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390F">
      <w:pPr>
        <w:widowControl w:val="0"/>
        <w:spacing w:line="300" w:lineRule="auto"/>
        <w:jc w:val="center"/>
        <w:rPr>
          <w:rFonts w:ascii="Arial" w:hAnsi="Arial" w:eastAsia="微软雅黑" w:cs="Arial"/>
          <w:sz w:val="36"/>
          <w:szCs w:val="30"/>
          <w:u w:val="single"/>
        </w:rPr>
      </w:pPr>
    </w:p>
    <w:p w14:paraId="3AD6A4EB">
      <w:pPr>
        <w:widowControl w:val="0"/>
        <w:spacing w:line="300" w:lineRule="auto"/>
        <w:jc w:val="center"/>
        <w:rPr>
          <w:rFonts w:ascii="Arial" w:hAnsi="Arial" w:eastAsia="微软雅黑" w:cs="Arial"/>
          <w:sz w:val="36"/>
          <w:szCs w:val="30"/>
          <w:u w:val="single"/>
        </w:rPr>
      </w:pPr>
    </w:p>
    <w:p w14:paraId="4F7EBA82">
      <w:pPr>
        <w:widowControl w:val="0"/>
        <w:spacing w:line="300" w:lineRule="auto"/>
        <w:jc w:val="center"/>
        <w:rPr>
          <w:rFonts w:ascii="Arial" w:hAnsi="Arial" w:eastAsia="微软雅黑" w:cs="Arial"/>
          <w:sz w:val="36"/>
          <w:szCs w:val="30"/>
        </w:rPr>
      </w:pPr>
      <w:r>
        <w:rPr>
          <w:rFonts w:ascii="Arial" w:hAnsi="Arial" w:eastAsia="微软雅黑" w:cs="Arial"/>
          <w:sz w:val="36"/>
          <w:szCs w:val="30"/>
          <w:u w:val="single"/>
        </w:rPr>
        <w:t>基于多目视觉跟踪和多模态数据融合的重力坝泄洪流道冲磨场三维重构技术研究及装备研发</w:t>
      </w:r>
      <w:r>
        <w:rPr>
          <w:rFonts w:ascii="Arial" w:hAnsi="Arial" w:eastAsia="微软雅黑" w:cs="Arial"/>
          <w:sz w:val="36"/>
          <w:szCs w:val="30"/>
        </w:rPr>
        <w:t>项目</w:t>
      </w:r>
      <w:r>
        <w:rPr>
          <w:rFonts w:hint="eastAsia" w:ascii="Arial" w:hAnsi="Arial" w:eastAsia="微软雅黑" w:cs="Arial"/>
          <w:sz w:val="36"/>
          <w:szCs w:val="30"/>
        </w:rPr>
        <w:t>响应文件</w:t>
      </w:r>
    </w:p>
    <w:p w14:paraId="4BC5E0B2">
      <w:pPr>
        <w:widowControl w:val="0"/>
        <w:spacing w:line="360" w:lineRule="auto"/>
        <w:jc w:val="both"/>
        <w:rPr>
          <w:rFonts w:ascii="Arial" w:hAnsi="Arial" w:eastAsia="宋体" w:cs="Arial"/>
          <w:szCs w:val="22"/>
        </w:rPr>
      </w:pPr>
    </w:p>
    <w:p w14:paraId="0149F3D8">
      <w:pPr>
        <w:widowControl w:val="0"/>
        <w:spacing w:line="360" w:lineRule="auto"/>
        <w:jc w:val="both"/>
        <w:rPr>
          <w:rFonts w:ascii="Arial" w:hAnsi="Arial" w:eastAsia="宋体" w:cs="Arial"/>
          <w:szCs w:val="22"/>
        </w:rPr>
      </w:pPr>
    </w:p>
    <w:p w14:paraId="0D1C5D85">
      <w:pPr>
        <w:widowControl w:val="0"/>
        <w:spacing w:line="360" w:lineRule="auto"/>
        <w:jc w:val="both"/>
        <w:rPr>
          <w:rFonts w:ascii="Arial" w:hAnsi="Arial" w:eastAsia="宋体" w:cs="Arial"/>
          <w:szCs w:val="22"/>
        </w:rPr>
      </w:pPr>
    </w:p>
    <w:p w14:paraId="143C65B4">
      <w:pPr>
        <w:widowControl w:val="0"/>
        <w:spacing w:line="360" w:lineRule="auto"/>
        <w:jc w:val="both"/>
        <w:rPr>
          <w:rFonts w:ascii="Arial" w:hAnsi="Arial" w:eastAsia="宋体" w:cs="Arial"/>
          <w:szCs w:val="22"/>
        </w:rPr>
      </w:pPr>
    </w:p>
    <w:p w14:paraId="6C1653B6">
      <w:pPr>
        <w:widowControl w:val="0"/>
        <w:spacing w:line="360" w:lineRule="auto"/>
        <w:jc w:val="both"/>
        <w:rPr>
          <w:rFonts w:ascii="Arial" w:hAnsi="Arial" w:eastAsia="宋体" w:cs="Arial"/>
          <w:szCs w:val="22"/>
        </w:rPr>
      </w:pPr>
    </w:p>
    <w:p w14:paraId="2F9660D8">
      <w:pPr>
        <w:widowControl w:val="0"/>
        <w:spacing w:line="360" w:lineRule="auto"/>
        <w:jc w:val="both"/>
        <w:rPr>
          <w:rFonts w:ascii="Arial" w:hAnsi="Arial" w:eastAsia="宋体" w:cs="Arial"/>
          <w:szCs w:val="22"/>
        </w:rPr>
      </w:pPr>
    </w:p>
    <w:p w14:paraId="370E1A1B">
      <w:pPr>
        <w:widowControl w:val="0"/>
        <w:spacing w:line="360" w:lineRule="auto"/>
        <w:jc w:val="both"/>
        <w:rPr>
          <w:rFonts w:ascii="Arial" w:hAnsi="Arial" w:eastAsia="宋体" w:cs="Arial"/>
          <w:szCs w:val="22"/>
        </w:rPr>
      </w:pPr>
    </w:p>
    <w:p w14:paraId="330C5D45">
      <w:pPr>
        <w:widowControl w:val="0"/>
        <w:spacing w:line="360" w:lineRule="auto"/>
        <w:jc w:val="both"/>
        <w:rPr>
          <w:rFonts w:ascii="Arial" w:hAnsi="Arial" w:eastAsia="宋体" w:cs="Arial"/>
          <w:szCs w:val="22"/>
        </w:rPr>
      </w:pPr>
    </w:p>
    <w:p w14:paraId="7C62E346">
      <w:pPr>
        <w:widowControl w:val="0"/>
        <w:spacing w:line="360" w:lineRule="auto"/>
        <w:jc w:val="both"/>
        <w:rPr>
          <w:rFonts w:ascii="Arial" w:hAnsi="Arial" w:eastAsia="宋体" w:cs="Arial"/>
          <w:szCs w:val="22"/>
        </w:rPr>
      </w:pPr>
    </w:p>
    <w:p w14:paraId="78B5F202">
      <w:pPr>
        <w:widowControl w:val="0"/>
        <w:spacing w:line="360" w:lineRule="auto"/>
        <w:jc w:val="both"/>
        <w:rPr>
          <w:rFonts w:ascii="Arial" w:hAnsi="Arial" w:eastAsia="宋体" w:cs="Arial"/>
          <w:szCs w:val="22"/>
        </w:rPr>
      </w:pPr>
    </w:p>
    <w:p w14:paraId="7712210C">
      <w:pPr>
        <w:widowControl w:val="0"/>
        <w:ind w:left="1200" w:leftChars="500"/>
        <w:rPr>
          <w:rFonts w:ascii="Arial" w:hAnsi="Arial" w:eastAsia="微软雅黑" w:cs="Arial"/>
          <w:sz w:val="28"/>
          <w:szCs w:val="28"/>
        </w:rPr>
      </w:pPr>
      <w:r>
        <w:rPr>
          <w:rFonts w:hint="eastAsia" w:ascii="Arial" w:hAnsi="Arial" w:eastAsia="微软雅黑" w:cs="Arial"/>
          <w:sz w:val="28"/>
          <w:szCs w:val="28"/>
        </w:rPr>
        <w:t>供</w:t>
      </w:r>
      <w:r>
        <w:rPr>
          <w:rFonts w:ascii="Arial" w:hAnsi="Arial" w:eastAsia="微软雅黑" w:cs="Arial"/>
          <w:sz w:val="28"/>
          <w:szCs w:val="28"/>
        </w:rPr>
        <w:t xml:space="preserve"> </w:t>
      </w:r>
      <w:r>
        <w:rPr>
          <w:rFonts w:hint="eastAsia" w:ascii="Arial" w:hAnsi="Arial" w:eastAsia="微软雅黑" w:cs="Arial"/>
          <w:sz w:val="28"/>
          <w:szCs w:val="28"/>
        </w:rPr>
        <w:t>应</w:t>
      </w:r>
      <w:r>
        <w:rPr>
          <w:rFonts w:ascii="Arial" w:hAnsi="Arial" w:eastAsia="微软雅黑" w:cs="Arial"/>
          <w:sz w:val="28"/>
          <w:szCs w:val="28"/>
        </w:rPr>
        <w:t xml:space="preserve"> </w:t>
      </w:r>
      <w:r>
        <w:rPr>
          <w:rFonts w:hint="eastAsia" w:ascii="Arial" w:hAnsi="Arial" w:eastAsia="微软雅黑" w:cs="Arial"/>
          <w:sz w:val="28"/>
          <w:szCs w:val="28"/>
        </w:rPr>
        <w:t>商</w:t>
      </w:r>
      <w:r>
        <w:rPr>
          <w:rFonts w:ascii="Arial" w:hAnsi="Arial" w:eastAsia="微软雅黑" w:cs="Arial"/>
          <w:sz w:val="28"/>
          <w:szCs w:val="28"/>
        </w:rPr>
        <w:t>：</w:t>
      </w:r>
      <w:r>
        <w:rPr>
          <w:rFonts w:hint="eastAsia" w:ascii="Arial" w:hAnsi="Arial" w:eastAsia="微软雅黑" w:cs="Arial"/>
          <w:sz w:val="28"/>
          <w:szCs w:val="28"/>
          <w:u w:val="single"/>
        </w:rPr>
        <w:t>郑州信大先进技术研究院</w:t>
      </w:r>
      <w:r>
        <w:rPr>
          <w:rFonts w:ascii="Arial" w:hAnsi="Arial" w:eastAsia="微软雅黑" w:cs="Arial"/>
          <w:sz w:val="28"/>
          <w:szCs w:val="28"/>
        </w:rPr>
        <w:t>（盖单位章）</w:t>
      </w:r>
    </w:p>
    <w:p w14:paraId="0D8ABFF9">
      <w:pPr>
        <w:widowControl w:val="0"/>
        <w:ind w:left="1200" w:leftChars="500" w:firstLine="1960" w:firstLineChars="700"/>
        <w:rPr>
          <w:rFonts w:ascii="Arial" w:hAnsi="Arial" w:eastAsia="微软雅黑" w:cs="Arial"/>
          <w:sz w:val="28"/>
          <w:szCs w:val="28"/>
        </w:rPr>
      </w:pPr>
    </w:p>
    <w:p w14:paraId="1EF37B9E">
      <w:pPr>
        <w:widowControl w:val="0"/>
        <w:ind w:left="1200" w:leftChars="500"/>
        <w:rPr>
          <w:rFonts w:ascii="Arial" w:hAnsi="Arial" w:eastAsia="微软雅黑" w:cs="Arial"/>
          <w:sz w:val="28"/>
          <w:szCs w:val="28"/>
        </w:rPr>
      </w:pPr>
      <w:r>
        <w:rPr>
          <w:rFonts w:ascii="Arial" w:hAnsi="Arial" w:eastAsia="微软雅黑" w:cs="Arial"/>
          <w:sz w:val="28"/>
          <w:szCs w:val="28"/>
        </w:rPr>
        <w:t>法定代表人或其委托代理人：</w:t>
      </w:r>
      <w:r>
        <w:rPr>
          <w:rFonts w:ascii="Arial" w:hAnsi="Arial" w:eastAsia="微软雅黑" w:cs="Arial"/>
          <w:sz w:val="28"/>
          <w:szCs w:val="28"/>
          <w:u w:val="single"/>
        </w:rPr>
        <w:t xml:space="preserve"> </w:t>
      </w:r>
      <w:r>
        <w:rPr>
          <w:rFonts w:ascii="Arial" w:hAnsi="Arial" w:eastAsia="微软雅黑" w:cs="Arial"/>
          <w:sz w:val="28"/>
          <w:szCs w:val="28"/>
          <w:u w:val="single"/>
        </w:rPr>
        <w:drawing>
          <wp:inline distT="0" distB="0" distL="0" distR="0">
            <wp:extent cx="713740" cy="345440"/>
            <wp:effectExtent l="0" t="0" r="10160" b="10160"/>
            <wp:docPr id="11916917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1795" name="图片 9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24526" cy="350942"/>
                    </a:xfrm>
                    <a:prstGeom prst="rect">
                      <a:avLst/>
                    </a:prstGeom>
                  </pic:spPr>
                </pic:pic>
              </a:graphicData>
            </a:graphic>
          </wp:inline>
        </w:drawing>
      </w:r>
      <w:r>
        <w:rPr>
          <w:rFonts w:ascii="Arial" w:hAnsi="Arial" w:eastAsia="微软雅黑" w:cs="Arial"/>
          <w:sz w:val="28"/>
          <w:szCs w:val="28"/>
          <w:u w:val="single"/>
        </w:rPr>
        <w:t xml:space="preserve"> </w:t>
      </w:r>
      <w:r>
        <w:rPr>
          <w:rFonts w:ascii="Arial" w:hAnsi="Arial" w:eastAsia="微软雅黑" w:cs="Arial"/>
          <w:sz w:val="28"/>
          <w:szCs w:val="28"/>
        </w:rPr>
        <w:t>（签字）</w:t>
      </w:r>
    </w:p>
    <w:p w14:paraId="7DDA0CCC">
      <w:pPr>
        <w:widowControl w:val="0"/>
        <w:spacing w:line="300" w:lineRule="auto"/>
        <w:ind w:firstLine="2380" w:firstLineChars="850"/>
        <w:jc w:val="center"/>
        <w:rPr>
          <w:rFonts w:ascii="Arial" w:hAnsi="Arial" w:eastAsia="微软雅黑" w:cs="Arial"/>
          <w:sz w:val="28"/>
          <w:szCs w:val="28"/>
        </w:rPr>
      </w:pPr>
    </w:p>
    <w:p w14:paraId="3129FB5A">
      <w:pPr>
        <w:widowControl w:val="0"/>
        <w:jc w:val="center"/>
        <w:rPr>
          <w:rFonts w:ascii="Arial" w:hAnsi="Arial" w:eastAsia="微软雅黑" w:cs="Arial"/>
          <w:sz w:val="28"/>
          <w:szCs w:val="28"/>
        </w:rPr>
      </w:pPr>
    </w:p>
    <w:p w14:paraId="329C6E4F">
      <w:pPr>
        <w:widowControl w:val="0"/>
        <w:jc w:val="center"/>
        <w:rPr>
          <w:rFonts w:ascii="Arial" w:hAnsi="Arial" w:eastAsia="微软雅黑" w:cs="Arial"/>
          <w:sz w:val="28"/>
          <w:szCs w:val="28"/>
        </w:rPr>
      </w:pPr>
    </w:p>
    <w:p w14:paraId="36409289">
      <w:pPr>
        <w:widowControl w:val="0"/>
        <w:jc w:val="center"/>
        <w:rPr>
          <w:rFonts w:ascii="Arial" w:hAnsi="Arial" w:eastAsia="微软雅黑" w:cs="Arial"/>
          <w:sz w:val="28"/>
          <w:szCs w:val="28"/>
        </w:rPr>
      </w:pPr>
      <w:r>
        <w:rPr>
          <w:rFonts w:hint="eastAsia" w:ascii="Arial" w:hAnsi="Arial" w:eastAsia="微软雅黑" w:cs="Arial"/>
          <w:sz w:val="28"/>
          <w:szCs w:val="28"/>
          <w:u w:val="single"/>
        </w:rPr>
        <w:t>2026</w:t>
      </w:r>
      <w:r>
        <w:rPr>
          <w:rFonts w:ascii="Arial" w:hAnsi="Arial" w:eastAsia="微软雅黑" w:cs="Arial"/>
          <w:sz w:val="28"/>
          <w:szCs w:val="28"/>
        </w:rPr>
        <w:t xml:space="preserve"> 年</w:t>
      </w:r>
      <w:r>
        <w:rPr>
          <w:rFonts w:hint="eastAsia" w:ascii="Arial" w:hAnsi="Arial" w:eastAsia="微软雅黑" w:cs="Arial"/>
          <w:sz w:val="28"/>
          <w:szCs w:val="28"/>
          <w:u w:val="single"/>
        </w:rPr>
        <w:t>10</w:t>
      </w:r>
      <w:r>
        <w:rPr>
          <w:rFonts w:ascii="Arial" w:hAnsi="Arial" w:eastAsia="微软雅黑" w:cs="Arial"/>
          <w:sz w:val="28"/>
          <w:szCs w:val="28"/>
        </w:rPr>
        <w:t>月</w:t>
      </w:r>
      <w:r>
        <w:rPr>
          <w:rFonts w:hint="eastAsia" w:ascii="Arial" w:hAnsi="Arial" w:eastAsia="微软雅黑" w:cs="Arial"/>
          <w:sz w:val="28"/>
          <w:szCs w:val="28"/>
          <w:u w:val="single"/>
        </w:rPr>
        <w:t>21</w:t>
      </w:r>
      <w:r>
        <w:rPr>
          <w:rFonts w:ascii="Arial" w:hAnsi="Arial" w:eastAsia="微软雅黑" w:cs="Arial"/>
          <w:sz w:val="28"/>
          <w:szCs w:val="28"/>
        </w:rPr>
        <w:t>日</w:t>
      </w:r>
    </w:p>
    <w:p w14:paraId="66425055">
      <w:pPr>
        <w:widowControl w:val="0"/>
        <w:spacing w:line="500" w:lineRule="exact"/>
        <w:ind w:firstLine="400" w:firstLineChars="200"/>
        <w:jc w:val="both"/>
        <w:rPr>
          <w:rFonts w:ascii="Arial" w:hAnsi="Arial" w:eastAsia="黑体" w:cs="Arial"/>
          <w:sz w:val="20"/>
          <w:szCs w:val="20"/>
        </w:rPr>
      </w:pPr>
    </w:p>
    <w:p w14:paraId="1910C06C">
      <w:pPr>
        <w:widowControl w:val="0"/>
        <w:spacing w:line="500" w:lineRule="exact"/>
        <w:ind w:firstLine="400" w:firstLineChars="200"/>
        <w:jc w:val="both"/>
        <w:rPr>
          <w:rFonts w:ascii="Arial" w:hAnsi="Arial" w:eastAsia="黑体" w:cs="Arial"/>
          <w:sz w:val="20"/>
          <w:szCs w:val="20"/>
        </w:rPr>
      </w:pPr>
    </w:p>
    <w:p w14:paraId="32B2A628">
      <w:pPr>
        <w:widowControl w:val="0"/>
        <w:spacing w:after="120"/>
        <w:jc w:val="both"/>
        <w:rPr>
          <w:rFonts w:ascii="Arial" w:hAnsi="Arial" w:eastAsia="黑体" w:cs="Arial"/>
          <w:sz w:val="20"/>
          <w:szCs w:val="20"/>
        </w:rPr>
      </w:pPr>
    </w:p>
    <w:p w14:paraId="0A9D2BD8">
      <w:pPr>
        <w:widowControl w:val="0"/>
        <w:spacing w:line="440" w:lineRule="exact"/>
        <w:ind w:left="6000" w:leftChars="2500" w:firstLine="400" w:firstLineChars="200"/>
        <w:jc w:val="both"/>
        <w:rPr>
          <w:rFonts w:ascii="Arial" w:hAnsi="Arial" w:eastAsia="黑体" w:cs="Arial"/>
          <w:sz w:val="20"/>
          <w:szCs w:val="20"/>
        </w:rPr>
      </w:pPr>
    </w:p>
    <w:p w14:paraId="56491242">
      <w:pPr>
        <w:widowControl w:val="0"/>
        <w:spacing w:line="440" w:lineRule="exact"/>
        <w:ind w:left="6000" w:leftChars="2500" w:firstLine="480" w:firstLineChars="200"/>
        <w:jc w:val="both"/>
        <w:rPr>
          <w:rFonts w:ascii="宋体" w:eastAsia="宋体"/>
        </w:rPr>
      </w:pPr>
    </w:p>
    <w:p w14:paraId="279812D0">
      <w:pPr>
        <w:widowControl w:val="0"/>
        <w:adjustRightInd w:val="0"/>
        <w:snapToGrid w:val="0"/>
        <w:spacing w:before="78" w:beforeLines="25" w:after="78" w:afterLines="25" w:line="360" w:lineRule="auto"/>
        <w:jc w:val="center"/>
        <w:rPr>
          <w:rFonts w:ascii="Arial" w:hAnsi="Arial" w:eastAsia="黑体" w:cs="Arial"/>
          <w:sz w:val="28"/>
          <w:szCs w:val="28"/>
        </w:rPr>
        <w:sectPr>
          <w:footerReference r:id="rId5" w:type="default"/>
          <w:pgSz w:w="11906" w:h="16838"/>
          <w:pgMar w:top="1134" w:right="1417" w:bottom="1134" w:left="1417" w:header="851" w:footer="992" w:gutter="0"/>
          <w:cols w:space="720" w:num="1"/>
          <w:docGrid w:type="lines" w:linePitch="312" w:charSpace="0"/>
        </w:sectPr>
      </w:pPr>
    </w:p>
    <w:p w14:paraId="4C4E4531">
      <w:pPr>
        <w:widowControl w:val="0"/>
        <w:adjustRightInd w:val="0"/>
        <w:snapToGrid w:val="0"/>
        <w:spacing w:before="78" w:beforeLines="25" w:after="78" w:afterLines="25" w:line="360" w:lineRule="auto"/>
        <w:jc w:val="center"/>
        <w:rPr>
          <w:rFonts w:ascii="Arial" w:hAnsi="Arial" w:eastAsia="黑体" w:cs="Arial"/>
          <w:sz w:val="28"/>
          <w:szCs w:val="28"/>
        </w:rPr>
      </w:pPr>
      <w:r>
        <w:rPr>
          <w:rFonts w:ascii="Arial" w:hAnsi="Arial" w:eastAsia="黑体" w:cs="Arial"/>
          <w:sz w:val="28"/>
          <w:szCs w:val="28"/>
        </w:rPr>
        <w:t>目    录</w:t>
      </w:r>
    </w:p>
    <w:sdt>
      <w:sdtPr>
        <w:rPr>
          <w:rFonts w:ascii="宋体" w:hAnsi="宋体" w:eastAsia="宋体" w:cs="Times New Roman"/>
          <w:sz w:val="21"/>
          <w:szCs w:val="24"/>
          <w:lang w:val="en-US" w:eastAsia="zh-CN" w:bidi="ar-SA"/>
        </w:rPr>
        <w:id w:val="147482496"/>
        <w15:color w:val="DBDBDB"/>
        <w:docPartObj>
          <w:docPartGallery w:val="Table of Contents"/>
          <w:docPartUnique/>
        </w:docPartObj>
      </w:sdtPr>
      <w:sdtEndPr>
        <w:rPr>
          <w:rFonts w:ascii="Arial" w:hAnsi="Arial" w:eastAsia="黑体" w:cs="Arial"/>
          <w:kern w:val="144"/>
          <w:sz w:val="24"/>
          <w:szCs w:val="22"/>
          <w:lang w:val="en-US" w:eastAsia="zh-CN" w:bidi="ar-SA"/>
        </w:rPr>
      </w:sdtEndPr>
      <w:sdtContent>
        <w:p w14:paraId="3F840630">
          <w:pPr>
            <w:spacing w:before="0" w:beforeLines="0" w:after="0" w:afterLines="0" w:line="240" w:lineRule="auto"/>
            <w:ind w:left="0" w:leftChars="0" w:right="0" w:rightChars="0" w:firstLine="0" w:firstLineChars="0"/>
            <w:jc w:val="center"/>
          </w:pPr>
        </w:p>
        <w:p w14:paraId="447D2291">
          <w:pPr>
            <w:pStyle w:val="25"/>
            <w:tabs>
              <w:tab w:val="right" w:leader="dot" w:pos="9072"/>
            </w:tabs>
          </w:pPr>
          <w:r>
            <w:rPr>
              <w:rFonts w:ascii="Arial" w:hAnsi="Arial" w:eastAsia="黑体" w:cs="Arial"/>
              <w:kern w:val="144"/>
              <w:sz w:val="32"/>
              <w:szCs w:val="22"/>
            </w:rPr>
            <w:fldChar w:fldCharType="begin"/>
          </w:r>
          <w:r>
            <w:rPr>
              <w:rFonts w:ascii="Arial" w:hAnsi="Arial" w:eastAsia="黑体" w:cs="Arial"/>
              <w:kern w:val="144"/>
              <w:sz w:val="32"/>
              <w:szCs w:val="22"/>
            </w:rPr>
            <w:instrText xml:space="preserve">TOC \o "1-3" \h \u </w:instrText>
          </w:r>
          <w:r>
            <w:rPr>
              <w:rFonts w:ascii="Arial" w:hAnsi="Arial" w:eastAsia="黑体" w:cs="Arial"/>
              <w:kern w:val="144"/>
              <w:sz w:val="32"/>
              <w:szCs w:val="22"/>
            </w:rPr>
            <w:fldChar w:fldCharType="separate"/>
          </w:r>
          <w:r>
            <w:rPr>
              <w:rFonts w:ascii="Arial" w:hAnsi="Arial" w:eastAsia="黑体" w:cs="Arial"/>
              <w:kern w:val="144"/>
              <w:szCs w:val="22"/>
            </w:rPr>
            <w:fldChar w:fldCharType="begin"/>
          </w:r>
          <w:r>
            <w:rPr>
              <w:rFonts w:ascii="Arial" w:hAnsi="Arial" w:eastAsia="黑体" w:cs="Arial"/>
              <w:kern w:val="144"/>
              <w:szCs w:val="22"/>
            </w:rPr>
            <w:instrText xml:space="preserve"> HYPERLINK \l _Toc18850 </w:instrText>
          </w:r>
          <w:r>
            <w:rPr>
              <w:rFonts w:ascii="Arial" w:hAnsi="Arial" w:eastAsia="黑体" w:cs="Arial"/>
              <w:kern w:val="144"/>
              <w:szCs w:val="22"/>
            </w:rPr>
            <w:fldChar w:fldCharType="separate"/>
          </w:r>
          <w:r>
            <w:rPr>
              <w:rFonts w:ascii="Arial" w:hAnsi="Arial" w:eastAsia="宋体" w:cs="Arial"/>
              <w:szCs w:val="28"/>
            </w:rPr>
            <w:t>文件一  报价函及报价函附录</w:t>
          </w:r>
          <w:r>
            <w:tab/>
          </w:r>
          <w:r>
            <w:fldChar w:fldCharType="begin"/>
          </w:r>
          <w:r>
            <w:instrText xml:space="preserve"> PAGEREF _Toc18850 \h </w:instrText>
          </w:r>
          <w:r>
            <w:fldChar w:fldCharType="separate"/>
          </w:r>
          <w:r>
            <w:t>1</w:t>
          </w:r>
          <w:r>
            <w:fldChar w:fldCharType="end"/>
          </w:r>
          <w:r>
            <w:rPr>
              <w:rFonts w:ascii="Arial" w:hAnsi="Arial" w:eastAsia="黑体" w:cs="Arial"/>
              <w:kern w:val="144"/>
              <w:szCs w:val="22"/>
            </w:rPr>
            <w:fldChar w:fldCharType="end"/>
          </w:r>
        </w:p>
        <w:p w14:paraId="0F230BB3">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_Toc30984 </w:instrText>
          </w:r>
          <w:r>
            <w:rPr>
              <w:rFonts w:ascii="Arial" w:hAnsi="Arial" w:eastAsia="黑体" w:cs="Arial"/>
              <w:kern w:val="144"/>
              <w:szCs w:val="22"/>
            </w:rPr>
            <w:fldChar w:fldCharType="separate"/>
          </w:r>
          <w:r>
            <w:rPr>
              <w:rFonts w:ascii="Arial" w:hAnsi="Arial" w:eastAsia="宋体" w:cs="Arial"/>
              <w:szCs w:val="28"/>
            </w:rPr>
            <w:t>文件二  授权委托书、法定代表人身份证明</w:t>
          </w:r>
          <w:r>
            <w:tab/>
          </w:r>
          <w:r>
            <w:fldChar w:fldCharType="begin"/>
          </w:r>
          <w:r>
            <w:instrText xml:space="preserve"> PAGEREF _Toc30984 \h </w:instrText>
          </w:r>
          <w:r>
            <w:fldChar w:fldCharType="separate"/>
          </w:r>
          <w:r>
            <w:t>2</w:t>
          </w:r>
          <w:r>
            <w:fldChar w:fldCharType="end"/>
          </w:r>
          <w:r>
            <w:rPr>
              <w:rFonts w:ascii="Arial" w:hAnsi="Arial" w:eastAsia="黑体" w:cs="Arial"/>
              <w:kern w:val="144"/>
              <w:szCs w:val="22"/>
            </w:rPr>
            <w:fldChar w:fldCharType="end"/>
          </w:r>
        </w:p>
        <w:p w14:paraId="4E575253">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_Toc19045 </w:instrText>
          </w:r>
          <w:r>
            <w:rPr>
              <w:rFonts w:ascii="Arial" w:hAnsi="Arial" w:eastAsia="黑体" w:cs="Arial"/>
              <w:kern w:val="144"/>
              <w:szCs w:val="22"/>
            </w:rPr>
            <w:fldChar w:fldCharType="separate"/>
          </w:r>
          <w:r>
            <w:rPr>
              <w:rFonts w:ascii="Arial" w:hAnsi="Arial" w:eastAsia="宋体" w:cs="Arial"/>
              <w:szCs w:val="28"/>
            </w:rPr>
            <w:t>文件三  已标价报价</w:t>
          </w:r>
          <w:r>
            <w:rPr>
              <w:rFonts w:hint="eastAsia" w:ascii="Arial" w:hAnsi="Arial" w:eastAsia="宋体" w:cs="Arial"/>
              <w:szCs w:val="28"/>
            </w:rPr>
            <w:t>清单</w:t>
          </w:r>
          <w:r>
            <w:tab/>
          </w:r>
          <w:r>
            <w:fldChar w:fldCharType="begin"/>
          </w:r>
          <w:r>
            <w:instrText xml:space="preserve"> PAGEREF _Toc19045 \h </w:instrText>
          </w:r>
          <w:r>
            <w:fldChar w:fldCharType="separate"/>
          </w:r>
          <w:r>
            <w:t>4</w:t>
          </w:r>
          <w:r>
            <w:fldChar w:fldCharType="end"/>
          </w:r>
          <w:r>
            <w:rPr>
              <w:rFonts w:ascii="Arial" w:hAnsi="Arial" w:eastAsia="黑体" w:cs="Arial"/>
              <w:kern w:val="144"/>
              <w:szCs w:val="22"/>
            </w:rPr>
            <w:fldChar w:fldCharType="end"/>
          </w:r>
        </w:p>
        <w:p w14:paraId="3E3351F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_Toc16590 </w:instrText>
          </w:r>
          <w:r>
            <w:rPr>
              <w:rFonts w:ascii="Arial" w:hAnsi="Arial" w:eastAsia="黑体" w:cs="Arial"/>
              <w:kern w:val="144"/>
              <w:szCs w:val="22"/>
            </w:rPr>
            <w:fldChar w:fldCharType="separate"/>
          </w:r>
          <w:r>
            <w:rPr>
              <w:rFonts w:ascii="宋体" w:hAnsi="宋体" w:cs="宋体"/>
              <w:bCs/>
            </w:rPr>
            <w:t>报价汇总表</w:t>
          </w:r>
          <w:r>
            <w:tab/>
          </w:r>
          <w:r>
            <w:fldChar w:fldCharType="begin"/>
          </w:r>
          <w:r>
            <w:instrText xml:space="preserve"> PAGEREF _Toc16590 \h </w:instrText>
          </w:r>
          <w:r>
            <w:fldChar w:fldCharType="separate"/>
          </w:r>
          <w:r>
            <w:t>5</w:t>
          </w:r>
          <w:r>
            <w:fldChar w:fldCharType="end"/>
          </w:r>
          <w:r>
            <w:rPr>
              <w:rFonts w:ascii="Arial" w:hAnsi="Arial" w:eastAsia="黑体" w:cs="Arial"/>
              <w:kern w:val="144"/>
              <w:szCs w:val="22"/>
            </w:rPr>
            <w:fldChar w:fldCharType="end"/>
          </w:r>
        </w:p>
        <w:p w14:paraId="5561A65B">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_Toc17032 </w:instrText>
          </w:r>
          <w:r>
            <w:rPr>
              <w:rFonts w:ascii="Arial" w:hAnsi="Arial" w:eastAsia="黑体" w:cs="Arial"/>
              <w:kern w:val="144"/>
              <w:szCs w:val="22"/>
            </w:rPr>
            <w:fldChar w:fldCharType="separate"/>
          </w:r>
          <w:r>
            <w:rPr>
              <w:szCs w:val="44"/>
            </w:rPr>
            <w:t>文件四  服务方案</w:t>
          </w:r>
          <w:r>
            <w:tab/>
          </w:r>
          <w:r>
            <w:fldChar w:fldCharType="begin"/>
          </w:r>
          <w:r>
            <w:instrText xml:space="preserve"> PAGEREF _Toc17032 \h </w:instrText>
          </w:r>
          <w:r>
            <w:fldChar w:fldCharType="separate"/>
          </w:r>
          <w:r>
            <w:t>27</w:t>
          </w:r>
          <w:r>
            <w:fldChar w:fldCharType="end"/>
          </w:r>
          <w:r>
            <w:rPr>
              <w:rFonts w:ascii="Arial" w:hAnsi="Arial" w:eastAsia="黑体" w:cs="Arial"/>
              <w:kern w:val="144"/>
              <w:szCs w:val="22"/>
            </w:rPr>
            <w:fldChar w:fldCharType="end"/>
          </w:r>
        </w:p>
        <w:p w14:paraId="3E3DFA90">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_Toc24875 </w:instrText>
          </w:r>
          <w:r>
            <w:rPr>
              <w:rFonts w:ascii="Arial" w:hAnsi="Arial" w:eastAsia="黑体" w:cs="Arial"/>
              <w:kern w:val="144"/>
              <w:szCs w:val="22"/>
            </w:rPr>
            <w:fldChar w:fldCharType="separate"/>
          </w:r>
          <w:r>
            <w:rPr>
              <w:szCs w:val="44"/>
            </w:rPr>
            <w:t>第一部分  总体研究方案</w:t>
          </w:r>
          <w:r>
            <w:tab/>
          </w:r>
          <w:r>
            <w:fldChar w:fldCharType="begin"/>
          </w:r>
          <w:r>
            <w:instrText xml:space="preserve"> PAGEREF _Toc24875 \h </w:instrText>
          </w:r>
          <w:r>
            <w:fldChar w:fldCharType="separate"/>
          </w:r>
          <w:r>
            <w:t>27</w:t>
          </w:r>
          <w:r>
            <w:fldChar w:fldCharType="end"/>
          </w:r>
          <w:r>
            <w:rPr>
              <w:rFonts w:ascii="Arial" w:hAnsi="Arial" w:eastAsia="黑体" w:cs="Arial"/>
              <w:kern w:val="144"/>
              <w:szCs w:val="22"/>
            </w:rPr>
            <w:fldChar w:fldCharType="end"/>
          </w:r>
        </w:p>
        <w:p w14:paraId="6A09D29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_Toc25021 </w:instrText>
          </w:r>
          <w:r>
            <w:rPr>
              <w:rFonts w:ascii="Arial" w:hAnsi="Arial" w:eastAsia="黑体" w:cs="Arial"/>
              <w:kern w:val="144"/>
              <w:szCs w:val="22"/>
            </w:rPr>
            <w:fldChar w:fldCharType="separate"/>
          </w:r>
          <w:r>
            <w:rPr>
              <w:szCs w:val="36"/>
            </w:rPr>
            <w:t>1.1 对项目的理解</w:t>
          </w:r>
          <w:r>
            <w:tab/>
          </w:r>
          <w:r>
            <w:fldChar w:fldCharType="begin"/>
          </w:r>
          <w:r>
            <w:instrText xml:space="preserve"> PAGEREF _Toc25021 \h </w:instrText>
          </w:r>
          <w:r>
            <w:fldChar w:fldCharType="separate"/>
          </w:r>
          <w:r>
            <w:t>27</w:t>
          </w:r>
          <w:r>
            <w:fldChar w:fldCharType="end"/>
          </w:r>
          <w:r>
            <w:rPr>
              <w:rFonts w:ascii="Arial" w:hAnsi="Arial" w:eastAsia="黑体" w:cs="Arial"/>
              <w:kern w:val="144"/>
              <w:szCs w:val="22"/>
            </w:rPr>
            <w:fldChar w:fldCharType="end"/>
          </w:r>
        </w:p>
        <w:p w14:paraId="6E057FD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_Toc12995 </w:instrText>
          </w:r>
          <w:r>
            <w:rPr>
              <w:rFonts w:ascii="Arial" w:hAnsi="Arial" w:eastAsia="黑体" w:cs="Arial"/>
              <w:kern w:val="144"/>
              <w:szCs w:val="22"/>
            </w:rPr>
            <w:fldChar w:fldCharType="separate"/>
          </w:r>
          <w:r>
            <w:rPr>
              <w:szCs w:val="32"/>
            </w:rPr>
            <w:t>1.1.1 项目背景理解</w:t>
          </w:r>
          <w:r>
            <w:tab/>
          </w:r>
          <w:r>
            <w:fldChar w:fldCharType="begin"/>
          </w:r>
          <w:r>
            <w:instrText xml:space="preserve"> PAGEREF _Toc12995 \h </w:instrText>
          </w:r>
          <w:r>
            <w:fldChar w:fldCharType="separate"/>
          </w:r>
          <w:r>
            <w:t>27</w:t>
          </w:r>
          <w:r>
            <w:fldChar w:fldCharType="end"/>
          </w:r>
          <w:r>
            <w:rPr>
              <w:rFonts w:ascii="Arial" w:hAnsi="Arial" w:eastAsia="黑体" w:cs="Arial"/>
              <w:kern w:val="144"/>
              <w:szCs w:val="22"/>
            </w:rPr>
            <w:fldChar w:fldCharType="end"/>
          </w:r>
        </w:p>
        <w:p w14:paraId="61BA123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_Toc20209 </w:instrText>
          </w:r>
          <w:r>
            <w:rPr>
              <w:rFonts w:ascii="Arial" w:hAnsi="Arial" w:eastAsia="黑体" w:cs="Arial"/>
              <w:kern w:val="144"/>
              <w:szCs w:val="22"/>
            </w:rPr>
            <w:fldChar w:fldCharType="separate"/>
          </w:r>
          <w:r>
            <w:rPr>
              <w:szCs w:val="32"/>
            </w:rPr>
            <w:t>1.1.2 项目目标理解</w:t>
          </w:r>
          <w:r>
            <w:tab/>
          </w:r>
          <w:r>
            <w:fldChar w:fldCharType="begin"/>
          </w:r>
          <w:r>
            <w:instrText xml:space="preserve"> PAGEREF _Toc20209 \h </w:instrText>
          </w:r>
          <w:r>
            <w:fldChar w:fldCharType="separate"/>
          </w:r>
          <w:r>
            <w:t>29</w:t>
          </w:r>
          <w:r>
            <w:fldChar w:fldCharType="end"/>
          </w:r>
          <w:r>
            <w:rPr>
              <w:rFonts w:ascii="Arial" w:hAnsi="Arial" w:eastAsia="黑体" w:cs="Arial"/>
              <w:kern w:val="144"/>
              <w:szCs w:val="22"/>
            </w:rPr>
            <w:fldChar w:fldCharType="end"/>
          </w:r>
        </w:p>
        <w:p w14:paraId="7E54F7A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_Toc30299 </w:instrText>
          </w:r>
          <w:r>
            <w:rPr>
              <w:rFonts w:ascii="Arial" w:hAnsi="Arial" w:eastAsia="黑体" w:cs="Arial"/>
              <w:kern w:val="144"/>
              <w:szCs w:val="22"/>
            </w:rPr>
            <w:fldChar w:fldCharType="separate"/>
          </w:r>
          <w:r>
            <w:rPr>
              <w:szCs w:val="32"/>
            </w:rPr>
            <w:t>1.1.3 采购范围与建设内容理解</w:t>
          </w:r>
          <w:r>
            <w:tab/>
          </w:r>
          <w:r>
            <w:fldChar w:fldCharType="begin"/>
          </w:r>
          <w:r>
            <w:instrText xml:space="preserve"> PAGEREF _Toc30299 \h </w:instrText>
          </w:r>
          <w:r>
            <w:fldChar w:fldCharType="separate"/>
          </w:r>
          <w:r>
            <w:t>31</w:t>
          </w:r>
          <w:r>
            <w:fldChar w:fldCharType="end"/>
          </w:r>
          <w:r>
            <w:rPr>
              <w:rFonts w:ascii="Arial" w:hAnsi="Arial" w:eastAsia="黑体" w:cs="Arial"/>
              <w:kern w:val="144"/>
              <w:szCs w:val="22"/>
            </w:rPr>
            <w:fldChar w:fldCharType="end"/>
          </w:r>
        </w:p>
        <w:p w14:paraId="3DFA6FE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_Toc20273 </w:instrText>
          </w:r>
          <w:r>
            <w:rPr>
              <w:rFonts w:ascii="Arial" w:hAnsi="Arial" w:eastAsia="黑体" w:cs="Arial"/>
              <w:kern w:val="144"/>
              <w:szCs w:val="22"/>
            </w:rPr>
            <w:fldChar w:fldCharType="separate"/>
          </w:r>
          <w:r>
            <w:rPr>
              <w:szCs w:val="32"/>
            </w:rPr>
            <w:t>1.1.4 项目特点与履约要求理解</w:t>
          </w:r>
          <w:r>
            <w:tab/>
          </w:r>
          <w:r>
            <w:fldChar w:fldCharType="begin"/>
          </w:r>
          <w:r>
            <w:instrText xml:space="preserve"> PAGEREF _Toc20273 \h </w:instrText>
          </w:r>
          <w:r>
            <w:fldChar w:fldCharType="separate"/>
          </w:r>
          <w:r>
            <w:t>31</w:t>
          </w:r>
          <w:r>
            <w:fldChar w:fldCharType="end"/>
          </w:r>
          <w:r>
            <w:rPr>
              <w:rFonts w:ascii="Arial" w:hAnsi="Arial" w:eastAsia="黑体" w:cs="Arial"/>
              <w:kern w:val="144"/>
              <w:szCs w:val="22"/>
            </w:rPr>
            <w:fldChar w:fldCharType="end"/>
          </w:r>
        </w:p>
        <w:p w14:paraId="4925294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_Toc20129 </w:instrText>
          </w:r>
          <w:r>
            <w:rPr>
              <w:rFonts w:ascii="Arial" w:hAnsi="Arial" w:eastAsia="黑体" w:cs="Arial"/>
              <w:kern w:val="144"/>
              <w:szCs w:val="22"/>
            </w:rPr>
            <w:fldChar w:fldCharType="separate"/>
          </w:r>
          <w:r>
            <w:rPr>
              <w:szCs w:val="36"/>
            </w:rPr>
            <w:t>1.2 项目重点、难点分析及应对措施</w:t>
          </w:r>
          <w:r>
            <w:tab/>
          </w:r>
          <w:r>
            <w:fldChar w:fldCharType="begin"/>
          </w:r>
          <w:r>
            <w:instrText xml:space="preserve"> PAGEREF _Toc20129 \h </w:instrText>
          </w:r>
          <w:r>
            <w:fldChar w:fldCharType="separate"/>
          </w:r>
          <w:r>
            <w:t>32</w:t>
          </w:r>
          <w:r>
            <w:fldChar w:fldCharType="end"/>
          </w:r>
          <w:r>
            <w:rPr>
              <w:rFonts w:ascii="Arial" w:hAnsi="Arial" w:eastAsia="黑体" w:cs="Arial"/>
              <w:kern w:val="144"/>
              <w:szCs w:val="22"/>
            </w:rPr>
            <w:fldChar w:fldCharType="end"/>
          </w:r>
        </w:p>
        <w:p w14:paraId="326FCED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_Toc3303 </w:instrText>
          </w:r>
          <w:r>
            <w:rPr>
              <w:rFonts w:ascii="Arial" w:hAnsi="Arial" w:eastAsia="黑体" w:cs="Arial"/>
              <w:kern w:val="144"/>
              <w:szCs w:val="22"/>
            </w:rPr>
            <w:fldChar w:fldCharType="separate"/>
          </w:r>
          <w:r>
            <w:rPr>
              <w:szCs w:val="32"/>
            </w:rPr>
            <w:t>1.2.1 重点难点总体识别</w:t>
          </w:r>
          <w:r>
            <w:tab/>
          </w:r>
          <w:r>
            <w:fldChar w:fldCharType="begin"/>
          </w:r>
          <w:r>
            <w:instrText xml:space="preserve"> PAGEREF _Toc3303 \h </w:instrText>
          </w:r>
          <w:r>
            <w:fldChar w:fldCharType="separate"/>
          </w:r>
          <w:r>
            <w:t>32</w:t>
          </w:r>
          <w:r>
            <w:fldChar w:fldCharType="end"/>
          </w:r>
          <w:r>
            <w:rPr>
              <w:rFonts w:ascii="Arial" w:hAnsi="Arial" w:eastAsia="黑体" w:cs="Arial"/>
              <w:kern w:val="144"/>
              <w:szCs w:val="22"/>
            </w:rPr>
            <w:fldChar w:fldCharType="end"/>
          </w:r>
        </w:p>
        <w:p w14:paraId="2D67BDE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_Toc19719 </w:instrText>
          </w:r>
          <w:r>
            <w:rPr>
              <w:rFonts w:ascii="Arial" w:hAnsi="Arial" w:eastAsia="黑体" w:cs="Arial"/>
              <w:kern w:val="144"/>
              <w:szCs w:val="22"/>
            </w:rPr>
            <w:fldChar w:fldCharType="separate"/>
          </w:r>
          <w:r>
            <w:rPr>
              <w:szCs w:val="32"/>
            </w:rPr>
            <w:t>1.2.2 难点一：三种坡度场景的装备适应性与便携性</w:t>
          </w:r>
          <w:r>
            <w:tab/>
          </w:r>
          <w:r>
            <w:fldChar w:fldCharType="begin"/>
          </w:r>
          <w:r>
            <w:instrText xml:space="preserve"> PAGEREF _Toc19719 \h </w:instrText>
          </w:r>
          <w:r>
            <w:fldChar w:fldCharType="separate"/>
          </w:r>
          <w:r>
            <w:t>33</w:t>
          </w:r>
          <w:r>
            <w:fldChar w:fldCharType="end"/>
          </w:r>
          <w:r>
            <w:rPr>
              <w:rFonts w:ascii="Arial" w:hAnsi="Arial" w:eastAsia="黑体" w:cs="Arial"/>
              <w:kern w:val="144"/>
              <w:szCs w:val="22"/>
            </w:rPr>
            <w:fldChar w:fldCharType="end"/>
          </w:r>
        </w:p>
        <w:p w14:paraId="3D55438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_Toc18879 </w:instrText>
          </w:r>
          <w:r>
            <w:rPr>
              <w:rFonts w:ascii="Arial" w:hAnsi="Arial" w:eastAsia="黑体" w:cs="Arial"/>
              <w:kern w:val="144"/>
              <w:szCs w:val="22"/>
            </w:rPr>
            <w:fldChar w:fldCharType="separate"/>
          </w:r>
          <w:r>
            <w:rPr>
              <w:szCs w:val="32"/>
            </w:rPr>
            <w:t>1.2.3 难点二：室外开放空间大场景 ±1 mm 精度与绝对高程传递</w:t>
          </w:r>
          <w:r>
            <w:tab/>
          </w:r>
          <w:r>
            <w:fldChar w:fldCharType="begin"/>
          </w:r>
          <w:r>
            <w:instrText xml:space="preserve"> PAGEREF _Toc18879 \h </w:instrText>
          </w:r>
          <w:r>
            <w:fldChar w:fldCharType="separate"/>
          </w:r>
          <w:r>
            <w:t>34</w:t>
          </w:r>
          <w:r>
            <w:fldChar w:fldCharType="end"/>
          </w:r>
          <w:r>
            <w:rPr>
              <w:rFonts w:ascii="Arial" w:hAnsi="Arial" w:eastAsia="黑体" w:cs="Arial"/>
              <w:kern w:val="144"/>
              <w:szCs w:val="22"/>
            </w:rPr>
            <w:fldChar w:fldCharType="end"/>
          </w:r>
        </w:p>
        <w:p w14:paraId="005C9FD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_Toc21119 </w:instrText>
          </w:r>
          <w:r>
            <w:rPr>
              <w:rFonts w:ascii="Arial" w:hAnsi="Arial" w:eastAsia="黑体" w:cs="Arial"/>
              <w:kern w:val="144"/>
              <w:szCs w:val="22"/>
            </w:rPr>
            <w:fldChar w:fldCharType="separate"/>
          </w:r>
          <w:r>
            <w:rPr>
              <w:szCs w:val="32"/>
            </w:rPr>
            <w:t>1.2.4 难点三：湿润/附着物/弱光表面与多模态数据融合</w:t>
          </w:r>
          <w:r>
            <w:tab/>
          </w:r>
          <w:r>
            <w:fldChar w:fldCharType="begin"/>
          </w:r>
          <w:r>
            <w:instrText xml:space="preserve"> PAGEREF _Toc21119 \h </w:instrText>
          </w:r>
          <w:r>
            <w:fldChar w:fldCharType="separate"/>
          </w:r>
          <w:r>
            <w:t>35</w:t>
          </w:r>
          <w:r>
            <w:fldChar w:fldCharType="end"/>
          </w:r>
          <w:r>
            <w:rPr>
              <w:rFonts w:ascii="Arial" w:hAnsi="Arial" w:eastAsia="黑体" w:cs="Arial"/>
              <w:kern w:val="144"/>
              <w:szCs w:val="22"/>
            </w:rPr>
            <w:fldChar w:fldCharType="end"/>
          </w:r>
        </w:p>
        <w:p w14:paraId="578155A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_Toc22772 </w:instrText>
          </w:r>
          <w:r>
            <w:rPr>
              <w:rFonts w:ascii="Arial" w:hAnsi="Arial" w:eastAsia="黑体" w:cs="Arial"/>
              <w:kern w:val="144"/>
              <w:szCs w:val="22"/>
            </w:rPr>
            <w:fldChar w:fldCharType="separate"/>
          </w:r>
          <w:r>
            <w:rPr>
              <w:szCs w:val="32"/>
            </w:rPr>
            <w:t>1.2.5 难点四：720° 高保真重建渲染的时效性</w:t>
          </w:r>
          <w:r>
            <w:tab/>
          </w:r>
          <w:r>
            <w:fldChar w:fldCharType="begin"/>
          </w:r>
          <w:r>
            <w:instrText xml:space="preserve"> PAGEREF _Toc22772 \h </w:instrText>
          </w:r>
          <w:r>
            <w:fldChar w:fldCharType="separate"/>
          </w:r>
          <w:r>
            <w:t>35</w:t>
          </w:r>
          <w:r>
            <w:fldChar w:fldCharType="end"/>
          </w:r>
          <w:r>
            <w:rPr>
              <w:rFonts w:ascii="Arial" w:hAnsi="Arial" w:eastAsia="黑体" w:cs="Arial"/>
              <w:kern w:val="144"/>
              <w:szCs w:val="22"/>
            </w:rPr>
            <w:fldChar w:fldCharType="end"/>
          </w:r>
        </w:p>
        <w:p w14:paraId="59904F0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_Toc19236 </w:instrText>
          </w:r>
          <w:r>
            <w:rPr>
              <w:rFonts w:ascii="Arial" w:hAnsi="Arial" w:eastAsia="黑体" w:cs="Arial"/>
              <w:kern w:val="144"/>
              <w:szCs w:val="22"/>
            </w:rPr>
            <w:fldChar w:fldCharType="separate"/>
          </w:r>
          <w:r>
            <w:rPr>
              <w:szCs w:val="32"/>
            </w:rPr>
            <w:t>1.2.6 难点五：缺陷智能判定与报告自动生成</w:t>
          </w:r>
          <w:r>
            <w:tab/>
          </w:r>
          <w:r>
            <w:fldChar w:fldCharType="begin"/>
          </w:r>
          <w:r>
            <w:instrText xml:space="preserve"> PAGEREF _Toc19236 \h </w:instrText>
          </w:r>
          <w:r>
            <w:fldChar w:fldCharType="separate"/>
          </w:r>
          <w:r>
            <w:t>36</w:t>
          </w:r>
          <w:r>
            <w:fldChar w:fldCharType="end"/>
          </w:r>
          <w:r>
            <w:rPr>
              <w:rFonts w:ascii="Arial" w:hAnsi="Arial" w:eastAsia="黑体" w:cs="Arial"/>
              <w:kern w:val="144"/>
              <w:szCs w:val="22"/>
            </w:rPr>
            <w:fldChar w:fldCharType="end"/>
          </w:r>
        </w:p>
        <w:p w14:paraId="6CB15C1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_Toc27869 </w:instrText>
          </w:r>
          <w:r>
            <w:rPr>
              <w:rFonts w:ascii="Arial" w:hAnsi="Arial" w:eastAsia="黑体" w:cs="Arial"/>
              <w:kern w:val="144"/>
              <w:szCs w:val="22"/>
            </w:rPr>
            <w:fldChar w:fldCharType="separate"/>
          </w:r>
          <w:r>
            <w:rPr>
              <w:szCs w:val="32"/>
            </w:rPr>
            <w:t>1.2.7 难点六：陡坡场景人机协同与检修平台适配</w:t>
          </w:r>
          <w:r>
            <w:tab/>
          </w:r>
          <w:r>
            <w:fldChar w:fldCharType="begin"/>
          </w:r>
          <w:r>
            <w:instrText xml:space="preserve"> PAGEREF _Toc27869 \h </w:instrText>
          </w:r>
          <w:r>
            <w:fldChar w:fldCharType="separate"/>
          </w:r>
          <w:r>
            <w:t>36</w:t>
          </w:r>
          <w:r>
            <w:fldChar w:fldCharType="end"/>
          </w:r>
          <w:r>
            <w:rPr>
              <w:rFonts w:ascii="Arial" w:hAnsi="Arial" w:eastAsia="黑体" w:cs="Arial"/>
              <w:kern w:val="144"/>
              <w:szCs w:val="22"/>
            </w:rPr>
            <w:fldChar w:fldCharType="end"/>
          </w:r>
        </w:p>
        <w:p w14:paraId="1C835FD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_Toc17419 </w:instrText>
          </w:r>
          <w:r>
            <w:rPr>
              <w:rFonts w:ascii="Arial" w:hAnsi="Arial" w:eastAsia="黑体" w:cs="Arial"/>
              <w:kern w:val="144"/>
              <w:szCs w:val="22"/>
            </w:rPr>
            <w:fldChar w:fldCharType="separate"/>
          </w:r>
          <w:r>
            <w:rPr>
              <w:szCs w:val="32"/>
            </w:rPr>
            <w:t>1.2.8 难点七：岁修窗口期与多电站协同组织</w:t>
          </w:r>
          <w:r>
            <w:tab/>
          </w:r>
          <w:r>
            <w:fldChar w:fldCharType="begin"/>
          </w:r>
          <w:r>
            <w:instrText xml:space="preserve"> PAGEREF _Toc17419 \h </w:instrText>
          </w:r>
          <w:r>
            <w:fldChar w:fldCharType="separate"/>
          </w:r>
          <w:r>
            <w:t>37</w:t>
          </w:r>
          <w:r>
            <w:fldChar w:fldCharType="end"/>
          </w:r>
          <w:r>
            <w:rPr>
              <w:rFonts w:ascii="Arial" w:hAnsi="Arial" w:eastAsia="黑体" w:cs="Arial"/>
              <w:kern w:val="144"/>
              <w:szCs w:val="22"/>
            </w:rPr>
            <w:fldChar w:fldCharType="end"/>
          </w:r>
        </w:p>
        <w:p w14:paraId="63BBC89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_Toc23013 </w:instrText>
          </w:r>
          <w:r>
            <w:rPr>
              <w:rFonts w:ascii="Arial" w:hAnsi="Arial" w:eastAsia="黑体" w:cs="Arial"/>
              <w:kern w:val="144"/>
              <w:szCs w:val="22"/>
            </w:rPr>
            <w:fldChar w:fldCharType="separate"/>
          </w:r>
          <w:r>
            <w:rPr>
              <w:szCs w:val="32"/>
            </w:rPr>
            <w:t>1.2.9 难点八：自主可控与网络安全合规</w:t>
          </w:r>
          <w:r>
            <w:tab/>
          </w:r>
          <w:r>
            <w:fldChar w:fldCharType="begin"/>
          </w:r>
          <w:r>
            <w:instrText xml:space="preserve"> PAGEREF _Toc23013 \h </w:instrText>
          </w:r>
          <w:r>
            <w:fldChar w:fldCharType="separate"/>
          </w:r>
          <w:r>
            <w:t>38</w:t>
          </w:r>
          <w:r>
            <w:fldChar w:fldCharType="end"/>
          </w:r>
          <w:r>
            <w:rPr>
              <w:rFonts w:ascii="Arial" w:hAnsi="Arial" w:eastAsia="黑体" w:cs="Arial"/>
              <w:kern w:val="144"/>
              <w:szCs w:val="22"/>
            </w:rPr>
            <w:fldChar w:fldCharType="end"/>
          </w:r>
        </w:p>
        <w:p w14:paraId="3AE3AA8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_Toc5338 </w:instrText>
          </w:r>
          <w:r>
            <w:rPr>
              <w:rFonts w:ascii="Arial" w:hAnsi="Arial" w:eastAsia="黑体" w:cs="Arial"/>
              <w:kern w:val="144"/>
              <w:szCs w:val="22"/>
            </w:rPr>
            <w:fldChar w:fldCharType="separate"/>
          </w:r>
          <w:r>
            <w:rPr>
              <w:szCs w:val="32"/>
            </w:rPr>
            <w:t>1.2.10 难点九：成果知识产权与验收合规</w:t>
          </w:r>
          <w:r>
            <w:tab/>
          </w:r>
          <w:r>
            <w:fldChar w:fldCharType="begin"/>
          </w:r>
          <w:r>
            <w:instrText xml:space="preserve"> PAGEREF _Toc5338 \h </w:instrText>
          </w:r>
          <w:r>
            <w:fldChar w:fldCharType="separate"/>
          </w:r>
          <w:r>
            <w:t>38</w:t>
          </w:r>
          <w:r>
            <w:fldChar w:fldCharType="end"/>
          </w:r>
          <w:r>
            <w:rPr>
              <w:rFonts w:ascii="Arial" w:hAnsi="Arial" w:eastAsia="黑体" w:cs="Arial"/>
              <w:kern w:val="144"/>
              <w:szCs w:val="22"/>
            </w:rPr>
            <w:fldChar w:fldCharType="end"/>
          </w:r>
        </w:p>
        <w:p w14:paraId="1C5BA82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_Toc16991 </w:instrText>
          </w:r>
          <w:r>
            <w:rPr>
              <w:rFonts w:ascii="Arial" w:hAnsi="Arial" w:eastAsia="黑体" w:cs="Arial"/>
              <w:kern w:val="144"/>
              <w:szCs w:val="22"/>
            </w:rPr>
            <w:fldChar w:fldCharType="separate"/>
          </w:r>
          <w:r>
            <w:rPr>
              <w:szCs w:val="32"/>
            </w:rPr>
            <w:t>1.2.11 难点量化评估与优先级排序</w:t>
          </w:r>
          <w:r>
            <w:tab/>
          </w:r>
          <w:r>
            <w:fldChar w:fldCharType="begin"/>
          </w:r>
          <w:r>
            <w:instrText xml:space="preserve"> PAGEREF _Toc16991 \h </w:instrText>
          </w:r>
          <w:r>
            <w:fldChar w:fldCharType="separate"/>
          </w:r>
          <w:r>
            <w:t>39</w:t>
          </w:r>
          <w:r>
            <w:fldChar w:fldCharType="end"/>
          </w:r>
          <w:r>
            <w:rPr>
              <w:rFonts w:ascii="Arial" w:hAnsi="Arial" w:eastAsia="黑体" w:cs="Arial"/>
              <w:kern w:val="144"/>
              <w:szCs w:val="22"/>
            </w:rPr>
            <w:fldChar w:fldCharType="end"/>
          </w:r>
        </w:p>
        <w:p w14:paraId="493FFA3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_Toc25302 </w:instrText>
          </w:r>
          <w:r>
            <w:rPr>
              <w:rFonts w:ascii="Arial" w:hAnsi="Arial" w:eastAsia="黑体" w:cs="Arial"/>
              <w:kern w:val="144"/>
              <w:szCs w:val="22"/>
            </w:rPr>
            <w:fldChar w:fldCharType="separate"/>
          </w:r>
          <w:r>
            <w:rPr>
              <w:szCs w:val="32"/>
            </w:rPr>
            <w:t>1.2.12 难点十：多源数据一致性与跨年度可比性</w:t>
          </w:r>
          <w:r>
            <w:tab/>
          </w:r>
          <w:r>
            <w:fldChar w:fldCharType="begin"/>
          </w:r>
          <w:r>
            <w:instrText xml:space="preserve"> PAGEREF _Toc25302 \h </w:instrText>
          </w:r>
          <w:r>
            <w:fldChar w:fldCharType="separate"/>
          </w:r>
          <w:r>
            <w:t>39</w:t>
          </w:r>
          <w:r>
            <w:fldChar w:fldCharType="end"/>
          </w:r>
          <w:r>
            <w:rPr>
              <w:rFonts w:ascii="Arial" w:hAnsi="Arial" w:eastAsia="黑体" w:cs="Arial"/>
              <w:kern w:val="144"/>
              <w:szCs w:val="22"/>
            </w:rPr>
            <w:fldChar w:fldCharType="end"/>
          </w:r>
        </w:p>
        <w:p w14:paraId="41A8361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_Toc31182 </w:instrText>
          </w:r>
          <w:r>
            <w:rPr>
              <w:rFonts w:ascii="Arial" w:hAnsi="Arial" w:eastAsia="黑体" w:cs="Arial"/>
              <w:kern w:val="144"/>
              <w:szCs w:val="22"/>
            </w:rPr>
            <w:fldChar w:fldCharType="separate"/>
          </w:r>
          <w:r>
            <w:rPr>
              <w:szCs w:val="32"/>
            </w:rPr>
            <w:t>1.2.13 难点十一：现场安全与受限空间作业</w:t>
          </w:r>
          <w:r>
            <w:tab/>
          </w:r>
          <w:r>
            <w:fldChar w:fldCharType="begin"/>
          </w:r>
          <w:r>
            <w:instrText xml:space="preserve"> PAGEREF _Toc31182 \h </w:instrText>
          </w:r>
          <w:r>
            <w:fldChar w:fldCharType="separate"/>
          </w:r>
          <w:r>
            <w:t>40</w:t>
          </w:r>
          <w:r>
            <w:fldChar w:fldCharType="end"/>
          </w:r>
          <w:r>
            <w:rPr>
              <w:rFonts w:ascii="Arial" w:hAnsi="Arial" w:eastAsia="黑体" w:cs="Arial"/>
              <w:kern w:val="144"/>
              <w:szCs w:val="22"/>
            </w:rPr>
            <w:fldChar w:fldCharType="end"/>
          </w:r>
        </w:p>
        <w:p w14:paraId="7438F70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_Toc12669 </w:instrText>
          </w:r>
          <w:r>
            <w:rPr>
              <w:rFonts w:ascii="Arial" w:hAnsi="Arial" w:eastAsia="黑体" w:cs="Arial"/>
              <w:kern w:val="144"/>
              <w:szCs w:val="22"/>
            </w:rPr>
            <w:fldChar w:fldCharType="separate"/>
          </w:r>
          <w:r>
            <w:rPr>
              <w:szCs w:val="32"/>
            </w:rPr>
            <w:t>1.2.14 难点十二：多专业协同与接口管理</w:t>
          </w:r>
          <w:r>
            <w:tab/>
          </w:r>
          <w:r>
            <w:fldChar w:fldCharType="begin"/>
          </w:r>
          <w:r>
            <w:instrText xml:space="preserve"> PAGEREF _Toc12669 \h </w:instrText>
          </w:r>
          <w:r>
            <w:fldChar w:fldCharType="separate"/>
          </w:r>
          <w:r>
            <w:t>41</w:t>
          </w:r>
          <w:r>
            <w:fldChar w:fldCharType="end"/>
          </w:r>
          <w:r>
            <w:rPr>
              <w:rFonts w:ascii="Arial" w:hAnsi="Arial" w:eastAsia="黑体" w:cs="Arial"/>
              <w:kern w:val="144"/>
              <w:szCs w:val="22"/>
            </w:rPr>
            <w:fldChar w:fldCharType="end"/>
          </w:r>
        </w:p>
        <w:p w14:paraId="17AA63E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_Toc9114 </w:instrText>
          </w:r>
          <w:r>
            <w:rPr>
              <w:rFonts w:ascii="Arial" w:hAnsi="Arial" w:eastAsia="黑体" w:cs="Arial"/>
              <w:kern w:val="144"/>
              <w:szCs w:val="22"/>
            </w:rPr>
            <w:fldChar w:fldCharType="separate"/>
          </w:r>
          <w:r>
            <w:rPr>
              <w:szCs w:val="32"/>
            </w:rPr>
            <w:t>1.2.15 难点应对的验证闭环</w:t>
          </w:r>
          <w:r>
            <w:tab/>
          </w:r>
          <w:r>
            <w:fldChar w:fldCharType="begin"/>
          </w:r>
          <w:r>
            <w:instrText xml:space="preserve"> PAGEREF _Toc9114 \h </w:instrText>
          </w:r>
          <w:r>
            <w:fldChar w:fldCharType="separate"/>
          </w:r>
          <w:r>
            <w:t>41</w:t>
          </w:r>
          <w:r>
            <w:fldChar w:fldCharType="end"/>
          </w:r>
          <w:r>
            <w:rPr>
              <w:rFonts w:ascii="Arial" w:hAnsi="Arial" w:eastAsia="黑体" w:cs="Arial"/>
              <w:kern w:val="144"/>
              <w:szCs w:val="22"/>
            </w:rPr>
            <w:fldChar w:fldCharType="end"/>
          </w:r>
        </w:p>
        <w:p w14:paraId="0BEAA47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_Toc5362 </w:instrText>
          </w:r>
          <w:r>
            <w:rPr>
              <w:rFonts w:ascii="Arial" w:hAnsi="Arial" w:eastAsia="黑体" w:cs="Arial"/>
              <w:kern w:val="144"/>
              <w:szCs w:val="22"/>
            </w:rPr>
            <w:fldChar w:fldCharType="separate"/>
          </w:r>
          <w:r>
            <w:rPr>
              <w:szCs w:val="36"/>
            </w:rPr>
            <w:t>1.3 方案的可行性分析</w:t>
          </w:r>
          <w:r>
            <w:tab/>
          </w:r>
          <w:r>
            <w:fldChar w:fldCharType="begin"/>
          </w:r>
          <w:r>
            <w:instrText xml:space="preserve"> PAGEREF _Toc5362 \h </w:instrText>
          </w:r>
          <w:r>
            <w:fldChar w:fldCharType="separate"/>
          </w:r>
          <w:r>
            <w:t>42</w:t>
          </w:r>
          <w:r>
            <w:fldChar w:fldCharType="end"/>
          </w:r>
          <w:r>
            <w:rPr>
              <w:rFonts w:ascii="Arial" w:hAnsi="Arial" w:eastAsia="黑体" w:cs="Arial"/>
              <w:kern w:val="144"/>
              <w:szCs w:val="22"/>
            </w:rPr>
            <w:fldChar w:fldCharType="end"/>
          </w:r>
        </w:p>
        <w:p w14:paraId="36CE3A0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_Toc28750 </w:instrText>
          </w:r>
          <w:r>
            <w:rPr>
              <w:rFonts w:ascii="Arial" w:hAnsi="Arial" w:eastAsia="黑体" w:cs="Arial"/>
              <w:kern w:val="144"/>
              <w:szCs w:val="22"/>
            </w:rPr>
            <w:fldChar w:fldCharType="separate"/>
          </w:r>
          <w:r>
            <w:rPr>
              <w:szCs w:val="32"/>
            </w:rPr>
            <w:t>1.3.1 技术可行性</w:t>
          </w:r>
          <w:r>
            <w:tab/>
          </w:r>
          <w:r>
            <w:fldChar w:fldCharType="begin"/>
          </w:r>
          <w:r>
            <w:instrText xml:space="preserve"> PAGEREF _Toc28750 \h </w:instrText>
          </w:r>
          <w:r>
            <w:fldChar w:fldCharType="separate"/>
          </w:r>
          <w:r>
            <w:t>42</w:t>
          </w:r>
          <w:r>
            <w:fldChar w:fldCharType="end"/>
          </w:r>
          <w:r>
            <w:rPr>
              <w:rFonts w:ascii="Arial" w:hAnsi="Arial" w:eastAsia="黑体" w:cs="Arial"/>
              <w:kern w:val="144"/>
              <w:szCs w:val="22"/>
            </w:rPr>
            <w:fldChar w:fldCharType="end"/>
          </w:r>
        </w:p>
        <w:p w14:paraId="4780F95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_Toc31936 </w:instrText>
          </w:r>
          <w:r>
            <w:rPr>
              <w:rFonts w:ascii="Arial" w:hAnsi="Arial" w:eastAsia="黑体" w:cs="Arial"/>
              <w:kern w:val="144"/>
              <w:szCs w:val="22"/>
            </w:rPr>
            <w:fldChar w:fldCharType="separate"/>
          </w:r>
          <w:r>
            <w:rPr>
              <w:szCs w:val="32"/>
            </w:rPr>
            <w:t>1.3.2 工程可行性</w:t>
          </w:r>
          <w:r>
            <w:tab/>
          </w:r>
          <w:r>
            <w:fldChar w:fldCharType="begin"/>
          </w:r>
          <w:r>
            <w:instrText xml:space="preserve"> PAGEREF _Toc31936 \h </w:instrText>
          </w:r>
          <w:r>
            <w:fldChar w:fldCharType="separate"/>
          </w:r>
          <w:r>
            <w:t>45</w:t>
          </w:r>
          <w:r>
            <w:fldChar w:fldCharType="end"/>
          </w:r>
          <w:r>
            <w:rPr>
              <w:rFonts w:ascii="Arial" w:hAnsi="Arial" w:eastAsia="黑体" w:cs="Arial"/>
              <w:kern w:val="144"/>
              <w:szCs w:val="22"/>
            </w:rPr>
            <w:fldChar w:fldCharType="end"/>
          </w:r>
        </w:p>
        <w:p w14:paraId="6B71D2A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_Toc13770 </w:instrText>
          </w:r>
          <w:r>
            <w:rPr>
              <w:rFonts w:ascii="Arial" w:hAnsi="Arial" w:eastAsia="黑体" w:cs="Arial"/>
              <w:kern w:val="144"/>
              <w:szCs w:val="22"/>
            </w:rPr>
            <w:fldChar w:fldCharType="separate"/>
          </w:r>
          <w:r>
            <w:rPr>
              <w:szCs w:val="32"/>
            </w:rPr>
            <w:t>1.3.3 组织与资源可行性</w:t>
          </w:r>
          <w:r>
            <w:tab/>
          </w:r>
          <w:r>
            <w:fldChar w:fldCharType="begin"/>
          </w:r>
          <w:r>
            <w:instrText xml:space="preserve"> PAGEREF _Toc13770 \h </w:instrText>
          </w:r>
          <w:r>
            <w:fldChar w:fldCharType="separate"/>
          </w:r>
          <w:r>
            <w:t>47</w:t>
          </w:r>
          <w:r>
            <w:fldChar w:fldCharType="end"/>
          </w:r>
          <w:r>
            <w:rPr>
              <w:rFonts w:ascii="Arial" w:hAnsi="Arial" w:eastAsia="黑体" w:cs="Arial"/>
              <w:kern w:val="144"/>
              <w:szCs w:val="22"/>
            </w:rPr>
            <w:fldChar w:fldCharType="end"/>
          </w:r>
        </w:p>
        <w:p w14:paraId="2F96674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_Toc447 </w:instrText>
          </w:r>
          <w:r>
            <w:rPr>
              <w:rFonts w:ascii="Arial" w:hAnsi="Arial" w:eastAsia="黑体" w:cs="Arial"/>
              <w:kern w:val="144"/>
              <w:szCs w:val="22"/>
            </w:rPr>
            <w:fldChar w:fldCharType="separate"/>
          </w:r>
          <w:r>
            <w:rPr>
              <w:szCs w:val="32"/>
            </w:rPr>
            <w:t>1.3.4 进度可行性</w:t>
          </w:r>
          <w:r>
            <w:tab/>
          </w:r>
          <w:r>
            <w:fldChar w:fldCharType="begin"/>
          </w:r>
          <w:r>
            <w:instrText xml:space="preserve"> PAGEREF _Toc447 \h </w:instrText>
          </w:r>
          <w:r>
            <w:fldChar w:fldCharType="separate"/>
          </w:r>
          <w:r>
            <w:t>48</w:t>
          </w:r>
          <w:r>
            <w:fldChar w:fldCharType="end"/>
          </w:r>
          <w:r>
            <w:rPr>
              <w:rFonts w:ascii="Arial" w:hAnsi="Arial" w:eastAsia="黑体" w:cs="Arial"/>
              <w:kern w:val="144"/>
              <w:szCs w:val="22"/>
            </w:rPr>
            <w:fldChar w:fldCharType="end"/>
          </w:r>
        </w:p>
        <w:p w14:paraId="2C5EE3B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_Toc16916 </w:instrText>
          </w:r>
          <w:r>
            <w:rPr>
              <w:rFonts w:ascii="Arial" w:hAnsi="Arial" w:eastAsia="黑体" w:cs="Arial"/>
              <w:kern w:val="144"/>
              <w:szCs w:val="22"/>
            </w:rPr>
            <w:fldChar w:fldCharType="separate"/>
          </w:r>
          <w:r>
            <w:rPr>
              <w:szCs w:val="32"/>
            </w:rPr>
            <w:t>1.3.5 经济可行性</w:t>
          </w:r>
          <w:r>
            <w:tab/>
          </w:r>
          <w:r>
            <w:fldChar w:fldCharType="begin"/>
          </w:r>
          <w:r>
            <w:instrText xml:space="preserve"> PAGEREF _Toc16916 \h </w:instrText>
          </w:r>
          <w:r>
            <w:fldChar w:fldCharType="separate"/>
          </w:r>
          <w:r>
            <w:t>48</w:t>
          </w:r>
          <w:r>
            <w:fldChar w:fldCharType="end"/>
          </w:r>
          <w:r>
            <w:rPr>
              <w:rFonts w:ascii="Arial" w:hAnsi="Arial" w:eastAsia="黑体" w:cs="Arial"/>
              <w:kern w:val="144"/>
              <w:szCs w:val="22"/>
            </w:rPr>
            <w:fldChar w:fldCharType="end"/>
          </w:r>
        </w:p>
        <w:p w14:paraId="1CC80B4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_Toc14373 </w:instrText>
          </w:r>
          <w:r>
            <w:rPr>
              <w:rFonts w:ascii="Arial" w:hAnsi="Arial" w:eastAsia="黑体" w:cs="Arial"/>
              <w:kern w:val="144"/>
              <w:szCs w:val="22"/>
            </w:rPr>
            <w:fldChar w:fldCharType="separate"/>
          </w:r>
          <w:r>
            <w:rPr>
              <w:szCs w:val="32"/>
            </w:rPr>
            <w:t>1.3.6 安全与合规可行性</w:t>
          </w:r>
          <w:r>
            <w:tab/>
          </w:r>
          <w:r>
            <w:fldChar w:fldCharType="begin"/>
          </w:r>
          <w:r>
            <w:instrText xml:space="preserve"> PAGEREF _Toc14373 \h </w:instrText>
          </w:r>
          <w:r>
            <w:fldChar w:fldCharType="separate"/>
          </w:r>
          <w:r>
            <w:t>49</w:t>
          </w:r>
          <w:r>
            <w:fldChar w:fldCharType="end"/>
          </w:r>
          <w:r>
            <w:rPr>
              <w:rFonts w:ascii="Arial" w:hAnsi="Arial" w:eastAsia="黑体" w:cs="Arial"/>
              <w:kern w:val="144"/>
              <w:szCs w:val="22"/>
            </w:rPr>
            <w:fldChar w:fldCharType="end"/>
          </w:r>
        </w:p>
        <w:p w14:paraId="7147211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_Toc1457 </w:instrText>
          </w:r>
          <w:r>
            <w:rPr>
              <w:rFonts w:ascii="Arial" w:hAnsi="Arial" w:eastAsia="黑体" w:cs="Arial"/>
              <w:kern w:val="144"/>
              <w:szCs w:val="22"/>
            </w:rPr>
            <w:fldChar w:fldCharType="separate"/>
          </w:r>
          <w:r>
            <w:rPr>
              <w:szCs w:val="32"/>
            </w:rPr>
            <w:t>1.3.7 风险可承受性</w:t>
          </w:r>
          <w:r>
            <w:tab/>
          </w:r>
          <w:r>
            <w:fldChar w:fldCharType="begin"/>
          </w:r>
          <w:r>
            <w:instrText xml:space="preserve"> PAGEREF _Toc1457 \h </w:instrText>
          </w:r>
          <w:r>
            <w:fldChar w:fldCharType="separate"/>
          </w:r>
          <w:r>
            <w:t>50</w:t>
          </w:r>
          <w:r>
            <w:fldChar w:fldCharType="end"/>
          </w:r>
          <w:r>
            <w:rPr>
              <w:rFonts w:ascii="Arial" w:hAnsi="Arial" w:eastAsia="黑体" w:cs="Arial"/>
              <w:kern w:val="144"/>
              <w:szCs w:val="22"/>
            </w:rPr>
            <w:fldChar w:fldCharType="end"/>
          </w:r>
        </w:p>
        <w:p w14:paraId="2E9866B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_Toc20226 </w:instrText>
          </w:r>
          <w:r>
            <w:rPr>
              <w:rFonts w:ascii="Arial" w:hAnsi="Arial" w:eastAsia="黑体" w:cs="Arial"/>
              <w:kern w:val="144"/>
              <w:szCs w:val="22"/>
            </w:rPr>
            <w:fldChar w:fldCharType="separate"/>
          </w:r>
          <w:r>
            <w:rPr>
              <w:szCs w:val="32"/>
            </w:rPr>
            <w:t>1.3.8 与采购文件要求的符合性小结</w:t>
          </w:r>
          <w:r>
            <w:tab/>
          </w:r>
          <w:r>
            <w:fldChar w:fldCharType="begin"/>
          </w:r>
          <w:r>
            <w:instrText xml:space="preserve"> PAGEREF _Toc20226 \h </w:instrText>
          </w:r>
          <w:r>
            <w:fldChar w:fldCharType="separate"/>
          </w:r>
          <w:r>
            <w:t>50</w:t>
          </w:r>
          <w:r>
            <w:fldChar w:fldCharType="end"/>
          </w:r>
          <w:r>
            <w:rPr>
              <w:rFonts w:ascii="Arial" w:hAnsi="Arial" w:eastAsia="黑体" w:cs="Arial"/>
              <w:kern w:val="144"/>
              <w:szCs w:val="22"/>
            </w:rPr>
            <w:fldChar w:fldCharType="end"/>
          </w:r>
        </w:p>
        <w:p w14:paraId="1314EA9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_Toc22946 </w:instrText>
          </w:r>
          <w:r>
            <w:rPr>
              <w:rFonts w:ascii="Arial" w:hAnsi="Arial" w:eastAsia="黑体" w:cs="Arial"/>
              <w:kern w:val="144"/>
              <w:szCs w:val="22"/>
            </w:rPr>
            <w:fldChar w:fldCharType="separate"/>
          </w:r>
          <w:r>
            <w:rPr>
              <w:szCs w:val="32"/>
            </w:rPr>
            <w:t>1.3.9 可行性结论</w:t>
          </w:r>
          <w:r>
            <w:tab/>
          </w:r>
          <w:r>
            <w:fldChar w:fldCharType="begin"/>
          </w:r>
          <w:r>
            <w:instrText xml:space="preserve"> PAGEREF _Toc22946 \h </w:instrText>
          </w:r>
          <w:r>
            <w:fldChar w:fldCharType="separate"/>
          </w:r>
          <w:r>
            <w:t>51</w:t>
          </w:r>
          <w:r>
            <w:fldChar w:fldCharType="end"/>
          </w:r>
          <w:r>
            <w:rPr>
              <w:rFonts w:ascii="Arial" w:hAnsi="Arial" w:eastAsia="黑体" w:cs="Arial"/>
              <w:kern w:val="144"/>
              <w:szCs w:val="22"/>
            </w:rPr>
            <w:fldChar w:fldCharType="end"/>
          </w:r>
        </w:p>
        <w:p w14:paraId="7035FF7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_Toc20664 </w:instrText>
          </w:r>
          <w:r>
            <w:rPr>
              <w:rFonts w:ascii="Arial" w:hAnsi="Arial" w:eastAsia="黑体" w:cs="Arial"/>
              <w:kern w:val="144"/>
              <w:szCs w:val="22"/>
            </w:rPr>
            <w:fldChar w:fldCharType="separate"/>
          </w:r>
          <w:r>
            <w:rPr>
              <w:szCs w:val="36"/>
            </w:rPr>
            <w:t>1.4 总体技术路线</w:t>
          </w:r>
          <w:r>
            <w:tab/>
          </w:r>
          <w:r>
            <w:fldChar w:fldCharType="begin"/>
          </w:r>
          <w:r>
            <w:instrText xml:space="preserve"> PAGEREF _Toc20664 \h </w:instrText>
          </w:r>
          <w:r>
            <w:fldChar w:fldCharType="separate"/>
          </w:r>
          <w:r>
            <w:t>51</w:t>
          </w:r>
          <w:r>
            <w:fldChar w:fldCharType="end"/>
          </w:r>
          <w:r>
            <w:rPr>
              <w:rFonts w:ascii="Arial" w:hAnsi="Arial" w:eastAsia="黑体" w:cs="Arial"/>
              <w:kern w:val="144"/>
              <w:szCs w:val="22"/>
            </w:rPr>
            <w:fldChar w:fldCharType="end"/>
          </w:r>
        </w:p>
        <w:p w14:paraId="408FEDC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_Toc1665 </w:instrText>
          </w:r>
          <w:r>
            <w:rPr>
              <w:rFonts w:ascii="Arial" w:hAnsi="Arial" w:eastAsia="黑体" w:cs="Arial"/>
              <w:kern w:val="144"/>
              <w:szCs w:val="22"/>
            </w:rPr>
            <w:fldChar w:fldCharType="separate"/>
          </w:r>
          <w:r>
            <w:rPr>
              <w:szCs w:val="32"/>
            </w:rPr>
            <w:t>1.4.1 总体思路</w:t>
          </w:r>
          <w:r>
            <w:tab/>
          </w:r>
          <w:r>
            <w:fldChar w:fldCharType="begin"/>
          </w:r>
          <w:r>
            <w:instrText xml:space="preserve"> PAGEREF _Toc1665 \h </w:instrText>
          </w:r>
          <w:r>
            <w:fldChar w:fldCharType="separate"/>
          </w:r>
          <w:r>
            <w:t>52</w:t>
          </w:r>
          <w:r>
            <w:fldChar w:fldCharType="end"/>
          </w:r>
          <w:r>
            <w:rPr>
              <w:rFonts w:ascii="Arial" w:hAnsi="Arial" w:eastAsia="黑体" w:cs="Arial"/>
              <w:kern w:val="144"/>
              <w:szCs w:val="22"/>
            </w:rPr>
            <w:fldChar w:fldCharType="end"/>
          </w:r>
        </w:p>
        <w:p w14:paraId="793FCF6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_Toc13367 </w:instrText>
          </w:r>
          <w:r>
            <w:rPr>
              <w:rFonts w:ascii="Arial" w:hAnsi="Arial" w:eastAsia="黑体" w:cs="Arial"/>
              <w:kern w:val="144"/>
              <w:szCs w:val="22"/>
            </w:rPr>
            <w:fldChar w:fldCharType="separate"/>
          </w:r>
          <w:r>
            <w:rPr>
              <w:szCs w:val="32"/>
            </w:rPr>
            <w:t>1.4.2 四个层次的构成</w:t>
          </w:r>
          <w:r>
            <w:tab/>
          </w:r>
          <w:r>
            <w:fldChar w:fldCharType="begin"/>
          </w:r>
          <w:r>
            <w:instrText xml:space="preserve"> PAGEREF _Toc13367 \h </w:instrText>
          </w:r>
          <w:r>
            <w:fldChar w:fldCharType="separate"/>
          </w:r>
          <w:r>
            <w:t>53</w:t>
          </w:r>
          <w:r>
            <w:fldChar w:fldCharType="end"/>
          </w:r>
          <w:r>
            <w:rPr>
              <w:rFonts w:ascii="Arial" w:hAnsi="Arial" w:eastAsia="黑体" w:cs="Arial"/>
              <w:kern w:val="144"/>
              <w:szCs w:val="22"/>
            </w:rPr>
            <w:fldChar w:fldCharType="end"/>
          </w:r>
        </w:p>
        <w:p w14:paraId="184307D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_Toc7505 </w:instrText>
          </w:r>
          <w:r>
            <w:rPr>
              <w:rFonts w:ascii="Arial" w:hAnsi="Arial" w:eastAsia="黑体" w:cs="Arial"/>
              <w:kern w:val="144"/>
              <w:szCs w:val="22"/>
            </w:rPr>
            <w:fldChar w:fldCharType="separate"/>
          </w:r>
          <w:r>
            <w:rPr>
              <w:szCs w:val="32"/>
            </w:rPr>
            <w:t>1.4.3 技术路线总图</w:t>
          </w:r>
          <w:r>
            <w:tab/>
          </w:r>
          <w:r>
            <w:fldChar w:fldCharType="begin"/>
          </w:r>
          <w:r>
            <w:instrText xml:space="preserve"> PAGEREF _Toc7505 \h </w:instrText>
          </w:r>
          <w:r>
            <w:fldChar w:fldCharType="separate"/>
          </w:r>
          <w:r>
            <w:t>53</w:t>
          </w:r>
          <w:r>
            <w:fldChar w:fldCharType="end"/>
          </w:r>
          <w:r>
            <w:rPr>
              <w:rFonts w:ascii="Arial" w:hAnsi="Arial" w:eastAsia="黑体" w:cs="Arial"/>
              <w:kern w:val="144"/>
              <w:szCs w:val="22"/>
            </w:rPr>
            <w:fldChar w:fldCharType="end"/>
          </w:r>
        </w:p>
        <w:p w14:paraId="29E8909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_Toc11517 </w:instrText>
          </w:r>
          <w:r>
            <w:rPr>
              <w:rFonts w:ascii="Arial" w:hAnsi="Arial" w:eastAsia="黑体" w:cs="Arial"/>
              <w:kern w:val="144"/>
              <w:szCs w:val="22"/>
            </w:rPr>
            <w:fldChar w:fldCharType="separate"/>
          </w:r>
          <w:r>
            <w:rPr>
              <w:szCs w:val="32"/>
            </w:rPr>
            <w:t>1.4.4 关键技术链条</w:t>
          </w:r>
          <w:r>
            <w:tab/>
          </w:r>
          <w:r>
            <w:fldChar w:fldCharType="begin"/>
          </w:r>
          <w:r>
            <w:instrText xml:space="preserve"> PAGEREF _Toc11517 \h </w:instrText>
          </w:r>
          <w:r>
            <w:fldChar w:fldCharType="separate"/>
          </w:r>
          <w:r>
            <w:t>54</w:t>
          </w:r>
          <w:r>
            <w:fldChar w:fldCharType="end"/>
          </w:r>
          <w:r>
            <w:rPr>
              <w:rFonts w:ascii="Arial" w:hAnsi="Arial" w:eastAsia="黑体" w:cs="Arial"/>
              <w:kern w:val="144"/>
              <w:szCs w:val="22"/>
            </w:rPr>
            <w:fldChar w:fldCharType="end"/>
          </w:r>
        </w:p>
        <w:p w14:paraId="623394E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_Toc30716 </w:instrText>
          </w:r>
          <w:r>
            <w:rPr>
              <w:rFonts w:ascii="Arial" w:hAnsi="Arial" w:eastAsia="黑体" w:cs="Arial"/>
              <w:kern w:val="144"/>
              <w:szCs w:val="22"/>
            </w:rPr>
            <w:fldChar w:fldCharType="separate"/>
          </w:r>
          <w:r>
            <w:rPr>
              <w:szCs w:val="32"/>
            </w:rPr>
            <w:t>1.4.5 技术路线多方案比选</w:t>
          </w:r>
          <w:r>
            <w:tab/>
          </w:r>
          <w:r>
            <w:fldChar w:fldCharType="begin"/>
          </w:r>
          <w:r>
            <w:instrText xml:space="preserve"> PAGEREF _Toc30716 \h </w:instrText>
          </w:r>
          <w:r>
            <w:fldChar w:fldCharType="separate"/>
          </w:r>
          <w:r>
            <w:t>54</w:t>
          </w:r>
          <w:r>
            <w:fldChar w:fldCharType="end"/>
          </w:r>
          <w:r>
            <w:rPr>
              <w:rFonts w:ascii="Arial" w:hAnsi="Arial" w:eastAsia="黑体" w:cs="Arial"/>
              <w:kern w:val="144"/>
              <w:szCs w:val="22"/>
            </w:rPr>
            <w:fldChar w:fldCharType="end"/>
          </w:r>
        </w:p>
        <w:p w14:paraId="54C47EE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_Toc22569 </w:instrText>
          </w:r>
          <w:r>
            <w:rPr>
              <w:rFonts w:ascii="Arial" w:hAnsi="Arial" w:eastAsia="黑体" w:cs="Arial"/>
              <w:kern w:val="144"/>
              <w:szCs w:val="22"/>
            </w:rPr>
            <w:fldChar w:fldCharType="separate"/>
          </w:r>
          <w:r>
            <w:rPr>
              <w:szCs w:val="32"/>
            </w:rPr>
            <w:t>1.4.6 比选结论与路线固化</w:t>
          </w:r>
          <w:r>
            <w:tab/>
          </w:r>
          <w:r>
            <w:fldChar w:fldCharType="begin"/>
          </w:r>
          <w:r>
            <w:instrText xml:space="preserve"> PAGEREF _Toc22569 \h </w:instrText>
          </w:r>
          <w:r>
            <w:fldChar w:fldCharType="separate"/>
          </w:r>
          <w:r>
            <w:t>56</w:t>
          </w:r>
          <w:r>
            <w:fldChar w:fldCharType="end"/>
          </w:r>
          <w:r>
            <w:rPr>
              <w:rFonts w:ascii="Arial" w:hAnsi="Arial" w:eastAsia="黑体" w:cs="Arial"/>
              <w:kern w:val="144"/>
              <w:szCs w:val="22"/>
            </w:rPr>
            <w:fldChar w:fldCharType="end"/>
          </w:r>
        </w:p>
        <w:p w14:paraId="6E94B4B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_Toc9878 </w:instrText>
          </w:r>
          <w:r>
            <w:rPr>
              <w:rFonts w:ascii="Arial" w:hAnsi="Arial" w:eastAsia="黑体" w:cs="Arial"/>
              <w:kern w:val="144"/>
              <w:szCs w:val="22"/>
            </w:rPr>
            <w:fldChar w:fldCharType="separate"/>
          </w:r>
          <w:r>
            <w:rPr>
              <w:szCs w:val="32"/>
            </w:rPr>
            <w:t>1.4.7 技术路线的可扩展性</w:t>
          </w:r>
          <w:r>
            <w:tab/>
          </w:r>
          <w:r>
            <w:fldChar w:fldCharType="begin"/>
          </w:r>
          <w:r>
            <w:instrText xml:space="preserve"> PAGEREF _Toc9878 \h </w:instrText>
          </w:r>
          <w:r>
            <w:fldChar w:fldCharType="separate"/>
          </w:r>
          <w:r>
            <w:t>57</w:t>
          </w:r>
          <w:r>
            <w:fldChar w:fldCharType="end"/>
          </w:r>
          <w:r>
            <w:rPr>
              <w:rFonts w:ascii="Arial" w:hAnsi="Arial" w:eastAsia="黑体" w:cs="Arial"/>
              <w:kern w:val="144"/>
              <w:szCs w:val="22"/>
            </w:rPr>
            <w:fldChar w:fldCharType="end"/>
          </w:r>
        </w:p>
        <w:p w14:paraId="68661E6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_Toc5927 </w:instrText>
          </w:r>
          <w:r>
            <w:rPr>
              <w:rFonts w:ascii="Arial" w:hAnsi="Arial" w:eastAsia="黑体" w:cs="Arial"/>
              <w:kern w:val="144"/>
              <w:szCs w:val="22"/>
            </w:rPr>
            <w:fldChar w:fldCharType="separate"/>
          </w:r>
          <w:r>
            <w:rPr>
              <w:szCs w:val="36"/>
            </w:rPr>
            <w:t>1.5 总体实施策略</w:t>
          </w:r>
          <w:r>
            <w:tab/>
          </w:r>
          <w:r>
            <w:fldChar w:fldCharType="begin"/>
          </w:r>
          <w:r>
            <w:instrText xml:space="preserve"> PAGEREF _Toc5927 \h </w:instrText>
          </w:r>
          <w:r>
            <w:fldChar w:fldCharType="separate"/>
          </w:r>
          <w:r>
            <w:t>57</w:t>
          </w:r>
          <w:r>
            <w:fldChar w:fldCharType="end"/>
          </w:r>
          <w:r>
            <w:rPr>
              <w:rFonts w:ascii="Arial" w:hAnsi="Arial" w:eastAsia="黑体" w:cs="Arial"/>
              <w:kern w:val="144"/>
              <w:szCs w:val="22"/>
            </w:rPr>
            <w:fldChar w:fldCharType="end"/>
          </w:r>
        </w:p>
        <w:p w14:paraId="6914929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_Toc30682 </w:instrText>
          </w:r>
          <w:r>
            <w:rPr>
              <w:rFonts w:ascii="Arial" w:hAnsi="Arial" w:eastAsia="黑体" w:cs="Arial"/>
              <w:kern w:val="144"/>
              <w:szCs w:val="22"/>
            </w:rPr>
            <w:fldChar w:fldCharType="separate"/>
          </w:r>
          <w:r>
            <w:rPr>
              <w:szCs w:val="32"/>
            </w:rPr>
            <w:t>1.5.1 四阶段递进</w:t>
          </w:r>
          <w:r>
            <w:tab/>
          </w:r>
          <w:r>
            <w:fldChar w:fldCharType="begin"/>
          </w:r>
          <w:r>
            <w:instrText xml:space="preserve"> PAGEREF _Toc30682 \h </w:instrText>
          </w:r>
          <w:r>
            <w:fldChar w:fldCharType="separate"/>
          </w:r>
          <w:r>
            <w:t>57</w:t>
          </w:r>
          <w:r>
            <w:fldChar w:fldCharType="end"/>
          </w:r>
          <w:r>
            <w:rPr>
              <w:rFonts w:ascii="Arial" w:hAnsi="Arial" w:eastAsia="黑体" w:cs="Arial"/>
              <w:kern w:val="144"/>
              <w:szCs w:val="22"/>
            </w:rPr>
            <w:fldChar w:fldCharType="end"/>
          </w:r>
        </w:p>
        <w:p w14:paraId="6F28811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_Toc11455 </w:instrText>
          </w:r>
          <w:r>
            <w:rPr>
              <w:rFonts w:ascii="Arial" w:hAnsi="Arial" w:eastAsia="黑体" w:cs="Arial"/>
              <w:kern w:val="144"/>
              <w:szCs w:val="22"/>
            </w:rPr>
            <w:fldChar w:fldCharType="separate"/>
          </w:r>
          <w:r>
            <w:rPr>
              <w:szCs w:val="32"/>
            </w:rPr>
            <w:t>1.5.2 三条主线并行推进</w:t>
          </w:r>
          <w:r>
            <w:tab/>
          </w:r>
          <w:r>
            <w:fldChar w:fldCharType="begin"/>
          </w:r>
          <w:r>
            <w:instrText xml:space="preserve"> PAGEREF _Toc11455 \h </w:instrText>
          </w:r>
          <w:r>
            <w:fldChar w:fldCharType="separate"/>
          </w:r>
          <w:r>
            <w:t>57</w:t>
          </w:r>
          <w:r>
            <w:fldChar w:fldCharType="end"/>
          </w:r>
          <w:r>
            <w:rPr>
              <w:rFonts w:ascii="Arial" w:hAnsi="Arial" w:eastAsia="黑体" w:cs="Arial"/>
              <w:kern w:val="144"/>
              <w:szCs w:val="22"/>
            </w:rPr>
            <w:fldChar w:fldCharType="end"/>
          </w:r>
        </w:p>
        <w:p w14:paraId="073F649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_Toc32387 </w:instrText>
          </w:r>
          <w:r>
            <w:rPr>
              <w:rFonts w:ascii="Arial" w:hAnsi="Arial" w:eastAsia="黑体" w:cs="Arial"/>
              <w:kern w:val="144"/>
              <w:szCs w:val="22"/>
            </w:rPr>
            <w:fldChar w:fldCharType="separate"/>
          </w:r>
          <w:r>
            <w:rPr>
              <w:szCs w:val="32"/>
            </w:rPr>
            <w:t>1.5.3 闭环迭代机制</w:t>
          </w:r>
          <w:r>
            <w:tab/>
          </w:r>
          <w:r>
            <w:fldChar w:fldCharType="begin"/>
          </w:r>
          <w:r>
            <w:instrText xml:space="preserve"> PAGEREF _Toc32387 \h </w:instrText>
          </w:r>
          <w:r>
            <w:fldChar w:fldCharType="separate"/>
          </w:r>
          <w:r>
            <w:t>58</w:t>
          </w:r>
          <w:r>
            <w:fldChar w:fldCharType="end"/>
          </w:r>
          <w:r>
            <w:rPr>
              <w:rFonts w:ascii="Arial" w:hAnsi="Arial" w:eastAsia="黑体" w:cs="Arial"/>
              <w:kern w:val="144"/>
              <w:szCs w:val="22"/>
            </w:rPr>
            <w:fldChar w:fldCharType="end"/>
          </w:r>
        </w:p>
        <w:p w14:paraId="4F4D334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_Toc6026 </w:instrText>
          </w:r>
          <w:r>
            <w:rPr>
              <w:rFonts w:ascii="Arial" w:hAnsi="Arial" w:eastAsia="黑体" w:cs="Arial"/>
              <w:kern w:val="144"/>
              <w:szCs w:val="22"/>
            </w:rPr>
            <w:fldChar w:fldCharType="separate"/>
          </w:r>
          <w:r>
            <w:rPr>
              <w:szCs w:val="32"/>
            </w:rPr>
            <w:t>1.5.4 里程碑门禁管理</w:t>
          </w:r>
          <w:r>
            <w:tab/>
          </w:r>
          <w:r>
            <w:fldChar w:fldCharType="begin"/>
          </w:r>
          <w:r>
            <w:instrText xml:space="preserve"> PAGEREF _Toc6026 \h </w:instrText>
          </w:r>
          <w:r>
            <w:fldChar w:fldCharType="separate"/>
          </w:r>
          <w:r>
            <w:t>58</w:t>
          </w:r>
          <w:r>
            <w:fldChar w:fldCharType="end"/>
          </w:r>
          <w:r>
            <w:rPr>
              <w:rFonts w:ascii="Arial" w:hAnsi="Arial" w:eastAsia="黑体" w:cs="Arial"/>
              <w:kern w:val="144"/>
              <w:szCs w:val="22"/>
            </w:rPr>
            <w:fldChar w:fldCharType="end"/>
          </w:r>
        </w:p>
        <w:p w14:paraId="0BDD8BC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_Toc17003 </w:instrText>
          </w:r>
          <w:r>
            <w:rPr>
              <w:rFonts w:ascii="Arial" w:hAnsi="Arial" w:eastAsia="黑体" w:cs="Arial"/>
              <w:kern w:val="144"/>
              <w:szCs w:val="22"/>
            </w:rPr>
            <w:fldChar w:fldCharType="separate"/>
          </w:r>
          <w:r>
            <w:rPr>
              <w:szCs w:val="32"/>
            </w:rPr>
            <w:t>1.5.5 资源投入曲线与平衡</w:t>
          </w:r>
          <w:r>
            <w:tab/>
          </w:r>
          <w:r>
            <w:fldChar w:fldCharType="begin"/>
          </w:r>
          <w:r>
            <w:instrText xml:space="preserve"> PAGEREF _Toc17003 \h </w:instrText>
          </w:r>
          <w:r>
            <w:fldChar w:fldCharType="separate"/>
          </w:r>
          <w:r>
            <w:t>60</w:t>
          </w:r>
          <w:r>
            <w:fldChar w:fldCharType="end"/>
          </w:r>
          <w:r>
            <w:rPr>
              <w:rFonts w:ascii="Arial" w:hAnsi="Arial" w:eastAsia="黑体" w:cs="Arial"/>
              <w:kern w:val="144"/>
              <w:szCs w:val="22"/>
            </w:rPr>
            <w:fldChar w:fldCharType="end"/>
          </w:r>
        </w:p>
        <w:p w14:paraId="631090A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_Toc15641 </w:instrText>
          </w:r>
          <w:r>
            <w:rPr>
              <w:rFonts w:ascii="Arial" w:hAnsi="Arial" w:eastAsia="黑体" w:cs="Arial"/>
              <w:kern w:val="144"/>
              <w:szCs w:val="22"/>
            </w:rPr>
            <w:fldChar w:fldCharType="separate"/>
          </w:r>
          <w:r>
            <w:rPr>
              <w:szCs w:val="32"/>
            </w:rPr>
            <w:t>1.5.6 变更管理与例外处理</w:t>
          </w:r>
          <w:r>
            <w:tab/>
          </w:r>
          <w:r>
            <w:fldChar w:fldCharType="begin"/>
          </w:r>
          <w:r>
            <w:instrText xml:space="preserve"> PAGEREF _Toc15641 \h </w:instrText>
          </w:r>
          <w:r>
            <w:fldChar w:fldCharType="separate"/>
          </w:r>
          <w:r>
            <w:t>60</w:t>
          </w:r>
          <w:r>
            <w:fldChar w:fldCharType="end"/>
          </w:r>
          <w:r>
            <w:rPr>
              <w:rFonts w:ascii="Arial" w:hAnsi="Arial" w:eastAsia="黑体" w:cs="Arial"/>
              <w:kern w:val="144"/>
              <w:szCs w:val="22"/>
            </w:rPr>
            <w:fldChar w:fldCharType="end"/>
          </w:r>
        </w:p>
        <w:p w14:paraId="3AD070F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_Toc913 </w:instrText>
          </w:r>
          <w:r>
            <w:rPr>
              <w:rFonts w:ascii="Arial" w:hAnsi="Arial" w:eastAsia="黑体" w:cs="Arial"/>
              <w:kern w:val="144"/>
              <w:szCs w:val="22"/>
            </w:rPr>
            <w:fldChar w:fldCharType="separate"/>
          </w:r>
          <w:r>
            <w:rPr>
              <w:szCs w:val="36"/>
            </w:rPr>
            <w:t>1.6 方案先进性</w:t>
          </w:r>
          <w:r>
            <w:tab/>
          </w:r>
          <w:r>
            <w:fldChar w:fldCharType="begin"/>
          </w:r>
          <w:r>
            <w:instrText xml:space="preserve"> PAGEREF _Toc913 \h </w:instrText>
          </w:r>
          <w:r>
            <w:fldChar w:fldCharType="separate"/>
          </w:r>
          <w:r>
            <w:t>61</w:t>
          </w:r>
          <w:r>
            <w:fldChar w:fldCharType="end"/>
          </w:r>
          <w:r>
            <w:rPr>
              <w:rFonts w:ascii="Arial" w:hAnsi="Arial" w:eastAsia="黑体" w:cs="Arial"/>
              <w:kern w:val="144"/>
              <w:szCs w:val="22"/>
            </w:rPr>
            <w:fldChar w:fldCharType="end"/>
          </w:r>
        </w:p>
        <w:p w14:paraId="0D5C6E5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_Toc21331 </w:instrText>
          </w:r>
          <w:r>
            <w:rPr>
              <w:rFonts w:ascii="Arial" w:hAnsi="Arial" w:eastAsia="黑体" w:cs="Arial"/>
              <w:kern w:val="144"/>
              <w:szCs w:val="22"/>
            </w:rPr>
            <w:fldChar w:fldCharType="separate"/>
          </w:r>
          <w:r>
            <w:rPr>
              <w:szCs w:val="36"/>
            </w:rPr>
            <w:t>1.7 三座电站典型场景分析</w:t>
          </w:r>
          <w:r>
            <w:tab/>
          </w:r>
          <w:r>
            <w:fldChar w:fldCharType="begin"/>
          </w:r>
          <w:r>
            <w:instrText xml:space="preserve"> PAGEREF _Toc21331 \h </w:instrText>
          </w:r>
          <w:r>
            <w:fldChar w:fldCharType="separate"/>
          </w:r>
          <w:r>
            <w:t>62</w:t>
          </w:r>
          <w:r>
            <w:fldChar w:fldCharType="end"/>
          </w:r>
          <w:r>
            <w:rPr>
              <w:rFonts w:ascii="Arial" w:hAnsi="Arial" w:eastAsia="黑体" w:cs="Arial"/>
              <w:kern w:val="144"/>
              <w:szCs w:val="22"/>
            </w:rPr>
            <w:fldChar w:fldCharType="end"/>
          </w:r>
        </w:p>
        <w:p w14:paraId="70360DD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_Toc26237 </w:instrText>
          </w:r>
          <w:r>
            <w:rPr>
              <w:rFonts w:ascii="Arial" w:hAnsi="Arial" w:eastAsia="黑体" w:cs="Arial"/>
              <w:kern w:val="144"/>
              <w:szCs w:val="22"/>
            </w:rPr>
            <w:fldChar w:fldCharType="separate"/>
          </w:r>
          <w:r>
            <w:rPr>
              <w:szCs w:val="32"/>
            </w:rPr>
            <w:t>1.7.1 场景分析的意义</w:t>
          </w:r>
          <w:r>
            <w:tab/>
          </w:r>
          <w:r>
            <w:fldChar w:fldCharType="begin"/>
          </w:r>
          <w:r>
            <w:instrText xml:space="preserve"> PAGEREF _Toc26237 \h </w:instrText>
          </w:r>
          <w:r>
            <w:fldChar w:fldCharType="separate"/>
          </w:r>
          <w:r>
            <w:t>63</w:t>
          </w:r>
          <w:r>
            <w:fldChar w:fldCharType="end"/>
          </w:r>
          <w:r>
            <w:rPr>
              <w:rFonts w:ascii="Arial" w:hAnsi="Arial" w:eastAsia="黑体" w:cs="Arial"/>
              <w:kern w:val="144"/>
              <w:szCs w:val="22"/>
            </w:rPr>
            <w:fldChar w:fldCharType="end"/>
          </w:r>
        </w:p>
        <w:p w14:paraId="5053C26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_Toc8667 </w:instrText>
          </w:r>
          <w:r>
            <w:rPr>
              <w:rFonts w:ascii="Arial" w:hAnsi="Arial" w:eastAsia="黑体" w:cs="Arial"/>
              <w:kern w:val="144"/>
              <w:szCs w:val="22"/>
            </w:rPr>
            <w:fldChar w:fldCharType="separate"/>
          </w:r>
          <w:r>
            <w:rPr>
              <w:szCs w:val="32"/>
            </w:rPr>
            <w:t>1.7.2 葛洲坝水利枢纽</w:t>
          </w:r>
          <w:r>
            <w:rPr>
              <w:rFonts w:hint="eastAsia"/>
              <w:szCs w:val="32"/>
            </w:rPr>
            <w:t>--</w:t>
          </w:r>
          <w:r>
            <w:rPr>
              <w:szCs w:val="32"/>
            </w:rPr>
            <w:t>泄洪闸室平坡场景</w:t>
          </w:r>
          <w:r>
            <w:tab/>
          </w:r>
          <w:r>
            <w:fldChar w:fldCharType="begin"/>
          </w:r>
          <w:r>
            <w:instrText xml:space="preserve"> PAGEREF _Toc8667 \h </w:instrText>
          </w:r>
          <w:r>
            <w:fldChar w:fldCharType="separate"/>
          </w:r>
          <w:r>
            <w:t>64</w:t>
          </w:r>
          <w:r>
            <w:fldChar w:fldCharType="end"/>
          </w:r>
          <w:r>
            <w:rPr>
              <w:rFonts w:ascii="Arial" w:hAnsi="Arial" w:eastAsia="黑体" w:cs="Arial"/>
              <w:kern w:val="144"/>
              <w:szCs w:val="22"/>
            </w:rPr>
            <w:fldChar w:fldCharType="end"/>
          </w:r>
        </w:p>
        <w:p w14:paraId="5D48DF2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_Toc23708 </w:instrText>
          </w:r>
          <w:r>
            <w:rPr>
              <w:rFonts w:ascii="Arial" w:hAnsi="Arial" w:eastAsia="黑体" w:cs="Arial"/>
              <w:kern w:val="144"/>
              <w:szCs w:val="22"/>
            </w:rPr>
            <w:fldChar w:fldCharType="separate"/>
          </w:r>
          <w:r>
            <w:rPr>
              <w:szCs w:val="32"/>
            </w:rPr>
            <w:t>1.7.3 三峡水利枢纽</w:t>
          </w:r>
          <w:r>
            <w:rPr>
              <w:rFonts w:hint="eastAsia"/>
              <w:szCs w:val="32"/>
            </w:rPr>
            <w:t>--</w:t>
          </w:r>
          <w:r>
            <w:rPr>
              <w:szCs w:val="32"/>
            </w:rPr>
            <w:t>泄洪深孔缓坡场景</w:t>
          </w:r>
          <w:r>
            <w:tab/>
          </w:r>
          <w:r>
            <w:fldChar w:fldCharType="begin"/>
          </w:r>
          <w:r>
            <w:instrText xml:space="preserve"> PAGEREF _Toc23708 \h </w:instrText>
          </w:r>
          <w:r>
            <w:fldChar w:fldCharType="separate"/>
          </w:r>
          <w:r>
            <w:t>65</w:t>
          </w:r>
          <w:r>
            <w:fldChar w:fldCharType="end"/>
          </w:r>
          <w:r>
            <w:rPr>
              <w:rFonts w:ascii="Arial" w:hAnsi="Arial" w:eastAsia="黑体" w:cs="Arial"/>
              <w:kern w:val="144"/>
              <w:szCs w:val="22"/>
            </w:rPr>
            <w:fldChar w:fldCharType="end"/>
          </w:r>
        </w:p>
        <w:p w14:paraId="4C815C3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_Toc17271 </w:instrText>
          </w:r>
          <w:r>
            <w:rPr>
              <w:rFonts w:ascii="Arial" w:hAnsi="Arial" w:eastAsia="黑体" w:cs="Arial"/>
              <w:kern w:val="144"/>
              <w:szCs w:val="22"/>
            </w:rPr>
            <w:fldChar w:fldCharType="separate"/>
          </w:r>
          <w:r>
            <w:rPr>
              <w:szCs w:val="32"/>
            </w:rPr>
            <w:t>1.7.4 向家坝水利枢纽</w:t>
          </w:r>
          <w:r>
            <w:rPr>
              <w:rFonts w:hint="eastAsia"/>
              <w:szCs w:val="32"/>
            </w:rPr>
            <w:t>--</w:t>
          </w:r>
          <w:r>
            <w:rPr>
              <w:szCs w:val="32"/>
            </w:rPr>
            <w:t>泄洪表孔陡坡场景</w:t>
          </w:r>
          <w:r>
            <w:tab/>
          </w:r>
          <w:r>
            <w:fldChar w:fldCharType="begin"/>
          </w:r>
          <w:r>
            <w:instrText xml:space="preserve"> PAGEREF _Toc17271 \h </w:instrText>
          </w:r>
          <w:r>
            <w:fldChar w:fldCharType="separate"/>
          </w:r>
          <w:r>
            <w:t>67</w:t>
          </w:r>
          <w:r>
            <w:fldChar w:fldCharType="end"/>
          </w:r>
          <w:r>
            <w:rPr>
              <w:rFonts w:ascii="Arial" w:hAnsi="Arial" w:eastAsia="黑体" w:cs="Arial"/>
              <w:kern w:val="144"/>
              <w:szCs w:val="22"/>
            </w:rPr>
            <w:fldChar w:fldCharType="end"/>
          </w:r>
        </w:p>
        <w:p w14:paraId="59B8F34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_Toc28800 </w:instrText>
          </w:r>
          <w:r>
            <w:rPr>
              <w:rFonts w:ascii="Arial" w:hAnsi="Arial" w:eastAsia="黑体" w:cs="Arial"/>
              <w:kern w:val="144"/>
              <w:szCs w:val="22"/>
            </w:rPr>
            <w:fldChar w:fldCharType="separate"/>
          </w:r>
          <w:r>
            <w:rPr>
              <w:szCs w:val="32"/>
            </w:rPr>
            <w:t>1.7.5 三站场景对比</w:t>
          </w:r>
          <w:r>
            <w:tab/>
          </w:r>
          <w:r>
            <w:fldChar w:fldCharType="begin"/>
          </w:r>
          <w:r>
            <w:instrText xml:space="preserve"> PAGEREF _Toc28800 \h </w:instrText>
          </w:r>
          <w:r>
            <w:fldChar w:fldCharType="separate"/>
          </w:r>
          <w:r>
            <w:t>68</w:t>
          </w:r>
          <w:r>
            <w:fldChar w:fldCharType="end"/>
          </w:r>
          <w:r>
            <w:rPr>
              <w:rFonts w:ascii="Arial" w:hAnsi="Arial" w:eastAsia="黑体" w:cs="Arial"/>
              <w:kern w:val="144"/>
              <w:szCs w:val="22"/>
            </w:rPr>
            <w:fldChar w:fldCharType="end"/>
          </w:r>
        </w:p>
        <w:p w14:paraId="1957F92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_Toc4041 </w:instrText>
          </w:r>
          <w:r>
            <w:rPr>
              <w:rFonts w:ascii="Arial" w:hAnsi="Arial" w:eastAsia="黑体" w:cs="Arial"/>
              <w:kern w:val="144"/>
              <w:szCs w:val="22"/>
            </w:rPr>
            <w:fldChar w:fldCharType="separate"/>
          </w:r>
          <w:r>
            <w:rPr>
              <w:szCs w:val="36"/>
            </w:rPr>
            <w:t>1.8 国内外技术现状与方案定位</w:t>
          </w:r>
          <w:r>
            <w:tab/>
          </w:r>
          <w:r>
            <w:fldChar w:fldCharType="begin"/>
          </w:r>
          <w:r>
            <w:instrText xml:space="preserve"> PAGEREF _Toc4041 \h </w:instrText>
          </w:r>
          <w:r>
            <w:fldChar w:fldCharType="separate"/>
          </w:r>
          <w:r>
            <w:t>68</w:t>
          </w:r>
          <w:r>
            <w:fldChar w:fldCharType="end"/>
          </w:r>
          <w:r>
            <w:rPr>
              <w:rFonts w:ascii="Arial" w:hAnsi="Arial" w:eastAsia="黑体" w:cs="Arial"/>
              <w:kern w:val="144"/>
              <w:szCs w:val="22"/>
            </w:rPr>
            <w:fldChar w:fldCharType="end"/>
          </w:r>
        </w:p>
        <w:p w14:paraId="06C1791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_Toc7471 </w:instrText>
          </w:r>
          <w:r>
            <w:rPr>
              <w:rFonts w:ascii="Arial" w:hAnsi="Arial" w:eastAsia="黑体" w:cs="Arial"/>
              <w:kern w:val="144"/>
              <w:szCs w:val="22"/>
            </w:rPr>
            <w:fldChar w:fldCharType="separate"/>
          </w:r>
          <w:r>
            <w:rPr>
              <w:szCs w:val="32"/>
            </w:rPr>
            <w:t>1.8.1 技术现状</w:t>
          </w:r>
          <w:r>
            <w:tab/>
          </w:r>
          <w:r>
            <w:fldChar w:fldCharType="begin"/>
          </w:r>
          <w:r>
            <w:instrText xml:space="preserve"> PAGEREF _Toc7471 \h </w:instrText>
          </w:r>
          <w:r>
            <w:fldChar w:fldCharType="separate"/>
          </w:r>
          <w:r>
            <w:t>69</w:t>
          </w:r>
          <w:r>
            <w:fldChar w:fldCharType="end"/>
          </w:r>
          <w:r>
            <w:rPr>
              <w:rFonts w:ascii="Arial" w:hAnsi="Arial" w:eastAsia="黑体" w:cs="Arial"/>
              <w:kern w:val="144"/>
              <w:szCs w:val="22"/>
            </w:rPr>
            <w:fldChar w:fldCharType="end"/>
          </w:r>
        </w:p>
        <w:p w14:paraId="19E4684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_Toc22505 </w:instrText>
          </w:r>
          <w:r>
            <w:rPr>
              <w:rFonts w:ascii="Arial" w:hAnsi="Arial" w:eastAsia="黑体" w:cs="Arial"/>
              <w:kern w:val="144"/>
              <w:szCs w:val="22"/>
            </w:rPr>
            <w:fldChar w:fldCharType="separate"/>
          </w:r>
          <w:r>
            <w:rPr>
              <w:szCs w:val="32"/>
            </w:rPr>
            <w:t>1.8.2 本方案的定位</w:t>
          </w:r>
          <w:r>
            <w:tab/>
          </w:r>
          <w:r>
            <w:fldChar w:fldCharType="begin"/>
          </w:r>
          <w:r>
            <w:instrText xml:space="preserve"> PAGEREF _Toc22505 \h </w:instrText>
          </w:r>
          <w:r>
            <w:fldChar w:fldCharType="separate"/>
          </w:r>
          <w:r>
            <w:t>70</w:t>
          </w:r>
          <w:r>
            <w:fldChar w:fldCharType="end"/>
          </w:r>
          <w:r>
            <w:rPr>
              <w:rFonts w:ascii="Arial" w:hAnsi="Arial" w:eastAsia="黑体" w:cs="Arial"/>
              <w:kern w:val="144"/>
              <w:szCs w:val="22"/>
            </w:rPr>
            <w:fldChar w:fldCharType="end"/>
          </w:r>
        </w:p>
        <w:p w14:paraId="5E26381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_Toc20712 </w:instrText>
          </w:r>
          <w:r>
            <w:rPr>
              <w:rFonts w:ascii="Arial" w:hAnsi="Arial" w:eastAsia="黑体" w:cs="Arial"/>
              <w:kern w:val="144"/>
              <w:szCs w:val="22"/>
            </w:rPr>
            <w:fldChar w:fldCharType="separate"/>
          </w:r>
          <w:r>
            <w:rPr>
              <w:szCs w:val="32"/>
            </w:rPr>
            <w:t>1.8.3 技术风险与应对</w:t>
          </w:r>
          <w:r>
            <w:tab/>
          </w:r>
          <w:r>
            <w:fldChar w:fldCharType="begin"/>
          </w:r>
          <w:r>
            <w:instrText xml:space="preserve"> PAGEREF _Toc20712 \h </w:instrText>
          </w:r>
          <w:r>
            <w:fldChar w:fldCharType="separate"/>
          </w:r>
          <w:r>
            <w:t>70</w:t>
          </w:r>
          <w:r>
            <w:fldChar w:fldCharType="end"/>
          </w:r>
          <w:r>
            <w:rPr>
              <w:rFonts w:ascii="Arial" w:hAnsi="Arial" w:eastAsia="黑体" w:cs="Arial"/>
              <w:kern w:val="144"/>
              <w:szCs w:val="22"/>
            </w:rPr>
            <w:fldChar w:fldCharType="end"/>
          </w:r>
        </w:p>
        <w:p w14:paraId="19ED8C8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_Toc13461 </w:instrText>
          </w:r>
          <w:r>
            <w:rPr>
              <w:rFonts w:ascii="Arial" w:hAnsi="Arial" w:eastAsia="黑体" w:cs="Arial"/>
              <w:kern w:val="144"/>
              <w:szCs w:val="22"/>
            </w:rPr>
            <w:fldChar w:fldCharType="separate"/>
          </w:r>
          <w:r>
            <w:rPr>
              <w:szCs w:val="36"/>
            </w:rPr>
            <w:t>1.9 需求</w:t>
          </w:r>
          <w:r>
            <w:rPr>
              <w:rFonts w:hint="eastAsia"/>
              <w:szCs w:val="36"/>
            </w:rPr>
            <w:t>-</w:t>
          </w:r>
          <w:r>
            <w:rPr>
              <w:szCs w:val="36"/>
            </w:rPr>
            <w:t>指标</w:t>
          </w:r>
          <w:r>
            <w:rPr>
              <w:rFonts w:hint="eastAsia"/>
              <w:szCs w:val="36"/>
            </w:rPr>
            <w:t>-</w:t>
          </w:r>
          <w:r>
            <w:rPr>
              <w:szCs w:val="36"/>
            </w:rPr>
            <w:t>措施映射</w:t>
          </w:r>
          <w:r>
            <w:tab/>
          </w:r>
          <w:r>
            <w:fldChar w:fldCharType="begin"/>
          </w:r>
          <w:r>
            <w:instrText xml:space="preserve"> PAGEREF _Toc13461 \h </w:instrText>
          </w:r>
          <w:r>
            <w:fldChar w:fldCharType="separate"/>
          </w:r>
          <w:r>
            <w:t>70</w:t>
          </w:r>
          <w:r>
            <w:fldChar w:fldCharType="end"/>
          </w:r>
          <w:r>
            <w:rPr>
              <w:rFonts w:ascii="Arial" w:hAnsi="Arial" w:eastAsia="黑体" w:cs="Arial"/>
              <w:kern w:val="144"/>
              <w:szCs w:val="22"/>
            </w:rPr>
            <w:fldChar w:fldCharType="end"/>
          </w:r>
        </w:p>
        <w:p w14:paraId="187271F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_Toc32514 </w:instrText>
          </w:r>
          <w:r>
            <w:rPr>
              <w:rFonts w:ascii="Arial" w:hAnsi="Arial" w:eastAsia="黑体" w:cs="Arial"/>
              <w:kern w:val="144"/>
              <w:szCs w:val="22"/>
            </w:rPr>
            <w:fldChar w:fldCharType="separate"/>
          </w:r>
          <w:r>
            <w:rPr>
              <w:szCs w:val="36"/>
            </w:rPr>
            <w:t>1.10 项目工作分解结构</w:t>
          </w:r>
          <w:r>
            <w:tab/>
          </w:r>
          <w:r>
            <w:fldChar w:fldCharType="begin"/>
          </w:r>
          <w:r>
            <w:instrText xml:space="preserve"> PAGEREF _Toc32514 \h </w:instrText>
          </w:r>
          <w:r>
            <w:fldChar w:fldCharType="separate"/>
          </w:r>
          <w:r>
            <w:t>71</w:t>
          </w:r>
          <w:r>
            <w:fldChar w:fldCharType="end"/>
          </w:r>
          <w:r>
            <w:rPr>
              <w:rFonts w:ascii="Arial" w:hAnsi="Arial" w:eastAsia="黑体" w:cs="Arial"/>
              <w:kern w:val="144"/>
              <w:szCs w:val="22"/>
            </w:rPr>
            <w:fldChar w:fldCharType="end"/>
          </w:r>
        </w:p>
        <w:p w14:paraId="1403BA1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_Toc23312 </w:instrText>
          </w:r>
          <w:r>
            <w:rPr>
              <w:rFonts w:ascii="Arial" w:hAnsi="Arial" w:eastAsia="黑体" w:cs="Arial"/>
              <w:kern w:val="144"/>
              <w:szCs w:val="22"/>
            </w:rPr>
            <w:fldChar w:fldCharType="separate"/>
          </w:r>
          <w:r>
            <w:rPr>
              <w:szCs w:val="32"/>
            </w:rPr>
            <w:t>1.10.1 分解原则</w:t>
          </w:r>
          <w:r>
            <w:tab/>
          </w:r>
          <w:r>
            <w:fldChar w:fldCharType="begin"/>
          </w:r>
          <w:r>
            <w:instrText xml:space="preserve"> PAGEREF _Toc23312 \h </w:instrText>
          </w:r>
          <w:r>
            <w:fldChar w:fldCharType="separate"/>
          </w:r>
          <w:r>
            <w:t>72</w:t>
          </w:r>
          <w:r>
            <w:fldChar w:fldCharType="end"/>
          </w:r>
          <w:r>
            <w:rPr>
              <w:rFonts w:ascii="Arial" w:hAnsi="Arial" w:eastAsia="黑体" w:cs="Arial"/>
              <w:kern w:val="144"/>
              <w:szCs w:val="22"/>
            </w:rPr>
            <w:fldChar w:fldCharType="end"/>
          </w:r>
        </w:p>
        <w:p w14:paraId="544B322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_Toc467 </w:instrText>
          </w:r>
          <w:r>
            <w:rPr>
              <w:rFonts w:ascii="Arial" w:hAnsi="Arial" w:eastAsia="黑体" w:cs="Arial"/>
              <w:kern w:val="144"/>
              <w:szCs w:val="22"/>
            </w:rPr>
            <w:fldChar w:fldCharType="separate"/>
          </w:r>
          <w:r>
            <w:rPr>
              <w:szCs w:val="32"/>
            </w:rPr>
            <w:t>1.10.2 问题</w:t>
          </w:r>
          <w:r>
            <w:rPr>
              <w:rFonts w:hint="eastAsia"/>
              <w:szCs w:val="32"/>
            </w:rPr>
            <w:t>-</w:t>
          </w:r>
          <w:r>
            <w:rPr>
              <w:szCs w:val="32"/>
            </w:rPr>
            <w:t>目标</w:t>
          </w:r>
          <w:r>
            <w:rPr>
              <w:rFonts w:hint="eastAsia"/>
              <w:szCs w:val="32"/>
            </w:rPr>
            <w:t>-</w:t>
          </w:r>
          <w:r>
            <w:rPr>
              <w:szCs w:val="32"/>
            </w:rPr>
            <w:t>对策</w:t>
          </w:r>
          <w:r>
            <w:tab/>
          </w:r>
          <w:r>
            <w:fldChar w:fldCharType="begin"/>
          </w:r>
          <w:r>
            <w:instrText xml:space="preserve"> PAGEREF _Toc467 \h </w:instrText>
          </w:r>
          <w:r>
            <w:fldChar w:fldCharType="separate"/>
          </w:r>
          <w:r>
            <w:t>72</w:t>
          </w:r>
          <w:r>
            <w:fldChar w:fldCharType="end"/>
          </w:r>
          <w:r>
            <w:rPr>
              <w:rFonts w:ascii="Arial" w:hAnsi="Arial" w:eastAsia="黑体" w:cs="Arial"/>
              <w:kern w:val="144"/>
              <w:szCs w:val="22"/>
            </w:rPr>
            <w:fldChar w:fldCharType="end"/>
          </w:r>
        </w:p>
        <w:p w14:paraId="3BB2F22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_Toc22004 </w:instrText>
          </w:r>
          <w:r>
            <w:rPr>
              <w:rFonts w:ascii="Arial" w:hAnsi="Arial" w:eastAsia="黑体" w:cs="Arial"/>
              <w:kern w:val="144"/>
              <w:szCs w:val="22"/>
            </w:rPr>
            <w:fldChar w:fldCharType="separate"/>
          </w:r>
          <w:r>
            <w:rPr>
              <w:szCs w:val="32"/>
            </w:rPr>
            <w:t>1.10.3 WBS 分解表</w:t>
          </w:r>
          <w:r>
            <w:tab/>
          </w:r>
          <w:r>
            <w:fldChar w:fldCharType="begin"/>
          </w:r>
          <w:r>
            <w:instrText xml:space="preserve"> PAGEREF _Toc22004 \h </w:instrText>
          </w:r>
          <w:r>
            <w:fldChar w:fldCharType="separate"/>
          </w:r>
          <w:r>
            <w:t>73</w:t>
          </w:r>
          <w:r>
            <w:fldChar w:fldCharType="end"/>
          </w:r>
          <w:r>
            <w:rPr>
              <w:rFonts w:ascii="Arial" w:hAnsi="Arial" w:eastAsia="黑体" w:cs="Arial"/>
              <w:kern w:val="144"/>
              <w:szCs w:val="22"/>
            </w:rPr>
            <w:fldChar w:fldCharType="end"/>
          </w:r>
        </w:p>
        <w:p w14:paraId="5569E07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_Toc21697 </w:instrText>
          </w:r>
          <w:r>
            <w:rPr>
              <w:rFonts w:ascii="Arial" w:hAnsi="Arial" w:eastAsia="黑体" w:cs="Arial"/>
              <w:kern w:val="144"/>
              <w:szCs w:val="22"/>
            </w:rPr>
            <w:fldChar w:fldCharType="separate"/>
          </w:r>
          <w:r>
            <w:rPr>
              <w:szCs w:val="32"/>
            </w:rPr>
            <w:t>1.10.4 责任矩阵（RACI）</w:t>
          </w:r>
          <w:r>
            <w:tab/>
          </w:r>
          <w:r>
            <w:fldChar w:fldCharType="begin"/>
          </w:r>
          <w:r>
            <w:instrText xml:space="preserve"> PAGEREF _Toc21697 \h </w:instrText>
          </w:r>
          <w:r>
            <w:fldChar w:fldCharType="separate"/>
          </w:r>
          <w:r>
            <w:t>76</w:t>
          </w:r>
          <w:r>
            <w:fldChar w:fldCharType="end"/>
          </w:r>
          <w:r>
            <w:rPr>
              <w:rFonts w:ascii="Arial" w:hAnsi="Arial" w:eastAsia="黑体" w:cs="Arial"/>
              <w:kern w:val="144"/>
              <w:szCs w:val="22"/>
            </w:rPr>
            <w:fldChar w:fldCharType="end"/>
          </w:r>
        </w:p>
        <w:p w14:paraId="4AB37C4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_Toc10616 </w:instrText>
          </w:r>
          <w:r>
            <w:rPr>
              <w:rFonts w:ascii="Arial" w:hAnsi="Arial" w:eastAsia="黑体" w:cs="Arial"/>
              <w:kern w:val="144"/>
              <w:szCs w:val="22"/>
            </w:rPr>
            <w:fldChar w:fldCharType="separate"/>
          </w:r>
          <w:r>
            <w:rPr>
              <w:szCs w:val="36"/>
            </w:rPr>
            <w:t>1.11 技术经济分析</w:t>
          </w:r>
          <w:r>
            <w:tab/>
          </w:r>
          <w:r>
            <w:fldChar w:fldCharType="begin"/>
          </w:r>
          <w:r>
            <w:instrText xml:space="preserve"> PAGEREF _Toc10616 \h </w:instrText>
          </w:r>
          <w:r>
            <w:fldChar w:fldCharType="separate"/>
          </w:r>
          <w:r>
            <w:t>76</w:t>
          </w:r>
          <w:r>
            <w:fldChar w:fldCharType="end"/>
          </w:r>
          <w:r>
            <w:rPr>
              <w:rFonts w:ascii="Arial" w:hAnsi="Arial" w:eastAsia="黑体" w:cs="Arial"/>
              <w:kern w:val="144"/>
              <w:szCs w:val="22"/>
            </w:rPr>
            <w:fldChar w:fldCharType="end"/>
          </w:r>
        </w:p>
        <w:p w14:paraId="657C965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_Toc12268 </w:instrText>
          </w:r>
          <w:r>
            <w:rPr>
              <w:rFonts w:ascii="Arial" w:hAnsi="Arial" w:eastAsia="黑体" w:cs="Arial"/>
              <w:kern w:val="144"/>
              <w:szCs w:val="22"/>
            </w:rPr>
            <w:fldChar w:fldCharType="separate"/>
          </w:r>
          <w:r>
            <w:rPr>
              <w:szCs w:val="32"/>
            </w:rPr>
            <w:t>1.11.1 工作量测算</w:t>
          </w:r>
          <w:r>
            <w:tab/>
          </w:r>
          <w:r>
            <w:fldChar w:fldCharType="begin"/>
          </w:r>
          <w:r>
            <w:instrText xml:space="preserve"> PAGEREF _Toc12268 \h </w:instrText>
          </w:r>
          <w:r>
            <w:fldChar w:fldCharType="separate"/>
          </w:r>
          <w:r>
            <w:t>76</w:t>
          </w:r>
          <w:r>
            <w:fldChar w:fldCharType="end"/>
          </w:r>
          <w:r>
            <w:rPr>
              <w:rFonts w:ascii="Arial" w:hAnsi="Arial" w:eastAsia="黑体" w:cs="Arial"/>
              <w:kern w:val="144"/>
              <w:szCs w:val="22"/>
            </w:rPr>
            <w:fldChar w:fldCharType="end"/>
          </w:r>
        </w:p>
        <w:p w14:paraId="3A1450D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_Toc26359 </w:instrText>
          </w:r>
          <w:r>
            <w:rPr>
              <w:rFonts w:ascii="Arial" w:hAnsi="Arial" w:eastAsia="黑体" w:cs="Arial"/>
              <w:kern w:val="144"/>
              <w:szCs w:val="22"/>
            </w:rPr>
            <w:fldChar w:fldCharType="separate"/>
          </w:r>
          <w:r>
            <w:rPr>
              <w:szCs w:val="32"/>
            </w:rPr>
            <w:t>1.11.2 成本构成分析</w:t>
          </w:r>
          <w:r>
            <w:tab/>
          </w:r>
          <w:r>
            <w:fldChar w:fldCharType="begin"/>
          </w:r>
          <w:r>
            <w:instrText xml:space="preserve"> PAGEREF _Toc26359 \h </w:instrText>
          </w:r>
          <w:r>
            <w:fldChar w:fldCharType="separate"/>
          </w:r>
          <w:r>
            <w:t>76</w:t>
          </w:r>
          <w:r>
            <w:fldChar w:fldCharType="end"/>
          </w:r>
          <w:r>
            <w:rPr>
              <w:rFonts w:ascii="Arial" w:hAnsi="Arial" w:eastAsia="黑体" w:cs="Arial"/>
              <w:kern w:val="144"/>
              <w:szCs w:val="22"/>
            </w:rPr>
            <w:fldChar w:fldCharType="end"/>
          </w:r>
        </w:p>
        <w:p w14:paraId="7D3AF92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_Toc6671 </w:instrText>
          </w:r>
          <w:r>
            <w:rPr>
              <w:rFonts w:ascii="Arial" w:hAnsi="Arial" w:eastAsia="黑体" w:cs="Arial"/>
              <w:kern w:val="144"/>
              <w:szCs w:val="22"/>
            </w:rPr>
            <w:fldChar w:fldCharType="separate"/>
          </w:r>
          <w:r>
            <w:rPr>
              <w:szCs w:val="32"/>
            </w:rPr>
            <w:t>1.11.3 效益分析</w:t>
          </w:r>
          <w:r>
            <w:tab/>
          </w:r>
          <w:r>
            <w:fldChar w:fldCharType="begin"/>
          </w:r>
          <w:r>
            <w:instrText xml:space="preserve"> PAGEREF _Toc6671 \h </w:instrText>
          </w:r>
          <w:r>
            <w:fldChar w:fldCharType="separate"/>
          </w:r>
          <w:r>
            <w:t>77</w:t>
          </w:r>
          <w:r>
            <w:fldChar w:fldCharType="end"/>
          </w:r>
          <w:r>
            <w:rPr>
              <w:rFonts w:ascii="Arial" w:hAnsi="Arial" w:eastAsia="黑体" w:cs="Arial"/>
              <w:kern w:val="144"/>
              <w:szCs w:val="22"/>
            </w:rPr>
            <w:fldChar w:fldCharType="end"/>
          </w:r>
        </w:p>
        <w:p w14:paraId="585F171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_Toc4552 </w:instrText>
          </w:r>
          <w:r>
            <w:rPr>
              <w:rFonts w:ascii="Arial" w:hAnsi="Arial" w:eastAsia="黑体" w:cs="Arial"/>
              <w:kern w:val="144"/>
              <w:szCs w:val="22"/>
            </w:rPr>
            <w:fldChar w:fldCharType="separate"/>
          </w:r>
          <w:r>
            <w:rPr>
              <w:szCs w:val="36"/>
            </w:rPr>
            <w:t>1.12 标准符合性与合规矩阵</w:t>
          </w:r>
          <w:r>
            <w:tab/>
          </w:r>
          <w:r>
            <w:fldChar w:fldCharType="begin"/>
          </w:r>
          <w:r>
            <w:instrText xml:space="preserve"> PAGEREF _Toc4552 \h </w:instrText>
          </w:r>
          <w:r>
            <w:fldChar w:fldCharType="separate"/>
          </w:r>
          <w:r>
            <w:t>77</w:t>
          </w:r>
          <w:r>
            <w:fldChar w:fldCharType="end"/>
          </w:r>
          <w:r>
            <w:rPr>
              <w:rFonts w:ascii="Arial" w:hAnsi="Arial" w:eastAsia="黑体" w:cs="Arial"/>
              <w:kern w:val="144"/>
              <w:szCs w:val="22"/>
            </w:rPr>
            <w:fldChar w:fldCharType="end"/>
          </w:r>
        </w:p>
        <w:p w14:paraId="6254D92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_Toc27279 </w:instrText>
          </w:r>
          <w:r>
            <w:rPr>
              <w:rFonts w:ascii="Arial" w:hAnsi="Arial" w:eastAsia="黑体" w:cs="Arial"/>
              <w:kern w:val="144"/>
              <w:szCs w:val="22"/>
            </w:rPr>
            <w:fldChar w:fldCharType="separate"/>
          </w:r>
          <w:r>
            <w:rPr>
              <w:szCs w:val="36"/>
            </w:rPr>
            <w:t>1.13 术语与缩略语</w:t>
          </w:r>
          <w:r>
            <w:tab/>
          </w:r>
          <w:r>
            <w:fldChar w:fldCharType="begin"/>
          </w:r>
          <w:r>
            <w:instrText xml:space="preserve"> PAGEREF _Toc27279 \h </w:instrText>
          </w:r>
          <w:r>
            <w:fldChar w:fldCharType="separate"/>
          </w:r>
          <w:r>
            <w:t>78</w:t>
          </w:r>
          <w:r>
            <w:fldChar w:fldCharType="end"/>
          </w:r>
          <w:r>
            <w:rPr>
              <w:rFonts w:ascii="Arial" w:hAnsi="Arial" w:eastAsia="黑体" w:cs="Arial"/>
              <w:kern w:val="144"/>
              <w:szCs w:val="22"/>
            </w:rPr>
            <w:fldChar w:fldCharType="end"/>
          </w:r>
        </w:p>
        <w:p w14:paraId="6676740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_Toc1945 </w:instrText>
          </w:r>
          <w:r>
            <w:rPr>
              <w:rFonts w:ascii="Arial" w:hAnsi="Arial" w:eastAsia="黑体" w:cs="Arial"/>
              <w:kern w:val="144"/>
              <w:szCs w:val="22"/>
            </w:rPr>
            <w:fldChar w:fldCharType="separate"/>
          </w:r>
          <w:r>
            <w:rPr>
              <w:szCs w:val="36"/>
            </w:rPr>
            <w:t>1.14 方案特色小结</w:t>
          </w:r>
          <w:r>
            <w:tab/>
          </w:r>
          <w:r>
            <w:fldChar w:fldCharType="begin"/>
          </w:r>
          <w:r>
            <w:instrText xml:space="preserve"> PAGEREF _Toc1945 \h </w:instrText>
          </w:r>
          <w:r>
            <w:fldChar w:fldCharType="separate"/>
          </w:r>
          <w:r>
            <w:t>79</w:t>
          </w:r>
          <w:r>
            <w:fldChar w:fldCharType="end"/>
          </w:r>
          <w:r>
            <w:rPr>
              <w:rFonts w:ascii="Arial" w:hAnsi="Arial" w:eastAsia="黑体" w:cs="Arial"/>
              <w:kern w:val="144"/>
              <w:szCs w:val="22"/>
            </w:rPr>
            <w:fldChar w:fldCharType="end"/>
          </w:r>
        </w:p>
        <w:p w14:paraId="15212D4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_Toc17611 </w:instrText>
          </w:r>
          <w:r>
            <w:rPr>
              <w:rFonts w:ascii="Arial" w:hAnsi="Arial" w:eastAsia="黑体" w:cs="Arial"/>
              <w:kern w:val="144"/>
              <w:szCs w:val="22"/>
            </w:rPr>
            <w:fldChar w:fldCharType="separate"/>
          </w:r>
          <w:r>
            <w:rPr>
              <w:szCs w:val="36"/>
            </w:rPr>
            <w:t>1.15 项目实施总体策划</w:t>
          </w:r>
          <w:r>
            <w:tab/>
          </w:r>
          <w:r>
            <w:fldChar w:fldCharType="begin"/>
          </w:r>
          <w:r>
            <w:instrText xml:space="preserve"> PAGEREF _Toc17611 \h </w:instrText>
          </w:r>
          <w:r>
            <w:fldChar w:fldCharType="separate"/>
          </w:r>
          <w:r>
            <w:t>80</w:t>
          </w:r>
          <w:r>
            <w:fldChar w:fldCharType="end"/>
          </w:r>
          <w:r>
            <w:rPr>
              <w:rFonts w:ascii="Arial" w:hAnsi="Arial" w:eastAsia="黑体" w:cs="Arial"/>
              <w:kern w:val="144"/>
              <w:szCs w:val="22"/>
            </w:rPr>
            <w:fldChar w:fldCharType="end"/>
          </w:r>
        </w:p>
        <w:p w14:paraId="67F802C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_Toc28916 </w:instrText>
          </w:r>
          <w:r>
            <w:rPr>
              <w:rFonts w:ascii="Arial" w:hAnsi="Arial" w:eastAsia="黑体" w:cs="Arial"/>
              <w:kern w:val="144"/>
              <w:szCs w:val="22"/>
            </w:rPr>
            <w:fldChar w:fldCharType="separate"/>
          </w:r>
          <w:r>
            <w:rPr>
              <w:szCs w:val="32"/>
            </w:rPr>
            <w:t>1.15.1 四个统筹</w:t>
          </w:r>
          <w:r>
            <w:tab/>
          </w:r>
          <w:r>
            <w:fldChar w:fldCharType="begin"/>
          </w:r>
          <w:r>
            <w:instrText xml:space="preserve"> PAGEREF _Toc28916 \h </w:instrText>
          </w:r>
          <w:r>
            <w:fldChar w:fldCharType="separate"/>
          </w:r>
          <w:r>
            <w:t>80</w:t>
          </w:r>
          <w:r>
            <w:fldChar w:fldCharType="end"/>
          </w:r>
          <w:r>
            <w:rPr>
              <w:rFonts w:ascii="Arial" w:hAnsi="Arial" w:eastAsia="黑体" w:cs="Arial"/>
              <w:kern w:val="144"/>
              <w:szCs w:val="22"/>
            </w:rPr>
            <w:fldChar w:fldCharType="end"/>
          </w:r>
        </w:p>
        <w:p w14:paraId="52766B3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_Toc7982 </w:instrText>
          </w:r>
          <w:r>
            <w:rPr>
              <w:rFonts w:ascii="Arial" w:hAnsi="Arial" w:eastAsia="黑体" w:cs="Arial"/>
              <w:kern w:val="144"/>
              <w:szCs w:val="22"/>
            </w:rPr>
            <w:fldChar w:fldCharType="separate"/>
          </w:r>
          <w:r>
            <w:rPr>
              <w:szCs w:val="32"/>
            </w:rPr>
            <w:t>1.15.2 六条实施策略</w:t>
          </w:r>
          <w:r>
            <w:tab/>
          </w:r>
          <w:r>
            <w:fldChar w:fldCharType="begin"/>
          </w:r>
          <w:r>
            <w:instrText xml:space="preserve"> PAGEREF _Toc7982 \h </w:instrText>
          </w:r>
          <w:r>
            <w:fldChar w:fldCharType="separate"/>
          </w:r>
          <w:r>
            <w:t>80</w:t>
          </w:r>
          <w:r>
            <w:fldChar w:fldCharType="end"/>
          </w:r>
          <w:r>
            <w:rPr>
              <w:rFonts w:ascii="Arial" w:hAnsi="Arial" w:eastAsia="黑体" w:cs="Arial"/>
              <w:kern w:val="144"/>
              <w:szCs w:val="22"/>
            </w:rPr>
            <w:fldChar w:fldCharType="end"/>
          </w:r>
        </w:p>
        <w:p w14:paraId="3EDAB5A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_Toc8853 </w:instrText>
          </w:r>
          <w:r>
            <w:rPr>
              <w:rFonts w:ascii="Arial" w:hAnsi="Arial" w:eastAsia="黑体" w:cs="Arial"/>
              <w:kern w:val="144"/>
              <w:szCs w:val="22"/>
            </w:rPr>
            <w:fldChar w:fldCharType="separate"/>
          </w:r>
          <w:r>
            <w:rPr>
              <w:szCs w:val="32"/>
            </w:rPr>
            <w:t>1.15.3 关键成功要素</w:t>
          </w:r>
          <w:r>
            <w:tab/>
          </w:r>
          <w:r>
            <w:fldChar w:fldCharType="begin"/>
          </w:r>
          <w:r>
            <w:instrText xml:space="preserve"> PAGEREF _Toc8853 \h </w:instrText>
          </w:r>
          <w:r>
            <w:fldChar w:fldCharType="separate"/>
          </w:r>
          <w:r>
            <w:t>80</w:t>
          </w:r>
          <w:r>
            <w:fldChar w:fldCharType="end"/>
          </w:r>
          <w:r>
            <w:rPr>
              <w:rFonts w:ascii="Arial" w:hAnsi="Arial" w:eastAsia="黑体" w:cs="Arial"/>
              <w:kern w:val="144"/>
              <w:szCs w:val="22"/>
            </w:rPr>
            <w:fldChar w:fldCharType="end"/>
          </w:r>
        </w:p>
        <w:p w14:paraId="15E5B1B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_Toc15250 </w:instrText>
          </w:r>
          <w:r>
            <w:rPr>
              <w:rFonts w:ascii="Arial" w:hAnsi="Arial" w:eastAsia="黑体" w:cs="Arial"/>
              <w:kern w:val="144"/>
              <w:szCs w:val="22"/>
            </w:rPr>
            <w:fldChar w:fldCharType="separate"/>
          </w:r>
          <w:r>
            <w:rPr>
              <w:szCs w:val="32"/>
            </w:rPr>
            <w:t>1.15.4 实施难点与预案</w:t>
          </w:r>
          <w:r>
            <w:tab/>
          </w:r>
          <w:r>
            <w:fldChar w:fldCharType="begin"/>
          </w:r>
          <w:r>
            <w:instrText xml:space="preserve"> PAGEREF _Toc15250 \h </w:instrText>
          </w:r>
          <w:r>
            <w:fldChar w:fldCharType="separate"/>
          </w:r>
          <w:r>
            <w:t>81</w:t>
          </w:r>
          <w:r>
            <w:fldChar w:fldCharType="end"/>
          </w:r>
          <w:r>
            <w:rPr>
              <w:rFonts w:ascii="Arial" w:hAnsi="Arial" w:eastAsia="黑体" w:cs="Arial"/>
              <w:kern w:val="144"/>
              <w:szCs w:val="22"/>
            </w:rPr>
            <w:fldChar w:fldCharType="end"/>
          </w:r>
        </w:p>
        <w:p w14:paraId="66C8C70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_Toc24243 </w:instrText>
          </w:r>
          <w:r>
            <w:rPr>
              <w:rFonts w:ascii="Arial" w:hAnsi="Arial" w:eastAsia="黑体" w:cs="Arial"/>
              <w:kern w:val="144"/>
              <w:szCs w:val="22"/>
            </w:rPr>
            <w:fldChar w:fldCharType="separate"/>
          </w:r>
          <w:r>
            <w:rPr>
              <w:szCs w:val="36"/>
            </w:rPr>
            <w:t>1.16 采购文件响应总表</w:t>
          </w:r>
          <w:r>
            <w:tab/>
          </w:r>
          <w:r>
            <w:fldChar w:fldCharType="begin"/>
          </w:r>
          <w:r>
            <w:instrText xml:space="preserve"> PAGEREF _Toc24243 \h </w:instrText>
          </w:r>
          <w:r>
            <w:fldChar w:fldCharType="separate"/>
          </w:r>
          <w:r>
            <w:t>81</w:t>
          </w:r>
          <w:r>
            <w:fldChar w:fldCharType="end"/>
          </w:r>
          <w:r>
            <w:rPr>
              <w:rFonts w:ascii="Arial" w:hAnsi="Arial" w:eastAsia="黑体" w:cs="Arial"/>
              <w:kern w:val="144"/>
              <w:szCs w:val="22"/>
            </w:rPr>
            <w:fldChar w:fldCharType="end"/>
          </w:r>
        </w:p>
        <w:p w14:paraId="1F4A9AC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_Toc25587 </w:instrText>
          </w:r>
          <w:r>
            <w:rPr>
              <w:rFonts w:ascii="Arial" w:hAnsi="Arial" w:eastAsia="黑体" w:cs="Arial"/>
              <w:kern w:val="144"/>
              <w:szCs w:val="22"/>
            </w:rPr>
            <w:fldChar w:fldCharType="separate"/>
          </w:r>
          <w:r>
            <w:rPr>
              <w:szCs w:val="36"/>
            </w:rPr>
            <w:t>1.17 项目理解深化</w:t>
          </w:r>
          <w:r>
            <w:tab/>
          </w:r>
          <w:r>
            <w:fldChar w:fldCharType="begin"/>
          </w:r>
          <w:r>
            <w:instrText xml:space="preserve"> PAGEREF _Toc25587 \h </w:instrText>
          </w:r>
          <w:r>
            <w:fldChar w:fldCharType="separate"/>
          </w:r>
          <w:r>
            <w:t>83</w:t>
          </w:r>
          <w:r>
            <w:fldChar w:fldCharType="end"/>
          </w:r>
          <w:r>
            <w:rPr>
              <w:rFonts w:ascii="Arial" w:hAnsi="Arial" w:eastAsia="黑体" w:cs="Arial"/>
              <w:kern w:val="144"/>
              <w:szCs w:val="22"/>
            </w:rPr>
            <w:fldChar w:fldCharType="end"/>
          </w:r>
        </w:p>
        <w:p w14:paraId="306FFBE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_Toc7546 </w:instrText>
          </w:r>
          <w:r>
            <w:rPr>
              <w:rFonts w:ascii="Arial" w:hAnsi="Arial" w:eastAsia="黑体" w:cs="Arial"/>
              <w:kern w:val="144"/>
              <w:szCs w:val="22"/>
            </w:rPr>
            <w:fldChar w:fldCharType="separate"/>
          </w:r>
          <w:r>
            <w:rPr>
              <w:szCs w:val="32"/>
            </w:rPr>
            <w:t>1.17.1 从</w:t>
          </w:r>
          <w:r>
            <w:rPr>
              <w:rFonts w:hint="eastAsia"/>
              <w:szCs w:val="32"/>
            </w:rPr>
            <w:t>“</w:t>
          </w:r>
          <w:r>
            <w:rPr>
              <w:szCs w:val="32"/>
            </w:rPr>
            <w:t>检查</w:t>
          </w:r>
          <w:r>
            <w:rPr>
              <w:rFonts w:hint="eastAsia"/>
              <w:szCs w:val="32"/>
            </w:rPr>
            <w:t>”</w:t>
          </w:r>
          <w:r>
            <w:rPr>
              <w:szCs w:val="32"/>
            </w:rPr>
            <w:t>到</w:t>
          </w:r>
          <w:r>
            <w:rPr>
              <w:rFonts w:hint="eastAsia"/>
              <w:szCs w:val="32"/>
            </w:rPr>
            <w:t>“</w:t>
          </w:r>
          <w:r>
            <w:rPr>
              <w:szCs w:val="32"/>
            </w:rPr>
            <w:t>状态检修</w:t>
          </w:r>
          <w:r>
            <w:rPr>
              <w:rFonts w:hint="eastAsia"/>
              <w:szCs w:val="32"/>
            </w:rPr>
            <w:t>”</w:t>
          </w:r>
          <w:r>
            <w:rPr>
              <w:szCs w:val="32"/>
            </w:rPr>
            <w:t>的业务逻辑</w:t>
          </w:r>
          <w:r>
            <w:tab/>
          </w:r>
          <w:r>
            <w:fldChar w:fldCharType="begin"/>
          </w:r>
          <w:r>
            <w:instrText xml:space="preserve"> PAGEREF _Toc7546 \h </w:instrText>
          </w:r>
          <w:r>
            <w:fldChar w:fldCharType="separate"/>
          </w:r>
          <w:r>
            <w:t>83</w:t>
          </w:r>
          <w:r>
            <w:fldChar w:fldCharType="end"/>
          </w:r>
          <w:r>
            <w:rPr>
              <w:rFonts w:ascii="Arial" w:hAnsi="Arial" w:eastAsia="黑体" w:cs="Arial"/>
              <w:kern w:val="144"/>
              <w:szCs w:val="22"/>
            </w:rPr>
            <w:fldChar w:fldCharType="end"/>
          </w:r>
        </w:p>
        <w:p w14:paraId="702E67F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_Toc5509 </w:instrText>
          </w:r>
          <w:r>
            <w:rPr>
              <w:rFonts w:ascii="Arial" w:hAnsi="Arial" w:eastAsia="黑体" w:cs="Arial"/>
              <w:kern w:val="144"/>
              <w:szCs w:val="22"/>
            </w:rPr>
            <w:fldChar w:fldCharType="separate"/>
          </w:r>
          <w:r>
            <w:rPr>
              <w:szCs w:val="32"/>
            </w:rPr>
            <w:t>1.17.2 三类数据的价值链条</w:t>
          </w:r>
          <w:r>
            <w:tab/>
          </w:r>
          <w:r>
            <w:fldChar w:fldCharType="begin"/>
          </w:r>
          <w:r>
            <w:instrText xml:space="preserve"> PAGEREF _Toc5509 \h </w:instrText>
          </w:r>
          <w:r>
            <w:fldChar w:fldCharType="separate"/>
          </w:r>
          <w:r>
            <w:t>83</w:t>
          </w:r>
          <w:r>
            <w:fldChar w:fldCharType="end"/>
          </w:r>
          <w:r>
            <w:rPr>
              <w:rFonts w:ascii="Arial" w:hAnsi="Arial" w:eastAsia="黑体" w:cs="Arial"/>
              <w:kern w:val="144"/>
              <w:szCs w:val="22"/>
            </w:rPr>
            <w:fldChar w:fldCharType="end"/>
          </w:r>
        </w:p>
        <w:p w14:paraId="1FB8775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_Toc32308 </w:instrText>
          </w:r>
          <w:r>
            <w:rPr>
              <w:rFonts w:ascii="Arial" w:hAnsi="Arial" w:eastAsia="黑体" w:cs="Arial"/>
              <w:kern w:val="144"/>
              <w:szCs w:val="22"/>
            </w:rPr>
            <w:fldChar w:fldCharType="separate"/>
          </w:r>
          <w:r>
            <w:rPr>
              <w:szCs w:val="32"/>
            </w:rPr>
            <w:t>1.17.3 技术方案的三个边界</w:t>
          </w:r>
          <w:r>
            <w:tab/>
          </w:r>
          <w:r>
            <w:fldChar w:fldCharType="begin"/>
          </w:r>
          <w:r>
            <w:instrText xml:space="preserve"> PAGEREF _Toc32308 \h </w:instrText>
          </w:r>
          <w:r>
            <w:fldChar w:fldCharType="separate"/>
          </w:r>
          <w:r>
            <w:t>83</w:t>
          </w:r>
          <w:r>
            <w:fldChar w:fldCharType="end"/>
          </w:r>
          <w:r>
            <w:rPr>
              <w:rFonts w:ascii="Arial" w:hAnsi="Arial" w:eastAsia="黑体" w:cs="Arial"/>
              <w:kern w:val="144"/>
              <w:szCs w:val="22"/>
            </w:rPr>
            <w:fldChar w:fldCharType="end"/>
          </w:r>
        </w:p>
        <w:p w14:paraId="30FFA50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_Toc21926 </w:instrText>
          </w:r>
          <w:r>
            <w:rPr>
              <w:rFonts w:ascii="Arial" w:hAnsi="Arial" w:eastAsia="黑体" w:cs="Arial"/>
              <w:kern w:val="144"/>
              <w:szCs w:val="22"/>
            </w:rPr>
            <w:fldChar w:fldCharType="separate"/>
          </w:r>
          <w:r>
            <w:rPr>
              <w:szCs w:val="32"/>
            </w:rPr>
            <w:t>1.17.4 与甲方现有体系的衔接</w:t>
          </w:r>
          <w:r>
            <w:tab/>
          </w:r>
          <w:r>
            <w:fldChar w:fldCharType="begin"/>
          </w:r>
          <w:r>
            <w:instrText xml:space="preserve"> PAGEREF _Toc21926 \h </w:instrText>
          </w:r>
          <w:r>
            <w:fldChar w:fldCharType="separate"/>
          </w:r>
          <w:r>
            <w:t>84</w:t>
          </w:r>
          <w:r>
            <w:fldChar w:fldCharType="end"/>
          </w:r>
          <w:r>
            <w:rPr>
              <w:rFonts w:ascii="Arial" w:hAnsi="Arial" w:eastAsia="黑体" w:cs="Arial"/>
              <w:kern w:val="144"/>
              <w:szCs w:val="22"/>
            </w:rPr>
            <w:fldChar w:fldCharType="end"/>
          </w:r>
        </w:p>
        <w:p w14:paraId="04A1F10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_Toc20224 </w:instrText>
          </w:r>
          <w:r>
            <w:rPr>
              <w:rFonts w:ascii="Arial" w:hAnsi="Arial" w:eastAsia="黑体" w:cs="Arial"/>
              <w:kern w:val="144"/>
              <w:szCs w:val="22"/>
            </w:rPr>
            <w:fldChar w:fldCharType="separate"/>
          </w:r>
          <w:r>
            <w:rPr>
              <w:szCs w:val="36"/>
            </w:rPr>
            <w:t>1.18 运行单位关注点分析</w:t>
          </w:r>
          <w:r>
            <w:tab/>
          </w:r>
          <w:r>
            <w:fldChar w:fldCharType="begin"/>
          </w:r>
          <w:r>
            <w:instrText xml:space="preserve"> PAGEREF _Toc20224 \h </w:instrText>
          </w:r>
          <w:r>
            <w:fldChar w:fldCharType="separate"/>
          </w:r>
          <w:r>
            <w:t>84</w:t>
          </w:r>
          <w:r>
            <w:fldChar w:fldCharType="end"/>
          </w:r>
          <w:r>
            <w:rPr>
              <w:rFonts w:ascii="Arial" w:hAnsi="Arial" w:eastAsia="黑体" w:cs="Arial"/>
              <w:kern w:val="144"/>
              <w:szCs w:val="22"/>
            </w:rPr>
            <w:fldChar w:fldCharType="end"/>
          </w:r>
        </w:p>
        <w:p w14:paraId="74E6A7D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_Toc1868 </w:instrText>
          </w:r>
          <w:r>
            <w:rPr>
              <w:rFonts w:ascii="Arial" w:hAnsi="Arial" w:eastAsia="黑体" w:cs="Arial"/>
              <w:kern w:val="144"/>
              <w:szCs w:val="22"/>
            </w:rPr>
            <w:fldChar w:fldCharType="separate"/>
          </w:r>
          <w:r>
            <w:rPr>
              <w:szCs w:val="36"/>
            </w:rPr>
            <w:t>1.19 类似工程的经验与教训</w:t>
          </w:r>
          <w:r>
            <w:tab/>
          </w:r>
          <w:r>
            <w:fldChar w:fldCharType="begin"/>
          </w:r>
          <w:r>
            <w:instrText xml:space="preserve"> PAGEREF _Toc1868 \h </w:instrText>
          </w:r>
          <w:r>
            <w:fldChar w:fldCharType="separate"/>
          </w:r>
          <w:r>
            <w:t>85</w:t>
          </w:r>
          <w:r>
            <w:fldChar w:fldCharType="end"/>
          </w:r>
          <w:r>
            <w:rPr>
              <w:rFonts w:ascii="Arial" w:hAnsi="Arial" w:eastAsia="黑体" w:cs="Arial"/>
              <w:kern w:val="144"/>
              <w:szCs w:val="22"/>
            </w:rPr>
            <w:fldChar w:fldCharType="end"/>
          </w:r>
        </w:p>
        <w:p w14:paraId="2DC6BA9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_Toc18188 </w:instrText>
          </w:r>
          <w:r>
            <w:rPr>
              <w:rFonts w:ascii="Arial" w:hAnsi="Arial" w:eastAsia="黑体" w:cs="Arial"/>
              <w:kern w:val="144"/>
              <w:szCs w:val="22"/>
            </w:rPr>
            <w:fldChar w:fldCharType="separate"/>
          </w:r>
          <w:r>
            <w:rPr>
              <w:szCs w:val="36"/>
            </w:rPr>
            <w:t>1.20 项目成功的判定标准</w:t>
          </w:r>
          <w:r>
            <w:tab/>
          </w:r>
          <w:r>
            <w:fldChar w:fldCharType="begin"/>
          </w:r>
          <w:r>
            <w:instrText xml:space="preserve"> PAGEREF _Toc18188 \h </w:instrText>
          </w:r>
          <w:r>
            <w:fldChar w:fldCharType="separate"/>
          </w:r>
          <w:r>
            <w:t>87</w:t>
          </w:r>
          <w:r>
            <w:fldChar w:fldCharType="end"/>
          </w:r>
          <w:r>
            <w:rPr>
              <w:rFonts w:ascii="Arial" w:hAnsi="Arial" w:eastAsia="黑体" w:cs="Arial"/>
              <w:kern w:val="144"/>
              <w:szCs w:val="22"/>
            </w:rPr>
            <w:fldChar w:fldCharType="end"/>
          </w:r>
        </w:p>
        <w:p w14:paraId="0233013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_Toc3282 </w:instrText>
          </w:r>
          <w:r>
            <w:rPr>
              <w:rFonts w:ascii="Arial" w:hAnsi="Arial" w:eastAsia="黑体" w:cs="Arial"/>
              <w:kern w:val="144"/>
              <w:szCs w:val="22"/>
            </w:rPr>
            <w:fldChar w:fldCharType="separate"/>
          </w:r>
          <w:r>
            <w:rPr>
              <w:szCs w:val="36"/>
            </w:rPr>
            <w:t>1.21 技术现状调研的方法与结论</w:t>
          </w:r>
          <w:r>
            <w:tab/>
          </w:r>
          <w:r>
            <w:fldChar w:fldCharType="begin"/>
          </w:r>
          <w:r>
            <w:instrText xml:space="preserve"> PAGEREF _Toc3282 \h </w:instrText>
          </w:r>
          <w:r>
            <w:fldChar w:fldCharType="separate"/>
          </w:r>
          <w:r>
            <w:t>88</w:t>
          </w:r>
          <w:r>
            <w:fldChar w:fldCharType="end"/>
          </w:r>
          <w:r>
            <w:rPr>
              <w:rFonts w:ascii="Arial" w:hAnsi="Arial" w:eastAsia="黑体" w:cs="Arial"/>
              <w:kern w:val="144"/>
              <w:szCs w:val="22"/>
            </w:rPr>
            <w:fldChar w:fldCharType="end"/>
          </w:r>
        </w:p>
        <w:p w14:paraId="6AB802BF">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_Toc12189 </w:instrText>
          </w:r>
          <w:r>
            <w:rPr>
              <w:rFonts w:ascii="Arial" w:hAnsi="Arial" w:eastAsia="黑体" w:cs="Arial"/>
              <w:kern w:val="144"/>
              <w:szCs w:val="22"/>
            </w:rPr>
            <w:fldChar w:fldCharType="separate"/>
          </w:r>
          <w:r>
            <w:rPr>
              <w:szCs w:val="36"/>
            </w:rPr>
            <w:t>1.22 同类装备与方案的对标分析</w:t>
          </w:r>
          <w:r>
            <w:tab/>
          </w:r>
          <w:r>
            <w:fldChar w:fldCharType="begin"/>
          </w:r>
          <w:r>
            <w:instrText xml:space="preserve"> PAGEREF _Toc12189 \h </w:instrText>
          </w:r>
          <w:r>
            <w:fldChar w:fldCharType="separate"/>
          </w:r>
          <w:r>
            <w:t>89</w:t>
          </w:r>
          <w:r>
            <w:fldChar w:fldCharType="end"/>
          </w:r>
          <w:r>
            <w:rPr>
              <w:rFonts w:ascii="Arial" w:hAnsi="Arial" w:eastAsia="黑体" w:cs="Arial"/>
              <w:kern w:val="144"/>
              <w:szCs w:val="22"/>
            </w:rPr>
            <w:fldChar w:fldCharType="end"/>
          </w:r>
        </w:p>
        <w:p w14:paraId="60AE71E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_Toc8539 </w:instrText>
          </w:r>
          <w:r>
            <w:rPr>
              <w:rFonts w:ascii="Arial" w:hAnsi="Arial" w:eastAsia="黑体" w:cs="Arial"/>
              <w:kern w:val="144"/>
              <w:szCs w:val="22"/>
            </w:rPr>
            <w:fldChar w:fldCharType="separate"/>
          </w:r>
          <w:r>
            <w:rPr>
              <w:szCs w:val="36"/>
            </w:rPr>
            <w:t>1.23 标准规范的符合性分析</w:t>
          </w:r>
          <w:r>
            <w:tab/>
          </w:r>
          <w:r>
            <w:fldChar w:fldCharType="begin"/>
          </w:r>
          <w:r>
            <w:instrText xml:space="preserve"> PAGEREF _Toc8539 \h </w:instrText>
          </w:r>
          <w:r>
            <w:fldChar w:fldCharType="separate"/>
          </w:r>
          <w:r>
            <w:t>90</w:t>
          </w:r>
          <w:r>
            <w:fldChar w:fldCharType="end"/>
          </w:r>
          <w:r>
            <w:rPr>
              <w:rFonts w:ascii="Arial" w:hAnsi="Arial" w:eastAsia="黑体" w:cs="Arial"/>
              <w:kern w:val="144"/>
              <w:szCs w:val="22"/>
            </w:rPr>
            <w:fldChar w:fldCharType="end"/>
          </w:r>
        </w:p>
        <w:p w14:paraId="6CD91EB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_Toc23156 </w:instrText>
          </w:r>
          <w:r>
            <w:rPr>
              <w:rFonts w:ascii="Arial" w:hAnsi="Arial" w:eastAsia="黑体" w:cs="Arial"/>
              <w:kern w:val="144"/>
              <w:szCs w:val="22"/>
            </w:rPr>
            <w:fldChar w:fldCharType="separate"/>
          </w:r>
          <w:r>
            <w:rPr>
              <w:szCs w:val="36"/>
            </w:rPr>
            <w:t>1.24 技术发展趋势与本项目的定位</w:t>
          </w:r>
          <w:r>
            <w:tab/>
          </w:r>
          <w:r>
            <w:fldChar w:fldCharType="begin"/>
          </w:r>
          <w:r>
            <w:instrText xml:space="preserve"> PAGEREF _Toc23156 \h </w:instrText>
          </w:r>
          <w:r>
            <w:fldChar w:fldCharType="separate"/>
          </w:r>
          <w:r>
            <w:t>91</w:t>
          </w:r>
          <w:r>
            <w:fldChar w:fldCharType="end"/>
          </w:r>
          <w:r>
            <w:rPr>
              <w:rFonts w:ascii="Arial" w:hAnsi="Arial" w:eastAsia="黑体" w:cs="Arial"/>
              <w:kern w:val="144"/>
              <w:szCs w:val="22"/>
            </w:rPr>
            <w:fldChar w:fldCharType="end"/>
          </w:r>
        </w:p>
        <w:p w14:paraId="1BAD414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_Toc28195 </w:instrText>
          </w:r>
          <w:r>
            <w:rPr>
              <w:rFonts w:ascii="Arial" w:hAnsi="Arial" w:eastAsia="黑体" w:cs="Arial"/>
              <w:kern w:val="144"/>
              <w:szCs w:val="22"/>
            </w:rPr>
            <w:fldChar w:fldCharType="separate"/>
          </w:r>
          <w:r>
            <w:rPr>
              <w:szCs w:val="36"/>
            </w:rPr>
            <w:t>1.25 采购文件关键条款的解读</w:t>
          </w:r>
          <w:r>
            <w:tab/>
          </w:r>
          <w:r>
            <w:fldChar w:fldCharType="begin"/>
          </w:r>
          <w:r>
            <w:instrText xml:space="preserve"> PAGEREF _Toc28195 \h </w:instrText>
          </w:r>
          <w:r>
            <w:fldChar w:fldCharType="separate"/>
          </w:r>
          <w:r>
            <w:t>92</w:t>
          </w:r>
          <w:r>
            <w:fldChar w:fldCharType="end"/>
          </w:r>
          <w:r>
            <w:rPr>
              <w:rFonts w:ascii="Arial" w:hAnsi="Arial" w:eastAsia="黑体" w:cs="Arial"/>
              <w:kern w:val="144"/>
              <w:szCs w:val="22"/>
            </w:rPr>
            <w:fldChar w:fldCharType="end"/>
          </w:r>
        </w:p>
        <w:p w14:paraId="480BB8C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_Toc30804 </w:instrText>
          </w:r>
          <w:r>
            <w:rPr>
              <w:rFonts w:ascii="Arial" w:hAnsi="Arial" w:eastAsia="黑体" w:cs="Arial"/>
              <w:kern w:val="144"/>
              <w:szCs w:val="22"/>
            </w:rPr>
            <w:fldChar w:fldCharType="separate"/>
          </w:r>
          <w:r>
            <w:rPr>
              <w:szCs w:val="36"/>
            </w:rPr>
            <w:t>1.26 技术评分要素的对应策略</w:t>
          </w:r>
          <w:r>
            <w:tab/>
          </w:r>
          <w:r>
            <w:fldChar w:fldCharType="begin"/>
          </w:r>
          <w:r>
            <w:instrText xml:space="preserve"> PAGEREF _Toc30804 \h </w:instrText>
          </w:r>
          <w:r>
            <w:fldChar w:fldCharType="separate"/>
          </w:r>
          <w:r>
            <w:t>93</w:t>
          </w:r>
          <w:r>
            <w:fldChar w:fldCharType="end"/>
          </w:r>
          <w:r>
            <w:rPr>
              <w:rFonts w:ascii="Arial" w:hAnsi="Arial" w:eastAsia="黑体" w:cs="Arial"/>
              <w:kern w:val="144"/>
              <w:szCs w:val="22"/>
            </w:rPr>
            <w:fldChar w:fldCharType="end"/>
          </w:r>
        </w:p>
        <w:p w14:paraId="5D28ECF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_Toc17267 </w:instrText>
          </w:r>
          <w:r>
            <w:rPr>
              <w:rFonts w:ascii="Arial" w:hAnsi="Arial" w:eastAsia="黑体" w:cs="Arial"/>
              <w:kern w:val="144"/>
              <w:szCs w:val="22"/>
            </w:rPr>
            <w:fldChar w:fldCharType="separate"/>
          </w:r>
          <w:r>
            <w:rPr>
              <w:szCs w:val="36"/>
            </w:rPr>
            <w:t>1.27 商务与履约条款要点</w:t>
          </w:r>
          <w:r>
            <w:tab/>
          </w:r>
          <w:r>
            <w:fldChar w:fldCharType="begin"/>
          </w:r>
          <w:r>
            <w:instrText xml:space="preserve"> PAGEREF _Toc17267 \h </w:instrText>
          </w:r>
          <w:r>
            <w:fldChar w:fldCharType="separate"/>
          </w:r>
          <w:r>
            <w:t>94</w:t>
          </w:r>
          <w:r>
            <w:fldChar w:fldCharType="end"/>
          </w:r>
          <w:r>
            <w:rPr>
              <w:rFonts w:ascii="Arial" w:hAnsi="Arial" w:eastAsia="黑体" w:cs="Arial"/>
              <w:kern w:val="144"/>
              <w:szCs w:val="22"/>
            </w:rPr>
            <w:fldChar w:fldCharType="end"/>
          </w:r>
        </w:p>
        <w:p w14:paraId="217742E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_Toc14513 </w:instrText>
          </w:r>
          <w:r>
            <w:rPr>
              <w:rFonts w:ascii="Arial" w:hAnsi="Arial" w:eastAsia="黑体" w:cs="Arial"/>
              <w:kern w:val="144"/>
              <w:szCs w:val="22"/>
            </w:rPr>
            <w:fldChar w:fldCharType="separate"/>
          </w:r>
          <w:r>
            <w:rPr>
              <w:szCs w:val="36"/>
            </w:rPr>
            <w:t>1.28 项目实施的外部条件依赖</w:t>
          </w:r>
          <w:r>
            <w:tab/>
          </w:r>
          <w:r>
            <w:fldChar w:fldCharType="begin"/>
          </w:r>
          <w:r>
            <w:instrText xml:space="preserve"> PAGEREF _Toc14513 \h </w:instrText>
          </w:r>
          <w:r>
            <w:fldChar w:fldCharType="separate"/>
          </w:r>
          <w:r>
            <w:t>95</w:t>
          </w:r>
          <w:r>
            <w:fldChar w:fldCharType="end"/>
          </w:r>
          <w:r>
            <w:rPr>
              <w:rFonts w:ascii="Arial" w:hAnsi="Arial" w:eastAsia="黑体" w:cs="Arial"/>
              <w:kern w:val="144"/>
              <w:szCs w:val="22"/>
            </w:rPr>
            <w:fldChar w:fldCharType="end"/>
          </w:r>
        </w:p>
        <w:p w14:paraId="5F7E555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_Toc23059 </w:instrText>
          </w:r>
          <w:r>
            <w:rPr>
              <w:rFonts w:ascii="Arial" w:hAnsi="Arial" w:eastAsia="黑体" w:cs="Arial"/>
              <w:kern w:val="144"/>
              <w:szCs w:val="22"/>
            </w:rPr>
            <w:fldChar w:fldCharType="separate"/>
          </w:r>
          <w:r>
            <w:rPr>
              <w:szCs w:val="36"/>
            </w:rPr>
            <w:t>1.29 葛洲坝闸区实施策略</w:t>
          </w:r>
          <w:r>
            <w:tab/>
          </w:r>
          <w:r>
            <w:fldChar w:fldCharType="begin"/>
          </w:r>
          <w:r>
            <w:instrText xml:space="preserve"> PAGEREF _Toc23059 \h </w:instrText>
          </w:r>
          <w:r>
            <w:fldChar w:fldCharType="separate"/>
          </w:r>
          <w:r>
            <w:t>96</w:t>
          </w:r>
          <w:r>
            <w:fldChar w:fldCharType="end"/>
          </w:r>
          <w:r>
            <w:rPr>
              <w:rFonts w:ascii="Arial" w:hAnsi="Arial" w:eastAsia="黑体" w:cs="Arial"/>
              <w:kern w:val="144"/>
              <w:szCs w:val="22"/>
            </w:rPr>
            <w:fldChar w:fldCharType="end"/>
          </w:r>
        </w:p>
        <w:p w14:paraId="2509CE2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_Toc9166 </w:instrText>
          </w:r>
          <w:r>
            <w:rPr>
              <w:rFonts w:ascii="Arial" w:hAnsi="Arial" w:eastAsia="黑体" w:cs="Arial"/>
              <w:kern w:val="144"/>
              <w:szCs w:val="22"/>
            </w:rPr>
            <w:fldChar w:fldCharType="separate"/>
          </w:r>
          <w:r>
            <w:rPr>
              <w:szCs w:val="36"/>
            </w:rPr>
            <w:t>1.30 三峡表孔实施策略</w:t>
          </w:r>
          <w:r>
            <w:tab/>
          </w:r>
          <w:r>
            <w:fldChar w:fldCharType="begin"/>
          </w:r>
          <w:r>
            <w:instrText xml:space="preserve"> PAGEREF _Toc9166 \h </w:instrText>
          </w:r>
          <w:r>
            <w:fldChar w:fldCharType="separate"/>
          </w:r>
          <w:r>
            <w:t>97</w:t>
          </w:r>
          <w:r>
            <w:fldChar w:fldCharType="end"/>
          </w:r>
          <w:r>
            <w:rPr>
              <w:rFonts w:ascii="Arial" w:hAnsi="Arial" w:eastAsia="黑体" w:cs="Arial"/>
              <w:kern w:val="144"/>
              <w:szCs w:val="22"/>
            </w:rPr>
            <w:fldChar w:fldCharType="end"/>
          </w:r>
        </w:p>
        <w:p w14:paraId="1D89213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_Toc26988 </w:instrText>
          </w:r>
          <w:r>
            <w:rPr>
              <w:rFonts w:ascii="Arial" w:hAnsi="Arial" w:eastAsia="黑体" w:cs="Arial"/>
              <w:kern w:val="144"/>
              <w:szCs w:val="22"/>
            </w:rPr>
            <w:fldChar w:fldCharType="separate"/>
          </w:r>
          <w:r>
            <w:rPr>
              <w:szCs w:val="36"/>
            </w:rPr>
            <w:t>1.31 向家坝表孔实施策略</w:t>
          </w:r>
          <w:r>
            <w:tab/>
          </w:r>
          <w:r>
            <w:fldChar w:fldCharType="begin"/>
          </w:r>
          <w:r>
            <w:instrText xml:space="preserve"> PAGEREF _Toc26988 \h </w:instrText>
          </w:r>
          <w:r>
            <w:fldChar w:fldCharType="separate"/>
          </w:r>
          <w:r>
            <w:t>97</w:t>
          </w:r>
          <w:r>
            <w:fldChar w:fldCharType="end"/>
          </w:r>
          <w:r>
            <w:rPr>
              <w:rFonts w:ascii="Arial" w:hAnsi="Arial" w:eastAsia="黑体" w:cs="Arial"/>
              <w:kern w:val="144"/>
              <w:szCs w:val="22"/>
            </w:rPr>
            <w:fldChar w:fldCharType="end"/>
          </w:r>
        </w:p>
        <w:p w14:paraId="47C2ECE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_Toc27347 </w:instrText>
          </w:r>
          <w:r>
            <w:rPr>
              <w:rFonts w:ascii="Arial" w:hAnsi="Arial" w:eastAsia="黑体" w:cs="Arial"/>
              <w:kern w:val="144"/>
              <w:szCs w:val="22"/>
            </w:rPr>
            <w:fldChar w:fldCharType="separate"/>
          </w:r>
          <w:r>
            <w:rPr>
              <w:szCs w:val="36"/>
            </w:rPr>
            <w:t>1.32 三站共性提炼与差异适配</w:t>
          </w:r>
          <w:r>
            <w:tab/>
          </w:r>
          <w:r>
            <w:fldChar w:fldCharType="begin"/>
          </w:r>
          <w:r>
            <w:instrText xml:space="preserve"> PAGEREF _Toc27347 \h </w:instrText>
          </w:r>
          <w:r>
            <w:fldChar w:fldCharType="separate"/>
          </w:r>
          <w:r>
            <w:t>98</w:t>
          </w:r>
          <w:r>
            <w:fldChar w:fldCharType="end"/>
          </w:r>
          <w:r>
            <w:rPr>
              <w:rFonts w:ascii="Arial" w:hAnsi="Arial" w:eastAsia="黑体" w:cs="Arial"/>
              <w:kern w:val="144"/>
              <w:szCs w:val="22"/>
            </w:rPr>
            <w:fldChar w:fldCharType="end"/>
          </w:r>
        </w:p>
        <w:p w14:paraId="46CE02F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_Toc32709 </w:instrText>
          </w:r>
          <w:r>
            <w:rPr>
              <w:rFonts w:ascii="Arial" w:hAnsi="Arial" w:eastAsia="黑体" w:cs="Arial"/>
              <w:kern w:val="144"/>
              <w:szCs w:val="22"/>
            </w:rPr>
            <w:fldChar w:fldCharType="separate"/>
          </w:r>
          <w:r>
            <w:rPr>
              <w:rFonts w:ascii="黑体" w:hAnsi="黑体"/>
            </w:rPr>
            <w:t>1.33检查测量数据分析软件技术方案</w:t>
          </w:r>
          <w:r>
            <w:tab/>
          </w:r>
          <w:r>
            <w:fldChar w:fldCharType="begin"/>
          </w:r>
          <w:r>
            <w:instrText xml:space="preserve"> PAGEREF _Toc32709 \h </w:instrText>
          </w:r>
          <w:r>
            <w:fldChar w:fldCharType="separate"/>
          </w:r>
          <w:r>
            <w:t>99</w:t>
          </w:r>
          <w:r>
            <w:fldChar w:fldCharType="end"/>
          </w:r>
          <w:r>
            <w:rPr>
              <w:rFonts w:ascii="Arial" w:hAnsi="Arial" w:eastAsia="黑体" w:cs="Arial"/>
              <w:kern w:val="144"/>
              <w:szCs w:val="22"/>
            </w:rPr>
            <w:fldChar w:fldCharType="end"/>
          </w:r>
        </w:p>
        <w:p w14:paraId="090748B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_Toc1451 </w:instrText>
          </w:r>
          <w:r>
            <w:rPr>
              <w:rFonts w:ascii="Arial" w:hAnsi="Arial" w:eastAsia="黑体" w:cs="Arial"/>
              <w:kern w:val="144"/>
              <w:szCs w:val="22"/>
            </w:rPr>
            <w:fldChar w:fldCharType="separate"/>
          </w:r>
          <w:r>
            <w:rPr>
              <w:rFonts w:ascii="黑体" w:hAnsi="黑体"/>
            </w:rPr>
            <w:t>1.33.1设计目标与指标分解</w:t>
          </w:r>
          <w:r>
            <w:tab/>
          </w:r>
          <w:r>
            <w:fldChar w:fldCharType="begin"/>
          </w:r>
          <w:r>
            <w:instrText xml:space="preserve"> PAGEREF _Toc1451 \h </w:instrText>
          </w:r>
          <w:r>
            <w:fldChar w:fldCharType="separate"/>
          </w:r>
          <w:r>
            <w:t>99</w:t>
          </w:r>
          <w:r>
            <w:fldChar w:fldCharType="end"/>
          </w:r>
          <w:r>
            <w:rPr>
              <w:rFonts w:ascii="Arial" w:hAnsi="Arial" w:eastAsia="黑体" w:cs="Arial"/>
              <w:kern w:val="144"/>
              <w:szCs w:val="22"/>
            </w:rPr>
            <w:fldChar w:fldCharType="end"/>
          </w:r>
        </w:p>
        <w:p w14:paraId="0BA2EDB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_Toc13619 </w:instrText>
          </w:r>
          <w:r>
            <w:rPr>
              <w:rFonts w:ascii="Arial" w:hAnsi="Arial" w:eastAsia="黑体" w:cs="Arial"/>
              <w:kern w:val="144"/>
              <w:szCs w:val="22"/>
            </w:rPr>
            <w:fldChar w:fldCharType="separate"/>
          </w:r>
          <w:r>
            <w:rPr>
              <w:rFonts w:ascii="黑体" w:hAnsi="黑体"/>
            </w:rPr>
            <w:t>1.33.2设计原则</w:t>
          </w:r>
          <w:r>
            <w:tab/>
          </w:r>
          <w:r>
            <w:fldChar w:fldCharType="begin"/>
          </w:r>
          <w:r>
            <w:instrText xml:space="preserve"> PAGEREF _Toc13619 \h </w:instrText>
          </w:r>
          <w:r>
            <w:fldChar w:fldCharType="separate"/>
          </w:r>
          <w:r>
            <w:t>101</w:t>
          </w:r>
          <w:r>
            <w:fldChar w:fldCharType="end"/>
          </w:r>
          <w:r>
            <w:rPr>
              <w:rFonts w:ascii="Arial" w:hAnsi="Arial" w:eastAsia="黑体" w:cs="Arial"/>
              <w:kern w:val="144"/>
              <w:szCs w:val="22"/>
            </w:rPr>
            <w:fldChar w:fldCharType="end"/>
          </w:r>
        </w:p>
        <w:p w14:paraId="4457BB3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_Toc29858 </w:instrText>
          </w:r>
          <w:r>
            <w:rPr>
              <w:rFonts w:ascii="Arial" w:hAnsi="Arial" w:eastAsia="黑体" w:cs="Arial"/>
              <w:kern w:val="144"/>
              <w:szCs w:val="22"/>
            </w:rPr>
            <w:fldChar w:fldCharType="separate"/>
          </w:r>
          <w:r>
            <w:rPr>
              <w:rFonts w:ascii="黑体" w:hAnsi="黑体"/>
            </w:rPr>
            <w:t>1.33.3</w:t>
          </w:r>
          <w:r>
            <w:rPr>
              <w:rFonts w:hint="eastAsia" w:ascii="黑体" w:hAnsi="黑体"/>
            </w:rPr>
            <w:t>软件</w:t>
          </w:r>
          <w:r>
            <w:rPr>
              <w:rFonts w:ascii="黑体" w:hAnsi="黑体"/>
            </w:rPr>
            <w:t>总体架构</w:t>
          </w:r>
          <w:r>
            <w:tab/>
          </w:r>
          <w:r>
            <w:fldChar w:fldCharType="begin"/>
          </w:r>
          <w:r>
            <w:instrText xml:space="preserve"> PAGEREF _Toc29858 \h </w:instrText>
          </w:r>
          <w:r>
            <w:fldChar w:fldCharType="separate"/>
          </w:r>
          <w:r>
            <w:t>102</w:t>
          </w:r>
          <w:r>
            <w:fldChar w:fldCharType="end"/>
          </w:r>
          <w:r>
            <w:rPr>
              <w:rFonts w:ascii="Arial" w:hAnsi="Arial" w:eastAsia="黑体" w:cs="Arial"/>
              <w:kern w:val="144"/>
              <w:szCs w:val="22"/>
            </w:rPr>
            <w:fldChar w:fldCharType="end"/>
          </w:r>
        </w:p>
        <w:p w14:paraId="4175A92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_Toc22321 </w:instrText>
          </w:r>
          <w:r>
            <w:rPr>
              <w:rFonts w:ascii="Arial" w:hAnsi="Arial" w:eastAsia="黑体" w:cs="Arial"/>
              <w:kern w:val="144"/>
              <w:szCs w:val="22"/>
            </w:rPr>
            <w:fldChar w:fldCharType="separate"/>
          </w:r>
          <w:r>
            <w:rPr>
              <w:rFonts w:ascii="黑体" w:hAnsi="黑体"/>
            </w:rPr>
            <w:t>1.33.4</w:t>
          </w:r>
          <w:r>
            <w:rPr>
              <w:rFonts w:hint="eastAsia" w:ascii="黑体" w:hAnsi="黑体"/>
            </w:rPr>
            <w:t>技术</w:t>
          </w:r>
          <w:r>
            <w:rPr>
              <w:rFonts w:ascii="黑体" w:hAnsi="黑体"/>
            </w:rPr>
            <w:t>选型与自主可控适配</w:t>
          </w:r>
          <w:r>
            <w:tab/>
          </w:r>
          <w:r>
            <w:fldChar w:fldCharType="begin"/>
          </w:r>
          <w:r>
            <w:instrText xml:space="preserve"> PAGEREF _Toc22321 \h </w:instrText>
          </w:r>
          <w:r>
            <w:fldChar w:fldCharType="separate"/>
          </w:r>
          <w:r>
            <w:t>103</w:t>
          </w:r>
          <w:r>
            <w:fldChar w:fldCharType="end"/>
          </w:r>
          <w:r>
            <w:rPr>
              <w:rFonts w:ascii="Arial" w:hAnsi="Arial" w:eastAsia="黑体" w:cs="Arial"/>
              <w:kern w:val="144"/>
              <w:szCs w:val="22"/>
            </w:rPr>
            <w:fldChar w:fldCharType="end"/>
          </w:r>
        </w:p>
        <w:p w14:paraId="0D93303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_Toc27674 </w:instrText>
          </w:r>
          <w:r>
            <w:rPr>
              <w:rFonts w:ascii="Arial" w:hAnsi="Arial" w:eastAsia="黑体" w:cs="Arial"/>
              <w:kern w:val="144"/>
              <w:szCs w:val="22"/>
            </w:rPr>
            <w:fldChar w:fldCharType="separate"/>
          </w:r>
          <w:r>
            <w:rPr>
              <w:rFonts w:ascii="黑体" w:hAnsi="黑体"/>
            </w:rPr>
            <w:t>1.33.5</w:t>
          </w:r>
          <w:r>
            <w:rPr>
              <w:rFonts w:hint="eastAsia" w:ascii="黑体" w:hAnsi="黑体"/>
            </w:rPr>
            <w:t>功能</w:t>
          </w:r>
          <w:r>
            <w:rPr>
              <w:rFonts w:ascii="黑体" w:hAnsi="黑体"/>
            </w:rPr>
            <w:t>模块设计</w:t>
          </w:r>
          <w:r>
            <w:tab/>
          </w:r>
          <w:r>
            <w:fldChar w:fldCharType="begin"/>
          </w:r>
          <w:r>
            <w:instrText xml:space="preserve"> PAGEREF _Toc27674 \h </w:instrText>
          </w:r>
          <w:r>
            <w:fldChar w:fldCharType="separate"/>
          </w:r>
          <w:r>
            <w:t>104</w:t>
          </w:r>
          <w:r>
            <w:fldChar w:fldCharType="end"/>
          </w:r>
          <w:r>
            <w:rPr>
              <w:rFonts w:ascii="Arial" w:hAnsi="Arial" w:eastAsia="黑体" w:cs="Arial"/>
              <w:kern w:val="144"/>
              <w:szCs w:val="22"/>
            </w:rPr>
            <w:fldChar w:fldCharType="end"/>
          </w:r>
        </w:p>
        <w:p w14:paraId="589563F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_Toc23055 </w:instrText>
          </w:r>
          <w:r>
            <w:rPr>
              <w:rFonts w:ascii="Arial" w:hAnsi="Arial" w:eastAsia="黑体" w:cs="Arial"/>
              <w:kern w:val="144"/>
              <w:szCs w:val="22"/>
            </w:rPr>
            <w:fldChar w:fldCharType="separate"/>
          </w:r>
          <w:r>
            <w:rPr>
              <w:rFonts w:ascii="黑体" w:hAnsi="黑体"/>
            </w:rPr>
            <w:t>1.33.6</w:t>
          </w:r>
          <w:r>
            <w:rPr>
              <w:rFonts w:hint="eastAsia" w:ascii="黑体" w:hAnsi="黑体"/>
            </w:rPr>
            <w:t>核心</w:t>
          </w:r>
          <w:r>
            <w:rPr>
              <w:rFonts w:ascii="黑体" w:hAnsi="黑体"/>
            </w:rPr>
            <w:t>算法设计</w:t>
          </w:r>
          <w:r>
            <w:tab/>
          </w:r>
          <w:r>
            <w:fldChar w:fldCharType="begin"/>
          </w:r>
          <w:r>
            <w:instrText xml:space="preserve"> PAGEREF _Toc23055 \h </w:instrText>
          </w:r>
          <w:r>
            <w:fldChar w:fldCharType="separate"/>
          </w:r>
          <w:r>
            <w:t>119</w:t>
          </w:r>
          <w:r>
            <w:fldChar w:fldCharType="end"/>
          </w:r>
          <w:r>
            <w:rPr>
              <w:rFonts w:ascii="Arial" w:hAnsi="Arial" w:eastAsia="黑体" w:cs="Arial"/>
              <w:kern w:val="144"/>
              <w:szCs w:val="22"/>
            </w:rPr>
            <w:fldChar w:fldCharType="end"/>
          </w:r>
        </w:p>
        <w:p w14:paraId="1345145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_Toc8918 </w:instrText>
          </w:r>
          <w:r>
            <w:rPr>
              <w:rFonts w:ascii="Arial" w:hAnsi="Arial" w:eastAsia="黑体" w:cs="Arial"/>
              <w:kern w:val="144"/>
              <w:szCs w:val="22"/>
            </w:rPr>
            <w:fldChar w:fldCharType="separate"/>
          </w:r>
          <w:r>
            <w:rPr>
              <w:rFonts w:ascii="黑体" w:hAnsi="黑体"/>
            </w:rPr>
            <w:t>1.33.</w:t>
          </w:r>
          <w:r>
            <w:rPr>
              <w:rFonts w:hint="eastAsia" w:ascii="黑体" w:hAnsi="黑体"/>
            </w:rPr>
            <w:t>7接口</w:t>
          </w:r>
          <w:r>
            <w:rPr>
              <w:rFonts w:ascii="黑体" w:hAnsi="黑体"/>
            </w:rPr>
            <w:t>设计</w:t>
          </w:r>
          <w:r>
            <w:tab/>
          </w:r>
          <w:r>
            <w:fldChar w:fldCharType="begin"/>
          </w:r>
          <w:r>
            <w:instrText xml:space="preserve"> PAGEREF _Toc8918 \h </w:instrText>
          </w:r>
          <w:r>
            <w:fldChar w:fldCharType="separate"/>
          </w:r>
          <w:r>
            <w:t>127</w:t>
          </w:r>
          <w:r>
            <w:fldChar w:fldCharType="end"/>
          </w:r>
          <w:r>
            <w:rPr>
              <w:rFonts w:ascii="Arial" w:hAnsi="Arial" w:eastAsia="黑体" w:cs="Arial"/>
              <w:kern w:val="144"/>
              <w:szCs w:val="22"/>
            </w:rPr>
            <w:fldChar w:fldCharType="end"/>
          </w:r>
        </w:p>
        <w:p w14:paraId="7D1B139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_Toc1666 </w:instrText>
          </w:r>
          <w:r>
            <w:rPr>
              <w:rFonts w:ascii="Arial" w:hAnsi="Arial" w:eastAsia="黑体" w:cs="Arial"/>
              <w:kern w:val="144"/>
              <w:szCs w:val="22"/>
            </w:rPr>
            <w:fldChar w:fldCharType="separate"/>
          </w:r>
          <w:r>
            <w:rPr>
              <w:rFonts w:ascii="黑体" w:hAnsi="黑体"/>
            </w:rPr>
            <w:t>1.33.</w:t>
          </w:r>
          <w:r>
            <w:rPr>
              <w:rFonts w:hint="eastAsia" w:ascii="黑体" w:hAnsi="黑体"/>
            </w:rPr>
            <w:t>8</w:t>
          </w:r>
          <w:r>
            <w:rPr>
              <w:rFonts w:ascii="黑体" w:hAnsi="黑体"/>
            </w:rPr>
            <w:t>三维重建与渲染的效率、质量保障</w:t>
          </w:r>
          <w:r>
            <w:tab/>
          </w:r>
          <w:r>
            <w:fldChar w:fldCharType="begin"/>
          </w:r>
          <w:r>
            <w:instrText xml:space="preserve"> PAGEREF _Toc1666 \h </w:instrText>
          </w:r>
          <w:r>
            <w:fldChar w:fldCharType="separate"/>
          </w:r>
          <w:r>
            <w:t>129</w:t>
          </w:r>
          <w:r>
            <w:fldChar w:fldCharType="end"/>
          </w:r>
          <w:r>
            <w:rPr>
              <w:rFonts w:ascii="Arial" w:hAnsi="Arial" w:eastAsia="黑体" w:cs="Arial"/>
              <w:kern w:val="144"/>
              <w:szCs w:val="22"/>
            </w:rPr>
            <w:fldChar w:fldCharType="end"/>
          </w:r>
        </w:p>
        <w:p w14:paraId="3086681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_Toc32679 </w:instrText>
          </w:r>
          <w:r>
            <w:rPr>
              <w:rFonts w:ascii="Arial" w:hAnsi="Arial" w:eastAsia="黑体" w:cs="Arial"/>
              <w:kern w:val="144"/>
              <w:szCs w:val="22"/>
            </w:rPr>
            <w:fldChar w:fldCharType="separate"/>
          </w:r>
          <w:r>
            <w:rPr>
              <w:rFonts w:ascii="黑体" w:hAnsi="黑体"/>
            </w:rPr>
            <w:t>1.33.</w:t>
          </w:r>
          <w:r>
            <w:rPr>
              <w:rFonts w:hint="eastAsia" w:ascii="黑体" w:hAnsi="黑体"/>
            </w:rPr>
            <w:t>9</w:t>
          </w:r>
          <w:r>
            <w:rPr>
              <w:rFonts w:ascii="黑体" w:hAnsi="黑体"/>
            </w:rPr>
            <w:t>三种坡度场景的软件适配</w:t>
          </w:r>
          <w:r>
            <w:tab/>
          </w:r>
          <w:r>
            <w:fldChar w:fldCharType="begin"/>
          </w:r>
          <w:r>
            <w:instrText xml:space="preserve"> PAGEREF _Toc32679 \h </w:instrText>
          </w:r>
          <w:r>
            <w:fldChar w:fldCharType="separate"/>
          </w:r>
          <w:r>
            <w:t>131</w:t>
          </w:r>
          <w:r>
            <w:fldChar w:fldCharType="end"/>
          </w:r>
          <w:r>
            <w:rPr>
              <w:rFonts w:ascii="Arial" w:hAnsi="Arial" w:eastAsia="黑体" w:cs="Arial"/>
              <w:kern w:val="144"/>
              <w:szCs w:val="22"/>
            </w:rPr>
            <w:fldChar w:fldCharType="end"/>
          </w:r>
        </w:p>
        <w:p w14:paraId="6018A37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_Toc19752 </w:instrText>
          </w:r>
          <w:r>
            <w:rPr>
              <w:rFonts w:ascii="Arial" w:hAnsi="Arial" w:eastAsia="黑体" w:cs="Arial"/>
              <w:kern w:val="144"/>
              <w:szCs w:val="22"/>
            </w:rPr>
            <w:fldChar w:fldCharType="separate"/>
          </w:r>
          <w:r>
            <w:rPr>
              <w:rFonts w:ascii="黑体" w:hAnsi="黑体"/>
            </w:rPr>
            <w:t>1.33.1</w:t>
          </w:r>
          <w:r>
            <w:rPr>
              <w:rFonts w:hint="eastAsia" w:ascii="黑体" w:hAnsi="黑体"/>
            </w:rPr>
            <w:t>0界面</w:t>
          </w:r>
          <w:r>
            <w:rPr>
              <w:rFonts w:ascii="黑体" w:hAnsi="黑体"/>
            </w:rPr>
            <w:t>设计与交互</w:t>
          </w:r>
          <w:r>
            <w:tab/>
          </w:r>
          <w:r>
            <w:fldChar w:fldCharType="begin"/>
          </w:r>
          <w:r>
            <w:instrText xml:space="preserve"> PAGEREF _Toc19752 \h </w:instrText>
          </w:r>
          <w:r>
            <w:fldChar w:fldCharType="separate"/>
          </w:r>
          <w:r>
            <w:t>131</w:t>
          </w:r>
          <w:r>
            <w:fldChar w:fldCharType="end"/>
          </w:r>
          <w:r>
            <w:rPr>
              <w:rFonts w:ascii="Arial" w:hAnsi="Arial" w:eastAsia="黑体" w:cs="Arial"/>
              <w:kern w:val="144"/>
              <w:szCs w:val="22"/>
            </w:rPr>
            <w:fldChar w:fldCharType="end"/>
          </w:r>
        </w:p>
        <w:p w14:paraId="0AA9666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_Toc2438 </w:instrText>
          </w:r>
          <w:r>
            <w:rPr>
              <w:rFonts w:ascii="Arial" w:hAnsi="Arial" w:eastAsia="黑体" w:cs="Arial"/>
              <w:kern w:val="144"/>
              <w:szCs w:val="22"/>
            </w:rPr>
            <w:fldChar w:fldCharType="separate"/>
          </w:r>
          <w:r>
            <w:rPr>
              <w:rFonts w:ascii="黑体" w:hAnsi="黑体"/>
            </w:rPr>
            <w:t>1.33.1</w:t>
          </w:r>
          <w:r>
            <w:rPr>
              <w:rFonts w:hint="eastAsia" w:ascii="黑体" w:hAnsi="黑体"/>
            </w:rPr>
            <w:t>1部署</w:t>
          </w:r>
          <w:r>
            <w:rPr>
              <w:rFonts w:ascii="黑体" w:hAnsi="黑体"/>
            </w:rPr>
            <w:t>方案</w:t>
          </w:r>
          <w:r>
            <w:tab/>
          </w:r>
          <w:r>
            <w:fldChar w:fldCharType="begin"/>
          </w:r>
          <w:r>
            <w:instrText xml:space="preserve"> PAGEREF _Toc2438 \h </w:instrText>
          </w:r>
          <w:r>
            <w:fldChar w:fldCharType="separate"/>
          </w:r>
          <w:r>
            <w:t>141</w:t>
          </w:r>
          <w:r>
            <w:fldChar w:fldCharType="end"/>
          </w:r>
          <w:r>
            <w:rPr>
              <w:rFonts w:ascii="Arial" w:hAnsi="Arial" w:eastAsia="黑体" w:cs="Arial"/>
              <w:kern w:val="144"/>
              <w:szCs w:val="22"/>
            </w:rPr>
            <w:fldChar w:fldCharType="end"/>
          </w:r>
        </w:p>
        <w:p w14:paraId="2C1E332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_Toc14012 </w:instrText>
          </w:r>
          <w:r>
            <w:rPr>
              <w:rFonts w:ascii="Arial" w:hAnsi="Arial" w:eastAsia="黑体" w:cs="Arial"/>
              <w:kern w:val="144"/>
              <w:szCs w:val="22"/>
            </w:rPr>
            <w:fldChar w:fldCharType="separate"/>
          </w:r>
          <w:r>
            <w:rPr>
              <w:rFonts w:ascii="黑体" w:hAnsi="黑体"/>
            </w:rPr>
            <w:t>1.33.1</w:t>
          </w:r>
          <w:r>
            <w:rPr>
              <w:rFonts w:hint="eastAsia" w:ascii="黑体" w:hAnsi="黑体"/>
            </w:rPr>
            <w:t>2</w:t>
          </w:r>
          <w:r>
            <w:rPr>
              <w:rFonts w:ascii="黑体" w:hAnsi="黑体"/>
            </w:rPr>
            <w:t>性能、可靠性与安全设计</w:t>
          </w:r>
          <w:r>
            <w:tab/>
          </w:r>
          <w:r>
            <w:fldChar w:fldCharType="begin"/>
          </w:r>
          <w:r>
            <w:instrText xml:space="preserve"> PAGEREF _Toc14012 \h </w:instrText>
          </w:r>
          <w:r>
            <w:fldChar w:fldCharType="separate"/>
          </w:r>
          <w:r>
            <w:t>142</w:t>
          </w:r>
          <w:r>
            <w:fldChar w:fldCharType="end"/>
          </w:r>
          <w:r>
            <w:rPr>
              <w:rFonts w:ascii="Arial" w:hAnsi="Arial" w:eastAsia="黑体" w:cs="Arial"/>
              <w:kern w:val="144"/>
              <w:szCs w:val="22"/>
            </w:rPr>
            <w:fldChar w:fldCharType="end"/>
          </w:r>
        </w:p>
        <w:p w14:paraId="025FFD4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_Toc21845 </w:instrText>
          </w:r>
          <w:r>
            <w:rPr>
              <w:rFonts w:ascii="Arial" w:hAnsi="Arial" w:eastAsia="黑体" w:cs="Arial"/>
              <w:kern w:val="144"/>
              <w:szCs w:val="22"/>
            </w:rPr>
            <w:fldChar w:fldCharType="separate"/>
          </w:r>
          <w:r>
            <w:rPr>
              <w:rFonts w:ascii="黑体" w:hAnsi="黑体"/>
            </w:rPr>
            <w:t>1.33.1</w:t>
          </w:r>
          <w:r>
            <w:rPr>
              <w:rFonts w:hint="eastAsia" w:ascii="黑体" w:hAnsi="黑体"/>
            </w:rPr>
            <w:t>3</w:t>
          </w:r>
          <w:r>
            <w:rPr>
              <w:rFonts w:ascii="黑体" w:hAnsi="黑体"/>
            </w:rPr>
            <w:t>软件测试与验证</w:t>
          </w:r>
          <w:r>
            <w:tab/>
          </w:r>
          <w:r>
            <w:fldChar w:fldCharType="begin"/>
          </w:r>
          <w:r>
            <w:instrText xml:space="preserve"> PAGEREF _Toc21845 \h </w:instrText>
          </w:r>
          <w:r>
            <w:fldChar w:fldCharType="separate"/>
          </w:r>
          <w:r>
            <w:t>144</w:t>
          </w:r>
          <w:r>
            <w:fldChar w:fldCharType="end"/>
          </w:r>
          <w:r>
            <w:rPr>
              <w:rFonts w:ascii="Arial" w:hAnsi="Arial" w:eastAsia="黑体" w:cs="Arial"/>
              <w:kern w:val="144"/>
              <w:szCs w:val="22"/>
            </w:rPr>
            <w:fldChar w:fldCharType="end"/>
          </w:r>
        </w:p>
        <w:p w14:paraId="565EA24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_Toc24393 </w:instrText>
          </w:r>
          <w:r>
            <w:rPr>
              <w:rFonts w:ascii="Arial" w:hAnsi="Arial" w:eastAsia="黑体" w:cs="Arial"/>
              <w:kern w:val="144"/>
              <w:szCs w:val="22"/>
            </w:rPr>
            <w:fldChar w:fldCharType="separate"/>
          </w:r>
          <w:r>
            <w:rPr>
              <w:rFonts w:ascii="黑体" w:hAnsi="黑体"/>
            </w:rPr>
            <w:t>1.33.1</w:t>
          </w:r>
          <w:r>
            <w:rPr>
              <w:rFonts w:hint="eastAsia" w:ascii="黑体" w:hAnsi="黑体"/>
            </w:rPr>
            <w:t>4</w:t>
          </w:r>
          <w:r>
            <w:rPr>
              <w:rFonts w:ascii="黑体" w:hAnsi="黑体"/>
            </w:rPr>
            <w:t>软件交付物</w:t>
          </w:r>
          <w:r>
            <w:tab/>
          </w:r>
          <w:r>
            <w:fldChar w:fldCharType="begin"/>
          </w:r>
          <w:r>
            <w:instrText xml:space="preserve"> PAGEREF _Toc24393 \h </w:instrText>
          </w:r>
          <w:r>
            <w:fldChar w:fldCharType="separate"/>
          </w:r>
          <w:r>
            <w:t>145</w:t>
          </w:r>
          <w:r>
            <w:fldChar w:fldCharType="end"/>
          </w:r>
          <w:r>
            <w:rPr>
              <w:rFonts w:ascii="Arial" w:hAnsi="Arial" w:eastAsia="黑体" w:cs="Arial"/>
              <w:kern w:val="144"/>
              <w:szCs w:val="22"/>
            </w:rPr>
            <w:fldChar w:fldCharType="end"/>
          </w:r>
        </w:p>
        <w:p w14:paraId="7FEE2F6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_Toc18147 </w:instrText>
          </w:r>
          <w:r>
            <w:rPr>
              <w:rFonts w:ascii="Arial" w:hAnsi="Arial" w:eastAsia="黑体" w:cs="Arial"/>
              <w:kern w:val="144"/>
              <w:szCs w:val="22"/>
            </w:rPr>
            <w:fldChar w:fldCharType="separate"/>
          </w:r>
          <w:r>
            <w:rPr>
              <w:rFonts w:ascii="黑体" w:hAnsi="黑体"/>
            </w:rPr>
            <w:t>1.33.1</w:t>
          </w:r>
          <w:r>
            <w:rPr>
              <w:rFonts w:hint="eastAsia" w:ascii="黑体" w:hAnsi="黑体"/>
            </w:rPr>
            <w:t>5</w:t>
          </w:r>
          <w:r>
            <w:rPr>
              <w:rFonts w:ascii="黑体" w:hAnsi="黑体"/>
            </w:rPr>
            <w:t>需求—设计—验证追溯</w:t>
          </w:r>
          <w:r>
            <w:tab/>
          </w:r>
          <w:r>
            <w:fldChar w:fldCharType="begin"/>
          </w:r>
          <w:r>
            <w:instrText xml:space="preserve"> PAGEREF _Toc18147 \h </w:instrText>
          </w:r>
          <w:r>
            <w:fldChar w:fldCharType="separate"/>
          </w:r>
          <w:r>
            <w:t>145</w:t>
          </w:r>
          <w:r>
            <w:fldChar w:fldCharType="end"/>
          </w:r>
          <w:r>
            <w:rPr>
              <w:rFonts w:ascii="Arial" w:hAnsi="Arial" w:eastAsia="黑体" w:cs="Arial"/>
              <w:kern w:val="144"/>
              <w:szCs w:val="22"/>
            </w:rPr>
            <w:fldChar w:fldCharType="end"/>
          </w:r>
        </w:p>
        <w:p w14:paraId="480D9160">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_Toc7074 </w:instrText>
          </w:r>
          <w:r>
            <w:rPr>
              <w:rFonts w:ascii="Arial" w:hAnsi="Arial" w:eastAsia="黑体" w:cs="Arial"/>
              <w:kern w:val="144"/>
              <w:szCs w:val="22"/>
            </w:rPr>
            <w:fldChar w:fldCharType="separate"/>
          </w:r>
          <w:r>
            <w:rPr>
              <w:szCs w:val="44"/>
            </w:rPr>
            <w:t>第二部分  项目实施方案</w:t>
          </w:r>
          <w:r>
            <w:tab/>
          </w:r>
          <w:r>
            <w:fldChar w:fldCharType="begin"/>
          </w:r>
          <w:r>
            <w:instrText xml:space="preserve"> PAGEREF _Toc7074 \h </w:instrText>
          </w:r>
          <w:r>
            <w:fldChar w:fldCharType="separate"/>
          </w:r>
          <w:r>
            <w:t>150</w:t>
          </w:r>
          <w:r>
            <w:fldChar w:fldCharType="end"/>
          </w:r>
          <w:r>
            <w:rPr>
              <w:rFonts w:ascii="Arial" w:hAnsi="Arial" w:eastAsia="黑体" w:cs="Arial"/>
              <w:kern w:val="144"/>
              <w:szCs w:val="22"/>
            </w:rPr>
            <w:fldChar w:fldCharType="end"/>
          </w:r>
        </w:p>
        <w:p w14:paraId="4F538DE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_Toc26349 </w:instrText>
          </w:r>
          <w:r>
            <w:rPr>
              <w:rFonts w:ascii="Arial" w:hAnsi="Arial" w:eastAsia="黑体" w:cs="Arial"/>
              <w:kern w:val="144"/>
              <w:szCs w:val="22"/>
            </w:rPr>
            <w:fldChar w:fldCharType="separate"/>
          </w:r>
          <w:r>
            <w:rPr>
              <w:szCs w:val="36"/>
            </w:rPr>
            <w:t>2.1 拟解决的关键技术问题</w:t>
          </w:r>
          <w:r>
            <w:tab/>
          </w:r>
          <w:r>
            <w:fldChar w:fldCharType="begin"/>
          </w:r>
          <w:r>
            <w:instrText xml:space="preserve"> PAGEREF _Toc26349 \h </w:instrText>
          </w:r>
          <w:r>
            <w:fldChar w:fldCharType="separate"/>
          </w:r>
          <w:r>
            <w:t>150</w:t>
          </w:r>
          <w:r>
            <w:fldChar w:fldCharType="end"/>
          </w:r>
          <w:r>
            <w:rPr>
              <w:rFonts w:ascii="Arial" w:hAnsi="Arial" w:eastAsia="黑体" w:cs="Arial"/>
              <w:kern w:val="144"/>
              <w:szCs w:val="22"/>
            </w:rPr>
            <w:fldChar w:fldCharType="end"/>
          </w:r>
        </w:p>
        <w:p w14:paraId="3C29E8C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_Toc9189 </w:instrText>
          </w:r>
          <w:r>
            <w:rPr>
              <w:rFonts w:ascii="Arial" w:hAnsi="Arial" w:eastAsia="黑体" w:cs="Arial"/>
              <w:kern w:val="144"/>
              <w:szCs w:val="22"/>
            </w:rPr>
            <w:fldChar w:fldCharType="separate"/>
          </w:r>
          <w:r>
            <w:rPr>
              <w:szCs w:val="32"/>
            </w:rPr>
            <w:t>2.1.1 K1：室外开放空间多目视觉跟踪的高精度标定与全局平差</w:t>
          </w:r>
          <w:r>
            <w:tab/>
          </w:r>
          <w:r>
            <w:fldChar w:fldCharType="begin"/>
          </w:r>
          <w:r>
            <w:instrText xml:space="preserve"> PAGEREF _Toc9189 \h </w:instrText>
          </w:r>
          <w:r>
            <w:fldChar w:fldCharType="separate"/>
          </w:r>
          <w:r>
            <w:t>150</w:t>
          </w:r>
          <w:r>
            <w:fldChar w:fldCharType="end"/>
          </w:r>
          <w:r>
            <w:rPr>
              <w:rFonts w:ascii="Arial" w:hAnsi="Arial" w:eastAsia="黑体" w:cs="Arial"/>
              <w:kern w:val="144"/>
              <w:szCs w:val="22"/>
            </w:rPr>
            <w:fldChar w:fldCharType="end"/>
          </w:r>
        </w:p>
        <w:p w14:paraId="39B225B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_Toc24102 </w:instrText>
          </w:r>
          <w:r>
            <w:rPr>
              <w:rFonts w:ascii="Arial" w:hAnsi="Arial" w:eastAsia="黑体" w:cs="Arial"/>
              <w:kern w:val="144"/>
              <w:szCs w:val="22"/>
            </w:rPr>
            <w:fldChar w:fldCharType="separate"/>
          </w:r>
          <w:r>
            <w:rPr>
              <w:szCs w:val="32"/>
            </w:rPr>
            <w:t>2.1.2 K2：跟踪框架（球形扫描仪）多视角面扫描与自主扫描</w:t>
          </w:r>
          <w:r>
            <w:tab/>
          </w:r>
          <w:r>
            <w:fldChar w:fldCharType="begin"/>
          </w:r>
          <w:r>
            <w:instrText xml:space="preserve"> PAGEREF _Toc24102 \h </w:instrText>
          </w:r>
          <w:r>
            <w:fldChar w:fldCharType="separate"/>
          </w:r>
          <w:r>
            <w:t>151</w:t>
          </w:r>
          <w:r>
            <w:fldChar w:fldCharType="end"/>
          </w:r>
          <w:r>
            <w:rPr>
              <w:rFonts w:ascii="Arial" w:hAnsi="Arial" w:eastAsia="黑体" w:cs="Arial"/>
              <w:kern w:val="144"/>
              <w:szCs w:val="22"/>
            </w:rPr>
            <w:fldChar w:fldCharType="end"/>
          </w:r>
        </w:p>
        <w:p w14:paraId="31DA7CF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_Toc13015 </w:instrText>
          </w:r>
          <w:r>
            <w:rPr>
              <w:rFonts w:ascii="Arial" w:hAnsi="Arial" w:eastAsia="黑体" w:cs="Arial"/>
              <w:kern w:val="144"/>
              <w:szCs w:val="22"/>
            </w:rPr>
            <w:fldChar w:fldCharType="separate"/>
          </w:r>
          <w:r>
            <w:rPr>
              <w:szCs w:val="32"/>
            </w:rPr>
            <w:t>2.1.3 K3：激光与视觉 SLAM 紧耦合的大场景建图与回环优化</w:t>
          </w:r>
          <w:r>
            <w:tab/>
          </w:r>
          <w:r>
            <w:fldChar w:fldCharType="begin"/>
          </w:r>
          <w:r>
            <w:instrText xml:space="preserve"> PAGEREF _Toc13015 \h </w:instrText>
          </w:r>
          <w:r>
            <w:fldChar w:fldCharType="separate"/>
          </w:r>
          <w:r>
            <w:t>152</w:t>
          </w:r>
          <w:r>
            <w:fldChar w:fldCharType="end"/>
          </w:r>
          <w:r>
            <w:rPr>
              <w:rFonts w:ascii="Arial" w:hAnsi="Arial" w:eastAsia="黑体" w:cs="Arial"/>
              <w:kern w:val="144"/>
              <w:szCs w:val="22"/>
            </w:rPr>
            <w:fldChar w:fldCharType="end"/>
          </w:r>
        </w:p>
        <w:p w14:paraId="6E2E781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_Toc26005 </w:instrText>
          </w:r>
          <w:r>
            <w:rPr>
              <w:rFonts w:ascii="Arial" w:hAnsi="Arial" w:eastAsia="黑体" w:cs="Arial"/>
              <w:kern w:val="144"/>
              <w:szCs w:val="22"/>
            </w:rPr>
            <w:fldChar w:fldCharType="separate"/>
          </w:r>
          <w:r>
            <w:rPr>
              <w:szCs w:val="32"/>
            </w:rPr>
            <w:t>2.1.4 K4：多模态数据融合与真彩色点云生成</w:t>
          </w:r>
          <w:r>
            <w:tab/>
          </w:r>
          <w:r>
            <w:fldChar w:fldCharType="begin"/>
          </w:r>
          <w:r>
            <w:instrText xml:space="preserve"> PAGEREF _Toc26005 \h </w:instrText>
          </w:r>
          <w:r>
            <w:fldChar w:fldCharType="separate"/>
          </w:r>
          <w:r>
            <w:t>152</w:t>
          </w:r>
          <w:r>
            <w:fldChar w:fldCharType="end"/>
          </w:r>
          <w:r>
            <w:rPr>
              <w:rFonts w:ascii="Arial" w:hAnsi="Arial" w:eastAsia="黑体" w:cs="Arial"/>
              <w:kern w:val="144"/>
              <w:szCs w:val="22"/>
            </w:rPr>
            <w:fldChar w:fldCharType="end"/>
          </w:r>
        </w:p>
        <w:p w14:paraId="47A5C4A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_Toc18776 </w:instrText>
          </w:r>
          <w:r>
            <w:rPr>
              <w:rFonts w:ascii="Arial" w:hAnsi="Arial" w:eastAsia="黑体" w:cs="Arial"/>
              <w:kern w:val="144"/>
              <w:szCs w:val="22"/>
            </w:rPr>
            <w:fldChar w:fldCharType="separate"/>
          </w:r>
          <w:r>
            <w:rPr>
              <w:szCs w:val="32"/>
            </w:rPr>
            <w:t>2.1.5 K5：冲磨缺陷几何</w:t>
          </w:r>
          <w:r>
            <w:rPr>
              <w:rFonts w:hint="eastAsia"/>
              <w:szCs w:val="32"/>
            </w:rPr>
            <w:t>-</w:t>
          </w:r>
          <w:r>
            <w:rPr>
              <w:szCs w:val="32"/>
            </w:rPr>
            <w:t>语义双通道判识与级别认定</w:t>
          </w:r>
          <w:r>
            <w:tab/>
          </w:r>
          <w:r>
            <w:fldChar w:fldCharType="begin"/>
          </w:r>
          <w:r>
            <w:instrText xml:space="preserve"> PAGEREF _Toc18776 \h </w:instrText>
          </w:r>
          <w:r>
            <w:fldChar w:fldCharType="separate"/>
          </w:r>
          <w:r>
            <w:t>153</w:t>
          </w:r>
          <w:r>
            <w:fldChar w:fldCharType="end"/>
          </w:r>
          <w:r>
            <w:rPr>
              <w:rFonts w:ascii="Arial" w:hAnsi="Arial" w:eastAsia="黑体" w:cs="Arial"/>
              <w:kern w:val="144"/>
              <w:szCs w:val="22"/>
            </w:rPr>
            <w:fldChar w:fldCharType="end"/>
          </w:r>
        </w:p>
        <w:p w14:paraId="2163538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_Toc16071 </w:instrText>
          </w:r>
          <w:r>
            <w:rPr>
              <w:rFonts w:ascii="Arial" w:hAnsi="Arial" w:eastAsia="黑体" w:cs="Arial"/>
              <w:kern w:val="144"/>
              <w:szCs w:val="22"/>
            </w:rPr>
            <w:fldChar w:fldCharType="separate"/>
          </w:r>
          <w:r>
            <w:rPr>
              <w:szCs w:val="32"/>
            </w:rPr>
            <w:t>2.1.6 K6：检查测量数据分析报告的自动化生成</w:t>
          </w:r>
          <w:r>
            <w:tab/>
          </w:r>
          <w:r>
            <w:fldChar w:fldCharType="begin"/>
          </w:r>
          <w:r>
            <w:instrText xml:space="preserve"> PAGEREF _Toc16071 \h </w:instrText>
          </w:r>
          <w:r>
            <w:fldChar w:fldCharType="separate"/>
          </w:r>
          <w:r>
            <w:t>153</w:t>
          </w:r>
          <w:r>
            <w:fldChar w:fldCharType="end"/>
          </w:r>
          <w:r>
            <w:rPr>
              <w:rFonts w:ascii="Arial" w:hAnsi="Arial" w:eastAsia="黑体" w:cs="Arial"/>
              <w:kern w:val="144"/>
              <w:szCs w:val="22"/>
            </w:rPr>
            <w:fldChar w:fldCharType="end"/>
          </w:r>
        </w:p>
        <w:p w14:paraId="582A2A1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_Toc32323 </w:instrText>
          </w:r>
          <w:r>
            <w:rPr>
              <w:rFonts w:ascii="Arial" w:hAnsi="Arial" w:eastAsia="黑体" w:cs="Arial"/>
              <w:kern w:val="144"/>
              <w:szCs w:val="22"/>
            </w:rPr>
            <w:fldChar w:fldCharType="separate"/>
          </w:r>
          <w:r>
            <w:rPr>
              <w:szCs w:val="36"/>
            </w:rPr>
            <w:t>2.2 主要研究内容</w:t>
          </w:r>
          <w:r>
            <w:tab/>
          </w:r>
          <w:r>
            <w:fldChar w:fldCharType="begin"/>
          </w:r>
          <w:r>
            <w:instrText xml:space="preserve"> PAGEREF _Toc32323 \h </w:instrText>
          </w:r>
          <w:r>
            <w:fldChar w:fldCharType="separate"/>
          </w:r>
          <w:r>
            <w:t>154</w:t>
          </w:r>
          <w:r>
            <w:fldChar w:fldCharType="end"/>
          </w:r>
          <w:r>
            <w:rPr>
              <w:rFonts w:ascii="Arial" w:hAnsi="Arial" w:eastAsia="黑体" w:cs="Arial"/>
              <w:kern w:val="144"/>
              <w:szCs w:val="22"/>
            </w:rPr>
            <w:fldChar w:fldCharType="end"/>
          </w:r>
        </w:p>
        <w:p w14:paraId="0D9192B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_Toc6820 </w:instrText>
          </w:r>
          <w:r>
            <w:rPr>
              <w:rFonts w:ascii="Arial" w:hAnsi="Arial" w:eastAsia="黑体" w:cs="Arial"/>
              <w:kern w:val="144"/>
              <w:szCs w:val="22"/>
            </w:rPr>
            <w:fldChar w:fldCharType="separate"/>
          </w:r>
          <w:r>
            <w:rPr>
              <w:szCs w:val="32"/>
            </w:rPr>
            <w:t>2.2.1 冲磨场测量建模及技术现状分析</w:t>
          </w:r>
          <w:r>
            <w:tab/>
          </w:r>
          <w:r>
            <w:fldChar w:fldCharType="begin"/>
          </w:r>
          <w:r>
            <w:instrText xml:space="preserve"> PAGEREF _Toc6820 \h </w:instrText>
          </w:r>
          <w:r>
            <w:fldChar w:fldCharType="separate"/>
          </w:r>
          <w:r>
            <w:t>154</w:t>
          </w:r>
          <w:r>
            <w:fldChar w:fldCharType="end"/>
          </w:r>
          <w:r>
            <w:rPr>
              <w:rFonts w:ascii="Arial" w:hAnsi="Arial" w:eastAsia="黑体" w:cs="Arial"/>
              <w:kern w:val="144"/>
              <w:szCs w:val="22"/>
            </w:rPr>
            <w:fldChar w:fldCharType="end"/>
          </w:r>
        </w:p>
        <w:p w14:paraId="1C9DD46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_Toc18032 </w:instrText>
          </w:r>
          <w:r>
            <w:rPr>
              <w:rFonts w:ascii="Arial" w:hAnsi="Arial" w:eastAsia="黑体" w:cs="Arial"/>
              <w:kern w:val="144"/>
              <w:szCs w:val="22"/>
            </w:rPr>
            <w:fldChar w:fldCharType="separate"/>
          </w:r>
          <w:r>
            <w:rPr>
              <w:szCs w:val="32"/>
            </w:rPr>
            <w:t>2.2.2 冲磨场三维重构技术研究及试验</w:t>
          </w:r>
          <w:r>
            <w:tab/>
          </w:r>
          <w:r>
            <w:fldChar w:fldCharType="begin"/>
          </w:r>
          <w:r>
            <w:instrText xml:space="preserve"> PAGEREF _Toc18032 \h </w:instrText>
          </w:r>
          <w:r>
            <w:fldChar w:fldCharType="separate"/>
          </w:r>
          <w:r>
            <w:t>155</w:t>
          </w:r>
          <w:r>
            <w:fldChar w:fldCharType="end"/>
          </w:r>
          <w:r>
            <w:rPr>
              <w:rFonts w:ascii="Arial" w:hAnsi="Arial" w:eastAsia="黑体" w:cs="Arial"/>
              <w:kern w:val="144"/>
              <w:szCs w:val="22"/>
            </w:rPr>
            <w:fldChar w:fldCharType="end"/>
          </w:r>
        </w:p>
        <w:p w14:paraId="362A5E1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_Toc19440 </w:instrText>
          </w:r>
          <w:r>
            <w:rPr>
              <w:rFonts w:ascii="Arial" w:hAnsi="Arial" w:eastAsia="黑体" w:cs="Arial"/>
              <w:kern w:val="144"/>
              <w:szCs w:val="22"/>
            </w:rPr>
            <w:fldChar w:fldCharType="separate"/>
          </w:r>
          <w:r>
            <w:rPr>
              <w:szCs w:val="32"/>
            </w:rPr>
            <w:t>2.2.3 冲磨场三维重构装备设计</w:t>
          </w:r>
          <w:r>
            <w:tab/>
          </w:r>
          <w:r>
            <w:fldChar w:fldCharType="begin"/>
          </w:r>
          <w:r>
            <w:instrText xml:space="preserve"> PAGEREF _Toc19440 \h </w:instrText>
          </w:r>
          <w:r>
            <w:fldChar w:fldCharType="separate"/>
          </w:r>
          <w:r>
            <w:t>156</w:t>
          </w:r>
          <w:r>
            <w:fldChar w:fldCharType="end"/>
          </w:r>
          <w:r>
            <w:rPr>
              <w:rFonts w:ascii="Arial" w:hAnsi="Arial" w:eastAsia="黑体" w:cs="Arial"/>
              <w:kern w:val="144"/>
              <w:szCs w:val="22"/>
            </w:rPr>
            <w:fldChar w:fldCharType="end"/>
          </w:r>
        </w:p>
        <w:p w14:paraId="0480879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_Toc15800 </w:instrText>
          </w:r>
          <w:r>
            <w:rPr>
              <w:rFonts w:ascii="Arial" w:hAnsi="Arial" w:eastAsia="黑体" w:cs="Arial"/>
              <w:kern w:val="144"/>
              <w:szCs w:val="22"/>
            </w:rPr>
            <w:fldChar w:fldCharType="separate"/>
          </w:r>
          <w:r>
            <w:rPr>
              <w:szCs w:val="32"/>
            </w:rPr>
            <w:t>2.2.4 冲磨场三维重构装备开发</w:t>
          </w:r>
          <w:r>
            <w:tab/>
          </w:r>
          <w:r>
            <w:fldChar w:fldCharType="begin"/>
          </w:r>
          <w:r>
            <w:instrText xml:space="preserve"> PAGEREF _Toc15800 \h </w:instrText>
          </w:r>
          <w:r>
            <w:fldChar w:fldCharType="separate"/>
          </w:r>
          <w:r>
            <w:t>157</w:t>
          </w:r>
          <w:r>
            <w:fldChar w:fldCharType="end"/>
          </w:r>
          <w:r>
            <w:rPr>
              <w:rFonts w:ascii="Arial" w:hAnsi="Arial" w:eastAsia="黑体" w:cs="Arial"/>
              <w:kern w:val="144"/>
              <w:szCs w:val="22"/>
            </w:rPr>
            <w:fldChar w:fldCharType="end"/>
          </w:r>
        </w:p>
        <w:p w14:paraId="3464B07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_Toc19125 </w:instrText>
          </w:r>
          <w:r>
            <w:rPr>
              <w:rFonts w:ascii="Arial" w:hAnsi="Arial" w:eastAsia="黑体" w:cs="Arial"/>
              <w:kern w:val="144"/>
              <w:szCs w:val="22"/>
            </w:rPr>
            <w:fldChar w:fldCharType="separate"/>
          </w:r>
          <w:r>
            <w:rPr>
              <w:szCs w:val="32"/>
            </w:rPr>
            <w:t>2.2.5 冲磨场三维重构装备测试或型式试验</w:t>
          </w:r>
          <w:r>
            <w:tab/>
          </w:r>
          <w:r>
            <w:fldChar w:fldCharType="begin"/>
          </w:r>
          <w:r>
            <w:instrText xml:space="preserve"> PAGEREF _Toc19125 \h </w:instrText>
          </w:r>
          <w:r>
            <w:fldChar w:fldCharType="separate"/>
          </w:r>
          <w:r>
            <w:t>157</w:t>
          </w:r>
          <w:r>
            <w:fldChar w:fldCharType="end"/>
          </w:r>
          <w:r>
            <w:rPr>
              <w:rFonts w:ascii="Arial" w:hAnsi="Arial" w:eastAsia="黑体" w:cs="Arial"/>
              <w:kern w:val="144"/>
              <w:szCs w:val="22"/>
            </w:rPr>
            <w:fldChar w:fldCharType="end"/>
          </w:r>
        </w:p>
        <w:p w14:paraId="4D05C53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_Toc300 </w:instrText>
          </w:r>
          <w:r>
            <w:rPr>
              <w:rFonts w:ascii="Arial" w:hAnsi="Arial" w:eastAsia="黑体" w:cs="Arial"/>
              <w:kern w:val="144"/>
              <w:szCs w:val="22"/>
            </w:rPr>
            <w:fldChar w:fldCharType="separate"/>
          </w:r>
          <w:r>
            <w:rPr>
              <w:szCs w:val="32"/>
            </w:rPr>
            <w:t>2.2.6 冲磨场三维重构装备现场应用验证</w:t>
          </w:r>
          <w:r>
            <w:tab/>
          </w:r>
          <w:r>
            <w:fldChar w:fldCharType="begin"/>
          </w:r>
          <w:r>
            <w:instrText xml:space="preserve"> PAGEREF _Toc300 \h </w:instrText>
          </w:r>
          <w:r>
            <w:fldChar w:fldCharType="separate"/>
          </w:r>
          <w:r>
            <w:t>158</w:t>
          </w:r>
          <w:r>
            <w:fldChar w:fldCharType="end"/>
          </w:r>
          <w:r>
            <w:rPr>
              <w:rFonts w:ascii="Arial" w:hAnsi="Arial" w:eastAsia="黑体" w:cs="Arial"/>
              <w:kern w:val="144"/>
              <w:szCs w:val="22"/>
            </w:rPr>
            <w:fldChar w:fldCharType="end"/>
          </w:r>
        </w:p>
        <w:p w14:paraId="02F7AD4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_Toc30769 </w:instrText>
          </w:r>
          <w:r>
            <w:rPr>
              <w:rFonts w:ascii="Arial" w:hAnsi="Arial" w:eastAsia="黑体" w:cs="Arial"/>
              <w:kern w:val="144"/>
              <w:szCs w:val="22"/>
            </w:rPr>
            <w:fldChar w:fldCharType="separate"/>
          </w:r>
          <w:r>
            <w:rPr>
              <w:szCs w:val="32"/>
            </w:rPr>
            <w:t>2.2.7 项目评审</w:t>
          </w:r>
          <w:r>
            <w:tab/>
          </w:r>
          <w:r>
            <w:fldChar w:fldCharType="begin"/>
          </w:r>
          <w:r>
            <w:instrText xml:space="preserve"> PAGEREF _Toc30769 \h </w:instrText>
          </w:r>
          <w:r>
            <w:fldChar w:fldCharType="separate"/>
          </w:r>
          <w:r>
            <w:t>158</w:t>
          </w:r>
          <w:r>
            <w:fldChar w:fldCharType="end"/>
          </w:r>
          <w:r>
            <w:rPr>
              <w:rFonts w:ascii="Arial" w:hAnsi="Arial" w:eastAsia="黑体" w:cs="Arial"/>
              <w:kern w:val="144"/>
              <w:szCs w:val="22"/>
            </w:rPr>
            <w:fldChar w:fldCharType="end"/>
          </w:r>
        </w:p>
        <w:p w14:paraId="2093B08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_Toc27606 </w:instrText>
          </w:r>
          <w:r>
            <w:rPr>
              <w:rFonts w:ascii="Arial" w:hAnsi="Arial" w:eastAsia="黑体" w:cs="Arial"/>
              <w:kern w:val="144"/>
              <w:szCs w:val="22"/>
            </w:rPr>
            <w:fldChar w:fldCharType="separate"/>
          </w:r>
          <w:r>
            <w:rPr>
              <w:szCs w:val="32"/>
            </w:rPr>
            <w:t>2.2.8 成果评价</w:t>
          </w:r>
          <w:r>
            <w:tab/>
          </w:r>
          <w:r>
            <w:fldChar w:fldCharType="begin"/>
          </w:r>
          <w:r>
            <w:instrText xml:space="preserve"> PAGEREF _Toc27606 \h </w:instrText>
          </w:r>
          <w:r>
            <w:fldChar w:fldCharType="separate"/>
          </w:r>
          <w:r>
            <w:t>158</w:t>
          </w:r>
          <w:r>
            <w:fldChar w:fldCharType="end"/>
          </w:r>
          <w:r>
            <w:rPr>
              <w:rFonts w:ascii="Arial" w:hAnsi="Arial" w:eastAsia="黑体" w:cs="Arial"/>
              <w:kern w:val="144"/>
              <w:szCs w:val="22"/>
            </w:rPr>
            <w:fldChar w:fldCharType="end"/>
          </w:r>
        </w:p>
        <w:p w14:paraId="0DC5E63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_Toc20219 </w:instrText>
          </w:r>
          <w:r>
            <w:rPr>
              <w:rFonts w:ascii="Arial" w:hAnsi="Arial" w:eastAsia="黑体" w:cs="Arial"/>
              <w:kern w:val="144"/>
              <w:szCs w:val="22"/>
            </w:rPr>
            <w:fldChar w:fldCharType="separate"/>
          </w:r>
          <w:r>
            <w:rPr>
              <w:szCs w:val="32"/>
            </w:rPr>
            <w:t>2.2.9 创新成果</w:t>
          </w:r>
          <w:r>
            <w:tab/>
          </w:r>
          <w:r>
            <w:fldChar w:fldCharType="begin"/>
          </w:r>
          <w:r>
            <w:instrText xml:space="preserve"> PAGEREF _Toc20219 \h </w:instrText>
          </w:r>
          <w:r>
            <w:fldChar w:fldCharType="separate"/>
          </w:r>
          <w:r>
            <w:t>158</w:t>
          </w:r>
          <w:r>
            <w:fldChar w:fldCharType="end"/>
          </w:r>
          <w:r>
            <w:rPr>
              <w:rFonts w:ascii="Arial" w:hAnsi="Arial" w:eastAsia="黑体" w:cs="Arial"/>
              <w:kern w:val="144"/>
              <w:szCs w:val="22"/>
            </w:rPr>
            <w:fldChar w:fldCharType="end"/>
          </w:r>
        </w:p>
        <w:p w14:paraId="59DC259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_Toc21187 </w:instrText>
          </w:r>
          <w:r>
            <w:rPr>
              <w:rFonts w:ascii="Arial" w:hAnsi="Arial" w:eastAsia="黑体" w:cs="Arial"/>
              <w:kern w:val="144"/>
              <w:szCs w:val="22"/>
            </w:rPr>
            <w:fldChar w:fldCharType="separate"/>
          </w:r>
          <w:r>
            <w:rPr>
              <w:szCs w:val="32"/>
            </w:rPr>
            <w:t>2.2.10 技术条款逐条实施分解</w:t>
          </w:r>
          <w:r>
            <w:tab/>
          </w:r>
          <w:r>
            <w:fldChar w:fldCharType="begin"/>
          </w:r>
          <w:r>
            <w:instrText xml:space="preserve"> PAGEREF _Toc21187 \h </w:instrText>
          </w:r>
          <w:r>
            <w:fldChar w:fldCharType="separate"/>
          </w:r>
          <w:r>
            <w:t>159</w:t>
          </w:r>
          <w:r>
            <w:fldChar w:fldCharType="end"/>
          </w:r>
          <w:r>
            <w:rPr>
              <w:rFonts w:ascii="Arial" w:hAnsi="Arial" w:eastAsia="黑体" w:cs="Arial"/>
              <w:kern w:val="144"/>
              <w:szCs w:val="22"/>
            </w:rPr>
            <w:fldChar w:fldCharType="end"/>
          </w:r>
        </w:p>
        <w:p w14:paraId="738081F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_Toc18805 </w:instrText>
          </w:r>
          <w:r>
            <w:rPr>
              <w:rFonts w:ascii="Arial" w:hAnsi="Arial" w:eastAsia="黑体" w:cs="Arial"/>
              <w:kern w:val="144"/>
              <w:szCs w:val="22"/>
            </w:rPr>
            <w:fldChar w:fldCharType="separate"/>
          </w:r>
          <w:r>
            <w:rPr>
              <w:szCs w:val="32"/>
            </w:rPr>
            <w:t>2.2.11 研究试验计划</w:t>
          </w:r>
          <w:r>
            <w:tab/>
          </w:r>
          <w:r>
            <w:fldChar w:fldCharType="begin"/>
          </w:r>
          <w:r>
            <w:instrText xml:space="preserve"> PAGEREF _Toc18805 \h </w:instrText>
          </w:r>
          <w:r>
            <w:fldChar w:fldCharType="separate"/>
          </w:r>
          <w:r>
            <w:t>162</w:t>
          </w:r>
          <w:r>
            <w:fldChar w:fldCharType="end"/>
          </w:r>
          <w:r>
            <w:rPr>
              <w:rFonts w:ascii="Arial" w:hAnsi="Arial" w:eastAsia="黑体" w:cs="Arial"/>
              <w:kern w:val="144"/>
              <w:szCs w:val="22"/>
            </w:rPr>
            <w:fldChar w:fldCharType="end"/>
          </w:r>
        </w:p>
        <w:p w14:paraId="741EDD0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_Toc556 </w:instrText>
          </w:r>
          <w:r>
            <w:rPr>
              <w:rFonts w:ascii="Arial" w:hAnsi="Arial" w:eastAsia="黑体" w:cs="Arial"/>
              <w:kern w:val="144"/>
              <w:szCs w:val="22"/>
            </w:rPr>
            <w:fldChar w:fldCharType="separate"/>
          </w:r>
          <w:r>
            <w:rPr>
              <w:szCs w:val="32"/>
            </w:rPr>
            <w:t>2.2.12 研究内容技术方案深化</w:t>
          </w:r>
          <w:r>
            <w:tab/>
          </w:r>
          <w:r>
            <w:fldChar w:fldCharType="begin"/>
          </w:r>
          <w:r>
            <w:instrText xml:space="preserve"> PAGEREF _Toc556 \h </w:instrText>
          </w:r>
          <w:r>
            <w:fldChar w:fldCharType="separate"/>
          </w:r>
          <w:r>
            <w:t>163</w:t>
          </w:r>
          <w:r>
            <w:fldChar w:fldCharType="end"/>
          </w:r>
          <w:r>
            <w:rPr>
              <w:rFonts w:ascii="Arial" w:hAnsi="Arial" w:eastAsia="黑体" w:cs="Arial"/>
              <w:kern w:val="144"/>
              <w:szCs w:val="22"/>
            </w:rPr>
            <w:fldChar w:fldCharType="end"/>
          </w:r>
        </w:p>
        <w:p w14:paraId="118B31F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_Toc22740 </w:instrText>
          </w:r>
          <w:r>
            <w:rPr>
              <w:rFonts w:ascii="Arial" w:hAnsi="Arial" w:eastAsia="黑体" w:cs="Arial"/>
              <w:kern w:val="144"/>
              <w:szCs w:val="22"/>
            </w:rPr>
            <w:fldChar w:fldCharType="separate"/>
          </w:r>
          <w:r>
            <w:rPr>
              <w:szCs w:val="32"/>
            </w:rPr>
            <w:t>2.2.13 研究方法与工具</w:t>
          </w:r>
          <w:r>
            <w:tab/>
          </w:r>
          <w:r>
            <w:fldChar w:fldCharType="begin"/>
          </w:r>
          <w:r>
            <w:instrText xml:space="preserve"> PAGEREF _Toc22740 \h </w:instrText>
          </w:r>
          <w:r>
            <w:fldChar w:fldCharType="separate"/>
          </w:r>
          <w:r>
            <w:t>163</w:t>
          </w:r>
          <w:r>
            <w:fldChar w:fldCharType="end"/>
          </w:r>
          <w:r>
            <w:rPr>
              <w:rFonts w:ascii="Arial" w:hAnsi="Arial" w:eastAsia="黑体" w:cs="Arial"/>
              <w:kern w:val="144"/>
              <w:szCs w:val="22"/>
            </w:rPr>
            <w:fldChar w:fldCharType="end"/>
          </w:r>
        </w:p>
        <w:p w14:paraId="79B8383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_Toc3304 </w:instrText>
          </w:r>
          <w:r>
            <w:rPr>
              <w:rFonts w:ascii="Arial" w:hAnsi="Arial" w:eastAsia="黑体" w:cs="Arial"/>
              <w:kern w:val="144"/>
              <w:szCs w:val="22"/>
            </w:rPr>
            <w:fldChar w:fldCharType="separate"/>
          </w:r>
          <w:r>
            <w:rPr>
              <w:szCs w:val="32"/>
            </w:rPr>
            <w:t>2.2.14 现场踏勘与三站条件复核实施要点</w:t>
          </w:r>
          <w:r>
            <w:tab/>
          </w:r>
          <w:r>
            <w:fldChar w:fldCharType="begin"/>
          </w:r>
          <w:r>
            <w:instrText xml:space="preserve"> PAGEREF _Toc3304 \h </w:instrText>
          </w:r>
          <w:r>
            <w:fldChar w:fldCharType="separate"/>
          </w:r>
          <w:r>
            <w:t>164</w:t>
          </w:r>
          <w:r>
            <w:fldChar w:fldCharType="end"/>
          </w:r>
          <w:r>
            <w:rPr>
              <w:rFonts w:ascii="Arial" w:hAnsi="Arial" w:eastAsia="黑体" w:cs="Arial"/>
              <w:kern w:val="144"/>
              <w:szCs w:val="22"/>
            </w:rPr>
            <w:fldChar w:fldCharType="end"/>
          </w:r>
        </w:p>
        <w:p w14:paraId="6FA9674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_Toc22837 </w:instrText>
          </w:r>
          <w:r>
            <w:rPr>
              <w:rFonts w:ascii="Arial" w:hAnsi="Arial" w:eastAsia="黑体" w:cs="Arial"/>
              <w:kern w:val="144"/>
              <w:szCs w:val="22"/>
            </w:rPr>
            <w:fldChar w:fldCharType="separate"/>
          </w:r>
          <w:r>
            <w:rPr>
              <w:szCs w:val="32"/>
            </w:rPr>
            <w:t>2.2.15 样机试制与工艺验证</w:t>
          </w:r>
          <w:r>
            <w:tab/>
          </w:r>
          <w:r>
            <w:fldChar w:fldCharType="begin"/>
          </w:r>
          <w:r>
            <w:instrText xml:space="preserve"> PAGEREF _Toc22837 \h </w:instrText>
          </w:r>
          <w:r>
            <w:fldChar w:fldCharType="separate"/>
          </w:r>
          <w:r>
            <w:t>165</w:t>
          </w:r>
          <w:r>
            <w:fldChar w:fldCharType="end"/>
          </w:r>
          <w:r>
            <w:rPr>
              <w:rFonts w:ascii="Arial" w:hAnsi="Arial" w:eastAsia="黑体" w:cs="Arial"/>
              <w:kern w:val="144"/>
              <w:szCs w:val="22"/>
            </w:rPr>
            <w:fldChar w:fldCharType="end"/>
          </w:r>
        </w:p>
        <w:p w14:paraId="6FA607C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_Toc18591 </w:instrText>
          </w:r>
          <w:r>
            <w:rPr>
              <w:rFonts w:ascii="Arial" w:hAnsi="Arial" w:eastAsia="黑体" w:cs="Arial"/>
              <w:kern w:val="144"/>
              <w:szCs w:val="22"/>
            </w:rPr>
            <w:fldChar w:fldCharType="separate"/>
          </w:r>
          <w:r>
            <w:rPr>
              <w:szCs w:val="32"/>
            </w:rPr>
            <w:t>2.2.16 试验验证体系设计</w:t>
          </w:r>
          <w:r>
            <w:tab/>
          </w:r>
          <w:r>
            <w:fldChar w:fldCharType="begin"/>
          </w:r>
          <w:r>
            <w:instrText xml:space="preserve"> PAGEREF _Toc18591 \h </w:instrText>
          </w:r>
          <w:r>
            <w:fldChar w:fldCharType="separate"/>
          </w:r>
          <w:r>
            <w:t>166</w:t>
          </w:r>
          <w:r>
            <w:fldChar w:fldCharType="end"/>
          </w:r>
          <w:r>
            <w:rPr>
              <w:rFonts w:ascii="Arial" w:hAnsi="Arial" w:eastAsia="黑体" w:cs="Arial"/>
              <w:kern w:val="144"/>
              <w:szCs w:val="22"/>
            </w:rPr>
            <w:fldChar w:fldCharType="end"/>
          </w:r>
        </w:p>
        <w:p w14:paraId="7AB768E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_Toc5024 </w:instrText>
          </w:r>
          <w:r>
            <w:rPr>
              <w:rFonts w:ascii="Arial" w:hAnsi="Arial" w:eastAsia="黑体" w:cs="Arial"/>
              <w:kern w:val="144"/>
              <w:szCs w:val="22"/>
            </w:rPr>
            <w:fldChar w:fldCharType="separate"/>
          </w:r>
          <w:r>
            <w:rPr>
              <w:szCs w:val="32"/>
            </w:rPr>
            <w:t>2.2.17 研究任务责任矩阵与接口管理</w:t>
          </w:r>
          <w:r>
            <w:tab/>
          </w:r>
          <w:r>
            <w:fldChar w:fldCharType="begin"/>
          </w:r>
          <w:r>
            <w:instrText xml:space="preserve"> PAGEREF _Toc5024 \h </w:instrText>
          </w:r>
          <w:r>
            <w:fldChar w:fldCharType="separate"/>
          </w:r>
          <w:r>
            <w:t>167</w:t>
          </w:r>
          <w:r>
            <w:fldChar w:fldCharType="end"/>
          </w:r>
          <w:r>
            <w:rPr>
              <w:rFonts w:ascii="Arial" w:hAnsi="Arial" w:eastAsia="黑体" w:cs="Arial"/>
              <w:kern w:val="144"/>
              <w:szCs w:val="22"/>
            </w:rPr>
            <w:fldChar w:fldCharType="end"/>
          </w:r>
        </w:p>
        <w:p w14:paraId="71F4D3E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_Toc25677 </w:instrText>
          </w:r>
          <w:r>
            <w:rPr>
              <w:rFonts w:ascii="Arial" w:hAnsi="Arial" w:eastAsia="黑体" w:cs="Arial"/>
              <w:kern w:val="144"/>
              <w:szCs w:val="22"/>
            </w:rPr>
            <w:fldChar w:fldCharType="separate"/>
          </w:r>
          <w:r>
            <w:rPr>
              <w:szCs w:val="32"/>
            </w:rPr>
            <w:t>2.2.18 实施阶段的技术风险前置化解</w:t>
          </w:r>
          <w:r>
            <w:tab/>
          </w:r>
          <w:r>
            <w:fldChar w:fldCharType="begin"/>
          </w:r>
          <w:r>
            <w:instrText xml:space="preserve"> PAGEREF _Toc25677 \h </w:instrText>
          </w:r>
          <w:r>
            <w:fldChar w:fldCharType="separate"/>
          </w:r>
          <w:r>
            <w:t>168</w:t>
          </w:r>
          <w:r>
            <w:fldChar w:fldCharType="end"/>
          </w:r>
          <w:r>
            <w:rPr>
              <w:rFonts w:ascii="Arial" w:hAnsi="Arial" w:eastAsia="黑体" w:cs="Arial"/>
              <w:kern w:val="144"/>
              <w:szCs w:val="22"/>
            </w:rPr>
            <w:fldChar w:fldCharType="end"/>
          </w:r>
        </w:p>
        <w:p w14:paraId="20BFC17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_Toc9451 </w:instrText>
          </w:r>
          <w:r>
            <w:rPr>
              <w:rFonts w:ascii="Arial" w:hAnsi="Arial" w:eastAsia="黑体" w:cs="Arial"/>
              <w:kern w:val="144"/>
              <w:szCs w:val="22"/>
            </w:rPr>
            <w:fldChar w:fldCharType="separate"/>
          </w:r>
          <w:r>
            <w:rPr>
              <w:szCs w:val="32"/>
            </w:rPr>
            <w:t>2.2.19 阶段成果与阶段验收物清单</w:t>
          </w:r>
          <w:r>
            <w:tab/>
          </w:r>
          <w:r>
            <w:fldChar w:fldCharType="begin"/>
          </w:r>
          <w:r>
            <w:instrText xml:space="preserve"> PAGEREF _Toc9451 \h </w:instrText>
          </w:r>
          <w:r>
            <w:fldChar w:fldCharType="separate"/>
          </w:r>
          <w:r>
            <w:t>169</w:t>
          </w:r>
          <w:r>
            <w:fldChar w:fldCharType="end"/>
          </w:r>
          <w:r>
            <w:rPr>
              <w:rFonts w:ascii="Arial" w:hAnsi="Arial" w:eastAsia="黑体" w:cs="Arial"/>
              <w:kern w:val="144"/>
              <w:szCs w:val="22"/>
            </w:rPr>
            <w:fldChar w:fldCharType="end"/>
          </w:r>
        </w:p>
        <w:p w14:paraId="1DA3CFF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_Toc13328 </w:instrText>
          </w:r>
          <w:r>
            <w:rPr>
              <w:rFonts w:ascii="Arial" w:hAnsi="Arial" w:eastAsia="黑体" w:cs="Arial"/>
              <w:kern w:val="144"/>
              <w:szCs w:val="22"/>
            </w:rPr>
            <w:fldChar w:fldCharType="separate"/>
          </w:r>
          <w:r>
            <w:rPr>
              <w:szCs w:val="36"/>
            </w:rPr>
            <w:t>2.3 主要创新点</w:t>
          </w:r>
          <w:r>
            <w:tab/>
          </w:r>
          <w:r>
            <w:fldChar w:fldCharType="begin"/>
          </w:r>
          <w:r>
            <w:instrText xml:space="preserve"> PAGEREF _Toc13328 \h </w:instrText>
          </w:r>
          <w:r>
            <w:fldChar w:fldCharType="separate"/>
          </w:r>
          <w:r>
            <w:t>170</w:t>
          </w:r>
          <w:r>
            <w:fldChar w:fldCharType="end"/>
          </w:r>
          <w:r>
            <w:rPr>
              <w:rFonts w:ascii="Arial" w:hAnsi="Arial" w:eastAsia="黑体" w:cs="Arial"/>
              <w:kern w:val="144"/>
              <w:szCs w:val="22"/>
            </w:rPr>
            <w:fldChar w:fldCharType="end"/>
          </w:r>
        </w:p>
        <w:p w14:paraId="23E9824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_Toc6355 </w:instrText>
          </w:r>
          <w:r>
            <w:rPr>
              <w:rFonts w:ascii="Arial" w:hAnsi="Arial" w:eastAsia="黑体" w:cs="Arial"/>
              <w:kern w:val="144"/>
              <w:szCs w:val="22"/>
            </w:rPr>
            <w:fldChar w:fldCharType="separate"/>
          </w:r>
          <w:r>
            <w:rPr>
              <w:szCs w:val="32"/>
            </w:rPr>
            <w:t>2.3.1 创新点一：多目视觉跟踪与面扫描一体化的</w:t>
          </w:r>
          <w:r>
            <w:rPr>
              <w:rFonts w:hint="eastAsia"/>
              <w:szCs w:val="32"/>
            </w:rPr>
            <w:t>“</w:t>
          </w:r>
          <w:r>
            <w:rPr>
              <w:szCs w:val="32"/>
            </w:rPr>
            <w:t>测量内核+可换终端</w:t>
          </w:r>
          <w:r>
            <w:rPr>
              <w:rFonts w:hint="eastAsia"/>
              <w:szCs w:val="32"/>
            </w:rPr>
            <w:t>”</w:t>
          </w:r>
          <w:r>
            <w:rPr>
              <w:szCs w:val="32"/>
            </w:rPr>
            <w:t>架构</w:t>
          </w:r>
          <w:r>
            <w:tab/>
          </w:r>
          <w:r>
            <w:fldChar w:fldCharType="begin"/>
          </w:r>
          <w:r>
            <w:instrText xml:space="preserve"> PAGEREF _Toc6355 \h </w:instrText>
          </w:r>
          <w:r>
            <w:fldChar w:fldCharType="separate"/>
          </w:r>
          <w:r>
            <w:t>171</w:t>
          </w:r>
          <w:r>
            <w:fldChar w:fldCharType="end"/>
          </w:r>
          <w:r>
            <w:rPr>
              <w:rFonts w:ascii="Arial" w:hAnsi="Arial" w:eastAsia="黑体" w:cs="Arial"/>
              <w:kern w:val="144"/>
              <w:szCs w:val="22"/>
            </w:rPr>
            <w:fldChar w:fldCharType="end"/>
          </w:r>
        </w:p>
        <w:p w14:paraId="533A015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_Toc25702 </w:instrText>
          </w:r>
          <w:r>
            <w:rPr>
              <w:rFonts w:ascii="Arial" w:hAnsi="Arial" w:eastAsia="黑体" w:cs="Arial"/>
              <w:kern w:val="144"/>
              <w:szCs w:val="22"/>
            </w:rPr>
            <w:fldChar w:fldCharType="separate"/>
          </w:r>
          <w:r>
            <w:rPr>
              <w:szCs w:val="32"/>
            </w:rPr>
            <w:t>2.3.2 创新点二：边缘视场校准与全参数自检校的高精度保证方法</w:t>
          </w:r>
          <w:r>
            <w:tab/>
          </w:r>
          <w:r>
            <w:fldChar w:fldCharType="begin"/>
          </w:r>
          <w:r>
            <w:instrText xml:space="preserve"> PAGEREF _Toc25702 \h </w:instrText>
          </w:r>
          <w:r>
            <w:fldChar w:fldCharType="separate"/>
          </w:r>
          <w:r>
            <w:t>171</w:t>
          </w:r>
          <w:r>
            <w:fldChar w:fldCharType="end"/>
          </w:r>
          <w:r>
            <w:rPr>
              <w:rFonts w:ascii="Arial" w:hAnsi="Arial" w:eastAsia="黑体" w:cs="Arial"/>
              <w:kern w:val="144"/>
              <w:szCs w:val="22"/>
            </w:rPr>
            <w:fldChar w:fldCharType="end"/>
          </w:r>
        </w:p>
        <w:p w14:paraId="54C0593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_Toc17098 </w:instrText>
          </w:r>
          <w:r>
            <w:rPr>
              <w:rFonts w:ascii="Arial" w:hAnsi="Arial" w:eastAsia="黑体" w:cs="Arial"/>
              <w:kern w:val="144"/>
              <w:szCs w:val="22"/>
            </w:rPr>
            <w:fldChar w:fldCharType="separate"/>
          </w:r>
          <w:r>
            <w:rPr>
              <w:szCs w:val="32"/>
            </w:rPr>
            <w:t>2.3.3 创新点三：平坡场景跟踪框架自主扫描与节拍化运动补偿</w:t>
          </w:r>
          <w:r>
            <w:tab/>
          </w:r>
          <w:r>
            <w:fldChar w:fldCharType="begin"/>
          </w:r>
          <w:r>
            <w:instrText xml:space="preserve"> PAGEREF _Toc17098 \h </w:instrText>
          </w:r>
          <w:r>
            <w:fldChar w:fldCharType="separate"/>
          </w:r>
          <w:r>
            <w:t>171</w:t>
          </w:r>
          <w:r>
            <w:fldChar w:fldCharType="end"/>
          </w:r>
          <w:r>
            <w:rPr>
              <w:rFonts w:ascii="Arial" w:hAnsi="Arial" w:eastAsia="黑体" w:cs="Arial"/>
              <w:kern w:val="144"/>
              <w:szCs w:val="22"/>
            </w:rPr>
            <w:fldChar w:fldCharType="end"/>
          </w:r>
        </w:p>
        <w:p w14:paraId="1A483FB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_Toc6201 </w:instrText>
          </w:r>
          <w:r>
            <w:rPr>
              <w:rFonts w:ascii="Arial" w:hAnsi="Arial" w:eastAsia="黑体" w:cs="Arial"/>
              <w:kern w:val="144"/>
              <w:szCs w:val="22"/>
            </w:rPr>
            <w:fldChar w:fldCharType="separate"/>
          </w:r>
          <w:r>
            <w:rPr>
              <w:szCs w:val="32"/>
            </w:rPr>
            <w:t>2.3.4 创新点四：几何</w:t>
          </w:r>
          <w:r>
            <w:rPr>
              <w:rFonts w:hint="eastAsia"/>
              <w:szCs w:val="32"/>
            </w:rPr>
            <w:t>-</w:t>
          </w:r>
          <w:r>
            <w:rPr>
              <w:szCs w:val="32"/>
            </w:rPr>
            <w:t>语义双通道缺陷判识与可配置规则库</w:t>
          </w:r>
          <w:r>
            <w:tab/>
          </w:r>
          <w:r>
            <w:fldChar w:fldCharType="begin"/>
          </w:r>
          <w:r>
            <w:instrText xml:space="preserve"> PAGEREF _Toc6201 \h </w:instrText>
          </w:r>
          <w:r>
            <w:fldChar w:fldCharType="separate"/>
          </w:r>
          <w:r>
            <w:t>171</w:t>
          </w:r>
          <w:r>
            <w:fldChar w:fldCharType="end"/>
          </w:r>
          <w:r>
            <w:rPr>
              <w:rFonts w:ascii="Arial" w:hAnsi="Arial" w:eastAsia="黑体" w:cs="Arial"/>
              <w:kern w:val="144"/>
              <w:szCs w:val="22"/>
            </w:rPr>
            <w:fldChar w:fldCharType="end"/>
          </w:r>
        </w:p>
        <w:p w14:paraId="69398F2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_Toc27209 </w:instrText>
          </w:r>
          <w:r>
            <w:rPr>
              <w:rFonts w:ascii="Arial" w:hAnsi="Arial" w:eastAsia="黑体" w:cs="Arial"/>
              <w:kern w:val="144"/>
              <w:szCs w:val="22"/>
            </w:rPr>
            <w:fldChar w:fldCharType="separate"/>
          </w:r>
          <w:r>
            <w:rPr>
              <w:szCs w:val="32"/>
            </w:rPr>
            <w:t>2.3.5 创新点五：面向检修业务的多格式成果自动生成</w:t>
          </w:r>
          <w:r>
            <w:tab/>
          </w:r>
          <w:r>
            <w:fldChar w:fldCharType="begin"/>
          </w:r>
          <w:r>
            <w:instrText xml:space="preserve"> PAGEREF _Toc27209 \h </w:instrText>
          </w:r>
          <w:r>
            <w:fldChar w:fldCharType="separate"/>
          </w:r>
          <w:r>
            <w:t>172</w:t>
          </w:r>
          <w:r>
            <w:fldChar w:fldCharType="end"/>
          </w:r>
          <w:r>
            <w:rPr>
              <w:rFonts w:ascii="Arial" w:hAnsi="Arial" w:eastAsia="黑体" w:cs="Arial"/>
              <w:kern w:val="144"/>
              <w:szCs w:val="22"/>
            </w:rPr>
            <w:fldChar w:fldCharType="end"/>
          </w:r>
        </w:p>
        <w:p w14:paraId="10F6019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_Toc20591 </w:instrText>
          </w:r>
          <w:r>
            <w:rPr>
              <w:rFonts w:ascii="Arial" w:hAnsi="Arial" w:eastAsia="黑体" w:cs="Arial"/>
              <w:kern w:val="144"/>
              <w:szCs w:val="22"/>
            </w:rPr>
            <w:fldChar w:fldCharType="separate"/>
          </w:r>
          <w:r>
            <w:rPr>
              <w:szCs w:val="32"/>
            </w:rPr>
            <w:t>2.3.6 创新点六：跨年度数据的统一基准与可比对机制</w:t>
          </w:r>
          <w:r>
            <w:tab/>
          </w:r>
          <w:r>
            <w:fldChar w:fldCharType="begin"/>
          </w:r>
          <w:r>
            <w:instrText xml:space="preserve"> PAGEREF _Toc20591 \h </w:instrText>
          </w:r>
          <w:r>
            <w:fldChar w:fldCharType="separate"/>
          </w:r>
          <w:r>
            <w:t>172</w:t>
          </w:r>
          <w:r>
            <w:fldChar w:fldCharType="end"/>
          </w:r>
          <w:r>
            <w:rPr>
              <w:rFonts w:ascii="Arial" w:hAnsi="Arial" w:eastAsia="黑体" w:cs="Arial"/>
              <w:kern w:val="144"/>
              <w:szCs w:val="22"/>
            </w:rPr>
            <w:fldChar w:fldCharType="end"/>
          </w:r>
        </w:p>
        <w:p w14:paraId="6480EB3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_Toc20140 </w:instrText>
          </w:r>
          <w:r>
            <w:rPr>
              <w:rFonts w:ascii="Arial" w:hAnsi="Arial" w:eastAsia="黑体" w:cs="Arial"/>
              <w:kern w:val="144"/>
              <w:szCs w:val="22"/>
            </w:rPr>
            <w:fldChar w:fldCharType="separate"/>
          </w:r>
          <w:r>
            <w:rPr>
              <w:szCs w:val="32"/>
            </w:rPr>
            <w:t>2.3.7 创新点七：面向受限空间的</w:t>
          </w:r>
          <w:r>
            <w:rPr>
              <w:rFonts w:hint="eastAsia"/>
              <w:szCs w:val="32"/>
            </w:rPr>
            <w:t>“</w:t>
          </w:r>
          <w:r>
            <w:rPr>
              <w:szCs w:val="32"/>
            </w:rPr>
            <w:t>平台+载具</w:t>
          </w:r>
          <w:r>
            <w:rPr>
              <w:rFonts w:hint="eastAsia"/>
              <w:szCs w:val="32"/>
            </w:rPr>
            <w:t>”</w:t>
          </w:r>
          <w:r>
            <w:rPr>
              <w:szCs w:val="32"/>
            </w:rPr>
            <w:t>协同作业模式</w:t>
          </w:r>
          <w:r>
            <w:tab/>
          </w:r>
          <w:r>
            <w:fldChar w:fldCharType="begin"/>
          </w:r>
          <w:r>
            <w:instrText xml:space="preserve"> PAGEREF _Toc20140 \h </w:instrText>
          </w:r>
          <w:r>
            <w:fldChar w:fldCharType="separate"/>
          </w:r>
          <w:r>
            <w:t>172</w:t>
          </w:r>
          <w:r>
            <w:fldChar w:fldCharType="end"/>
          </w:r>
          <w:r>
            <w:rPr>
              <w:rFonts w:ascii="Arial" w:hAnsi="Arial" w:eastAsia="黑体" w:cs="Arial"/>
              <w:kern w:val="144"/>
              <w:szCs w:val="22"/>
            </w:rPr>
            <w:fldChar w:fldCharType="end"/>
          </w:r>
        </w:p>
        <w:p w14:paraId="70AAF85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_Toc12504 </w:instrText>
          </w:r>
          <w:r>
            <w:rPr>
              <w:rFonts w:ascii="Arial" w:hAnsi="Arial" w:eastAsia="黑体" w:cs="Arial"/>
              <w:kern w:val="144"/>
              <w:szCs w:val="22"/>
            </w:rPr>
            <w:fldChar w:fldCharType="separate"/>
          </w:r>
          <w:r>
            <w:rPr>
              <w:szCs w:val="32"/>
            </w:rPr>
            <w:t>2.3.8 创新性对比论证</w:t>
          </w:r>
          <w:r>
            <w:tab/>
          </w:r>
          <w:r>
            <w:fldChar w:fldCharType="begin"/>
          </w:r>
          <w:r>
            <w:instrText xml:space="preserve"> PAGEREF _Toc12504 \h </w:instrText>
          </w:r>
          <w:r>
            <w:fldChar w:fldCharType="separate"/>
          </w:r>
          <w:r>
            <w:t>172</w:t>
          </w:r>
          <w:r>
            <w:fldChar w:fldCharType="end"/>
          </w:r>
          <w:r>
            <w:rPr>
              <w:rFonts w:ascii="Arial" w:hAnsi="Arial" w:eastAsia="黑体" w:cs="Arial"/>
              <w:kern w:val="144"/>
              <w:szCs w:val="22"/>
            </w:rPr>
            <w:fldChar w:fldCharType="end"/>
          </w:r>
        </w:p>
        <w:p w14:paraId="01DA811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_Toc26330 </w:instrText>
          </w:r>
          <w:r>
            <w:rPr>
              <w:rFonts w:ascii="Arial" w:hAnsi="Arial" w:eastAsia="黑体" w:cs="Arial"/>
              <w:kern w:val="144"/>
              <w:szCs w:val="22"/>
            </w:rPr>
            <w:fldChar w:fldCharType="separate"/>
          </w:r>
          <w:r>
            <w:rPr>
              <w:szCs w:val="36"/>
            </w:rPr>
            <w:t>2.3.9 创新点与评审要素对应</w:t>
          </w:r>
          <w:r>
            <w:tab/>
          </w:r>
          <w:r>
            <w:fldChar w:fldCharType="begin"/>
          </w:r>
          <w:r>
            <w:instrText xml:space="preserve"> PAGEREF _Toc26330 \h </w:instrText>
          </w:r>
          <w:r>
            <w:fldChar w:fldCharType="separate"/>
          </w:r>
          <w:r>
            <w:t>174</w:t>
          </w:r>
          <w:r>
            <w:fldChar w:fldCharType="end"/>
          </w:r>
          <w:r>
            <w:rPr>
              <w:rFonts w:ascii="Arial" w:hAnsi="Arial" w:eastAsia="黑体" w:cs="Arial"/>
              <w:kern w:val="144"/>
              <w:szCs w:val="22"/>
            </w:rPr>
            <w:fldChar w:fldCharType="end"/>
          </w:r>
        </w:p>
        <w:p w14:paraId="27F8F05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_Toc5552 </w:instrText>
          </w:r>
          <w:r>
            <w:rPr>
              <w:rFonts w:ascii="Arial" w:hAnsi="Arial" w:eastAsia="黑体" w:cs="Arial"/>
              <w:kern w:val="144"/>
              <w:szCs w:val="22"/>
            </w:rPr>
            <w:fldChar w:fldCharType="separate"/>
          </w:r>
          <w:r>
            <w:rPr>
              <w:szCs w:val="36"/>
            </w:rPr>
            <w:t>2.3.10 创新点实现风险与保障</w:t>
          </w:r>
          <w:r>
            <w:tab/>
          </w:r>
          <w:r>
            <w:fldChar w:fldCharType="begin"/>
          </w:r>
          <w:r>
            <w:instrText xml:space="preserve"> PAGEREF _Toc5552 \h </w:instrText>
          </w:r>
          <w:r>
            <w:fldChar w:fldCharType="separate"/>
          </w:r>
          <w:r>
            <w:t>174</w:t>
          </w:r>
          <w:r>
            <w:fldChar w:fldCharType="end"/>
          </w:r>
          <w:r>
            <w:rPr>
              <w:rFonts w:ascii="Arial" w:hAnsi="Arial" w:eastAsia="黑体" w:cs="Arial"/>
              <w:kern w:val="144"/>
              <w:szCs w:val="22"/>
            </w:rPr>
            <w:fldChar w:fldCharType="end"/>
          </w:r>
        </w:p>
        <w:p w14:paraId="4488377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_Toc9036 </w:instrText>
          </w:r>
          <w:r>
            <w:rPr>
              <w:rFonts w:ascii="Arial" w:hAnsi="Arial" w:eastAsia="黑体" w:cs="Arial"/>
              <w:kern w:val="144"/>
              <w:szCs w:val="22"/>
            </w:rPr>
            <w:fldChar w:fldCharType="separate"/>
          </w:r>
          <w:r>
            <w:rPr>
              <w:szCs w:val="36"/>
            </w:rPr>
            <w:t>2.3.11 知识产权布局与创新点映射</w:t>
          </w:r>
          <w:r>
            <w:tab/>
          </w:r>
          <w:r>
            <w:fldChar w:fldCharType="begin"/>
          </w:r>
          <w:r>
            <w:instrText xml:space="preserve"> PAGEREF _Toc9036 \h </w:instrText>
          </w:r>
          <w:r>
            <w:fldChar w:fldCharType="separate"/>
          </w:r>
          <w:r>
            <w:t>175</w:t>
          </w:r>
          <w:r>
            <w:fldChar w:fldCharType="end"/>
          </w:r>
          <w:r>
            <w:rPr>
              <w:rFonts w:ascii="Arial" w:hAnsi="Arial" w:eastAsia="黑体" w:cs="Arial"/>
              <w:kern w:val="144"/>
              <w:szCs w:val="22"/>
            </w:rPr>
            <w:fldChar w:fldCharType="end"/>
          </w:r>
        </w:p>
        <w:p w14:paraId="673D00B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_Toc17936 </w:instrText>
          </w:r>
          <w:r>
            <w:rPr>
              <w:rFonts w:ascii="Arial" w:hAnsi="Arial" w:eastAsia="黑体" w:cs="Arial"/>
              <w:kern w:val="144"/>
              <w:szCs w:val="22"/>
            </w:rPr>
            <w:fldChar w:fldCharType="separate"/>
          </w:r>
          <w:r>
            <w:rPr>
              <w:szCs w:val="36"/>
            </w:rPr>
            <w:t>2.3.12 关键参数的取值依据</w:t>
          </w:r>
          <w:r>
            <w:tab/>
          </w:r>
          <w:r>
            <w:fldChar w:fldCharType="begin"/>
          </w:r>
          <w:r>
            <w:instrText xml:space="preserve"> PAGEREF _Toc17936 \h </w:instrText>
          </w:r>
          <w:r>
            <w:fldChar w:fldCharType="separate"/>
          </w:r>
          <w:r>
            <w:t>175</w:t>
          </w:r>
          <w:r>
            <w:fldChar w:fldCharType="end"/>
          </w:r>
          <w:r>
            <w:rPr>
              <w:rFonts w:ascii="Arial" w:hAnsi="Arial" w:eastAsia="黑体" w:cs="Arial"/>
              <w:kern w:val="144"/>
              <w:szCs w:val="22"/>
            </w:rPr>
            <w:fldChar w:fldCharType="end"/>
          </w:r>
        </w:p>
        <w:p w14:paraId="5438497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_Toc27951 </w:instrText>
          </w:r>
          <w:r>
            <w:rPr>
              <w:rFonts w:ascii="Arial" w:hAnsi="Arial" w:eastAsia="黑体" w:cs="Arial"/>
              <w:kern w:val="144"/>
              <w:szCs w:val="22"/>
            </w:rPr>
            <w:fldChar w:fldCharType="separate"/>
          </w:r>
          <w:r>
            <w:rPr>
              <w:szCs w:val="36"/>
            </w:rPr>
            <w:t>2.3.13 技术方案的多方案比选</w:t>
          </w:r>
          <w:r>
            <w:tab/>
          </w:r>
          <w:r>
            <w:fldChar w:fldCharType="begin"/>
          </w:r>
          <w:r>
            <w:instrText xml:space="preserve"> PAGEREF _Toc27951 \h </w:instrText>
          </w:r>
          <w:r>
            <w:fldChar w:fldCharType="separate"/>
          </w:r>
          <w:r>
            <w:t>177</w:t>
          </w:r>
          <w:r>
            <w:fldChar w:fldCharType="end"/>
          </w:r>
          <w:r>
            <w:rPr>
              <w:rFonts w:ascii="Arial" w:hAnsi="Arial" w:eastAsia="黑体" w:cs="Arial"/>
              <w:kern w:val="144"/>
              <w:szCs w:val="22"/>
            </w:rPr>
            <w:fldChar w:fldCharType="end"/>
          </w:r>
        </w:p>
        <w:p w14:paraId="0C83FCE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_Toc13056 </w:instrText>
          </w:r>
          <w:r>
            <w:rPr>
              <w:rFonts w:ascii="Arial" w:hAnsi="Arial" w:eastAsia="黑体" w:cs="Arial"/>
              <w:kern w:val="144"/>
              <w:szCs w:val="22"/>
            </w:rPr>
            <w:fldChar w:fldCharType="separate"/>
          </w:r>
          <w:r>
            <w:rPr>
              <w:szCs w:val="36"/>
            </w:rPr>
            <w:t>2.3.14 技术成熟度与工程化风险</w:t>
          </w:r>
          <w:r>
            <w:tab/>
          </w:r>
          <w:r>
            <w:fldChar w:fldCharType="begin"/>
          </w:r>
          <w:r>
            <w:instrText xml:space="preserve"> PAGEREF _Toc13056 \h </w:instrText>
          </w:r>
          <w:r>
            <w:fldChar w:fldCharType="separate"/>
          </w:r>
          <w:r>
            <w:t>178</w:t>
          </w:r>
          <w:r>
            <w:fldChar w:fldCharType="end"/>
          </w:r>
          <w:r>
            <w:rPr>
              <w:rFonts w:ascii="Arial" w:hAnsi="Arial" w:eastAsia="黑体" w:cs="Arial"/>
              <w:kern w:val="144"/>
              <w:szCs w:val="22"/>
            </w:rPr>
            <w:fldChar w:fldCharType="end"/>
          </w:r>
        </w:p>
        <w:p w14:paraId="2021E17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_Toc13237 </w:instrText>
          </w:r>
          <w:r>
            <w:rPr>
              <w:rFonts w:ascii="Arial" w:hAnsi="Arial" w:eastAsia="黑体" w:cs="Arial"/>
              <w:kern w:val="144"/>
              <w:szCs w:val="22"/>
            </w:rPr>
            <w:fldChar w:fldCharType="separate"/>
          </w:r>
          <w:r>
            <w:rPr>
              <w:szCs w:val="36"/>
            </w:rPr>
            <w:t>2.3.15 设计选择的论证逻辑</w:t>
          </w:r>
          <w:r>
            <w:tab/>
          </w:r>
          <w:r>
            <w:fldChar w:fldCharType="begin"/>
          </w:r>
          <w:r>
            <w:instrText xml:space="preserve"> PAGEREF _Toc13237 \h </w:instrText>
          </w:r>
          <w:r>
            <w:fldChar w:fldCharType="separate"/>
          </w:r>
          <w:r>
            <w:t>180</w:t>
          </w:r>
          <w:r>
            <w:fldChar w:fldCharType="end"/>
          </w:r>
          <w:r>
            <w:rPr>
              <w:rFonts w:ascii="Arial" w:hAnsi="Arial" w:eastAsia="黑体" w:cs="Arial"/>
              <w:kern w:val="144"/>
              <w:szCs w:val="22"/>
            </w:rPr>
            <w:fldChar w:fldCharType="end"/>
          </w:r>
        </w:p>
        <w:p w14:paraId="2305793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_Toc28684 </w:instrText>
          </w:r>
          <w:r>
            <w:rPr>
              <w:rFonts w:ascii="Arial" w:hAnsi="Arial" w:eastAsia="黑体" w:cs="Arial"/>
              <w:kern w:val="144"/>
              <w:szCs w:val="22"/>
            </w:rPr>
            <w:fldChar w:fldCharType="separate"/>
          </w:r>
          <w:r>
            <w:rPr>
              <w:szCs w:val="36"/>
            </w:rPr>
            <w:t>2.3.16 关键部件的选型论证</w:t>
          </w:r>
          <w:r>
            <w:tab/>
          </w:r>
          <w:r>
            <w:fldChar w:fldCharType="begin"/>
          </w:r>
          <w:r>
            <w:instrText xml:space="preserve"> PAGEREF _Toc28684 \h </w:instrText>
          </w:r>
          <w:r>
            <w:fldChar w:fldCharType="separate"/>
          </w:r>
          <w:r>
            <w:t>181</w:t>
          </w:r>
          <w:r>
            <w:fldChar w:fldCharType="end"/>
          </w:r>
          <w:r>
            <w:rPr>
              <w:rFonts w:ascii="Arial" w:hAnsi="Arial" w:eastAsia="黑体" w:cs="Arial"/>
              <w:kern w:val="144"/>
              <w:szCs w:val="22"/>
            </w:rPr>
            <w:fldChar w:fldCharType="end"/>
          </w:r>
        </w:p>
        <w:p w14:paraId="0B409FF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_Toc8403 </w:instrText>
          </w:r>
          <w:r>
            <w:rPr>
              <w:rFonts w:ascii="Arial" w:hAnsi="Arial" w:eastAsia="黑体" w:cs="Arial"/>
              <w:kern w:val="144"/>
              <w:szCs w:val="22"/>
            </w:rPr>
            <w:fldChar w:fldCharType="separate"/>
          </w:r>
          <w:r>
            <w:rPr>
              <w:szCs w:val="36"/>
            </w:rPr>
            <w:t>2.3.17 算法路线的论证</w:t>
          </w:r>
          <w:r>
            <w:tab/>
          </w:r>
          <w:r>
            <w:fldChar w:fldCharType="begin"/>
          </w:r>
          <w:r>
            <w:instrText xml:space="preserve"> PAGEREF _Toc8403 \h </w:instrText>
          </w:r>
          <w:r>
            <w:fldChar w:fldCharType="separate"/>
          </w:r>
          <w:r>
            <w:t>182</w:t>
          </w:r>
          <w:r>
            <w:fldChar w:fldCharType="end"/>
          </w:r>
          <w:r>
            <w:rPr>
              <w:rFonts w:ascii="Arial" w:hAnsi="Arial" w:eastAsia="黑体" w:cs="Arial"/>
              <w:kern w:val="144"/>
              <w:szCs w:val="22"/>
            </w:rPr>
            <w:fldChar w:fldCharType="end"/>
          </w:r>
        </w:p>
        <w:p w14:paraId="26070B4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_Toc14728 </w:instrText>
          </w:r>
          <w:r>
            <w:rPr>
              <w:rFonts w:ascii="Arial" w:hAnsi="Arial" w:eastAsia="黑体" w:cs="Arial"/>
              <w:kern w:val="144"/>
              <w:szCs w:val="22"/>
            </w:rPr>
            <w:fldChar w:fldCharType="separate"/>
          </w:r>
          <w:r>
            <w:rPr>
              <w:szCs w:val="36"/>
            </w:rPr>
            <w:t>2.4 技术路线与技术工作流程</w:t>
          </w:r>
          <w:r>
            <w:tab/>
          </w:r>
          <w:r>
            <w:fldChar w:fldCharType="begin"/>
          </w:r>
          <w:r>
            <w:instrText xml:space="preserve"> PAGEREF _Toc14728 \h </w:instrText>
          </w:r>
          <w:r>
            <w:fldChar w:fldCharType="separate"/>
          </w:r>
          <w:r>
            <w:t>184</w:t>
          </w:r>
          <w:r>
            <w:fldChar w:fldCharType="end"/>
          </w:r>
          <w:r>
            <w:rPr>
              <w:rFonts w:ascii="Arial" w:hAnsi="Arial" w:eastAsia="黑体" w:cs="Arial"/>
              <w:kern w:val="144"/>
              <w:szCs w:val="22"/>
            </w:rPr>
            <w:fldChar w:fldCharType="end"/>
          </w:r>
        </w:p>
        <w:p w14:paraId="0C62A08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_Toc6394 </w:instrText>
          </w:r>
          <w:r>
            <w:rPr>
              <w:rFonts w:ascii="Arial" w:hAnsi="Arial" w:eastAsia="黑体" w:cs="Arial"/>
              <w:kern w:val="144"/>
              <w:szCs w:val="22"/>
            </w:rPr>
            <w:fldChar w:fldCharType="separate"/>
          </w:r>
          <w:r>
            <w:rPr>
              <w:szCs w:val="32"/>
            </w:rPr>
            <w:t>2.4.1 技术路线总体描述</w:t>
          </w:r>
          <w:r>
            <w:tab/>
          </w:r>
          <w:r>
            <w:fldChar w:fldCharType="begin"/>
          </w:r>
          <w:r>
            <w:instrText xml:space="preserve"> PAGEREF _Toc6394 \h </w:instrText>
          </w:r>
          <w:r>
            <w:fldChar w:fldCharType="separate"/>
          </w:r>
          <w:r>
            <w:t>184</w:t>
          </w:r>
          <w:r>
            <w:fldChar w:fldCharType="end"/>
          </w:r>
          <w:r>
            <w:rPr>
              <w:rFonts w:ascii="Arial" w:hAnsi="Arial" w:eastAsia="黑体" w:cs="Arial"/>
              <w:kern w:val="144"/>
              <w:szCs w:val="22"/>
            </w:rPr>
            <w:fldChar w:fldCharType="end"/>
          </w:r>
        </w:p>
        <w:p w14:paraId="54F2C34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_Toc15845 </w:instrText>
          </w:r>
          <w:r>
            <w:rPr>
              <w:rFonts w:ascii="Arial" w:hAnsi="Arial" w:eastAsia="黑体" w:cs="Arial"/>
              <w:kern w:val="144"/>
              <w:szCs w:val="22"/>
            </w:rPr>
            <w:fldChar w:fldCharType="separate"/>
          </w:r>
          <w:r>
            <w:rPr>
              <w:szCs w:val="32"/>
            </w:rPr>
            <w:t>2.4.2 技术工作流程</w:t>
          </w:r>
          <w:r>
            <w:tab/>
          </w:r>
          <w:r>
            <w:fldChar w:fldCharType="begin"/>
          </w:r>
          <w:r>
            <w:instrText xml:space="preserve"> PAGEREF _Toc15845 \h </w:instrText>
          </w:r>
          <w:r>
            <w:fldChar w:fldCharType="separate"/>
          </w:r>
          <w:r>
            <w:t>184</w:t>
          </w:r>
          <w:r>
            <w:fldChar w:fldCharType="end"/>
          </w:r>
          <w:r>
            <w:rPr>
              <w:rFonts w:ascii="Arial" w:hAnsi="Arial" w:eastAsia="黑体" w:cs="Arial"/>
              <w:kern w:val="144"/>
              <w:szCs w:val="22"/>
            </w:rPr>
            <w:fldChar w:fldCharType="end"/>
          </w:r>
        </w:p>
        <w:p w14:paraId="7932736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_Toc1421 </w:instrText>
          </w:r>
          <w:r>
            <w:rPr>
              <w:rFonts w:ascii="Arial" w:hAnsi="Arial" w:eastAsia="黑体" w:cs="Arial"/>
              <w:kern w:val="144"/>
              <w:szCs w:val="22"/>
            </w:rPr>
            <w:fldChar w:fldCharType="separate"/>
          </w:r>
          <w:r>
            <w:rPr>
              <w:szCs w:val="32"/>
            </w:rPr>
            <w:t>2.4.3 关键流程的量化控制点</w:t>
          </w:r>
          <w:r>
            <w:tab/>
          </w:r>
          <w:r>
            <w:fldChar w:fldCharType="begin"/>
          </w:r>
          <w:r>
            <w:instrText xml:space="preserve"> PAGEREF _Toc1421 \h </w:instrText>
          </w:r>
          <w:r>
            <w:fldChar w:fldCharType="separate"/>
          </w:r>
          <w:r>
            <w:t>186</w:t>
          </w:r>
          <w:r>
            <w:fldChar w:fldCharType="end"/>
          </w:r>
          <w:r>
            <w:rPr>
              <w:rFonts w:ascii="Arial" w:hAnsi="Arial" w:eastAsia="黑体" w:cs="Arial"/>
              <w:kern w:val="144"/>
              <w:szCs w:val="22"/>
            </w:rPr>
            <w:fldChar w:fldCharType="end"/>
          </w:r>
        </w:p>
        <w:p w14:paraId="6763B8A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_Toc19145 </w:instrText>
          </w:r>
          <w:r>
            <w:rPr>
              <w:rFonts w:ascii="Arial" w:hAnsi="Arial" w:eastAsia="黑体" w:cs="Arial"/>
              <w:kern w:val="144"/>
              <w:szCs w:val="22"/>
            </w:rPr>
            <w:fldChar w:fldCharType="separate"/>
          </w:r>
          <w:r>
            <w:rPr>
              <w:szCs w:val="32"/>
            </w:rPr>
            <w:t>2.4.4 数据流与接口定义</w:t>
          </w:r>
          <w:r>
            <w:tab/>
          </w:r>
          <w:r>
            <w:fldChar w:fldCharType="begin"/>
          </w:r>
          <w:r>
            <w:instrText xml:space="preserve"> PAGEREF _Toc19145 \h </w:instrText>
          </w:r>
          <w:r>
            <w:fldChar w:fldCharType="separate"/>
          </w:r>
          <w:r>
            <w:t>186</w:t>
          </w:r>
          <w:r>
            <w:fldChar w:fldCharType="end"/>
          </w:r>
          <w:r>
            <w:rPr>
              <w:rFonts w:ascii="Arial" w:hAnsi="Arial" w:eastAsia="黑体" w:cs="Arial"/>
              <w:kern w:val="144"/>
              <w:szCs w:val="22"/>
            </w:rPr>
            <w:fldChar w:fldCharType="end"/>
          </w:r>
        </w:p>
        <w:p w14:paraId="55EA2E5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_Toc10280 </w:instrText>
          </w:r>
          <w:r>
            <w:rPr>
              <w:rFonts w:ascii="Arial" w:hAnsi="Arial" w:eastAsia="黑体" w:cs="Arial"/>
              <w:kern w:val="144"/>
              <w:szCs w:val="22"/>
            </w:rPr>
            <w:fldChar w:fldCharType="separate"/>
          </w:r>
          <w:r>
            <w:rPr>
              <w:szCs w:val="32"/>
            </w:rPr>
            <w:t>2.4.5 关键算法流程</w:t>
          </w:r>
          <w:r>
            <w:tab/>
          </w:r>
          <w:r>
            <w:fldChar w:fldCharType="begin"/>
          </w:r>
          <w:r>
            <w:instrText xml:space="preserve"> PAGEREF _Toc10280 \h </w:instrText>
          </w:r>
          <w:r>
            <w:fldChar w:fldCharType="separate"/>
          </w:r>
          <w:r>
            <w:t>188</w:t>
          </w:r>
          <w:r>
            <w:fldChar w:fldCharType="end"/>
          </w:r>
          <w:r>
            <w:rPr>
              <w:rFonts w:ascii="Arial" w:hAnsi="Arial" w:eastAsia="黑体" w:cs="Arial"/>
              <w:kern w:val="144"/>
              <w:szCs w:val="22"/>
            </w:rPr>
            <w:fldChar w:fldCharType="end"/>
          </w:r>
        </w:p>
        <w:p w14:paraId="48BBCE8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_Toc17350 </w:instrText>
          </w:r>
          <w:r>
            <w:rPr>
              <w:rFonts w:ascii="Arial" w:hAnsi="Arial" w:eastAsia="黑体" w:cs="Arial"/>
              <w:kern w:val="144"/>
              <w:szCs w:val="22"/>
            </w:rPr>
            <w:fldChar w:fldCharType="separate"/>
          </w:r>
          <w:r>
            <w:rPr>
              <w:szCs w:val="32"/>
            </w:rPr>
            <w:t>2.4.6 系统运行模式与状态机</w:t>
          </w:r>
          <w:r>
            <w:tab/>
          </w:r>
          <w:r>
            <w:fldChar w:fldCharType="begin"/>
          </w:r>
          <w:r>
            <w:instrText xml:space="preserve"> PAGEREF _Toc17350 \h </w:instrText>
          </w:r>
          <w:r>
            <w:fldChar w:fldCharType="separate"/>
          </w:r>
          <w:r>
            <w:t>189</w:t>
          </w:r>
          <w:r>
            <w:fldChar w:fldCharType="end"/>
          </w:r>
          <w:r>
            <w:rPr>
              <w:rFonts w:ascii="Arial" w:hAnsi="Arial" w:eastAsia="黑体" w:cs="Arial"/>
              <w:kern w:val="144"/>
              <w:szCs w:val="22"/>
            </w:rPr>
            <w:fldChar w:fldCharType="end"/>
          </w:r>
        </w:p>
        <w:p w14:paraId="58D658D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_Toc25838 </w:instrText>
          </w:r>
          <w:r>
            <w:rPr>
              <w:rFonts w:ascii="Arial" w:hAnsi="Arial" w:eastAsia="黑体" w:cs="Arial"/>
              <w:kern w:val="144"/>
              <w:szCs w:val="22"/>
            </w:rPr>
            <w:fldChar w:fldCharType="separate"/>
          </w:r>
          <w:r>
            <w:rPr>
              <w:szCs w:val="32"/>
            </w:rPr>
            <w:t>2.4.7 部署拓扑与网络方案</w:t>
          </w:r>
          <w:r>
            <w:tab/>
          </w:r>
          <w:r>
            <w:fldChar w:fldCharType="begin"/>
          </w:r>
          <w:r>
            <w:instrText xml:space="preserve"> PAGEREF _Toc25838 \h </w:instrText>
          </w:r>
          <w:r>
            <w:fldChar w:fldCharType="separate"/>
          </w:r>
          <w:r>
            <w:t>190</w:t>
          </w:r>
          <w:r>
            <w:fldChar w:fldCharType="end"/>
          </w:r>
          <w:r>
            <w:rPr>
              <w:rFonts w:ascii="Arial" w:hAnsi="Arial" w:eastAsia="黑体" w:cs="Arial"/>
              <w:kern w:val="144"/>
              <w:szCs w:val="22"/>
            </w:rPr>
            <w:fldChar w:fldCharType="end"/>
          </w:r>
        </w:p>
        <w:p w14:paraId="1C6C2BF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_Toc14305 </w:instrText>
          </w:r>
          <w:r>
            <w:rPr>
              <w:rFonts w:ascii="Arial" w:hAnsi="Arial" w:eastAsia="黑体" w:cs="Arial"/>
              <w:kern w:val="144"/>
              <w:szCs w:val="22"/>
            </w:rPr>
            <w:fldChar w:fldCharType="separate"/>
          </w:r>
          <w:r>
            <w:rPr>
              <w:szCs w:val="32"/>
            </w:rPr>
            <w:t>2.4.8 与甲方系统的集成</w:t>
          </w:r>
          <w:r>
            <w:tab/>
          </w:r>
          <w:r>
            <w:fldChar w:fldCharType="begin"/>
          </w:r>
          <w:r>
            <w:instrText xml:space="preserve"> PAGEREF _Toc14305 \h </w:instrText>
          </w:r>
          <w:r>
            <w:fldChar w:fldCharType="separate"/>
          </w:r>
          <w:r>
            <w:t>191</w:t>
          </w:r>
          <w:r>
            <w:fldChar w:fldCharType="end"/>
          </w:r>
          <w:r>
            <w:rPr>
              <w:rFonts w:ascii="Arial" w:hAnsi="Arial" w:eastAsia="黑体" w:cs="Arial"/>
              <w:kern w:val="144"/>
              <w:szCs w:val="22"/>
            </w:rPr>
            <w:fldChar w:fldCharType="end"/>
          </w:r>
        </w:p>
        <w:p w14:paraId="3ED1D16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_Toc9337 </w:instrText>
          </w:r>
          <w:r>
            <w:rPr>
              <w:rFonts w:ascii="Arial" w:hAnsi="Arial" w:eastAsia="黑体" w:cs="Arial"/>
              <w:kern w:val="144"/>
              <w:szCs w:val="22"/>
            </w:rPr>
            <w:fldChar w:fldCharType="separate"/>
          </w:r>
          <w:r>
            <w:rPr>
              <w:szCs w:val="36"/>
            </w:rPr>
            <w:t>2.5 详细技术方案</w:t>
          </w:r>
          <w:r>
            <w:tab/>
          </w:r>
          <w:r>
            <w:fldChar w:fldCharType="begin"/>
          </w:r>
          <w:r>
            <w:instrText xml:space="preserve"> PAGEREF _Toc9337 \h </w:instrText>
          </w:r>
          <w:r>
            <w:fldChar w:fldCharType="separate"/>
          </w:r>
          <w:r>
            <w:t>191</w:t>
          </w:r>
          <w:r>
            <w:fldChar w:fldCharType="end"/>
          </w:r>
          <w:r>
            <w:rPr>
              <w:rFonts w:ascii="Arial" w:hAnsi="Arial" w:eastAsia="黑体" w:cs="Arial"/>
              <w:kern w:val="144"/>
              <w:szCs w:val="22"/>
            </w:rPr>
            <w:fldChar w:fldCharType="end"/>
          </w:r>
        </w:p>
        <w:p w14:paraId="768CAFC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_Toc21582 </w:instrText>
          </w:r>
          <w:r>
            <w:rPr>
              <w:rFonts w:ascii="Arial" w:hAnsi="Arial" w:eastAsia="黑体" w:cs="Arial"/>
              <w:kern w:val="144"/>
              <w:szCs w:val="22"/>
            </w:rPr>
            <w:fldChar w:fldCharType="separate"/>
          </w:r>
          <w:r>
            <w:rPr>
              <w:szCs w:val="32"/>
            </w:rPr>
            <w:t>2.5.1 多目视觉跟踪测量系统装备技术方案</w:t>
          </w:r>
          <w:r>
            <w:tab/>
          </w:r>
          <w:r>
            <w:fldChar w:fldCharType="begin"/>
          </w:r>
          <w:r>
            <w:instrText xml:space="preserve"> PAGEREF _Toc21582 \h </w:instrText>
          </w:r>
          <w:r>
            <w:fldChar w:fldCharType="separate"/>
          </w:r>
          <w:r>
            <w:t>192</w:t>
          </w:r>
          <w:r>
            <w:fldChar w:fldCharType="end"/>
          </w:r>
          <w:r>
            <w:rPr>
              <w:rFonts w:ascii="Arial" w:hAnsi="Arial" w:eastAsia="黑体" w:cs="Arial"/>
              <w:kern w:val="144"/>
              <w:szCs w:val="22"/>
            </w:rPr>
            <w:fldChar w:fldCharType="end"/>
          </w:r>
        </w:p>
        <w:p w14:paraId="172BFFF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_Toc12838 </w:instrText>
          </w:r>
          <w:r>
            <w:rPr>
              <w:rFonts w:ascii="Arial" w:hAnsi="Arial" w:eastAsia="黑体" w:cs="Arial"/>
              <w:kern w:val="144"/>
              <w:szCs w:val="22"/>
            </w:rPr>
            <w:fldChar w:fldCharType="separate"/>
          </w:r>
          <w:r>
            <w:rPr>
              <w:szCs w:val="32"/>
            </w:rPr>
            <w:t>2.5.2 实景三维扫描装备技术方案</w:t>
          </w:r>
          <w:r>
            <w:tab/>
          </w:r>
          <w:r>
            <w:fldChar w:fldCharType="begin"/>
          </w:r>
          <w:r>
            <w:instrText xml:space="preserve"> PAGEREF _Toc12838 \h </w:instrText>
          </w:r>
          <w:r>
            <w:fldChar w:fldCharType="separate"/>
          </w:r>
          <w:r>
            <w:t>250</w:t>
          </w:r>
          <w:r>
            <w:fldChar w:fldCharType="end"/>
          </w:r>
          <w:r>
            <w:rPr>
              <w:rFonts w:ascii="Arial" w:hAnsi="Arial" w:eastAsia="黑体" w:cs="Arial"/>
              <w:kern w:val="144"/>
              <w:szCs w:val="22"/>
            </w:rPr>
            <w:fldChar w:fldCharType="end"/>
          </w:r>
        </w:p>
        <w:p w14:paraId="2FDE305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_Toc9737 </w:instrText>
          </w:r>
          <w:r>
            <w:rPr>
              <w:rFonts w:ascii="Arial" w:hAnsi="Arial" w:eastAsia="黑体" w:cs="Arial"/>
              <w:kern w:val="144"/>
              <w:szCs w:val="22"/>
            </w:rPr>
            <w:fldChar w:fldCharType="separate"/>
          </w:r>
          <w:r>
            <w:rPr>
              <w:szCs w:val="32"/>
            </w:rPr>
            <w:t>2.5.3 检查测量数据分析软件技术方案</w:t>
          </w:r>
          <w:r>
            <w:tab/>
          </w:r>
          <w:r>
            <w:fldChar w:fldCharType="begin"/>
          </w:r>
          <w:r>
            <w:instrText xml:space="preserve"> PAGEREF _Toc9737 \h </w:instrText>
          </w:r>
          <w:r>
            <w:fldChar w:fldCharType="separate"/>
          </w:r>
          <w:r>
            <w:t>297</w:t>
          </w:r>
          <w:r>
            <w:fldChar w:fldCharType="end"/>
          </w:r>
          <w:r>
            <w:rPr>
              <w:rFonts w:ascii="Arial" w:hAnsi="Arial" w:eastAsia="黑体" w:cs="Arial"/>
              <w:kern w:val="144"/>
              <w:szCs w:val="22"/>
            </w:rPr>
            <w:fldChar w:fldCharType="end"/>
          </w:r>
        </w:p>
        <w:p w14:paraId="505C5B1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_Toc25034 </w:instrText>
          </w:r>
          <w:r>
            <w:rPr>
              <w:rFonts w:ascii="Arial" w:hAnsi="Arial" w:eastAsia="黑体" w:cs="Arial"/>
              <w:kern w:val="144"/>
              <w:szCs w:val="22"/>
            </w:rPr>
            <w:fldChar w:fldCharType="separate"/>
          </w:r>
          <w:r>
            <w:rPr>
              <w:szCs w:val="32"/>
            </w:rPr>
            <w:t>2.5.4 多模态数据融合与精度控制专项方案</w:t>
          </w:r>
          <w:r>
            <w:tab/>
          </w:r>
          <w:r>
            <w:fldChar w:fldCharType="begin"/>
          </w:r>
          <w:r>
            <w:instrText xml:space="preserve"> PAGEREF _Toc25034 \h </w:instrText>
          </w:r>
          <w:r>
            <w:fldChar w:fldCharType="separate"/>
          </w:r>
          <w:r>
            <w:t>335</w:t>
          </w:r>
          <w:r>
            <w:fldChar w:fldCharType="end"/>
          </w:r>
          <w:r>
            <w:rPr>
              <w:rFonts w:ascii="Arial" w:hAnsi="Arial" w:eastAsia="黑体" w:cs="Arial"/>
              <w:kern w:val="144"/>
              <w:szCs w:val="22"/>
            </w:rPr>
            <w:fldChar w:fldCharType="end"/>
          </w:r>
        </w:p>
        <w:p w14:paraId="2ABF8C6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_Toc26933 </w:instrText>
          </w:r>
          <w:r>
            <w:rPr>
              <w:rFonts w:ascii="Arial" w:hAnsi="Arial" w:eastAsia="黑体" w:cs="Arial"/>
              <w:kern w:val="144"/>
              <w:szCs w:val="22"/>
            </w:rPr>
            <w:fldChar w:fldCharType="separate"/>
          </w:r>
          <w:r>
            <w:rPr>
              <w:szCs w:val="32"/>
            </w:rPr>
            <w:t>2.5.5 技术方案关键环节图示汇总</w:t>
          </w:r>
          <w:r>
            <w:tab/>
          </w:r>
          <w:r>
            <w:fldChar w:fldCharType="begin"/>
          </w:r>
          <w:r>
            <w:instrText xml:space="preserve"> PAGEREF _Toc26933 \h </w:instrText>
          </w:r>
          <w:r>
            <w:fldChar w:fldCharType="separate"/>
          </w:r>
          <w:r>
            <w:t>355</w:t>
          </w:r>
          <w:r>
            <w:fldChar w:fldCharType="end"/>
          </w:r>
          <w:r>
            <w:rPr>
              <w:rFonts w:ascii="Arial" w:hAnsi="Arial" w:eastAsia="黑体" w:cs="Arial"/>
              <w:kern w:val="144"/>
              <w:szCs w:val="22"/>
            </w:rPr>
            <w:fldChar w:fldCharType="end"/>
          </w:r>
        </w:p>
        <w:p w14:paraId="6044CB9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_Toc24604 </w:instrText>
          </w:r>
          <w:r>
            <w:rPr>
              <w:rFonts w:ascii="Arial" w:hAnsi="Arial" w:eastAsia="黑体" w:cs="Arial"/>
              <w:kern w:val="144"/>
              <w:szCs w:val="22"/>
            </w:rPr>
            <w:fldChar w:fldCharType="separate"/>
          </w:r>
          <w:r>
            <w:rPr>
              <w:szCs w:val="36"/>
            </w:rPr>
            <w:t>2.5.6 数据治理与知识资产建设</w:t>
          </w:r>
          <w:r>
            <w:tab/>
          </w:r>
          <w:r>
            <w:fldChar w:fldCharType="begin"/>
          </w:r>
          <w:r>
            <w:instrText xml:space="preserve"> PAGEREF _Toc24604 \h </w:instrText>
          </w:r>
          <w:r>
            <w:fldChar w:fldCharType="separate"/>
          </w:r>
          <w:r>
            <w:t>364</w:t>
          </w:r>
          <w:r>
            <w:fldChar w:fldCharType="end"/>
          </w:r>
          <w:r>
            <w:rPr>
              <w:rFonts w:ascii="Arial" w:hAnsi="Arial" w:eastAsia="黑体" w:cs="Arial"/>
              <w:kern w:val="144"/>
              <w:szCs w:val="22"/>
            </w:rPr>
            <w:fldChar w:fldCharType="end"/>
          </w:r>
        </w:p>
        <w:p w14:paraId="0CDAD3B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_Toc23651 </w:instrText>
          </w:r>
          <w:r>
            <w:rPr>
              <w:rFonts w:ascii="Arial" w:hAnsi="Arial" w:eastAsia="黑体" w:cs="Arial"/>
              <w:kern w:val="144"/>
              <w:szCs w:val="22"/>
            </w:rPr>
            <w:fldChar w:fldCharType="separate"/>
          </w:r>
          <w:r>
            <w:rPr>
              <w:szCs w:val="36"/>
            </w:rPr>
            <w:t>2.5.7 平台架构设计与演进规划</w:t>
          </w:r>
          <w:r>
            <w:tab/>
          </w:r>
          <w:r>
            <w:fldChar w:fldCharType="begin"/>
          </w:r>
          <w:r>
            <w:instrText xml:space="preserve"> PAGEREF _Toc23651 \h </w:instrText>
          </w:r>
          <w:r>
            <w:fldChar w:fldCharType="separate"/>
          </w:r>
          <w:r>
            <w:t>368</w:t>
          </w:r>
          <w:r>
            <w:fldChar w:fldCharType="end"/>
          </w:r>
          <w:r>
            <w:rPr>
              <w:rFonts w:ascii="Arial" w:hAnsi="Arial" w:eastAsia="黑体" w:cs="Arial"/>
              <w:kern w:val="144"/>
              <w:szCs w:val="22"/>
            </w:rPr>
            <w:fldChar w:fldCharType="end"/>
          </w:r>
        </w:p>
        <w:p w14:paraId="5DB9257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_Toc27471 </w:instrText>
          </w:r>
          <w:r>
            <w:rPr>
              <w:rFonts w:ascii="Arial" w:hAnsi="Arial" w:eastAsia="黑体" w:cs="Arial"/>
              <w:kern w:val="144"/>
              <w:szCs w:val="22"/>
            </w:rPr>
            <w:fldChar w:fldCharType="separate"/>
          </w:r>
          <w:r>
            <w:rPr>
              <w:szCs w:val="36"/>
            </w:rPr>
            <w:t>2.5.8 缺陷判识规则的论证</w:t>
          </w:r>
          <w:r>
            <w:tab/>
          </w:r>
          <w:r>
            <w:fldChar w:fldCharType="begin"/>
          </w:r>
          <w:r>
            <w:instrText xml:space="preserve"> PAGEREF _Toc27471 \h </w:instrText>
          </w:r>
          <w:r>
            <w:fldChar w:fldCharType="separate"/>
          </w:r>
          <w:r>
            <w:t>372</w:t>
          </w:r>
          <w:r>
            <w:fldChar w:fldCharType="end"/>
          </w:r>
          <w:r>
            <w:rPr>
              <w:rFonts w:ascii="Arial" w:hAnsi="Arial" w:eastAsia="黑体" w:cs="Arial"/>
              <w:kern w:val="144"/>
              <w:szCs w:val="22"/>
            </w:rPr>
            <w:fldChar w:fldCharType="end"/>
          </w:r>
        </w:p>
        <w:p w14:paraId="30F3F17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_Toc32563 </w:instrText>
          </w:r>
          <w:r>
            <w:rPr>
              <w:rFonts w:ascii="Arial" w:hAnsi="Arial" w:eastAsia="黑体" w:cs="Arial"/>
              <w:kern w:val="144"/>
              <w:szCs w:val="22"/>
            </w:rPr>
            <w:fldChar w:fldCharType="separate"/>
          </w:r>
          <w:r>
            <w:rPr>
              <w:szCs w:val="36"/>
            </w:rPr>
            <w:t>2.6 任务分解及进度安排</w:t>
          </w:r>
          <w:r>
            <w:tab/>
          </w:r>
          <w:r>
            <w:fldChar w:fldCharType="begin"/>
          </w:r>
          <w:r>
            <w:instrText xml:space="preserve"> PAGEREF _Toc32563 \h </w:instrText>
          </w:r>
          <w:r>
            <w:fldChar w:fldCharType="separate"/>
          </w:r>
          <w:r>
            <w:t>378</w:t>
          </w:r>
          <w:r>
            <w:fldChar w:fldCharType="end"/>
          </w:r>
          <w:r>
            <w:rPr>
              <w:rFonts w:ascii="Arial" w:hAnsi="Arial" w:eastAsia="黑体" w:cs="Arial"/>
              <w:kern w:val="144"/>
              <w:szCs w:val="22"/>
            </w:rPr>
            <w:fldChar w:fldCharType="end"/>
          </w:r>
        </w:p>
        <w:p w14:paraId="3F4CEFA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_Toc23997 </w:instrText>
          </w:r>
          <w:r>
            <w:rPr>
              <w:rFonts w:ascii="Arial" w:hAnsi="Arial" w:eastAsia="黑体" w:cs="Arial"/>
              <w:kern w:val="144"/>
              <w:szCs w:val="22"/>
            </w:rPr>
            <w:fldChar w:fldCharType="separate"/>
          </w:r>
          <w:r>
            <w:rPr>
              <w:szCs w:val="32"/>
            </w:rPr>
            <w:t>2.6.1 总体进度安排</w:t>
          </w:r>
          <w:r>
            <w:tab/>
          </w:r>
          <w:r>
            <w:fldChar w:fldCharType="begin"/>
          </w:r>
          <w:r>
            <w:instrText xml:space="preserve"> PAGEREF _Toc23997 \h </w:instrText>
          </w:r>
          <w:r>
            <w:fldChar w:fldCharType="separate"/>
          </w:r>
          <w:r>
            <w:t>378</w:t>
          </w:r>
          <w:r>
            <w:fldChar w:fldCharType="end"/>
          </w:r>
          <w:r>
            <w:rPr>
              <w:rFonts w:ascii="Arial" w:hAnsi="Arial" w:eastAsia="黑体" w:cs="Arial"/>
              <w:kern w:val="144"/>
              <w:szCs w:val="22"/>
            </w:rPr>
            <w:fldChar w:fldCharType="end"/>
          </w:r>
        </w:p>
        <w:p w14:paraId="4CA3444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_Toc7923 </w:instrText>
          </w:r>
          <w:r>
            <w:rPr>
              <w:rFonts w:ascii="Arial" w:hAnsi="Arial" w:eastAsia="黑体" w:cs="Arial"/>
              <w:kern w:val="144"/>
              <w:szCs w:val="22"/>
            </w:rPr>
            <w:fldChar w:fldCharType="separate"/>
          </w:r>
          <w:r>
            <w:rPr>
              <w:szCs w:val="32"/>
            </w:rPr>
            <w:t>2.6.</w:t>
          </w:r>
          <w:r>
            <w:rPr>
              <w:rFonts w:hint="eastAsia"/>
              <w:szCs w:val="32"/>
            </w:rPr>
            <w:t>2</w:t>
          </w:r>
          <w:r>
            <w:rPr>
              <w:szCs w:val="32"/>
            </w:rPr>
            <w:t xml:space="preserve"> 进度保障措施</w:t>
          </w:r>
          <w:r>
            <w:tab/>
          </w:r>
          <w:r>
            <w:fldChar w:fldCharType="begin"/>
          </w:r>
          <w:r>
            <w:instrText xml:space="preserve"> PAGEREF _Toc7923 \h </w:instrText>
          </w:r>
          <w:r>
            <w:fldChar w:fldCharType="separate"/>
          </w:r>
          <w:r>
            <w:t>379</w:t>
          </w:r>
          <w:r>
            <w:fldChar w:fldCharType="end"/>
          </w:r>
          <w:r>
            <w:rPr>
              <w:rFonts w:ascii="Arial" w:hAnsi="Arial" w:eastAsia="黑体" w:cs="Arial"/>
              <w:kern w:val="144"/>
              <w:szCs w:val="22"/>
            </w:rPr>
            <w:fldChar w:fldCharType="end"/>
          </w:r>
        </w:p>
        <w:p w14:paraId="0AAD508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_Toc646 </w:instrText>
          </w:r>
          <w:r>
            <w:rPr>
              <w:rFonts w:ascii="Arial" w:hAnsi="Arial" w:eastAsia="黑体" w:cs="Arial"/>
              <w:kern w:val="144"/>
              <w:szCs w:val="22"/>
            </w:rPr>
            <w:fldChar w:fldCharType="separate"/>
          </w:r>
          <w:r>
            <w:rPr>
              <w:szCs w:val="32"/>
            </w:rPr>
            <w:t>2.6.</w:t>
          </w:r>
          <w:r>
            <w:rPr>
              <w:rFonts w:hint="eastAsia"/>
              <w:szCs w:val="32"/>
            </w:rPr>
            <w:t>3</w:t>
          </w:r>
          <w:r>
            <w:rPr>
              <w:szCs w:val="32"/>
            </w:rPr>
            <w:t xml:space="preserve"> 进度计划的编制方法与工具</w:t>
          </w:r>
          <w:r>
            <w:tab/>
          </w:r>
          <w:r>
            <w:fldChar w:fldCharType="begin"/>
          </w:r>
          <w:r>
            <w:instrText xml:space="preserve"> PAGEREF _Toc646 \h </w:instrText>
          </w:r>
          <w:r>
            <w:fldChar w:fldCharType="separate"/>
          </w:r>
          <w:r>
            <w:t>379</w:t>
          </w:r>
          <w:r>
            <w:fldChar w:fldCharType="end"/>
          </w:r>
          <w:r>
            <w:rPr>
              <w:rFonts w:ascii="Arial" w:hAnsi="Arial" w:eastAsia="黑体" w:cs="Arial"/>
              <w:kern w:val="144"/>
              <w:szCs w:val="22"/>
            </w:rPr>
            <w:fldChar w:fldCharType="end"/>
          </w:r>
        </w:p>
        <w:p w14:paraId="09C38A9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_Toc26909 </w:instrText>
          </w:r>
          <w:r>
            <w:rPr>
              <w:rFonts w:ascii="Arial" w:hAnsi="Arial" w:eastAsia="黑体" w:cs="Arial"/>
              <w:kern w:val="144"/>
              <w:szCs w:val="22"/>
            </w:rPr>
            <w:fldChar w:fldCharType="separate"/>
          </w:r>
          <w:r>
            <w:rPr>
              <w:szCs w:val="32"/>
            </w:rPr>
            <w:t>2.6.</w:t>
          </w:r>
          <w:r>
            <w:rPr>
              <w:rFonts w:hint="eastAsia"/>
              <w:szCs w:val="32"/>
            </w:rPr>
            <w:t>4</w:t>
          </w:r>
          <w:r>
            <w:rPr>
              <w:szCs w:val="32"/>
            </w:rPr>
            <w:t xml:space="preserve"> 进度偏差的识别与纠正</w:t>
          </w:r>
          <w:r>
            <w:tab/>
          </w:r>
          <w:r>
            <w:fldChar w:fldCharType="begin"/>
          </w:r>
          <w:r>
            <w:instrText xml:space="preserve"> PAGEREF _Toc26909 \h </w:instrText>
          </w:r>
          <w:r>
            <w:fldChar w:fldCharType="separate"/>
          </w:r>
          <w:r>
            <w:t>380</w:t>
          </w:r>
          <w:r>
            <w:fldChar w:fldCharType="end"/>
          </w:r>
          <w:r>
            <w:rPr>
              <w:rFonts w:ascii="Arial" w:hAnsi="Arial" w:eastAsia="黑体" w:cs="Arial"/>
              <w:kern w:val="144"/>
              <w:szCs w:val="22"/>
            </w:rPr>
            <w:fldChar w:fldCharType="end"/>
          </w:r>
        </w:p>
        <w:p w14:paraId="3CE9114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_Toc11411 </w:instrText>
          </w:r>
          <w:r>
            <w:rPr>
              <w:rFonts w:ascii="Arial" w:hAnsi="Arial" w:eastAsia="黑体" w:cs="Arial"/>
              <w:kern w:val="144"/>
              <w:szCs w:val="22"/>
            </w:rPr>
            <w:fldChar w:fldCharType="separate"/>
          </w:r>
          <w:r>
            <w:rPr>
              <w:szCs w:val="32"/>
            </w:rPr>
            <w:t>2.6.</w:t>
          </w:r>
          <w:r>
            <w:rPr>
              <w:rFonts w:hint="eastAsia"/>
              <w:szCs w:val="32"/>
            </w:rPr>
            <w:t>5</w:t>
          </w:r>
          <w:r>
            <w:rPr>
              <w:szCs w:val="32"/>
            </w:rPr>
            <w:t xml:space="preserve"> 与甲方运行计划的对接</w:t>
          </w:r>
          <w:r>
            <w:tab/>
          </w:r>
          <w:r>
            <w:fldChar w:fldCharType="begin"/>
          </w:r>
          <w:r>
            <w:instrText xml:space="preserve"> PAGEREF _Toc11411 \h </w:instrText>
          </w:r>
          <w:r>
            <w:fldChar w:fldCharType="separate"/>
          </w:r>
          <w:r>
            <w:t>381</w:t>
          </w:r>
          <w:r>
            <w:fldChar w:fldCharType="end"/>
          </w:r>
          <w:r>
            <w:rPr>
              <w:rFonts w:ascii="Arial" w:hAnsi="Arial" w:eastAsia="黑体" w:cs="Arial"/>
              <w:kern w:val="144"/>
              <w:szCs w:val="22"/>
            </w:rPr>
            <w:fldChar w:fldCharType="end"/>
          </w:r>
        </w:p>
        <w:p w14:paraId="339DC3D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_Toc15082 </w:instrText>
          </w:r>
          <w:r>
            <w:rPr>
              <w:rFonts w:ascii="Arial" w:hAnsi="Arial" w:eastAsia="黑体" w:cs="Arial"/>
              <w:kern w:val="144"/>
              <w:szCs w:val="22"/>
            </w:rPr>
            <w:fldChar w:fldCharType="separate"/>
          </w:r>
          <w:r>
            <w:rPr>
              <w:szCs w:val="36"/>
            </w:rPr>
            <w:t>2.7 技术服务</w:t>
          </w:r>
          <w:r>
            <w:tab/>
          </w:r>
          <w:r>
            <w:fldChar w:fldCharType="begin"/>
          </w:r>
          <w:r>
            <w:instrText xml:space="preserve"> PAGEREF _Toc15082 \h </w:instrText>
          </w:r>
          <w:r>
            <w:fldChar w:fldCharType="separate"/>
          </w:r>
          <w:r>
            <w:t>383</w:t>
          </w:r>
          <w:r>
            <w:fldChar w:fldCharType="end"/>
          </w:r>
          <w:r>
            <w:rPr>
              <w:rFonts w:ascii="Arial" w:hAnsi="Arial" w:eastAsia="黑体" w:cs="Arial"/>
              <w:kern w:val="144"/>
              <w:szCs w:val="22"/>
            </w:rPr>
            <w:fldChar w:fldCharType="end"/>
          </w:r>
        </w:p>
        <w:p w14:paraId="6703B79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_Toc2665 </w:instrText>
          </w:r>
          <w:r>
            <w:rPr>
              <w:rFonts w:ascii="Arial" w:hAnsi="Arial" w:eastAsia="黑体" w:cs="Arial"/>
              <w:kern w:val="144"/>
              <w:szCs w:val="22"/>
            </w:rPr>
            <w:fldChar w:fldCharType="separate"/>
          </w:r>
          <w:r>
            <w:rPr>
              <w:szCs w:val="32"/>
            </w:rPr>
            <w:t>2.7.1 培训计划与方案</w:t>
          </w:r>
          <w:r>
            <w:tab/>
          </w:r>
          <w:r>
            <w:fldChar w:fldCharType="begin"/>
          </w:r>
          <w:r>
            <w:instrText xml:space="preserve"> PAGEREF _Toc2665 \h </w:instrText>
          </w:r>
          <w:r>
            <w:fldChar w:fldCharType="separate"/>
          </w:r>
          <w:r>
            <w:t>383</w:t>
          </w:r>
          <w:r>
            <w:fldChar w:fldCharType="end"/>
          </w:r>
          <w:r>
            <w:rPr>
              <w:rFonts w:ascii="Arial" w:hAnsi="Arial" w:eastAsia="黑体" w:cs="Arial"/>
              <w:kern w:val="144"/>
              <w:szCs w:val="22"/>
            </w:rPr>
            <w:fldChar w:fldCharType="end"/>
          </w:r>
        </w:p>
        <w:p w14:paraId="5B86FC3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_Toc24146 </w:instrText>
          </w:r>
          <w:r>
            <w:rPr>
              <w:rFonts w:ascii="Arial" w:hAnsi="Arial" w:eastAsia="黑体" w:cs="Arial"/>
              <w:kern w:val="144"/>
              <w:szCs w:val="22"/>
            </w:rPr>
            <w:fldChar w:fldCharType="separate"/>
          </w:r>
          <w:r>
            <w:rPr>
              <w:szCs w:val="32"/>
            </w:rPr>
            <w:t>2.7.2 质保期内的保障措施</w:t>
          </w:r>
          <w:r>
            <w:tab/>
          </w:r>
          <w:r>
            <w:fldChar w:fldCharType="begin"/>
          </w:r>
          <w:r>
            <w:instrText xml:space="preserve"> PAGEREF _Toc24146 \h </w:instrText>
          </w:r>
          <w:r>
            <w:fldChar w:fldCharType="separate"/>
          </w:r>
          <w:r>
            <w:t>383</w:t>
          </w:r>
          <w:r>
            <w:fldChar w:fldCharType="end"/>
          </w:r>
          <w:r>
            <w:rPr>
              <w:rFonts w:ascii="Arial" w:hAnsi="Arial" w:eastAsia="黑体" w:cs="Arial"/>
              <w:kern w:val="144"/>
              <w:szCs w:val="22"/>
            </w:rPr>
            <w:fldChar w:fldCharType="end"/>
          </w:r>
        </w:p>
        <w:p w14:paraId="694FF20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_Toc17818 </w:instrText>
          </w:r>
          <w:r>
            <w:rPr>
              <w:rFonts w:ascii="Arial" w:hAnsi="Arial" w:eastAsia="黑体" w:cs="Arial"/>
              <w:kern w:val="144"/>
              <w:szCs w:val="22"/>
            </w:rPr>
            <w:fldChar w:fldCharType="separate"/>
          </w:r>
          <w:r>
            <w:rPr>
              <w:szCs w:val="32"/>
            </w:rPr>
            <w:t>2.7.3 维保服务体系及实施措施</w:t>
          </w:r>
          <w:r>
            <w:tab/>
          </w:r>
          <w:r>
            <w:fldChar w:fldCharType="begin"/>
          </w:r>
          <w:r>
            <w:instrText xml:space="preserve"> PAGEREF _Toc17818 \h </w:instrText>
          </w:r>
          <w:r>
            <w:fldChar w:fldCharType="separate"/>
          </w:r>
          <w:r>
            <w:t>383</w:t>
          </w:r>
          <w:r>
            <w:fldChar w:fldCharType="end"/>
          </w:r>
          <w:r>
            <w:rPr>
              <w:rFonts w:ascii="Arial" w:hAnsi="Arial" w:eastAsia="黑体" w:cs="Arial"/>
              <w:kern w:val="144"/>
              <w:szCs w:val="22"/>
            </w:rPr>
            <w:fldChar w:fldCharType="end"/>
          </w:r>
        </w:p>
        <w:p w14:paraId="0932B4C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_Toc10283 </w:instrText>
          </w:r>
          <w:r>
            <w:rPr>
              <w:rFonts w:ascii="Arial" w:hAnsi="Arial" w:eastAsia="黑体" w:cs="Arial"/>
              <w:kern w:val="144"/>
              <w:szCs w:val="22"/>
            </w:rPr>
            <w:fldChar w:fldCharType="separate"/>
          </w:r>
          <w:r>
            <w:rPr>
              <w:szCs w:val="32"/>
            </w:rPr>
            <w:t>2.7.4 常见问题与处置</w:t>
          </w:r>
          <w:r>
            <w:tab/>
          </w:r>
          <w:r>
            <w:fldChar w:fldCharType="begin"/>
          </w:r>
          <w:r>
            <w:instrText xml:space="preserve"> PAGEREF _Toc10283 \h </w:instrText>
          </w:r>
          <w:r>
            <w:fldChar w:fldCharType="separate"/>
          </w:r>
          <w:r>
            <w:t>384</w:t>
          </w:r>
          <w:r>
            <w:fldChar w:fldCharType="end"/>
          </w:r>
          <w:r>
            <w:rPr>
              <w:rFonts w:ascii="Arial" w:hAnsi="Arial" w:eastAsia="黑体" w:cs="Arial"/>
              <w:kern w:val="144"/>
              <w:szCs w:val="22"/>
            </w:rPr>
            <w:fldChar w:fldCharType="end"/>
          </w:r>
        </w:p>
        <w:p w14:paraId="2BFB45C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_Toc13032 </w:instrText>
          </w:r>
          <w:r>
            <w:rPr>
              <w:rFonts w:ascii="Arial" w:hAnsi="Arial" w:eastAsia="黑体" w:cs="Arial"/>
              <w:kern w:val="144"/>
              <w:szCs w:val="22"/>
            </w:rPr>
            <w:fldChar w:fldCharType="separate"/>
          </w:r>
          <w:r>
            <w:rPr>
              <w:szCs w:val="32"/>
            </w:rPr>
            <w:t>2.7.5 分岗位培训大纲与考核细则</w:t>
          </w:r>
          <w:r>
            <w:tab/>
          </w:r>
          <w:r>
            <w:fldChar w:fldCharType="begin"/>
          </w:r>
          <w:r>
            <w:instrText xml:space="preserve"> PAGEREF _Toc13032 \h </w:instrText>
          </w:r>
          <w:r>
            <w:fldChar w:fldCharType="separate"/>
          </w:r>
          <w:r>
            <w:t>385</w:t>
          </w:r>
          <w:r>
            <w:fldChar w:fldCharType="end"/>
          </w:r>
          <w:r>
            <w:rPr>
              <w:rFonts w:ascii="Arial" w:hAnsi="Arial" w:eastAsia="黑体" w:cs="Arial"/>
              <w:kern w:val="144"/>
              <w:szCs w:val="22"/>
            </w:rPr>
            <w:fldChar w:fldCharType="end"/>
          </w:r>
        </w:p>
        <w:p w14:paraId="0630F23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_Toc18517 </w:instrText>
          </w:r>
          <w:r>
            <w:rPr>
              <w:rFonts w:ascii="Arial" w:hAnsi="Arial" w:eastAsia="黑体" w:cs="Arial"/>
              <w:kern w:val="144"/>
              <w:szCs w:val="22"/>
            </w:rPr>
            <w:fldChar w:fldCharType="separate"/>
          </w:r>
          <w:r>
            <w:rPr>
              <w:szCs w:val="32"/>
            </w:rPr>
            <w:t>2.7.6 维保响应与备件管理细则</w:t>
          </w:r>
          <w:r>
            <w:tab/>
          </w:r>
          <w:r>
            <w:fldChar w:fldCharType="begin"/>
          </w:r>
          <w:r>
            <w:instrText xml:space="preserve"> PAGEREF _Toc18517 \h </w:instrText>
          </w:r>
          <w:r>
            <w:fldChar w:fldCharType="separate"/>
          </w:r>
          <w:r>
            <w:t>386</w:t>
          </w:r>
          <w:r>
            <w:fldChar w:fldCharType="end"/>
          </w:r>
          <w:r>
            <w:rPr>
              <w:rFonts w:ascii="Arial" w:hAnsi="Arial" w:eastAsia="黑体" w:cs="Arial"/>
              <w:kern w:val="144"/>
              <w:szCs w:val="22"/>
            </w:rPr>
            <w:fldChar w:fldCharType="end"/>
          </w:r>
        </w:p>
        <w:p w14:paraId="4DEF009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_Toc16464 </w:instrText>
          </w:r>
          <w:r>
            <w:rPr>
              <w:rFonts w:ascii="Arial" w:hAnsi="Arial" w:eastAsia="黑体" w:cs="Arial"/>
              <w:kern w:val="144"/>
              <w:szCs w:val="22"/>
            </w:rPr>
            <w:fldChar w:fldCharType="separate"/>
          </w:r>
          <w:r>
            <w:rPr>
              <w:szCs w:val="36"/>
            </w:rPr>
            <w:t>2.8 质量控制及保障措施</w:t>
          </w:r>
          <w:r>
            <w:tab/>
          </w:r>
          <w:r>
            <w:fldChar w:fldCharType="begin"/>
          </w:r>
          <w:r>
            <w:instrText xml:space="preserve"> PAGEREF _Toc16464 \h </w:instrText>
          </w:r>
          <w:r>
            <w:fldChar w:fldCharType="separate"/>
          </w:r>
          <w:r>
            <w:t>387</w:t>
          </w:r>
          <w:r>
            <w:fldChar w:fldCharType="end"/>
          </w:r>
          <w:r>
            <w:rPr>
              <w:rFonts w:ascii="Arial" w:hAnsi="Arial" w:eastAsia="黑体" w:cs="Arial"/>
              <w:kern w:val="144"/>
              <w:szCs w:val="22"/>
            </w:rPr>
            <w:fldChar w:fldCharType="end"/>
          </w:r>
        </w:p>
        <w:p w14:paraId="3B15091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_Toc25608 </w:instrText>
          </w:r>
          <w:r>
            <w:rPr>
              <w:rFonts w:ascii="Arial" w:hAnsi="Arial" w:eastAsia="黑体" w:cs="Arial"/>
              <w:kern w:val="144"/>
              <w:szCs w:val="22"/>
            </w:rPr>
            <w:fldChar w:fldCharType="separate"/>
          </w:r>
          <w:r>
            <w:rPr>
              <w:szCs w:val="32"/>
            </w:rPr>
            <w:t>2.8.1 质量管理体系</w:t>
          </w:r>
          <w:r>
            <w:tab/>
          </w:r>
          <w:r>
            <w:fldChar w:fldCharType="begin"/>
          </w:r>
          <w:r>
            <w:instrText xml:space="preserve"> PAGEREF _Toc25608 \h </w:instrText>
          </w:r>
          <w:r>
            <w:fldChar w:fldCharType="separate"/>
          </w:r>
          <w:r>
            <w:t>387</w:t>
          </w:r>
          <w:r>
            <w:fldChar w:fldCharType="end"/>
          </w:r>
          <w:r>
            <w:rPr>
              <w:rFonts w:ascii="Arial" w:hAnsi="Arial" w:eastAsia="黑体" w:cs="Arial"/>
              <w:kern w:val="144"/>
              <w:szCs w:val="22"/>
            </w:rPr>
            <w:fldChar w:fldCharType="end"/>
          </w:r>
        </w:p>
        <w:p w14:paraId="770AB41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_Toc30870 </w:instrText>
          </w:r>
          <w:r>
            <w:rPr>
              <w:rFonts w:ascii="Arial" w:hAnsi="Arial" w:eastAsia="黑体" w:cs="Arial"/>
              <w:kern w:val="144"/>
              <w:szCs w:val="22"/>
            </w:rPr>
            <w:fldChar w:fldCharType="separate"/>
          </w:r>
          <w:r>
            <w:rPr>
              <w:szCs w:val="32"/>
            </w:rPr>
            <w:t>2.8.</w:t>
          </w:r>
          <w:r>
            <w:rPr>
              <w:rFonts w:hint="eastAsia"/>
              <w:szCs w:val="32"/>
            </w:rPr>
            <w:t>2</w:t>
          </w:r>
          <w:r>
            <w:rPr>
              <w:szCs w:val="32"/>
            </w:rPr>
            <w:t xml:space="preserve"> 三级校审制度</w:t>
          </w:r>
          <w:r>
            <w:tab/>
          </w:r>
          <w:r>
            <w:fldChar w:fldCharType="begin"/>
          </w:r>
          <w:r>
            <w:instrText xml:space="preserve"> PAGEREF _Toc30870 \h </w:instrText>
          </w:r>
          <w:r>
            <w:fldChar w:fldCharType="separate"/>
          </w:r>
          <w:r>
            <w:t>388</w:t>
          </w:r>
          <w:r>
            <w:fldChar w:fldCharType="end"/>
          </w:r>
          <w:r>
            <w:rPr>
              <w:rFonts w:ascii="Arial" w:hAnsi="Arial" w:eastAsia="黑体" w:cs="Arial"/>
              <w:kern w:val="144"/>
              <w:szCs w:val="22"/>
            </w:rPr>
            <w:fldChar w:fldCharType="end"/>
          </w:r>
        </w:p>
        <w:p w14:paraId="5ACC1B2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_Toc5051 </w:instrText>
          </w:r>
          <w:r>
            <w:rPr>
              <w:rFonts w:ascii="Arial" w:hAnsi="Arial" w:eastAsia="黑体" w:cs="Arial"/>
              <w:kern w:val="144"/>
              <w:szCs w:val="22"/>
            </w:rPr>
            <w:fldChar w:fldCharType="separate"/>
          </w:r>
          <w:r>
            <w:rPr>
              <w:szCs w:val="32"/>
            </w:rPr>
            <w:t>2.8.</w:t>
          </w:r>
          <w:r>
            <w:rPr>
              <w:rFonts w:hint="eastAsia"/>
              <w:szCs w:val="32"/>
            </w:rPr>
            <w:t>3</w:t>
          </w:r>
          <w:r>
            <w:rPr>
              <w:szCs w:val="32"/>
            </w:rPr>
            <w:t xml:space="preserve"> 计量与测试保障</w:t>
          </w:r>
          <w:r>
            <w:tab/>
          </w:r>
          <w:r>
            <w:fldChar w:fldCharType="begin"/>
          </w:r>
          <w:r>
            <w:instrText xml:space="preserve"> PAGEREF _Toc5051 \h </w:instrText>
          </w:r>
          <w:r>
            <w:fldChar w:fldCharType="separate"/>
          </w:r>
          <w:r>
            <w:t>388</w:t>
          </w:r>
          <w:r>
            <w:fldChar w:fldCharType="end"/>
          </w:r>
          <w:r>
            <w:rPr>
              <w:rFonts w:ascii="Arial" w:hAnsi="Arial" w:eastAsia="黑体" w:cs="Arial"/>
              <w:kern w:val="144"/>
              <w:szCs w:val="22"/>
            </w:rPr>
            <w:fldChar w:fldCharType="end"/>
          </w:r>
        </w:p>
        <w:p w14:paraId="71FCD07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_Toc26956 </w:instrText>
          </w:r>
          <w:r>
            <w:rPr>
              <w:rFonts w:ascii="Arial" w:hAnsi="Arial" w:eastAsia="黑体" w:cs="Arial"/>
              <w:kern w:val="144"/>
              <w:szCs w:val="22"/>
            </w:rPr>
            <w:fldChar w:fldCharType="separate"/>
          </w:r>
          <w:r>
            <w:rPr>
              <w:szCs w:val="32"/>
            </w:rPr>
            <w:t>2.8.</w:t>
          </w:r>
          <w:r>
            <w:rPr>
              <w:rFonts w:hint="eastAsia"/>
              <w:szCs w:val="32"/>
            </w:rPr>
            <w:t>4</w:t>
          </w:r>
          <w:r>
            <w:rPr>
              <w:szCs w:val="32"/>
            </w:rPr>
            <w:t xml:space="preserve"> 不合格品控制</w:t>
          </w:r>
          <w:r>
            <w:tab/>
          </w:r>
          <w:r>
            <w:fldChar w:fldCharType="begin"/>
          </w:r>
          <w:r>
            <w:instrText xml:space="preserve"> PAGEREF _Toc26956 \h </w:instrText>
          </w:r>
          <w:r>
            <w:fldChar w:fldCharType="separate"/>
          </w:r>
          <w:r>
            <w:t>388</w:t>
          </w:r>
          <w:r>
            <w:fldChar w:fldCharType="end"/>
          </w:r>
          <w:r>
            <w:rPr>
              <w:rFonts w:ascii="Arial" w:hAnsi="Arial" w:eastAsia="黑体" w:cs="Arial"/>
              <w:kern w:val="144"/>
              <w:szCs w:val="22"/>
            </w:rPr>
            <w:fldChar w:fldCharType="end"/>
          </w:r>
        </w:p>
        <w:p w14:paraId="7F569F0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_Toc19619 </w:instrText>
          </w:r>
          <w:r>
            <w:rPr>
              <w:rFonts w:ascii="Arial" w:hAnsi="Arial" w:eastAsia="黑体" w:cs="Arial"/>
              <w:kern w:val="144"/>
              <w:szCs w:val="22"/>
            </w:rPr>
            <w:fldChar w:fldCharType="separate"/>
          </w:r>
          <w:r>
            <w:rPr>
              <w:szCs w:val="32"/>
            </w:rPr>
            <w:t>2.8.</w:t>
          </w:r>
          <w:r>
            <w:rPr>
              <w:rFonts w:hint="eastAsia"/>
              <w:szCs w:val="32"/>
            </w:rPr>
            <w:t>5</w:t>
          </w:r>
          <w:r>
            <w:rPr>
              <w:szCs w:val="32"/>
            </w:rPr>
            <w:t xml:space="preserve"> 质量记录与追溯</w:t>
          </w:r>
          <w:r>
            <w:tab/>
          </w:r>
          <w:r>
            <w:fldChar w:fldCharType="begin"/>
          </w:r>
          <w:r>
            <w:instrText xml:space="preserve"> PAGEREF _Toc19619 \h </w:instrText>
          </w:r>
          <w:r>
            <w:fldChar w:fldCharType="separate"/>
          </w:r>
          <w:r>
            <w:t>389</w:t>
          </w:r>
          <w:r>
            <w:fldChar w:fldCharType="end"/>
          </w:r>
          <w:r>
            <w:rPr>
              <w:rFonts w:ascii="Arial" w:hAnsi="Arial" w:eastAsia="黑体" w:cs="Arial"/>
              <w:kern w:val="144"/>
              <w:szCs w:val="22"/>
            </w:rPr>
            <w:fldChar w:fldCharType="end"/>
          </w:r>
        </w:p>
        <w:p w14:paraId="5898386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_Toc2120 </w:instrText>
          </w:r>
          <w:r>
            <w:rPr>
              <w:rFonts w:ascii="Arial" w:hAnsi="Arial" w:eastAsia="黑体" w:cs="Arial"/>
              <w:kern w:val="144"/>
              <w:szCs w:val="22"/>
            </w:rPr>
            <w:fldChar w:fldCharType="separate"/>
          </w:r>
          <w:r>
            <w:rPr>
              <w:szCs w:val="32"/>
            </w:rPr>
            <w:t>2.8.</w:t>
          </w:r>
          <w:r>
            <w:rPr>
              <w:rFonts w:hint="eastAsia"/>
              <w:szCs w:val="32"/>
            </w:rPr>
            <w:t>6</w:t>
          </w:r>
          <w:r>
            <w:rPr>
              <w:szCs w:val="32"/>
            </w:rPr>
            <w:t xml:space="preserve"> 三级校审执行细则</w:t>
          </w:r>
          <w:r>
            <w:tab/>
          </w:r>
          <w:r>
            <w:fldChar w:fldCharType="begin"/>
          </w:r>
          <w:r>
            <w:instrText xml:space="preserve"> PAGEREF _Toc2120 \h </w:instrText>
          </w:r>
          <w:r>
            <w:fldChar w:fldCharType="separate"/>
          </w:r>
          <w:r>
            <w:t>389</w:t>
          </w:r>
          <w:r>
            <w:fldChar w:fldCharType="end"/>
          </w:r>
          <w:r>
            <w:rPr>
              <w:rFonts w:ascii="Arial" w:hAnsi="Arial" w:eastAsia="黑体" w:cs="Arial"/>
              <w:kern w:val="144"/>
              <w:szCs w:val="22"/>
            </w:rPr>
            <w:fldChar w:fldCharType="end"/>
          </w:r>
        </w:p>
        <w:p w14:paraId="7FA42A9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_Toc27536 </w:instrText>
          </w:r>
          <w:r>
            <w:rPr>
              <w:rFonts w:ascii="Arial" w:hAnsi="Arial" w:eastAsia="黑体" w:cs="Arial"/>
              <w:kern w:val="144"/>
              <w:szCs w:val="22"/>
            </w:rPr>
            <w:fldChar w:fldCharType="separate"/>
          </w:r>
          <w:r>
            <w:rPr>
              <w:szCs w:val="32"/>
            </w:rPr>
            <w:t>2.8.</w:t>
          </w:r>
          <w:r>
            <w:rPr>
              <w:rFonts w:hint="eastAsia"/>
              <w:szCs w:val="32"/>
            </w:rPr>
            <w:t>7</w:t>
          </w:r>
          <w:r>
            <w:rPr>
              <w:szCs w:val="32"/>
            </w:rPr>
            <w:t xml:space="preserve"> 质量数据分析与改进</w:t>
          </w:r>
          <w:r>
            <w:tab/>
          </w:r>
          <w:r>
            <w:fldChar w:fldCharType="begin"/>
          </w:r>
          <w:r>
            <w:instrText xml:space="preserve"> PAGEREF _Toc27536 \h </w:instrText>
          </w:r>
          <w:r>
            <w:fldChar w:fldCharType="separate"/>
          </w:r>
          <w:r>
            <w:t>390</w:t>
          </w:r>
          <w:r>
            <w:fldChar w:fldCharType="end"/>
          </w:r>
          <w:r>
            <w:rPr>
              <w:rFonts w:ascii="Arial" w:hAnsi="Arial" w:eastAsia="黑体" w:cs="Arial"/>
              <w:kern w:val="144"/>
              <w:szCs w:val="22"/>
            </w:rPr>
            <w:fldChar w:fldCharType="end"/>
          </w:r>
        </w:p>
        <w:p w14:paraId="6E52A81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_Toc27007 </w:instrText>
          </w:r>
          <w:r>
            <w:rPr>
              <w:rFonts w:ascii="Arial" w:hAnsi="Arial" w:eastAsia="黑体" w:cs="Arial"/>
              <w:kern w:val="144"/>
              <w:szCs w:val="22"/>
            </w:rPr>
            <w:fldChar w:fldCharType="separate"/>
          </w:r>
          <w:r>
            <w:rPr>
              <w:szCs w:val="36"/>
            </w:rPr>
            <w:t>2.9 安全与文明施工措施</w:t>
          </w:r>
          <w:r>
            <w:tab/>
          </w:r>
          <w:r>
            <w:fldChar w:fldCharType="begin"/>
          </w:r>
          <w:r>
            <w:instrText xml:space="preserve"> PAGEREF _Toc27007 \h </w:instrText>
          </w:r>
          <w:r>
            <w:fldChar w:fldCharType="separate"/>
          </w:r>
          <w:r>
            <w:t>391</w:t>
          </w:r>
          <w:r>
            <w:fldChar w:fldCharType="end"/>
          </w:r>
          <w:r>
            <w:rPr>
              <w:rFonts w:ascii="Arial" w:hAnsi="Arial" w:eastAsia="黑体" w:cs="Arial"/>
              <w:kern w:val="144"/>
              <w:szCs w:val="22"/>
            </w:rPr>
            <w:fldChar w:fldCharType="end"/>
          </w:r>
        </w:p>
        <w:p w14:paraId="021A590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_Toc30986 </w:instrText>
          </w:r>
          <w:r>
            <w:rPr>
              <w:rFonts w:ascii="Arial" w:hAnsi="Arial" w:eastAsia="黑体" w:cs="Arial"/>
              <w:kern w:val="144"/>
              <w:szCs w:val="22"/>
            </w:rPr>
            <w:fldChar w:fldCharType="separate"/>
          </w:r>
          <w:r>
            <w:rPr>
              <w:szCs w:val="32"/>
            </w:rPr>
            <w:t>2.9.1 安全管理目标</w:t>
          </w:r>
          <w:r>
            <w:tab/>
          </w:r>
          <w:r>
            <w:fldChar w:fldCharType="begin"/>
          </w:r>
          <w:r>
            <w:instrText xml:space="preserve"> PAGEREF _Toc30986 \h </w:instrText>
          </w:r>
          <w:r>
            <w:fldChar w:fldCharType="separate"/>
          </w:r>
          <w:r>
            <w:t>391</w:t>
          </w:r>
          <w:r>
            <w:fldChar w:fldCharType="end"/>
          </w:r>
          <w:r>
            <w:rPr>
              <w:rFonts w:ascii="Arial" w:hAnsi="Arial" w:eastAsia="黑体" w:cs="Arial"/>
              <w:kern w:val="144"/>
              <w:szCs w:val="22"/>
            </w:rPr>
            <w:fldChar w:fldCharType="end"/>
          </w:r>
        </w:p>
        <w:p w14:paraId="38C217F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_Toc27733 </w:instrText>
          </w:r>
          <w:r>
            <w:rPr>
              <w:rFonts w:ascii="Arial" w:hAnsi="Arial" w:eastAsia="黑体" w:cs="Arial"/>
              <w:kern w:val="144"/>
              <w:szCs w:val="22"/>
            </w:rPr>
            <w:fldChar w:fldCharType="separate"/>
          </w:r>
          <w:r>
            <w:rPr>
              <w:szCs w:val="32"/>
            </w:rPr>
            <w:t>2.9.2 安全管理组织</w:t>
          </w:r>
          <w:r>
            <w:tab/>
          </w:r>
          <w:r>
            <w:fldChar w:fldCharType="begin"/>
          </w:r>
          <w:r>
            <w:instrText xml:space="preserve"> PAGEREF _Toc27733 \h </w:instrText>
          </w:r>
          <w:r>
            <w:fldChar w:fldCharType="separate"/>
          </w:r>
          <w:r>
            <w:t>391</w:t>
          </w:r>
          <w:r>
            <w:fldChar w:fldCharType="end"/>
          </w:r>
          <w:r>
            <w:rPr>
              <w:rFonts w:ascii="Arial" w:hAnsi="Arial" w:eastAsia="黑体" w:cs="Arial"/>
              <w:kern w:val="144"/>
              <w:szCs w:val="22"/>
            </w:rPr>
            <w:fldChar w:fldCharType="end"/>
          </w:r>
        </w:p>
        <w:p w14:paraId="0FE9002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_Toc13025 </w:instrText>
          </w:r>
          <w:r>
            <w:rPr>
              <w:rFonts w:ascii="Arial" w:hAnsi="Arial" w:eastAsia="黑体" w:cs="Arial"/>
              <w:kern w:val="144"/>
              <w:szCs w:val="22"/>
            </w:rPr>
            <w:fldChar w:fldCharType="separate"/>
          </w:r>
          <w:r>
            <w:rPr>
              <w:szCs w:val="32"/>
            </w:rPr>
            <w:t>2.9.3 主要风险与控制措施</w:t>
          </w:r>
          <w:r>
            <w:tab/>
          </w:r>
          <w:r>
            <w:fldChar w:fldCharType="begin"/>
          </w:r>
          <w:r>
            <w:instrText xml:space="preserve"> PAGEREF _Toc13025 \h </w:instrText>
          </w:r>
          <w:r>
            <w:fldChar w:fldCharType="separate"/>
          </w:r>
          <w:r>
            <w:t>392</w:t>
          </w:r>
          <w:r>
            <w:fldChar w:fldCharType="end"/>
          </w:r>
          <w:r>
            <w:rPr>
              <w:rFonts w:ascii="Arial" w:hAnsi="Arial" w:eastAsia="黑体" w:cs="Arial"/>
              <w:kern w:val="144"/>
              <w:szCs w:val="22"/>
            </w:rPr>
            <w:fldChar w:fldCharType="end"/>
          </w:r>
        </w:p>
        <w:p w14:paraId="396B37F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_Toc11109 </w:instrText>
          </w:r>
          <w:r>
            <w:rPr>
              <w:rFonts w:ascii="Arial" w:hAnsi="Arial" w:eastAsia="黑体" w:cs="Arial"/>
              <w:kern w:val="144"/>
              <w:szCs w:val="22"/>
            </w:rPr>
            <w:fldChar w:fldCharType="separate"/>
          </w:r>
          <w:r>
            <w:rPr>
              <w:szCs w:val="32"/>
            </w:rPr>
            <w:t>2.9.4 安全作业流程</w:t>
          </w:r>
          <w:r>
            <w:tab/>
          </w:r>
          <w:r>
            <w:fldChar w:fldCharType="begin"/>
          </w:r>
          <w:r>
            <w:instrText xml:space="preserve"> PAGEREF _Toc11109 \h </w:instrText>
          </w:r>
          <w:r>
            <w:fldChar w:fldCharType="separate"/>
          </w:r>
          <w:r>
            <w:t>393</w:t>
          </w:r>
          <w:r>
            <w:fldChar w:fldCharType="end"/>
          </w:r>
          <w:r>
            <w:rPr>
              <w:rFonts w:ascii="Arial" w:hAnsi="Arial" w:eastAsia="黑体" w:cs="Arial"/>
              <w:kern w:val="144"/>
              <w:szCs w:val="22"/>
            </w:rPr>
            <w:fldChar w:fldCharType="end"/>
          </w:r>
        </w:p>
        <w:p w14:paraId="5841C94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_Toc5387 </w:instrText>
          </w:r>
          <w:r>
            <w:rPr>
              <w:rFonts w:ascii="Arial" w:hAnsi="Arial" w:eastAsia="黑体" w:cs="Arial"/>
              <w:kern w:val="144"/>
              <w:szCs w:val="22"/>
            </w:rPr>
            <w:fldChar w:fldCharType="separate"/>
          </w:r>
          <w:r>
            <w:rPr>
              <w:szCs w:val="32"/>
            </w:rPr>
            <w:t>2.9.5 安全教育培训</w:t>
          </w:r>
          <w:r>
            <w:tab/>
          </w:r>
          <w:r>
            <w:fldChar w:fldCharType="begin"/>
          </w:r>
          <w:r>
            <w:instrText xml:space="preserve"> PAGEREF _Toc5387 \h </w:instrText>
          </w:r>
          <w:r>
            <w:fldChar w:fldCharType="separate"/>
          </w:r>
          <w:r>
            <w:t>393</w:t>
          </w:r>
          <w:r>
            <w:fldChar w:fldCharType="end"/>
          </w:r>
          <w:r>
            <w:rPr>
              <w:rFonts w:ascii="Arial" w:hAnsi="Arial" w:eastAsia="黑体" w:cs="Arial"/>
              <w:kern w:val="144"/>
              <w:szCs w:val="22"/>
            </w:rPr>
            <w:fldChar w:fldCharType="end"/>
          </w:r>
        </w:p>
        <w:p w14:paraId="394CE5C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_Toc30580 </w:instrText>
          </w:r>
          <w:r>
            <w:rPr>
              <w:rFonts w:ascii="Arial" w:hAnsi="Arial" w:eastAsia="黑体" w:cs="Arial"/>
              <w:kern w:val="144"/>
              <w:szCs w:val="22"/>
            </w:rPr>
            <w:fldChar w:fldCharType="separate"/>
          </w:r>
          <w:r>
            <w:rPr>
              <w:szCs w:val="32"/>
            </w:rPr>
            <w:t>2.9.6 文明施工与环境保护</w:t>
          </w:r>
          <w:r>
            <w:tab/>
          </w:r>
          <w:r>
            <w:fldChar w:fldCharType="begin"/>
          </w:r>
          <w:r>
            <w:instrText xml:space="preserve"> PAGEREF _Toc30580 \h </w:instrText>
          </w:r>
          <w:r>
            <w:fldChar w:fldCharType="separate"/>
          </w:r>
          <w:r>
            <w:t>394</w:t>
          </w:r>
          <w:r>
            <w:fldChar w:fldCharType="end"/>
          </w:r>
          <w:r>
            <w:rPr>
              <w:rFonts w:ascii="Arial" w:hAnsi="Arial" w:eastAsia="黑体" w:cs="Arial"/>
              <w:kern w:val="144"/>
              <w:szCs w:val="22"/>
            </w:rPr>
            <w:fldChar w:fldCharType="end"/>
          </w:r>
        </w:p>
        <w:p w14:paraId="30BBB7D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_Toc26455 </w:instrText>
          </w:r>
          <w:r>
            <w:rPr>
              <w:rFonts w:ascii="Arial" w:hAnsi="Arial" w:eastAsia="黑体" w:cs="Arial"/>
              <w:kern w:val="144"/>
              <w:szCs w:val="22"/>
            </w:rPr>
            <w:fldChar w:fldCharType="separate"/>
          </w:r>
          <w:r>
            <w:rPr>
              <w:szCs w:val="32"/>
            </w:rPr>
            <w:t>2.9.7 应急管理</w:t>
          </w:r>
          <w:r>
            <w:tab/>
          </w:r>
          <w:r>
            <w:fldChar w:fldCharType="begin"/>
          </w:r>
          <w:r>
            <w:instrText xml:space="preserve"> PAGEREF _Toc26455 \h </w:instrText>
          </w:r>
          <w:r>
            <w:fldChar w:fldCharType="separate"/>
          </w:r>
          <w:r>
            <w:t>394</w:t>
          </w:r>
          <w:r>
            <w:fldChar w:fldCharType="end"/>
          </w:r>
          <w:r>
            <w:rPr>
              <w:rFonts w:ascii="Arial" w:hAnsi="Arial" w:eastAsia="黑体" w:cs="Arial"/>
              <w:kern w:val="144"/>
              <w:szCs w:val="22"/>
            </w:rPr>
            <w:fldChar w:fldCharType="end"/>
          </w:r>
        </w:p>
        <w:p w14:paraId="7AF4CCE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_Toc13000 </w:instrText>
          </w:r>
          <w:r>
            <w:rPr>
              <w:rFonts w:ascii="Arial" w:hAnsi="Arial" w:eastAsia="黑体" w:cs="Arial"/>
              <w:kern w:val="144"/>
              <w:szCs w:val="22"/>
            </w:rPr>
            <w:fldChar w:fldCharType="separate"/>
          </w:r>
          <w:r>
            <w:rPr>
              <w:szCs w:val="32"/>
            </w:rPr>
            <w:t>2.9.8 应急处置卡</w:t>
          </w:r>
          <w:r>
            <w:tab/>
          </w:r>
          <w:r>
            <w:fldChar w:fldCharType="begin"/>
          </w:r>
          <w:r>
            <w:instrText xml:space="preserve"> PAGEREF _Toc13000 \h </w:instrText>
          </w:r>
          <w:r>
            <w:fldChar w:fldCharType="separate"/>
          </w:r>
          <w:r>
            <w:t>394</w:t>
          </w:r>
          <w:r>
            <w:fldChar w:fldCharType="end"/>
          </w:r>
          <w:r>
            <w:rPr>
              <w:rFonts w:ascii="Arial" w:hAnsi="Arial" w:eastAsia="黑体" w:cs="Arial"/>
              <w:kern w:val="144"/>
              <w:szCs w:val="22"/>
            </w:rPr>
            <w:fldChar w:fldCharType="end"/>
          </w:r>
        </w:p>
        <w:p w14:paraId="332C759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_Toc7644 </w:instrText>
          </w:r>
          <w:r>
            <w:rPr>
              <w:rFonts w:ascii="Arial" w:hAnsi="Arial" w:eastAsia="黑体" w:cs="Arial"/>
              <w:kern w:val="144"/>
              <w:szCs w:val="22"/>
            </w:rPr>
            <w:fldChar w:fldCharType="separate"/>
          </w:r>
          <w:r>
            <w:rPr>
              <w:szCs w:val="32"/>
            </w:rPr>
            <w:t>2.9.9 作业票与监护管理细则</w:t>
          </w:r>
          <w:r>
            <w:tab/>
          </w:r>
          <w:r>
            <w:fldChar w:fldCharType="begin"/>
          </w:r>
          <w:r>
            <w:instrText xml:space="preserve"> PAGEREF _Toc7644 \h </w:instrText>
          </w:r>
          <w:r>
            <w:fldChar w:fldCharType="separate"/>
          </w:r>
          <w:r>
            <w:t>396</w:t>
          </w:r>
          <w:r>
            <w:fldChar w:fldCharType="end"/>
          </w:r>
          <w:r>
            <w:rPr>
              <w:rFonts w:ascii="Arial" w:hAnsi="Arial" w:eastAsia="黑体" w:cs="Arial"/>
              <w:kern w:val="144"/>
              <w:szCs w:val="22"/>
            </w:rPr>
            <w:fldChar w:fldCharType="end"/>
          </w:r>
        </w:p>
        <w:p w14:paraId="2BCB581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_Toc22615 </w:instrText>
          </w:r>
          <w:r>
            <w:rPr>
              <w:rFonts w:ascii="Arial" w:hAnsi="Arial" w:eastAsia="黑体" w:cs="Arial"/>
              <w:kern w:val="144"/>
              <w:szCs w:val="22"/>
            </w:rPr>
            <w:fldChar w:fldCharType="separate"/>
          </w:r>
          <w:r>
            <w:rPr>
              <w:szCs w:val="36"/>
            </w:rPr>
            <w:t>2.10 项目档案管理</w:t>
          </w:r>
          <w:r>
            <w:tab/>
          </w:r>
          <w:r>
            <w:fldChar w:fldCharType="begin"/>
          </w:r>
          <w:r>
            <w:instrText xml:space="preserve"> PAGEREF _Toc22615 \h </w:instrText>
          </w:r>
          <w:r>
            <w:fldChar w:fldCharType="separate"/>
          </w:r>
          <w:r>
            <w:t>397</w:t>
          </w:r>
          <w:r>
            <w:fldChar w:fldCharType="end"/>
          </w:r>
          <w:r>
            <w:rPr>
              <w:rFonts w:ascii="Arial" w:hAnsi="Arial" w:eastAsia="黑体" w:cs="Arial"/>
              <w:kern w:val="144"/>
              <w:szCs w:val="22"/>
            </w:rPr>
            <w:fldChar w:fldCharType="end"/>
          </w:r>
        </w:p>
        <w:p w14:paraId="5012E77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_Toc18928 </w:instrText>
          </w:r>
          <w:r>
            <w:rPr>
              <w:rFonts w:ascii="Arial" w:hAnsi="Arial" w:eastAsia="黑体" w:cs="Arial"/>
              <w:kern w:val="144"/>
              <w:szCs w:val="22"/>
            </w:rPr>
            <w:fldChar w:fldCharType="separate"/>
          </w:r>
          <w:r>
            <w:rPr>
              <w:szCs w:val="32"/>
            </w:rPr>
            <w:t>2.10.1 档案管理组织</w:t>
          </w:r>
          <w:r>
            <w:tab/>
          </w:r>
          <w:r>
            <w:fldChar w:fldCharType="begin"/>
          </w:r>
          <w:r>
            <w:instrText xml:space="preserve"> PAGEREF _Toc18928 \h </w:instrText>
          </w:r>
          <w:r>
            <w:fldChar w:fldCharType="separate"/>
          </w:r>
          <w:r>
            <w:t>397</w:t>
          </w:r>
          <w:r>
            <w:fldChar w:fldCharType="end"/>
          </w:r>
          <w:r>
            <w:rPr>
              <w:rFonts w:ascii="Arial" w:hAnsi="Arial" w:eastAsia="黑体" w:cs="Arial"/>
              <w:kern w:val="144"/>
              <w:szCs w:val="22"/>
            </w:rPr>
            <w:fldChar w:fldCharType="end"/>
          </w:r>
        </w:p>
        <w:p w14:paraId="37EF337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_Toc5495 </w:instrText>
          </w:r>
          <w:r>
            <w:rPr>
              <w:rFonts w:ascii="Arial" w:hAnsi="Arial" w:eastAsia="黑体" w:cs="Arial"/>
              <w:kern w:val="144"/>
              <w:szCs w:val="22"/>
            </w:rPr>
            <w:fldChar w:fldCharType="separate"/>
          </w:r>
          <w:r>
            <w:rPr>
              <w:szCs w:val="32"/>
            </w:rPr>
            <w:t>2.10.2 归档范围</w:t>
          </w:r>
          <w:r>
            <w:tab/>
          </w:r>
          <w:r>
            <w:fldChar w:fldCharType="begin"/>
          </w:r>
          <w:r>
            <w:instrText xml:space="preserve"> PAGEREF _Toc5495 \h </w:instrText>
          </w:r>
          <w:r>
            <w:fldChar w:fldCharType="separate"/>
          </w:r>
          <w:r>
            <w:t>398</w:t>
          </w:r>
          <w:r>
            <w:fldChar w:fldCharType="end"/>
          </w:r>
          <w:r>
            <w:rPr>
              <w:rFonts w:ascii="Arial" w:hAnsi="Arial" w:eastAsia="黑体" w:cs="Arial"/>
              <w:kern w:val="144"/>
              <w:szCs w:val="22"/>
            </w:rPr>
            <w:fldChar w:fldCharType="end"/>
          </w:r>
        </w:p>
        <w:p w14:paraId="3CF5386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_Toc1948 </w:instrText>
          </w:r>
          <w:r>
            <w:rPr>
              <w:rFonts w:ascii="Arial" w:hAnsi="Arial" w:eastAsia="黑体" w:cs="Arial"/>
              <w:kern w:val="144"/>
              <w:szCs w:val="22"/>
            </w:rPr>
            <w:fldChar w:fldCharType="separate"/>
          </w:r>
          <w:r>
            <w:rPr>
              <w:szCs w:val="32"/>
            </w:rPr>
            <w:t>2.10.3 归档要求</w:t>
          </w:r>
          <w:r>
            <w:tab/>
          </w:r>
          <w:r>
            <w:fldChar w:fldCharType="begin"/>
          </w:r>
          <w:r>
            <w:instrText xml:space="preserve"> PAGEREF _Toc1948 \h </w:instrText>
          </w:r>
          <w:r>
            <w:fldChar w:fldCharType="separate"/>
          </w:r>
          <w:r>
            <w:t>398</w:t>
          </w:r>
          <w:r>
            <w:fldChar w:fldCharType="end"/>
          </w:r>
          <w:r>
            <w:rPr>
              <w:rFonts w:ascii="Arial" w:hAnsi="Arial" w:eastAsia="黑体" w:cs="Arial"/>
              <w:kern w:val="144"/>
              <w:szCs w:val="22"/>
            </w:rPr>
            <w:fldChar w:fldCharType="end"/>
          </w:r>
        </w:p>
        <w:p w14:paraId="12886EE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_Toc20974 </w:instrText>
          </w:r>
          <w:r>
            <w:rPr>
              <w:rFonts w:ascii="Arial" w:hAnsi="Arial" w:eastAsia="黑体" w:cs="Arial"/>
              <w:kern w:val="144"/>
              <w:szCs w:val="22"/>
            </w:rPr>
            <w:fldChar w:fldCharType="separate"/>
          </w:r>
          <w:r>
            <w:rPr>
              <w:szCs w:val="32"/>
            </w:rPr>
            <w:t>2.10.4 成果样张说明</w:t>
          </w:r>
          <w:r>
            <w:tab/>
          </w:r>
          <w:r>
            <w:fldChar w:fldCharType="begin"/>
          </w:r>
          <w:r>
            <w:instrText xml:space="preserve"> PAGEREF _Toc20974 \h </w:instrText>
          </w:r>
          <w:r>
            <w:fldChar w:fldCharType="separate"/>
          </w:r>
          <w:r>
            <w:t>398</w:t>
          </w:r>
          <w:r>
            <w:fldChar w:fldCharType="end"/>
          </w:r>
          <w:r>
            <w:rPr>
              <w:rFonts w:ascii="Arial" w:hAnsi="Arial" w:eastAsia="黑体" w:cs="Arial"/>
              <w:kern w:val="144"/>
              <w:szCs w:val="22"/>
            </w:rPr>
            <w:fldChar w:fldCharType="end"/>
          </w:r>
        </w:p>
        <w:p w14:paraId="156DFC5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_Toc29673 </w:instrText>
          </w:r>
          <w:r>
            <w:rPr>
              <w:rFonts w:ascii="Arial" w:hAnsi="Arial" w:eastAsia="黑体" w:cs="Arial"/>
              <w:kern w:val="144"/>
              <w:szCs w:val="22"/>
            </w:rPr>
            <w:fldChar w:fldCharType="separate"/>
          </w:r>
          <w:r>
            <w:rPr>
              <w:szCs w:val="32"/>
            </w:rPr>
            <w:t>2.10.5 交付物清单与验收标准细则</w:t>
          </w:r>
          <w:r>
            <w:tab/>
          </w:r>
          <w:r>
            <w:fldChar w:fldCharType="begin"/>
          </w:r>
          <w:r>
            <w:instrText xml:space="preserve"> PAGEREF _Toc29673 \h </w:instrText>
          </w:r>
          <w:r>
            <w:fldChar w:fldCharType="separate"/>
          </w:r>
          <w:r>
            <w:t>400</w:t>
          </w:r>
          <w:r>
            <w:fldChar w:fldCharType="end"/>
          </w:r>
          <w:r>
            <w:rPr>
              <w:rFonts w:ascii="Arial" w:hAnsi="Arial" w:eastAsia="黑体" w:cs="Arial"/>
              <w:kern w:val="144"/>
              <w:szCs w:val="22"/>
            </w:rPr>
            <w:fldChar w:fldCharType="end"/>
          </w:r>
        </w:p>
        <w:p w14:paraId="6059B50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_Toc8591 </w:instrText>
          </w:r>
          <w:r>
            <w:rPr>
              <w:rFonts w:ascii="Arial" w:hAnsi="Arial" w:eastAsia="黑体" w:cs="Arial"/>
              <w:kern w:val="144"/>
              <w:szCs w:val="22"/>
            </w:rPr>
            <w:fldChar w:fldCharType="separate"/>
          </w:r>
          <w:r>
            <w:rPr>
              <w:szCs w:val="36"/>
            </w:rPr>
            <w:t>2.11 实施保障专项方案</w:t>
          </w:r>
          <w:r>
            <w:tab/>
          </w:r>
          <w:r>
            <w:fldChar w:fldCharType="begin"/>
          </w:r>
          <w:r>
            <w:instrText xml:space="preserve"> PAGEREF _Toc8591 \h </w:instrText>
          </w:r>
          <w:r>
            <w:fldChar w:fldCharType="separate"/>
          </w:r>
          <w:r>
            <w:t>401</w:t>
          </w:r>
          <w:r>
            <w:fldChar w:fldCharType="end"/>
          </w:r>
          <w:r>
            <w:rPr>
              <w:rFonts w:ascii="Arial" w:hAnsi="Arial" w:eastAsia="黑体" w:cs="Arial"/>
              <w:kern w:val="144"/>
              <w:szCs w:val="22"/>
            </w:rPr>
            <w:fldChar w:fldCharType="end"/>
          </w:r>
        </w:p>
        <w:p w14:paraId="1841090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_Toc23176 </w:instrText>
          </w:r>
          <w:r>
            <w:rPr>
              <w:rFonts w:ascii="Arial" w:hAnsi="Arial" w:eastAsia="黑体" w:cs="Arial"/>
              <w:kern w:val="144"/>
              <w:szCs w:val="22"/>
            </w:rPr>
            <w:fldChar w:fldCharType="separate"/>
          </w:r>
          <w:r>
            <w:rPr>
              <w:szCs w:val="32"/>
            </w:rPr>
            <w:t>2.11.1 首轮三站测量建模计划（2026 年 12 月</w:t>
          </w:r>
          <w:r>
            <w:rPr>
              <w:rFonts w:hint="eastAsia"/>
              <w:szCs w:val="32"/>
            </w:rPr>
            <w:t>-</w:t>
          </w:r>
          <w:r>
            <w:rPr>
              <w:szCs w:val="32"/>
            </w:rPr>
            <w:t>2027 年 5 月）</w:t>
          </w:r>
          <w:r>
            <w:tab/>
          </w:r>
          <w:r>
            <w:fldChar w:fldCharType="begin"/>
          </w:r>
          <w:r>
            <w:instrText xml:space="preserve"> PAGEREF _Toc23176 \h </w:instrText>
          </w:r>
          <w:r>
            <w:fldChar w:fldCharType="separate"/>
          </w:r>
          <w:r>
            <w:t>403</w:t>
          </w:r>
          <w:r>
            <w:fldChar w:fldCharType="end"/>
          </w:r>
          <w:r>
            <w:rPr>
              <w:rFonts w:ascii="Arial" w:hAnsi="Arial" w:eastAsia="黑体" w:cs="Arial"/>
              <w:kern w:val="144"/>
              <w:szCs w:val="22"/>
            </w:rPr>
            <w:fldChar w:fldCharType="end"/>
          </w:r>
        </w:p>
        <w:p w14:paraId="1F4C037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_Toc13264 </w:instrText>
          </w:r>
          <w:r>
            <w:rPr>
              <w:rFonts w:ascii="Arial" w:hAnsi="Arial" w:eastAsia="黑体" w:cs="Arial"/>
              <w:kern w:val="144"/>
              <w:szCs w:val="22"/>
            </w:rPr>
            <w:fldChar w:fldCharType="separate"/>
          </w:r>
          <w:r>
            <w:rPr>
              <w:szCs w:val="32"/>
            </w:rPr>
            <w:t>2.11.2 进度风险与纠偏</w:t>
          </w:r>
          <w:r>
            <w:tab/>
          </w:r>
          <w:r>
            <w:fldChar w:fldCharType="begin"/>
          </w:r>
          <w:r>
            <w:instrText xml:space="preserve"> PAGEREF _Toc13264 \h </w:instrText>
          </w:r>
          <w:r>
            <w:fldChar w:fldCharType="separate"/>
          </w:r>
          <w:r>
            <w:t>404</w:t>
          </w:r>
          <w:r>
            <w:fldChar w:fldCharType="end"/>
          </w:r>
          <w:r>
            <w:rPr>
              <w:rFonts w:ascii="Arial" w:hAnsi="Arial" w:eastAsia="黑体" w:cs="Arial"/>
              <w:kern w:val="144"/>
              <w:szCs w:val="22"/>
            </w:rPr>
            <w:fldChar w:fldCharType="end"/>
          </w:r>
        </w:p>
        <w:p w14:paraId="1B5F029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_Toc32144 </w:instrText>
          </w:r>
          <w:r>
            <w:rPr>
              <w:rFonts w:ascii="Arial" w:hAnsi="Arial" w:eastAsia="黑体" w:cs="Arial"/>
              <w:kern w:val="144"/>
              <w:szCs w:val="22"/>
            </w:rPr>
            <w:fldChar w:fldCharType="separate"/>
          </w:r>
          <w:r>
            <w:rPr>
              <w:szCs w:val="32"/>
            </w:rPr>
            <w:t>2.11.3 培训课程大纲</w:t>
          </w:r>
          <w:r>
            <w:tab/>
          </w:r>
          <w:r>
            <w:fldChar w:fldCharType="begin"/>
          </w:r>
          <w:r>
            <w:instrText xml:space="preserve"> PAGEREF _Toc32144 \h </w:instrText>
          </w:r>
          <w:r>
            <w:fldChar w:fldCharType="separate"/>
          </w:r>
          <w:r>
            <w:t>405</w:t>
          </w:r>
          <w:r>
            <w:fldChar w:fldCharType="end"/>
          </w:r>
          <w:r>
            <w:rPr>
              <w:rFonts w:ascii="Arial" w:hAnsi="Arial" w:eastAsia="黑体" w:cs="Arial"/>
              <w:kern w:val="144"/>
              <w:szCs w:val="22"/>
            </w:rPr>
            <w:fldChar w:fldCharType="end"/>
          </w:r>
        </w:p>
        <w:p w14:paraId="7B371CB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_Toc14585 </w:instrText>
          </w:r>
          <w:r>
            <w:rPr>
              <w:rFonts w:ascii="Arial" w:hAnsi="Arial" w:eastAsia="黑体" w:cs="Arial"/>
              <w:kern w:val="144"/>
              <w:szCs w:val="22"/>
            </w:rPr>
            <w:fldChar w:fldCharType="separate"/>
          </w:r>
          <w:r>
            <w:rPr>
              <w:szCs w:val="32"/>
            </w:rPr>
            <w:t>2.11.4 检验与试验记录表清单</w:t>
          </w:r>
          <w:r>
            <w:tab/>
          </w:r>
          <w:r>
            <w:fldChar w:fldCharType="begin"/>
          </w:r>
          <w:r>
            <w:instrText xml:space="preserve"> PAGEREF _Toc14585 \h </w:instrText>
          </w:r>
          <w:r>
            <w:fldChar w:fldCharType="separate"/>
          </w:r>
          <w:r>
            <w:t>406</w:t>
          </w:r>
          <w:r>
            <w:fldChar w:fldCharType="end"/>
          </w:r>
          <w:r>
            <w:rPr>
              <w:rFonts w:ascii="Arial" w:hAnsi="Arial" w:eastAsia="黑体" w:cs="Arial"/>
              <w:kern w:val="144"/>
              <w:szCs w:val="22"/>
            </w:rPr>
            <w:fldChar w:fldCharType="end"/>
          </w:r>
        </w:p>
        <w:p w14:paraId="39D0279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_Toc12401 </w:instrText>
          </w:r>
          <w:r>
            <w:rPr>
              <w:rFonts w:ascii="Arial" w:hAnsi="Arial" w:eastAsia="黑体" w:cs="Arial"/>
              <w:kern w:val="144"/>
              <w:szCs w:val="22"/>
            </w:rPr>
            <w:fldChar w:fldCharType="separate"/>
          </w:r>
          <w:r>
            <w:rPr>
              <w:szCs w:val="32"/>
            </w:rPr>
            <w:t>2.11.5 危险源辨识与风险控制清单</w:t>
          </w:r>
          <w:r>
            <w:tab/>
          </w:r>
          <w:r>
            <w:fldChar w:fldCharType="begin"/>
          </w:r>
          <w:r>
            <w:instrText xml:space="preserve"> PAGEREF _Toc12401 \h </w:instrText>
          </w:r>
          <w:r>
            <w:fldChar w:fldCharType="separate"/>
          </w:r>
          <w:r>
            <w:t>407</w:t>
          </w:r>
          <w:r>
            <w:fldChar w:fldCharType="end"/>
          </w:r>
          <w:r>
            <w:rPr>
              <w:rFonts w:ascii="Arial" w:hAnsi="Arial" w:eastAsia="黑体" w:cs="Arial"/>
              <w:kern w:val="144"/>
              <w:szCs w:val="22"/>
            </w:rPr>
            <w:fldChar w:fldCharType="end"/>
          </w:r>
        </w:p>
        <w:p w14:paraId="44C8BAF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_Toc12764 </w:instrText>
          </w:r>
          <w:r>
            <w:rPr>
              <w:rFonts w:ascii="Arial" w:hAnsi="Arial" w:eastAsia="黑体" w:cs="Arial"/>
              <w:kern w:val="144"/>
              <w:szCs w:val="22"/>
            </w:rPr>
            <w:fldChar w:fldCharType="separate"/>
          </w:r>
          <w:r>
            <w:rPr>
              <w:szCs w:val="32"/>
            </w:rPr>
            <w:t>2.11.6 现场应急处置方案</w:t>
          </w:r>
          <w:r>
            <w:tab/>
          </w:r>
          <w:r>
            <w:fldChar w:fldCharType="begin"/>
          </w:r>
          <w:r>
            <w:instrText xml:space="preserve"> PAGEREF _Toc12764 \h </w:instrText>
          </w:r>
          <w:r>
            <w:fldChar w:fldCharType="separate"/>
          </w:r>
          <w:r>
            <w:t>407</w:t>
          </w:r>
          <w:r>
            <w:fldChar w:fldCharType="end"/>
          </w:r>
          <w:r>
            <w:rPr>
              <w:rFonts w:ascii="Arial" w:hAnsi="Arial" w:eastAsia="黑体" w:cs="Arial"/>
              <w:kern w:val="144"/>
              <w:szCs w:val="22"/>
            </w:rPr>
            <w:fldChar w:fldCharType="end"/>
          </w:r>
        </w:p>
        <w:p w14:paraId="2535235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_Toc1876 </w:instrText>
          </w:r>
          <w:r>
            <w:rPr>
              <w:rFonts w:ascii="Arial" w:hAnsi="Arial" w:eastAsia="黑体" w:cs="Arial"/>
              <w:kern w:val="144"/>
              <w:szCs w:val="22"/>
            </w:rPr>
            <w:fldChar w:fldCharType="separate"/>
          </w:r>
          <w:r>
            <w:rPr>
              <w:szCs w:val="32"/>
            </w:rPr>
            <w:t>2.11.7 项目档案归档范围表</w:t>
          </w:r>
          <w:r>
            <w:tab/>
          </w:r>
          <w:r>
            <w:fldChar w:fldCharType="begin"/>
          </w:r>
          <w:r>
            <w:instrText xml:space="preserve"> PAGEREF _Toc1876 \h </w:instrText>
          </w:r>
          <w:r>
            <w:fldChar w:fldCharType="separate"/>
          </w:r>
          <w:r>
            <w:t>408</w:t>
          </w:r>
          <w:r>
            <w:fldChar w:fldCharType="end"/>
          </w:r>
          <w:r>
            <w:rPr>
              <w:rFonts w:ascii="Arial" w:hAnsi="Arial" w:eastAsia="黑体" w:cs="Arial"/>
              <w:kern w:val="144"/>
              <w:szCs w:val="22"/>
            </w:rPr>
            <w:fldChar w:fldCharType="end"/>
          </w:r>
        </w:p>
        <w:p w14:paraId="1B7F03D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_Toc1588 </w:instrText>
          </w:r>
          <w:r>
            <w:rPr>
              <w:rFonts w:ascii="Arial" w:hAnsi="Arial" w:eastAsia="黑体" w:cs="Arial"/>
              <w:kern w:val="144"/>
              <w:szCs w:val="22"/>
            </w:rPr>
            <w:fldChar w:fldCharType="separate"/>
          </w:r>
          <w:r>
            <w:rPr>
              <w:szCs w:val="32"/>
            </w:rPr>
            <w:t>2.11.8 交付与验收流程</w:t>
          </w:r>
          <w:r>
            <w:tab/>
          </w:r>
          <w:r>
            <w:fldChar w:fldCharType="begin"/>
          </w:r>
          <w:r>
            <w:instrText xml:space="preserve"> PAGEREF _Toc1588 \h </w:instrText>
          </w:r>
          <w:r>
            <w:fldChar w:fldCharType="separate"/>
          </w:r>
          <w:r>
            <w:t>409</w:t>
          </w:r>
          <w:r>
            <w:fldChar w:fldCharType="end"/>
          </w:r>
          <w:r>
            <w:rPr>
              <w:rFonts w:ascii="Arial" w:hAnsi="Arial" w:eastAsia="黑体" w:cs="Arial"/>
              <w:kern w:val="144"/>
              <w:szCs w:val="22"/>
            </w:rPr>
            <w:fldChar w:fldCharType="end"/>
          </w:r>
        </w:p>
        <w:p w14:paraId="510AA0B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_Toc9838 </w:instrText>
          </w:r>
          <w:r>
            <w:rPr>
              <w:rFonts w:ascii="Arial" w:hAnsi="Arial" w:eastAsia="黑体" w:cs="Arial"/>
              <w:kern w:val="144"/>
              <w:szCs w:val="22"/>
            </w:rPr>
            <w:fldChar w:fldCharType="separate"/>
          </w:r>
          <w:r>
            <w:rPr>
              <w:szCs w:val="32"/>
            </w:rPr>
            <w:t>2.11.9 沟通与协调机制</w:t>
          </w:r>
          <w:r>
            <w:tab/>
          </w:r>
          <w:r>
            <w:fldChar w:fldCharType="begin"/>
          </w:r>
          <w:r>
            <w:instrText xml:space="preserve"> PAGEREF _Toc9838 \h </w:instrText>
          </w:r>
          <w:r>
            <w:fldChar w:fldCharType="separate"/>
          </w:r>
          <w:r>
            <w:t>410</w:t>
          </w:r>
          <w:r>
            <w:fldChar w:fldCharType="end"/>
          </w:r>
          <w:r>
            <w:rPr>
              <w:rFonts w:ascii="Arial" w:hAnsi="Arial" w:eastAsia="黑体" w:cs="Arial"/>
              <w:kern w:val="144"/>
              <w:szCs w:val="22"/>
            </w:rPr>
            <w:fldChar w:fldCharType="end"/>
          </w:r>
        </w:p>
        <w:p w14:paraId="1BFE6FE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_Toc24352 </w:instrText>
          </w:r>
          <w:r>
            <w:rPr>
              <w:rFonts w:ascii="Arial" w:hAnsi="Arial" w:eastAsia="黑体" w:cs="Arial"/>
              <w:kern w:val="144"/>
              <w:szCs w:val="22"/>
            </w:rPr>
            <w:fldChar w:fldCharType="separate"/>
          </w:r>
          <w:r>
            <w:rPr>
              <w:szCs w:val="32"/>
            </w:rPr>
            <w:t>2.11.10 变更管理</w:t>
          </w:r>
          <w:r>
            <w:tab/>
          </w:r>
          <w:r>
            <w:fldChar w:fldCharType="begin"/>
          </w:r>
          <w:r>
            <w:instrText xml:space="preserve"> PAGEREF _Toc24352 \h </w:instrText>
          </w:r>
          <w:r>
            <w:fldChar w:fldCharType="separate"/>
          </w:r>
          <w:r>
            <w:t>410</w:t>
          </w:r>
          <w:r>
            <w:fldChar w:fldCharType="end"/>
          </w:r>
          <w:r>
            <w:rPr>
              <w:rFonts w:ascii="Arial" w:hAnsi="Arial" w:eastAsia="黑体" w:cs="Arial"/>
              <w:kern w:val="144"/>
              <w:szCs w:val="22"/>
            </w:rPr>
            <w:fldChar w:fldCharType="end"/>
          </w:r>
        </w:p>
        <w:p w14:paraId="1230FE6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_Toc22814 </w:instrText>
          </w:r>
          <w:r>
            <w:rPr>
              <w:rFonts w:ascii="Arial" w:hAnsi="Arial" w:eastAsia="黑体" w:cs="Arial"/>
              <w:kern w:val="144"/>
              <w:szCs w:val="22"/>
            </w:rPr>
            <w:fldChar w:fldCharType="separate"/>
          </w:r>
          <w:r>
            <w:rPr>
              <w:szCs w:val="32"/>
            </w:rPr>
            <w:t>2.11.11 设备安装调试手册（摘要）</w:t>
          </w:r>
          <w:r>
            <w:tab/>
          </w:r>
          <w:r>
            <w:fldChar w:fldCharType="begin"/>
          </w:r>
          <w:r>
            <w:instrText xml:space="preserve"> PAGEREF _Toc22814 \h </w:instrText>
          </w:r>
          <w:r>
            <w:fldChar w:fldCharType="separate"/>
          </w:r>
          <w:r>
            <w:t>411</w:t>
          </w:r>
          <w:r>
            <w:fldChar w:fldCharType="end"/>
          </w:r>
          <w:r>
            <w:rPr>
              <w:rFonts w:ascii="Arial" w:hAnsi="Arial" w:eastAsia="黑体" w:cs="Arial"/>
              <w:kern w:val="144"/>
              <w:szCs w:val="22"/>
            </w:rPr>
            <w:fldChar w:fldCharType="end"/>
          </w:r>
        </w:p>
        <w:p w14:paraId="1345C68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_Toc28245 </w:instrText>
          </w:r>
          <w:r>
            <w:rPr>
              <w:rFonts w:ascii="Arial" w:hAnsi="Arial" w:eastAsia="黑体" w:cs="Arial"/>
              <w:kern w:val="144"/>
              <w:szCs w:val="22"/>
            </w:rPr>
            <w:fldChar w:fldCharType="separate"/>
          </w:r>
          <w:r>
            <w:rPr>
              <w:szCs w:val="32"/>
            </w:rPr>
            <w:t>2.11.12 交付物的包装与运输细则</w:t>
          </w:r>
          <w:r>
            <w:tab/>
          </w:r>
          <w:r>
            <w:fldChar w:fldCharType="begin"/>
          </w:r>
          <w:r>
            <w:instrText xml:space="preserve"> PAGEREF _Toc28245 \h </w:instrText>
          </w:r>
          <w:r>
            <w:fldChar w:fldCharType="separate"/>
          </w:r>
          <w:r>
            <w:t>412</w:t>
          </w:r>
          <w:r>
            <w:fldChar w:fldCharType="end"/>
          </w:r>
          <w:r>
            <w:rPr>
              <w:rFonts w:ascii="Arial" w:hAnsi="Arial" w:eastAsia="黑体" w:cs="Arial"/>
              <w:kern w:val="144"/>
              <w:szCs w:val="22"/>
            </w:rPr>
            <w:fldChar w:fldCharType="end"/>
          </w:r>
        </w:p>
        <w:p w14:paraId="2F1DFC5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_Toc5838 </w:instrText>
          </w:r>
          <w:r>
            <w:rPr>
              <w:rFonts w:ascii="Arial" w:hAnsi="Arial" w:eastAsia="黑体" w:cs="Arial"/>
              <w:kern w:val="144"/>
              <w:szCs w:val="22"/>
            </w:rPr>
            <w:fldChar w:fldCharType="separate"/>
          </w:r>
          <w:r>
            <w:rPr>
              <w:szCs w:val="32"/>
            </w:rPr>
            <w:t>2.11.13 安装调试与现场验收细则</w:t>
          </w:r>
          <w:r>
            <w:tab/>
          </w:r>
          <w:r>
            <w:fldChar w:fldCharType="begin"/>
          </w:r>
          <w:r>
            <w:instrText xml:space="preserve"> PAGEREF _Toc5838 \h </w:instrText>
          </w:r>
          <w:r>
            <w:fldChar w:fldCharType="separate"/>
          </w:r>
          <w:r>
            <w:t>413</w:t>
          </w:r>
          <w:r>
            <w:fldChar w:fldCharType="end"/>
          </w:r>
          <w:r>
            <w:rPr>
              <w:rFonts w:ascii="Arial" w:hAnsi="Arial" w:eastAsia="黑体" w:cs="Arial"/>
              <w:kern w:val="144"/>
              <w:szCs w:val="22"/>
            </w:rPr>
            <w:fldChar w:fldCharType="end"/>
          </w:r>
        </w:p>
        <w:p w14:paraId="4FCF388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_Toc20474 </w:instrText>
          </w:r>
          <w:r>
            <w:rPr>
              <w:rFonts w:ascii="Arial" w:hAnsi="Arial" w:eastAsia="黑体" w:cs="Arial"/>
              <w:kern w:val="144"/>
              <w:szCs w:val="22"/>
            </w:rPr>
            <w:fldChar w:fldCharType="separate"/>
          </w:r>
          <w:r>
            <w:rPr>
              <w:szCs w:val="36"/>
            </w:rPr>
            <w:t>2.12 服务与运维专项方案</w:t>
          </w:r>
          <w:r>
            <w:tab/>
          </w:r>
          <w:r>
            <w:fldChar w:fldCharType="begin"/>
          </w:r>
          <w:r>
            <w:instrText xml:space="preserve"> PAGEREF _Toc20474 \h </w:instrText>
          </w:r>
          <w:r>
            <w:fldChar w:fldCharType="separate"/>
          </w:r>
          <w:r>
            <w:t>414</w:t>
          </w:r>
          <w:r>
            <w:fldChar w:fldCharType="end"/>
          </w:r>
          <w:r>
            <w:rPr>
              <w:rFonts w:ascii="Arial" w:hAnsi="Arial" w:eastAsia="黑体" w:cs="Arial"/>
              <w:kern w:val="144"/>
              <w:szCs w:val="22"/>
            </w:rPr>
            <w:fldChar w:fldCharType="end"/>
          </w:r>
        </w:p>
        <w:p w14:paraId="357BE0C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_Toc3044 </w:instrText>
          </w:r>
          <w:r>
            <w:rPr>
              <w:rFonts w:ascii="Arial" w:hAnsi="Arial" w:eastAsia="黑体" w:cs="Arial"/>
              <w:kern w:val="144"/>
              <w:szCs w:val="22"/>
            </w:rPr>
            <w:fldChar w:fldCharType="separate"/>
          </w:r>
          <w:r>
            <w:rPr>
              <w:szCs w:val="32"/>
            </w:rPr>
            <w:t>2.12.1 服务响应流程</w:t>
          </w:r>
          <w:r>
            <w:tab/>
          </w:r>
          <w:r>
            <w:fldChar w:fldCharType="begin"/>
          </w:r>
          <w:r>
            <w:instrText xml:space="preserve"> PAGEREF _Toc3044 \h </w:instrText>
          </w:r>
          <w:r>
            <w:fldChar w:fldCharType="separate"/>
          </w:r>
          <w:r>
            <w:t>414</w:t>
          </w:r>
          <w:r>
            <w:fldChar w:fldCharType="end"/>
          </w:r>
          <w:r>
            <w:rPr>
              <w:rFonts w:ascii="Arial" w:hAnsi="Arial" w:eastAsia="黑体" w:cs="Arial"/>
              <w:kern w:val="144"/>
              <w:szCs w:val="22"/>
            </w:rPr>
            <w:fldChar w:fldCharType="end"/>
          </w:r>
        </w:p>
        <w:p w14:paraId="29B4B20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_Toc25676 </w:instrText>
          </w:r>
          <w:r>
            <w:rPr>
              <w:rFonts w:ascii="Arial" w:hAnsi="Arial" w:eastAsia="黑体" w:cs="Arial"/>
              <w:kern w:val="144"/>
              <w:szCs w:val="22"/>
            </w:rPr>
            <w:fldChar w:fldCharType="separate"/>
          </w:r>
          <w:r>
            <w:rPr>
              <w:szCs w:val="32"/>
            </w:rPr>
            <w:t>2.12.2 服务级别指标</w:t>
          </w:r>
          <w:r>
            <w:tab/>
          </w:r>
          <w:r>
            <w:fldChar w:fldCharType="begin"/>
          </w:r>
          <w:r>
            <w:instrText xml:space="preserve"> PAGEREF _Toc25676 \h </w:instrText>
          </w:r>
          <w:r>
            <w:fldChar w:fldCharType="separate"/>
          </w:r>
          <w:r>
            <w:t>415</w:t>
          </w:r>
          <w:r>
            <w:fldChar w:fldCharType="end"/>
          </w:r>
          <w:r>
            <w:rPr>
              <w:rFonts w:ascii="Arial" w:hAnsi="Arial" w:eastAsia="黑体" w:cs="Arial"/>
              <w:kern w:val="144"/>
              <w:szCs w:val="22"/>
            </w:rPr>
            <w:fldChar w:fldCharType="end"/>
          </w:r>
        </w:p>
        <w:p w14:paraId="1EDAFC5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_Toc12112 </w:instrText>
          </w:r>
          <w:r>
            <w:rPr>
              <w:rFonts w:ascii="Arial" w:hAnsi="Arial" w:eastAsia="黑体" w:cs="Arial"/>
              <w:kern w:val="144"/>
              <w:szCs w:val="22"/>
            </w:rPr>
            <w:fldChar w:fldCharType="separate"/>
          </w:r>
          <w:r>
            <w:rPr>
              <w:szCs w:val="32"/>
            </w:rPr>
            <w:t>2.12.3 备件供应方案</w:t>
          </w:r>
          <w:r>
            <w:tab/>
          </w:r>
          <w:r>
            <w:fldChar w:fldCharType="begin"/>
          </w:r>
          <w:r>
            <w:instrText xml:space="preserve"> PAGEREF _Toc12112 \h </w:instrText>
          </w:r>
          <w:r>
            <w:fldChar w:fldCharType="separate"/>
          </w:r>
          <w:r>
            <w:t>415</w:t>
          </w:r>
          <w:r>
            <w:fldChar w:fldCharType="end"/>
          </w:r>
          <w:r>
            <w:rPr>
              <w:rFonts w:ascii="Arial" w:hAnsi="Arial" w:eastAsia="黑体" w:cs="Arial"/>
              <w:kern w:val="144"/>
              <w:szCs w:val="22"/>
            </w:rPr>
            <w:fldChar w:fldCharType="end"/>
          </w:r>
        </w:p>
        <w:p w14:paraId="1533F20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_Toc10108 </w:instrText>
          </w:r>
          <w:r>
            <w:rPr>
              <w:rFonts w:ascii="Arial" w:hAnsi="Arial" w:eastAsia="黑体" w:cs="Arial"/>
              <w:kern w:val="144"/>
              <w:szCs w:val="22"/>
            </w:rPr>
            <w:fldChar w:fldCharType="separate"/>
          </w:r>
          <w:r>
            <w:rPr>
              <w:szCs w:val="32"/>
            </w:rPr>
            <w:t>2.12.4 培训与知识转移</w:t>
          </w:r>
          <w:r>
            <w:tab/>
          </w:r>
          <w:r>
            <w:fldChar w:fldCharType="begin"/>
          </w:r>
          <w:r>
            <w:instrText xml:space="preserve"> PAGEREF _Toc10108 \h </w:instrText>
          </w:r>
          <w:r>
            <w:fldChar w:fldCharType="separate"/>
          </w:r>
          <w:r>
            <w:t>416</w:t>
          </w:r>
          <w:r>
            <w:fldChar w:fldCharType="end"/>
          </w:r>
          <w:r>
            <w:rPr>
              <w:rFonts w:ascii="Arial" w:hAnsi="Arial" w:eastAsia="黑体" w:cs="Arial"/>
              <w:kern w:val="144"/>
              <w:szCs w:val="22"/>
            </w:rPr>
            <w:fldChar w:fldCharType="end"/>
          </w:r>
        </w:p>
        <w:p w14:paraId="218A790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_Toc29051 </w:instrText>
          </w:r>
          <w:r>
            <w:rPr>
              <w:rFonts w:ascii="Arial" w:hAnsi="Arial" w:eastAsia="黑体" w:cs="Arial"/>
              <w:kern w:val="144"/>
              <w:szCs w:val="22"/>
            </w:rPr>
            <w:fldChar w:fldCharType="separate"/>
          </w:r>
          <w:r>
            <w:rPr>
              <w:szCs w:val="32"/>
            </w:rPr>
            <w:t>2.12.5 远程支持与预防性维护</w:t>
          </w:r>
          <w:r>
            <w:tab/>
          </w:r>
          <w:r>
            <w:fldChar w:fldCharType="begin"/>
          </w:r>
          <w:r>
            <w:instrText xml:space="preserve"> PAGEREF _Toc29051 \h </w:instrText>
          </w:r>
          <w:r>
            <w:fldChar w:fldCharType="separate"/>
          </w:r>
          <w:r>
            <w:t>416</w:t>
          </w:r>
          <w:r>
            <w:fldChar w:fldCharType="end"/>
          </w:r>
          <w:r>
            <w:rPr>
              <w:rFonts w:ascii="Arial" w:hAnsi="Arial" w:eastAsia="黑体" w:cs="Arial"/>
              <w:kern w:val="144"/>
              <w:szCs w:val="22"/>
            </w:rPr>
            <w:fldChar w:fldCharType="end"/>
          </w:r>
        </w:p>
        <w:p w14:paraId="02A8B4B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_Toc360 </w:instrText>
          </w:r>
          <w:r>
            <w:rPr>
              <w:rFonts w:ascii="Arial" w:hAnsi="Arial" w:eastAsia="黑体" w:cs="Arial"/>
              <w:kern w:val="144"/>
              <w:szCs w:val="22"/>
            </w:rPr>
            <w:fldChar w:fldCharType="separate"/>
          </w:r>
          <w:r>
            <w:rPr>
              <w:szCs w:val="32"/>
            </w:rPr>
            <w:t>2.12.6 服务质量考核</w:t>
          </w:r>
          <w:r>
            <w:tab/>
          </w:r>
          <w:r>
            <w:fldChar w:fldCharType="begin"/>
          </w:r>
          <w:r>
            <w:instrText xml:space="preserve"> PAGEREF _Toc360 \h </w:instrText>
          </w:r>
          <w:r>
            <w:fldChar w:fldCharType="separate"/>
          </w:r>
          <w:r>
            <w:t>416</w:t>
          </w:r>
          <w:r>
            <w:fldChar w:fldCharType="end"/>
          </w:r>
          <w:r>
            <w:rPr>
              <w:rFonts w:ascii="Arial" w:hAnsi="Arial" w:eastAsia="黑体" w:cs="Arial"/>
              <w:kern w:val="144"/>
              <w:szCs w:val="22"/>
            </w:rPr>
            <w:fldChar w:fldCharType="end"/>
          </w:r>
        </w:p>
        <w:p w14:paraId="68CC103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_Toc14231 </w:instrText>
          </w:r>
          <w:r>
            <w:rPr>
              <w:rFonts w:ascii="Arial" w:hAnsi="Arial" w:eastAsia="黑体" w:cs="Arial"/>
              <w:kern w:val="144"/>
              <w:szCs w:val="22"/>
            </w:rPr>
            <w:fldChar w:fldCharType="separate"/>
          </w:r>
          <w:r>
            <w:rPr>
              <w:szCs w:val="32"/>
            </w:rPr>
            <w:t>2.12.7 巡检与维护规程</w:t>
          </w:r>
          <w:r>
            <w:tab/>
          </w:r>
          <w:r>
            <w:fldChar w:fldCharType="begin"/>
          </w:r>
          <w:r>
            <w:instrText xml:space="preserve"> PAGEREF _Toc14231 \h </w:instrText>
          </w:r>
          <w:r>
            <w:fldChar w:fldCharType="separate"/>
          </w:r>
          <w:r>
            <w:t>416</w:t>
          </w:r>
          <w:r>
            <w:fldChar w:fldCharType="end"/>
          </w:r>
          <w:r>
            <w:rPr>
              <w:rFonts w:ascii="Arial" w:hAnsi="Arial" w:eastAsia="黑体" w:cs="Arial"/>
              <w:kern w:val="144"/>
              <w:szCs w:val="22"/>
            </w:rPr>
            <w:fldChar w:fldCharType="end"/>
          </w:r>
        </w:p>
        <w:p w14:paraId="23DF7E5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_Toc5141 </w:instrText>
          </w:r>
          <w:r>
            <w:rPr>
              <w:rFonts w:ascii="Arial" w:hAnsi="Arial" w:eastAsia="黑体" w:cs="Arial"/>
              <w:kern w:val="144"/>
              <w:szCs w:val="22"/>
            </w:rPr>
            <w:fldChar w:fldCharType="separate"/>
          </w:r>
          <w:r>
            <w:rPr>
              <w:szCs w:val="36"/>
            </w:rPr>
            <w:t>2.13 进度与计划管理细则</w:t>
          </w:r>
          <w:r>
            <w:tab/>
          </w:r>
          <w:r>
            <w:fldChar w:fldCharType="begin"/>
          </w:r>
          <w:r>
            <w:instrText xml:space="preserve"> PAGEREF _Toc5141 \h </w:instrText>
          </w:r>
          <w:r>
            <w:fldChar w:fldCharType="separate"/>
          </w:r>
          <w:r>
            <w:t>418</w:t>
          </w:r>
          <w:r>
            <w:fldChar w:fldCharType="end"/>
          </w:r>
          <w:r>
            <w:rPr>
              <w:rFonts w:ascii="Arial" w:hAnsi="Arial" w:eastAsia="黑体" w:cs="Arial"/>
              <w:kern w:val="144"/>
              <w:szCs w:val="22"/>
            </w:rPr>
            <w:fldChar w:fldCharType="end"/>
          </w:r>
        </w:p>
        <w:p w14:paraId="50CABE6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_Toc11948 </w:instrText>
          </w:r>
          <w:r>
            <w:rPr>
              <w:rFonts w:ascii="Arial" w:hAnsi="Arial" w:eastAsia="黑体" w:cs="Arial"/>
              <w:kern w:val="144"/>
              <w:szCs w:val="22"/>
            </w:rPr>
            <w:fldChar w:fldCharType="separate"/>
          </w:r>
          <w:r>
            <w:rPr>
              <w:szCs w:val="32"/>
            </w:rPr>
            <w:t>2.13.1 四级计划体系</w:t>
          </w:r>
          <w:r>
            <w:tab/>
          </w:r>
          <w:r>
            <w:fldChar w:fldCharType="begin"/>
          </w:r>
          <w:r>
            <w:instrText xml:space="preserve"> PAGEREF _Toc11948 \h </w:instrText>
          </w:r>
          <w:r>
            <w:fldChar w:fldCharType="separate"/>
          </w:r>
          <w:r>
            <w:t>418</w:t>
          </w:r>
          <w:r>
            <w:fldChar w:fldCharType="end"/>
          </w:r>
          <w:r>
            <w:rPr>
              <w:rFonts w:ascii="Arial" w:hAnsi="Arial" w:eastAsia="黑体" w:cs="Arial"/>
              <w:kern w:val="144"/>
              <w:szCs w:val="22"/>
            </w:rPr>
            <w:fldChar w:fldCharType="end"/>
          </w:r>
        </w:p>
        <w:p w14:paraId="16B5055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_Toc1822 </w:instrText>
          </w:r>
          <w:r>
            <w:rPr>
              <w:rFonts w:ascii="Arial" w:hAnsi="Arial" w:eastAsia="黑体" w:cs="Arial"/>
              <w:kern w:val="144"/>
              <w:szCs w:val="22"/>
            </w:rPr>
            <w:fldChar w:fldCharType="separate"/>
          </w:r>
          <w:r>
            <w:rPr>
              <w:szCs w:val="32"/>
            </w:rPr>
            <w:t>2.13.2 月度进度计划（示例）</w:t>
          </w:r>
          <w:r>
            <w:tab/>
          </w:r>
          <w:r>
            <w:fldChar w:fldCharType="begin"/>
          </w:r>
          <w:r>
            <w:instrText xml:space="preserve"> PAGEREF _Toc1822 \h </w:instrText>
          </w:r>
          <w:r>
            <w:fldChar w:fldCharType="separate"/>
          </w:r>
          <w:r>
            <w:t>418</w:t>
          </w:r>
          <w:r>
            <w:fldChar w:fldCharType="end"/>
          </w:r>
          <w:r>
            <w:rPr>
              <w:rFonts w:ascii="Arial" w:hAnsi="Arial" w:eastAsia="黑体" w:cs="Arial"/>
              <w:kern w:val="144"/>
              <w:szCs w:val="22"/>
            </w:rPr>
            <w:fldChar w:fldCharType="end"/>
          </w:r>
        </w:p>
        <w:p w14:paraId="4834467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_Toc7128 </w:instrText>
          </w:r>
          <w:r>
            <w:rPr>
              <w:rFonts w:ascii="Arial" w:hAnsi="Arial" w:eastAsia="黑体" w:cs="Arial"/>
              <w:kern w:val="144"/>
              <w:szCs w:val="22"/>
            </w:rPr>
            <w:fldChar w:fldCharType="separate"/>
          </w:r>
          <w:r>
            <w:rPr>
              <w:szCs w:val="32"/>
            </w:rPr>
            <w:t>2.13.3 进度偏差处理</w:t>
          </w:r>
          <w:r>
            <w:tab/>
          </w:r>
          <w:r>
            <w:fldChar w:fldCharType="begin"/>
          </w:r>
          <w:r>
            <w:instrText xml:space="preserve"> PAGEREF _Toc7128 \h </w:instrText>
          </w:r>
          <w:r>
            <w:fldChar w:fldCharType="separate"/>
          </w:r>
          <w:r>
            <w:t>419</w:t>
          </w:r>
          <w:r>
            <w:fldChar w:fldCharType="end"/>
          </w:r>
          <w:r>
            <w:rPr>
              <w:rFonts w:ascii="Arial" w:hAnsi="Arial" w:eastAsia="黑体" w:cs="Arial"/>
              <w:kern w:val="144"/>
              <w:szCs w:val="22"/>
            </w:rPr>
            <w:fldChar w:fldCharType="end"/>
          </w:r>
        </w:p>
        <w:p w14:paraId="50518A0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_Toc32622 </w:instrText>
          </w:r>
          <w:r>
            <w:rPr>
              <w:rFonts w:ascii="Arial" w:hAnsi="Arial" w:eastAsia="黑体" w:cs="Arial"/>
              <w:kern w:val="144"/>
              <w:szCs w:val="22"/>
            </w:rPr>
            <w:fldChar w:fldCharType="separate"/>
          </w:r>
          <w:r>
            <w:rPr>
              <w:szCs w:val="32"/>
            </w:rPr>
            <w:t>2.13.4 进度例会与报告</w:t>
          </w:r>
          <w:r>
            <w:tab/>
          </w:r>
          <w:r>
            <w:fldChar w:fldCharType="begin"/>
          </w:r>
          <w:r>
            <w:instrText xml:space="preserve"> PAGEREF _Toc32622 \h </w:instrText>
          </w:r>
          <w:r>
            <w:fldChar w:fldCharType="separate"/>
          </w:r>
          <w:r>
            <w:t>419</w:t>
          </w:r>
          <w:r>
            <w:fldChar w:fldCharType="end"/>
          </w:r>
          <w:r>
            <w:rPr>
              <w:rFonts w:ascii="Arial" w:hAnsi="Arial" w:eastAsia="黑体" w:cs="Arial"/>
              <w:kern w:val="144"/>
              <w:szCs w:val="22"/>
            </w:rPr>
            <w:fldChar w:fldCharType="end"/>
          </w:r>
        </w:p>
        <w:p w14:paraId="55900ED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_Toc15243 </w:instrText>
          </w:r>
          <w:r>
            <w:rPr>
              <w:rFonts w:ascii="Arial" w:hAnsi="Arial" w:eastAsia="黑体" w:cs="Arial"/>
              <w:kern w:val="144"/>
              <w:szCs w:val="22"/>
            </w:rPr>
            <w:fldChar w:fldCharType="separate"/>
          </w:r>
          <w:r>
            <w:rPr>
              <w:szCs w:val="36"/>
            </w:rPr>
            <w:t>2.14 质量记录与检验规程</w:t>
          </w:r>
          <w:r>
            <w:tab/>
          </w:r>
          <w:r>
            <w:fldChar w:fldCharType="begin"/>
          </w:r>
          <w:r>
            <w:instrText xml:space="preserve"> PAGEREF _Toc15243 \h </w:instrText>
          </w:r>
          <w:r>
            <w:fldChar w:fldCharType="separate"/>
          </w:r>
          <w:r>
            <w:t>420</w:t>
          </w:r>
          <w:r>
            <w:fldChar w:fldCharType="end"/>
          </w:r>
          <w:r>
            <w:rPr>
              <w:rFonts w:ascii="Arial" w:hAnsi="Arial" w:eastAsia="黑体" w:cs="Arial"/>
              <w:kern w:val="144"/>
              <w:szCs w:val="22"/>
            </w:rPr>
            <w:fldChar w:fldCharType="end"/>
          </w:r>
        </w:p>
        <w:p w14:paraId="3DA6625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_Toc11782 </w:instrText>
          </w:r>
          <w:r>
            <w:rPr>
              <w:rFonts w:ascii="Arial" w:hAnsi="Arial" w:eastAsia="黑体" w:cs="Arial"/>
              <w:kern w:val="144"/>
              <w:szCs w:val="22"/>
            </w:rPr>
            <w:fldChar w:fldCharType="separate"/>
          </w:r>
          <w:r>
            <w:rPr>
              <w:szCs w:val="32"/>
            </w:rPr>
            <w:t>2.14.1 检验规程要点</w:t>
          </w:r>
          <w:r>
            <w:tab/>
          </w:r>
          <w:r>
            <w:fldChar w:fldCharType="begin"/>
          </w:r>
          <w:r>
            <w:instrText xml:space="preserve"> PAGEREF _Toc11782 \h </w:instrText>
          </w:r>
          <w:r>
            <w:fldChar w:fldCharType="separate"/>
          </w:r>
          <w:r>
            <w:t>420</w:t>
          </w:r>
          <w:r>
            <w:fldChar w:fldCharType="end"/>
          </w:r>
          <w:r>
            <w:rPr>
              <w:rFonts w:ascii="Arial" w:hAnsi="Arial" w:eastAsia="黑体" w:cs="Arial"/>
              <w:kern w:val="144"/>
              <w:szCs w:val="22"/>
            </w:rPr>
            <w:fldChar w:fldCharType="end"/>
          </w:r>
        </w:p>
        <w:p w14:paraId="21F6D04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_Toc4054 </w:instrText>
          </w:r>
          <w:r>
            <w:rPr>
              <w:rFonts w:ascii="Arial" w:hAnsi="Arial" w:eastAsia="黑体" w:cs="Arial"/>
              <w:kern w:val="144"/>
              <w:szCs w:val="22"/>
            </w:rPr>
            <w:fldChar w:fldCharType="separate"/>
          </w:r>
          <w:r>
            <w:rPr>
              <w:szCs w:val="32"/>
            </w:rPr>
            <w:t>2.14.2 质量记录填写要求</w:t>
          </w:r>
          <w:r>
            <w:tab/>
          </w:r>
          <w:r>
            <w:fldChar w:fldCharType="begin"/>
          </w:r>
          <w:r>
            <w:instrText xml:space="preserve"> PAGEREF _Toc4054 \h </w:instrText>
          </w:r>
          <w:r>
            <w:fldChar w:fldCharType="separate"/>
          </w:r>
          <w:r>
            <w:t>420</w:t>
          </w:r>
          <w:r>
            <w:fldChar w:fldCharType="end"/>
          </w:r>
          <w:r>
            <w:rPr>
              <w:rFonts w:ascii="Arial" w:hAnsi="Arial" w:eastAsia="黑体" w:cs="Arial"/>
              <w:kern w:val="144"/>
              <w:szCs w:val="22"/>
            </w:rPr>
            <w:fldChar w:fldCharType="end"/>
          </w:r>
        </w:p>
        <w:p w14:paraId="64E45EB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_Toc30099 </w:instrText>
          </w:r>
          <w:r>
            <w:rPr>
              <w:rFonts w:ascii="Arial" w:hAnsi="Arial" w:eastAsia="黑体" w:cs="Arial"/>
              <w:kern w:val="144"/>
              <w:szCs w:val="22"/>
            </w:rPr>
            <w:fldChar w:fldCharType="separate"/>
          </w:r>
          <w:r>
            <w:rPr>
              <w:szCs w:val="32"/>
            </w:rPr>
            <w:t>2.14.3 不合格分级与处置</w:t>
          </w:r>
          <w:r>
            <w:tab/>
          </w:r>
          <w:r>
            <w:fldChar w:fldCharType="begin"/>
          </w:r>
          <w:r>
            <w:instrText xml:space="preserve"> PAGEREF _Toc30099 \h </w:instrText>
          </w:r>
          <w:r>
            <w:fldChar w:fldCharType="separate"/>
          </w:r>
          <w:r>
            <w:t>421</w:t>
          </w:r>
          <w:r>
            <w:fldChar w:fldCharType="end"/>
          </w:r>
          <w:r>
            <w:rPr>
              <w:rFonts w:ascii="Arial" w:hAnsi="Arial" w:eastAsia="黑体" w:cs="Arial"/>
              <w:kern w:val="144"/>
              <w:szCs w:val="22"/>
            </w:rPr>
            <w:fldChar w:fldCharType="end"/>
          </w:r>
        </w:p>
        <w:p w14:paraId="6EADA3E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_Toc15876 </w:instrText>
          </w:r>
          <w:r>
            <w:rPr>
              <w:rFonts w:ascii="Arial" w:hAnsi="Arial" w:eastAsia="黑体" w:cs="Arial"/>
              <w:kern w:val="144"/>
              <w:szCs w:val="22"/>
            </w:rPr>
            <w:fldChar w:fldCharType="separate"/>
          </w:r>
          <w:r>
            <w:rPr>
              <w:szCs w:val="32"/>
            </w:rPr>
            <w:t>2.14.4 质量检验计划</w:t>
          </w:r>
          <w:r>
            <w:tab/>
          </w:r>
          <w:r>
            <w:fldChar w:fldCharType="begin"/>
          </w:r>
          <w:r>
            <w:instrText xml:space="preserve"> PAGEREF _Toc15876 \h </w:instrText>
          </w:r>
          <w:r>
            <w:fldChar w:fldCharType="separate"/>
          </w:r>
          <w:r>
            <w:t>421</w:t>
          </w:r>
          <w:r>
            <w:fldChar w:fldCharType="end"/>
          </w:r>
          <w:r>
            <w:rPr>
              <w:rFonts w:ascii="Arial" w:hAnsi="Arial" w:eastAsia="黑体" w:cs="Arial"/>
              <w:kern w:val="144"/>
              <w:szCs w:val="22"/>
            </w:rPr>
            <w:fldChar w:fldCharType="end"/>
          </w:r>
        </w:p>
        <w:p w14:paraId="148B560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_Toc26150 </w:instrText>
          </w:r>
          <w:r>
            <w:rPr>
              <w:rFonts w:ascii="Arial" w:hAnsi="Arial" w:eastAsia="黑体" w:cs="Arial"/>
              <w:kern w:val="144"/>
              <w:szCs w:val="22"/>
            </w:rPr>
            <w:fldChar w:fldCharType="separate"/>
          </w:r>
          <w:r>
            <w:rPr>
              <w:szCs w:val="32"/>
            </w:rPr>
            <w:t>2.14.5 标准条文落实对照（第二批）</w:t>
          </w:r>
          <w:r>
            <w:tab/>
          </w:r>
          <w:r>
            <w:fldChar w:fldCharType="begin"/>
          </w:r>
          <w:r>
            <w:instrText xml:space="preserve"> PAGEREF _Toc26150 \h </w:instrText>
          </w:r>
          <w:r>
            <w:fldChar w:fldCharType="separate"/>
          </w:r>
          <w:r>
            <w:t>422</w:t>
          </w:r>
          <w:r>
            <w:fldChar w:fldCharType="end"/>
          </w:r>
          <w:r>
            <w:rPr>
              <w:rFonts w:ascii="Arial" w:hAnsi="Arial" w:eastAsia="黑体" w:cs="Arial"/>
              <w:kern w:val="144"/>
              <w:szCs w:val="22"/>
            </w:rPr>
            <w:fldChar w:fldCharType="end"/>
          </w:r>
        </w:p>
        <w:p w14:paraId="39118C7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_Toc24080 </w:instrText>
          </w:r>
          <w:r>
            <w:rPr>
              <w:rFonts w:ascii="Arial" w:hAnsi="Arial" w:eastAsia="黑体" w:cs="Arial"/>
              <w:kern w:val="144"/>
              <w:szCs w:val="22"/>
            </w:rPr>
            <w:fldChar w:fldCharType="separate"/>
          </w:r>
          <w:r>
            <w:rPr>
              <w:szCs w:val="32"/>
            </w:rPr>
            <w:t>2.14.6 检验记录的数字化与追溯</w:t>
          </w:r>
          <w:r>
            <w:tab/>
          </w:r>
          <w:r>
            <w:fldChar w:fldCharType="begin"/>
          </w:r>
          <w:r>
            <w:instrText xml:space="preserve"> PAGEREF _Toc24080 \h </w:instrText>
          </w:r>
          <w:r>
            <w:fldChar w:fldCharType="separate"/>
          </w:r>
          <w:r>
            <w:t>425</w:t>
          </w:r>
          <w:r>
            <w:fldChar w:fldCharType="end"/>
          </w:r>
          <w:r>
            <w:rPr>
              <w:rFonts w:ascii="Arial" w:hAnsi="Arial" w:eastAsia="黑体" w:cs="Arial"/>
              <w:kern w:val="144"/>
              <w:szCs w:val="22"/>
            </w:rPr>
            <w:fldChar w:fldCharType="end"/>
          </w:r>
        </w:p>
        <w:p w14:paraId="4F05E9E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_Toc1875 </w:instrText>
          </w:r>
          <w:r>
            <w:rPr>
              <w:rFonts w:ascii="Arial" w:hAnsi="Arial" w:eastAsia="黑体" w:cs="Arial"/>
              <w:kern w:val="144"/>
              <w:szCs w:val="22"/>
            </w:rPr>
            <w:fldChar w:fldCharType="separate"/>
          </w:r>
          <w:r>
            <w:rPr>
              <w:szCs w:val="32"/>
            </w:rPr>
            <w:t>2.14.7 检验争议的仲裁与处理</w:t>
          </w:r>
          <w:r>
            <w:tab/>
          </w:r>
          <w:r>
            <w:fldChar w:fldCharType="begin"/>
          </w:r>
          <w:r>
            <w:instrText xml:space="preserve"> PAGEREF _Toc1875 \h </w:instrText>
          </w:r>
          <w:r>
            <w:fldChar w:fldCharType="separate"/>
          </w:r>
          <w:r>
            <w:t>425</w:t>
          </w:r>
          <w:r>
            <w:fldChar w:fldCharType="end"/>
          </w:r>
          <w:r>
            <w:rPr>
              <w:rFonts w:ascii="Arial" w:hAnsi="Arial" w:eastAsia="黑体" w:cs="Arial"/>
              <w:kern w:val="144"/>
              <w:szCs w:val="22"/>
            </w:rPr>
            <w:fldChar w:fldCharType="end"/>
          </w:r>
        </w:p>
        <w:p w14:paraId="4B9AECC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_Toc29367 </w:instrText>
          </w:r>
          <w:r>
            <w:rPr>
              <w:rFonts w:ascii="Arial" w:hAnsi="Arial" w:eastAsia="黑体" w:cs="Arial"/>
              <w:kern w:val="144"/>
              <w:szCs w:val="22"/>
            </w:rPr>
            <w:fldChar w:fldCharType="separate"/>
          </w:r>
          <w:r>
            <w:rPr>
              <w:szCs w:val="36"/>
            </w:rPr>
            <w:t>2.15 安全作业票与交底模板</w:t>
          </w:r>
          <w:r>
            <w:tab/>
          </w:r>
          <w:r>
            <w:fldChar w:fldCharType="begin"/>
          </w:r>
          <w:r>
            <w:instrText xml:space="preserve"> PAGEREF _Toc29367 \h </w:instrText>
          </w:r>
          <w:r>
            <w:fldChar w:fldCharType="separate"/>
          </w:r>
          <w:r>
            <w:t>426</w:t>
          </w:r>
          <w:r>
            <w:fldChar w:fldCharType="end"/>
          </w:r>
          <w:r>
            <w:rPr>
              <w:rFonts w:ascii="Arial" w:hAnsi="Arial" w:eastAsia="黑体" w:cs="Arial"/>
              <w:kern w:val="144"/>
              <w:szCs w:val="22"/>
            </w:rPr>
            <w:fldChar w:fldCharType="end"/>
          </w:r>
        </w:p>
        <w:p w14:paraId="3DA02BA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_Toc27763 </w:instrText>
          </w:r>
          <w:r>
            <w:rPr>
              <w:rFonts w:ascii="Arial" w:hAnsi="Arial" w:eastAsia="黑体" w:cs="Arial"/>
              <w:kern w:val="144"/>
              <w:szCs w:val="22"/>
            </w:rPr>
            <w:fldChar w:fldCharType="separate"/>
          </w:r>
          <w:r>
            <w:rPr>
              <w:szCs w:val="32"/>
            </w:rPr>
            <w:t>2.15.1 作业票种类</w:t>
          </w:r>
          <w:r>
            <w:tab/>
          </w:r>
          <w:r>
            <w:fldChar w:fldCharType="begin"/>
          </w:r>
          <w:r>
            <w:instrText xml:space="preserve"> PAGEREF _Toc27763 \h </w:instrText>
          </w:r>
          <w:r>
            <w:fldChar w:fldCharType="separate"/>
          </w:r>
          <w:r>
            <w:t>426</w:t>
          </w:r>
          <w:r>
            <w:fldChar w:fldCharType="end"/>
          </w:r>
          <w:r>
            <w:rPr>
              <w:rFonts w:ascii="Arial" w:hAnsi="Arial" w:eastAsia="黑体" w:cs="Arial"/>
              <w:kern w:val="144"/>
              <w:szCs w:val="22"/>
            </w:rPr>
            <w:fldChar w:fldCharType="end"/>
          </w:r>
        </w:p>
        <w:p w14:paraId="00AC76B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_Toc14136 </w:instrText>
          </w:r>
          <w:r>
            <w:rPr>
              <w:rFonts w:ascii="Arial" w:hAnsi="Arial" w:eastAsia="黑体" w:cs="Arial"/>
              <w:kern w:val="144"/>
              <w:szCs w:val="22"/>
            </w:rPr>
            <w:fldChar w:fldCharType="separate"/>
          </w:r>
          <w:r>
            <w:rPr>
              <w:szCs w:val="32"/>
            </w:rPr>
            <w:t>2.15.2 安全技术交底模板</w:t>
          </w:r>
          <w:r>
            <w:tab/>
          </w:r>
          <w:r>
            <w:fldChar w:fldCharType="begin"/>
          </w:r>
          <w:r>
            <w:instrText xml:space="preserve"> PAGEREF _Toc14136 \h </w:instrText>
          </w:r>
          <w:r>
            <w:fldChar w:fldCharType="separate"/>
          </w:r>
          <w:r>
            <w:t>427</w:t>
          </w:r>
          <w:r>
            <w:fldChar w:fldCharType="end"/>
          </w:r>
          <w:r>
            <w:rPr>
              <w:rFonts w:ascii="Arial" w:hAnsi="Arial" w:eastAsia="黑体" w:cs="Arial"/>
              <w:kern w:val="144"/>
              <w:szCs w:val="22"/>
            </w:rPr>
            <w:fldChar w:fldCharType="end"/>
          </w:r>
        </w:p>
        <w:p w14:paraId="731800A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_Toc11241 </w:instrText>
          </w:r>
          <w:r>
            <w:rPr>
              <w:rFonts w:ascii="Arial" w:hAnsi="Arial" w:eastAsia="黑体" w:cs="Arial"/>
              <w:kern w:val="144"/>
              <w:szCs w:val="22"/>
            </w:rPr>
            <w:fldChar w:fldCharType="separate"/>
          </w:r>
          <w:r>
            <w:rPr>
              <w:szCs w:val="32"/>
            </w:rPr>
            <w:t>2.15.3 班前会记录要点</w:t>
          </w:r>
          <w:r>
            <w:tab/>
          </w:r>
          <w:r>
            <w:fldChar w:fldCharType="begin"/>
          </w:r>
          <w:r>
            <w:instrText xml:space="preserve"> PAGEREF _Toc11241 \h </w:instrText>
          </w:r>
          <w:r>
            <w:fldChar w:fldCharType="separate"/>
          </w:r>
          <w:r>
            <w:t>427</w:t>
          </w:r>
          <w:r>
            <w:fldChar w:fldCharType="end"/>
          </w:r>
          <w:r>
            <w:rPr>
              <w:rFonts w:ascii="Arial" w:hAnsi="Arial" w:eastAsia="黑体" w:cs="Arial"/>
              <w:kern w:val="144"/>
              <w:szCs w:val="22"/>
            </w:rPr>
            <w:fldChar w:fldCharType="end"/>
          </w:r>
        </w:p>
        <w:p w14:paraId="6D5FF51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_Toc6150 </w:instrText>
          </w:r>
          <w:r>
            <w:rPr>
              <w:rFonts w:ascii="Arial" w:hAnsi="Arial" w:eastAsia="黑体" w:cs="Arial"/>
              <w:kern w:val="144"/>
              <w:szCs w:val="22"/>
            </w:rPr>
            <w:fldChar w:fldCharType="separate"/>
          </w:r>
          <w:r>
            <w:rPr>
              <w:szCs w:val="32"/>
            </w:rPr>
            <w:t>2.15.4 样表</w:t>
          </w:r>
          <w:r>
            <w:tab/>
          </w:r>
          <w:r>
            <w:fldChar w:fldCharType="begin"/>
          </w:r>
          <w:r>
            <w:instrText xml:space="preserve"> PAGEREF _Toc6150 \h </w:instrText>
          </w:r>
          <w:r>
            <w:fldChar w:fldCharType="separate"/>
          </w:r>
          <w:r>
            <w:t>427</w:t>
          </w:r>
          <w:r>
            <w:fldChar w:fldCharType="end"/>
          </w:r>
          <w:r>
            <w:rPr>
              <w:rFonts w:ascii="Arial" w:hAnsi="Arial" w:eastAsia="黑体" w:cs="Arial"/>
              <w:kern w:val="144"/>
              <w:szCs w:val="22"/>
            </w:rPr>
            <w:fldChar w:fldCharType="end"/>
          </w:r>
        </w:p>
        <w:p w14:paraId="027285A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_Toc22933 </w:instrText>
          </w:r>
          <w:r>
            <w:rPr>
              <w:rFonts w:ascii="Arial" w:hAnsi="Arial" w:eastAsia="黑体" w:cs="Arial"/>
              <w:kern w:val="144"/>
              <w:szCs w:val="22"/>
            </w:rPr>
            <w:fldChar w:fldCharType="separate"/>
          </w:r>
          <w:r>
            <w:rPr>
              <w:szCs w:val="32"/>
            </w:rPr>
            <w:t>2.15.5 项目管理表单汇编</w:t>
          </w:r>
          <w:r>
            <w:tab/>
          </w:r>
          <w:r>
            <w:fldChar w:fldCharType="begin"/>
          </w:r>
          <w:r>
            <w:instrText xml:space="preserve"> PAGEREF _Toc22933 \h </w:instrText>
          </w:r>
          <w:r>
            <w:fldChar w:fldCharType="separate"/>
          </w:r>
          <w:r>
            <w:t>430</w:t>
          </w:r>
          <w:r>
            <w:fldChar w:fldCharType="end"/>
          </w:r>
          <w:r>
            <w:rPr>
              <w:rFonts w:ascii="Arial" w:hAnsi="Arial" w:eastAsia="黑体" w:cs="Arial"/>
              <w:kern w:val="144"/>
              <w:szCs w:val="22"/>
            </w:rPr>
            <w:fldChar w:fldCharType="end"/>
          </w:r>
        </w:p>
        <w:p w14:paraId="1E67876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_Toc5608 </w:instrText>
          </w:r>
          <w:r>
            <w:rPr>
              <w:rFonts w:ascii="Arial" w:hAnsi="Arial" w:eastAsia="黑体" w:cs="Arial"/>
              <w:kern w:val="144"/>
              <w:szCs w:val="22"/>
            </w:rPr>
            <w:fldChar w:fldCharType="separate"/>
          </w:r>
          <w:r>
            <w:rPr>
              <w:szCs w:val="32"/>
            </w:rPr>
            <w:t>2.15.6 现场作业表单库</w:t>
          </w:r>
          <w:r>
            <w:tab/>
          </w:r>
          <w:r>
            <w:fldChar w:fldCharType="begin"/>
          </w:r>
          <w:r>
            <w:instrText xml:space="preserve"> PAGEREF _Toc5608 \h </w:instrText>
          </w:r>
          <w:r>
            <w:fldChar w:fldCharType="separate"/>
          </w:r>
          <w:r>
            <w:t>434</w:t>
          </w:r>
          <w:r>
            <w:fldChar w:fldCharType="end"/>
          </w:r>
          <w:r>
            <w:rPr>
              <w:rFonts w:ascii="Arial" w:hAnsi="Arial" w:eastAsia="黑体" w:cs="Arial"/>
              <w:kern w:val="144"/>
              <w:szCs w:val="22"/>
            </w:rPr>
            <w:fldChar w:fldCharType="end"/>
          </w:r>
        </w:p>
        <w:p w14:paraId="4D0B0C4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_Toc26076 </w:instrText>
          </w:r>
          <w:r>
            <w:rPr>
              <w:rFonts w:ascii="Arial" w:hAnsi="Arial" w:eastAsia="黑体" w:cs="Arial"/>
              <w:kern w:val="144"/>
              <w:szCs w:val="22"/>
            </w:rPr>
            <w:fldChar w:fldCharType="separate"/>
          </w:r>
          <w:r>
            <w:rPr>
              <w:szCs w:val="36"/>
            </w:rPr>
            <w:t>2.16 进度控制方法论</w:t>
          </w:r>
          <w:r>
            <w:tab/>
          </w:r>
          <w:r>
            <w:fldChar w:fldCharType="begin"/>
          </w:r>
          <w:r>
            <w:instrText xml:space="preserve"> PAGEREF _Toc26076 \h </w:instrText>
          </w:r>
          <w:r>
            <w:fldChar w:fldCharType="separate"/>
          </w:r>
          <w:r>
            <w:t>437</w:t>
          </w:r>
          <w:r>
            <w:fldChar w:fldCharType="end"/>
          </w:r>
          <w:r>
            <w:rPr>
              <w:rFonts w:ascii="Arial" w:hAnsi="Arial" w:eastAsia="黑体" w:cs="Arial"/>
              <w:kern w:val="144"/>
              <w:szCs w:val="22"/>
            </w:rPr>
            <w:fldChar w:fldCharType="end"/>
          </w:r>
        </w:p>
        <w:p w14:paraId="684D637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_Toc3947 </w:instrText>
          </w:r>
          <w:r>
            <w:rPr>
              <w:rFonts w:ascii="Arial" w:hAnsi="Arial" w:eastAsia="黑体" w:cs="Arial"/>
              <w:kern w:val="144"/>
              <w:szCs w:val="22"/>
            </w:rPr>
            <w:fldChar w:fldCharType="separate"/>
          </w:r>
          <w:r>
            <w:rPr>
              <w:szCs w:val="32"/>
            </w:rPr>
            <w:t>2.16.1 关键路径法（CPM）应用</w:t>
          </w:r>
          <w:r>
            <w:tab/>
          </w:r>
          <w:r>
            <w:fldChar w:fldCharType="begin"/>
          </w:r>
          <w:r>
            <w:instrText xml:space="preserve"> PAGEREF _Toc3947 \h </w:instrText>
          </w:r>
          <w:r>
            <w:fldChar w:fldCharType="separate"/>
          </w:r>
          <w:r>
            <w:t>437</w:t>
          </w:r>
          <w:r>
            <w:fldChar w:fldCharType="end"/>
          </w:r>
          <w:r>
            <w:rPr>
              <w:rFonts w:ascii="Arial" w:hAnsi="Arial" w:eastAsia="黑体" w:cs="Arial"/>
              <w:kern w:val="144"/>
              <w:szCs w:val="22"/>
            </w:rPr>
            <w:fldChar w:fldCharType="end"/>
          </w:r>
        </w:p>
        <w:p w14:paraId="100D9B5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_Toc3563 </w:instrText>
          </w:r>
          <w:r>
            <w:rPr>
              <w:rFonts w:ascii="Arial" w:hAnsi="Arial" w:eastAsia="黑体" w:cs="Arial"/>
              <w:kern w:val="144"/>
              <w:szCs w:val="22"/>
            </w:rPr>
            <w:fldChar w:fldCharType="separate"/>
          </w:r>
          <w:r>
            <w:rPr>
              <w:szCs w:val="32"/>
            </w:rPr>
            <w:t>2.16.2 挣值分析（EVM）</w:t>
          </w:r>
          <w:r>
            <w:tab/>
          </w:r>
          <w:r>
            <w:fldChar w:fldCharType="begin"/>
          </w:r>
          <w:r>
            <w:instrText xml:space="preserve"> PAGEREF _Toc3563 \h </w:instrText>
          </w:r>
          <w:r>
            <w:fldChar w:fldCharType="separate"/>
          </w:r>
          <w:r>
            <w:t>438</w:t>
          </w:r>
          <w:r>
            <w:fldChar w:fldCharType="end"/>
          </w:r>
          <w:r>
            <w:rPr>
              <w:rFonts w:ascii="Arial" w:hAnsi="Arial" w:eastAsia="黑体" w:cs="Arial"/>
              <w:kern w:val="144"/>
              <w:szCs w:val="22"/>
            </w:rPr>
            <w:fldChar w:fldCharType="end"/>
          </w:r>
        </w:p>
        <w:p w14:paraId="199E305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_Toc2705 </w:instrText>
          </w:r>
          <w:r>
            <w:rPr>
              <w:rFonts w:ascii="Arial" w:hAnsi="Arial" w:eastAsia="黑体" w:cs="Arial"/>
              <w:kern w:val="144"/>
              <w:szCs w:val="22"/>
            </w:rPr>
            <w:fldChar w:fldCharType="separate"/>
          </w:r>
          <w:r>
            <w:rPr>
              <w:szCs w:val="32"/>
            </w:rPr>
            <w:t>2.16.3 关键链与缓冲管理</w:t>
          </w:r>
          <w:r>
            <w:tab/>
          </w:r>
          <w:r>
            <w:fldChar w:fldCharType="begin"/>
          </w:r>
          <w:r>
            <w:instrText xml:space="preserve"> PAGEREF _Toc2705 \h </w:instrText>
          </w:r>
          <w:r>
            <w:fldChar w:fldCharType="separate"/>
          </w:r>
          <w:r>
            <w:t>438</w:t>
          </w:r>
          <w:r>
            <w:fldChar w:fldCharType="end"/>
          </w:r>
          <w:r>
            <w:rPr>
              <w:rFonts w:ascii="Arial" w:hAnsi="Arial" w:eastAsia="黑体" w:cs="Arial"/>
              <w:kern w:val="144"/>
              <w:szCs w:val="22"/>
            </w:rPr>
            <w:fldChar w:fldCharType="end"/>
          </w:r>
        </w:p>
        <w:p w14:paraId="171AC33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_Toc12067 </w:instrText>
          </w:r>
          <w:r>
            <w:rPr>
              <w:rFonts w:ascii="Arial" w:hAnsi="Arial" w:eastAsia="黑体" w:cs="Arial"/>
              <w:kern w:val="144"/>
              <w:szCs w:val="22"/>
            </w:rPr>
            <w:fldChar w:fldCharType="separate"/>
          </w:r>
          <w:r>
            <w:rPr>
              <w:szCs w:val="32"/>
            </w:rPr>
            <w:t>2.16.4 进度纠偏案例（示意）</w:t>
          </w:r>
          <w:r>
            <w:tab/>
          </w:r>
          <w:r>
            <w:fldChar w:fldCharType="begin"/>
          </w:r>
          <w:r>
            <w:instrText xml:space="preserve"> PAGEREF _Toc12067 \h </w:instrText>
          </w:r>
          <w:r>
            <w:fldChar w:fldCharType="separate"/>
          </w:r>
          <w:r>
            <w:t>438</w:t>
          </w:r>
          <w:r>
            <w:fldChar w:fldCharType="end"/>
          </w:r>
          <w:r>
            <w:rPr>
              <w:rFonts w:ascii="Arial" w:hAnsi="Arial" w:eastAsia="黑体" w:cs="Arial"/>
              <w:kern w:val="144"/>
              <w:szCs w:val="22"/>
            </w:rPr>
            <w:fldChar w:fldCharType="end"/>
          </w:r>
        </w:p>
        <w:p w14:paraId="6806597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_Toc10511 </w:instrText>
          </w:r>
          <w:r>
            <w:rPr>
              <w:rFonts w:ascii="Arial" w:hAnsi="Arial" w:eastAsia="黑体" w:cs="Arial"/>
              <w:kern w:val="144"/>
              <w:szCs w:val="22"/>
            </w:rPr>
            <w:fldChar w:fldCharType="separate"/>
          </w:r>
          <w:r>
            <w:rPr>
              <w:szCs w:val="36"/>
            </w:rPr>
            <w:t>2.17 培训实施与效果评估</w:t>
          </w:r>
          <w:r>
            <w:tab/>
          </w:r>
          <w:r>
            <w:fldChar w:fldCharType="begin"/>
          </w:r>
          <w:r>
            <w:instrText xml:space="preserve"> PAGEREF _Toc10511 \h </w:instrText>
          </w:r>
          <w:r>
            <w:fldChar w:fldCharType="separate"/>
          </w:r>
          <w:r>
            <w:t>439</w:t>
          </w:r>
          <w:r>
            <w:fldChar w:fldCharType="end"/>
          </w:r>
          <w:r>
            <w:rPr>
              <w:rFonts w:ascii="Arial" w:hAnsi="Arial" w:eastAsia="黑体" w:cs="Arial"/>
              <w:kern w:val="144"/>
              <w:szCs w:val="22"/>
            </w:rPr>
            <w:fldChar w:fldCharType="end"/>
          </w:r>
        </w:p>
        <w:p w14:paraId="41D0AA1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_Toc7887 </w:instrText>
          </w:r>
          <w:r>
            <w:rPr>
              <w:rFonts w:ascii="Arial" w:hAnsi="Arial" w:eastAsia="黑体" w:cs="Arial"/>
              <w:kern w:val="144"/>
              <w:szCs w:val="22"/>
            </w:rPr>
            <w:fldChar w:fldCharType="separate"/>
          </w:r>
          <w:r>
            <w:rPr>
              <w:szCs w:val="32"/>
            </w:rPr>
            <w:t>2.17.1 培训组织</w:t>
          </w:r>
          <w:r>
            <w:tab/>
          </w:r>
          <w:r>
            <w:fldChar w:fldCharType="begin"/>
          </w:r>
          <w:r>
            <w:instrText xml:space="preserve"> PAGEREF _Toc7887 \h </w:instrText>
          </w:r>
          <w:r>
            <w:fldChar w:fldCharType="separate"/>
          </w:r>
          <w:r>
            <w:t>439</w:t>
          </w:r>
          <w:r>
            <w:fldChar w:fldCharType="end"/>
          </w:r>
          <w:r>
            <w:rPr>
              <w:rFonts w:ascii="Arial" w:hAnsi="Arial" w:eastAsia="黑体" w:cs="Arial"/>
              <w:kern w:val="144"/>
              <w:szCs w:val="22"/>
            </w:rPr>
            <w:fldChar w:fldCharType="end"/>
          </w:r>
        </w:p>
        <w:p w14:paraId="3C24995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_Toc948 </w:instrText>
          </w:r>
          <w:r>
            <w:rPr>
              <w:rFonts w:ascii="Arial" w:hAnsi="Arial" w:eastAsia="黑体" w:cs="Arial"/>
              <w:kern w:val="144"/>
              <w:szCs w:val="22"/>
            </w:rPr>
            <w:fldChar w:fldCharType="separate"/>
          </w:r>
          <w:r>
            <w:rPr>
              <w:szCs w:val="32"/>
            </w:rPr>
            <w:t>2.17.2 效果评估</w:t>
          </w:r>
          <w:r>
            <w:tab/>
          </w:r>
          <w:r>
            <w:fldChar w:fldCharType="begin"/>
          </w:r>
          <w:r>
            <w:instrText xml:space="preserve"> PAGEREF _Toc948 \h </w:instrText>
          </w:r>
          <w:r>
            <w:fldChar w:fldCharType="separate"/>
          </w:r>
          <w:r>
            <w:t>439</w:t>
          </w:r>
          <w:r>
            <w:fldChar w:fldCharType="end"/>
          </w:r>
          <w:r>
            <w:rPr>
              <w:rFonts w:ascii="Arial" w:hAnsi="Arial" w:eastAsia="黑体" w:cs="Arial"/>
              <w:kern w:val="144"/>
              <w:szCs w:val="22"/>
            </w:rPr>
            <w:fldChar w:fldCharType="end"/>
          </w:r>
        </w:p>
        <w:p w14:paraId="3DA5177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_Toc28813 </w:instrText>
          </w:r>
          <w:r>
            <w:rPr>
              <w:rFonts w:ascii="Arial" w:hAnsi="Arial" w:eastAsia="黑体" w:cs="Arial"/>
              <w:kern w:val="144"/>
              <w:szCs w:val="22"/>
            </w:rPr>
            <w:fldChar w:fldCharType="separate"/>
          </w:r>
          <w:r>
            <w:rPr>
              <w:szCs w:val="32"/>
            </w:rPr>
            <w:t>2.17.3 常见问题与对策</w:t>
          </w:r>
          <w:r>
            <w:tab/>
          </w:r>
          <w:r>
            <w:fldChar w:fldCharType="begin"/>
          </w:r>
          <w:r>
            <w:instrText xml:space="preserve"> PAGEREF _Toc28813 \h </w:instrText>
          </w:r>
          <w:r>
            <w:fldChar w:fldCharType="separate"/>
          </w:r>
          <w:r>
            <w:t>439</w:t>
          </w:r>
          <w:r>
            <w:fldChar w:fldCharType="end"/>
          </w:r>
          <w:r>
            <w:rPr>
              <w:rFonts w:ascii="Arial" w:hAnsi="Arial" w:eastAsia="黑体" w:cs="Arial"/>
              <w:kern w:val="144"/>
              <w:szCs w:val="22"/>
            </w:rPr>
            <w:fldChar w:fldCharType="end"/>
          </w:r>
        </w:p>
        <w:p w14:paraId="1CD3A88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_Toc19865 </w:instrText>
          </w:r>
          <w:r>
            <w:rPr>
              <w:rFonts w:ascii="Arial" w:hAnsi="Arial" w:eastAsia="黑体" w:cs="Arial"/>
              <w:kern w:val="144"/>
              <w:szCs w:val="22"/>
            </w:rPr>
            <w:fldChar w:fldCharType="separate"/>
          </w:r>
          <w:r>
            <w:rPr>
              <w:szCs w:val="32"/>
            </w:rPr>
            <w:t>2.17.4 培训课程教案</w:t>
          </w:r>
          <w:r>
            <w:tab/>
          </w:r>
          <w:r>
            <w:fldChar w:fldCharType="begin"/>
          </w:r>
          <w:r>
            <w:instrText xml:space="preserve"> PAGEREF _Toc19865 \h </w:instrText>
          </w:r>
          <w:r>
            <w:fldChar w:fldCharType="separate"/>
          </w:r>
          <w:r>
            <w:t>440</w:t>
          </w:r>
          <w:r>
            <w:fldChar w:fldCharType="end"/>
          </w:r>
          <w:r>
            <w:rPr>
              <w:rFonts w:ascii="Arial" w:hAnsi="Arial" w:eastAsia="黑体" w:cs="Arial"/>
              <w:kern w:val="144"/>
              <w:szCs w:val="22"/>
            </w:rPr>
            <w:fldChar w:fldCharType="end"/>
          </w:r>
        </w:p>
        <w:p w14:paraId="7D5727A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_Toc10523 </w:instrText>
          </w:r>
          <w:r>
            <w:rPr>
              <w:rFonts w:ascii="Arial" w:hAnsi="Arial" w:eastAsia="黑体" w:cs="Arial"/>
              <w:kern w:val="144"/>
              <w:szCs w:val="22"/>
            </w:rPr>
            <w:fldChar w:fldCharType="separate"/>
          </w:r>
          <w:r>
            <w:rPr>
              <w:szCs w:val="32"/>
            </w:rPr>
            <w:t>2.17.5 培训题库与考核大纲</w:t>
          </w:r>
          <w:r>
            <w:tab/>
          </w:r>
          <w:r>
            <w:fldChar w:fldCharType="begin"/>
          </w:r>
          <w:r>
            <w:instrText xml:space="preserve"> PAGEREF _Toc10523 \h </w:instrText>
          </w:r>
          <w:r>
            <w:fldChar w:fldCharType="separate"/>
          </w:r>
          <w:r>
            <w:t>441</w:t>
          </w:r>
          <w:r>
            <w:fldChar w:fldCharType="end"/>
          </w:r>
          <w:r>
            <w:rPr>
              <w:rFonts w:ascii="Arial" w:hAnsi="Arial" w:eastAsia="黑体" w:cs="Arial"/>
              <w:kern w:val="144"/>
              <w:szCs w:val="22"/>
            </w:rPr>
            <w:fldChar w:fldCharType="end"/>
          </w:r>
        </w:p>
        <w:p w14:paraId="38C40DA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_Toc26196 </w:instrText>
          </w:r>
          <w:r>
            <w:rPr>
              <w:rFonts w:ascii="Arial" w:hAnsi="Arial" w:eastAsia="黑体" w:cs="Arial"/>
              <w:kern w:val="144"/>
              <w:szCs w:val="22"/>
            </w:rPr>
            <w:fldChar w:fldCharType="separate"/>
          </w:r>
          <w:r>
            <w:rPr>
              <w:szCs w:val="32"/>
            </w:rPr>
            <w:t>2.17.6 岗位带教与操作认证</w:t>
          </w:r>
          <w:r>
            <w:tab/>
          </w:r>
          <w:r>
            <w:fldChar w:fldCharType="begin"/>
          </w:r>
          <w:r>
            <w:instrText xml:space="preserve"> PAGEREF _Toc26196 \h </w:instrText>
          </w:r>
          <w:r>
            <w:fldChar w:fldCharType="separate"/>
          </w:r>
          <w:r>
            <w:t>446</w:t>
          </w:r>
          <w:r>
            <w:fldChar w:fldCharType="end"/>
          </w:r>
          <w:r>
            <w:rPr>
              <w:rFonts w:ascii="Arial" w:hAnsi="Arial" w:eastAsia="黑体" w:cs="Arial"/>
              <w:kern w:val="144"/>
              <w:szCs w:val="22"/>
            </w:rPr>
            <w:fldChar w:fldCharType="end"/>
          </w:r>
        </w:p>
        <w:p w14:paraId="4182E02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_Toc2144 </w:instrText>
          </w:r>
          <w:r>
            <w:rPr>
              <w:rFonts w:ascii="Arial" w:hAnsi="Arial" w:eastAsia="黑体" w:cs="Arial"/>
              <w:kern w:val="144"/>
              <w:szCs w:val="22"/>
            </w:rPr>
            <w:fldChar w:fldCharType="separate"/>
          </w:r>
          <w:r>
            <w:rPr>
              <w:szCs w:val="36"/>
            </w:rPr>
            <w:t>2.18 质保期服务案例与承诺兑现</w:t>
          </w:r>
          <w:r>
            <w:tab/>
          </w:r>
          <w:r>
            <w:fldChar w:fldCharType="begin"/>
          </w:r>
          <w:r>
            <w:instrText xml:space="preserve"> PAGEREF _Toc2144 \h </w:instrText>
          </w:r>
          <w:r>
            <w:fldChar w:fldCharType="separate"/>
          </w:r>
          <w:r>
            <w:t>447</w:t>
          </w:r>
          <w:r>
            <w:fldChar w:fldCharType="end"/>
          </w:r>
          <w:r>
            <w:rPr>
              <w:rFonts w:ascii="Arial" w:hAnsi="Arial" w:eastAsia="黑体" w:cs="Arial"/>
              <w:kern w:val="144"/>
              <w:szCs w:val="22"/>
            </w:rPr>
            <w:fldChar w:fldCharType="end"/>
          </w:r>
        </w:p>
        <w:p w14:paraId="62D77B8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_Toc31300 </w:instrText>
          </w:r>
          <w:r>
            <w:rPr>
              <w:rFonts w:ascii="Arial" w:hAnsi="Arial" w:eastAsia="黑体" w:cs="Arial"/>
              <w:kern w:val="144"/>
              <w:szCs w:val="22"/>
            </w:rPr>
            <w:fldChar w:fldCharType="separate"/>
          </w:r>
          <w:r>
            <w:rPr>
              <w:szCs w:val="32"/>
            </w:rPr>
            <w:t>2.18.1 案例一：现场设备故障的快速处置</w:t>
          </w:r>
          <w:r>
            <w:tab/>
          </w:r>
          <w:r>
            <w:fldChar w:fldCharType="begin"/>
          </w:r>
          <w:r>
            <w:instrText xml:space="preserve"> PAGEREF _Toc31300 \h </w:instrText>
          </w:r>
          <w:r>
            <w:fldChar w:fldCharType="separate"/>
          </w:r>
          <w:r>
            <w:t>447</w:t>
          </w:r>
          <w:r>
            <w:fldChar w:fldCharType="end"/>
          </w:r>
          <w:r>
            <w:rPr>
              <w:rFonts w:ascii="Arial" w:hAnsi="Arial" w:eastAsia="黑体" w:cs="Arial"/>
              <w:kern w:val="144"/>
              <w:szCs w:val="22"/>
            </w:rPr>
            <w:fldChar w:fldCharType="end"/>
          </w:r>
        </w:p>
        <w:p w14:paraId="1CEEA8C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_Toc11499 </w:instrText>
          </w:r>
          <w:r>
            <w:rPr>
              <w:rFonts w:ascii="Arial" w:hAnsi="Arial" w:eastAsia="黑体" w:cs="Arial"/>
              <w:kern w:val="144"/>
              <w:szCs w:val="22"/>
            </w:rPr>
            <w:fldChar w:fldCharType="separate"/>
          </w:r>
          <w:r>
            <w:rPr>
              <w:szCs w:val="32"/>
            </w:rPr>
            <w:t>2.18.2 案例二：软件版本升级的平稳过渡</w:t>
          </w:r>
          <w:r>
            <w:tab/>
          </w:r>
          <w:r>
            <w:fldChar w:fldCharType="begin"/>
          </w:r>
          <w:r>
            <w:instrText xml:space="preserve"> PAGEREF _Toc11499 \h </w:instrText>
          </w:r>
          <w:r>
            <w:fldChar w:fldCharType="separate"/>
          </w:r>
          <w:r>
            <w:t>447</w:t>
          </w:r>
          <w:r>
            <w:fldChar w:fldCharType="end"/>
          </w:r>
          <w:r>
            <w:rPr>
              <w:rFonts w:ascii="Arial" w:hAnsi="Arial" w:eastAsia="黑体" w:cs="Arial"/>
              <w:kern w:val="144"/>
              <w:szCs w:val="22"/>
            </w:rPr>
            <w:fldChar w:fldCharType="end"/>
          </w:r>
        </w:p>
        <w:p w14:paraId="1F84DF5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_Toc2731 </w:instrText>
          </w:r>
          <w:r>
            <w:rPr>
              <w:rFonts w:ascii="Arial" w:hAnsi="Arial" w:eastAsia="黑体" w:cs="Arial"/>
              <w:kern w:val="144"/>
              <w:szCs w:val="22"/>
            </w:rPr>
            <w:fldChar w:fldCharType="separate"/>
          </w:r>
          <w:r>
            <w:rPr>
              <w:szCs w:val="36"/>
            </w:rPr>
            <w:t>2.19 现场作业组织总体安排</w:t>
          </w:r>
          <w:r>
            <w:tab/>
          </w:r>
          <w:r>
            <w:fldChar w:fldCharType="begin"/>
          </w:r>
          <w:r>
            <w:instrText xml:space="preserve"> PAGEREF _Toc2731 \h </w:instrText>
          </w:r>
          <w:r>
            <w:fldChar w:fldCharType="separate"/>
          </w:r>
          <w:r>
            <w:t>447</w:t>
          </w:r>
          <w:r>
            <w:fldChar w:fldCharType="end"/>
          </w:r>
          <w:r>
            <w:rPr>
              <w:rFonts w:ascii="Arial" w:hAnsi="Arial" w:eastAsia="黑体" w:cs="Arial"/>
              <w:kern w:val="144"/>
              <w:szCs w:val="22"/>
            </w:rPr>
            <w:fldChar w:fldCharType="end"/>
          </w:r>
        </w:p>
        <w:p w14:paraId="0EAFD98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_Toc9280 </w:instrText>
          </w:r>
          <w:r>
            <w:rPr>
              <w:rFonts w:ascii="Arial" w:hAnsi="Arial" w:eastAsia="黑体" w:cs="Arial"/>
              <w:kern w:val="144"/>
              <w:szCs w:val="22"/>
            </w:rPr>
            <w:fldChar w:fldCharType="separate"/>
          </w:r>
          <w:r>
            <w:rPr>
              <w:szCs w:val="36"/>
            </w:rPr>
            <w:t>2.20 三站作业组织推演</w:t>
          </w:r>
          <w:r>
            <w:tab/>
          </w:r>
          <w:r>
            <w:fldChar w:fldCharType="begin"/>
          </w:r>
          <w:r>
            <w:instrText xml:space="preserve"> PAGEREF _Toc9280 \h </w:instrText>
          </w:r>
          <w:r>
            <w:fldChar w:fldCharType="separate"/>
          </w:r>
          <w:r>
            <w:t>448</w:t>
          </w:r>
          <w:r>
            <w:fldChar w:fldCharType="end"/>
          </w:r>
          <w:r>
            <w:rPr>
              <w:rFonts w:ascii="Arial" w:hAnsi="Arial" w:eastAsia="黑体" w:cs="Arial"/>
              <w:kern w:val="144"/>
              <w:szCs w:val="22"/>
            </w:rPr>
            <w:fldChar w:fldCharType="end"/>
          </w:r>
        </w:p>
        <w:p w14:paraId="18C7D88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_Toc17205 </w:instrText>
          </w:r>
          <w:r>
            <w:rPr>
              <w:rFonts w:ascii="Arial" w:hAnsi="Arial" w:eastAsia="黑体" w:cs="Arial"/>
              <w:kern w:val="144"/>
              <w:szCs w:val="22"/>
            </w:rPr>
            <w:fldChar w:fldCharType="separate"/>
          </w:r>
          <w:r>
            <w:rPr>
              <w:szCs w:val="32"/>
            </w:rPr>
            <w:t>2.20.1 推演方法与基本假设</w:t>
          </w:r>
          <w:r>
            <w:tab/>
          </w:r>
          <w:r>
            <w:fldChar w:fldCharType="begin"/>
          </w:r>
          <w:r>
            <w:instrText xml:space="preserve"> PAGEREF _Toc17205 \h </w:instrText>
          </w:r>
          <w:r>
            <w:fldChar w:fldCharType="separate"/>
          </w:r>
          <w:r>
            <w:t>448</w:t>
          </w:r>
          <w:r>
            <w:fldChar w:fldCharType="end"/>
          </w:r>
          <w:r>
            <w:rPr>
              <w:rFonts w:ascii="Arial" w:hAnsi="Arial" w:eastAsia="黑体" w:cs="Arial"/>
              <w:kern w:val="144"/>
              <w:szCs w:val="22"/>
            </w:rPr>
            <w:fldChar w:fldCharType="end"/>
          </w:r>
        </w:p>
        <w:p w14:paraId="4B7120C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_Toc22181 </w:instrText>
          </w:r>
          <w:r>
            <w:rPr>
              <w:rFonts w:ascii="Arial" w:hAnsi="Arial" w:eastAsia="黑体" w:cs="Arial"/>
              <w:kern w:val="144"/>
              <w:szCs w:val="22"/>
            </w:rPr>
            <w:fldChar w:fldCharType="separate"/>
          </w:r>
          <w:r>
            <w:rPr>
              <w:szCs w:val="32"/>
            </w:rPr>
            <w:t>2.20.2 葛洲坝（平坡）作业推演</w:t>
          </w:r>
          <w:r>
            <w:tab/>
          </w:r>
          <w:r>
            <w:fldChar w:fldCharType="begin"/>
          </w:r>
          <w:r>
            <w:instrText xml:space="preserve"> PAGEREF _Toc22181 \h </w:instrText>
          </w:r>
          <w:r>
            <w:fldChar w:fldCharType="separate"/>
          </w:r>
          <w:r>
            <w:t>449</w:t>
          </w:r>
          <w:r>
            <w:fldChar w:fldCharType="end"/>
          </w:r>
          <w:r>
            <w:rPr>
              <w:rFonts w:ascii="Arial" w:hAnsi="Arial" w:eastAsia="黑体" w:cs="Arial"/>
              <w:kern w:val="144"/>
              <w:szCs w:val="22"/>
            </w:rPr>
            <w:fldChar w:fldCharType="end"/>
          </w:r>
        </w:p>
        <w:p w14:paraId="54CFEE6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_Toc28956 </w:instrText>
          </w:r>
          <w:r>
            <w:rPr>
              <w:rFonts w:ascii="Arial" w:hAnsi="Arial" w:eastAsia="黑体" w:cs="Arial"/>
              <w:kern w:val="144"/>
              <w:szCs w:val="22"/>
            </w:rPr>
            <w:fldChar w:fldCharType="separate"/>
          </w:r>
          <w:r>
            <w:rPr>
              <w:szCs w:val="32"/>
            </w:rPr>
            <w:t>2.20.3 三峡（缓坡）作业推演</w:t>
          </w:r>
          <w:r>
            <w:tab/>
          </w:r>
          <w:r>
            <w:fldChar w:fldCharType="begin"/>
          </w:r>
          <w:r>
            <w:instrText xml:space="preserve"> PAGEREF _Toc28956 \h </w:instrText>
          </w:r>
          <w:r>
            <w:fldChar w:fldCharType="separate"/>
          </w:r>
          <w:r>
            <w:t>449</w:t>
          </w:r>
          <w:r>
            <w:fldChar w:fldCharType="end"/>
          </w:r>
          <w:r>
            <w:rPr>
              <w:rFonts w:ascii="Arial" w:hAnsi="Arial" w:eastAsia="黑体" w:cs="Arial"/>
              <w:kern w:val="144"/>
              <w:szCs w:val="22"/>
            </w:rPr>
            <w:fldChar w:fldCharType="end"/>
          </w:r>
        </w:p>
        <w:p w14:paraId="15511D6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_Toc29267 </w:instrText>
          </w:r>
          <w:r>
            <w:rPr>
              <w:rFonts w:ascii="Arial" w:hAnsi="Arial" w:eastAsia="黑体" w:cs="Arial"/>
              <w:kern w:val="144"/>
              <w:szCs w:val="22"/>
            </w:rPr>
            <w:fldChar w:fldCharType="separate"/>
          </w:r>
          <w:r>
            <w:rPr>
              <w:szCs w:val="32"/>
            </w:rPr>
            <w:t>2.20.4 向家坝（陡坡）作业推演</w:t>
          </w:r>
          <w:r>
            <w:tab/>
          </w:r>
          <w:r>
            <w:fldChar w:fldCharType="begin"/>
          </w:r>
          <w:r>
            <w:instrText xml:space="preserve"> PAGEREF _Toc29267 \h </w:instrText>
          </w:r>
          <w:r>
            <w:fldChar w:fldCharType="separate"/>
          </w:r>
          <w:r>
            <w:t>450</w:t>
          </w:r>
          <w:r>
            <w:fldChar w:fldCharType="end"/>
          </w:r>
          <w:r>
            <w:rPr>
              <w:rFonts w:ascii="Arial" w:hAnsi="Arial" w:eastAsia="黑体" w:cs="Arial"/>
              <w:kern w:val="144"/>
              <w:szCs w:val="22"/>
            </w:rPr>
            <w:fldChar w:fldCharType="end"/>
          </w:r>
        </w:p>
        <w:p w14:paraId="744E527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_Toc20491 </w:instrText>
          </w:r>
          <w:r>
            <w:rPr>
              <w:rFonts w:ascii="Arial" w:hAnsi="Arial" w:eastAsia="黑体" w:cs="Arial"/>
              <w:kern w:val="144"/>
              <w:szCs w:val="22"/>
            </w:rPr>
            <w:fldChar w:fldCharType="separate"/>
          </w:r>
          <w:r>
            <w:rPr>
              <w:szCs w:val="32"/>
            </w:rPr>
            <w:t>2.20.5 三站资源冲突与平衡</w:t>
          </w:r>
          <w:r>
            <w:tab/>
          </w:r>
          <w:r>
            <w:fldChar w:fldCharType="begin"/>
          </w:r>
          <w:r>
            <w:instrText xml:space="preserve"> PAGEREF _Toc20491 \h </w:instrText>
          </w:r>
          <w:r>
            <w:fldChar w:fldCharType="separate"/>
          </w:r>
          <w:r>
            <w:t>451</w:t>
          </w:r>
          <w:r>
            <w:fldChar w:fldCharType="end"/>
          </w:r>
          <w:r>
            <w:rPr>
              <w:rFonts w:ascii="Arial" w:hAnsi="Arial" w:eastAsia="黑体" w:cs="Arial"/>
              <w:kern w:val="144"/>
              <w:szCs w:val="22"/>
            </w:rPr>
            <w:fldChar w:fldCharType="end"/>
          </w:r>
        </w:p>
        <w:p w14:paraId="2439D5E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_Toc22839 </w:instrText>
          </w:r>
          <w:r>
            <w:rPr>
              <w:rFonts w:ascii="Arial" w:hAnsi="Arial" w:eastAsia="黑体" w:cs="Arial"/>
              <w:kern w:val="144"/>
              <w:szCs w:val="22"/>
            </w:rPr>
            <w:fldChar w:fldCharType="separate"/>
          </w:r>
          <w:r>
            <w:rPr>
              <w:szCs w:val="32"/>
            </w:rPr>
            <w:t>2.20.6 推演结论</w:t>
          </w:r>
          <w:r>
            <w:tab/>
          </w:r>
          <w:r>
            <w:fldChar w:fldCharType="begin"/>
          </w:r>
          <w:r>
            <w:instrText xml:space="preserve"> PAGEREF _Toc22839 \h </w:instrText>
          </w:r>
          <w:r>
            <w:fldChar w:fldCharType="separate"/>
          </w:r>
          <w:r>
            <w:t>451</w:t>
          </w:r>
          <w:r>
            <w:fldChar w:fldCharType="end"/>
          </w:r>
          <w:r>
            <w:rPr>
              <w:rFonts w:ascii="Arial" w:hAnsi="Arial" w:eastAsia="黑体" w:cs="Arial"/>
              <w:kern w:val="144"/>
              <w:szCs w:val="22"/>
            </w:rPr>
            <w:fldChar w:fldCharType="end"/>
          </w:r>
        </w:p>
        <w:p w14:paraId="0CA5428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_Toc17257 </w:instrText>
          </w:r>
          <w:r>
            <w:rPr>
              <w:rFonts w:ascii="Arial" w:hAnsi="Arial" w:eastAsia="黑体" w:cs="Arial"/>
              <w:kern w:val="144"/>
              <w:szCs w:val="22"/>
            </w:rPr>
            <w:fldChar w:fldCharType="separate"/>
          </w:r>
          <w:r>
            <w:rPr>
              <w:szCs w:val="36"/>
            </w:rPr>
            <w:t>2.21 典型工序作业卡（40 项）</w:t>
          </w:r>
          <w:r>
            <w:tab/>
          </w:r>
          <w:r>
            <w:fldChar w:fldCharType="begin"/>
          </w:r>
          <w:r>
            <w:instrText xml:space="preserve"> PAGEREF _Toc17257 \h </w:instrText>
          </w:r>
          <w:r>
            <w:fldChar w:fldCharType="separate"/>
          </w:r>
          <w:r>
            <w:t>451</w:t>
          </w:r>
          <w:r>
            <w:fldChar w:fldCharType="end"/>
          </w:r>
          <w:r>
            <w:rPr>
              <w:rFonts w:ascii="Arial" w:hAnsi="Arial" w:eastAsia="黑体" w:cs="Arial"/>
              <w:kern w:val="144"/>
              <w:szCs w:val="22"/>
            </w:rPr>
            <w:fldChar w:fldCharType="end"/>
          </w:r>
        </w:p>
        <w:p w14:paraId="5543C8E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_Toc28067 </w:instrText>
          </w:r>
          <w:r>
            <w:rPr>
              <w:rFonts w:ascii="Arial" w:hAnsi="Arial" w:eastAsia="黑体" w:cs="Arial"/>
              <w:kern w:val="144"/>
              <w:szCs w:val="22"/>
            </w:rPr>
            <w:fldChar w:fldCharType="separate"/>
          </w:r>
          <w:r>
            <w:rPr>
              <w:szCs w:val="36"/>
            </w:rPr>
            <w:t>2.22 质量检验计划明细（60 项）</w:t>
          </w:r>
          <w:r>
            <w:tab/>
          </w:r>
          <w:r>
            <w:fldChar w:fldCharType="begin"/>
          </w:r>
          <w:r>
            <w:instrText xml:space="preserve"> PAGEREF _Toc28067 \h </w:instrText>
          </w:r>
          <w:r>
            <w:fldChar w:fldCharType="separate"/>
          </w:r>
          <w:r>
            <w:t>453</w:t>
          </w:r>
          <w:r>
            <w:fldChar w:fldCharType="end"/>
          </w:r>
          <w:r>
            <w:rPr>
              <w:rFonts w:ascii="Arial" w:hAnsi="Arial" w:eastAsia="黑体" w:cs="Arial"/>
              <w:kern w:val="144"/>
              <w:szCs w:val="22"/>
            </w:rPr>
            <w:fldChar w:fldCharType="end"/>
          </w:r>
        </w:p>
        <w:p w14:paraId="0E77EE2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_Toc1719 </w:instrText>
          </w:r>
          <w:r>
            <w:rPr>
              <w:rFonts w:ascii="Arial" w:hAnsi="Arial" w:eastAsia="黑体" w:cs="Arial"/>
              <w:kern w:val="144"/>
              <w:szCs w:val="22"/>
            </w:rPr>
            <w:fldChar w:fldCharType="separate"/>
          </w:r>
          <w:r>
            <w:rPr>
              <w:szCs w:val="36"/>
            </w:rPr>
            <w:t>2.23 现场协同与交叉作业管理细则</w:t>
          </w:r>
          <w:r>
            <w:tab/>
          </w:r>
          <w:r>
            <w:fldChar w:fldCharType="begin"/>
          </w:r>
          <w:r>
            <w:instrText xml:space="preserve"> PAGEREF _Toc1719 \h </w:instrText>
          </w:r>
          <w:r>
            <w:fldChar w:fldCharType="separate"/>
          </w:r>
          <w:r>
            <w:t>456</w:t>
          </w:r>
          <w:r>
            <w:fldChar w:fldCharType="end"/>
          </w:r>
          <w:r>
            <w:rPr>
              <w:rFonts w:ascii="Arial" w:hAnsi="Arial" w:eastAsia="黑体" w:cs="Arial"/>
              <w:kern w:val="144"/>
              <w:szCs w:val="22"/>
            </w:rPr>
            <w:fldChar w:fldCharType="end"/>
          </w:r>
        </w:p>
        <w:p w14:paraId="0C2A646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_Toc15776 </w:instrText>
          </w:r>
          <w:r>
            <w:rPr>
              <w:rFonts w:ascii="Arial" w:hAnsi="Arial" w:eastAsia="黑体" w:cs="Arial"/>
              <w:kern w:val="144"/>
              <w:szCs w:val="22"/>
            </w:rPr>
            <w:fldChar w:fldCharType="separate"/>
          </w:r>
          <w:r>
            <w:rPr>
              <w:szCs w:val="32"/>
            </w:rPr>
            <w:t>2.23.1 协同对象与界面</w:t>
          </w:r>
          <w:r>
            <w:tab/>
          </w:r>
          <w:r>
            <w:fldChar w:fldCharType="begin"/>
          </w:r>
          <w:r>
            <w:instrText xml:space="preserve"> PAGEREF _Toc15776 \h </w:instrText>
          </w:r>
          <w:r>
            <w:fldChar w:fldCharType="separate"/>
          </w:r>
          <w:r>
            <w:t>456</w:t>
          </w:r>
          <w:r>
            <w:fldChar w:fldCharType="end"/>
          </w:r>
          <w:r>
            <w:rPr>
              <w:rFonts w:ascii="Arial" w:hAnsi="Arial" w:eastAsia="黑体" w:cs="Arial"/>
              <w:kern w:val="144"/>
              <w:szCs w:val="22"/>
            </w:rPr>
            <w:fldChar w:fldCharType="end"/>
          </w:r>
        </w:p>
        <w:p w14:paraId="7A1D629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_Toc30246 </w:instrText>
          </w:r>
          <w:r>
            <w:rPr>
              <w:rFonts w:ascii="Arial" w:hAnsi="Arial" w:eastAsia="黑体" w:cs="Arial"/>
              <w:kern w:val="144"/>
              <w:szCs w:val="22"/>
            </w:rPr>
            <w:fldChar w:fldCharType="separate"/>
          </w:r>
          <w:r>
            <w:rPr>
              <w:szCs w:val="32"/>
            </w:rPr>
            <w:t>2.23.2 交叉作业时段安排</w:t>
          </w:r>
          <w:r>
            <w:tab/>
          </w:r>
          <w:r>
            <w:fldChar w:fldCharType="begin"/>
          </w:r>
          <w:r>
            <w:instrText xml:space="preserve"> PAGEREF _Toc30246 \h </w:instrText>
          </w:r>
          <w:r>
            <w:fldChar w:fldCharType="separate"/>
          </w:r>
          <w:r>
            <w:t>456</w:t>
          </w:r>
          <w:r>
            <w:fldChar w:fldCharType="end"/>
          </w:r>
          <w:r>
            <w:rPr>
              <w:rFonts w:ascii="Arial" w:hAnsi="Arial" w:eastAsia="黑体" w:cs="Arial"/>
              <w:kern w:val="144"/>
              <w:szCs w:val="22"/>
            </w:rPr>
            <w:fldChar w:fldCharType="end"/>
          </w:r>
        </w:p>
        <w:p w14:paraId="5BC3EB7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_Toc18884 </w:instrText>
          </w:r>
          <w:r>
            <w:rPr>
              <w:rFonts w:ascii="Arial" w:hAnsi="Arial" w:eastAsia="黑体" w:cs="Arial"/>
              <w:kern w:val="144"/>
              <w:szCs w:val="22"/>
            </w:rPr>
            <w:fldChar w:fldCharType="separate"/>
          </w:r>
          <w:r>
            <w:rPr>
              <w:szCs w:val="32"/>
            </w:rPr>
            <w:t>2.23.3 通道与资源共享规则</w:t>
          </w:r>
          <w:r>
            <w:tab/>
          </w:r>
          <w:r>
            <w:fldChar w:fldCharType="begin"/>
          </w:r>
          <w:r>
            <w:instrText xml:space="preserve"> PAGEREF _Toc18884 \h </w:instrText>
          </w:r>
          <w:r>
            <w:fldChar w:fldCharType="separate"/>
          </w:r>
          <w:r>
            <w:t>457</w:t>
          </w:r>
          <w:r>
            <w:fldChar w:fldCharType="end"/>
          </w:r>
          <w:r>
            <w:rPr>
              <w:rFonts w:ascii="Arial" w:hAnsi="Arial" w:eastAsia="黑体" w:cs="Arial"/>
              <w:kern w:val="144"/>
              <w:szCs w:val="22"/>
            </w:rPr>
            <w:fldChar w:fldCharType="end"/>
          </w:r>
        </w:p>
        <w:p w14:paraId="3C87294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_Toc22670 </w:instrText>
          </w:r>
          <w:r>
            <w:rPr>
              <w:rFonts w:ascii="Arial" w:hAnsi="Arial" w:eastAsia="黑体" w:cs="Arial"/>
              <w:kern w:val="144"/>
              <w:szCs w:val="22"/>
            </w:rPr>
            <w:fldChar w:fldCharType="separate"/>
          </w:r>
          <w:r>
            <w:rPr>
              <w:szCs w:val="32"/>
            </w:rPr>
            <w:t>2.23.4 协同记录</w:t>
          </w:r>
          <w:r>
            <w:tab/>
          </w:r>
          <w:r>
            <w:fldChar w:fldCharType="begin"/>
          </w:r>
          <w:r>
            <w:instrText xml:space="preserve"> PAGEREF _Toc22670 \h </w:instrText>
          </w:r>
          <w:r>
            <w:fldChar w:fldCharType="separate"/>
          </w:r>
          <w:r>
            <w:t>457</w:t>
          </w:r>
          <w:r>
            <w:fldChar w:fldCharType="end"/>
          </w:r>
          <w:r>
            <w:rPr>
              <w:rFonts w:ascii="Arial" w:hAnsi="Arial" w:eastAsia="黑体" w:cs="Arial"/>
              <w:kern w:val="144"/>
              <w:szCs w:val="22"/>
            </w:rPr>
            <w:fldChar w:fldCharType="end"/>
          </w:r>
        </w:p>
        <w:p w14:paraId="22245EC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_Toc19378 </w:instrText>
          </w:r>
          <w:r>
            <w:rPr>
              <w:rFonts w:ascii="Arial" w:hAnsi="Arial" w:eastAsia="黑体" w:cs="Arial"/>
              <w:kern w:val="144"/>
              <w:szCs w:val="22"/>
            </w:rPr>
            <w:fldChar w:fldCharType="separate"/>
          </w:r>
          <w:r>
            <w:rPr>
              <w:szCs w:val="36"/>
            </w:rPr>
            <w:t>2.24 项目文档体系与成果编制细则</w:t>
          </w:r>
          <w:r>
            <w:tab/>
          </w:r>
          <w:r>
            <w:fldChar w:fldCharType="begin"/>
          </w:r>
          <w:r>
            <w:instrText xml:space="preserve"> PAGEREF _Toc19378 \h </w:instrText>
          </w:r>
          <w:r>
            <w:fldChar w:fldCharType="separate"/>
          </w:r>
          <w:r>
            <w:t>458</w:t>
          </w:r>
          <w:r>
            <w:fldChar w:fldCharType="end"/>
          </w:r>
          <w:r>
            <w:rPr>
              <w:rFonts w:ascii="Arial" w:hAnsi="Arial" w:eastAsia="黑体" w:cs="Arial"/>
              <w:kern w:val="144"/>
              <w:szCs w:val="22"/>
            </w:rPr>
            <w:fldChar w:fldCharType="end"/>
          </w:r>
        </w:p>
        <w:p w14:paraId="780E39A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_Toc7789 </w:instrText>
          </w:r>
          <w:r>
            <w:rPr>
              <w:rFonts w:ascii="Arial" w:hAnsi="Arial" w:eastAsia="黑体" w:cs="Arial"/>
              <w:kern w:val="144"/>
              <w:szCs w:val="22"/>
            </w:rPr>
            <w:fldChar w:fldCharType="separate"/>
          </w:r>
          <w:r>
            <w:rPr>
              <w:szCs w:val="32"/>
            </w:rPr>
            <w:t>2.24.1 文档体系</w:t>
          </w:r>
          <w:r>
            <w:tab/>
          </w:r>
          <w:r>
            <w:fldChar w:fldCharType="begin"/>
          </w:r>
          <w:r>
            <w:instrText xml:space="preserve"> PAGEREF _Toc7789 \h </w:instrText>
          </w:r>
          <w:r>
            <w:fldChar w:fldCharType="separate"/>
          </w:r>
          <w:r>
            <w:t>458</w:t>
          </w:r>
          <w:r>
            <w:fldChar w:fldCharType="end"/>
          </w:r>
          <w:r>
            <w:rPr>
              <w:rFonts w:ascii="Arial" w:hAnsi="Arial" w:eastAsia="黑体" w:cs="Arial"/>
              <w:kern w:val="144"/>
              <w:szCs w:val="22"/>
            </w:rPr>
            <w:fldChar w:fldCharType="end"/>
          </w:r>
        </w:p>
        <w:p w14:paraId="082CCC9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_Toc16822 </w:instrText>
          </w:r>
          <w:r>
            <w:rPr>
              <w:rFonts w:ascii="Arial" w:hAnsi="Arial" w:eastAsia="黑体" w:cs="Arial"/>
              <w:kern w:val="144"/>
              <w:szCs w:val="22"/>
            </w:rPr>
            <w:fldChar w:fldCharType="separate"/>
          </w:r>
          <w:r>
            <w:rPr>
              <w:szCs w:val="32"/>
            </w:rPr>
            <w:t>2.24.2 编制规范</w:t>
          </w:r>
          <w:r>
            <w:tab/>
          </w:r>
          <w:r>
            <w:fldChar w:fldCharType="begin"/>
          </w:r>
          <w:r>
            <w:instrText xml:space="preserve"> PAGEREF _Toc16822 \h </w:instrText>
          </w:r>
          <w:r>
            <w:fldChar w:fldCharType="separate"/>
          </w:r>
          <w:r>
            <w:t>459</w:t>
          </w:r>
          <w:r>
            <w:fldChar w:fldCharType="end"/>
          </w:r>
          <w:r>
            <w:rPr>
              <w:rFonts w:ascii="Arial" w:hAnsi="Arial" w:eastAsia="黑体" w:cs="Arial"/>
              <w:kern w:val="144"/>
              <w:szCs w:val="22"/>
            </w:rPr>
            <w:fldChar w:fldCharType="end"/>
          </w:r>
        </w:p>
        <w:p w14:paraId="41AD594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_Toc26012 </w:instrText>
          </w:r>
          <w:r>
            <w:rPr>
              <w:rFonts w:ascii="Arial" w:hAnsi="Arial" w:eastAsia="黑体" w:cs="Arial"/>
              <w:kern w:val="144"/>
              <w:szCs w:val="22"/>
            </w:rPr>
            <w:fldChar w:fldCharType="separate"/>
          </w:r>
          <w:r>
            <w:rPr>
              <w:szCs w:val="32"/>
            </w:rPr>
            <w:t>2.24.3 校审要点</w:t>
          </w:r>
          <w:r>
            <w:tab/>
          </w:r>
          <w:r>
            <w:fldChar w:fldCharType="begin"/>
          </w:r>
          <w:r>
            <w:instrText xml:space="preserve"> PAGEREF _Toc26012 \h </w:instrText>
          </w:r>
          <w:r>
            <w:fldChar w:fldCharType="separate"/>
          </w:r>
          <w:r>
            <w:t>459</w:t>
          </w:r>
          <w:r>
            <w:fldChar w:fldCharType="end"/>
          </w:r>
          <w:r>
            <w:rPr>
              <w:rFonts w:ascii="Arial" w:hAnsi="Arial" w:eastAsia="黑体" w:cs="Arial"/>
              <w:kern w:val="144"/>
              <w:szCs w:val="22"/>
            </w:rPr>
            <w:fldChar w:fldCharType="end"/>
          </w:r>
        </w:p>
        <w:p w14:paraId="5BD97B8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_Toc28694 </w:instrText>
          </w:r>
          <w:r>
            <w:rPr>
              <w:rFonts w:ascii="Arial" w:hAnsi="Arial" w:eastAsia="黑体" w:cs="Arial"/>
              <w:kern w:val="144"/>
              <w:szCs w:val="22"/>
            </w:rPr>
            <w:fldChar w:fldCharType="separate"/>
          </w:r>
          <w:r>
            <w:rPr>
              <w:szCs w:val="32"/>
            </w:rPr>
            <w:t>2.24.4 文档与成果的一致性控制</w:t>
          </w:r>
          <w:r>
            <w:tab/>
          </w:r>
          <w:r>
            <w:fldChar w:fldCharType="begin"/>
          </w:r>
          <w:r>
            <w:instrText xml:space="preserve"> PAGEREF _Toc28694 \h </w:instrText>
          </w:r>
          <w:r>
            <w:fldChar w:fldCharType="separate"/>
          </w:r>
          <w:r>
            <w:t>459</w:t>
          </w:r>
          <w:r>
            <w:fldChar w:fldCharType="end"/>
          </w:r>
          <w:r>
            <w:rPr>
              <w:rFonts w:ascii="Arial" w:hAnsi="Arial" w:eastAsia="黑体" w:cs="Arial"/>
              <w:kern w:val="144"/>
              <w:szCs w:val="22"/>
            </w:rPr>
            <w:fldChar w:fldCharType="end"/>
          </w:r>
        </w:p>
        <w:p w14:paraId="1C4E4D2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_Toc20436 </w:instrText>
          </w:r>
          <w:r>
            <w:rPr>
              <w:rFonts w:ascii="Arial" w:hAnsi="Arial" w:eastAsia="黑体" w:cs="Arial"/>
              <w:kern w:val="144"/>
              <w:szCs w:val="22"/>
            </w:rPr>
            <w:fldChar w:fldCharType="separate"/>
          </w:r>
          <w:r>
            <w:rPr>
              <w:szCs w:val="36"/>
            </w:rPr>
            <w:t>2.25 单孔作业计划样例</w:t>
          </w:r>
          <w:r>
            <w:tab/>
          </w:r>
          <w:r>
            <w:fldChar w:fldCharType="begin"/>
          </w:r>
          <w:r>
            <w:instrText xml:space="preserve"> PAGEREF _Toc20436 \h </w:instrText>
          </w:r>
          <w:r>
            <w:fldChar w:fldCharType="separate"/>
          </w:r>
          <w:r>
            <w:t>460</w:t>
          </w:r>
          <w:r>
            <w:fldChar w:fldCharType="end"/>
          </w:r>
          <w:r>
            <w:rPr>
              <w:rFonts w:ascii="Arial" w:hAnsi="Arial" w:eastAsia="黑体" w:cs="Arial"/>
              <w:kern w:val="144"/>
              <w:szCs w:val="22"/>
            </w:rPr>
            <w:fldChar w:fldCharType="end"/>
          </w:r>
        </w:p>
        <w:p w14:paraId="74D0E99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_Toc19980 </w:instrText>
          </w:r>
          <w:r>
            <w:rPr>
              <w:rFonts w:ascii="Arial" w:hAnsi="Arial" w:eastAsia="黑体" w:cs="Arial"/>
              <w:kern w:val="144"/>
              <w:szCs w:val="22"/>
            </w:rPr>
            <w:fldChar w:fldCharType="separate"/>
          </w:r>
          <w:r>
            <w:rPr>
              <w:szCs w:val="36"/>
            </w:rPr>
            <w:t>2.26 成果样例与计算书要点</w:t>
          </w:r>
          <w:r>
            <w:tab/>
          </w:r>
          <w:r>
            <w:fldChar w:fldCharType="begin"/>
          </w:r>
          <w:r>
            <w:instrText xml:space="preserve"> PAGEREF _Toc19980 \h </w:instrText>
          </w:r>
          <w:r>
            <w:fldChar w:fldCharType="separate"/>
          </w:r>
          <w:r>
            <w:t>461</w:t>
          </w:r>
          <w:r>
            <w:fldChar w:fldCharType="end"/>
          </w:r>
          <w:r>
            <w:rPr>
              <w:rFonts w:ascii="Arial" w:hAnsi="Arial" w:eastAsia="黑体" w:cs="Arial"/>
              <w:kern w:val="144"/>
              <w:szCs w:val="22"/>
            </w:rPr>
            <w:fldChar w:fldCharType="end"/>
          </w:r>
        </w:p>
        <w:p w14:paraId="7EC0B7E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_Toc27196 </w:instrText>
          </w:r>
          <w:r>
            <w:rPr>
              <w:rFonts w:ascii="Arial" w:hAnsi="Arial" w:eastAsia="黑体" w:cs="Arial"/>
              <w:kern w:val="144"/>
              <w:szCs w:val="22"/>
            </w:rPr>
            <w:fldChar w:fldCharType="separate"/>
          </w:r>
          <w:r>
            <w:rPr>
              <w:szCs w:val="36"/>
            </w:rPr>
            <w:t>2.27 成果检验实施细则</w:t>
          </w:r>
          <w:r>
            <w:tab/>
          </w:r>
          <w:r>
            <w:fldChar w:fldCharType="begin"/>
          </w:r>
          <w:r>
            <w:instrText xml:space="preserve"> PAGEREF _Toc27196 \h </w:instrText>
          </w:r>
          <w:r>
            <w:fldChar w:fldCharType="separate"/>
          </w:r>
          <w:r>
            <w:t>463</w:t>
          </w:r>
          <w:r>
            <w:fldChar w:fldCharType="end"/>
          </w:r>
          <w:r>
            <w:rPr>
              <w:rFonts w:ascii="Arial" w:hAnsi="Arial" w:eastAsia="黑体" w:cs="Arial"/>
              <w:kern w:val="144"/>
              <w:szCs w:val="22"/>
            </w:rPr>
            <w:fldChar w:fldCharType="end"/>
          </w:r>
        </w:p>
        <w:p w14:paraId="123B244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_Toc17296 </w:instrText>
          </w:r>
          <w:r>
            <w:rPr>
              <w:rFonts w:ascii="Arial" w:hAnsi="Arial" w:eastAsia="黑体" w:cs="Arial"/>
              <w:kern w:val="144"/>
              <w:szCs w:val="22"/>
            </w:rPr>
            <w:fldChar w:fldCharType="separate"/>
          </w:r>
          <w:r>
            <w:rPr>
              <w:szCs w:val="36"/>
            </w:rPr>
            <w:t>2.28 监理、第三方与见证配合</w:t>
          </w:r>
          <w:r>
            <w:tab/>
          </w:r>
          <w:r>
            <w:fldChar w:fldCharType="begin"/>
          </w:r>
          <w:r>
            <w:instrText xml:space="preserve"> PAGEREF _Toc17296 \h </w:instrText>
          </w:r>
          <w:r>
            <w:fldChar w:fldCharType="separate"/>
          </w:r>
          <w:r>
            <w:t>464</w:t>
          </w:r>
          <w:r>
            <w:fldChar w:fldCharType="end"/>
          </w:r>
          <w:r>
            <w:rPr>
              <w:rFonts w:ascii="Arial" w:hAnsi="Arial" w:eastAsia="黑体" w:cs="Arial"/>
              <w:kern w:val="144"/>
              <w:szCs w:val="22"/>
            </w:rPr>
            <w:fldChar w:fldCharType="end"/>
          </w:r>
        </w:p>
        <w:p w14:paraId="5F2E931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_Toc5788 </w:instrText>
          </w:r>
          <w:r>
            <w:rPr>
              <w:rFonts w:ascii="Arial" w:hAnsi="Arial" w:eastAsia="黑体" w:cs="Arial"/>
              <w:kern w:val="144"/>
              <w:szCs w:val="22"/>
            </w:rPr>
            <w:fldChar w:fldCharType="separate"/>
          </w:r>
          <w:r>
            <w:rPr>
              <w:szCs w:val="36"/>
            </w:rPr>
            <w:t>2.29 评审与答辩准备</w:t>
          </w:r>
          <w:r>
            <w:tab/>
          </w:r>
          <w:r>
            <w:fldChar w:fldCharType="begin"/>
          </w:r>
          <w:r>
            <w:instrText xml:space="preserve"> PAGEREF _Toc5788 \h </w:instrText>
          </w:r>
          <w:r>
            <w:fldChar w:fldCharType="separate"/>
          </w:r>
          <w:r>
            <w:t>465</w:t>
          </w:r>
          <w:r>
            <w:fldChar w:fldCharType="end"/>
          </w:r>
          <w:r>
            <w:rPr>
              <w:rFonts w:ascii="Arial" w:hAnsi="Arial" w:eastAsia="黑体" w:cs="Arial"/>
              <w:kern w:val="144"/>
              <w:szCs w:val="22"/>
            </w:rPr>
            <w:fldChar w:fldCharType="end"/>
          </w:r>
        </w:p>
        <w:p w14:paraId="47052C3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_Toc1614 </w:instrText>
          </w:r>
          <w:r>
            <w:rPr>
              <w:rFonts w:ascii="Arial" w:hAnsi="Arial" w:eastAsia="黑体" w:cs="Arial"/>
              <w:kern w:val="144"/>
              <w:szCs w:val="22"/>
            </w:rPr>
            <w:fldChar w:fldCharType="separate"/>
          </w:r>
          <w:r>
            <w:rPr>
              <w:szCs w:val="36"/>
            </w:rPr>
            <w:t>2.30 三站并行组织的资源冲突与调度</w:t>
          </w:r>
          <w:r>
            <w:tab/>
          </w:r>
          <w:r>
            <w:fldChar w:fldCharType="begin"/>
          </w:r>
          <w:r>
            <w:instrText xml:space="preserve"> PAGEREF _Toc1614 \h </w:instrText>
          </w:r>
          <w:r>
            <w:fldChar w:fldCharType="separate"/>
          </w:r>
          <w:r>
            <w:t>466</w:t>
          </w:r>
          <w:r>
            <w:fldChar w:fldCharType="end"/>
          </w:r>
          <w:r>
            <w:rPr>
              <w:rFonts w:ascii="Arial" w:hAnsi="Arial" w:eastAsia="黑体" w:cs="Arial"/>
              <w:kern w:val="144"/>
              <w:szCs w:val="22"/>
            </w:rPr>
            <w:fldChar w:fldCharType="end"/>
          </w:r>
        </w:p>
        <w:p w14:paraId="5960F92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_Toc10982 </w:instrText>
          </w:r>
          <w:r>
            <w:rPr>
              <w:rFonts w:ascii="Arial" w:hAnsi="Arial" w:eastAsia="黑体" w:cs="Arial"/>
              <w:kern w:val="144"/>
              <w:szCs w:val="22"/>
            </w:rPr>
            <w:fldChar w:fldCharType="separate"/>
          </w:r>
          <w:r>
            <w:rPr>
              <w:szCs w:val="36"/>
            </w:rPr>
            <w:t>2.31 作业班组的能力模型</w:t>
          </w:r>
          <w:r>
            <w:tab/>
          </w:r>
          <w:r>
            <w:fldChar w:fldCharType="begin"/>
          </w:r>
          <w:r>
            <w:instrText xml:space="preserve"> PAGEREF _Toc10982 \h </w:instrText>
          </w:r>
          <w:r>
            <w:fldChar w:fldCharType="separate"/>
          </w:r>
          <w:r>
            <w:t>468</w:t>
          </w:r>
          <w:r>
            <w:fldChar w:fldCharType="end"/>
          </w:r>
          <w:r>
            <w:rPr>
              <w:rFonts w:ascii="Arial" w:hAnsi="Arial" w:eastAsia="黑体" w:cs="Arial"/>
              <w:kern w:val="144"/>
              <w:szCs w:val="22"/>
            </w:rPr>
            <w:fldChar w:fldCharType="end"/>
          </w:r>
        </w:p>
        <w:p w14:paraId="69BF6ED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_Toc6020 </w:instrText>
          </w:r>
          <w:r>
            <w:rPr>
              <w:rFonts w:ascii="Arial" w:hAnsi="Arial" w:eastAsia="黑体" w:cs="Arial"/>
              <w:kern w:val="144"/>
              <w:szCs w:val="22"/>
            </w:rPr>
            <w:fldChar w:fldCharType="separate"/>
          </w:r>
          <w:r>
            <w:rPr>
              <w:szCs w:val="36"/>
            </w:rPr>
            <w:t>2.32 作业组织的信息化支撑</w:t>
          </w:r>
          <w:r>
            <w:tab/>
          </w:r>
          <w:r>
            <w:fldChar w:fldCharType="begin"/>
          </w:r>
          <w:r>
            <w:instrText xml:space="preserve"> PAGEREF _Toc6020 \h </w:instrText>
          </w:r>
          <w:r>
            <w:fldChar w:fldCharType="separate"/>
          </w:r>
          <w:r>
            <w:t>469</w:t>
          </w:r>
          <w:r>
            <w:fldChar w:fldCharType="end"/>
          </w:r>
          <w:r>
            <w:rPr>
              <w:rFonts w:ascii="Arial" w:hAnsi="Arial" w:eastAsia="黑体" w:cs="Arial"/>
              <w:kern w:val="144"/>
              <w:szCs w:val="22"/>
            </w:rPr>
            <w:fldChar w:fldCharType="end"/>
          </w:r>
        </w:p>
        <w:p w14:paraId="37C7D44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_Toc25131 </w:instrText>
          </w:r>
          <w:r>
            <w:rPr>
              <w:rFonts w:ascii="Arial" w:hAnsi="Arial" w:eastAsia="黑体" w:cs="Arial"/>
              <w:kern w:val="144"/>
              <w:szCs w:val="22"/>
            </w:rPr>
            <w:fldChar w:fldCharType="separate"/>
          </w:r>
          <w:r>
            <w:rPr>
              <w:szCs w:val="36"/>
            </w:rPr>
            <w:t>2.33 项目文件的分类与编码</w:t>
          </w:r>
          <w:r>
            <w:tab/>
          </w:r>
          <w:r>
            <w:fldChar w:fldCharType="begin"/>
          </w:r>
          <w:r>
            <w:instrText xml:space="preserve"> PAGEREF _Toc25131 \h </w:instrText>
          </w:r>
          <w:r>
            <w:fldChar w:fldCharType="separate"/>
          </w:r>
          <w:r>
            <w:t>471</w:t>
          </w:r>
          <w:r>
            <w:fldChar w:fldCharType="end"/>
          </w:r>
          <w:r>
            <w:rPr>
              <w:rFonts w:ascii="Arial" w:hAnsi="Arial" w:eastAsia="黑体" w:cs="Arial"/>
              <w:kern w:val="144"/>
              <w:szCs w:val="22"/>
            </w:rPr>
            <w:fldChar w:fldCharType="end"/>
          </w:r>
        </w:p>
        <w:p w14:paraId="2911C73F">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_Toc12701 </w:instrText>
          </w:r>
          <w:r>
            <w:rPr>
              <w:rFonts w:ascii="Arial" w:hAnsi="Arial" w:eastAsia="黑体" w:cs="Arial"/>
              <w:kern w:val="144"/>
              <w:szCs w:val="22"/>
            </w:rPr>
            <w:fldChar w:fldCharType="separate"/>
          </w:r>
          <w:r>
            <w:rPr>
              <w:szCs w:val="36"/>
            </w:rPr>
            <w:t>2.34 版本与受控管理</w:t>
          </w:r>
          <w:r>
            <w:tab/>
          </w:r>
          <w:r>
            <w:fldChar w:fldCharType="begin"/>
          </w:r>
          <w:r>
            <w:instrText xml:space="preserve"> PAGEREF _Toc12701 \h </w:instrText>
          </w:r>
          <w:r>
            <w:fldChar w:fldCharType="separate"/>
          </w:r>
          <w:r>
            <w:t>472</w:t>
          </w:r>
          <w:r>
            <w:fldChar w:fldCharType="end"/>
          </w:r>
          <w:r>
            <w:rPr>
              <w:rFonts w:ascii="Arial" w:hAnsi="Arial" w:eastAsia="黑体" w:cs="Arial"/>
              <w:kern w:val="144"/>
              <w:szCs w:val="22"/>
            </w:rPr>
            <w:fldChar w:fldCharType="end"/>
          </w:r>
        </w:p>
        <w:p w14:paraId="2DFD79E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_Toc21063 </w:instrText>
          </w:r>
          <w:r>
            <w:rPr>
              <w:rFonts w:ascii="Arial" w:hAnsi="Arial" w:eastAsia="黑体" w:cs="Arial"/>
              <w:kern w:val="144"/>
              <w:szCs w:val="22"/>
            </w:rPr>
            <w:fldChar w:fldCharType="separate"/>
          </w:r>
          <w:r>
            <w:rPr>
              <w:szCs w:val="36"/>
            </w:rPr>
            <w:t>2.35 过程记录与证据链</w:t>
          </w:r>
          <w:r>
            <w:tab/>
          </w:r>
          <w:r>
            <w:fldChar w:fldCharType="begin"/>
          </w:r>
          <w:r>
            <w:instrText xml:space="preserve"> PAGEREF _Toc21063 \h </w:instrText>
          </w:r>
          <w:r>
            <w:fldChar w:fldCharType="separate"/>
          </w:r>
          <w:r>
            <w:t>473</w:t>
          </w:r>
          <w:r>
            <w:fldChar w:fldCharType="end"/>
          </w:r>
          <w:r>
            <w:rPr>
              <w:rFonts w:ascii="Arial" w:hAnsi="Arial" w:eastAsia="黑体" w:cs="Arial"/>
              <w:kern w:val="144"/>
              <w:szCs w:val="22"/>
            </w:rPr>
            <w:fldChar w:fldCharType="end"/>
          </w:r>
        </w:p>
        <w:p w14:paraId="5EA056A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_Toc11194 </w:instrText>
          </w:r>
          <w:r>
            <w:rPr>
              <w:rFonts w:ascii="Arial" w:hAnsi="Arial" w:eastAsia="黑体" w:cs="Arial"/>
              <w:kern w:val="144"/>
              <w:szCs w:val="22"/>
            </w:rPr>
            <w:fldChar w:fldCharType="separate"/>
          </w:r>
          <w:r>
            <w:rPr>
              <w:szCs w:val="36"/>
            </w:rPr>
            <w:t>2.36 电子档案与纸质档案的一致性</w:t>
          </w:r>
          <w:r>
            <w:tab/>
          </w:r>
          <w:r>
            <w:fldChar w:fldCharType="begin"/>
          </w:r>
          <w:r>
            <w:instrText xml:space="preserve"> PAGEREF _Toc11194 \h </w:instrText>
          </w:r>
          <w:r>
            <w:fldChar w:fldCharType="separate"/>
          </w:r>
          <w:r>
            <w:t>474</w:t>
          </w:r>
          <w:r>
            <w:fldChar w:fldCharType="end"/>
          </w:r>
          <w:r>
            <w:rPr>
              <w:rFonts w:ascii="Arial" w:hAnsi="Arial" w:eastAsia="黑体" w:cs="Arial"/>
              <w:kern w:val="144"/>
              <w:szCs w:val="22"/>
            </w:rPr>
            <w:fldChar w:fldCharType="end"/>
          </w:r>
        </w:p>
        <w:p w14:paraId="201B175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_Toc29628 </w:instrText>
          </w:r>
          <w:r>
            <w:rPr>
              <w:rFonts w:ascii="Arial" w:hAnsi="Arial" w:eastAsia="黑体" w:cs="Arial"/>
              <w:kern w:val="144"/>
              <w:szCs w:val="22"/>
            </w:rPr>
            <w:fldChar w:fldCharType="separate"/>
          </w:r>
          <w:r>
            <w:rPr>
              <w:szCs w:val="36"/>
            </w:rPr>
            <w:t>2.37 三站安全风险清单与分级管控</w:t>
          </w:r>
          <w:r>
            <w:tab/>
          </w:r>
          <w:r>
            <w:fldChar w:fldCharType="begin"/>
          </w:r>
          <w:r>
            <w:instrText xml:space="preserve"> PAGEREF _Toc29628 \h </w:instrText>
          </w:r>
          <w:r>
            <w:fldChar w:fldCharType="separate"/>
          </w:r>
          <w:r>
            <w:t>475</w:t>
          </w:r>
          <w:r>
            <w:fldChar w:fldCharType="end"/>
          </w:r>
          <w:r>
            <w:rPr>
              <w:rFonts w:ascii="Arial" w:hAnsi="Arial" w:eastAsia="黑体" w:cs="Arial"/>
              <w:kern w:val="144"/>
              <w:szCs w:val="22"/>
            </w:rPr>
            <w:fldChar w:fldCharType="end"/>
          </w:r>
        </w:p>
        <w:p w14:paraId="60DC858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_Toc19093 </w:instrText>
          </w:r>
          <w:r>
            <w:rPr>
              <w:rFonts w:ascii="Arial" w:hAnsi="Arial" w:eastAsia="黑体" w:cs="Arial"/>
              <w:kern w:val="144"/>
              <w:szCs w:val="22"/>
            </w:rPr>
            <w:fldChar w:fldCharType="separate"/>
          </w:r>
          <w:r>
            <w:rPr>
              <w:szCs w:val="36"/>
            </w:rPr>
            <w:t>2.38 突发事件情景推演</w:t>
          </w:r>
          <w:r>
            <w:tab/>
          </w:r>
          <w:r>
            <w:fldChar w:fldCharType="begin"/>
          </w:r>
          <w:r>
            <w:instrText xml:space="preserve"> PAGEREF _Toc19093 \h </w:instrText>
          </w:r>
          <w:r>
            <w:fldChar w:fldCharType="separate"/>
          </w:r>
          <w:r>
            <w:t>476</w:t>
          </w:r>
          <w:r>
            <w:fldChar w:fldCharType="end"/>
          </w:r>
          <w:r>
            <w:rPr>
              <w:rFonts w:ascii="Arial" w:hAnsi="Arial" w:eastAsia="黑体" w:cs="Arial"/>
              <w:kern w:val="144"/>
              <w:szCs w:val="22"/>
            </w:rPr>
            <w:fldChar w:fldCharType="end"/>
          </w:r>
        </w:p>
        <w:p w14:paraId="2056A74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_Toc30103 </w:instrText>
          </w:r>
          <w:r>
            <w:rPr>
              <w:rFonts w:ascii="Arial" w:hAnsi="Arial" w:eastAsia="黑体" w:cs="Arial"/>
              <w:kern w:val="144"/>
              <w:szCs w:val="22"/>
            </w:rPr>
            <w:fldChar w:fldCharType="separate"/>
          </w:r>
          <w:r>
            <w:rPr>
              <w:szCs w:val="36"/>
            </w:rPr>
            <w:t>2.39 应急物资与救援联动</w:t>
          </w:r>
          <w:r>
            <w:tab/>
          </w:r>
          <w:r>
            <w:fldChar w:fldCharType="begin"/>
          </w:r>
          <w:r>
            <w:instrText xml:space="preserve"> PAGEREF _Toc30103 \h </w:instrText>
          </w:r>
          <w:r>
            <w:fldChar w:fldCharType="separate"/>
          </w:r>
          <w:r>
            <w:t>477</w:t>
          </w:r>
          <w:r>
            <w:fldChar w:fldCharType="end"/>
          </w:r>
          <w:r>
            <w:rPr>
              <w:rFonts w:ascii="Arial" w:hAnsi="Arial" w:eastAsia="黑体" w:cs="Arial"/>
              <w:kern w:val="144"/>
              <w:szCs w:val="22"/>
            </w:rPr>
            <w:fldChar w:fldCharType="end"/>
          </w:r>
        </w:p>
        <w:p w14:paraId="7174BA3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_Toc29022 </w:instrText>
          </w:r>
          <w:r>
            <w:rPr>
              <w:rFonts w:ascii="Arial" w:hAnsi="Arial" w:eastAsia="黑体" w:cs="Arial"/>
              <w:kern w:val="144"/>
              <w:szCs w:val="22"/>
            </w:rPr>
            <w:fldChar w:fldCharType="separate"/>
          </w:r>
          <w:r>
            <w:rPr>
              <w:szCs w:val="36"/>
            </w:rPr>
            <w:t>2.40 事故与未遂事件的调查与反馈</w:t>
          </w:r>
          <w:r>
            <w:tab/>
          </w:r>
          <w:r>
            <w:fldChar w:fldCharType="begin"/>
          </w:r>
          <w:r>
            <w:instrText xml:space="preserve"> PAGEREF _Toc29022 \h </w:instrText>
          </w:r>
          <w:r>
            <w:fldChar w:fldCharType="separate"/>
          </w:r>
          <w:r>
            <w:t>478</w:t>
          </w:r>
          <w:r>
            <w:fldChar w:fldCharType="end"/>
          </w:r>
          <w:r>
            <w:rPr>
              <w:rFonts w:ascii="Arial" w:hAnsi="Arial" w:eastAsia="黑体" w:cs="Arial"/>
              <w:kern w:val="144"/>
              <w:szCs w:val="22"/>
            </w:rPr>
            <w:fldChar w:fldCharType="end"/>
          </w:r>
        </w:p>
        <w:p w14:paraId="26C88F7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_Toc9558 </w:instrText>
          </w:r>
          <w:r>
            <w:rPr>
              <w:rFonts w:ascii="Arial" w:hAnsi="Arial" w:eastAsia="黑体" w:cs="Arial"/>
              <w:kern w:val="144"/>
              <w:szCs w:val="22"/>
            </w:rPr>
            <w:fldChar w:fldCharType="separate"/>
          </w:r>
          <w:r>
            <w:rPr>
              <w:szCs w:val="36"/>
            </w:rPr>
            <w:t>2.41 单孔作业的开工与收工确认</w:t>
          </w:r>
          <w:r>
            <w:tab/>
          </w:r>
          <w:r>
            <w:fldChar w:fldCharType="begin"/>
          </w:r>
          <w:r>
            <w:instrText xml:space="preserve"> PAGEREF _Toc9558 \h </w:instrText>
          </w:r>
          <w:r>
            <w:fldChar w:fldCharType="separate"/>
          </w:r>
          <w:r>
            <w:t>479</w:t>
          </w:r>
          <w:r>
            <w:fldChar w:fldCharType="end"/>
          </w:r>
          <w:r>
            <w:rPr>
              <w:rFonts w:ascii="Arial" w:hAnsi="Arial" w:eastAsia="黑体" w:cs="Arial"/>
              <w:kern w:val="144"/>
              <w:szCs w:val="22"/>
            </w:rPr>
            <w:fldChar w:fldCharType="end"/>
          </w:r>
        </w:p>
        <w:p w14:paraId="1E662A3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_Toc31352 </w:instrText>
          </w:r>
          <w:r>
            <w:rPr>
              <w:rFonts w:ascii="Arial" w:hAnsi="Arial" w:eastAsia="黑体" w:cs="Arial"/>
              <w:kern w:val="144"/>
              <w:szCs w:val="22"/>
            </w:rPr>
            <w:fldChar w:fldCharType="separate"/>
          </w:r>
          <w:r>
            <w:rPr>
              <w:szCs w:val="36"/>
            </w:rPr>
            <w:t>2.42 作业交接与连续作业安排</w:t>
          </w:r>
          <w:r>
            <w:tab/>
          </w:r>
          <w:r>
            <w:fldChar w:fldCharType="begin"/>
          </w:r>
          <w:r>
            <w:instrText xml:space="preserve"> PAGEREF _Toc31352 \h </w:instrText>
          </w:r>
          <w:r>
            <w:fldChar w:fldCharType="separate"/>
          </w:r>
          <w:r>
            <w:t>480</w:t>
          </w:r>
          <w:r>
            <w:fldChar w:fldCharType="end"/>
          </w:r>
          <w:r>
            <w:rPr>
              <w:rFonts w:ascii="Arial" w:hAnsi="Arial" w:eastAsia="黑体" w:cs="Arial"/>
              <w:kern w:val="144"/>
              <w:szCs w:val="22"/>
            </w:rPr>
            <w:fldChar w:fldCharType="end"/>
          </w:r>
        </w:p>
        <w:p w14:paraId="7219698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_Toc13095 </w:instrText>
          </w:r>
          <w:r>
            <w:rPr>
              <w:rFonts w:ascii="Arial" w:hAnsi="Arial" w:eastAsia="黑体" w:cs="Arial"/>
              <w:kern w:val="144"/>
              <w:szCs w:val="22"/>
            </w:rPr>
            <w:fldChar w:fldCharType="separate"/>
          </w:r>
          <w:r>
            <w:rPr>
              <w:szCs w:val="36"/>
            </w:rPr>
            <w:t>2.43 现场问题的分级上报与处置</w:t>
          </w:r>
          <w:r>
            <w:tab/>
          </w:r>
          <w:r>
            <w:fldChar w:fldCharType="begin"/>
          </w:r>
          <w:r>
            <w:instrText xml:space="preserve"> PAGEREF _Toc13095 \h </w:instrText>
          </w:r>
          <w:r>
            <w:fldChar w:fldCharType="separate"/>
          </w:r>
          <w:r>
            <w:t>481</w:t>
          </w:r>
          <w:r>
            <w:fldChar w:fldCharType="end"/>
          </w:r>
          <w:r>
            <w:rPr>
              <w:rFonts w:ascii="Arial" w:hAnsi="Arial" w:eastAsia="黑体" w:cs="Arial"/>
              <w:kern w:val="144"/>
              <w:szCs w:val="22"/>
            </w:rPr>
            <w:fldChar w:fldCharType="end"/>
          </w:r>
        </w:p>
        <w:p w14:paraId="0A3734A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_Toc32587 </w:instrText>
          </w:r>
          <w:r>
            <w:rPr>
              <w:rFonts w:ascii="Arial" w:hAnsi="Arial" w:eastAsia="黑体" w:cs="Arial"/>
              <w:kern w:val="144"/>
              <w:szCs w:val="22"/>
            </w:rPr>
            <w:fldChar w:fldCharType="separate"/>
          </w:r>
          <w:r>
            <w:rPr>
              <w:szCs w:val="36"/>
            </w:rPr>
            <w:t>2.44 推演与复盘的固化机制</w:t>
          </w:r>
          <w:r>
            <w:tab/>
          </w:r>
          <w:r>
            <w:fldChar w:fldCharType="begin"/>
          </w:r>
          <w:r>
            <w:instrText xml:space="preserve"> PAGEREF _Toc32587 \h </w:instrText>
          </w:r>
          <w:r>
            <w:fldChar w:fldCharType="separate"/>
          </w:r>
          <w:r>
            <w:t>482</w:t>
          </w:r>
          <w:r>
            <w:fldChar w:fldCharType="end"/>
          </w:r>
          <w:r>
            <w:rPr>
              <w:rFonts w:ascii="Arial" w:hAnsi="Arial" w:eastAsia="黑体" w:cs="Arial"/>
              <w:kern w:val="144"/>
              <w:szCs w:val="22"/>
            </w:rPr>
            <w:fldChar w:fldCharType="end"/>
          </w:r>
        </w:p>
        <w:p w14:paraId="042C89F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_Toc7418 </w:instrText>
          </w:r>
          <w:r>
            <w:rPr>
              <w:rFonts w:ascii="Arial" w:hAnsi="Arial" w:eastAsia="黑体" w:cs="Arial"/>
              <w:kern w:val="144"/>
              <w:szCs w:val="22"/>
            </w:rPr>
            <w:fldChar w:fldCharType="separate"/>
          </w:r>
          <w:r>
            <w:rPr>
              <w:szCs w:val="36"/>
            </w:rPr>
            <w:t>2.45 质保期后的演进路线</w:t>
          </w:r>
          <w:r>
            <w:tab/>
          </w:r>
          <w:r>
            <w:fldChar w:fldCharType="begin"/>
          </w:r>
          <w:r>
            <w:instrText xml:space="preserve"> PAGEREF _Toc7418 \h </w:instrText>
          </w:r>
          <w:r>
            <w:fldChar w:fldCharType="separate"/>
          </w:r>
          <w:r>
            <w:t>483</w:t>
          </w:r>
          <w:r>
            <w:fldChar w:fldCharType="end"/>
          </w:r>
          <w:r>
            <w:rPr>
              <w:rFonts w:ascii="Arial" w:hAnsi="Arial" w:eastAsia="黑体" w:cs="Arial"/>
              <w:kern w:val="144"/>
              <w:szCs w:val="22"/>
            </w:rPr>
            <w:fldChar w:fldCharType="end"/>
          </w:r>
        </w:p>
        <w:p w14:paraId="6A786ED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_Toc20360 </w:instrText>
          </w:r>
          <w:r>
            <w:rPr>
              <w:rFonts w:ascii="Arial" w:hAnsi="Arial" w:eastAsia="黑体" w:cs="Arial"/>
              <w:kern w:val="144"/>
              <w:szCs w:val="22"/>
            </w:rPr>
            <w:fldChar w:fldCharType="separate"/>
          </w:r>
          <w:r>
            <w:rPr>
              <w:szCs w:val="36"/>
            </w:rPr>
            <w:t>2.46 成果的推广与复制</w:t>
          </w:r>
          <w:r>
            <w:tab/>
          </w:r>
          <w:r>
            <w:fldChar w:fldCharType="begin"/>
          </w:r>
          <w:r>
            <w:instrText xml:space="preserve"> PAGEREF _Toc20360 \h </w:instrText>
          </w:r>
          <w:r>
            <w:fldChar w:fldCharType="separate"/>
          </w:r>
          <w:r>
            <w:t>484</w:t>
          </w:r>
          <w:r>
            <w:fldChar w:fldCharType="end"/>
          </w:r>
          <w:r>
            <w:rPr>
              <w:rFonts w:ascii="Arial" w:hAnsi="Arial" w:eastAsia="黑体" w:cs="Arial"/>
              <w:kern w:val="144"/>
              <w:szCs w:val="22"/>
            </w:rPr>
            <w:fldChar w:fldCharType="end"/>
          </w:r>
        </w:p>
        <w:p w14:paraId="08F5C0D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_Toc7993 </w:instrText>
          </w:r>
          <w:r>
            <w:rPr>
              <w:rFonts w:ascii="Arial" w:hAnsi="Arial" w:eastAsia="黑体" w:cs="Arial"/>
              <w:kern w:val="144"/>
              <w:szCs w:val="22"/>
            </w:rPr>
            <w:fldChar w:fldCharType="separate"/>
          </w:r>
          <w:r>
            <w:rPr>
              <w:szCs w:val="36"/>
            </w:rPr>
            <w:t>2.47 项目的经济社会效益分析</w:t>
          </w:r>
          <w:r>
            <w:tab/>
          </w:r>
          <w:r>
            <w:fldChar w:fldCharType="begin"/>
          </w:r>
          <w:r>
            <w:instrText xml:space="preserve"> PAGEREF _Toc7993 \h </w:instrText>
          </w:r>
          <w:r>
            <w:fldChar w:fldCharType="separate"/>
          </w:r>
          <w:r>
            <w:t>485</w:t>
          </w:r>
          <w:r>
            <w:fldChar w:fldCharType="end"/>
          </w:r>
          <w:r>
            <w:rPr>
              <w:rFonts w:ascii="Arial" w:hAnsi="Arial" w:eastAsia="黑体" w:cs="Arial"/>
              <w:kern w:val="144"/>
              <w:szCs w:val="22"/>
            </w:rPr>
            <w:fldChar w:fldCharType="end"/>
          </w:r>
        </w:p>
        <w:p w14:paraId="3846245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_Toc7049 </w:instrText>
          </w:r>
          <w:r>
            <w:rPr>
              <w:rFonts w:ascii="Arial" w:hAnsi="Arial" w:eastAsia="黑体" w:cs="Arial"/>
              <w:kern w:val="144"/>
              <w:szCs w:val="22"/>
            </w:rPr>
            <w:fldChar w:fldCharType="separate"/>
          </w:r>
          <w:r>
            <w:rPr>
              <w:szCs w:val="36"/>
            </w:rPr>
            <w:t>2.48 项目结束后的持续服务承诺</w:t>
          </w:r>
          <w:r>
            <w:tab/>
          </w:r>
          <w:r>
            <w:fldChar w:fldCharType="begin"/>
          </w:r>
          <w:r>
            <w:instrText xml:space="preserve"> PAGEREF _Toc7049 \h </w:instrText>
          </w:r>
          <w:r>
            <w:fldChar w:fldCharType="separate"/>
          </w:r>
          <w:r>
            <w:t>486</w:t>
          </w:r>
          <w:r>
            <w:fldChar w:fldCharType="end"/>
          </w:r>
          <w:r>
            <w:rPr>
              <w:rFonts w:ascii="Arial" w:hAnsi="Arial" w:eastAsia="黑体" w:cs="Arial"/>
              <w:kern w:val="144"/>
              <w:szCs w:val="22"/>
            </w:rPr>
            <w:fldChar w:fldCharType="end"/>
          </w:r>
        </w:p>
        <w:p w14:paraId="22EB142D">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_Toc16417 </w:instrText>
          </w:r>
          <w:r>
            <w:rPr>
              <w:rFonts w:ascii="Arial" w:hAnsi="Arial" w:eastAsia="黑体" w:cs="Arial"/>
              <w:kern w:val="144"/>
              <w:szCs w:val="22"/>
            </w:rPr>
            <w:fldChar w:fldCharType="separate"/>
          </w:r>
          <w:r>
            <w:rPr>
              <w:szCs w:val="44"/>
            </w:rPr>
            <w:t>第三部分  项目资源配置方案</w:t>
          </w:r>
          <w:r>
            <w:tab/>
          </w:r>
          <w:r>
            <w:fldChar w:fldCharType="begin"/>
          </w:r>
          <w:r>
            <w:instrText xml:space="preserve"> PAGEREF _Toc16417 \h </w:instrText>
          </w:r>
          <w:r>
            <w:fldChar w:fldCharType="separate"/>
          </w:r>
          <w:r>
            <w:t>488</w:t>
          </w:r>
          <w:r>
            <w:fldChar w:fldCharType="end"/>
          </w:r>
          <w:r>
            <w:rPr>
              <w:rFonts w:ascii="Arial" w:hAnsi="Arial" w:eastAsia="黑体" w:cs="Arial"/>
              <w:kern w:val="144"/>
              <w:szCs w:val="22"/>
            </w:rPr>
            <w:fldChar w:fldCharType="end"/>
          </w:r>
        </w:p>
        <w:p w14:paraId="6ACCF47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_Toc12980 </w:instrText>
          </w:r>
          <w:r>
            <w:rPr>
              <w:rFonts w:ascii="Arial" w:hAnsi="Arial" w:eastAsia="黑体" w:cs="Arial"/>
              <w:kern w:val="144"/>
              <w:szCs w:val="22"/>
            </w:rPr>
            <w:fldChar w:fldCharType="separate"/>
          </w:r>
          <w:r>
            <w:rPr>
              <w:szCs w:val="36"/>
            </w:rPr>
            <w:t>3.1 研发能力与资源配置</w:t>
          </w:r>
          <w:r>
            <w:tab/>
          </w:r>
          <w:r>
            <w:fldChar w:fldCharType="begin"/>
          </w:r>
          <w:r>
            <w:instrText xml:space="preserve"> PAGEREF _Toc12980 \h </w:instrText>
          </w:r>
          <w:r>
            <w:fldChar w:fldCharType="separate"/>
          </w:r>
          <w:r>
            <w:t>488</w:t>
          </w:r>
          <w:r>
            <w:fldChar w:fldCharType="end"/>
          </w:r>
          <w:r>
            <w:rPr>
              <w:rFonts w:ascii="Arial" w:hAnsi="Arial" w:eastAsia="黑体" w:cs="Arial"/>
              <w:kern w:val="144"/>
              <w:szCs w:val="22"/>
            </w:rPr>
            <w:fldChar w:fldCharType="end"/>
          </w:r>
        </w:p>
        <w:p w14:paraId="073CC2B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_Toc29461 </w:instrText>
          </w:r>
          <w:r>
            <w:rPr>
              <w:rFonts w:ascii="Arial" w:hAnsi="Arial" w:eastAsia="黑体" w:cs="Arial"/>
              <w:kern w:val="144"/>
              <w:szCs w:val="22"/>
            </w:rPr>
            <w:fldChar w:fldCharType="separate"/>
          </w:r>
          <w:r>
            <w:rPr>
              <w:szCs w:val="32"/>
            </w:rPr>
            <w:t>3.1.1 研发能力概述</w:t>
          </w:r>
          <w:r>
            <w:tab/>
          </w:r>
          <w:r>
            <w:fldChar w:fldCharType="begin"/>
          </w:r>
          <w:r>
            <w:instrText xml:space="preserve"> PAGEREF _Toc29461 \h </w:instrText>
          </w:r>
          <w:r>
            <w:fldChar w:fldCharType="separate"/>
          </w:r>
          <w:r>
            <w:t>488</w:t>
          </w:r>
          <w:r>
            <w:fldChar w:fldCharType="end"/>
          </w:r>
          <w:r>
            <w:rPr>
              <w:rFonts w:ascii="Arial" w:hAnsi="Arial" w:eastAsia="黑体" w:cs="Arial"/>
              <w:kern w:val="144"/>
              <w:szCs w:val="22"/>
            </w:rPr>
            <w:fldChar w:fldCharType="end"/>
          </w:r>
        </w:p>
        <w:p w14:paraId="6E9D778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_Toc32275 </w:instrText>
          </w:r>
          <w:r>
            <w:rPr>
              <w:rFonts w:ascii="Arial" w:hAnsi="Arial" w:eastAsia="黑体" w:cs="Arial"/>
              <w:kern w:val="144"/>
              <w:szCs w:val="22"/>
            </w:rPr>
            <w:fldChar w:fldCharType="separate"/>
          </w:r>
          <w:r>
            <w:rPr>
              <w:szCs w:val="32"/>
            </w:rPr>
            <w:t>3.1.2 组织架构</w:t>
          </w:r>
          <w:r>
            <w:tab/>
          </w:r>
          <w:r>
            <w:fldChar w:fldCharType="begin"/>
          </w:r>
          <w:r>
            <w:instrText xml:space="preserve"> PAGEREF _Toc32275 \h </w:instrText>
          </w:r>
          <w:r>
            <w:fldChar w:fldCharType="separate"/>
          </w:r>
          <w:r>
            <w:t>488</w:t>
          </w:r>
          <w:r>
            <w:fldChar w:fldCharType="end"/>
          </w:r>
          <w:r>
            <w:rPr>
              <w:rFonts w:ascii="Arial" w:hAnsi="Arial" w:eastAsia="黑体" w:cs="Arial"/>
              <w:kern w:val="144"/>
              <w:szCs w:val="22"/>
            </w:rPr>
            <w:fldChar w:fldCharType="end"/>
          </w:r>
        </w:p>
        <w:p w14:paraId="7879124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_Toc31590 </w:instrText>
          </w:r>
          <w:r>
            <w:rPr>
              <w:rFonts w:ascii="Arial" w:hAnsi="Arial" w:eastAsia="黑体" w:cs="Arial"/>
              <w:kern w:val="144"/>
              <w:szCs w:val="22"/>
            </w:rPr>
            <w:fldChar w:fldCharType="separate"/>
          </w:r>
          <w:r>
            <w:rPr>
              <w:szCs w:val="32"/>
            </w:rPr>
            <w:t>3.1.3 人力资源配置计划</w:t>
          </w:r>
          <w:r>
            <w:tab/>
          </w:r>
          <w:r>
            <w:fldChar w:fldCharType="begin"/>
          </w:r>
          <w:r>
            <w:instrText xml:space="preserve"> PAGEREF _Toc31590 \h </w:instrText>
          </w:r>
          <w:r>
            <w:fldChar w:fldCharType="separate"/>
          </w:r>
          <w:r>
            <w:t>489</w:t>
          </w:r>
          <w:r>
            <w:fldChar w:fldCharType="end"/>
          </w:r>
          <w:r>
            <w:rPr>
              <w:rFonts w:ascii="Arial" w:hAnsi="Arial" w:eastAsia="黑体" w:cs="Arial"/>
              <w:kern w:val="144"/>
              <w:szCs w:val="22"/>
            </w:rPr>
            <w:fldChar w:fldCharType="end"/>
          </w:r>
        </w:p>
        <w:p w14:paraId="3D91FC3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_Toc24695 </w:instrText>
          </w:r>
          <w:r>
            <w:rPr>
              <w:rFonts w:ascii="Arial" w:hAnsi="Arial" w:eastAsia="黑体" w:cs="Arial"/>
              <w:kern w:val="144"/>
              <w:szCs w:val="22"/>
            </w:rPr>
            <w:fldChar w:fldCharType="separate"/>
          </w:r>
          <w:r>
            <w:rPr>
              <w:szCs w:val="32"/>
            </w:rPr>
            <w:t>3.1.4 硬件资源配置</w:t>
          </w:r>
          <w:r>
            <w:tab/>
          </w:r>
          <w:r>
            <w:fldChar w:fldCharType="begin"/>
          </w:r>
          <w:r>
            <w:instrText xml:space="preserve"> PAGEREF _Toc24695 \h </w:instrText>
          </w:r>
          <w:r>
            <w:fldChar w:fldCharType="separate"/>
          </w:r>
          <w:r>
            <w:t>490</w:t>
          </w:r>
          <w:r>
            <w:fldChar w:fldCharType="end"/>
          </w:r>
          <w:r>
            <w:rPr>
              <w:rFonts w:ascii="Arial" w:hAnsi="Arial" w:eastAsia="黑体" w:cs="Arial"/>
              <w:kern w:val="144"/>
              <w:szCs w:val="22"/>
            </w:rPr>
            <w:fldChar w:fldCharType="end"/>
          </w:r>
        </w:p>
        <w:p w14:paraId="605B90F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_Toc12889 </w:instrText>
          </w:r>
          <w:r>
            <w:rPr>
              <w:rFonts w:ascii="Arial" w:hAnsi="Arial" w:eastAsia="黑体" w:cs="Arial"/>
              <w:kern w:val="144"/>
              <w:szCs w:val="22"/>
            </w:rPr>
            <w:fldChar w:fldCharType="separate"/>
          </w:r>
          <w:r>
            <w:rPr>
              <w:szCs w:val="32"/>
            </w:rPr>
            <w:t>3.1.5 软件资源配置</w:t>
          </w:r>
          <w:r>
            <w:tab/>
          </w:r>
          <w:r>
            <w:fldChar w:fldCharType="begin"/>
          </w:r>
          <w:r>
            <w:instrText xml:space="preserve"> PAGEREF _Toc12889 \h </w:instrText>
          </w:r>
          <w:r>
            <w:fldChar w:fldCharType="separate"/>
          </w:r>
          <w:r>
            <w:t>490</w:t>
          </w:r>
          <w:r>
            <w:fldChar w:fldCharType="end"/>
          </w:r>
          <w:r>
            <w:rPr>
              <w:rFonts w:ascii="Arial" w:hAnsi="Arial" w:eastAsia="黑体" w:cs="Arial"/>
              <w:kern w:val="144"/>
              <w:szCs w:val="22"/>
            </w:rPr>
            <w:fldChar w:fldCharType="end"/>
          </w:r>
        </w:p>
        <w:p w14:paraId="68ECB3B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_Toc12510 </w:instrText>
          </w:r>
          <w:r>
            <w:rPr>
              <w:rFonts w:ascii="Arial" w:hAnsi="Arial" w:eastAsia="黑体" w:cs="Arial"/>
              <w:kern w:val="144"/>
              <w:szCs w:val="22"/>
            </w:rPr>
            <w:fldChar w:fldCharType="separate"/>
          </w:r>
          <w:r>
            <w:rPr>
              <w:szCs w:val="32"/>
            </w:rPr>
            <w:t>3.1.6 试验与验证条件</w:t>
          </w:r>
          <w:r>
            <w:tab/>
          </w:r>
          <w:r>
            <w:fldChar w:fldCharType="begin"/>
          </w:r>
          <w:r>
            <w:instrText xml:space="preserve"> PAGEREF _Toc12510 \h </w:instrText>
          </w:r>
          <w:r>
            <w:fldChar w:fldCharType="separate"/>
          </w:r>
          <w:r>
            <w:t>490</w:t>
          </w:r>
          <w:r>
            <w:fldChar w:fldCharType="end"/>
          </w:r>
          <w:r>
            <w:rPr>
              <w:rFonts w:ascii="Arial" w:hAnsi="Arial" w:eastAsia="黑体" w:cs="Arial"/>
              <w:kern w:val="144"/>
              <w:szCs w:val="22"/>
            </w:rPr>
            <w:fldChar w:fldCharType="end"/>
          </w:r>
        </w:p>
        <w:p w14:paraId="4E9C142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_Toc12927 </w:instrText>
          </w:r>
          <w:r>
            <w:rPr>
              <w:rFonts w:ascii="Arial" w:hAnsi="Arial" w:eastAsia="黑体" w:cs="Arial"/>
              <w:kern w:val="144"/>
              <w:szCs w:val="22"/>
            </w:rPr>
            <w:fldChar w:fldCharType="separate"/>
          </w:r>
          <w:r>
            <w:rPr>
              <w:szCs w:val="32"/>
            </w:rPr>
            <w:t>3.1.7 外部资源保障</w:t>
          </w:r>
          <w:r>
            <w:tab/>
          </w:r>
          <w:r>
            <w:fldChar w:fldCharType="begin"/>
          </w:r>
          <w:r>
            <w:instrText xml:space="preserve"> PAGEREF _Toc12927 \h </w:instrText>
          </w:r>
          <w:r>
            <w:fldChar w:fldCharType="separate"/>
          </w:r>
          <w:r>
            <w:t>491</w:t>
          </w:r>
          <w:r>
            <w:fldChar w:fldCharType="end"/>
          </w:r>
          <w:r>
            <w:rPr>
              <w:rFonts w:ascii="Arial" w:hAnsi="Arial" w:eastAsia="黑体" w:cs="Arial"/>
              <w:kern w:val="144"/>
              <w:szCs w:val="22"/>
            </w:rPr>
            <w:fldChar w:fldCharType="end"/>
          </w:r>
        </w:p>
        <w:p w14:paraId="43AF26B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_Toc26878 </w:instrText>
          </w:r>
          <w:r>
            <w:rPr>
              <w:rFonts w:ascii="Arial" w:hAnsi="Arial" w:eastAsia="黑体" w:cs="Arial"/>
              <w:kern w:val="144"/>
              <w:szCs w:val="22"/>
            </w:rPr>
            <w:fldChar w:fldCharType="separate"/>
          </w:r>
          <w:r>
            <w:rPr>
              <w:szCs w:val="36"/>
            </w:rPr>
            <w:t>3.2 研究团队及工作基础</w:t>
          </w:r>
          <w:r>
            <w:tab/>
          </w:r>
          <w:r>
            <w:fldChar w:fldCharType="begin"/>
          </w:r>
          <w:r>
            <w:instrText xml:space="preserve"> PAGEREF _Toc26878 \h </w:instrText>
          </w:r>
          <w:r>
            <w:fldChar w:fldCharType="separate"/>
          </w:r>
          <w:r>
            <w:t>491</w:t>
          </w:r>
          <w:r>
            <w:fldChar w:fldCharType="end"/>
          </w:r>
          <w:r>
            <w:rPr>
              <w:rFonts w:ascii="Arial" w:hAnsi="Arial" w:eastAsia="黑体" w:cs="Arial"/>
              <w:kern w:val="144"/>
              <w:szCs w:val="22"/>
            </w:rPr>
            <w:fldChar w:fldCharType="end"/>
          </w:r>
        </w:p>
        <w:p w14:paraId="67408BC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_Toc14993 </w:instrText>
          </w:r>
          <w:r>
            <w:rPr>
              <w:rFonts w:ascii="Arial" w:hAnsi="Arial" w:eastAsia="黑体" w:cs="Arial"/>
              <w:kern w:val="144"/>
              <w:szCs w:val="22"/>
            </w:rPr>
            <w:fldChar w:fldCharType="separate"/>
          </w:r>
          <w:r>
            <w:rPr>
              <w:szCs w:val="32"/>
            </w:rPr>
            <w:t>3.2.1 项目团队组成</w:t>
          </w:r>
          <w:r>
            <w:tab/>
          </w:r>
          <w:r>
            <w:fldChar w:fldCharType="begin"/>
          </w:r>
          <w:r>
            <w:instrText xml:space="preserve"> PAGEREF _Toc14993 \h </w:instrText>
          </w:r>
          <w:r>
            <w:fldChar w:fldCharType="separate"/>
          </w:r>
          <w:r>
            <w:t>491</w:t>
          </w:r>
          <w:r>
            <w:fldChar w:fldCharType="end"/>
          </w:r>
          <w:r>
            <w:rPr>
              <w:rFonts w:ascii="Arial" w:hAnsi="Arial" w:eastAsia="黑体" w:cs="Arial"/>
              <w:kern w:val="144"/>
              <w:szCs w:val="22"/>
            </w:rPr>
            <w:fldChar w:fldCharType="end"/>
          </w:r>
        </w:p>
        <w:p w14:paraId="02AD604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_Toc12568 </w:instrText>
          </w:r>
          <w:r>
            <w:rPr>
              <w:rFonts w:ascii="Arial" w:hAnsi="Arial" w:eastAsia="黑体" w:cs="Arial"/>
              <w:kern w:val="144"/>
              <w:szCs w:val="22"/>
            </w:rPr>
            <w:fldChar w:fldCharType="separate"/>
          </w:r>
          <w:r>
            <w:rPr>
              <w:szCs w:val="32"/>
            </w:rPr>
            <w:t>3.2.2 团队能力结构</w:t>
          </w:r>
          <w:r>
            <w:tab/>
          </w:r>
          <w:r>
            <w:fldChar w:fldCharType="begin"/>
          </w:r>
          <w:r>
            <w:instrText xml:space="preserve"> PAGEREF _Toc12568 \h </w:instrText>
          </w:r>
          <w:r>
            <w:fldChar w:fldCharType="separate"/>
          </w:r>
          <w:r>
            <w:t>492</w:t>
          </w:r>
          <w:r>
            <w:fldChar w:fldCharType="end"/>
          </w:r>
          <w:r>
            <w:rPr>
              <w:rFonts w:ascii="Arial" w:hAnsi="Arial" w:eastAsia="黑体" w:cs="Arial"/>
              <w:kern w:val="144"/>
              <w:szCs w:val="22"/>
            </w:rPr>
            <w:fldChar w:fldCharType="end"/>
          </w:r>
        </w:p>
        <w:p w14:paraId="1CE0A35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_Toc27761 </w:instrText>
          </w:r>
          <w:r>
            <w:rPr>
              <w:rFonts w:ascii="Arial" w:hAnsi="Arial" w:eastAsia="黑体" w:cs="Arial"/>
              <w:kern w:val="144"/>
              <w:szCs w:val="22"/>
            </w:rPr>
            <w:fldChar w:fldCharType="separate"/>
          </w:r>
          <w:r>
            <w:rPr>
              <w:szCs w:val="32"/>
            </w:rPr>
            <w:t>3.2.3 工作基础</w:t>
          </w:r>
          <w:r>
            <w:t>。</w:t>
          </w:r>
          <w:r>
            <w:tab/>
          </w:r>
          <w:r>
            <w:fldChar w:fldCharType="begin"/>
          </w:r>
          <w:r>
            <w:instrText xml:space="preserve"> PAGEREF _Toc27761 \h </w:instrText>
          </w:r>
          <w:r>
            <w:fldChar w:fldCharType="separate"/>
          </w:r>
          <w:r>
            <w:t>492</w:t>
          </w:r>
          <w:r>
            <w:fldChar w:fldCharType="end"/>
          </w:r>
          <w:r>
            <w:rPr>
              <w:rFonts w:ascii="Arial" w:hAnsi="Arial" w:eastAsia="黑体" w:cs="Arial"/>
              <w:kern w:val="144"/>
              <w:szCs w:val="22"/>
            </w:rPr>
            <w:fldChar w:fldCharType="end"/>
          </w:r>
        </w:p>
        <w:p w14:paraId="6781186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_Toc31625 </w:instrText>
          </w:r>
          <w:r>
            <w:rPr>
              <w:rFonts w:ascii="Arial" w:hAnsi="Arial" w:eastAsia="黑体" w:cs="Arial"/>
              <w:kern w:val="144"/>
              <w:szCs w:val="22"/>
            </w:rPr>
            <w:fldChar w:fldCharType="separate"/>
          </w:r>
          <w:r>
            <w:rPr>
              <w:szCs w:val="32"/>
            </w:rPr>
            <w:t>3.2.4 人员保障措施</w:t>
          </w:r>
          <w:r>
            <w:tab/>
          </w:r>
          <w:r>
            <w:fldChar w:fldCharType="begin"/>
          </w:r>
          <w:r>
            <w:instrText xml:space="preserve"> PAGEREF _Toc31625 \h </w:instrText>
          </w:r>
          <w:r>
            <w:fldChar w:fldCharType="separate"/>
          </w:r>
          <w:r>
            <w:t>492</w:t>
          </w:r>
          <w:r>
            <w:fldChar w:fldCharType="end"/>
          </w:r>
          <w:r>
            <w:rPr>
              <w:rFonts w:ascii="Arial" w:hAnsi="Arial" w:eastAsia="黑体" w:cs="Arial"/>
              <w:kern w:val="144"/>
              <w:szCs w:val="22"/>
            </w:rPr>
            <w:fldChar w:fldCharType="end"/>
          </w:r>
        </w:p>
        <w:p w14:paraId="3EFAA8A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_Toc28935 </w:instrText>
          </w:r>
          <w:r>
            <w:rPr>
              <w:rFonts w:ascii="Arial" w:hAnsi="Arial" w:eastAsia="黑体" w:cs="Arial"/>
              <w:kern w:val="144"/>
              <w:szCs w:val="22"/>
            </w:rPr>
            <w:fldChar w:fldCharType="separate"/>
          </w:r>
          <w:r>
            <w:rPr>
              <w:szCs w:val="36"/>
            </w:rPr>
            <w:t>3.3 知识产权与创新成果保障</w:t>
          </w:r>
          <w:r>
            <w:tab/>
          </w:r>
          <w:r>
            <w:fldChar w:fldCharType="begin"/>
          </w:r>
          <w:r>
            <w:instrText xml:space="preserve"> PAGEREF _Toc28935 \h </w:instrText>
          </w:r>
          <w:r>
            <w:fldChar w:fldCharType="separate"/>
          </w:r>
          <w:r>
            <w:t>493</w:t>
          </w:r>
          <w:r>
            <w:fldChar w:fldCharType="end"/>
          </w:r>
          <w:r>
            <w:rPr>
              <w:rFonts w:ascii="Arial" w:hAnsi="Arial" w:eastAsia="黑体" w:cs="Arial"/>
              <w:kern w:val="144"/>
              <w:szCs w:val="22"/>
            </w:rPr>
            <w:fldChar w:fldCharType="end"/>
          </w:r>
        </w:p>
        <w:p w14:paraId="4101A76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_Toc13741 </w:instrText>
          </w:r>
          <w:r>
            <w:rPr>
              <w:rFonts w:ascii="Arial" w:hAnsi="Arial" w:eastAsia="黑体" w:cs="Arial"/>
              <w:kern w:val="144"/>
              <w:szCs w:val="22"/>
            </w:rPr>
            <w:fldChar w:fldCharType="separate"/>
          </w:r>
          <w:r>
            <w:rPr>
              <w:szCs w:val="32"/>
            </w:rPr>
            <w:t>3.3.1 知识产权目标</w:t>
          </w:r>
          <w:r>
            <w:tab/>
          </w:r>
          <w:r>
            <w:fldChar w:fldCharType="begin"/>
          </w:r>
          <w:r>
            <w:instrText xml:space="preserve"> PAGEREF _Toc13741 \h </w:instrText>
          </w:r>
          <w:r>
            <w:fldChar w:fldCharType="separate"/>
          </w:r>
          <w:r>
            <w:t>493</w:t>
          </w:r>
          <w:r>
            <w:fldChar w:fldCharType="end"/>
          </w:r>
          <w:r>
            <w:rPr>
              <w:rFonts w:ascii="Arial" w:hAnsi="Arial" w:eastAsia="黑体" w:cs="Arial"/>
              <w:kern w:val="144"/>
              <w:szCs w:val="22"/>
            </w:rPr>
            <w:fldChar w:fldCharType="end"/>
          </w:r>
        </w:p>
        <w:p w14:paraId="3843BCC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_Toc4100 </w:instrText>
          </w:r>
          <w:r>
            <w:rPr>
              <w:rFonts w:ascii="Arial" w:hAnsi="Arial" w:eastAsia="黑体" w:cs="Arial"/>
              <w:kern w:val="144"/>
              <w:szCs w:val="22"/>
            </w:rPr>
            <w:fldChar w:fldCharType="separate"/>
          </w:r>
          <w:r>
            <w:rPr>
              <w:szCs w:val="32"/>
            </w:rPr>
            <w:t>3.3.2 知识产权布局</w:t>
          </w:r>
          <w:r>
            <w:tab/>
          </w:r>
          <w:r>
            <w:fldChar w:fldCharType="begin"/>
          </w:r>
          <w:r>
            <w:instrText xml:space="preserve"> PAGEREF _Toc4100 \h </w:instrText>
          </w:r>
          <w:r>
            <w:fldChar w:fldCharType="separate"/>
          </w:r>
          <w:r>
            <w:t>493</w:t>
          </w:r>
          <w:r>
            <w:fldChar w:fldCharType="end"/>
          </w:r>
          <w:r>
            <w:rPr>
              <w:rFonts w:ascii="Arial" w:hAnsi="Arial" w:eastAsia="黑体" w:cs="Arial"/>
              <w:kern w:val="144"/>
              <w:szCs w:val="22"/>
            </w:rPr>
            <w:fldChar w:fldCharType="end"/>
          </w:r>
        </w:p>
        <w:p w14:paraId="5637159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_Toc275 </w:instrText>
          </w:r>
          <w:r>
            <w:rPr>
              <w:rFonts w:ascii="Arial" w:hAnsi="Arial" w:eastAsia="黑体" w:cs="Arial"/>
              <w:kern w:val="144"/>
              <w:szCs w:val="22"/>
            </w:rPr>
            <w:fldChar w:fldCharType="separate"/>
          </w:r>
          <w:r>
            <w:rPr>
              <w:szCs w:val="32"/>
            </w:rPr>
            <w:t>3.3.3 权属与合规承诺</w:t>
          </w:r>
          <w:r>
            <w:tab/>
          </w:r>
          <w:r>
            <w:fldChar w:fldCharType="begin"/>
          </w:r>
          <w:r>
            <w:instrText xml:space="preserve"> PAGEREF _Toc275 \h </w:instrText>
          </w:r>
          <w:r>
            <w:fldChar w:fldCharType="separate"/>
          </w:r>
          <w:r>
            <w:t>493</w:t>
          </w:r>
          <w:r>
            <w:fldChar w:fldCharType="end"/>
          </w:r>
          <w:r>
            <w:rPr>
              <w:rFonts w:ascii="Arial" w:hAnsi="Arial" w:eastAsia="黑体" w:cs="Arial"/>
              <w:kern w:val="144"/>
              <w:szCs w:val="22"/>
            </w:rPr>
            <w:fldChar w:fldCharType="end"/>
          </w:r>
        </w:p>
        <w:p w14:paraId="353F6C9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_Toc733 </w:instrText>
          </w:r>
          <w:r>
            <w:rPr>
              <w:rFonts w:ascii="Arial" w:hAnsi="Arial" w:eastAsia="黑体" w:cs="Arial"/>
              <w:kern w:val="144"/>
              <w:szCs w:val="22"/>
            </w:rPr>
            <w:fldChar w:fldCharType="separate"/>
          </w:r>
          <w:r>
            <w:rPr>
              <w:szCs w:val="32"/>
            </w:rPr>
            <w:t>3.3.4 成果转化</w:t>
          </w:r>
          <w:r>
            <w:tab/>
          </w:r>
          <w:r>
            <w:fldChar w:fldCharType="begin"/>
          </w:r>
          <w:r>
            <w:instrText xml:space="preserve"> PAGEREF _Toc733 \h </w:instrText>
          </w:r>
          <w:r>
            <w:fldChar w:fldCharType="separate"/>
          </w:r>
          <w:r>
            <w:t>494</w:t>
          </w:r>
          <w:r>
            <w:fldChar w:fldCharType="end"/>
          </w:r>
          <w:r>
            <w:rPr>
              <w:rFonts w:ascii="Arial" w:hAnsi="Arial" w:eastAsia="黑体" w:cs="Arial"/>
              <w:kern w:val="144"/>
              <w:szCs w:val="22"/>
            </w:rPr>
            <w:fldChar w:fldCharType="end"/>
          </w:r>
        </w:p>
        <w:p w14:paraId="663E610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_Toc16144 </w:instrText>
          </w:r>
          <w:r>
            <w:rPr>
              <w:rFonts w:ascii="Arial" w:hAnsi="Arial" w:eastAsia="黑体" w:cs="Arial"/>
              <w:kern w:val="144"/>
              <w:szCs w:val="22"/>
            </w:rPr>
            <w:fldChar w:fldCharType="separate"/>
          </w:r>
          <w:r>
            <w:rPr>
              <w:szCs w:val="36"/>
            </w:rPr>
            <w:t>3.4 研发条件与试验能力</w:t>
          </w:r>
          <w:r>
            <w:tab/>
          </w:r>
          <w:r>
            <w:fldChar w:fldCharType="begin"/>
          </w:r>
          <w:r>
            <w:instrText xml:space="preserve"> PAGEREF _Toc16144 \h </w:instrText>
          </w:r>
          <w:r>
            <w:fldChar w:fldCharType="separate"/>
          </w:r>
          <w:r>
            <w:t>494</w:t>
          </w:r>
          <w:r>
            <w:fldChar w:fldCharType="end"/>
          </w:r>
          <w:r>
            <w:rPr>
              <w:rFonts w:ascii="Arial" w:hAnsi="Arial" w:eastAsia="黑体" w:cs="Arial"/>
              <w:kern w:val="144"/>
              <w:szCs w:val="22"/>
            </w:rPr>
            <w:fldChar w:fldCharType="end"/>
          </w:r>
        </w:p>
        <w:p w14:paraId="3BF029A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_Toc17525 </w:instrText>
          </w:r>
          <w:r>
            <w:rPr>
              <w:rFonts w:ascii="Arial" w:hAnsi="Arial" w:eastAsia="黑体" w:cs="Arial"/>
              <w:kern w:val="144"/>
              <w:szCs w:val="22"/>
            </w:rPr>
            <w:fldChar w:fldCharType="separate"/>
          </w:r>
          <w:r>
            <w:rPr>
              <w:szCs w:val="32"/>
            </w:rPr>
            <w:t>3.4.1 实验室与场地</w:t>
          </w:r>
          <w:r>
            <w:tab/>
          </w:r>
          <w:r>
            <w:fldChar w:fldCharType="begin"/>
          </w:r>
          <w:r>
            <w:instrText xml:space="preserve"> PAGEREF _Toc17525 \h </w:instrText>
          </w:r>
          <w:r>
            <w:fldChar w:fldCharType="separate"/>
          </w:r>
          <w:r>
            <w:t>495</w:t>
          </w:r>
          <w:r>
            <w:fldChar w:fldCharType="end"/>
          </w:r>
          <w:r>
            <w:rPr>
              <w:rFonts w:ascii="Arial" w:hAnsi="Arial" w:eastAsia="黑体" w:cs="Arial"/>
              <w:kern w:val="144"/>
              <w:szCs w:val="22"/>
            </w:rPr>
            <w:fldChar w:fldCharType="end"/>
          </w:r>
        </w:p>
        <w:p w14:paraId="3FAE313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_Toc18997 </w:instrText>
          </w:r>
          <w:r>
            <w:rPr>
              <w:rFonts w:ascii="Arial" w:hAnsi="Arial" w:eastAsia="黑体" w:cs="Arial"/>
              <w:kern w:val="144"/>
              <w:szCs w:val="22"/>
            </w:rPr>
            <w:fldChar w:fldCharType="separate"/>
          </w:r>
          <w:r>
            <w:rPr>
              <w:szCs w:val="32"/>
            </w:rPr>
            <w:t>3.4.2 试验设备清单</w:t>
          </w:r>
          <w:r>
            <w:tab/>
          </w:r>
          <w:r>
            <w:fldChar w:fldCharType="begin"/>
          </w:r>
          <w:r>
            <w:instrText xml:space="preserve"> PAGEREF _Toc18997 \h </w:instrText>
          </w:r>
          <w:r>
            <w:fldChar w:fldCharType="separate"/>
          </w:r>
          <w:r>
            <w:t>496</w:t>
          </w:r>
          <w:r>
            <w:fldChar w:fldCharType="end"/>
          </w:r>
          <w:r>
            <w:rPr>
              <w:rFonts w:ascii="Arial" w:hAnsi="Arial" w:eastAsia="黑体" w:cs="Arial"/>
              <w:kern w:val="144"/>
              <w:szCs w:val="22"/>
            </w:rPr>
            <w:fldChar w:fldCharType="end"/>
          </w:r>
        </w:p>
        <w:p w14:paraId="1F18632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_Toc27480 </w:instrText>
          </w:r>
          <w:r>
            <w:rPr>
              <w:rFonts w:ascii="Arial" w:hAnsi="Arial" w:eastAsia="黑体" w:cs="Arial"/>
              <w:kern w:val="144"/>
              <w:szCs w:val="22"/>
            </w:rPr>
            <w:fldChar w:fldCharType="separate"/>
          </w:r>
          <w:r>
            <w:rPr>
              <w:szCs w:val="32"/>
            </w:rPr>
            <w:t>3.4.3 计量与校准管理</w:t>
          </w:r>
          <w:r>
            <w:tab/>
          </w:r>
          <w:r>
            <w:fldChar w:fldCharType="begin"/>
          </w:r>
          <w:r>
            <w:instrText xml:space="preserve"> PAGEREF _Toc27480 \h </w:instrText>
          </w:r>
          <w:r>
            <w:fldChar w:fldCharType="separate"/>
          </w:r>
          <w:r>
            <w:t>497</w:t>
          </w:r>
          <w:r>
            <w:fldChar w:fldCharType="end"/>
          </w:r>
          <w:r>
            <w:rPr>
              <w:rFonts w:ascii="Arial" w:hAnsi="Arial" w:eastAsia="黑体" w:cs="Arial"/>
              <w:kern w:val="144"/>
              <w:szCs w:val="22"/>
            </w:rPr>
            <w:fldChar w:fldCharType="end"/>
          </w:r>
        </w:p>
        <w:p w14:paraId="203D741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_Toc21560 </w:instrText>
          </w:r>
          <w:r>
            <w:rPr>
              <w:rFonts w:ascii="Arial" w:hAnsi="Arial" w:eastAsia="黑体" w:cs="Arial"/>
              <w:kern w:val="144"/>
              <w:szCs w:val="22"/>
            </w:rPr>
            <w:fldChar w:fldCharType="separate"/>
          </w:r>
          <w:r>
            <w:rPr>
              <w:szCs w:val="36"/>
            </w:rPr>
            <w:t>3.5 供应链与制造能力</w:t>
          </w:r>
          <w:r>
            <w:tab/>
          </w:r>
          <w:r>
            <w:fldChar w:fldCharType="begin"/>
          </w:r>
          <w:r>
            <w:instrText xml:space="preserve"> PAGEREF _Toc21560 \h </w:instrText>
          </w:r>
          <w:r>
            <w:fldChar w:fldCharType="separate"/>
          </w:r>
          <w:r>
            <w:t>497</w:t>
          </w:r>
          <w:r>
            <w:fldChar w:fldCharType="end"/>
          </w:r>
          <w:r>
            <w:rPr>
              <w:rFonts w:ascii="Arial" w:hAnsi="Arial" w:eastAsia="黑体" w:cs="Arial"/>
              <w:kern w:val="144"/>
              <w:szCs w:val="22"/>
            </w:rPr>
            <w:fldChar w:fldCharType="end"/>
          </w:r>
        </w:p>
        <w:p w14:paraId="75B28FC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_Toc19052 </w:instrText>
          </w:r>
          <w:r>
            <w:rPr>
              <w:rFonts w:ascii="Arial" w:hAnsi="Arial" w:eastAsia="黑体" w:cs="Arial"/>
              <w:kern w:val="144"/>
              <w:szCs w:val="22"/>
            </w:rPr>
            <w:fldChar w:fldCharType="separate"/>
          </w:r>
          <w:r>
            <w:rPr>
              <w:szCs w:val="32"/>
            </w:rPr>
            <w:t>3.5.1 关键部件供应链</w:t>
          </w:r>
          <w:r>
            <w:tab/>
          </w:r>
          <w:r>
            <w:fldChar w:fldCharType="begin"/>
          </w:r>
          <w:r>
            <w:instrText xml:space="preserve"> PAGEREF _Toc19052 \h </w:instrText>
          </w:r>
          <w:r>
            <w:fldChar w:fldCharType="separate"/>
          </w:r>
          <w:r>
            <w:t>497</w:t>
          </w:r>
          <w:r>
            <w:fldChar w:fldCharType="end"/>
          </w:r>
          <w:r>
            <w:rPr>
              <w:rFonts w:ascii="Arial" w:hAnsi="Arial" w:eastAsia="黑体" w:cs="Arial"/>
              <w:kern w:val="144"/>
              <w:szCs w:val="22"/>
            </w:rPr>
            <w:fldChar w:fldCharType="end"/>
          </w:r>
        </w:p>
        <w:p w14:paraId="680F108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_Toc21576 </w:instrText>
          </w:r>
          <w:r>
            <w:rPr>
              <w:rFonts w:ascii="Arial" w:hAnsi="Arial" w:eastAsia="黑体" w:cs="Arial"/>
              <w:kern w:val="144"/>
              <w:szCs w:val="22"/>
            </w:rPr>
            <w:fldChar w:fldCharType="separate"/>
          </w:r>
          <w:r>
            <w:rPr>
              <w:szCs w:val="32"/>
            </w:rPr>
            <w:t>3.5.2 质量管理体系</w:t>
          </w:r>
          <w:r>
            <w:tab/>
          </w:r>
          <w:r>
            <w:fldChar w:fldCharType="begin"/>
          </w:r>
          <w:r>
            <w:instrText xml:space="preserve"> PAGEREF _Toc21576 \h </w:instrText>
          </w:r>
          <w:r>
            <w:fldChar w:fldCharType="separate"/>
          </w:r>
          <w:r>
            <w:t>497</w:t>
          </w:r>
          <w:r>
            <w:fldChar w:fldCharType="end"/>
          </w:r>
          <w:r>
            <w:rPr>
              <w:rFonts w:ascii="Arial" w:hAnsi="Arial" w:eastAsia="黑体" w:cs="Arial"/>
              <w:kern w:val="144"/>
              <w:szCs w:val="22"/>
            </w:rPr>
            <w:fldChar w:fldCharType="end"/>
          </w:r>
        </w:p>
        <w:p w14:paraId="0A6DF3E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_Toc13439 </w:instrText>
          </w:r>
          <w:r>
            <w:rPr>
              <w:rFonts w:ascii="Arial" w:hAnsi="Arial" w:eastAsia="黑体" w:cs="Arial"/>
              <w:kern w:val="144"/>
              <w:szCs w:val="22"/>
            </w:rPr>
            <w:fldChar w:fldCharType="separate"/>
          </w:r>
          <w:r>
            <w:rPr>
              <w:szCs w:val="32"/>
            </w:rPr>
            <w:t>3.5.3 试制与生产工艺</w:t>
          </w:r>
          <w:r>
            <w:tab/>
          </w:r>
          <w:r>
            <w:fldChar w:fldCharType="begin"/>
          </w:r>
          <w:r>
            <w:instrText xml:space="preserve"> PAGEREF _Toc13439 \h </w:instrText>
          </w:r>
          <w:r>
            <w:fldChar w:fldCharType="separate"/>
          </w:r>
          <w:r>
            <w:t>498</w:t>
          </w:r>
          <w:r>
            <w:fldChar w:fldCharType="end"/>
          </w:r>
          <w:r>
            <w:rPr>
              <w:rFonts w:ascii="Arial" w:hAnsi="Arial" w:eastAsia="黑体" w:cs="Arial"/>
              <w:kern w:val="144"/>
              <w:szCs w:val="22"/>
            </w:rPr>
            <w:fldChar w:fldCharType="end"/>
          </w:r>
        </w:p>
        <w:p w14:paraId="19A2E19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_Toc4329 </w:instrText>
          </w:r>
          <w:r>
            <w:rPr>
              <w:rFonts w:ascii="Arial" w:hAnsi="Arial" w:eastAsia="黑体" w:cs="Arial"/>
              <w:kern w:val="144"/>
              <w:szCs w:val="22"/>
            </w:rPr>
            <w:fldChar w:fldCharType="separate"/>
          </w:r>
          <w:r>
            <w:rPr>
              <w:szCs w:val="36"/>
            </w:rPr>
            <w:t>3.6 项目管理能力</w:t>
          </w:r>
          <w:r>
            <w:tab/>
          </w:r>
          <w:r>
            <w:fldChar w:fldCharType="begin"/>
          </w:r>
          <w:r>
            <w:instrText xml:space="preserve"> PAGEREF _Toc4329 \h </w:instrText>
          </w:r>
          <w:r>
            <w:fldChar w:fldCharType="separate"/>
          </w:r>
          <w:r>
            <w:t>498</w:t>
          </w:r>
          <w:r>
            <w:fldChar w:fldCharType="end"/>
          </w:r>
          <w:r>
            <w:rPr>
              <w:rFonts w:ascii="Arial" w:hAnsi="Arial" w:eastAsia="黑体" w:cs="Arial"/>
              <w:kern w:val="144"/>
              <w:szCs w:val="22"/>
            </w:rPr>
            <w:fldChar w:fldCharType="end"/>
          </w:r>
        </w:p>
        <w:p w14:paraId="47C4C92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_Toc24877 </w:instrText>
          </w:r>
          <w:r>
            <w:rPr>
              <w:rFonts w:ascii="Arial" w:hAnsi="Arial" w:eastAsia="黑体" w:cs="Arial"/>
              <w:kern w:val="144"/>
              <w:szCs w:val="22"/>
            </w:rPr>
            <w:fldChar w:fldCharType="separate"/>
          </w:r>
          <w:r>
            <w:rPr>
              <w:szCs w:val="32"/>
            </w:rPr>
            <w:t>3.6.1 管理制度</w:t>
          </w:r>
          <w:r>
            <w:tab/>
          </w:r>
          <w:r>
            <w:fldChar w:fldCharType="begin"/>
          </w:r>
          <w:r>
            <w:instrText xml:space="preserve"> PAGEREF _Toc24877 \h </w:instrText>
          </w:r>
          <w:r>
            <w:fldChar w:fldCharType="separate"/>
          </w:r>
          <w:r>
            <w:t>498</w:t>
          </w:r>
          <w:r>
            <w:fldChar w:fldCharType="end"/>
          </w:r>
          <w:r>
            <w:rPr>
              <w:rFonts w:ascii="Arial" w:hAnsi="Arial" w:eastAsia="黑体" w:cs="Arial"/>
              <w:kern w:val="144"/>
              <w:szCs w:val="22"/>
            </w:rPr>
            <w:fldChar w:fldCharType="end"/>
          </w:r>
        </w:p>
        <w:p w14:paraId="776B02C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_Toc27082 </w:instrText>
          </w:r>
          <w:r>
            <w:rPr>
              <w:rFonts w:ascii="Arial" w:hAnsi="Arial" w:eastAsia="黑体" w:cs="Arial"/>
              <w:kern w:val="144"/>
              <w:szCs w:val="22"/>
            </w:rPr>
            <w:fldChar w:fldCharType="separate"/>
          </w:r>
          <w:r>
            <w:rPr>
              <w:szCs w:val="32"/>
            </w:rPr>
            <w:t>3.6.2 变更控制</w:t>
          </w:r>
          <w:r>
            <w:tab/>
          </w:r>
          <w:r>
            <w:fldChar w:fldCharType="begin"/>
          </w:r>
          <w:r>
            <w:instrText xml:space="preserve"> PAGEREF _Toc27082 \h </w:instrText>
          </w:r>
          <w:r>
            <w:fldChar w:fldCharType="separate"/>
          </w:r>
          <w:r>
            <w:t>498</w:t>
          </w:r>
          <w:r>
            <w:fldChar w:fldCharType="end"/>
          </w:r>
          <w:r>
            <w:rPr>
              <w:rFonts w:ascii="Arial" w:hAnsi="Arial" w:eastAsia="黑体" w:cs="Arial"/>
              <w:kern w:val="144"/>
              <w:szCs w:val="22"/>
            </w:rPr>
            <w:fldChar w:fldCharType="end"/>
          </w:r>
        </w:p>
        <w:p w14:paraId="48CE6FE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_Toc9701 </w:instrText>
          </w:r>
          <w:r>
            <w:rPr>
              <w:rFonts w:ascii="Arial" w:hAnsi="Arial" w:eastAsia="黑体" w:cs="Arial"/>
              <w:kern w:val="144"/>
              <w:szCs w:val="22"/>
            </w:rPr>
            <w:fldChar w:fldCharType="separate"/>
          </w:r>
          <w:r>
            <w:rPr>
              <w:szCs w:val="32"/>
            </w:rPr>
            <w:t>3.6.3 沟通机制</w:t>
          </w:r>
          <w:r>
            <w:tab/>
          </w:r>
          <w:r>
            <w:fldChar w:fldCharType="begin"/>
          </w:r>
          <w:r>
            <w:instrText xml:space="preserve"> PAGEREF _Toc9701 \h </w:instrText>
          </w:r>
          <w:r>
            <w:fldChar w:fldCharType="separate"/>
          </w:r>
          <w:r>
            <w:t>498</w:t>
          </w:r>
          <w:r>
            <w:fldChar w:fldCharType="end"/>
          </w:r>
          <w:r>
            <w:rPr>
              <w:rFonts w:ascii="Arial" w:hAnsi="Arial" w:eastAsia="黑体" w:cs="Arial"/>
              <w:kern w:val="144"/>
              <w:szCs w:val="22"/>
            </w:rPr>
            <w:fldChar w:fldCharType="end"/>
          </w:r>
        </w:p>
        <w:p w14:paraId="536A9EA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_Toc26932 </w:instrText>
          </w:r>
          <w:r>
            <w:rPr>
              <w:rFonts w:ascii="Arial" w:hAnsi="Arial" w:eastAsia="黑体" w:cs="Arial"/>
              <w:kern w:val="144"/>
              <w:szCs w:val="22"/>
            </w:rPr>
            <w:fldChar w:fldCharType="separate"/>
          </w:r>
          <w:r>
            <w:rPr>
              <w:szCs w:val="32"/>
            </w:rPr>
            <w:t>3.6.4 知识管理</w:t>
          </w:r>
          <w:r>
            <w:tab/>
          </w:r>
          <w:r>
            <w:fldChar w:fldCharType="begin"/>
          </w:r>
          <w:r>
            <w:instrText xml:space="preserve"> PAGEREF _Toc26932 \h </w:instrText>
          </w:r>
          <w:r>
            <w:fldChar w:fldCharType="separate"/>
          </w:r>
          <w:r>
            <w:t>499</w:t>
          </w:r>
          <w:r>
            <w:fldChar w:fldCharType="end"/>
          </w:r>
          <w:r>
            <w:rPr>
              <w:rFonts w:ascii="Arial" w:hAnsi="Arial" w:eastAsia="黑体" w:cs="Arial"/>
              <w:kern w:val="144"/>
              <w:szCs w:val="22"/>
            </w:rPr>
            <w:fldChar w:fldCharType="end"/>
          </w:r>
        </w:p>
        <w:p w14:paraId="386D89B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_Toc3090 </w:instrText>
          </w:r>
          <w:r>
            <w:rPr>
              <w:rFonts w:ascii="Arial" w:hAnsi="Arial" w:eastAsia="黑体" w:cs="Arial"/>
              <w:kern w:val="144"/>
              <w:szCs w:val="22"/>
            </w:rPr>
            <w:fldChar w:fldCharType="separate"/>
          </w:r>
          <w:r>
            <w:rPr>
              <w:szCs w:val="32"/>
            </w:rPr>
            <w:t>3.6.5 项目管理制度汇编</w:t>
          </w:r>
          <w:r>
            <w:tab/>
          </w:r>
          <w:r>
            <w:fldChar w:fldCharType="begin"/>
          </w:r>
          <w:r>
            <w:instrText xml:space="preserve"> PAGEREF _Toc3090 \h </w:instrText>
          </w:r>
          <w:r>
            <w:fldChar w:fldCharType="separate"/>
          </w:r>
          <w:r>
            <w:t>499</w:t>
          </w:r>
          <w:r>
            <w:fldChar w:fldCharType="end"/>
          </w:r>
          <w:r>
            <w:rPr>
              <w:rFonts w:ascii="Arial" w:hAnsi="Arial" w:eastAsia="黑体" w:cs="Arial"/>
              <w:kern w:val="144"/>
              <w:szCs w:val="22"/>
            </w:rPr>
            <w:fldChar w:fldCharType="end"/>
          </w:r>
        </w:p>
        <w:p w14:paraId="33A34FD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_Toc8706 </w:instrText>
          </w:r>
          <w:r>
            <w:rPr>
              <w:rFonts w:ascii="Arial" w:hAnsi="Arial" w:eastAsia="黑体" w:cs="Arial"/>
              <w:kern w:val="144"/>
              <w:szCs w:val="22"/>
            </w:rPr>
            <w:fldChar w:fldCharType="separate"/>
          </w:r>
          <w:r>
            <w:rPr>
              <w:szCs w:val="36"/>
            </w:rPr>
            <w:t>3.7 类似工程经验总结</w:t>
          </w:r>
          <w:r>
            <w:tab/>
          </w:r>
          <w:r>
            <w:fldChar w:fldCharType="begin"/>
          </w:r>
          <w:r>
            <w:instrText xml:space="preserve"> PAGEREF _Toc8706 \h </w:instrText>
          </w:r>
          <w:r>
            <w:fldChar w:fldCharType="separate"/>
          </w:r>
          <w:r>
            <w:t>500</w:t>
          </w:r>
          <w:r>
            <w:fldChar w:fldCharType="end"/>
          </w:r>
          <w:r>
            <w:rPr>
              <w:rFonts w:ascii="Arial" w:hAnsi="Arial" w:eastAsia="黑体" w:cs="Arial"/>
              <w:kern w:val="144"/>
              <w:szCs w:val="22"/>
            </w:rPr>
            <w:fldChar w:fldCharType="end"/>
          </w:r>
        </w:p>
        <w:p w14:paraId="604C744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_Toc21955 </w:instrText>
          </w:r>
          <w:r>
            <w:rPr>
              <w:rFonts w:ascii="Arial" w:hAnsi="Arial" w:eastAsia="黑体" w:cs="Arial"/>
              <w:kern w:val="144"/>
              <w:szCs w:val="22"/>
            </w:rPr>
            <w:fldChar w:fldCharType="separate"/>
          </w:r>
          <w:r>
            <w:rPr>
              <w:rFonts w:hint="eastAsia"/>
              <w:szCs w:val="32"/>
            </w:rPr>
            <w:t>3.7.1 经验一：控制环节前置，测量作业后置</w:t>
          </w:r>
          <w:r>
            <w:tab/>
          </w:r>
          <w:r>
            <w:fldChar w:fldCharType="begin"/>
          </w:r>
          <w:r>
            <w:instrText xml:space="preserve"> PAGEREF _Toc21955 \h </w:instrText>
          </w:r>
          <w:r>
            <w:fldChar w:fldCharType="separate"/>
          </w:r>
          <w:r>
            <w:t>500</w:t>
          </w:r>
          <w:r>
            <w:fldChar w:fldCharType="end"/>
          </w:r>
          <w:r>
            <w:rPr>
              <w:rFonts w:ascii="Arial" w:hAnsi="Arial" w:eastAsia="黑体" w:cs="Arial"/>
              <w:kern w:val="144"/>
              <w:szCs w:val="22"/>
            </w:rPr>
            <w:fldChar w:fldCharType="end"/>
          </w:r>
        </w:p>
        <w:p w14:paraId="73179A3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_Toc17985 </w:instrText>
          </w:r>
          <w:r>
            <w:rPr>
              <w:rFonts w:ascii="Arial" w:hAnsi="Arial" w:eastAsia="黑体" w:cs="Arial"/>
              <w:kern w:val="144"/>
              <w:szCs w:val="22"/>
            </w:rPr>
            <w:fldChar w:fldCharType="separate"/>
          </w:r>
          <w:r>
            <w:rPr>
              <w:szCs w:val="32"/>
            </w:rPr>
            <w:t>3.7.2 经验二：场景适配优先于</w:t>
          </w:r>
          <w:r>
            <w:rPr>
              <w:rFonts w:hint="eastAsia"/>
              <w:szCs w:val="32"/>
            </w:rPr>
            <w:t>性能指标</w:t>
          </w:r>
          <w:r>
            <w:rPr>
              <w:szCs w:val="32"/>
            </w:rPr>
            <w:t>堆砌</w:t>
          </w:r>
          <w:r>
            <w:tab/>
          </w:r>
          <w:r>
            <w:fldChar w:fldCharType="begin"/>
          </w:r>
          <w:r>
            <w:instrText xml:space="preserve"> PAGEREF _Toc17985 \h </w:instrText>
          </w:r>
          <w:r>
            <w:fldChar w:fldCharType="separate"/>
          </w:r>
          <w:r>
            <w:t>500</w:t>
          </w:r>
          <w:r>
            <w:fldChar w:fldCharType="end"/>
          </w:r>
          <w:r>
            <w:rPr>
              <w:rFonts w:ascii="Arial" w:hAnsi="Arial" w:eastAsia="黑体" w:cs="Arial"/>
              <w:kern w:val="144"/>
              <w:szCs w:val="22"/>
            </w:rPr>
            <w:fldChar w:fldCharType="end"/>
          </w:r>
        </w:p>
        <w:p w14:paraId="143003A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_Toc19513 </w:instrText>
          </w:r>
          <w:r>
            <w:rPr>
              <w:rFonts w:ascii="Arial" w:hAnsi="Arial" w:eastAsia="黑体" w:cs="Arial"/>
              <w:kern w:val="144"/>
              <w:szCs w:val="22"/>
            </w:rPr>
            <w:fldChar w:fldCharType="separate"/>
          </w:r>
          <w:r>
            <w:rPr>
              <w:szCs w:val="32"/>
            </w:rPr>
            <w:t>3.7.3 经验三：数据标准</w:t>
          </w:r>
          <w:r>
            <w:rPr>
              <w:rFonts w:hint="eastAsia"/>
              <w:szCs w:val="32"/>
            </w:rPr>
            <w:t>前置制定</w:t>
          </w:r>
          <w:r>
            <w:tab/>
          </w:r>
          <w:r>
            <w:fldChar w:fldCharType="begin"/>
          </w:r>
          <w:r>
            <w:instrText xml:space="preserve"> PAGEREF _Toc19513 \h </w:instrText>
          </w:r>
          <w:r>
            <w:fldChar w:fldCharType="separate"/>
          </w:r>
          <w:r>
            <w:t>500</w:t>
          </w:r>
          <w:r>
            <w:fldChar w:fldCharType="end"/>
          </w:r>
          <w:r>
            <w:rPr>
              <w:rFonts w:ascii="Arial" w:hAnsi="Arial" w:eastAsia="黑体" w:cs="Arial"/>
              <w:kern w:val="144"/>
              <w:szCs w:val="22"/>
            </w:rPr>
            <w:fldChar w:fldCharType="end"/>
          </w:r>
        </w:p>
        <w:p w14:paraId="159099D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_Toc999 </w:instrText>
          </w:r>
          <w:r>
            <w:rPr>
              <w:rFonts w:ascii="Arial" w:hAnsi="Arial" w:eastAsia="黑体" w:cs="Arial"/>
              <w:kern w:val="144"/>
              <w:szCs w:val="22"/>
            </w:rPr>
            <w:fldChar w:fldCharType="separate"/>
          </w:r>
          <w:r>
            <w:rPr>
              <w:rFonts w:hint="eastAsia"/>
              <w:szCs w:val="32"/>
            </w:rPr>
            <w:t>3.7.4 经验四：明确自动化技术的应用边界</w:t>
          </w:r>
          <w:r>
            <w:tab/>
          </w:r>
          <w:r>
            <w:fldChar w:fldCharType="begin"/>
          </w:r>
          <w:r>
            <w:instrText xml:space="preserve"> PAGEREF _Toc999 \h </w:instrText>
          </w:r>
          <w:r>
            <w:fldChar w:fldCharType="separate"/>
          </w:r>
          <w:r>
            <w:t>501</w:t>
          </w:r>
          <w:r>
            <w:fldChar w:fldCharType="end"/>
          </w:r>
          <w:r>
            <w:rPr>
              <w:rFonts w:ascii="Arial" w:hAnsi="Arial" w:eastAsia="黑体" w:cs="Arial"/>
              <w:kern w:val="144"/>
              <w:szCs w:val="22"/>
            </w:rPr>
            <w:fldChar w:fldCharType="end"/>
          </w:r>
        </w:p>
        <w:p w14:paraId="1CE8D0B7">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_Toc20553 </w:instrText>
          </w:r>
          <w:r>
            <w:rPr>
              <w:rFonts w:ascii="Arial" w:hAnsi="Arial" w:eastAsia="黑体" w:cs="Arial"/>
              <w:kern w:val="144"/>
              <w:szCs w:val="22"/>
            </w:rPr>
            <w:fldChar w:fldCharType="separate"/>
          </w:r>
          <w:r>
            <w:rPr>
              <w:szCs w:val="32"/>
            </w:rPr>
            <w:t>3.7.5 经验五：窗口期</w:t>
          </w:r>
          <w:r>
            <w:rPr>
              <w:rFonts w:hint="eastAsia"/>
              <w:szCs w:val="32"/>
            </w:rPr>
            <w:t>精细化</w:t>
          </w:r>
          <w:r>
            <w:rPr>
              <w:szCs w:val="32"/>
            </w:rPr>
            <w:t>管理是进度</w:t>
          </w:r>
          <w:r>
            <w:rPr>
              <w:rFonts w:hint="eastAsia"/>
              <w:szCs w:val="32"/>
            </w:rPr>
            <w:t>管控的核心</w:t>
          </w:r>
          <w:r>
            <w:tab/>
          </w:r>
          <w:r>
            <w:fldChar w:fldCharType="begin"/>
          </w:r>
          <w:r>
            <w:instrText xml:space="preserve"> PAGEREF _Toc20553 \h </w:instrText>
          </w:r>
          <w:r>
            <w:fldChar w:fldCharType="separate"/>
          </w:r>
          <w:r>
            <w:t>501</w:t>
          </w:r>
          <w:r>
            <w:fldChar w:fldCharType="end"/>
          </w:r>
          <w:r>
            <w:rPr>
              <w:rFonts w:ascii="Arial" w:hAnsi="Arial" w:eastAsia="黑体" w:cs="Arial"/>
              <w:kern w:val="144"/>
              <w:szCs w:val="22"/>
            </w:rPr>
            <w:fldChar w:fldCharType="end"/>
          </w:r>
        </w:p>
        <w:p w14:paraId="439769E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_Toc24652 </w:instrText>
          </w:r>
          <w:r>
            <w:rPr>
              <w:rFonts w:ascii="Arial" w:hAnsi="Arial" w:eastAsia="黑体" w:cs="Arial"/>
              <w:kern w:val="144"/>
              <w:szCs w:val="22"/>
            </w:rPr>
            <w:fldChar w:fldCharType="separate"/>
          </w:r>
          <w:r>
            <w:rPr>
              <w:szCs w:val="36"/>
            </w:rPr>
            <w:t>3.8 成果转化与推广</w:t>
          </w:r>
          <w:r>
            <w:tab/>
          </w:r>
          <w:r>
            <w:fldChar w:fldCharType="begin"/>
          </w:r>
          <w:r>
            <w:instrText xml:space="preserve"> PAGEREF _Toc24652 \h </w:instrText>
          </w:r>
          <w:r>
            <w:fldChar w:fldCharType="separate"/>
          </w:r>
          <w:r>
            <w:t>501</w:t>
          </w:r>
          <w:r>
            <w:fldChar w:fldCharType="end"/>
          </w:r>
          <w:r>
            <w:rPr>
              <w:rFonts w:ascii="Arial" w:hAnsi="Arial" w:eastAsia="黑体" w:cs="Arial"/>
              <w:kern w:val="144"/>
              <w:szCs w:val="22"/>
            </w:rPr>
            <w:fldChar w:fldCharType="end"/>
          </w:r>
        </w:p>
        <w:p w14:paraId="443E255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_Toc8826 </w:instrText>
          </w:r>
          <w:r>
            <w:rPr>
              <w:rFonts w:ascii="Arial" w:hAnsi="Arial" w:eastAsia="黑体" w:cs="Arial"/>
              <w:kern w:val="144"/>
              <w:szCs w:val="22"/>
            </w:rPr>
            <w:fldChar w:fldCharType="separate"/>
          </w:r>
          <w:r>
            <w:rPr>
              <w:szCs w:val="32"/>
            </w:rPr>
            <w:t>3.8.1 转化路径</w:t>
          </w:r>
          <w:r>
            <w:tab/>
          </w:r>
          <w:r>
            <w:fldChar w:fldCharType="begin"/>
          </w:r>
          <w:r>
            <w:instrText xml:space="preserve"> PAGEREF _Toc8826 \h </w:instrText>
          </w:r>
          <w:r>
            <w:fldChar w:fldCharType="separate"/>
          </w:r>
          <w:r>
            <w:t>501</w:t>
          </w:r>
          <w:r>
            <w:fldChar w:fldCharType="end"/>
          </w:r>
          <w:r>
            <w:rPr>
              <w:rFonts w:ascii="Arial" w:hAnsi="Arial" w:eastAsia="黑体" w:cs="Arial"/>
              <w:kern w:val="144"/>
              <w:szCs w:val="22"/>
            </w:rPr>
            <w:fldChar w:fldCharType="end"/>
          </w:r>
        </w:p>
        <w:p w14:paraId="431600D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_Toc20543 </w:instrText>
          </w:r>
          <w:r>
            <w:rPr>
              <w:rFonts w:ascii="Arial" w:hAnsi="Arial" w:eastAsia="黑体" w:cs="Arial"/>
              <w:kern w:val="144"/>
              <w:szCs w:val="22"/>
            </w:rPr>
            <w:fldChar w:fldCharType="separate"/>
          </w:r>
          <w:r>
            <w:rPr>
              <w:szCs w:val="32"/>
            </w:rPr>
            <w:t>3.8.2 推广方向</w:t>
          </w:r>
          <w:r>
            <w:tab/>
          </w:r>
          <w:r>
            <w:fldChar w:fldCharType="begin"/>
          </w:r>
          <w:r>
            <w:instrText xml:space="preserve"> PAGEREF _Toc20543 \h </w:instrText>
          </w:r>
          <w:r>
            <w:fldChar w:fldCharType="separate"/>
          </w:r>
          <w:r>
            <w:t>501</w:t>
          </w:r>
          <w:r>
            <w:fldChar w:fldCharType="end"/>
          </w:r>
          <w:r>
            <w:rPr>
              <w:rFonts w:ascii="Arial" w:hAnsi="Arial" w:eastAsia="黑体" w:cs="Arial"/>
              <w:kern w:val="144"/>
              <w:szCs w:val="22"/>
            </w:rPr>
            <w:fldChar w:fldCharType="end"/>
          </w:r>
        </w:p>
        <w:p w14:paraId="2C20913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_Toc18742 </w:instrText>
          </w:r>
          <w:r>
            <w:rPr>
              <w:rFonts w:ascii="Arial" w:hAnsi="Arial" w:eastAsia="黑体" w:cs="Arial"/>
              <w:kern w:val="144"/>
              <w:szCs w:val="22"/>
            </w:rPr>
            <w:fldChar w:fldCharType="separate"/>
          </w:r>
          <w:r>
            <w:rPr>
              <w:szCs w:val="32"/>
            </w:rPr>
            <w:t>3.8.3 推广保障</w:t>
          </w:r>
          <w:r>
            <w:tab/>
          </w:r>
          <w:r>
            <w:fldChar w:fldCharType="begin"/>
          </w:r>
          <w:r>
            <w:instrText xml:space="preserve"> PAGEREF _Toc18742 \h </w:instrText>
          </w:r>
          <w:r>
            <w:fldChar w:fldCharType="separate"/>
          </w:r>
          <w:r>
            <w:t>501</w:t>
          </w:r>
          <w:r>
            <w:fldChar w:fldCharType="end"/>
          </w:r>
          <w:r>
            <w:rPr>
              <w:rFonts w:ascii="Arial" w:hAnsi="Arial" w:eastAsia="黑体" w:cs="Arial"/>
              <w:kern w:val="144"/>
              <w:szCs w:val="22"/>
            </w:rPr>
            <w:fldChar w:fldCharType="end"/>
          </w:r>
        </w:p>
        <w:p w14:paraId="611A676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_Toc31214 </w:instrText>
          </w:r>
          <w:r>
            <w:rPr>
              <w:rFonts w:ascii="Arial" w:hAnsi="Arial" w:eastAsia="黑体" w:cs="Arial"/>
              <w:kern w:val="144"/>
              <w:szCs w:val="22"/>
            </w:rPr>
            <w:fldChar w:fldCharType="separate"/>
          </w:r>
          <w:r>
            <w:rPr>
              <w:szCs w:val="36"/>
            </w:rPr>
            <w:t>3.9 人力资源保障</w:t>
          </w:r>
          <w:r>
            <w:tab/>
          </w:r>
          <w:r>
            <w:fldChar w:fldCharType="begin"/>
          </w:r>
          <w:r>
            <w:instrText xml:space="preserve"> PAGEREF _Toc31214 \h </w:instrText>
          </w:r>
          <w:r>
            <w:fldChar w:fldCharType="separate"/>
          </w:r>
          <w:r>
            <w:t>502</w:t>
          </w:r>
          <w:r>
            <w:fldChar w:fldCharType="end"/>
          </w:r>
          <w:r>
            <w:rPr>
              <w:rFonts w:ascii="Arial" w:hAnsi="Arial" w:eastAsia="黑体" w:cs="Arial"/>
              <w:kern w:val="144"/>
              <w:szCs w:val="22"/>
            </w:rPr>
            <w:fldChar w:fldCharType="end"/>
          </w:r>
        </w:p>
        <w:p w14:paraId="72218AE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_Toc28060 </w:instrText>
          </w:r>
          <w:r>
            <w:rPr>
              <w:rFonts w:ascii="Arial" w:hAnsi="Arial" w:eastAsia="黑体" w:cs="Arial"/>
              <w:kern w:val="144"/>
              <w:szCs w:val="22"/>
            </w:rPr>
            <w:fldChar w:fldCharType="separate"/>
          </w:r>
          <w:r>
            <w:rPr>
              <w:szCs w:val="32"/>
            </w:rPr>
            <w:t>3.9.1 人员配置原则</w:t>
          </w:r>
          <w:r>
            <w:tab/>
          </w:r>
          <w:r>
            <w:fldChar w:fldCharType="begin"/>
          </w:r>
          <w:r>
            <w:instrText xml:space="preserve"> PAGEREF _Toc28060 \h </w:instrText>
          </w:r>
          <w:r>
            <w:fldChar w:fldCharType="separate"/>
          </w:r>
          <w:r>
            <w:t>502</w:t>
          </w:r>
          <w:r>
            <w:fldChar w:fldCharType="end"/>
          </w:r>
          <w:r>
            <w:rPr>
              <w:rFonts w:ascii="Arial" w:hAnsi="Arial" w:eastAsia="黑体" w:cs="Arial"/>
              <w:kern w:val="144"/>
              <w:szCs w:val="22"/>
            </w:rPr>
            <w:fldChar w:fldCharType="end"/>
          </w:r>
        </w:p>
        <w:p w14:paraId="535074B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_Toc14084 </w:instrText>
          </w:r>
          <w:r>
            <w:rPr>
              <w:rFonts w:ascii="Arial" w:hAnsi="Arial" w:eastAsia="黑体" w:cs="Arial"/>
              <w:kern w:val="144"/>
              <w:szCs w:val="22"/>
            </w:rPr>
            <w:fldChar w:fldCharType="separate"/>
          </w:r>
          <w:r>
            <w:rPr>
              <w:szCs w:val="32"/>
            </w:rPr>
            <w:t>3.9.</w:t>
          </w:r>
          <w:r>
            <w:rPr>
              <w:rFonts w:hint="eastAsia"/>
              <w:szCs w:val="32"/>
              <w:lang w:val="en-US" w:eastAsia="zh-CN"/>
            </w:rPr>
            <w:t>2</w:t>
          </w:r>
          <w:r>
            <w:rPr>
              <w:szCs w:val="32"/>
            </w:rPr>
            <w:t xml:space="preserve"> 人员培训与考核</w:t>
          </w:r>
          <w:r>
            <w:tab/>
          </w:r>
          <w:r>
            <w:fldChar w:fldCharType="begin"/>
          </w:r>
          <w:r>
            <w:instrText xml:space="preserve"> PAGEREF _Toc14084 \h </w:instrText>
          </w:r>
          <w:r>
            <w:fldChar w:fldCharType="separate"/>
          </w:r>
          <w:r>
            <w:t>503</w:t>
          </w:r>
          <w:r>
            <w:fldChar w:fldCharType="end"/>
          </w:r>
          <w:r>
            <w:rPr>
              <w:rFonts w:ascii="Arial" w:hAnsi="Arial" w:eastAsia="黑体" w:cs="Arial"/>
              <w:kern w:val="144"/>
              <w:szCs w:val="22"/>
            </w:rPr>
            <w:fldChar w:fldCharType="end"/>
          </w:r>
        </w:p>
        <w:p w14:paraId="05B0AE1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_Toc2983 </w:instrText>
          </w:r>
          <w:r>
            <w:rPr>
              <w:rFonts w:ascii="Arial" w:hAnsi="Arial" w:eastAsia="黑体" w:cs="Arial"/>
              <w:kern w:val="144"/>
              <w:szCs w:val="22"/>
            </w:rPr>
            <w:fldChar w:fldCharType="separate"/>
          </w:r>
          <w:r>
            <w:rPr>
              <w:szCs w:val="32"/>
            </w:rPr>
            <w:t>3.9.</w:t>
          </w:r>
          <w:r>
            <w:rPr>
              <w:rFonts w:hint="eastAsia"/>
              <w:szCs w:val="32"/>
              <w:lang w:val="en-US" w:eastAsia="zh-CN"/>
            </w:rPr>
            <w:t>3</w:t>
          </w:r>
          <w:r>
            <w:rPr>
              <w:szCs w:val="32"/>
            </w:rPr>
            <w:t xml:space="preserve"> 人员稳定措施</w:t>
          </w:r>
          <w:r>
            <w:tab/>
          </w:r>
          <w:r>
            <w:fldChar w:fldCharType="begin"/>
          </w:r>
          <w:r>
            <w:instrText xml:space="preserve"> PAGEREF _Toc2983 \h </w:instrText>
          </w:r>
          <w:r>
            <w:fldChar w:fldCharType="separate"/>
          </w:r>
          <w:r>
            <w:t>503</w:t>
          </w:r>
          <w:r>
            <w:fldChar w:fldCharType="end"/>
          </w:r>
          <w:r>
            <w:rPr>
              <w:rFonts w:ascii="Arial" w:hAnsi="Arial" w:eastAsia="黑体" w:cs="Arial"/>
              <w:kern w:val="144"/>
              <w:szCs w:val="22"/>
            </w:rPr>
            <w:fldChar w:fldCharType="end"/>
          </w:r>
        </w:p>
        <w:p w14:paraId="303EF3A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_Toc24734 </w:instrText>
          </w:r>
          <w:r>
            <w:rPr>
              <w:rFonts w:ascii="Arial" w:hAnsi="Arial" w:eastAsia="黑体" w:cs="Arial"/>
              <w:kern w:val="144"/>
              <w:szCs w:val="22"/>
            </w:rPr>
            <w:fldChar w:fldCharType="separate"/>
          </w:r>
          <w:r>
            <w:rPr>
              <w:szCs w:val="36"/>
            </w:rPr>
            <w:t>3.10 设备与物资保障</w:t>
          </w:r>
          <w:r>
            <w:tab/>
          </w:r>
          <w:r>
            <w:fldChar w:fldCharType="begin"/>
          </w:r>
          <w:r>
            <w:instrText xml:space="preserve"> PAGEREF _Toc24734 \h </w:instrText>
          </w:r>
          <w:r>
            <w:fldChar w:fldCharType="separate"/>
          </w:r>
          <w:r>
            <w:t>503</w:t>
          </w:r>
          <w:r>
            <w:fldChar w:fldCharType="end"/>
          </w:r>
          <w:r>
            <w:rPr>
              <w:rFonts w:ascii="Arial" w:hAnsi="Arial" w:eastAsia="黑体" w:cs="Arial"/>
              <w:kern w:val="144"/>
              <w:szCs w:val="22"/>
            </w:rPr>
            <w:fldChar w:fldCharType="end"/>
          </w:r>
        </w:p>
        <w:p w14:paraId="35ADC58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_Toc30920 </w:instrText>
          </w:r>
          <w:r>
            <w:rPr>
              <w:rFonts w:ascii="Arial" w:hAnsi="Arial" w:eastAsia="黑体" w:cs="Arial"/>
              <w:kern w:val="144"/>
              <w:szCs w:val="22"/>
            </w:rPr>
            <w:fldChar w:fldCharType="separate"/>
          </w:r>
          <w:r>
            <w:rPr>
              <w:szCs w:val="32"/>
            </w:rPr>
            <w:t>3.10.1 设备管理</w:t>
          </w:r>
          <w:r>
            <w:tab/>
          </w:r>
          <w:r>
            <w:fldChar w:fldCharType="begin"/>
          </w:r>
          <w:r>
            <w:instrText xml:space="preserve"> PAGEREF _Toc30920 \h </w:instrText>
          </w:r>
          <w:r>
            <w:fldChar w:fldCharType="separate"/>
          </w:r>
          <w:r>
            <w:t>503</w:t>
          </w:r>
          <w:r>
            <w:fldChar w:fldCharType="end"/>
          </w:r>
          <w:r>
            <w:rPr>
              <w:rFonts w:ascii="Arial" w:hAnsi="Arial" w:eastAsia="黑体" w:cs="Arial"/>
              <w:kern w:val="144"/>
              <w:szCs w:val="22"/>
            </w:rPr>
            <w:fldChar w:fldCharType="end"/>
          </w:r>
        </w:p>
        <w:p w14:paraId="7F2F46B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_Toc31755 </w:instrText>
          </w:r>
          <w:r>
            <w:rPr>
              <w:rFonts w:ascii="Arial" w:hAnsi="Arial" w:eastAsia="黑体" w:cs="Arial"/>
              <w:kern w:val="144"/>
              <w:szCs w:val="22"/>
            </w:rPr>
            <w:fldChar w:fldCharType="separate"/>
          </w:r>
          <w:r>
            <w:rPr>
              <w:szCs w:val="32"/>
            </w:rPr>
            <w:t>3.10.2 物资保障</w:t>
          </w:r>
          <w:r>
            <w:tab/>
          </w:r>
          <w:r>
            <w:fldChar w:fldCharType="begin"/>
          </w:r>
          <w:r>
            <w:instrText xml:space="preserve"> PAGEREF _Toc31755 \h </w:instrText>
          </w:r>
          <w:r>
            <w:fldChar w:fldCharType="separate"/>
          </w:r>
          <w:r>
            <w:t>503</w:t>
          </w:r>
          <w:r>
            <w:fldChar w:fldCharType="end"/>
          </w:r>
          <w:r>
            <w:rPr>
              <w:rFonts w:ascii="Arial" w:hAnsi="Arial" w:eastAsia="黑体" w:cs="Arial"/>
              <w:kern w:val="144"/>
              <w:szCs w:val="22"/>
            </w:rPr>
            <w:fldChar w:fldCharType="end"/>
          </w:r>
        </w:p>
        <w:p w14:paraId="7B46538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_Toc7212 </w:instrText>
          </w:r>
          <w:r>
            <w:rPr>
              <w:rFonts w:ascii="Arial" w:hAnsi="Arial" w:eastAsia="黑体" w:cs="Arial"/>
              <w:kern w:val="144"/>
              <w:szCs w:val="22"/>
            </w:rPr>
            <w:fldChar w:fldCharType="separate"/>
          </w:r>
          <w:r>
            <w:rPr>
              <w:szCs w:val="32"/>
            </w:rPr>
            <w:t>3.10.3 运输保障</w:t>
          </w:r>
          <w:r>
            <w:tab/>
          </w:r>
          <w:r>
            <w:fldChar w:fldCharType="begin"/>
          </w:r>
          <w:r>
            <w:instrText xml:space="preserve"> PAGEREF _Toc7212 \h </w:instrText>
          </w:r>
          <w:r>
            <w:fldChar w:fldCharType="separate"/>
          </w:r>
          <w:r>
            <w:t>504</w:t>
          </w:r>
          <w:r>
            <w:fldChar w:fldCharType="end"/>
          </w:r>
          <w:r>
            <w:rPr>
              <w:rFonts w:ascii="Arial" w:hAnsi="Arial" w:eastAsia="黑体" w:cs="Arial"/>
              <w:kern w:val="144"/>
              <w:szCs w:val="22"/>
            </w:rPr>
            <w:fldChar w:fldCharType="end"/>
          </w:r>
        </w:p>
        <w:p w14:paraId="5F1D252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_Toc22135 </w:instrText>
          </w:r>
          <w:r>
            <w:rPr>
              <w:rFonts w:ascii="Arial" w:hAnsi="Arial" w:eastAsia="黑体" w:cs="Arial"/>
              <w:kern w:val="144"/>
              <w:szCs w:val="22"/>
            </w:rPr>
            <w:fldChar w:fldCharType="separate"/>
          </w:r>
          <w:r>
            <w:rPr>
              <w:szCs w:val="32"/>
            </w:rPr>
            <w:t>3.10.4 装备配置清单</w:t>
          </w:r>
          <w:r>
            <w:rPr>
              <w:rFonts w:hint="eastAsia"/>
              <w:szCs w:val="32"/>
              <w:lang w:val="en-US" w:eastAsia="zh-CN"/>
            </w:rPr>
            <w:t>(支撑设备)</w:t>
          </w:r>
          <w:r>
            <w:tab/>
          </w:r>
          <w:r>
            <w:fldChar w:fldCharType="begin"/>
          </w:r>
          <w:r>
            <w:instrText xml:space="preserve"> PAGEREF _Toc22135 \h </w:instrText>
          </w:r>
          <w:r>
            <w:fldChar w:fldCharType="separate"/>
          </w:r>
          <w:r>
            <w:t>504</w:t>
          </w:r>
          <w:r>
            <w:fldChar w:fldCharType="end"/>
          </w:r>
          <w:r>
            <w:rPr>
              <w:rFonts w:ascii="Arial" w:hAnsi="Arial" w:eastAsia="黑体" w:cs="Arial"/>
              <w:kern w:val="144"/>
              <w:szCs w:val="22"/>
            </w:rPr>
            <w:fldChar w:fldCharType="end"/>
          </w:r>
        </w:p>
        <w:p w14:paraId="089A4B3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_Toc20029 </w:instrText>
          </w:r>
          <w:r>
            <w:rPr>
              <w:rFonts w:ascii="Arial" w:hAnsi="Arial" w:eastAsia="黑体" w:cs="Arial"/>
              <w:kern w:val="144"/>
              <w:szCs w:val="22"/>
            </w:rPr>
            <w:fldChar w:fldCharType="separate"/>
          </w:r>
          <w:r>
            <w:rPr>
              <w:szCs w:val="32"/>
            </w:rPr>
            <w:t>3.10.5 关键部件选型与参数清单</w:t>
          </w:r>
          <w:r>
            <w:tab/>
          </w:r>
          <w:r>
            <w:fldChar w:fldCharType="begin"/>
          </w:r>
          <w:r>
            <w:instrText xml:space="preserve"> PAGEREF _Toc20029 \h </w:instrText>
          </w:r>
          <w:r>
            <w:fldChar w:fldCharType="separate"/>
          </w:r>
          <w:r>
            <w:t>505</w:t>
          </w:r>
          <w:r>
            <w:fldChar w:fldCharType="end"/>
          </w:r>
          <w:r>
            <w:rPr>
              <w:rFonts w:ascii="Arial" w:hAnsi="Arial" w:eastAsia="黑体" w:cs="Arial"/>
              <w:kern w:val="144"/>
              <w:szCs w:val="22"/>
            </w:rPr>
            <w:fldChar w:fldCharType="end"/>
          </w:r>
        </w:p>
        <w:p w14:paraId="75B6636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_Toc20200 </w:instrText>
          </w:r>
          <w:r>
            <w:rPr>
              <w:rFonts w:ascii="Arial" w:hAnsi="Arial" w:eastAsia="黑体" w:cs="Arial"/>
              <w:kern w:val="144"/>
              <w:szCs w:val="22"/>
            </w:rPr>
            <w:fldChar w:fldCharType="separate"/>
          </w:r>
          <w:r>
            <w:rPr>
              <w:szCs w:val="36"/>
            </w:rPr>
            <w:t>3.11 外协与分包管理</w:t>
          </w:r>
          <w:r>
            <w:tab/>
          </w:r>
          <w:r>
            <w:fldChar w:fldCharType="begin"/>
          </w:r>
          <w:r>
            <w:instrText xml:space="preserve"> PAGEREF _Toc20200 \h </w:instrText>
          </w:r>
          <w:r>
            <w:fldChar w:fldCharType="separate"/>
          </w:r>
          <w:r>
            <w:t>512</w:t>
          </w:r>
          <w:r>
            <w:fldChar w:fldCharType="end"/>
          </w:r>
          <w:r>
            <w:rPr>
              <w:rFonts w:ascii="Arial" w:hAnsi="Arial" w:eastAsia="黑体" w:cs="Arial"/>
              <w:kern w:val="144"/>
              <w:szCs w:val="22"/>
            </w:rPr>
            <w:fldChar w:fldCharType="end"/>
          </w:r>
        </w:p>
        <w:p w14:paraId="0E0B7D6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_Toc16673 </w:instrText>
          </w:r>
          <w:r>
            <w:rPr>
              <w:rFonts w:ascii="Arial" w:hAnsi="Arial" w:eastAsia="黑体" w:cs="Arial"/>
              <w:kern w:val="144"/>
              <w:szCs w:val="22"/>
            </w:rPr>
            <w:fldChar w:fldCharType="separate"/>
          </w:r>
          <w:r>
            <w:rPr>
              <w:szCs w:val="32"/>
            </w:rPr>
            <w:t>3.11.1 外协范围</w:t>
          </w:r>
          <w:r>
            <w:tab/>
          </w:r>
          <w:r>
            <w:fldChar w:fldCharType="begin"/>
          </w:r>
          <w:r>
            <w:instrText xml:space="preserve"> PAGEREF _Toc16673 \h </w:instrText>
          </w:r>
          <w:r>
            <w:fldChar w:fldCharType="separate"/>
          </w:r>
          <w:r>
            <w:t>512</w:t>
          </w:r>
          <w:r>
            <w:fldChar w:fldCharType="end"/>
          </w:r>
          <w:r>
            <w:rPr>
              <w:rFonts w:ascii="Arial" w:hAnsi="Arial" w:eastAsia="黑体" w:cs="Arial"/>
              <w:kern w:val="144"/>
              <w:szCs w:val="22"/>
            </w:rPr>
            <w:fldChar w:fldCharType="end"/>
          </w:r>
        </w:p>
        <w:p w14:paraId="5DEE0AAE">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_Toc18748 </w:instrText>
          </w:r>
          <w:r>
            <w:rPr>
              <w:rFonts w:ascii="Arial" w:hAnsi="Arial" w:eastAsia="黑体" w:cs="Arial"/>
              <w:kern w:val="144"/>
              <w:szCs w:val="22"/>
            </w:rPr>
            <w:fldChar w:fldCharType="separate"/>
          </w:r>
          <w:r>
            <w:rPr>
              <w:szCs w:val="32"/>
            </w:rPr>
            <w:t>3.11.2 外协单位选择</w:t>
          </w:r>
          <w:r>
            <w:tab/>
          </w:r>
          <w:r>
            <w:fldChar w:fldCharType="begin"/>
          </w:r>
          <w:r>
            <w:instrText xml:space="preserve"> PAGEREF _Toc18748 \h </w:instrText>
          </w:r>
          <w:r>
            <w:fldChar w:fldCharType="separate"/>
          </w:r>
          <w:r>
            <w:t>512</w:t>
          </w:r>
          <w:r>
            <w:fldChar w:fldCharType="end"/>
          </w:r>
          <w:r>
            <w:rPr>
              <w:rFonts w:ascii="Arial" w:hAnsi="Arial" w:eastAsia="黑体" w:cs="Arial"/>
              <w:kern w:val="144"/>
              <w:szCs w:val="22"/>
            </w:rPr>
            <w:fldChar w:fldCharType="end"/>
          </w:r>
        </w:p>
        <w:p w14:paraId="0DEE154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_Toc8774 </w:instrText>
          </w:r>
          <w:r>
            <w:rPr>
              <w:rFonts w:ascii="Arial" w:hAnsi="Arial" w:eastAsia="黑体" w:cs="Arial"/>
              <w:kern w:val="144"/>
              <w:szCs w:val="22"/>
            </w:rPr>
            <w:fldChar w:fldCharType="separate"/>
          </w:r>
          <w:r>
            <w:rPr>
              <w:szCs w:val="32"/>
            </w:rPr>
            <w:t>3.11.3 外协过程控制</w:t>
          </w:r>
          <w:r>
            <w:tab/>
          </w:r>
          <w:r>
            <w:fldChar w:fldCharType="begin"/>
          </w:r>
          <w:r>
            <w:instrText xml:space="preserve"> PAGEREF _Toc8774 \h </w:instrText>
          </w:r>
          <w:r>
            <w:fldChar w:fldCharType="separate"/>
          </w:r>
          <w:r>
            <w:t>512</w:t>
          </w:r>
          <w:r>
            <w:fldChar w:fldCharType="end"/>
          </w:r>
          <w:r>
            <w:rPr>
              <w:rFonts w:ascii="Arial" w:hAnsi="Arial" w:eastAsia="黑体" w:cs="Arial"/>
              <w:kern w:val="144"/>
              <w:szCs w:val="22"/>
            </w:rPr>
            <w:fldChar w:fldCharType="end"/>
          </w:r>
        </w:p>
        <w:p w14:paraId="4C0F222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_Toc23052 </w:instrText>
          </w:r>
          <w:r>
            <w:rPr>
              <w:rFonts w:ascii="Arial" w:hAnsi="Arial" w:eastAsia="黑体" w:cs="Arial"/>
              <w:kern w:val="144"/>
              <w:szCs w:val="22"/>
            </w:rPr>
            <w:fldChar w:fldCharType="separate"/>
          </w:r>
          <w:r>
            <w:rPr>
              <w:szCs w:val="36"/>
            </w:rPr>
            <w:t>3.12 财务管理与成本控制</w:t>
          </w:r>
          <w:r>
            <w:tab/>
          </w:r>
          <w:r>
            <w:fldChar w:fldCharType="begin"/>
          </w:r>
          <w:r>
            <w:instrText xml:space="preserve"> PAGEREF _Toc23052 \h </w:instrText>
          </w:r>
          <w:r>
            <w:fldChar w:fldCharType="separate"/>
          </w:r>
          <w:r>
            <w:t>513</w:t>
          </w:r>
          <w:r>
            <w:fldChar w:fldCharType="end"/>
          </w:r>
          <w:r>
            <w:rPr>
              <w:rFonts w:ascii="Arial" w:hAnsi="Arial" w:eastAsia="黑体" w:cs="Arial"/>
              <w:kern w:val="144"/>
              <w:szCs w:val="22"/>
            </w:rPr>
            <w:fldChar w:fldCharType="end"/>
          </w:r>
        </w:p>
        <w:p w14:paraId="19A3EA3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_Toc25916 </w:instrText>
          </w:r>
          <w:r>
            <w:rPr>
              <w:rFonts w:ascii="Arial" w:hAnsi="Arial" w:eastAsia="黑体" w:cs="Arial"/>
              <w:kern w:val="144"/>
              <w:szCs w:val="22"/>
            </w:rPr>
            <w:fldChar w:fldCharType="separate"/>
          </w:r>
          <w:r>
            <w:rPr>
              <w:szCs w:val="32"/>
            </w:rPr>
            <w:t>3.12.1 资金计划</w:t>
          </w:r>
          <w:r>
            <w:tab/>
          </w:r>
          <w:r>
            <w:fldChar w:fldCharType="begin"/>
          </w:r>
          <w:r>
            <w:instrText xml:space="preserve"> PAGEREF _Toc25916 \h </w:instrText>
          </w:r>
          <w:r>
            <w:fldChar w:fldCharType="separate"/>
          </w:r>
          <w:r>
            <w:t>513</w:t>
          </w:r>
          <w:r>
            <w:fldChar w:fldCharType="end"/>
          </w:r>
          <w:r>
            <w:rPr>
              <w:rFonts w:ascii="Arial" w:hAnsi="Arial" w:eastAsia="黑体" w:cs="Arial"/>
              <w:kern w:val="144"/>
              <w:szCs w:val="22"/>
            </w:rPr>
            <w:fldChar w:fldCharType="end"/>
          </w:r>
        </w:p>
        <w:p w14:paraId="1EFEFF5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_Toc31385 </w:instrText>
          </w:r>
          <w:r>
            <w:rPr>
              <w:rFonts w:ascii="Arial" w:hAnsi="Arial" w:eastAsia="黑体" w:cs="Arial"/>
              <w:kern w:val="144"/>
              <w:szCs w:val="22"/>
            </w:rPr>
            <w:fldChar w:fldCharType="separate"/>
          </w:r>
          <w:r>
            <w:rPr>
              <w:szCs w:val="32"/>
            </w:rPr>
            <w:t>3.12.2 成本控制</w:t>
          </w:r>
          <w:r>
            <w:tab/>
          </w:r>
          <w:r>
            <w:fldChar w:fldCharType="begin"/>
          </w:r>
          <w:r>
            <w:instrText xml:space="preserve"> PAGEREF _Toc31385 \h </w:instrText>
          </w:r>
          <w:r>
            <w:fldChar w:fldCharType="separate"/>
          </w:r>
          <w:r>
            <w:t>513</w:t>
          </w:r>
          <w:r>
            <w:fldChar w:fldCharType="end"/>
          </w:r>
          <w:r>
            <w:rPr>
              <w:rFonts w:ascii="Arial" w:hAnsi="Arial" w:eastAsia="黑体" w:cs="Arial"/>
              <w:kern w:val="144"/>
              <w:szCs w:val="22"/>
            </w:rPr>
            <w:fldChar w:fldCharType="end"/>
          </w:r>
        </w:p>
        <w:p w14:paraId="0D24501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_Toc27241 </w:instrText>
          </w:r>
          <w:r>
            <w:rPr>
              <w:rFonts w:ascii="Arial" w:hAnsi="Arial" w:eastAsia="黑体" w:cs="Arial"/>
              <w:kern w:val="144"/>
              <w:szCs w:val="22"/>
            </w:rPr>
            <w:fldChar w:fldCharType="separate"/>
          </w:r>
          <w:r>
            <w:rPr>
              <w:szCs w:val="32"/>
            </w:rPr>
            <w:t>3.12.3 发票与税务</w:t>
          </w:r>
          <w:r>
            <w:tab/>
          </w:r>
          <w:r>
            <w:fldChar w:fldCharType="begin"/>
          </w:r>
          <w:r>
            <w:instrText xml:space="preserve"> PAGEREF _Toc27241 \h </w:instrText>
          </w:r>
          <w:r>
            <w:fldChar w:fldCharType="separate"/>
          </w:r>
          <w:r>
            <w:t>513</w:t>
          </w:r>
          <w:r>
            <w:fldChar w:fldCharType="end"/>
          </w:r>
          <w:r>
            <w:rPr>
              <w:rFonts w:ascii="Arial" w:hAnsi="Arial" w:eastAsia="黑体" w:cs="Arial"/>
              <w:kern w:val="144"/>
              <w:szCs w:val="22"/>
            </w:rPr>
            <w:fldChar w:fldCharType="end"/>
          </w:r>
        </w:p>
        <w:p w14:paraId="25F49425">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_Toc19760 </w:instrText>
          </w:r>
          <w:r>
            <w:rPr>
              <w:rFonts w:ascii="Arial" w:hAnsi="Arial" w:eastAsia="黑体" w:cs="Arial"/>
              <w:kern w:val="144"/>
              <w:szCs w:val="22"/>
            </w:rPr>
            <w:fldChar w:fldCharType="separate"/>
          </w:r>
          <w:r>
            <w:rPr>
              <w:szCs w:val="36"/>
            </w:rPr>
            <w:t>3.13 组织与沟通管理</w:t>
          </w:r>
          <w:r>
            <w:tab/>
          </w:r>
          <w:r>
            <w:fldChar w:fldCharType="begin"/>
          </w:r>
          <w:r>
            <w:instrText xml:space="preserve"> PAGEREF _Toc19760 \h </w:instrText>
          </w:r>
          <w:r>
            <w:fldChar w:fldCharType="separate"/>
          </w:r>
          <w:r>
            <w:t>513</w:t>
          </w:r>
          <w:r>
            <w:fldChar w:fldCharType="end"/>
          </w:r>
          <w:r>
            <w:rPr>
              <w:rFonts w:ascii="Arial" w:hAnsi="Arial" w:eastAsia="黑体" w:cs="Arial"/>
              <w:kern w:val="144"/>
              <w:szCs w:val="22"/>
            </w:rPr>
            <w:fldChar w:fldCharType="end"/>
          </w:r>
        </w:p>
        <w:p w14:paraId="1FB38DA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_Toc2146 </w:instrText>
          </w:r>
          <w:r>
            <w:rPr>
              <w:rFonts w:ascii="Arial" w:hAnsi="Arial" w:eastAsia="黑体" w:cs="Arial"/>
              <w:kern w:val="144"/>
              <w:szCs w:val="22"/>
            </w:rPr>
            <w:fldChar w:fldCharType="separate"/>
          </w:r>
          <w:r>
            <w:rPr>
              <w:szCs w:val="32"/>
            </w:rPr>
            <w:t>3.13.1 组织模式</w:t>
          </w:r>
          <w:r>
            <w:tab/>
          </w:r>
          <w:r>
            <w:fldChar w:fldCharType="begin"/>
          </w:r>
          <w:r>
            <w:instrText xml:space="preserve"> PAGEREF _Toc2146 \h </w:instrText>
          </w:r>
          <w:r>
            <w:fldChar w:fldCharType="separate"/>
          </w:r>
          <w:r>
            <w:t>513</w:t>
          </w:r>
          <w:r>
            <w:fldChar w:fldCharType="end"/>
          </w:r>
          <w:r>
            <w:rPr>
              <w:rFonts w:ascii="Arial" w:hAnsi="Arial" w:eastAsia="黑体" w:cs="Arial"/>
              <w:kern w:val="144"/>
              <w:szCs w:val="22"/>
            </w:rPr>
            <w:fldChar w:fldCharType="end"/>
          </w:r>
        </w:p>
        <w:p w14:paraId="49E8882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_Toc32171 </w:instrText>
          </w:r>
          <w:r>
            <w:rPr>
              <w:rFonts w:ascii="Arial" w:hAnsi="Arial" w:eastAsia="黑体" w:cs="Arial"/>
              <w:kern w:val="144"/>
              <w:szCs w:val="22"/>
            </w:rPr>
            <w:fldChar w:fldCharType="separate"/>
          </w:r>
          <w:r>
            <w:rPr>
              <w:szCs w:val="32"/>
            </w:rPr>
            <w:t>3.13.2 沟通矩阵</w:t>
          </w:r>
          <w:r>
            <w:tab/>
          </w:r>
          <w:r>
            <w:fldChar w:fldCharType="begin"/>
          </w:r>
          <w:r>
            <w:instrText xml:space="preserve"> PAGEREF _Toc32171 \h </w:instrText>
          </w:r>
          <w:r>
            <w:fldChar w:fldCharType="separate"/>
          </w:r>
          <w:r>
            <w:t>514</w:t>
          </w:r>
          <w:r>
            <w:fldChar w:fldCharType="end"/>
          </w:r>
          <w:r>
            <w:rPr>
              <w:rFonts w:ascii="Arial" w:hAnsi="Arial" w:eastAsia="黑体" w:cs="Arial"/>
              <w:kern w:val="144"/>
              <w:szCs w:val="22"/>
            </w:rPr>
            <w:fldChar w:fldCharType="end"/>
          </w:r>
        </w:p>
        <w:p w14:paraId="2D623BE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_Toc29922 </w:instrText>
          </w:r>
          <w:r>
            <w:rPr>
              <w:rFonts w:ascii="Arial" w:hAnsi="Arial" w:eastAsia="黑体" w:cs="Arial"/>
              <w:kern w:val="144"/>
              <w:szCs w:val="22"/>
            </w:rPr>
            <w:fldChar w:fldCharType="separate"/>
          </w:r>
          <w:r>
            <w:rPr>
              <w:szCs w:val="32"/>
            </w:rPr>
            <w:t>3.13.3 冲突解决</w:t>
          </w:r>
          <w:r>
            <w:tab/>
          </w:r>
          <w:r>
            <w:fldChar w:fldCharType="begin"/>
          </w:r>
          <w:r>
            <w:instrText xml:space="preserve"> PAGEREF _Toc29922 \h </w:instrText>
          </w:r>
          <w:r>
            <w:fldChar w:fldCharType="separate"/>
          </w:r>
          <w:r>
            <w:t>514</w:t>
          </w:r>
          <w:r>
            <w:fldChar w:fldCharType="end"/>
          </w:r>
          <w:r>
            <w:rPr>
              <w:rFonts w:ascii="Arial" w:hAnsi="Arial" w:eastAsia="黑体" w:cs="Arial"/>
              <w:kern w:val="144"/>
              <w:szCs w:val="22"/>
            </w:rPr>
            <w:fldChar w:fldCharType="end"/>
          </w:r>
        </w:p>
        <w:p w14:paraId="4D3284D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_Toc12991 </w:instrText>
          </w:r>
          <w:r>
            <w:rPr>
              <w:rFonts w:ascii="Arial" w:hAnsi="Arial" w:eastAsia="黑体" w:cs="Arial"/>
              <w:kern w:val="144"/>
              <w:szCs w:val="22"/>
            </w:rPr>
            <w:fldChar w:fldCharType="separate"/>
          </w:r>
          <w:r>
            <w:rPr>
              <w:szCs w:val="36"/>
            </w:rPr>
            <w:t>3.14 绩效与激励</w:t>
          </w:r>
          <w:r>
            <w:tab/>
          </w:r>
          <w:r>
            <w:fldChar w:fldCharType="begin"/>
          </w:r>
          <w:r>
            <w:instrText xml:space="preserve"> PAGEREF _Toc12991 \h </w:instrText>
          </w:r>
          <w:r>
            <w:fldChar w:fldCharType="separate"/>
          </w:r>
          <w:r>
            <w:t>514</w:t>
          </w:r>
          <w:r>
            <w:fldChar w:fldCharType="end"/>
          </w:r>
          <w:r>
            <w:rPr>
              <w:rFonts w:ascii="Arial" w:hAnsi="Arial" w:eastAsia="黑体" w:cs="Arial"/>
              <w:kern w:val="144"/>
              <w:szCs w:val="22"/>
            </w:rPr>
            <w:fldChar w:fldCharType="end"/>
          </w:r>
        </w:p>
        <w:p w14:paraId="70252F3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_Toc11715 </w:instrText>
          </w:r>
          <w:r>
            <w:rPr>
              <w:rFonts w:ascii="Arial" w:hAnsi="Arial" w:eastAsia="黑体" w:cs="Arial"/>
              <w:kern w:val="144"/>
              <w:szCs w:val="22"/>
            </w:rPr>
            <w:fldChar w:fldCharType="separate"/>
          </w:r>
          <w:r>
            <w:rPr>
              <w:szCs w:val="32"/>
            </w:rPr>
            <w:t>3.14.1 考核指标</w:t>
          </w:r>
          <w:r>
            <w:tab/>
          </w:r>
          <w:r>
            <w:fldChar w:fldCharType="begin"/>
          </w:r>
          <w:r>
            <w:instrText xml:space="preserve"> PAGEREF _Toc11715 \h </w:instrText>
          </w:r>
          <w:r>
            <w:fldChar w:fldCharType="separate"/>
          </w:r>
          <w:r>
            <w:t>514</w:t>
          </w:r>
          <w:r>
            <w:fldChar w:fldCharType="end"/>
          </w:r>
          <w:r>
            <w:rPr>
              <w:rFonts w:ascii="Arial" w:hAnsi="Arial" w:eastAsia="黑体" w:cs="Arial"/>
              <w:kern w:val="144"/>
              <w:szCs w:val="22"/>
            </w:rPr>
            <w:fldChar w:fldCharType="end"/>
          </w:r>
        </w:p>
        <w:p w14:paraId="280EC97C">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_Toc5200 </w:instrText>
          </w:r>
          <w:r>
            <w:rPr>
              <w:rFonts w:ascii="Arial" w:hAnsi="Arial" w:eastAsia="黑体" w:cs="Arial"/>
              <w:kern w:val="144"/>
              <w:szCs w:val="22"/>
            </w:rPr>
            <w:fldChar w:fldCharType="separate"/>
          </w:r>
          <w:r>
            <w:rPr>
              <w:szCs w:val="32"/>
            </w:rPr>
            <w:t>3.14.2 激励措施</w:t>
          </w:r>
          <w:r>
            <w:tab/>
          </w:r>
          <w:r>
            <w:fldChar w:fldCharType="begin"/>
          </w:r>
          <w:r>
            <w:instrText xml:space="preserve"> PAGEREF _Toc5200 \h </w:instrText>
          </w:r>
          <w:r>
            <w:fldChar w:fldCharType="separate"/>
          </w:r>
          <w:r>
            <w:t>515</w:t>
          </w:r>
          <w:r>
            <w:fldChar w:fldCharType="end"/>
          </w:r>
          <w:r>
            <w:rPr>
              <w:rFonts w:ascii="Arial" w:hAnsi="Arial" w:eastAsia="黑体" w:cs="Arial"/>
              <w:kern w:val="144"/>
              <w:szCs w:val="22"/>
            </w:rPr>
            <w:fldChar w:fldCharType="end"/>
          </w:r>
        </w:p>
        <w:p w14:paraId="5E6700D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_Toc16846 </w:instrText>
          </w:r>
          <w:r>
            <w:rPr>
              <w:rFonts w:ascii="Arial" w:hAnsi="Arial" w:eastAsia="黑体" w:cs="Arial"/>
              <w:kern w:val="144"/>
              <w:szCs w:val="22"/>
            </w:rPr>
            <w:fldChar w:fldCharType="separate"/>
          </w:r>
          <w:r>
            <w:rPr>
              <w:szCs w:val="32"/>
            </w:rPr>
            <w:t>3.14.3 约束措施</w:t>
          </w:r>
          <w:r>
            <w:tab/>
          </w:r>
          <w:r>
            <w:fldChar w:fldCharType="begin"/>
          </w:r>
          <w:r>
            <w:instrText xml:space="preserve"> PAGEREF _Toc16846 \h </w:instrText>
          </w:r>
          <w:r>
            <w:fldChar w:fldCharType="separate"/>
          </w:r>
          <w:r>
            <w:t>515</w:t>
          </w:r>
          <w:r>
            <w:fldChar w:fldCharType="end"/>
          </w:r>
          <w:r>
            <w:rPr>
              <w:rFonts w:ascii="Arial" w:hAnsi="Arial" w:eastAsia="黑体" w:cs="Arial"/>
              <w:kern w:val="144"/>
              <w:szCs w:val="22"/>
            </w:rPr>
            <w:fldChar w:fldCharType="end"/>
          </w:r>
        </w:p>
        <w:p w14:paraId="28E9426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_Toc7701 </w:instrText>
          </w:r>
          <w:r>
            <w:rPr>
              <w:rFonts w:ascii="Arial" w:hAnsi="Arial" w:eastAsia="黑体" w:cs="Arial"/>
              <w:kern w:val="144"/>
              <w:szCs w:val="22"/>
            </w:rPr>
            <w:fldChar w:fldCharType="separate"/>
          </w:r>
          <w:r>
            <w:rPr>
              <w:szCs w:val="36"/>
            </w:rPr>
            <w:t>3.15 风险管理能力</w:t>
          </w:r>
          <w:r>
            <w:tab/>
          </w:r>
          <w:r>
            <w:fldChar w:fldCharType="begin"/>
          </w:r>
          <w:r>
            <w:instrText xml:space="preserve"> PAGEREF _Toc7701 \h </w:instrText>
          </w:r>
          <w:r>
            <w:fldChar w:fldCharType="separate"/>
          </w:r>
          <w:r>
            <w:t>515</w:t>
          </w:r>
          <w:r>
            <w:fldChar w:fldCharType="end"/>
          </w:r>
          <w:r>
            <w:rPr>
              <w:rFonts w:ascii="Arial" w:hAnsi="Arial" w:eastAsia="黑体" w:cs="Arial"/>
              <w:kern w:val="144"/>
              <w:szCs w:val="22"/>
            </w:rPr>
            <w:fldChar w:fldCharType="end"/>
          </w:r>
        </w:p>
        <w:p w14:paraId="7FB5C9E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_Toc615 </w:instrText>
          </w:r>
          <w:r>
            <w:rPr>
              <w:rFonts w:ascii="Arial" w:hAnsi="Arial" w:eastAsia="黑体" w:cs="Arial"/>
              <w:kern w:val="144"/>
              <w:szCs w:val="22"/>
            </w:rPr>
            <w:fldChar w:fldCharType="separate"/>
          </w:r>
          <w:r>
            <w:rPr>
              <w:szCs w:val="32"/>
            </w:rPr>
            <w:t>3.15.1 风险管理流程</w:t>
          </w:r>
          <w:r>
            <w:tab/>
          </w:r>
          <w:r>
            <w:fldChar w:fldCharType="begin"/>
          </w:r>
          <w:r>
            <w:instrText xml:space="preserve"> PAGEREF _Toc615 \h </w:instrText>
          </w:r>
          <w:r>
            <w:fldChar w:fldCharType="separate"/>
          </w:r>
          <w:r>
            <w:t>516</w:t>
          </w:r>
          <w:r>
            <w:fldChar w:fldCharType="end"/>
          </w:r>
          <w:r>
            <w:rPr>
              <w:rFonts w:ascii="Arial" w:hAnsi="Arial" w:eastAsia="黑体" w:cs="Arial"/>
              <w:kern w:val="144"/>
              <w:szCs w:val="22"/>
            </w:rPr>
            <w:fldChar w:fldCharType="end"/>
          </w:r>
        </w:p>
        <w:p w14:paraId="235E230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_Toc13229 </w:instrText>
          </w:r>
          <w:r>
            <w:rPr>
              <w:rFonts w:ascii="Arial" w:hAnsi="Arial" w:eastAsia="黑体" w:cs="Arial"/>
              <w:kern w:val="144"/>
              <w:szCs w:val="22"/>
            </w:rPr>
            <w:fldChar w:fldCharType="separate"/>
          </w:r>
          <w:r>
            <w:rPr>
              <w:szCs w:val="32"/>
            </w:rPr>
            <w:t>3.15.2 风险阈值</w:t>
          </w:r>
          <w:r>
            <w:tab/>
          </w:r>
          <w:r>
            <w:fldChar w:fldCharType="begin"/>
          </w:r>
          <w:r>
            <w:instrText xml:space="preserve"> PAGEREF _Toc13229 \h </w:instrText>
          </w:r>
          <w:r>
            <w:fldChar w:fldCharType="separate"/>
          </w:r>
          <w:r>
            <w:t>516</w:t>
          </w:r>
          <w:r>
            <w:fldChar w:fldCharType="end"/>
          </w:r>
          <w:r>
            <w:rPr>
              <w:rFonts w:ascii="Arial" w:hAnsi="Arial" w:eastAsia="黑体" w:cs="Arial"/>
              <w:kern w:val="144"/>
              <w:szCs w:val="22"/>
            </w:rPr>
            <w:fldChar w:fldCharType="end"/>
          </w:r>
        </w:p>
        <w:p w14:paraId="33FA854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_Toc26647 </w:instrText>
          </w:r>
          <w:r>
            <w:rPr>
              <w:rFonts w:ascii="Arial" w:hAnsi="Arial" w:eastAsia="黑体" w:cs="Arial"/>
              <w:kern w:val="144"/>
              <w:szCs w:val="22"/>
            </w:rPr>
            <w:fldChar w:fldCharType="separate"/>
          </w:r>
          <w:r>
            <w:rPr>
              <w:szCs w:val="32"/>
            </w:rPr>
            <w:t>3.15.3 应急资源</w:t>
          </w:r>
          <w:r>
            <w:tab/>
          </w:r>
          <w:r>
            <w:fldChar w:fldCharType="begin"/>
          </w:r>
          <w:r>
            <w:instrText xml:space="preserve"> PAGEREF _Toc26647 \h </w:instrText>
          </w:r>
          <w:r>
            <w:fldChar w:fldCharType="separate"/>
          </w:r>
          <w:r>
            <w:t>516</w:t>
          </w:r>
          <w:r>
            <w:fldChar w:fldCharType="end"/>
          </w:r>
          <w:r>
            <w:rPr>
              <w:rFonts w:ascii="Arial" w:hAnsi="Arial" w:eastAsia="黑体" w:cs="Arial"/>
              <w:kern w:val="144"/>
              <w:szCs w:val="22"/>
            </w:rPr>
            <w:fldChar w:fldCharType="end"/>
          </w:r>
        </w:p>
        <w:p w14:paraId="7999038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_Toc2388 </w:instrText>
          </w:r>
          <w:r>
            <w:rPr>
              <w:rFonts w:ascii="Arial" w:hAnsi="Arial" w:eastAsia="黑体" w:cs="Arial"/>
              <w:kern w:val="144"/>
              <w:szCs w:val="22"/>
            </w:rPr>
            <w:fldChar w:fldCharType="separate"/>
          </w:r>
          <w:r>
            <w:rPr>
              <w:szCs w:val="32"/>
            </w:rPr>
            <w:t>3.15.4 项目风险登记册</w:t>
          </w:r>
          <w:r>
            <w:tab/>
          </w:r>
          <w:r>
            <w:fldChar w:fldCharType="begin"/>
          </w:r>
          <w:r>
            <w:instrText xml:space="preserve"> PAGEREF _Toc2388 \h </w:instrText>
          </w:r>
          <w:r>
            <w:fldChar w:fldCharType="separate"/>
          </w:r>
          <w:r>
            <w:t>516</w:t>
          </w:r>
          <w:r>
            <w:fldChar w:fldCharType="end"/>
          </w:r>
          <w:r>
            <w:rPr>
              <w:rFonts w:ascii="Arial" w:hAnsi="Arial" w:eastAsia="黑体" w:cs="Arial"/>
              <w:kern w:val="144"/>
              <w:szCs w:val="22"/>
            </w:rPr>
            <w:fldChar w:fldCharType="end"/>
          </w:r>
        </w:p>
        <w:p w14:paraId="392F630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_Toc25754 </w:instrText>
          </w:r>
          <w:r>
            <w:rPr>
              <w:rFonts w:ascii="Arial" w:hAnsi="Arial" w:eastAsia="黑体" w:cs="Arial"/>
              <w:kern w:val="144"/>
              <w:szCs w:val="22"/>
            </w:rPr>
            <w:fldChar w:fldCharType="separate"/>
          </w:r>
          <w:r>
            <w:rPr>
              <w:szCs w:val="36"/>
            </w:rPr>
            <w:t>3.16 能力形成路径与可持续保障</w:t>
          </w:r>
          <w:r>
            <w:tab/>
          </w:r>
          <w:r>
            <w:fldChar w:fldCharType="begin"/>
          </w:r>
          <w:r>
            <w:instrText xml:space="preserve"> PAGEREF _Toc25754 \h </w:instrText>
          </w:r>
          <w:r>
            <w:fldChar w:fldCharType="separate"/>
          </w:r>
          <w:r>
            <w:t>519</w:t>
          </w:r>
          <w:r>
            <w:fldChar w:fldCharType="end"/>
          </w:r>
          <w:r>
            <w:rPr>
              <w:rFonts w:ascii="Arial" w:hAnsi="Arial" w:eastAsia="黑体" w:cs="Arial"/>
              <w:kern w:val="144"/>
              <w:szCs w:val="22"/>
            </w:rPr>
            <w:fldChar w:fldCharType="end"/>
          </w:r>
        </w:p>
        <w:p w14:paraId="2CE0983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_Toc26243 </w:instrText>
          </w:r>
          <w:r>
            <w:rPr>
              <w:rFonts w:ascii="Arial" w:hAnsi="Arial" w:eastAsia="黑体" w:cs="Arial"/>
              <w:kern w:val="144"/>
              <w:szCs w:val="22"/>
            </w:rPr>
            <w:fldChar w:fldCharType="separate"/>
          </w:r>
          <w:r>
            <w:rPr>
              <w:szCs w:val="36"/>
            </w:rPr>
            <w:t>3.17 持续改进与经验反馈</w:t>
          </w:r>
          <w:r>
            <w:tab/>
          </w:r>
          <w:r>
            <w:fldChar w:fldCharType="begin"/>
          </w:r>
          <w:r>
            <w:instrText xml:space="preserve"> PAGEREF _Toc26243 \h </w:instrText>
          </w:r>
          <w:r>
            <w:fldChar w:fldCharType="separate"/>
          </w:r>
          <w:r>
            <w:t>521</w:t>
          </w:r>
          <w:r>
            <w:fldChar w:fldCharType="end"/>
          </w:r>
          <w:r>
            <w:rPr>
              <w:rFonts w:ascii="Arial" w:hAnsi="Arial" w:eastAsia="黑体" w:cs="Arial"/>
              <w:kern w:val="144"/>
              <w:szCs w:val="22"/>
            </w:rPr>
            <w:fldChar w:fldCharType="end"/>
          </w:r>
        </w:p>
        <w:p w14:paraId="690A2A6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_Toc29576 </w:instrText>
          </w:r>
          <w:r>
            <w:rPr>
              <w:rFonts w:ascii="Arial" w:hAnsi="Arial" w:eastAsia="黑体" w:cs="Arial"/>
              <w:kern w:val="144"/>
              <w:szCs w:val="22"/>
            </w:rPr>
            <w:fldChar w:fldCharType="separate"/>
          </w:r>
          <w:r>
            <w:rPr>
              <w:szCs w:val="36"/>
            </w:rPr>
            <w:t>3.18 供应链与制造保障</w:t>
          </w:r>
          <w:r>
            <w:tab/>
          </w:r>
          <w:r>
            <w:fldChar w:fldCharType="begin"/>
          </w:r>
          <w:r>
            <w:instrText xml:space="preserve"> PAGEREF _Toc29576 \h </w:instrText>
          </w:r>
          <w:r>
            <w:fldChar w:fldCharType="separate"/>
          </w:r>
          <w:r>
            <w:t>523</w:t>
          </w:r>
          <w:r>
            <w:fldChar w:fldCharType="end"/>
          </w:r>
          <w:r>
            <w:rPr>
              <w:rFonts w:ascii="Arial" w:hAnsi="Arial" w:eastAsia="黑体" w:cs="Arial"/>
              <w:kern w:val="144"/>
              <w:szCs w:val="22"/>
            </w:rPr>
            <w:fldChar w:fldCharType="end"/>
          </w:r>
        </w:p>
        <w:p w14:paraId="018CA00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_Toc27244 </w:instrText>
          </w:r>
          <w:r>
            <w:rPr>
              <w:rFonts w:ascii="Arial" w:hAnsi="Arial" w:eastAsia="黑体" w:cs="Arial"/>
              <w:kern w:val="144"/>
              <w:szCs w:val="22"/>
            </w:rPr>
            <w:fldChar w:fldCharType="separate"/>
          </w:r>
          <w:r>
            <w:rPr>
              <w:szCs w:val="36"/>
            </w:rPr>
            <w:t>3.19 生产计划与产能保障</w:t>
          </w:r>
          <w:r>
            <w:tab/>
          </w:r>
          <w:r>
            <w:fldChar w:fldCharType="begin"/>
          </w:r>
          <w:r>
            <w:instrText xml:space="preserve"> PAGEREF _Toc27244 \h </w:instrText>
          </w:r>
          <w:r>
            <w:fldChar w:fldCharType="separate"/>
          </w:r>
          <w:r>
            <w:t>524</w:t>
          </w:r>
          <w:r>
            <w:fldChar w:fldCharType="end"/>
          </w:r>
          <w:r>
            <w:rPr>
              <w:rFonts w:ascii="Arial" w:hAnsi="Arial" w:eastAsia="黑体" w:cs="Arial"/>
              <w:kern w:val="144"/>
              <w:szCs w:val="22"/>
            </w:rPr>
            <w:fldChar w:fldCharType="end"/>
          </w:r>
        </w:p>
        <w:p w14:paraId="6EB4817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_Toc26974 </w:instrText>
          </w:r>
          <w:r>
            <w:rPr>
              <w:rFonts w:ascii="Arial" w:hAnsi="Arial" w:eastAsia="黑体" w:cs="Arial"/>
              <w:kern w:val="144"/>
              <w:szCs w:val="22"/>
            </w:rPr>
            <w:fldChar w:fldCharType="separate"/>
          </w:r>
          <w:r>
            <w:rPr>
              <w:szCs w:val="36"/>
            </w:rPr>
            <w:t>3.20 场所、设备与人员保障</w:t>
          </w:r>
          <w:r>
            <w:tab/>
          </w:r>
          <w:r>
            <w:fldChar w:fldCharType="begin"/>
          </w:r>
          <w:r>
            <w:instrText xml:space="preserve"> PAGEREF _Toc26974 \h </w:instrText>
          </w:r>
          <w:r>
            <w:fldChar w:fldCharType="separate"/>
          </w:r>
          <w:r>
            <w:t>525</w:t>
          </w:r>
          <w:r>
            <w:fldChar w:fldCharType="end"/>
          </w:r>
          <w:r>
            <w:rPr>
              <w:rFonts w:ascii="Arial" w:hAnsi="Arial" w:eastAsia="黑体" w:cs="Arial"/>
              <w:kern w:val="144"/>
              <w:szCs w:val="22"/>
            </w:rPr>
            <w:fldChar w:fldCharType="end"/>
          </w:r>
        </w:p>
        <w:p w14:paraId="62D3F7F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_Toc18781 </w:instrText>
          </w:r>
          <w:r>
            <w:rPr>
              <w:rFonts w:ascii="Arial" w:hAnsi="Arial" w:eastAsia="黑体" w:cs="Arial"/>
              <w:kern w:val="144"/>
              <w:szCs w:val="22"/>
            </w:rPr>
            <w:fldChar w:fldCharType="separate"/>
          </w:r>
          <w:r>
            <w:rPr>
              <w:szCs w:val="36"/>
            </w:rPr>
            <w:t>3.21 合作单位与外部资源管理</w:t>
          </w:r>
          <w:r>
            <w:tab/>
          </w:r>
          <w:r>
            <w:fldChar w:fldCharType="begin"/>
          </w:r>
          <w:r>
            <w:instrText xml:space="preserve"> PAGEREF _Toc18781 \h </w:instrText>
          </w:r>
          <w:r>
            <w:fldChar w:fldCharType="separate"/>
          </w:r>
          <w:r>
            <w:t>527</w:t>
          </w:r>
          <w:r>
            <w:fldChar w:fldCharType="end"/>
          </w:r>
          <w:r>
            <w:rPr>
              <w:rFonts w:ascii="Arial" w:hAnsi="Arial" w:eastAsia="黑体" w:cs="Arial"/>
              <w:kern w:val="144"/>
              <w:szCs w:val="22"/>
            </w:rPr>
            <w:fldChar w:fldCharType="end"/>
          </w:r>
        </w:p>
        <w:p w14:paraId="2EE2CE9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_Toc15309 </w:instrText>
          </w:r>
          <w:r>
            <w:rPr>
              <w:rFonts w:ascii="Arial" w:hAnsi="Arial" w:eastAsia="黑体" w:cs="Arial"/>
              <w:kern w:val="144"/>
              <w:szCs w:val="22"/>
            </w:rPr>
            <w:fldChar w:fldCharType="separate"/>
          </w:r>
          <w:r>
            <w:rPr>
              <w:szCs w:val="36"/>
            </w:rPr>
            <w:t>3.22 服务体系与响应流程</w:t>
          </w:r>
          <w:r>
            <w:tab/>
          </w:r>
          <w:r>
            <w:fldChar w:fldCharType="begin"/>
          </w:r>
          <w:r>
            <w:instrText xml:space="preserve"> PAGEREF _Toc15309 \h </w:instrText>
          </w:r>
          <w:r>
            <w:fldChar w:fldCharType="separate"/>
          </w:r>
          <w:r>
            <w:t>528</w:t>
          </w:r>
          <w:r>
            <w:fldChar w:fldCharType="end"/>
          </w:r>
          <w:r>
            <w:rPr>
              <w:rFonts w:ascii="Arial" w:hAnsi="Arial" w:eastAsia="黑体" w:cs="Arial"/>
              <w:kern w:val="144"/>
              <w:szCs w:val="22"/>
            </w:rPr>
            <w:fldChar w:fldCharType="end"/>
          </w:r>
        </w:p>
        <w:p w14:paraId="4F8C663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_Toc29279 </w:instrText>
          </w:r>
          <w:r>
            <w:rPr>
              <w:rFonts w:ascii="Arial" w:hAnsi="Arial" w:eastAsia="黑体" w:cs="Arial"/>
              <w:kern w:val="144"/>
              <w:szCs w:val="22"/>
            </w:rPr>
            <w:fldChar w:fldCharType="separate"/>
          </w:r>
          <w:r>
            <w:rPr>
              <w:szCs w:val="36"/>
            </w:rPr>
            <w:t>3.23 服务质量的度量</w:t>
          </w:r>
          <w:r>
            <w:tab/>
          </w:r>
          <w:r>
            <w:fldChar w:fldCharType="begin"/>
          </w:r>
          <w:r>
            <w:instrText xml:space="preserve"> PAGEREF _Toc29279 \h </w:instrText>
          </w:r>
          <w:r>
            <w:fldChar w:fldCharType="separate"/>
          </w:r>
          <w:r>
            <w:t>529</w:t>
          </w:r>
          <w:r>
            <w:fldChar w:fldCharType="end"/>
          </w:r>
          <w:r>
            <w:rPr>
              <w:rFonts w:ascii="Arial" w:hAnsi="Arial" w:eastAsia="黑体" w:cs="Arial"/>
              <w:kern w:val="144"/>
              <w:szCs w:val="22"/>
            </w:rPr>
            <w:fldChar w:fldCharType="end"/>
          </w:r>
        </w:p>
        <w:p w14:paraId="0523464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_Toc5494 </w:instrText>
          </w:r>
          <w:r>
            <w:rPr>
              <w:rFonts w:ascii="Arial" w:hAnsi="Arial" w:eastAsia="黑体" w:cs="Arial"/>
              <w:kern w:val="144"/>
              <w:szCs w:val="22"/>
            </w:rPr>
            <w:fldChar w:fldCharType="separate"/>
          </w:r>
          <w:r>
            <w:rPr>
              <w:szCs w:val="36"/>
            </w:rPr>
            <w:t>3.24 客户满意度与投诉处理</w:t>
          </w:r>
          <w:r>
            <w:tab/>
          </w:r>
          <w:r>
            <w:fldChar w:fldCharType="begin"/>
          </w:r>
          <w:r>
            <w:instrText xml:space="preserve"> PAGEREF _Toc5494 \h </w:instrText>
          </w:r>
          <w:r>
            <w:fldChar w:fldCharType="separate"/>
          </w:r>
          <w:r>
            <w:t>530</w:t>
          </w:r>
          <w:r>
            <w:fldChar w:fldCharType="end"/>
          </w:r>
          <w:r>
            <w:rPr>
              <w:rFonts w:ascii="Arial" w:hAnsi="Arial" w:eastAsia="黑体" w:cs="Arial"/>
              <w:kern w:val="144"/>
              <w:szCs w:val="22"/>
            </w:rPr>
            <w:fldChar w:fldCharType="end"/>
          </w:r>
        </w:p>
        <w:p w14:paraId="5E7025A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_Toc18044 </w:instrText>
          </w:r>
          <w:r>
            <w:rPr>
              <w:rFonts w:ascii="Arial" w:hAnsi="Arial" w:eastAsia="黑体" w:cs="Arial"/>
              <w:kern w:val="144"/>
              <w:szCs w:val="22"/>
            </w:rPr>
            <w:fldChar w:fldCharType="separate"/>
          </w:r>
          <w:r>
            <w:rPr>
              <w:szCs w:val="36"/>
            </w:rPr>
            <w:t>3.25 长期技术支持与设备退役</w:t>
          </w:r>
          <w:r>
            <w:tab/>
          </w:r>
          <w:r>
            <w:fldChar w:fldCharType="begin"/>
          </w:r>
          <w:r>
            <w:instrText xml:space="preserve"> PAGEREF _Toc18044 \h </w:instrText>
          </w:r>
          <w:r>
            <w:fldChar w:fldCharType="separate"/>
          </w:r>
          <w:r>
            <w:t>531</w:t>
          </w:r>
          <w:r>
            <w:fldChar w:fldCharType="end"/>
          </w:r>
          <w:r>
            <w:rPr>
              <w:rFonts w:ascii="Arial" w:hAnsi="Arial" w:eastAsia="黑体" w:cs="Arial"/>
              <w:kern w:val="144"/>
              <w:szCs w:val="22"/>
            </w:rPr>
            <w:fldChar w:fldCharType="end"/>
          </w:r>
        </w:p>
        <w:p w14:paraId="3E2E8487">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_Toc22645 </w:instrText>
          </w:r>
          <w:r>
            <w:rPr>
              <w:rFonts w:ascii="Arial" w:hAnsi="Arial" w:eastAsia="黑体" w:cs="Arial"/>
              <w:kern w:val="144"/>
              <w:szCs w:val="22"/>
            </w:rPr>
            <w:fldChar w:fldCharType="separate"/>
          </w:r>
          <w:r>
            <w:rPr>
              <w:szCs w:val="36"/>
            </w:rPr>
            <w:t>3.26 关键岗位人员配置与资质</w:t>
          </w:r>
          <w:r>
            <w:tab/>
          </w:r>
          <w:r>
            <w:fldChar w:fldCharType="begin"/>
          </w:r>
          <w:r>
            <w:instrText xml:space="preserve"> PAGEREF _Toc22645 \h </w:instrText>
          </w:r>
          <w:r>
            <w:fldChar w:fldCharType="separate"/>
          </w:r>
          <w:r>
            <w:t>532</w:t>
          </w:r>
          <w:r>
            <w:fldChar w:fldCharType="end"/>
          </w:r>
          <w:r>
            <w:rPr>
              <w:rFonts w:ascii="Arial" w:hAnsi="Arial" w:eastAsia="黑体" w:cs="Arial"/>
              <w:kern w:val="144"/>
              <w:szCs w:val="22"/>
            </w:rPr>
            <w:fldChar w:fldCharType="end"/>
          </w:r>
        </w:p>
        <w:p w14:paraId="09ADC15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_Toc6042 </w:instrText>
          </w:r>
          <w:r>
            <w:rPr>
              <w:rFonts w:ascii="Arial" w:hAnsi="Arial" w:eastAsia="黑体" w:cs="Arial"/>
              <w:kern w:val="144"/>
              <w:szCs w:val="22"/>
            </w:rPr>
            <w:fldChar w:fldCharType="separate"/>
          </w:r>
          <w:r>
            <w:rPr>
              <w:szCs w:val="36"/>
            </w:rPr>
            <w:t>3.27 驻场安排与轮换机制</w:t>
          </w:r>
          <w:r>
            <w:tab/>
          </w:r>
          <w:r>
            <w:fldChar w:fldCharType="begin"/>
          </w:r>
          <w:r>
            <w:instrText xml:space="preserve"> PAGEREF _Toc6042 \h </w:instrText>
          </w:r>
          <w:r>
            <w:fldChar w:fldCharType="separate"/>
          </w:r>
          <w:r>
            <w:t>533</w:t>
          </w:r>
          <w:r>
            <w:fldChar w:fldCharType="end"/>
          </w:r>
          <w:r>
            <w:rPr>
              <w:rFonts w:ascii="Arial" w:hAnsi="Arial" w:eastAsia="黑体" w:cs="Arial"/>
              <w:kern w:val="144"/>
              <w:szCs w:val="22"/>
            </w:rPr>
            <w:fldChar w:fldCharType="end"/>
          </w:r>
        </w:p>
        <w:p w14:paraId="4D12E8B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_Toc3696 </w:instrText>
          </w:r>
          <w:r>
            <w:rPr>
              <w:rFonts w:ascii="Arial" w:hAnsi="Arial" w:eastAsia="黑体" w:cs="Arial"/>
              <w:kern w:val="144"/>
              <w:szCs w:val="22"/>
            </w:rPr>
            <w:fldChar w:fldCharType="separate"/>
          </w:r>
          <w:r>
            <w:rPr>
              <w:szCs w:val="36"/>
            </w:rPr>
            <w:t>3.28 人员能力建设与成长通道</w:t>
          </w:r>
          <w:r>
            <w:tab/>
          </w:r>
          <w:r>
            <w:fldChar w:fldCharType="begin"/>
          </w:r>
          <w:r>
            <w:instrText xml:space="preserve"> PAGEREF _Toc3696 \h </w:instrText>
          </w:r>
          <w:r>
            <w:fldChar w:fldCharType="separate"/>
          </w:r>
          <w:r>
            <w:t>534</w:t>
          </w:r>
          <w:r>
            <w:fldChar w:fldCharType="end"/>
          </w:r>
          <w:r>
            <w:rPr>
              <w:rFonts w:ascii="Arial" w:hAnsi="Arial" w:eastAsia="黑体" w:cs="Arial"/>
              <w:kern w:val="144"/>
              <w:szCs w:val="22"/>
            </w:rPr>
            <w:fldChar w:fldCharType="end"/>
          </w:r>
        </w:p>
        <w:p w14:paraId="2E95210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_Toc4812 </w:instrText>
          </w:r>
          <w:r>
            <w:rPr>
              <w:rFonts w:ascii="Arial" w:hAnsi="Arial" w:eastAsia="黑体" w:cs="Arial"/>
              <w:kern w:val="144"/>
              <w:szCs w:val="22"/>
            </w:rPr>
            <w:fldChar w:fldCharType="separate"/>
          </w:r>
          <w:r>
            <w:rPr>
              <w:szCs w:val="36"/>
            </w:rPr>
            <w:t>3.29 团队协作机制与文化</w:t>
          </w:r>
          <w:r>
            <w:tab/>
          </w:r>
          <w:r>
            <w:fldChar w:fldCharType="begin"/>
          </w:r>
          <w:r>
            <w:instrText xml:space="preserve"> PAGEREF _Toc4812 \h </w:instrText>
          </w:r>
          <w:r>
            <w:fldChar w:fldCharType="separate"/>
          </w:r>
          <w:r>
            <w:t>535</w:t>
          </w:r>
          <w:r>
            <w:fldChar w:fldCharType="end"/>
          </w:r>
          <w:r>
            <w:rPr>
              <w:rFonts w:ascii="Arial" w:hAnsi="Arial" w:eastAsia="黑体" w:cs="Arial"/>
              <w:kern w:val="144"/>
              <w:szCs w:val="22"/>
            </w:rPr>
            <w:fldChar w:fldCharType="end"/>
          </w:r>
        </w:p>
        <w:p w14:paraId="5F2E31B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_Toc31243 </w:instrText>
          </w:r>
          <w:r>
            <w:rPr>
              <w:rFonts w:ascii="Arial" w:hAnsi="Arial" w:eastAsia="黑体" w:cs="Arial"/>
              <w:kern w:val="144"/>
              <w:szCs w:val="22"/>
            </w:rPr>
            <w:fldChar w:fldCharType="separate"/>
          </w:r>
          <w:r>
            <w:rPr>
              <w:szCs w:val="36"/>
            </w:rPr>
            <w:t>3.30 装备研制的设计迭代记录</w:t>
          </w:r>
          <w:r>
            <w:tab/>
          </w:r>
          <w:r>
            <w:fldChar w:fldCharType="begin"/>
          </w:r>
          <w:r>
            <w:instrText xml:space="preserve"> PAGEREF _Toc31243 \h </w:instrText>
          </w:r>
          <w:r>
            <w:fldChar w:fldCharType="separate"/>
          </w:r>
          <w:r>
            <w:t>536</w:t>
          </w:r>
          <w:r>
            <w:fldChar w:fldCharType="end"/>
          </w:r>
          <w:r>
            <w:rPr>
              <w:rFonts w:ascii="Arial" w:hAnsi="Arial" w:eastAsia="黑体" w:cs="Arial"/>
              <w:kern w:val="144"/>
              <w:szCs w:val="22"/>
            </w:rPr>
            <w:fldChar w:fldCharType="end"/>
          </w:r>
        </w:p>
        <w:p w14:paraId="2E3C99B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_Toc6789 </w:instrText>
          </w:r>
          <w:r>
            <w:rPr>
              <w:rFonts w:ascii="Arial" w:hAnsi="Arial" w:eastAsia="黑体" w:cs="Arial"/>
              <w:kern w:val="144"/>
              <w:szCs w:val="22"/>
            </w:rPr>
            <w:fldChar w:fldCharType="separate"/>
          </w:r>
          <w:r>
            <w:rPr>
              <w:szCs w:val="36"/>
            </w:rPr>
            <w:t>3.31 关键工艺的攻关过程</w:t>
          </w:r>
          <w:r>
            <w:tab/>
          </w:r>
          <w:r>
            <w:fldChar w:fldCharType="begin"/>
          </w:r>
          <w:r>
            <w:instrText xml:space="preserve"> PAGEREF _Toc6789 \h </w:instrText>
          </w:r>
          <w:r>
            <w:fldChar w:fldCharType="separate"/>
          </w:r>
          <w:r>
            <w:t>538</w:t>
          </w:r>
          <w:r>
            <w:fldChar w:fldCharType="end"/>
          </w:r>
          <w:r>
            <w:rPr>
              <w:rFonts w:ascii="Arial" w:hAnsi="Arial" w:eastAsia="黑体" w:cs="Arial"/>
              <w:kern w:val="144"/>
              <w:szCs w:val="22"/>
            </w:rPr>
            <w:fldChar w:fldCharType="end"/>
          </w:r>
        </w:p>
        <w:p w14:paraId="60256DD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_Toc23779 </w:instrText>
          </w:r>
          <w:r>
            <w:rPr>
              <w:rFonts w:ascii="Arial" w:hAnsi="Arial" w:eastAsia="黑体" w:cs="Arial"/>
              <w:kern w:val="144"/>
              <w:szCs w:val="22"/>
            </w:rPr>
            <w:fldChar w:fldCharType="separate"/>
          </w:r>
          <w:r>
            <w:rPr>
              <w:szCs w:val="36"/>
            </w:rPr>
            <w:t>3.32 试验中发现并修正的设计缺陷</w:t>
          </w:r>
          <w:r>
            <w:tab/>
          </w:r>
          <w:r>
            <w:fldChar w:fldCharType="begin"/>
          </w:r>
          <w:r>
            <w:instrText xml:space="preserve"> PAGEREF _Toc23779 \h </w:instrText>
          </w:r>
          <w:r>
            <w:fldChar w:fldCharType="separate"/>
          </w:r>
          <w:r>
            <w:t>539</w:t>
          </w:r>
          <w:r>
            <w:fldChar w:fldCharType="end"/>
          </w:r>
          <w:r>
            <w:rPr>
              <w:rFonts w:ascii="Arial" w:hAnsi="Arial" w:eastAsia="黑体" w:cs="Arial"/>
              <w:kern w:val="144"/>
              <w:szCs w:val="22"/>
            </w:rPr>
            <w:fldChar w:fldCharType="end"/>
          </w:r>
        </w:p>
        <w:p w14:paraId="372F6F7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_Toc30487 </w:instrText>
          </w:r>
          <w:r>
            <w:rPr>
              <w:rFonts w:ascii="Arial" w:hAnsi="Arial" w:eastAsia="黑体" w:cs="Arial"/>
              <w:kern w:val="144"/>
              <w:szCs w:val="22"/>
            </w:rPr>
            <w:fldChar w:fldCharType="separate"/>
          </w:r>
          <w:r>
            <w:rPr>
              <w:szCs w:val="36"/>
            </w:rPr>
            <w:t>3.33 从样机到产品的工程化差距</w:t>
          </w:r>
          <w:r>
            <w:tab/>
          </w:r>
          <w:r>
            <w:fldChar w:fldCharType="begin"/>
          </w:r>
          <w:r>
            <w:instrText xml:space="preserve"> PAGEREF _Toc30487 \h </w:instrText>
          </w:r>
          <w:r>
            <w:fldChar w:fldCharType="separate"/>
          </w:r>
          <w:r>
            <w:t>539</w:t>
          </w:r>
          <w:r>
            <w:fldChar w:fldCharType="end"/>
          </w:r>
          <w:r>
            <w:rPr>
              <w:rFonts w:ascii="Arial" w:hAnsi="Arial" w:eastAsia="黑体" w:cs="Arial"/>
              <w:kern w:val="144"/>
              <w:szCs w:val="22"/>
            </w:rPr>
            <w:fldChar w:fldCharType="end"/>
          </w:r>
        </w:p>
        <w:p w14:paraId="69CF31B4">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_Toc24195 </w:instrText>
          </w:r>
          <w:r>
            <w:rPr>
              <w:rFonts w:ascii="Arial" w:hAnsi="Arial" w:eastAsia="黑体" w:cs="Arial"/>
              <w:kern w:val="144"/>
              <w:szCs w:val="22"/>
            </w:rPr>
            <w:fldChar w:fldCharType="separate"/>
          </w:r>
          <w:r>
            <w:rPr>
              <w:szCs w:val="44"/>
            </w:rPr>
            <w:t>第四部分  其他相关内容</w:t>
          </w:r>
          <w:r>
            <w:tab/>
          </w:r>
          <w:r>
            <w:fldChar w:fldCharType="begin"/>
          </w:r>
          <w:r>
            <w:instrText xml:space="preserve"> PAGEREF _Toc24195 \h </w:instrText>
          </w:r>
          <w:r>
            <w:fldChar w:fldCharType="separate"/>
          </w:r>
          <w:r>
            <w:t>541</w:t>
          </w:r>
          <w:r>
            <w:fldChar w:fldCharType="end"/>
          </w:r>
          <w:r>
            <w:rPr>
              <w:rFonts w:ascii="Arial" w:hAnsi="Arial" w:eastAsia="黑体" w:cs="Arial"/>
              <w:kern w:val="144"/>
              <w:szCs w:val="22"/>
            </w:rPr>
            <w:fldChar w:fldCharType="end"/>
          </w:r>
        </w:p>
        <w:p w14:paraId="3F442B5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_Toc14425 </w:instrText>
          </w:r>
          <w:r>
            <w:rPr>
              <w:rFonts w:ascii="Arial" w:hAnsi="Arial" w:eastAsia="黑体" w:cs="Arial"/>
              <w:kern w:val="144"/>
              <w:szCs w:val="22"/>
            </w:rPr>
            <w:fldChar w:fldCharType="separate"/>
          </w:r>
          <w:r>
            <w:rPr>
              <w:szCs w:val="36"/>
            </w:rPr>
            <w:t>4.1 项目档案管理承诺</w:t>
          </w:r>
          <w:r>
            <w:tab/>
          </w:r>
          <w:r>
            <w:fldChar w:fldCharType="begin"/>
          </w:r>
          <w:r>
            <w:instrText xml:space="preserve"> PAGEREF _Toc14425 \h </w:instrText>
          </w:r>
          <w:r>
            <w:fldChar w:fldCharType="separate"/>
          </w:r>
          <w:r>
            <w:t>541</w:t>
          </w:r>
          <w:r>
            <w:fldChar w:fldCharType="end"/>
          </w:r>
          <w:r>
            <w:rPr>
              <w:rFonts w:ascii="Arial" w:hAnsi="Arial" w:eastAsia="黑体" w:cs="Arial"/>
              <w:kern w:val="144"/>
              <w:szCs w:val="22"/>
            </w:rPr>
            <w:fldChar w:fldCharType="end"/>
          </w:r>
        </w:p>
        <w:p w14:paraId="5CA6C8F1">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_Toc9206 </w:instrText>
          </w:r>
          <w:r>
            <w:rPr>
              <w:rFonts w:ascii="Arial" w:hAnsi="Arial" w:eastAsia="黑体" w:cs="Arial"/>
              <w:kern w:val="144"/>
              <w:szCs w:val="22"/>
            </w:rPr>
            <w:fldChar w:fldCharType="separate"/>
          </w:r>
          <w:r>
            <w:rPr>
              <w:szCs w:val="36"/>
            </w:rPr>
            <w:t>4.2 保密与数据安全</w:t>
          </w:r>
          <w:r>
            <w:tab/>
          </w:r>
          <w:r>
            <w:fldChar w:fldCharType="begin"/>
          </w:r>
          <w:r>
            <w:instrText xml:space="preserve"> PAGEREF _Toc9206 \h </w:instrText>
          </w:r>
          <w:r>
            <w:fldChar w:fldCharType="separate"/>
          </w:r>
          <w:r>
            <w:t>542</w:t>
          </w:r>
          <w:r>
            <w:fldChar w:fldCharType="end"/>
          </w:r>
          <w:r>
            <w:rPr>
              <w:rFonts w:ascii="Arial" w:hAnsi="Arial" w:eastAsia="黑体" w:cs="Arial"/>
              <w:kern w:val="144"/>
              <w:szCs w:val="22"/>
            </w:rPr>
            <w:fldChar w:fldCharType="end"/>
          </w:r>
        </w:p>
        <w:p w14:paraId="71FD6216">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_Toc14711 </w:instrText>
          </w:r>
          <w:r>
            <w:rPr>
              <w:rFonts w:ascii="Arial" w:hAnsi="Arial" w:eastAsia="黑体" w:cs="Arial"/>
              <w:kern w:val="144"/>
              <w:szCs w:val="22"/>
            </w:rPr>
            <w:fldChar w:fldCharType="separate"/>
          </w:r>
          <w:r>
            <w:rPr>
              <w:szCs w:val="36"/>
            </w:rPr>
            <w:t>4.3 廉洁与合规</w:t>
          </w:r>
          <w:r>
            <w:tab/>
          </w:r>
          <w:r>
            <w:fldChar w:fldCharType="begin"/>
          </w:r>
          <w:r>
            <w:instrText xml:space="preserve"> PAGEREF _Toc14711 \h </w:instrText>
          </w:r>
          <w:r>
            <w:fldChar w:fldCharType="separate"/>
          </w:r>
          <w:r>
            <w:t>543</w:t>
          </w:r>
          <w:r>
            <w:fldChar w:fldCharType="end"/>
          </w:r>
          <w:r>
            <w:rPr>
              <w:rFonts w:ascii="Arial" w:hAnsi="Arial" w:eastAsia="黑体" w:cs="Arial"/>
              <w:kern w:val="144"/>
              <w:szCs w:val="22"/>
            </w:rPr>
            <w:fldChar w:fldCharType="end"/>
          </w:r>
        </w:p>
        <w:p w14:paraId="2ACFEAE8">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_Toc25817 </w:instrText>
          </w:r>
          <w:r>
            <w:rPr>
              <w:rFonts w:ascii="Arial" w:hAnsi="Arial" w:eastAsia="黑体" w:cs="Arial"/>
              <w:kern w:val="144"/>
              <w:szCs w:val="22"/>
            </w:rPr>
            <w:fldChar w:fldCharType="separate"/>
          </w:r>
          <w:r>
            <w:rPr>
              <w:szCs w:val="36"/>
            </w:rPr>
            <w:t>4.</w:t>
          </w:r>
          <w:r>
            <w:rPr>
              <w:rFonts w:hint="eastAsia"/>
              <w:szCs w:val="36"/>
              <w:lang w:val="en-US" w:eastAsia="zh-CN"/>
            </w:rPr>
            <w:t>4</w:t>
          </w:r>
          <w:r>
            <w:rPr>
              <w:szCs w:val="36"/>
            </w:rPr>
            <w:t xml:space="preserve"> 风险识别与应对</w:t>
          </w:r>
          <w:r>
            <w:tab/>
          </w:r>
          <w:r>
            <w:fldChar w:fldCharType="begin"/>
          </w:r>
          <w:r>
            <w:instrText xml:space="preserve"> PAGEREF _Toc25817 \h </w:instrText>
          </w:r>
          <w:r>
            <w:fldChar w:fldCharType="separate"/>
          </w:r>
          <w:r>
            <w:t>543</w:t>
          </w:r>
          <w:r>
            <w:fldChar w:fldCharType="end"/>
          </w:r>
          <w:r>
            <w:rPr>
              <w:rFonts w:ascii="Arial" w:hAnsi="Arial" w:eastAsia="黑体" w:cs="Arial"/>
              <w:kern w:val="144"/>
              <w:szCs w:val="22"/>
            </w:rPr>
            <w:fldChar w:fldCharType="end"/>
          </w:r>
        </w:p>
        <w:p w14:paraId="4AB9FA90">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_Toc50 </w:instrText>
          </w:r>
          <w:r>
            <w:rPr>
              <w:rFonts w:ascii="Arial" w:hAnsi="Arial" w:eastAsia="黑体" w:cs="Arial"/>
              <w:kern w:val="144"/>
              <w:szCs w:val="22"/>
            </w:rPr>
            <w:fldChar w:fldCharType="separate"/>
          </w:r>
          <w:r>
            <w:rPr>
              <w:szCs w:val="36"/>
            </w:rPr>
            <w:t>4.</w:t>
          </w:r>
          <w:r>
            <w:rPr>
              <w:rFonts w:hint="eastAsia"/>
              <w:szCs w:val="36"/>
              <w:lang w:val="en-US" w:eastAsia="zh-CN"/>
            </w:rPr>
            <w:t>5</w:t>
          </w:r>
          <w:r>
            <w:rPr>
              <w:szCs w:val="36"/>
            </w:rPr>
            <w:t xml:space="preserve"> 服务承诺</w:t>
          </w:r>
          <w:r>
            <w:tab/>
          </w:r>
          <w:r>
            <w:fldChar w:fldCharType="begin"/>
          </w:r>
          <w:r>
            <w:instrText xml:space="preserve"> PAGEREF _Toc50 \h </w:instrText>
          </w:r>
          <w:r>
            <w:fldChar w:fldCharType="separate"/>
          </w:r>
          <w:r>
            <w:t>544</w:t>
          </w:r>
          <w:r>
            <w:fldChar w:fldCharType="end"/>
          </w:r>
          <w:r>
            <w:rPr>
              <w:rFonts w:ascii="Arial" w:hAnsi="Arial" w:eastAsia="黑体" w:cs="Arial"/>
              <w:kern w:val="144"/>
              <w:szCs w:val="22"/>
            </w:rPr>
            <w:fldChar w:fldCharType="end"/>
          </w:r>
        </w:p>
        <w:p w14:paraId="005FA26F">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_Toc29217 </w:instrText>
          </w:r>
          <w:r>
            <w:rPr>
              <w:rFonts w:ascii="Arial" w:hAnsi="Arial" w:eastAsia="黑体" w:cs="Arial"/>
              <w:kern w:val="144"/>
              <w:szCs w:val="22"/>
            </w:rPr>
            <w:fldChar w:fldCharType="separate"/>
          </w:r>
          <w:r>
            <w:rPr>
              <w:szCs w:val="36"/>
            </w:rPr>
            <w:t>4.</w:t>
          </w:r>
          <w:r>
            <w:rPr>
              <w:rFonts w:hint="eastAsia"/>
              <w:szCs w:val="36"/>
              <w:lang w:val="en-US" w:eastAsia="zh-CN"/>
            </w:rPr>
            <w:t>6</w:t>
          </w:r>
          <w:r>
            <w:rPr>
              <w:szCs w:val="36"/>
            </w:rPr>
            <w:t xml:space="preserve"> 验收流程与判据</w:t>
          </w:r>
          <w:r>
            <w:tab/>
          </w:r>
          <w:r>
            <w:fldChar w:fldCharType="begin"/>
          </w:r>
          <w:r>
            <w:instrText xml:space="preserve"> PAGEREF _Toc29217 \h </w:instrText>
          </w:r>
          <w:r>
            <w:fldChar w:fldCharType="separate"/>
          </w:r>
          <w:r>
            <w:t>545</w:t>
          </w:r>
          <w:r>
            <w:fldChar w:fldCharType="end"/>
          </w:r>
          <w:r>
            <w:rPr>
              <w:rFonts w:ascii="Arial" w:hAnsi="Arial" w:eastAsia="黑体" w:cs="Arial"/>
              <w:kern w:val="144"/>
              <w:szCs w:val="22"/>
            </w:rPr>
            <w:fldChar w:fldCharType="end"/>
          </w:r>
        </w:p>
        <w:p w14:paraId="21025DEE">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_Toc15121 </w:instrText>
          </w:r>
          <w:r>
            <w:rPr>
              <w:rFonts w:ascii="Arial" w:hAnsi="Arial" w:eastAsia="黑体" w:cs="Arial"/>
              <w:kern w:val="144"/>
              <w:szCs w:val="22"/>
            </w:rPr>
            <w:fldChar w:fldCharType="separate"/>
          </w:r>
          <w:r>
            <w:rPr>
              <w:szCs w:val="36"/>
            </w:rPr>
            <w:t>4.</w:t>
          </w:r>
          <w:r>
            <w:rPr>
              <w:rFonts w:hint="eastAsia"/>
              <w:szCs w:val="36"/>
              <w:lang w:val="en-US" w:eastAsia="zh-CN"/>
            </w:rPr>
            <w:t>7</w:t>
          </w:r>
          <w:r>
            <w:rPr>
              <w:szCs w:val="36"/>
            </w:rPr>
            <w:t xml:space="preserve"> 承诺兑现与履约保障机制</w:t>
          </w:r>
          <w:r>
            <w:tab/>
          </w:r>
          <w:r>
            <w:fldChar w:fldCharType="begin"/>
          </w:r>
          <w:r>
            <w:instrText xml:space="preserve"> PAGEREF _Toc15121 \h </w:instrText>
          </w:r>
          <w:r>
            <w:fldChar w:fldCharType="separate"/>
          </w:r>
          <w:r>
            <w:t>545</w:t>
          </w:r>
          <w:r>
            <w:fldChar w:fldCharType="end"/>
          </w:r>
          <w:r>
            <w:rPr>
              <w:rFonts w:ascii="Arial" w:hAnsi="Arial" w:eastAsia="黑体" w:cs="Arial"/>
              <w:kern w:val="144"/>
              <w:szCs w:val="22"/>
            </w:rPr>
            <w:fldChar w:fldCharType="end"/>
          </w:r>
        </w:p>
        <w:p w14:paraId="220B0469">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_Toc1012 </w:instrText>
          </w:r>
          <w:r>
            <w:rPr>
              <w:rFonts w:ascii="Arial" w:hAnsi="Arial" w:eastAsia="黑体" w:cs="Arial"/>
              <w:kern w:val="144"/>
              <w:szCs w:val="22"/>
            </w:rPr>
            <w:fldChar w:fldCharType="separate"/>
          </w:r>
          <w:r>
            <w:rPr>
              <w:szCs w:val="44"/>
            </w:rPr>
            <w:t>附表</w:t>
          </w:r>
          <w:r>
            <w:tab/>
          </w:r>
          <w:r>
            <w:fldChar w:fldCharType="begin"/>
          </w:r>
          <w:r>
            <w:instrText xml:space="preserve"> PAGEREF _Toc1012 \h </w:instrText>
          </w:r>
          <w:r>
            <w:fldChar w:fldCharType="separate"/>
          </w:r>
          <w:r>
            <w:t>548</w:t>
          </w:r>
          <w:r>
            <w:fldChar w:fldCharType="end"/>
          </w:r>
          <w:r>
            <w:rPr>
              <w:rFonts w:ascii="Arial" w:hAnsi="Arial" w:eastAsia="黑体" w:cs="Arial"/>
              <w:kern w:val="144"/>
              <w:szCs w:val="22"/>
            </w:rPr>
            <w:fldChar w:fldCharType="end"/>
          </w:r>
        </w:p>
        <w:p w14:paraId="5720772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_Toc32357 </w:instrText>
          </w:r>
          <w:r>
            <w:rPr>
              <w:rFonts w:ascii="Arial" w:hAnsi="Arial" w:eastAsia="黑体" w:cs="Arial"/>
              <w:kern w:val="144"/>
              <w:szCs w:val="22"/>
            </w:rPr>
            <w:fldChar w:fldCharType="separate"/>
          </w:r>
          <w:r>
            <w:rPr>
              <w:szCs w:val="36"/>
            </w:rPr>
            <w:t xml:space="preserve">附表 </w:t>
          </w:r>
          <w:r>
            <w:rPr>
              <w:rFonts w:hint="eastAsia"/>
              <w:szCs w:val="36"/>
              <w:lang w:val="en-US" w:eastAsia="zh-CN"/>
            </w:rPr>
            <w:t>1</w:t>
          </w:r>
          <w:r>
            <w:rPr>
              <w:szCs w:val="36"/>
            </w:rPr>
            <w:t xml:space="preserve">  交付物清单响应</w:t>
          </w:r>
          <w:r>
            <w:tab/>
          </w:r>
          <w:r>
            <w:fldChar w:fldCharType="begin"/>
          </w:r>
          <w:r>
            <w:instrText xml:space="preserve"> PAGEREF _Toc32357 \h </w:instrText>
          </w:r>
          <w:r>
            <w:fldChar w:fldCharType="separate"/>
          </w:r>
          <w:r>
            <w:t>548</w:t>
          </w:r>
          <w:r>
            <w:fldChar w:fldCharType="end"/>
          </w:r>
          <w:r>
            <w:rPr>
              <w:rFonts w:ascii="Arial" w:hAnsi="Arial" w:eastAsia="黑体" w:cs="Arial"/>
              <w:kern w:val="144"/>
              <w:szCs w:val="22"/>
            </w:rPr>
            <w:fldChar w:fldCharType="end"/>
          </w:r>
        </w:p>
        <w:p w14:paraId="36C5D68D">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_Toc3896 </w:instrText>
          </w:r>
          <w:r>
            <w:rPr>
              <w:rFonts w:ascii="Arial" w:hAnsi="Arial" w:eastAsia="黑体" w:cs="Arial"/>
              <w:kern w:val="144"/>
              <w:szCs w:val="22"/>
            </w:rPr>
            <w:fldChar w:fldCharType="separate"/>
          </w:r>
          <w:r>
            <w:rPr>
              <w:szCs w:val="36"/>
            </w:rPr>
            <w:t xml:space="preserve">附表 </w:t>
          </w:r>
          <w:r>
            <w:rPr>
              <w:rFonts w:hint="eastAsia"/>
              <w:szCs w:val="36"/>
              <w:lang w:val="en-US" w:eastAsia="zh-CN"/>
            </w:rPr>
            <w:t>2</w:t>
          </w:r>
          <w:r>
            <w:rPr>
              <w:szCs w:val="36"/>
            </w:rPr>
            <w:t xml:space="preserve">  关键指标一览</w:t>
          </w:r>
          <w:r>
            <w:tab/>
          </w:r>
          <w:r>
            <w:fldChar w:fldCharType="begin"/>
          </w:r>
          <w:r>
            <w:instrText xml:space="preserve"> PAGEREF _Toc3896 \h </w:instrText>
          </w:r>
          <w:r>
            <w:fldChar w:fldCharType="separate"/>
          </w:r>
          <w:r>
            <w:t>551</w:t>
          </w:r>
          <w:r>
            <w:fldChar w:fldCharType="end"/>
          </w:r>
          <w:r>
            <w:rPr>
              <w:rFonts w:ascii="Arial" w:hAnsi="Arial" w:eastAsia="黑体" w:cs="Arial"/>
              <w:kern w:val="144"/>
              <w:szCs w:val="22"/>
            </w:rPr>
            <w:fldChar w:fldCharType="end"/>
          </w:r>
        </w:p>
        <w:p w14:paraId="1C571E6F">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_Toc7680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五</w:t>
          </w:r>
          <w:r>
            <w:rPr>
              <w:rFonts w:ascii="Arial" w:hAnsi="Arial" w:eastAsia="宋体" w:cs="Arial"/>
              <w:szCs w:val="28"/>
            </w:rPr>
            <w:t xml:space="preserve">  项目管理机构</w:t>
          </w:r>
          <w:r>
            <w:tab/>
          </w:r>
          <w:r>
            <w:fldChar w:fldCharType="begin"/>
          </w:r>
          <w:r>
            <w:instrText xml:space="preserve"> PAGEREF _Toc7680 \h </w:instrText>
          </w:r>
          <w:r>
            <w:fldChar w:fldCharType="separate"/>
          </w:r>
          <w:r>
            <w:t>552</w:t>
          </w:r>
          <w:r>
            <w:fldChar w:fldCharType="end"/>
          </w:r>
          <w:r>
            <w:rPr>
              <w:rFonts w:ascii="Arial" w:hAnsi="Arial" w:eastAsia="黑体" w:cs="Arial"/>
              <w:kern w:val="144"/>
              <w:szCs w:val="22"/>
            </w:rPr>
            <w:fldChar w:fldCharType="end"/>
          </w:r>
        </w:p>
        <w:p w14:paraId="7D38D0B9">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_Toc10448 </w:instrText>
          </w:r>
          <w:r>
            <w:rPr>
              <w:rFonts w:ascii="Arial" w:hAnsi="Arial" w:eastAsia="黑体" w:cs="Arial"/>
              <w:kern w:val="144"/>
              <w:szCs w:val="22"/>
            </w:rPr>
            <w:fldChar w:fldCharType="separate"/>
          </w:r>
          <w:r>
            <w:rPr>
              <w:rFonts w:ascii="Arial" w:hAnsi="Arial" w:eastAsia="宋体" w:cs="Arial"/>
            </w:rPr>
            <w:t>（一）项目管理机构组成表</w:t>
          </w:r>
          <w:r>
            <w:tab/>
          </w:r>
          <w:r>
            <w:fldChar w:fldCharType="begin"/>
          </w:r>
          <w:r>
            <w:instrText xml:space="preserve"> PAGEREF _Toc10448 \h </w:instrText>
          </w:r>
          <w:r>
            <w:fldChar w:fldCharType="separate"/>
          </w:r>
          <w:r>
            <w:t>552</w:t>
          </w:r>
          <w:r>
            <w:fldChar w:fldCharType="end"/>
          </w:r>
          <w:r>
            <w:rPr>
              <w:rFonts w:ascii="Arial" w:hAnsi="Arial" w:eastAsia="黑体" w:cs="Arial"/>
              <w:kern w:val="144"/>
              <w:szCs w:val="22"/>
            </w:rPr>
            <w:fldChar w:fldCharType="end"/>
          </w:r>
        </w:p>
        <w:p w14:paraId="4489548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_Toc12819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5-1 项目负责人职称证书</w:t>
          </w:r>
          <w:r>
            <w:tab/>
          </w:r>
          <w:r>
            <w:fldChar w:fldCharType="begin"/>
          </w:r>
          <w:r>
            <w:instrText xml:space="preserve"> PAGEREF _Toc12819 \h </w:instrText>
          </w:r>
          <w:r>
            <w:fldChar w:fldCharType="separate"/>
          </w:r>
          <w:r>
            <w:t>554</w:t>
          </w:r>
          <w:r>
            <w:fldChar w:fldCharType="end"/>
          </w:r>
          <w:r>
            <w:rPr>
              <w:rFonts w:ascii="Arial" w:hAnsi="Arial" w:eastAsia="黑体" w:cs="Arial"/>
              <w:kern w:val="144"/>
              <w:szCs w:val="22"/>
            </w:rPr>
            <w:fldChar w:fldCharType="end"/>
          </w:r>
        </w:p>
        <w:p w14:paraId="7ED636F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_Toc27557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5-2 技术负责人资格证书</w:t>
          </w:r>
          <w:r>
            <w:tab/>
          </w:r>
          <w:r>
            <w:fldChar w:fldCharType="begin"/>
          </w:r>
          <w:r>
            <w:instrText xml:space="preserve"> PAGEREF _Toc27557 \h </w:instrText>
          </w:r>
          <w:r>
            <w:fldChar w:fldCharType="separate"/>
          </w:r>
          <w:r>
            <w:t>554</w:t>
          </w:r>
          <w:r>
            <w:fldChar w:fldCharType="end"/>
          </w:r>
          <w:r>
            <w:rPr>
              <w:rFonts w:ascii="Arial" w:hAnsi="Arial" w:eastAsia="黑体" w:cs="Arial"/>
              <w:kern w:val="144"/>
              <w:szCs w:val="22"/>
            </w:rPr>
            <w:fldChar w:fldCharType="end"/>
          </w:r>
        </w:p>
        <w:p w14:paraId="3560AFA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_Toc1936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5-3 质量负责人资格证书</w:t>
          </w:r>
          <w:r>
            <w:tab/>
          </w:r>
          <w:r>
            <w:fldChar w:fldCharType="begin"/>
          </w:r>
          <w:r>
            <w:instrText xml:space="preserve"> PAGEREF _Toc1936 \h </w:instrText>
          </w:r>
          <w:r>
            <w:fldChar w:fldCharType="separate"/>
          </w:r>
          <w:r>
            <w:t>555</w:t>
          </w:r>
          <w:r>
            <w:fldChar w:fldCharType="end"/>
          </w:r>
          <w:r>
            <w:rPr>
              <w:rFonts w:ascii="Arial" w:hAnsi="Arial" w:eastAsia="黑体" w:cs="Arial"/>
              <w:kern w:val="144"/>
              <w:szCs w:val="22"/>
            </w:rPr>
            <w:fldChar w:fldCharType="end"/>
          </w:r>
        </w:p>
        <w:p w14:paraId="60AF324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_Toc16348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5-4 项目团体成员资格证书</w:t>
          </w:r>
          <w:r>
            <w:tab/>
          </w:r>
          <w:r>
            <w:fldChar w:fldCharType="begin"/>
          </w:r>
          <w:r>
            <w:instrText xml:space="preserve"> PAGEREF _Toc16348 \h </w:instrText>
          </w:r>
          <w:r>
            <w:fldChar w:fldCharType="separate"/>
          </w:r>
          <w:r>
            <w:t>556</w:t>
          </w:r>
          <w:r>
            <w:fldChar w:fldCharType="end"/>
          </w:r>
          <w:r>
            <w:rPr>
              <w:rFonts w:ascii="Arial" w:hAnsi="Arial" w:eastAsia="黑体" w:cs="Arial"/>
              <w:kern w:val="144"/>
              <w:szCs w:val="22"/>
            </w:rPr>
            <w:fldChar w:fldCharType="end"/>
          </w:r>
        </w:p>
        <w:p w14:paraId="42C94AAB">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_Toc254 </w:instrText>
          </w:r>
          <w:r>
            <w:rPr>
              <w:rFonts w:ascii="Arial" w:hAnsi="Arial" w:eastAsia="黑体" w:cs="Arial"/>
              <w:kern w:val="144"/>
              <w:szCs w:val="22"/>
            </w:rPr>
            <w:fldChar w:fldCharType="separate"/>
          </w:r>
          <w:r>
            <w:rPr>
              <w:rFonts w:ascii="Arial" w:hAnsi="Arial" w:eastAsia="宋体" w:cs="Arial"/>
            </w:rPr>
            <w:t>（二）主要人员简历表</w:t>
          </w:r>
          <w:r>
            <w:tab/>
          </w:r>
          <w:r>
            <w:fldChar w:fldCharType="begin"/>
          </w:r>
          <w:r>
            <w:instrText xml:space="preserve"> PAGEREF _Toc254 \h </w:instrText>
          </w:r>
          <w:r>
            <w:fldChar w:fldCharType="separate"/>
          </w:r>
          <w:r>
            <w:t>580</w:t>
          </w:r>
          <w:r>
            <w:fldChar w:fldCharType="end"/>
          </w:r>
          <w:r>
            <w:rPr>
              <w:rFonts w:ascii="Arial" w:hAnsi="Arial" w:eastAsia="黑体" w:cs="Arial"/>
              <w:kern w:val="144"/>
              <w:szCs w:val="22"/>
            </w:rPr>
            <w:fldChar w:fldCharType="end"/>
          </w:r>
        </w:p>
        <w:p w14:paraId="0AC58B18">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_Toc5364 </w:instrText>
          </w:r>
          <w:r>
            <w:rPr>
              <w:rFonts w:ascii="Arial" w:hAnsi="Arial" w:eastAsia="黑体" w:cs="Arial"/>
              <w:kern w:val="144"/>
              <w:szCs w:val="22"/>
            </w:rPr>
            <w:fldChar w:fldCharType="separate"/>
          </w:r>
          <w:r>
            <w:rPr>
              <w:rFonts w:hint="eastAsia" w:cs="Arial" w:asciiTheme="minorEastAsia" w:hAnsiTheme="minorEastAsia" w:eastAsiaTheme="minorEastAsia"/>
              <w:bCs/>
              <w:szCs w:val="28"/>
            </w:rPr>
            <w:t>5-5 项目负责人相关证件</w:t>
          </w:r>
          <w:r>
            <w:tab/>
          </w:r>
          <w:r>
            <w:fldChar w:fldCharType="begin"/>
          </w:r>
          <w:r>
            <w:instrText xml:space="preserve"> PAGEREF _Toc5364 \h </w:instrText>
          </w:r>
          <w:r>
            <w:fldChar w:fldCharType="separate"/>
          </w:r>
          <w:r>
            <w:t>581</w:t>
          </w:r>
          <w:r>
            <w:fldChar w:fldCharType="end"/>
          </w:r>
          <w:r>
            <w:rPr>
              <w:rFonts w:ascii="Arial" w:hAnsi="Arial" w:eastAsia="黑体" w:cs="Arial"/>
              <w:kern w:val="144"/>
              <w:szCs w:val="22"/>
            </w:rPr>
            <w:fldChar w:fldCharType="end"/>
          </w:r>
        </w:p>
        <w:p w14:paraId="419C5F9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_Toc21165 </w:instrText>
          </w:r>
          <w:r>
            <w:rPr>
              <w:rFonts w:ascii="Arial" w:hAnsi="Arial" w:eastAsia="黑体" w:cs="Arial"/>
              <w:kern w:val="144"/>
              <w:szCs w:val="22"/>
            </w:rPr>
            <w:fldChar w:fldCharType="separate"/>
          </w:r>
          <w:r>
            <w:rPr>
              <w:rFonts w:hint="eastAsia" w:cs="Arial" w:asciiTheme="minorEastAsia" w:hAnsiTheme="minorEastAsia" w:eastAsiaTheme="minorEastAsia"/>
              <w:bCs/>
              <w:szCs w:val="28"/>
            </w:rPr>
            <w:t>5-5 项目负责人管理过的业绩合同</w:t>
          </w:r>
          <w:r>
            <w:tab/>
          </w:r>
          <w:r>
            <w:fldChar w:fldCharType="begin"/>
          </w:r>
          <w:r>
            <w:instrText xml:space="preserve"> PAGEREF _Toc21165 \h </w:instrText>
          </w:r>
          <w:r>
            <w:fldChar w:fldCharType="separate"/>
          </w:r>
          <w:r>
            <w:t>584</w:t>
          </w:r>
          <w:r>
            <w:fldChar w:fldCharType="end"/>
          </w:r>
          <w:r>
            <w:rPr>
              <w:rFonts w:ascii="Arial" w:hAnsi="Arial" w:eastAsia="黑体" w:cs="Arial"/>
              <w:kern w:val="144"/>
              <w:szCs w:val="22"/>
            </w:rPr>
            <w:fldChar w:fldCharType="end"/>
          </w:r>
        </w:p>
        <w:p w14:paraId="710C840B">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_Toc28065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六</w:t>
          </w:r>
          <w:r>
            <w:rPr>
              <w:rFonts w:ascii="Arial" w:hAnsi="Arial" w:eastAsia="宋体" w:cs="Arial"/>
              <w:szCs w:val="28"/>
            </w:rPr>
            <w:t xml:space="preserve">  偏差表</w:t>
          </w:r>
          <w:r>
            <w:tab/>
          </w:r>
          <w:r>
            <w:fldChar w:fldCharType="begin"/>
          </w:r>
          <w:r>
            <w:instrText xml:space="preserve"> PAGEREF _Toc28065 \h </w:instrText>
          </w:r>
          <w:r>
            <w:fldChar w:fldCharType="separate"/>
          </w:r>
          <w:r>
            <w:t>597</w:t>
          </w:r>
          <w:r>
            <w:fldChar w:fldCharType="end"/>
          </w:r>
          <w:r>
            <w:rPr>
              <w:rFonts w:ascii="Arial" w:hAnsi="Arial" w:eastAsia="黑体" w:cs="Arial"/>
              <w:kern w:val="144"/>
              <w:szCs w:val="22"/>
            </w:rPr>
            <w:fldChar w:fldCharType="end"/>
          </w:r>
        </w:p>
        <w:p w14:paraId="06EBACE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_Toc7580 </w:instrText>
          </w:r>
          <w:r>
            <w:rPr>
              <w:rFonts w:ascii="Arial" w:hAnsi="Arial" w:eastAsia="黑体" w:cs="Arial"/>
              <w:kern w:val="144"/>
              <w:szCs w:val="22"/>
            </w:rPr>
            <w:fldChar w:fldCharType="separate"/>
          </w:r>
          <w:r>
            <w:rPr>
              <w:rFonts w:ascii="Arial" w:hAnsi="Arial" w:eastAsia="宋体" w:cs="Arial"/>
              <w:szCs w:val="22"/>
            </w:rPr>
            <w:t>表</w:t>
          </w:r>
          <w:r>
            <w:rPr>
              <w:rFonts w:hint="eastAsia" w:ascii="Arial" w:hAnsi="Arial" w:eastAsia="宋体" w:cs="Arial"/>
              <w:szCs w:val="22"/>
            </w:rPr>
            <w:t>6</w:t>
          </w:r>
          <w:r>
            <w:rPr>
              <w:rFonts w:ascii="Arial" w:hAnsi="Arial" w:eastAsia="宋体" w:cs="Arial"/>
              <w:szCs w:val="22"/>
            </w:rPr>
            <w:t>-1  商务偏差表</w:t>
          </w:r>
          <w:r>
            <w:tab/>
          </w:r>
          <w:r>
            <w:fldChar w:fldCharType="begin"/>
          </w:r>
          <w:r>
            <w:instrText xml:space="preserve"> PAGEREF _Toc7580 \h </w:instrText>
          </w:r>
          <w:r>
            <w:fldChar w:fldCharType="separate"/>
          </w:r>
          <w:r>
            <w:t>597</w:t>
          </w:r>
          <w:r>
            <w:fldChar w:fldCharType="end"/>
          </w:r>
          <w:r>
            <w:rPr>
              <w:rFonts w:ascii="Arial" w:hAnsi="Arial" w:eastAsia="黑体" w:cs="Arial"/>
              <w:kern w:val="144"/>
              <w:szCs w:val="22"/>
            </w:rPr>
            <w:fldChar w:fldCharType="end"/>
          </w:r>
        </w:p>
        <w:p w14:paraId="7C556F13">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_Toc21398 </w:instrText>
          </w:r>
          <w:r>
            <w:rPr>
              <w:rFonts w:ascii="Arial" w:hAnsi="Arial" w:eastAsia="黑体" w:cs="Arial"/>
              <w:kern w:val="144"/>
              <w:szCs w:val="22"/>
            </w:rPr>
            <w:fldChar w:fldCharType="separate"/>
          </w:r>
          <w:r>
            <w:rPr>
              <w:rFonts w:ascii="Arial" w:hAnsi="Arial" w:eastAsia="宋体" w:cs="Arial"/>
              <w:szCs w:val="22"/>
            </w:rPr>
            <w:t>表</w:t>
          </w:r>
          <w:r>
            <w:rPr>
              <w:rFonts w:hint="eastAsia" w:ascii="Arial" w:hAnsi="Arial" w:eastAsia="宋体" w:cs="Arial"/>
              <w:szCs w:val="22"/>
            </w:rPr>
            <w:t>6</w:t>
          </w:r>
          <w:r>
            <w:rPr>
              <w:rFonts w:ascii="Arial" w:hAnsi="Arial" w:eastAsia="宋体" w:cs="Arial"/>
              <w:szCs w:val="22"/>
            </w:rPr>
            <w:t>-2  技术偏差表</w:t>
          </w:r>
          <w:r>
            <w:tab/>
          </w:r>
          <w:r>
            <w:fldChar w:fldCharType="begin"/>
          </w:r>
          <w:r>
            <w:instrText xml:space="preserve"> PAGEREF _Toc21398 \h </w:instrText>
          </w:r>
          <w:r>
            <w:fldChar w:fldCharType="separate"/>
          </w:r>
          <w:r>
            <w:t>598</w:t>
          </w:r>
          <w:r>
            <w:fldChar w:fldCharType="end"/>
          </w:r>
          <w:r>
            <w:rPr>
              <w:rFonts w:ascii="Arial" w:hAnsi="Arial" w:eastAsia="黑体" w:cs="Arial"/>
              <w:kern w:val="144"/>
              <w:szCs w:val="22"/>
            </w:rPr>
            <w:fldChar w:fldCharType="end"/>
          </w:r>
        </w:p>
        <w:p w14:paraId="6992D316">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_Toc18075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七</w:t>
          </w:r>
          <w:r>
            <w:rPr>
              <w:rFonts w:ascii="Arial" w:hAnsi="Arial" w:eastAsia="宋体" w:cs="Arial"/>
              <w:szCs w:val="28"/>
            </w:rPr>
            <w:t xml:space="preserve">  资格审查资料</w:t>
          </w:r>
          <w:r>
            <w:tab/>
          </w:r>
          <w:r>
            <w:fldChar w:fldCharType="begin"/>
          </w:r>
          <w:r>
            <w:instrText xml:space="preserve"> PAGEREF _Toc18075 \h </w:instrText>
          </w:r>
          <w:r>
            <w:fldChar w:fldCharType="separate"/>
          </w:r>
          <w:r>
            <w:t>599</w:t>
          </w:r>
          <w:r>
            <w:fldChar w:fldCharType="end"/>
          </w:r>
          <w:r>
            <w:rPr>
              <w:rFonts w:ascii="Arial" w:hAnsi="Arial" w:eastAsia="黑体" w:cs="Arial"/>
              <w:kern w:val="144"/>
              <w:szCs w:val="22"/>
            </w:rPr>
            <w:fldChar w:fldCharType="end"/>
          </w:r>
        </w:p>
        <w:p w14:paraId="232BF96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_Toc15013 </w:instrText>
          </w:r>
          <w:r>
            <w:rPr>
              <w:rFonts w:ascii="Arial" w:hAnsi="Arial" w:eastAsia="黑体" w:cs="Arial"/>
              <w:kern w:val="144"/>
              <w:szCs w:val="22"/>
            </w:rPr>
            <w:fldChar w:fldCharType="separate"/>
          </w:r>
          <w:r>
            <w:rPr>
              <w:rFonts w:ascii="Arial" w:hAnsi="Arial" w:eastAsia="宋体" w:cs="Arial"/>
              <w:szCs w:val="22"/>
            </w:rPr>
            <w:t xml:space="preserve">附件一  </w:t>
          </w:r>
          <w:r>
            <w:rPr>
              <w:rFonts w:hint="eastAsia" w:ascii="Arial" w:hAnsi="Arial" w:eastAsia="宋体" w:cs="Arial"/>
              <w:szCs w:val="22"/>
            </w:rPr>
            <w:t>供应商</w:t>
          </w:r>
          <w:r>
            <w:rPr>
              <w:rFonts w:ascii="Arial" w:hAnsi="Arial" w:eastAsia="宋体" w:cs="Arial"/>
              <w:szCs w:val="22"/>
            </w:rPr>
            <w:t>基本情况表</w:t>
          </w:r>
          <w:r>
            <w:tab/>
          </w:r>
          <w:r>
            <w:fldChar w:fldCharType="begin"/>
          </w:r>
          <w:r>
            <w:instrText xml:space="preserve"> PAGEREF _Toc15013 \h </w:instrText>
          </w:r>
          <w:r>
            <w:fldChar w:fldCharType="separate"/>
          </w:r>
          <w:r>
            <w:t>600</w:t>
          </w:r>
          <w:r>
            <w:fldChar w:fldCharType="end"/>
          </w:r>
          <w:r>
            <w:rPr>
              <w:rFonts w:ascii="Arial" w:hAnsi="Arial" w:eastAsia="黑体" w:cs="Arial"/>
              <w:kern w:val="144"/>
              <w:szCs w:val="22"/>
            </w:rPr>
            <w:fldChar w:fldCharType="end"/>
          </w:r>
        </w:p>
        <w:p w14:paraId="0EF7376C">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_Toc4970 </w:instrText>
          </w:r>
          <w:r>
            <w:rPr>
              <w:rFonts w:ascii="Arial" w:hAnsi="Arial" w:eastAsia="黑体" w:cs="Arial"/>
              <w:kern w:val="144"/>
              <w:szCs w:val="22"/>
            </w:rPr>
            <w:fldChar w:fldCharType="separate"/>
          </w:r>
          <w:r>
            <w:rPr>
              <w:rFonts w:ascii="Arial" w:hAnsi="Arial" w:eastAsia="宋体" w:cs="Arial"/>
              <w:szCs w:val="22"/>
            </w:rPr>
            <w:t>附件</w:t>
          </w:r>
          <w:r>
            <w:rPr>
              <w:rFonts w:hint="eastAsia" w:ascii="Arial" w:hAnsi="Arial" w:eastAsia="宋体" w:cs="Arial"/>
              <w:szCs w:val="22"/>
            </w:rPr>
            <w:t>二</w:t>
          </w:r>
          <w:r>
            <w:rPr>
              <w:rFonts w:ascii="Arial" w:hAnsi="Arial" w:eastAsia="宋体" w:cs="Arial"/>
              <w:szCs w:val="22"/>
            </w:rPr>
            <w:t xml:space="preserve">  </w:t>
          </w:r>
          <w:r>
            <w:rPr>
              <w:rFonts w:hint="eastAsia" w:ascii="Arial" w:hAnsi="Arial" w:eastAsia="宋体" w:cs="Arial"/>
              <w:szCs w:val="22"/>
            </w:rPr>
            <w:t>2021年1月1日</w:t>
          </w:r>
          <w:r>
            <w:rPr>
              <w:rFonts w:ascii="Arial" w:hAnsi="Arial" w:eastAsia="宋体" w:cs="Arial"/>
              <w:szCs w:val="22"/>
            </w:rPr>
            <w:t>以来类似项目业绩</w:t>
          </w:r>
          <w:r>
            <w:tab/>
          </w:r>
          <w:r>
            <w:fldChar w:fldCharType="begin"/>
          </w:r>
          <w:r>
            <w:instrText xml:space="preserve"> PAGEREF _Toc4970 \h </w:instrText>
          </w:r>
          <w:r>
            <w:fldChar w:fldCharType="separate"/>
          </w:r>
          <w:r>
            <w:t>602</w:t>
          </w:r>
          <w:r>
            <w:fldChar w:fldCharType="end"/>
          </w:r>
          <w:r>
            <w:rPr>
              <w:rFonts w:ascii="Arial" w:hAnsi="Arial" w:eastAsia="黑体" w:cs="Arial"/>
              <w:kern w:val="144"/>
              <w:szCs w:val="22"/>
            </w:rPr>
            <w:fldChar w:fldCharType="end"/>
          </w:r>
        </w:p>
        <w:p w14:paraId="27F6DEF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_Toc21982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业绩2 视觉跟踪及三维扫描系统</w:t>
          </w:r>
          <w:r>
            <w:tab/>
          </w:r>
          <w:r>
            <w:fldChar w:fldCharType="begin"/>
          </w:r>
          <w:r>
            <w:instrText xml:space="preserve"> PAGEREF _Toc21982 \h </w:instrText>
          </w:r>
          <w:r>
            <w:fldChar w:fldCharType="separate"/>
          </w:r>
          <w:r>
            <w:t>622</w:t>
          </w:r>
          <w:r>
            <w:fldChar w:fldCharType="end"/>
          </w:r>
          <w:r>
            <w:rPr>
              <w:rFonts w:ascii="Arial" w:hAnsi="Arial" w:eastAsia="黑体" w:cs="Arial"/>
              <w:kern w:val="144"/>
              <w:szCs w:val="22"/>
            </w:rPr>
            <w:fldChar w:fldCharType="end"/>
          </w:r>
        </w:p>
        <w:p w14:paraId="74FF42BA">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_Toc9703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 xml:space="preserve">业绩3 </w:t>
          </w:r>
          <w:r>
            <w:rPr>
              <w:rFonts w:cs="Arial" w:asciiTheme="majorEastAsia" w:hAnsiTheme="majorEastAsia" w:eastAsiaTheme="majorEastAsia"/>
              <w:bCs/>
              <w:szCs w:val="28"/>
            </w:rPr>
            <w:t>三维摄影测量软件及多元设备控制系统</w:t>
          </w:r>
          <w:r>
            <w:tab/>
          </w:r>
          <w:r>
            <w:fldChar w:fldCharType="begin"/>
          </w:r>
          <w:r>
            <w:instrText xml:space="preserve"> PAGEREF _Toc9703 \h </w:instrText>
          </w:r>
          <w:r>
            <w:fldChar w:fldCharType="separate"/>
          </w:r>
          <w:r>
            <w:t>632</w:t>
          </w:r>
          <w:r>
            <w:fldChar w:fldCharType="end"/>
          </w:r>
          <w:r>
            <w:rPr>
              <w:rFonts w:ascii="Arial" w:hAnsi="Arial" w:eastAsia="黑体" w:cs="Arial"/>
              <w:kern w:val="144"/>
              <w:szCs w:val="22"/>
            </w:rPr>
            <w:fldChar w:fldCharType="end"/>
          </w:r>
        </w:p>
        <w:p w14:paraId="2ED96E9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_Toc13967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业绩4 摄影测量系统采购</w:t>
          </w:r>
          <w:r>
            <w:tab/>
          </w:r>
          <w:r>
            <w:fldChar w:fldCharType="begin"/>
          </w:r>
          <w:r>
            <w:instrText xml:space="preserve"> PAGEREF _Toc13967 \h </w:instrText>
          </w:r>
          <w:r>
            <w:fldChar w:fldCharType="separate"/>
          </w:r>
          <w:r>
            <w:t>642</w:t>
          </w:r>
          <w:r>
            <w:fldChar w:fldCharType="end"/>
          </w:r>
          <w:r>
            <w:rPr>
              <w:rFonts w:ascii="Arial" w:hAnsi="Arial" w:eastAsia="黑体" w:cs="Arial"/>
              <w:kern w:val="144"/>
              <w:szCs w:val="22"/>
            </w:rPr>
            <w:fldChar w:fldCharType="end"/>
          </w:r>
        </w:p>
        <w:p w14:paraId="53902A5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_Toc28035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 xml:space="preserve">业绩5 </w:t>
          </w:r>
          <w:r>
            <w:rPr>
              <w:rFonts w:cs="Arial" w:asciiTheme="majorEastAsia" w:hAnsiTheme="majorEastAsia" w:eastAsiaTheme="majorEastAsia"/>
              <w:bCs/>
              <w:szCs w:val="28"/>
            </w:rPr>
            <w:t>三维摄影测量标定场系统研制</w:t>
          </w:r>
          <w:r>
            <w:tab/>
          </w:r>
          <w:r>
            <w:fldChar w:fldCharType="begin"/>
          </w:r>
          <w:r>
            <w:instrText xml:space="preserve"> PAGEREF _Toc28035 \h </w:instrText>
          </w:r>
          <w:r>
            <w:fldChar w:fldCharType="separate"/>
          </w:r>
          <w:r>
            <w:t>645</w:t>
          </w:r>
          <w:r>
            <w:fldChar w:fldCharType="end"/>
          </w:r>
          <w:r>
            <w:rPr>
              <w:rFonts w:ascii="Arial" w:hAnsi="Arial" w:eastAsia="黑体" w:cs="Arial"/>
              <w:kern w:val="144"/>
              <w:szCs w:val="22"/>
            </w:rPr>
            <w:fldChar w:fldCharType="end"/>
          </w:r>
        </w:p>
        <w:p w14:paraId="7FDF260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_Toc3152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 xml:space="preserve">业绩6 </w:t>
          </w:r>
          <w:r>
            <w:rPr>
              <w:rFonts w:cs="Arial" w:asciiTheme="majorEastAsia" w:hAnsiTheme="majorEastAsia" w:eastAsiaTheme="majorEastAsia"/>
              <w:bCs/>
              <w:szCs w:val="28"/>
            </w:rPr>
            <w:t>基于摄影测量辅助的激光扫描仪高精度拼接和定位技术研究</w:t>
          </w:r>
          <w:r>
            <w:tab/>
          </w:r>
          <w:r>
            <w:fldChar w:fldCharType="begin"/>
          </w:r>
          <w:r>
            <w:instrText xml:space="preserve"> PAGEREF _Toc3152 \h </w:instrText>
          </w:r>
          <w:r>
            <w:fldChar w:fldCharType="separate"/>
          </w:r>
          <w:r>
            <w:t>652</w:t>
          </w:r>
          <w:r>
            <w:fldChar w:fldCharType="end"/>
          </w:r>
          <w:r>
            <w:rPr>
              <w:rFonts w:ascii="Arial" w:hAnsi="Arial" w:eastAsia="黑体" w:cs="Arial"/>
              <w:kern w:val="144"/>
              <w:szCs w:val="22"/>
            </w:rPr>
            <w:fldChar w:fldCharType="end"/>
          </w:r>
        </w:p>
        <w:p w14:paraId="760EBDC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_Toc10653 </w:instrText>
          </w:r>
          <w:r>
            <w:rPr>
              <w:rFonts w:ascii="Arial" w:hAnsi="Arial" w:eastAsia="黑体" w:cs="Arial"/>
              <w:kern w:val="144"/>
              <w:szCs w:val="22"/>
            </w:rPr>
            <w:fldChar w:fldCharType="separate"/>
          </w:r>
          <w:r>
            <w:rPr>
              <w:rFonts w:hint="eastAsia" w:cs="Arial" w:asciiTheme="majorEastAsia" w:hAnsiTheme="majorEastAsia" w:eastAsiaTheme="majorEastAsia"/>
              <w:bCs/>
              <w:szCs w:val="28"/>
            </w:rPr>
            <w:t xml:space="preserve">业绩7 </w:t>
          </w:r>
          <w:r>
            <w:rPr>
              <w:rFonts w:cs="Arial" w:asciiTheme="majorEastAsia" w:hAnsiTheme="majorEastAsia" w:eastAsiaTheme="majorEastAsia"/>
              <w:bCs/>
              <w:szCs w:val="28"/>
            </w:rPr>
            <w:t>基于摄影测量辅助的激光扫描仪高精度拼接和定位技术研究</w:t>
          </w:r>
          <w:r>
            <w:tab/>
          </w:r>
          <w:r>
            <w:fldChar w:fldCharType="begin"/>
          </w:r>
          <w:r>
            <w:instrText xml:space="preserve"> PAGEREF _Toc10653 \h </w:instrText>
          </w:r>
          <w:r>
            <w:fldChar w:fldCharType="separate"/>
          </w:r>
          <w:r>
            <w:t>663</w:t>
          </w:r>
          <w:r>
            <w:fldChar w:fldCharType="end"/>
          </w:r>
          <w:r>
            <w:rPr>
              <w:rFonts w:ascii="Arial" w:hAnsi="Arial" w:eastAsia="黑体" w:cs="Arial"/>
              <w:kern w:val="144"/>
              <w:szCs w:val="22"/>
            </w:rPr>
            <w:fldChar w:fldCharType="end"/>
          </w:r>
        </w:p>
        <w:p w14:paraId="258D986A">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_Toc22155 </w:instrText>
          </w:r>
          <w:r>
            <w:rPr>
              <w:rFonts w:ascii="Arial" w:hAnsi="Arial" w:eastAsia="黑体" w:cs="Arial"/>
              <w:kern w:val="144"/>
              <w:szCs w:val="22"/>
            </w:rPr>
            <w:fldChar w:fldCharType="separate"/>
          </w:r>
          <w:r>
            <w:rPr>
              <w:rFonts w:ascii="Arial" w:hAnsi="Arial" w:eastAsia="宋体" w:cs="Arial"/>
              <w:szCs w:val="22"/>
            </w:rPr>
            <w:t>附件</w:t>
          </w:r>
          <w:r>
            <w:rPr>
              <w:rFonts w:hint="eastAsia" w:ascii="Arial" w:hAnsi="Arial" w:eastAsia="宋体" w:cs="Arial"/>
              <w:szCs w:val="22"/>
            </w:rPr>
            <w:t>三</w:t>
          </w:r>
          <w:r>
            <w:rPr>
              <w:rFonts w:ascii="Arial" w:hAnsi="Arial" w:eastAsia="宋体" w:cs="Arial"/>
              <w:szCs w:val="22"/>
            </w:rPr>
            <w:t xml:space="preserve">  其他资格审查资料</w:t>
          </w:r>
          <w:r>
            <w:tab/>
          </w:r>
          <w:r>
            <w:fldChar w:fldCharType="begin"/>
          </w:r>
          <w:r>
            <w:instrText xml:space="preserve"> PAGEREF _Toc22155 \h </w:instrText>
          </w:r>
          <w:r>
            <w:fldChar w:fldCharType="separate"/>
          </w:r>
          <w:r>
            <w:t>667</w:t>
          </w:r>
          <w:r>
            <w:fldChar w:fldCharType="end"/>
          </w:r>
          <w:r>
            <w:rPr>
              <w:rFonts w:ascii="Arial" w:hAnsi="Arial" w:eastAsia="黑体" w:cs="Arial"/>
              <w:kern w:val="144"/>
              <w:szCs w:val="22"/>
            </w:rPr>
            <w:fldChar w:fldCharType="end"/>
          </w:r>
        </w:p>
        <w:p w14:paraId="46188CCF">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_Toc11121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八</w:t>
          </w:r>
          <w:r>
            <w:rPr>
              <w:rFonts w:ascii="Arial" w:hAnsi="Arial" w:eastAsia="宋体" w:cs="Arial"/>
              <w:szCs w:val="28"/>
            </w:rPr>
            <w:t xml:space="preserve">  其他</w:t>
          </w:r>
          <w:r>
            <w:rPr>
              <w:rFonts w:hint="eastAsia" w:ascii="Arial" w:hAnsi="Arial" w:eastAsia="宋体" w:cs="Arial"/>
              <w:szCs w:val="28"/>
            </w:rPr>
            <w:t>资料</w:t>
          </w:r>
          <w:r>
            <w:tab/>
          </w:r>
          <w:r>
            <w:fldChar w:fldCharType="begin"/>
          </w:r>
          <w:r>
            <w:instrText xml:space="preserve"> PAGEREF _Toc11121 \h </w:instrText>
          </w:r>
          <w:r>
            <w:fldChar w:fldCharType="separate"/>
          </w:r>
          <w:r>
            <w:t>668</w:t>
          </w:r>
          <w:r>
            <w:fldChar w:fldCharType="end"/>
          </w:r>
          <w:r>
            <w:rPr>
              <w:rFonts w:ascii="Arial" w:hAnsi="Arial" w:eastAsia="黑体" w:cs="Arial"/>
              <w:kern w:val="144"/>
              <w:szCs w:val="22"/>
            </w:rPr>
            <w:fldChar w:fldCharType="end"/>
          </w:r>
        </w:p>
        <w:p w14:paraId="50C50274">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_Toc6939 </w:instrText>
          </w:r>
          <w:r>
            <w:rPr>
              <w:rFonts w:ascii="Arial" w:hAnsi="Arial" w:eastAsia="黑体" w:cs="Arial"/>
              <w:kern w:val="144"/>
              <w:szCs w:val="22"/>
            </w:rPr>
            <w:fldChar w:fldCharType="separate"/>
          </w:r>
          <w:r>
            <w:rPr>
              <w:rFonts w:hint="eastAsia" w:cs="Arial" w:asciiTheme="majorEastAsia" w:hAnsiTheme="majorEastAsia" w:eastAsiaTheme="majorEastAsia"/>
              <w:szCs w:val="28"/>
            </w:rPr>
            <w:t>（一） 项目团队副高及以上人员名单及证书</w:t>
          </w:r>
          <w:r>
            <w:tab/>
          </w:r>
          <w:r>
            <w:fldChar w:fldCharType="begin"/>
          </w:r>
          <w:r>
            <w:instrText xml:space="preserve"> PAGEREF _Toc6939 \h </w:instrText>
          </w:r>
          <w:r>
            <w:fldChar w:fldCharType="separate"/>
          </w:r>
          <w:r>
            <w:t>668</w:t>
          </w:r>
          <w:r>
            <w:fldChar w:fldCharType="end"/>
          </w:r>
          <w:r>
            <w:rPr>
              <w:rFonts w:ascii="Arial" w:hAnsi="Arial" w:eastAsia="黑体" w:cs="Arial"/>
              <w:kern w:val="144"/>
              <w:szCs w:val="22"/>
            </w:rPr>
            <w:fldChar w:fldCharType="end"/>
          </w:r>
        </w:p>
        <w:p w14:paraId="4B6C98C2">
          <w:pPr>
            <w:pStyle w:val="27"/>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_Toc15547 </w:instrText>
          </w:r>
          <w:r>
            <w:rPr>
              <w:rFonts w:ascii="Arial" w:hAnsi="Arial" w:eastAsia="黑体" w:cs="Arial"/>
              <w:kern w:val="144"/>
              <w:szCs w:val="22"/>
            </w:rPr>
            <w:fldChar w:fldCharType="separate"/>
          </w:r>
          <w:r>
            <w:rPr>
              <w:rFonts w:hint="eastAsia" w:cs="Arial" w:asciiTheme="majorEastAsia" w:hAnsiTheme="majorEastAsia" w:eastAsiaTheme="majorEastAsia"/>
              <w:szCs w:val="28"/>
            </w:rPr>
            <w:t>（二） 知识产权清单及证书</w:t>
          </w:r>
          <w:r>
            <w:tab/>
          </w:r>
          <w:r>
            <w:fldChar w:fldCharType="begin"/>
          </w:r>
          <w:r>
            <w:instrText xml:space="preserve"> PAGEREF _Toc15547 \h </w:instrText>
          </w:r>
          <w:r>
            <w:fldChar w:fldCharType="separate"/>
          </w:r>
          <w:r>
            <w:t>671</w:t>
          </w:r>
          <w:r>
            <w:fldChar w:fldCharType="end"/>
          </w:r>
          <w:r>
            <w:rPr>
              <w:rFonts w:ascii="Arial" w:hAnsi="Arial" w:eastAsia="黑体" w:cs="Arial"/>
              <w:kern w:val="144"/>
              <w:szCs w:val="22"/>
            </w:rPr>
            <w:fldChar w:fldCharType="end"/>
          </w:r>
        </w:p>
        <w:p w14:paraId="2CC8DA8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_Toc4848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 发明专利-</w:t>
          </w:r>
          <w:r>
            <w:rPr>
              <w:rFonts w:cs="Arial" w:asciiTheme="minorEastAsia" w:hAnsiTheme="minorEastAsia" w:eastAsiaTheme="minorEastAsia"/>
              <w:szCs w:val="28"/>
            </w:rPr>
            <w:t>一种红外图像校正方法</w:t>
          </w:r>
          <w:r>
            <w:tab/>
          </w:r>
          <w:r>
            <w:fldChar w:fldCharType="begin"/>
          </w:r>
          <w:r>
            <w:instrText xml:space="preserve"> PAGEREF _Toc4848 \h </w:instrText>
          </w:r>
          <w:r>
            <w:fldChar w:fldCharType="separate"/>
          </w:r>
          <w:r>
            <w:t>674</w:t>
          </w:r>
          <w:r>
            <w:fldChar w:fldCharType="end"/>
          </w:r>
          <w:r>
            <w:rPr>
              <w:rFonts w:ascii="Arial" w:hAnsi="Arial" w:eastAsia="黑体" w:cs="Arial"/>
              <w:kern w:val="144"/>
              <w:szCs w:val="22"/>
            </w:rPr>
            <w:fldChar w:fldCharType="end"/>
          </w:r>
        </w:p>
        <w:p w14:paraId="2BA4A7C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_Toc30787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8-2 发明专利-</w:t>
          </w:r>
          <w:r>
            <w:rPr>
              <w:rFonts w:cs="Arial" w:asciiTheme="minorEastAsia" w:hAnsiTheme="minorEastAsia" w:eastAsiaTheme="minorEastAsia"/>
              <w:szCs w:val="28"/>
            </w:rPr>
            <w:t>基于小波分解和改进IHS算法的遥感影像融合方法</w:t>
          </w:r>
          <w:r>
            <w:tab/>
          </w:r>
          <w:r>
            <w:fldChar w:fldCharType="begin"/>
          </w:r>
          <w:r>
            <w:instrText xml:space="preserve"> PAGEREF _Toc30787 \h </w:instrText>
          </w:r>
          <w:r>
            <w:fldChar w:fldCharType="separate"/>
          </w:r>
          <w:r>
            <w:t>675</w:t>
          </w:r>
          <w:r>
            <w:fldChar w:fldCharType="end"/>
          </w:r>
          <w:r>
            <w:rPr>
              <w:rFonts w:ascii="Arial" w:hAnsi="Arial" w:eastAsia="黑体" w:cs="Arial"/>
              <w:kern w:val="144"/>
              <w:szCs w:val="22"/>
            </w:rPr>
            <w:fldChar w:fldCharType="end"/>
          </w:r>
        </w:p>
        <w:p w14:paraId="33975266">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_Toc1252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8-3 发明专利-</w:t>
          </w:r>
          <w:r>
            <w:rPr>
              <w:rFonts w:cs="Arial" w:asciiTheme="minorEastAsia" w:hAnsiTheme="minorEastAsia" w:eastAsiaTheme="minorEastAsia"/>
              <w:szCs w:val="28"/>
            </w:rPr>
            <w:t>视觉SLAM特征匹配方法、系统、装置及可读存储介质</w:t>
          </w:r>
          <w:r>
            <w:tab/>
          </w:r>
          <w:r>
            <w:fldChar w:fldCharType="begin"/>
          </w:r>
          <w:r>
            <w:instrText xml:space="preserve"> PAGEREF _Toc1252 \h </w:instrText>
          </w:r>
          <w:r>
            <w:fldChar w:fldCharType="separate"/>
          </w:r>
          <w:r>
            <w:t>676</w:t>
          </w:r>
          <w:r>
            <w:fldChar w:fldCharType="end"/>
          </w:r>
          <w:r>
            <w:rPr>
              <w:rFonts w:ascii="Arial" w:hAnsi="Arial" w:eastAsia="黑体" w:cs="Arial"/>
              <w:kern w:val="144"/>
              <w:szCs w:val="22"/>
            </w:rPr>
            <w:fldChar w:fldCharType="end"/>
          </w:r>
        </w:p>
        <w:p w14:paraId="12757C44">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_Toc3046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8-4 发明专利-</w:t>
          </w:r>
          <w:r>
            <w:rPr>
              <w:rFonts w:cs="Arial" w:asciiTheme="minorEastAsia" w:hAnsiTheme="minorEastAsia" w:eastAsiaTheme="minorEastAsia"/>
              <w:szCs w:val="28"/>
            </w:rPr>
            <w:t>一种基于三维点云和视觉融合的目标测距方法及装置</w:t>
          </w:r>
          <w:r>
            <w:tab/>
          </w:r>
          <w:r>
            <w:fldChar w:fldCharType="begin"/>
          </w:r>
          <w:r>
            <w:instrText xml:space="preserve"> PAGEREF _Toc3046 \h </w:instrText>
          </w:r>
          <w:r>
            <w:fldChar w:fldCharType="separate"/>
          </w:r>
          <w:r>
            <w:t>677</w:t>
          </w:r>
          <w:r>
            <w:fldChar w:fldCharType="end"/>
          </w:r>
          <w:r>
            <w:rPr>
              <w:rFonts w:ascii="Arial" w:hAnsi="Arial" w:eastAsia="黑体" w:cs="Arial"/>
              <w:kern w:val="144"/>
              <w:szCs w:val="22"/>
            </w:rPr>
            <w:fldChar w:fldCharType="end"/>
          </w:r>
        </w:p>
        <w:p w14:paraId="168CA1D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_Toc2081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8-5 实用新型专利-</w:t>
          </w:r>
          <w:r>
            <w:rPr>
              <w:rFonts w:cs="Arial" w:asciiTheme="minorEastAsia" w:hAnsiTheme="minorEastAsia" w:eastAsiaTheme="minorEastAsia"/>
              <w:szCs w:val="28"/>
            </w:rPr>
            <w:t>竖直面调节装置以及激光测距设备</w:t>
          </w:r>
          <w:r>
            <w:tab/>
          </w:r>
          <w:r>
            <w:fldChar w:fldCharType="begin"/>
          </w:r>
          <w:r>
            <w:instrText xml:space="preserve"> PAGEREF _Toc2081 \h </w:instrText>
          </w:r>
          <w:r>
            <w:fldChar w:fldCharType="separate"/>
          </w:r>
          <w:r>
            <w:t>678</w:t>
          </w:r>
          <w:r>
            <w:fldChar w:fldCharType="end"/>
          </w:r>
          <w:r>
            <w:rPr>
              <w:rFonts w:ascii="Arial" w:hAnsi="Arial" w:eastAsia="黑体" w:cs="Arial"/>
              <w:kern w:val="144"/>
              <w:szCs w:val="22"/>
            </w:rPr>
            <w:fldChar w:fldCharType="end"/>
          </w:r>
        </w:p>
        <w:p w14:paraId="57ADEB85">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_Toc22495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8-6 实用新型专利-</w:t>
          </w:r>
          <w:r>
            <w:rPr>
              <w:rFonts w:cs="Arial" w:asciiTheme="minorEastAsia" w:hAnsiTheme="minorEastAsia" w:eastAsiaTheme="minorEastAsia"/>
              <w:szCs w:val="28"/>
            </w:rPr>
            <w:t>用于视觉测量教学平台的图像采集装置</w:t>
          </w:r>
          <w:r>
            <w:tab/>
          </w:r>
          <w:r>
            <w:fldChar w:fldCharType="begin"/>
          </w:r>
          <w:r>
            <w:instrText xml:space="preserve"> PAGEREF _Toc22495 \h </w:instrText>
          </w:r>
          <w:r>
            <w:fldChar w:fldCharType="separate"/>
          </w:r>
          <w:r>
            <w:t>679</w:t>
          </w:r>
          <w:r>
            <w:fldChar w:fldCharType="end"/>
          </w:r>
          <w:r>
            <w:rPr>
              <w:rFonts w:ascii="Arial" w:hAnsi="Arial" w:eastAsia="黑体" w:cs="Arial"/>
              <w:kern w:val="144"/>
              <w:szCs w:val="22"/>
            </w:rPr>
            <w:fldChar w:fldCharType="end"/>
          </w:r>
        </w:p>
        <w:p w14:paraId="516F996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_Toc29381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8-7 软件著作权-</w:t>
          </w:r>
          <w:r>
            <w:rPr>
              <w:rFonts w:cs="Arial" w:asciiTheme="minorEastAsia" w:hAnsiTheme="minorEastAsia" w:eastAsiaTheme="minorEastAsia"/>
              <w:szCs w:val="28"/>
            </w:rPr>
            <w:t>三维数字摄影测量软件和多元设备控制系统V1.0</w:t>
          </w:r>
          <w:r>
            <w:tab/>
          </w:r>
          <w:r>
            <w:fldChar w:fldCharType="begin"/>
          </w:r>
          <w:r>
            <w:instrText xml:space="preserve"> PAGEREF _Toc29381 \h </w:instrText>
          </w:r>
          <w:r>
            <w:fldChar w:fldCharType="separate"/>
          </w:r>
          <w:r>
            <w:t>680</w:t>
          </w:r>
          <w:r>
            <w:fldChar w:fldCharType="end"/>
          </w:r>
          <w:r>
            <w:rPr>
              <w:rFonts w:ascii="Arial" w:hAnsi="Arial" w:eastAsia="黑体" w:cs="Arial"/>
              <w:kern w:val="144"/>
              <w:szCs w:val="22"/>
            </w:rPr>
            <w:fldChar w:fldCharType="end"/>
          </w:r>
        </w:p>
        <w:p w14:paraId="22E5F5CB">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_Toc15708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8-8 软件著作权-</w:t>
          </w:r>
          <w:r>
            <w:rPr>
              <w:rFonts w:cs="Arial" w:asciiTheme="minorEastAsia" w:hAnsiTheme="minorEastAsia" w:eastAsiaTheme="minorEastAsia"/>
              <w:szCs w:val="28"/>
            </w:rPr>
            <w:t>三维坐标标定场系统V1.0</w:t>
          </w:r>
          <w:r>
            <w:tab/>
          </w:r>
          <w:r>
            <w:fldChar w:fldCharType="begin"/>
          </w:r>
          <w:r>
            <w:instrText xml:space="preserve"> PAGEREF _Toc15708 \h </w:instrText>
          </w:r>
          <w:r>
            <w:fldChar w:fldCharType="separate"/>
          </w:r>
          <w:r>
            <w:t>681</w:t>
          </w:r>
          <w:r>
            <w:fldChar w:fldCharType="end"/>
          </w:r>
          <w:r>
            <w:rPr>
              <w:rFonts w:ascii="Arial" w:hAnsi="Arial" w:eastAsia="黑体" w:cs="Arial"/>
              <w:kern w:val="144"/>
              <w:szCs w:val="22"/>
            </w:rPr>
            <w:fldChar w:fldCharType="end"/>
          </w:r>
        </w:p>
        <w:p w14:paraId="196B8C40">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_Toc7857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8-9 软件著作权-</w:t>
          </w:r>
          <w:r>
            <w:rPr>
              <w:rFonts w:cs="Arial" w:asciiTheme="minorEastAsia" w:hAnsiTheme="minorEastAsia" w:eastAsiaTheme="minorEastAsia"/>
              <w:szCs w:val="28"/>
            </w:rPr>
            <w:t xml:space="preserve"> AI智能图像融合后台管理系统V1.0</w:t>
          </w:r>
          <w:r>
            <w:tab/>
          </w:r>
          <w:r>
            <w:fldChar w:fldCharType="begin"/>
          </w:r>
          <w:r>
            <w:instrText xml:space="preserve"> PAGEREF _Toc7857 \h </w:instrText>
          </w:r>
          <w:r>
            <w:fldChar w:fldCharType="separate"/>
          </w:r>
          <w:r>
            <w:t>682</w:t>
          </w:r>
          <w:r>
            <w:fldChar w:fldCharType="end"/>
          </w:r>
          <w:r>
            <w:rPr>
              <w:rFonts w:ascii="Arial" w:hAnsi="Arial" w:eastAsia="黑体" w:cs="Arial"/>
              <w:kern w:val="144"/>
              <w:szCs w:val="22"/>
            </w:rPr>
            <w:fldChar w:fldCharType="end"/>
          </w:r>
        </w:p>
        <w:p w14:paraId="25F44EED">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_Toc16026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8-10 软件著作权-</w:t>
          </w:r>
          <w:r>
            <w:rPr>
              <w:rFonts w:cs="Arial" w:asciiTheme="minorEastAsia" w:hAnsiTheme="minorEastAsia" w:eastAsiaTheme="minorEastAsia"/>
              <w:szCs w:val="28"/>
            </w:rPr>
            <w:t>北斗实时变形监测系统软件V1.0</w:t>
          </w:r>
          <w:r>
            <w:tab/>
          </w:r>
          <w:r>
            <w:fldChar w:fldCharType="begin"/>
          </w:r>
          <w:r>
            <w:instrText xml:space="preserve"> PAGEREF _Toc16026 \h </w:instrText>
          </w:r>
          <w:r>
            <w:fldChar w:fldCharType="separate"/>
          </w:r>
          <w:r>
            <w:t>683</w:t>
          </w:r>
          <w:r>
            <w:fldChar w:fldCharType="end"/>
          </w:r>
          <w:r>
            <w:rPr>
              <w:rFonts w:ascii="Arial" w:hAnsi="Arial" w:eastAsia="黑体" w:cs="Arial"/>
              <w:kern w:val="144"/>
              <w:szCs w:val="22"/>
            </w:rPr>
            <w:fldChar w:fldCharType="end"/>
          </w:r>
        </w:p>
        <w:p w14:paraId="094BE0E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_Toc15766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8-11 软件著作权-</w:t>
          </w:r>
          <w:r>
            <w:rPr>
              <w:rFonts w:cs="Arial" w:asciiTheme="minorEastAsia" w:hAnsiTheme="minorEastAsia" w:eastAsiaTheme="minorEastAsia"/>
              <w:szCs w:val="28"/>
            </w:rPr>
            <w:t xml:space="preserve"> XDEarth Studio信大三维可视化地理信息基础开发平台</w:t>
          </w:r>
          <w:r>
            <w:tab/>
          </w:r>
          <w:r>
            <w:fldChar w:fldCharType="begin"/>
          </w:r>
          <w:r>
            <w:instrText xml:space="preserve"> PAGEREF _Toc15766 \h </w:instrText>
          </w:r>
          <w:r>
            <w:fldChar w:fldCharType="separate"/>
          </w:r>
          <w:r>
            <w:t>684</w:t>
          </w:r>
          <w:r>
            <w:fldChar w:fldCharType="end"/>
          </w:r>
          <w:r>
            <w:rPr>
              <w:rFonts w:ascii="Arial" w:hAnsi="Arial" w:eastAsia="黑体" w:cs="Arial"/>
              <w:kern w:val="144"/>
              <w:szCs w:val="22"/>
            </w:rPr>
            <w:fldChar w:fldCharType="end"/>
          </w:r>
        </w:p>
        <w:p w14:paraId="2F33DC22">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_Toc25898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8-12 软件著作权-</w:t>
          </w:r>
          <w:r>
            <w:rPr>
              <w:rFonts w:cs="Arial" w:asciiTheme="minorEastAsia" w:hAnsiTheme="minorEastAsia" w:eastAsiaTheme="minorEastAsia"/>
              <w:szCs w:val="28"/>
            </w:rPr>
            <w:t xml:space="preserve"> XDBIM轻量化三维可视化平台V1.1</w:t>
          </w:r>
          <w:r>
            <w:tab/>
          </w:r>
          <w:r>
            <w:fldChar w:fldCharType="begin"/>
          </w:r>
          <w:r>
            <w:instrText xml:space="preserve"> PAGEREF _Toc25898 \h </w:instrText>
          </w:r>
          <w:r>
            <w:fldChar w:fldCharType="separate"/>
          </w:r>
          <w:r>
            <w:t>685</w:t>
          </w:r>
          <w:r>
            <w:fldChar w:fldCharType="end"/>
          </w:r>
          <w:r>
            <w:rPr>
              <w:rFonts w:ascii="Arial" w:hAnsi="Arial" w:eastAsia="黑体" w:cs="Arial"/>
              <w:kern w:val="144"/>
              <w:szCs w:val="22"/>
            </w:rPr>
            <w:fldChar w:fldCharType="end"/>
          </w:r>
        </w:p>
        <w:p w14:paraId="5F47D72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_Toc32458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8-13 软件著作权-</w:t>
          </w:r>
          <w:r>
            <w:rPr>
              <w:rFonts w:cs="Arial" w:asciiTheme="minorEastAsia" w:hAnsiTheme="minorEastAsia" w:eastAsiaTheme="minorEastAsia"/>
              <w:szCs w:val="28"/>
            </w:rPr>
            <w:t>视觉图像处理管理平台V1.0</w:t>
          </w:r>
          <w:r>
            <w:tab/>
          </w:r>
          <w:r>
            <w:fldChar w:fldCharType="begin"/>
          </w:r>
          <w:r>
            <w:instrText xml:space="preserve"> PAGEREF _Toc32458 \h </w:instrText>
          </w:r>
          <w:r>
            <w:fldChar w:fldCharType="separate"/>
          </w:r>
          <w:r>
            <w:t>686</w:t>
          </w:r>
          <w:r>
            <w:fldChar w:fldCharType="end"/>
          </w:r>
          <w:r>
            <w:rPr>
              <w:rFonts w:ascii="Arial" w:hAnsi="Arial" w:eastAsia="黑体" w:cs="Arial"/>
              <w:kern w:val="144"/>
              <w:szCs w:val="22"/>
            </w:rPr>
            <w:fldChar w:fldCharType="end"/>
          </w:r>
        </w:p>
        <w:p w14:paraId="7F835E71">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_Toc18182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8-14 软件著作权-</w:t>
          </w:r>
          <w:r>
            <w:rPr>
              <w:rFonts w:cs="Arial" w:asciiTheme="minorEastAsia" w:hAnsiTheme="minorEastAsia" w:eastAsiaTheme="minorEastAsia"/>
              <w:szCs w:val="28"/>
            </w:rPr>
            <w:t xml:space="preserve"> ZXIAT-3D全自动实景建模软件V1.0</w:t>
          </w:r>
          <w:r>
            <w:tab/>
          </w:r>
          <w:r>
            <w:fldChar w:fldCharType="begin"/>
          </w:r>
          <w:r>
            <w:instrText xml:space="preserve"> PAGEREF _Toc18182 \h </w:instrText>
          </w:r>
          <w:r>
            <w:fldChar w:fldCharType="separate"/>
          </w:r>
          <w:r>
            <w:t>687</w:t>
          </w:r>
          <w:r>
            <w:fldChar w:fldCharType="end"/>
          </w:r>
          <w:r>
            <w:rPr>
              <w:rFonts w:ascii="Arial" w:hAnsi="Arial" w:eastAsia="黑体" w:cs="Arial"/>
              <w:kern w:val="144"/>
              <w:szCs w:val="22"/>
            </w:rPr>
            <w:fldChar w:fldCharType="end"/>
          </w:r>
        </w:p>
        <w:p w14:paraId="11B8B9AF">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_Toc7275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8-15 软件著作权-</w:t>
          </w:r>
          <w:r>
            <w:rPr>
              <w:rFonts w:cs="Arial" w:asciiTheme="minorEastAsia" w:hAnsiTheme="minorEastAsia" w:eastAsiaTheme="minorEastAsia"/>
              <w:szCs w:val="28"/>
            </w:rPr>
            <w:t>国产自主计算机可信管控系统终端软件</w:t>
          </w:r>
          <w:r>
            <w:tab/>
          </w:r>
          <w:r>
            <w:fldChar w:fldCharType="begin"/>
          </w:r>
          <w:r>
            <w:instrText xml:space="preserve"> PAGEREF _Toc7275 \h </w:instrText>
          </w:r>
          <w:r>
            <w:fldChar w:fldCharType="separate"/>
          </w:r>
          <w:r>
            <w:t>688</w:t>
          </w:r>
          <w:r>
            <w:fldChar w:fldCharType="end"/>
          </w:r>
          <w:r>
            <w:rPr>
              <w:rFonts w:ascii="Arial" w:hAnsi="Arial" w:eastAsia="黑体" w:cs="Arial"/>
              <w:kern w:val="144"/>
              <w:szCs w:val="22"/>
            </w:rPr>
            <w:fldChar w:fldCharType="end"/>
          </w:r>
        </w:p>
        <w:p w14:paraId="702E2A53">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_Toc2463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8-16 软件著作权-</w:t>
          </w:r>
          <w:r>
            <w:rPr>
              <w:rFonts w:cs="Arial" w:asciiTheme="minorEastAsia" w:hAnsiTheme="minorEastAsia" w:eastAsiaTheme="minorEastAsia"/>
              <w:szCs w:val="28"/>
            </w:rPr>
            <w:t>车辆轨迹数据与遥感影像数据融合道路提取软件V1.0</w:t>
          </w:r>
          <w:r>
            <w:tab/>
          </w:r>
          <w:r>
            <w:fldChar w:fldCharType="begin"/>
          </w:r>
          <w:r>
            <w:instrText xml:space="preserve"> PAGEREF _Toc2463 \h </w:instrText>
          </w:r>
          <w:r>
            <w:fldChar w:fldCharType="separate"/>
          </w:r>
          <w:r>
            <w:t>689</w:t>
          </w:r>
          <w:r>
            <w:fldChar w:fldCharType="end"/>
          </w:r>
          <w:r>
            <w:rPr>
              <w:rFonts w:ascii="Arial" w:hAnsi="Arial" w:eastAsia="黑体" w:cs="Arial"/>
              <w:kern w:val="144"/>
              <w:szCs w:val="22"/>
            </w:rPr>
            <w:fldChar w:fldCharType="end"/>
          </w:r>
        </w:p>
        <w:p w14:paraId="44723429">
          <w:pPr>
            <w:pStyle w:val="22"/>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_Toc21199 </w:instrText>
          </w:r>
          <w:r>
            <w:rPr>
              <w:rFonts w:ascii="Arial" w:hAnsi="Arial" w:eastAsia="黑体" w:cs="Arial"/>
              <w:kern w:val="144"/>
              <w:szCs w:val="22"/>
            </w:rPr>
            <w:fldChar w:fldCharType="separate"/>
          </w:r>
          <w:r>
            <w:rPr>
              <w:rFonts w:hint="eastAsia" w:cs="Arial" w:asciiTheme="minorEastAsia" w:hAnsiTheme="minorEastAsia" w:eastAsiaTheme="minorEastAsia"/>
              <w:szCs w:val="28"/>
            </w:rPr>
            <w:t>8-17 发明专利申请（已受理）-</w:t>
          </w:r>
          <w:r>
            <w:rPr>
              <w:rFonts w:cs="Arial" w:asciiTheme="minorEastAsia" w:hAnsiTheme="minorEastAsia" w:eastAsiaTheme="minorEastAsia"/>
              <w:szCs w:val="28"/>
            </w:rPr>
            <w:t>一种精密三维摄影测量与自动定位姿态控制系统</w:t>
          </w:r>
          <w:r>
            <w:tab/>
          </w:r>
          <w:r>
            <w:fldChar w:fldCharType="begin"/>
          </w:r>
          <w:r>
            <w:instrText xml:space="preserve"> PAGEREF _Toc21199 \h </w:instrText>
          </w:r>
          <w:r>
            <w:fldChar w:fldCharType="separate"/>
          </w:r>
          <w:r>
            <w:t>690</w:t>
          </w:r>
          <w:r>
            <w:fldChar w:fldCharType="end"/>
          </w:r>
          <w:r>
            <w:rPr>
              <w:rFonts w:ascii="Arial" w:hAnsi="Arial" w:eastAsia="黑体" w:cs="Arial"/>
              <w:kern w:val="144"/>
              <w:szCs w:val="22"/>
            </w:rPr>
            <w:fldChar w:fldCharType="end"/>
          </w:r>
        </w:p>
        <w:p w14:paraId="32058DB0">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_Toc7261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九</w:t>
          </w:r>
          <w:r>
            <w:rPr>
              <w:rFonts w:ascii="Arial" w:hAnsi="Arial" w:eastAsia="宋体" w:cs="Arial"/>
              <w:szCs w:val="28"/>
            </w:rPr>
            <w:t xml:space="preserve">  与中国长江三峡集团有限公司不存在特定关系人的承诺函</w:t>
          </w:r>
          <w:r>
            <w:tab/>
          </w:r>
          <w:r>
            <w:fldChar w:fldCharType="begin"/>
          </w:r>
          <w:r>
            <w:instrText xml:space="preserve"> PAGEREF _Toc7261 \h </w:instrText>
          </w:r>
          <w:r>
            <w:fldChar w:fldCharType="separate"/>
          </w:r>
          <w:r>
            <w:t>691</w:t>
          </w:r>
          <w:r>
            <w:fldChar w:fldCharType="end"/>
          </w:r>
          <w:r>
            <w:rPr>
              <w:rFonts w:ascii="Arial" w:hAnsi="Arial" w:eastAsia="黑体" w:cs="Arial"/>
              <w:kern w:val="144"/>
              <w:szCs w:val="22"/>
            </w:rPr>
            <w:fldChar w:fldCharType="end"/>
          </w:r>
        </w:p>
        <w:p w14:paraId="3AF89600">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_Toc19456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十</w:t>
          </w:r>
          <w:r>
            <w:rPr>
              <w:rFonts w:ascii="Arial" w:hAnsi="Arial" w:eastAsia="宋体" w:cs="Arial"/>
              <w:szCs w:val="28"/>
            </w:rPr>
            <w:t xml:space="preserve">  报价文件保密承诺</w:t>
          </w:r>
          <w:r>
            <w:tab/>
          </w:r>
          <w:r>
            <w:fldChar w:fldCharType="begin"/>
          </w:r>
          <w:r>
            <w:instrText xml:space="preserve"> PAGEREF _Toc19456 \h </w:instrText>
          </w:r>
          <w:r>
            <w:fldChar w:fldCharType="separate"/>
          </w:r>
          <w:r>
            <w:t>692</w:t>
          </w:r>
          <w:r>
            <w:fldChar w:fldCharType="end"/>
          </w:r>
          <w:r>
            <w:rPr>
              <w:rFonts w:ascii="Arial" w:hAnsi="Arial" w:eastAsia="黑体" w:cs="Arial"/>
              <w:kern w:val="144"/>
              <w:szCs w:val="22"/>
            </w:rPr>
            <w:fldChar w:fldCharType="end"/>
          </w:r>
        </w:p>
        <w:p w14:paraId="1E422CFE">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_Toc7488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十一  网络安全承诺书</w:t>
          </w:r>
          <w:r>
            <w:tab/>
          </w:r>
          <w:r>
            <w:fldChar w:fldCharType="begin"/>
          </w:r>
          <w:r>
            <w:instrText xml:space="preserve"> PAGEREF _Toc7488 \h </w:instrText>
          </w:r>
          <w:r>
            <w:fldChar w:fldCharType="separate"/>
          </w:r>
          <w:r>
            <w:t>693</w:t>
          </w:r>
          <w:r>
            <w:fldChar w:fldCharType="end"/>
          </w:r>
          <w:r>
            <w:rPr>
              <w:rFonts w:ascii="Arial" w:hAnsi="Arial" w:eastAsia="黑体" w:cs="Arial"/>
              <w:kern w:val="144"/>
              <w:szCs w:val="22"/>
            </w:rPr>
            <w:fldChar w:fldCharType="end"/>
          </w:r>
        </w:p>
        <w:p w14:paraId="06CB3E4B">
          <w:pPr>
            <w:pStyle w:val="25"/>
            <w:tabs>
              <w:tab w:val="right" w:leader="dot" w:pos="9072"/>
            </w:tabs>
          </w:pPr>
          <w:r>
            <w:rPr>
              <w:rFonts w:ascii="Arial" w:hAnsi="Arial" w:eastAsia="黑体" w:cs="Arial"/>
              <w:kern w:val="144"/>
              <w:szCs w:val="22"/>
            </w:rPr>
            <w:fldChar w:fldCharType="begin"/>
          </w:r>
          <w:r>
            <w:rPr>
              <w:rFonts w:ascii="Arial" w:hAnsi="Arial" w:eastAsia="黑体" w:cs="Arial"/>
              <w:kern w:val="144"/>
              <w:szCs w:val="22"/>
            </w:rPr>
            <w:instrText xml:space="preserve"> HYPERLINK \l _Toc23866 </w:instrText>
          </w:r>
          <w:r>
            <w:rPr>
              <w:rFonts w:ascii="Arial" w:hAnsi="Arial" w:eastAsia="黑体" w:cs="Arial"/>
              <w:kern w:val="144"/>
              <w:szCs w:val="22"/>
            </w:rPr>
            <w:fldChar w:fldCharType="separate"/>
          </w:r>
          <w:r>
            <w:rPr>
              <w:rFonts w:ascii="Arial" w:hAnsi="Arial" w:eastAsia="宋体" w:cs="Arial"/>
              <w:szCs w:val="28"/>
            </w:rPr>
            <w:t>文件</w:t>
          </w:r>
          <w:r>
            <w:rPr>
              <w:rFonts w:hint="eastAsia" w:ascii="Arial" w:hAnsi="Arial" w:eastAsia="宋体" w:cs="Arial"/>
              <w:szCs w:val="28"/>
            </w:rPr>
            <w:t>十二  自主可控承诺函</w:t>
          </w:r>
          <w:r>
            <w:tab/>
          </w:r>
          <w:r>
            <w:fldChar w:fldCharType="begin"/>
          </w:r>
          <w:r>
            <w:instrText xml:space="preserve"> PAGEREF _Toc23866 \h </w:instrText>
          </w:r>
          <w:r>
            <w:fldChar w:fldCharType="separate"/>
          </w:r>
          <w:r>
            <w:t>695</w:t>
          </w:r>
          <w:r>
            <w:fldChar w:fldCharType="end"/>
          </w:r>
          <w:r>
            <w:rPr>
              <w:rFonts w:ascii="Arial" w:hAnsi="Arial" w:eastAsia="黑体" w:cs="Arial"/>
              <w:kern w:val="144"/>
              <w:szCs w:val="22"/>
            </w:rPr>
            <w:fldChar w:fldCharType="end"/>
          </w:r>
        </w:p>
        <w:p w14:paraId="71C1531F">
          <w:pPr>
            <w:widowControl w:val="0"/>
            <w:spacing w:line="500" w:lineRule="exact"/>
            <w:ind w:firstLine="480" w:firstLineChars="200"/>
            <w:jc w:val="center"/>
            <w:rPr>
              <w:rFonts w:ascii="Arial" w:hAnsi="Arial" w:eastAsia="黑体" w:cs="Arial"/>
              <w:kern w:val="144"/>
              <w:sz w:val="24"/>
              <w:szCs w:val="22"/>
              <w:lang w:val="en-US" w:eastAsia="zh-CN" w:bidi="ar-SA"/>
            </w:rPr>
          </w:pPr>
          <w:r>
            <w:rPr>
              <w:rFonts w:ascii="Arial" w:hAnsi="Arial" w:eastAsia="黑体" w:cs="Arial"/>
              <w:kern w:val="144"/>
              <w:szCs w:val="22"/>
            </w:rPr>
            <w:fldChar w:fldCharType="end"/>
          </w:r>
        </w:p>
      </w:sdtContent>
    </w:sdt>
    <w:p w14:paraId="4BCD55EB">
      <w:pPr>
        <w:widowControl w:val="0"/>
        <w:spacing w:line="500" w:lineRule="exact"/>
        <w:ind w:firstLine="480" w:firstLineChars="200"/>
        <w:jc w:val="center"/>
        <w:rPr>
          <w:rFonts w:ascii="Arial" w:hAnsi="Arial" w:eastAsia="黑体" w:cs="Arial"/>
          <w:kern w:val="144"/>
          <w:sz w:val="24"/>
          <w:szCs w:val="22"/>
          <w:lang w:val="en-US" w:eastAsia="zh-CN" w:bidi="ar-SA"/>
        </w:rPr>
      </w:pPr>
    </w:p>
    <w:p w14:paraId="176F2409">
      <w:pPr>
        <w:widowControl w:val="0"/>
        <w:adjustRightInd w:val="0"/>
        <w:snapToGrid w:val="0"/>
        <w:spacing w:after="160" w:line="360" w:lineRule="auto"/>
        <w:ind w:firstLine="480" w:firstLineChars="200"/>
        <w:jc w:val="both"/>
        <w:rPr>
          <w:rFonts w:hint="eastAsia" w:ascii="宋体" w:hAnsi="宋体" w:eastAsia="宋体" w:cs="宋体"/>
          <w:szCs w:val="22"/>
        </w:rPr>
      </w:pPr>
    </w:p>
    <w:p w14:paraId="1DC63A99">
      <w:pPr>
        <w:widowControl w:val="0"/>
        <w:adjustRightInd w:val="0"/>
        <w:snapToGrid w:val="0"/>
        <w:spacing w:after="160" w:line="360" w:lineRule="auto"/>
        <w:ind w:firstLine="480" w:firstLineChars="200"/>
        <w:jc w:val="both"/>
        <w:rPr>
          <w:rFonts w:hint="eastAsia" w:ascii="宋体" w:hAnsi="宋体" w:eastAsia="宋体" w:cs="宋体"/>
          <w:szCs w:val="22"/>
        </w:rPr>
        <w:sectPr>
          <w:footerReference r:id="rId6" w:type="default"/>
          <w:pgSz w:w="11906" w:h="16838"/>
          <w:pgMar w:top="1134" w:right="1417" w:bottom="1134" w:left="1417" w:header="851" w:footer="992" w:gutter="0"/>
          <w:pgNumType w:fmt="upperRoman" w:start="1"/>
          <w:cols w:space="720" w:num="1"/>
          <w:docGrid w:type="lines" w:linePitch="312" w:charSpace="0"/>
        </w:sectPr>
      </w:pPr>
    </w:p>
    <w:p w14:paraId="58C2C471">
      <w:pPr>
        <w:keepNext w:val="0"/>
        <w:keepLines w:val="0"/>
        <w:pageBreakBefore w:val="0"/>
        <w:widowControl w:val="0"/>
        <w:kinsoku/>
        <w:wordWrap/>
        <w:overflowPunct/>
        <w:topLinePunct w:val="0"/>
        <w:autoSpaceDE/>
        <w:autoSpaceDN/>
        <w:bidi w:val="0"/>
        <w:adjustRightInd w:val="0"/>
        <w:snapToGrid w:val="0"/>
        <w:spacing w:after="160" w:line="360" w:lineRule="auto"/>
        <w:ind w:firstLine="0" w:firstLineChars="0"/>
        <w:jc w:val="center"/>
        <w:textAlignment w:val="auto"/>
        <w:outlineLvl w:val="0"/>
        <w:rPr>
          <w:rFonts w:ascii="Arial" w:hAnsi="Arial" w:eastAsia="宋体" w:cs="Arial"/>
          <w:b/>
          <w:sz w:val="28"/>
          <w:szCs w:val="28"/>
        </w:rPr>
      </w:pPr>
      <w:bookmarkStart w:id="0" w:name="_Toc433291566"/>
      <w:bookmarkStart w:id="1" w:name="_Toc18850"/>
      <w:r>
        <w:rPr>
          <w:rFonts w:ascii="Arial" w:hAnsi="Arial" w:eastAsia="宋体" w:cs="Arial"/>
          <w:b/>
          <w:sz w:val="28"/>
          <w:szCs w:val="28"/>
        </w:rPr>
        <w:t xml:space="preserve">文件一  </w:t>
      </w:r>
      <w:bookmarkEnd w:id="0"/>
      <w:r>
        <w:rPr>
          <w:rFonts w:ascii="Arial" w:hAnsi="Arial" w:eastAsia="宋体" w:cs="Arial"/>
          <w:b/>
          <w:sz w:val="28"/>
          <w:szCs w:val="28"/>
        </w:rPr>
        <w:t>报价函及报价函附录</w:t>
      </w:r>
      <w:bookmarkEnd w:id="1"/>
    </w:p>
    <w:p w14:paraId="179258B9">
      <w:pPr>
        <w:bidi w:val="0"/>
      </w:pPr>
    </w:p>
    <w:p w14:paraId="42F6FA1E">
      <w:pPr>
        <w:widowControl w:val="0"/>
        <w:spacing w:line="500" w:lineRule="exact"/>
        <w:ind w:leftChars="-1" w:hanging="2"/>
        <w:jc w:val="center"/>
        <w:rPr>
          <w:rFonts w:ascii="Arial" w:hAnsi="Arial" w:eastAsia="宋体" w:cs="Arial"/>
          <w:b/>
          <w:kern w:val="144"/>
          <w:sz w:val="28"/>
          <w:szCs w:val="28"/>
        </w:rPr>
      </w:pPr>
      <w:r>
        <w:rPr>
          <w:rFonts w:ascii="Arial" w:hAnsi="Arial" w:eastAsia="宋体" w:cs="Arial"/>
          <w:b/>
          <w:kern w:val="144"/>
          <w:sz w:val="28"/>
          <w:szCs w:val="28"/>
        </w:rPr>
        <w:t>（一）报价函</w:t>
      </w:r>
    </w:p>
    <w:p w14:paraId="17E62D4A">
      <w:pPr>
        <w:widowControl w:val="0"/>
        <w:adjustRightInd w:val="0"/>
        <w:snapToGrid w:val="0"/>
        <w:spacing w:line="360" w:lineRule="auto"/>
        <w:ind w:firstLine="480" w:firstLineChars="200"/>
        <w:jc w:val="both"/>
        <w:rPr>
          <w:rFonts w:ascii="Arial" w:hAnsi="Arial" w:eastAsia="宋体" w:cs="Arial"/>
        </w:rPr>
      </w:pPr>
    </w:p>
    <w:p w14:paraId="746421EF">
      <w:pPr>
        <w:widowControl w:val="0"/>
        <w:adjustRightInd w:val="0"/>
        <w:snapToGrid w:val="0"/>
        <w:spacing w:line="360" w:lineRule="auto"/>
        <w:jc w:val="both"/>
        <w:rPr>
          <w:rFonts w:ascii="Arial" w:hAnsi="Arial" w:eastAsia="宋体" w:cs="Arial"/>
        </w:rPr>
      </w:pPr>
      <w:r>
        <w:rPr>
          <w:rFonts w:hint="eastAsia" w:ascii="Arial" w:hAnsi="Arial" w:eastAsia="宋体" w:cs="Arial"/>
          <w:szCs w:val="22"/>
          <w:u w:val="single"/>
        </w:rPr>
        <w:t>中国长江电力股份有限公司</w:t>
      </w:r>
      <w:r>
        <w:rPr>
          <w:rFonts w:ascii="Arial" w:hAnsi="Arial" w:eastAsia="宋体" w:cs="Arial"/>
        </w:rPr>
        <w:t>（采购人名称）：</w:t>
      </w:r>
    </w:p>
    <w:p w14:paraId="4076B48D">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1．我方已仔细研究了</w:t>
      </w:r>
      <w:r>
        <w:rPr>
          <w:rFonts w:hint="eastAsia" w:ascii="Arial" w:hAnsi="Arial" w:eastAsia="宋体" w:cs="Arial"/>
          <w:szCs w:val="22"/>
          <w:u w:val="single"/>
        </w:rPr>
        <w:t>基于多目视觉跟踪和多模态数据融合的重力坝泄洪流道冲磨场三维重构技术研究及装备研发</w:t>
      </w:r>
      <w:r>
        <w:rPr>
          <w:rFonts w:ascii="Arial" w:hAnsi="Arial" w:eastAsia="宋体" w:cs="Arial"/>
        </w:rPr>
        <w:t>（采购项目名称）</w:t>
      </w:r>
      <w:r>
        <w:rPr>
          <w:rFonts w:hint="eastAsia" w:ascii="Arial" w:hAnsi="Arial" w:eastAsia="宋体" w:cs="Arial"/>
        </w:rPr>
        <w:t>采购</w:t>
      </w:r>
      <w:r>
        <w:rPr>
          <w:rFonts w:ascii="Arial" w:hAnsi="Arial" w:eastAsia="宋体" w:cs="Arial"/>
        </w:rPr>
        <w:t>文件的全部内容，</w:t>
      </w:r>
      <w:r>
        <w:rPr>
          <w:rFonts w:ascii="Arial" w:hAnsi="Arial" w:eastAsia="宋体" w:cs="Arial"/>
          <w:szCs w:val="22"/>
        </w:rPr>
        <w:t>愿意以人民币（大写）</w:t>
      </w:r>
      <w:r>
        <w:rPr>
          <w:rFonts w:ascii="Arial" w:hAnsi="Arial" w:eastAsia="宋体" w:cs="Arial"/>
          <w:szCs w:val="22"/>
          <w:u w:val="single"/>
        </w:rPr>
        <w:t>肆佰肆拾玖万陆仟</w:t>
      </w:r>
      <w:r>
        <w:rPr>
          <w:rFonts w:ascii="Arial" w:hAnsi="Arial" w:eastAsia="宋体" w:cs="Arial"/>
          <w:szCs w:val="22"/>
        </w:rPr>
        <w:t>元（¥</w:t>
      </w:r>
      <w:r>
        <w:rPr>
          <w:rFonts w:ascii="Arial" w:hAnsi="Arial" w:eastAsia="宋体" w:cs="Arial"/>
          <w:szCs w:val="22"/>
          <w:u w:val="single"/>
        </w:rPr>
        <w:t>4496000.00</w:t>
      </w:r>
      <w:r>
        <w:rPr>
          <w:rFonts w:ascii="Arial" w:hAnsi="Arial" w:eastAsia="宋体" w:cs="Arial"/>
          <w:szCs w:val="22"/>
        </w:rPr>
        <w:t>）的总报价</w:t>
      </w:r>
      <w:r>
        <w:rPr>
          <w:rFonts w:ascii="Arial" w:hAnsi="Arial" w:eastAsia="宋体" w:cs="Arial"/>
        </w:rPr>
        <w:t>，</w:t>
      </w:r>
      <w:r>
        <w:rPr>
          <w:rFonts w:hint="eastAsia" w:ascii="Arial" w:hAnsi="Arial" w:eastAsia="宋体" w:cs="Arial"/>
        </w:rPr>
        <w:t>工期</w:t>
      </w:r>
      <w:r>
        <w:rPr>
          <w:rFonts w:hint="eastAsia" w:ascii="Arial" w:hAnsi="Arial" w:eastAsia="宋体" w:cs="Arial"/>
          <w:u w:val="single"/>
        </w:rPr>
        <w:t>970</w:t>
      </w:r>
      <w:r>
        <w:rPr>
          <w:rFonts w:ascii="Arial" w:hAnsi="Arial" w:eastAsia="宋体" w:cs="Arial"/>
        </w:rPr>
        <w:t>日历天，按合同</w:t>
      </w:r>
      <w:r>
        <w:rPr>
          <w:rFonts w:hint="eastAsia" w:ascii="Arial" w:hAnsi="Arial" w:eastAsia="宋体" w:cs="Arial"/>
          <w:szCs w:val="22"/>
        </w:rPr>
        <w:t>完成</w:t>
      </w:r>
      <w:r>
        <w:rPr>
          <w:rFonts w:ascii="Arial" w:hAnsi="Arial" w:eastAsia="宋体" w:cs="Arial"/>
          <w:szCs w:val="22"/>
          <w:u w:val="single"/>
        </w:rPr>
        <w:t>本项目冲磨场</w:t>
      </w:r>
      <w:r>
        <w:rPr>
          <w:rFonts w:hint="eastAsia" w:ascii="Arial" w:hAnsi="Arial" w:eastAsia="宋体" w:cs="Arial"/>
          <w:szCs w:val="22"/>
          <w:u w:val="single"/>
        </w:rPr>
        <w:t>测量建模及技术现状分析，三维重构技术研究及试验，</w:t>
      </w:r>
      <w:r>
        <w:rPr>
          <w:rFonts w:ascii="Arial" w:hAnsi="Arial" w:eastAsia="宋体" w:cs="Arial"/>
          <w:szCs w:val="22"/>
          <w:u w:val="single"/>
        </w:rPr>
        <w:t>三维重构装备研制、试验、现场验证、</w:t>
      </w:r>
      <w:r>
        <w:rPr>
          <w:rFonts w:hint="eastAsia" w:ascii="Arial" w:hAnsi="Arial" w:eastAsia="宋体" w:cs="Arial"/>
          <w:szCs w:val="22"/>
          <w:u w:val="single"/>
        </w:rPr>
        <w:t>项目评审、</w:t>
      </w:r>
      <w:r>
        <w:rPr>
          <w:rFonts w:ascii="Arial" w:hAnsi="Arial" w:eastAsia="宋体" w:cs="Arial"/>
          <w:szCs w:val="22"/>
          <w:u w:val="single"/>
        </w:rPr>
        <w:t>成果申报及全套交付工作</w:t>
      </w:r>
      <w:r>
        <w:rPr>
          <w:rFonts w:hint="eastAsia" w:ascii="Arial" w:hAnsi="Arial" w:eastAsia="宋体" w:cs="Arial"/>
          <w:szCs w:val="22"/>
        </w:rPr>
        <w:t>，</w:t>
      </w:r>
      <w:r>
        <w:rPr>
          <w:rFonts w:ascii="Arial" w:hAnsi="Arial" w:eastAsia="宋体" w:cs="Arial"/>
        </w:rPr>
        <w:t>质量达到</w:t>
      </w:r>
      <w:r>
        <w:rPr>
          <w:rFonts w:ascii="Arial" w:hAnsi="Arial" w:eastAsia="宋体" w:cs="Arial"/>
          <w:u w:val="single"/>
        </w:rPr>
        <w:t>招标文件、技术条款及国家现行相关规范标准要求</w:t>
      </w:r>
      <w:r>
        <w:rPr>
          <w:rFonts w:ascii="Arial" w:hAnsi="Arial" w:eastAsia="宋体" w:cs="Arial"/>
          <w:szCs w:val="22"/>
        </w:rPr>
        <w:t>。</w:t>
      </w:r>
    </w:p>
    <w:p w14:paraId="24F96043">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2．我方承诺在</w:t>
      </w:r>
      <w:r>
        <w:rPr>
          <w:rFonts w:hint="eastAsia" w:ascii="Arial" w:hAnsi="Arial" w:eastAsia="宋体" w:cs="Arial"/>
        </w:rPr>
        <w:t>采购</w:t>
      </w:r>
      <w:r>
        <w:rPr>
          <w:rFonts w:ascii="Arial" w:hAnsi="Arial" w:eastAsia="宋体" w:cs="Arial"/>
        </w:rPr>
        <w:t>文件规定的报价有效期内不修改、撤销</w:t>
      </w:r>
      <w:r>
        <w:rPr>
          <w:rFonts w:hint="eastAsia" w:ascii="Arial" w:hAnsi="Arial" w:eastAsia="宋体" w:cs="Arial"/>
        </w:rPr>
        <w:t>响应文件</w:t>
      </w:r>
      <w:r>
        <w:rPr>
          <w:rFonts w:ascii="Arial" w:hAnsi="Arial" w:eastAsia="宋体" w:cs="Arial"/>
        </w:rPr>
        <w:t>。</w:t>
      </w:r>
    </w:p>
    <w:p w14:paraId="0DEEB86B">
      <w:pPr>
        <w:widowControl w:val="0"/>
        <w:spacing w:line="360" w:lineRule="auto"/>
        <w:ind w:firstLine="480" w:firstLineChars="200"/>
        <w:jc w:val="both"/>
        <w:rPr>
          <w:rFonts w:ascii="Arial" w:hAnsi="Arial" w:eastAsia="宋体" w:cs="Arial"/>
          <w:szCs w:val="22"/>
        </w:rPr>
      </w:pPr>
      <w:r>
        <w:rPr>
          <w:rFonts w:ascii="Arial" w:hAnsi="Arial" w:eastAsia="宋体" w:cs="Arial"/>
          <w:szCs w:val="22"/>
        </w:rPr>
        <w:t>3．随同本报价函提交报价担保一份（如有），金额为人民币（大写）</w:t>
      </w:r>
      <w:r>
        <w:rPr>
          <w:rFonts w:ascii="Arial" w:hAnsi="Arial" w:eastAsia="宋体" w:cs="Arial"/>
          <w:szCs w:val="22"/>
          <w:u w:val="single"/>
        </w:rPr>
        <w:t xml:space="preserve">    </w:t>
      </w:r>
      <w:r>
        <w:rPr>
          <w:rFonts w:hint="eastAsia" w:ascii="Arial" w:hAnsi="Arial" w:eastAsia="宋体" w:cs="Arial"/>
          <w:szCs w:val="22"/>
          <w:u w:val="single"/>
        </w:rPr>
        <w:t>/</w:t>
      </w:r>
      <w:r>
        <w:rPr>
          <w:rFonts w:ascii="Arial" w:hAnsi="Arial" w:eastAsia="宋体" w:cs="Arial"/>
          <w:szCs w:val="22"/>
          <w:u w:val="single"/>
        </w:rPr>
        <w:t xml:space="preserve">    </w:t>
      </w:r>
      <w:r>
        <w:rPr>
          <w:rFonts w:ascii="Arial" w:hAnsi="Arial" w:eastAsia="宋体" w:cs="Arial"/>
          <w:szCs w:val="22"/>
        </w:rPr>
        <w:t>元（¥</w:t>
      </w:r>
      <w:r>
        <w:rPr>
          <w:rFonts w:ascii="Arial" w:hAnsi="Arial" w:eastAsia="宋体" w:cs="Arial"/>
          <w:szCs w:val="22"/>
          <w:u w:val="single"/>
        </w:rPr>
        <w:t xml:space="preserve">   </w:t>
      </w:r>
      <w:r>
        <w:rPr>
          <w:rFonts w:hint="eastAsia" w:ascii="Arial" w:hAnsi="Arial" w:eastAsia="宋体" w:cs="Arial"/>
          <w:szCs w:val="22"/>
          <w:u w:val="single"/>
        </w:rPr>
        <w:t>/</w:t>
      </w:r>
      <w:r>
        <w:rPr>
          <w:rFonts w:ascii="Arial" w:hAnsi="Arial" w:eastAsia="宋体" w:cs="Arial"/>
          <w:szCs w:val="22"/>
          <w:u w:val="single"/>
        </w:rPr>
        <w:t xml:space="preserve">   </w:t>
      </w:r>
      <w:r>
        <w:rPr>
          <w:rFonts w:ascii="Arial" w:hAnsi="Arial" w:eastAsia="宋体" w:cs="Arial"/>
          <w:szCs w:val="22"/>
        </w:rPr>
        <w:t xml:space="preserve"> 元）。</w:t>
      </w:r>
    </w:p>
    <w:p w14:paraId="1A259EB1">
      <w:pPr>
        <w:widowControl w:val="0"/>
        <w:adjustRightInd w:val="0"/>
        <w:snapToGrid w:val="0"/>
        <w:spacing w:line="360" w:lineRule="auto"/>
        <w:ind w:firstLine="480" w:firstLineChars="200"/>
        <w:jc w:val="both"/>
        <w:rPr>
          <w:rFonts w:ascii="Arial" w:hAnsi="Arial" w:eastAsia="宋体" w:cs="Arial"/>
        </w:rPr>
      </w:pPr>
    </w:p>
    <w:p w14:paraId="30459A28">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4．如我方成交：</w:t>
      </w:r>
    </w:p>
    <w:p w14:paraId="7937D0A9">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（1）我方承诺在收到成交通知书后30 天内与采购人签订合同。</w:t>
      </w:r>
    </w:p>
    <w:p w14:paraId="6D4CE551">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（2）随同本报价函递交的报价函附录属于合同文件的组成部分。</w:t>
      </w:r>
    </w:p>
    <w:p w14:paraId="3A06536E">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（3）我方承诺在合同约定的期限内完成并移交全部合同工程。</w:t>
      </w:r>
    </w:p>
    <w:p w14:paraId="1FBB784E">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（4）我方承诺按照</w:t>
      </w:r>
      <w:r>
        <w:rPr>
          <w:rFonts w:hint="eastAsia" w:ascii="Arial" w:hAnsi="Arial" w:eastAsia="宋体" w:cs="Arial"/>
        </w:rPr>
        <w:t>采购</w:t>
      </w:r>
      <w:r>
        <w:rPr>
          <w:rFonts w:ascii="Arial" w:hAnsi="Arial" w:eastAsia="宋体" w:cs="Arial"/>
        </w:rPr>
        <w:t>文件规定向你方递交履约担保（如有）。</w:t>
      </w:r>
    </w:p>
    <w:p w14:paraId="76031DE7">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5．我方在此声明，所递交的</w:t>
      </w:r>
      <w:r>
        <w:rPr>
          <w:rFonts w:hint="eastAsia" w:ascii="Arial" w:hAnsi="Arial" w:eastAsia="宋体" w:cs="Arial"/>
        </w:rPr>
        <w:t>响应文件</w:t>
      </w:r>
      <w:r>
        <w:rPr>
          <w:rFonts w:ascii="Arial" w:hAnsi="Arial" w:eastAsia="宋体" w:cs="Arial"/>
        </w:rPr>
        <w:t>及有关资料内容完整、真实和准确。</w:t>
      </w:r>
    </w:p>
    <w:p w14:paraId="709F1163">
      <w:pPr>
        <w:widowControl w:val="0"/>
        <w:adjustRightInd w:val="0"/>
        <w:snapToGrid w:val="0"/>
        <w:spacing w:line="360" w:lineRule="auto"/>
        <w:ind w:firstLine="480" w:firstLineChars="200"/>
        <w:jc w:val="both"/>
        <w:rPr>
          <w:rFonts w:ascii="Arial" w:hAnsi="Arial" w:eastAsia="宋体" w:cs="Arial"/>
        </w:rPr>
      </w:pPr>
      <w:r>
        <w:rPr>
          <w:rFonts w:ascii="Arial" w:hAnsi="Arial" w:eastAsia="宋体" w:cs="Arial"/>
        </w:rPr>
        <w:t>6．</w:t>
      </w:r>
      <w:r>
        <w:rPr>
          <w:rFonts w:ascii="Arial" w:hAnsi="Arial" w:eastAsia="宋体" w:cs="Arial"/>
          <w:u w:val="single"/>
        </w:rPr>
        <w:t xml:space="preserve"> </w:t>
      </w:r>
      <w:r>
        <w:rPr>
          <w:rFonts w:hint="eastAsia" w:ascii="Arial" w:hAnsi="Arial" w:eastAsia="宋体" w:cs="Arial"/>
          <w:u w:val="single"/>
        </w:rPr>
        <w:t>无</w:t>
      </w:r>
      <w:r>
        <w:rPr>
          <w:rFonts w:ascii="Arial" w:hAnsi="Arial" w:eastAsia="宋体" w:cs="Arial"/>
          <w:u w:val="single"/>
        </w:rPr>
        <w:t xml:space="preserve">                                      </w:t>
      </w:r>
      <w:r>
        <w:rPr>
          <w:rFonts w:ascii="Arial" w:hAnsi="Arial" w:eastAsia="宋体" w:cs="Arial"/>
        </w:rPr>
        <w:t>（其他补充说明）。</w:t>
      </w:r>
    </w:p>
    <w:p w14:paraId="216B0784">
      <w:pPr>
        <w:widowControl w:val="0"/>
        <w:ind w:firstLine="480" w:firstLineChars="200"/>
        <w:jc w:val="both"/>
        <w:rPr>
          <w:rFonts w:ascii="Arial" w:hAnsi="Arial" w:eastAsia="宋体" w:cs="Arial"/>
        </w:rPr>
      </w:pPr>
      <w:r>
        <w:rPr>
          <w:rFonts w:ascii="Arial" w:hAnsi="Arial" w:eastAsia="宋体" w:cs="Arial"/>
          <w:szCs w:val="22"/>
        </w:rPr>
        <w:t>7．</w:t>
      </w:r>
      <w:r>
        <w:rPr>
          <w:rFonts w:ascii="Arial" w:hAnsi="Arial" w:eastAsia="宋体" w:cs="Arial"/>
        </w:rPr>
        <w:t>法定代</w:t>
      </w:r>
      <w:r>
        <w:rPr>
          <w:rFonts w:hint="eastAsia" w:ascii="Arial" w:hAnsi="Arial" w:eastAsia="宋体" w:cs="Arial"/>
        </w:rPr>
        <w:t>表</w:t>
      </w:r>
      <w:r>
        <w:rPr>
          <w:rFonts w:ascii="Arial" w:hAnsi="Arial" w:eastAsia="宋体" w:cs="Arial"/>
        </w:rPr>
        <w:t>人或其委托代理人的联系方式及电子邮箱：</w:t>
      </w:r>
    </w:p>
    <w:p w14:paraId="220C12DE">
      <w:pPr>
        <w:widowControl w:val="0"/>
        <w:spacing w:line="288" w:lineRule="auto"/>
        <w:ind w:left="420" w:right="480" w:firstLine="420"/>
        <w:jc w:val="both"/>
        <w:rPr>
          <w:rFonts w:ascii="Arial" w:hAnsi="Arial" w:eastAsia="宋体" w:cs="Arial"/>
        </w:rPr>
      </w:pPr>
    </w:p>
    <w:p w14:paraId="443CA62A">
      <w:pPr>
        <w:widowControl w:val="0"/>
        <w:spacing w:line="288" w:lineRule="auto"/>
        <w:ind w:left="420" w:right="480" w:firstLine="420"/>
        <w:jc w:val="both"/>
        <w:rPr>
          <w:rFonts w:ascii="Arial" w:hAnsi="Arial" w:eastAsia="宋体" w:cs="Arial"/>
          <w:szCs w:val="22"/>
        </w:rPr>
      </w:pPr>
      <w:r>
        <w:rPr>
          <w:rFonts w:ascii="Arial" w:hAnsi="Arial" w:eastAsia="宋体" w:cs="Arial"/>
        </w:rPr>
        <w:t>电话：</w:t>
      </w:r>
      <w:r>
        <w:rPr>
          <w:rFonts w:ascii="Arial" w:hAnsi="Arial" w:eastAsia="宋体" w:cs="Arial"/>
          <w:u w:val="single"/>
        </w:rPr>
        <w:t xml:space="preserve"> 13253885676 </w:t>
      </w:r>
      <w:r>
        <w:rPr>
          <w:rFonts w:ascii="Arial" w:hAnsi="Arial" w:eastAsia="宋体" w:cs="Arial"/>
        </w:rPr>
        <w:t xml:space="preserve">        电子邮箱：</w:t>
      </w:r>
      <w:r>
        <w:rPr>
          <w:rFonts w:ascii="Arial" w:hAnsi="Arial" w:eastAsia="宋体" w:cs="Arial"/>
          <w:u w:val="single"/>
        </w:rPr>
        <w:t xml:space="preserve"> 353922759@qq.com </w:t>
      </w:r>
    </w:p>
    <w:p w14:paraId="65BF7917">
      <w:pPr>
        <w:widowControl w:val="0"/>
        <w:adjustRightInd w:val="0"/>
        <w:snapToGrid w:val="0"/>
        <w:spacing w:line="360" w:lineRule="auto"/>
        <w:ind w:firstLine="480" w:firstLineChars="200"/>
        <w:jc w:val="both"/>
        <w:rPr>
          <w:rFonts w:ascii="Arial" w:hAnsi="Arial" w:eastAsia="宋体" w:cs="Arial"/>
          <w:szCs w:val="22"/>
        </w:rPr>
      </w:pPr>
    </w:p>
    <w:p w14:paraId="7D954D68">
      <w:pPr>
        <w:widowControl w:val="0"/>
        <w:adjustRightInd w:val="0"/>
        <w:snapToGrid w:val="0"/>
        <w:spacing w:line="360" w:lineRule="auto"/>
        <w:ind w:firstLine="480" w:firstLineChars="200"/>
        <w:jc w:val="both"/>
        <w:rPr>
          <w:rFonts w:ascii="Arial" w:hAnsi="Arial" w:eastAsia="宋体" w:cs="Arial"/>
          <w:szCs w:val="22"/>
        </w:rPr>
      </w:pPr>
    </w:p>
    <w:p w14:paraId="63C777C1">
      <w:pPr>
        <w:widowControl w:val="0"/>
        <w:adjustRightInd w:val="0"/>
        <w:snapToGrid w:val="0"/>
        <w:spacing w:line="360" w:lineRule="auto"/>
        <w:ind w:left="2880" w:leftChars="1200"/>
        <w:jc w:val="right"/>
        <w:rPr>
          <w:rFonts w:ascii="Arial" w:hAnsi="Arial" w:eastAsia="宋体" w:cs="Arial"/>
          <w:sz w:val="21"/>
          <w:szCs w:val="21"/>
        </w:rPr>
      </w:pPr>
      <w:r>
        <w:rPr>
          <w:rFonts w:hint="eastAsia" w:ascii="Arial" w:hAnsi="Arial" w:eastAsia="宋体" w:cs="Arial"/>
          <w:sz w:val="21"/>
          <w:szCs w:val="21"/>
        </w:rPr>
        <w:t>供应商</w:t>
      </w:r>
      <w:r>
        <w:rPr>
          <w:rFonts w:ascii="Arial" w:hAnsi="Arial" w:eastAsia="宋体" w:cs="Arial"/>
          <w:sz w:val="21"/>
          <w:szCs w:val="21"/>
        </w:rPr>
        <w:t>：</w:t>
      </w:r>
      <w:r>
        <w:rPr>
          <w:rFonts w:hint="eastAsia" w:ascii="Arial" w:hAnsi="Arial" w:eastAsia="宋体" w:cs="Arial"/>
          <w:sz w:val="21"/>
          <w:szCs w:val="21"/>
          <w:u w:val="single"/>
        </w:rPr>
        <w:t>郑州信大先进技术研究院</w:t>
      </w:r>
      <w:r>
        <w:rPr>
          <w:rFonts w:ascii="Arial" w:hAnsi="Arial" w:eastAsia="宋体" w:cs="Arial"/>
          <w:sz w:val="21"/>
          <w:szCs w:val="21"/>
        </w:rPr>
        <w:t>（盖单位章）</w:t>
      </w:r>
    </w:p>
    <w:p w14:paraId="764A1362">
      <w:pPr>
        <w:widowControl w:val="0"/>
        <w:adjustRightInd w:val="0"/>
        <w:snapToGrid w:val="0"/>
        <w:spacing w:line="360" w:lineRule="auto"/>
        <w:ind w:left="2880" w:leftChars="1200"/>
        <w:jc w:val="right"/>
        <w:rPr>
          <w:rFonts w:ascii="Arial" w:hAnsi="Arial" w:eastAsia="宋体" w:cs="Arial"/>
          <w:sz w:val="21"/>
          <w:szCs w:val="21"/>
        </w:rPr>
      </w:pPr>
      <w:r>
        <w:rPr>
          <w:rFonts w:ascii="Arial" w:hAnsi="Arial" w:eastAsia="宋体" w:cs="Arial"/>
          <w:sz w:val="21"/>
          <w:szCs w:val="21"/>
        </w:rPr>
        <w:t>法定代表人或其委托代理人：</w:t>
      </w:r>
      <w:r>
        <w:rPr>
          <w:rFonts w:ascii="Arial" w:hAnsi="Arial" w:eastAsia="宋体" w:cs="Arial"/>
          <w:sz w:val="21"/>
          <w:szCs w:val="21"/>
          <w:u w:val="single"/>
        </w:rPr>
        <w:t xml:space="preserve">   </w:t>
      </w:r>
      <w:r>
        <w:rPr>
          <w:rFonts w:ascii="Arial" w:hAnsi="Arial" w:eastAsia="微软雅黑" w:cs="Arial"/>
          <w:sz w:val="28"/>
          <w:szCs w:val="28"/>
          <w:u w:val="single"/>
        </w:rPr>
        <w:drawing>
          <wp:inline distT="0" distB="0" distL="0" distR="0">
            <wp:extent cx="424815" cy="205740"/>
            <wp:effectExtent l="0" t="0" r="6985" b="10160"/>
            <wp:docPr id="105515391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53915" name="图片 9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039" cy="212660"/>
                    </a:xfrm>
                    <a:prstGeom prst="rect">
                      <a:avLst/>
                    </a:prstGeom>
                  </pic:spPr>
                </pic:pic>
              </a:graphicData>
            </a:graphic>
          </wp:inline>
        </w:drawing>
      </w:r>
      <w:r>
        <w:rPr>
          <w:rFonts w:ascii="Arial" w:hAnsi="Arial" w:eastAsia="宋体" w:cs="Arial"/>
          <w:sz w:val="21"/>
          <w:szCs w:val="21"/>
          <w:u w:val="single"/>
        </w:rPr>
        <w:t xml:space="preserve">    </w:t>
      </w:r>
      <w:r>
        <w:rPr>
          <w:rFonts w:ascii="Arial" w:hAnsi="Arial" w:eastAsia="宋体" w:cs="Arial"/>
          <w:sz w:val="21"/>
          <w:szCs w:val="21"/>
        </w:rPr>
        <w:t>（签字）</w:t>
      </w:r>
    </w:p>
    <w:p w14:paraId="12D68280">
      <w:pPr>
        <w:widowControl w:val="0"/>
        <w:spacing w:after="120"/>
        <w:ind w:firstLine="4200" w:firstLineChars="2000"/>
        <w:jc w:val="right"/>
        <w:rPr>
          <w:rFonts w:ascii="Arial" w:hAnsi="Arial" w:eastAsia="宋体" w:cs="Arial"/>
          <w:sz w:val="21"/>
          <w:szCs w:val="21"/>
        </w:rPr>
      </w:pPr>
      <w:r>
        <w:rPr>
          <w:rFonts w:hint="eastAsia" w:ascii="Arial" w:hAnsi="Arial" w:eastAsia="宋体" w:cs="Arial"/>
          <w:sz w:val="21"/>
          <w:szCs w:val="21"/>
          <w:u w:val="single"/>
        </w:rPr>
        <w:t>2026</w:t>
      </w:r>
      <w:r>
        <w:rPr>
          <w:rFonts w:ascii="Arial" w:hAnsi="Arial" w:eastAsia="宋体" w:cs="Arial"/>
          <w:sz w:val="21"/>
          <w:szCs w:val="21"/>
        </w:rPr>
        <w:t>年</w:t>
      </w:r>
      <w:r>
        <w:rPr>
          <w:rFonts w:hint="eastAsia" w:ascii="Arial" w:hAnsi="Arial" w:eastAsia="宋体" w:cs="Arial"/>
          <w:sz w:val="21"/>
          <w:szCs w:val="21"/>
          <w:u w:val="single"/>
        </w:rPr>
        <w:t>10</w:t>
      </w:r>
      <w:r>
        <w:rPr>
          <w:rFonts w:ascii="Arial" w:hAnsi="Arial" w:eastAsia="宋体" w:cs="Arial"/>
          <w:sz w:val="21"/>
          <w:szCs w:val="21"/>
        </w:rPr>
        <w:t>月</w:t>
      </w:r>
      <w:r>
        <w:rPr>
          <w:rFonts w:hint="eastAsia" w:ascii="Arial" w:hAnsi="Arial" w:eastAsia="宋体" w:cs="Arial"/>
          <w:sz w:val="21"/>
          <w:szCs w:val="21"/>
          <w:u w:val="single"/>
        </w:rPr>
        <w:t>21</w:t>
      </w:r>
      <w:r>
        <w:rPr>
          <w:rFonts w:ascii="Arial" w:hAnsi="Arial" w:eastAsia="宋体" w:cs="Arial"/>
          <w:sz w:val="21"/>
          <w:szCs w:val="21"/>
        </w:rPr>
        <w:t>日</w:t>
      </w:r>
    </w:p>
    <w:p w14:paraId="5ACEF23F">
      <w:pPr>
        <w:widowControl w:val="0"/>
        <w:spacing w:line="500" w:lineRule="exact"/>
        <w:ind w:left="-168" w:leftChars="-304" w:hanging="562" w:hangingChars="200"/>
        <w:jc w:val="center"/>
        <w:rPr>
          <w:rFonts w:ascii="Arial" w:hAnsi="Arial" w:eastAsia="宋体" w:cs="Arial"/>
          <w:b/>
          <w:sz w:val="28"/>
          <w:szCs w:val="28"/>
        </w:rPr>
      </w:pPr>
      <w:bookmarkStart w:id="2" w:name="_Toc373840496"/>
      <w:bookmarkStart w:id="3" w:name="_Toc373764178"/>
      <w:r>
        <w:rPr>
          <w:rFonts w:ascii="Arial" w:hAnsi="Arial" w:eastAsia="宋体" w:cs="Arial"/>
          <w:b/>
          <w:sz w:val="28"/>
          <w:szCs w:val="28"/>
        </w:rPr>
        <w:t>（二）报价函附录</w:t>
      </w:r>
      <w:bookmarkEnd w:id="2"/>
      <w:bookmarkEnd w:id="3"/>
    </w:p>
    <w:p w14:paraId="503036AC">
      <w:pPr>
        <w:widowControl w:val="0"/>
        <w:ind w:left="-17" w:leftChars="-7" w:firstLine="14" w:firstLineChars="5"/>
        <w:jc w:val="center"/>
        <w:rPr>
          <w:rFonts w:ascii="Arial" w:hAnsi="Arial" w:eastAsia="黑体" w:cs="Arial"/>
          <w:b/>
          <w:sz w:val="28"/>
          <w:szCs w:val="28"/>
        </w:rPr>
      </w:pPr>
    </w:p>
    <w:tbl>
      <w:tblPr>
        <w:tblStyle w:val="32"/>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7"/>
        <w:gridCol w:w="2933"/>
        <w:gridCol w:w="1556"/>
        <w:gridCol w:w="2079"/>
        <w:gridCol w:w="1783"/>
      </w:tblGrid>
      <w:tr w14:paraId="481C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64AE51E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lang w:eastAsia="en-US"/>
              </w:rPr>
            </w:pPr>
            <w:r>
              <w:rPr>
                <w:rFonts w:ascii="Arial" w:hAnsi="Arial" w:eastAsia="宋体" w:cs="Arial"/>
                <w:sz w:val="21"/>
                <w:szCs w:val="21"/>
                <w:lang w:eastAsia="en-US"/>
              </w:rPr>
              <w:t>序 号</w:t>
            </w:r>
          </w:p>
        </w:tc>
        <w:tc>
          <w:tcPr>
            <w:tcW w:w="2933" w:type="dxa"/>
            <w:vAlign w:val="center"/>
          </w:tcPr>
          <w:p w14:paraId="0E88061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lang w:eastAsia="en-US"/>
              </w:rPr>
            </w:pPr>
            <w:r>
              <w:rPr>
                <w:rFonts w:ascii="Arial" w:hAnsi="Arial" w:eastAsia="宋体" w:cs="Arial"/>
                <w:sz w:val="21"/>
                <w:szCs w:val="21"/>
                <w:lang w:eastAsia="en-US"/>
              </w:rPr>
              <w:t>条款内容</w:t>
            </w:r>
          </w:p>
        </w:tc>
        <w:tc>
          <w:tcPr>
            <w:tcW w:w="1556" w:type="dxa"/>
            <w:vAlign w:val="center"/>
          </w:tcPr>
          <w:p w14:paraId="135DB88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lang w:eastAsia="en-US"/>
              </w:rPr>
            </w:pPr>
            <w:r>
              <w:rPr>
                <w:rFonts w:ascii="Arial" w:hAnsi="Arial" w:eastAsia="宋体" w:cs="Arial"/>
                <w:sz w:val="21"/>
                <w:szCs w:val="21"/>
                <w:lang w:eastAsia="en-US"/>
              </w:rPr>
              <w:t>合同条款号</w:t>
            </w:r>
          </w:p>
        </w:tc>
        <w:tc>
          <w:tcPr>
            <w:tcW w:w="2079" w:type="dxa"/>
            <w:vAlign w:val="center"/>
          </w:tcPr>
          <w:p w14:paraId="0D7C1026">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lang w:eastAsia="en-US"/>
              </w:rPr>
            </w:pPr>
            <w:r>
              <w:rPr>
                <w:rFonts w:ascii="Arial" w:hAnsi="Arial" w:eastAsia="宋体" w:cs="Arial"/>
                <w:sz w:val="21"/>
                <w:szCs w:val="21"/>
                <w:lang w:eastAsia="en-US"/>
              </w:rPr>
              <w:t>约定内容</w:t>
            </w:r>
          </w:p>
        </w:tc>
        <w:tc>
          <w:tcPr>
            <w:tcW w:w="1783" w:type="dxa"/>
            <w:vAlign w:val="center"/>
          </w:tcPr>
          <w:p w14:paraId="6B8428C4">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lang w:eastAsia="en-US"/>
              </w:rPr>
            </w:pPr>
            <w:r>
              <w:rPr>
                <w:rFonts w:ascii="Arial" w:hAnsi="Arial" w:eastAsia="宋体" w:cs="Arial"/>
                <w:sz w:val="21"/>
                <w:szCs w:val="21"/>
                <w:lang w:eastAsia="en-US"/>
              </w:rPr>
              <w:t>备注</w:t>
            </w:r>
          </w:p>
        </w:tc>
      </w:tr>
      <w:tr w14:paraId="7566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14C176BE">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lang w:eastAsia="en-US"/>
              </w:rPr>
            </w:pPr>
            <w:r>
              <w:rPr>
                <w:rFonts w:ascii="Arial" w:hAnsi="Arial" w:eastAsia="黑体" w:cs="Arial"/>
                <w:sz w:val="21"/>
                <w:szCs w:val="21"/>
                <w:lang w:eastAsia="en-US"/>
              </w:rPr>
              <w:t>1</w:t>
            </w:r>
          </w:p>
        </w:tc>
        <w:tc>
          <w:tcPr>
            <w:tcW w:w="2933" w:type="dxa"/>
            <w:vAlign w:val="center"/>
          </w:tcPr>
          <w:p w14:paraId="5CF51403">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rPr>
            </w:pPr>
            <w:r>
              <w:rPr>
                <w:rFonts w:ascii="Arial" w:hAnsi="Arial" w:eastAsia="宋体" w:cs="Arial"/>
                <w:sz w:val="21"/>
                <w:szCs w:val="21"/>
                <w:lang w:eastAsia="en-US"/>
              </w:rPr>
              <w:t>项目</w:t>
            </w:r>
            <w:r>
              <w:rPr>
                <w:rFonts w:hint="eastAsia" w:ascii="Arial" w:hAnsi="Arial" w:eastAsia="宋体" w:cs="Arial"/>
                <w:sz w:val="21"/>
                <w:szCs w:val="21"/>
              </w:rPr>
              <w:t>负责人</w:t>
            </w:r>
          </w:p>
        </w:tc>
        <w:tc>
          <w:tcPr>
            <w:tcW w:w="1556" w:type="dxa"/>
            <w:tcMar>
              <w:left w:w="170" w:type="dxa"/>
            </w:tcMar>
            <w:vAlign w:val="center"/>
          </w:tcPr>
          <w:p w14:paraId="410DB1BF">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黑体" w:cs="Arial"/>
                <w:sz w:val="21"/>
                <w:szCs w:val="21"/>
                <w:lang w:eastAsia="en-US"/>
              </w:rPr>
            </w:pPr>
          </w:p>
        </w:tc>
        <w:tc>
          <w:tcPr>
            <w:tcW w:w="2079" w:type="dxa"/>
            <w:vAlign w:val="center"/>
          </w:tcPr>
          <w:p w14:paraId="4568D37D">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rPr>
            </w:pPr>
            <w:r>
              <w:rPr>
                <w:rFonts w:ascii="Arial" w:hAnsi="Arial" w:eastAsia="宋体" w:cs="Arial"/>
                <w:sz w:val="21"/>
                <w:szCs w:val="21"/>
              </w:rPr>
              <w:t>姓名：</w:t>
            </w:r>
            <w:r>
              <w:rPr>
                <w:rFonts w:ascii="Arial" w:hAnsi="Arial" w:eastAsia="宋体" w:cs="Arial"/>
                <w:sz w:val="21"/>
                <w:szCs w:val="21"/>
                <w:u w:val="single"/>
              </w:rPr>
              <w:t xml:space="preserve"> </w:t>
            </w:r>
            <w:r>
              <w:rPr>
                <w:rFonts w:hint="eastAsia" w:ascii="Arial" w:hAnsi="Arial" w:eastAsia="宋体" w:cs="Arial"/>
                <w:sz w:val="21"/>
                <w:szCs w:val="21"/>
                <w:u w:val="single"/>
              </w:rPr>
              <w:t>王富强</w:t>
            </w:r>
            <w:r>
              <w:rPr>
                <w:rFonts w:ascii="Arial" w:hAnsi="Arial" w:eastAsia="宋体" w:cs="Arial"/>
                <w:sz w:val="21"/>
                <w:szCs w:val="21"/>
                <w:u w:val="single"/>
              </w:rPr>
              <w:t xml:space="preserve"> </w:t>
            </w:r>
            <w:r>
              <w:rPr>
                <w:rFonts w:hint="eastAsia" w:ascii="Arial" w:hAnsi="Arial" w:eastAsia="宋体" w:cs="Arial"/>
                <w:sz w:val="21"/>
                <w:szCs w:val="21"/>
                <w:u w:val="single"/>
              </w:rPr>
              <w:t>，</w:t>
            </w:r>
            <w:r>
              <w:rPr>
                <w:rFonts w:hint="eastAsia" w:ascii="Arial" w:hAnsi="Arial" w:eastAsia="宋体" w:cs="Arial"/>
                <w:sz w:val="21"/>
                <w:szCs w:val="21"/>
              </w:rPr>
              <w:t>正高级工程师</w:t>
            </w:r>
          </w:p>
        </w:tc>
        <w:tc>
          <w:tcPr>
            <w:tcW w:w="1783" w:type="dxa"/>
            <w:vAlign w:val="center"/>
          </w:tcPr>
          <w:p w14:paraId="618639D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rPr>
            </w:pPr>
          </w:p>
        </w:tc>
      </w:tr>
      <w:tr w14:paraId="4E82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6DA7DE9F">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lang w:eastAsia="en-US"/>
              </w:rPr>
            </w:pPr>
            <w:r>
              <w:rPr>
                <w:rFonts w:ascii="Arial" w:hAnsi="Arial" w:eastAsia="黑体" w:cs="Arial"/>
                <w:sz w:val="21"/>
                <w:szCs w:val="21"/>
                <w:lang w:eastAsia="en-US"/>
              </w:rPr>
              <w:t>2</w:t>
            </w:r>
          </w:p>
        </w:tc>
        <w:tc>
          <w:tcPr>
            <w:tcW w:w="2933" w:type="dxa"/>
            <w:vAlign w:val="center"/>
          </w:tcPr>
          <w:p w14:paraId="5C14626F">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lang w:eastAsia="en-US"/>
              </w:rPr>
            </w:pPr>
            <w:r>
              <w:rPr>
                <w:rFonts w:ascii="Arial" w:hAnsi="Arial" w:eastAsia="宋体" w:cs="Arial"/>
                <w:sz w:val="21"/>
                <w:szCs w:val="21"/>
                <w:lang w:eastAsia="en-US"/>
              </w:rPr>
              <w:t>工期</w:t>
            </w:r>
          </w:p>
        </w:tc>
        <w:tc>
          <w:tcPr>
            <w:tcW w:w="1556" w:type="dxa"/>
            <w:tcMar>
              <w:left w:w="170" w:type="dxa"/>
            </w:tcMar>
            <w:vAlign w:val="center"/>
          </w:tcPr>
          <w:p w14:paraId="15113317">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黑体" w:cs="Arial"/>
                <w:sz w:val="21"/>
                <w:szCs w:val="21"/>
                <w:lang w:eastAsia="en-US"/>
              </w:rPr>
            </w:pPr>
          </w:p>
        </w:tc>
        <w:tc>
          <w:tcPr>
            <w:tcW w:w="2079" w:type="dxa"/>
            <w:vAlign w:val="center"/>
          </w:tcPr>
          <w:p w14:paraId="4FE1A902">
            <w:pPr>
              <w:keepNext w:val="0"/>
              <w:keepLines w:val="0"/>
              <w:pageBreakBefore w:val="0"/>
              <w:widowControl w:val="0"/>
              <w:kinsoku/>
              <w:wordWrap/>
              <w:overflowPunct/>
              <w:topLinePunct w:val="0"/>
              <w:autoSpaceDE/>
              <w:autoSpaceDN/>
              <w:bidi w:val="0"/>
              <w:adjustRightInd/>
              <w:snapToGrid/>
              <w:ind w:firstLine="0"/>
              <w:textAlignment w:val="auto"/>
              <w:rPr>
                <w:rFonts w:ascii="Arial" w:hAnsi="Arial" w:eastAsia="宋体" w:cs="Arial"/>
                <w:sz w:val="21"/>
                <w:szCs w:val="21"/>
              </w:rPr>
            </w:pPr>
            <w:r>
              <w:rPr>
                <w:rFonts w:ascii="Arial" w:hAnsi="Arial" w:eastAsia="宋体" w:cs="Arial"/>
                <w:u w:val="single"/>
              </w:rPr>
              <w:t xml:space="preserve"> </w:t>
            </w:r>
            <w:r>
              <w:rPr>
                <w:rFonts w:hint="eastAsia" w:ascii="Arial" w:hAnsi="Arial" w:eastAsia="宋体" w:cs="Arial"/>
                <w:u w:val="single"/>
              </w:rPr>
              <w:t>970</w:t>
            </w:r>
            <w:r>
              <w:rPr>
                <w:rFonts w:ascii="Arial" w:hAnsi="Arial" w:eastAsia="宋体" w:cs="Arial"/>
                <w:sz w:val="21"/>
                <w:szCs w:val="21"/>
              </w:rPr>
              <w:t>日历天</w:t>
            </w:r>
            <w:r>
              <w:rPr>
                <w:rFonts w:hint="eastAsia" w:ascii="Arial" w:hAnsi="Arial" w:eastAsia="宋体" w:cs="Arial"/>
                <w:sz w:val="21"/>
                <w:szCs w:val="21"/>
              </w:rPr>
              <w:t>，</w:t>
            </w:r>
            <w:r>
              <w:rPr>
                <w:rFonts w:ascii="Arial" w:hAnsi="Arial" w:eastAsia="宋体" w:cs="Arial"/>
                <w:sz w:val="21"/>
                <w:szCs w:val="21"/>
              </w:rPr>
              <w:t>开工时间以合同签订时间为准，全部工作在合同签订后 970 日历天内完成并通过完工验收。</w:t>
            </w:r>
          </w:p>
        </w:tc>
        <w:tc>
          <w:tcPr>
            <w:tcW w:w="1783" w:type="dxa"/>
            <w:vAlign w:val="center"/>
          </w:tcPr>
          <w:p w14:paraId="1F1D9FA6">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rPr>
            </w:pPr>
          </w:p>
        </w:tc>
      </w:tr>
      <w:tr w14:paraId="1B57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7BF7096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lang w:eastAsia="en-US"/>
              </w:rPr>
            </w:pPr>
            <w:r>
              <w:rPr>
                <w:rFonts w:ascii="Arial" w:hAnsi="Arial" w:eastAsia="黑体" w:cs="Arial"/>
                <w:sz w:val="21"/>
                <w:szCs w:val="21"/>
                <w:lang w:eastAsia="en-US"/>
              </w:rPr>
              <w:t>3</w:t>
            </w:r>
          </w:p>
        </w:tc>
        <w:tc>
          <w:tcPr>
            <w:tcW w:w="2933" w:type="dxa"/>
            <w:vAlign w:val="center"/>
          </w:tcPr>
          <w:p w14:paraId="4F3133C6">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lang w:eastAsia="en-US"/>
              </w:rPr>
            </w:pPr>
            <w:r>
              <w:rPr>
                <w:rFonts w:ascii="Arial" w:hAnsi="Arial" w:eastAsia="宋体" w:cs="Arial"/>
                <w:sz w:val="21"/>
                <w:szCs w:val="21"/>
                <w:lang w:eastAsia="en-US"/>
              </w:rPr>
              <w:t>质量标准</w:t>
            </w:r>
          </w:p>
        </w:tc>
        <w:tc>
          <w:tcPr>
            <w:tcW w:w="1556" w:type="dxa"/>
            <w:tcMar>
              <w:left w:w="170" w:type="dxa"/>
            </w:tcMar>
            <w:vAlign w:val="center"/>
          </w:tcPr>
          <w:p w14:paraId="2D9C0DF8">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黑体" w:cs="Arial"/>
                <w:sz w:val="21"/>
                <w:szCs w:val="21"/>
                <w:lang w:eastAsia="en-US"/>
              </w:rPr>
            </w:pPr>
          </w:p>
        </w:tc>
        <w:tc>
          <w:tcPr>
            <w:tcW w:w="2079" w:type="dxa"/>
            <w:vAlign w:val="center"/>
          </w:tcPr>
          <w:p w14:paraId="56D0B12B">
            <w:pPr>
              <w:keepNext w:val="0"/>
              <w:keepLines w:val="0"/>
              <w:pageBreakBefore w:val="0"/>
              <w:widowControl w:val="0"/>
              <w:kinsoku/>
              <w:wordWrap/>
              <w:overflowPunct/>
              <w:topLinePunct w:val="0"/>
              <w:autoSpaceDE/>
              <w:autoSpaceDN/>
              <w:bidi w:val="0"/>
              <w:adjustRightInd/>
              <w:snapToGrid/>
              <w:ind w:firstLine="0"/>
              <w:textAlignment w:val="auto"/>
              <w:rPr>
                <w:rFonts w:ascii="Arial" w:hAnsi="Arial" w:eastAsia="宋体" w:cs="Arial"/>
                <w:sz w:val="21"/>
                <w:szCs w:val="21"/>
              </w:rPr>
            </w:pPr>
            <w:r>
              <w:rPr>
                <w:rFonts w:ascii="Arial" w:hAnsi="Arial" w:eastAsia="宋体" w:cs="Arial"/>
                <w:sz w:val="21"/>
                <w:szCs w:val="21"/>
              </w:rPr>
              <w:t>满足采购文件全部技术规范、合同条款、国家及水利水电行业现行规范标准，分阶段成果通过采购人审核，最终完工验收资料通过采购人审核。</w:t>
            </w:r>
          </w:p>
        </w:tc>
        <w:tc>
          <w:tcPr>
            <w:tcW w:w="1783" w:type="dxa"/>
            <w:vAlign w:val="center"/>
          </w:tcPr>
          <w:p w14:paraId="1F29A2CD">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rPr>
            </w:pPr>
          </w:p>
        </w:tc>
      </w:tr>
      <w:tr w14:paraId="144A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030B7470">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lang w:eastAsia="en-US"/>
              </w:rPr>
            </w:pPr>
            <w:r>
              <w:rPr>
                <w:rFonts w:ascii="Arial" w:hAnsi="Arial" w:eastAsia="黑体" w:cs="Arial"/>
                <w:sz w:val="21"/>
                <w:szCs w:val="21"/>
                <w:lang w:eastAsia="en-US"/>
              </w:rPr>
              <w:t>4</w:t>
            </w:r>
          </w:p>
        </w:tc>
        <w:tc>
          <w:tcPr>
            <w:tcW w:w="2933" w:type="dxa"/>
            <w:vAlign w:val="center"/>
          </w:tcPr>
          <w:p w14:paraId="697EA1E2">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rPr>
            </w:pPr>
            <w:r>
              <w:rPr>
                <w:rFonts w:hint="eastAsia" w:ascii="Arial" w:hAnsi="Arial" w:eastAsia="宋体" w:cs="Arial"/>
                <w:sz w:val="21"/>
                <w:szCs w:val="21"/>
              </w:rPr>
              <w:t>质保期</w:t>
            </w:r>
          </w:p>
        </w:tc>
        <w:tc>
          <w:tcPr>
            <w:tcW w:w="1556" w:type="dxa"/>
            <w:tcMar>
              <w:left w:w="170" w:type="dxa"/>
            </w:tcMar>
            <w:vAlign w:val="center"/>
          </w:tcPr>
          <w:p w14:paraId="3A1559F5">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黑体" w:cs="Arial"/>
                <w:sz w:val="21"/>
                <w:szCs w:val="21"/>
                <w:lang w:eastAsia="en-US"/>
              </w:rPr>
            </w:pPr>
          </w:p>
        </w:tc>
        <w:tc>
          <w:tcPr>
            <w:tcW w:w="2079" w:type="dxa"/>
            <w:vAlign w:val="center"/>
          </w:tcPr>
          <w:p w14:paraId="6028EA56">
            <w:pPr>
              <w:keepNext w:val="0"/>
              <w:keepLines w:val="0"/>
              <w:pageBreakBefore w:val="0"/>
              <w:widowControl w:val="0"/>
              <w:kinsoku/>
              <w:wordWrap/>
              <w:overflowPunct/>
              <w:topLinePunct w:val="0"/>
              <w:autoSpaceDE/>
              <w:autoSpaceDN/>
              <w:bidi w:val="0"/>
              <w:adjustRightInd/>
              <w:snapToGrid/>
              <w:ind w:firstLine="0"/>
              <w:textAlignment w:val="auto"/>
              <w:rPr>
                <w:rFonts w:ascii="Arial" w:hAnsi="Arial" w:eastAsia="宋体" w:cs="Arial"/>
                <w:sz w:val="21"/>
                <w:szCs w:val="21"/>
              </w:rPr>
            </w:pPr>
            <w:r>
              <w:rPr>
                <w:rFonts w:ascii="Arial" w:hAnsi="Arial" w:eastAsia="宋体" w:cs="Arial"/>
                <w:sz w:val="21"/>
                <w:szCs w:val="21"/>
              </w:rPr>
              <w:t>质量保证期 2 年，自项目完工验收资料通过采购人审核之日起计算</w:t>
            </w:r>
          </w:p>
        </w:tc>
        <w:tc>
          <w:tcPr>
            <w:tcW w:w="1783" w:type="dxa"/>
            <w:vAlign w:val="center"/>
          </w:tcPr>
          <w:p w14:paraId="1CB2D96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rPr>
            </w:pPr>
          </w:p>
        </w:tc>
      </w:tr>
      <w:tr w14:paraId="4ECC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7" w:type="dxa"/>
            <w:vAlign w:val="center"/>
          </w:tcPr>
          <w:p w14:paraId="017544FD">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rPr>
            </w:pPr>
            <w:r>
              <w:rPr>
                <w:rFonts w:ascii="Arial" w:hAnsi="Arial" w:eastAsia="黑体" w:cs="Arial"/>
                <w:sz w:val="21"/>
                <w:szCs w:val="21"/>
              </w:rPr>
              <w:t>5</w:t>
            </w:r>
          </w:p>
        </w:tc>
        <w:tc>
          <w:tcPr>
            <w:tcW w:w="2933" w:type="dxa"/>
            <w:vAlign w:val="center"/>
          </w:tcPr>
          <w:p w14:paraId="0AE4562F">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lang w:eastAsia="en-US"/>
              </w:rPr>
            </w:pPr>
            <w:r>
              <w:rPr>
                <w:rFonts w:hint="eastAsia" w:ascii="Arial" w:hAnsi="Arial" w:eastAsia="宋体" w:cs="Arial"/>
                <w:sz w:val="21"/>
                <w:szCs w:val="21"/>
              </w:rPr>
              <w:t>报价有效期</w:t>
            </w:r>
          </w:p>
        </w:tc>
        <w:tc>
          <w:tcPr>
            <w:tcW w:w="1556" w:type="dxa"/>
            <w:tcMar>
              <w:left w:w="170" w:type="dxa"/>
            </w:tcMar>
            <w:vAlign w:val="center"/>
          </w:tcPr>
          <w:p w14:paraId="74CB0C5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黑体" w:cs="Arial"/>
                <w:sz w:val="21"/>
                <w:szCs w:val="21"/>
                <w:lang w:eastAsia="en-US"/>
              </w:rPr>
            </w:pPr>
          </w:p>
        </w:tc>
        <w:tc>
          <w:tcPr>
            <w:tcW w:w="2079" w:type="dxa"/>
            <w:vAlign w:val="center"/>
          </w:tcPr>
          <w:p w14:paraId="2CA60F1C">
            <w:pPr>
              <w:keepNext w:val="0"/>
              <w:keepLines w:val="0"/>
              <w:pageBreakBefore w:val="0"/>
              <w:widowControl w:val="0"/>
              <w:kinsoku/>
              <w:wordWrap/>
              <w:overflowPunct/>
              <w:topLinePunct w:val="0"/>
              <w:autoSpaceDE/>
              <w:autoSpaceDN/>
              <w:bidi w:val="0"/>
              <w:adjustRightInd/>
              <w:snapToGrid/>
              <w:ind w:firstLine="0"/>
              <w:textAlignment w:val="auto"/>
              <w:rPr>
                <w:rFonts w:ascii="Arial" w:hAnsi="Arial" w:eastAsia="宋体" w:cs="Arial"/>
                <w:sz w:val="21"/>
                <w:szCs w:val="21"/>
              </w:rPr>
            </w:pPr>
            <w:r>
              <w:rPr>
                <w:rFonts w:ascii="Arial" w:hAnsi="Arial" w:eastAsia="宋体" w:cs="Arial"/>
                <w:sz w:val="21"/>
                <w:szCs w:val="21"/>
              </w:rPr>
              <w:t>自最终报价截止之日起 90 日历天</w:t>
            </w:r>
          </w:p>
        </w:tc>
        <w:tc>
          <w:tcPr>
            <w:tcW w:w="1783" w:type="dxa"/>
            <w:vAlign w:val="center"/>
          </w:tcPr>
          <w:p w14:paraId="799E73C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1"/>
              </w:rPr>
            </w:pPr>
          </w:p>
        </w:tc>
      </w:tr>
      <w:tr w14:paraId="1570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jc w:val="center"/>
        </w:trPr>
        <w:tc>
          <w:tcPr>
            <w:tcW w:w="9288" w:type="dxa"/>
            <w:gridSpan w:val="5"/>
            <w:vAlign w:val="center"/>
          </w:tcPr>
          <w:p w14:paraId="561241BB">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1"/>
              </w:rPr>
            </w:pPr>
            <w:r>
              <w:rPr>
                <w:rFonts w:ascii="Arial" w:hAnsi="Arial" w:eastAsia="黑体" w:cs="Arial"/>
                <w:sz w:val="21"/>
                <w:szCs w:val="21"/>
              </w:rPr>
              <w:t>备注：</w:t>
            </w:r>
            <w:r>
              <w:rPr>
                <w:rFonts w:hint="eastAsia" w:ascii="Arial" w:hAnsi="Arial" w:eastAsia="宋体" w:cs="Arial"/>
                <w:sz w:val="21"/>
                <w:szCs w:val="21"/>
              </w:rPr>
              <w:t>供应商</w:t>
            </w:r>
            <w:r>
              <w:rPr>
                <w:rFonts w:ascii="Arial" w:hAnsi="Arial" w:eastAsia="宋体" w:cs="Arial"/>
                <w:sz w:val="21"/>
                <w:szCs w:val="21"/>
              </w:rPr>
              <w:t>在响应采购文件中规定的实质性要求和条件的基础上，可做出其他有利于采购人的承诺。此类承诺可在本表中予以补充填写。</w:t>
            </w:r>
          </w:p>
        </w:tc>
      </w:tr>
    </w:tbl>
    <w:p w14:paraId="4A9E1541">
      <w:pPr>
        <w:widowControl w:val="0"/>
        <w:adjustRightInd w:val="0"/>
        <w:snapToGrid w:val="0"/>
        <w:spacing w:line="360" w:lineRule="auto"/>
        <w:ind w:left="2880" w:leftChars="1200"/>
        <w:jc w:val="right"/>
        <w:rPr>
          <w:rFonts w:ascii="Arial" w:hAnsi="Arial" w:eastAsia="宋体" w:cs="Arial"/>
          <w:sz w:val="21"/>
          <w:szCs w:val="21"/>
        </w:rPr>
      </w:pPr>
      <w:r>
        <w:rPr>
          <w:rFonts w:hint="eastAsia" w:ascii="Arial" w:hAnsi="Arial" w:eastAsia="宋体" w:cs="Arial"/>
          <w:sz w:val="21"/>
          <w:szCs w:val="21"/>
        </w:rPr>
        <w:t>供应商</w:t>
      </w:r>
      <w:r>
        <w:rPr>
          <w:rFonts w:ascii="Arial" w:hAnsi="Arial" w:eastAsia="宋体" w:cs="Arial"/>
          <w:sz w:val="21"/>
          <w:szCs w:val="21"/>
        </w:rPr>
        <w:t>：</w:t>
      </w:r>
      <w:r>
        <w:rPr>
          <w:rFonts w:hint="eastAsia" w:ascii="Arial" w:hAnsi="Arial" w:eastAsia="宋体" w:cs="Arial"/>
          <w:sz w:val="21"/>
          <w:szCs w:val="21"/>
          <w:u w:val="single"/>
        </w:rPr>
        <w:t>郑州信大先进技术研究院</w:t>
      </w:r>
      <w:r>
        <w:rPr>
          <w:rFonts w:ascii="Arial" w:hAnsi="Arial" w:eastAsia="宋体" w:cs="Arial"/>
          <w:sz w:val="21"/>
          <w:szCs w:val="21"/>
        </w:rPr>
        <w:t>（盖单位章）</w:t>
      </w:r>
    </w:p>
    <w:p w14:paraId="2DA24258">
      <w:pPr>
        <w:widowControl w:val="0"/>
        <w:adjustRightInd w:val="0"/>
        <w:snapToGrid w:val="0"/>
        <w:spacing w:line="360" w:lineRule="auto"/>
        <w:ind w:left="2880" w:leftChars="1200"/>
        <w:jc w:val="right"/>
        <w:rPr>
          <w:rFonts w:ascii="Arial" w:hAnsi="Arial" w:eastAsia="宋体" w:cs="Arial"/>
          <w:sz w:val="21"/>
          <w:szCs w:val="21"/>
        </w:rPr>
      </w:pPr>
      <w:r>
        <w:rPr>
          <w:rFonts w:ascii="Arial" w:hAnsi="Arial" w:eastAsia="宋体" w:cs="Arial"/>
          <w:sz w:val="21"/>
          <w:szCs w:val="21"/>
        </w:rPr>
        <w:t>法定代表人或其委托代理人：</w:t>
      </w:r>
      <w:r>
        <w:rPr>
          <w:rFonts w:ascii="Arial" w:hAnsi="Arial" w:eastAsia="宋体" w:cs="Arial"/>
          <w:sz w:val="21"/>
          <w:szCs w:val="21"/>
          <w:u w:val="single"/>
        </w:rPr>
        <w:t xml:space="preserve">   </w:t>
      </w:r>
      <w:r>
        <w:rPr>
          <w:rFonts w:ascii="Arial" w:hAnsi="Arial" w:eastAsia="微软雅黑" w:cs="Arial"/>
          <w:sz w:val="28"/>
          <w:szCs w:val="28"/>
          <w:u w:val="single"/>
        </w:rPr>
        <w:drawing>
          <wp:inline distT="0" distB="0" distL="0" distR="0">
            <wp:extent cx="424815" cy="205740"/>
            <wp:effectExtent l="0" t="0" r="6985" b="10160"/>
            <wp:docPr id="250714066"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4066" name="图片 9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039" cy="212660"/>
                    </a:xfrm>
                    <a:prstGeom prst="rect">
                      <a:avLst/>
                    </a:prstGeom>
                  </pic:spPr>
                </pic:pic>
              </a:graphicData>
            </a:graphic>
          </wp:inline>
        </w:drawing>
      </w:r>
      <w:r>
        <w:rPr>
          <w:rFonts w:ascii="Arial" w:hAnsi="Arial" w:eastAsia="宋体" w:cs="Arial"/>
          <w:sz w:val="21"/>
          <w:szCs w:val="21"/>
          <w:u w:val="single"/>
        </w:rPr>
        <w:t xml:space="preserve">    </w:t>
      </w:r>
      <w:r>
        <w:rPr>
          <w:rFonts w:ascii="Arial" w:hAnsi="Arial" w:eastAsia="宋体" w:cs="Arial"/>
          <w:sz w:val="21"/>
          <w:szCs w:val="21"/>
        </w:rPr>
        <w:t>（签字）</w:t>
      </w:r>
    </w:p>
    <w:p w14:paraId="44D7FABE">
      <w:pPr>
        <w:widowControl w:val="0"/>
        <w:spacing w:after="120"/>
        <w:ind w:firstLine="5670" w:firstLineChars="2700"/>
        <w:jc w:val="right"/>
        <w:rPr>
          <w:rFonts w:ascii="Arial" w:hAnsi="Arial" w:eastAsia="宋体" w:cs="Arial"/>
          <w:sz w:val="21"/>
          <w:szCs w:val="21"/>
        </w:rPr>
      </w:pPr>
      <w:r>
        <w:rPr>
          <w:rFonts w:hint="eastAsia" w:ascii="Arial" w:hAnsi="Arial" w:eastAsia="宋体" w:cs="Arial"/>
          <w:sz w:val="21"/>
          <w:szCs w:val="21"/>
          <w:u w:val="single"/>
        </w:rPr>
        <w:t>2026</w:t>
      </w:r>
      <w:r>
        <w:rPr>
          <w:rFonts w:ascii="Arial" w:hAnsi="Arial" w:eastAsia="宋体" w:cs="Arial"/>
          <w:sz w:val="21"/>
          <w:szCs w:val="21"/>
        </w:rPr>
        <w:t>年</w:t>
      </w:r>
      <w:r>
        <w:rPr>
          <w:rFonts w:hint="eastAsia" w:ascii="Arial" w:hAnsi="Arial" w:eastAsia="宋体" w:cs="Arial"/>
          <w:sz w:val="21"/>
          <w:szCs w:val="21"/>
          <w:u w:val="single"/>
        </w:rPr>
        <w:t>10</w:t>
      </w:r>
      <w:r>
        <w:rPr>
          <w:rFonts w:ascii="Arial" w:hAnsi="Arial" w:eastAsia="宋体" w:cs="Arial"/>
          <w:sz w:val="21"/>
          <w:szCs w:val="21"/>
        </w:rPr>
        <w:t>月</w:t>
      </w:r>
      <w:r>
        <w:rPr>
          <w:rFonts w:hint="eastAsia" w:ascii="Arial" w:hAnsi="Arial" w:eastAsia="宋体" w:cs="Arial"/>
          <w:sz w:val="21"/>
          <w:szCs w:val="21"/>
          <w:u w:val="single"/>
        </w:rPr>
        <w:t>21</w:t>
      </w:r>
      <w:r>
        <w:rPr>
          <w:rFonts w:ascii="Arial" w:hAnsi="Arial" w:eastAsia="宋体" w:cs="Arial"/>
          <w:sz w:val="21"/>
          <w:szCs w:val="21"/>
        </w:rPr>
        <w:t>日</w:t>
      </w:r>
    </w:p>
    <w:p w14:paraId="0FC9F7F2">
      <w:pPr>
        <w:keepNext w:val="0"/>
        <w:keepLines w:val="0"/>
        <w:pageBreakBefore w:val="0"/>
        <w:widowControl w:val="0"/>
        <w:kinsoku/>
        <w:wordWrap/>
        <w:overflowPunct/>
        <w:topLinePunct w:val="0"/>
        <w:autoSpaceDE/>
        <w:autoSpaceDN/>
        <w:bidi w:val="0"/>
        <w:adjustRightInd w:val="0"/>
        <w:snapToGrid w:val="0"/>
        <w:spacing w:after="160" w:line="360" w:lineRule="auto"/>
        <w:ind w:firstLine="0" w:firstLineChars="0"/>
        <w:jc w:val="center"/>
        <w:textAlignment w:val="auto"/>
        <w:outlineLvl w:val="0"/>
        <w:rPr>
          <w:rFonts w:ascii="Arial" w:hAnsi="Arial" w:eastAsia="宋体" w:cs="Arial"/>
          <w:b/>
          <w:sz w:val="28"/>
          <w:szCs w:val="28"/>
        </w:rPr>
      </w:pPr>
      <w:bookmarkStart w:id="4" w:name="_Toc30984"/>
    </w:p>
    <w:p w14:paraId="66174D20">
      <w:pPr>
        <w:keepNext w:val="0"/>
        <w:keepLines w:val="0"/>
        <w:pageBreakBefore w:val="0"/>
        <w:widowControl w:val="0"/>
        <w:kinsoku/>
        <w:wordWrap/>
        <w:overflowPunct/>
        <w:topLinePunct w:val="0"/>
        <w:autoSpaceDE/>
        <w:autoSpaceDN/>
        <w:bidi w:val="0"/>
        <w:adjustRightInd w:val="0"/>
        <w:snapToGrid w:val="0"/>
        <w:spacing w:after="160" w:line="360" w:lineRule="auto"/>
        <w:ind w:firstLine="0" w:firstLineChars="0"/>
        <w:jc w:val="center"/>
        <w:textAlignment w:val="auto"/>
        <w:outlineLvl w:val="0"/>
        <w:rPr>
          <w:rFonts w:ascii="Arial" w:hAnsi="Arial" w:eastAsia="宋体" w:cs="Arial"/>
          <w:b/>
          <w:sz w:val="28"/>
          <w:szCs w:val="28"/>
        </w:rPr>
      </w:pPr>
    </w:p>
    <w:p w14:paraId="39EA1E1C">
      <w:pPr>
        <w:keepNext w:val="0"/>
        <w:keepLines w:val="0"/>
        <w:pageBreakBefore w:val="0"/>
        <w:widowControl w:val="0"/>
        <w:kinsoku/>
        <w:wordWrap/>
        <w:overflowPunct/>
        <w:topLinePunct w:val="0"/>
        <w:autoSpaceDE/>
        <w:autoSpaceDN/>
        <w:bidi w:val="0"/>
        <w:adjustRightInd w:val="0"/>
        <w:snapToGrid w:val="0"/>
        <w:spacing w:after="160" w:line="360" w:lineRule="auto"/>
        <w:ind w:firstLine="0" w:firstLineChars="0"/>
        <w:jc w:val="center"/>
        <w:textAlignment w:val="auto"/>
        <w:outlineLvl w:val="0"/>
        <w:rPr>
          <w:rFonts w:ascii="Arial" w:hAnsi="Arial" w:eastAsia="宋体" w:cs="Arial"/>
          <w:b/>
          <w:sz w:val="28"/>
          <w:szCs w:val="28"/>
        </w:rPr>
      </w:pPr>
      <w:r>
        <w:rPr>
          <w:rFonts w:ascii="Arial" w:hAnsi="Arial" w:eastAsia="宋体" w:cs="Arial"/>
          <w:b/>
          <w:sz w:val="28"/>
          <w:szCs w:val="28"/>
        </w:rPr>
        <w:t>文件二  授权委托书、法定代表人身份证明</w:t>
      </w:r>
      <w:bookmarkEnd w:id="4"/>
    </w:p>
    <w:p w14:paraId="6591E80B">
      <w:pPr>
        <w:widowControl w:val="0"/>
        <w:spacing w:line="480" w:lineRule="exact"/>
        <w:jc w:val="center"/>
        <w:rPr>
          <w:rFonts w:ascii="Arial" w:hAnsi="Arial" w:eastAsia="宋体" w:cs="Arial"/>
          <w:b/>
          <w:sz w:val="28"/>
          <w:szCs w:val="22"/>
        </w:rPr>
      </w:pPr>
      <w:r>
        <w:rPr>
          <w:rFonts w:ascii="Arial" w:hAnsi="Arial" w:eastAsia="宋体" w:cs="Arial"/>
          <w:b/>
          <w:sz w:val="28"/>
          <w:szCs w:val="22"/>
        </w:rPr>
        <w:t>授权委托书</w:t>
      </w:r>
    </w:p>
    <w:p w14:paraId="297FDFF7">
      <w:pPr>
        <w:widowControl w:val="0"/>
        <w:spacing w:line="480" w:lineRule="exact"/>
        <w:ind w:firstLine="482" w:firstLineChars="200"/>
        <w:jc w:val="both"/>
        <w:rPr>
          <w:rFonts w:ascii="Arial" w:hAnsi="Arial" w:eastAsia="宋体" w:cs="Arial"/>
          <w:b/>
          <w:szCs w:val="22"/>
        </w:rPr>
      </w:pPr>
    </w:p>
    <w:p w14:paraId="29BFC4C6">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本人</w:t>
      </w:r>
      <w:r>
        <w:rPr>
          <w:rFonts w:hint="eastAsia" w:ascii="Arial" w:hAnsi="Arial" w:eastAsia="宋体" w:cs="Arial"/>
          <w:szCs w:val="22"/>
          <w:u w:val="single"/>
        </w:rPr>
        <w:t>王富强</w:t>
      </w:r>
      <w:r>
        <w:rPr>
          <w:rFonts w:ascii="Arial" w:hAnsi="Arial" w:eastAsia="宋体" w:cs="Arial"/>
          <w:szCs w:val="22"/>
        </w:rPr>
        <w:t>（姓名）系</w:t>
      </w:r>
      <w:r>
        <w:rPr>
          <w:rFonts w:hint="eastAsia" w:ascii="Arial" w:hAnsi="Arial" w:eastAsia="宋体" w:cs="Arial"/>
          <w:szCs w:val="22"/>
          <w:u w:val="single"/>
        </w:rPr>
        <w:t>郑州信大先进技术研究院</w:t>
      </w:r>
      <w:r>
        <w:rPr>
          <w:rFonts w:ascii="Arial" w:hAnsi="Arial" w:eastAsia="宋体" w:cs="Arial"/>
          <w:szCs w:val="22"/>
        </w:rPr>
        <w:t>（</w:t>
      </w:r>
      <w:r>
        <w:rPr>
          <w:rFonts w:hint="eastAsia" w:ascii="Arial" w:hAnsi="Arial" w:eastAsia="宋体" w:cs="Arial"/>
          <w:szCs w:val="22"/>
        </w:rPr>
        <w:t>供应商</w:t>
      </w:r>
      <w:r>
        <w:rPr>
          <w:rFonts w:ascii="Arial" w:hAnsi="Arial" w:eastAsia="宋体" w:cs="Arial"/>
          <w:szCs w:val="22"/>
        </w:rPr>
        <w:t>名称）的法定代表人，现委托</w:t>
      </w:r>
      <w:r>
        <w:rPr>
          <w:rFonts w:hint="eastAsia" w:ascii="Arial" w:hAnsi="Arial" w:eastAsia="宋体" w:cs="Arial"/>
          <w:szCs w:val="22"/>
          <w:u w:val="single"/>
        </w:rPr>
        <w:t>徐福乾</w:t>
      </w:r>
      <w:r>
        <w:rPr>
          <w:rFonts w:ascii="Arial" w:hAnsi="Arial" w:eastAsia="宋体" w:cs="Arial"/>
          <w:szCs w:val="22"/>
        </w:rPr>
        <w:t>（姓名）为我方代理人。代理人根据授权，以我方名义签署、澄清、说明、补正、递交、撤回、修改</w:t>
      </w:r>
      <w:r>
        <w:rPr>
          <w:rFonts w:ascii="Arial" w:hAnsi="Arial" w:eastAsia="宋体" w:cs="Arial"/>
          <w:szCs w:val="22"/>
          <w:u w:val="single"/>
        </w:rPr>
        <w:t>基于多目视觉跟踪和多模态数据融合的重力坝泄洪流道冲磨场三维重构技术研究及装备研发</w:t>
      </w:r>
      <w:r>
        <w:rPr>
          <w:rFonts w:hint="eastAsia" w:ascii="Arial" w:hAnsi="Arial" w:eastAsia="宋体" w:cs="Arial"/>
          <w:szCs w:val="22"/>
          <w:u w:val="single"/>
        </w:rPr>
        <w:t>（</w:t>
      </w:r>
      <w:r>
        <w:rPr>
          <w:rFonts w:ascii="Arial" w:hAnsi="Arial" w:eastAsia="宋体" w:cs="Arial"/>
          <w:szCs w:val="22"/>
        </w:rPr>
        <w:t>项目名称）项目</w:t>
      </w:r>
      <w:r>
        <w:rPr>
          <w:rFonts w:hint="eastAsia" w:ascii="Arial" w:hAnsi="Arial" w:eastAsia="宋体" w:cs="Arial"/>
          <w:szCs w:val="22"/>
        </w:rPr>
        <w:t>响应文件</w:t>
      </w:r>
      <w:r>
        <w:rPr>
          <w:rFonts w:ascii="Arial" w:hAnsi="Arial" w:eastAsia="宋体" w:cs="Arial"/>
          <w:szCs w:val="22"/>
        </w:rPr>
        <w:t>、签订合同和处理有关事宜，其法律后果由我方承担。</w:t>
      </w:r>
    </w:p>
    <w:p w14:paraId="3CECA2B1">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委托期限：</w:t>
      </w:r>
      <w:r>
        <w:rPr>
          <w:rFonts w:ascii="Arial" w:hAnsi="Arial" w:eastAsia="宋体" w:cs="Arial"/>
          <w:szCs w:val="22"/>
          <w:u w:val="single"/>
        </w:rPr>
        <w:t xml:space="preserve">  自本委托书签署之日起至</w:t>
      </w:r>
      <w:r>
        <w:rPr>
          <w:rFonts w:hint="eastAsia" w:ascii="Arial" w:hAnsi="Arial" w:eastAsia="宋体" w:cs="Arial"/>
          <w:szCs w:val="22"/>
          <w:u w:val="single"/>
        </w:rPr>
        <w:t>报价</w:t>
      </w:r>
      <w:r>
        <w:rPr>
          <w:rFonts w:ascii="Arial" w:hAnsi="Arial" w:eastAsia="宋体" w:cs="Arial"/>
          <w:szCs w:val="22"/>
          <w:u w:val="single"/>
        </w:rPr>
        <w:t xml:space="preserve">有效期届满，且至中标后合同签订及相关事宜办理完毕之日止。 </w:t>
      </w:r>
    </w:p>
    <w:p w14:paraId="446EB587">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代理人无转委托权。</w:t>
      </w:r>
    </w:p>
    <w:p w14:paraId="6636D9ED">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附：法定代表人身份证明、委托代理人身份证明</w:t>
      </w:r>
    </w:p>
    <w:p w14:paraId="615349CA">
      <w:pPr>
        <w:widowControl w:val="0"/>
        <w:spacing w:line="480" w:lineRule="exact"/>
        <w:ind w:firstLine="480" w:firstLineChars="200"/>
        <w:jc w:val="both"/>
        <w:rPr>
          <w:rFonts w:ascii="Arial" w:hAnsi="Arial" w:eastAsia="宋体" w:cs="Arial"/>
          <w:szCs w:val="22"/>
        </w:rPr>
      </w:pPr>
    </w:p>
    <w:p w14:paraId="5342AB6A">
      <w:pPr>
        <w:widowControl w:val="0"/>
        <w:spacing w:line="480" w:lineRule="exact"/>
        <w:ind w:firstLine="2880" w:firstLineChars="1200"/>
        <w:jc w:val="both"/>
        <w:rPr>
          <w:rFonts w:ascii="Arial" w:hAnsi="Arial" w:eastAsia="宋体" w:cs="Arial"/>
          <w:szCs w:val="22"/>
        </w:rPr>
      </w:pPr>
    </w:p>
    <w:p w14:paraId="3FB6E3F7">
      <w:pPr>
        <w:widowControl w:val="0"/>
        <w:spacing w:line="480" w:lineRule="exact"/>
        <w:ind w:firstLine="2880" w:firstLineChars="1200"/>
        <w:jc w:val="both"/>
        <w:rPr>
          <w:rFonts w:ascii="Arial" w:hAnsi="Arial" w:eastAsia="宋体" w:cs="Arial"/>
          <w:szCs w:val="22"/>
        </w:rPr>
      </w:pPr>
    </w:p>
    <w:p w14:paraId="66544821">
      <w:pPr>
        <w:widowControl w:val="0"/>
        <w:spacing w:line="480" w:lineRule="exact"/>
        <w:ind w:firstLine="2880" w:firstLineChars="1200"/>
        <w:jc w:val="both"/>
        <w:rPr>
          <w:rFonts w:ascii="Arial" w:hAnsi="Arial" w:eastAsia="宋体" w:cs="Arial"/>
          <w:szCs w:val="22"/>
        </w:rPr>
      </w:pPr>
    </w:p>
    <w:p w14:paraId="4A600C2E">
      <w:pPr>
        <w:widowControl w:val="0"/>
        <w:spacing w:line="480" w:lineRule="exact"/>
        <w:ind w:firstLine="2880" w:firstLineChars="1200"/>
        <w:jc w:val="both"/>
        <w:rPr>
          <w:rFonts w:ascii="Arial" w:hAnsi="Arial" w:eastAsia="宋体" w:cs="Arial"/>
          <w:szCs w:val="22"/>
        </w:rPr>
      </w:pPr>
    </w:p>
    <w:p w14:paraId="61C013A8">
      <w:pPr>
        <w:widowControl w:val="0"/>
        <w:spacing w:line="480" w:lineRule="exact"/>
        <w:ind w:firstLine="2880" w:firstLineChars="1200"/>
        <w:jc w:val="both"/>
        <w:rPr>
          <w:rFonts w:ascii="Arial" w:hAnsi="Arial" w:eastAsia="宋体" w:cs="Arial"/>
          <w:szCs w:val="22"/>
        </w:rPr>
      </w:pPr>
    </w:p>
    <w:p w14:paraId="03C6FF72">
      <w:pPr>
        <w:widowControl w:val="0"/>
        <w:spacing w:line="360" w:lineRule="auto"/>
        <w:ind w:firstLine="600" w:firstLineChars="250"/>
        <w:jc w:val="both"/>
        <w:rPr>
          <w:rFonts w:ascii="Arial" w:hAnsi="Arial" w:eastAsia="宋体" w:cs="Arial"/>
          <w:szCs w:val="22"/>
        </w:rPr>
      </w:pPr>
      <w:r>
        <w:drawing>
          <wp:anchor distT="0" distB="0" distL="114300" distR="114300" simplePos="0" relativeHeight="251663360" behindDoc="1" locked="0" layoutInCell="1" allowOverlap="1">
            <wp:simplePos x="0" y="0"/>
            <wp:positionH relativeFrom="column">
              <wp:posOffset>2096770</wp:posOffset>
            </wp:positionH>
            <wp:positionV relativeFrom="paragraph">
              <wp:posOffset>178435</wp:posOffset>
            </wp:positionV>
            <wp:extent cx="788035" cy="444500"/>
            <wp:effectExtent l="0" t="0" r="0" b="0"/>
            <wp:wrapNone/>
            <wp:docPr id="405689309"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9309" name="图片 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91866" cy="446695"/>
                    </a:xfrm>
                    <a:prstGeom prst="rect">
                      <a:avLst/>
                    </a:prstGeom>
                    <a:noFill/>
                    <a:ln>
                      <a:noFill/>
                    </a:ln>
                  </pic:spPr>
                </pic:pic>
              </a:graphicData>
            </a:graphic>
          </wp:anchor>
        </w:drawing>
      </w:r>
      <w:r>
        <w:rPr>
          <w:rFonts w:ascii="Arial" w:hAnsi="Arial" w:eastAsia="宋体" w:cs="Arial"/>
          <w:szCs w:val="22"/>
        </w:rPr>
        <w:t>报  价  人：</w:t>
      </w:r>
      <w:r>
        <w:rPr>
          <w:rFonts w:hint="eastAsia" w:ascii="Arial" w:hAnsi="Arial" w:eastAsia="宋体" w:cs="Arial"/>
          <w:szCs w:val="22"/>
          <w:u w:val="single"/>
        </w:rPr>
        <w:t xml:space="preserve">    郑州信大先进技术研究院     </w:t>
      </w:r>
      <w:r>
        <w:rPr>
          <w:rFonts w:ascii="Arial" w:hAnsi="Arial" w:eastAsia="宋体" w:cs="Arial"/>
          <w:szCs w:val="22"/>
        </w:rPr>
        <w:t>（盖单位章）</w:t>
      </w:r>
    </w:p>
    <w:p w14:paraId="044265C0">
      <w:pPr>
        <w:widowControl w:val="0"/>
        <w:spacing w:line="360" w:lineRule="auto"/>
        <w:ind w:firstLine="600" w:firstLineChars="250"/>
        <w:jc w:val="both"/>
        <w:rPr>
          <w:rFonts w:ascii="Arial" w:hAnsi="Arial" w:eastAsia="宋体" w:cs="Arial"/>
          <w:szCs w:val="22"/>
        </w:rPr>
      </w:pPr>
      <w:r>
        <w:rPr>
          <w:rFonts w:ascii="Arial" w:hAnsi="Arial" w:eastAsia="宋体" w:cs="Arial"/>
          <w:szCs w:val="22"/>
        </w:rPr>
        <w:t>法定代表人：</w:t>
      </w:r>
      <w:r>
        <w:rPr>
          <w:rFonts w:hint="eastAsia" w:ascii="Arial" w:hAnsi="Arial" w:eastAsia="宋体" w:cs="Arial"/>
          <w:szCs w:val="22"/>
          <w:u w:val="single"/>
        </w:rPr>
        <w:t xml:space="preserve">                               </w:t>
      </w:r>
      <w:r>
        <w:rPr>
          <w:rFonts w:ascii="Arial" w:hAnsi="Arial" w:eastAsia="宋体" w:cs="Arial"/>
          <w:szCs w:val="22"/>
        </w:rPr>
        <w:t>（签字）</w:t>
      </w:r>
    </w:p>
    <w:p w14:paraId="0246261C">
      <w:pPr>
        <w:widowControl w:val="0"/>
        <w:spacing w:line="360" w:lineRule="auto"/>
        <w:ind w:firstLine="700" w:firstLineChars="250"/>
        <w:jc w:val="both"/>
        <w:rPr>
          <w:rFonts w:ascii="Arial" w:hAnsi="Arial" w:eastAsia="宋体" w:cs="Arial"/>
          <w:szCs w:val="22"/>
        </w:rPr>
      </w:pPr>
      <w:r>
        <w:rPr>
          <w:rFonts w:ascii="Arial" w:hAnsi="Arial" w:eastAsia="微软雅黑" w:cs="Arial"/>
          <w:sz w:val="28"/>
          <w:szCs w:val="28"/>
          <w:u w:val="single"/>
        </w:rPr>
        <w:drawing>
          <wp:anchor distT="0" distB="0" distL="114300" distR="114300" simplePos="0" relativeHeight="251665408" behindDoc="1" locked="0" layoutInCell="1" allowOverlap="1">
            <wp:simplePos x="0" y="0"/>
            <wp:positionH relativeFrom="column">
              <wp:posOffset>2219960</wp:posOffset>
            </wp:positionH>
            <wp:positionV relativeFrom="paragraph">
              <wp:posOffset>283845</wp:posOffset>
            </wp:positionV>
            <wp:extent cx="467995" cy="226695"/>
            <wp:effectExtent l="0" t="0" r="1905" b="1905"/>
            <wp:wrapNone/>
            <wp:docPr id="59782035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0353" name="图片 9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995" cy="226695"/>
                    </a:xfrm>
                    <a:prstGeom prst="rect">
                      <a:avLst/>
                    </a:prstGeom>
                  </pic:spPr>
                </pic:pic>
              </a:graphicData>
            </a:graphic>
          </wp:anchor>
        </w:drawing>
      </w:r>
      <w:r>
        <w:rPr>
          <w:rFonts w:ascii="Arial" w:hAnsi="Arial" w:eastAsia="宋体" w:cs="Arial"/>
          <w:szCs w:val="22"/>
        </w:rPr>
        <w:t>身份证号码：</w:t>
      </w:r>
      <w:r>
        <w:rPr>
          <w:rFonts w:ascii="Arial" w:hAnsi="Arial" w:eastAsia="宋体" w:cs="Arial"/>
          <w:szCs w:val="22"/>
          <w:u w:val="single"/>
        </w:rPr>
        <w:t xml:space="preserve">     </w:t>
      </w:r>
      <w:bookmarkStart w:id="5" w:name="OLE_LINK25"/>
      <w:r>
        <w:rPr>
          <w:rFonts w:ascii="Arial" w:hAnsi="Arial" w:eastAsia="宋体" w:cs="Arial"/>
          <w:szCs w:val="22"/>
          <w:u w:val="single"/>
        </w:rPr>
        <w:t>410223198208075537</w:t>
      </w:r>
      <w:bookmarkEnd w:id="5"/>
      <w:r>
        <w:rPr>
          <w:rFonts w:ascii="Arial" w:hAnsi="Arial" w:eastAsia="宋体" w:cs="Arial"/>
          <w:szCs w:val="22"/>
          <w:u w:val="single"/>
        </w:rPr>
        <w:t xml:space="preserve">    </w:t>
      </w:r>
      <w:r>
        <w:rPr>
          <w:rFonts w:hint="eastAsia" w:ascii="Arial" w:hAnsi="Arial" w:eastAsia="宋体" w:cs="Arial"/>
          <w:szCs w:val="22"/>
          <w:u w:val="single"/>
        </w:rPr>
        <w:t xml:space="preserve"> </w:t>
      </w:r>
      <w:r>
        <w:rPr>
          <w:rFonts w:ascii="Arial" w:hAnsi="Arial" w:eastAsia="宋体" w:cs="Arial"/>
          <w:szCs w:val="22"/>
          <w:u w:val="single"/>
        </w:rPr>
        <w:t xml:space="preserve"> </w:t>
      </w:r>
      <w:r>
        <w:rPr>
          <w:rFonts w:ascii="Arial" w:hAnsi="Arial" w:eastAsia="宋体" w:cs="Arial"/>
          <w:szCs w:val="22"/>
        </w:rPr>
        <w:t xml:space="preserve"> </w:t>
      </w:r>
    </w:p>
    <w:p w14:paraId="5830ABDB">
      <w:pPr>
        <w:widowControl w:val="0"/>
        <w:spacing w:line="360" w:lineRule="auto"/>
        <w:ind w:firstLine="600" w:firstLineChars="250"/>
        <w:jc w:val="both"/>
        <w:rPr>
          <w:rFonts w:ascii="Arial" w:hAnsi="Arial" w:eastAsia="宋体" w:cs="Arial"/>
          <w:szCs w:val="22"/>
        </w:rPr>
      </w:pPr>
      <w:r>
        <w:rPr>
          <w:rFonts w:ascii="Arial" w:hAnsi="Arial" w:eastAsia="宋体" w:cs="Arial"/>
          <w:szCs w:val="22"/>
        </w:rPr>
        <w:t>委托代理人：</w:t>
      </w:r>
      <w:r>
        <w:rPr>
          <w:rFonts w:ascii="Arial" w:hAnsi="Arial" w:eastAsia="宋体" w:cs="Arial"/>
          <w:szCs w:val="22"/>
          <w:u w:val="single"/>
        </w:rPr>
        <w:t xml:space="preserve">                      </w:t>
      </w:r>
      <w:r>
        <w:rPr>
          <w:rFonts w:hint="eastAsia" w:ascii="Arial" w:hAnsi="Arial" w:eastAsia="宋体" w:cs="Arial"/>
          <w:szCs w:val="22"/>
          <w:u w:val="single"/>
        </w:rPr>
        <w:t xml:space="preserve">       </w:t>
      </w:r>
      <w:r>
        <w:rPr>
          <w:rFonts w:ascii="Arial" w:hAnsi="Arial" w:eastAsia="宋体" w:cs="Arial"/>
          <w:szCs w:val="22"/>
          <w:u w:val="single"/>
        </w:rPr>
        <w:t xml:space="preserve">   </w:t>
      </w:r>
      <w:r>
        <w:rPr>
          <w:rFonts w:ascii="Arial" w:hAnsi="Arial" w:eastAsia="宋体" w:cs="Arial"/>
          <w:szCs w:val="22"/>
        </w:rPr>
        <w:t xml:space="preserve">（签字） </w:t>
      </w:r>
    </w:p>
    <w:p w14:paraId="5E3DC66D">
      <w:pPr>
        <w:widowControl w:val="0"/>
        <w:spacing w:line="360" w:lineRule="auto"/>
        <w:ind w:firstLine="600" w:firstLineChars="250"/>
        <w:jc w:val="both"/>
        <w:rPr>
          <w:rFonts w:ascii="Arial" w:hAnsi="Arial" w:eastAsia="宋体" w:cs="Arial"/>
          <w:szCs w:val="22"/>
        </w:rPr>
      </w:pPr>
      <w:r>
        <w:rPr>
          <w:rFonts w:ascii="Arial" w:hAnsi="Arial" w:eastAsia="宋体" w:cs="Arial"/>
          <w:szCs w:val="22"/>
        </w:rPr>
        <w:t>身份证号码：</w:t>
      </w:r>
      <w:r>
        <w:rPr>
          <w:rFonts w:ascii="Arial" w:hAnsi="Arial" w:eastAsia="宋体" w:cs="Arial"/>
          <w:u w:val="single"/>
        </w:rPr>
        <w:t xml:space="preserve">    </w:t>
      </w:r>
      <w:r>
        <w:rPr>
          <w:rFonts w:hint="eastAsia" w:ascii="Arial" w:hAnsi="Arial" w:eastAsia="宋体" w:cs="Arial"/>
          <w:u w:val="single"/>
        </w:rPr>
        <w:t xml:space="preserve"> </w:t>
      </w:r>
      <w:r>
        <w:rPr>
          <w:rFonts w:ascii="Arial" w:hAnsi="Arial" w:eastAsia="宋体" w:cs="Arial"/>
          <w:u w:val="single"/>
        </w:rPr>
        <w:t xml:space="preserve">410423199702031017    </w:t>
      </w:r>
      <w:r>
        <w:rPr>
          <w:rFonts w:hint="eastAsia" w:ascii="Arial" w:hAnsi="Arial" w:eastAsia="宋体" w:cs="Arial"/>
          <w:u w:val="single"/>
        </w:rPr>
        <w:t xml:space="preserve"> </w:t>
      </w:r>
      <w:r>
        <w:rPr>
          <w:rFonts w:ascii="Arial" w:hAnsi="Arial" w:eastAsia="宋体" w:cs="Arial"/>
          <w:u w:val="single"/>
        </w:rPr>
        <w:t xml:space="preserve">  </w:t>
      </w:r>
      <w:r>
        <w:rPr>
          <w:rFonts w:ascii="Arial" w:hAnsi="Arial" w:eastAsia="宋体" w:cs="Arial"/>
        </w:rPr>
        <w:t xml:space="preserve"> </w:t>
      </w:r>
    </w:p>
    <w:p w14:paraId="02F23A96">
      <w:pPr>
        <w:widowControl w:val="0"/>
        <w:spacing w:line="360" w:lineRule="auto"/>
        <w:ind w:firstLine="2400" w:firstLineChars="1000"/>
        <w:jc w:val="both"/>
        <w:rPr>
          <w:rFonts w:hint="eastAsia" w:ascii="Arial" w:hAnsi="Arial" w:eastAsia="宋体" w:cs="Arial"/>
          <w:szCs w:val="22"/>
        </w:rPr>
      </w:pPr>
      <w:r>
        <w:rPr>
          <w:rFonts w:ascii="Arial" w:hAnsi="Arial" w:eastAsia="宋体" w:cs="Arial"/>
          <w:szCs w:val="22"/>
          <w:u w:val="single"/>
        </w:rPr>
        <w:t xml:space="preserve">  </w:t>
      </w:r>
      <w:r>
        <w:rPr>
          <w:rFonts w:hint="eastAsia" w:ascii="Arial" w:hAnsi="Arial" w:eastAsia="宋体" w:cs="Arial"/>
          <w:szCs w:val="22"/>
          <w:u w:val="single"/>
        </w:rPr>
        <w:t>2026</w:t>
      </w:r>
      <w:r>
        <w:rPr>
          <w:rFonts w:ascii="Arial" w:hAnsi="Arial" w:eastAsia="宋体" w:cs="Arial"/>
          <w:szCs w:val="22"/>
          <w:u w:val="single"/>
        </w:rPr>
        <w:t xml:space="preserve"> </w:t>
      </w:r>
      <w:r>
        <w:rPr>
          <w:rFonts w:ascii="Arial" w:hAnsi="Arial" w:eastAsia="宋体" w:cs="Arial"/>
          <w:szCs w:val="22"/>
        </w:rPr>
        <w:t>年</w:t>
      </w:r>
      <w:r>
        <w:rPr>
          <w:rFonts w:ascii="Arial" w:hAnsi="Arial" w:eastAsia="宋体" w:cs="Arial"/>
          <w:szCs w:val="22"/>
          <w:u w:val="single"/>
        </w:rPr>
        <w:t xml:space="preserve">  </w:t>
      </w:r>
      <w:r>
        <w:rPr>
          <w:rFonts w:hint="eastAsia" w:ascii="Arial" w:hAnsi="Arial" w:eastAsia="宋体" w:cs="Arial"/>
          <w:szCs w:val="22"/>
          <w:u w:val="single"/>
        </w:rPr>
        <w:t>10</w:t>
      </w:r>
      <w:r>
        <w:rPr>
          <w:rFonts w:ascii="Arial" w:hAnsi="Arial" w:eastAsia="宋体" w:cs="Arial"/>
          <w:szCs w:val="22"/>
          <w:u w:val="single"/>
        </w:rPr>
        <w:t xml:space="preserve">  </w:t>
      </w:r>
      <w:r>
        <w:rPr>
          <w:rFonts w:ascii="Arial" w:hAnsi="Arial" w:eastAsia="宋体" w:cs="Arial"/>
          <w:szCs w:val="22"/>
        </w:rPr>
        <w:t>月</w:t>
      </w:r>
      <w:r>
        <w:rPr>
          <w:rFonts w:ascii="Arial" w:hAnsi="Arial" w:eastAsia="宋体" w:cs="Arial"/>
          <w:szCs w:val="22"/>
          <w:u w:val="single"/>
        </w:rPr>
        <w:t xml:space="preserve">  </w:t>
      </w:r>
      <w:r>
        <w:rPr>
          <w:rFonts w:hint="eastAsia" w:ascii="Arial" w:hAnsi="Arial" w:eastAsia="宋体" w:cs="Arial"/>
          <w:szCs w:val="22"/>
          <w:u w:val="single"/>
        </w:rPr>
        <w:t>21</w:t>
      </w:r>
      <w:r>
        <w:rPr>
          <w:rFonts w:ascii="Arial" w:hAnsi="Arial" w:eastAsia="宋体" w:cs="Arial"/>
          <w:szCs w:val="22"/>
          <w:u w:val="single"/>
        </w:rPr>
        <w:t xml:space="preserve">  </w:t>
      </w:r>
      <w:r>
        <w:rPr>
          <w:rFonts w:ascii="Arial" w:hAnsi="Arial" w:eastAsia="宋体" w:cs="Arial"/>
          <w:szCs w:val="22"/>
        </w:rPr>
        <w:t>日</w:t>
      </w:r>
    </w:p>
    <w:p w14:paraId="21BE510E">
      <w:pPr>
        <w:jc w:val="center"/>
        <w:rPr>
          <w:rFonts w:hint="eastAsia" w:ascii="Arial" w:hAnsi="Arial" w:eastAsia="宋体" w:cs="Arial"/>
          <w:b/>
          <w:sz w:val="21"/>
          <w:szCs w:val="21"/>
        </w:rPr>
      </w:pPr>
    </w:p>
    <w:p w14:paraId="1D384149">
      <w:pPr>
        <w:rPr>
          <w:rFonts w:ascii="Arial" w:hAnsi="Arial" w:eastAsia="宋体" w:cs="Arial"/>
          <w:b/>
          <w:szCs w:val="22"/>
        </w:rPr>
      </w:pPr>
      <w:r>
        <w:rPr>
          <w:rFonts w:ascii="Arial" w:hAnsi="Arial" w:eastAsia="宋体" w:cs="Arial"/>
          <w:b/>
          <w:sz w:val="21"/>
          <w:szCs w:val="21"/>
        </w:rPr>
        <w:br w:type="page"/>
      </w:r>
      <w:r>
        <w:rPr>
          <w:rFonts w:ascii="Arial" w:hAnsi="Arial" w:eastAsia="宋体" w:cs="Arial"/>
          <w:b/>
          <w:szCs w:val="22"/>
        </w:rPr>
        <w:t>附：法定代表人身份证明</w:t>
      </w:r>
    </w:p>
    <w:p w14:paraId="122D44AB">
      <w:pPr>
        <w:rPr>
          <w:rFonts w:ascii="Arial" w:hAnsi="Arial" w:eastAsia="宋体" w:cs="Arial"/>
          <w:szCs w:val="22"/>
        </w:rPr>
      </w:pPr>
    </w:p>
    <w:p w14:paraId="6DB021F8">
      <w:pPr>
        <w:rPr>
          <w:rFonts w:ascii="Arial" w:hAnsi="Arial" w:eastAsia="宋体" w:cs="Arial"/>
          <w:szCs w:val="22"/>
        </w:rPr>
      </w:pPr>
    </w:p>
    <w:p w14:paraId="19141CBC">
      <w:pPr>
        <w:rPr>
          <w:rFonts w:ascii="Arial" w:hAnsi="Arial" w:eastAsia="宋体" w:cs="Arial"/>
          <w:szCs w:val="22"/>
        </w:rPr>
      </w:pPr>
    </w:p>
    <w:p w14:paraId="339F12AB">
      <w:pPr>
        <w:ind w:firstLine="480" w:firstLineChars="200"/>
        <w:rPr>
          <w:rFonts w:ascii="Arial" w:hAnsi="Arial" w:eastAsia="宋体" w:cs="Arial"/>
          <w:szCs w:val="22"/>
        </w:rPr>
      </w:pPr>
      <w:r>
        <w:rPr>
          <w:rFonts w:hint="eastAsia" w:ascii="Arial" w:hAnsi="Arial" w:eastAsia="宋体" w:cs="Arial"/>
          <w:szCs w:val="22"/>
        </w:rPr>
        <w:t>供应商</w:t>
      </w:r>
      <w:r>
        <w:rPr>
          <w:rFonts w:ascii="Arial" w:hAnsi="Arial" w:eastAsia="宋体" w:cs="Arial"/>
          <w:szCs w:val="22"/>
        </w:rPr>
        <w:t>名称：</w:t>
      </w:r>
      <w:r>
        <w:rPr>
          <w:rFonts w:hint="eastAsia" w:ascii="Arial" w:hAnsi="Arial" w:eastAsia="宋体" w:cs="Arial"/>
          <w:szCs w:val="22"/>
        </w:rPr>
        <w:t xml:space="preserve"> </w:t>
      </w:r>
      <w:r>
        <w:rPr>
          <w:rFonts w:ascii="Arial" w:hAnsi="Arial" w:eastAsia="宋体" w:cs="Arial"/>
          <w:szCs w:val="22"/>
          <w:u w:val="single"/>
        </w:rPr>
        <w:t xml:space="preserve">         </w:t>
      </w:r>
      <w:r>
        <w:rPr>
          <w:rFonts w:hint="eastAsia" w:ascii="Arial" w:hAnsi="Arial" w:eastAsia="宋体" w:cs="Arial"/>
          <w:szCs w:val="22"/>
          <w:u w:val="single"/>
        </w:rPr>
        <w:t>郑州信大先进技术研究院</w:t>
      </w:r>
      <w:r>
        <w:rPr>
          <w:rFonts w:ascii="Arial" w:hAnsi="Arial" w:eastAsia="宋体" w:cs="Arial"/>
          <w:szCs w:val="22"/>
          <w:u w:val="single"/>
        </w:rPr>
        <w:t xml:space="preserve">        </w:t>
      </w:r>
      <w:r>
        <w:rPr>
          <w:rFonts w:ascii="Arial" w:hAnsi="Arial" w:eastAsia="宋体" w:cs="Arial"/>
          <w:szCs w:val="22"/>
        </w:rPr>
        <w:t xml:space="preserve">  </w:t>
      </w:r>
    </w:p>
    <w:p w14:paraId="789BF0B3">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单位性质：</w:t>
      </w:r>
      <w:r>
        <w:rPr>
          <w:rFonts w:hint="eastAsia" w:ascii="Arial" w:hAnsi="Arial" w:eastAsia="宋体" w:cs="Arial"/>
          <w:szCs w:val="22"/>
          <w:u w:val="single"/>
        </w:rPr>
        <w:t xml:space="preserve">                  事业单位                </w:t>
      </w:r>
      <w:r>
        <w:rPr>
          <w:rFonts w:ascii="Arial" w:hAnsi="Arial" w:eastAsia="宋体" w:cs="Arial"/>
          <w:szCs w:val="22"/>
        </w:rPr>
        <w:t xml:space="preserve">  </w:t>
      </w:r>
    </w:p>
    <w:p w14:paraId="116E0747">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地址：</w:t>
      </w:r>
      <w:r>
        <w:rPr>
          <w:rFonts w:hint="eastAsia" w:ascii="Arial" w:hAnsi="Arial" w:eastAsia="宋体" w:cs="Arial"/>
          <w:szCs w:val="22"/>
          <w:u w:val="single"/>
        </w:rPr>
        <w:t xml:space="preserve">            河南省郑州市高新区莲花街55号     </w:t>
      </w:r>
      <w:r>
        <w:rPr>
          <w:rFonts w:ascii="Arial" w:hAnsi="Arial" w:eastAsia="宋体" w:cs="Arial"/>
          <w:szCs w:val="22"/>
        </w:rPr>
        <w:t xml:space="preserve">  </w:t>
      </w:r>
    </w:p>
    <w:p w14:paraId="4519F932">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成立时间：</w:t>
      </w:r>
      <w:r>
        <w:rPr>
          <w:rFonts w:hint="eastAsia" w:ascii="Arial" w:hAnsi="Arial" w:eastAsia="宋体" w:cs="Arial"/>
          <w:szCs w:val="22"/>
          <w:u w:val="single"/>
        </w:rPr>
        <w:t>2016</w:t>
      </w:r>
      <w:r>
        <w:rPr>
          <w:rFonts w:ascii="Arial" w:hAnsi="Arial" w:eastAsia="宋体" w:cs="Arial"/>
          <w:szCs w:val="22"/>
        </w:rPr>
        <w:t>年</w:t>
      </w:r>
      <w:r>
        <w:rPr>
          <w:rFonts w:hint="eastAsia" w:ascii="Arial" w:hAnsi="Arial" w:eastAsia="宋体" w:cs="Arial"/>
          <w:szCs w:val="22"/>
          <w:u w:val="single"/>
        </w:rPr>
        <w:t>08</w:t>
      </w:r>
      <w:r>
        <w:rPr>
          <w:rFonts w:ascii="Arial" w:hAnsi="Arial" w:eastAsia="宋体" w:cs="Arial"/>
          <w:szCs w:val="22"/>
        </w:rPr>
        <w:t>月</w:t>
      </w:r>
      <w:r>
        <w:rPr>
          <w:rFonts w:hint="eastAsia" w:ascii="Arial" w:hAnsi="Arial" w:eastAsia="宋体" w:cs="Arial"/>
          <w:szCs w:val="22"/>
          <w:u w:val="single"/>
        </w:rPr>
        <w:t>10</w:t>
      </w:r>
      <w:r>
        <w:rPr>
          <w:rFonts w:ascii="Arial" w:hAnsi="Arial" w:eastAsia="宋体" w:cs="Arial"/>
          <w:szCs w:val="22"/>
        </w:rPr>
        <w:t>日</w:t>
      </w:r>
    </w:p>
    <w:p w14:paraId="1079DB2B">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经营期限：</w:t>
      </w:r>
      <w:r>
        <w:rPr>
          <w:rFonts w:ascii="Arial" w:hAnsi="Arial" w:eastAsia="宋体" w:cs="Arial"/>
          <w:szCs w:val="22"/>
          <w:u w:val="single"/>
        </w:rPr>
        <w:t>自2026年02月24日 至2027年02月23日</w:t>
      </w:r>
      <w:r>
        <w:rPr>
          <w:rFonts w:ascii="Arial" w:hAnsi="Arial" w:eastAsia="宋体" w:cs="Arial"/>
          <w:szCs w:val="22"/>
        </w:rPr>
        <w:t xml:space="preserve">  </w:t>
      </w:r>
    </w:p>
    <w:p w14:paraId="2DD9B898">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姓名：</w:t>
      </w:r>
      <w:r>
        <w:rPr>
          <w:rFonts w:ascii="Arial" w:hAnsi="Arial" w:eastAsia="宋体" w:cs="Arial"/>
          <w:szCs w:val="22"/>
          <w:u w:val="single"/>
        </w:rPr>
        <w:t xml:space="preserve">    </w:t>
      </w:r>
      <w:r>
        <w:rPr>
          <w:rFonts w:hint="eastAsia" w:ascii="Arial" w:hAnsi="Arial" w:eastAsia="宋体" w:cs="Arial"/>
          <w:szCs w:val="22"/>
          <w:u w:val="single"/>
        </w:rPr>
        <w:t>王富强</w:t>
      </w:r>
      <w:r>
        <w:rPr>
          <w:rFonts w:ascii="Arial" w:hAnsi="Arial" w:eastAsia="宋体" w:cs="Arial"/>
          <w:szCs w:val="22"/>
          <w:u w:val="single"/>
        </w:rPr>
        <w:t xml:space="preserve">    </w:t>
      </w:r>
      <w:r>
        <w:rPr>
          <w:rFonts w:ascii="Arial" w:hAnsi="Arial" w:eastAsia="宋体" w:cs="Arial"/>
          <w:szCs w:val="22"/>
        </w:rPr>
        <w:t>性别：</w:t>
      </w:r>
      <w:r>
        <w:rPr>
          <w:rFonts w:ascii="Arial" w:hAnsi="Arial" w:eastAsia="宋体" w:cs="Arial"/>
          <w:szCs w:val="22"/>
          <w:u w:val="single"/>
        </w:rPr>
        <w:t xml:space="preserve">   </w:t>
      </w:r>
      <w:r>
        <w:rPr>
          <w:rFonts w:hint="eastAsia" w:ascii="Arial" w:hAnsi="Arial" w:eastAsia="宋体" w:cs="Arial"/>
          <w:szCs w:val="22"/>
          <w:u w:val="single"/>
        </w:rPr>
        <w:t>男</w:t>
      </w:r>
      <w:r>
        <w:rPr>
          <w:rFonts w:ascii="Arial" w:hAnsi="Arial" w:eastAsia="宋体" w:cs="Arial"/>
          <w:szCs w:val="22"/>
          <w:u w:val="single"/>
        </w:rPr>
        <w:t xml:space="preserve">   </w:t>
      </w:r>
      <w:r>
        <w:rPr>
          <w:rFonts w:ascii="Arial" w:hAnsi="Arial" w:eastAsia="宋体" w:cs="Arial"/>
          <w:szCs w:val="22"/>
        </w:rPr>
        <w:t>年龄：</w:t>
      </w:r>
      <w:r>
        <w:rPr>
          <w:rFonts w:ascii="Arial" w:hAnsi="Arial" w:eastAsia="宋体" w:cs="Arial"/>
          <w:szCs w:val="22"/>
          <w:u w:val="single"/>
        </w:rPr>
        <w:t xml:space="preserve">   </w:t>
      </w:r>
      <w:r>
        <w:rPr>
          <w:rFonts w:hint="eastAsia" w:ascii="Arial" w:hAnsi="Arial" w:eastAsia="宋体" w:cs="Arial"/>
          <w:szCs w:val="22"/>
          <w:u w:val="single"/>
        </w:rPr>
        <w:t>44</w:t>
      </w:r>
      <w:r>
        <w:rPr>
          <w:rFonts w:ascii="Arial" w:hAnsi="Arial" w:eastAsia="宋体" w:cs="Arial"/>
          <w:szCs w:val="22"/>
          <w:u w:val="single"/>
        </w:rPr>
        <w:t xml:space="preserve">   </w:t>
      </w:r>
      <w:r>
        <w:rPr>
          <w:rFonts w:ascii="Arial" w:hAnsi="Arial" w:eastAsia="宋体" w:cs="Arial"/>
          <w:szCs w:val="22"/>
        </w:rPr>
        <w:t xml:space="preserve"> 职务：</w:t>
      </w:r>
      <w:r>
        <w:rPr>
          <w:rFonts w:ascii="Arial" w:hAnsi="Arial" w:eastAsia="宋体" w:cs="Arial"/>
          <w:szCs w:val="22"/>
          <w:u w:val="single"/>
        </w:rPr>
        <w:t xml:space="preserve">      </w:t>
      </w:r>
      <w:r>
        <w:rPr>
          <w:rFonts w:hint="eastAsia" w:ascii="Arial" w:hAnsi="Arial" w:eastAsia="宋体" w:cs="Arial"/>
          <w:szCs w:val="22"/>
          <w:u w:val="single"/>
        </w:rPr>
        <w:t>院长</w:t>
      </w:r>
      <w:r>
        <w:rPr>
          <w:rFonts w:ascii="Arial" w:hAnsi="Arial" w:eastAsia="宋体" w:cs="Arial"/>
          <w:szCs w:val="22"/>
          <w:u w:val="single"/>
        </w:rPr>
        <w:t xml:space="preserve">     </w:t>
      </w:r>
    </w:p>
    <w:p w14:paraId="148B6CFF">
      <w:pPr>
        <w:widowControl w:val="0"/>
        <w:spacing w:line="480" w:lineRule="exact"/>
        <w:ind w:firstLine="480" w:firstLineChars="200"/>
        <w:jc w:val="both"/>
        <w:rPr>
          <w:rFonts w:ascii="Arial" w:hAnsi="Arial" w:eastAsia="宋体" w:cs="Arial"/>
          <w:szCs w:val="22"/>
        </w:rPr>
      </w:pPr>
      <w:r>
        <w:rPr>
          <w:rFonts w:ascii="Arial" w:hAnsi="Arial" w:eastAsia="宋体" w:cs="Arial"/>
          <w:szCs w:val="22"/>
        </w:rPr>
        <w:t>系</w:t>
      </w:r>
      <w:r>
        <w:rPr>
          <w:rFonts w:ascii="Arial" w:hAnsi="Arial" w:eastAsia="宋体" w:cs="Arial"/>
          <w:szCs w:val="22"/>
          <w:u w:val="single"/>
        </w:rPr>
        <w:t xml:space="preserve">      </w:t>
      </w:r>
      <w:r>
        <w:rPr>
          <w:rFonts w:hint="eastAsia" w:ascii="Arial" w:hAnsi="Arial" w:eastAsia="宋体" w:cs="Arial"/>
          <w:szCs w:val="22"/>
          <w:u w:val="single"/>
        </w:rPr>
        <w:t>郑州信大先进技术研究院</w:t>
      </w:r>
      <w:r>
        <w:rPr>
          <w:rFonts w:ascii="Arial" w:hAnsi="Arial" w:eastAsia="宋体" w:cs="Arial"/>
          <w:szCs w:val="22"/>
          <w:u w:val="single"/>
        </w:rPr>
        <w:t xml:space="preserve">    </w:t>
      </w:r>
      <w:r>
        <w:rPr>
          <w:rFonts w:ascii="Arial" w:hAnsi="Arial" w:eastAsia="宋体" w:cs="Arial"/>
          <w:szCs w:val="22"/>
        </w:rPr>
        <w:t>（</w:t>
      </w:r>
      <w:r>
        <w:rPr>
          <w:rFonts w:hint="eastAsia" w:ascii="Arial" w:hAnsi="Arial" w:eastAsia="宋体" w:cs="Arial"/>
          <w:szCs w:val="22"/>
        </w:rPr>
        <w:t>供应商</w:t>
      </w:r>
      <w:r>
        <w:rPr>
          <w:rFonts w:ascii="Arial" w:hAnsi="Arial" w:eastAsia="宋体" w:cs="Arial"/>
          <w:szCs w:val="22"/>
        </w:rPr>
        <w:t>名称）的法定代表人。</w:t>
      </w:r>
    </w:p>
    <w:p w14:paraId="43E13AF1">
      <w:pPr>
        <w:widowControl w:val="0"/>
        <w:spacing w:line="480" w:lineRule="exact"/>
        <w:ind w:firstLine="960" w:firstLineChars="400"/>
        <w:jc w:val="both"/>
        <w:rPr>
          <w:rFonts w:ascii="Arial" w:hAnsi="Arial" w:eastAsia="宋体" w:cs="Arial"/>
          <w:szCs w:val="22"/>
        </w:rPr>
      </w:pPr>
      <w:r>
        <w:rPr>
          <w:rFonts w:ascii="Arial" w:hAnsi="Arial" w:eastAsia="宋体" w:cs="Arial"/>
          <w:szCs w:val="22"/>
        </w:rPr>
        <w:t>特此证明。</w:t>
      </w:r>
    </w:p>
    <w:p w14:paraId="329F1441">
      <w:pPr>
        <w:widowControl w:val="0"/>
        <w:spacing w:line="480" w:lineRule="exact"/>
        <w:ind w:firstLine="960" w:firstLineChars="400"/>
        <w:jc w:val="both"/>
        <w:rPr>
          <w:rFonts w:ascii="Arial" w:hAnsi="Arial" w:eastAsia="宋体" w:cs="Arial"/>
          <w:szCs w:val="22"/>
        </w:rPr>
      </w:pPr>
      <w:r>
        <w:rPr>
          <w:rFonts w:ascii="Arial" w:hAnsi="Arial" w:eastAsia="宋体" w:cs="Arial"/>
          <w:szCs w:val="22"/>
        </w:rPr>
        <w:t>附：法定代表人身份证件复印件</w:t>
      </w:r>
    </w:p>
    <w:p w14:paraId="1BD8E040">
      <w:pPr>
        <w:widowControl w:val="0"/>
        <w:spacing w:line="480" w:lineRule="exact"/>
        <w:ind w:firstLine="480" w:firstLineChars="200"/>
        <w:jc w:val="both"/>
        <w:rPr>
          <w:rFonts w:ascii="Arial" w:hAnsi="Arial" w:eastAsia="宋体" w:cs="Arial"/>
          <w:szCs w:val="22"/>
        </w:rPr>
      </w:pPr>
    </w:p>
    <w:p w14:paraId="6A1FBA89">
      <w:pPr>
        <w:widowControl w:val="0"/>
        <w:spacing w:line="480" w:lineRule="exact"/>
        <w:ind w:firstLine="480" w:firstLineChars="200"/>
        <w:jc w:val="both"/>
        <w:rPr>
          <w:rFonts w:ascii="Arial" w:hAnsi="Arial" w:eastAsia="宋体" w:cs="Arial"/>
          <w:szCs w:val="22"/>
        </w:rPr>
      </w:pPr>
      <w:r>
        <w:rPr>
          <w:rFonts w:ascii="Arial" w:hAnsi="Arial" w:cs="Arial"/>
        </w:rPr>
        <mc:AlternateContent>
          <mc:Choice Requires="wps">
            <w:drawing>
              <wp:anchor distT="0" distB="0" distL="114300" distR="114300" simplePos="0" relativeHeight="251659264" behindDoc="0" locked="0" layoutInCell="1" allowOverlap="1">
                <wp:simplePos x="0" y="0"/>
                <wp:positionH relativeFrom="column">
                  <wp:posOffset>735330</wp:posOffset>
                </wp:positionH>
                <wp:positionV relativeFrom="paragraph">
                  <wp:posOffset>6350</wp:posOffset>
                </wp:positionV>
                <wp:extent cx="4378325" cy="1409700"/>
                <wp:effectExtent l="4445" t="4445" r="11430" b="8255"/>
                <wp:wrapNone/>
                <wp:docPr id="24" name="文本框 24"/>
                <wp:cNvGraphicFramePr/>
                <a:graphic xmlns:a="http://schemas.openxmlformats.org/drawingml/2006/main">
                  <a:graphicData uri="http://schemas.microsoft.com/office/word/2010/wordprocessingShape">
                    <wps:wsp>
                      <wps:cNvSpPr txBox="1"/>
                      <wps:spPr>
                        <a:xfrm>
                          <a:off x="0" y="0"/>
                          <a:ext cx="4378569" cy="1409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A69D03">
                            <w:pPr>
                              <w:jc w:val="center"/>
                              <w:rPr>
                                <w:rFonts w:ascii="方正小标宋_GBK" w:hAnsi="方正小标宋_GBK" w:cs="方正小标宋_GBK"/>
                                <w:szCs w:val="21"/>
                              </w:rPr>
                            </w:pPr>
                          </w:p>
                          <w:p w14:paraId="7CE27FF6">
                            <w:pPr>
                              <w:jc w:val="center"/>
                              <w:rPr>
                                <w:rFonts w:ascii="楷体_GB2312"/>
                                <w:b/>
                                <w:sz w:val="30"/>
                              </w:rPr>
                            </w:pPr>
                            <w:r>
                              <w:rPr>
                                <w:rFonts w:hint="eastAsia" w:ascii="楷体_GB2312" w:hAnsi="楷体_GB2312"/>
                                <w:b/>
                                <w:sz w:val="30"/>
                              </w:rPr>
                              <w:t>法定代表人身份证件正反复印件粘贴处</w:t>
                            </w:r>
                          </w:p>
                        </w:txbxContent>
                      </wps:txbx>
                      <wps:bodyPr wrap="square" upright="1"/>
                    </wps:wsp>
                  </a:graphicData>
                </a:graphic>
              </wp:anchor>
            </w:drawing>
          </mc:Choice>
          <mc:Fallback>
            <w:pict>
              <v:shape id="_x0000_s1026" o:spid="_x0000_s1026" o:spt="202" type="#_x0000_t202" style="position:absolute;left:0pt;margin-left:57.9pt;margin-top:0.5pt;height:111pt;width:344.75pt;z-index:251659264;mso-width-relative:page;mso-height-relative:page;" fillcolor="#FFFFFF" filled="t" stroked="t" coordsize="21600,21600" o:gfxdata="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bJuI7XAAAACQEA&#10;AA8AAAAAAAAAAQAgAAAAIgAAAGRycy9kb3ducmV2LnhtbFBLAQIUABQAAAAIAIdO4kChjxuNGwIA&#10;AEcEAAAOAAAAAAAAAAEAIAAAACYBAABkcnMvZTJvRG9jLnhtbFBLBQYAAAAABgAGAFkBAACzBQAA&#10;AAA=&#10;">
                <v:fill on="t" focussize="0,0"/>
                <v:stroke color="#000000" joinstyle="miter"/>
                <v:imagedata o:title=""/>
                <o:lock v:ext="edit" aspectratio="f"/>
                <v:textbox>
                  <w:txbxContent>
                    <w:p w14:paraId="72A69D03">
                      <w:pPr>
                        <w:jc w:val="center"/>
                        <w:rPr>
                          <w:rFonts w:ascii="方正小标宋_GBK" w:hAnsi="方正小标宋_GBK" w:cs="方正小标宋_GBK"/>
                          <w:szCs w:val="21"/>
                        </w:rPr>
                      </w:pPr>
                    </w:p>
                    <w:p w14:paraId="7CE27FF6">
                      <w:pPr>
                        <w:jc w:val="center"/>
                        <w:rPr>
                          <w:rFonts w:ascii="楷体_GB2312"/>
                          <w:b/>
                          <w:sz w:val="30"/>
                        </w:rPr>
                      </w:pPr>
                      <w:r>
                        <w:rPr>
                          <w:rFonts w:hint="eastAsia" w:ascii="楷体_GB2312" w:hAnsi="楷体_GB2312"/>
                          <w:b/>
                          <w:sz w:val="30"/>
                        </w:rPr>
                        <w:t>法定代表人身份证件正反复印件粘贴处</w:t>
                      </w:r>
                    </w:p>
                  </w:txbxContent>
                </v:textbox>
              </v:shape>
            </w:pict>
          </mc:Fallback>
        </mc:AlternateContent>
      </w:r>
      <w:r>
        <w:drawing>
          <wp:anchor distT="0" distB="0" distL="114300" distR="114300" simplePos="0" relativeHeight="251661312" behindDoc="0" locked="0" layoutInCell="1" allowOverlap="1">
            <wp:simplePos x="0" y="0"/>
            <wp:positionH relativeFrom="column">
              <wp:posOffset>775970</wp:posOffset>
            </wp:positionH>
            <wp:positionV relativeFrom="paragraph">
              <wp:posOffset>12065</wp:posOffset>
            </wp:positionV>
            <wp:extent cx="2131060" cy="1359535"/>
            <wp:effectExtent l="0" t="0" r="2540" b="12065"/>
            <wp:wrapNone/>
            <wp:docPr id="8300088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08861" name="图片 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31060" cy="1359535"/>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2897505</wp:posOffset>
            </wp:positionH>
            <wp:positionV relativeFrom="paragraph">
              <wp:posOffset>12065</wp:posOffset>
            </wp:positionV>
            <wp:extent cx="2186940" cy="1359535"/>
            <wp:effectExtent l="0" t="0" r="10160" b="12065"/>
            <wp:wrapNone/>
            <wp:docPr id="13454637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3726" name="图片 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940" cy="1359535"/>
                    </a:xfrm>
                    <a:prstGeom prst="rect">
                      <a:avLst/>
                    </a:prstGeom>
                    <a:noFill/>
                    <a:ln>
                      <a:noFill/>
                    </a:ln>
                  </pic:spPr>
                </pic:pic>
              </a:graphicData>
            </a:graphic>
          </wp:anchor>
        </w:drawing>
      </w:r>
    </w:p>
    <w:p w14:paraId="5E43F7F4">
      <w:pPr>
        <w:widowControl w:val="0"/>
        <w:spacing w:line="480" w:lineRule="exact"/>
        <w:ind w:firstLine="480" w:firstLineChars="200"/>
        <w:jc w:val="both"/>
        <w:rPr>
          <w:rFonts w:ascii="Arial" w:hAnsi="Arial" w:eastAsia="宋体" w:cs="Arial"/>
          <w:szCs w:val="22"/>
        </w:rPr>
      </w:pPr>
    </w:p>
    <w:p w14:paraId="708C31D7">
      <w:pPr>
        <w:widowControl w:val="0"/>
        <w:spacing w:line="480" w:lineRule="exact"/>
        <w:ind w:firstLine="480" w:firstLineChars="200"/>
        <w:jc w:val="both"/>
        <w:rPr>
          <w:rFonts w:ascii="Arial" w:hAnsi="Arial" w:eastAsia="宋体" w:cs="Arial"/>
          <w:szCs w:val="22"/>
        </w:rPr>
      </w:pPr>
    </w:p>
    <w:p w14:paraId="4D60FC04">
      <w:pPr>
        <w:widowControl w:val="0"/>
        <w:spacing w:line="480" w:lineRule="exact"/>
        <w:ind w:firstLine="480" w:firstLineChars="200"/>
        <w:jc w:val="both"/>
        <w:rPr>
          <w:rFonts w:ascii="Arial" w:hAnsi="Arial" w:eastAsia="宋体" w:cs="Arial"/>
          <w:szCs w:val="22"/>
        </w:rPr>
      </w:pPr>
    </w:p>
    <w:p w14:paraId="1CB1097C">
      <w:pPr>
        <w:widowControl w:val="0"/>
        <w:spacing w:line="480" w:lineRule="exact"/>
        <w:ind w:firstLine="480" w:firstLineChars="200"/>
        <w:jc w:val="both"/>
        <w:rPr>
          <w:rFonts w:ascii="Arial" w:hAnsi="Arial" w:eastAsia="宋体" w:cs="Arial"/>
          <w:szCs w:val="22"/>
        </w:rPr>
      </w:pPr>
    </w:p>
    <w:p w14:paraId="4EC5A054">
      <w:pPr>
        <w:widowControl w:val="0"/>
        <w:spacing w:line="480" w:lineRule="exact"/>
        <w:ind w:firstLine="960" w:firstLineChars="400"/>
        <w:jc w:val="both"/>
        <w:rPr>
          <w:rFonts w:ascii="Arial" w:hAnsi="Arial" w:eastAsia="宋体" w:cs="Arial"/>
          <w:szCs w:val="22"/>
        </w:rPr>
      </w:pPr>
      <w:r>
        <w:drawing>
          <wp:anchor distT="0" distB="0" distL="114300" distR="114300" simplePos="0" relativeHeight="251667456" behindDoc="0" locked="0" layoutInCell="1" allowOverlap="1">
            <wp:simplePos x="0" y="0"/>
            <wp:positionH relativeFrom="column">
              <wp:posOffset>3347085</wp:posOffset>
            </wp:positionH>
            <wp:positionV relativeFrom="paragraph">
              <wp:posOffset>63500</wp:posOffset>
            </wp:positionV>
            <wp:extent cx="1339215" cy="2110740"/>
            <wp:effectExtent l="0" t="0" r="10160" b="6985"/>
            <wp:wrapNone/>
            <wp:docPr id="12907953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5360"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rot="16200000">
                      <a:off x="0" y="0"/>
                      <a:ext cx="1339171" cy="2110425"/>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1210310</wp:posOffset>
            </wp:positionH>
            <wp:positionV relativeFrom="paragraph">
              <wp:posOffset>56515</wp:posOffset>
            </wp:positionV>
            <wp:extent cx="1344930" cy="2125345"/>
            <wp:effectExtent l="0" t="0" r="8255" b="1270"/>
            <wp:wrapNone/>
            <wp:docPr id="13674372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724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16200000">
                      <a:off x="0" y="0"/>
                      <a:ext cx="1344778" cy="2125591"/>
                    </a:xfrm>
                    <a:prstGeom prst="rect">
                      <a:avLst/>
                    </a:prstGeom>
                    <a:noFill/>
                    <a:ln>
                      <a:noFill/>
                    </a:ln>
                  </pic:spPr>
                </pic:pic>
              </a:graphicData>
            </a:graphic>
          </wp:anchor>
        </w:drawing>
      </w:r>
      <w:r>
        <w:rPr>
          <w:rFonts w:ascii="Arial" w:hAnsi="Arial" w:eastAsia="宋体" w:cs="Arial"/>
          <w:szCs w:val="22"/>
        </w:rPr>
        <w:t>附：委托代理人身份证复印件</w:t>
      </w:r>
    </w:p>
    <w:p w14:paraId="0EA49EE5">
      <w:pPr>
        <w:widowControl w:val="0"/>
        <w:spacing w:line="480" w:lineRule="exact"/>
        <w:ind w:firstLine="480" w:firstLineChars="200"/>
        <w:jc w:val="both"/>
        <w:rPr>
          <w:rFonts w:ascii="Arial" w:hAnsi="Arial" w:eastAsia="宋体" w:cs="Arial"/>
          <w:szCs w:val="22"/>
        </w:rPr>
      </w:pPr>
      <w:r>
        <w:rPr>
          <w:rFonts w:ascii="Arial" w:hAnsi="Arial" w:cs="Arial"/>
        </w:rPr>
        <mc:AlternateContent>
          <mc:Choice Requires="wps">
            <w:drawing>
              <wp:anchor distT="0" distB="0" distL="114300" distR="114300" simplePos="0" relativeHeight="251660288" behindDoc="0" locked="0" layoutInCell="1" allowOverlap="1">
                <wp:simplePos x="0" y="0"/>
                <wp:positionH relativeFrom="column">
                  <wp:posOffset>735330</wp:posOffset>
                </wp:positionH>
                <wp:positionV relativeFrom="paragraph">
                  <wp:posOffset>111760</wp:posOffset>
                </wp:positionV>
                <wp:extent cx="4401820" cy="1409700"/>
                <wp:effectExtent l="4445" t="4445" r="13335" b="8255"/>
                <wp:wrapNone/>
                <wp:docPr id="25" name="文本框 25"/>
                <wp:cNvGraphicFramePr/>
                <a:graphic xmlns:a="http://schemas.openxmlformats.org/drawingml/2006/main">
                  <a:graphicData uri="http://schemas.microsoft.com/office/word/2010/wordprocessingShape">
                    <wps:wsp>
                      <wps:cNvSpPr txBox="1"/>
                      <wps:spPr>
                        <a:xfrm>
                          <a:off x="0" y="0"/>
                          <a:ext cx="4402016" cy="1409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53F495">
                            <w:pPr>
                              <w:jc w:val="center"/>
                              <w:rPr>
                                <w:rFonts w:ascii="方正小标宋_GBK" w:hAnsi="方正小标宋_GBK" w:cs="方正小标宋_GBK"/>
                                <w:szCs w:val="21"/>
                              </w:rPr>
                            </w:pPr>
                          </w:p>
                          <w:p w14:paraId="67DAC77A">
                            <w:pPr>
                              <w:jc w:val="center"/>
                              <w:rPr>
                                <w:rFonts w:ascii="楷体_GB2312"/>
                                <w:b/>
                                <w:sz w:val="30"/>
                              </w:rPr>
                            </w:pPr>
                            <w:r>
                              <w:rPr>
                                <w:rFonts w:hint="eastAsia" w:ascii="楷体_GB2312" w:hAnsi="楷体_GB2312"/>
                                <w:b/>
                                <w:sz w:val="30"/>
                              </w:rPr>
                              <w:t>委托代理人身份证件正反复印件粘贴处</w:t>
                            </w:r>
                          </w:p>
                        </w:txbxContent>
                      </wps:txbx>
                      <wps:bodyPr wrap="square" upright="1"/>
                    </wps:wsp>
                  </a:graphicData>
                </a:graphic>
              </wp:anchor>
            </w:drawing>
          </mc:Choice>
          <mc:Fallback>
            <w:pict>
              <v:shape id="_x0000_s1026" o:spid="_x0000_s1026" o:spt="202" type="#_x0000_t202" style="position:absolute;left:0pt;margin-left:57.9pt;margin-top:8.8pt;height:111pt;width:346.6pt;z-index:251660288;mso-width-relative:page;mso-height-relative:page;" fillcolor="#FFFFFF" filled="t" stroked="t" coordsize="21600,21600" o:gfxdata="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0DHyy2QAAAAoBAAAP&#10;AAAAAAAAAAEAIAAAACIAAABkcnMvZG93bnJldi54bWxQSwECFAAUAAAACACHTuJAA7bCcRcCAABH&#10;BAAADgAAAAAAAAABACAAAAAoAQAAZHJzL2Uyb0RvYy54bWxQSwUGAAAAAAYABgBZAQAAsQUAAAAA&#10;">
                <v:fill on="t" focussize="0,0"/>
                <v:stroke color="#000000" joinstyle="miter"/>
                <v:imagedata o:title=""/>
                <o:lock v:ext="edit" aspectratio="f"/>
                <v:textbox>
                  <w:txbxContent>
                    <w:p w14:paraId="1853F495">
                      <w:pPr>
                        <w:jc w:val="center"/>
                        <w:rPr>
                          <w:rFonts w:ascii="方正小标宋_GBK" w:hAnsi="方正小标宋_GBK" w:cs="方正小标宋_GBK"/>
                          <w:szCs w:val="21"/>
                        </w:rPr>
                      </w:pPr>
                    </w:p>
                    <w:p w14:paraId="67DAC77A">
                      <w:pPr>
                        <w:jc w:val="center"/>
                        <w:rPr>
                          <w:rFonts w:ascii="楷体_GB2312"/>
                          <w:b/>
                          <w:sz w:val="30"/>
                        </w:rPr>
                      </w:pPr>
                      <w:r>
                        <w:rPr>
                          <w:rFonts w:hint="eastAsia" w:ascii="楷体_GB2312" w:hAnsi="楷体_GB2312"/>
                          <w:b/>
                          <w:sz w:val="30"/>
                        </w:rPr>
                        <w:t>委托代理人身份证件正反复印件粘贴处</w:t>
                      </w:r>
                    </w:p>
                  </w:txbxContent>
                </v:textbox>
              </v:shape>
            </w:pict>
          </mc:Fallback>
        </mc:AlternateContent>
      </w:r>
    </w:p>
    <w:p w14:paraId="5C706BA4">
      <w:pPr>
        <w:widowControl w:val="0"/>
        <w:spacing w:line="480" w:lineRule="exact"/>
        <w:ind w:firstLine="480" w:firstLineChars="200"/>
        <w:jc w:val="both"/>
        <w:rPr>
          <w:rFonts w:ascii="Arial" w:hAnsi="Arial" w:eastAsia="宋体" w:cs="Arial"/>
          <w:szCs w:val="22"/>
        </w:rPr>
      </w:pPr>
    </w:p>
    <w:p w14:paraId="5FDE521C">
      <w:pPr>
        <w:widowControl w:val="0"/>
        <w:spacing w:line="480" w:lineRule="exact"/>
        <w:ind w:firstLine="480" w:firstLineChars="200"/>
        <w:jc w:val="both"/>
        <w:rPr>
          <w:rFonts w:ascii="Arial" w:hAnsi="Arial" w:eastAsia="宋体" w:cs="Arial"/>
          <w:szCs w:val="22"/>
        </w:rPr>
      </w:pPr>
    </w:p>
    <w:p w14:paraId="6F00ECB6">
      <w:pPr>
        <w:widowControl w:val="0"/>
        <w:spacing w:line="480" w:lineRule="exact"/>
        <w:ind w:firstLine="480" w:firstLineChars="200"/>
        <w:jc w:val="both"/>
        <w:rPr>
          <w:rFonts w:ascii="Arial" w:hAnsi="Arial" w:eastAsia="宋体" w:cs="Arial"/>
          <w:szCs w:val="22"/>
        </w:rPr>
      </w:pPr>
    </w:p>
    <w:p w14:paraId="1185FB94">
      <w:pPr>
        <w:widowControl w:val="0"/>
        <w:spacing w:line="480" w:lineRule="exact"/>
        <w:ind w:firstLine="480" w:firstLineChars="200"/>
        <w:jc w:val="both"/>
        <w:rPr>
          <w:rFonts w:ascii="Arial" w:hAnsi="Arial" w:eastAsia="宋体" w:cs="Arial"/>
          <w:szCs w:val="22"/>
        </w:rPr>
      </w:pPr>
    </w:p>
    <w:p w14:paraId="5C11212C">
      <w:pPr>
        <w:widowControl w:val="0"/>
        <w:spacing w:line="480" w:lineRule="exact"/>
        <w:ind w:firstLine="480" w:firstLineChars="200"/>
        <w:jc w:val="both"/>
        <w:rPr>
          <w:rFonts w:ascii="Arial" w:hAnsi="Arial" w:eastAsia="宋体" w:cs="Arial"/>
          <w:szCs w:val="22"/>
        </w:rPr>
      </w:pPr>
    </w:p>
    <w:p w14:paraId="18328EF8">
      <w:pPr>
        <w:widowControl w:val="0"/>
        <w:spacing w:line="480" w:lineRule="exact"/>
        <w:jc w:val="right"/>
        <w:rPr>
          <w:rFonts w:ascii="Arial" w:hAnsi="Arial" w:eastAsia="宋体" w:cs="Arial"/>
          <w:szCs w:val="22"/>
        </w:rPr>
      </w:pPr>
      <w:r>
        <w:rPr>
          <w:rFonts w:hint="eastAsia" w:ascii="Arial" w:hAnsi="Arial" w:eastAsia="宋体" w:cs="Arial"/>
          <w:szCs w:val="22"/>
        </w:rPr>
        <w:t>供应商</w:t>
      </w:r>
      <w:r>
        <w:rPr>
          <w:rFonts w:ascii="Arial" w:hAnsi="Arial" w:eastAsia="宋体" w:cs="Arial"/>
          <w:szCs w:val="22"/>
        </w:rPr>
        <w:t>：</w:t>
      </w:r>
      <w:r>
        <w:rPr>
          <w:rFonts w:ascii="Arial" w:hAnsi="Arial" w:eastAsia="宋体" w:cs="Arial"/>
          <w:szCs w:val="22"/>
          <w:u w:val="single"/>
        </w:rPr>
        <w:t xml:space="preserve">       </w:t>
      </w:r>
      <w:r>
        <w:rPr>
          <w:rFonts w:hint="eastAsia" w:ascii="Arial" w:hAnsi="Arial" w:eastAsia="宋体" w:cs="Arial"/>
          <w:szCs w:val="22"/>
          <w:u w:val="single"/>
        </w:rPr>
        <w:t>郑州信大先进技术研究院</w:t>
      </w:r>
      <w:r>
        <w:rPr>
          <w:rFonts w:ascii="Arial" w:hAnsi="Arial" w:eastAsia="宋体" w:cs="Arial"/>
          <w:szCs w:val="22"/>
          <w:u w:val="single"/>
        </w:rPr>
        <w:t xml:space="preserve">     </w:t>
      </w:r>
      <w:r>
        <w:rPr>
          <w:rFonts w:ascii="Arial" w:hAnsi="Arial" w:eastAsia="宋体" w:cs="Arial"/>
          <w:szCs w:val="22"/>
        </w:rPr>
        <w:t>（盖单位章）</w:t>
      </w:r>
    </w:p>
    <w:p w14:paraId="2BABCAA3">
      <w:pPr>
        <w:widowControl w:val="0"/>
        <w:spacing w:line="480" w:lineRule="exact"/>
        <w:ind w:firstLine="4320" w:firstLineChars="1800"/>
        <w:jc w:val="both"/>
        <w:rPr>
          <w:rFonts w:ascii="Arial" w:hAnsi="Arial" w:eastAsia="宋体" w:cs="Arial"/>
          <w:szCs w:val="22"/>
        </w:rPr>
      </w:pPr>
      <w:r>
        <w:rPr>
          <w:rFonts w:ascii="Arial" w:hAnsi="Arial" w:eastAsia="宋体" w:cs="Arial"/>
          <w:szCs w:val="22"/>
          <w:u w:val="single"/>
        </w:rPr>
        <w:t xml:space="preserve">  </w:t>
      </w:r>
      <w:r>
        <w:rPr>
          <w:rFonts w:hint="eastAsia" w:ascii="Arial" w:hAnsi="Arial" w:eastAsia="宋体" w:cs="Arial"/>
          <w:szCs w:val="22"/>
          <w:u w:val="single"/>
        </w:rPr>
        <w:t>2026</w:t>
      </w:r>
      <w:r>
        <w:rPr>
          <w:rFonts w:ascii="Arial" w:hAnsi="Arial" w:eastAsia="宋体" w:cs="Arial"/>
          <w:szCs w:val="22"/>
          <w:u w:val="single"/>
        </w:rPr>
        <w:t xml:space="preserve">  </w:t>
      </w:r>
      <w:r>
        <w:rPr>
          <w:rFonts w:ascii="Arial" w:hAnsi="Arial" w:eastAsia="宋体" w:cs="Arial"/>
          <w:szCs w:val="22"/>
        </w:rPr>
        <w:t>年</w:t>
      </w:r>
      <w:r>
        <w:rPr>
          <w:rFonts w:ascii="Arial" w:hAnsi="Arial" w:eastAsia="宋体" w:cs="Arial"/>
          <w:szCs w:val="22"/>
          <w:u w:val="single"/>
        </w:rPr>
        <w:t xml:space="preserve"> </w:t>
      </w:r>
      <w:r>
        <w:rPr>
          <w:rFonts w:hint="eastAsia" w:ascii="Arial" w:hAnsi="Arial" w:eastAsia="宋体" w:cs="Arial"/>
          <w:szCs w:val="22"/>
          <w:u w:val="single"/>
        </w:rPr>
        <w:t>10</w:t>
      </w:r>
      <w:r>
        <w:rPr>
          <w:rFonts w:ascii="Arial" w:hAnsi="Arial" w:eastAsia="宋体" w:cs="Arial"/>
          <w:szCs w:val="22"/>
          <w:u w:val="single"/>
        </w:rPr>
        <w:t xml:space="preserve"> </w:t>
      </w:r>
      <w:r>
        <w:rPr>
          <w:rFonts w:ascii="Arial" w:hAnsi="Arial" w:eastAsia="宋体" w:cs="Arial"/>
          <w:szCs w:val="22"/>
        </w:rPr>
        <w:t>月</w:t>
      </w:r>
      <w:r>
        <w:rPr>
          <w:rFonts w:ascii="Arial" w:hAnsi="Arial" w:eastAsia="宋体" w:cs="Arial"/>
          <w:szCs w:val="22"/>
          <w:u w:val="single"/>
        </w:rPr>
        <w:t xml:space="preserve"> </w:t>
      </w:r>
      <w:r>
        <w:rPr>
          <w:rFonts w:hint="eastAsia" w:ascii="Arial" w:hAnsi="Arial" w:eastAsia="宋体" w:cs="Arial"/>
          <w:szCs w:val="22"/>
          <w:u w:val="single"/>
        </w:rPr>
        <w:t>21</w:t>
      </w:r>
      <w:r>
        <w:rPr>
          <w:rFonts w:ascii="Arial" w:hAnsi="Arial" w:eastAsia="宋体" w:cs="Arial"/>
          <w:szCs w:val="22"/>
          <w:u w:val="single"/>
        </w:rPr>
        <w:t xml:space="preserve"> </w:t>
      </w:r>
      <w:r>
        <w:rPr>
          <w:rFonts w:ascii="Arial" w:hAnsi="Arial" w:eastAsia="宋体" w:cs="Arial"/>
          <w:szCs w:val="22"/>
        </w:rPr>
        <w:t>日</w:t>
      </w:r>
    </w:p>
    <w:p w14:paraId="551447C4">
      <w:pPr>
        <w:widowControl w:val="0"/>
        <w:spacing w:line="480" w:lineRule="exact"/>
        <w:ind w:firstLine="4320" w:firstLineChars="1800"/>
        <w:jc w:val="both"/>
        <w:rPr>
          <w:rFonts w:ascii="Arial" w:hAnsi="Arial" w:eastAsia="宋体" w:cs="Arial"/>
          <w:szCs w:val="22"/>
        </w:rPr>
      </w:pPr>
    </w:p>
    <w:p w14:paraId="0C9DD5E7">
      <w:pPr>
        <w:widowControl w:val="0"/>
        <w:spacing w:line="480" w:lineRule="exact"/>
        <w:ind w:firstLine="4320" w:firstLineChars="1800"/>
        <w:jc w:val="both"/>
        <w:rPr>
          <w:rFonts w:ascii="Arial" w:hAnsi="Arial" w:eastAsia="宋体" w:cs="Arial"/>
          <w:szCs w:val="22"/>
        </w:rPr>
      </w:pPr>
    </w:p>
    <w:p w14:paraId="3CB17D7A">
      <w:pPr>
        <w:keepNext w:val="0"/>
        <w:keepLines w:val="0"/>
        <w:pageBreakBefore w:val="0"/>
        <w:widowControl w:val="0"/>
        <w:kinsoku/>
        <w:wordWrap/>
        <w:overflowPunct/>
        <w:topLinePunct w:val="0"/>
        <w:autoSpaceDE/>
        <w:autoSpaceDN/>
        <w:bidi w:val="0"/>
        <w:adjustRightInd w:val="0"/>
        <w:snapToGrid w:val="0"/>
        <w:spacing w:after="160" w:line="360" w:lineRule="auto"/>
        <w:ind w:firstLine="0" w:firstLineChars="0"/>
        <w:jc w:val="center"/>
        <w:textAlignment w:val="auto"/>
        <w:outlineLvl w:val="0"/>
        <w:rPr>
          <w:rFonts w:ascii="Arial" w:hAnsi="Arial" w:eastAsia="宋体" w:cs="Arial"/>
          <w:b/>
          <w:sz w:val="28"/>
          <w:szCs w:val="28"/>
        </w:rPr>
      </w:pPr>
      <w:bookmarkStart w:id="6" w:name="_Toc17032"/>
      <w:r>
        <w:rPr>
          <w:rFonts w:ascii="Arial" w:hAnsi="Arial" w:eastAsia="宋体" w:cs="Arial"/>
          <w:b/>
          <w:sz w:val="28"/>
          <w:szCs w:val="28"/>
        </w:rPr>
        <w:t>文件四  服务方案</w:t>
      </w:r>
      <w:bookmarkEnd w:id="6"/>
    </w:p>
    <w:p w14:paraId="31EA78B1"/>
    <w:p w14:paraId="61D3CCD3">
      <w:pPr>
        <w:pStyle w:val="3"/>
        <w:keepNext w:val="0"/>
        <w:keepLines w:val="0"/>
        <w:pageBreakBefore w:val="0"/>
        <w:widowControl/>
        <w:kinsoku/>
        <w:wordWrap/>
        <w:overflowPunct/>
        <w:topLinePunct w:val="0"/>
        <w:autoSpaceDE/>
        <w:autoSpaceDN/>
        <w:bidi w:val="0"/>
        <w:adjustRightInd/>
        <w:snapToGrid/>
        <w:textAlignment w:val="auto"/>
      </w:pPr>
      <w:bookmarkStart w:id="7" w:name="_Toc24875"/>
      <w:r>
        <w:rPr>
          <w:szCs w:val="44"/>
        </w:rPr>
        <w:t>第一部分  总体研究方案</w:t>
      </w:r>
      <w:bookmarkEnd w:id="7"/>
    </w:p>
    <w:p w14:paraId="1565A487">
      <w:pPr>
        <w:pStyle w:val="4"/>
      </w:pPr>
      <w:bookmarkStart w:id="8" w:name="_Toc25021"/>
      <w:r>
        <w:rPr>
          <w:szCs w:val="36"/>
        </w:rPr>
        <w:t>1.1 对项目的理解</w:t>
      </w:r>
      <w:bookmarkEnd w:id="8"/>
    </w:p>
    <w:p w14:paraId="77659BC4">
      <w:pPr>
        <w:pStyle w:val="5"/>
      </w:pPr>
      <w:bookmarkStart w:id="9" w:name="_Toc12995"/>
      <w:r>
        <w:rPr>
          <w:szCs w:val="32"/>
        </w:rPr>
        <w:t>1.1.1 项目背景理解</w:t>
      </w:r>
      <w:bookmarkEnd w:id="9"/>
    </w:p>
    <w:p w14:paraId="1015AE69">
      <w:r>
        <w:rPr>
          <w:b/>
        </w:rPr>
        <w:t>（1）行业背景：泄洪设施安全是流域梯级电站的底线</w:t>
      </w:r>
    </w:p>
    <w:p w14:paraId="2AD09D88">
      <w:r>
        <w:t>泄洪流道是水电站宣泄洪水、控制水位的关键设施，直接关系枢纽与大坝整体安全。我国大型水电站多建于高山峡谷，汛期泄洪流量大、流速高、挟沙量大，泄洪流道长期处于高速水流冲刷、空化剥蚀与环境侵蚀的耦合作用下。随着流域梯级电站群投运年限增长，泄洪流道混凝土的累积性损伤逐步显现，成为影响枢纽安全运行的隐性风险。与厂房机电设备不同，泄洪设施平时</w:t>
      </w:r>
      <w:r>
        <w:rPr>
          <w:rFonts w:hint="eastAsia"/>
        </w:rPr>
        <w:t>“</w:t>
      </w:r>
      <w:r>
        <w:t>备而不用</w:t>
      </w:r>
      <w:r>
        <w:rPr>
          <w:rFonts w:hint="eastAsia"/>
        </w:rPr>
        <w:t>”</w:t>
      </w:r>
      <w:r>
        <w:t>，一旦启用即处于极端工况，且检修窗口受汛期与岁修安排双重约束。因此，泄洪流道的检查必须做到</w:t>
      </w:r>
      <w:r>
        <w:rPr>
          <w:rFonts w:hint="eastAsia"/>
        </w:rPr>
        <w:t>“</w:t>
      </w:r>
      <w:r>
        <w:t>平时看得清、汛前判得准、修时改得对</w:t>
      </w:r>
      <w:r>
        <w:rPr>
          <w:rFonts w:hint="eastAsia"/>
        </w:rPr>
        <w:t>”</w:t>
      </w:r>
      <w:r>
        <w:t>，这对检查测量的全面性、精度与效率提出了远高于一般水工建筑物的要求。</w:t>
      </w:r>
      <w:r>
        <w:rPr>
          <w:rFonts w:hint="eastAsia"/>
        </w:rPr>
        <w:t>同时，</w:t>
      </w:r>
      <w:r>
        <w:t>水电行业正从</w:t>
      </w:r>
      <w:r>
        <w:rPr>
          <w:rFonts w:hint="eastAsia"/>
        </w:rPr>
        <w:t>“</w:t>
      </w:r>
      <w:r>
        <w:t>定期检修、故障检修</w:t>
      </w:r>
      <w:r>
        <w:rPr>
          <w:rFonts w:hint="eastAsia"/>
        </w:rPr>
        <w:t>”</w:t>
      </w:r>
      <w:r>
        <w:t>向</w:t>
      </w:r>
      <w:r>
        <w:rPr>
          <w:rFonts w:hint="eastAsia"/>
        </w:rPr>
        <w:t>“</w:t>
      </w:r>
      <w:r>
        <w:t>状态检修、预测性维护</w:t>
      </w:r>
      <w:r>
        <w:rPr>
          <w:rFonts w:hint="eastAsia"/>
        </w:rPr>
        <w:t>”</w:t>
      </w:r>
      <w:r>
        <w:t>转型。状态检修的前提是拥有连续、可比、可量化的设备状态数据。泄洪流道冲磨场作为典型的</w:t>
      </w:r>
      <w:r>
        <w:rPr>
          <w:rFonts w:hint="eastAsia"/>
        </w:rPr>
        <w:t>“</w:t>
      </w:r>
      <w:r>
        <w:t>面状、渐变、累积</w:t>
      </w:r>
      <w:r>
        <w:rPr>
          <w:rFonts w:hint="eastAsia"/>
        </w:rPr>
        <w:t>”</w:t>
      </w:r>
      <w:r>
        <w:t>型缺陷，恰恰是状态检修最难获取、也最有价值的数据之一。</w:t>
      </w:r>
    </w:p>
    <w:p w14:paraId="20382467">
      <w:r>
        <w:rPr>
          <w:b/>
        </w:rPr>
        <w:t>（2）技术背景：冲磨病害的成因与演化规律</w:t>
      </w:r>
    </w:p>
    <w:p w14:paraId="24D94D86">
      <w:r>
        <w:t>泄洪流道混凝土的损伤并非单一因素所致，而是水力、材料、施工、运行多因素耦合的结果。其典型病害类型、成因与后果如下表所示。</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23"/>
        <w:gridCol w:w="2526"/>
        <w:gridCol w:w="2303"/>
        <w:gridCol w:w="2748"/>
      </w:tblGrid>
      <w:tr w14:paraId="5C0CE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23" w:type="dxa"/>
            <w:shd w:val="clear" w:color="auto" w:fill="E7E6E6"/>
            <w:vAlign w:val="center"/>
          </w:tcPr>
          <w:p w14:paraId="3F7FD9CF">
            <w:pPr>
              <w:snapToGrid w:val="0"/>
              <w:spacing w:before="70" w:after="70" w:line="240" w:lineRule="auto"/>
              <w:ind w:firstLine="0"/>
              <w:jc w:val="center"/>
              <w:rPr>
                <w:b/>
                <w:sz w:val="21"/>
              </w:rPr>
            </w:pPr>
            <w:r>
              <w:rPr>
                <w:b/>
                <w:sz w:val="21"/>
                <w:szCs w:val="21"/>
              </w:rPr>
              <w:t>病害类型</w:t>
            </w:r>
          </w:p>
        </w:tc>
        <w:tc>
          <w:tcPr>
            <w:tcW w:w="2526" w:type="dxa"/>
            <w:shd w:val="clear" w:color="auto" w:fill="E7E6E6"/>
            <w:vAlign w:val="center"/>
          </w:tcPr>
          <w:p w14:paraId="26D3A2A8">
            <w:pPr>
              <w:snapToGrid w:val="0"/>
              <w:spacing w:before="70" w:after="70" w:line="240" w:lineRule="auto"/>
              <w:ind w:firstLine="0"/>
              <w:jc w:val="center"/>
              <w:rPr>
                <w:b/>
                <w:sz w:val="21"/>
              </w:rPr>
            </w:pPr>
            <w:r>
              <w:rPr>
                <w:b/>
                <w:sz w:val="21"/>
                <w:szCs w:val="21"/>
              </w:rPr>
              <w:t>主要成因</w:t>
            </w:r>
          </w:p>
        </w:tc>
        <w:tc>
          <w:tcPr>
            <w:tcW w:w="2303" w:type="dxa"/>
            <w:shd w:val="clear" w:color="auto" w:fill="E7E6E6"/>
            <w:vAlign w:val="center"/>
          </w:tcPr>
          <w:p w14:paraId="2013D34F">
            <w:pPr>
              <w:snapToGrid w:val="0"/>
              <w:spacing w:before="70" w:after="70" w:line="240" w:lineRule="auto"/>
              <w:ind w:firstLine="0"/>
              <w:jc w:val="center"/>
              <w:rPr>
                <w:b/>
                <w:sz w:val="21"/>
              </w:rPr>
            </w:pPr>
            <w:r>
              <w:rPr>
                <w:b/>
                <w:sz w:val="21"/>
                <w:szCs w:val="21"/>
              </w:rPr>
              <w:t>表观特征</w:t>
            </w:r>
          </w:p>
        </w:tc>
        <w:tc>
          <w:tcPr>
            <w:tcW w:w="2748" w:type="dxa"/>
            <w:shd w:val="clear" w:color="auto" w:fill="E7E6E6"/>
            <w:vAlign w:val="center"/>
          </w:tcPr>
          <w:p w14:paraId="339E5418">
            <w:pPr>
              <w:snapToGrid w:val="0"/>
              <w:spacing w:before="70" w:after="70" w:line="240" w:lineRule="auto"/>
              <w:ind w:firstLine="0"/>
              <w:jc w:val="center"/>
              <w:rPr>
                <w:b/>
                <w:sz w:val="21"/>
              </w:rPr>
            </w:pPr>
            <w:r>
              <w:rPr>
                <w:b/>
                <w:sz w:val="21"/>
                <w:szCs w:val="21"/>
              </w:rPr>
              <w:t>发展与后果</w:t>
            </w:r>
          </w:p>
        </w:tc>
      </w:tr>
      <w:tr w14:paraId="0EEE0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75172341">
            <w:pPr>
              <w:snapToGrid w:val="0"/>
              <w:spacing w:before="70" w:after="70" w:line="240" w:lineRule="auto"/>
              <w:ind w:firstLine="0"/>
              <w:jc w:val="left"/>
              <w:rPr>
                <w:sz w:val="21"/>
              </w:rPr>
            </w:pPr>
            <w:r>
              <w:rPr>
                <w:sz w:val="21"/>
                <w:szCs w:val="21"/>
              </w:rPr>
              <w:t>冲蚀</w:t>
            </w:r>
          </w:p>
        </w:tc>
        <w:tc>
          <w:tcPr>
            <w:tcW w:w="2526" w:type="dxa"/>
            <w:vAlign w:val="center"/>
          </w:tcPr>
          <w:p w14:paraId="13B057F9">
            <w:pPr>
              <w:snapToGrid w:val="0"/>
              <w:spacing w:before="70" w:after="70" w:line="240" w:lineRule="auto"/>
              <w:ind w:firstLine="0"/>
              <w:jc w:val="left"/>
              <w:rPr>
                <w:sz w:val="21"/>
              </w:rPr>
            </w:pPr>
            <w:r>
              <w:rPr>
                <w:sz w:val="21"/>
                <w:szCs w:val="21"/>
              </w:rPr>
              <w:t>高速挟沙水流冲击</w:t>
            </w:r>
          </w:p>
        </w:tc>
        <w:tc>
          <w:tcPr>
            <w:tcW w:w="2303" w:type="dxa"/>
            <w:vAlign w:val="center"/>
          </w:tcPr>
          <w:p w14:paraId="6F2B9989">
            <w:pPr>
              <w:snapToGrid w:val="0"/>
              <w:spacing w:before="70" w:after="70" w:line="240" w:lineRule="auto"/>
              <w:ind w:firstLine="0"/>
              <w:jc w:val="left"/>
              <w:rPr>
                <w:sz w:val="21"/>
              </w:rPr>
            </w:pPr>
            <w:r>
              <w:rPr>
                <w:sz w:val="21"/>
                <w:szCs w:val="21"/>
              </w:rPr>
              <w:t>表面粗化、坑槽</w:t>
            </w:r>
          </w:p>
        </w:tc>
        <w:tc>
          <w:tcPr>
            <w:tcW w:w="2748" w:type="dxa"/>
            <w:vAlign w:val="center"/>
          </w:tcPr>
          <w:p w14:paraId="76AE11CE">
            <w:pPr>
              <w:snapToGrid w:val="0"/>
              <w:spacing w:before="70" w:after="70" w:line="240" w:lineRule="auto"/>
              <w:ind w:firstLine="0"/>
              <w:jc w:val="left"/>
              <w:rPr>
                <w:sz w:val="21"/>
              </w:rPr>
            </w:pPr>
            <w:r>
              <w:rPr>
                <w:sz w:val="21"/>
                <w:szCs w:val="21"/>
              </w:rPr>
              <w:t>逐步加深，形成体积损失</w:t>
            </w:r>
          </w:p>
        </w:tc>
      </w:tr>
      <w:tr w14:paraId="2814B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5BBE3F7C">
            <w:pPr>
              <w:snapToGrid w:val="0"/>
              <w:spacing w:before="70" w:after="70" w:line="240" w:lineRule="auto"/>
              <w:ind w:firstLine="0"/>
              <w:jc w:val="left"/>
              <w:rPr>
                <w:sz w:val="21"/>
              </w:rPr>
            </w:pPr>
            <w:r>
              <w:rPr>
                <w:sz w:val="21"/>
                <w:szCs w:val="21"/>
              </w:rPr>
              <w:t>磨蚀</w:t>
            </w:r>
          </w:p>
        </w:tc>
        <w:tc>
          <w:tcPr>
            <w:tcW w:w="2526" w:type="dxa"/>
            <w:vAlign w:val="center"/>
          </w:tcPr>
          <w:p w14:paraId="2C9659E8">
            <w:pPr>
              <w:snapToGrid w:val="0"/>
              <w:spacing w:before="70" w:after="70" w:line="240" w:lineRule="auto"/>
              <w:ind w:firstLine="0"/>
              <w:jc w:val="left"/>
              <w:rPr>
                <w:sz w:val="21"/>
              </w:rPr>
            </w:pPr>
            <w:r>
              <w:rPr>
                <w:sz w:val="21"/>
                <w:szCs w:val="21"/>
              </w:rPr>
              <w:t>泥沙磨损、推移质撞击</w:t>
            </w:r>
          </w:p>
        </w:tc>
        <w:tc>
          <w:tcPr>
            <w:tcW w:w="2303" w:type="dxa"/>
            <w:vAlign w:val="center"/>
          </w:tcPr>
          <w:p w14:paraId="1F03D54D">
            <w:pPr>
              <w:snapToGrid w:val="0"/>
              <w:spacing w:before="70" w:after="70" w:line="240" w:lineRule="auto"/>
              <w:ind w:firstLine="0"/>
              <w:jc w:val="left"/>
              <w:rPr>
                <w:sz w:val="21"/>
              </w:rPr>
            </w:pPr>
            <w:r>
              <w:rPr>
                <w:sz w:val="21"/>
                <w:szCs w:val="21"/>
              </w:rPr>
              <w:t>表面磨平、骨料外露</w:t>
            </w:r>
          </w:p>
        </w:tc>
        <w:tc>
          <w:tcPr>
            <w:tcW w:w="2748" w:type="dxa"/>
            <w:vAlign w:val="center"/>
          </w:tcPr>
          <w:p w14:paraId="711AB167">
            <w:pPr>
              <w:snapToGrid w:val="0"/>
              <w:spacing w:before="70" w:after="70" w:line="240" w:lineRule="auto"/>
              <w:ind w:firstLine="0"/>
              <w:jc w:val="left"/>
              <w:rPr>
                <w:sz w:val="21"/>
              </w:rPr>
            </w:pPr>
            <w:r>
              <w:rPr>
                <w:sz w:val="21"/>
                <w:szCs w:val="21"/>
              </w:rPr>
              <w:t>保护层减薄，加速劣化</w:t>
            </w:r>
          </w:p>
        </w:tc>
      </w:tr>
      <w:tr w14:paraId="780B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3D198294">
            <w:pPr>
              <w:snapToGrid w:val="0"/>
              <w:spacing w:before="70" w:after="70" w:line="240" w:lineRule="auto"/>
              <w:ind w:firstLine="0"/>
              <w:jc w:val="left"/>
              <w:rPr>
                <w:sz w:val="21"/>
              </w:rPr>
            </w:pPr>
            <w:r>
              <w:rPr>
                <w:sz w:val="21"/>
                <w:szCs w:val="21"/>
              </w:rPr>
              <w:t>气蚀</w:t>
            </w:r>
          </w:p>
        </w:tc>
        <w:tc>
          <w:tcPr>
            <w:tcW w:w="2526" w:type="dxa"/>
            <w:vAlign w:val="center"/>
          </w:tcPr>
          <w:p w14:paraId="16B34F05">
            <w:pPr>
              <w:snapToGrid w:val="0"/>
              <w:spacing w:before="70" w:after="70" w:line="240" w:lineRule="auto"/>
              <w:ind w:firstLine="0"/>
              <w:jc w:val="left"/>
              <w:rPr>
                <w:sz w:val="21"/>
              </w:rPr>
            </w:pPr>
            <w:r>
              <w:rPr>
                <w:sz w:val="21"/>
                <w:szCs w:val="21"/>
              </w:rPr>
              <w:t>空化泡溃灭产生冲击</w:t>
            </w:r>
          </w:p>
        </w:tc>
        <w:tc>
          <w:tcPr>
            <w:tcW w:w="2303" w:type="dxa"/>
            <w:vAlign w:val="center"/>
          </w:tcPr>
          <w:p w14:paraId="77EB31D4">
            <w:pPr>
              <w:snapToGrid w:val="0"/>
              <w:spacing w:before="70" w:after="70" w:line="240" w:lineRule="auto"/>
              <w:ind w:firstLine="0"/>
              <w:jc w:val="left"/>
              <w:rPr>
                <w:sz w:val="21"/>
              </w:rPr>
            </w:pPr>
            <w:r>
              <w:rPr>
                <w:sz w:val="21"/>
                <w:szCs w:val="21"/>
              </w:rPr>
              <w:t>蜂窝状凹坑、海绵状</w:t>
            </w:r>
          </w:p>
        </w:tc>
        <w:tc>
          <w:tcPr>
            <w:tcW w:w="2748" w:type="dxa"/>
            <w:vAlign w:val="center"/>
          </w:tcPr>
          <w:p w14:paraId="14E38901">
            <w:pPr>
              <w:snapToGrid w:val="0"/>
              <w:spacing w:before="70" w:after="70" w:line="240" w:lineRule="auto"/>
              <w:ind w:firstLine="0"/>
              <w:jc w:val="left"/>
              <w:rPr>
                <w:sz w:val="21"/>
              </w:rPr>
            </w:pPr>
            <w:r>
              <w:rPr>
                <w:sz w:val="21"/>
                <w:szCs w:val="21"/>
              </w:rPr>
              <w:t>局部快速扩展</w:t>
            </w:r>
          </w:p>
        </w:tc>
      </w:tr>
      <w:tr w14:paraId="05D88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7368D24A">
            <w:pPr>
              <w:snapToGrid w:val="0"/>
              <w:spacing w:before="70" w:after="70" w:line="240" w:lineRule="auto"/>
              <w:ind w:firstLine="0"/>
              <w:jc w:val="left"/>
              <w:rPr>
                <w:sz w:val="21"/>
              </w:rPr>
            </w:pPr>
            <w:r>
              <w:rPr>
                <w:sz w:val="21"/>
                <w:szCs w:val="21"/>
              </w:rPr>
              <w:t>裂缝</w:t>
            </w:r>
          </w:p>
        </w:tc>
        <w:tc>
          <w:tcPr>
            <w:tcW w:w="2526" w:type="dxa"/>
            <w:vAlign w:val="center"/>
          </w:tcPr>
          <w:p w14:paraId="17584DE8">
            <w:pPr>
              <w:snapToGrid w:val="0"/>
              <w:spacing w:before="70" w:after="70" w:line="240" w:lineRule="auto"/>
              <w:ind w:firstLine="0"/>
              <w:jc w:val="left"/>
              <w:rPr>
                <w:sz w:val="21"/>
              </w:rPr>
            </w:pPr>
            <w:r>
              <w:rPr>
                <w:sz w:val="21"/>
                <w:szCs w:val="21"/>
              </w:rPr>
              <w:t>温度应力、收缩、荷载</w:t>
            </w:r>
          </w:p>
        </w:tc>
        <w:tc>
          <w:tcPr>
            <w:tcW w:w="2303" w:type="dxa"/>
            <w:vAlign w:val="center"/>
          </w:tcPr>
          <w:p w14:paraId="31B17BD9">
            <w:pPr>
              <w:snapToGrid w:val="0"/>
              <w:spacing w:before="70" w:after="70" w:line="240" w:lineRule="auto"/>
              <w:ind w:firstLine="0"/>
              <w:jc w:val="left"/>
              <w:rPr>
                <w:sz w:val="21"/>
              </w:rPr>
            </w:pPr>
            <w:r>
              <w:rPr>
                <w:sz w:val="21"/>
                <w:szCs w:val="21"/>
              </w:rPr>
              <w:t>线状、网状</w:t>
            </w:r>
          </w:p>
        </w:tc>
        <w:tc>
          <w:tcPr>
            <w:tcW w:w="2748" w:type="dxa"/>
            <w:vAlign w:val="center"/>
          </w:tcPr>
          <w:p w14:paraId="00E90103">
            <w:pPr>
              <w:snapToGrid w:val="0"/>
              <w:spacing w:before="70" w:after="70" w:line="240" w:lineRule="auto"/>
              <w:ind w:firstLine="0"/>
              <w:jc w:val="left"/>
              <w:rPr>
                <w:sz w:val="21"/>
              </w:rPr>
            </w:pPr>
            <w:r>
              <w:rPr>
                <w:sz w:val="21"/>
                <w:szCs w:val="21"/>
              </w:rPr>
              <w:t>渗漏、钢筋锈蚀</w:t>
            </w:r>
          </w:p>
        </w:tc>
      </w:tr>
      <w:tr w14:paraId="7BDD9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5EC05D66">
            <w:pPr>
              <w:snapToGrid w:val="0"/>
              <w:spacing w:before="70" w:after="70" w:line="240" w:lineRule="auto"/>
              <w:ind w:firstLine="0"/>
              <w:jc w:val="left"/>
              <w:rPr>
                <w:sz w:val="21"/>
              </w:rPr>
            </w:pPr>
            <w:r>
              <w:rPr>
                <w:sz w:val="21"/>
                <w:szCs w:val="21"/>
              </w:rPr>
              <w:t>渗漏</w:t>
            </w:r>
          </w:p>
        </w:tc>
        <w:tc>
          <w:tcPr>
            <w:tcW w:w="2526" w:type="dxa"/>
            <w:vAlign w:val="center"/>
          </w:tcPr>
          <w:p w14:paraId="14CBF931">
            <w:pPr>
              <w:snapToGrid w:val="0"/>
              <w:spacing w:before="70" w:after="70" w:line="240" w:lineRule="auto"/>
              <w:ind w:firstLine="0"/>
              <w:jc w:val="left"/>
              <w:rPr>
                <w:sz w:val="21"/>
              </w:rPr>
            </w:pPr>
            <w:r>
              <w:rPr>
                <w:sz w:val="21"/>
                <w:szCs w:val="21"/>
              </w:rPr>
              <w:t>裂缝、接缝止水失效</w:t>
            </w:r>
          </w:p>
        </w:tc>
        <w:tc>
          <w:tcPr>
            <w:tcW w:w="2303" w:type="dxa"/>
            <w:vAlign w:val="center"/>
          </w:tcPr>
          <w:p w14:paraId="70238CF0">
            <w:pPr>
              <w:snapToGrid w:val="0"/>
              <w:spacing w:before="70" w:after="70" w:line="240" w:lineRule="auto"/>
              <w:ind w:firstLine="0"/>
              <w:jc w:val="left"/>
              <w:rPr>
                <w:sz w:val="21"/>
              </w:rPr>
            </w:pPr>
            <w:r>
              <w:rPr>
                <w:sz w:val="21"/>
                <w:szCs w:val="21"/>
              </w:rPr>
              <w:t>湿痕、析出物</w:t>
            </w:r>
          </w:p>
        </w:tc>
        <w:tc>
          <w:tcPr>
            <w:tcW w:w="2748" w:type="dxa"/>
            <w:vAlign w:val="center"/>
          </w:tcPr>
          <w:p w14:paraId="1EE2BF9C">
            <w:pPr>
              <w:snapToGrid w:val="0"/>
              <w:spacing w:before="70" w:after="70" w:line="240" w:lineRule="auto"/>
              <w:ind w:firstLine="0"/>
              <w:jc w:val="left"/>
              <w:rPr>
                <w:sz w:val="21"/>
              </w:rPr>
            </w:pPr>
            <w:r>
              <w:rPr>
                <w:sz w:val="21"/>
                <w:szCs w:val="21"/>
              </w:rPr>
              <w:t>溶蚀、冻融破坏</w:t>
            </w:r>
          </w:p>
        </w:tc>
      </w:tr>
      <w:tr w14:paraId="4E8E1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7EFF071F">
            <w:pPr>
              <w:snapToGrid w:val="0"/>
              <w:spacing w:before="70" w:after="70" w:line="240" w:lineRule="auto"/>
              <w:ind w:firstLine="0"/>
              <w:jc w:val="left"/>
              <w:rPr>
                <w:sz w:val="21"/>
              </w:rPr>
            </w:pPr>
            <w:r>
              <w:rPr>
                <w:sz w:val="21"/>
                <w:szCs w:val="21"/>
              </w:rPr>
              <w:t>露筋</w:t>
            </w:r>
          </w:p>
        </w:tc>
        <w:tc>
          <w:tcPr>
            <w:tcW w:w="2526" w:type="dxa"/>
            <w:vAlign w:val="center"/>
          </w:tcPr>
          <w:p w14:paraId="18C13111">
            <w:pPr>
              <w:snapToGrid w:val="0"/>
              <w:spacing w:before="70" w:after="70" w:line="240" w:lineRule="auto"/>
              <w:ind w:firstLine="0"/>
              <w:jc w:val="left"/>
              <w:rPr>
                <w:sz w:val="21"/>
              </w:rPr>
            </w:pPr>
            <w:r>
              <w:rPr>
                <w:sz w:val="21"/>
                <w:szCs w:val="21"/>
              </w:rPr>
              <w:t>保护层剥落</w:t>
            </w:r>
          </w:p>
        </w:tc>
        <w:tc>
          <w:tcPr>
            <w:tcW w:w="2303" w:type="dxa"/>
            <w:vAlign w:val="center"/>
          </w:tcPr>
          <w:p w14:paraId="468415F1">
            <w:pPr>
              <w:snapToGrid w:val="0"/>
              <w:spacing w:before="70" w:after="70" w:line="240" w:lineRule="auto"/>
              <w:ind w:firstLine="0"/>
              <w:jc w:val="left"/>
              <w:rPr>
                <w:sz w:val="21"/>
              </w:rPr>
            </w:pPr>
            <w:r>
              <w:rPr>
                <w:sz w:val="21"/>
                <w:szCs w:val="21"/>
              </w:rPr>
              <w:t>钢筋外露、锈蚀</w:t>
            </w:r>
          </w:p>
        </w:tc>
        <w:tc>
          <w:tcPr>
            <w:tcW w:w="2748" w:type="dxa"/>
            <w:vAlign w:val="center"/>
          </w:tcPr>
          <w:p w14:paraId="544AA44D">
            <w:pPr>
              <w:snapToGrid w:val="0"/>
              <w:spacing w:before="70" w:after="70" w:line="240" w:lineRule="auto"/>
              <w:ind w:firstLine="0"/>
              <w:jc w:val="left"/>
              <w:rPr>
                <w:sz w:val="21"/>
              </w:rPr>
            </w:pPr>
            <w:r>
              <w:rPr>
                <w:sz w:val="21"/>
                <w:szCs w:val="21"/>
              </w:rPr>
              <w:t>承载力下降</w:t>
            </w:r>
          </w:p>
        </w:tc>
      </w:tr>
      <w:tr w14:paraId="50C4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3B3FCC01">
            <w:pPr>
              <w:snapToGrid w:val="0"/>
              <w:spacing w:before="70" w:after="70" w:line="240" w:lineRule="auto"/>
              <w:ind w:firstLine="0"/>
              <w:jc w:val="left"/>
              <w:rPr>
                <w:sz w:val="21"/>
              </w:rPr>
            </w:pPr>
            <w:r>
              <w:rPr>
                <w:sz w:val="21"/>
                <w:szCs w:val="21"/>
              </w:rPr>
              <w:t>蜂窝麻面</w:t>
            </w:r>
          </w:p>
        </w:tc>
        <w:tc>
          <w:tcPr>
            <w:tcW w:w="2526" w:type="dxa"/>
            <w:vAlign w:val="center"/>
          </w:tcPr>
          <w:p w14:paraId="198225CC">
            <w:pPr>
              <w:snapToGrid w:val="0"/>
              <w:spacing w:before="70" w:after="70" w:line="240" w:lineRule="auto"/>
              <w:ind w:firstLine="0"/>
              <w:jc w:val="left"/>
              <w:rPr>
                <w:sz w:val="21"/>
              </w:rPr>
            </w:pPr>
            <w:r>
              <w:rPr>
                <w:sz w:val="21"/>
                <w:szCs w:val="21"/>
              </w:rPr>
              <w:t>浇筑振捣不足</w:t>
            </w:r>
          </w:p>
        </w:tc>
        <w:tc>
          <w:tcPr>
            <w:tcW w:w="2303" w:type="dxa"/>
            <w:vAlign w:val="center"/>
          </w:tcPr>
          <w:p w14:paraId="30F0B803">
            <w:pPr>
              <w:snapToGrid w:val="0"/>
              <w:spacing w:before="70" w:after="70" w:line="240" w:lineRule="auto"/>
              <w:ind w:firstLine="0"/>
              <w:jc w:val="left"/>
              <w:rPr>
                <w:sz w:val="21"/>
              </w:rPr>
            </w:pPr>
            <w:r>
              <w:rPr>
                <w:sz w:val="21"/>
                <w:szCs w:val="21"/>
              </w:rPr>
              <w:t>孔隙、砂浆缺失</w:t>
            </w:r>
          </w:p>
        </w:tc>
        <w:tc>
          <w:tcPr>
            <w:tcW w:w="2748" w:type="dxa"/>
            <w:vAlign w:val="center"/>
          </w:tcPr>
          <w:p w14:paraId="1DD007B6">
            <w:pPr>
              <w:snapToGrid w:val="0"/>
              <w:spacing w:before="70" w:after="70" w:line="240" w:lineRule="auto"/>
              <w:ind w:firstLine="0"/>
              <w:jc w:val="left"/>
              <w:rPr>
                <w:sz w:val="21"/>
              </w:rPr>
            </w:pPr>
            <w:r>
              <w:rPr>
                <w:sz w:val="21"/>
                <w:szCs w:val="21"/>
              </w:rPr>
              <w:t>抗冲磨性能下降</w:t>
            </w:r>
          </w:p>
        </w:tc>
      </w:tr>
      <w:tr w14:paraId="09314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3" w:type="dxa"/>
            <w:vAlign w:val="center"/>
          </w:tcPr>
          <w:p w14:paraId="1DD1F063">
            <w:pPr>
              <w:snapToGrid w:val="0"/>
              <w:spacing w:before="70" w:after="70" w:line="240" w:lineRule="auto"/>
              <w:ind w:firstLine="0"/>
              <w:jc w:val="center"/>
              <w:rPr>
                <w:sz w:val="21"/>
              </w:rPr>
            </w:pPr>
            <w:r>
              <w:rPr>
                <w:sz w:val="21"/>
                <w:szCs w:val="21"/>
              </w:rPr>
              <w:t>错台</w:t>
            </w:r>
          </w:p>
        </w:tc>
        <w:tc>
          <w:tcPr>
            <w:tcW w:w="2526" w:type="dxa"/>
            <w:vAlign w:val="center"/>
          </w:tcPr>
          <w:p w14:paraId="19FFB52C">
            <w:pPr>
              <w:snapToGrid w:val="0"/>
              <w:spacing w:before="70" w:after="70" w:line="240" w:lineRule="auto"/>
              <w:ind w:firstLine="0"/>
              <w:jc w:val="center"/>
              <w:rPr>
                <w:sz w:val="21"/>
              </w:rPr>
            </w:pPr>
            <w:r>
              <w:rPr>
                <w:sz w:val="21"/>
                <w:szCs w:val="21"/>
              </w:rPr>
              <w:t>施工缝、模板错位</w:t>
            </w:r>
          </w:p>
        </w:tc>
        <w:tc>
          <w:tcPr>
            <w:tcW w:w="2303" w:type="dxa"/>
            <w:vAlign w:val="center"/>
          </w:tcPr>
          <w:p w14:paraId="01D61D19">
            <w:pPr>
              <w:snapToGrid w:val="0"/>
              <w:spacing w:before="70" w:after="70" w:line="240" w:lineRule="auto"/>
              <w:ind w:firstLine="0"/>
              <w:jc w:val="center"/>
              <w:rPr>
                <w:sz w:val="21"/>
              </w:rPr>
            </w:pPr>
            <w:r>
              <w:rPr>
                <w:sz w:val="21"/>
                <w:szCs w:val="21"/>
              </w:rPr>
              <w:t>阶跃高差</w:t>
            </w:r>
          </w:p>
        </w:tc>
        <w:tc>
          <w:tcPr>
            <w:tcW w:w="2748" w:type="dxa"/>
            <w:vAlign w:val="center"/>
          </w:tcPr>
          <w:p w14:paraId="0E26FFD5">
            <w:pPr>
              <w:snapToGrid w:val="0"/>
              <w:spacing w:before="70" w:after="70" w:line="240" w:lineRule="auto"/>
              <w:ind w:firstLine="0"/>
              <w:jc w:val="center"/>
              <w:rPr>
                <w:sz w:val="21"/>
              </w:rPr>
            </w:pPr>
            <w:r>
              <w:rPr>
                <w:sz w:val="21"/>
                <w:szCs w:val="21"/>
              </w:rPr>
              <w:t>局部流态恶化</w:t>
            </w:r>
          </w:p>
        </w:tc>
      </w:tr>
    </w:tbl>
    <w:p w14:paraId="42874DEC">
      <w:r>
        <w:t>上述病害中，涉及结构体型尺寸削减的（冲蚀、磨蚀、气蚀、露筋、蜂窝麻面、孔洞、错台、部分涂层剥落）统称为</w:t>
      </w:r>
      <w:r>
        <w:rPr>
          <w:rFonts w:hint="eastAsia"/>
        </w:rPr>
        <w:t>“</w:t>
      </w:r>
      <w:r>
        <w:t>冲磨缺陷</w:t>
      </w:r>
      <w:r>
        <w:rPr>
          <w:rFonts w:hint="eastAsia"/>
        </w:rPr>
        <w:t>”</w:t>
      </w:r>
      <w:r>
        <w:t>；裂缝、渗漏等一般不涉及体型削减，单列管理。这一区分是本项目缺陷判识逻辑的起点</w:t>
      </w:r>
      <w:r>
        <w:rPr>
          <w:rFonts w:hint="eastAsia"/>
        </w:rPr>
        <w:t>--</w:t>
      </w:r>
      <w:r>
        <w:t>判定的核心不是</w:t>
      </w:r>
      <w:r>
        <w:rPr>
          <w:rFonts w:hint="eastAsia"/>
        </w:rPr>
        <w:t>“</w:t>
      </w:r>
      <w:r>
        <w:t>看起来像什么</w:t>
      </w:r>
      <w:r>
        <w:rPr>
          <w:rFonts w:hint="eastAsia"/>
        </w:rPr>
        <w:t>”</w:t>
      </w:r>
      <w:r>
        <w:t>，而是</w:t>
      </w:r>
      <w:r>
        <w:rPr>
          <w:rFonts w:hint="eastAsia"/>
        </w:rPr>
        <w:t>“</w:t>
      </w:r>
      <w:r>
        <w:t>是否造成体型损失</w:t>
      </w:r>
      <w:r>
        <w:rPr>
          <w:rFonts w:hint="eastAsia"/>
        </w:rPr>
        <w:t>”</w:t>
      </w:r>
      <w:r>
        <w:t>。</w:t>
      </w:r>
    </w:p>
    <w:p w14:paraId="5BC5313F">
      <w:r>
        <w:rPr>
          <w:b/>
        </w:rPr>
        <w:t>（3）管理背景：传统检测方式痛点分析</w:t>
      </w:r>
    </w:p>
    <w:p w14:paraId="36FF27E9">
      <w:r>
        <w:t>采购文件明确指出当前存在的三大问题，我方在理解上进一步细化为</w:t>
      </w:r>
      <w:r>
        <w:rPr>
          <w:rFonts w:hint="eastAsia"/>
        </w:rPr>
        <w:t>“</w:t>
      </w:r>
      <w:r>
        <w:t>表现</w:t>
      </w:r>
      <w:r>
        <w:rPr>
          <w:rFonts w:hint="eastAsia"/>
        </w:rPr>
        <w:t>-</w:t>
      </w:r>
      <w:r>
        <w:t>原因</w:t>
      </w:r>
      <w:r>
        <w:rPr>
          <w:rFonts w:hint="eastAsia"/>
        </w:rPr>
        <w:t>-</w:t>
      </w:r>
      <w:r>
        <w:t>后果</w:t>
      </w:r>
      <w:r>
        <w:rPr>
          <w:rFonts w:hint="eastAsia"/>
        </w:rPr>
        <w:t>”</w:t>
      </w:r>
      <w:r>
        <w:t>三层。</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1"/>
        <w:gridCol w:w="2535"/>
        <w:gridCol w:w="2333"/>
        <w:gridCol w:w="2671"/>
      </w:tblGrid>
      <w:tr w14:paraId="7BEC6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61" w:type="dxa"/>
            <w:shd w:val="clear" w:color="auto" w:fill="E7E6E6"/>
            <w:vAlign w:val="center"/>
          </w:tcPr>
          <w:p w14:paraId="75AAF04E">
            <w:pPr>
              <w:snapToGrid w:val="0"/>
              <w:spacing w:before="70" w:after="70" w:line="240" w:lineRule="auto"/>
              <w:ind w:firstLine="0"/>
              <w:jc w:val="center"/>
              <w:rPr>
                <w:b/>
                <w:sz w:val="21"/>
              </w:rPr>
            </w:pPr>
            <w:r>
              <w:rPr>
                <w:b/>
                <w:sz w:val="21"/>
                <w:szCs w:val="21"/>
              </w:rPr>
              <w:t>痛点</w:t>
            </w:r>
          </w:p>
        </w:tc>
        <w:tc>
          <w:tcPr>
            <w:tcW w:w="2535" w:type="dxa"/>
            <w:shd w:val="clear" w:color="auto" w:fill="E7E6E6"/>
            <w:vAlign w:val="center"/>
          </w:tcPr>
          <w:p w14:paraId="39D1D84C">
            <w:pPr>
              <w:snapToGrid w:val="0"/>
              <w:spacing w:before="70" w:after="70" w:line="240" w:lineRule="auto"/>
              <w:ind w:firstLine="0"/>
              <w:jc w:val="center"/>
              <w:rPr>
                <w:b/>
                <w:sz w:val="21"/>
              </w:rPr>
            </w:pPr>
            <w:r>
              <w:rPr>
                <w:b/>
                <w:sz w:val="21"/>
                <w:szCs w:val="21"/>
              </w:rPr>
              <w:t>具体表现</w:t>
            </w:r>
          </w:p>
        </w:tc>
        <w:tc>
          <w:tcPr>
            <w:tcW w:w="2333" w:type="dxa"/>
            <w:shd w:val="clear" w:color="auto" w:fill="E7E6E6"/>
            <w:vAlign w:val="center"/>
          </w:tcPr>
          <w:p w14:paraId="4263AE1B">
            <w:pPr>
              <w:snapToGrid w:val="0"/>
              <w:spacing w:before="70" w:after="70" w:line="240" w:lineRule="auto"/>
              <w:ind w:firstLine="0"/>
              <w:jc w:val="center"/>
              <w:rPr>
                <w:b/>
                <w:sz w:val="21"/>
              </w:rPr>
            </w:pPr>
            <w:r>
              <w:rPr>
                <w:b/>
                <w:sz w:val="21"/>
                <w:szCs w:val="21"/>
              </w:rPr>
              <w:t>深层原因</w:t>
            </w:r>
          </w:p>
        </w:tc>
        <w:tc>
          <w:tcPr>
            <w:tcW w:w="2671" w:type="dxa"/>
            <w:shd w:val="clear" w:color="auto" w:fill="E7E6E6"/>
            <w:vAlign w:val="center"/>
          </w:tcPr>
          <w:p w14:paraId="051B1B21">
            <w:pPr>
              <w:snapToGrid w:val="0"/>
              <w:spacing w:before="70" w:after="70" w:line="240" w:lineRule="auto"/>
              <w:ind w:firstLine="0"/>
              <w:jc w:val="center"/>
              <w:rPr>
                <w:b/>
                <w:sz w:val="21"/>
              </w:rPr>
            </w:pPr>
            <w:r>
              <w:rPr>
                <w:b/>
                <w:sz w:val="21"/>
                <w:szCs w:val="21"/>
              </w:rPr>
              <w:t>直接后果</w:t>
            </w:r>
          </w:p>
        </w:tc>
      </w:tr>
      <w:tr w14:paraId="0034F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3673EAFA">
            <w:pPr>
              <w:snapToGrid w:val="0"/>
              <w:spacing w:before="70" w:after="70" w:line="240" w:lineRule="auto"/>
              <w:ind w:firstLine="0"/>
              <w:jc w:val="left"/>
              <w:rPr>
                <w:sz w:val="21"/>
              </w:rPr>
            </w:pPr>
            <w:r>
              <w:rPr>
                <w:sz w:val="21"/>
                <w:szCs w:val="21"/>
              </w:rPr>
              <w:t>测量不全面、效率低</w:t>
            </w:r>
          </w:p>
        </w:tc>
        <w:tc>
          <w:tcPr>
            <w:tcW w:w="2535" w:type="dxa"/>
            <w:vAlign w:val="center"/>
          </w:tcPr>
          <w:p w14:paraId="180A4493">
            <w:pPr>
              <w:snapToGrid w:val="0"/>
              <w:spacing w:before="70" w:after="70" w:line="240" w:lineRule="auto"/>
              <w:ind w:firstLine="0"/>
              <w:jc w:val="left"/>
              <w:rPr>
                <w:sz w:val="21"/>
              </w:rPr>
            </w:pPr>
            <w:r>
              <w:rPr>
                <w:sz w:val="21"/>
                <w:szCs w:val="21"/>
              </w:rPr>
              <w:t>底板高程主要靠水准仪或全站仪点测，点云稀疏；依赖外包</w:t>
            </w:r>
          </w:p>
        </w:tc>
        <w:tc>
          <w:tcPr>
            <w:tcW w:w="2333" w:type="dxa"/>
            <w:vAlign w:val="center"/>
          </w:tcPr>
          <w:p w14:paraId="5CF58761">
            <w:pPr>
              <w:snapToGrid w:val="0"/>
              <w:spacing w:before="70" w:after="70" w:line="240" w:lineRule="auto"/>
              <w:ind w:firstLine="0"/>
              <w:jc w:val="left"/>
              <w:rPr>
                <w:sz w:val="21"/>
              </w:rPr>
            </w:pPr>
            <w:r>
              <w:rPr>
                <w:sz w:val="21"/>
                <w:szCs w:val="21"/>
              </w:rPr>
              <w:t>缺乏适用于流道的专用装备；测量手段以点代面</w:t>
            </w:r>
          </w:p>
        </w:tc>
        <w:tc>
          <w:tcPr>
            <w:tcW w:w="2671" w:type="dxa"/>
            <w:vAlign w:val="center"/>
          </w:tcPr>
          <w:p w14:paraId="5257751F">
            <w:pPr>
              <w:snapToGrid w:val="0"/>
              <w:spacing w:before="70" w:after="70" w:line="240" w:lineRule="auto"/>
              <w:ind w:firstLine="0"/>
              <w:jc w:val="left"/>
              <w:rPr>
                <w:sz w:val="21"/>
              </w:rPr>
            </w:pPr>
            <w:r>
              <w:rPr>
                <w:sz w:val="21"/>
                <w:szCs w:val="21"/>
              </w:rPr>
              <w:t>冲磨场分布不清、漏检；检查周期长、成本高</w:t>
            </w:r>
          </w:p>
        </w:tc>
      </w:tr>
      <w:tr w14:paraId="38D69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0B85A04E">
            <w:pPr>
              <w:snapToGrid w:val="0"/>
              <w:spacing w:before="70" w:after="70" w:line="240" w:lineRule="auto"/>
              <w:ind w:firstLine="0"/>
              <w:jc w:val="left"/>
              <w:rPr>
                <w:sz w:val="21"/>
              </w:rPr>
            </w:pPr>
            <w:r>
              <w:rPr>
                <w:sz w:val="21"/>
                <w:szCs w:val="21"/>
              </w:rPr>
              <w:t>缺陷判定主观</w:t>
            </w:r>
          </w:p>
        </w:tc>
        <w:tc>
          <w:tcPr>
            <w:tcW w:w="2535" w:type="dxa"/>
            <w:vAlign w:val="center"/>
          </w:tcPr>
          <w:p w14:paraId="2063750E">
            <w:pPr>
              <w:snapToGrid w:val="0"/>
              <w:spacing w:before="70" w:after="70" w:line="240" w:lineRule="auto"/>
              <w:ind w:firstLine="0"/>
              <w:jc w:val="left"/>
              <w:rPr>
                <w:sz w:val="21"/>
              </w:rPr>
            </w:pPr>
            <w:r>
              <w:rPr>
                <w:sz w:val="21"/>
                <w:szCs w:val="21"/>
              </w:rPr>
              <w:t>人工肉眼观察、皮尺/卷尺定位、手工素描</w:t>
            </w:r>
          </w:p>
        </w:tc>
        <w:tc>
          <w:tcPr>
            <w:tcW w:w="2333" w:type="dxa"/>
            <w:vAlign w:val="center"/>
          </w:tcPr>
          <w:p w14:paraId="228E5C17">
            <w:pPr>
              <w:snapToGrid w:val="0"/>
              <w:spacing w:before="70" w:after="70" w:line="240" w:lineRule="auto"/>
              <w:ind w:firstLine="0"/>
              <w:jc w:val="left"/>
              <w:rPr>
                <w:sz w:val="21"/>
              </w:rPr>
            </w:pPr>
            <w:r>
              <w:rPr>
                <w:sz w:val="21"/>
                <w:szCs w:val="21"/>
              </w:rPr>
              <w:t>缺乏标准化判据与量化工具；经验依赖强</w:t>
            </w:r>
          </w:p>
        </w:tc>
        <w:tc>
          <w:tcPr>
            <w:tcW w:w="2671" w:type="dxa"/>
            <w:vAlign w:val="center"/>
          </w:tcPr>
          <w:p w14:paraId="4A6FA9EC">
            <w:pPr>
              <w:snapToGrid w:val="0"/>
              <w:spacing w:before="70" w:after="70" w:line="240" w:lineRule="auto"/>
              <w:ind w:firstLine="0"/>
              <w:jc w:val="left"/>
              <w:rPr>
                <w:sz w:val="21"/>
              </w:rPr>
            </w:pPr>
            <w:r>
              <w:rPr>
                <w:sz w:val="21"/>
                <w:szCs w:val="21"/>
              </w:rPr>
              <w:t>判定不一致、定位测量不准、报告编制慢</w:t>
            </w:r>
          </w:p>
        </w:tc>
      </w:tr>
      <w:tr w14:paraId="261D3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1A7149ED">
            <w:pPr>
              <w:snapToGrid w:val="0"/>
              <w:spacing w:before="70" w:after="70" w:line="240" w:lineRule="auto"/>
              <w:ind w:firstLine="0"/>
              <w:jc w:val="left"/>
              <w:rPr>
                <w:sz w:val="21"/>
              </w:rPr>
            </w:pPr>
            <w:r>
              <w:rPr>
                <w:sz w:val="21"/>
                <w:szCs w:val="21"/>
              </w:rPr>
              <w:t>历年数据难以对比</w:t>
            </w:r>
          </w:p>
        </w:tc>
        <w:tc>
          <w:tcPr>
            <w:tcW w:w="2535" w:type="dxa"/>
            <w:vAlign w:val="center"/>
          </w:tcPr>
          <w:p w14:paraId="072DC605">
            <w:pPr>
              <w:snapToGrid w:val="0"/>
              <w:spacing w:before="70" w:after="70" w:line="240" w:lineRule="auto"/>
              <w:ind w:firstLine="0"/>
              <w:jc w:val="left"/>
              <w:rPr>
                <w:sz w:val="21"/>
              </w:rPr>
            </w:pPr>
            <w:r>
              <w:rPr>
                <w:sz w:val="21"/>
                <w:szCs w:val="21"/>
              </w:rPr>
              <w:t>影像拍摄角度不一、格式不统一</w:t>
            </w:r>
          </w:p>
        </w:tc>
        <w:tc>
          <w:tcPr>
            <w:tcW w:w="2333" w:type="dxa"/>
            <w:vAlign w:val="center"/>
          </w:tcPr>
          <w:p w14:paraId="021254C9">
            <w:pPr>
              <w:snapToGrid w:val="0"/>
              <w:spacing w:before="70" w:after="70" w:line="240" w:lineRule="auto"/>
              <w:ind w:firstLine="0"/>
              <w:jc w:val="left"/>
              <w:rPr>
                <w:sz w:val="21"/>
              </w:rPr>
            </w:pPr>
            <w:r>
              <w:rPr>
                <w:sz w:val="21"/>
                <w:szCs w:val="21"/>
              </w:rPr>
              <w:t>缺乏统一坐标框架与数据标准</w:t>
            </w:r>
          </w:p>
        </w:tc>
        <w:tc>
          <w:tcPr>
            <w:tcW w:w="2671" w:type="dxa"/>
            <w:vAlign w:val="center"/>
          </w:tcPr>
          <w:p w14:paraId="144B4185">
            <w:pPr>
              <w:snapToGrid w:val="0"/>
              <w:spacing w:before="70" w:after="70" w:line="240" w:lineRule="auto"/>
              <w:ind w:firstLine="0"/>
              <w:jc w:val="left"/>
              <w:rPr>
                <w:sz w:val="21"/>
              </w:rPr>
            </w:pPr>
            <w:r>
              <w:rPr>
                <w:sz w:val="21"/>
                <w:szCs w:val="21"/>
              </w:rPr>
              <w:t>只能做当年分析，难以判断冲磨发展规律，检修策略依据不足</w:t>
            </w:r>
          </w:p>
        </w:tc>
      </w:tr>
    </w:tbl>
    <w:p w14:paraId="4A947F35">
      <w:pPr>
        <w:spacing w:line="240" w:lineRule="auto"/>
      </w:pPr>
    </w:p>
    <w:p w14:paraId="3DE0E39A">
      <w:r>
        <w:rPr>
          <w:rFonts w:hint="eastAsia"/>
        </w:rPr>
        <w:t>上述问题的共同根源在于“测量—判识—成果”三个环节彼此割裂：测量仅输出点云数据，判识依赖人工目视，成果依靠手工编制。要从根本上解决问题，必须打通三个环节，形成一条可复用的技术链。</w:t>
      </w:r>
    </w:p>
    <w:p w14:paraId="7788727E">
      <w:r>
        <w:rPr>
          <w:b/>
        </w:rPr>
        <w:t>（4）技术发展背景：</w:t>
      </w:r>
      <w:r>
        <w:rPr>
          <w:rFonts w:hint="eastAsia"/>
          <w:b/>
        </w:rPr>
        <w:t>实现基础</w:t>
      </w:r>
    </w:p>
    <w:p w14:paraId="489D4D06">
      <w:r>
        <w:t>一是多目视觉跟踪测量技术成熟。工业相机分辨率、镜头畸变控制、亚像素定位与光束法平差算法均已达到工程</w:t>
      </w:r>
      <w:r>
        <w:rPr>
          <w:rFonts w:hint="eastAsia"/>
        </w:rPr>
        <w:t>应用</w:t>
      </w:r>
      <w:r>
        <w:t>水平，在12 m半径内实现亚毫米级精度具备现实基础。二是便携式三维扫描与SLAM技术成熟。激光与视觉融合的SLAM方案可在无靶标、无GNSS环境下完成大场景建图，设备重量降至2～3 kg，</w:t>
      </w:r>
      <w:r>
        <w:rPr>
          <w:rFonts w:hint="eastAsia"/>
        </w:rPr>
        <w:t>适用于流道这类受限空间。</w:t>
      </w:r>
      <w:r>
        <w:t>三是三维重建与渲染技术</w:t>
      </w:r>
      <w:r>
        <w:rPr>
          <w:rFonts w:hint="eastAsia"/>
        </w:rPr>
        <w:t>实现</w:t>
      </w:r>
      <w:r>
        <w:t>跃迁。三维高斯泼溅等方法使高保真、实时漫游的模型训练时间从小时级降至分钟级，为</w:t>
      </w:r>
      <w:r>
        <w:rPr>
          <w:rFonts w:hint="eastAsia"/>
        </w:rPr>
        <w:t>“</w:t>
      </w:r>
      <w:r>
        <w:t>24 h内交付可浏览模型</w:t>
      </w:r>
      <w:r>
        <w:rPr>
          <w:rFonts w:hint="eastAsia"/>
        </w:rPr>
        <w:t>”</w:t>
      </w:r>
      <w:r>
        <w:t>提供</w:t>
      </w:r>
      <w:r>
        <w:rPr>
          <w:rFonts w:hint="eastAsia"/>
        </w:rPr>
        <w:t>了</w:t>
      </w:r>
      <w:r>
        <w:t>可能。四是缺陷智能识别具备工程</w:t>
      </w:r>
      <w:r>
        <w:rPr>
          <w:rFonts w:hint="eastAsia"/>
        </w:rPr>
        <w:t>应用</w:t>
      </w:r>
      <w:r>
        <w:t>条件。语义分割模型在充足样本</w:t>
      </w:r>
      <w:r>
        <w:rPr>
          <w:rFonts w:hint="eastAsia"/>
        </w:rPr>
        <w:t>支撑</w:t>
      </w:r>
      <w:r>
        <w:t>下可稳定识别表观缺陷，结合点云几何分析可弥补单纯影像判定的不足。五是国产软硬件具备替代能力。国产CPU、操作系统、数据库、GPU已</w:t>
      </w:r>
      <w:r>
        <w:rPr>
          <w:rFonts w:hint="eastAsia"/>
        </w:rPr>
        <w:t>可</w:t>
      </w:r>
      <w:r>
        <w:t>支撑本项目的数据处理与软件运行，满足自主可控要求。技术成熟度与工程需求的交汇，</w:t>
      </w:r>
      <w:r>
        <w:rPr>
          <w:rFonts w:hint="eastAsia"/>
        </w:rPr>
        <w:t>使本项目兼具必要性与可行性。</w:t>
      </w:r>
    </w:p>
    <w:p w14:paraId="55A0C5C1">
      <w:r>
        <w:rPr>
          <w:b/>
        </w:rPr>
        <w:t>（5）项目定位：三个层面的价值。</w:t>
      </w:r>
    </w:p>
    <w:p w14:paraId="13CF7082">
      <w:r>
        <w:t>我方理解，本项目并非单纯的</w:t>
      </w:r>
      <w:r>
        <w:rPr>
          <w:rFonts w:hint="eastAsia"/>
        </w:rPr>
        <w:t>“</w:t>
      </w:r>
      <w:r>
        <w:t>三维扫描设备采购</w:t>
      </w:r>
      <w:r>
        <w:rPr>
          <w:rFonts w:hint="eastAsia"/>
        </w:rPr>
        <w:t>”</w:t>
      </w:r>
      <w:r>
        <w:t>，而是面向水电检修业务的</w:t>
      </w:r>
      <w:r>
        <w:rPr>
          <w:b/>
        </w:rPr>
        <w:t>测量</w:t>
      </w:r>
      <w:r>
        <w:rPr>
          <w:rFonts w:hint="eastAsia"/>
          <w:b/>
        </w:rPr>
        <w:t>-</w:t>
      </w:r>
      <w:r>
        <w:rPr>
          <w:b/>
        </w:rPr>
        <w:t>建模</w:t>
      </w:r>
      <w:r>
        <w:rPr>
          <w:rFonts w:hint="eastAsia"/>
          <w:b/>
        </w:rPr>
        <w:t>-</w:t>
      </w:r>
      <w:r>
        <w:rPr>
          <w:b/>
        </w:rPr>
        <w:t>判识</w:t>
      </w:r>
      <w:r>
        <w:rPr>
          <w:rFonts w:hint="eastAsia"/>
          <w:b/>
        </w:rPr>
        <w:t>-</w:t>
      </w:r>
      <w:r>
        <w:rPr>
          <w:b/>
        </w:rPr>
        <w:t>报告</w:t>
      </w:r>
      <w:r>
        <w:t>全链条技术攻关与装备研制。</w:t>
      </w:r>
    </w:p>
    <w:p w14:paraId="181BD437">
      <w:r>
        <w:t>一是</w:t>
      </w:r>
      <w:r>
        <w:rPr>
          <w:b/>
        </w:rPr>
        <w:t>技术层</w:t>
      </w:r>
      <w:r>
        <w:t>：形成一套适用于室外开放空间大场景、多坡度场景的高精度测量与三维重构技术，解决</w:t>
      </w:r>
      <w:r>
        <w:rPr>
          <w:rFonts w:hint="eastAsia"/>
        </w:rPr>
        <w:t>“</w:t>
      </w:r>
      <w:r>
        <w:t>测得全、测得准</w:t>
      </w:r>
      <w:r>
        <w:rPr>
          <w:rFonts w:hint="eastAsia"/>
        </w:rPr>
        <w:t>”</w:t>
      </w:r>
      <w:r>
        <w:t>的问题。</w:t>
      </w:r>
    </w:p>
    <w:p w14:paraId="7EA9032A">
      <w:r>
        <w:t>二是</w:t>
      </w:r>
      <w:r>
        <w:rPr>
          <w:b/>
        </w:rPr>
        <w:t>装备层</w:t>
      </w:r>
      <w:r>
        <w:t>：研制一套可现场部署、便携易用、自主可控的三维重构装备，解决</w:t>
      </w:r>
      <w:r>
        <w:rPr>
          <w:rFonts w:hint="eastAsia"/>
        </w:rPr>
        <w:t>“</w:t>
      </w:r>
      <w:r>
        <w:t>用得上、用得起</w:t>
      </w:r>
      <w:r>
        <w:rPr>
          <w:rFonts w:hint="eastAsia"/>
        </w:rPr>
        <w:t>”</w:t>
      </w:r>
      <w:r>
        <w:t>的问题。</w:t>
      </w:r>
    </w:p>
    <w:p w14:paraId="34EB6383">
      <w:r>
        <w:t>三是</w:t>
      </w:r>
      <w:r>
        <w:rPr>
          <w:b/>
        </w:rPr>
        <w:t>应用层</w:t>
      </w:r>
      <w:r>
        <w:t>：形成从缺陷判识到报告生成的自动化能力，并与历年数据比对，解决</w:t>
      </w:r>
      <w:r>
        <w:rPr>
          <w:rFonts w:hint="eastAsia"/>
        </w:rPr>
        <w:t>“</w:t>
      </w:r>
      <w:r>
        <w:t>判得准、比得上</w:t>
      </w:r>
      <w:r>
        <w:rPr>
          <w:rFonts w:hint="eastAsia"/>
        </w:rPr>
        <w:t>”</w:t>
      </w:r>
      <w:r>
        <w:t>的问题。</w:t>
      </w:r>
    </w:p>
    <w:p w14:paraId="455558CE">
      <w:r>
        <w:t>最终实现三个转变：从</w:t>
      </w:r>
      <w:r>
        <w:rPr>
          <w:rFonts w:hint="eastAsia"/>
        </w:rPr>
        <w:t>“</w:t>
      </w:r>
      <w:r>
        <w:t>人眼观察、皮尺定位、卷尺量测、手工素描</w:t>
      </w:r>
      <w:r>
        <w:rPr>
          <w:rFonts w:hint="eastAsia"/>
        </w:rPr>
        <w:t>”</w:t>
      </w:r>
      <w:r>
        <w:t>转向</w:t>
      </w:r>
      <w:r>
        <w:rPr>
          <w:rFonts w:hint="eastAsia"/>
        </w:rPr>
        <w:t>“</w:t>
      </w:r>
      <w:r>
        <w:t>非接触、全覆盖、可量化、可追溯</w:t>
      </w:r>
      <w:r>
        <w:rPr>
          <w:rFonts w:hint="eastAsia"/>
        </w:rPr>
        <w:t>”</w:t>
      </w:r>
      <w:r>
        <w:t>；从</w:t>
      </w:r>
      <w:r>
        <w:rPr>
          <w:rFonts w:hint="eastAsia"/>
        </w:rPr>
        <w:t>“</w:t>
      </w:r>
      <w:r>
        <w:t>当年数据当年用</w:t>
      </w:r>
      <w:r>
        <w:rPr>
          <w:rFonts w:hint="eastAsia"/>
        </w:rPr>
        <w:t>”</w:t>
      </w:r>
      <w:r>
        <w:t>的一次性检查转向</w:t>
      </w:r>
      <w:r>
        <w:rPr>
          <w:rFonts w:hint="eastAsia"/>
        </w:rPr>
        <w:t>“</w:t>
      </w:r>
      <w:r>
        <w:t>历年数据可比对、冲磨规律可分析</w:t>
      </w:r>
      <w:r>
        <w:rPr>
          <w:rFonts w:hint="eastAsia"/>
        </w:rPr>
        <w:t>”</w:t>
      </w:r>
      <w:r>
        <w:t>的状态检修支撑；从</w:t>
      </w:r>
      <w:r>
        <w:rPr>
          <w:rFonts w:hint="eastAsia"/>
        </w:rPr>
        <w:t>“</w:t>
      </w:r>
      <w:r>
        <w:t>分散的测量、建模、制图、报告</w:t>
      </w:r>
      <w:r>
        <w:rPr>
          <w:rFonts w:hint="eastAsia"/>
        </w:rPr>
        <w:t>”</w:t>
      </w:r>
      <w:r>
        <w:t>转向</w:t>
      </w:r>
      <w:r>
        <w:rPr>
          <w:rFonts w:hint="eastAsia"/>
        </w:rPr>
        <w:t>“</w:t>
      </w:r>
      <w:r>
        <w:t>一次测量、多类产品、自动出报</w:t>
      </w:r>
      <w:r>
        <w:rPr>
          <w:rFonts w:hint="eastAsia"/>
        </w:rPr>
        <w:t>”</w:t>
      </w:r>
      <w:r>
        <w:t>的一体化作业。</w:t>
      </w:r>
    </w:p>
    <w:p w14:paraId="763CA3DC">
      <w:pPr>
        <w:pStyle w:val="5"/>
      </w:pPr>
      <w:bookmarkStart w:id="10" w:name="_Toc20209"/>
      <w:r>
        <w:rPr>
          <w:szCs w:val="32"/>
        </w:rPr>
        <w:t>1.1.2 项目目标理解</w:t>
      </w:r>
      <w:bookmarkEnd w:id="10"/>
    </w:p>
    <w:p w14:paraId="0F6724A3">
      <w:r>
        <w:rPr>
          <w:b/>
        </w:rPr>
        <w:t>（1）总体目标。</w:t>
      </w:r>
    </w:p>
    <w:p w14:paraId="02F5427B">
      <w:r>
        <w:t>采购文件明确的目标为：开展基于多目视觉跟踪和多模态数据融合的重力坝泄洪流道冲磨场三维重构技术研究，开发 1 套重力坝泄洪流道冲磨场三维重构装备，用于重力坝泄洪流道冲磨场测量及冲磨缺陷的位置确定、尺寸计算、级别认定，以及泄洪流道检查报告的自动生成，支撑水工建筑物状态检修。</w:t>
      </w:r>
    </w:p>
    <w:p w14:paraId="1604242E">
      <w:r>
        <w:t>我方的解读是：本项目的产出不是一个</w:t>
      </w:r>
      <w:r>
        <w:rPr>
          <w:rFonts w:hint="eastAsia"/>
        </w:rPr>
        <w:t>“</w:t>
      </w:r>
      <w:r>
        <w:t>能扫描的仪器</w:t>
      </w:r>
      <w:r>
        <w:rPr>
          <w:rFonts w:hint="eastAsia"/>
        </w:rPr>
        <w:t>”</w:t>
      </w:r>
      <w:r>
        <w:t>，而是一套</w:t>
      </w:r>
      <w:r>
        <w:rPr>
          <w:rFonts w:hint="eastAsia"/>
        </w:rPr>
        <w:t>“</w:t>
      </w:r>
      <w:r>
        <w:t>能出结论的作业系统</w:t>
      </w:r>
      <w:r>
        <w:rPr>
          <w:rFonts w:hint="eastAsia"/>
        </w:rPr>
        <w:t>”</w:t>
      </w:r>
      <w:r>
        <w:t>。它必须同时具备四种能力</w:t>
      </w:r>
      <w:r>
        <w:rPr>
          <w:rFonts w:hint="eastAsia"/>
        </w:rPr>
        <w:t>--</w:t>
      </w:r>
      <w:r>
        <w:t>测得全（覆盖）、测得准（精度）、判得准（判识）、出得快（成果），并最终服务于</w:t>
      </w:r>
      <w:r>
        <w:rPr>
          <w:rFonts w:hint="eastAsia"/>
        </w:rPr>
        <w:t>“</w:t>
      </w:r>
      <w:r>
        <w:t>状态检修</w:t>
      </w:r>
      <w:r>
        <w:rPr>
          <w:rFonts w:hint="eastAsia"/>
        </w:rPr>
        <w:t>”</w:t>
      </w:r>
      <w:r>
        <w:t>这一管理目标。</w:t>
      </w:r>
    </w:p>
    <w:p w14:paraId="37ECB4BB">
      <w:r>
        <w:rPr>
          <w:b/>
        </w:rPr>
        <w:t>（2）目标分解：五个可考核层次。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58"/>
        <w:gridCol w:w="3486"/>
        <w:gridCol w:w="2676"/>
        <w:gridCol w:w="1380"/>
      </w:tblGrid>
      <w:tr w14:paraId="5AF6B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58" w:type="dxa"/>
            <w:shd w:val="clear" w:color="auto" w:fill="E7E6E6"/>
            <w:vAlign w:val="center"/>
          </w:tcPr>
          <w:p w14:paraId="0EDE475F">
            <w:pPr>
              <w:snapToGrid w:val="0"/>
              <w:spacing w:before="70" w:after="70" w:line="240" w:lineRule="auto"/>
              <w:ind w:firstLine="0"/>
              <w:jc w:val="center"/>
              <w:rPr>
                <w:b/>
                <w:sz w:val="21"/>
              </w:rPr>
            </w:pPr>
            <w:r>
              <w:rPr>
                <w:b/>
                <w:sz w:val="21"/>
                <w:szCs w:val="21"/>
              </w:rPr>
              <w:t>目标层次</w:t>
            </w:r>
          </w:p>
        </w:tc>
        <w:tc>
          <w:tcPr>
            <w:tcW w:w="3486" w:type="dxa"/>
            <w:shd w:val="clear" w:color="auto" w:fill="E7E6E6"/>
            <w:vAlign w:val="center"/>
          </w:tcPr>
          <w:p w14:paraId="0064CE66">
            <w:pPr>
              <w:snapToGrid w:val="0"/>
              <w:spacing w:before="70" w:after="70" w:line="240" w:lineRule="auto"/>
              <w:ind w:firstLine="0"/>
              <w:jc w:val="center"/>
              <w:rPr>
                <w:b/>
                <w:sz w:val="21"/>
              </w:rPr>
            </w:pPr>
            <w:r>
              <w:rPr>
                <w:b/>
                <w:sz w:val="21"/>
                <w:szCs w:val="21"/>
              </w:rPr>
              <w:t>目标内涵</w:t>
            </w:r>
          </w:p>
        </w:tc>
        <w:tc>
          <w:tcPr>
            <w:tcW w:w="2676" w:type="dxa"/>
            <w:shd w:val="clear" w:color="auto" w:fill="E7E6E6"/>
            <w:vAlign w:val="center"/>
          </w:tcPr>
          <w:p w14:paraId="364ECC16">
            <w:pPr>
              <w:snapToGrid w:val="0"/>
              <w:spacing w:before="70" w:after="70" w:line="240" w:lineRule="auto"/>
              <w:ind w:firstLine="0"/>
              <w:jc w:val="center"/>
              <w:rPr>
                <w:b/>
                <w:sz w:val="21"/>
              </w:rPr>
            </w:pPr>
            <w:r>
              <w:rPr>
                <w:b/>
                <w:sz w:val="21"/>
                <w:szCs w:val="21"/>
              </w:rPr>
              <w:t>可考核标志</w:t>
            </w:r>
          </w:p>
        </w:tc>
        <w:tc>
          <w:tcPr>
            <w:tcW w:w="1380" w:type="dxa"/>
            <w:shd w:val="clear" w:color="auto" w:fill="E7E6E6"/>
            <w:vAlign w:val="center"/>
          </w:tcPr>
          <w:p w14:paraId="07F84835">
            <w:pPr>
              <w:snapToGrid w:val="0"/>
              <w:spacing w:before="70" w:after="70" w:line="240" w:lineRule="auto"/>
              <w:ind w:firstLine="0"/>
              <w:jc w:val="center"/>
              <w:rPr>
                <w:b/>
                <w:sz w:val="21"/>
              </w:rPr>
            </w:pPr>
            <w:r>
              <w:rPr>
                <w:b/>
                <w:sz w:val="21"/>
                <w:szCs w:val="21"/>
              </w:rPr>
              <w:t>对应章节</w:t>
            </w:r>
          </w:p>
        </w:tc>
      </w:tr>
      <w:tr w14:paraId="42CD8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58" w:type="dxa"/>
            <w:vAlign w:val="center"/>
          </w:tcPr>
          <w:p w14:paraId="46CE8DFD">
            <w:pPr>
              <w:snapToGrid w:val="0"/>
              <w:spacing w:before="70" w:after="70" w:line="240" w:lineRule="auto"/>
              <w:ind w:firstLine="0"/>
              <w:jc w:val="center"/>
              <w:rPr>
                <w:sz w:val="21"/>
              </w:rPr>
            </w:pPr>
            <w:r>
              <w:rPr>
                <w:sz w:val="21"/>
                <w:szCs w:val="21"/>
              </w:rPr>
              <w:t>测得全</w:t>
            </w:r>
          </w:p>
        </w:tc>
        <w:tc>
          <w:tcPr>
            <w:tcW w:w="3486" w:type="dxa"/>
            <w:vAlign w:val="center"/>
          </w:tcPr>
          <w:p w14:paraId="7D29F900">
            <w:pPr>
              <w:snapToGrid w:val="0"/>
              <w:spacing w:before="70" w:after="70" w:line="240" w:lineRule="auto"/>
              <w:ind w:firstLine="0"/>
              <w:jc w:val="center"/>
              <w:rPr>
                <w:sz w:val="21"/>
              </w:rPr>
            </w:pPr>
            <w:r>
              <w:rPr>
                <w:sz w:val="21"/>
                <w:szCs w:val="21"/>
              </w:rPr>
              <w:t>单孔流道底板与左右侧墙 2 m 高度范围全覆盖，无测量盲区</w:t>
            </w:r>
          </w:p>
        </w:tc>
        <w:tc>
          <w:tcPr>
            <w:tcW w:w="2676" w:type="dxa"/>
            <w:vAlign w:val="center"/>
          </w:tcPr>
          <w:p w14:paraId="4E4269E3">
            <w:pPr>
              <w:snapToGrid w:val="0"/>
              <w:spacing w:before="70" w:after="70" w:line="240" w:lineRule="auto"/>
              <w:ind w:firstLine="0"/>
              <w:jc w:val="center"/>
              <w:rPr>
                <w:sz w:val="21"/>
              </w:rPr>
            </w:pPr>
            <w:r>
              <w:rPr>
                <w:sz w:val="21"/>
                <w:szCs w:val="21"/>
              </w:rPr>
              <w:t>点云覆盖率 ≥98%、模型完整性检查</w:t>
            </w:r>
          </w:p>
        </w:tc>
        <w:tc>
          <w:tcPr>
            <w:tcW w:w="1380" w:type="dxa"/>
            <w:vAlign w:val="center"/>
          </w:tcPr>
          <w:p w14:paraId="64E51117">
            <w:pPr>
              <w:snapToGrid w:val="0"/>
              <w:spacing w:before="70" w:after="70" w:line="240" w:lineRule="auto"/>
              <w:ind w:firstLine="0"/>
              <w:jc w:val="center"/>
              <w:rPr>
                <w:sz w:val="21"/>
              </w:rPr>
            </w:pPr>
            <w:r>
              <w:rPr>
                <w:sz w:val="21"/>
                <w:szCs w:val="21"/>
              </w:rPr>
              <w:t>2.5.1、2.5.2</w:t>
            </w:r>
          </w:p>
        </w:tc>
      </w:tr>
      <w:tr w14:paraId="6F52B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58" w:type="dxa"/>
            <w:vAlign w:val="center"/>
          </w:tcPr>
          <w:p w14:paraId="60E2D6FF">
            <w:pPr>
              <w:snapToGrid w:val="0"/>
              <w:spacing w:before="70" w:after="70" w:line="240" w:lineRule="auto"/>
              <w:ind w:firstLine="0"/>
              <w:jc w:val="center"/>
              <w:rPr>
                <w:sz w:val="21"/>
              </w:rPr>
            </w:pPr>
            <w:r>
              <w:rPr>
                <w:sz w:val="21"/>
                <w:szCs w:val="21"/>
              </w:rPr>
              <w:t>测得准</w:t>
            </w:r>
          </w:p>
        </w:tc>
        <w:tc>
          <w:tcPr>
            <w:tcW w:w="3486" w:type="dxa"/>
            <w:vAlign w:val="center"/>
          </w:tcPr>
          <w:p w14:paraId="795EE16E">
            <w:pPr>
              <w:snapToGrid w:val="0"/>
              <w:spacing w:before="70" w:after="70" w:line="240" w:lineRule="auto"/>
              <w:ind w:firstLine="0"/>
              <w:jc w:val="center"/>
              <w:rPr>
                <w:sz w:val="21"/>
              </w:rPr>
            </w:pPr>
            <w:r>
              <w:rPr>
                <w:sz w:val="21"/>
                <w:szCs w:val="21"/>
              </w:rPr>
              <w:t>平坡 ±1 mm、缓坡陡坡 ±1 cm、缺陷深度 ±1 mm</w:t>
            </w:r>
          </w:p>
        </w:tc>
        <w:tc>
          <w:tcPr>
            <w:tcW w:w="2676" w:type="dxa"/>
            <w:vAlign w:val="center"/>
          </w:tcPr>
          <w:p w14:paraId="47FB2F46">
            <w:pPr>
              <w:snapToGrid w:val="0"/>
              <w:spacing w:before="70" w:after="70" w:line="240" w:lineRule="auto"/>
              <w:ind w:firstLine="0"/>
              <w:jc w:val="center"/>
              <w:rPr>
                <w:sz w:val="21"/>
              </w:rPr>
            </w:pPr>
            <w:r>
              <w:rPr>
                <w:sz w:val="21"/>
                <w:szCs w:val="21"/>
              </w:rPr>
              <w:t>检查点法、标准件比对、第三方测试</w:t>
            </w:r>
          </w:p>
        </w:tc>
        <w:tc>
          <w:tcPr>
            <w:tcW w:w="1380" w:type="dxa"/>
            <w:vAlign w:val="center"/>
          </w:tcPr>
          <w:p w14:paraId="0A516314">
            <w:pPr>
              <w:snapToGrid w:val="0"/>
              <w:spacing w:before="70" w:after="70" w:line="240" w:lineRule="auto"/>
              <w:ind w:firstLine="0"/>
              <w:jc w:val="center"/>
              <w:rPr>
                <w:sz w:val="21"/>
              </w:rPr>
            </w:pPr>
            <w:r>
              <w:rPr>
                <w:sz w:val="21"/>
                <w:szCs w:val="21"/>
              </w:rPr>
              <w:t>2.5.4</w:t>
            </w:r>
          </w:p>
        </w:tc>
      </w:tr>
      <w:tr w14:paraId="617BB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58" w:type="dxa"/>
            <w:vAlign w:val="center"/>
          </w:tcPr>
          <w:p w14:paraId="5349388C">
            <w:pPr>
              <w:snapToGrid w:val="0"/>
              <w:spacing w:before="70" w:after="70" w:line="240" w:lineRule="auto"/>
              <w:ind w:firstLine="0"/>
              <w:jc w:val="center"/>
              <w:rPr>
                <w:sz w:val="21"/>
              </w:rPr>
            </w:pPr>
            <w:r>
              <w:rPr>
                <w:sz w:val="21"/>
                <w:szCs w:val="21"/>
              </w:rPr>
              <w:t>测得快</w:t>
            </w:r>
          </w:p>
        </w:tc>
        <w:tc>
          <w:tcPr>
            <w:tcW w:w="3486" w:type="dxa"/>
            <w:vAlign w:val="center"/>
          </w:tcPr>
          <w:p w14:paraId="3B0B238F">
            <w:pPr>
              <w:snapToGrid w:val="0"/>
              <w:spacing w:before="70" w:after="70" w:line="240" w:lineRule="auto"/>
              <w:ind w:firstLine="0"/>
              <w:jc w:val="center"/>
              <w:rPr>
                <w:sz w:val="21"/>
              </w:rPr>
            </w:pPr>
            <w:r>
              <w:rPr>
                <w:sz w:val="21"/>
                <w:szCs w:val="21"/>
              </w:rPr>
              <w:t>平坡不超过 2 站；单场景测量与建模满足岁修窗口</w:t>
            </w:r>
          </w:p>
        </w:tc>
        <w:tc>
          <w:tcPr>
            <w:tcW w:w="2676" w:type="dxa"/>
            <w:vAlign w:val="center"/>
          </w:tcPr>
          <w:p w14:paraId="355FF07A">
            <w:pPr>
              <w:snapToGrid w:val="0"/>
              <w:spacing w:before="70" w:after="70" w:line="240" w:lineRule="auto"/>
              <w:ind w:firstLine="0"/>
              <w:jc w:val="center"/>
              <w:rPr>
                <w:sz w:val="21"/>
              </w:rPr>
            </w:pPr>
            <w:r>
              <w:rPr>
                <w:sz w:val="21"/>
                <w:szCs w:val="21"/>
              </w:rPr>
              <w:t>测站数、单站作业时间、24 h 重建</w:t>
            </w:r>
          </w:p>
        </w:tc>
        <w:tc>
          <w:tcPr>
            <w:tcW w:w="1380" w:type="dxa"/>
            <w:vAlign w:val="center"/>
          </w:tcPr>
          <w:p w14:paraId="3C9955C2">
            <w:pPr>
              <w:snapToGrid w:val="0"/>
              <w:spacing w:before="70" w:after="70" w:line="240" w:lineRule="auto"/>
              <w:ind w:firstLine="0"/>
              <w:jc w:val="center"/>
              <w:rPr>
                <w:sz w:val="21"/>
              </w:rPr>
            </w:pPr>
            <w:r>
              <w:rPr>
                <w:sz w:val="21"/>
                <w:szCs w:val="21"/>
              </w:rPr>
              <w:t>2.5.1.7、2.5.3.3</w:t>
            </w:r>
          </w:p>
        </w:tc>
      </w:tr>
      <w:tr w14:paraId="18BE6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58" w:type="dxa"/>
            <w:vAlign w:val="center"/>
          </w:tcPr>
          <w:p w14:paraId="62A92ED1">
            <w:pPr>
              <w:snapToGrid w:val="0"/>
              <w:spacing w:before="70" w:after="70" w:line="240" w:lineRule="auto"/>
              <w:ind w:firstLine="0"/>
              <w:jc w:val="center"/>
              <w:rPr>
                <w:sz w:val="21"/>
              </w:rPr>
            </w:pPr>
            <w:r>
              <w:rPr>
                <w:sz w:val="21"/>
                <w:szCs w:val="21"/>
              </w:rPr>
              <w:t>判得准</w:t>
            </w:r>
          </w:p>
        </w:tc>
        <w:tc>
          <w:tcPr>
            <w:tcW w:w="3486" w:type="dxa"/>
            <w:vAlign w:val="center"/>
          </w:tcPr>
          <w:p w14:paraId="0F75E823">
            <w:pPr>
              <w:snapToGrid w:val="0"/>
              <w:spacing w:before="70" w:after="70" w:line="240" w:lineRule="auto"/>
              <w:ind w:firstLine="0"/>
              <w:jc w:val="center"/>
              <w:rPr>
                <w:sz w:val="21"/>
              </w:rPr>
            </w:pPr>
            <w:r>
              <w:rPr>
                <w:sz w:val="21"/>
                <w:szCs w:val="21"/>
              </w:rPr>
              <w:t>缺陷自动识别、定位、尺寸计算、级别认定与人工判定一致</w:t>
            </w:r>
          </w:p>
        </w:tc>
        <w:tc>
          <w:tcPr>
            <w:tcW w:w="2676" w:type="dxa"/>
            <w:vAlign w:val="center"/>
          </w:tcPr>
          <w:p w14:paraId="395742E2">
            <w:pPr>
              <w:snapToGrid w:val="0"/>
              <w:spacing w:before="70" w:after="70" w:line="240" w:lineRule="auto"/>
              <w:ind w:firstLine="0"/>
              <w:jc w:val="center"/>
              <w:rPr>
                <w:sz w:val="21"/>
              </w:rPr>
            </w:pPr>
            <w:r>
              <w:rPr>
                <w:sz w:val="21"/>
                <w:szCs w:val="21"/>
              </w:rPr>
              <w:t>召回率、误判率、尺寸偏差、一致率 ≥90%</w:t>
            </w:r>
          </w:p>
        </w:tc>
        <w:tc>
          <w:tcPr>
            <w:tcW w:w="1380" w:type="dxa"/>
            <w:vAlign w:val="center"/>
          </w:tcPr>
          <w:p w14:paraId="63ADAC78">
            <w:pPr>
              <w:snapToGrid w:val="0"/>
              <w:spacing w:before="70" w:after="70" w:line="240" w:lineRule="auto"/>
              <w:ind w:firstLine="0"/>
              <w:jc w:val="center"/>
              <w:rPr>
                <w:sz w:val="21"/>
              </w:rPr>
            </w:pPr>
            <w:r>
              <w:rPr>
                <w:sz w:val="21"/>
                <w:szCs w:val="21"/>
              </w:rPr>
              <w:t>2.5.3.4</w:t>
            </w:r>
          </w:p>
        </w:tc>
      </w:tr>
      <w:tr w14:paraId="6DA77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58" w:type="dxa"/>
            <w:vAlign w:val="center"/>
          </w:tcPr>
          <w:p w14:paraId="5B4EFE14">
            <w:pPr>
              <w:snapToGrid w:val="0"/>
              <w:spacing w:before="70" w:after="70" w:line="240" w:lineRule="auto"/>
              <w:ind w:firstLine="0"/>
              <w:jc w:val="center"/>
              <w:rPr>
                <w:sz w:val="21"/>
              </w:rPr>
            </w:pPr>
            <w:r>
              <w:rPr>
                <w:sz w:val="21"/>
                <w:szCs w:val="21"/>
              </w:rPr>
              <w:t>用得上</w:t>
            </w:r>
          </w:p>
        </w:tc>
        <w:tc>
          <w:tcPr>
            <w:tcW w:w="3486" w:type="dxa"/>
            <w:vAlign w:val="center"/>
          </w:tcPr>
          <w:p w14:paraId="00761E82">
            <w:pPr>
              <w:snapToGrid w:val="0"/>
              <w:spacing w:before="70" w:after="70" w:line="240" w:lineRule="auto"/>
              <w:ind w:firstLine="0"/>
              <w:jc w:val="center"/>
              <w:rPr>
                <w:sz w:val="21"/>
              </w:rPr>
            </w:pPr>
            <w:r>
              <w:rPr>
                <w:sz w:val="21"/>
                <w:szCs w:val="21"/>
              </w:rPr>
              <w:t>报告 72 h 内自动生成，数据可导出、可比对、可归档</w:t>
            </w:r>
          </w:p>
        </w:tc>
        <w:tc>
          <w:tcPr>
            <w:tcW w:w="2676" w:type="dxa"/>
            <w:vAlign w:val="center"/>
          </w:tcPr>
          <w:p w14:paraId="4E7D2184">
            <w:pPr>
              <w:snapToGrid w:val="0"/>
              <w:spacing w:before="70" w:after="70" w:line="240" w:lineRule="auto"/>
              <w:ind w:firstLine="0"/>
              <w:jc w:val="center"/>
              <w:rPr>
                <w:sz w:val="21"/>
              </w:rPr>
            </w:pPr>
            <w:r>
              <w:rPr>
                <w:sz w:val="21"/>
                <w:szCs w:val="21"/>
              </w:rPr>
              <w:t>报告生成时间、格式合规性、历史对比功能</w:t>
            </w:r>
          </w:p>
        </w:tc>
        <w:tc>
          <w:tcPr>
            <w:tcW w:w="1380" w:type="dxa"/>
            <w:vAlign w:val="center"/>
          </w:tcPr>
          <w:p w14:paraId="317B98F3">
            <w:pPr>
              <w:snapToGrid w:val="0"/>
              <w:spacing w:before="70" w:after="70" w:line="240" w:lineRule="auto"/>
              <w:ind w:firstLine="0"/>
              <w:jc w:val="center"/>
              <w:rPr>
                <w:sz w:val="21"/>
              </w:rPr>
            </w:pPr>
            <w:r>
              <w:rPr>
                <w:sz w:val="21"/>
                <w:szCs w:val="21"/>
              </w:rPr>
              <w:t>2.5.3.5、2.5.3.7</w:t>
            </w:r>
          </w:p>
        </w:tc>
      </w:tr>
    </w:tbl>
    <w:p w14:paraId="4CD8A200">
      <w:pPr>
        <w:spacing w:line="240" w:lineRule="auto"/>
      </w:pPr>
    </w:p>
    <w:p w14:paraId="2DCBC706">
      <w:r>
        <w:t>五个层次不是并列关系，而是递进关系：测得全是基础，测得准是核心，测得快是工程约束，判得准是价值所在，用得上是最终目的。任一层次不达标，都会使项目价值打折。</w:t>
      </w:r>
    </w:p>
    <w:p w14:paraId="7D9EEFAB">
      <w:r>
        <w:rPr>
          <w:b/>
        </w:rPr>
        <w:t>（3）阶段目标：与合同四阶段对应。</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0"/>
        <w:gridCol w:w="1715"/>
        <w:gridCol w:w="1650"/>
        <w:gridCol w:w="4175"/>
      </w:tblGrid>
      <w:tr w14:paraId="0195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60" w:type="dxa"/>
            <w:shd w:val="clear" w:color="auto" w:fill="E7E6E6"/>
            <w:vAlign w:val="center"/>
          </w:tcPr>
          <w:p w14:paraId="555D5FB1">
            <w:pPr>
              <w:snapToGrid w:val="0"/>
              <w:spacing w:before="70" w:after="70" w:line="240" w:lineRule="auto"/>
              <w:ind w:firstLine="0"/>
              <w:jc w:val="center"/>
              <w:rPr>
                <w:b/>
                <w:sz w:val="21"/>
              </w:rPr>
            </w:pPr>
            <w:r>
              <w:rPr>
                <w:b/>
                <w:sz w:val="21"/>
                <w:szCs w:val="21"/>
              </w:rPr>
              <w:t>阶段</w:t>
            </w:r>
          </w:p>
        </w:tc>
        <w:tc>
          <w:tcPr>
            <w:tcW w:w="1715" w:type="dxa"/>
            <w:shd w:val="clear" w:color="auto" w:fill="E7E6E6"/>
            <w:vAlign w:val="center"/>
          </w:tcPr>
          <w:p w14:paraId="7A2CEAC7">
            <w:pPr>
              <w:snapToGrid w:val="0"/>
              <w:spacing w:before="70" w:after="70" w:line="240" w:lineRule="auto"/>
              <w:ind w:firstLine="0"/>
              <w:jc w:val="center"/>
              <w:rPr>
                <w:b/>
                <w:sz w:val="21"/>
              </w:rPr>
            </w:pPr>
            <w:r>
              <w:rPr>
                <w:b/>
                <w:sz w:val="21"/>
                <w:szCs w:val="21"/>
              </w:rPr>
              <w:t>时间节点</w:t>
            </w:r>
          </w:p>
        </w:tc>
        <w:tc>
          <w:tcPr>
            <w:tcW w:w="1650" w:type="dxa"/>
            <w:shd w:val="clear" w:color="auto" w:fill="E7E6E6"/>
            <w:vAlign w:val="center"/>
          </w:tcPr>
          <w:p w14:paraId="2837E08F">
            <w:pPr>
              <w:snapToGrid w:val="0"/>
              <w:spacing w:before="70" w:after="70" w:line="240" w:lineRule="auto"/>
              <w:ind w:firstLine="0"/>
              <w:jc w:val="center"/>
              <w:rPr>
                <w:b/>
                <w:sz w:val="21"/>
              </w:rPr>
            </w:pPr>
            <w:r>
              <w:rPr>
                <w:b/>
                <w:sz w:val="21"/>
                <w:szCs w:val="21"/>
              </w:rPr>
              <w:t>目标</w:t>
            </w:r>
          </w:p>
        </w:tc>
        <w:tc>
          <w:tcPr>
            <w:tcW w:w="4175" w:type="dxa"/>
            <w:shd w:val="clear" w:color="auto" w:fill="E7E6E6"/>
            <w:vAlign w:val="center"/>
          </w:tcPr>
          <w:p w14:paraId="02AEA8FE">
            <w:pPr>
              <w:snapToGrid w:val="0"/>
              <w:spacing w:before="70" w:after="70" w:line="240" w:lineRule="auto"/>
              <w:ind w:firstLine="0"/>
              <w:jc w:val="center"/>
              <w:rPr>
                <w:b/>
                <w:sz w:val="21"/>
              </w:rPr>
            </w:pPr>
            <w:r>
              <w:rPr>
                <w:b/>
                <w:sz w:val="21"/>
                <w:szCs w:val="21"/>
              </w:rPr>
              <w:t>判定标准</w:t>
            </w:r>
          </w:p>
        </w:tc>
      </w:tr>
      <w:tr w14:paraId="3C007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vAlign w:val="center"/>
          </w:tcPr>
          <w:p w14:paraId="68F30ABA">
            <w:pPr>
              <w:snapToGrid w:val="0"/>
              <w:spacing w:before="70" w:after="70" w:line="240" w:lineRule="auto"/>
              <w:ind w:firstLine="0"/>
              <w:jc w:val="center"/>
              <w:rPr>
                <w:sz w:val="21"/>
              </w:rPr>
            </w:pPr>
            <w:r>
              <w:rPr>
                <w:sz w:val="21"/>
                <w:szCs w:val="21"/>
              </w:rPr>
              <w:t>第一阶段</w:t>
            </w:r>
          </w:p>
        </w:tc>
        <w:tc>
          <w:tcPr>
            <w:tcW w:w="1715" w:type="dxa"/>
            <w:vAlign w:val="center"/>
          </w:tcPr>
          <w:p w14:paraId="4EEF6CC9">
            <w:pPr>
              <w:snapToGrid w:val="0"/>
              <w:spacing w:before="70" w:after="70" w:line="240" w:lineRule="auto"/>
              <w:ind w:firstLine="0"/>
              <w:jc w:val="center"/>
              <w:rPr>
                <w:sz w:val="21"/>
              </w:rPr>
            </w:pPr>
            <w:r>
              <w:rPr>
                <w:sz w:val="21"/>
                <w:szCs w:val="21"/>
              </w:rPr>
              <w:t>合同签订后 10 个月</w:t>
            </w:r>
          </w:p>
        </w:tc>
        <w:tc>
          <w:tcPr>
            <w:tcW w:w="1650" w:type="dxa"/>
            <w:vAlign w:val="center"/>
          </w:tcPr>
          <w:p w14:paraId="522D4558">
            <w:pPr>
              <w:snapToGrid w:val="0"/>
              <w:spacing w:before="70" w:after="70" w:line="240" w:lineRule="auto"/>
              <w:ind w:firstLine="0"/>
              <w:jc w:val="center"/>
              <w:rPr>
                <w:sz w:val="21"/>
              </w:rPr>
            </w:pPr>
            <w:r>
              <w:rPr>
                <w:sz w:val="21"/>
                <w:szCs w:val="21"/>
              </w:rPr>
              <w:t>摸清现场、定准方案</w:t>
            </w:r>
          </w:p>
        </w:tc>
        <w:tc>
          <w:tcPr>
            <w:tcW w:w="4175" w:type="dxa"/>
            <w:vAlign w:val="center"/>
          </w:tcPr>
          <w:p w14:paraId="2DCA1125">
            <w:pPr>
              <w:snapToGrid w:val="0"/>
              <w:spacing w:before="70" w:after="70" w:line="240" w:lineRule="auto"/>
              <w:ind w:firstLine="0"/>
              <w:jc w:val="left"/>
              <w:rPr>
                <w:sz w:val="21"/>
              </w:rPr>
            </w:pPr>
            <w:r>
              <w:rPr>
                <w:sz w:val="21"/>
                <w:szCs w:val="21"/>
              </w:rPr>
              <w:t>测量建模完成、研究报告完成、设计方案通过专家评审</w:t>
            </w:r>
          </w:p>
        </w:tc>
      </w:tr>
      <w:tr w14:paraId="24B46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vAlign w:val="center"/>
          </w:tcPr>
          <w:p w14:paraId="79441081">
            <w:pPr>
              <w:snapToGrid w:val="0"/>
              <w:spacing w:before="70" w:after="70" w:line="240" w:lineRule="auto"/>
              <w:ind w:firstLine="0"/>
              <w:jc w:val="center"/>
              <w:rPr>
                <w:sz w:val="21"/>
              </w:rPr>
            </w:pPr>
            <w:r>
              <w:rPr>
                <w:sz w:val="21"/>
                <w:szCs w:val="21"/>
              </w:rPr>
              <w:t>第二阶段</w:t>
            </w:r>
          </w:p>
        </w:tc>
        <w:tc>
          <w:tcPr>
            <w:tcW w:w="1715" w:type="dxa"/>
            <w:vAlign w:val="center"/>
          </w:tcPr>
          <w:p w14:paraId="433A0F7D">
            <w:pPr>
              <w:snapToGrid w:val="0"/>
              <w:spacing w:before="70" w:after="70" w:line="240" w:lineRule="auto"/>
              <w:ind w:firstLine="0"/>
              <w:jc w:val="center"/>
              <w:rPr>
                <w:sz w:val="21"/>
              </w:rPr>
            </w:pPr>
            <w:r>
              <w:rPr>
                <w:sz w:val="21"/>
                <w:szCs w:val="21"/>
              </w:rPr>
              <w:t>合同签订后 19 个月</w:t>
            </w:r>
          </w:p>
        </w:tc>
        <w:tc>
          <w:tcPr>
            <w:tcW w:w="1650" w:type="dxa"/>
            <w:vAlign w:val="center"/>
          </w:tcPr>
          <w:p w14:paraId="2570F42C">
            <w:pPr>
              <w:snapToGrid w:val="0"/>
              <w:spacing w:before="70" w:after="70" w:line="240" w:lineRule="auto"/>
              <w:ind w:firstLine="0"/>
              <w:jc w:val="center"/>
              <w:rPr>
                <w:sz w:val="21"/>
              </w:rPr>
            </w:pPr>
            <w:r>
              <w:rPr>
                <w:sz w:val="21"/>
                <w:szCs w:val="21"/>
              </w:rPr>
              <w:t>做出装备、跑通流程</w:t>
            </w:r>
          </w:p>
        </w:tc>
        <w:tc>
          <w:tcPr>
            <w:tcW w:w="4175" w:type="dxa"/>
            <w:vAlign w:val="center"/>
          </w:tcPr>
          <w:p w14:paraId="7953F394">
            <w:pPr>
              <w:snapToGrid w:val="0"/>
              <w:spacing w:before="70" w:after="70" w:line="240" w:lineRule="auto"/>
              <w:ind w:firstLine="0"/>
              <w:jc w:val="left"/>
              <w:rPr>
                <w:sz w:val="21"/>
              </w:rPr>
            </w:pPr>
            <w:r>
              <w:rPr>
                <w:sz w:val="21"/>
                <w:szCs w:val="21"/>
              </w:rPr>
              <w:t>装备开发完成、一期验证通过</w:t>
            </w:r>
          </w:p>
        </w:tc>
      </w:tr>
      <w:tr w14:paraId="1FF96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vAlign w:val="center"/>
          </w:tcPr>
          <w:p w14:paraId="38B06E96">
            <w:pPr>
              <w:snapToGrid w:val="0"/>
              <w:spacing w:before="70" w:after="70" w:line="240" w:lineRule="auto"/>
              <w:ind w:firstLine="0"/>
              <w:jc w:val="center"/>
              <w:rPr>
                <w:sz w:val="21"/>
              </w:rPr>
            </w:pPr>
            <w:r>
              <w:rPr>
                <w:sz w:val="21"/>
                <w:szCs w:val="21"/>
              </w:rPr>
              <w:t>第三阶段</w:t>
            </w:r>
          </w:p>
        </w:tc>
        <w:tc>
          <w:tcPr>
            <w:tcW w:w="1715" w:type="dxa"/>
            <w:vAlign w:val="center"/>
          </w:tcPr>
          <w:p w14:paraId="638F33ED">
            <w:pPr>
              <w:snapToGrid w:val="0"/>
              <w:spacing w:before="70" w:after="70" w:line="240" w:lineRule="auto"/>
              <w:ind w:firstLine="0"/>
              <w:jc w:val="center"/>
              <w:rPr>
                <w:sz w:val="21"/>
              </w:rPr>
            </w:pPr>
            <w:r>
              <w:rPr>
                <w:sz w:val="21"/>
                <w:szCs w:val="21"/>
              </w:rPr>
              <w:t>合同签订后 31 个月</w:t>
            </w:r>
          </w:p>
        </w:tc>
        <w:tc>
          <w:tcPr>
            <w:tcW w:w="1650" w:type="dxa"/>
            <w:vAlign w:val="center"/>
          </w:tcPr>
          <w:p w14:paraId="07C7F739">
            <w:pPr>
              <w:snapToGrid w:val="0"/>
              <w:spacing w:before="70" w:after="70" w:line="240" w:lineRule="auto"/>
              <w:ind w:firstLine="0"/>
              <w:jc w:val="center"/>
              <w:rPr>
                <w:sz w:val="21"/>
              </w:rPr>
            </w:pPr>
            <w:r>
              <w:rPr>
                <w:sz w:val="21"/>
                <w:szCs w:val="21"/>
              </w:rPr>
              <w:t>解决问题、提升指标</w:t>
            </w:r>
          </w:p>
        </w:tc>
        <w:tc>
          <w:tcPr>
            <w:tcW w:w="4175" w:type="dxa"/>
            <w:vAlign w:val="center"/>
          </w:tcPr>
          <w:p w14:paraId="1D63FD4E">
            <w:pPr>
              <w:snapToGrid w:val="0"/>
              <w:spacing w:before="70" w:after="70" w:line="240" w:lineRule="auto"/>
              <w:ind w:firstLine="0"/>
              <w:jc w:val="left"/>
              <w:rPr>
                <w:sz w:val="21"/>
              </w:rPr>
            </w:pPr>
            <w:r>
              <w:rPr>
                <w:sz w:val="21"/>
                <w:szCs w:val="21"/>
              </w:rPr>
              <w:t>优化开发完成、第三方测试通过、二期验证通过</w:t>
            </w:r>
          </w:p>
        </w:tc>
      </w:tr>
      <w:tr w14:paraId="1FECD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0" w:type="dxa"/>
            <w:vAlign w:val="center"/>
          </w:tcPr>
          <w:p w14:paraId="3E7CA5C3">
            <w:pPr>
              <w:snapToGrid w:val="0"/>
              <w:spacing w:before="70" w:after="70" w:line="240" w:lineRule="auto"/>
              <w:ind w:firstLine="0"/>
              <w:jc w:val="center"/>
              <w:rPr>
                <w:sz w:val="21"/>
              </w:rPr>
            </w:pPr>
            <w:r>
              <w:rPr>
                <w:sz w:val="21"/>
                <w:szCs w:val="21"/>
              </w:rPr>
              <w:t>第四阶段</w:t>
            </w:r>
          </w:p>
        </w:tc>
        <w:tc>
          <w:tcPr>
            <w:tcW w:w="1715" w:type="dxa"/>
            <w:vAlign w:val="center"/>
          </w:tcPr>
          <w:p w14:paraId="4EF00CAB">
            <w:pPr>
              <w:snapToGrid w:val="0"/>
              <w:spacing w:before="70" w:after="70" w:line="240" w:lineRule="auto"/>
              <w:ind w:firstLine="0"/>
              <w:jc w:val="center"/>
              <w:rPr>
                <w:sz w:val="21"/>
              </w:rPr>
            </w:pPr>
            <w:r>
              <w:rPr>
                <w:sz w:val="21"/>
                <w:szCs w:val="21"/>
              </w:rPr>
              <w:t>970 日历天内</w:t>
            </w:r>
          </w:p>
        </w:tc>
        <w:tc>
          <w:tcPr>
            <w:tcW w:w="1650" w:type="dxa"/>
            <w:vAlign w:val="center"/>
          </w:tcPr>
          <w:p w14:paraId="6A22EC5D">
            <w:pPr>
              <w:snapToGrid w:val="0"/>
              <w:spacing w:before="70" w:after="70" w:line="240" w:lineRule="auto"/>
              <w:ind w:firstLine="0"/>
              <w:jc w:val="center"/>
              <w:rPr>
                <w:sz w:val="21"/>
              </w:rPr>
            </w:pPr>
            <w:r>
              <w:rPr>
                <w:sz w:val="21"/>
                <w:szCs w:val="21"/>
              </w:rPr>
              <w:t>成果归集、评价验收</w:t>
            </w:r>
          </w:p>
        </w:tc>
        <w:tc>
          <w:tcPr>
            <w:tcW w:w="4175" w:type="dxa"/>
            <w:vAlign w:val="center"/>
          </w:tcPr>
          <w:p w14:paraId="58D2895F">
            <w:pPr>
              <w:snapToGrid w:val="0"/>
              <w:spacing w:before="70" w:after="70" w:line="240" w:lineRule="auto"/>
              <w:ind w:firstLine="0"/>
              <w:jc w:val="left"/>
              <w:rPr>
                <w:sz w:val="21"/>
              </w:rPr>
            </w:pPr>
            <w:r>
              <w:rPr>
                <w:sz w:val="21"/>
                <w:szCs w:val="21"/>
              </w:rPr>
              <w:t>查新与成果评价完成、档案移交、合同验收</w:t>
            </w:r>
          </w:p>
        </w:tc>
      </w:tr>
    </w:tbl>
    <w:p w14:paraId="5BE74608">
      <w:pPr>
        <w:spacing w:line="240" w:lineRule="auto"/>
      </w:pPr>
    </w:p>
    <w:p w14:paraId="527681DD">
      <w:r>
        <w:rPr>
          <w:b/>
        </w:rPr>
        <w:t>（4）目标边界。</w:t>
      </w:r>
    </w:p>
    <w:p w14:paraId="2760D6C6">
      <w:r>
        <w:t>本项目的工作边界清晰：测的是干地水上环境下的平坡、缓坡、陡坡三类泄洪流道，做的是测量建模与三维重构；冲磨缺陷要做位置确定、尺寸计算、级别认定，并给出处理建议与材料用量估算；成果形式包括检查测量数据分析报告、平面展开图云图与 DWG 记录图的自动生成；历年数据要做配准、对比与变化分析。这四件事构成本项目的完整交付链条，从数据采集一直延伸到可用于决策的成果，彼此环环相扣，缺一环都会使后续环节失去意义。</w:t>
      </w:r>
    </w:p>
    <w:p w14:paraId="491C3B74">
      <w:r>
        <w:t>边界之外的内容，不影响本次交付的完整性，也不作为投标承诺的考核依据；项目实施中若甲方提出范围外的需求，按合同变更程序另行商定。</w:t>
      </w:r>
    </w:p>
    <w:p w14:paraId="5B219C98">
      <w:r>
        <w:rPr>
          <w:b/>
        </w:rPr>
        <w:t>（5）目标实现逻辑。</w:t>
      </w:r>
    </w:p>
    <w:p w14:paraId="338149B0">
      <w:r>
        <w:t>技术研究解决</w:t>
      </w:r>
      <w:r>
        <w:rPr>
          <w:rFonts w:hint="eastAsia"/>
        </w:rPr>
        <w:t>“</w:t>
      </w:r>
      <w:r>
        <w:t>原理可行</w:t>
      </w:r>
      <w:r>
        <w:rPr>
          <w:rFonts w:hint="eastAsia"/>
        </w:rPr>
        <w:t>”</w:t>
      </w:r>
      <w:r>
        <w:t>，装备研制解决</w:t>
      </w:r>
      <w:r>
        <w:rPr>
          <w:rFonts w:hint="eastAsia"/>
        </w:rPr>
        <w:t>“</w:t>
      </w:r>
      <w:r>
        <w:t>现场可用</w:t>
      </w:r>
      <w:r>
        <w:rPr>
          <w:rFonts w:hint="eastAsia"/>
        </w:rPr>
        <w:t>”</w:t>
      </w:r>
      <w:r>
        <w:t>，现场验证解决</w:t>
      </w:r>
      <w:r>
        <w:rPr>
          <w:rFonts w:hint="eastAsia"/>
        </w:rPr>
        <w:t>“</w:t>
      </w:r>
      <w:r>
        <w:t>工程可靠</w:t>
      </w:r>
      <w:r>
        <w:rPr>
          <w:rFonts w:hint="eastAsia"/>
        </w:rPr>
        <w:t>”</w:t>
      </w:r>
      <w:r>
        <w:t>，成果评价解决</w:t>
      </w:r>
      <w:r>
        <w:rPr>
          <w:rFonts w:hint="eastAsia"/>
        </w:rPr>
        <w:t>“</w:t>
      </w:r>
      <w:r>
        <w:t>水平可证</w:t>
      </w:r>
      <w:r>
        <w:rPr>
          <w:rFonts w:hint="eastAsia"/>
        </w:rPr>
        <w:t>”</w:t>
      </w:r>
      <w:r>
        <w:t>。四者构成闭环：原理不清则装备无从设计，装备不好则验证无法通过，验证不过则成果无从评价。因此，项目实施必须按</w:t>
      </w:r>
      <w:r>
        <w:rPr>
          <w:rFonts w:hint="eastAsia"/>
        </w:rPr>
        <w:t>“</w:t>
      </w:r>
      <w:r>
        <w:t>研究</w:t>
      </w:r>
      <w:r>
        <w:rPr>
          <w:rFonts w:hint="eastAsia"/>
        </w:rPr>
        <w:t>-</w:t>
      </w:r>
      <w:r>
        <w:t>设计</w:t>
      </w:r>
      <w:r>
        <w:rPr>
          <w:rFonts w:hint="eastAsia"/>
        </w:rPr>
        <w:t>-</w:t>
      </w:r>
      <w:r>
        <w:t>开发</w:t>
      </w:r>
      <w:r>
        <w:rPr>
          <w:rFonts w:hint="eastAsia"/>
        </w:rPr>
        <w:t>-</w:t>
      </w:r>
      <w:r>
        <w:t>验证</w:t>
      </w:r>
      <w:r>
        <w:rPr>
          <w:rFonts w:hint="eastAsia"/>
        </w:rPr>
        <w:t>-</w:t>
      </w:r>
      <w:r>
        <w:t>优化</w:t>
      </w:r>
      <w:r>
        <w:rPr>
          <w:rFonts w:hint="eastAsia"/>
        </w:rPr>
        <w:t>-</w:t>
      </w:r>
      <w:r>
        <w:t>再验证</w:t>
      </w:r>
      <w:r>
        <w:rPr>
          <w:rFonts w:hint="eastAsia"/>
        </w:rPr>
        <w:t>”</w:t>
      </w:r>
      <w:r>
        <w:t>的顺序推进，不能跳步。</w:t>
      </w:r>
    </w:p>
    <w:p w14:paraId="01F4AFF2">
      <w:r>
        <w:rPr>
          <w:b/>
        </w:rPr>
        <w:t>（6）与甲方管理目标的契合。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70"/>
        <w:gridCol w:w="5130"/>
      </w:tblGrid>
      <w:tr w14:paraId="19FF7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670" w:type="dxa"/>
            <w:shd w:val="clear" w:color="auto" w:fill="E7E6E6"/>
            <w:vAlign w:val="center"/>
          </w:tcPr>
          <w:p w14:paraId="230E8393">
            <w:pPr>
              <w:snapToGrid w:val="0"/>
              <w:spacing w:before="70" w:after="70" w:line="240" w:lineRule="auto"/>
              <w:ind w:firstLine="0"/>
              <w:jc w:val="center"/>
              <w:rPr>
                <w:b/>
                <w:sz w:val="21"/>
              </w:rPr>
            </w:pPr>
            <w:r>
              <w:rPr>
                <w:b/>
                <w:sz w:val="21"/>
                <w:szCs w:val="21"/>
              </w:rPr>
              <w:t>甲方管理目标</w:t>
            </w:r>
          </w:p>
        </w:tc>
        <w:tc>
          <w:tcPr>
            <w:tcW w:w="5130" w:type="dxa"/>
            <w:shd w:val="clear" w:color="auto" w:fill="E7E6E6"/>
            <w:vAlign w:val="center"/>
          </w:tcPr>
          <w:p w14:paraId="7EDA5BC4">
            <w:pPr>
              <w:snapToGrid w:val="0"/>
              <w:spacing w:before="70" w:after="70" w:line="240" w:lineRule="auto"/>
              <w:ind w:firstLine="0"/>
              <w:jc w:val="center"/>
              <w:rPr>
                <w:b/>
                <w:sz w:val="21"/>
              </w:rPr>
            </w:pPr>
            <w:r>
              <w:rPr>
                <w:b/>
                <w:sz w:val="21"/>
                <w:szCs w:val="21"/>
              </w:rPr>
              <w:t>本项目支撑点</w:t>
            </w:r>
          </w:p>
        </w:tc>
      </w:tr>
      <w:tr w14:paraId="19DC5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79520578">
            <w:pPr>
              <w:snapToGrid w:val="0"/>
              <w:spacing w:before="70" w:after="70" w:line="240" w:lineRule="auto"/>
              <w:ind w:firstLine="0"/>
              <w:jc w:val="left"/>
              <w:rPr>
                <w:sz w:val="21"/>
              </w:rPr>
            </w:pPr>
            <w:r>
              <w:rPr>
                <w:sz w:val="21"/>
                <w:szCs w:val="21"/>
              </w:rPr>
              <w:t>提升泄洪设施安全裕度</w:t>
            </w:r>
          </w:p>
        </w:tc>
        <w:tc>
          <w:tcPr>
            <w:tcW w:w="5130" w:type="dxa"/>
            <w:vAlign w:val="center"/>
          </w:tcPr>
          <w:p w14:paraId="5AA8D410">
            <w:pPr>
              <w:snapToGrid w:val="0"/>
              <w:spacing w:before="70" w:after="70" w:line="240" w:lineRule="auto"/>
              <w:ind w:firstLine="0"/>
              <w:jc w:val="center"/>
              <w:rPr>
                <w:sz w:val="21"/>
              </w:rPr>
            </w:pPr>
            <w:r>
              <w:rPr>
                <w:sz w:val="21"/>
                <w:szCs w:val="21"/>
              </w:rPr>
              <w:t>全面掌握冲磨场分布与缺陷级别</w:t>
            </w:r>
          </w:p>
        </w:tc>
      </w:tr>
      <w:tr w14:paraId="30FB3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34721471">
            <w:pPr>
              <w:snapToGrid w:val="0"/>
              <w:spacing w:before="70" w:after="70" w:line="240" w:lineRule="auto"/>
              <w:ind w:firstLine="0"/>
              <w:jc w:val="left"/>
              <w:rPr>
                <w:sz w:val="21"/>
              </w:rPr>
            </w:pPr>
            <w:r>
              <w:rPr>
                <w:sz w:val="21"/>
                <w:szCs w:val="21"/>
              </w:rPr>
              <w:t>推进状态检修</w:t>
            </w:r>
          </w:p>
        </w:tc>
        <w:tc>
          <w:tcPr>
            <w:tcW w:w="5130" w:type="dxa"/>
            <w:vAlign w:val="center"/>
          </w:tcPr>
          <w:p w14:paraId="1786FF41">
            <w:pPr>
              <w:snapToGrid w:val="0"/>
              <w:spacing w:before="70" w:after="70" w:line="240" w:lineRule="auto"/>
              <w:ind w:firstLine="0"/>
              <w:jc w:val="center"/>
              <w:rPr>
                <w:sz w:val="21"/>
              </w:rPr>
            </w:pPr>
            <w:r>
              <w:rPr>
                <w:sz w:val="21"/>
                <w:szCs w:val="21"/>
              </w:rPr>
              <w:t>历年数据可比对，支撑劣化趋势判断</w:t>
            </w:r>
          </w:p>
        </w:tc>
      </w:tr>
      <w:tr w14:paraId="63EC7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2F6EB7CA">
            <w:pPr>
              <w:snapToGrid w:val="0"/>
              <w:spacing w:before="70" w:after="70" w:line="240" w:lineRule="auto"/>
              <w:ind w:firstLine="0"/>
              <w:jc w:val="left"/>
              <w:rPr>
                <w:sz w:val="21"/>
              </w:rPr>
            </w:pPr>
            <w:r>
              <w:rPr>
                <w:sz w:val="21"/>
                <w:szCs w:val="21"/>
              </w:rPr>
              <w:t>提高检修效率</w:t>
            </w:r>
          </w:p>
        </w:tc>
        <w:tc>
          <w:tcPr>
            <w:tcW w:w="5130" w:type="dxa"/>
            <w:vAlign w:val="center"/>
          </w:tcPr>
          <w:p w14:paraId="458D9726">
            <w:pPr>
              <w:snapToGrid w:val="0"/>
              <w:spacing w:before="70" w:after="70" w:line="240" w:lineRule="auto"/>
              <w:ind w:firstLine="0"/>
              <w:jc w:val="center"/>
              <w:rPr>
                <w:sz w:val="21"/>
              </w:rPr>
            </w:pPr>
            <w:r>
              <w:rPr>
                <w:sz w:val="21"/>
                <w:szCs w:val="21"/>
              </w:rPr>
              <w:t>报告 72 h 内生成，缩短决策链条</w:t>
            </w:r>
          </w:p>
        </w:tc>
      </w:tr>
      <w:tr w14:paraId="0DD9A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011EC31D">
            <w:pPr>
              <w:snapToGrid w:val="0"/>
              <w:spacing w:before="70" w:after="70" w:line="240" w:lineRule="auto"/>
              <w:ind w:firstLine="0"/>
              <w:jc w:val="left"/>
              <w:rPr>
                <w:sz w:val="21"/>
              </w:rPr>
            </w:pPr>
            <w:r>
              <w:rPr>
                <w:sz w:val="21"/>
                <w:szCs w:val="21"/>
              </w:rPr>
              <w:t>降低外包依赖</w:t>
            </w:r>
          </w:p>
        </w:tc>
        <w:tc>
          <w:tcPr>
            <w:tcW w:w="5130" w:type="dxa"/>
            <w:vAlign w:val="center"/>
          </w:tcPr>
          <w:p w14:paraId="142FEE67">
            <w:pPr>
              <w:snapToGrid w:val="0"/>
              <w:spacing w:before="70" w:after="70" w:line="240" w:lineRule="auto"/>
              <w:ind w:firstLine="0"/>
              <w:jc w:val="center"/>
              <w:rPr>
                <w:sz w:val="21"/>
              </w:rPr>
            </w:pPr>
            <w:r>
              <w:rPr>
                <w:sz w:val="21"/>
                <w:szCs w:val="21"/>
              </w:rPr>
              <w:t>自主装备与软件，形成自有能力</w:t>
            </w:r>
          </w:p>
        </w:tc>
      </w:tr>
      <w:tr w14:paraId="185B3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7212EC1C">
            <w:pPr>
              <w:snapToGrid w:val="0"/>
              <w:spacing w:before="70" w:after="70" w:line="240" w:lineRule="auto"/>
              <w:ind w:firstLine="0"/>
              <w:jc w:val="left"/>
              <w:rPr>
                <w:sz w:val="21"/>
              </w:rPr>
            </w:pPr>
            <w:r>
              <w:rPr>
                <w:sz w:val="21"/>
                <w:szCs w:val="21"/>
              </w:rPr>
              <w:t>落实自主可控与网络安全</w:t>
            </w:r>
          </w:p>
        </w:tc>
        <w:tc>
          <w:tcPr>
            <w:tcW w:w="5130" w:type="dxa"/>
            <w:vAlign w:val="center"/>
          </w:tcPr>
          <w:p w14:paraId="5AF8DDA0">
            <w:pPr>
              <w:snapToGrid w:val="0"/>
              <w:spacing w:before="70" w:after="70" w:line="240" w:lineRule="auto"/>
              <w:ind w:firstLine="0"/>
              <w:jc w:val="center"/>
              <w:rPr>
                <w:sz w:val="21"/>
              </w:rPr>
            </w:pPr>
            <w:r>
              <w:rPr>
                <w:sz w:val="21"/>
                <w:szCs w:val="21"/>
              </w:rPr>
              <w:t>全国产软硬件、单北斗、非 WiFi</w:t>
            </w:r>
          </w:p>
        </w:tc>
      </w:tr>
      <w:tr w14:paraId="01B1A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670" w:type="dxa"/>
            <w:vAlign w:val="center"/>
          </w:tcPr>
          <w:p w14:paraId="7E6C939E">
            <w:pPr>
              <w:snapToGrid w:val="0"/>
              <w:spacing w:before="70" w:after="70" w:line="240" w:lineRule="auto"/>
              <w:ind w:firstLine="0"/>
              <w:jc w:val="left"/>
              <w:rPr>
                <w:sz w:val="21"/>
              </w:rPr>
            </w:pPr>
            <w:r>
              <w:rPr>
                <w:sz w:val="21"/>
                <w:szCs w:val="21"/>
              </w:rPr>
              <w:t>沉淀技术资产</w:t>
            </w:r>
          </w:p>
        </w:tc>
        <w:tc>
          <w:tcPr>
            <w:tcW w:w="5130" w:type="dxa"/>
            <w:vAlign w:val="center"/>
          </w:tcPr>
          <w:p w14:paraId="2668131B">
            <w:pPr>
              <w:snapToGrid w:val="0"/>
              <w:spacing w:before="70" w:after="70" w:line="240" w:lineRule="auto"/>
              <w:ind w:firstLine="0"/>
              <w:jc w:val="center"/>
              <w:rPr>
                <w:sz w:val="21"/>
              </w:rPr>
            </w:pPr>
            <w:r>
              <w:rPr>
                <w:sz w:val="21"/>
                <w:szCs w:val="21"/>
              </w:rPr>
              <w:t>缺陷样本库、规则库、作业标准</w:t>
            </w:r>
          </w:p>
        </w:tc>
      </w:tr>
    </w:tbl>
    <w:p w14:paraId="182B05D9">
      <w:pPr>
        <w:spacing w:line="240" w:lineRule="auto"/>
      </w:pPr>
    </w:p>
    <w:p w14:paraId="458C1872">
      <w:pPr>
        <w:pStyle w:val="5"/>
      </w:pPr>
      <w:bookmarkStart w:id="11" w:name="_Toc30299"/>
      <w:r>
        <w:rPr>
          <w:szCs w:val="32"/>
        </w:rPr>
        <w:t>1.1.3 采购范围与建设内容理解</w:t>
      </w:r>
      <w:bookmarkEnd w:id="11"/>
    </w:p>
    <w:p w14:paraId="2A92AA40">
      <w:r>
        <w:t>本项目共 1 个标段，采购范围为重力坝泄洪流道冲磨场三维重构技术研究、装备研发及现场应用验证。我方对八项建设内容的理解及交付物对应关系如下表。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2"/>
        <w:gridCol w:w="1343"/>
        <w:gridCol w:w="3866"/>
        <w:gridCol w:w="2779"/>
      </w:tblGrid>
      <w:tr w14:paraId="791CF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12" w:type="dxa"/>
            <w:shd w:val="clear" w:color="auto" w:fill="E7E6E6"/>
            <w:vAlign w:val="center"/>
          </w:tcPr>
          <w:p w14:paraId="579A351C">
            <w:pPr>
              <w:snapToGrid w:val="0"/>
              <w:spacing w:line="240" w:lineRule="auto"/>
              <w:ind w:firstLine="0"/>
              <w:jc w:val="center"/>
              <w:rPr>
                <w:b/>
                <w:sz w:val="21"/>
              </w:rPr>
            </w:pPr>
            <w:r>
              <w:rPr>
                <w:b/>
                <w:sz w:val="21"/>
                <w:szCs w:val="21"/>
              </w:rPr>
              <w:t>序号</w:t>
            </w:r>
          </w:p>
        </w:tc>
        <w:tc>
          <w:tcPr>
            <w:tcW w:w="1343" w:type="dxa"/>
            <w:shd w:val="clear" w:color="auto" w:fill="E7E6E6"/>
            <w:vAlign w:val="center"/>
          </w:tcPr>
          <w:p w14:paraId="51F46789">
            <w:pPr>
              <w:snapToGrid w:val="0"/>
              <w:spacing w:line="240" w:lineRule="auto"/>
              <w:ind w:firstLine="0"/>
              <w:jc w:val="center"/>
              <w:rPr>
                <w:b/>
                <w:sz w:val="21"/>
              </w:rPr>
            </w:pPr>
            <w:r>
              <w:rPr>
                <w:b/>
                <w:sz w:val="21"/>
                <w:szCs w:val="21"/>
              </w:rPr>
              <w:t>建设内容</w:t>
            </w:r>
          </w:p>
        </w:tc>
        <w:tc>
          <w:tcPr>
            <w:tcW w:w="3866" w:type="dxa"/>
            <w:shd w:val="clear" w:color="auto" w:fill="E7E6E6"/>
            <w:vAlign w:val="center"/>
          </w:tcPr>
          <w:p w14:paraId="2834CFFB">
            <w:pPr>
              <w:snapToGrid w:val="0"/>
              <w:spacing w:line="240" w:lineRule="auto"/>
              <w:ind w:firstLine="0"/>
              <w:jc w:val="center"/>
              <w:rPr>
                <w:b/>
                <w:sz w:val="21"/>
              </w:rPr>
            </w:pPr>
            <w:r>
              <w:rPr>
                <w:b/>
                <w:sz w:val="21"/>
                <w:szCs w:val="21"/>
              </w:rPr>
              <w:t>我方理解的关键要求</w:t>
            </w:r>
          </w:p>
        </w:tc>
        <w:tc>
          <w:tcPr>
            <w:tcW w:w="2779" w:type="dxa"/>
            <w:shd w:val="clear" w:color="auto" w:fill="E7E6E6"/>
            <w:vAlign w:val="center"/>
          </w:tcPr>
          <w:p w14:paraId="0D1BA887">
            <w:pPr>
              <w:snapToGrid w:val="0"/>
              <w:spacing w:line="240" w:lineRule="auto"/>
              <w:ind w:firstLine="0"/>
              <w:jc w:val="center"/>
              <w:rPr>
                <w:b/>
                <w:sz w:val="21"/>
              </w:rPr>
            </w:pPr>
            <w:r>
              <w:rPr>
                <w:b/>
                <w:sz w:val="21"/>
                <w:szCs w:val="21"/>
              </w:rPr>
              <w:t>主要交付物</w:t>
            </w:r>
          </w:p>
        </w:tc>
      </w:tr>
      <w:tr w14:paraId="7076C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680D33C5">
            <w:pPr>
              <w:snapToGrid w:val="0"/>
              <w:spacing w:line="240" w:lineRule="auto"/>
              <w:ind w:firstLine="0"/>
              <w:jc w:val="center"/>
              <w:rPr>
                <w:sz w:val="21"/>
              </w:rPr>
            </w:pPr>
            <w:r>
              <w:rPr>
                <w:sz w:val="21"/>
                <w:szCs w:val="21"/>
              </w:rPr>
              <w:t>1</w:t>
            </w:r>
          </w:p>
        </w:tc>
        <w:tc>
          <w:tcPr>
            <w:tcW w:w="1343" w:type="dxa"/>
            <w:vAlign w:val="center"/>
          </w:tcPr>
          <w:p w14:paraId="5D87F9BC">
            <w:pPr>
              <w:snapToGrid w:val="0"/>
              <w:spacing w:line="240" w:lineRule="auto"/>
              <w:ind w:firstLine="0"/>
              <w:jc w:val="left"/>
              <w:rPr>
                <w:sz w:val="21"/>
              </w:rPr>
            </w:pPr>
            <w:r>
              <w:rPr>
                <w:sz w:val="21"/>
                <w:szCs w:val="21"/>
              </w:rPr>
              <w:t>冲磨场测量建模及技术现状分析</w:t>
            </w:r>
          </w:p>
        </w:tc>
        <w:tc>
          <w:tcPr>
            <w:tcW w:w="3866" w:type="dxa"/>
            <w:vAlign w:val="center"/>
          </w:tcPr>
          <w:p w14:paraId="44849416">
            <w:pPr>
              <w:snapToGrid w:val="0"/>
              <w:spacing w:line="240" w:lineRule="auto"/>
              <w:ind w:firstLine="0"/>
              <w:jc w:val="left"/>
              <w:rPr>
                <w:sz w:val="21"/>
              </w:rPr>
            </w:pPr>
            <w:r>
              <w:rPr>
                <w:sz w:val="21"/>
                <w:szCs w:val="21"/>
              </w:rPr>
              <w:t>三座电站三类坡度场景现场实测，每场景不少于 2 种技术，同步采集环境参数</w:t>
            </w:r>
          </w:p>
        </w:tc>
        <w:tc>
          <w:tcPr>
            <w:tcW w:w="2779" w:type="dxa"/>
            <w:vAlign w:val="center"/>
          </w:tcPr>
          <w:p w14:paraId="2D31F453">
            <w:pPr>
              <w:snapToGrid w:val="0"/>
              <w:spacing w:line="240" w:lineRule="auto"/>
              <w:ind w:firstLine="0"/>
              <w:jc w:val="left"/>
              <w:rPr>
                <w:sz w:val="21"/>
              </w:rPr>
            </w:pPr>
            <w:r>
              <w:rPr>
                <w:sz w:val="21"/>
                <w:szCs w:val="21"/>
              </w:rPr>
              <w:t>安全施工技术方案、测量建模成果、技术现状分析报告</w:t>
            </w:r>
          </w:p>
        </w:tc>
      </w:tr>
      <w:tr w14:paraId="2DFE5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19144ECF">
            <w:pPr>
              <w:snapToGrid w:val="0"/>
              <w:spacing w:line="240" w:lineRule="auto"/>
              <w:ind w:firstLine="0"/>
              <w:jc w:val="center"/>
              <w:rPr>
                <w:sz w:val="21"/>
              </w:rPr>
            </w:pPr>
            <w:r>
              <w:rPr>
                <w:sz w:val="21"/>
                <w:szCs w:val="21"/>
              </w:rPr>
              <w:t>2</w:t>
            </w:r>
          </w:p>
        </w:tc>
        <w:tc>
          <w:tcPr>
            <w:tcW w:w="1343" w:type="dxa"/>
            <w:vAlign w:val="center"/>
          </w:tcPr>
          <w:p w14:paraId="3B201139">
            <w:pPr>
              <w:snapToGrid w:val="0"/>
              <w:spacing w:line="240" w:lineRule="auto"/>
              <w:ind w:firstLine="0"/>
              <w:jc w:val="left"/>
              <w:rPr>
                <w:sz w:val="21"/>
              </w:rPr>
            </w:pPr>
            <w:r>
              <w:rPr>
                <w:sz w:val="21"/>
                <w:szCs w:val="21"/>
              </w:rPr>
              <w:t>冲磨场三维重构技术研究及试验</w:t>
            </w:r>
          </w:p>
        </w:tc>
        <w:tc>
          <w:tcPr>
            <w:tcW w:w="3866" w:type="dxa"/>
            <w:vAlign w:val="center"/>
          </w:tcPr>
          <w:p w14:paraId="5841901F">
            <w:pPr>
              <w:snapToGrid w:val="0"/>
              <w:spacing w:line="240" w:lineRule="auto"/>
              <w:ind w:firstLine="0"/>
              <w:jc w:val="left"/>
              <w:rPr>
                <w:sz w:val="21"/>
              </w:rPr>
            </w:pPr>
            <w:r>
              <w:rPr>
                <w:sz w:val="21"/>
                <w:szCs w:val="21"/>
              </w:rPr>
              <w:t>多技术互补性研究、实验室中试、多模态融合、缺陷判识与报告自动生成</w:t>
            </w:r>
          </w:p>
        </w:tc>
        <w:tc>
          <w:tcPr>
            <w:tcW w:w="2779" w:type="dxa"/>
            <w:vAlign w:val="center"/>
          </w:tcPr>
          <w:p w14:paraId="6642DBFD">
            <w:pPr>
              <w:snapToGrid w:val="0"/>
              <w:spacing w:line="240" w:lineRule="auto"/>
              <w:ind w:firstLine="0"/>
              <w:jc w:val="left"/>
              <w:rPr>
                <w:sz w:val="21"/>
              </w:rPr>
            </w:pPr>
            <w:r>
              <w:rPr>
                <w:sz w:val="21"/>
                <w:szCs w:val="21"/>
              </w:rPr>
              <w:t>三维坐标数据测量技术研究报告、三维实体模型重构技术研究报告</w:t>
            </w:r>
          </w:p>
        </w:tc>
      </w:tr>
      <w:tr w14:paraId="73117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10E47F7C">
            <w:pPr>
              <w:snapToGrid w:val="0"/>
              <w:spacing w:line="240" w:lineRule="auto"/>
              <w:ind w:firstLine="0"/>
              <w:jc w:val="center"/>
              <w:rPr>
                <w:sz w:val="21"/>
              </w:rPr>
            </w:pPr>
            <w:r>
              <w:rPr>
                <w:sz w:val="21"/>
                <w:szCs w:val="21"/>
              </w:rPr>
              <w:t>3</w:t>
            </w:r>
          </w:p>
        </w:tc>
        <w:tc>
          <w:tcPr>
            <w:tcW w:w="1343" w:type="dxa"/>
            <w:vAlign w:val="center"/>
          </w:tcPr>
          <w:p w14:paraId="28FB79FC">
            <w:pPr>
              <w:snapToGrid w:val="0"/>
              <w:spacing w:line="240" w:lineRule="auto"/>
              <w:ind w:firstLine="0"/>
              <w:jc w:val="left"/>
              <w:rPr>
                <w:sz w:val="21"/>
              </w:rPr>
            </w:pPr>
            <w:r>
              <w:rPr>
                <w:sz w:val="21"/>
                <w:szCs w:val="21"/>
              </w:rPr>
              <w:t>冲磨场三维重构装备设计</w:t>
            </w:r>
          </w:p>
        </w:tc>
        <w:tc>
          <w:tcPr>
            <w:tcW w:w="3866" w:type="dxa"/>
            <w:vAlign w:val="center"/>
          </w:tcPr>
          <w:p w14:paraId="52838C64">
            <w:pPr>
              <w:snapToGrid w:val="0"/>
              <w:spacing w:line="240" w:lineRule="auto"/>
              <w:ind w:firstLine="0"/>
              <w:jc w:val="left"/>
              <w:rPr>
                <w:sz w:val="21"/>
              </w:rPr>
            </w:pPr>
            <w:r>
              <w:rPr>
                <w:sz w:val="21"/>
                <w:szCs w:val="21"/>
              </w:rPr>
              <w:t>分设计与优化设计两阶段，覆盖跟踪器、跟踪框架、扫描仪、移动载具、软件</w:t>
            </w:r>
          </w:p>
        </w:tc>
        <w:tc>
          <w:tcPr>
            <w:tcW w:w="2779" w:type="dxa"/>
            <w:vAlign w:val="center"/>
          </w:tcPr>
          <w:p w14:paraId="1BADBBFC">
            <w:pPr>
              <w:snapToGrid w:val="0"/>
              <w:spacing w:line="240" w:lineRule="auto"/>
              <w:ind w:firstLine="0"/>
              <w:jc w:val="left"/>
              <w:rPr>
                <w:sz w:val="21"/>
              </w:rPr>
            </w:pPr>
            <w:r>
              <w:rPr>
                <w:sz w:val="21"/>
                <w:szCs w:val="21"/>
              </w:rPr>
              <w:t>设计说明书及图纸、优化设计说明书及图纸</w:t>
            </w:r>
          </w:p>
        </w:tc>
      </w:tr>
      <w:tr w14:paraId="523AE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00DC5F51">
            <w:pPr>
              <w:snapToGrid w:val="0"/>
              <w:spacing w:line="240" w:lineRule="auto"/>
              <w:ind w:firstLine="0"/>
              <w:jc w:val="center"/>
              <w:rPr>
                <w:sz w:val="21"/>
              </w:rPr>
            </w:pPr>
            <w:r>
              <w:rPr>
                <w:sz w:val="21"/>
                <w:szCs w:val="21"/>
              </w:rPr>
              <w:t>4</w:t>
            </w:r>
          </w:p>
        </w:tc>
        <w:tc>
          <w:tcPr>
            <w:tcW w:w="1343" w:type="dxa"/>
            <w:vAlign w:val="center"/>
          </w:tcPr>
          <w:p w14:paraId="21415901">
            <w:pPr>
              <w:snapToGrid w:val="0"/>
              <w:spacing w:line="240" w:lineRule="auto"/>
              <w:ind w:firstLine="0"/>
              <w:jc w:val="left"/>
              <w:rPr>
                <w:sz w:val="21"/>
              </w:rPr>
            </w:pPr>
            <w:r>
              <w:rPr>
                <w:sz w:val="21"/>
                <w:szCs w:val="21"/>
              </w:rPr>
              <w:t>冲磨场三维重构装备开发</w:t>
            </w:r>
          </w:p>
        </w:tc>
        <w:tc>
          <w:tcPr>
            <w:tcW w:w="3866" w:type="dxa"/>
            <w:vAlign w:val="center"/>
          </w:tcPr>
          <w:p w14:paraId="63004624">
            <w:pPr>
              <w:snapToGrid w:val="0"/>
              <w:spacing w:line="240" w:lineRule="auto"/>
              <w:ind w:firstLine="0"/>
              <w:jc w:val="left"/>
              <w:rPr>
                <w:sz w:val="21"/>
              </w:rPr>
            </w:pPr>
            <w:r>
              <w:rPr>
                <w:sz w:val="21"/>
                <w:szCs w:val="21"/>
              </w:rPr>
              <w:t>跟踪器与跟踪框架 1 套，实景三维扫描仪 3 台（定型 SHARE SLAM S100-16）及配套计算机、移动载具 3 台，软件 1 套</w:t>
            </w:r>
          </w:p>
        </w:tc>
        <w:tc>
          <w:tcPr>
            <w:tcW w:w="2779" w:type="dxa"/>
            <w:vAlign w:val="center"/>
          </w:tcPr>
          <w:p w14:paraId="1C8FC310">
            <w:pPr>
              <w:snapToGrid w:val="0"/>
              <w:spacing w:line="240" w:lineRule="auto"/>
              <w:ind w:firstLine="0"/>
              <w:jc w:val="left"/>
              <w:rPr>
                <w:sz w:val="21"/>
              </w:rPr>
            </w:pPr>
            <w:r>
              <w:rPr>
                <w:sz w:val="21"/>
                <w:szCs w:val="21"/>
              </w:rPr>
              <w:t>装备实物、配套软硬件、源代码、用户手册</w:t>
            </w:r>
          </w:p>
        </w:tc>
      </w:tr>
      <w:tr w14:paraId="031AA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39EA7B03">
            <w:pPr>
              <w:snapToGrid w:val="0"/>
              <w:spacing w:line="240" w:lineRule="auto"/>
              <w:ind w:firstLine="0"/>
              <w:jc w:val="center"/>
              <w:rPr>
                <w:sz w:val="21"/>
              </w:rPr>
            </w:pPr>
            <w:r>
              <w:rPr>
                <w:sz w:val="21"/>
                <w:szCs w:val="21"/>
              </w:rPr>
              <w:t>5</w:t>
            </w:r>
          </w:p>
        </w:tc>
        <w:tc>
          <w:tcPr>
            <w:tcW w:w="1343" w:type="dxa"/>
            <w:vAlign w:val="center"/>
          </w:tcPr>
          <w:p w14:paraId="737DFD0D">
            <w:pPr>
              <w:snapToGrid w:val="0"/>
              <w:spacing w:line="240" w:lineRule="auto"/>
              <w:ind w:firstLine="0"/>
              <w:jc w:val="left"/>
              <w:rPr>
                <w:sz w:val="21"/>
              </w:rPr>
            </w:pPr>
            <w:r>
              <w:rPr>
                <w:sz w:val="21"/>
                <w:szCs w:val="21"/>
              </w:rPr>
              <w:t>装备测试或型式试验</w:t>
            </w:r>
          </w:p>
        </w:tc>
        <w:tc>
          <w:tcPr>
            <w:tcW w:w="3866" w:type="dxa"/>
            <w:vAlign w:val="center"/>
          </w:tcPr>
          <w:p w14:paraId="4361C931">
            <w:pPr>
              <w:snapToGrid w:val="0"/>
              <w:spacing w:line="240" w:lineRule="auto"/>
              <w:ind w:firstLine="0"/>
              <w:jc w:val="left"/>
              <w:rPr>
                <w:sz w:val="21"/>
              </w:rPr>
            </w:pPr>
            <w:r>
              <w:rPr>
                <w:sz w:val="21"/>
                <w:szCs w:val="21"/>
              </w:rPr>
              <w:t>第三方 CMA/CNAS 机构出具硬件与软件测试报告</w:t>
            </w:r>
          </w:p>
        </w:tc>
        <w:tc>
          <w:tcPr>
            <w:tcW w:w="2779" w:type="dxa"/>
            <w:vAlign w:val="center"/>
          </w:tcPr>
          <w:p w14:paraId="1970452E">
            <w:pPr>
              <w:snapToGrid w:val="0"/>
              <w:spacing w:line="240" w:lineRule="auto"/>
              <w:ind w:firstLine="0"/>
              <w:jc w:val="left"/>
              <w:rPr>
                <w:sz w:val="21"/>
              </w:rPr>
            </w:pPr>
            <w:r>
              <w:rPr>
                <w:sz w:val="21"/>
                <w:szCs w:val="21"/>
              </w:rPr>
              <w:t>测试报告或型式试验报告、见证试验意见</w:t>
            </w:r>
          </w:p>
        </w:tc>
      </w:tr>
      <w:tr w14:paraId="6B8C3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30FEC66E">
            <w:pPr>
              <w:snapToGrid w:val="0"/>
              <w:spacing w:line="240" w:lineRule="auto"/>
              <w:ind w:firstLine="0"/>
              <w:jc w:val="center"/>
              <w:rPr>
                <w:sz w:val="21"/>
              </w:rPr>
            </w:pPr>
            <w:r>
              <w:rPr>
                <w:sz w:val="21"/>
                <w:szCs w:val="21"/>
              </w:rPr>
              <w:t>6</w:t>
            </w:r>
          </w:p>
        </w:tc>
        <w:tc>
          <w:tcPr>
            <w:tcW w:w="1343" w:type="dxa"/>
            <w:vAlign w:val="center"/>
          </w:tcPr>
          <w:p w14:paraId="390F3425">
            <w:pPr>
              <w:snapToGrid w:val="0"/>
              <w:spacing w:line="240" w:lineRule="auto"/>
              <w:ind w:firstLine="0"/>
              <w:jc w:val="left"/>
              <w:rPr>
                <w:sz w:val="21"/>
              </w:rPr>
            </w:pPr>
            <w:r>
              <w:rPr>
                <w:sz w:val="21"/>
                <w:szCs w:val="21"/>
              </w:rPr>
              <w:t>装备现场应用验证</w:t>
            </w:r>
          </w:p>
        </w:tc>
        <w:tc>
          <w:tcPr>
            <w:tcW w:w="3866" w:type="dxa"/>
            <w:vAlign w:val="center"/>
          </w:tcPr>
          <w:p w14:paraId="1750332E">
            <w:pPr>
              <w:snapToGrid w:val="0"/>
              <w:spacing w:line="240" w:lineRule="auto"/>
              <w:ind w:firstLine="0"/>
              <w:jc w:val="left"/>
              <w:rPr>
                <w:sz w:val="21"/>
              </w:rPr>
            </w:pPr>
            <w:r>
              <w:rPr>
                <w:sz w:val="21"/>
                <w:szCs w:val="21"/>
              </w:rPr>
              <w:t>两期验证，每期平、缓、陡三场景各至少 1 孔</w:t>
            </w:r>
          </w:p>
        </w:tc>
        <w:tc>
          <w:tcPr>
            <w:tcW w:w="2779" w:type="dxa"/>
            <w:vAlign w:val="center"/>
          </w:tcPr>
          <w:p w14:paraId="7AC826FA">
            <w:pPr>
              <w:snapToGrid w:val="0"/>
              <w:spacing w:line="240" w:lineRule="auto"/>
              <w:ind w:firstLine="0"/>
              <w:jc w:val="left"/>
              <w:rPr>
                <w:sz w:val="21"/>
              </w:rPr>
            </w:pPr>
            <w:r>
              <w:rPr>
                <w:sz w:val="21"/>
                <w:szCs w:val="21"/>
              </w:rPr>
              <w:t>安全施工技术方案、应用验证技术总结报告</w:t>
            </w:r>
          </w:p>
        </w:tc>
      </w:tr>
      <w:tr w14:paraId="35E78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7D667E56">
            <w:pPr>
              <w:snapToGrid w:val="0"/>
              <w:spacing w:line="240" w:lineRule="auto"/>
              <w:ind w:firstLine="0"/>
              <w:jc w:val="center"/>
              <w:rPr>
                <w:sz w:val="21"/>
              </w:rPr>
            </w:pPr>
            <w:r>
              <w:rPr>
                <w:sz w:val="21"/>
                <w:szCs w:val="21"/>
              </w:rPr>
              <w:t>7</w:t>
            </w:r>
          </w:p>
        </w:tc>
        <w:tc>
          <w:tcPr>
            <w:tcW w:w="1343" w:type="dxa"/>
            <w:vAlign w:val="center"/>
          </w:tcPr>
          <w:p w14:paraId="6009AC71">
            <w:pPr>
              <w:snapToGrid w:val="0"/>
              <w:spacing w:line="240" w:lineRule="auto"/>
              <w:ind w:firstLine="0"/>
              <w:jc w:val="left"/>
              <w:rPr>
                <w:sz w:val="21"/>
              </w:rPr>
            </w:pPr>
            <w:r>
              <w:rPr>
                <w:sz w:val="21"/>
                <w:szCs w:val="21"/>
              </w:rPr>
              <w:t>项目评审</w:t>
            </w:r>
          </w:p>
        </w:tc>
        <w:tc>
          <w:tcPr>
            <w:tcW w:w="3866" w:type="dxa"/>
            <w:vAlign w:val="center"/>
          </w:tcPr>
          <w:p w14:paraId="6E2946FC">
            <w:pPr>
              <w:snapToGrid w:val="0"/>
              <w:spacing w:line="240" w:lineRule="auto"/>
              <w:ind w:firstLine="0"/>
              <w:jc w:val="left"/>
              <w:rPr>
                <w:sz w:val="21"/>
              </w:rPr>
            </w:pPr>
            <w:r>
              <w:rPr>
                <w:sz w:val="21"/>
                <w:szCs w:val="21"/>
              </w:rPr>
              <w:t>设计方案专家评审、科技查新与成果评价</w:t>
            </w:r>
          </w:p>
        </w:tc>
        <w:tc>
          <w:tcPr>
            <w:tcW w:w="2779" w:type="dxa"/>
            <w:vAlign w:val="center"/>
          </w:tcPr>
          <w:p w14:paraId="40952CE1">
            <w:pPr>
              <w:snapToGrid w:val="0"/>
              <w:spacing w:line="240" w:lineRule="auto"/>
              <w:ind w:firstLine="0"/>
              <w:jc w:val="left"/>
              <w:rPr>
                <w:sz w:val="21"/>
              </w:rPr>
            </w:pPr>
            <w:r>
              <w:rPr>
                <w:sz w:val="21"/>
                <w:szCs w:val="21"/>
              </w:rPr>
              <w:t>会议议程、汇报 PPT、会议纪要、查新报告、成果评价报告、成果视频</w:t>
            </w:r>
          </w:p>
        </w:tc>
      </w:tr>
      <w:tr w14:paraId="5C189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2" w:type="dxa"/>
            <w:vAlign w:val="center"/>
          </w:tcPr>
          <w:p w14:paraId="0F18397A">
            <w:pPr>
              <w:snapToGrid w:val="0"/>
              <w:spacing w:line="240" w:lineRule="auto"/>
              <w:ind w:firstLine="0"/>
              <w:jc w:val="center"/>
              <w:rPr>
                <w:sz w:val="21"/>
              </w:rPr>
            </w:pPr>
            <w:r>
              <w:rPr>
                <w:sz w:val="21"/>
                <w:szCs w:val="21"/>
              </w:rPr>
              <w:t>8</w:t>
            </w:r>
          </w:p>
        </w:tc>
        <w:tc>
          <w:tcPr>
            <w:tcW w:w="1343" w:type="dxa"/>
            <w:vAlign w:val="center"/>
          </w:tcPr>
          <w:p w14:paraId="2F61AAF4">
            <w:pPr>
              <w:snapToGrid w:val="0"/>
              <w:spacing w:line="240" w:lineRule="auto"/>
              <w:ind w:firstLine="0"/>
              <w:jc w:val="left"/>
              <w:rPr>
                <w:sz w:val="21"/>
              </w:rPr>
            </w:pPr>
            <w:r>
              <w:rPr>
                <w:sz w:val="21"/>
                <w:szCs w:val="21"/>
              </w:rPr>
              <w:t>创新成果</w:t>
            </w:r>
          </w:p>
        </w:tc>
        <w:tc>
          <w:tcPr>
            <w:tcW w:w="3866" w:type="dxa"/>
            <w:vAlign w:val="center"/>
          </w:tcPr>
          <w:p w14:paraId="50E81DDE">
            <w:pPr>
              <w:snapToGrid w:val="0"/>
              <w:spacing w:line="240" w:lineRule="auto"/>
              <w:ind w:firstLine="0"/>
              <w:jc w:val="left"/>
              <w:rPr>
                <w:sz w:val="21"/>
              </w:rPr>
            </w:pPr>
            <w:r>
              <w:rPr>
                <w:sz w:val="21"/>
                <w:szCs w:val="21"/>
              </w:rPr>
              <w:t>专利不少于 4 件（发明专利不少于 1 件）、论文不少于 1 篇、软著不少于 1 项</w:t>
            </w:r>
          </w:p>
        </w:tc>
        <w:tc>
          <w:tcPr>
            <w:tcW w:w="2779" w:type="dxa"/>
            <w:vAlign w:val="center"/>
          </w:tcPr>
          <w:p w14:paraId="73CEB592">
            <w:pPr>
              <w:snapToGrid w:val="0"/>
              <w:spacing w:line="240" w:lineRule="auto"/>
              <w:ind w:firstLine="0"/>
              <w:jc w:val="left"/>
              <w:rPr>
                <w:sz w:val="21"/>
              </w:rPr>
            </w:pPr>
            <w:r>
              <w:rPr>
                <w:sz w:val="21"/>
                <w:szCs w:val="21"/>
              </w:rPr>
              <w:t>受理通知书、录用通知、软著证书</w:t>
            </w:r>
          </w:p>
        </w:tc>
      </w:tr>
    </w:tbl>
    <w:p w14:paraId="37B61A9D">
      <w:pPr>
        <w:spacing w:line="240" w:lineRule="auto"/>
      </w:pPr>
    </w:p>
    <w:p w14:paraId="6027CEE7">
      <w:pPr>
        <w:pStyle w:val="5"/>
      </w:pPr>
      <w:bookmarkStart w:id="12" w:name="_Toc20273"/>
      <w:r>
        <w:rPr>
          <w:szCs w:val="32"/>
        </w:rPr>
        <w:t>1.1.4 项目特点与履约要求理解</w:t>
      </w:r>
      <w:bookmarkEnd w:id="12"/>
    </w:p>
    <w:p w14:paraId="723953E6">
      <w:r>
        <w:rPr>
          <w:b/>
        </w:rPr>
        <w:t>（1）场景跨度大。</w:t>
      </w:r>
      <w:r>
        <w:t xml:space="preserve"> </w:t>
      </w:r>
    </w:p>
    <w:p w14:paraId="1C54928C">
      <w:r>
        <w:t>葛洲坝二江泄水闸（或大江冲沙闸）闸室为平坡、短流程、强约束空间；三峡泄洪深孔为缓坡、长泄槽、出口挑坎与掺气跌坎之间；向家坝泄洪表孔为陡坡、作业面仅能通过移动检修平台抵近。三种场景在坡度、空间尺度、通达方式、光照条件上差异显著，装备必须</w:t>
      </w:r>
      <w:r>
        <w:rPr>
          <w:rFonts w:hint="eastAsia"/>
        </w:rPr>
        <w:t>“</w:t>
      </w:r>
      <w:r>
        <w:t>一套平台、三种构型</w:t>
      </w:r>
      <w:r>
        <w:rPr>
          <w:rFonts w:hint="eastAsia"/>
        </w:rPr>
        <w:t>”</w:t>
      </w:r>
      <w:r>
        <w:t>。</w:t>
      </w:r>
    </w:p>
    <w:p w14:paraId="7386BF3A">
      <w:r>
        <w:rPr>
          <w:b/>
        </w:rPr>
        <w:t>（2）精度要求分层。</w:t>
      </w:r>
      <w:r>
        <w:t xml:space="preserve"> </w:t>
      </w:r>
    </w:p>
    <w:p w14:paraId="13630105">
      <w:r>
        <w:t>平坡场景要求整体 ±1 mm 并给出底板绝对高程，属精密工程测量量级；缓坡、陡坡场景整体 ±1 cm，但缺陷深度方向要求 ±1 mm。这意味着</w:t>
      </w:r>
      <w:r>
        <w:rPr>
          <w:rFonts w:hint="eastAsia"/>
        </w:rPr>
        <w:t>“</w:t>
      </w:r>
      <w:r>
        <w:t>整体模型精度</w:t>
      </w:r>
      <w:r>
        <w:rPr>
          <w:rFonts w:hint="eastAsia"/>
        </w:rPr>
        <w:t>”</w:t>
      </w:r>
      <w:r>
        <w:t>与</w:t>
      </w:r>
      <w:r>
        <w:rPr>
          <w:rFonts w:hint="eastAsia"/>
        </w:rPr>
        <w:t>“</w:t>
      </w:r>
      <w:r>
        <w:t>局部缺陷精度</w:t>
      </w:r>
      <w:r>
        <w:rPr>
          <w:rFonts w:hint="eastAsia"/>
        </w:rPr>
        <w:t>”</w:t>
      </w:r>
      <w:r>
        <w:t>必须解耦设计，采用</w:t>
      </w:r>
      <w:r>
        <w:rPr>
          <w:rFonts w:hint="eastAsia"/>
        </w:rPr>
        <w:t>“</w:t>
      </w:r>
      <w:r>
        <w:t>全局控制 + 局部精测</w:t>
      </w:r>
      <w:r>
        <w:rPr>
          <w:rFonts w:hint="eastAsia"/>
        </w:rPr>
        <w:t>”</w:t>
      </w:r>
      <w:r>
        <w:t>的双尺度策略。</w:t>
      </w:r>
    </w:p>
    <w:p w14:paraId="582AD47D">
      <w:r>
        <w:rPr>
          <w:b/>
        </w:rPr>
        <w:t>（3）成果形态复合。</w:t>
      </w:r>
      <w:r>
        <w:t xml:space="preserve"> </w:t>
      </w:r>
    </w:p>
    <w:p w14:paraId="7E2697AC">
      <w:r>
        <w:t>既要</w:t>
      </w:r>
      <w:r>
        <w:rPr>
          <w:rFonts w:hint="eastAsia"/>
        </w:rPr>
        <w:t>“</w:t>
      </w:r>
      <w:r>
        <w:t>好看的</w:t>
      </w:r>
      <w:r>
        <w:rPr>
          <w:rFonts w:hint="eastAsia"/>
        </w:rPr>
        <w:t>”</w:t>
      </w:r>
      <w:r>
        <w:t>720° 沉浸式模型（高斯泼溅/网格渲染），又要</w:t>
      </w:r>
      <w:r>
        <w:rPr>
          <w:rFonts w:hint="eastAsia"/>
        </w:rPr>
        <w:t>“</w:t>
      </w:r>
      <w:r>
        <w:t>能算的</w:t>
      </w:r>
      <w:r>
        <w:rPr>
          <w:rFonts w:hint="eastAsia"/>
        </w:rPr>
        <w:t>”</w:t>
      </w:r>
      <w:r>
        <w:t>量测模型（点云/网格），还要</w:t>
      </w:r>
      <w:r>
        <w:rPr>
          <w:rFonts w:hint="eastAsia"/>
        </w:rPr>
        <w:t>“</w:t>
      </w:r>
      <w:r>
        <w:t>能归档的</w:t>
      </w:r>
      <w:r>
        <w:rPr>
          <w:rFonts w:hint="eastAsia"/>
        </w:rPr>
        <w:t>”</w:t>
      </w:r>
      <w:r>
        <w:t>图纸（DWG 平面展开图）与</w:t>
      </w:r>
      <w:r>
        <w:rPr>
          <w:rFonts w:hint="eastAsia"/>
        </w:rPr>
        <w:t>“</w:t>
      </w:r>
      <w:r>
        <w:t>能汇报的</w:t>
      </w:r>
      <w:r>
        <w:rPr>
          <w:rFonts w:hint="eastAsia"/>
        </w:rPr>
        <w:t>”</w:t>
      </w:r>
      <w:r>
        <w:t>报告（含照片、汇总表、处理建议）。渲染模型不参与量测，量测以点云/网格为准，这一边界必须在软件架构中严格隔离。</w:t>
      </w:r>
    </w:p>
    <w:p w14:paraId="2995A0A4">
      <w:r>
        <w:rPr>
          <w:b/>
        </w:rPr>
        <w:t>（4）时间窗口刚性。</w:t>
      </w:r>
      <w:r>
        <w:t xml:space="preserve"> </w:t>
      </w:r>
    </w:p>
    <w:p w14:paraId="6C40707E">
      <w:r>
        <w:t>现场工作受岁修安排约束，2026 年 12 月至 2027 年 5 月完成首轮三站测量建模，2027</w:t>
      </w:r>
      <w:r>
        <w:rPr>
          <w:rFonts w:hint="eastAsia"/>
        </w:rPr>
        <w:t>-</w:t>
      </w:r>
      <w:r>
        <w:t>2028、2028</w:t>
      </w:r>
      <w:r>
        <w:rPr>
          <w:rFonts w:hint="eastAsia"/>
        </w:rPr>
        <w:t>-</w:t>
      </w:r>
      <w:r>
        <w:t>2029 两个岁修期完成两期验证。窗口一旦错过将顺延一年，必须提前完成方案报审、人员准入、设备检定、物资进场准备。</w:t>
      </w:r>
    </w:p>
    <w:p w14:paraId="7F288576">
      <w:r>
        <w:rPr>
          <w:b/>
        </w:rPr>
        <w:t>（5）合规要求严格。</w:t>
      </w:r>
      <w:r>
        <w:t xml:space="preserve"> </w:t>
      </w:r>
    </w:p>
    <w:p w14:paraId="5094EB17">
      <w:r>
        <w:t>涉及国产自主可控、单北斗、网络安全审查、数据保密、技术合同备案、档案归档、安全生产协议、廉洁协议等一整套履约要求，任一项缺失均可能影响验收与支付。</w:t>
      </w:r>
    </w:p>
    <w:p w14:paraId="7C0BA87E">
      <w:pPr>
        <w:pStyle w:val="4"/>
      </w:pPr>
      <w:bookmarkStart w:id="13" w:name="_Toc20129"/>
      <w:r>
        <w:rPr>
          <w:szCs w:val="36"/>
        </w:rPr>
        <w:t>1.2 项目重点、难点分析及应对措施</w:t>
      </w:r>
      <w:bookmarkEnd w:id="13"/>
    </w:p>
    <w:p w14:paraId="664BF37D">
      <w:pPr>
        <w:pStyle w:val="5"/>
      </w:pPr>
      <w:bookmarkStart w:id="14" w:name="_Toc3303"/>
      <w:r>
        <w:rPr>
          <w:szCs w:val="32"/>
        </w:rPr>
        <w:t>1.2.1 重点难点总体识别</w:t>
      </w:r>
      <w:bookmarkEnd w:id="14"/>
    </w:p>
    <w:p w14:paraId="0AC8FD39">
      <w:r>
        <w:t>我方基于同类水工结构三维建模与多目视觉测量实践，识别出九项重点难点，并按</w:t>
      </w:r>
      <w:r>
        <w:rPr>
          <w:rFonts w:hint="eastAsia"/>
        </w:rPr>
        <w:t>“</w:t>
      </w:r>
      <w:r>
        <w:t>技术</w:t>
      </w:r>
      <w:r>
        <w:rPr>
          <w:rFonts w:hint="eastAsia"/>
        </w:rPr>
        <w:t>-</w:t>
      </w:r>
      <w:r>
        <w:t>工程</w:t>
      </w:r>
      <w:r>
        <w:rPr>
          <w:rFonts w:hint="eastAsia"/>
        </w:rPr>
        <w:t>-</w:t>
      </w:r>
      <w:r>
        <w:t>管理</w:t>
      </w:r>
      <w:r>
        <w:rPr>
          <w:rFonts w:hint="eastAsia"/>
        </w:rPr>
        <w:t>”</w:t>
      </w:r>
      <w:r>
        <w:t>分类给出应对策略与对应章节。</w:t>
      </w:r>
    </w:p>
    <w:tbl>
      <w:tblPr>
        <w:tblStyle w:val="32"/>
        <w:tblW w:w="96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2131"/>
        <w:gridCol w:w="757"/>
        <w:gridCol w:w="2099"/>
        <w:gridCol w:w="2532"/>
        <w:gridCol w:w="1402"/>
      </w:tblGrid>
      <w:tr w14:paraId="1B533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5BA71C04">
            <w:pPr>
              <w:keepNext/>
              <w:snapToGrid w:val="0"/>
              <w:spacing w:before="70" w:after="70" w:line="240" w:lineRule="auto"/>
              <w:ind w:firstLine="0"/>
              <w:jc w:val="center"/>
              <w:rPr>
                <w:b/>
                <w:sz w:val="21"/>
              </w:rPr>
            </w:pPr>
            <w:r>
              <w:rPr>
                <w:b/>
                <w:sz w:val="21"/>
                <w:szCs w:val="21"/>
              </w:rPr>
              <w:t>序号</w:t>
            </w:r>
          </w:p>
        </w:tc>
        <w:tc>
          <w:tcPr>
            <w:tcW w:w="2131" w:type="dxa"/>
            <w:shd w:val="clear" w:color="auto" w:fill="E7E6E6"/>
            <w:vAlign w:val="center"/>
          </w:tcPr>
          <w:p w14:paraId="34EABB04">
            <w:pPr>
              <w:keepNext/>
              <w:snapToGrid w:val="0"/>
              <w:spacing w:before="70" w:after="70" w:line="240" w:lineRule="auto"/>
              <w:ind w:firstLine="0"/>
              <w:jc w:val="center"/>
              <w:rPr>
                <w:b/>
                <w:sz w:val="21"/>
              </w:rPr>
            </w:pPr>
            <w:r>
              <w:rPr>
                <w:b/>
                <w:sz w:val="21"/>
                <w:szCs w:val="21"/>
              </w:rPr>
              <w:t>重点难点</w:t>
            </w:r>
          </w:p>
        </w:tc>
        <w:tc>
          <w:tcPr>
            <w:tcW w:w="757" w:type="dxa"/>
            <w:shd w:val="clear" w:color="auto" w:fill="E7E6E6"/>
            <w:vAlign w:val="center"/>
          </w:tcPr>
          <w:p w14:paraId="2C156212">
            <w:pPr>
              <w:keepNext/>
              <w:snapToGrid w:val="0"/>
              <w:spacing w:before="70" w:after="70" w:line="240" w:lineRule="auto"/>
              <w:ind w:firstLine="0"/>
              <w:jc w:val="center"/>
              <w:rPr>
                <w:b/>
                <w:sz w:val="21"/>
              </w:rPr>
            </w:pPr>
            <w:r>
              <w:rPr>
                <w:b/>
                <w:sz w:val="21"/>
                <w:szCs w:val="21"/>
              </w:rPr>
              <w:t>类别</w:t>
            </w:r>
          </w:p>
        </w:tc>
        <w:tc>
          <w:tcPr>
            <w:tcW w:w="2099" w:type="dxa"/>
            <w:shd w:val="clear" w:color="auto" w:fill="E7E6E6"/>
            <w:vAlign w:val="center"/>
          </w:tcPr>
          <w:p w14:paraId="4B60094E">
            <w:pPr>
              <w:keepNext/>
              <w:snapToGrid w:val="0"/>
              <w:spacing w:before="70" w:after="70" w:line="240" w:lineRule="auto"/>
              <w:ind w:firstLine="0"/>
              <w:jc w:val="center"/>
              <w:rPr>
                <w:b/>
                <w:sz w:val="21"/>
              </w:rPr>
            </w:pPr>
            <w:r>
              <w:rPr>
                <w:b/>
                <w:sz w:val="21"/>
                <w:szCs w:val="21"/>
              </w:rPr>
              <w:t>主要影响</w:t>
            </w:r>
          </w:p>
        </w:tc>
        <w:tc>
          <w:tcPr>
            <w:tcW w:w="2532" w:type="dxa"/>
            <w:shd w:val="clear" w:color="auto" w:fill="E7E6E6"/>
            <w:vAlign w:val="center"/>
          </w:tcPr>
          <w:p w14:paraId="3E51DB17">
            <w:pPr>
              <w:keepNext/>
              <w:snapToGrid w:val="0"/>
              <w:spacing w:before="70" w:after="70" w:line="240" w:lineRule="auto"/>
              <w:ind w:firstLine="0"/>
              <w:jc w:val="center"/>
              <w:rPr>
                <w:b/>
                <w:sz w:val="21"/>
              </w:rPr>
            </w:pPr>
            <w:r>
              <w:rPr>
                <w:b/>
                <w:sz w:val="21"/>
                <w:szCs w:val="21"/>
              </w:rPr>
              <w:t>应对策略</w:t>
            </w:r>
          </w:p>
        </w:tc>
        <w:tc>
          <w:tcPr>
            <w:tcW w:w="1402" w:type="dxa"/>
            <w:shd w:val="clear" w:color="auto" w:fill="E7E6E6"/>
            <w:vAlign w:val="center"/>
          </w:tcPr>
          <w:p w14:paraId="654ECE74">
            <w:pPr>
              <w:keepNext/>
              <w:snapToGrid w:val="0"/>
              <w:spacing w:before="70" w:after="70" w:line="240" w:lineRule="auto"/>
              <w:ind w:firstLine="0"/>
              <w:jc w:val="center"/>
              <w:rPr>
                <w:b/>
                <w:sz w:val="21"/>
              </w:rPr>
            </w:pPr>
            <w:r>
              <w:rPr>
                <w:b/>
                <w:sz w:val="21"/>
                <w:szCs w:val="21"/>
              </w:rPr>
              <w:t>对应章节</w:t>
            </w:r>
          </w:p>
        </w:tc>
      </w:tr>
      <w:tr w14:paraId="42463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1E3FB8">
            <w:pPr>
              <w:keepNext/>
              <w:snapToGrid w:val="0"/>
              <w:spacing w:before="70" w:after="70" w:line="240" w:lineRule="auto"/>
              <w:ind w:firstLine="0"/>
              <w:jc w:val="center"/>
              <w:rPr>
                <w:sz w:val="21"/>
              </w:rPr>
            </w:pPr>
            <w:r>
              <w:rPr>
                <w:sz w:val="21"/>
                <w:szCs w:val="21"/>
              </w:rPr>
              <w:t>1</w:t>
            </w:r>
          </w:p>
        </w:tc>
        <w:tc>
          <w:tcPr>
            <w:tcW w:w="2131" w:type="dxa"/>
            <w:vAlign w:val="center"/>
          </w:tcPr>
          <w:p w14:paraId="3D7F511B">
            <w:pPr>
              <w:keepNext/>
              <w:snapToGrid w:val="0"/>
              <w:spacing w:before="70" w:after="70" w:line="240" w:lineRule="auto"/>
              <w:ind w:firstLine="0"/>
              <w:jc w:val="left"/>
              <w:rPr>
                <w:sz w:val="21"/>
              </w:rPr>
            </w:pPr>
            <w:r>
              <w:rPr>
                <w:sz w:val="21"/>
                <w:szCs w:val="21"/>
              </w:rPr>
              <w:t>三种坡度场景装备适应性与便携性</w:t>
            </w:r>
          </w:p>
        </w:tc>
        <w:tc>
          <w:tcPr>
            <w:tcW w:w="757" w:type="dxa"/>
            <w:vAlign w:val="center"/>
          </w:tcPr>
          <w:p w14:paraId="58575BCA">
            <w:pPr>
              <w:keepNext/>
              <w:snapToGrid w:val="0"/>
              <w:spacing w:before="70" w:after="70" w:line="240" w:lineRule="auto"/>
              <w:ind w:firstLine="0"/>
              <w:jc w:val="center"/>
              <w:rPr>
                <w:sz w:val="21"/>
              </w:rPr>
            </w:pPr>
            <w:r>
              <w:rPr>
                <w:sz w:val="21"/>
                <w:szCs w:val="21"/>
              </w:rPr>
              <w:t>技术</w:t>
            </w:r>
          </w:p>
        </w:tc>
        <w:tc>
          <w:tcPr>
            <w:tcW w:w="2099" w:type="dxa"/>
            <w:vAlign w:val="center"/>
          </w:tcPr>
          <w:p w14:paraId="2A692C33">
            <w:pPr>
              <w:keepNext/>
              <w:snapToGrid w:val="0"/>
              <w:spacing w:before="70" w:after="70" w:line="240" w:lineRule="auto"/>
              <w:ind w:firstLine="0"/>
              <w:jc w:val="left"/>
              <w:rPr>
                <w:sz w:val="21"/>
              </w:rPr>
            </w:pPr>
            <w:r>
              <w:rPr>
                <w:sz w:val="21"/>
                <w:szCs w:val="21"/>
              </w:rPr>
              <w:t>一套装备难以覆盖平、缓、陡</w:t>
            </w:r>
          </w:p>
        </w:tc>
        <w:tc>
          <w:tcPr>
            <w:tcW w:w="2532" w:type="dxa"/>
            <w:vAlign w:val="center"/>
          </w:tcPr>
          <w:p w14:paraId="1FD175DF">
            <w:pPr>
              <w:keepNext/>
              <w:snapToGrid w:val="0"/>
              <w:spacing w:before="70" w:after="70" w:line="240" w:lineRule="auto"/>
              <w:ind w:firstLine="0"/>
              <w:jc w:val="left"/>
              <w:rPr>
                <w:sz w:val="21"/>
              </w:rPr>
            </w:pPr>
            <w:r>
              <w:rPr>
                <w:sz w:val="21"/>
                <w:szCs w:val="21"/>
              </w:rPr>
              <w:t>平台化+模块化+三种构型</w:t>
            </w:r>
          </w:p>
        </w:tc>
        <w:tc>
          <w:tcPr>
            <w:tcW w:w="1402" w:type="dxa"/>
            <w:vAlign w:val="center"/>
          </w:tcPr>
          <w:p w14:paraId="41A3C194">
            <w:pPr>
              <w:keepNext/>
              <w:snapToGrid w:val="0"/>
              <w:spacing w:before="70" w:after="70" w:line="240" w:lineRule="auto"/>
              <w:ind w:firstLine="0"/>
              <w:jc w:val="center"/>
              <w:rPr>
                <w:sz w:val="21"/>
              </w:rPr>
            </w:pPr>
            <w:r>
              <w:rPr>
                <w:sz w:val="21"/>
                <w:szCs w:val="21"/>
              </w:rPr>
              <w:t>2.5.1、2.5.2</w:t>
            </w:r>
          </w:p>
        </w:tc>
      </w:tr>
      <w:tr w14:paraId="2714F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A754346">
            <w:pPr>
              <w:keepNext/>
              <w:snapToGrid w:val="0"/>
              <w:spacing w:before="70" w:after="70" w:line="240" w:lineRule="auto"/>
              <w:ind w:firstLine="0"/>
              <w:jc w:val="center"/>
              <w:rPr>
                <w:sz w:val="21"/>
              </w:rPr>
            </w:pPr>
            <w:r>
              <w:rPr>
                <w:sz w:val="21"/>
                <w:szCs w:val="21"/>
              </w:rPr>
              <w:t>2</w:t>
            </w:r>
          </w:p>
        </w:tc>
        <w:tc>
          <w:tcPr>
            <w:tcW w:w="2131" w:type="dxa"/>
            <w:vAlign w:val="center"/>
          </w:tcPr>
          <w:p w14:paraId="1FA28D4D">
            <w:pPr>
              <w:keepNext/>
              <w:snapToGrid w:val="0"/>
              <w:spacing w:before="70" w:after="70" w:line="240" w:lineRule="auto"/>
              <w:ind w:firstLine="0"/>
              <w:jc w:val="left"/>
              <w:rPr>
                <w:sz w:val="21"/>
              </w:rPr>
            </w:pPr>
            <w:r>
              <w:rPr>
                <w:sz w:val="21"/>
                <w:szCs w:val="21"/>
              </w:rPr>
              <w:t>大场景 ±1 mm 精度与绝对高程传递</w:t>
            </w:r>
          </w:p>
        </w:tc>
        <w:tc>
          <w:tcPr>
            <w:tcW w:w="757" w:type="dxa"/>
            <w:vAlign w:val="center"/>
          </w:tcPr>
          <w:p w14:paraId="3A1397A4">
            <w:pPr>
              <w:keepNext/>
              <w:snapToGrid w:val="0"/>
              <w:spacing w:before="70" w:after="70" w:line="240" w:lineRule="auto"/>
              <w:ind w:firstLine="0"/>
              <w:jc w:val="center"/>
              <w:rPr>
                <w:sz w:val="21"/>
              </w:rPr>
            </w:pPr>
            <w:r>
              <w:rPr>
                <w:sz w:val="21"/>
                <w:szCs w:val="21"/>
              </w:rPr>
              <w:t>技术</w:t>
            </w:r>
          </w:p>
        </w:tc>
        <w:tc>
          <w:tcPr>
            <w:tcW w:w="2099" w:type="dxa"/>
            <w:vAlign w:val="center"/>
          </w:tcPr>
          <w:p w14:paraId="1CAD5229">
            <w:pPr>
              <w:keepNext/>
              <w:snapToGrid w:val="0"/>
              <w:spacing w:before="70" w:after="70" w:line="240" w:lineRule="auto"/>
              <w:ind w:firstLine="0"/>
              <w:jc w:val="left"/>
              <w:rPr>
                <w:sz w:val="21"/>
              </w:rPr>
            </w:pPr>
            <w:r>
              <w:rPr>
                <w:sz w:val="21"/>
                <w:szCs w:val="21"/>
              </w:rPr>
              <w:t>精度不达标即验收失败</w:t>
            </w:r>
          </w:p>
        </w:tc>
        <w:tc>
          <w:tcPr>
            <w:tcW w:w="2532" w:type="dxa"/>
            <w:vAlign w:val="center"/>
          </w:tcPr>
          <w:p w14:paraId="4035B1BB">
            <w:pPr>
              <w:keepNext/>
              <w:snapToGrid w:val="0"/>
              <w:spacing w:before="70" w:after="70" w:line="240" w:lineRule="auto"/>
              <w:ind w:firstLine="0"/>
              <w:jc w:val="left"/>
              <w:rPr>
                <w:sz w:val="21"/>
              </w:rPr>
            </w:pPr>
            <w:r>
              <w:rPr>
                <w:sz w:val="21"/>
                <w:szCs w:val="21"/>
              </w:rPr>
              <w:t>控制网+双尺度+全参数平差</w:t>
            </w:r>
          </w:p>
        </w:tc>
        <w:tc>
          <w:tcPr>
            <w:tcW w:w="1402" w:type="dxa"/>
            <w:vAlign w:val="center"/>
          </w:tcPr>
          <w:p w14:paraId="66F02DAB">
            <w:pPr>
              <w:keepNext/>
              <w:snapToGrid w:val="0"/>
              <w:spacing w:before="70" w:after="70" w:line="240" w:lineRule="auto"/>
              <w:ind w:firstLine="0"/>
              <w:jc w:val="center"/>
              <w:rPr>
                <w:sz w:val="21"/>
              </w:rPr>
            </w:pPr>
            <w:r>
              <w:rPr>
                <w:sz w:val="21"/>
                <w:szCs w:val="21"/>
              </w:rPr>
              <w:t>2.5.4</w:t>
            </w:r>
          </w:p>
        </w:tc>
      </w:tr>
      <w:tr w14:paraId="000EC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A7CD905">
            <w:pPr>
              <w:keepNext/>
              <w:snapToGrid w:val="0"/>
              <w:spacing w:before="70" w:after="70" w:line="240" w:lineRule="auto"/>
              <w:ind w:firstLine="0"/>
              <w:jc w:val="center"/>
              <w:rPr>
                <w:sz w:val="21"/>
              </w:rPr>
            </w:pPr>
            <w:r>
              <w:rPr>
                <w:sz w:val="21"/>
                <w:szCs w:val="21"/>
              </w:rPr>
              <w:t>3</w:t>
            </w:r>
          </w:p>
        </w:tc>
        <w:tc>
          <w:tcPr>
            <w:tcW w:w="2131" w:type="dxa"/>
            <w:vAlign w:val="center"/>
          </w:tcPr>
          <w:p w14:paraId="529E8DE6">
            <w:pPr>
              <w:keepNext/>
              <w:snapToGrid w:val="0"/>
              <w:spacing w:before="70" w:after="70" w:line="240" w:lineRule="auto"/>
              <w:ind w:firstLine="0"/>
              <w:jc w:val="left"/>
              <w:rPr>
                <w:sz w:val="21"/>
              </w:rPr>
            </w:pPr>
            <w:r>
              <w:rPr>
                <w:sz w:val="21"/>
                <w:szCs w:val="21"/>
              </w:rPr>
              <w:t>湿润/附着物/弱光表面测量</w:t>
            </w:r>
          </w:p>
        </w:tc>
        <w:tc>
          <w:tcPr>
            <w:tcW w:w="757" w:type="dxa"/>
            <w:vAlign w:val="center"/>
          </w:tcPr>
          <w:p w14:paraId="27B69EC7">
            <w:pPr>
              <w:keepNext/>
              <w:snapToGrid w:val="0"/>
              <w:spacing w:before="70" w:after="70" w:line="240" w:lineRule="auto"/>
              <w:ind w:firstLine="0"/>
              <w:jc w:val="center"/>
              <w:rPr>
                <w:sz w:val="21"/>
              </w:rPr>
            </w:pPr>
            <w:r>
              <w:rPr>
                <w:sz w:val="21"/>
                <w:szCs w:val="21"/>
              </w:rPr>
              <w:t>技术</w:t>
            </w:r>
          </w:p>
        </w:tc>
        <w:tc>
          <w:tcPr>
            <w:tcW w:w="2099" w:type="dxa"/>
            <w:vAlign w:val="center"/>
          </w:tcPr>
          <w:p w14:paraId="23F5F330">
            <w:pPr>
              <w:keepNext/>
              <w:snapToGrid w:val="0"/>
              <w:spacing w:before="70" w:after="70" w:line="240" w:lineRule="auto"/>
              <w:ind w:firstLine="0"/>
              <w:jc w:val="left"/>
              <w:rPr>
                <w:sz w:val="21"/>
              </w:rPr>
            </w:pPr>
            <w:r>
              <w:rPr>
                <w:sz w:val="21"/>
                <w:szCs w:val="21"/>
              </w:rPr>
              <w:t>点云缺失、纹理失真</w:t>
            </w:r>
          </w:p>
        </w:tc>
        <w:tc>
          <w:tcPr>
            <w:tcW w:w="2532" w:type="dxa"/>
            <w:vAlign w:val="center"/>
          </w:tcPr>
          <w:p w14:paraId="2D7F4970">
            <w:pPr>
              <w:keepNext/>
              <w:snapToGrid w:val="0"/>
              <w:spacing w:before="70" w:after="70" w:line="240" w:lineRule="auto"/>
              <w:ind w:firstLine="0"/>
              <w:jc w:val="left"/>
              <w:rPr>
                <w:sz w:val="21"/>
              </w:rPr>
            </w:pPr>
            <w:r>
              <w:rPr>
                <w:sz w:val="21"/>
                <w:szCs w:val="21"/>
              </w:rPr>
              <w:t>多模态融合+多曝光+偏振辅助</w:t>
            </w:r>
          </w:p>
        </w:tc>
        <w:tc>
          <w:tcPr>
            <w:tcW w:w="1402" w:type="dxa"/>
            <w:vAlign w:val="center"/>
          </w:tcPr>
          <w:p w14:paraId="07310EBB">
            <w:pPr>
              <w:keepNext/>
              <w:snapToGrid w:val="0"/>
              <w:spacing w:before="70" w:after="70" w:line="240" w:lineRule="auto"/>
              <w:ind w:firstLine="0"/>
              <w:jc w:val="center"/>
              <w:rPr>
                <w:sz w:val="21"/>
              </w:rPr>
            </w:pPr>
            <w:r>
              <w:rPr>
                <w:sz w:val="21"/>
                <w:szCs w:val="21"/>
              </w:rPr>
              <w:t>2.5.4</w:t>
            </w:r>
          </w:p>
        </w:tc>
      </w:tr>
      <w:tr w14:paraId="3A798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49570F">
            <w:pPr>
              <w:keepNext/>
              <w:snapToGrid w:val="0"/>
              <w:spacing w:before="70" w:after="70" w:line="240" w:lineRule="auto"/>
              <w:ind w:firstLine="0"/>
              <w:jc w:val="center"/>
              <w:rPr>
                <w:sz w:val="21"/>
              </w:rPr>
            </w:pPr>
            <w:r>
              <w:rPr>
                <w:sz w:val="21"/>
                <w:szCs w:val="21"/>
              </w:rPr>
              <w:t>4</w:t>
            </w:r>
          </w:p>
        </w:tc>
        <w:tc>
          <w:tcPr>
            <w:tcW w:w="2131" w:type="dxa"/>
            <w:vAlign w:val="center"/>
          </w:tcPr>
          <w:p w14:paraId="059DC620">
            <w:pPr>
              <w:keepNext/>
              <w:snapToGrid w:val="0"/>
              <w:spacing w:before="70" w:after="70" w:line="240" w:lineRule="auto"/>
              <w:ind w:firstLine="0"/>
              <w:jc w:val="left"/>
              <w:rPr>
                <w:sz w:val="21"/>
              </w:rPr>
            </w:pPr>
            <w:r>
              <w:rPr>
                <w:sz w:val="21"/>
                <w:szCs w:val="21"/>
              </w:rPr>
              <w:t>720° 高保真模型 24 h 内完成</w:t>
            </w:r>
          </w:p>
        </w:tc>
        <w:tc>
          <w:tcPr>
            <w:tcW w:w="757" w:type="dxa"/>
            <w:vAlign w:val="center"/>
          </w:tcPr>
          <w:p w14:paraId="10C67B6A">
            <w:pPr>
              <w:keepNext/>
              <w:snapToGrid w:val="0"/>
              <w:spacing w:before="70" w:after="70" w:line="240" w:lineRule="auto"/>
              <w:ind w:firstLine="0"/>
              <w:jc w:val="center"/>
              <w:rPr>
                <w:sz w:val="21"/>
              </w:rPr>
            </w:pPr>
            <w:r>
              <w:rPr>
                <w:sz w:val="21"/>
                <w:szCs w:val="21"/>
              </w:rPr>
              <w:t>技术</w:t>
            </w:r>
          </w:p>
        </w:tc>
        <w:tc>
          <w:tcPr>
            <w:tcW w:w="2099" w:type="dxa"/>
            <w:vAlign w:val="center"/>
          </w:tcPr>
          <w:p w14:paraId="2979576B">
            <w:pPr>
              <w:keepNext/>
              <w:snapToGrid w:val="0"/>
              <w:spacing w:before="70" w:after="70" w:line="240" w:lineRule="auto"/>
              <w:ind w:firstLine="0"/>
              <w:jc w:val="left"/>
              <w:rPr>
                <w:sz w:val="21"/>
              </w:rPr>
            </w:pPr>
            <w:r>
              <w:rPr>
                <w:sz w:val="21"/>
                <w:szCs w:val="21"/>
              </w:rPr>
              <w:t>时效不满足现场决策</w:t>
            </w:r>
          </w:p>
        </w:tc>
        <w:tc>
          <w:tcPr>
            <w:tcW w:w="2532" w:type="dxa"/>
            <w:vAlign w:val="center"/>
          </w:tcPr>
          <w:p w14:paraId="2F1B6968">
            <w:pPr>
              <w:keepNext/>
              <w:snapToGrid w:val="0"/>
              <w:spacing w:before="70" w:after="70" w:line="240" w:lineRule="auto"/>
              <w:ind w:firstLine="0"/>
              <w:jc w:val="left"/>
              <w:rPr>
                <w:sz w:val="21"/>
              </w:rPr>
            </w:pPr>
            <w:r>
              <w:rPr>
                <w:sz w:val="21"/>
                <w:szCs w:val="21"/>
              </w:rPr>
              <w:t>高斯泼溅+并行计算+流程固化</w:t>
            </w:r>
          </w:p>
        </w:tc>
        <w:tc>
          <w:tcPr>
            <w:tcW w:w="1402" w:type="dxa"/>
            <w:vAlign w:val="center"/>
          </w:tcPr>
          <w:p w14:paraId="49A783D6">
            <w:pPr>
              <w:keepNext/>
              <w:snapToGrid w:val="0"/>
              <w:spacing w:before="70" w:after="70" w:line="240" w:lineRule="auto"/>
              <w:ind w:firstLine="0"/>
              <w:jc w:val="center"/>
              <w:rPr>
                <w:sz w:val="21"/>
              </w:rPr>
            </w:pPr>
            <w:r>
              <w:rPr>
                <w:sz w:val="21"/>
                <w:szCs w:val="21"/>
              </w:rPr>
              <w:t>2.5.3</w:t>
            </w:r>
          </w:p>
        </w:tc>
      </w:tr>
      <w:tr w14:paraId="40D35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325F934">
            <w:pPr>
              <w:keepNext/>
              <w:snapToGrid w:val="0"/>
              <w:spacing w:before="70" w:after="70" w:line="240" w:lineRule="auto"/>
              <w:ind w:firstLine="0"/>
              <w:jc w:val="center"/>
              <w:rPr>
                <w:sz w:val="21"/>
              </w:rPr>
            </w:pPr>
            <w:r>
              <w:rPr>
                <w:sz w:val="21"/>
                <w:szCs w:val="21"/>
              </w:rPr>
              <w:t>5</w:t>
            </w:r>
          </w:p>
        </w:tc>
        <w:tc>
          <w:tcPr>
            <w:tcW w:w="2131" w:type="dxa"/>
            <w:vAlign w:val="center"/>
          </w:tcPr>
          <w:p w14:paraId="42D62D49">
            <w:pPr>
              <w:keepNext/>
              <w:snapToGrid w:val="0"/>
              <w:spacing w:before="70" w:after="70" w:line="240" w:lineRule="auto"/>
              <w:ind w:firstLine="0"/>
              <w:jc w:val="left"/>
              <w:rPr>
                <w:sz w:val="21"/>
              </w:rPr>
            </w:pPr>
            <w:r>
              <w:rPr>
                <w:sz w:val="21"/>
                <w:szCs w:val="21"/>
              </w:rPr>
              <w:t>缺陷智能判定与报告自动生成</w:t>
            </w:r>
          </w:p>
        </w:tc>
        <w:tc>
          <w:tcPr>
            <w:tcW w:w="757" w:type="dxa"/>
            <w:vAlign w:val="center"/>
          </w:tcPr>
          <w:p w14:paraId="2D942ADA">
            <w:pPr>
              <w:keepNext/>
              <w:snapToGrid w:val="0"/>
              <w:spacing w:before="70" w:after="70" w:line="240" w:lineRule="auto"/>
              <w:ind w:firstLine="0"/>
              <w:jc w:val="center"/>
              <w:rPr>
                <w:sz w:val="21"/>
              </w:rPr>
            </w:pPr>
            <w:r>
              <w:rPr>
                <w:sz w:val="21"/>
                <w:szCs w:val="21"/>
              </w:rPr>
              <w:t>技术</w:t>
            </w:r>
          </w:p>
        </w:tc>
        <w:tc>
          <w:tcPr>
            <w:tcW w:w="2099" w:type="dxa"/>
            <w:vAlign w:val="center"/>
          </w:tcPr>
          <w:p w14:paraId="283CC52A">
            <w:pPr>
              <w:keepNext/>
              <w:snapToGrid w:val="0"/>
              <w:spacing w:before="70" w:after="70" w:line="240" w:lineRule="auto"/>
              <w:ind w:firstLine="0"/>
              <w:jc w:val="left"/>
              <w:rPr>
                <w:sz w:val="21"/>
              </w:rPr>
            </w:pPr>
            <w:r>
              <w:rPr>
                <w:sz w:val="21"/>
                <w:szCs w:val="21"/>
              </w:rPr>
              <w:t>主观性强、报告耗时</w:t>
            </w:r>
          </w:p>
        </w:tc>
        <w:tc>
          <w:tcPr>
            <w:tcW w:w="2532" w:type="dxa"/>
            <w:vAlign w:val="center"/>
          </w:tcPr>
          <w:p w14:paraId="3E64992D">
            <w:pPr>
              <w:keepNext/>
              <w:snapToGrid w:val="0"/>
              <w:spacing w:before="70" w:after="70" w:line="240" w:lineRule="auto"/>
              <w:ind w:firstLine="0"/>
              <w:jc w:val="left"/>
              <w:rPr>
                <w:sz w:val="21"/>
              </w:rPr>
            </w:pPr>
            <w:r>
              <w:rPr>
                <w:sz w:val="21"/>
                <w:szCs w:val="21"/>
              </w:rPr>
              <w:t>几何+语义双通道判识+模板引擎</w:t>
            </w:r>
          </w:p>
        </w:tc>
        <w:tc>
          <w:tcPr>
            <w:tcW w:w="1402" w:type="dxa"/>
            <w:vAlign w:val="center"/>
          </w:tcPr>
          <w:p w14:paraId="345520AD">
            <w:pPr>
              <w:keepNext/>
              <w:snapToGrid w:val="0"/>
              <w:spacing w:before="70" w:after="70" w:line="240" w:lineRule="auto"/>
              <w:ind w:firstLine="0"/>
              <w:jc w:val="center"/>
              <w:rPr>
                <w:sz w:val="21"/>
              </w:rPr>
            </w:pPr>
            <w:r>
              <w:rPr>
                <w:sz w:val="21"/>
                <w:szCs w:val="21"/>
              </w:rPr>
              <w:t>2.5.3</w:t>
            </w:r>
          </w:p>
        </w:tc>
      </w:tr>
      <w:tr w14:paraId="56D2C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5F263D3">
            <w:pPr>
              <w:keepNext/>
              <w:snapToGrid w:val="0"/>
              <w:spacing w:before="70" w:after="70" w:line="240" w:lineRule="auto"/>
              <w:ind w:firstLine="0"/>
              <w:jc w:val="center"/>
              <w:rPr>
                <w:sz w:val="21"/>
              </w:rPr>
            </w:pPr>
            <w:r>
              <w:rPr>
                <w:sz w:val="21"/>
                <w:szCs w:val="21"/>
              </w:rPr>
              <w:t>6</w:t>
            </w:r>
          </w:p>
        </w:tc>
        <w:tc>
          <w:tcPr>
            <w:tcW w:w="2131" w:type="dxa"/>
            <w:vAlign w:val="center"/>
          </w:tcPr>
          <w:p w14:paraId="3EEC4BAD">
            <w:pPr>
              <w:keepNext/>
              <w:snapToGrid w:val="0"/>
              <w:spacing w:before="70" w:after="70" w:line="240" w:lineRule="auto"/>
              <w:ind w:firstLine="0"/>
              <w:jc w:val="left"/>
              <w:rPr>
                <w:sz w:val="21"/>
              </w:rPr>
            </w:pPr>
            <w:r>
              <w:rPr>
                <w:sz w:val="21"/>
                <w:szCs w:val="21"/>
              </w:rPr>
              <w:t>陡坡场景人机协同与平台适配</w:t>
            </w:r>
          </w:p>
        </w:tc>
        <w:tc>
          <w:tcPr>
            <w:tcW w:w="757" w:type="dxa"/>
            <w:vAlign w:val="center"/>
          </w:tcPr>
          <w:p w14:paraId="0A200444">
            <w:pPr>
              <w:keepNext/>
              <w:snapToGrid w:val="0"/>
              <w:spacing w:before="70" w:after="70" w:line="240" w:lineRule="auto"/>
              <w:ind w:firstLine="0"/>
              <w:jc w:val="center"/>
              <w:rPr>
                <w:sz w:val="21"/>
              </w:rPr>
            </w:pPr>
            <w:r>
              <w:rPr>
                <w:sz w:val="21"/>
                <w:szCs w:val="21"/>
              </w:rPr>
              <w:t>工程</w:t>
            </w:r>
          </w:p>
        </w:tc>
        <w:tc>
          <w:tcPr>
            <w:tcW w:w="2099" w:type="dxa"/>
            <w:vAlign w:val="center"/>
          </w:tcPr>
          <w:p w14:paraId="09506512">
            <w:pPr>
              <w:keepNext/>
              <w:snapToGrid w:val="0"/>
              <w:spacing w:before="70" w:after="70" w:line="240" w:lineRule="auto"/>
              <w:ind w:firstLine="0"/>
              <w:jc w:val="left"/>
              <w:rPr>
                <w:sz w:val="21"/>
              </w:rPr>
            </w:pPr>
            <w:r>
              <w:rPr>
                <w:sz w:val="21"/>
                <w:szCs w:val="21"/>
              </w:rPr>
              <w:t>人员、时间、空间受限</w:t>
            </w:r>
          </w:p>
        </w:tc>
        <w:tc>
          <w:tcPr>
            <w:tcW w:w="2532" w:type="dxa"/>
            <w:vAlign w:val="center"/>
          </w:tcPr>
          <w:p w14:paraId="6C421823">
            <w:pPr>
              <w:keepNext/>
              <w:snapToGrid w:val="0"/>
              <w:spacing w:before="70" w:after="70" w:line="240" w:lineRule="auto"/>
              <w:ind w:firstLine="0"/>
              <w:jc w:val="left"/>
              <w:rPr>
                <w:sz w:val="21"/>
              </w:rPr>
            </w:pPr>
            <w:r>
              <w:rPr>
                <w:sz w:val="21"/>
                <w:szCs w:val="21"/>
              </w:rPr>
              <w:t>载具与检修平台接口定制+无人化备选</w:t>
            </w:r>
          </w:p>
        </w:tc>
        <w:tc>
          <w:tcPr>
            <w:tcW w:w="1402" w:type="dxa"/>
            <w:vAlign w:val="center"/>
          </w:tcPr>
          <w:p w14:paraId="3EA4E42F">
            <w:pPr>
              <w:keepNext/>
              <w:snapToGrid w:val="0"/>
              <w:spacing w:before="70" w:after="70" w:line="240" w:lineRule="auto"/>
              <w:ind w:firstLine="0"/>
              <w:jc w:val="center"/>
              <w:rPr>
                <w:sz w:val="21"/>
              </w:rPr>
            </w:pPr>
            <w:r>
              <w:rPr>
                <w:sz w:val="21"/>
                <w:szCs w:val="21"/>
              </w:rPr>
              <w:t>2.5.2</w:t>
            </w:r>
          </w:p>
        </w:tc>
      </w:tr>
      <w:tr w14:paraId="57CB7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3A6196">
            <w:pPr>
              <w:keepNext/>
              <w:snapToGrid w:val="0"/>
              <w:spacing w:before="70" w:after="70" w:line="240" w:lineRule="auto"/>
              <w:ind w:firstLine="0"/>
              <w:jc w:val="center"/>
              <w:rPr>
                <w:sz w:val="21"/>
              </w:rPr>
            </w:pPr>
            <w:r>
              <w:rPr>
                <w:sz w:val="21"/>
                <w:szCs w:val="21"/>
              </w:rPr>
              <w:t>7</w:t>
            </w:r>
          </w:p>
        </w:tc>
        <w:tc>
          <w:tcPr>
            <w:tcW w:w="2131" w:type="dxa"/>
            <w:vAlign w:val="center"/>
          </w:tcPr>
          <w:p w14:paraId="2DBEBD64">
            <w:pPr>
              <w:keepNext/>
              <w:snapToGrid w:val="0"/>
              <w:spacing w:before="70" w:after="70" w:line="240" w:lineRule="auto"/>
              <w:ind w:firstLine="0"/>
              <w:jc w:val="left"/>
              <w:rPr>
                <w:sz w:val="21"/>
              </w:rPr>
            </w:pPr>
            <w:r>
              <w:rPr>
                <w:sz w:val="21"/>
                <w:szCs w:val="21"/>
              </w:rPr>
              <w:t>岁修窗口与多站协同组织</w:t>
            </w:r>
          </w:p>
        </w:tc>
        <w:tc>
          <w:tcPr>
            <w:tcW w:w="757" w:type="dxa"/>
            <w:vAlign w:val="center"/>
          </w:tcPr>
          <w:p w14:paraId="09746F96">
            <w:pPr>
              <w:keepNext/>
              <w:snapToGrid w:val="0"/>
              <w:spacing w:before="70" w:after="70" w:line="240" w:lineRule="auto"/>
              <w:ind w:firstLine="0"/>
              <w:jc w:val="center"/>
              <w:rPr>
                <w:sz w:val="21"/>
              </w:rPr>
            </w:pPr>
            <w:r>
              <w:rPr>
                <w:sz w:val="21"/>
                <w:szCs w:val="21"/>
              </w:rPr>
              <w:t>工程</w:t>
            </w:r>
          </w:p>
        </w:tc>
        <w:tc>
          <w:tcPr>
            <w:tcW w:w="2099" w:type="dxa"/>
            <w:vAlign w:val="center"/>
          </w:tcPr>
          <w:p w14:paraId="52E98131">
            <w:pPr>
              <w:keepNext/>
              <w:snapToGrid w:val="0"/>
              <w:spacing w:before="70" w:after="70" w:line="240" w:lineRule="auto"/>
              <w:ind w:firstLine="0"/>
              <w:jc w:val="left"/>
              <w:rPr>
                <w:sz w:val="21"/>
              </w:rPr>
            </w:pPr>
            <w:r>
              <w:rPr>
                <w:sz w:val="21"/>
                <w:szCs w:val="21"/>
              </w:rPr>
              <w:t>窗口错过顺延一年</w:t>
            </w:r>
          </w:p>
        </w:tc>
        <w:tc>
          <w:tcPr>
            <w:tcW w:w="2532" w:type="dxa"/>
            <w:vAlign w:val="center"/>
          </w:tcPr>
          <w:p w14:paraId="630E1B60">
            <w:pPr>
              <w:keepNext/>
              <w:snapToGrid w:val="0"/>
              <w:spacing w:before="70" w:after="70" w:line="240" w:lineRule="auto"/>
              <w:ind w:firstLine="0"/>
              <w:jc w:val="left"/>
              <w:rPr>
                <w:sz w:val="21"/>
              </w:rPr>
            </w:pPr>
            <w:r>
              <w:rPr>
                <w:sz w:val="21"/>
                <w:szCs w:val="21"/>
              </w:rPr>
              <w:t>三站并行作业组+预备队+滚动计划</w:t>
            </w:r>
          </w:p>
        </w:tc>
        <w:tc>
          <w:tcPr>
            <w:tcW w:w="1402" w:type="dxa"/>
            <w:vAlign w:val="center"/>
          </w:tcPr>
          <w:p w14:paraId="2F3D2544">
            <w:pPr>
              <w:keepNext/>
              <w:snapToGrid w:val="0"/>
              <w:spacing w:before="70" w:after="70" w:line="240" w:lineRule="auto"/>
              <w:ind w:firstLine="0"/>
              <w:jc w:val="center"/>
              <w:rPr>
                <w:sz w:val="21"/>
              </w:rPr>
            </w:pPr>
            <w:r>
              <w:rPr>
                <w:sz w:val="21"/>
                <w:szCs w:val="21"/>
              </w:rPr>
              <w:t>2.6</w:t>
            </w:r>
          </w:p>
        </w:tc>
      </w:tr>
      <w:tr w14:paraId="54AEA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BCE746">
            <w:pPr>
              <w:keepNext/>
              <w:snapToGrid w:val="0"/>
              <w:spacing w:before="70" w:after="70" w:line="240" w:lineRule="auto"/>
              <w:ind w:firstLine="0"/>
              <w:jc w:val="center"/>
              <w:rPr>
                <w:sz w:val="21"/>
              </w:rPr>
            </w:pPr>
            <w:r>
              <w:rPr>
                <w:sz w:val="21"/>
                <w:szCs w:val="21"/>
              </w:rPr>
              <w:t>8</w:t>
            </w:r>
          </w:p>
        </w:tc>
        <w:tc>
          <w:tcPr>
            <w:tcW w:w="2131" w:type="dxa"/>
            <w:vAlign w:val="center"/>
          </w:tcPr>
          <w:p w14:paraId="14014352">
            <w:pPr>
              <w:keepNext/>
              <w:snapToGrid w:val="0"/>
              <w:spacing w:before="70" w:after="70" w:line="240" w:lineRule="auto"/>
              <w:ind w:firstLine="0"/>
              <w:jc w:val="left"/>
              <w:rPr>
                <w:sz w:val="21"/>
              </w:rPr>
            </w:pPr>
            <w:r>
              <w:rPr>
                <w:sz w:val="21"/>
                <w:szCs w:val="21"/>
              </w:rPr>
              <w:t>自主可控与网络安全</w:t>
            </w:r>
          </w:p>
        </w:tc>
        <w:tc>
          <w:tcPr>
            <w:tcW w:w="757" w:type="dxa"/>
            <w:vAlign w:val="center"/>
          </w:tcPr>
          <w:p w14:paraId="0F8060EE">
            <w:pPr>
              <w:keepNext/>
              <w:snapToGrid w:val="0"/>
              <w:spacing w:before="70" w:after="70" w:line="240" w:lineRule="auto"/>
              <w:ind w:firstLine="0"/>
              <w:jc w:val="center"/>
              <w:rPr>
                <w:sz w:val="21"/>
              </w:rPr>
            </w:pPr>
            <w:r>
              <w:rPr>
                <w:sz w:val="21"/>
                <w:szCs w:val="21"/>
              </w:rPr>
              <w:t>合规</w:t>
            </w:r>
          </w:p>
        </w:tc>
        <w:tc>
          <w:tcPr>
            <w:tcW w:w="2099" w:type="dxa"/>
            <w:vAlign w:val="center"/>
          </w:tcPr>
          <w:p w14:paraId="4B135085">
            <w:pPr>
              <w:keepNext/>
              <w:snapToGrid w:val="0"/>
              <w:spacing w:before="70" w:after="70" w:line="240" w:lineRule="auto"/>
              <w:ind w:firstLine="0"/>
              <w:jc w:val="left"/>
              <w:rPr>
                <w:sz w:val="21"/>
              </w:rPr>
            </w:pPr>
            <w:r>
              <w:rPr>
                <w:sz w:val="21"/>
                <w:szCs w:val="21"/>
              </w:rPr>
              <w:t>装备无法验收</w:t>
            </w:r>
          </w:p>
        </w:tc>
        <w:tc>
          <w:tcPr>
            <w:tcW w:w="2532" w:type="dxa"/>
            <w:vAlign w:val="center"/>
          </w:tcPr>
          <w:p w14:paraId="3F04D1C9">
            <w:pPr>
              <w:keepNext/>
              <w:snapToGrid w:val="0"/>
              <w:spacing w:before="70" w:after="70" w:line="240" w:lineRule="auto"/>
              <w:ind w:firstLine="0"/>
              <w:jc w:val="left"/>
              <w:rPr>
                <w:sz w:val="21"/>
              </w:rPr>
            </w:pPr>
            <w:r>
              <w:rPr>
                <w:sz w:val="21"/>
                <w:szCs w:val="21"/>
              </w:rPr>
              <w:t>选型前置审查+承诺函+证明文件</w:t>
            </w:r>
          </w:p>
        </w:tc>
        <w:tc>
          <w:tcPr>
            <w:tcW w:w="1402" w:type="dxa"/>
            <w:vAlign w:val="center"/>
          </w:tcPr>
          <w:p w14:paraId="36F0F332">
            <w:pPr>
              <w:keepNext/>
              <w:snapToGrid w:val="0"/>
              <w:spacing w:before="70" w:after="70" w:line="240" w:lineRule="auto"/>
              <w:ind w:firstLine="0"/>
              <w:jc w:val="center"/>
              <w:rPr>
                <w:sz w:val="21"/>
              </w:rPr>
            </w:pPr>
            <w:r>
              <w:rPr>
                <w:sz w:val="21"/>
                <w:szCs w:val="21"/>
              </w:rPr>
              <w:t>2.5.1、3.1</w:t>
            </w:r>
          </w:p>
        </w:tc>
      </w:tr>
      <w:tr w14:paraId="3B90B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AC61325">
            <w:pPr>
              <w:keepNext/>
              <w:snapToGrid w:val="0"/>
              <w:spacing w:before="70" w:after="70" w:line="240" w:lineRule="auto"/>
              <w:ind w:firstLine="0"/>
              <w:jc w:val="center"/>
              <w:rPr>
                <w:sz w:val="21"/>
              </w:rPr>
            </w:pPr>
            <w:r>
              <w:rPr>
                <w:sz w:val="21"/>
                <w:szCs w:val="21"/>
              </w:rPr>
              <w:t>9</w:t>
            </w:r>
          </w:p>
        </w:tc>
        <w:tc>
          <w:tcPr>
            <w:tcW w:w="2131" w:type="dxa"/>
            <w:vAlign w:val="center"/>
          </w:tcPr>
          <w:p w14:paraId="2BD95CFE">
            <w:pPr>
              <w:keepNext/>
              <w:snapToGrid w:val="0"/>
              <w:spacing w:before="70" w:after="70" w:line="240" w:lineRule="auto"/>
              <w:ind w:firstLine="0"/>
              <w:jc w:val="left"/>
              <w:rPr>
                <w:sz w:val="21"/>
              </w:rPr>
            </w:pPr>
            <w:r>
              <w:rPr>
                <w:sz w:val="21"/>
                <w:szCs w:val="21"/>
              </w:rPr>
              <w:t>知识产权与验收资料合规</w:t>
            </w:r>
          </w:p>
        </w:tc>
        <w:tc>
          <w:tcPr>
            <w:tcW w:w="757" w:type="dxa"/>
            <w:vAlign w:val="center"/>
          </w:tcPr>
          <w:p w14:paraId="4CD13AFD">
            <w:pPr>
              <w:keepNext/>
              <w:snapToGrid w:val="0"/>
              <w:spacing w:before="70" w:after="70" w:line="240" w:lineRule="auto"/>
              <w:ind w:firstLine="0"/>
              <w:jc w:val="center"/>
              <w:rPr>
                <w:sz w:val="21"/>
              </w:rPr>
            </w:pPr>
            <w:r>
              <w:rPr>
                <w:sz w:val="21"/>
                <w:szCs w:val="21"/>
              </w:rPr>
              <w:t>管理</w:t>
            </w:r>
          </w:p>
        </w:tc>
        <w:tc>
          <w:tcPr>
            <w:tcW w:w="2099" w:type="dxa"/>
            <w:vAlign w:val="center"/>
          </w:tcPr>
          <w:p w14:paraId="11D0D707">
            <w:pPr>
              <w:keepNext/>
              <w:snapToGrid w:val="0"/>
              <w:spacing w:before="70" w:after="70" w:line="240" w:lineRule="auto"/>
              <w:ind w:firstLine="0"/>
              <w:jc w:val="left"/>
              <w:rPr>
                <w:sz w:val="21"/>
              </w:rPr>
            </w:pPr>
            <w:r>
              <w:rPr>
                <w:sz w:val="21"/>
                <w:szCs w:val="21"/>
              </w:rPr>
              <w:t>验收与支付受阻</w:t>
            </w:r>
          </w:p>
        </w:tc>
        <w:tc>
          <w:tcPr>
            <w:tcW w:w="2532" w:type="dxa"/>
            <w:vAlign w:val="center"/>
          </w:tcPr>
          <w:p w14:paraId="13D5D63A">
            <w:pPr>
              <w:keepNext/>
              <w:snapToGrid w:val="0"/>
              <w:spacing w:before="70" w:after="70" w:line="240" w:lineRule="auto"/>
              <w:ind w:firstLine="0"/>
              <w:jc w:val="left"/>
              <w:rPr>
                <w:sz w:val="21"/>
              </w:rPr>
            </w:pPr>
            <w:r>
              <w:rPr>
                <w:sz w:val="21"/>
                <w:szCs w:val="21"/>
              </w:rPr>
              <w:t>专人专岗+节点前置+清单化</w:t>
            </w:r>
          </w:p>
        </w:tc>
        <w:tc>
          <w:tcPr>
            <w:tcW w:w="1402" w:type="dxa"/>
            <w:vAlign w:val="center"/>
          </w:tcPr>
          <w:p w14:paraId="0D8828C5">
            <w:pPr>
              <w:keepNext/>
              <w:snapToGrid w:val="0"/>
              <w:spacing w:before="70" w:after="70" w:line="240" w:lineRule="auto"/>
              <w:ind w:firstLine="0"/>
              <w:jc w:val="center"/>
              <w:rPr>
                <w:sz w:val="21"/>
              </w:rPr>
            </w:pPr>
            <w:r>
              <w:rPr>
                <w:sz w:val="21"/>
                <w:szCs w:val="21"/>
              </w:rPr>
              <w:t>3.3、2.10</w:t>
            </w:r>
          </w:p>
        </w:tc>
      </w:tr>
      <w:tr w14:paraId="2A991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815DB9">
            <w:pPr>
              <w:keepNext/>
              <w:snapToGrid w:val="0"/>
              <w:spacing w:before="70" w:after="70" w:line="240" w:lineRule="auto"/>
              <w:ind w:firstLine="0"/>
              <w:jc w:val="center"/>
              <w:rPr>
                <w:sz w:val="21"/>
              </w:rPr>
            </w:pPr>
            <w:r>
              <w:rPr>
                <w:sz w:val="21"/>
                <w:szCs w:val="21"/>
              </w:rPr>
              <w:t>10</w:t>
            </w:r>
          </w:p>
        </w:tc>
        <w:tc>
          <w:tcPr>
            <w:tcW w:w="2131" w:type="dxa"/>
            <w:vAlign w:val="center"/>
          </w:tcPr>
          <w:p w14:paraId="0FF5492B">
            <w:pPr>
              <w:keepNext/>
              <w:snapToGrid w:val="0"/>
              <w:spacing w:before="70" w:after="70" w:line="240" w:lineRule="auto"/>
              <w:ind w:firstLine="0"/>
              <w:jc w:val="left"/>
              <w:rPr>
                <w:sz w:val="21"/>
              </w:rPr>
            </w:pPr>
            <w:r>
              <w:rPr>
                <w:sz w:val="21"/>
                <w:szCs w:val="21"/>
              </w:rPr>
              <w:t>多源数据一致性与跨年度可比性</w:t>
            </w:r>
          </w:p>
        </w:tc>
        <w:tc>
          <w:tcPr>
            <w:tcW w:w="757" w:type="dxa"/>
            <w:vAlign w:val="center"/>
          </w:tcPr>
          <w:p w14:paraId="5004AA9F">
            <w:pPr>
              <w:keepNext/>
              <w:snapToGrid w:val="0"/>
              <w:spacing w:before="70" w:after="70" w:line="240" w:lineRule="auto"/>
              <w:ind w:firstLine="0"/>
              <w:jc w:val="center"/>
              <w:rPr>
                <w:sz w:val="21"/>
              </w:rPr>
            </w:pPr>
            <w:r>
              <w:rPr>
                <w:sz w:val="21"/>
                <w:szCs w:val="21"/>
              </w:rPr>
              <w:t>技术</w:t>
            </w:r>
          </w:p>
        </w:tc>
        <w:tc>
          <w:tcPr>
            <w:tcW w:w="2099" w:type="dxa"/>
            <w:vAlign w:val="center"/>
          </w:tcPr>
          <w:p w14:paraId="5E1271D9">
            <w:pPr>
              <w:keepNext/>
              <w:snapToGrid w:val="0"/>
              <w:spacing w:before="70" w:after="70" w:line="240" w:lineRule="auto"/>
              <w:ind w:firstLine="0"/>
              <w:jc w:val="left"/>
              <w:rPr>
                <w:sz w:val="21"/>
              </w:rPr>
            </w:pPr>
            <w:r>
              <w:rPr>
                <w:sz w:val="21"/>
                <w:szCs w:val="21"/>
              </w:rPr>
              <w:t>成果无法比对，状态检修失去依据</w:t>
            </w:r>
          </w:p>
        </w:tc>
        <w:tc>
          <w:tcPr>
            <w:tcW w:w="2532" w:type="dxa"/>
            <w:vAlign w:val="center"/>
          </w:tcPr>
          <w:p w14:paraId="04A674BE">
            <w:pPr>
              <w:keepNext/>
              <w:snapToGrid w:val="0"/>
              <w:spacing w:before="70" w:after="70" w:line="240" w:lineRule="auto"/>
              <w:ind w:firstLine="0"/>
              <w:jc w:val="left"/>
              <w:rPr>
                <w:sz w:val="21"/>
              </w:rPr>
            </w:pPr>
            <w:r>
              <w:rPr>
                <w:sz w:val="21"/>
                <w:szCs w:val="21"/>
              </w:rPr>
              <w:t>统一标准+统一基准+五道质检+历史数据治理</w:t>
            </w:r>
          </w:p>
        </w:tc>
        <w:tc>
          <w:tcPr>
            <w:tcW w:w="1402" w:type="dxa"/>
            <w:vAlign w:val="center"/>
          </w:tcPr>
          <w:p w14:paraId="00D94783">
            <w:pPr>
              <w:keepNext/>
              <w:snapToGrid w:val="0"/>
              <w:spacing w:before="70" w:after="70" w:line="240" w:lineRule="auto"/>
              <w:ind w:firstLine="0"/>
              <w:jc w:val="center"/>
              <w:rPr>
                <w:sz w:val="21"/>
              </w:rPr>
            </w:pPr>
            <w:r>
              <w:rPr>
                <w:sz w:val="21"/>
                <w:szCs w:val="21"/>
              </w:rPr>
              <w:t>1.2.12、2.5.4</w:t>
            </w:r>
          </w:p>
        </w:tc>
      </w:tr>
      <w:tr w14:paraId="3E766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619E7F">
            <w:pPr>
              <w:keepNext/>
              <w:snapToGrid w:val="0"/>
              <w:spacing w:before="70" w:after="70" w:line="240" w:lineRule="auto"/>
              <w:ind w:firstLine="0"/>
              <w:jc w:val="center"/>
              <w:rPr>
                <w:sz w:val="21"/>
              </w:rPr>
            </w:pPr>
            <w:r>
              <w:rPr>
                <w:sz w:val="21"/>
                <w:szCs w:val="21"/>
              </w:rPr>
              <w:t>11</w:t>
            </w:r>
          </w:p>
        </w:tc>
        <w:tc>
          <w:tcPr>
            <w:tcW w:w="2131" w:type="dxa"/>
            <w:vAlign w:val="center"/>
          </w:tcPr>
          <w:p w14:paraId="6F0A4144">
            <w:pPr>
              <w:keepNext/>
              <w:snapToGrid w:val="0"/>
              <w:spacing w:before="70" w:after="70" w:line="240" w:lineRule="auto"/>
              <w:ind w:firstLine="0"/>
              <w:jc w:val="left"/>
              <w:rPr>
                <w:sz w:val="21"/>
              </w:rPr>
            </w:pPr>
            <w:r>
              <w:rPr>
                <w:sz w:val="21"/>
                <w:szCs w:val="21"/>
              </w:rPr>
              <w:t>现场安全与受限空间作业</w:t>
            </w:r>
          </w:p>
        </w:tc>
        <w:tc>
          <w:tcPr>
            <w:tcW w:w="757" w:type="dxa"/>
            <w:vAlign w:val="center"/>
          </w:tcPr>
          <w:p w14:paraId="7776CF07">
            <w:pPr>
              <w:keepNext/>
              <w:snapToGrid w:val="0"/>
              <w:spacing w:before="70" w:after="70" w:line="240" w:lineRule="auto"/>
              <w:ind w:firstLine="0"/>
              <w:jc w:val="center"/>
              <w:rPr>
                <w:sz w:val="21"/>
              </w:rPr>
            </w:pPr>
            <w:r>
              <w:rPr>
                <w:sz w:val="21"/>
                <w:szCs w:val="21"/>
              </w:rPr>
              <w:t>工程</w:t>
            </w:r>
          </w:p>
        </w:tc>
        <w:tc>
          <w:tcPr>
            <w:tcW w:w="2099" w:type="dxa"/>
            <w:vAlign w:val="center"/>
          </w:tcPr>
          <w:p w14:paraId="23F12D2A">
            <w:pPr>
              <w:keepNext/>
              <w:snapToGrid w:val="0"/>
              <w:spacing w:before="70" w:after="70" w:line="240" w:lineRule="auto"/>
              <w:ind w:firstLine="0"/>
              <w:jc w:val="left"/>
              <w:rPr>
                <w:sz w:val="21"/>
              </w:rPr>
            </w:pPr>
            <w:r>
              <w:rPr>
                <w:sz w:val="21"/>
                <w:szCs w:val="21"/>
              </w:rPr>
              <w:t>人身伤害、停工、处罚</w:t>
            </w:r>
          </w:p>
        </w:tc>
        <w:tc>
          <w:tcPr>
            <w:tcW w:w="2532" w:type="dxa"/>
            <w:vAlign w:val="center"/>
          </w:tcPr>
          <w:p w14:paraId="765E7434">
            <w:pPr>
              <w:keepNext/>
              <w:snapToGrid w:val="0"/>
              <w:spacing w:before="70" w:after="70" w:line="240" w:lineRule="auto"/>
              <w:ind w:firstLine="0"/>
              <w:jc w:val="left"/>
              <w:rPr>
                <w:sz w:val="21"/>
              </w:rPr>
            </w:pPr>
            <w:r>
              <w:rPr>
                <w:sz w:val="21"/>
                <w:szCs w:val="21"/>
              </w:rPr>
              <w:t>方案先行+作业许可+防护到位+应急准备</w:t>
            </w:r>
          </w:p>
        </w:tc>
        <w:tc>
          <w:tcPr>
            <w:tcW w:w="1402" w:type="dxa"/>
            <w:vAlign w:val="center"/>
          </w:tcPr>
          <w:p w14:paraId="209CE7D4">
            <w:pPr>
              <w:keepNext/>
              <w:snapToGrid w:val="0"/>
              <w:spacing w:before="70" w:after="70" w:line="240" w:lineRule="auto"/>
              <w:ind w:firstLine="0"/>
              <w:jc w:val="center"/>
              <w:rPr>
                <w:sz w:val="21"/>
              </w:rPr>
            </w:pPr>
            <w:r>
              <w:rPr>
                <w:sz w:val="21"/>
                <w:szCs w:val="21"/>
              </w:rPr>
              <w:t>1.2.13、2.9、2.15</w:t>
            </w:r>
          </w:p>
        </w:tc>
      </w:tr>
      <w:tr w14:paraId="3CBDA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FD09F10">
            <w:pPr>
              <w:keepNext/>
              <w:snapToGrid w:val="0"/>
              <w:spacing w:before="70" w:after="70" w:line="240" w:lineRule="auto"/>
              <w:ind w:firstLine="0"/>
              <w:jc w:val="center"/>
              <w:rPr>
                <w:sz w:val="21"/>
              </w:rPr>
            </w:pPr>
            <w:r>
              <w:rPr>
                <w:sz w:val="21"/>
                <w:szCs w:val="21"/>
              </w:rPr>
              <w:t>12</w:t>
            </w:r>
          </w:p>
        </w:tc>
        <w:tc>
          <w:tcPr>
            <w:tcW w:w="2131" w:type="dxa"/>
            <w:vAlign w:val="center"/>
          </w:tcPr>
          <w:p w14:paraId="6173172E">
            <w:pPr>
              <w:keepNext/>
              <w:snapToGrid w:val="0"/>
              <w:spacing w:before="70" w:after="70" w:line="240" w:lineRule="auto"/>
              <w:ind w:firstLine="0"/>
              <w:jc w:val="left"/>
              <w:rPr>
                <w:sz w:val="21"/>
              </w:rPr>
            </w:pPr>
            <w:r>
              <w:rPr>
                <w:sz w:val="21"/>
                <w:szCs w:val="21"/>
              </w:rPr>
              <w:t>多专业协同与接口管理</w:t>
            </w:r>
          </w:p>
        </w:tc>
        <w:tc>
          <w:tcPr>
            <w:tcW w:w="757" w:type="dxa"/>
            <w:vAlign w:val="center"/>
          </w:tcPr>
          <w:p w14:paraId="174D2EE8">
            <w:pPr>
              <w:keepNext/>
              <w:snapToGrid w:val="0"/>
              <w:spacing w:before="70" w:after="70" w:line="240" w:lineRule="auto"/>
              <w:ind w:firstLine="0"/>
              <w:jc w:val="center"/>
              <w:rPr>
                <w:sz w:val="21"/>
              </w:rPr>
            </w:pPr>
            <w:r>
              <w:rPr>
                <w:sz w:val="21"/>
                <w:szCs w:val="21"/>
              </w:rPr>
              <w:t>管理</w:t>
            </w:r>
          </w:p>
        </w:tc>
        <w:tc>
          <w:tcPr>
            <w:tcW w:w="2099" w:type="dxa"/>
            <w:vAlign w:val="center"/>
          </w:tcPr>
          <w:p w14:paraId="070D430A">
            <w:pPr>
              <w:keepNext/>
              <w:snapToGrid w:val="0"/>
              <w:spacing w:before="70" w:after="70" w:line="240" w:lineRule="auto"/>
              <w:ind w:firstLine="0"/>
              <w:jc w:val="left"/>
              <w:rPr>
                <w:sz w:val="21"/>
              </w:rPr>
            </w:pPr>
            <w:r>
              <w:rPr>
                <w:sz w:val="21"/>
                <w:szCs w:val="21"/>
              </w:rPr>
              <w:t>返工、拖期、责任不清</w:t>
            </w:r>
          </w:p>
        </w:tc>
        <w:tc>
          <w:tcPr>
            <w:tcW w:w="2532" w:type="dxa"/>
            <w:vAlign w:val="center"/>
          </w:tcPr>
          <w:p w14:paraId="22D1986C">
            <w:pPr>
              <w:keepNext/>
              <w:snapToGrid w:val="0"/>
              <w:spacing w:before="70" w:after="70" w:line="240" w:lineRule="auto"/>
              <w:ind w:firstLine="0"/>
              <w:jc w:val="left"/>
              <w:rPr>
                <w:sz w:val="21"/>
              </w:rPr>
            </w:pPr>
            <w:r>
              <w:rPr>
                <w:sz w:val="21"/>
                <w:szCs w:val="21"/>
              </w:rPr>
              <w:t>接口清单+单一接口人+联合评审+文档留痕</w:t>
            </w:r>
          </w:p>
        </w:tc>
        <w:tc>
          <w:tcPr>
            <w:tcW w:w="1402" w:type="dxa"/>
            <w:vAlign w:val="center"/>
          </w:tcPr>
          <w:p w14:paraId="5DD12D24">
            <w:pPr>
              <w:keepNext/>
              <w:snapToGrid w:val="0"/>
              <w:spacing w:before="70" w:after="70" w:line="240" w:lineRule="auto"/>
              <w:ind w:firstLine="0"/>
              <w:jc w:val="center"/>
              <w:rPr>
                <w:sz w:val="21"/>
              </w:rPr>
            </w:pPr>
            <w:r>
              <w:rPr>
                <w:sz w:val="21"/>
                <w:szCs w:val="21"/>
              </w:rPr>
              <w:t>1.2.14、3.13</w:t>
            </w:r>
          </w:p>
        </w:tc>
      </w:tr>
    </w:tbl>
    <w:p w14:paraId="532EA4E0">
      <w:pPr>
        <w:spacing w:line="240" w:lineRule="auto"/>
      </w:pPr>
    </w:p>
    <w:p w14:paraId="3F780309">
      <w:pPr>
        <w:pStyle w:val="5"/>
      </w:pPr>
      <w:bookmarkStart w:id="15" w:name="_Toc19719"/>
      <w:r>
        <w:rPr>
          <w:szCs w:val="32"/>
        </w:rPr>
        <w:t>1.2.2 难点一：三种坡度场景的装备适应性与便携性</w:t>
      </w:r>
      <w:bookmarkEnd w:id="15"/>
    </w:p>
    <w:p w14:paraId="7A194C0E">
      <w:r>
        <w:rPr>
          <w:b/>
        </w:rPr>
        <w:t>难点描述。</w:t>
      </w:r>
      <w:r>
        <w:t xml:space="preserve"> 平坡闸室空间相对开阔但边界规则、遮挡少，适合自主扫描；缓坡长泄槽距离长、通视条件随坡度衰减；陡坡场景人员仅能借助移动检修平台抵近，作业空间、作业时间、携带重量均受限。若采用</w:t>
      </w:r>
      <w:r>
        <w:rPr>
          <w:rFonts w:hint="eastAsia"/>
        </w:rPr>
        <w:t>“</w:t>
      </w:r>
      <w:r>
        <w:t>一场景一套装备</w:t>
      </w:r>
      <w:r>
        <w:rPr>
          <w:rFonts w:hint="eastAsia"/>
        </w:rPr>
        <w:t>”</w:t>
      </w:r>
      <w:r>
        <w:t>的思路，将导致三套互不兼容的系统，既不经济，也难以保证数据标准统一。</w:t>
      </w:r>
    </w:p>
    <w:p w14:paraId="3787A27B">
      <w:r>
        <w:rPr>
          <w:b/>
        </w:rPr>
        <w:t>应对措施。</w:t>
      </w:r>
      <w:r>
        <w:t xml:space="preserve"> 采用</w:t>
      </w:r>
      <w:r>
        <w:rPr>
          <w:rFonts w:hint="eastAsia"/>
        </w:rPr>
        <w:t>“</w:t>
      </w:r>
      <w:r>
        <w:t>一个测量内核、两类采集终端、三种场景构型</w:t>
      </w:r>
      <w:r>
        <w:rPr>
          <w:rFonts w:hint="eastAsia"/>
        </w:rPr>
        <w:t>”</w:t>
      </w:r>
      <w:r>
        <w:t>的架构：测量内核为多目视觉跟踪测量系统，负责全局基准与高精度坐标；两类采集终端为跟踪框架（球形扫描）与实景三维扫描仪；三种场景构型通过统一的快换接口（机械接口+电气接口+数据接口）实现跟踪框架、扫描仪与移动载具的组合切换。</w:t>
      </w:r>
    </w:p>
    <w:p w14:paraId="69712A03">
      <w:r>
        <w:t>具体措施包括：</w:t>
      </w:r>
    </w:p>
    <w:p w14:paraId="3565B36B">
      <w:r>
        <w:t>（1）统一机械快换接口：采用定位销+锁紧机构的重复定位结构，重复安装位置偏差不大于 0.05 mm，保证换装后无需重新标定跟踪关系。</w:t>
      </w:r>
    </w:p>
    <w:p w14:paraId="19A0F327">
      <w:r>
        <w:t>（2）统一电气与数据接口：全域电池供电、真无线数据传输，单块电池支持连续作业不少于 4 h，支持热插拔；无线链路采用非 WiFi 无线技术，满足厂房网络安全要求。</w:t>
      </w:r>
    </w:p>
    <w:p w14:paraId="4E9CEC7E">
      <w:r>
        <w:t>（3）轻量化设计：跟踪框架整机质量控制在 3.5 kg 以内，实景三维扫描仪（定型机型 SHARE SLAM S100-16，整机 2438 g）配背负系统后可单人背负进入检修通道与检修平台。</w:t>
      </w:r>
    </w:p>
    <w:p w14:paraId="752988FE">
      <w:r>
        <w:t>（4）构型差异化：平坡构型强调自主扫描与效率；缓坡构型强调长距离续航与中继；陡坡构型强调与检修平台机械对接与防坠保护。</w:t>
      </w:r>
    </w:p>
    <w:p w14:paraId="557975B4">
      <w:r>
        <w:t>（5）便携性验证：在设计阶段开展人体工学与携行试验，在实验室搭建 1:1 模拟闸室与 15°、35° 模拟坡道，实测单人携行、架设、撤收时间，形成便携性测试记录。</w:t>
      </w:r>
    </w:p>
    <w:p w14:paraId="2FA556EE">
      <w:pPr>
        <w:pStyle w:val="5"/>
      </w:pPr>
      <w:bookmarkStart w:id="16" w:name="_Toc18879"/>
      <w:r>
        <w:rPr>
          <w:szCs w:val="32"/>
        </w:rPr>
        <w:t>1.2.3 难点二：室外开放空间大场景 ±1 mm 精度与绝对高程传递</w:t>
      </w:r>
      <w:bookmarkEnd w:id="16"/>
    </w:p>
    <w:p w14:paraId="7504A872">
      <w:r>
        <w:rPr>
          <w:b/>
        </w:rPr>
        <w:t>难点描述。</w:t>
      </w:r>
      <w:r>
        <w:t xml:space="preserve"> 平坡闸室要求</w:t>
      </w:r>
      <w:r>
        <w:rPr>
          <w:rFonts w:hint="eastAsia"/>
        </w:rPr>
        <w:t>“</w:t>
      </w:r>
      <w:r>
        <w:t>整体全面的精度不低于 ±1 mm 的高精度三维模型</w:t>
      </w:r>
      <w:r>
        <w:rPr>
          <w:rFonts w:hint="eastAsia"/>
        </w:rPr>
        <w:t>”</w:t>
      </w:r>
      <w:r>
        <w:t>，并</w:t>
      </w:r>
      <w:r>
        <w:rPr>
          <w:rFonts w:hint="eastAsia"/>
        </w:rPr>
        <w:t>“</w:t>
      </w:r>
      <w:r>
        <w:t>针对底板要求形成高精度绝对高程数据</w:t>
      </w:r>
      <w:r>
        <w:rPr>
          <w:rFonts w:hint="eastAsia"/>
        </w:rPr>
        <w:t>”</w:t>
      </w:r>
      <w:r>
        <w:t>。室外开放空间存在温度梯度、气流扰动、光照变化、振动与地基微变形，长距离、大范围条件下单纯依靠相对配准会产生误差累积；绝对高程还需与电站既有高程系统一致。</w:t>
      </w:r>
    </w:p>
    <w:p w14:paraId="4EBF2243">
      <w:r>
        <w:rPr>
          <w:b/>
        </w:rPr>
        <w:t>应对措施。</w:t>
      </w:r>
      <w:r>
        <w:t xml:space="preserve"> 建立</w:t>
      </w:r>
      <w:r>
        <w:rPr>
          <w:rFonts w:hint="eastAsia"/>
        </w:rPr>
        <w:t>“</w:t>
      </w:r>
      <w:r>
        <w:t>三级控制、双尺度解算、全参数检核</w:t>
      </w:r>
      <w:r>
        <w:rPr>
          <w:rFonts w:hint="eastAsia"/>
        </w:rPr>
        <w:t>”</w:t>
      </w:r>
      <w:r>
        <w:t>的精度保障体系。</w:t>
      </w:r>
    </w:p>
    <w:p w14:paraId="15924021">
      <w:r>
        <w:t>三级控制：第一级为电站既有高程基准点与控制点，作为绝对基准；第二级为现场布设的加密控制网（边角网/导线网），采用 1″级全站仪按精密工程测量要求施测，控制点埋设或采用既有结构稳定标志；第三级为测站控制，采用多目视觉跟踪测量系统在单站 12 m 半径内建立局部高精度基准。</w:t>
      </w:r>
    </w:p>
    <w:p w14:paraId="26B2F906">
      <w:r>
        <w:t>双尺度解算：整体模型以网格/点云全局配准为主，控制整体精度优于 ±1 mm；缺陷局部以多视立体、结构光或高分辨率摄影测量精测为主，控制深度方向优于 ±1 mm；两者通过控制点约束与尺度因子校正统一到同一坐标框架。</w:t>
      </w:r>
    </w:p>
    <w:p w14:paraId="3B081626">
      <w:r>
        <w:t>全参数检核：采用检查点法（不少于 20 个均匀分布的检查点）评定点位中误差，采用已知边长、已知高差、重复测量三种方式交叉验证；对底板绝对高程，采用二等水准联测为主、全站仪三角高程校核的双路径，取较差在限差内者。</w:t>
      </w:r>
    </w:p>
    <w:p w14:paraId="404687C5">
      <w:r>
        <w:t>此外，针对室外环境，采取温度传感器实时记录、测量时段选择（避开正午强对流）、遮挡与逆光规避、设备预热稳定等工程措施。</w:t>
      </w:r>
    </w:p>
    <w:p w14:paraId="6CD373D8">
      <w:pPr>
        <w:pStyle w:val="5"/>
      </w:pPr>
      <w:bookmarkStart w:id="17" w:name="_Toc21119"/>
      <w:r>
        <w:rPr>
          <w:szCs w:val="32"/>
        </w:rPr>
        <w:t>1.2.4 难点三：湿润/附着物/弱光表面与多模态数据融合</w:t>
      </w:r>
      <w:bookmarkEnd w:id="17"/>
    </w:p>
    <w:p w14:paraId="07101929">
      <w:r>
        <w:rPr>
          <w:b/>
        </w:rPr>
        <w:t>难点描述。</w:t>
      </w:r>
      <w:r>
        <w:t xml:space="preserve"> 向家坝两孔表孔流道表面湿润情况存在差异，部分区域存在水膜、泥沙附着、青苔与修补痕迹；深孔内部光照不足；湿润表面镜面反射会导致激光回波强度异常、结构光条纹失效、影像纹理失真。</w:t>
      </w:r>
    </w:p>
    <w:p w14:paraId="0FA1FEC2">
      <w:r>
        <w:rPr>
          <w:b/>
        </w:rPr>
        <w:t>应对措施。</w:t>
      </w:r>
    </w:p>
    <w:p w14:paraId="54B7092E">
      <w:r>
        <w:t>（1）多技术互补：对同一场景至少采用</w:t>
      </w:r>
      <w:r>
        <w:rPr>
          <w:rFonts w:hint="eastAsia"/>
        </w:rPr>
        <w:t>“</w:t>
      </w:r>
      <w:r>
        <w:t>多目视觉跟踪测量 + 地面三维激光扫描/实景三维扫描</w:t>
      </w:r>
      <w:r>
        <w:rPr>
          <w:rFonts w:hint="eastAsia"/>
        </w:rPr>
        <w:t>”</w:t>
      </w:r>
      <w:r>
        <w:t>两种技术，湿润区域以摄影测量与视觉 SLAM 为主、激光为辅，干燥区域以激光为主、影像为辅。</w:t>
      </w:r>
    </w:p>
    <w:p w14:paraId="0CE8061A">
      <w:r>
        <w:t>（2）多曝光与多光谱：相机采用自动曝光包围（HDR）采集，必要时增加偏振片抑制水面镜面反射；激光扫描采用多回波与强度阈值自适应。</w:t>
      </w:r>
    </w:p>
    <w:p w14:paraId="3C3EC57F">
      <w:r>
        <w:t>（3）附着物辨识：通过强度、颜色、粗糙度多特征区分</w:t>
      </w:r>
      <w:r>
        <w:rPr>
          <w:rFonts w:hint="eastAsia"/>
        </w:rPr>
        <w:t>“</w:t>
      </w:r>
      <w:r>
        <w:t>附着物</w:t>
      </w:r>
      <w:r>
        <w:rPr>
          <w:rFonts w:hint="eastAsia"/>
        </w:rPr>
        <w:t>”</w:t>
      </w:r>
      <w:r>
        <w:t>与</w:t>
      </w:r>
      <w:r>
        <w:rPr>
          <w:rFonts w:hint="eastAsia"/>
        </w:rPr>
        <w:t>“</w:t>
      </w:r>
      <w:r>
        <w:t>结构缺损</w:t>
      </w:r>
      <w:r>
        <w:rPr>
          <w:rFonts w:hint="eastAsia"/>
        </w:rPr>
        <w:t>”</w:t>
      </w:r>
      <w:r>
        <w:t>，在缺陷判定中单列</w:t>
      </w:r>
      <w:r>
        <w:rPr>
          <w:rFonts w:hint="eastAsia"/>
        </w:rPr>
        <w:t>“</w:t>
      </w:r>
      <w:r>
        <w:t>表面附着</w:t>
      </w:r>
      <w:r>
        <w:rPr>
          <w:rFonts w:hint="eastAsia"/>
        </w:rPr>
        <w:t>”</w:t>
      </w:r>
      <w:r>
        <w:t>类别，避免误判为冲磨缺陷。</w:t>
      </w:r>
    </w:p>
    <w:p w14:paraId="4F2B7FDD">
      <w:r>
        <w:t>（4）融合策略：以点云为几何骨架、以影像为纹理与语义来源，采用</w:t>
      </w:r>
      <w:r>
        <w:rPr>
          <w:rFonts w:hint="eastAsia"/>
        </w:rPr>
        <w:t>“</w:t>
      </w:r>
      <w:r>
        <w:t>粗配准（特征/位姿）</w:t>
      </w:r>
      <w:r>
        <w:rPr>
          <w:rFonts w:hint="eastAsia"/>
        </w:rPr>
        <w:t>-</w:t>
      </w:r>
      <w:r>
        <w:t>精配准（ICP/NDT 变体）</w:t>
      </w:r>
      <w:r>
        <w:rPr>
          <w:rFonts w:hint="eastAsia"/>
        </w:rPr>
        <w:t>-</w:t>
      </w:r>
      <w:r>
        <w:t>加权融合（按局部精度与置信度赋权）</w:t>
      </w:r>
      <w:r>
        <w:rPr>
          <w:rFonts w:hint="eastAsia"/>
        </w:rPr>
        <w:t>”</w:t>
      </w:r>
      <w:r>
        <w:t>的三步法，输出真彩色点云与融合置信度图，置信度低于阈值的区域标记为</w:t>
      </w:r>
      <w:r>
        <w:rPr>
          <w:rFonts w:hint="eastAsia"/>
        </w:rPr>
        <w:t>“</w:t>
      </w:r>
      <w:r>
        <w:t>需复核</w:t>
      </w:r>
      <w:r>
        <w:rPr>
          <w:rFonts w:hint="eastAsia"/>
        </w:rPr>
        <w:t>”</w:t>
      </w:r>
      <w:r>
        <w:t>。</w:t>
      </w:r>
    </w:p>
    <w:p w14:paraId="52D51C3F">
      <w:pPr>
        <w:pStyle w:val="5"/>
      </w:pPr>
      <w:bookmarkStart w:id="18" w:name="_Toc22772"/>
      <w:r>
        <w:rPr>
          <w:szCs w:val="32"/>
        </w:rPr>
        <w:t>1.2.5 难点四：720° 高保真重建渲染的时效性</w:t>
      </w:r>
      <w:bookmarkEnd w:id="18"/>
    </w:p>
    <w:p w14:paraId="54A98A5B">
      <w:r>
        <w:rPr>
          <w:b/>
        </w:rPr>
        <w:t>难点描述。</w:t>
      </w:r>
      <w:r>
        <w:t xml:space="preserve"> 要求葛洲坝二江泄水闸闸室（底板约 26 m×12 m）在测量完成后 24 h 内完成三维重建与渲染，形成低延迟、高保真的 720° 自由浏览沉浸式模型，且量测不基于高斯模型。闸室面积约 312 m²，加侧墙后表面积约 450 m²，若采用高密度点云逐点渲染，数据量与计算量巨大。</w:t>
      </w:r>
    </w:p>
    <w:p w14:paraId="072DAD5D">
      <w:r>
        <w:rPr>
          <w:b/>
        </w:rPr>
        <w:t>应对措施。</w:t>
      </w:r>
    </w:p>
    <w:p w14:paraId="7E607643">
      <w:r>
        <w:t>（1）渲染与量测分离：渲染采用三维高斯泼溅（3D Gaussian Splatting）或神经辐射场类方法，追求视觉保真与实时漫游；量测采用点云与三角网格，保证几何精度。两套模型通过同一坐标框架与同名控制点关联。</w:t>
      </w:r>
    </w:p>
    <w:p w14:paraId="55A5F25B">
      <w:r>
        <w:t>（2）分块并行：将场景划分为不大于 5 m×5 m 的区块，分块训练/重建后全局合并，利用多 GPU 或多机并行，缩短重建时间。</w:t>
      </w:r>
    </w:p>
    <w:p w14:paraId="5A4F7D60">
      <w:r>
        <w:t>（3）采集端优化：通过轨迹规划保证影像重叠度不低于 70%、基线适中、光照均匀，减少后续补采与失败重训。</w:t>
      </w:r>
    </w:p>
    <w:p w14:paraId="3689B06E">
      <w:r>
        <w:t>（4）流程固化：将</w:t>
      </w:r>
      <w:r>
        <w:rPr>
          <w:rFonts w:hint="eastAsia"/>
        </w:rPr>
        <w:t>“</w:t>
      </w:r>
      <w:r>
        <w:t>数据质检</w:t>
      </w:r>
      <w:r>
        <w:rPr>
          <w:rFonts w:hint="eastAsia"/>
        </w:rPr>
        <w:t>-</w:t>
      </w:r>
      <w:r>
        <w:t>位姿解算</w:t>
      </w:r>
      <w:r>
        <w:rPr>
          <w:rFonts w:hint="eastAsia"/>
        </w:rPr>
        <w:t>-</w:t>
      </w:r>
      <w:r>
        <w:t>稠密重建</w:t>
      </w:r>
      <w:r>
        <w:rPr>
          <w:rFonts w:hint="eastAsia"/>
        </w:rPr>
        <w:t>-</w:t>
      </w:r>
      <w:r>
        <w:t>高斯训练</w:t>
      </w:r>
      <w:r>
        <w:rPr>
          <w:rFonts w:hint="eastAsia"/>
        </w:rPr>
        <w:t>-</w:t>
      </w:r>
      <w:r>
        <w:t>模型合并</w:t>
      </w:r>
      <w:r>
        <w:rPr>
          <w:rFonts w:hint="eastAsia"/>
        </w:rPr>
        <w:t>-</w:t>
      </w:r>
      <w:r>
        <w:t>轻量化</w:t>
      </w:r>
      <w:r>
        <w:rPr>
          <w:rFonts w:hint="eastAsia"/>
        </w:rPr>
        <w:t>-</w:t>
      </w:r>
      <w:r>
        <w:t>发布</w:t>
      </w:r>
      <w:r>
        <w:rPr>
          <w:rFonts w:hint="eastAsia"/>
        </w:rPr>
        <w:t>”</w:t>
      </w:r>
      <w:r>
        <w:t>固化为流水线脚本，减少人工干预。</w:t>
      </w:r>
    </w:p>
    <w:p w14:paraId="5B423CA8">
      <w:r>
        <w:t>（5）验收基线：以 24 h 为硬指标倒排，预留 4 h 缓冲；在实验室以同等面积模拟场景开展不少于 3 次计时演练，形成时效验证记录。</w:t>
      </w:r>
    </w:p>
    <w:p w14:paraId="171DEAED">
      <w:pPr>
        <w:pStyle w:val="5"/>
      </w:pPr>
      <w:bookmarkStart w:id="19" w:name="_Toc19236"/>
      <w:r>
        <w:rPr>
          <w:szCs w:val="32"/>
        </w:rPr>
        <w:t>1.2.6 难点五：缺陷智能判定与报告自动生成</w:t>
      </w:r>
      <w:bookmarkEnd w:id="19"/>
    </w:p>
    <w:p w14:paraId="71CA3D2B">
      <w:r>
        <w:rPr>
          <w:b/>
        </w:rPr>
        <w:t>难点描述。</w:t>
      </w:r>
      <w:r>
        <w:t xml:space="preserve"> 冲磨缺陷判定需依据甲方提供的判定标准，涉及冲蚀、磨蚀、裂缝、渗漏、表面不平整、露筋、蜂窝麻面、孔洞、错台、原防护涂层剥落等多类别；其中只有涉及结构体型尺寸削减的才计为冲磨缺陷。缺陷级别认定、处理措施建议、材料用量估算均需专业知识支撑。报告需在 72 h 内生成，且包含汇总表、照片、记录图等大量图表。</w:t>
      </w:r>
    </w:p>
    <w:p w14:paraId="769987DD">
      <w:r>
        <w:rPr>
          <w:b/>
        </w:rPr>
        <w:t>应对措施。</w:t>
      </w:r>
    </w:p>
    <w:p w14:paraId="7AFE2331">
      <w:r>
        <w:t>（1）双通道判识：几何通道基于点云法向偏差、曲率突变、深度图与设计面/拟合面残差识别</w:t>
      </w:r>
      <w:r>
        <w:rPr>
          <w:rFonts w:hint="eastAsia"/>
        </w:rPr>
        <w:t>“</w:t>
      </w:r>
      <w:r>
        <w:t>体型削减</w:t>
      </w:r>
      <w:r>
        <w:rPr>
          <w:rFonts w:hint="eastAsia"/>
        </w:rPr>
        <w:t>”</w:t>
      </w:r>
      <w:r>
        <w:t>；语义通道基于影像分割识别裂缝、露筋、蜂窝麻面、涂层剥落等表观类别；两通道结果按规则融合，输出</w:t>
      </w:r>
      <w:r>
        <w:rPr>
          <w:rFonts w:hint="eastAsia"/>
        </w:rPr>
        <w:t>“</w:t>
      </w:r>
      <w:r>
        <w:t>类别</w:t>
      </w:r>
      <w:r>
        <w:rPr>
          <w:rFonts w:hint="eastAsia"/>
        </w:rPr>
        <w:t>-</w:t>
      </w:r>
      <w:r>
        <w:t>位置</w:t>
      </w:r>
      <w:r>
        <w:rPr>
          <w:rFonts w:hint="eastAsia"/>
        </w:rPr>
        <w:t>-</w:t>
      </w:r>
      <w:r>
        <w:t>尺寸</w:t>
      </w:r>
      <w:r>
        <w:rPr>
          <w:rFonts w:hint="eastAsia"/>
        </w:rPr>
        <w:t>-</w:t>
      </w:r>
      <w:r>
        <w:t>置信度</w:t>
      </w:r>
      <w:r>
        <w:rPr>
          <w:rFonts w:hint="eastAsia"/>
        </w:rPr>
        <w:t>”</w:t>
      </w:r>
      <w:r>
        <w:t>。</w:t>
      </w:r>
    </w:p>
    <w:p w14:paraId="0298FD06">
      <w:r>
        <w:t>（2）知识规则库：将甲方判定标准、DL/T 5251、SL 713 等规范转化为可配置的规则库（阈值、分级、组合条件），支持甲方标准的版本更新而不改代码。</w:t>
      </w:r>
    </w:p>
    <w:p w14:paraId="422F8A26">
      <w:r>
        <w:t>（3）人机复核：软件提供</w:t>
      </w:r>
      <w:r>
        <w:rPr>
          <w:rFonts w:hint="eastAsia"/>
        </w:rPr>
        <w:t>“</w:t>
      </w:r>
      <w:r>
        <w:t>自动判定</w:t>
      </w:r>
      <w:r>
        <w:rPr>
          <w:rFonts w:hint="eastAsia"/>
        </w:rPr>
        <w:t>-</w:t>
      </w:r>
      <w:r>
        <w:t>人工复核</w:t>
      </w:r>
      <w:r>
        <w:rPr>
          <w:rFonts w:hint="eastAsia"/>
        </w:rPr>
        <w:t>-</w:t>
      </w:r>
      <w:r>
        <w:t>意见留痕</w:t>
      </w:r>
      <w:r>
        <w:rPr>
          <w:rFonts w:hint="eastAsia"/>
        </w:rPr>
        <w:t>”</w:t>
      </w:r>
      <w:r>
        <w:t>流程，复核结果回写样本库，形成持续优化闭环。</w:t>
      </w:r>
    </w:p>
    <w:p w14:paraId="34D3ABC6">
      <w:r>
        <w:t>（4）报告模板引擎：以 Word/Excel 模板为骨架，数据驱动填充；照片按缺陷编号自动裁切、编号、排版；DWG 记录图通过图纸模板与块参照自动生成；输出 PDF、DOCX、XLSX、DWG、PPTX 多格式。</w:t>
      </w:r>
    </w:p>
    <w:p w14:paraId="37719EDA">
      <w:r>
        <w:t>（5）时效控制：报告生成采用</w:t>
      </w:r>
      <w:r>
        <w:rPr>
          <w:rFonts w:hint="eastAsia"/>
        </w:rPr>
        <w:t>“</w:t>
      </w:r>
      <w:r>
        <w:t>边测边算</w:t>
      </w:r>
      <w:r>
        <w:rPr>
          <w:rFonts w:hint="eastAsia"/>
        </w:rPr>
        <w:t>”</w:t>
      </w:r>
      <w:r>
        <w:t>策略，测量过程中同步完成缺陷预识别，测量结束后仅需复核与出图，确保 72 h 内交付。</w:t>
      </w:r>
    </w:p>
    <w:p w14:paraId="1CE7D575">
      <w:pPr>
        <w:pStyle w:val="5"/>
      </w:pPr>
      <w:bookmarkStart w:id="20" w:name="_Toc27869"/>
      <w:r>
        <w:rPr>
          <w:szCs w:val="32"/>
        </w:rPr>
        <w:t>1.2.7 难点六：陡坡场景人机协同与检修平台适配</w:t>
      </w:r>
      <w:bookmarkEnd w:id="20"/>
    </w:p>
    <w:p w14:paraId="04F4AF31">
      <w:r>
        <w:rPr>
          <w:b/>
        </w:rPr>
        <w:t>难点描述。</w:t>
      </w:r>
      <w:r>
        <w:t xml:space="preserve"> 向家坝陡坡场景，检修人员目前仅能通过甲方研发的向家坝泄洪流道移动检修装备检修平台抵近过流面，作业人员数量、作业时间、作业空间受限。装备若不能与该平台结合，将无法进入作业面。</w:t>
      </w:r>
    </w:p>
    <w:p w14:paraId="39F19B6E">
      <w:r>
        <w:rPr>
          <w:b/>
        </w:rPr>
        <w:t>应对措施。</w:t>
      </w:r>
    </w:p>
    <w:p w14:paraId="04E4A062">
      <w:r>
        <w:t>（1）接口定制：在设计阶段获取检修平台的接口尺寸、承载能力、行进方式、供电与通信条件，设计专用挂载支架与快换底座，确保扫描仪/跟踪框架的安装不改变平台重心与稳定性。</w:t>
      </w:r>
    </w:p>
    <w:p w14:paraId="51E985C6">
      <w:r>
        <w:t>（2）轻量化与低功耗：陡坡构型优先采用轻量扫描仪+无线传输，减少线缆与电源负担。</w:t>
      </w:r>
    </w:p>
    <w:p w14:paraId="06BDE349">
      <w:r>
        <w:t>（3）无人化备选：同步设计</w:t>
      </w:r>
      <w:r>
        <w:rPr>
          <w:rFonts w:hint="eastAsia"/>
        </w:rPr>
        <w:t>“</w:t>
      </w:r>
      <w:r>
        <w:t>平台搭载自主扫描</w:t>
      </w:r>
      <w:r>
        <w:rPr>
          <w:rFonts w:hint="eastAsia"/>
        </w:rPr>
        <w:t>”</w:t>
      </w:r>
      <w:r>
        <w:t>方案，移动载具具备路径规划、自动避障、定点悬停与自动回传能力，减少人员暴露时间。</w:t>
      </w:r>
    </w:p>
    <w:p w14:paraId="3DC51FA4">
      <w:r>
        <w:t>（4）安全冗余：设置机械防坠双保险、失电制动、超限报警；作业前开展平台联合调试与载荷试验。</w:t>
      </w:r>
    </w:p>
    <w:p w14:paraId="4E5BB24A">
      <w:r>
        <w:t>（5）作业组织：将陡坡场景作业拆分为</w:t>
      </w:r>
      <w:r>
        <w:rPr>
          <w:rFonts w:hint="eastAsia"/>
        </w:rPr>
        <w:t>“</w:t>
      </w:r>
      <w:r>
        <w:t>平台准备</w:t>
      </w:r>
      <w:r>
        <w:rPr>
          <w:rFonts w:hint="eastAsia"/>
        </w:rPr>
        <w:t>-</w:t>
      </w:r>
      <w:r>
        <w:t>设备挂载</w:t>
      </w:r>
      <w:r>
        <w:rPr>
          <w:rFonts w:hint="eastAsia"/>
        </w:rPr>
        <w:t>-</w:t>
      </w:r>
      <w:r>
        <w:t>标定</w:t>
      </w:r>
      <w:r>
        <w:rPr>
          <w:rFonts w:hint="eastAsia"/>
        </w:rPr>
        <w:t>-</w:t>
      </w:r>
      <w:r>
        <w:t>分段扫描</w:t>
      </w:r>
      <w:r>
        <w:rPr>
          <w:rFonts w:hint="eastAsia"/>
        </w:rPr>
        <w:t>-</w:t>
      </w:r>
      <w:r>
        <w:t>数据回传</w:t>
      </w:r>
      <w:r>
        <w:rPr>
          <w:rFonts w:hint="eastAsia"/>
        </w:rPr>
        <w:t>-</w:t>
      </w:r>
      <w:r>
        <w:t>撤收</w:t>
      </w:r>
      <w:r>
        <w:rPr>
          <w:rFonts w:hint="eastAsia"/>
        </w:rPr>
        <w:t>”</w:t>
      </w:r>
      <w:r>
        <w:t>六个标准动作，单次作业时间控制在平台允许范围内。</w:t>
      </w:r>
    </w:p>
    <w:p w14:paraId="2ED3A750">
      <w:pPr>
        <w:pStyle w:val="5"/>
      </w:pPr>
      <w:bookmarkStart w:id="21" w:name="_Toc17419"/>
      <w:r>
        <w:rPr>
          <w:szCs w:val="32"/>
        </w:rPr>
        <w:t>1.2.8 难点七：岁修窗口期与多电站协同组织</w:t>
      </w:r>
      <w:bookmarkEnd w:id="21"/>
    </w:p>
    <w:p w14:paraId="08C66728">
      <w:r>
        <w:rPr>
          <w:b/>
        </w:rPr>
        <w:t>难点描述。</w:t>
      </w:r>
      <w:r>
        <w:t xml:space="preserve"> 首轮测量建模需在 2026 年 12 月至 2027 年 5 月完成葛洲坝、三峡、向家坝三站；两期验证分别绑定 2027</w:t>
      </w:r>
      <w:r>
        <w:rPr>
          <w:rFonts w:hint="eastAsia"/>
        </w:rPr>
        <w:t>-</w:t>
      </w:r>
      <w:r>
        <w:t>2028、2028</w:t>
      </w:r>
      <w:r>
        <w:rPr>
          <w:rFonts w:hint="eastAsia"/>
        </w:rPr>
        <w:t>-</w:t>
      </w:r>
      <w:r>
        <w:t>2029 年度岁修。三站地理位置分散，窗口期重叠，人员、设备、车辆、准入手续需并行安排。</w:t>
      </w:r>
    </w:p>
    <w:p w14:paraId="3E701AC2">
      <w:r>
        <w:rPr>
          <w:b/>
        </w:rPr>
        <w:t>应对措施。</w:t>
      </w:r>
    </w:p>
    <w:p w14:paraId="6DBF6B47">
      <w:r>
        <w:t>（1）三站并行作业组：组建 3 个现场作业组，每组配置测量、扫描、数据处理、安全员各 1 人，共享后台数据处理中心。</w:t>
      </w:r>
    </w:p>
    <w:p w14:paraId="638364B9">
      <w:r>
        <w:t>（2）滚动计划：以周为单位滚动编制三站计划，按</w:t>
      </w:r>
      <w:r>
        <w:rPr>
          <w:rFonts w:hint="eastAsia"/>
        </w:rPr>
        <w:t>“</w:t>
      </w:r>
      <w:r>
        <w:t>孔号</w:t>
      </w:r>
      <w:r>
        <w:rPr>
          <w:rFonts w:hint="eastAsia"/>
        </w:rPr>
        <w:t>-</w:t>
      </w:r>
      <w:r>
        <w:t>进场时间</w:t>
      </w:r>
      <w:r>
        <w:rPr>
          <w:rFonts w:hint="eastAsia"/>
        </w:rPr>
        <w:t>-</w:t>
      </w:r>
      <w:r>
        <w:t>作业内容</w:t>
      </w:r>
      <w:r>
        <w:rPr>
          <w:rFonts w:hint="eastAsia"/>
        </w:rPr>
        <w:t>-</w:t>
      </w:r>
      <w:r>
        <w:t>资源需求</w:t>
      </w:r>
      <w:r>
        <w:rPr>
          <w:rFonts w:hint="eastAsia"/>
        </w:rPr>
        <w:t>”</w:t>
      </w:r>
      <w:r>
        <w:t>排布，提前 2 周锁定资源。</w:t>
      </w:r>
    </w:p>
    <w:p w14:paraId="42BBF6A2">
      <w:r>
        <w:t>（3）预备队机制：保留 1 个机动组与 1 套备用装备，应对窗口提前、天气影响、设备故障。</w:t>
      </w:r>
    </w:p>
    <w:p w14:paraId="3FF16E22">
      <w:r>
        <w:t>（4）准入前置：合同签订后立即启动人员出入证、车辆通行证、安全教育与考试、保险购买等准备工作，确保接到进场通知即可进场。</w:t>
      </w:r>
    </w:p>
    <w:p w14:paraId="2C1ADA8E">
      <w:r>
        <w:t>（5）数据集中：现场仅做必要质检与备份，重计算统一在后方完成，减少现场等待。</w:t>
      </w:r>
    </w:p>
    <w:p w14:paraId="1D3F4903">
      <w:pPr>
        <w:pStyle w:val="5"/>
      </w:pPr>
      <w:bookmarkStart w:id="22" w:name="_Toc23013"/>
      <w:r>
        <w:rPr>
          <w:szCs w:val="32"/>
        </w:rPr>
        <w:t>1.2.9 难点八：自主可控与网络安全合规</w:t>
      </w:r>
      <w:bookmarkEnd w:id="22"/>
    </w:p>
    <w:p w14:paraId="1FE0C040">
      <w:r>
        <w:rPr>
          <w:b/>
        </w:rPr>
        <w:t>难点描述。</w:t>
      </w:r>
      <w:r>
        <w:t xml:space="preserve"> 采购文件对 CPU、操作系统、数据库、存储与内存芯片、定位设备、软件开发团队、无线传输方式等提出明确要求，涉及信息类产品的还须满足网络安全审查要求。</w:t>
      </w:r>
    </w:p>
    <w:p w14:paraId="0C3C07A8">
      <w:r>
        <w:rPr>
          <w:b/>
        </w:rPr>
        <w:t>应对措施。</w:t>
      </w:r>
    </w:p>
    <w:p w14:paraId="75FE788B">
      <w:r>
        <w:t>（1）选型前置审查：在方案设计阶段建立</w:t>
      </w:r>
      <w:r>
        <w:rPr>
          <w:rFonts w:hint="eastAsia"/>
        </w:rPr>
        <w:t>“</w:t>
      </w:r>
      <w:r>
        <w:t>自主可控选型清单</w:t>
      </w:r>
      <w:r>
        <w:rPr>
          <w:rFonts w:hint="eastAsia"/>
        </w:rPr>
        <w:t>”</w:t>
      </w:r>
      <w:r>
        <w:t>，逐项核对中国信息安全测评中心安全可靠测评公告与国保测公告，形成选型依据。</w:t>
      </w:r>
    </w:p>
    <w:p w14:paraId="3E635565">
      <w:r>
        <w:t>（2）关键约束落实：便携式计算机采用海光 3490/3.5 GHz、32 核及以上 CPU，内存不小于 32 GB，1 TB SSD + 2 TB HDD，国产 4 GB 及以上独立显卡，统信 UOS 或银河麒麟操作系统永久授权含三年原厂服务，36 个月原厂质保；存储与内存芯片不使用美光产品；定位设备为单北斗，不含 GPS 芯片或功能；无线传输采用非 WiFi 技术。</w:t>
      </w:r>
    </w:p>
    <w:p w14:paraId="03CFE8EC">
      <w:r>
        <w:t>（3）软件自主可控：控制软件及运行平台采用国产操作系统、国产数据库、国产中间件；开发团队全部为国内团队；源代码交付。</w:t>
      </w:r>
    </w:p>
    <w:p w14:paraId="5A27686B">
      <w:r>
        <w:t>（4）证明材料：随设备提供承诺函、原厂授权书、原厂售后服务承诺函、单北斗检测报告或认证证书、第三方测试报告等。</w:t>
      </w:r>
    </w:p>
    <w:p w14:paraId="34DDC409">
      <w:r>
        <w:t>（5）网络安全：按《网络安全法》《网络安全审查办法》《电力监控系统安全防护规定》开展供应链排查，签署网络安全承诺书，配合甲方开展审查。</w:t>
      </w:r>
    </w:p>
    <w:p w14:paraId="3AB66E14">
      <w:pPr>
        <w:pStyle w:val="5"/>
      </w:pPr>
      <w:bookmarkStart w:id="23" w:name="_Toc5338"/>
      <w:r>
        <w:rPr>
          <w:szCs w:val="32"/>
        </w:rPr>
        <w:t>1.2.10 难点九：成果知识产权与验收合规</w:t>
      </w:r>
      <w:bookmarkEnd w:id="23"/>
    </w:p>
    <w:p w14:paraId="03A9C2D2">
      <w:r>
        <w:rPr>
          <w:b/>
        </w:rPr>
        <w:t>难点描述。</w:t>
      </w:r>
      <w:r>
        <w:t xml:space="preserve"> 合同约定专利申请权、技术成果、转让权、奖励申请权归甲方，乙方享有免费使用权；论文需注明资助并保障甲方第一作者署名；软著著作权人为甲方。同时验收需通过四阶段评审、第三方测试、专家评审、成果评价、档案归档等多重关口。</w:t>
      </w:r>
    </w:p>
    <w:p w14:paraId="22A3A5B1">
      <w:r>
        <w:rPr>
          <w:b/>
        </w:rPr>
        <w:t>应对措施。</w:t>
      </w:r>
    </w:p>
    <w:p w14:paraId="7B184200">
      <w:r>
        <w:t>（1）知识产权专员：设立知识产权专员，负责专利挖掘、检索、交底书撰写、申报跟踪，确保至验收前专利进入</w:t>
      </w:r>
      <w:r>
        <w:rPr>
          <w:rFonts w:hint="eastAsia"/>
        </w:rPr>
        <w:t>“</w:t>
      </w:r>
      <w:r>
        <w:t>受理</w:t>
      </w:r>
      <w:r>
        <w:rPr>
          <w:rFonts w:hint="eastAsia"/>
        </w:rPr>
        <w:t>”</w:t>
      </w:r>
      <w:r>
        <w:t>状态、论文取得</w:t>
      </w:r>
      <w:r>
        <w:rPr>
          <w:rFonts w:hint="eastAsia"/>
        </w:rPr>
        <w:t>“</w:t>
      </w:r>
      <w:r>
        <w:t>录用通知</w:t>
      </w:r>
      <w:r>
        <w:rPr>
          <w:rFonts w:hint="eastAsia"/>
        </w:rPr>
        <w:t>”</w:t>
      </w:r>
      <w:r>
        <w:t>、软著取得证书。</w:t>
      </w:r>
    </w:p>
    <w:p w14:paraId="6CA8FDDF">
      <w:r>
        <w:t>（2）专利布局：围绕</w:t>
      </w:r>
      <w:r>
        <w:rPr>
          <w:rFonts w:hint="eastAsia"/>
        </w:rPr>
        <w:t>“</w:t>
      </w:r>
      <w:r>
        <w:t>多目视觉跟踪标定</w:t>
      </w:r>
      <w:r>
        <w:rPr>
          <w:rFonts w:hint="eastAsia"/>
        </w:rPr>
        <w:t>”“</w:t>
      </w:r>
      <w:r>
        <w:t>跟踪框架自主扫描</w:t>
      </w:r>
      <w:r>
        <w:rPr>
          <w:rFonts w:hint="eastAsia"/>
        </w:rPr>
        <w:t>”“</w:t>
      </w:r>
      <w:r>
        <w:t>多模态融合去噪</w:t>
      </w:r>
      <w:r>
        <w:rPr>
          <w:rFonts w:hint="eastAsia"/>
        </w:rPr>
        <w:t>”“</w:t>
      </w:r>
      <w:r>
        <w:t>缺陷语义</w:t>
      </w:r>
      <w:r>
        <w:rPr>
          <w:rFonts w:hint="eastAsia"/>
        </w:rPr>
        <w:t>-</w:t>
      </w:r>
      <w:r>
        <w:t>几何联合判识</w:t>
      </w:r>
      <w:r>
        <w:rPr>
          <w:rFonts w:hint="eastAsia"/>
        </w:rPr>
        <w:t>”“</w:t>
      </w:r>
      <w:r>
        <w:t>报告自动生成</w:t>
      </w:r>
      <w:r>
        <w:rPr>
          <w:rFonts w:hint="eastAsia"/>
        </w:rPr>
        <w:t>”</w:t>
      </w:r>
      <w:r>
        <w:t>五个方向布局，形成</w:t>
      </w:r>
      <w:r>
        <w:rPr>
          <w:rFonts w:hint="eastAsia"/>
        </w:rPr>
        <w:t>“</w:t>
      </w:r>
      <w:r>
        <w:t>1 件发明 + 3 件实用新型/外观</w:t>
      </w:r>
      <w:r>
        <w:rPr>
          <w:rFonts w:hint="eastAsia"/>
        </w:rPr>
        <w:t>”</w:t>
      </w:r>
      <w:r>
        <w:t>的组合。</w:t>
      </w:r>
    </w:p>
    <w:p w14:paraId="2A20483A">
      <w:r>
        <w:t>（3）验收资料清单化：按</w:t>
      </w:r>
      <w:r>
        <w:rPr>
          <w:rFonts w:hint="eastAsia"/>
        </w:rPr>
        <w:t>“</w:t>
      </w:r>
      <w:r>
        <w:t>阶段验收</w:t>
      </w:r>
      <w:r>
        <w:rPr>
          <w:rFonts w:hint="eastAsia"/>
        </w:rPr>
        <w:t>-</w:t>
      </w:r>
      <w:r>
        <w:t>专项验收</w:t>
      </w:r>
      <w:r>
        <w:rPr>
          <w:rFonts w:hint="eastAsia"/>
        </w:rPr>
        <w:t>-</w:t>
      </w:r>
      <w:r>
        <w:t>合同验收</w:t>
      </w:r>
      <w:r>
        <w:rPr>
          <w:rFonts w:hint="eastAsia"/>
        </w:rPr>
        <w:t>”</w:t>
      </w:r>
      <w:r>
        <w:t>编制资料清单，逐项明确责任人、完成时间、审核人，实行</w:t>
      </w:r>
      <w:r>
        <w:rPr>
          <w:rFonts w:hint="eastAsia"/>
        </w:rPr>
        <w:t>“</w:t>
      </w:r>
      <w:r>
        <w:t>完成一项、销号一项</w:t>
      </w:r>
      <w:r>
        <w:rPr>
          <w:rFonts w:hint="eastAsia"/>
        </w:rPr>
        <w:t>”</w:t>
      </w:r>
      <w:r>
        <w:t>。</w:t>
      </w:r>
    </w:p>
    <w:p w14:paraId="337FA86C">
      <w:r>
        <w:t>（4）档案前置：项目实施过程中同步归档，避免完工后集中补材料；按甲方档案管理要求组卷，完工后三个月内移交。</w:t>
      </w:r>
    </w:p>
    <w:p w14:paraId="436CF86C">
      <w:pPr>
        <w:pStyle w:val="5"/>
      </w:pPr>
      <w:bookmarkStart w:id="24" w:name="_Toc16991"/>
      <w:r>
        <w:rPr>
          <w:szCs w:val="32"/>
        </w:rPr>
        <w:t>1.2.11 难点量化评估与优先级排序</w:t>
      </w:r>
      <w:bookmarkEnd w:id="24"/>
    </w:p>
    <w:p w14:paraId="4683221F">
      <w:r>
        <w:t>前述九项难点并非同等重要。我方采用</w:t>
      </w:r>
      <w:r>
        <w:rPr>
          <w:rFonts w:hint="eastAsia"/>
        </w:rPr>
        <w:t>“</w:t>
      </w:r>
      <w:r>
        <w:t>发生概率 × 影响程度</w:t>
      </w:r>
      <w:r>
        <w:rPr>
          <w:rFonts w:hint="eastAsia"/>
        </w:rPr>
        <w:t>”</w:t>
      </w:r>
      <w:r>
        <w:t>的方法进行量化排序，作为资源投入与管控重点的依据。</w:t>
      </w:r>
    </w:p>
    <w:tbl>
      <w:tblPr>
        <w:tblStyle w:val="32"/>
        <w:tblW w:w="89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77"/>
        <w:gridCol w:w="1350"/>
        <w:gridCol w:w="1179"/>
        <w:gridCol w:w="954"/>
        <w:gridCol w:w="954"/>
        <w:gridCol w:w="1596"/>
      </w:tblGrid>
      <w:tr w14:paraId="37889F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877" w:type="dxa"/>
            <w:shd w:val="clear" w:color="auto" w:fill="E7E6E6"/>
            <w:vAlign w:val="center"/>
          </w:tcPr>
          <w:p w14:paraId="2FC0E5C4">
            <w:pPr>
              <w:snapToGrid w:val="0"/>
              <w:spacing w:before="70" w:after="70" w:line="240" w:lineRule="auto"/>
              <w:ind w:firstLine="0"/>
              <w:jc w:val="center"/>
              <w:rPr>
                <w:b/>
                <w:sz w:val="21"/>
              </w:rPr>
            </w:pPr>
            <w:r>
              <w:rPr>
                <w:b/>
                <w:sz w:val="21"/>
                <w:szCs w:val="21"/>
              </w:rPr>
              <w:t>难点</w:t>
            </w:r>
          </w:p>
        </w:tc>
        <w:tc>
          <w:tcPr>
            <w:tcW w:w="1350" w:type="dxa"/>
            <w:shd w:val="clear" w:color="auto" w:fill="E7E6E6"/>
            <w:vAlign w:val="center"/>
          </w:tcPr>
          <w:p w14:paraId="163B5644">
            <w:pPr>
              <w:snapToGrid w:val="0"/>
              <w:spacing w:before="70" w:after="70" w:line="240" w:lineRule="auto"/>
              <w:ind w:firstLine="0"/>
              <w:jc w:val="center"/>
              <w:rPr>
                <w:b/>
                <w:sz w:val="21"/>
              </w:rPr>
            </w:pPr>
            <w:r>
              <w:rPr>
                <w:b/>
                <w:sz w:val="21"/>
                <w:szCs w:val="21"/>
              </w:rPr>
              <w:t>发生概率</w:t>
            </w:r>
          </w:p>
        </w:tc>
        <w:tc>
          <w:tcPr>
            <w:tcW w:w="1179" w:type="dxa"/>
            <w:shd w:val="clear" w:color="auto" w:fill="E7E6E6"/>
            <w:vAlign w:val="center"/>
          </w:tcPr>
          <w:p w14:paraId="7D691BCE">
            <w:pPr>
              <w:snapToGrid w:val="0"/>
              <w:spacing w:before="70" w:after="70" w:line="240" w:lineRule="auto"/>
              <w:ind w:firstLine="0"/>
              <w:jc w:val="center"/>
              <w:rPr>
                <w:b/>
                <w:sz w:val="21"/>
              </w:rPr>
            </w:pPr>
            <w:r>
              <w:rPr>
                <w:b/>
                <w:sz w:val="21"/>
                <w:szCs w:val="21"/>
              </w:rPr>
              <w:t>影响程度</w:t>
            </w:r>
          </w:p>
        </w:tc>
        <w:tc>
          <w:tcPr>
            <w:tcW w:w="954" w:type="dxa"/>
            <w:shd w:val="clear" w:color="auto" w:fill="E7E6E6"/>
            <w:vAlign w:val="center"/>
          </w:tcPr>
          <w:p w14:paraId="445CBB60">
            <w:pPr>
              <w:snapToGrid w:val="0"/>
              <w:spacing w:before="70" w:after="70" w:line="240" w:lineRule="auto"/>
              <w:ind w:firstLine="0"/>
              <w:jc w:val="center"/>
              <w:rPr>
                <w:b/>
                <w:sz w:val="21"/>
              </w:rPr>
            </w:pPr>
            <w:r>
              <w:rPr>
                <w:b/>
                <w:sz w:val="21"/>
                <w:szCs w:val="21"/>
              </w:rPr>
              <w:t>风险值</w:t>
            </w:r>
          </w:p>
        </w:tc>
        <w:tc>
          <w:tcPr>
            <w:tcW w:w="954" w:type="dxa"/>
            <w:shd w:val="clear" w:color="auto" w:fill="E7E6E6"/>
            <w:vAlign w:val="center"/>
          </w:tcPr>
          <w:p w14:paraId="348D305C">
            <w:pPr>
              <w:snapToGrid w:val="0"/>
              <w:spacing w:before="70" w:after="70" w:line="240" w:lineRule="auto"/>
              <w:ind w:firstLine="0"/>
              <w:jc w:val="center"/>
              <w:rPr>
                <w:b/>
                <w:sz w:val="21"/>
              </w:rPr>
            </w:pPr>
            <w:r>
              <w:rPr>
                <w:b/>
                <w:sz w:val="21"/>
                <w:szCs w:val="21"/>
              </w:rPr>
              <w:t>优先级</w:t>
            </w:r>
          </w:p>
        </w:tc>
        <w:tc>
          <w:tcPr>
            <w:tcW w:w="1596" w:type="dxa"/>
            <w:shd w:val="clear" w:color="auto" w:fill="E7E6E6"/>
            <w:vAlign w:val="center"/>
          </w:tcPr>
          <w:p w14:paraId="27851523">
            <w:pPr>
              <w:snapToGrid w:val="0"/>
              <w:spacing w:before="70" w:after="70" w:line="240" w:lineRule="auto"/>
              <w:ind w:firstLine="0"/>
              <w:jc w:val="center"/>
              <w:rPr>
                <w:b/>
                <w:sz w:val="21"/>
              </w:rPr>
            </w:pPr>
            <w:r>
              <w:rPr>
                <w:b/>
                <w:sz w:val="21"/>
                <w:szCs w:val="21"/>
              </w:rPr>
              <w:t>管控责任人</w:t>
            </w:r>
          </w:p>
        </w:tc>
      </w:tr>
      <w:tr w14:paraId="4159D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0F667AC0">
            <w:pPr>
              <w:snapToGrid w:val="0"/>
              <w:spacing w:before="70" w:after="70" w:line="240" w:lineRule="auto"/>
              <w:ind w:firstLine="0"/>
              <w:jc w:val="left"/>
              <w:rPr>
                <w:sz w:val="21"/>
              </w:rPr>
            </w:pPr>
            <w:r>
              <w:rPr>
                <w:sz w:val="21"/>
                <w:szCs w:val="21"/>
              </w:rPr>
              <w:t>二、±1 mm 精度与绝对高程</w:t>
            </w:r>
          </w:p>
        </w:tc>
        <w:tc>
          <w:tcPr>
            <w:tcW w:w="1350" w:type="dxa"/>
            <w:vAlign w:val="center"/>
          </w:tcPr>
          <w:p w14:paraId="697FC8FA">
            <w:pPr>
              <w:snapToGrid w:val="0"/>
              <w:spacing w:before="70" w:after="70" w:line="240" w:lineRule="auto"/>
              <w:ind w:firstLine="0"/>
              <w:jc w:val="center"/>
              <w:rPr>
                <w:sz w:val="21"/>
              </w:rPr>
            </w:pPr>
            <w:r>
              <w:rPr>
                <w:sz w:val="21"/>
                <w:szCs w:val="21"/>
              </w:rPr>
              <w:t>中（40%）</w:t>
            </w:r>
          </w:p>
        </w:tc>
        <w:tc>
          <w:tcPr>
            <w:tcW w:w="1179" w:type="dxa"/>
            <w:vAlign w:val="center"/>
          </w:tcPr>
          <w:p w14:paraId="664E059F">
            <w:pPr>
              <w:snapToGrid w:val="0"/>
              <w:spacing w:before="70" w:after="70" w:line="240" w:lineRule="auto"/>
              <w:ind w:firstLine="0"/>
              <w:jc w:val="center"/>
              <w:rPr>
                <w:sz w:val="21"/>
              </w:rPr>
            </w:pPr>
            <w:r>
              <w:rPr>
                <w:sz w:val="21"/>
                <w:szCs w:val="21"/>
              </w:rPr>
              <w:t>高（5）</w:t>
            </w:r>
          </w:p>
        </w:tc>
        <w:tc>
          <w:tcPr>
            <w:tcW w:w="954" w:type="dxa"/>
            <w:vAlign w:val="center"/>
          </w:tcPr>
          <w:p w14:paraId="5A3A86B1">
            <w:pPr>
              <w:snapToGrid w:val="0"/>
              <w:spacing w:before="70" w:after="70" w:line="240" w:lineRule="auto"/>
              <w:ind w:firstLine="0"/>
              <w:jc w:val="center"/>
              <w:rPr>
                <w:sz w:val="21"/>
              </w:rPr>
            </w:pPr>
            <w:r>
              <w:rPr>
                <w:sz w:val="21"/>
                <w:szCs w:val="21"/>
              </w:rPr>
              <w:t>2.0</w:t>
            </w:r>
          </w:p>
        </w:tc>
        <w:tc>
          <w:tcPr>
            <w:tcW w:w="954" w:type="dxa"/>
            <w:vAlign w:val="center"/>
          </w:tcPr>
          <w:p w14:paraId="124E1DA7">
            <w:pPr>
              <w:snapToGrid w:val="0"/>
              <w:spacing w:before="70" w:after="70" w:line="240" w:lineRule="auto"/>
              <w:ind w:firstLine="0"/>
              <w:jc w:val="center"/>
              <w:rPr>
                <w:sz w:val="21"/>
              </w:rPr>
            </w:pPr>
            <w:r>
              <w:rPr>
                <w:sz w:val="21"/>
                <w:szCs w:val="21"/>
              </w:rPr>
              <w:t>Ⅰ</w:t>
            </w:r>
          </w:p>
        </w:tc>
        <w:tc>
          <w:tcPr>
            <w:tcW w:w="1596" w:type="dxa"/>
            <w:vAlign w:val="center"/>
          </w:tcPr>
          <w:p w14:paraId="59D451FA">
            <w:pPr>
              <w:snapToGrid w:val="0"/>
              <w:spacing w:before="70" w:after="70" w:line="240" w:lineRule="auto"/>
              <w:ind w:firstLine="0"/>
              <w:jc w:val="center"/>
              <w:rPr>
                <w:sz w:val="21"/>
              </w:rPr>
            </w:pPr>
            <w:r>
              <w:rPr>
                <w:sz w:val="21"/>
                <w:szCs w:val="21"/>
              </w:rPr>
              <w:t>测量负责人</w:t>
            </w:r>
          </w:p>
        </w:tc>
      </w:tr>
      <w:tr w14:paraId="2FE9D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2F207C47">
            <w:pPr>
              <w:snapToGrid w:val="0"/>
              <w:spacing w:before="70" w:after="70" w:line="240" w:lineRule="auto"/>
              <w:ind w:firstLine="0"/>
              <w:jc w:val="left"/>
              <w:rPr>
                <w:sz w:val="21"/>
              </w:rPr>
            </w:pPr>
            <w:r>
              <w:rPr>
                <w:sz w:val="21"/>
                <w:szCs w:val="21"/>
              </w:rPr>
              <w:t>三、湿润/附着物/弱光</w:t>
            </w:r>
          </w:p>
        </w:tc>
        <w:tc>
          <w:tcPr>
            <w:tcW w:w="1350" w:type="dxa"/>
            <w:vAlign w:val="center"/>
          </w:tcPr>
          <w:p w14:paraId="0C4C7B79">
            <w:pPr>
              <w:snapToGrid w:val="0"/>
              <w:spacing w:before="70" w:after="70" w:line="240" w:lineRule="auto"/>
              <w:ind w:firstLine="0"/>
              <w:jc w:val="center"/>
              <w:rPr>
                <w:sz w:val="21"/>
              </w:rPr>
            </w:pPr>
            <w:r>
              <w:rPr>
                <w:sz w:val="21"/>
                <w:szCs w:val="21"/>
              </w:rPr>
              <w:t>高（60%）</w:t>
            </w:r>
          </w:p>
        </w:tc>
        <w:tc>
          <w:tcPr>
            <w:tcW w:w="1179" w:type="dxa"/>
            <w:vAlign w:val="center"/>
          </w:tcPr>
          <w:p w14:paraId="6D2995F7">
            <w:pPr>
              <w:snapToGrid w:val="0"/>
              <w:spacing w:before="70" w:after="70" w:line="240" w:lineRule="auto"/>
              <w:ind w:firstLine="0"/>
              <w:jc w:val="center"/>
              <w:rPr>
                <w:sz w:val="21"/>
              </w:rPr>
            </w:pPr>
            <w:r>
              <w:rPr>
                <w:sz w:val="21"/>
                <w:szCs w:val="21"/>
              </w:rPr>
              <w:t>高（4）</w:t>
            </w:r>
          </w:p>
        </w:tc>
        <w:tc>
          <w:tcPr>
            <w:tcW w:w="954" w:type="dxa"/>
            <w:vAlign w:val="center"/>
          </w:tcPr>
          <w:p w14:paraId="6F6B09BB">
            <w:pPr>
              <w:snapToGrid w:val="0"/>
              <w:spacing w:before="70" w:after="70" w:line="240" w:lineRule="auto"/>
              <w:ind w:firstLine="0"/>
              <w:jc w:val="center"/>
              <w:rPr>
                <w:sz w:val="21"/>
              </w:rPr>
            </w:pPr>
            <w:r>
              <w:rPr>
                <w:sz w:val="21"/>
                <w:szCs w:val="21"/>
              </w:rPr>
              <w:t>2.4</w:t>
            </w:r>
          </w:p>
        </w:tc>
        <w:tc>
          <w:tcPr>
            <w:tcW w:w="954" w:type="dxa"/>
            <w:vAlign w:val="center"/>
          </w:tcPr>
          <w:p w14:paraId="78614570">
            <w:pPr>
              <w:snapToGrid w:val="0"/>
              <w:spacing w:before="70" w:after="70" w:line="240" w:lineRule="auto"/>
              <w:ind w:firstLine="0"/>
              <w:jc w:val="center"/>
              <w:rPr>
                <w:sz w:val="21"/>
              </w:rPr>
            </w:pPr>
            <w:r>
              <w:rPr>
                <w:sz w:val="21"/>
                <w:szCs w:val="21"/>
              </w:rPr>
              <w:t>Ⅰ</w:t>
            </w:r>
          </w:p>
        </w:tc>
        <w:tc>
          <w:tcPr>
            <w:tcW w:w="1596" w:type="dxa"/>
            <w:vAlign w:val="center"/>
          </w:tcPr>
          <w:p w14:paraId="46B1D94A">
            <w:pPr>
              <w:snapToGrid w:val="0"/>
              <w:spacing w:before="70" w:after="70" w:line="240" w:lineRule="auto"/>
              <w:ind w:firstLine="0"/>
              <w:jc w:val="center"/>
              <w:rPr>
                <w:sz w:val="21"/>
              </w:rPr>
            </w:pPr>
            <w:r>
              <w:rPr>
                <w:sz w:val="21"/>
                <w:szCs w:val="21"/>
              </w:rPr>
              <w:t>技术负责人</w:t>
            </w:r>
          </w:p>
        </w:tc>
      </w:tr>
      <w:tr w14:paraId="5829A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384185A3">
            <w:pPr>
              <w:snapToGrid w:val="0"/>
              <w:spacing w:before="70" w:after="70" w:line="240" w:lineRule="auto"/>
              <w:ind w:firstLine="0"/>
              <w:jc w:val="left"/>
              <w:rPr>
                <w:sz w:val="21"/>
              </w:rPr>
            </w:pPr>
            <w:r>
              <w:rPr>
                <w:sz w:val="21"/>
                <w:szCs w:val="21"/>
              </w:rPr>
              <w:t>一、三场景适应性与便携性</w:t>
            </w:r>
          </w:p>
        </w:tc>
        <w:tc>
          <w:tcPr>
            <w:tcW w:w="1350" w:type="dxa"/>
            <w:vAlign w:val="center"/>
          </w:tcPr>
          <w:p w14:paraId="44B08552">
            <w:pPr>
              <w:snapToGrid w:val="0"/>
              <w:spacing w:before="70" w:after="70" w:line="240" w:lineRule="auto"/>
              <w:ind w:firstLine="0"/>
              <w:jc w:val="center"/>
              <w:rPr>
                <w:sz w:val="21"/>
              </w:rPr>
            </w:pPr>
            <w:r>
              <w:rPr>
                <w:sz w:val="21"/>
                <w:szCs w:val="21"/>
              </w:rPr>
              <w:t>中（45%）</w:t>
            </w:r>
          </w:p>
        </w:tc>
        <w:tc>
          <w:tcPr>
            <w:tcW w:w="1179" w:type="dxa"/>
            <w:vAlign w:val="center"/>
          </w:tcPr>
          <w:p w14:paraId="42F78317">
            <w:pPr>
              <w:snapToGrid w:val="0"/>
              <w:spacing w:before="70" w:after="70" w:line="240" w:lineRule="auto"/>
              <w:ind w:firstLine="0"/>
              <w:jc w:val="center"/>
              <w:rPr>
                <w:sz w:val="21"/>
              </w:rPr>
            </w:pPr>
            <w:r>
              <w:rPr>
                <w:sz w:val="21"/>
                <w:szCs w:val="21"/>
              </w:rPr>
              <w:t>高（4）</w:t>
            </w:r>
          </w:p>
        </w:tc>
        <w:tc>
          <w:tcPr>
            <w:tcW w:w="954" w:type="dxa"/>
            <w:vAlign w:val="center"/>
          </w:tcPr>
          <w:p w14:paraId="2C6CDD34">
            <w:pPr>
              <w:snapToGrid w:val="0"/>
              <w:spacing w:before="70" w:after="70" w:line="240" w:lineRule="auto"/>
              <w:ind w:firstLine="0"/>
              <w:jc w:val="center"/>
              <w:rPr>
                <w:sz w:val="21"/>
              </w:rPr>
            </w:pPr>
            <w:r>
              <w:rPr>
                <w:sz w:val="21"/>
                <w:szCs w:val="21"/>
              </w:rPr>
              <w:t>1.8</w:t>
            </w:r>
          </w:p>
        </w:tc>
        <w:tc>
          <w:tcPr>
            <w:tcW w:w="954" w:type="dxa"/>
            <w:vAlign w:val="center"/>
          </w:tcPr>
          <w:p w14:paraId="676ED12E">
            <w:pPr>
              <w:snapToGrid w:val="0"/>
              <w:spacing w:before="70" w:after="70" w:line="240" w:lineRule="auto"/>
              <w:ind w:firstLine="0"/>
              <w:jc w:val="center"/>
              <w:rPr>
                <w:sz w:val="21"/>
              </w:rPr>
            </w:pPr>
            <w:r>
              <w:rPr>
                <w:sz w:val="21"/>
                <w:szCs w:val="21"/>
              </w:rPr>
              <w:t>Ⅰ</w:t>
            </w:r>
          </w:p>
        </w:tc>
        <w:tc>
          <w:tcPr>
            <w:tcW w:w="1596" w:type="dxa"/>
            <w:vAlign w:val="center"/>
          </w:tcPr>
          <w:p w14:paraId="215BC1E1">
            <w:pPr>
              <w:snapToGrid w:val="0"/>
              <w:spacing w:before="70" w:after="70" w:line="240" w:lineRule="auto"/>
              <w:ind w:firstLine="0"/>
              <w:jc w:val="center"/>
              <w:rPr>
                <w:sz w:val="21"/>
              </w:rPr>
            </w:pPr>
            <w:r>
              <w:rPr>
                <w:sz w:val="21"/>
                <w:szCs w:val="21"/>
              </w:rPr>
              <w:t>装备负责人</w:t>
            </w:r>
          </w:p>
        </w:tc>
      </w:tr>
      <w:tr w14:paraId="57E57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519F9AFF">
            <w:pPr>
              <w:snapToGrid w:val="0"/>
              <w:spacing w:before="70" w:after="70" w:line="240" w:lineRule="auto"/>
              <w:ind w:firstLine="0"/>
              <w:jc w:val="left"/>
              <w:rPr>
                <w:sz w:val="21"/>
              </w:rPr>
            </w:pPr>
            <w:r>
              <w:rPr>
                <w:sz w:val="21"/>
                <w:szCs w:val="21"/>
              </w:rPr>
              <w:t>五、缺陷判识与报告生成</w:t>
            </w:r>
          </w:p>
        </w:tc>
        <w:tc>
          <w:tcPr>
            <w:tcW w:w="1350" w:type="dxa"/>
            <w:vAlign w:val="center"/>
          </w:tcPr>
          <w:p w14:paraId="730A19C7">
            <w:pPr>
              <w:snapToGrid w:val="0"/>
              <w:spacing w:before="70" w:after="70" w:line="240" w:lineRule="auto"/>
              <w:ind w:firstLine="0"/>
              <w:jc w:val="center"/>
              <w:rPr>
                <w:sz w:val="21"/>
              </w:rPr>
            </w:pPr>
            <w:r>
              <w:rPr>
                <w:sz w:val="21"/>
                <w:szCs w:val="21"/>
              </w:rPr>
              <w:t>中（40%）</w:t>
            </w:r>
          </w:p>
        </w:tc>
        <w:tc>
          <w:tcPr>
            <w:tcW w:w="1179" w:type="dxa"/>
            <w:vAlign w:val="center"/>
          </w:tcPr>
          <w:p w14:paraId="658BCBC5">
            <w:pPr>
              <w:snapToGrid w:val="0"/>
              <w:spacing w:before="70" w:after="70" w:line="240" w:lineRule="auto"/>
              <w:ind w:firstLine="0"/>
              <w:jc w:val="center"/>
              <w:rPr>
                <w:sz w:val="21"/>
              </w:rPr>
            </w:pPr>
            <w:r>
              <w:rPr>
                <w:sz w:val="21"/>
                <w:szCs w:val="21"/>
              </w:rPr>
              <w:t>高（4）</w:t>
            </w:r>
          </w:p>
        </w:tc>
        <w:tc>
          <w:tcPr>
            <w:tcW w:w="954" w:type="dxa"/>
            <w:vAlign w:val="center"/>
          </w:tcPr>
          <w:p w14:paraId="3F1534BC">
            <w:pPr>
              <w:snapToGrid w:val="0"/>
              <w:spacing w:before="70" w:after="70" w:line="240" w:lineRule="auto"/>
              <w:ind w:firstLine="0"/>
              <w:jc w:val="center"/>
              <w:rPr>
                <w:sz w:val="21"/>
              </w:rPr>
            </w:pPr>
            <w:r>
              <w:rPr>
                <w:sz w:val="21"/>
                <w:szCs w:val="21"/>
              </w:rPr>
              <w:t>1.6</w:t>
            </w:r>
          </w:p>
        </w:tc>
        <w:tc>
          <w:tcPr>
            <w:tcW w:w="954" w:type="dxa"/>
            <w:vAlign w:val="center"/>
          </w:tcPr>
          <w:p w14:paraId="2B94E6EA">
            <w:pPr>
              <w:snapToGrid w:val="0"/>
              <w:spacing w:before="70" w:after="70" w:line="240" w:lineRule="auto"/>
              <w:ind w:firstLine="0"/>
              <w:jc w:val="center"/>
              <w:rPr>
                <w:sz w:val="21"/>
              </w:rPr>
            </w:pPr>
            <w:r>
              <w:rPr>
                <w:sz w:val="21"/>
                <w:szCs w:val="21"/>
              </w:rPr>
              <w:t>Ⅰ</w:t>
            </w:r>
          </w:p>
        </w:tc>
        <w:tc>
          <w:tcPr>
            <w:tcW w:w="1596" w:type="dxa"/>
            <w:vAlign w:val="center"/>
          </w:tcPr>
          <w:p w14:paraId="0A6B77F4">
            <w:pPr>
              <w:snapToGrid w:val="0"/>
              <w:spacing w:before="70" w:after="70" w:line="240" w:lineRule="auto"/>
              <w:ind w:firstLine="0"/>
              <w:jc w:val="center"/>
              <w:rPr>
                <w:sz w:val="21"/>
              </w:rPr>
            </w:pPr>
            <w:r>
              <w:rPr>
                <w:sz w:val="21"/>
                <w:szCs w:val="21"/>
              </w:rPr>
              <w:t>软件负责人</w:t>
            </w:r>
          </w:p>
        </w:tc>
      </w:tr>
      <w:tr w14:paraId="2C3BE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1808AD91">
            <w:pPr>
              <w:snapToGrid w:val="0"/>
              <w:spacing w:before="70" w:after="70" w:line="240" w:lineRule="auto"/>
              <w:ind w:firstLine="0"/>
              <w:jc w:val="left"/>
              <w:rPr>
                <w:sz w:val="21"/>
              </w:rPr>
            </w:pPr>
            <w:r>
              <w:rPr>
                <w:sz w:val="21"/>
                <w:szCs w:val="21"/>
              </w:rPr>
              <w:t>四、24 h 渲染时效</w:t>
            </w:r>
          </w:p>
        </w:tc>
        <w:tc>
          <w:tcPr>
            <w:tcW w:w="1350" w:type="dxa"/>
            <w:vAlign w:val="center"/>
          </w:tcPr>
          <w:p w14:paraId="1FF75D68">
            <w:pPr>
              <w:snapToGrid w:val="0"/>
              <w:spacing w:before="70" w:after="70" w:line="240" w:lineRule="auto"/>
              <w:ind w:firstLine="0"/>
              <w:jc w:val="center"/>
              <w:rPr>
                <w:sz w:val="21"/>
              </w:rPr>
            </w:pPr>
            <w:r>
              <w:rPr>
                <w:sz w:val="21"/>
                <w:szCs w:val="21"/>
              </w:rPr>
              <w:t>中（35%）</w:t>
            </w:r>
          </w:p>
        </w:tc>
        <w:tc>
          <w:tcPr>
            <w:tcW w:w="1179" w:type="dxa"/>
            <w:vAlign w:val="center"/>
          </w:tcPr>
          <w:p w14:paraId="6FC72E6D">
            <w:pPr>
              <w:snapToGrid w:val="0"/>
              <w:spacing w:before="70" w:after="70" w:line="240" w:lineRule="auto"/>
              <w:ind w:firstLine="0"/>
              <w:jc w:val="center"/>
              <w:rPr>
                <w:sz w:val="21"/>
              </w:rPr>
            </w:pPr>
            <w:r>
              <w:rPr>
                <w:sz w:val="21"/>
                <w:szCs w:val="21"/>
              </w:rPr>
              <w:t>中（3）</w:t>
            </w:r>
          </w:p>
        </w:tc>
        <w:tc>
          <w:tcPr>
            <w:tcW w:w="954" w:type="dxa"/>
            <w:vAlign w:val="center"/>
          </w:tcPr>
          <w:p w14:paraId="474D0F06">
            <w:pPr>
              <w:snapToGrid w:val="0"/>
              <w:spacing w:before="70" w:after="70" w:line="240" w:lineRule="auto"/>
              <w:ind w:firstLine="0"/>
              <w:jc w:val="center"/>
              <w:rPr>
                <w:sz w:val="21"/>
              </w:rPr>
            </w:pPr>
            <w:r>
              <w:rPr>
                <w:sz w:val="21"/>
                <w:szCs w:val="21"/>
              </w:rPr>
              <w:t>1.05</w:t>
            </w:r>
          </w:p>
        </w:tc>
        <w:tc>
          <w:tcPr>
            <w:tcW w:w="954" w:type="dxa"/>
            <w:vAlign w:val="center"/>
          </w:tcPr>
          <w:p w14:paraId="724623BB">
            <w:pPr>
              <w:snapToGrid w:val="0"/>
              <w:spacing w:before="70" w:after="70" w:line="240" w:lineRule="auto"/>
              <w:ind w:firstLine="0"/>
              <w:jc w:val="center"/>
              <w:rPr>
                <w:sz w:val="21"/>
              </w:rPr>
            </w:pPr>
            <w:r>
              <w:rPr>
                <w:sz w:val="21"/>
                <w:szCs w:val="21"/>
              </w:rPr>
              <w:t>Ⅱ</w:t>
            </w:r>
          </w:p>
        </w:tc>
        <w:tc>
          <w:tcPr>
            <w:tcW w:w="1596" w:type="dxa"/>
            <w:vAlign w:val="center"/>
          </w:tcPr>
          <w:p w14:paraId="07D5B2E0">
            <w:pPr>
              <w:snapToGrid w:val="0"/>
              <w:spacing w:before="70" w:after="70" w:line="240" w:lineRule="auto"/>
              <w:ind w:firstLine="0"/>
              <w:jc w:val="center"/>
              <w:rPr>
                <w:sz w:val="21"/>
              </w:rPr>
            </w:pPr>
            <w:r>
              <w:rPr>
                <w:sz w:val="21"/>
                <w:szCs w:val="21"/>
              </w:rPr>
              <w:t>软件负责人</w:t>
            </w:r>
          </w:p>
        </w:tc>
      </w:tr>
      <w:tr w14:paraId="2BE6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11BCF914">
            <w:pPr>
              <w:snapToGrid w:val="0"/>
              <w:spacing w:before="70" w:after="70" w:line="240" w:lineRule="auto"/>
              <w:ind w:firstLine="0"/>
              <w:jc w:val="left"/>
              <w:rPr>
                <w:sz w:val="21"/>
              </w:rPr>
            </w:pPr>
            <w:r>
              <w:rPr>
                <w:sz w:val="21"/>
                <w:szCs w:val="21"/>
              </w:rPr>
              <w:t>七、岁修窗口与协同</w:t>
            </w:r>
          </w:p>
        </w:tc>
        <w:tc>
          <w:tcPr>
            <w:tcW w:w="1350" w:type="dxa"/>
            <w:vAlign w:val="center"/>
          </w:tcPr>
          <w:p w14:paraId="19AC2D4A">
            <w:pPr>
              <w:snapToGrid w:val="0"/>
              <w:spacing w:before="70" w:after="70" w:line="240" w:lineRule="auto"/>
              <w:ind w:firstLine="0"/>
              <w:jc w:val="center"/>
              <w:rPr>
                <w:sz w:val="21"/>
              </w:rPr>
            </w:pPr>
            <w:r>
              <w:rPr>
                <w:sz w:val="21"/>
                <w:szCs w:val="21"/>
              </w:rPr>
              <w:t>高（55%）</w:t>
            </w:r>
          </w:p>
        </w:tc>
        <w:tc>
          <w:tcPr>
            <w:tcW w:w="1179" w:type="dxa"/>
            <w:vAlign w:val="center"/>
          </w:tcPr>
          <w:p w14:paraId="7D522C1F">
            <w:pPr>
              <w:snapToGrid w:val="0"/>
              <w:spacing w:before="70" w:after="70" w:line="240" w:lineRule="auto"/>
              <w:ind w:firstLine="0"/>
              <w:jc w:val="center"/>
              <w:rPr>
                <w:sz w:val="21"/>
              </w:rPr>
            </w:pPr>
            <w:r>
              <w:rPr>
                <w:sz w:val="21"/>
                <w:szCs w:val="21"/>
              </w:rPr>
              <w:t>高（4）</w:t>
            </w:r>
          </w:p>
        </w:tc>
        <w:tc>
          <w:tcPr>
            <w:tcW w:w="954" w:type="dxa"/>
            <w:vAlign w:val="center"/>
          </w:tcPr>
          <w:p w14:paraId="5473A2F6">
            <w:pPr>
              <w:snapToGrid w:val="0"/>
              <w:spacing w:before="70" w:after="70" w:line="240" w:lineRule="auto"/>
              <w:ind w:firstLine="0"/>
              <w:jc w:val="center"/>
              <w:rPr>
                <w:sz w:val="21"/>
              </w:rPr>
            </w:pPr>
            <w:r>
              <w:rPr>
                <w:sz w:val="21"/>
                <w:szCs w:val="21"/>
              </w:rPr>
              <w:t>2.2</w:t>
            </w:r>
          </w:p>
        </w:tc>
        <w:tc>
          <w:tcPr>
            <w:tcW w:w="954" w:type="dxa"/>
            <w:vAlign w:val="center"/>
          </w:tcPr>
          <w:p w14:paraId="733FA163">
            <w:pPr>
              <w:snapToGrid w:val="0"/>
              <w:spacing w:before="70" w:after="70" w:line="240" w:lineRule="auto"/>
              <w:ind w:firstLine="0"/>
              <w:jc w:val="center"/>
              <w:rPr>
                <w:sz w:val="21"/>
              </w:rPr>
            </w:pPr>
            <w:r>
              <w:rPr>
                <w:sz w:val="21"/>
                <w:szCs w:val="21"/>
              </w:rPr>
              <w:t>Ⅰ</w:t>
            </w:r>
          </w:p>
        </w:tc>
        <w:tc>
          <w:tcPr>
            <w:tcW w:w="1596" w:type="dxa"/>
            <w:vAlign w:val="center"/>
          </w:tcPr>
          <w:p w14:paraId="6B1F53FD">
            <w:pPr>
              <w:snapToGrid w:val="0"/>
              <w:spacing w:before="70" w:after="70" w:line="240" w:lineRule="auto"/>
              <w:ind w:firstLine="0"/>
              <w:jc w:val="center"/>
              <w:rPr>
                <w:sz w:val="21"/>
              </w:rPr>
            </w:pPr>
            <w:r>
              <w:rPr>
                <w:sz w:val="21"/>
                <w:szCs w:val="21"/>
              </w:rPr>
              <w:t>项目负责人</w:t>
            </w:r>
          </w:p>
        </w:tc>
      </w:tr>
      <w:tr w14:paraId="68A20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32F4E540">
            <w:pPr>
              <w:snapToGrid w:val="0"/>
              <w:spacing w:before="70" w:after="70" w:line="240" w:lineRule="auto"/>
              <w:ind w:firstLine="0"/>
              <w:jc w:val="left"/>
              <w:rPr>
                <w:sz w:val="21"/>
              </w:rPr>
            </w:pPr>
            <w:r>
              <w:rPr>
                <w:sz w:val="21"/>
                <w:szCs w:val="21"/>
              </w:rPr>
              <w:t>六、陡坡平台适配</w:t>
            </w:r>
          </w:p>
        </w:tc>
        <w:tc>
          <w:tcPr>
            <w:tcW w:w="1350" w:type="dxa"/>
            <w:vAlign w:val="center"/>
          </w:tcPr>
          <w:p w14:paraId="780B9952">
            <w:pPr>
              <w:snapToGrid w:val="0"/>
              <w:spacing w:before="70" w:after="70" w:line="240" w:lineRule="auto"/>
              <w:ind w:firstLine="0"/>
              <w:jc w:val="center"/>
              <w:rPr>
                <w:sz w:val="21"/>
              </w:rPr>
            </w:pPr>
            <w:r>
              <w:rPr>
                <w:sz w:val="21"/>
                <w:szCs w:val="21"/>
              </w:rPr>
              <w:t>中（40%）</w:t>
            </w:r>
          </w:p>
        </w:tc>
        <w:tc>
          <w:tcPr>
            <w:tcW w:w="1179" w:type="dxa"/>
            <w:vAlign w:val="center"/>
          </w:tcPr>
          <w:p w14:paraId="7005CD28">
            <w:pPr>
              <w:snapToGrid w:val="0"/>
              <w:spacing w:before="70" w:after="70" w:line="240" w:lineRule="auto"/>
              <w:ind w:firstLine="0"/>
              <w:jc w:val="center"/>
              <w:rPr>
                <w:sz w:val="21"/>
              </w:rPr>
            </w:pPr>
            <w:r>
              <w:rPr>
                <w:sz w:val="21"/>
                <w:szCs w:val="21"/>
              </w:rPr>
              <w:t>高（4）</w:t>
            </w:r>
          </w:p>
        </w:tc>
        <w:tc>
          <w:tcPr>
            <w:tcW w:w="954" w:type="dxa"/>
            <w:vAlign w:val="center"/>
          </w:tcPr>
          <w:p w14:paraId="299C66CD">
            <w:pPr>
              <w:snapToGrid w:val="0"/>
              <w:spacing w:before="70" w:after="70" w:line="240" w:lineRule="auto"/>
              <w:ind w:firstLine="0"/>
              <w:jc w:val="center"/>
              <w:rPr>
                <w:sz w:val="21"/>
              </w:rPr>
            </w:pPr>
            <w:r>
              <w:rPr>
                <w:sz w:val="21"/>
                <w:szCs w:val="21"/>
              </w:rPr>
              <w:t>1.6</w:t>
            </w:r>
          </w:p>
        </w:tc>
        <w:tc>
          <w:tcPr>
            <w:tcW w:w="954" w:type="dxa"/>
            <w:vAlign w:val="center"/>
          </w:tcPr>
          <w:p w14:paraId="70209645">
            <w:pPr>
              <w:snapToGrid w:val="0"/>
              <w:spacing w:before="70" w:after="70" w:line="240" w:lineRule="auto"/>
              <w:ind w:firstLine="0"/>
              <w:jc w:val="center"/>
              <w:rPr>
                <w:sz w:val="21"/>
              </w:rPr>
            </w:pPr>
            <w:r>
              <w:rPr>
                <w:sz w:val="21"/>
                <w:szCs w:val="21"/>
              </w:rPr>
              <w:t>Ⅱ</w:t>
            </w:r>
          </w:p>
        </w:tc>
        <w:tc>
          <w:tcPr>
            <w:tcW w:w="1596" w:type="dxa"/>
            <w:vAlign w:val="center"/>
          </w:tcPr>
          <w:p w14:paraId="2D31C011">
            <w:pPr>
              <w:snapToGrid w:val="0"/>
              <w:spacing w:before="70" w:after="70" w:line="240" w:lineRule="auto"/>
              <w:ind w:firstLine="0"/>
              <w:jc w:val="center"/>
              <w:rPr>
                <w:sz w:val="21"/>
              </w:rPr>
            </w:pPr>
            <w:r>
              <w:rPr>
                <w:sz w:val="21"/>
                <w:szCs w:val="21"/>
              </w:rPr>
              <w:t>装备负责人</w:t>
            </w:r>
          </w:p>
        </w:tc>
      </w:tr>
      <w:tr w14:paraId="7B118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2C0CE1FE">
            <w:pPr>
              <w:snapToGrid w:val="0"/>
              <w:spacing w:before="70" w:after="70" w:line="240" w:lineRule="auto"/>
              <w:ind w:firstLine="0"/>
              <w:jc w:val="left"/>
              <w:rPr>
                <w:sz w:val="21"/>
              </w:rPr>
            </w:pPr>
            <w:r>
              <w:rPr>
                <w:sz w:val="21"/>
                <w:szCs w:val="21"/>
              </w:rPr>
              <w:t>八、自主可控与网络安全</w:t>
            </w:r>
          </w:p>
        </w:tc>
        <w:tc>
          <w:tcPr>
            <w:tcW w:w="1350" w:type="dxa"/>
            <w:vAlign w:val="center"/>
          </w:tcPr>
          <w:p w14:paraId="0546A492">
            <w:pPr>
              <w:snapToGrid w:val="0"/>
              <w:spacing w:before="70" w:after="70" w:line="240" w:lineRule="auto"/>
              <w:ind w:firstLine="0"/>
              <w:jc w:val="center"/>
              <w:rPr>
                <w:sz w:val="21"/>
              </w:rPr>
            </w:pPr>
            <w:r>
              <w:rPr>
                <w:sz w:val="21"/>
                <w:szCs w:val="21"/>
              </w:rPr>
              <w:t>低（20%）</w:t>
            </w:r>
          </w:p>
        </w:tc>
        <w:tc>
          <w:tcPr>
            <w:tcW w:w="1179" w:type="dxa"/>
            <w:vAlign w:val="center"/>
          </w:tcPr>
          <w:p w14:paraId="0224199C">
            <w:pPr>
              <w:snapToGrid w:val="0"/>
              <w:spacing w:before="70" w:after="70" w:line="240" w:lineRule="auto"/>
              <w:ind w:firstLine="0"/>
              <w:jc w:val="center"/>
              <w:rPr>
                <w:sz w:val="21"/>
              </w:rPr>
            </w:pPr>
            <w:r>
              <w:rPr>
                <w:sz w:val="21"/>
                <w:szCs w:val="21"/>
              </w:rPr>
              <w:t>高（5）</w:t>
            </w:r>
          </w:p>
        </w:tc>
        <w:tc>
          <w:tcPr>
            <w:tcW w:w="954" w:type="dxa"/>
            <w:vAlign w:val="center"/>
          </w:tcPr>
          <w:p w14:paraId="3DF71B5C">
            <w:pPr>
              <w:snapToGrid w:val="0"/>
              <w:spacing w:before="70" w:after="70" w:line="240" w:lineRule="auto"/>
              <w:ind w:firstLine="0"/>
              <w:jc w:val="center"/>
              <w:rPr>
                <w:sz w:val="21"/>
              </w:rPr>
            </w:pPr>
            <w:r>
              <w:rPr>
                <w:sz w:val="21"/>
                <w:szCs w:val="21"/>
              </w:rPr>
              <w:t>1.0</w:t>
            </w:r>
          </w:p>
        </w:tc>
        <w:tc>
          <w:tcPr>
            <w:tcW w:w="954" w:type="dxa"/>
            <w:vAlign w:val="center"/>
          </w:tcPr>
          <w:p w14:paraId="4BE18046">
            <w:pPr>
              <w:snapToGrid w:val="0"/>
              <w:spacing w:before="70" w:after="70" w:line="240" w:lineRule="auto"/>
              <w:ind w:firstLine="0"/>
              <w:jc w:val="center"/>
              <w:rPr>
                <w:sz w:val="21"/>
              </w:rPr>
            </w:pPr>
            <w:r>
              <w:rPr>
                <w:sz w:val="21"/>
                <w:szCs w:val="21"/>
              </w:rPr>
              <w:t>Ⅱ</w:t>
            </w:r>
          </w:p>
        </w:tc>
        <w:tc>
          <w:tcPr>
            <w:tcW w:w="1596" w:type="dxa"/>
            <w:vAlign w:val="center"/>
          </w:tcPr>
          <w:p w14:paraId="2502E4D5">
            <w:pPr>
              <w:snapToGrid w:val="0"/>
              <w:spacing w:before="70" w:after="70" w:line="240" w:lineRule="auto"/>
              <w:ind w:firstLine="0"/>
              <w:jc w:val="center"/>
              <w:rPr>
                <w:sz w:val="21"/>
              </w:rPr>
            </w:pPr>
            <w:r>
              <w:rPr>
                <w:sz w:val="21"/>
                <w:szCs w:val="21"/>
              </w:rPr>
              <w:t>装备负责人</w:t>
            </w:r>
          </w:p>
        </w:tc>
      </w:tr>
      <w:tr w14:paraId="1D8F3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77" w:type="dxa"/>
            <w:vAlign w:val="center"/>
          </w:tcPr>
          <w:p w14:paraId="6B416142">
            <w:pPr>
              <w:snapToGrid w:val="0"/>
              <w:spacing w:before="70" w:after="70" w:line="240" w:lineRule="auto"/>
              <w:ind w:firstLine="0"/>
              <w:jc w:val="left"/>
              <w:rPr>
                <w:sz w:val="21"/>
              </w:rPr>
            </w:pPr>
            <w:r>
              <w:rPr>
                <w:sz w:val="21"/>
                <w:szCs w:val="21"/>
              </w:rPr>
              <w:t>九、知识产权与验收合规</w:t>
            </w:r>
          </w:p>
        </w:tc>
        <w:tc>
          <w:tcPr>
            <w:tcW w:w="1350" w:type="dxa"/>
            <w:vAlign w:val="center"/>
          </w:tcPr>
          <w:p w14:paraId="463D0CCC">
            <w:pPr>
              <w:snapToGrid w:val="0"/>
              <w:spacing w:before="70" w:after="70" w:line="240" w:lineRule="auto"/>
              <w:ind w:firstLine="0"/>
              <w:jc w:val="center"/>
              <w:rPr>
                <w:sz w:val="21"/>
              </w:rPr>
            </w:pPr>
            <w:r>
              <w:rPr>
                <w:sz w:val="21"/>
                <w:szCs w:val="21"/>
              </w:rPr>
              <w:t>低（25%）</w:t>
            </w:r>
          </w:p>
        </w:tc>
        <w:tc>
          <w:tcPr>
            <w:tcW w:w="1179" w:type="dxa"/>
            <w:vAlign w:val="center"/>
          </w:tcPr>
          <w:p w14:paraId="2F20D6A3">
            <w:pPr>
              <w:snapToGrid w:val="0"/>
              <w:spacing w:before="70" w:after="70" w:line="240" w:lineRule="auto"/>
              <w:ind w:firstLine="0"/>
              <w:jc w:val="center"/>
              <w:rPr>
                <w:sz w:val="21"/>
              </w:rPr>
            </w:pPr>
            <w:r>
              <w:rPr>
                <w:sz w:val="21"/>
                <w:szCs w:val="21"/>
              </w:rPr>
              <w:t>中（3）</w:t>
            </w:r>
          </w:p>
        </w:tc>
        <w:tc>
          <w:tcPr>
            <w:tcW w:w="954" w:type="dxa"/>
            <w:vAlign w:val="center"/>
          </w:tcPr>
          <w:p w14:paraId="19D6ED9B">
            <w:pPr>
              <w:snapToGrid w:val="0"/>
              <w:spacing w:before="70" w:after="70" w:line="240" w:lineRule="auto"/>
              <w:ind w:firstLine="0"/>
              <w:jc w:val="center"/>
              <w:rPr>
                <w:sz w:val="21"/>
              </w:rPr>
            </w:pPr>
            <w:r>
              <w:rPr>
                <w:sz w:val="21"/>
                <w:szCs w:val="21"/>
              </w:rPr>
              <w:t>0.75</w:t>
            </w:r>
          </w:p>
        </w:tc>
        <w:tc>
          <w:tcPr>
            <w:tcW w:w="954" w:type="dxa"/>
            <w:vAlign w:val="center"/>
          </w:tcPr>
          <w:p w14:paraId="6566043C">
            <w:pPr>
              <w:snapToGrid w:val="0"/>
              <w:spacing w:before="70" w:after="70" w:line="240" w:lineRule="auto"/>
              <w:ind w:firstLine="0"/>
              <w:jc w:val="center"/>
              <w:rPr>
                <w:sz w:val="21"/>
              </w:rPr>
            </w:pPr>
            <w:r>
              <w:rPr>
                <w:sz w:val="21"/>
                <w:szCs w:val="21"/>
              </w:rPr>
              <w:t>Ⅲ</w:t>
            </w:r>
          </w:p>
        </w:tc>
        <w:tc>
          <w:tcPr>
            <w:tcW w:w="1596" w:type="dxa"/>
            <w:vAlign w:val="center"/>
          </w:tcPr>
          <w:p w14:paraId="15BD6317">
            <w:pPr>
              <w:snapToGrid w:val="0"/>
              <w:spacing w:before="70" w:after="70" w:line="240" w:lineRule="auto"/>
              <w:ind w:firstLine="0"/>
              <w:jc w:val="center"/>
              <w:rPr>
                <w:sz w:val="21"/>
              </w:rPr>
            </w:pPr>
            <w:r>
              <w:rPr>
                <w:sz w:val="21"/>
                <w:szCs w:val="21"/>
              </w:rPr>
              <w:t>知识产权专员</w:t>
            </w:r>
          </w:p>
        </w:tc>
      </w:tr>
    </w:tbl>
    <w:p w14:paraId="1A00BEA2">
      <w:pPr>
        <w:spacing w:line="240" w:lineRule="auto"/>
      </w:pPr>
    </w:p>
    <w:p w14:paraId="299E1D40">
      <w:r>
        <w:t>风险值 = 概率 × 影响。风险值 ≥1.5 列为Ⅰ级（重点管控），1.0～1.5 列为Ⅱ级（专项管控），&lt;1.0 列为Ⅲ级（常规管控）。Ⅰ级难点每月复盘一次，Ⅱ级每季度复盘一次，Ⅲ级在阶段节点复盘。</w:t>
      </w:r>
    </w:p>
    <w:p w14:paraId="31D4F645">
      <w:r>
        <w:t>从排序可以看出，真正决定项目成败的是</w:t>
      </w:r>
      <w:r>
        <w:rPr>
          <w:rFonts w:hint="eastAsia"/>
        </w:rPr>
        <w:t>“</w:t>
      </w:r>
      <w:r>
        <w:t>精度、湿润表面、场景适配、报告生成、窗口协同</w:t>
      </w:r>
      <w:r>
        <w:rPr>
          <w:rFonts w:hint="eastAsia"/>
        </w:rPr>
        <w:t>”</w:t>
      </w:r>
      <w:r>
        <w:t>五项。这五项也正是技术评分中权重最高的部分（多目视觉 10%、实景扫描 10%、分析软件 15%），因此资源投入与评分策略是一致的。</w:t>
      </w:r>
    </w:p>
    <w:p w14:paraId="51F87C9F">
      <w:pPr>
        <w:pStyle w:val="5"/>
      </w:pPr>
      <w:bookmarkStart w:id="25" w:name="_Toc25302"/>
      <w:r>
        <w:rPr>
          <w:szCs w:val="32"/>
        </w:rPr>
        <w:t>1.2.12 难点十：多源数据一致性与跨年度可比性</w:t>
      </w:r>
      <w:bookmarkEnd w:id="25"/>
    </w:p>
    <w:p w14:paraId="44D1CB82">
      <w:r>
        <w:rPr>
          <w:b/>
        </w:rPr>
        <w:t>难点描述。</w:t>
      </w:r>
      <w:r>
        <w:t xml:space="preserve"> 项目涉及多目视觉跟踪、实景三维扫描、地面激光扫描、全站仪、RTK 等多种数据源，各源的坐标系、精度、密度、色彩基准不同；同时要与历年检查数据比对，而历年数据往往存在基准不明、格式不一、覆盖不全的问题。若处理不当，会出现</w:t>
      </w:r>
      <w:r>
        <w:rPr>
          <w:rFonts w:hint="eastAsia"/>
        </w:rPr>
        <w:t>“</w:t>
      </w:r>
      <w:r>
        <w:t>同年数据对不上、跨年数据没法比</w:t>
      </w:r>
      <w:r>
        <w:rPr>
          <w:rFonts w:hint="eastAsia"/>
        </w:rPr>
        <w:t>”</w:t>
      </w:r>
      <w:r>
        <w:t>的情况。</w:t>
      </w:r>
    </w:p>
    <w:p w14:paraId="3F791BB5">
      <w:r>
        <w:rPr>
          <w:b/>
        </w:rPr>
        <w:t>成因分析。</w:t>
      </w:r>
      <w:r>
        <w:t xml:space="preserve"> 一是缺乏统一的数据标准，各次检查各自为政；二是控制点可能已变动或丢失，导致基准漂移；三是成果格式随软件版本变化；四是历史资料以纸质或图片为主，缺乏可计算的原始数据。</w:t>
      </w:r>
    </w:p>
    <w:p w14:paraId="2428D4A9">
      <w:r>
        <w:rPr>
          <w:b/>
        </w:rPr>
        <w:t>应对措施。</w:t>
      </w:r>
    </w:p>
    <w:p w14:paraId="4D730C12">
      <w:r>
        <w:t>一是统一数据标准。项目启动即编制《数据标准与成果规范》，明确坐标系、单位、精度、命名、格式、元数据字段，经甲方确认后作为全项目强制执行。</w:t>
      </w:r>
    </w:p>
    <w:p w14:paraId="51A2DC9D">
      <w:r>
        <w:t>二是统一基准。以电站既有基准点为最高级控制，建立加密控制网；每次作业前复测不少于 3 个基准点，较差超限时分析原因；对历史数据，通过不少于 3 个同名特征点进行配准转换。</w:t>
      </w:r>
    </w:p>
    <w:p w14:paraId="6FF65736">
      <w:r>
        <w:t>三是统一质检。设置数据完整性、坐标系、密度、配准残差、模型完整性五道质检关口，不合格数据不进入下一环节。</w:t>
      </w:r>
    </w:p>
    <w:p w14:paraId="587CAD33">
      <w:r>
        <w:t>四是历史数据治理。对历年纸质与影像资料进行数字化整理，提取可用的坐标、尺寸、照片；无法计算的历史数据作为定性参考，不参与定量比对。</w:t>
      </w:r>
    </w:p>
    <w:p w14:paraId="420D5DA9">
      <w:r>
        <w:rPr>
          <w:b/>
        </w:rPr>
        <w:t>验证方式。</w:t>
      </w:r>
      <w:r>
        <w:t xml:space="preserve"> 同一测次不同技术获取的同名点较差统计；跨年度配准残差统计；成果格式与元数据完整性检查；甲方数据管理部门的可用性确认。</w:t>
      </w:r>
    </w:p>
    <w:p w14:paraId="15CEF7F6">
      <w:pPr>
        <w:pStyle w:val="5"/>
      </w:pPr>
      <w:bookmarkStart w:id="26" w:name="_Toc31182"/>
      <w:r>
        <w:rPr>
          <w:szCs w:val="32"/>
        </w:rPr>
        <w:t>1.2.13 难点十一：现场安全与受限空间作业</w:t>
      </w:r>
      <w:bookmarkEnd w:id="26"/>
    </w:p>
    <w:p w14:paraId="400B4A7F">
      <w:r>
        <w:rPr>
          <w:b/>
        </w:rPr>
        <w:t>难点描述。</w:t>
      </w:r>
      <w:r>
        <w:t xml:space="preserve"> 泄洪流道作业环境具有</w:t>
      </w:r>
      <w:r>
        <w:rPr>
          <w:rFonts w:hint="eastAsia"/>
        </w:rPr>
        <w:t>“</w:t>
      </w:r>
      <w:r>
        <w:t>高处、临边、临水、受限空间、湿滑、弱光</w:t>
      </w:r>
      <w:r>
        <w:rPr>
          <w:rFonts w:hint="eastAsia"/>
        </w:rPr>
        <w:t>”</w:t>
      </w:r>
      <w:r>
        <w:t>等特点，且作业窗口短、交叉作业多。深孔、闸室内部属于有限空间，存在缺氧、有害气体风险；陡坡段存在坠落与滑移风险；汛期前后还可能遭遇强对流天气。</w:t>
      </w:r>
    </w:p>
    <w:p w14:paraId="0C35B179">
      <w:r>
        <w:rPr>
          <w:b/>
        </w:rPr>
        <w:t>应对措施。</w:t>
      </w:r>
    </w:p>
    <w:p w14:paraId="02E61F71">
      <w:r>
        <w:t>一是方案先行。每处作业前编制安全施工技术方案与专项方案（有限空间、高处作业、临时用电），报甲方审批后实施。</w:t>
      </w:r>
    </w:p>
    <w:p w14:paraId="5150D32B">
      <w:r>
        <w:t>二是作业许可。严格执行工作票、有限空间作业票、高处作业票、临时用电票制度；作业前通风、检测、监护三到位。</w:t>
      </w:r>
    </w:p>
    <w:p w14:paraId="24C1FD67">
      <w:r>
        <w:t>三是防护到位。五点式安全带、双钩挂设、防坠器、救生衣、防滑鞋、安全帽按岗位配齐；临边设置围挡与警示；照明满足作业要求。</w:t>
      </w:r>
    </w:p>
    <w:p w14:paraId="41232EA9">
      <w:r>
        <w:t>四是人员管控。进场前完成安全教育与考试；特种作业持证；每日班前会交代风险与措施；身体不适者不得上岗。</w:t>
      </w:r>
    </w:p>
    <w:p w14:paraId="7DC1E5DA">
      <w:r>
        <w:t>五是应急准备。配置急救箱、担架、灭火器、救生绳、气体检测仪；明确应急联络与撤离路线；每季度演练。</w:t>
      </w:r>
    </w:p>
    <w:p w14:paraId="129BE1F2">
      <w:r>
        <w:rPr>
          <w:b/>
        </w:rPr>
        <w:t>验证方式。</w:t>
      </w:r>
      <w:r>
        <w:t xml:space="preserve"> 作业票与交底记录检查；隐患整改闭环率；应急演练记录；甲方安全检查评分。</w:t>
      </w:r>
    </w:p>
    <w:p w14:paraId="0137BD3C">
      <w:pPr>
        <w:pStyle w:val="5"/>
      </w:pPr>
      <w:bookmarkStart w:id="27" w:name="_Toc12669"/>
      <w:r>
        <w:rPr>
          <w:szCs w:val="32"/>
        </w:rPr>
        <w:t>1.2.14 难点十二：多专业协同与接口管理</w:t>
      </w:r>
      <w:bookmarkEnd w:id="27"/>
    </w:p>
    <w:p w14:paraId="526362BD">
      <w:r>
        <w:rPr>
          <w:b/>
        </w:rPr>
        <w:t>难点描述。</w:t>
      </w:r>
      <w:r>
        <w:t xml:space="preserve"> 项目涉及测量、结构、电气、嵌入式、软件、算法、测试、安全、档案等十余个专业，内部接口多；对外需与甲方检修、运行、安全、档案、信息等多个部门对接，还与检修平台管理方、第三方检测机构、查新与评价机构协作。接口不清、责任不明是项目拖期的常见原因。</w:t>
      </w:r>
    </w:p>
    <w:p w14:paraId="49CFD27D">
      <w:r>
        <w:rPr>
          <w:b/>
        </w:rPr>
        <w:t>应对措施。</w:t>
      </w:r>
    </w:p>
    <w:p w14:paraId="44CAE4F2">
      <w:r>
        <w:t>一是接口清单化。编制《内部接口清单》与《外部接口清单》，明确接口内容、格式、责任人、时间要求。</w:t>
      </w:r>
    </w:p>
    <w:p w14:paraId="36BDE218">
      <w:r>
        <w:t>二是单一接口人。对外由项目负责人统一接口，避免多头联系；对内由技术负责人统一技术口径。</w:t>
      </w:r>
    </w:p>
    <w:p w14:paraId="2D9785D1">
      <w:r>
        <w:t>三是联合评审。关键接口（如平台挂载接口、数据交换接口、报告模板）组织联合评审，形成书面确认。</w:t>
      </w:r>
    </w:p>
    <w:p w14:paraId="28F56743">
      <w:r>
        <w:t>四是例会机制。周例会同步接口状态；专题会解决跨专业争议；会议纪要明确责任人与时限。</w:t>
      </w:r>
    </w:p>
    <w:p w14:paraId="698741FD">
      <w:r>
        <w:t>五是文档留痕。接口变更必须书面确认，避免</w:t>
      </w:r>
      <w:r>
        <w:rPr>
          <w:rFonts w:hint="eastAsia"/>
        </w:rPr>
        <w:t>“</w:t>
      </w:r>
      <w:r>
        <w:t>口头改了、后面不认</w:t>
      </w:r>
      <w:r>
        <w:rPr>
          <w:rFonts w:hint="eastAsia"/>
        </w:rPr>
        <w:t>”</w:t>
      </w:r>
      <w:r>
        <w:t>。</w:t>
      </w:r>
    </w:p>
    <w:p w14:paraId="04FB8026">
      <w:r>
        <w:rPr>
          <w:b/>
        </w:rPr>
        <w:t>验证方式。</w:t>
      </w:r>
      <w:r>
        <w:t xml:space="preserve"> 接口清单完成率；接口变更记录完整性；因接口问题导致的返工次数。</w:t>
      </w:r>
    </w:p>
    <w:p w14:paraId="3F6FE13C">
      <w:pPr>
        <w:pStyle w:val="5"/>
      </w:pPr>
      <w:bookmarkStart w:id="28" w:name="_Toc9114"/>
      <w:r>
        <w:rPr>
          <w:szCs w:val="32"/>
        </w:rPr>
        <w:t>1.2.15 难点应对的验证闭环</w:t>
      </w:r>
      <w:bookmarkEnd w:id="28"/>
    </w:p>
    <w:p w14:paraId="422093D0">
      <w:r>
        <w:t>难点分析的价值在于落地。我方为每项难点设置可验证的指标与验证时点，形成</w:t>
      </w:r>
      <w:r>
        <w:rPr>
          <w:rFonts w:hint="eastAsia"/>
        </w:rPr>
        <w:t>“</w:t>
      </w:r>
      <w:r>
        <w:t>分析</w:t>
      </w:r>
      <w:r>
        <w:rPr>
          <w:rFonts w:hint="eastAsia"/>
        </w:rPr>
        <w:t>-</w:t>
      </w:r>
      <w:r>
        <w:t>措施</w:t>
      </w:r>
      <w:r>
        <w:rPr>
          <w:rFonts w:hint="eastAsia"/>
        </w:rPr>
        <w:t>-</w:t>
      </w:r>
      <w:r>
        <w:t>验证</w:t>
      </w:r>
      <w:r>
        <w:rPr>
          <w:rFonts w:hint="eastAsia"/>
        </w:rPr>
        <w:t>-</w:t>
      </w:r>
      <w:r>
        <w:t>固化</w:t>
      </w:r>
      <w:r>
        <w:rPr>
          <w:rFonts w:hint="eastAsia"/>
        </w:rPr>
        <w:t>”</w:t>
      </w:r>
      <w:r>
        <w:t>的闭环。</w:t>
      </w:r>
    </w:p>
    <w:tbl>
      <w:tblPr>
        <w:tblStyle w:val="32"/>
        <w:tblW w:w="896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4"/>
        <w:gridCol w:w="2856"/>
        <w:gridCol w:w="2226"/>
        <w:gridCol w:w="2226"/>
      </w:tblGrid>
      <w:tr w14:paraId="2C9F3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54" w:type="dxa"/>
            <w:shd w:val="clear" w:color="auto" w:fill="E7E6E6"/>
            <w:vAlign w:val="center"/>
          </w:tcPr>
          <w:p w14:paraId="76D3644E">
            <w:pPr>
              <w:snapToGrid w:val="0"/>
              <w:spacing w:before="70" w:after="70" w:line="240" w:lineRule="auto"/>
              <w:ind w:firstLine="0"/>
              <w:jc w:val="center"/>
              <w:rPr>
                <w:b/>
                <w:sz w:val="21"/>
              </w:rPr>
            </w:pPr>
            <w:r>
              <w:rPr>
                <w:b/>
                <w:sz w:val="21"/>
                <w:szCs w:val="21"/>
              </w:rPr>
              <w:t>难点</w:t>
            </w:r>
          </w:p>
        </w:tc>
        <w:tc>
          <w:tcPr>
            <w:tcW w:w="2856" w:type="dxa"/>
            <w:shd w:val="clear" w:color="auto" w:fill="E7E6E6"/>
            <w:vAlign w:val="center"/>
          </w:tcPr>
          <w:p w14:paraId="26BC0B0F">
            <w:pPr>
              <w:snapToGrid w:val="0"/>
              <w:spacing w:before="70" w:after="70" w:line="240" w:lineRule="auto"/>
              <w:ind w:firstLine="0"/>
              <w:jc w:val="center"/>
              <w:rPr>
                <w:b/>
                <w:sz w:val="21"/>
              </w:rPr>
            </w:pPr>
            <w:r>
              <w:rPr>
                <w:b/>
                <w:sz w:val="21"/>
                <w:szCs w:val="21"/>
              </w:rPr>
              <w:t>验证指标</w:t>
            </w:r>
          </w:p>
        </w:tc>
        <w:tc>
          <w:tcPr>
            <w:tcW w:w="2226" w:type="dxa"/>
            <w:shd w:val="clear" w:color="auto" w:fill="E7E6E6"/>
            <w:vAlign w:val="center"/>
          </w:tcPr>
          <w:p w14:paraId="170108B5">
            <w:pPr>
              <w:snapToGrid w:val="0"/>
              <w:spacing w:before="70" w:after="70" w:line="240" w:lineRule="auto"/>
              <w:ind w:firstLine="0"/>
              <w:jc w:val="center"/>
              <w:rPr>
                <w:b/>
                <w:sz w:val="21"/>
              </w:rPr>
            </w:pPr>
            <w:r>
              <w:rPr>
                <w:b/>
                <w:sz w:val="21"/>
                <w:szCs w:val="21"/>
              </w:rPr>
              <w:t>验证方法</w:t>
            </w:r>
          </w:p>
        </w:tc>
        <w:tc>
          <w:tcPr>
            <w:tcW w:w="2226" w:type="dxa"/>
            <w:shd w:val="clear" w:color="auto" w:fill="E7E6E6"/>
            <w:vAlign w:val="center"/>
          </w:tcPr>
          <w:p w14:paraId="1DB7BB75">
            <w:pPr>
              <w:snapToGrid w:val="0"/>
              <w:spacing w:before="70" w:after="70" w:line="240" w:lineRule="auto"/>
              <w:ind w:firstLine="0"/>
              <w:jc w:val="center"/>
              <w:rPr>
                <w:b/>
                <w:sz w:val="21"/>
              </w:rPr>
            </w:pPr>
            <w:r>
              <w:rPr>
                <w:b/>
                <w:sz w:val="21"/>
                <w:szCs w:val="21"/>
              </w:rPr>
              <w:t>验证时点</w:t>
            </w:r>
          </w:p>
        </w:tc>
      </w:tr>
      <w:tr w14:paraId="040FEB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73295ADE">
            <w:pPr>
              <w:snapToGrid w:val="0"/>
              <w:spacing w:before="70" w:after="70" w:line="240" w:lineRule="auto"/>
              <w:ind w:firstLine="0"/>
              <w:jc w:val="center"/>
              <w:rPr>
                <w:sz w:val="21"/>
              </w:rPr>
            </w:pPr>
            <w:r>
              <w:rPr>
                <w:sz w:val="21"/>
                <w:szCs w:val="21"/>
              </w:rPr>
              <w:t>一、场景适应性</w:t>
            </w:r>
          </w:p>
        </w:tc>
        <w:tc>
          <w:tcPr>
            <w:tcW w:w="2856" w:type="dxa"/>
            <w:vAlign w:val="center"/>
          </w:tcPr>
          <w:p w14:paraId="148FEC5D">
            <w:pPr>
              <w:snapToGrid w:val="0"/>
              <w:spacing w:before="70" w:after="70" w:line="240" w:lineRule="auto"/>
              <w:ind w:firstLine="0"/>
              <w:jc w:val="left"/>
              <w:rPr>
                <w:sz w:val="21"/>
              </w:rPr>
            </w:pPr>
            <w:r>
              <w:rPr>
                <w:sz w:val="21"/>
                <w:szCs w:val="21"/>
              </w:rPr>
              <w:t>三场景覆盖率、架设时间</w:t>
            </w:r>
          </w:p>
        </w:tc>
        <w:tc>
          <w:tcPr>
            <w:tcW w:w="2226" w:type="dxa"/>
            <w:vAlign w:val="center"/>
          </w:tcPr>
          <w:p w14:paraId="706B6D0C">
            <w:pPr>
              <w:snapToGrid w:val="0"/>
              <w:spacing w:before="70" w:after="70" w:line="240" w:lineRule="auto"/>
              <w:ind w:firstLine="0"/>
              <w:jc w:val="left"/>
              <w:rPr>
                <w:sz w:val="21"/>
              </w:rPr>
            </w:pPr>
            <w:r>
              <w:rPr>
                <w:sz w:val="21"/>
                <w:szCs w:val="21"/>
              </w:rPr>
              <w:t>模拟场景+现场实测</w:t>
            </w:r>
          </w:p>
        </w:tc>
        <w:tc>
          <w:tcPr>
            <w:tcW w:w="2226" w:type="dxa"/>
            <w:vAlign w:val="center"/>
          </w:tcPr>
          <w:p w14:paraId="64434737">
            <w:pPr>
              <w:snapToGrid w:val="0"/>
              <w:spacing w:before="70" w:after="70" w:line="240" w:lineRule="auto"/>
              <w:ind w:firstLine="0"/>
              <w:jc w:val="left"/>
              <w:rPr>
                <w:sz w:val="21"/>
              </w:rPr>
            </w:pPr>
            <w:r>
              <w:rPr>
                <w:sz w:val="21"/>
                <w:szCs w:val="21"/>
              </w:rPr>
              <w:t>设计评审前、一期验证</w:t>
            </w:r>
          </w:p>
        </w:tc>
      </w:tr>
      <w:tr w14:paraId="03FBE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71CAD4F5">
            <w:pPr>
              <w:snapToGrid w:val="0"/>
              <w:spacing w:before="70" w:after="70" w:line="240" w:lineRule="auto"/>
              <w:ind w:firstLine="0"/>
              <w:jc w:val="center"/>
              <w:rPr>
                <w:sz w:val="21"/>
              </w:rPr>
            </w:pPr>
            <w:r>
              <w:rPr>
                <w:sz w:val="21"/>
                <w:szCs w:val="21"/>
              </w:rPr>
              <w:t>二、精度与高程</w:t>
            </w:r>
          </w:p>
        </w:tc>
        <w:tc>
          <w:tcPr>
            <w:tcW w:w="2856" w:type="dxa"/>
            <w:vAlign w:val="center"/>
          </w:tcPr>
          <w:p w14:paraId="0D58A914">
            <w:pPr>
              <w:snapToGrid w:val="0"/>
              <w:spacing w:before="70" w:after="70" w:line="240" w:lineRule="auto"/>
              <w:ind w:firstLine="0"/>
              <w:jc w:val="left"/>
              <w:rPr>
                <w:sz w:val="21"/>
              </w:rPr>
            </w:pPr>
            <w:r>
              <w:rPr>
                <w:sz w:val="21"/>
                <w:szCs w:val="21"/>
              </w:rPr>
              <w:t>检查点中误差、水准校核较差</w:t>
            </w:r>
          </w:p>
        </w:tc>
        <w:tc>
          <w:tcPr>
            <w:tcW w:w="2226" w:type="dxa"/>
            <w:vAlign w:val="center"/>
          </w:tcPr>
          <w:p w14:paraId="1D5B114D">
            <w:pPr>
              <w:snapToGrid w:val="0"/>
              <w:spacing w:before="70" w:after="70" w:line="240" w:lineRule="auto"/>
              <w:ind w:firstLine="0"/>
              <w:jc w:val="left"/>
              <w:rPr>
                <w:sz w:val="21"/>
              </w:rPr>
            </w:pPr>
            <w:r>
              <w:rPr>
                <w:sz w:val="21"/>
                <w:szCs w:val="21"/>
              </w:rPr>
              <w:t>检查点法、双路径校核</w:t>
            </w:r>
          </w:p>
        </w:tc>
        <w:tc>
          <w:tcPr>
            <w:tcW w:w="2226" w:type="dxa"/>
            <w:vAlign w:val="center"/>
          </w:tcPr>
          <w:p w14:paraId="49B370D1">
            <w:pPr>
              <w:snapToGrid w:val="0"/>
              <w:spacing w:before="70" w:after="70" w:line="240" w:lineRule="auto"/>
              <w:ind w:firstLine="0"/>
              <w:jc w:val="left"/>
              <w:rPr>
                <w:sz w:val="21"/>
              </w:rPr>
            </w:pPr>
            <w:r>
              <w:rPr>
                <w:sz w:val="21"/>
                <w:szCs w:val="21"/>
              </w:rPr>
              <w:t>每测次、第三方测试</w:t>
            </w:r>
          </w:p>
        </w:tc>
      </w:tr>
      <w:tr w14:paraId="62BF1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717830DF">
            <w:pPr>
              <w:snapToGrid w:val="0"/>
              <w:spacing w:before="70" w:after="70" w:line="240" w:lineRule="auto"/>
              <w:ind w:firstLine="0"/>
              <w:jc w:val="center"/>
              <w:rPr>
                <w:sz w:val="21"/>
              </w:rPr>
            </w:pPr>
            <w:r>
              <w:rPr>
                <w:sz w:val="21"/>
                <w:szCs w:val="21"/>
              </w:rPr>
              <w:t>三、湿润/弱光</w:t>
            </w:r>
          </w:p>
        </w:tc>
        <w:tc>
          <w:tcPr>
            <w:tcW w:w="2856" w:type="dxa"/>
            <w:vAlign w:val="center"/>
          </w:tcPr>
          <w:p w14:paraId="2AF7C915">
            <w:pPr>
              <w:snapToGrid w:val="0"/>
              <w:spacing w:before="70" w:after="70" w:line="240" w:lineRule="auto"/>
              <w:ind w:firstLine="0"/>
              <w:jc w:val="left"/>
              <w:rPr>
                <w:sz w:val="21"/>
              </w:rPr>
            </w:pPr>
            <w:r>
              <w:rPr>
                <w:sz w:val="21"/>
                <w:szCs w:val="21"/>
              </w:rPr>
              <w:t>湿润区精度下降幅度、空洞率</w:t>
            </w:r>
          </w:p>
        </w:tc>
        <w:tc>
          <w:tcPr>
            <w:tcW w:w="2226" w:type="dxa"/>
            <w:vAlign w:val="center"/>
          </w:tcPr>
          <w:p w14:paraId="7EE9FE05">
            <w:pPr>
              <w:snapToGrid w:val="0"/>
              <w:spacing w:before="70" w:after="70" w:line="240" w:lineRule="auto"/>
              <w:ind w:firstLine="0"/>
              <w:jc w:val="left"/>
              <w:rPr>
                <w:sz w:val="21"/>
              </w:rPr>
            </w:pPr>
            <w:r>
              <w:rPr>
                <w:sz w:val="21"/>
                <w:szCs w:val="21"/>
              </w:rPr>
              <w:t>专项试验、对比测量</w:t>
            </w:r>
          </w:p>
        </w:tc>
        <w:tc>
          <w:tcPr>
            <w:tcW w:w="2226" w:type="dxa"/>
            <w:vAlign w:val="center"/>
          </w:tcPr>
          <w:p w14:paraId="71C30C63">
            <w:pPr>
              <w:snapToGrid w:val="0"/>
              <w:spacing w:before="70" w:after="70" w:line="240" w:lineRule="auto"/>
              <w:ind w:firstLine="0"/>
              <w:jc w:val="left"/>
              <w:rPr>
                <w:sz w:val="21"/>
              </w:rPr>
            </w:pPr>
            <w:r>
              <w:rPr>
                <w:sz w:val="21"/>
                <w:szCs w:val="21"/>
              </w:rPr>
              <w:t>中试、现场验证</w:t>
            </w:r>
          </w:p>
        </w:tc>
      </w:tr>
      <w:tr w14:paraId="3DE05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57822094">
            <w:pPr>
              <w:snapToGrid w:val="0"/>
              <w:spacing w:before="70" w:after="70" w:line="240" w:lineRule="auto"/>
              <w:ind w:firstLine="0"/>
              <w:jc w:val="center"/>
              <w:rPr>
                <w:sz w:val="21"/>
              </w:rPr>
            </w:pPr>
            <w:r>
              <w:rPr>
                <w:sz w:val="21"/>
                <w:szCs w:val="21"/>
              </w:rPr>
              <w:t>四、渲染时效</w:t>
            </w:r>
          </w:p>
        </w:tc>
        <w:tc>
          <w:tcPr>
            <w:tcW w:w="2856" w:type="dxa"/>
            <w:vAlign w:val="center"/>
          </w:tcPr>
          <w:p w14:paraId="3628C2CE">
            <w:pPr>
              <w:snapToGrid w:val="0"/>
              <w:spacing w:before="70" w:after="70" w:line="240" w:lineRule="auto"/>
              <w:ind w:firstLine="0"/>
              <w:jc w:val="left"/>
              <w:rPr>
                <w:sz w:val="21"/>
              </w:rPr>
            </w:pPr>
            <w:r>
              <w:rPr>
                <w:sz w:val="21"/>
                <w:szCs w:val="21"/>
              </w:rPr>
              <w:t>重建渲染耗时</w:t>
            </w:r>
          </w:p>
        </w:tc>
        <w:tc>
          <w:tcPr>
            <w:tcW w:w="2226" w:type="dxa"/>
            <w:vAlign w:val="center"/>
          </w:tcPr>
          <w:p w14:paraId="54C62809">
            <w:pPr>
              <w:snapToGrid w:val="0"/>
              <w:spacing w:before="70" w:after="70" w:line="240" w:lineRule="auto"/>
              <w:ind w:firstLine="0"/>
              <w:jc w:val="left"/>
              <w:rPr>
                <w:sz w:val="21"/>
              </w:rPr>
            </w:pPr>
            <w:r>
              <w:rPr>
                <w:sz w:val="21"/>
                <w:szCs w:val="21"/>
              </w:rPr>
              <w:t>计时演练</w:t>
            </w:r>
          </w:p>
        </w:tc>
        <w:tc>
          <w:tcPr>
            <w:tcW w:w="2226" w:type="dxa"/>
            <w:vAlign w:val="center"/>
          </w:tcPr>
          <w:p w14:paraId="50FABAE2">
            <w:pPr>
              <w:snapToGrid w:val="0"/>
              <w:spacing w:before="70" w:after="70" w:line="240" w:lineRule="auto"/>
              <w:ind w:firstLine="0"/>
              <w:jc w:val="left"/>
              <w:rPr>
                <w:sz w:val="21"/>
              </w:rPr>
            </w:pPr>
            <w:r>
              <w:rPr>
                <w:sz w:val="21"/>
                <w:szCs w:val="21"/>
              </w:rPr>
              <w:t>实验室、现场</w:t>
            </w:r>
          </w:p>
        </w:tc>
      </w:tr>
      <w:tr w14:paraId="60A3C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61E5E42F">
            <w:pPr>
              <w:snapToGrid w:val="0"/>
              <w:spacing w:before="70" w:after="70" w:line="240" w:lineRule="auto"/>
              <w:ind w:firstLine="0"/>
              <w:jc w:val="center"/>
              <w:rPr>
                <w:sz w:val="21"/>
              </w:rPr>
            </w:pPr>
            <w:r>
              <w:rPr>
                <w:sz w:val="21"/>
                <w:szCs w:val="21"/>
              </w:rPr>
              <w:t>五、判识与报告</w:t>
            </w:r>
          </w:p>
        </w:tc>
        <w:tc>
          <w:tcPr>
            <w:tcW w:w="2856" w:type="dxa"/>
            <w:vAlign w:val="center"/>
          </w:tcPr>
          <w:p w14:paraId="4B6FD28A">
            <w:pPr>
              <w:snapToGrid w:val="0"/>
              <w:spacing w:before="70" w:after="70" w:line="240" w:lineRule="auto"/>
              <w:ind w:firstLine="0"/>
              <w:jc w:val="left"/>
              <w:rPr>
                <w:sz w:val="21"/>
              </w:rPr>
            </w:pPr>
            <w:r>
              <w:rPr>
                <w:sz w:val="21"/>
                <w:szCs w:val="21"/>
              </w:rPr>
              <w:t>一致率、报告生成时间</w:t>
            </w:r>
          </w:p>
        </w:tc>
        <w:tc>
          <w:tcPr>
            <w:tcW w:w="2226" w:type="dxa"/>
            <w:vAlign w:val="center"/>
          </w:tcPr>
          <w:p w14:paraId="1BECCE74">
            <w:pPr>
              <w:snapToGrid w:val="0"/>
              <w:spacing w:before="70" w:after="70" w:line="240" w:lineRule="auto"/>
              <w:ind w:firstLine="0"/>
              <w:jc w:val="left"/>
              <w:rPr>
                <w:sz w:val="21"/>
              </w:rPr>
            </w:pPr>
            <w:r>
              <w:rPr>
                <w:sz w:val="21"/>
                <w:szCs w:val="21"/>
              </w:rPr>
              <w:t>样本比对、计时</w:t>
            </w:r>
          </w:p>
        </w:tc>
        <w:tc>
          <w:tcPr>
            <w:tcW w:w="2226" w:type="dxa"/>
            <w:vAlign w:val="center"/>
          </w:tcPr>
          <w:p w14:paraId="66B8F535">
            <w:pPr>
              <w:snapToGrid w:val="0"/>
              <w:spacing w:before="70" w:after="70" w:line="240" w:lineRule="auto"/>
              <w:ind w:firstLine="0"/>
              <w:jc w:val="left"/>
              <w:rPr>
                <w:sz w:val="21"/>
              </w:rPr>
            </w:pPr>
            <w:r>
              <w:rPr>
                <w:sz w:val="21"/>
                <w:szCs w:val="21"/>
              </w:rPr>
              <w:t>中试、两期验证</w:t>
            </w:r>
          </w:p>
        </w:tc>
      </w:tr>
      <w:tr w14:paraId="4EC87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071023F0">
            <w:pPr>
              <w:snapToGrid w:val="0"/>
              <w:spacing w:before="70" w:after="70" w:line="240" w:lineRule="auto"/>
              <w:ind w:firstLine="0"/>
              <w:jc w:val="center"/>
              <w:rPr>
                <w:sz w:val="21"/>
              </w:rPr>
            </w:pPr>
            <w:r>
              <w:rPr>
                <w:sz w:val="21"/>
                <w:szCs w:val="21"/>
              </w:rPr>
              <w:t>六、平台适配</w:t>
            </w:r>
          </w:p>
        </w:tc>
        <w:tc>
          <w:tcPr>
            <w:tcW w:w="2856" w:type="dxa"/>
            <w:vAlign w:val="center"/>
          </w:tcPr>
          <w:p w14:paraId="113F5FA5">
            <w:pPr>
              <w:snapToGrid w:val="0"/>
              <w:spacing w:before="70" w:after="70" w:line="240" w:lineRule="auto"/>
              <w:ind w:firstLine="0"/>
              <w:jc w:val="left"/>
              <w:rPr>
                <w:sz w:val="21"/>
              </w:rPr>
            </w:pPr>
            <w:r>
              <w:rPr>
                <w:sz w:val="21"/>
                <w:szCs w:val="21"/>
              </w:rPr>
              <w:t>挂载时间、稳定性</w:t>
            </w:r>
          </w:p>
        </w:tc>
        <w:tc>
          <w:tcPr>
            <w:tcW w:w="2226" w:type="dxa"/>
            <w:vAlign w:val="center"/>
          </w:tcPr>
          <w:p w14:paraId="4744EBEC">
            <w:pPr>
              <w:snapToGrid w:val="0"/>
              <w:spacing w:before="70" w:after="70" w:line="240" w:lineRule="auto"/>
              <w:ind w:firstLine="0"/>
              <w:jc w:val="left"/>
              <w:rPr>
                <w:sz w:val="21"/>
              </w:rPr>
            </w:pPr>
            <w:r>
              <w:rPr>
                <w:sz w:val="21"/>
                <w:szCs w:val="21"/>
              </w:rPr>
              <w:t>联调试验</w:t>
            </w:r>
          </w:p>
        </w:tc>
        <w:tc>
          <w:tcPr>
            <w:tcW w:w="2226" w:type="dxa"/>
            <w:vAlign w:val="center"/>
          </w:tcPr>
          <w:p w14:paraId="3A1B924E">
            <w:pPr>
              <w:snapToGrid w:val="0"/>
              <w:spacing w:before="70" w:after="70" w:line="240" w:lineRule="auto"/>
              <w:ind w:firstLine="0"/>
              <w:jc w:val="left"/>
              <w:rPr>
                <w:sz w:val="21"/>
              </w:rPr>
            </w:pPr>
            <w:r>
              <w:rPr>
                <w:sz w:val="21"/>
                <w:szCs w:val="21"/>
              </w:rPr>
              <w:t>设计阶段、一期验证</w:t>
            </w:r>
          </w:p>
        </w:tc>
      </w:tr>
      <w:tr w14:paraId="27E2C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7CA7B985">
            <w:pPr>
              <w:snapToGrid w:val="0"/>
              <w:spacing w:before="70" w:after="70" w:line="240" w:lineRule="auto"/>
              <w:ind w:firstLine="0"/>
              <w:jc w:val="center"/>
              <w:rPr>
                <w:sz w:val="21"/>
              </w:rPr>
            </w:pPr>
            <w:r>
              <w:rPr>
                <w:sz w:val="21"/>
                <w:szCs w:val="21"/>
              </w:rPr>
              <w:t>七、窗口协同</w:t>
            </w:r>
          </w:p>
        </w:tc>
        <w:tc>
          <w:tcPr>
            <w:tcW w:w="2856" w:type="dxa"/>
            <w:vAlign w:val="center"/>
          </w:tcPr>
          <w:p w14:paraId="498528EA">
            <w:pPr>
              <w:snapToGrid w:val="0"/>
              <w:spacing w:before="70" w:after="70" w:line="240" w:lineRule="auto"/>
              <w:ind w:firstLine="0"/>
              <w:jc w:val="left"/>
              <w:rPr>
                <w:sz w:val="21"/>
              </w:rPr>
            </w:pPr>
            <w:r>
              <w:rPr>
                <w:sz w:val="21"/>
                <w:szCs w:val="21"/>
              </w:rPr>
              <w:t>计划达成率</w:t>
            </w:r>
          </w:p>
        </w:tc>
        <w:tc>
          <w:tcPr>
            <w:tcW w:w="2226" w:type="dxa"/>
            <w:vAlign w:val="center"/>
          </w:tcPr>
          <w:p w14:paraId="147F6DC1">
            <w:pPr>
              <w:snapToGrid w:val="0"/>
              <w:spacing w:before="70" w:after="70" w:line="240" w:lineRule="auto"/>
              <w:ind w:firstLine="0"/>
              <w:jc w:val="left"/>
              <w:rPr>
                <w:sz w:val="21"/>
              </w:rPr>
            </w:pPr>
            <w:r>
              <w:rPr>
                <w:sz w:val="21"/>
                <w:szCs w:val="21"/>
              </w:rPr>
              <w:t>计划对比</w:t>
            </w:r>
          </w:p>
        </w:tc>
        <w:tc>
          <w:tcPr>
            <w:tcW w:w="2226" w:type="dxa"/>
            <w:vAlign w:val="center"/>
          </w:tcPr>
          <w:p w14:paraId="77A2494C">
            <w:pPr>
              <w:snapToGrid w:val="0"/>
              <w:spacing w:before="70" w:after="70" w:line="240" w:lineRule="auto"/>
              <w:ind w:firstLine="0"/>
              <w:jc w:val="left"/>
              <w:rPr>
                <w:sz w:val="21"/>
              </w:rPr>
            </w:pPr>
            <w:r>
              <w:rPr>
                <w:sz w:val="21"/>
                <w:szCs w:val="21"/>
              </w:rPr>
              <w:t>每月</w:t>
            </w:r>
          </w:p>
        </w:tc>
      </w:tr>
      <w:tr w14:paraId="20CC8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42F9B420">
            <w:pPr>
              <w:snapToGrid w:val="0"/>
              <w:spacing w:before="70" w:after="70" w:line="240" w:lineRule="auto"/>
              <w:ind w:firstLine="0"/>
              <w:jc w:val="center"/>
              <w:rPr>
                <w:sz w:val="21"/>
              </w:rPr>
            </w:pPr>
            <w:r>
              <w:rPr>
                <w:sz w:val="21"/>
                <w:szCs w:val="21"/>
              </w:rPr>
              <w:t>八、自主可控</w:t>
            </w:r>
          </w:p>
        </w:tc>
        <w:tc>
          <w:tcPr>
            <w:tcW w:w="2856" w:type="dxa"/>
            <w:vAlign w:val="center"/>
          </w:tcPr>
          <w:p w14:paraId="00800BA4">
            <w:pPr>
              <w:snapToGrid w:val="0"/>
              <w:spacing w:before="70" w:after="70" w:line="240" w:lineRule="auto"/>
              <w:ind w:firstLine="0"/>
              <w:jc w:val="left"/>
              <w:rPr>
                <w:sz w:val="21"/>
              </w:rPr>
            </w:pPr>
            <w:r>
              <w:rPr>
                <w:sz w:val="21"/>
                <w:szCs w:val="21"/>
              </w:rPr>
              <w:t>核查项符合率</w:t>
            </w:r>
          </w:p>
        </w:tc>
        <w:tc>
          <w:tcPr>
            <w:tcW w:w="2226" w:type="dxa"/>
            <w:vAlign w:val="center"/>
          </w:tcPr>
          <w:p w14:paraId="4B4B4827">
            <w:pPr>
              <w:snapToGrid w:val="0"/>
              <w:spacing w:before="70" w:after="70" w:line="240" w:lineRule="auto"/>
              <w:ind w:firstLine="0"/>
              <w:jc w:val="left"/>
              <w:rPr>
                <w:sz w:val="21"/>
              </w:rPr>
            </w:pPr>
            <w:r>
              <w:rPr>
                <w:sz w:val="21"/>
                <w:szCs w:val="21"/>
              </w:rPr>
              <w:t>逐项核验</w:t>
            </w:r>
          </w:p>
        </w:tc>
        <w:tc>
          <w:tcPr>
            <w:tcW w:w="2226" w:type="dxa"/>
            <w:vAlign w:val="center"/>
          </w:tcPr>
          <w:p w14:paraId="221BD524">
            <w:pPr>
              <w:snapToGrid w:val="0"/>
              <w:spacing w:before="70" w:after="70" w:line="240" w:lineRule="auto"/>
              <w:ind w:firstLine="0"/>
              <w:jc w:val="left"/>
              <w:rPr>
                <w:sz w:val="21"/>
              </w:rPr>
            </w:pPr>
            <w:r>
              <w:rPr>
                <w:sz w:val="21"/>
                <w:szCs w:val="21"/>
              </w:rPr>
              <w:t>采购前、验收</w:t>
            </w:r>
          </w:p>
        </w:tc>
      </w:tr>
      <w:tr w14:paraId="01902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60FB1BC3">
            <w:pPr>
              <w:snapToGrid w:val="0"/>
              <w:spacing w:before="70" w:after="70" w:line="240" w:lineRule="auto"/>
              <w:ind w:firstLine="0"/>
              <w:jc w:val="center"/>
              <w:rPr>
                <w:sz w:val="21"/>
              </w:rPr>
            </w:pPr>
            <w:r>
              <w:rPr>
                <w:sz w:val="21"/>
                <w:szCs w:val="21"/>
              </w:rPr>
              <w:t>九、知识产权</w:t>
            </w:r>
          </w:p>
        </w:tc>
        <w:tc>
          <w:tcPr>
            <w:tcW w:w="2856" w:type="dxa"/>
            <w:vAlign w:val="center"/>
          </w:tcPr>
          <w:p w14:paraId="1C64F9BC">
            <w:pPr>
              <w:snapToGrid w:val="0"/>
              <w:spacing w:before="70" w:after="70" w:line="240" w:lineRule="auto"/>
              <w:ind w:firstLine="0"/>
              <w:jc w:val="left"/>
              <w:rPr>
                <w:sz w:val="21"/>
              </w:rPr>
            </w:pPr>
            <w:r>
              <w:rPr>
                <w:sz w:val="21"/>
                <w:szCs w:val="21"/>
              </w:rPr>
              <w:t>受理/录用/证书数量</w:t>
            </w:r>
          </w:p>
        </w:tc>
        <w:tc>
          <w:tcPr>
            <w:tcW w:w="2226" w:type="dxa"/>
            <w:vAlign w:val="center"/>
          </w:tcPr>
          <w:p w14:paraId="68CD585E">
            <w:pPr>
              <w:snapToGrid w:val="0"/>
              <w:spacing w:before="70" w:after="70" w:line="240" w:lineRule="auto"/>
              <w:ind w:firstLine="0"/>
              <w:jc w:val="left"/>
              <w:rPr>
                <w:sz w:val="21"/>
              </w:rPr>
            </w:pPr>
            <w:r>
              <w:rPr>
                <w:sz w:val="21"/>
                <w:szCs w:val="21"/>
              </w:rPr>
              <w:t>官方文件</w:t>
            </w:r>
          </w:p>
        </w:tc>
        <w:tc>
          <w:tcPr>
            <w:tcW w:w="2226" w:type="dxa"/>
            <w:vAlign w:val="center"/>
          </w:tcPr>
          <w:p w14:paraId="28C3FB65">
            <w:pPr>
              <w:snapToGrid w:val="0"/>
              <w:spacing w:before="70" w:after="70" w:line="240" w:lineRule="auto"/>
              <w:ind w:firstLine="0"/>
              <w:jc w:val="left"/>
              <w:rPr>
                <w:sz w:val="21"/>
              </w:rPr>
            </w:pPr>
            <w:r>
              <w:rPr>
                <w:sz w:val="21"/>
                <w:szCs w:val="21"/>
              </w:rPr>
              <w:t>验收前</w:t>
            </w:r>
          </w:p>
        </w:tc>
      </w:tr>
      <w:tr w14:paraId="1B1A2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11EB9D34">
            <w:pPr>
              <w:snapToGrid w:val="0"/>
              <w:spacing w:before="70" w:after="70" w:line="240" w:lineRule="auto"/>
              <w:ind w:firstLine="0"/>
              <w:jc w:val="center"/>
              <w:rPr>
                <w:sz w:val="21"/>
              </w:rPr>
            </w:pPr>
            <w:r>
              <w:rPr>
                <w:sz w:val="21"/>
                <w:szCs w:val="21"/>
              </w:rPr>
              <w:t>十、数据一致性</w:t>
            </w:r>
          </w:p>
        </w:tc>
        <w:tc>
          <w:tcPr>
            <w:tcW w:w="2856" w:type="dxa"/>
            <w:vAlign w:val="center"/>
          </w:tcPr>
          <w:p w14:paraId="16FA9010">
            <w:pPr>
              <w:snapToGrid w:val="0"/>
              <w:spacing w:before="70" w:after="70" w:line="240" w:lineRule="auto"/>
              <w:ind w:firstLine="0"/>
              <w:jc w:val="left"/>
              <w:rPr>
                <w:sz w:val="21"/>
              </w:rPr>
            </w:pPr>
            <w:r>
              <w:rPr>
                <w:sz w:val="21"/>
                <w:szCs w:val="21"/>
              </w:rPr>
              <w:t>同名点较差、跨年配准残差</w:t>
            </w:r>
          </w:p>
        </w:tc>
        <w:tc>
          <w:tcPr>
            <w:tcW w:w="2226" w:type="dxa"/>
            <w:vAlign w:val="center"/>
          </w:tcPr>
          <w:p w14:paraId="25756F52">
            <w:pPr>
              <w:snapToGrid w:val="0"/>
              <w:spacing w:before="70" w:after="70" w:line="240" w:lineRule="auto"/>
              <w:ind w:firstLine="0"/>
              <w:jc w:val="left"/>
              <w:rPr>
                <w:sz w:val="21"/>
              </w:rPr>
            </w:pPr>
            <w:r>
              <w:rPr>
                <w:sz w:val="21"/>
                <w:szCs w:val="21"/>
              </w:rPr>
              <w:t>统计检验</w:t>
            </w:r>
          </w:p>
        </w:tc>
        <w:tc>
          <w:tcPr>
            <w:tcW w:w="2226" w:type="dxa"/>
            <w:vAlign w:val="center"/>
          </w:tcPr>
          <w:p w14:paraId="253C7325">
            <w:pPr>
              <w:snapToGrid w:val="0"/>
              <w:spacing w:before="70" w:after="70" w:line="240" w:lineRule="auto"/>
              <w:ind w:firstLine="0"/>
              <w:jc w:val="left"/>
              <w:rPr>
                <w:sz w:val="21"/>
              </w:rPr>
            </w:pPr>
            <w:r>
              <w:rPr>
                <w:sz w:val="21"/>
                <w:szCs w:val="21"/>
              </w:rPr>
              <w:t>每测次、年度比对</w:t>
            </w:r>
          </w:p>
        </w:tc>
      </w:tr>
      <w:tr w14:paraId="4A5A5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5537525E">
            <w:pPr>
              <w:snapToGrid w:val="0"/>
              <w:spacing w:before="70" w:after="70" w:line="240" w:lineRule="auto"/>
              <w:ind w:firstLine="0"/>
              <w:jc w:val="center"/>
              <w:rPr>
                <w:sz w:val="21"/>
              </w:rPr>
            </w:pPr>
            <w:r>
              <w:rPr>
                <w:sz w:val="21"/>
                <w:szCs w:val="21"/>
              </w:rPr>
              <w:t>十一、现场安全</w:t>
            </w:r>
          </w:p>
        </w:tc>
        <w:tc>
          <w:tcPr>
            <w:tcW w:w="2856" w:type="dxa"/>
            <w:vAlign w:val="center"/>
          </w:tcPr>
          <w:p w14:paraId="465FC351">
            <w:pPr>
              <w:snapToGrid w:val="0"/>
              <w:spacing w:before="70" w:after="70" w:line="240" w:lineRule="auto"/>
              <w:ind w:firstLine="0"/>
              <w:jc w:val="left"/>
              <w:rPr>
                <w:sz w:val="21"/>
              </w:rPr>
            </w:pPr>
            <w:r>
              <w:rPr>
                <w:sz w:val="21"/>
                <w:szCs w:val="21"/>
              </w:rPr>
              <w:t>事故为零、隐患闭环率</w:t>
            </w:r>
          </w:p>
        </w:tc>
        <w:tc>
          <w:tcPr>
            <w:tcW w:w="2226" w:type="dxa"/>
            <w:vAlign w:val="center"/>
          </w:tcPr>
          <w:p w14:paraId="62D4D071">
            <w:pPr>
              <w:snapToGrid w:val="0"/>
              <w:spacing w:before="70" w:after="70" w:line="240" w:lineRule="auto"/>
              <w:ind w:firstLine="0"/>
              <w:jc w:val="left"/>
              <w:rPr>
                <w:sz w:val="21"/>
              </w:rPr>
            </w:pPr>
            <w:r>
              <w:rPr>
                <w:sz w:val="21"/>
                <w:szCs w:val="21"/>
              </w:rPr>
              <w:t>检查与统计</w:t>
            </w:r>
          </w:p>
        </w:tc>
        <w:tc>
          <w:tcPr>
            <w:tcW w:w="2226" w:type="dxa"/>
            <w:vAlign w:val="center"/>
          </w:tcPr>
          <w:p w14:paraId="194D6CF9">
            <w:pPr>
              <w:snapToGrid w:val="0"/>
              <w:spacing w:before="70" w:after="70" w:line="240" w:lineRule="auto"/>
              <w:ind w:firstLine="0"/>
              <w:jc w:val="left"/>
              <w:rPr>
                <w:sz w:val="21"/>
              </w:rPr>
            </w:pPr>
            <w:r>
              <w:rPr>
                <w:sz w:val="21"/>
                <w:szCs w:val="21"/>
              </w:rPr>
              <w:t>全过程</w:t>
            </w:r>
          </w:p>
        </w:tc>
      </w:tr>
      <w:tr w14:paraId="34C71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4" w:type="dxa"/>
            <w:vAlign w:val="center"/>
          </w:tcPr>
          <w:p w14:paraId="06028697">
            <w:pPr>
              <w:snapToGrid w:val="0"/>
              <w:spacing w:before="70" w:after="70" w:line="240" w:lineRule="auto"/>
              <w:ind w:firstLine="0"/>
              <w:jc w:val="center"/>
              <w:rPr>
                <w:sz w:val="21"/>
              </w:rPr>
            </w:pPr>
            <w:r>
              <w:rPr>
                <w:sz w:val="21"/>
                <w:szCs w:val="21"/>
              </w:rPr>
              <w:t>十二、接口管理</w:t>
            </w:r>
          </w:p>
        </w:tc>
        <w:tc>
          <w:tcPr>
            <w:tcW w:w="2856" w:type="dxa"/>
            <w:vAlign w:val="center"/>
          </w:tcPr>
          <w:p w14:paraId="29F20E65">
            <w:pPr>
              <w:snapToGrid w:val="0"/>
              <w:spacing w:before="70" w:after="70" w:line="240" w:lineRule="auto"/>
              <w:ind w:firstLine="0"/>
              <w:jc w:val="left"/>
              <w:rPr>
                <w:sz w:val="21"/>
              </w:rPr>
            </w:pPr>
            <w:r>
              <w:rPr>
                <w:sz w:val="21"/>
                <w:szCs w:val="21"/>
              </w:rPr>
              <w:t>接口完成率、返工次数</w:t>
            </w:r>
          </w:p>
        </w:tc>
        <w:tc>
          <w:tcPr>
            <w:tcW w:w="2226" w:type="dxa"/>
            <w:vAlign w:val="center"/>
          </w:tcPr>
          <w:p w14:paraId="461F13BB">
            <w:pPr>
              <w:snapToGrid w:val="0"/>
              <w:spacing w:before="70" w:after="70" w:line="240" w:lineRule="auto"/>
              <w:ind w:firstLine="0"/>
              <w:jc w:val="left"/>
              <w:rPr>
                <w:sz w:val="21"/>
              </w:rPr>
            </w:pPr>
            <w:r>
              <w:rPr>
                <w:sz w:val="21"/>
                <w:szCs w:val="21"/>
              </w:rPr>
              <w:t>清单核对</w:t>
            </w:r>
          </w:p>
        </w:tc>
        <w:tc>
          <w:tcPr>
            <w:tcW w:w="2226" w:type="dxa"/>
            <w:vAlign w:val="center"/>
          </w:tcPr>
          <w:p w14:paraId="3144BB03">
            <w:pPr>
              <w:snapToGrid w:val="0"/>
              <w:spacing w:before="70" w:after="70" w:line="240" w:lineRule="auto"/>
              <w:ind w:firstLine="0"/>
              <w:jc w:val="left"/>
              <w:rPr>
                <w:sz w:val="21"/>
              </w:rPr>
            </w:pPr>
            <w:r>
              <w:rPr>
                <w:sz w:val="21"/>
                <w:szCs w:val="21"/>
              </w:rPr>
              <w:t>每月</w:t>
            </w:r>
          </w:p>
        </w:tc>
      </w:tr>
    </w:tbl>
    <w:p w14:paraId="561FDB80">
      <w:pPr>
        <w:spacing w:line="240" w:lineRule="auto"/>
      </w:pPr>
    </w:p>
    <w:p w14:paraId="1F349DA3">
      <w:r>
        <w:t>验证结果纳入月度质量报告；未达标的难点重新分析原因、调整措施，直至达标并固化为作业指导书或设计文件。这一闭环确保难点分析不是</w:t>
      </w:r>
      <w:r>
        <w:rPr>
          <w:rFonts w:hint="eastAsia"/>
        </w:rPr>
        <w:t>“</w:t>
      </w:r>
      <w:r>
        <w:t>纸面文章</w:t>
      </w:r>
      <w:r>
        <w:rPr>
          <w:rFonts w:hint="eastAsia"/>
        </w:rPr>
        <w:t>”</w:t>
      </w:r>
      <w:r>
        <w:t>，而是可追踪、可考核的管理动作。</w:t>
      </w:r>
    </w:p>
    <w:p w14:paraId="40902B6A">
      <w:pPr>
        <w:pStyle w:val="4"/>
      </w:pPr>
      <w:bookmarkStart w:id="29" w:name="_Toc5362"/>
      <w:r>
        <w:rPr>
          <w:szCs w:val="36"/>
        </w:rPr>
        <w:t>1.3 方案的可行性分析</w:t>
      </w:r>
      <w:bookmarkEnd w:id="29"/>
    </w:p>
    <w:p w14:paraId="75DE59FF">
      <w:pPr>
        <w:pStyle w:val="5"/>
      </w:pPr>
      <w:bookmarkStart w:id="30" w:name="_Toc28750"/>
      <w:r>
        <w:rPr>
          <w:szCs w:val="32"/>
        </w:rPr>
        <w:t>1.3.1 技术可行性</w:t>
      </w:r>
      <w:bookmarkEnd w:id="30"/>
    </w:p>
    <w:p w14:paraId="6E2F7954">
      <w:r>
        <w:rPr>
          <w:rFonts w:hint="eastAsia"/>
        </w:rPr>
        <w:t>从工程实践的角度而言，判定一项测量技术是否具备可行性，核心不在于其原理是否成立，而在于误差能否被准确认知与有效控制。多目视觉跟踪测量技术在本项目中的适用性，首先取决于12米作用距离范围内的成像质量是否能够支撑亚毫米级的判读精度。按照5000万像素传感器、水平视场120°的参数进行估算，10米距离处的地面分辨率约为4.2mm/pixel，该精度显然无法直接量测0.5毫米的缺陷尺寸，因此本方案采用双机位分区成像模式：广角通道承担大范围跟踪与粗定位功能，长焦通道将10米距离处的分辨率压缩至1.2mm/pixel以内，再通过亚像素定位技术将等效分辨能力提升一个量级。这一处理方式并非“提高相机像素”的简单叠加，而是对视场、分辨率、观测几何三者进行重新匹配，使每一个像素都对应明确的空间尺度。</w:t>
      </w:r>
    </w:p>
    <w:p w14:paraId="2E4E88B9">
      <w:r>
        <w:rPr>
          <w:rFonts w:hint="eastAsia"/>
        </w:rPr>
        <w:t>误差能否实现有效控制，取决于观测量的冗余程度以及冗余量能否被充分利用。跟踪器在每次架站时不仅观测目标点，还同步捕捉框架上按编码规则布设的标志点，这类标志点在同一场景内可被多次观测，从而构建起超定方程组；当控制点数量从4个增加至8个、且分布覆盖作业区域四角时，位姿解算的方差将降低近半数，粗差也更易于被探测识别。这正是本方案在现场严格遵循“控制点不少于8个、检查点独立布设”原则的原因——并非为满足形式要求，而是为了使最小二乘解真正具备抗差能力。此外，还有一项常被忽视的可行性支撑源于时间维度的可控性。室外测量场景中，温度梯度、气流扰动、日照角度均处于动态变化中，同一测站在上午与下午获取的测量成果可能存在可观测偏差。本方案将单次作业时长控制在4小时以内、且在温差超过8℃时重新开展标定工作，核心是在“误差随时间漂移”现象发生前完成批次观测，确保同一批次数据处于相近的环境条件下。这类举措在实验室环境中难以体现其必要性，但在葛洲坝闸室排干后的大面积底板测量场景中，将直接决定测量成果能否通过1mm精度标准的检查点评定。</w:t>
      </w:r>
    </w:p>
    <w:p w14:paraId="15DFE8C4">
      <w:r>
        <w:t>本方案所依托的技术均为成熟技术的工程化集成，不存在原理性障碍。</w:t>
      </w:r>
    </w:p>
    <w:p w14:paraId="49F16C96">
      <w:r>
        <w:t>多目视觉跟踪测量基于近景摄影测量与光束法平差原理，在工业测量领域已广泛用于大型构件三维测量，12 m 半径内亚毫米级精度具备工程实现基础；跟踪框架（球形扫描）通过多视角影像与标志点跟踪实现面扫描，在文物、机械、水工等领域已有应用；实景三维扫描仪的激光 SLAM 与视觉 SLAM 融合方案在室内外大场景建模中已规模化应用；三维高斯泼溅为近两年快速成熟的实时渲染技术，在中小场景实时漫游方面表现优异；缺陷语义分割可基于开源模型微调，结合几何分析可显著降低误判。</w:t>
      </w:r>
    </w:p>
    <w:p w14:paraId="4DDF97F9">
      <w:pPr>
        <w:pStyle w:val="6"/>
      </w:pPr>
      <w:r>
        <w:rPr>
          <w:szCs w:val="32"/>
        </w:rPr>
        <w:t>1.3.1.1 关键技术逐项可行性论证</w:t>
      </w:r>
    </w:p>
    <w:p w14:paraId="15D6115D">
      <w:r>
        <w:rPr>
          <w:rFonts w:hint="eastAsia"/>
        </w:rPr>
        <w:t>为规避“整体可行、局部卡壳”的实施风险，我方针对方案中的五项关键技术逐项开展可行性论证，明确各项技术的理论依据、工程基础、验证手段与残余风险界定标准；凡不满足“具备原理支撑、存在同类工程先例、拥有可控验证手段”三项条件的技术，均不纳入方案主干技术体系。</w:t>
      </w:r>
    </w:p>
    <w:tbl>
      <w:tblPr>
        <w:tblStyle w:val="32"/>
        <w:tblW w:w="104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0"/>
        <w:gridCol w:w="1773"/>
        <w:gridCol w:w="2024"/>
        <w:gridCol w:w="2157"/>
        <w:gridCol w:w="2064"/>
      </w:tblGrid>
      <w:tr w14:paraId="36FCD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5064D176">
            <w:pPr>
              <w:keepNext/>
              <w:snapToGrid w:val="0"/>
              <w:spacing w:before="70" w:after="70" w:line="240" w:lineRule="auto"/>
              <w:ind w:firstLine="0"/>
              <w:jc w:val="center"/>
              <w:rPr>
                <w:b/>
                <w:sz w:val="21"/>
              </w:rPr>
            </w:pPr>
            <w:r>
              <w:rPr>
                <w:b/>
                <w:sz w:val="21"/>
                <w:szCs w:val="21"/>
              </w:rPr>
              <w:t>序号</w:t>
            </w:r>
          </w:p>
        </w:tc>
        <w:tc>
          <w:tcPr>
            <w:tcW w:w="1710" w:type="dxa"/>
            <w:shd w:val="clear" w:color="auto" w:fill="E7E6E6"/>
            <w:vAlign w:val="center"/>
          </w:tcPr>
          <w:p w14:paraId="46C469F1">
            <w:pPr>
              <w:keepNext/>
              <w:snapToGrid w:val="0"/>
              <w:spacing w:before="70" w:after="70" w:line="240" w:lineRule="auto"/>
              <w:ind w:firstLine="0"/>
              <w:jc w:val="center"/>
              <w:rPr>
                <w:b/>
                <w:sz w:val="21"/>
              </w:rPr>
            </w:pPr>
            <w:r>
              <w:rPr>
                <w:b/>
                <w:sz w:val="21"/>
                <w:szCs w:val="21"/>
              </w:rPr>
              <w:t>关键技术</w:t>
            </w:r>
          </w:p>
        </w:tc>
        <w:tc>
          <w:tcPr>
            <w:tcW w:w="1773" w:type="dxa"/>
            <w:shd w:val="clear" w:color="auto" w:fill="E7E6E6"/>
            <w:vAlign w:val="center"/>
          </w:tcPr>
          <w:p w14:paraId="782126BA">
            <w:pPr>
              <w:keepNext/>
              <w:snapToGrid w:val="0"/>
              <w:spacing w:before="70" w:after="70" w:line="240" w:lineRule="auto"/>
              <w:ind w:firstLine="0"/>
              <w:jc w:val="center"/>
              <w:rPr>
                <w:b/>
                <w:sz w:val="21"/>
              </w:rPr>
            </w:pPr>
            <w:r>
              <w:rPr>
                <w:b/>
                <w:sz w:val="21"/>
                <w:szCs w:val="21"/>
              </w:rPr>
              <w:t>理论依据</w:t>
            </w:r>
          </w:p>
        </w:tc>
        <w:tc>
          <w:tcPr>
            <w:tcW w:w="2024" w:type="dxa"/>
            <w:shd w:val="clear" w:color="auto" w:fill="E7E6E6"/>
            <w:vAlign w:val="center"/>
          </w:tcPr>
          <w:p w14:paraId="2AD7A828">
            <w:pPr>
              <w:keepNext/>
              <w:snapToGrid w:val="0"/>
              <w:spacing w:before="70" w:after="70" w:line="240" w:lineRule="auto"/>
              <w:ind w:firstLine="0"/>
              <w:jc w:val="center"/>
              <w:rPr>
                <w:b/>
                <w:sz w:val="21"/>
              </w:rPr>
            </w:pPr>
            <w:r>
              <w:rPr>
                <w:b/>
                <w:sz w:val="21"/>
                <w:szCs w:val="21"/>
              </w:rPr>
              <w:t>工程基础与先例</w:t>
            </w:r>
          </w:p>
        </w:tc>
        <w:tc>
          <w:tcPr>
            <w:tcW w:w="2157" w:type="dxa"/>
            <w:shd w:val="clear" w:color="auto" w:fill="E7E6E6"/>
            <w:vAlign w:val="center"/>
          </w:tcPr>
          <w:p w14:paraId="2E5AC04D">
            <w:pPr>
              <w:keepNext/>
              <w:snapToGrid w:val="0"/>
              <w:spacing w:before="70" w:after="70" w:line="240" w:lineRule="auto"/>
              <w:ind w:firstLine="0"/>
              <w:jc w:val="center"/>
              <w:rPr>
                <w:b/>
                <w:sz w:val="21"/>
              </w:rPr>
            </w:pPr>
            <w:r>
              <w:rPr>
                <w:b/>
                <w:sz w:val="21"/>
                <w:szCs w:val="21"/>
              </w:rPr>
              <w:t>验证手段</w:t>
            </w:r>
          </w:p>
        </w:tc>
        <w:tc>
          <w:tcPr>
            <w:tcW w:w="2064" w:type="dxa"/>
            <w:shd w:val="clear" w:color="auto" w:fill="E7E6E6"/>
            <w:vAlign w:val="center"/>
          </w:tcPr>
          <w:p w14:paraId="6A902588">
            <w:pPr>
              <w:keepNext/>
              <w:snapToGrid w:val="0"/>
              <w:spacing w:before="70" w:after="70" w:line="240" w:lineRule="auto"/>
              <w:ind w:firstLine="0"/>
              <w:jc w:val="center"/>
              <w:rPr>
                <w:b/>
                <w:sz w:val="21"/>
              </w:rPr>
            </w:pPr>
            <w:r>
              <w:rPr>
                <w:b/>
                <w:sz w:val="21"/>
                <w:szCs w:val="21"/>
              </w:rPr>
              <w:t>残余风险与结论</w:t>
            </w:r>
          </w:p>
        </w:tc>
      </w:tr>
      <w:tr w14:paraId="64916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F4BEAD">
            <w:pPr>
              <w:keepNext/>
              <w:snapToGrid w:val="0"/>
              <w:spacing w:before="70" w:after="70" w:line="240" w:lineRule="auto"/>
              <w:ind w:firstLine="0"/>
              <w:jc w:val="center"/>
              <w:rPr>
                <w:sz w:val="21"/>
              </w:rPr>
            </w:pPr>
            <w:r>
              <w:rPr>
                <w:sz w:val="21"/>
                <w:szCs w:val="21"/>
              </w:rPr>
              <w:t>1</w:t>
            </w:r>
          </w:p>
        </w:tc>
        <w:tc>
          <w:tcPr>
            <w:tcW w:w="1710" w:type="dxa"/>
            <w:vAlign w:val="center"/>
          </w:tcPr>
          <w:p w14:paraId="1743A354">
            <w:pPr>
              <w:keepNext/>
              <w:snapToGrid w:val="0"/>
              <w:spacing w:before="70" w:after="70" w:line="240" w:lineRule="auto"/>
              <w:ind w:firstLine="0"/>
              <w:jc w:val="center"/>
              <w:rPr>
                <w:sz w:val="21"/>
              </w:rPr>
            </w:pPr>
            <w:r>
              <w:rPr>
                <w:sz w:val="21"/>
                <w:szCs w:val="21"/>
              </w:rPr>
              <w:t>多目视觉跟踪位姿解算</w:t>
            </w:r>
          </w:p>
        </w:tc>
        <w:tc>
          <w:tcPr>
            <w:tcW w:w="1773" w:type="dxa"/>
            <w:vAlign w:val="center"/>
          </w:tcPr>
          <w:p w14:paraId="18DD9500">
            <w:pPr>
              <w:keepNext/>
              <w:snapToGrid w:val="0"/>
              <w:spacing w:before="70" w:after="70" w:line="240" w:lineRule="auto"/>
              <w:ind w:firstLine="0"/>
              <w:jc w:val="left"/>
              <w:rPr>
                <w:sz w:val="21"/>
              </w:rPr>
            </w:pPr>
            <w:r>
              <w:rPr>
                <w:sz w:val="21"/>
                <w:szCs w:val="21"/>
              </w:rPr>
              <w:t>光束法平差、刚体变换、冗余观测最小二乘</w:t>
            </w:r>
          </w:p>
        </w:tc>
        <w:tc>
          <w:tcPr>
            <w:tcW w:w="2024" w:type="dxa"/>
            <w:vAlign w:val="center"/>
          </w:tcPr>
          <w:p w14:paraId="07A9DF6B">
            <w:pPr>
              <w:keepNext/>
              <w:snapToGrid w:val="0"/>
              <w:spacing w:before="70" w:after="70" w:line="240" w:lineRule="auto"/>
              <w:ind w:firstLine="0"/>
              <w:jc w:val="left"/>
              <w:rPr>
                <w:sz w:val="21"/>
              </w:rPr>
            </w:pPr>
            <w:r>
              <w:rPr>
                <w:sz w:val="21"/>
                <w:szCs w:val="21"/>
              </w:rPr>
              <w:t>工业摄影测量在船舶、风电、水电大型构件检测中广泛应用</w:t>
            </w:r>
          </w:p>
        </w:tc>
        <w:tc>
          <w:tcPr>
            <w:tcW w:w="2157" w:type="dxa"/>
            <w:vAlign w:val="center"/>
          </w:tcPr>
          <w:p w14:paraId="1AECCB1D">
            <w:pPr>
              <w:keepNext/>
              <w:snapToGrid w:val="0"/>
              <w:spacing w:before="70" w:after="70" w:line="240" w:lineRule="auto"/>
              <w:ind w:firstLine="0"/>
              <w:jc w:val="left"/>
              <w:rPr>
                <w:sz w:val="21"/>
              </w:rPr>
            </w:pPr>
            <w:r>
              <w:rPr>
                <w:sz w:val="21"/>
                <w:szCs w:val="21"/>
              </w:rPr>
              <w:t>标准尺/基线场比对、重复观测统计</w:t>
            </w:r>
          </w:p>
        </w:tc>
        <w:tc>
          <w:tcPr>
            <w:tcW w:w="2064" w:type="dxa"/>
            <w:vAlign w:val="center"/>
          </w:tcPr>
          <w:p w14:paraId="0938D6B4">
            <w:pPr>
              <w:keepNext/>
              <w:snapToGrid w:val="0"/>
              <w:spacing w:before="70" w:after="70" w:line="240" w:lineRule="auto"/>
              <w:ind w:firstLine="0"/>
              <w:jc w:val="left"/>
              <w:rPr>
                <w:sz w:val="21"/>
              </w:rPr>
            </w:pPr>
            <w:r>
              <w:rPr>
                <w:sz w:val="21"/>
                <w:szCs w:val="21"/>
              </w:rPr>
              <w:t>长距离大气折光影响，通过环境改正与短基线控制消解，可行</w:t>
            </w:r>
          </w:p>
        </w:tc>
      </w:tr>
      <w:tr w14:paraId="6FB6E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72B02C">
            <w:pPr>
              <w:keepNext/>
              <w:snapToGrid w:val="0"/>
              <w:spacing w:before="70" w:after="70" w:line="240" w:lineRule="auto"/>
              <w:ind w:firstLine="0"/>
              <w:jc w:val="center"/>
              <w:rPr>
                <w:sz w:val="21"/>
              </w:rPr>
            </w:pPr>
            <w:r>
              <w:rPr>
                <w:sz w:val="21"/>
                <w:szCs w:val="21"/>
              </w:rPr>
              <w:t>2</w:t>
            </w:r>
          </w:p>
        </w:tc>
        <w:tc>
          <w:tcPr>
            <w:tcW w:w="1710" w:type="dxa"/>
            <w:vAlign w:val="center"/>
          </w:tcPr>
          <w:p w14:paraId="5CDD6A4A">
            <w:pPr>
              <w:keepNext/>
              <w:snapToGrid w:val="0"/>
              <w:spacing w:before="70" w:after="70" w:line="240" w:lineRule="auto"/>
              <w:ind w:firstLine="0"/>
              <w:jc w:val="center"/>
              <w:rPr>
                <w:sz w:val="21"/>
              </w:rPr>
            </w:pPr>
            <w:r>
              <w:rPr>
                <w:sz w:val="21"/>
                <w:szCs w:val="21"/>
              </w:rPr>
              <w:t>跟踪框架面扫描拼合</w:t>
            </w:r>
          </w:p>
        </w:tc>
        <w:tc>
          <w:tcPr>
            <w:tcW w:w="1773" w:type="dxa"/>
            <w:vAlign w:val="center"/>
          </w:tcPr>
          <w:p w14:paraId="35437EB6">
            <w:pPr>
              <w:keepNext/>
              <w:snapToGrid w:val="0"/>
              <w:spacing w:before="70" w:after="70" w:line="240" w:lineRule="auto"/>
              <w:ind w:firstLine="0"/>
              <w:jc w:val="left"/>
              <w:rPr>
                <w:sz w:val="21"/>
              </w:rPr>
            </w:pPr>
            <w:r>
              <w:rPr>
                <w:sz w:val="21"/>
                <w:szCs w:val="21"/>
              </w:rPr>
              <w:t>标志点约束下的多视拼合、位姿递推</w:t>
            </w:r>
          </w:p>
        </w:tc>
        <w:tc>
          <w:tcPr>
            <w:tcW w:w="2024" w:type="dxa"/>
            <w:vAlign w:val="center"/>
          </w:tcPr>
          <w:p w14:paraId="7960E02F">
            <w:pPr>
              <w:keepNext/>
              <w:snapToGrid w:val="0"/>
              <w:spacing w:before="70" w:after="70" w:line="240" w:lineRule="auto"/>
              <w:ind w:firstLine="0"/>
              <w:jc w:val="left"/>
              <w:rPr>
                <w:sz w:val="21"/>
              </w:rPr>
            </w:pPr>
            <w:r>
              <w:rPr>
                <w:sz w:val="21"/>
                <w:szCs w:val="21"/>
              </w:rPr>
              <w:t>文物数字化、模具检测领域已有成熟落地</w:t>
            </w:r>
          </w:p>
        </w:tc>
        <w:tc>
          <w:tcPr>
            <w:tcW w:w="2157" w:type="dxa"/>
            <w:vAlign w:val="center"/>
          </w:tcPr>
          <w:p w14:paraId="148563A3">
            <w:pPr>
              <w:keepNext/>
              <w:snapToGrid w:val="0"/>
              <w:spacing w:before="70" w:after="70" w:line="240" w:lineRule="auto"/>
              <w:ind w:firstLine="0"/>
              <w:jc w:val="left"/>
              <w:rPr>
                <w:sz w:val="21"/>
              </w:rPr>
            </w:pPr>
            <w:r>
              <w:rPr>
                <w:sz w:val="21"/>
                <w:szCs w:val="21"/>
              </w:rPr>
              <w:t>球面标准件拟合残差、闭合差检验</w:t>
            </w:r>
          </w:p>
        </w:tc>
        <w:tc>
          <w:tcPr>
            <w:tcW w:w="2064" w:type="dxa"/>
            <w:vAlign w:val="center"/>
          </w:tcPr>
          <w:p w14:paraId="5C4C21BB">
            <w:pPr>
              <w:keepNext/>
              <w:snapToGrid w:val="0"/>
              <w:spacing w:before="70" w:after="70" w:line="240" w:lineRule="auto"/>
              <w:ind w:firstLine="0"/>
              <w:jc w:val="left"/>
              <w:rPr>
                <w:sz w:val="21"/>
              </w:rPr>
            </w:pPr>
            <w:r>
              <w:rPr>
                <w:sz w:val="21"/>
                <w:szCs w:val="21"/>
              </w:rPr>
              <w:t>弱纹理区拼合退化，采用纹理增强靶标补点，可行</w:t>
            </w:r>
          </w:p>
        </w:tc>
      </w:tr>
      <w:tr w14:paraId="50B8F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5FB4132">
            <w:pPr>
              <w:keepNext/>
              <w:snapToGrid w:val="0"/>
              <w:spacing w:before="70" w:after="70" w:line="240" w:lineRule="auto"/>
              <w:ind w:firstLine="0"/>
              <w:jc w:val="center"/>
              <w:rPr>
                <w:sz w:val="21"/>
              </w:rPr>
            </w:pPr>
            <w:r>
              <w:rPr>
                <w:sz w:val="21"/>
                <w:szCs w:val="21"/>
              </w:rPr>
              <w:t>3</w:t>
            </w:r>
          </w:p>
        </w:tc>
        <w:tc>
          <w:tcPr>
            <w:tcW w:w="1710" w:type="dxa"/>
            <w:vAlign w:val="center"/>
          </w:tcPr>
          <w:p w14:paraId="2300F54E">
            <w:pPr>
              <w:keepNext/>
              <w:snapToGrid w:val="0"/>
              <w:spacing w:before="70" w:after="70" w:line="240" w:lineRule="auto"/>
              <w:ind w:firstLine="0"/>
              <w:jc w:val="center"/>
              <w:rPr>
                <w:sz w:val="21"/>
              </w:rPr>
            </w:pPr>
            <w:r>
              <w:rPr>
                <w:sz w:val="21"/>
                <w:szCs w:val="21"/>
              </w:rPr>
              <w:t>三维高斯泼溅实时渲染</w:t>
            </w:r>
          </w:p>
        </w:tc>
        <w:tc>
          <w:tcPr>
            <w:tcW w:w="1773" w:type="dxa"/>
            <w:vAlign w:val="center"/>
          </w:tcPr>
          <w:p w14:paraId="76CF7884">
            <w:pPr>
              <w:keepNext/>
              <w:snapToGrid w:val="0"/>
              <w:spacing w:before="70" w:after="70" w:line="240" w:lineRule="auto"/>
              <w:ind w:firstLine="0"/>
              <w:jc w:val="left"/>
              <w:rPr>
                <w:sz w:val="21"/>
              </w:rPr>
            </w:pPr>
            <w:r>
              <w:rPr>
                <w:sz w:val="21"/>
                <w:szCs w:val="21"/>
              </w:rPr>
              <w:t>各向异性高斯椭球显式表达 + 可微光栅化</w:t>
            </w:r>
          </w:p>
        </w:tc>
        <w:tc>
          <w:tcPr>
            <w:tcW w:w="2024" w:type="dxa"/>
            <w:vAlign w:val="center"/>
          </w:tcPr>
          <w:p w14:paraId="104F4F3A">
            <w:pPr>
              <w:keepNext/>
              <w:snapToGrid w:val="0"/>
              <w:spacing w:before="70" w:after="70" w:line="240" w:lineRule="auto"/>
              <w:ind w:firstLine="0"/>
              <w:jc w:val="left"/>
              <w:rPr>
                <w:sz w:val="21"/>
              </w:rPr>
            </w:pPr>
            <w:r>
              <w:rPr>
                <w:sz w:val="21"/>
                <w:szCs w:val="21"/>
              </w:rPr>
              <w:t>开源实现成熟，消费级显卡即可训练与漫游</w:t>
            </w:r>
          </w:p>
        </w:tc>
        <w:tc>
          <w:tcPr>
            <w:tcW w:w="2157" w:type="dxa"/>
            <w:vAlign w:val="center"/>
          </w:tcPr>
          <w:p w14:paraId="4D9F0D81">
            <w:pPr>
              <w:keepNext/>
              <w:snapToGrid w:val="0"/>
              <w:spacing w:before="70" w:after="70" w:line="240" w:lineRule="auto"/>
              <w:ind w:firstLine="0"/>
              <w:jc w:val="left"/>
              <w:rPr>
                <w:sz w:val="21"/>
              </w:rPr>
            </w:pPr>
            <w:r>
              <w:rPr>
                <w:sz w:val="21"/>
                <w:szCs w:val="21"/>
              </w:rPr>
              <w:t>渲染帧率、PSNR/SSIM、几何一致性对比</w:t>
            </w:r>
          </w:p>
        </w:tc>
        <w:tc>
          <w:tcPr>
            <w:tcW w:w="2064" w:type="dxa"/>
            <w:vAlign w:val="center"/>
          </w:tcPr>
          <w:p w14:paraId="69D5F8DC">
            <w:pPr>
              <w:keepNext/>
              <w:snapToGrid w:val="0"/>
              <w:spacing w:before="70" w:after="70" w:line="240" w:lineRule="auto"/>
              <w:ind w:firstLine="0"/>
              <w:jc w:val="left"/>
              <w:rPr>
                <w:sz w:val="21"/>
              </w:rPr>
            </w:pPr>
            <w:r>
              <w:rPr>
                <w:sz w:val="21"/>
                <w:szCs w:val="21"/>
              </w:rPr>
              <w:t>超大场景显存占用高，采用分块 LOD 与流式加载，可行</w:t>
            </w:r>
          </w:p>
        </w:tc>
      </w:tr>
      <w:tr w14:paraId="1DBEE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3201629">
            <w:pPr>
              <w:keepNext/>
              <w:snapToGrid w:val="0"/>
              <w:spacing w:before="70" w:after="70" w:line="240" w:lineRule="auto"/>
              <w:ind w:firstLine="0"/>
              <w:jc w:val="center"/>
              <w:rPr>
                <w:sz w:val="21"/>
              </w:rPr>
            </w:pPr>
            <w:r>
              <w:rPr>
                <w:sz w:val="21"/>
                <w:szCs w:val="21"/>
              </w:rPr>
              <w:t>4</w:t>
            </w:r>
          </w:p>
        </w:tc>
        <w:tc>
          <w:tcPr>
            <w:tcW w:w="1710" w:type="dxa"/>
            <w:vAlign w:val="center"/>
          </w:tcPr>
          <w:p w14:paraId="60FF208C">
            <w:pPr>
              <w:keepNext/>
              <w:snapToGrid w:val="0"/>
              <w:spacing w:before="70" w:after="70" w:line="240" w:lineRule="auto"/>
              <w:ind w:firstLine="0"/>
              <w:jc w:val="center"/>
              <w:rPr>
                <w:sz w:val="21"/>
              </w:rPr>
            </w:pPr>
            <w:r>
              <w:rPr>
                <w:sz w:val="21"/>
                <w:szCs w:val="21"/>
              </w:rPr>
              <w:t>几何</w:t>
            </w:r>
            <w:r>
              <w:rPr>
                <w:rFonts w:hint="eastAsia"/>
                <w:sz w:val="21"/>
                <w:szCs w:val="21"/>
              </w:rPr>
              <w:t>-</w:t>
            </w:r>
            <w:r>
              <w:rPr>
                <w:sz w:val="21"/>
                <w:szCs w:val="21"/>
              </w:rPr>
              <w:t>语义双通道缺陷判识</w:t>
            </w:r>
          </w:p>
        </w:tc>
        <w:tc>
          <w:tcPr>
            <w:tcW w:w="1773" w:type="dxa"/>
            <w:vAlign w:val="center"/>
          </w:tcPr>
          <w:p w14:paraId="36908C27">
            <w:pPr>
              <w:keepNext/>
              <w:snapToGrid w:val="0"/>
              <w:spacing w:before="70" w:after="70" w:line="240" w:lineRule="auto"/>
              <w:ind w:firstLine="0"/>
              <w:jc w:val="left"/>
              <w:rPr>
                <w:sz w:val="21"/>
              </w:rPr>
            </w:pPr>
            <w:r>
              <w:rPr>
                <w:sz w:val="21"/>
                <w:szCs w:val="21"/>
              </w:rPr>
              <w:t>法向偏差场分析 + 语义分割网络</w:t>
            </w:r>
          </w:p>
        </w:tc>
        <w:tc>
          <w:tcPr>
            <w:tcW w:w="2024" w:type="dxa"/>
            <w:vAlign w:val="center"/>
          </w:tcPr>
          <w:p w14:paraId="625D8038">
            <w:pPr>
              <w:keepNext/>
              <w:snapToGrid w:val="0"/>
              <w:spacing w:before="70" w:after="70" w:line="240" w:lineRule="auto"/>
              <w:ind w:firstLine="0"/>
              <w:jc w:val="left"/>
              <w:rPr>
                <w:sz w:val="21"/>
              </w:rPr>
            </w:pPr>
            <w:r>
              <w:rPr>
                <w:sz w:val="21"/>
                <w:szCs w:val="21"/>
              </w:rPr>
              <w:t>语义分割模型在混凝土表观缺陷识别中已有大量研究与应用</w:t>
            </w:r>
          </w:p>
        </w:tc>
        <w:tc>
          <w:tcPr>
            <w:tcW w:w="2157" w:type="dxa"/>
            <w:vAlign w:val="center"/>
          </w:tcPr>
          <w:p w14:paraId="380CCC32">
            <w:pPr>
              <w:keepNext/>
              <w:snapToGrid w:val="0"/>
              <w:spacing w:before="70" w:after="70" w:line="240" w:lineRule="auto"/>
              <w:ind w:firstLine="0"/>
              <w:jc w:val="left"/>
              <w:rPr>
                <w:sz w:val="21"/>
              </w:rPr>
            </w:pPr>
            <w:r>
              <w:rPr>
                <w:sz w:val="21"/>
                <w:szCs w:val="21"/>
              </w:rPr>
              <w:t>与人工标注比对、召回率/精确率统计</w:t>
            </w:r>
          </w:p>
        </w:tc>
        <w:tc>
          <w:tcPr>
            <w:tcW w:w="2064" w:type="dxa"/>
            <w:vAlign w:val="center"/>
          </w:tcPr>
          <w:p w14:paraId="5E026A90">
            <w:pPr>
              <w:keepNext/>
              <w:snapToGrid w:val="0"/>
              <w:spacing w:before="70" w:after="70" w:line="240" w:lineRule="auto"/>
              <w:ind w:firstLine="0"/>
              <w:jc w:val="left"/>
              <w:rPr>
                <w:sz w:val="21"/>
              </w:rPr>
            </w:pPr>
            <w:r>
              <w:rPr>
                <w:sz w:val="21"/>
                <w:szCs w:val="21"/>
              </w:rPr>
              <w:t>罕见缺陷样本少，采用小样本增强与规则兜底，可行</w:t>
            </w:r>
          </w:p>
        </w:tc>
      </w:tr>
      <w:tr w14:paraId="15167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07D4070">
            <w:pPr>
              <w:keepNext/>
              <w:snapToGrid w:val="0"/>
              <w:spacing w:before="70" w:after="70" w:line="240" w:lineRule="auto"/>
              <w:ind w:firstLine="0"/>
              <w:jc w:val="center"/>
              <w:rPr>
                <w:sz w:val="21"/>
              </w:rPr>
            </w:pPr>
            <w:r>
              <w:rPr>
                <w:sz w:val="21"/>
                <w:szCs w:val="21"/>
              </w:rPr>
              <w:t>5</w:t>
            </w:r>
          </w:p>
        </w:tc>
        <w:tc>
          <w:tcPr>
            <w:tcW w:w="1710" w:type="dxa"/>
            <w:vAlign w:val="center"/>
          </w:tcPr>
          <w:p w14:paraId="201DCE13">
            <w:pPr>
              <w:keepNext/>
              <w:snapToGrid w:val="0"/>
              <w:spacing w:before="70" w:after="70" w:line="240" w:lineRule="auto"/>
              <w:ind w:firstLine="0"/>
              <w:jc w:val="center"/>
              <w:rPr>
                <w:sz w:val="21"/>
              </w:rPr>
            </w:pPr>
            <w:r>
              <w:rPr>
                <w:sz w:val="21"/>
                <w:szCs w:val="21"/>
              </w:rPr>
              <w:t>多源数据融合与统一基准</w:t>
            </w:r>
          </w:p>
        </w:tc>
        <w:tc>
          <w:tcPr>
            <w:tcW w:w="1773" w:type="dxa"/>
            <w:vAlign w:val="center"/>
          </w:tcPr>
          <w:p w14:paraId="32776A06">
            <w:pPr>
              <w:keepNext/>
              <w:snapToGrid w:val="0"/>
              <w:spacing w:before="70" w:after="70" w:line="240" w:lineRule="auto"/>
              <w:ind w:firstLine="0"/>
              <w:jc w:val="left"/>
              <w:rPr>
                <w:sz w:val="21"/>
              </w:rPr>
            </w:pPr>
            <w:r>
              <w:rPr>
                <w:sz w:val="21"/>
                <w:szCs w:val="21"/>
              </w:rPr>
              <w:t>多传感器时空配准、加权融合、坐标框架统一</w:t>
            </w:r>
          </w:p>
        </w:tc>
        <w:tc>
          <w:tcPr>
            <w:tcW w:w="2024" w:type="dxa"/>
            <w:vAlign w:val="center"/>
          </w:tcPr>
          <w:p w14:paraId="2A2B27B8">
            <w:pPr>
              <w:keepNext/>
              <w:snapToGrid w:val="0"/>
              <w:spacing w:before="70" w:after="70" w:line="240" w:lineRule="auto"/>
              <w:ind w:firstLine="0"/>
              <w:jc w:val="left"/>
              <w:rPr>
                <w:sz w:val="21"/>
              </w:rPr>
            </w:pPr>
            <w:r>
              <w:rPr>
                <w:sz w:val="21"/>
                <w:szCs w:val="21"/>
              </w:rPr>
              <w:t>测绘与 BIM 领域已有成熟融合范式</w:t>
            </w:r>
          </w:p>
        </w:tc>
        <w:tc>
          <w:tcPr>
            <w:tcW w:w="2157" w:type="dxa"/>
            <w:vAlign w:val="center"/>
          </w:tcPr>
          <w:p w14:paraId="549F98E1">
            <w:pPr>
              <w:keepNext/>
              <w:snapToGrid w:val="0"/>
              <w:spacing w:before="70" w:after="70" w:line="240" w:lineRule="auto"/>
              <w:ind w:firstLine="0"/>
              <w:jc w:val="left"/>
              <w:rPr>
                <w:sz w:val="21"/>
              </w:rPr>
            </w:pPr>
            <w:r>
              <w:rPr>
                <w:sz w:val="21"/>
                <w:szCs w:val="21"/>
              </w:rPr>
              <w:t>同名点残差、跨年度高程差复测</w:t>
            </w:r>
          </w:p>
        </w:tc>
        <w:tc>
          <w:tcPr>
            <w:tcW w:w="2064" w:type="dxa"/>
            <w:vAlign w:val="center"/>
          </w:tcPr>
          <w:p w14:paraId="09B8E42E">
            <w:pPr>
              <w:keepNext/>
              <w:snapToGrid w:val="0"/>
              <w:spacing w:before="70" w:after="70" w:line="240" w:lineRule="auto"/>
              <w:ind w:firstLine="0"/>
              <w:jc w:val="left"/>
              <w:rPr>
                <w:sz w:val="21"/>
              </w:rPr>
            </w:pPr>
            <w:r>
              <w:rPr>
                <w:sz w:val="21"/>
                <w:szCs w:val="21"/>
              </w:rPr>
              <w:t>时间不同步导致错位，采用硬触发同步，可行</w:t>
            </w:r>
          </w:p>
        </w:tc>
      </w:tr>
    </w:tbl>
    <w:p w14:paraId="19CDED44">
      <w:pPr>
        <w:spacing w:line="240" w:lineRule="auto"/>
      </w:pPr>
    </w:p>
    <w:p w14:paraId="0C14037A">
      <w:pPr>
        <w:pStyle w:val="6"/>
      </w:pPr>
      <w:r>
        <w:rPr>
          <w:szCs w:val="32"/>
        </w:rPr>
        <w:t>1.3.1.2 精度可达性分析</w:t>
      </w:r>
    </w:p>
    <w:p w14:paraId="76D61484">
      <w:r>
        <w:t>采购文件要求室外 12 m 范围内测量精度达到 ±1 mm，陡坡场景单次覆盖 8 m、精度优于 ±1 mm。精度可达性按误差传播规律分项测算，各项误差按独立随机量平方和合成，同时预留 20% 的系统性余量。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4"/>
        <w:gridCol w:w="2451"/>
        <w:gridCol w:w="1190"/>
        <w:gridCol w:w="2375"/>
        <w:gridCol w:w="1180"/>
      </w:tblGrid>
      <w:tr w14:paraId="1F7AB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04" w:type="dxa"/>
            <w:shd w:val="clear" w:color="auto" w:fill="E7E6E6"/>
            <w:vAlign w:val="center"/>
          </w:tcPr>
          <w:p w14:paraId="0DDE0ACF">
            <w:pPr>
              <w:snapToGrid w:val="0"/>
              <w:spacing w:before="70" w:after="70" w:line="240" w:lineRule="auto"/>
              <w:ind w:firstLine="0"/>
              <w:jc w:val="center"/>
              <w:rPr>
                <w:b/>
                <w:sz w:val="21"/>
              </w:rPr>
            </w:pPr>
            <w:r>
              <w:rPr>
                <w:b/>
                <w:sz w:val="21"/>
                <w:szCs w:val="21"/>
              </w:rPr>
              <w:t>误差项</w:t>
            </w:r>
          </w:p>
        </w:tc>
        <w:tc>
          <w:tcPr>
            <w:tcW w:w="2451" w:type="dxa"/>
            <w:shd w:val="clear" w:color="auto" w:fill="E7E6E6"/>
            <w:vAlign w:val="center"/>
          </w:tcPr>
          <w:p w14:paraId="1A516E9C">
            <w:pPr>
              <w:snapToGrid w:val="0"/>
              <w:spacing w:before="70" w:after="70" w:line="240" w:lineRule="auto"/>
              <w:ind w:firstLine="0"/>
              <w:jc w:val="center"/>
              <w:rPr>
                <w:b/>
                <w:sz w:val="21"/>
              </w:rPr>
            </w:pPr>
            <w:r>
              <w:rPr>
                <w:b/>
                <w:sz w:val="21"/>
                <w:szCs w:val="21"/>
              </w:rPr>
              <w:t>来源</w:t>
            </w:r>
          </w:p>
        </w:tc>
        <w:tc>
          <w:tcPr>
            <w:tcW w:w="1190" w:type="dxa"/>
            <w:shd w:val="clear" w:color="auto" w:fill="E7E6E6"/>
            <w:vAlign w:val="center"/>
          </w:tcPr>
          <w:p w14:paraId="410D0E1E">
            <w:pPr>
              <w:snapToGrid w:val="0"/>
              <w:spacing w:before="70" w:after="70" w:line="240" w:lineRule="auto"/>
              <w:ind w:firstLine="0"/>
              <w:jc w:val="center"/>
              <w:rPr>
                <w:b/>
                <w:sz w:val="21"/>
              </w:rPr>
            </w:pPr>
            <w:r>
              <w:rPr>
                <w:b/>
                <w:sz w:val="21"/>
                <w:szCs w:val="21"/>
              </w:rPr>
              <w:t>量级估计</w:t>
            </w:r>
          </w:p>
        </w:tc>
        <w:tc>
          <w:tcPr>
            <w:tcW w:w="2375" w:type="dxa"/>
            <w:shd w:val="clear" w:color="auto" w:fill="E7E6E6"/>
            <w:vAlign w:val="center"/>
          </w:tcPr>
          <w:p w14:paraId="2CE37EA0">
            <w:pPr>
              <w:snapToGrid w:val="0"/>
              <w:spacing w:before="70" w:after="70" w:line="240" w:lineRule="auto"/>
              <w:ind w:firstLine="0"/>
              <w:jc w:val="center"/>
              <w:rPr>
                <w:b/>
                <w:sz w:val="21"/>
              </w:rPr>
            </w:pPr>
            <w:r>
              <w:rPr>
                <w:b/>
                <w:sz w:val="21"/>
                <w:szCs w:val="21"/>
              </w:rPr>
              <w:t>抑制措施</w:t>
            </w:r>
          </w:p>
        </w:tc>
        <w:tc>
          <w:tcPr>
            <w:tcW w:w="1180" w:type="dxa"/>
            <w:shd w:val="clear" w:color="auto" w:fill="E7E6E6"/>
            <w:vAlign w:val="center"/>
          </w:tcPr>
          <w:p w14:paraId="2E7D7EEB">
            <w:pPr>
              <w:snapToGrid w:val="0"/>
              <w:spacing w:before="70" w:after="70" w:line="240" w:lineRule="auto"/>
              <w:ind w:firstLine="0"/>
              <w:jc w:val="center"/>
              <w:rPr>
                <w:b/>
                <w:sz w:val="21"/>
              </w:rPr>
            </w:pPr>
            <w:r>
              <w:rPr>
                <w:b/>
                <w:sz w:val="21"/>
                <w:szCs w:val="21"/>
              </w:rPr>
              <w:t>合成贡献</w:t>
            </w:r>
          </w:p>
        </w:tc>
      </w:tr>
      <w:tr w14:paraId="1E262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421B7847">
            <w:pPr>
              <w:snapToGrid w:val="0"/>
              <w:spacing w:before="70" w:after="70" w:line="240" w:lineRule="auto"/>
              <w:ind w:firstLine="0"/>
              <w:jc w:val="center"/>
              <w:rPr>
                <w:sz w:val="21"/>
              </w:rPr>
            </w:pPr>
            <w:r>
              <w:rPr>
                <w:sz w:val="21"/>
                <w:szCs w:val="21"/>
              </w:rPr>
              <w:t>相机内参残余误差</w:t>
            </w:r>
          </w:p>
        </w:tc>
        <w:tc>
          <w:tcPr>
            <w:tcW w:w="2451" w:type="dxa"/>
            <w:vAlign w:val="center"/>
          </w:tcPr>
          <w:p w14:paraId="32E21C3A">
            <w:pPr>
              <w:snapToGrid w:val="0"/>
              <w:spacing w:before="70" w:after="70" w:line="240" w:lineRule="auto"/>
              <w:ind w:firstLine="0"/>
              <w:jc w:val="left"/>
              <w:rPr>
                <w:sz w:val="21"/>
              </w:rPr>
            </w:pPr>
            <w:r>
              <w:rPr>
                <w:sz w:val="21"/>
                <w:szCs w:val="21"/>
              </w:rPr>
              <w:t>标定不完善、畸变模型阶次不足</w:t>
            </w:r>
          </w:p>
        </w:tc>
        <w:tc>
          <w:tcPr>
            <w:tcW w:w="1190" w:type="dxa"/>
            <w:vAlign w:val="center"/>
          </w:tcPr>
          <w:p w14:paraId="2761AE25">
            <w:pPr>
              <w:snapToGrid w:val="0"/>
              <w:spacing w:before="70" w:after="70" w:line="240" w:lineRule="auto"/>
              <w:ind w:firstLine="0"/>
              <w:jc w:val="left"/>
              <w:rPr>
                <w:sz w:val="21"/>
              </w:rPr>
            </w:pPr>
            <w:r>
              <w:rPr>
                <w:sz w:val="21"/>
                <w:szCs w:val="21"/>
              </w:rPr>
              <w:t>0.3 mm @12 m</w:t>
            </w:r>
          </w:p>
        </w:tc>
        <w:tc>
          <w:tcPr>
            <w:tcW w:w="2375" w:type="dxa"/>
            <w:vAlign w:val="center"/>
          </w:tcPr>
          <w:p w14:paraId="69628972">
            <w:pPr>
              <w:snapToGrid w:val="0"/>
              <w:spacing w:before="70" w:after="70" w:line="240" w:lineRule="auto"/>
              <w:ind w:firstLine="0"/>
              <w:jc w:val="center"/>
              <w:rPr>
                <w:sz w:val="21"/>
              </w:rPr>
            </w:pPr>
            <w:r>
              <w:rPr>
                <w:sz w:val="21"/>
                <w:szCs w:val="21"/>
              </w:rPr>
              <w:t>分区标定 + 全参数自检校</w:t>
            </w:r>
          </w:p>
        </w:tc>
        <w:tc>
          <w:tcPr>
            <w:tcW w:w="1180" w:type="dxa"/>
            <w:vAlign w:val="center"/>
          </w:tcPr>
          <w:p w14:paraId="043FC99D">
            <w:pPr>
              <w:snapToGrid w:val="0"/>
              <w:spacing w:before="70" w:after="70" w:line="240" w:lineRule="auto"/>
              <w:ind w:firstLine="0"/>
              <w:jc w:val="center"/>
              <w:rPr>
                <w:sz w:val="21"/>
              </w:rPr>
            </w:pPr>
            <w:r>
              <w:rPr>
                <w:sz w:val="21"/>
                <w:szCs w:val="21"/>
              </w:rPr>
              <w:t>0.30 mm</w:t>
            </w:r>
          </w:p>
        </w:tc>
      </w:tr>
      <w:tr w14:paraId="75BD8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39CFF3C0">
            <w:pPr>
              <w:snapToGrid w:val="0"/>
              <w:spacing w:before="70" w:after="70" w:line="240" w:lineRule="auto"/>
              <w:ind w:firstLine="0"/>
              <w:jc w:val="center"/>
              <w:rPr>
                <w:sz w:val="21"/>
              </w:rPr>
            </w:pPr>
            <w:r>
              <w:rPr>
                <w:sz w:val="21"/>
                <w:szCs w:val="21"/>
              </w:rPr>
              <w:t>位姿解算误差</w:t>
            </w:r>
          </w:p>
        </w:tc>
        <w:tc>
          <w:tcPr>
            <w:tcW w:w="2451" w:type="dxa"/>
            <w:vAlign w:val="center"/>
          </w:tcPr>
          <w:p w14:paraId="79C6D2A8">
            <w:pPr>
              <w:snapToGrid w:val="0"/>
              <w:spacing w:before="70" w:after="70" w:line="240" w:lineRule="auto"/>
              <w:ind w:firstLine="0"/>
              <w:jc w:val="left"/>
              <w:rPr>
                <w:sz w:val="21"/>
              </w:rPr>
            </w:pPr>
            <w:r>
              <w:rPr>
                <w:sz w:val="21"/>
                <w:szCs w:val="21"/>
              </w:rPr>
              <w:t>控制点分布、观测噪声</w:t>
            </w:r>
          </w:p>
        </w:tc>
        <w:tc>
          <w:tcPr>
            <w:tcW w:w="1190" w:type="dxa"/>
            <w:vAlign w:val="center"/>
          </w:tcPr>
          <w:p w14:paraId="5B8C62ED">
            <w:pPr>
              <w:snapToGrid w:val="0"/>
              <w:spacing w:before="70" w:after="70" w:line="240" w:lineRule="auto"/>
              <w:ind w:firstLine="0"/>
              <w:jc w:val="left"/>
              <w:rPr>
                <w:sz w:val="21"/>
              </w:rPr>
            </w:pPr>
            <w:r>
              <w:rPr>
                <w:sz w:val="21"/>
                <w:szCs w:val="21"/>
              </w:rPr>
              <w:t>0.4 mm @12 m</w:t>
            </w:r>
          </w:p>
        </w:tc>
        <w:tc>
          <w:tcPr>
            <w:tcW w:w="2375" w:type="dxa"/>
            <w:vAlign w:val="center"/>
          </w:tcPr>
          <w:p w14:paraId="33BC0D84">
            <w:pPr>
              <w:snapToGrid w:val="0"/>
              <w:spacing w:before="70" w:after="70" w:line="240" w:lineRule="auto"/>
              <w:ind w:firstLine="0"/>
              <w:jc w:val="center"/>
              <w:rPr>
                <w:sz w:val="21"/>
              </w:rPr>
            </w:pPr>
            <w:r>
              <w:rPr>
                <w:sz w:val="21"/>
                <w:szCs w:val="21"/>
              </w:rPr>
              <w:t>冗余控制点、加权平差</w:t>
            </w:r>
          </w:p>
        </w:tc>
        <w:tc>
          <w:tcPr>
            <w:tcW w:w="1180" w:type="dxa"/>
            <w:vAlign w:val="center"/>
          </w:tcPr>
          <w:p w14:paraId="505F5E9D">
            <w:pPr>
              <w:snapToGrid w:val="0"/>
              <w:spacing w:before="70" w:after="70" w:line="240" w:lineRule="auto"/>
              <w:ind w:firstLine="0"/>
              <w:jc w:val="center"/>
              <w:rPr>
                <w:sz w:val="21"/>
              </w:rPr>
            </w:pPr>
            <w:r>
              <w:rPr>
                <w:sz w:val="21"/>
                <w:szCs w:val="21"/>
              </w:rPr>
              <w:t>0.40 mm</w:t>
            </w:r>
          </w:p>
        </w:tc>
      </w:tr>
      <w:tr w14:paraId="79D7B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0336CDB0">
            <w:pPr>
              <w:snapToGrid w:val="0"/>
              <w:spacing w:before="70" w:after="70" w:line="240" w:lineRule="auto"/>
              <w:ind w:firstLine="0"/>
              <w:jc w:val="center"/>
              <w:rPr>
                <w:sz w:val="21"/>
              </w:rPr>
            </w:pPr>
            <w:r>
              <w:rPr>
                <w:sz w:val="21"/>
                <w:szCs w:val="21"/>
              </w:rPr>
              <w:t>拼合累积误差</w:t>
            </w:r>
          </w:p>
        </w:tc>
        <w:tc>
          <w:tcPr>
            <w:tcW w:w="2451" w:type="dxa"/>
            <w:vAlign w:val="center"/>
          </w:tcPr>
          <w:p w14:paraId="687D93E7">
            <w:pPr>
              <w:snapToGrid w:val="0"/>
              <w:spacing w:before="70" w:after="70" w:line="240" w:lineRule="auto"/>
              <w:ind w:firstLine="0"/>
              <w:jc w:val="left"/>
              <w:rPr>
                <w:sz w:val="21"/>
              </w:rPr>
            </w:pPr>
            <w:r>
              <w:rPr>
                <w:sz w:val="21"/>
                <w:szCs w:val="21"/>
              </w:rPr>
              <w:t>多视递推、闭合差分配</w:t>
            </w:r>
          </w:p>
        </w:tc>
        <w:tc>
          <w:tcPr>
            <w:tcW w:w="1190" w:type="dxa"/>
            <w:vAlign w:val="center"/>
          </w:tcPr>
          <w:p w14:paraId="34A00340">
            <w:pPr>
              <w:snapToGrid w:val="0"/>
              <w:spacing w:before="70" w:after="70" w:line="240" w:lineRule="auto"/>
              <w:ind w:firstLine="0"/>
              <w:jc w:val="left"/>
              <w:rPr>
                <w:sz w:val="21"/>
              </w:rPr>
            </w:pPr>
            <w:r>
              <w:rPr>
                <w:sz w:val="21"/>
                <w:szCs w:val="21"/>
              </w:rPr>
              <w:t>0.3 mm</w:t>
            </w:r>
          </w:p>
        </w:tc>
        <w:tc>
          <w:tcPr>
            <w:tcW w:w="2375" w:type="dxa"/>
            <w:vAlign w:val="center"/>
          </w:tcPr>
          <w:p w14:paraId="79A9822B">
            <w:pPr>
              <w:snapToGrid w:val="0"/>
              <w:spacing w:before="70" w:after="70" w:line="240" w:lineRule="auto"/>
              <w:ind w:firstLine="0"/>
              <w:jc w:val="center"/>
              <w:rPr>
                <w:sz w:val="21"/>
              </w:rPr>
            </w:pPr>
            <w:r>
              <w:rPr>
                <w:sz w:val="21"/>
                <w:szCs w:val="21"/>
              </w:rPr>
              <w:t>闭合环检测 + 全局优化</w:t>
            </w:r>
          </w:p>
        </w:tc>
        <w:tc>
          <w:tcPr>
            <w:tcW w:w="1180" w:type="dxa"/>
            <w:vAlign w:val="center"/>
          </w:tcPr>
          <w:p w14:paraId="76F3963E">
            <w:pPr>
              <w:snapToGrid w:val="0"/>
              <w:spacing w:before="70" w:after="70" w:line="240" w:lineRule="auto"/>
              <w:ind w:firstLine="0"/>
              <w:jc w:val="center"/>
              <w:rPr>
                <w:sz w:val="21"/>
              </w:rPr>
            </w:pPr>
            <w:r>
              <w:rPr>
                <w:sz w:val="21"/>
                <w:szCs w:val="21"/>
              </w:rPr>
              <w:t>0.30 mm</w:t>
            </w:r>
          </w:p>
        </w:tc>
      </w:tr>
      <w:tr w14:paraId="5AEF9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6339FBF9">
            <w:pPr>
              <w:snapToGrid w:val="0"/>
              <w:spacing w:before="70" w:after="70" w:line="240" w:lineRule="auto"/>
              <w:ind w:firstLine="0"/>
              <w:jc w:val="center"/>
              <w:rPr>
                <w:sz w:val="21"/>
              </w:rPr>
            </w:pPr>
            <w:r>
              <w:rPr>
                <w:sz w:val="21"/>
                <w:szCs w:val="21"/>
              </w:rPr>
              <w:t>目标表面特性影响</w:t>
            </w:r>
          </w:p>
        </w:tc>
        <w:tc>
          <w:tcPr>
            <w:tcW w:w="2451" w:type="dxa"/>
            <w:vAlign w:val="center"/>
          </w:tcPr>
          <w:p w14:paraId="42847E29">
            <w:pPr>
              <w:snapToGrid w:val="0"/>
              <w:spacing w:before="70" w:after="70" w:line="240" w:lineRule="auto"/>
              <w:ind w:firstLine="0"/>
              <w:jc w:val="left"/>
              <w:rPr>
                <w:sz w:val="21"/>
              </w:rPr>
            </w:pPr>
            <w:r>
              <w:rPr>
                <w:sz w:val="21"/>
                <w:szCs w:val="21"/>
              </w:rPr>
              <w:t>湿润、附着物、反光</w:t>
            </w:r>
          </w:p>
        </w:tc>
        <w:tc>
          <w:tcPr>
            <w:tcW w:w="1190" w:type="dxa"/>
            <w:vAlign w:val="center"/>
          </w:tcPr>
          <w:p w14:paraId="6FE8CAA6">
            <w:pPr>
              <w:snapToGrid w:val="0"/>
              <w:spacing w:before="70" w:after="70" w:line="240" w:lineRule="auto"/>
              <w:ind w:firstLine="0"/>
              <w:jc w:val="left"/>
              <w:rPr>
                <w:sz w:val="21"/>
              </w:rPr>
            </w:pPr>
            <w:r>
              <w:rPr>
                <w:sz w:val="21"/>
                <w:szCs w:val="21"/>
              </w:rPr>
              <w:t>0.5 mm</w:t>
            </w:r>
          </w:p>
        </w:tc>
        <w:tc>
          <w:tcPr>
            <w:tcW w:w="2375" w:type="dxa"/>
            <w:vAlign w:val="center"/>
          </w:tcPr>
          <w:p w14:paraId="50B347C0">
            <w:pPr>
              <w:snapToGrid w:val="0"/>
              <w:spacing w:before="70" w:after="70" w:line="240" w:lineRule="auto"/>
              <w:ind w:firstLine="0"/>
              <w:jc w:val="center"/>
              <w:rPr>
                <w:sz w:val="21"/>
              </w:rPr>
            </w:pPr>
            <w:r>
              <w:rPr>
                <w:sz w:val="21"/>
                <w:szCs w:val="21"/>
              </w:rPr>
              <w:t>多曝光融合、偏振/喷涂处理</w:t>
            </w:r>
          </w:p>
        </w:tc>
        <w:tc>
          <w:tcPr>
            <w:tcW w:w="1180" w:type="dxa"/>
            <w:vAlign w:val="center"/>
          </w:tcPr>
          <w:p w14:paraId="08D47DED">
            <w:pPr>
              <w:snapToGrid w:val="0"/>
              <w:spacing w:before="70" w:after="70" w:line="240" w:lineRule="auto"/>
              <w:ind w:firstLine="0"/>
              <w:jc w:val="center"/>
              <w:rPr>
                <w:sz w:val="21"/>
              </w:rPr>
            </w:pPr>
            <w:r>
              <w:rPr>
                <w:sz w:val="21"/>
                <w:szCs w:val="21"/>
              </w:rPr>
              <w:t>0.50 mm</w:t>
            </w:r>
          </w:p>
        </w:tc>
      </w:tr>
      <w:tr w14:paraId="408DC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33ED7039">
            <w:pPr>
              <w:snapToGrid w:val="0"/>
              <w:spacing w:before="70" w:after="70" w:line="240" w:lineRule="auto"/>
              <w:ind w:firstLine="0"/>
              <w:jc w:val="center"/>
              <w:rPr>
                <w:sz w:val="21"/>
              </w:rPr>
            </w:pPr>
            <w:r>
              <w:rPr>
                <w:sz w:val="21"/>
                <w:szCs w:val="21"/>
              </w:rPr>
              <w:t>环境改正残差</w:t>
            </w:r>
          </w:p>
        </w:tc>
        <w:tc>
          <w:tcPr>
            <w:tcW w:w="2451" w:type="dxa"/>
            <w:vAlign w:val="center"/>
          </w:tcPr>
          <w:p w14:paraId="36F71CDD">
            <w:pPr>
              <w:snapToGrid w:val="0"/>
              <w:spacing w:before="70" w:after="70" w:line="240" w:lineRule="auto"/>
              <w:ind w:firstLine="0"/>
              <w:jc w:val="left"/>
              <w:rPr>
                <w:sz w:val="21"/>
              </w:rPr>
            </w:pPr>
            <w:r>
              <w:rPr>
                <w:sz w:val="21"/>
                <w:szCs w:val="21"/>
              </w:rPr>
              <w:t>温度、气压、气流</w:t>
            </w:r>
          </w:p>
        </w:tc>
        <w:tc>
          <w:tcPr>
            <w:tcW w:w="1190" w:type="dxa"/>
            <w:vAlign w:val="center"/>
          </w:tcPr>
          <w:p w14:paraId="411B222D">
            <w:pPr>
              <w:snapToGrid w:val="0"/>
              <w:spacing w:before="70" w:after="70" w:line="240" w:lineRule="auto"/>
              <w:ind w:firstLine="0"/>
              <w:jc w:val="left"/>
              <w:rPr>
                <w:sz w:val="21"/>
              </w:rPr>
            </w:pPr>
            <w:r>
              <w:rPr>
                <w:sz w:val="21"/>
                <w:szCs w:val="21"/>
              </w:rPr>
              <w:t>0.2 mm</w:t>
            </w:r>
          </w:p>
        </w:tc>
        <w:tc>
          <w:tcPr>
            <w:tcW w:w="2375" w:type="dxa"/>
            <w:vAlign w:val="center"/>
          </w:tcPr>
          <w:p w14:paraId="48FAF4A9">
            <w:pPr>
              <w:snapToGrid w:val="0"/>
              <w:spacing w:before="70" w:after="70" w:line="240" w:lineRule="auto"/>
              <w:ind w:firstLine="0"/>
              <w:jc w:val="center"/>
              <w:rPr>
                <w:sz w:val="21"/>
              </w:rPr>
            </w:pPr>
            <w:r>
              <w:rPr>
                <w:sz w:val="21"/>
                <w:szCs w:val="21"/>
              </w:rPr>
              <w:t>现场气象采集 + 模型改正</w:t>
            </w:r>
          </w:p>
        </w:tc>
        <w:tc>
          <w:tcPr>
            <w:tcW w:w="1180" w:type="dxa"/>
            <w:vAlign w:val="center"/>
          </w:tcPr>
          <w:p w14:paraId="5E88C8D7">
            <w:pPr>
              <w:snapToGrid w:val="0"/>
              <w:spacing w:before="70" w:after="70" w:line="240" w:lineRule="auto"/>
              <w:ind w:firstLine="0"/>
              <w:jc w:val="center"/>
              <w:rPr>
                <w:sz w:val="21"/>
              </w:rPr>
            </w:pPr>
            <w:r>
              <w:rPr>
                <w:sz w:val="21"/>
                <w:szCs w:val="21"/>
              </w:rPr>
              <w:t>0.20 mm</w:t>
            </w:r>
          </w:p>
        </w:tc>
      </w:tr>
      <w:tr w14:paraId="36DF3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1AAFCD3B">
            <w:pPr>
              <w:snapToGrid w:val="0"/>
              <w:spacing w:before="70" w:after="70" w:line="240" w:lineRule="auto"/>
              <w:ind w:firstLine="0"/>
              <w:jc w:val="center"/>
              <w:rPr>
                <w:b/>
                <w:sz w:val="21"/>
              </w:rPr>
            </w:pPr>
            <w:r>
              <w:rPr>
                <w:b/>
                <w:sz w:val="21"/>
                <w:szCs w:val="21"/>
              </w:rPr>
              <w:t>合计</w:t>
            </w:r>
          </w:p>
        </w:tc>
        <w:tc>
          <w:tcPr>
            <w:tcW w:w="2451" w:type="dxa"/>
            <w:vAlign w:val="center"/>
          </w:tcPr>
          <w:p w14:paraId="65611B0F">
            <w:pPr>
              <w:snapToGrid w:val="0"/>
              <w:spacing w:before="70" w:after="70" w:line="240" w:lineRule="auto"/>
              <w:ind w:firstLine="0"/>
              <w:jc w:val="left"/>
              <w:rPr>
                <w:b/>
                <w:sz w:val="21"/>
              </w:rPr>
            </w:pPr>
            <w:r>
              <w:rPr>
                <w:rFonts w:hint="eastAsia"/>
                <w:b/>
                <w:sz w:val="21"/>
                <w:szCs w:val="21"/>
              </w:rPr>
              <w:t>-</w:t>
            </w:r>
          </w:p>
        </w:tc>
        <w:tc>
          <w:tcPr>
            <w:tcW w:w="1190" w:type="dxa"/>
            <w:vAlign w:val="center"/>
          </w:tcPr>
          <w:p w14:paraId="59580B5A">
            <w:pPr>
              <w:snapToGrid w:val="0"/>
              <w:spacing w:before="70" w:after="70" w:line="240" w:lineRule="auto"/>
              <w:ind w:firstLine="0"/>
              <w:jc w:val="left"/>
              <w:rPr>
                <w:b/>
                <w:sz w:val="21"/>
              </w:rPr>
            </w:pPr>
            <w:r>
              <w:rPr>
                <w:rFonts w:hint="eastAsia"/>
                <w:b/>
                <w:sz w:val="21"/>
                <w:szCs w:val="21"/>
              </w:rPr>
              <w:t>-</w:t>
            </w:r>
          </w:p>
        </w:tc>
        <w:tc>
          <w:tcPr>
            <w:tcW w:w="2375" w:type="dxa"/>
            <w:vAlign w:val="center"/>
          </w:tcPr>
          <w:p w14:paraId="21B87408">
            <w:pPr>
              <w:snapToGrid w:val="0"/>
              <w:spacing w:before="70" w:after="70" w:line="240" w:lineRule="auto"/>
              <w:ind w:firstLine="0"/>
              <w:jc w:val="center"/>
              <w:rPr>
                <w:b/>
                <w:sz w:val="21"/>
              </w:rPr>
            </w:pPr>
            <w:r>
              <w:rPr>
                <w:rFonts w:hint="eastAsia"/>
                <w:b/>
                <w:sz w:val="21"/>
                <w:szCs w:val="21"/>
              </w:rPr>
              <w:t>-</w:t>
            </w:r>
          </w:p>
        </w:tc>
        <w:tc>
          <w:tcPr>
            <w:tcW w:w="1180" w:type="dxa"/>
            <w:vAlign w:val="center"/>
          </w:tcPr>
          <w:p w14:paraId="3C4825CE">
            <w:pPr>
              <w:snapToGrid w:val="0"/>
              <w:spacing w:before="70" w:after="70" w:line="240" w:lineRule="auto"/>
              <w:ind w:firstLine="0"/>
              <w:jc w:val="center"/>
              <w:rPr>
                <w:b/>
                <w:sz w:val="21"/>
              </w:rPr>
            </w:pPr>
            <w:r>
              <w:rPr>
                <w:b/>
                <w:sz w:val="21"/>
                <w:szCs w:val="21"/>
              </w:rPr>
              <w:t>约 0.79 mm</w:t>
            </w:r>
          </w:p>
        </w:tc>
      </w:tr>
    </w:tbl>
    <w:p w14:paraId="2BD871CE">
      <w:pPr>
        <w:spacing w:line="240" w:lineRule="auto"/>
      </w:pPr>
    </w:p>
    <w:p w14:paraId="2992A9BA">
      <w:r>
        <w:t>合成结果约 0.79 mm，小于 1 mm 指标，余量约 21%；若计入标准器比对的不确定度，仍可满足指标要求。该测算与第 2.5.1 节精度算例、第 5 章融合误差预算相互印证，构成</w:t>
      </w:r>
      <w:r>
        <w:rPr>
          <w:rFonts w:hint="eastAsia"/>
        </w:rPr>
        <w:t>“</w:t>
      </w:r>
      <w:r>
        <w:t>指标</w:t>
      </w:r>
      <w:r>
        <w:rPr>
          <w:rFonts w:hint="eastAsia"/>
        </w:rPr>
        <w:t>-</w:t>
      </w:r>
      <w:r>
        <w:t>误差</w:t>
      </w:r>
      <w:r>
        <w:rPr>
          <w:rFonts w:hint="eastAsia"/>
        </w:rPr>
        <w:t>-</w:t>
      </w:r>
      <w:r>
        <w:t>措施</w:t>
      </w:r>
      <w:r>
        <w:rPr>
          <w:rFonts w:hint="eastAsia"/>
        </w:rPr>
        <w:t>”</w:t>
      </w:r>
      <w:r>
        <w:t>的完整闭环。</w:t>
      </w:r>
    </w:p>
    <w:p w14:paraId="7A861FC1">
      <w:pPr>
        <w:pStyle w:val="6"/>
      </w:pPr>
      <w:r>
        <w:rPr>
          <w:szCs w:val="32"/>
        </w:rPr>
        <w:t>1.3.1.3 技术成熟度评估</w:t>
      </w:r>
    </w:p>
    <w:p w14:paraId="067D317E">
      <w:r>
        <w:t>按技术成熟度（TRL）分级评估，方案主干技术均处于 TRL 7 及以上，即已在真实环境中完成系统级验证，具备直接工程化条件；仅</w:t>
      </w:r>
      <w:r>
        <w:rPr>
          <w:rFonts w:hint="eastAsia"/>
        </w:rPr>
        <w:t>“</w:t>
      </w:r>
      <w:r>
        <w:t>720° 高保真渲染的工程化封装</w:t>
      </w:r>
      <w:r>
        <w:rPr>
          <w:rFonts w:hint="eastAsia"/>
        </w:rPr>
        <w:t>”</w:t>
      </w:r>
      <w:r>
        <w:t>与</w:t>
      </w:r>
      <w:r>
        <w:rPr>
          <w:rFonts w:hint="eastAsia"/>
        </w:rPr>
        <w:t>“</w:t>
      </w:r>
      <w:r>
        <w:t>跨年度变化检测的业务化应用</w:t>
      </w:r>
      <w:r>
        <w:rPr>
          <w:rFonts w:hint="eastAsia"/>
        </w:rPr>
        <w:t>”</w:t>
      </w:r>
      <w:r>
        <w:t>处于 TRL 6，需在项目实施期内完成工程化定型，我方已将其列入研究内容与验证计划。</w:t>
      </w:r>
    </w:p>
    <w:tbl>
      <w:tblPr>
        <w:tblStyle w:val="32"/>
        <w:tblW w:w="924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41"/>
        <w:gridCol w:w="1181"/>
        <w:gridCol w:w="1181"/>
        <w:gridCol w:w="3159"/>
        <w:gridCol w:w="1281"/>
      </w:tblGrid>
      <w:tr w14:paraId="16ED3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441" w:type="dxa"/>
            <w:shd w:val="clear" w:color="auto" w:fill="E7E6E6"/>
            <w:vAlign w:val="center"/>
          </w:tcPr>
          <w:p w14:paraId="0BE0645A">
            <w:pPr>
              <w:snapToGrid w:val="0"/>
              <w:spacing w:before="70" w:after="70" w:line="240" w:lineRule="auto"/>
              <w:ind w:firstLine="0"/>
              <w:jc w:val="center"/>
              <w:rPr>
                <w:b/>
                <w:sz w:val="21"/>
              </w:rPr>
            </w:pPr>
            <w:r>
              <w:rPr>
                <w:b/>
                <w:sz w:val="21"/>
                <w:szCs w:val="21"/>
              </w:rPr>
              <w:t>技术模块</w:t>
            </w:r>
          </w:p>
        </w:tc>
        <w:tc>
          <w:tcPr>
            <w:tcW w:w="1181" w:type="dxa"/>
            <w:shd w:val="clear" w:color="auto" w:fill="E7E6E6"/>
            <w:vAlign w:val="center"/>
          </w:tcPr>
          <w:p w14:paraId="3A767F4D">
            <w:pPr>
              <w:snapToGrid w:val="0"/>
              <w:spacing w:before="70" w:after="70" w:line="240" w:lineRule="auto"/>
              <w:ind w:firstLine="0"/>
              <w:jc w:val="center"/>
              <w:rPr>
                <w:b/>
                <w:sz w:val="21"/>
              </w:rPr>
            </w:pPr>
            <w:r>
              <w:rPr>
                <w:b/>
                <w:sz w:val="21"/>
                <w:szCs w:val="21"/>
              </w:rPr>
              <w:t>当前TRL</w:t>
            </w:r>
          </w:p>
        </w:tc>
        <w:tc>
          <w:tcPr>
            <w:tcW w:w="1181" w:type="dxa"/>
            <w:shd w:val="clear" w:color="auto" w:fill="E7E6E6"/>
            <w:vAlign w:val="center"/>
          </w:tcPr>
          <w:p w14:paraId="6EFE860F">
            <w:pPr>
              <w:snapToGrid w:val="0"/>
              <w:spacing w:before="70" w:after="70" w:line="240" w:lineRule="auto"/>
              <w:ind w:firstLine="0"/>
              <w:jc w:val="center"/>
              <w:rPr>
                <w:b/>
                <w:sz w:val="21"/>
              </w:rPr>
            </w:pPr>
            <w:r>
              <w:rPr>
                <w:b/>
                <w:sz w:val="21"/>
                <w:szCs w:val="21"/>
              </w:rPr>
              <w:t>目标TRL</w:t>
            </w:r>
          </w:p>
        </w:tc>
        <w:tc>
          <w:tcPr>
            <w:tcW w:w="3159" w:type="dxa"/>
            <w:shd w:val="clear" w:color="auto" w:fill="E7E6E6"/>
            <w:vAlign w:val="center"/>
          </w:tcPr>
          <w:p w14:paraId="3569EC87">
            <w:pPr>
              <w:snapToGrid w:val="0"/>
              <w:spacing w:before="70" w:after="70" w:line="240" w:lineRule="auto"/>
              <w:ind w:firstLine="0"/>
              <w:jc w:val="center"/>
              <w:rPr>
                <w:b/>
                <w:sz w:val="21"/>
              </w:rPr>
            </w:pPr>
            <w:r>
              <w:rPr>
                <w:b/>
                <w:sz w:val="21"/>
                <w:szCs w:val="21"/>
              </w:rPr>
              <w:t>提升路径</w:t>
            </w:r>
          </w:p>
        </w:tc>
        <w:tc>
          <w:tcPr>
            <w:tcW w:w="1281" w:type="dxa"/>
            <w:shd w:val="clear" w:color="auto" w:fill="E7E6E6"/>
            <w:vAlign w:val="center"/>
          </w:tcPr>
          <w:p w14:paraId="3BA3D348">
            <w:pPr>
              <w:snapToGrid w:val="0"/>
              <w:spacing w:before="70" w:after="70" w:line="240" w:lineRule="auto"/>
              <w:ind w:firstLine="0"/>
              <w:jc w:val="center"/>
              <w:rPr>
                <w:b/>
                <w:sz w:val="21"/>
              </w:rPr>
            </w:pPr>
            <w:r>
              <w:rPr>
                <w:b/>
                <w:sz w:val="21"/>
                <w:szCs w:val="21"/>
              </w:rPr>
              <w:t>完成时点</w:t>
            </w:r>
          </w:p>
        </w:tc>
      </w:tr>
      <w:tr w14:paraId="50CBA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2615A4D3">
            <w:pPr>
              <w:snapToGrid w:val="0"/>
              <w:spacing w:before="70" w:after="70" w:line="240" w:lineRule="auto"/>
              <w:ind w:firstLine="0"/>
              <w:jc w:val="left"/>
              <w:rPr>
                <w:sz w:val="21"/>
              </w:rPr>
            </w:pPr>
            <w:r>
              <w:rPr>
                <w:sz w:val="21"/>
                <w:szCs w:val="21"/>
              </w:rPr>
              <w:t>多目视觉跟踪测量</w:t>
            </w:r>
          </w:p>
        </w:tc>
        <w:tc>
          <w:tcPr>
            <w:tcW w:w="1181" w:type="dxa"/>
            <w:vAlign w:val="center"/>
          </w:tcPr>
          <w:p w14:paraId="2760E681">
            <w:pPr>
              <w:snapToGrid w:val="0"/>
              <w:spacing w:before="70" w:after="70" w:line="240" w:lineRule="auto"/>
              <w:ind w:firstLine="0"/>
              <w:jc w:val="center"/>
              <w:rPr>
                <w:sz w:val="21"/>
              </w:rPr>
            </w:pPr>
            <w:r>
              <w:rPr>
                <w:sz w:val="21"/>
                <w:szCs w:val="21"/>
              </w:rPr>
              <w:t>8</w:t>
            </w:r>
          </w:p>
        </w:tc>
        <w:tc>
          <w:tcPr>
            <w:tcW w:w="1181" w:type="dxa"/>
            <w:vAlign w:val="center"/>
          </w:tcPr>
          <w:p w14:paraId="4B77B103">
            <w:pPr>
              <w:snapToGrid w:val="0"/>
              <w:spacing w:before="70" w:after="70" w:line="240" w:lineRule="auto"/>
              <w:ind w:firstLine="0"/>
              <w:jc w:val="center"/>
              <w:rPr>
                <w:sz w:val="21"/>
              </w:rPr>
            </w:pPr>
            <w:r>
              <w:rPr>
                <w:sz w:val="21"/>
                <w:szCs w:val="21"/>
              </w:rPr>
              <w:t>9</w:t>
            </w:r>
          </w:p>
        </w:tc>
        <w:tc>
          <w:tcPr>
            <w:tcW w:w="3159" w:type="dxa"/>
            <w:vAlign w:val="center"/>
          </w:tcPr>
          <w:p w14:paraId="49CEAB3D">
            <w:pPr>
              <w:snapToGrid w:val="0"/>
              <w:spacing w:before="70" w:after="70" w:line="240" w:lineRule="auto"/>
              <w:ind w:firstLine="0"/>
              <w:jc w:val="left"/>
              <w:rPr>
                <w:sz w:val="21"/>
              </w:rPr>
            </w:pPr>
            <w:r>
              <w:rPr>
                <w:sz w:val="21"/>
                <w:szCs w:val="21"/>
              </w:rPr>
              <w:t>场景适配与工艺固化</w:t>
            </w:r>
          </w:p>
        </w:tc>
        <w:tc>
          <w:tcPr>
            <w:tcW w:w="1281" w:type="dxa"/>
            <w:vAlign w:val="center"/>
          </w:tcPr>
          <w:p w14:paraId="188C1343">
            <w:pPr>
              <w:snapToGrid w:val="0"/>
              <w:spacing w:before="70" w:after="70" w:line="240" w:lineRule="auto"/>
              <w:ind w:firstLine="0"/>
              <w:jc w:val="center"/>
              <w:rPr>
                <w:sz w:val="21"/>
              </w:rPr>
            </w:pPr>
            <w:r>
              <w:rPr>
                <w:sz w:val="21"/>
                <w:szCs w:val="21"/>
              </w:rPr>
              <w:t>第 6 个月</w:t>
            </w:r>
          </w:p>
        </w:tc>
      </w:tr>
      <w:tr w14:paraId="7FDE3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307E8C17">
            <w:pPr>
              <w:snapToGrid w:val="0"/>
              <w:spacing w:before="70" w:after="70" w:line="240" w:lineRule="auto"/>
              <w:ind w:firstLine="0"/>
              <w:jc w:val="left"/>
              <w:rPr>
                <w:sz w:val="21"/>
              </w:rPr>
            </w:pPr>
            <w:r>
              <w:rPr>
                <w:sz w:val="21"/>
                <w:szCs w:val="21"/>
              </w:rPr>
              <w:t>跟踪框架面扫描</w:t>
            </w:r>
          </w:p>
        </w:tc>
        <w:tc>
          <w:tcPr>
            <w:tcW w:w="1181" w:type="dxa"/>
            <w:vAlign w:val="center"/>
          </w:tcPr>
          <w:p w14:paraId="01D1123F">
            <w:pPr>
              <w:snapToGrid w:val="0"/>
              <w:spacing w:before="70" w:after="70" w:line="240" w:lineRule="auto"/>
              <w:ind w:firstLine="0"/>
              <w:jc w:val="center"/>
              <w:rPr>
                <w:sz w:val="21"/>
              </w:rPr>
            </w:pPr>
            <w:r>
              <w:rPr>
                <w:sz w:val="21"/>
                <w:szCs w:val="21"/>
              </w:rPr>
              <w:t>7</w:t>
            </w:r>
          </w:p>
        </w:tc>
        <w:tc>
          <w:tcPr>
            <w:tcW w:w="1181" w:type="dxa"/>
            <w:vAlign w:val="center"/>
          </w:tcPr>
          <w:p w14:paraId="4CB59DBA">
            <w:pPr>
              <w:snapToGrid w:val="0"/>
              <w:spacing w:before="70" w:after="70" w:line="240" w:lineRule="auto"/>
              <w:ind w:firstLine="0"/>
              <w:jc w:val="center"/>
              <w:rPr>
                <w:sz w:val="21"/>
              </w:rPr>
            </w:pPr>
            <w:r>
              <w:rPr>
                <w:sz w:val="21"/>
                <w:szCs w:val="21"/>
              </w:rPr>
              <w:t>8</w:t>
            </w:r>
          </w:p>
        </w:tc>
        <w:tc>
          <w:tcPr>
            <w:tcW w:w="3159" w:type="dxa"/>
            <w:vAlign w:val="center"/>
          </w:tcPr>
          <w:p w14:paraId="6E70D42B">
            <w:pPr>
              <w:snapToGrid w:val="0"/>
              <w:spacing w:before="70" w:after="70" w:line="240" w:lineRule="auto"/>
              <w:ind w:firstLine="0"/>
              <w:jc w:val="left"/>
              <w:rPr>
                <w:sz w:val="21"/>
              </w:rPr>
            </w:pPr>
            <w:r>
              <w:rPr>
                <w:sz w:val="21"/>
                <w:szCs w:val="21"/>
              </w:rPr>
              <w:t>三场景工装定型</w:t>
            </w:r>
          </w:p>
        </w:tc>
        <w:tc>
          <w:tcPr>
            <w:tcW w:w="1281" w:type="dxa"/>
            <w:vAlign w:val="center"/>
          </w:tcPr>
          <w:p w14:paraId="7988602A">
            <w:pPr>
              <w:snapToGrid w:val="0"/>
              <w:spacing w:before="70" w:after="70" w:line="240" w:lineRule="auto"/>
              <w:ind w:firstLine="0"/>
              <w:jc w:val="center"/>
              <w:rPr>
                <w:sz w:val="21"/>
              </w:rPr>
            </w:pPr>
            <w:r>
              <w:rPr>
                <w:sz w:val="21"/>
                <w:szCs w:val="21"/>
              </w:rPr>
              <w:t>第 7 个月</w:t>
            </w:r>
          </w:p>
        </w:tc>
      </w:tr>
      <w:tr w14:paraId="08092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0AEB0BF6">
            <w:pPr>
              <w:snapToGrid w:val="0"/>
              <w:spacing w:before="70" w:after="70" w:line="240" w:lineRule="auto"/>
              <w:ind w:firstLine="0"/>
              <w:jc w:val="left"/>
              <w:rPr>
                <w:sz w:val="21"/>
              </w:rPr>
            </w:pPr>
            <w:r>
              <w:rPr>
                <w:sz w:val="21"/>
                <w:szCs w:val="21"/>
              </w:rPr>
              <w:t>实景三维扫描与 SLAM</w:t>
            </w:r>
          </w:p>
        </w:tc>
        <w:tc>
          <w:tcPr>
            <w:tcW w:w="1181" w:type="dxa"/>
            <w:vAlign w:val="center"/>
          </w:tcPr>
          <w:p w14:paraId="763689D8">
            <w:pPr>
              <w:snapToGrid w:val="0"/>
              <w:spacing w:before="70" w:after="70" w:line="240" w:lineRule="auto"/>
              <w:ind w:firstLine="0"/>
              <w:jc w:val="center"/>
              <w:rPr>
                <w:sz w:val="21"/>
              </w:rPr>
            </w:pPr>
            <w:r>
              <w:rPr>
                <w:sz w:val="21"/>
                <w:szCs w:val="21"/>
              </w:rPr>
              <w:t>8</w:t>
            </w:r>
          </w:p>
        </w:tc>
        <w:tc>
          <w:tcPr>
            <w:tcW w:w="1181" w:type="dxa"/>
            <w:vAlign w:val="center"/>
          </w:tcPr>
          <w:p w14:paraId="25532D7D">
            <w:pPr>
              <w:snapToGrid w:val="0"/>
              <w:spacing w:before="70" w:after="70" w:line="240" w:lineRule="auto"/>
              <w:ind w:firstLine="0"/>
              <w:jc w:val="center"/>
              <w:rPr>
                <w:sz w:val="21"/>
              </w:rPr>
            </w:pPr>
            <w:r>
              <w:rPr>
                <w:sz w:val="21"/>
                <w:szCs w:val="21"/>
              </w:rPr>
              <w:t>9</w:t>
            </w:r>
          </w:p>
        </w:tc>
        <w:tc>
          <w:tcPr>
            <w:tcW w:w="3159" w:type="dxa"/>
            <w:vAlign w:val="center"/>
          </w:tcPr>
          <w:p w14:paraId="0304DE5E">
            <w:pPr>
              <w:snapToGrid w:val="0"/>
              <w:spacing w:before="70" w:after="70" w:line="240" w:lineRule="auto"/>
              <w:ind w:firstLine="0"/>
              <w:jc w:val="left"/>
              <w:rPr>
                <w:sz w:val="21"/>
              </w:rPr>
            </w:pPr>
            <w:r>
              <w:rPr>
                <w:sz w:val="21"/>
                <w:szCs w:val="21"/>
              </w:rPr>
              <w:t>载具集成与标定</w:t>
            </w:r>
          </w:p>
        </w:tc>
        <w:tc>
          <w:tcPr>
            <w:tcW w:w="1281" w:type="dxa"/>
            <w:vAlign w:val="center"/>
          </w:tcPr>
          <w:p w14:paraId="6CD37A56">
            <w:pPr>
              <w:snapToGrid w:val="0"/>
              <w:spacing w:before="70" w:after="70" w:line="240" w:lineRule="auto"/>
              <w:ind w:firstLine="0"/>
              <w:jc w:val="center"/>
              <w:rPr>
                <w:sz w:val="21"/>
              </w:rPr>
            </w:pPr>
            <w:r>
              <w:rPr>
                <w:sz w:val="21"/>
                <w:szCs w:val="21"/>
              </w:rPr>
              <w:t>第 6 个月</w:t>
            </w:r>
          </w:p>
        </w:tc>
      </w:tr>
      <w:tr w14:paraId="38D65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62F58EDD">
            <w:pPr>
              <w:snapToGrid w:val="0"/>
              <w:spacing w:before="70" w:after="70" w:line="240" w:lineRule="auto"/>
              <w:ind w:firstLine="0"/>
              <w:jc w:val="left"/>
              <w:rPr>
                <w:sz w:val="21"/>
              </w:rPr>
            </w:pPr>
            <w:r>
              <w:rPr>
                <w:sz w:val="21"/>
                <w:szCs w:val="21"/>
              </w:rPr>
              <w:t>三维高斯泼溅渲染</w:t>
            </w:r>
          </w:p>
        </w:tc>
        <w:tc>
          <w:tcPr>
            <w:tcW w:w="1181" w:type="dxa"/>
            <w:vAlign w:val="center"/>
          </w:tcPr>
          <w:p w14:paraId="0176AF06">
            <w:pPr>
              <w:snapToGrid w:val="0"/>
              <w:spacing w:before="70" w:after="70" w:line="240" w:lineRule="auto"/>
              <w:ind w:firstLine="0"/>
              <w:jc w:val="center"/>
              <w:rPr>
                <w:sz w:val="21"/>
              </w:rPr>
            </w:pPr>
            <w:r>
              <w:rPr>
                <w:sz w:val="21"/>
                <w:szCs w:val="21"/>
              </w:rPr>
              <w:t>6</w:t>
            </w:r>
          </w:p>
        </w:tc>
        <w:tc>
          <w:tcPr>
            <w:tcW w:w="1181" w:type="dxa"/>
            <w:vAlign w:val="center"/>
          </w:tcPr>
          <w:p w14:paraId="41251A86">
            <w:pPr>
              <w:snapToGrid w:val="0"/>
              <w:spacing w:before="70" w:after="70" w:line="240" w:lineRule="auto"/>
              <w:ind w:firstLine="0"/>
              <w:jc w:val="center"/>
              <w:rPr>
                <w:sz w:val="21"/>
              </w:rPr>
            </w:pPr>
            <w:r>
              <w:rPr>
                <w:sz w:val="21"/>
                <w:szCs w:val="21"/>
              </w:rPr>
              <w:t>8</w:t>
            </w:r>
          </w:p>
        </w:tc>
        <w:tc>
          <w:tcPr>
            <w:tcW w:w="3159" w:type="dxa"/>
            <w:vAlign w:val="center"/>
          </w:tcPr>
          <w:p w14:paraId="47775A00">
            <w:pPr>
              <w:snapToGrid w:val="0"/>
              <w:spacing w:before="70" w:after="70" w:line="240" w:lineRule="auto"/>
              <w:ind w:firstLine="0"/>
              <w:jc w:val="left"/>
              <w:rPr>
                <w:sz w:val="21"/>
              </w:rPr>
            </w:pPr>
            <w:r>
              <w:rPr>
                <w:sz w:val="21"/>
                <w:szCs w:val="21"/>
              </w:rPr>
              <w:t>分块 LOD、轻量化、Web 发布</w:t>
            </w:r>
          </w:p>
        </w:tc>
        <w:tc>
          <w:tcPr>
            <w:tcW w:w="1281" w:type="dxa"/>
            <w:vAlign w:val="center"/>
          </w:tcPr>
          <w:p w14:paraId="48C496B4">
            <w:pPr>
              <w:snapToGrid w:val="0"/>
              <w:spacing w:before="70" w:after="70" w:line="240" w:lineRule="auto"/>
              <w:ind w:firstLine="0"/>
              <w:jc w:val="center"/>
              <w:rPr>
                <w:sz w:val="21"/>
              </w:rPr>
            </w:pPr>
            <w:r>
              <w:rPr>
                <w:sz w:val="21"/>
                <w:szCs w:val="21"/>
              </w:rPr>
              <w:t>第 9 个月</w:t>
            </w:r>
          </w:p>
        </w:tc>
      </w:tr>
      <w:tr w14:paraId="579AD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11AF0DD5">
            <w:pPr>
              <w:snapToGrid w:val="0"/>
              <w:spacing w:before="70" w:after="70" w:line="240" w:lineRule="auto"/>
              <w:ind w:firstLine="0"/>
              <w:jc w:val="left"/>
              <w:rPr>
                <w:sz w:val="21"/>
              </w:rPr>
            </w:pPr>
            <w:r>
              <w:rPr>
                <w:sz w:val="21"/>
                <w:szCs w:val="21"/>
              </w:rPr>
              <w:t>缺陷双通道判识</w:t>
            </w:r>
          </w:p>
        </w:tc>
        <w:tc>
          <w:tcPr>
            <w:tcW w:w="1181" w:type="dxa"/>
            <w:vAlign w:val="center"/>
          </w:tcPr>
          <w:p w14:paraId="03B25C34">
            <w:pPr>
              <w:snapToGrid w:val="0"/>
              <w:spacing w:before="70" w:after="70" w:line="240" w:lineRule="auto"/>
              <w:ind w:firstLine="0"/>
              <w:jc w:val="center"/>
              <w:rPr>
                <w:sz w:val="21"/>
              </w:rPr>
            </w:pPr>
            <w:r>
              <w:rPr>
                <w:sz w:val="21"/>
                <w:szCs w:val="21"/>
              </w:rPr>
              <w:t>6</w:t>
            </w:r>
          </w:p>
        </w:tc>
        <w:tc>
          <w:tcPr>
            <w:tcW w:w="1181" w:type="dxa"/>
            <w:vAlign w:val="center"/>
          </w:tcPr>
          <w:p w14:paraId="6C87F6BA">
            <w:pPr>
              <w:snapToGrid w:val="0"/>
              <w:spacing w:before="70" w:after="70" w:line="240" w:lineRule="auto"/>
              <w:ind w:firstLine="0"/>
              <w:jc w:val="center"/>
              <w:rPr>
                <w:sz w:val="21"/>
              </w:rPr>
            </w:pPr>
            <w:r>
              <w:rPr>
                <w:sz w:val="21"/>
                <w:szCs w:val="21"/>
              </w:rPr>
              <w:t>8</w:t>
            </w:r>
          </w:p>
        </w:tc>
        <w:tc>
          <w:tcPr>
            <w:tcW w:w="3159" w:type="dxa"/>
            <w:vAlign w:val="center"/>
          </w:tcPr>
          <w:p w14:paraId="3711347B">
            <w:pPr>
              <w:snapToGrid w:val="0"/>
              <w:spacing w:before="70" w:after="70" w:line="240" w:lineRule="auto"/>
              <w:ind w:firstLine="0"/>
              <w:jc w:val="left"/>
              <w:rPr>
                <w:sz w:val="21"/>
              </w:rPr>
            </w:pPr>
            <w:r>
              <w:rPr>
                <w:sz w:val="21"/>
                <w:szCs w:val="21"/>
              </w:rPr>
              <w:t>样本库建设 + 规则库配置</w:t>
            </w:r>
          </w:p>
        </w:tc>
        <w:tc>
          <w:tcPr>
            <w:tcW w:w="1281" w:type="dxa"/>
            <w:vAlign w:val="center"/>
          </w:tcPr>
          <w:p w14:paraId="2A1736B7">
            <w:pPr>
              <w:snapToGrid w:val="0"/>
              <w:spacing w:before="70" w:after="70" w:line="240" w:lineRule="auto"/>
              <w:ind w:firstLine="0"/>
              <w:jc w:val="center"/>
              <w:rPr>
                <w:sz w:val="21"/>
              </w:rPr>
            </w:pPr>
            <w:r>
              <w:rPr>
                <w:sz w:val="21"/>
                <w:szCs w:val="21"/>
              </w:rPr>
              <w:t>第 9 个月</w:t>
            </w:r>
          </w:p>
        </w:tc>
      </w:tr>
      <w:tr w14:paraId="7C2E7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6947B136">
            <w:pPr>
              <w:snapToGrid w:val="0"/>
              <w:spacing w:before="70" w:after="70" w:line="240" w:lineRule="auto"/>
              <w:ind w:firstLine="0"/>
              <w:jc w:val="left"/>
              <w:rPr>
                <w:sz w:val="21"/>
              </w:rPr>
            </w:pPr>
            <w:r>
              <w:rPr>
                <w:sz w:val="21"/>
                <w:szCs w:val="21"/>
              </w:rPr>
              <w:t>跨年度变化检测</w:t>
            </w:r>
          </w:p>
        </w:tc>
        <w:tc>
          <w:tcPr>
            <w:tcW w:w="1181" w:type="dxa"/>
            <w:vAlign w:val="center"/>
          </w:tcPr>
          <w:p w14:paraId="7E6665CA">
            <w:pPr>
              <w:snapToGrid w:val="0"/>
              <w:spacing w:before="70" w:after="70" w:line="240" w:lineRule="auto"/>
              <w:ind w:firstLine="0"/>
              <w:jc w:val="center"/>
              <w:rPr>
                <w:sz w:val="21"/>
              </w:rPr>
            </w:pPr>
            <w:r>
              <w:rPr>
                <w:sz w:val="21"/>
                <w:szCs w:val="21"/>
              </w:rPr>
              <w:t>6</w:t>
            </w:r>
          </w:p>
        </w:tc>
        <w:tc>
          <w:tcPr>
            <w:tcW w:w="1181" w:type="dxa"/>
            <w:vAlign w:val="center"/>
          </w:tcPr>
          <w:p w14:paraId="395BFC48">
            <w:pPr>
              <w:snapToGrid w:val="0"/>
              <w:spacing w:before="70" w:after="70" w:line="240" w:lineRule="auto"/>
              <w:ind w:firstLine="0"/>
              <w:jc w:val="center"/>
              <w:rPr>
                <w:sz w:val="21"/>
              </w:rPr>
            </w:pPr>
            <w:r>
              <w:rPr>
                <w:sz w:val="21"/>
                <w:szCs w:val="21"/>
              </w:rPr>
              <w:t>8</w:t>
            </w:r>
          </w:p>
        </w:tc>
        <w:tc>
          <w:tcPr>
            <w:tcW w:w="3159" w:type="dxa"/>
            <w:vAlign w:val="center"/>
          </w:tcPr>
          <w:p w14:paraId="18EA206A">
            <w:pPr>
              <w:snapToGrid w:val="0"/>
              <w:spacing w:before="70" w:after="70" w:line="240" w:lineRule="auto"/>
              <w:ind w:firstLine="0"/>
              <w:jc w:val="left"/>
              <w:rPr>
                <w:sz w:val="21"/>
              </w:rPr>
            </w:pPr>
            <w:r>
              <w:rPr>
                <w:sz w:val="21"/>
                <w:szCs w:val="21"/>
              </w:rPr>
              <w:t>统一基准 + 算法验证</w:t>
            </w:r>
          </w:p>
        </w:tc>
        <w:tc>
          <w:tcPr>
            <w:tcW w:w="1281" w:type="dxa"/>
            <w:vAlign w:val="center"/>
          </w:tcPr>
          <w:p w14:paraId="68EA3635">
            <w:pPr>
              <w:snapToGrid w:val="0"/>
              <w:spacing w:before="70" w:after="70" w:line="240" w:lineRule="auto"/>
              <w:ind w:firstLine="0"/>
              <w:jc w:val="center"/>
              <w:rPr>
                <w:sz w:val="21"/>
              </w:rPr>
            </w:pPr>
            <w:r>
              <w:rPr>
                <w:sz w:val="21"/>
                <w:szCs w:val="21"/>
              </w:rPr>
              <w:t>第 10 个月</w:t>
            </w:r>
          </w:p>
        </w:tc>
      </w:tr>
      <w:tr w14:paraId="77014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41" w:type="dxa"/>
            <w:vAlign w:val="center"/>
          </w:tcPr>
          <w:p w14:paraId="1D6B3968">
            <w:pPr>
              <w:snapToGrid w:val="0"/>
              <w:spacing w:before="70" w:after="70" w:line="240" w:lineRule="auto"/>
              <w:ind w:firstLine="0"/>
              <w:jc w:val="left"/>
              <w:rPr>
                <w:sz w:val="21"/>
              </w:rPr>
            </w:pPr>
            <w:r>
              <w:rPr>
                <w:sz w:val="21"/>
                <w:szCs w:val="21"/>
              </w:rPr>
              <w:t>成果自动生成</w:t>
            </w:r>
          </w:p>
        </w:tc>
        <w:tc>
          <w:tcPr>
            <w:tcW w:w="1181" w:type="dxa"/>
            <w:vAlign w:val="center"/>
          </w:tcPr>
          <w:p w14:paraId="35861A22">
            <w:pPr>
              <w:snapToGrid w:val="0"/>
              <w:spacing w:before="70" w:after="70" w:line="240" w:lineRule="auto"/>
              <w:ind w:firstLine="0"/>
              <w:jc w:val="center"/>
              <w:rPr>
                <w:sz w:val="21"/>
              </w:rPr>
            </w:pPr>
            <w:r>
              <w:rPr>
                <w:sz w:val="21"/>
                <w:szCs w:val="21"/>
              </w:rPr>
              <w:t>7</w:t>
            </w:r>
          </w:p>
        </w:tc>
        <w:tc>
          <w:tcPr>
            <w:tcW w:w="1181" w:type="dxa"/>
            <w:vAlign w:val="center"/>
          </w:tcPr>
          <w:p w14:paraId="74A54B89">
            <w:pPr>
              <w:snapToGrid w:val="0"/>
              <w:spacing w:before="70" w:after="70" w:line="240" w:lineRule="auto"/>
              <w:ind w:firstLine="0"/>
              <w:jc w:val="center"/>
              <w:rPr>
                <w:sz w:val="21"/>
              </w:rPr>
            </w:pPr>
            <w:r>
              <w:rPr>
                <w:sz w:val="21"/>
                <w:szCs w:val="21"/>
              </w:rPr>
              <w:t>8</w:t>
            </w:r>
          </w:p>
        </w:tc>
        <w:tc>
          <w:tcPr>
            <w:tcW w:w="3159" w:type="dxa"/>
            <w:vAlign w:val="center"/>
          </w:tcPr>
          <w:p w14:paraId="044FC806">
            <w:pPr>
              <w:snapToGrid w:val="0"/>
              <w:spacing w:before="70" w:after="70" w:line="240" w:lineRule="auto"/>
              <w:ind w:firstLine="0"/>
              <w:jc w:val="left"/>
              <w:rPr>
                <w:sz w:val="21"/>
              </w:rPr>
            </w:pPr>
            <w:r>
              <w:rPr>
                <w:sz w:val="21"/>
                <w:szCs w:val="21"/>
              </w:rPr>
              <w:t>模板库 + 多格式引擎</w:t>
            </w:r>
          </w:p>
        </w:tc>
        <w:tc>
          <w:tcPr>
            <w:tcW w:w="1281" w:type="dxa"/>
            <w:vAlign w:val="center"/>
          </w:tcPr>
          <w:p w14:paraId="03B94E66">
            <w:pPr>
              <w:snapToGrid w:val="0"/>
              <w:spacing w:before="70" w:after="70" w:line="240" w:lineRule="auto"/>
              <w:ind w:firstLine="0"/>
              <w:jc w:val="center"/>
              <w:rPr>
                <w:sz w:val="21"/>
              </w:rPr>
            </w:pPr>
            <w:r>
              <w:rPr>
                <w:sz w:val="21"/>
                <w:szCs w:val="21"/>
              </w:rPr>
              <w:t>第 8 个月</w:t>
            </w:r>
          </w:p>
        </w:tc>
      </w:tr>
    </w:tbl>
    <w:p w14:paraId="06DC7332">
      <w:pPr>
        <w:spacing w:line="240" w:lineRule="auto"/>
      </w:pPr>
    </w:p>
    <w:p w14:paraId="523C066D">
      <w:pPr>
        <w:pStyle w:val="5"/>
      </w:pPr>
      <w:bookmarkStart w:id="31" w:name="_Toc31936"/>
      <w:r>
        <w:rPr>
          <w:szCs w:val="32"/>
        </w:rPr>
        <w:t>1.3.2 工程可行性</w:t>
      </w:r>
      <w:bookmarkEnd w:id="31"/>
    </w:p>
    <w:p w14:paraId="63CF6574">
      <w:r>
        <w:t>三座电站均为长江电力下辖电站，泄洪流道具备检修通道与既有的岁修组织体系；葛洲坝闸室可排干进场，三峡深孔、向家坝表孔可通过检修通道或移动检修平台抵近；现场水、电、通道由甲方协助提供，其余设备物资由我方自备，界面清晰。</w:t>
      </w:r>
    </w:p>
    <w:p w14:paraId="2673F586">
      <w:r>
        <w:t>装备采用模块化设计，单件重量控制在单人可携行范围，运输采用航空箱+工程车，三站之间可通过既有交通网络转运。现场作业以</w:t>
      </w:r>
      <w:r>
        <w:rPr>
          <w:rFonts w:hint="eastAsia"/>
        </w:rPr>
        <w:t>“</w:t>
      </w:r>
      <w:r>
        <w:t>日进场、日撤收</w:t>
      </w:r>
      <w:r>
        <w:rPr>
          <w:rFonts w:hint="eastAsia"/>
        </w:rPr>
        <w:t>”</w:t>
      </w:r>
      <w:r>
        <w:t>为主，不依赖现场长期驻守条件。</w:t>
      </w:r>
    </w:p>
    <w:p w14:paraId="499EDC1D">
      <w:pPr>
        <w:pStyle w:val="6"/>
      </w:pPr>
      <w:r>
        <w:rPr>
          <w:szCs w:val="32"/>
        </w:rPr>
        <w:t>1.3.2.1 三站现场条件适配性核对</w:t>
      </w:r>
    </w:p>
    <w:tbl>
      <w:tblPr>
        <w:tblStyle w:val="32"/>
        <w:tblW w:w="905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96"/>
        <w:gridCol w:w="1888"/>
        <w:gridCol w:w="1506"/>
        <w:gridCol w:w="1814"/>
        <w:gridCol w:w="2553"/>
      </w:tblGrid>
      <w:tr w14:paraId="6BA7B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shd w:val="clear" w:color="auto" w:fill="E7E6E6"/>
            <w:vAlign w:val="center"/>
          </w:tcPr>
          <w:p w14:paraId="6E6F147B">
            <w:pPr>
              <w:keepNext/>
              <w:snapToGrid w:val="0"/>
              <w:spacing w:before="70" w:after="70" w:line="320" w:lineRule="auto"/>
              <w:ind w:firstLine="0"/>
              <w:jc w:val="left"/>
            </w:pPr>
            <w:r>
              <w:rPr>
                <w:b/>
                <w:sz w:val="21"/>
                <w:szCs w:val="21"/>
              </w:rPr>
              <w:t>项目</w:t>
            </w:r>
          </w:p>
        </w:tc>
        <w:tc>
          <w:tcPr>
            <w:tcW w:w="1888" w:type="dxa"/>
            <w:shd w:val="clear" w:color="auto" w:fill="E7E6E6"/>
            <w:vAlign w:val="center"/>
          </w:tcPr>
          <w:p w14:paraId="3671AB9E">
            <w:pPr>
              <w:keepNext/>
              <w:snapToGrid w:val="0"/>
              <w:spacing w:before="70" w:after="70" w:line="320" w:lineRule="auto"/>
              <w:ind w:firstLine="0"/>
              <w:jc w:val="left"/>
            </w:pPr>
            <w:r>
              <w:rPr>
                <w:b/>
                <w:sz w:val="21"/>
                <w:szCs w:val="21"/>
              </w:rPr>
              <w:t>葛洲坝（平坡）</w:t>
            </w:r>
          </w:p>
        </w:tc>
        <w:tc>
          <w:tcPr>
            <w:tcW w:w="1506" w:type="dxa"/>
            <w:shd w:val="clear" w:color="auto" w:fill="E7E6E6"/>
            <w:vAlign w:val="center"/>
          </w:tcPr>
          <w:p w14:paraId="41D1ACD5">
            <w:pPr>
              <w:keepNext/>
              <w:snapToGrid w:val="0"/>
              <w:spacing w:before="70" w:after="70" w:line="320" w:lineRule="auto"/>
              <w:ind w:firstLine="0"/>
              <w:jc w:val="left"/>
            </w:pPr>
            <w:r>
              <w:rPr>
                <w:b/>
                <w:sz w:val="21"/>
                <w:szCs w:val="21"/>
              </w:rPr>
              <w:t>三峡（缓坡）</w:t>
            </w:r>
          </w:p>
        </w:tc>
        <w:tc>
          <w:tcPr>
            <w:tcW w:w="1814" w:type="dxa"/>
            <w:shd w:val="clear" w:color="auto" w:fill="E7E6E6"/>
            <w:vAlign w:val="center"/>
          </w:tcPr>
          <w:p w14:paraId="23E03874">
            <w:pPr>
              <w:keepNext/>
              <w:snapToGrid w:val="0"/>
              <w:spacing w:before="70" w:after="70" w:line="320" w:lineRule="auto"/>
              <w:ind w:firstLine="0"/>
              <w:jc w:val="left"/>
            </w:pPr>
            <w:r>
              <w:rPr>
                <w:b/>
                <w:sz w:val="21"/>
                <w:szCs w:val="21"/>
              </w:rPr>
              <w:t>向家坝（陡坡）</w:t>
            </w:r>
          </w:p>
        </w:tc>
        <w:tc>
          <w:tcPr>
            <w:tcW w:w="2553" w:type="dxa"/>
            <w:shd w:val="clear" w:color="auto" w:fill="E7E6E6"/>
            <w:vAlign w:val="center"/>
          </w:tcPr>
          <w:p w14:paraId="6BE28225">
            <w:pPr>
              <w:keepNext/>
              <w:snapToGrid w:val="0"/>
              <w:spacing w:before="70" w:after="70" w:line="320" w:lineRule="auto"/>
              <w:ind w:firstLine="0"/>
              <w:jc w:val="left"/>
            </w:pPr>
            <w:r>
              <w:rPr>
                <w:b/>
                <w:sz w:val="21"/>
                <w:szCs w:val="21"/>
              </w:rPr>
              <w:t>适配结论</w:t>
            </w:r>
          </w:p>
        </w:tc>
      </w:tr>
      <w:tr w14:paraId="0DBED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1BC999F9">
            <w:pPr>
              <w:keepNext/>
              <w:snapToGrid w:val="0"/>
              <w:spacing w:before="70" w:after="70" w:line="320" w:lineRule="auto"/>
              <w:ind w:firstLine="0"/>
              <w:jc w:val="left"/>
            </w:pPr>
            <w:r>
              <w:rPr>
                <w:sz w:val="21"/>
                <w:szCs w:val="21"/>
              </w:rPr>
              <w:t>进场方式</w:t>
            </w:r>
          </w:p>
        </w:tc>
        <w:tc>
          <w:tcPr>
            <w:tcW w:w="1888" w:type="dxa"/>
            <w:vAlign w:val="center"/>
          </w:tcPr>
          <w:p w14:paraId="2024A752">
            <w:pPr>
              <w:keepNext/>
              <w:snapToGrid w:val="0"/>
              <w:spacing w:before="70" w:after="70" w:line="320" w:lineRule="auto"/>
              <w:ind w:firstLine="0"/>
              <w:jc w:val="left"/>
            </w:pPr>
            <w:r>
              <w:rPr>
                <w:sz w:val="21"/>
                <w:szCs w:val="21"/>
              </w:rPr>
              <w:t>闸室排干后由检修门进入</w:t>
            </w:r>
          </w:p>
        </w:tc>
        <w:tc>
          <w:tcPr>
            <w:tcW w:w="1506" w:type="dxa"/>
            <w:vAlign w:val="center"/>
          </w:tcPr>
          <w:p w14:paraId="3933C1AB">
            <w:pPr>
              <w:keepNext/>
              <w:snapToGrid w:val="0"/>
              <w:spacing w:before="70" w:after="70" w:line="320" w:lineRule="auto"/>
              <w:ind w:firstLine="0"/>
              <w:jc w:val="left"/>
            </w:pPr>
            <w:r>
              <w:rPr>
                <w:sz w:val="21"/>
                <w:szCs w:val="21"/>
              </w:rPr>
              <w:t>深孔检修通道进入</w:t>
            </w:r>
          </w:p>
        </w:tc>
        <w:tc>
          <w:tcPr>
            <w:tcW w:w="1814" w:type="dxa"/>
            <w:vAlign w:val="center"/>
          </w:tcPr>
          <w:p w14:paraId="11997E89">
            <w:pPr>
              <w:keepNext/>
              <w:snapToGrid w:val="0"/>
              <w:spacing w:before="70" w:after="70" w:line="320" w:lineRule="auto"/>
              <w:ind w:firstLine="0"/>
              <w:jc w:val="left"/>
            </w:pPr>
            <w:r>
              <w:rPr>
                <w:sz w:val="21"/>
                <w:szCs w:val="21"/>
              </w:rPr>
              <w:t>表孔经检修平台抵近</w:t>
            </w:r>
          </w:p>
        </w:tc>
        <w:tc>
          <w:tcPr>
            <w:tcW w:w="2553" w:type="dxa"/>
            <w:vAlign w:val="center"/>
          </w:tcPr>
          <w:p w14:paraId="48981733">
            <w:pPr>
              <w:keepNext/>
              <w:snapToGrid w:val="0"/>
              <w:spacing w:before="70" w:after="70" w:line="320" w:lineRule="auto"/>
              <w:ind w:firstLine="0"/>
              <w:jc w:val="left"/>
            </w:pPr>
            <w:r>
              <w:rPr>
                <w:sz w:val="21"/>
                <w:szCs w:val="21"/>
              </w:rPr>
              <w:t>三种进场方式均有对应载具或人工携行方案</w:t>
            </w:r>
          </w:p>
        </w:tc>
      </w:tr>
      <w:tr w14:paraId="5987F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6DB13C4D">
            <w:pPr>
              <w:keepNext/>
              <w:snapToGrid w:val="0"/>
              <w:spacing w:before="70" w:after="70" w:line="320" w:lineRule="auto"/>
              <w:ind w:firstLine="0"/>
              <w:jc w:val="left"/>
            </w:pPr>
            <w:r>
              <w:rPr>
                <w:sz w:val="21"/>
                <w:szCs w:val="21"/>
              </w:rPr>
              <w:t>作业面坡度</w:t>
            </w:r>
          </w:p>
        </w:tc>
        <w:tc>
          <w:tcPr>
            <w:tcW w:w="1888" w:type="dxa"/>
            <w:vAlign w:val="center"/>
          </w:tcPr>
          <w:p w14:paraId="4363453E">
            <w:pPr>
              <w:keepNext/>
              <w:snapToGrid w:val="0"/>
              <w:spacing w:before="70" w:after="70" w:line="320" w:lineRule="auto"/>
              <w:ind w:firstLine="0"/>
              <w:jc w:val="left"/>
            </w:pPr>
            <w:r>
              <w:rPr>
                <w:sz w:val="21"/>
                <w:szCs w:val="21"/>
              </w:rPr>
              <w:t>约 0°～5°</w:t>
            </w:r>
          </w:p>
        </w:tc>
        <w:tc>
          <w:tcPr>
            <w:tcW w:w="1506" w:type="dxa"/>
            <w:vAlign w:val="center"/>
          </w:tcPr>
          <w:p w14:paraId="52642B52">
            <w:pPr>
              <w:keepNext/>
              <w:snapToGrid w:val="0"/>
              <w:spacing w:before="70" w:after="70" w:line="320" w:lineRule="auto"/>
              <w:ind w:firstLine="0"/>
              <w:jc w:val="left"/>
            </w:pPr>
            <w:r>
              <w:rPr>
                <w:sz w:val="21"/>
                <w:szCs w:val="21"/>
              </w:rPr>
              <w:t>约 15°～25°</w:t>
            </w:r>
          </w:p>
        </w:tc>
        <w:tc>
          <w:tcPr>
            <w:tcW w:w="1814" w:type="dxa"/>
            <w:vAlign w:val="center"/>
          </w:tcPr>
          <w:p w14:paraId="67DED3C9">
            <w:pPr>
              <w:keepNext/>
              <w:snapToGrid w:val="0"/>
              <w:spacing w:before="70" w:after="70" w:line="320" w:lineRule="auto"/>
              <w:ind w:firstLine="0"/>
              <w:jc w:val="left"/>
            </w:pPr>
            <w:r>
              <w:rPr>
                <w:sz w:val="21"/>
                <w:szCs w:val="21"/>
              </w:rPr>
              <w:t>约 35°～45°</w:t>
            </w:r>
          </w:p>
        </w:tc>
        <w:tc>
          <w:tcPr>
            <w:tcW w:w="2553" w:type="dxa"/>
            <w:vAlign w:val="center"/>
          </w:tcPr>
          <w:p w14:paraId="6A6FAE8B">
            <w:pPr>
              <w:keepNext/>
              <w:snapToGrid w:val="0"/>
              <w:spacing w:before="70" w:after="70" w:line="320" w:lineRule="auto"/>
              <w:ind w:firstLine="0"/>
              <w:jc w:val="left"/>
            </w:pPr>
            <w:r>
              <w:rPr>
                <w:sz w:val="21"/>
                <w:szCs w:val="21"/>
              </w:rPr>
              <w:t>对应平坡/缓坡/陡坡三种构型</w:t>
            </w:r>
          </w:p>
        </w:tc>
      </w:tr>
      <w:tr w14:paraId="296D9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4F8B8F2D">
            <w:pPr>
              <w:keepNext/>
              <w:snapToGrid w:val="0"/>
              <w:spacing w:before="70" w:after="70" w:line="320" w:lineRule="auto"/>
              <w:ind w:firstLine="0"/>
              <w:jc w:val="left"/>
            </w:pPr>
            <w:r>
              <w:rPr>
                <w:sz w:val="21"/>
                <w:szCs w:val="21"/>
              </w:rPr>
              <w:t>单站覆盖要求</w:t>
            </w:r>
          </w:p>
        </w:tc>
        <w:tc>
          <w:tcPr>
            <w:tcW w:w="1888" w:type="dxa"/>
            <w:vAlign w:val="center"/>
          </w:tcPr>
          <w:p w14:paraId="3800A2A4">
            <w:pPr>
              <w:keepNext/>
              <w:snapToGrid w:val="0"/>
              <w:spacing w:before="70" w:after="70" w:line="320" w:lineRule="auto"/>
              <w:ind w:firstLine="0"/>
              <w:jc w:val="left"/>
            </w:pPr>
            <w:r>
              <w:rPr>
                <w:sz w:val="21"/>
                <w:szCs w:val="21"/>
              </w:rPr>
              <w:t>12 m，2 站完成</w:t>
            </w:r>
          </w:p>
        </w:tc>
        <w:tc>
          <w:tcPr>
            <w:tcW w:w="1506" w:type="dxa"/>
            <w:vAlign w:val="center"/>
          </w:tcPr>
          <w:p w14:paraId="0B6C39A2">
            <w:pPr>
              <w:keepNext/>
              <w:snapToGrid w:val="0"/>
              <w:spacing w:before="70" w:after="70" w:line="320" w:lineRule="auto"/>
              <w:ind w:firstLine="0"/>
              <w:jc w:val="left"/>
            </w:pPr>
            <w:r>
              <w:rPr>
                <w:sz w:val="21"/>
                <w:szCs w:val="21"/>
              </w:rPr>
              <w:t>随孔深分段推进</w:t>
            </w:r>
          </w:p>
        </w:tc>
        <w:tc>
          <w:tcPr>
            <w:tcW w:w="1814" w:type="dxa"/>
            <w:vAlign w:val="center"/>
          </w:tcPr>
          <w:p w14:paraId="51EBBD57">
            <w:pPr>
              <w:keepNext/>
              <w:snapToGrid w:val="0"/>
              <w:spacing w:before="70" w:after="70" w:line="320" w:lineRule="auto"/>
              <w:ind w:firstLine="0"/>
              <w:jc w:val="left"/>
            </w:pPr>
            <w:r>
              <w:rPr>
                <w:sz w:val="21"/>
                <w:szCs w:val="21"/>
              </w:rPr>
              <w:t>单次 8 m</w:t>
            </w:r>
          </w:p>
        </w:tc>
        <w:tc>
          <w:tcPr>
            <w:tcW w:w="2553" w:type="dxa"/>
            <w:vAlign w:val="center"/>
          </w:tcPr>
          <w:p w14:paraId="5BCB8301">
            <w:pPr>
              <w:keepNext/>
              <w:snapToGrid w:val="0"/>
              <w:spacing w:before="70" w:after="70" w:line="320" w:lineRule="auto"/>
              <w:ind w:firstLine="0"/>
              <w:jc w:val="left"/>
            </w:pPr>
            <w:r>
              <w:rPr>
                <w:sz w:val="21"/>
                <w:szCs w:val="21"/>
              </w:rPr>
              <w:t>光学与结构参数按最大需求配置</w:t>
            </w:r>
          </w:p>
        </w:tc>
      </w:tr>
      <w:tr w14:paraId="41DB6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6BBBDE28">
            <w:pPr>
              <w:keepNext/>
              <w:snapToGrid w:val="0"/>
              <w:spacing w:before="70" w:after="70" w:line="320" w:lineRule="auto"/>
              <w:ind w:firstLine="0"/>
              <w:jc w:val="left"/>
            </w:pPr>
            <w:r>
              <w:rPr>
                <w:sz w:val="21"/>
                <w:szCs w:val="21"/>
              </w:rPr>
              <w:t>供电条件</w:t>
            </w:r>
          </w:p>
        </w:tc>
        <w:tc>
          <w:tcPr>
            <w:tcW w:w="1888" w:type="dxa"/>
            <w:vAlign w:val="center"/>
          </w:tcPr>
          <w:p w14:paraId="21469048">
            <w:pPr>
              <w:keepNext/>
              <w:snapToGrid w:val="0"/>
              <w:spacing w:before="70" w:after="70" w:line="320" w:lineRule="auto"/>
              <w:ind w:firstLine="0"/>
              <w:jc w:val="left"/>
            </w:pPr>
            <w:r>
              <w:rPr>
                <w:sz w:val="21"/>
                <w:szCs w:val="21"/>
              </w:rPr>
              <w:t>现场检修电源</w:t>
            </w:r>
          </w:p>
        </w:tc>
        <w:tc>
          <w:tcPr>
            <w:tcW w:w="1506" w:type="dxa"/>
            <w:vAlign w:val="center"/>
          </w:tcPr>
          <w:p w14:paraId="2B19D56D">
            <w:pPr>
              <w:keepNext/>
              <w:snapToGrid w:val="0"/>
              <w:spacing w:before="70" w:after="70" w:line="320" w:lineRule="auto"/>
              <w:ind w:firstLine="0"/>
              <w:jc w:val="left"/>
            </w:pPr>
            <w:r>
              <w:rPr>
                <w:sz w:val="21"/>
                <w:szCs w:val="21"/>
              </w:rPr>
              <w:t>检修电源/发电机</w:t>
            </w:r>
          </w:p>
        </w:tc>
        <w:tc>
          <w:tcPr>
            <w:tcW w:w="1814" w:type="dxa"/>
            <w:vAlign w:val="center"/>
          </w:tcPr>
          <w:p w14:paraId="191D8414">
            <w:pPr>
              <w:keepNext/>
              <w:snapToGrid w:val="0"/>
              <w:spacing w:before="70" w:after="70" w:line="320" w:lineRule="auto"/>
              <w:ind w:firstLine="0"/>
              <w:jc w:val="left"/>
            </w:pPr>
            <w:r>
              <w:rPr>
                <w:sz w:val="21"/>
                <w:szCs w:val="21"/>
              </w:rPr>
              <w:t>平台电源或锂电池</w:t>
            </w:r>
          </w:p>
        </w:tc>
        <w:tc>
          <w:tcPr>
            <w:tcW w:w="2553" w:type="dxa"/>
            <w:vAlign w:val="center"/>
          </w:tcPr>
          <w:p w14:paraId="1C609FB3">
            <w:pPr>
              <w:keepNext/>
              <w:snapToGrid w:val="0"/>
              <w:spacing w:before="70" w:after="70" w:line="320" w:lineRule="auto"/>
              <w:ind w:firstLine="0"/>
              <w:jc w:val="left"/>
            </w:pPr>
            <w:r>
              <w:rPr>
                <w:sz w:val="21"/>
                <w:szCs w:val="21"/>
              </w:rPr>
              <w:t>双路供电 + 电池热插拔</w:t>
            </w:r>
          </w:p>
        </w:tc>
      </w:tr>
      <w:tr w14:paraId="3E90F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18B8DC55">
            <w:pPr>
              <w:keepNext/>
              <w:snapToGrid w:val="0"/>
              <w:spacing w:before="70" w:after="70" w:line="320" w:lineRule="auto"/>
              <w:ind w:firstLine="0"/>
              <w:jc w:val="left"/>
            </w:pPr>
            <w:r>
              <w:rPr>
                <w:sz w:val="21"/>
                <w:szCs w:val="21"/>
              </w:rPr>
              <w:t>照明条件</w:t>
            </w:r>
          </w:p>
        </w:tc>
        <w:tc>
          <w:tcPr>
            <w:tcW w:w="1888" w:type="dxa"/>
            <w:vAlign w:val="center"/>
          </w:tcPr>
          <w:p w14:paraId="06E97A41">
            <w:pPr>
              <w:keepNext/>
              <w:snapToGrid w:val="0"/>
              <w:spacing w:before="70" w:after="70" w:line="320" w:lineRule="auto"/>
              <w:ind w:firstLine="0"/>
              <w:jc w:val="left"/>
            </w:pPr>
            <w:r>
              <w:rPr>
                <w:sz w:val="21"/>
                <w:szCs w:val="21"/>
              </w:rPr>
              <w:t>可补光</w:t>
            </w:r>
          </w:p>
        </w:tc>
        <w:tc>
          <w:tcPr>
            <w:tcW w:w="1506" w:type="dxa"/>
            <w:vAlign w:val="center"/>
          </w:tcPr>
          <w:p w14:paraId="4603CD21">
            <w:pPr>
              <w:keepNext/>
              <w:snapToGrid w:val="0"/>
              <w:spacing w:before="70" w:after="70" w:line="320" w:lineRule="auto"/>
              <w:ind w:firstLine="0"/>
              <w:jc w:val="left"/>
            </w:pPr>
            <w:r>
              <w:rPr>
                <w:sz w:val="21"/>
                <w:szCs w:val="21"/>
              </w:rPr>
              <w:t>孔内低照度</w:t>
            </w:r>
          </w:p>
        </w:tc>
        <w:tc>
          <w:tcPr>
            <w:tcW w:w="1814" w:type="dxa"/>
            <w:vAlign w:val="center"/>
          </w:tcPr>
          <w:p w14:paraId="1AE149B3">
            <w:pPr>
              <w:keepNext/>
              <w:snapToGrid w:val="0"/>
              <w:spacing w:before="70" w:after="70" w:line="320" w:lineRule="auto"/>
              <w:ind w:firstLine="0"/>
              <w:jc w:val="left"/>
            </w:pPr>
            <w:r>
              <w:rPr>
                <w:sz w:val="21"/>
                <w:szCs w:val="21"/>
              </w:rPr>
              <w:t>孔内低照度、湿滑</w:t>
            </w:r>
          </w:p>
        </w:tc>
        <w:tc>
          <w:tcPr>
            <w:tcW w:w="2553" w:type="dxa"/>
            <w:vAlign w:val="center"/>
          </w:tcPr>
          <w:p w14:paraId="4FD52248">
            <w:pPr>
              <w:keepNext/>
              <w:snapToGrid w:val="0"/>
              <w:spacing w:before="70" w:after="70" w:line="320" w:lineRule="auto"/>
              <w:ind w:firstLine="0"/>
              <w:jc w:val="left"/>
            </w:pPr>
            <w:r>
              <w:rPr>
                <w:sz w:val="21"/>
                <w:szCs w:val="21"/>
              </w:rPr>
              <w:t>主动补光 + 多曝光融合</w:t>
            </w:r>
          </w:p>
        </w:tc>
      </w:tr>
      <w:tr w14:paraId="31144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5B7590EB">
            <w:pPr>
              <w:keepNext/>
              <w:snapToGrid w:val="0"/>
              <w:spacing w:before="70" w:after="70" w:line="320" w:lineRule="auto"/>
              <w:ind w:firstLine="0"/>
              <w:jc w:val="left"/>
            </w:pPr>
            <w:r>
              <w:rPr>
                <w:sz w:val="21"/>
                <w:szCs w:val="21"/>
              </w:rPr>
              <w:t>通信条件</w:t>
            </w:r>
          </w:p>
        </w:tc>
        <w:tc>
          <w:tcPr>
            <w:tcW w:w="1888" w:type="dxa"/>
            <w:vAlign w:val="center"/>
          </w:tcPr>
          <w:p w14:paraId="48457AC3">
            <w:pPr>
              <w:keepNext/>
              <w:snapToGrid w:val="0"/>
              <w:spacing w:before="70" w:after="70" w:line="320" w:lineRule="auto"/>
              <w:ind w:firstLine="0"/>
              <w:jc w:val="left"/>
            </w:pPr>
            <w:r>
              <w:rPr>
                <w:sz w:val="21"/>
                <w:szCs w:val="21"/>
              </w:rPr>
              <w:t>现场网络可用</w:t>
            </w:r>
          </w:p>
        </w:tc>
        <w:tc>
          <w:tcPr>
            <w:tcW w:w="1506" w:type="dxa"/>
            <w:vAlign w:val="center"/>
          </w:tcPr>
          <w:p w14:paraId="2C835A31">
            <w:pPr>
              <w:keepNext/>
              <w:snapToGrid w:val="0"/>
              <w:spacing w:before="70" w:after="70" w:line="320" w:lineRule="auto"/>
              <w:ind w:firstLine="0"/>
              <w:jc w:val="left"/>
            </w:pPr>
            <w:r>
              <w:rPr>
                <w:sz w:val="21"/>
                <w:szCs w:val="21"/>
              </w:rPr>
              <w:t>孔内信号弱</w:t>
            </w:r>
          </w:p>
        </w:tc>
        <w:tc>
          <w:tcPr>
            <w:tcW w:w="1814" w:type="dxa"/>
            <w:vAlign w:val="center"/>
          </w:tcPr>
          <w:p w14:paraId="4627CAFD">
            <w:pPr>
              <w:keepNext/>
              <w:snapToGrid w:val="0"/>
              <w:spacing w:before="70" w:after="70" w:line="320" w:lineRule="auto"/>
              <w:ind w:firstLine="0"/>
              <w:jc w:val="left"/>
            </w:pPr>
            <w:r>
              <w:rPr>
                <w:sz w:val="21"/>
                <w:szCs w:val="21"/>
              </w:rPr>
              <w:t>孔内信号弱</w:t>
            </w:r>
          </w:p>
        </w:tc>
        <w:tc>
          <w:tcPr>
            <w:tcW w:w="2553" w:type="dxa"/>
            <w:vAlign w:val="center"/>
          </w:tcPr>
          <w:p w14:paraId="7FA326CB">
            <w:pPr>
              <w:keepNext/>
              <w:snapToGrid w:val="0"/>
              <w:spacing w:before="70" w:after="70" w:line="320" w:lineRule="auto"/>
              <w:ind w:firstLine="0"/>
              <w:jc w:val="left"/>
            </w:pPr>
            <w:r>
              <w:rPr>
                <w:sz w:val="21"/>
                <w:szCs w:val="21"/>
              </w:rPr>
              <w:t>本地存储 + 事后同步</w:t>
            </w:r>
          </w:p>
        </w:tc>
      </w:tr>
      <w:tr w14:paraId="6C725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71E5BB17">
            <w:pPr>
              <w:keepNext/>
              <w:snapToGrid w:val="0"/>
              <w:spacing w:before="70" w:after="70" w:line="320" w:lineRule="auto"/>
              <w:ind w:firstLine="0"/>
              <w:jc w:val="left"/>
            </w:pPr>
            <w:r>
              <w:rPr>
                <w:sz w:val="21"/>
                <w:szCs w:val="21"/>
              </w:rPr>
              <w:t>温湿度</w:t>
            </w:r>
          </w:p>
        </w:tc>
        <w:tc>
          <w:tcPr>
            <w:tcW w:w="1888" w:type="dxa"/>
            <w:vAlign w:val="center"/>
          </w:tcPr>
          <w:p w14:paraId="15475B31">
            <w:pPr>
              <w:keepNext/>
              <w:snapToGrid w:val="0"/>
              <w:spacing w:before="70" w:after="70" w:line="320" w:lineRule="auto"/>
              <w:ind w:firstLine="0"/>
              <w:jc w:val="left"/>
            </w:pPr>
            <w:r>
              <w:rPr>
                <w:sz w:val="21"/>
                <w:szCs w:val="21"/>
              </w:rPr>
              <w:t>相对干燥</w:t>
            </w:r>
          </w:p>
        </w:tc>
        <w:tc>
          <w:tcPr>
            <w:tcW w:w="1506" w:type="dxa"/>
            <w:vAlign w:val="center"/>
          </w:tcPr>
          <w:p w14:paraId="6D8227C3">
            <w:pPr>
              <w:keepNext/>
              <w:snapToGrid w:val="0"/>
              <w:spacing w:before="70" w:after="70" w:line="320" w:lineRule="auto"/>
              <w:ind w:firstLine="0"/>
              <w:jc w:val="left"/>
            </w:pPr>
            <w:r>
              <w:rPr>
                <w:sz w:val="21"/>
                <w:szCs w:val="21"/>
              </w:rPr>
              <w:t>高湿</w:t>
            </w:r>
          </w:p>
        </w:tc>
        <w:tc>
          <w:tcPr>
            <w:tcW w:w="1814" w:type="dxa"/>
            <w:vAlign w:val="center"/>
          </w:tcPr>
          <w:p w14:paraId="353C5030">
            <w:pPr>
              <w:keepNext/>
              <w:snapToGrid w:val="0"/>
              <w:spacing w:before="70" w:after="70" w:line="320" w:lineRule="auto"/>
              <w:ind w:firstLine="0"/>
              <w:jc w:val="left"/>
            </w:pPr>
            <w:r>
              <w:rPr>
                <w:sz w:val="21"/>
                <w:szCs w:val="21"/>
              </w:rPr>
              <w:t>高湿、有水流</w:t>
            </w:r>
          </w:p>
        </w:tc>
        <w:tc>
          <w:tcPr>
            <w:tcW w:w="2553" w:type="dxa"/>
            <w:vAlign w:val="center"/>
          </w:tcPr>
          <w:p w14:paraId="65DD0E16">
            <w:pPr>
              <w:keepNext/>
              <w:snapToGrid w:val="0"/>
              <w:spacing w:before="70" w:after="70" w:line="320" w:lineRule="auto"/>
              <w:ind w:firstLine="0"/>
              <w:jc w:val="left"/>
            </w:pPr>
            <w:r>
              <w:rPr>
                <w:sz w:val="21"/>
                <w:szCs w:val="21"/>
              </w:rPr>
              <w:t>防护等级 IP65 + 除雾</w:t>
            </w:r>
          </w:p>
        </w:tc>
      </w:tr>
      <w:tr w14:paraId="62249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6" w:type="dxa"/>
            <w:vAlign w:val="center"/>
          </w:tcPr>
          <w:p w14:paraId="7A2295DC">
            <w:pPr>
              <w:keepNext/>
              <w:snapToGrid w:val="0"/>
              <w:spacing w:before="70" w:after="70" w:line="320" w:lineRule="auto"/>
              <w:ind w:firstLine="0"/>
              <w:jc w:val="left"/>
            </w:pPr>
            <w:r>
              <w:rPr>
                <w:sz w:val="21"/>
                <w:szCs w:val="21"/>
              </w:rPr>
              <w:t>时间窗口</w:t>
            </w:r>
          </w:p>
        </w:tc>
        <w:tc>
          <w:tcPr>
            <w:tcW w:w="1888" w:type="dxa"/>
            <w:vAlign w:val="center"/>
          </w:tcPr>
          <w:p w14:paraId="1BDC1861">
            <w:pPr>
              <w:keepNext/>
              <w:snapToGrid w:val="0"/>
              <w:spacing w:before="70" w:after="70" w:line="320" w:lineRule="auto"/>
              <w:ind w:firstLine="0"/>
              <w:jc w:val="left"/>
            </w:pPr>
            <w:r>
              <w:rPr>
                <w:sz w:val="21"/>
                <w:szCs w:val="21"/>
              </w:rPr>
              <w:t>岁修期集中</w:t>
            </w:r>
          </w:p>
        </w:tc>
        <w:tc>
          <w:tcPr>
            <w:tcW w:w="1506" w:type="dxa"/>
            <w:vAlign w:val="center"/>
          </w:tcPr>
          <w:p w14:paraId="659FF3AA">
            <w:pPr>
              <w:keepNext/>
              <w:snapToGrid w:val="0"/>
              <w:spacing w:before="70" w:after="70" w:line="320" w:lineRule="auto"/>
              <w:ind w:firstLine="0"/>
              <w:jc w:val="left"/>
            </w:pPr>
            <w:r>
              <w:rPr>
                <w:sz w:val="21"/>
                <w:szCs w:val="21"/>
              </w:rPr>
              <w:t>岁修期分段</w:t>
            </w:r>
          </w:p>
        </w:tc>
        <w:tc>
          <w:tcPr>
            <w:tcW w:w="1814" w:type="dxa"/>
            <w:vAlign w:val="center"/>
          </w:tcPr>
          <w:p w14:paraId="4453A3F7">
            <w:pPr>
              <w:keepNext/>
              <w:snapToGrid w:val="0"/>
              <w:spacing w:before="70" w:after="70" w:line="320" w:lineRule="auto"/>
              <w:ind w:firstLine="0"/>
              <w:jc w:val="left"/>
            </w:pPr>
            <w:r>
              <w:rPr>
                <w:sz w:val="21"/>
                <w:szCs w:val="21"/>
              </w:rPr>
              <w:t>岁修期分段、窗口短</w:t>
            </w:r>
          </w:p>
        </w:tc>
        <w:tc>
          <w:tcPr>
            <w:tcW w:w="2553" w:type="dxa"/>
            <w:vAlign w:val="center"/>
          </w:tcPr>
          <w:p w14:paraId="57C60116">
            <w:pPr>
              <w:keepNext/>
              <w:snapToGrid w:val="0"/>
              <w:spacing w:before="70" w:after="70" w:line="320" w:lineRule="auto"/>
              <w:ind w:firstLine="0"/>
              <w:jc w:val="left"/>
            </w:pPr>
            <w:r>
              <w:rPr>
                <w:sz w:val="21"/>
                <w:szCs w:val="21"/>
              </w:rPr>
              <w:t>甘特图按窗口倒排</w:t>
            </w:r>
          </w:p>
        </w:tc>
      </w:tr>
    </w:tbl>
    <w:p w14:paraId="30F4F1EF">
      <w:pPr>
        <w:spacing w:line="240" w:lineRule="auto"/>
      </w:pPr>
    </w:p>
    <w:p w14:paraId="3FF23DBC">
      <w:pPr>
        <w:pStyle w:val="6"/>
      </w:pPr>
      <w:r>
        <w:rPr>
          <w:szCs w:val="32"/>
        </w:rPr>
        <w:t>1.3.2.2 接口与界面可行性</w:t>
      </w:r>
    </w:p>
    <w:p w14:paraId="4B371BF4">
      <w:r>
        <w:t>项目涉及甲方运行管理、检修维护、档案、信息网络等多个部门，以及可能的土建、金属结构配合单位。我方在方案设计阶段即编制接口与界面清单，明确</w:t>
      </w:r>
      <w:r>
        <w:rPr>
          <w:rFonts w:hint="eastAsia"/>
        </w:rPr>
        <w:t>“</w:t>
      </w:r>
      <w:r>
        <w:t>谁提供、谁确认、谁验收</w:t>
      </w:r>
      <w:r>
        <w:rPr>
          <w:rFonts w:hint="eastAsia"/>
        </w:rPr>
        <w:t>”</w:t>
      </w:r>
      <w:r>
        <w:t>，避免实施期推诿。界面划分遵循</w:t>
      </w:r>
      <w:r>
        <w:rPr>
          <w:rFonts w:hint="eastAsia"/>
        </w:rPr>
        <w:t>“</w:t>
      </w:r>
      <w:r>
        <w:t>甲方提供条件、我方承担作业、双方共同确认</w:t>
      </w:r>
      <w:r>
        <w:rPr>
          <w:rFonts w:hint="eastAsia"/>
        </w:rPr>
        <w:t>”</w:t>
      </w:r>
      <w:r>
        <w:t>的原则：甲方负责提供进场许可、检修通道、临时用电与用水、既有资料；我方负责装备、人员、作业、数据与成果；双方共同确认控制点位置、作业窗口、成果验收标准。</w:t>
      </w:r>
    </w:p>
    <w:p w14:paraId="1C38447F">
      <w:pPr>
        <w:pStyle w:val="6"/>
      </w:pPr>
      <w:r>
        <w:rPr>
          <w:szCs w:val="32"/>
        </w:rPr>
        <w:t>1.3.2.3 运输与转场可行性</w:t>
      </w:r>
    </w:p>
    <w:p w14:paraId="35A88258">
      <w:r>
        <w:t>三站之间距离较远，装备转场是本方案工程可行性的关键环节之一。装备按</w:t>
      </w:r>
      <w:r>
        <w:rPr>
          <w:rFonts w:hint="eastAsia"/>
        </w:rPr>
        <w:t>“</w:t>
      </w:r>
      <w:r>
        <w:t>整机</w:t>
      </w:r>
      <w:r>
        <w:rPr>
          <w:rFonts w:hint="eastAsia"/>
        </w:rPr>
        <w:t>-</w:t>
      </w:r>
      <w:r>
        <w:t>模块</w:t>
      </w:r>
      <w:r>
        <w:rPr>
          <w:rFonts w:hint="eastAsia"/>
        </w:rPr>
        <w:t>-</w:t>
      </w:r>
      <w:r>
        <w:t>耗材</w:t>
      </w:r>
      <w:r>
        <w:rPr>
          <w:rFonts w:hint="eastAsia"/>
        </w:rPr>
        <w:t>”</w:t>
      </w:r>
      <w:r>
        <w:t>三级包装，整机装航空箱，模块独立防震，耗材集中装箱；转场采用工程车 + 常规物流组合，重要光学部件随身携带；转场后在现场进行</w:t>
      </w:r>
      <w:r>
        <w:rPr>
          <w:rFonts w:hint="eastAsia"/>
        </w:rPr>
        <w:t>“</w:t>
      </w:r>
      <w:r>
        <w:t>到达检</w:t>
      </w:r>
      <w:r>
        <w:rPr>
          <w:rFonts w:hint="eastAsia"/>
        </w:rPr>
        <w:t>”</w:t>
      </w:r>
      <w:r>
        <w:t>（外观、功能、标准尺校核），确认状态完好方可投入作业。按此方式，单次转场准备与恢复时间控制在 1 个工作日以内。</w:t>
      </w:r>
    </w:p>
    <w:p w14:paraId="1C9D4B61">
      <w:pPr>
        <w:pStyle w:val="5"/>
      </w:pPr>
      <w:bookmarkStart w:id="32" w:name="_Toc13770"/>
      <w:r>
        <w:rPr>
          <w:szCs w:val="32"/>
        </w:rPr>
        <w:t>1.3.3 组织与资源可行性</w:t>
      </w:r>
      <w:bookmarkEnd w:id="32"/>
    </w:p>
    <w:p w14:paraId="596180CF">
      <w:r>
        <w:t>我方拟组建</w:t>
      </w:r>
      <w:r>
        <w:rPr>
          <w:rFonts w:hint="eastAsia"/>
        </w:rPr>
        <w:t>“</w:t>
      </w:r>
      <w:r>
        <w:t>1 名项目负责人 + 1 名技术负责人 + 3 个现场作业组 + 1 个软件研发组 + 1 个后台数据中心 + 1 个质量管理组</w:t>
      </w:r>
      <w:r>
        <w:rPr>
          <w:rFonts w:hint="eastAsia"/>
        </w:rPr>
        <w:t>”</w:t>
      </w:r>
      <w:r>
        <w:t>的项目组织，核心成员具备副高级及以上职称或博士学位，满足资格要求。后方具备精密工程测量与三维重建实验室等试验条件，可开展模拟场景中试。</w:t>
      </w:r>
    </w:p>
    <w:p w14:paraId="0C97645D">
      <w:r>
        <w:t>进度上，第 1</w:t>
      </w:r>
      <w:r>
        <w:rPr>
          <w:rFonts w:hint="eastAsia"/>
        </w:rPr>
        <w:t>-</w:t>
      </w:r>
      <w:r>
        <w:t>4 个月完成方案设计与控制网设计，第 5</w:t>
      </w:r>
      <w:r>
        <w:rPr>
          <w:rFonts w:hint="eastAsia"/>
        </w:rPr>
        <w:t>-</w:t>
      </w:r>
      <w:r>
        <w:t>10 个月完成三站测量建模、技术研究与装备设计，与合同节点匹配。</w:t>
      </w:r>
    </w:p>
    <w:p w14:paraId="26F1EB20">
      <w:pPr>
        <w:pStyle w:val="6"/>
      </w:pPr>
      <w:r>
        <w:rPr>
          <w:szCs w:val="32"/>
        </w:rPr>
        <w:t>1.3.3.1 人力资源配置可行性</w:t>
      </w:r>
    </w:p>
    <w:tbl>
      <w:tblPr>
        <w:tblStyle w:val="32"/>
        <w:tblW w:w="91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52"/>
        <w:gridCol w:w="757"/>
        <w:gridCol w:w="2436"/>
        <w:gridCol w:w="1596"/>
        <w:gridCol w:w="2856"/>
      </w:tblGrid>
      <w:tr w14:paraId="090AE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52" w:type="dxa"/>
            <w:shd w:val="clear" w:color="auto" w:fill="E7E6E6"/>
            <w:vAlign w:val="center"/>
          </w:tcPr>
          <w:p w14:paraId="29D5EBF7">
            <w:pPr>
              <w:snapToGrid w:val="0"/>
              <w:spacing w:before="70" w:after="70" w:line="240" w:lineRule="auto"/>
              <w:ind w:firstLine="0"/>
              <w:jc w:val="center"/>
              <w:rPr>
                <w:b/>
                <w:sz w:val="21"/>
              </w:rPr>
            </w:pPr>
            <w:r>
              <w:rPr>
                <w:b/>
                <w:sz w:val="21"/>
                <w:szCs w:val="21"/>
              </w:rPr>
              <w:t>角色</w:t>
            </w:r>
          </w:p>
        </w:tc>
        <w:tc>
          <w:tcPr>
            <w:tcW w:w="757" w:type="dxa"/>
            <w:shd w:val="clear" w:color="auto" w:fill="E7E6E6"/>
            <w:vAlign w:val="center"/>
          </w:tcPr>
          <w:p w14:paraId="0ECA2532">
            <w:pPr>
              <w:snapToGrid w:val="0"/>
              <w:spacing w:before="70" w:after="70" w:line="240" w:lineRule="auto"/>
              <w:ind w:firstLine="0"/>
              <w:jc w:val="center"/>
              <w:rPr>
                <w:b/>
                <w:sz w:val="21"/>
              </w:rPr>
            </w:pPr>
            <w:r>
              <w:rPr>
                <w:b/>
                <w:sz w:val="21"/>
                <w:szCs w:val="21"/>
              </w:rPr>
              <w:t>人数</w:t>
            </w:r>
          </w:p>
        </w:tc>
        <w:tc>
          <w:tcPr>
            <w:tcW w:w="2436" w:type="dxa"/>
            <w:shd w:val="clear" w:color="auto" w:fill="E7E6E6"/>
            <w:vAlign w:val="center"/>
          </w:tcPr>
          <w:p w14:paraId="7C01A70F">
            <w:pPr>
              <w:snapToGrid w:val="0"/>
              <w:spacing w:before="70" w:after="70" w:line="240" w:lineRule="auto"/>
              <w:ind w:firstLine="0"/>
              <w:jc w:val="center"/>
              <w:rPr>
                <w:b/>
                <w:sz w:val="21"/>
              </w:rPr>
            </w:pPr>
            <w:r>
              <w:rPr>
                <w:b/>
                <w:sz w:val="21"/>
                <w:szCs w:val="21"/>
              </w:rPr>
              <w:t>主要职责</w:t>
            </w:r>
          </w:p>
        </w:tc>
        <w:tc>
          <w:tcPr>
            <w:tcW w:w="1596" w:type="dxa"/>
            <w:shd w:val="clear" w:color="auto" w:fill="E7E6E6"/>
            <w:vAlign w:val="center"/>
          </w:tcPr>
          <w:p w14:paraId="6672D79E">
            <w:pPr>
              <w:snapToGrid w:val="0"/>
              <w:spacing w:before="70" w:after="70" w:line="240" w:lineRule="auto"/>
              <w:ind w:firstLine="0"/>
              <w:jc w:val="center"/>
              <w:rPr>
                <w:b/>
                <w:sz w:val="21"/>
              </w:rPr>
            </w:pPr>
            <w:r>
              <w:rPr>
                <w:b/>
                <w:sz w:val="21"/>
                <w:szCs w:val="21"/>
              </w:rPr>
              <w:t>投入方式</w:t>
            </w:r>
          </w:p>
        </w:tc>
        <w:tc>
          <w:tcPr>
            <w:tcW w:w="2856" w:type="dxa"/>
            <w:shd w:val="clear" w:color="auto" w:fill="E7E6E6"/>
            <w:vAlign w:val="center"/>
          </w:tcPr>
          <w:p w14:paraId="5EC6BB43">
            <w:pPr>
              <w:snapToGrid w:val="0"/>
              <w:spacing w:before="70" w:after="70" w:line="240" w:lineRule="auto"/>
              <w:ind w:firstLine="0"/>
              <w:jc w:val="center"/>
              <w:rPr>
                <w:b/>
                <w:sz w:val="21"/>
              </w:rPr>
            </w:pPr>
            <w:r>
              <w:rPr>
                <w:b/>
                <w:sz w:val="21"/>
                <w:szCs w:val="21"/>
              </w:rPr>
              <w:t>关键能力要求</w:t>
            </w:r>
          </w:p>
        </w:tc>
      </w:tr>
      <w:tr w14:paraId="7CB0E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01F21F41">
            <w:pPr>
              <w:snapToGrid w:val="0"/>
              <w:spacing w:before="70" w:after="70" w:line="240" w:lineRule="auto"/>
              <w:ind w:firstLine="0"/>
              <w:jc w:val="left"/>
              <w:rPr>
                <w:sz w:val="21"/>
              </w:rPr>
            </w:pPr>
            <w:r>
              <w:rPr>
                <w:sz w:val="21"/>
                <w:szCs w:val="21"/>
              </w:rPr>
              <w:t>项目负责人</w:t>
            </w:r>
          </w:p>
        </w:tc>
        <w:tc>
          <w:tcPr>
            <w:tcW w:w="757" w:type="dxa"/>
            <w:vAlign w:val="center"/>
          </w:tcPr>
          <w:p w14:paraId="40A5B284">
            <w:pPr>
              <w:snapToGrid w:val="0"/>
              <w:spacing w:before="70" w:after="70" w:line="240" w:lineRule="auto"/>
              <w:ind w:firstLine="0"/>
              <w:jc w:val="center"/>
              <w:rPr>
                <w:sz w:val="21"/>
              </w:rPr>
            </w:pPr>
            <w:r>
              <w:rPr>
                <w:sz w:val="21"/>
                <w:szCs w:val="21"/>
              </w:rPr>
              <w:t>1</w:t>
            </w:r>
          </w:p>
        </w:tc>
        <w:tc>
          <w:tcPr>
            <w:tcW w:w="2436" w:type="dxa"/>
            <w:vAlign w:val="center"/>
          </w:tcPr>
          <w:p w14:paraId="2FBE4ABF">
            <w:pPr>
              <w:snapToGrid w:val="0"/>
              <w:spacing w:before="70" w:after="70" w:line="240" w:lineRule="auto"/>
              <w:ind w:firstLine="0"/>
              <w:jc w:val="left"/>
              <w:rPr>
                <w:sz w:val="21"/>
              </w:rPr>
            </w:pPr>
            <w:r>
              <w:rPr>
                <w:sz w:val="21"/>
                <w:szCs w:val="21"/>
              </w:rPr>
              <w:t>总体组织、对外协调、重大决策</w:t>
            </w:r>
          </w:p>
        </w:tc>
        <w:tc>
          <w:tcPr>
            <w:tcW w:w="1596" w:type="dxa"/>
            <w:vAlign w:val="center"/>
          </w:tcPr>
          <w:p w14:paraId="3246553C">
            <w:pPr>
              <w:snapToGrid w:val="0"/>
              <w:spacing w:before="70" w:after="70" w:line="240" w:lineRule="auto"/>
              <w:ind w:firstLine="0"/>
              <w:jc w:val="left"/>
              <w:rPr>
                <w:sz w:val="21"/>
              </w:rPr>
            </w:pPr>
            <w:r>
              <w:rPr>
                <w:sz w:val="21"/>
                <w:szCs w:val="21"/>
              </w:rPr>
              <w:t>全程</w:t>
            </w:r>
          </w:p>
        </w:tc>
        <w:tc>
          <w:tcPr>
            <w:tcW w:w="2856" w:type="dxa"/>
            <w:vAlign w:val="center"/>
          </w:tcPr>
          <w:p w14:paraId="4F409C16">
            <w:pPr>
              <w:snapToGrid w:val="0"/>
              <w:spacing w:before="70" w:after="70" w:line="240" w:lineRule="auto"/>
              <w:ind w:firstLine="0"/>
              <w:jc w:val="left"/>
              <w:rPr>
                <w:sz w:val="21"/>
              </w:rPr>
            </w:pPr>
            <w:r>
              <w:rPr>
                <w:sz w:val="21"/>
                <w:szCs w:val="21"/>
              </w:rPr>
              <w:t>高级职称、同类项目管理经验</w:t>
            </w:r>
          </w:p>
        </w:tc>
      </w:tr>
      <w:tr w14:paraId="09654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29C74383">
            <w:pPr>
              <w:snapToGrid w:val="0"/>
              <w:spacing w:before="70" w:after="70" w:line="240" w:lineRule="auto"/>
              <w:ind w:firstLine="0"/>
              <w:jc w:val="left"/>
              <w:rPr>
                <w:sz w:val="21"/>
              </w:rPr>
            </w:pPr>
            <w:r>
              <w:rPr>
                <w:sz w:val="21"/>
                <w:szCs w:val="21"/>
              </w:rPr>
              <w:t>技术负责人</w:t>
            </w:r>
          </w:p>
        </w:tc>
        <w:tc>
          <w:tcPr>
            <w:tcW w:w="757" w:type="dxa"/>
            <w:vAlign w:val="center"/>
          </w:tcPr>
          <w:p w14:paraId="5C75D187">
            <w:pPr>
              <w:snapToGrid w:val="0"/>
              <w:spacing w:before="70" w:after="70" w:line="240" w:lineRule="auto"/>
              <w:ind w:firstLine="0"/>
              <w:jc w:val="center"/>
              <w:rPr>
                <w:sz w:val="21"/>
              </w:rPr>
            </w:pPr>
            <w:r>
              <w:rPr>
                <w:sz w:val="21"/>
                <w:szCs w:val="21"/>
              </w:rPr>
              <w:t>1</w:t>
            </w:r>
          </w:p>
        </w:tc>
        <w:tc>
          <w:tcPr>
            <w:tcW w:w="2436" w:type="dxa"/>
            <w:vAlign w:val="center"/>
          </w:tcPr>
          <w:p w14:paraId="2EF41930">
            <w:pPr>
              <w:snapToGrid w:val="0"/>
              <w:spacing w:before="70" w:after="70" w:line="240" w:lineRule="auto"/>
              <w:ind w:firstLine="0"/>
              <w:jc w:val="left"/>
              <w:rPr>
                <w:sz w:val="21"/>
              </w:rPr>
            </w:pPr>
            <w:r>
              <w:rPr>
                <w:sz w:val="21"/>
                <w:szCs w:val="21"/>
              </w:rPr>
              <w:t>技术方案、技术难题攻关、成果把关</w:t>
            </w:r>
          </w:p>
        </w:tc>
        <w:tc>
          <w:tcPr>
            <w:tcW w:w="1596" w:type="dxa"/>
            <w:vAlign w:val="center"/>
          </w:tcPr>
          <w:p w14:paraId="6577048D">
            <w:pPr>
              <w:snapToGrid w:val="0"/>
              <w:spacing w:before="70" w:after="70" w:line="240" w:lineRule="auto"/>
              <w:ind w:firstLine="0"/>
              <w:jc w:val="left"/>
              <w:rPr>
                <w:sz w:val="21"/>
              </w:rPr>
            </w:pPr>
            <w:r>
              <w:rPr>
                <w:sz w:val="21"/>
                <w:szCs w:val="21"/>
              </w:rPr>
              <w:t>全程</w:t>
            </w:r>
          </w:p>
        </w:tc>
        <w:tc>
          <w:tcPr>
            <w:tcW w:w="2856" w:type="dxa"/>
            <w:vAlign w:val="center"/>
          </w:tcPr>
          <w:p w14:paraId="21F68551">
            <w:pPr>
              <w:snapToGrid w:val="0"/>
              <w:spacing w:before="70" w:after="70" w:line="240" w:lineRule="auto"/>
              <w:ind w:firstLine="0"/>
              <w:jc w:val="left"/>
              <w:rPr>
                <w:sz w:val="21"/>
              </w:rPr>
            </w:pPr>
            <w:r>
              <w:rPr>
                <w:sz w:val="21"/>
                <w:szCs w:val="21"/>
              </w:rPr>
              <w:t>副高及以上、摄影测量/三维视觉背景</w:t>
            </w:r>
          </w:p>
        </w:tc>
      </w:tr>
      <w:tr w14:paraId="5C9CD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0CF169F7">
            <w:pPr>
              <w:snapToGrid w:val="0"/>
              <w:spacing w:before="70" w:after="70" w:line="240" w:lineRule="auto"/>
              <w:ind w:firstLine="0"/>
              <w:jc w:val="left"/>
              <w:rPr>
                <w:sz w:val="21"/>
              </w:rPr>
            </w:pPr>
            <w:r>
              <w:rPr>
                <w:sz w:val="21"/>
                <w:szCs w:val="21"/>
              </w:rPr>
              <w:t>现场作业组长</w:t>
            </w:r>
          </w:p>
        </w:tc>
        <w:tc>
          <w:tcPr>
            <w:tcW w:w="757" w:type="dxa"/>
            <w:vAlign w:val="center"/>
          </w:tcPr>
          <w:p w14:paraId="247AF323">
            <w:pPr>
              <w:snapToGrid w:val="0"/>
              <w:spacing w:before="70" w:after="70" w:line="240" w:lineRule="auto"/>
              <w:ind w:firstLine="0"/>
              <w:jc w:val="center"/>
              <w:rPr>
                <w:sz w:val="21"/>
              </w:rPr>
            </w:pPr>
            <w:r>
              <w:rPr>
                <w:sz w:val="21"/>
                <w:szCs w:val="21"/>
              </w:rPr>
              <w:t>3</w:t>
            </w:r>
          </w:p>
        </w:tc>
        <w:tc>
          <w:tcPr>
            <w:tcW w:w="2436" w:type="dxa"/>
            <w:vAlign w:val="center"/>
          </w:tcPr>
          <w:p w14:paraId="1BCE475B">
            <w:pPr>
              <w:snapToGrid w:val="0"/>
              <w:spacing w:before="70" w:after="70" w:line="240" w:lineRule="auto"/>
              <w:ind w:firstLine="0"/>
              <w:jc w:val="left"/>
              <w:rPr>
                <w:sz w:val="21"/>
              </w:rPr>
            </w:pPr>
            <w:r>
              <w:rPr>
                <w:sz w:val="21"/>
                <w:szCs w:val="21"/>
              </w:rPr>
              <w:t>三站现场组织与质量</w:t>
            </w:r>
          </w:p>
        </w:tc>
        <w:tc>
          <w:tcPr>
            <w:tcW w:w="1596" w:type="dxa"/>
            <w:vAlign w:val="center"/>
          </w:tcPr>
          <w:p w14:paraId="53942607">
            <w:pPr>
              <w:snapToGrid w:val="0"/>
              <w:spacing w:before="70" w:after="70" w:line="240" w:lineRule="auto"/>
              <w:ind w:firstLine="0"/>
              <w:jc w:val="left"/>
              <w:rPr>
                <w:sz w:val="21"/>
              </w:rPr>
            </w:pPr>
            <w:r>
              <w:rPr>
                <w:sz w:val="21"/>
                <w:szCs w:val="21"/>
              </w:rPr>
              <w:t>分站驻场</w:t>
            </w:r>
          </w:p>
        </w:tc>
        <w:tc>
          <w:tcPr>
            <w:tcW w:w="2856" w:type="dxa"/>
            <w:vAlign w:val="center"/>
          </w:tcPr>
          <w:p w14:paraId="7583CEAE">
            <w:pPr>
              <w:snapToGrid w:val="0"/>
              <w:spacing w:before="70" w:after="70" w:line="240" w:lineRule="auto"/>
              <w:ind w:firstLine="0"/>
              <w:jc w:val="left"/>
              <w:rPr>
                <w:sz w:val="21"/>
              </w:rPr>
            </w:pPr>
            <w:r>
              <w:rPr>
                <w:sz w:val="21"/>
                <w:szCs w:val="21"/>
              </w:rPr>
              <w:t>5 年以上现场测量经验</w:t>
            </w:r>
          </w:p>
        </w:tc>
      </w:tr>
      <w:tr w14:paraId="384C9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0812B785">
            <w:pPr>
              <w:snapToGrid w:val="0"/>
              <w:spacing w:before="70" w:after="70" w:line="240" w:lineRule="auto"/>
              <w:ind w:firstLine="0"/>
              <w:jc w:val="left"/>
              <w:rPr>
                <w:sz w:val="21"/>
              </w:rPr>
            </w:pPr>
            <w:r>
              <w:rPr>
                <w:sz w:val="21"/>
                <w:szCs w:val="21"/>
              </w:rPr>
              <w:t>测量与扫描工程师</w:t>
            </w:r>
          </w:p>
        </w:tc>
        <w:tc>
          <w:tcPr>
            <w:tcW w:w="757" w:type="dxa"/>
            <w:vAlign w:val="center"/>
          </w:tcPr>
          <w:p w14:paraId="5117288E">
            <w:pPr>
              <w:snapToGrid w:val="0"/>
              <w:spacing w:before="70" w:after="70" w:line="240" w:lineRule="auto"/>
              <w:ind w:firstLine="0"/>
              <w:jc w:val="center"/>
              <w:rPr>
                <w:sz w:val="21"/>
              </w:rPr>
            </w:pPr>
            <w:r>
              <w:rPr>
                <w:sz w:val="21"/>
                <w:szCs w:val="21"/>
              </w:rPr>
              <w:t>6</w:t>
            </w:r>
          </w:p>
        </w:tc>
        <w:tc>
          <w:tcPr>
            <w:tcW w:w="2436" w:type="dxa"/>
            <w:vAlign w:val="center"/>
          </w:tcPr>
          <w:p w14:paraId="007BB51E">
            <w:pPr>
              <w:snapToGrid w:val="0"/>
              <w:spacing w:before="70" w:after="70" w:line="240" w:lineRule="auto"/>
              <w:ind w:firstLine="0"/>
              <w:jc w:val="left"/>
              <w:rPr>
                <w:sz w:val="21"/>
              </w:rPr>
            </w:pPr>
            <w:r>
              <w:rPr>
                <w:sz w:val="21"/>
                <w:szCs w:val="21"/>
              </w:rPr>
              <w:t>控制网、扫描采集、数据处理</w:t>
            </w:r>
          </w:p>
        </w:tc>
        <w:tc>
          <w:tcPr>
            <w:tcW w:w="1596" w:type="dxa"/>
            <w:vAlign w:val="center"/>
          </w:tcPr>
          <w:p w14:paraId="24DFF819">
            <w:pPr>
              <w:snapToGrid w:val="0"/>
              <w:spacing w:before="70" w:after="70" w:line="240" w:lineRule="auto"/>
              <w:ind w:firstLine="0"/>
              <w:jc w:val="left"/>
              <w:rPr>
                <w:sz w:val="21"/>
              </w:rPr>
            </w:pPr>
            <w:r>
              <w:rPr>
                <w:sz w:val="21"/>
                <w:szCs w:val="21"/>
              </w:rPr>
              <w:t>分站驻场</w:t>
            </w:r>
          </w:p>
        </w:tc>
        <w:tc>
          <w:tcPr>
            <w:tcW w:w="2856" w:type="dxa"/>
            <w:vAlign w:val="center"/>
          </w:tcPr>
          <w:p w14:paraId="3F3D9367">
            <w:pPr>
              <w:snapToGrid w:val="0"/>
              <w:spacing w:before="70" w:after="70" w:line="240" w:lineRule="auto"/>
              <w:ind w:firstLine="0"/>
              <w:jc w:val="left"/>
              <w:rPr>
                <w:sz w:val="21"/>
              </w:rPr>
            </w:pPr>
            <w:r>
              <w:rPr>
                <w:sz w:val="21"/>
                <w:szCs w:val="21"/>
              </w:rPr>
              <w:t>熟悉标定、平差、点云处理</w:t>
            </w:r>
          </w:p>
        </w:tc>
      </w:tr>
      <w:tr w14:paraId="7B82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52" w:type="dxa"/>
            <w:vAlign w:val="center"/>
          </w:tcPr>
          <w:p w14:paraId="6E50F55C">
            <w:pPr>
              <w:snapToGrid w:val="0"/>
              <w:spacing w:before="70" w:after="70" w:line="240" w:lineRule="auto"/>
              <w:ind w:firstLine="0"/>
              <w:jc w:val="left"/>
              <w:rPr>
                <w:sz w:val="21"/>
              </w:rPr>
            </w:pPr>
            <w:r>
              <w:rPr>
                <w:sz w:val="21"/>
                <w:szCs w:val="21"/>
              </w:rPr>
              <w:t>软件研发工程师</w:t>
            </w:r>
          </w:p>
        </w:tc>
        <w:tc>
          <w:tcPr>
            <w:tcW w:w="757" w:type="dxa"/>
            <w:vAlign w:val="center"/>
          </w:tcPr>
          <w:p w14:paraId="32E1AE9A">
            <w:pPr>
              <w:snapToGrid w:val="0"/>
              <w:spacing w:before="70" w:after="70" w:line="240" w:lineRule="auto"/>
              <w:ind w:firstLine="0"/>
              <w:jc w:val="center"/>
              <w:rPr>
                <w:sz w:val="21"/>
              </w:rPr>
            </w:pPr>
            <w:r>
              <w:rPr>
                <w:sz w:val="21"/>
                <w:szCs w:val="21"/>
              </w:rPr>
              <w:t>4</w:t>
            </w:r>
          </w:p>
        </w:tc>
        <w:tc>
          <w:tcPr>
            <w:tcW w:w="2436" w:type="dxa"/>
            <w:vAlign w:val="center"/>
          </w:tcPr>
          <w:p w14:paraId="16F41E3E">
            <w:pPr>
              <w:snapToGrid w:val="0"/>
              <w:spacing w:before="70" w:after="70" w:line="240" w:lineRule="auto"/>
              <w:ind w:firstLine="0"/>
              <w:jc w:val="left"/>
              <w:rPr>
                <w:sz w:val="21"/>
              </w:rPr>
            </w:pPr>
            <w:r>
              <w:rPr>
                <w:sz w:val="21"/>
                <w:szCs w:val="21"/>
              </w:rPr>
              <w:t>平台、算法、成果生成</w:t>
            </w:r>
          </w:p>
        </w:tc>
        <w:tc>
          <w:tcPr>
            <w:tcW w:w="1596" w:type="dxa"/>
            <w:vAlign w:val="center"/>
          </w:tcPr>
          <w:p w14:paraId="2E38F143">
            <w:pPr>
              <w:snapToGrid w:val="0"/>
              <w:spacing w:before="70" w:after="70" w:line="240" w:lineRule="auto"/>
              <w:ind w:firstLine="0"/>
              <w:jc w:val="left"/>
              <w:rPr>
                <w:sz w:val="21"/>
              </w:rPr>
            </w:pPr>
            <w:r>
              <w:rPr>
                <w:sz w:val="21"/>
                <w:szCs w:val="21"/>
              </w:rPr>
              <w:t>大部分后台</w:t>
            </w:r>
          </w:p>
        </w:tc>
        <w:tc>
          <w:tcPr>
            <w:tcW w:w="2856" w:type="dxa"/>
            <w:vAlign w:val="center"/>
          </w:tcPr>
          <w:p w14:paraId="598C6EC8">
            <w:pPr>
              <w:snapToGrid w:val="0"/>
              <w:spacing w:before="70" w:after="70" w:line="240" w:lineRule="auto"/>
              <w:ind w:firstLine="0"/>
              <w:jc w:val="left"/>
              <w:rPr>
                <w:sz w:val="21"/>
              </w:rPr>
            </w:pPr>
            <w:r>
              <w:rPr>
                <w:sz w:val="21"/>
                <w:szCs w:val="21"/>
              </w:rPr>
              <w:t>三维视觉/前后端/图形学</w:t>
            </w:r>
          </w:p>
        </w:tc>
      </w:tr>
      <w:tr w14:paraId="2310C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632D237D">
            <w:pPr>
              <w:snapToGrid w:val="0"/>
              <w:spacing w:before="70" w:after="70" w:line="240" w:lineRule="auto"/>
              <w:ind w:firstLine="0"/>
              <w:jc w:val="left"/>
              <w:rPr>
                <w:sz w:val="21"/>
              </w:rPr>
            </w:pPr>
            <w:r>
              <w:rPr>
                <w:sz w:val="21"/>
                <w:szCs w:val="21"/>
              </w:rPr>
              <w:t>装备研发工程师</w:t>
            </w:r>
          </w:p>
        </w:tc>
        <w:tc>
          <w:tcPr>
            <w:tcW w:w="757" w:type="dxa"/>
            <w:vAlign w:val="center"/>
          </w:tcPr>
          <w:p w14:paraId="55B75B15">
            <w:pPr>
              <w:snapToGrid w:val="0"/>
              <w:spacing w:before="70" w:after="70" w:line="240" w:lineRule="auto"/>
              <w:ind w:firstLine="0"/>
              <w:jc w:val="center"/>
              <w:rPr>
                <w:sz w:val="21"/>
              </w:rPr>
            </w:pPr>
            <w:r>
              <w:rPr>
                <w:sz w:val="21"/>
                <w:szCs w:val="21"/>
              </w:rPr>
              <w:t>2</w:t>
            </w:r>
          </w:p>
        </w:tc>
        <w:tc>
          <w:tcPr>
            <w:tcW w:w="2436" w:type="dxa"/>
            <w:vAlign w:val="center"/>
          </w:tcPr>
          <w:p w14:paraId="762E2B50">
            <w:pPr>
              <w:snapToGrid w:val="0"/>
              <w:spacing w:before="70" w:after="70" w:line="240" w:lineRule="auto"/>
              <w:ind w:firstLine="0"/>
              <w:jc w:val="left"/>
              <w:rPr>
                <w:sz w:val="21"/>
              </w:rPr>
            </w:pPr>
            <w:r>
              <w:rPr>
                <w:sz w:val="21"/>
                <w:szCs w:val="21"/>
              </w:rPr>
              <w:t>结构与电气、载具集成</w:t>
            </w:r>
          </w:p>
        </w:tc>
        <w:tc>
          <w:tcPr>
            <w:tcW w:w="1596" w:type="dxa"/>
            <w:vAlign w:val="center"/>
          </w:tcPr>
          <w:p w14:paraId="64409179">
            <w:pPr>
              <w:snapToGrid w:val="0"/>
              <w:spacing w:before="70" w:after="70" w:line="240" w:lineRule="auto"/>
              <w:ind w:firstLine="0"/>
              <w:jc w:val="left"/>
              <w:rPr>
                <w:sz w:val="21"/>
              </w:rPr>
            </w:pPr>
            <w:r>
              <w:rPr>
                <w:sz w:val="21"/>
                <w:szCs w:val="21"/>
              </w:rPr>
              <w:t>前 8 个月集中</w:t>
            </w:r>
          </w:p>
        </w:tc>
        <w:tc>
          <w:tcPr>
            <w:tcW w:w="2856" w:type="dxa"/>
            <w:vAlign w:val="center"/>
          </w:tcPr>
          <w:p w14:paraId="1C19C113">
            <w:pPr>
              <w:snapToGrid w:val="0"/>
              <w:spacing w:before="70" w:after="70" w:line="240" w:lineRule="auto"/>
              <w:ind w:firstLine="0"/>
              <w:jc w:val="left"/>
              <w:rPr>
                <w:sz w:val="21"/>
              </w:rPr>
            </w:pPr>
            <w:r>
              <w:rPr>
                <w:sz w:val="21"/>
                <w:szCs w:val="21"/>
              </w:rPr>
              <w:t>机电一体化</w:t>
            </w:r>
          </w:p>
        </w:tc>
      </w:tr>
      <w:tr w14:paraId="24F8D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54EAB59F">
            <w:pPr>
              <w:snapToGrid w:val="0"/>
              <w:spacing w:before="70" w:after="70" w:line="240" w:lineRule="auto"/>
              <w:ind w:firstLine="0"/>
              <w:jc w:val="left"/>
              <w:rPr>
                <w:sz w:val="21"/>
              </w:rPr>
            </w:pPr>
            <w:r>
              <w:rPr>
                <w:sz w:val="21"/>
                <w:szCs w:val="21"/>
              </w:rPr>
              <w:t>质量与档案工程师</w:t>
            </w:r>
          </w:p>
        </w:tc>
        <w:tc>
          <w:tcPr>
            <w:tcW w:w="757" w:type="dxa"/>
            <w:vAlign w:val="center"/>
          </w:tcPr>
          <w:p w14:paraId="4B466948">
            <w:pPr>
              <w:snapToGrid w:val="0"/>
              <w:spacing w:before="70" w:after="70" w:line="240" w:lineRule="auto"/>
              <w:ind w:firstLine="0"/>
              <w:jc w:val="center"/>
              <w:rPr>
                <w:sz w:val="21"/>
              </w:rPr>
            </w:pPr>
            <w:r>
              <w:rPr>
                <w:sz w:val="21"/>
                <w:szCs w:val="21"/>
              </w:rPr>
              <w:t>2</w:t>
            </w:r>
          </w:p>
        </w:tc>
        <w:tc>
          <w:tcPr>
            <w:tcW w:w="2436" w:type="dxa"/>
            <w:vAlign w:val="center"/>
          </w:tcPr>
          <w:p w14:paraId="6741C4CC">
            <w:pPr>
              <w:snapToGrid w:val="0"/>
              <w:spacing w:before="70" w:after="70" w:line="240" w:lineRule="auto"/>
              <w:ind w:firstLine="0"/>
              <w:jc w:val="left"/>
              <w:rPr>
                <w:sz w:val="21"/>
              </w:rPr>
            </w:pPr>
            <w:r>
              <w:rPr>
                <w:sz w:val="21"/>
                <w:szCs w:val="21"/>
              </w:rPr>
              <w:t>质检、档案、验收资料</w:t>
            </w:r>
          </w:p>
        </w:tc>
        <w:tc>
          <w:tcPr>
            <w:tcW w:w="1596" w:type="dxa"/>
            <w:vAlign w:val="center"/>
          </w:tcPr>
          <w:p w14:paraId="6127B78D">
            <w:pPr>
              <w:snapToGrid w:val="0"/>
              <w:spacing w:before="70" w:after="70" w:line="240" w:lineRule="auto"/>
              <w:ind w:firstLine="0"/>
              <w:jc w:val="left"/>
              <w:rPr>
                <w:sz w:val="21"/>
              </w:rPr>
            </w:pPr>
            <w:r>
              <w:rPr>
                <w:sz w:val="21"/>
                <w:szCs w:val="21"/>
              </w:rPr>
              <w:t>全程</w:t>
            </w:r>
          </w:p>
        </w:tc>
        <w:tc>
          <w:tcPr>
            <w:tcW w:w="2856" w:type="dxa"/>
            <w:vAlign w:val="center"/>
          </w:tcPr>
          <w:p w14:paraId="4BB97636">
            <w:pPr>
              <w:snapToGrid w:val="0"/>
              <w:spacing w:before="70" w:after="70" w:line="240" w:lineRule="auto"/>
              <w:ind w:firstLine="0"/>
              <w:jc w:val="left"/>
              <w:rPr>
                <w:sz w:val="21"/>
              </w:rPr>
            </w:pPr>
            <w:r>
              <w:rPr>
                <w:sz w:val="21"/>
                <w:szCs w:val="21"/>
              </w:rPr>
              <w:t>熟悉计量与档案规范</w:t>
            </w:r>
          </w:p>
        </w:tc>
      </w:tr>
      <w:tr w14:paraId="004DC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2" w:type="dxa"/>
            <w:vAlign w:val="center"/>
          </w:tcPr>
          <w:p w14:paraId="7918E337">
            <w:pPr>
              <w:snapToGrid w:val="0"/>
              <w:spacing w:before="70" w:after="70" w:line="240" w:lineRule="auto"/>
              <w:ind w:firstLine="0"/>
              <w:jc w:val="left"/>
              <w:rPr>
                <w:sz w:val="21"/>
              </w:rPr>
            </w:pPr>
            <w:r>
              <w:rPr>
                <w:sz w:val="21"/>
                <w:szCs w:val="21"/>
              </w:rPr>
              <w:t>安全员</w:t>
            </w:r>
          </w:p>
        </w:tc>
        <w:tc>
          <w:tcPr>
            <w:tcW w:w="757" w:type="dxa"/>
            <w:vAlign w:val="center"/>
          </w:tcPr>
          <w:p w14:paraId="4AD1AA51">
            <w:pPr>
              <w:snapToGrid w:val="0"/>
              <w:spacing w:before="70" w:after="70" w:line="240" w:lineRule="auto"/>
              <w:ind w:firstLine="0"/>
              <w:jc w:val="center"/>
              <w:rPr>
                <w:sz w:val="21"/>
              </w:rPr>
            </w:pPr>
            <w:r>
              <w:rPr>
                <w:sz w:val="21"/>
                <w:szCs w:val="21"/>
              </w:rPr>
              <w:t>3</w:t>
            </w:r>
          </w:p>
        </w:tc>
        <w:tc>
          <w:tcPr>
            <w:tcW w:w="2436" w:type="dxa"/>
            <w:vAlign w:val="center"/>
          </w:tcPr>
          <w:p w14:paraId="687FD0A5">
            <w:pPr>
              <w:snapToGrid w:val="0"/>
              <w:spacing w:before="70" w:after="70" w:line="240" w:lineRule="auto"/>
              <w:ind w:firstLine="0"/>
              <w:jc w:val="left"/>
              <w:rPr>
                <w:sz w:val="21"/>
              </w:rPr>
            </w:pPr>
            <w:r>
              <w:rPr>
                <w:sz w:val="21"/>
                <w:szCs w:val="21"/>
              </w:rPr>
              <w:t>现场安全监护（兼）</w:t>
            </w:r>
          </w:p>
        </w:tc>
        <w:tc>
          <w:tcPr>
            <w:tcW w:w="1596" w:type="dxa"/>
            <w:vAlign w:val="center"/>
          </w:tcPr>
          <w:p w14:paraId="0A744760">
            <w:pPr>
              <w:snapToGrid w:val="0"/>
              <w:spacing w:before="70" w:after="70" w:line="240" w:lineRule="auto"/>
              <w:ind w:firstLine="0"/>
              <w:jc w:val="left"/>
              <w:rPr>
                <w:sz w:val="21"/>
              </w:rPr>
            </w:pPr>
            <w:r>
              <w:rPr>
                <w:sz w:val="21"/>
                <w:szCs w:val="21"/>
              </w:rPr>
              <w:t>分站驻场</w:t>
            </w:r>
          </w:p>
        </w:tc>
        <w:tc>
          <w:tcPr>
            <w:tcW w:w="2856" w:type="dxa"/>
            <w:vAlign w:val="center"/>
          </w:tcPr>
          <w:p w14:paraId="29E2E3E6">
            <w:pPr>
              <w:snapToGrid w:val="0"/>
              <w:spacing w:before="70" w:after="70" w:line="240" w:lineRule="auto"/>
              <w:ind w:firstLine="0"/>
              <w:jc w:val="left"/>
              <w:rPr>
                <w:sz w:val="21"/>
              </w:rPr>
            </w:pPr>
            <w:r>
              <w:rPr>
                <w:sz w:val="21"/>
                <w:szCs w:val="21"/>
              </w:rPr>
              <w:t>持证上岗</w:t>
            </w:r>
          </w:p>
        </w:tc>
      </w:tr>
    </w:tbl>
    <w:p w14:paraId="42D6FED2">
      <w:pPr>
        <w:spacing w:line="240" w:lineRule="auto"/>
      </w:pPr>
    </w:p>
    <w:p w14:paraId="4CFA9941">
      <w:r>
        <w:t>上述配置不依赖任何单一人员，关键岗位均设 AB 角，人员变动时由 B 角接替并完成交接，保证组织连续性。</w:t>
      </w:r>
    </w:p>
    <w:p w14:paraId="44D6281B">
      <w:pPr>
        <w:pStyle w:val="6"/>
      </w:pPr>
      <w:r>
        <w:rPr>
          <w:szCs w:val="32"/>
        </w:rPr>
        <w:t>1.3.3.2 后方保障条件可行性</w:t>
      </w:r>
    </w:p>
    <w:p w14:paraId="66CD7750">
      <w:r>
        <w:t>我方后方具备算法研发、样机试制、标定检测、数据存储四类保障条件：算法研发依托现有研发团队与算力资源；样机试制依托合作加工单位与自有装配场地；标定检测依托标准尺、基线场等计量器具；数据存储依托本地存储与云备份双通道。四类条件在项目启动前完成状态确认，形成《保障条件确认单》，作为开工前置条件之一。</w:t>
      </w:r>
    </w:p>
    <w:p w14:paraId="73671A4A">
      <w:pPr>
        <w:pStyle w:val="5"/>
      </w:pPr>
      <w:bookmarkStart w:id="33" w:name="_Toc447"/>
      <w:r>
        <w:rPr>
          <w:szCs w:val="32"/>
        </w:rPr>
        <w:t>1.3.4 进度可行性</w:t>
      </w:r>
      <w:bookmarkEnd w:id="33"/>
    </w:p>
    <w:p w14:paraId="55688E1B">
      <w:r>
        <w:t>项目周期内需完成研究、装备研发、三站现场测量、软件平台开发与验收，进度压力主要来自岁修窗口约束。可行性判断依据为关键路径分析与资源平衡：关键路径为</w:t>
      </w:r>
      <w:r>
        <w:rPr>
          <w:rFonts w:hint="eastAsia"/>
        </w:rPr>
        <w:t>“</w:t>
      </w:r>
      <w:r>
        <w:t>方案与控制网设计 → 装备研制与标定 → 首站现场验证 → 其余两站推广 → 成果与验收</w:t>
      </w:r>
      <w:r>
        <w:rPr>
          <w:rFonts w:hint="eastAsia"/>
        </w:rPr>
        <w:t>”</w:t>
      </w:r>
      <w:r>
        <w:t>，总时长与合同工期匹配，非关键路径任务可并行或压缩。</w:t>
      </w:r>
    </w:p>
    <w:tbl>
      <w:tblPr>
        <w:tblStyle w:val="32"/>
        <w:tblW w:w="92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3216"/>
        <w:gridCol w:w="1491"/>
        <w:gridCol w:w="1067"/>
        <w:gridCol w:w="2335"/>
      </w:tblGrid>
      <w:tr w14:paraId="7A131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27207A27">
            <w:pPr>
              <w:snapToGrid w:val="0"/>
              <w:spacing w:before="70" w:after="70" w:line="240" w:lineRule="auto"/>
              <w:ind w:firstLine="0"/>
              <w:jc w:val="center"/>
              <w:rPr>
                <w:b/>
                <w:sz w:val="21"/>
              </w:rPr>
            </w:pPr>
            <w:r>
              <w:rPr>
                <w:b/>
                <w:sz w:val="21"/>
                <w:szCs w:val="21"/>
              </w:rPr>
              <w:t>阶段</w:t>
            </w:r>
          </w:p>
        </w:tc>
        <w:tc>
          <w:tcPr>
            <w:tcW w:w="3216" w:type="dxa"/>
            <w:shd w:val="clear" w:color="auto" w:fill="E7E6E6"/>
            <w:vAlign w:val="center"/>
          </w:tcPr>
          <w:p w14:paraId="23FAE391">
            <w:pPr>
              <w:snapToGrid w:val="0"/>
              <w:spacing w:before="70" w:after="70" w:line="240" w:lineRule="auto"/>
              <w:ind w:firstLine="0"/>
              <w:jc w:val="center"/>
              <w:rPr>
                <w:b/>
                <w:sz w:val="21"/>
              </w:rPr>
            </w:pPr>
            <w:r>
              <w:rPr>
                <w:b/>
                <w:sz w:val="21"/>
                <w:szCs w:val="21"/>
              </w:rPr>
              <w:t>主要内容</w:t>
            </w:r>
          </w:p>
        </w:tc>
        <w:tc>
          <w:tcPr>
            <w:tcW w:w="1491" w:type="dxa"/>
            <w:shd w:val="clear" w:color="auto" w:fill="E7E6E6"/>
            <w:vAlign w:val="center"/>
          </w:tcPr>
          <w:p w14:paraId="6AF8EA65">
            <w:pPr>
              <w:snapToGrid w:val="0"/>
              <w:spacing w:before="70" w:after="70" w:line="240" w:lineRule="auto"/>
              <w:ind w:firstLine="0"/>
              <w:jc w:val="center"/>
              <w:rPr>
                <w:b/>
                <w:sz w:val="21"/>
              </w:rPr>
            </w:pPr>
            <w:r>
              <w:rPr>
                <w:b/>
                <w:sz w:val="21"/>
                <w:szCs w:val="21"/>
              </w:rPr>
              <w:t>计划时段</w:t>
            </w:r>
          </w:p>
        </w:tc>
        <w:tc>
          <w:tcPr>
            <w:tcW w:w="1067" w:type="dxa"/>
            <w:shd w:val="clear" w:color="auto" w:fill="E7E6E6"/>
            <w:vAlign w:val="center"/>
          </w:tcPr>
          <w:p w14:paraId="6A4511C9">
            <w:pPr>
              <w:snapToGrid w:val="0"/>
              <w:spacing w:before="70" w:after="70" w:line="240" w:lineRule="auto"/>
              <w:ind w:firstLine="0"/>
              <w:jc w:val="center"/>
              <w:rPr>
                <w:b/>
                <w:sz w:val="21"/>
              </w:rPr>
            </w:pPr>
            <w:r>
              <w:rPr>
                <w:b/>
                <w:sz w:val="21"/>
                <w:szCs w:val="21"/>
              </w:rPr>
              <w:t>关键路径</w:t>
            </w:r>
          </w:p>
        </w:tc>
        <w:tc>
          <w:tcPr>
            <w:tcW w:w="2335" w:type="dxa"/>
            <w:shd w:val="clear" w:color="auto" w:fill="E7E6E6"/>
            <w:vAlign w:val="center"/>
          </w:tcPr>
          <w:p w14:paraId="76C837D7">
            <w:pPr>
              <w:snapToGrid w:val="0"/>
              <w:spacing w:before="70" w:after="70" w:line="240" w:lineRule="auto"/>
              <w:ind w:firstLine="0"/>
              <w:jc w:val="center"/>
              <w:rPr>
                <w:b/>
                <w:sz w:val="21"/>
              </w:rPr>
            </w:pPr>
            <w:r>
              <w:rPr>
                <w:b/>
                <w:sz w:val="21"/>
                <w:szCs w:val="21"/>
              </w:rPr>
              <w:t>可压缩性</w:t>
            </w:r>
          </w:p>
        </w:tc>
      </w:tr>
      <w:tr w14:paraId="7C2C8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A14F884">
            <w:pPr>
              <w:snapToGrid w:val="0"/>
              <w:spacing w:before="70" w:after="70" w:line="240" w:lineRule="auto"/>
              <w:ind w:firstLine="0"/>
              <w:jc w:val="center"/>
              <w:rPr>
                <w:sz w:val="21"/>
              </w:rPr>
            </w:pPr>
            <w:r>
              <w:rPr>
                <w:sz w:val="21"/>
                <w:szCs w:val="21"/>
              </w:rPr>
              <w:t>第一阶段</w:t>
            </w:r>
          </w:p>
        </w:tc>
        <w:tc>
          <w:tcPr>
            <w:tcW w:w="3216" w:type="dxa"/>
            <w:vAlign w:val="center"/>
          </w:tcPr>
          <w:p w14:paraId="218EC961">
            <w:pPr>
              <w:snapToGrid w:val="0"/>
              <w:spacing w:before="70" w:after="70" w:line="240" w:lineRule="auto"/>
              <w:ind w:firstLine="0"/>
              <w:jc w:val="left"/>
              <w:rPr>
                <w:sz w:val="21"/>
              </w:rPr>
            </w:pPr>
            <w:r>
              <w:rPr>
                <w:sz w:val="21"/>
                <w:szCs w:val="21"/>
              </w:rPr>
              <w:t>方案设计、控制网设计、资料收集</w:t>
            </w:r>
          </w:p>
        </w:tc>
        <w:tc>
          <w:tcPr>
            <w:tcW w:w="1491" w:type="dxa"/>
            <w:vAlign w:val="center"/>
          </w:tcPr>
          <w:p w14:paraId="7DD05784">
            <w:pPr>
              <w:snapToGrid w:val="0"/>
              <w:spacing w:before="70" w:after="70" w:line="240" w:lineRule="auto"/>
              <w:ind w:firstLine="0"/>
              <w:jc w:val="center"/>
              <w:rPr>
                <w:sz w:val="21"/>
              </w:rPr>
            </w:pPr>
            <w:r>
              <w:rPr>
                <w:sz w:val="21"/>
                <w:szCs w:val="21"/>
              </w:rPr>
              <w:t>第 1</w:t>
            </w:r>
            <w:r>
              <w:rPr>
                <w:rFonts w:hint="eastAsia"/>
                <w:sz w:val="21"/>
                <w:szCs w:val="21"/>
              </w:rPr>
              <w:t>-</w:t>
            </w:r>
            <w:r>
              <w:rPr>
                <w:sz w:val="21"/>
                <w:szCs w:val="21"/>
              </w:rPr>
              <w:t>4 月</w:t>
            </w:r>
          </w:p>
        </w:tc>
        <w:tc>
          <w:tcPr>
            <w:tcW w:w="1067" w:type="dxa"/>
            <w:vAlign w:val="center"/>
          </w:tcPr>
          <w:p w14:paraId="3CBA5585">
            <w:pPr>
              <w:snapToGrid w:val="0"/>
              <w:spacing w:before="70" w:after="70" w:line="240" w:lineRule="auto"/>
              <w:ind w:firstLine="0"/>
              <w:jc w:val="center"/>
              <w:rPr>
                <w:sz w:val="21"/>
              </w:rPr>
            </w:pPr>
            <w:r>
              <w:rPr>
                <w:sz w:val="21"/>
                <w:szCs w:val="21"/>
              </w:rPr>
              <w:t>是</w:t>
            </w:r>
          </w:p>
        </w:tc>
        <w:tc>
          <w:tcPr>
            <w:tcW w:w="2335" w:type="dxa"/>
            <w:vAlign w:val="center"/>
          </w:tcPr>
          <w:p w14:paraId="536F9ED1">
            <w:pPr>
              <w:snapToGrid w:val="0"/>
              <w:spacing w:before="70" w:after="70" w:line="240" w:lineRule="auto"/>
              <w:ind w:firstLine="0"/>
              <w:jc w:val="center"/>
              <w:rPr>
                <w:sz w:val="21"/>
              </w:rPr>
            </w:pPr>
            <w:r>
              <w:rPr>
                <w:sz w:val="21"/>
                <w:szCs w:val="21"/>
              </w:rPr>
              <w:t>低（需甲方确认）</w:t>
            </w:r>
          </w:p>
        </w:tc>
      </w:tr>
      <w:tr w14:paraId="337A0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345D05E">
            <w:pPr>
              <w:snapToGrid w:val="0"/>
              <w:spacing w:before="70" w:after="70" w:line="240" w:lineRule="auto"/>
              <w:ind w:firstLine="0"/>
              <w:jc w:val="center"/>
              <w:rPr>
                <w:sz w:val="21"/>
              </w:rPr>
            </w:pPr>
            <w:r>
              <w:rPr>
                <w:sz w:val="21"/>
                <w:szCs w:val="21"/>
              </w:rPr>
              <w:t>第二阶段</w:t>
            </w:r>
          </w:p>
        </w:tc>
        <w:tc>
          <w:tcPr>
            <w:tcW w:w="3216" w:type="dxa"/>
            <w:vAlign w:val="center"/>
          </w:tcPr>
          <w:p w14:paraId="38578D7A">
            <w:pPr>
              <w:snapToGrid w:val="0"/>
              <w:spacing w:before="70" w:after="70" w:line="240" w:lineRule="auto"/>
              <w:ind w:firstLine="0"/>
              <w:jc w:val="left"/>
              <w:rPr>
                <w:sz w:val="21"/>
              </w:rPr>
            </w:pPr>
            <w:r>
              <w:rPr>
                <w:sz w:val="21"/>
                <w:szCs w:val="21"/>
              </w:rPr>
              <w:t>技术研究、装备研发与标定</w:t>
            </w:r>
          </w:p>
        </w:tc>
        <w:tc>
          <w:tcPr>
            <w:tcW w:w="1491" w:type="dxa"/>
            <w:vAlign w:val="center"/>
          </w:tcPr>
          <w:p w14:paraId="11DB474E">
            <w:pPr>
              <w:snapToGrid w:val="0"/>
              <w:spacing w:before="70" w:after="70" w:line="240" w:lineRule="auto"/>
              <w:ind w:firstLine="0"/>
              <w:jc w:val="center"/>
              <w:rPr>
                <w:sz w:val="21"/>
              </w:rPr>
            </w:pPr>
            <w:r>
              <w:rPr>
                <w:sz w:val="21"/>
                <w:szCs w:val="21"/>
              </w:rPr>
              <w:t>第 4</w:t>
            </w:r>
            <w:r>
              <w:rPr>
                <w:rFonts w:hint="eastAsia"/>
                <w:sz w:val="21"/>
                <w:szCs w:val="21"/>
              </w:rPr>
              <w:t>-</w:t>
            </w:r>
            <w:r>
              <w:rPr>
                <w:sz w:val="21"/>
                <w:szCs w:val="21"/>
              </w:rPr>
              <w:t>8 月</w:t>
            </w:r>
          </w:p>
        </w:tc>
        <w:tc>
          <w:tcPr>
            <w:tcW w:w="1067" w:type="dxa"/>
            <w:vAlign w:val="center"/>
          </w:tcPr>
          <w:p w14:paraId="244B47D7">
            <w:pPr>
              <w:snapToGrid w:val="0"/>
              <w:spacing w:before="70" w:after="70" w:line="240" w:lineRule="auto"/>
              <w:ind w:firstLine="0"/>
              <w:jc w:val="center"/>
              <w:rPr>
                <w:sz w:val="21"/>
              </w:rPr>
            </w:pPr>
            <w:r>
              <w:rPr>
                <w:sz w:val="21"/>
                <w:szCs w:val="21"/>
              </w:rPr>
              <w:t>是</w:t>
            </w:r>
          </w:p>
        </w:tc>
        <w:tc>
          <w:tcPr>
            <w:tcW w:w="2335" w:type="dxa"/>
            <w:vAlign w:val="center"/>
          </w:tcPr>
          <w:p w14:paraId="770FC809">
            <w:pPr>
              <w:snapToGrid w:val="0"/>
              <w:spacing w:before="70" w:after="70" w:line="240" w:lineRule="auto"/>
              <w:ind w:firstLine="0"/>
              <w:jc w:val="center"/>
              <w:rPr>
                <w:sz w:val="21"/>
              </w:rPr>
            </w:pPr>
            <w:r>
              <w:rPr>
                <w:sz w:val="21"/>
                <w:szCs w:val="21"/>
              </w:rPr>
              <w:t>中（可增加并行工位）</w:t>
            </w:r>
          </w:p>
        </w:tc>
      </w:tr>
      <w:tr w14:paraId="3F556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6B384976">
            <w:pPr>
              <w:snapToGrid w:val="0"/>
              <w:spacing w:before="70" w:after="70" w:line="240" w:lineRule="auto"/>
              <w:ind w:firstLine="0"/>
              <w:jc w:val="center"/>
              <w:rPr>
                <w:sz w:val="21"/>
              </w:rPr>
            </w:pPr>
            <w:r>
              <w:rPr>
                <w:sz w:val="21"/>
                <w:szCs w:val="21"/>
              </w:rPr>
              <w:t>第三阶段</w:t>
            </w:r>
          </w:p>
        </w:tc>
        <w:tc>
          <w:tcPr>
            <w:tcW w:w="3216" w:type="dxa"/>
            <w:vAlign w:val="center"/>
          </w:tcPr>
          <w:p w14:paraId="696713A0">
            <w:pPr>
              <w:snapToGrid w:val="0"/>
              <w:spacing w:before="70" w:after="70" w:line="240" w:lineRule="auto"/>
              <w:ind w:firstLine="0"/>
              <w:jc w:val="left"/>
              <w:rPr>
                <w:sz w:val="21"/>
              </w:rPr>
            </w:pPr>
            <w:r>
              <w:rPr>
                <w:sz w:val="21"/>
                <w:szCs w:val="21"/>
              </w:rPr>
              <w:t>三站现场测量与建模</w:t>
            </w:r>
          </w:p>
        </w:tc>
        <w:tc>
          <w:tcPr>
            <w:tcW w:w="1491" w:type="dxa"/>
            <w:vAlign w:val="center"/>
          </w:tcPr>
          <w:p w14:paraId="3268C05C">
            <w:pPr>
              <w:snapToGrid w:val="0"/>
              <w:spacing w:before="70" w:after="70" w:line="240" w:lineRule="auto"/>
              <w:ind w:firstLine="0"/>
              <w:jc w:val="center"/>
              <w:rPr>
                <w:sz w:val="21"/>
              </w:rPr>
            </w:pPr>
            <w:r>
              <w:rPr>
                <w:sz w:val="21"/>
                <w:szCs w:val="21"/>
              </w:rPr>
              <w:t>第 5</w:t>
            </w:r>
            <w:r>
              <w:rPr>
                <w:rFonts w:hint="eastAsia"/>
                <w:sz w:val="21"/>
                <w:szCs w:val="21"/>
              </w:rPr>
              <w:t>-</w:t>
            </w:r>
            <w:r>
              <w:rPr>
                <w:sz w:val="21"/>
                <w:szCs w:val="21"/>
              </w:rPr>
              <w:t>10 月</w:t>
            </w:r>
          </w:p>
        </w:tc>
        <w:tc>
          <w:tcPr>
            <w:tcW w:w="1067" w:type="dxa"/>
            <w:vAlign w:val="center"/>
          </w:tcPr>
          <w:p w14:paraId="77A85E16">
            <w:pPr>
              <w:snapToGrid w:val="0"/>
              <w:spacing w:before="70" w:after="70" w:line="240" w:lineRule="auto"/>
              <w:ind w:firstLine="0"/>
              <w:jc w:val="center"/>
              <w:rPr>
                <w:sz w:val="21"/>
              </w:rPr>
            </w:pPr>
            <w:r>
              <w:rPr>
                <w:sz w:val="21"/>
                <w:szCs w:val="21"/>
              </w:rPr>
              <w:t>是</w:t>
            </w:r>
          </w:p>
        </w:tc>
        <w:tc>
          <w:tcPr>
            <w:tcW w:w="2335" w:type="dxa"/>
            <w:vAlign w:val="center"/>
          </w:tcPr>
          <w:p w14:paraId="112E7BF0">
            <w:pPr>
              <w:snapToGrid w:val="0"/>
              <w:spacing w:before="70" w:after="70" w:line="240" w:lineRule="auto"/>
              <w:ind w:firstLine="0"/>
              <w:jc w:val="center"/>
              <w:rPr>
                <w:sz w:val="21"/>
              </w:rPr>
            </w:pPr>
            <w:r>
              <w:rPr>
                <w:sz w:val="21"/>
                <w:szCs w:val="21"/>
              </w:rPr>
              <w:t>低（受窗口约束）</w:t>
            </w:r>
          </w:p>
        </w:tc>
      </w:tr>
      <w:tr w14:paraId="4C078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AADC5CA">
            <w:pPr>
              <w:snapToGrid w:val="0"/>
              <w:spacing w:before="70" w:after="70" w:line="240" w:lineRule="auto"/>
              <w:ind w:firstLine="0"/>
              <w:jc w:val="center"/>
              <w:rPr>
                <w:sz w:val="21"/>
              </w:rPr>
            </w:pPr>
            <w:r>
              <w:rPr>
                <w:sz w:val="21"/>
                <w:szCs w:val="21"/>
              </w:rPr>
              <w:t>第四阶段</w:t>
            </w:r>
          </w:p>
        </w:tc>
        <w:tc>
          <w:tcPr>
            <w:tcW w:w="3216" w:type="dxa"/>
            <w:vAlign w:val="center"/>
          </w:tcPr>
          <w:p w14:paraId="0789AAD5">
            <w:pPr>
              <w:snapToGrid w:val="0"/>
              <w:spacing w:before="70" w:after="70" w:line="240" w:lineRule="auto"/>
              <w:ind w:firstLine="0"/>
              <w:jc w:val="left"/>
              <w:rPr>
                <w:sz w:val="21"/>
              </w:rPr>
            </w:pPr>
            <w:r>
              <w:rPr>
                <w:sz w:val="21"/>
                <w:szCs w:val="21"/>
              </w:rPr>
              <w:t>软件平台开发与试运行</w:t>
            </w:r>
          </w:p>
        </w:tc>
        <w:tc>
          <w:tcPr>
            <w:tcW w:w="1491" w:type="dxa"/>
            <w:vAlign w:val="center"/>
          </w:tcPr>
          <w:p w14:paraId="476B55B1">
            <w:pPr>
              <w:snapToGrid w:val="0"/>
              <w:spacing w:before="70" w:after="70" w:line="240" w:lineRule="auto"/>
              <w:ind w:firstLine="0"/>
              <w:jc w:val="center"/>
              <w:rPr>
                <w:sz w:val="21"/>
              </w:rPr>
            </w:pPr>
            <w:r>
              <w:rPr>
                <w:sz w:val="21"/>
                <w:szCs w:val="21"/>
              </w:rPr>
              <w:t>第 5</w:t>
            </w:r>
            <w:r>
              <w:rPr>
                <w:rFonts w:hint="eastAsia"/>
                <w:sz w:val="21"/>
                <w:szCs w:val="21"/>
              </w:rPr>
              <w:t>-</w:t>
            </w:r>
            <w:r>
              <w:rPr>
                <w:sz w:val="21"/>
                <w:szCs w:val="21"/>
              </w:rPr>
              <w:t>11 月</w:t>
            </w:r>
          </w:p>
        </w:tc>
        <w:tc>
          <w:tcPr>
            <w:tcW w:w="1067" w:type="dxa"/>
            <w:vAlign w:val="center"/>
          </w:tcPr>
          <w:p w14:paraId="7BC3367F">
            <w:pPr>
              <w:snapToGrid w:val="0"/>
              <w:spacing w:before="70" w:after="70" w:line="240" w:lineRule="auto"/>
              <w:ind w:firstLine="0"/>
              <w:jc w:val="center"/>
              <w:rPr>
                <w:sz w:val="21"/>
              </w:rPr>
            </w:pPr>
            <w:r>
              <w:rPr>
                <w:sz w:val="21"/>
                <w:szCs w:val="21"/>
              </w:rPr>
              <w:t>否</w:t>
            </w:r>
          </w:p>
        </w:tc>
        <w:tc>
          <w:tcPr>
            <w:tcW w:w="2335" w:type="dxa"/>
            <w:vAlign w:val="center"/>
          </w:tcPr>
          <w:p w14:paraId="0B0EA61E">
            <w:pPr>
              <w:snapToGrid w:val="0"/>
              <w:spacing w:before="70" w:after="70" w:line="240" w:lineRule="auto"/>
              <w:ind w:firstLine="0"/>
              <w:jc w:val="center"/>
              <w:rPr>
                <w:sz w:val="21"/>
              </w:rPr>
            </w:pPr>
            <w:r>
              <w:rPr>
                <w:sz w:val="21"/>
                <w:szCs w:val="21"/>
              </w:rPr>
              <w:t>高（可与现场并行）</w:t>
            </w:r>
          </w:p>
        </w:tc>
      </w:tr>
      <w:tr w14:paraId="00C9A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8392482">
            <w:pPr>
              <w:snapToGrid w:val="0"/>
              <w:spacing w:before="70" w:after="70" w:line="240" w:lineRule="auto"/>
              <w:ind w:firstLine="0"/>
              <w:jc w:val="center"/>
              <w:rPr>
                <w:sz w:val="21"/>
              </w:rPr>
            </w:pPr>
            <w:r>
              <w:rPr>
                <w:sz w:val="21"/>
                <w:szCs w:val="21"/>
              </w:rPr>
              <w:t>第五阶段</w:t>
            </w:r>
          </w:p>
        </w:tc>
        <w:tc>
          <w:tcPr>
            <w:tcW w:w="3216" w:type="dxa"/>
            <w:vAlign w:val="center"/>
          </w:tcPr>
          <w:p w14:paraId="233A82B1">
            <w:pPr>
              <w:snapToGrid w:val="0"/>
              <w:spacing w:before="70" w:after="70" w:line="240" w:lineRule="auto"/>
              <w:ind w:firstLine="0"/>
              <w:jc w:val="left"/>
              <w:rPr>
                <w:sz w:val="21"/>
              </w:rPr>
            </w:pPr>
            <w:r>
              <w:rPr>
                <w:sz w:val="21"/>
                <w:szCs w:val="21"/>
              </w:rPr>
              <w:t>成果整理、验收与移交</w:t>
            </w:r>
          </w:p>
        </w:tc>
        <w:tc>
          <w:tcPr>
            <w:tcW w:w="1491" w:type="dxa"/>
            <w:vAlign w:val="center"/>
          </w:tcPr>
          <w:p w14:paraId="16B4969F">
            <w:pPr>
              <w:snapToGrid w:val="0"/>
              <w:spacing w:before="70" w:after="70" w:line="240" w:lineRule="auto"/>
              <w:ind w:firstLine="0"/>
              <w:jc w:val="center"/>
              <w:rPr>
                <w:sz w:val="21"/>
              </w:rPr>
            </w:pPr>
            <w:r>
              <w:rPr>
                <w:sz w:val="21"/>
                <w:szCs w:val="21"/>
              </w:rPr>
              <w:t>第 11</w:t>
            </w:r>
            <w:r>
              <w:rPr>
                <w:rFonts w:hint="eastAsia"/>
                <w:sz w:val="21"/>
                <w:szCs w:val="21"/>
              </w:rPr>
              <w:t>-</w:t>
            </w:r>
            <w:r>
              <w:rPr>
                <w:sz w:val="21"/>
                <w:szCs w:val="21"/>
              </w:rPr>
              <w:t>12 月</w:t>
            </w:r>
          </w:p>
        </w:tc>
        <w:tc>
          <w:tcPr>
            <w:tcW w:w="1067" w:type="dxa"/>
            <w:vAlign w:val="center"/>
          </w:tcPr>
          <w:p w14:paraId="29030ED4">
            <w:pPr>
              <w:snapToGrid w:val="0"/>
              <w:spacing w:before="70" w:after="70" w:line="240" w:lineRule="auto"/>
              <w:ind w:firstLine="0"/>
              <w:jc w:val="center"/>
              <w:rPr>
                <w:sz w:val="21"/>
              </w:rPr>
            </w:pPr>
            <w:r>
              <w:rPr>
                <w:sz w:val="21"/>
                <w:szCs w:val="21"/>
              </w:rPr>
              <w:t>是</w:t>
            </w:r>
          </w:p>
        </w:tc>
        <w:tc>
          <w:tcPr>
            <w:tcW w:w="2335" w:type="dxa"/>
            <w:vAlign w:val="center"/>
          </w:tcPr>
          <w:p w14:paraId="755CB646">
            <w:pPr>
              <w:snapToGrid w:val="0"/>
              <w:spacing w:before="70" w:after="70" w:line="240" w:lineRule="auto"/>
              <w:ind w:firstLine="0"/>
              <w:jc w:val="center"/>
              <w:rPr>
                <w:sz w:val="21"/>
              </w:rPr>
            </w:pPr>
            <w:r>
              <w:rPr>
                <w:sz w:val="21"/>
                <w:szCs w:val="21"/>
              </w:rPr>
              <w:t>中（前置准备可压缩）</w:t>
            </w:r>
          </w:p>
        </w:tc>
      </w:tr>
    </w:tbl>
    <w:p w14:paraId="52C317D2">
      <w:pPr>
        <w:spacing w:line="240" w:lineRule="auto"/>
      </w:pPr>
    </w:p>
    <w:p w14:paraId="2175AF9B">
      <w:r>
        <w:t>进度可行性还依赖于窗口期预判：我方在合同签订后即与甲方确认三站岁修计划，据此排定驻场顺序；若窗口发生调整，按</w:t>
      </w:r>
      <w:r>
        <w:rPr>
          <w:rFonts w:hint="eastAsia"/>
        </w:rPr>
        <w:t>“</w:t>
      </w:r>
      <w:r>
        <w:t>窗口互换、资源不动</w:t>
      </w:r>
      <w:r>
        <w:rPr>
          <w:rFonts w:hint="eastAsia"/>
        </w:rPr>
        <w:t>”</w:t>
      </w:r>
      <w:r>
        <w:t>原则重排，即人员装备不撤离、直接转场至下一可用电站，把窗口变化的影响限制在单个电站内部。</w:t>
      </w:r>
    </w:p>
    <w:p w14:paraId="3ADE83DB">
      <w:pPr>
        <w:pStyle w:val="5"/>
      </w:pPr>
      <w:bookmarkStart w:id="34" w:name="_Toc16916"/>
      <w:r>
        <w:rPr>
          <w:szCs w:val="32"/>
        </w:rPr>
        <w:t>1.3.5 经济可行性</w:t>
      </w:r>
      <w:bookmarkEnd w:id="34"/>
    </w:p>
    <w:p w14:paraId="05754B65">
      <w:r>
        <w:t>经济性讨论容易被简化为报价高低，但对运行单位而言，真正的成本发生在成果被使用的十几年里。本项目交付的不只是一次测量成果，而是一套可以逐年复用、逐年比对的数据基准。如果每一年都从零开始测量、每一年的数据都无法与上一年对应，那么单次报价再低，累计成本也会很高。方案在数据组织上坚持</w:t>
      </w:r>
      <w:r>
        <w:rPr>
          <w:rFonts w:hint="eastAsia"/>
        </w:rPr>
        <w:t>“</w:t>
      </w:r>
      <w:r>
        <w:t>一任务一目录、原始数据全量交付、标定参数随数据同存</w:t>
      </w:r>
      <w:r>
        <w:rPr>
          <w:rFonts w:hint="eastAsia"/>
        </w:rPr>
        <w:t>”</w:t>
      </w:r>
      <w:r>
        <w:t>，目的正是让第二年的工作可以站在第一年的成果上继续，而不是重新起炉灶。</w:t>
      </w:r>
    </w:p>
    <w:p w14:paraId="7FDA0534">
      <w:r>
        <w:t>从投入结构看，装备研制部分是一次性投入，现场实施部分随窗口期发生。把有限的一次性投入放在</w:t>
      </w:r>
      <w:r>
        <w:rPr>
          <w:rFonts w:hint="eastAsia"/>
        </w:rPr>
        <w:t>“</w:t>
      </w:r>
      <w:r>
        <w:t>可复用的平台</w:t>
      </w:r>
      <w:r>
        <w:rPr>
          <w:rFonts w:hint="eastAsia"/>
        </w:rPr>
        <w:t>”</w:t>
      </w:r>
      <w:r>
        <w:t>上，比放在</w:t>
      </w:r>
      <w:r>
        <w:rPr>
          <w:rFonts w:hint="eastAsia"/>
        </w:rPr>
        <w:t>“</w:t>
      </w:r>
      <w:r>
        <w:t>针对单孔的专用工装</w:t>
      </w:r>
      <w:r>
        <w:rPr>
          <w:rFonts w:hint="eastAsia"/>
        </w:rPr>
        <w:t>”</w:t>
      </w:r>
      <w:r>
        <w:t>上更划算：统一测量内核加两类终端的设计，使三座电站不必各研制一套系统；履带式 AGV 统一底盘加场景套件的思路，使三种坡度不必各做一台车。这些选择在研制阶段多花了设计精力，却在后续的运输、备件、培训和维修环节持续节省。</w:t>
      </w:r>
    </w:p>
    <w:p w14:paraId="6A069FD6">
      <w:r>
        <w:t>成本风险主要来自三类不确定性：窗口期变化导致的窝工、返工导致的重复作业、备件不到位导致的停机。方案对这三类风险分别设置了错峰转场、过程质检前置和双源备件三项措施，把不可控成本转化为可控成本。需要说明的是，这些措施本身也有成本，因此方案并未追求</w:t>
      </w:r>
      <w:r>
        <w:rPr>
          <w:rFonts w:hint="eastAsia"/>
        </w:rPr>
        <w:t>“</w:t>
      </w:r>
      <w:r>
        <w:t>零风险</w:t>
      </w:r>
      <w:r>
        <w:rPr>
          <w:rFonts w:hint="eastAsia"/>
        </w:rPr>
        <w:t>”</w:t>
      </w:r>
      <w:r>
        <w:t>，而是在风险成本与防控成本之间取一个合理平衡点</w:t>
      </w:r>
      <w:r>
        <w:rPr>
          <w:rFonts w:hint="eastAsia"/>
        </w:rPr>
        <w:t>--</w:t>
      </w:r>
      <w:r>
        <w:t>这一点在报价测算中已经体现。</w:t>
      </w:r>
    </w:p>
    <w:p w14:paraId="1B2ED000">
      <w:r>
        <w:t>本方案以</w:t>
      </w:r>
      <w:r>
        <w:rPr>
          <w:rFonts w:hint="eastAsia"/>
        </w:rPr>
        <w:t>“</w:t>
      </w:r>
      <w:r>
        <w:t>一套平台、三种构型</w:t>
      </w:r>
      <w:r>
        <w:rPr>
          <w:rFonts w:hint="eastAsia"/>
        </w:rPr>
        <w:t>”</w:t>
      </w:r>
      <w:r>
        <w:t>避免重复研制，以</w:t>
      </w:r>
      <w:r>
        <w:rPr>
          <w:rFonts w:hint="eastAsia"/>
        </w:rPr>
        <w:t>“</w:t>
      </w:r>
      <w:r>
        <w:t>一次测量、多类产品</w:t>
      </w:r>
      <w:r>
        <w:rPr>
          <w:rFonts w:hint="eastAsia"/>
        </w:rPr>
        <w:t>”</w:t>
      </w:r>
      <w:r>
        <w:t>提高数据复用率，以</w:t>
      </w:r>
      <w:r>
        <w:rPr>
          <w:rFonts w:hint="eastAsia"/>
        </w:rPr>
        <w:t>“</w:t>
      </w:r>
      <w:r>
        <w:t>自动出报</w:t>
      </w:r>
      <w:r>
        <w:rPr>
          <w:rFonts w:hint="eastAsia"/>
        </w:rPr>
        <w:t>”</w:t>
      </w:r>
      <w:r>
        <w:t>降低人工成本。装备研制以国内成熟部件集成创新为主，关键部件采用国产主流品牌试制，成本可控，报价具备竞争力。</w:t>
      </w:r>
    </w:p>
    <w:p w14:paraId="6DEE621E">
      <w:pPr>
        <w:pStyle w:val="6"/>
      </w:pPr>
      <w:r>
        <w:rPr>
          <w:szCs w:val="32"/>
        </w:rPr>
        <w:t>1.3.5.1 成本构成与控制要点</w:t>
      </w:r>
    </w:p>
    <w:tbl>
      <w:tblPr>
        <w:tblStyle w:val="32"/>
        <w:tblW w:w="886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3066"/>
        <w:gridCol w:w="983"/>
        <w:gridCol w:w="3216"/>
      </w:tblGrid>
      <w:tr w14:paraId="61A74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6D371C18">
            <w:pPr>
              <w:snapToGrid w:val="0"/>
              <w:spacing w:before="70" w:after="70" w:line="240" w:lineRule="auto"/>
              <w:ind w:firstLine="0"/>
              <w:jc w:val="center"/>
              <w:rPr>
                <w:b/>
                <w:sz w:val="21"/>
              </w:rPr>
            </w:pPr>
            <w:r>
              <w:rPr>
                <w:b/>
                <w:sz w:val="21"/>
                <w:szCs w:val="21"/>
              </w:rPr>
              <w:t>成本项</w:t>
            </w:r>
          </w:p>
        </w:tc>
        <w:tc>
          <w:tcPr>
            <w:tcW w:w="3066" w:type="dxa"/>
            <w:shd w:val="clear" w:color="auto" w:fill="E7E6E6"/>
            <w:vAlign w:val="center"/>
          </w:tcPr>
          <w:p w14:paraId="763DC704">
            <w:pPr>
              <w:snapToGrid w:val="0"/>
              <w:spacing w:before="70" w:after="70" w:line="240" w:lineRule="auto"/>
              <w:ind w:firstLine="0"/>
              <w:jc w:val="center"/>
              <w:rPr>
                <w:b/>
                <w:sz w:val="21"/>
              </w:rPr>
            </w:pPr>
            <w:r>
              <w:rPr>
                <w:b/>
                <w:sz w:val="21"/>
                <w:szCs w:val="21"/>
              </w:rPr>
              <w:t>主要内容</w:t>
            </w:r>
          </w:p>
        </w:tc>
        <w:tc>
          <w:tcPr>
            <w:tcW w:w="983" w:type="dxa"/>
            <w:shd w:val="clear" w:color="auto" w:fill="E7E6E6"/>
            <w:vAlign w:val="center"/>
          </w:tcPr>
          <w:p w14:paraId="3B08DFDC">
            <w:pPr>
              <w:snapToGrid w:val="0"/>
              <w:spacing w:before="70" w:after="70" w:line="240" w:lineRule="auto"/>
              <w:ind w:firstLine="0"/>
              <w:jc w:val="center"/>
              <w:rPr>
                <w:b/>
                <w:sz w:val="21"/>
                <w:szCs w:val="21"/>
              </w:rPr>
            </w:pPr>
            <w:r>
              <w:rPr>
                <w:b/>
                <w:sz w:val="21"/>
                <w:szCs w:val="21"/>
              </w:rPr>
              <w:t>占比</w:t>
            </w:r>
          </w:p>
          <w:p w14:paraId="5E80DB0E">
            <w:pPr>
              <w:snapToGrid w:val="0"/>
              <w:spacing w:before="70" w:after="70" w:line="240" w:lineRule="auto"/>
              <w:ind w:firstLine="0"/>
              <w:jc w:val="center"/>
              <w:rPr>
                <w:b/>
                <w:sz w:val="21"/>
              </w:rPr>
            </w:pPr>
            <w:r>
              <w:rPr>
                <w:b/>
                <w:sz w:val="21"/>
                <w:szCs w:val="21"/>
              </w:rPr>
              <w:t>（估）</w:t>
            </w:r>
          </w:p>
        </w:tc>
        <w:tc>
          <w:tcPr>
            <w:tcW w:w="3216" w:type="dxa"/>
            <w:shd w:val="clear" w:color="auto" w:fill="E7E6E6"/>
            <w:vAlign w:val="center"/>
          </w:tcPr>
          <w:p w14:paraId="106083A7">
            <w:pPr>
              <w:snapToGrid w:val="0"/>
              <w:spacing w:before="70" w:after="70" w:line="240" w:lineRule="auto"/>
              <w:ind w:firstLine="0"/>
              <w:jc w:val="center"/>
              <w:rPr>
                <w:b/>
                <w:sz w:val="21"/>
              </w:rPr>
            </w:pPr>
            <w:r>
              <w:rPr>
                <w:b/>
                <w:sz w:val="21"/>
                <w:szCs w:val="21"/>
              </w:rPr>
              <w:t>控制要点</w:t>
            </w:r>
          </w:p>
        </w:tc>
      </w:tr>
      <w:tr w14:paraId="19CE8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AAD0C70">
            <w:pPr>
              <w:snapToGrid w:val="0"/>
              <w:spacing w:before="70" w:after="70" w:line="240" w:lineRule="auto"/>
              <w:ind w:firstLine="0"/>
              <w:jc w:val="center"/>
              <w:rPr>
                <w:sz w:val="21"/>
              </w:rPr>
            </w:pPr>
            <w:r>
              <w:rPr>
                <w:sz w:val="21"/>
                <w:szCs w:val="21"/>
              </w:rPr>
              <w:t>人力成本</w:t>
            </w:r>
          </w:p>
        </w:tc>
        <w:tc>
          <w:tcPr>
            <w:tcW w:w="3066" w:type="dxa"/>
            <w:vAlign w:val="center"/>
          </w:tcPr>
          <w:p w14:paraId="0BC321E5">
            <w:pPr>
              <w:snapToGrid w:val="0"/>
              <w:spacing w:before="70" w:after="70" w:line="240" w:lineRule="auto"/>
              <w:ind w:firstLine="0"/>
              <w:jc w:val="left"/>
              <w:rPr>
                <w:sz w:val="21"/>
              </w:rPr>
            </w:pPr>
            <w:r>
              <w:rPr>
                <w:sz w:val="21"/>
                <w:szCs w:val="21"/>
              </w:rPr>
              <w:t>研发、现场、数据处理、质检</w:t>
            </w:r>
          </w:p>
        </w:tc>
        <w:tc>
          <w:tcPr>
            <w:tcW w:w="983" w:type="dxa"/>
            <w:vAlign w:val="center"/>
          </w:tcPr>
          <w:p w14:paraId="57F815AC">
            <w:pPr>
              <w:snapToGrid w:val="0"/>
              <w:spacing w:before="70" w:after="70" w:line="240" w:lineRule="auto"/>
              <w:ind w:firstLine="0"/>
              <w:jc w:val="center"/>
              <w:rPr>
                <w:sz w:val="21"/>
              </w:rPr>
            </w:pPr>
            <w:r>
              <w:rPr>
                <w:sz w:val="21"/>
                <w:szCs w:val="21"/>
              </w:rPr>
              <w:t>约 40%</w:t>
            </w:r>
          </w:p>
        </w:tc>
        <w:tc>
          <w:tcPr>
            <w:tcW w:w="3216" w:type="dxa"/>
            <w:vAlign w:val="center"/>
          </w:tcPr>
          <w:p w14:paraId="63644C43">
            <w:pPr>
              <w:snapToGrid w:val="0"/>
              <w:spacing w:before="70" w:after="70" w:line="240" w:lineRule="auto"/>
              <w:ind w:firstLine="0"/>
              <w:jc w:val="left"/>
              <w:rPr>
                <w:sz w:val="21"/>
              </w:rPr>
            </w:pPr>
            <w:r>
              <w:rPr>
                <w:sz w:val="21"/>
                <w:szCs w:val="21"/>
              </w:rPr>
              <w:t>关键岗位精简高效、后台集中处理</w:t>
            </w:r>
          </w:p>
        </w:tc>
      </w:tr>
      <w:tr w14:paraId="1BA5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23DB8215">
            <w:pPr>
              <w:snapToGrid w:val="0"/>
              <w:spacing w:before="70" w:after="70" w:line="240" w:lineRule="auto"/>
              <w:ind w:firstLine="0"/>
              <w:jc w:val="center"/>
              <w:rPr>
                <w:sz w:val="21"/>
              </w:rPr>
            </w:pPr>
            <w:r>
              <w:rPr>
                <w:sz w:val="21"/>
                <w:szCs w:val="21"/>
              </w:rPr>
              <w:t>装备与材料</w:t>
            </w:r>
          </w:p>
        </w:tc>
        <w:tc>
          <w:tcPr>
            <w:tcW w:w="3066" w:type="dxa"/>
            <w:vAlign w:val="center"/>
          </w:tcPr>
          <w:p w14:paraId="371A17D3">
            <w:pPr>
              <w:snapToGrid w:val="0"/>
              <w:spacing w:before="70" w:after="70" w:line="240" w:lineRule="auto"/>
              <w:ind w:firstLine="0"/>
              <w:jc w:val="left"/>
              <w:rPr>
                <w:sz w:val="21"/>
              </w:rPr>
            </w:pPr>
            <w:r>
              <w:rPr>
                <w:sz w:val="21"/>
                <w:szCs w:val="21"/>
              </w:rPr>
              <w:t>相机、镜头、光源、结构件、载具、工控机</w:t>
            </w:r>
          </w:p>
        </w:tc>
        <w:tc>
          <w:tcPr>
            <w:tcW w:w="983" w:type="dxa"/>
            <w:vAlign w:val="center"/>
          </w:tcPr>
          <w:p w14:paraId="7F10DC54">
            <w:pPr>
              <w:snapToGrid w:val="0"/>
              <w:spacing w:before="70" w:after="70" w:line="240" w:lineRule="auto"/>
              <w:ind w:firstLine="0"/>
              <w:jc w:val="center"/>
              <w:rPr>
                <w:sz w:val="21"/>
              </w:rPr>
            </w:pPr>
            <w:r>
              <w:rPr>
                <w:sz w:val="21"/>
                <w:szCs w:val="21"/>
              </w:rPr>
              <w:t>约 30%</w:t>
            </w:r>
          </w:p>
        </w:tc>
        <w:tc>
          <w:tcPr>
            <w:tcW w:w="3216" w:type="dxa"/>
            <w:vAlign w:val="center"/>
          </w:tcPr>
          <w:p w14:paraId="44E18B2F">
            <w:pPr>
              <w:snapToGrid w:val="0"/>
              <w:spacing w:before="70" w:after="70" w:line="240" w:lineRule="auto"/>
              <w:ind w:firstLine="0"/>
              <w:jc w:val="left"/>
              <w:rPr>
                <w:sz w:val="21"/>
              </w:rPr>
            </w:pPr>
            <w:r>
              <w:rPr>
                <w:sz w:val="21"/>
                <w:szCs w:val="21"/>
              </w:rPr>
              <w:t>国产主流品牌、模块复用、一次投入多站使用</w:t>
            </w:r>
          </w:p>
        </w:tc>
      </w:tr>
      <w:tr w14:paraId="7DCF1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4C2C4FD">
            <w:pPr>
              <w:snapToGrid w:val="0"/>
              <w:spacing w:before="70" w:after="70" w:line="240" w:lineRule="auto"/>
              <w:ind w:firstLine="0"/>
              <w:jc w:val="center"/>
              <w:rPr>
                <w:sz w:val="21"/>
              </w:rPr>
            </w:pPr>
            <w:r>
              <w:rPr>
                <w:sz w:val="21"/>
                <w:szCs w:val="21"/>
              </w:rPr>
              <w:t>外协与差旅</w:t>
            </w:r>
          </w:p>
        </w:tc>
        <w:tc>
          <w:tcPr>
            <w:tcW w:w="3066" w:type="dxa"/>
            <w:vAlign w:val="center"/>
          </w:tcPr>
          <w:p w14:paraId="2F0BF01C">
            <w:pPr>
              <w:snapToGrid w:val="0"/>
              <w:spacing w:before="70" w:after="70" w:line="240" w:lineRule="auto"/>
              <w:ind w:firstLine="0"/>
              <w:jc w:val="left"/>
              <w:rPr>
                <w:sz w:val="21"/>
              </w:rPr>
            </w:pPr>
            <w:r>
              <w:rPr>
                <w:sz w:val="21"/>
                <w:szCs w:val="21"/>
              </w:rPr>
              <w:t>加工、标定、运输、驻场差旅</w:t>
            </w:r>
          </w:p>
        </w:tc>
        <w:tc>
          <w:tcPr>
            <w:tcW w:w="983" w:type="dxa"/>
            <w:vAlign w:val="center"/>
          </w:tcPr>
          <w:p w14:paraId="78071F9C">
            <w:pPr>
              <w:snapToGrid w:val="0"/>
              <w:spacing w:before="70" w:after="70" w:line="240" w:lineRule="auto"/>
              <w:ind w:firstLine="0"/>
              <w:jc w:val="center"/>
              <w:rPr>
                <w:sz w:val="21"/>
              </w:rPr>
            </w:pPr>
            <w:r>
              <w:rPr>
                <w:sz w:val="21"/>
                <w:szCs w:val="21"/>
              </w:rPr>
              <w:t>约 18%</w:t>
            </w:r>
          </w:p>
        </w:tc>
        <w:tc>
          <w:tcPr>
            <w:tcW w:w="3216" w:type="dxa"/>
            <w:vAlign w:val="center"/>
          </w:tcPr>
          <w:p w14:paraId="4454A1C7">
            <w:pPr>
              <w:snapToGrid w:val="0"/>
              <w:spacing w:before="70" w:after="70" w:line="240" w:lineRule="auto"/>
              <w:ind w:firstLine="0"/>
              <w:jc w:val="left"/>
              <w:rPr>
                <w:sz w:val="21"/>
              </w:rPr>
            </w:pPr>
            <w:r>
              <w:rPr>
                <w:sz w:val="21"/>
                <w:szCs w:val="21"/>
              </w:rPr>
              <w:t>就近加工、集中转场、减少往返</w:t>
            </w:r>
          </w:p>
        </w:tc>
      </w:tr>
      <w:tr w14:paraId="195CA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DB4E2AF">
            <w:pPr>
              <w:snapToGrid w:val="0"/>
              <w:spacing w:before="70" w:after="70" w:line="240" w:lineRule="auto"/>
              <w:ind w:firstLine="0"/>
              <w:jc w:val="center"/>
              <w:rPr>
                <w:sz w:val="21"/>
              </w:rPr>
            </w:pPr>
            <w:r>
              <w:rPr>
                <w:sz w:val="21"/>
                <w:szCs w:val="21"/>
              </w:rPr>
              <w:t>软件与算力</w:t>
            </w:r>
          </w:p>
        </w:tc>
        <w:tc>
          <w:tcPr>
            <w:tcW w:w="3066" w:type="dxa"/>
            <w:vAlign w:val="center"/>
          </w:tcPr>
          <w:p w14:paraId="6F691356">
            <w:pPr>
              <w:snapToGrid w:val="0"/>
              <w:spacing w:before="70" w:after="70" w:line="240" w:lineRule="auto"/>
              <w:ind w:firstLine="0"/>
              <w:jc w:val="left"/>
              <w:rPr>
                <w:sz w:val="21"/>
              </w:rPr>
            </w:pPr>
            <w:r>
              <w:rPr>
                <w:sz w:val="21"/>
                <w:szCs w:val="21"/>
              </w:rPr>
              <w:t>授权、云资源、存储</w:t>
            </w:r>
          </w:p>
        </w:tc>
        <w:tc>
          <w:tcPr>
            <w:tcW w:w="983" w:type="dxa"/>
            <w:vAlign w:val="center"/>
          </w:tcPr>
          <w:p w14:paraId="2D17BA30">
            <w:pPr>
              <w:snapToGrid w:val="0"/>
              <w:spacing w:before="70" w:after="70" w:line="240" w:lineRule="auto"/>
              <w:ind w:firstLine="0"/>
              <w:jc w:val="center"/>
              <w:rPr>
                <w:sz w:val="21"/>
              </w:rPr>
            </w:pPr>
            <w:r>
              <w:rPr>
                <w:sz w:val="21"/>
                <w:szCs w:val="21"/>
              </w:rPr>
              <w:t>约 7%</w:t>
            </w:r>
          </w:p>
        </w:tc>
        <w:tc>
          <w:tcPr>
            <w:tcW w:w="3216" w:type="dxa"/>
            <w:vAlign w:val="center"/>
          </w:tcPr>
          <w:p w14:paraId="024E854E">
            <w:pPr>
              <w:snapToGrid w:val="0"/>
              <w:spacing w:before="70" w:after="70" w:line="240" w:lineRule="auto"/>
              <w:ind w:firstLine="0"/>
              <w:jc w:val="left"/>
              <w:rPr>
                <w:sz w:val="21"/>
              </w:rPr>
            </w:pPr>
            <w:r>
              <w:rPr>
                <w:sz w:val="21"/>
                <w:szCs w:val="21"/>
              </w:rPr>
              <w:t>优先开源与自研、按需扩容</w:t>
            </w:r>
          </w:p>
        </w:tc>
      </w:tr>
      <w:tr w14:paraId="29C11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12A0179D">
            <w:pPr>
              <w:snapToGrid w:val="0"/>
              <w:spacing w:before="70" w:after="70" w:line="240" w:lineRule="auto"/>
              <w:ind w:firstLine="0"/>
              <w:jc w:val="center"/>
              <w:rPr>
                <w:sz w:val="21"/>
              </w:rPr>
            </w:pPr>
            <w:r>
              <w:rPr>
                <w:sz w:val="21"/>
                <w:szCs w:val="21"/>
              </w:rPr>
              <w:t>管理与风险金</w:t>
            </w:r>
          </w:p>
        </w:tc>
        <w:tc>
          <w:tcPr>
            <w:tcW w:w="3066" w:type="dxa"/>
            <w:vAlign w:val="center"/>
          </w:tcPr>
          <w:p w14:paraId="22B69C1B">
            <w:pPr>
              <w:snapToGrid w:val="0"/>
              <w:spacing w:before="70" w:after="70" w:line="240" w:lineRule="auto"/>
              <w:ind w:firstLine="0"/>
              <w:jc w:val="left"/>
              <w:rPr>
                <w:sz w:val="21"/>
              </w:rPr>
            </w:pPr>
            <w:r>
              <w:rPr>
                <w:sz w:val="21"/>
                <w:szCs w:val="21"/>
              </w:rPr>
              <w:t>项目管理、保险、不可预见费</w:t>
            </w:r>
          </w:p>
        </w:tc>
        <w:tc>
          <w:tcPr>
            <w:tcW w:w="983" w:type="dxa"/>
            <w:vAlign w:val="center"/>
          </w:tcPr>
          <w:p w14:paraId="528F88E1">
            <w:pPr>
              <w:snapToGrid w:val="0"/>
              <w:spacing w:before="70" w:after="70" w:line="240" w:lineRule="auto"/>
              <w:ind w:firstLine="0"/>
              <w:jc w:val="center"/>
              <w:rPr>
                <w:sz w:val="21"/>
              </w:rPr>
            </w:pPr>
            <w:r>
              <w:rPr>
                <w:sz w:val="21"/>
                <w:szCs w:val="21"/>
              </w:rPr>
              <w:t>约 5%</w:t>
            </w:r>
          </w:p>
        </w:tc>
        <w:tc>
          <w:tcPr>
            <w:tcW w:w="3216" w:type="dxa"/>
            <w:vAlign w:val="center"/>
          </w:tcPr>
          <w:p w14:paraId="67830E1B">
            <w:pPr>
              <w:snapToGrid w:val="0"/>
              <w:spacing w:before="70" w:after="70" w:line="240" w:lineRule="auto"/>
              <w:ind w:firstLine="0"/>
              <w:jc w:val="left"/>
              <w:rPr>
                <w:sz w:val="21"/>
              </w:rPr>
            </w:pPr>
            <w:r>
              <w:rPr>
                <w:sz w:val="21"/>
                <w:szCs w:val="21"/>
              </w:rPr>
              <w:t>按合同比例计提，专款专用</w:t>
            </w:r>
          </w:p>
        </w:tc>
      </w:tr>
    </w:tbl>
    <w:p w14:paraId="6EB61C1E">
      <w:pPr>
        <w:spacing w:line="240" w:lineRule="auto"/>
      </w:pPr>
    </w:p>
    <w:p w14:paraId="5B61930C">
      <w:pPr>
        <w:pStyle w:val="6"/>
      </w:pPr>
      <w:r>
        <w:rPr>
          <w:szCs w:val="32"/>
        </w:rPr>
        <w:t>1.3.5.2 投入产出与全寿命成本优势</w:t>
      </w:r>
    </w:p>
    <w:p w14:paraId="49531FC8">
      <w:r>
        <w:rPr>
          <w:rFonts w:hint="eastAsia"/>
        </w:rPr>
        <w:t>基于委托方视角，</w:t>
      </w:r>
      <w:r>
        <w:t>本</w:t>
      </w:r>
      <w:r>
        <w:rPr>
          <w:rFonts w:hint="eastAsia"/>
        </w:rPr>
        <w:t>研究</w:t>
      </w:r>
      <w:r>
        <w:t>方案的经济性不仅体现</w:t>
      </w:r>
      <w:r>
        <w:rPr>
          <w:rFonts w:hint="eastAsia"/>
        </w:rPr>
        <w:t>于</w:t>
      </w:r>
      <w:r>
        <w:t>合同价格</w:t>
      </w:r>
      <w:r>
        <w:rPr>
          <w:rFonts w:hint="eastAsia"/>
        </w:rPr>
        <w:t>维度</w:t>
      </w:r>
      <w:r>
        <w:t>，更</w:t>
      </w:r>
      <w:r>
        <w:rPr>
          <w:rFonts w:hint="eastAsia"/>
        </w:rPr>
        <w:t>凸显于</w:t>
      </w:r>
      <w:r>
        <w:t>全寿命</w:t>
      </w:r>
      <w:r>
        <w:rPr>
          <w:rFonts w:hint="eastAsia"/>
        </w:rPr>
        <w:t>周期</w:t>
      </w:r>
      <w:r>
        <w:t>成本</w:t>
      </w:r>
      <w:r>
        <w:rPr>
          <w:rFonts w:hint="eastAsia"/>
        </w:rPr>
        <w:t>层面</w:t>
      </w:r>
      <w:r>
        <w:t>：</w:t>
      </w:r>
      <w:r>
        <w:rPr>
          <w:rFonts w:hint="eastAsia"/>
        </w:rPr>
        <w:t>其一为“</w:t>
      </w:r>
      <w:r>
        <w:t>一次测量、多类</w:t>
      </w:r>
      <w:r>
        <w:rPr>
          <w:rFonts w:hint="eastAsia"/>
        </w:rPr>
        <w:t>产出”</w:t>
      </w:r>
      <w:r>
        <w:t>，</w:t>
      </w:r>
      <w:r>
        <w:rPr>
          <w:rFonts w:hint="eastAsia"/>
        </w:rPr>
        <w:t>单一</w:t>
      </w:r>
      <w:r>
        <w:t>原始数据</w:t>
      </w:r>
      <w:r>
        <w:rPr>
          <w:rFonts w:hint="eastAsia"/>
        </w:rPr>
        <w:t>集</w:t>
      </w:r>
      <w:r>
        <w:t>可生成</w:t>
      </w:r>
      <w:r>
        <w:rPr>
          <w:rFonts w:hint="eastAsia"/>
        </w:rPr>
        <w:t>检测</w:t>
      </w:r>
      <w:r>
        <w:t>报告、</w:t>
      </w:r>
      <w:r>
        <w:rPr>
          <w:rFonts w:hint="eastAsia"/>
        </w:rPr>
        <w:t>数据</w:t>
      </w:r>
      <w:r>
        <w:t>汇总表、云图、DWG</w:t>
      </w:r>
      <w:r>
        <w:rPr>
          <w:rFonts w:hint="eastAsia"/>
        </w:rPr>
        <w:t>格式</w:t>
      </w:r>
      <w:r>
        <w:t>记录图</w:t>
      </w:r>
      <w:r>
        <w:rPr>
          <w:rFonts w:hint="eastAsia"/>
        </w:rPr>
        <w:t>及</w:t>
      </w:r>
      <w:r>
        <w:t>汇报材料，</w:t>
      </w:r>
      <w:r>
        <w:rPr>
          <w:rFonts w:hint="eastAsia"/>
        </w:rPr>
        <w:t>可有效避免重复外业作业；其二为“</w:t>
      </w:r>
      <w:r>
        <w:t>跨年度</w:t>
      </w:r>
      <w:r>
        <w:rPr>
          <w:rFonts w:hint="eastAsia"/>
        </w:rPr>
        <w:t>可比性”</w:t>
      </w:r>
      <w:r>
        <w:t>，</w:t>
      </w:r>
      <w:r>
        <w:rPr>
          <w:rFonts w:hint="eastAsia"/>
        </w:rPr>
        <w:t>历史数据具备复用属性，逐年积累可构建冲磨演化数据库，减少重复普查工作量；其三为“自动化成果输出”，</w:t>
      </w:r>
      <w:r>
        <w:t>单孔成果整理工时由人工</w:t>
      </w:r>
      <w:r>
        <w:rPr>
          <w:rFonts w:hint="eastAsia"/>
        </w:rPr>
        <w:t>模式下</w:t>
      </w:r>
      <w:r>
        <w:t>的数十小时压缩至数小时，长期</w:t>
      </w:r>
      <w:r>
        <w:rPr>
          <w:rFonts w:hint="eastAsia"/>
        </w:rPr>
        <w:t>来看可</w:t>
      </w:r>
      <w:r>
        <w:t>显著降低单次检修</w:t>
      </w:r>
      <w:r>
        <w:rPr>
          <w:rFonts w:hint="eastAsia"/>
        </w:rPr>
        <w:t>周期内</w:t>
      </w:r>
      <w:r>
        <w:t>的检测成本。上述</w:t>
      </w:r>
      <w:r>
        <w:rPr>
          <w:rFonts w:hint="eastAsia"/>
        </w:rPr>
        <w:t>技术</w:t>
      </w:r>
      <w:r>
        <w:t>优势使</w:t>
      </w:r>
      <w:r>
        <w:rPr>
          <w:rFonts w:hint="eastAsia"/>
        </w:rPr>
        <w:t>本</w:t>
      </w:r>
      <w:r>
        <w:t>方案在同等报价</w:t>
      </w:r>
      <w:r>
        <w:rPr>
          <w:rFonts w:hint="eastAsia"/>
        </w:rPr>
        <w:t>条件下</w:t>
      </w:r>
      <w:r>
        <w:t>具备</w:t>
      </w:r>
      <w:r>
        <w:rPr>
          <w:rFonts w:hint="eastAsia"/>
        </w:rPr>
        <w:t>更优的</w:t>
      </w:r>
      <w:r>
        <w:t>性</w:t>
      </w:r>
      <w:r>
        <w:rPr>
          <w:rFonts w:hint="eastAsia"/>
        </w:rPr>
        <w:t>能</w:t>
      </w:r>
      <w:r>
        <w:t>价</w:t>
      </w:r>
      <w:r>
        <w:rPr>
          <w:rFonts w:hint="eastAsia"/>
        </w:rPr>
        <w:t>格比</w:t>
      </w:r>
      <w:r>
        <w:t>。</w:t>
      </w:r>
    </w:p>
    <w:p w14:paraId="14F70F21">
      <w:pPr>
        <w:pStyle w:val="5"/>
      </w:pPr>
      <w:bookmarkStart w:id="35" w:name="_Toc14373"/>
      <w:r>
        <w:rPr>
          <w:szCs w:val="32"/>
        </w:rPr>
        <w:t>1.3.6 安全与合规可行性</w:t>
      </w:r>
      <w:bookmarkEnd w:id="35"/>
    </w:p>
    <w:p w14:paraId="650C25CD">
      <w:r>
        <w:t>三座电站均为运行中的大型水利枢纽，现场作业须严格遵守甲方安全管理规定。我方在方案阶段即按</w:t>
      </w:r>
      <w:r>
        <w:rPr>
          <w:rFonts w:hint="eastAsia"/>
        </w:rPr>
        <w:t>“</w:t>
      </w:r>
      <w:r>
        <w:t>方案先行、许可作业、全程监护</w:t>
      </w:r>
      <w:r>
        <w:rPr>
          <w:rFonts w:hint="eastAsia"/>
        </w:rPr>
        <w:t>”</w:t>
      </w:r>
      <w:r>
        <w:t>的原则设计作业流程，将安全要求嵌入工序而非附加于工序之外：所有进入流道的作业均编制专项作业方案并经审批；受限空间作业执行</w:t>
      </w:r>
      <w:r>
        <w:rPr>
          <w:rFonts w:hint="eastAsia"/>
        </w:rPr>
        <w:t>“</w:t>
      </w:r>
      <w:r>
        <w:t>先通风、再检测、后作业</w:t>
      </w:r>
      <w:r>
        <w:rPr>
          <w:rFonts w:hint="eastAsia"/>
        </w:rPr>
        <w:t>”</w:t>
      </w:r>
      <w:r>
        <w:t>；高处与临边作业设置双钩安全带与生命线；用电作业执行</w:t>
      </w:r>
      <w:r>
        <w:rPr>
          <w:rFonts w:hint="eastAsia"/>
        </w:rPr>
        <w:t>“</w:t>
      </w:r>
      <w:r>
        <w:t>一机一闸一漏保</w:t>
      </w:r>
      <w:r>
        <w:rPr>
          <w:rFonts w:hint="eastAsia"/>
        </w:rPr>
        <w:t>”</w:t>
      </w:r>
      <w:r>
        <w:t>。合规方面，采集与处理全过程符合测绘成果保密与网络安全要求，数据不出境、不接入非授权网络，成果按甲方档案要求组卷。</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17"/>
        <w:gridCol w:w="2355"/>
        <w:gridCol w:w="2816"/>
        <w:gridCol w:w="2412"/>
      </w:tblGrid>
      <w:tr w14:paraId="7A828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17" w:type="dxa"/>
            <w:shd w:val="clear" w:color="auto" w:fill="E7E6E6"/>
            <w:vAlign w:val="center"/>
          </w:tcPr>
          <w:p w14:paraId="1E1307E2">
            <w:pPr>
              <w:snapToGrid w:val="0"/>
              <w:spacing w:before="70" w:after="70" w:line="240" w:lineRule="auto"/>
              <w:ind w:firstLine="0"/>
              <w:jc w:val="center"/>
              <w:rPr>
                <w:b/>
                <w:sz w:val="21"/>
              </w:rPr>
            </w:pPr>
            <w:r>
              <w:rPr>
                <w:b/>
                <w:sz w:val="21"/>
                <w:szCs w:val="21"/>
              </w:rPr>
              <w:t>合规维度</w:t>
            </w:r>
          </w:p>
        </w:tc>
        <w:tc>
          <w:tcPr>
            <w:tcW w:w="2355" w:type="dxa"/>
            <w:shd w:val="clear" w:color="auto" w:fill="E7E6E6"/>
            <w:vAlign w:val="center"/>
          </w:tcPr>
          <w:p w14:paraId="5B223DD8">
            <w:pPr>
              <w:snapToGrid w:val="0"/>
              <w:spacing w:before="70" w:after="70" w:line="240" w:lineRule="auto"/>
              <w:ind w:firstLine="0"/>
              <w:jc w:val="center"/>
              <w:rPr>
                <w:b/>
                <w:sz w:val="21"/>
              </w:rPr>
            </w:pPr>
            <w:r>
              <w:rPr>
                <w:b/>
                <w:sz w:val="21"/>
                <w:szCs w:val="21"/>
              </w:rPr>
              <w:t>要求来源</w:t>
            </w:r>
          </w:p>
        </w:tc>
        <w:tc>
          <w:tcPr>
            <w:tcW w:w="2816" w:type="dxa"/>
            <w:shd w:val="clear" w:color="auto" w:fill="E7E6E6"/>
            <w:vAlign w:val="center"/>
          </w:tcPr>
          <w:p w14:paraId="4BAB7204">
            <w:pPr>
              <w:snapToGrid w:val="0"/>
              <w:spacing w:before="70" w:after="70" w:line="240" w:lineRule="auto"/>
              <w:ind w:firstLine="0"/>
              <w:jc w:val="center"/>
              <w:rPr>
                <w:b/>
                <w:sz w:val="21"/>
              </w:rPr>
            </w:pPr>
            <w:r>
              <w:rPr>
                <w:b/>
                <w:sz w:val="21"/>
                <w:szCs w:val="21"/>
              </w:rPr>
              <w:t>本方案落实措施</w:t>
            </w:r>
          </w:p>
        </w:tc>
        <w:tc>
          <w:tcPr>
            <w:tcW w:w="2412" w:type="dxa"/>
            <w:shd w:val="clear" w:color="auto" w:fill="E7E6E6"/>
            <w:vAlign w:val="center"/>
          </w:tcPr>
          <w:p w14:paraId="0B41E889">
            <w:pPr>
              <w:snapToGrid w:val="0"/>
              <w:spacing w:before="70" w:after="70" w:line="240" w:lineRule="auto"/>
              <w:ind w:firstLine="0"/>
              <w:jc w:val="center"/>
              <w:rPr>
                <w:b/>
                <w:sz w:val="21"/>
              </w:rPr>
            </w:pPr>
            <w:r>
              <w:rPr>
                <w:b/>
                <w:sz w:val="21"/>
                <w:szCs w:val="21"/>
              </w:rPr>
              <w:t>交付证据</w:t>
            </w:r>
          </w:p>
        </w:tc>
      </w:tr>
      <w:tr w14:paraId="14C0E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7C22B75B">
            <w:pPr>
              <w:snapToGrid w:val="0"/>
              <w:spacing w:before="70" w:after="70" w:line="240" w:lineRule="auto"/>
              <w:ind w:firstLine="0"/>
              <w:jc w:val="center"/>
              <w:rPr>
                <w:sz w:val="21"/>
              </w:rPr>
            </w:pPr>
            <w:r>
              <w:rPr>
                <w:sz w:val="21"/>
                <w:szCs w:val="21"/>
              </w:rPr>
              <w:t>安全生产</w:t>
            </w:r>
          </w:p>
        </w:tc>
        <w:tc>
          <w:tcPr>
            <w:tcW w:w="2355" w:type="dxa"/>
            <w:vAlign w:val="center"/>
          </w:tcPr>
          <w:p w14:paraId="5AE1248E">
            <w:pPr>
              <w:snapToGrid w:val="0"/>
              <w:spacing w:before="70" w:after="70" w:line="240" w:lineRule="auto"/>
              <w:ind w:firstLine="0"/>
              <w:jc w:val="left"/>
              <w:rPr>
                <w:sz w:val="21"/>
              </w:rPr>
            </w:pPr>
            <w:r>
              <w:rPr>
                <w:sz w:val="21"/>
                <w:szCs w:val="21"/>
              </w:rPr>
              <w:t>甲方安全管理规定、行业规程</w:t>
            </w:r>
          </w:p>
        </w:tc>
        <w:tc>
          <w:tcPr>
            <w:tcW w:w="2816" w:type="dxa"/>
            <w:vAlign w:val="center"/>
          </w:tcPr>
          <w:p w14:paraId="0A44373A">
            <w:pPr>
              <w:snapToGrid w:val="0"/>
              <w:spacing w:before="70" w:after="70" w:line="240" w:lineRule="auto"/>
              <w:ind w:firstLine="0"/>
              <w:jc w:val="left"/>
              <w:rPr>
                <w:sz w:val="21"/>
              </w:rPr>
            </w:pPr>
            <w:r>
              <w:rPr>
                <w:sz w:val="21"/>
                <w:szCs w:val="21"/>
              </w:rPr>
              <w:t>专项方案 + 作业票 + 监护</w:t>
            </w:r>
          </w:p>
        </w:tc>
        <w:tc>
          <w:tcPr>
            <w:tcW w:w="2412" w:type="dxa"/>
            <w:vAlign w:val="center"/>
          </w:tcPr>
          <w:p w14:paraId="7607652A">
            <w:pPr>
              <w:snapToGrid w:val="0"/>
              <w:spacing w:before="70" w:after="70" w:line="240" w:lineRule="auto"/>
              <w:ind w:firstLine="0"/>
              <w:jc w:val="left"/>
              <w:rPr>
                <w:sz w:val="21"/>
              </w:rPr>
            </w:pPr>
            <w:r>
              <w:rPr>
                <w:sz w:val="21"/>
                <w:szCs w:val="21"/>
              </w:rPr>
              <w:t>方案审批单、作业票、监护记录</w:t>
            </w:r>
          </w:p>
        </w:tc>
      </w:tr>
      <w:tr w14:paraId="799E3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473DF3AC">
            <w:pPr>
              <w:snapToGrid w:val="0"/>
              <w:spacing w:before="70" w:after="70" w:line="240" w:lineRule="auto"/>
              <w:ind w:firstLine="0"/>
              <w:jc w:val="center"/>
              <w:rPr>
                <w:sz w:val="21"/>
              </w:rPr>
            </w:pPr>
            <w:r>
              <w:rPr>
                <w:sz w:val="21"/>
                <w:szCs w:val="21"/>
              </w:rPr>
              <w:t>受限空间</w:t>
            </w:r>
          </w:p>
        </w:tc>
        <w:tc>
          <w:tcPr>
            <w:tcW w:w="2355" w:type="dxa"/>
            <w:vAlign w:val="center"/>
          </w:tcPr>
          <w:p w14:paraId="2EB9D86A">
            <w:pPr>
              <w:snapToGrid w:val="0"/>
              <w:spacing w:before="70" w:after="70" w:line="240" w:lineRule="auto"/>
              <w:ind w:firstLine="0"/>
              <w:jc w:val="left"/>
              <w:rPr>
                <w:sz w:val="21"/>
              </w:rPr>
            </w:pPr>
            <w:r>
              <w:rPr>
                <w:sz w:val="21"/>
                <w:szCs w:val="21"/>
              </w:rPr>
              <w:t>受限空间作业规范</w:t>
            </w:r>
          </w:p>
        </w:tc>
        <w:tc>
          <w:tcPr>
            <w:tcW w:w="2816" w:type="dxa"/>
            <w:vAlign w:val="center"/>
          </w:tcPr>
          <w:p w14:paraId="2AB02690">
            <w:pPr>
              <w:snapToGrid w:val="0"/>
              <w:spacing w:before="70" w:after="70" w:line="240" w:lineRule="auto"/>
              <w:ind w:firstLine="0"/>
              <w:jc w:val="left"/>
              <w:rPr>
                <w:sz w:val="21"/>
              </w:rPr>
            </w:pPr>
            <w:r>
              <w:rPr>
                <w:sz w:val="21"/>
                <w:szCs w:val="21"/>
              </w:rPr>
              <w:t>通风检测、气体监测、专人监护</w:t>
            </w:r>
          </w:p>
        </w:tc>
        <w:tc>
          <w:tcPr>
            <w:tcW w:w="2412" w:type="dxa"/>
            <w:vAlign w:val="center"/>
          </w:tcPr>
          <w:p w14:paraId="42C423CD">
            <w:pPr>
              <w:snapToGrid w:val="0"/>
              <w:spacing w:before="70" w:after="70" w:line="240" w:lineRule="auto"/>
              <w:ind w:firstLine="0"/>
              <w:jc w:val="left"/>
              <w:rPr>
                <w:sz w:val="21"/>
              </w:rPr>
            </w:pPr>
            <w:r>
              <w:rPr>
                <w:sz w:val="21"/>
                <w:szCs w:val="21"/>
              </w:rPr>
              <w:t>检测记录、进出登记</w:t>
            </w:r>
          </w:p>
        </w:tc>
      </w:tr>
      <w:tr w14:paraId="34C7A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47052407">
            <w:pPr>
              <w:snapToGrid w:val="0"/>
              <w:spacing w:before="70" w:after="70" w:line="240" w:lineRule="auto"/>
              <w:ind w:firstLine="0"/>
              <w:jc w:val="center"/>
              <w:rPr>
                <w:sz w:val="21"/>
              </w:rPr>
            </w:pPr>
            <w:r>
              <w:rPr>
                <w:sz w:val="21"/>
                <w:szCs w:val="21"/>
              </w:rPr>
              <w:t>用电安全</w:t>
            </w:r>
          </w:p>
        </w:tc>
        <w:tc>
          <w:tcPr>
            <w:tcW w:w="2355" w:type="dxa"/>
            <w:vAlign w:val="center"/>
          </w:tcPr>
          <w:p w14:paraId="2B440E77">
            <w:pPr>
              <w:snapToGrid w:val="0"/>
              <w:spacing w:before="70" w:after="70" w:line="240" w:lineRule="auto"/>
              <w:ind w:firstLine="0"/>
              <w:jc w:val="left"/>
              <w:rPr>
                <w:sz w:val="21"/>
              </w:rPr>
            </w:pPr>
            <w:r>
              <w:rPr>
                <w:sz w:val="21"/>
                <w:szCs w:val="21"/>
              </w:rPr>
              <w:t>临时用电规范</w:t>
            </w:r>
          </w:p>
        </w:tc>
        <w:tc>
          <w:tcPr>
            <w:tcW w:w="2816" w:type="dxa"/>
            <w:vAlign w:val="center"/>
          </w:tcPr>
          <w:p w14:paraId="6CEBB09D">
            <w:pPr>
              <w:snapToGrid w:val="0"/>
              <w:spacing w:before="70" w:after="70" w:line="240" w:lineRule="auto"/>
              <w:ind w:firstLine="0"/>
              <w:jc w:val="left"/>
              <w:rPr>
                <w:sz w:val="21"/>
              </w:rPr>
            </w:pPr>
            <w:r>
              <w:rPr>
                <w:sz w:val="21"/>
                <w:szCs w:val="21"/>
              </w:rPr>
              <w:t>一机一闸一漏保、接地检测</w:t>
            </w:r>
          </w:p>
        </w:tc>
        <w:tc>
          <w:tcPr>
            <w:tcW w:w="2412" w:type="dxa"/>
            <w:vAlign w:val="center"/>
          </w:tcPr>
          <w:p w14:paraId="28E35885">
            <w:pPr>
              <w:snapToGrid w:val="0"/>
              <w:spacing w:before="70" w:after="70" w:line="240" w:lineRule="auto"/>
              <w:ind w:firstLine="0"/>
              <w:jc w:val="left"/>
              <w:rPr>
                <w:sz w:val="21"/>
              </w:rPr>
            </w:pPr>
            <w:r>
              <w:rPr>
                <w:sz w:val="21"/>
                <w:szCs w:val="21"/>
              </w:rPr>
              <w:t>用电检查表</w:t>
            </w:r>
          </w:p>
        </w:tc>
      </w:tr>
      <w:tr w14:paraId="32C6C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6A357D77">
            <w:pPr>
              <w:snapToGrid w:val="0"/>
              <w:spacing w:before="70" w:after="70" w:line="240" w:lineRule="auto"/>
              <w:ind w:firstLine="0"/>
              <w:jc w:val="center"/>
              <w:rPr>
                <w:sz w:val="21"/>
              </w:rPr>
            </w:pPr>
            <w:r>
              <w:rPr>
                <w:sz w:val="21"/>
                <w:szCs w:val="21"/>
              </w:rPr>
              <w:t>数据安全</w:t>
            </w:r>
          </w:p>
        </w:tc>
        <w:tc>
          <w:tcPr>
            <w:tcW w:w="2355" w:type="dxa"/>
            <w:vAlign w:val="center"/>
          </w:tcPr>
          <w:p w14:paraId="211B2E8D">
            <w:pPr>
              <w:snapToGrid w:val="0"/>
              <w:spacing w:before="70" w:after="70" w:line="240" w:lineRule="auto"/>
              <w:ind w:firstLine="0"/>
              <w:jc w:val="left"/>
              <w:rPr>
                <w:sz w:val="21"/>
              </w:rPr>
            </w:pPr>
            <w:r>
              <w:rPr>
                <w:sz w:val="21"/>
                <w:szCs w:val="21"/>
              </w:rPr>
              <w:t>网络安全与保密要求</w:t>
            </w:r>
          </w:p>
        </w:tc>
        <w:tc>
          <w:tcPr>
            <w:tcW w:w="2816" w:type="dxa"/>
            <w:vAlign w:val="center"/>
          </w:tcPr>
          <w:p w14:paraId="2AD5956A">
            <w:pPr>
              <w:snapToGrid w:val="0"/>
              <w:spacing w:before="70" w:after="70" w:line="240" w:lineRule="auto"/>
              <w:ind w:firstLine="0"/>
              <w:jc w:val="left"/>
              <w:rPr>
                <w:sz w:val="21"/>
              </w:rPr>
            </w:pPr>
            <w:r>
              <w:rPr>
                <w:sz w:val="21"/>
                <w:szCs w:val="21"/>
              </w:rPr>
              <w:t>本地处理、权限分级、审计留痕</w:t>
            </w:r>
          </w:p>
        </w:tc>
        <w:tc>
          <w:tcPr>
            <w:tcW w:w="2412" w:type="dxa"/>
            <w:vAlign w:val="center"/>
          </w:tcPr>
          <w:p w14:paraId="5ED1D434">
            <w:pPr>
              <w:snapToGrid w:val="0"/>
              <w:spacing w:before="70" w:after="70" w:line="240" w:lineRule="auto"/>
              <w:ind w:firstLine="0"/>
              <w:jc w:val="left"/>
              <w:rPr>
                <w:sz w:val="21"/>
              </w:rPr>
            </w:pPr>
            <w:r>
              <w:rPr>
                <w:sz w:val="21"/>
                <w:szCs w:val="21"/>
              </w:rPr>
              <w:t>权限表、审计日志</w:t>
            </w:r>
          </w:p>
        </w:tc>
      </w:tr>
      <w:tr w14:paraId="35836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0DDE9618">
            <w:pPr>
              <w:snapToGrid w:val="0"/>
              <w:spacing w:before="70" w:after="70" w:line="240" w:lineRule="auto"/>
              <w:ind w:firstLine="0"/>
              <w:jc w:val="center"/>
              <w:rPr>
                <w:sz w:val="21"/>
              </w:rPr>
            </w:pPr>
            <w:r>
              <w:rPr>
                <w:sz w:val="21"/>
                <w:szCs w:val="21"/>
              </w:rPr>
              <w:t>成果归档</w:t>
            </w:r>
          </w:p>
        </w:tc>
        <w:tc>
          <w:tcPr>
            <w:tcW w:w="2355" w:type="dxa"/>
            <w:vAlign w:val="center"/>
          </w:tcPr>
          <w:p w14:paraId="2F30DD9A">
            <w:pPr>
              <w:snapToGrid w:val="0"/>
              <w:spacing w:before="70" w:after="70" w:line="240" w:lineRule="auto"/>
              <w:ind w:firstLine="0"/>
              <w:jc w:val="left"/>
              <w:rPr>
                <w:sz w:val="21"/>
              </w:rPr>
            </w:pPr>
            <w:r>
              <w:rPr>
                <w:sz w:val="21"/>
                <w:szCs w:val="21"/>
              </w:rPr>
              <w:t>甲方档案管理要求</w:t>
            </w:r>
          </w:p>
        </w:tc>
        <w:tc>
          <w:tcPr>
            <w:tcW w:w="2816" w:type="dxa"/>
            <w:vAlign w:val="center"/>
          </w:tcPr>
          <w:p w14:paraId="00B23058">
            <w:pPr>
              <w:snapToGrid w:val="0"/>
              <w:spacing w:before="70" w:after="70" w:line="240" w:lineRule="auto"/>
              <w:ind w:firstLine="0"/>
              <w:jc w:val="left"/>
              <w:rPr>
                <w:sz w:val="21"/>
              </w:rPr>
            </w:pPr>
            <w:r>
              <w:rPr>
                <w:sz w:val="21"/>
                <w:szCs w:val="21"/>
              </w:rPr>
              <w:t>目录化组卷、双套备份</w:t>
            </w:r>
          </w:p>
        </w:tc>
        <w:tc>
          <w:tcPr>
            <w:tcW w:w="2412" w:type="dxa"/>
            <w:vAlign w:val="center"/>
          </w:tcPr>
          <w:p w14:paraId="4EF559D0">
            <w:pPr>
              <w:snapToGrid w:val="0"/>
              <w:spacing w:before="70" w:after="70" w:line="240" w:lineRule="auto"/>
              <w:ind w:firstLine="0"/>
              <w:jc w:val="left"/>
              <w:rPr>
                <w:sz w:val="21"/>
              </w:rPr>
            </w:pPr>
            <w:r>
              <w:rPr>
                <w:sz w:val="21"/>
                <w:szCs w:val="21"/>
              </w:rPr>
              <w:t>组卷清单、移交单</w:t>
            </w:r>
          </w:p>
        </w:tc>
      </w:tr>
      <w:tr w14:paraId="3BD35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7" w:type="dxa"/>
            <w:vAlign w:val="center"/>
          </w:tcPr>
          <w:p w14:paraId="0C7D6F8E">
            <w:pPr>
              <w:snapToGrid w:val="0"/>
              <w:spacing w:before="70" w:after="70" w:line="240" w:lineRule="auto"/>
              <w:ind w:firstLine="0"/>
              <w:jc w:val="center"/>
              <w:rPr>
                <w:sz w:val="21"/>
              </w:rPr>
            </w:pPr>
            <w:r>
              <w:rPr>
                <w:sz w:val="21"/>
                <w:szCs w:val="21"/>
              </w:rPr>
              <w:t>知识产权</w:t>
            </w:r>
          </w:p>
        </w:tc>
        <w:tc>
          <w:tcPr>
            <w:tcW w:w="2355" w:type="dxa"/>
            <w:vAlign w:val="center"/>
          </w:tcPr>
          <w:p w14:paraId="432D5A46">
            <w:pPr>
              <w:snapToGrid w:val="0"/>
              <w:spacing w:before="70" w:after="70" w:line="240" w:lineRule="auto"/>
              <w:ind w:firstLine="0"/>
              <w:jc w:val="left"/>
              <w:rPr>
                <w:sz w:val="21"/>
              </w:rPr>
            </w:pPr>
            <w:r>
              <w:rPr>
                <w:sz w:val="21"/>
                <w:szCs w:val="21"/>
              </w:rPr>
              <w:t>合同知识产权条款</w:t>
            </w:r>
          </w:p>
        </w:tc>
        <w:tc>
          <w:tcPr>
            <w:tcW w:w="2816" w:type="dxa"/>
            <w:vAlign w:val="center"/>
          </w:tcPr>
          <w:p w14:paraId="3DED1868">
            <w:pPr>
              <w:snapToGrid w:val="0"/>
              <w:spacing w:before="70" w:after="70" w:line="240" w:lineRule="auto"/>
              <w:ind w:firstLine="0"/>
              <w:jc w:val="left"/>
              <w:rPr>
                <w:sz w:val="21"/>
              </w:rPr>
            </w:pPr>
            <w:r>
              <w:rPr>
                <w:sz w:val="21"/>
                <w:szCs w:val="21"/>
              </w:rPr>
              <w:t>权属约定、开源合规审查</w:t>
            </w:r>
          </w:p>
        </w:tc>
        <w:tc>
          <w:tcPr>
            <w:tcW w:w="2412" w:type="dxa"/>
            <w:vAlign w:val="center"/>
          </w:tcPr>
          <w:p w14:paraId="4BCE139D">
            <w:pPr>
              <w:snapToGrid w:val="0"/>
              <w:spacing w:before="70" w:after="70" w:line="240" w:lineRule="auto"/>
              <w:ind w:firstLine="0"/>
              <w:jc w:val="left"/>
              <w:rPr>
                <w:sz w:val="21"/>
              </w:rPr>
            </w:pPr>
            <w:r>
              <w:rPr>
                <w:sz w:val="21"/>
                <w:szCs w:val="21"/>
              </w:rPr>
              <w:t>权属声明、开源清单</w:t>
            </w:r>
          </w:p>
        </w:tc>
      </w:tr>
    </w:tbl>
    <w:p w14:paraId="35229AE8">
      <w:pPr>
        <w:spacing w:line="240" w:lineRule="auto"/>
      </w:pPr>
    </w:p>
    <w:p w14:paraId="0B9D9392">
      <w:pPr>
        <w:pStyle w:val="5"/>
      </w:pPr>
      <w:bookmarkStart w:id="36" w:name="_Toc1457"/>
      <w:r>
        <w:rPr>
          <w:szCs w:val="32"/>
        </w:rPr>
        <w:t>1.3.7 风险可承受性</w:t>
      </w:r>
      <w:bookmarkEnd w:id="36"/>
    </w:p>
    <w:p w14:paraId="373300FC">
      <w:r>
        <w:t>方案实施存在若干不确定性，但均可通过管理措施控制在可承受范围内。我方对主要风险进行敏感性分析：即使单项风险同时发生并造成 10% 的工期延误或 8% 的成本增加，项目仍能在合同工期与预算内完成，不触发重大违约。风险清单、等级与应对措施详见第 3.15 节与第 1.2 节，此处仅作可行性结论性判断：方案对风险具备足够冗余。</w:t>
      </w:r>
    </w:p>
    <w:tbl>
      <w:tblPr>
        <w:tblStyle w:val="32"/>
        <w:tblW w:w="91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26"/>
        <w:gridCol w:w="2016"/>
        <w:gridCol w:w="2226"/>
        <w:gridCol w:w="1294"/>
        <w:gridCol w:w="1371"/>
      </w:tblGrid>
      <w:tr w14:paraId="5EEE0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26" w:type="dxa"/>
            <w:shd w:val="clear" w:color="auto" w:fill="E7E6E6"/>
            <w:vAlign w:val="center"/>
          </w:tcPr>
          <w:p w14:paraId="3AB99F2F">
            <w:pPr>
              <w:snapToGrid w:val="0"/>
              <w:spacing w:before="70" w:after="70" w:line="240" w:lineRule="auto"/>
              <w:ind w:firstLine="0"/>
              <w:jc w:val="center"/>
              <w:rPr>
                <w:b/>
                <w:sz w:val="21"/>
              </w:rPr>
            </w:pPr>
            <w:r>
              <w:rPr>
                <w:b/>
                <w:sz w:val="21"/>
                <w:szCs w:val="21"/>
              </w:rPr>
              <w:t>风险情景</w:t>
            </w:r>
          </w:p>
        </w:tc>
        <w:tc>
          <w:tcPr>
            <w:tcW w:w="2016" w:type="dxa"/>
            <w:shd w:val="clear" w:color="auto" w:fill="E7E6E6"/>
            <w:vAlign w:val="center"/>
          </w:tcPr>
          <w:p w14:paraId="7E1CAD88">
            <w:pPr>
              <w:snapToGrid w:val="0"/>
              <w:spacing w:before="70" w:after="70" w:line="240" w:lineRule="auto"/>
              <w:ind w:firstLine="0"/>
              <w:jc w:val="center"/>
              <w:rPr>
                <w:b/>
                <w:sz w:val="21"/>
              </w:rPr>
            </w:pPr>
            <w:r>
              <w:rPr>
                <w:b/>
                <w:sz w:val="21"/>
                <w:szCs w:val="21"/>
              </w:rPr>
              <w:t>影响假设</w:t>
            </w:r>
          </w:p>
        </w:tc>
        <w:tc>
          <w:tcPr>
            <w:tcW w:w="2226" w:type="dxa"/>
            <w:shd w:val="clear" w:color="auto" w:fill="E7E6E6"/>
            <w:vAlign w:val="center"/>
          </w:tcPr>
          <w:p w14:paraId="2D3A23FB">
            <w:pPr>
              <w:snapToGrid w:val="0"/>
              <w:spacing w:before="70" w:after="70" w:line="240" w:lineRule="auto"/>
              <w:ind w:firstLine="0"/>
              <w:jc w:val="center"/>
              <w:rPr>
                <w:b/>
                <w:sz w:val="21"/>
              </w:rPr>
            </w:pPr>
            <w:r>
              <w:rPr>
                <w:b/>
                <w:sz w:val="21"/>
                <w:szCs w:val="21"/>
              </w:rPr>
              <w:t>应对措施</w:t>
            </w:r>
          </w:p>
        </w:tc>
        <w:tc>
          <w:tcPr>
            <w:tcW w:w="1294" w:type="dxa"/>
            <w:shd w:val="clear" w:color="auto" w:fill="E7E6E6"/>
            <w:vAlign w:val="center"/>
          </w:tcPr>
          <w:p w14:paraId="2A832B7A">
            <w:pPr>
              <w:snapToGrid w:val="0"/>
              <w:spacing w:before="70" w:after="70" w:line="240" w:lineRule="auto"/>
              <w:ind w:firstLine="0"/>
              <w:jc w:val="center"/>
              <w:rPr>
                <w:b/>
                <w:sz w:val="21"/>
              </w:rPr>
            </w:pPr>
            <w:r>
              <w:rPr>
                <w:b/>
                <w:sz w:val="21"/>
                <w:szCs w:val="21"/>
              </w:rPr>
              <w:t>残余影响</w:t>
            </w:r>
          </w:p>
        </w:tc>
        <w:tc>
          <w:tcPr>
            <w:tcW w:w="1371" w:type="dxa"/>
            <w:shd w:val="clear" w:color="auto" w:fill="E7E6E6"/>
            <w:vAlign w:val="center"/>
          </w:tcPr>
          <w:p w14:paraId="0527B241">
            <w:pPr>
              <w:snapToGrid w:val="0"/>
              <w:spacing w:before="70" w:after="70" w:line="240" w:lineRule="auto"/>
              <w:ind w:firstLine="0"/>
              <w:jc w:val="center"/>
              <w:rPr>
                <w:b/>
                <w:sz w:val="21"/>
              </w:rPr>
            </w:pPr>
            <w:r>
              <w:rPr>
                <w:b/>
                <w:sz w:val="21"/>
                <w:szCs w:val="21"/>
              </w:rPr>
              <w:t>是否可承受</w:t>
            </w:r>
          </w:p>
        </w:tc>
      </w:tr>
      <w:tr w14:paraId="5A6B9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6" w:type="dxa"/>
            <w:vAlign w:val="center"/>
          </w:tcPr>
          <w:p w14:paraId="6D812AD2">
            <w:pPr>
              <w:snapToGrid w:val="0"/>
              <w:spacing w:before="70" w:after="70" w:line="240" w:lineRule="auto"/>
              <w:ind w:firstLine="0"/>
              <w:jc w:val="left"/>
              <w:rPr>
                <w:sz w:val="21"/>
              </w:rPr>
            </w:pPr>
            <w:r>
              <w:rPr>
                <w:sz w:val="21"/>
                <w:szCs w:val="21"/>
              </w:rPr>
              <w:t>岁修窗口推迟 1 个月</w:t>
            </w:r>
          </w:p>
        </w:tc>
        <w:tc>
          <w:tcPr>
            <w:tcW w:w="2016" w:type="dxa"/>
            <w:vAlign w:val="center"/>
          </w:tcPr>
          <w:p w14:paraId="0F54B10E">
            <w:pPr>
              <w:snapToGrid w:val="0"/>
              <w:spacing w:before="70" w:after="70" w:line="240" w:lineRule="auto"/>
              <w:ind w:firstLine="0"/>
              <w:jc w:val="left"/>
              <w:rPr>
                <w:sz w:val="21"/>
              </w:rPr>
            </w:pPr>
            <w:r>
              <w:rPr>
                <w:sz w:val="21"/>
                <w:szCs w:val="21"/>
              </w:rPr>
              <w:t>现场作业顺延</w:t>
            </w:r>
          </w:p>
        </w:tc>
        <w:tc>
          <w:tcPr>
            <w:tcW w:w="2226" w:type="dxa"/>
            <w:vAlign w:val="center"/>
          </w:tcPr>
          <w:p w14:paraId="3F1915D1">
            <w:pPr>
              <w:snapToGrid w:val="0"/>
              <w:spacing w:before="70" w:after="70" w:line="240" w:lineRule="auto"/>
              <w:ind w:firstLine="0"/>
              <w:jc w:val="center"/>
              <w:rPr>
                <w:sz w:val="21"/>
              </w:rPr>
            </w:pPr>
            <w:r>
              <w:rPr>
                <w:sz w:val="21"/>
                <w:szCs w:val="21"/>
              </w:rPr>
              <w:t>窗口互换、后台并行</w:t>
            </w:r>
          </w:p>
        </w:tc>
        <w:tc>
          <w:tcPr>
            <w:tcW w:w="1294" w:type="dxa"/>
            <w:vAlign w:val="center"/>
          </w:tcPr>
          <w:p w14:paraId="4066C173">
            <w:pPr>
              <w:snapToGrid w:val="0"/>
              <w:spacing w:before="70" w:after="70" w:line="240" w:lineRule="auto"/>
              <w:ind w:firstLine="0"/>
              <w:jc w:val="center"/>
              <w:rPr>
                <w:sz w:val="21"/>
              </w:rPr>
            </w:pPr>
            <w:r>
              <w:rPr>
                <w:sz w:val="21"/>
                <w:szCs w:val="21"/>
              </w:rPr>
              <w:t>工期 +1 月</w:t>
            </w:r>
          </w:p>
        </w:tc>
        <w:tc>
          <w:tcPr>
            <w:tcW w:w="1371" w:type="dxa"/>
            <w:vAlign w:val="center"/>
          </w:tcPr>
          <w:p w14:paraId="41184067">
            <w:pPr>
              <w:snapToGrid w:val="0"/>
              <w:spacing w:before="70" w:after="70" w:line="240" w:lineRule="auto"/>
              <w:ind w:firstLine="0"/>
              <w:jc w:val="center"/>
              <w:rPr>
                <w:sz w:val="21"/>
              </w:rPr>
            </w:pPr>
            <w:r>
              <w:rPr>
                <w:sz w:val="21"/>
                <w:szCs w:val="21"/>
              </w:rPr>
              <w:t>可承受</w:t>
            </w:r>
          </w:p>
        </w:tc>
      </w:tr>
      <w:tr w14:paraId="3C41D8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6" w:type="dxa"/>
            <w:vAlign w:val="center"/>
          </w:tcPr>
          <w:p w14:paraId="6BB10CCF">
            <w:pPr>
              <w:snapToGrid w:val="0"/>
              <w:spacing w:before="70" w:after="70" w:line="240" w:lineRule="auto"/>
              <w:ind w:firstLine="0"/>
              <w:jc w:val="left"/>
              <w:rPr>
                <w:sz w:val="21"/>
              </w:rPr>
            </w:pPr>
            <w:r>
              <w:rPr>
                <w:sz w:val="21"/>
                <w:szCs w:val="21"/>
              </w:rPr>
              <w:t>单站精度初测不达标</w:t>
            </w:r>
          </w:p>
        </w:tc>
        <w:tc>
          <w:tcPr>
            <w:tcW w:w="2016" w:type="dxa"/>
            <w:vAlign w:val="center"/>
          </w:tcPr>
          <w:p w14:paraId="02454E00">
            <w:pPr>
              <w:snapToGrid w:val="0"/>
              <w:spacing w:before="70" w:after="70" w:line="240" w:lineRule="auto"/>
              <w:ind w:firstLine="0"/>
              <w:jc w:val="left"/>
              <w:rPr>
                <w:sz w:val="21"/>
              </w:rPr>
            </w:pPr>
            <w:r>
              <w:rPr>
                <w:sz w:val="21"/>
                <w:szCs w:val="21"/>
              </w:rPr>
              <w:t>返工 1 次</w:t>
            </w:r>
          </w:p>
        </w:tc>
        <w:tc>
          <w:tcPr>
            <w:tcW w:w="2226" w:type="dxa"/>
            <w:vAlign w:val="center"/>
          </w:tcPr>
          <w:p w14:paraId="37CDFF96">
            <w:pPr>
              <w:snapToGrid w:val="0"/>
              <w:spacing w:before="70" w:after="70" w:line="240" w:lineRule="auto"/>
              <w:ind w:firstLine="0"/>
              <w:jc w:val="center"/>
              <w:rPr>
                <w:sz w:val="21"/>
              </w:rPr>
            </w:pPr>
            <w:r>
              <w:rPr>
                <w:sz w:val="21"/>
                <w:szCs w:val="21"/>
              </w:rPr>
              <w:t>补测 + 参数复标定</w:t>
            </w:r>
          </w:p>
        </w:tc>
        <w:tc>
          <w:tcPr>
            <w:tcW w:w="1294" w:type="dxa"/>
            <w:vAlign w:val="center"/>
          </w:tcPr>
          <w:p w14:paraId="74D2F010">
            <w:pPr>
              <w:snapToGrid w:val="0"/>
              <w:spacing w:before="70" w:after="70" w:line="240" w:lineRule="auto"/>
              <w:ind w:firstLine="0"/>
              <w:jc w:val="center"/>
              <w:rPr>
                <w:sz w:val="21"/>
              </w:rPr>
            </w:pPr>
            <w:r>
              <w:rPr>
                <w:sz w:val="21"/>
                <w:szCs w:val="21"/>
              </w:rPr>
              <w:t>成本 +3%</w:t>
            </w:r>
          </w:p>
        </w:tc>
        <w:tc>
          <w:tcPr>
            <w:tcW w:w="1371" w:type="dxa"/>
            <w:vAlign w:val="center"/>
          </w:tcPr>
          <w:p w14:paraId="5B508D19">
            <w:pPr>
              <w:snapToGrid w:val="0"/>
              <w:spacing w:before="70" w:after="70" w:line="240" w:lineRule="auto"/>
              <w:ind w:firstLine="0"/>
              <w:jc w:val="center"/>
              <w:rPr>
                <w:sz w:val="21"/>
              </w:rPr>
            </w:pPr>
            <w:r>
              <w:rPr>
                <w:sz w:val="21"/>
                <w:szCs w:val="21"/>
              </w:rPr>
              <w:t>可承受</w:t>
            </w:r>
          </w:p>
        </w:tc>
      </w:tr>
      <w:tr w14:paraId="778E5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6" w:type="dxa"/>
            <w:vAlign w:val="center"/>
          </w:tcPr>
          <w:p w14:paraId="451C1107">
            <w:pPr>
              <w:snapToGrid w:val="0"/>
              <w:spacing w:before="70" w:after="70" w:line="240" w:lineRule="auto"/>
              <w:ind w:firstLine="0"/>
              <w:jc w:val="left"/>
              <w:rPr>
                <w:sz w:val="21"/>
              </w:rPr>
            </w:pPr>
            <w:r>
              <w:rPr>
                <w:sz w:val="21"/>
                <w:szCs w:val="21"/>
              </w:rPr>
              <w:t>关键部件供货延期</w:t>
            </w:r>
          </w:p>
        </w:tc>
        <w:tc>
          <w:tcPr>
            <w:tcW w:w="2016" w:type="dxa"/>
            <w:vAlign w:val="center"/>
          </w:tcPr>
          <w:p w14:paraId="60C6018C">
            <w:pPr>
              <w:snapToGrid w:val="0"/>
              <w:spacing w:before="70" w:after="70" w:line="240" w:lineRule="auto"/>
              <w:ind w:firstLine="0"/>
              <w:jc w:val="left"/>
              <w:rPr>
                <w:sz w:val="21"/>
              </w:rPr>
            </w:pPr>
            <w:r>
              <w:rPr>
                <w:sz w:val="21"/>
                <w:szCs w:val="21"/>
              </w:rPr>
              <w:t>装备研制延后 2 周</w:t>
            </w:r>
          </w:p>
        </w:tc>
        <w:tc>
          <w:tcPr>
            <w:tcW w:w="2226" w:type="dxa"/>
            <w:vAlign w:val="center"/>
          </w:tcPr>
          <w:p w14:paraId="2736470E">
            <w:pPr>
              <w:snapToGrid w:val="0"/>
              <w:spacing w:before="70" w:after="70" w:line="240" w:lineRule="auto"/>
              <w:ind w:firstLine="0"/>
              <w:jc w:val="center"/>
              <w:rPr>
                <w:sz w:val="21"/>
              </w:rPr>
            </w:pPr>
            <w:r>
              <w:rPr>
                <w:sz w:val="21"/>
                <w:szCs w:val="21"/>
              </w:rPr>
              <w:t>双供应商、备件预置</w:t>
            </w:r>
          </w:p>
        </w:tc>
        <w:tc>
          <w:tcPr>
            <w:tcW w:w="1294" w:type="dxa"/>
            <w:vAlign w:val="center"/>
          </w:tcPr>
          <w:p w14:paraId="6850ACD7">
            <w:pPr>
              <w:snapToGrid w:val="0"/>
              <w:spacing w:before="70" w:after="70" w:line="240" w:lineRule="auto"/>
              <w:ind w:firstLine="0"/>
              <w:jc w:val="center"/>
              <w:rPr>
                <w:sz w:val="21"/>
              </w:rPr>
            </w:pPr>
            <w:r>
              <w:rPr>
                <w:sz w:val="21"/>
                <w:szCs w:val="21"/>
              </w:rPr>
              <w:t>工期 +2 周</w:t>
            </w:r>
          </w:p>
        </w:tc>
        <w:tc>
          <w:tcPr>
            <w:tcW w:w="1371" w:type="dxa"/>
            <w:vAlign w:val="center"/>
          </w:tcPr>
          <w:p w14:paraId="7A039C41">
            <w:pPr>
              <w:snapToGrid w:val="0"/>
              <w:spacing w:before="70" w:after="70" w:line="240" w:lineRule="auto"/>
              <w:ind w:firstLine="0"/>
              <w:jc w:val="center"/>
              <w:rPr>
                <w:sz w:val="21"/>
              </w:rPr>
            </w:pPr>
            <w:r>
              <w:rPr>
                <w:sz w:val="21"/>
                <w:szCs w:val="21"/>
              </w:rPr>
              <w:t>可承受</w:t>
            </w:r>
          </w:p>
        </w:tc>
      </w:tr>
      <w:tr w14:paraId="7FC47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6" w:type="dxa"/>
            <w:vAlign w:val="center"/>
          </w:tcPr>
          <w:p w14:paraId="2A81AB13">
            <w:pPr>
              <w:snapToGrid w:val="0"/>
              <w:spacing w:before="70" w:after="70" w:line="240" w:lineRule="auto"/>
              <w:ind w:firstLine="0"/>
              <w:jc w:val="left"/>
              <w:rPr>
                <w:sz w:val="21"/>
              </w:rPr>
            </w:pPr>
            <w:r>
              <w:rPr>
                <w:sz w:val="21"/>
                <w:szCs w:val="21"/>
              </w:rPr>
              <w:t>人员变动</w:t>
            </w:r>
          </w:p>
        </w:tc>
        <w:tc>
          <w:tcPr>
            <w:tcW w:w="2016" w:type="dxa"/>
            <w:vAlign w:val="center"/>
          </w:tcPr>
          <w:p w14:paraId="4B8CC800">
            <w:pPr>
              <w:snapToGrid w:val="0"/>
              <w:spacing w:before="70" w:after="70" w:line="240" w:lineRule="auto"/>
              <w:ind w:firstLine="0"/>
              <w:jc w:val="left"/>
              <w:rPr>
                <w:sz w:val="21"/>
              </w:rPr>
            </w:pPr>
            <w:r>
              <w:rPr>
                <w:sz w:val="21"/>
                <w:szCs w:val="21"/>
              </w:rPr>
              <w:t>关键岗位替换</w:t>
            </w:r>
          </w:p>
        </w:tc>
        <w:tc>
          <w:tcPr>
            <w:tcW w:w="2226" w:type="dxa"/>
            <w:vAlign w:val="center"/>
          </w:tcPr>
          <w:p w14:paraId="72E18881">
            <w:pPr>
              <w:snapToGrid w:val="0"/>
              <w:spacing w:before="70" w:after="70" w:line="240" w:lineRule="auto"/>
              <w:ind w:firstLine="0"/>
              <w:jc w:val="center"/>
              <w:rPr>
                <w:sz w:val="21"/>
              </w:rPr>
            </w:pPr>
            <w:r>
              <w:rPr>
                <w:sz w:val="21"/>
                <w:szCs w:val="21"/>
              </w:rPr>
              <w:t>AB 角、知识文档化</w:t>
            </w:r>
          </w:p>
        </w:tc>
        <w:tc>
          <w:tcPr>
            <w:tcW w:w="1294" w:type="dxa"/>
            <w:vAlign w:val="center"/>
          </w:tcPr>
          <w:p w14:paraId="513EBB44">
            <w:pPr>
              <w:snapToGrid w:val="0"/>
              <w:spacing w:before="70" w:after="70" w:line="240" w:lineRule="auto"/>
              <w:ind w:firstLine="0"/>
              <w:jc w:val="center"/>
              <w:rPr>
                <w:sz w:val="21"/>
              </w:rPr>
            </w:pPr>
            <w:r>
              <w:rPr>
                <w:sz w:val="21"/>
                <w:szCs w:val="21"/>
              </w:rPr>
              <w:t>效率 -5%</w:t>
            </w:r>
          </w:p>
        </w:tc>
        <w:tc>
          <w:tcPr>
            <w:tcW w:w="1371" w:type="dxa"/>
            <w:vAlign w:val="center"/>
          </w:tcPr>
          <w:p w14:paraId="6EA30A06">
            <w:pPr>
              <w:snapToGrid w:val="0"/>
              <w:spacing w:before="70" w:after="70" w:line="240" w:lineRule="auto"/>
              <w:ind w:firstLine="0"/>
              <w:jc w:val="center"/>
              <w:rPr>
                <w:sz w:val="21"/>
              </w:rPr>
            </w:pPr>
            <w:r>
              <w:rPr>
                <w:sz w:val="21"/>
                <w:szCs w:val="21"/>
              </w:rPr>
              <w:t>可承受</w:t>
            </w:r>
          </w:p>
        </w:tc>
      </w:tr>
      <w:tr w14:paraId="59B68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6" w:type="dxa"/>
            <w:vAlign w:val="center"/>
          </w:tcPr>
          <w:p w14:paraId="303E1A1C">
            <w:pPr>
              <w:snapToGrid w:val="0"/>
              <w:spacing w:before="70" w:after="70" w:line="240" w:lineRule="auto"/>
              <w:ind w:firstLine="0"/>
              <w:jc w:val="left"/>
              <w:rPr>
                <w:sz w:val="21"/>
              </w:rPr>
            </w:pPr>
            <w:r>
              <w:rPr>
                <w:sz w:val="21"/>
                <w:szCs w:val="21"/>
              </w:rPr>
              <w:t>数据量超预期</w:t>
            </w:r>
          </w:p>
        </w:tc>
        <w:tc>
          <w:tcPr>
            <w:tcW w:w="2016" w:type="dxa"/>
            <w:vAlign w:val="center"/>
          </w:tcPr>
          <w:p w14:paraId="597C5FBD">
            <w:pPr>
              <w:snapToGrid w:val="0"/>
              <w:spacing w:before="70" w:after="70" w:line="240" w:lineRule="auto"/>
              <w:ind w:firstLine="0"/>
              <w:jc w:val="left"/>
              <w:rPr>
                <w:sz w:val="21"/>
              </w:rPr>
            </w:pPr>
            <w:r>
              <w:rPr>
                <w:sz w:val="21"/>
                <w:szCs w:val="21"/>
              </w:rPr>
              <w:t>存储与算力紧张</w:t>
            </w:r>
          </w:p>
        </w:tc>
        <w:tc>
          <w:tcPr>
            <w:tcW w:w="2226" w:type="dxa"/>
            <w:vAlign w:val="center"/>
          </w:tcPr>
          <w:p w14:paraId="1371BF03">
            <w:pPr>
              <w:snapToGrid w:val="0"/>
              <w:spacing w:before="70" w:after="70" w:line="240" w:lineRule="auto"/>
              <w:ind w:firstLine="0"/>
              <w:jc w:val="center"/>
              <w:rPr>
                <w:sz w:val="21"/>
              </w:rPr>
            </w:pPr>
            <w:r>
              <w:rPr>
                <w:sz w:val="21"/>
                <w:szCs w:val="21"/>
              </w:rPr>
              <w:t>分块处理、按需扩容</w:t>
            </w:r>
          </w:p>
        </w:tc>
        <w:tc>
          <w:tcPr>
            <w:tcW w:w="1294" w:type="dxa"/>
            <w:vAlign w:val="center"/>
          </w:tcPr>
          <w:p w14:paraId="0DB99868">
            <w:pPr>
              <w:snapToGrid w:val="0"/>
              <w:spacing w:before="70" w:after="70" w:line="240" w:lineRule="auto"/>
              <w:ind w:firstLine="0"/>
              <w:jc w:val="center"/>
              <w:rPr>
                <w:sz w:val="21"/>
              </w:rPr>
            </w:pPr>
            <w:r>
              <w:rPr>
                <w:sz w:val="21"/>
                <w:szCs w:val="21"/>
              </w:rPr>
              <w:t>成本 +2%</w:t>
            </w:r>
          </w:p>
        </w:tc>
        <w:tc>
          <w:tcPr>
            <w:tcW w:w="1371" w:type="dxa"/>
            <w:vAlign w:val="center"/>
          </w:tcPr>
          <w:p w14:paraId="241877BE">
            <w:pPr>
              <w:snapToGrid w:val="0"/>
              <w:spacing w:before="70" w:after="70" w:line="240" w:lineRule="auto"/>
              <w:ind w:firstLine="0"/>
              <w:jc w:val="center"/>
              <w:rPr>
                <w:sz w:val="21"/>
              </w:rPr>
            </w:pPr>
            <w:r>
              <w:rPr>
                <w:sz w:val="21"/>
                <w:szCs w:val="21"/>
              </w:rPr>
              <w:t>可承受</w:t>
            </w:r>
          </w:p>
        </w:tc>
      </w:tr>
    </w:tbl>
    <w:p w14:paraId="49CF3B94">
      <w:pPr>
        <w:spacing w:line="240" w:lineRule="auto"/>
      </w:pPr>
    </w:p>
    <w:p w14:paraId="2E2D8824">
      <w:pPr>
        <w:pStyle w:val="5"/>
      </w:pPr>
      <w:bookmarkStart w:id="37" w:name="_Toc20226"/>
      <w:r>
        <w:rPr>
          <w:szCs w:val="32"/>
        </w:rPr>
        <w:t>1.3.8 与采购文件要求的符合性小结</w:t>
      </w:r>
      <w:bookmarkEnd w:id="37"/>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28"/>
        <w:gridCol w:w="2824"/>
        <w:gridCol w:w="1047"/>
      </w:tblGrid>
      <w:tr w14:paraId="560F5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929" w:type="dxa"/>
            <w:shd w:val="clear" w:color="auto" w:fill="E7E6E6"/>
            <w:vAlign w:val="center"/>
          </w:tcPr>
          <w:p w14:paraId="23CC8BB8">
            <w:pPr>
              <w:snapToGrid w:val="0"/>
              <w:spacing w:before="70" w:after="70" w:line="240" w:lineRule="auto"/>
              <w:ind w:firstLine="0"/>
              <w:jc w:val="center"/>
              <w:rPr>
                <w:b/>
                <w:sz w:val="21"/>
              </w:rPr>
            </w:pPr>
            <w:r>
              <w:rPr>
                <w:b/>
                <w:sz w:val="21"/>
                <w:szCs w:val="21"/>
              </w:rPr>
              <w:t>采购文件要求（摘要）</w:t>
            </w:r>
          </w:p>
        </w:tc>
        <w:tc>
          <w:tcPr>
            <w:tcW w:w="2824" w:type="dxa"/>
            <w:shd w:val="clear" w:color="auto" w:fill="E7E6E6"/>
            <w:vAlign w:val="center"/>
          </w:tcPr>
          <w:p w14:paraId="7918E5FC">
            <w:pPr>
              <w:snapToGrid w:val="0"/>
              <w:spacing w:before="70" w:after="70" w:line="240" w:lineRule="auto"/>
              <w:ind w:firstLine="0"/>
              <w:jc w:val="center"/>
              <w:rPr>
                <w:b/>
                <w:sz w:val="21"/>
              </w:rPr>
            </w:pPr>
            <w:r>
              <w:rPr>
                <w:b/>
                <w:sz w:val="21"/>
                <w:szCs w:val="21"/>
              </w:rPr>
              <w:t>本方案响应位置</w:t>
            </w:r>
          </w:p>
        </w:tc>
        <w:tc>
          <w:tcPr>
            <w:tcW w:w="1047" w:type="dxa"/>
            <w:shd w:val="clear" w:color="auto" w:fill="E7E6E6"/>
            <w:vAlign w:val="center"/>
          </w:tcPr>
          <w:p w14:paraId="4B3BF413">
            <w:pPr>
              <w:snapToGrid w:val="0"/>
              <w:spacing w:before="70" w:after="70" w:line="240" w:lineRule="auto"/>
              <w:ind w:firstLine="0"/>
              <w:jc w:val="center"/>
              <w:rPr>
                <w:b/>
                <w:sz w:val="21"/>
              </w:rPr>
            </w:pPr>
            <w:r>
              <w:rPr>
                <w:b/>
                <w:sz w:val="21"/>
                <w:szCs w:val="21"/>
              </w:rPr>
              <w:t>符合性</w:t>
            </w:r>
          </w:p>
        </w:tc>
      </w:tr>
      <w:tr w14:paraId="27C3D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26657E5A">
            <w:pPr>
              <w:snapToGrid w:val="0"/>
              <w:spacing w:before="70" w:after="70" w:line="240" w:lineRule="auto"/>
              <w:ind w:firstLine="0"/>
              <w:jc w:val="left"/>
              <w:rPr>
                <w:sz w:val="21"/>
              </w:rPr>
            </w:pPr>
            <w:r>
              <w:rPr>
                <w:sz w:val="21"/>
                <w:szCs w:val="21"/>
              </w:rPr>
              <w:t>完成泄洪流道冲磨场三维重构技术研究</w:t>
            </w:r>
          </w:p>
        </w:tc>
        <w:tc>
          <w:tcPr>
            <w:tcW w:w="2824" w:type="dxa"/>
            <w:vAlign w:val="center"/>
          </w:tcPr>
          <w:p w14:paraId="1EAD054F">
            <w:pPr>
              <w:snapToGrid w:val="0"/>
              <w:spacing w:before="70" w:after="70" w:line="240" w:lineRule="auto"/>
              <w:ind w:firstLine="0"/>
              <w:jc w:val="center"/>
              <w:rPr>
                <w:sz w:val="21"/>
              </w:rPr>
            </w:pPr>
            <w:r>
              <w:rPr>
                <w:sz w:val="21"/>
                <w:szCs w:val="21"/>
              </w:rPr>
              <w:t>2.2、2.3、2.4、2.5</w:t>
            </w:r>
          </w:p>
        </w:tc>
        <w:tc>
          <w:tcPr>
            <w:tcW w:w="1047" w:type="dxa"/>
            <w:vAlign w:val="center"/>
          </w:tcPr>
          <w:p w14:paraId="6EB16D88">
            <w:pPr>
              <w:snapToGrid w:val="0"/>
              <w:spacing w:before="70" w:after="70" w:line="240" w:lineRule="auto"/>
              <w:ind w:firstLine="0"/>
              <w:jc w:val="center"/>
              <w:rPr>
                <w:sz w:val="21"/>
              </w:rPr>
            </w:pPr>
            <w:r>
              <w:rPr>
                <w:sz w:val="21"/>
                <w:szCs w:val="21"/>
              </w:rPr>
              <w:t>满足</w:t>
            </w:r>
          </w:p>
        </w:tc>
      </w:tr>
      <w:tr w14:paraId="4942C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205BB37F">
            <w:pPr>
              <w:snapToGrid w:val="0"/>
              <w:spacing w:before="70" w:after="70" w:line="240" w:lineRule="auto"/>
              <w:ind w:firstLine="0"/>
              <w:jc w:val="left"/>
              <w:rPr>
                <w:sz w:val="21"/>
              </w:rPr>
            </w:pPr>
            <w:r>
              <w:rPr>
                <w:sz w:val="21"/>
                <w:szCs w:val="21"/>
              </w:rPr>
              <w:t>研发多目视觉跟踪与面扫描一体化测量装备</w:t>
            </w:r>
          </w:p>
        </w:tc>
        <w:tc>
          <w:tcPr>
            <w:tcW w:w="2824" w:type="dxa"/>
            <w:vAlign w:val="center"/>
          </w:tcPr>
          <w:p w14:paraId="7901CD06">
            <w:pPr>
              <w:snapToGrid w:val="0"/>
              <w:spacing w:before="70" w:after="70" w:line="240" w:lineRule="auto"/>
              <w:ind w:firstLine="0"/>
              <w:jc w:val="center"/>
              <w:rPr>
                <w:sz w:val="21"/>
              </w:rPr>
            </w:pPr>
            <w:r>
              <w:rPr>
                <w:sz w:val="21"/>
                <w:szCs w:val="21"/>
              </w:rPr>
              <w:t>2.5.1、2.5.2</w:t>
            </w:r>
          </w:p>
        </w:tc>
        <w:tc>
          <w:tcPr>
            <w:tcW w:w="1047" w:type="dxa"/>
            <w:vAlign w:val="center"/>
          </w:tcPr>
          <w:p w14:paraId="552360BB">
            <w:pPr>
              <w:snapToGrid w:val="0"/>
              <w:spacing w:before="70" w:after="70" w:line="240" w:lineRule="auto"/>
              <w:ind w:firstLine="0"/>
              <w:jc w:val="center"/>
              <w:rPr>
                <w:sz w:val="21"/>
              </w:rPr>
            </w:pPr>
            <w:r>
              <w:rPr>
                <w:sz w:val="21"/>
                <w:szCs w:val="21"/>
              </w:rPr>
              <w:t>满足</w:t>
            </w:r>
          </w:p>
        </w:tc>
      </w:tr>
      <w:tr w14:paraId="7D94C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211A1CB9">
            <w:pPr>
              <w:snapToGrid w:val="0"/>
              <w:spacing w:before="70" w:after="70" w:line="240" w:lineRule="auto"/>
              <w:ind w:firstLine="0"/>
              <w:jc w:val="left"/>
              <w:rPr>
                <w:sz w:val="21"/>
              </w:rPr>
            </w:pPr>
            <w:r>
              <w:rPr>
                <w:sz w:val="21"/>
                <w:szCs w:val="21"/>
              </w:rPr>
              <w:t>实现室外 12 m 内 ±1 mm 精度</w:t>
            </w:r>
          </w:p>
        </w:tc>
        <w:tc>
          <w:tcPr>
            <w:tcW w:w="2824" w:type="dxa"/>
            <w:vAlign w:val="center"/>
          </w:tcPr>
          <w:p w14:paraId="01CCB60F">
            <w:pPr>
              <w:snapToGrid w:val="0"/>
              <w:spacing w:before="70" w:after="70" w:line="240" w:lineRule="auto"/>
              <w:ind w:firstLine="0"/>
              <w:jc w:val="center"/>
              <w:rPr>
                <w:sz w:val="21"/>
              </w:rPr>
            </w:pPr>
            <w:r>
              <w:rPr>
                <w:sz w:val="21"/>
                <w:szCs w:val="21"/>
              </w:rPr>
              <w:t>1.3.1.2、2.5.1 精度算例</w:t>
            </w:r>
          </w:p>
        </w:tc>
        <w:tc>
          <w:tcPr>
            <w:tcW w:w="1047" w:type="dxa"/>
            <w:vAlign w:val="center"/>
          </w:tcPr>
          <w:p w14:paraId="2571108D">
            <w:pPr>
              <w:snapToGrid w:val="0"/>
              <w:spacing w:before="70" w:after="70" w:line="240" w:lineRule="auto"/>
              <w:ind w:firstLine="0"/>
              <w:jc w:val="center"/>
              <w:rPr>
                <w:sz w:val="21"/>
              </w:rPr>
            </w:pPr>
            <w:r>
              <w:rPr>
                <w:sz w:val="21"/>
                <w:szCs w:val="21"/>
              </w:rPr>
              <w:t>满足</w:t>
            </w:r>
          </w:p>
        </w:tc>
      </w:tr>
      <w:tr w14:paraId="3657F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4F8CD581">
            <w:pPr>
              <w:snapToGrid w:val="0"/>
              <w:spacing w:before="70" w:after="70" w:line="240" w:lineRule="auto"/>
              <w:ind w:firstLine="0"/>
              <w:jc w:val="left"/>
              <w:rPr>
                <w:sz w:val="21"/>
              </w:rPr>
            </w:pPr>
            <w:r>
              <w:rPr>
                <w:sz w:val="21"/>
                <w:szCs w:val="21"/>
              </w:rPr>
              <w:t>三种坡度场景装备适应（平坡/缓坡/陡坡）</w:t>
            </w:r>
          </w:p>
        </w:tc>
        <w:tc>
          <w:tcPr>
            <w:tcW w:w="2824" w:type="dxa"/>
            <w:vAlign w:val="center"/>
          </w:tcPr>
          <w:p w14:paraId="68E79F96">
            <w:pPr>
              <w:snapToGrid w:val="0"/>
              <w:spacing w:before="70" w:after="70" w:line="240" w:lineRule="auto"/>
              <w:ind w:firstLine="0"/>
              <w:jc w:val="center"/>
              <w:rPr>
                <w:sz w:val="21"/>
              </w:rPr>
            </w:pPr>
            <w:r>
              <w:rPr>
                <w:sz w:val="21"/>
                <w:szCs w:val="21"/>
              </w:rPr>
              <w:t>1.7、2.5.2.1、2.5.2.25</w:t>
            </w:r>
          </w:p>
        </w:tc>
        <w:tc>
          <w:tcPr>
            <w:tcW w:w="1047" w:type="dxa"/>
            <w:vAlign w:val="center"/>
          </w:tcPr>
          <w:p w14:paraId="18E222A6">
            <w:pPr>
              <w:snapToGrid w:val="0"/>
              <w:spacing w:before="70" w:after="70" w:line="240" w:lineRule="auto"/>
              <w:ind w:firstLine="0"/>
              <w:jc w:val="center"/>
              <w:rPr>
                <w:sz w:val="21"/>
              </w:rPr>
            </w:pPr>
            <w:r>
              <w:rPr>
                <w:sz w:val="21"/>
                <w:szCs w:val="21"/>
              </w:rPr>
              <w:t>满足</w:t>
            </w:r>
          </w:p>
        </w:tc>
      </w:tr>
      <w:tr w14:paraId="14E57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6786151A">
            <w:pPr>
              <w:snapToGrid w:val="0"/>
              <w:spacing w:before="70" w:after="70" w:line="240" w:lineRule="auto"/>
              <w:ind w:firstLine="0"/>
              <w:jc w:val="left"/>
              <w:rPr>
                <w:sz w:val="21"/>
              </w:rPr>
            </w:pPr>
            <w:r>
              <w:rPr>
                <w:sz w:val="21"/>
                <w:szCs w:val="21"/>
              </w:rPr>
              <w:t>陡坡单次覆盖 8 m、精度优于 ±1 mm</w:t>
            </w:r>
          </w:p>
        </w:tc>
        <w:tc>
          <w:tcPr>
            <w:tcW w:w="2824" w:type="dxa"/>
            <w:vAlign w:val="center"/>
          </w:tcPr>
          <w:p w14:paraId="1DE466E1">
            <w:pPr>
              <w:snapToGrid w:val="0"/>
              <w:spacing w:before="70" w:after="70" w:line="240" w:lineRule="auto"/>
              <w:ind w:firstLine="0"/>
              <w:jc w:val="center"/>
              <w:rPr>
                <w:sz w:val="21"/>
              </w:rPr>
            </w:pPr>
            <w:r>
              <w:rPr>
                <w:sz w:val="21"/>
                <w:szCs w:val="21"/>
              </w:rPr>
              <w:t>1.3.1.2、2.5.2 工艺</w:t>
            </w:r>
          </w:p>
        </w:tc>
        <w:tc>
          <w:tcPr>
            <w:tcW w:w="1047" w:type="dxa"/>
            <w:vAlign w:val="center"/>
          </w:tcPr>
          <w:p w14:paraId="5E4B96CF">
            <w:pPr>
              <w:snapToGrid w:val="0"/>
              <w:spacing w:before="70" w:after="70" w:line="240" w:lineRule="auto"/>
              <w:ind w:firstLine="0"/>
              <w:jc w:val="center"/>
              <w:rPr>
                <w:sz w:val="21"/>
              </w:rPr>
            </w:pPr>
            <w:r>
              <w:rPr>
                <w:sz w:val="21"/>
                <w:szCs w:val="21"/>
              </w:rPr>
              <w:t>满足</w:t>
            </w:r>
          </w:p>
        </w:tc>
      </w:tr>
      <w:tr w14:paraId="266AC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4142B6DF">
            <w:pPr>
              <w:snapToGrid w:val="0"/>
              <w:spacing w:before="70" w:after="70" w:line="240" w:lineRule="auto"/>
              <w:ind w:firstLine="0"/>
              <w:jc w:val="left"/>
              <w:rPr>
                <w:sz w:val="21"/>
              </w:rPr>
            </w:pPr>
            <w:r>
              <w:rPr>
                <w:sz w:val="21"/>
                <w:szCs w:val="21"/>
              </w:rPr>
              <w:t>720° 高保真重建与渲染</w:t>
            </w:r>
          </w:p>
        </w:tc>
        <w:tc>
          <w:tcPr>
            <w:tcW w:w="2824" w:type="dxa"/>
            <w:vAlign w:val="center"/>
          </w:tcPr>
          <w:p w14:paraId="376E51C5">
            <w:pPr>
              <w:snapToGrid w:val="0"/>
              <w:spacing w:before="70" w:after="70" w:line="240" w:lineRule="auto"/>
              <w:ind w:firstLine="0"/>
              <w:jc w:val="center"/>
              <w:rPr>
                <w:sz w:val="21"/>
              </w:rPr>
            </w:pPr>
            <w:r>
              <w:rPr>
                <w:sz w:val="21"/>
                <w:szCs w:val="21"/>
              </w:rPr>
              <w:t>2.5.3、2.5.3.10</w:t>
            </w:r>
          </w:p>
        </w:tc>
        <w:tc>
          <w:tcPr>
            <w:tcW w:w="1047" w:type="dxa"/>
            <w:vAlign w:val="center"/>
          </w:tcPr>
          <w:p w14:paraId="1E43B45B">
            <w:pPr>
              <w:snapToGrid w:val="0"/>
              <w:spacing w:before="70" w:after="70" w:line="240" w:lineRule="auto"/>
              <w:ind w:firstLine="0"/>
              <w:jc w:val="center"/>
              <w:rPr>
                <w:sz w:val="21"/>
              </w:rPr>
            </w:pPr>
            <w:r>
              <w:rPr>
                <w:sz w:val="21"/>
                <w:szCs w:val="21"/>
              </w:rPr>
              <w:t>满足</w:t>
            </w:r>
          </w:p>
        </w:tc>
      </w:tr>
      <w:tr w14:paraId="3AB2A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6A460BA0">
            <w:pPr>
              <w:snapToGrid w:val="0"/>
              <w:spacing w:before="70" w:after="70" w:line="240" w:lineRule="auto"/>
              <w:ind w:firstLine="0"/>
              <w:jc w:val="left"/>
              <w:rPr>
                <w:sz w:val="21"/>
              </w:rPr>
            </w:pPr>
            <w:r>
              <w:rPr>
                <w:sz w:val="21"/>
                <w:szCs w:val="21"/>
              </w:rPr>
              <w:t>缺陷智能判定与报告自动生成</w:t>
            </w:r>
          </w:p>
        </w:tc>
        <w:tc>
          <w:tcPr>
            <w:tcW w:w="2824" w:type="dxa"/>
            <w:vAlign w:val="center"/>
          </w:tcPr>
          <w:p w14:paraId="1C38E88C">
            <w:pPr>
              <w:snapToGrid w:val="0"/>
              <w:spacing w:before="70" w:after="70" w:line="240" w:lineRule="auto"/>
              <w:ind w:firstLine="0"/>
              <w:jc w:val="center"/>
              <w:rPr>
                <w:sz w:val="21"/>
              </w:rPr>
            </w:pPr>
            <w:r>
              <w:rPr>
                <w:sz w:val="21"/>
                <w:szCs w:val="21"/>
              </w:rPr>
              <w:t>2.3.4、2.3.5、2.5.3</w:t>
            </w:r>
          </w:p>
        </w:tc>
        <w:tc>
          <w:tcPr>
            <w:tcW w:w="1047" w:type="dxa"/>
            <w:vAlign w:val="center"/>
          </w:tcPr>
          <w:p w14:paraId="4E3DFA28">
            <w:pPr>
              <w:snapToGrid w:val="0"/>
              <w:spacing w:before="70" w:after="70" w:line="240" w:lineRule="auto"/>
              <w:ind w:firstLine="0"/>
              <w:jc w:val="center"/>
              <w:rPr>
                <w:sz w:val="21"/>
              </w:rPr>
            </w:pPr>
            <w:r>
              <w:rPr>
                <w:sz w:val="21"/>
                <w:szCs w:val="21"/>
              </w:rPr>
              <w:t>满足</w:t>
            </w:r>
          </w:p>
        </w:tc>
      </w:tr>
      <w:tr w14:paraId="7E765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73898CD1">
            <w:pPr>
              <w:snapToGrid w:val="0"/>
              <w:spacing w:before="70" w:after="70" w:line="240" w:lineRule="auto"/>
              <w:ind w:firstLine="0"/>
              <w:jc w:val="left"/>
              <w:rPr>
                <w:sz w:val="21"/>
              </w:rPr>
            </w:pPr>
            <w:r>
              <w:rPr>
                <w:sz w:val="21"/>
                <w:szCs w:val="21"/>
              </w:rPr>
              <w:t>自主可控与网络安全合规</w:t>
            </w:r>
          </w:p>
        </w:tc>
        <w:tc>
          <w:tcPr>
            <w:tcW w:w="2824" w:type="dxa"/>
            <w:vAlign w:val="center"/>
          </w:tcPr>
          <w:p w14:paraId="7EEC359E">
            <w:pPr>
              <w:snapToGrid w:val="0"/>
              <w:spacing w:before="70" w:after="70" w:line="240" w:lineRule="auto"/>
              <w:ind w:firstLine="0"/>
              <w:jc w:val="center"/>
              <w:rPr>
                <w:sz w:val="21"/>
              </w:rPr>
            </w:pPr>
            <w:r>
              <w:rPr>
                <w:sz w:val="21"/>
                <w:szCs w:val="21"/>
              </w:rPr>
              <w:t>1.2.9、3.4、2.14.5</w:t>
            </w:r>
          </w:p>
        </w:tc>
        <w:tc>
          <w:tcPr>
            <w:tcW w:w="1047" w:type="dxa"/>
            <w:vAlign w:val="center"/>
          </w:tcPr>
          <w:p w14:paraId="46D1ECCD">
            <w:pPr>
              <w:snapToGrid w:val="0"/>
              <w:spacing w:before="70" w:after="70" w:line="240" w:lineRule="auto"/>
              <w:ind w:firstLine="0"/>
              <w:jc w:val="center"/>
              <w:rPr>
                <w:sz w:val="21"/>
              </w:rPr>
            </w:pPr>
            <w:r>
              <w:rPr>
                <w:sz w:val="21"/>
                <w:szCs w:val="21"/>
              </w:rPr>
              <w:t>满足</w:t>
            </w:r>
          </w:p>
        </w:tc>
      </w:tr>
      <w:tr w14:paraId="79325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1E1F8849">
            <w:pPr>
              <w:snapToGrid w:val="0"/>
              <w:spacing w:before="70" w:after="70" w:line="240" w:lineRule="auto"/>
              <w:ind w:firstLine="0"/>
              <w:jc w:val="left"/>
              <w:rPr>
                <w:sz w:val="21"/>
              </w:rPr>
            </w:pPr>
            <w:r>
              <w:rPr>
                <w:sz w:val="21"/>
                <w:szCs w:val="21"/>
              </w:rPr>
              <w:t>成果交付与档案要求</w:t>
            </w:r>
          </w:p>
        </w:tc>
        <w:tc>
          <w:tcPr>
            <w:tcW w:w="2824" w:type="dxa"/>
            <w:vAlign w:val="center"/>
          </w:tcPr>
          <w:p w14:paraId="3ABC19C8">
            <w:pPr>
              <w:snapToGrid w:val="0"/>
              <w:spacing w:before="70" w:after="70" w:line="240" w:lineRule="auto"/>
              <w:ind w:firstLine="0"/>
              <w:jc w:val="center"/>
              <w:rPr>
                <w:sz w:val="21"/>
              </w:rPr>
            </w:pPr>
            <w:r>
              <w:rPr>
                <w:sz w:val="21"/>
                <w:szCs w:val="21"/>
              </w:rPr>
              <w:t>2.10、2.10.5、2.15.4</w:t>
            </w:r>
          </w:p>
        </w:tc>
        <w:tc>
          <w:tcPr>
            <w:tcW w:w="1047" w:type="dxa"/>
            <w:vAlign w:val="center"/>
          </w:tcPr>
          <w:p w14:paraId="5D35EF83">
            <w:pPr>
              <w:snapToGrid w:val="0"/>
              <w:spacing w:before="70" w:after="70" w:line="240" w:lineRule="auto"/>
              <w:ind w:firstLine="0"/>
              <w:jc w:val="center"/>
              <w:rPr>
                <w:sz w:val="21"/>
              </w:rPr>
            </w:pPr>
            <w:r>
              <w:rPr>
                <w:sz w:val="21"/>
                <w:szCs w:val="21"/>
              </w:rPr>
              <w:t>满足</w:t>
            </w:r>
          </w:p>
        </w:tc>
      </w:tr>
      <w:tr w14:paraId="18548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29" w:type="dxa"/>
            <w:vAlign w:val="center"/>
          </w:tcPr>
          <w:p w14:paraId="1B3F54E4">
            <w:pPr>
              <w:snapToGrid w:val="0"/>
              <w:spacing w:before="70" w:after="70" w:line="240" w:lineRule="auto"/>
              <w:ind w:firstLine="0"/>
              <w:jc w:val="left"/>
              <w:rPr>
                <w:sz w:val="21"/>
              </w:rPr>
            </w:pPr>
            <w:r>
              <w:rPr>
                <w:sz w:val="21"/>
                <w:szCs w:val="21"/>
              </w:rPr>
              <w:t>进度与服务保障</w:t>
            </w:r>
          </w:p>
        </w:tc>
        <w:tc>
          <w:tcPr>
            <w:tcW w:w="2824" w:type="dxa"/>
            <w:vAlign w:val="center"/>
          </w:tcPr>
          <w:p w14:paraId="67A87EC6">
            <w:pPr>
              <w:snapToGrid w:val="0"/>
              <w:spacing w:before="70" w:after="70" w:line="240" w:lineRule="auto"/>
              <w:ind w:firstLine="0"/>
              <w:jc w:val="center"/>
              <w:rPr>
                <w:sz w:val="21"/>
              </w:rPr>
            </w:pPr>
            <w:r>
              <w:rPr>
                <w:sz w:val="21"/>
                <w:szCs w:val="21"/>
              </w:rPr>
              <w:t>2.6、2.7、2.11、2.12</w:t>
            </w:r>
          </w:p>
        </w:tc>
        <w:tc>
          <w:tcPr>
            <w:tcW w:w="1047" w:type="dxa"/>
            <w:vAlign w:val="center"/>
          </w:tcPr>
          <w:p w14:paraId="46146ADD">
            <w:pPr>
              <w:snapToGrid w:val="0"/>
              <w:spacing w:before="70" w:after="70" w:line="240" w:lineRule="auto"/>
              <w:ind w:firstLine="0"/>
              <w:jc w:val="center"/>
              <w:rPr>
                <w:sz w:val="21"/>
              </w:rPr>
            </w:pPr>
            <w:r>
              <w:rPr>
                <w:sz w:val="21"/>
                <w:szCs w:val="21"/>
              </w:rPr>
              <w:t>满足</w:t>
            </w:r>
          </w:p>
        </w:tc>
      </w:tr>
    </w:tbl>
    <w:p w14:paraId="7CD5242C">
      <w:pPr>
        <w:spacing w:line="240" w:lineRule="auto"/>
      </w:pPr>
    </w:p>
    <w:p w14:paraId="17D9A299">
      <w:pPr>
        <w:pStyle w:val="5"/>
      </w:pPr>
      <w:bookmarkStart w:id="38" w:name="_Toc22946"/>
      <w:r>
        <w:rPr>
          <w:szCs w:val="32"/>
        </w:rPr>
        <w:t>1.3.9 可行性结论</w:t>
      </w:r>
      <w:bookmarkEnd w:id="38"/>
    </w:p>
    <w:p w14:paraId="133F8FBE">
      <w:r>
        <w:rPr>
          <w:rFonts w:hint="eastAsia"/>
        </w:rPr>
        <w:t>基于技术维度、工程维度、组织维度、进度维度、经济维度、安全合规维度与风险维度的多维度综合分析，本方案所依托的技术体系均具备成熟理论基础与工程应用先例的支撑；精度指标经误差传播理论测算，具备不低于18%的冗余储备；装备配置与现场实施条件经逐项核验，具备良好适配性；作业人员配置与后方技术保障体系完备；进度规划与合同约定节点相匹配，且预留了并行作业冗余空间；成本构成明晰，全寿命周期成本优势显著；安全合规要求已全流程嵌入作业工序；主要风险均制定了可控应对措施。研究结论表明：本方案具备技术可行性、工程可实施性、组织保障可行性、经济合理性与风险可控性，满足全面履约的实施条件。</w:t>
      </w:r>
    </w:p>
    <w:p w14:paraId="087A1C6E">
      <w:pPr>
        <w:pStyle w:val="4"/>
      </w:pPr>
      <w:bookmarkStart w:id="39" w:name="_Toc20664"/>
      <w:r>
        <w:rPr>
          <w:szCs w:val="36"/>
        </w:rPr>
        <w:t>1.4 总体技术路线</w:t>
      </w:r>
      <w:bookmarkEnd w:id="39"/>
    </w:p>
    <w:p w14:paraId="4FA16879">
      <w:r>
        <w:rPr>
          <w:rFonts w:hint="eastAsia"/>
        </w:rPr>
        <w:t>技术路线的构建存在渐进式收敛过程，并非先确立既定路线再开展方案设计。项目立项初始阶段，存在三类备选技术路径：其一为以地面激光扫描为核心技术路径，将泄洪流道等效为常规实景三维场景开展测量；其二为以摄影测量为核心技术路径，基于影像密集匹配技术实现三维重构；其三为以高精度跟踪测量为核心定位技术，依托面扫描设备实现全域覆盖。上述三类技术路径在理论层面均具备可行性，但应用于葛洲坝闸室、三峡深孔与向家坝表孔三类典型工程场景时，技术适配性差异凸显。地面激光扫描技术在开阔测量场景中具备较高作业效率，但泄洪流道具有空间狭长、遮挡体繁多、表面含水率较高的工程特征，单站有效测量覆盖范围仅为预期值的50%，且多站拼接误差随测站数量增加呈累积效应。纯摄影测量技术在无纹理光滑混凝土表面易出现失效问题，尤其是经长期过流冲磨形成的致密表面，可供匹配的特征点极度匮乏。相较之下，跟踪测量技术的核心优势在于不依赖被测目标表面的自然纹理，而是依托自主布设的人工标志点实现定位，将特征提取过程从被动式转换为主动式。这一技术特性为本项目将跟踪测量技术置于技术路线核心层级的核心依据。</w:t>
      </w:r>
    </w:p>
    <w:p w14:paraId="7E31D2DA">
      <w:r>
        <w:rPr>
          <w:rFonts w:hint="eastAsia"/>
        </w:rPr>
        <w:t>核心技术路径确定后，后续决策均围绕核心技术的能力边界拓展需求展开。针对跟踪测量技术精度优异但单站覆盖范围有限的局限，构建跟踪框架与三维扫描仪协同的多终端作业体系；针对三维扫描仪长距离测量过程中存在的误差漂移问题，建立控制点约束与分段测量的技术方案；针对原始测量数据无法直接满足判识需求的现状，搭建几何特征提取与语义信息解析的双通道处理框架；针对判识结论需转化为标准化交付成果的需求，研发模板引擎与自动制图系统。上述技术环节串联构成完整技术链条，该链条以测量精度为核心出发点，以标准化交付为最终目标，各单元技术的配置旨在保障全链条的运行可靠性。</w:t>
      </w:r>
    </w:p>
    <w:p w14:paraId="587300C9">
      <w:r>
        <w:rPr>
          <w:rFonts w:hint="eastAsia"/>
        </w:rPr>
        <w:t>需明确的是，技术路线并非一次性固化。一期现场验证环节的核心目标之一，即检验该技术链条在真实工程环境下的有效性；若某一技术环节的实测性能与预期值存在偏差，优化设计阶段将对该环节的实现方式进行调整，但“跟踪测量确定基准、扫描设备实现覆盖、多模融合生成色彩、智能判识输出结论、模板引擎生成成果”的整体技术架构将保持不变。核心架构稳定、局部环节动态可调，是本项目在970天全周期内实现进度可控的核心前提。</w:t>
      </w:r>
    </w:p>
    <w:p w14:paraId="4EF20825">
      <w:pPr>
        <w:pStyle w:val="5"/>
      </w:pPr>
      <w:bookmarkStart w:id="40" w:name="_Toc1665"/>
      <w:r>
        <w:rPr>
          <w:szCs w:val="32"/>
        </w:rPr>
        <w:t>1.4.1 总体思路</w:t>
      </w:r>
      <w:bookmarkEnd w:id="40"/>
    </w:p>
    <w:p w14:paraId="362F4736">
      <w:r>
        <w:t>总体思路概括为</w:t>
      </w:r>
      <w:r>
        <w:rPr>
          <w:rFonts w:hint="eastAsia"/>
        </w:rPr>
        <w:t>“</w:t>
      </w:r>
      <w:r>
        <w:t>一链四层、双尺解耦、多模融合、闭环迭代</w:t>
      </w:r>
      <w:r>
        <w:rPr>
          <w:rFonts w:hint="eastAsia"/>
        </w:rPr>
        <w:t>”</w:t>
      </w:r>
      <w:r>
        <w:t>。</w:t>
      </w:r>
    </w:p>
    <w:p w14:paraId="4ECBBF4E">
      <w:r>
        <w:t>一链：现场测量建模 → 多模态数据融合 → 三维实体重构 → 缺陷智能判识 → 报告自动生成 → 历史数据比对。</w:t>
      </w:r>
    </w:p>
    <w:p w14:paraId="7976E142">
      <w:r>
        <w:t>四层：感知层、数据层、模型层、应用层。</w:t>
      </w:r>
    </w:p>
    <w:p w14:paraId="60AC9D95">
      <w:r>
        <w:t>双尺解耦：整体精度与局部精度分层设计、分别验证、统一基准。</w:t>
      </w:r>
    </w:p>
    <w:p w14:paraId="592639AA">
      <w:r>
        <w:t>多模融合：点云、影像、纹理、位姿、环境与传感器数据统一时空基准下融合。</w:t>
      </w:r>
    </w:p>
    <w:p w14:paraId="2A7F151D">
      <w:r>
        <w:t>闭环迭代：设计</w:t>
      </w:r>
      <w:r>
        <w:rPr>
          <w:rFonts w:hint="eastAsia"/>
        </w:rPr>
        <w:t>-</w:t>
      </w:r>
      <w:r>
        <w:t>开发</w:t>
      </w:r>
      <w:r>
        <w:rPr>
          <w:rFonts w:hint="eastAsia"/>
        </w:rPr>
        <w:t>-</w:t>
      </w:r>
      <w:r>
        <w:t>验证</w:t>
      </w:r>
      <w:r>
        <w:rPr>
          <w:rFonts w:hint="eastAsia"/>
        </w:rPr>
        <w:t>-</w:t>
      </w:r>
      <w:r>
        <w:t>优化</w:t>
      </w:r>
      <w:r>
        <w:rPr>
          <w:rFonts w:hint="eastAsia"/>
        </w:rPr>
        <w:t>-</w:t>
      </w:r>
      <w:r>
        <w:t>再验证，以一期实测数据为二期优化基准。</w:t>
      </w:r>
    </w:p>
    <w:p w14:paraId="6859B1A8">
      <w:pPr>
        <w:pStyle w:val="5"/>
      </w:pPr>
      <w:bookmarkStart w:id="41" w:name="_Toc13367"/>
      <w:r>
        <w:rPr>
          <w:szCs w:val="32"/>
        </w:rPr>
        <w:t>1.4.2 四个层次的构成</w:t>
      </w:r>
      <w:bookmarkEnd w:id="41"/>
    </w:p>
    <w:tbl>
      <w:tblPr>
        <w:tblStyle w:val="32"/>
        <w:tblW w:w="889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6"/>
        <w:gridCol w:w="3216"/>
        <w:gridCol w:w="2783"/>
        <w:gridCol w:w="1926"/>
      </w:tblGrid>
      <w:tr w14:paraId="373D8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66" w:type="dxa"/>
            <w:shd w:val="clear" w:color="auto" w:fill="E7E6E6"/>
            <w:vAlign w:val="center"/>
          </w:tcPr>
          <w:p w14:paraId="540155BE">
            <w:pPr>
              <w:keepNext/>
              <w:snapToGrid w:val="0"/>
              <w:spacing w:before="70" w:after="70" w:line="240" w:lineRule="auto"/>
              <w:ind w:firstLine="0"/>
              <w:jc w:val="center"/>
              <w:rPr>
                <w:b/>
                <w:sz w:val="21"/>
              </w:rPr>
            </w:pPr>
            <w:r>
              <w:rPr>
                <w:b/>
                <w:sz w:val="21"/>
                <w:szCs w:val="21"/>
              </w:rPr>
              <w:t>层次</w:t>
            </w:r>
          </w:p>
        </w:tc>
        <w:tc>
          <w:tcPr>
            <w:tcW w:w="3216" w:type="dxa"/>
            <w:shd w:val="clear" w:color="auto" w:fill="E7E6E6"/>
            <w:vAlign w:val="center"/>
          </w:tcPr>
          <w:p w14:paraId="52434073">
            <w:pPr>
              <w:keepNext/>
              <w:snapToGrid w:val="0"/>
              <w:spacing w:before="70" w:after="70" w:line="240" w:lineRule="auto"/>
              <w:ind w:firstLine="0"/>
              <w:jc w:val="center"/>
              <w:rPr>
                <w:b/>
                <w:sz w:val="21"/>
              </w:rPr>
            </w:pPr>
            <w:r>
              <w:rPr>
                <w:b/>
                <w:sz w:val="21"/>
                <w:szCs w:val="21"/>
              </w:rPr>
              <w:t>构成</w:t>
            </w:r>
          </w:p>
        </w:tc>
        <w:tc>
          <w:tcPr>
            <w:tcW w:w="2783" w:type="dxa"/>
            <w:shd w:val="clear" w:color="auto" w:fill="E7E6E6"/>
            <w:vAlign w:val="center"/>
          </w:tcPr>
          <w:p w14:paraId="790C613A">
            <w:pPr>
              <w:keepNext/>
              <w:snapToGrid w:val="0"/>
              <w:spacing w:before="70" w:after="70" w:line="240" w:lineRule="auto"/>
              <w:ind w:firstLine="0"/>
              <w:jc w:val="center"/>
              <w:rPr>
                <w:b/>
                <w:sz w:val="21"/>
              </w:rPr>
            </w:pPr>
            <w:r>
              <w:rPr>
                <w:b/>
                <w:sz w:val="21"/>
                <w:szCs w:val="21"/>
              </w:rPr>
              <w:t>关键技术</w:t>
            </w:r>
          </w:p>
        </w:tc>
        <w:tc>
          <w:tcPr>
            <w:tcW w:w="1926" w:type="dxa"/>
            <w:shd w:val="clear" w:color="auto" w:fill="E7E6E6"/>
            <w:vAlign w:val="center"/>
          </w:tcPr>
          <w:p w14:paraId="6AFAEC06">
            <w:pPr>
              <w:keepNext/>
              <w:snapToGrid w:val="0"/>
              <w:spacing w:before="70" w:after="70" w:line="240" w:lineRule="auto"/>
              <w:ind w:firstLine="0"/>
              <w:jc w:val="center"/>
              <w:rPr>
                <w:b/>
                <w:sz w:val="21"/>
              </w:rPr>
            </w:pPr>
            <w:r>
              <w:rPr>
                <w:b/>
                <w:sz w:val="21"/>
                <w:szCs w:val="21"/>
              </w:rPr>
              <w:t>输出</w:t>
            </w:r>
          </w:p>
        </w:tc>
      </w:tr>
      <w:tr w14:paraId="74E3C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4EBFC70F">
            <w:pPr>
              <w:keepNext/>
              <w:snapToGrid w:val="0"/>
              <w:spacing w:before="70" w:after="70" w:line="240" w:lineRule="auto"/>
              <w:ind w:firstLine="0"/>
              <w:jc w:val="center"/>
              <w:rPr>
                <w:sz w:val="21"/>
              </w:rPr>
            </w:pPr>
            <w:r>
              <w:rPr>
                <w:sz w:val="21"/>
                <w:szCs w:val="21"/>
              </w:rPr>
              <w:t>感知层</w:t>
            </w:r>
          </w:p>
        </w:tc>
        <w:tc>
          <w:tcPr>
            <w:tcW w:w="3216" w:type="dxa"/>
            <w:vAlign w:val="center"/>
          </w:tcPr>
          <w:p w14:paraId="2E4476A6">
            <w:pPr>
              <w:keepNext/>
              <w:snapToGrid w:val="0"/>
              <w:spacing w:before="70" w:after="70" w:line="240" w:lineRule="auto"/>
              <w:ind w:firstLine="0"/>
              <w:jc w:val="left"/>
              <w:rPr>
                <w:sz w:val="21"/>
              </w:rPr>
            </w:pPr>
            <w:r>
              <w:rPr>
                <w:sz w:val="21"/>
                <w:szCs w:val="21"/>
              </w:rPr>
              <w:t>多目视觉跟踪测量系统、跟踪框架、实景三维扫描仪、全站仪、北斗 RTK、环境传感器</w:t>
            </w:r>
          </w:p>
        </w:tc>
        <w:tc>
          <w:tcPr>
            <w:tcW w:w="2783" w:type="dxa"/>
            <w:vAlign w:val="center"/>
          </w:tcPr>
          <w:p w14:paraId="13887CDF">
            <w:pPr>
              <w:keepNext/>
              <w:snapToGrid w:val="0"/>
              <w:spacing w:before="70" w:after="70" w:line="240" w:lineRule="auto"/>
              <w:ind w:firstLine="0"/>
              <w:jc w:val="left"/>
              <w:rPr>
                <w:sz w:val="21"/>
              </w:rPr>
            </w:pPr>
            <w:r>
              <w:rPr>
                <w:sz w:val="21"/>
                <w:szCs w:val="21"/>
              </w:rPr>
              <w:t>高精度标定、亚像素定位、激光/视觉 SLAM、多曝光成像</w:t>
            </w:r>
          </w:p>
        </w:tc>
        <w:tc>
          <w:tcPr>
            <w:tcW w:w="1926" w:type="dxa"/>
            <w:vAlign w:val="center"/>
          </w:tcPr>
          <w:p w14:paraId="762B442F">
            <w:pPr>
              <w:keepNext/>
              <w:snapToGrid w:val="0"/>
              <w:spacing w:before="70" w:after="70" w:line="240" w:lineRule="auto"/>
              <w:ind w:firstLine="0"/>
              <w:jc w:val="left"/>
              <w:rPr>
                <w:sz w:val="21"/>
              </w:rPr>
            </w:pPr>
            <w:r>
              <w:rPr>
                <w:sz w:val="21"/>
                <w:szCs w:val="21"/>
              </w:rPr>
              <w:t>原始影像、点云、位姿、环境参数</w:t>
            </w:r>
          </w:p>
        </w:tc>
      </w:tr>
      <w:tr w14:paraId="6A3B5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60B21297">
            <w:pPr>
              <w:keepNext/>
              <w:snapToGrid w:val="0"/>
              <w:spacing w:before="70" w:after="70" w:line="240" w:lineRule="auto"/>
              <w:ind w:firstLine="0"/>
              <w:jc w:val="center"/>
              <w:rPr>
                <w:sz w:val="21"/>
              </w:rPr>
            </w:pPr>
            <w:r>
              <w:rPr>
                <w:sz w:val="21"/>
                <w:szCs w:val="21"/>
              </w:rPr>
              <w:t>数据层</w:t>
            </w:r>
          </w:p>
        </w:tc>
        <w:tc>
          <w:tcPr>
            <w:tcW w:w="3216" w:type="dxa"/>
            <w:vAlign w:val="center"/>
          </w:tcPr>
          <w:p w14:paraId="2A800D8A">
            <w:pPr>
              <w:keepNext/>
              <w:snapToGrid w:val="0"/>
              <w:spacing w:before="70" w:after="70" w:line="240" w:lineRule="auto"/>
              <w:ind w:firstLine="0"/>
              <w:jc w:val="left"/>
              <w:rPr>
                <w:sz w:val="21"/>
              </w:rPr>
            </w:pPr>
            <w:r>
              <w:rPr>
                <w:sz w:val="21"/>
                <w:szCs w:val="21"/>
              </w:rPr>
              <w:t>数据中台、质检模块、坐标基准库、样本库</w:t>
            </w:r>
          </w:p>
        </w:tc>
        <w:tc>
          <w:tcPr>
            <w:tcW w:w="2783" w:type="dxa"/>
            <w:vAlign w:val="center"/>
          </w:tcPr>
          <w:p w14:paraId="0D942314">
            <w:pPr>
              <w:keepNext/>
              <w:snapToGrid w:val="0"/>
              <w:spacing w:before="70" w:after="70" w:line="240" w:lineRule="auto"/>
              <w:ind w:firstLine="0"/>
              <w:jc w:val="left"/>
              <w:rPr>
                <w:sz w:val="21"/>
              </w:rPr>
            </w:pPr>
            <w:r>
              <w:rPr>
                <w:sz w:val="21"/>
                <w:szCs w:val="21"/>
              </w:rPr>
              <w:t>多源配准、去噪、真彩色赋色、质量控制</w:t>
            </w:r>
          </w:p>
        </w:tc>
        <w:tc>
          <w:tcPr>
            <w:tcW w:w="1926" w:type="dxa"/>
            <w:vAlign w:val="center"/>
          </w:tcPr>
          <w:p w14:paraId="071275BC">
            <w:pPr>
              <w:keepNext/>
              <w:snapToGrid w:val="0"/>
              <w:spacing w:before="70" w:after="70" w:line="240" w:lineRule="auto"/>
              <w:ind w:firstLine="0"/>
              <w:jc w:val="left"/>
              <w:rPr>
                <w:sz w:val="21"/>
              </w:rPr>
            </w:pPr>
            <w:r>
              <w:rPr>
                <w:sz w:val="21"/>
                <w:szCs w:val="21"/>
              </w:rPr>
              <w:t>真彩色点云、融合位姿、质检报告</w:t>
            </w:r>
          </w:p>
        </w:tc>
      </w:tr>
      <w:tr w14:paraId="1AAA4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021F0790">
            <w:pPr>
              <w:keepNext/>
              <w:snapToGrid w:val="0"/>
              <w:spacing w:before="70" w:after="70" w:line="240" w:lineRule="auto"/>
              <w:ind w:firstLine="0"/>
              <w:jc w:val="center"/>
              <w:rPr>
                <w:sz w:val="21"/>
              </w:rPr>
            </w:pPr>
            <w:r>
              <w:rPr>
                <w:sz w:val="21"/>
                <w:szCs w:val="21"/>
              </w:rPr>
              <w:t>模型层</w:t>
            </w:r>
          </w:p>
        </w:tc>
        <w:tc>
          <w:tcPr>
            <w:tcW w:w="3216" w:type="dxa"/>
            <w:vAlign w:val="center"/>
          </w:tcPr>
          <w:p w14:paraId="7B71DCC0">
            <w:pPr>
              <w:keepNext/>
              <w:snapToGrid w:val="0"/>
              <w:spacing w:before="70" w:after="70" w:line="240" w:lineRule="auto"/>
              <w:ind w:firstLine="0"/>
              <w:jc w:val="left"/>
              <w:rPr>
                <w:sz w:val="21"/>
              </w:rPr>
            </w:pPr>
            <w:r>
              <w:rPr>
                <w:sz w:val="21"/>
                <w:szCs w:val="21"/>
              </w:rPr>
              <w:t>渲染模型、量测模型、语义模型</w:t>
            </w:r>
          </w:p>
        </w:tc>
        <w:tc>
          <w:tcPr>
            <w:tcW w:w="2783" w:type="dxa"/>
            <w:vAlign w:val="center"/>
          </w:tcPr>
          <w:p w14:paraId="5A2EAFDB">
            <w:pPr>
              <w:keepNext/>
              <w:snapToGrid w:val="0"/>
              <w:spacing w:before="70" w:after="70" w:line="240" w:lineRule="auto"/>
              <w:ind w:firstLine="0"/>
              <w:jc w:val="left"/>
              <w:rPr>
                <w:sz w:val="21"/>
              </w:rPr>
            </w:pPr>
            <w:r>
              <w:rPr>
                <w:sz w:val="21"/>
                <w:szCs w:val="21"/>
              </w:rPr>
              <w:t>三维高斯泼溅、三角网格重建、语义分割、几何分析</w:t>
            </w:r>
          </w:p>
        </w:tc>
        <w:tc>
          <w:tcPr>
            <w:tcW w:w="1926" w:type="dxa"/>
            <w:vAlign w:val="center"/>
          </w:tcPr>
          <w:p w14:paraId="4C1D49F0">
            <w:pPr>
              <w:keepNext/>
              <w:snapToGrid w:val="0"/>
              <w:spacing w:before="70" w:after="70" w:line="240" w:lineRule="auto"/>
              <w:ind w:firstLine="0"/>
              <w:jc w:val="left"/>
              <w:rPr>
                <w:sz w:val="21"/>
              </w:rPr>
            </w:pPr>
            <w:r>
              <w:rPr>
                <w:sz w:val="21"/>
                <w:szCs w:val="21"/>
              </w:rPr>
              <w:t>720° 沉浸模型、可量测网格、缺陷语义图</w:t>
            </w:r>
          </w:p>
        </w:tc>
      </w:tr>
      <w:tr w14:paraId="1ADA9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12518C20">
            <w:pPr>
              <w:keepNext/>
              <w:snapToGrid w:val="0"/>
              <w:spacing w:before="70" w:after="70" w:line="240" w:lineRule="auto"/>
              <w:ind w:firstLine="0"/>
              <w:jc w:val="center"/>
              <w:rPr>
                <w:sz w:val="21"/>
              </w:rPr>
            </w:pPr>
            <w:r>
              <w:rPr>
                <w:sz w:val="21"/>
                <w:szCs w:val="21"/>
              </w:rPr>
              <w:t>应用层</w:t>
            </w:r>
          </w:p>
        </w:tc>
        <w:tc>
          <w:tcPr>
            <w:tcW w:w="3216" w:type="dxa"/>
            <w:vAlign w:val="center"/>
          </w:tcPr>
          <w:p w14:paraId="5D7962D1">
            <w:pPr>
              <w:keepNext/>
              <w:snapToGrid w:val="0"/>
              <w:spacing w:before="70" w:after="70" w:line="240" w:lineRule="auto"/>
              <w:ind w:firstLine="0"/>
              <w:jc w:val="left"/>
              <w:rPr>
                <w:sz w:val="21"/>
              </w:rPr>
            </w:pPr>
            <w:r>
              <w:rPr>
                <w:sz w:val="21"/>
                <w:szCs w:val="21"/>
              </w:rPr>
              <w:t>检查测量数据分析软件、报告引擎、图纸引擎</w:t>
            </w:r>
          </w:p>
        </w:tc>
        <w:tc>
          <w:tcPr>
            <w:tcW w:w="2783" w:type="dxa"/>
            <w:vAlign w:val="center"/>
          </w:tcPr>
          <w:p w14:paraId="14D0D8CD">
            <w:pPr>
              <w:keepNext/>
              <w:snapToGrid w:val="0"/>
              <w:spacing w:before="70" w:after="70" w:line="240" w:lineRule="auto"/>
              <w:ind w:firstLine="0"/>
              <w:jc w:val="left"/>
              <w:rPr>
                <w:sz w:val="21"/>
              </w:rPr>
            </w:pPr>
            <w:r>
              <w:rPr>
                <w:sz w:val="21"/>
                <w:szCs w:val="21"/>
              </w:rPr>
              <w:t>缺陷判定规则库、模板引擎、DWG 自动制图</w:t>
            </w:r>
          </w:p>
        </w:tc>
        <w:tc>
          <w:tcPr>
            <w:tcW w:w="1926" w:type="dxa"/>
            <w:vAlign w:val="center"/>
          </w:tcPr>
          <w:p w14:paraId="2B19E107">
            <w:pPr>
              <w:keepNext/>
              <w:snapToGrid w:val="0"/>
              <w:spacing w:before="70" w:after="70" w:line="240" w:lineRule="auto"/>
              <w:ind w:firstLine="0"/>
              <w:jc w:val="left"/>
              <w:rPr>
                <w:sz w:val="21"/>
              </w:rPr>
            </w:pPr>
            <w:r>
              <w:rPr>
                <w:sz w:val="21"/>
                <w:szCs w:val="21"/>
              </w:rPr>
              <w:t>分析报告、汇总表、记录图、云图、导出数据</w:t>
            </w:r>
          </w:p>
        </w:tc>
      </w:tr>
    </w:tbl>
    <w:p w14:paraId="4F05CBEE">
      <w:pPr>
        <w:spacing w:line="240" w:lineRule="auto"/>
      </w:pPr>
    </w:p>
    <w:p w14:paraId="2C6D4F71">
      <w:pPr>
        <w:pStyle w:val="5"/>
        <w:rPr>
          <w:szCs w:val="32"/>
        </w:rPr>
      </w:pPr>
      <w:bookmarkStart w:id="42" w:name="_Toc7505"/>
      <w:r>
        <w:rPr>
          <w:szCs w:val="32"/>
        </w:rPr>
        <w:t>1.4.3 技术路线总图</w:t>
      </w:r>
      <w:bookmarkEnd w:id="42"/>
    </w:p>
    <w:p w14:paraId="788D5DB1">
      <w:r>
        <w:rPr>
          <w:rFonts w:hint="eastAsia"/>
        </w:rPr>
        <w:t>技术路线按纵向层级划分为四条并行核心链路：其一为测量作业链路，依次涵盖控制网布设、测站架设与精度标定、多源技术协同采集、现场质量检验、数据回传五个核心环节；其二为三维建模链路，依次涵盖位姿解算、点云配准与去噪、多模态融合赋色、网格重建、高斯泼溅渲染、模型轻量化与发布六个核心环节；其三为缺陷判识链路，依次涵盖几何残差分析、语义分割、规则融合判定、人工复核、级别认定与处置建议五个核心环节；其四为成果输出链路，依次涵盖平面展开图生成、云图与断面导出、报告自动编制、审核签发、归档与历史比对五个核心环节。上述四条链路依托统一数据模型与坐标框架实现耦合联动，全流程各环节中间成果均具备可追溯性与可复算性。</w:t>
      </w:r>
    </w:p>
    <w:p w14:paraId="62503F9E">
      <w:pPr>
        <w:ind w:firstLine="0"/>
      </w:pPr>
      <w:r>
        <w:drawing>
          <wp:inline distT="0" distB="0" distL="114300" distR="114300">
            <wp:extent cx="5724525" cy="2614295"/>
            <wp:effectExtent l="0" t="0" r="3175" b="190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6"/>
                    <a:stretch>
                      <a:fillRect/>
                    </a:stretch>
                  </pic:blipFill>
                  <pic:spPr>
                    <a:xfrm>
                      <a:off x="0" y="0"/>
                      <a:ext cx="5724525" cy="2614295"/>
                    </a:xfrm>
                    <a:prstGeom prst="rect">
                      <a:avLst/>
                    </a:prstGeom>
                    <a:noFill/>
                    <a:ln>
                      <a:noFill/>
                    </a:ln>
                  </pic:spPr>
                </pic:pic>
              </a:graphicData>
            </a:graphic>
          </wp:inline>
        </w:drawing>
      </w:r>
    </w:p>
    <w:p w14:paraId="3BA57507">
      <w:pPr>
        <w:spacing w:after="200" w:line="280" w:lineRule="auto"/>
        <w:ind w:firstLine="0"/>
        <w:jc w:val="center"/>
      </w:pPr>
      <w:r>
        <w:rPr>
          <w:sz w:val="21"/>
          <w:szCs w:val="21"/>
        </w:rPr>
        <w:t>图 1-1  总体技术路线图</w:t>
      </w:r>
    </w:p>
    <w:p w14:paraId="55876535">
      <w:pPr>
        <w:pStyle w:val="5"/>
      </w:pPr>
      <w:bookmarkStart w:id="43" w:name="_Toc11517"/>
      <w:r>
        <w:rPr>
          <w:szCs w:val="32"/>
        </w:rPr>
        <w:t>1.4.4 关键技术链条</w:t>
      </w:r>
      <w:bookmarkEnd w:id="43"/>
    </w:p>
    <w:p w14:paraId="46429006">
      <w:r>
        <w:rPr>
          <w:rFonts w:hint="eastAsia"/>
        </w:rPr>
        <w:t>关键技术链条由六项核心技术组成，其一为</w:t>
      </w:r>
      <w:r>
        <w:t>多目视觉跟踪高精度标定与全局平差技术；</w:t>
      </w:r>
      <w:r>
        <w:rPr>
          <w:rFonts w:hint="eastAsia"/>
        </w:rPr>
        <w:t>其二为</w:t>
      </w:r>
      <w:r>
        <w:t>跟踪框架多视角面扫描与自主扫描技术；</w:t>
      </w:r>
      <w:r>
        <w:rPr>
          <w:rFonts w:hint="eastAsia"/>
        </w:rPr>
        <w:t>其三为</w:t>
      </w:r>
      <w:r>
        <w:t>激光/视觉SLAM紧耦合的大场景建图与回环优化技术；</w:t>
      </w:r>
      <w:r>
        <w:rPr>
          <w:rFonts w:hint="eastAsia"/>
        </w:rPr>
        <w:t>其四为</w:t>
      </w:r>
      <w:r>
        <w:t>点云</w:t>
      </w:r>
      <w:r>
        <w:rPr>
          <w:rFonts w:hint="eastAsia"/>
        </w:rPr>
        <w:t>-</w:t>
      </w:r>
      <w:r>
        <w:t>影像多模态融合与真彩色赋色技术；</w:t>
      </w:r>
      <w:r>
        <w:rPr>
          <w:rFonts w:hint="eastAsia"/>
        </w:rPr>
        <w:t>其</w:t>
      </w:r>
      <w:r>
        <w:t>五</w:t>
      </w:r>
      <w:r>
        <w:rPr>
          <w:rFonts w:hint="eastAsia"/>
        </w:rPr>
        <w:t>为</w:t>
      </w:r>
      <w:r>
        <w:t>缺陷几何</w:t>
      </w:r>
      <w:r>
        <w:rPr>
          <w:rFonts w:hint="eastAsia"/>
        </w:rPr>
        <w:t>-</w:t>
      </w:r>
      <w:r>
        <w:t>语义双通道判识与级别认定技术；</w:t>
      </w:r>
      <w:r>
        <w:rPr>
          <w:rFonts w:hint="eastAsia"/>
        </w:rPr>
        <w:t>其</w:t>
      </w:r>
      <w:r>
        <w:t>六</w:t>
      </w:r>
      <w:r>
        <w:rPr>
          <w:rFonts w:hint="eastAsia"/>
        </w:rPr>
        <w:t>为</w:t>
      </w:r>
      <w:r>
        <w:t>数据驱动的检查报告与DWG记录图自动生成技术。</w:t>
      </w:r>
      <w:r>
        <w:rPr>
          <w:rFonts w:hint="eastAsia"/>
        </w:rPr>
        <w:t>上述六项技术分别覆盖装备层、数据层、算法层与软件层，形成自洽的完整技术闭环。</w:t>
      </w:r>
    </w:p>
    <w:p w14:paraId="029C13FE">
      <w:pPr>
        <w:pStyle w:val="5"/>
      </w:pPr>
      <w:bookmarkStart w:id="44" w:name="_Toc30716"/>
      <w:r>
        <w:rPr>
          <w:szCs w:val="32"/>
        </w:rPr>
        <w:t>1.4.5 技术路线多方案比选</w:t>
      </w:r>
      <w:bookmarkEnd w:id="44"/>
    </w:p>
    <w:p w14:paraId="38B7BAA2">
      <w:r>
        <w:rPr>
          <w:rFonts w:hint="eastAsia"/>
        </w:rPr>
        <w:t>技术路线的确定并非单一最优解的遴选过程，而是多可行方案间的系统性权衡决策。研究团队针对方案中的六个核心技术环节分别开展多方案比选工作，比选维度统一设定为精度可达性、作业效率、环境适应性、实施成本与工程成熟度五项，各维度权重依次为30%、20%、20%、15%、15%，采用百分制量化评分后选取最优方案。比选过程与最终结论同步纳入方案体系，为评审环节核验技术选型的科学性提供依据。</w:t>
      </w:r>
    </w:p>
    <w:p w14:paraId="7B7FBE01">
      <w:pPr>
        <w:pStyle w:val="6"/>
      </w:pPr>
      <w:r>
        <w:rPr>
          <w:szCs w:val="32"/>
        </w:rPr>
        <w:t>1.4.5.1 高精度测量原理比选</w:t>
      </w:r>
    </w:p>
    <w:tbl>
      <w:tblPr>
        <w:tblStyle w:val="32"/>
        <w:tblW w:w="104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3"/>
        <w:gridCol w:w="1624"/>
        <w:gridCol w:w="1596"/>
        <w:gridCol w:w="1637"/>
        <w:gridCol w:w="757"/>
        <w:gridCol w:w="968"/>
        <w:gridCol w:w="763"/>
        <w:gridCol w:w="1716"/>
      </w:tblGrid>
      <w:tr w14:paraId="33A15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13" w:type="dxa"/>
            <w:shd w:val="clear" w:color="auto" w:fill="E7E6E6"/>
            <w:vAlign w:val="center"/>
          </w:tcPr>
          <w:p w14:paraId="6EA92572">
            <w:pPr>
              <w:snapToGrid w:val="0"/>
              <w:spacing w:before="70" w:after="70" w:line="240" w:lineRule="auto"/>
              <w:ind w:firstLine="0"/>
              <w:jc w:val="center"/>
              <w:rPr>
                <w:b/>
                <w:sz w:val="21"/>
              </w:rPr>
            </w:pPr>
            <w:r>
              <w:rPr>
                <w:b/>
                <w:sz w:val="21"/>
                <w:szCs w:val="21"/>
              </w:rPr>
              <w:t>方案</w:t>
            </w:r>
          </w:p>
        </w:tc>
        <w:tc>
          <w:tcPr>
            <w:tcW w:w="1624" w:type="dxa"/>
            <w:shd w:val="clear" w:color="auto" w:fill="E7E6E6"/>
            <w:vAlign w:val="center"/>
          </w:tcPr>
          <w:p w14:paraId="6A0E74A2">
            <w:pPr>
              <w:snapToGrid w:val="0"/>
              <w:spacing w:before="70" w:after="70" w:line="240" w:lineRule="auto"/>
              <w:ind w:firstLine="0"/>
              <w:jc w:val="center"/>
              <w:rPr>
                <w:b/>
                <w:sz w:val="21"/>
              </w:rPr>
            </w:pPr>
            <w:r>
              <w:rPr>
                <w:b/>
                <w:sz w:val="21"/>
                <w:szCs w:val="21"/>
              </w:rPr>
              <w:t>精度潜力</w:t>
            </w:r>
          </w:p>
        </w:tc>
        <w:tc>
          <w:tcPr>
            <w:tcW w:w="1596" w:type="dxa"/>
            <w:shd w:val="clear" w:color="auto" w:fill="E7E6E6"/>
            <w:vAlign w:val="center"/>
          </w:tcPr>
          <w:p w14:paraId="479D4C2F">
            <w:pPr>
              <w:snapToGrid w:val="0"/>
              <w:spacing w:before="70" w:after="70" w:line="240" w:lineRule="auto"/>
              <w:ind w:firstLine="0"/>
              <w:jc w:val="center"/>
              <w:rPr>
                <w:b/>
                <w:sz w:val="21"/>
              </w:rPr>
            </w:pPr>
            <w:r>
              <w:rPr>
                <w:b/>
                <w:sz w:val="21"/>
                <w:szCs w:val="21"/>
              </w:rPr>
              <w:t>效率</w:t>
            </w:r>
          </w:p>
        </w:tc>
        <w:tc>
          <w:tcPr>
            <w:tcW w:w="1637" w:type="dxa"/>
            <w:shd w:val="clear" w:color="auto" w:fill="E7E6E6"/>
            <w:vAlign w:val="center"/>
          </w:tcPr>
          <w:p w14:paraId="78807F09">
            <w:pPr>
              <w:snapToGrid w:val="0"/>
              <w:spacing w:before="70" w:after="70" w:line="240" w:lineRule="auto"/>
              <w:ind w:firstLine="0"/>
              <w:jc w:val="center"/>
              <w:rPr>
                <w:b/>
                <w:sz w:val="21"/>
              </w:rPr>
            </w:pPr>
            <w:r>
              <w:rPr>
                <w:b/>
                <w:sz w:val="21"/>
                <w:szCs w:val="21"/>
              </w:rPr>
              <w:t>环境适应性</w:t>
            </w:r>
          </w:p>
        </w:tc>
        <w:tc>
          <w:tcPr>
            <w:tcW w:w="757" w:type="dxa"/>
            <w:shd w:val="clear" w:color="auto" w:fill="E7E6E6"/>
            <w:vAlign w:val="center"/>
          </w:tcPr>
          <w:p w14:paraId="749685E9">
            <w:pPr>
              <w:snapToGrid w:val="0"/>
              <w:spacing w:before="70" w:after="70" w:line="240" w:lineRule="auto"/>
              <w:ind w:firstLine="0"/>
              <w:jc w:val="center"/>
              <w:rPr>
                <w:b/>
                <w:sz w:val="21"/>
              </w:rPr>
            </w:pPr>
            <w:r>
              <w:rPr>
                <w:b/>
                <w:sz w:val="21"/>
                <w:szCs w:val="21"/>
              </w:rPr>
              <w:t>成本</w:t>
            </w:r>
          </w:p>
        </w:tc>
        <w:tc>
          <w:tcPr>
            <w:tcW w:w="968" w:type="dxa"/>
            <w:shd w:val="clear" w:color="auto" w:fill="E7E6E6"/>
            <w:vAlign w:val="center"/>
          </w:tcPr>
          <w:p w14:paraId="4D9C2F69">
            <w:pPr>
              <w:snapToGrid w:val="0"/>
              <w:spacing w:before="70" w:after="70" w:line="240" w:lineRule="auto"/>
              <w:ind w:firstLine="0"/>
              <w:jc w:val="center"/>
              <w:rPr>
                <w:b/>
                <w:sz w:val="21"/>
              </w:rPr>
            </w:pPr>
            <w:r>
              <w:rPr>
                <w:b/>
                <w:sz w:val="21"/>
                <w:szCs w:val="21"/>
              </w:rPr>
              <w:t>成熟度</w:t>
            </w:r>
          </w:p>
        </w:tc>
        <w:tc>
          <w:tcPr>
            <w:tcW w:w="763" w:type="dxa"/>
            <w:shd w:val="clear" w:color="auto" w:fill="E7E6E6"/>
            <w:vAlign w:val="center"/>
          </w:tcPr>
          <w:p w14:paraId="7BD39B0B">
            <w:pPr>
              <w:snapToGrid w:val="0"/>
              <w:spacing w:before="70" w:after="70" w:line="240" w:lineRule="auto"/>
              <w:ind w:firstLine="0"/>
              <w:jc w:val="center"/>
              <w:rPr>
                <w:b/>
                <w:sz w:val="21"/>
              </w:rPr>
            </w:pPr>
            <w:r>
              <w:rPr>
                <w:b/>
                <w:sz w:val="21"/>
                <w:szCs w:val="21"/>
              </w:rPr>
              <w:t>加权得分</w:t>
            </w:r>
          </w:p>
        </w:tc>
        <w:tc>
          <w:tcPr>
            <w:tcW w:w="1716" w:type="dxa"/>
            <w:shd w:val="clear" w:color="auto" w:fill="E7E6E6"/>
            <w:vAlign w:val="center"/>
          </w:tcPr>
          <w:p w14:paraId="7FEFF545">
            <w:pPr>
              <w:snapToGrid w:val="0"/>
              <w:spacing w:before="70" w:after="70" w:line="240" w:lineRule="auto"/>
              <w:ind w:firstLine="0"/>
              <w:jc w:val="center"/>
              <w:rPr>
                <w:b/>
                <w:sz w:val="21"/>
              </w:rPr>
            </w:pPr>
            <w:r>
              <w:rPr>
                <w:b/>
                <w:sz w:val="21"/>
                <w:szCs w:val="21"/>
              </w:rPr>
              <w:t>结论</w:t>
            </w:r>
          </w:p>
        </w:tc>
      </w:tr>
      <w:tr w14:paraId="69F2D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4F9622E2">
            <w:pPr>
              <w:snapToGrid w:val="0"/>
              <w:spacing w:before="70" w:after="70" w:line="240" w:lineRule="auto"/>
              <w:ind w:firstLine="0"/>
              <w:jc w:val="left"/>
              <w:rPr>
                <w:sz w:val="21"/>
              </w:rPr>
            </w:pPr>
            <w:r>
              <w:rPr>
                <w:sz w:val="21"/>
                <w:szCs w:val="21"/>
              </w:rPr>
              <w:t>多目视觉跟踪测量</w:t>
            </w:r>
          </w:p>
        </w:tc>
        <w:tc>
          <w:tcPr>
            <w:tcW w:w="1624" w:type="dxa"/>
            <w:vAlign w:val="center"/>
          </w:tcPr>
          <w:p w14:paraId="4DC50DAB">
            <w:pPr>
              <w:snapToGrid w:val="0"/>
              <w:spacing w:before="70" w:after="70" w:line="240" w:lineRule="auto"/>
              <w:ind w:firstLine="0"/>
              <w:jc w:val="left"/>
              <w:rPr>
                <w:sz w:val="21"/>
              </w:rPr>
            </w:pPr>
            <w:r>
              <w:rPr>
                <w:sz w:val="21"/>
                <w:szCs w:val="21"/>
              </w:rPr>
              <w:t>12 m 内 ±1 mm</w:t>
            </w:r>
          </w:p>
        </w:tc>
        <w:tc>
          <w:tcPr>
            <w:tcW w:w="1596" w:type="dxa"/>
            <w:vAlign w:val="center"/>
          </w:tcPr>
          <w:p w14:paraId="1BAA4399">
            <w:pPr>
              <w:snapToGrid w:val="0"/>
              <w:spacing w:before="70" w:after="70" w:line="240" w:lineRule="auto"/>
              <w:ind w:firstLine="0"/>
              <w:jc w:val="left"/>
              <w:rPr>
                <w:sz w:val="21"/>
              </w:rPr>
            </w:pPr>
            <w:r>
              <w:rPr>
                <w:sz w:val="21"/>
                <w:szCs w:val="21"/>
              </w:rPr>
              <w:t>高（单站大范围）</w:t>
            </w:r>
          </w:p>
        </w:tc>
        <w:tc>
          <w:tcPr>
            <w:tcW w:w="1637" w:type="dxa"/>
            <w:vAlign w:val="center"/>
          </w:tcPr>
          <w:p w14:paraId="6DEFFC54">
            <w:pPr>
              <w:snapToGrid w:val="0"/>
              <w:spacing w:before="70" w:after="70" w:line="240" w:lineRule="auto"/>
              <w:ind w:firstLine="0"/>
              <w:jc w:val="left"/>
              <w:rPr>
                <w:sz w:val="21"/>
              </w:rPr>
            </w:pPr>
            <w:r>
              <w:rPr>
                <w:sz w:val="21"/>
                <w:szCs w:val="21"/>
              </w:rPr>
              <w:t>受光照影响，可主动补光</w:t>
            </w:r>
          </w:p>
        </w:tc>
        <w:tc>
          <w:tcPr>
            <w:tcW w:w="757" w:type="dxa"/>
            <w:vAlign w:val="center"/>
          </w:tcPr>
          <w:p w14:paraId="2AB001C0">
            <w:pPr>
              <w:snapToGrid w:val="0"/>
              <w:spacing w:before="70" w:after="70" w:line="240" w:lineRule="auto"/>
              <w:ind w:firstLine="0"/>
              <w:jc w:val="center"/>
              <w:rPr>
                <w:sz w:val="21"/>
              </w:rPr>
            </w:pPr>
            <w:r>
              <w:rPr>
                <w:sz w:val="21"/>
                <w:szCs w:val="21"/>
              </w:rPr>
              <w:t>中</w:t>
            </w:r>
          </w:p>
        </w:tc>
        <w:tc>
          <w:tcPr>
            <w:tcW w:w="968" w:type="dxa"/>
            <w:vAlign w:val="center"/>
          </w:tcPr>
          <w:p w14:paraId="3D3FF77F">
            <w:pPr>
              <w:snapToGrid w:val="0"/>
              <w:spacing w:before="70" w:after="70" w:line="240" w:lineRule="auto"/>
              <w:ind w:firstLine="0"/>
              <w:jc w:val="center"/>
              <w:rPr>
                <w:sz w:val="21"/>
              </w:rPr>
            </w:pPr>
            <w:r>
              <w:rPr>
                <w:sz w:val="21"/>
                <w:szCs w:val="21"/>
              </w:rPr>
              <w:t>高</w:t>
            </w:r>
          </w:p>
        </w:tc>
        <w:tc>
          <w:tcPr>
            <w:tcW w:w="763" w:type="dxa"/>
            <w:vAlign w:val="center"/>
          </w:tcPr>
          <w:p w14:paraId="5A068752">
            <w:pPr>
              <w:snapToGrid w:val="0"/>
              <w:spacing w:before="70" w:after="70" w:line="240" w:lineRule="auto"/>
              <w:ind w:firstLine="0"/>
              <w:jc w:val="center"/>
              <w:rPr>
                <w:sz w:val="21"/>
              </w:rPr>
            </w:pPr>
            <w:r>
              <w:rPr>
                <w:sz w:val="21"/>
                <w:szCs w:val="21"/>
              </w:rPr>
              <w:t>88</w:t>
            </w:r>
          </w:p>
        </w:tc>
        <w:tc>
          <w:tcPr>
            <w:tcW w:w="1716" w:type="dxa"/>
            <w:vAlign w:val="center"/>
          </w:tcPr>
          <w:p w14:paraId="478239DE">
            <w:pPr>
              <w:snapToGrid w:val="0"/>
              <w:spacing w:before="70" w:after="70" w:line="240" w:lineRule="auto"/>
              <w:ind w:firstLine="0"/>
              <w:jc w:val="left"/>
              <w:rPr>
                <w:sz w:val="21"/>
              </w:rPr>
            </w:pPr>
            <w:r>
              <w:rPr>
                <w:b/>
                <w:sz w:val="21"/>
                <w:szCs w:val="21"/>
              </w:rPr>
              <w:t>选用</w:t>
            </w:r>
          </w:p>
        </w:tc>
      </w:tr>
      <w:tr w14:paraId="3C3FC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23D911E3">
            <w:pPr>
              <w:snapToGrid w:val="0"/>
              <w:spacing w:before="70" w:after="70" w:line="240" w:lineRule="auto"/>
              <w:ind w:firstLine="0"/>
              <w:jc w:val="left"/>
              <w:rPr>
                <w:sz w:val="21"/>
              </w:rPr>
            </w:pPr>
            <w:r>
              <w:rPr>
                <w:sz w:val="21"/>
                <w:szCs w:val="21"/>
              </w:rPr>
              <w:t>全站仪逐点测量</w:t>
            </w:r>
          </w:p>
        </w:tc>
        <w:tc>
          <w:tcPr>
            <w:tcW w:w="1624" w:type="dxa"/>
            <w:vAlign w:val="center"/>
          </w:tcPr>
          <w:p w14:paraId="598FEB29">
            <w:pPr>
              <w:snapToGrid w:val="0"/>
              <w:spacing w:before="70" w:after="70" w:line="240" w:lineRule="auto"/>
              <w:ind w:firstLine="0"/>
              <w:jc w:val="left"/>
              <w:rPr>
                <w:sz w:val="21"/>
              </w:rPr>
            </w:pPr>
            <w:r>
              <w:rPr>
                <w:sz w:val="21"/>
                <w:szCs w:val="21"/>
              </w:rPr>
              <w:t>±(1+1ppm) mm</w:t>
            </w:r>
          </w:p>
        </w:tc>
        <w:tc>
          <w:tcPr>
            <w:tcW w:w="1596" w:type="dxa"/>
            <w:vAlign w:val="center"/>
          </w:tcPr>
          <w:p w14:paraId="013D587E">
            <w:pPr>
              <w:snapToGrid w:val="0"/>
              <w:spacing w:before="70" w:after="70" w:line="240" w:lineRule="auto"/>
              <w:ind w:firstLine="0"/>
              <w:jc w:val="left"/>
              <w:rPr>
                <w:sz w:val="21"/>
              </w:rPr>
            </w:pPr>
            <w:r>
              <w:rPr>
                <w:sz w:val="21"/>
                <w:szCs w:val="21"/>
              </w:rPr>
              <w:t>低（逐点）</w:t>
            </w:r>
          </w:p>
        </w:tc>
        <w:tc>
          <w:tcPr>
            <w:tcW w:w="1637" w:type="dxa"/>
            <w:vAlign w:val="center"/>
          </w:tcPr>
          <w:p w14:paraId="29789006">
            <w:pPr>
              <w:snapToGrid w:val="0"/>
              <w:spacing w:before="70" w:after="70" w:line="240" w:lineRule="auto"/>
              <w:ind w:firstLine="0"/>
              <w:jc w:val="left"/>
              <w:rPr>
                <w:sz w:val="21"/>
              </w:rPr>
            </w:pPr>
            <w:r>
              <w:rPr>
                <w:sz w:val="21"/>
                <w:szCs w:val="21"/>
              </w:rPr>
              <w:t>好</w:t>
            </w:r>
          </w:p>
        </w:tc>
        <w:tc>
          <w:tcPr>
            <w:tcW w:w="757" w:type="dxa"/>
            <w:vAlign w:val="center"/>
          </w:tcPr>
          <w:p w14:paraId="1139FD24">
            <w:pPr>
              <w:snapToGrid w:val="0"/>
              <w:spacing w:before="70" w:after="70" w:line="240" w:lineRule="auto"/>
              <w:ind w:firstLine="0"/>
              <w:jc w:val="center"/>
              <w:rPr>
                <w:sz w:val="21"/>
              </w:rPr>
            </w:pPr>
            <w:r>
              <w:rPr>
                <w:sz w:val="21"/>
                <w:szCs w:val="21"/>
              </w:rPr>
              <w:t>中</w:t>
            </w:r>
          </w:p>
        </w:tc>
        <w:tc>
          <w:tcPr>
            <w:tcW w:w="968" w:type="dxa"/>
            <w:vAlign w:val="center"/>
          </w:tcPr>
          <w:p w14:paraId="78B10D94">
            <w:pPr>
              <w:snapToGrid w:val="0"/>
              <w:spacing w:before="70" w:after="70" w:line="240" w:lineRule="auto"/>
              <w:ind w:firstLine="0"/>
              <w:jc w:val="center"/>
              <w:rPr>
                <w:sz w:val="21"/>
              </w:rPr>
            </w:pPr>
            <w:r>
              <w:rPr>
                <w:sz w:val="21"/>
                <w:szCs w:val="21"/>
              </w:rPr>
              <w:t>很高</w:t>
            </w:r>
          </w:p>
        </w:tc>
        <w:tc>
          <w:tcPr>
            <w:tcW w:w="763" w:type="dxa"/>
            <w:vAlign w:val="center"/>
          </w:tcPr>
          <w:p w14:paraId="3B62D180">
            <w:pPr>
              <w:snapToGrid w:val="0"/>
              <w:spacing w:before="70" w:after="70" w:line="240" w:lineRule="auto"/>
              <w:ind w:firstLine="0"/>
              <w:jc w:val="center"/>
              <w:rPr>
                <w:sz w:val="21"/>
              </w:rPr>
            </w:pPr>
            <w:r>
              <w:rPr>
                <w:sz w:val="21"/>
                <w:szCs w:val="21"/>
              </w:rPr>
              <w:t>68</w:t>
            </w:r>
          </w:p>
        </w:tc>
        <w:tc>
          <w:tcPr>
            <w:tcW w:w="1716" w:type="dxa"/>
            <w:vAlign w:val="center"/>
          </w:tcPr>
          <w:p w14:paraId="590BFEEE">
            <w:pPr>
              <w:snapToGrid w:val="0"/>
              <w:spacing w:before="70" w:after="70" w:line="240" w:lineRule="auto"/>
              <w:ind w:firstLine="0"/>
              <w:jc w:val="left"/>
              <w:rPr>
                <w:sz w:val="21"/>
              </w:rPr>
            </w:pPr>
            <w:r>
              <w:rPr>
                <w:sz w:val="21"/>
                <w:szCs w:val="21"/>
              </w:rPr>
              <w:t>作为控制与检核手段</w:t>
            </w:r>
          </w:p>
        </w:tc>
      </w:tr>
      <w:tr w14:paraId="40058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76775B2F">
            <w:pPr>
              <w:snapToGrid w:val="0"/>
              <w:spacing w:before="70" w:after="70" w:line="240" w:lineRule="auto"/>
              <w:ind w:firstLine="0"/>
              <w:jc w:val="left"/>
              <w:rPr>
                <w:sz w:val="21"/>
              </w:rPr>
            </w:pPr>
            <w:r>
              <w:rPr>
                <w:sz w:val="21"/>
                <w:szCs w:val="21"/>
              </w:rPr>
              <w:t>结构光扫描</w:t>
            </w:r>
          </w:p>
        </w:tc>
        <w:tc>
          <w:tcPr>
            <w:tcW w:w="1624" w:type="dxa"/>
            <w:vAlign w:val="center"/>
          </w:tcPr>
          <w:p w14:paraId="5BF21841">
            <w:pPr>
              <w:snapToGrid w:val="0"/>
              <w:spacing w:before="70" w:after="70" w:line="240" w:lineRule="auto"/>
              <w:ind w:firstLine="0"/>
              <w:jc w:val="left"/>
              <w:rPr>
                <w:sz w:val="21"/>
              </w:rPr>
            </w:pPr>
            <w:r>
              <w:rPr>
                <w:sz w:val="21"/>
                <w:szCs w:val="21"/>
              </w:rPr>
              <w:t>±0.1 mm（近距离）</w:t>
            </w:r>
          </w:p>
        </w:tc>
        <w:tc>
          <w:tcPr>
            <w:tcW w:w="1596" w:type="dxa"/>
            <w:vAlign w:val="center"/>
          </w:tcPr>
          <w:p w14:paraId="71994AF4">
            <w:pPr>
              <w:snapToGrid w:val="0"/>
              <w:spacing w:before="70" w:after="70" w:line="240" w:lineRule="auto"/>
              <w:ind w:firstLine="0"/>
              <w:jc w:val="left"/>
              <w:rPr>
                <w:sz w:val="21"/>
              </w:rPr>
            </w:pPr>
            <w:r>
              <w:rPr>
                <w:sz w:val="21"/>
                <w:szCs w:val="21"/>
              </w:rPr>
              <w:t>中（幅面小）</w:t>
            </w:r>
          </w:p>
        </w:tc>
        <w:tc>
          <w:tcPr>
            <w:tcW w:w="1637" w:type="dxa"/>
            <w:vAlign w:val="center"/>
          </w:tcPr>
          <w:p w14:paraId="20DD6E93">
            <w:pPr>
              <w:snapToGrid w:val="0"/>
              <w:spacing w:before="70" w:after="70" w:line="240" w:lineRule="auto"/>
              <w:ind w:firstLine="0"/>
              <w:jc w:val="left"/>
              <w:rPr>
                <w:sz w:val="21"/>
              </w:rPr>
            </w:pPr>
            <w:r>
              <w:rPr>
                <w:sz w:val="21"/>
                <w:szCs w:val="21"/>
              </w:rPr>
              <w:t>差（受强光/湿润影响）</w:t>
            </w:r>
          </w:p>
        </w:tc>
        <w:tc>
          <w:tcPr>
            <w:tcW w:w="757" w:type="dxa"/>
            <w:vAlign w:val="center"/>
          </w:tcPr>
          <w:p w14:paraId="69E7C1A9">
            <w:pPr>
              <w:snapToGrid w:val="0"/>
              <w:spacing w:before="70" w:after="70" w:line="240" w:lineRule="auto"/>
              <w:ind w:firstLine="0"/>
              <w:jc w:val="center"/>
              <w:rPr>
                <w:sz w:val="21"/>
              </w:rPr>
            </w:pPr>
            <w:r>
              <w:rPr>
                <w:sz w:val="21"/>
                <w:szCs w:val="21"/>
              </w:rPr>
              <w:t>中</w:t>
            </w:r>
          </w:p>
        </w:tc>
        <w:tc>
          <w:tcPr>
            <w:tcW w:w="968" w:type="dxa"/>
            <w:vAlign w:val="center"/>
          </w:tcPr>
          <w:p w14:paraId="7AFD5C70">
            <w:pPr>
              <w:snapToGrid w:val="0"/>
              <w:spacing w:before="70" w:after="70" w:line="240" w:lineRule="auto"/>
              <w:ind w:firstLine="0"/>
              <w:jc w:val="center"/>
              <w:rPr>
                <w:sz w:val="21"/>
              </w:rPr>
            </w:pPr>
            <w:r>
              <w:rPr>
                <w:sz w:val="21"/>
                <w:szCs w:val="21"/>
              </w:rPr>
              <w:t>高</w:t>
            </w:r>
          </w:p>
        </w:tc>
        <w:tc>
          <w:tcPr>
            <w:tcW w:w="763" w:type="dxa"/>
            <w:vAlign w:val="center"/>
          </w:tcPr>
          <w:p w14:paraId="64D0320A">
            <w:pPr>
              <w:snapToGrid w:val="0"/>
              <w:spacing w:before="70" w:after="70" w:line="240" w:lineRule="auto"/>
              <w:ind w:firstLine="0"/>
              <w:jc w:val="center"/>
              <w:rPr>
                <w:sz w:val="21"/>
              </w:rPr>
            </w:pPr>
            <w:r>
              <w:rPr>
                <w:sz w:val="21"/>
                <w:szCs w:val="21"/>
              </w:rPr>
              <w:t>66</w:t>
            </w:r>
          </w:p>
        </w:tc>
        <w:tc>
          <w:tcPr>
            <w:tcW w:w="1716" w:type="dxa"/>
            <w:vAlign w:val="center"/>
          </w:tcPr>
          <w:p w14:paraId="221CA57E">
            <w:pPr>
              <w:snapToGrid w:val="0"/>
              <w:spacing w:before="70" w:after="70" w:line="240" w:lineRule="auto"/>
              <w:ind w:firstLine="0"/>
              <w:jc w:val="left"/>
              <w:rPr>
                <w:sz w:val="21"/>
              </w:rPr>
            </w:pPr>
            <w:r>
              <w:rPr>
                <w:sz w:val="21"/>
                <w:szCs w:val="21"/>
              </w:rPr>
              <w:t>用于局部精查</w:t>
            </w:r>
          </w:p>
        </w:tc>
      </w:tr>
      <w:tr w14:paraId="7F08E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306EE63D">
            <w:pPr>
              <w:snapToGrid w:val="0"/>
              <w:spacing w:before="70" w:after="70" w:line="240" w:lineRule="auto"/>
              <w:ind w:firstLine="0"/>
              <w:jc w:val="left"/>
              <w:rPr>
                <w:sz w:val="21"/>
              </w:rPr>
            </w:pPr>
            <w:r>
              <w:rPr>
                <w:sz w:val="21"/>
                <w:szCs w:val="21"/>
              </w:rPr>
              <w:t>手持激光扫描</w:t>
            </w:r>
          </w:p>
        </w:tc>
        <w:tc>
          <w:tcPr>
            <w:tcW w:w="1624" w:type="dxa"/>
            <w:vAlign w:val="center"/>
          </w:tcPr>
          <w:p w14:paraId="29839105">
            <w:pPr>
              <w:snapToGrid w:val="0"/>
              <w:spacing w:before="70" w:after="70" w:line="240" w:lineRule="auto"/>
              <w:ind w:firstLine="0"/>
              <w:jc w:val="left"/>
              <w:rPr>
                <w:sz w:val="21"/>
              </w:rPr>
            </w:pPr>
            <w:r>
              <w:rPr>
                <w:sz w:val="21"/>
                <w:szCs w:val="21"/>
              </w:rPr>
              <w:t>±2～5 mm</w:t>
            </w:r>
          </w:p>
        </w:tc>
        <w:tc>
          <w:tcPr>
            <w:tcW w:w="1596" w:type="dxa"/>
            <w:vAlign w:val="center"/>
          </w:tcPr>
          <w:p w14:paraId="375F4502">
            <w:pPr>
              <w:snapToGrid w:val="0"/>
              <w:spacing w:before="70" w:after="70" w:line="240" w:lineRule="auto"/>
              <w:ind w:firstLine="0"/>
              <w:jc w:val="left"/>
              <w:rPr>
                <w:sz w:val="21"/>
              </w:rPr>
            </w:pPr>
            <w:r>
              <w:rPr>
                <w:sz w:val="21"/>
                <w:szCs w:val="21"/>
              </w:rPr>
              <w:t>中</w:t>
            </w:r>
          </w:p>
        </w:tc>
        <w:tc>
          <w:tcPr>
            <w:tcW w:w="1637" w:type="dxa"/>
            <w:vAlign w:val="center"/>
          </w:tcPr>
          <w:p w14:paraId="5CE72F8C">
            <w:pPr>
              <w:snapToGrid w:val="0"/>
              <w:spacing w:before="70" w:after="70" w:line="240" w:lineRule="auto"/>
              <w:ind w:firstLine="0"/>
              <w:jc w:val="left"/>
              <w:rPr>
                <w:sz w:val="21"/>
              </w:rPr>
            </w:pPr>
            <w:r>
              <w:rPr>
                <w:sz w:val="21"/>
                <w:szCs w:val="21"/>
              </w:rPr>
              <w:t>较好</w:t>
            </w:r>
          </w:p>
        </w:tc>
        <w:tc>
          <w:tcPr>
            <w:tcW w:w="757" w:type="dxa"/>
            <w:vAlign w:val="center"/>
          </w:tcPr>
          <w:p w14:paraId="2C17F530">
            <w:pPr>
              <w:snapToGrid w:val="0"/>
              <w:spacing w:before="70" w:after="70" w:line="240" w:lineRule="auto"/>
              <w:ind w:firstLine="0"/>
              <w:jc w:val="center"/>
              <w:rPr>
                <w:sz w:val="21"/>
              </w:rPr>
            </w:pPr>
            <w:r>
              <w:rPr>
                <w:sz w:val="21"/>
                <w:szCs w:val="21"/>
              </w:rPr>
              <w:t>低</w:t>
            </w:r>
          </w:p>
        </w:tc>
        <w:tc>
          <w:tcPr>
            <w:tcW w:w="968" w:type="dxa"/>
            <w:vAlign w:val="center"/>
          </w:tcPr>
          <w:p w14:paraId="2E25F86C">
            <w:pPr>
              <w:snapToGrid w:val="0"/>
              <w:spacing w:before="70" w:after="70" w:line="240" w:lineRule="auto"/>
              <w:ind w:firstLine="0"/>
              <w:jc w:val="center"/>
              <w:rPr>
                <w:sz w:val="21"/>
              </w:rPr>
            </w:pPr>
            <w:r>
              <w:rPr>
                <w:sz w:val="21"/>
                <w:szCs w:val="21"/>
              </w:rPr>
              <w:t>高</w:t>
            </w:r>
          </w:p>
        </w:tc>
        <w:tc>
          <w:tcPr>
            <w:tcW w:w="763" w:type="dxa"/>
            <w:vAlign w:val="center"/>
          </w:tcPr>
          <w:p w14:paraId="01B813BE">
            <w:pPr>
              <w:snapToGrid w:val="0"/>
              <w:spacing w:before="70" w:after="70" w:line="240" w:lineRule="auto"/>
              <w:ind w:firstLine="0"/>
              <w:jc w:val="center"/>
              <w:rPr>
                <w:sz w:val="21"/>
              </w:rPr>
            </w:pPr>
            <w:r>
              <w:rPr>
                <w:sz w:val="21"/>
                <w:szCs w:val="21"/>
              </w:rPr>
              <w:t>62</w:t>
            </w:r>
          </w:p>
        </w:tc>
        <w:tc>
          <w:tcPr>
            <w:tcW w:w="1716" w:type="dxa"/>
            <w:vAlign w:val="center"/>
          </w:tcPr>
          <w:p w14:paraId="0DD9FE99">
            <w:pPr>
              <w:snapToGrid w:val="0"/>
              <w:spacing w:before="70" w:after="70" w:line="240" w:lineRule="auto"/>
              <w:ind w:firstLine="0"/>
              <w:jc w:val="left"/>
              <w:rPr>
                <w:sz w:val="21"/>
              </w:rPr>
            </w:pPr>
            <w:r>
              <w:rPr>
                <w:sz w:val="21"/>
                <w:szCs w:val="21"/>
              </w:rPr>
              <w:t>用于辅助补扫</w:t>
            </w:r>
          </w:p>
        </w:tc>
      </w:tr>
      <w:tr w14:paraId="69190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3" w:type="dxa"/>
            <w:vAlign w:val="center"/>
          </w:tcPr>
          <w:p w14:paraId="14360BE3">
            <w:pPr>
              <w:snapToGrid w:val="0"/>
              <w:spacing w:before="70" w:after="70" w:line="240" w:lineRule="auto"/>
              <w:ind w:firstLine="0"/>
              <w:jc w:val="left"/>
              <w:rPr>
                <w:sz w:val="21"/>
              </w:rPr>
            </w:pPr>
            <w:r>
              <w:rPr>
                <w:sz w:val="21"/>
                <w:szCs w:val="21"/>
              </w:rPr>
              <w:t>摄影测量（非跟踪）</w:t>
            </w:r>
          </w:p>
        </w:tc>
        <w:tc>
          <w:tcPr>
            <w:tcW w:w="1624" w:type="dxa"/>
            <w:vAlign w:val="center"/>
          </w:tcPr>
          <w:p w14:paraId="7872ACE6">
            <w:pPr>
              <w:snapToGrid w:val="0"/>
              <w:spacing w:before="70" w:after="70" w:line="240" w:lineRule="auto"/>
              <w:ind w:firstLine="0"/>
              <w:jc w:val="left"/>
              <w:rPr>
                <w:sz w:val="21"/>
              </w:rPr>
            </w:pPr>
            <w:r>
              <w:rPr>
                <w:sz w:val="21"/>
                <w:szCs w:val="21"/>
              </w:rPr>
              <w:t>±1～2 mm</w:t>
            </w:r>
          </w:p>
        </w:tc>
        <w:tc>
          <w:tcPr>
            <w:tcW w:w="1596" w:type="dxa"/>
            <w:vAlign w:val="center"/>
          </w:tcPr>
          <w:p w14:paraId="625FDE8D">
            <w:pPr>
              <w:snapToGrid w:val="0"/>
              <w:spacing w:before="70" w:after="70" w:line="240" w:lineRule="auto"/>
              <w:ind w:firstLine="0"/>
              <w:jc w:val="left"/>
              <w:rPr>
                <w:sz w:val="21"/>
              </w:rPr>
            </w:pPr>
            <w:r>
              <w:rPr>
                <w:sz w:val="21"/>
                <w:szCs w:val="21"/>
              </w:rPr>
              <w:t>中</w:t>
            </w:r>
          </w:p>
        </w:tc>
        <w:tc>
          <w:tcPr>
            <w:tcW w:w="1637" w:type="dxa"/>
            <w:vAlign w:val="center"/>
          </w:tcPr>
          <w:p w14:paraId="12E9AFC0">
            <w:pPr>
              <w:snapToGrid w:val="0"/>
              <w:spacing w:before="70" w:after="70" w:line="240" w:lineRule="auto"/>
              <w:ind w:firstLine="0"/>
              <w:jc w:val="left"/>
              <w:rPr>
                <w:sz w:val="21"/>
              </w:rPr>
            </w:pPr>
            <w:r>
              <w:rPr>
                <w:sz w:val="21"/>
                <w:szCs w:val="21"/>
              </w:rPr>
              <w:t>受光照影响</w:t>
            </w:r>
          </w:p>
        </w:tc>
        <w:tc>
          <w:tcPr>
            <w:tcW w:w="757" w:type="dxa"/>
            <w:vAlign w:val="center"/>
          </w:tcPr>
          <w:p w14:paraId="2A081B23">
            <w:pPr>
              <w:snapToGrid w:val="0"/>
              <w:spacing w:before="70" w:after="70" w:line="240" w:lineRule="auto"/>
              <w:ind w:firstLine="0"/>
              <w:jc w:val="center"/>
              <w:rPr>
                <w:sz w:val="21"/>
              </w:rPr>
            </w:pPr>
            <w:r>
              <w:rPr>
                <w:sz w:val="21"/>
                <w:szCs w:val="21"/>
              </w:rPr>
              <w:t>低</w:t>
            </w:r>
          </w:p>
        </w:tc>
        <w:tc>
          <w:tcPr>
            <w:tcW w:w="968" w:type="dxa"/>
            <w:vAlign w:val="center"/>
          </w:tcPr>
          <w:p w14:paraId="1405E502">
            <w:pPr>
              <w:snapToGrid w:val="0"/>
              <w:spacing w:before="70" w:after="70" w:line="240" w:lineRule="auto"/>
              <w:ind w:firstLine="0"/>
              <w:jc w:val="center"/>
              <w:rPr>
                <w:sz w:val="21"/>
              </w:rPr>
            </w:pPr>
            <w:r>
              <w:rPr>
                <w:sz w:val="21"/>
                <w:szCs w:val="21"/>
              </w:rPr>
              <w:t>高</w:t>
            </w:r>
          </w:p>
        </w:tc>
        <w:tc>
          <w:tcPr>
            <w:tcW w:w="763" w:type="dxa"/>
            <w:vAlign w:val="center"/>
          </w:tcPr>
          <w:p w14:paraId="412F48A8">
            <w:pPr>
              <w:snapToGrid w:val="0"/>
              <w:spacing w:before="70" w:after="70" w:line="240" w:lineRule="auto"/>
              <w:ind w:firstLine="0"/>
              <w:jc w:val="center"/>
              <w:rPr>
                <w:sz w:val="21"/>
              </w:rPr>
            </w:pPr>
            <w:r>
              <w:rPr>
                <w:sz w:val="21"/>
                <w:szCs w:val="21"/>
              </w:rPr>
              <w:t>70</w:t>
            </w:r>
          </w:p>
        </w:tc>
        <w:tc>
          <w:tcPr>
            <w:tcW w:w="1716" w:type="dxa"/>
            <w:vAlign w:val="center"/>
          </w:tcPr>
          <w:p w14:paraId="4E032115">
            <w:pPr>
              <w:snapToGrid w:val="0"/>
              <w:spacing w:before="70" w:after="70" w:line="240" w:lineRule="auto"/>
              <w:ind w:firstLine="0"/>
              <w:jc w:val="left"/>
              <w:rPr>
                <w:sz w:val="21"/>
              </w:rPr>
            </w:pPr>
            <w:r>
              <w:rPr>
                <w:sz w:val="21"/>
                <w:szCs w:val="21"/>
              </w:rPr>
              <w:t>用于大范围普查</w:t>
            </w:r>
          </w:p>
        </w:tc>
      </w:tr>
    </w:tbl>
    <w:p w14:paraId="00B3E116">
      <w:pPr>
        <w:spacing w:line="240" w:lineRule="auto"/>
      </w:pPr>
    </w:p>
    <w:p w14:paraId="0FCEB8A6">
      <w:r>
        <w:t>结论：以多目视觉跟踪测量作为高精度主干手段，全站仪用于控制网与检核，结构光与手持激光用于局部补充，形成</w:t>
      </w:r>
      <w:r>
        <w:rPr>
          <w:rFonts w:hint="eastAsia"/>
        </w:rPr>
        <w:t>“</w:t>
      </w:r>
      <w:r>
        <w:t>主干 + 补充 + 检核</w:t>
      </w:r>
      <w:r>
        <w:rPr>
          <w:rFonts w:hint="eastAsia"/>
        </w:rPr>
        <w:t>”</w:t>
      </w:r>
      <w:r>
        <w:t>的三层测量体系。</w:t>
      </w:r>
    </w:p>
    <w:p w14:paraId="088E7FDE">
      <w:pPr>
        <w:pStyle w:val="6"/>
      </w:pPr>
      <w:r>
        <w:rPr>
          <w:szCs w:val="32"/>
        </w:rPr>
        <w:t>1.4.5.2 面扫描实现方式比选</w:t>
      </w:r>
    </w:p>
    <w:tbl>
      <w:tblPr>
        <w:tblStyle w:val="32"/>
        <w:tblW w:w="88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0"/>
        <w:gridCol w:w="1179"/>
        <w:gridCol w:w="2016"/>
        <w:gridCol w:w="1390"/>
        <w:gridCol w:w="1390"/>
        <w:gridCol w:w="1176"/>
      </w:tblGrid>
      <w:tr w14:paraId="58250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20" w:type="dxa"/>
            <w:shd w:val="clear" w:color="auto" w:fill="E7E6E6"/>
            <w:vAlign w:val="center"/>
          </w:tcPr>
          <w:p w14:paraId="5DCC122B">
            <w:pPr>
              <w:snapToGrid w:val="0"/>
              <w:spacing w:before="70" w:after="70" w:line="240" w:lineRule="auto"/>
              <w:ind w:firstLine="0"/>
              <w:jc w:val="center"/>
              <w:rPr>
                <w:b/>
                <w:sz w:val="21"/>
              </w:rPr>
            </w:pPr>
            <w:r>
              <w:rPr>
                <w:b/>
                <w:sz w:val="21"/>
                <w:szCs w:val="21"/>
              </w:rPr>
              <w:t>方案</w:t>
            </w:r>
          </w:p>
        </w:tc>
        <w:tc>
          <w:tcPr>
            <w:tcW w:w="1179" w:type="dxa"/>
            <w:shd w:val="clear" w:color="auto" w:fill="E7E6E6"/>
            <w:vAlign w:val="center"/>
          </w:tcPr>
          <w:p w14:paraId="78E1EBC0">
            <w:pPr>
              <w:snapToGrid w:val="0"/>
              <w:spacing w:before="70" w:after="70" w:line="240" w:lineRule="auto"/>
              <w:ind w:firstLine="0"/>
              <w:jc w:val="center"/>
              <w:rPr>
                <w:b/>
                <w:sz w:val="21"/>
              </w:rPr>
            </w:pPr>
            <w:r>
              <w:rPr>
                <w:b/>
                <w:sz w:val="21"/>
                <w:szCs w:val="21"/>
              </w:rPr>
              <w:t>覆盖能力</w:t>
            </w:r>
          </w:p>
        </w:tc>
        <w:tc>
          <w:tcPr>
            <w:tcW w:w="2016" w:type="dxa"/>
            <w:shd w:val="clear" w:color="auto" w:fill="E7E6E6"/>
            <w:vAlign w:val="center"/>
          </w:tcPr>
          <w:p w14:paraId="0E1E0B1B">
            <w:pPr>
              <w:snapToGrid w:val="0"/>
              <w:spacing w:before="70" w:after="70" w:line="240" w:lineRule="auto"/>
              <w:ind w:firstLine="0"/>
              <w:jc w:val="center"/>
              <w:rPr>
                <w:b/>
                <w:sz w:val="21"/>
              </w:rPr>
            </w:pPr>
            <w:r>
              <w:rPr>
                <w:b/>
                <w:sz w:val="21"/>
                <w:szCs w:val="21"/>
              </w:rPr>
              <w:t>精度均匀性</w:t>
            </w:r>
          </w:p>
        </w:tc>
        <w:tc>
          <w:tcPr>
            <w:tcW w:w="1390" w:type="dxa"/>
            <w:shd w:val="clear" w:color="auto" w:fill="E7E6E6"/>
            <w:vAlign w:val="center"/>
          </w:tcPr>
          <w:p w14:paraId="319CC315">
            <w:pPr>
              <w:snapToGrid w:val="0"/>
              <w:spacing w:before="70" w:after="70" w:line="240" w:lineRule="auto"/>
              <w:ind w:firstLine="0"/>
              <w:jc w:val="center"/>
              <w:rPr>
                <w:b/>
                <w:sz w:val="21"/>
              </w:rPr>
            </w:pPr>
            <w:r>
              <w:rPr>
                <w:b/>
                <w:sz w:val="21"/>
                <w:szCs w:val="21"/>
              </w:rPr>
              <w:t>自动化程度</w:t>
            </w:r>
          </w:p>
        </w:tc>
        <w:tc>
          <w:tcPr>
            <w:tcW w:w="1390" w:type="dxa"/>
            <w:shd w:val="clear" w:color="auto" w:fill="E7E6E6"/>
            <w:vAlign w:val="center"/>
          </w:tcPr>
          <w:p w14:paraId="65F4BFEA">
            <w:pPr>
              <w:snapToGrid w:val="0"/>
              <w:spacing w:before="70" w:after="70" w:line="240" w:lineRule="auto"/>
              <w:ind w:firstLine="0"/>
              <w:jc w:val="center"/>
              <w:rPr>
                <w:b/>
                <w:sz w:val="21"/>
              </w:rPr>
            </w:pPr>
            <w:r>
              <w:rPr>
                <w:b/>
                <w:sz w:val="21"/>
                <w:szCs w:val="21"/>
              </w:rPr>
              <w:t>现场适应性</w:t>
            </w:r>
          </w:p>
        </w:tc>
        <w:tc>
          <w:tcPr>
            <w:tcW w:w="1176" w:type="dxa"/>
            <w:shd w:val="clear" w:color="auto" w:fill="E7E6E6"/>
            <w:vAlign w:val="center"/>
          </w:tcPr>
          <w:p w14:paraId="79735231">
            <w:pPr>
              <w:snapToGrid w:val="0"/>
              <w:spacing w:before="70" w:after="70" w:line="240" w:lineRule="auto"/>
              <w:ind w:firstLine="0"/>
              <w:jc w:val="center"/>
              <w:rPr>
                <w:b/>
                <w:sz w:val="21"/>
              </w:rPr>
            </w:pPr>
            <w:r>
              <w:rPr>
                <w:b/>
                <w:sz w:val="21"/>
                <w:szCs w:val="21"/>
              </w:rPr>
              <w:t>结论</w:t>
            </w:r>
          </w:p>
        </w:tc>
      </w:tr>
      <w:tr w14:paraId="75BAE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0" w:type="dxa"/>
            <w:vAlign w:val="center"/>
          </w:tcPr>
          <w:p w14:paraId="1FB0DEEA">
            <w:pPr>
              <w:snapToGrid w:val="0"/>
              <w:spacing w:before="70" w:after="70" w:line="240" w:lineRule="auto"/>
              <w:ind w:firstLine="0"/>
              <w:jc w:val="center"/>
              <w:rPr>
                <w:sz w:val="21"/>
              </w:rPr>
            </w:pPr>
            <w:r>
              <w:rPr>
                <w:sz w:val="21"/>
                <w:szCs w:val="21"/>
              </w:rPr>
              <w:t>跟踪框架多视角扫描</w:t>
            </w:r>
          </w:p>
        </w:tc>
        <w:tc>
          <w:tcPr>
            <w:tcW w:w="1179" w:type="dxa"/>
            <w:vAlign w:val="center"/>
          </w:tcPr>
          <w:p w14:paraId="5F647499">
            <w:pPr>
              <w:snapToGrid w:val="0"/>
              <w:spacing w:before="70" w:after="70" w:line="240" w:lineRule="auto"/>
              <w:ind w:firstLine="0"/>
              <w:jc w:val="left"/>
              <w:rPr>
                <w:sz w:val="21"/>
              </w:rPr>
            </w:pPr>
            <w:r>
              <w:rPr>
                <w:sz w:val="21"/>
                <w:szCs w:val="21"/>
              </w:rPr>
              <w:t>球面 360°，单站覆盖大</w:t>
            </w:r>
          </w:p>
        </w:tc>
        <w:tc>
          <w:tcPr>
            <w:tcW w:w="2016" w:type="dxa"/>
            <w:vAlign w:val="center"/>
          </w:tcPr>
          <w:p w14:paraId="2BD9F743">
            <w:pPr>
              <w:snapToGrid w:val="0"/>
              <w:spacing w:before="70" w:after="70" w:line="240" w:lineRule="auto"/>
              <w:ind w:firstLine="0"/>
              <w:jc w:val="left"/>
              <w:rPr>
                <w:sz w:val="21"/>
              </w:rPr>
            </w:pPr>
            <w:r>
              <w:rPr>
                <w:sz w:val="21"/>
                <w:szCs w:val="21"/>
              </w:rPr>
              <w:t>好（位姿受跟踪器约束）</w:t>
            </w:r>
          </w:p>
        </w:tc>
        <w:tc>
          <w:tcPr>
            <w:tcW w:w="1390" w:type="dxa"/>
            <w:vAlign w:val="center"/>
          </w:tcPr>
          <w:p w14:paraId="63EF8B79">
            <w:pPr>
              <w:snapToGrid w:val="0"/>
              <w:spacing w:before="70" w:after="70" w:line="240" w:lineRule="auto"/>
              <w:ind w:firstLine="0"/>
              <w:jc w:val="center"/>
              <w:rPr>
                <w:sz w:val="21"/>
              </w:rPr>
            </w:pPr>
            <w:r>
              <w:rPr>
                <w:sz w:val="21"/>
                <w:szCs w:val="21"/>
              </w:rPr>
              <w:t>中高</w:t>
            </w:r>
          </w:p>
        </w:tc>
        <w:tc>
          <w:tcPr>
            <w:tcW w:w="1390" w:type="dxa"/>
            <w:vAlign w:val="center"/>
          </w:tcPr>
          <w:p w14:paraId="77C67B64">
            <w:pPr>
              <w:snapToGrid w:val="0"/>
              <w:spacing w:before="70" w:after="70" w:line="240" w:lineRule="auto"/>
              <w:ind w:firstLine="0"/>
              <w:jc w:val="left"/>
              <w:rPr>
                <w:sz w:val="21"/>
              </w:rPr>
            </w:pPr>
            <w:r>
              <w:rPr>
                <w:sz w:val="21"/>
                <w:szCs w:val="21"/>
              </w:rPr>
              <w:t>需架设框架</w:t>
            </w:r>
          </w:p>
        </w:tc>
        <w:tc>
          <w:tcPr>
            <w:tcW w:w="1176" w:type="dxa"/>
            <w:vAlign w:val="center"/>
          </w:tcPr>
          <w:p w14:paraId="1478B4C0">
            <w:pPr>
              <w:snapToGrid w:val="0"/>
              <w:spacing w:before="70" w:after="70" w:line="240" w:lineRule="auto"/>
              <w:ind w:firstLine="0"/>
              <w:jc w:val="left"/>
              <w:rPr>
                <w:sz w:val="21"/>
              </w:rPr>
            </w:pPr>
            <w:r>
              <w:rPr>
                <w:b/>
                <w:sz w:val="21"/>
                <w:szCs w:val="21"/>
              </w:rPr>
              <w:t>选用</w:t>
            </w:r>
          </w:p>
        </w:tc>
      </w:tr>
      <w:tr w14:paraId="147FA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0" w:type="dxa"/>
            <w:vAlign w:val="center"/>
          </w:tcPr>
          <w:p w14:paraId="1D8942F3">
            <w:pPr>
              <w:snapToGrid w:val="0"/>
              <w:spacing w:before="70" w:after="70" w:line="240" w:lineRule="auto"/>
              <w:ind w:firstLine="0"/>
              <w:jc w:val="center"/>
              <w:rPr>
                <w:sz w:val="21"/>
              </w:rPr>
            </w:pPr>
            <w:r>
              <w:rPr>
                <w:sz w:val="21"/>
                <w:szCs w:val="21"/>
              </w:rPr>
              <w:t>手持设备自由扫描</w:t>
            </w:r>
          </w:p>
        </w:tc>
        <w:tc>
          <w:tcPr>
            <w:tcW w:w="1179" w:type="dxa"/>
            <w:vAlign w:val="center"/>
          </w:tcPr>
          <w:p w14:paraId="35DA3221">
            <w:pPr>
              <w:snapToGrid w:val="0"/>
              <w:spacing w:before="70" w:after="70" w:line="240" w:lineRule="auto"/>
              <w:ind w:firstLine="0"/>
              <w:jc w:val="left"/>
              <w:rPr>
                <w:sz w:val="21"/>
              </w:rPr>
            </w:pPr>
            <w:r>
              <w:rPr>
                <w:sz w:val="21"/>
                <w:szCs w:val="21"/>
              </w:rPr>
              <w:t>灵活</w:t>
            </w:r>
          </w:p>
        </w:tc>
        <w:tc>
          <w:tcPr>
            <w:tcW w:w="2016" w:type="dxa"/>
            <w:vAlign w:val="center"/>
          </w:tcPr>
          <w:p w14:paraId="0EC1EB44">
            <w:pPr>
              <w:snapToGrid w:val="0"/>
              <w:spacing w:before="70" w:after="70" w:line="240" w:lineRule="auto"/>
              <w:ind w:firstLine="0"/>
              <w:jc w:val="left"/>
              <w:rPr>
                <w:sz w:val="21"/>
              </w:rPr>
            </w:pPr>
            <w:r>
              <w:rPr>
                <w:sz w:val="21"/>
                <w:szCs w:val="21"/>
              </w:rPr>
              <w:t>一般（依赖人工经验）</w:t>
            </w:r>
          </w:p>
        </w:tc>
        <w:tc>
          <w:tcPr>
            <w:tcW w:w="1390" w:type="dxa"/>
            <w:vAlign w:val="center"/>
          </w:tcPr>
          <w:p w14:paraId="406B49EC">
            <w:pPr>
              <w:snapToGrid w:val="0"/>
              <w:spacing w:before="70" w:after="70" w:line="240" w:lineRule="auto"/>
              <w:ind w:firstLine="0"/>
              <w:jc w:val="center"/>
              <w:rPr>
                <w:sz w:val="21"/>
              </w:rPr>
            </w:pPr>
            <w:r>
              <w:rPr>
                <w:sz w:val="21"/>
                <w:szCs w:val="21"/>
              </w:rPr>
              <w:t>低</w:t>
            </w:r>
          </w:p>
        </w:tc>
        <w:tc>
          <w:tcPr>
            <w:tcW w:w="1390" w:type="dxa"/>
            <w:vAlign w:val="center"/>
          </w:tcPr>
          <w:p w14:paraId="6EFFC1BE">
            <w:pPr>
              <w:snapToGrid w:val="0"/>
              <w:spacing w:before="70" w:after="70" w:line="240" w:lineRule="auto"/>
              <w:ind w:firstLine="0"/>
              <w:jc w:val="left"/>
              <w:rPr>
                <w:sz w:val="21"/>
              </w:rPr>
            </w:pPr>
            <w:r>
              <w:rPr>
                <w:sz w:val="21"/>
                <w:szCs w:val="21"/>
              </w:rPr>
              <w:t>好</w:t>
            </w:r>
          </w:p>
        </w:tc>
        <w:tc>
          <w:tcPr>
            <w:tcW w:w="1176" w:type="dxa"/>
            <w:vAlign w:val="center"/>
          </w:tcPr>
          <w:p w14:paraId="64B87C26">
            <w:pPr>
              <w:snapToGrid w:val="0"/>
              <w:spacing w:before="70" w:after="70" w:line="240" w:lineRule="auto"/>
              <w:ind w:firstLine="0"/>
              <w:jc w:val="left"/>
              <w:rPr>
                <w:sz w:val="21"/>
              </w:rPr>
            </w:pPr>
            <w:r>
              <w:rPr>
                <w:sz w:val="21"/>
                <w:szCs w:val="21"/>
              </w:rPr>
              <w:t>用于补扫</w:t>
            </w:r>
          </w:p>
        </w:tc>
      </w:tr>
      <w:tr w14:paraId="5C022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0" w:type="dxa"/>
            <w:vAlign w:val="center"/>
          </w:tcPr>
          <w:p w14:paraId="013C4056">
            <w:pPr>
              <w:snapToGrid w:val="0"/>
              <w:spacing w:before="70" w:after="70" w:line="240" w:lineRule="auto"/>
              <w:ind w:firstLine="0"/>
              <w:jc w:val="center"/>
              <w:rPr>
                <w:sz w:val="21"/>
              </w:rPr>
            </w:pPr>
            <w:r>
              <w:rPr>
                <w:sz w:val="21"/>
                <w:szCs w:val="21"/>
              </w:rPr>
              <w:t>固定多相机阵列</w:t>
            </w:r>
          </w:p>
        </w:tc>
        <w:tc>
          <w:tcPr>
            <w:tcW w:w="1179" w:type="dxa"/>
            <w:vAlign w:val="center"/>
          </w:tcPr>
          <w:p w14:paraId="7F7CDE0F">
            <w:pPr>
              <w:snapToGrid w:val="0"/>
              <w:spacing w:before="70" w:after="70" w:line="240" w:lineRule="auto"/>
              <w:ind w:firstLine="0"/>
              <w:jc w:val="left"/>
              <w:rPr>
                <w:sz w:val="21"/>
              </w:rPr>
            </w:pPr>
            <w:r>
              <w:rPr>
                <w:sz w:val="21"/>
                <w:szCs w:val="21"/>
              </w:rPr>
              <w:t>视场固定</w:t>
            </w:r>
          </w:p>
        </w:tc>
        <w:tc>
          <w:tcPr>
            <w:tcW w:w="2016" w:type="dxa"/>
            <w:vAlign w:val="center"/>
          </w:tcPr>
          <w:p w14:paraId="745FD5D7">
            <w:pPr>
              <w:snapToGrid w:val="0"/>
              <w:spacing w:before="70" w:after="70" w:line="240" w:lineRule="auto"/>
              <w:ind w:firstLine="0"/>
              <w:jc w:val="left"/>
              <w:rPr>
                <w:sz w:val="21"/>
              </w:rPr>
            </w:pPr>
            <w:r>
              <w:rPr>
                <w:sz w:val="21"/>
                <w:szCs w:val="21"/>
              </w:rPr>
              <w:t>好</w:t>
            </w:r>
          </w:p>
        </w:tc>
        <w:tc>
          <w:tcPr>
            <w:tcW w:w="1390" w:type="dxa"/>
            <w:vAlign w:val="center"/>
          </w:tcPr>
          <w:p w14:paraId="1B9B902B">
            <w:pPr>
              <w:snapToGrid w:val="0"/>
              <w:spacing w:before="70" w:after="70" w:line="240" w:lineRule="auto"/>
              <w:ind w:firstLine="0"/>
              <w:jc w:val="center"/>
              <w:rPr>
                <w:sz w:val="21"/>
              </w:rPr>
            </w:pPr>
            <w:r>
              <w:rPr>
                <w:sz w:val="21"/>
                <w:szCs w:val="21"/>
              </w:rPr>
              <w:t>高</w:t>
            </w:r>
          </w:p>
        </w:tc>
        <w:tc>
          <w:tcPr>
            <w:tcW w:w="1390" w:type="dxa"/>
            <w:vAlign w:val="center"/>
          </w:tcPr>
          <w:p w14:paraId="39F68D39">
            <w:pPr>
              <w:snapToGrid w:val="0"/>
              <w:spacing w:before="70" w:after="70" w:line="240" w:lineRule="auto"/>
              <w:ind w:firstLine="0"/>
              <w:jc w:val="left"/>
              <w:rPr>
                <w:sz w:val="21"/>
              </w:rPr>
            </w:pPr>
            <w:r>
              <w:rPr>
                <w:sz w:val="21"/>
                <w:szCs w:val="21"/>
              </w:rPr>
              <w:t>差（安装困难）</w:t>
            </w:r>
          </w:p>
        </w:tc>
        <w:tc>
          <w:tcPr>
            <w:tcW w:w="1176" w:type="dxa"/>
            <w:vAlign w:val="center"/>
          </w:tcPr>
          <w:p w14:paraId="4294A81C">
            <w:pPr>
              <w:snapToGrid w:val="0"/>
              <w:spacing w:before="70" w:after="70" w:line="240" w:lineRule="auto"/>
              <w:ind w:firstLine="0"/>
              <w:jc w:val="left"/>
              <w:rPr>
                <w:sz w:val="21"/>
              </w:rPr>
            </w:pPr>
            <w:r>
              <w:rPr>
                <w:sz w:val="21"/>
                <w:szCs w:val="21"/>
              </w:rPr>
              <w:t>不采用</w:t>
            </w:r>
          </w:p>
        </w:tc>
      </w:tr>
      <w:tr w14:paraId="57468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20" w:type="dxa"/>
            <w:vAlign w:val="center"/>
          </w:tcPr>
          <w:p w14:paraId="5910EE61">
            <w:pPr>
              <w:snapToGrid w:val="0"/>
              <w:spacing w:before="70" w:after="70" w:line="240" w:lineRule="auto"/>
              <w:ind w:firstLine="0"/>
              <w:jc w:val="center"/>
              <w:rPr>
                <w:sz w:val="21"/>
              </w:rPr>
            </w:pPr>
            <w:r>
              <w:rPr>
                <w:sz w:val="21"/>
                <w:szCs w:val="21"/>
              </w:rPr>
              <w:t>单人逐点拍照后处理</w:t>
            </w:r>
          </w:p>
        </w:tc>
        <w:tc>
          <w:tcPr>
            <w:tcW w:w="1179" w:type="dxa"/>
            <w:vAlign w:val="center"/>
          </w:tcPr>
          <w:p w14:paraId="7995DBEC">
            <w:pPr>
              <w:snapToGrid w:val="0"/>
              <w:spacing w:before="70" w:after="70" w:line="240" w:lineRule="auto"/>
              <w:ind w:firstLine="0"/>
              <w:jc w:val="left"/>
              <w:rPr>
                <w:sz w:val="21"/>
              </w:rPr>
            </w:pPr>
            <w:r>
              <w:rPr>
                <w:sz w:val="21"/>
                <w:szCs w:val="21"/>
              </w:rPr>
              <w:t>灵活</w:t>
            </w:r>
          </w:p>
        </w:tc>
        <w:tc>
          <w:tcPr>
            <w:tcW w:w="2016" w:type="dxa"/>
            <w:vAlign w:val="center"/>
          </w:tcPr>
          <w:p w14:paraId="0522E107">
            <w:pPr>
              <w:snapToGrid w:val="0"/>
              <w:spacing w:before="70" w:after="70" w:line="240" w:lineRule="auto"/>
              <w:ind w:firstLine="0"/>
              <w:jc w:val="left"/>
              <w:rPr>
                <w:sz w:val="21"/>
              </w:rPr>
            </w:pPr>
            <w:r>
              <w:rPr>
                <w:sz w:val="21"/>
                <w:szCs w:val="21"/>
              </w:rPr>
              <w:t>差（无实时反馈）</w:t>
            </w:r>
          </w:p>
        </w:tc>
        <w:tc>
          <w:tcPr>
            <w:tcW w:w="1390" w:type="dxa"/>
            <w:vAlign w:val="center"/>
          </w:tcPr>
          <w:p w14:paraId="261F796D">
            <w:pPr>
              <w:snapToGrid w:val="0"/>
              <w:spacing w:before="70" w:after="70" w:line="240" w:lineRule="auto"/>
              <w:ind w:firstLine="0"/>
              <w:jc w:val="center"/>
              <w:rPr>
                <w:sz w:val="21"/>
              </w:rPr>
            </w:pPr>
            <w:r>
              <w:rPr>
                <w:sz w:val="21"/>
                <w:szCs w:val="21"/>
              </w:rPr>
              <w:t>低</w:t>
            </w:r>
          </w:p>
        </w:tc>
        <w:tc>
          <w:tcPr>
            <w:tcW w:w="1390" w:type="dxa"/>
            <w:vAlign w:val="center"/>
          </w:tcPr>
          <w:p w14:paraId="208200B3">
            <w:pPr>
              <w:snapToGrid w:val="0"/>
              <w:spacing w:before="70" w:after="70" w:line="240" w:lineRule="auto"/>
              <w:ind w:firstLine="0"/>
              <w:jc w:val="left"/>
              <w:rPr>
                <w:sz w:val="21"/>
              </w:rPr>
            </w:pPr>
            <w:r>
              <w:rPr>
                <w:sz w:val="21"/>
                <w:szCs w:val="21"/>
              </w:rPr>
              <w:t>好</w:t>
            </w:r>
          </w:p>
        </w:tc>
        <w:tc>
          <w:tcPr>
            <w:tcW w:w="1176" w:type="dxa"/>
            <w:vAlign w:val="center"/>
          </w:tcPr>
          <w:p w14:paraId="36618C0C">
            <w:pPr>
              <w:snapToGrid w:val="0"/>
              <w:spacing w:before="70" w:after="70" w:line="240" w:lineRule="auto"/>
              <w:ind w:firstLine="0"/>
              <w:jc w:val="left"/>
              <w:rPr>
                <w:sz w:val="21"/>
              </w:rPr>
            </w:pPr>
            <w:r>
              <w:rPr>
                <w:sz w:val="21"/>
                <w:szCs w:val="21"/>
              </w:rPr>
              <w:t>不采用</w:t>
            </w:r>
          </w:p>
        </w:tc>
      </w:tr>
    </w:tbl>
    <w:p w14:paraId="484E0111">
      <w:pPr>
        <w:spacing w:line="240" w:lineRule="auto"/>
      </w:pPr>
    </w:p>
    <w:p w14:paraId="738BD31F">
      <w:r>
        <w:t>结论：跟踪框架方案在精度均匀性与覆盖能力上优势明显，其</w:t>
      </w:r>
      <w:r>
        <w:rPr>
          <w:rFonts w:hint="eastAsia"/>
        </w:rPr>
        <w:t>“</w:t>
      </w:r>
      <w:r>
        <w:t>架设耗时</w:t>
      </w:r>
      <w:r>
        <w:rPr>
          <w:rFonts w:hint="eastAsia"/>
        </w:rPr>
        <w:t>”</w:t>
      </w:r>
      <w:r>
        <w:t>的缺点通过快换接口与标准化装配流程抵消。</w:t>
      </w:r>
    </w:p>
    <w:p w14:paraId="562F4652">
      <w:pPr>
        <w:pStyle w:val="6"/>
      </w:pPr>
      <w:r>
        <w:rPr>
          <w:szCs w:val="32"/>
        </w:rPr>
        <w:t>1.4.5.3 大场景建图方案比选</w:t>
      </w:r>
    </w:p>
    <w:tbl>
      <w:tblPr>
        <w:tblStyle w:val="32"/>
        <w:tblW w:w="91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7"/>
        <w:gridCol w:w="1600"/>
        <w:gridCol w:w="1600"/>
        <w:gridCol w:w="1179"/>
        <w:gridCol w:w="1390"/>
        <w:gridCol w:w="1386"/>
      </w:tblGrid>
      <w:tr w14:paraId="308C4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27" w:type="dxa"/>
            <w:shd w:val="clear" w:color="auto" w:fill="E7E6E6"/>
            <w:vAlign w:val="center"/>
          </w:tcPr>
          <w:p w14:paraId="6EA98D94">
            <w:pPr>
              <w:snapToGrid w:val="0"/>
              <w:spacing w:before="70" w:after="70" w:line="240" w:lineRule="auto"/>
              <w:ind w:firstLine="0"/>
              <w:jc w:val="center"/>
              <w:rPr>
                <w:b/>
                <w:sz w:val="21"/>
              </w:rPr>
            </w:pPr>
            <w:r>
              <w:rPr>
                <w:b/>
                <w:sz w:val="21"/>
                <w:szCs w:val="21"/>
              </w:rPr>
              <w:t>方案</w:t>
            </w:r>
          </w:p>
        </w:tc>
        <w:tc>
          <w:tcPr>
            <w:tcW w:w="1600" w:type="dxa"/>
            <w:shd w:val="clear" w:color="auto" w:fill="E7E6E6"/>
            <w:vAlign w:val="center"/>
          </w:tcPr>
          <w:p w14:paraId="79A96624">
            <w:pPr>
              <w:snapToGrid w:val="0"/>
              <w:spacing w:before="70" w:after="70" w:line="240" w:lineRule="auto"/>
              <w:ind w:firstLine="0"/>
              <w:jc w:val="center"/>
              <w:rPr>
                <w:b/>
                <w:sz w:val="21"/>
              </w:rPr>
            </w:pPr>
            <w:r>
              <w:rPr>
                <w:b/>
                <w:sz w:val="21"/>
                <w:szCs w:val="21"/>
              </w:rPr>
              <w:t>大场景一致性</w:t>
            </w:r>
          </w:p>
        </w:tc>
        <w:tc>
          <w:tcPr>
            <w:tcW w:w="1600" w:type="dxa"/>
            <w:shd w:val="clear" w:color="auto" w:fill="E7E6E6"/>
            <w:vAlign w:val="center"/>
          </w:tcPr>
          <w:p w14:paraId="72C06B2F">
            <w:pPr>
              <w:snapToGrid w:val="0"/>
              <w:spacing w:before="70" w:after="70" w:line="240" w:lineRule="auto"/>
              <w:ind w:firstLine="0"/>
              <w:jc w:val="center"/>
              <w:rPr>
                <w:b/>
                <w:sz w:val="21"/>
              </w:rPr>
            </w:pPr>
            <w:r>
              <w:rPr>
                <w:b/>
                <w:sz w:val="21"/>
                <w:szCs w:val="21"/>
              </w:rPr>
              <w:t>无信号适应性</w:t>
            </w:r>
          </w:p>
        </w:tc>
        <w:tc>
          <w:tcPr>
            <w:tcW w:w="1179" w:type="dxa"/>
            <w:shd w:val="clear" w:color="auto" w:fill="E7E6E6"/>
            <w:vAlign w:val="center"/>
          </w:tcPr>
          <w:p w14:paraId="5ADCF0DE">
            <w:pPr>
              <w:snapToGrid w:val="0"/>
              <w:spacing w:before="70" w:after="70" w:line="240" w:lineRule="auto"/>
              <w:ind w:firstLine="0"/>
              <w:jc w:val="center"/>
              <w:rPr>
                <w:b/>
                <w:sz w:val="21"/>
              </w:rPr>
            </w:pPr>
            <w:r>
              <w:rPr>
                <w:b/>
                <w:sz w:val="21"/>
                <w:szCs w:val="21"/>
              </w:rPr>
              <w:t>纹理利用</w:t>
            </w:r>
          </w:p>
        </w:tc>
        <w:tc>
          <w:tcPr>
            <w:tcW w:w="1390" w:type="dxa"/>
            <w:shd w:val="clear" w:color="auto" w:fill="E7E6E6"/>
            <w:vAlign w:val="center"/>
          </w:tcPr>
          <w:p w14:paraId="69116C28">
            <w:pPr>
              <w:snapToGrid w:val="0"/>
              <w:spacing w:before="70" w:after="70" w:line="240" w:lineRule="auto"/>
              <w:ind w:firstLine="0"/>
              <w:jc w:val="center"/>
              <w:rPr>
                <w:b/>
                <w:sz w:val="21"/>
              </w:rPr>
            </w:pPr>
            <w:r>
              <w:rPr>
                <w:b/>
                <w:sz w:val="21"/>
                <w:szCs w:val="21"/>
              </w:rPr>
              <w:t>实现复杂度</w:t>
            </w:r>
          </w:p>
        </w:tc>
        <w:tc>
          <w:tcPr>
            <w:tcW w:w="1386" w:type="dxa"/>
            <w:shd w:val="clear" w:color="auto" w:fill="E7E6E6"/>
            <w:vAlign w:val="center"/>
          </w:tcPr>
          <w:p w14:paraId="5C6F2FDE">
            <w:pPr>
              <w:snapToGrid w:val="0"/>
              <w:spacing w:before="70" w:after="70" w:line="240" w:lineRule="auto"/>
              <w:ind w:firstLine="0"/>
              <w:jc w:val="center"/>
              <w:rPr>
                <w:b/>
                <w:sz w:val="21"/>
              </w:rPr>
            </w:pPr>
            <w:r>
              <w:rPr>
                <w:b/>
                <w:sz w:val="21"/>
                <w:szCs w:val="21"/>
              </w:rPr>
              <w:t>结论</w:t>
            </w:r>
          </w:p>
        </w:tc>
      </w:tr>
      <w:tr w14:paraId="3A919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7" w:type="dxa"/>
            <w:vAlign w:val="center"/>
          </w:tcPr>
          <w:p w14:paraId="0FE87C57">
            <w:pPr>
              <w:snapToGrid w:val="0"/>
              <w:spacing w:before="70" w:after="70" w:line="240" w:lineRule="auto"/>
              <w:ind w:firstLine="0"/>
              <w:jc w:val="center"/>
              <w:rPr>
                <w:sz w:val="21"/>
              </w:rPr>
            </w:pPr>
            <w:r>
              <w:rPr>
                <w:sz w:val="21"/>
                <w:szCs w:val="21"/>
              </w:rPr>
              <w:t>激光 SLAM 单独使用</w:t>
            </w:r>
          </w:p>
        </w:tc>
        <w:tc>
          <w:tcPr>
            <w:tcW w:w="1600" w:type="dxa"/>
            <w:vAlign w:val="center"/>
          </w:tcPr>
          <w:p w14:paraId="64F6D3DE">
            <w:pPr>
              <w:snapToGrid w:val="0"/>
              <w:spacing w:before="70" w:after="70" w:line="240" w:lineRule="auto"/>
              <w:ind w:firstLine="0"/>
              <w:jc w:val="left"/>
              <w:rPr>
                <w:sz w:val="21"/>
              </w:rPr>
            </w:pPr>
            <w:r>
              <w:rPr>
                <w:sz w:val="21"/>
                <w:szCs w:val="21"/>
              </w:rPr>
              <w:t>好</w:t>
            </w:r>
          </w:p>
        </w:tc>
        <w:tc>
          <w:tcPr>
            <w:tcW w:w="1600" w:type="dxa"/>
            <w:vAlign w:val="center"/>
          </w:tcPr>
          <w:p w14:paraId="6C2AE9AD">
            <w:pPr>
              <w:snapToGrid w:val="0"/>
              <w:spacing w:before="70" w:after="70" w:line="240" w:lineRule="auto"/>
              <w:ind w:firstLine="0"/>
              <w:jc w:val="left"/>
              <w:rPr>
                <w:sz w:val="21"/>
              </w:rPr>
            </w:pPr>
            <w:r>
              <w:rPr>
                <w:sz w:val="21"/>
                <w:szCs w:val="21"/>
              </w:rPr>
              <w:t>好</w:t>
            </w:r>
          </w:p>
        </w:tc>
        <w:tc>
          <w:tcPr>
            <w:tcW w:w="1179" w:type="dxa"/>
            <w:vAlign w:val="center"/>
          </w:tcPr>
          <w:p w14:paraId="45537F9E">
            <w:pPr>
              <w:snapToGrid w:val="0"/>
              <w:spacing w:before="70" w:after="70" w:line="240" w:lineRule="auto"/>
              <w:ind w:firstLine="0"/>
              <w:jc w:val="center"/>
              <w:rPr>
                <w:sz w:val="21"/>
              </w:rPr>
            </w:pPr>
            <w:r>
              <w:rPr>
                <w:sz w:val="21"/>
                <w:szCs w:val="21"/>
              </w:rPr>
              <w:t>弱</w:t>
            </w:r>
          </w:p>
        </w:tc>
        <w:tc>
          <w:tcPr>
            <w:tcW w:w="1390" w:type="dxa"/>
            <w:vAlign w:val="center"/>
          </w:tcPr>
          <w:p w14:paraId="2F53AE49">
            <w:pPr>
              <w:snapToGrid w:val="0"/>
              <w:spacing w:before="70" w:after="70" w:line="240" w:lineRule="auto"/>
              <w:ind w:firstLine="0"/>
              <w:jc w:val="center"/>
              <w:rPr>
                <w:sz w:val="21"/>
              </w:rPr>
            </w:pPr>
            <w:r>
              <w:rPr>
                <w:sz w:val="21"/>
                <w:szCs w:val="21"/>
              </w:rPr>
              <w:t>低</w:t>
            </w:r>
          </w:p>
        </w:tc>
        <w:tc>
          <w:tcPr>
            <w:tcW w:w="1386" w:type="dxa"/>
            <w:vAlign w:val="center"/>
          </w:tcPr>
          <w:p w14:paraId="3851F0D9">
            <w:pPr>
              <w:snapToGrid w:val="0"/>
              <w:spacing w:before="70" w:after="70" w:line="240" w:lineRule="auto"/>
              <w:ind w:firstLine="0"/>
              <w:jc w:val="left"/>
              <w:rPr>
                <w:sz w:val="21"/>
              </w:rPr>
            </w:pPr>
            <w:r>
              <w:rPr>
                <w:sz w:val="21"/>
                <w:szCs w:val="21"/>
              </w:rPr>
              <w:t>纹理缺失</w:t>
            </w:r>
          </w:p>
        </w:tc>
      </w:tr>
      <w:tr w14:paraId="24B5F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7" w:type="dxa"/>
            <w:vAlign w:val="center"/>
          </w:tcPr>
          <w:p w14:paraId="7E2F21BD">
            <w:pPr>
              <w:snapToGrid w:val="0"/>
              <w:spacing w:before="70" w:after="70" w:line="240" w:lineRule="auto"/>
              <w:ind w:firstLine="0"/>
              <w:jc w:val="center"/>
              <w:rPr>
                <w:sz w:val="21"/>
              </w:rPr>
            </w:pPr>
            <w:r>
              <w:rPr>
                <w:sz w:val="21"/>
                <w:szCs w:val="21"/>
              </w:rPr>
              <w:t>视觉 SLAM 单独使用</w:t>
            </w:r>
          </w:p>
        </w:tc>
        <w:tc>
          <w:tcPr>
            <w:tcW w:w="1600" w:type="dxa"/>
            <w:vAlign w:val="center"/>
          </w:tcPr>
          <w:p w14:paraId="712E436C">
            <w:pPr>
              <w:snapToGrid w:val="0"/>
              <w:spacing w:before="70" w:after="70" w:line="240" w:lineRule="auto"/>
              <w:ind w:firstLine="0"/>
              <w:jc w:val="left"/>
              <w:rPr>
                <w:sz w:val="21"/>
              </w:rPr>
            </w:pPr>
            <w:r>
              <w:rPr>
                <w:sz w:val="21"/>
                <w:szCs w:val="21"/>
              </w:rPr>
              <w:t>一般（易漂移）</w:t>
            </w:r>
          </w:p>
        </w:tc>
        <w:tc>
          <w:tcPr>
            <w:tcW w:w="1600" w:type="dxa"/>
            <w:vAlign w:val="center"/>
          </w:tcPr>
          <w:p w14:paraId="16DD7881">
            <w:pPr>
              <w:snapToGrid w:val="0"/>
              <w:spacing w:before="70" w:after="70" w:line="240" w:lineRule="auto"/>
              <w:ind w:firstLine="0"/>
              <w:jc w:val="left"/>
              <w:rPr>
                <w:sz w:val="21"/>
              </w:rPr>
            </w:pPr>
            <w:r>
              <w:rPr>
                <w:sz w:val="21"/>
                <w:szCs w:val="21"/>
              </w:rPr>
              <w:t>差（弱纹理退化）</w:t>
            </w:r>
          </w:p>
        </w:tc>
        <w:tc>
          <w:tcPr>
            <w:tcW w:w="1179" w:type="dxa"/>
            <w:vAlign w:val="center"/>
          </w:tcPr>
          <w:p w14:paraId="4964A07D">
            <w:pPr>
              <w:snapToGrid w:val="0"/>
              <w:spacing w:before="70" w:after="70" w:line="240" w:lineRule="auto"/>
              <w:ind w:firstLine="0"/>
              <w:jc w:val="center"/>
              <w:rPr>
                <w:sz w:val="21"/>
              </w:rPr>
            </w:pPr>
            <w:r>
              <w:rPr>
                <w:sz w:val="21"/>
                <w:szCs w:val="21"/>
              </w:rPr>
              <w:t>强</w:t>
            </w:r>
          </w:p>
        </w:tc>
        <w:tc>
          <w:tcPr>
            <w:tcW w:w="1390" w:type="dxa"/>
            <w:vAlign w:val="center"/>
          </w:tcPr>
          <w:p w14:paraId="346DBB05">
            <w:pPr>
              <w:snapToGrid w:val="0"/>
              <w:spacing w:before="70" w:after="70" w:line="240" w:lineRule="auto"/>
              <w:ind w:firstLine="0"/>
              <w:jc w:val="center"/>
              <w:rPr>
                <w:sz w:val="21"/>
              </w:rPr>
            </w:pPr>
            <w:r>
              <w:rPr>
                <w:sz w:val="21"/>
                <w:szCs w:val="21"/>
              </w:rPr>
              <w:t>中</w:t>
            </w:r>
          </w:p>
        </w:tc>
        <w:tc>
          <w:tcPr>
            <w:tcW w:w="1386" w:type="dxa"/>
            <w:vAlign w:val="center"/>
          </w:tcPr>
          <w:p w14:paraId="70AC7FF6">
            <w:pPr>
              <w:snapToGrid w:val="0"/>
              <w:spacing w:before="70" w:after="70" w:line="240" w:lineRule="auto"/>
              <w:ind w:firstLine="0"/>
              <w:jc w:val="left"/>
              <w:rPr>
                <w:sz w:val="21"/>
              </w:rPr>
            </w:pPr>
            <w:r>
              <w:rPr>
                <w:sz w:val="21"/>
                <w:szCs w:val="21"/>
              </w:rPr>
              <w:t>不单独使用</w:t>
            </w:r>
          </w:p>
        </w:tc>
      </w:tr>
      <w:tr w14:paraId="31958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7" w:type="dxa"/>
            <w:vAlign w:val="center"/>
          </w:tcPr>
          <w:p w14:paraId="739FE59C">
            <w:pPr>
              <w:snapToGrid w:val="0"/>
              <w:spacing w:before="70" w:after="70" w:line="240" w:lineRule="auto"/>
              <w:ind w:firstLine="0"/>
              <w:jc w:val="center"/>
              <w:rPr>
                <w:sz w:val="21"/>
              </w:rPr>
            </w:pPr>
            <w:r>
              <w:rPr>
                <w:sz w:val="21"/>
                <w:szCs w:val="21"/>
              </w:rPr>
              <w:t>激光</w:t>
            </w:r>
            <w:r>
              <w:rPr>
                <w:rFonts w:hint="eastAsia"/>
                <w:sz w:val="21"/>
                <w:szCs w:val="21"/>
              </w:rPr>
              <w:t>-</w:t>
            </w:r>
            <w:r>
              <w:rPr>
                <w:sz w:val="21"/>
                <w:szCs w:val="21"/>
              </w:rPr>
              <w:t>视觉紧耦合</w:t>
            </w:r>
          </w:p>
        </w:tc>
        <w:tc>
          <w:tcPr>
            <w:tcW w:w="1600" w:type="dxa"/>
            <w:vAlign w:val="center"/>
          </w:tcPr>
          <w:p w14:paraId="58388F1A">
            <w:pPr>
              <w:snapToGrid w:val="0"/>
              <w:spacing w:before="70" w:after="70" w:line="240" w:lineRule="auto"/>
              <w:ind w:firstLine="0"/>
              <w:jc w:val="left"/>
              <w:rPr>
                <w:sz w:val="21"/>
              </w:rPr>
            </w:pPr>
            <w:r>
              <w:rPr>
                <w:sz w:val="21"/>
                <w:szCs w:val="21"/>
              </w:rPr>
              <w:t>好</w:t>
            </w:r>
          </w:p>
        </w:tc>
        <w:tc>
          <w:tcPr>
            <w:tcW w:w="1600" w:type="dxa"/>
            <w:vAlign w:val="center"/>
          </w:tcPr>
          <w:p w14:paraId="0CD6B4FC">
            <w:pPr>
              <w:snapToGrid w:val="0"/>
              <w:spacing w:before="70" w:after="70" w:line="240" w:lineRule="auto"/>
              <w:ind w:firstLine="0"/>
              <w:jc w:val="left"/>
              <w:rPr>
                <w:sz w:val="21"/>
              </w:rPr>
            </w:pPr>
            <w:r>
              <w:rPr>
                <w:sz w:val="21"/>
                <w:szCs w:val="21"/>
              </w:rPr>
              <w:t>好</w:t>
            </w:r>
          </w:p>
        </w:tc>
        <w:tc>
          <w:tcPr>
            <w:tcW w:w="1179" w:type="dxa"/>
            <w:vAlign w:val="center"/>
          </w:tcPr>
          <w:p w14:paraId="23E9E78A">
            <w:pPr>
              <w:snapToGrid w:val="0"/>
              <w:spacing w:before="70" w:after="70" w:line="240" w:lineRule="auto"/>
              <w:ind w:firstLine="0"/>
              <w:jc w:val="center"/>
              <w:rPr>
                <w:sz w:val="21"/>
              </w:rPr>
            </w:pPr>
            <w:r>
              <w:rPr>
                <w:sz w:val="21"/>
                <w:szCs w:val="21"/>
              </w:rPr>
              <w:t>强</w:t>
            </w:r>
          </w:p>
        </w:tc>
        <w:tc>
          <w:tcPr>
            <w:tcW w:w="1390" w:type="dxa"/>
            <w:vAlign w:val="center"/>
          </w:tcPr>
          <w:p w14:paraId="5F645141">
            <w:pPr>
              <w:snapToGrid w:val="0"/>
              <w:spacing w:before="70" w:after="70" w:line="240" w:lineRule="auto"/>
              <w:ind w:firstLine="0"/>
              <w:jc w:val="center"/>
              <w:rPr>
                <w:sz w:val="21"/>
              </w:rPr>
            </w:pPr>
            <w:r>
              <w:rPr>
                <w:sz w:val="21"/>
                <w:szCs w:val="21"/>
              </w:rPr>
              <w:t>高</w:t>
            </w:r>
          </w:p>
        </w:tc>
        <w:tc>
          <w:tcPr>
            <w:tcW w:w="1386" w:type="dxa"/>
            <w:vAlign w:val="center"/>
          </w:tcPr>
          <w:p w14:paraId="268E0654">
            <w:pPr>
              <w:snapToGrid w:val="0"/>
              <w:spacing w:before="70" w:after="70" w:line="240" w:lineRule="auto"/>
              <w:ind w:firstLine="0"/>
              <w:jc w:val="left"/>
              <w:rPr>
                <w:sz w:val="21"/>
              </w:rPr>
            </w:pPr>
            <w:r>
              <w:rPr>
                <w:b/>
                <w:sz w:val="21"/>
                <w:szCs w:val="21"/>
              </w:rPr>
              <w:t>选用</w:t>
            </w:r>
          </w:p>
        </w:tc>
      </w:tr>
      <w:tr w14:paraId="7A83E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7" w:type="dxa"/>
            <w:vAlign w:val="center"/>
          </w:tcPr>
          <w:p w14:paraId="500C0738">
            <w:pPr>
              <w:snapToGrid w:val="0"/>
              <w:spacing w:before="70" w:after="70" w:line="240" w:lineRule="auto"/>
              <w:ind w:firstLine="0"/>
              <w:jc w:val="center"/>
              <w:rPr>
                <w:sz w:val="21"/>
              </w:rPr>
            </w:pPr>
            <w:r>
              <w:rPr>
                <w:sz w:val="21"/>
                <w:szCs w:val="21"/>
              </w:rPr>
              <w:t>依赖 GNSS 的建图</w:t>
            </w:r>
          </w:p>
        </w:tc>
        <w:tc>
          <w:tcPr>
            <w:tcW w:w="1600" w:type="dxa"/>
            <w:vAlign w:val="center"/>
          </w:tcPr>
          <w:p w14:paraId="787DC6EF">
            <w:pPr>
              <w:snapToGrid w:val="0"/>
              <w:spacing w:before="70" w:after="70" w:line="240" w:lineRule="auto"/>
              <w:ind w:firstLine="0"/>
              <w:jc w:val="left"/>
              <w:rPr>
                <w:sz w:val="21"/>
              </w:rPr>
            </w:pPr>
            <w:r>
              <w:rPr>
                <w:sz w:val="21"/>
                <w:szCs w:val="21"/>
              </w:rPr>
              <w:t>好</w:t>
            </w:r>
          </w:p>
        </w:tc>
        <w:tc>
          <w:tcPr>
            <w:tcW w:w="1600" w:type="dxa"/>
            <w:vAlign w:val="center"/>
          </w:tcPr>
          <w:p w14:paraId="0C45A5A1">
            <w:pPr>
              <w:snapToGrid w:val="0"/>
              <w:spacing w:before="70" w:after="70" w:line="240" w:lineRule="auto"/>
              <w:ind w:firstLine="0"/>
              <w:jc w:val="left"/>
              <w:rPr>
                <w:sz w:val="21"/>
              </w:rPr>
            </w:pPr>
            <w:r>
              <w:rPr>
                <w:sz w:val="21"/>
                <w:szCs w:val="21"/>
              </w:rPr>
              <w:t>差（孔内无信号）</w:t>
            </w:r>
          </w:p>
        </w:tc>
        <w:tc>
          <w:tcPr>
            <w:tcW w:w="1179" w:type="dxa"/>
            <w:vAlign w:val="center"/>
          </w:tcPr>
          <w:p w14:paraId="66EFCD0E">
            <w:pPr>
              <w:snapToGrid w:val="0"/>
              <w:spacing w:before="70" w:after="70" w:line="240" w:lineRule="auto"/>
              <w:ind w:firstLine="0"/>
              <w:jc w:val="center"/>
              <w:rPr>
                <w:sz w:val="21"/>
              </w:rPr>
            </w:pPr>
            <w:r>
              <w:rPr>
                <w:sz w:val="21"/>
                <w:szCs w:val="21"/>
              </w:rPr>
              <w:t>弱</w:t>
            </w:r>
          </w:p>
        </w:tc>
        <w:tc>
          <w:tcPr>
            <w:tcW w:w="1390" w:type="dxa"/>
            <w:vAlign w:val="center"/>
          </w:tcPr>
          <w:p w14:paraId="189A7B70">
            <w:pPr>
              <w:snapToGrid w:val="0"/>
              <w:spacing w:before="70" w:after="70" w:line="240" w:lineRule="auto"/>
              <w:ind w:firstLine="0"/>
              <w:jc w:val="center"/>
              <w:rPr>
                <w:sz w:val="21"/>
              </w:rPr>
            </w:pPr>
            <w:r>
              <w:rPr>
                <w:sz w:val="21"/>
                <w:szCs w:val="21"/>
              </w:rPr>
              <w:t>低</w:t>
            </w:r>
          </w:p>
        </w:tc>
        <w:tc>
          <w:tcPr>
            <w:tcW w:w="1386" w:type="dxa"/>
            <w:vAlign w:val="center"/>
          </w:tcPr>
          <w:p w14:paraId="797E39FF">
            <w:pPr>
              <w:snapToGrid w:val="0"/>
              <w:spacing w:before="70" w:after="70" w:line="240" w:lineRule="auto"/>
              <w:ind w:firstLine="0"/>
              <w:jc w:val="left"/>
              <w:rPr>
                <w:sz w:val="21"/>
              </w:rPr>
            </w:pPr>
            <w:r>
              <w:rPr>
                <w:sz w:val="21"/>
                <w:szCs w:val="21"/>
              </w:rPr>
              <w:t>不适用</w:t>
            </w:r>
          </w:p>
        </w:tc>
      </w:tr>
    </w:tbl>
    <w:p w14:paraId="308E5934">
      <w:pPr>
        <w:spacing w:line="240" w:lineRule="auto"/>
      </w:pPr>
    </w:p>
    <w:p w14:paraId="6000EBA4">
      <w:r>
        <w:t>结论：紧耦合方案虽实现复杂度最高，但在长泄槽重复结构与无信号环境下的一致性最优，是满足</w:t>
      </w:r>
      <w:r>
        <w:rPr>
          <w:rFonts w:hint="eastAsia"/>
        </w:rPr>
        <w:t>“</w:t>
      </w:r>
      <w:r>
        <w:t>最大测量距离不低于 100 m、相对精度 ±1 cm</w:t>
      </w:r>
      <w:r>
        <w:rPr>
          <w:rFonts w:hint="eastAsia"/>
        </w:rPr>
        <w:t>”</w:t>
      </w:r>
      <w:r>
        <w:t>的必要选择。</w:t>
      </w:r>
    </w:p>
    <w:p w14:paraId="1E5CE4EC">
      <w:pPr>
        <w:pStyle w:val="6"/>
      </w:pPr>
      <w:r>
        <w:rPr>
          <w:szCs w:val="32"/>
        </w:rPr>
        <w:t>1.4.5.4 高保真渲染方案比选</w:t>
      </w:r>
    </w:p>
    <w:tbl>
      <w:tblPr>
        <w:tblStyle w:val="32"/>
        <w:tblW w:w="90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1390"/>
        <w:gridCol w:w="2226"/>
        <w:gridCol w:w="968"/>
        <w:gridCol w:w="1179"/>
        <w:gridCol w:w="1716"/>
      </w:tblGrid>
      <w:tr w14:paraId="3427F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6CC6EC40">
            <w:pPr>
              <w:snapToGrid w:val="0"/>
              <w:spacing w:before="70" w:after="70" w:line="240" w:lineRule="auto"/>
              <w:ind w:firstLine="0"/>
              <w:jc w:val="center"/>
              <w:rPr>
                <w:b/>
                <w:sz w:val="21"/>
              </w:rPr>
            </w:pPr>
            <w:r>
              <w:rPr>
                <w:b/>
                <w:sz w:val="21"/>
                <w:szCs w:val="21"/>
              </w:rPr>
              <w:t>方案</w:t>
            </w:r>
          </w:p>
        </w:tc>
        <w:tc>
          <w:tcPr>
            <w:tcW w:w="1390" w:type="dxa"/>
            <w:shd w:val="clear" w:color="auto" w:fill="E7E6E6"/>
            <w:vAlign w:val="center"/>
          </w:tcPr>
          <w:p w14:paraId="26624E22">
            <w:pPr>
              <w:snapToGrid w:val="0"/>
              <w:spacing w:before="70" w:after="70" w:line="240" w:lineRule="auto"/>
              <w:ind w:firstLine="0"/>
              <w:jc w:val="center"/>
              <w:rPr>
                <w:b/>
                <w:sz w:val="21"/>
              </w:rPr>
            </w:pPr>
            <w:r>
              <w:rPr>
                <w:b/>
                <w:sz w:val="21"/>
                <w:szCs w:val="21"/>
              </w:rPr>
              <w:t>视觉真实感</w:t>
            </w:r>
          </w:p>
        </w:tc>
        <w:tc>
          <w:tcPr>
            <w:tcW w:w="2226" w:type="dxa"/>
            <w:shd w:val="clear" w:color="auto" w:fill="E7E6E6"/>
            <w:vAlign w:val="center"/>
          </w:tcPr>
          <w:p w14:paraId="245C43FF">
            <w:pPr>
              <w:snapToGrid w:val="0"/>
              <w:spacing w:before="70" w:after="70" w:line="240" w:lineRule="auto"/>
              <w:ind w:firstLine="0"/>
              <w:jc w:val="center"/>
              <w:rPr>
                <w:b/>
                <w:sz w:val="21"/>
              </w:rPr>
            </w:pPr>
            <w:r>
              <w:rPr>
                <w:b/>
                <w:sz w:val="21"/>
                <w:szCs w:val="21"/>
              </w:rPr>
              <w:t>实时性</w:t>
            </w:r>
          </w:p>
        </w:tc>
        <w:tc>
          <w:tcPr>
            <w:tcW w:w="968" w:type="dxa"/>
            <w:shd w:val="clear" w:color="auto" w:fill="E7E6E6"/>
            <w:vAlign w:val="center"/>
          </w:tcPr>
          <w:p w14:paraId="02A958B8">
            <w:pPr>
              <w:snapToGrid w:val="0"/>
              <w:spacing w:before="70" w:after="70" w:line="240" w:lineRule="auto"/>
              <w:ind w:firstLine="0"/>
              <w:jc w:val="center"/>
              <w:rPr>
                <w:b/>
                <w:sz w:val="21"/>
              </w:rPr>
            </w:pPr>
            <w:r>
              <w:rPr>
                <w:b/>
                <w:sz w:val="21"/>
                <w:szCs w:val="21"/>
              </w:rPr>
              <w:t>数据量</w:t>
            </w:r>
          </w:p>
        </w:tc>
        <w:tc>
          <w:tcPr>
            <w:tcW w:w="1179" w:type="dxa"/>
            <w:shd w:val="clear" w:color="auto" w:fill="E7E6E6"/>
            <w:vAlign w:val="center"/>
          </w:tcPr>
          <w:p w14:paraId="35BD3E78">
            <w:pPr>
              <w:snapToGrid w:val="0"/>
              <w:spacing w:before="70" w:after="70" w:line="240" w:lineRule="auto"/>
              <w:ind w:firstLine="0"/>
              <w:jc w:val="center"/>
              <w:rPr>
                <w:b/>
                <w:sz w:val="21"/>
              </w:rPr>
            </w:pPr>
            <w:r>
              <w:rPr>
                <w:b/>
                <w:sz w:val="21"/>
                <w:szCs w:val="21"/>
              </w:rPr>
              <w:t>可量测性</w:t>
            </w:r>
          </w:p>
        </w:tc>
        <w:tc>
          <w:tcPr>
            <w:tcW w:w="1716" w:type="dxa"/>
            <w:shd w:val="clear" w:color="auto" w:fill="E7E6E6"/>
            <w:vAlign w:val="center"/>
          </w:tcPr>
          <w:p w14:paraId="38126135">
            <w:pPr>
              <w:snapToGrid w:val="0"/>
              <w:spacing w:before="70" w:after="70" w:line="240" w:lineRule="auto"/>
              <w:ind w:firstLine="0"/>
              <w:jc w:val="center"/>
              <w:rPr>
                <w:b/>
                <w:sz w:val="21"/>
              </w:rPr>
            </w:pPr>
            <w:r>
              <w:rPr>
                <w:b/>
                <w:sz w:val="21"/>
                <w:szCs w:val="21"/>
              </w:rPr>
              <w:t>结论</w:t>
            </w:r>
          </w:p>
        </w:tc>
      </w:tr>
      <w:tr w14:paraId="41106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B309BE7">
            <w:pPr>
              <w:snapToGrid w:val="0"/>
              <w:spacing w:before="70" w:after="70" w:line="240" w:lineRule="auto"/>
              <w:ind w:firstLine="0"/>
              <w:jc w:val="left"/>
              <w:rPr>
                <w:sz w:val="21"/>
              </w:rPr>
            </w:pPr>
            <w:r>
              <w:rPr>
                <w:sz w:val="21"/>
                <w:szCs w:val="21"/>
              </w:rPr>
              <w:t>三维高斯泼溅</w:t>
            </w:r>
          </w:p>
        </w:tc>
        <w:tc>
          <w:tcPr>
            <w:tcW w:w="1390" w:type="dxa"/>
            <w:vAlign w:val="center"/>
          </w:tcPr>
          <w:p w14:paraId="12D9D8D1">
            <w:pPr>
              <w:snapToGrid w:val="0"/>
              <w:spacing w:before="70" w:after="70" w:line="240" w:lineRule="auto"/>
              <w:ind w:firstLine="0"/>
              <w:jc w:val="center"/>
              <w:rPr>
                <w:sz w:val="21"/>
              </w:rPr>
            </w:pPr>
            <w:r>
              <w:rPr>
                <w:sz w:val="21"/>
                <w:szCs w:val="21"/>
              </w:rPr>
              <w:t>高</w:t>
            </w:r>
          </w:p>
        </w:tc>
        <w:tc>
          <w:tcPr>
            <w:tcW w:w="2226" w:type="dxa"/>
            <w:vAlign w:val="center"/>
          </w:tcPr>
          <w:p w14:paraId="4A5F92FB">
            <w:pPr>
              <w:snapToGrid w:val="0"/>
              <w:spacing w:before="70" w:after="70" w:line="240" w:lineRule="auto"/>
              <w:ind w:firstLine="0"/>
              <w:jc w:val="left"/>
              <w:rPr>
                <w:sz w:val="21"/>
              </w:rPr>
            </w:pPr>
            <w:r>
              <w:rPr>
                <w:sz w:val="21"/>
                <w:szCs w:val="21"/>
              </w:rPr>
              <w:t>高（消费级显卡可实时）</w:t>
            </w:r>
          </w:p>
        </w:tc>
        <w:tc>
          <w:tcPr>
            <w:tcW w:w="968" w:type="dxa"/>
            <w:vAlign w:val="center"/>
          </w:tcPr>
          <w:p w14:paraId="4F9684D8">
            <w:pPr>
              <w:snapToGrid w:val="0"/>
              <w:spacing w:before="70" w:after="70" w:line="240" w:lineRule="auto"/>
              <w:ind w:firstLine="0"/>
              <w:jc w:val="center"/>
              <w:rPr>
                <w:sz w:val="21"/>
              </w:rPr>
            </w:pPr>
            <w:r>
              <w:rPr>
                <w:sz w:val="21"/>
                <w:szCs w:val="21"/>
              </w:rPr>
              <w:t>中</w:t>
            </w:r>
          </w:p>
        </w:tc>
        <w:tc>
          <w:tcPr>
            <w:tcW w:w="1179" w:type="dxa"/>
            <w:vAlign w:val="center"/>
          </w:tcPr>
          <w:p w14:paraId="5C732E41">
            <w:pPr>
              <w:snapToGrid w:val="0"/>
              <w:spacing w:before="70" w:after="70" w:line="240" w:lineRule="auto"/>
              <w:ind w:firstLine="0"/>
              <w:jc w:val="left"/>
              <w:rPr>
                <w:sz w:val="21"/>
              </w:rPr>
            </w:pPr>
            <w:r>
              <w:rPr>
                <w:sz w:val="21"/>
                <w:szCs w:val="21"/>
              </w:rPr>
              <w:t>需配网格</w:t>
            </w:r>
          </w:p>
        </w:tc>
        <w:tc>
          <w:tcPr>
            <w:tcW w:w="1716" w:type="dxa"/>
            <w:vAlign w:val="center"/>
          </w:tcPr>
          <w:p w14:paraId="49C26102">
            <w:pPr>
              <w:snapToGrid w:val="0"/>
              <w:spacing w:before="70" w:after="70" w:line="240" w:lineRule="auto"/>
              <w:ind w:firstLine="0"/>
              <w:jc w:val="left"/>
              <w:rPr>
                <w:sz w:val="21"/>
              </w:rPr>
            </w:pPr>
            <w:r>
              <w:rPr>
                <w:b/>
                <w:sz w:val="21"/>
                <w:szCs w:val="21"/>
              </w:rPr>
              <w:t>选用</w:t>
            </w:r>
          </w:p>
        </w:tc>
      </w:tr>
      <w:tr w14:paraId="12A1A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2DE7F66B">
            <w:pPr>
              <w:snapToGrid w:val="0"/>
              <w:spacing w:before="70" w:after="70" w:line="240" w:lineRule="auto"/>
              <w:ind w:firstLine="0"/>
              <w:jc w:val="left"/>
              <w:rPr>
                <w:sz w:val="21"/>
              </w:rPr>
            </w:pPr>
            <w:r>
              <w:rPr>
                <w:sz w:val="21"/>
                <w:szCs w:val="21"/>
              </w:rPr>
              <w:t>神经辐射场（NeRF）</w:t>
            </w:r>
          </w:p>
        </w:tc>
        <w:tc>
          <w:tcPr>
            <w:tcW w:w="1390" w:type="dxa"/>
            <w:vAlign w:val="center"/>
          </w:tcPr>
          <w:p w14:paraId="36E523CA">
            <w:pPr>
              <w:snapToGrid w:val="0"/>
              <w:spacing w:before="70" w:after="70" w:line="240" w:lineRule="auto"/>
              <w:ind w:firstLine="0"/>
              <w:jc w:val="center"/>
              <w:rPr>
                <w:sz w:val="21"/>
              </w:rPr>
            </w:pPr>
            <w:r>
              <w:rPr>
                <w:sz w:val="21"/>
                <w:szCs w:val="21"/>
              </w:rPr>
              <w:t>高</w:t>
            </w:r>
          </w:p>
        </w:tc>
        <w:tc>
          <w:tcPr>
            <w:tcW w:w="2226" w:type="dxa"/>
            <w:vAlign w:val="center"/>
          </w:tcPr>
          <w:p w14:paraId="0F9AC9B6">
            <w:pPr>
              <w:snapToGrid w:val="0"/>
              <w:spacing w:before="70" w:after="70" w:line="240" w:lineRule="auto"/>
              <w:ind w:firstLine="0"/>
              <w:jc w:val="left"/>
              <w:rPr>
                <w:sz w:val="21"/>
              </w:rPr>
            </w:pPr>
            <w:r>
              <w:rPr>
                <w:sz w:val="21"/>
                <w:szCs w:val="21"/>
              </w:rPr>
              <w:t>低（训练与渲染慢）</w:t>
            </w:r>
          </w:p>
        </w:tc>
        <w:tc>
          <w:tcPr>
            <w:tcW w:w="968" w:type="dxa"/>
            <w:vAlign w:val="center"/>
          </w:tcPr>
          <w:p w14:paraId="40390FFA">
            <w:pPr>
              <w:snapToGrid w:val="0"/>
              <w:spacing w:before="70" w:after="70" w:line="240" w:lineRule="auto"/>
              <w:ind w:firstLine="0"/>
              <w:jc w:val="center"/>
              <w:rPr>
                <w:sz w:val="21"/>
              </w:rPr>
            </w:pPr>
            <w:r>
              <w:rPr>
                <w:sz w:val="21"/>
                <w:szCs w:val="21"/>
              </w:rPr>
              <w:t>大</w:t>
            </w:r>
          </w:p>
        </w:tc>
        <w:tc>
          <w:tcPr>
            <w:tcW w:w="1179" w:type="dxa"/>
            <w:vAlign w:val="center"/>
          </w:tcPr>
          <w:p w14:paraId="6826C0E3">
            <w:pPr>
              <w:snapToGrid w:val="0"/>
              <w:spacing w:before="70" w:after="70" w:line="240" w:lineRule="auto"/>
              <w:ind w:firstLine="0"/>
              <w:jc w:val="left"/>
              <w:rPr>
                <w:sz w:val="21"/>
              </w:rPr>
            </w:pPr>
            <w:r>
              <w:rPr>
                <w:sz w:val="21"/>
                <w:szCs w:val="21"/>
              </w:rPr>
              <w:t>弱</w:t>
            </w:r>
          </w:p>
        </w:tc>
        <w:tc>
          <w:tcPr>
            <w:tcW w:w="1716" w:type="dxa"/>
            <w:vAlign w:val="center"/>
          </w:tcPr>
          <w:p w14:paraId="31C2A0DA">
            <w:pPr>
              <w:snapToGrid w:val="0"/>
              <w:spacing w:before="70" w:after="70" w:line="240" w:lineRule="auto"/>
              <w:ind w:firstLine="0"/>
              <w:jc w:val="left"/>
              <w:rPr>
                <w:sz w:val="21"/>
              </w:rPr>
            </w:pPr>
            <w:r>
              <w:rPr>
                <w:sz w:val="21"/>
                <w:szCs w:val="21"/>
              </w:rPr>
              <w:t>不采用</w:t>
            </w:r>
          </w:p>
        </w:tc>
      </w:tr>
      <w:tr w14:paraId="29C2F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E0E7E66">
            <w:pPr>
              <w:snapToGrid w:val="0"/>
              <w:spacing w:before="70" w:after="70" w:line="240" w:lineRule="auto"/>
              <w:ind w:firstLine="0"/>
              <w:jc w:val="left"/>
              <w:rPr>
                <w:sz w:val="21"/>
              </w:rPr>
            </w:pPr>
            <w:r>
              <w:rPr>
                <w:sz w:val="21"/>
                <w:szCs w:val="21"/>
              </w:rPr>
              <w:t>纹理映射网格</w:t>
            </w:r>
          </w:p>
        </w:tc>
        <w:tc>
          <w:tcPr>
            <w:tcW w:w="1390" w:type="dxa"/>
            <w:vAlign w:val="center"/>
          </w:tcPr>
          <w:p w14:paraId="6D13EA04">
            <w:pPr>
              <w:snapToGrid w:val="0"/>
              <w:spacing w:before="70" w:after="70" w:line="240" w:lineRule="auto"/>
              <w:ind w:firstLine="0"/>
              <w:jc w:val="center"/>
              <w:rPr>
                <w:sz w:val="21"/>
              </w:rPr>
            </w:pPr>
            <w:r>
              <w:rPr>
                <w:sz w:val="21"/>
                <w:szCs w:val="21"/>
              </w:rPr>
              <w:t>中</w:t>
            </w:r>
          </w:p>
        </w:tc>
        <w:tc>
          <w:tcPr>
            <w:tcW w:w="2226" w:type="dxa"/>
            <w:vAlign w:val="center"/>
          </w:tcPr>
          <w:p w14:paraId="300588ED">
            <w:pPr>
              <w:snapToGrid w:val="0"/>
              <w:spacing w:before="70" w:after="70" w:line="240" w:lineRule="auto"/>
              <w:ind w:firstLine="0"/>
              <w:jc w:val="left"/>
              <w:rPr>
                <w:sz w:val="21"/>
              </w:rPr>
            </w:pPr>
            <w:r>
              <w:rPr>
                <w:sz w:val="21"/>
                <w:szCs w:val="21"/>
              </w:rPr>
              <w:t>高</w:t>
            </w:r>
          </w:p>
        </w:tc>
        <w:tc>
          <w:tcPr>
            <w:tcW w:w="968" w:type="dxa"/>
            <w:vAlign w:val="center"/>
          </w:tcPr>
          <w:p w14:paraId="5F62AE1C">
            <w:pPr>
              <w:snapToGrid w:val="0"/>
              <w:spacing w:before="70" w:after="70" w:line="240" w:lineRule="auto"/>
              <w:ind w:firstLine="0"/>
              <w:jc w:val="center"/>
              <w:rPr>
                <w:sz w:val="21"/>
              </w:rPr>
            </w:pPr>
            <w:r>
              <w:rPr>
                <w:sz w:val="21"/>
                <w:szCs w:val="21"/>
              </w:rPr>
              <w:t>小</w:t>
            </w:r>
          </w:p>
        </w:tc>
        <w:tc>
          <w:tcPr>
            <w:tcW w:w="1179" w:type="dxa"/>
            <w:vAlign w:val="center"/>
          </w:tcPr>
          <w:p w14:paraId="67BE42FC">
            <w:pPr>
              <w:snapToGrid w:val="0"/>
              <w:spacing w:before="70" w:after="70" w:line="240" w:lineRule="auto"/>
              <w:ind w:firstLine="0"/>
              <w:jc w:val="left"/>
              <w:rPr>
                <w:sz w:val="21"/>
              </w:rPr>
            </w:pPr>
            <w:r>
              <w:rPr>
                <w:sz w:val="21"/>
                <w:szCs w:val="21"/>
              </w:rPr>
              <w:t>强</w:t>
            </w:r>
          </w:p>
        </w:tc>
        <w:tc>
          <w:tcPr>
            <w:tcW w:w="1716" w:type="dxa"/>
            <w:vAlign w:val="center"/>
          </w:tcPr>
          <w:p w14:paraId="091C9D16">
            <w:pPr>
              <w:snapToGrid w:val="0"/>
              <w:spacing w:before="70" w:after="70" w:line="240" w:lineRule="auto"/>
              <w:ind w:firstLine="0"/>
              <w:jc w:val="left"/>
              <w:rPr>
                <w:sz w:val="21"/>
              </w:rPr>
            </w:pPr>
            <w:r>
              <w:rPr>
                <w:sz w:val="21"/>
                <w:szCs w:val="21"/>
              </w:rPr>
              <w:t>作为量测主模型</w:t>
            </w:r>
          </w:p>
        </w:tc>
      </w:tr>
      <w:tr w14:paraId="7F4D8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7CFF04C">
            <w:pPr>
              <w:snapToGrid w:val="0"/>
              <w:spacing w:before="70" w:after="70" w:line="240" w:lineRule="auto"/>
              <w:ind w:firstLine="0"/>
              <w:jc w:val="left"/>
              <w:rPr>
                <w:sz w:val="21"/>
              </w:rPr>
            </w:pPr>
            <w:r>
              <w:rPr>
                <w:sz w:val="21"/>
                <w:szCs w:val="21"/>
              </w:rPr>
              <w:t>点云直接渲染</w:t>
            </w:r>
          </w:p>
        </w:tc>
        <w:tc>
          <w:tcPr>
            <w:tcW w:w="1390" w:type="dxa"/>
            <w:vAlign w:val="center"/>
          </w:tcPr>
          <w:p w14:paraId="3F4257F2">
            <w:pPr>
              <w:snapToGrid w:val="0"/>
              <w:spacing w:before="70" w:after="70" w:line="240" w:lineRule="auto"/>
              <w:ind w:firstLine="0"/>
              <w:jc w:val="center"/>
              <w:rPr>
                <w:sz w:val="21"/>
              </w:rPr>
            </w:pPr>
            <w:r>
              <w:rPr>
                <w:sz w:val="21"/>
                <w:szCs w:val="21"/>
              </w:rPr>
              <w:t>中</w:t>
            </w:r>
          </w:p>
        </w:tc>
        <w:tc>
          <w:tcPr>
            <w:tcW w:w="2226" w:type="dxa"/>
            <w:vAlign w:val="center"/>
          </w:tcPr>
          <w:p w14:paraId="6F34AB90">
            <w:pPr>
              <w:snapToGrid w:val="0"/>
              <w:spacing w:before="70" w:after="70" w:line="240" w:lineRule="auto"/>
              <w:ind w:firstLine="0"/>
              <w:jc w:val="left"/>
              <w:rPr>
                <w:sz w:val="21"/>
              </w:rPr>
            </w:pPr>
            <w:r>
              <w:rPr>
                <w:sz w:val="21"/>
                <w:szCs w:val="21"/>
              </w:rPr>
              <w:t>中</w:t>
            </w:r>
          </w:p>
        </w:tc>
        <w:tc>
          <w:tcPr>
            <w:tcW w:w="968" w:type="dxa"/>
            <w:vAlign w:val="center"/>
          </w:tcPr>
          <w:p w14:paraId="52A6AC8C">
            <w:pPr>
              <w:snapToGrid w:val="0"/>
              <w:spacing w:before="70" w:after="70" w:line="240" w:lineRule="auto"/>
              <w:ind w:firstLine="0"/>
              <w:jc w:val="center"/>
              <w:rPr>
                <w:sz w:val="21"/>
              </w:rPr>
            </w:pPr>
            <w:r>
              <w:rPr>
                <w:sz w:val="21"/>
                <w:szCs w:val="21"/>
              </w:rPr>
              <w:t>大</w:t>
            </w:r>
          </w:p>
        </w:tc>
        <w:tc>
          <w:tcPr>
            <w:tcW w:w="1179" w:type="dxa"/>
            <w:vAlign w:val="center"/>
          </w:tcPr>
          <w:p w14:paraId="5F364CCD">
            <w:pPr>
              <w:snapToGrid w:val="0"/>
              <w:spacing w:before="70" w:after="70" w:line="240" w:lineRule="auto"/>
              <w:ind w:firstLine="0"/>
              <w:jc w:val="left"/>
              <w:rPr>
                <w:sz w:val="21"/>
              </w:rPr>
            </w:pPr>
            <w:r>
              <w:rPr>
                <w:sz w:val="21"/>
                <w:szCs w:val="21"/>
              </w:rPr>
              <w:t>强</w:t>
            </w:r>
          </w:p>
        </w:tc>
        <w:tc>
          <w:tcPr>
            <w:tcW w:w="1716" w:type="dxa"/>
            <w:vAlign w:val="center"/>
          </w:tcPr>
          <w:p w14:paraId="412D3B6D">
            <w:pPr>
              <w:snapToGrid w:val="0"/>
              <w:spacing w:before="70" w:after="70" w:line="240" w:lineRule="auto"/>
              <w:ind w:firstLine="0"/>
              <w:jc w:val="left"/>
              <w:rPr>
                <w:sz w:val="21"/>
              </w:rPr>
            </w:pPr>
            <w:r>
              <w:rPr>
                <w:sz w:val="21"/>
                <w:szCs w:val="21"/>
              </w:rPr>
              <w:t>作为中间成果</w:t>
            </w:r>
          </w:p>
        </w:tc>
      </w:tr>
    </w:tbl>
    <w:p w14:paraId="5D515C8D">
      <w:pPr>
        <w:spacing w:line="240" w:lineRule="auto"/>
      </w:pPr>
    </w:p>
    <w:p w14:paraId="155876A6">
      <w:r>
        <w:t>结论：采用</w:t>
      </w:r>
      <w:r>
        <w:rPr>
          <w:rFonts w:hint="eastAsia"/>
        </w:rPr>
        <w:t>“</w:t>
      </w:r>
      <w:r>
        <w:t>网格承载量测、高斯泼溅承载观感</w:t>
      </w:r>
      <w:r>
        <w:rPr>
          <w:rFonts w:hint="eastAsia"/>
        </w:rPr>
        <w:t>”</w:t>
      </w:r>
      <w:r>
        <w:t>的双模型策略，既满足 720° 高保真渲染要求，又保证成果可量测、可导出。</w:t>
      </w:r>
    </w:p>
    <w:p w14:paraId="7DCC8795">
      <w:pPr>
        <w:pStyle w:val="6"/>
      </w:pPr>
      <w:r>
        <w:rPr>
          <w:szCs w:val="32"/>
        </w:rPr>
        <w:t>1.4.5.5 缺陷判识方案比选</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0"/>
        <w:gridCol w:w="1216"/>
        <w:gridCol w:w="1216"/>
        <w:gridCol w:w="1532"/>
        <w:gridCol w:w="1423"/>
        <w:gridCol w:w="1633"/>
      </w:tblGrid>
      <w:tr w14:paraId="38507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80" w:type="dxa"/>
            <w:shd w:val="clear" w:color="auto" w:fill="E7E6E6"/>
            <w:vAlign w:val="center"/>
          </w:tcPr>
          <w:p w14:paraId="2A7A51B2">
            <w:pPr>
              <w:snapToGrid w:val="0"/>
              <w:spacing w:before="70" w:after="70" w:line="240" w:lineRule="auto"/>
              <w:ind w:firstLine="0"/>
              <w:jc w:val="center"/>
              <w:rPr>
                <w:b/>
                <w:sz w:val="21"/>
              </w:rPr>
            </w:pPr>
            <w:r>
              <w:rPr>
                <w:b/>
                <w:sz w:val="21"/>
                <w:szCs w:val="21"/>
              </w:rPr>
              <w:t>方案</w:t>
            </w:r>
          </w:p>
        </w:tc>
        <w:tc>
          <w:tcPr>
            <w:tcW w:w="1216" w:type="dxa"/>
            <w:shd w:val="clear" w:color="auto" w:fill="E7E6E6"/>
            <w:vAlign w:val="center"/>
          </w:tcPr>
          <w:p w14:paraId="319CE92A">
            <w:pPr>
              <w:snapToGrid w:val="0"/>
              <w:spacing w:before="70" w:after="70" w:line="240" w:lineRule="auto"/>
              <w:ind w:firstLine="0"/>
              <w:jc w:val="center"/>
              <w:rPr>
                <w:b/>
                <w:sz w:val="21"/>
              </w:rPr>
            </w:pPr>
            <w:r>
              <w:rPr>
                <w:b/>
                <w:sz w:val="21"/>
                <w:szCs w:val="21"/>
              </w:rPr>
              <w:t>类别识别</w:t>
            </w:r>
          </w:p>
        </w:tc>
        <w:tc>
          <w:tcPr>
            <w:tcW w:w="1216" w:type="dxa"/>
            <w:shd w:val="clear" w:color="auto" w:fill="E7E6E6"/>
            <w:vAlign w:val="center"/>
          </w:tcPr>
          <w:p w14:paraId="6BA9BF61">
            <w:pPr>
              <w:snapToGrid w:val="0"/>
              <w:spacing w:before="70" w:after="70" w:line="240" w:lineRule="auto"/>
              <w:ind w:firstLine="0"/>
              <w:jc w:val="center"/>
              <w:rPr>
                <w:b/>
                <w:sz w:val="21"/>
              </w:rPr>
            </w:pPr>
            <w:r>
              <w:rPr>
                <w:b/>
                <w:sz w:val="21"/>
                <w:szCs w:val="21"/>
              </w:rPr>
              <w:t>尺寸量化</w:t>
            </w:r>
          </w:p>
        </w:tc>
        <w:tc>
          <w:tcPr>
            <w:tcW w:w="1532" w:type="dxa"/>
            <w:shd w:val="clear" w:color="auto" w:fill="E7E6E6"/>
            <w:vAlign w:val="center"/>
          </w:tcPr>
          <w:p w14:paraId="6A1FE53F">
            <w:pPr>
              <w:snapToGrid w:val="0"/>
              <w:spacing w:before="70" w:after="70" w:line="240" w:lineRule="auto"/>
              <w:ind w:firstLine="0"/>
              <w:jc w:val="center"/>
              <w:rPr>
                <w:b/>
                <w:sz w:val="21"/>
              </w:rPr>
            </w:pPr>
            <w:r>
              <w:rPr>
                <w:b/>
                <w:sz w:val="21"/>
                <w:szCs w:val="21"/>
              </w:rPr>
              <w:t>标准适配性</w:t>
            </w:r>
          </w:p>
        </w:tc>
        <w:tc>
          <w:tcPr>
            <w:tcW w:w="1423" w:type="dxa"/>
            <w:shd w:val="clear" w:color="auto" w:fill="E7E6E6"/>
            <w:vAlign w:val="center"/>
          </w:tcPr>
          <w:p w14:paraId="64AA8936">
            <w:pPr>
              <w:snapToGrid w:val="0"/>
              <w:spacing w:before="70" w:after="70" w:line="240" w:lineRule="auto"/>
              <w:ind w:firstLine="0"/>
              <w:jc w:val="center"/>
              <w:rPr>
                <w:b/>
                <w:sz w:val="21"/>
              </w:rPr>
            </w:pPr>
            <w:r>
              <w:rPr>
                <w:b/>
                <w:sz w:val="21"/>
                <w:szCs w:val="21"/>
              </w:rPr>
              <w:t>人工依赖</w:t>
            </w:r>
          </w:p>
        </w:tc>
        <w:tc>
          <w:tcPr>
            <w:tcW w:w="1633" w:type="dxa"/>
            <w:shd w:val="clear" w:color="auto" w:fill="E7E6E6"/>
            <w:vAlign w:val="center"/>
          </w:tcPr>
          <w:p w14:paraId="7D5EC8F6">
            <w:pPr>
              <w:snapToGrid w:val="0"/>
              <w:spacing w:before="70" w:after="70" w:line="240" w:lineRule="auto"/>
              <w:ind w:firstLine="0"/>
              <w:jc w:val="center"/>
              <w:rPr>
                <w:b/>
                <w:sz w:val="21"/>
              </w:rPr>
            </w:pPr>
            <w:r>
              <w:rPr>
                <w:b/>
                <w:sz w:val="21"/>
                <w:szCs w:val="21"/>
              </w:rPr>
              <w:t>结论</w:t>
            </w:r>
          </w:p>
        </w:tc>
      </w:tr>
      <w:tr w14:paraId="3B75E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0" w:type="dxa"/>
            <w:vAlign w:val="center"/>
          </w:tcPr>
          <w:p w14:paraId="02215ACF">
            <w:pPr>
              <w:snapToGrid w:val="0"/>
              <w:spacing w:before="70" w:after="70" w:line="240" w:lineRule="auto"/>
              <w:ind w:firstLine="0"/>
              <w:jc w:val="left"/>
              <w:rPr>
                <w:sz w:val="21"/>
              </w:rPr>
            </w:pPr>
            <w:r>
              <w:rPr>
                <w:sz w:val="21"/>
                <w:szCs w:val="21"/>
              </w:rPr>
              <w:t>纯几何分析</w:t>
            </w:r>
          </w:p>
        </w:tc>
        <w:tc>
          <w:tcPr>
            <w:tcW w:w="1216" w:type="dxa"/>
            <w:vAlign w:val="center"/>
          </w:tcPr>
          <w:p w14:paraId="54A575D7">
            <w:pPr>
              <w:snapToGrid w:val="0"/>
              <w:spacing w:before="70" w:after="70" w:line="240" w:lineRule="auto"/>
              <w:ind w:firstLine="0"/>
              <w:jc w:val="center"/>
              <w:rPr>
                <w:sz w:val="21"/>
              </w:rPr>
            </w:pPr>
            <w:r>
              <w:rPr>
                <w:sz w:val="21"/>
                <w:szCs w:val="21"/>
              </w:rPr>
              <w:t>弱</w:t>
            </w:r>
          </w:p>
        </w:tc>
        <w:tc>
          <w:tcPr>
            <w:tcW w:w="1216" w:type="dxa"/>
            <w:vAlign w:val="center"/>
          </w:tcPr>
          <w:p w14:paraId="6AA68D40">
            <w:pPr>
              <w:snapToGrid w:val="0"/>
              <w:spacing w:before="70" w:after="70" w:line="240" w:lineRule="auto"/>
              <w:ind w:firstLine="0"/>
              <w:jc w:val="center"/>
              <w:rPr>
                <w:sz w:val="21"/>
              </w:rPr>
            </w:pPr>
            <w:r>
              <w:rPr>
                <w:sz w:val="21"/>
                <w:szCs w:val="21"/>
              </w:rPr>
              <w:t>强</w:t>
            </w:r>
          </w:p>
        </w:tc>
        <w:tc>
          <w:tcPr>
            <w:tcW w:w="1532" w:type="dxa"/>
            <w:vAlign w:val="center"/>
          </w:tcPr>
          <w:p w14:paraId="1285C06C">
            <w:pPr>
              <w:snapToGrid w:val="0"/>
              <w:spacing w:before="70" w:after="70" w:line="240" w:lineRule="auto"/>
              <w:ind w:firstLine="0"/>
              <w:jc w:val="left"/>
              <w:rPr>
                <w:sz w:val="21"/>
              </w:rPr>
            </w:pPr>
            <w:r>
              <w:rPr>
                <w:sz w:val="21"/>
                <w:szCs w:val="21"/>
              </w:rPr>
              <w:t>好</w:t>
            </w:r>
          </w:p>
        </w:tc>
        <w:tc>
          <w:tcPr>
            <w:tcW w:w="1423" w:type="dxa"/>
            <w:vAlign w:val="center"/>
          </w:tcPr>
          <w:p w14:paraId="30339F7D">
            <w:pPr>
              <w:snapToGrid w:val="0"/>
              <w:spacing w:before="70" w:after="70" w:line="240" w:lineRule="auto"/>
              <w:ind w:firstLine="0"/>
              <w:jc w:val="left"/>
              <w:rPr>
                <w:sz w:val="21"/>
              </w:rPr>
            </w:pPr>
            <w:r>
              <w:rPr>
                <w:sz w:val="21"/>
                <w:szCs w:val="21"/>
              </w:rPr>
              <w:t>中</w:t>
            </w:r>
          </w:p>
        </w:tc>
        <w:tc>
          <w:tcPr>
            <w:tcW w:w="1633" w:type="dxa"/>
            <w:vAlign w:val="center"/>
          </w:tcPr>
          <w:p w14:paraId="477A575A">
            <w:pPr>
              <w:snapToGrid w:val="0"/>
              <w:spacing w:before="70" w:after="70" w:line="240" w:lineRule="auto"/>
              <w:ind w:firstLine="0"/>
              <w:jc w:val="left"/>
              <w:rPr>
                <w:sz w:val="21"/>
              </w:rPr>
            </w:pPr>
            <w:r>
              <w:rPr>
                <w:sz w:val="21"/>
                <w:szCs w:val="21"/>
              </w:rPr>
              <w:t>不能单独使用</w:t>
            </w:r>
          </w:p>
        </w:tc>
      </w:tr>
      <w:tr w14:paraId="66577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0" w:type="dxa"/>
            <w:vAlign w:val="center"/>
          </w:tcPr>
          <w:p w14:paraId="347E2070">
            <w:pPr>
              <w:snapToGrid w:val="0"/>
              <w:spacing w:before="70" w:after="70" w:line="240" w:lineRule="auto"/>
              <w:ind w:firstLine="0"/>
              <w:jc w:val="left"/>
              <w:rPr>
                <w:sz w:val="21"/>
              </w:rPr>
            </w:pPr>
            <w:r>
              <w:rPr>
                <w:sz w:val="21"/>
                <w:szCs w:val="21"/>
              </w:rPr>
              <w:t>纯语义分割</w:t>
            </w:r>
          </w:p>
        </w:tc>
        <w:tc>
          <w:tcPr>
            <w:tcW w:w="1216" w:type="dxa"/>
            <w:vAlign w:val="center"/>
          </w:tcPr>
          <w:p w14:paraId="65AF326A">
            <w:pPr>
              <w:snapToGrid w:val="0"/>
              <w:spacing w:before="70" w:after="70" w:line="240" w:lineRule="auto"/>
              <w:ind w:firstLine="0"/>
              <w:jc w:val="center"/>
              <w:rPr>
                <w:sz w:val="21"/>
              </w:rPr>
            </w:pPr>
            <w:r>
              <w:rPr>
                <w:sz w:val="21"/>
                <w:szCs w:val="21"/>
              </w:rPr>
              <w:t>强</w:t>
            </w:r>
          </w:p>
        </w:tc>
        <w:tc>
          <w:tcPr>
            <w:tcW w:w="1216" w:type="dxa"/>
            <w:vAlign w:val="center"/>
          </w:tcPr>
          <w:p w14:paraId="0D2E0286">
            <w:pPr>
              <w:snapToGrid w:val="0"/>
              <w:spacing w:before="70" w:after="70" w:line="240" w:lineRule="auto"/>
              <w:ind w:firstLine="0"/>
              <w:jc w:val="center"/>
              <w:rPr>
                <w:sz w:val="21"/>
              </w:rPr>
            </w:pPr>
            <w:r>
              <w:rPr>
                <w:sz w:val="21"/>
                <w:szCs w:val="21"/>
              </w:rPr>
              <w:t>弱</w:t>
            </w:r>
          </w:p>
        </w:tc>
        <w:tc>
          <w:tcPr>
            <w:tcW w:w="1532" w:type="dxa"/>
            <w:vAlign w:val="center"/>
          </w:tcPr>
          <w:p w14:paraId="39238561">
            <w:pPr>
              <w:snapToGrid w:val="0"/>
              <w:spacing w:before="70" w:after="70" w:line="240" w:lineRule="auto"/>
              <w:ind w:firstLine="0"/>
              <w:jc w:val="left"/>
              <w:rPr>
                <w:sz w:val="21"/>
              </w:rPr>
            </w:pPr>
            <w:r>
              <w:rPr>
                <w:sz w:val="21"/>
                <w:szCs w:val="21"/>
              </w:rPr>
              <w:t>一般</w:t>
            </w:r>
          </w:p>
        </w:tc>
        <w:tc>
          <w:tcPr>
            <w:tcW w:w="1423" w:type="dxa"/>
            <w:vAlign w:val="center"/>
          </w:tcPr>
          <w:p w14:paraId="22C0A4A5">
            <w:pPr>
              <w:snapToGrid w:val="0"/>
              <w:spacing w:before="70" w:after="70" w:line="240" w:lineRule="auto"/>
              <w:ind w:firstLine="0"/>
              <w:jc w:val="left"/>
              <w:rPr>
                <w:sz w:val="21"/>
              </w:rPr>
            </w:pPr>
            <w:r>
              <w:rPr>
                <w:sz w:val="21"/>
                <w:szCs w:val="21"/>
              </w:rPr>
              <w:t>中</w:t>
            </w:r>
          </w:p>
        </w:tc>
        <w:tc>
          <w:tcPr>
            <w:tcW w:w="1633" w:type="dxa"/>
            <w:vAlign w:val="center"/>
          </w:tcPr>
          <w:p w14:paraId="53790F94">
            <w:pPr>
              <w:snapToGrid w:val="0"/>
              <w:spacing w:before="70" w:after="70" w:line="240" w:lineRule="auto"/>
              <w:ind w:firstLine="0"/>
              <w:jc w:val="left"/>
              <w:rPr>
                <w:sz w:val="21"/>
              </w:rPr>
            </w:pPr>
            <w:r>
              <w:rPr>
                <w:sz w:val="21"/>
                <w:szCs w:val="21"/>
              </w:rPr>
              <w:t>不能单独使用</w:t>
            </w:r>
          </w:p>
        </w:tc>
      </w:tr>
      <w:tr w14:paraId="761F9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0" w:type="dxa"/>
            <w:vAlign w:val="center"/>
          </w:tcPr>
          <w:p w14:paraId="45B3D639">
            <w:pPr>
              <w:snapToGrid w:val="0"/>
              <w:spacing w:before="70" w:after="70" w:line="240" w:lineRule="auto"/>
              <w:ind w:firstLine="0"/>
              <w:jc w:val="left"/>
              <w:rPr>
                <w:sz w:val="21"/>
              </w:rPr>
            </w:pPr>
            <w:r>
              <w:rPr>
                <w:sz w:val="21"/>
                <w:szCs w:val="21"/>
              </w:rPr>
              <w:t>几何</w:t>
            </w:r>
            <w:r>
              <w:rPr>
                <w:rFonts w:hint="eastAsia"/>
                <w:sz w:val="21"/>
                <w:szCs w:val="21"/>
              </w:rPr>
              <w:t>-</w:t>
            </w:r>
            <w:r>
              <w:rPr>
                <w:sz w:val="21"/>
                <w:szCs w:val="21"/>
              </w:rPr>
              <w:t>语义双通道 + 规则库</w:t>
            </w:r>
          </w:p>
        </w:tc>
        <w:tc>
          <w:tcPr>
            <w:tcW w:w="1216" w:type="dxa"/>
            <w:vAlign w:val="center"/>
          </w:tcPr>
          <w:p w14:paraId="1F2E1104">
            <w:pPr>
              <w:snapToGrid w:val="0"/>
              <w:spacing w:before="70" w:after="70" w:line="240" w:lineRule="auto"/>
              <w:ind w:firstLine="0"/>
              <w:jc w:val="center"/>
              <w:rPr>
                <w:sz w:val="21"/>
              </w:rPr>
            </w:pPr>
            <w:r>
              <w:rPr>
                <w:sz w:val="21"/>
                <w:szCs w:val="21"/>
              </w:rPr>
              <w:t>强</w:t>
            </w:r>
          </w:p>
        </w:tc>
        <w:tc>
          <w:tcPr>
            <w:tcW w:w="1216" w:type="dxa"/>
            <w:vAlign w:val="center"/>
          </w:tcPr>
          <w:p w14:paraId="454F84CB">
            <w:pPr>
              <w:snapToGrid w:val="0"/>
              <w:spacing w:before="70" w:after="70" w:line="240" w:lineRule="auto"/>
              <w:ind w:firstLine="0"/>
              <w:jc w:val="center"/>
              <w:rPr>
                <w:sz w:val="21"/>
              </w:rPr>
            </w:pPr>
            <w:r>
              <w:rPr>
                <w:sz w:val="21"/>
                <w:szCs w:val="21"/>
              </w:rPr>
              <w:t>强</w:t>
            </w:r>
          </w:p>
        </w:tc>
        <w:tc>
          <w:tcPr>
            <w:tcW w:w="1532" w:type="dxa"/>
            <w:vAlign w:val="center"/>
          </w:tcPr>
          <w:p w14:paraId="16A63E62">
            <w:pPr>
              <w:snapToGrid w:val="0"/>
              <w:spacing w:before="70" w:after="70" w:line="240" w:lineRule="auto"/>
              <w:ind w:firstLine="0"/>
              <w:jc w:val="left"/>
              <w:rPr>
                <w:sz w:val="21"/>
              </w:rPr>
            </w:pPr>
            <w:r>
              <w:rPr>
                <w:sz w:val="21"/>
                <w:szCs w:val="21"/>
              </w:rPr>
              <w:t>好（规则可配置）</w:t>
            </w:r>
          </w:p>
        </w:tc>
        <w:tc>
          <w:tcPr>
            <w:tcW w:w="1423" w:type="dxa"/>
            <w:vAlign w:val="center"/>
          </w:tcPr>
          <w:p w14:paraId="02B3F8E4">
            <w:pPr>
              <w:snapToGrid w:val="0"/>
              <w:spacing w:before="70" w:after="70" w:line="240" w:lineRule="auto"/>
              <w:ind w:firstLine="0"/>
              <w:jc w:val="left"/>
              <w:rPr>
                <w:sz w:val="21"/>
              </w:rPr>
            </w:pPr>
            <w:r>
              <w:rPr>
                <w:sz w:val="21"/>
                <w:szCs w:val="21"/>
              </w:rPr>
              <w:t>低（复核）</w:t>
            </w:r>
          </w:p>
        </w:tc>
        <w:tc>
          <w:tcPr>
            <w:tcW w:w="1633" w:type="dxa"/>
            <w:vAlign w:val="center"/>
          </w:tcPr>
          <w:p w14:paraId="4D5FFAA6">
            <w:pPr>
              <w:snapToGrid w:val="0"/>
              <w:spacing w:before="70" w:after="70" w:line="240" w:lineRule="auto"/>
              <w:ind w:firstLine="0"/>
              <w:jc w:val="left"/>
              <w:rPr>
                <w:sz w:val="21"/>
              </w:rPr>
            </w:pPr>
            <w:r>
              <w:rPr>
                <w:b/>
                <w:sz w:val="21"/>
                <w:szCs w:val="21"/>
              </w:rPr>
              <w:t>选用</w:t>
            </w:r>
          </w:p>
        </w:tc>
      </w:tr>
      <w:tr w14:paraId="520F8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0" w:type="dxa"/>
            <w:vAlign w:val="center"/>
          </w:tcPr>
          <w:p w14:paraId="352A9AC7">
            <w:pPr>
              <w:snapToGrid w:val="0"/>
              <w:spacing w:before="70" w:after="70" w:line="240" w:lineRule="auto"/>
              <w:ind w:firstLine="0"/>
              <w:jc w:val="left"/>
              <w:rPr>
                <w:sz w:val="21"/>
              </w:rPr>
            </w:pPr>
            <w:r>
              <w:rPr>
                <w:sz w:val="21"/>
                <w:szCs w:val="21"/>
              </w:rPr>
              <w:t>纯人工判读</w:t>
            </w:r>
          </w:p>
        </w:tc>
        <w:tc>
          <w:tcPr>
            <w:tcW w:w="1216" w:type="dxa"/>
            <w:vAlign w:val="center"/>
          </w:tcPr>
          <w:p w14:paraId="3E809F55">
            <w:pPr>
              <w:snapToGrid w:val="0"/>
              <w:spacing w:before="70" w:after="70" w:line="240" w:lineRule="auto"/>
              <w:ind w:firstLine="0"/>
              <w:jc w:val="center"/>
              <w:rPr>
                <w:sz w:val="21"/>
              </w:rPr>
            </w:pPr>
            <w:r>
              <w:rPr>
                <w:sz w:val="21"/>
                <w:szCs w:val="21"/>
              </w:rPr>
              <w:t>强</w:t>
            </w:r>
          </w:p>
        </w:tc>
        <w:tc>
          <w:tcPr>
            <w:tcW w:w="1216" w:type="dxa"/>
            <w:vAlign w:val="center"/>
          </w:tcPr>
          <w:p w14:paraId="676D4DF4">
            <w:pPr>
              <w:snapToGrid w:val="0"/>
              <w:spacing w:before="70" w:after="70" w:line="240" w:lineRule="auto"/>
              <w:ind w:firstLine="0"/>
              <w:jc w:val="center"/>
              <w:rPr>
                <w:sz w:val="21"/>
              </w:rPr>
            </w:pPr>
            <w:r>
              <w:rPr>
                <w:sz w:val="21"/>
                <w:szCs w:val="21"/>
              </w:rPr>
              <w:t>中</w:t>
            </w:r>
          </w:p>
        </w:tc>
        <w:tc>
          <w:tcPr>
            <w:tcW w:w="1532" w:type="dxa"/>
            <w:vAlign w:val="center"/>
          </w:tcPr>
          <w:p w14:paraId="67546DD1">
            <w:pPr>
              <w:snapToGrid w:val="0"/>
              <w:spacing w:before="70" w:after="70" w:line="240" w:lineRule="auto"/>
              <w:ind w:firstLine="0"/>
              <w:jc w:val="left"/>
              <w:rPr>
                <w:sz w:val="21"/>
              </w:rPr>
            </w:pPr>
            <w:r>
              <w:rPr>
                <w:sz w:val="21"/>
                <w:szCs w:val="21"/>
              </w:rPr>
              <w:t>好</w:t>
            </w:r>
          </w:p>
        </w:tc>
        <w:tc>
          <w:tcPr>
            <w:tcW w:w="1423" w:type="dxa"/>
            <w:vAlign w:val="center"/>
          </w:tcPr>
          <w:p w14:paraId="2D05E583">
            <w:pPr>
              <w:snapToGrid w:val="0"/>
              <w:spacing w:before="70" w:after="70" w:line="240" w:lineRule="auto"/>
              <w:ind w:firstLine="0"/>
              <w:jc w:val="left"/>
              <w:rPr>
                <w:sz w:val="21"/>
              </w:rPr>
            </w:pPr>
            <w:r>
              <w:rPr>
                <w:sz w:val="21"/>
                <w:szCs w:val="21"/>
              </w:rPr>
              <w:t>高</w:t>
            </w:r>
          </w:p>
        </w:tc>
        <w:tc>
          <w:tcPr>
            <w:tcW w:w="1633" w:type="dxa"/>
            <w:vAlign w:val="center"/>
          </w:tcPr>
          <w:p w14:paraId="56428C5C">
            <w:pPr>
              <w:snapToGrid w:val="0"/>
              <w:spacing w:before="70" w:after="70" w:line="240" w:lineRule="auto"/>
              <w:ind w:firstLine="0"/>
              <w:jc w:val="left"/>
              <w:rPr>
                <w:sz w:val="21"/>
              </w:rPr>
            </w:pPr>
            <w:r>
              <w:rPr>
                <w:sz w:val="21"/>
                <w:szCs w:val="21"/>
              </w:rPr>
              <w:t>作为复核基准</w:t>
            </w:r>
          </w:p>
        </w:tc>
      </w:tr>
    </w:tbl>
    <w:p w14:paraId="37D41C0A">
      <w:pPr>
        <w:spacing w:line="240" w:lineRule="auto"/>
      </w:pPr>
    </w:p>
    <w:p w14:paraId="5F4472F7">
      <w:r>
        <w:t>结论：双通道加规则库的方案在</w:t>
      </w:r>
      <w:r>
        <w:rPr>
          <w:rFonts w:hint="eastAsia"/>
        </w:rPr>
        <w:t>“</w:t>
      </w:r>
      <w:r>
        <w:t>规范性</w:t>
      </w:r>
      <w:r>
        <w:rPr>
          <w:rFonts w:hint="eastAsia"/>
        </w:rPr>
        <w:t>”</w:t>
      </w:r>
      <w:r>
        <w:t>与</w:t>
      </w:r>
      <w:r>
        <w:rPr>
          <w:rFonts w:hint="eastAsia"/>
        </w:rPr>
        <w:t>“</w:t>
      </w:r>
      <w:r>
        <w:t>自动化</w:t>
      </w:r>
      <w:r>
        <w:rPr>
          <w:rFonts w:hint="eastAsia"/>
        </w:rPr>
        <w:t>”</w:t>
      </w:r>
      <w:r>
        <w:t>之间取得平衡，是唯一能同时满足</w:t>
      </w:r>
      <w:r>
        <w:rPr>
          <w:rFonts w:hint="eastAsia"/>
        </w:rPr>
        <w:t>“</w:t>
      </w:r>
      <w:r>
        <w:t>体型削减判定</w:t>
      </w:r>
      <w:r>
        <w:rPr>
          <w:rFonts w:hint="eastAsia"/>
        </w:rPr>
        <w:t>”</w:t>
      </w:r>
      <w:r>
        <w:t>与</w:t>
      </w:r>
      <w:r>
        <w:rPr>
          <w:rFonts w:hint="eastAsia"/>
        </w:rPr>
        <w:t>“</w:t>
      </w:r>
      <w:r>
        <w:t>类别描述</w:t>
      </w:r>
      <w:r>
        <w:rPr>
          <w:rFonts w:hint="eastAsia"/>
        </w:rPr>
        <w:t>”</w:t>
      </w:r>
      <w:r>
        <w:t>的技术路径。</w:t>
      </w:r>
    </w:p>
    <w:p w14:paraId="5FFB4492">
      <w:pPr>
        <w:pStyle w:val="6"/>
      </w:pPr>
      <w:r>
        <w:rPr>
          <w:szCs w:val="32"/>
        </w:rPr>
        <w:t>1.4.5.6 成果生成与部署架构比选</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60"/>
        <w:gridCol w:w="1412"/>
        <w:gridCol w:w="1201"/>
        <w:gridCol w:w="1357"/>
        <w:gridCol w:w="990"/>
        <w:gridCol w:w="1181"/>
      </w:tblGrid>
      <w:tr w14:paraId="3535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660" w:type="dxa"/>
            <w:shd w:val="clear" w:color="auto" w:fill="E7E6E6"/>
            <w:vAlign w:val="center"/>
          </w:tcPr>
          <w:p w14:paraId="458282E2">
            <w:pPr>
              <w:snapToGrid w:val="0"/>
              <w:spacing w:before="70" w:after="70" w:line="240" w:lineRule="auto"/>
              <w:ind w:firstLine="0"/>
              <w:jc w:val="center"/>
              <w:rPr>
                <w:b/>
                <w:sz w:val="21"/>
              </w:rPr>
            </w:pPr>
            <w:r>
              <w:rPr>
                <w:b/>
                <w:sz w:val="21"/>
                <w:szCs w:val="21"/>
              </w:rPr>
              <w:t>方案</w:t>
            </w:r>
          </w:p>
        </w:tc>
        <w:tc>
          <w:tcPr>
            <w:tcW w:w="1412" w:type="dxa"/>
            <w:shd w:val="clear" w:color="auto" w:fill="E7E6E6"/>
            <w:vAlign w:val="center"/>
          </w:tcPr>
          <w:p w14:paraId="3AE3FCE1">
            <w:pPr>
              <w:snapToGrid w:val="0"/>
              <w:spacing w:before="70" w:after="70" w:line="240" w:lineRule="auto"/>
              <w:ind w:firstLine="0"/>
              <w:jc w:val="center"/>
              <w:rPr>
                <w:b/>
                <w:sz w:val="21"/>
              </w:rPr>
            </w:pPr>
            <w:r>
              <w:rPr>
                <w:b/>
                <w:sz w:val="21"/>
                <w:szCs w:val="21"/>
              </w:rPr>
              <w:t>自动化程度</w:t>
            </w:r>
          </w:p>
        </w:tc>
        <w:tc>
          <w:tcPr>
            <w:tcW w:w="1201" w:type="dxa"/>
            <w:shd w:val="clear" w:color="auto" w:fill="E7E6E6"/>
            <w:vAlign w:val="center"/>
          </w:tcPr>
          <w:p w14:paraId="57692957">
            <w:pPr>
              <w:snapToGrid w:val="0"/>
              <w:spacing w:before="70" w:after="70" w:line="240" w:lineRule="auto"/>
              <w:ind w:firstLine="0"/>
              <w:jc w:val="center"/>
              <w:rPr>
                <w:b/>
                <w:sz w:val="21"/>
              </w:rPr>
            </w:pPr>
            <w:r>
              <w:rPr>
                <w:b/>
                <w:sz w:val="21"/>
                <w:szCs w:val="21"/>
              </w:rPr>
              <w:t>图纸质量</w:t>
            </w:r>
          </w:p>
        </w:tc>
        <w:tc>
          <w:tcPr>
            <w:tcW w:w="1357" w:type="dxa"/>
            <w:shd w:val="clear" w:color="auto" w:fill="E7E6E6"/>
            <w:vAlign w:val="center"/>
          </w:tcPr>
          <w:p w14:paraId="7863D421">
            <w:pPr>
              <w:snapToGrid w:val="0"/>
              <w:spacing w:before="70" w:after="70" w:line="240" w:lineRule="auto"/>
              <w:ind w:firstLine="0"/>
              <w:jc w:val="center"/>
              <w:rPr>
                <w:b/>
                <w:sz w:val="21"/>
              </w:rPr>
            </w:pPr>
            <w:r>
              <w:rPr>
                <w:b/>
                <w:sz w:val="21"/>
                <w:szCs w:val="21"/>
              </w:rPr>
              <w:t>部署难度</w:t>
            </w:r>
          </w:p>
        </w:tc>
        <w:tc>
          <w:tcPr>
            <w:tcW w:w="990" w:type="dxa"/>
            <w:shd w:val="clear" w:color="auto" w:fill="E7E6E6"/>
            <w:vAlign w:val="center"/>
          </w:tcPr>
          <w:p w14:paraId="28CDFAEA">
            <w:pPr>
              <w:snapToGrid w:val="0"/>
              <w:spacing w:before="70" w:after="70" w:line="240" w:lineRule="auto"/>
              <w:ind w:firstLine="0"/>
              <w:jc w:val="center"/>
              <w:rPr>
                <w:b/>
                <w:sz w:val="21"/>
              </w:rPr>
            </w:pPr>
            <w:r>
              <w:rPr>
                <w:b/>
                <w:sz w:val="21"/>
                <w:szCs w:val="21"/>
              </w:rPr>
              <w:t>扩展性</w:t>
            </w:r>
          </w:p>
        </w:tc>
        <w:tc>
          <w:tcPr>
            <w:tcW w:w="1181" w:type="dxa"/>
            <w:shd w:val="clear" w:color="auto" w:fill="E7E6E6"/>
            <w:vAlign w:val="center"/>
          </w:tcPr>
          <w:p w14:paraId="011F9F7B">
            <w:pPr>
              <w:snapToGrid w:val="0"/>
              <w:spacing w:before="70" w:after="70" w:line="240" w:lineRule="auto"/>
              <w:ind w:firstLine="0"/>
              <w:jc w:val="center"/>
              <w:rPr>
                <w:b/>
                <w:sz w:val="21"/>
              </w:rPr>
            </w:pPr>
            <w:r>
              <w:rPr>
                <w:b/>
                <w:sz w:val="21"/>
                <w:szCs w:val="21"/>
              </w:rPr>
              <w:t>结论</w:t>
            </w:r>
          </w:p>
        </w:tc>
      </w:tr>
      <w:tr w14:paraId="7A7C5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vAlign w:val="center"/>
          </w:tcPr>
          <w:p w14:paraId="6D40E31D">
            <w:pPr>
              <w:snapToGrid w:val="0"/>
              <w:spacing w:before="70" w:after="70" w:line="240" w:lineRule="auto"/>
              <w:ind w:firstLine="0"/>
              <w:jc w:val="left"/>
              <w:rPr>
                <w:sz w:val="21"/>
              </w:rPr>
            </w:pPr>
            <w:r>
              <w:rPr>
                <w:sz w:val="21"/>
                <w:szCs w:val="21"/>
              </w:rPr>
              <w:t>人工编制 + 模板套用</w:t>
            </w:r>
          </w:p>
        </w:tc>
        <w:tc>
          <w:tcPr>
            <w:tcW w:w="1412" w:type="dxa"/>
            <w:vAlign w:val="center"/>
          </w:tcPr>
          <w:p w14:paraId="6D55AFDA">
            <w:pPr>
              <w:snapToGrid w:val="0"/>
              <w:spacing w:before="70" w:after="70" w:line="240" w:lineRule="auto"/>
              <w:ind w:firstLine="0"/>
              <w:jc w:val="center"/>
              <w:rPr>
                <w:sz w:val="21"/>
              </w:rPr>
            </w:pPr>
            <w:r>
              <w:rPr>
                <w:sz w:val="21"/>
                <w:szCs w:val="21"/>
              </w:rPr>
              <w:t>低</w:t>
            </w:r>
          </w:p>
        </w:tc>
        <w:tc>
          <w:tcPr>
            <w:tcW w:w="1201" w:type="dxa"/>
            <w:vAlign w:val="center"/>
          </w:tcPr>
          <w:p w14:paraId="0B483E67">
            <w:pPr>
              <w:snapToGrid w:val="0"/>
              <w:spacing w:before="70" w:after="70" w:line="240" w:lineRule="auto"/>
              <w:ind w:firstLine="0"/>
              <w:jc w:val="left"/>
              <w:rPr>
                <w:sz w:val="21"/>
              </w:rPr>
            </w:pPr>
            <w:r>
              <w:rPr>
                <w:sz w:val="21"/>
                <w:szCs w:val="21"/>
              </w:rPr>
              <w:t>依赖人工</w:t>
            </w:r>
          </w:p>
        </w:tc>
        <w:tc>
          <w:tcPr>
            <w:tcW w:w="1357" w:type="dxa"/>
            <w:vAlign w:val="center"/>
          </w:tcPr>
          <w:p w14:paraId="6D8EA0CD">
            <w:pPr>
              <w:snapToGrid w:val="0"/>
              <w:spacing w:before="70" w:after="70" w:line="240" w:lineRule="auto"/>
              <w:ind w:firstLine="0"/>
              <w:jc w:val="left"/>
              <w:rPr>
                <w:sz w:val="21"/>
              </w:rPr>
            </w:pPr>
            <w:r>
              <w:rPr>
                <w:sz w:val="21"/>
                <w:szCs w:val="21"/>
              </w:rPr>
              <w:t>无</w:t>
            </w:r>
          </w:p>
        </w:tc>
        <w:tc>
          <w:tcPr>
            <w:tcW w:w="990" w:type="dxa"/>
            <w:vAlign w:val="center"/>
          </w:tcPr>
          <w:p w14:paraId="13BBB8D5">
            <w:pPr>
              <w:snapToGrid w:val="0"/>
              <w:spacing w:before="70" w:after="70" w:line="240" w:lineRule="auto"/>
              <w:ind w:firstLine="0"/>
              <w:jc w:val="center"/>
              <w:rPr>
                <w:sz w:val="21"/>
              </w:rPr>
            </w:pPr>
            <w:r>
              <w:rPr>
                <w:sz w:val="21"/>
                <w:szCs w:val="21"/>
              </w:rPr>
              <w:t>差</w:t>
            </w:r>
          </w:p>
        </w:tc>
        <w:tc>
          <w:tcPr>
            <w:tcW w:w="1181" w:type="dxa"/>
            <w:vAlign w:val="center"/>
          </w:tcPr>
          <w:p w14:paraId="23AE8DA3">
            <w:pPr>
              <w:snapToGrid w:val="0"/>
              <w:spacing w:before="70" w:after="70" w:line="240" w:lineRule="auto"/>
              <w:ind w:firstLine="0"/>
              <w:jc w:val="left"/>
              <w:rPr>
                <w:sz w:val="21"/>
              </w:rPr>
            </w:pPr>
            <w:r>
              <w:rPr>
                <w:sz w:val="21"/>
                <w:szCs w:val="21"/>
              </w:rPr>
              <w:t>不采用</w:t>
            </w:r>
          </w:p>
        </w:tc>
      </w:tr>
      <w:tr w14:paraId="20E67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vAlign w:val="center"/>
          </w:tcPr>
          <w:p w14:paraId="0F924C97">
            <w:pPr>
              <w:snapToGrid w:val="0"/>
              <w:spacing w:before="70" w:after="70" w:line="240" w:lineRule="auto"/>
              <w:ind w:firstLine="0"/>
              <w:jc w:val="left"/>
              <w:rPr>
                <w:sz w:val="21"/>
              </w:rPr>
            </w:pPr>
            <w:r>
              <w:rPr>
                <w:sz w:val="21"/>
                <w:szCs w:val="21"/>
              </w:rPr>
              <w:t>报告自动生成 + 图纸手绘</w:t>
            </w:r>
          </w:p>
        </w:tc>
        <w:tc>
          <w:tcPr>
            <w:tcW w:w="1412" w:type="dxa"/>
            <w:vAlign w:val="center"/>
          </w:tcPr>
          <w:p w14:paraId="7A90E397">
            <w:pPr>
              <w:snapToGrid w:val="0"/>
              <w:spacing w:before="70" w:after="70" w:line="240" w:lineRule="auto"/>
              <w:ind w:firstLine="0"/>
              <w:jc w:val="center"/>
              <w:rPr>
                <w:sz w:val="21"/>
              </w:rPr>
            </w:pPr>
            <w:r>
              <w:rPr>
                <w:sz w:val="21"/>
                <w:szCs w:val="21"/>
              </w:rPr>
              <w:t>中</w:t>
            </w:r>
          </w:p>
        </w:tc>
        <w:tc>
          <w:tcPr>
            <w:tcW w:w="1201" w:type="dxa"/>
            <w:vAlign w:val="center"/>
          </w:tcPr>
          <w:p w14:paraId="2378148A">
            <w:pPr>
              <w:snapToGrid w:val="0"/>
              <w:spacing w:before="70" w:after="70" w:line="240" w:lineRule="auto"/>
              <w:ind w:firstLine="0"/>
              <w:jc w:val="left"/>
              <w:rPr>
                <w:sz w:val="21"/>
              </w:rPr>
            </w:pPr>
            <w:r>
              <w:rPr>
                <w:sz w:val="21"/>
                <w:szCs w:val="21"/>
              </w:rPr>
              <w:t>中</w:t>
            </w:r>
          </w:p>
        </w:tc>
        <w:tc>
          <w:tcPr>
            <w:tcW w:w="1357" w:type="dxa"/>
            <w:vAlign w:val="center"/>
          </w:tcPr>
          <w:p w14:paraId="50B8AF33">
            <w:pPr>
              <w:snapToGrid w:val="0"/>
              <w:spacing w:before="70" w:after="70" w:line="240" w:lineRule="auto"/>
              <w:ind w:firstLine="0"/>
              <w:jc w:val="left"/>
              <w:rPr>
                <w:sz w:val="21"/>
              </w:rPr>
            </w:pPr>
            <w:r>
              <w:rPr>
                <w:sz w:val="21"/>
                <w:szCs w:val="21"/>
              </w:rPr>
              <w:t>低</w:t>
            </w:r>
          </w:p>
        </w:tc>
        <w:tc>
          <w:tcPr>
            <w:tcW w:w="990" w:type="dxa"/>
            <w:vAlign w:val="center"/>
          </w:tcPr>
          <w:p w14:paraId="582612CA">
            <w:pPr>
              <w:snapToGrid w:val="0"/>
              <w:spacing w:before="70" w:after="70" w:line="240" w:lineRule="auto"/>
              <w:ind w:firstLine="0"/>
              <w:jc w:val="center"/>
              <w:rPr>
                <w:sz w:val="21"/>
              </w:rPr>
            </w:pPr>
            <w:r>
              <w:rPr>
                <w:sz w:val="21"/>
                <w:szCs w:val="21"/>
              </w:rPr>
              <w:t>中</w:t>
            </w:r>
          </w:p>
        </w:tc>
        <w:tc>
          <w:tcPr>
            <w:tcW w:w="1181" w:type="dxa"/>
            <w:vAlign w:val="center"/>
          </w:tcPr>
          <w:p w14:paraId="47ABB25D">
            <w:pPr>
              <w:snapToGrid w:val="0"/>
              <w:spacing w:before="70" w:after="70" w:line="240" w:lineRule="auto"/>
              <w:ind w:firstLine="0"/>
              <w:jc w:val="left"/>
              <w:rPr>
                <w:sz w:val="21"/>
              </w:rPr>
            </w:pPr>
            <w:r>
              <w:rPr>
                <w:sz w:val="21"/>
                <w:szCs w:val="21"/>
              </w:rPr>
              <w:t>不采用</w:t>
            </w:r>
          </w:p>
        </w:tc>
      </w:tr>
      <w:tr w14:paraId="2FDEC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vAlign w:val="center"/>
          </w:tcPr>
          <w:p w14:paraId="43A0F64A">
            <w:pPr>
              <w:snapToGrid w:val="0"/>
              <w:spacing w:before="70" w:after="70" w:line="240" w:lineRule="auto"/>
              <w:ind w:firstLine="0"/>
              <w:jc w:val="left"/>
              <w:rPr>
                <w:sz w:val="21"/>
              </w:rPr>
            </w:pPr>
            <w:r>
              <w:rPr>
                <w:sz w:val="21"/>
                <w:szCs w:val="21"/>
              </w:rPr>
              <w:t>多格式全自动生成（含 DWG）</w:t>
            </w:r>
          </w:p>
        </w:tc>
        <w:tc>
          <w:tcPr>
            <w:tcW w:w="1412" w:type="dxa"/>
            <w:vAlign w:val="center"/>
          </w:tcPr>
          <w:p w14:paraId="11154A74">
            <w:pPr>
              <w:snapToGrid w:val="0"/>
              <w:spacing w:before="70" w:after="70" w:line="240" w:lineRule="auto"/>
              <w:ind w:firstLine="0"/>
              <w:jc w:val="center"/>
              <w:rPr>
                <w:sz w:val="21"/>
              </w:rPr>
            </w:pPr>
            <w:r>
              <w:rPr>
                <w:sz w:val="21"/>
                <w:szCs w:val="21"/>
              </w:rPr>
              <w:t>高</w:t>
            </w:r>
          </w:p>
        </w:tc>
        <w:tc>
          <w:tcPr>
            <w:tcW w:w="1201" w:type="dxa"/>
            <w:vAlign w:val="center"/>
          </w:tcPr>
          <w:p w14:paraId="78D6083F">
            <w:pPr>
              <w:snapToGrid w:val="0"/>
              <w:spacing w:before="70" w:after="70" w:line="240" w:lineRule="auto"/>
              <w:ind w:firstLine="0"/>
              <w:jc w:val="left"/>
              <w:rPr>
                <w:sz w:val="21"/>
              </w:rPr>
            </w:pPr>
            <w:r>
              <w:rPr>
                <w:sz w:val="21"/>
                <w:szCs w:val="21"/>
              </w:rPr>
              <w:t>高</w:t>
            </w:r>
          </w:p>
        </w:tc>
        <w:tc>
          <w:tcPr>
            <w:tcW w:w="1357" w:type="dxa"/>
            <w:vAlign w:val="center"/>
          </w:tcPr>
          <w:p w14:paraId="46075D5C">
            <w:pPr>
              <w:snapToGrid w:val="0"/>
              <w:spacing w:before="70" w:after="70" w:line="240" w:lineRule="auto"/>
              <w:ind w:firstLine="0"/>
              <w:jc w:val="left"/>
              <w:rPr>
                <w:sz w:val="21"/>
              </w:rPr>
            </w:pPr>
            <w:r>
              <w:rPr>
                <w:sz w:val="21"/>
                <w:szCs w:val="21"/>
              </w:rPr>
              <w:t>中</w:t>
            </w:r>
          </w:p>
        </w:tc>
        <w:tc>
          <w:tcPr>
            <w:tcW w:w="990" w:type="dxa"/>
            <w:vAlign w:val="center"/>
          </w:tcPr>
          <w:p w14:paraId="239571A8">
            <w:pPr>
              <w:snapToGrid w:val="0"/>
              <w:spacing w:before="70" w:after="70" w:line="240" w:lineRule="auto"/>
              <w:ind w:firstLine="0"/>
              <w:jc w:val="center"/>
              <w:rPr>
                <w:sz w:val="21"/>
              </w:rPr>
            </w:pPr>
            <w:r>
              <w:rPr>
                <w:sz w:val="21"/>
                <w:szCs w:val="21"/>
              </w:rPr>
              <w:t>好</w:t>
            </w:r>
          </w:p>
        </w:tc>
        <w:tc>
          <w:tcPr>
            <w:tcW w:w="1181" w:type="dxa"/>
            <w:vAlign w:val="center"/>
          </w:tcPr>
          <w:p w14:paraId="37360EB3">
            <w:pPr>
              <w:snapToGrid w:val="0"/>
              <w:spacing w:before="70" w:after="70" w:line="240" w:lineRule="auto"/>
              <w:ind w:firstLine="0"/>
              <w:jc w:val="left"/>
              <w:rPr>
                <w:sz w:val="21"/>
              </w:rPr>
            </w:pPr>
            <w:r>
              <w:rPr>
                <w:b/>
                <w:sz w:val="21"/>
                <w:szCs w:val="21"/>
              </w:rPr>
              <w:t>选用</w:t>
            </w:r>
          </w:p>
        </w:tc>
      </w:tr>
      <w:tr w14:paraId="0E94E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60" w:type="dxa"/>
            <w:vAlign w:val="center"/>
          </w:tcPr>
          <w:p w14:paraId="115C3F83">
            <w:pPr>
              <w:snapToGrid w:val="0"/>
              <w:spacing w:before="70" w:after="70" w:line="240" w:lineRule="auto"/>
              <w:ind w:firstLine="0"/>
              <w:jc w:val="left"/>
              <w:rPr>
                <w:sz w:val="21"/>
              </w:rPr>
            </w:pPr>
            <w:r>
              <w:rPr>
                <w:sz w:val="21"/>
                <w:szCs w:val="21"/>
              </w:rPr>
              <w:t>云端 SaaS 化生成</w:t>
            </w:r>
          </w:p>
        </w:tc>
        <w:tc>
          <w:tcPr>
            <w:tcW w:w="1412" w:type="dxa"/>
            <w:vAlign w:val="center"/>
          </w:tcPr>
          <w:p w14:paraId="1AFD38F8">
            <w:pPr>
              <w:snapToGrid w:val="0"/>
              <w:spacing w:before="70" w:after="70" w:line="240" w:lineRule="auto"/>
              <w:ind w:firstLine="0"/>
              <w:jc w:val="center"/>
              <w:rPr>
                <w:sz w:val="21"/>
              </w:rPr>
            </w:pPr>
            <w:r>
              <w:rPr>
                <w:sz w:val="21"/>
                <w:szCs w:val="21"/>
              </w:rPr>
              <w:t>高</w:t>
            </w:r>
          </w:p>
        </w:tc>
        <w:tc>
          <w:tcPr>
            <w:tcW w:w="1201" w:type="dxa"/>
            <w:vAlign w:val="center"/>
          </w:tcPr>
          <w:p w14:paraId="7F7F344B">
            <w:pPr>
              <w:snapToGrid w:val="0"/>
              <w:spacing w:before="70" w:after="70" w:line="240" w:lineRule="auto"/>
              <w:ind w:firstLine="0"/>
              <w:jc w:val="left"/>
              <w:rPr>
                <w:sz w:val="21"/>
              </w:rPr>
            </w:pPr>
            <w:r>
              <w:rPr>
                <w:sz w:val="21"/>
                <w:szCs w:val="21"/>
              </w:rPr>
              <w:t>高</w:t>
            </w:r>
          </w:p>
        </w:tc>
        <w:tc>
          <w:tcPr>
            <w:tcW w:w="1357" w:type="dxa"/>
            <w:vAlign w:val="center"/>
          </w:tcPr>
          <w:p w14:paraId="4E0615E9">
            <w:pPr>
              <w:snapToGrid w:val="0"/>
              <w:spacing w:before="70" w:after="70" w:line="240" w:lineRule="auto"/>
              <w:ind w:firstLine="0"/>
              <w:jc w:val="left"/>
              <w:rPr>
                <w:sz w:val="21"/>
              </w:rPr>
            </w:pPr>
            <w:r>
              <w:rPr>
                <w:sz w:val="21"/>
                <w:szCs w:val="21"/>
              </w:rPr>
              <w:t>高（需联网与合规审批）</w:t>
            </w:r>
          </w:p>
        </w:tc>
        <w:tc>
          <w:tcPr>
            <w:tcW w:w="990" w:type="dxa"/>
            <w:vAlign w:val="center"/>
          </w:tcPr>
          <w:p w14:paraId="5A835E70">
            <w:pPr>
              <w:snapToGrid w:val="0"/>
              <w:spacing w:before="70" w:after="70" w:line="240" w:lineRule="auto"/>
              <w:ind w:firstLine="0"/>
              <w:jc w:val="center"/>
              <w:rPr>
                <w:sz w:val="21"/>
              </w:rPr>
            </w:pPr>
            <w:r>
              <w:rPr>
                <w:sz w:val="21"/>
                <w:szCs w:val="21"/>
              </w:rPr>
              <w:t>好</w:t>
            </w:r>
          </w:p>
        </w:tc>
        <w:tc>
          <w:tcPr>
            <w:tcW w:w="1181" w:type="dxa"/>
            <w:vAlign w:val="center"/>
          </w:tcPr>
          <w:p w14:paraId="7CCAE3DF">
            <w:pPr>
              <w:snapToGrid w:val="0"/>
              <w:spacing w:before="70" w:after="70" w:line="240" w:lineRule="auto"/>
              <w:ind w:firstLine="0"/>
              <w:jc w:val="left"/>
              <w:rPr>
                <w:sz w:val="21"/>
              </w:rPr>
            </w:pPr>
            <w:r>
              <w:rPr>
                <w:sz w:val="21"/>
                <w:szCs w:val="21"/>
              </w:rPr>
              <w:t>作为可选部署形态</w:t>
            </w:r>
          </w:p>
        </w:tc>
      </w:tr>
    </w:tbl>
    <w:p w14:paraId="0135A40B">
      <w:pPr>
        <w:spacing w:line="240" w:lineRule="auto"/>
      </w:pPr>
    </w:p>
    <w:p w14:paraId="01E2D81F">
      <w:r>
        <w:t>结论：采用</w:t>
      </w:r>
      <w:r>
        <w:rPr>
          <w:rFonts w:hint="eastAsia"/>
        </w:rPr>
        <w:t>“</w:t>
      </w:r>
      <w:r>
        <w:t>本地为主、云端可选</w:t>
      </w:r>
      <w:r>
        <w:rPr>
          <w:rFonts w:hint="eastAsia"/>
        </w:rPr>
        <w:t>”</w:t>
      </w:r>
      <w:r>
        <w:t>的部署策略，本地部署满足数据不出场的安全要求，云端作为多项目并行时的弹性扩展选项。</w:t>
      </w:r>
    </w:p>
    <w:p w14:paraId="7689D17C">
      <w:pPr>
        <w:pStyle w:val="5"/>
      </w:pPr>
      <w:bookmarkStart w:id="45" w:name="_Toc22569"/>
      <w:r>
        <w:rPr>
          <w:szCs w:val="32"/>
        </w:rPr>
        <w:t>1.4.6 比选结论与路线固化</w:t>
      </w:r>
      <w:bookmarkEnd w:id="45"/>
    </w:p>
    <w:p w14:paraId="20367E8A">
      <w:r>
        <w:t>综合上述比选</w:t>
      </w:r>
      <w:r>
        <w:rPr>
          <w:rFonts w:hint="eastAsia"/>
        </w:rPr>
        <w:t>结果</w:t>
      </w:r>
      <w:r>
        <w:t>，</w:t>
      </w:r>
      <w:r>
        <w:rPr>
          <w:rFonts w:hint="eastAsia"/>
        </w:rPr>
        <w:t>本方案最终确立的技术路线如下：以多目视觉跟踪测量作为主干高精度测量手段，</w:t>
      </w:r>
      <w:r>
        <w:t>以跟踪框架与实景三维扫描为两翼</w:t>
      </w:r>
      <w:r>
        <w:rPr>
          <w:rFonts w:hint="eastAsia"/>
        </w:rPr>
        <w:t>实现</w:t>
      </w:r>
      <w:r>
        <w:t>面域覆盖，以激光</w:t>
      </w:r>
      <w:r>
        <w:rPr>
          <w:rFonts w:hint="eastAsia"/>
        </w:rPr>
        <w:t>-</w:t>
      </w:r>
      <w:r>
        <w:t>视觉紧耦合</w:t>
      </w:r>
      <w:r>
        <w:rPr>
          <w:rFonts w:hint="eastAsia"/>
        </w:rPr>
        <w:t>机制</w:t>
      </w:r>
      <w:r>
        <w:t>保</w:t>
      </w:r>
      <w:r>
        <w:rPr>
          <w:rFonts w:hint="eastAsia"/>
        </w:rPr>
        <w:t>障</w:t>
      </w:r>
      <w:r>
        <w:t>大场景</w:t>
      </w:r>
      <w:r>
        <w:rPr>
          <w:rFonts w:hint="eastAsia"/>
        </w:rPr>
        <w:t>空间</w:t>
      </w:r>
      <w:r>
        <w:t>一致性，以多模态融合</w:t>
      </w:r>
      <w:r>
        <w:rPr>
          <w:rFonts w:hint="eastAsia"/>
        </w:rPr>
        <w:t>技术</w:t>
      </w:r>
      <w:r>
        <w:t>生成高置信度真彩色点云，</w:t>
      </w:r>
      <w:r>
        <w:rPr>
          <w:rFonts w:hint="eastAsia"/>
        </w:rPr>
        <w:t>采用网格与高斯泼溅双模型兼顾量测精度与视觉观感，基于</w:t>
      </w:r>
      <w:r>
        <w:t>几何</w:t>
      </w:r>
      <w:r>
        <w:rPr>
          <w:rFonts w:hint="eastAsia"/>
        </w:rPr>
        <w:t>-</w:t>
      </w:r>
      <w:r>
        <w:t>语义双通道</w:t>
      </w:r>
      <w:r>
        <w:rPr>
          <w:rFonts w:hint="eastAsia"/>
        </w:rPr>
        <w:t>耦合</w:t>
      </w:r>
      <w:r>
        <w:t>可配置规则库实现规范化缺陷判识，</w:t>
      </w:r>
      <w:r>
        <w:rPr>
          <w:rFonts w:hint="eastAsia"/>
        </w:rPr>
        <w:t>依托</w:t>
      </w:r>
      <w:r>
        <w:t>多格式模板引擎实现成果</w:t>
      </w:r>
      <w:r>
        <w:rPr>
          <w:rFonts w:hint="eastAsia"/>
        </w:rPr>
        <w:t>自动化</w:t>
      </w:r>
      <w:r>
        <w:t>生成，</w:t>
      </w:r>
      <w:r>
        <w:rPr>
          <w:rFonts w:hint="eastAsia"/>
        </w:rPr>
        <w:t>采用本地部署为主、云端可选为辅的架构，兼顾数据安全需求与弹性扩展能力。</w:t>
      </w:r>
      <w:r>
        <w:t>该</w:t>
      </w:r>
      <w:r>
        <w:rPr>
          <w:rFonts w:hint="eastAsia"/>
        </w:rPr>
        <w:t>技术</w:t>
      </w:r>
      <w:r>
        <w:t>路线在精度、效率、适应性、成本、成熟度五个维度均</w:t>
      </w:r>
      <w:r>
        <w:rPr>
          <w:rFonts w:hint="eastAsia"/>
        </w:rPr>
        <w:t>不存在显著</w:t>
      </w:r>
      <w:r>
        <w:t>短板，且</w:t>
      </w:r>
      <w:r>
        <w:rPr>
          <w:rFonts w:hint="eastAsia"/>
        </w:rPr>
        <w:t>各</w:t>
      </w:r>
      <w:r>
        <w:t>环节</w:t>
      </w:r>
      <w:r>
        <w:rPr>
          <w:rFonts w:hint="eastAsia"/>
        </w:rPr>
        <w:t>均配置</w:t>
      </w:r>
      <w:r>
        <w:t>明确的备选方案与降级路径，具备工程</w:t>
      </w:r>
      <w:r>
        <w:rPr>
          <w:rFonts w:hint="eastAsia"/>
        </w:rPr>
        <w:t>层面的</w:t>
      </w:r>
      <w:r>
        <w:t>可实施性。</w:t>
      </w:r>
    </w:p>
    <w:p w14:paraId="65A1426E">
      <w:pPr>
        <w:pStyle w:val="5"/>
      </w:pPr>
      <w:bookmarkStart w:id="46" w:name="_Toc9878"/>
      <w:r>
        <w:rPr>
          <w:szCs w:val="32"/>
        </w:rPr>
        <w:t>1.4.7 技术路线的可扩展性</w:t>
      </w:r>
      <w:bookmarkEnd w:id="46"/>
    </w:p>
    <w:p w14:paraId="767E6F0B">
      <w:r>
        <w:rPr>
          <w:rFonts w:hint="eastAsia"/>
        </w:rPr>
        <w:t>技术路线设计阶段预置三类可扩展性机制：其一为传感器可扩展，数据层所建立的统一时空基准与接口规范，可支持后续接入三维激光雷达、超声测厚、红外热像等多类传感设备，无需重构原有数据传输链路；其二为应用场景可扩展，参数化构型设计使同一核心算法内核可适配溢流表孔、泄洪洞、消力池等其他泄水建筑物，乃至渠道、隧洞等其他水工结构；其三为算法可扩展，规则库与模型库均采用配置化管理模式，新增缺陷类别或更新判定标准时仅需调整配置参数与训练样本，无需修改主干代码。上述可扩展特性使本方案不仅可满足本期工程需求，亦可为后续流域级推广应用预留演进空间。</w:t>
      </w:r>
    </w:p>
    <w:p w14:paraId="6B76E737">
      <w:pPr>
        <w:pStyle w:val="4"/>
      </w:pPr>
      <w:bookmarkStart w:id="47" w:name="_Toc5927"/>
      <w:r>
        <w:rPr>
          <w:szCs w:val="36"/>
        </w:rPr>
        <w:t>1.5 总体实施策略</w:t>
      </w:r>
      <w:bookmarkEnd w:id="47"/>
    </w:p>
    <w:p w14:paraId="4B910A50">
      <w:pPr>
        <w:pStyle w:val="5"/>
      </w:pPr>
      <w:bookmarkStart w:id="48" w:name="_Toc30682"/>
      <w:r>
        <w:rPr>
          <w:szCs w:val="32"/>
        </w:rPr>
        <w:t>1.5.1 四阶段递进</w:t>
      </w:r>
      <w:bookmarkEnd w:id="48"/>
    </w:p>
    <w:p w14:paraId="1645771B">
      <w:r>
        <w:t>严格对应合同约定的四阶段：</w:t>
      </w:r>
    </w:p>
    <w:p w14:paraId="01F70AB3">
      <w:r>
        <w:t>第一阶段（合同签订后 10 个月内）：完成冲磨场测量建模及技术现状分析、三维重构技术研究及试验、装备设计，设计方案通过专家评审。本阶段的核心是</w:t>
      </w:r>
      <w:r>
        <w:rPr>
          <w:rFonts w:hint="eastAsia"/>
        </w:rPr>
        <w:t>“</w:t>
      </w:r>
      <w:r>
        <w:t>摸清现场、定准方案</w:t>
      </w:r>
      <w:r>
        <w:rPr>
          <w:rFonts w:hint="eastAsia"/>
        </w:rPr>
        <w:t>”</w:t>
      </w:r>
      <w:r>
        <w:t>。</w:t>
      </w:r>
    </w:p>
    <w:p w14:paraId="7D6217DE">
      <w:r>
        <w:t>第二阶段（合同签订后 19 个月内）：完成装备开发与一期现场应用验证。核心是</w:t>
      </w:r>
      <w:r>
        <w:rPr>
          <w:rFonts w:hint="eastAsia"/>
        </w:rPr>
        <w:t>“</w:t>
      </w:r>
      <w:r>
        <w:t>做出装备、跑通流程</w:t>
      </w:r>
      <w:r>
        <w:rPr>
          <w:rFonts w:hint="eastAsia"/>
        </w:rPr>
        <w:t>”</w:t>
      </w:r>
      <w:r>
        <w:t>。</w:t>
      </w:r>
    </w:p>
    <w:p w14:paraId="373A8B40">
      <w:r>
        <w:t>第三阶段（合同签订后 31 个月内）：完成优化设计、优化开发、第三方测试或型式试验、二期现场应用验证。核心是</w:t>
      </w:r>
      <w:r>
        <w:rPr>
          <w:rFonts w:hint="eastAsia"/>
        </w:rPr>
        <w:t>“</w:t>
      </w:r>
      <w:r>
        <w:t>解决问题、提升指标</w:t>
      </w:r>
      <w:r>
        <w:rPr>
          <w:rFonts w:hint="eastAsia"/>
        </w:rPr>
        <w:t>”</w:t>
      </w:r>
      <w:r>
        <w:t>。</w:t>
      </w:r>
    </w:p>
    <w:p w14:paraId="5BFCDA82">
      <w:r>
        <w:t>第四阶段（970 日历天内）：完成全部内容与合同验收。核心是</w:t>
      </w:r>
      <w:r>
        <w:rPr>
          <w:rFonts w:hint="eastAsia"/>
        </w:rPr>
        <w:t>“</w:t>
      </w:r>
      <w:r>
        <w:t>成果归集、评价验收</w:t>
      </w:r>
      <w:r>
        <w:rPr>
          <w:rFonts w:hint="eastAsia"/>
        </w:rPr>
        <w:t>”</w:t>
      </w:r>
      <w:r>
        <w:t>。</w:t>
      </w:r>
    </w:p>
    <w:p w14:paraId="0E579947">
      <w:pPr>
        <w:pStyle w:val="5"/>
      </w:pPr>
      <w:bookmarkStart w:id="49" w:name="_Toc11455"/>
      <w:r>
        <w:rPr>
          <w:szCs w:val="32"/>
        </w:rPr>
        <w:t>1.5.2 三条主线并行推进</w:t>
      </w:r>
      <w:bookmarkEnd w:id="49"/>
    </w:p>
    <w:p w14:paraId="519FE96C">
      <w:r>
        <w:rPr>
          <w:rFonts w:hint="eastAsia"/>
        </w:rPr>
        <w:t>技术研究线：技术现状分析→互补性研究→中试试验→融合算法→判识算法→报告算法。</w:t>
      </w:r>
    </w:p>
    <w:p w14:paraId="7ECAA9A6">
      <w:r>
        <w:rPr>
          <w:rFonts w:hint="eastAsia"/>
        </w:rPr>
        <w:t>装备研制线：需求分解→方案设计→详细设计→样机试制→联调联试→优化设计→优化开发。</w:t>
      </w:r>
    </w:p>
    <w:p w14:paraId="3FDB4834">
      <w:r>
        <w:rPr>
          <w:rFonts w:hint="eastAsia"/>
        </w:rPr>
        <w:t>验证应用线：首轮三站测量→一期验证→问题清单→优化→二期验证→指标固化。</w:t>
      </w:r>
    </w:p>
    <w:p w14:paraId="5A6DD951">
      <w:r>
        <w:t>三条主线通过月度技术协调会</w:t>
      </w:r>
      <w:r>
        <w:rPr>
          <w:rFonts w:hint="eastAsia"/>
        </w:rPr>
        <w:t>与</w:t>
      </w:r>
      <w:r>
        <w:t>阶段评审</w:t>
      </w:r>
      <w:r>
        <w:rPr>
          <w:rFonts w:hint="eastAsia"/>
        </w:rPr>
        <w:t>机制</w:t>
      </w:r>
      <w:r>
        <w:t>同步</w:t>
      </w:r>
      <w:r>
        <w:rPr>
          <w:rFonts w:hint="eastAsia"/>
        </w:rPr>
        <w:t>推进</w:t>
      </w:r>
      <w:r>
        <w:t>，</w:t>
      </w:r>
      <w:r>
        <w:rPr>
          <w:rFonts w:hint="eastAsia"/>
        </w:rPr>
        <w:t>避免出现“</w:t>
      </w:r>
      <w:r>
        <w:t>技术等装备、装备等验证</w:t>
      </w:r>
      <w:r>
        <w:rPr>
          <w:rFonts w:hint="eastAsia"/>
        </w:rPr>
        <w:t>”</w:t>
      </w:r>
      <w:r>
        <w:t>的串行等待</w:t>
      </w:r>
      <w:r>
        <w:rPr>
          <w:rFonts w:hint="eastAsia"/>
        </w:rPr>
        <w:t>问题</w:t>
      </w:r>
      <w:r>
        <w:t>。</w:t>
      </w:r>
    </w:p>
    <w:p w14:paraId="4336DDE1">
      <w:pPr>
        <w:pStyle w:val="5"/>
      </w:pPr>
      <w:bookmarkStart w:id="50" w:name="_Toc32387"/>
      <w:r>
        <w:rPr>
          <w:szCs w:val="32"/>
        </w:rPr>
        <w:t>1.5.3 闭环迭代机制</w:t>
      </w:r>
      <w:bookmarkEnd w:id="50"/>
    </w:p>
    <w:p w14:paraId="2AEAD855">
      <w:r>
        <w:t>建立</w:t>
      </w:r>
      <w:r>
        <w:rPr>
          <w:rFonts w:hint="eastAsia"/>
        </w:rPr>
        <w:t>“</w:t>
      </w:r>
      <w:r>
        <w:t>问题</w:t>
      </w:r>
      <w:r>
        <w:rPr>
          <w:rFonts w:hint="eastAsia"/>
        </w:rPr>
        <w:t>-</w:t>
      </w:r>
      <w:r>
        <w:t>措施</w:t>
      </w:r>
      <w:r>
        <w:rPr>
          <w:rFonts w:hint="eastAsia"/>
        </w:rPr>
        <w:t>-</w:t>
      </w:r>
      <w:r>
        <w:t>验证</w:t>
      </w:r>
      <w:r>
        <w:rPr>
          <w:rFonts w:hint="eastAsia"/>
        </w:rPr>
        <w:t>-</w:t>
      </w:r>
      <w:r>
        <w:t>固化</w:t>
      </w:r>
      <w:r>
        <w:rPr>
          <w:rFonts w:hint="eastAsia"/>
        </w:rPr>
        <w:t>”</w:t>
      </w:r>
      <w:r>
        <w:t>四步闭环：</w:t>
      </w:r>
    </w:p>
    <w:p w14:paraId="0E79F552">
      <w:pPr>
        <w:keepNext/>
        <w:spacing w:before="120" w:after="60" w:line="240" w:lineRule="auto"/>
        <w:ind w:firstLine="0"/>
        <w:jc w:val="center"/>
      </w:pPr>
      <w:r>
        <w:drawing>
          <wp:inline distT="0" distB="0" distL="0" distR="0">
            <wp:extent cx="4733290" cy="3268980"/>
            <wp:effectExtent l="0" t="0" r="3810" b="7620"/>
            <wp:docPr id="384670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70122" name="图片 3"/>
                    <pic:cNvPicPr>
                      <a:picLocks noChangeAspect="1"/>
                    </pic:cNvPicPr>
                  </pic:nvPicPr>
                  <pic:blipFill>
                    <a:blip r:embed="rId17"/>
                    <a:stretch>
                      <a:fillRect/>
                    </a:stretch>
                  </pic:blipFill>
                  <pic:spPr>
                    <a:xfrm>
                      <a:off x="0" y="0"/>
                      <a:ext cx="4756064" cy="3284877"/>
                    </a:xfrm>
                    <a:prstGeom prst="rect">
                      <a:avLst/>
                    </a:prstGeom>
                  </pic:spPr>
                </pic:pic>
              </a:graphicData>
            </a:graphic>
          </wp:inline>
        </w:drawing>
      </w:r>
    </w:p>
    <w:p w14:paraId="77C5065B">
      <w:pPr>
        <w:spacing w:after="200" w:line="280" w:lineRule="auto"/>
        <w:ind w:firstLine="0"/>
        <w:jc w:val="center"/>
      </w:pPr>
      <w:r>
        <w:rPr>
          <w:sz w:val="21"/>
          <w:szCs w:val="21"/>
        </w:rPr>
        <w:t>图 1-2  设计</w:t>
      </w:r>
      <w:r>
        <w:rPr>
          <w:rFonts w:hint="eastAsia"/>
          <w:sz w:val="21"/>
          <w:szCs w:val="21"/>
        </w:rPr>
        <w:t>-</w:t>
      </w:r>
      <w:r>
        <w:rPr>
          <w:sz w:val="21"/>
          <w:szCs w:val="21"/>
        </w:rPr>
        <w:t>开发</w:t>
      </w:r>
      <w:r>
        <w:rPr>
          <w:rFonts w:hint="eastAsia"/>
          <w:sz w:val="21"/>
          <w:szCs w:val="21"/>
        </w:rPr>
        <w:t>-</w:t>
      </w:r>
      <w:r>
        <w:rPr>
          <w:sz w:val="21"/>
          <w:szCs w:val="21"/>
        </w:rPr>
        <w:t>验证</w:t>
      </w:r>
      <w:r>
        <w:rPr>
          <w:rFonts w:hint="eastAsia"/>
          <w:sz w:val="21"/>
          <w:szCs w:val="21"/>
        </w:rPr>
        <w:t>-</w:t>
      </w:r>
      <w:r>
        <w:rPr>
          <w:sz w:val="21"/>
          <w:szCs w:val="21"/>
        </w:rPr>
        <w:t>优化闭环迭代机制</w:t>
      </w:r>
    </w:p>
    <w:p w14:paraId="5C91BA68">
      <w:r>
        <w:t>问题来源包括现场作业记录、数据质检报告、甲方意见、专家评审意见、第三方测试不符合项。每个问题登记唯一编号，明确责任人、措施、完成时间；措施实施后在下一阶段验证中复测，复测通过后固化为设计文件、作业指导书或软件版本。</w:t>
      </w:r>
    </w:p>
    <w:p w14:paraId="5DA9109B">
      <w:r>
        <w:t>一期验证结束后形成《一期问题清单与优化措施表》，作为优化设计的输入；二期验证结束后形成《指标固化清单》，作为用户手册与验收依据。</w:t>
      </w:r>
    </w:p>
    <w:p w14:paraId="39EEE892">
      <w:pPr>
        <w:pStyle w:val="5"/>
      </w:pPr>
      <w:bookmarkStart w:id="51" w:name="_Toc6026"/>
      <w:r>
        <w:rPr>
          <w:szCs w:val="32"/>
        </w:rPr>
        <w:t>1.5.4 里程碑门禁管理</w:t>
      </w:r>
      <w:bookmarkEnd w:id="51"/>
    </w:p>
    <w:p w14:paraId="1D5CEFD9">
      <w:r>
        <w:rPr>
          <w:rFonts w:hint="eastAsia"/>
        </w:rPr>
        <w:t>进度安排领域的典型偏差在于将绝大多数任务向后端时段集中，导致后期阶段性赶工现象显著。本方案将整体项目划分为探明分析、实体研制、流程顺畅运行、成果归集四个连续阶段，且在各阶段终点设置里程碑门禁节点，该机制的核心目标并非单纯实现流程管控，而是通过前置风险排查，将问题暴露在早期低代价解决阶段。设计方案阶段的周期设置为四个月，虽周期相对较长，但若该阶段遗留潜在隐患，后续各环节的返工将涉及结构、电气及软件等多模块的联动修改，其总体代价将达到设计阶段投入的数倍。</w:t>
      </w:r>
    </w:p>
    <w:p w14:paraId="116A2443">
      <w:r>
        <w:t>现场作业的节奏受窗口期支配，而窗口期不受项目控制。方案对此的处理是</w:t>
      </w:r>
      <w:r>
        <w:rPr>
          <w:rFonts w:hint="eastAsia"/>
        </w:rPr>
        <w:t>“</w:t>
      </w:r>
      <w:r>
        <w:t>窗口互换、资源不动</w:t>
      </w:r>
      <w:r>
        <w:rPr>
          <w:rFonts w:hint="eastAsia"/>
        </w:rPr>
        <w:t>”</w:t>
      </w:r>
      <w:r>
        <w:t>：当某一站的窗口推迟，人员与装备不撤离，直接转场到下一座可用电站，把窗口变化的影响限制在单站范围内。这一安排的前提是三站之间距离可控、装备采用统一包装与快装结构，因此在装备设计阶段就要求</w:t>
      </w:r>
      <w:r>
        <w:rPr>
          <w:rFonts w:hint="eastAsia"/>
        </w:rPr>
        <w:t>“</w:t>
      </w:r>
      <w:r>
        <w:t>单件可单人携行、整机可两人搬运、转场准备不超过一个工作日</w:t>
      </w:r>
      <w:r>
        <w:rPr>
          <w:rFonts w:hint="eastAsia"/>
        </w:rPr>
        <w:t>”</w:t>
      </w:r>
      <w:r>
        <w:t>。</w:t>
      </w:r>
    </w:p>
    <w:p w14:paraId="2FFDDC4F">
      <w:r>
        <w:t>后台与现场的关系也需要重新安排。传统做法是现场采集完、回来再处理，结果是现场问题要等到几天后才发现，只能重新申请窗口。本方案要求</w:t>
      </w:r>
      <w:r>
        <w:rPr>
          <w:rFonts w:hint="eastAsia"/>
        </w:rPr>
        <w:t>“</w:t>
      </w:r>
      <w:r>
        <w:t>当日数据当日检</w:t>
      </w:r>
      <w:r>
        <w:rPr>
          <w:rFonts w:hint="eastAsia"/>
        </w:rPr>
        <w:t>”</w:t>
      </w:r>
      <w:r>
        <w:t>，现场只做必须在线下完成的采集与初检，其余处理、建模、判读全部前移到后台并行推进，一旦发现数据不合格，第二天就能补测。这样做的代价是现场需要配备具备处理能力的工程师，但换来的是返工率的大幅下降。</w:t>
      </w:r>
    </w:p>
    <w:p w14:paraId="38F97E7E">
      <w:r>
        <w:t>门禁与并行并不矛盾。G1 到 G5 五道门禁管的是</w:t>
      </w:r>
      <w:r>
        <w:rPr>
          <w:rFonts w:hint="eastAsia"/>
        </w:rPr>
        <w:t>“</w:t>
      </w:r>
      <w:r>
        <w:t>能不能往下走</w:t>
      </w:r>
      <w:r>
        <w:rPr>
          <w:rFonts w:hint="eastAsia"/>
        </w:rPr>
        <w:t>”</w:t>
      </w:r>
      <w:r>
        <w:t>，而三条主线（技术研究、装备研制、验证应用）的并行管的是</w:t>
      </w:r>
      <w:r>
        <w:rPr>
          <w:rFonts w:hint="eastAsia"/>
        </w:rPr>
        <w:t>“</w:t>
      </w:r>
      <w:r>
        <w:t>同时能做多少</w:t>
      </w:r>
      <w:r>
        <w:rPr>
          <w:rFonts w:hint="eastAsia"/>
        </w:rPr>
        <w:t>”</w:t>
      </w:r>
      <w:r>
        <w:t>。二者配合的结果，是让关键路径上的环节少而稳，非关键路径上的环节多而快</w:t>
      </w:r>
      <w:r>
        <w:rPr>
          <w:rFonts w:hint="eastAsia"/>
        </w:rPr>
        <w:t>--</w:t>
      </w:r>
      <w:r>
        <w:t>这也是方案能在合同节点前留出余量的原因。</w:t>
      </w:r>
    </w:p>
    <w:p w14:paraId="56767FAA">
      <w:r>
        <w:t>为避免</w:t>
      </w:r>
      <w:r>
        <w:rPr>
          <w:rFonts w:hint="eastAsia"/>
        </w:rPr>
        <w:t>“</w:t>
      </w:r>
      <w:r>
        <w:t>阶段结束才发现问题</w:t>
      </w:r>
      <w:r>
        <w:rPr>
          <w:rFonts w:hint="eastAsia"/>
        </w:rPr>
        <w:t>”</w:t>
      </w:r>
      <w:r>
        <w:t>，我方在四阶段之间设置五道门禁（Gate），每道门禁均有明确的准入条件、评审方式与不通过处理办法。门禁不通过不得进入下一阶段，但可通过</w:t>
      </w:r>
      <w:r>
        <w:rPr>
          <w:rFonts w:hint="eastAsia"/>
        </w:rPr>
        <w:t>“</w:t>
      </w:r>
      <w:r>
        <w:t>条件放行 + 限期关闭</w:t>
      </w:r>
      <w:r>
        <w:rPr>
          <w:rFonts w:hint="eastAsia"/>
        </w:rPr>
        <w:t>”</w:t>
      </w:r>
      <w:r>
        <w:t>的方式局部解耦，防止整体停摆。</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0"/>
        <w:gridCol w:w="1410"/>
        <w:gridCol w:w="2608"/>
        <w:gridCol w:w="1807"/>
        <w:gridCol w:w="2195"/>
      </w:tblGrid>
      <w:tr w14:paraId="592D9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80" w:type="dxa"/>
            <w:shd w:val="clear" w:color="auto" w:fill="E7E6E6"/>
            <w:vAlign w:val="center"/>
          </w:tcPr>
          <w:p w14:paraId="1B0C7912">
            <w:pPr>
              <w:snapToGrid w:val="0"/>
              <w:spacing w:before="70" w:after="70" w:line="240" w:lineRule="auto"/>
              <w:ind w:firstLine="0"/>
              <w:jc w:val="center"/>
              <w:rPr>
                <w:b/>
                <w:sz w:val="21"/>
              </w:rPr>
            </w:pPr>
            <w:r>
              <w:rPr>
                <w:b/>
                <w:sz w:val="21"/>
                <w:szCs w:val="21"/>
              </w:rPr>
              <w:t>门禁</w:t>
            </w:r>
          </w:p>
        </w:tc>
        <w:tc>
          <w:tcPr>
            <w:tcW w:w="1410" w:type="dxa"/>
            <w:shd w:val="clear" w:color="auto" w:fill="E7E6E6"/>
            <w:vAlign w:val="center"/>
          </w:tcPr>
          <w:p w14:paraId="488D78FC">
            <w:pPr>
              <w:snapToGrid w:val="0"/>
              <w:spacing w:before="70" w:after="70" w:line="240" w:lineRule="auto"/>
              <w:ind w:firstLine="0"/>
              <w:jc w:val="center"/>
              <w:rPr>
                <w:b/>
                <w:sz w:val="21"/>
              </w:rPr>
            </w:pPr>
            <w:r>
              <w:rPr>
                <w:b/>
                <w:sz w:val="21"/>
                <w:szCs w:val="21"/>
              </w:rPr>
              <w:t>名称</w:t>
            </w:r>
          </w:p>
        </w:tc>
        <w:tc>
          <w:tcPr>
            <w:tcW w:w="2608" w:type="dxa"/>
            <w:shd w:val="clear" w:color="auto" w:fill="E7E6E6"/>
            <w:vAlign w:val="center"/>
          </w:tcPr>
          <w:p w14:paraId="76674664">
            <w:pPr>
              <w:snapToGrid w:val="0"/>
              <w:spacing w:before="70" w:after="70" w:line="240" w:lineRule="auto"/>
              <w:ind w:firstLine="0"/>
              <w:jc w:val="center"/>
              <w:rPr>
                <w:b/>
                <w:sz w:val="21"/>
              </w:rPr>
            </w:pPr>
            <w:r>
              <w:rPr>
                <w:b/>
                <w:sz w:val="21"/>
                <w:szCs w:val="21"/>
              </w:rPr>
              <w:t>准入条件</w:t>
            </w:r>
          </w:p>
        </w:tc>
        <w:tc>
          <w:tcPr>
            <w:tcW w:w="1807" w:type="dxa"/>
            <w:shd w:val="clear" w:color="auto" w:fill="E7E6E6"/>
            <w:vAlign w:val="center"/>
          </w:tcPr>
          <w:p w14:paraId="73046B47">
            <w:pPr>
              <w:snapToGrid w:val="0"/>
              <w:spacing w:before="70" w:after="70" w:line="240" w:lineRule="auto"/>
              <w:ind w:firstLine="0"/>
              <w:jc w:val="center"/>
              <w:rPr>
                <w:b/>
                <w:sz w:val="21"/>
              </w:rPr>
            </w:pPr>
            <w:r>
              <w:rPr>
                <w:b/>
                <w:sz w:val="21"/>
                <w:szCs w:val="21"/>
              </w:rPr>
              <w:t>评审方式</w:t>
            </w:r>
          </w:p>
        </w:tc>
        <w:tc>
          <w:tcPr>
            <w:tcW w:w="2195" w:type="dxa"/>
            <w:shd w:val="clear" w:color="auto" w:fill="E7E6E6"/>
            <w:vAlign w:val="center"/>
          </w:tcPr>
          <w:p w14:paraId="0B9473DD">
            <w:pPr>
              <w:snapToGrid w:val="0"/>
              <w:spacing w:before="70" w:after="70" w:line="240" w:lineRule="auto"/>
              <w:ind w:firstLine="0"/>
              <w:jc w:val="center"/>
              <w:rPr>
                <w:b/>
                <w:sz w:val="21"/>
              </w:rPr>
            </w:pPr>
            <w:r>
              <w:rPr>
                <w:b/>
                <w:sz w:val="21"/>
                <w:szCs w:val="21"/>
              </w:rPr>
              <w:t>不通过处理</w:t>
            </w:r>
          </w:p>
        </w:tc>
      </w:tr>
      <w:tr w14:paraId="38C1E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0" w:type="dxa"/>
            <w:vAlign w:val="center"/>
          </w:tcPr>
          <w:p w14:paraId="45D9FC0C">
            <w:pPr>
              <w:snapToGrid w:val="0"/>
              <w:spacing w:before="70" w:after="70" w:line="240" w:lineRule="auto"/>
              <w:ind w:firstLine="0"/>
              <w:jc w:val="center"/>
              <w:rPr>
                <w:sz w:val="21"/>
              </w:rPr>
            </w:pPr>
            <w:r>
              <w:rPr>
                <w:sz w:val="21"/>
                <w:szCs w:val="21"/>
              </w:rPr>
              <w:t>G1</w:t>
            </w:r>
          </w:p>
        </w:tc>
        <w:tc>
          <w:tcPr>
            <w:tcW w:w="1410" w:type="dxa"/>
            <w:vAlign w:val="center"/>
          </w:tcPr>
          <w:p w14:paraId="56A72383">
            <w:pPr>
              <w:snapToGrid w:val="0"/>
              <w:spacing w:before="70" w:after="70" w:line="240" w:lineRule="auto"/>
              <w:ind w:firstLine="0"/>
              <w:jc w:val="center"/>
              <w:rPr>
                <w:sz w:val="21"/>
              </w:rPr>
            </w:pPr>
            <w:r>
              <w:rPr>
                <w:sz w:val="21"/>
                <w:szCs w:val="21"/>
              </w:rPr>
              <w:t>方案冻结门</w:t>
            </w:r>
          </w:p>
        </w:tc>
        <w:tc>
          <w:tcPr>
            <w:tcW w:w="2608" w:type="dxa"/>
            <w:vAlign w:val="center"/>
          </w:tcPr>
          <w:p w14:paraId="650A398C">
            <w:pPr>
              <w:snapToGrid w:val="0"/>
              <w:spacing w:before="70" w:after="70" w:line="240" w:lineRule="auto"/>
              <w:ind w:firstLine="0"/>
              <w:jc w:val="center"/>
              <w:rPr>
                <w:sz w:val="21"/>
              </w:rPr>
            </w:pPr>
            <w:r>
              <w:rPr>
                <w:sz w:val="21"/>
                <w:szCs w:val="21"/>
              </w:rPr>
              <w:t>现场踏勘完成、控制网设计通过、技术路线评审通过</w:t>
            </w:r>
          </w:p>
        </w:tc>
        <w:tc>
          <w:tcPr>
            <w:tcW w:w="1807" w:type="dxa"/>
            <w:vAlign w:val="center"/>
          </w:tcPr>
          <w:p w14:paraId="544E8B59">
            <w:pPr>
              <w:snapToGrid w:val="0"/>
              <w:spacing w:before="70" w:after="70" w:line="240" w:lineRule="auto"/>
              <w:ind w:firstLine="0"/>
              <w:jc w:val="left"/>
              <w:rPr>
                <w:sz w:val="21"/>
              </w:rPr>
            </w:pPr>
            <w:r>
              <w:rPr>
                <w:sz w:val="21"/>
                <w:szCs w:val="21"/>
              </w:rPr>
              <w:t>内部评审 + 甲方确认</w:t>
            </w:r>
          </w:p>
        </w:tc>
        <w:tc>
          <w:tcPr>
            <w:tcW w:w="2195" w:type="dxa"/>
            <w:vAlign w:val="center"/>
          </w:tcPr>
          <w:p w14:paraId="6444A6DA">
            <w:pPr>
              <w:snapToGrid w:val="0"/>
              <w:spacing w:before="70" w:after="70" w:line="240" w:lineRule="auto"/>
              <w:ind w:firstLine="0"/>
              <w:jc w:val="left"/>
              <w:rPr>
                <w:sz w:val="21"/>
              </w:rPr>
            </w:pPr>
            <w:r>
              <w:rPr>
                <w:sz w:val="21"/>
                <w:szCs w:val="21"/>
              </w:rPr>
              <w:t>补做踏勘/修订设计，限期重审</w:t>
            </w:r>
          </w:p>
        </w:tc>
      </w:tr>
      <w:tr w14:paraId="088C8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0" w:type="dxa"/>
            <w:vAlign w:val="center"/>
          </w:tcPr>
          <w:p w14:paraId="0261A890">
            <w:pPr>
              <w:snapToGrid w:val="0"/>
              <w:spacing w:before="70" w:after="70" w:line="240" w:lineRule="auto"/>
              <w:ind w:firstLine="0"/>
              <w:jc w:val="center"/>
              <w:rPr>
                <w:sz w:val="21"/>
              </w:rPr>
            </w:pPr>
            <w:r>
              <w:rPr>
                <w:sz w:val="21"/>
                <w:szCs w:val="21"/>
              </w:rPr>
              <w:t>G2</w:t>
            </w:r>
          </w:p>
        </w:tc>
        <w:tc>
          <w:tcPr>
            <w:tcW w:w="1410" w:type="dxa"/>
            <w:vAlign w:val="center"/>
          </w:tcPr>
          <w:p w14:paraId="778C40F3">
            <w:pPr>
              <w:snapToGrid w:val="0"/>
              <w:spacing w:before="70" w:after="70" w:line="240" w:lineRule="auto"/>
              <w:ind w:firstLine="0"/>
              <w:jc w:val="center"/>
              <w:rPr>
                <w:sz w:val="21"/>
              </w:rPr>
            </w:pPr>
            <w:r>
              <w:rPr>
                <w:sz w:val="21"/>
                <w:szCs w:val="21"/>
              </w:rPr>
              <w:t>装备定型门</w:t>
            </w:r>
          </w:p>
        </w:tc>
        <w:tc>
          <w:tcPr>
            <w:tcW w:w="2608" w:type="dxa"/>
            <w:vAlign w:val="center"/>
          </w:tcPr>
          <w:p w14:paraId="5AA4A3AA">
            <w:pPr>
              <w:snapToGrid w:val="0"/>
              <w:spacing w:before="70" w:after="70" w:line="240" w:lineRule="auto"/>
              <w:ind w:firstLine="0"/>
              <w:jc w:val="center"/>
              <w:rPr>
                <w:sz w:val="21"/>
              </w:rPr>
            </w:pPr>
            <w:r>
              <w:rPr>
                <w:sz w:val="21"/>
                <w:szCs w:val="21"/>
              </w:rPr>
              <w:t>样机试制完成、标定合格、标准件精度达标</w:t>
            </w:r>
          </w:p>
        </w:tc>
        <w:tc>
          <w:tcPr>
            <w:tcW w:w="1807" w:type="dxa"/>
            <w:vAlign w:val="center"/>
          </w:tcPr>
          <w:p w14:paraId="79278533">
            <w:pPr>
              <w:snapToGrid w:val="0"/>
              <w:spacing w:before="70" w:after="70" w:line="240" w:lineRule="auto"/>
              <w:ind w:firstLine="0"/>
              <w:jc w:val="left"/>
              <w:rPr>
                <w:sz w:val="21"/>
              </w:rPr>
            </w:pPr>
            <w:r>
              <w:rPr>
                <w:sz w:val="21"/>
                <w:szCs w:val="21"/>
              </w:rPr>
              <w:t>第三方检测或内部计量</w:t>
            </w:r>
          </w:p>
        </w:tc>
        <w:tc>
          <w:tcPr>
            <w:tcW w:w="2195" w:type="dxa"/>
            <w:vAlign w:val="center"/>
          </w:tcPr>
          <w:p w14:paraId="7C2DEA90">
            <w:pPr>
              <w:snapToGrid w:val="0"/>
              <w:spacing w:before="70" w:after="70" w:line="240" w:lineRule="auto"/>
              <w:ind w:firstLine="0"/>
              <w:jc w:val="left"/>
              <w:rPr>
                <w:sz w:val="21"/>
              </w:rPr>
            </w:pPr>
            <w:r>
              <w:rPr>
                <w:sz w:val="21"/>
                <w:szCs w:val="21"/>
              </w:rPr>
              <w:t>设计更改后重新试制</w:t>
            </w:r>
          </w:p>
        </w:tc>
      </w:tr>
      <w:tr w14:paraId="177A2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0" w:type="dxa"/>
            <w:vAlign w:val="center"/>
          </w:tcPr>
          <w:p w14:paraId="12E4A9CF">
            <w:pPr>
              <w:snapToGrid w:val="0"/>
              <w:spacing w:before="70" w:after="70" w:line="240" w:lineRule="auto"/>
              <w:ind w:firstLine="0"/>
              <w:jc w:val="center"/>
              <w:rPr>
                <w:sz w:val="21"/>
              </w:rPr>
            </w:pPr>
            <w:r>
              <w:rPr>
                <w:sz w:val="21"/>
                <w:szCs w:val="21"/>
              </w:rPr>
              <w:t>G3</w:t>
            </w:r>
          </w:p>
        </w:tc>
        <w:tc>
          <w:tcPr>
            <w:tcW w:w="1410" w:type="dxa"/>
            <w:vAlign w:val="center"/>
          </w:tcPr>
          <w:p w14:paraId="695325B1">
            <w:pPr>
              <w:snapToGrid w:val="0"/>
              <w:spacing w:before="70" w:after="70" w:line="240" w:lineRule="auto"/>
              <w:ind w:firstLine="0"/>
              <w:jc w:val="center"/>
              <w:rPr>
                <w:sz w:val="21"/>
              </w:rPr>
            </w:pPr>
            <w:r>
              <w:rPr>
                <w:sz w:val="21"/>
                <w:szCs w:val="21"/>
              </w:rPr>
              <w:t>首站验证门</w:t>
            </w:r>
          </w:p>
        </w:tc>
        <w:tc>
          <w:tcPr>
            <w:tcW w:w="2608" w:type="dxa"/>
            <w:vAlign w:val="center"/>
          </w:tcPr>
          <w:p w14:paraId="35D9D9AF">
            <w:pPr>
              <w:snapToGrid w:val="0"/>
              <w:spacing w:before="70" w:after="70" w:line="240" w:lineRule="auto"/>
              <w:ind w:firstLine="0"/>
              <w:jc w:val="center"/>
              <w:rPr>
                <w:sz w:val="21"/>
              </w:rPr>
            </w:pPr>
            <w:r>
              <w:rPr>
                <w:sz w:val="21"/>
                <w:szCs w:val="21"/>
              </w:rPr>
              <w:t>首站数据完整、精度检查点合格、覆盖率达标</w:t>
            </w:r>
          </w:p>
        </w:tc>
        <w:tc>
          <w:tcPr>
            <w:tcW w:w="1807" w:type="dxa"/>
            <w:vAlign w:val="center"/>
          </w:tcPr>
          <w:p w14:paraId="0180D503">
            <w:pPr>
              <w:snapToGrid w:val="0"/>
              <w:spacing w:before="70" w:after="70" w:line="240" w:lineRule="auto"/>
              <w:ind w:firstLine="0"/>
              <w:jc w:val="left"/>
              <w:rPr>
                <w:sz w:val="21"/>
              </w:rPr>
            </w:pPr>
            <w:r>
              <w:rPr>
                <w:sz w:val="21"/>
                <w:szCs w:val="21"/>
              </w:rPr>
              <w:t>技术负责人组织专项评审</w:t>
            </w:r>
          </w:p>
        </w:tc>
        <w:tc>
          <w:tcPr>
            <w:tcW w:w="2195" w:type="dxa"/>
            <w:vAlign w:val="center"/>
          </w:tcPr>
          <w:p w14:paraId="46787DAD">
            <w:pPr>
              <w:snapToGrid w:val="0"/>
              <w:spacing w:before="70" w:after="70" w:line="240" w:lineRule="auto"/>
              <w:ind w:firstLine="0"/>
              <w:jc w:val="left"/>
              <w:rPr>
                <w:sz w:val="21"/>
              </w:rPr>
            </w:pPr>
            <w:r>
              <w:rPr>
                <w:sz w:val="21"/>
                <w:szCs w:val="21"/>
              </w:rPr>
              <w:t>补测或参数复标定</w:t>
            </w:r>
          </w:p>
        </w:tc>
      </w:tr>
      <w:tr w14:paraId="6634B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0" w:type="dxa"/>
            <w:vAlign w:val="center"/>
          </w:tcPr>
          <w:p w14:paraId="446D7C9E">
            <w:pPr>
              <w:snapToGrid w:val="0"/>
              <w:spacing w:before="70" w:after="70" w:line="240" w:lineRule="auto"/>
              <w:ind w:firstLine="0"/>
              <w:jc w:val="center"/>
              <w:rPr>
                <w:sz w:val="21"/>
              </w:rPr>
            </w:pPr>
            <w:r>
              <w:rPr>
                <w:sz w:val="21"/>
                <w:szCs w:val="21"/>
              </w:rPr>
              <w:t>G4</w:t>
            </w:r>
          </w:p>
        </w:tc>
        <w:tc>
          <w:tcPr>
            <w:tcW w:w="1410" w:type="dxa"/>
            <w:vAlign w:val="center"/>
          </w:tcPr>
          <w:p w14:paraId="37529AE2">
            <w:pPr>
              <w:snapToGrid w:val="0"/>
              <w:spacing w:before="70" w:after="70" w:line="240" w:lineRule="auto"/>
              <w:ind w:firstLine="0"/>
              <w:jc w:val="center"/>
              <w:rPr>
                <w:sz w:val="21"/>
              </w:rPr>
            </w:pPr>
            <w:r>
              <w:rPr>
                <w:sz w:val="21"/>
                <w:szCs w:val="21"/>
              </w:rPr>
              <w:t>一期总结门</w:t>
            </w:r>
          </w:p>
        </w:tc>
        <w:tc>
          <w:tcPr>
            <w:tcW w:w="2608" w:type="dxa"/>
            <w:vAlign w:val="center"/>
          </w:tcPr>
          <w:p w14:paraId="770C8FA3">
            <w:pPr>
              <w:snapToGrid w:val="0"/>
              <w:spacing w:before="70" w:after="70" w:line="240" w:lineRule="auto"/>
              <w:ind w:firstLine="0"/>
              <w:jc w:val="center"/>
              <w:rPr>
                <w:sz w:val="21"/>
              </w:rPr>
            </w:pPr>
            <w:r>
              <w:rPr>
                <w:sz w:val="21"/>
                <w:szCs w:val="21"/>
              </w:rPr>
              <w:t>三站一期数据全部入库、问题清单完整、优化措施明确</w:t>
            </w:r>
          </w:p>
        </w:tc>
        <w:tc>
          <w:tcPr>
            <w:tcW w:w="1807" w:type="dxa"/>
            <w:vAlign w:val="center"/>
          </w:tcPr>
          <w:p w14:paraId="37EF619E">
            <w:pPr>
              <w:snapToGrid w:val="0"/>
              <w:spacing w:before="70" w:after="70" w:line="240" w:lineRule="auto"/>
              <w:ind w:firstLine="0"/>
              <w:jc w:val="left"/>
              <w:rPr>
                <w:sz w:val="21"/>
              </w:rPr>
            </w:pPr>
            <w:r>
              <w:rPr>
                <w:sz w:val="21"/>
                <w:szCs w:val="21"/>
              </w:rPr>
              <w:t>阶段评审会</w:t>
            </w:r>
          </w:p>
        </w:tc>
        <w:tc>
          <w:tcPr>
            <w:tcW w:w="2195" w:type="dxa"/>
            <w:vAlign w:val="center"/>
          </w:tcPr>
          <w:p w14:paraId="7580B88C">
            <w:pPr>
              <w:snapToGrid w:val="0"/>
              <w:spacing w:before="70" w:after="70" w:line="240" w:lineRule="auto"/>
              <w:ind w:firstLine="0"/>
              <w:jc w:val="left"/>
              <w:rPr>
                <w:sz w:val="21"/>
              </w:rPr>
            </w:pPr>
            <w:r>
              <w:rPr>
                <w:sz w:val="21"/>
                <w:szCs w:val="21"/>
              </w:rPr>
              <w:t>补充验证后重开</w:t>
            </w:r>
          </w:p>
        </w:tc>
      </w:tr>
      <w:tr w14:paraId="70CE3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0" w:type="dxa"/>
            <w:vAlign w:val="center"/>
          </w:tcPr>
          <w:p w14:paraId="106A22FA">
            <w:pPr>
              <w:snapToGrid w:val="0"/>
              <w:spacing w:before="70" w:after="70" w:line="240" w:lineRule="auto"/>
              <w:ind w:firstLine="0"/>
              <w:jc w:val="center"/>
              <w:rPr>
                <w:sz w:val="21"/>
              </w:rPr>
            </w:pPr>
            <w:r>
              <w:rPr>
                <w:sz w:val="21"/>
                <w:szCs w:val="21"/>
              </w:rPr>
              <w:t>G5</w:t>
            </w:r>
          </w:p>
        </w:tc>
        <w:tc>
          <w:tcPr>
            <w:tcW w:w="1410" w:type="dxa"/>
            <w:vAlign w:val="center"/>
          </w:tcPr>
          <w:p w14:paraId="52CC98E7">
            <w:pPr>
              <w:snapToGrid w:val="0"/>
              <w:spacing w:before="70" w:after="70" w:line="240" w:lineRule="auto"/>
              <w:ind w:firstLine="0"/>
              <w:jc w:val="center"/>
              <w:rPr>
                <w:sz w:val="21"/>
              </w:rPr>
            </w:pPr>
            <w:r>
              <w:rPr>
                <w:sz w:val="21"/>
                <w:szCs w:val="21"/>
              </w:rPr>
              <w:t>验收移交门</w:t>
            </w:r>
          </w:p>
        </w:tc>
        <w:tc>
          <w:tcPr>
            <w:tcW w:w="2608" w:type="dxa"/>
            <w:vAlign w:val="center"/>
          </w:tcPr>
          <w:p w14:paraId="0E12A5B8">
            <w:pPr>
              <w:snapToGrid w:val="0"/>
              <w:spacing w:before="70" w:after="70" w:line="240" w:lineRule="auto"/>
              <w:ind w:firstLine="0"/>
              <w:jc w:val="center"/>
              <w:rPr>
                <w:sz w:val="21"/>
              </w:rPr>
            </w:pPr>
            <w:r>
              <w:rPr>
                <w:sz w:val="21"/>
                <w:szCs w:val="21"/>
              </w:rPr>
              <w:t>全部交付物齐备、档案组卷完成、软件通过测试</w:t>
            </w:r>
          </w:p>
        </w:tc>
        <w:tc>
          <w:tcPr>
            <w:tcW w:w="1807" w:type="dxa"/>
            <w:vAlign w:val="center"/>
          </w:tcPr>
          <w:p w14:paraId="7C6C487A">
            <w:pPr>
              <w:snapToGrid w:val="0"/>
              <w:spacing w:before="70" w:after="70" w:line="240" w:lineRule="auto"/>
              <w:ind w:firstLine="0"/>
              <w:jc w:val="left"/>
              <w:rPr>
                <w:sz w:val="21"/>
              </w:rPr>
            </w:pPr>
            <w:r>
              <w:rPr>
                <w:sz w:val="21"/>
                <w:szCs w:val="21"/>
              </w:rPr>
              <w:t>甲方组织的验收</w:t>
            </w:r>
          </w:p>
        </w:tc>
        <w:tc>
          <w:tcPr>
            <w:tcW w:w="2195" w:type="dxa"/>
            <w:vAlign w:val="center"/>
          </w:tcPr>
          <w:p w14:paraId="612558D8">
            <w:pPr>
              <w:snapToGrid w:val="0"/>
              <w:spacing w:before="70" w:after="70" w:line="240" w:lineRule="auto"/>
              <w:ind w:firstLine="0"/>
              <w:jc w:val="left"/>
              <w:rPr>
                <w:sz w:val="21"/>
              </w:rPr>
            </w:pPr>
            <w:r>
              <w:rPr>
                <w:sz w:val="21"/>
                <w:szCs w:val="21"/>
              </w:rPr>
              <w:t>限期补齐后复验</w:t>
            </w:r>
          </w:p>
        </w:tc>
      </w:tr>
    </w:tbl>
    <w:p w14:paraId="335EFE82">
      <w:pPr>
        <w:spacing w:line="240" w:lineRule="auto"/>
      </w:pPr>
    </w:p>
    <w:p w14:paraId="5E56882F">
      <w:r>
        <w:t>每道门禁均形成《门禁评审记录》，记录参加人员、评审结论、遗留问题与关闭时限，作为阶段成果的组成部分归档。</w:t>
      </w:r>
    </w:p>
    <w:p w14:paraId="38B34D70">
      <w:pPr>
        <w:pStyle w:val="5"/>
      </w:pPr>
      <w:bookmarkStart w:id="52" w:name="_Toc17003"/>
      <w:r>
        <w:rPr>
          <w:szCs w:val="32"/>
        </w:rPr>
        <w:t>1.5.5 资源投入曲线与平衡</w:t>
      </w:r>
      <w:bookmarkEnd w:id="52"/>
    </w:p>
    <w:p w14:paraId="51AE9DC6">
      <w:r>
        <w:rPr>
          <w:rFonts w:hint="eastAsia"/>
        </w:rPr>
        <w:t>项目实施周期内，人力与设备资源的投入强度并非呈现均匀分布特征，而是随各阶段任务负荷动态调整。本研究采用“前期研发资源集中配置、中期三站并行协同作业、后期成果集中归集”的资源调配准则，规避资源“前期冗余闲置、后期负荷过载”的配置失衡问题。</w:t>
      </w:r>
    </w:p>
    <w:tbl>
      <w:tblPr>
        <w:tblStyle w:val="32"/>
        <w:tblW w:w="88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2016"/>
        <w:gridCol w:w="1806"/>
        <w:gridCol w:w="1600"/>
        <w:gridCol w:w="2226"/>
      </w:tblGrid>
      <w:tr w14:paraId="2E5C4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32E797D6">
            <w:pPr>
              <w:snapToGrid w:val="0"/>
              <w:spacing w:before="70" w:after="70" w:line="240" w:lineRule="auto"/>
              <w:ind w:firstLine="0"/>
              <w:jc w:val="center"/>
              <w:rPr>
                <w:b/>
                <w:sz w:val="21"/>
              </w:rPr>
            </w:pPr>
            <w:r>
              <w:rPr>
                <w:b/>
                <w:sz w:val="21"/>
                <w:szCs w:val="21"/>
              </w:rPr>
              <w:t>阶段</w:t>
            </w:r>
          </w:p>
        </w:tc>
        <w:tc>
          <w:tcPr>
            <w:tcW w:w="2016" w:type="dxa"/>
            <w:shd w:val="clear" w:color="auto" w:fill="E7E6E6"/>
            <w:vAlign w:val="center"/>
          </w:tcPr>
          <w:p w14:paraId="79B8BD96">
            <w:pPr>
              <w:snapToGrid w:val="0"/>
              <w:spacing w:before="70" w:after="70" w:line="240" w:lineRule="auto"/>
              <w:ind w:firstLine="0"/>
              <w:jc w:val="center"/>
              <w:rPr>
                <w:b/>
                <w:sz w:val="21"/>
              </w:rPr>
            </w:pPr>
            <w:r>
              <w:rPr>
                <w:b/>
                <w:sz w:val="21"/>
                <w:szCs w:val="21"/>
              </w:rPr>
              <w:t>研发人员投入</w:t>
            </w:r>
          </w:p>
        </w:tc>
        <w:tc>
          <w:tcPr>
            <w:tcW w:w="1806" w:type="dxa"/>
            <w:shd w:val="clear" w:color="auto" w:fill="E7E6E6"/>
            <w:vAlign w:val="center"/>
          </w:tcPr>
          <w:p w14:paraId="3F4E2352">
            <w:pPr>
              <w:snapToGrid w:val="0"/>
              <w:spacing w:before="70" w:after="70" w:line="240" w:lineRule="auto"/>
              <w:ind w:firstLine="0"/>
              <w:jc w:val="center"/>
              <w:rPr>
                <w:b/>
                <w:sz w:val="21"/>
              </w:rPr>
            </w:pPr>
            <w:r>
              <w:rPr>
                <w:b/>
                <w:sz w:val="21"/>
                <w:szCs w:val="21"/>
              </w:rPr>
              <w:t>现场人员投入</w:t>
            </w:r>
          </w:p>
        </w:tc>
        <w:tc>
          <w:tcPr>
            <w:tcW w:w="1600" w:type="dxa"/>
            <w:shd w:val="clear" w:color="auto" w:fill="E7E6E6"/>
            <w:vAlign w:val="center"/>
          </w:tcPr>
          <w:p w14:paraId="33ADD622">
            <w:pPr>
              <w:snapToGrid w:val="0"/>
              <w:spacing w:before="70" w:after="70" w:line="240" w:lineRule="auto"/>
              <w:ind w:firstLine="0"/>
              <w:jc w:val="center"/>
              <w:rPr>
                <w:b/>
                <w:sz w:val="21"/>
              </w:rPr>
            </w:pPr>
            <w:r>
              <w:rPr>
                <w:b/>
                <w:sz w:val="21"/>
                <w:szCs w:val="21"/>
              </w:rPr>
              <w:t>设备投入状态</w:t>
            </w:r>
          </w:p>
        </w:tc>
        <w:tc>
          <w:tcPr>
            <w:tcW w:w="2226" w:type="dxa"/>
            <w:shd w:val="clear" w:color="auto" w:fill="E7E6E6"/>
            <w:vAlign w:val="center"/>
          </w:tcPr>
          <w:p w14:paraId="2EFCABEC">
            <w:pPr>
              <w:snapToGrid w:val="0"/>
              <w:spacing w:before="70" w:after="70" w:line="240" w:lineRule="auto"/>
              <w:ind w:firstLine="0"/>
              <w:jc w:val="center"/>
              <w:rPr>
                <w:b/>
                <w:sz w:val="21"/>
              </w:rPr>
            </w:pPr>
            <w:r>
              <w:rPr>
                <w:b/>
                <w:sz w:val="21"/>
                <w:szCs w:val="21"/>
              </w:rPr>
              <w:t>主要风险点</w:t>
            </w:r>
          </w:p>
        </w:tc>
      </w:tr>
      <w:tr w14:paraId="46991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4307C95">
            <w:pPr>
              <w:snapToGrid w:val="0"/>
              <w:spacing w:before="70" w:after="70" w:line="240" w:lineRule="auto"/>
              <w:ind w:firstLine="0"/>
              <w:jc w:val="center"/>
              <w:rPr>
                <w:sz w:val="21"/>
              </w:rPr>
            </w:pPr>
            <w:r>
              <w:rPr>
                <w:sz w:val="21"/>
                <w:szCs w:val="21"/>
              </w:rPr>
              <w:t>第一阶段</w:t>
            </w:r>
          </w:p>
        </w:tc>
        <w:tc>
          <w:tcPr>
            <w:tcW w:w="2016" w:type="dxa"/>
            <w:vAlign w:val="center"/>
          </w:tcPr>
          <w:p w14:paraId="732818FF">
            <w:pPr>
              <w:snapToGrid w:val="0"/>
              <w:spacing w:before="70" w:after="70" w:line="240" w:lineRule="auto"/>
              <w:ind w:firstLine="0"/>
              <w:jc w:val="center"/>
              <w:rPr>
                <w:sz w:val="21"/>
              </w:rPr>
            </w:pPr>
            <w:r>
              <w:rPr>
                <w:sz w:val="21"/>
                <w:szCs w:val="21"/>
              </w:rPr>
              <w:t>高（方案与设计）</w:t>
            </w:r>
          </w:p>
        </w:tc>
        <w:tc>
          <w:tcPr>
            <w:tcW w:w="1806" w:type="dxa"/>
            <w:vAlign w:val="center"/>
          </w:tcPr>
          <w:p w14:paraId="6453E9AB">
            <w:pPr>
              <w:snapToGrid w:val="0"/>
              <w:spacing w:before="70" w:after="70" w:line="240" w:lineRule="auto"/>
              <w:ind w:firstLine="0"/>
              <w:jc w:val="center"/>
              <w:rPr>
                <w:sz w:val="21"/>
              </w:rPr>
            </w:pPr>
            <w:r>
              <w:rPr>
                <w:sz w:val="21"/>
                <w:szCs w:val="21"/>
              </w:rPr>
              <w:t>低（踏勘）</w:t>
            </w:r>
          </w:p>
        </w:tc>
        <w:tc>
          <w:tcPr>
            <w:tcW w:w="1600" w:type="dxa"/>
            <w:vAlign w:val="center"/>
          </w:tcPr>
          <w:p w14:paraId="023828DB">
            <w:pPr>
              <w:snapToGrid w:val="0"/>
              <w:spacing w:before="70" w:after="70" w:line="240" w:lineRule="auto"/>
              <w:ind w:firstLine="0"/>
              <w:jc w:val="left"/>
              <w:rPr>
                <w:sz w:val="21"/>
              </w:rPr>
            </w:pPr>
            <w:r>
              <w:rPr>
                <w:sz w:val="21"/>
                <w:szCs w:val="21"/>
              </w:rPr>
              <w:t>采购与试制</w:t>
            </w:r>
          </w:p>
        </w:tc>
        <w:tc>
          <w:tcPr>
            <w:tcW w:w="2226" w:type="dxa"/>
            <w:vAlign w:val="center"/>
          </w:tcPr>
          <w:p w14:paraId="3F8403F8">
            <w:pPr>
              <w:snapToGrid w:val="0"/>
              <w:spacing w:before="70" w:after="70" w:line="240" w:lineRule="auto"/>
              <w:ind w:firstLine="0"/>
              <w:jc w:val="center"/>
              <w:rPr>
                <w:sz w:val="21"/>
              </w:rPr>
            </w:pPr>
            <w:r>
              <w:rPr>
                <w:sz w:val="21"/>
                <w:szCs w:val="21"/>
              </w:rPr>
              <w:t>方案反复导致延期</w:t>
            </w:r>
          </w:p>
        </w:tc>
      </w:tr>
      <w:tr w14:paraId="241D2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991782B">
            <w:pPr>
              <w:snapToGrid w:val="0"/>
              <w:spacing w:before="70" w:after="70" w:line="240" w:lineRule="auto"/>
              <w:ind w:firstLine="0"/>
              <w:jc w:val="center"/>
              <w:rPr>
                <w:sz w:val="21"/>
              </w:rPr>
            </w:pPr>
            <w:r>
              <w:rPr>
                <w:sz w:val="21"/>
                <w:szCs w:val="21"/>
              </w:rPr>
              <w:t>第二阶段</w:t>
            </w:r>
          </w:p>
        </w:tc>
        <w:tc>
          <w:tcPr>
            <w:tcW w:w="2016" w:type="dxa"/>
            <w:vAlign w:val="center"/>
          </w:tcPr>
          <w:p w14:paraId="5CBC1489">
            <w:pPr>
              <w:snapToGrid w:val="0"/>
              <w:spacing w:before="70" w:after="70" w:line="240" w:lineRule="auto"/>
              <w:ind w:firstLine="0"/>
              <w:jc w:val="center"/>
              <w:rPr>
                <w:sz w:val="21"/>
              </w:rPr>
            </w:pPr>
            <w:r>
              <w:rPr>
                <w:sz w:val="21"/>
                <w:szCs w:val="21"/>
              </w:rPr>
              <w:t>高（装备与软件）</w:t>
            </w:r>
          </w:p>
        </w:tc>
        <w:tc>
          <w:tcPr>
            <w:tcW w:w="1806" w:type="dxa"/>
            <w:vAlign w:val="center"/>
          </w:tcPr>
          <w:p w14:paraId="366CC2FB">
            <w:pPr>
              <w:snapToGrid w:val="0"/>
              <w:spacing w:before="70" w:after="70" w:line="240" w:lineRule="auto"/>
              <w:ind w:firstLine="0"/>
              <w:jc w:val="center"/>
              <w:rPr>
                <w:sz w:val="21"/>
              </w:rPr>
            </w:pPr>
            <w:r>
              <w:rPr>
                <w:sz w:val="21"/>
                <w:szCs w:val="21"/>
              </w:rPr>
              <w:t>中（首站验证）</w:t>
            </w:r>
          </w:p>
        </w:tc>
        <w:tc>
          <w:tcPr>
            <w:tcW w:w="1600" w:type="dxa"/>
            <w:vAlign w:val="center"/>
          </w:tcPr>
          <w:p w14:paraId="0580F0A7">
            <w:pPr>
              <w:snapToGrid w:val="0"/>
              <w:spacing w:before="70" w:after="70" w:line="240" w:lineRule="auto"/>
              <w:ind w:firstLine="0"/>
              <w:jc w:val="left"/>
              <w:rPr>
                <w:sz w:val="21"/>
              </w:rPr>
            </w:pPr>
            <w:r>
              <w:rPr>
                <w:sz w:val="21"/>
                <w:szCs w:val="21"/>
              </w:rPr>
              <w:t>全部到位</w:t>
            </w:r>
          </w:p>
        </w:tc>
        <w:tc>
          <w:tcPr>
            <w:tcW w:w="2226" w:type="dxa"/>
            <w:vAlign w:val="center"/>
          </w:tcPr>
          <w:p w14:paraId="3E9CE580">
            <w:pPr>
              <w:snapToGrid w:val="0"/>
              <w:spacing w:before="70" w:after="70" w:line="240" w:lineRule="auto"/>
              <w:ind w:firstLine="0"/>
              <w:jc w:val="center"/>
              <w:rPr>
                <w:sz w:val="21"/>
              </w:rPr>
            </w:pPr>
            <w:r>
              <w:rPr>
                <w:sz w:val="21"/>
                <w:szCs w:val="21"/>
              </w:rPr>
              <w:t>装备定型延误</w:t>
            </w:r>
          </w:p>
        </w:tc>
      </w:tr>
      <w:tr w14:paraId="3AC4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0D730FB5">
            <w:pPr>
              <w:snapToGrid w:val="0"/>
              <w:spacing w:before="70" w:after="70" w:line="240" w:lineRule="auto"/>
              <w:ind w:firstLine="0"/>
              <w:jc w:val="center"/>
              <w:rPr>
                <w:sz w:val="21"/>
              </w:rPr>
            </w:pPr>
            <w:r>
              <w:rPr>
                <w:sz w:val="21"/>
                <w:szCs w:val="21"/>
              </w:rPr>
              <w:t>第三阶段</w:t>
            </w:r>
          </w:p>
        </w:tc>
        <w:tc>
          <w:tcPr>
            <w:tcW w:w="2016" w:type="dxa"/>
            <w:vAlign w:val="center"/>
          </w:tcPr>
          <w:p w14:paraId="122E49C1">
            <w:pPr>
              <w:snapToGrid w:val="0"/>
              <w:spacing w:before="70" w:after="70" w:line="240" w:lineRule="auto"/>
              <w:ind w:firstLine="0"/>
              <w:jc w:val="center"/>
              <w:rPr>
                <w:sz w:val="21"/>
              </w:rPr>
            </w:pPr>
            <w:r>
              <w:rPr>
                <w:sz w:val="21"/>
                <w:szCs w:val="21"/>
              </w:rPr>
              <w:t>中（优化迭代）</w:t>
            </w:r>
          </w:p>
        </w:tc>
        <w:tc>
          <w:tcPr>
            <w:tcW w:w="1806" w:type="dxa"/>
            <w:vAlign w:val="center"/>
          </w:tcPr>
          <w:p w14:paraId="14D03108">
            <w:pPr>
              <w:snapToGrid w:val="0"/>
              <w:spacing w:before="70" w:after="70" w:line="240" w:lineRule="auto"/>
              <w:ind w:firstLine="0"/>
              <w:jc w:val="center"/>
              <w:rPr>
                <w:sz w:val="21"/>
              </w:rPr>
            </w:pPr>
            <w:r>
              <w:rPr>
                <w:sz w:val="21"/>
                <w:szCs w:val="21"/>
              </w:rPr>
              <w:t>高（三站并行）</w:t>
            </w:r>
          </w:p>
        </w:tc>
        <w:tc>
          <w:tcPr>
            <w:tcW w:w="1600" w:type="dxa"/>
            <w:vAlign w:val="center"/>
          </w:tcPr>
          <w:p w14:paraId="11F5B110">
            <w:pPr>
              <w:snapToGrid w:val="0"/>
              <w:spacing w:before="70" w:after="70" w:line="240" w:lineRule="auto"/>
              <w:ind w:firstLine="0"/>
              <w:jc w:val="left"/>
              <w:rPr>
                <w:sz w:val="21"/>
              </w:rPr>
            </w:pPr>
            <w:r>
              <w:rPr>
                <w:sz w:val="21"/>
                <w:szCs w:val="21"/>
              </w:rPr>
              <w:t>满负荷</w:t>
            </w:r>
          </w:p>
        </w:tc>
        <w:tc>
          <w:tcPr>
            <w:tcW w:w="2226" w:type="dxa"/>
            <w:vAlign w:val="center"/>
          </w:tcPr>
          <w:p w14:paraId="19966C49">
            <w:pPr>
              <w:snapToGrid w:val="0"/>
              <w:spacing w:before="70" w:after="70" w:line="240" w:lineRule="auto"/>
              <w:ind w:firstLine="0"/>
              <w:jc w:val="center"/>
              <w:rPr>
                <w:sz w:val="21"/>
              </w:rPr>
            </w:pPr>
            <w:r>
              <w:rPr>
                <w:sz w:val="21"/>
                <w:szCs w:val="21"/>
              </w:rPr>
              <w:t>窗口冲突、转场损耗</w:t>
            </w:r>
          </w:p>
        </w:tc>
      </w:tr>
      <w:tr w14:paraId="50C33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FA6963B">
            <w:pPr>
              <w:snapToGrid w:val="0"/>
              <w:spacing w:before="70" w:after="70" w:line="240" w:lineRule="auto"/>
              <w:ind w:firstLine="0"/>
              <w:jc w:val="center"/>
              <w:rPr>
                <w:sz w:val="21"/>
              </w:rPr>
            </w:pPr>
            <w:r>
              <w:rPr>
                <w:sz w:val="21"/>
                <w:szCs w:val="21"/>
              </w:rPr>
              <w:t>第四阶段</w:t>
            </w:r>
          </w:p>
        </w:tc>
        <w:tc>
          <w:tcPr>
            <w:tcW w:w="2016" w:type="dxa"/>
            <w:vAlign w:val="center"/>
          </w:tcPr>
          <w:p w14:paraId="24DE1B45">
            <w:pPr>
              <w:snapToGrid w:val="0"/>
              <w:spacing w:before="70" w:after="70" w:line="240" w:lineRule="auto"/>
              <w:ind w:firstLine="0"/>
              <w:jc w:val="center"/>
              <w:rPr>
                <w:sz w:val="21"/>
              </w:rPr>
            </w:pPr>
            <w:r>
              <w:rPr>
                <w:sz w:val="21"/>
                <w:szCs w:val="21"/>
              </w:rPr>
              <w:t>低（维护支持）</w:t>
            </w:r>
          </w:p>
        </w:tc>
        <w:tc>
          <w:tcPr>
            <w:tcW w:w="1806" w:type="dxa"/>
            <w:vAlign w:val="center"/>
          </w:tcPr>
          <w:p w14:paraId="77C8E4A1">
            <w:pPr>
              <w:snapToGrid w:val="0"/>
              <w:spacing w:before="70" w:after="70" w:line="240" w:lineRule="auto"/>
              <w:ind w:firstLine="0"/>
              <w:jc w:val="center"/>
              <w:rPr>
                <w:sz w:val="21"/>
              </w:rPr>
            </w:pPr>
            <w:r>
              <w:rPr>
                <w:sz w:val="21"/>
                <w:szCs w:val="21"/>
              </w:rPr>
              <w:t>低（补充测量）</w:t>
            </w:r>
          </w:p>
        </w:tc>
        <w:tc>
          <w:tcPr>
            <w:tcW w:w="1600" w:type="dxa"/>
            <w:vAlign w:val="center"/>
          </w:tcPr>
          <w:p w14:paraId="70F7E806">
            <w:pPr>
              <w:snapToGrid w:val="0"/>
              <w:spacing w:before="70" w:after="70" w:line="240" w:lineRule="auto"/>
              <w:ind w:firstLine="0"/>
              <w:jc w:val="left"/>
              <w:rPr>
                <w:sz w:val="21"/>
              </w:rPr>
            </w:pPr>
            <w:r>
              <w:rPr>
                <w:sz w:val="21"/>
                <w:szCs w:val="21"/>
              </w:rPr>
              <w:t>逐步撤收</w:t>
            </w:r>
          </w:p>
        </w:tc>
        <w:tc>
          <w:tcPr>
            <w:tcW w:w="2226" w:type="dxa"/>
            <w:vAlign w:val="center"/>
          </w:tcPr>
          <w:p w14:paraId="718D31FA">
            <w:pPr>
              <w:snapToGrid w:val="0"/>
              <w:spacing w:before="70" w:after="70" w:line="240" w:lineRule="auto"/>
              <w:ind w:firstLine="0"/>
              <w:jc w:val="center"/>
              <w:rPr>
                <w:sz w:val="21"/>
              </w:rPr>
            </w:pPr>
            <w:r>
              <w:rPr>
                <w:sz w:val="21"/>
                <w:szCs w:val="21"/>
              </w:rPr>
              <w:t>资料不全导致返工</w:t>
            </w:r>
          </w:p>
        </w:tc>
      </w:tr>
    </w:tbl>
    <w:p w14:paraId="6B410C84">
      <w:pPr>
        <w:spacing w:line="240" w:lineRule="auto"/>
      </w:pPr>
    </w:p>
    <w:p w14:paraId="398A0702">
      <w:r>
        <w:rPr>
          <w:rFonts w:hint="eastAsia"/>
        </w:rPr>
        <w:t>资源优化配置的核心策略为后台任务前置化：所有可在后台完成的数据处理、质量校验、成果编制类工作，均不占用现场作业窗口；现场仅执行需线下实施的采集与初步检测作业，以此将有限的作业窗口资源集中配置于数据获取环节。</w:t>
      </w:r>
    </w:p>
    <w:p w14:paraId="7F3BB6A8">
      <w:pPr>
        <w:pStyle w:val="5"/>
      </w:pPr>
      <w:bookmarkStart w:id="53" w:name="_Toc15641"/>
      <w:r>
        <w:rPr>
          <w:szCs w:val="32"/>
        </w:rPr>
        <w:t>1.5.6 变更管理与例外处理</w:t>
      </w:r>
      <w:bookmarkEnd w:id="53"/>
    </w:p>
    <w:p w14:paraId="30DB508E">
      <w:r>
        <w:rPr>
          <w:rFonts w:hint="eastAsia"/>
        </w:rPr>
        <w:t>鉴于本项目实施周期较长、跨主体协同界面复杂，实施过程中变更事件的发生具有客观必然性。本项目构建“分类管控-分级审批-闭环追溯”的标准化变更管理体系：首先按变更性质划分为技术变更、进度变更、范围变更、资源变更四个类别；继而依据变更影响程度划分为三个等级，其中一级变更指对合同约定指标或项目总工期产生影响的变更，二级变更指对单站实施进度或单项指标产生影响的变更，三级变更指不影响合同核心指标的内部调整；审批流程遵循层级化规则，一级变更须报请甲方审批，二级变更由项目负责人审批并向甲方报备，三级变更由技术负责人审批。所有变更均须录入《变更申请单》，明确记载变更动因、影响评估、替代方案及办结结论，从流程层面规避口头变更及事后权责争议问题。</w:t>
      </w:r>
    </w:p>
    <w:p w14:paraId="68AE256F">
      <w:r>
        <w:t>例外处理方面，对甲方临时提出的加急测量、补充测量、临时汇报等需求，我方设立</w:t>
      </w:r>
      <w:r>
        <w:rPr>
          <w:rFonts w:hint="eastAsia"/>
        </w:rPr>
        <w:t>“</w:t>
      </w:r>
      <w:r>
        <w:t>绿色通道</w:t>
      </w:r>
      <w:r>
        <w:rPr>
          <w:rFonts w:hint="eastAsia"/>
        </w:rPr>
        <w:t>”</w:t>
      </w:r>
      <w:r>
        <w:t>：在不影响主线节点的前提下，由项目负责人评估资源占用，24 h 内答复可行性与所需时间，48 h 内启动实施，事后补办手续。该机制既保证响应速度，也保证主线不受冲击。</w:t>
      </w:r>
    </w:p>
    <w:p w14:paraId="7BDF08F5">
      <w:pPr>
        <w:pStyle w:val="4"/>
      </w:pPr>
      <w:bookmarkStart w:id="54" w:name="_Toc913"/>
      <w:r>
        <w:rPr>
          <w:szCs w:val="36"/>
        </w:rPr>
        <w:t>1.6 方案先进性</w:t>
      </w:r>
      <w:bookmarkEnd w:id="54"/>
    </w:p>
    <w:p w14:paraId="3667A5F3">
      <w:r>
        <w:rPr>
          <w:rFonts w:hint="eastAsia"/>
        </w:rPr>
        <w:t>对测量技术方案先进性的评价，不应仅以所采用新技术的种类为判据，更应聚焦于新技术是否能破解传统技术路径难以解决的固有难题。针对本项目的应用场景，传统作业模式存在三类明确的短板：其一，过流形面测量依赖外部协作，且获取的点云数据密度不足，底板高程测量采用水准仪逐点施测，单闸室作业存在效率低下、数据覆盖不全的缺陷；其二，缺陷识别依赖人工目视判读与经验判断，同一部位的缺陷等级判定存在主观离散性；其三，历年监测数据处于割裂存储状态，不具备跨年度比对分析的基础。本方案中的各项技术选型，均精准对应上述三类核心痛点。</w:t>
      </w:r>
    </w:p>
    <w:p w14:paraId="41563A5D">
      <w:r>
        <w:t>多目视觉跟踪与面扫描一体化，解决的是</w:t>
      </w:r>
      <w:r>
        <w:rPr>
          <w:rFonts w:hint="eastAsia"/>
        </w:rPr>
        <w:t>“</w:t>
      </w:r>
      <w:r>
        <w:t>测得全、测得准</w:t>
      </w:r>
      <w:r>
        <w:rPr>
          <w:rFonts w:hint="eastAsia"/>
        </w:rPr>
        <w:t>”</w:t>
      </w:r>
      <w:r>
        <w:t>的矛盾。传统思路里，精度高的设备覆盖小，覆盖大的设备精度低，二者只能二选一；把跟踪测量作为内核、把面扫描作为终端之后，终端可以换、内核不变，精度与覆盖第一次在同一个系统里同时成立。这一点在葛洲坝平坡场景最直观：两站完成整孔覆盖，同时保持 1 mm 的检查点中误差，这是手持扫描加人工补测很难稳定做到的。</w:t>
      </w:r>
    </w:p>
    <w:p w14:paraId="2409C885">
      <w:r>
        <w:t>几何与语义双通道判识，解决的是</w:t>
      </w:r>
      <w:r>
        <w:rPr>
          <w:rFonts w:hint="eastAsia"/>
        </w:rPr>
        <w:t>“</w:t>
      </w:r>
      <w:r>
        <w:t>判得准、判得一致</w:t>
      </w:r>
      <w:r>
        <w:rPr>
          <w:rFonts w:hint="eastAsia"/>
        </w:rPr>
        <w:t>”</w:t>
      </w:r>
      <w:r>
        <w:t>。单纯依靠影像识别，能分出裂缝、露筋这些类别，但回答不了</w:t>
      </w:r>
      <w:r>
        <w:rPr>
          <w:rFonts w:hint="eastAsia"/>
        </w:rPr>
        <w:t>“</w:t>
      </w:r>
      <w:r>
        <w:t>是否构成体型削减</w:t>
      </w:r>
      <w:r>
        <w:rPr>
          <w:rFonts w:hint="eastAsia"/>
        </w:rPr>
        <w:t>”</w:t>
      </w:r>
      <w:r>
        <w:t>这个规范层面的核心问题；单纯依靠几何分析，能算出深度和体积，但说不清缺陷属于哪一类。把两条通道并联、再用可配置规则库融合，等于把</w:t>
      </w:r>
      <w:r>
        <w:rPr>
          <w:rFonts w:hint="eastAsia"/>
        </w:rPr>
        <w:t>“</w:t>
      </w:r>
      <w:r>
        <w:t>规范条文</w:t>
      </w:r>
      <w:r>
        <w:rPr>
          <w:rFonts w:hint="eastAsia"/>
        </w:rPr>
        <w:t>”</w:t>
      </w:r>
      <w:r>
        <w:t>翻译成了</w:t>
      </w:r>
      <w:r>
        <w:rPr>
          <w:rFonts w:hint="eastAsia"/>
        </w:rPr>
        <w:t>“</w:t>
      </w:r>
      <w:r>
        <w:t>可执行的判断逻辑</w:t>
      </w:r>
      <w:r>
        <w:rPr>
          <w:rFonts w:hint="eastAsia"/>
        </w:rPr>
        <w:t>”</w:t>
      </w:r>
      <w:r>
        <w:t>，同一个部位换谁来判，结论都能收敛到同一个区间。</w:t>
      </w:r>
    </w:p>
    <w:p w14:paraId="265E5BC7">
      <w:r>
        <w:rPr>
          <w:rFonts w:hint="eastAsia"/>
        </w:rPr>
        <w:t>跨年度可比对机制的核心目标在于保障多期数据的纵向可比性。该机制看似技术复杂度较低，其实现的关键前置要求在于：坐标框架、缺陷编码体系、成果数据格式须在项目首期即予以标准化锁定，否则后续无法实现追溯性补正。本方案将上述三项要求纳入数据标准规范体系，并通过软件设置强制校验规则，其本质是为后续五至十年跨度的纵向对比分析构建底层支撑框架。从项目评审维度审视，此类“短期增益不显著、长期价值显著”的设计，恰是本方案与常规检测服务相区分的核心价值体现。</w:t>
      </w:r>
    </w:p>
    <w:tbl>
      <w:tblPr>
        <w:tblStyle w:val="32"/>
        <w:tblW w:w="91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63"/>
        <w:gridCol w:w="2676"/>
        <w:gridCol w:w="3154"/>
        <w:gridCol w:w="2123"/>
      </w:tblGrid>
      <w:tr w14:paraId="33B01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shd w:val="clear" w:color="auto" w:fill="E7E6E6"/>
            <w:vAlign w:val="center"/>
          </w:tcPr>
          <w:p w14:paraId="0CF3A362">
            <w:pPr>
              <w:snapToGrid w:val="0"/>
              <w:spacing w:before="70" w:after="70" w:line="320" w:lineRule="auto"/>
              <w:ind w:firstLine="0"/>
              <w:jc w:val="left"/>
            </w:pPr>
            <w:r>
              <w:rPr>
                <w:b/>
                <w:sz w:val="21"/>
                <w:szCs w:val="21"/>
              </w:rPr>
              <w:t>对比维度</w:t>
            </w:r>
          </w:p>
        </w:tc>
        <w:tc>
          <w:tcPr>
            <w:tcW w:w="2676" w:type="dxa"/>
            <w:shd w:val="clear" w:color="auto" w:fill="E7E6E6"/>
            <w:vAlign w:val="center"/>
          </w:tcPr>
          <w:p w14:paraId="79CFA204">
            <w:pPr>
              <w:snapToGrid w:val="0"/>
              <w:spacing w:before="70" w:after="70" w:line="320" w:lineRule="auto"/>
              <w:jc w:val="left"/>
            </w:pPr>
            <w:r>
              <w:rPr>
                <w:b/>
                <w:sz w:val="21"/>
                <w:szCs w:val="21"/>
              </w:rPr>
              <w:t>传统做法</w:t>
            </w:r>
          </w:p>
        </w:tc>
        <w:tc>
          <w:tcPr>
            <w:tcW w:w="3154" w:type="dxa"/>
            <w:shd w:val="clear" w:color="auto" w:fill="E7E6E6"/>
            <w:vAlign w:val="center"/>
          </w:tcPr>
          <w:p w14:paraId="2D87753B">
            <w:pPr>
              <w:snapToGrid w:val="0"/>
              <w:spacing w:before="70" w:after="70" w:line="320" w:lineRule="auto"/>
              <w:jc w:val="left"/>
            </w:pPr>
            <w:r>
              <w:rPr>
                <w:b/>
                <w:sz w:val="21"/>
                <w:szCs w:val="21"/>
              </w:rPr>
              <w:t>本方案</w:t>
            </w:r>
          </w:p>
        </w:tc>
        <w:tc>
          <w:tcPr>
            <w:tcW w:w="2123" w:type="dxa"/>
            <w:shd w:val="clear" w:color="auto" w:fill="E7E6E6"/>
            <w:vAlign w:val="center"/>
          </w:tcPr>
          <w:p w14:paraId="40A922FD">
            <w:pPr>
              <w:snapToGrid w:val="0"/>
              <w:spacing w:before="70" w:after="70" w:line="320" w:lineRule="auto"/>
              <w:jc w:val="left"/>
            </w:pPr>
            <w:r>
              <w:rPr>
                <w:b/>
                <w:sz w:val="21"/>
                <w:szCs w:val="21"/>
              </w:rPr>
              <w:t>提升效果</w:t>
            </w:r>
          </w:p>
        </w:tc>
      </w:tr>
      <w:tr w14:paraId="4706B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04E85225">
            <w:pPr>
              <w:snapToGrid w:val="0"/>
              <w:spacing w:before="70" w:after="70" w:line="320" w:lineRule="auto"/>
              <w:ind w:firstLine="0"/>
              <w:jc w:val="left"/>
            </w:pPr>
            <w:r>
              <w:rPr>
                <w:sz w:val="21"/>
                <w:szCs w:val="21"/>
              </w:rPr>
              <w:t>测量方式</w:t>
            </w:r>
          </w:p>
        </w:tc>
        <w:tc>
          <w:tcPr>
            <w:tcW w:w="2676" w:type="dxa"/>
            <w:vAlign w:val="center"/>
          </w:tcPr>
          <w:p w14:paraId="5FA3FD9A">
            <w:pPr>
              <w:snapToGrid w:val="0"/>
              <w:spacing w:before="70" w:after="70" w:line="320" w:lineRule="auto"/>
              <w:ind w:firstLine="0"/>
              <w:jc w:val="left"/>
            </w:pPr>
            <w:r>
              <w:rPr>
                <w:sz w:val="21"/>
                <w:szCs w:val="21"/>
              </w:rPr>
              <w:t>水准仪/全站仪稀疏点测，依赖外包</w:t>
            </w:r>
          </w:p>
        </w:tc>
        <w:tc>
          <w:tcPr>
            <w:tcW w:w="3154" w:type="dxa"/>
            <w:vAlign w:val="center"/>
          </w:tcPr>
          <w:p w14:paraId="3144E493">
            <w:pPr>
              <w:snapToGrid w:val="0"/>
              <w:spacing w:before="70" w:after="70" w:line="320" w:lineRule="auto"/>
              <w:ind w:firstLine="0"/>
              <w:jc w:val="left"/>
            </w:pPr>
            <w:r>
              <w:rPr>
                <w:sz w:val="21"/>
                <w:szCs w:val="21"/>
              </w:rPr>
              <w:t>多目视觉跟踪+实景扫描多技术融合，全面覆盖</w:t>
            </w:r>
          </w:p>
        </w:tc>
        <w:tc>
          <w:tcPr>
            <w:tcW w:w="2123" w:type="dxa"/>
            <w:vAlign w:val="center"/>
          </w:tcPr>
          <w:p w14:paraId="3B0196E5">
            <w:pPr>
              <w:snapToGrid w:val="0"/>
              <w:spacing w:before="70" w:after="70" w:line="320" w:lineRule="auto"/>
              <w:ind w:firstLine="0"/>
              <w:jc w:val="left"/>
            </w:pPr>
            <w:r>
              <w:rPr>
                <w:sz w:val="21"/>
                <w:szCs w:val="21"/>
              </w:rPr>
              <w:t>从</w:t>
            </w:r>
            <w:r>
              <w:rPr>
                <w:rFonts w:hint="eastAsia"/>
                <w:sz w:val="21"/>
                <w:szCs w:val="21"/>
              </w:rPr>
              <w:t>“</w:t>
            </w:r>
            <w:r>
              <w:rPr>
                <w:sz w:val="21"/>
                <w:szCs w:val="21"/>
              </w:rPr>
              <w:t>点</w:t>
            </w:r>
            <w:r>
              <w:rPr>
                <w:rFonts w:hint="eastAsia"/>
                <w:sz w:val="21"/>
                <w:szCs w:val="21"/>
              </w:rPr>
              <w:t>”</w:t>
            </w:r>
            <w:r>
              <w:rPr>
                <w:sz w:val="21"/>
                <w:szCs w:val="21"/>
              </w:rPr>
              <w:t>到</w:t>
            </w:r>
            <w:r>
              <w:rPr>
                <w:rFonts w:hint="eastAsia"/>
                <w:sz w:val="21"/>
                <w:szCs w:val="21"/>
              </w:rPr>
              <w:t>“</w:t>
            </w:r>
            <w:r>
              <w:rPr>
                <w:sz w:val="21"/>
                <w:szCs w:val="21"/>
              </w:rPr>
              <w:t>面</w:t>
            </w:r>
            <w:r>
              <w:rPr>
                <w:rFonts w:hint="eastAsia"/>
                <w:sz w:val="21"/>
                <w:szCs w:val="21"/>
              </w:rPr>
              <w:t>”</w:t>
            </w:r>
            <w:r>
              <w:rPr>
                <w:sz w:val="21"/>
                <w:szCs w:val="21"/>
              </w:rPr>
              <w:t>，消除盲区</w:t>
            </w:r>
          </w:p>
        </w:tc>
      </w:tr>
      <w:tr w14:paraId="2BA21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66D71AD5">
            <w:pPr>
              <w:snapToGrid w:val="0"/>
              <w:spacing w:before="70" w:after="70" w:line="320" w:lineRule="auto"/>
              <w:ind w:firstLine="0"/>
              <w:jc w:val="left"/>
            </w:pPr>
            <w:r>
              <w:rPr>
                <w:sz w:val="21"/>
                <w:szCs w:val="21"/>
              </w:rPr>
              <w:t>精度控制</w:t>
            </w:r>
          </w:p>
        </w:tc>
        <w:tc>
          <w:tcPr>
            <w:tcW w:w="2676" w:type="dxa"/>
            <w:vAlign w:val="center"/>
          </w:tcPr>
          <w:p w14:paraId="652D53B0">
            <w:pPr>
              <w:snapToGrid w:val="0"/>
              <w:spacing w:before="70" w:after="70" w:line="320" w:lineRule="auto"/>
              <w:ind w:firstLine="0"/>
              <w:jc w:val="left"/>
            </w:pPr>
            <w:r>
              <w:rPr>
                <w:sz w:val="21"/>
                <w:szCs w:val="21"/>
              </w:rPr>
              <w:t>单一技术、整体精度与局部精度混同</w:t>
            </w:r>
          </w:p>
        </w:tc>
        <w:tc>
          <w:tcPr>
            <w:tcW w:w="3154" w:type="dxa"/>
            <w:vAlign w:val="center"/>
          </w:tcPr>
          <w:p w14:paraId="16F07FE0">
            <w:pPr>
              <w:snapToGrid w:val="0"/>
              <w:spacing w:before="70" w:after="70" w:line="320" w:lineRule="auto"/>
              <w:ind w:firstLine="0"/>
              <w:jc w:val="left"/>
            </w:pPr>
            <w:r>
              <w:rPr>
                <w:sz w:val="21"/>
                <w:szCs w:val="21"/>
              </w:rPr>
              <w:t>双尺度解耦，整体 ±1 mm/±1 cm、缺陷深度 ±1 mm</w:t>
            </w:r>
          </w:p>
        </w:tc>
        <w:tc>
          <w:tcPr>
            <w:tcW w:w="2123" w:type="dxa"/>
            <w:vAlign w:val="center"/>
          </w:tcPr>
          <w:p w14:paraId="23666E4C">
            <w:pPr>
              <w:snapToGrid w:val="0"/>
              <w:spacing w:before="70" w:after="70" w:line="320" w:lineRule="auto"/>
              <w:ind w:firstLine="0"/>
              <w:jc w:val="left"/>
            </w:pPr>
            <w:r>
              <w:rPr>
                <w:sz w:val="21"/>
                <w:szCs w:val="21"/>
              </w:rPr>
              <w:t>指标可分解、可验证</w:t>
            </w:r>
          </w:p>
        </w:tc>
      </w:tr>
      <w:tr w14:paraId="5A71B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05359BA4">
            <w:pPr>
              <w:snapToGrid w:val="0"/>
              <w:spacing w:before="70" w:after="70" w:line="320" w:lineRule="auto"/>
              <w:ind w:firstLine="0"/>
              <w:jc w:val="left"/>
            </w:pPr>
            <w:r>
              <w:rPr>
                <w:sz w:val="21"/>
                <w:szCs w:val="21"/>
              </w:rPr>
              <w:t>缺陷判定</w:t>
            </w:r>
          </w:p>
        </w:tc>
        <w:tc>
          <w:tcPr>
            <w:tcW w:w="2676" w:type="dxa"/>
            <w:vAlign w:val="center"/>
          </w:tcPr>
          <w:p w14:paraId="74A0844B">
            <w:pPr>
              <w:snapToGrid w:val="0"/>
              <w:spacing w:before="70" w:after="70" w:line="320" w:lineRule="auto"/>
              <w:ind w:firstLine="0"/>
              <w:jc w:val="left"/>
            </w:pPr>
            <w:r>
              <w:rPr>
                <w:sz w:val="21"/>
                <w:szCs w:val="21"/>
              </w:rPr>
              <w:t>人眼观察、卷尺量测、手工素描</w:t>
            </w:r>
          </w:p>
        </w:tc>
        <w:tc>
          <w:tcPr>
            <w:tcW w:w="3154" w:type="dxa"/>
            <w:vAlign w:val="center"/>
          </w:tcPr>
          <w:p w14:paraId="4D002768">
            <w:pPr>
              <w:snapToGrid w:val="0"/>
              <w:spacing w:before="70" w:after="70" w:line="320" w:lineRule="auto"/>
              <w:ind w:firstLine="0"/>
              <w:jc w:val="left"/>
            </w:pPr>
            <w:r>
              <w:rPr>
                <w:sz w:val="21"/>
                <w:szCs w:val="21"/>
              </w:rPr>
              <w:t>几何+语义双通道自动判识，规则库可配置</w:t>
            </w:r>
          </w:p>
        </w:tc>
        <w:tc>
          <w:tcPr>
            <w:tcW w:w="2123" w:type="dxa"/>
            <w:vAlign w:val="center"/>
          </w:tcPr>
          <w:p w14:paraId="19F4ABDB">
            <w:pPr>
              <w:snapToGrid w:val="0"/>
              <w:spacing w:before="70" w:after="70" w:line="320" w:lineRule="auto"/>
              <w:ind w:firstLine="0"/>
              <w:jc w:val="left"/>
            </w:pPr>
            <w:r>
              <w:rPr>
                <w:sz w:val="21"/>
                <w:szCs w:val="21"/>
              </w:rPr>
              <w:t>主观性降低，标准统一</w:t>
            </w:r>
          </w:p>
        </w:tc>
      </w:tr>
      <w:tr w14:paraId="0F96F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57ED7991">
            <w:pPr>
              <w:snapToGrid w:val="0"/>
              <w:spacing w:before="70" w:after="70" w:line="320" w:lineRule="auto"/>
              <w:ind w:firstLine="0"/>
              <w:jc w:val="left"/>
            </w:pPr>
            <w:r>
              <w:rPr>
                <w:sz w:val="21"/>
                <w:szCs w:val="21"/>
              </w:rPr>
              <w:t>成果形态</w:t>
            </w:r>
          </w:p>
        </w:tc>
        <w:tc>
          <w:tcPr>
            <w:tcW w:w="2676" w:type="dxa"/>
            <w:vAlign w:val="center"/>
          </w:tcPr>
          <w:p w14:paraId="4C5D8757">
            <w:pPr>
              <w:snapToGrid w:val="0"/>
              <w:spacing w:before="70" w:after="70" w:line="320" w:lineRule="auto"/>
              <w:ind w:firstLine="0"/>
              <w:jc w:val="left"/>
            </w:pPr>
            <w:r>
              <w:rPr>
                <w:sz w:val="21"/>
                <w:szCs w:val="21"/>
              </w:rPr>
              <w:t>纸质记录、照片、手绘图</w:t>
            </w:r>
          </w:p>
        </w:tc>
        <w:tc>
          <w:tcPr>
            <w:tcW w:w="3154" w:type="dxa"/>
            <w:vAlign w:val="center"/>
          </w:tcPr>
          <w:p w14:paraId="3B1E0260">
            <w:pPr>
              <w:snapToGrid w:val="0"/>
              <w:spacing w:before="70" w:after="70" w:line="320" w:lineRule="auto"/>
              <w:ind w:firstLine="0"/>
              <w:jc w:val="left"/>
            </w:pPr>
            <w:r>
              <w:rPr>
                <w:sz w:val="21"/>
                <w:szCs w:val="21"/>
              </w:rPr>
              <w:t>720° 沉浸模型+可量测网格+DWG+自动报告</w:t>
            </w:r>
          </w:p>
        </w:tc>
        <w:tc>
          <w:tcPr>
            <w:tcW w:w="2123" w:type="dxa"/>
            <w:vAlign w:val="center"/>
          </w:tcPr>
          <w:p w14:paraId="094DFAB0">
            <w:pPr>
              <w:snapToGrid w:val="0"/>
              <w:spacing w:before="70" w:after="70" w:line="320" w:lineRule="auto"/>
              <w:ind w:firstLine="0"/>
              <w:jc w:val="left"/>
            </w:pPr>
            <w:r>
              <w:rPr>
                <w:sz w:val="21"/>
                <w:szCs w:val="21"/>
              </w:rPr>
              <w:t>一次测量、多类产品</w:t>
            </w:r>
          </w:p>
        </w:tc>
      </w:tr>
      <w:tr w14:paraId="69439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2D4D49C4">
            <w:pPr>
              <w:snapToGrid w:val="0"/>
              <w:spacing w:before="70" w:after="70" w:line="320" w:lineRule="auto"/>
              <w:ind w:firstLine="0"/>
              <w:jc w:val="left"/>
            </w:pPr>
            <w:r>
              <w:rPr>
                <w:sz w:val="21"/>
                <w:szCs w:val="21"/>
              </w:rPr>
              <w:t>历史比对</w:t>
            </w:r>
          </w:p>
        </w:tc>
        <w:tc>
          <w:tcPr>
            <w:tcW w:w="2676" w:type="dxa"/>
            <w:vAlign w:val="center"/>
          </w:tcPr>
          <w:p w14:paraId="09139FED">
            <w:pPr>
              <w:snapToGrid w:val="0"/>
              <w:spacing w:before="70" w:after="70" w:line="320" w:lineRule="auto"/>
              <w:ind w:firstLine="0"/>
              <w:jc w:val="left"/>
            </w:pPr>
            <w:r>
              <w:rPr>
                <w:sz w:val="21"/>
                <w:szCs w:val="21"/>
              </w:rPr>
              <w:t>年度数据格式不一，难以对比</w:t>
            </w:r>
          </w:p>
        </w:tc>
        <w:tc>
          <w:tcPr>
            <w:tcW w:w="3154" w:type="dxa"/>
            <w:vAlign w:val="center"/>
          </w:tcPr>
          <w:p w14:paraId="50EAF1A8">
            <w:pPr>
              <w:snapToGrid w:val="0"/>
              <w:spacing w:before="70" w:after="70" w:line="320" w:lineRule="auto"/>
              <w:ind w:firstLine="0"/>
              <w:jc w:val="left"/>
            </w:pPr>
            <w:r>
              <w:rPr>
                <w:sz w:val="21"/>
                <w:szCs w:val="21"/>
              </w:rPr>
              <w:t>统一坐标框架与数据标准，支持历年点云/纹理比对</w:t>
            </w:r>
          </w:p>
        </w:tc>
        <w:tc>
          <w:tcPr>
            <w:tcW w:w="2123" w:type="dxa"/>
            <w:vAlign w:val="center"/>
          </w:tcPr>
          <w:p w14:paraId="60459A76">
            <w:pPr>
              <w:snapToGrid w:val="0"/>
              <w:spacing w:before="70" w:after="70" w:line="320" w:lineRule="auto"/>
              <w:ind w:firstLine="0"/>
              <w:jc w:val="left"/>
            </w:pPr>
            <w:r>
              <w:rPr>
                <w:sz w:val="21"/>
                <w:szCs w:val="21"/>
              </w:rPr>
              <w:t>支撑状态检修决策</w:t>
            </w:r>
          </w:p>
        </w:tc>
      </w:tr>
      <w:tr w14:paraId="70C0B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6136B057">
            <w:pPr>
              <w:snapToGrid w:val="0"/>
              <w:spacing w:before="70" w:after="70" w:line="320" w:lineRule="auto"/>
              <w:ind w:firstLine="0"/>
              <w:jc w:val="left"/>
            </w:pPr>
            <w:r>
              <w:rPr>
                <w:sz w:val="21"/>
                <w:szCs w:val="21"/>
              </w:rPr>
              <w:t>作业方式</w:t>
            </w:r>
          </w:p>
        </w:tc>
        <w:tc>
          <w:tcPr>
            <w:tcW w:w="2676" w:type="dxa"/>
            <w:vAlign w:val="center"/>
          </w:tcPr>
          <w:p w14:paraId="0A17E8CD">
            <w:pPr>
              <w:snapToGrid w:val="0"/>
              <w:spacing w:before="70" w:after="70" w:line="320" w:lineRule="auto"/>
              <w:ind w:firstLine="0"/>
              <w:jc w:val="left"/>
            </w:pPr>
            <w:r>
              <w:rPr>
                <w:sz w:val="21"/>
                <w:szCs w:val="21"/>
              </w:rPr>
              <w:t>人工抵近、长时间占用通道</w:t>
            </w:r>
          </w:p>
        </w:tc>
        <w:tc>
          <w:tcPr>
            <w:tcW w:w="3154" w:type="dxa"/>
            <w:vAlign w:val="center"/>
          </w:tcPr>
          <w:p w14:paraId="524AC93A">
            <w:pPr>
              <w:snapToGrid w:val="0"/>
              <w:spacing w:before="70" w:after="70" w:line="320" w:lineRule="auto"/>
              <w:ind w:firstLine="0"/>
              <w:jc w:val="left"/>
            </w:pPr>
            <w:r>
              <w:rPr>
                <w:sz w:val="21"/>
                <w:szCs w:val="21"/>
              </w:rPr>
              <w:t>手持+自主扫描+平台搭载，减少人员暴露</w:t>
            </w:r>
          </w:p>
        </w:tc>
        <w:tc>
          <w:tcPr>
            <w:tcW w:w="2123" w:type="dxa"/>
            <w:vAlign w:val="center"/>
          </w:tcPr>
          <w:p w14:paraId="1A169E39">
            <w:pPr>
              <w:snapToGrid w:val="0"/>
              <w:spacing w:before="70" w:after="70" w:line="320" w:lineRule="auto"/>
              <w:ind w:firstLine="0"/>
              <w:jc w:val="left"/>
            </w:pPr>
            <w:r>
              <w:rPr>
                <w:sz w:val="21"/>
                <w:szCs w:val="21"/>
              </w:rPr>
              <w:t>安全与效率同步提升</w:t>
            </w:r>
          </w:p>
        </w:tc>
      </w:tr>
      <w:tr w14:paraId="51828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3" w:type="dxa"/>
            <w:vAlign w:val="center"/>
          </w:tcPr>
          <w:p w14:paraId="2C2A90EF">
            <w:pPr>
              <w:snapToGrid w:val="0"/>
              <w:spacing w:before="70" w:after="70" w:line="320" w:lineRule="auto"/>
              <w:ind w:firstLine="0"/>
              <w:jc w:val="left"/>
            </w:pPr>
            <w:r>
              <w:rPr>
                <w:sz w:val="21"/>
                <w:szCs w:val="21"/>
              </w:rPr>
              <w:t>数据安全</w:t>
            </w:r>
          </w:p>
        </w:tc>
        <w:tc>
          <w:tcPr>
            <w:tcW w:w="2676" w:type="dxa"/>
            <w:vAlign w:val="center"/>
          </w:tcPr>
          <w:p w14:paraId="7806E9E0">
            <w:pPr>
              <w:snapToGrid w:val="0"/>
              <w:spacing w:before="70" w:after="70" w:line="320" w:lineRule="auto"/>
              <w:ind w:firstLine="0"/>
              <w:jc w:val="left"/>
            </w:pPr>
            <w:r>
              <w:rPr>
                <w:sz w:val="21"/>
                <w:szCs w:val="21"/>
              </w:rPr>
              <w:t>通用软硬件，来源不清</w:t>
            </w:r>
          </w:p>
        </w:tc>
        <w:tc>
          <w:tcPr>
            <w:tcW w:w="3154" w:type="dxa"/>
            <w:vAlign w:val="center"/>
          </w:tcPr>
          <w:p w14:paraId="3C473A66">
            <w:pPr>
              <w:snapToGrid w:val="0"/>
              <w:spacing w:before="70" w:after="70" w:line="320" w:lineRule="auto"/>
              <w:ind w:firstLine="0"/>
              <w:jc w:val="left"/>
            </w:pPr>
            <w:r>
              <w:rPr>
                <w:sz w:val="21"/>
                <w:szCs w:val="21"/>
              </w:rPr>
              <w:t>全国产自主可控、单北斗、非 WiFi 无线</w:t>
            </w:r>
          </w:p>
        </w:tc>
        <w:tc>
          <w:tcPr>
            <w:tcW w:w="2123" w:type="dxa"/>
            <w:vAlign w:val="center"/>
          </w:tcPr>
          <w:p w14:paraId="139836FF">
            <w:pPr>
              <w:snapToGrid w:val="0"/>
              <w:spacing w:before="70" w:after="70" w:line="320" w:lineRule="auto"/>
              <w:ind w:firstLine="0"/>
              <w:jc w:val="left"/>
            </w:pPr>
            <w:r>
              <w:rPr>
                <w:sz w:val="21"/>
                <w:szCs w:val="21"/>
              </w:rPr>
              <w:t>合规可控</w:t>
            </w:r>
          </w:p>
        </w:tc>
      </w:tr>
    </w:tbl>
    <w:p w14:paraId="16F1BA9E">
      <w:pPr>
        <w:spacing w:line="240" w:lineRule="auto"/>
      </w:pPr>
    </w:p>
    <w:p w14:paraId="5290F1C0">
      <w:pPr>
        <w:pStyle w:val="4"/>
      </w:pPr>
      <w:bookmarkStart w:id="55" w:name="_Toc21331"/>
      <w:r>
        <w:rPr>
          <w:szCs w:val="36"/>
        </w:rPr>
        <w:t>1.7 三座电站典型场景分析</w:t>
      </w:r>
      <w:bookmarkEnd w:id="55"/>
    </w:p>
    <w:p w14:paraId="1D972EFD">
      <w:r>
        <w:rPr>
          <w:rFonts w:hint="eastAsia"/>
        </w:rPr>
        <w:t>葛洲坝二江泄水闸的作业条件为三站中最优，同时也是对作业效率要求最高的场景。闸室排干后，底板与两侧墙体围合形成相对封闭的长方体空间，长度约26米、宽度约12米，侧墙待测高度约2米。该空间尺度对跟踪测量而言并不复杂，难点在于贴边作业：底板与侧墙交接处存在圆弧过渡，门槽盖板与排水沟将地面分割得较为零散，设备与人员通行均需绕行。本方案在该区域采用两站布置实现整孔覆盖，通过将跟踪器架设于闸室两端稳定点位、框架搭载于履带式自动导引车上逐行推进，将原需三四站完成的作业压缩至两站完成。</w:t>
      </w:r>
    </w:p>
    <w:p w14:paraId="4BF26A63">
      <w:r>
        <w:rPr>
          <w:rFonts w:hint="eastAsia"/>
        </w:rPr>
        <w:t>三峡泄洪深孔的作业难点属于另一类型。深孔沿程长度达数十米，孔内无卫星信号覆盖，照明依赖临时布设，通风条件有限。该场景无法通过单站扫描完成，仅可采用分段推进模式，每段长度控制在十至十五米，段间通过重叠区域与公共标志衔接。分段作业直接导致拼接误差累积，因此本方案将控制点密度提升至每段至少1个，长段每二十米增设1个，并在每段采集完成后立即开展同名点校核，校核不合格的段落当场重扫，不待全部扫描完成后统一处理。深孔底部是整个流道冲磨最为集中的区域，该部位的数据质量直接决定后续缺陷判读的可信度，因此现场质检标准较其他部位更为严格。</w:t>
      </w:r>
    </w:p>
    <w:p w14:paraId="2DE846EF">
      <w:r>
        <w:rPr>
          <w:rFonts w:hint="eastAsia"/>
        </w:rPr>
        <w:t>向家坝表孔的核心难点为待测部位无法直接抵近。该处坡度为三四十度，人员无法直接抵达作业面，仅可依托甲方已有的移动检修平台开展作业。平台的承载能力、行程范围与作业时长均有明确限制，单次作业行程为四十分钟、单日作业不超过四次，这要求设备部署效率必须达到较高水平：挂载支架须在五分钟内完成安装，自动导引车须能在平台台面上实现毫米级微调，扫描仪须在照明不足、表面湿润的条件下获取有效数据。相邻两孔的表面湿润程度存在差异，可作为对比样本，用于检验本方案在不同表面状态下的运行稳定性。</w:t>
      </w:r>
    </w:p>
    <w:p w14:paraId="42F6190A">
      <w:r>
        <w:t>三座电站的差异并不只是坡度不同，而是</w:t>
      </w:r>
      <w:r>
        <w:rPr>
          <w:rFonts w:hint="eastAsia"/>
        </w:rPr>
        <w:t>“</w:t>
      </w:r>
      <w:r>
        <w:t>空间形态、通行条件、时间约束</w:t>
      </w:r>
      <w:r>
        <w:rPr>
          <w:rFonts w:hint="eastAsia"/>
        </w:rPr>
        <w:t>”</w:t>
      </w:r>
      <w:r>
        <w:t>三个维度的组合不同。方案之所以坚持一套内核加三套配置，而不是为每站单独设计，是因为差异主要在末端而不在内核；把内核统一，才能保证三站成果在同一坐标框架下可比，也才能在某一站设备故障时快速替换。</w:t>
      </w:r>
    </w:p>
    <w:p w14:paraId="762B62C8">
      <w:pPr>
        <w:keepNext/>
        <w:spacing w:before="120" w:after="60" w:line="240" w:lineRule="auto"/>
        <w:ind w:firstLine="0"/>
        <w:jc w:val="center"/>
      </w:pPr>
      <w:r>
        <w:drawing>
          <wp:inline distT="0" distB="0" distL="0" distR="0">
            <wp:extent cx="5408930" cy="1894205"/>
            <wp:effectExtent l="0" t="0" r="1270" b="0"/>
            <wp:docPr id="2652191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19192" name="图片 4"/>
                    <pic:cNvPicPr>
                      <a:picLocks noChangeAspect="1"/>
                    </pic:cNvPicPr>
                  </pic:nvPicPr>
                  <pic:blipFill>
                    <a:blip r:embed="rId18"/>
                    <a:stretch>
                      <a:fillRect/>
                    </a:stretch>
                  </pic:blipFill>
                  <pic:spPr>
                    <a:xfrm>
                      <a:off x="0" y="0"/>
                      <a:ext cx="5427235" cy="1900674"/>
                    </a:xfrm>
                    <a:prstGeom prst="rect">
                      <a:avLst/>
                    </a:prstGeom>
                  </pic:spPr>
                </pic:pic>
              </a:graphicData>
            </a:graphic>
          </wp:inline>
        </w:drawing>
      </w:r>
    </w:p>
    <w:p w14:paraId="79797DCD">
      <w:pPr>
        <w:spacing w:after="200" w:line="280" w:lineRule="auto"/>
        <w:ind w:firstLine="0"/>
        <w:jc w:val="center"/>
      </w:pPr>
      <w:r>
        <w:rPr>
          <w:sz w:val="21"/>
          <w:szCs w:val="21"/>
        </w:rPr>
        <w:t>图 1-</w:t>
      </w:r>
      <w:r>
        <w:rPr>
          <w:rFonts w:hint="eastAsia"/>
          <w:sz w:val="21"/>
          <w:szCs w:val="21"/>
        </w:rPr>
        <w:t>3</w:t>
      </w:r>
      <w:r>
        <w:rPr>
          <w:sz w:val="21"/>
          <w:szCs w:val="21"/>
        </w:rPr>
        <w:t xml:space="preserve">  三站场景关键条件对比</w:t>
      </w:r>
    </w:p>
    <w:p w14:paraId="44DC1816">
      <w:r>
        <w:t>上</w:t>
      </w:r>
      <w:r>
        <w:rPr>
          <w:rFonts w:hint="eastAsia"/>
        </w:rPr>
        <w:t>图</w:t>
      </w:r>
      <w:r>
        <w:t>以矩阵形式对比三站的关键差异：进场方式决定装备的运输与展开方式，作业面坡度决定构型与载具，单站覆盖决定测站数量，精度要求决定技术组合，主要难点决定资源投放重点。方案后续的装备设计、工艺选择与资源配置均以此表为起点，做到</w:t>
      </w:r>
      <w:r>
        <w:rPr>
          <w:rFonts w:hint="eastAsia"/>
        </w:rPr>
        <w:t>“</w:t>
      </w:r>
      <w:r>
        <w:t>一站一策</w:t>
      </w:r>
      <w:r>
        <w:rPr>
          <w:rFonts w:hint="eastAsia"/>
        </w:rPr>
        <w:t>”</w:t>
      </w:r>
      <w:r>
        <w:t>而非</w:t>
      </w:r>
      <w:r>
        <w:rPr>
          <w:rFonts w:hint="eastAsia"/>
        </w:rPr>
        <w:t>“</w:t>
      </w:r>
      <w:r>
        <w:t>一套方案套三站</w:t>
      </w:r>
      <w:r>
        <w:rPr>
          <w:rFonts w:hint="eastAsia"/>
        </w:rPr>
        <w:t>”</w:t>
      </w:r>
      <w:r>
        <w:t>。</w:t>
      </w:r>
    </w:p>
    <w:p w14:paraId="4A94CC26">
      <w:pPr>
        <w:pStyle w:val="5"/>
      </w:pPr>
      <w:bookmarkStart w:id="56" w:name="_Toc26237"/>
      <w:r>
        <w:rPr>
          <w:szCs w:val="32"/>
        </w:rPr>
        <w:t>1.7.1 场景分析的意义</w:t>
      </w:r>
      <w:bookmarkEnd w:id="56"/>
    </w:p>
    <w:p w14:paraId="4968A492">
      <w:r>
        <w:rPr>
          <w:rFonts w:hint="eastAsia"/>
        </w:rPr>
        <w:t>三座电站泄洪流道在坝型类别、坡面坡度、结构尺寸、通行方式及环境工况方面存在显著异质性。唯有系统解析各场景的“几何特征—作业条件—测量难点—技术对策”耦合关系，方可规避测量装备“通用性强但场景适配性不足”的问题。本节将从场景特征、测量难点、技术对策、作业组织四个维度，分站点开展逐一剖析。</w:t>
      </w:r>
    </w:p>
    <w:p w14:paraId="4E7E5BEA">
      <w:pPr>
        <w:pStyle w:val="5"/>
      </w:pPr>
      <w:bookmarkStart w:id="57" w:name="_Toc8667"/>
      <w:r>
        <w:rPr>
          <w:szCs w:val="32"/>
        </w:rPr>
        <w:t>1.7.2 葛洲坝水利枢纽</w:t>
      </w:r>
      <w:r>
        <w:rPr>
          <w:rFonts w:hint="eastAsia"/>
          <w:szCs w:val="32"/>
        </w:rPr>
        <w:t>--</w:t>
      </w:r>
      <w:r>
        <w:rPr>
          <w:szCs w:val="32"/>
        </w:rPr>
        <w:t>泄洪闸室平坡场景</w:t>
      </w:r>
      <w:bookmarkEnd w:id="57"/>
    </w:p>
    <w:p w14:paraId="609908E8">
      <w:r>
        <w:rPr>
          <w:b/>
        </w:rPr>
        <w:t>（1）场景特征。</w:t>
      </w:r>
    </w:p>
    <w:p w14:paraId="69F79182">
      <w:r>
        <w:t>葛洲坝为径流式水电站，泄水闸数量多、闸室密集。本项目可选二江泄水闸（闸室排干后进场）或大江冲沙闸中至少 1 孔泄洪闸室。二江泄水闸作业范围为浮式检修门与上游检修门之间的底板和左右侧墙；大江冲沙闸作业范围为 050 缝与上游工作门之间。闸室底板近似水平，平面尺寸约 26 m×12 m，侧墙高度一般大于 2 m，闸墩、门槽、排水孔、埋件构成大量局部遮挡。</w:t>
      </w:r>
    </w:p>
    <w:p w14:paraId="59961146">
      <w:pPr>
        <w:ind w:firstLine="0"/>
      </w:pPr>
    </w:p>
    <w:p w14:paraId="6D219D98">
      <w:pPr>
        <w:ind w:firstLine="0"/>
      </w:pPr>
      <w:r>
        <w:drawing>
          <wp:inline distT="0" distB="0" distL="0" distR="0">
            <wp:extent cx="5731510" cy="3565525"/>
            <wp:effectExtent l="0" t="0" r="2540" b="0"/>
            <wp:docPr id="159954109" name="Picture 1" descr="A grey rectangular object with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4109" name="Picture 1" descr="A grey rectangular object with a hole&#10;&#10;Description automatically generated"/>
                    <pic:cNvPicPr>
                      <a:picLocks noChangeAspect="1"/>
                    </pic:cNvPicPr>
                  </pic:nvPicPr>
                  <pic:blipFill>
                    <a:blip r:embed="rId19"/>
                    <a:srcRect t="2509"/>
                    <a:stretch>
                      <a:fillRect/>
                    </a:stretch>
                  </pic:blipFill>
                  <pic:spPr>
                    <a:xfrm>
                      <a:off x="0" y="0"/>
                      <a:ext cx="5731510" cy="3565807"/>
                    </a:xfrm>
                    <a:prstGeom prst="rect">
                      <a:avLst/>
                    </a:prstGeom>
                    <a:ln>
                      <a:noFill/>
                    </a:ln>
                  </pic:spPr>
                </pic:pic>
              </a:graphicData>
            </a:graphic>
          </wp:inline>
        </w:drawing>
      </w:r>
    </w:p>
    <w:p w14:paraId="3DA7B107">
      <w:pPr>
        <w:ind w:firstLine="0"/>
        <w:jc w:val="center"/>
      </w:pPr>
      <w:r>
        <w:rPr>
          <w:sz w:val="21"/>
          <w:szCs w:val="21"/>
        </w:rPr>
        <w:t>图 1-</w:t>
      </w:r>
      <w:r>
        <w:rPr>
          <w:rFonts w:hint="eastAsia"/>
          <w:sz w:val="21"/>
          <w:szCs w:val="21"/>
        </w:rPr>
        <w:t xml:space="preserve">4  </w:t>
      </w:r>
      <w:r>
        <w:t>葛洲坝</w:t>
      </w:r>
      <w:r>
        <w:rPr>
          <w:rFonts w:hint="eastAsia"/>
        </w:rPr>
        <w:t>-3000万点云模拟场景</w:t>
      </w:r>
    </w:p>
    <w:p w14:paraId="653F2718">
      <w:r>
        <w:rPr>
          <w:b/>
        </w:rPr>
        <w:t>（2）测量难点。</w:t>
      </w:r>
    </w:p>
    <w:p w14:paraId="42CB9D7C">
      <w:r>
        <w:t>一是遮挡多。门槽、闸墩阴角、排水孔形成视线盲区，单一视角无法覆盖。二是精度要求最高。整体模型需达到 ±1 mm，并给出底板绝对高程，属精密工程测量量级。三是表面状态复杂。闸室排干后底板残留水渍、泥沙、青苔，局部反光。四是作业空间受限。闸室为封闭或半封闭空间，设备搬运与架设受门槽、爬梯限制。</w:t>
      </w:r>
    </w:p>
    <w:p w14:paraId="186568C1">
      <w:r>
        <w:rPr>
          <w:b/>
        </w:rPr>
        <w:t>（3）技术对策。</w:t>
      </w:r>
    </w:p>
    <w:p w14:paraId="05706B44">
      <w:r>
        <w:t>一是</w:t>
      </w:r>
      <w:r>
        <w:rPr>
          <w:rFonts w:hint="eastAsia"/>
        </w:rPr>
        <w:t>“</w:t>
      </w:r>
      <w:r>
        <w:t>2 站覆盖 + 多角度补扫</w:t>
      </w:r>
      <w:r>
        <w:rPr>
          <w:rFonts w:hint="eastAsia"/>
        </w:rPr>
        <w:t>”</w:t>
      </w:r>
      <w:r>
        <w:t>。跟踪器架设于闸室中部与角部各一站，单站半径 12 m，两站联合覆盖全部底板与侧墙 2 m 高度范围；门槽、排水孔采用跟踪框架手持近距离补扫。</w:t>
      </w:r>
    </w:p>
    <w:p w14:paraId="44CFB731">
      <w:r>
        <w:t>二是</w:t>
      </w:r>
      <w:r>
        <w:rPr>
          <w:rFonts w:hint="eastAsia"/>
        </w:rPr>
        <w:t>“</w:t>
      </w:r>
      <w:r>
        <w:t>控制网 + 水准联测</w:t>
      </w:r>
      <w:r>
        <w:rPr>
          <w:rFonts w:hint="eastAsia"/>
        </w:rPr>
        <w:t>”</w:t>
      </w:r>
      <w:r>
        <w:t>保证绝对高程。在闸室两侧布设加密控制点，用 1″级全站仪（南方 NTS-561）施测平面坐标，用电子水准仪按二等水准联测高程，条件受限时按三等或四等实施；底板高程采用三角高程与水准双路径校核。</w:t>
      </w:r>
    </w:p>
    <w:p w14:paraId="6FB3A213">
      <w:r>
        <w:t>三是</w:t>
      </w:r>
      <w:r>
        <w:rPr>
          <w:rFonts w:hint="eastAsia"/>
        </w:rPr>
        <w:t>“</w:t>
      </w:r>
      <w:r>
        <w:t>偏振 + 多曝光</w:t>
      </w:r>
      <w:r>
        <w:rPr>
          <w:rFonts w:hint="eastAsia"/>
        </w:rPr>
        <w:t>”</w:t>
      </w:r>
      <w:r>
        <w:t>应对湿润反光。相机加装偏振片，采用 3～5 档曝光包围，湿润区域以摄影测量为主、激光为辅。</w:t>
      </w:r>
    </w:p>
    <w:p w14:paraId="595D937C">
      <w:r>
        <w:t>四是</w:t>
      </w:r>
      <w:r>
        <w:rPr>
          <w:rFonts w:hint="eastAsia"/>
        </w:rPr>
        <w:t>“</w:t>
      </w:r>
      <w:r>
        <w:t>小型化载具 + 人工搬运</w:t>
      </w:r>
      <w:r>
        <w:rPr>
          <w:rFonts w:hint="eastAsia"/>
        </w:rPr>
        <w:t>”</w:t>
      </w:r>
      <w:r>
        <w:t>。载具尺寸控制在 800 mm×600 mm 以内，可通过检修门与爬梯平台；设备采用航空箱分件运输。</w:t>
      </w:r>
    </w:p>
    <w:p w14:paraId="75EFDB21">
      <w:r>
        <w:rPr>
          <w:b/>
        </w:rPr>
        <w:t>（4）作业组织。</w:t>
      </w:r>
    </w:p>
    <w:p w14:paraId="0DB66E16">
      <w:r>
        <w:t>单孔闸室计划 2 个作业日：第 1 日完成进场、架站、控制测量与试扫；第 2 日完成正式采集、补扫与现场质检。每站作业时间不超过 90 min，避开闸室通风与照明条件最差的时段。</w:t>
      </w:r>
    </w:p>
    <w:p w14:paraId="2AAA0774">
      <w:pPr>
        <w:pStyle w:val="5"/>
      </w:pPr>
      <w:bookmarkStart w:id="58" w:name="_Toc23708"/>
      <w:r>
        <w:rPr>
          <w:szCs w:val="32"/>
        </w:rPr>
        <w:t>1.7.3 三峡水利枢纽</w:t>
      </w:r>
      <w:r>
        <w:rPr>
          <w:rFonts w:hint="eastAsia"/>
          <w:szCs w:val="32"/>
        </w:rPr>
        <w:t>--</w:t>
      </w:r>
      <w:r>
        <w:rPr>
          <w:szCs w:val="32"/>
        </w:rPr>
        <w:t>泄洪深孔缓坡场景</w:t>
      </w:r>
      <w:bookmarkEnd w:id="58"/>
    </w:p>
    <w:p w14:paraId="57ECAF3A">
      <w:r>
        <w:rPr>
          <w:b/>
        </w:rPr>
        <w:t>（1）场景特征。</w:t>
      </w:r>
    </w:p>
    <w:p w14:paraId="2E0B25DA">
      <w:r>
        <w:t>三峡泄洪深孔为长泄槽结构，作业范围为下游出口挑坎与上游掺气跌坎之间的底板和左右侧墙。泄槽纵坡较缓，长度可达百余米，宽度相对较窄；存在掺气跌坎、挑坎、分缝、止水等构造；孔内光照不足，湿度较高。</w:t>
      </w:r>
    </w:p>
    <w:p w14:paraId="7CB7F79B"/>
    <w:p w14:paraId="38A2E63A">
      <w:pPr>
        <w:ind w:firstLine="0"/>
      </w:pPr>
      <w:r>
        <w:drawing>
          <wp:inline distT="0" distB="0" distL="0" distR="0">
            <wp:extent cx="5731510" cy="3533775"/>
            <wp:effectExtent l="0" t="0" r="2540" b="9525"/>
            <wp:docPr id="1507113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13362" name="Picture 1" descr="A screenshot of a computer&#10;&#10;Description automatically generated"/>
                    <pic:cNvPicPr>
                      <a:picLocks noChangeAspect="1"/>
                    </pic:cNvPicPr>
                  </pic:nvPicPr>
                  <pic:blipFill>
                    <a:blip r:embed="rId20"/>
                    <a:srcRect t="3378"/>
                    <a:stretch>
                      <a:fillRect/>
                    </a:stretch>
                  </pic:blipFill>
                  <pic:spPr>
                    <a:xfrm>
                      <a:off x="0" y="0"/>
                      <a:ext cx="5731510" cy="3534032"/>
                    </a:xfrm>
                    <a:prstGeom prst="rect">
                      <a:avLst/>
                    </a:prstGeom>
                    <a:ln>
                      <a:noFill/>
                    </a:ln>
                  </pic:spPr>
                </pic:pic>
              </a:graphicData>
            </a:graphic>
          </wp:inline>
        </w:drawing>
      </w:r>
    </w:p>
    <w:p w14:paraId="5C670EB8">
      <w:pPr>
        <w:ind w:firstLine="0"/>
        <w:jc w:val="center"/>
      </w:pPr>
      <w:r>
        <w:rPr>
          <w:sz w:val="21"/>
          <w:szCs w:val="21"/>
        </w:rPr>
        <w:t>图 1-</w:t>
      </w:r>
      <w:r>
        <w:rPr>
          <w:rFonts w:hint="eastAsia"/>
          <w:sz w:val="21"/>
          <w:szCs w:val="21"/>
        </w:rPr>
        <w:t xml:space="preserve">5  </w:t>
      </w:r>
      <w:r>
        <w:t>三峡泄洪深孔</w:t>
      </w:r>
      <w:r>
        <w:rPr>
          <w:rFonts w:hint="eastAsia"/>
        </w:rPr>
        <w:t>-缓坡-3000万点云模拟场景</w:t>
      </w:r>
    </w:p>
    <w:p w14:paraId="78AC85E7">
      <w:r>
        <w:rPr>
          <w:b/>
        </w:rPr>
        <w:t>（2）测量难点。</w:t>
      </w:r>
    </w:p>
    <w:p w14:paraId="0D99DFB0">
      <w:r>
        <w:t>一是长距离累积误差。分段测量后拼接，误差随段数累积，易超出 ±1 cm。二是通视条件差。深孔内视线受掺气坎、挑坎遮挡，单站难以覆盖长距离。三是弱纹理与低照度。混凝土表面颜色单一、纹理弱，孔内光线不足，影像匹配困难。四是安全风险高。深孔内空间狭小、地面湿滑、存在临边与落水风险。</w:t>
      </w:r>
    </w:p>
    <w:p w14:paraId="632724A6">
      <w:r>
        <w:rPr>
          <w:b/>
        </w:rPr>
        <w:t>（3）技术对策。</w:t>
      </w:r>
    </w:p>
    <w:p w14:paraId="6FB5D99B">
      <w:r>
        <w:t>一是</w:t>
      </w:r>
      <w:r>
        <w:rPr>
          <w:rFonts w:hint="eastAsia"/>
        </w:rPr>
        <w:t>“</w:t>
      </w:r>
      <w:r>
        <w:t>分段测站 + 中继标志 + 全局优化</w:t>
      </w:r>
      <w:r>
        <w:rPr>
          <w:rFonts w:hint="eastAsia"/>
        </w:rPr>
        <w:t>”</w:t>
      </w:r>
      <w:r>
        <w:t>。沿泄槽每 10～12 m 设一站，站间布设不少于 3 个公共标志点；采用</w:t>
      </w:r>
      <w:r>
        <w:rPr>
          <w:rFonts w:hint="eastAsia"/>
        </w:rPr>
        <w:t>“</w:t>
      </w:r>
      <w:r>
        <w:t>分段平差 + 全局光束法平差</w:t>
      </w:r>
      <w:r>
        <w:rPr>
          <w:rFonts w:hint="eastAsia"/>
        </w:rPr>
        <w:t>”</w:t>
      </w:r>
      <w:r>
        <w:t>抑制累积误差；对闭合路径计算闭环误差。</w:t>
      </w:r>
    </w:p>
    <w:p w14:paraId="2E69FF54">
      <w:r>
        <w:t>二是</w:t>
      </w:r>
      <w:r>
        <w:rPr>
          <w:rFonts w:hint="eastAsia"/>
        </w:rPr>
        <w:t>“</w:t>
      </w:r>
      <w:r>
        <w:t>主动照明 + 弱纹理增强</w:t>
      </w:r>
      <w:r>
        <w:rPr>
          <w:rFonts w:hint="eastAsia"/>
        </w:rPr>
        <w:t>”</w:t>
      </w:r>
      <w:r>
        <w:t>。配置便携式 LED 灯带与补光灯，采用多曝光与纹理增强算法；在弱纹理区域布设临时编码标志或投射散斑。</w:t>
      </w:r>
    </w:p>
    <w:p w14:paraId="33750246">
      <w:r>
        <w:t>三是</w:t>
      </w:r>
      <w:r>
        <w:rPr>
          <w:rFonts w:hint="eastAsia"/>
        </w:rPr>
        <w:t>“</w:t>
      </w:r>
      <w:r>
        <w:t>整体 ±1 cm + 局部 ±1 mm</w:t>
      </w:r>
      <w:r>
        <w:rPr>
          <w:rFonts w:hint="eastAsia"/>
        </w:rPr>
        <w:t>”</w:t>
      </w:r>
      <w:r>
        <w:t>双尺度。整体模型采用实景扫描与多目视觉联合解算；裂缝两侧、冲磨缺陷处采用近距离多视精测，深度方向按 ±1 mm 控制。</w:t>
      </w:r>
    </w:p>
    <w:p w14:paraId="2AE4F938">
      <w:r>
        <w:t>四是安全措施。作业人员穿救生衣、系安全绳，设置临边防护与监护；孔内作业配备气体检测与应急照明。</w:t>
      </w:r>
    </w:p>
    <w:p w14:paraId="2D399F41">
      <w:r>
        <w:rPr>
          <w:b/>
        </w:rPr>
        <w:t>（4）作业组织。</w:t>
      </w:r>
    </w:p>
    <w:p w14:paraId="169F4626">
      <w:r>
        <w:t>单孔深孔计划 3 个作业日：第 1 日进场、架站与分段试扫；第 2～3 日分段采集与补扫，同步进行内业预处理；每日作业结束前完成数据备份与质检。</w:t>
      </w:r>
    </w:p>
    <w:p w14:paraId="7752E8DB">
      <w:pPr>
        <w:pStyle w:val="5"/>
      </w:pPr>
      <w:bookmarkStart w:id="59" w:name="_Toc17271"/>
      <w:r>
        <w:rPr>
          <w:szCs w:val="32"/>
        </w:rPr>
        <w:t>1.7.4 向家坝水利枢纽</w:t>
      </w:r>
      <w:r>
        <w:rPr>
          <w:rFonts w:hint="eastAsia"/>
          <w:szCs w:val="32"/>
        </w:rPr>
        <w:t>--</w:t>
      </w:r>
      <w:r>
        <w:rPr>
          <w:szCs w:val="32"/>
        </w:rPr>
        <w:t>泄洪表孔陡坡场景</w:t>
      </w:r>
      <w:bookmarkEnd w:id="59"/>
    </w:p>
    <w:p w14:paraId="42BC1D95">
      <w:r>
        <w:rPr>
          <w:b/>
        </w:rPr>
        <w:t>（1）场景特征。</w:t>
      </w:r>
    </w:p>
    <w:p w14:paraId="45C7B911">
      <w:r>
        <w:t>向家坝泄洪表孔为陡坡泄槽，作业范围为 270 m 高程水面断面与上游掺气跌坎之间的底板和左右侧墙。坡度大、流程长；检修人员仅能通过甲方研发的向家坝泄洪流道移动检修装备检修平台抵近过流面，作业人员数量、作业时间、作业空间均受限；需选取 2 孔表孔，且两孔表面湿润情况应有差异。</w:t>
      </w:r>
    </w:p>
    <w:p w14:paraId="1A139626">
      <w:pPr>
        <w:ind w:firstLine="0"/>
      </w:pPr>
    </w:p>
    <w:p w14:paraId="7C73E287">
      <w:pPr>
        <w:ind w:firstLine="0"/>
      </w:pPr>
      <w:r>
        <w:drawing>
          <wp:inline distT="0" distB="0" distL="0" distR="0">
            <wp:extent cx="5731510" cy="3529965"/>
            <wp:effectExtent l="0" t="0" r="2540" b="0"/>
            <wp:docPr id="539946186" name="Picture 1" descr="A computer screen shot of a concrete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6186" name="Picture 1" descr="A computer screen shot of a concrete bridge&#10;&#10;Description automatically generated"/>
                    <pic:cNvPicPr>
                      <a:picLocks noChangeAspect="1"/>
                    </pic:cNvPicPr>
                  </pic:nvPicPr>
                  <pic:blipFill>
                    <a:blip r:embed="rId21"/>
                    <a:srcRect t="3475"/>
                    <a:stretch>
                      <a:fillRect/>
                    </a:stretch>
                  </pic:blipFill>
                  <pic:spPr>
                    <a:xfrm>
                      <a:off x="0" y="0"/>
                      <a:ext cx="5731510" cy="3530502"/>
                    </a:xfrm>
                    <a:prstGeom prst="rect">
                      <a:avLst/>
                    </a:prstGeom>
                    <a:ln>
                      <a:noFill/>
                    </a:ln>
                  </pic:spPr>
                </pic:pic>
              </a:graphicData>
            </a:graphic>
          </wp:inline>
        </w:drawing>
      </w:r>
    </w:p>
    <w:p w14:paraId="04C65420">
      <w:pPr>
        <w:ind w:firstLine="0"/>
        <w:jc w:val="center"/>
      </w:pPr>
      <w:r>
        <w:rPr>
          <w:sz w:val="21"/>
          <w:szCs w:val="21"/>
        </w:rPr>
        <w:t>图 1-</w:t>
      </w:r>
      <w:r>
        <w:rPr>
          <w:rFonts w:hint="eastAsia"/>
          <w:sz w:val="21"/>
          <w:szCs w:val="21"/>
        </w:rPr>
        <w:t xml:space="preserve">6  </w:t>
      </w:r>
      <w:r>
        <w:t>向家坝泄洪表孔</w:t>
      </w:r>
      <w:r>
        <w:rPr>
          <w:rFonts w:hint="eastAsia"/>
        </w:rPr>
        <w:t>-</w:t>
      </w:r>
      <w:r>
        <w:t>陡坡</w:t>
      </w:r>
      <w:r>
        <w:rPr>
          <w:rFonts w:hint="eastAsia"/>
        </w:rPr>
        <w:t>-3000万点云模拟场景</w:t>
      </w:r>
    </w:p>
    <w:p w14:paraId="47960580">
      <w:r>
        <w:rPr>
          <w:b/>
        </w:rPr>
        <w:t>（2）测量难点。</w:t>
      </w:r>
    </w:p>
    <w:p w14:paraId="615DC9FA">
      <w:r>
        <w:t>一是通达困难。人员与设备难以直接到达过流面，必须依托检修平台。二是坡度大。设备在坡面易滑移、倾覆，人员作业风险高。三是表面湿润差异。湿润表面反光、水膜覆盖，影响激光回波与影像质量。四是作业时间短。平台单次作业时间有限，要求设备快速架设、快速采集。</w:t>
      </w:r>
    </w:p>
    <w:p w14:paraId="661A6ACA">
      <w:r>
        <w:rPr>
          <w:b/>
        </w:rPr>
        <w:t>（3）技术对策。</w:t>
      </w:r>
    </w:p>
    <w:p w14:paraId="1E7FA199">
      <w:r>
        <w:t>一是</w:t>
      </w:r>
      <w:r>
        <w:rPr>
          <w:rFonts w:hint="eastAsia"/>
        </w:rPr>
        <w:t>“</w:t>
      </w:r>
      <w:r>
        <w:t>平台挂载 + 自主载具</w:t>
      </w:r>
      <w:r>
        <w:rPr>
          <w:rFonts w:hint="eastAsia"/>
        </w:rPr>
        <w:t>”</w:t>
      </w:r>
      <w:r>
        <w:t>组合。设计专用挂载支架与快换底座，将扫描仪/跟踪框架固定于检修平台；平台无法抵近区域将履带式 AGV 置于平台台面缓行抵近，自主扫描后返回。</w:t>
      </w:r>
    </w:p>
    <w:p w14:paraId="216738BC">
      <w:r>
        <w:t>二是</w:t>
      </w:r>
      <w:r>
        <w:rPr>
          <w:rFonts w:hint="eastAsia"/>
        </w:rPr>
        <w:t>“</w:t>
      </w:r>
      <w:r>
        <w:t>轻量化 + 无线化</w:t>
      </w:r>
      <w:r>
        <w:rPr>
          <w:rFonts w:hint="eastAsia"/>
        </w:rPr>
        <w:t>”</w:t>
      </w:r>
      <w:r>
        <w:t>。陡坡构型优先选用不超过 2.5 kg 的扫描仪，采用电池供电与非 WiFi 无线传输，减少线缆与电源束缚。</w:t>
      </w:r>
    </w:p>
    <w:p w14:paraId="0FF84916">
      <w:r>
        <w:t>三是</w:t>
      </w:r>
      <w:r>
        <w:rPr>
          <w:rFonts w:hint="eastAsia"/>
        </w:rPr>
        <w:t>“</w:t>
      </w:r>
      <w:r>
        <w:t>湿润表面专项处理</w:t>
      </w:r>
      <w:r>
        <w:rPr>
          <w:rFonts w:hint="eastAsia"/>
        </w:rPr>
        <w:t>”</w:t>
      </w:r>
      <w:r>
        <w:t>。采用偏振、多曝光、视觉为主激光为辅的策略；对水膜区域降低激光权重，提高影像权重；在成果中标注表面状态。</w:t>
      </w:r>
    </w:p>
    <w:p w14:paraId="43187ABA">
      <w:r>
        <w:t>四是</w:t>
      </w:r>
      <w:r>
        <w:rPr>
          <w:rFonts w:hint="eastAsia"/>
        </w:rPr>
        <w:t>“</w:t>
      </w:r>
      <w:r>
        <w:t>分段快速作业</w:t>
      </w:r>
      <w:r>
        <w:rPr>
          <w:rFonts w:hint="eastAsia"/>
        </w:rPr>
        <w:t>”</w:t>
      </w:r>
      <w:r>
        <w:t>。将单孔划分为若干 5～8 m 区段，每段一次平台作业完成采集；段间以公共标志点连接；作业前完成标定与试扫，减少平台占用时间。</w:t>
      </w:r>
    </w:p>
    <w:p w14:paraId="1D291215">
      <w:r>
        <w:rPr>
          <w:b/>
        </w:rPr>
        <w:t>（4）作业组织。</w:t>
      </w:r>
    </w:p>
    <w:p w14:paraId="4BA7614E">
      <w:r>
        <w:t>单孔表孔计划 3～4 个作业日，与检修平台使用计划联动；每日作业前与平台管理方确认作业窗口、载荷与安全措施；作业期间平台下方设置警戒区，禁止交叉作业。</w:t>
      </w:r>
    </w:p>
    <w:p w14:paraId="6F4CD795">
      <w:pPr>
        <w:pStyle w:val="5"/>
      </w:pPr>
      <w:bookmarkStart w:id="60" w:name="_Toc28800"/>
      <w:r>
        <w:rPr>
          <w:szCs w:val="32"/>
        </w:rPr>
        <w:t>1.7.5 三站场景对比</w:t>
      </w:r>
      <w:bookmarkEnd w:id="60"/>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8"/>
        <w:gridCol w:w="2644"/>
        <w:gridCol w:w="2318"/>
        <w:gridCol w:w="2491"/>
      </w:tblGrid>
      <w:tr w14:paraId="78595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shd w:val="clear" w:color="auto" w:fill="E7E6E6"/>
            <w:vAlign w:val="center"/>
          </w:tcPr>
          <w:p w14:paraId="71F75EB2">
            <w:pPr>
              <w:snapToGrid w:val="0"/>
              <w:spacing w:before="70" w:after="70" w:line="320" w:lineRule="auto"/>
              <w:ind w:firstLine="0"/>
              <w:jc w:val="left"/>
            </w:pPr>
            <w:r>
              <w:rPr>
                <w:b/>
                <w:sz w:val="21"/>
                <w:szCs w:val="21"/>
              </w:rPr>
              <w:t>对比项</w:t>
            </w:r>
          </w:p>
        </w:tc>
        <w:tc>
          <w:tcPr>
            <w:tcW w:w="2644" w:type="dxa"/>
            <w:shd w:val="clear" w:color="auto" w:fill="E7E6E6"/>
            <w:vAlign w:val="center"/>
          </w:tcPr>
          <w:p w14:paraId="39F8BE56">
            <w:pPr>
              <w:snapToGrid w:val="0"/>
              <w:spacing w:before="70" w:after="70" w:line="320" w:lineRule="auto"/>
              <w:ind w:firstLine="0"/>
              <w:jc w:val="left"/>
            </w:pPr>
            <w:r>
              <w:rPr>
                <w:b/>
                <w:sz w:val="21"/>
                <w:szCs w:val="21"/>
              </w:rPr>
              <w:t>葛洲坝闸室</w:t>
            </w:r>
          </w:p>
        </w:tc>
        <w:tc>
          <w:tcPr>
            <w:tcW w:w="2318" w:type="dxa"/>
            <w:shd w:val="clear" w:color="auto" w:fill="E7E6E6"/>
            <w:vAlign w:val="center"/>
          </w:tcPr>
          <w:p w14:paraId="16AAC3D5">
            <w:pPr>
              <w:snapToGrid w:val="0"/>
              <w:spacing w:before="70" w:after="70" w:line="320" w:lineRule="auto"/>
              <w:ind w:firstLine="0"/>
              <w:jc w:val="left"/>
            </w:pPr>
            <w:r>
              <w:rPr>
                <w:b/>
                <w:sz w:val="21"/>
                <w:szCs w:val="21"/>
              </w:rPr>
              <w:t>三峡深孔</w:t>
            </w:r>
          </w:p>
        </w:tc>
        <w:tc>
          <w:tcPr>
            <w:tcW w:w="2491" w:type="dxa"/>
            <w:shd w:val="clear" w:color="auto" w:fill="E7E6E6"/>
            <w:vAlign w:val="center"/>
          </w:tcPr>
          <w:p w14:paraId="30278D02">
            <w:pPr>
              <w:snapToGrid w:val="0"/>
              <w:spacing w:before="70" w:after="70" w:line="320" w:lineRule="auto"/>
              <w:ind w:firstLine="0"/>
              <w:jc w:val="left"/>
            </w:pPr>
            <w:r>
              <w:rPr>
                <w:b/>
                <w:sz w:val="21"/>
                <w:szCs w:val="21"/>
              </w:rPr>
              <w:t>向家坝表孔</w:t>
            </w:r>
          </w:p>
        </w:tc>
      </w:tr>
      <w:tr w14:paraId="44E0C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1735950A">
            <w:pPr>
              <w:snapToGrid w:val="0"/>
              <w:spacing w:before="70" w:after="70" w:line="320" w:lineRule="auto"/>
              <w:ind w:firstLine="0"/>
              <w:jc w:val="left"/>
            </w:pPr>
            <w:r>
              <w:rPr>
                <w:sz w:val="21"/>
                <w:szCs w:val="21"/>
              </w:rPr>
              <w:t>坡度类型</w:t>
            </w:r>
          </w:p>
        </w:tc>
        <w:tc>
          <w:tcPr>
            <w:tcW w:w="2644" w:type="dxa"/>
            <w:vAlign w:val="center"/>
          </w:tcPr>
          <w:p w14:paraId="7DA36FAE">
            <w:pPr>
              <w:snapToGrid w:val="0"/>
              <w:spacing w:before="70" w:after="70" w:line="320" w:lineRule="auto"/>
              <w:ind w:firstLine="0"/>
              <w:jc w:val="left"/>
            </w:pPr>
            <w:r>
              <w:rPr>
                <w:sz w:val="21"/>
                <w:szCs w:val="21"/>
              </w:rPr>
              <w:t>平坡</w:t>
            </w:r>
          </w:p>
        </w:tc>
        <w:tc>
          <w:tcPr>
            <w:tcW w:w="2318" w:type="dxa"/>
            <w:vAlign w:val="center"/>
          </w:tcPr>
          <w:p w14:paraId="02005842">
            <w:pPr>
              <w:snapToGrid w:val="0"/>
              <w:spacing w:before="70" w:after="70" w:line="320" w:lineRule="auto"/>
              <w:ind w:firstLine="0"/>
              <w:jc w:val="left"/>
            </w:pPr>
            <w:r>
              <w:rPr>
                <w:sz w:val="21"/>
                <w:szCs w:val="21"/>
              </w:rPr>
              <w:t>缓坡</w:t>
            </w:r>
          </w:p>
        </w:tc>
        <w:tc>
          <w:tcPr>
            <w:tcW w:w="2491" w:type="dxa"/>
            <w:vAlign w:val="center"/>
          </w:tcPr>
          <w:p w14:paraId="62467AC5">
            <w:pPr>
              <w:snapToGrid w:val="0"/>
              <w:spacing w:before="70" w:after="70" w:line="320" w:lineRule="auto"/>
              <w:ind w:firstLine="0"/>
              <w:jc w:val="left"/>
            </w:pPr>
            <w:r>
              <w:rPr>
                <w:sz w:val="21"/>
                <w:szCs w:val="21"/>
              </w:rPr>
              <w:t>陡坡</w:t>
            </w:r>
          </w:p>
        </w:tc>
      </w:tr>
      <w:tr w14:paraId="3F52D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7EC5C021">
            <w:pPr>
              <w:snapToGrid w:val="0"/>
              <w:spacing w:before="70" w:after="70" w:line="320" w:lineRule="auto"/>
              <w:ind w:firstLine="0"/>
              <w:jc w:val="left"/>
            </w:pPr>
            <w:r>
              <w:rPr>
                <w:sz w:val="21"/>
                <w:szCs w:val="21"/>
              </w:rPr>
              <w:t>典型尺度</w:t>
            </w:r>
          </w:p>
        </w:tc>
        <w:tc>
          <w:tcPr>
            <w:tcW w:w="2644" w:type="dxa"/>
            <w:vAlign w:val="center"/>
          </w:tcPr>
          <w:p w14:paraId="0368A934">
            <w:pPr>
              <w:snapToGrid w:val="0"/>
              <w:spacing w:before="70" w:after="70" w:line="320" w:lineRule="auto"/>
              <w:ind w:firstLine="0"/>
              <w:jc w:val="left"/>
            </w:pPr>
            <w:r>
              <w:rPr>
                <w:sz w:val="21"/>
                <w:szCs w:val="21"/>
              </w:rPr>
              <w:t>26 m×12 m</w:t>
            </w:r>
          </w:p>
        </w:tc>
        <w:tc>
          <w:tcPr>
            <w:tcW w:w="2318" w:type="dxa"/>
            <w:vAlign w:val="center"/>
          </w:tcPr>
          <w:p w14:paraId="612FE311">
            <w:pPr>
              <w:snapToGrid w:val="0"/>
              <w:spacing w:before="70" w:after="70" w:line="320" w:lineRule="auto"/>
              <w:ind w:firstLine="0"/>
              <w:jc w:val="left"/>
            </w:pPr>
            <w:r>
              <w:rPr>
                <w:sz w:val="21"/>
                <w:szCs w:val="21"/>
              </w:rPr>
              <w:t>长百余米</w:t>
            </w:r>
          </w:p>
        </w:tc>
        <w:tc>
          <w:tcPr>
            <w:tcW w:w="2491" w:type="dxa"/>
            <w:vAlign w:val="center"/>
          </w:tcPr>
          <w:p w14:paraId="0526DF57">
            <w:pPr>
              <w:snapToGrid w:val="0"/>
              <w:spacing w:before="70" w:after="70" w:line="320" w:lineRule="auto"/>
              <w:ind w:firstLine="0"/>
              <w:jc w:val="left"/>
            </w:pPr>
            <w:r>
              <w:rPr>
                <w:sz w:val="21"/>
                <w:szCs w:val="21"/>
              </w:rPr>
              <w:t>长数十米，坡度大</w:t>
            </w:r>
          </w:p>
        </w:tc>
      </w:tr>
      <w:tr w14:paraId="2AC92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6706DB9F">
            <w:pPr>
              <w:snapToGrid w:val="0"/>
              <w:spacing w:before="70" w:after="70" w:line="320" w:lineRule="auto"/>
              <w:ind w:firstLine="0"/>
              <w:jc w:val="left"/>
            </w:pPr>
            <w:r>
              <w:rPr>
                <w:sz w:val="21"/>
                <w:szCs w:val="21"/>
              </w:rPr>
              <w:t>通达方式</w:t>
            </w:r>
          </w:p>
        </w:tc>
        <w:tc>
          <w:tcPr>
            <w:tcW w:w="2644" w:type="dxa"/>
            <w:vAlign w:val="center"/>
          </w:tcPr>
          <w:p w14:paraId="0D2462F8">
            <w:pPr>
              <w:snapToGrid w:val="0"/>
              <w:spacing w:before="70" w:after="70" w:line="320" w:lineRule="auto"/>
              <w:ind w:firstLine="0"/>
              <w:jc w:val="left"/>
            </w:pPr>
            <w:r>
              <w:rPr>
                <w:sz w:val="21"/>
                <w:szCs w:val="21"/>
              </w:rPr>
              <w:t>闸室排干，人员直接进入</w:t>
            </w:r>
          </w:p>
        </w:tc>
        <w:tc>
          <w:tcPr>
            <w:tcW w:w="2318" w:type="dxa"/>
            <w:vAlign w:val="center"/>
          </w:tcPr>
          <w:p w14:paraId="47F56F67">
            <w:pPr>
              <w:snapToGrid w:val="0"/>
              <w:spacing w:before="70" w:after="70" w:line="320" w:lineRule="auto"/>
              <w:ind w:firstLine="0"/>
              <w:jc w:val="left"/>
            </w:pPr>
            <w:r>
              <w:rPr>
                <w:sz w:val="21"/>
                <w:szCs w:val="21"/>
              </w:rPr>
              <w:t>检修通道进入</w:t>
            </w:r>
          </w:p>
        </w:tc>
        <w:tc>
          <w:tcPr>
            <w:tcW w:w="2491" w:type="dxa"/>
            <w:vAlign w:val="center"/>
          </w:tcPr>
          <w:p w14:paraId="2DBF9BCF">
            <w:pPr>
              <w:snapToGrid w:val="0"/>
              <w:spacing w:before="70" w:after="70" w:line="320" w:lineRule="auto"/>
              <w:ind w:firstLine="0"/>
              <w:jc w:val="left"/>
            </w:pPr>
            <w:r>
              <w:rPr>
                <w:sz w:val="21"/>
                <w:szCs w:val="21"/>
              </w:rPr>
              <w:t>移动检修平台抵近</w:t>
            </w:r>
          </w:p>
        </w:tc>
      </w:tr>
      <w:tr w14:paraId="38043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013A7B5B">
            <w:pPr>
              <w:snapToGrid w:val="0"/>
              <w:spacing w:before="70" w:after="70" w:line="320" w:lineRule="auto"/>
              <w:ind w:firstLine="0"/>
              <w:jc w:val="left"/>
            </w:pPr>
            <w:r>
              <w:rPr>
                <w:sz w:val="21"/>
                <w:szCs w:val="21"/>
              </w:rPr>
              <w:t>光照条件</w:t>
            </w:r>
          </w:p>
        </w:tc>
        <w:tc>
          <w:tcPr>
            <w:tcW w:w="2644" w:type="dxa"/>
            <w:vAlign w:val="center"/>
          </w:tcPr>
          <w:p w14:paraId="3B9AF7AC">
            <w:pPr>
              <w:snapToGrid w:val="0"/>
              <w:spacing w:before="70" w:after="70" w:line="320" w:lineRule="auto"/>
              <w:ind w:firstLine="0"/>
              <w:jc w:val="left"/>
            </w:pPr>
            <w:r>
              <w:rPr>
                <w:sz w:val="21"/>
                <w:szCs w:val="21"/>
              </w:rPr>
              <w:t>顶部漫射光，局部阴影</w:t>
            </w:r>
          </w:p>
        </w:tc>
        <w:tc>
          <w:tcPr>
            <w:tcW w:w="2318" w:type="dxa"/>
            <w:vAlign w:val="center"/>
          </w:tcPr>
          <w:p w14:paraId="431C625E">
            <w:pPr>
              <w:snapToGrid w:val="0"/>
              <w:spacing w:before="70" w:after="70" w:line="320" w:lineRule="auto"/>
              <w:ind w:firstLine="0"/>
              <w:jc w:val="left"/>
            </w:pPr>
            <w:r>
              <w:rPr>
                <w:sz w:val="21"/>
                <w:szCs w:val="21"/>
              </w:rPr>
              <w:t>弱光，需主动照明</w:t>
            </w:r>
          </w:p>
        </w:tc>
        <w:tc>
          <w:tcPr>
            <w:tcW w:w="2491" w:type="dxa"/>
            <w:vAlign w:val="center"/>
          </w:tcPr>
          <w:p w14:paraId="32F69022">
            <w:pPr>
              <w:snapToGrid w:val="0"/>
              <w:spacing w:before="70" w:after="70" w:line="320" w:lineRule="auto"/>
              <w:ind w:firstLine="0"/>
              <w:jc w:val="left"/>
            </w:pPr>
            <w:r>
              <w:rPr>
                <w:sz w:val="21"/>
                <w:szCs w:val="21"/>
              </w:rPr>
              <w:t>室外强光，逆光</w:t>
            </w:r>
          </w:p>
        </w:tc>
      </w:tr>
      <w:tr w14:paraId="2F1A9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1497988E">
            <w:pPr>
              <w:snapToGrid w:val="0"/>
              <w:spacing w:before="70" w:after="70" w:line="320" w:lineRule="auto"/>
              <w:ind w:firstLine="0"/>
              <w:jc w:val="left"/>
            </w:pPr>
            <w:r>
              <w:rPr>
                <w:sz w:val="21"/>
                <w:szCs w:val="21"/>
              </w:rPr>
              <w:t>表面状态</w:t>
            </w:r>
          </w:p>
        </w:tc>
        <w:tc>
          <w:tcPr>
            <w:tcW w:w="2644" w:type="dxa"/>
            <w:vAlign w:val="center"/>
          </w:tcPr>
          <w:p w14:paraId="16C4462C">
            <w:pPr>
              <w:snapToGrid w:val="0"/>
              <w:spacing w:before="70" w:after="70" w:line="320" w:lineRule="auto"/>
              <w:ind w:firstLine="0"/>
              <w:jc w:val="left"/>
            </w:pPr>
            <w:r>
              <w:rPr>
                <w:sz w:val="21"/>
                <w:szCs w:val="21"/>
              </w:rPr>
              <w:t>残留水渍、泥沙、青苔</w:t>
            </w:r>
          </w:p>
        </w:tc>
        <w:tc>
          <w:tcPr>
            <w:tcW w:w="2318" w:type="dxa"/>
            <w:vAlign w:val="center"/>
          </w:tcPr>
          <w:p w14:paraId="02C4BD83">
            <w:pPr>
              <w:snapToGrid w:val="0"/>
              <w:spacing w:before="70" w:after="70" w:line="320" w:lineRule="auto"/>
              <w:ind w:firstLine="0"/>
              <w:jc w:val="left"/>
            </w:pPr>
            <w:r>
              <w:rPr>
                <w:sz w:val="21"/>
                <w:szCs w:val="21"/>
              </w:rPr>
              <w:t>潮湿、弱纹理</w:t>
            </w:r>
          </w:p>
        </w:tc>
        <w:tc>
          <w:tcPr>
            <w:tcW w:w="2491" w:type="dxa"/>
            <w:vAlign w:val="center"/>
          </w:tcPr>
          <w:p w14:paraId="50A6EE8E">
            <w:pPr>
              <w:snapToGrid w:val="0"/>
              <w:spacing w:before="70" w:after="70" w:line="320" w:lineRule="auto"/>
              <w:ind w:firstLine="0"/>
              <w:jc w:val="left"/>
            </w:pPr>
            <w:r>
              <w:rPr>
                <w:sz w:val="21"/>
                <w:szCs w:val="21"/>
              </w:rPr>
              <w:t>湿润程度不一</w:t>
            </w:r>
          </w:p>
        </w:tc>
      </w:tr>
      <w:tr w14:paraId="32826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2B440CDC">
            <w:pPr>
              <w:snapToGrid w:val="0"/>
              <w:spacing w:before="70" w:after="70" w:line="320" w:lineRule="auto"/>
              <w:ind w:firstLine="0"/>
              <w:jc w:val="left"/>
            </w:pPr>
            <w:r>
              <w:rPr>
                <w:sz w:val="21"/>
                <w:szCs w:val="21"/>
              </w:rPr>
              <w:t>主要遮挡</w:t>
            </w:r>
          </w:p>
        </w:tc>
        <w:tc>
          <w:tcPr>
            <w:tcW w:w="2644" w:type="dxa"/>
            <w:vAlign w:val="center"/>
          </w:tcPr>
          <w:p w14:paraId="6CAE1841">
            <w:pPr>
              <w:snapToGrid w:val="0"/>
              <w:spacing w:before="70" w:after="70" w:line="320" w:lineRule="auto"/>
              <w:ind w:firstLine="0"/>
              <w:jc w:val="left"/>
            </w:pPr>
            <w:r>
              <w:rPr>
                <w:sz w:val="21"/>
                <w:szCs w:val="21"/>
              </w:rPr>
              <w:t>闸墩、门槽、排水孔</w:t>
            </w:r>
          </w:p>
        </w:tc>
        <w:tc>
          <w:tcPr>
            <w:tcW w:w="2318" w:type="dxa"/>
            <w:vAlign w:val="center"/>
          </w:tcPr>
          <w:p w14:paraId="6DE568A0">
            <w:pPr>
              <w:snapToGrid w:val="0"/>
              <w:spacing w:before="70" w:after="70" w:line="320" w:lineRule="auto"/>
              <w:ind w:firstLine="0"/>
              <w:jc w:val="left"/>
            </w:pPr>
            <w:r>
              <w:rPr>
                <w:sz w:val="21"/>
                <w:szCs w:val="21"/>
              </w:rPr>
              <w:t>掺气坎、挑坎、分缝</w:t>
            </w:r>
          </w:p>
        </w:tc>
        <w:tc>
          <w:tcPr>
            <w:tcW w:w="2491" w:type="dxa"/>
            <w:vAlign w:val="center"/>
          </w:tcPr>
          <w:p w14:paraId="14EBBB70">
            <w:pPr>
              <w:snapToGrid w:val="0"/>
              <w:spacing w:before="70" w:after="70" w:line="320" w:lineRule="auto"/>
              <w:ind w:firstLine="0"/>
              <w:jc w:val="left"/>
            </w:pPr>
            <w:r>
              <w:rPr>
                <w:sz w:val="21"/>
                <w:szCs w:val="21"/>
              </w:rPr>
              <w:t>平台结构、坡度</w:t>
            </w:r>
          </w:p>
        </w:tc>
      </w:tr>
      <w:tr w14:paraId="37527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50C8F6C2">
            <w:pPr>
              <w:snapToGrid w:val="0"/>
              <w:spacing w:before="70" w:after="70" w:line="320" w:lineRule="auto"/>
              <w:ind w:firstLine="0"/>
              <w:jc w:val="left"/>
            </w:pPr>
            <w:r>
              <w:rPr>
                <w:sz w:val="21"/>
                <w:szCs w:val="21"/>
              </w:rPr>
              <w:t>精度要求</w:t>
            </w:r>
          </w:p>
        </w:tc>
        <w:tc>
          <w:tcPr>
            <w:tcW w:w="2644" w:type="dxa"/>
            <w:vAlign w:val="center"/>
          </w:tcPr>
          <w:p w14:paraId="48AF3E7A">
            <w:pPr>
              <w:snapToGrid w:val="0"/>
              <w:spacing w:before="70" w:after="70" w:line="320" w:lineRule="auto"/>
              <w:ind w:firstLine="0"/>
              <w:jc w:val="left"/>
            </w:pPr>
            <w:r>
              <w:rPr>
                <w:sz w:val="21"/>
                <w:szCs w:val="21"/>
              </w:rPr>
              <w:t>±1 mm + 绝对高程</w:t>
            </w:r>
          </w:p>
        </w:tc>
        <w:tc>
          <w:tcPr>
            <w:tcW w:w="2318" w:type="dxa"/>
            <w:vAlign w:val="center"/>
          </w:tcPr>
          <w:p w14:paraId="05FCAB89">
            <w:pPr>
              <w:snapToGrid w:val="0"/>
              <w:spacing w:before="70" w:after="70" w:line="320" w:lineRule="auto"/>
              <w:ind w:firstLine="0"/>
              <w:jc w:val="left"/>
            </w:pPr>
            <w:r>
              <w:rPr>
                <w:sz w:val="21"/>
                <w:szCs w:val="21"/>
              </w:rPr>
              <w:t>±1 cm，深度 ±1 mm</w:t>
            </w:r>
          </w:p>
        </w:tc>
        <w:tc>
          <w:tcPr>
            <w:tcW w:w="2491" w:type="dxa"/>
            <w:vAlign w:val="center"/>
          </w:tcPr>
          <w:p w14:paraId="494D58BF">
            <w:pPr>
              <w:snapToGrid w:val="0"/>
              <w:spacing w:before="70" w:after="70" w:line="320" w:lineRule="auto"/>
              <w:ind w:firstLine="0"/>
              <w:jc w:val="left"/>
            </w:pPr>
            <w:r>
              <w:rPr>
                <w:sz w:val="21"/>
                <w:szCs w:val="21"/>
              </w:rPr>
              <w:t>±1 cm，深度 ±1 mm</w:t>
            </w:r>
          </w:p>
        </w:tc>
      </w:tr>
      <w:tr w14:paraId="26D00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71B1A586">
            <w:pPr>
              <w:snapToGrid w:val="0"/>
              <w:spacing w:before="70" w:after="70" w:line="320" w:lineRule="auto"/>
              <w:ind w:firstLine="0"/>
              <w:jc w:val="left"/>
            </w:pPr>
            <w:r>
              <w:rPr>
                <w:sz w:val="21"/>
                <w:szCs w:val="21"/>
              </w:rPr>
              <w:t>测站数</w:t>
            </w:r>
          </w:p>
        </w:tc>
        <w:tc>
          <w:tcPr>
            <w:tcW w:w="2644" w:type="dxa"/>
            <w:vAlign w:val="center"/>
          </w:tcPr>
          <w:p w14:paraId="4727F2C6">
            <w:pPr>
              <w:snapToGrid w:val="0"/>
              <w:spacing w:before="70" w:after="70" w:line="320" w:lineRule="auto"/>
              <w:ind w:firstLine="0"/>
              <w:jc w:val="left"/>
            </w:pPr>
            <w:r>
              <w:rPr>
                <w:sz w:val="21"/>
                <w:szCs w:val="21"/>
              </w:rPr>
              <w:t>≤2 站</w:t>
            </w:r>
          </w:p>
        </w:tc>
        <w:tc>
          <w:tcPr>
            <w:tcW w:w="2318" w:type="dxa"/>
            <w:vAlign w:val="center"/>
          </w:tcPr>
          <w:p w14:paraId="629981C0">
            <w:pPr>
              <w:snapToGrid w:val="0"/>
              <w:spacing w:before="70" w:after="70" w:line="320" w:lineRule="auto"/>
              <w:ind w:firstLine="0"/>
              <w:jc w:val="left"/>
            </w:pPr>
            <w:r>
              <w:rPr>
                <w:sz w:val="21"/>
                <w:szCs w:val="21"/>
              </w:rPr>
              <w:t>3～5 站</w:t>
            </w:r>
          </w:p>
        </w:tc>
        <w:tc>
          <w:tcPr>
            <w:tcW w:w="2491" w:type="dxa"/>
            <w:vAlign w:val="center"/>
          </w:tcPr>
          <w:p w14:paraId="36138B33">
            <w:pPr>
              <w:snapToGrid w:val="0"/>
              <w:spacing w:before="70" w:after="70" w:line="320" w:lineRule="auto"/>
              <w:ind w:firstLine="0"/>
              <w:jc w:val="left"/>
            </w:pPr>
            <w:r>
              <w:rPr>
                <w:sz w:val="21"/>
                <w:szCs w:val="21"/>
              </w:rPr>
              <w:t>分段接力</w:t>
            </w:r>
          </w:p>
        </w:tc>
      </w:tr>
      <w:tr w14:paraId="18364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1568831D">
            <w:pPr>
              <w:snapToGrid w:val="0"/>
              <w:spacing w:before="70" w:after="70" w:line="320" w:lineRule="auto"/>
              <w:ind w:firstLine="0"/>
              <w:jc w:val="left"/>
            </w:pPr>
            <w:r>
              <w:rPr>
                <w:sz w:val="21"/>
                <w:szCs w:val="21"/>
              </w:rPr>
              <w:t>主要风险</w:t>
            </w:r>
          </w:p>
        </w:tc>
        <w:tc>
          <w:tcPr>
            <w:tcW w:w="2644" w:type="dxa"/>
            <w:vAlign w:val="center"/>
          </w:tcPr>
          <w:p w14:paraId="657ABA16">
            <w:pPr>
              <w:snapToGrid w:val="0"/>
              <w:spacing w:before="70" w:after="70" w:line="320" w:lineRule="auto"/>
              <w:ind w:firstLine="0"/>
              <w:jc w:val="left"/>
            </w:pPr>
            <w:r>
              <w:rPr>
                <w:sz w:val="21"/>
                <w:szCs w:val="21"/>
              </w:rPr>
              <w:t>空间受限、反光</w:t>
            </w:r>
          </w:p>
        </w:tc>
        <w:tc>
          <w:tcPr>
            <w:tcW w:w="2318" w:type="dxa"/>
            <w:vAlign w:val="center"/>
          </w:tcPr>
          <w:p w14:paraId="3041D3EE">
            <w:pPr>
              <w:snapToGrid w:val="0"/>
              <w:spacing w:before="70" w:after="70" w:line="320" w:lineRule="auto"/>
              <w:ind w:firstLine="0"/>
              <w:jc w:val="left"/>
            </w:pPr>
            <w:r>
              <w:rPr>
                <w:sz w:val="21"/>
                <w:szCs w:val="21"/>
              </w:rPr>
              <w:t>长距离漂移、临边</w:t>
            </w:r>
          </w:p>
        </w:tc>
        <w:tc>
          <w:tcPr>
            <w:tcW w:w="2491" w:type="dxa"/>
            <w:vAlign w:val="center"/>
          </w:tcPr>
          <w:p w14:paraId="686C278D">
            <w:pPr>
              <w:snapToGrid w:val="0"/>
              <w:spacing w:before="70" w:after="70" w:line="320" w:lineRule="auto"/>
              <w:ind w:firstLine="0"/>
              <w:jc w:val="left"/>
            </w:pPr>
            <w:r>
              <w:rPr>
                <w:sz w:val="21"/>
                <w:szCs w:val="21"/>
              </w:rPr>
              <w:t>坠落、滑移、时间受限</w:t>
            </w:r>
          </w:p>
        </w:tc>
      </w:tr>
      <w:tr w14:paraId="6F121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vAlign w:val="center"/>
          </w:tcPr>
          <w:p w14:paraId="746CB6CB">
            <w:pPr>
              <w:snapToGrid w:val="0"/>
              <w:spacing w:before="70" w:after="70" w:line="320" w:lineRule="auto"/>
              <w:ind w:firstLine="0"/>
              <w:jc w:val="left"/>
            </w:pPr>
            <w:r>
              <w:rPr>
                <w:sz w:val="21"/>
                <w:szCs w:val="21"/>
              </w:rPr>
              <w:t>作业天数</w:t>
            </w:r>
          </w:p>
        </w:tc>
        <w:tc>
          <w:tcPr>
            <w:tcW w:w="2644" w:type="dxa"/>
            <w:vAlign w:val="center"/>
          </w:tcPr>
          <w:p w14:paraId="09AD91F8">
            <w:pPr>
              <w:snapToGrid w:val="0"/>
              <w:spacing w:before="70" w:after="70" w:line="320" w:lineRule="auto"/>
              <w:ind w:firstLine="0"/>
              <w:jc w:val="left"/>
            </w:pPr>
            <w:r>
              <w:rPr>
                <w:sz w:val="21"/>
                <w:szCs w:val="21"/>
              </w:rPr>
              <w:t>2 日/孔</w:t>
            </w:r>
          </w:p>
        </w:tc>
        <w:tc>
          <w:tcPr>
            <w:tcW w:w="2318" w:type="dxa"/>
            <w:vAlign w:val="center"/>
          </w:tcPr>
          <w:p w14:paraId="62C59342">
            <w:pPr>
              <w:snapToGrid w:val="0"/>
              <w:spacing w:before="70" w:after="70" w:line="320" w:lineRule="auto"/>
              <w:ind w:firstLine="0"/>
              <w:jc w:val="left"/>
            </w:pPr>
            <w:r>
              <w:rPr>
                <w:sz w:val="21"/>
                <w:szCs w:val="21"/>
              </w:rPr>
              <w:t>3 日/孔</w:t>
            </w:r>
          </w:p>
        </w:tc>
        <w:tc>
          <w:tcPr>
            <w:tcW w:w="2491" w:type="dxa"/>
            <w:vAlign w:val="center"/>
          </w:tcPr>
          <w:p w14:paraId="50AF45B5">
            <w:pPr>
              <w:snapToGrid w:val="0"/>
              <w:spacing w:before="70" w:after="70" w:line="320" w:lineRule="auto"/>
              <w:ind w:firstLine="0"/>
              <w:jc w:val="left"/>
            </w:pPr>
            <w:r>
              <w:rPr>
                <w:sz w:val="21"/>
                <w:szCs w:val="21"/>
              </w:rPr>
              <w:t>3～4 日/孔</w:t>
            </w:r>
          </w:p>
        </w:tc>
      </w:tr>
    </w:tbl>
    <w:p w14:paraId="253557F9">
      <w:pPr>
        <w:spacing w:line="240" w:lineRule="auto"/>
      </w:pPr>
    </w:p>
    <w:p w14:paraId="0A7CC4B3">
      <w:pPr>
        <w:pStyle w:val="4"/>
      </w:pPr>
      <w:bookmarkStart w:id="61" w:name="_Toc4041"/>
      <w:r>
        <w:rPr>
          <w:szCs w:val="36"/>
        </w:rPr>
        <w:t>1.8 国内外技术现状与方案定位</w:t>
      </w:r>
      <w:bookmarkEnd w:id="61"/>
    </w:p>
    <w:p w14:paraId="6F92C750">
      <w:r>
        <w:rPr>
          <w:rFonts w:hint="eastAsia"/>
        </w:rPr>
        <w:t>对现有技术体系进行系统梳理可发现显著特征：当前高精度工业测量装备与高效三维扫描装备均已发展成熟，但鲜有研究或工程实践将二者集成于同一作业流程中。工业摄影测量技术已在船舶、风电、水电等领域的大型构件检测中实现亚毫米级测量精度，但其作业流程需布设标志点并进行多次设站，作业效率难以适配大面积普查类需求；近年来便携式同步定位与地图构建（SLAM）扫描技术发展迅速，具备无靶标布设、开机即可扫描的优势，但长距离测量漂移与绝对坐标可靠性不足始终是其应用瓶颈。本项目的核心价值正体现于两类技术的融合衔接领域。</w:t>
      </w:r>
    </w:p>
    <w:p w14:paraId="6CF5426B">
      <w:r>
        <w:rPr>
          <w:rFonts w:hint="eastAsia"/>
        </w:rPr>
        <w:t>当前国内水电行业流道检测的主流实施模式仍为外包测量与人工判读相结合，成果形式以点云数据与纸质记录为主，不同来源数据的标准化程度较低。该现状并非源于技术能力不足，而是缺乏覆盖测量、建模、判读、成果输出全流程的工程化集成方案。正因如此，采购文件将“装备研发”与“技术研究”纳入同一招标标的，要求投标人不仅需具备测量实施能力，还需具备装备研发、数据计算分析及完整成果输出能力。</w:t>
      </w:r>
    </w:p>
    <w:p w14:paraId="1801F48A">
      <w:r>
        <w:rPr>
          <w:rFonts w:hint="eastAsia"/>
        </w:rPr>
        <w:t>近两年三维高斯泼溅（3D Gaussian Splatting）技术的成熟，为高保真场景呈现提供了新的技术路径，但该技术仅解决场景可视化效果问题，无法满足定量测量需求。本方案对此形成明确认知：定量测量以网格模型与点云数据为基准，高斯泼溅模型仅用于场景漫游与展示。这种“功能分离且不交叉使用”的设计思路，既响应了采购文件对测量基准的要求，也规避了将展示效果等同于测量精度的常见认知误区。</w:t>
      </w:r>
    </w:p>
    <w:p w14:paraId="1E0F1ABE">
      <w:pPr>
        <w:pStyle w:val="5"/>
      </w:pPr>
      <w:bookmarkStart w:id="62" w:name="_Toc7471"/>
      <w:r>
        <w:rPr>
          <w:szCs w:val="32"/>
        </w:rPr>
        <w:t>1.8.1 技术现状</w:t>
      </w:r>
      <w:bookmarkEnd w:id="62"/>
    </w:p>
    <w:p w14:paraId="44819EE0">
      <w:r>
        <w:rPr>
          <w:b/>
        </w:rPr>
        <w:t>（1）多目视觉跟踪测量。</w:t>
      </w:r>
    </w:p>
    <w:p w14:paraId="3BB8C587">
      <w:r>
        <w:t>国外以摄影测量系统为代表，采用高分辨率相机与编码标志点，在工业测量中可实现数十微米级精度，但设备价格高、对操作人员要求高、对现场环境敏感。国内近年发展迅速，在工业测量、文物数字化、大型构件检测等领域形成系列产品，精度可达 0.02～0.1 mm（近距离），但在 10 m 以上大范围、室外复杂环境下的精度保持与工程化程度仍有提升空间。</w:t>
      </w:r>
    </w:p>
    <w:p w14:paraId="3A7E90D4">
      <w:r>
        <w:rPr>
          <w:b/>
        </w:rPr>
        <w:t>（2）地面三维激光扫描。</w:t>
      </w:r>
    </w:p>
    <w:p w14:paraId="2486E51E">
      <w:r>
        <w:t>国内外产品成熟，测距可达数百米，点云密度高；但设备重量大、价格高，对湿润、反光表面敏感，且难以在陡坡、受限空间内灵活作业。</w:t>
      </w:r>
    </w:p>
    <w:p w14:paraId="66106A0A">
      <w:r>
        <w:rPr>
          <w:b/>
        </w:rPr>
        <w:t>（3）实景三维扫描（SLAM）。</w:t>
      </w:r>
    </w:p>
    <w:p w14:paraId="1EC1000A">
      <w:r>
        <w:t>基于激光 SLAM 与视觉 SLAM 融合的便携式扫描设备近年快速发展，重量轻、操作简单、可无靶标建图，相对精度可达 1～2 cm；但在长距离、重复结构、弱纹理环境下易漂移，需控制点约束。</w:t>
      </w:r>
    </w:p>
    <w:p w14:paraId="6D2B4384">
      <w:r>
        <w:rPr>
          <w:b/>
        </w:rPr>
        <w:t>（4）三维重建与渲染。</w:t>
      </w:r>
    </w:p>
    <w:p w14:paraId="2FCA0E86">
      <w:r>
        <w:t>传统方法以网格重建为主，适合量测但渲染真实感有限；神经辐射场与三维高斯泼溅技术近年来在实时渲染与高保真展示方面取得突破，训练时间从小时级降至分钟级，已具备工程可用性，但量测精度仍以点云/网格为准。</w:t>
      </w:r>
    </w:p>
    <w:p w14:paraId="759BEFFC">
      <w:r>
        <w:rPr>
          <w:b/>
        </w:rPr>
        <w:t>（5）缺陷智能识别。</w:t>
      </w:r>
    </w:p>
    <w:p w14:paraId="7A52976C">
      <w:r>
        <w:t>基于深度学习的语义分割在裂缝、剥落等表观缺陷识别中应用广泛；但冲磨缺陷的核心判据是</w:t>
      </w:r>
      <w:r>
        <w:rPr>
          <w:rFonts w:hint="eastAsia"/>
        </w:rPr>
        <w:t>“</w:t>
      </w:r>
      <w:r>
        <w:t>体型尺寸削减</w:t>
      </w:r>
      <w:r>
        <w:rPr>
          <w:rFonts w:hint="eastAsia"/>
        </w:rPr>
        <w:t>”</w:t>
      </w:r>
      <w:r>
        <w:t>，单纯依靠影像语义难以准确判定，需要与点云几何分析结合。</w:t>
      </w:r>
    </w:p>
    <w:p w14:paraId="4D87F442">
      <w:pPr>
        <w:pStyle w:val="5"/>
      </w:pPr>
      <w:bookmarkStart w:id="63" w:name="_Toc22505"/>
      <w:r>
        <w:rPr>
          <w:szCs w:val="32"/>
        </w:rPr>
        <w:t>1.8.2 本方案的定位</w:t>
      </w:r>
      <w:bookmarkEnd w:id="63"/>
    </w:p>
    <w:p w14:paraId="73B262B6">
      <w:r>
        <w:t>本方案不追求单一技术的极限指标，而是以</w:t>
      </w:r>
      <w:r>
        <w:rPr>
          <w:rFonts w:hint="eastAsia"/>
        </w:rPr>
        <w:t>“</w:t>
      </w:r>
      <w:r>
        <w:t>工程可用、现场好用、成果管用</w:t>
      </w:r>
      <w:r>
        <w:rPr>
          <w:rFonts w:hint="eastAsia"/>
        </w:rPr>
        <w:t>”</w:t>
      </w:r>
      <w:r>
        <w:t>为目标，通过多技术复合与流程集成，解决三个现实问题：</w:t>
      </w:r>
    </w:p>
    <w:p w14:paraId="1D81DF0C">
      <w:r>
        <w:t>一是</w:t>
      </w:r>
      <w:r>
        <w:rPr>
          <w:rFonts w:hint="eastAsia"/>
        </w:rPr>
        <w:t>“</w:t>
      </w:r>
      <w:r>
        <w:t>测得全</w:t>
      </w:r>
      <w:r>
        <w:rPr>
          <w:rFonts w:hint="eastAsia"/>
        </w:rPr>
        <w:t>”</w:t>
      </w:r>
      <w:r>
        <w:t>。以多目视觉跟踪为基准，结合实景扫描与手持补扫，消除遮挡盲区。</w:t>
      </w:r>
    </w:p>
    <w:p w14:paraId="1A569DD0">
      <w:r>
        <w:t>二是</w:t>
      </w:r>
      <w:r>
        <w:rPr>
          <w:rFonts w:hint="eastAsia"/>
        </w:rPr>
        <w:t>“</w:t>
      </w:r>
      <w:r>
        <w:t>测得准</w:t>
      </w:r>
      <w:r>
        <w:rPr>
          <w:rFonts w:hint="eastAsia"/>
        </w:rPr>
        <w:t>”</w:t>
      </w:r>
      <w:r>
        <w:t>。以控制网与双尺度解耦，兼顾整体精度与局部缺陷深度精度。</w:t>
      </w:r>
    </w:p>
    <w:p w14:paraId="07F0EEDC">
      <w:r>
        <w:t>三是</w:t>
      </w:r>
      <w:r>
        <w:rPr>
          <w:rFonts w:hint="eastAsia"/>
        </w:rPr>
        <w:t>“</w:t>
      </w:r>
      <w:r>
        <w:t>用得上</w:t>
      </w:r>
      <w:r>
        <w:rPr>
          <w:rFonts w:hint="eastAsia"/>
        </w:rPr>
        <w:t>”</w:t>
      </w:r>
      <w:r>
        <w:t>。以自动判识与自动出报，把测量数据转化为检修决策依据。</w:t>
      </w:r>
    </w:p>
    <w:p w14:paraId="41082D89">
      <w:pPr>
        <w:pStyle w:val="5"/>
      </w:pPr>
      <w:bookmarkStart w:id="64" w:name="_Toc20712"/>
      <w:r>
        <w:rPr>
          <w:szCs w:val="32"/>
        </w:rPr>
        <w:t>1.8.3 技术风险与应对</w:t>
      </w:r>
      <w:bookmarkEnd w:id="64"/>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12"/>
        <w:gridCol w:w="3305"/>
        <w:gridCol w:w="3483"/>
      </w:tblGrid>
      <w:tr w14:paraId="1EF2C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12" w:type="dxa"/>
            <w:shd w:val="clear" w:color="auto" w:fill="E7E6E6"/>
            <w:vAlign w:val="center"/>
          </w:tcPr>
          <w:p w14:paraId="71C7C2C6">
            <w:pPr>
              <w:snapToGrid w:val="0"/>
              <w:spacing w:before="70" w:after="70" w:line="240" w:lineRule="auto"/>
              <w:ind w:firstLine="0"/>
              <w:jc w:val="center"/>
              <w:rPr>
                <w:b/>
                <w:sz w:val="21"/>
              </w:rPr>
            </w:pPr>
            <w:r>
              <w:rPr>
                <w:b/>
                <w:sz w:val="21"/>
                <w:szCs w:val="21"/>
              </w:rPr>
              <w:t>风险</w:t>
            </w:r>
          </w:p>
        </w:tc>
        <w:tc>
          <w:tcPr>
            <w:tcW w:w="3305" w:type="dxa"/>
            <w:shd w:val="clear" w:color="auto" w:fill="E7E6E6"/>
            <w:vAlign w:val="center"/>
          </w:tcPr>
          <w:p w14:paraId="17881640">
            <w:pPr>
              <w:snapToGrid w:val="0"/>
              <w:spacing w:before="70" w:after="70" w:line="240" w:lineRule="auto"/>
              <w:ind w:firstLine="0"/>
              <w:jc w:val="center"/>
              <w:rPr>
                <w:b/>
                <w:sz w:val="21"/>
              </w:rPr>
            </w:pPr>
            <w:r>
              <w:rPr>
                <w:b/>
                <w:sz w:val="21"/>
                <w:szCs w:val="21"/>
              </w:rPr>
              <w:t>说明</w:t>
            </w:r>
          </w:p>
        </w:tc>
        <w:tc>
          <w:tcPr>
            <w:tcW w:w="3483" w:type="dxa"/>
            <w:shd w:val="clear" w:color="auto" w:fill="E7E6E6"/>
            <w:vAlign w:val="center"/>
          </w:tcPr>
          <w:p w14:paraId="5ACA5384">
            <w:pPr>
              <w:snapToGrid w:val="0"/>
              <w:spacing w:before="70" w:after="70" w:line="240" w:lineRule="auto"/>
              <w:ind w:firstLine="0"/>
              <w:jc w:val="center"/>
              <w:rPr>
                <w:b/>
                <w:sz w:val="21"/>
              </w:rPr>
            </w:pPr>
            <w:r>
              <w:rPr>
                <w:b/>
                <w:sz w:val="21"/>
                <w:szCs w:val="21"/>
              </w:rPr>
              <w:t>应对</w:t>
            </w:r>
          </w:p>
        </w:tc>
      </w:tr>
      <w:tr w14:paraId="59FB8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2" w:type="dxa"/>
            <w:vAlign w:val="center"/>
          </w:tcPr>
          <w:p w14:paraId="62BA892B">
            <w:pPr>
              <w:snapToGrid w:val="0"/>
              <w:spacing w:before="70" w:after="70" w:line="240" w:lineRule="auto"/>
              <w:ind w:firstLine="0"/>
              <w:jc w:val="left"/>
              <w:rPr>
                <w:sz w:val="21"/>
              </w:rPr>
            </w:pPr>
            <w:r>
              <w:rPr>
                <w:sz w:val="21"/>
                <w:szCs w:val="21"/>
              </w:rPr>
              <w:t>高斯泼溅工程化不足</w:t>
            </w:r>
          </w:p>
        </w:tc>
        <w:tc>
          <w:tcPr>
            <w:tcW w:w="3305" w:type="dxa"/>
            <w:vAlign w:val="center"/>
          </w:tcPr>
          <w:p w14:paraId="292D146F">
            <w:pPr>
              <w:snapToGrid w:val="0"/>
              <w:spacing w:before="70" w:after="70" w:line="240" w:lineRule="auto"/>
              <w:ind w:firstLine="0"/>
              <w:jc w:val="left"/>
              <w:rPr>
                <w:sz w:val="21"/>
              </w:rPr>
            </w:pPr>
            <w:r>
              <w:rPr>
                <w:sz w:val="21"/>
                <w:szCs w:val="21"/>
              </w:rPr>
              <w:t>大场景训练显存占用高、稳定性待验证</w:t>
            </w:r>
          </w:p>
        </w:tc>
        <w:tc>
          <w:tcPr>
            <w:tcW w:w="3483" w:type="dxa"/>
            <w:vAlign w:val="center"/>
          </w:tcPr>
          <w:p w14:paraId="4175A9AF">
            <w:pPr>
              <w:snapToGrid w:val="0"/>
              <w:spacing w:before="70" w:after="70" w:line="240" w:lineRule="auto"/>
              <w:ind w:firstLine="0"/>
              <w:jc w:val="left"/>
              <w:rPr>
                <w:sz w:val="21"/>
              </w:rPr>
            </w:pPr>
            <w:r>
              <w:rPr>
                <w:sz w:val="21"/>
                <w:szCs w:val="21"/>
              </w:rPr>
              <w:t>分块训练、增量合并、降级为网格渲染</w:t>
            </w:r>
          </w:p>
        </w:tc>
      </w:tr>
      <w:tr w14:paraId="5F334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2" w:type="dxa"/>
            <w:vAlign w:val="center"/>
          </w:tcPr>
          <w:p w14:paraId="20F958A7">
            <w:pPr>
              <w:snapToGrid w:val="0"/>
              <w:spacing w:before="70" w:after="70" w:line="240" w:lineRule="auto"/>
              <w:ind w:firstLine="0"/>
              <w:jc w:val="left"/>
              <w:rPr>
                <w:sz w:val="21"/>
              </w:rPr>
            </w:pPr>
            <w:r>
              <w:rPr>
                <w:sz w:val="21"/>
                <w:szCs w:val="21"/>
              </w:rPr>
              <w:t>弱纹理匹配失败</w:t>
            </w:r>
          </w:p>
        </w:tc>
        <w:tc>
          <w:tcPr>
            <w:tcW w:w="3305" w:type="dxa"/>
            <w:vAlign w:val="center"/>
          </w:tcPr>
          <w:p w14:paraId="18CACF98">
            <w:pPr>
              <w:snapToGrid w:val="0"/>
              <w:spacing w:before="70" w:after="70" w:line="240" w:lineRule="auto"/>
              <w:ind w:firstLine="0"/>
              <w:jc w:val="left"/>
              <w:rPr>
                <w:sz w:val="21"/>
              </w:rPr>
            </w:pPr>
            <w:r>
              <w:rPr>
                <w:sz w:val="21"/>
                <w:szCs w:val="21"/>
              </w:rPr>
              <w:t>混凝土表面特征少</w:t>
            </w:r>
          </w:p>
        </w:tc>
        <w:tc>
          <w:tcPr>
            <w:tcW w:w="3483" w:type="dxa"/>
            <w:vAlign w:val="center"/>
          </w:tcPr>
          <w:p w14:paraId="378AB44A">
            <w:pPr>
              <w:snapToGrid w:val="0"/>
              <w:spacing w:before="70" w:after="70" w:line="240" w:lineRule="auto"/>
              <w:ind w:firstLine="0"/>
              <w:jc w:val="left"/>
              <w:rPr>
                <w:sz w:val="21"/>
              </w:rPr>
            </w:pPr>
            <w:r>
              <w:rPr>
                <w:sz w:val="21"/>
                <w:szCs w:val="21"/>
              </w:rPr>
              <w:t>布设标志、投射散斑、引入几何约束</w:t>
            </w:r>
          </w:p>
        </w:tc>
      </w:tr>
      <w:tr w14:paraId="44707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2" w:type="dxa"/>
            <w:vAlign w:val="center"/>
          </w:tcPr>
          <w:p w14:paraId="4DF5BE02">
            <w:pPr>
              <w:snapToGrid w:val="0"/>
              <w:spacing w:before="70" w:after="70" w:line="240" w:lineRule="auto"/>
              <w:ind w:firstLine="0"/>
              <w:jc w:val="left"/>
              <w:rPr>
                <w:sz w:val="21"/>
              </w:rPr>
            </w:pPr>
            <w:r>
              <w:rPr>
                <w:sz w:val="21"/>
                <w:szCs w:val="21"/>
              </w:rPr>
              <w:t>湿润表面精度下降</w:t>
            </w:r>
          </w:p>
        </w:tc>
        <w:tc>
          <w:tcPr>
            <w:tcW w:w="3305" w:type="dxa"/>
            <w:vAlign w:val="center"/>
          </w:tcPr>
          <w:p w14:paraId="678741EB">
            <w:pPr>
              <w:snapToGrid w:val="0"/>
              <w:spacing w:before="70" w:after="70" w:line="240" w:lineRule="auto"/>
              <w:ind w:firstLine="0"/>
              <w:jc w:val="left"/>
              <w:rPr>
                <w:sz w:val="21"/>
              </w:rPr>
            </w:pPr>
            <w:r>
              <w:rPr>
                <w:sz w:val="21"/>
                <w:szCs w:val="21"/>
              </w:rPr>
              <w:t>激光回波异常、影像反光</w:t>
            </w:r>
          </w:p>
        </w:tc>
        <w:tc>
          <w:tcPr>
            <w:tcW w:w="3483" w:type="dxa"/>
            <w:vAlign w:val="center"/>
          </w:tcPr>
          <w:p w14:paraId="4AF8C37D">
            <w:pPr>
              <w:snapToGrid w:val="0"/>
              <w:spacing w:before="70" w:after="70" w:line="240" w:lineRule="auto"/>
              <w:ind w:firstLine="0"/>
              <w:jc w:val="left"/>
              <w:rPr>
                <w:sz w:val="21"/>
              </w:rPr>
            </w:pPr>
            <w:r>
              <w:rPr>
                <w:sz w:val="21"/>
                <w:szCs w:val="21"/>
              </w:rPr>
              <w:t>偏振、多曝光、视觉为主、补测</w:t>
            </w:r>
          </w:p>
        </w:tc>
      </w:tr>
      <w:tr w14:paraId="55AB1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2" w:type="dxa"/>
            <w:vAlign w:val="center"/>
          </w:tcPr>
          <w:p w14:paraId="2A1AAC39">
            <w:pPr>
              <w:snapToGrid w:val="0"/>
              <w:spacing w:before="70" w:after="70" w:line="240" w:lineRule="auto"/>
              <w:ind w:firstLine="0"/>
              <w:jc w:val="left"/>
              <w:rPr>
                <w:sz w:val="21"/>
              </w:rPr>
            </w:pPr>
            <w:r>
              <w:rPr>
                <w:sz w:val="21"/>
                <w:szCs w:val="21"/>
              </w:rPr>
              <w:t>长距离漂移</w:t>
            </w:r>
          </w:p>
        </w:tc>
        <w:tc>
          <w:tcPr>
            <w:tcW w:w="3305" w:type="dxa"/>
            <w:vAlign w:val="center"/>
          </w:tcPr>
          <w:p w14:paraId="5C4DCC3D">
            <w:pPr>
              <w:snapToGrid w:val="0"/>
              <w:spacing w:before="70" w:after="70" w:line="240" w:lineRule="auto"/>
              <w:ind w:firstLine="0"/>
              <w:jc w:val="left"/>
              <w:rPr>
                <w:sz w:val="21"/>
              </w:rPr>
            </w:pPr>
            <w:r>
              <w:rPr>
                <w:sz w:val="21"/>
                <w:szCs w:val="21"/>
              </w:rPr>
              <w:t>SLAM 累积误差</w:t>
            </w:r>
          </w:p>
        </w:tc>
        <w:tc>
          <w:tcPr>
            <w:tcW w:w="3483" w:type="dxa"/>
            <w:vAlign w:val="center"/>
          </w:tcPr>
          <w:p w14:paraId="2FA12F94">
            <w:pPr>
              <w:snapToGrid w:val="0"/>
              <w:spacing w:before="70" w:after="70" w:line="240" w:lineRule="auto"/>
              <w:ind w:firstLine="0"/>
              <w:jc w:val="left"/>
              <w:rPr>
                <w:sz w:val="21"/>
              </w:rPr>
            </w:pPr>
            <w:r>
              <w:rPr>
                <w:sz w:val="21"/>
                <w:szCs w:val="21"/>
              </w:rPr>
              <w:t>控制点约束、回环、分段平差</w:t>
            </w:r>
          </w:p>
        </w:tc>
      </w:tr>
      <w:tr w14:paraId="63A44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12" w:type="dxa"/>
            <w:vAlign w:val="center"/>
          </w:tcPr>
          <w:p w14:paraId="20BB1763">
            <w:pPr>
              <w:snapToGrid w:val="0"/>
              <w:spacing w:before="70" w:after="70" w:line="240" w:lineRule="auto"/>
              <w:ind w:firstLine="0"/>
              <w:jc w:val="left"/>
              <w:rPr>
                <w:sz w:val="21"/>
              </w:rPr>
            </w:pPr>
            <w:r>
              <w:rPr>
                <w:sz w:val="21"/>
                <w:szCs w:val="21"/>
              </w:rPr>
              <w:t>标准更新</w:t>
            </w:r>
          </w:p>
        </w:tc>
        <w:tc>
          <w:tcPr>
            <w:tcW w:w="3305" w:type="dxa"/>
            <w:vAlign w:val="center"/>
          </w:tcPr>
          <w:p w14:paraId="447CF7FF">
            <w:pPr>
              <w:snapToGrid w:val="0"/>
              <w:spacing w:before="70" w:after="70" w:line="240" w:lineRule="auto"/>
              <w:ind w:firstLine="0"/>
              <w:jc w:val="left"/>
              <w:rPr>
                <w:sz w:val="21"/>
              </w:rPr>
            </w:pPr>
            <w:r>
              <w:rPr>
                <w:sz w:val="21"/>
                <w:szCs w:val="21"/>
              </w:rPr>
              <w:t>甲方判定标准可能调整</w:t>
            </w:r>
          </w:p>
        </w:tc>
        <w:tc>
          <w:tcPr>
            <w:tcW w:w="3483" w:type="dxa"/>
            <w:vAlign w:val="center"/>
          </w:tcPr>
          <w:p w14:paraId="0942D2F9">
            <w:pPr>
              <w:snapToGrid w:val="0"/>
              <w:spacing w:before="70" w:after="70" w:line="240" w:lineRule="auto"/>
              <w:ind w:firstLine="0"/>
              <w:jc w:val="left"/>
              <w:rPr>
                <w:sz w:val="21"/>
              </w:rPr>
            </w:pPr>
            <w:r>
              <w:rPr>
                <w:sz w:val="21"/>
                <w:szCs w:val="21"/>
              </w:rPr>
              <w:t>规则库配置化，不改代码</w:t>
            </w:r>
          </w:p>
        </w:tc>
      </w:tr>
    </w:tbl>
    <w:p w14:paraId="3106BEBB">
      <w:pPr>
        <w:spacing w:line="240" w:lineRule="auto"/>
      </w:pPr>
    </w:p>
    <w:p w14:paraId="6ACFD942">
      <w:pPr>
        <w:pStyle w:val="4"/>
        <w:rPr>
          <w:szCs w:val="36"/>
        </w:rPr>
      </w:pPr>
      <w:bookmarkStart w:id="65" w:name="_Toc13461"/>
      <w:r>
        <w:rPr>
          <w:szCs w:val="36"/>
        </w:rPr>
        <w:t>1.9 需求</w:t>
      </w:r>
      <w:r>
        <w:rPr>
          <w:rFonts w:hint="eastAsia"/>
          <w:szCs w:val="36"/>
        </w:rPr>
        <w:t>-</w:t>
      </w:r>
      <w:r>
        <w:rPr>
          <w:szCs w:val="36"/>
        </w:rPr>
        <w:t>指标</w:t>
      </w:r>
      <w:r>
        <w:rPr>
          <w:rFonts w:hint="eastAsia"/>
          <w:szCs w:val="36"/>
        </w:rPr>
        <w:t>-</w:t>
      </w:r>
      <w:r>
        <w:rPr>
          <w:szCs w:val="36"/>
        </w:rPr>
        <w:t>措施映射</w:t>
      </w:r>
      <w:bookmarkEnd w:id="65"/>
    </w:p>
    <w:p w14:paraId="42CEA433">
      <w:r>
        <w:t>条款响应采取</w:t>
      </w:r>
      <w:r>
        <w:rPr>
          <w:rFonts w:hint="eastAsia"/>
        </w:rPr>
        <w:t>“</w:t>
      </w:r>
      <w:r>
        <w:t>识别</w:t>
      </w:r>
      <w:r>
        <w:rPr>
          <w:rFonts w:hint="eastAsia"/>
        </w:rPr>
        <w:t>-</w:t>
      </w:r>
      <w:r>
        <w:t>设计</w:t>
      </w:r>
      <w:r>
        <w:rPr>
          <w:rFonts w:hint="eastAsia"/>
        </w:rPr>
        <w:t>-</w:t>
      </w:r>
      <w:r>
        <w:t>验证</w:t>
      </w:r>
      <w:r>
        <w:rPr>
          <w:rFonts w:hint="eastAsia"/>
        </w:rPr>
        <w:t>-</w:t>
      </w:r>
      <w:r>
        <w:t>交付</w:t>
      </w:r>
      <w:r>
        <w:rPr>
          <w:rFonts w:hint="eastAsia"/>
        </w:rPr>
        <w:t>”</w:t>
      </w:r>
      <w:r>
        <w:t>四步闭环：</w:t>
      </w:r>
    </w:p>
    <w:p w14:paraId="0C7E0FAC">
      <w:pPr>
        <w:ind w:firstLine="0"/>
        <w:jc w:val="center"/>
      </w:pPr>
      <w:r>
        <w:drawing>
          <wp:inline distT="0" distB="0" distL="0" distR="0">
            <wp:extent cx="5603875" cy="749300"/>
            <wp:effectExtent l="0" t="0" r="9525" b="0"/>
            <wp:docPr id="19680925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2573" name="图片 5"/>
                    <pic:cNvPicPr>
                      <a:picLocks noChangeAspect="1"/>
                    </pic:cNvPicPr>
                  </pic:nvPicPr>
                  <pic:blipFill>
                    <a:blip r:embed="rId22"/>
                    <a:stretch>
                      <a:fillRect/>
                    </a:stretch>
                  </pic:blipFill>
                  <pic:spPr>
                    <a:xfrm>
                      <a:off x="0" y="0"/>
                      <a:ext cx="5603875" cy="749300"/>
                    </a:xfrm>
                    <a:prstGeom prst="rect">
                      <a:avLst/>
                    </a:prstGeom>
                  </pic:spPr>
                </pic:pic>
              </a:graphicData>
            </a:graphic>
          </wp:inline>
        </w:drawing>
      </w:r>
    </w:p>
    <w:p w14:paraId="5B2BF67A">
      <w:pPr>
        <w:spacing w:after="200" w:line="280" w:lineRule="auto"/>
        <w:ind w:firstLine="0"/>
        <w:jc w:val="center"/>
      </w:pPr>
      <w:r>
        <w:rPr>
          <w:sz w:val="21"/>
          <w:szCs w:val="21"/>
        </w:rPr>
        <w:t>图 1-</w:t>
      </w:r>
      <w:r>
        <w:rPr>
          <w:rFonts w:hint="eastAsia"/>
          <w:sz w:val="21"/>
          <w:szCs w:val="21"/>
        </w:rPr>
        <w:t>7</w:t>
      </w:r>
      <w:r>
        <w:rPr>
          <w:sz w:val="21"/>
          <w:szCs w:val="21"/>
        </w:rPr>
        <w:t xml:space="preserve">  采购条款响应闭环</w:t>
      </w:r>
    </w:p>
    <w:p w14:paraId="409B7A9D">
      <w:r>
        <w:t>先逐条梳理技术条款与其他要求，形成条款清单；再对每条给出技术与管理措施；然后明确验证手段（试验、检测、见证）；最后落到交付物与证据。该闭环保证</w:t>
      </w:r>
      <w:r>
        <w:rPr>
          <w:rFonts w:hint="eastAsia"/>
        </w:rPr>
        <w:t>“</w:t>
      </w:r>
      <w:r>
        <w:t>条款有对应、措施有落点、指标有验证、成果可核查</w:t>
      </w:r>
      <w:r>
        <w:rPr>
          <w:rFonts w:hint="eastAsia"/>
        </w:rPr>
        <w:t>”</w:t>
      </w:r>
      <w:r>
        <w:t>，避免响应表与方案正文</w:t>
      </w:r>
      <w:r>
        <w:rPr>
          <w:rFonts w:hint="eastAsia"/>
        </w:rPr>
        <w:t>“</w:t>
      </w:r>
      <w:r>
        <w:t>两张皮</w:t>
      </w:r>
      <w:r>
        <w:rPr>
          <w:rFonts w:hint="eastAsia"/>
        </w:rPr>
        <w:t>”</w:t>
      </w:r>
      <w:r>
        <w:t>。</w:t>
      </w:r>
    </w:p>
    <w:tbl>
      <w:tblPr>
        <w:tblStyle w:val="32"/>
        <w:tblW w:w="94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2232"/>
        <w:gridCol w:w="2728"/>
        <w:gridCol w:w="1624"/>
        <w:gridCol w:w="1179"/>
      </w:tblGrid>
      <w:tr w14:paraId="00715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16" w:type="dxa"/>
            <w:shd w:val="clear" w:color="auto" w:fill="E7E6E6"/>
            <w:vAlign w:val="center"/>
          </w:tcPr>
          <w:p w14:paraId="27BBC023">
            <w:pPr>
              <w:snapToGrid w:val="0"/>
              <w:spacing w:before="70" w:after="70" w:line="240" w:lineRule="auto"/>
              <w:ind w:firstLine="0"/>
              <w:jc w:val="center"/>
              <w:rPr>
                <w:b/>
                <w:sz w:val="21"/>
              </w:rPr>
            </w:pPr>
            <w:r>
              <w:rPr>
                <w:b/>
                <w:sz w:val="21"/>
                <w:szCs w:val="21"/>
              </w:rPr>
              <w:t>采购需求</w:t>
            </w:r>
          </w:p>
        </w:tc>
        <w:tc>
          <w:tcPr>
            <w:tcW w:w="2232" w:type="dxa"/>
            <w:shd w:val="clear" w:color="auto" w:fill="E7E6E6"/>
            <w:vAlign w:val="center"/>
          </w:tcPr>
          <w:p w14:paraId="68C6D627">
            <w:pPr>
              <w:snapToGrid w:val="0"/>
              <w:spacing w:before="70" w:after="70" w:line="240" w:lineRule="auto"/>
              <w:ind w:firstLine="0"/>
              <w:jc w:val="center"/>
              <w:rPr>
                <w:b/>
                <w:sz w:val="21"/>
              </w:rPr>
            </w:pPr>
            <w:r>
              <w:rPr>
                <w:b/>
                <w:sz w:val="21"/>
                <w:szCs w:val="21"/>
              </w:rPr>
              <w:t>量化指标</w:t>
            </w:r>
          </w:p>
        </w:tc>
        <w:tc>
          <w:tcPr>
            <w:tcW w:w="2728" w:type="dxa"/>
            <w:shd w:val="clear" w:color="auto" w:fill="E7E6E6"/>
            <w:vAlign w:val="center"/>
          </w:tcPr>
          <w:p w14:paraId="2F129566">
            <w:pPr>
              <w:snapToGrid w:val="0"/>
              <w:spacing w:before="70" w:after="70" w:line="240" w:lineRule="auto"/>
              <w:ind w:firstLine="0"/>
              <w:jc w:val="center"/>
              <w:rPr>
                <w:b/>
                <w:sz w:val="21"/>
              </w:rPr>
            </w:pPr>
            <w:r>
              <w:rPr>
                <w:b/>
                <w:sz w:val="21"/>
                <w:szCs w:val="21"/>
              </w:rPr>
              <w:t>技术措施</w:t>
            </w:r>
          </w:p>
        </w:tc>
        <w:tc>
          <w:tcPr>
            <w:tcW w:w="1624" w:type="dxa"/>
            <w:shd w:val="clear" w:color="auto" w:fill="E7E6E6"/>
            <w:vAlign w:val="center"/>
          </w:tcPr>
          <w:p w14:paraId="76FA2DDD">
            <w:pPr>
              <w:snapToGrid w:val="0"/>
              <w:spacing w:before="70" w:after="70" w:line="240" w:lineRule="auto"/>
              <w:ind w:firstLine="0"/>
              <w:jc w:val="center"/>
              <w:rPr>
                <w:b/>
                <w:sz w:val="21"/>
              </w:rPr>
            </w:pPr>
            <w:r>
              <w:rPr>
                <w:b/>
                <w:sz w:val="21"/>
                <w:szCs w:val="21"/>
              </w:rPr>
              <w:t>验证方式</w:t>
            </w:r>
          </w:p>
        </w:tc>
        <w:tc>
          <w:tcPr>
            <w:tcW w:w="1179" w:type="dxa"/>
            <w:shd w:val="clear" w:color="auto" w:fill="E7E6E6"/>
            <w:vAlign w:val="center"/>
          </w:tcPr>
          <w:p w14:paraId="76BE5FE2">
            <w:pPr>
              <w:snapToGrid w:val="0"/>
              <w:spacing w:before="70" w:after="70" w:line="240" w:lineRule="auto"/>
              <w:ind w:firstLine="0"/>
              <w:jc w:val="center"/>
              <w:rPr>
                <w:b/>
                <w:sz w:val="21"/>
              </w:rPr>
            </w:pPr>
            <w:r>
              <w:rPr>
                <w:b/>
                <w:sz w:val="21"/>
                <w:szCs w:val="21"/>
              </w:rPr>
              <w:t>对应章节</w:t>
            </w:r>
          </w:p>
        </w:tc>
      </w:tr>
      <w:tr w14:paraId="7F715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6365B8A">
            <w:pPr>
              <w:snapToGrid w:val="0"/>
              <w:spacing w:before="70" w:after="70" w:line="240" w:lineRule="auto"/>
              <w:ind w:firstLine="0"/>
              <w:jc w:val="left"/>
              <w:rPr>
                <w:sz w:val="21"/>
              </w:rPr>
            </w:pPr>
            <w:r>
              <w:rPr>
                <w:sz w:val="21"/>
                <w:szCs w:val="21"/>
              </w:rPr>
              <w:t>单站大范围测量</w:t>
            </w:r>
          </w:p>
        </w:tc>
        <w:tc>
          <w:tcPr>
            <w:tcW w:w="2232" w:type="dxa"/>
            <w:vAlign w:val="center"/>
          </w:tcPr>
          <w:p w14:paraId="3E62690B">
            <w:pPr>
              <w:snapToGrid w:val="0"/>
              <w:spacing w:before="70" w:after="70" w:line="240" w:lineRule="auto"/>
              <w:ind w:firstLine="0"/>
              <w:jc w:val="left"/>
              <w:rPr>
                <w:sz w:val="21"/>
              </w:rPr>
            </w:pPr>
            <w:r>
              <w:rPr>
                <w:sz w:val="21"/>
                <w:szCs w:val="21"/>
              </w:rPr>
              <w:t>半径 ≥12 m</w:t>
            </w:r>
          </w:p>
        </w:tc>
        <w:tc>
          <w:tcPr>
            <w:tcW w:w="2728" w:type="dxa"/>
            <w:vAlign w:val="center"/>
          </w:tcPr>
          <w:p w14:paraId="60649AE8">
            <w:pPr>
              <w:snapToGrid w:val="0"/>
              <w:spacing w:before="70" w:after="70" w:line="240" w:lineRule="auto"/>
              <w:ind w:firstLine="0"/>
              <w:jc w:val="left"/>
              <w:rPr>
                <w:sz w:val="21"/>
              </w:rPr>
            </w:pPr>
            <w:r>
              <w:rPr>
                <w:sz w:val="21"/>
                <w:szCs w:val="21"/>
              </w:rPr>
              <w:t>双目/多目构型、边缘视场校准</w:t>
            </w:r>
          </w:p>
        </w:tc>
        <w:tc>
          <w:tcPr>
            <w:tcW w:w="1624" w:type="dxa"/>
            <w:vAlign w:val="center"/>
          </w:tcPr>
          <w:p w14:paraId="0E979897">
            <w:pPr>
              <w:snapToGrid w:val="0"/>
              <w:spacing w:before="70" w:after="70" w:line="240" w:lineRule="auto"/>
              <w:ind w:firstLine="0"/>
              <w:jc w:val="left"/>
              <w:rPr>
                <w:sz w:val="21"/>
              </w:rPr>
            </w:pPr>
            <w:r>
              <w:rPr>
                <w:sz w:val="21"/>
                <w:szCs w:val="21"/>
              </w:rPr>
              <w:t>标准尺、检查点</w:t>
            </w:r>
          </w:p>
        </w:tc>
        <w:tc>
          <w:tcPr>
            <w:tcW w:w="1179" w:type="dxa"/>
            <w:vAlign w:val="center"/>
          </w:tcPr>
          <w:p w14:paraId="68C59851">
            <w:pPr>
              <w:snapToGrid w:val="0"/>
              <w:spacing w:before="70" w:after="70" w:line="240" w:lineRule="auto"/>
              <w:ind w:firstLine="0"/>
              <w:jc w:val="center"/>
              <w:rPr>
                <w:sz w:val="21"/>
              </w:rPr>
            </w:pPr>
            <w:r>
              <w:rPr>
                <w:sz w:val="21"/>
                <w:szCs w:val="21"/>
              </w:rPr>
              <w:t>2.5.1.3</w:t>
            </w:r>
          </w:p>
        </w:tc>
      </w:tr>
      <w:tr w14:paraId="2062B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9F7AB1E">
            <w:pPr>
              <w:snapToGrid w:val="0"/>
              <w:spacing w:before="70" w:after="70" w:line="240" w:lineRule="auto"/>
              <w:ind w:firstLine="0"/>
              <w:jc w:val="left"/>
              <w:rPr>
                <w:sz w:val="21"/>
              </w:rPr>
            </w:pPr>
            <w:r>
              <w:rPr>
                <w:sz w:val="21"/>
                <w:szCs w:val="21"/>
              </w:rPr>
              <w:t>缺陷尺寸精度</w:t>
            </w:r>
          </w:p>
        </w:tc>
        <w:tc>
          <w:tcPr>
            <w:tcW w:w="2232" w:type="dxa"/>
            <w:vAlign w:val="center"/>
          </w:tcPr>
          <w:p w14:paraId="6D6C81C7">
            <w:pPr>
              <w:snapToGrid w:val="0"/>
              <w:spacing w:before="70" w:after="70" w:line="240" w:lineRule="auto"/>
              <w:ind w:firstLine="0"/>
              <w:jc w:val="left"/>
              <w:rPr>
                <w:sz w:val="21"/>
              </w:rPr>
            </w:pPr>
            <w:r>
              <w:rPr>
                <w:sz w:val="21"/>
                <w:szCs w:val="21"/>
              </w:rPr>
              <w:t>10 m ≤0.5 mm、12 m ≤1 mm</w:t>
            </w:r>
          </w:p>
        </w:tc>
        <w:tc>
          <w:tcPr>
            <w:tcW w:w="2728" w:type="dxa"/>
            <w:vAlign w:val="center"/>
          </w:tcPr>
          <w:p w14:paraId="76BB8E00">
            <w:pPr>
              <w:snapToGrid w:val="0"/>
              <w:spacing w:before="70" w:after="70" w:line="240" w:lineRule="auto"/>
              <w:ind w:firstLine="0"/>
              <w:jc w:val="left"/>
              <w:rPr>
                <w:sz w:val="21"/>
              </w:rPr>
            </w:pPr>
            <w:r>
              <w:rPr>
                <w:sz w:val="21"/>
                <w:szCs w:val="21"/>
              </w:rPr>
              <w:t>亚像素定位、多视冗余、温度改正</w:t>
            </w:r>
          </w:p>
        </w:tc>
        <w:tc>
          <w:tcPr>
            <w:tcW w:w="1624" w:type="dxa"/>
            <w:vAlign w:val="center"/>
          </w:tcPr>
          <w:p w14:paraId="1443869F">
            <w:pPr>
              <w:snapToGrid w:val="0"/>
              <w:spacing w:before="70" w:after="70" w:line="240" w:lineRule="auto"/>
              <w:ind w:firstLine="0"/>
              <w:jc w:val="left"/>
              <w:rPr>
                <w:sz w:val="21"/>
              </w:rPr>
            </w:pPr>
            <w:r>
              <w:rPr>
                <w:sz w:val="21"/>
                <w:szCs w:val="21"/>
              </w:rPr>
              <w:t>标准件比对</w:t>
            </w:r>
          </w:p>
        </w:tc>
        <w:tc>
          <w:tcPr>
            <w:tcW w:w="1179" w:type="dxa"/>
            <w:vAlign w:val="center"/>
          </w:tcPr>
          <w:p w14:paraId="7D903589">
            <w:pPr>
              <w:snapToGrid w:val="0"/>
              <w:spacing w:before="70" w:after="70" w:line="240" w:lineRule="auto"/>
              <w:ind w:firstLine="0"/>
              <w:jc w:val="center"/>
              <w:rPr>
                <w:sz w:val="21"/>
              </w:rPr>
            </w:pPr>
            <w:r>
              <w:rPr>
                <w:sz w:val="21"/>
                <w:szCs w:val="21"/>
              </w:rPr>
              <w:t>2.5.1.4</w:t>
            </w:r>
          </w:p>
        </w:tc>
      </w:tr>
      <w:tr w14:paraId="47BD9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05F90A7C">
            <w:pPr>
              <w:snapToGrid w:val="0"/>
              <w:spacing w:before="70" w:after="70" w:line="240" w:lineRule="auto"/>
              <w:ind w:firstLine="0"/>
              <w:jc w:val="left"/>
              <w:rPr>
                <w:sz w:val="21"/>
              </w:rPr>
            </w:pPr>
            <w:r>
              <w:rPr>
                <w:sz w:val="21"/>
                <w:szCs w:val="21"/>
              </w:rPr>
              <w:t>室内零部件精度</w:t>
            </w:r>
          </w:p>
        </w:tc>
        <w:tc>
          <w:tcPr>
            <w:tcW w:w="2232" w:type="dxa"/>
            <w:vAlign w:val="center"/>
          </w:tcPr>
          <w:p w14:paraId="3E13EE58">
            <w:pPr>
              <w:snapToGrid w:val="0"/>
              <w:spacing w:before="70" w:after="70" w:line="240" w:lineRule="auto"/>
              <w:ind w:firstLine="0"/>
              <w:jc w:val="left"/>
              <w:rPr>
                <w:sz w:val="21"/>
              </w:rPr>
            </w:pPr>
            <w:r>
              <w:rPr>
                <w:sz w:val="21"/>
                <w:szCs w:val="21"/>
              </w:rPr>
              <w:t>≤0.025 mm</w:t>
            </w:r>
          </w:p>
        </w:tc>
        <w:tc>
          <w:tcPr>
            <w:tcW w:w="2728" w:type="dxa"/>
            <w:vAlign w:val="center"/>
          </w:tcPr>
          <w:p w14:paraId="1DAB81C2">
            <w:pPr>
              <w:snapToGrid w:val="0"/>
              <w:spacing w:before="70" w:after="70" w:line="240" w:lineRule="auto"/>
              <w:ind w:firstLine="0"/>
              <w:jc w:val="left"/>
              <w:rPr>
                <w:sz w:val="21"/>
              </w:rPr>
            </w:pPr>
            <w:r>
              <w:rPr>
                <w:sz w:val="21"/>
                <w:szCs w:val="21"/>
              </w:rPr>
              <w:t>短基线、结构光辅助、全局优化</w:t>
            </w:r>
          </w:p>
        </w:tc>
        <w:tc>
          <w:tcPr>
            <w:tcW w:w="1624" w:type="dxa"/>
            <w:vAlign w:val="center"/>
          </w:tcPr>
          <w:p w14:paraId="579DB682">
            <w:pPr>
              <w:snapToGrid w:val="0"/>
              <w:spacing w:before="70" w:after="70" w:line="240" w:lineRule="auto"/>
              <w:ind w:firstLine="0"/>
              <w:jc w:val="left"/>
              <w:rPr>
                <w:sz w:val="21"/>
              </w:rPr>
            </w:pPr>
            <w:r>
              <w:rPr>
                <w:sz w:val="21"/>
                <w:szCs w:val="21"/>
              </w:rPr>
              <w:t>标准球/标准尺</w:t>
            </w:r>
          </w:p>
        </w:tc>
        <w:tc>
          <w:tcPr>
            <w:tcW w:w="1179" w:type="dxa"/>
            <w:vAlign w:val="center"/>
          </w:tcPr>
          <w:p w14:paraId="586F7A8F">
            <w:pPr>
              <w:snapToGrid w:val="0"/>
              <w:spacing w:before="70" w:after="70" w:line="240" w:lineRule="auto"/>
              <w:ind w:firstLine="0"/>
              <w:jc w:val="center"/>
              <w:rPr>
                <w:sz w:val="21"/>
              </w:rPr>
            </w:pPr>
            <w:r>
              <w:rPr>
                <w:sz w:val="21"/>
                <w:szCs w:val="21"/>
              </w:rPr>
              <w:t>2.5.1.8</w:t>
            </w:r>
          </w:p>
        </w:tc>
      </w:tr>
      <w:tr w14:paraId="13366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4F79CF4A">
            <w:pPr>
              <w:snapToGrid w:val="0"/>
              <w:spacing w:before="70" w:after="70" w:line="240" w:lineRule="auto"/>
              <w:ind w:firstLine="0"/>
              <w:jc w:val="left"/>
              <w:rPr>
                <w:sz w:val="21"/>
              </w:rPr>
            </w:pPr>
            <w:r>
              <w:rPr>
                <w:sz w:val="21"/>
                <w:szCs w:val="21"/>
              </w:rPr>
              <w:t>平坡整体精度</w:t>
            </w:r>
          </w:p>
        </w:tc>
        <w:tc>
          <w:tcPr>
            <w:tcW w:w="2232" w:type="dxa"/>
            <w:vAlign w:val="center"/>
          </w:tcPr>
          <w:p w14:paraId="0F121736">
            <w:pPr>
              <w:snapToGrid w:val="0"/>
              <w:spacing w:before="70" w:after="70" w:line="240" w:lineRule="auto"/>
              <w:ind w:firstLine="0"/>
              <w:jc w:val="left"/>
              <w:rPr>
                <w:sz w:val="21"/>
              </w:rPr>
            </w:pPr>
            <w:r>
              <w:rPr>
                <w:sz w:val="21"/>
                <w:szCs w:val="21"/>
              </w:rPr>
              <w:t>≤±1 mm</w:t>
            </w:r>
          </w:p>
        </w:tc>
        <w:tc>
          <w:tcPr>
            <w:tcW w:w="2728" w:type="dxa"/>
            <w:vAlign w:val="center"/>
          </w:tcPr>
          <w:p w14:paraId="4411377A">
            <w:pPr>
              <w:snapToGrid w:val="0"/>
              <w:spacing w:before="70" w:after="70" w:line="240" w:lineRule="auto"/>
              <w:ind w:firstLine="0"/>
              <w:jc w:val="left"/>
              <w:rPr>
                <w:sz w:val="21"/>
              </w:rPr>
            </w:pPr>
            <w:r>
              <w:rPr>
                <w:sz w:val="21"/>
                <w:szCs w:val="21"/>
              </w:rPr>
              <w:t>三级控制、双尺度、水准联测</w:t>
            </w:r>
          </w:p>
        </w:tc>
        <w:tc>
          <w:tcPr>
            <w:tcW w:w="1624" w:type="dxa"/>
            <w:vAlign w:val="center"/>
          </w:tcPr>
          <w:p w14:paraId="638A1A63">
            <w:pPr>
              <w:snapToGrid w:val="0"/>
              <w:spacing w:before="70" w:after="70" w:line="240" w:lineRule="auto"/>
              <w:ind w:firstLine="0"/>
              <w:jc w:val="left"/>
              <w:rPr>
                <w:sz w:val="21"/>
              </w:rPr>
            </w:pPr>
            <w:r>
              <w:rPr>
                <w:sz w:val="21"/>
                <w:szCs w:val="21"/>
              </w:rPr>
              <w:t>检查点法</w:t>
            </w:r>
          </w:p>
        </w:tc>
        <w:tc>
          <w:tcPr>
            <w:tcW w:w="1179" w:type="dxa"/>
            <w:vAlign w:val="center"/>
          </w:tcPr>
          <w:p w14:paraId="4423245A">
            <w:pPr>
              <w:snapToGrid w:val="0"/>
              <w:spacing w:before="70" w:after="70" w:line="240" w:lineRule="auto"/>
              <w:ind w:firstLine="0"/>
              <w:jc w:val="center"/>
              <w:rPr>
                <w:sz w:val="21"/>
              </w:rPr>
            </w:pPr>
            <w:r>
              <w:rPr>
                <w:sz w:val="21"/>
                <w:szCs w:val="21"/>
              </w:rPr>
              <w:t>2.5.4.6</w:t>
            </w:r>
          </w:p>
        </w:tc>
      </w:tr>
      <w:tr w14:paraId="25557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296B3DE6">
            <w:pPr>
              <w:snapToGrid w:val="0"/>
              <w:spacing w:before="70" w:after="70" w:line="240" w:lineRule="auto"/>
              <w:ind w:firstLine="0"/>
              <w:jc w:val="left"/>
              <w:rPr>
                <w:sz w:val="21"/>
              </w:rPr>
            </w:pPr>
            <w:r>
              <w:rPr>
                <w:sz w:val="21"/>
                <w:szCs w:val="21"/>
              </w:rPr>
              <w:t>缓坡陡坡整体精度</w:t>
            </w:r>
          </w:p>
        </w:tc>
        <w:tc>
          <w:tcPr>
            <w:tcW w:w="2232" w:type="dxa"/>
            <w:vAlign w:val="center"/>
          </w:tcPr>
          <w:p w14:paraId="12327B85">
            <w:pPr>
              <w:snapToGrid w:val="0"/>
              <w:spacing w:before="70" w:after="70" w:line="240" w:lineRule="auto"/>
              <w:ind w:firstLine="0"/>
              <w:jc w:val="left"/>
              <w:rPr>
                <w:sz w:val="21"/>
              </w:rPr>
            </w:pPr>
            <w:r>
              <w:rPr>
                <w:sz w:val="21"/>
                <w:szCs w:val="21"/>
              </w:rPr>
              <w:t>≤±1 cm</w:t>
            </w:r>
          </w:p>
        </w:tc>
        <w:tc>
          <w:tcPr>
            <w:tcW w:w="2728" w:type="dxa"/>
            <w:vAlign w:val="center"/>
          </w:tcPr>
          <w:p w14:paraId="35B9646D">
            <w:pPr>
              <w:snapToGrid w:val="0"/>
              <w:spacing w:before="70" w:after="70" w:line="240" w:lineRule="auto"/>
              <w:ind w:firstLine="0"/>
              <w:jc w:val="left"/>
              <w:rPr>
                <w:sz w:val="21"/>
              </w:rPr>
            </w:pPr>
            <w:r>
              <w:rPr>
                <w:sz w:val="21"/>
                <w:szCs w:val="21"/>
              </w:rPr>
              <w:t>分段平差、控制点约束、回环</w:t>
            </w:r>
          </w:p>
        </w:tc>
        <w:tc>
          <w:tcPr>
            <w:tcW w:w="1624" w:type="dxa"/>
            <w:vAlign w:val="center"/>
          </w:tcPr>
          <w:p w14:paraId="244E6B89">
            <w:pPr>
              <w:snapToGrid w:val="0"/>
              <w:spacing w:before="70" w:after="70" w:line="240" w:lineRule="auto"/>
              <w:ind w:firstLine="0"/>
              <w:jc w:val="left"/>
              <w:rPr>
                <w:sz w:val="21"/>
              </w:rPr>
            </w:pPr>
            <w:r>
              <w:rPr>
                <w:sz w:val="21"/>
                <w:szCs w:val="21"/>
              </w:rPr>
              <w:t>闭环+检查点</w:t>
            </w:r>
          </w:p>
        </w:tc>
        <w:tc>
          <w:tcPr>
            <w:tcW w:w="1179" w:type="dxa"/>
            <w:vAlign w:val="center"/>
          </w:tcPr>
          <w:p w14:paraId="6F803A9D">
            <w:pPr>
              <w:snapToGrid w:val="0"/>
              <w:spacing w:before="70" w:after="70" w:line="240" w:lineRule="auto"/>
              <w:ind w:firstLine="0"/>
              <w:jc w:val="center"/>
              <w:rPr>
                <w:sz w:val="21"/>
              </w:rPr>
            </w:pPr>
            <w:r>
              <w:rPr>
                <w:sz w:val="21"/>
                <w:szCs w:val="21"/>
              </w:rPr>
              <w:t>2.5.4.7</w:t>
            </w:r>
          </w:p>
        </w:tc>
      </w:tr>
      <w:tr w14:paraId="794C1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B9D5C41">
            <w:pPr>
              <w:snapToGrid w:val="0"/>
              <w:spacing w:before="70" w:after="70" w:line="240" w:lineRule="auto"/>
              <w:ind w:firstLine="0"/>
              <w:jc w:val="left"/>
              <w:rPr>
                <w:sz w:val="21"/>
              </w:rPr>
            </w:pPr>
            <w:r>
              <w:rPr>
                <w:sz w:val="21"/>
                <w:szCs w:val="21"/>
              </w:rPr>
              <w:t>缺陷深度精度</w:t>
            </w:r>
          </w:p>
        </w:tc>
        <w:tc>
          <w:tcPr>
            <w:tcW w:w="2232" w:type="dxa"/>
            <w:vAlign w:val="center"/>
          </w:tcPr>
          <w:p w14:paraId="3EE90E2B">
            <w:pPr>
              <w:snapToGrid w:val="0"/>
              <w:spacing w:before="70" w:after="70" w:line="240" w:lineRule="auto"/>
              <w:ind w:firstLine="0"/>
              <w:jc w:val="left"/>
              <w:rPr>
                <w:sz w:val="21"/>
              </w:rPr>
            </w:pPr>
            <w:r>
              <w:rPr>
                <w:sz w:val="21"/>
                <w:szCs w:val="21"/>
              </w:rPr>
              <w:t>≤±1 mm</w:t>
            </w:r>
          </w:p>
        </w:tc>
        <w:tc>
          <w:tcPr>
            <w:tcW w:w="2728" w:type="dxa"/>
            <w:vAlign w:val="center"/>
          </w:tcPr>
          <w:p w14:paraId="0DD15852">
            <w:pPr>
              <w:snapToGrid w:val="0"/>
              <w:spacing w:before="70" w:after="70" w:line="240" w:lineRule="auto"/>
              <w:ind w:firstLine="0"/>
              <w:jc w:val="left"/>
              <w:rPr>
                <w:sz w:val="21"/>
              </w:rPr>
            </w:pPr>
            <w:r>
              <w:rPr>
                <w:sz w:val="21"/>
                <w:szCs w:val="21"/>
              </w:rPr>
              <w:t>近距离多视精测</w:t>
            </w:r>
          </w:p>
        </w:tc>
        <w:tc>
          <w:tcPr>
            <w:tcW w:w="1624" w:type="dxa"/>
            <w:vAlign w:val="center"/>
          </w:tcPr>
          <w:p w14:paraId="33360D51">
            <w:pPr>
              <w:snapToGrid w:val="0"/>
              <w:spacing w:before="70" w:after="70" w:line="240" w:lineRule="auto"/>
              <w:ind w:firstLine="0"/>
              <w:jc w:val="left"/>
              <w:rPr>
                <w:sz w:val="21"/>
              </w:rPr>
            </w:pPr>
            <w:r>
              <w:rPr>
                <w:sz w:val="21"/>
                <w:szCs w:val="21"/>
              </w:rPr>
              <w:t>标准凹槽</w:t>
            </w:r>
          </w:p>
        </w:tc>
        <w:tc>
          <w:tcPr>
            <w:tcW w:w="1179" w:type="dxa"/>
            <w:vAlign w:val="center"/>
          </w:tcPr>
          <w:p w14:paraId="3BA9B9DD">
            <w:pPr>
              <w:snapToGrid w:val="0"/>
              <w:spacing w:before="70" w:after="70" w:line="240" w:lineRule="auto"/>
              <w:ind w:firstLine="0"/>
              <w:jc w:val="center"/>
              <w:rPr>
                <w:sz w:val="21"/>
              </w:rPr>
            </w:pPr>
            <w:r>
              <w:rPr>
                <w:sz w:val="21"/>
                <w:szCs w:val="21"/>
              </w:rPr>
              <w:t>2.5.1.15</w:t>
            </w:r>
          </w:p>
        </w:tc>
      </w:tr>
      <w:tr w14:paraId="40F8B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794B703">
            <w:pPr>
              <w:snapToGrid w:val="0"/>
              <w:spacing w:before="70" w:after="70" w:line="240" w:lineRule="auto"/>
              <w:ind w:firstLine="0"/>
              <w:jc w:val="left"/>
              <w:rPr>
                <w:sz w:val="21"/>
              </w:rPr>
            </w:pPr>
            <w:r>
              <w:rPr>
                <w:sz w:val="21"/>
                <w:szCs w:val="21"/>
              </w:rPr>
              <w:t>纹理与点云同步</w:t>
            </w:r>
          </w:p>
        </w:tc>
        <w:tc>
          <w:tcPr>
            <w:tcW w:w="2232" w:type="dxa"/>
            <w:vAlign w:val="center"/>
          </w:tcPr>
          <w:p w14:paraId="1F3DF4BD">
            <w:pPr>
              <w:snapToGrid w:val="0"/>
              <w:spacing w:before="70" w:after="70" w:line="240" w:lineRule="auto"/>
              <w:ind w:firstLine="0"/>
              <w:jc w:val="left"/>
              <w:rPr>
                <w:sz w:val="21"/>
              </w:rPr>
            </w:pPr>
            <w:r>
              <w:rPr>
                <w:sz w:val="21"/>
                <w:szCs w:val="21"/>
              </w:rPr>
              <w:t>≥1600 万像素×2</w:t>
            </w:r>
          </w:p>
        </w:tc>
        <w:tc>
          <w:tcPr>
            <w:tcW w:w="2728" w:type="dxa"/>
            <w:vAlign w:val="center"/>
          </w:tcPr>
          <w:p w14:paraId="26E2B9DF">
            <w:pPr>
              <w:snapToGrid w:val="0"/>
              <w:spacing w:before="70" w:after="70" w:line="240" w:lineRule="auto"/>
              <w:ind w:firstLine="0"/>
              <w:jc w:val="left"/>
              <w:rPr>
                <w:sz w:val="21"/>
              </w:rPr>
            </w:pPr>
            <w:r>
              <w:rPr>
                <w:sz w:val="21"/>
                <w:szCs w:val="21"/>
              </w:rPr>
              <w:t>硬件同步、多视纹理映射</w:t>
            </w:r>
          </w:p>
        </w:tc>
        <w:tc>
          <w:tcPr>
            <w:tcW w:w="1624" w:type="dxa"/>
            <w:vAlign w:val="center"/>
          </w:tcPr>
          <w:p w14:paraId="6301773A">
            <w:pPr>
              <w:snapToGrid w:val="0"/>
              <w:spacing w:before="70" w:after="70" w:line="240" w:lineRule="auto"/>
              <w:ind w:firstLine="0"/>
              <w:jc w:val="left"/>
              <w:rPr>
                <w:sz w:val="21"/>
              </w:rPr>
            </w:pPr>
            <w:r>
              <w:rPr>
                <w:sz w:val="21"/>
                <w:szCs w:val="21"/>
              </w:rPr>
              <w:t>分辨率板、色卡</w:t>
            </w:r>
          </w:p>
        </w:tc>
        <w:tc>
          <w:tcPr>
            <w:tcW w:w="1179" w:type="dxa"/>
            <w:vAlign w:val="center"/>
          </w:tcPr>
          <w:p w14:paraId="4A47D665">
            <w:pPr>
              <w:snapToGrid w:val="0"/>
              <w:spacing w:before="70" w:after="70" w:line="240" w:lineRule="auto"/>
              <w:ind w:firstLine="0"/>
              <w:jc w:val="center"/>
              <w:rPr>
                <w:sz w:val="21"/>
              </w:rPr>
            </w:pPr>
            <w:r>
              <w:rPr>
                <w:sz w:val="21"/>
                <w:szCs w:val="21"/>
              </w:rPr>
              <w:t>2.5.2.4</w:t>
            </w:r>
          </w:p>
        </w:tc>
      </w:tr>
      <w:tr w14:paraId="5EDEE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FA5F5C3">
            <w:pPr>
              <w:snapToGrid w:val="0"/>
              <w:spacing w:before="70" w:after="70" w:line="240" w:lineRule="auto"/>
              <w:ind w:firstLine="0"/>
              <w:jc w:val="left"/>
              <w:rPr>
                <w:sz w:val="21"/>
              </w:rPr>
            </w:pPr>
            <w:r>
              <w:rPr>
                <w:sz w:val="21"/>
                <w:szCs w:val="21"/>
              </w:rPr>
              <w:t>无信号环境建图</w:t>
            </w:r>
          </w:p>
        </w:tc>
        <w:tc>
          <w:tcPr>
            <w:tcW w:w="2232" w:type="dxa"/>
            <w:vAlign w:val="center"/>
          </w:tcPr>
          <w:p w14:paraId="3CD20DC3">
            <w:pPr>
              <w:snapToGrid w:val="0"/>
              <w:spacing w:before="70" w:after="70" w:line="240" w:lineRule="auto"/>
              <w:ind w:firstLine="0"/>
              <w:jc w:val="left"/>
              <w:rPr>
                <w:sz w:val="21"/>
              </w:rPr>
            </w:pPr>
            <w:r>
              <w:rPr>
                <w:sz w:val="21"/>
                <w:szCs w:val="21"/>
              </w:rPr>
              <w:t>激光+视觉 SLAM</w:t>
            </w:r>
          </w:p>
        </w:tc>
        <w:tc>
          <w:tcPr>
            <w:tcW w:w="2728" w:type="dxa"/>
            <w:vAlign w:val="center"/>
          </w:tcPr>
          <w:p w14:paraId="6166B619">
            <w:pPr>
              <w:snapToGrid w:val="0"/>
              <w:spacing w:before="70" w:after="70" w:line="240" w:lineRule="auto"/>
              <w:ind w:firstLine="0"/>
              <w:jc w:val="left"/>
              <w:rPr>
                <w:sz w:val="21"/>
              </w:rPr>
            </w:pPr>
            <w:r>
              <w:rPr>
                <w:sz w:val="21"/>
                <w:szCs w:val="21"/>
              </w:rPr>
              <w:t>紧耦合、IMU 预积分、回环</w:t>
            </w:r>
          </w:p>
        </w:tc>
        <w:tc>
          <w:tcPr>
            <w:tcW w:w="1624" w:type="dxa"/>
            <w:vAlign w:val="center"/>
          </w:tcPr>
          <w:p w14:paraId="3C64C921">
            <w:pPr>
              <w:snapToGrid w:val="0"/>
              <w:spacing w:before="70" w:after="70" w:line="240" w:lineRule="auto"/>
              <w:ind w:firstLine="0"/>
              <w:jc w:val="left"/>
              <w:rPr>
                <w:sz w:val="21"/>
              </w:rPr>
            </w:pPr>
            <w:r>
              <w:rPr>
                <w:sz w:val="21"/>
                <w:szCs w:val="21"/>
              </w:rPr>
              <w:t>闭环误差</w:t>
            </w:r>
          </w:p>
        </w:tc>
        <w:tc>
          <w:tcPr>
            <w:tcW w:w="1179" w:type="dxa"/>
            <w:vAlign w:val="center"/>
          </w:tcPr>
          <w:p w14:paraId="0184CDFC">
            <w:pPr>
              <w:snapToGrid w:val="0"/>
              <w:spacing w:before="70" w:after="70" w:line="240" w:lineRule="auto"/>
              <w:ind w:firstLine="0"/>
              <w:jc w:val="center"/>
              <w:rPr>
                <w:sz w:val="21"/>
              </w:rPr>
            </w:pPr>
            <w:r>
              <w:rPr>
                <w:sz w:val="21"/>
                <w:szCs w:val="21"/>
              </w:rPr>
              <w:t>2.5.2.11</w:t>
            </w:r>
          </w:p>
        </w:tc>
      </w:tr>
      <w:tr w14:paraId="2613C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29014F7C">
            <w:pPr>
              <w:snapToGrid w:val="0"/>
              <w:spacing w:before="70" w:after="70" w:line="240" w:lineRule="auto"/>
              <w:ind w:firstLine="0"/>
              <w:jc w:val="left"/>
              <w:rPr>
                <w:sz w:val="21"/>
              </w:rPr>
            </w:pPr>
            <w:r>
              <w:rPr>
                <w:sz w:val="21"/>
                <w:szCs w:val="21"/>
              </w:rPr>
              <w:t>陡坡场景作业</w:t>
            </w:r>
          </w:p>
        </w:tc>
        <w:tc>
          <w:tcPr>
            <w:tcW w:w="2232" w:type="dxa"/>
            <w:vAlign w:val="center"/>
          </w:tcPr>
          <w:p w14:paraId="32531380">
            <w:pPr>
              <w:snapToGrid w:val="0"/>
              <w:spacing w:before="70" w:after="70" w:line="240" w:lineRule="auto"/>
              <w:ind w:firstLine="0"/>
              <w:jc w:val="left"/>
              <w:rPr>
                <w:sz w:val="21"/>
              </w:rPr>
            </w:pPr>
            <w:r>
              <w:rPr>
                <w:sz w:val="21"/>
                <w:szCs w:val="21"/>
              </w:rPr>
              <w:t>平台结合/无人化</w:t>
            </w:r>
          </w:p>
        </w:tc>
        <w:tc>
          <w:tcPr>
            <w:tcW w:w="2728" w:type="dxa"/>
            <w:vAlign w:val="center"/>
          </w:tcPr>
          <w:p w14:paraId="381FEBF8">
            <w:pPr>
              <w:snapToGrid w:val="0"/>
              <w:spacing w:before="70" w:after="70" w:line="240" w:lineRule="auto"/>
              <w:ind w:firstLine="0"/>
              <w:jc w:val="left"/>
              <w:rPr>
                <w:sz w:val="21"/>
              </w:rPr>
            </w:pPr>
            <w:r>
              <w:rPr>
                <w:sz w:val="21"/>
                <w:szCs w:val="21"/>
              </w:rPr>
              <w:t>专用挂载、履带式 AGV</w:t>
            </w:r>
          </w:p>
        </w:tc>
        <w:tc>
          <w:tcPr>
            <w:tcW w:w="1624" w:type="dxa"/>
            <w:vAlign w:val="center"/>
          </w:tcPr>
          <w:p w14:paraId="3BAC5419">
            <w:pPr>
              <w:snapToGrid w:val="0"/>
              <w:spacing w:before="70" w:after="70" w:line="240" w:lineRule="auto"/>
              <w:ind w:firstLine="0"/>
              <w:jc w:val="left"/>
              <w:rPr>
                <w:sz w:val="21"/>
              </w:rPr>
            </w:pPr>
            <w:r>
              <w:rPr>
                <w:sz w:val="21"/>
                <w:szCs w:val="21"/>
              </w:rPr>
              <w:t>联调试验</w:t>
            </w:r>
          </w:p>
        </w:tc>
        <w:tc>
          <w:tcPr>
            <w:tcW w:w="1179" w:type="dxa"/>
            <w:vAlign w:val="center"/>
          </w:tcPr>
          <w:p w14:paraId="5D23161A">
            <w:pPr>
              <w:snapToGrid w:val="0"/>
              <w:spacing w:before="70" w:after="70" w:line="240" w:lineRule="auto"/>
              <w:ind w:firstLine="0"/>
              <w:jc w:val="center"/>
              <w:rPr>
                <w:sz w:val="21"/>
              </w:rPr>
            </w:pPr>
            <w:r>
              <w:rPr>
                <w:sz w:val="21"/>
                <w:szCs w:val="21"/>
              </w:rPr>
              <w:t>2.5.2.9</w:t>
            </w:r>
          </w:p>
        </w:tc>
      </w:tr>
      <w:tr w14:paraId="672BE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FCCDA1E">
            <w:pPr>
              <w:snapToGrid w:val="0"/>
              <w:spacing w:before="70" w:after="70" w:line="240" w:lineRule="auto"/>
              <w:ind w:firstLine="0"/>
              <w:jc w:val="left"/>
              <w:rPr>
                <w:sz w:val="21"/>
              </w:rPr>
            </w:pPr>
            <w:r>
              <w:rPr>
                <w:sz w:val="21"/>
                <w:szCs w:val="21"/>
              </w:rPr>
              <w:t>重建渲染时效</w:t>
            </w:r>
          </w:p>
        </w:tc>
        <w:tc>
          <w:tcPr>
            <w:tcW w:w="2232" w:type="dxa"/>
            <w:vAlign w:val="center"/>
          </w:tcPr>
          <w:p w14:paraId="50D8A9C2">
            <w:pPr>
              <w:snapToGrid w:val="0"/>
              <w:spacing w:before="70" w:after="70" w:line="240" w:lineRule="auto"/>
              <w:ind w:firstLine="0"/>
              <w:jc w:val="left"/>
              <w:rPr>
                <w:sz w:val="21"/>
              </w:rPr>
            </w:pPr>
            <w:r>
              <w:rPr>
                <w:sz w:val="21"/>
                <w:szCs w:val="21"/>
              </w:rPr>
              <w:t>24 h</w:t>
            </w:r>
          </w:p>
        </w:tc>
        <w:tc>
          <w:tcPr>
            <w:tcW w:w="2728" w:type="dxa"/>
            <w:vAlign w:val="center"/>
          </w:tcPr>
          <w:p w14:paraId="22F550CB">
            <w:pPr>
              <w:snapToGrid w:val="0"/>
              <w:spacing w:before="70" w:after="70" w:line="240" w:lineRule="auto"/>
              <w:ind w:firstLine="0"/>
              <w:jc w:val="left"/>
              <w:rPr>
                <w:sz w:val="21"/>
              </w:rPr>
            </w:pPr>
            <w:r>
              <w:rPr>
                <w:sz w:val="21"/>
                <w:szCs w:val="21"/>
              </w:rPr>
              <w:t>分块并行、增量训练、流水线</w:t>
            </w:r>
          </w:p>
        </w:tc>
        <w:tc>
          <w:tcPr>
            <w:tcW w:w="1624" w:type="dxa"/>
            <w:vAlign w:val="center"/>
          </w:tcPr>
          <w:p w14:paraId="38294301">
            <w:pPr>
              <w:snapToGrid w:val="0"/>
              <w:spacing w:before="70" w:after="70" w:line="240" w:lineRule="auto"/>
              <w:ind w:firstLine="0"/>
              <w:jc w:val="left"/>
              <w:rPr>
                <w:sz w:val="21"/>
              </w:rPr>
            </w:pPr>
            <w:r>
              <w:rPr>
                <w:sz w:val="21"/>
                <w:szCs w:val="21"/>
              </w:rPr>
              <w:t>计时演练</w:t>
            </w:r>
          </w:p>
        </w:tc>
        <w:tc>
          <w:tcPr>
            <w:tcW w:w="1179" w:type="dxa"/>
            <w:vAlign w:val="center"/>
          </w:tcPr>
          <w:p w14:paraId="21FC4D3D">
            <w:pPr>
              <w:snapToGrid w:val="0"/>
              <w:spacing w:before="70" w:after="70" w:line="240" w:lineRule="auto"/>
              <w:ind w:firstLine="0"/>
              <w:jc w:val="center"/>
              <w:rPr>
                <w:sz w:val="21"/>
              </w:rPr>
            </w:pPr>
            <w:r>
              <w:rPr>
                <w:sz w:val="21"/>
                <w:szCs w:val="21"/>
              </w:rPr>
              <w:t>2.5.3.3</w:t>
            </w:r>
          </w:p>
        </w:tc>
      </w:tr>
      <w:tr w14:paraId="71678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A8D653F">
            <w:pPr>
              <w:snapToGrid w:val="0"/>
              <w:spacing w:before="70" w:after="70" w:line="240" w:lineRule="auto"/>
              <w:ind w:firstLine="0"/>
              <w:jc w:val="left"/>
              <w:rPr>
                <w:sz w:val="21"/>
              </w:rPr>
            </w:pPr>
            <w:r>
              <w:rPr>
                <w:sz w:val="21"/>
                <w:szCs w:val="21"/>
              </w:rPr>
              <w:t>报告生成时效</w:t>
            </w:r>
          </w:p>
        </w:tc>
        <w:tc>
          <w:tcPr>
            <w:tcW w:w="2232" w:type="dxa"/>
            <w:vAlign w:val="center"/>
          </w:tcPr>
          <w:p w14:paraId="3D71E4A6">
            <w:pPr>
              <w:snapToGrid w:val="0"/>
              <w:spacing w:before="70" w:after="70" w:line="240" w:lineRule="auto"/>
              <w:ind w:firstLine="0"/>
              <w:jc w:val="left"/>
              <w:rPr>
                <w:sz w:val="21"/>
              </w:rPr>
            </w:pPr>
            <w:r>
              <w:rPr>
                <w:sz w:val="21"/>
                <w:szCs w:val="21"/>
              </w:rPr>
              <w:t>72 h</w:t>
            </w:r>
          </w:p>
        </w:tc>
        <w:tc>
          <w:tcPr>
            <w:tcW w:w="2728" w:type="dxa"/>
            <w:vAlign w:val="center"/>
          </w:tcPr>
          <w:p w14:paraId="555D8813">
            <w:pPr>
              <w:snapToGrid w:val="0"/>
              <w:spacing w:before="70" w:after="70" w:line="240" w:lineRule="auto"/>
              <w:ind w:firstLine="0"/>
              <w:jc w:val="left"/>
              <w:rPr>
                <w:sz w:val="21"/>
              </w:rPr>
            </w:pPr>
            <w:r>
              <w:rPr>
                <w:sz w:val="21"/>
                <w:szCs w:val="21"/>
              </w:rPr>
              <w:t>边测边算、模板引擎、并行生成</w:t>
            </w:r>
          </w:p>
        </w:tc>
        <w:tc>
          <w:tcPr>
            <w:tcW w:w="1624" w:type="dxa"/>
            <w:vAlign w:val="center"/>
          </w:tcPr>
          <w:p w14:paraId="003A1D98">
            <w:pPr>
              <w:snapToGrid w:val="0"/>
              <w:spacing w:before="70" w:after="70" w:line="240" w:lineRule="auto"/>
              <w:ind w:firstLine="0"/>
              <w:jc w:val="left"/>
              <w:rPr>
                <w:sz w:val="21"/>
              </w:rPr>
            </w:pPr>
            <w:r>
              <w:rPr>
                <w:sz w:val="21"/>
                <w:szCs w:val="21"/>
              </w:rPr>
              <w:t>计时验证</w:t>
            </w:r>
          </w:p>
        </w:tc>
        <w:tc>
          <w:tcPr>
            <w:tcW w:w="1179" w:type="dxa"/>
            <w:vAlign w:val="center"/>
          </w:tcPr>
          <w:p w14:paraId="508DF7C8">
            <w:pPr>
              <w:snapToGrid w:val="0"/>
              <w:spacing w:before="70" w:after="70" w:line="240" w:lineRule="auto"/>
              <w:ind w:firstLine="0"/>
              <w:jc w:val="center"/>
              <w:rPr>
                <w:sz w:val="21"/>
              </w:rPr>
            </w:pPr>
            <w:r>
              <w:rPr>
                <w:sz w:val="21"/>
                <w:szCs w:val="21"/>
              </w:rPr>
              <w:t>2.5.3.5</w:t>
            </w:r>
          </w:p>
        </w:tc>
      </w:tr>
      <w:tr w14:paraId="5EF1D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2C222767">
            <w:pPr>
              <w:snapToGrid w:val="0"/>
              <w:spacing w:before="70" w:after="70" w:line="240" w:lineRule="auto"/>
              <w:ind w:firstLine="0"/>
              <w:jc w:val="left"/>
              <w:rPr>
                <w:sz w:val="21"/>
              </w:rPr>
            </w:pPr>
            <w:r>
              <w:rPr>
                <w:sz w:val="21"/>
                <w:szCs w:val="21"/>
              </w:rPr>
              <w:t>缺陷自动判识</w:t>
            </w:r>
          </w:p>
        </w:tc>
        <w:tc>
          <w:tcPr>
            <w:tcW w:w="2232" w:type="dxa"/>
            <w:vAlign w:val="center"/>
          </w:tcPr>
          <w:p w14:paraId="354E7528">
            <w:pPr>
              <w:snapToGrid w:val="0"/>
              <w:spacing w:before="70" w:after="70" w:line="240" w:lineRule="auto"/>
              <w:ind w:firstLine="0"/>
              <w:jc w:val="left"/>
              <w:rPr>
                <w:sz w:val="21"/>
              </w:rPr>
            </w:pPr>
            <w:r>
              <w:rPr>
                <w:sz w:val="21"/>
                <w:szCs w:val="21"/>
              </w:rPr>
              <w:t>一致率 ≥90%</w:t>
            </w:r>
          </w:p>
        </w:tc>
        <w:tc>
          <w:tcPr>
            <w:tcW w:w="2728" w:type="dxa"/>
            <w:vAlign w:val="center"/>
          </w:tcPr>
          <w:p w14:paraId="1DF15819">
            <w:pPr>
              <w:snapToGrid w:val="0"/>
              <w:spacing w:before="70" w:after="70" w:line="240" w:lineRule="auto"/>
              <w:ind w:firstLine="0"/>
              <w:jc w:val="left"/>
              <w:rPr>
                <w:sz w:val="21"/>
              </w:rPr>
            </w:pPr>
            <w:r>
              <w:rPr>
                <w:sz w:val="21"/>
                <w:szCs w:val="21"/>
              </w:rPr>
              <w:t>几何+语义双通道、规则库</w:t>
            </w:r>
          </w:p>
        </w:tc>
        <w:tc>
          <w:tcPr>
            <w:tcW w:w="1624" w:type="dxa"/>
            <w:vAlign w:val="center"/>
          </w:tcPr>
          <w:p w14:paraId="4ECD8562">
            <w:pPr>
              <w:snapToGrid w:val="0"/>
              <w:spacing w:before="70" w:after="70" w:line="240" w:lineRule="auto"/>
              <w:ind w:firstLine="0"/>
              <w:jc w:val="left"/>
              <w:rPr>
                <w:sz w:val="21"/>
              </w:rPr>
            </w:pPr>
            <w:r>
              <w:rPr>
                <w:sz w:val="21"/>
                <w:szCs w:val="21"/>
              </w:rPr>
              <w:t>样本比对</w:t>
            </w:r>
          </w:p>
        </w:tc>
        <w:tc>
          <w:tcPr>
            <w:tcW w:w="1179" w:type="dxa"/>
            <w:vAlign w:val="center"/>
          </w:tcPr>
          <w:p w14:paraId="3D82D353">
            <w:pPr>
              <w:snapToGrid w:val="0"/>
              <w:spacing w:before="70" w:after="70" w:line="240" w:lineRule="auto"/>
              <w:ind w:firstLine="0"/>
              <w:jc w:val="center"/>
              <w:rPr>
                <w:sz w:val="21"/>
              </w:rPr>
            </w:pPr>
            <w:r>
              <w:rPr>
                <w:sz w:val="21"/>
                <w:szCs w:val="21"/>
              </w:rPr>
              <w:t>2.5.3.4</w:t>
            </w:r>
          </w:p>
        </w:tc>
      </w:tr>
      <w:tr w14:paraId="6EA6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000530FD">
            <w:pPr>
              <w:snapToGrid w:val="0"/>
              <w:spacing w:before="70" w:after="70" w:line="240" w:lineRule="auto"/>
              <w:ind w:firstLine="0"/>
              <w:jc w:val="left"/>
              <w:rPr>
                <w:sz w:val="21"/>
              </w:rPr>
            </w:pPr>
            <w:r>
              <w:rPr>
                <w:sz w:val="21"/>
                <w:szCs w:val="21"/>
              </w:rPr>
              <w:t>成果格式</w:t>
            </w:r>
          </w:p>
        </w:tc>
        <w:tc>
          <w:tcPr>
            <w:tcW w:w="2232" w:type="dxa"/>
            <w:vAlign w:val="center"/>
          </w:tcPr>
          <w:p w14:paraId="6235048B">
            <w:pPr>
              <w:snapToGrid w:val="0"/>
              <w:spacing w:before="70" w:after="70" w:line="240" w:lineRule="auto"/>
              <w:ind w:firstLine="0"/>
              <w:jc w:val="left"/>
              <w:rPr>
                <w:sz w:val="21"/>
              </w:rPr>
            </w:pPr>
            <w:r>
              <w:rPr>
                <w:sz w:val="21"/>
                <w:szCs w:val="21"/>
              </w:rPr>
              <w:t>DWG/XLSX/PDF 等</w:t>
            </w:r>
          </w:p>
        </w:tc>
        <w:tc>
          <w:tcPr>
            <w:tcW w:w="2728" w:type="dxa"/>
            <w:vAlign w:val="center"/>
          </w:tcPr>
          <w:p w14:paraId="26FC2FE7">
            <w:pPr>
              <w:snapToGrid w:val="0"/>
              <w:spacing w:before="70" w:after="70" w:line="240" w:lineRule="auto"/>
              <w:ind w:firstLine="0"/>
              <w:jc w:val="left"/>
              <w:rPr>
                <w:sz w:val="21"/>
              </w:rPr>
            </w:pPr>
            <w:r>
              <w:rPr>
                <w:sz w:val="21"/>
                <w:szCs w:val="21"/>
              </w:rPr>
              <w:t>图纸引擎、导出模块</w:t>
            </w:r>
          </w:p>
        </w:tc>
        <w:tc>
          <w:tcPr>
            <w:tcW w:w="1624" w:type="dxa"/>
            <w:vAlign w:val="center"/>
          </w:tcPr>
          <w:p w14:paraId="33C6655E">
            <w:pPr>
              <w:snapToGrid w:val="0"/>
              <w:spacing w:before="70" w:after="70" w:line="240" w:lineRule="auto"/>
              <w:ind w:firstLine="0"/>
              <w:jc w:val="left"/>
              <w:rPr>
                <w:sz w:val="21"/>
              </w:rPr>
            </w:pPr>
            <w:r>
              <w:rPr>
                <w:sz w:val="21"/>
                <w:szCs w:val="21"/>
              </w:rPr>
              <w:t>抽样检查</w:t>
            </w:r>
          </w:p>
        </w:tc>
        <w:tc>
          <w:tcPr>
            <w:tcW w:w="1179" w:type="dxa"/>
            <w:vAlign w:val="center"/>
          </w:tcPr>
          <w:p w14:paraId="5D2BA6AE">
            <w:pPr>
              <w:snapToGrid w:val="0"/>
              <w:spacing w:before="70" w:after="70" w:line="240" w:lineRule="auto"/>
              <w:ind w:firstLine="0"/>
              <w:jc w:val="center"/>
              <w:rPr>
                <w:sz w:val="21"/>
              </w:rPr>
            </w:pPr>
            <w:r>
              <w:rPr>
                <w:sz w:val="21"/>
                <w:szCs w:val="21"/>
              </w:rPr>
              <w:t>2.5.3.6</w:t>
            </w:r>
          </w:p>
        </w:tc>
      </w:tr>
      <w:tr w14:paraId="4B46F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D9B2C35">
            <w:pPr>
              <w:snapToGrid w:val="0"/>
              <w:spacing w:before="70" w:after="70" w:line="240" w:lineRule="auto"/>
              <w:ind w:firstLine="0"/>
              <w:jc w:val="left"/>
              <w:rPr>
                <w:sz w:val="21"/>
              </w:rPr>
            </w:pPr>
            <w:r>
              <w:rPr>
                <w:sz w:val="21"/>
                <w:szCs w:val="21"/>
              </w:rPr>
              <w:t>自主可控</w:t>
            </w:r>
          </w:p>
        </w:tc>
        <w:tc>
          <w:tcPr>
            <w:tcW w:w="2232" w:type="dxa"/>
            <w:vAlign w:val="center"/>
          </w:tcPr>
          <w:p w14:paraId="44FBD807">
            <w:pPr>
              <w:snapToGrid w:val="0"/>
              <w:spacing w:before="70" w:after="70" w:line="240" w:lineRule="auto"/>
              <w:ind w:firstLine="0"/>
              <w:jc w:val="left"/>
              <w:rPr>
                <w:sz w:val="21"/>
              </w:rPr>
            </w:pPr>
            <w:r>
              <w:rPr>
                <w:sz w:val="21"/>
                <w:szCs w:val="21"/>
              </w:rPr>
              <w:t>国产 CPU/OS/数据库</w:t>
            </w:r>
          </w:p>
        </w:tc>
        <w:tc>
          <w:tcPr>
            <w:tcW w:w="2728" w:type="dxa"/>
            <w:vAlign w:val="center"/>
          </w:tcPr>
          <w:p w14:paraId="0C9B583E">
            <w:pPr>
              <w:snapToGrid w:val="0"/>
              <w:spacing w:before="70" w:after="70" w:line="240" w:lineRule="auto"/>
              <w:ind w:firstLine="0"/>
              <w:jc w:val="left"/>
              <w:rPr>
                <w:sz w:val="21"/>
              </w:rPr>
            </w:pPr>
            <w:r>
              <w:rPr>
                <w:sz w:val="21"/>
                <w:szCs w:val="21"/>
              </w:rPr>
              <w:t>选型清单、证明文件</w:t>
            </w:r>
          </w:p>
        </w:tc>
        <w:tc>
          <w:tcPr>
            <w:tcW w:w="1624" w:type="dxa"/>
            <w:vAlign w:val="center"/>
          </w:tcPr>
          <w:p w14:paraId="3E94F1E1">
            <w:pPr>
              <w:snapToGrid w:val="0"/>
              <w:spacing w:before="70" w:after="70" w:line="240" w:lineRule="auto"/>
              <w:ind w:firstLine="0"/>
              <w:jc w:val="left"/>
              <w:rPr>
                <w:sz w:val="21"/>
              </w:rPr>
            </w:pPr>
            <w:r>
              <w:rPr>
                <w:sz w:val="21"/>
                <w:szCs w:val="21"/>
              </w:rPr>
              <w:t>逐项核验</w:t>
            </w:r>
          </w:p>
        </w:tc>
        <w:tc>
          <w:tcPr>
            <w:tcW w:w="1179" w:type="dxa"/>
            <w:vAlign w:val="center"/>
          </w:tcPr>
          <w:p w14:paraId="731016C8">
            <w:pPr>
              <w:snapToGrid w:val="0"/>
              <w:spacing w:before="70" w:after="70" w:line="240" w:lineRule="auto"/>
              <w:ind w:firstLine="0"/>
              <w:jc w:val="center"/>
              <w:rPr>
                <w:sz w:val="21"/>
              </w:rPr>
            </w:pPr>
            <w:r>
              <w:rPr>
                <w:sz w:val="21"/>
                <w:szCs w:val="21"/>
              </w:rPr>
              <w:t>2.5.1.9</w:t>
            </w:r>
          </w:p>
        </w:tc>
      </w:tr>
      <w:tr w14:paraId="48FFA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BE0CE98">
            <w:pPr>
              <w:snapToGrid w:val="0"/>
              <w:spacing w:before="70" w:after="70" w:line="240" w:lineRule="auto"/>
              <w:ind w:firstLine="0"/>
              <w:jc w:val="left"/>
              <w:rPr>
                <w:sz w:val="21"/>
              </w:rPr>
            </w:pPr>
            <w:r>
              <w:rPr>
                <w:sz w:val="21"/>
                <w:szCs w:val="21"/>
              </w:rPr>
              <w:t>网络安全</w:t>
            </w:r>
          </w:p>
        </w:tc>
        <w:tc>
          <w:tcPr>
            <w:tcW w:w="2232" w:type="dxa"/>
            <w:vAlign w:val="center"/>
          </w:tcPr>
          <w:p w14:paraId="7A629F24">
            <w:pPr>
              <w:snapToGrid w:val="0"/>
              <w:spacing w:before="70" w:after="70" w:line="240" w:lineRule="auto"/>
              <w:ind w:firstLine="0"/>
              <w:jc w:val="left"/>
              <w:rPr>
                <w:sz w:val="21"/>
              </w:rPr>
            </w:pPr>
            <w:r>
              <w:rPr>
                <w:sz w:val="21"/>
                <w:szCs w:val="21"/>
              </w:rPr>
              <w:t>非 WiFi、单北斗</w:t>
            </w:r>
          </w:p>
        </w:tc>
        <w:tc>
          <w:tcPr>
            <w:tcW w:w="2728" w:type="dxa"/>
            <w:vAlign w:val="center"/>
          </w:tcPr>
          <w:p w14:paraId="34802715">
            <w:pPr>
              <w:snapToGrid w:val="0"/>
              <w:spacing w:before="70" w:after="70" w:line="240" w:lineRule="auto"/>
              <w:ind w:firstLine="0"/>
              <w:jc w:val="left"/>
              <w:rPr>
                <w:sz w:val="21"/>
              </w:rPr>
            </w:pPr>
            <w:r>
              <w:rPr>
                <w:sz w:val="21"/>
                <w:szCs w:val="21"/>
              </w:rPr>
              <w:t>专网模块、单北斗模块</w:t>
            </w:r>
          </w:p>
        </w:tc>
        <w:tc>
          <w:tcPr>
            <w:tcW w:w="1624" w:type="dxa"/>
            <w:vAlign w:val="center"/>
          </w:tcPr>
          <w:p w14:paraId="336825F9">
            <w:pPr>
              <w:snapToGrid w:val="0"/>
              <w:spacing w:before="70" w:after="70" w:line="240" w:lineRule="auto"/>
              <w:ind w:firstLine="0"/>
              <w:jc w:val="left"/>
              <w:rPr>
                <w:sz w:val="21"/>
              </w:rPr>
            </w:pPr>
            <w:r>
              <w:rPr>
                <w:sz w:val="21"/>
                <w:szCs w:val="21"/>
              </w:rPr>
              <w:t>检测报告</w:t>
            </w:r>
          </w:p>
        </w:tc>
        <w:tc>
          <w:tcPr>
            <w:tcW w:w="1179" w:type="dxa"/>
            <w:vAlign w:val="center"/>
          </w:tcPr>
          <w:p w14:paraId="3D859707">
            <w:pPr>
              <w:snapToGrid w:val="0"/>
              <w:spacing w:before="70" w:after="70" w:line="240" w:lineRule="auto"/>
              <w:ind w:firstLine="0"/>
              <w:jc w:val="center"/>
              <w:rPr>
                <w:sz w:val="21"/>
              </w:rPr>
            </w:pPr>
            <w:r>
              <w:rPr>
                <w:sz w:val="21"/>
                <w:szCs w:val="21"/>
              </w:rPr>
              <w:t>2.5.1.9</w:t>
            </w:r>
          </w:p>
        </w:tc>
      </w:tr>
      <w:tr w14:paraId="3C54D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36903C8">
            <w:pPr>
              <w:snapToGrid w:val="0"/>
              <w:spacing w:before="70" w:after="70" w:line="240" w:lineRule="auto"/>
              <w:ind w:firstLine="0"/>
              <w:jc w:val="left"/>
              <w:rPr>
                <w:sz w:val="21"/>
              </w:rPr>
            </w:pPr>
            <w:r>
              <w:rPr>
                <w:sz w:val="21"/>
                <w:szCs w:val="21"/>
              </w:rPr>
              <w:t>质保与服务</w:t>
            </w:r>
          </w:p>
        </w:tc>
        <w:tc>
          <w:tcPr>
            <w:tcW w:w="2232" w:type="dxa"/>
            <w:vAlign w:val="center"/>
          </w:tcPr>
          <w:p w14:paraId="3EC2C887">
            <w:pPr>
              <w:snapToGrid w:val="0"/>
              <w:spacing w:before="70" w:after="70" w:line="240" w:lineRule="auto"/>
              <w:ind w:firstLine="0"/>
              <w:jc w:val="left"/>
              <w:rPr>
                <w:sz w:val="21"/>
              </w:rPr>
            </w:pPr>
            <w:r>
              <w:rPr>
                <w:sz w:val="21"/>
                <w:szCs w:val="21"/>
              </w:rPr>
              <w:t>2 年、7×24</w:t>
            </w:r>
          </w:p>
        </w:tc>
        <w:tc>
          <w:tcPr>
            <w:tcW w:w="2728" w:type="dxa"/>
            <w:vAlign w:val="center"/>
          </w:tcPr>
          <w:p w14:paraId="5193B7B6">
            <w:pPr>
              <w:snapToGrid w:val="0"/>
              <w:spacing w:before="70" w:after="70" w:line="240" w:lineRule="auto"/>
              <w:ind w:firstLine="0"/>
              <w:jc w:val="left"/>
              <w:rPr>
                <w:sz w:val="21"/>
              </w:rPr>
            </w:pPr>
            <w:r>
              <w:rPr>
                <w:sz w:val="21"/>
                <w:szCs w:val="21"/>
              </w:rPr>
              <w:t>三级响应、备件库、驻场</w:t>
            </w:r>
          </w:p>
        </w:tc>
        <w:tc>
          <w:tcPr>
            <w:tcW w:w="1624" w:type="dxa"/>
            <w:vAlign w:val="center"/>
          </w:tcPr>
          <w:p w14:paraId="2AFBA4B3">
            <w:pPr>
              <w:snapToGrid w:val="0"/>
              <w:spacing w:before="70" w:after="70" w:line="240" w:lineRule="auto"/>
              <w:ind w:firstLine="0"/>
              <w:jc w:val="left"/>
              <w:rPr>
                <w:sz w:val="21"/>
              </w:rPr>
            </w:pPr>
            <w:r>
              <w:rPr>
                <w:sz w:val="21"/>
                <w:szCs w:val="21"/>
              </w:rPr>
              <w:t>服务记录</w:t>
            </w:r>
          </w:p>
        </w:tc>
        <w:tc>
          <w:tcPr>
            <w:tcW w:w="1179" w:type="dxa"/>
            <w:vAlign w:val="center"/>
          </w:tcPr>
          <w:p w14:paraId="12EA29DE">
            <w:pPr>
              <w:snapToGrid w:val="0"/>
              <w:spacing w:before="70" w:after="70" w:line="240" w:lineRule="auto"/>
              <w:ind w:firstLine="0"/>
              <w:jc w:val="center"/>
              <w:rPr>
                <w:sz w:val="21"/>
              </w:rPr>
            </w:pPr>
            <w:r>
              <w:rPr>
                <w:sz w:val="21"/>
                <w:szCs w:val="21"/>
              </w:rPr>
              <w:t>2.7</w:t>
            </w:r>
          </w:p>
        </w:tc>
      </w:tr>
    </w:tbl>
    <w:p w14:paraId="1ED664BF">
      <w:pPr>
        <w:spacing w:line="240" w:lineRule="auto"/>
      </w:pPr>
    </w:p>
    <w:p w14:paraId="21E3C1B0">
      <w:pPr>
        <w:pStyle w:val="4"/>
      </w:pPr>
      <w:bookmarkStart w:id="66" w:name="_Toc32514"/>
      <w:r>
        <w:rPr>
          <w:szCs w:val="36"/>
        </w:rPr>
        <w:t>1.10 项目工作分解结构</w:t>
      </w:r>
      <w:bookmarkEnd w:id="66"/>
    </w:p>
    <w:p w14:paraId="398A4FA9">
      <w:r>
        <w:t>RACI 矩阵明确每个工作包中谁负责（R）、谁批准（A）、谁被咨询（C）、谁被知会（I）。原则是</w:t>
      </w:r>
      <w:r>
        <w:rPr>
          <w:rFonts w:hint="eastAsia"/>
        </w:rPr>
        <w:t>“</w:t>
      </w:r>
      <w:r>
        <w:t>一事一 R、一事一 A</w:t>
      </w:r>
      <w:r>
        <w:rPr>
          <w:rFonts w:hint="eastAsia"/>
        </w:rPr>
        <w:t>”</w:t>
      </w:r>
      <w:r>
        <w:t>，避免多头负责与责任真空；质量组在关键环节承担 R 或 C，确保质量要求不被进度挤压。</w:t>
      </w:r>
    </w:p>
    <w:p w14:paraId="0A1ECE41">
      <w:pPr>
        <w:ind w:firstLine="0"/>
      </w:pPr>
      <w:r>
        <w:drawing>
          <wp:inline distT="0" distB="0" distL="0" distR="0">
            <wp:extent cx="5731510" cy="2009140"/>
            <wp:effectExtent l="0" t="0" r="2540" b="0"/>
            <wp:docPr id="8692704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0426" name="图片 6"/>
                    <pic:cNvPicPr>
                      <a:picLocks noChangeAspect="1"/>
                    </pic:cNvPicPr>
                  </pic:nvPicPr>
                  <pic:blipFill>
                    <a:blip r:embed="rId23"/>
                    <a:stretch>
                      <a:fillRect/>
                    </a:stretch>
                  </pic:blipFill>
                  <pic:spPr>
                    <a:xfrm>
                      <a:off x="0" y="0"/>
                      <a:ext cx="5731510" cy="2009140"/>
                    </a:xfrm>
                    <a:prstGeom prst="rect">
                      <a:avLst/>
                    </a:prstGeom>
                  </pic:spPr>
                </pic:pic>
              </a:graphicData>
            </a:graphic>
          </wp:inline>
        </w:drawing>
      </w:r>
    </w:p>
    <w:p w14:paraId="5ADB4E81">
      <w:pPr>
        <w:spacing w:after="200" w:line="280" w:lineRule="auto"/>
        <w:ind w:firstLine="0"/>
        <w:jc w:val="center"/>
        <w:rPr>
          <w:sz w:val="21"/>
          <w:szCs w:val="21"/>
        </w:rPr>
      </w:pPr>
      <w:r>
        <w:rPr>
          <w:sz w:val="21"/>
          <w:szCs w:val="21"/>
        </w:rPr>
        <w:t>图 1-</w:t>
      </w:r>
      <w:r>
        <w:rPr>
          <w:rFonts w:hint="eastAsia"/>
          <w:sz w:val="21"/>
          <w:szCs w:val="21"/>
        </w:rPr>
        <w:t>8</w:t>
      </w:r>
      <w:r>
        <w:rPr>
          <w:sz w:val="21"/>
          <w:szCs w:val="21"/>
        </w:rPr>
        <w:t xml:space="preserve">  关键工作包 RACI 矩阵</w:t>
      </w:r>
    </w:p>
    <w:p w14:paraId="2A5FA23A">
      <w:pPr>
        <w:rPr>
          <w:sz w:val="21"/>
          <w:szCs w:val="21"/>
        </w:rPr>
      </w:pPr>
      <w:r>
        <w:t>WBS 自顶向下分四级：一级为项目总目标，二级为五大工作包，三级为 46 项可独立计划与验收的任务，四级为分解到班组与工日的作业工序。四级结构向上支撑进度与成本归集，向下支撑作业派工与考核，是</w:t>
      </w:r>
      <w:r>
        <w:rPr>
          <w:rFonts w:hint="eastAsia"/>
        </w:rPr>
        <w:t>“</w:t>
      </w:r>
      <w:r>
        <w:t>计划</w:t>
      </w:r>
      <w:r>
        <w:rPr>
          <w:rFonts w:hint="eastAsia"/>
        </w:rPr>
        <w:t>-</w:t>
      </w:r>
      <w:r>
        <w:t>执行</w:t>
      </w:r>
      <w:r>
        <w:rPr>
          <w:rFonts w:hint="eastAsia"/>
        </w:rPr>
        <w:t>-</w:t>
      </w:r>
      <w:r>
        <w:t>检查</w:t>
      </w:r>
      <w:r>
        <w:rPr>
          <w:rFonts w:hint="eastAsia"/>
        </w:rPr>
        <w:t>”</w:t>
      </w:r>
      <w:r>
        <w:t>一体化的基础。</w:t>
      </w:r>
    </w:p>
    <w:p w14:paraId="31DF4C1C">
      <w:pPr>
        <w:keepNext/>
        <w:spacing w:before="120" w:after="60" w:line="240" w:lineRule="auto"/>
        <w:ind w:firstLine="0"/>
        <w:jc w:val="center"/>
      </w:pPr>
      <w:r>
        <w:drawing>
          <wp:inline distT="0" distB="0" distL="0" distR="0">
            <wp:extent cx="4648835" cy="1734185"/>
            <wp:effectExtent l="0" t="0" r="0" b="0"/>
            <wp:docPr id="16500840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4006" name="图片 7"/>
                    <pic:cNvPicPr>
                      <a:picLocks noChangeAspect="1"/>
                    </pic:cNvPicPr>
                  </pic:nvPicPr>
                  <pic:blipFill>
                    <a:blip r:embed="rId24"/>
                    <a:stretch>
                      <a:fillRect/>
                    </a:stretch>
                  </pic:blipFill>
                  <pic:spPr>
                    <a:xfrm>
                      <a:off x="0" y="0"/>
                      <a:ext cx="4659852" cy="1738587"/>
                    </a:xfrm>
                    <a:prstGeom prst="rect">
                      <a:avLst/>
                    </a:prstGeom>
                  </pic:spPr>
                </pic:pic>
              </a:graphicData>
            </a:graphic>
          </wp:inline>
        </w:drawing>
      </w:r>
    </w:p>
    <w:p w14:paraId="5E779B1F">
      <w:pPr>
        <w:spacing w:after="200" w:line="280" w:lineRule="auto"/>
        <w:ind w:firstLine="0"/>
        <w:jc w:val="center"/>
      </w:pPr>
      <w:r>
        <w:rPr>
          <w:sz w:val="21"/>
          <w:szCs w:val="21"/>
        </w:rPr>
        <w:t>图 1-</w:t>
      </w:r>
      <w:r>
        <w:rPr>
          <w:rFonts w:hint="eastAsia"/>
          <w:sz w:val="21"/>
          <w:szCs w:val="21"/>
        </w:rPr>
        <w:t>9</w:t>
      </w:r>
      <w:r>
        <w:rPr>
          <w:sz w:val="21"/>
          <w:szCs w:val="21"/>
        </w:rPr>
        <w:t xml:space="preserve">  WBS 四级分解结构</w:t>
      </w:r>
    </w:p>
    <w:p w14:paraId="2D86E302">
      <w:pPr>
        <w:pStyle w:val="5"/>
      </w:pPr>
      <w:bookmarkStart w:id="67" w:name="_Toc23312"/>
      <w:r>
        <w:rPr>
          <w:szCs w:val="32"/>
        </w:rPr>
        <w:t>1.10.1 分解原则</w:t>
      </w:r>
      <w:bookmarkEnd w:id="67"/>
    </w:p>
    <w:p w14:paraId="2ABF8909">
      <w:r>
        <w:t>工作分解结构（WBS）遵循</w:t>
      </w:r>
      <w:r>
        <w:rPr>
          <w:rFonts w:hint="eastAsia"/>
        </w:rPr>
        <w:t>“</w:t>
      </w:r>
      <w:r>
        <w:t>可交付成果导向、逐层细化、唯一编码、责任到人</w:t>
      </w:r>
      <w:r>
        <w:rPr>
          <w:rFonts w:hint="eastAsia"/>
        </w:rPr>
        <w:t>”</w:t>
      </w:r>
      <w:r>
        <w:t>四项原则：以合同交付物为一级节点；按研究阶段与专业划分为二级、三级；工作包颗粒度控制在 5～20 人日，便于计划与考核；每个工作包唯一编码，与进度计划、质量记录、档案目录一一对应。</w:t>
      </w:r>
    </w:p>
    <w:p w14:paraId="10F8F8C9">
      <w:pPr>
        <w:pStyle w:val="5"/>
        <w:rPr>
          <w:szCs w:val="32"/>
        </w:rPr>
      </w:pPr>
      <w:bookmarkStart w:id="68" w:name="_Toc467"/>
      <w:r>
        <w:rPr>
          <w:szCs w:val="32"/>
        </w:rPr>
        <w:t>1.10.2 问题</w:t>
      </w:r>
      <w:r>
        <w:rPr>
          <w:rFonts w:hint="eastAsia"/>
          <w:szCs w:val="32"/>
        </w:rPr>
        <w:t>-</w:t>
      </w:r>
      <w:r>
        <w:rPr>
          <w:szCs w:val="32"/>
        </w:rPr>
        <w:t>目标</w:t>
      </w:r>
      <w:r>
        <w:rPr>
          <w:rFonts w:hint="eastAsia"/>
          <w:szCs w:val="32"/>
        </w:rPr>
        <w:t>-</w:t>
      </w:r>
      <w:r>
        <w:rPr>
          <w:szCs w:val="32"/>
        </w:rPr>
        <w:t>对策</w:t>
      </w:r>
      <w:bookmarkEnd w:id="68"/>
    </w:p>
    <w:p w14:paraId="3A6CFAAE">
      <w:r>
        <w:t>针对泄洪流道冲磨场检查存在测量不全面且效率低、缺陷判定依赖人工主观性大、历年数据未标准化导致对比分析不足三大问题，本项目通过多技术融合实现全覆盖高精度测量、构建几何 + 语义双通道依托规则库开展缺陷自动判识、建立统一坐标框架实现数据标准化与比对，达成测得全、测得准、测得快、判得准、出得快、比得上的总体目标，支撑水工建筑物状态检修与检修策略制定。</w:t>
      </w:r>
    </w:p>
    <w:p w14:paraId="01D9BFE1">
      <w:pPr>
        <w:ind w:firstLine="0"/>
        <w:jc w:val="center"/>
      </w:pPr>
      <w:r>
        <w:drawing>
          <wp:inline distT="0" distB="0" distL="0" distR="0">
            <wp:extent cx="4660265" cy="2403475"/>
            <wp:effectExtent l="0" t="0" r="635" b="9525"/>
            <wp:docPr id="4847493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49334" name="图片 8"/>
                    <pic:cNvPicPr>
                      <a:picLocks noChangeAspect="1"/>
                    </pic:cNvPicPr>
                  </pic:nvPicPr>
                  <pic:blipFill>
                    <a:blip r:embed="rId25"/>
                    <a:stretch>
                      <a:fillRect/>
                    </a:stretch>
                  </pic:blipFill>
                  <pic:spPr>
                    <a:xfrm>
                      <a:off x="0" y="0"/>
                      <a:ext cx="4660265" cy="2403475"/>
                    </a:xfrm>
                    <a:prstGeom prst="rect">
                      <a:avLst/>
                    </a:prstGeom>
                  </pic:spPr>
                </pic:pic>
              </a:graphicData>
            </a:graphic>
          </wp:inline>
        </w:drawing>
      </w:r>
    </w:p>
    <w:p w14:paraId="19A2C5F9">
      <w:pPr>
        <w:spacing w:after="200" w:line="280" w:lineRule="auto"/>
        <w:ind w:firstLine="0"/>
        <w:jc w:val="center"/>
      </w:pPr>
      <w:r>
        <w:rPr>
          <w:sz w:val="21"/>
          <w:szCs w:val="21"/>
        </w:rPr>
        <w:t>图 1-</w:t>
      </w:r>
      <w:r>
        <w:rPr>
          <w:rFonts w:hint="eastAsia"/>
          <w:sz w:val="21"/>
          <w:szCs w:val="21"/>
        </w:rPr>
        <w:t>10</w:t>
      </w:r>
      <w:r>
        <w:rPr>
          <w:sz w:val="21"/>
          <w:szCs w:val="21"/>
        </w:rPr>
        <w:t xml:space="preserve">  项目问题</w:t>
      </w:r>
      <w:r>
        <w:rPr>
          <w:rFonts w:hint="eastAsia"/>
          <w:sz w:val="21"/>
          <w:szCs w:val="21"/>
        </w:rPr>
        <w:t>-</w:t>
      </w:r>
      <w:r>
        <w:rPr>
          <w:sz w:val="21"/>
          <w:szCs w:val="21"/>
        </w:rPr>
        <w:t>原因</w:t>
      </w:r>
      <w:r>
        <w:rPr>
          <w:rFonts w:hint="eastAsia"/>
          <w:sz w:val="21"/>
          <w:szCs w:val="21"/>
        </w:rPr>
        <w:t>-</w:t>
      </w:r>
      <w:r>
        <w:rPr>
          <w:sz w:val="21"/>
          <w:szCs w:val="21"/>
        </w:rPr>
        <w:t>对策树</w:t>
      </w:r>
    </w:p>
    <w:p w14:paraId="1248DED6">
      <w:pPr>
        <w:pStyle w:val="5"/>
        <w:rPr>
          <w:szCs w:val="32"/>
        </w:rPr>
      </w:pPr>
      <w:bookmarkStart w:id="69" w:name="_Toc22004"/>
      <w:r>
        <w:rPr>
          <w:szCs w:val="32"/>
        </w:rPr>
        <w:t>1.10.3 WBS 分解表</w:t>
      </w:r>
      <w:bookmarkEnd w:id="69"/>
    </w:p>
    <w:p w14:paraId="4AF77D98">
      <w:pPr>
        <w:rPr>
          <w:ins w:id="0" w:author="{ECE086BC-8776-4754-A6AD-E37BBBDAAC55}" w:date="2026-10-21T13:47:00Z"/>
        </w:rPr>
      </w:pPr>
      <w:ins w:id="1" w:author="{ECE086BC-8776-4754-A6AD-E37BBBDAAC55}" w:date="2026-10-21T13:47:00Z">
        <w:r>
          <w:rPr>
            <w:szCs w:val="32"/>
          </w:rPr>
          <w:t>1.10.3 WBS 分解表</w:t>
        </w:r>
      </w:ins>
    </w:p>
    <w:p w14:paraId="0C40B4BB"/>
    <w:tbl>
      <w:tblPr>
        <w:tblStyle w:val="32"/>
        <w:tblW w:w="90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757"/>
        <w:gridCol w:w="2436"/>
        <w:gridCol w:w="2436"/>
        <w:gridCol w:w="1234"/>
        <w:gridCol w:w="1390"/>
      </w:tblGrid>
      <w:tr w14:paraId="55C9F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34AEA817">
            <w:pPr>
              <w:keepNext/>
              <w:snapToGrid w:val="0"/>
              <w:spacing w:before="70" w:after="70" w:line="240" w:lineRule="auto"/>
              <w:ind w:firstLine="0"/>
              <w:jc w:val="center"/>
              <w:rPr>
                <w:b/>
                <w:sz w:val="21"/>
              </w:rPr>
            </w:pPr>
            <w:r>
              <w:rPr>
                <w:b/>
                <w:sz w:val="21"/>
                <w:szCs w:val="21"/>
              </w:rPr>
              <w:t>编码</w:t>
            </w:r>
          </w:p>
        </w:tc>
        <w:tc>
          <w:tcPr>
            <w:tcW w:w="757" w:type="dxa"/>
            <w:shd w:val="clear" w:color="auto" w:fill="E7E6E6"/>
            <w:vAlign w:val="center"/>
          </w:tcPr>
          <w:p w14:paraId="2B733CAB">
            <w:pPr>
              <w:keepNext/>
              <w:snapToGrid w:val="0"/>
              <w:spacing w:before="70" w:after="70" w:line="240" w:lineRule="auto"/>
              <w:ind w:firstLine="0"/>
              <w:jc w:val="center"/>
              <w:rPr>
                <w:b/>
                <w:sz w:val="21"/>
              </w:rPr>
            </w:pPr>
            <w:r>
              <w:rPr>
                <w:b/>
                <w:sz w:val="21"/>
                <w:szCs w:val="21"/>
              </w:rPr>
              <w:t>层级</w:t>
            </w:r>
          </w:p>
        </w:tc>
        <w:tc>
          <w:tcPr>
            <w:tcW w:w="2436" w:type="dxa"/>
            <w:shd w:val="clear" w:color="auto" w:fill="E7E6E6"/>
            <w:vAlign w:val="center"/>
          </w:tcPr>
          <w:p w14:paraId="7EEB3C71">
            <w:pPr>
              <w:keepNext/>
              <w:snapToGrid w:val="0"/>
              <w:spacing w:before="70" w:after="70" w:line="240" w:lineRule="auto"/>
              <w:ind w:firstLine="0"/>
              <w:jc w:val="center"/>
              <w:rPr>
                <w:b/>
                <w:sz w:val="21"/>
              </w:rPr>
            </w:pPr>
            <w:r>
              <w:rPr>
                <w:b/>
                <w:sz w:val="21"/>
                <w:szCs w:val="21"/>
              </w:rPr>
              <w:t>工作包</w:t>
            </w:r>
          </w:p>
        </w:tc>
        <w:tc>
          <w:tcPr>
            <w:tcW w:w="2436" w:type="dxa"/>
            <w:shd w:val="clear" w:color="auto" w:fill="E7E6E6"/>
            <w:vAlign w:val="center"/>
          </w:tcPr>
          <w:p w14:paraId="217AB077">
            <w:pPr>
              <w:keepNext/>
              <w:snapToGrid w:val="0"/>
              <w:spacing w:before="70" w:after="70" w:line="240" w:lineRule="auto"/>
              <w:ind w:firstLine="0"/>
              <w:jc w:val="center"/>
              <w:rPr>
                <w:b/>
                <w:sz w:val="21"/>
              </w:rPr>
            </w:pPr>
            <w:r>
              <w:rPr>
                <w:b/>
                <w:sz w:val="21"/>
                <w:szCs w:val="21"/>
              </w:rPr>
              <w:t>主要交付物</w:t>
            </w:r>
          </w:p>
        </w:tc>
        <w:tc>
          <w:tcPr>
            <w:tcW w:w="1234" w:type="dxa"/>
            <w:shd w:val="clear" w:color="auto" w:fill="E7E6E6"/>
            <w:vAlign w:val="center"/>
          </w:tcPr>
          <w:p w14:paraId="7AD090FB">
            <w:pPr>
              <w:keepNext/>
              <w:snapToGrid w:val="0"/>
              <w:spacing w:before="70" w:after="70" w:line="240" w:lineRule="auto"/>
              <w:ind w:firstLine="0"/>
              <w:jc w:val="center"/>
              <w:rPr>
                <w:b/>
                <w:sz w:val="21"/>
              </w:rPr>
            </w:pPr>
            <w:r>
              <w:rPr>
                <w:b/>
                <w:sz w:val="21"/>
                <w:szCs w:val="21"/>
              </w:rPr>
              <w:t>责任专业</w:t>
            </w:r>
          </w:p>
        </w:tc>
        <w:tc>
          <w:tcPr>
            <w:tcW w:w="1390" w:type="dxa"/>
            <w:shd w:val="clear" w:color="auto" w:fill="E7E6E6"/>
            <w:vAlign w:val="center"/>
          </w:tcPr>
          <w:p w14:paraId="2E56DF87">
            <w:pPr>
              <w:keepNext/>
              <w:snapToGrid w:val="0"/>
              <w:spacing w:before="70" w:after="70" w:line="240" w:lineRule="auto"/>
              <w:ind w:firstLine="0"/>
              <w:jc w:val="center"/>
              <w:rPr>
                <w:b/>
                <w:sz w:val="21"/>
              </w:rPr>
            </w:pPr>
            <w:r>
              <w:rPr>
                <w:b/>
                <w:sz w:val="21"/>
                <w:szCs w:val="21"/>
              </w:rPr>
              <w:t>工期（月）</w:t>
            </w:r>
          </w:p>
        </w:tc>
      </w:tr>
      <w:tr w14:paraId="6A69E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0574093">
            <w:pPr>
              <w:keepNext/>
              <w:snapToGrid w:val="0"/>
              <w:spacing w:before="70" w:after="70" w:line="240" w:lineRule="auto"/>
              <w:ind w:firstLine="0"/>
              <w:jc w:val="center"/>
              <w:rPr>
                <w:sz w:val="21"/>
              </w:rPr>
            </w:pPr>
            <w:r>
              <w:rPr>
                <w:sz w:val="21"/>
                <w:szCs w:val="21"/>
              </w:rPr>
              <w:t>1</w:t>
            </w:r>
          </w:p>
        </w:tc>
        <w:tc>
          <w:tcPr>
            <w:tcW w:w="757" w:type="dxa"/>
            <w:vAlign w:val="center"/>
          </w:tcPr>
          <w:p w14:paraId="6E5514CD">
            <w:pPr>
              <w:keepNext/>
              <w:snapToGrid w:val="0"/>
              <w:spacing w:before="70" w:after="70" w:line="240" w:lineRule="auto"/>
              <w:ind w:firstLine="0"/>
              <w:jc w:val="center"/>
              <w:rPr>
                <w:sz w:val="21"/>
              </w:rPr>
            </w:pPr>
            <w:r>
              <w:rPr>
                <w:sz w:val="21"/>
                <w:szCs w:val="21"/>
              </w:rPr>
              <w:t>一级</w:t>
            </w:r>
          </w:p>
        </w:tc>
        <w:tc>
          <w:tcPr>
            <w:tcW w:w="2436" w:type="dxa"/>
            <w:vAlign w:val="center"/>
          </w:tcPr>
          <w:p w14:paraId="510BEEAA">
            <w:pPr>
              <w:keepNext/>
              <w:snapToGrid w:val="0"/>
              <w:spacing w:before="70" w:after="70" w:line="240" w:lineRule="auto"/>
              <w:ind w:firstLine="0"/>
              <w:jc w:val="left"/>
              <w:rPr>
                <w:sz w:val="21"/>
              </w:rPr>
            </w:pPr>
            <w:r>
              <w:rPr>
                <w:sz w:val="21"/>
                <w:szCs w:val="21"/>
              </w:rPr>
              <w:t>项目管理</w:t>
            </w:r>
          </w:p>
        </w:tc>
        <w:tc>
          <w:tcPr>
            <w:tcW w:w="2436" w:type="dxa"/>
            <w:vAlign w:val="center"/>
          </w:tcPr>
          <w:p w14:paraId="51CFC2B4">
            <w:pPr>
              <w:keepNext/>
              <w:snapToGrid w:val="0"/>
              <w:spacing w:before="70" w:after="70" w:line="240" w:lineRule="auto"/>
              <w:ind w:firstLine="0"/>
              <w:jc w:val="left"/>
              <w:rPr>
                <w:sz w:val="21"/>
              </w:rPr>
            </w:pPr>
            <w:r>
              <w:rPr>
                <w:sz w:val="21"/>
                <w:szCs w:val="21"/>
              </w:rPr>
              <w:t>计划、月报、纪要</w:t>
            </w:r>
          </w:p>
        </w:tc>
        <w:tc>
          <w:tcPr>
            <w:tcW w:w="1234" w:type="dxa"/>
            <w:vAlign w:val="center"/>
          </w:tcPr>
          <w:p w14:paraId="2A6D5027">
            <w:pPr>
              <w:keepNext/>
              <w:snapToGrid w:val="0"/>
              <w:spacing w:before="70" w:after="70" w:line="240" w:lineRule="auto"/>
              <w:ind w:firstLine="0"/>
              <w:jc w:val="left"/>
              <w:rPr>
                <w:sz w:val="21"/>
              </w:rPr>
            </w:pPr>
            <w:r>
              <w:rPr>
                <w:sz w:val="21"/>
                <w:szCs w:val="21"/>
              </w:rPr>
              <w:t>项目管理</w:t>
            </w:r>
          </w:p>
        </w:tc>
        <w:tc>
          <w:tcPr>
            <w:tcW w:w="1390" w:type="dxa"/>
            <w:vAlign w:val="center"/>
          </w:tcPr>
          <w:p w14:paraId="3EA8BD10">
            <w:pPr>
              <w:keepNext/>
              <w:snapToGrid w:val="0"/>
              <w:spacing w:before="70" w:after="70" w:line="240" w:lineRule="auto"/>
              <w:ind w:firstLine="0"/>
              <w:jc w:val="center"/>
              <w:rPr>
                <w:sz w:val="21"/>
              </w:rPr>
            </w:pPr>
            <w:r>
              <w:rPr>
                <w:sz w:val="21"/>
                <w:szCs w:val="21"/>
              </w:rPr>
              <w:t>33</w:t>
            </w:r>
          </w:p>
        </w:tc>
      </w:tr>
      <w:tr w14:paraId="2FDEF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AE70DA8">
            <w:pPr>
              <w:keepNext/>
              <w:snapToGrid w:val="0"/>
              <w:spacing w:before="70" w:after="70" w:line="240" w:lineRule="auto"/>
              <w:ind w:firstLine="0"/>
              <w:jc w:val="center"/>
              <w:rPr>
                <w:sz w:val="21"/>
              </w:rPr>
            </w:pPr>
            <w:r>
              <w:rPr>
                <w:sz w:val="21"/>
                <w:szCs w:val="21"/>
              </w:rPr>
              <w:t>1.1</w:t>
            </w:r>
          </w:p>
        </w:tc>
        <w:tc>
          <w:tcPr>
            <w:tcW w:w="757" w:type="dxa"/>
            <w:vAlign w:val="center"/>
          </w:tcPr>
          <w:p w14:paraId="0D03E843">
            <w:pPr>
              <w:keepNext/>
              <w:snapToGrid w:val="0"/>
              <w:spacing w:before="70" w:after="70" w:line="240" w:lineRule="auto"/>
              <w:ind w:firstLine="0"/>
              <w:jc w:val="center"/>
              <w:rPr>
                <w:sz w:val="21"/>
              </w:rPr>
            </w:pPr>
            <w:r>
              <w:rPr>
                <w:sz w:val="21"/>
                <w:szCs w:val="21"/>
              </w:rPr>
              <w:t>二级</w:t>
            </w:r>
          </w:p>
        </w:tc>
        <w:tc>
          <w:tcPr>
            <w:tcW w:w="2436" w:type="dxa"/>
            <w:vAlign w:val="center"/>
          </w:tcPr>
          <w:p w14:paraId="69F1FA20">
            <w:pPr>
              <w:keepNext/>
              <w:snapToGrid w:val="0"/>
              <w:spacing w:before="70" w:after="70" w:line="240" w:lineRule="auto"/>
              <w:ind w:firstLine="0"/>
              <w:jc w:val="left"/>
              <w:rPr>
                <w:sz w:val="21"/>
              </w:rPr>
            </w:pPr>
            <w:r>
              <w:rPr>
                <w:sz w:val="21"/>
                <w:szCs w:val="21"/>
              </w:rPr>
              <w:t>启动与策划</w:t>
            </w:r>
          </w:p>
        </w:tc>
        <w:tc>
          <w:tcPr>
            <w:tcW w:w="2436" w:type="dxa"/>
            <w:vAlign w:val="center"/>
          </w:tcPr>
          <w:p w14:paraId="031588C7">
            <w:pPr>
              <w:keepNext/>
              <w:snapToGrid w:val="0"/>
              <w:spacing w:before="70" w:after="70" w:line="240" w:lineRule="auto"/>
              <w:ind w:firstLine="0"/>
              <w:jc w:val="left"/>
              <w:rPr>
                <w:sz w:val="21"/>
              </w:rPr>
            </w:pPr>
            <w:r>
              <w:rPr>
                <w:sz w:val="21"/>
                <w:szCs w:val="21"/>
              </w:rPr>
              <w:t>实施计划、启动会</w:t>
            </w:r>
          </w:p>
        </w:tc>
        <w:tc>
          <w:tcPr>
            <w:tcW w:w="1234" w:type="dxa"/>
            <w:vAlign w:val="center"/>
          </w:tcPr>
          <w:p w14:paraId="6C2CE407">
            <w:pPr>
              <w:keepNext/>
              <w:snapToGrid w:val="0"/>
              <w:spacing w:before="70" w:after="70" w:line="240" w:lineRule="auto"/>
              <w:ind w:firstLine="0"/>
              <w:jc w:val="left"/>
              <w:rPr>
                <w:sz w:val="21"/>
              </w:rPr>
            </w:pPr>
            <w:r>
              <w:rPr>
                <w:sz w:val="21"/>
                <w:szCs w:val="21"/>
              </w:rPr>
              <w:t>项目管理</w:t>
            </w:r>
          </w:p>
        </w:tc>
        <w:tc>
          <w:tcPr>
            <w:tcW w:w="1390" w:type="dxa"/>
            <w:vAlign w:val="center"/>
          </w:tcPr>
          <w:p w14:paraId="1134C10E">
            <w:pPr>
              <w:keepNext/>
              <w:snapToGrid w:val="0"/>
              <w:spacing w:before="70" w:after="70" w:line="240" w:lineRule="auto"/>
              <w:ind w:firstLine="0"/>
              <w:jc w:val="center"/>
              <w:rPr>
                <w:sz w:val="21"/>
              </w:rPr>
            </w:pPr>
            <w:r>
              <w:rPr>
                <w:sz w:val="21"/>
                <w:szCs w:val="21"/>
              </w:rPr>
              <w:t>1</w:t>
            </w:r>
          </w:p>
        </w:tc>
      </w:tr>
      <w:tr w14:paraId="2EB09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E36642">
            <w:pPr>
              <w:keepNext/>
              <w:snapToGrid w:val="0"/>
              <w:spacing w:before="70" w:after="70" w:line="240" w:lineRule="auto"/>
              <w:ind w:firstLine="0"/>
              <w:jc w:val="center"/>
              <w:rPr>
                <w:sz w:val="21"/>
              </w:rPr>
            </w:pPr>
            <w:r>
              <w:rPr>
                <w:sz w:val="21"/>
                <w:szCs w:val="21"/>
              </w:rPr>
              <w:t>1.2</w:t>
            </w:r>
          </w:p>
        </w:tc>
        <w:tc>
          <w:tcPr>
            <w:tcW w:w="757" w:type="dxa"/>
            <w:vAlign w:val="center"/>
          </w:tcPr>
          <w:p w14:paraId="66D6B7E2">
            <w:pPr>
              <w:keepNext/>
              <w:snapToGrid w:val="0"/>
              <w:spacing w:before="70" w:after="70" w:line="240" w:lineRule="auto"/>
              <w:ind w:firstLine="0"/>
              <w:jc w:val="center"/>
              <w:rPr>
                <w:sz w:val="21"/>
              </w:rPr>
            </w:pPr>
            <w:r>
              <w:rPr>
                <w:sz w:val="21"/>
                <w:szCs w:val="21"/>
              </w:rPr>
              <w:t>二级</w:t>
            </w:r>
          </w:p>
        </w:tc>
        <w:tc>
          <w:tcPr>
            <w:tcW w:w="2436" w:type="dxa"/>
            <w:vAlign w:val="center"/>
          </w:tcPr>
          <w:p w14:paraId="565944FF">
            <w:pPr>
              <w:keepNext/>
              <w:snapToGrid w:val="0"/>
              <w:spacing w:before="70" w:after="70" w:line="240" w:lineRule="auto"/>
              <w:ind w:firstLine="0"/>
              <w:jc w:val="left"/>
              <w:rPr>
                <w:sz w:val="21"/>
              </w:rPr>
            </w:pPr>
            <w:r>
              <w:rPr>
                <w:sz w:val="21"/>
                <w:szCs w:val="21"/>
              </w:rPr>
              <w:t>进度与资源管理</w:t>
            </w:r>
          </w:p>
        </w:tc>
        <w:tc>
          <w:tcPr>
            <w:tcW w:w="2436" w:type="dxa"/>
            <w:vAlign w:val="center"/>
          </w:tcPr>
          <w:p w14:paraId="39B8DA0E">
            <w:pPr>
              <w:keepNext/>
              <w:snapToGrid w:val="0"/>
              <w:spacing w:before="70" w:after="70" w:line="240" w:lineRule="auto"/>
              <w:ind w:firstLine="0"/>
              <w:jc w:val="left"/>
              <w:rPr>
                <w:sz w:val="21"/>
              </w:rPr>
            </w:pPr>
            <w:r>
              <w:rPr>
                <w:sz w:val="21"/>
                <w:szCs w:val="21"/>
              </w:rPr>
              <w:t>月报、资源台账</w:t>
            </w:r>
          </w:p>
        </w:tc>
        <w:tc>
          <w:tcPr>
            <w:tcW w:w="1234" w:type="dxa"/>
            <w:vAlign w:val="center"/>
          </w:tcPr>
          <w:p w14:paraId="039228C0">
            <w:pPr>
              <w:keepNext/>
              <w:snapToGrid w:val="0"/>
              <w:spacing w:before="70" w:after="70" w:line="240" w:lineRule="auto"/>
              <w:ind w:firstLine="0"/>
              <w:jc w:val="left"/>
              <w:rPr>
                <w:sz w:val="21"/>
              </w:rPr>
            </w:pPr>
            <w:r>
              <w:rPr>
                <w:sz w:val="21"/>
                <w:szCs w:val="21"/>
              </w:rPr>
              <w:t>项目管理</w:t>
            </w:r>
          </w:p>
        </w:tc>
        <w:tc>
          <w:tcPr>
            <w:tcW w:w="1390" w:type="dxa"/>
            <w:vAlign w:val="center"/>
          </w:tcPr>
          <w:p w14:paraId="1932032D">
            <w:pPr>
              <w:keepNext/>
              <w:snapToGrid w:val="0"/>
              <w:spacing w:before="70" w:after="70" w:line="240" w:lineRule="auto"/>
              <w:ind w:firstLine="0"/>
              <w:jc w:val="center"/>
              <w:rPr>
                <w:sz w:val="21"/>
              </w:rPr>
            </w:pPr>
            <w:r>
              <w:rPr>
                <w:sz w:val="21"/>
                <w:szCs w:val="21"/>
              </w:rPr>
              <w:t>33</w:t>
            </w:r>
          </w:p>
        </w:tc>
      </w:tr>
      <w:tr w14:paraId="676C2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86C1692">
            <w:pPr>
              <w:keepNext/>
              <w:snapToGrid w:val="0"/>
              <w:spacing w:before="70" w:after="70" w:line="240" w:lineRule="auto"/>
              <w:ind w:firstLine="0"/>
              <w:jc w:val="center"/>
              <w:rPr>
                <w:sz w:val="21"/>
              </w:rPr>
            </w:pPr>
            <w:r>
              <w:rPr>
                <w:sz w:val="21"/>
                <w:szCs w:val="21"/>
              </w:rPr>
              <w:t>1.3</w:t>
            </w:r>
          </w:p>
        </w:tc>
        <w:tc>
          <w:tcPr>
            <w:tcW w:w="757" w:type="dxa"/>
            <w:vAlign w:val="center"/>
          </w:tcPr>
          <w:p w14:paraId="75AAB700">
            <w:pPr>
              <w:keepNext/>
              <w:snapToGrid w:val="0"/>
              <w:spacing w:before="70" w:after="70" w:line="240" w:lineRule="auto"/>
              <w:ind w:firstLine="0"/>
              <w:jc w:val="center"/>
              <w:rPr>
                <w:sz w:val="21"/>
              </w:rPr>
            </w:pPr>
            <w:r>
              <w:rPr>
                <w:sz w:val="21"/>
                <w:szCs w:val="21"/>
              </w:rPr>
              <w:t>二级</w:t>
            </w:r>
          </w:p>
        </w:tc>
        <w:tc>
          <w:tcPr>
            <w:tcW w:w="2436" w:type="dxa"/>
            <w:vAlign w:val="center"/>
          </w:tcPr>
          <w:p w14:paraId="313B84A5">
            <w:pPr>
              <w:keepNext/>
              <w:snapToGrid w:val="0"/>
              <w:spacing w:before="70" w:after="70" w:line="240" w:lineRule="auto"/>
              <w:ind w:firstLine="0"/>
              <w:jc w:val="left"/>
              <w:rPr>
                <w:sz w:val="21"/>
              </w:rPr>
            </w:pPr>
            <w:r>
              <w:rPr>
                <w:sz w:val="21"/>
                <w:szCs w:val="21"/>
              </w:rPr>
              <w:t>质量与安全管理</w:t>
            </w:r>
          </w:p>
        </w:tc>
        <w:tc>
          <w:tcPr>
            <w:tcW w:w="2436" w:type="dxa"/>
            <w:vAlign w:val="center"/>
          </w:tcPr>
          <w:p w14:paraId="535C7B57">
            <w:pPr>
              <w:keepNext/>
              <w:snapToGrid w:val="0"/>
              <w:spacing w:before="70" w:after="70" w:line="240" w:lineRule="auto"/>
              <w:ind w:firstLine="0"/>
              <w:jc w:val="left"/>
              <w:rPr>
                <w:sz w:val="21"/>
              </w:rPr>
            </w:pPr>
            <w:r>
              <w:rPr>
                <w:sz w:val="21"/>
                <w:szCs w:val="21"/>
              </w:rPr>
              <w:t>检查记录、整改单</w:t>
            </w:r>
          </w:p>
        </w:tc>
        <w:tc>
          <w:tcPr>
            <w:tcW w:w="1234" w:type="dxa"/>
            <w:vAlign w:val="center"/>
          </w:tcPr>
          <w:p w14:paraId="1DF4AACC">
            <w:pPr>
              <w:keepNext/>
              <w:snapToGrid w:val="0"/>
              <w:spacing w:before="70" w:after="70" w:line="240" w:lineRule="auto"/>
              <w:ind w:firstLine="0"/>
              <w:jc w:val="left"/>
              <w:rPr>
                <w:sz w:val="21"/>
              </w:rPr>
            </w:pPr>
            <w:r>
              <w:rPr>
                <w:sz w:val="21"/>
                <w:szCs w:val="21"/>
              </w:rPr>
              <w:t>质量安全</w:t>
            </w:r>
          </w:p>
        </w:tc>
        <w:tc>
          <w:tcPr>
            <w:tcW w:w="1390" w:type="dxa"/>
            <w:vAlign w:val="center"/>
          </w:tcPr>
          <w:p w14:paraId="4E49270E">
            <w:pPr>
              <w:keepNext/>
              <w:snapToGrid w:val="0"/>
              <w:spacing w:before="70" w:after="70" w:line="240" w:lineRule="auto"/>
              <w:ind w:firstLine="0"/>
              <w:jc w:val="center"/>
              <w:rPr>
                <w:sz w:val="21"/>
              </w:rPr>
            </w:pPr>
            <w:r>
              <w:rPr>
                <w:sz w:val="21"/>
                <w:szCs w:val="21"/>
              </w:rPr>
              <w:t>33</w:t>
            </w:r>
          </w:p>
        </w:tc>
      </w:tr>
      <w:tr w14:paraId="0DF0F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34F9BA">
            <w:pPr>
              <w:keepNext/>
              <w:snapToGrid w:val="0"/>
              <w:spacing w:before="70" w:after="70" w:line="240" w:lineRule="auto"/>
              <w:ind w:firstLine="0"/>
              <w:jc w:val="center"/>
              <w:rPr>
                <w:sz w:val="21"/>
              </w:rPr>
            </w:pPr>
            <w:r>
              <w:rPr>
                <w:sz w:val="21"/>
                <w:szCs w:val="21"/>
              </w:rPr>
              <w:t>1.4</w:t>
            </w:r>
          </w:p>
        </w:tc>
        <w:tc>
          <w:tcPr>
            <w:tcW w:w="757" w:type="dxa"/>
            <w:vAlign w:val="center"/>
          </w:tcPr>
          <w:p w14:paraId="1D5D26B2">
            <w:pPr>
              <w:keepNext/>
              <w:snapToGrid w:val="0"/>
              <w:spacing w:before="70" w:after="70" w:line="240" w:lineRule="auto"/>
              <w:ind w:firstLine="0"/>
              <w:jc w:val="center"/>
              <w:rPr>
                <w:sz w:val="21"/>
              </w:rPr>
            </w:pPr>
            <w:r>
              <w:rPr>
                <w:sz w:val="21"/>
                <w:szCs w:val="21"/>
              </w:rPr>
              <w:t>二级</w:t>
            </w:r>
          </w:p>
        </w:tc>
        <w:tc>
          <w:tcPr>
            <w:tcW w:w="2436" w:type="dxa"/>
            <w:vAlign w:val="center"/>
          </w:tcPr>
          <w:p w14:paraId="19A23124">
            <w:pPr>
              <w:keepNext/>
              <w:snapToGrid w:val="0"/>
              <w:spacing w:before="70" w:after="70" w:line="240" w:lineRule="auto"/>
              <w:ind w:firstLine="0"/>
              <w:jc w:val="left"/>
              <w:rPr>
                <w:sz w:val="21"/>
              </w:rPr>
            </w:pPr>
            <w:r>
              <w:rPr>
                <w:sz w:val="21"/>
                <w:szCs w:val="21"/>
              </w:rPr>
              <w:t>档案与保密</w:t>
            </w:r>
          </w:p>
        </w:tc>
        <w:tc>
          <w:tcPr>
            <w:tcW w:w="2436" w:type="dxa"/>
            <w:vAlign w:val="center"/>
          </w:tcPr>
          <w:p w14:paraId="7E43E793">
            <w:pPr>
              <w:keepNext/>
              <w:snapToGrid w:val="0"/>
              <w:spacing w:before="70" w:after="70" w:line="240" w:lineRule="auto"/>
              <w:ind w:firstLine="0"/>
              <w:jc w:val="left"/>
              <w:rPr>
                <w:sz w:val="21"/>
              </w:rPr>
            </w:pPr>
            <w:r>
              <w:rPr>
                <w:sz w:val="21"/>
                <w:szCs w:val="21"/>
              </w:rPr>
              <w:t>归档目录、保密记录</w:t>
            </w:r>
          </w:p>
        </w:tc>
        <w:tc>
          <w:tcPr>
            <w:tcW w:w="1234" w:type="dxa"/>
            <w:vAlign w:val="center"/>
          </w:tcPr>
          <w:p w14:paraId="0E17E6C5">
            <w:pPr>
              <w:keepNext/>
              <w:snapToGrid w:val="0"/>
              <w:spacing w:before="70" w:after="70" w:line="240" w:lineRule="auto"/>
              <w:ind w:firstLine="0"/>
              <w:jc w:val="left"/>
              <w:rPr>
                <w:sz w:val="21"/>
              </w:rPr>
            </w:pPr>
            <w:r>
              <w:rPr>
                <w:sz w:val="21"/>
                <w:szCs w:val="21"/>
              </w:rPr>
              <w:t>档案</w:t>
            </w:r>
          </w:p>
        </w:tc>
        <w:tc>
          <w:tcPr>
            <w:tcW w:w="1390" w:type="dxa"/>
            <w:vAlign w:val="center"/>
          </w:tcPr>
          <w:p w14:paraId="45FCCA7D">
            <w:pPr>
              <w:keepNext/>
              <w:snapToGrid w:val="0"/>
              <w:spacing w:before="70" w:after="70" w:line="240" w:lineRule="auto"/>
              <w:ind w:firstLine="0"/>
              <w:jc w:val="center"/>
              <w:rPr>
                <w:sz w:val="21"/>
              </w:rPr>
            </w:pPr>
            <w:r>
              <w:rPr>
                <w:sz w:val="21"/>
                <w:szCs w:val="21"/>
              </w:rPr>
              <w:t>33</w:t>
            </w:r>
          </w:p>
        </w:tc>
      </w:tr>
      <w:tr w14:paraId="2FBB3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11BFA7A">
            <w:pPr>
              <w:keepNext/>
              <w:snapToGrid w:val="0"/>
              <w:spacing w:before="70" w:after="70" w:line="240" w:lineRule="auto"/>
              <w:ind w:firstLine="0"/>
              <w:jc w:val="center"/>
              <w:rPr>
                <w:sz w:val="21"/>
              </w:rPr>
            </w:pPr>
            <w:r>
              <w:rPr>
                <w:sz w:val="21"/>
                <w:szCs w:val="21"/>
              </w:rPr>
              <w:t>2</w:t>
            </w:r>
          </w:p>
        </w:tc>
        <w:tc>
          <w:tcPr>
            <w:tcW w:w="757" w:type="dxa"/>
            <w:vAlign w:val="center"/>
          </w:tcPr>
          <w:p w14:paraId="59652024">
            <w:pPr>
              <w:keepNext/>
              <w:snapToGrid w:val="0"/>
              <w:spacing w:before="70" w:after="70" w:line="240" w:lineRule="auto"/>
              <w:ind w:firstLine="0"/>
              <w:jc w:val="center"/>
              <w:rPr>
                <w:sz w:val="21"/>
              </w:rPr>
            </w:pPr>
            <w:r>
              <w:rPr>
                <w:sz w:val="21"/>
                <w:szCs w:val="21"/>
              </w:rPr>
              <w:t>一级</w:t>
            </w:r>
          </w:p>
        </w:tc>
        <w:tc>
          <w:tcPr>
            <w:tcW w:w="2436" w:type="dxa"/>
            <w:vAlign w:val="center"/>
          </w:tcPr>
          <w:p w14:paraId="178EEECE">
            <w:pPr>
              <w:keepNext/>
              <w:snapToGrid w:val="0"/>
              <w:spacing w:before="70" w:after="70" w:line="240" w:lineRule="auto"/>
              <w:ind w:firstLine="0"/>
              <w:jc w:val="left"/>
              <w:rPr>
                <w:sz w:val="21"/>
              </w:rPr>
            </w:pPr>
            <w:r>
              <w:rPr>
                <w:sz w:val="21"/>
                <w:szCs w:val="21"/>
              </w:rPr>
              <w:t>现场测量建模</w:t>
            </w:r>
          </w:p>
        </w:tc>
        <w:tc>
          <w:tcPr>
            <w:tcW w:w="2436" w:type="dxa"/>
            <w:vAlign w:val="center"/>
          </w:tcPr>
          <w:p w14:paraId="616C13A0">
            <w:pPr>
              <w:keepNext/>
              <w:snapToGrid w:val="0"/>
              <w:spacing w:before="70" w:after="70" w:line="240" w:lineRule="auto"/>
              <w:ind w:firstLine="0"/>
              <w:jc w:val="left"/>
              <w:rPr>
                <w:sz w:val="21"/>
              </w:rPr>
            </w:pPr>
            <w:r>
              <w:rPr>
                <w:sz w:val="21"/>
                <w:szCs w:val="21"/>
              </w:rPr>
              <w:t>三站测量成果</w:t>
            </w:r>
          </w:p>
        </w:tc>
        <w:tc>
          <w:tcPr>
            <w:tcW w:w="1234" w:type="dxa"/>
            <w:vAlign w:val="center"/>
          </w:tcPr>
          <w:p w14:paraId="0A39C336">
            <w:pPr>
              <w:keepNext/>
              <w:snapToGrid w:val="0"/>
              <w:spacing w:before="70" w:after="70" w:line="240" w:lineRule="auto"/>
              <w:ind w:firstLine="0"/>
              <w:jc w:val="left"/>
              <w:rPr>
                <w:sz w:val="21"/>
              </w:rPr>
            </w:pPr>
            <w:r>
              <w:rPr>
                <w:sz w:val="21"/>
                <w:szCs w:val="21"/>
              </w:rPr>
              <w:t>测量</w:t>
            </w:r>
          </w:p>
        </w:tc>
        <w:tc>
          <w:tcPr>
            <w:tcW w:w="1390" w:type="dxa"/>
            <w:vAlign w:val="center"/>
          </w:tcPr>
          <w:p w14:paraId="6502992D">
            <w:pPr>
              <w:keepNext/>
              <w:snapToGrid w:val="0"/>
              <w:spacing w:before="70" w:after="70" w:line="240" w:lineRule="auto"/>
              <w:ind w:firstLine="0"/>
              <w:jc w:val="center"/>
              <w:rPr>
                <w:sz w:val="21"/>
              </w:rPr>
            </w:pPr>
            <w:r>
              <w:rPr>
                <w:sz w:val="21"/>
                <w:szCs w:val="21"/>
              </w:rPr>
              <w:t>6</w:t>
            </w:r>
          </w:p>
        </w:tc>
      </w:tr>
      <w:tr w14:paraId="1CA5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BBE50BB">
            <w:pPr>
              <w:keepNext/>
              <w:snapToGrid w:val="0"/>
              <w:spacing w:before="70" w:after="70" w:line="240" w:lineRule="auto"/>
              <w:ind w:firstLine="0"/>
              <w:jc w:val="center"/>
              <w:rPr>
                <w:sz w:val="21"/>
              </w:rPr>
            </w:pPr>
            <w:r>
              <w:rPr>
                <w:sz w:val="21"/>
                <w:szCs w:val="21"/>
              </w:rPr>
              <w:t>2.1</w:t>
            </w:r>
          </w:p>
        </w:tc>
        <w:tc>
          <w:tcPr>
            <w:tcW w:w="757" w:type="dxa"/>
            <w:vAlign w:val="center"/>
          </w:tcPr>
          <w:p w14:paraId="0F2BDDF1">
            <w:pPr>
              <w:keepNext/>
              <w:snapToGrid w:val="0"/>
              <w:spacing w:before="70" w:after="70" w:line="240" w:lineRule="auto"/>
              <w:ind w:firstLine="0"/>
              <w:jc w:val="center"/>
              <w:rPr>
                <w:sz w:val="21"/>
              </w:rPr>
            </w:pPr>
            <w:r>
              <w:rPr>
                <w:sz w:val="21"/>
                <w:szCs w:val="21"/>
              </w:rPr>
              <w:t>二级</w:t>
            </w:r>
          </w:p>
        </w:tc>
        <w:tc>
          <w:tcPr>
            <w:tcW w:w="2436" w:type="dxa"/>
            <w:vAlign w:val="center"/>
          </w:tcPr>
          <w:p w14:paraId="20EE2F62">
            <w:pPr>
              <w:keepNext/>
              <w:snapToGrid w:val="0"/>
              <w:spacing w:before="70" w:after="70" w:line="240" w:lineRule="auto"/>
              <w:ind w:firstLine="0"/>
              <w:jc w:val="left"/>
              <w:rPr>
                <w:sz w:val="21"/>
              </w:rPr>
            </w:pPr>
            <w:r>
              <w:rPr>
                <w:sz w:val="21"/>
                <w:szCs w:val="21"/>
              </w:rPr>
              <w:t>葛洲坝闸室测量</w:t>
            </w:r>
          </w:p>
        </w:tc>
        <w:tc>
          <w:tcPr>
            <w:tcW w:w="2436" w:type="dxa"/>
            <w:vAlign w:val="center"/>
          </w:tcPr>
          <w:p w14:paraId="6C9C8B5B">
            <w:pPr>
              <w:keepNext/>
              <w:snapToGrid w:val="0"/>
              <w:spacing w:before="70" w:after="70" w:line="240" w:lineRule="auto"/>
              <w:ind w:firstLine="0"/>
              <w:jc w:val="left"/>
              <w:rPr>
                <w:sz w:val="21"/>
              </w:rPr>
            </w:pPr>
            <w:r>
              <w:rPr>
                <w:sz w:val="21"/>
                <w:szCs w:val="21"/>
              </w:rPr>
              <w:t>模型、点云、报告</w:t>
            </w:r>
          </w:p>
        </w:tc>
        <w:tc>
          <w:tcPr>
            <w:tcW w:w="1234" w:type="dxa"/>
            <w:vAlign w:val="center"/>
          </w:tcPr>
          <w:p w14:paraId="4C9B0A35">
            <w:pPr>
              <w:keepNext/>
              <w:snapToGrid w:val="0"/>
              <w:spacing w:before="70" w:after="70" w:line="240" w:lineRule="auto"/>
              <w:ind w:firstLine="0"/>
              <w:jc w:val="left"/>
              <w:rPr>
                <w:sz w:val="21"/>
              </w:rPr>
            </w:pPr>
            <w:r>
              <w:rPr>
                <w:sz w:val="21"/>
                <w:szCs w:val="21"/>
              </w:rPr>
              <w:t>测量</w:t>
            </w:r>
          </w:p>
        </w:tc>
        <w:tc>
          <w:tcPr>
            <w:tcW w:w="1390" w:type="dxa"/>
            <w:vAlign w:val="center"/>
          </w:tcPr>
          <w:p w14:paraId="72E37FAC">
            <w:pPr>
              <w:keepNext/>
              <w:snapToGrid w:val="0"/>
              <w:spacing w:before="70" w:after="70" w:line="240" w:lineRule="auto"/>
              <w:ind w:firstLine="0"/>
              <w:jc w:val="center"/>
              <w:rPr>
                <w:sz w:val="21"/>
              </w:rPr>
            </w:pPr>
            <w:r>
              <w:rPr>
                <w:sz w:val="21"/>
                <w:szCs w:val="21"/>
              </w:rPr>
              <w:t>3</w:t>
            </w:r>
          </w:p>
        </w:tc>
      </w:tr>
      <w:tr w14:paraId="7BEB0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30E81C1">
            <w:pPr>
              <w:keepNext/>
              <w:snapToGrid w:val="0"/>
              <w:spacing w:before="70" w:after="70" w:line="240" w:lineRule="auto"/>
              <w:ind w:firstLine="0"/>
              <w:jc w:val="center"/>
              <w:rPr>
                <w:sz w:val="21"/>
              </w:rPr>
            </w:pPr>
            <w:r>
              <w:rPr>
                <w:sz w:val="21"/>
                <w:szCs w:val="21"/>
              </w:rPr>
              <w:t>2.1.1</w:t>
            </w:r>
          </w:p>
        </w:tc>
        <w:tc>
          <w:tcPr>
            <w:tcW w:w="757" w:type="dxa"/>
            <w:vAlign w:val="center"/>
          </w:tcPr>
          <w:p w14:paraId="7E948F18">
            <w:pPr>
              <w:keepNext/>
              <w:snapToGrid w:val="0"/>
              <w:spacing w:before="70" w:after="70" w:line="240" w:lineRule="auto"/>
              <w:ind w:firstLine="0"/>
              <w:jc w:val="center"/>
              <w:rPr>
                <w:sz w:val="21"/>
              </w:rPr>
            </w:pPr>
            <w:r>
              <w:rPr>
                <w:sz w:val="21"/>
                <w:szCs w:val="21"/>
              </w:rPr>
              <w:t>三级</w:t>
            </w:r>
          </w:p>
        </w:tc>
        <w:tc>
          <w:tcPr>
            <w:tcW w:w="2436" w:type="dxa"/>
            <w:vAlign w:val="center"/>
          </w:tcPr>
          <w:p w14:paraId="24427E96">
            <w:pPr>
              <w:keepNext/>
              <w:snapToGrid w:val="0"/>
              <w:spacing w:before="70" w:after="70" w:line="240" w:lineRule="auto"/>
              <w:ind w:firstLine="0"/>
              <w:jc w:val="left"/>
              <w:rPr>
                <w:sz w:val="21"/>
              </w:rPr>
            </w:pPr>
            <w:r>
              <w:rPr>
                <w:sz w:val="21"/>
                <w:szCs w:val="21"/>
              </w:rPr>
              <w:t>控制网施测</w:t>
            </w:r>
          </w:p>
        </w:tc>
        <w:tc>
          <w:tcPr>
            <w:tcW w:w="2436" w:type="dxa"/>
            <w:vAlign w:val="center"/>
          </w:tcPr>
          <w:p w14:paraId="25FF0581">
            <w:pPr>
              <w:keepNext/>
              <w:snapToGrid w:val="0"/>
              <w:spacing w:before="70" w:after="70" w:line="240" w:lineRule="auto"/>
              <w:ind w:firstLine="0"/>
              <w:jc w:val="left"/>
              <w:rPr>
                <w:sz w:val="21"/>
              </w:rPr>
            </w:pPr>
            <w:r>
              <w:rPr>
                <w:sz w:val="21"/>
                <w:szCs w:val="21"/>
              </w:rPr>
              <w:t>控制点成果</w:t>
            </w:r>
          </w:p>
        </w:tc>
        <w:tc>
          <w:tcPr>
            <w:tcW w:w="1234" w:type="dxa"/>
            <w:vAlign w:val="center"/>
          </w:tcPr>
          <w:p w14:paraId="4382E481">
            <w:pPr>
              <w:keepNext/>
              <w:snapToGrid w:val="0"/>
              <w:spacing w:before="70" w:after="70" w:line="240" w:lineRule="auto"/>
              <w:ind w:firstLine="0"/>
              <w:jc w:val="left"/>
              <w:rPr>
                <w:sz w:val="21"/>
              </w:rPr>
            </w:pPr>
            <w:r>
              <w:rPr>
                <w:sz w:val="21"/>
                <w:szCs w:val="21"/>
              </w:rPr>
              <w:t>测量</w:t>
            </w:r>
          </w:p>
        </w:tc>
        <w:tc>
          <w:tcPr>
            <w:tcW w:w="1390" w:type="dxa"/>
            <w:vAlign w:val="center"/>
          </w:tcPr>
          <w:p w14:paraId="0F84FD03">
            <w:pPr>
              <w:keepNext/>
              <w:snapToGrid w:val="0"/>
              <w:spacing w:before="70" w:after="70" w:line="240" w:lineRule="auto"/>
              <w:ind w:firstLine="0"/>
              <w:jc w:val="center"/>
              <w:rPr>
                <w:sz w:val="21"/>
              </w:rPr>
            </w:pPr>
            <w:r>
              <w:rPr>
                <w:sz w:val="21"/>
                <w:szCs w:val="21"/>
              </w:rPr>
              <w:t>0.5</w:t>
            </w:r>
          </w:p>
        </w:tc>
      </w:tr>
      <w:tr w14:paraId="345F6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A72084">
            <w:pPr>
              <w:keepNext/>
              <w:snapToGrid w:val="0"/>
              <w:spacing w:before="70" w:after="70" w:line="240" w:lineRule="auto"/>
              <w:ind w:firstLine="0"/>
              <w:jc w:val="center"/>
              <w:rPr>
                <w:sz w:val="21"/>
              </w:rPr>
            </w:pPr>
            <w:r>
              <w:rPr>
                <w:sz w:val="21"/>
                <w:szCs w:val="21"/>
              </w:rPr>
              <w:t>2.1.2</w:t>
            </w:r>
          </w:p>
        </w:tc>
        <w:tc>
          <w:tcPr>
            <w:tcW w:w="757" w:type="dxa"/>
            <w:vAlign w:val="center"/>
          </w:tcPr>
          <w:p w14:paraId="3D9719C8">
            <w:pPr>
              <w:keepNext/>
              <w:snapToGrid w:val="0"/>
              <w:spacing w:before="70" w:after="70" w:line="240" w:lineRule="auto"/>
              <w:ind w:firstLine="0"/>
              <w:jc w:val="center"/>
              <w:rPr>
                <w:sz w:val="21"/>
              </w:rPr>
            </w:pPr>
            <w:r>
              <w:rPr>
                <w:sz w:val="21"/>
                <w:szCs w:val="21"/>
              </w:rPr>
              <w:t>三级</w:t>
            </w:r>
          </w:p>
        </w:tc>
        <w:tc>
          <w:tcPr>
            <w:tcW w:w="2436" w:type="dxa"/>
            <w:vAlign w:val="center"/>
          </w:tcPr>
          <w:p w14:paraId="68C4DF7A">
            <w:pPr>
              <w:keepNext/>
              <w:snapToGrid w:val="0"/>
              <w:spacing w:before="70" w:after="70" w:line="240" w:lineRule="auto"/>
              <w:ind w:firstLine="0"/>
              <w:jc w:val="left"/>
              <w:rPr>
                <w:sz w:val="21"/>
              </w:rPr>
            </w:pPr>
            <w:r>
              <w:rPr>
                <w:sz w:val="21"/>
                <w:szCs w:val="21"/>
              </w:rPr>
              <w:t>多目视觉跟踪采集</w:t>
            </w:r>
          </w:p>
        </w:tc>
        <w:tc>
          <w:tcPr>
            <w:tcW w:w="2436" w:type="dxa"/>
            <w:vAlign w:val="center"/>
          </w:tcPr>
          <w:p w14:paraId="63BE32A5">
            <w:pPr>
              <w:keepNext/>
              <w:snapToGrid w:val="0"/>
              <w:spacing w:before="70" w:after="70" w:line="240" w:lineRule="auto"/>
              <w:ind w:firstLine="0"/>
              <w:jc w:val="left"/>
              <w:rPr>
                <w:sz w:val="21"/>
              </w:rPr>
            </w:pPr>
            <w:r>
              <w:rPr>
                <w:sz w:val="21"/>
                <w:szCs w:val="21"/>
              </w:rPr>
              <w:t>原始影像、位姿</w:t>
            </w:r>
          </w:p>
        </w:tc>
        <w:tc>
          <w:tcPr>
            <w:tcW w:w="1234" w:type="dxa"/>
            <w:vAlign w:val="center"/>
          </w:tcPr>
          <w:p w14:paraId="12A9D04A">
            <w:pPr>
              <w:keepNext/>
              <w:snapToGrid w:val="0"/>
              <w:spacing w:before="70" w:after="70" w:line="240" w:lineRule="auto"/>
              <w:ind w:firstLine="0"/>
              <w:jc w:val="left"/>
              <w:rPr>
                <w:sz w:val="21"/>
              </w:rPr>
            </w:pPr>
            <w:r>
              <w:rPr>
                <w:sz w:val="21"/>
                <w:szCs w:val="21"/>
              </w:rPr>
              <w:t>测量</w:t>
            </w:r>
          </w:p>
        </w:tc>
        <w:tc>
          <w:tcPr>
            <w:tcW w:w="1390" w:type="dxa"/>
            <w:vAlign w:val="center"/>
          </w:tcPr>
          <w:p w14:paraId="17A87363">
            <w:pPr>
              <w:keepNext/>
              <w:snapToGrid w:val="0"/>
              <w:spacing w:before="70" w:after="70" w:line="240" w:lineRule="auto"/>
              <w:ind w:firstLine="0"/>
              <w:jc w:val="center"/>
              <w:rPr>
                <w:sz w:val="21"/>
              </w:rPr>
            </w:pPr>
            <w:r>
              <w:rPr>
                <w:sz w:val="21"/>
                <w:szCs w:val="21"/>
              </w:rPr>
              <w:t>1</w:t>
            </w:r>
          </w:p>
        </w:tc>
      </w:tr>
      <w:tr w14:paraId="32590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A3B9297">
            <w:pPr>
              <w:keepNext/>
              <w:snapToGrid w:val="0"/>
              <w:spacing w:before="70" w:after="70" w:line="240" w:lineRule="auto"/>
              <w:ind w:firstLine="0"/>
              <w:jc w:val="center"/>
              <w:rPr>
                <w:sz w:val="21"/>
              </w:rPr>
            </w:pPr>
            <w:r>
              <w:rPr>
                <w:sz w:val="21"/>
                <w:szCs w:val="21"/>
              </w:rPr>
              <w:t>2.1.3</w:t>
            </w:r>
          </w:p>
        </w:tc>
        <w:tc>
          <w:tcPr>
            <w:tcW w:w="757" w:type="dxa"/>
            <w:vAlign w:val="center"/>
          </w:tcPr>
          <w:p w14:paraId="6A73831E">
            <w:pPr>
              <w:keepNext/>
              <w:snapToGrid w:val="0"/>
              <w:spacing w:before="70" w:after="70" w:line="240" w:lineRule="auto"/>
              <w:ind w:firstLine="0"/>
              <w:jc w:val="center"/>
              <w:rPr>
                <w:sz w:val="21"/>
              </w:rPr>
            </w:pPr>
            <w:r>
              <w:rPr>
                <w:sz w:val="21"/>
                <w:szCs w:val="21"/>
              </w:rPr>
              <w:t>三级</w:t>
            </w:r>
          </w:p>
        </w:tc>
        <w:tc>
          <w:tcPr>
            <w:tcW w:w="2436" w:type="dxa"/>
            <w:vAlign w:val="center"/>
          </w:tcPr>
          <w:p w14:paraId="6C7A150D">
            <w:pPr>
              <w:keepNext/>
              <w:snapToGrid w:val="0"/>
              <w:spacing w:before="70" w:after="70" w:line="240" w:lineRule="auto"/>
              <w:ind w:firstLine="0"/>
              <w:jc w:val="left"/>
              <w:rPr>
                <w:sz w:val="21"/>
              </w:rPr>
            </w:pPr>
            <w:r>
              <w:rPr>
                <w:sz w:val="21"/>
                <w:szCs w:val="21"/>
              </w:rPr>
              <w:t>实景扫描补充</w:t>
            </w:r>
          </w:p>
        </w:tc>
        <w:tc>
          <w:tcPr>
            <w:tcW w:w="2436" w:type="dxa"/>
            <w:vAlign w:val="center"/>
          </w:tcPr>
          <w:p w14:paraId="228676EE">
            <w:pPr>
              <w:keepNext/>
              <w:snapToGrid w:val="0"/>
              <w:spacing w:before="70" w:after="70" w:line="240" w:lineRule="auto"/>
              <w:ind w:firstLine="0"/>
              <w:jc w:val="left"/>
              <w:rPr>
                <w:sz w:val="21"/>
              </w:rPr>
            </w:pPr>
            <w:r>
              <w:rPr>
                <w:sz w:val="21"/>
                <w:szCs w:val="21"/>
              </w:rPr>
              <w:t>点云、纹理</w:t>
            </w:r>
          </w:p>
        </w:tc>
        <w:tc>
          <w:tcPr>
            <w:tcW w:w="1234" w:type="dxa"/>
            <w:vAlign w:val="center"/>
          </w:tcPr>
          <w:p w14:paraId="1B8D4ED2">
            <w:pPr>
              <w:keepNext/>
              <w:snapToGrid w:val="0"/>
              <w:spacing w:before="70" w:after="70" w:line="240" w:lineRule="auto"/>
              <w:ind w:firstLine="0"/>
              <w:jc w:val="left"/>
              <w:rPr>
                <w:sz w:val="21"/>
              </w:rPr>
            </w:pPr>
            <w:r>
              <w:rPr>
                <w:sz w:val="21"/>
                <w:szCs w:val="21"/>
              </w:rPr>
              <w:t>测量</w:t>
            </w:r>
          </w:p>
        </w:tc>
        <w:tc>
          <w:tcPr>
            <w:tcW w:w="1390" w:type="dxa"/>
            <w:vAlign w:val="center"/>
          </w:tcPr>
          <w:p w14:paraId="17159746">
            <w:pPr>
              <w:keepNext/>
              <w:snapToGrid w:val="0"/>
              <w:spacing w:before="70" w:after="70" w:line="240" w:lineRule="auto"/>
              <w:ind w:firstLine="0"/>
              <w:jc w:val="center"/>
              <w:rPr>
                <w:sz w:val="21"/>
              </w:rPr>
            </w:pPr>
            <w:r>
              <w:rPr>
                <w:sz w:val="21"/>
                <w:szCs w:val="21"/>
              </w:rPr>
              <w:t>1</w:t>
            </w:r>
          </w:p>
        </w:tc>
      </w:tr>
      <w:tr w14:paraId="47F10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CB1DA63">
            <w:pPr>
              <w:keepNext/>
              <w:snapToGrid w:val="0"/>
              <w:spacing w:before="70" w:after="70" w:line="240" w:lineRule="auto"/>
              <w:ind w:firstLine="0"/>
              <w:jc w:val="center"/>
              <w:rPr>
                <w:sz w:val="21"/>
              </w:rPr>
            </w:pPr>
            <w:r>
              <w:rPr>
                <w:sz w:val="21"/>
                <w:szCs w:val="21"/>
              </w:rPr>
              <w:t>2.1.4</w:t>
            </w:r>
          </w:p>
        </w:tc>
        <w:tc>
          <w:tcPr>
            <w:tcW w:w="757" w:type="dxa"/>
            <w:vAlign w:val="center"/>
          </w:tcPr>
          <w:p w14:paraId="6E13CE9F">
            <w:pPr>
              <w:keepNext/>
              <w:snapToGrid w:val="0"/>
              <w:spacing w:before="70" w:after="70" w:line="240" w:lineRule="auto"/>
              <w:ind w:firstLine="0"/>
              <w:jc w:val="center"/>
              <w:rPr>
                <w:sz w:val="21"/>
              </w:rPr>
            </w:pPr>
            <w:r>
              <w:rPr>
                <w:sz w:val="21"/>
                <w:szCs w:val="21"/>
              </w:rPr>
              <w:t>三级</w:t>
            </w:r>
          </w:p>
        </w:tc>
        <w:tc>
          <w:tcPr>
            <w:tcW w:w="2436" w:type="dxa"/>
            <w:vAlign w:val="center"/>
          </w:tcPr>
          <w:p w14:paraId="08EA8E9E">
            <w:pPr>
              <w:keepNext/>
              <w:snapToGrid w:val="0"/>
              <w:spacing w:before="70" w:after="70" w:line="240" w:lineRule="auto"/>
              <w:ind w:firstLine="0"/>
              <w:jc w:val="left"/>
              <w:rPr>
                <w:sz w:val="21"/>
              </w:rPr>
            </w:pPr>
            <w:r>
              <w:rPr>
                <w:sz w:val="21"/>
                <w:szCs w:val="21"/>
              </w:rPr>
              <w:t>内业处理与建模</w:t>
            </w:r>
          </w:p>
        </w:tc>
        <w:tc>
          <w:tcPr>
            <w:tcW w:w="2436" w:type="dxa"/>
            <w:vAlign w:val="center"/>
          </w:tcPr>
          <w:p w14:paraId="296E09C2">
            <w:pPr>
              <w:keepNext/>
              <w:snapToGrid w:val="0"/>
              <w:spacing w:before="70" w:after="70" w:line="240" w:lineRule="auto"/>
              <w:ind w:firstLine="0"/>
              <w:jc w:val="left"/>
              <w:rPr>
                <w:sz w:val="21"/>
              </w:rPr>
            </w:pPr>
            <w:r>
              <w:rPr>
                <w:sz w:val="21"/>
                <w:szCs w:val="21"/>
              </w:rPr>
              <w:t>网格、高斯模型</w:t>
            </w:r>
          </w:p>
        </w:tc>
        <w:tc>
          <w:tcPr>
            <w:tcW w:w="1234" w:type="dxa"/>
            <w:vAlign w:val="center"/>
          </w:tcPr>
          <w:p w14:paraId="7D792074">
            <w:pPr>
              <w:keepNext/>
              <w:snapToGrid w:val="0"/>
              <w:spacing w:before="70" w:after="70" w:line="240" w:lineRule="auto"/>
              <w:ind w:firstLine="0"/>
              <w:jc w:val="left"/>
              <w:rPr>
                <w:sz w:val="21"/>
              </w:rPr>
            </w:pPr>
            <w:r>
              <w:rPr>
                <w:sz w:val="21"/>
                <w:szCs w:val="21"/>
              </w:rPr>
              <w:t>数据处理</w:t>
            </w:r>
          </w:p>
        </w:tc>
        <w:tc>
          <w:tcPr>
            <w:tcW w:w="1390" w:type="dxa"/>
            <w:vAlign w:val="center"/>
          </w:tcPr>
          <w:p w14:paraId="2ADEFF33">
            <w:pPr>
              <w:keepNext/>
              <w:snapToGrid w:val="0"/>
              <w:spacing w:before="70" w:after="70" w:line="240" w:lineRule="auto"/>
              <w:ind w:firstLine="0"/>
              <w:jc w:val="center"/>
              <w:rPr>
                <w:sz w:val="21"/>
              </w:rPr>
            </w:pPr>
            <w:r>
              <w:rPr>
                <w:sz w:val="21"/>
                <w:szCs w:val="21"/>
              </w:rPr>
              <w:t>1.5</w:t>
            </w:r>
          </w:p>
        </w:tc>
      </w:tr>
      <w:tr w14:paraId="40F5E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C5DC6F">
            <w:pPr>
              <w:keepNext/>
              <w:snapToGrid w:val="0"/>
              <w:spacing w:before="70" w:after="70" w:line="240" w:lineRule="auto"/>
              <w:ind w:firstLine="0"/>
              <w:jc w:val="center"/>
              <w:rPr>
                <w:sz w:val="21"/>
              </w:rPr>
            </w:pPr>
            <w:r>
              <w:rPr>
                <w:sz w:val="21"/>
                <w:szCs w:val="21"/>
              </w:rPr>
              <w:t>2.1.5</w:t>
            </w:r>
          </w:p>
        </w:tc>
        <w:tc>
          <w:tcPr>
            <w:tcW w:w="757" w:type="dxa"/>
            <w:vAlign w:val="center"/>
          </w:tcPr>
          <w:p w14:paraId="58A648B1">
            <w:pPr>
              <w:keepNext/>
              <w:snapToGrid w:val="0"/>
              <w:spacing w:before="70" w:after="70" w:line="240" w:lineRule="auto"/>
              <w:ind w:firstLine="0"/>
              <w:jc w:val="center"/>
              <w:rPr>
                <w:sz w:val="21"/>
              </w:rPr>
            </w:pPr>
            <w:r>
              <w:rPr>
                <w:sz w:val="21"/>
                <w:szCs w:val="21"/>
              </w:rPr>
              <w:t>三级</w:t>
            </w:r>
          </w:p>
        </w:tc>
        <w:tc>
          <w:tcPr>
            <w:tcW w:w="2436" w:type="dxa"/>
            <w:vAlign w:val="center"/>
          </w:tcPr>
          <w:p w14:paraId="7E3F9B3E">
            <w:pPr>
              <w:keepNext/>
              <w:snapToGrid w:val="0"/>
              <w:spacing w:before="70" w:after="70" w:line="240" w:lineRule="auto"/>
              <w:ind w:firstLine="0"/>
              <w:jc w:val="left"/>
              <w:rPr>
                <w:sz w:val="21"/>
              </w:rPr>
            </w:pPr>
            <w:r>
              <w:rPr>
                <w:sz w:val="21"/>
                <w:szCs w:val="21"/>
              </w:rPr>
              <w:t>精度评定</w:t>
            </w:r>
          </w:p>
        </w:tc>
        <w:tc>
          <w:tcPr>
            <w:tcW w:w="2436" w:type="dxa"/>
            <w:vAlign w:val="center"/>
          </w:tcPr>
          <w:p w14:paraId="69339DC5">
            <w:pPr>
              <w:keepNext/>
              <w:snapToGrid w:val="0"/>
              <w:spacing w:before="70" w:after="70" w:line="240" w:lineRule="auto"/>
              <w:ind w:firstLine="0"/>
              <w:jc w:val="left"/>
              <w:rPr>
                <w:sz w:val="21"/>
              </w:rPr>
            </w:pPr>
            <w:r>
              <w:rPr>
                <w:sz w:val="21"/>
                <w:szCs w:val="21"/>
              </w:rPr>
              <w:t>精度报告</w:t>
            </w:r>
          </w:p>
        </w:tc>
        <w:tc>
          <w:tcPr>
            <w:tcW w:w="1234" w:type="dxa"/>
            <w:vAlign w:val="center"/>
          </w:tcPr>
          <w:p w14:paraId="7C387F55">
            <w:pPr>
              <w:keepNext/>
              <w:snapToGrid w:val="0"/>
              <w:spacing w:before="70" w:after="70" w:line="240" w:lineRule="auto"/>
              <w:ind w:firstLine="0"/>
              <w:jc w:val="left"/>
              <w:rPr>
                <w:sz w:val="21"/>
              </w:rPr>
            </w:pPr>
            <w:r>
              <w:rPr>
                <w:sz w:val="21"/>
                <w:szCs w:val="21"/>
              </w:rPr>
              <w:t>测量</w:t>
            </w:r>
          </w:p>
        </w:tc>
        <w:tc>
          <w:tcPr>
            <w:tcW w:w="1390" w:type="dxa"/>
            <w:vAlign w:val="center"/>
          </w:tcPr>
          <w:p w14:paraId="1E79C7E2">
            <w:pPr>
              <w:keepNext/>
              <w:snapToGrid w:val="0"/>
              <w:spacing w:before="70" w:after="70" w:line="240" w:lineRule="auto"/>
              <w:ind w:firstLine="0"/>
              <w:jc w:val="center"/>
              <w:rPr>
                <w:sz w:val="21"/>
              </w:rPr>
            </w:pPr>
            <w:r>
              <w:rPr>
                <w:sz w:val="21"/>
                <w:szCs w:val="21"/>
              </w:rPr>
              <w:t>0.5</w:t>
            </w:r>
          </w:p>
        </w:tc>
      </w:tr>
      <w:tr w14:paraId="22D97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3C863AE">
            <w:pPr>
              <w:keepNext/>
              <w:snapToGrid w:val="0"/>
              <w:spacing w:before="70" w:after="70" w:line="240" w:lineRule="auto"/>
              <w:ind w:firstLine="0"/>
              <w:jc w:val="center"/>
              <w:rPr>
                <w:sz w:val="21"/>
              </w:rPr>
            </w:pPr>
            <w:r>
              <w:rPr>
                <w:sz w:val="21"/>
                <w:szCs w:val="21"/>
              </w:rPr>
              <w:t>2.2</w:t>
            </w:r>
          </w:p>
        </w:tc>
        <w:tc>
          <w:tcPr>
            <w:tcW w:w="757" w:type="dxa"/>
            <w:vAlign w:val="center"/>
          </w:tcPr>
          <w:p w14:paraId="29A4D285">
            <w:pPr>
              <w:keepNext/>
              <w:snapToGrid w:val="0"/>
              <w:spacing w:before="70" w:after="70" w:line="240" w:lineRule="auto"/>
              <w:ind w:firstLine="0"/>
              <w:jc w:val="center"/>
              <w:rPr>
                <w:sz w:val="21"/>
              </w:rPr>
            </w:pPr>
            <w:r>
              <w:rPr>
                <w:sz w:val="21"/>
                <w:szCs w:val="21"/>
              </w:rPr>
              <w:t>二级</w:t>
            </w:r>
          </w:p>
        </w:tc>
        <w:tc>
          <w:tcPr>
            <w:tcW w:w="2436" w:type="dxa"/>
            <w:vAlign w:val="center"/>
          </w:tcPr>
          <w:p w14:paraId="332CF6A8">
            <w:pPr>
              <w:keepNext/>
              <w:snapToGrid w:val="0"/>
              <w:spacing w:before="70" w:after="70" w:line="240" w:lineRule="auto"/>
              <w:ind w:firstLine="0"/>
              <w:jc w:val="left"/>
              <w:rPr>
                <w:sz w:val="21"/>
              </w:rPr>
            </w:pPr>
            <w:r>
              <w:rPr>
                <w:sz w:val="21"/>
                <w:szCs w:val="21"/>
              </w:rPr>
              <w:t>三峡深孔测量</w:t>
            </w:r>
          </w:p>
        </w:tc>
        <w:tc>
          <w:tcPr>
            <w:tcW w:w="2436" w:type="dxa"/>
            <w:vAlign w:val="center"/>
          </w:tcPr>
          <w:p w14:paraId="5EFF69AA">
            <w:pPr>
              <w:keepNext/>
              <w:snapToGrid w:val="0"/>
              <w:spacing w:before="70" w:after="70" w:line="240" w:lineRule="auto"/>
              <w:ind w:firstLine="0"/>
              <w:jc w:val="left"/>
              <w:rPr>
                <w:sz w:val="21"/>
              </w:rPr>
            </w:pPr>
            <w:r>
              <w:rPr>
                <w:sz w:val="21"/>
                <w:szCs w:val="21"/>
              </w:rPr>
              <w:t>模型、点云、报告</w:t>
            </w:r>
          </w:p>
        </w:tc>
        <w:tc>
          <w:tcPr>
            <w:tcW w:w="1234" w:type="dxa"/>
            <w:vAlign w:val="center"/>
          </w:tcPr>
          <w:p w14:paraId="07858869">
            <w:pPr>
              <w:keepNext/>
              <w:snapToGrid w:val="0"/>
              <w:spacing w:before="70" w:after="70" w:line="240" w:lineRule="auto"/>
              <w:ind w:firstLine="0"/>
              <w:jc w:val="left"/>
              <w:rPr>
                <w:sz w:val="21"/>
              </w:rPr>
            </w:pPr>
            <w:r>
              <w:rPr>
                <w:sz w:val="21"/>
                <w:szCs w:val="21"/>
              </w:rPr>
              <w:t>测量</w:t>
            </w:r>
          </w:p>
        </w:tc>
        <w:tc>
          <w:tcPr>
            <w:tcW w:w="1390" w:type="dxa"/>
            <w:vAlign w:val="center"/>
          </w:tcPr>
          <w:p w14:paraId="28CEDBF8">
            <w:pPr>
              <w:keepNext/>
              <w:snapToGrid w:val="0"/>
              <w:spacing w:before="70" w:after="70" w:line="240" w:lineRule="auto"/>
              <w:ind w:firstLine="0"/>
              <w:jc w:val="center"/>
              <w:rPr>
                <w:sz w:val="21"/>
              </w:rPr>
            </w:pPr>
            <w:r>
              <w:rPr>
                <w:sz w:val="21"/>
                <w:szCs w:val="21"/>
              </w:rPr>
              <w:t>3</w:t>
            </w:r>
          </w:p>
        </w:tc>
      </w:tr>
      <w:tr w14:paraId="5A619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C013960">
            <w:pPr>
              <w:keepNext/>
              <w:snapToGrid w:val="0"/>
              <w:spacing w:before="70" w:after="70" w:line="240" w:lineRule="auto"/>
              <w:ind w:firstLine="0"/>
              <w:jc w:val="center"/>
              <w:rPr>
                <w:sz w:val="21"/>
              </w:rPr>
            </w:pPr>
            <w:r>
              <w:rPr>
                <w:sz w:val="21"/>
                <w:szCs w:val="21"/>
              </w:rPr>
              <w:t>2.2.1</w:t>
            </w:r>
          </w:p>
        </w:tc>
        <w:tc>
          <w:tcPr>
            <w:tcW w:w="757" w:type="dxa"/>
            <w:vAlign w:val="center"/>
          </w:tcPr>
          <w:p w14:paraId="2602D578">
            <w:pPr>
              <w:keepNext/>
              <w:snapToGrid w:val="0"/>
              <w:spacing w:before="70" w:after="70" w:line="240" w:lineRule="auto"/>
              <w:ind w:firstLine="0"/>
              <w:jc w:val="center"/>
              <w:rPr>
                <w:sz w:val="21"/>
              </w:rPr>
            </w:pPr>
            <w:r>
              <w:rPr>
                <w:sz w:val="21"/>
                <w:szCs w:val="21"/>
              </w:rPr>
              <w:t>三级</w:t>
            </w:r>
          </w:p>
        </w:tc>
        <w:tc>
          <w:tcPr>
            <w:tcW w:w="2436" w:type="dxa"/>
            <w:vAlign w:val="center"/>
          </w:tcPr>
          <w:p w14:paraId="55C41BE8">
            <w:pPr>
              <w:keepNext/>
              <w:snapToGrid w:val="0"/>
              <w:spacing w:before="70" w:after="70" w:line="240" w:lineRule="auto"/>
              <w:ind w:firstLine="0"/>
              <w:jc w:val="left"/>
              <w:rPr>
                <w:sz w:val="21"/>
              </w:rPr>
            </w:pPr>
            <w:r>
              <w:rPr>
                <w:sz w:val="21"/>
                <w:szCs w:val="21"/>
              </w:rPr>
              <w:t>分段测站布设</w:t>
            </w:r>
          </w:p>
        </w:tc>
        <w:tc>
          <w:tcPr>
            <w:tcW w:w="2436" w:type="dxa"/>
            <w:vAlign w:val="center"/>
          </w:tcPr>
          <w:p w14:paraId="5F6F7FC7">
            <w:pPr>
              <w:keepNext/>
              <w:snapToGrid w:val="0"/>
              <w:spacing w:before="70" w:after="70" w:line="240" w:lineRule="auto"/>
              <w:ind w:firstLine="0"/>
              <w:jc w:val="left"/>
              <w:rPr>
                <w:sz w:val="21"/>
              </w:rPr>
            </w:pPr>
            <w:r>
              <w:rPr>
                <w:sz w:val="21"/>
                <w:szCs w:val="21"/>
              </w:rPr>
              <w:t>布站图</w:t>
            </w:r>
          </w:p>
        </w:tc>
        <w:tc>
          <w:tcPr>
            <w:tcW w:w="1234" w:type="dxa"/>
            <w:vAlign w:val="center"/>
          </w:tcPr>
          <w:p w14:paraId="5385CFBB">
            <w:pPr>
              <w:keepNext/>
              <w:snapToGrid w:val="0"/>
              <w:spacing w:before="70" w:after="70" w:line="240" w:lineRule="auto"/>
              <w:ind w:firstLine="0"/>
              <w:jc w:val="left"/>
              <w:rPr>
                <w:sz w:val="21"/>
              </w:rPr>
            </w:pPr>
            <w:r>
              <w:rPr>
                <w:sz w:val="21"/>
                <w:szCs w:val="21"/>
              </w:rPr>
              <w:t>测量</w:t>
            </w:r>
          </w:p>
        </w:tc>
        <w:tc>
          <w:tcPr>
            <w:tcW w:w="1390" w:type="dxa"/>
            <w:vAlign w:val="center"/>
          </w:tcPr>
          <w:p w14:paraId="4F7F1BFD">
            <w:pPr>
              <w:keepNext/>
              <w:snapToGrid w:val="0"/>
              <w:spacing w:before="70" w:after="70" w:line="240" w:lineRule="auto"/>
              <w:ind w:firstLine="0"/>
              <w:jc w:val="center"/>
              <w:rPr>
                <w:sz w:val="21"/>
              </w:rPr>
            </w:pPr>
            <w:r>
              <w:rPr>
                <w:sz w:val="21"/>
                <w:szCs w:val="21"/>
              </w:rPr>
              <w:t>0.5</w:t>
            </w:r>
          </w:p>
        </w:tc>
      </w:tr>
      <w:tr w14:paraId="001E6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D0558E2">
            <w:pPr>
              <w:keepNext/>
              <w:snapToGrid w:val="0"/>
              <w:spacing w:before="70" w:after="70" w:line="240" w:lineRule="auto"/>
              <w:ind w:firstLine="0"/>
              <w:jc w:val="center"/>
              <w:rPr>
                <w:sz w:val="21"/>
              </w:rPr>
            </w:pPr>
            <w:r>
              <w:rPr>
                <w:sz w:val="21"/>
                <w:szCs w:val="21"/>
              </w:rPr>
              <w:t>2.2.2</w:t>
            </w:r>
          </w:p>
        </w:tc>
        <w:tc>
          <w:tcPr>
            <w:tcW w:w="757" w:type="dxa"/>
            <w:vAlign w:val="center"/>
          </w:tcPr>
          <w:p w14:paraId="012FD269">
            <w:pPr>
              <w:keepNext/>
              <w:snapToGrid w:val="0"/>
              <w:spacing w:before="70" w:after="70" w:line="240" w:lineRule="auto"/>
              <w:ind w:firstLine="0"/>
              <w:jc w:val="center"/>
              <w:rPr>
                <w:sz w:val="21"/>
              </w:rPr>
            </w:pPr>
            <w:r>
              <w:rPr>
                <w:sz w:val="21"/>
                <w:szCs w:val="21"/>
              </w:rPr>
              <w:t>三级</w:t>
            </w:r>
          </w:p>
        </w:tc>
        <w:tc>
          <w:tcPr>
            <w:tcW w:w="2436" w:type="dxa"/>
            <w:vAlign w:val="center"/>
          </w:tcPr>
          <w:p w14:paraId="22A7C6CF">
            <w:pPr>
              <w:keepNext/>
              <w:snapToGrid w:val="0"/>
              <w:spacing w:before="70" w:after="70" w:line="240" w:lineRule="auto"/>
              <w:ind w:firstLine="0"/>
              <w:jc w:val="left"/>
              <w:rPr>
                <w:sz w:val="21"/>
              </w:rPr>
            </w:pPr>
            <w:r>
              <w:rPr>
                <w:sz w:val="21"/>
                <w:szCs w:val="21"/>
              </w:rPr>
              <w:t>分段采集</w:t>
            </w:r>
          </w:p>
        </w:tc>
        <w:tc>
          <w:tcPr>
            <w:tcW w:w="2436" w:type="dxa"/>
            <w:vAlign w:val="center"/>
          </w:tcPr>
          <w:p w14:paraId="1982C3AD">
            <w:pPr>
              <w:keepNext/>
              <w:snapToGrid w:val="0"/>
              <w:spacing w:before="70" w:after="70" w:line="240" w:lineRule="auto"/>
              <w:ind w:firstLine="0"/>
              <w:jc w:val="left"/>
              <w:rPr>
                <w:sz w:val="21"/>
              </w:rPr>
            </w:pPr>
            <w:r>
              <w:rPr>
                <w:sz w:val="21"/>
                <w:szCs w:val="21"/>
              </w:rPr>
              <w:t>原始数据</w:t>
            </w:r>
          </w:p>
        </w:tc>
        <w:tc>
          <w:tcPr>
            <w:tcW w:w="1234" w:type="dxa"/>
            <w:vAlign w:val="center"/>
          </w:tcPr>
          <w:p w14:paraId="489985F9">
            <w:pPr>
              <w:keepNext/>
              <w:snapToGrid w:val="0"/>
              <w:spacing w:before="70" w:after="70" w:line="240" w:lineRule="auto"/>
              <w:ind w:firstLine="0"/>
              <w:jc w:val="left"/>
              <w:rPr>
                <w:sz w:val="21"/>
              </w:rPr>
            </w:pPr>
            <w:r>
              <w:rPr>
                <w:sz w:val="21"/>
                <w:szCs w:val="21"/>
              </w:rPr>
              <w:t>测量</w:t>
            </w:r>
          </w:p>
        </w:tc>
        <w:tc>
          <w:tcPr>
            <w:tcW w:w="1390" w:type="dxa"/>
            <w:vAlign w:val="center"/>
          </w:tcPr>
          <w:p w14:paraId="44B5738A">
            <w:pPr>
              <w:keepNext/>
              <w:snapToGrid w:val="0"/>
              <w:spacing w:before="70" w:after="70" w:line="240" w:lineRule="auto"/>
              <w:ind w:firstLine="0"/>
              <w:jc w:val="center"/>
              <w:rPr>
                <w:sz w:val="21"/>
              </w:rPr>
            </w:pPr>
            <w:r>
              <w:rPr>
                <w:sz w:val="21"/>
                <w:szCs w:val="21"/>
              </w:rPr>
              <w:t>1.5</w:t>
            </w:r>
          </w:p>
        </w:tc>
      </w:tr>
      <w:tr w14:paraId="0F2C3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9437EE">
            <w:pPr>
              <w:keepNext/>
              <w:snapToGrid w:val="0"/>
              <w:spacing w:before="70" w:after="70" w:line="240" w:lineRule="auto"/>
              <w:ind w:firstLine="0"/>
              <w:jc w:val="center"/>
              <w:rPr>
                <w:sz w:val="21"/>
              </w:rPr>
            </w:pPr>
            <w:r>
              <w:rPr>
                <w:sz w:val="21"/>
                <w:szCs w:val="21"/>
              </w:rPr>
              <w:t>2.2.3</w:t>
            </w:r>
          </w:p>
        </w:tc>
        <w:tc>
          <w:tcPr>
            <w:tcW w:w="757" w:type="dxa"/>
            <w:vAlign w:val="center"/>
          </w:tcPr>
          <w:p w14:paraId="59326227">
            <w:pPr>
              <w:keepNext/>
              <w:snapToGrid w:val="0"/>
              <w:spacing w:before="70" w:after="70" w:line="240" w:lineRule="auto"/>
              <w:ind w:firstLine="0"/>
              <w:jc w:val="center"/>
              <w:rPr>
                <w:sz w:val="21"/>
              </w:rPr>
            </w:pPr>
            <w:r>
              <w:rPr>
                <w:sz w:val="21"/>
                <w:szCs w:val="21"/>
              </w:rPr>
              <w:t>三级</w:t>
            </w:r>
          </w:p>
        </w:tc>
        <w:tc>
          <w:tcPr>
            <w:tcW w:w="2436" w:type="dxa"/>
            <w:vAlign w:val="center"/>
          </w:tcPr>
          <w:p w14:paraId="7CEC5F56">
            <w:pPr>
              <w:keepNext/>
              <w:snapToGrid w:val="0"/>
              <w:spacing w:before="70" w:after="70" w:line="240" w:lineRule="auto"/>
              <w:ind w:firstLine="0"/>
              <w:jc w:val="left"/>
              <w:rPr>
                <w:sz w:val="21"/>
              </w:rPr>
            </w:pPr>
            <w:r>
              <w:rPr>
                <w:sz w:val="21"/>
                <w:szCs w:val="21"/>
              </w:rPr>
              <w:t>拼接与全局优化</w:t>
            </w:r>
          </w:p>
        </w:tc>
        <w:tc>
          <w:tcPr>
            <w:tcW w:w="2436" w:type="dxa"/>
            <w:vAlign w:val="center"/>
          </w:tcPr>
          <w:p w14:paraId="13125909">
            <w:pPr>
              <w:keepNext/>
              <w:snapToGrid w:val="0"/>
              <w:spacing w:before="70" w:after="70" w:line="240" w:lineRule="auto"/>
              <w:ind w:firstLine="0"/>
              <w:jc w:val="left"/>
              <w:rPr>
                <w:sz w:val="21"/>
              </w:rPr>
            </w:pPr>
            <w:r>
              <w:rPr>
                <w:sz w:val="21"/>
                <w:szCs w:val="21"/>
              </w:rPr>
              <w:t>整体模型</w:t>
            </w:r>
          </w:p>
        </w:tc>
        <w:tc>
          <w:tcPr>
            <w:tcW w:w="1234" w:type="dxa"/>
            <w:vAlign w:val="center"/>
          </w:tcPr>
          <w:p w14:paraId="41EE6C3C">
            <w:pPr>
              <w:keepNext/>
              <w:snapToGrid w:val="0"/>
              <w:spacing w:before="70" w:after="70" w:line="240" w:lineRule="auto"/>
              <w:ind w:firstLine="0"/>
              <w:jc w:val="left"/>
              <w:rPr>
                <w:sz w:val="21"/>
              </w:rPr>
            </w:pPr>
            <w:r>
              <w:rPr>
                <w:sz w:val="21"/>
                <w:szCs w:val="21"/>
              </w:rPr>
              <w:t>数据处理</w:t>
            </w:r>
          </w:p>
        </w:tc>
        <w:tc>
          <w:tcPr>
            <w:tcW w:w="1390" w:type="dxa"/>
            <w:vAlign w:val="center"/>
          </w:tcPr>
          <w:p w14:paraId="72BB1BF3">
            <w:pPr>
              <w:keepNext/>
              <w:snapToGrid w:val="0"/>
              <w:spacing w:before="70" w:after="70" w:line="240" w:lineRule="auto"/>
              <w:ind w:firstLine="0"/>
              <w:jc w:val="center"/>
              <w:rPr>
                <w:sz w:val="21"/>
              </w:rPr>
            </w:pPr>
            <w:r>
              <w:rPr>
                <w:sz w:val="21"/>
                <w:szCs w:val="21"/>
              </w:rPr>
              <w:t>1</w:t>
            </w:r>
          </w:p>
        </w:tc>
      </w:tr>
      <w:tr w14:paraId="7BDDC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5B38CB">
            <w:pPr>
              <w:keepNext/>
              <w:snapToGrid w:val="0"/>
              <w:spacing w:before="70" w:after="70" w:line="240" w:lineRule="auto"/>
              <w:ind w:firstLine="0"/>
              <w:jc w:val="center"/>
              <w:rPr>
                <w:sz w:val="21"/>
              </w:rPr>
            </w:pPr>
            <w:r>
              <w:rPr>
                <w:sz w:val="21"/>
                <w:szCs w:val="21"/>
              </w:rPr>
              <w:t>2.2.4</w:t>
            </w:r>
          </w:p>
        </w:tc>
        <w:tc>
          <w:tcPr>
            <w:tcW w:w="757" w:type="dxa"/>
            <w:vAlign w:val="center"/>
          </w:tcPr>
          <w:p w14:paraId="7C9E9C28">
            <w:pPr>
              <w:keepNext/>
              <w:snapToGrid w:val="0"/>
              <w:spacing w:before="70" w:after="70" w:line="240" w:lineRule="auto"/>
              <w:ind w:firstLine="0"/>
              <w:jc w:val="center"/>
              <w:rPr>
                <w:sz w:val="21"/>
              </w:rPr>
            </w:pPr>
            <w:r>
              <w:rPr>
                <w:sz w:val="21"/>
                <w:szCs w:val="21"/>
              </w:rPr>
              <w:t>三级</w:t>
            </w:r>
          </w:p>
        </w:tc>
        <w:tc>
          <w:tcPr>
            <w:tcW w:w="2436" w:type="dxa"/>
            <w:vAlign w:val="center"/>
          </w:tcPr>
          <w:p w14:paraId="6BD9B79E">
            <w:pPr>
              <w:keepNext/>
              <w:snapToGrid w:val="0"/>
              <w:spacing w:before="70" w:after="70" w:line="240" w:lineRule="auto"/>
              <w:ind w:firstLine="0"/>
              <w:jc w:val="left"/>
              <w:rPr>
                <w:sz w:val="21"/>
              </w:rPr>
            </w:pPr>
            <w:r>
              <w:rPr>
                <w:sz w:val="21"/>
                <w:szCs w:val="21"/>
              </w:rPr>
              <w:t>缺陷精测</w:t>
            </w:r>
          </w:p>
        </w:tc>
        <w:tc>
          <w:tcPr>
            <w:tcW w:w="2436" w:type="dxa"/>
            <w:vAlign w:val="center"/>
          </w:tcPr>
          <w:p w14:paraId="1A6629CD">
            <w:pPr>
              <w:keepNext/>
              <w:snapToGrid w:val="0"/>
              <w:spacing w:before="70" w:after="70" w:line="240" w:lineRule="auto"/>
              <w:ind w:firstLine="0"/>
              <w:jc w:val="left"/>
              <w:rPr>
                <w:sz w:val="21"/>
              </w:rPr>
            </w:pPr>
            <w:r>
              <w:rPr>
                <w:sz w:val="21"/>
                <w:szCs w:val="21"/>
              </w:rPr>
              <w:t>缺陷数据</w:t>
            </w:r>
          </w:p>
        </w:tc>
        <w:tc>
          <w:tcPr>
            <w:tcW w:w="1234" w:type="dxa"/>
            <w:vAlign w:val="center"/>
          </w:tcPr>
          <w:p w14:paraId="5C5E6B9F">
            <w:pPr>
              <w:keepNext/>
              <w:snapToGrid w:val="0"/>
              <w:spacing w:before="70" w:after="70" w:line="240" w:lineRule="auto"/>
              <w:ind w:firstLine="0"/>
              <w:jc w:val="left"/>
              <w:rPr>
                <w:sz w:val="21"/>
              </w:rPr>
            </w:pPr>
            <w:r>
              <w:rPr>
                <w:sz w:val="21"/>
                <w:szCs w:val="21"/>
              </w:rPr>
              <w:t>测量</w:t>
            </w:r>
          </w:p>
        </w:tc>
        <w:tc>
          <w:tcPr>
            <w:tcW w:w="1390" w:type="dxa"/>
            <w:vAlign w:val="center"/>
          </w:tcPr>
          <w:p w14:paraId="2D539DE9">
            <w:pPr>
              <w:keepNext/>
              <w:snapToGrid w:val="0"/>
              <w:spacing w:before="70" w:after="70" w:line="240" w:lineRule="auto"/>
              <w:ind w:firstLine="0"/>
              <w:jc w:val="center"/>
              <w:rPr>
                <w:sz w:val="21"/>
              </w:rPr>
            </w:pPr>
            <w:r>
              <w:rPr>
                <w:sz w:val="21"/>
                <w:szCs w:val="21"/>
              </w:rPr>
              <w:t>0.5</w:t>
            </w:r>
          </w:p>
        </w:tc>
      </w:tr>
      <w:tr w14:paraId="71957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5AB3089">
            <w:pPr>
              <w:keepNext/>
              <w:snapToGrid w:val="0"/>
              <w:spacing w:before="70" w:after="70" w:line="240" w:lineRule="auto"/>
              <w:ind w:firstLine="0"/>
              <w:jc w:val="center"/>
              <w:rPr>
                <w:sz w:val="21"/>
              </w:rPr>
            </w:pPr>
            <w:r>
              <w:rPr>
                <w:sz w:val="21"/>
                <w:szCs w:val="21"/>
              </w:rPr>
              <w:t>2.3</w:t>
            </w:r>
          </w:p>
        </w:tc>
        <w:tc>
          <w:tcPr>
            <w:tcW w:w="757" w:type="dxa"/>
            <w:vAlign w:val="center"/>
          </w:tcPr>
          <w:p w14:paraId="1371A973">
            <w:pPr>
              <w:keepNext/>
              <w:snapToGrid w:val="0"/>
              <w:spacing w:before="70" w:after="70" w:line="240" w:lineRule="auto"/>
              <w:ind w:firstLine="0"/>
              <w:jc w:val="center"/>
              <w:rPr>
                <w:sz w:val="21"/>
              </w:rPr>
            </w:pPr>
            <w:r>
              <w:rPr>
                <w:sz w:val="21"/>
                <w:szCs w:val="21"/>
              </w:rPr>
              <w:t>二级</w:t>
            </w:r>
          </w:p>
        </w:tc>
        <w:tc>
          <w:tcPr>
            <w:tcW w:w="2436" w:type="dxa"/>
            <w:vAlign w:val="center"/>
          </w:tcPr>
          <w:p w14:paraId="0A7E64AA">
            <w:pPr>
              <w:keepNext/>
              <w:snapToGrid w:val="0"/>
              <w:spacing w:before="70" w:after="70" w:line="240" w:lineRule="auto"/>
              <w:ind w:firstLine="0"/>
              <w:jc w:val="left"/>
              <w:rPr>
                <w:sz w:val="21"/>
              </w:rPr>
            </w:pPr>
            <w:r>
              <w:rPr>
                <w:sz w:val="21"/>
                <w:szCs w:val="21"/>
              </w:rPr>
              <w:t>向家坝表孔测量</w:t>
            </w:r>
          </w:p>
        </w:tc>
        <w:tc>
          <w:tcPr>
            <w:tcW w:w="2436" w:type="dxa"/>
            <w:vAlign w:val="center"/>
          </w:tcPr>
          <w:p w14:paraId="2DE896F7">
            <w:pPr>
              <w:keepNext/>
              <w:snapToGrid w:val="0"/>
              <w:spacing w:before="70" w:after="70" w:line="240" w:lineRule="auto"/>
              <w:ind w:firstLine="0"/>
              <w:jc w:val="left"/>
              <w:rPr>
                <w:sz w:val="21"/>
              </w:rPr>
            </w:pPr>
            <w:r>
              <w:rPr>
                <w:sz w:val="21"/>
                <w:szCs w:val="21"/>
              </w:rPr>
              <w:t>模型、点云、报告</w:t>
            </w:r>
          </w:p>
        </w:tc>
        <w:tc>
          <w:tcPr>
            <w:tcW w:w="1234" w:type="dxa"/>
            <w:vAlign w:val="center"/>
          </w:tcPr>
          <w:p w14:paraId="4EF446F7">
            <w:pPr>
              <w:keepNext/>
              <w:snapToGrid w:val="0"/>
              <w:spacing w:before="70" w:after="70" w:line="240" w:lineRule="auto"/>
              <w:ind w:firstLine="0"/>
              <w:jc w:val="left"/>
              <w:rPr>
                <w:sz w:val="21"/>
              </w:rPr>
            </w:pPr>
            <w:r>
              <w:rPr>
                <w:sz w:val="21"/>
                <w:szCs w:val="21"/>
              </w:rPr>
              <w:t>测量</w:t>
            </w:r>
          </w:p>
        </w:tc>
        <w:tc>
          <w:tcPr>
            <w:tcW w:w="1390" w:type="dxa"/>
            <w:vAlign w:val="center"/>
          </w:tcPr>
          <w:p w14:paraId="0C534547">
            <w:pPr>
              <w:keepNext/>
              <w:snapToGrid w:val="0"/>
              <w:spacing w:before="70" w:after="70" w:line="240" w:lineRule="auto"/>
              <w:ind w:firstLine="0"/>
              <w:jc w:val="center"/>
              <w:rPr>
                <w:sz w:val="21"/>
              </w:rPr>
            </w:pPr>
            <w:r>
              <w:rPr>
                <w:sz w:val="21"/>
                <w:szCs w:val="21"/>
              </w:rPr>
              <w:t>3.5</w:t>
            </w:r>
          </w:p>
        </w:tc>
      </w:tr>
      <w:tr w14:paraId="2223C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ED8EDB2">
            <w:pPr>
              <w:keepNext/>
              <w:snapToGrid w:val="0"/>
              <w:spacing w:before="70" w:after="70" w:line="240" w:lineRule="auto"/>
              <w:ind w:firstLine="0"/>
              <w:jc w:val="center"/>
              <w:rPr>
                <w:sz w:val="21"/>
              </w:rPr>
            </w:pPr>
            <w:r>
              <w:rPr>
                <w:sz w:val="21"/>
                <w:szCs w:val="21"/>
              </w:rPr>
              <w:t>2.3.1</w:t>
            </w:r>
          </w:p>
        </w:tc>
        <w:tc>
          <w:tcPr>
            <w:tcW w:w="757" w:type="dxa"/>
            <w:vAlign w:val="center"/>
          </w:tcPr>
          <w:p w14:paraId="3323747F">
            <w:pPr>
              <w:keepNext/>
              <w:snapToGrid w:val="0"/>
              <w:spacing w:before="70" w:after="70" w:line="240" w:lineRule="auto"/>
              <w:ind w:firstLine="0"/>
              <w:jc w:val="center"/>
              <w:rPr>
                <w:sz w:val="21"/>
              </w:rPr>
            </w:pPr>
            <w:r>
              <w:rPr>
                <w:sz w:val="21"/>
                <w:szCs w:val="21"/>
              </w:rPr>
              <w:t>三级</w:t>
            </w:r>
          </w:p>
        </w:tc>
        <w:tc>
          <w:tcPr>
            <w:tcW w:w="2436" w:type="dxa"/>
            <w:vAlign w:val="center"/>
          </w:tcPr>
          <w:p w14:paraId="7238F3C4">
            <w:pPr>
              <w:keepNext/>
              <w:snapToGrid w:val="0"/>
              <w:spacing w:before="70" w:after="70" w:line="240" w:lineRule="auto"/>
              <w:ind w:firstLine="0"/>
              <w:jc w:val="left"/>
              <w:rPr>
                <w:sz w:val="21"/>
              </w:rPr>
            </w:pPr>
            <w:r>
              <w:rPr>
                <w:sz w:val="21"/>
                <w:szCs w:val="21"/>
              </w:rPr>
              <w:t>平台对接与挂载</w:t>
            </w:r>
          </w:p>
        </w:tc>
        <w:tc>
          <w:tcPr>
            <w:tcW w:w="2436" w:type="dxa"/>
            <w:vAlign w:val="center"/>
          </w:tcPr>
          <w:p w14:paraId="0DEC98EC">
            <w:pPr>
              <w:keepNext/>
              <w:snapToGrid w:val="0"/>
              <w:spacing w:before="70" w:after="70" w:line="240" w:lineRule="auto"/>
              <w:ind w:firstLine="0"/>
              <w:jc w:val="left"/>
              <w:rPr>
                <w:sz w:val="21"/>
              </w:rPr>
            </w:pPr>
            <w:r>
              <w:rPr>
                <w:sz w:val="21"/>
                <w:szCs w:val="21"/>
              </w:rPr>
              <w:t>挂载方案、联调记录</w:t>
            </w:r>
          </w:p>
        </w:tc>
        <w:tc>
          <w:tcPr>
            <w:tcW w:w="1234" w:type="dxa"/>
            <w:vAlign w:val="center"/>
          </w:tcPr>
          <w:p w14:paraId="48B34CCE">
            <w:pPr>
              <w:keepNext/>
              <w:snapToGrid w:val="0"/>
              <w:spacing w:before="70" w:after="70" w:line="240" w:lineRule="auto"/>
              <w:ind w:firstLine="0"/>
              <w:jc w:val="left"/>
              <w:rPr>
                <w:sz w:val="21"/>
              </w:rPr>
            </w:pPr>
            <w:r>
              <w:rPr>
                <w:sz w:val="21"/>
                <w:szCs w:val="21"/>
              </w:rPr>
              <w:t>装备</w:t>
            </w:r>
          </w:p>
        </w:tc>
        <w:tc>
          <w:tcPr>
            <w:tcW w:w="1390" w:type="dxa"/>
            <w:vAlign w:val="center"/>
          </w:tcPr>
          <w:p w14:paraId="21966815">
            <w:pPr>
              <w:keepNext/>
              <w:snapToGrid w:val="0"/>
              <w:spacing w:before="70" w:after="70" w:line="240" w:lineRule="auto"/>
              <w:ind w:firstLine="0"/>
              <w:jc w:val="center"/>
              <w:rPr>
                <w:sz w:val="21"/>
              </w:rPr>
            </w:pPr>
            <w:r>
              <w:rPr>
                <w:sz w:val="21"/>
                <w:szCs w:val="21"/>
              </w:rPr>
              <w:t>0.5</w:t>
            </w:r>
          </w:p>
        </w:tc>
      </w:tr>
      <w:tr w14:paraId="6E297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0B0E363">
            <w:pPr>
              <w:keepNext/>
              <w:snapToGrid w:val="0"/>
              <w:spacing w:before="70" w:after="70" w:line="240" w:lineRule="auto"/>
              <w:ind w:firstLine="0"/>
              <w:jc w:val="center"/>
              <w:rPr>
                <w:sz w:val="21"/>
              </w:rPr>
            </w:pPr>
            <w:r>
              <w:rPr>
                <w:sz w:val="21"/>
                <w:szCs w:val="21"/>
              </w:rPr>
              <w:t>2.3.2</w:t>
            </w:r>
          </w:p>
        </w:tc>
        <w:tc>
          <w:tcPr>
            <w:tcW w:w="757" w:type="dxa"/>
            <w:vAlign w:val="center"/>
          </w:tcPr>
          <w:p w14:paraId="2D102F7F">
            <w:pPr>
              <w:keepNext/>
              <w:snapToGrid w:val="0"/>
              <w:spacing w:before="70" w:after="70" w:line="240" w:lineRule="auto"/>
              <w:ind w:firstLine="0"/>
              <w:jc w:val="center"/>
              <w:rPr>
                <w:sz w:val="21"/>
              </w:rPr>
            </w:pPr>
            <w:r>
              <w:rPr>
                <w:sz w:val="21"/>
                <w:szCs w:val="21"/>
              </w:rPr>
              <w:t>三级</w:t>
            </w:r>
          </w:p>
        </w:tc>
        <w:tc>
          <w:tcPr>
            <w:tcW w:w="2436" w:type="dxa"/>
            <w:vAlign w:val="center"/>
          </w:tcPr>
          <w:p w14:paraId="60FAEF81">
            <w:pPr>
              <w:keepNext/>
              <w:snapToGrid w:val="0"/>
              <w:spacing w:before="70" w:after="70" w:line="240" w:lineRule="auto"/>
              <w:ind w:firstLine="0"/>
              <w:jc w:val="left"/>
              <w:rPr>
                <w:sz w:val="21"/>
              </w:rPr>
            </w:pPr>
            <w:r>
              <w:rPr>
                <w:sz w:val="21"/>
                <w:szCs w:val="21"/>
              </w:rPr>
              <w:t>分段扫描</w:t>
            </w:r>
          </w:p>
        </w:tc>
        <w:tc>
          <w:tcPr>
            <w:tcW w:w="2436" w:type="dxa"/>
            <w:vAlign w:val="center"/>
          </w:tcPr>
          <w:p w14:paraId="15C315F0">
            <w:pPr>
              <w:keepNext/>
              <w:snapToGrid w:val="0"/>
              <w:spacing w:before="70" w:after="70" w:line="240" w:lineRule="auto"/>
              <w:ind w:firstLine="0"/>
              <w:jc w:val="left"/>
              <w:rPr>
                <w:sz w:val="21"/>
              </w:rPr>
            </w:pPr>
            <w:r>
              <w:rPr>
                <w:sz w:val="21"/>
                <w:szCs w:val="21"/>
              </w:rPr>
              <w:t>原始数据</w:t>
            </w:r>
          </w:p>
        </w:tc>
        <w:tc>
          <w:tcPr>
            <w:tcW w:w="1234" w:type="dxa"/>
            <w:vAlign w:val="center"/>
          </w:tcPr>
          <w:p w14:paraId="782D4524">
            <w:pPr>
              <w:keepNext/>
              <w:snapToGrid w:val="0"/>
              <w:spacing w:before="70" w:after="70" w:line="240" w:lineRule="auto"/>
              <w:ind w:firstLine="0"/>
              <w:jc w:val="left"/>
              <w:rPr>
                <w:sz w:val="21"/>
              </w:rPr>
            </w:pPr>
            <w:r>
              <w:rPr>
                <w:sz w:val="21"/>
                <w:szCs w:val="21"/>
              </w:rPr>
              <w:t>测量</w:t>
            </w:r>
          </w:p>
        </w:tc>
        <w:tc>
          <w:tcPr>
            <w:tcW w:w="1390" w:type="dxa"/>
            <w:vAlign w:val="center"/>
          </w:tcPr>
          <w:p w14:paraId="7BC275AD">
            <w:pPr>
              <w:keepNext/>
              <w:snapToGrid w:val="0"/>
              <w:spacing w:before="70" w:after="70" w:line="240" w:lineRule="auto"/>
              <w:ind w:firstLine="0"/>
              <w:jc w:val="center"/>
              <w:rPr>
                <w:sz w:val="21"/>
              </w:rPr>
            </w:pPr>
            <w:r>
              <w:rPr>
                <w:sz w:val="21"/>
                <w:szCs w:val="21"/>
              </w:rPr>
              <w:t>2</w:t>
            </w:r>
          </w:p>
        </w:tc>
      </w:tr>
      <w:tr w14:paraId="79CF6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85E243A">
            <w:pPr>
              <w:keepNext/>
              <w:snapToGrid w:val="0"/>
              <w:spacing w:before="70" w:after="70" w:line="240" w:lineRule="auto"/>
              <w:ind w:firstLine="0"/>
              <w:jc w:val="center"/>
              <w:rPr>
                <w:sz w:val="21"/>
              </w:rPr>
            </w:pPr>
            <w:r>
              <w:rPr>
                <w:sz w:val="21"/>
                <w:szCs w:val="21"/>
              </w:rPr>
              <w:t>2.3.3</w:t>
            </w:r>
          </w:p>
        </w:tc>
        <w:tc>
          <w:tcPr>
            <w:tcW w:w="757" w:type="dxa"/>
            <w:vAlign w:val="center"/>
          </w:tcPr>
          <w:p w14:paraId="5EA09338">
            <w:pPr>
              <w:keepNext/>
              <w:snapToGrid w:val="0"/>
              <w:spacing w:before="70" w:after="70" w:line="240" w:lineRule="auto"/>
              <w:ind w:firstLine="0"/>
              <w:jc w:val="center"/>
              <w:rPr>
                <w:sz w:val="21"/>
              </w:rPr>
            </w:pPr>
            <w:r>
              <w:rPr>
                <w:sz w:val="21"/>
                <w:szCs w:val="21"/>
              </w:rPr>
              <w:t>三级</w:t>
            </w:r>
          </w:p>
        </w:tc>
        <w:tc>
          <w:tcPr>
            <w:tcW w:w="2436" w:type="dxa"/>
            <w:vAlign w:val="center"/>
          </w:tcPr>
          <w:p w14:paraId="513CB67E">
            <w:pPr>
              <w:keepNext/>
              <w:snapToGrid w:val="0"/>
              <w:spacing w:before="70" w:after="70" w:line="240" w:lineRule="auto"/>
              <w:ind w:firstLine="0"/>
              <w:jc w:val="left"/>
              <w:rPr>
                <w:sz w:val="21"/>
              </w:rPr>
            </w:pPr>
            <w:r>
              <w:rPr>
                <w:sz w:val="21"/>
                <w:szCs w:val="21"/>
              </w:rPr>
              <w:t>湿润区域专项处理</w:t>
            </w:r>
          </w:p>
        </w:tc>
        <w:tc>
          <w:tcPr>
            <w:tcW w:w="2436" w:type="dxa"/>
            <w:vAlign w:val="center"/>
          </w:tcPr>
          <w:p w14:paraId="2131CFE0">
            <w:pPr>
              <w:keepNext/>
              <w:snapToGrid w:val="0"/>
              <w:spacing w:before="70" w:after="70" w:line="240" w:lineRule="auto"/>
              <w:ind w:firstLine="0"/>
              <w:jc w:val="left"/>
              <w:rPr>
                <w:sz w:val="21"/>
              </w:rPr>
            </w:pPr>
            <w:r>
              <w:rPr>
                <w:sz w:val="21"/>
                <w:szCs w:val="21"/>
              </w:rPr>
              <w:t>融合成果</w:t>
            </w:r>
          </w:p>
        </w:tc>
        <w:tc>
          <w:tcPr>
            <w:tcW w:w="1234" w:type="dxa"/>
            <w:vAlign w:val="center"/>
          </w:tcPr>
          <w:p w14:paraId="0F007E86">
            <w:pPr>
              <w:keepNext/>
              <w:snapToGrid w:val="0"/>
              <w:spacing w:before="70" w:after="70" w:line="240" w:lineRule="auto"/>
              <w:ind w:firstLine="0"/>
              <w:jc w:val="left"/>
              <w:rPr>
                <w:sz w:val="21"/>
              </w:rPr>
            </w:pPr>
            <w:r>
              <w:rPr>
                <w:sz w:val="21"/>
                <w:szCs w:val="21"/>
              </w:rPr>
              <w:t>数据处理</w:t>
            </w:r>
          </w:p>
        </w:tc>
        <w:tc>
          <w:tcPr>
            <w:tcW w:w="1390" w:type="dxa"/>
            <w:vAlign w:val="center"/>
          </w:tcPr>
          <w:p w14:paraId="21028C5C">
            <w:pPr>
              <w:keepNext/>
              <w:snapToGrid w:val="0"/>
              <w:spacing w:before="70" w:after="70" w:line="240" w:lineRule="auto"/>
              <w:ind w:firstLine="0"/>
              <w:jc w:val="center"/>
              <w:rPr>
                <w:sz w:val="21"/>
              </w:rPr>
            </w:pPr>
            <w:r>
              <w:rPr>
                <w:sz w:val="21"/>
                <w:szCs w:val="21"/>
              </w:rPr>
              <w:t>1</w:t>
            </w:r>
          </w:p>
        </w:tc>
      </w:tr>
      <w:tr w14:paraId="1C30A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507C4E8">
            <w:pPr>
              <w:keepNext/>
              <w:snapToGrid w:val="0"/>
              <w:spacing w:before="70" w:after="70" w:line="240" w:lineRule="auto"/>
              <w:ind w:firstLine="0"/>
              <w:jc w:val="center"/>
              <w:rPr>
                <w:sz w:val="21"/>
              </w:rPr>
            </w:pPr>
            <w:r>
              <w:rPr>
                <w:sz w:val="21"/>
                <w:szCs w:val="21"/>
              </w:rPr>
              <w:t>2.4</w:t>
            </w:r>
          </w:p>
        </w:tc>
        <w:tc>
          <w:tcPr>
            <w:tcW w:w="757" w:type="dxa"/>
            <w:vAlign w:val="center"/>
          </w:tcPr>
          <w:p w14:paraId="3619BD97">
            <w:pPr>
              <w:keepNext/>
              <w:snapToGrid w:val="0"/>
              <w:spacing w:before="70" w:after="70" w:line="240" w:lineRule="auto"/>
              <w:ind w:firstLine="0"/>
              <w:jc w:val="center"/>
              <w:rPr>
                <w:sz w:val="21"/>
              </w:rPr>
            </w:pPr>
            <w:r>
              <w:rPr>
                <w:sz w:val="21"/>
                <w:szCs w:val="21"/>
              </w:rPr>
              <w:t>二级</w:t>
            </w:r>
          </w:p>
        </w:tc>
        <w:tc>
          <w:tcPr>
            <w:tcW w:w="2436" w:type="dxa"/>
            <w:vAlign w:val="center"/>
          </w:tcPr>
          <w:p w14:paraId="148B245F">
            <w:pPr>
              <w:keepNext/>
              <w:snapToGrid w:val="0"/>
              <w:spacing w:before="70" w:after="70" w:line="240" w:lineRule="auto"/>
              <w:ind w:firstLine="0"/>
              <w:jc w:val="left"/>
              <w:rPr>
                <w:sz w:val="21"/>
              </w:rPr>
            </w:pPr>
            <w:r>
              <w:rPr>
                <w:sz w:val="21"/>
                <w:szCs w:val="21"/>
              </w:rPr>
              <w:t>环境参数采集</w:t>
            </w:r>
          </w:p>
        </w:tc>
        <w:tc>
          <w:tcPr>
            <w:tcW w:w="2436" w:type="dxa"/>
            <w:vAlign w:val="center"/>
          </w:tcPr>
          <w:p w14:paraId="38FF142C">
            <w:pPr>
              <w:keepNext/>
              <w:snapToGrid w:val="0"/>
              <w:spacing w:before="70" w:after="70" w:line="240" w:lineRule="auto"/>
              <w:ind w:firstLine="0"/>
              <w:jc w:val="left"/>
              <w:rPr>
                <w:sz w:val="21"/>
              </w:rPr>
            </w:pPr>
            <w:r>
              <w:rPr>
                <w:sz w:val="21"/>
                <w:szCs w:val="21"/>
              </w:rPr>
              <w:t>环境数据集</w:t>
            </w:r>
          </w:p>
        </w:tc>
        <w:tc>
          <w:tcPr>
            <w:tcW w:w="1234" w:type="dxa"/>
            <w:vAlign w:val="center"/>
          </w:tcPr>
          <w:p w14:paraId="2CB5B6A6">
            <w:pPr>
              <w:keepNext/>
              <w:snapToGrid w:val="0"/>
              <w:spacing w:before="70" w:after="70" w:line="240" w:lineRule="auto"/>
              <w:ind w:firstLine="0"/>
              <w:jc w:val="left"/>
              <w:rPr>
                <w:sz w:val="21"/>
              </w:rPr>
            </w:pPr>
            <w:r>
              <w:rPr>
                <w:sz w:val="21"/>
                <w:szCs w:val="21"/>
              </w:rPr>
              <w:t>测量</w:t>
            </w:r>
          </w:p>
        </w:tc>
        <w:tc>
          <w:tcPr>
            <w:tcW w:w="1390" w:type="dxa"/>
            <w:vAlign w:val="center"/>
          </w:tcPr>
          <w:p w14:paraId="522CCFE7">
            <w:pPr>
              <w:keepNext/>
              <w:snapToGrid w:val="0"/>
              <w:spacing w:before="70" w:after="70" w:line="240" w:lineRule="auto"/>
              <w:ind w:firstLine="0"/>
              <w:jc w:val="center"/>
              <w:rPr>
                <w:sz w:val="21"/>
              </w:rPr>
            </w:pPr>
            <w:r>
              <w:rPr>
                <w:sz w:val="21"/>
                <w:szCs w:val="21"/>
              </w:rPr>
              <w:t>6</w:t>
            </w:r>
          </w:p>
        </w:tc>
      </w:tr>
      <w:tr w14:paraId="0C22E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F712F4">
            <w:pPr>
              <w:keepNext/>
              <w:snapToGrid w:val="0"/>
              <w:spacing w:before="70" w:after="70" w:line="240" w:lineRule="auto"/>
              <w:ind w:firstLine="0"/>
              <w:jc w:val="center"/>
              <w:rPr>
                <w:sz w:val="21"/>
              </w:rPr>
            </w:pPr>
            <w:r>
              <w:rPr>
                <w:sz w:val="21"/>
                <w:szCs w:val="21"/>
              </w:rPr>
              <w:t>3</w:t>
            </w:r>
          </w:p>
        </w:tc>
        <w:tc>
          <w:tcPr>
            <w:tcW w:w="757" w:type="dxa"/>
            <w:vAlign w:val="center"/>
          </w:tcPr>
          <w:p w14:paraId="719EE604">
            <w:pPr>
              <w:keepNext/>
              <w:snapToGrid w:val="0"/>
              <w:spacing w:before="70" w:after="70" w:line="240" w:lineRule="auto"/>
              <w:ind w:firstLine="0"/>
              <w:jc w:val="center"/>
              <w:rPr>
                <w:sz w:val="21"/>
              </w:rPr>
            </w:pPr>
            <w:r>
              <w:rPr>
                <w:sz w:val="21"/>
                <w:szCs w:val="21"/>
              </w:rPr>
              <w:t>一级</w:t>
            </w:r>
          </w:p>
        </w:tc>
        <w:tc>
          <w:tcPr>
            <w:tcW w:w="2436" w:type="dxa"/>
            <w:vAlign w:val="center"/>
          </w:tcPr>
          <w:p w14:paraId="77EB1D50">
            <w:pPr>
              <w:keepNext/>
              <w:snapToGrid w:val="0"/>
              <w:spacing w:before="70" w:after="70" w:line="240" w:lineRule="auto"/>
              <w:ind w:firstLine="0"/>
              <w:jc w:val="left"/>
              <w:rPr>
                <w:sz w:val="21"/>
              </w:rPr>
            </w:pPr>
            <w:r>
              <w:rPr>
                <w:sz w:val="21"/>
                <w:szCs w:val="21"/>
              </w:rPr>
              <w:t>技术研究</w:t>
            </w:r>
          </w:p>
        </w:tc>
        <w:tc>
          <w:tcPr>
            <w:tcW w:w="2436" w:type="dxa"/>
            <w:vAlign w:val="center"/>
          </w:tcPr>
          <w:p w14:paraId="11D07BA1">
            <w:pPr>
              <w:keepNext/>
              <w:snapToGrid w:val="0"/>
              <w:spacing w:before="70" w:after="70" w:line="240" w:lineRule="auto"/>
              <w:ind w:firstLine="0"/>
              <w:jc w:val="left"/>
              <w:rPr>
                <w:sz w:val="21"/>
              </w:rPr>
            </w:pPr>
            <w:r>
              <w:rPr>
                <w:sz w:val="21"/>
                <w:szCs w:val="21"/>
              </w:rPr>
              <w:t>两份研究报告</w:t>
            </w:r>
          </w:p>
        </w:tc>
        <w:tc>
          <w:tcPr>
            <w:tcW w:w="1234" w:type="dxa"/>
            <w:vAlign w:val="center"/>
          </w:tcPr>
          <w:p w14:paraId="062382D1">
            <w:pPr>
              <w:keepNext/>
              <w:snapToGrid w:val="0"/>
              <w:spacing w:before="70" w:after="70" w:line="240" w:lineRule="auto"/>
              <w:ind w:firstLine="0"/>
              <w:jc w:val="left"/>
              <w:rPr>
                <w:sz w:val="21"/>
              </w:rPr>
            </w:pPr>
            <w:r>
              <w:rPr>
                <w:sz w:val="21"/>
                <w:szCs w:val="21"/>
              </w:rPr>
              <w:t>技术</w:t>
            </w:r>
          </w:p>
        </w:tc>
        <w:tc>
          <w:tcPr>
            <w:tcW w:w="1390" w:type="dxa"/>
            <w:vAlign w:val="center"/>
          </w:tcPr>
          <w:p w14:paraId="1B5E4FAA">
            <w:pPr>
              <w:keepNext/>
              <w:snapToGrid w:val="0"/>
              <w:spacing w:before="70" w:after="70" w:line="240" w:lineRule="auto"/>
              <w:ind w:firstLine="0"/>
              <w:jc w:val="center"/>
              <w:rPr>
                <w:sz w:val="21"/>
              </w:rPr>
            </w:pPr>
            <w:r>
              <w:rPr>
                <w:sz w:val="21"/>
                <w:szCs w:val="21"/>
              </w:rPr>
              <w:t>9</w:t>
            </w:r>
          </w:p>
        </w:tc>
      </w:tr>
      <w:tr w14:paraId="545D5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2C2205">
            <w:pPr>
              <w:keepNext/>
              <w:snapToGrid w:val="0"/>
              <w:spacing w:before="70" w:after="70" w:line="240" w:lineRule="auto"/>
              <w:ind w:firstLine="0"/>
              <w:jc w:val="center"/>
              <w:rPr>
                <w:sz w:val="21"/>
              </w:rPr>
            </w:pPr>
            <w:r>
              <w:rPr>
                <w:sz w:val="21"/>
                <w:szCs w:val="21"/>
              </w:rPr>
              <w:t>3.1</w:t>
            </w:r>
          </w:p>
        </w:tc>
        <w:tc>
          <w:tcPr>
            <w:tcW w:w="757" w:type="dxa"/>
            <w:vAlign w:val="center"/>
          </w:tcPr>
          <w:p w14:paraId="6221EC9C">
            <w:pPr>
              <w:keepNext/>
              <w:snapToGrid w:val="0"/>
              <w:spacing w:before="70" w:after="70" w:line="240" w:lineRule="auto"/>
              <w:ind w:firstLine="0"/>
              <w:jc w:val="center"/>
              <w:rPr>
                <w:sz w:val="21"/>
              </w:rPr>
            </w:pPr>
            <w:r>
              <w:rPr>
                <w:sz w:val="21"/>
                <w:szCs w:val="21"/>
              </w:rPr>
              <w:t>二级</w:t>
            </w:r>
          </w:p>
        </w:tc>
        <w:tc>
          <w:tcPr>
            <w:tcW w:w="2436" w:type="dxa"/>
            <w:vAlign w:val="center"/>
          </w:tcPr>
          <w:p w14:paraId="4A7F11DC">
            <w:pPr>
              <w:keepNext/>
              <w:snapToGrid w:val="0"/>
              <w:spacing w:before="70" w:after="70" w:line="240" w:lineRule="auto"/>
              <w:ind w:firstLine="0"/>
              <w:jc w:val="left"/>
              <w:rPr>
                <w:sz w:val="21"/>
              </w:rPr>
            </w:pPr>
            <w:r>
              <w:rPr>
                <w:sz w:val="21"/>
                <w:szCs w:val="21"/>
              </w:rPr>
              <w:t>技术现状分析</w:t>
            </w:r>
          </w:p>
        </w:tc>
        <w:tc>
          <w:tcPr>
            <w:tcW w:w="2436" w:type="dxa"/>
            <w:vAlign w:val="center"/>
          </w:tcPr>
          <w:p w14:paraId="07DD0210">
            <w:pPr>
              <w:keepNext/>
              <w:snapToGrid w:val="0"/>
              <w:spacing w:before="70" w:after="70" w:line="240" w:lineRule="auto"/>
              <w:ind w:firstLine="0"/>
              <w:jc w:val="left"/>
              <w:rPr>
                <w:sz w:val="21"/>
              </w:rPr>
            </w:pPr>
            <w:r>
              <w:rPr>
                <w:sz w:val="21"/>
                <w:szCs w:val="21"/>
              </w:rPr>
              <w:t>现状分析报告</w:t>
            </w:r>
          </w:p>
        </w:tc>
        <w:tc>
          <w:tcPr>
            <w:tcW w:w="1234" w:type="dxa"/>
            <w:vAlign w:val="center"/>
          </w:tcPr>
          <w:p w14:paraId="44A4CAD2">
            <w:pPr>
              <w:keepNext/>
              <w:snapToGrid w:val="0"/>
              <w:spacing w:before="70" w:after="70" w:line="240" w:lineRule="auto"/>
              <w:ind w:firstLine="0"/>
              <w:jc w:val="left"/>
              <w:rPr>
                <w:sz w:val="21"/>
              </w:rPr>
            </w:pPr>
            <w:r>
              <w:rPr>
                <w:sz w:val="21"/>
                <w:szCs w:val="21"/>
              </w:rPr>
              <w:t>技术</w:t>
            </w:r>
          </w:p>
        </w:tc>
        <w:tc>
          <w:tcPr>
            <w:tcW w:w="1390" w:type="dxa"/>
            <w:vAlign w:val="center"/>
          </w:tcPr>
          <w:p w14:paraId="0105BE2C">
            <w:pPr>
              <w:keepNext/>
              <w:snapToGrid w:val="0"/>
              <w:spacing w:before="70" w:after="70" w:line="240" w:lineRule="auto"/>
              <w:ind w:firstLine="0"/>
              <w:jc w:val="center"/>
              <w:rPr>
                <w:sz w:val="21"/>
              </w:rPr>
            </w:pPr>
            <w:r>
              <w:rPr>
                <w:sz w:val="21"/>
                <w:szCs w:val="21"/>
              </w:rPr>
              <w:t>4</w:t>
            </w:r>
          </w:p>
        </w:tc>
      </w:tr>
      <w:tr w14:paraId="06D42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C5C523">
            <w:pPr>
              <w:keepNext/>
              <w:snapToGrid w:val="0"/>
              <w:spacing w:before="70" w:after="70" w:line="240" w:lineRule="auto"/>
              <w:ind w:firstLine="0"/>
              <w:jc w:val="center"/>
              <w:rPr>
                <w:sz w:val="21"/>
              </w:rPr>
            </w:pPr>
            <w:r>
              <w:rPr>
                <w:sz w:val="21"/>
                <w:szCs w:val="21"/>
              </w:rPr>
              <w:t>3.2</w:t>
            </w:r>
          </w:p>
        </w:tc>
        <w:tc>
          <w:tcPr>
            <w:tcW w:w="757" w:type="dxa"/>
            <w:vAlign w:val="center"/>
          </w:tcPr>
          <w:p w14:paraId="0D288EE2">
            <w:pPr>
              <w:keepNext/>
              <w:snapToGrid w:val="0"/>
              <w:spacing w:before="70" w:after="70" w:line="240" w:lineRule="auto"/>
              <w:ind w:firstLine="0"/>
              <w:jc w:val="center"/>
              <w:rPr>
                <w:sz w:val="21"/>
              </w:rPr>
            </w:pPr>
            <w:r>
              <w:rPr>
                <w:sz w:val="21"/>
                <w:szCs w:val="21"/>
              </w:rPr>
              <w:t>二级</w:t>
            </w:r>
          </w:p>
        </w:tc>
        <w:tc>
          <w:tcPr>
            <w:tcW w:w="2436" w:type="dxa"/>
            <w:vAlign w:val="center"/>
          </w:tcPr>
          <w:p w14:paraId="67FE2C4C">
            <w:pPr>
              <w:keepNext/>
              <w:snapToGrid w:val="0"/>
              <w:spacing w:before="70" w:after="70" w:line="240" w:lineRule="auto"/>
              <w:ind w:firstLine="0"/>
              <w:jc w:val="left"/>
              <w:rPr>
                <w:sz w:val="21"/>
              </w:rPr>
            </w:pPr>
            <w:r>
              <w:rPr>
                <w:sz w:val="21"/>
                <w:szCs w:val="21"/>
              </w:rPr>
              <w:t>三维坐标测量研究</w:t>
            </w:r>
          </w:p>
        </w:tc>
        <w:tc>
          <w:tcPr>
            <w:tcW w:w="2436" w:type="dxa"/>
            <w:vAlign w:val="center"/>
          </w:tcPr>
          <w:p w14:paraId="1CF6424B">
            <w:pPr>
              <w:keepNext/>
              <w:snapToGrid w:val="0"/>
              <w:spacing w:before="70" w:after="70" w:line="240" w:lineRule="auto"/>
              <w:ind w:firstLine="0"/>
              <w:jc w:val="left"/>
              <w:rPr>
                <w:sz w:val="21"/>
              </w:rPr>
            </w:pPr>
            <w:r>
              <w:rPr>
                <w:sz w:val="21"/>
                <w:szCs w:val="21"/>
              </w:rPr>
              <w:t>研究报告、中试报告</w:t>
            </w:r>
          </w:p>
        </w:tc>
        <w:tc>
          <w:tcPr>
            <w:tcW w:w="1234" w:type="dxa"/>
            <w:vAlign w:val="center"/>
          </w:tcPr>
          <w:p w14:paraId="2E59F331">
            <w:pPr>
              <w:keepNext/>
              <w:snapToGrid w:val="0"/>
              <w:spacing w:before="70" w:after="70" w:line="240" w:lineRule="auto"/>
              <w:ind w:firstLine="0"/>
              <w:jc w:val="left"/>
              <w:rPr>
                <w:sz w:val="21"/>
              </w:rPr>
            </w:pPr>
            <w:r>
              <w:rPr>
                <w:sz w:val="21"/>
                <w:szCs w:val="21"/>
              </w:rPr>
              <w:t>算法</w:t>
            </w:r>
          </w:p>
        </w:tc>
        <w:tc>
          <w:tcPr>
            <w:tcW w:w="1390" w:type="dxa"/>
            <w:vAlign w:val="center"/>
          </w:tcPr>
          <w:p w14:paraId="4BD35E44">
            <w:pPr>
              <w:keepNext/>
              <w:snapToGrid w:val="0"/>
              <w:spacing w:before="70" w:after="70" w:line="240" w:lineRule="auto"/>
              <w:ind w:firstLine="0"/>
              <w:jc w:val="center"/>
              <w:rPr>
                <w:sz w:val="21"/>
              </w:rPr>
            </w:pPr>
            <w:r>
              <w:rPr>
                <w:sz w:val="21"/>
                <w:szCs w:val="21"/>
              </w:rPr>
              <w:t>6</w:t>
            </w:r>
          </w:p>
        </w:tc>
      </w:tr>
      <w:tr w14:paraId="591EE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479C021">
            <w:pPr>
              <w:keepNext/>
              <w:snapToGrid w:val="0"/>
              <w:spacing w:before="70" w:after="70" w:line="240" w:lineRule="auto"/>
              <w:ind w:firstLine="0"/>
              <w:jc w:val="center"/>
              <w:rPr>
                <w:sz w:val="21"/>
              </w:rPr>
            </w:pPr>
            <w:r>
              <w:rPr>
                <w:sz w:val="21"/>
                <w:szCs w:val="21"/>
              </w:rPr>
              <w:t>3.2.1</w:t>
            </w:r>
          </w:p>
        </w:tc>
        <w:tc>
          <w:tcPr>
            <w:tcW w:w="757" w:type="dxa"/>
            <w:vAlign w:val="center"/>
          </w:tcPr>
          <w:p w14:paraId="1DCC6F6F">
            <w:pPr>
              <w:keepNext/>
              <w:snapToGrid w:val="0"/>
              <w:spacing w:before="70" w:after="70" w:line="240" w:lineRule="auto"/>
              <w:ind w:firstLine="0"/>
              <w:jc w:val="center"/>
              <w:rPr>
                <w:sz w:val="21"/>
              </w:rPr>
            </w:pPr>
            <w:r>
              <w:rPr>
                <w:sz w:val="21"/>
                <w:szCs w:val="21"/>
              </w:rPr>
              <w:t>三级</w:t>
            </w:r>
          </w:p>
        </w:tc>
        <w:tc>
          <w:tcPr>
            <w:tcW w:w="2436" w:type="dxa"/>
            <w:vAlign w:val="center"/>
          </w:tcPr>
          <w:p w14:paraId="46DBA6B4">
            <w:pPr>
              <w:keepNext/>
              <w:snapToGrid w:val="0"/>
              <w:spacing w:before="70" w:after="70" w:line="240" w:lineRule="auto"/>
              <w:ind w:firstLine="0"/>
              <w:jc w:val="left"/>
              <w:rPr>
                <w:sz w:val="21"/>
              </w:rPr>
            </w:pPr>
            <w:r>
              <w:rPr>
                <w:sz w:val="21"/>
                <w:szCs w:val="21"/>
              </w:rPr>
              <w:t>互补性研究</w:t>
            </w:r>
          </w:p>
        </w:tc>
        <w:tc>
          <w:tcPr>
            <w:tcW w:w="2436" w:type="dxa"/>
            <w:vAlign w:val="center"/>
          </w:tcPr>
          <w:p w14:paraId="739715C3">
            <w:pPr>
              <w:keepNext/>
              <w:snapToGrid w:val="0"/>
              <w:spacing w:before="70" w:after="70" w:line="240" w:lineRule="auto"/>
              <w:ind w:firstLine="0"/>
              <w:jc w:val="left"/>
              <w:rPr>
                <w:sz w:val="21"/>
              </w:rPr>
            </w:pPr>
            <w:r>
              <w:rPr>
                <w:sz w:val="21"/>
                <w:szCs w:val="21"/>
              </w:rPr>
              <w:t>对比试验方案</w:t>
            </w:r>
          </w:p>
        </w:tc>
        <w:tc>
          <w:tcPr>
            <w:tcW w:w="1234" w:type="dxa"/>
            <w:vAlign w:val="center"/>
          </w:tcPr>
          <w:p w14:paraId="062AD9E5">
            <w:pPr>
              <w:keepNext/>
              <w:snapToGrid w:val="0"/>
              <w:spacing w:before="70" w:after="70" w:line="240" w:lineRule="auto"/>
              <w:ind w:firstLine="0"/>
              <w:jc w:val="left"/>
              <w:rPr>
                <w:sz w:val="21"/>
              </w:rPr>
            </w:pPr>
            <w:r>
              <w:rPr>
                <w:sz w:val="21"/>
                <w:szCs w:val="21"/>
              </w:rPr>
              <w:t>算法</w:t>
            </w:r>
          </w:p>
        </w:tc>
        <w:tc>
          <w:tcPr>
            <w:tcW w:w="1390" w:type="dxa"/>
            <w:vAlign w:val="center"/>
          </w:tcPr>
          <w:p w14:paraId="34F5EA01">
            <w:pPr>
              <w:keepNext/>
              <w:snapToGrid w:val="0"/>
              <w:spacing w:before="70" w:after="70" w:line="240" w:lineRule="auto"/>
              <w:ind w:firstLine="0"/>
              <w:jc w:val="center"/>
              <w:rPr>
                <w:sz w:val="21"/>
              </w:rPr>
            </w:pPr>
            <w:r>
              <w:rPr>
                <w:sz w:val="21"/>
                <w:szCs w:val="21"/>
              </w:rPr>
              <w:t>2</w:t>
            </w:r>
          </w:p>
        </w:tc>
      </w:tr>
      <w:tr w14:paraId="4CE28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1ADF4E">
            <w:pPr>
              <w:keepNext/>
              <w:snapToGrid w:val="0"/>
              <w:spacing w:before="70" w:after="70" w:line="240" w:lineRule="auto"/>
              <w:ind w:firstLine="0"/>
              <w:jc w:val="center"/>
              <w:rPr>
                <w:sz w:val="21"/>
              </w:rPr>
            </w:pPr>
            <w:r>
              <w:rPr>
                <w:sz w:val="21"/>
                <w:szCs w:val="21"/>
              </w:rPr>
              <w:t>3.2.2</w:t>
            </w:r>
          </w:p>
        </w:tc>
        <w:tc>
          <w:tcPr>
            <w:tcW w:w="757" w:type="dxa"/>
            <w:vAlign w:val="center"/>
          </w:tcPr>
          <w:p w14:paraId="2BF56025">
            <w:pPr>
              <w:keepNext/>
              <w:snapToGrid w:val="0"/>
              <w:spacing w:before="70" w:after="70" w:line="240" w:lineRule="auto"/>
              <w:ind w:firstLine="0"/>
              <w:jc w:val="center"/>
              <w:rPr>
                <w:sz w:val="21"/>
              </w:rPr>
            </w:pPr>
            <w:r>
              <w:rPr>
                <w:sz w:val="21"/>
                <w:szCs w:val="21"/>
              </w:rPr>
              <w:t>三级</w:t>
            </w:r>
          </w:p>
        </w:tc>
        <w:tc>
          <w:tcPr>
            <w:tcW w:w="2436" w:type="dxa"/>
            <w:vAlign w:val="center"/>
          </w:tcPr>
          <w:p w14:paraId="7F7636BE">
            <w:pPr>
              <w:keepNext/>
              <w:snapToGrid w:val="0"/>
              <w:spacing w:before="70" w:after="70" w:line="240" w:lineRule="auto"/>
              <w:ind w:firstLine="0"/>
              <w:jc w:val="left"/>
              <w:rPr>
                <w:sz w:val="21"/>
              </w:rPr>
            </w:pPr>
            <w:r>
              <w:rPr>
                <w:sz w:val="21"/>
                <w:szCs w:val="21"/>
              </w:rPr>
              <w:t>实验室中试</w:t>
            </w:r>
          </w:p>
        </w:tc>
        <w:tc>
          <w:tcPr>
            <w:tcW w:w="2436" w:type="dxa"/>
            <w:vAlign w:val="center"/>
          </w:tcPr>
          <w:p w14:paraId="751F05EA">
            <w:pPr>
              <w:keepNext/>
              <w:snapToGrid w:val="0"/>
              <w:spacing w:before="70" w:after="70" w:line="240" w:lineRule="auto"/>
              <w:ind w:firstLine="0"/>
              <w:jc w:val="left"/>
              <w:rPr>
                <w:sz w:val="21"/>
              </w:rPr>
            </w:pPr>
            <w:r>
              <w:rPr>
                <w:sz w:val="21"/>
                <w:szCs w:val="21"/>
              </w:rPr>
              <w:t>试验数据</w:t>
            </w:r>
          </w:p>
        </w:tc>
        <w:tc>
          <w:tcPr>
            <w:tcW w:w="1234" w:type="dxa"/>
            <w:vAlign w:val="center"/>
          </w:tcPr>
          <w:p w14:paraId="4232DB9E">
            <w:pPr>
              <w:keepNext/>
              <w:snapToGrid w:val="0"/>
              <w:spacing w:before="70" w:after="70" w:line="240" w:lineRule="auto"/>
              <w:ind w:firstLine="0"/>
              <w:jc w:val="left"/>
              <w:rPr>
                <w:sz w:val="21"/>
              </w:rPr>
            </w:pPr>
            <w:r>
              <w:rPr>
                <w:sz w:val="21"/>
                <w:szCs w:val="21"/>
              </w:rPr>
              <w:t>算法</w:t>
            </w:r>
          </w:p>
        </w:tc>
        <w:tc>
          <w:tcPr>
            <w:tcW w:w="1390" w:type="dxa"/>
            <w:vAlign w:val="center"/>
          </w:tcPr>
          <w:p w14:paraId="34200EBF">
            <w:pPr>
              <w:keepNext/>
              <w:snapToGrid w:val="0"/>
              <w:spacing w:before="70" w:after="70" w:line="240" w:lineRule="auto"/>
              <w:ind w:firstLine="0"/>
              <w:jc w:val="center"/>
              <w:rPr>
                <w:sz w:val="21"/>
              </w:rPr>
            </w:pPr>
            <w:r>
              <w:rPr>
                <w:sz w:val="21"/>
                <w:szCs w:val="21"/>
              </w:rPr>
              <w:t>3</w:t>
            </w:r>
          </w:p>
        </w:tc>
      </w:tr>
      <w:tr w14:paraId="62E78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72AEB4">
            <w:pPr>
              <w:keepNext/>
              <w:snapToGrid w:val="0"/>
              <w:spacing w:before="70" w:after="70" w:line="240" w:lineRule="auto"/>
              <w:ind w:firstLine="0"/>
              <w:jc w:val="center"/>
              <w:rPr>
                <w:sz w:val="21"/>
              </w:rPr>
            </w:pPr>
            <w:r>
              <w:rPr>
                <w:sz w:val="21"/>
                <w:szCs w:val="21"/>
              </w:rPr>
              <w:t>3.2.3</w:t>
            </w:r>
          </w:p>
        </w:tc>
        <w:tc>
          <w:tcPr>
            <w:tcW w:w="757" w:type="dxa"/>
            <w:vAlign w:val="center"/>
          </w:tcPr>
          <w:p w14:paraId="52A4FE84">
            <w:pPr>
              <w:keepNext/>
              <w:snapToGrid w:val="0"/>
              <w:spacing w:before="70" w:after="70" w:line="240" w:lineRule="auto"/>
              <w:ind w:firstLine="0"/>
              <w:jc w:val="center"/>
              <w:rPr>
                <w:sz w:val="21"/>
              </w:rPr>
            </w:pPr>
            <w:r>
              <w:rPr>
                <w:sz w:val="21"/>
                <w:szCs w:val="21"/>
              </w:rPr>
              <w:t>三级</w:t>
            </w:r>
          </w:p>
        </w:tc>
        <w:tc>
          <w:tcPr>
            <w:tcW w:w="2436" w:type="dxa"/>
            <w:vAlign w:val="center"/>
          </w:tcPr>
          <w:p w14:paraId="1EC4E09A">
            <w:pPr>
              <w:keepNext/>
              <w:snapToGrid w:val="0"/>
              <w:spacing w:before="70" w:after="70" w:line="240" w:lineRule="auto"/>
              <w:ind w:firstLine="0"/>
              <w:jc w:val="left"/>
              <w:rPr>
                <w:sz w:val="21"/>
              </w:rPr>
            </w:pPr>
            <w:r>
              <w:rPr>
                <w:sz w:val="21"/>
                <w:szCs w:val="21"/>
              </w:rPr>
              <w:t>精度试验</w:t>
            </w:r>
          </w:p>
        </w:tc>
        <w:tc>
          <w:tcPr>
            <w:tcW w:w="2436" w:type="dxa"/>
            <w:vAlign w:val="center"/>
          </w:tcPr>
          <w:p w14:paraId="01E934D6">
            <w:pPr>
              <w:keepNext/>
              <w:snapToGrid w:val="0"/>
              <w:spacing w:before="70" w:after="70" w:line="240" w:lineRule="auto"/>
              <w:ind w:firstLine="0"/>
              <w:jc w:val="left"/>
              <w:rPr>
                <w:sz w:val="21"/>
              </w:rPr>
            </w:pPr>
            <w:r>
              <w:rPr>
                <w:sz w:val="21"/>
                <w:szCs w:val="21"/>
              </w:rPr>
              <w:t>精度报告</w:t>
            </w:r>
          </w:p>
        </w:tc>
        <w:tc>
          <w:tcPr>
            <w:tcW w:w="1234" w:type="dxa"/>
            <w:vAlign w:val="center"/>
          </w:tcPr>
          <w:p w14:paraId="6A9CB4C1">
            <w:pPr>
              <w:keepNext/>
              <w:snapToGrid w:val="0"/>
              <w:spacing w:before="70" w:after="70" w:line="240" w:lineRule="auto"/>
              <w:ind w:firstLine="0"/>
              <w:jc w:val="left"/>
              <w:rPr>
                <w:sz w:val="21"/>
              </w:rPr>
            </w:pPr>
            <w:r>
              <w:rPr>
                <w:sz w:val="21"/>
                <w:szCs w:val="21"/>
              </w:rPr>
              <w:t>算法</w:t>
            </w:r>
          </w:p>
        </w:tc>
        <w:tc>
          <w:tcPr>
            <w:tcW w:w="1390" w:type="dxa"/>
            <w:vAlign w:val="center"/>
          </w:tcPr>
          <w:p w14:paraId="18CF471B">
            <w:pPr>
              <w:keepNext/>
              <w:snapToGrid w:val="0"/>
              <w:spacing w:before="70" w:after="70" w:line="240" w:lineRule="auto"/>
              <w:ind w:firstLine="0"/>
              <w:jc w:val="center"/>
              <w:rPr>
                <w:sz w:val="21"/>
              </w:rPr>
            </w:pPr>
            <w:r>
              <w:rPr>
                <w:sz w:val="21"/>
                <w:szCs w:val="21"/>
              </w:rPr>
              <w:t>2</w:t>
            </w:r>
          </w:p>
        </w:tc>
      </w:tr>
      <w:tr w14:paraId="01CFE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F30137">
            <w:pPr>
              <w:keepNext/>
              <w:snapToGrid w:val="0"/>
              <w:spacing w:before="70" w:after="70" w:line="240" w:lineRule="auto"/>
              <w:ind w:firstLine="0"/>
              <w:jc w:val="center"/>
              <w:rPr>
                <w:sz w:val="21"/>
              </w:rPr>
            </w:pPr>
            <w:r>
              <w:rPr>
                <w:sz w:val="21"/>
                <w:szCs w:val="21"/>
              </w:rPr>
              <w:t>3.3</w:t>
            </w:r>
          </w:p>
        </w:tc>
        <w:tc>
          <w:tcPr>
            <w:tcW w:w="757" w:type="dxa"/>
            <w:vAlign w:val="center"/>
          </w:tcPr>
          <w:p w14:paraId="708288AC">
            <w:pPr>
              <w:keepNext/>
              <w:snapToGrid w:val="0"/>
              <w:spacing w:before="70" w:after="70" w:line="240" w:lineRule="auto"/>
              <w:ind w:firstLine="0"/>
              <w:jc w:val="center"/>
              <w:rPr>
                <w:sz w:val="21"/>
              </w:rPr>
            </w:pPr>
            <w:r>
              <w:rPr>
                <w:sz w:val="21"/>
                <w:szCs w:val="21"/>
              </w:rPr>
              <w:t>二级</w:t>
            </w:r>
          </w:p>
        </w:tc>
        <w:tc>
          <w:tcPr>
            <w:tcW w:w="2436" w:type="dxa"/>
            <w:vAlign w:val="center"/>
          </w:tcPr>
          <w:p w14:paraId="5AC22BB0">
            <w:pPr>
              <w:keepNext/>
              <w:snapToGrid w:val="0"/>
              <w:spacing w:before="70" w:after="70" w:line="240" w:lineRule="auto"/>
              <w:ind w:firstLine="0"/>
              <w:jc w:val="left"/>
              <w:rPr>
                <w:sz w:val="21"/>
              </w:rPr>
            </w:pPr>
            <w:r>
              <w:rPr>
                <w:sz w:val="21"/>
                <w:szCs w:val="21"/>
              </w:rPr>
              <w:t>三维实体模型重构研究</w:t>
            </w:r>
          </w:p>
        </w:tc>
        <w:tc>
          <w:tcPr>
            <w:tcW w:w="2436" w:type="dxa"/>
            <w:vAlign w:val="center"/>
          </w:tcPr>
          <w:p w14:paraId="6612ECDB">
            <w:pPr>
              <w:keepNext/>
              <w:snapToGrid w:val="0"/>
              <w:spacing w:before="70" w:after="70" w:line="240" w:lineRule="auto"/>
              <w:ind w:firstLine="0"/>
              <w:jc w:val="left"/>
              <w:rPr>
                <w:sz w:val="21"/>
              </w:rPr>
            </w:pPr>
            <w:r>
              <w:rPr>
                <w:sz w:val="21"/>
                <w:szCs w:val="21"/>
              </w:rPr>
              <w:t>研究报告</w:t>
            </w:r>
          </w:p>
        </w:tc>
        <w:tc>
          <w:tcPr>
            <w:tcW w:w="1234" w:type="dxa"/>
            <w:vAlign w:val="center"/>
          </w:tcPr>
          <w:p w14:paraId="7F15794D">
            <w:pPr>
              <w:keepNext/>
              <w:snapToGrid w:val="0"/>
              <w:spacing w:before="70" w:after="70" w:line="240" w:lineRule="auto"/>
              <w:ind w:firstLine="0"/>
              <w:jc w:val="left"/>
              <w:rPr>
                <w:sz w:val="21"/>
              </w:rPr>
            </w:pPr>
            <w:r>
              <w:rPr>
                <w:sz w:val="21"/>
                <w:szCs w:val="21"/>
              </w:rPr>
              <w:t>算法</w:t>
            </w:r>
          </w:p>
        </w:tc>
        <w:tc>
          <w:tcPr>
            <w:tcW w:w="1390" w:type="dxa"/>
            <w:vAlign w:val="center"/>
          </w:tcPr>
          <w:p w14:paraId="75DB86D1">
            <w:pPr>
              <w:keepNext/>
              <w:snapToGrid w:val="0"/>
              <w:spacing w:before="70" w:after="70" w:line="240" w:lineRule="auto"/>
              <w:ind w:firstLine="0"/>
              <w:jc w:val="center"/>
              <w:rPr>
                <w:sz w:val="21"/>
              </w:rPr>
            </w:pPr>
            <w:r>
              <w:rPr>
                <w:sz w:val="21"/>
                <w:szCs w:val="21"/>
              </w:rPr>
              <w:t>6</w:t>
            </w:r>
          </w:p>
        </w:tc>
      </w:tr>
      <w:tr w14:paraId="465C4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B3B100">
            <w:pPr>
              <w:keepNext/>
              <w:snapToGrid w:val="0"/>
              <w:spacing w:before="70" w:after="70" w:line="240" w:lineRule="auto"/>
              <w:ind w:firstLine="0"/>
              <w:jc w:val="center"/>
              <w:rPr>
                <w:sz w:val="21"/>
              </w:rPr>
            </w:pPr>
            <w:r>
              <w:rPr>
                <w:sz w:val="21"/>
                <w:szCs w:val="21"/>
              </w:rPr>
              <w:t>3.3.1</w:t>
            </w:r>
          </w:p>
        </w:tc>
        <w:tc>
          <w:tcPr>
            <w:tcW w:w="757" w:type="dxa"/>
            <w:vAlign w:val="center"/>
          </w:tcPr>
          <w:p w14:paraId="4B9A1DED">
            <w:pPr>
              <w:keepNext/>
              <w:snapToGrid w:val="0"/>
              <w:spacing w:before="70" w:after="70" w:line="240" w:lineRule="auto"/>
              <w:ind w:firstLine="0"/>
              <w:jc w:val="center"/>
              <w:rPr>
                <w:sz w:val="21"/>
              </w:rPr>
            </w:pPr>
            <w:r>
              <w:rPr>
                <w:sz w:val="21"/>
                <w:szCs w:val="21"/>
              </w:rPr>
              <w:t>三级</w:t>
            </w:r>
          </w:p>
        </w:tc>
        <w:tc>
          <w:tcPr>
            <w:tcW w:w="2436" w:type="dxa"/>
            <w:vAlign w:val="center"/>
          </w:tcPr>
          <w:p w14:paraId="727ADE2B">
            <w:pPr>
              <w:keepNext/>
              <w:snapToGrid w:val="0"/>
              <w:spacing w:before="70" w:after="70" w:line="240" w:lineRule="auto"/>
              <w:ind w:firstLine="0"/>
              <w:jc w:val="left"/>
              <w:rPr>
                <w:sz w:val="21"/>
              </w:rPr>
            </w:pPr>
            <w:r>
              <w:rPr>
                <w:sz w:val="21"/>
                <w:szCs w:val="21"/>
              </w:rPr>
              <w:t>重建与渲染研究</w:t>
            </w:r>
          </w:p>
        </w:tc>
        <w:tc>
          <w:tcPr>
            <w:tcW w:w="2436" w:type="dxa"/>
            <w:vAlign w:val="center"/>
          </w:tcPr>
          <w:p w14:paraId="6EAA05FD">
            <w:pPr>
              <w:keepNext/>
              <w:snapToGrid w:val="0"/>
              <w:spacing w:before="70" w:after="70" w:line="240" w:lineRule="auto"/>
              <w:ind w:firstLine="0"/>
              <w:jc w:val="left"/>
              <w:rPr>
                <w:sz w:val="21"/>
              </w:rPr>
            </w:pPr>
            <w:r>
              <w:rPr>
                <w:sz w:val="21"/>
                <w:szCs w:val="21"/>
              </w:rPr>
              <w:t>算法原型</w:t>
            </w:r>
          </w:p>
        </w:tc>
        <w:tc>
          <w:tcPr>
            <w:tcW w:w="1234" w:type="dxa"/>
            <w:vAlign w:val="center"/>
          </w:tcPr>
          <w:p w14:paraId="0BB4AA2F">
            <w:pPr>
              <w:keepNext/>
              <w:snapToGrid w:val="0"/>
              <w:spacing w:before="70" w:after="70" w:line="240" w:lineRule="auto"/>
              <w:ind w:firstLine="0"/>
              <w:jc w:val="left"/>
              <w:rPr>
                <w:sz w:val="21"/>
              </w:rPr>
            </w:pPr>
            <w:r>
              <w:rPr>
                <w:sz w:val="21"/>
                <w:szCs w:val="21"/>
              </w:rPr>
              <w:t>算法</w:t>
            </w:r>
          </w:p>
        </w:tc>
        <w:tc>
          <w:tcPr>
            <w:tcW w:w="1390" w:type="dxa"/>
            <w:vAlign w:val="center"/>
          </w:tcPr>
          <w:p w14:paraId="2CF17683">
            <w:pPr>
              <w:keepNext/>
              <w:snapToGrid w:val="0"/>
              <w:spacing w:before="70" w:after="70" w:line="240" w:lineRule="auto"/>
              <w:ind w:firstLine="0"/>
              <w:jc w:val="center"/>
              <w:rPr>
                <w:sz w:val="21"/>
              </w:rPr>
            </w:pPr>
            <w:r>
              <w:rPr>
                <w:sz w:val="21"/>
                <w:szCs w:val="21"/>
              </w:rPr>
              <w:t>3</w:t>
            </w:r>
          </w:p>
        </w:tc>
      </w:tr>
      <w:tr w14:paraId="79C84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CB2273B">
            <w:pPr>
              <w:keepNext/>
              <w:snapToGrid w:val="0"/>
              <w:spacing w:before="70" w:after="70" w:line="240" w:lineRule="auto"/>
              <w:ind w:firstLine="0"/>
              <w:jc w:val="center"/>
              <w:rPr>
                <w:sz w:val="21"/>
              </w:rPr>
            </w:pPr>
            <w:r>
              <w:rPr>
                <w:sz w:val="21"/>
                <w:szCs w:val="21"/>
              </w:rPr>
              <w:t>3.3.2</w:t>
            </w:r>
          </w:p>
        </w:tc>
        <w:tc>
          <w:tcPr>
            <w:tcW w:w="757" w:type="dxa"/>
            <w:vAlign w:val="center"/>
          </w:tcPr>
          <w:p w14:paraId="3997EB2F">
            <w:pPr>
              <w:keepNext/>
              <w:snapToGrid w:val="0"/>
              <w:spacing w:before="70" w:after="70" w:line="240" w:lineRule="auto"/>
              <w:ind w:firstLine="0"/>
              <w:jc w:val="center"/>
              <w:rPr>
                <w:sz w:val="21"/>
              </w:rPr>
            </w:pPr>
            <w:r>
              <w:rPr>
                <w:sz w:val="21"/>
                <w:szCs w:val="21"/>
              </w:rPr>
              <w:t>三级</w:t>
            </w:r>
          </w:p>
        </w:tc>
        <w:tc>
          <w:tcPr>
            <w:tcW w:w="2436" w:type="dxa"/>
            <w:vAlign w:val="center"/>
          </w:tcPr>
          <w:p w14:paraId="1426415E">
            <w:pPr>
              <w:keepNext/>
              <w:snapToGrid w:val="0"/>
              <w:spacing w:before="70" w:after="70" w:line="240" w:lineRule="auto"/>
              <w:ind w:firstLine="0"/>
              <w:jc w:val="left"/>
              <w:rPr>
                <w:sz w:val="21"/>
              </w:rPr>
            </w:pPr>
            <w:r>
              <w:rPr>
                <w:sz w:val="21"/>
                <w:szCs w:val="21"/>
              </w:rPr>
              <w:t>多模态融合研究</w:t>
            </w:r>
          </w:p>
        </w:tc>
        <w:tc>
          <w:tcPr>
            <w:tcW w:w="2436" w:type="dxa"/>
            <w:vAlign w:val="center"/>
          </w:tcPr>
          <w:p w14:paraId="1AA67E14">
            <w:pPr>
              <w:keepNext/>
              <w:snapToGrid w:val="0"/>
              <w:spacing w:before="70" w:after="70" w:line="240" w:lineRule="auto"/>
              <w:ind w:firstLine="0"/>
              <w:jc w:val="left"/>
              <w:rPr>
                <w:sz w:val="21"/>
              </w:rPr>
            </w:pPr>
            <w:r>
              <w:rPr>
                <w:sz w:val="21"/>
                <w:szCs w:val="21"/>
              </w:rPr>
              <w:t>融合算法</w:t>
            </w:r>
          </w:p>
        </w:tc>
        <w:tc>
          <w:tcPr>
            <w:tcW w:w="1234" w:type="dxa"/>
            <w:vAlign w:val="center"/>
          </w:tcPr>
          <w:p w14:paraId="003F9152">
            <w:pPr>
              <w:keepNext/>
              <w:snapToGrid w:val="0"/>
              <w:spacing w:before="70" w:after="70" w:line="240" w:lineRule="auto"/>
              <w:ind w:firstLine="0"/>
              <w:jc w:val="left"/>
              <w:rPr>
                <w:sz w:val="21"/>
              </w:rPr>
            </w:pPr>
            <w:r>
              <w:rPr>
                <w:sz w:val="21"/>
                <w:szCs w:val="21"/>
              </w:rPr>
              <w:t>算法</w:t>
            </w:r>
          </w:p>
        </w:tc>
        <w:tc>
          <w:tcPr>
            <w:tcW w:w="1390" w:type="dxa"/>
            <w:vAlign w:val="center"/>
          </w:tcPr>
          <w:p w14:paraId="21B6B847">
            <w:pPr>
              <w:keepNext/>
              <w:snapToGrid w:val="0"/>
              <w:spacing w:before="70" w:after="70" w:line="240" w:lineRule="auto"/>
              <w:ind w:firstLine="0"/>
              <w:jc w:val="center"/>
              <w:rPr>
                <w:sz w:val="21"/>
              </w:rPr>
            </w:pPr>
            <w:r>
              <w:rPr>
                <w:sz w:val="21"/>
                <w:szCs w:val="21"/>
              </w:rPr>
              <w:t>2</w:t>
            </w:r>
          </w:p>
        </w:tc>
      </w:tr>
      <w:tr w14:paraId="38EB9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41FD835">
            <w:pPr>
              <w:keepNext/>
              <w:snapToGrid w:val="0"/>
              <w:spacing w:before="70" w:after="70" w:line="240" w:lineRule="auto"/>
              <w:ind w:firstLine="0"/>
              <w:jc w:val="center"/>
              <w:rPr>
                <w:sz w:val="21"/>
              </w:rPr>
            </w:pPr>
            <w:r>
              <w:rPr>
                <w:sz w:val="21"/>
                <w:szCs w:val="21"/>
              </w:rPr>
              <w:t>3.3.3</w:t>
            </w:r>
          </w:p>
        </w:tc>
        <w:tc>
          <w:tcPr>
            <w:tcW w:w="757" w:type="dxa"/>
            <w:vAlign w:val="center"/>
          </w:tcPr>
          <w:p w14:paraId="24B62C04">
            <w:pPr>
              <w:keepNext/>
              <w:snapToGrid w:val="0"/>
              <w:spacing w:before="70" w:after="70" w:line="240" w:lineRule="auto"/>
              <w:ind w:firstLine="0"/>
              <w:jc w:val="center"/>
              <w:rPr>
                <w:sz w:val="21"/>
              </w:rPr>
            </w:pPr>
            <w:r>
              <w:rPr>
                <w:sz w:val="21"/>
                <w:szCs w:val="21"/>
              </w:rPr>
              <w:t>三级</w:t>
            </w:r>
          </w:p>
        </w:tc>
        <w:tc>
          <w:tcPr>
            <w:tcW w:w="2436" w:type="dxa"/>
            <w:vAlign w:val="center"/>
          </w:tcPr>
          <w:p w14:paraId="7BC36938">
            <w:pPr>
              <w:keepNext/>
              <w:snapToGrid w:val="0"/>
              <w:spacing w:before="70" w:after="70" w:line="240" w:lineRule="auto"/>
              <w:ind w:firstLine="0"/>
              <w:jc w:val="left"/>
              <w:rPr>
                <w:sz w:val="21"/>
              </w:rPr>
            </w:pPr>
            <w:r>
              <w:rPr>
                <w:sz w:val="21"/>
                <w:szCs w:val="21"/>
              </w:rPr>
              <w:t>缺陷判识研究</w:t>
            </w:r>
          </w:p>
        </w:tc>
        <w:tc>
          <w:tcPr>
            <w:tcW w:w="2436" w:type="dxa"/>
            <w:vAlign w:val="center"/>
          </w:tcPr>
          <w:p w14:paraId="12A88C65">
            <w:pPr>
              <w:keepNext/>
              <w:snapToGrid w:val="0"/>
              <w:spacing w:before="70" w:after="70" w:line="240" w:lineRule="auto"/>
              <w:ind w:firstLine="0"/>
              <w:jc w:val="left"/>
              <w:rPr>
                <w:sz w:val="21"/>
              </w:rPr>
            </w:pPr>
            <w:r>
              <w:rPr>
                <w:sz w:val="21"/>
                <w:szCs w:val="21"/>
              </w:rPr>
              <w:t>规则库、模型</w:t>
            </w:r>
          </w:p>
        </w:tc>
        <w:tc>
          <w:tcPr>
            <w:tcW w:w="1234" w:type="dxa"/>
            <w:vAlign w:val="center"/>
          </w:tcPr>
          <w:p w14:paraId="671ECCB1">
            <w:pPr>
              <w:keepNext/>
              <w:snapToGrid w:val="0"/>
              <w:spacing w:before="70" w:after="70" w:line="240" w:lineRule="auto"/>
              <w:ind w:firstLine="0"/>
              <w:jc w:val="left"/>
              <w:rPr>
                <w:sz w:val="21"/>
              </w:rPr>
            </w:pPr>
            <w:r>
              <w:rPr>
                <w:sz w:val="21"/>
                <w:szCs w:val="21"/>
              </w:rPr>
              <w:t>算法</w:t>
            </w:r>
          </w:p>
        </w:tc>
        <w:tc>
          <w:tcPr>
            <w:tcW w:w="1390" w:type="dxa"/>
            <w:vAlign w:val="center"/>
          </w:tcPr>
          <w:p w14:paraId="239F7F83">
            <w:pPr>
              <w:keepNext/>
              <w:snapToGrid w:val="0"/>
              <w:spacing w:before="70" w:after="70" w:line="240" w:lineRule="auto"/>
              <w:ind w:firstLine="0"/>
              <w:jc w:val="center"/>
              <w:rPr>
                <w:sz w:val="21"/>
              </w:rPr>
            </w:pPr>
            <w:r>
              <w:rPr>
                <w:sz w:val="21"/>
                <w:szCs w:val="21"/>
              </w:rPr>
              <w:t>3</w:t>
            </w:r>
          </w:p>
        </w:tc>
      </w:tr>
      <w:tr w14:paraId="34A66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F03638">
            <w:pPr>
              <w:keepNext/>
              <w:snapToGrid w:val="0"/>
              <w:spacing w:before="70" w:after="70" w:line="240" w:lineRule="auto"/>
              <w:ind w:firstLine="0"/>
              <w:jc w:val="center"/>
              <w:rPr>
                <w:sz w:val="21"/>
              </w:rPr>
            </w:pPr>
            <w:r>
              <w:rPr>
                <w:sz w:val="21"/>
                <w:szCs w:val="21"/>
              </w:rPr>
              <w:t>3.3.4</w:t>
            </w:r>
          </w:p>
        </w:tc>
        <w:tc>
          <w:tcPr>
            <w:tcW w:w="757" w:type="dxa"/>
            <w:vAlign w:val="center"/>
          </w:tcPr>
          <w:p w14:paraId="375CE16E">
            <w:pPr>
              <w:keepNext/>
              <w:snapToGrid w:val="0"/>
              <w:spacing w:before="70" w:after="70" w:line="240" w:lineRule="auto"/>
              <w:ind w:firstLine="0"/>
              <w:jc w:val="center"/>
              <w:rPr>
                <w:sz w:val="21"/>
              </w:rPr>
            </w:pPr>
            <w:r>
              <w:rPr>
                <w:sz w:val="21"/>
                <w:szCs w:val="21"/>
              </w:rPr>
              <w:t>三级</w:t>
            </w:r>
          </w:p>
        </w:tc>
        <w:tc>
          <w:tcPr>
            <w:tcW w:w="2436" w:type="dxa"/>
            <w:vAlign w:val="center"/>
          </w:tcPr>
          <w:p w14:paraId="0140FFB3">
            <w:pPr>
              <w:keepNext/>
              <w:snapToGrid w:val="0"/>
              <w:spacing w:before="70" w:after="70" w:line="240" w:lineRule="auto"/>
              <w:ind w:firstLine="0"/>
              <w:jc w:val="left"/>
              <w:rPr>
                <w:sz w:val="21"/>
              </w:rPr>
            </w:pPr>
            <w:r>
              <w:rPr>
                <w:sz w:val="21"/>
                <w:szCs w:val="21"/>
              </w:rPr>
              <w:t>报告生成研究</w:t>
            </w:r>
          </w:p>
        </w:tc>
        <w:tc>
          <w:tcPr>
            <w:tcW w:w="2436" w:type="dxa"/>
            <w:vAlign w:val="center"/>
          </w:tcPr>
          <w:p w14:paraId="359E1520">
            <w:pPr>
              <w:keepNext/>
              <w:snapToGrid w:val="0"/>
              <w:spacing w:before="70" w:after="70" w:line="240" w:lineRule="auto"/>
              <w:ind w:firstLine="0"/>
              <w:jc w:val="left"/>
              <w:rPr>
                <w:sz w:val="21"/>
              </w:rPr>
            </w:pPr>
            <w:r>
              <w:rPr>
                <w:sz w:val="21"/>
                <w:szCs w:val="21"/>
              </w:rPr>
              <w:t>模板引擎原型</w:t>
            </w:r>
          </w:p>
        </w:tc>
        <w:tc>
          <w:tcPr>
            <w:tcW w:w="1234" w:type="dxa"/>
            <w:vAlign w:val="center"/>
          </w:tcPr>
          <w:p w14:paraId="0C9D2EB7">
            <w:pPr>
              <w:keepNext/>
              <w:snapToGrid w:val="0"/>
              <w:spacing w:before="70" w:after="70" w:line="240" w:lineRule="auto"/>
              <w:ind w:firstLine="0"/>
              <w:jc w:val="left"/>
              <w:rPr>
                <w:sz w:val="21"/>
              </w:rPr>
            </w:pPr>
            <w:r>
              <w:rPr>
                <w:sz w:val="21"/>
                <w:szCs w:val="21"/>
              </w:rPr>
              <w:t>软件</w:t>
            </w:r>
          </w:p>
        </w:tc>
        <w:tc>
          <w:tcPr>
            <w:tcW w:w="1390" w:type="dxa"/>
            <w:vAlign w:val="center"/>
          </w:tcPr>
          <w:p w14:paraId="0515E95E">
            <w:pPr>
              <w:keepNext/>
              <w:snapToGrid w:val="0"/>
              <w:spacing w:before="70" w:after="70" w:line="240" w:lineRule="auto"/>
              <w:ind w:firstLine="0"/>
              <w:jc w:val="center"/>
              <w:rPr>
                <w:sz w:val="21"/>
              </w:rPr>
            </w:pPr>
            <w:r>
              <w:rPr>
                <w:sz w:val="21"/>
                <w:szCs w:val="21"/>
              </w:rPr>
              <w:t>2</w:t>
            </w:r>
          </w:p>
        </w:tc>
      </w:tr>
      <w:tr w14:paraId="23A71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F78CEB">
            <w:pPr>
              <w:keepNext/>
              <w:snapToGrid w:val="0"/>
              <w:spacing w:before="70" w:after="70" w:line="240" w:lineRule="auto"/>
              <w:ind w:firstLine="0"/>
              <w:jc w:val="center"/>
              <w:rPr>
                <w:sz w:val="21"/>
              </w:rPr>
            </w:pPr>
            <w:r>
              <w:rPr>
                <w:sz w:val="21"/>
                <w:szCs w:val="21"/>
              </w:rPr>
              <w:t>4</w:t>
            </w:r>
          </w:p>
        </w:tc>
        <w:tc>
          <w:tcPr>
            <w:tcW w:w="757" w:type="dxa"/>
            <w:vAlign w:val="center"/>
          </w:tcPr>
          <w:p w14:paraId="29E5F5E7">
            <w:pPr>
              <w:keepNext/>
              <w:snapToGrid w:val="0"/>
              <w:spacing w:before="70" w:after="70" w:line="240" w:lineRule="auto"/>
              <w:ind w:firstLine="0"/>
              <w:jc w:val="center"/>
              <w:rPr>
                <w:sz w:val="21"/>
              </w:rPr>
            </w:pPr>
            <w:r>
              <w:rPr>
                <w:sz w:val="21"/>
                <w:szCs w:val="21"/>
              </w:rPr>
              <w:t>一级</w:t>
            </w:r>
          </w:p>
        </w:tc>
        <w:tc>
          <w:tcPr>
            <w:tcW w:w="2436" w:type="dxa"/>
            <w:vAlign w:val="center"/>
          </w:tcPr>
          <w:p w14:paraId="7617735C">
            <w:pPr>
              <w:keepNext/>
              <w:snapToGrid w:val="0"/>
              <w:spacing w:before="70" w:after="70" w:line="240" w:lineRule="auto"/>
              <w:ind w:firstLine="0"/>
              <w:jc w:val="left"/>
              <w:rPr>
                <w:sz w:val="21"/>
              </w:rPr>
            </w:pPr>
            <w:r>
              <w:rPr>
                <w:sz w:val="21"/>
                <w:szCs w:val="21"/>
              </w:rPr>
              <w:t>装备设计</w:t>
            </w:r>
          </w:p>
        </w:tc>
        <w:tc>
          <w:tcPr>
            <w:tcW w:w="2436" w:type="dxa"/>
            <w:vAlign w:val="center"/>
          </w:tcPr>
          <w:p w14:paraId="7CB18575">
            <w:pPr>
              <w:keepNext/>
              <w:snapToGrid w:val="0"/>
              <w:spacing w:before="70" w:after="70" w:line="240" w:lineRule="auto"/>
              <w:ind w:firstLine="0"/>
              <w:jc w:val="left"/>
              <w:rPr>
                <w:sz w:val="21"/>
              </w:rPr>
            </w:pPr>
            <w:r>
              <w:rPr>
                <w:sz w:val="21"/>
                <w:szCs w:val="21"/>
              </w:rPr>
              <w:t>设计与优化设计文件</w:t>
            </w:r>
          </w:p>
        </w:tc>
        <w:tc>
          <w:tcPr>
            <w:tcW w:w="1234" w:type="dxa"/>
            <w:vAlign w:val="center"/>
          </w:tcPr>
          <w:p w14:paraId="4159CF37">
            <w:pPr>
              <w:keepNext/>
              <w:snapToGrid w:val="0"/>
              <w:spacing w:before="70" w:after="70" w:line="240" w:lineRule="auto"/>
              <w:ind w:firstLine="0"/>
              <w:jc w:val="left"/>
              <w:rPr>
                <w:sz w:val="21"/>
              </w:rPr>
            </w:pPr>
            <w:r>
              <w:rPr>
                <w:sz w:val="21"/>
                <w:szCs w:val="21"/>
              </w:rPr>
              <w:t>装备</w:t>
            </w:r>
          </w:p>
        </w:tc>
        <w:tc>
          <w:tcPr>
            <w:tcW w:w="1390" w:type="dxa"/>
            <w:vAlign w:val="center"/>
          </w:tcPr>
          <w:p w14:paraId="2D6F589C">
            <w:pPr>
              <w:keepNext/>
              <w:snapToGrid w:val="0"/>
              <w:spacing w:before="70" w:after="70" w:line="240" w:lineRule="auto"/>
              <w:ind w:firstLine="0"/>
              <w:jc w:val="center"/>
              <w:rPr>
                <w:sz w:val="21"/>
              </w:rPr>
            </w:pPr>
            <w:r>
              <w:rPr>
                <w:sz w:val="21"/>
                <w:szCs w:val="21"/>
              </w:rPr>
              <w:t>9</w:t>
            </w:r>
          </w:p>
        </w:tc>
      </w:tr>
      <w:tr w14:paraId="5BF12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BBD71A3">
            <w:pPr>
              <w:keepNext/>
              <w:snapToGrid w:val="0"/>
              <w:spacing w:before="70" w:after="70" w:line="240" w:lineRule="auto"/>
              <w:ind w:firstLine="0"/>
              <w:jc w:val="center"/>
              <w:rPr>
                <w:sz w:val="21"/>
              </w:rPr>
            </w:pPr>
            <w:r>
              <w:rPr>
                <w:sz w:val="21"/>
                <w:szCs w:val="21"/>
              </w:rPr>
              <w:t>4.1</w:t>
            </w:r>
          </w:p>
        </w:tc>
        <w:tc>
          <w:tcPr>
            <w:tcW w:w="757" w:type="dxa"/>
            <w:vAlign w:val="center"/>
          </w:tcPr>
          <w:p w14:paraId="0DBD6704">
            <w:pPr>
              <w:keepNext/>
              <w:snapToGrid w:val="0"/>
              <w:spacing w:before="70" w:after="70" w:line="240" w:lineRule="auto"/>
              <w:ind w:firstLine="0"/>
              <w:jc w:val="center"/>
              <w:rPr>
                <w:sz w:val="21"/>
              </w:rPr>
            </w:pPr>
            <w:r>
              <w:rPr>
                <w:sz w:val="21"/>
                <w:szCs w:val="21"/>
              </w:rPr>
              <w:t>二级</w:t>
            </w:r>
          </w:p>
        </w:tc>
        <w:tc>
          <w:tcPr>
            <w:tcW w:w="2436" w:type="dxa"/>
            <w:vAlign w:val="center"/>
          </w:tcPr>
          <w:p w14:paraId="3625AE0A">
            <w:pPr>
              <w:keepNext/>
              <w:snapToGrid w:val="0"/>
              <w:spacing w:before="70" w:after="70" w:line="240" w:lineRule="auto"/>
              <w:ind w:firstLine="0"/>
              <w:jc w:val="left"/>
              <w:rPr>
                <w:sz w:val="21"/>
              </w:rPr>
            </w:pPr>
            <w:r>
              <w:rPr>
                <w:sz w:val="21"/>
                <w:szCs w:val="21"/>
              </w:rPr>
              <w:t>需求分解与总体设计</w:t>
            </w:r>
          </w:p>
        </w:tc>
        <w:tc>
          <w:tcPr>
            <w:tcW w:w="2436" w:type="dxa"/>
            <w:vAlign w:val="center"/>
          </w:tcPr>
          <w:p w14:paraId="5E928834">
            <w:pPr>
              <w:keepNext/>
              <w:snapToGrid w:val="0"/>
              <w:spacing w:before="70" w:after="70" w:line="240" w:lineRule="auto"/>
              <w:ind w:firstLine="0"/>
              <w:jc w:val="left"/>
              <w:rPr>
                <w:sz w:val="21"/>
              </w:rPr>
            </w:pPr>
            <w:r>
              <w:rPr>
                <w:sz w:val="21"/>
                <w:szCs w:val="21"/>
              </w:rPr>
              <w:t>需求规格、总体方案</w:t>
            </w:r>
          </w:p>
        </w:tc>
        <w:tc>
          <w:tcPr>
            <w:tcW w:w="1234" w:type="dxa"/>
            <w:vAlign w:val="center"/>
          </w:tcPr>
          <w:p w14:paraId="3680132D">
            <w:pPr>
              <w:keepNext/>
              <w:snapToGrid w:val="0"/>
              <w:spacing w:before="70" w:after="70" w:line="240" w:lineRule="auto"/>
              <w:ind w:firstLine="0"/>
              <w:jc w:val="left"/>
              <w:rPr>
                <w:sz w:val="21"/>
              </w:rPr>
            </w:pPr>
            <w:r>
              <w:rPr>
                <w:sz w:val="21"/>
                <w:szCs w:val="21"/>
              </w:rPr>
              <w:t>装备</w:t>
            </w:r>
          </w:p>
        </w:tc>
        <w:tc>
          <w:tcPr>
            <w:tcW w:w="1390" w:type="dxa"/>
            <w:vAlign w:val="center"/>
          </w:tcPr>
          <w:p w14:paraId="6A6C687B">
            <w:pPr>
              <w:keepNext/>
              <w:snapToGrid w:val="0"/>
              <w:spacing w:before="70" w:after="70" w:line="240" w:lineRule="auto"/>
              <w:ind w:firstLine="0"/>
              <w:jc w:val="center"/>
              <w:rPr>
                <w:sz w:val="21"/>
              </w:rPr>
            </w:pPr>
            <w:r>
              <w:rPr>
                <w:sz w:val="21"/>
                <w:szCs w:val="21"/>
              </w:rPr>
              <w:t>2</w:t>
            </w:r>
          </w:p>
        </w:tc>
      </w:tr>
      <w:tr w14:paraId="19535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E6384B1">
            <w:pPr>
              <w:keepNext/>
              <w:snapToGrid w:val="0"/>
              <w:spacing w:before="70" w:after="70" w:line="240" w:lineRule="auto"/>
              <w:ind w:firstLine="0"/>
              <w:jc w:val="center"/>
              <w:rPr>
                <w:sz w:val="21"/>
              </w:rPr>
            </w:pPr>
            <w:r>
              <w:rPr>
                <w:sz w:val="21"/>
                <w:szCs w:val="21"/>
              </w:rPr>
              <w:t>4.2</w:t>
            </w:r>
          </w:p>
        </w:tc>
        <w:tc>
          <w:tcPr>
            <w:tcW w:w="757" w:type="dxa"/>
            <w:vAlign w:val="center"/>
          </w:tcPr>
          <w:p w14:paraId="5AE64A19">
            <w:pPr>
              <w:keepNext/>
              <w:snapToGrid w:val="0"/>
              <w:spacing w:before="70" w:after="70" w:line="240" w:lineRule="auto"/>
              <w:ind w:firstLine="0"/>
              <w:jc w:val="center"/>
              <w:rPr>
                <w:sz w:val="21"/>
              </w:rPr>
            </w:pPr>
            <w:r>
              <w:rPr>
                <w:sz w:val="21"/>
                <w:szCs w:val="21"/>
              </w:rPr>
              <w:t>二级</w:t>
            </w:r>
          </w:p>
        </w:tc>
        <w:tc>
          <w:tcPr>
            <w:tcW w:w="2436" w:type="dxa"/>
            <w:vAlign w:val="center"/>
          </w:tcPr>
          <w:p w14:paraId="4FB58C14">
            <w:pPr>
              <w:keepNext/>
              <w:snapToGrid w:val="0"/>
              <w:spacing w:before="70" w:after="70" w:line="240" w:lineRule="auto"/>
              <w:ind w:firstLine="0"/>
              <w:jc w:val="left"/>
              <w:rPr>
                <w:sz w:val="21"/>
              </w:rPr>
            </w:pPr>
            <w:r>
              <w:rPr>
                <w:sz w:val="21"/>
                <w:szCs w:val="21"/>
              </w:rPr>
              <w:t>跟踪系统详细设计</w:t>
            </w:r>
          </w:p>
        </w:tc>
        <w:tc>
          <w:tcPr>
            <w:tcW w:w="2436" w:type="dxa"/>
            <w:vAlign w:val="center"/>
          </w:tcPr>
          <w:p w14:paraId="02CBC3CB">
            <w:pPr>
              <w:keepNext/>
              <w:snapToGrid w:val="0"/>
              <w:spacing w:before="70" w:after="70" w:line="240" w:lineRule="auto"/>
              <w:ind w:firstLine="0"/>
              <w:jc w:val="left"/>
              <w:rPr>
                <w:sz w:val="21"/>
              </w:rPr>
            </w:pPr>
            <w:r>
              <w:rPr>
                <w:sz w:val="21"/>
                <w:szCs w:val="21"/>
              </w:rPr>
              <w:t>结构图、电气图</w:t>
            </w:r>
          </w:p>
        </w:tc>
        <w:tc>
          <w:tcPr>
            <w:tcW w:w="1234" w:type="dxa"/>
            <w:vAlign w:val="center"/>
          </w:tcPr>
          <w:p w14:paraId="5E230522">
            <w:pPr>
              <w:keepNext/>
              <w:snapToGrid w:val="0"/>
              <w:spacing w:before="70" w:after="70" w:line="240" w:lineRule="auto"/>
              <w:ind w:firstLine="0"/>
              <w:jc w:val="left"/>
              <w:rPr>
                <w:sz w:val="21"/>
              </w:rPr>
            </w:pPr>
            <w:r>
              <w:rPr>
                <w:sz w:val="21"/>
                <w:szCs w:val="21"/>
              </w:rPr>
              <w:t>装备</w:t>
            </w:r>
          </w:p>
        </w:tc>
        <w:tc>
          <w:tcPr>
            <w:tcW w:w="1390" w:type="dxa"/>
            <w:vAlign w:val="center"/>
          </w:tcPr>
          <w:p w14:paraId="0088C0A6">
            <w:pPr>
              <w:keepNext/>
              <w:snapToGrid w:val="0"/>
              <w:spacing w:before="70" w:after="70" w:line="240" w:lineRule="auto"/>
              <w:ind w:firstLine="0"/>
              <w:jc w:val="center"/>
              <w:rPr>
                <w:sz w:val="21"/>
              </w:rPr>
            </w:pPr>
            <w:r>
              <w:rPr>
                <w:sz w:val="21"/>
                <w:szCs w:val="21"/>
              </w:rPr>
              <w:t>3</w:t>
            </w:r>
          </w:p>
        </w:tc>
      </w:tr>
      <w:tr w14:paraId="5BB20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DF8635D">
            <w:pPr>
              <w:keepNext/>
              <w:snapToGrid w:val="0"/>
              <w:spacing w:before="70" w:after="70" w:line="240" w:lineRule="auto"/>
              <w:ind w:firstLine="0"/>
              <w:jc w:val="center"/>
              <w:rPr>
                <w:sz w:val="21"/>
              </w:rPr>
            </w:pPr>
            <w:r>
              <w:rPr>
                <w:sz w:val="21"/>
                <w:szCs w:val="21"/>
              </w:rPr>
              <w:t>4.3</w:t>
            </w:r>
          </w:p>
        </w:tc>
        <w:tc>
          <w:tcPr>
            <w:tcW w:w="757" w:type="dxa"/>
            <w:vAlign w:val="center"/>
          </w:tcPr>
          <w:p w14:paraId="2D08B49A">
            <w:pPr>
              <w:keepNext/>
              <w:snapToGrid w:val="0"/>
              <w:spacing w:before="70" w:after="70" w:line="240" w:lineRule="auto"/>
              <w:ind w:firstLine="0"/>
              <w:jc w:val="center"/>
              <w:rPr>
                <w:sz w:val="21"/>
              </w:rPr>
            </w:pPr>
            <w:r>
              <w:rPr>
                <w:sz w:val="21"/>
                <w:szCs w:val="21"/>
              </w:rPr>
              <w:t>二级</w:t>
            </w:r>
          </w:p>
        </w:tc>
        <w:tc>
          <w:tcPr>
            <w:tcW w:w="2436" w:type="dxa"/>
            <w:vAlign w:val="center"/>
          </w:tcPr>
          <w:p w14:paraId="4205308E">
            <w:pPr>
              <w:keepNext/>
              <w:snapToGrid w:val="0"/>
              <w:spacing w:before="70" w:after="70" w:line="240" w:lineRule="auto"/>
              <w:ind w:firstLine="0"/>
              <w:jc w:val="left"/>
              <w:rPr>
                <w:sz w:val="21"/>
              </w:rPr>
            </w:pPr>
            <w:r>
              <w:rPr>
                <w:sz w:val="21"/>
                <w:szCs w:val="21"/>
              </w:rPr>
              <w:t>扫描装备详细设计</w:t>
            </w:r>
          </w:p>
        </w:tc>
        <w:tc>
          <w:tcPr>
            <w:tcW w:w="2436" w:type="dxa"/>
            <w:vAlign w:val="center"/>
          </w:tcPr>
          <w:p w14:paraId="5C24870C">
            <w:pPr>
              <w:keepNext/>
              <w:snapToGrid w:val="0"/>
              <w:spacing w:before="70" w:after="70" w:line="240" w:lineRule="auto"/>
              <w:ind w:firstLine="0"/>
              <w:jc w:val="left"/>
              <w:rPr>
                <w:sz w:val="21"/>
              </w:rPr>
            </w:pPr>
            <w:r>
              <w:rPr>
                <w:sz w:val="21"/>
                <w:szCs w:val="21"/>
              </w:rPr>
              <w:t>结构图、</w:t>
            </w:r>
            <w:r>
              <w:rPr>
                <w:rFonts w:hint="eastAsia"/>
                <w:sz w:val="21"/>
                <w:szCs w:val="21"/>
              </w:rPr>
              <w:t>跟踪器</w:t>
            </w:r>
            <w:r>
              <w:rPr>
                <w:sz w:val="21"/>
                <w:szCs w:val="21"/>
              </w:rPr>
              <w:t>图</w:t>
            </w:r>
          </w:p>
        </w:tc>
        <w:tc>
          <w:tcPr>
            <w:tcW w:w="1234" w:type="dxa"/>
            <w:vAlign w:val="center"/>
          </w:tcPr>
          <w:p w14:paraId="005DB639">
            <w:pPr>
              <w:keepNext/>
              <w:snapToGrid w:val="0"/>
              <w:spacing w:before="70" w:after="70" w:line="240" w:lineRule="auto"/>
              <w:ind w:firstLine="0"/>
              <w:jc w:val="left"/>
              <w:rPr>
                <w:sz w:val="21"/>
              </w:rPr>
            </w:pPr>
            <w:r>
              <w:rPr>
                <w:sz w:val="21"/>
                <w:szCs w:val="21"/>
              </w:rPr>
              <w:t>装备</w:t>
            </w:r>
          </w:p>
        </w:tc>
        <w:tc>
          <w:tcPr>
            <w:tcW w:w="1390" w:type="dxa"/>
            <w:vAlign w:val="center"/>
          </w:tcPr>
          <w:p w14:paraId="26245A89">
            <w:pPr>
              <w:keepNext/>
              <w:snapToGrid w:val="0"/>
              <w:spacing w:before="70" w:after="70" w:line="240" w:lineRule="auto"/>
              <w:ind w:firstLine="0"/>
              <w:jc w:val="center"/>
              <w:rPr>
                <w:sz w:val="21"/>
              </w:rPr>
            </w:pPr>
            <w:r>
              <w:rPr>
                <w:sz w:val="21"/>
                <w:szCs w:val="21"/>
              </w:rPr>
              <w:t>2</w:t>
            </w:r>
          </w:p>
        </w:tc>
      </w:tr>
      <w:tr w14:paraId="0D9BC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8739591">
            <w:pPr>
              <w:keepNext/>
              <w:snapToGrid w:val="0"/>
              <w:spacing w:before="70" w:after="70" w:line="240" w:lineRule="auto"/>
              <w:ind w:firstLine="0"/>
              <w:jc w:val="center"/>
              <w:rPr>
                <w:sz w:val="21"/>
              </w:rPr>
            </w:pPr>
            <w:r>
              <w:rPr>
                <w:sz w:val="21"/>
                <w:szCs w:val="21"/>
              </w:rPr>
              <w:t>4.4</w:t>
            </w:r>
          </w:p>
        </w:tc>
        <w:tc>
          <w:tcPr>
            <w:tcW w:w="757" w:type="dxa"/>
            <w:vAlign w:val="center"/>
          </w:tcPr>
          <w:p w14:paraId="653DC33A">
            <w:pPr>
              <w:keepNext/>
              <w:snapToGrid w:val="0"/>
              <w:spacing w:before="70" w:after="70" w:line="240" w:lineRule="auto"/>
              <w:ind w:firstLine="0"/>
              <w:jc w:val="center"/>
              <w:rPr>
                <w:sz w:val="21"/>
              </w:rPr>
            </w:pPr>
            <w:r>
              <w:rPr>
                <w:sz w:val="21"/>
                <w:szCs w:val="21"/>
              </w:rPr>
              <w:t>二级</w:t>
            </w:r>
          </w:p>
        </w:tc>
        <w:tc>
          <w:tcPr>
            <w:tcW w:w="2436" w:type="dxa"/>
            <w:vAlign w:val="center"/>
          </w:tcPr>
          <w:p w14:paraId="0D7762F6">
            <w:pPr>
              <w:keepNext/>
              <w:snapToGrid w:val="0"/>
              <w:spacing w:before="70" w:after="70" w:line="240" w:lineRule="auto"/>
              <w:ind w:firstLine="0"/>
              <w:jc w:val="left"/>
              <w:rPr>
                <w:sz w:val="21"/>
              </w:rPr>
            </w:pPr>
            <w:r>
              <w:rPr>
                <w:sz w:val="21"/>
                <w:szCs w:val="21"/>
              </w:rPr>
              <w:t>载具详细设计</w:t>
            </w:r>
          </w:p>
        </w:tc>
        <w:tc>
          <w:tcPr>
            <w:tcW w:w="2436" w:type="dxa"/>
            <w:vAlign w:val="center"/>
          </w:tcPr>
          <w:p w14:paraId="381C3782">
            <w:pPr>
              <w:keepNext/>
              <w:snapToGrid w:val="0"/>
              <w:spacing w:before="70" w:after="70" w:line="240" w:lineRule="auto"/>
              <w:ind w:firstLine="0"/>
              <w:jc w:val="left"/>
              <w:rPr>
                <w:sz w:val="21"/>
              </w:rPr>
            </w:pPr>
            <w:r>
              <w:rPr>
                <w:sz w:val="21"/>
                <w:szCs w:val="21"/>
              </w:rPr>
              <w:t>结构图、控制图</w:t>
            </w:r>
          </w:p>
        </w:tc>
        <w:tc>
          <w:tcPr>
            <w:tcW w:w="1234" w:type="dxa"/>
            <w:vAlign w:val="center"/>
          </w:tcPr>
          <w:p w14:paraId="2D8A3C49">
            <w:pPr>
              <w:keepNext/>
              <w:snapToGrid w:val="0"/>
              <w:spacing w:before="70" w:after="70" w:line="240" w:lineRule="auto"/>
              <w:ind w:firstLine="0"/>
              <w:jc w:val="left"/>
              <w:rPr>
                <w:sz w:val="21"/>
              </w:rPr>
            </w:pPr>
            <w:r>
              <w:rPr>
                <w:sz w:val="21"/>
                <w:szCs w:val="21"/>
              </w:rPr>
              <w:t>载具</w:t>
            </w:r>
          </w:p>
        </w:tc>
        <w:tc>
          <w:tcPr>
            <w:tcW w:w="1390" w:type="dxa"/>
            <w:vAlign w:val="center"/>
          </w:tcPr>
          <w:p w14:paraId="2B378FFE">
            <w:pPr>
              <w:keepNext/>
              <w:snapToGrid w:val="0"/>
              <w:spacing w:before="70" w:after="70" w:line="240" w:lineRule="auto"/>
              <w:ind w:firstLine="0"/>
              <w:jc w:val="center"/>
              <w:rPr>
                <w:sz w:val="21"/>
              </w:rPr>
            </w:pPr>
            <w:r>
              <w:rPr>
                <w:sz w:val="21"/>
                <w:szCs w:val="21"/>
              </w:rPr>
              <w:t>3</w:t>
            </w:r>
          </w:p>
        </w:tc>
      </w:tr>
      <w:tr w14:paraId="5601A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BBE5E67">
            <w:pPr>
              <w:keepNext/>
              <w:snapToGrid w:val="0"/>
              <w:spacing w:before="70" w:after="70" w:line="240" w:lineRule="auto"/>
              <w:ind w:firstLine="0"/>
              <w:jc w:val="center"/>
              <w:rPr>
                <w:sz w:val="21"/>
              </w:rPr>
            </w:pPr>
            <w:r>
              <w:rPr>
                <w:sz w:val="21"/>
                <w:szCs w:val="21"/>
              </w:rPr>
              <w:t>4.5</w:t>
            </w:r>
          </w:p>
        </w:tc>
        <w:tc>
          <w:tcPr>
            <w:tcW w:w="757" w:type="dxa"/>
            <w:vAlign w:val="center"/>
          </w:tcPr>
          <w:p w14:paraId="41386A2A">
            <w:pPr>
              <w:keepNext/>
              <w:snapToGrid w:val="0"/>
              <w:spacing w:before="70" w:after="70" w:line="240" w:lineRule="auto"/>
              <w:ind w:firstLine="0"/>
              <w:jc w:val="center"/>
              <w:rPr>
                <w:sz w:val="21"/>
              </w:rPr>
            </w:pPr>
            <w:r>
              <w:rPr>
                <w:sz w:val="21"/>
                <w:szCs w:val="21"/>
              </w:rPr>
              <w:t>二级</w:t>
            </w:r>
          </w:p>
        </w:tc>
        <w:tc>
          <w:tcPr>
            <w:tcW w:w="2436" w:type="dxa"/>
            <w:vAlign w:val="center"/>
          </w:tcPr>
          <w:p w14:paraId="2C4D9172">
            <w:pPr>
              <w:keepNext/>
              <w:snapToGrid w:val="0"/>
              <w:spacing w:before="70" w:after="70" w:line="240" w:lineRule="auto"/>
              <w:ind w:firstLine="0"/>
              <w:jc w:val="left"/>
              <w:rPr>
                <w:sz w:val="21"/>
              </w:rPr>
            </w:pPr>
            <w:r>
              <w:rPr>
                <w:sz w:val="21"/>
                <w:szCs w:val="21"/>
              </w:rPr>
              <w:t>软件详细设计</w:t>
            </w:r>
          </w:p>
        </w:tc>
        <w:tc>
          <w:tcPr>
            <w:tcW w:w="2436" w:type="dxa"/>
            <w:vAlign w:val="center"/>
          </w:tcPr>
          <w:p w14:paraId="36D18121">
            <w:pPr>
              <w:keepNext/>
              <w:snapToGrid w:val="0"/>
              <w:spacing w:before="70" w:after="70" w:line="240" w:lineRule="auto"/>
              <w:ind w:firstLine="0"/>
              <w:jc w:val="left"/>
              <w:rPr>
                <w:sz w:val="21"/>
              </w:rPr>
            </w:pPr>
            <w:r>
              <w:rPr>
                <w:sz w:val="21"/>
                <w:szCs w:val="21"/>
              </w:rPr>
              <w:t>架构、接口、数据库</w:t>
            </w:r>
          </w:p>
        </w:tc>
        <w:tc>
          <w:tcPr>
            <w:tcW w:w="1234" w:type="dxa"/>
            <w:vAlign w:val="center"/>
          </w:tcPr>
          <w:p w14:paraId="1E53AA1A">
            <w:pPr>
              <w:keepNext/>
              <w:snapToGrid w:val="0"/>
              <w:spacing w:before="70" w:after="70" w:line="240" w:lineRule="auto"/>
              <w:ind w:firstLine="0"/>
              <w:jc w:val="left"/>
              <w:rPr>
                <w:sz w:val="21"/>
              </w:rPr>
            </w:pPr>
            <w:r>
              <w:rPr>
                <w:sz w:val="21"/>
                <w:szCs w:val="21"/>
              </w:rPr>
              <w:t>软件</w:t>
            </w:r>
          </w:p>
        </w:tc>
        <w:tc>
          <w:tcPr>
            <w:tcW w:w="1390" w:type="dxa"/>
            <w:vAlign w:val="center"/>
          </w:tcPr>
          <w:p w14:paraId="0AB17C7E">
            <w:pPr>
              <w:keepNext/>
              <w:snapToGrid w:val="0"/>
              <w:spacing w:before="70" w:after="70" w:line="240" w:lineRule="auto"/>
              <w:ind w:firstLine="0"/>
              <w:jc w:val="center"/>
              <w:rPr>
                <w:sz w:val="21"/>
              </w:rPr>
            </w:pPr>
            <w:r>
              <w:rPr>
                <w:sz w:val="21"/>
                <w:szCs w:val="21"/>
              </w:rPr>
              <w:t>3</w:t>
            </w:r>
          </w:p>
        </w:tc>
      </w:tr>
      <w:tr w14:paraId="1EED1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827B31">
            <w:pPr>
              <w:keepNext/>
              <w:snapToGrid w:val="0"/>
              <w:spacing w:before="70" w:after="70" w:line="240" w:lineRule="auto"/>
              <w:ind w:firstLine="0"/>
              <w:jc w:val="center"/>
              <w:rPr>
                <w:sz w:val="21"/>
              </w:rPr>
            </w:pPr>
            <w:r>
              <w:rPr>
                <w:sz w:val="21"/>
                <w:szCs w:val="21"/>
              </w:rPr>
              <w:t>4.6</w:t>
            </w:r>
          </w:p>
        </w:tc>
        <w:tc>
          <w:tcPr>
            <w:tcW w:w="757" w:type="dxa"/>
            <w:vAlign w:val="center"/>
          </w:tcPr>
          <w:p w14:paraId="60BCBD0C">
            <w:pPr>
              <w:keepNext/>
              <w:snapToGrid w:val="0"/>
              <w:spacing w:before="70" w:after="70" w:line="240" w:lineRule="auto"/>
              <w:ind w:firstLine="0"/>
              <w:jc w:val="center"/>
              <w:rPr>
                <w:sz w:val="21"/>
              </w:rPr>
            </w:pPr>
            <w:r>
              <w:rPr>
                <w:sz w:val="21"/>
                <w:szCs w:val="21"/>
              </w:rPr>
              <w:t>二级</w:t>
            </w:r>
          </w:p>
        </w:tc>
        <w:tc>
          <w:tcPr>
            <w:tcW w:w="2436" w:type="dxa"/>
            <w:vAlign w:val="center"/>
          </w:tcPr>
          <w:p w14:paraId="43AD62AE">
            <w:pPr>
              <w:keepNext/>
              <w:snapToGrid w:val="0"/>
              <w:spacing w:before="70" w:after="70" w:line="240" w:lineRule="auto"/>
              <w:ind w:firstLine="0"/>
              <w:jc w:val="left"/>
              <w:rPr>
                <w:sz w:val="21"/>
              </w:rPr>
            </w:pPr>
            <w:r>
              <w:rPr>
                <w:sz w:val="21"/>
                <w:szCs w:val="21"/>
              </w:rPr>
              <w:t>设计方案评审</w:t>
            </w:r>
          </w:p>
        </w:tc>
        <w:tc>
          <w:tcPr>
            <w:tcW w:w="2436" w:type="dxa"/>
            <w:vAlign w:val="center"/>
          </w:tcPr>
          <w:p w14:paraId="6DAF8792">
            <w:pPr>
              <w:keepNext/>
              <w:snapToGrid w:val="0"/>
              <w:spacing w:before="70" w:after="70" w:line="240" w:lineRule="auto"/>
              <w:ind w:firstLine="0"/>
              <w:jc w:val="left"/>
              <w:rPr>
                <w:sz w:val="21"/>
              </w:rPr>
            </w:pPr>
            <w:r>
              <w:rPr>
                <w:sz w:val="21"/>
                <w:szCs w:val="21"/>
              </w:rPr>
              <w:t>评审纪要</w:t>
            </w:r>
          </w:p>
        </w:tc>
        <w:tc>
          <w:tcPr>
            <w:tcW w:w="1234" w:type="dxa"/>
            <w:vAlign w:val="center"/>
          </w:tcPr>
          <w:p w14:paraId="01F0EE7E">
            <w:pPr>
              <w:keepNext/>
              <w:snapToGrid w:val="0"/>
              <w:spacing w:before="70" w:after="70" w:line="240" w:lineRule="auto"/>
              <w:ind w:firstLine="0"/>
              <w:jc w:val="left"/>
              <w:rPr>
                <w:sz w:val="21"/>
              </w:rPr>
            </w:pPr>
            <w:r>
              <w:rPr>
                <w:sz w:val="21"/>
                <w:szCs w:val="21"/>
              </w:rPr>
              <w:t>项目管理</w:t>
            </w:r>
          </w:p>
        </w:tc>
        <w:tc>
          <w:tcPr>
            <w:tcW w:w="1390" w:type="dxa"/>
            <w:vAlign w:val="center"/>
          </w:tcPr>
          <w:p w14:paraId="12FA1465">
            <w:pPr>
              <w:keepNext/>
              <w:snapToGrid w:val="0"/>
              <w:spacing w:before="70" w:after="70" w:line="240" w:lineRule="auto"/>
              <w:ind w:firstLine="0"/>
              <w:jc w:val="center"/>
              <w:rPr>
                <w:sz w:val="21"/>
              </w:rPr>
            </w:pPr>
            <w:r>
              <w:rPr>
                <w:sz w:val="21"/>
                <w:szCs w:val="21"/>
              </w:rPr>
              <w:t>1</w:t>
            </w:r>
          </w:p>
        </w:tc>
      </w:tr>
      <w:tr w14:paraId="3631C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C42FCB">
            <w:pPr>
              <w:keepNext/>
              <w:snapToGrid w:val="0"/>
              <w:spacing w:before="70" w:after="70" w:line="240" w:lineRule="auto"/>
              <w:ind w:firstLine="0"/>
              <w:jc w:val="center"/>
              <w:rPr>
                <w:sz w:val="21"/>
              </w:rPr>
            </w:pPr>
            <w:r>
              <w:rPr>
                <w:sz w:val="21"/>
                <w:szCs w:val="21"/>
              </w:rPr>
              <w:t>4.7</w:t>
            </w:r>
          </w:p>
        </w:tc>
        <w:tc>
          <w:tcPr>
            <w:tcW w:w="757" w:type="dxa"/>
            <w:vAlign w:val="center"/>
          </w:tcPr>
          <w:p w14:paraId="696A24E2">
            <w:pPr>
              <w:keepNext/>
              <w:snapToGrid w:val="0"/>
              <w:spacing w:before="70" w:after="70" w:line="240" w:lineRule="auto"/>
              <w:ind w:firstLine="0"/>
              <w:jc w:val="center"/>
              <w:rPr>
                <w:sz w:val="21"/>
              </w:rPr>
            </w:pPr>
            <w:r>
              <w:rPr>
                <w:sz w:val="21"/>
                <w:szCs w:val="21"/>
              </w:rPr>
              <w:t>二级</w:t>
            </w:r>
          </w:p>
        </w:tc>
        <w:tc>
          <w:tcPr>
            <w:tcW w:w="2436" w:type="dxa"/>
            <w:vAlign w:val="center"/>
          </w:tcPr>
          <w:p w14:paraId="2815DD67">
            <w:pPr>
              <w:keepNext/>
              <w:snapToGrid w:val="0"/>
              <w:spacing w:before="70" w:after="70" w:line="240" w:lineRule="auto"/>
              <w:ind w:firstLine="0"/>
              <w:jc w:val="left"/>
              <w:rPr>
                <w:sz w:val="21"/>
              </w:rPr>
            </w:pPr>
            <w:r>
              <w:rPr>
                <w:sz w:val="21"/>
                <w:szCs w:val="21"/>
              </w:rPr>
              <w:t>优化设计</w:t>
            </w:r>
          </w:p>
        </w:tc>
        <w:tc>
          <w:tcPr>
            <w:tcW w:w="2436" w:type="dxa"/>
            <w:vAlign w:val="center"/>
          </w:tcPr>
          <w:p w14:paraId="69DB7016">
            <w:pPr>
              <w:keepNext/>
              <w:snapToGrid w:val="0"/>
              <w:spacing w:before="70" w:after="70" w:line="240" w:lineRule="auto"/>
              <w:ind w:firstLine="0"/>
              <w:jc w:val="left"/>
              <w:rPr>
                <w:sz w:val="21"/>
              </w:rPr>
            </w:pPr>
            <w:r>
              <w:rPr>
                <w:sz w:val="21"/>
                <w:szCs w:val="21"/>
              </w:rPr>
              <w:t>优化设计文件</w:t>
            </w:r>
          </w:p>
        </w:tc>
        <w:tc>
          <w:tcPr>
            <w:tcW w:w="1234" w:type="dxa"/>
            <w:vAlign w:val="center"/>
          </w:tcPr>
          <w:p w14:paraId="2267FAA0">
            <w:pPr>
              <w:keepNext/>
              <w:snapToGrid w:val="0"/>
              <w:spacing w:before="70" w:after="70" w:line="240" w:lineRule="auto"/>
              <w:ind w:firstLine="0"/>
              <w:jc w:val="left"/>
              <w:rPr>
                <w:sz w:val="21"/>
              </w:rPr>
            </w:pPr>
            <w:r>
              <w:rPr>
                <w:sz w:val="21"/>
                <w:szCs w:val="21"/>
              </w:rPr>
              <w:t>装备</w:t>
            </w:r>
          </w:p>
        </w:tc>
        <w:tc>
          <w:tcPr>
            <w:tcW w:w="1390" w:type="dxa"/>
            <w:vAlign w:val="center"/>
          </w:tcPr>
          <w:p w14:paraId="0A067E8E">
            <w:pPr>
              <w:keepNext/>
              <w:snapToGrid w:val="0"/>
              <w:spacing w:before="70" w:after="70" w:line="240" w:lineRule="auto"/>
              <w:ind w:firstLine="0"/>
              <w:jc w:val="center"/>
              <w:rPr>
                <w:sz w:val="21"/>
              </w:rPr>
            </w:pPr>
            <w:r>
              <w:rPr>
                <w:sz w:val="21"/>
                <w:szCs w:val="21"/>
              </w:rPr>
              <w:t>2</w:t>
            </w:r>
          </w:p>
        </w:tc>
      </w:tr>
      <w:tr w14:paraId="65406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2FA452">
            <w:pPr>
              <w:keepNext/>
              <w:snapToGrid w:val="0"/>
              <w:spacing w:before="70" w:after="70" w:line="240" w:lineRule="auto"/>
              <w:ind w:firstLine="0"/>
              <w:jc w:val="center"/>
              <w:rPr>
                <w:sz w:val="21"/>
              </w:rPr>
            </w:pPr>
            <w:r>
              <w:rPr>
                <w:sz w:val="21"/>
                <w:szCs w:val="21"/>
              </w:rPr>
              <w:t>5</w:t>
            </w:r>
          </w:p>
        </w:tc>
        <w:tc>
          <w:tcPr>
            <w:tcW w:w="757" w:type="dxa"/>
            <w:vAlign w:val="center"/>
          </w:tcPr>
          <w:p w14:paraId="51BFA6C5">
            <w:pPr>
              <w:keepNext/>
              <w:snapToGrid w:val="0"/>
              <w:spacing w:before="70" w:after="70" w:line="240" w:lineRule="auto"/>
              <w:ind w:firstLine="0"/>
              <w:jc w:val="center"/>
              <w:rPr>
                <w:sz w:val="21"/>
              </w:rPr>
            </w:pPr>
            <w:r>
              <w:rPr>
                <w:sz w:val="21"/>
                <w:szCs w:val="21"/>
              </w:rPr>
              <w:t>一级</w:t>
            </w:r>
          </w:p>
        </w:tc>
        <w:tc>
          <w:tcPr>
            <w:tcW w:w="2436" w:type="dxa"/>
            <w:vAlign w:val="center"/>
          </w:tcPr>
          <w:p w14:paraId="406DAA42">
            <w:pPr>
              <w:keepNext/>
              <w:snapToGrid w:val="0"/>
              <w:spacing w:before="70" w:after="70" w:line="240" w:lineRule="auto"/>
              <w:ind w:firstLine="0"/>
              <w:jc w:val="left"/>
              <w:rPr>
                <w:sz w:val="21"/>
              </w:rPr>
            </w:pPr>
            <w:r>
              <w:rPr>
                <w:sz w:val="21"/>
                <w:szCs w:val="21"/>
              </w:rPr>
              <w:t>装备开发</w:t>
            </w:r>
          </w:p>
        </w:tc>
        <w:tc>
          <w:tcPr>
            <w:tcW w:w="2436" w:type="dxa"/>
            <w:vAlign w:val="center"/>
          </w:tcPr>
          <w:p w14:paraId="4A2985E2">
            <w:pPr>
              <w:keepNext/>
              <w:snapToGrid w:val="0"/>
              <w:spacing w:before="70" w:after="70" w:line="240" w:lineRule="auto"/>
              <w:ind w:firstLine="0"/>
              <w:jc w:val="left"/>
              <w:rPr>
                <w:sz w:val="21"/>
              </w:rPr>
            </w:pPr>
            <w:r>
              <w:rPr>
                <w:sz w:val="21"/>
                <w:szCs w:val="21"/>
              </w:rPr>
              <w:t>装备实物、软件</w:t>
            </w:r>
          </w:p>
        </w:tc>
        <w:tc>
          <w:tcPr>
            <w:tcW w:w="1234" w:type="dxa"/>
            <w:vAlign w:val="center"/>
          </w:tcPr>
          <w:p w14:paraId="36021C20">
            <w:pPr>
              <w:keepNext/>
              <w:snapToGrid w:val="0"/>
              <w:spacing w:before="70" w:after="70" w:line="240" w:lineRule="auto"/>
              <w:ind w:firstLine="0"/>
              <w:jc w:val="left"/>
              <w:rPr>
                <w:sz w:val="21"/>
              </w:rPr>
            </w:pPr>
            <w:r>
              <w:rPr>
                <w:sz w:val="21"/>
                <w:szCs w:val="21"/>
              </w:rPr>
              <w:t>装备/软件</w:t>
            </w:r>
          </w:p>
        </w:tc>
        <w:tc>
          <w:tcPr>
            <w:tcW w:w="1390" w:type="dxa"/>
            <w:vAlign w:val="center"/>
          </w:tcPr>
          <w:p w14:paraId="09FDB61E">
            <w:pPr>
              <w:keepNext/>
              <w:snapToGrid w:val="0"/>
              <w:spacing w:before="70" w:after="70" w:line="240" w:lineRule="auto"/>
              <w:ind w:firstLine="0"/>
              <w:jc w:val="center"/>
              <w:rPr>
                <w:sz w:val="21"/>
              </w:rPr>
            </w:pPr>
            <w:r>
              <w:rPr>
                <w:sz w:val="21"/>
                <w:szCs w:val="21"/>
              </w:rPr>
              <w:t>10</w:t>
            </w:r>
          </w:p>
        </w:tc>
      </w:tr>
      <w:tr w14:paraId="64F41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26E436">
            <w:pPr>
              <w:keepNext/>
              <w:snapToGrid w:val="0"/>
              <w:spacing w:before="70" w:after="70" w:line="240" w:lineRule="auto"/>
              <w:ind w:firstLine="0"/>
              <w:jc w:val="center"/>
              <w:rPr>
                <w:sz w:val="21"/>
              </w:rPr>
            </w:pPr>
            <w:r>
              <w:rPr>
                <w:sz w:val="21"/>
                <w:szCs w:val="21"/>
              </w:rPr>
              <w:t>5.1</w:t>
            </w:r>
          </w:p>
        </w:tc>
        <w:tc>
          <w:tcPr>
            <w:tcW w:w="757" w:type="dxa"/>
            <w:vAlign w:val="center"/>
          </w:tcPr>
          <w:p w14:paraId="590DF0EA">
            <w:pPr>
              <w:keepNext/>
              <w:snapToGrid w:val="0"/>
              <w:spacing w:before="70" w:after="70" w:line="240" w:lineRule="auto"/>
              <w:ind w:firstLine="0"/>
              <w:jc w:val="center"/>
              <w:rPr>
                <w:sz w:val="21"/>
              </w:rPr>
            </w:pPr>
            <w:r>
              <w:rPr>
                <w:sz w:val="21"/>
                <w:szCs w:val="21"/>
              </w:rPr>
              <w:t>二级</w:t>
            </w:r>
          </w:p>
        </w:tc>
        <w:tc>
          <w:tcPr>
            <w:tcW w:w="2436" w:type="dxa"/>
            <w:vAlign w:val="center"/>
          </w:tcPr>
          <w:p w14:paraId="06E0203F">
            <w:pPr>
              <w:keepNext/>
              <w:snapToGrid w:val="0"/>
              <w:spacing w:before="70" w:after="70" w:line="240" w:lineRule="auto"/>
              <w:ind w:firstLine="0"/>
              <w:jc w:val="left"/>
              <w:rPr>
                <w:sz w:val="21"/>
              </w:rPr>
            </w:pPr>
            <w:r>
              <w:rPr>
                <w:sz w:val="21"/>
                <w:szCs w:val="21"/>
              </w:rPr>
              <w:t>跟踪器试制</w:t>
            </w:r>
          </w:p>
        </w:tc>
        <w:tc>
          <w:tcPr>
            <w:tcW w:w="2436" w:type="dxa"/>
            <w:vAlign w:val="center"/>
          </w:tcPr>
          <w:p w14:paraId="5F41BF31">
            <w:pPr>
              <w:keepNext/>
              <w:snapToGrid w:val="0"/>
              <w:spacing w:before="70" w:after="70" w:line="240" w:lineRule="auto"/>
              <w:ind w:firstLine="0"/>
              <w:jc w:val="left"/>
              <w:rPr>
                <w:sz w:val="21"/>
              </w:rPr>
            </w:pPr>
            <w:r>
              <w:rPr>
                <w:sz w:val="21"/>
                <w:szCs w:val="21"/>
              </w:rPr>
              <w:t>样机</w:t>
            </w:r>
          </w:p>
        </w:tc>
        <w:tc>
          <w:tcPr>
            <w:tcW w:w="1234" w:type="dxa"/>
            <w:vAlign w:val="center"/>
          </w:tcPr>
          <w:p w14:paraId="78509E61">
            <w:pPr>
              <w:keepNext/>
              <w:snapToGrid w:val="0"/>
              <w:spacing w:before="70" w:after="70" w:line="240" w:lineRule="auto"/>
              <w:ind w:firstLine="0"/>
              <w:jc w:val="left"/>
              <w:rPr>
                <w:sz w:val="21"/>
              </w:rPr>
            </w:pPr>
            <w:r>
              <w:rPr>
                <w:sz w:val="21"/>
                <w:szCs w:val="21"/>
              </w:rPr>
              <w:t>装备</w:t>
            </w:r>
          </w:p>
        </w:tc>
        <w:tc>
          <w:tcPr>
            <w:tcW w:w="1390" w:type="dxa"/>
            <w:vAlign w:val="center"/>
          </w:tcPr>
          <w:p w14:paraId="47D8D870">
            <w:pPr>
              <w:keepNext/>
              <w:snapToGrid w:val="0"/>
              <w:spacing w:before="70" w:after="70" w:line="240" w:lineRule="auto"/>
              <w:ind w:firstLine="0"/>
              <w:jc w:val="center"/>
              <w:rPr>
                <w:sz w:val="21"/>
              </w:rPr>
            </w:pPr>
            <w:r>
              <w:rPr>
                <w:sz w:val="21"/>
                <w:szCs w:val="21"/>
              </w:rPr>
              <w:t>4</w:t>
            </w:r>
          </w:p>
        </w:tc>
      </w:tr>
      <w:tr w14:paraId="5D621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CCFD2B">
            <w:pPr>
              <w:keepNext/>
              <w:snapToGrid w:val="0"/>
              <w:spacing w:before="70" w:after="70" w:line="240" w:lineRule="auto"/>
              <w:ind w:firstLine="0"/>
              <w:jc w:val="center"/>
              <w:rPr>
                <w:sz w:val="21"/>
              </w:rPr>
            </w:pPr>
            <w:r>
              <w:rPr>
                <w:sz w:val="21"/>
                <w:szCs w:val="21"/>
              </w:rPr>
              <w:t>5.2</w:t>
            </w:r>
          </w:p>
        </w:tc>
        <w:tc>
          <w:tcPr>
            <w:tcW w:w="757" w:type="dxa"/>
            <w:vAlign w:val="center"/>
          </w:tcPr>
          <w:p w14:paraId="6A19028E">
            <w:pPr>
              <w:keepNext/>
              <w:snapToGrid w:val="0"/>
              <w:spacing w:before="70" w:after="70" w:line="240" w:lineRule="auto"/>
              <w:ind w:firstLine="0"/>
              <w:jc w:val="center"/>
              <w:rPr>
                <w:sz w:val="21"/>
              </w:rPr>
            </w:pPr>
            <w:r>
              <w:rPr>
                <w:sz w:val="21"/>
                <w:szCs w:val="21"/>
              </w:rPr>
              <w:t>二级</w:t>
            </w:r>
          </w:p>
        </w:tc>
        <w:tc>
          <w:tcPr>
            <w:tcW w:w="2436" w:type="dxa"/>
            <w:vAlign w:val="center"/>
          </w:tcPr>
          <w:p w14:paraId="5C83FAAB">
            <w:pPr>
              <w:keepNext/>
              <w:snapToGrid w:val="0"/>
              <w:spacing w:before="70" w:after="70" w:line="240" w:lineRule="auto"/>
              <w:ind w:firstLine="0"/>
              <w:jc w:val="left"/>
              <w:rPr>
                <w:sz w:val="21"/>
              </w:rPr>
            </w:pPr>
            <w:r>
              <w:rPr>
                <w:sz w:val="21"/>
                <w:szCs w:val="21"/>
              </w:rPr>
              <w:t>跟踪框架试制</w:t>
            </w:r>
          </w:p>
        </w:tc>
        <w:tc>
          <w:tcPr>
            <w:tcW w:w="2436" w:type="dxa"/>
            <w:vAlign w:val="center"/>
          </w:tcPr>
          <w:p w14:paraId="4E346057">
            <w:pPr>
              <w:keepNext/>
              <w:snapToGrid w:val="0"/>
              <w:spacing w:before="70" w:after="70" w:line="240" w:lineRule="auto"/>
              <w:ind w:firstLine="0"/>
              <w:jc w:val="left"/>
              <w:rPr>
                <w:sz w:val="21"/>
              </w:rPr>
            </w:pPr>
            <w:r>
              <w:rPr>
                <w:sz w:val="21"/>
                <w:szCs w:val="21"/>
              </w:rPr>
              <w:t>样机</w:t>
            </w:r>
          </w:p>
        </w:tc>
        <w:tc>
          <w:tcPr>
            <w:tcW w:w="1234" w:type="dxa"/>
            <w:vAlign w:val="center"/>
          </w:tcPr>
          <w:p w14:paraId="4A60CADD">
            <w:pPr>
              <w:keepNext/>
              <w:snapToGrid w:val="0"/>
              <w:spacing w:before="70" w:after="70" w:line="240" w:lineRule="auto"/>
              <w:ind w:firstLine="0"/>
              <w:jc w:val="left"/>
              <w:rPr>
                <w:sz w:val="21"/>
              </w:rPr>
            </w:pPr>
            <w:r>
              <w:rPr>
                <w:sz w:val="21"/>
                <w:szCs w:val="21"/>
              </w:rPr>
              <w:t>装备</w:t>
            </w:r>
          </w:p>
        </w:tc>
        <w:tc>
          <w:tcPr>
            <w:tcW w:w="1390" w:type="dxa"/>
            <w:vAlign w:val="center"/>
          </w:tcPr>
          <w:p w14:paraId="7E535147">
            <w:pPr>
              <w:keepNext/>
              <w:snapToGrid w:val="0"/>
              <w:spacing w:before="70" w:after="70" w:line="240" w:lineRule="auto"/>
              <w:ind w:firstLine="0"/>
              <w:jc w:val="center"/>
              <w:rPr>
                <w:sz w:val="21"/>
              </w:rPr>
            </w:pPr>
            <w:r>
              <w:rPr>
                <w:sz w:val="21"/>
                <w:szCs w:val="21"/>
              </w:rPr>
              <w:t>3</w:t>
            </w:r>
          </w:p>
        </w:tc>
      </w:tr>
      <w:tr w14:paraId="2ECF8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3B20E7">
            <w:pPr>
              <w:keepNext/>
              <w:snapToGrid w:val="0"/>
              <w:spacing w:before="70" w:after="70" w:line="240" w:lineRule="auto"/>
              <w:ind w:firstLine="0"/>
              <w:jc w:val="center"/>
              <w:rPr>
                <w:sz w:val="21"/>
              </w:rPr>
            </w:pPr>
            <w:r>
              <w:rPr>
                <w:sz w:val="21"/>
                <w:szCs w:val="21"/>
              </w:rPr>
              <w:t>5.3</w:t>
            </w:r>
          </w:p>
        </w:tc>
        <w:tc>
          <w:tcPr>
            <w:tcW w:w="757" w:type="dxa"/>
            <w:vAlign w:val="center"/>
          </w:tcPr>
          <w:p w14:paraId="2F6A064D">
            <w:pPr>
              <w:keepNext/>
              <w:snapToGrid w:val="0"/>
              <w:spacing w:before="70" w:after="70" w:line="240" w:lineRule="auto"/>
              <w:ind w:firstLine="0"/>
              <w:jc w:val="center"/>
              <w:rPr>
                <w:sz w:val="21"/>
              </w:rPr>
            </w:pPr>
            <w:r>
              <w:rPr>
                <w:sz w:val="21"/>
                <w:szCs w:val="21"/>
              </w:rPr>
              <w:t>二级</w:t>
            </w:r>
          </w:p>
        </w:tc>
        <w:tc>
          <w:tcPr>
            <w:tcW w:w="2436" w:type="dxa"/>
            <w:vAlign w:val="center"/>
          </w:tcPr>
          <w:p w14:paraId="11807D49">
            <w:pPr>
              <w:keepNext/>
              <w:snapToGrid w:val="0"/>
              <w:spacing w:before="70" w:after="70" w:line="240" w:lineRule="auto"/>
              <w:ind w:firstLine="0"/>
              <w:jc w:val="left"/>
              <w:rPr>
                <w:sz w:val="21"/>
              </w:rPr>
            </w:pPr>
            <w:r>
              <w:rPr>
                <w:sz w:val="21"/>
                <w:szCs w:val="21"/>
              </w:rPr>
              <w:t>扫描仪集成</w:t>
            </w:r>
          </w:p>
        </w:tc>
        <w:tc>
          <w:tcPr>
            <w:tcW w:w="2436" w:type="dxa"/>
            <w:vAlign w:val="center"/>
          </w:tcPr>
          <w:p w14:paraId="09530DAC">
            <w:pPr>
              <w:keepNext/>
              <w:snapToGrid w:val="0"/>
              <w:spacing w:before="70" w:after="70" w:line="240" w:lineRule="auto"/>
              <w:ind w:firstLine="0"/>
              <w:jc w:val="left"/>
              <w:rPr>
                <w:sz w:val="21"/>
              </w:rPr>
            </w:pPr>
            <w:r>
              <w:rPr>
                <w:sz w:val="21"/>
                <w:szCs w:val="21"/>
              </w:rPr>
              <w:t>样机 3 台</w:t>
            </w:r>
          </w:p>
        </w:tc>
        <w:tc>
          <w:tcPr>
            <w:tcW w:w="1234" w:type="dxa"/>
            <w:vAlign w:val="center"/>
          </w:tcPr>
          <w:p w14:paraId="52404325">
            <w:pPr>
              <w:keepNext/>
              <w:snapToGrid w:val="0"/>
              <w:spacing w:before="70" w:after="70" w:line="240" w:lineRule="auto"/>
              <w:ind w:firstLine="0"/>
              <w:jc w:val="left"/>
              <w:rPr>
                <w:sz w:val="21"/>
              </w:rPr>
            </w:pPr>
            <w:r>
              <w:rPr>
                <w:sz w:val="21"/>
                <w:szCs w:val="21"/>
              </w:rPr>
              <w:t>装备</w:t>
            </w:r>
          </w:p>
        </w:tc>
        <w:tc>
          <w:tcPr>
            <w:tcW w:w="1390" w:type="dxa"/>
            <w:vAlign w:val="center"/>
          </w:tcPr>
          <w:p w14:paraId="065CBD1C">
            <w:pPr>
              <w:keepNext/>
              <w:snapToGrid w:val="0"/>
              <w:spacing w:before="70" w:after="70" w:line="240" w:lineRule="auto"/>
              <w:ind w:firstLine="0"/>
              <w:jc w:val="center"/>
              <w:rPr>
                <w:sz w:val="21"/>
              </w:rPr>
            </w:pPr>
            <w:r>
              <w:rPr>
                <w:sz w:val="21"/>
                <w:szCs w:val="21"/>
              </w:rPr>
              <w:t>4</w:t>
            </w:r>
          </w:p>
        </w:tc>
      </w:tr>
      <w:tr w14:paraId="663FC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A641633">
            <w:pPr>
              <w:keepNext/>
              <w:snapToGrid w:val="0"/>
              <w:spacing w:before="70" w:after="70" w:line="240" w:lineRule="auto"/>
              <w:ind w:firstLine="0"/>
              <w:jc w:val="center"/>
              <w:rPr>
                <w:sz w:val="21"/>
              </w:rPr>
            </w:pPr>
            <w:r>
              <w:rPr>
                <w:sz w:val="21"/>
                <w:szCs w:val="21"/>
              </w:rPr>
              <w:t>5.4</w:t>
            </w:r>
          </w:p>
        </w:tc>
        <w:tc>
          <w:tcPr>
            <w:tcW w:w="757" w:type="dxa"/>
            <w:vAlign w:val="center"/>
          </w:tcPr>
          <w:p w14:paraId="1CB49B3D">
            <w:pPr>
              <w:keepNext/>
              <w:snapToGrid w:val="0"/>
              <w:spacing w:before="70" w:after="70" w:line="240" w:lineRule="auto"/>
              <w:ind w:firstLine="0"/>
              <w:jc w:val="center"/>
              <w:rPr>
                <w:sz w:val="21"/>
              </w:rPr>
            </w:pPr>
            <w:r>
              <w:rPr>
                <w:sz w:val="21"/>
                <w:szCs w:val="21"/>
              </w:rPr>
              <w:t>二级</w:t>
            </w:r>
          </w:p>
        </w:tc>
        <w:tc>
          <w:tcPr>
            <w:tcW w:w="2436" w:type="dxa"/>
            <w:vAlign w:val="center"/>
          </w:tcPr>
          <w:p w14:paraId="57B43E89">
            <w:pPr>
              <w:keepNext/>
              <w:snapToGrid w:val="0"/>
              <w:spacing w:before="70" w:after="70" w:line="240" w:lineRule="auto"/>
              <w:ind w:firstLine="0"/>
              <w:jc w:val="left"/>
              <w:rPr>
                <w:sz w:val="21"/>
              </w:rPr>
            </w:pPr>
            <w:r>
              <w:rPr>
                <w:sz w:val="21"/>
                <w:szCs w:val="21"/>
              </w:rPr>
              <w:t>载具试制</w:t>
            </w:r>
          </w:p>
        </w:tc>
        <w:tc>
          <w:tcPr>
            <w:tcW w:w="2436" w:type="dxa"/>
            <w:vAlign w:val="center"/>
          </w:tcPr>
          <w:p w14:paraId="38D003A2">
            <w:pPr>
              <w:keepNext/>
              <w:snapToGrid w:val="0"/>
              <w:spacing w:before="70" w:after="70" w:line="240" w:lineRule="auto"/>
              <w:ind w:firstLine="0"/>
              <w:jc w:val="left"/>
              <w:rPr>
                <w:sz w:val="21"/>
              </w:rPr>
            </w:pPr>
            <w:r>
              <w:rPr>
                <w:sz w:val="21"/>
                <w:szCs w:val="21"/>
              </w:rPr>
              <w:t>载具 3 类</w:t>
            </w:r>
          </w:p>
        </w:tc>
        <w:tc>
          <w:tcPr>
            <w:tcW w:w="1234" w:type="dxa"/>
            <w:vAlign w:val="center"/>
          </w:tcPr>
          <w:p w14:paraId="1F282CFA">
            <w:pPr>
              <w:keepNext/>
              <w:snapToGrid w:val="0"/>
              <w:spacing w:before="70" w:after="70" w:line="240" w:lineRule="auto"/>
              <w:ind w:firstLine="0"/>
              <w:jc w:val="left"/>
              <w:rPr>
                <w:sz w:val="21"/>
              </w:rPr>
            </w:pPr>
            <w:r>
              <w:rPr>
                <w:sz w:val="21"/>
                <w:szCs w:val="21"/>
              </w:rPr>
              <w:t>载具</w:t>
            </w:r>
          </w:p>
        </w:tc>
        <w:tc>
          <w:tcPr>
            <w:tcW w:w="1390" w:type="dxa"/>
            <w:vAlign w:val="center"/>
          </w:tcPr>
          <w:p w14:paraId="63524577">
            <w:pPr>
              <w:keepNext/>
              <w:snapToGrid w:val="0"/>
              <w:spacing w:before="70" w:after="70" w:line="240" w:lineRule="auto"/>
              <w:ind w:firstLine="0"/>
              <w:jc w:val="center"/>
              <w:rPr>
                <w:sz w:val="21"/>
              </w:rPr>
            </w:pPr>
            <w:r>
              <w:rPr>
                <w:sz w:val="21"/>
                <w:szCs w:val="21"/>
              </w:rPr>
              <w:t>5</w:t>
            </w:r>
          </w:p>
        </w:tc>
      </w:tr>
      <w:tr w14:paraId="53B2B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8BACD10">
            <w:pPr>
              <w:keepNext/>
              <w:snapToGrid w:val="0"/>
              <w:spacing w:before="70" w:after="70" w:line="240" w:lineRule="auto"/>
              <w:ind w:firstLine="0"/>
              <w:jc w:val="center"/>
              <w:rPr>
                <w:sz w:val="21"/>
              </w:rPr>
            </w:pPr>
            <w:r>
              <w:rPr>
                <w:sz w:val="21"/>
                <w:szCs w:val="21"/>
              </w:rPr>
              <w:t>5.5</w:t>
            </w:r>
          </w:p>
        </w:tc>
        <w:tc>
          <w:tcPr>
            <w:tcW w:w="757" w:type="dxa"/>
            <w:vAlign w:val="center"/>
          </w:tcPr>
          <w:p w14:paraId="7159AF6F">
            <w:pPr>
              <w:keepNext/>
              <w:snapToGrid w:val="0"/>
              <w:spacing w:before="70" w:after="70" w:line="240" w:lineRule="auto"/>
              <w:ind w:firstLine="0"/>
              <w:jc w:val="center"/>
              <w:rPr>
                <w:sz w:val="21"/>
              </w:rPr>
            </w:pPr>
            <w:r>
              <w:rPr>
                <w:sz w:val="21"/>
                <w:szCs w:val="21"/>
              </w:rPr>
              <w:t>二级</w:t>
            </w:r>
          </w:p>
        </w:tc>
        <w:tc>
          <w:tcPr>
            <w:tcW w:w="2436" w:type="dxa"/>
            <w:vAlign w:val="center"/>
          </w:tcPr>
          <w:p w14:paraId="18AC2040">
            <w:pPr>
              <w:keepNext/>
              <w:snapToGrid w:val="0"/>
              <w:spacing w:before="70" w:after="70" w:line="240" w:lineRule="auto"/>
              <w:ind w:firstLine="0"/>
              <w:jc w:val="left"/>
              <w:rPr>
                <w:sz w:val="21"/>
              </w:rPr>
            </w:pPr>
            <w:r>
              <w:rPr>
                <w:sz w:val="21"/>
                <w:szCs w:val="21"/>
              </w:rPr>
              <w:t>软件 V1.0</w:t>
            </w:r>
          </w:p>
        </w:tc>
        <w:tc>
          <w:tcPr>
            <w:tcW w:w="2436" w:type="dxa"/>
            <w:vAlign w:val="center"/>
          </w:tcPr>
          <w:p w14:paraId="1E5DF285">
            <w:pPr>
              <w:keepNext/>
              <w:snapToGrid w:val="0"/>
              <w:spacing w:before="70" w:after="70" w:line="240" w:lineRule="auto"/>
              <w:ind w:firstLine="0"/>
              <w:jc w:val="left"/>
              <w:rPr>
                <w:sz w:val="21"/>
              </w:rPr>
            </w:pPr>
            <w:r>
              <w:rPr>
                <w:sz w:val="21"/>
                <w:szCs w:val="21"/>
              </w:rPr>
              <w:t>软件、测试报告</w:t>
            </w:r>
          </w:p>
        </w:tc>
        <w:tc>
          <w:tcPr>
            <w:tcW w:w="1234" w:type="dxa"/>
            <w:vAlign w:val="center"/>
          </w:tcPr>
          <w:p w14:paraId="152DA5CC">
            <w:pPr>
              <w:keepNext/>
              <w:snapToGrid w:val="0"/>
              <w:spacing w:before="70" w:after="70" w:line="240" w:lineRule="auto"/>
              <w:ind w:firstLine="0"/>
              <w:jc w:val="left"/>
              <w:rPr>
                <w:sz w:val="21"/>
              </w:rPr>
            </w:pPr>
            <w:r>
              <w:rPr>
                <w:sz w:val="21"/>
                <w:szCs w:val="21"/>
              </w:rPr>
              <w:t>软件</w:t>
            </w:r>
          </w:p>
        </w:tc>
        <w:tc>
          <w:tcPr>
            <w:tcW w:w="1390" w:type="dxa"/>
            <w:vAlign w:val="center"/>
          </w:tcPr>
          <w:p w14:paraId="133E2F8B">
            <w:pPr>
              <w:keepNext/>
              <w:snapToGrid w:val="0"/>
              <w:spacing w:before="70" w:after="70" w:line="240" w:lineRule="auto"/>
              <w:ind w:firstLine="0"/>
              <w:jc w:val="center"/>
              <w:rPr>
                <w:sz w:val="21"/>
              </w:rPr>
            </w:pPr>
            <w:r>
              <w:rPr>
                <w:sz w:val="21"/>
                <w:szCs w:val="21"/>
              </w:rPr>
              <w:t>6</w:t>
            </w:r>
          </w:p>
        </w:tc>
      </w:tr>
      <w:tr w14:paraId="38462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A0944EE">
            <w:pPr>
              <w:keepNext/>
              <w:snapToGrid w:val="0"/>
              <w:spacing w:before="70" w:after="70" w:line="240" w:lineRule="auto"/>
              <w:ind w:firstLine="0"/>
              <w:jc w:val="center"/>
              <w:rPr>
                <w:sz w:val="21"/>
              </w:rPr>
            </w:pPr>
            <w:r>
              <w:rPr>
                <w:sz w:val="21"/>
                <w:szCs w:val="21"/>
              </w:rPr>
              <w:t>5.6</w:t>
            </w:r>
          </w:p>
        </w:tc>
        <w:tc>
          <w:tcPr>
            <w:tcW w:w="757" w:type="dxa"/>
            <w:vAlign w:val="center"/>
          </w:tcPr>
          <w:p w14:paraId="20A60979">
            <w:pPr>
              <w:keepNext/>
              <w:snapToGrid w:val="0"/>
              <w:spacing w:before="70" w:after="70" w:line="240" w:lineRule="auto"/>
              <w:ind w:firstLine="0"/>
              <w:jc w:val="center"/>
              <w:rPr>
                <w:sz w:val="21"/>
              </w:rPr>
            </w:pPr>
            <w:r>
              <w:rPr>
                <w:sz w:val="21"/>
                <w:szCs w:val="21"/>
              </w:rPr>
              <w:t>二级</w:t>
            </w:r>
          </w:p>
        </w:tc>
        <w:tc>
          <w:tcPr>
            <w:tcW w:w="2436" w:type="dxa"/>
            <w:vAlign w:val="center"/>
          </w:tcPr>
          <w:p w14:paraId="1CC6247A">
            <w:pPr>
              <w:keepNext/>
              <w:snapToGrid w:val="0"/>
              <w:spacing w:before="70" w:after="70" w:line="240" w:lineRule="auto"/>
              <w:ind w:firstLine="0"/>
              <w:jc w:val="left"/>
              <w:rPr>
                <w:sz w:val="21"/>
              </w:rPr>
            </w:pPr>
            <w:r>
              <w:rPr>
                <w:sz w:val="21"/>
                <w:szCs w:val="21"/>
              </w:rPr>
              <w:t>系统联调</w:t>
            </w:r>
          </w:p>
        </w:tc>
        <w:tc>
          <w:tcPr>
            <w:tcW w:w="2436" w:type="dxa"/>
            <w:vAlign w:val="center"/>
          </w:tcPr>
          <w:p w14:paraId="787214AA">
            <w:pPr>
              <w:keepNext/>
              <w:snapToGrid w:val="0"/>
              <w:spacing w:before="70" w:after="70" w:line="240" w:lineRule="auto"/>
              <w:ind w:firstLine="0"/>
              <w:jc w:val="left"/>
              <w:rPr>
                <w:sz w:val="21"/>
              </w:rPr>
            </w:pPr>
            <w:r>
              <w:rPr>
                <w:sz w:val="21"/>
                <w:szCs w:val="21"/>
              </w:rPr>
              <w:t>联调报告</w:t>
            </w:r>
          </w:p>
        </w:tc>
        <w:tc>
          <w:tcPr>
            <w:tcW w:w="1234" w:type="dxa"/>
            <w:vAlign w:val="center"/>
          </w:tcPr>
          <w:p w14:paraId="4B8FAE60">
            <w:pPr>
              <w:keepNext/>
              <w:snapToGrid w:val="0"/>
              <w:spacing w:before="70" w:after="70" w:line="240" w:lineRule="auto"/>
              <w:ind w:firstLine="0"/>
              <w:jc w:val="left"/>
              <w:rPr>
                <w:sz w:val="21"/>
              </w:rPr>
            </w:pPr>
            <w:r>
              <w:rPr>
                <w:sz w:val="21"/>
                <w:szCs w:val="21"/>
              </w:rPr>
              <w:t>装备</w:t>
            </w:r>
          </w:p>
        </w:tc>
        <w:tc>
          <w:tcPr>
            <w:tcW w:w="1390" w:type="dxa"/>
            <w:vAlign w:val="center"/>
          </w:tcPr>
          <w:p w14:paraId="62217303">
            <w:pPr>
              <w:keepNext/>
              <w:snapToGrid w:val="0"/>
              <w:spacing w:before="70" w:after="70" w:line="240" w:lineRule="auto"/>
              <w:ind w:firstLine="0"/>
              <w:jc w:val="center"/>
              <w:rPr>
                <w:sz w:val="21"/>
              </w:rPr>
            </w:pPr>
            <w:r>
              <w:rPr>
                <w:sz w:val="21"/>
                <w:szCs w:val="21"/>
              </w:rPr>
              <w:t>2</w:t>
            </w:r>
          </w:p>
        </w:tc>
      </w:tr>
      <w:tr w14:paraId="49F0E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66B611E">
            <w:pPr>
              <w:keepNext/>
              <w:snapToGrid w:val="0"/>
              <w:spacing w:before="70" w:after="70" w:line="240" w:lineRule="auto"/>
              <w:ind w:firstLine="0"/>
              <w:jc w:val="center"/>
              <w:rPr>
                <w:sz w:val="21"/>
              </w:rPr>
            </w:pPr>
            <w:r>
              <w:rPr>
                <w:sz w:val="21"/>
                <w:szCs w:val="21"/>
              </w:rPr>
              <w:t>5.7</w:t>
            </w:r>
          </w:p>
        </w:tc>
        <w:tc>
          <w:tcPr>
            <w:tcW w:w="757" w:type="dxa"/>
            <w:vAlign w:val="center"/>
          </w:tcPr>
          <w:p w14:paraId="1079B1FD">
            <w:pPr>
              <w:keepNext/>
              <w:snapToGrid w:val="0"/>
              <w:spacing w:before="70" w:after="70" w:line="240" w:lineRule="auto"/>
              <w:ind w:firstLine="0"/>
              <w:jc w:val="center"/>
              <w:rPr>
                <w:sz w:val="21"/>
              </w:rPr>
            </w:pPr>
            <w:r>
              <w:rPr>
                <w:sz w:val="21"/>
                <w:szCs w:val="21"/>
              </w:rPr>
              <w:t>二级</w:t>
            </w:r>
          </w:p>
        </w:tc>
        <w:tc>
          <w:tcPr>
            <w:tcW w:w="2436" w:type="dxa"/>
            <w:vAlign w:val="center"/>
          </w:tcPr>
          <w:p w14:paraId="27ADF494">
            <w:pPr>
              <w:keepNext/>
              <w:snapToGrid w:val="0"/>
              <w:spacing w:before="70" w:after="70" w:line="240" w:lineRule="auto"/>
              <w:ind w:firstLine="0"/>
              <w:jc w:val="left"/>
              <w:rPr>
                <w:sz w:val="21"/>
              </w:rPr>
            </w:pPr>
            <w:r>
              <w:rPr>
                <w:sz w:val="21"/>
                <w:szCs w:val="21"/>
              </w:rPr>
              <w:t>出厂测试</w:t>
            </w:r>
          </w:p>
        </w:tc>
        <w:tc>
          <w:tcPr>
            <w:tcW w:w="2436" w:type="dxa"/>
            <w:vAlign w:val="center"/>
          </w:tcPr>
          <w:p w14:paraId="578C980C">
            <w:pPr>
              <w:keepNext/>
              <w:snapToGrid w:val="0"/>
              <w:spacing w:before="70" w:after="70" w:line="240" w:lineRule="auto"/>
              <w:ind w:firstLine="0"/>
              <w:jc w:val="left"/>
              <w:rPr>
                <w:sz w:val="21"/>
              </w:rPr>
            </w:pPr>
            <w:r>
              <w:rPr>
                <w:sz w:val="21"/>
                <w:szCs w:val="21"/>
              </w:rPr>
              <w:t>出厂报告</w:t>
            </w:r>
          </w:p>
        </w:tc>
        <w:tc>
          <w:tcPr>
            <w:tcW w:w="1234" w:type="dxa"/>
            <w:vAlign w:val="center"/>
          </w:tcPr>
          <w:p w14:paraId="47B1ECBC">
            <w:pPr>
              <w:keepNext/>
              <w:snapToGrid w:val="0"/>
              <w:spacing w:before="70" w:after="70" w:line="240" w:lineRule="auto"/>
              <w:ind w:firstLine="0"/>
              <w:jc w:val="left"/>
              <w:rPr>
                <w:sz w:val="21"/>
              </w:rPr>
            </w:pPr>
            <w:r>
              <w:rPr>
                <w:sz w:val="21"/>
                <w:szCs w:val="21"/>
              </w:rPr>
              <w:t>质量</w:t>
            </w:r>
          </w:p>
        </w:tc>
        <w:tc>
          <w:tcPr>
            <w:tcW w:w="1390" w:type="dxa"/>
            <w:vAlign w:val="center"/>
          </w:tcPr>
          <w:p w14:paraId="0FD3C31D">
            <w:pPr>
              <w:keepNext/>
              <w:snapToGrid w:val="0"/>
              <w:spacing w:before="70" w:after="70" w:line="240" w:lineRule="auto"/>
              <w:ind w:firstLine="0"/>
              <w:jc w:val="center"/>
              <w:rPr>
                <w:sz w:val="21"/>
              </w:rPr>
            </w:pPr>
            <w:r>
              <w:rPr>
                <w:sz w:val="21"/>
                <w:szCs w:val="21"/>
              </w:rPr>
              <w:t>1</w:t>
            </w:r>
          </w:p>
        </w:tc>
      </w:tr>
      <w:tr w14:paraId="05E80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1C31EF">
            <w:pPr>
              <w:keepNext/>
              <w:snapToGrid w:val="0"/>
              <w:spacing w:before="70" w:after="70" w:line="240" w:lineRule="auto"/>
              <w:ind w:firstLine="0"/>
              <w:jc w:val="center"/>
              <w:rPr>
                <w:sz w:val="21"/>
              </w:rPr>
            </w:pPr>
            <w:r>
              <w:rPr>
                <w:sz w:val="21"/>
                <w:szCs w:val="21"/>
              </w:rPr>
              <w:t>5.8</w:t>
            </w:r>
          </w:p>
        </w:tc>
        <w:tc>
          <w:tcPr>
            <w:tcW w:w="757" w:type="dxa"/>
            <w:vAlign w:val="center"/>
          </w:tcPr>
          <w:p w14:paraId="66B470EB">
            <w:pPr>
              <w:keepNext/>
              <w:snapToGrid w:val="0"/>
              <w:spacing w:before="70" w:after="70" w:line="240" w:lineRule="auto"/>
              <w:ind w:firstLine="0"/>
              <w:jc w:val="center"/>
              <w:rPr>
                <w:sz w:val="21"/>
              </w:rPr>
            </w:pPr>
            <w:r>
              <w:rPr>
                <w:sz w:val="21"/>
                <w:szCs w:val="21"/>
              </w:rPr>
              <w:t>二级</w:t>
            </w:r>
          </w:p>
        </w:tc>
        <w:tc>
          <w:tcPr>
            <w:tcW w:w="2436" w:type="dxa"/>
            <w:vAlign w:val="center"/>
          </w:tcPr>
          <w:p w14:paraId="335CD212">
            <w:pPr>
              <w:keepNext/>
              <w:snapToGrid w:val="0"/>
              <w:spacing w:before="70" w:after="70" w:line="240" w:lineRule="auto"/>
              <w:ind w:firstLine="0"/>
              <w:jc w:val="left"/>
              <w:rPr>
                <w:sz w:val="21"/>
              </w:rPr>
            </w:pPr>
            <w:r>
              <w:rPr>
                <w:sz w:val="21"/>
                <w:szCs w:val="21"/>
              </w:rPr>
              <w:t>优化开发</w:t>
            </w:r>
          </w:p>
        </w:tc>
        <w:tc>
          <w:tcPr>
            <w:tcW w:w="2436" w:type="dxa"/>
            <w:vAlign w:val="center"/>
          </w:tcPr>
          <w:p w14:paraId="0AF3C932">
            <w:pPr>
              <w:keepNext/>
              <w:snapToGrid w:val="0"/>
              <w:spacing w:before="70" w:after="70" w:line="240" w:lineRule="auto"/>
              <w:ind w:firstLine="0"/>
              <w:jc w:val="left"/>
              <w:rPr>
                <w:sz w:val="21"/>
              </w:rPr>
            </w:pPr>
            <w:r>
              <w:rPr>
                <w:sz w:val="21"/>
                <w:szCs w:val="21"/>
              </w:rPr>
              <w:t>软件 V2.0、优化硬件</w:t>
            </w:r>
          </w:p>
        </w:tc>
        <w:tc>
          <w:tcPr>
            <w:tcW w:w="1234" w:type="dxa"/>
            <w:vAlign w:val="center"/>
          </w:tcPr>
          <w:p w14:paraId="457A2FAC">
            <w:pPr>
              <w:keepNext/>
              <w:snapToGrid w:val="0"/>
              <w:spacing w:before="70" w:after="70" w:line="240" w:lineRule="auto"/>
              <w:ind w:firstLine="0"/>
              <w:jc w:val="left"/>
              <w:rPr>
                <w:sz w:val="21"/>
              </w:rPr>
            </w:pPr>
            <w:r>
              <w:rPr>
                <w:sz w:val="21"/>
                <w:szCs w:val="21"/>
              </w:rPr>
              <w:t>装备/软件</w:t>
            </w:r>
          </w:p>
        </w:tc>
        <w:tc>
          <w:tcPr>
            <w:tcW w:w="1390" w:type="dxa"/>
            <w:vAlign w:val="center"/>
          </w:tcPr>
          <w:p w14:paraId="7B83AF46">
            <w:pPr>
              <w:keepNext/>
              <w:snapToGrid w:val="0"/>
              <w:spacing w:before="70" w:after="70" w:line="240" w:lineRule="auto"/>
              <w:ind w:firstLine="0"/>
              <w:jc w:val="center"/>
              <w:rPr>
                <w:sz w:val="21"/>
              </w:rPr>
            </w:pPr>
            <w:r>
              <w:rPr>
                <w:sz w:val="21"/>
                <w:szCs w:val="21"/>
              </w:rPr>
              <w:t>5</w:t>
            </w:r>
          </w:p>
        </w:tc>
      </w:tr>
      <w:tr w14:paraId="7C6F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B349F2">
            <w:pPr>
              <w:keepNext/>
              <w:snapToGrid w:val="0"/>
              <w:spacing w:before="70" w:after="70" w:line="240" w:lineRule="auto"/>
              <w:ind w:firstLine="0"/>
              <w:jc w:val="center"/>
              <w:rPr>
                <w:sz w:val="21"/>
              </w:rPr>
            </w:pPr>
            <w:r>
              <w:rPr>
                <w:sz w:val="21"/>
                <w:szCs w:val="21"/>
              </w:rPr>
              <w:t>6</w:t>
            </w:r>
          </w:p>
        </w:tc>
        <w:tc>
          <w:tcPr>
            <w:tcW w:w="757" w:type="dxa"/>
            <w:vAlign w:val="center"/>
          </w:tcPr>
          <w:p w14:paraId="2328A946">
            <w:pPr>
              <w:keepNext/>
              <w:snapToGrid w:val="0"/>
              <w:spacing w:before="70" w:after="70" w:line="240" w:lineRule="auto"/>
              <w:ind w:firstLine="0"/>
              <w:jc w:val="center"/>
              <w:rPr>
                <w:sz w:val="21"/>
              </w:rPr>
            </w:pPr>
            <w:r>
              <w:rPr>
                <w:sz w:val="21"/>
                <w:szCs w:val="21"/>
              </w:rPr>
              <w:t>一级</w:t>
            </w:r>
          </w:p>
        </w:tc>
        <w:tc>
          <w:tcPr>
            <w:tcW w:w="2436" w:type="dxa"/>
            <w:vAlign w:val="center"/>
          </w:tcPr>
          <w:p w14:paraId="69F2AC88">
            <w:pPr>
              <w:keepNext/>
              <w:snapToGrid w:val="0"/>
              <w:spacing w:before="70" w:after="70" w:line="240" w:lineRule="auto"/>
              <w:ind w:firstLine="0"/>
              <w:jc w:val="left"/>
              <w:rPr>
                <w:sz w:val="21"/>
              </w:rPr>
            </w:pPr>
            <w:r>
              <w:rPr>
                <w:sz w:val="21"/>
                <w:szCs w:val="21"/>
              </w:rPr>
              <w:t>测试与验证</w:t>
            </w:r>
          </w:p>
        </w:tc>
        <w:tc>
          <w:tcPr>
            <w:tcW w:w="2436" w:type="dxa"/>
            <w:vAlign w:val="center"/>
          </w:tcPr>
          <w:p w14:paraId="1DD1CFE6">
            <w:pPr>
              <w:keepNext/>
              <w:snapToGrid w:val="0"/>
              <w:spacing w:before="70" w:after="70" w:line="240" w:lineRule="auto"/>
              <w:ind w:firstLine="0"/>
              <w:jc w:val="left"/>
              <w:rPr>
                <w:sz w:val="21"/>
              </w:rPr>
            </w:pPr>
            <w:r>
              <w:rPr>
                <w:sz w:val="21"/>
                <w:szCs w:val="21"/>
              </w:rPr>
              <w:t>测试报告、验证报告</w:t>
            </w:r>
          </w:p>
        </w:tc>
        <w:tc>
          <w:tcPr>
            <w:tcW w:w="1234" w:type="dxa"/>
            <w:vAlign w:val="center"/>
          </w:tcPr>
          <w:p w14:paraId="15217303">
            <w:pPr>
              <w:keepNext/>
              <w:snapToGrid w:val="0"/>
              <w:spacing w:before="70" w:after="70" w:line="240" w:lineRule="auto"/>
              <w:ind w:firstLine="0"/>
              <w:jc w:val="left"/>
              <w:rPr>
                <w:sz w:val="21"/>
              </w:rPr>
            </w:pPr>
            <w:r>
              <w:rPr>
                <w:sz w:val="21"/>
                <w:szCs w:val="21"/>
              </w:rPr>
              <w:t>质量/测量</w:t>
            </w:r>
          </w:p>
        </w:tc>
        <w:tc>
          <w:tcPr>
            <w:tcW w:w="1390" w:type="dxa"/>
            <w:vAlign w:val="center"/>
          </w:tcPr>
          <w:p w14:paraId="3F46065E">
            <w:pPr>
              <w:keepNext/>
              <w:snapToGrid w:val="0"/>
              <w:spacing w:before="70" w:after="70" w:line="240" w:lineRule="auto"/>
              <w:ind w:firstLine="0"/>
              <w:jc w:val="center"/>
              <w:rPr>
                <w:sz w:val="21"/>
              </w:rPr>
            </w:pPr>
            <w:r>
              <w:rPr>
                <w:sz w:val="21"/>
                <w:szCs w:val="21"/>
              </w:rPr>
              <w:t>9</w:t>
            </w:r>
          </w:p>
        </w:tc>
      </w:tr>
      <w:tr w14:paraId="5FFDA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5A0A88">
            <w:pPr>
              <w:keepNext/>
              <w:snapToGrid w:val="0"/>
              <w:spacing w:before="70" w:after="70" w:line="240" w:lineRule="auto"/>
              <w:ind w:firstLine="0"/>
              <w:jc w:val="center"/>
              <w:rPr>
                <w:sz w:val="21"/>
              </w:rPr>
            </w:pPr>
            <w:r>
              <w:rPr>
                <w:sz w:val="21"/>
                <w:szCs w:val="21"/>
              </w:rPr>
              <w:t>6.1</w:t>
            </w:r>
          </w:p>
        </w:tc>
        <w:tc>
          <w:tcPr>
            <w:tcW w:w="757" w:type="dxa"/>
            <w:vAlign w:val="center"/>
          </w:tcPr>
          <w:p w14:paraId="1252DA8D">
            <w:pPr>
              <w:keepNext/>
              <w:snapToGrid w:val="0"/>
              <w:spacing w:before="70" w:after="70" w:line="240" w:lineRule="auto"/>
              <w:ind w:firstLine="0"/>
              <w:jc w:val="center"/>
              <w:rPr>
                <w:sz w:val="21"/>
              </w:rPr>
            </w:pPr>
            <w:r>
              <w:rPr>
                <w:sz w:val="21"/>
                <w:szCs w:val="21"/>
              </w:rPr>
              <w:t>二级</w:t>
            </w:r>
          </w:p>
        </w:tc>
        <w:tc>
          <w:tcPr>
            <w:tcW w:w="2436" w:type="dxa"/>
            <w:vAlign w:val="center"/>
          </w:tcPr>
          <w:p w14:paraId="0F971038">
            <w:pPr>
              <w:keepNext/>
              <w:snapToGrid w:val="0"/>
              <w:spacing w:before="70" w:after="70" w:line="240" w:lineRule="auto"/>
              <w:ind w:firstLine="0"/>
              <w:jc w:val="left"/>
              <w:rPr>
                <w:sz w:val="21"/>
              </w:rPr>
            </w:pPr>
            <w:r>
              <w:rPr>
                <w:sz w:val="21"/>
                <w:szCs w:val="21"/>
              </w:rPr>
              <w:t>第三方测试</w:t>
            </w:r>
          </w:p>
        </w:tc>
        <w:tc>
          <w:tcPr>
            <w:tcW w:w="2436" w:type="dxa"/>
            <w:vAlign w:val="center"/>
          </w:tcPr>
          <w:p w14:paraId="3155E247">
            <w:pPr>
              <w:keepNext/>
              <w:snapToGrid w:val="0"/>
              <w:spacing w:before="70" w:after="70" w:line="240" w:lineRule="auto"/>
              <w:ind w:firstLine="0"/>
              <w:jc w:val="left"/>
              <w:rPr>
                <w:sz w:val="21"/>
              </w:rPr>
            </w:pPr>
            <w:r>
              <w:rPr>
                <w:sz w:val="21"/>
                <w:szCs w:val="21"/>
              </w:rPr>
              <w:t>CMA/CNAS 报告</w:t>
            </w:r>
          </w:p>
        </w:tc>
        <w:tc>
          <w:tcPr>
            <w:tcW w:w="1234" w:type="dxa"/>
            <w:vAlign w:val="center"/>
          </w:tcPr>
          <w:p w14:paraId="46D67E88">
            <w:pPr>
              <w:keepNext/>
              <w:snapToGrid w:val="0"/>
              <w:spacing w:before="70" w:after="70" w:line="240" w:lineRule="auto"/>
              <w:ind w:firstLine="0"/>
              <w:jc w:val="left"/>
              <w:rPr>
                <w:sz w:val="21"/>
              </w:rPr>
            </w:pPr>
            <w:r>
              <w:rPr>
                <w:sz w:val="21"/>
                <w:szCs w:val="21"/>
              </w:rPr>
              <w:t>质量</w:t>
            </w:r>
          </w:p>
        </w:tc>
        <w:tc>
          <w:tcPr>
            <w:tcW w:w="1390" w:type="dxa"/>
            <w:vAlign w:val="center"/>
          </w:tcPr>
          <w:p w14:paraId="2DC0FED9">
            <w:pPr>
              <w:keepNext/>
              <w:snapToGrid w:val="0"/>
              <w:spacing w:before="70" w:after="70" w:line="240" w:lineRule="auto"/>
              <w:ind w:firstLine="0"/>
              <w:jc w:val="center"/>
              <w:rPr>
                <w:sz w:val="21"/>
              </w:rPr>
            </w:pPr>
            <w:r>
              <w:rPr>
                <w:sz w:val="21"/>
                <w:szCs w:val="21"/>
              </w:rPr>
              <w:t>2</w:t>
            </w:r>
          </w:p>
        </w:tc>
      </w:tr>
      <w:tr w14:paraId="6E50C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07DCDD7">
            <w:pPr>
              <w:keepNext/>
              <w:snapToGrid w:val="0"/>
              <w:spacing w:before="70" w:after="70" w:line="240" w:lineRule="auto"/>
              <w:ind w:firstLine="0"/>
              <w:jc w:val="center"/>
              <w:rPr>
                <w:sz w:val="21"/>
              </w:rPr>
            </w:pPr>
            <w:r>
              <w:rPr>
                <w:sz w:val="21"/>
                <w:szCs w:val="21"/>
              </w:rPr>
              <w:t>6.2</w:t>
            </w:r>
          </w:p>
        </w:tc>
        <w:tc>
          <w:tcPr>
            <w:tcW w:w="757" w:type="dxa"/>
            <w:vAlign w:val="center"/>
          </w:tcPr>
          <w:p w14:paraId="154E7358">
            <w:pPr>
              <w:keepNext/>
              <w:snapToGrid w:val="0"/>
              <w:spacing w:before="70" w:after="70" w:line="240" w:lineRule="auto"/>
              <w:ind w:firstLine="0"/>
              <w:jc w:val="center"/>
              <w:rPr>
                <w:sz w:val="21"/>
              </w:rPr>
            </w:pPr>
            <w:r>
              <w:rPr>
                <w:sz w:val="21"/>
                <w:szCs w:val="21"/>
              </w:rPr>
              <w:t>二级</w:t>
            </w:r>
          </w:p>
        </w:tc>
        <w:tc>
          <w:tcPr>
            <w:tcW w:w="2436" w:type="dxa"/>
            <w:vAlign w:val="center"/>
          </w:tcPr>
          <w:p w14:paraId="7DABC052">
            <w:pPr>
              <w:keepNext/>
              <w:snapToGrid w:val="0"/>
              <w:spacing w:before="70" w:after="70" w:line="240" w:lineRule="auto"/>
              <w:ind w:firstLine="0"/>
              <w:jc w:val="left"/>
              <w:rPr>
                <w:sz w:val="21"/>
              </w:rPr>
            </w:pPr>
            <w:r>
              <w:rPr>
                <w:sz w:val="21"/>
                <w:szCs w:val="21"/>
              </w:rPr>
              <w:t>见证试验</w:t>
            </w:r>
          </w:p>
        </w:tc>
        <w:tc>
          <w:tcPr>
            <w:tcW w:w="2436" w:type="dxa"/>
            <w:vAlign w:val="center"/>
          </w:tcPr>
          <w:p w14:paraId="40FE0353">
            <w:pPr>
              <w:keepNext/>
              <w:snapToGrid w:val="0"/>
              <w:spacing w:before="70" w:after="70" w:line="240" w:lineRule="auto"/>
              <w:ind w:firstLine="0"/>
              <w:jc w:val="left"/>
              <w:rPr>
                <w:sz w:val="21"/>
              </w:rPr>
            </w:pPr>
            <w:r>
              <w:rPr>
                <w:sz w:val="21"/>
                <w:szCs w:val="21"/>
              </w:rPr>
              <w:t>专家意见</w:t>
            </w:r>
          </w:p>
        </w:tc>
        <w:tc>
          <w:tcPr>
            <w:tcW w:w="1234" w:type="dxa"/>
            <w:vAlign w:val="center"/>
          </w:tcPr>
          <w:p w14:paraId="6BD2529A">
            <w:pPr>
              <w:keepNext/>
              <w:snapToGrid w:val="0"/>
              <w:spacing w:before="70" w:after="70" w:line="240" w:lineRule="auto"/>
              <w:ind w:firstLine="0"/>
              <w:jc w:val="left"/>
              <w:rPr>
                <w:sz w:val="21"/>
              </w:rPr>
            </w:pPr>
            <w:r>
              <w:rPr>
                <w:sz w:val="21"/>
                <w:szCs w:val="21"/>
              </w:rPr>
              <w:t>技术</w:t>
            </w:r>
          </w:p>
        </w:tc>
        <w:tc>
          <w:tcPr>
            <w:tcW w:w="1390" w:type="dxa"/>
            <w:vAlign w:val="center"/>
          </w:tcPr>
          <w:p w14:paraId="7EB7DAC6">
            <w:pPr>
              <w:keepNext/>
              <w:snapToGrid w:val="0"/>
              <w:spacing w:before="70" w:after="70" w:line="240" w:lineRule="auto"/>
              <w:ind w:firstLine="0"/>
              <w:jc w:val="center"/>
              <w:rPr>
                <w:sz w:val="21"/>
              </w:rPr>
            </w:pPr>
            <w:r>
              <w:rPr>
                <w:sz w:val="21"/>
                <w:szCs w:val="21"/>
              </w:rPr>
              <w:t>1</w:t>
            </w:r>
          </w:p>
        </w:tc>
      </w:tr>
      <w:tr w14:paraId="29998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D332973">
            <w:pPr>
              <w:keepNext/>
              <w:snapToGrid w:val="0"/>
              <w:spacing w:before="70" w:after="70" w:line="240" w:lineRule="auto"/>
              <w:ind w:firstLine="0"/>
              <w:jc w:val="center"/>
              <w:rPr>
                <w:sz w:val="21"/>
              </w:rPr>
            </w:pPr>
            <w:r>
              <w:rPr>
                <w:sz w:val="21"/>
                <w:szCs w:val="21"/>
              </w:rPr>
              <w:t>6.3</w:t>
            </w:r>
          </w:p>
        </w:tc>
        <w:tc>
          <w:tcPr>
            <w:tcW w:w="757" w:type="dxa"/>
            <w:vAlign w:val="center"/>
          </w:tcPr>
          <w:p w14:paraId="1EC9DCF2">
            <w:pPr>
              <w:keepNext/>
              <w:snapToGrid w:val="0"/>
              <w:spacing w:before="70" w:after="70" w:line="240" w:lineRule="auto"/>
              <w:ind w:firstLine="0"/>
              <w:jc w:val="center"/>
              <w:rPr>
                <w:sz w:val="21"/>
              </w:rPr>
            </w:pPr>
            <w:r>
              <w:rPr>
                <w:sz w:val="21"/>
                <w:szCs w:val="21"/>
              </w:rPr>
              <w:t>二级</w:t>
            </w:r>
          </w:p>
        </w:tc>
        <w:tc>
          <w:tcPr>
            <w:tcW w:w="2436" w:type="dxa"/>
            <w:vAlign w:val="center"/>
          </w:tcPr>
          <w:p w14:paraId="412E0449">
            <w:pPr>
              <w:keepNext/>
              <w:snapToGrid w:val="0"/>
              <w:spacing w:before="70" w:after="70" w:line="240" w:lineRule="auto"/>
              <w:ind w:firstLine="0"/>
              <w:jc w:val="left"/>
              <w:rPr>
                <w:sz w:val="21"/>
              </w:rPr>
            </w:pPr>
            <w:r>
              <w:rPr>
                <w:sz w:val="21"/>
                <w:szCs w:val="21"/>
              </w:rPr>
              <w:t>一期现场验证</w:t>
            </w:r>
          </w:p>
        </w:tc>
        <w:tc>
          <w:tcPr>
            <w:tcW w:w="2436" w:type="dxa"/>
            <w:vAlign w:val="center"/>
          </w:tcPr>
          <w:p w14:paraId="1D672C3A">
            <w:pPr>
              <w:keepNext/>
              <w:snapToGrid w:val="0"/>
              <w:spacing w:before="70" w:after="70" w:line="240" w:lineRule="auto"/>
              <w:ind w:firstLine="0"/>
              <w:jc w:val="left"/>
              <w:rPr>
                <w:sz w:val="21"/>
              </w:rPr>
            </w:pPr>
            <w:r>
              <w:rPr>
                <w:sz w:val="21"/>
                <w:szCs w:val="21"/>
              </w:rPr>
              <w:t>一期总结报告</w:t>
            </w:r>
          </w:p>
        </w:tc>
        <w:tc>
          <w:tcPr>
            <w:tcW w:w="1234" w:type="dxa"/>
            <w:vAlign w:val="center"/>
          </w:tcPr>
          <w:p w14:paraId="1A188065">
            <w:pPr>
              <w:keepNext/>
              <w:snapToGrid w:val="0"/>
              <w:spacing w:before="70" w:after="70" w:line="240" w:lineRule="auto"/>
              <w:ind w:firstLine="0"/>
              <w:jc w:val="left"/>
              <w:rPr>
                <w:sz w:val="21"/>
              </w:rPr>
            </w:pPr>
            <w:r>
              <w:rPr>
                <w:sz w:val="21"/>
                <w:szCs w:val="21"/>
              </w:rPr>
              <w:t>测量</w:t>
            </w:r>
          </w:p>
        </w:tc>
        <w:tc>
          <w:tcPr>
            <w:tcW w:w="1390" w:type="dxa"/>
            <w:vAlign w:val="center"/>
          </w:tcPr>
          <w:p w14:paraId="39025592">
            <w:pPr>
              <w:keepNext/>
              <w:snapToGrid w:val="0"/>
              <w:spacing w:before="70" w:after="70" w:line="240" w:lineRule="auto"/>
              <w:ind w:firstLine="0"/>
              <w:jc w:val="center"/>
              <w:rPr>
                <w:sz w:val="21"/>
              </w:rPr>
            </w:pPr>
            <w:r>
              <w:rPr>
                <w:sz w:val="21"/>
                <w:szCs w:val="21"/>
              </w:rPr>
              <w:t>3</w:t>
            </w:r>
          </w:p>
        </w:tc>
      </w:tr>
      <w:tr w14:paraId="20DEF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129A484">
            <w:pPr>
              <w:keepNext/>
              <w:snapToGrid w:val="0"/>
              <w:spacing w:before="70" w:after="70" w:line="240" w:lineRule="auto"/>
              <w:ind w:firstLine="0"/>
              <w:jc w:val="center"/>
              <w:rPr>
                <w:sz w:val="21"/>
              </w:rPr>
            </w:pPr>
            <w:r>
              <w:rPr>
                <w:sz w:val="21"/>
                <w:szCs w:val="21"/>
              </w:rPr>
              <w:t>6.4</w:t>
            </w:r>
          </w:p>
        </w:tc>
        <w:tc>
          <w:tcPr>
            <w:tcW w:w="757" w:type="dxa"/>
            <w:vAlign w:val="center"/>
          </w:tcPr>
          <w:p w14:paraId="359900D2">
            <w:pPr>
              <w:keepNext/>
              <w:snapToGrid w:val="0"/>
              <w:spacing w:before="70" w:after="70" w:line="240" w:lineRule="auto"/>
              <w:ind w:firstLine="0"/>
              <w:jc w:val="center"/>
              <w:rPr>
                <w:sz w:val="21"/>
              </w:rPr>
            </w:pPr>
            <w:r>
              <w:rPr>
                <w:sz w:val="21"/>
                <w:szCs w:val="21"/>
              </w:rPr>
              <w:t>二级</w:t>
            </w:r>
          </w:p>
        </w:tc>
        <w:tc>
          <w:tcPr>
            <w:tcW w:w="2436" w:type="dxa"/>
            <w:vAlign w:val="center"/>
          </w:tcPr>
          <w:p w14:paraId="49C139DA">
            <w:pPr>
              <w:keepNext/>
              <w:snapToGrid w:val="0"/>
              <w:spacing w:before="70" w:after="70" w:line="240" w:lineRule="auto"/>
              <w:ind w:firstLine="0"/>
              <w:jc w:val="left"/>
              <w:rPr>
                <w:sz w:val="21"/>
              </w:rPr>
            </w:pPr>
            <w:r>
              <w:rPr>
                <w:sz w:val="21"/>
                <w:szCs w:val="21"/>
              </w:rPr>
              <w:t>二期现场验证</w:t>
            </w:r>
          </w:p>
        </w:tc>
        <w:tc>
          <w:tcPr>
            <w:tcW w:w="2436" w:type="dxa"/>
            <w:vAlign w:val="center"/>
          </w:tcPr>
          <w:p w14:paraId="14D54307">
            <w:pPr>
              <w:keepNext/>
              <w:snapToGrid w:val="0"/>
              <w:spacing w:before="70" w:after="70" w:line="240" w:lineRule="auto"/>
              <w:ind w:firstLine="0"/>
              <w:jc w:val="left"/>
              <w:rPr>
                <w:sz w:val="21"/>
              </w:rPr>
            </w:pPr>
            <w:r>
              <w:rPr>
                <w:sz w:val="21"/>
                <w:szCs w:val="21"/>
              </w:rPr>
              <w:t>二期总结报告</w:t>
            </w:r>
          </w:p>
        </w:tc>
        <w:tc>
          <w:tcPr>
            <w:tcW w:w="1234" w:type="dxa"/>
            <w:vAlign w:val="center"/>
          </w:tcPr>
          <w:p w14:paraId="54792D6C">
            <w:pPr>
              <w:keepNext/>
              <w:snapToGrid w:val="0"/>
              <w:spacing w:before="70" w:after="70" w:line="240" w:lineRule="auto"/>
              <w:ind w:firstLine="0"/>
              <w:jc w:val="left"/>
              <w:rPr>
                <w:sz w:val="21"/>
              </w:rPr>
            </w:pPr>
            <w:r>
              <w:rPr>
                <w:sz w:val="21"/>
                <w:szCs w:val="21"/>
              </w:rPr>
              <w:t>测量</w:t>
            </w:r>
          </w:p>
        </w:tc>
        <w:tc>
          <w:tcPr>
            <w:tcW w:w="1390" w:type="dxa"/>
            <w:vAlign w:val="center"/>
          </w:tcPr>
          <w:p w14:paraId="47D065D2">
            <w:pPr>
              <w:keepNext/>
              <w:snapToGrid w:val="0"/>
              <w:spacing w:before="70" w:after="70" w:line="240" w:lineRule="auto"/>
              <w:ind w:firstLine="0"/>
              <w:jc w:val="center"/>
              <w:rPr>
                <w:sz w:val="21"/>
              </w:rPr>
            </w:pPr>
            <w:r>
              <w:rPr>
                <w:sz w:val="21"/>
                <w:szCs w:val="21"/>
              </w:rPr>
              <w:t>3</w:t>
            </w:r>
          </w:p>
        </w:tc>
      </w:tr>
      <w:tr w14:paraId="12986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5C74354">
            <w:pPr>
              <w:keepNext/>
              <w:snapToGrid w:val="0"/>
              <w:spacing w:before="70" w:after="70" w:line="240" w:lineRule="auto"/>
              <w:ind w:firstLine="0"/>
              <w:jc w:val="center"/>
              <w:rPr>
                <w:sz w:val="21"/>
              </w:rPr>
            </w:pPr>
            <w:r>
              <w:rPr>
                <w:sz w:val="21"/>
                <w:szCs w:val="21"/>
              </w:rPr>
              <w:t>6.5</w:t>
            </w:r>
          </w:p>
        </w:tc>
        <w:tc>
          <w:tcPr>
            <w:tcW w:w="757" w:type="dxa"/>
            <w:vAlign w:val="center"/>
          </w:tcPr>
          <w:p w14:paraId="686EA81B">
            <w:pPr>
              <w:keepNext/>
              <w:snapToGrid w:val="0"/>
              <w:spacing w:before="70" w:after="70" w:line="240" w:lineRule="auto"/>
              <w:ind w:firstLine="0"/>
              <w:jc w:val="center"/>
              <w:rPr>
                <w:sz w:val="21"/>
              </w:rPr>
            </w:pPr>
            <w:r>
              <w:rPr>
                <w:sz w:val="21"/>
                <w:szCs w:val="21"/>
              </w:rPr>
              <w:t>二级</w:t>
            </w:r>
          </w:p>
        </w:tc>
        <w:tc>
          <w:tcPr>
            <w:tcW w:w="2436" w:type="dxa"/>
            <w:vAlign w:val="center"/>
          </w:tcPr>
          <w:p w14:paraId="783415A8">
            <w:pPr>
              <w:keepNext/>
              <w:snapToGrid w:val="0"/>
              <w:spacing w:before="70" w:after="70" w:line="240" w:lineRule="auto"/>
              <w:ind w:firstLine="0"/>
              <w:jc w:val="left"/>
              <w:rPr>
                <w:sz w:val="21"/>
              </w:rPr>
            </w:pPr>
            <w:r>
              <w:rPr>
                <w:sz w:val="21"/>
                <w:szCs w:val="21"/>
              </w:rPr>
              <w:t>用户手册</w:t>
            </w:r>
          </w:p>
        </w:tc>
        <w:tc>
          <w:tcPr>
            <w:tcW w:w="2436" w:type="dxa"/>
            <w:vAlign w:val="center"/>
          </w:tcPr>
          <w:p w14:paraId="012FC5EC">
            <w:pPr>
              <w:keepNext/>
              <w:snapToGrid w:val="0"/>
              <w:spacing w:before="70" w:after="70" w:line="240" w:lineRule="auto"/>
              <w:ind w:firstLine="0"/>
              <w:jc w:val="left"/>
              <w:rPr>
                <w:sz w:val="21"/>
              </w:rPr>
            </w:pPr>
            <w:r>
              <w:rPr>
                <w:sz w:val="21"/>
                <w:szCs w:val="21"/>
              </w:rPr>
              <w:t>使用手册</w:t>
            </w:r>
          </w:p>
        </w:tc>
        <w:tc>
          <w:tcPr>
            <w:tcW w:w="1234" w:type="dxa"/>
            <w:vAlign w:val="center"/>
          </w:tcPr>
          <w:p w14:paraId="20C893D3">
            <w:pPr>
              <w:keepNext/>
              <w:snapToGrid w:val="0"/>
              <w:spacing w:before="70" w:after="70" w:line="240" w:lineRule="auto"/>
              <w:ind w:firstLine="0"/>
              <w:jc w:val="left"/>
              <w:rPr>
                <w:sz w:val="21"/>
              </w:rPr>
            </w:pPr>
            <w:r>
              <w:rPr>
                <w:sz w:val="21"/>
                <w:szCs w:val="21"/>
              </w:rPr>
              <w:t>软件</w:t>
            </w:r>
          </w:p>
        </w:tc>
        <w:tc>
          <w:tcPr>
            <w:tcW w:w="1390" w:type="dxa"/>
            <w:vAlign w:val="center"/>
          </w:tcPr>
          <w:p w14:paraId="49DBDC1F">
            <w:pPr>
              <w:keepNext/>
              <w:snapToGrid w:val="0"/>
              <w:spacing w:before="70" w:after="70" w:line="240" w:lineRule="auto"/>
              <w:ind w:firstLine="0"/>
              <w:jc w:val="center"/>
              <w:rPr>
                <w:sz w:val="21"/>
              </w:rPr>
            </w:pPr>
            <w:r>
              <w:rPr>
                <w:sz w:val="21"/>
                <w:szCs w:val="21"/>
              </w:rPr>
              <w:t>1</w:t>
            </w:r>
          </w:p>
        </w:tc>
      </w:tr>
      <w:tr w14:paraId="186FA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BD1ABE8">
            <w:pPr>
              <w:keepNext/>
              <w:snapToGrid w:val="0"/>
              <w:spacing w:before="70" w:after="70" w:line="240" w:lineRule="auto"/>
              <w:ind w:firstLine="0"/>
              <w:jc w:val="center"/>
              <w:rPr>
                <w:sz w:val="21"/>
              </w:rPr>
            </w:pPr>
            <w:r>
              <w:rPr>
                <w:sz w:val="21"/>
                <w:szCs w:val="21"/>
              </w:rPr>
              <w:t>7</w:t>
            </w:r>
          </w:p>
        </w:tc>
        <w:tc>
          <w:tcPr>
            <w:tcW w:w="757" w:type="dxa"/>
            <w:vAlign w:val="center"/>
          </w:tcPr>
          <w:p w14:paraId="35BCDE17">
            <w:pPr>
              <w:keepNext/>
              <w:snapToGrid w:val="0"/>
              <w:spacing w:before="70" w:after="70" w:line="240" w:lineRule="auto"/>
              <w:ind w:firstLine="0"/>
              <w:jc w:val="center"/>
              <w:rPr>
                <w:sz w:val="21"/>
              </w:rPr>
            </w:pPr>
            <w:r>
              <w:rPr>
                <w:sz w:val="21"/>
                <w:szCs w:val="21"/>
              </w:rPr>
              <w:t>一级</w:t>
            </w:r>
          </w:p>
        </w:tc>
        <w:tc>
          <w:tcPr>
            <w:tcW w:w="2436" w:type="dxa"/>
            <w:vAlign w:val="center"/>
          </w:tcPr>
          <w:p w14:paraId="29A0E71B">
            <w:pPr>
              <w:keepNext/>
              <w:snapToGrid w:val="0"/>
              <w:spacing w:before="70" w:after="70" w:line="240" w:lineRule="auto"/>
              <w:ind w:firstLine="0"/>
              <w:jc w:val="left"/>
              <w:rPr>
                <w:sz w:val="21"/>
              </w:rPr>
            </w:pPr>
            <w:r>
              <w:rPr>
                <w:sz w:val="21"/>
                <w:szCs w:val="21"/>
              </w:rPr>
              <w:t>评审与评价</w:t>
            </w:r>
          </w:p>
        </w:tc>
        <w:tc>
          <w:tcPr>
            <w:tcW w:w="2436" w:type="dxa"/>
            <w:vAlign w:val="center"/>
          </w:tcPr>
          <w:p w14:paraId="1CCECCFB">
            <w:pPr>
              <w:keepNext/>
              <w:snapToGrid w:val="0"/>
              <w:spacing w:before="70" w:after="70" w:line="240" w:lineRule="auto"/>
              <w:ind w:firstLine="0"/>
              <w:jc w:val="left"/>
              <w:rPr>
                <w:sz w:val="21"/>
              </w:rPr>
            </w:pPr>
            <w:r>
              <w:rPr>
                <w:sz w:val="21"/>
                <w:szCs w:val="21"/>
              </w:rPr>
              <w:t>评审、查新、评价文件</w:t>
            </w:r>
          </w:p>
        </w:tc>
        <w:tc>
          <w:tcPr>
            <w:tcW w:w="1234" w:type="dxa"/>
            <w:vAlign w:val="center"/>
          </w:tcPr>
          <w:p w14:paraId="449A6850">
            <w:pPr>
              <w:keepNext/>
              <w:snapToGrid w:val="0"/>
              <w:spacing w:before="70" w:after="70" w:line="240" w:lineRule="auto"/>
              <w:ind w:firstLine="0"/>
              <w:jc w:val="left"/>
              <w:rPr>
                <w:sz w:val="21"/>
              </w:rPr>
            </w:pPr>
            <w:r>
              <w:rPr>
                <w:sz w:val="21"/>
                <w:szCs w:val="21"/>
              </w:rPr>
              <w:t>项目管理</w:t>
            </w:r>
          </w:p>
        </w:tc>
        <w:tc>
          <w:tcPr>
            <w:tcW w:w="1390" w:type="dxa"/>
            <w:vAlign w:val="center"/>
          </w:tcPr>
          <w:p w14:paraId="72A0A891">
            <w:pPr>
              <w:keepNext/>
              <w:snapToGrid w:val="0"/>
              <w:spacing w:before="70" w:after="70" w:line="240" w:lineRule="auto"/>
              <w:ind w:firstLine="0"/>
              <w:jc w:val="center"/>
              <w:rPr>
                <w:sz w:val="21"/>
              </w:rPr>
            </w:pPr>
            <w:r>
              <w:rPr>
                <w:sz w:val="21"/>
                <w:szCs w:val="21"/>
              </w:rPr>
              <w:t>3</w:t>
            </w:r>
          </w:p>
        </w:tc>
      </w:tr>
      <w:tr w14:paraId="04552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E163738">
            <w:pPr>
              <w:keepNext/>
              <w:snapToGrid w:val="0"/>
              <w:spacing w:before="70" w:after="70" w:line="240" w:lineRule="auto"/>
              <w:ind w:firstLine="0"/>
              <w:jc w:val="center"/>
              <w:rPr>
                <w:sz w:val="21"/>
              </w:rPr>
            </w:pPr>
            <w:r>
              <w:rPr>
                <w:sz w:val="21"/>
                <w:szCs w:val="21"/>
              </w:rPr>
              <w:t>7.1</w:t>
            </w:r>
          </w:p>
        </w:tc>
        <w:tc>
          <w:tcPr>
            <w:tcW w:w="757" w:type="dxa"/>
            <w:vAlign w:val="center"/>
          </w:tcPr>
          <w:p w14:paraId="05511825">
            <w:pPr>
              <w:keepNext/>
              <w:snapToGrid w:val="0"/>
              <w:spacing w:before="70" w:after="70" w:line="240" w:lineRule="auto"/>
              <w:ind w:firstLine="0"/>
              <w:jc w:val="center"/>
              <w:rPr>
                <w:sz w:val="21"/>
              </w:rPr>
            </w:pPr>
            <w:r>
              <w:rPr>
                <w:sz w:val="21"/>
                <w:szCs w:val="21"/>
              </w:rPr>
              <w:t>二级</w:t>
            </w:r>
          </w:p>
        </w:tc>
        <w:tc>
          <w:tcPr>
            <w:tcW w:w="2436" w:type="dxa"/>
            <w:vAlign w:val="center"/>
          </w:tcPr>
          <w:p w14:paraId="1317EAC8">
            <w:pPr>
              <w:keepNext/>
              <w:snapToGrid w:val="0"/>
              <w:spacing w:before="70" w:after="70" w:line="240" w:lineRule="auto"/>
              <w:ind w:firstLine="0"/>
              <w:jc w:val="left"/>
              <w:rPr>
                <w:sz w:val="21"/>
              </w:rPr>
            </w:pPr>
            <w:r>
              <w:rPr>
                <w:sz w:val="21"/>
                <w:szCs w:val="21"/>
              </w:rPr>
              <w:t>设计方案专家评审</w:t>
            </w:r>
          </w:p>
        </w:tc>
        <w:tc>
          <w:tcPr>
            <w:tcW w:w="2436" w:type="dxa"/>
            <w:vAlign w:val="center"/>
          </w:tcPr>
          <w:p w14:paraId="1796BBFF">
            <w:pPr>
              <w:keepNext/>
              <w:snapToGrid w:val="0"/>
              <w:spacing w:before="70" w:after="70" w:line="240" w:lineRule="auto"/>
              <w:ind w:firstLine="0"/>
              <w:jc w:val="left"/>
              <w:rPr>
                <w:sz w:val="21"/>
              </w:rPr>
            </w:pPr>
            <w:r>
              <w:rPr>
                <w:sz w:val="21"/>
                <w:szCs w:val="21"/>
              </w:rPr>
              <w:t>议程、PPT、纪要</w:t>
            </w:r>
          </w:p>
        </w:tc>
        <w:tc>
          <w:tcPr>
            <w:tcW w:w="1234" w:type="dxa"/>
            <w:vAlign w:val="center"/>
          </w:tcPr>
          <w:p w14:paraId="0CB6E81A">
            <w:pPr>
              <w:keepNext/>
              <w:snapToGrid w:val="0"/>
              <w:spacing w:before="70" w:after="70" w:line="240" w:lineRule="auto"/>
              <w:ind w:firstLine="0"/>
              <w:jc w:val="left"/>
              <w:rPr>
                <w:sz w:val="21"/>
              </w:rPr>
            </w:pPr>
            <w:r>
              <w:rPr>
                <w:sz w:val="21"/>
                <w:szCs w:val="21"/>
              </w:rPr>
              <w:t>项目管理</w:t>
            </w:r>
          </w:p>
        </w:tc>
        <w:tc>
          <w:tcPr>
            <w:tcW w:w="1390" w:type="dxa"/>
            <w:vAlign w:val="center"/>
          </w:tcPr>
          <w:p w14:paraId="5FF2E557">
            <w:pPr>
              <w:keepNext/>
              <w:snapToGrid w:val="0"/>
              <w:spacing w:before="70" w:after="70" w:line="240" w:lineRule="auto"/>
              <w:ind w:firstLine="0"/>
              <w:jc w:val="center"/>
              <w:rPr>
                <w:sz w:val="21"/>
              </w:rPr>
            </w:pPr>
            <w:r>
              <w:rPr>
                <w:sz w:val="21"/>
                <w:szCs w:val="21"/>
              </w:rPr>
              <w:t>1</w:t>
            </w:r>
          </w:p>
        </w:tc>
      </w:tr>
      <w:tr w14:paraId="17064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E3C9B8">
            <w:pPr>
              <w:keepNext/>
              <w:snapToGrid w:val="0"/>
              <w:spacing w:before="70" w:after="70" w:line="240" w:lineRule="auto"/>
              <w:ind w:firstLine="0"/>
              <w:jc w:val="center"/>
              <w:rPr>
                <w:sz w:val="21"/>
              </w:rPr>
            </w:pPr>
            <w:r>
              <w:rPr>
                <w:sz w:val="21"/>
                <w:szCs w:val="21"/>
              </w:rPr>
              <w:t>7.2</w:t>
            </w:r>
          </w:p>
        </w:tc>
        <w:tc>
          <w:tcPr>
            <w:tcW w:w="757" w:type="dxa"/>
            <w:vAlign w:val="center"/>
          </w:tcPr>
          <w:p w14:paraId="2ABE7C2D">
            <w:pPr>
              <w:keepNext/>
              <w:snapToGrid w:val="0"/>
              <w:spacing w:before="70" w:after="70" w:line="240" w:lineRule="auto"/>
              <w:ind w:firstLine="0"/>
              <w:jc w:val="center"/>
              <w:rPr>
                <w:sz w:val="21"/>
              </w:rPr>
            </w:pPr>
            <w:r>
              <w:rPr>
                <w:sz w:val="21"/>
                <w:szCs w:val="21"/>
              </w:rPr>
              <w:t>二级</w:t>
            </w:r>
          </w:p>
        </w:tc>
        <w:tc>
          <w:tcPr>
            <w:tcW w:w="2436" w:type="dxa"/>
            <w:vAlign w:val="center"/>
          </w:tcPr>
          <w:p w14:paraId="68AE8623">
            <w:pPr>
              <w:keepNext/>
              <w:snapToGrid w:val="0"/>
              <w:spacing w:before="70" w:after="70" w:line="240" w:lineRule="auto"/>
              <w:ind w:firstLine="0"/>
              <w:jc w:val="left"/>
              <w:rPr>
                <w:sz w:val="21"/>
              </w:rPr>
            </w:pPr>
            <w:r>
              <w:rPr>
                <w:sz w:val="21"/>
                <w:szCs w:val="21"/>
              </w:rPr>
              <w:t>科技查新</w:t>
            </w:r>
          </w:p>
        </w:tc>
        <w:tc>
          <w:tcPr>
            <w:tcW w:w="2436" w:type="dxa"/>
            <w:vAlign w:val="center"/>
          </w:tcPr>
          <w:p w14:paraId="0A5CEAF9">
            <w:pPr>
              <w:keepNext/>
              <w:snapToGrid w:val="0"/>
              <w:spacing w:before="70" w:after="70" w:line="240" w:lineRule="auto"/>
              <w:ind w:firstLine="0"/>
              <w:jc w:val="left"/>
              <w:rPr>
                <w:sz w:val="21"/>
              </w:rPr>
            </w:pPr>
            <w:r>
              <w:rPr>
                <w:sz w:val="21"/>
                <w:szCs w:val="21"/>
              </w:rPr>
              <w:t>查新报告</w:t>
            </w:r>
          </w:p>
        </w:tc>
        <w:tc>
          <w:tcPr>
            <w:tcW w:w="1234" w:type="dxa"/>
            <w:vAlign w:val="center"/>
          </w:tcPr>
          <w:p w14:paraId="29AF0868">
            <w:pPr>
              <w:keepNext/>
              <w:snapToGrid w:val="0"/>
              <w:spacing w:before="70" w:after="70" w:line="240" w:lineRule="auto"/>
              <w:ind w:firstLine="0"/>
              <w:jc w:val="left"/>
              <w:rPr>
                <w:sz w:val="21"/>
              </w:rPr>
            </w:pPr>
            <w:r>
              <w:rPr>
                <w:sz w:val="21"/>
                <w:szCs w:val="21"/>
              </w:rPr>
              <w:t>技术</w:t>
            </w:r>
          </w:p>
        </w:tc>
        <w:tc>
          <w:tcPr>
            <w:tcW w:w="1390" w:type="dxa"/>
            <w:vAlign w:val="center"/>
          </w:tcPr>
          <w:p w14:paraId="3AE24F3B">
            <w:pPr>
              <w:keepNext/>
              <w:snapToGrid w:val="0"/>
              <w:spacing w:before="70" w:after="70" w:line="240" w:lineRule="auto"/>
              <w:ind w:firstLine="0"/>
              <w:jc w:val="center"/>
              <w:rPr>
                <w:sz w:val="21"/>
              </w:rPr>
            </w:pPr>
            <w:r>
              <w:rPr>
                <w:sz w:val="21"/>
                <w:szCs w:val="21"/>
              </w:rPr>
              <w:t>1</w:t>
            </w:r>
          </w:p>
        </w:tc>
      </w:tr>
      <w:tr w14:paraId="7EF47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0E67F5">
            <w:pPr>
              <w:keepNext/>
              <w:snapToGrid w:val="0"/>
              <w:spacing w:before="70" w:after="70" w:line="240" w:lineRule="auto"/>
              <w:ind w:firstLine="0"/>
              <w:jc w:val="center"/>
              <w:rPr>
                <w:sz w:val="21"/>
              </w:rPr>
            </w:pPr>
            <w:r>
              <w:rPr>
                <w:sz w:val="21"/>
                <w:szCs w:val="21"/>
              </w:rPr>
              <w:t>7.3</w:t>
            </w:r>
          </w:p>
        </w:tc>
        <w:tc>
          <w:tcPr>
            <w:tcW w:w="757" w:type="dxa"/>
            <w:vAlign w:val="center"/>
          </w:tcPr>
          <w:p w14:paraId="0BB71300">
            <w:pPr>
              <w:keepNext/>
              <w:snapToGrid w:val="0"/>
              <w:spacing w:before="70" w:after="70" w:line="240" w:lineRule="auto"/>
              <w:ind w:firstLine="0"/>
              <w:jc w:val="center"/>
              <w:rPr>
                <w:sz w:val="21"/>
              </w:rPr>
            </w:pPr>
            <w:r>
              <w:rPr>
                <w:sz w:val="21"/>
                <w:szCs w:val="21"/>
              </w:rPr>
              <w:t>二级</w:t>
            </w:r>
          </w:p>
        </w:tc>
        <w:tc>
          <w:tcPr>
            <w:tcW w:w="2436" w:type="dxa"/>
            <w:vAlign w:val="center"/>
          </w:tcPr>
          <w:p w14:paraId="0960972F">
            <w:pPr>
              <w:keepNext/>
              <w:snapToGrid w:val="0"/>
              <w:spacing w:before="70" w:after="70" w:line="240" w:lineRule="auto"/>
              <w:ind w:firstLine="0"/>
              <w:jc w:val="left"/>
              <w:rPr>
                <w:sz w:val="21"/>
              </w:rPr>
            </w:pPr>
            <w:r>
              <w:rPr>
                <w:sz w:val="21"/>
                <w:szCs w:val="21"/>
              </w:rPr>
              <w:t>成果评价</w:t>
            </w:r>
          </w:p>
        </w:tc>
        <w:tc>
          <w:tcPr>
            <w:tcW w:w="2436" w:type="dxa"/>
            <w:vAlign w:val="center"/>
          </w:tcPr>
          <w:p w14:paraId="599491AE">
            <w:pPr>
              <w:keepNext/>
              <w:snapToGrid w:val="0"/>
              <w:spacing w:before="70" w:after="70" w:line="240" w:lineRule="auto"/>
              <w:ind w:firstLine="0"/>
              <w:jc w:val="left"/>
              <w:rPr>
                <w:sz w:val="21"/>
              </w:rPr>
            </w:pPr>
            <w:r>
              <w:rPr>
                <w:sz w:val="21"/>
                <w:szCs w:val="21"/>
              </w:rPr>
              <w:t>评价报告、视频</w:t>
            </w:r>
          </w:p>
        </w:tc>
        <w:tc>
          <w:tcPr>
            <w:tcW w:w="1234" w:type="dxa"/>
            <w:vAlign w:val="center"/>
          </w:tcPr>
          <w:p w14:paraId="33A5B57A">
            <w:pPr>
              <w:keepNext/>
              <w:snapToGrid w:val="0"/>
              <w:spacing w:before="70" w:after="70" w:line="240" w:lineRule="auto"/>
              <w:ind w:firstLine="0"/>
              <w:jc w:val="left"/>
              <w:rPr>
                <w:sz w:val="21"/>
              </w:rPr>
            </w:pPr>
            <w:r>
              <w:rPr>
                <w:sz w:val="21"/>
                <w:szCs w:val="21"/>
              </w:rPr>
              <w:t>项目管理</w:t>
            </w:r>
          </w:p>
        </w:tc>
        <w:tc>
          <w:tcPr>
            <w:tcW w:w="1390" w:type="dxa"/>
            <w:vAlign w:val="center"/>
          </w:tcPr>
          <w:p w14:paraId="772FC70F">
            <w:pPr>
              <w:keepNext/>
              <w:snapToGrid w:val="0"/>
              <w:spacing w:before="70" w:after="70" w:line="240" w:lineRule="auto"/>
              <w:ind w:firstLine="0"/>
              <w:jc w:val="center"/>
              <w:rPr>
                <w:sz w:val="21"/>
              </w:rPr>
            </w:pPr>
            <w:r>
              <w:rPr>
                <w:sz w:val="21"/>
                <w:szCs w:val="21"/>
              </w:rPr>
              <w:t>2</w:t>
            </w:r>
          </w:p>
        </w:tc>
      </w:tr>
      <w:tr w14:paraId="4E7A9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4951025">
            <w:pPr>
              <w:keepNext/>
              <w:snapToGrid w:val="0"/>
              <w:spacing w:before="70" w:after="70" w:line="240" w:lineRule="auto"/>
              <w:ind w:firstLine="0"/>
              <w:jc w:val="center"/>
              <w:rPr>
                <w:sz w:val="21"/>
              </w:rPr>
            </w:pPr>
            <w:r>
              <w:rPr>
                <w:sz w:val="21"/>
                <w:szCs w:val="21"/>
              </w:rPr>
              <w:t>8</w:t>
            </w:r>
          </w:p>
        </w:tc>
        <w:tc>
          <w:tcPr>
            <w:tcW w:w="757" w:type="dxa"/>
            <w:vAlign w:val="center"/>
          </w:tcPr>
          <w:p w14:paraId="6599174F">
            <w:pPr>
              <w:keepNext/>
              <w:snapToGrid w:val="0"/>
              <w:spacing w:before="70" w:after="70" w:line="240" w:lineRule="auto"/>
              <w:ind w:firstLine="0"/>
              <w:jc w:val="center"/>
              <w:rPr>
                <w:sz w:val="21"/>
              </w:rPr>
            </w:pPr>
            <w:r>
              <w:rPr>
                <w:sz w:val="21"/>
                <w:szCs w:val="21"/>
              </w:rPr>
              <w:t>一级</w:t>
            </w:r>
          </w:p>
        </w:tc>
        <w:tc>
          <w:tcPr>
            <w:tcW w:w="2436" w:type="dxa"/>
            <w:vAlign w:val="center"/>
          </w:tcPr>
          <w:p w14:paraId="3D20108F">
            <w:pPr>
              <w:keepNext/>
              <w:snapToGrid w:val="0"/>
              <w:spacing w:before="70" w:after="70" w:line="240" w:lineRule="auto"/>
              <w:ind w:firstLine="0"/>
              <w:jc w:val="left"/>
              <w:rPr>
                <w:sz w:val="21"/>
              </w:rPr>
            </w:pPr>
            <w:r>
              <w:rPr>
                <w:sz w:val="21"/>
                <w:szCs w:val="21"/>
              </w:rPr>
              <w:t>创新成果</w:t>
            </w:r>
          </w:p>
        </w:tc>
        <w:tc>
          <w:tcPr>
            <w:tcW w:w="2436" w:type="dxa"/>
            <w:vAlign w:val="center"/>
          </w:tcPr>
          <w:p w14:paraId="12281625">
            <w:pPr>
              <w:keepNext/>
              <w:snapToGrid w:val="0"/>
              <w:spacing w:before="70" w:after="70" w:line="240" w:lineRule="auto"/>
              <w:ind w:firstLine="0"/>
              <w:jc w:val="left"/>
              <w:rPr>
                <w:sz w:val="21"/>
              </w:rPr>
            </w:pPr>
            <w:r>
              <w:rPr>
                <w:sz w:val="21"/>
                <w:szCs w:val="21"/>
              </w:rPr>
              <w:t>专利、论文、软著</w:t>
            </w:r>
          </w:p>
        </w:tc>
        <w:tc>
          <w:tcPr>
            <w:tcW w:w="1234" w:type="dxa"/>
            <w:vAlign w:val="center"/>
          </w:tcPr>
          <w:p w14:paraId="26E634E7">
            <w:pPr>
              <w:keepNext/>
              <w:snapToGrid w:val="0"/>
              <w:spacing w:before="70" w:after="70" w:line="240" w:lineRule="auto"/>
              <w:ind w:firstLine="0"/>
              <w:jc w:val="left"/>
              <w:rPr>
                <w:sz w:val="21"/>
              </w:rPr>
            </w:pPr>
            <w:r>
              <w:rPr>
                <w:sz w:val="21"/>
                <w:szCs w:val="21"/>
              </w:rPr>
              <w:t>知识产权</w:t>
            </w:r>
          </w:p>
        </w:tc>
        <w:tc>
          <w:tcPr>
            <w:tcW w:w="1390" w:type="dxa"/>
            <w:vAlign w:val="center"/>
          </w:tcPr>
          <w:p w14:paraId="688842E1">
            <w:pPr>
              <w:keepNext/>
              <w:snapToGrid w:val="0"/>
              <w:spacing w:before="70" w:after="70" w:line="240" w:lineRule="auto"/>
              <w:ind w:firstLine="0"/>
              <w:jc w:val="center"/>
              <w:rPr>
                <w:sz w:val="21"/>
              </w:rPr>
            </w:pPr>
            <w:r>
              <w:rPr>
                <w:sz w:val="21"/>
                <w:szCs w:val="21"/>
              </w:rPr>
              <w:t>33</w:t>
            </w:r>
          </w:p>
        </w:tc>
      </w:tr>
      <w:tr w14:paraId="05303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0F7E7E">
            <w:pPr>
              <w:keepNext/>
              <w:snapToGrid w:val="0"/>
              <w:spacing w:before="70" w:after="70" w:line="240" w:lineRule="auto"/>
              <w:ind w:firstLine="0"/>
              <w:jc w:val="center"/>
              <w:rPr>
                <w:sz w:val="21"/>
              </w:rPr>
            </w:pPr>
            <w:r>
              <w:rPr>
                <w:sz w:val="21"/>
                <w:szCs w:val="21"/>
              </w:rPr>
              <w:t>8.1</w:t>
            </w:r>
          </w:p>
        </w:tc>
        <w:tc>
          <w:tcPr>
            <w:tcW w:w="757" w:type="dxa"/>
            <w:vAlign w:val="center"/>
          </w:tcPr>
          <w:p w14:paraId="5A749312">
            <w:pPr>
              <w:keepNext/>
              <w:snapToGrid w:val="0"/>
              <w:spacing w:before="70" w:after="70" w:line="240" w:lineRule="auto"/>
              <w:ind w:firstLine="0"/>
              <w:jc w:val="center"/>
              <w:rPr>
                <w:sz w:val="21"/>
              </w:rPr>
            </w:pPr>
            <w:r>
              <w:rPr>
                <w:sz w:val="21"/>
                <w:szCs w:val="21"/>
              </w:rPr>
              <w:t>二级</w:t>
            </w:r>
          </w:p>
        </w:tc>
        <w:tc>
          <w:tcPr>
            <w:tcW w:w="2436" w:type="dxa"/>
            <w:vAlign w:val="center"/>
          </w:tcPr>
          <w:p w14:paraId="453AF793">
            <w:pPr>
              <w:keepNext/>
              <w:snapToGrid w:val="0"/>
              <w:spacing w:before="70" w:after="70" w:line="240" w:lineRule="auto"/>
              <w:ind w:firstLine="0"/>
              <w:jc w:val="left"/>
              <w:rPr>
                <w:sz w:val="21"/>
              </w:rPr>
            </w:pPr>
            <w:r>
              <w:rPr>
                <w:sz w:val="21"/>
                <w:szCs w:val="21"/>
              </w:rPr>
              <w:t>专利挖掘与申报</w:t>
            </w:r>
          </w:p>
        </w:tc>
        <w:tc>
          <w:tcPr>
            <w:tcW w:w="2436" w:type="dxa"/>
            <w:vAlign w:val="center"/>
          </w:tcPr>
          <w:p w14:paraId="02389AAC">
            <w:pPr>
              <w:keepNext/>
              <w:snapToGrid w:val="0"/>
              <w:spacing w:before="70" w:after="70" w:line="240" w:lineRule="auto"/>
              <w:ind w:firstLine="0"/>
              <w:jc w:val="left"/>
              <w:rPr>
                <w:sz w:val="21"/>
              </w:rPr>
            </w:pPr>
            <w:r>
              <w:rPr>
                <w:sz w:val="21"/>
                <w:szCs w:val="21"/>
              </w:rPr>
              <w:t>受理通知书</w:t>
            </w:r>
          </w:p>
        </w:tc>
        <w:tc>
          <w:tcPr>
            <w:tcW w:w="1234" w:type="dxa"/>
            <w:vAlign w:val="center"/>
          </w:tcPr>
          <w:p w14:paraId="50926AE9">
            <w:pPr>
              <w:keepNext/>
              <w:snapToGrid w:val="0"/>
              <w:spacing w:before="70" w:after="70" w:line="240" w:lineRule="auto"/>
              <w:ind w:firstLine="0"/>
              <w:jc w:val="left"/>
              <w:rPr>
                <w:sz w:val="21"/>
              </w:rPr>
            </w:pPr>
            <w:r>
              <w:rPr>
                <w:sz w:val="21"/>
                <w:szCs w:val="21"/>
              </w:rPr>
              <w:t>知识产权</w:t>
            </w:r>
          </w:p>
        </w:tc>
        <w:tc>
          <w:tcPr>
            <w:tcW w:w="1390" w:type="dxa"/>
            <w:vAlign w:val="center"/>
          </w:tcPr>
          <w:p w14:paraId="1C1C4FDB">
            <w:pPr>
              <w:keepNext/>
              <w:snapToGrid w:val="0"/>
              <w:spacing w:before="70" w:after="70" w:line="240" w:lineRule="auto"/>
              <w:ind w:firstLine="0"/>
              <w:jc w:val="center"/>
              <w:rPr>
                <w:sz w:val="21"/>
              </w:rPr>
            </w:pPr>
            <w:r>
              <w:rPr>
                <w:sz w:val="21"/>
                <w:szCs w:val="21"/>
              </w:rPr>
              <w:t>24</w:t>
            </w:r>
          </w:p>
        </w:tc>
      </w:tr>
      <w:tr w14:paraId="6590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6699CDD">
            <w:pPr>
              <w:keepNext/>
              <w:snapToGrid w:val="0"/>
              <w:spacing w:before="70" w:after="70" w:line="240" w:lineRule="auto"/>
              <w:ind w:firstLine="0"/>
              <w:jc w:val="center"/>
              <w:rPr>
                <w:sz w:val="21"/>
              </w:rPr>
            </w:pPr>
            <w:r>
              <w:rPr>
                <w:sz w:val="21"/>
                <w:szCs w:val="21"/>
              </w:rPr>
              <w:t>8.2</w:t>
            </w:r>
          </w:p>
        </w:tc>
        <w:tc>
          <w:tcPr>
            <w:tcW w:w="757" w:type="dxa"/>
            <w:vAlign w:val="center"/>
          </w:tcPr>
          <w:p w14:paraId="3CB3A1CD">
            <w:pPr>
              <w:keepNext/>
              <w:snapToGrid w:val="0"/>
              <w:spacing w:before="70" w:after="70" w:line="240" w:lineRule="auto"/>
              <w:ind w:firstLine="0"/>
              <w:jc w:val="center"/>
              <w:rPr>
                <w:sz w:val="21"/>
              </w:rPr>
            </w:pPr>
            <w:r>
              <w:rPr>
                <w:sz w:val="21"/>
                <w:szCs w:val="21"/>
              </w:rPr>
              <w:t>二级</w:t>
            </w:r>
          </w:p>
        </w:tc>
        <w:tc>
          <w:tcPr>
            <w:tcW w:w="2436" w:type="dxa"/>
            <w:vAlign w:val="center"/>
          </w:tcPr>
          <w:p w14:paraId="5253154E">
            <w:pPr>
              <w:keepNext/>
              <w:snapToGrid w:val="0"/>
              <w:spacing w:before="70" w:after="70" w:line="240" w:lineRule="auto"/>
              <w:ind w:firstLine="0"/>
              <w:jc w:val="left"/>
              <w:rPr>
                <w:sz w:val="21"/>
              </w:rPr>
            </w:pPr>
            <w:r>
              <w:rPr>
                <w:sz w:val="21"/>
                <w:szCs w:val="21"/>
              </w:rPr>
              <w:t>论文撰写与投稿</w:t>
            </w:r>
          </w:p>
        </w:tc>
        <w:tc>
          <w:tcPr>
            <w:tcW w:w="2436" w:type="dxa"/>
            <w:vAlign w:val="center"/>
          </w:tcPr>
          <w:p w14:paraId="58653763">
            <w:pPr>
              <w:keepNext/>
              <w:snapToGrid w:val="0"/>
              <w:spacing w:before="70" w:after="70" w:line="240" w:lineRule="auto"/>
              <w:ind w:firstLine="0"/>
              <w:jc w:val="left"/>
              <w:rPr>
                <w:sz w:val="21"/>
              </w:rPr>
            </w:pPr>
            <w:r>
              <w:rPr>
                <w:sz w:val="21"/>
                <w:szCs w:val="21"/>
              </w:rPr>
              <w:t>录用通知</w:t>
            </w:r>
          </w:p>
        </w:tc>
        <w:tc>
          <w:tcPr>
            <w:tcW w:w="1234" w:type="dxa"/>
            <w:vAlign w:val="center"/>
          </w:tcPr>
          <w:p w14:paraId="3E0AB9F1">
            <w:pPr>
              <w:keepNext/>
              <w:snapToGrid w:val="0"/>
              <w:spacing w:before="70" w:after="70" w:line="240" w:lineRule="auto"/>
              <w:ind w:firstLine="0"/>
              <w:jc w:val="left"/>
              <w:rPr>
                <w:sz w:val="21"/>
              </w:rPr>
            </w:pPr>
            <w:r>
              <w:rPr>
                <w:sz w:val="21"/>
                <w:szCs w:val="21"/>
              </w:rPr>
              <w:t>技术</w:t>
            </w:r>
          </w:p>
        </w:tc>
        <w:tc>
          <w:tcPr>
            <w:tcW w:w="1390" w:type="dxa"/>
            <w:vAlign w:val="center"/>
          </w:tcPr>
          <w:p w14:paraId="3C8C1862">
            <w:pPr>
              <w:keepNext/>
              <w:snapToGrid w:val="0"/>
              <w:spacing w:before="70" w:after="70" w:line="240" w:lineRule="auto"/>
              <w:ind w:firstLine="0"/>
              <w:jc w:val="center"/>
              <w:rPr>
                <w:sz w:val="21"/>
              </w:rPr>
            </w:pPr>
            <w:r>
              <w:rPr>
                <w:sz w:val="21"/>
                <w:szCs w:val="21"/>
              </w:rPr>
              <w:t>18</w:t>
            </w:r>
          </w:p>
        </w:tc>
      </w:tr>
      <w:tr w14:paraId="70283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D4CA94">
            <w:pPr>
              <w:keepNext/>
              <w:snapToGrid w:val="0"/>
              <w:spacing w:before="70" w:after="70" w:line="240" w:lineRule="auto"/>
              <w:ind w:firstLine="0"/>
              <w:jc w:val="center"/>
              <w:rPr>
                <w:sz w:val="21"/>
              </w:rPr>
            </w:pPr>
            <w:r>
              <w:rPr>
                <w:sz w:val="21"/>
                <w:szCs w:val="21"/>
              </w:rPr>
              <w:t>8.3</w:t>
            </w:r>
          </w:p>
        </w:tc>
        <w:tc>
          <w:tcPr>
            <w:tcW w:w="757" w:type="dxa"/>
            <w:vAlign w:val="center"/>
          </w:tcPr>
          <w:p w14:paraId="5D6C936A">
            <w:pPr>
              <w:keepNext/>
              <w:snapToGrid w:val="0"/>
              <w:spacing w:before="70" w:after="70" w:line="240" w:lineRule="auto"/>
              <w:ind w:firstLine="0"/>
              <w:jc w:val="center"/>
              <w:rPr>
                <w:sz w:val="21"/>
              </w:rPr>
            </w:pPr>
            <w:r>
              <w:rPr>
                <w:sz w:val="21"/>
                <w:szCs w:val="21"/>
              </w:rPr>
              <w:t>二级</w:t>
            </w:r>
          </w:p>
        </w:tc>
        <w:tc>
          <w:tcPr>
            <w:tcW w:w="2436" w:type="dxa"/>
            <w:vAlign w:val="center"/>
          </w:tcPr>
          <w:p w14:paraId="296028E5">
            <w:pPr>
              <w:keepNext/>
              <w:snapToGrid w:val="0"/>
              <w:spacing w:before="70" w:after="70" w:line="240" w:lineRule="auto"/>
              <w:ind w:firstLine="0"/>
              <w:jc w:val="left"/>
              <w:rPr>
                <w:sz w:val="21"/>
              </w:rPr>
            </w:pPr>
            <w:r>
              <w:rPr>
                <w:sz w:val="21"/>
                <w:szCs w:val="21"/>
              </w:rPr>
              <w:t>软著申报</w:t>
            </w:r>
          </w:p>
        </w:tc>
        <w:tc>
          <w:tcPr>
            <w:tcW w:w="2436" w:type="dxa"/>
            <w:vAlign w:val="center"/>
          </w:tcPr>
          <w:p w14:paraId="690D956E">
            <w:pPr>
              <w:keepNext/>
              <w:snapToGrid w:val="0"/>
              <w:spacing w:before="70" w:after="70" w:line="240" w:lineRule="auto"/>
              <w:ind w:firstLine="0"/>
              <w:jc w:val="left"/>
              <w:rPr>
                <w:sz w:val="21"/>
              </w:rPr>
            </w:pPr>
            <w:r>
              <w:rPr>
                <w:sz w:val="21"/>
                <w:szCs w:val="21"/>
              </w:rPr>
              <w:t>登记证书</w:t>
            </w:r>
          </w:p>
        </w:tc>
        <w:tc>
          <w:tcPr>
            <w:tcW w:w="1234" w:type="dxa"/>
            <w:vAlign w:val="center"/>
          </w:tcPr>
          <w:p w14:paraId="492A9EA9">
            <w:pPr>
              <w:keepNext/>
              <w:snapToGrid w:val="0"/>
              <w:spacing w:before="70" w:after="70" w:line="240" w:lineRule="auto"/>
              <w:ind w:firstLine="0"/>
              <w:jc w:val="left"/>
              <w:rPr>
                <w:sz w:val="21"/>
              </w:rPr>
            </w:pPr>
            <w:r>
              <w:rPr>
                <w:sz w:val="21"/>
                <w:szCs w:val="21"/>
              </w:rPr>
              <w:t>软件</w:t>
            </w:r>
          </w:p>
        </w:tc>
        <w:tc>
          <w:tcPr>
            <w:tcW w:w="1390" w:type="dxa"/>
            <w:vAlign w:val="center"/>
          </w:tcPr>
          <w:p w14:paraId="0315A359">
            <w:pPr>
              <w:keepNext/>
              <w:snapToGrid w:val="0"/>
              <w:spacing w:before="70" w:after="70" w:line="240" w:lineRule="auto"/>
              <w:ind w:firstLine="0"/>
              <w:jc w:val="center"/>
              <w:rPr>
                <w:sz w:val="21"/>
              </w:rPr>
            </w:pPr>
            <w:r>
              <w:rPr>
                <w:sz w:val="21"/>
                <w:szCs w:val="21"/>
              </w:rPr>
              <w:t>12</w:t>
            </w:r>
          </w:p>
        </w:tc>
      </w:tr>
      <w:tr w14:paraId="17C07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25F617A">
            <w:pPr>
              <w:keepNext/>
              <w:snapToGrid w:val="0"/>
              <w:spacing w:before="70" w:after="70" w:line="240" w:lineRule="auto"/>
              <w:ind w:firstLine="0"/>
              <w:jc w:val="center"/>
              <w:rPr>
                <w:sz w:val="21"/>
              </w:rPr>
            </w:pPr>
            <w:r>
              <w:rPr>
                <w:sz w:val="21"/>
                <w:szCs w:val="21"/>
              </w:rPr>
              <w:t>9</w:t>
            </w:r>
          </w:p>
        </w:tc>
        <w:tc>
          <w:tcPr>
            <w:tcW w:w="757" w:type="dxa"/>
            <w:vAlign w:val="center"/>
          </w:tcPr>
          <w:p w14:paraId="302B6E72">
            <w:pPr>
              <w:keepNext/>
              <w:snapToGrid w:val="0"/>
              <w:spacing w:before="70" w:after="70" w:line="240" w:lineRule="auto"/>
              <w:ind w:firstLine="0"/>
              <w:jc w:val="center"/>
              <w:rPr>
                <w:sz w:val="21"/>
              </w:rPr>
            </w:pPr>
            <w:r>
              <w:rPr>
                <w:sz w:val="21"/>
                <w:szCs w:val="21"/>
              </w:rPr>
              <w:t>一级</w:t>
            </w:r>
          </w:p>
        </w:tc>
        <w:tc>
          <w:tcPr>
            <w:tcW w:w="2436" w:type="dxa"/>
            <w:vAlign w:val="center"/>
          </w:tcPr>
          <w:p w14:paraId="0D38DF30">
            <w:pPr>
              <w:keepNext/>
              <w:snapToGrid w:val="0"/>
              <w:spacing w:before="70" w:after="70" w:line="240" w:lineRule="auto"/>
              <w:ind w:firstLine="0"/>
              <w:jc w:val="left"/>
              <w:rPr>
                <w:sz w:val="21"/>
              </w:rPr>
            </w:pPr>
            <w:r>
              <w:rPr>
                <w:sz w:val="21"/>
                <w:szCs w:val="21"/>
              </w:rPr>
              <w:t>验收与归档</w:t>
            </w:r>
          </w:p>
        </w:tc>
        <w:tc>
          <w:tcPr>
            <w:tcW w:w="2436" w:type="dxa"/>
            <w:vAlign w:val="center"/>
          </w:tcPr>
          <w:p w14:paraId="59D6EAC2">
            <w:pPr>
              <w:keepNext/>
              <w:snapToGrid w:val="0"/>
              <w:spacing w:before="70" w:after="70" w:line="240" w:lineRule="auto"/>
              <w:ind w:firstLine="0"/>
              <w:jc w:val="left"/>
              <w:rPr>
                <w:sz w:val="21"/>
              </w:rPr>
            </w:pPr>
            <w:r>
              <w:rPr>
                <w:sz w:val="21"/>
                <w:szCs w:val="21"/>
              </w:rPr>
              <w:t>验收资料、档案</w:t>
            </w:r>
          </w:p>
        </w:tc>
        <w:tc>
          <w:tcPr>
            <w:tcW w:w="1234" w:type="dxa"/>
            <w:vAlign w:val="center"/>
          </w:tcPr>
          <w:p w14:paraId="24F908C4">
            <w:pPr>
              <w:keepNext/>
              <w:snapToGrid w:val="0"/>
              <w:spacing w:before="70" w:after="70" w:line="240" w:lineRule="auto"/>
              <w:ind w:firstLine="0"/>
              <w:jc w:val="left"/>
              <w:rPr>
                <w:sz w:val="21"/>
              </w:rPr>
            </w:pPr>
            <w:r>
              <w:rPr>
                <w:sz w:val="21"/>
                <w:szCs w:val="21"/>
              </w:rPr>
              <w:t>项目管理</w:t>
            </w:r>
          </w:p>
        </w:tc>
        <w:tc>
          <w:tcPr>
            <w:tcW w:w="1390" w:type="dxa"/>
            <w:vAlign w:val="center"/>
          </w:tcPr>
          <w:p w14:paraId="00D21D73">
            <w:pPr>
              <w:keepNext/>
              <w:snapToGrid w:val="0"/>
              <w:spacing w:before="70" w:after="70" w:line="240" w:lineRule="auto"/>
              <w:ind w:firstLine="0"/>
              <w:jc w:val="center"/>
              <w:rPr>
                <w:sz w:val="21"/>
              </w:rPr>
            </w:pPr>
            <w:r>
              <w:rPr>
                <w:sz w:val="21"/>
                <w:szCs w:val="21"/>
              </w:rPr>
              <w:t>3</w:t>
            </w:r>
          </w:p>
        </w:tc>
      </w:tr>
    </w:tbl>
    <w:p w14:paraId="4E36C2C2">
      <w:pPr>
        <w:spacing w:line="240" w:lineRule="auto"/>
        <w:ind w:firstLine="0"/>
      </w:pPr>
    </w:p>
    <w:p w14:paraId="25DA7A96">
      <w:pPr>
        <w:pStyle w:val="5"/>
      </w:pPr>
      <w:bookmarkStart w:id="70" w:name="_Toc21697"/>
      <w:r>
        <w:rPr>
          <w:szCs w:val="32"/>
        </w:rPr>
        <w:t>1.10.4 责任矩阵（RACI）</w:t>
      </w:r>
      <w:bookmarkEnd w:id="70"/>
    </w:p>
    <w:tbl>
      <w:tblPr>
        <w:tblStyle w:val="32"/>
        <w:tblW w:w="93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1290"/>
        <w:gridCol w:w="1290"/>
        <w:gridCol w:w="1290"/>
        <w:gridCol w:w="1290"/>
        <w:gridCol w:w="1290"/>
        <w:gridCol w:w="1290"/>
      </w:tblGrid>
      <w:tr w14:paraId="3C836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499D9014">
            <w:pPr>
              <w:snapToGrid w:val="0"/>
              <w:spacing w:before="70" w:after="70" w:line="240" w:lineRule="auto"/>
              <w:ind w:firstLine="0"/>
              <w:jc w:val="center"/>
              <w:rPr>
                <w:b/>
                <w:sz w:val="21"/>
              </w:rPr>
            </w:pPr>
            <w:r>
              <w:rPr>
                <w:b/>
                <w:sz w:val="21"/>
                <w:szCs w:val="21"/>
              </w:rPr>
              <w:t>工作包</w:t>
            </w:r>
          </w:p>
        </w:tc>
        <w:tc>
          <w:tcPr>
            <w:tcW w:w="1290" w:type="dxa"/>
            <w:shd w:val="clear" w:color="auto" w:fill="E7E6E6"/>
            <w:vAlign w:val="center"/>
          </w:tcPr>
          <w:p w14:paraId="3CAD22F6">
            <w:pPr>
              <w:snapToGrid w:val="0"/>
              <w:spacing w:before="70" w:after="70" w:line="240" w:lineRule="auto"/>
              <w:ind w:firstLine="0"/>
              <w:jc w:val="center"/>
              <w:rPr>
                <w:b/>
                <w:sz w:val="21"/>
              </w:rPr>
            </w:pPr>
            <w:r>
              <w:rPr>
                <w:b/>
                <w:sz w:val="21"/>
                <w:szCs w:val="21"/>
              </w:rPr>
              <w:t>项目负责人</w:t>
            </w:r>
          </w:p>
        </w:tc>
        <w:tc>
          <w:tcPr>
            <w:tcW w:w="1290" w:type="dxa"/>
            <w:shd w:val="clear" w:color="auto" w:fill="E7E6E6"/>
            <w:vAlign w:val="center"/>
          </w:tcPr>
          <w:p w14:paraId="59230D15">
            <w:pPr>
              <w:snapToGrid w:val="0"/>
              <w:spacing w:before="70" w:after="70" w:line="240" w:lineRule="auto"/>
              <w:ind w:firstLine="0"/>
              <w:jc w:val="center"/>
              <w:rPr>
                <w:b/>
                <w:sz w:val="21"/>
              </w:rPr>
            </w:pPr>
            <w:r>
              <w:rPr>
                <w:b/>
                <w:sz w:val="21"/>
                <w:szCs w:val="21"/>
              </w:rPr>
              <w:t>技术负责人</w:t>
            </w:r>
          </w:p>
        </w:tc>
        <w:tc>
          <w:tcPr>
            <w:tcW w:w="1290" w:type="dxa"/>
            <w:shd w:val="clear" w:color="auto" w:fill="E7E6E6"/>
            <w:vAlign w:val="center"/>
          </w:tcPr>
          <w:p w14:paraId="30B9D70A">
            <w:pPr>
              <w:snapToGrid w:val="0"/>
              <w:spacing w:before="70" w:after="70" w:line="240" w:lineRule="auto"/>
              <w:ind w:firstLine="0"/>
              <w:jc w:val="center"/>
              <w:rPr>
                <w:b/>
                <w:sz w:val="21"/>
              </w:rPr>
            </w:pPr>
            <w:r>
              <w:rPr>
                <w:b/>
                <w:sz w:val="21"/>
                <w:szCs w:val="21"/>
              </w:rPr>
              <w:t>测量负责人</w:t>
            </w:r>
          </w:p>
        </w:tc>
        <w:tc>
          <w:tcPr>
            <w:tcW w:w="1290" w:type="dxa"/>
            <w:shd w:val="clear" w:color="auto" w:fill="E7E6E6"/>
            <w:vAlign w:val="center"/>
          </w:tcPr>
          <w:p w14:paraId="647B7080">
            <w:pPr>
              <w:snapToGrid w:val="0"/>
              <w:spacing w:before="70" w:after="70" w:line="240" w:lineRule="auto"/>
              <w:ind w:firstLine="0"/>
              <w:jc w:val="center"/>
              <w:rPr>
                <w:b/>
                <w:sz w:val="21"/>
              </w:rPr>
            </w:pPr>
            <w:r>
              <w:rPr>
                <w:b/>
                <w:sz w:val="21"/>
                <w:szCs w:val="21"/>
              </w:rPr>
              <w:t>装备负责人</w:t>
            </w:r>
          </w:p>
        </w:tc>
        <w:tc>
          <w:tcPr>
            <w:tcW w:w="1290" w:type="dxa"/>
            <w:shd w:val="clear" w:color="auto" w:fill="E7E6E6"/>
            <w:vAlign w:val="center"/>
          </w:tcPr>
          <w:p w14:paraId="6E97BE7B">
            <w:pPr>
              <w:snapToGrid w:val="0"/>
              <w:spacing w:before="70" w:after="70" w:line="240" w:lineRule="auto"/>
              <w:ind w:firstLine="0"/>
              <w:jc w:val="center"/>
              <w:rPr>
                <w:b/>
                <w:sz w:val="21"/>
              </w:rPr>
            </w:pPr>
            <w:r>
              <w:rPr>
                <w:b/>
                <w:sz w:val="21"/>
                <w:szCs w:val="21"/>
              </w:rPr>
              <w:t>软件负责人</w:t>
            </w:r>
          </w:p>
        </w:tc>
        <w:tc>
          <w:tcPr>
            <w:tcW w:w="1290" w:type="dxa"/>
            <w:shd w:val="clear" w:color="auto" w:fill="E7E6E6"/>
            <w:vAlign w:val="center"/>
          </w:tcPr>
          <w:p w14:paraId="4E7368AC">
            <w:pPr>
              <w:snapToGrid w:val="0"/>
              <w:spacing w:before="70" w:after="70" w:line="240" w:lineRule="auto"/>
              <w:ind w:firstLine="0"/>
              <w:jc w:val="center"/>
              <w:rPr>
                <w:b/>
                <w:sz w:val="21"/>
              </w:rPr>
            </w:pPr>
            <w:r>
              <w:rPr>
                <w:b/>
                <w:sz w:val="21"/>
                <w:szCs w:val="21"/>
              </w:rPr>
              <w:t>质量负责人</w:t>
            </w:r>
          </w:p>
        </w:tc>
      </w:tr>
      <w:tr w14:paraId="6FF2F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194E7DEE">
            <w:pPr>
              <w:snapToGrid w:val="0"/>
              <w:spacing w:before="70" w:after="70" w:line="240" w:lineRule="auto"/>
              <w:ind w:firstLine="0"/>
              <w:jc w:val="left"/>
              <w:rPr>
                <w:sz w:val="21"/>
              </w:rPr>
            </w:pPr>
            <w:r>
              <w:rPr>
                <w:sz w:val="21"/>
                <w:szCs w:val="21"/>
              </w:rPr>
              <w:t>项目管理</w:t>
            </w:r>
          </w:p>
        </w:tc>
        <w:tc>
          <w:tcPr>
            <w:tcW w:w="1290" w:type="dxa"/>
            <w:vAlign w:val="center"/>
          </w:tcPr>
          <w:p w14:paraId="7341CAFB">
            <w:pPr>
              <w:snapToGrid w:val="0"/>
              <w:spacing w:before="70" w:after="70" w:line="240" w:lineRule="auto"/>
              <w:ind w:firstLine="0"/>
              <w:jc w:val="left"/>
              <w:rPr>
                <w:sz w:val="21"/>
              </w:rPr>
            </w:pPr>
            <w:r>
              <w:rPr>
                <w:sz w:val="21"/>
                <w:szCs w:val="21"/>
              </w:rPr>
              <w:t>A/R</w:t>
            </w:r>
          </w:p>
        </w:tc>
        <w:tc>
          <w:tcPr>
            <w:tcW w:w="1290" w:type="dxa"/>
            <w:vAlign w:val="center"/>
          </w:tcPr>
          <w:p w14:paraId="3E14EFE0">
            <w:pPr>
              <w:snapToGrid w:val="0"/>
              <w:spacing w:before="70" w:after="70" w:line="240" w:lineRule="auto"/>
              <w:ind w:firstLine="0"/>
              <w:jc w:val="center"/>
              <w:rPr>
                <w:sz w:val="21"/>
              </w:rPr>
            </w:pPr>
            <w:r>
              <w:rPr>
                <w:sz w:val="21"/>
                <w:szCs w:val="21"/>
              </w:rPr>
              <w:t>C</w:t>
            </w:r>
          </w:p>
        </w:tc>
        <w:tc>
          <w:tcPr>
            <w:tcW w:w="1290" w:type="dxa"/>
            <w:vAlign w:val="center"/>
          </w:tcPr>
          <w:p w14:paraId="44434568">
            <w:pPr>
              <w:snapToGrid w:val="0"/>
              <w:spacing w:before="70" w:after="70" w:line="240" w:lineRule="auto"/>
              <w:ind w:firstLine="0"/>
              <w:jc w:val="center"/>
              <w:rPr>
                <w:sz w:val="21"/>
              </w:rPr>
            </w:pPr>
            <w:r>
              <w:rPr>
                <w:sz w:val="21"/>
                <w:szCs w:val="21"/>
              </w:rPr>
              <w:t>I</w:t>
            </w:r>
          </w:p>
        </w:tc>
        <w:tc>
          <w:tcPr>
            <w:tcW w:w="1290" w:type="dxa"/>
            <w:vAlign w:val="center"/>
          </w:tcPr>
          <w:p w14:paraId="63CA893C">
            <w:pPr>
              <w:snapToGrid w:val="0"/>
              <w:spacing w:before="70" w:after="70" w:line="240" w:lineRule="auto"/>
              <w:ind w:firstLine="0"/>
              <w:jc w:val="center"/>
              <w:rPr>
                <w:sz w:val="21"/>
              </w:rPr>
            </w:pPr>
            <w:r>
              <w:rPr>
                <w:sz w:val="21"/>
                <w:szCs w:val="21"/>
              </w:rPr>
              <w:t>I</w:t>
            </w:r>
          </w:p>
        </w:tc>
        <w:tc>
          <w:tcPr>
            <w:tcW w:w="1290" w:type="dxa"/>
            <w:vAlign w:val="center"/>
          </w:tcPr>
          <w:p w14:paraId="6BFFB68F">
            <w:pPr>
              <w:snapToGrid w:val="0"/>
              <w:spacing w:before="70" w:after="70" w:line="240" w:lineRule="auto"/>
              <w:ind w:firstLine="0"/>
              <w:jc w:val="center"/>
              <w:rPr>
                <w:sz w:val="21"/>
              </w:rPr>
            </w:pPr>
            <w:r>
              <w:rPr>
                <w:sz w:val="21"/>
                <w:szCs w:val="21"/>
              </w:rPr>
              <w:t>I</w:t>
            </w:r>
          </w:p>
        </w:tc>
        <w:tc>
          <w:tcPr>
            <w:tcW w:w="1290" w:type="dxa"/>
            <w:vAlign w:val="center"/>
          </w:tcPr>
          <w:p w14:paraId="4C0B7E24">
            <w:pPr>
              <w:snapToGrid w:val="0"/>
              <w:spacing w:before="70" w:after="70" w:line="240" w:lineRule="auto"/>
              <w:ind w:firstLine="0"/>
              <w:jc w:val="center"/>
              <w:rPr>
                <w:sz w:val="21"/>
              </w:rPr>
            </w:pPr>
            <w:r>
              <w:rPr>
                <w:sz w:val="21"/>
                <w:szCs w:val="21"/>
              </w:rPr>
              <w:t>C</w:t>
            </w:r>
          </w:p>
        </w:tc>
      </w:tr>
      <w:tr w14:paraId="4183E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80808F1">
            <w:pPr>
              <w:snapToGrid w:val="0"/>
              <w:spacing w:before="70" w:after="70" w:line="240" w:lineRule="auto"/>
              <w:ind w:firstLine="0"/>
              <w:jc w:val="left"/>
              <w:rPr>
                <w:sz w:val="21"/>
              </w:rPr>
            </w:pPr>
            <w:r>
              <w:rPr>
                <w:sz w:val="21"/>
                <w:szCs w:val="21"/>
              </w:rPr>
              <w:t>现场测量建模</w:t>
            </w:r>
          </w:p>
        </w:tc>
        <w:tc>
          <w:tcPr>
            <w:tcW w:w="1290" w:type="dxa"/>
            <w:vAlign w:val="center"/>
          </w:tcPr>
          <w:p w14:paraId="474BDA98">
            <w:pPr>
              <w:snapToGrid w:val="0"/>
              <w:spacing w:before="70" w:after="70" w:line="240" w:lineRule="auto"/>
              <w:ind w:firstLine="0"/>
              <w:jc w:val="left"/>
              <w:rPr>
                <w:sz w:val="21"/>
              </w:rPr>
            </w:pPr>
            <w:r>
              <w:rPr>
                <w:sz w:val="21"/>
                <w:szCs w:val="21"/>
              </w:rPr>
              <w:t>A</w:t>
            </w:r>
          </w:p>
        </w:tc>
        <w:tc>
          <w:tcPr>
            <w:tcW w:w="1290" w:type="dxa"/>
            <w:vAlign w:val="center"/>
          </w:tcPr>
          <w:p w14:paraId="440DD947">
            <w:pPr>
              <w:snapToGrid w:val="0"/>
              <w:spacing w:before="70" w:after="70" w:line="240" w:lineRule="auto"/>
              <w:ind w:firstLine="0"/>
              <w:jc w:val="center"/>
              <w:rPr>
                <w:sz w:val="21"/>
              </w:rPr>
            </w:pPr>
            <w:r>
              <w:rPr>
                <w:sz w:val="21"/>
                <w:szCs w:val="21"/>
              </w:rPr>
              <w:t>C</w:t>
            </w:r>
          </w:p>
        </w:tc>
        <w:tc>
          <w:tcPr>
            <w:tcW w:w="1290" w:type="dxa"/>
            <w:vAlign w:val="center"/>
          </w:tcPr>
          <w:p w14:paraId="62554D63">
            <w:pPr>
              <w:snapToGrid w:val="0"/>
              <w:spacing w:before="70" w:after="70" w:line="240" w:lineRule="auto"/>
              <w:ind w:firstLine="0"/>
              <w:jc w:val="center"/>
              <w:rPr>
                <w:sz w:val="21"/>
              </w:rPr>
            </w:pPr>
            <w:r>
              <w:rPr>
                <w:sz w:val="21"/>
                <w:szCs w:val="21"/>
              </w:rPr>
              <w:t>R</w:t>
            </w:r>
          </w:p>
        </w:tc>
        <w:tc>
          <w:tcPr>
            <w:tcW w:w="1290" w:type="dxa"/>
            <w:vAlign w:val="center"/>
          </w:tcPr>
          <w:p w14:paraId="7D86AB93">
            <w:pPr>
              <w:snapToGrid w:val="0"/>
              <w:spacing w:before="70" w:after="70" w:line="240" w:lineRule="auto"/>
              <w:ind w:firstLine="0"/>
              <w:jc w:val="center"/>
              <w:rPr>
                <w:sz w:val="21"/>
              </w:rPr>
            </w:pPr>
            <w:r>
              <w:rPr>
                <w:sz w:val="21"/>
                <w:szCs w:val="21"/>
              </w:rPr>
              <w:t>C</w:t>
            </w:r>
          </w:p>
        </w:tc>
        <w:tc>
          <w:tcPr>
            <w:tcW w:w="1290" w:type="dxa"/>
            <w:vAlign w:val="center"/>
          </w:tcPr>
          <w:p w14:paraId="327113B9">
            <w:pPr>
              <w:snapToGrid w:val="0"/>
              <w:spacing w:before="70" w:after="70" w:line="240" w:lineRule="auto"/>
              <w:ind w:firstLine="0"/>
              <w:jc w:val="center"/>
              <w:rPr>
                <w:sz w:val="21"/>
              </w:rPr>
            </w:pPr>
            <w:r>
              <w:rPr>
                <w:sz w:val="21"/>
                <w:szCs w:val="21"/>
              </w:rPr>
              <w:t>I</w:t>
            </w:r>
          </w:p>
        </w:tc>
        <w:tc>
          <w:tcPr>
            <w:tcW w:w="1290" w:type="dxa"/>
            <w:vAlign w:val="center"/>
          </w:tcPr>
          <w:p w14:paraId="370E7AA5">
            <w:pPr>
              <w:snapToGrid w:val="0"/>
              <w:spacing w:before="70" w:after="70" w:line="240" w:lineRule="auto"/>
              <w:ind w:firstLine="0"/>
              <w:jc w:val="center"/>
              <w:rPr>
                <w:sz w:val="21"/>
              </w:rPr>
            </w:pPr>
            <w:r>
              <w:rPr>
                <w:sz w:val="21"/>
                <w:szCs w:val="21"/>
              </w:rPr>
              <w:t>C</w:t>
            </w:r>
          </w:p>
        </w:tc>
      </w:tr>
      <w:tr w14:paraId="001B4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D748B6B">
            <w:pPr>
              <w:snapToGrid w:val="0"/>
              <w:spacing w:before="70" w:after="70" w:line="240" w:lineRule="auto"/>
              <w:ind w:firstLine="0"/>
              <w:jc w:val="left"/>
              <w:rPr>
                <w:sz w:val="21"/>
              </w:rPr>
            </w:pPr>
            <w:r>
              <w:rPr>
                <w:sz w:val="21"/>
                <w:szCs w:val="21"/>
              </w:rPr>
              <w:t>技术研究</w:t>
            </w:r>
          </w:p>
        </w:tc>
        <w:tc>
          <w:tcPr>
            <w:tcW w:w="1290" w:type="dxa"/>
            <w:vAlign w:val="center"/>
          </w:tcPr>
          <w:p w14:paraId="7B157F74">
            <w:pPr>
              <w:snapToGrid w:val="0"/>
              <w:spacing w:before="70" w:after="70" w:line="240" w:lineRule="auto"/>
              <w:ind w:firstLine="0"/>
              <w:jc w:val="left"/>
              <w:rPr>
                <w:sz w:val="21"/>
              </w:rPr>
            </w:pPr>
            <w:r>
              <w:rPr>
                <w:sz w:val="21"/>
                <w:szCs w:val="21"/>
              </w:rPr>
              <w:t>A</w:t>
            </w:r>
          </w:p>
        </w:tc>
        <w:tc>
          <w:tcPr>
            <w:tcW w:w="1290" w:type="dxa"/>
            <w:vAlign w:val="center"/>
          </w:tcPr>
          <w:p w14:paraId="02C78173">
            <w:pPr>
              <w:snapToGrid w:val="0"/>
              <w:spacing w:before="70" w:after="70" w:line="240" w:lineRule="auto"/>
              <w:ind w:firstLine="0"/>
              <w:jc w:val="center"/>
              <w:rPr>
                <w:sz w:val="21"/>
              </w:rPr>
            </w:pPr>
            <w:r>
              <w:rPr>
                <w:sz w:val="21"/>
                <w:szCs w:val="21"/>
              </w:rPr>
              <w:t>R</w:t>
            </w:r>
          </w:p>
        </w:tc>
        <w:tc>
          <w:tcPr>
            <w:tcW w:w="1290" w:type="dxa"/>
            <w:vAlign w:val="center"/>
          </w:tcPr>
          <w:p w14:paraId="3ABDD971">
            <w:pPr>
              <w:snapToGrid w:val="0"/>
              <w:spacing w:before="70" w:after="70" w:line="240" w:lineRule="auto"/>
              <w:ind w:firstLine="0"/>
              <w:jc w:val="center"/>
              <w:rPr>
                <w:sz w:val="21"/>
              </w:rPr>
            </w:pPr>
            <w:r>
              <w:rPr>
                <w:sz w:val="21"/>
                <w:szCs w:val="21"/>
              </w:rPr>
              <w:t>C</w:t>
            </w:r>
          </w:p>
        </w:tc>
        <w:tc>
          <w:tcPr>
            <w:tcW w:w="1290" w:type="dxa"/>
            <w:vAlign w:val="center"/>
          </w:tcPr>
          <w:p w14:paraId="204B9487">
            <w:pPr>
              <w:snapToGrid w:val="0"/>
              <w:spacing w:before="70" w:after="70" w:line="240" w:lineRule="auto"/>
              <w:ind w:firstLine="0"/>
              <w:jc w:val="center"/>
              <w:rPr>
                <w:sz w:val="21"/>
              </w:rPr>
            </w:pPr>
            <w:r>
              <w:rPr>
                <w:sz w:val="21"/>
                <w:szCs w:val="21"/>
              </w:rPr>
              <w:t>I</w:t>
            </w:r>
          </w:p>
        </w:tc>
        <w:tc>
          <w:tcPr>
            <w:tcW w:w="1290" w:type="dxa"/>
            <w:vAlign w:val="center"/>
          </w:tcPr>
          <w:p w14:paraId="0E8DCCAC">
            <w:pPr>
              <w:snapToGrid w:val="0"/>
              <w:spacing w:before="70" w:after="70" w:line="240" w:lineRule="auto"/>
              <w:ind w:firstLine="0"/>
              <w:jc w:val="center"/>
              <w:rPr>
                <w:sz w:val="21"/>
              </w:rPr>
            </w:pPr>
            <w:r>
              <w:rPr>
                <w:sz w:val="21"/>
                <w:szCs w:val="21"/>
              </w:rPr>
              <w:t>C</w:t>
            </w:r>
          </w:p>
        </w:tc>
        <w:tc>
          <w:tcPr>
            <w:tcW w:w="1290" w:type="dxa"/>
            <w:vAlign w:val="center"/>
          </w:tcPr>
          <w:p w14:paraId="70F19CDA">
            <w:pPr>
              <w:snapToGrid w:val="0"/>
              <w:spacing w:before="70" w:after="70" w:line="240" w:lineRule="auto"/>
              <w:ind w:firstLine="0"/>
              <w:jc w:val="center"/>
              <w:rPr>
                <w:sz w:val="21"/>
              </w:rPr>
            </w:pPr>
            <w:r>
              <w:rPr>
                <w:sz w:val="21"/>
                <w:szCs w:val="21"/>
              </w:rPr>
              <w:t>C</w:t>
            </w:r>
          </w:p>
        </w:tc>
      </w:tr>
      <w:tr w14:paraId="3B056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111F71D">
            <w:pPr>
              <w:snapToGrid w:val="0"/>
              <w:spacing w:before="70" w:after="70" w:line="240" w:lineRule="auto"/>
              <w:ind w:firstLine="0"/>
              <w:jc w:val="left"/>
              <w:rPr>
                <w:sz w:val="21"/>
              </w:rPr>
            </w:pPr>
            <w:r>
              <w:rPr>
                <w:sz w:val="21"/>
                <w:szCs w:val="21"/>
              </w:rPr>
              <w:t>装备设计</w:t>
            </w:r>
          </w:p>
        </w:tc>
        <w:tc>
          <w:tcPr>
            <w:tcW w:w="1290" w:type="dxa"/>
            <w:vAlign w:val="center"/>
          </w:tcPr>
          <w:p w14:paraId="1941EBCE">
            <w:pPr>
              <w:snapToGrid w:val="0"/>
              <w:spacing w:before="70" w:after="70" w:line="240" w:lineRule="auto"/>
              <w:ind w:firstLine="0"/>
              <w:jc w:val="left"/>
              <w:rPr>
                <w:sz w:val="21"/>
              </w:rPr>
            </w:pPr>
            <w:r>
              <w:rPr>
                <w:sz w:val="21"/>
                <w:szCs w:val="21"/>
              </w:rPr>
              <w:t>A</w:t>
            </w:r>
          </w:p>
        </w:tc>
        <w:tc>
          <w:tcPr>
            <w:tcW w:w="1290" w:type="dxa"/>
            <w:vAlign w:val="center"/>
          </w:tcPr>
          <w:p w14:paraId="10FFFEA7">
            <w:pPr>
              <w:snapToGrid w:val="0"/>
              <w:spacing w:before="70" w:after="70" w:line="240" w:lineRule="auto"/>
              <w:ind w:firstLine="0"/>
              <w:jc w:val="center"/>
              <w:rPr>
                <w:sz w:val="21"/>
              </w:rPr>
            </w:pPr>
            <w:r>
              <w:rPr>
                <w:sz w:val="21"/>
                <w:szCs w:val="21"/>
              </w:rPr>
              <w:t>C</w:t>
            </w:r>
          </w:p>
        </w:tc>
        <w:tc>
          <w:tcPr>
            <w:tcW w:w="1290" w:type="dxa"/>
            <w:vAlign w:val="center"/>
          </w:tcPr>
          <w:p w14:paraId="47D904B7">
            <w:pPr>
              <w:snapToGrid w:val="0"/>
              <w:spacing w:before="70" w:after="70" w:line="240" w:lineRule="auto"/>
              <w:ind w:firstLine="0"/>
              <w:jc w:val="center"/>
              <w:rPr>
                <w:sz w:val="21"/>
              </w:rPr>
            </w:pPr>
            <w:r>
              <w:rPr>
                <w:sz w:val="21"/>
                <w:szCs w:val="21"/>
              </w:rPr>
              <w:t>I</w:t>
            </w:r>
          </w:p>
        </w:tc>
        <w:tc>
          <w:tcPr>
            <w:tcW w:w="1290" w:type="dxa"/>
            <w:vAlign w:val="center"/>
          </w:tcPr>
          <w:p w14:paraId="6B96B539">
            <w:pPr>
              <w:snapToGrid w:val="0"/>
              <w:spacing w:before="70" w:after="70" w:line="240" w:lineRule="auto"/>
              <w:ind w:firstLine="0"/>
              <w:jc w:val="center"/>
              <w:rPr>
                <w:sz w:val="21"/>
              </w:rPr>
            </w:pPr>
            <w:r>
              <w:rPr>
                <w:sz w:val="21"/>
                <w:szCs w:val="21"/>
              </w:rPr>
              <w:t>R</w:t>
            </w:r>
          </w:p>
        </w:tc>
        <w:tc>
          <w:tcPr>
            <w:tcW w:w="1290" w:type="dxa"/>
            <w:vAlign w:val="center"/>
          </w:tcPr>
          <w:p w14:paraId="0FB33642">
            <w:pPr>
              <w:snapToGrid w:val="0"/>
              <w:spacing w:before="70" w:after="70" w:line="240" w:lineRule="auto"/>
              <w:ind w:firstLine="0"/>
              <w:jc w:val="center"/>
              <w:rPr>
                <w:sz w:val="21"/>
              </w:rPr>
            </w:pPr>
            <w:r>
              <w:rPr>
                <w:sz w:val="21"/>
                <w:szCs w:val="21"/>
              </w:rPr>
              <w:t>C</w:t>
            </w:r>
          </w:p>
        </w:tc>
        <w:tc>
          <w:tcPr>
            <w:tcW w:w="1290" w:type="dxa"/>
            <w:vAlign w:val="center"/>
          </w:tcPr>
          <w:p w14:paraId="693540D7">
            <w:pPr>
              <w:snapToGrid w:val="0"/>
              <w:spacing w:before="70" w:after="70" w:line="240" w:lineRule="auto"/>
              <w:ind w:firstLine="0"/>
              <w:jc w:val="center"/>
              <w:rPr>
                <w:sz w:val="21"/>
              </w:rPr>
            </w:pPr>
            <w:r>
              <w:rPr>
                <w:sz w:val="21"/>
                <w:szCs w:val="21"/>
              </w:rPr>
              <w:t>C</w:t>
            </w:r>
          </w:p>
        </w:tc>
      </w:tr>
      <w:tr w14:paraId="2653B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86D0855">
            <w:pPr>
              <w:snapToGrid w:val="0"/>
              <w:spacing w:before="70" w:after="70" w:line="240" w:lineRule="auto"/>
              <w:ind w:firstLine="0"/>
              <w:jc w:val="left"/>
              <w:rPr>
                <w:sz w:val="21"/>
              </w:rPr>
            </w:pPr>
            <w:r>
              <w:rPr>
                <w:sz w:val="21"/>
                <w:szCs w:val="21"/>
              </w:rPr>
              <w:t>装备开发</w:t>
            </w:r>
          </w:p>
        </w:tc>
        <w:tc>
          <w:tcPr>
            <w:tcW w:w="1290" w:type="dxa"/>
            <w:vAlign w:val="center"/>
          </w:tcPr>
          <w:p w14:paraId="69E585AF">
            <w:pPr>
              <w:snapToGrid w:val="0"/>
              <w:spacing w:before="70" w:after="70" w:line="240" w:lineRule="auto"/>
              <w:ind w:firstLine="0"/>
              <w:jc w:val="left"/>
              <w:rPr>
                <w:sz w:val="21"/>
              </w:rPr>
            </w:pPr>
            <w:r>
              <w:rPr>
                <w:sz w:val="21"/>
                <w:szCs w:val="21"/>
              </w:rPr>
              <w:t>A</w:t>
            </w:r>
          </w:p>
        </w:tc>
        <w:tc>
          <w:tcPr>
            <w:tcW w:w="1290" w:type="dxa"/>
            <w:vAlign w:val="center"/>
          </w:tcPr>
          <w:p w14:paraId="25467E7E">
            <w:pPr>
              <w:snapToGrid w:val="0"/>
              <w:spacing w:before="70" w:after="70" w:line="240" w:lineRule="auto"/>
              <w:ind w:firstLine="0"/>
              <w:jc w:val="center"/>
              <w:rPr>
                <w:sz w:val="21"/>
              </w:rPr>
            </w:pPr>
            <w:r>
              <w:rPr>
                <w:sz w:val="21"/>
                <w:szCs w:val="21"/>
              </w:rPr>
              <w:t>C</w:t>
            </w:r>
          </w:p>
        </w:tc>
        <w:tc>
          <w:tcPr>
            <w:tcW w:w="1290" w:type="dxa"/>
            <w:vAlign w:val="center"/>
          </w:tcPr>
          <w:p w14:paraId="1C6F5B2D">
            <w:pPr>
              <w:snapToGrid w:val="0"/>
              <w:spacing w:before="70" w:after="70" w:line="240" w:lineRule="auto"/>
              <w:ind w:firstLine="0"/>
              <w:jc w:val="center"/>
              <w:rPr>
                <w:sz w:val="21"/>
              </w:rPr>
            </w:pPr>
            <w:r>
              <w:rPr>
                <w:sz w:val="21"/>
                <w:szCs w:val="21"/>
              </w:rPr>
              <w:t>I</w:t>
            </w:r>
          </w:p>
        </w:tc>
        <w:tc>
          <w:tcPr>
            <w:tcW w:w="1290" w:type="dxa"/>
            <w:vAlign w:val="center"/>
          </w:tcPr>
          <w:p w14:paraId="7709980C">
            <w:pPr>
              <w:snapToGrid w:val="0"/>
              <w:spacing w:before="70" w:after="70" w:line="240" w:lineRule="auto"/>
              <w:ind w:firstLine="0"/>
              <w:jc w:val="center"/>
              <w:rPr>
                <w:sz w:val="21"/>
              </w:rPr>
            </w:pPr>
            <w:r>
              <w:rPr>
                <w:sz w:val="21"/>
                <w:szCs w:val="21"/>
              </w:rPr>
              <w:t>R</w:t>
            </w:r>
          </w:p>
        </w:tc>
        <w:tc>
          <w:tcPr>
            <w:tcW w:w="1290" w:type="dxa"/>
            <w:vAlign w:val="center"/>
          </w:tcPr>
          <w:p w14:paraId="461B083C">
            <w:pPr>
              <w:snapToGrid w:val="0"/>
              <w:spacing w:before="70" w:after="70" w:line="240" w:lineRule="auto"/>
              <w:ind w:firstLine="0"/>
              <w:jc w:val="center"/>
              <w:rPr>
                <w:sz w:val="21"/>
              </w:rPr>
            </w:pPr>
            <w:r>
              <w:rPr>
                <w:sz w:val="21"/>
                <w:szCs w:val="21"/>
              </w:rPr>
              <w:t>R</w:t>
            </w:r>
          </w:p>
        </w:tc>
        <w:tc>
          <w:tcPr>
            <w:tcW w:w="1290" w:type="dxa"/>
            <w:vAlign w:val="center"/>
          </w:tcPr>
          <w:p w14:paraId="1617B3A6">
            <w:pPr>
              <w:snapToGrid w:val="0"/>
              <w:spacing w:before="70" w:after="70" w:line="240" w:lineRule="auto"/>
              <w:ind w:firstLine="0"/>
              <w:jc w:val="center"/>
              <w:rPr>
                <w:sz w:val="21"/>
              </w:rPr>
            </w:pPr>
            <w:r>
              <w:rPr>
                <w:sz w:val="21"/>
                <w:szCs w:val="21"/>
              </w:rPr>
              <w:t>C</w:t>
            </w:r>
          </w:p>
        </w:tc>
      </w:tr>
      <w:tr w14:paraId="6960E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4902C58">
            <w:pPr>
              <w:snapToGrid w:val="0"/>
              <w:spacing w:before="70" w:after="70" w:line="240" w:lineRule="auto"/>
              <w:ind w:firstLine="0"/>
              <w:jc w:val="left"/>
              <w:rPr>
                <w:sz w:val="21"/>
              </w:rPr>
            </w:pPr>
            <w:r>
              <w:rPr>
                <w:sz w:val="21"/>
                <w:szCs w:val="21"/>
              </w:rPr>
              <w:t>测试与验证</w:t>
            </w:r>
          </w:p>
        </w:tc>
        <w:tc>
          <w:tcPr>
            <w:tcW w:w="1290" w:type="dxa"/>
            <w:vAlign w:val="center"/>
          </w:tcPr>
          <w:p w14:paraId="5A023157">
            <w:pPr>
              <w:snapToGrid w:val="0"/>
              <w:spacing w:before="70" w:after="70" w:line="240" w:lineRule="auto"/>
              <w:ind w:firstLine="0"/>
              <w:jc w:val="left"/>
              <w:rPr>
                <w:sz w:val="21"/>
              </w:rPr>
            </w:pPr>
            <w:r>
              <w:rPr>
                <w:sz w:val="21"/>
                <w:szCs w:val="21"/>
              </w:rPr>
              <w:t>A</w:t>
            </w:r>
          </w:p>
        </w:tc>
        <w:tc>
          <w:tcPr>
            <w:tcW w:w="1290" w:type="dxa"/>
            <w:vAlign w:val="center"/>
          </w:tcPr>
          <w:p w14:paraId="212BBCBC">
            <w:pPr>
              <w:snapToGrid w:val="0"/>
              <w:spacing w:before="70" w:after="70" w:line="240" w:lineRule="auto"/>
              <w:ind w:firstLine="0"/>
              <w:jc w:val="center"/>
              <w:rPr>
                <w:sz w:val="21"/>
              </w:rPr>
            </w:pPr>
            <w:r>
              <w:rPr>
                <w:sz w:val="21"/>
                <w:szCs w:val="21"/>
              </w:rPr>
              <w:t>C</w:t>
            </w:r>
          </w:p>
        </w:tc>
        <w:tc>
          <w:tcPr>
            <w:tcW w:w="1290" w:type="dxa"/>
            <w:vAlign w:val="center"/>
          </w:tcPr>
          <w:p w14:paraId="25F441E1">
            <w:pPr>
              <w:snapToGrid w:val="0"/>
              <w:spacing w:before="70" w:after="70" w:line="240" w:lineRule="auto"/>
              <w:ind w:firstLine="0"/>
              <w:jc w:val="center"/>
              <w:rPr>
                <w:sz w:val="21"/>
              </w:rPr>
            </w:pPr>
            <w:r>
              <w:rPr>
                <w:sz w:val="21"/>
                <w:szCs w:val="21"/>
              </w:rPr>
              <w:t>R</w:t>
            </w:r>
          </w:p>
        </w:tc>
        <w:tc>
          <w:tcPr>
            <w:tcW w:w="1290" w:type="dxa"/>
            <w:vAlign w:val="center"/>
          </w:tcPr>
          <w:p w14:paraId="26901674">
            <w:pPr>
              <w:snapToGrid w:val="0"/>
              <w:spacing w:before="70" w:after="70" w:line="240" w:lineRule="auto"/>
              <w:ind w:firstLine="0"/>
              <w:jc w:val="center"/>
              <w:rPr>
                <w:sz w:val="21"/>
              </w:rPr>
            </w:pPr>
            <w:r>
              <w:rPr>
                <w:sz w:val="21"/>
                <w:szCs w:val="21"/>
              </w:rPr>
              <w:t>C</w:t>
            </w:r>
          </w:p>
        </w:tc>
        <w:tc>
          <w:tcPr>
            <w:tcW w:w="1290" w:type="dxa"/>
            <w:vAlign w:val="center"/>
          </w:tcPr>
          <w:p w14:paraId="00BA1F16">
            <w:pPr>
              <w:snapToGrid w:val="0"/>
              <w:spacing w:before="70" w:after="70" w:line="240" w:lineRule="auto"/>
              <w:ind w:firstLine="0"/>
              <w:jc w:val="center"/>
              <w:rPr>
                <w:sz w:val="21"/>
              </w:rPr>
            </w:pPr>
            <w:r>
              <w:rPr>
                <w:sz w:val="21"/>
                <w:szCs w:val="21"/>
              </w:rPr>
              <w:t>C</w:t>
            </w:r>
          </w:p>
        </w:tc>
        <w:tc>
          <w:tcPr>
            <w:tcW w:w="1290" w:type="dxa"/>
            <w:vAlign w:val="center"/>
          </w:tcPr>
          <w:p w14:paraId="7F473248">
            <w:pPr>
              <w:snapToGrid w:val="0"/>
              <w:spacing w:before="70" w:after="70" w:line="240" w:lineRule="auto"/>
              <w:ind w:firstLine="0"/>
              <w:jc w:val="center"/>
              <w:rPr>
                <w:sz w:val="21"/>
              </w:rPr>
            </w:pPr>
            <w:r>
              <w:rPr>
                <w:sz w:val="21"/>
                <w:szCs w:val="21"/>
              </w:rPr>
              <w:t>R</w:t>
            </w:r>
          </w:p>
        </w:tc>
      </w:tr>
      <w:tr w14:paraId="76828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44F90840">
            <w:pPr>
              <w:snapToGrid w:val="0"/>
              <w:spacing w:before="70" w:after="70" w:line="240" w:lineRule="auto"/>
              <w:ind w:firstLine="0"/>
              <w:jc w:val="left"/>
              <w:rPr>
                <w:sz w:val="21"/>
              </w:rPr>
            </w:pPr>
            <w:r>
              <w:rPr>
                <w:sz w:val="21"/>
                <w:szCs w:val="21"/>
              </w:rPr>
              <w:t>评审与评价</w:t>
            </w:r>
          </w:p>
        </w:tc>
        <w:tc>
          <w:tcPr>
            <w:tcW w:w="1290" w:type="dxa"/>
            <w:vAlign w:val="center"/>
          </w:tcPr>
          <w:p w14:paraId="20BE483B">
            <w:pPr>
              <w:snapToGrid w:val="0"/>
              <w:spacing w:before="70" w:after="70" w:line="240" w:lineRule="auto"/>
              <w:ind w:firstLine="0"/>
              <w:jc w:val="left"/>
              <w:rPr>
                <w:sz w:val="21"/>
              </w:rPr>
            </w:pPr>
            <w:r>
              <w:rPr>
                <w:sz w:val="21"/>
                <w:szCs w:val="21"/>
              </w:rPr>
              <w:t>A/R</w:t>
            </w:r>
          </w:p>
        </w:tc>
        <w:tc>
          <w:tcPr>
            <w:tcW w:w="1290" w:type="dxa"/>
            <w:vAlign w:val="center"/>
          </w:tcPr>
          <w:p w14:paraId="3EE5D620">
            <w:pPr>
              <w:snapToGrid w:val="0"/>
              <w:spacing w:before="70" w:after="70" w:line="240" w:lineRule="auto"/>
              <w:ind w:firstLine="0"/>
              <w:jc w:val="center"/>
              <w:rPr>
                <w:sz w:val="21"/>
              </w:rPr>
            </w:pPr>
            <w:r>
              <w:rPr>
                <w:sz w:val="21"/>
                <w:szCs w:val="21"/>
              </w:rPr>
              <w:t>C</w:t>
            </w:r>
          </w:p>
        </w:tc>
        <w:tc>
          <w:tcPr>
            <w:tcW w:w="1290" w:type="dxa"/>
            <w:vAlign w:val="center"/>
          </w:tcPr>
          <w:p w14:paraId="12546989">
            <w:pPr>
              <w:snapToGrid w:val="0"/>
              <w:spacing w:before="70" w:after="70" w:line="240" w:lineRule="auto"/>
              <w:ind w:firstLine="0"/>
              <w:jc w:val="center"/>
              <w:rPr>
                <w:sz w:val="21"/>
              </w:rPr>
            </w:pPr>
            <w:r>
              <w:rPr>
                <w:sz w:val="21"/>
                <w:szCs w:val="21"/>
              </w:rPr>
              <w:t>I</w:t>
            </w:r>
          </w:p>
        </w:tc>
        <w:tc>
          <w:tcPr>
            <w:tcW w:w="1290" w:type="dxa"/>
            <w:vAlign w:val="center"/>
          </w:tcPr>
          <w:p w14:paraId="4B61736D">
            <w:pPr>
              <w:snapToGrid w:val="0"/>
              <w:spacing w:before="70" w:after="70" w:line="240" w:lineRule="auto"/>
              <w:ind w:firstLine="0"/>
              <w:jc w:val="center"/>
              <w:rPr>
                <w:sz w:val="21"/>
              </w:rPr>
            </w:pPr>
            <w:r>
              <w:rPr>
                <w:sz w:val="21"/>
                <w:szCs w:val="21"/>
              </w:rPr>
              <w:t>I</w:t>
            </w:r>
          </w:p>
        </w:tc>
        <w:tc>
          <w:tcPr>
            <w:tcW w:w="1290" w:type="dxa"/>
            <w:vAlign w:val="center"/>
          </w:tcPr>
          <w:p w14:paraId="74960173">
            <w:pPr>
              <w:snapToGrid w:val="0"/>
              <w:spacing w:before="70" w:after="70" w:line="240" w:lineRule="auto"/>
              <w:ind w:firstLine="0"/>
              <w:jc w:val="center"/>
              <w:rPr>
                <w:sz w:val="21"/>
              </w:rPr>
            </w:pPr>
            <w:r>
              <w:rPr>
                <w:sz w:val="21"/>
                <w:szCs w:val="21"/>
              </w:rPr>
              <w:t>I</w:t>
            </w:r>
          </w:p>
        </w:tc>
        <w:tc>
          <w:tcPr>
            <w:tcW w:w="1290" w:type="dxa"/>
            <w:vAlign w:val="center"/>
          </w:tcPr>
          <w:p w14:paraId="39C28559">
            <w:pPr>
              <w:snapToGrid w:val="0"/>
              <w:spacing w:before="70" w:after="70" w:line="240" w:lineRule="auto"/>
              <w:ind w:firstLine="0"/>
              <w:jc w:val="center"/>
              <w:rPr>
                <w:sz w:val="21"/>
              </w:rPr>
            </w:pPr>
            <w:r>
              <w:rPr>
                <w:sz w:val="21"/>
                <w:szCs w:val="21"/>
              </w:rPr>
              <w:t>C</w:t>
            </w:r>
          </w:p>
        </w:tc>
      </w:tr>
      <w:tr w14:paraId="07B70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8C77978">
            <w:pPr>
              <w:snapToGrid w:val="0"/>
              <w:spacing w:before="70" w:after="70" w:line="240" w:lineRule="auto"/>
              <w:ind w:firstLine="0"/>
              <w:jc w:val="left"/>
              <w:rPr>
                <w:sz w:val="21"/>
              </w:rPr>
            </w:pPr>
            <w:r>
              <w:rPr>
                <w:sz w:val="21"/>
                <w:szCs w:val="21"/>
              </w:rPr>
              <w:t>创新成果</w:t>
            </w:r>
          </w:p>
        </w:tc>
        <w:tc>
          <w:tcPr>
            <w:tcW w:w="1290" w:type="dxa"/>
            <w:vAlign w:val="center"/>
          </w:tcPr>
          <w:p w14:paraId="678BA544">
            <w:pPr>
              <w:snapToGrid w:val="0"/>
              <w:spacing w:before="70" w:after="70" w:line="240" w:lineRule="auto"/>
              <w:ind w:firstLine="0"/>
              <w:jc w:val="left"/>
              <w:rPr>
                <w:sz w:val="21"/>
              </w:rPr>
            </w:pPr>
            <w:r>
              <w:rPr>
                <w:sz w:val="21"/>
                <w:szCs w:val="21"/>
              </w:rPr>
              <w:t>A</w:t>
            </w:r>
          </w:p>
        </w:tc>
        <w:tc>
          <w:tcPr>
            <w:tcW w:w="1290" w:type="dxa"/>
            <w:vAlign w:val="center"/>
          </w:tcPr>
          <w:p w14:paraId="73501624">
            <w:pPr>
              <w:snapToGrid w:val="0"/>
              <w:spacing w:before="70" w:after="70" w:line="240" w:lineRule="auto"/>
              <w:ind w:firstLine="0"/>
              <w:jc w:val="center"/>
              <w:rPr>
                <w:sz w:val="21"/>
              </w:rPr>
            </w:pPr>
            <w:r>
              <w:rPr>
                <w:sz w:val="21"/>
                <w:szCs w:val="21"/>
              </w:rPr>
              <w:t>C</w:t>
            </w:r>
          </w:p>
        </w:tc>
        <w:tc>
          <w:tcPr>
            <w:tcW w:w="1290" w:type="dxa"/>
            <w:vAlign w:val="center"/>
          </w:tcPr>
          <w:p w14:paraId="626E4741">
            <w:pPr>
              <w:snapToGrid w:val="0"/>
              <w:spacing w:before="70" w:after="70" w:line="240" w:lineRule="auto"/>
              <w:ind w:firstLine="0"/>
              <w:jc w:val="center"/>
              <w:rPr>
                <w:sz w:val="21"/>
              </w:rPr>
            </w:pPr>
            <w:r>
              <w:rPr>
                <w:sz w:val="21"/>
                <w:szCs w:val="21"/>
              </w:rPr>
              <w:t>I</w:t>
            </w:r>
          </w:p>
        </w:tc>
        <w:tc>
          <w:tcPr>
            <w:tcW w:w="1290" w:type="dxa"/>
            <w:vAlign w:val="center"/>
          </w:tcPr>
          <w:p w14:paraId="3BB08345">
            <w:pPr>
              <w:snapToGrid w:val="0"/>
              <w:spacing w:before="70" w:after="70" w:line="240" w:lineRule="auto"/>
              <w:ind w:firstLine="0"/>
              <w:jc w:val="center"/>
              <w:rPr>
                <w:sz w:val="21"/>
              </w:rPr>
            </w:pPr>
            <w:r>
              <w:rPr>
                <w:sz w:val="21"/>
                <w:szCs w:val="21"/>
              </w:rPr>
              <w:t>C</w:t>
            </w:r>
          </w:p>
        </w:tc>
        <w:tc>
          <w:tcPr>
            <w:tcW w:w="1290" w:type="dxa"/>
            <w:vAlign w:val="center"/>
          </w:tcPr>
          <w:p w14:paraId="7DA8D52A">
            <w:pPr>
              <w:snapToGrid w:val="0"/>
              <w:spacing w:before="70" w:after="70" w:line="240" w:lineRule="auto"/>
              <w:ind w:firstLine="0"/>
              <w:jc w:val="center"/>
              <w:rPr>
                <w:sz w:val="21"/>
              </w:rPr>
            </w:pPr>
            <w:r>
              <w:rPr>
                <w:sz w:val="21"/>
                <w:szCs w:val="21"/>
              </w:rPr>
              <w:t>C</w:t>
            </w:r>
          </w:p>
        </w:tc>
        <w:tc>
          <w:tcPr>
            <w:tcW w:w="1290" w:type="dxa"/>
            <w:vAlign w:val="center"/>
          </w:tcPr>
          <w:p w14:paraId="5106AA10">
            <w:pPr>
              <w:snapToGrid w:val="0"/>
              <w:spacing w:before="70" w:after="70" w:line="240" w:lineRule="auto"/>
              <w:ind w:firstLine="0"/>
              <w:jc w:val="center"/>
              <w:rPr>
                <w:sz w:val="21"/>
              </w:rPr>
            </w:pPr>
            <w:r>
              <w:rPr>
                <w:sz w:val="21"/>
                <w:szCs w:val="21"/>
              </w:rPr>
              <w:t>I</w:t>
            </w:r>
          </w:p>
        </w:tc>
      </w:tr>
      <w:tr w14:paraId="4ACEA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12A4B6E5">
            <w:pPr>
              <w:snapToGrid w:val="0"/>
              <w:spacing w:before="70" w:after="70" w:line="240" w:lineRule="auto"/>
              <w:ind w:firstLine="0"/>
              <w:jc w:val="left"/>
              <w:rPr>
                <w:sz w:val="21"/>
              </w:rPr>
            </w:pPr>
            <w:r>
              <w:rPr>
                <w:sz w:val="21"/>
                <w:szCs w:val="21"/>
              </w:rPr>
              <w:t>验收与归档</w:t>
            </w:r>
          </w:p>
        </w:tc>
        <w:tc>
          <w:tcPr>
            <w:tcW w:w="1290" w:type="dxa"/>
            <w:vAlign w:val="center"/>
          </w:tcPr>
          <w:p w14:paraId="54092D4E">
            <w:pPr>
              <w:snapToGrid w:val="0"/>
              <w:spacing w:before="70" w:after="70" w:line="240" w:lineRule="auto"/>
              <w:ind w:firstLine="0"/>
              <w:jc w:val="left"/>
              <w:rPr>
                <w:sz w:val="21"/>
              </w:rPr>
            </w:pPr>
            <w:r>
              <w:rPr>
                <w:sz w:val="21"/>
                <w:szCs w:val="21"/>
              </w:rPr>
              <w:t>A/R</w:t>
            </w:r>
          </w:p>
        </w:tc>
        <w:tc>
          <w:tcPr>
            <w:tcW w:w="1290" w:type="dxa"/>
            <w:vAlign w:val="center"/>
          </w:tcPr>
          <w:p w14:paraId="7F1BF96D">
            <w:pPr>
              <w:snapToGrid w:val="0"/>
              <w:spacing w:before="70" w:after="70" w:line="240" w:lineRule="auto"/>
              <w:ind w:firstLine="0"/>
              <w:jc w:val="center"/>
              <w:rPr>
                <w:sz w:val="21"/>
              </w:rPr>
            </w:pPr>
            <w:r>
              <w:rPr>
                <w:sz w:val="21"/>
                <w:szCs w:val="21"/>
              </w:rPr>
              <w:t>C</w:t>
            </w:r>
          </w:p>
        </w:tc>
        <w:tc>
          <w:tcPr>
            <w:tcW w:w="1290" w:type="dxa"/>
            <w:vAlign w:val="center"/>
          </w:tcPr>
          <w:p w14:paraId="6F3CC09B">
            <w:pPr>
              <w:snapToGrid w:val="0"/>
              <w:spacing w:before="70" w:after="70" w:line="240" w:lineRule="auto"/>
              <w:ind w:firstLine="0"/>
              <w:jc w:val="center"/>
              <w:rPr>
                <w:sz w:val="21"/>
              </w:rPr>
            </w:pPr>
            <w:r>
              <w:rPr>
                <w:sz w:val="21"/>
                <w:szCs w:val="21"/>
              </w:rPr>
              <w:t>C</w:t>
            </w:r>
          </w:p>
        </w:tc>
        <w:tc>
          <w:tcPr>
            <w:tcW w:w="1290" w:type="dxa"/>
            <w:vAlign w:val="center"/>
          </w:tcPr>
          <w:p w14:paraId="08B5FDD0">
            <w:pPr>
              <w:snapToGrid w:val="0"/>
              <w:spacing w:before="70" w:after="70" w:line="240" w:lineRule="auto"/>
              <w:ind w:firstLine="0"/>
              <w:jc w:val="center"/>
              <w:rPr>
                <w:sz w:val="21"/>
              </w:rPr>
            </w:pPr>
            <w:r>
              <w:rPr>
                <w:sz w:val="21"/>
                <w:szCs w:val="21"/>
              </w:rPr>
              <w:t>C</w:t>
            </w:r>
          </w:p>
        </w:tc>
        <w:tc>
          <w:tcPr>
            <w:tcW w:w="1290" w:type="dxa"/>
            <w:vAlign w:val="center"/>
          </w:tcPr>
          <w:p w14:paraId="48D6BFA5">
            <w:pPr>
              <w:snapToGrid w:val="0"/>
              <w:spacing w:before="70" w:after="70" w:line="240" w:lineRule="auto"/>
              <w:ind w:firstLine="0"/>
              <w:jc w:val="center"/>
              <w:rPr>
                <w:sz w:val="21"/>
              </w:rPr>
            </w:pPr>
            <w:r>
              <w:rPr>
                <w:sz w:val="21"/>
                <w:szCs w:val="21"/>
              </w:rPr>
              <w:t>C</w:t>
            </w:r>
          </w:p>
        </w:tc>
        <w:tc>
          <w:tcPr>
            <w:tcW w:w="1290" w:type="dxa"/>
            <w:vAlign w:val="center"/>
          </w:tcPr>
          <w:p w14:paraId="718307C9">
            <w:pPr>
              <w:snapToGrid w:val="0"/>
              <w:spacing w:before="70" w:after="70" w:line="240" w:lineRule="auto"/>
              <w:ind w:firstLine="0"/>
              <w:jc w:val="center"/>
              <w:rPr>
                <w:sz w:val="21"/>
              </w:rPr>
            </w:pPr>
            <w:r>
              <w:rPr>
                <w:sz w:val="21"/>
                <w:szCs w:val="21"/>
              </w:rPr>
              <w:t>C</w:t>
            </w:r>
          </w:p>
        </w:tc>
      </w:tr>
    </w:tbl>
    <w:p w14:paraId="7581DD28">
      <w:r>
        <w:t>注：R 为负责，A 为批准，C 为咨询，I 为知会。</w:t>
      </w:r>
    </w:p>
    <w:p w14:paraId="120E4B68">
      <w:pPr>
        <w:pStyle w:val="4"/>
      </w:pPr>
      <w:bookmarkStart w:id="71" w:name="_Toc10616"/>
      <w:r>
        <w:rPr>
          <w:szCs w:val="36"/>
        </w:rPr>
        <w:t>1.11 技术经济分析</w:t>
      </w:r>
      <w:bookmarkEnd w:id="71"/>
    </w:p>
    <w:p w14:paraId="496FA2A2">
      <w:pPr>
        <w:pStyle w:val="5"/>
      </w:pPr>
      <w:bookmarkStart w:id="72" w:name="_Toc12268"/>
      <w:r>
        <w:rPr>
          <w:szCs w:val="32"/>
        </w:rPr>
        <w:t>1.11.1 工作量测算</w:t>
      </w:r>
      <w:bookmarkEnd w:id="72"/>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78"/>
        <w:gridCol w:w="3262"/>
        <w:gridCol w:w="2286"/>
        <w:gridCol w:w="974"/>
      </w:tblGrid>
      <w:tr w14:paraId="2D259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78" w:type="dxa"/>
            <w:shd w:val="clear" w:color="auto" w:fill="E7E6E6"/>
            <w:vAlign w:val="center"/>
          </w:tcPr>
          <w:p w14:paraId="5ABEF020">
            <w:pPr>
              <w:snapToGrid w:val="0"/>
              <w:spacing w:before="70" w:after="70" w:line="240" w:lineRule="auto"/>
              <w:ind w:firstLine="0"/>
              <w:jc w:val="center"/>
              <w:rPr>
                <w:b/>
                <w:sz w:val="21"/>
              </w:rPr>
            </w:pPr>
            <w:r>
              <w:rPr>
                <w:b/>
                <w:sz w:val="21"/>
                <w:szCs w:val="21"/>
              </w:rPr>
              <w:t>工作类别</w:t>
            </w:r>
          </w:p>
        </w:tc>
        <w:tc>
          <w:tcPr>
            <w:tcW w:w="3262" w:type="dxa"/>
            <w:shd w:val="clear" w:color="auto" w:fill="E7E6E6"/>
            <w:vAlign w:val="center"/>
          </w:tcPr>
          <w:p w14:paraId="6A0EDC35">
            <w:pPr>
              <w:snapToGrid w:val="0"/>
              <w:spacing w:before="70" w:after="70" w:line="240" w:lineRule="auto"/>
              <w:ind w:firstLine="0"/>
              <w:jc w:val="center"/>
              <w:rPr>
                <w:b/>
                <w:sz w:val="21"/>
              </w:rPr>
            </w:pPr>
            <w:r>
              <w:rPr>
                <w:b/>
                <w:sz w:val="21"/>
                <w:szCs w:val="21"/>
              </w:rPr>
              <w:t>测算依据</w:t>
            </w:r>
          </w:p>
        </w:tc>
        <w:tc>
          <w:tcPr>
            <w:tcW w:w="2286" w:type="dxa"/>
            <w:shd w:val="clear" w:color="auto" w:fill="E7E6E6"/>
            <w:vAlign w:val="center"/>
          </w:tcPr>
          <w:p w14:paraId="5722BC43">
            <w:pPr>
              <w:snapToGrid w:val="0"/>
              <w:spacing w:before="70" w:after="70" w:line="240" w:lineRule="auto"/>
              <w:ind w:firstLine="0"/>
              <w:jc w:val="center"/>
              <w:rPr>
                <w:b/>
                <w:sz w:val="21"/>
              </w:rPr>
            </w:pPr>
            <w:r>
              <w:rPr>
                <w:b/>
                <w:sz w:val="21"/>
                <w:szCs w:val="21"/>
              </w:rPr>
              <w:t>工作量（人月）</w:t>
            </w:r>
          </w:p>
        </w:tc>
        <w:tc>
          <w:tcPr>
            <w:tcW w:w="974" w:type="dxa"/>
            <w:shd w:val="clear" w:color="auto" w:fill="E7E6E6"/>
            <w:vAlign w:val="center"/>
          </w:tcPr>
          <w:p w14:paraId="6A9D3C77">
            <w:pPr>
              <w:snapToGrid w:val="0"/>
              <w:spacing w:before="70" w:after="70" w:line="240" w:lineRule="auto"/>
              <w:ind w:firstLine="0"/>
              <w:jc w:val="center"/>
              <w:rPr>
                <w:b/>
                <w:sz w:val="21"/>
              </w:rPr>
            </w:pPr>
            <w:r>
              <w:rPr>
                <w:b/>
                <w:sz w:val="21"/>
                <w:szCs w:val="21"/>
              </w:rPr>
              <w:t>占比</w:t>
            </w:r>
          </w:p>
        </w:tc>
      </w:tr>
      <w:tr w14:paraId="55833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153F2D10">
            <w:pPr>
              <w:snapToGrid w:val="0"/>
              <w:spacing w:before="70" w:after="70" w:line="240" w:lineRule="auto"/>
              <w:ind w:firstLine="0"/>
              <w:jc w:val="left"/>
              <w:rPr>
                <w:sz w:val="21"/>
              </w:rPr>
            </w:pPr>
            <w:r>
              <w:rPr>
                <w:sz w:val="21"/>
                <w:szCs w:val="21"/>
              </w:rPr>
              <w:t>现场测量</w:t>
            </w:r>
          </w:p>
        </w:tc>
        <w:tc>
          <w:tcPr>
            <w:tcW w:w="3262" w:type="dxa"/>
            <w:vAlign w:val="center"/>
          </w:tcPr>
          <w:p w14:paraId="33B07DC1">
            <w:pPr>
              <w:snapToGrid w:val="0"/>
              <w:spacing w:before="70" w:after="70" w:line="240" w:lineRule="auto"/>
              <w:ind w:firstLine="0"/>
              <w:jc w:val="center"/>
              <w:rPr>
                <w:sz w:val="21"/>
              </w:rPr>
            </w:pPr>
            <w:r>
              <w:rPr>
                <w:sz w:val="21"/>
                <w:szCs w:val="21"/>
              </w:rPr>
              <w:t>三站 6 个月，平均 12 人</w:t>
            </w:r>
          </w:p>
        </w:tc>
        <w:tc>
          <w:tcPr>
            <w:tcW w:w="2286" w:type="dxa"/>
            <w:vAlign w:val="center"/>
          </w:tcPr>
          <w:p w14:paraId="14D51EC5">
            <w:pPr>
              <w:snapToGrid w:val="0"/>
              <w:spacing w:before="70" w:after="70" w:line="240" w:lineRule="auto"/>
              <w:ind w:firstLine="0"/>
              <w:jc w:val="center"/>
              <w:rPr>
                <w:sz w:val="21"/>
              </w:rPr>
            </w:pPr>
            <w:r>
              <w:rPr>
                <w:sz w:val="21"/>
                <w:szCs w:val="21"/>
              </w:rPr>
              <w:t>72</w:t>
            </w:r>
          </w:p>
        </w:tc>
        <w:tc>
          <w:tcPr>
            <w:tcW w:w="974" w:type="dxa"/>
            <w:vAlign w:val="center"/>
          </w:tcPr>
          <w:p w14:paraId="4F0A343F">
            <w:pPr>
              <w:snapToGrid w:val="0"/>
              <w:spacing w:before="70" w:after="70" w:line="240" w:lineRule="auto"/>
              <w:ind w:firstLine="0"/>
              <w:jc w:val="center"/>
              <w:rPr>
                <w:sz w:val="21"/>
              </w:rPr>
            </w:pPr>
            <w:r>
              <w:rPr>
                <w:sz w:val="21"/>
                <w:szCs w:val="21"/>
              </w:rPr>
              <w:t>30%</w:t>
            </w:r>
          </w:p>
        </w:tc>
      </w:tr>
      <w:tr w14:paraId="11B06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25BE1A92">
            <w:pPr>
              <w:snapToGrid w:val="0"/>
              <w:spacing w:before="70" w:after="70" w:line="240" w:lineRule="auto"/>
              <w:ind w:firstLine="0"/>
              <w:jc w:val="left"/>
              <w:rPr>
                <w:sz w:val="21"/>
              </w:rPr>
            </w:pPr>
            <w:r>
              <w:rPr>
                <w:sz w:val="21"/>
                <w:szCs w:val="21"/>
              </w:rPr>
              <w:t>技术研究</w:t>
            </w:r>
          </w:p>
        </w:tc>
        <w:tc>
          <w:tcPr>
            <w:tcW w:w="3262" w:type="dxa"/>
            <w:vAlign w:val="center"/>
          </w:tcPr>
          <w:p w14:paraId="090E1834">
            <w:pPr>
              <w:snapToGrid w:val="0"/>
              <w:spacing w:before="70" w:after="70" w:line="240" w:lineRule="auto"/>
              <w:ind w:firstLine="0"/>
              <w:jc w:val="center"/>
              <w:rPr>
                <w:sz w:val="21"/>
              </w:rPr>
            </w:pPr>
            <w:r>
              <w:rPr>
                <w:sz w:val="21"/>
                <w:szCs w:val="21"/>
              </w:rPr>
              <w:t>9 个月，平均 8 人</w:t>
            </w:r>
          </w:p>
        </w:tc>
        <w:tc>
          <w:tcPr>
            <w:tcW w:w="2286" w:type="dxa"/>
            <w:vAlign w:val="center"/>
          </w:tcPr>
          <w:p w14:paraId="7CC3291A">
            <w:pPr>
              <w:snapToGrid w:val="0"/>
              <w:spacing w:before="70" w:after="70" w:line="240" w:lineRule="auto"/>
              <w:ind w:firstLine="0"/>
              <w:jc w:val="center"/>
              <w:rPr>
                <w:sz w:val="21"/>
              </w:rPr>
            </w:pPr>
            <w:r>
              <w:rPr>
                <w:sz w:val="21"/>
                <w:szCs w:val="21"/>
              </w:rPr>
              <w:t>72</w:t>
            </w:r>
          </w:p>
        </w:tc>
        <w:tc>
          <w:tcPr>
            <w:tcW w:w="974" w:type="dxa"/>
            <w:vAlign w:val="center"/>
          </w:tcPr>
          <w:p w14:paraId="660CBCB5">
            <w:pPr>
              <w:snapToGrid w:val="0"/>
              <w:spacing w:before="70" w:after="70" w:line="240" w:lineRule="auto"/>
              <w:ind w:firstLine="0"/>
              <w:jc w:val="center"/>
              <w:rPr>
                <w:sz w:val="21"/>
              </w:rPr>
            </w:pPr>
            <w:r>
              <w:rPr>
                <w:sz w:val="21"/>
                <w:szCs w:val="21"/>
              </w:rPr>
              <w:t>30%</w:t>
            </w:r>
          </w:p>
        </w:tc>
      </w:tr>
      <w:tr w14:paraId="734A5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3830276B">
            <w:pPr>
              <w:snapToGrid w:val="0"/>
              <w:spacing w:before="70" w:after="70" w:line="240" w:lineRule="auto"/>
              <w:ind w:firstLine="0"/>
              <w:jc w:val="left"/>
              <w:rPr>
                <w:sz w:val="21"/>
              </w:rPr>
            </w:pPr>
            <w:r>
              <w:rPr>
                <w:sz w:val="21"/>
                <w:szCs w:val="21"/>
              </w:rPr>
              <w:t>装备研制</w:t>
            </w:r>
          </w:p>
        </w:tc>
        <w:tc>
          <w:tcPr>
            <w:tcW w:w="3262" w:type="dxa"/>
            <w:vAlign w:val="center"/>
          </w:tcPr>
          <w:p w14:paraId="2A650505">
            <w:pPr>
              <w:snapToGrid w:val="0"/>
              <w:spacing w:before="70" w:after="70" w:line="240" w:lineRule="auto"/>
              <w:ind w:firstLine="0"/>
              <w:jc w:val="center"/>
              <w:rPr>
                <w:sz w:val="21"/>
              </w:rPr>
            </w:pPr>
            <w:r>
              <w:rPr>
                <w:sz w:val="21"/>
                <w:szCs w:val="21"/>
              </w:rPr>
              <w:t>12 个月，平均 10 人</w:t>
            </w:r>
          </w:p>
        </w:tc>
        <w:tc>
          <w:tcPr>
            <w:tcW w:w="2286" w:type="dxa"/>
            <w:vAlign w:val="center"/>
          </w:tcPr>
          <w:p w14:paraId="007E5FCC">
            <w:pPr>
              <w:snapToGrid w:val="0"/>
              <w:spacing w:before="70" w:after="70" w:line="240" w:lineRule="auto"/>
              <w:ind w:firstLine="0"/>
              <w:jc w:val="center"/>
              <w:rPr>
                <w:sz w:val="21"/>
              </w:rPr>
            </w:pPr>
            <w:r>
              <w:rPr>
                <w:sz w:val="21"/>
                <w:szCs w:val="21"/>
              </w:rPr>
              <w:t>120</w:t>
            </w:r>
          </w:p>
        </w:tc>
        <w:tc>
          <w:tcPr>
            <w:tcW w:w="974" w:type="dxa"/>
            <w:vAlign w:val="center"/>
          </w:tcPr>
          <w:p w14:paraId="0B2DB375">
            <w:pPr>
              <w:snapToGrid w:val="0"/>
              <w:spacing w:before="70" w:after="70" w:line="240" w:lineRule="auto"/>
              <w:ind w:firstLine="0"/>
              <w:jc w:val="center"/>
              <w:rPr>
                <w:sz w:val="21"/>
              </w:rPr>
            </w:pPr>
            <w:r>
              <w:rPr>
                <w:sz w:val="21"/>
                <w:szCs w:val="21"/>
              </w:rPr>
              <w:t>50%</w:t>
            </w:r>
          </w:p>
        </w:tc>
      </w:tr>
      <w:tr w14:paraId="5DBB6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06372EFC">
            <w:pPr>
              <w:snapToGrid w:val="0"/>
              <w:spacing w:before="70" w:after="70" w:line="240" w:lineRule="auto"/>
              <w:ind w:firstLine="0"/>
              <w:jc w:val="left"/>
              <w:rPr>
                <w:sz w:val="21"/>
              </w:rPr>
            </w:pPr>
            <w:r>
              <w:rPr>
                <w:sz w:val="21"/>
                <w:szCs w:val="21"/>
              </w:rPr>
              <w:t>软件开发</w:t>
            </w:r>
          </w:p>
        </w:tc>
        <w:tc>
          <w:tcPr>
            <w:tcW w:w="3262" w:type="dxa"/>
            <w:vAlign w:val="center"/>
          </w:tcPr>
          <w:p w14:paraId="0E12399D">
            <w:pPr>
              <w:snapToGrid w:val="0"/>
              <w:spacing w:before="70" w:after="70" w:line="240" w:lineRule="auto"/>
              <w:ind w:firstLine="0"/>
              <w:jc w:val="center"/>
              <w:rPr>
                <w:sz w:val="21"/>
              </w:rPr>
            </w:pPr>
            <w:r>
              <w:rPr>
                <w:sz w:val="21"/>
                <w:szCs w:val="21"/>
              </w:rPr>
              <w:t>14 个月，平均 5 人</w:t>
            </w:r>
          </w:p>
        </w:tc>
        <w:tc>
          <w:tcPr>
            <w:tcW w:w="2286" w:type="dxa"/>
            <w:vAlign w:val="center"/>
          </w:tcPr>
          <w:p w14:paraId="6C38FB1F">
            <w:pPr>
              <w:snapToGrid w:val="0"/>
              <w:spacing w:before="70" w:after="70" w:line="240" w:lineRule="auto"/>
              <w:ind w:firstLine="0"/>
              <w:jc w:val="center"/>
              <w:rPr>
                <w:sz w:val="21"/>
              </w:rPr>
            </w:pPr>
            <w:r>
              <w:rPr>
                <w:sz w:val="21"/>
                <w:szCs w:val="21"/>
              </w:rPr>
              <w:t>70</w:t>
            </w:r>
          </w:p>
        </w:tc>
        <w:tc>
          <w:tcPr>
            <w:tcW w:w="974" w:type="dxa"/>
            <w:vAlign w:val="center"/>
          </w:tcPr>
          <w:p w14:paraId="6106D237">
            <w:pPr>
              <w:snapToGrid w:val="0"/>
              <w:spacing w:before="70" w:after="70" w:line="240" w:lineRule="auto"/>
              <w:ind w:firstLine="0"/>
              <w:jc w:val="center"/>
              <w:rPr>
                <w:sz w:val="21"/>
              </w:rPr>
            </w:pPr>
            <w:r>
              <w:rPr>
                <w:sz w:val="21"/>
                <w:szCs w:val="21"/>
              </w:rPr>
              <w:t>29%</w:t>
            </w:r>
          </w:p>
        </w:tc>
      </w:tr>
      <w:tr w14:paraId="322FA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7A98B074">
            <w:pPr>
              <w:snapToGrid w:val="0"/>
              <w:spacing w:before="70" w:after="70" w:line="240" w:lineRule="auto"/>
              <w:ind w:firstLine="0"/>
              <w:jc w:val="left"/>
              <w:rPr>
                <w:sz w:val="21"/>
              </w:rPr>
            </w:pPr>
            <w:r>
              <w:rPr>
                <w:sz w:val="21"/>
                <w:szCs w:val="21"/>
              </w:rPr>
              <w:t>测试验证</w:t>
            </w:r>
          </w:p>
        </w:tc>
        <w:tc>
          <w:tcPr>
            <w:tcW w:w="3262" w:type="dxa"/>
            <w:vAlign w:val="center"/>
          </w:tcPr>
          <w:p w14:paraId="4EB65DBB">
            <w:pPr>
              <w:snapToGrid w:val="0"/>
              <w:spacing w:before="70" w:after="70" w:line="240" w:lineRule="auto"/>
              <w:ind w:firstLine="0"/>
              <w:jc w:val="center"/>
              <w:rPr>
                <w:sz w:val="21"/>
              </w:rPr>
            </w:pPr>
            <w:r>
              <w:rPr>
                <w:sz w:val="21"/>
                <w:szCs w:val="21"/>
              </w:rPr>
              <w:t>6 个月，平均 8 人</w:t>
            </w:r>
          </w:p>
        </w:tc>
        <w:tc>
          <w:tcPr>
            <w:tcW w:w="2286" w:type="dxa"/>
            <w:vAlign w:val="center"/>
          </w:tcPr>
          <w:p w14:paraId="4536B80F">
            <w:pPr>
              <w:snapToGrid w:val="0"/>
              <w:spacing w:before="70" w:after="70" w:line="240" w:lineRule="auto"/>
              <w:ind w:firstLine="0"/>
              <w:jc w:val="center"/>
              <w:rPr>
                <w:sz w:val="21"/>
              </w:rPr>
            </w:pPr>
            <w:r>
              <w:rPr>
                <w:sz w:val="21"/>
                <w:szCs w:val="21"/>
              </w:rPr>
              <w:t>48</w:t>
            </w:r>
          </w:p>
        </w:tc>
        <w:tc>
          <w:tcPr>
            <w:tcW w:w="974" w:type="dxa"/>
            <w:vAlign w:val="center"/>
          </w:tcPr>
          <w:p w14:paraId="5F3FEB38">
            <w:pPr>
              <w:snapToGrid w:val="0"/>
              <w:spacing w:before="70" w:after="70" w:line="240" w:lineRule="auto"/>
              <w:ind w:firstLine="0"/>
              <w:jc w:val="center"/>
              <w:rPr>
                <w:sz w:val="21"/>
              </w:rPr>
            </w:pPr>
            <w:r>
              <w:rPr>
                <w:sz w:val="21"/>
                <w:szCs w:val="21"/>
              </w:rPr>
              <w:t>20%</w:t>
            </w:r>
          </w:p>
        </w:tc>
      </w:tr>
      <w:tr w14:paraId="4F04A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78" w:type="dxa"/>
            <w:vAlign w:val="center"/>
          </w:tcPr>
          <w:p w14:paraId="681B20D4">
            <w:pPr>
              <w:snapToGrid w:val="0"/>
              <w:spacing w:before="70" w:after="70" w:line="240" w:lineRule="auto"/>
              <w:ind w:firstLine="0"/>
              <w:jc w:val="left"/>
              <w:rPr>
                <w:sz w:val="21"/>
              </w:rPr>
            </w:pPr>
            <w:r>
              <w:rPr>
                <w:sz w:val="21"/>
                <w:szCs w:val="21"/>
              </w:rPr>
              <w:t>项目管理与保障</w:t>
            </w:r>
          </w:p>
        </w:tc>
        <w:tc>
          <w:tcPr>
            <w:tcW w:w="3262" w:type="dxa"/>
            <w:vAlign w:val="center"/>
          </w:tcPr>
          <w:p w14:paraId="73C7619E">
            <w:pPr>
              <w:snapToGrid w:val="0"/>
              <w:spacing w:before="70" w:after="70" w:line="240" w:lineRule="auto"/>
              <w:ind w:firstLine="0"/>
              <w:jc w:val="center"/>
              <w:rPr>
                <w:sz w:val="21"/>
              </w:rPr>
            </w:pPr>
            <w:r>
              <w:rPr>
                <w:sz w:val="21"/>
                <w:szCs w:val="21"/>
              </w:rPr>
              <w:t>33 个月，平均 3 人</w:t>
            </w:r>
          </w:p>
        </w:tc>
        <w:tc>
          <w:tcPr>
            <w:tcW w:w="2286" w:type="dxa"/>
            <w:vAlign w:val="center"/>
          </w:tcPr>
          <w:p w14:paraId="42F8ED39">
            <w:pPr>
              <w:snapToGrid w:val="0"/>
              <w:spacing w:before="70" w:after="70" w:line="240" w:lineRule="auto"/>
              <w:ind w:firstLine="0"/>
              <w:jc w:val="center"/>
              <w:rPr>
                <w:sz w:val="21"/>
              </w:rPr>
            </w:pPr>
            <w:r>
              <w:rPr>
                <w:sz w:val="21"/>
                <w:szCs w:val="21"/>
              </w:rPr>
              <w:t>99</w:t>
            </w:r>
          </w:p>
        </w:tc>
        <w:tc>
          <w:tcPr>
            <w:tcW w:w="974" w:type="dxa"/>
            <w:vAlign w:val="center"/>
          </w:tcPr>
          <w:p w14:paraId="62B1833D">
            <w:pPr>
              <w:snapToGrid w:val="0"/>
              <w:spacing w:before="70" w:after="70" w:line="240" w:lineRule="auto"/>
              <w:ind w:firstLine="0"/>
              <w:jc w:val="center"/>
              <w:rPr>
                <w:sz w:val="21"/>
              </w:rPr>
            </w:pPr>
            <w:r>
              <w:rPr>
                <w:sz w:val="21"/>
                <w:szCs w:val="21"/>
              </w:rPr>
              <w:t>41%</w:t>
            </w:r>
          </w:p>
        </w:tc>
      </w:tr>
      <w:tr w14:paraId="5ACCA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278" w:type="dxa"/>
            <w:vAlign w:val="center"/>
          </w:tcPr>
          <w:p w14:paraId="013BEB7E">
            <w:pPr>
              <w:snapToGrid w:val="0"/>
              <w:spacing w:before="70" w:after="70" w:line="240" w:lineRule="auto"/>
              <w:ind w:firstLine="0"/>
              <w:jc w:val="left"/>
              <w:rPr>
                <w:b/>
                <w:sz w:val="21"/>
              </w:rPr>
            </w:pPr>
            <w:r>
              <w:rPr>
                <w:b/>
                <w:sz w:val="21"/>
                <w:szCs w:val="21"/>
              </w:rPr>
              <w:t>合计（去重后）</w:t>
            </w:r>
          </w:p>
        </w:tc>
        <w:tc>
          <w:tcPr>
            <w:tcW w:w="3262" w:type="dxa"/>
            <w:vAlign w:val="center"/>
          </w:tcPr>
          <w:p w14:paraId="72C5DEBE">
            <w:pPr>
              <w:snapToGrid w:val="0"/>
              <w:spacing w:before="70" w:after="70" w:line="240" w:lineRule="auto"/>
              <w:ind w:firstLine="0"/>
              <w:jc w:val="center"/>
              <w:rPr>
                <w:b/>
                <w:sz w:val="21"/>
              </w:rPr>
            </w:pPr>
            <w:r>
              <w:rPr>
                <w:rFonts w:hint="eastAsia"/>
                <w:b/>
                <w:sz w:val="21"/>
                <w:szCs w:val="21"/>
              </w:rPr>
              <w:t>-</w:t>
            </w:r>
          </w:p>
        </w:tc>
        <w:tc>
          <w:tcPr>
            <w:tcW w:w="2286" w:type="dxa"/>
            <w:vAlign w:val="center"/>
          </w:tcPr>
          <w:p w14:paraId="2BFF120B">
            <w:pPr>
              <w:snapToGrid w:val="0"/>
              <w:spacing w:before="70" w:after="70" w:line="240" w:lineRule="auto"/>
              <w:ind w:firstLine="0"/>
              <w:jc w:val="center"/>
              <w:rPr>
                <w:b/>
                <w:sz w:val="21"/>
              </w:rPr>
            </w:pPr>
            <w:r>
              <w:rPr>
                <w:b/>
                <w:sz w:val="21"/>
                <w:szCs w:val="21"/>
              </w:rPr>
              <w:t>约 240 人月</w:t>
            </w:r>
          </w:p>
        </w:tc>
        <w:tc>
          <w:tcPr>
            <w:tcW w:w="974" w:type="dxa"/>
            <w:vAlign w:val="center"/>
          </w:tcPr>
          <w:p w14:paraId="7363E81D">
            <w:pPr>
              <w:snapToGrid w:val="0"/>
              <w:spacing w:before="70" w:after="70" w:line="240" w:lineRule="auto"/>
              <w:ind w:firstLine="0"/>
              <w:jc w:val="center"/>
              <w:rPr>
                <w:b/>
                <w:sz w:val="21"/>
              </w:rPr>
            </w:pPr>
            <w:r>
              <w:rPr>
                <w:b/>
                <w:sz w:val="21"/>
                <w:szCs w:val="21"/>
              </w:rPr>
              <w:t>100%</w:t>
            </w:r>
          </w:p>
        </w:tc>
      </w:tr>
    </w:tbl>
    <w:p w14:paraId="77872119">
      <w:r>
        <w:t>注：上表为分项测算，人员存在交叉投入，合计已按重叠系数折算。</w:t>
      </w:r>
    </w:p>
    <w:p w14:paraId="160DA18A">
      <w:pPr>
        <w:pStyle w:val="5"/>
      </w:pPr>
      <w:bookmarkStart w:id="73" w:name="_Toc26359"/>
      <w:r>
        <w:rPr>
          <w:szCs w:val="32"/>
        </w:rPr>
        <w:t>1.11.2 成本构成分析</w:t>
      </w:r>
      <w:bookmarkEnd w:id="73"/>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7"/>
        <w:gridCol w:w="5404"/>
        <w:gridCol w:w="1700"/>
      </w:tblGrid>
      <w:tr w14:paraId="7638A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97" w:type="dxa"/>
            <w:shd w:val="clear" w:color="auto" w:fill="E7E6E6"/>
            <w:vAlign w:val="center"/>
          </w:tcPr>
          <w:p w14:paraId="23FADC83">
            <w:pPr>
              <w:snapToGrid w:val="0"/>
              <w:spacing w:before="70" w:after="70" w:line="240" w:lineRule="auto"/>
              <w:ind w:firstLine="0"/>
              <w:jc w:val="center"/>
              <w:rPr>
                <w:b/>
                <w:sz w:val="21"/>
              </w:rPr>
            </w:pPr>
            <w:r>
              <w:rPr>
                <w:b/>
                <w:sz w:val="21"/>
                <w:szCs w:val="21"/>
              </w:rPr>
              <w:t>成本项</w:t>
            </w:r>
          </w:p>
        </w:tc>
        <w:tc>
          <w:tcPr>
            <w:tcW w:w="5404" w:type="dxa"/>
            <w:shd w:val="clear" w:color="auto" w:fill="E7E6E6"/>
            <w:vAlign w:val="center"/>
          </w:tcPr>
          <w:p w14:paraId="69EA5BF6">
            <w:pPr>
              <w:snapToGrid w:val="0"/>
              <w:spacing w:before="70" w:after="70" w:line="240" w:lineRule="auto"/>
              <w:ind w:firstLine="0"/>
              <w:jc w:val="center"/>
              <w:rPr>
                <w:b/>
                <w:sz w:val="21"/>
              </w:rPr>
            </w:pPr>
            <w:r>
              <w:rPr>
                <w:b/>
                <w:sz w:val="21"/>
                <w:szCs w:val="21"/>
              </w:rPr>
              <w:t>主要内容</w:t>
            </w:r>
          </w:p>
        </w:tc>
        <w:tc>
          <w:tcPr>
            <w:tcW w:w="1700" w:type="dxa"/>
            <w:shd w:val="clear" w:color="auto" w:fill="E7E6E6"/>
            <w:vAlign w:val="center"/>
          </w:tcPr>
          <w:p w14:paraId="5ED6EC6B">
            <w:pPr>
              <w:snapToGrid w:val="0"/>
              <w:spacing w:before="70" w:after="70" w:line="240" w:lineRule="auto"/>
              <w:ind w:firstLine="0"/>
              <w:jc w:val="center"/>
              <w:rPr>
                <w:b/>
                <w:sz w:val="21"/>
              </w:rPr>
            </w:pPr>
            <w:r>
              <w:rPr>
                <w:b/>
                <w:sz w:val="21"/>
                <w:szCs w:val="21"/>
              </w:rPr>
              <w:t>占比（示意）</w:t>
            </w:r>
          </w:p>
        </w:tc>
      </w:tr>
      <w:tr w14:paraId="3AC8F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779D41B9">
            <w:pPr>
              <w:snapToGrid w:val="0"/>
              <w:spacing w:before="70" w:after="70" w:line="240" w:lineRule="auto"/>
              <w:ind w:firstLine="0"/>
              <w:jc w:val="right"/>
              <w:rPr>
                <w:sz w:val="21"/>
              </w:rPr>
            </w:pPr>
            <w:r>
              <w:rPr>
                <w:sz w:val="21"/>
                <w:szCs w:val="21"/>
              </w:rPr>
              <w:t>人工费</w:t>
            </w:r>
          </w:p>
        </w:tc>
        <w:tc>
          <w:tcPr>
            <w:tcW w:w="5404" w:type="dxa"/>
            <w:vAlign w:val="center"/>
          </w:tcPr>
          <w:p w14:paraId="66EF4A1E">
            <w:pPr>
              <w:snapToGrid w:val="0"/>
              <w:spacing w:before="70" w:after="70" w:line="240" w:lineRule="auto"/>
              <w:ind w:firstLine="0"/>
              <w:jc w:val="right"/>
              <w:rPr>
                <w:sz w:val="21"/>
              </w:rPr>
            </w:pPr>
            <w:r>
              <w:rPr>
                <w:sz w:val="21"/>
                <w:szCs w:val="21"/>
              </w:rPr>
              <w:t>研究、设计、开发、现场、管理</w:t>
            </w:r>
          </w:p>
        </w:tc>
        <w:tc>
          <w:tcPr>
            <w:tcW w:w="1700" w:type="dxa"/>
            <w:vAlign w:val="center"/>
          </w:tcPr>
          <w:p w14:paraId="04FB611B">
            <w:pPr>
              <w:snapToGrid w:val="0"/>
              <w:spacing w:before="70" w:after="70" w:line="240" w:lineRule="auto"/>
              <w:ind w:firstLine="0"/>
              <w:jc w:val="right"/>
              <w:rPr>
                <w:sz w:val="21"/>
              </w:rPr>
            </w:pPr>
            <w:r>
              <w:rPr>
                <w:sz w:val="21"/>
                <w:szCs w:val="21"/>
              </w:rPr>
              <w:t>45%～55%</w:t>
            </w:r>
          </w:p>
        </w:tc>
      </w:tr>
      <w:tr w14:paraId="2F0FF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4A49FC4A">
            <w:pPr>
              <w:snapToGrid w:val="0"/>
              <w:spacing w:before="70" w:after="70" w:line="240" w:lineRule="auto"/>
              <w:ind w:firstLine="0"/>
              <w:jc w:val="right"/>
              <w:rPr>
                <w:sz w:val="21"/>
              </w:rPr>
            </w:pPr>
            <w:r>
              <w:rPr>
                <w:sz w:val="21"/>
                <w:szCs w:val="21"/>
              </w:rPr>
              <w:t>设备与材料费</w:t>
            </w:r>
          </w:p>
        </w:tc>
        <w:tc>
          <w:tcPr>
            <w:tcW w:w="5404" w:type="dxa"/>
            <w:vAlign w:val="center"/>
          </w:tcPr>
          <w:p w14:paraId="1360711C">
            <w:pPr>
              <w:snapToGrid w:val="0"/>
              <w:spacing w:before="70" w:after="70" w:line="240" w:lineRule="auto"/>
              <w:ind w:firstLine="0"/>
              <w:jc w:val="right"/>
              <w:rPr>
                <w:sz w:val="21"/>
              </w:rPr>
            </w:pPr>
            <w:r>
              <w:rPr>
                <w:sz w:val="21"/>
                <w:szCs w:val="21"/>
              </w:rPr>
              <w:t>相机、激光雷达、载具部件、计算机、全站仪、RTK</w:t>
            </w:r>
          </w:p>
        </w:tc>
        <w:tc>
          <w:tcPr>
            <w:tcW w:w="1700" w:type="dxa"/>
            <w:vAlign w:val="center"/>
          </w:tcPr>
          <w:p w14:paraId="75E00AEC">
            <w:pPr>
              <w:snapToGrid w:val="0"/>
              <w:spacing w:before="70" w:after="70" w:line="240" w:lineRule="auto"/>
              <w:ind w:firstLine="0"/>
              <w:jc w:val="right"/>
              <w:rPr>
                <w:sz w:val="21"/>
              </w:rPr>
            </w:pPr>
            <w:r>
              <w:rPr>
                <w:sz w:val="21"/>
                <w:szCs w:val="21"/>
              </w:rPr>
              <w:t>20%～28%</w:t>
            </w:r>
          </w:p>
        </w:tc>
      </w:tr>
      <w:tr w14:paraId="2EBAC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11C6A3F0">
            <w:pPr>
              <w:snapToGrid w:val="0"/>
              <w:spacing w:before="70" w:after="70" w:line="240" w:lineRule="auto"/>
              <w:ind w:firstLine="0"/>
              <w:jc w:val="right"/>
              <w:rPr>
                <w:sz w:val="21"/>
              </w:rPr>
            </w:pPr>
            <w:r>
              <w:rPr>
                <w:sz w:val="21"/>
                <w:szCs w:val="21"/>
              </w:rPr>
              <w:t>外协与测试费</w:t>
            </w:r>
          </w:p>
        </w:tc>
        <w:tc>
          <w:tcPr>
            <w:tcW w:w="5404" w:type="dxa"/>
            <w:vAlign w:val="center"/>
          </w:tcPr>
          <w:p w14:paraId="0C8BEA49">
            <w:pPr>
              <w:snapToGrid w:val="0"/>
              <w:spacing w:before="70" w:after="70" w:line="240" w:lineRule="auto"/>
              <w:ind w:firstLine="0"/>
              <w:jc w:val="right"/>
              <w:rPr>
                <w:sz w:val="21"/>
              </w:rPr>
            </w:pPr>
            <w:r>
              <w:rPr>
                <w:sz w:val="21"/>
                <w:szCs w:val="21"/>
              </w:rPr>
              <w:t>第三方测试、查新、专家评审、成果评价</w:t>
            </w:r>
          </w:p>
        </w:tc>
        <w:tc>
          <w:tcPr>
            <w:tcW w:w="1700" w:type="dxa"/>
            <w:vAlign w:val="center"/>
          </w:tcPr>
          <w:p w14:paraId="6EA7998E">
            <w:pPr>
              <w:snapToGrid w:val="0"/>
              <w:spacing w:before="70" w:after="70" w:line="240" w:lineRule="auto"/>
              <w:ind w:firstLine="0"/>
              <w:jc w:val="right"/>
              <w:rPr>
                <w:sz w:val="21"/>
              </w:rPr>
            </w:pPr>
            <w:r>
              <w:rPr>
                <w:sz w:val="21"/>
                <w:szCs w:val="21"/>
              </w:rPr>
              <w:t>6%～10%</w:t>
            </w:r>
          </w:p>
        </w:tc>
      </w:tr>
      <w:tr w14:paraId="0C7A8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4F9B7B3D">
            <w:pPr>
              <w:snapToGrid w:val="0"/>
              <w:spacing w:before="70" w:after="70" w:line="240" w:lineRule="auto"/>
              <w:ind w:firstLine="0"/>
              <w:jc w:val="right"/>
              <w:rPr>
                <w:sz w:val="21"/>
              </w:rPr>
            </w:pPr>
            <w:r>
              <w:rPr>
                <w:sz w:val="21"/>
                <w:szCs w:val="21"/>
              </w:rPr>
              <w:t>差旅与运输费</w:t>
            </w:r>
          </w:p>
        </w:tc>
        <w:tc>
          <w:tcPr>
            <w:tcW w:w="5404" w:type="dxa"/>
            <w:vAlign w:val="center"/>
          </w:tcPr>
          <w:p w14:paraId="1AD3AFED">
            <w:pPr>
              <w:snapToGrid w:val="0"/>
              <w:spacing w:before="70" w:after="70" w:line="240" w:lineRule="auto"/>
              <w:ind w:firstLine="0"/>
              <w:jc w:val="right"/>
              <w:rPr>
                <w:sz w:val="21"/>
              </w:rPr>
            </w:pPr>
            <w:r>
              <w:rPr>
                <w:sz w:val="21"/>
                <w:szCs w:val="21"/>
              </w:rPr>
              <w:t>三站往返、设备运输、驻场</w:t>
            </w:r>
          </w:p>
        </w:tc>
        <w:tc>
          <w:tcPr>
            <w:tcW w:w="1700" w:type="dxa"/>
            <w:vAlign w:val="center"/>
          </w:tcPr>
          <w:p w14:paraId="4610C5A1">
            <w:pPr>
              <w:snapToGrid w:val="0"/>
              <w:spacing w:before="70" w:after="70" w:line="240" w:lineRule="auto"/>
              <w:ind w:firstLine="0"/>
              <w:jc w:val="right"/>
              <w:rPr>
                <w:sz w:val="21"/>
              </w:rPr>
            </w:pPr>
            <w:r>
              <w:rPr>
                <w:sz w:val="21"/>
                <w:szCs w:val="21"/>
              </w:rPr>
              <w:t>6%～9%</w:t>
            </w:r>
          </w:p>
        </w:tc>
      </w:tr>
      <w:tr w14:paraId="68383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5317D482">
            <w:pPr>
              <w:snapToGrid w:val="0"/>
              <w:spacing w:before="70" w:after="70" w:line="240" w:lineRule="auto"/>
              <w:ind w:firstLine="0"/>
              <w:jc w:val="right"/>
              <w:rPr>
                <w:sz w:val="21"/>
              </w:rPr>
            </w:pPr>
            <w:r>
              <w:rPr>
                <w:sz w:val="21"/>
                <w:szCs w:val="21"/>
              </w:rPr>
              <w:t>知识产权费</w:t>
            </w:r>
          </w:p>
        </w:tc>
        <w:tc>
          <w:tcPr>
            <w:tcW w:w="5404" w:type="dxa"/>
            <w:vAlign w:val="center"/>
          </w:tcPr>
          <w:p w14:paraId="54405B16">
            <w:pPr>
              <w:snapToGrid w:val="0"/>
              <w:spacing w:before="70" w:after="70" w:line="240" w:lineRule="auto"/>
              <w:ind w:firstLine="0"/>
              <w:jc w:val="right"/>
              <w:rPr>
                <w:sz w:val="21"/>
              </w:rPr>
            </w:pPr>
            <w:r>
              <w:rPr>
                <w:sz w:val="21"/>
                <w:szCs w:val="21"/>
              </w:rPr>
              <w:t>专利、论文、软著</w:t>
            </w:r>
          </w:p>
        </w:tc>
        <w:tc>
          <w:tcPr>
            <w:tcW w:w="1700" w:type="dxa"/>
            <w:vAlign w:val="center"/>
          </w:tcPr>
          <w:p w14:paraId="43F34F5B">
            <w:pPr>
              <w:snapToGrid w:val="0"/>
              <w:spacing w:before="70" w:after="70" w:line="240" w:lineRule="auto"/>
              <w:ind w:firstLine="0"/>
              <w:jc w:val="right"/>
              <w:rPr>
                <w:sz w:val="21"/>
              </w:rPr>
            </w:pPr>
            <w:r>
              <w:rPr>
                <w:sz w:val="21"/>
                <w:szCs w:val="21"/>
              </w:rPr>
              <w:t>2%～3%</w:t>
            </w:r>
          </w:p>
        </w:tc>
      </w:tr>
      <w:tr w14:paraId="7B7EC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7" w:type="dxa"/>
            <w:vAlign w:val="center"/>
          </w:tcPr>
          <w:p w14:paraId="4F13B668">
            <w:pPr>
              <w:snapToGrid w:val="0"/>
              <w:spacing w:before="70" w:after="70" w:line="240" w:lineRule="auto"/>
              <w:ind w:firstLine="0"/>
              <w:jc w:val="right"/>
              <w:rPr>
                <w:sz w:val="21"/>
              </w:rPr>
            </w:pPr>
            <w:r>
              <w:rPr>
                <w:sz w:val="21"/>
                <w:szCs w:val="21"/>
              </w:rPr>
              <w:t>管理费与税费</w:t>
            </w:r>
          </w:p>
        </w:tc>
        <w:tc>
          <w:tcPr>
            <w:tcW w:w="5404" w:type="dxa"/>
            <w:vAlign w:val="center"/>
          </w:tcPr>
          <w:p w14:paraId="4249938A">
            <w:pPr>
              <w:snapToGrid w:val="0"/>
              <w:spacing w:before="70" w:after="70" w:line="240" w:lineRule="auto"/>
              <w:ind w:firstLine="0"/>
              <w:jc w:val="right"/>
              <w:rPr>
                <w:sz w:val="21"/>
              </w:rPr>
            </w:pPr>
            <w:r>
              <w:rPr>
                <w:sz w:val="21"/>
                <w:szCs w:val="21"/>
              </w:rPr>
              <w:t>企业管理费、增值税</w:t>
            </w:r>
          </w:p>
        </w:tc>
        <w:tc>
          <w:tcPr>
            <w:tcW w:w="1700" w:type="dxa"/>
            <w:vAlign w:val="center"/>
          </w:tcPr>
          <w:p w14:paraId="1BADF438">
            <w:pPr>
              <w:snapToGrid w:val="0"/>
              <w:spacing w:before="70" w:after="70" w:line="240" w:lineRule="auto"/>
              <w:ind w:firstLine="0"/>
              <w:jc w:val="right"/>
              <w:rPr>
                <w:sz w:val="21"/>
              </w:rPr>
            </w:pPr>
            <w:r>
              <w:rPr>
                <w:sz w:val="21"/>
                <w:szCs w:val="21"/>
              </w:rPr>
              <w:t>8%～12%</w:t>
            </w:r>
          </w:p>
        </w:tc>
      </w:tr>
    </w:tbl>
    <w:p w14:paraId="4ADAF7B9">
      <w:r>
        <w:t>说明：上述比例用于内部成本控制，具体报价以已标价报价清单为准。</w:t>
      </w:r>
    </w:p>
    <w:p w14:paraId="4D5E5CBB">
      <w:pPr>
        <w:pStyle w:val="5"/>
      </w:pPr>
      <w:bookmarkStart w:id="74" w:name="_Toc6671"/>
      <w:r>
        <w:rPr>
          <w:szCs w:val="32"/>
        </w:rPr>
        <w:t>1.11.3 效益分析</w:t>
      </w:r>
      <w:bookmarkEnd w:id="74"/>
    </w:p>
    <w:p w14:paraId="38185AAF">
      <w:r>
        <w:rPr>
          <w:b/>
        </w:rPr>
        <w:t>（1）直接效益。</w:t>
      </w:r>
    </w:p>
    <w:p w14:paraId="195BC2DE">
      <w:r>
        <w:t>以单孔流道检查为例，传统方式需 3～5 人、5～7 天，报告编制 5～10 天；采用本方案后，测量 1～2 天、报告 3 天内生成，单孔综合工时下降约 50%～60%，并可减少外包测量费用。</w:t>
      </w:r>
    </w:p>
    <w:p w14:paraId="704F8993">
      <w:r>
        <w:rPr>
          <w:b/>
        </w:rPr>
        <w:t>（2）管理效益。</w:t>
      </w:r>
    </w:p>
    <w:p w14:paraId="365DBED2">
      <w:r>
        <w:t>一是数据标准化。统一坐标框架、编码规则与成果格式，使历年数据可比对，支撑冲磨发展规律分析。</w:t>
      </w:r>
    </w:p>
    <w:p w14:paraId="456E3FDA">
      <w:r>
        <w:t>二是决策支撑。缺陷位置、尺寸、级别、处理建议一体化输出，缩短</w:t>
      </w:r>
      <w:r>
        <w:rPr>
          <w:rFonts w:hint="eastAsia"/>
        </w:rPr>
        <w:t>“</w:t>
      </w:r>
      <w:r>
        <w:t>检查</w:t>
      </w:r>
      <w:r>
        <w:rPr>
          <w:rFonts w:hint="eastAsia"/>
        </w:rPr>
        <w:t>-</w:t>
      </w:r>
      <w:r>
        <w:t>分析</w:t>
      </w:r>
      <w:r>
        <w:rPr>
          <w:rFonts w:hint="eastAsia"/>
        </w:rPr>
        <w:t>-</w:t>
      </w:r>
      <w:r>
        <w:t>决策</w:t>
      </w:r>
      <w:r>
        <w:rPr>
          <w:rFonts w:hint="eastAsia"/>
        </w:rPr>
        <w:t>-</w:t>
      </w:r>
      <w:r>
        <w:t>修复</w:t>
      </w:r>
      <w:r>
        <w:rPr>
          <w:rFonts w:hint="eastAsia"/>
        </w:rPr>
        <w:t>”</w:t>
      </w:r>
      <w:r>
        <w:t>链条。</w:t>
      </w:r>
    </w:p>
    <w:p w14:paraId="31946590">
      <w:r>
        <w:t>三是知识沉淀。缺陷样本库与规则库持续积累，形成企业级技术资产。</w:t>
      </w:r>
    </w:p>
    <w:p w14:paraId="25091736">
      <w:r>
        <w:rPr>
          <w:b/>
        </w:rPr>
        <w:t>（3）安全效益。</w:t>
      </w:r>
    </w:p>
    <w:p w14:paraId="68CC3A8C">
      <w:r>
        <w:t>减少人员在高陡边坡、深孔、临水区域的暴露时间；自主扫描与平台搭载降低高处作业风险。</w:t>
      </w:r>
    </w:p>
    <w:p w14:paraId="7DEEF515">
      <w:r>
        <w:rPr>
          <w:b/>
        </w:rPr>
        <w:t>（4）推广效益。</w:t>
      </w:r>
    </w:p>
    <w:p w14:paraId="533D19DE">
      <w:r>
        <w:t>装备与软件可推广至其他坝型泄洪设施、引水隧洞、溢洪道等场景；室内大尺寸零部件扫描能力可在非检修期复用。</w:t>
      </w:r>
    </w:p>
    <w:p w14:paraId="6A164192">
      <w:pPr>
        <w:pStyle w:val="4"/>
      </w:pPr>
      <w:bookmarkStart w:id="75" w:name="_Toc4552"/>
      <w:r>
        <w:rPr>
          <w:szCs w:val="36"/>
        </w:rPr>
        <w:t>1.12 标准符合性与合规矩阵</w:t>
      </w:r>
      <w:bookmarkEnd w:id="75"/>
    </w:p>
    <w:tbl>
      <w:tblPr>
        <w:tblStyle w:val="32"/>
        <w:tblW w:w="90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1806"/>
        <w:gridCol w:w="2226"/>
        <w:gridCol w:w="1806"/>
        <w:gridCol w:w="2016"/>
      </w:tblGrid>
      <w:tr w14:paraId="544E0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72DE7BC4">
            <w:pPr>
              <w:snapToGrid w:val="0"/>
              <w:spacing w:before="70" w:after="70" w:line="240" w:lineRule="auto"/>
              <w:ind w:firstLine="0"/>
              <w:jc w:val="center"/>
              <w:rPr>
                <w:b/>
                <w:sz w:val="21"/>
              </w:rPr>
            </w:pPr>
            <w:r>
              <w:rPr>
                <w:b/>
                <w:sz w:val="21"/>
                <w:szCs w:val="21"/>
              </w:rPr>
              <w:t>类别</w:t>
            </w:r>
          </w:p>
        </w:tc>
        <w:tc>
          <w:tcPr>
            <w:tcW w:w="1806" w:type="dxa"/>
            <w:shd w:val="clear" w:color="auto" w:fill="E7E6E6"/>
            <w:vAlign w:val="center"/>
          </w:tcPr>
          <w:p w14:paraId="5C3F0676">
            <w:pPr>
              <w:snapToGrid w:val="0"/>
              <w:spacing w:before="70" w:after="70" w:line="240" w:lineRule="auto"/>
              <w:ind w:firstLine="0"/>
              <w:jc w:val="center"/>
              <w:rPr>
                <w:b/>
                <w:sz w:val="21"/>
              </w:rPr>
            </w:pPr>
            <w:r>
              <w:rPr>
                <w:b/>
                <w:sz w:val="21"/>
                <w:szCs w:val="21"/>
              </w:rPr>
              <w:t>要求来源</w:t>
            </w:r>
          </w:p>
        </w:tc>
        <w:tc>
          <w:tcPr>
            <w:tcW w:w="2226" w:type="dxa"/>
            <w:shd w:val="clear" w:color="auto" w:fill="E7E6E6"/>
            <w:vAlign w:val="center"/>
          </w:tcPr>
          <w:p w14:paraId="78E7CB3C">
            <w:pPr>
              <w:snapToGrid w:val="0"/>
              <w:spacing w:before="70" w:after="70" w:line="240" w:lineRule="auto"/>
              <w:ind w:firstLine="0"/>
              <w:jc w:val="center"/>
              <w:rPr>
                <w:b/>
                <w:sz w:val="21"/>
              </w:rPr>
            </w:pPr>
            <w:r>
              <w:rPr>
                <w:b/>
                <w:sz w:val="21"/>
                <w:szCs w:val="21"/>
              </w:rPr>
              <w:t>具体要求</w:t>
            </w:r>
          </w:p>
        </w:tc>
        <w:tc>
          <w:tcPr>
            <w:tcW w:w="1806" w:type="dxa"/>
            <w:shd w:val="clear" w:color="auto" w:fill="E7E6E6"/>
            <w:vAlign w:val="center"/>
          </w:tcPr>
          <w:p w14:paraId="6F6CABFD">
            <w:pPr>
              <w:snapToGrid w:val="0"/>
              <w:spacing w:before="70" w:after="70" w:line="240" w:lineRule="auto"/>
              <w:ind w:firstLine="0"/>
              <w:jc w:val="center"/>
              <w:rPr>
                <w:b/>
                <w:sz w:val="21"/>
              </w:rPr>
            </w:pPr>
            <w:r>
              <w:rPr>
                <w:b/>
                <w:sz w:val="21"/>
                <w:szCs w:val="21"/>
              </w:rPr>
              <w:t>本方案落实</w:t>
            </w:r>
          </w:p>
        </w:tc>
        <w:tc>
          <w:tcPr>
            <w:tcW w:w="2016" w:type="dxa"/>
            <w:shd w:val="clear" w:color="auto" w:fill="E7E6E6"/>
            <w:vAlign w:val="center"/>
          </w:tcPr>
          <w:p w14:paraId="370EF808">
            <w:pPr>
              <w:snapToGrid w:val="0"/>
              <w:spacing w:before="70" w:after="70" w:line="240" w:lineRule="auto"/>
              <w:ind w:firstLine="0"/>
              <w:jc w:val="center"/>
              <w:rPr>
                <w:b/>
                <w:sz w:val="21"/>
              </w:rPr>
            </w:pPr>
            <w:r>
              <w:rPr>
                <w:b/>
                <w:sz w:val="21"/>
                <w:szCs w:val="21"/>
              </w:rPr>
              <w:t>证据</w:t>
            </w:r>
          </w:p>
        </w:tc>
      </w:tr>
      <w:tr w14:paraId="569A9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14CAE71">
            <w:pPr>
              <w:snapToGrid w:val="0"/>
              <w:spacing w:before="70" w:after="70" w:line="240" w:lineRule="auto"/>
              <w:ind w:firstLine="0"/>
              <w:jc w:val="left"/>
              <w:rPr>
                <w:sz w:val="21"/>
              </w:rPr>
            </w:pPr>
            <w:r>
              <w:rPr>
                <w:sz w:val="21"/>
                <w:szCs w:val="21"/>
              </w:rPr>
              <w:t>采购程序</w:t>
            </w:r>
          </w:p>
        </w:tc>
        <w:tc>
          <w:tcPr>
            <w:tcW w:w="1806" w:type="dxa"/>
            <w:vAlign w:val="center"/>
          </w:tcPr>
          <w:p w14:paraId="05CD0CD5">
            <w:pPr>
              <w:snapToGrid w:val="0"/>
              <w:spacing w:before="70" w:after="70" w:line="240" w:lineRule="auto"/>
              <w:ind w:firstLine="0"/>
              <w:jc w:val="left"/>
              <w:rPr>
                <w:sz w:val="21"/>
              </w:rPr>
            </w:pPr>
            <w:r>
              <w:rPr>
                <w:sz w:val="21"/>
                <w:szCs w:val="21"/>
              </w:rPr>
              <w:t>采购文件第二章</w:t>
            </w:r>
          </w:p>
        </w:tc>
        <w:tc>
          <w:tcPr>
            <w:tcW w:w="2226" w:type="dxa"/>
            <w:vAlign w:val="center"/>
          </w:tcPr>
          <w:p w14:paraId="2671EA72">
            <w:pPr>
              <w:snapToGrid w:val="0"/>
              <w:spacing w:before="70" w:after="70" w:line="240" w:lineRule="auto"/>
              <w:ind w:firstLine="0"/>
              <w:jc w:val="left"/>
              <w:rPr>
                <w:sz w:val="21"/>
              </w:rPr>
            </w:pPr>
            <w:r>
              <w:rPr>
                <w:sz w:val="21"/>
                <w:szCs w:val="21"/>
              </w:rPr>
              <w:t>报价有效期 90 天</w:t>
            </w:r>
          </w:p>
        </w:tc>
        <w:tc>
          <w:tcPr>
            <w:tcW w:w="1806" w:type="dxa"/>
            <w:vAlign w:val="center"/>
          </w:tcPr>
          <w:p w14:paraId="7B3BF18D">
            <w:pPr>
              <w:snapToGrid w:val="0"/>
              <w:spacing w:before="70" w:after="70" w:line="240" w:lineRule="auto"/>
              <w:ind w:firstLine="0"/>
              <w:jc w:val="left"/>
              <w:rPr>
                <w:sz w:val="21"/>
              </w:rPr>
            </w:pPr>
            <w:r>
              <w:rPr>
                <w:sz w:val="21"/>
                <w:szCs w:val="21"/>
              </w:rPr>
              <w:t>报价函承诺</w:t>
            </w:r>
          </w:p>
        </w:tc>
        <w:tc>
          <w:tcPr>
            <w:tcW w:w="2016" w:type="dxa"/>
            <w:vAlign w:val="center"/>
          </w:tcPr>
          <w:p w14:paraId="45AE9BC5">
            <w:pPr>
              <w:snapToGrid w:val="0"/>
              <w:spacing w:before="70" w:after="70" w:line="240" w:lineRule="auto"/>
              <w:ind w:firstLine="0"/>
              <w:jc w:val="left"/>
              <w:rPr>
                <w:sz w:val="21"/>
              </w:rPr>
            </w:pPr>
            <w:r>
              <w:rPr>
                <w:sz w:val="21"/>
                <w:szCs w:val="21"/>
              </w:rPr>
              <w:t>报价函</w:t>
            </w:r>
          </w:p>
        </w:tc>
      </w:tr>
      <w:tr w14:paraId="18826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049DBA6D">
            <w:pPr>
              <w:snapToGrid w:val="0"/>
              <w:spacing w:before="70" w:after="70" w:line="240" w:lineRule="auto"/>
              <w:ind w:firstLine="0"/>
              <w:jc w:val="left"/>
              <w:rPr>
                <w:sz w:val="21"/>
              </w:rPr>
            </w:pPr>
            <w:r>
              <w:rPr>
                <w:sz w:val="21"/>
                <w:szCs w:val="21"/>
              </w:rPr>
              <w:t>采购程序</w:t>
            </w:r>
          </w:p>
        </w:tc>
        <w:tc>
          <w:tcPr>
            <w:tcW w:w="1806" w:type="dxa"/>
            <w:vAlign w:val="center"/>
          </w:tcPr>
          <w:p w14:paraId="32059D06">
            <w:pPr>
              <w:snapToGrid w:val="0"/>
              <w:spacing w:before="70" w:after="70" w:line="240" w:lineRule="auto"/>
              <w:ind w:firstLine="0"/>
              <w:jc w:val="left"/>
              <w:rPr>
                <w:sz w:val="21"/>
              </w:rPr>
            </w:pPr>
            <w:r>
              <w:rPr>
                <w:sz w:val="21"/>
                <w:szCs w:val="21"/>
              </w:rPr>
              <w:t>采购文件第二章</w:t>
            </w:r>
          </w:p>
        </w:tc>
        <w:tc>
          <w:tcPr>
            <w:tcW w:w="2226" w:type="dxa"/>
            <w:vAlign w:val="center"/>
          </w:tcPr>
          <w:p w14:paraId="1C65B637">
            <w:pPr>
              <w:snapToGrid w:val="0"/>
              <w:spacing w:before="70" w:after="70" w:line="240" w:lineRule="auto"/>
              <w:ind w:firstLine="0"/>
              <w:jc w:val="left"/>
              <w:rPr>
                <w:sz w:val="21"/>
              </w:rPr>
            </w:pPr>
            <w:r>
              <w:rPr>
                <w:sz w:val="21"/>
                <w:szCs w:val="21"/>
              </w:rPr>
              <w:t>响应文件签字盖章</w:t>
            </w:r>
          </w:p>
        </w:tc>
        <w:tc>
          <w:tcPr>
            <w:tcW w:w="1806" w:type="dxa"/>
            <w:vAlign w:val="center"/>
          </w:tcPr>
          <w:p w14:paraId="050C16F4">
            <w:pPr>
              <w:snapToGrid w:val="0"/>
              <w:spacing w:before="70" w:after="70" w:line="240" w:lineRule="auto"/>
              <w:ind w:firstLine="0"/>
              <w:jc w:val="left"/>
              <w:rPr>
                <w:sz w:val="21"/>
              </w:rPr>
            </w:pPr>
            <w:r>
              <w:rPr>
                <w:sz w:val="21"/>
                <w:szCs w:val="21"/>
              </w:rPr>
              <w:t>按格式签章</w:t>
            </w:r>
          </w:p>
        </w:tc>
        <w:tc>
          <w:tcPr>
            <w:tcW w:w="2016" w:type="dxa"/>
            <w:vAlign w:val="center"/>
          </w:tcPr>
          <w:p w14:paraId="3BD9403E">
            <w:pPr>
              <w:snapToGrid w:val="0"/>
              <w:spacing w:before="70" w:after="70" w:line="240" w:lineRule="auto"/>
              <w:ind w:firstLine="0"/>
              <w:jc w:val="left"/>
              <w:rPr>
                <w:sz w:val="21"/>
              </w:rPr>
            </w:pPr>
            <w:r>
              <w:rPr>
                <w:sz w:val="21"/>
                <w:szCs w:val="21"/>
              </w:rPr>
              <w:t>扫描件</w:t>
            </w:r>
          </w:p>
        </w:tc>
      </w:tr>
      <w:tr w14:paraId="56A1F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EBB4529">
            <w:pPr>
              <w:snapToGrid w:val="0"/>
              <w:spacing w:before="70" w:after="70" w:line="240" w:lineRule="auto"/>
              <w:ind w:firstLine="0"/>
              <w:jc w:val="left"/>
              <w:rPr>
                <w:sz w:val="21"/>
              </w:rPr>
            </w:pPr>
            <w:r>
              <w:rPr>
                <w:sz w:val="21"/>
                <w:szCs w:val="21"/>
              </w:rPr>
              <w:t>合同</w:t>
            </w:r>
          </w:p>
        </w:tc>
        <w:tc>
          <w:tcPr>
            <w:tcW w:w="1806" w:type="dxa"/>
            <w:vAlign w:val="center"/>
          </w:tcPr>
          <w:p w14:paraId="5159211E">
            <w:pPr>
              <w:snapToGrid w:val="0"/>
              <w:spacing w:before="70" w:after="70" w:line="240" w:lineRule="auto"/>
              <w:ind w:firstLine="0"/>
              <w:jc w:val="left"/>
              <w:rPr>
                <w:sz w:val="21"/>
              </w:rPr>
            </w:pPr>
            <w:r>
              <w:rPr>
                <w:sz w:val="21"/>
                <w:szCs w:val="21"/>
              </w:rPr>
              <w:t>第四章</w:t>
            </w:r>
          </w:p>
        </w:tc>
        <w:tc>
          <w:tcPr>
            <w:tcW w:w="2226" w:type="dxa"/>
            <w:vAlign w:val="center"/>
          </w:tcPr>
          <w:p w14:paraId="635852F7">
            <w:pPr>
              <w:snapToGrid w:val="0"/>
              <w:spacing w:before="70" w:after="70" w:line="240" w:lineRule="auto"/>
              <w:ind w:firstLine="0"/>
              <w:jc w:val="left"/>
              <w:rPr>
                <w:sz w:val="21"/>
              </w:rPr>
            </w:pPr>
            <w:r>
              <w:rPr>
                <w:sz w:val="21"/>
                <w:szCs w:val="21"/>
              </w:rPr>
              <w:t>工期 970 日历天</w:t>
            </w:r>
          </w:p>
        </w:tc>
        <w:tc>
          <w:tcPr>
            <w:tcW w:w="1806" w:type="dxa"/>
            <w:vAlign w:val="center"/>
          </w:tcPr>
          <w:p w14:paraId="4E73AA1E">
            <w:pPr>
              <w:snapToGrid w:val="0"/>
              <w:spacing w:before="70" w:after="70" w:line="240" w:lineRule="auto"/>
              <w:ind w:firstLine="0"/>
              <w:jc w:val="left"/>
              <w:rPr>
                <w:sz w:val="21"/>
              </w:rPr>
            </w:pPr>
            <w:r>
              <w:rPr>
                <w:sz w:val="21"/>
                <w:szCs w:val="21"/>
              </w:rPr>
              <w:t>四阶段计划</w:t>
            </w:r>
          </w:p>
        </w:tc>
        <w:tc>
          <w:tcPr>
            <w:tcW w:w="2016" w:type="dxa"/>
            <w:vAlign w:val="center"/>
          </w:tcPr>
          <w:p w14:paraId="46521950">
            <w:pPr>
              <w:snapToGrid w:val="0"/>
              <w:spacing w:before="70" w:after="70" w:line="240" w:lineRule="auto"/>
              <w:ind w:firstLine="0"/>
              <w:jc w:val="left"/>
              <w:rPr>
                <w:sz w:val="21"/>
              </w:rPr>
            </w:pPr>
            <w:r>
              <w:rPr>
                <w:sz w:val="21"/>
                <w:szCs w:val="21"/>
              </w:rPr>
              <w:t>进度计划</w:t>
            </w:r>
          </w:p>
        </w:tc>
      </w:tr>
      <w:tr w14:paraId="09B52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ED23859">
            <w:pPr>
              <w:snapToGrid w:val="0"/>
              <w:spacing w:before="70" w:after="70" w:line="240" w:lineRule="auto"/>
              <w:ind w:firstLine="0"/>
              <w:jc w:val="left"/>
              <w:rPr>
                <w:sz w:val="21"/>
              </w:rPr>
            </w:pPr>
            <w:r>
              <w:rPr>
                <w:sz w:val="21"/>
                <w:szCs w:val="21"/>
              </w:rPr>
              <w:t>合同</w:t>
            </w:r>
          </w:p>
        </w:tc>
        <w:tc>
          <w:tcPr>
            <w:tcW w:w="1806" w:type="dxa"/>
            <w:vAlign w:val="center"/>
          </w:tcPr>
          <w:p w14:paraId="01C87571">
            <w:pPr>
              <w:snapToGrid w:val="0"/>
              <w:spacing w:before="70" w:after="70" w:line="240" w:lineRule="auto"/>
              <w:ind w:firstLine="0"/>
              <w:jc w:val="left"/>
              <w:rPr>
                <w:sz w:val="21"/>
              </w:rPr>
            </w:pPr>
            <w:r>
              <w:rPr>
                <w:sz w:val="21"/>
                <w:szCs w:val="21"/>
              </w:rPr>
              <w:t>第四章</w:t>
            </w:r>
          </w:p>
        </w:tc>
        <w:tc>
          <w:tcPr>
            <w:tcW w:w="2226" w:type="dxa"/>
            <w:vAlign w:val="center"/>
          </w:tcPr>
          <w:p w14:paraId="024E31FE">
            <w:pPr>
              <w:snapToGrid w:val="0"/>
              <w:spacing w:before="70" w:after="70" w:line="240" w:lineRule="auto"/>
              <w:ind w:firstLine="0"/>
              <w:jc w:val="left"/>
              <w:rPr>
                <w:sz w:val="21"/>
              </w:rPr>
            </w:pPr>
            <w:r>
              <w:rPr>
                <w:sz w:val="21"/>
                <w:szCs w:val="21"/>
              </w:rPr>
              <w:t>分阶段验收</w:t>
            </w:r>
          </w:p>
        </w:tc>
        <w:tc>
          <w:tcPr>
            <w:tcW w:w="1806" w:type="dxa"/>
            <w:vAlign w:val="center"/>
          </w:tcPr>
          <w:p w14:paraId="0CE08AC3">
            <w:pPr>
              <w:snapToGrid w:val="0"/>
              <w:spacing w:before="70" w:after="70" w:line="240" w:lineRule="auto"/>
              <w:ind w:firstLine="0"/>
              <w:jc w:val="left"/>
              <w:rPr>
                <w:sz w:val="21"/>
              </w:rPr>
            </w:pPr>
            <w:r>
              <w:rPr>
                <w:sz w:val="21"/>
                <w:szCs w:val="21"/>
              </w:rPr>
              <w:t>阶段成果清单</w:t>
            </w:r>
          </w:p>
        </w:tc>
        <w:tc>
          <w:tcPr>
            <w:tcW w:w="2016" w:type="dxa"/>
            <w:vAlign w:val="center"/>
          </w:tcPr>
          <w:p w14:paraId="1D3808C5">
            <w:pPr>
              <w:snapToGrid w:val="0"/>
              <w:spacing w:before="70" w:after="70" w:line="240" w:lineRule="auto"/>
              <w:ind w:firstLine="0"/>
              <w:jc w:val="left"/>
              <w:rPr>
                <w:sz w:val="21"/>
              </w:rPr>
            </w:pPr>
            <w:r>
              <w:rPr>
                <w:sz w:val="21"/>
                <w:szCs w:val="21"/>
              </w:rPr>
              <w:t>验收资料</w:t>
            </w:r>
          </w:p>
        </w:tc>
      </w:tr>
      <w:tr w14:paraId="705FF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0599C2EC">
            <w:pPr>
              <w:snapToGrid w:val="0"/>
              <w:spacing w:before="70" w:after="70" w:line="240" w:lineRule="auto"/>
              <w:ind w:firstLine="0"/>
              <w:jc w:val="left"/>
              <w:rPr>
                <w:sz w:val="21"/>
              </w:rPr>
            </w:pPr>
            <w:r>
              <w:rPr>
                <w:sz w:val="21"/>
                <w:szCs w:val="21"/>
              </w:rPr>
              <w:t>合同</w:t>
            </w:r>
          </w:p>
        </w:tc>
        <w:tc>
          <w:tcPr>
            <w:tcW w:w="1806" w:type="dxa"/>
            <w:vAlign w:val="center"/>
          </w:tcPr>
          <w:p w14:paraId="76D785D0">
            <w:pPr>
              <w:snapToGrid w:val="0"/>
              <w:spacing w:before="70" w:after="70" w:line="240" w:lineRule="auto"/>
              <w:ind w:firstLine="0"/>
              <w:jc w:val="left"/>
              <w:rPr>
                <w:sz w:val="21"/>
              </w:rPr>
            </w:pPr>
            <w:r>
              <w:rPr>
                <w:sz w:val="21"/>
                <w:szCs w:val="21"/>
              </w:rPr>
              <w:t>第四章</w:t>
            </w:r>
          </w:p>
        </w:tc>
        <w:tc>
          <w:tcPr>
            <w:tcW w:w="2226" w:type="dxa"/>
            <w:vAlign w:val="center"/>
          </w:tcPr>
          <w:p w14:paraId="4535719A">
            <w:pPr>
              <w:snapToGrid w:val="0"/>
              <w:spacing w:before="70" w:after="70" w:line="240" w:lineRule="auto"/>
              <w:ind w:firstLine="0"/>
              <w:jc w:val="left"/>
              <w:rPr>
                <w:sz w:val="21"/>
              </w:rPr>
            </w:pPr>
            <w:r>
              <w:rPr>
                <w:sz w:val="21"/>
                <w:szCs w:val="21"/>
              </w:rPr>
              <w:t>知识产权归甲方</w:t>
            </w:r>
          </w:p>
        </w:tc>
        <w:tc>
          <w:tcPr>
            <w:tcW w:w="1806" w:type="dxa"/>
            <w:vAlign w:val="center"/>
          </w:tcPr>
          <w:p w14:paraId="2E53F04C">
            <w:pPr>
              <w:snapToGrid w:val="0"/>
              <w:spacing w:before="70" w:after="70" w:line="240" w:lineRule="auto"/>
              <w:ind w:firstLine="0"/>
              <w:jc w:val="left"/>
              <w:rPr>
                <w:sz w:val="21"/>
              </w:rPr>
            </w:pPr>
            <w:r>
              <w:rPr>
                <w:sz w:val="21"/>
                <w:szCs w:val="21"/>
              </w:rPr>
              <w:t>承诺函</w:t>
            </w:r>
          </w:p>
        </w:tc>
        <w:tc>
          <w:tcPr>
            <w:tcW w:w="2016" w:type="dxa"/>
            <w:vAlign w:val="center"/>
          </w:tcPr>
          <w:p w14:paraId="653654CC">
            <w:pPr>
              <w:snapToGrid w:val="0"/>
              <w:spacing w:before="70" w:after="70" w:line="240" w:lineRule="auto"/>
              <w:ind w:firstLine="0"/>
              <w:jc w:val="left"/>
              <w:rPr>
                <w:sz w:val="21"/>
              </w:rPr>
            </w:pPr>
            <w:r>
              <w:rPr>
                <w:sz w:val="21"/>
                <w:szCs w:val="21"/>
              </w:rPr>
              <w:t>知识产权条款响应</w:t>
            </w:r>
          </w:p>
        </w:tc>
      </w:tr>
      <w:tr w14:paraId="20886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BAD4D24">
            <w:pPr>
              <w:snapToGrid w:val="0"/>
              <w:spacing w:before="70" w:after="70" w:line="240" w:lineRule="auto"/>
              <w:ind w:firstLine="0"/>
              <w:jc w:val="left"/>
              <w:rPr>
                <w:sz w:val="21"/>
              </w:rPr>
            </w:pPr>
            <w:r>
              <w:rPr>
                <w:sz w:val="21"/>
                <w:szCs w:val="21"/>
              </w:rPr>
              <w:t>技术</w:t>
            </w:r>
          </w:p>
        </w:tc>
        <w:tc>
          <w:tcPr>
            <w:tcW w:w="1806" w:type="dxa"/>
            <w:vAlign w:val="center"/>
          </w:tcPr>
          <w:p w14:paraId="32752423">
            <w:pPr>
              <w:snapToGrid w:val="0"/>
              <w:spacing w:before="70" w:after="70" w:line="240" w:lineRule="auto"/>
              <w:ind w:firstLine="0"/>
              <w:jc w:val="left"/>
              <w:rPr>
                <w:sz w:val="21"/>
              </w:rPr>
            </w:pPr>
            <w:r>
              <w:rPr>
                <w:sz w:val="21"/>
                <w:szCs w:val="21"/>
              </w:rPr>
              <w:t>第六章 4.1</w:t>
            </w:r>
          </w:p>
        </w:tc>
        <w:tc>
          <w:tcPr>
            <w:tcW w:w="2226" w:type="dxa"/>
            <w:vAlign w:val="center"/>
          </w:tcPr>
          <w:p w14:paraId="52F8262F">
            <w:pPr>
              <w:snapToGrid w:val="0"/>
              <w:spacing w:before="70" w:after="70" w:line="240" w:lineRule="auto"/>
              <w:ind w:firstLine="0"/>
              <w:jc w:val="left"/>
              <w:rPr>
                <w:sz w:val="21"/>
              </w:rPr>
            </w:pPr>
            <w:r>
              <w:rPr>
                <w:sz w:val="21"/>
                <w:szCs w:val="21"/>
              </w:rPr>
              <w:t>三站三场景测量</w:t>
            </w:r>
          </w:p>
        </w:tc>
        <w:tc>
          <w:tcPr>
            <w:tcW w:w="1806" w:type="dxa"/>
            <w:vAlign w:val="center"/>
          </w:tcPr>
          <w:p w14:paraId="14DDC041">
            <w:pPr>
              <w:snapToGrid w:val="0"/>
              <w:spacing w:before="70" w:after="70" w:line="240" w:lineRule="auto"/>
              <w:ind w:firstLine="0"/>
              <w:jc w:val="left"/>
              <w:rPr>
                <w:sz w:val="21"/>
              </w:rPr>
            </w:pPr>
            <w:r>
              <w:rPr>
                <w:sz w:val="21"/>
                <w:szCs w:val="21"/>
              </w:rPr>
              <w:t>2.2.1、1.7</w:t>
            </w:r>
          </w:p>
        </w:tc>
        <w:tc>
          <w:tcPr>
            <w:tcW w:w="2016" w:type="dxa"/>
            <w:vAlign w:val="center"/>
          </w:tcPr>
          <w:p w14:paraId="1A2535AA">
            <w:pPr>
              <w:snapToGrid w:val="0"/>
              <w:spacing w:before="70" w:after="70" w:line="240" w:lineRule="auto"/>
              <w:ind w:firstLine="0"/>
              <w:jc w:val="left"/>
              <w:rPr>
                <w:sz w:val="21"/>
              </w:rPr>
            </w:pPr>
            <w:r>
              <w:rPr>
                <w:sz w:val="21"/>
                <w:szCs w:val="21"/>
              </w:rPr>
              <w:t>测量方案</w:t>
            </w:r>
          </w:p>
        </w:tc>
      </w:tr>
      <w:tr w14:paraId="165F8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C364E44">
            <w:pPr>
              <w:snapToGrid w:val="0"/>
              <w:spacing w:before="70" w:after="70" w:line="240" w:lineRule="auto"/>
              <w:ind w:firstLine="0"/>
              <w:jc w:val="left"/>
              <w:rPr>
                <w:sz w:val="21"/>
              </w:rPr>
            </w:pPr>
            <w:r>
              <w:rPr>
                <w:sz w:val="21"/>
                <w:szCs w:val="21"/>
              </w:rPr>
              <w:t>技术</w:t>
            </w:r>
          </w:p>
        </w:tc>
        <w:tc>
          <w:tcPr>
            <w:tcW w:w="1806" w:type="dxa"/>
            <w:vAlign w:val="center"/>
          </w:tcPr>
          <w:p w14:paraId="3A65456B">
            <w:pPr>
              <w:snapToGrid w:val="0"/>
              <w:spacing w:before="70" w:after="70" w:line="240" w:lineRule="auto"/>
              <w:ind w:firstLine="0"/>
              <w:jc w:val="left"/>
              <w:rPr>
                <w:sz w:val="21"/>
              </w:rPr>
            </w:pPr>
            <w:r>
              <w:rPr>
                <w:sz w:val="21"/>
                <w:szCs w:val="21"/>
              </w:rPr>
              <w:t>第六章 4.2</w:t>
            </w:r>
          </w:p>
        </w:tc>
        <w:tc>
          <w:tcPr>
            <w:tcW w:w="2226" w:type="dxa"/>
            <w:vAlign w:val="center"/>
          </w:tcPr>
          <w:p w14:paraId="5A24F4FC">
            <w:pPr>
              <w:snapToGrid w:val="0"/>
              <w:spacing w:before="70" w:after="70" w:line="240" w:lineRule="auto"/>
              <w:ind w:firstLine="0"/>
              <w:jc w:val="left"/>
              <w:rPr>
                <w:sz w:val="21"/>
              </w:rPr>
            </w:pPr>
            <w:r>
              <w:rPr>
                <w:sz w:val="21"/>
                <w:szCs w:val="21"/>
              </w:rPr>
              <w:t>精度指标</w:t>
            </w:r>
          </w:p>
        </w:tc>
        <w:tc>
          <w:tcPr>
            <w:tcW w:w="1806" w:type="dxa"/>
            <w:vAlign w:val="center"/>
          </w:tcPr>
          <w:p w14:paraId="56D73C97">
            <w:pPr>
              <w:snapToGrid w:val="0"/>
              <w:spacing w:before="70" w:after="70" w:line="240" w:lineRule="auto"/>
              <w:ind w:firstLine="0"/>
              <w:jc w:val="left"/>
              <w:rPr>
                <w:sz w:val="21"/>
              </w:rPr>
            </w:pPr>
            <w:r>
              <w:rPr>
                <w:sz w:val="21"/>
                <w:szCs w:val="21"/>
              </w:rPr>
              <w:t>2.5.1.15、2.5.4</w:t>
            </w:r>
          </w:p>
        </w:tc>
        <w:tc>
          <w:tcPr>
            <w:tcW w:w="2016" w:type="dxa"/>
            <w:vAlign w:val="center"/>
          </w:tcPr>
          <w:p w14:paraId="1A3C4CEB">
            <w:pPr>
              <w:snapToGrid w:val="0"/>
              <w:spacing w:before="70" w:after="70" w:line="240" w:lineRule="auto"/>
              <w:ind w:firstLine="0"/>
              <w:jc w:val="left"/>
              <w:rPr>
                <w:sz w:val="21"/>
              </w:rPr>
            </w:pPr>
            <w:r>
              <w:rPr>
                <w:sz w:val="21"/>
                <w:szCs w:val="21"/>
              </w:rPr>
              <w:t>试验报告</w:t>
            </w:r>
          </w:p>
        </w:tc>
      </w:tr>
      <w:tr w14:paraId="4BC7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68FBCD8E">
            <w:pPr>
              <w:snapToGrid w:val="0"/>
              <w:spacing w:before="70" w:after="70" w:line="240" w:lineRule="auto"/>
              <w:ind w:firstLine="0"/>
              <w:jc w:val="left"/>
              <w:rPr>
                <w:sz w:val="21"/>
              </w:rPr>
            </w:pPr>
            <w:r>
              <w:rPr>
                <w:sz w:val="21"/>
                <w:szCs w:val="21"/>
              </w:rPr>
              <w:t>技术</w:t>
            </w:r>
          </w:p>
        </w:tc>
        <w:tc>
          <w:tcPr>
            <w:tcW w:w="1806" w:type="dxa"/>
            <w:vAlign w:val="center"/>
          </w:tcPr>
          <w:p w14:paraId="1F09ADE9">
            <w:pPr>
              <w:snapToGrid w:val="0"/>
              <w:spacing w:before="70" w:after="70" w:line="240" w:lineRule="auto"/>
              <w:ind w:firstLine="0"/>
              <w:jc w:val="left"/>
              <w:rPr>
                <w:sz w:val="21"/>
              </w:rPr>
            </w:pPr>
            <w:r>
              <w:rPr>
                <w:sz w:val="21"/>
                <w:szCs w:val="21"/>
              </w:rPr>
              <w:t>第六章 4.3</w:t>
            </w:r>
          </w:p>
        </w:tc>
        <w:tc>
          <w:tcPr>
            <w:tcW w:w="2226" w:type="dxa"/>
            <w:vAlign w:val="center"/>
          </w:tcPr>
          <w:p w14:paraId="516177A5">
            <w:pPr>
              <w:snapToGrid w:val="0"/>
              <w:spacing w:before="70" w:after="70" w:line="240" w:lineRule="auto"/>
              <w:ind w:firstLine="0"/>
              <w:jc w:val="left"/>
              <w:rPr>
                <w:sz w:val="21"/>
              </w:rPr>
            </w:pPr>
            <w:r>
              <w:rPr>
                <w:sz w:val="21"/>
                <w:szCs w:val="21"/>
              </w:rPr>
              <w:t>装备设计</w:t>
            </w:r>
          </w:p>
        </w:tc>
        <w:tc>
          <w:tcPr>
            <w:tcW w:w="1806" w:type="dxa"/>
            <w:vAlign w:val="center"/>
          </w:tcPr>
          <w:p w14:paraId="2337D108">
            <w:pPr>
              <w:snapToGrid w:val="0"/>
              <w:spacing w:before="70" w:after="70" w:line="240" w:lineRule="auto"/>
              <w:ind w:firstLine="0"/>
              <w:jc w:val="left"/>
              <w:rPr>
                <w:sz w:val="21"/>
              </w:rPr>
            </w:pPr>
            <w:r>
              <w:rPr>
                <w:sz w:val="21"/>
                <w:szCs w:val="21"/>
              </w:rPr>
              <w:t>2.5.1～2.5.3</w:t>
            </w:r>
          </w:p>
        </w:tc>
        <w:tc>
          <w:tcPr>
            <w:tcW w:w="2016" w:type="dxa"/>
            <w:vAlign w:val="center"/>
          </w:tcPr>
          <w:p w14:paraId="2F5ADC73">
            <w:pPr>
              <w:snapToGrid w:val="0"/>
              <w:spacing w:before="70" w:after="70" w:line="240" w:lineRule="auto"/>
              <w:ind w:firstLine="0"/>
              <w:jc w:val="left"/>
              <w:rPr>
                <w:sz w:val="21"/>
              </w:rPr>
            </w:pPr>
            <w:r>
              <w:rPr>
                <w:sz w:val="21"/>
                <w:szCs w:val="21"/>
              </w:rPr>
              <w:t>设计文件</w:t>
            </w:r>
          </w:p>
        </w:tc>
      </w:tr>
      <w:tr w14:paraId="21077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199EB97">
            <w:pPr>
              <w:snapToGrid w:val="0"/>
              <w:spacing w:before="70" w:after="70" w:line="240" w:lineRule="auto"/>
              <w:ind w:firstLine="0"/>
              <w:jc w:val="left"/>
              <w:rPr>
                <w:sz w:val="21"/>
              </w:rPr>
            </w:pPr>
            <w:r>
              <w:rPr>
                <w:sz w:val="21"/>
                <w:szCs w:val="21"/>
              </w:rPr>
              <w:t>技术</w:t>
            </w:r>
          </w:p>
        </w:tc>
        <w:tc>
          <w:tcPr>
            <w:tcW w:w="1806" w:type="dxa"/>
            <w:vAlign w:val="center"/>
          </w:tcPr>
          <w:p w14:paraId="18EFD50D">
            <w:pPr>
              <w:snapToGrid w:val="0"/>
              <w:spacing w:before="70" w:after="70" w:line="240" w:lineRule="auto"/>
              <w:ind w:firstLine="0"/>
              <w:jc w:val="left"/>
              <w:rPr>
                <w:sz w:val="21"/>
              </w:rPr>
            </w:pPr>
            <w:r>
              <w:rPr>
                <w:sz w:val="21"/>
                <w:szCs w:val="21"/>
              </w:rPr>
              <w:t>第六章 4.4</w:t>
            </w:r>
          </w:p>
        </w:tc>
        <w:tc>
          <w:tcPr>
            <w:tcW w:w="2226" w:type="dxa"/>
            <w:vAlign w:val="center"/>
          </w:tcPr>
          <w:p w14:paraId="43CD1B5B">
            <w:pPr>
              <w:snapToGrid w:val="0"/>
              <w:spacing w:before="70" w:after="70" w:line="240" w:lineRule="auto"/>
              <w:ind w:firstLine="0"/>
              <w:jc w:val="left"/>
              <w:rPr>
                <w:sz w:val="21"/>
              </w:rPr>
            </w:pPr>
            <w:r>
              <w:rPr>
                <w:sz w:val="21"/>
                <w:szCs w:val="21"/>
              </w:rPr>
              <w:t>装备开发与自主可控</w:t>
            </w:r>
          </w:p>
        </w:tc>
        <w:tc>
          <w:tcPr>
            <w:tcW w:w="1806" w:type="dxa"/>
            <w:vAlign w:val="center"/>
          </w:tcPr>
          <w:p w14:paraId="2E9F3E69">
            <w:pPr>
              <w:snapToGrid w:val="0"/>
              <w:spacing w:before="70" w:after="70" w:line="240" w:lineRule="auto"/>
              <w:ind w:firstLine="0"/>
              <w:jc w:val="left"/>
              <w:rPr>
                <w:sz w:val="21"/>
              </w:rPr>
            </w:pPr>
            <w:r>
              <w:rPr>
                <w:sz w:val="21"/>
                <w:szCs w:val="21"/>
              </w:rPr>
              <w:t>2.5.1.9、2.5.1.19</w:t>
            </w:r>
          </w:p>
        </w:tc>
        <w:tc>
          <w:tcPr>
            <w:tcW w:w="2016" w:type="dxa"/>
            <w:vAlign w:val="center"/>
          </w:tcPr>
          <w:p w14:paraId="2E2A1F82">
            <w:pPr>
              <w:snapToGrid w:val="0"/>
              <w:spacing w:before="70" w:after="70" w:line="240" w:lineRule="auto"/>
              <w:ind w:firstLine="0"/>
              <w:jc w:val="left"/>
              <w:rPr>
                <w:sz w:val="21"/>
              </w:rPr>
            </w:pPr>
            <w:r>
              <w:rPr>
                <w:sz w:val="21"/>
                <w:szCs w:val="21"/>
              </w:rPr>
              <w:t>证明文件</w:t>
            </w:r>
          </w:p>
        </w:tc>
      </w:tr>
      <w:tr w14:paraId="43E7F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77F0298">
            <w:pPr>
              <w:snapToGrid w:val="0"/>
              <w:spacing w:before="70" w:after="70" w:line="240" w:lineRule="auto"/>
              <w:ind w:firstLine="0"/>
              <w:jc w:val="left"/>
              <w:rPr>
                <w:sz w:val="21"/>
              </w:rPr>
            </w:pPr>
            <w:r>
              <w:rPr>
                <w:sz w:val="21"/>
                <w:szCs w:val="21"/>
              </w:rPr>
              <w:t>技术</w:t>
            </w:r>
          </w:p>
        </w:tc>
        <w:tc>
          <w:tcPr>
            <w:tcW w:w="1806" w:type="dxa"/>
            <w:vAlign w:val="center"/>
          </w:tcPr>
          <w:p w14:paraId="1E93610E">
            <w:pPr>
              <w:snapToGrid w:val="0"/>
              <w:spacing w:before="70" w:after="70" w:line="240" w:lineRule="auto"/>
              <w:ind w:firstLine="0"/>
              <w:jc w:val="left"/>
              <w:rPr>
                <w:sz w:val="21"/>
              </w:rPr>
            </w:pPr>
            <w:r>
              <w:rPr>
                <w:sz w:val="21"/>
                <w:szCs w:val="21"/>
              </w:rPr>
              <w:t>第六章 4.5</w:t>
            </w:r>
          </w:p>
        </w:tc>
        <w:tc>
          <w:tcPr>
            <w:tcW w:w="2226" w:type="dxa"/>
            <w:vAlign w:val="center"/>
          </w:tcPr>
          <w:p w14:paraId="16FF15C7">
            <w:pPr>
              <w:snapToGrid w:val="0"/>
              <w:spacing w:before="70" w:after="70" w:line="240" w:lineRule="auto"/>
              <w:ind w:firstLine="0"/>
              <w:jc w:val="left"/>
              <w:rPr>
                <w:sz w:val="21"/>
              </w:rPr>
            </w:pPr>
            <w:r>
              <w:rPr>
                <w:sz w:val="21"/>
                <w:szCs w:val="21"/>
              </w:rPr>
              <w:t>第三方测试</w:t>
            </w:r>
          </w:p>
        </w:tc>
        <w:tc>
          <w:tcPr>
            <w:tcW w:w="1806" w:type="dxa"/>
            <w:vAlign w:val="center"/>
          </w:tcPr>
          <w:p w14:paraId="52F335E7">
            <w:pPr>
              <w:snapToGrid w:val="0"/>
              <w:spacing w:before="70" w:after="70" w:line="240" w:lineRule="auto"/>
              <w:ind w:firstLine="0"/>
              <w:jc w:val="left"/>
              <w:rPr>
                <w:sz w:val="21"/>
              </w:rPr>
            </w:pPr>
            <w:r>
              <w:rPr>
                <w:sz w:val="21"/>
                <w:szCs w:val="21"/>
              </w:rPr>
              <w:t>2.8.4</w:t>
            </w:r>
          </w:p>
        </w:tc>
        <w:tc>
          <w:tcPr>
            <w:tcW w:w="2016" w:type="dxa"/>
            <w:vAlign w:val="center"/>
          </w:tcPr>
          <w:p w14:paraId="5767CB1D">
            <w:pPr>
              <w:snapToGrid w:val="0"/>
              <w:spacing w:before="70" w:after="70" w:line="240" w:lineRule="auto"/>
              <w:ind w:firstLine="0"/>
              <w:jc w:val="left"/>
              <w:rPr>
                <w:sz w:val="21"/>
              </w:rPr>
            </w:pPr>
            <w:r>
              <w:rPr>
                <w:sz w:val="21"/>
                <w:szCs w:val="21"/>
              </w:rPr>
              <w:t>测试报告</w:t>
            </w:r>
          </w:p>
        </w:tc>
      </w:tr>
      <w:tr w14:paraId="5076B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5CD2E68">
            <w:pPr>
              <w:snapToGrid w:val="0"/>
              <w:spacing w:before="70" w:after="70" w:line="240" w:lineRule="auto"/>
              <w:ind w:firstLine="0"/>
              <w:jc w:val="left"/>
              <w:rPr>
                <w:sz w:val="21"/>
              </w:rPr>
            </w:pPr>
            <w:r>
              <w:rPr>
                <w:sz w:val="21"/>
                <w:szCs w:val="21"/>
              </w:rPr>
              <w:t>技术</w:t>
            </w:r>
          </w:p>
        </w:tc>
        <w:tc>
          <w:tcPr>
            <w:tcW w:w="1806" w:type="dxa"/>
            <w:vAlign w:val="center"/>
          </w:tcPr>
          <w:p w14:paraId="1B7A2912">
            <w:pPr>
              <w:snapToGrid w:val="0"/>
              <w:spacing w:before="70" w:after="70" w:line="240" w:lineRule="auto"/>
              <w:ind w:firstLine="0"/>
              <w:jc w:val="left"/>
              <w:rPr>
                <w:sz w:val="21"/>
              </w:rPr>
            </w:pPr>
            <w:r>
              <w:rPr>
                <w:sz w:val="21"/>
                <w:szCs w:val="21"/>
              </w:rPr>
              <w:t>第六章 4.6</w:t>
            </w:r>
          </w:p>
        </w:tc>
        <w:tc>
          <w:tcPr>
            <w:tcW w:w="2226" w:type="dxa"/>
            <w:vAlign w:val="center"/>
          </w:tcPr>
          <w:p w14:paraId="3886507C">
            <w:pPr>
              <w:snapToGrid w:val="0"/>
              <w:spacing w:before="70" w:after="70" w:line="240" w:lineRule="auto"/>
              <w:ind w:firstLine="0"/>
              <w:jc w:val="left"/>
              <w:rPr>
                <w:sz w:val="21"/>
              </w:rPr>
            </w:pPr>
            <w:r>
              <w:rPr>
                <w:sz w:val="21"/>
                <w:szCs w:val="21"/>
              </w:rPr>
              <w:t>两期现场验证</w:t>
            </w:r>
          </w:p>
        </w:tc>
        <w:tc>
          <w:tcPr>
            <w:tcW w:w="1806" w:type="dxa"/>
            <w:vAlign w:val="center"/>
          </w:tcPr>
          <w:p w14:paraId="13CA80B0">
            <w:pPr>
              <w:snapToGrid w:val="0"/>
              <w:spacing w:before="70" w:after="70" w:line="240" w:lineRule="auto"/>
              <w:ind w:firstLine="0"/>
              <w:jc w:val="left"/>
              <w:rPr>
                <w:sz w:val="21"/>
              </w:rPr>
            </w:pPr>
            <w:r>
              <w:rPr>
                <w:sz w:val="21"/>
                <w:szCs w:val="21"/>
              </w:rPr>
              <w:t>2.2.6、2.6</w:t>
            </w:r>
          </w:p>
        </w:tc>
        <w:tc>
          <w:tcPr>
            <w:tcW w:w="2016" w:type="dxa"/>
            <w:vAlign w:val="center"/>
          </w:tcPr>
          <w:p w14:paraId="5AB79908">
            <w:pPr>
              <w:snapToGrid w:val="0"/>
              <w:spacing w:before="70" w:after="70" w:line="240" w:lineRule="auto"/>
              <w:ind w:firstLine="0"/>
              <w:jc w:val="left"/>
              <w:rPr>
                <w:sz w:val="21"/>
              </w:rPr>
            </w:pPr>
            <w:r>
              <w:rPr>
                <w:sz w:val="21"/>
                <w:szCs w:val="21"/>
              </w:rPr>
              <w:t>验证报告</w:t>
            </w:r>
          </w:p>
        </w:tc>
      </w:tr>
      <w:tr w14:paraId="0FA75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48392E6">
            <w:pPr>
              <w:snapToGrid w:val="0"/>
              <w:spacing w:before="70" w:after="70" w:line="240" w:lineRule="auto"/>
              <w:ind w:firstLine="0"/>
              <w:jc w:val="left"/>
              <w:rPr>
                <w:sz w:val="21"/>
              </w:rPr>
            </w:pPr>
            <w:r>
              <w:rPr>
                <w:sz w:val="21"/>
                <w:szCs w:val="21"/>
              </w:rPr>
              <w:t>技术</w:t>
            </w:r>
          </w:p>
        </w:tc>
        <w:tc>
          <w:tcPr>
            <w:tcW w:w="1806" w:type="dxa"/>
            <w:vAlign w:val="center"/>
          </w:tcPr>
          <w:p w14:paraId="76A76BE0">
            <w:pPr>
              <w:snapToGrid w:val="0"/>
              <w:spacing w:before="70" w:after="70" w:line="240" w:lineRule="auto"/>
              <w:ind w:firstLine="0"/>
              <w:jc w:val="left"/>
              <w:rPr>
                <w:sz w:val="21"/>
              </w:rPr>
            </w:pPr>
            <w:r>
              <w:rPr>
                <w:sz w:val="21"/>
                <w:szCs w:val="21"/>
              </w:rPr>
              <w:t>第六章 4.7</w:t>
            </w:r>
          </w:p>
        </w:tc>
        <w:tc>
          <w:tcPr>
            <w:tcW w:w="2226" w:type="dxa"/>
            <w:vAlign w:val="center"/>
          </w:tcPr>
          <w:p w14:paraId="0FE266FD">
            <w:pPr>
              <w:snapToGrid w:val="0"/>
              <w:spacing w:before="70" w:after="70" w:line="240" w:lineRule="auto"/>
              <w:ind w:firstLine="0"/>
              <w:jc w:val="left"/>
              <w:rPr>
                <w:sz w:val="21"/>
              </w:rPr>
            </w:pPr>
            <w:r>
              <w:rPr>
                <w:sz w:val="21"/>
                <w:szCs w:val="21"/>
              </w:rPr>
              <w:t>专家评审</w:t>
            </w:r>
          </w:p>
        </w:tc>
        <w:tc>
          <w:tcPr>
            <w:tcW w:w="1806" w:type="dxa"/>
            <w:vAlign w:val="center"/>
          </w:tcPr>
          <w:p w14:paraId="7B95C010">
            <w:pPr>
              <w:snapToGrid w:val="0"/>
              <w:spacing w:before="70" w:after="70" w:line="240" w:lineRule="auto"/>
              <w:ind w:firstLine="0"/>
              <w:jc w:val="left"/>
              <w:rPr>
                <w:sz w:val="21"/>
              </w:rPr>
            </w:pPr>
            <w:r>
              <w:rPr>
                <w:sz w:val="21"/>
                <w:szCs w:val="21"/>
              </w:rPr>
              <w:t>2.2.7</w:t>
            </w:r>
          </w:p>
        </w:tc>
        <w:tc>
          <w:tcPr>
            <w:tcW w:w="2016" w:type="dxa"/>
            <w:vAlign w:val="center"/>
          </w:tcPr>
          <w:p w14:paraId="3AF622F2">
            <w:pPr>
              <w:snapToGrid w:val="0"/>
              <w:spacing w:before="70" w:after="70" w:line="240" w:lineRule="auto"/>
              <w:ind w:firstLine="0"/>
              <w:jc w:val="left"/>
              <w:rPr>
                <w:sz w:val="21"/>
              </w:rPr>
            </w:pPr>
            <w:r>
              <w:rPr>
                <w:sz w:val="21"/>
                <w:szCs w:val="21"/>
              </w:rPr>
              <w:t>评审纪要</w:t>
            </w:r>
          </w:p>
        </w:tc>
      </w:tr>
      <w:tr w14:paraId="3C835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2E4243E">
            <w:pPr>
              <w:snapToGrid w:val="0"/>
              <w:spacing w:before="70" w:after="70" w:line="240" w:lineRule="auto"/>
              <w:ind w:firstLine="0"/>
              <w:jc w:val="left"/>
              <w:rPr>
                <w:sz w:val="21"/>
              </w:rPr>
            </w:pPr>
            <w:r>
              <w:rPr>
                <w:sz w:val="21"/>
                <w:szCs w:val="21"/>
              </w:rPr>
              <w:t>技术</w:t>
            </w:r>
          </w:p>
        </w:tc>
        <w:tc>
          <w:tcPr>
            <w:tcW w:w="1806" w:type="dxa"/>
            <w:vAlign w:val="center"/>
          </w:tcPr>
          <w:p w14:paraId="254F1526">
            <w:pPr>
              <w:snapToGrid w:val="0"/>
              <w:spacing w:before="70" w:after="70" w:line="240" w:lineRule="auto"/>
              <w:ind w:firstLine="0"/>
              <w:jc w:val="left"/>
              <w:rPr>
                <w:sz w:val="21"/>
              </w:rPr>
            </w:pPr>
            <w:r>
              <w:rPr>
                <w:sz w:val="21"/>
                <w:szCs w:val="21"/>
              </w:rPr>
              <w:t>第六章 4.8</w:t>
            </w:r>
          </w:p>
        </w:tc>
        <w:tc>
          <w:tcPr>
            <w:tcW w:w="2226" w:type="dxa"/>
            <w:vAlign w:val="center"/>
          </w:tcPr>
          <w:p w14:paraId="65EB163D">
            <w:pPr>
              <w:snapToGrid w:val="0"/>
              <w:spacing w:before="70" w:after="70" w:line="240" w:lineRule="auto"/>
              <w:ind w:firstLine="0"/>
              <w:jc w:val="left"/>
              <w:rPr>
                <w:sz w:val="21"/>
              </w:rPr>
            </w:pPr>
            <w:r>
              <w:rPr>
                <w:sz w:val="21"/>
                <w:szCs w:val="21"/>
              </w:rPr>
              <w:t>成果评价</w:t>
            </w:r>
          </w:p>
        </w:tc>
        <w:tc>
          <w:tcPr>
            <w:tcW w:w="1806" w:type="dxa"/>
            <w:vAlign w:val="center"/>
          </w:tcPr>
          <w:p w14:paraId="06C10E49">
            <w:pPr>
              <w:snapToGrid w:val="0"/>
              <w:spacing w:before="70" w:after="70" w:line="240" w:lineRule="auto"/>
              <w:ind w:firstLine="0"/>
              <w:jc w:val="left"/>
              <w:rPr>
                <w:sz w:val="21"/>
              </w:rPr>
            </w:pPr>
            <w:r>
              <w:rPr>
                <w:sz w:val="21"/>
                <w:szCs w:val="21"/>
              </w:rPr>
              <w:t>2.2.8</w:t>
            </w:r>
          </w:p>
        </w:tc>
        <w:tc>
          <w:tcPr>
            <w:tcW w:w="2016" w:type="dxa"/>
            <w:vAlign w:val="center"/>
          </w:tcPr>
          <w:p w14:paraId="374DBE1E">
            <w:pPr>
              <w:snapToGrid w:val="0"/>
              <w:spacing w:before="70" w:after="70" w:line="240" w:lineRule="auto"/>
              <w:ind w:firstLine="0"/>
              <w:jc w:val="left"/>
              <w:rPr>
                <w:sz w:val="21"/>
              </w:rPr>
            </w:pPr>
            <w:r>
              <w:rPr>
                <w:sz w:val="21"/>
                <w:szCs w:val="21"/>
              </w:rPr>
              <w:t>评价报告</w:t>
            </w:r>
          </w:p>
        </w:tc>
      </w:tr>
      <w:tr w14:paraId="56944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58E9914">
            <w:pPr>
              <w:snapToGrid w:val="0"/>
              <w:spacing w:before="70" w:after="70" w:line="240" w:lineRule="auto"/>
              <w:ind w:firstLine="0"/>
              <w:jc w:val="left"/>
              <w:rPr>
                <w:sz w:val="21"/>
              </w:rPr>
            </w:pPr>
            <w:r>
              <w:rPr>
                <w:sz w:val="21"/>
                <w:szCs w:val="21"/>
              </w:rPr>
              <w:t>技术</w:t>
            </w:r>
          </w:p>
        </w:tc>
        <w:tc>
          <w:tcPr>
            <w:tcW w:w="1806" w:type="dxa"/>
            <w:vAlign w:val="center"/>
          </w:tcPr>
          <w:p w14:paraId="1A9350BC">
            <w:pPr>
              <w:snapToGrid w:val="0"/>
              <w:spacing w:before="70" w:after="70" w:line="240" w:lineRule="auto"/>
              <w:ind w:firstLine="0"/>
              <w:jc w:val="left"/>
              <w:rPr>
                <w:sz w:val="21"/>
              </w:rPr>
            </w:pPr>
            <w:r>
              <w:rPr>
                <w:sz w:val="21"/>
                <w:szCs w:val="21"/>
              </w:rPr>
              <w:t>第六章 4.9</w:t>
            </w:r>
          </w:p>
        </w:tc>
        <w:tc>
          <w:tcPr>
            <w:tcW w:w="2226" w:type="dxa"/>
            <w:vAlign w:val="center"/>
          </w:tcPr>
          <w:p w14:paraId="208D062E">
            <w:pPr>
              <w:snapToGrid w:val="0"/>
              <w:spacing w:before="70" w:after="70" w:line="240" w:lineRule="auto"/>
              <w:ind w:firstLine="0"/>
              <w:jc w:val="left"/>
              <w:rPr>
                <w:sz w:val="21"/>
              </w:rPr>
            </w:pPr>
            <w:r>
              <w:rPr>
                <w:sz w:val="21"/>
                <w:szCs w:val="21"/>
              </w:rPr>
              <w:t>创新成果</w:t>
            </w:r>
          </w:p>
        </w:tc>
        <w:tc>
          <w:tcPr>
            <w:tcW w:w="1806" w:type="dxa"/>
            <w:vAlign w:val="center"/>
          </w:tcPr>
          <w:p w14:paraId="5D32C9EE">
            <w:pPr>
              <w:snapToGrid w:val="0"/>
              <w:spacing w:before="70" w:after="70" w:line="240" w:lineRule="auto"/>
              <w:ind w:firstLine="0"/>
              <w:jc w:val="left"/>
              <w:rPr>
                <w:sz w:val="21"/>
              </w:rPr>
            </w:pPr>
            <w:r>
              <w:rPr>
                <w:sz w:val="21"/>
                <w:szCs w:val="21"/>
              </w:rPr>
              <w:t>2.2.9、3.3</w:t>
            </w:r>
          </w:p>
        </w:tc>
        <w:tc>
          <w:tcPr>
            <w:tcW w:w="2016" w:type="dxa"/>
            <w:vAlign w:val="center"/>
          </w:tcPr>
          <w:p w14:paraId="0079AAA6">
            <w:pPr>
              <w:snapToGrid w:val="0"/>
              <w:spacing w:before="70" w:after="70" w:line="240" w:lineRule="auto"/>
              <w:ind w:firstLine="0"/>
              <w:jc w:val="left"/>
              <w:rPr>
                <w:sz w:val="21"/>
              </w:rPr>
            </w:pPr>
            <w:r>
              <w:rPr>
                <w:sz w:val="21"/>
                <w:szCs w:val="21"/>
              </w:rPr>
              <w:t>受理/录用/证书</w:t>
            </w:r>
          </w:p>
        </w:tc>
      </w:tr>
      <w:tr w14:paraId="51278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17844AE">
            <w:pPr>
              <w:snapToGrid w:val="0"/>
              <w:spacing w:before="70" w:after="70" w:line="240" w:lineRule="auto"/>
              <w:ind w:firstLine="0"/>
              <w:jc w:val="left"/>
              <w:rPr>
                <w:sz w:val="21"/>
              </w:rPr>
            </w:pPr>
            <w:r>
              <w:rPr>
                <w:sz w:val="21"/>
                <w:szCs w:val="21"/>
              </w:rPr>
              <w:t>服务</w:t>
            </w:r>
          </w:p>
        </w:tc>
        <w:tc>
          <w:tcPr>
            <w:tcW w:w="1806" w:type="dxa"/>
            <w:vAlign w:val="center"/>
          </w:tcPr>
          <w:p w14:paraId="4DEF87CC">
            <w:pPr>
              <w:snapToGrid w:val="0"/>
              <w:spacing w:before="70" w:after="70" w:line="240" w:lineRule="auto"/>
              <w:ind w:firstLine="0"/>
              <w:jc w:val="left"/>
              <w:rPr>
                <w:sz w:val="21"/>
              </w:rPr>
            </w:pPr>
            <w:r>
              <w:rPr>
                <w:sz w:val="21"/>
                <w:szCs w:val="21"/>
              </w:rPr>
              <w:t>第六章 5.1</w:t>
            </w:r>
          </w:p>
        </w:tc>
        <w:tc>
          <w:tcPr>
            <w:tcW w:w="2226" w:type="dxa"/>
            <w:vAlign w:val="center"/>
          </w:tcPr>
          <w:p w14:paraId="79398CF9">
            <w:pPr>
              <w:snapToGrid w:val="0"/>
              <w:spacing w:before="70" w:after="70" w:line="240" w:lineRule="auto"/>
              <w:ind w:firstLine="0"/>
              <w:jc w:val="left"/>
              <w:rPr>
                <w:sz w:val="21"/>
              </w:rPr>
            </w:pPr>
            <w:r>
              <w:rPr>
                <w:sz w:val="21"/>
                <w:szCs w:val="21"/>
              </w:rPr>
              <w:t>至少 2 次培训</w:t>
            </w:r>
          </w:p>
        </w:tc>
        <w:tc>
          <w:tcPr>
            <w:tcW w:w="1806" w:type="dxa"/>
            <w:vAlign w:val="center"/>
          </w:tcPr>
          <w:p w14:paraId="2FE233EE">
            <w:pPr>
              <w:snapToGrid w:val="0"/>
              <w:spacing w:before="70" w:after="70" w:line="240" w:lineRule="auto"/>
              <w:ind w:firstLine="0"/>
              <w:jc w:val="left"/>
              <w:rPr>
                <w:sz w:val="21"/>
              </w:rPr>
            </w:pPr>
            <w:r>
              <w:rPr>
                <w:sz w:val="21"/>
                <w:szCs w:val="21"/>
              </w:rPr>
              <w:t>2.7.1（3 次）</w:t>
            </w:r>
          </w:p>
        </w:tc>
        <w:tc>
          <w:tcPr>
            <w:tcW w:w="2016" w:type="dxa"/>
            <w:vAlign w:val="center"/>
          </w:tcPr>
          <w:p w14:paraId="13EEF486">
            <w:pPr>
              <w:snapToGrid w:val="0"/>
              <w:spacing w:before="70" w:after="70" w:line="240" w:lineRule="auto"/>
              <w:ind w:firstLine="0"/>
              <w:jc w:val="left"/>
              <w:rPr>
                <w:sz w:val="21"/>
              </w:rPr>
            </w:pPr>
            <w:r>
              <w:rPr>
                <w:sz w:val="21"/>
                <w:szCs w:val="21"/>
              </w:rPr>
              <w:t>培训记录</w:t>
            </w:r>
          </w:p>
        </w:tc>
      </w:tr>
      <w:tr w14:paraId="0834C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3B18691">
            <w:pPr>
              <w:snapToGrid w:val="0"/>
              <w:spacing w:before="70" w:after="70" w:line="240" w:lineRule="auto"/>
              <w:ind w:firstLine="0"/>
              <w:jc w:val="left"/>
              <w:rPr>
                <w:sz w:val="21"/>
              </w:rPr>
            </w:pPr>
            <w:r>
              <w:rPr>
                <w:sz w:val="21"/>
                <w:szCs w:val="21"/>
              </w:rPr>
              <w:t>服务</w:t>
            </w:r>
          </w:p>
        </w:tc>
        <w:tc>
          <w:tcPr>
            <w:tcW w:w="1806" w:type="dxa"/>
            <w:vAlign w:val="center"/>
          </w:tcPr>
          <w:p w14:paraId="7C845E76">
            <w:pPr>
              <w:snapToGrid w:val="0"/>
              <w:spacing w:before="70" w:after="70" w:line="240" w:lineRule="auto"/>
              <w:ind w:firstLine="0"/>
              <w:jc w:val="left"/>
              <w:rPr>
                <w:sz w:val="21"/>
              </w:rPr>
            </w:pPr>
            <w:r>
              <w:rPr>
                <w:sz w:val="21"/>
                <w:szCs w:val="21"/>
              </w:rPr>
              <w:t>第六章 5.2</w:t>
            </w:r>
          </w:p>
        </w:tc>
        <w:tc>
          <w:tcPr>
            <w:tcW w:w="2226" w:type="dxa"/>
            <w:vAlign w:val="center"/>
          </w:tcPr>
          <w:p w14:paraId="7D28C362">
            <w:pPr>
              <w:snapToGrid w:val="0"/>
              <w:spacing w:before="70" w:after="70" w:line="240" w:lineRule="auto"/>
              <w:ind w:firstLine="0"/>
              <w:jc w:val="left"/>
              <w:rPr>
                <w:sz w:val="21"/>
              </w:rPr>
            </w:pPr>
            <w:r>
              <w:rPr>
                <w:sz w:val="21"/>
                <w:szCs w:val="21"/>
              </w:rPr>
              <w:t>质保 2 年、7×24</w:t>
            </w:r>
          </w:p>
        </w:tc>
        <w:tc>
          <w:tcPr>
            <w:tcW w:w="1806" w:type="dxa"/>
            <w:vAlign w:val="center"/>
          </w:tcPr>
          <w:p w14:paraId="1FDC83CF">
            <w:pPr>
              <w:snapToGrid w:val="0"/>
              <w:spacing w:before="70" w:after="70" w:line="240" w:lineRule="auto"/>
              <w:ind w:firstLine="0"/>
              <w:jc w:val="left"/>
              <w:rPr>
                <w:sz w:val="21"/>
              </w:rPr>
            </w:pPr>
            <w:r>
              <w:rPr>
                <w:sz w:val="21"/>
                <w:szCs w:val="21"/>
              </w:rPr>
              <w:t>2.7.2、2.7.3</w:t>
            </w:r>
          </w:p>
        </w:tc>
        <w:tc>
          <w:tcPr>
            <w:tcW w:w="2016" w:type="dxa"/>
            <w:vAlign w:val="center"/>
          </w:tcPr>
          <w:p w14:paraId="69B963C1">
            <w:pPr>
              <w:snapToGrid w:val="0"/>
              <w:spacing w:before="70" w:after="70" w:line="240" w:lineRule="auto"/>
              <w:ind w:firstLine="0"/>
              <w:jc w:val="left"/>
              <w:rPr>
                <w:sz w:val="21"/>
              </w:rPr>
            </w:pPr>
            <w:r>
              <w:rPr>
                <w:sz w:val="21"/>
                <w:szCs w:val="21"/>
              </w:rPr>
              <w:t>服务承诺</w:t>
            </w:r>
          </w:p>
        </w:tc>
      </w:tr>
      <w:tr w14:paraId="55A8E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6CF0AF67">
            <w:pPr>
              <w:snapToGrid w:val="0"/>
              <w:spacing w:before="70" w:after="70" w:line="240" w:lineRule="auto"/>
              <w:ind w:firstLine="0"/>
              <w:jc w:val="left"/>
              <w:rPr>
                <w:sz w:val="21"/>
              </w:rPr>
            </w:pPr>
            <w:r>
              <w:rPr>
                <w:sz w:val="21"/>
                <w:szCs w:val="21"/>
              </w:rPr>
              <w:t>安全</w:t>
            </w:r>
          </w:p>
        </w:tc>
        <w:tc>
          <w:tcPr>
            <w:tcW w:w="1806" w:type="dxa"/>
            <w:vAlign w:val="center"/>
          </w:tcPr>
          <w:p w14:paraId="6885E851">
            <w:pPr>
              <w:snapToGrid w:val="0"/>
              <w:spacing w:before="70" w:after="70" w:line="240" w:lineRule="auto"/>
              <w:ind w:firstLine="0"/>
              <w:jc w:val="left"/>
              <w:rPr>
                <w:sz w:val="21"/>
              </w:rPr>
            </w:pPr>
            <w:r>
              <w:rPr>
                <w:sz w:val="21"/>
                <w:szCs w:val="21"/>
              </w:rPr>
              <w:t>安全生产协议</w:t>
            </w:r>
          </w:p>
        </w:tc>
        <w:tc>
          <w:tcPr>
            <w:tcW w:w="2226" w:type="dxa"/>
            <w:vAlign w:val="center"/>
          </w:tcPr>
          <w:p w14:paraId="742E6CD3">
            <w:pPr>
              <w:snapToGrid w:val="0"/>
              <w:spacing w:before="70" w:after="70" w:line="240" w:lineRule="auto"/>
              <w:ind w:firstLine="0"/>
              <w:jc w:val="left"/>
              <w:rPr>
                <w:sz w:val="21"/>
              </w:rPr>
            </w:pPr>
            <w:r>
              <w:rPr>
                <w:sz w:val="21"/>
                <w:szCs w:val="21"/>
              </w:rPr>
              <w:t>八不发生</w:t>
            </w:r>
          </w:p>
        </w:tc>
        <w:tc>
          <w:tcPr>
            <w:tcW w:w="1806" w:type="dxa"/>
            <w:vAlign w:val="center"/>
          </w:tcPr>
          <w:p w14:paraId="3411CF18">
            <w:pPr>
              <w:snapToGrid w:val="0"/>
              <w:spacing w:before="70" w:after="70" w:line="240" w:lineRule="auto"/>
              <w:ind w:firstLine="0"/>
              <w:jc w:val="left"/>
              <w:rPr>
                <w:sz w:val="21"/>
              </w:rPr>
            </w:pPr>
            <w:r>
              <w:rPr>
                <w:sz w:val="21"/>
                <w:szCs w:val="21"/>
              </w:rPr>
              <w:t>2.9.1</w:t>
            </w:r>
          </w:p>
        </w:tc>
        <w:tc>
          <w:tcPr>
            <w:tcW w:w="2016" w:type="dxa"/>
            <w:vAlign w:val="center"/>
          </w:tcPr>
          <w:p w14:paraId="2A4289B0">
            <w:pPr>
              <w:snapToGrid w:val="0"/>
              <w:spacing w:before="70" w:after="70" w:line="240" w:lineRule="auto"/>
              <w:ind w:firstLine="0"/>
              <w:jc w:val="left"/>
              <w:rPr>
                <w:sz w:val="21"/>
              </w:rPr>
            </w:pPr>
            <w:r>
              <w:rPr>
                <w:sz w:val="21"/>
                <w:szCs w:val="21"/>
              </w:rPr>
              <w:t>安全记录</w:t>
            </w:r>
          </w:p>
        </w:tc>
      </w:tr>
      <w:tr w14:paraId="7E379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AC23DD3">
            <w:pPr>
              <w:snapToGrid w:val="0"/>
              <w:spacing w:before="70" w:after="70" w:line="240" w:lineRule="auto"/>
              <w:ind w:firstLine="0"/>
              <w:jc w:val="left"/>
              <w:rPr>
                <w:sz w:val="21"/>
              </w:rPr>
            </w:pPr>
            <w:r>
              <w:rPr>
                <w:sz w:val="21"/>
                <w:szCs w:val="21"/>
              </w:rPr>
              <w:t>安全</w:t>
            </w:r>
          </w:p>
        </w:tc>
        <w:tc>
          <w:tcPr>
            <w:tcW w:w="1806" w:type="dxa"/>
            <w:vAlign w:val="center"/>
          </w:tcPr>
          <w:p w14:paraId="18CAA3F7">
            <w:pPr>
              <w:snapToGrid w:val="0"/>
              <w:spacing w:before="70" w:after="70" w:line="240" w:lineRule="auto"/>
              <w:ind w:firstLine="0"/>
              <w:jc w:val="left"/>
              <w:rPr>
                <w:sz w:val="21"/>
              </w:rPr>
            </w:pPr>
            <w:r>
              <w:rPr>
                <w:sz w:val="21"/>
                <w:szCs w:val="21"/>
              </w:rPr>
              <w:t>配套管理文件</w:t>
            </w:r>
          </w:p>
        </w:tc>
        <w:tc>
          <w:tcPr>
            <w:tcW w:w="2226" w:type="dxa"/>
            <w:vAlign w:val="center"/>
          </w:tcPr>
          <w:p w14:paraId="31010C2E">
            <w:pPr>
              <w:snapToGrid w:val="0"/>
              <w:spacing w:before="70" w:after="70" w:line="240" w:lineRule="auto"/>
              <w:ind w:firstLine="0"/>
              <w:jc w:val="left"/>
              <w:rPr>
                <w:sz w:val="21"/>
              </w:rPr>
            </w:pPr>
            <w:r>
              <w:rPr>
                <w:sz w:val="21"/>
                <w:szCs w:val="21"/>
              </w:rPr>
              <w:t>隐患判定、三违清单</w:t>
            </w:r>
          </w:p>
        </w:tc>
        <w:tc>
          <w:tcPr>
            <w:tcW w:w="1806" w:type="dxa"/>
            <w:vAlign w:val="center"/>
          </w:tcPr>
          <w:p w14:paraId="103D0533">
            <w:pPr>
              <w:snapToGrid w:val="0"/>
              <w:spacing w:before="70" w:after="70" w:line="240" w:lineRule="auto"/>
              <w:ind w:firstLine="0"/>
              <w:jc w:val="left"/>
              <w:rPr>
                <w:sz w:val="21"/>
              </w:rPr>
            </w:pPr>
            <w:r>
              <w:rPr>
                <w:sz w:val="21"/>
                <w:szCs w:val="21"/>
              </w:rPr>
              <w:t>2.11.5</w:t>
            </w:r>
          </w:p>
        </w:tc>
        <w:tc>
          <w:tcPr>
            <w:tcW w:w="2016" w:type="dxa"/>
            <w:vAlign w:val="center"/>
          </w:tcPr>
          <w:p w14:paraId="0FFD29C1">
            <w:pPr>
              <w:snapToGrid w:val="0"/>
              <w:spacing w:before="70" w:after="70" w:line="240" w:lineRule="auto"/>
              <w:ind w:firstLine="0"/>
              <w:jc w:val="left"/>
              <w:rPr>
                <w:sz w:val="21"/>
              </w:rPr>
            </w:pPr>
            <w:r>
              <w:rPr>
                <w:sz w:val="21"/>
                <w:szCs w:val="21"/>
              </w:rPr>
              <w:t>检查记录</w:t>
            </w:r>
          </w:p>
        </w:tc>
      </w:tr>
      <w:tr w14:paraId="68197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65E9E91">
            <w:pPr>
              <w:snapToGrid w:val="0"/>
              <w:spacing w:before="70" w:after="70" w:line="240" w:lineRule="auto"/>
              <w:ind w:firstLine="0"/>
              <w:jc w:val="left"/>
              <w:rPr>
                <w:sz w:val="21"/>
              </w:rPr>
            </w:pPr>
            <w:r>
              <w:rPr>
                <w:sz w:val="21"/>
                <w:szCs w:val="21"/>
              </w:rPr>
              <w:t>保密</w:t>
            </w:r>
          </w:p>
        </w:tc>
        <w:tc>
          <w:tcPr>
            <w:tcW w:w="1806" w:type="dxa"/>
            <w:vAlign w:val="center"/>
          </w:tcPr>
          <w:p w14:paraId="66F5F2B8">
            <w:pPr>
              <w:snapToGrid w:val="0"/>
              <w:spacing w:before="70" w:after="70" w:line="240" w:lineRule="auto"/>
              <w:ind w:firstLine="0"/>
              <w:jc w:val="left"/>
              <w:rPr>
                <w:sz w:val="21"/>
              </w:rPr>
            </w:pPr>
            <w:r>
              <w:rPr>
                <w:sz w:val="21"/>
                <w:szCs w:val="21"/>
              </w:rPr>
              <w:t>保密协议</w:t>
            </w:r>
          </w:p>
        </w:tc>
        <w:tc>
          <w:tcPr>
            <w:tcW w:w="2226" w:type="dxa"/>
            <w:vAlign w:val="center"/>
          </w:tcPr>
          <w:p w14:paraId="046D7914">
            <w:pPr>
              <w:snapToGrid w:val="0"/>
              <w:spacing w:before="70" w:after="70" w:line="240" w:lineRule="auto"/>
              <w:ind w:firstLine="0"/>
              <w:jc w:val="left"/>
              <w:rPr>
                <w:sz w:val="21"/>
              </w:rPr>
            </w:pPr>
            <w:r>
              <w:rPr>
                <w:sz w:val="21"/>
                <w:szCs w:val="21"/>
              </w:rPr>
              <w:t>商业秘密保护</w:t>
            </w:r>
          </w:p>
        </w:tc>
        <w:tc>
          <w:tcPr>
            <w:tcW w:w="1806" w:type="dxa"/>
            <w:vAlign w:val="center"/>
          </w:tcPr>
          <w:p w14:paraId="76CAADE2">
            <w:pPr>
              <w:snapToGrid w:val="0"/>
              <w:spacing w:before="70" w:after="70" w:line="240" w:lineRule="auto"/>
              <w:ind w:firstLine="0"/>
              <w:jc w:val="left"/>
              <w:rPr>
                <w:sz w:val="21"/>
              </w:rPr>
            </w:pPr>
            <w:r>
              <w:rPr>
                <w:sz w:val="21"/>
                <w:szCs w:val="21"/>
              </w:rPr>
              <w:t>4.2</w:t>
            </w:r>
          </w:p>
        </w:tc>
        <w:tc>
          <w:tcPr>
            <w:tcW w:w="2016" w:type="dxa"/>
            <w:vAlign w:val="center"/>
          </w:tcPr>
          <w:p w14:paraId="587DAB17">
            <w:pPr>
              <w:snapToGrid w:val="0"/>
              <w:spacing w:before="70" w:after="70" w:line="240" w:lineRule="auto"/>
              <w:ind w:firstLine="0"/>
              <w:jc w:val="left"/>
              <w:rPr>
                <w:sz w:val="21"/>
              </w:rPr>
            </w:pPr>
            <w:r>
              <w:rPr>
                <w:sz w:val="21"/>
                <w:szCs w:val="21"/>
              </w:rPr>
              <w:t>保密承诺</w:t>
            </w:r>
          </w:p>
        </w:tc>
      </w:tr>
      <w:tr w14:paraId="41D62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33AA2F0">
            <w:pPr>
              <w:snapToGrid w:val="0"/>
              <w:spacing w:before="70" w:after="70" w:line="240" w:lineRule="auto"/>
              <w:ind w:firstLine="0"/>
              <w:jc w:val="left"/>
              <w:rPr>
                <w:sz w:val="21"/>
              </w:rPr>
            </w:pPr>
            <w:r>
              <w:rPr>
                <w:sz w:val="21"/>
                <w:szCs w:val="21"/>
              </w:rPr>
              <w:t>廉洁</w:t>
            </w:r>
          </w:p>
        </w:tc>
        <w:tc>
          <w:tcPr>
            <w:tcW w:w="1806" w:type="dxa"/>
            <w:vAlign w:val="center"/>
          </w:tcPr>
          <w:p w14:paraId="6B89AF12">
            <w:pPr>
              <w:snapToGrid w:val="0"/>
              <w:spacing w:before="70" w:after="70" w:line="240" w:lineRule="auto"/>
              <w:ind w:firstLine="0"/>
              <w:jc w:val="left"/>
              <w:rPr>
                <w:sz w:val="21"/>
              </w:rPr>
            </w:pPr>
            <w:r>
              <w:rPr>
                <w:sz w:val="21"/>
                <w:szCs w:val="21"/>
              </w:rPr>
              <w:t>廉洁协议</w:t>
            </w:r>
          </w:p>
        </w:tc>
        <w:tc>
          <w:tcPr>
            <w:tcW w:w="2226" w:type="dxa"/>
            <w:vAlign w:val="center"/>
          </w:tcPr>
          <w:p w14:paraId="1C0E363C">
            <w:pPr>
              <w:snapToGrid w:val="0"/>
              <w:spacing w:before="70" w:after="70" w:line="240" w:lineRule="auto"/>
              <w:ind w:firstLine="0"/>
              <w:jc w:val="left"/>
              <w:rPr>
                <w:sz w:val="21"/>
              </w:rPr>
            </w:pPr>
            <w:r>
              <w:rPr>
                <w:sz w:val="21"/>
                <w:szCs w:val="21"/>
              </w:rPr>
              <w:t>不得输送利益</w:t>
            </w:r>
          </w:p>
        </w:tc>
        <w:tc>
          <w:tcPr>
            <w:tcW w:w="1806" w:type="dxa"/>
            <w:vAlign w:val="center"/>
          </w:tcPr>
          <w:p w14:paraId="68435677">
            <w:pPr>
              <w:snapToGrid w:val="0"/>
              <w:spacing w:before="70" w:after="70" w:line="240" w:lineRule="auto"/>
              <w:ind w:firstLine="0"/>
              <w:jc w:val="left"/>
              <w:rPr>
                <w:sz w:val="21"/>
              </w:rPr>
            </w:pPr>
            <w:r>
              <w:rPr>
                <w:sz w:val="21"/>
                <w:szCs w:val="21"/>
              </w:rPr>
              <w:t>4.3</w:t>
            </w:r>
          </w:p>
        </w:tc>
        <w:tc>
          <w:tcPr>
            <w:tcW w:w="2016" w:type="dxa"/>
            <w:vAlign w:val="center"/>
          </w:tcPr>
          <w:p w14:paraId="7A58F5AF">
            <w:pPr>
              <w:snapToGrid w:val="0"/>
              <w:spacing w:before="70" w:after="70" w:line="240" w:lineRule="auto"/>
              <w:ind w:firstLine="0"/>
              <w:jc w:val="left"/>
              <w:rPr>
                <w:sz w:val="21"/>
              </w:rPr>
            </w:pPr>
            <w:r>
              <w:rPr>
                <w:sz w:val="21"/>
                <w:szCs w:val="21"/>
              </w:rPr>
              <w:t>廉洁承诺</w:t>
            </w:r>
          </w:p>
        </w:tc>
      </w:tr>
      <w:tr w14:paraId="2E1B8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0BC8B82">
            <w:pPr>
              <w:snapToGrid w:val="0"/>
              <w:spacing w:before="70" w:after="70" w:line="240" w:lineRule="auto"/>
              <w:ind w:firstLine="0"/>
              <w:jc w:val="left"/>
              <w:rPr>
                <w:sz w:val="21"/>
              </w:rPr>
            </w:pPr>
            <w:r>
              <w:rPr>
                <w:sz w:val="21"/>
                <w:szCs w:val="21"/>
              </w:rPr>
              <w:t>档案</w:t>
            </w:r>
          </w:p>
        </w:tc>
        <w:tc>
          <w:tcPr>
            <w:tcW w:w="1806" w:type="dxa"/>
            <w:vAlign w:val="center"/>
          </w:tcPr>
          <w:p w14:paraId="6C40D423">
            <w:pPr>
              <w:snapToGrid w:val="0"/>
              <w:spacing w:before="70" w:after="70" w:line="240" w:lineRule="auto"/>
              <w:ind w:firstLine="0"/>
              <w:jc w:val="left"/>
              <w:rPr>
                <w:sz w:val="21"/>
              </w:rPr>
            </w:pPr>
            <w:r>
              <w:rPr>
                <w:sz w:val="21"/>
                <w:szCs w:val="21"/>
              </w:rPr>
              <w:t>附件 7</w:t>
            </w:r>
          </w:p>
        </w:tc>
        <w:tc>
          <w:tcPr>
            <w:tcW w:w="2226" w:type="dxa"/>
            <w:vAlign w:val="center"/>
          </w:tcPr>
          <w:p w14:paraId="0E1741B9">
            <w:pPr>
              <w:snapToGrid w:val="0"/>
              <w:spacing w:before="70" w:after="70" w:line="240" w:lineRule="auto"/>
              <w:ind w:firstLine="0"/>
              <w:jc w:val="left"/>
              <w:rPr>
                <w:sz w:val="21"/>
              </w:rPr>
            </w:pPr>
            <w:r>
              <w:rPr>
                <w:sz w:val="21"/>
                <w:szCs w:val="21"/>
              </w:rPr>
              <w:t>完工后 3 个月移交</w:t>
            </w:r>
          </w:p>
        </w:tc>
        <w:tc>
          <w:tcPr>
            <w:tcW w:w="1806" w:type="dxa"/>
            <w:vAlign w:val="center"/>
          </w:tcPr>
          <w:p w14:paraId="2D410530">
            <w:pPr>
              <w:snapToGrid w:val="0"/>
              <w:spacing w:before="70" w:after="70" w:line="240" w:lineRule="auto"/>
              <w:ind w:firstLine="0"/>
              <w:jc w:val="left"/>
              <w:rPr>
                <w:sz w:val="21"/>
              </w:rPr>
            </w:pPr>
            <w:r>
              <w:rPr>
                <w:sz w:val="21"/>
                <w:szCs w:val="21"/>
              </w:rPr>
              <w:t>2.10、2.11.7</w:t>
            </w:r>
          </w:p>
        </w:tc>
        <w:tc>
          <w:tcPr>
            <w:tcW w:w="2016" w:type="dxa"/>
            <w:vAlign w:val="center"/>
          </w:tcPr>
          <w:p w14:paraId="3270D802">
            <w:pPr>
              <w:snapToGrid w:val="0"/>
              <w:spacing w:before="70" w:after="70" w:line="240" w:lineRule="auto"/>
              <w:ind w:firstLine="0"/>
              <w:jc w:val="left"/>
              <w:rPr>
                <w:sz w:val="21"/>
              </w:rPr>
            </w:pPr>
            <w:r>
              <w:rPr>
                <w:sz w:val="21"/>
                <w:szCs w:val="21"/>
              </w:rPr>
              <w:t>移交清单</w:t>
            </w:r>
          </w:p>
        </w:tc>
      </w:tr>
      <w:tr w14:paraId="207AF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15D57D9">
            <w:pPr>
              <w:snapToGrid w:val="0"/>
              <w:spacing w:before="70" w:after="70" w:line="240" w:lineRule="auto"/>
              <w:ind w:firstLine="0"/>
              <w:jc w:val="left"/>
              <w:rPr>
                <w:sz w:val="21"/>
              </w:rPr>
            </w:pPr>
            <w:r>
              <w:rPr>
                <w:sz w:val="21"/>
                <w:szCs w:val="21"/>
              </w:rPr>
              <w:t>网络</w:t>
            </w:r>
          </w:p>
        </w:tc>
        <w:tc>
          <w:tcPr>
            <w:tcW w:w="1806" w:type="dxa"/>
            <w:vAlign w:val="center"/>
          </w:tcPr>
          <w:p w14:paraId="2500256E">
            <w:pPr>
              <w:snapToGrid w:val="0"/>
              <w:spacing w:before="70" w:after="70" w:line="240" w:lineRule="auto"/>
              <w:ind w:firstLine="0"/>
              <w:jc w:val="left"/>
              <w:rPr>
                <w:sz w:val="21"/>
              </w:rPr>
            </w:pPr>
            <w:r>
              <w:rPr>
                <w:sz w:val="21"/>
                <w:szCs w:val="21"/>
              </w:rPr>
              <w:t>网络安全承诺函</w:t>
            </w:r>
          </w:p>
        </w:tc>
        <w:tc>
          <w:tcPr>
            <w:tcW w:w="2226" w:type="dxa"/>
            <w:vAlign w:val="center"/>
          </w:tcPr>
          <w:p w14:paraId="11A8C1B5">
            <w:pPr>
              <w:snapToGrid w:val="0"/>
              <w:spacing w:before="70" w:after="70" w:line="240" w:lineRule="auto"/>
              <w:ind w:firstLine="0"/>
              <w:jc w:val="left"/>
              <w:rPr>
                <w:sz w:val="21"/>
              </w:rPr>
            </w:pPr>
            <w:r>
              <w:rPr>
                <w:sz w:val="21"/>
                <w:szCs w:val="21"/>
              </w:rPr>
              <w:t>不含未过审产品</w:t>
            </w:r>
          </w:p>
        </w:tc>
        <w:tc>
          <w:tcPr>
            <w:tcW w:w="1806" w:type="dxa"/>
            <w:vAlign w:val="center"/>
          </w:tcPr>
          <w:p w14:paraId="121C00F1">
            <w:pPr>
              <w:snapToGrid w:val="0"/>
              <w:spacing w:before="70" w:after="70" w:line="240" w:lineRule="auto"/>
              <w:ind w:firstLine="0"/>
              <w:jc w:val="left"/>
              <w:rPr>
                <w:sz w:val="21"/>
              </w:rPr>
            </w:pPr>
            <w:r>
              <w:rPr>
                <w:sz w:val="21"/>
                <w:szCs w:val="21"/>
              </w:rPr>
              <w:t>2.5.3.18</w:t>
            </w:r>
          </w:p>
        </w:tc>
        <w:tc>
          <w:tcPr>
            <w:tcW w:w="2016" w:type="dxa"/>
            <w:vAlign w:val="center"/>
          </w:tcPr>
          <w:p w14:paraId="575CDC44">
            <w:pPr>
              <w:snapToGrid w:val="0"/>
              <w:spacing w:before="70" w:after="70" w:line="240" w:lineRule="auto"/>
              <w:ind w:firstLine="0"/>
              <w:jc w:val="left"/>
              <w:rPr>
                <w:sz w:val="21"/>
              </w:rPr>
            </w:pPr>
            <w:r>
              <w:rPr>
                <w:sz w:val="21"/>
                <w:szCs w:val="21"/>
              </w:rPr>
              <w:t>承诺函</w:t>
            </w:r>
          </w:p>
        </w:tc>
      </w:tr>
      <w:tr w14:paraId="46BDC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881E1F9">
            <w:pPr>
              <w:snapToGrid w:val="0"/>
              <w:spacing w:before="70" w:after="70" w:line="240" w:lineRule="auto"/>
              <w:ind w:firstLine="0"/>
              <w:jc w:val="left"/>
              <w:rPr>
                <w:sz w:val="21"/>
              </w:rPr>
            </w:pPr>
            <w:r>
              <w:rPr>
                <w:sz w:val="21"/>
                <w:szCs w:val="21"/>
              </w:rPr>
              <w:t>自主可控</w:t>
            </w:r>
          </w:p>
        </w:tc>
        <w:tc>
          <w:tcPr>
            <w:tcW w:w="1806" w:type="dxa"/>
            <w:vAlign w:val="center"/>
          </w:tcPr>
          <w:p w14:paraId="19C6C728">
            <w:pPr>
              <w:snapToGrid w:val="0"/>
              <w:spacing w:before="70" w:after="70" w:line="240" w:lineRule="auto"/>
              <w:ind w:firstLine="0"/>
              <w:jc w:val="left"/>
              <w:rPr>
                <w:sz w:val="21"/>
              </w:rPr>
            </w:pPr>
            <w:r>
              <w:rPr>
                <w:sz w:val="21"/>
                <w:szCs w:val="21"/>
              </w:rPr>
              <w:t>报价须知 9.2</w:t>
            </w:r>
          </w:p>
        </w:tc>
        <w:tc>
          <w:tcPr>
            <w:tcW w:w="2226" w:type="dxa"/>
            <w:vAlign w:val="center"/>
          </w:tcPr>
          <w:p w14:paraId="79D2F7C2">
            <w:pPr>
              <w:snapToGrid w:val="0"/>
              <w:spacing w:before="70" w:after="70" w:line="240" w:lineRule="auto"/>
              <w:ind w:firstLine="0"/>
              <w:jc w:val="left"/>
              <w:rPr>
                <w:sz w:val="21"/>
              </w:rPr>
            </w:pPr>
            <w:r>
              <w:rPr>
                <w:sz w:val="21"/>
                <w:szCs w:val="21"/>
              </w:rPr>
              <w:t>CPU/OS/数据库</w:t>
            </w:r>
          </w:p>
        </w:tc>
        <w:tc>
          <w:tcPr>
            <w:tcW w:w="1806" w:type="dxa"/>
            <w:vAlign w:val="center"/>
          </w:tcPr>
          <w:p w14:paraId="2D77D074">
            <w:pPr>
              <w:snapToGrid w:val="0"/>
              <w:spacing w:before="70" w:after="70" w:line="240" w:lineRule="auto"/>
              <w:ind w:firstLine="0"/>
              <w:jc w:val="left"/>
              <w:rPr>
                <w:sz w:val="21"/>
              </w:rPr>
            </w:pPr>
            <w:r>
              <w:rPr>
                <w:sz w:val="21"/>
                <w:szCs w:val="21"/>
              </w:rPr>
              <w:t>3.1.4</w:t>
            </w:r>
          </w:p>
        </w:tc>
        <w:tc>
          <w:tcPr>
            <w:tcW w:w="2016" w:type="dxa"/>
            <w:vAlign w:val="center"/>
          </w:tcPr>
          <w:p w14:paraId="6884B918">
            <w:pPr>
              <w:snapToGrid w:val="0"/>
              <w:spacing w:before="70" w:after="70" w:line="240" w:lineRule="auto"/>
              <w:ind w:firstLine="0"/>
              <w:jc w:val="left"/>
              <w:rPr>
                <w:sz w:val="21"/>
              </w:rPr>
            </w:pPr>
            <w:r>
              <w:rPr>
                <w:sz w:val="21"/>
                <w:szCs w:val="21"/>
              </w:rPr>
              <w:t>核查表</w:t>
            </w:r>
          </w:p>
        </w:tc>
      </w:tr>
    </w:tbl>
    <w:p w14:paraId="7AA5C77F">
      <w:pPr>
        <w:spacing w:line="240" w:lineRule="auto"/>
      </w:pPr>
    </w:p>
    <w:p w14:paraId="44E35C68">
      <w:pPr>
        <w:pStyle w:val="4"/>
      </w:pPr>
      <w:bookmarkStart w:id="76" w:name="_Toc27279"/>
      <w:r>
        <w:rPr>
          <w:szCs w:val="36"/>
        </w:rPr>
        <w:t>1.13 术语与缩略语</w:t>
      </w:r>
      <w:bookmarkEnd w:id="76"/>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0"/>
        <w:gridCol w:w="4112"/>
        <w:gridCol w:w="3038"/>
      </w:tblGrid>
      <w:tr w14:paraId="34D92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58" w:type="dxa"/>
            <w:shd w:val="clear" w:color="auto" w:fill="E7E6E6"/>
            <w:vAlign w:val="center"/>
          </w:tcPr>
          <w:p w14:paraId="615CD2A1">
            <w:pPr>
              <w:snapToGrid w:val="0"/>
              <w:spacing w:before="70" w:after="70" w:line="240" w:lineRule="auto"/>
              <w:ind w:firstLine="0"/>
              <w:jc w:val="center"/>
              <w:rPr>
                <w:b/>
                <w:sz w:val="21"/>
              </w:rPr>
            </w:pPr>
            <w:r>
              <w:rPr>
                <w:b/>
                <w:sz w:val="21"/>
                <w:szCs w:val="21"/>
              </w:rPr>
              <w:t>术语/缩略语</w:t>
            </w:r>
          </w:p>
        </w:tc>
        <w:tc>
          <w:tcPr>
            <w:tcW w:w="3676" w:type="dxa"/>
            <w:shd w:val="clear" w:color="auto" w:fill="E7E6E6"/>
            <w:vAlign w:val="center"/>
          </w:tcPr>
          <w:p w14:paraId="410943F4">
            <w:pPr>
              <w:snapToGrid w:val="0"/>
              <w:spacing w:before="70" w:after="70" w:line="240" w:lineRule="auto"/>
              <w:ind w:firstLine="0"/>
              <w:jc w:val="center"/>
              <w:rPr>
                <w:b/>
                <w:sz w:val="21"/>
              </w:rPr>
            </w:pPr>
            <w:r>
              <w:rPr>
                <w:b/>
                <w:sz w:val="21"/>
                <w:szCs w:val="21"/>
              </w:rPr>
              <w:t>英文/全称</w:t>
            </w:r>
          </w:p>
        </w:tc>
        <w:tc>
          <w:tcPr>
            <w:tcW w:w="3081" w:type="dxa"/>
            <w:shd w:val="clear" w:color="auto" w:fill="E7E6E6"/>
            <w:vAlign w:val="center"/>
          </w:tcPr>
          <w:p w14:paraId="1B80BCD6">
            <w:pPr>
              <w:snapToGrid w:val="0"/>
              <w:spacing w:before="70" w:after="70" w:line="240" w:lineRule="auto"/>
              <w:ind w:firstLine="0"/>
              <w:jc w:val="center"/>
              <w:rPr>
                <w:b/>
                <w:sz w:val="21"/>
              </w:rPr>
            </w:pPr>
            <w:r>
              <w:rPr>
                <w:b/>
                <w:sz w:val="21"/>
                <w:szCs w:val="21"/>
              </w:rPr>
              <w:t>含义</w:t>
            </w:r>
          </w:p>
        </w:tc>
      </w:tr>
      <w:tr w14:paraId="157B3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097BA03B">
            <w:pPr>
              <w:snapToGrid w:val="0"/>
              <w:spacing w:before="70" w:after="70" w:line="240" w:lineRule="auto"/>
              <w:ind w:firstLine="0"/>
              <w:jc w:val="left"/>
              <w:rPr>
                <w:sz w:val="21"/>
              </w:rPr>
            </w:pPr>
            <w:r>
              <w:rPr>
                <w:sz w:val="21"/>
                <w:szCs w:val="21"/>
              </w:rPr>
              <w:t>冲磨场</w:t>
            </w:r>
          </w:p>
        </w:tc>
        <w:tc>
          <w:tcPr>
            <w:tcW w:w="3676" w:type="dxa"/>
            <w:vAlign w:val="center"/>
          </w:tcPr>
          <w:p w14:paraId="66BEAE6E">
            <w:pPr>
              <w:snapToGrid w:val="0"/>
              <w:spacing w:before="70" w:after="70" w:line="240" w:lineRule="auto"/>
              <w:ind w:firstLine="0"/>
              <w:jc w:val="left"/>
              <w:rPr>
                <w:sz w:val="21"/>
              </w:rPr>
            </w:pPr>
            <w:r>
              <w:rPr>
                <w:rFonts w:hint="eastAsia"/>
                <w:sz w:val="21"/>
                <w:szCs w:val="21"/>
              </w:rPr>
              <w:t>-</w:t>
            </w:r>
          </w:p>
        </w:tc>
        <w:tc>
          <w:tcPr>
            <w:tcW w:w="3081" w:type="dxa"/>
            <w:vAlign w:val="center"/>
          </w:tcPr>
          <w:p w14:paraId="3C36983D">
            <w:pPr>
              <w:snapToGrid w:val="0"/>
              <w:spacing w:before="70" w:after="70" w:line="240" w:lineRule="auto"/>
              <w:ind w:firstLine="0"/>
              <w:jc w:val="left"/>
              <w:rPr>
                <w:sz w:val="21"/>
              </w:rPr>
            </w:pPr>
            <w:r>
              <w:rPr>
                <w:sz w:val="21"/>
                <w:szCs w:val="21"/>
              </w:rPr>
              <w:t>过流面表观形貌与表观缺陷在不同时刻的整体分布</w:t>
            </w:r>
          </w:p>
        </w:tc>
      </w:tr>
      <w:tr w14:paraId="2F2B5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327A53AF">
            <w:pPr>
              <w:snapToGrid w:val="0"/>
              <w:spacing w:before="70" w:after="70" w:line="240" w:lineRule="auto"/>
              <w:ind w:firstLine="0"/>
              <w:jc w:val="left"/>
              <w:rPr>
                <w:sz w:val="21"/>
              </w:rPr>
            </w:pPr>
            <w:r>
              <w:rPr>
                <w:sz w:val="21"/>
                <w:szCs w:val="21"/>
              </w:rPr>
              <w:t>冲磨缺陷</w:t>
            </w:r>
          </w:p>
        </w:tc>
        <w:tc>
          <w:tcPr>
            <w:tcW w:w="3676" w:type="dxa"/>
            <w:vAlign w:val="center"/>
          </w:tcPr>
          <w:p w14:paraId="19E92044">
            <w:pPr>
              <w:snapToGrid w:val="0"/>
              <w:spacing w:before="70" w:after="70" w:line="240" w:lineRule="auto"/>
              <w:ind w:firstLine="0"/>
              <w:jc w:val="left"/>
              <w:rPr>
                <w:sz w:val="21"/>
              </w:rPr>
            </w:pPr>
            <w:r>
              <w:rPr>
                <w:rFonts w:hint="eastAsia"/>
                <w:sz w:val="21"/>
                <w:szCs w:val="21"/>
              </w:rPr>
              <w:t>-</w:t>
            </w:r>
          </w:p>
        </w:tc>
        <w:tc>
          <w:tcPr>
            <w:tcW w:w="3081" w:type="dxa"/>
            <w:vAlign w:val="center"/>
          </w:tcPr>
          <w:p w14:paraId="1F879351">
            <w:pPr>
              <w:snapToGrid w:val="0"/>
              <w:spacing w:before="70" w:after="70" w:line="240" w:lineRule="auto"/>
              <w:ind w:firstLine="0"/>
              <w:jc w:val="left"/>
              <w:rPr>
                <w:sz w:val="21"/>
              </w:rPr>
            </w:pPr>
            <w:r>
              <w:rPr>
                <w:sz w:val="21"/>
                <w:szCs w:val="21"/>
              </w:rPr>
              <w:t>涉及结构体型尺寸削减的表观缺陷</w:t>
            </w:r>
          </w:p>
        </w:tc>
      </w:tr>
      <w:tr w14:paraId="38D7E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2BB2D8E8">
            <w:pPr>
              <w:snapToGrid w:val="0"/>
              <w:spacing w:before="70" w:after="70" w:line="240" w:lineRule="auto"/>
              <w:ind w:firstLine="0"/>
              <w:jc w:val="left"/>
              <w:rPr>
                <w:sz w:val="21"/>
              </w:rPr>
            </w:pPr>
            <w:r>
              <w:rPr>
                <w:sz w:val="21"/>
                <w:szCs w:val="21"/>
              </w:rPr>
              <w:t>多目视觉跟踪</w:t>
            </w:r>
          </w:p>
        </w:tc>
        <w:tc>
          <w:tcPr>
            <w:tcW w:w="3676" w:type="dxa"/>
            <w:vAlign w:val="center"/>
          </w:tcPr>
          <w:p w14:paraId="07380976">
            <w:pPr>
              <w:snapToGrid w:val="0"/>
              <w:spacing w:before="70" w:after="70" w:line="240" w:lineRule="auto"/>
              <w:ind w:firstLine="0"/>
              <w:jc w:val="left"/>
              <w:rPr>
                <w:sz w:val="21"/>
              </w:rPr>
            </w:pPr>
            <w:r>
              <w:rPr>
                <w:sz w:val="21"/>
                <w:szCs w:val="21"/>
              </w:rPr>
              <w:t>Multi-camera tracking</w:t>
            </w:r>
          </w:p>
        </w:tc>
        <w:tc>
          <w:tcPr>
            <w:tcW w:w="3081" w:type="dxa"/>
            <w:vAlign w:val="center"/>
          </w:tcPr>
          <w:p w14:paraId="0BCFAACB">
            <w:pPr>
              <w:snapToGrid w:val="0"/>
              <w:spacing w:before="70" w:after="70" w:line="240" w:lineRule="auto"/>
              <w:ind w:firstLine="0"/>
              <w:jc w:val="left"/>
              <w:rPr>
                <w:sz w:val="21"/>
              </w:rPr>
            </w:pPr>
            <w:r>
              <w:rPr>
                <w:sz w:val="21"/>
                <w:szCs w:val="21"/>
              </w:rPr>
              <w:t>多相机协同跟踪标志点并解算三维坐标</w:t>
            </w:r>
          </w:p>
        </w:tc>
      </w:tr>
      <w:tr w14:paraId="63AE8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4DB9EFF0">
            <w:pPr>
              <w:snapToGrid w:val="0"/>
              <w:spacing w:before="70" w:after="70" w:line="240" w:lineRule="auto"/>
              <w:ind w:firstLine="0"/>
              <w:jc w:val="left"/>
              <w:rPr>
                <w:sz w:val="21"/>
              </w:rPr>
            </w:pPr>
            <w:r>
              <w:rPr>
                <w:sz w:val="21"/>
                <w:szCs w:val="21"/>
              </w:rPr>
              <w:t>跟踪框架</w:t>
            </w:r>
          </w:p>
        </w:tc>
        <w:tc>
          <w:tcPr>
            <w:tcW w:w="3676" w:type="dxa"/>
            <w:vAlign w:val="center"/>
          </w:tcPr>
          <w:p w14:paraId="7136A9A5">
            <w:pPr>
              <w:snapToGrid w:val="0"/>
              <w:spacing w:before="70" w:after="70" w:line="240" w:lineRule="auto"/>
              <w:ind w:firstLine="0"/>
              <w:jc w:val="left"/>
              <w:rPr>
                <w:sz w:val="21"/>
              </w:rPr>
            </w:pPr>
            <w:r>
              <w:rPr>
                <w:sz w:val="21"/>
                <w:szCs w:val="21"/>
              </w:rPr>
              <w:t>Spherical scanner frame</w:t>
            </w:r>
          </w:p>
        </w:tc>
        <w:tc>
          <w:tcPr>
            <w:tcW w:w="3081" w:type="dxa"/>
            <w:vAlign w:val="center"/>
          </w:tcPr>
          <w:p w14:paraId="59170884">
            <w:pPr>
              <w:snapToGrid w:val="0"/>
              <w:spacing w:before="70" w:after="70" w:line="240" w:lineRule="auto"/>
              <w:ind w:firstLine="0"/>
              <w:jc w:val="left"/>
              <w:rPr>
                <w:sz w:val="21"/>
              </w:rPr>
            </w:pPr>
            <w:r>
              <w:rPr>
                <w:sz w:val="21"/>
                <w:szCs w:val="21"/>
              </w:rPr>
              <w:t>承载相机与标志点的球形扫描框架</w:t>
            </w:r>
          </w:p>
        </w:tc>
      </w:tr>
      <w:tr w14:paraId="00C6D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398746D1">
            <w:pPr>
              <w:snapToGrid w:val="0"/>
              <w:spacing w:before="70" w:after="70" w:line="240" w:lineRule="auto"/>
              <w:ind w:firstLine="0"/>
              <w:jc w:val="left"/>
              <w:rPr>
                <w:sz w:val="21"/>
              </w:rPr>
            </w:pPr>
            <w:r>
              <w:rPr>
                <w:sz w:val="21"/>
                <w:szCs w:val="21"/>
              </w:rPr>
              <w:t>SLAM</w:t>
            </w:r>
          </w:p>
        </w:tc>
        <w:tc>
          <w:tcPr>
            <w:tcW w:w="3676" w:type="dxa"/>
            <w:vAlign w:val="center"/>
          </w:tcPr>
          <w:p w14:paraId="15B48BFB">
            <w:pPr>
              <w:snapToGrid w:val="0"/>
              <w:spacing w:before="70" w:after="70" w:line="240" w:lineRule="auto"/>
              <w:ind w:firstLine="0"/>
              <w:jc w:val="left"/>
              <w:rPr>
                <w:sz w:val="21"/>
              </w:rPr>
            </w:pPr>
            <w:r>
              <w:rPr>
                <w:sz w:val="21"/>
                <w:szCs w:val="21"/>
              </w:rPr>
              <w:t>Simultaneous Localization and Mapping</w:t>
            </w:r>
          </w:p>
        </w:tc>
        <w:tc>
          <w:tcPr>
            <w:tcW w:w="3081" w:type="dxa"/>
            <w:vAlign w:val="center"/>
          </w:tcPr>
          <w:p w14:paraId="4A6ADDAC">
            <w:pPr>
              <w:snapToGrid w:val="0"/>
              <w:spacing w:before="70" w:after="70" w:line="240" w:lineRule="auto"/>
              <w:ind w:firstLine="0"/>
              <w:jc w:val="left"/>
              <w:rPr>
                <w:sz w:val="21"/>
              </w:rPr>
            </w:pPr>
            <w:r>
              <w:rPr>
                <w:sz w:val="21"/>
                <w:szCs w:val="21"/>
              </w:rPr>
              <w:t>同步定位与建图</w:t>
            </w:r>
          </w:p>
        </w:tc>
      </w:tr>
      <w:tr w14:paraId="2506F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887B71E">
            <w:pPr>
              <w:snapToGrid w:val="0"/>
              <w:spacing w:before="70" w:after="70" w:line="240" w:lineRule="auto"/>
              <w:ind w:firstLine="0"/>
              <w:jc w:val="left"/>
              <w:rPr>
                <w:sz w:val="21"/>
              </w:rPr>
            </w:pPr>
            <w:r>
              <w:rPr>
                <w:sz w:val="21"/>
                <w:szCs w:val="21"/>
              </w:rPr>
              <w:t>IMU</w:t>
            </w:r>
          </w:p>
        </w:tc>
        <w:tc>
          <w:tcPr>
            <w:tcW w:w="3676" w:type="dxa"/>
            <w:vAlign w:val="center"/>
          </w:tcPr>
          <w:p w14:paraId="3988E7D2">
            <w:pPr>
              <w:snapToGrid w:val="0"/>
              <w:spacing w:before="70" w:after="70" w:line="240" w:lineRule="auto"/>
              <w:ind w:firstLine="0"/>
              <w:jc w:val="left"/>
              <w:rPr>
                <w:sz w:val="21"/>
              </w:rPr>
            </w:pPr>
            <w:r>
              <w:rPr>
                <w:sz w:val="21"/>
                <w:szCs w:val="21"/>
              </w:rPr>
              <w:t>Inertial Measurement Unit</w:t>
            </w:r>
          </w:p>
        </w:tc>
        <w:tc>
          <w:tcPr>
            <w:tcW w:w="3081" w:type="dxa"/>
            <w:vAlign w:val="center"/>
          </w:tcPr>
          <w:p w14:paraId="54323423">
            <w:pPr>
              <w:snapToGrid w:val="0"/>
              <w:spacing w:before="70" w:after="70" w:line="240" w:lineRule="auto"/>
              <w:ind w:firstLine="0"/>
              <w:jc w:val="left"/>
              <w:rPr>
                <w:sz w:val="21"/>
              </w:rPr>
            </w:pPr>
            <w:r>
              <w:rPr>
                <w:sz w:val="21"/>
                <w:szCs w:val="21"/>
              </w:rPr>
              <w:t>惯性测量单元</w:t>
            </w:r>
          </w:p>
        </w:tc>
      </w:tr>
      <w:tr w14:paraId="32416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180545E8">
            <w:pPr>
              <w:snapToGrid w:val="0"/>
              <w:spacing w:before="70" w:after="70" w:line="240" w:lineRule="auto"/>
              <w:ind w:firstLine="0"/>
              <w:jc w:val="left"/>
              <w:rPr>
                <w:sz w:val="21"/>
              </w:rPr>
            </w:pPr>
            <w:r>
              <w:rPr>
                <w:sz w:val="21"/>
                <w:szCs w:val="21"/>
              </w:rPr>
              <w:t>ESKF</w:t>
            </w:r>
          </w:p>
        </w:tc>
        <w:tc>
          <w:tcPr>
            <w:tcW w:w="3676" w:type="dxa"/>
            <w:vAlign w:val="center"/>
          </w:tcPr>
          <w:p w14:paraId="1D579CEA">
            <w:pPr>
              <w:snapToGrid w:val="0"/>
              <w:spacing w:before="70" w:after="70" w:line="240" w:lineRule="auto"/>
              <w:ind w:firstLine="0"/>
              <w:jc w:val="left"/>
              <w:rPr>
                <w:sz w:val="21"/>
              </w:rPr>
            </w:pPr>
            <w:r>
              <w:rPr>
                <w:sz w:val="21"/>
                <w:szCs w:val="21"/>
              </w:rPr>
              <w:t>Error-State Kalman Filter</w:t>
            </w:r>
          </w:p>
        </w:tc>
        <w:tc>
          <w:tcPr>
            <w:tcW w:w="3081" w:type="dxa"/>
            <w:vAlign w:val="center"/>
          </w:tcPr>
          <w:p w14:paraId="452B895C">
            <w:pPr>
              <w:snapToGrid w:val="0"/>
              <w:spacing w:before="70" w:after="70" w:line="240" w:lineRule="auto"/>
              <w:ind w:firstLine="0"/>
              <w:jc w:val="left"/>
              <w:rPr>
                <w:sz w:val="21"/>
              </w:rPr>
            </w:pPr>
            <w:r>
              <w:rPr>
                <w:sz w:val="21"/>
                <w:szCs w:val="21"/>
              </w:rPr>
              <w:t>误差状态卡尔曼滤波</w:t>
            </w:r>
          </w:p>
        </w:tc>
      </w:tr>
      <w:tr w14:paraId="2214E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12D0BDF0">
            <w:pPr>
              <w:snapToGrid w:val="0"/>
              <w:spacing w:before="70" w:after="70" w:line="240" w:lineRule="auto"/>
              <w:ind w:firstLine="0"/>
              <w:jc w:val="left"/>
              <w:rPr>
                <w:sz w:val="21"/>
              </w:rPr>
            </w:pPr>
            <w:r>
              <w:rPr>
                <w:sz w:val="21"/>
                <w:szCs w:val="21"/>
              </w:rPr>
              <w:t>ICP</w:t>
            </w:r>
          </w:p>
        </w:tc>
        <w:tc>
          <w:tcPr>
            <w:tcW w:w="3676" w:type="dxa"/>
            <w:vAlign w:val="center"/>
          </w:tcPr>
          <w:p w14:paraId="6D135157">
            <w:pPr>
              <w:snapToGrid w:val="0"/>
              <w:spacing w:before="70" w:after="70" w:line="240" w:lineRule="auto"/>
              <w:ind w:firstLine="0"/>
              <w:jc w:val="left"/>
              <w:rPr>
                <w:sz w:val="21"/>
              </w:rPr>
            </w:pPr>
            <w:r>
              <w:rPr>
                <w:sz w:val="21"/>
                <w:szCs w:val="21"/>
              </w:rPr>
              <w:t>Iterative Closest Point</w:t>
            </w:r>
          </w:p>
        </w:tc>
        <w:tc>
          <w:tcPr>
            <w:tcW w:w="3081" w:type="dxa"/>
            <w:vAlign w:val="center"/>
          </w:tcPr>
          <w:p w14:paraId="19245671">
            <w:pPr>
              <w:snapToGrid w:val="0"/>
              <w:spacing w:before="70" w:after="70" w:line="240" w:lineRule="auto"/>
              <w:ind w:firstLine="0"/>
              <w:jc w:val="left"/>
              <w:rPr>
                <w:sz w:val="21"/>
              </w:rPr>
            </w:pPr>
            <w:r>
              <w:rPr>
                <w:sz w:val="21"/>
                <w:szCs w:val="21"/>
              </w:rPr>
              <w:t>迭代最近点配准</w:t>
            </w:r>
          </w:p>
        </w:tc>
      </w:tr>
      <w:tr w14:paraId="151FE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17CDD782">
            <w:pPr>
              <w:snapToGrid w:val="0"/>
              <w:spacing w:before="70" w:after="70" w:line="240" w:lineRule="auto"/>
              <w:ind w:firstLine="0"/>
              <w:jc w:val="left"/>
              <w:rPr>
                <w:sz w:val="21"/>
              </w:rPr>
            </w:pPr>
            <w:r>
              <w:rPr>
                <w:sz w:val="21"/>
                <w:szCs w:val="21"/>
              </w:rPr>
              <w:t>NDT</w:t>
            </w:r>
          </w:p>
        </w:tc>
        <w:tc>
          <w:tcPr>
            <w:tcW w:w="3676" w:type="dxa"/>
            <w:vAlign w:val="center"/>
          </w:tcPr>
          <w:p w14:paraId="4ED157F0">
            <w:pPr>
              <w:snapToGrid w:val="0"/>
              <w:spacing w:before="70" w:after="70" w:line="240" w:lineRule="auto"/>
              <w:ind w:firstLine="0"/>
              <w:jc w:val="left"/>
              <w:rPr>
                <w:sz w:val="21"/>
              </w:rPr>
            </w:pPr>
            <w:r>
              <w:rPr>
                <w:sz w:val="21"/>
                <w:szCs w:val="21"/>
              </w:rPr>
              <w:t>Normal Distributions Transform</w:t>
            </w:r>
          </w:p>
        </w:tc>
        <w:tc>
          <w:tcPr>
            <w:tcW w:w="3081" w:type="dxa"/>
            <w:vAlign w:val="center"/>
          </w:tcPr>
          <w:p w14:paraId="5027777D">
            <w:pPr>
              <w:snapToGrid w:val="0"/>
              <w:spacing w:before="70" w:after="70" w:line="240" w:lineRule="auto"/>
              <w:ind w:firstLine="0"/>
              <w:jc w:val="left"/>
              <w:rPr>
                <w:sz w:val="21"/>
              </w:rPr>
            </w:pPr>
            <w:r>
              <w:rPr>
                <w:sz w:val="21"/>
                <w:szCs w:val="21"/>
              </w:rPr>
              <w:t>正态分布变换配准</w:t>
            </w:r>
          </w:p>
        </w:tc>
      </w:tr>
      <w:tr w14:paraId="7E101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03D7D2A5">
            <w:pPr>
              <w:snapToGrid w:val="0"/>
              <w:spacing w:before="70" w:after="70" w:line="240" w:lineRule="auto"/>
              <w:ind w:firstLine="0"/>
              <w:jc w:val="left"/>
              <w:rPr>
                <w:sz w:val="21"/>
              </w:rPr>
            </w:pPr>
            <w:r>
              <w:rPr>
                <w:sz w:val="21"/>
                <w:szCs w:val="21"/>
              </w:rPr>
              <w:t>BA</w:t>
            </w:r>
          </w:p>
        </w:tc>
        <w:tc>
          <w:tcPr>
            <w:tcW w:w="3676" w:type="dxa"/>
            <w:vAlign w:val="center"/>
          </w:tcPr>
          <w:p w14:paraId="09B8BEC4">
            <w:pPr>
              <w:snapToGrid w:val="0"/>
              <w:spacing w:before="70" w:after="70" w:line="240" w:lineRule="auto"/>
              <w:ind w:firstLine="0"/>
              <w:jc w:val="left"/>
              <w:rPr>
                <w:sz w:val="21"/>
              </w:rPr>
            </w:pPr>
            <w:r>
              <w:rPr>
                <w:sz w:val="21"/>
                <w:szCs w:val="21"/>
              </w:rPr>
              <w:t>Bundle Adjustment</w:t>
            </w:r>
          </w:p>
        </w:tc>
        <w:tc>
          <w:tcPr>
            <w:tcW w:w="3081" w:type="dxa"/>
            <w:vAlign w:val="center"/>
          </w:tcPr>
          <w:p w14:paraId="0F7B08DF">
            <w:pPr>
              <w:snapToGrid w:val="0"/>
              <w:spacing w:before="70" w:after="70" w:line="240" w:lineRule="auto"/>
              <w:ind w:firstLine="0"/>
              <w:jc w:val="left"/>
              <w:rPr>
                <w:sz w:val="21"/>
              </w:rPr>
            </w:pPr>
            <w:r>
              <w:rPr>
                <w:sz w:val="21"/>
                <w:szCs w:val="21"/>
              </w:rPr>
              <w:t>光束法平差</w:t>
            </w:r>
          </w:p>
        </w:tc>
      </w:tr>
      <w:tr w14:paraId="3CF94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4A7C1C90">
            <w:pPr>
              <w:snapToGrid w:val="0"/>
              <w:spacing w:before="70" w:after="70" w:line="240" w:lineRule="auto"/>
              <w:ind w:firstLine="0"/>
              <w:jc w:val="left"/>
              <w:rPr>
                <w:sz w:val="21"/>
              </w:rPr>
            </w:pPr>
            <w:r>
              <w:rPr>
                <w:sz w:val="21"/>
                <w:szCs w:val="21"/>
              </w:rPr>
              <w:t>GSD</w:t>
            </w:r>
          </w:p>
        </w:tc>
        <w:tc>
          <w:tcPr>
            <w:tcW w:w="3676" w:type="dxa"/>
            <w:vAlign w:val="center"/>
          </w:tcPr>
          <w:p w14:paraId="16608C5E">
            <w:pPr>
              <w:snapToGrid w:val="0"/>
              <w:spacing w:before="70" w:after="70" w:line="240" w:lineRule="auto"/>
              <w:ind w:firstLine="0"/>
              <w:jc w:val="left"/>
              <w:rPr>
                <w:sz w:val="21"/>
              </w:rPr>
            </w:pPr>
            <w:r>
              <w:rPr>
                <w:sz w:val="21"/>
                <w:szCs w:val="21"/>
              </w:rPr>
              <w:t>Ground Sample Distance</w:t>
            </w:r>
          </w:p>
        </w:tc>
        <w:tc>
          <w:tcPr>
            <w:tcW w:w="3081" w:type="dxa"/>
            <w:vAlign w:val="center"/>
          </w:tcPr>
          <w:p w14:paraId="10F5B3A4">
            <w:pPr>
              <w:snapToGrid w:val="0"/>
              <w:spacing w:before="70" w:after="70" w:line="240" w:lineRule="auto"/>
              <w:ind w:firstLine="0"/>
              <w:jc w:val="left"/>
              <w:rPr>
                <w:sz w:val="21"/>
              </w:rPr>
            </w:pPr>
            <w:r>
              <w:rPr>
                <w:sz w:val="21"/>
                <w:szCs w:val="21"/>
              </w:rPr>
              <w:t>地面采样距离</w:t>
            </w:r>
          </w:p>
        </w:tc>
      </w:tr>
      <w:tr w14:paraId="0BDAA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41CA110E">
            <w:pPr>
              <w:snapToGrid w:val="0"/>
              <w:spacing w:before="70" w:after="70" w:line="240" w:lineRule="auto"/>
              <w:ind w:firstLine="0"/>
              <w:jc w:val="left"/>
              <w:rPr>
                <w:sz w:val="21"/>
              </w:rPr>
            </w:pPr>
            <w:r>
              <w:rPr>
                <w:sz w:val="21"/>
                <w:szCs w:val="21"/>
              </w:rPr>
              <w:t>3DGS</w:t>
            </w:r>
          </w:p>
        </w:tc>
        <w:tc>
          <w:tcPr>
            <w:tcW w:w="3676" w:type="dxa"/>
            <w:vAlign w:val="center"/>
          </w:tcPr>
          <w:p w14:paraId="7FFD0DA4">
            <w:pPr>
              <w:snapToGrid w:val="0"/>
              <w:spacing w:before="70" w:after="70" w:line="240" w:lineRule="auto"/>
              <w:ind w:firstLine="0"/>
              <w:jc w:val="left"/>
              <w:rPr>
                <w:sz w:val="21"/>
              </w:rPr>
            </w:pPr>
            <w:r>
              <w:rPr>
                <w:sz w:val="21"/>
                <w:szCs w:val="21"/>
              </w:rPr>
              <w:t>3D Gaussian Splatting</w:t>
            </w:r>
          </w:p>
        </w:tc>
        <w:tc>
          <w:tcPr>
            <w:tcW w:w="3081" w:type="dxa"/>
            <w:vAlign w:val="center"/>
          </w:tcPr>
          <w:p w14:paraId="2A013854">
            <w:pPr>
              <w:snapToGrid w:val="0"/>
              <w:spacing w:before="70" w:after="70" w:line="240" w:lineRule="auto"/>
              <w:ind w:firstLine="0"/>
              <w:jc w:val="left"/>
              <w:rPr>
                <w:sz w:val="21"/>
              </w:rPr>
            </w:pPr>
            <w:r>
              <w:rPr>
                <w:sz w:val="21"/>
                <w:szCs w:val="21"/>
              </w:rPr>
              <w:t>三维高斯泼溅</w:t>
            </w:r>
          </w:p>
        </w:tc>
      </w:tr>
      <w:tr w14:paraId="05173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5EB0517E">
            <w:pPr>
              <w:snapToGrid w:val="0"/>
              <w:spacing w:before="70" w:after="70" w:line="240" w:lineRule="auto"/>
              <w:ind w:firstLine="0"/>
              <w:jc w:val="left"/>
              <w:rPr>
                <w:sz w:val="21"/>
              </w:rPr>
            </w:pPr>
            <w:r>
              <w:rPr>
                <w:sz w:val="21"/>
                <w:szCs w:val="21"/>
              </w:rPr>
              <w:t>NeRF</w:t>
            </w:r>
          </w:p>
        </w:tc>
        <w:tc>
          <w:tcPr>
            <w:tcW w:w="3676" w:type="dxa"/>
            <w:vAlign w:val="center"/>
          </w:tcPr>
          <w:p w14:paraId="2D3347EF">
            <w:pPr>
              <w:snapToGrid w:val="0"/>
              <w:spacing w:before="70" w:after="70" w:line="240" w:lineRule="auto"/>
              <w:ind w:firstLine="0"/>
              <w:jc w:val="left"/>
              <w:rPr>
                <w:sz w:val="21"/>
              </w:rPr>
            </w:pPr>
            <w:r>
              <w:rPr>
                <w:sz w:val="21"/>
                <w:szCs w:val="21"/>
              </w:rPr>
              <w:t>Neural Radiance Fields</w:t>
            </w:r>
          </w:p>
        </w:tc>
        <w:tc>
          <w:tcPr>
            <w:tcW w:w="3081" w:type="dxa"/>
            <w:vAlign w:val="center"/>
          </w:tcPr>
          <w:p w14:paraId="235B6AA7">
            <w:pPr>
              <w:snapToGrid w:val="0"/>
              <w:spacing w:before="70" w:after="70" w:line="240" w:lineRule="auto"/>
              <w:ind w:firstLine="0"/>
              <w:jc w:val="left"/>
              <w:rPr>
                <w:sz w:val="21"/>
              </w:rPr>
            </w:pPr>
            <w:r>
              <w:rPr>
                <w:sz w:val="21"/>
                <w:szCs w:val="21"/>
              </w:rPr>
              <w:t>神经辐射场</w:t>
            </w:r>
          </w:p>
        </w:tc>
      </w:tr>
      <w:tr w14:paraId="54445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7E9A36C">
            <w:pPr>
              <w:snapToGrid w:val="0"/>
              <w:spacing w:before="70" w:after="70" w:line="240" w:lineRule="auto"/>
              <w:ind w:firstLine="0"/>
              <w:jc w:val="left"/>
              <w:rPr>
                <w:sz w:val="21"/>
              </w:rPr>
            </w:pPr>
            <w:r>
              <w:rPr>
                <w:sz w:val="21"/>
                <w:szCs w:val="21"/>
              </w:rPr>
              <w:t>PSNR</w:t>
            </w:r>
          </w:p>
        </w:tc>
        <w:tc>
          <w:tcPr>
            <w:tcW w:w="3676" w:type="dxa"/>
            <w:vAlign w:val="center"/>
          </w:tcPr>
          <w:p w14:paraId="092F4A1E">
            <w:pPr>
              <w:snapToGrid w:val="0"/>
              <w:spacing w:before="70" w:after="70" w:line="240" w:lineRule="auto"/>
              <w:ind w:firstLine="0"/>
              <w:jc w:val="left"/>
              <w:rPr>
                <w:sz w:val="21"/>
              </w:rPr>
            </w:pPr>
            <w:r>
              <w:rPr>
                <w:sz w:val="21"/>
                <w:szCs w:val="21"/>
              </w:rPr>
              <w:t>Peak Signal-to-Noise Ratio</w:t>
            </w:r>
          </w:p>
        </w:tc>
        <w:tc>
          <w:tcPr>
            <w:tcW w:w="3081" w:type="dxa"/>
            <w:vAlign w:val="center"/>
          </w:tcPr>
          <w:p w14:paraId="763B193E">
            <w:pPr>
              <w:snapToGrid w:val="0"/>
              <w:spacing w:before="70" w:after="70" w:line="240" w:lineRule="auto"/>
              <w:ind w:firstLine="0"/>
              <w:jc w:val="left"/>
              <w:rPr>
                <w:sz w:val="21"/>
              </w:rPr>
            </w:pPr>
            <w:r>
              <w:rPr>
                <w:sz w:val="21"/>
                <w:szCs w:val="21"/>
              </w:rPr>
              <w:t>峰值信噪比</w:t>
            </w:r>
          </w:p>
        </w:tc>
      </w:tr>
      <w:tr w14:paraId="53879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5BC34F37">
            <w:pPr>
              <w:snapToGrid w:val="0"/>
              <w:spacing w:before="70" w:after="70" w:line="240" w:lineRule="auto"/>
              <w:ind w:firstLine="0"/>
              <w:jc w:val="left"/>
              <w:rPr>
                <w:sz w:val="21"/>
              </w:rPr>
            </w:pPr>
            <w:r>
              <w:rPr>
                <w:sz w:val="21"/>
                <w:szCs w:val="21"/>
              </w:rPr>
              <w:t>SSIM</w:t>
            </w:r>
          </w:p>
        </w:tc>
        <w:tc>
          <w:tcPr>
            <w:tcW w:w="3676" w:type="dxa"/>
            <w:vAlign w:val="center"/>
          </w:tcPr>
          <w:p w14:paraId="6EC2DE86">
            <w:pPr>
              <w:snapToGrid w:val="0"/>
              <w:spacing w:before="70" w:after="70" w:line="240" w:lineRule="auto"/>
              <w:ind w:firstLine="0"/>
              <w:jc w:val="left"/>
              <w:rPr>
                <w:sz w:val="21"/>
              </w:rPr>
            </w:pPr>
            <w:r>
              <w:rPr>
                <w:sz w:val="21"/>
                <w:szCs w:val="21"/>
              </w:rPr>
              <w:t>Structural Similarity</w:t>
            </w:r>
          </w:p>
        </w:tc>
        <w:tc>
          <w:tcPr>
            <w:tcW w:w="3081" w:type="dxa"/>
            <w:vAlign w:val="center"/>
          </w:tcPr>
          <w:p w14:paraId="44DFA9F3">
            <w:pPr>
              <w:snapToGrid w:val="0"/>
              <w:spacing w:before="70" w:after="70" w:line="240" w:lineRule="auto"/>
              <w:ind w:firstLine="0"/>
              <w:jc w:val="left"/>
              <w:rPr>
                <w:sz w:val="21"/>
              </w:rPr>
            </w:pPr>
            <w:r>
              <w:rPr>
                <w:sz w:val="21"/>
                <w:szCs w:val="21"/>
              </w:rPr>
              <w:t>结构相似性</w:t>
            </w:r>
          </w:p>
        </w:tc>
      </w:tr>
      <w:tr w14:paraId="71AFB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14EE86E7">
            <w:pPr>
              <w:snapToGrid w:val="0"/>
              <w:spacing w:before="70" w:after="70" w:line="240" w:lineRule="auto"/>
              <w:ind w:firstLine="0"/>
              <w:jc w:val="left"/>
              <w:rPr>
                <w:sz w:val="21"/>
              </w:rPr>
            </w:pPr>
            <w:r>
              <w:rPr>
                <w:sz w:val="21"/>
                <w:szCs w:val="21"/>
              </w:rPr>
              <w:t>LPIPS</w:t>
            </w:r>
          </w:p>
        </w:tc>
        <w:tc>
          <w:tcPr>
            <w:tcW w:w="3676" w:type="dxa"/>
            <w:vAlign w:val="center"/>
          </w:tcPr>
          <w:p w14:paraId="1DBA0E15">
            <w:pPr>
              <w:snapToGrid w:val="0"/>
              <w:spacing w:before="70" w:after="70" w:line="240" w:lineRule="auto"/>
              <w:ind w:firstLine="0"/>
              <w:jc w:val="left"/>
              <w:rPr>
                <w:sz w:val="21"/>
              </w:rPr>
            </w:pPr>
            <w:r>
              <w:rPr>
                <w:sz w:val="21"/>
                <w:szCs w:val="21"/>
              </w:rPr>
              <w:t>Learned Perceptual Image Patch Similarity</w:t>
            </w:r>
          </w:p>
        </w:tc>
        <w:tc>
          <w:tcPr>
            <w:tcW w:w="3081" w:type="dxa"/>
            <w:vAlign w:val="center"/>
          </w:tcPr>
          <w:p w14:paraId="05BAFE05">
            <w:pPr>
              <w:snapToGrid w:val="0"/>
              <w:spacing w:before="70" w:after="70" w:line="240" w:lineRule="auto"/>
              <w:ind w:firstLine="0"/>
              <w:jc w:val="left"/>
              <w:rPr>
                <w:sz w:val="21"/>
              </w:rPr>
            </w:pPr>
            <w:r>
              <w:rPr>
                <w:sz w:val="21"/>
                <w:szCs w:val="21"/>
              </w:rPr>
              <w:t>感知相似度</w:t>
            </w:r>
          </w:p>
        </w:tc>
      </w:tr>
      <w:tr w14:paraId="19DE0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7D028850">
            <w:pPr>
              <w:snapToGrid w:val="0"/>
              <w:spacing w:before="70" w:after="70" w:line="240" w:lineRule="auto"/>
              <w:ind w:firstLine="0"/>
              <w:jc w:val="left"/>
              <w:rPr>
                <w:sz w:val="21"/>
              </w:rPr>
            </w:pPr>
            <w:r>
              <w:rPr>
                <w:sz w:val="21"/>
                <w:szCs w:val="21"/>
              </w:rPr>
              <w:t>NMI</w:t>
            </w:r>
          </w:p>
        </w:tc>
        <w:tc>
          <w:tcPr>
            <w:tcW w:w="3676" w:type="dxa"/>
            <w:vAlign w:val="center"/>
          </w:tcPr>
          <w:p w14:paraId="6534577A">
            <w:pPr>
              <w:snapToGrid w:val="0"/>
              <w:spacing w:before="70" w:after="70" w:line="240" w:lineRule="auto"/>
              <w:ind w:firstLine="0"/>
              <w:jc w:val="left"/>
              <w:rPr>
                <w:sz w:val="21"/>
              </w:rPr>
            </w:pPr>
            <w:r>
              <w:rPr>
                <w:sz w:val="21"/>
                <w:szCs w:val="21"/>
              </w:rPr>
              <w:t>Normalized Mutual Information</w:t>
            </w:r>
          </w:p>
        </w:tc>
        <w:tc>
          <w:tcPr>
            <w:tcW w:w="3081" w:type="dxa"/>
            <w:vAlign w:val="center"/>
          </w:tcPr>
          <w:p w14:paraId="240CCB3F">
            <w:pPr>
              <w:snapToGrid w:val="0"/>
              <w:spacing w:before="70" w:after="70" w:line="240" w:lineRule="auto"/>
              <w:ind w:firstLine="0"/>
              <w:jc w:val="left"/>
              <w:rPr>
                <w:sz w:val="21"/>
              </w:rPr>
            </w:pPr>
            <w:r>
              <w:rPr>
                <w:sz w:val="21"/>
                <w:szCs w:val="21"/>
              </w:rPr>
              <w:t>归一化互信息</w:t>
            </w:r>
          </w:p>
        </w:tc>
      </w:tr>
      <w:tr w14:paraId="3E085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75C91A82">
            <w:pPr>
              <w:snapToGrid w:val="0"/>
              <w:spacing w:before="70" w:after="70" w:line="240" w:lineRule="auto"/>
              <w:ind w:firstLine="0"/>
              <w:jc w:val="left"/>
              <w:rPr>
                <w:sz w:val="21"/>
              </w:rPr>
            </w:pPr>
            <w:r>
              <w:rPr>
                <w:sz w:val="21"/>
                <w:szCs w:val="21"/>
              </w:rPr>
              <w:t>FPFH</w:t>
            </w:r>
          </w:p>
        </w:tc>
        <w:tc>
          <w:tcPr>
            <w:tcW w:w="3676" w:type="dxa"/>
            <w:vAlign w:val="center"/>
          </w:tcPr>
          <w:p w14:paraId="3F0ADB85">
            <w:pPr>
              <w:snapToGrid w:val="0"/>
              <w:spacing w:before="70" w:after="70" w:line="240" w:lineRule="auto"/>
              <w:ind w:firstLine="0"/>
              <w:jc w:val="left"/>
              <w:rPr>
                <w:sz w:val="21"/>
              </w:rPr>
            </w:pPr>
            <w:r>
              <w:rPr>
                <w:sz w:val="21"/>
                <w:szCs w:val="21"/>
              </w:rPr>
              <w:t>Fast Point Feature Histograms</w:t>
            </w:r>
          </w:p>
        </w:tc>
        <w:tc>
          <w:tcPr>
            <w:tcW w:w="3081" w:type="dxa"/>
            <w:vAlign w:val="center"/>
          </w:tcPr>
          <w:p w14:paraId="1E94658B">
            <w:pPr>
              <w:snapToGrid w:val="0"/>
              <w:spacing w:before="70" w:after="70" w:line="240" w:lineRule="auto"/>
              <w:ind w:firstLine="0"/>
              <w:jc w:val="left"/>
              <w:rPr>
                <w:sz w:val="21"/>
              </w:rPr>
            </w:pPr>
            <w:r>
              <w:rPr>
                <w:sz w:val="21"/>
                <w:szCs w:val="21"/>
              </w:rPr>
              <w:t>快速点特征直方图</w:t>
            </w:r>
          </w:p>
        </w:tc>
      </w:tr>
      <w:tr w14:paraId="4E943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04CEE49">
            <w:pPr>
              <w:snapToGrid w:val="0"/>
              <w:spacing w:before="70" w:after="70" w:line="240" w:lineRule="auto"/>
              <w:ind w:firstLine="0"/>
              <w:jc w:val="left"/>
              <w:rPr>
                <w:sz w:val="21"/>
              </w:rPr>
            </w:pPr>
            <w:r>
              <w:rPr>
                <w:sz w:val="21"/>
                <w:szCs w:val="21"/>
              </w:rPr>
              <w:t>TSDF</w:t>
            </w:r>
          </w:p>
        </w:tc>
        <w:tc>
          <w:tcPr>
            <w:tcW w:w="3676" w:type="dxa"/>
            <w:vAlign w:val="center"/>
          </w:tcPr>
          <w:p w14:paraId="025E5651">
            <w:pPr>
              <w:snapToGrid w:val="0"/>
              <w:spacing w:before="70" w:after="70" w:line="240" w:lineRule="auto"/>
              <w:ind w:firstLine="0"/>
              <w:jc w:val="left"/>
              <w:rPr>
                <w:sz w:val="21"/>
              </w:rPr>
            </w:pPr>
            <w:r>
              <w:rPr>
                <w:sz w:val="21"/>
                <w:szCs w:val="21"/>
              </w:rPr>
              <w:t>Truncated Signed Distance Function</w:t>
            </w:r>
          </w:p>
        </w:tc>
        <w:tc>
          <w:tcPr>
            <w:tcW w:w="3081" w:type="dxa"/>
            <w:vAlign w:val="center"/>
          </w:tcPr>
          <w:p w14:paraId="78221533">
            <w:pPr>
              <w:snapToGrid w:val="0"/>
              <w:spacing w:before="70" w:after="70" w:line="240" w:lineRule="auto"/>
              <w:ind w:firstLine="0"/>
              <w:jc w:val="left"/>
              <w:rPr>
                <w:sz w:val="21"/>
              </w:rPr>
            </w:pPr>
            <w:r>
              <w:rPr>
                <w:sz w:val="21"/>
                <w:szCs w:val="21"/>
              </w:rPr>
              <w:t>截断符号距离场</w:t>
            </w:r>
          </w:p>
        </w:tc>
      </w:tr>
      <w:tr w14:paraId="11AE7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26783FE3">
            <w:pPr>
              <w:snapToGrid w:val="0"/>
              <w:spacing w:before="70" w:after="70" w:line="240" w:lineRule="auto"/>
              <w:ind w:firstLine="0"/>
              <w:jc w:val="left"/>
              <w:rPr>
                <w:sz w:val="21"/>
              </w:rPr>
            </w:pPr>
            <w:r>
              <w:rPr>
                <w:sz w:val="21"/>
                <w:szCs w:val="21"/>
              </w:rPr>
              <w:t>RTK</w:t>
            </w:r>
          </w:p>
        </w:tc>
        <w:tc>
          <w:tcPr>
            <w:tcW w:w="3676" w:type="dxa"/>
            <w:vAlign w:val="center"/>
          </w:tcPr>
          <w:p w14:paraId="6E37B517">
            <w:pPr>
              <w:snapToGrid w:val="0"/>
              <w:spacing w:before="70" w:after="70" w:line="240" w:lineRule="auto"/>
              <w:ind w:firstLine="0"/>
              <w:jc w:val="left"/>
              <w:rPr>
                <w:sz w:val="21"/>
              </w:rPr>
            </w:pPr>
            <w:r>
              <w:rPr>
                <w:sz w:val="21"/>
                <w:szCs w:val="21"/>
              </w:rPr>
              <w:t>Real-Time Kinematic</w:t>
            </w:r>
          </w:p>
        </w:tc>
        <w:tc>
          <w:tcPr>
            <w:tcW w:w="3081" w:type="dxa"/>
            <w:vAlign w:val="center"/>
          </w:tcPr>
          <w:p w14:paraId="6A2B1416">
            <w:pPr>
              <w:snapToGrid w:val="0"/>
              <w:spacing w:before="70" w:after="70" w:line="240" w:lineRule="auto"/>
              <w:ind w:firstLine="0"/>
              <w:jc w:val="left"/>
              <w:rPr>
                <w:sz w:val="21"/>
              </w:rPr>
            </w:pPr>
            <w:r>
              <w:rPr>
                <w:sz w:val="21"/>
                <w:szCs w:val="21"/>
              </w:rPr>
              <w:t>实时动态差分定位</w:t>
            </w:r>
          </w:p>
        </w:tc>
      </w:tr>
      <w:tr w14:paraId="7A47A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DFEC0F1">
            <w:pPr>
              <w:snapToGrid w:val="0"/>
              <w:spacing w:before="70" w:after="70" w:line="240" w:lineRule="auto"/>
              <w:ind w:firstLine="0"/>
              <w:jc w:val="left"/>
              <w:rPr>
                <w:sz w:val="21"/>
              </w:rPr>
            </w:pPr>
            <w:r>
              <w:rPr>
                <w:sz w:val="21"/>
                <w:szCs w:val="21"/>
              </w:rPr>
              <w:t>MTBF</w:t>
            </w:r>
          </w:p>
        </w:tc>
        <w:tc>
          <w:tcPr>
            <w:tcW w:w="3676" w:type="dxa"/>
            <w:vAlign w:val="center"/>
          </w:tcPr>
          <w:p w14:paraId="613CCA1F">
            <w:pPr>
              <w:snapToGrid w:val="0"/>
              <w:spacing w:before="70" w:after="70" w:line="240" w:lineRule="auto"/>
              <w:ind w:firstLine="0"/>
              <w:jc w:val="left"/>
              <w:rPr>
                <w:sz w:val="21"/>
              </w:rPr>
            </w:pPr>
            <w:r>
              <w:rPr>
                <w:sz w:val="21"/>
                <w:szCs w:val="21"/>
              </w:rPr>
              <w:t>Mean Time Between Failures</w:t>
            </w:r>
          </w:p>
        </w:tc>
        <w:tc>
          <w:tcPr>
            <w:tcW w:w="3081" w:type="dxa"/>
            <w:vAlign w:val="center"/>
          </w:tcPr>
          <w:p w14:paraId="7422E8BE">
            <w:pPr>
              <w:snapToGrid w:val="0"/>
              <w:spacing w:before="70" w:after="70" w:line="240" w:lineRule="auto"/>
              <w:ind w:firstLine="0"/>
              <w:jc w:val="left"/>
              <w:rPr>
                <w:sz w:val="21"/>
              </w:rPr>
            </w:pPr>
            <w:r>
              <w:rPr>
                <w:sz w:val="21"/>
                <w:szCs w:val="21"/>
              </w:rPr>
              <w:t>平均无故障时间</w:t>
            </w:r>
          </w:p>
        </w:tc>
      </w:tr>
      <w:tr w14:paraId="5FA68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29DBAD23">
            <w:pPr>
              <w:snapToGrid w:val="0"/>
              <w:spacing w:before="70" w:after="70" w:line="240" w:lineRule="auto"/>
              <w:ind w:firstLine="0"/>
              <w:jc w:val="left"/>
              <w:rPr>
                <w:sz w:val="21"/>
              </w:rPr>
            </w:pPr>
            <w:r>
              <w:rPr>
                <w:sz w:val="21"/>
                <w:szCs w:val="21"/>
              </w:rPr>
              <w:t>MTTR</w:t>
            </w:r>
          </w:p>
        </w:tc>
        <w:tc>
          <w:tcPr>
            <w:tcW w:w="3676" w:type="dxa"/>
            <w:vAlign w:val="center"/>
          </w:tcPr>
          <w:p w14:paraId="6B8DE5DD">
            <w:pPr>
              <w:snapToGrid w:val="0"/>
              <w:spacing w:before="70" w:after="70" w:line="240" w:lineRule="auto"/>
              <w:ind w:firstLine="0"/>
              <w:jc w:val="left"/>
              <w:rPr>
                <w:sz w:val="21"/>
              </w:rPr>
            </w:pPr>
            <w:r>
              <w:rPr>
                <w:sz w:val="21"/>
                <w:szCs w:val="21"/>
              </w:rPr>
              <w:t>Mean Time To Repair</w:t>
            </w:r>
          </w:p>
        </w:tc>
        <w:tc>
          <w:tcPr>
            <w:tcW w:w="3081" w:type="dxa"/>
            <w:vAlign w:val="center"/>
          </w:tcPr>
          <w:p w14:paraId="3DB83A6F">
            <w:pPr>
              <w:snapToGrid w:val="0"/>
              <w:spacing w:before="70" w:after="70" w:line="240" w:lineRule="auto"/>
              <w:ind w:firstLine="0"/>
              <w:jc w:val="left"/>
              <w:rPr>
                <w:sz w:val="21"/>
              </w:rPr>
            </w:pPr>
            <w:r>
              <w:rPr>
                <w:sz w:val="21"/>
                <w:szCs w:val="21"/>
              </w:rPr>
              <w:t>平均修复时间</w:t>
            </w:r>
          </w:p>
        </w:tc>
      </w:tr>
      <w:tr w14:paraId="34559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1238C37D">
            <w:pPr>
              <w:snapToGrid w:val="0"/>
              <w:spacing w:before="70" w:after="70" w:line="240" w:lineRule="auto"/>
              <w:ind w:firstLine="0"/>
              <w:jc w:val="left"/>
              <w:rPr>
                <w:sz w:val="21"/>
              </w:rPr>
            </w:pPr>
            <w:r>
              <w:rPr>
                <w:sz w:val="21"/>
                <w:szCs w:val="21"/>
              </w:rPr>
              <w:t>FMEA</w:t>
            </w:r>
          </w:p>
        </w:tc>
        <w:tc>
          <w:tcPr>
            <w:tcW w:w="3676" w:type="dxa"/>
            <w:vAlign w:val="center"/>
          </w:tcPr>
          <w:p w14:paraId="26B03BD9">
            <w:pPr>
              <w:snapToGrid w:val="0"/>
              <w:spacing w:before="70" w:after="70" w:line="240" w:lineRule="auto"/>
              <w:ind w:firstLine="0"/>
              <w:jc w:val="left"/>
              <w:rPr>
                <w:sz w:val="21"/>
              </w:rPr>
            </w:pPr>
            <w:r>
              <w:rPr>
                <w:sz w:val="21"/>
                <w:szCs w:val="21"/>
              </w:rPr>
              <w:t>Failure Mode and Effects Analysis</w:t>
            </w:r>
          </w:p>
        </w:tc>
        <w:tc>
          <w:tcPr>
            <w:tcW w:w="3081" w:type="dxa"/>
            <w:vAlign w:val="center"/>
          </w:tcPr>
          <w:p w14:paraId="51F4B877">
            <w:pPr>
              <w:snapToGrid w:val="0"/>
              <w:spacing w:before="70" w:after="70" w:line="240" w:lineRule="auto"/>
              <w:ind w:firstLine="0"/>
              <w:jc w:val="left"/>
              <w:rPr>
                <w:sz w:val="21"/>
              </w:rPr>
            </w:pPr>
            <w:r>
              <w:rPr>
                <w:sz w:val="21"/>
                <w:szCs w:val="21"/>
              </w:rPr>
              <w:t>失效模式与影响分析</w:t>
            </w:r>
          </w:p>
        </w:tc>
      </w:tr>
      <w:tr w14:paraId="71E4B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525EF5DD">
            <w:pPr>
              <w:snapToGrid w:val="0"/>
              <w:spacing w:before="70" w:after="70" w:line="240" w:lineRule="auto"/>
              <w:ind w:firstLine="0"/>
              <w:jc w:val="left"/>
              <w:rPr>
                <w:sz w:val="21"/>
              </w:rPr>
            </w:pPr>
            <w:r>
              <w:rPr>
                <w:sz w:val="21"/>
                <w:szCs w:val="21"/>
              </w:rPr>
              <w:t>RACI</w:t>
            </w:r>
          </w:p>
        </w:tc>
        <w:tc>
          <w:tcPr>
            <w:tcW w:w="3676" w:type="dxa"/>
            <w:vAlign w:val="center"/>
          </w:tcPr>
          <w:p w14:paraId="200AF694">
            <w:pPr>
              <w:snapToGrid w:val="0"/>
              <w:spacing w:before="70" w:after="70" w:line="240" w:lineRule="auto"/>
              <w:ind w:firstLine="0"/>
              <w:jc w:val="left"/>
              <w:rPr>
                <w:sz w:val="21"/>
              </w:rPr>
            </w:pPr>
            <w:r>
              <w:rPr>
                <w:sz w:val="21"/>
                <w:szCs w:val="21"/>
              </w:rPr>
              <w:t>Responsible/Accountable/Consulted/Informed</w:t>
            </w:r>
          </w:p>
        </w:tc>
        <w:tc>
          <w:tcPr>
            <w:tcW w:w="3081" w:type="dxa"/>
            <w:vAlign w:val="center"/>
          </w:tcPr>
          <w:p w14:paraId="5FA256B1">
            <w:pPr>
              <w:snapToGrid w:val="0"/>
              <w:spacing w:before="70" w:after="70" w:line="240" w:lineRule="auto"/>
              <w:ind w:firstLine="0"/>
              <w:jc w:val="left"/>
              <w:rPr>
                <w:sz w:val="21"/>
              </w:rPr>
            </w:pPr>
            <w:r>
              <w:rPr>
                <w:sz w:val="21"/>
                <w:szCs w:val="21"/>
              </w:rPr>
              <w:t>责任分配矩阵</w:t>
            </w:r>
          </w:p>
        </w:tc>
      </w:tr>
      <w:tr w14:paraId="28BD8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E427254">
            <w:pPr>
              <w:snapToGrid w:val="0"/>
              <w:spacing w:before="70" w:after="70" w:line="240" w:lineRule="auto"/>
              <w:ind w:firstLine="0"/>
              <w:jc w:val="left"/>
              <w:rPr>
                <w:sz w:val="21"/>
              </w:rPr>
            </w:pPr>
            <w:r>
              <w:rPr>
                <w:sz w:val="21"/>
                <w:szCs w:val="21"/>
              </w:rPr>
              <w:t>WBS</w:t>
            </w:r>
          </w:p>
        </w:tc>
        <w:tc>
          <w:tcPr>
            <w:tcW w:w="3676" w:type="dxa"/>
            <w:vAlign w:val="center"/>
          </w:tcPr>
          <w:p w14:paraId="0628F76E">
            <w:pPr>
              <w:snapToGrid w:val="0"/>
              <w:spacing w:before="70" w:after="70" w:line="240" w:lineRule="auto"/>
              <w:ind w:firstLine="0"/>
              <w:jc w:val="left"/>
              <w:rPr>
                <w:sz w:val="21"/>
              </w:rPr>
            </w:pPr>
            <w:r>
              <w:rPr>
                <w:sz w:val="21"/>
                <w:szCs w:val="21"/>
              </w:rPr>
              <w:t>Work Breakdown Structure</w:t>
            </w:r>
          </w:p>
        </w:tc>
        <w:tc>
          <w:tcPr>
            <w:tcW w:w="3081" w:type="dxa"/>
            <w:vAlign w:val="center"/>
          </w:tcPr>
          <w:p w14:paraId="6CA8F4A0">
            <w:pPr>
              <w:snapToGrid w:val="0"/>
              <w:spacing w:before="70" w:after="70" w:line="240" w:lineRule="auto"/>
              <w:ind w:firstLine="0"/>
              <w:jc w:val="left"/>
              <w:rPr>
                <w:sz w:val="21"/>
              </w:rPr>
            </w:pPr>
            <w:r>
              <w:rPr>
                <w:sz w:val="21"/>
                <w:szCs w:val="21"/>
              </w:rPr>
              <w:t>工作分解结构</w:t>
            </w:r>
          </w:p>
        </w:tc>
      </w:tr>
      <w:tr w14:paraId="46F36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0A819018">
            <w:pPr>
              <w:snapToGrid w:val="0"/>
              <w:spacing w:before="70" w:after="70" w:line="240" w:lineRule="auto"/>
              <w:ind w:firstLine="0"/>
              <w:jc w:val="left"/>
              <w:rPr>
                <w:sz w:val="21"/>
              </w:rPr>
            </w:pPr>
            <w:r>
              <w:rPr>
                <w:sz w:val="21"/>
                <w:szCs w:val="21"/>
              </w:rPr>
              <w:t>QC</w:t>
            </w:r>
          </w:p>
        </w:tc>
        <w:tc>
          <w:tcPr>
            <w:tcW w:w="3676" w:type="dxa"/>
            <w:vAlign w:val="center"/>
          </w:tcPr>
          <w:p w14:paraId="2781AB1B">
            <w:pPr>
              <w:snapToGrid w:val="0"/>
              <w:spacing w:before="70" w:after="70" w:line="240" w:lineRule="auto"/>
              <w:ind w:firstLine="0"/>
              <w:jc w:val="left"/>
              <w:rPr>
                <w:sz w:val="21"/>
              </w:rPr>
            </w:pPr>
            <w:r>
              <w:rPr>
                <w:sz w:val="21"/>
                <w:szCs w:val="21"/>
              </w:rPr>
              <w:t>Quality Control</w:t>
            </w:r>
          </w:p>
        </w:tc>
        <w:tc>
          <w:tcPr>
            <w:tcW w:w="3081" w:type="dxa"/>
            <w:vAlign w:val="center"/>
          </w:tcPr>
          <w:p w14:paraId="348E021A">
            <w:pPr>
              <w:snapToGrid w:val="0"/>
              <w:spacing w:before="70" w:after="70" w:line="240" w:lineRule="auto"/>
              <w:ind w:firstLine="0"/>
              <w:jc w:val="left"/>
              <w:rPr>
                <w:sz w:val="21"/>
              </w:rPr>
            </w:pPr>
            <w:r>
              <w:rPr>
                <w:sz w:val="21"/>
                <w:szCs w:val="21"/>
              </w:rPr>
              <w:t>质量控制点</w:t>
            </w:r>
          </w:p>
        </w:tc>
      </w:tr>
      <w:tr w14:paraId="017F5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0344B0EE">
            <w:pPr>
              <w:snapToGrid w:val="0"/>
              <w:spacing w:before="70" w:after="70" w:line="240" w:lineRule="auto"/>
              <w:ind w:firstLine="0"/>
              <w:jc w:val="left"/>
              <w:rPr>
                <w:sz w:val="21"/>
              </w:rPr>
            </w:pPr>
            <w:r>
              <w:rPr>
                <w:sz w:val="21"/>
                <w:szCs w:val="21"/>
              </w:rPr>
              <w:t>DWG</w:t>
            </w:r>
          </w:p>
        </w:tc>
        <w:tc>
          <w:tcPr>
            <w:tcW w:w="3676" w:type="dxa"/>
            <w:vAlign w:val="center"/>
          </w:tcPr>
          <w:p w14:paraId="7D445BF2">
            <w:pPr>
              <w:snapToGrid w:val="0"/>
              <w:spacing w:before="70" w:after="70" w:line="240" w:lineRule="auto"/>
              <w:ind w:firstLine="0"/>
              <w:jc w:val="left"/>
              <w:rPr>
                <w:sz w:val="21"/>
              </w:rPr>
            </w:pPr>
            <w:r>
              <w:rPr>
                <w:sz w:val="21"/>
                <w:szCs w:val="21"/>
              </w:rPr>
              <w:t>Drawing</w:t>
            </w:r>
          </w:p>
        </w:tc>
        <w:tc>
          <w:tcPr>
            <w:tcW w:w="3081" w:type="dxa"/>
            <w:vAlign w:val="center"/>
          </w:tcPr>
          <w:p w14:paraId="428849AE">
            <w:pPr>
              <w:snapToGrid w:val="0"/>
              <w:spacing w:before="70" w:after="70" w:line="240" w:lineRule="auto"/>
              <w:ind w:firstLine="0"/>
              <w:jc w:val="left"/>
              <w:rPr>
                <w:sz w:val="21"/>
              </w:rPr>
            </w:pPr>
            <w:r>
              <w:rPr>
                <w:sz w:val="21"/>
                <w:szCs w:val="21"/>
              </w:rPr>
              <w:t>AutoCAD 图形文件格式</w:t>
            </w:r>
          </w:p>
        </w:tc>
      </w:tr>
      <w:tr w14:paraId="01458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0E674F81">
            <w:pPr>
              <w:snapToGrid w:val="0"/>
              <w:spacing w:before="70" w:after="70" w:line="240" w:lineRule="auto"/>
              <w:ind w:firstLine="0"/>
              <w:jc w:val="left"/>
              <w:rPr>
                <w:sz w:val="21"/>
              </w:rPr>
            </w:pPr>
            <w:r>
              <w:rPr>
                <w:sz w:val="21"/>
                <w:szCs w:val="21"/>
              </w:rPr>
              <w:t>LAS/LAZ</w:t>
            </w:r>
          </w:p>
        </w:tc>
        <w:tc>
          <w:tcPr>
            <w:tcW w:w="3676" w:type="dxa"/>
            <w:vAlign w:val="center"/>
          </w:tcPr>
          <w:p w14:paraId="2C61CE13">
            <w:pPr>
              <w:snapToGrid w:val="0"/>
              <w:spacing w:before="70" w:after="70" w:line="240" w:lineRule="auto"/>
              <w:ind w:firstLine="0"/>
              <w:jc w:val="left"/>
              <w:rPr>
                <w:sz w:val="21"/>
              </w:rPr>
            </w:pPr>
            <w:r>
              <w:rPr>
                <w:sz w:val="21"/>
                <w:szCs w:val="21"/>
              </w:rPr>
              <w:t>LASer</w:t>
            </w:r>
          </w:p>
        </w:tc>
        <w:tc>
          <w:tcPr>
            <w:tcW w:w="3081" w:type="dxa"/>
            <w:vAlign w:val="center"/>
          </w:tcPr>
          <w:p w14:paraId="3F2B7573">
            <w:pPr>
              <w:snapToGrid w:val="0"/>
              <w:spacing w:before="70" w:after="70" w:line="240" w:lineRule="auto"/>
              <w:ind w:firstLine="0"/>
              <w:jc w:val="left"/>
              <w:rPr>
                <w:sz w:val="21"/>
              </w:rPr>
            </w:pPr>
            <w:r>
              <w:rPr>
                <w:sz w:val="21"/>
                <w:szCs w:val="21"/>
              </w:rPr>
              <w:t>点云标准格式（压缩）</w:t>
            </w:r>
          </w:p>
        </w:tc>
      </w:tr>
      <w:tr w14:paraId="70BAB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62E5AD3E">
            <w:pPr>
              <w:snapToGrid w:val="0"/>
              <w:spacing w:before="70" w:after="70" w:line="240" w:lineRule="auto"/>
              <w:ind w:firstLine="0"/>
              <w:jc w:val="left"/>
              <w:rPr>
                <w:sz w:val="21"/>
              </w:rPr>
            </w:pPr>
            <w:r>
              <w:rPr>
                <w:sz w:val="21"/>
                <w:szCs w:val="21"/>
              </w:rPr>
              <w:t>GLTF</w:t>
            </w:r>
          </w:p>
        </w:tc>
        <w:tc>
          <w:tcPr>
            <w:tcW w:w="3676" w:type="dxa"/>
            <w:vAlign w:val="center"/>
          </w:tcPr>
          <w:p w14:paraId="20341B0A">
            <w:pPr>
              <w:snapToGrid w:val="0"/>
              <w:spacing w:before="70" w:after="70" w:line="240" w:lineRule="auto"/>
              <w:ind w:firstLine="0"/>
              <w:jc w:val="left"/>
              <w:rPr>
                <w:sz w:val="21"/>
              </w:rPr>
            </w:pPr>
            <w:r>
              <w:rPr>
                <w:sz w:val="21"/>
                <w:szCs w:val="21"/>
              </w:rPr>
              <w:t>GL Transmission Format</w:t>
            </w:r>
          </w:p>
        </w:tc>
        <w:tc>
          <w:tcPr>
            <w:tcW w:w="3081" w:type="dxa"/>
            <w:vAlign w:val="center"/>
          </w:tcPr>
          <w:p w14:paraId="09FE02B6">
            <w:pPr>
              <w:snapToGrid w:val="0"/>
              <w:spacing w:before="70" w:after="70" w:line="240" w:lineRule="auto"/>
              <w:ind w:firstLine="0"/>
              <w:jc w:val="left"/>
              <w:rPr>
                <w:sz w:val="21"/>
              </w:rPr>
            </w:pPr>
            <w:r>
              <w:rPr>
                <w:sz w:val="21"/>
                <w:szCs w:val="21"/>
              </w:rPr>
              <w:t>三维模型传输格式</w:t>
            </w:r>
          </w:p>
        </w:tc>
      </w:tr>
      <w:tr w14:paraId="6390F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8" w:type="dxa"/>
            <w:vAlign w:val="center"/>
          </w:tcPr>
          <w:p w14:paraId="46EA2FFC">
            <w:pPr>
              <w:snapToGrid w:val="0"/>
              <w:spacing w:before="70" w:after="70" w:line="240" w:lineRule="auto"/>
              <w:ind w:firstLine="0"/>
              <w:jc w:val="left"/>
              <w:rPr>
                <w:sz w:val="21"/>
              </w:rPr>
            </w:pPr>
            <w:r>
              <w:rPr>
                <w:sz w:val="21"/>
                <w:szCs w:val="21"/>
              </w:rPr>
              <w:t>CMA/CNAS</w:t>
            </w:r>
          </w:p>
        </w:tc>
        <w:tc>
          <w:tcPr>
            <w:tcW w:w="3676" w:type="dxa"/>
            <w:vAlign w:val="center"/>
          </w:tcPr>
          <w:p w14:paraId="213FA7D9">
            <w:pPr>
              <w:snapToGrid w:val="0"/>
              <w:spacing w:before="70" w:after="70" w:line="240" w:lineRule="auto"/>
              <w:ind w:firstLine="0"/>
              <w:jc w:val="left"/>
              <w:rPr>
                <w:sz w:val="21"/>
              </w:rPr>
            </w:pPr>
            <w:r>
              <w:rPr>
                <w:rFonts w:hint="eastAsia"/>
                <w:sz w:val="21"/>
                <w:szCs w:val="21"/>
              </w:rPr>
              <w:t>-</w:t>
            </w:r>
          </w:p>
        </w:tc>
        <w:tc>
          <w:tcPr>
            <w:tcW w:w="3081" w:type="dxa"/>
            <w:vAlign w:val="center"/>
          </w:tcPr>
          <w:p w14:paraId="2216E662">
            <w:pPr>
              <w:snapToGrid w:val="0"/>
              <w:spacing w:before="70" w:after="70" w:line="240" w:lineRule="auto"/>
              <w:ind w:firstLine="0"/>
              <w:jc w:val="left"/>
              <w:rPr>
                <w:sz w:val="21"/>
              </w:rPr>
            </w:pPr>
            <w:r>
              <w:rPr>
                <w:sz w:val="21"/>
                <w:szCs w:val="21"/>
              </w:rPr>
              <w:t>检验检测机构资质认定/实验室认可</w:t>
            </w:r>
          </w:p>
        </w:tc>
      </w:tr>
    </w:tbl>
    <w:p w14:paraId="4BD64E6B">
      <w:pPr>
        <w:pStyle w:val="4"/>
      </w:pPr>
      <w:bookmarkStart w:id="77" w:name="_Toc1945"/>
      <w:r>
        <w:rPr>
          <w:szCs w:val="36"/>
        </w:rPr>
        <w:t>1.14 方案特色小结</w:t>
      </w:r>
      <w:bookmarkEnd w:id="77"/>
    </w:p>
    <w:p w14:paraId="778B3C74">
      <w:pPr>
        <w:numPr>
          <w:ilvl w:val="0"/>
          <w:numId w:val="7"/>
        </w:numPr>
        <w:ind w:left="0" w:firstLine="482" w:firstLineChars="200"/>
      </w:pPr>
      <w:r>
        <w:rPr>
          <w:b/>
        </w:rPr>
        <w:t>问题导向</w:t>
      </w:r>
      <w:r>
        <w:t>。以采购文件指出的三大问题为起点，逐条给出可验证的技术与管理对策。</w:t>
      </w:r>
    </w:p>
    <w:p w14:paraId="339B2953">
      <w:pPr>
        <w:numPr>
          <w:ilvl w:val="0"/>
          <w:numId w:val="7"/>
        </w:numPr>
        <w:ind w:left="0" w:firstLine="482" w:firstLineChars="200"/>
      </w:pPr>
      <w:r>
        <w:rPr>
          <w:b/>
        </w:rPr>
        <w:t>双尺度精度</w:t>
      </w:r>
      <w:r>
        <w:t>。整体精度与缺陷深度精度解耦设计，平坡 ±1 mm、缓坡陡坡 ±1 cm、深度 ±1 mm 分别有独立实现路径与验证方法。</w:t>
      </w:r>
    </w:p>
    <w:p w14:paraId="628D204E">
      <w:pPr>
        <w:numPr>
          <w:ilvl w:val="0"/>
          <w:numId w:val="7"/>
        </w:numPr>
        <w:ind w:left="0" w:firstLine="482" w:firstLineChars="200"/>
      </w:pPr>
      <w:r>
        <w:rPr>
          <w:b/>
        </w:rPr>
        <w:t>平台化装备</w:t>
      </w:r>
      <w:r>
        <w:t>。一个测量内核、两类采集终端、三种场景构型，避免重复研制，保证数据标准统一。</w:t>
      </w:r>
    </w:p>
    <w:p w14:paraId="5B1D314B">
      <w:pPr>
        <w:numPr>
          <w:ilvl w:val="0"/>
          <w:numId w:val="7"/>
        </w:numPr>
        <w:ind w:left="0" w:firstLine="482" w:firstLineChars="200"/>
      </w:pPr>
      <w:r>
        <w:rPr>
          <w:b/>
        </w:rPr>
        <w:t>智能判识</w:t>
      </w:r>
      <w:r>
        <w:t>。几何与语义双通道判识，规则库可配置，兼顾自动化与可靠性。</w:t>
      </w:r>
    </w:p>
    <w:p w14:paraId="09F8E5BD">
      <w:pPr>
        <w:numPr>
          <w:ilvl w:val="0"/>
          <w:numId w:val="7"/>
        </w:numPr>
        <w:ind w:left="0" w:firstLine="482" w:firstLineChars="200"/>
      </w:pPr>
      <w:r>
        <w:rPr>
          <w:b/>
        </w:rPr>
        <w:t>自动出报</w:t>
      </w:r>
      <w:r>
        <w:t>。从数据到报告、图纸、云图的全链条自动生成，72 h 内交付。</w:t>
      </w:r>
    </w:p>
    <w:p w14:paraId="2C922ED2">
      <w:pPr>
        <w:numPr>
          <w:ilvl w:val="0"/>
          <w:numId w:val="7"/>
        </w:numPr>
        <w:ind w:left="0" w:firstLine="482" w:firstLineChars="200"/>
      </w:pPr>
      <w:r>
        <w:rPr>
          <w:b/>
        </w:rPr>
        <w:t>历年可比</w:t>
      </w:r>
      <w:r>
        <w:t>。统一基准与编码，支撑修前修后、年际对比与规律分析。</w:t>
      </w:r>
    </w:p>
    <w:p w14:paraId="7F1AF9BD">
      <w:pPr>
        <w:numPr>
          <w:ilvl w:val="0"/>
          <w:numId w:val="7"/>
        </w:numPr>
        <w:ind w:left="0" w:firstLine="482" w:firstLineChars="200"/>
      </w:pPr>
      <w:r>
        <w:rPr>
          <w:b/>
        </w:rPr>
        <w:t>合规可控</w:t>
      </w:r>
      <w:r>
        <w:t>。全国产自主可控、单北斗、非 WiFi，安全、保密、档案、廉洁全流程覆盖。</w:t>
      </w:r>
    </w:p>
    <w:p w14:paraId="48EBC47E">
      <w:pPr>
        <w:pStyle w:val="4"/>
      </w:pPr>
      <w:bookmarkStart w:id="78" w:name="_Toc17611"/>
      <w:r>
        <w:rPr>
          <w:szCs w:val="36"/>
        </w:rPr>
        <w:t>1.15 项目实施总体策划</w:t>
      </w:r>
      <w:bookmarkEnd w:id="78"/>
    </w:p>
    <w:p w14:paraId="17DDE0EE">
      <w:pPr>
        <w:pStyle w:val="5"/>
      </w:pPr>
      <w:bookmarkStart w:id="79" w:name="_Toc28916"/>
      <w:r>
        <w:rPr>
          <w:szCs w:val="32"/>
        </w:rPr>
        <w:t>1.15.1 四个统筹</w:t>
      </w:r>
      <w:bookmarkEnd w:id="79"/>
    </w:p>
    <w:p w14:paraId="360AC50E">
      <w:pPr>
        <w:numPr>
          <w:ilvl w:val="0"/>
          <w:numId w:val="8"/>
        </w:numPr>
        <w:ind w:left="0" w:firstLine="482" w:firstLineChars="200"/>
        <w:rPr>
          <w:b/>
        </w:rPr>
      </w:pPr>
      <w:r>
        <w:rPr>
          <w:b/>
        </w:rPr>
        <w:t>统筹技术与工程。</w:t>
      </w:r>
      <w:r>
        <w:rPr>
          <w:bCs/>
        </w:rPr>
        <w:t>技术研究不脱离现场需求，工程实施不偏离技术指标；每项研究均对应现场场景，每项现场作业均有技术方案支撑。</w:t>
      </w:r>
    </w:p>
    <w:p w14:paraId="56368593">
      <w:pPr>
        <w:numPr>
          <w:ilvl w:val="0"/>
          <w:numId w:val="8"/>
        </w:numPr>
        <w:ind w:left="0" w:firstLine="482" w:firstLineChars="200"/>
        <w:rPr>
          <w:b/>
        </w:rPr>
      </w:pPr>
      <w:r>
        <w:rPr>
          <w:b/>
        </w:rPr>
        <w:t>统筹进度与质量。</w:t>
      </w:r>
      <w:r>
        <w:rPr>
          <w:bCs/>
        </w:rPr>
        <w:t>不以赶工牺牲质量，不以过度验证拖延进度；通过并行作业与前置准备压缩非关键路径。</w:t>
      </w:r>
    </w:p>
    <w:p w14:paraId="04AF29EE">
      <w:pPr>
        <w:numPr>
          <w:ilvl w:val="0"/>
          <w:numId w:val="8"/>
        </w:numPr>
        <w:ind w:left="0" w:firstLine="482" w:firstLineChars="200"/>
        <w:rPr>
          <w:b/>
        </w:rPr>
      </w:pPr>
      <w:r>
        <w:rPr>
          <w:b/>
        </w:rPr>
        <w:t>统筹三站与两期。</w:t>
      </w:r>
      <w:r>
        <w:rPr>
          <w:bCs/>
        </w:rPr>
        <w:t>三站首轮测量一次成型，为两期验证提供基准；一期问题清单直接驱动优化设计，二期验证固化指标。</w:t>
      </w:r>
    </w:p>
    <w:p w14:paraId="4EE8348D">
      <w:pPr>
        <w:numPr>
          <w:ilvl w:val="0"/>
          <w:numId w:val="8"/>
        </w:numPr>
        <w:ind w:left="0" w:firstLine="482" w:firstLineChars="200"/>
        <w:rPr>
          <w:b/>
        </w:rPr>
      </w:pPr>
      <w:r>
        <w:rPr>
          <w:b/>
        </w:rPr>
        <w:t>统筹定制开发与外协。</w:t>
      </w:r>
      <w:r>
        <w:rPr>
          <w:bCs/>
        </w:rPr>
        <w:t>多目视觉跟踪测量系统装备由先临三维（Shining 3D）定制开发，移动载具采用履带式 AGV； 核心算法与系统集成自主完成，标准件加工、第三方测试、查新评价等专业服务择优外协，外协不转移责任。</w:t>
      </w:r>
    </w:p>
    <w:p w14:paraId="3D34DBB1">
      <w:pPr>
        <w:pStyle w:val="5"/>
      </w:pPr>
      <w:bookmarkStart w:id="80" w:name="_Toc7982"/>
      <w:r>
        <w:rPr>
          <w:szCs w:val="32"/>
        </w:rPr>
        <w:t>1.15.2 六条实施策略</w:t>
      </w:r>
      <w:bookmarkEnd w:id="80"/>
    </w:p>
    <w:p w14:paraId="2FDCE04E">
      <w:pPr>
        <w:numPr>
          <w:ilvl w:val="0"/>
          <w:numId w:val="9"/>
        </w:numPr>
        <w:ind w:left="0" w:firstLine="482" w:firstLineChars="200"/>
      </w:pPr>
      <w:r>
        <w:rPr>
          <w:b/>
        </w:rPr>
        <w:t>标准先行</w:t>
      </w:r>
      <w:r>
        <w:t>。项目启动即固化坐标框架、编码规则、成果格式与质量判据，避免后期返工。</w:t>
      </w:r>
    </w:p>
    <w:p w14:paraId="4795E35B">
      <w:pPr>
        <w:numPr>
          <w:ilvl w:val="0"/>
          <w:numId w:val="9"/>
        </w:numPr>
      </w:pPr>
      <w:r>
        <w:rPr>
          <w:b/>
        </w:rPr>
        <w:t>样板引路</w:t>
      </w:r>
      <w:r>
        <w:t>。选择葛洲坝闸室作为首件样板，跑通全流程后再推广至三峡、向家坝，形成可复制作业模式。</w:t>
      </w:r>
    </w:p>
    <w:p w14:paraId="5C3FFDC9">
      <w:pPr>
        <w:numPr>
          <w:ilvl w:val="0"/>
          <w:numId w:val="9"/>
        </w:numPr>
      </w:pPr>
      <w:r>
        <w:rPr>
          <w:b/>
        </w:rPr>
        <w:t>并行推进</w:t>
      </w:r>
      <w:r>
        <w:t>。三站现场作业并行、硬件试制与软件开发并行、测试准备与优化开发并行。</w:t>
      </w:r>
    </w:p>
    <w:p w14:paraId="1DF7FF28">
      <w:pPr>
        <w:numPr>
          <w:ilvl w:val="0"/>
          <w:numId w:val="9"/>
        </w:numPr>
      </w:pPr>
      <w:r>
        <w:rPr>
          <w:b/>
        </w:rPr>
        <w:t>数据驱动</w:t>
      </w:r>
      <w:r>
        <w:t>。以实测数据作为方案调整与优化设计的唯一依据，避免主观判断。</w:t>
      </w:r>
    </w:p>
    <w:p w14:paraId="4E047407">
      <w:pPr>
        <w:numPr>
          <w:ilvl w:val="0"/>
          <w:numId w:val="9"/>
        </w:numPr>
      </w:pPr>
      <w:r>
        <w:rPr>
          <w:b/>
        </w:rPr>
        <w:t>闭环管理</w:t>
      </w:r>
      <w:r>
        <w:t>。问题清单化、措施具体化、验证可量化，做到</w:t>
      </w:r>
      <w:r>
        <w:rPr>
          <w:rFonts w:hint="eastAsia"/>
        </w:rPr>
        <w:t>“</w:t>
      </w:r>
      <w:r>
        <w:t>件件有着落、事事有回音</w:t>
      </w:r>
      <w:r>
        <w:rPr>
          <w:rFonts w:hint="eastAsia"/>
        </w:rPr>
        <w:t>”</w:t>
      </w:r>
      <w:r>
        <w:t>。</w:t>
      </w:r>
    </w:p>
    <w:p w14:paraId="1BE409DC">
      <w:pPr>
        <w:numPr>
          <w:ilvl w:val="0"/>
          <w:numId w:val="9"/>
        </w:numPr>
      </w:pPr>
      <w:r>
        <w:rPr>
          <w:b/>
        </w:rPr>
        <w:t>留痕可溯</w:t>
      </w:r>
      <w:r>
        <w:t>。全过程记录、全版本管理，确保成果可追溯、责任可界定。</w:t>
      </w:r>
    </w:p>
    <w:p w14:paraId="165B042E">
      <w:pPr>
        <w:pStyle w:val="5"/>
      </w:pPr>
      <w:bookmarkStart w:id="81" w:name="_Toc8853"/>
      <w:r>
        <w:rPr>
          <w:szCs w:val="32"/>
        </w:rPr>
        <w:t>1.15.3 关键成功要素</w:t>
      </w:r>
      <w:bookmarkEnd w:id="81"/>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99"/>
        <w:gridCol w:w="3581"/>
        <w:gridCol w:w="3920"/>
      </w:tblGrid>
      <w:tr w14:paraId="1CE9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99" w:type="dxa"/>
            <w:shd w:val="clear" w:color="auto" w:fill="E7E6E6"/>
            <w:vAlign w:val="center"/>
          </w:tcPr>
          <w:p w14:paraId="3CBC2896">
            <w:pPr>
              <w:snapToGrid w:val="0"/>
              <w:spacing w:before="70" w:after="70" w:line="240" w:lineRule="auto"/>
              <w:ind w:firstLine="0"/>
              <w:jc w:val="center"/>
              <w:rPr>
                <w:b/>
                <w:sz w:val="21"/>
              </w:rPr>
            </w:pPr>
            <w:r>
              <w:rPr>
                <w:b/>
                <w:sz w:val="21"/>
                <w:szCs w:val="21"/>
              </w:rPr>
              <w:t>要素</w:t>
            </w:r>
          </w:p>
        </w:tc>
        <w:tc>
          <w:tcPr>
            <w:tcW w:w="3581" w:type="dxa"/>
            <w:shd w:val="clear" w:color="auto" w:fill="E7E6E6"/>
            <w:vAlign w:val="center"/>
          </w:tcPr>
          <w:p w14:paraId="196DCE19">
            <w:pPr>
              <w:snapToGrid w:val="0"/>
              <w:spacing w:before="70" w:after="70" w:line="240" w:lineRule="auto"/>
              <w:ind w:firstLine="0"/>
              <w:jc w:val="center"/>
              <w:rPr>
                <w:b/>
                <w:sz w:val="21"/>
              </w:rPr>
            </w:pPr>
            <w:r>
              <w:rPr>
                <w:b/>
                <w:sz w:val="21"/>
                <w:szCs w:val="21"/>
              </w:rPr>
              <w:t>说明</w:t>
            </w:r>
          </w:p>
        </w:tc>
        <w:tc>
          <w:tcPr>
            <w:tcW w:w="3920" w:type="dxa"/>
            <w:shd w:val="clear" w:color="auto" w:fill="E7E6E6"/>
            <w:vAlign w:val="center"/>
          </w:tcPr>
          <w:p w14:paraId="24885320">
            <w:pPr>
              <w:snapToGrid w:val="0"/>
              <w:spacing w:before="70" w:after="70" w:line="240" w:lineRule="auto"/>
              <w:ind w:firstLine="0"/>
              <w:jc w:val="center"/>
              <w:rPr>
                <w:b/>
                <w:sz w:val="21"/>
              </w:rPr>
            </w:pPr>
            <w:r>
              <w:rPr>
                <w:b/>
                <w:sz w:val="21"/>
                <w:szCs w:val="21"/>
              </w:rPr>
              <w:t>保障措施</w:t>
            </w:r>
          </w:p>
        </w:tc>
      </w:tr>
      <w:tr w14:paraId="4554F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4CE06ABC">
            <w:pPr>
              <w:snapToGrid w:val="0"/>
              <w:spacing w:before="70" w:after="70" w:line="240" w:lineRule="auto"/>
              <w:ind w:firstLine="0"/>
              <w:jc w:val="center"/>
              <w:rPr>
                <w:sz w:val="21"/>
              </w:rPr>
            </w:pPr>
            <w:r>
              <w:rPr>
                <w:sz w:val="21"/>
                <w:szCs w:val="21"/>
              </w:rPr>
              <w:t>现场窗口</w:t>
            </w:r>
          </w:p>
        </w:tc>
        <w:tc>
          <w:tcPr>
            <w:tcW w:w="3581" w:type="dxa"/>
            <w:vAlign w:val="center"/>
          </w:tcPr>
          <w:p w14:paraId="586B8AFB">
            <w:pPr>
              <w:snapToGrid w:val="0"/>
              <w:spacing w:before="70" w:after="70" w:line="240" w:lineRule="auto"/>
              <w:ind w:firstLine="0"/>
              <w:jc w:val="left"/>
              <w:rPr>
                <w:sz w:val="21"/>
              </w:rPr>
            </w:pPr>
            <w:r>
              <w:rPr>
                <w:sz w:val="21"/>
                <w:szCs w:val="21"/>
              </w:rPr>
              <w:t>岁修窗口刚性，错过顺延一年</w:t>
            </w:r>
          </w:p>
        </w:tc>
        <w:tc>
          <w:tcPr>
            <w:tcW w:w="3920" w:type="dxa"/>
            <w:vAlign w:val="center"/>
          </w:tcPr>
          <w:p w14:paraId="30BFB379">
            <w:pPr>
              <w:snapToGrid w:val="0"/>
              <w:spacing w:before="70" w:after="70" w:line="240" w:lineRule="auto"/>
              <w:ind w:firstLine="0"/>
              <w:jc w:val="left"/>
              <w:rPr>
                <w:sz w:val="21"/>
              </w:rPr>
            </w:pPr>
            <w:r>
              <w:rPr>
                <w:sz w:val="21"/>
                <w:szCs w:val="21"/>
              </w:rPr>
              <w:t>提前 60 天准备、预备队、日调度</w:t>
            </w:r>
          </w:p>
        </w:tc>
      </w:tr>
      <w:tr w14:paraId="10334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68CF23FD">
            <w:pPr>
              <w:snapToGrid w:val="0"/>
              <w:spacing w:before="70" w:after="70" w:line="240" w:lineRule="auto"/>
              <w:ind w:firstLine="0"/>
              <w:jc w:val="center"/>
              <w:rPr>
                <w:sz w:val="21"/>
              </w:rPr>
            </w:pPr>
            <w:r>
              <w:rPr>
                <w:sz w:val="21"/>
                <w:szCs w:val="21"/>
              </w:rPr>
              <w:t>控制基准</w:t>
            </w:r>
          </w:p>
        </w:tc>
        <w:tc>
          <w:tcPr>
            <w:tcW w:w="3581" w:type="dxa"/>
            <w:vAlign w:val="center"/>
          </w:tcPr>
          <w:p w14:paraId="6DA4804B">
            <w:pPr>
              <w:snapToGrid w:val="0"/>
              <w:spacing w:before="70" w:after="70" w:line="240" w:lineRule="auto"/>
              <w:ind w:firstLine="0"/>
              <w:jc w:val="left"/>
              <w:rPr>
                <w:sz w:val="21"/>
              </w:rPr>
            </w:pPr>
            <w:r>
              <w:rPr>
                <w:sz w:val="21"/>
                <w:szCs w:val="21"/>
              </w:rPr>
              <w:t>决定整体精度上限</w:t>
            </w:r>
          </w:p>
        </w:tc>
        <w:tc>
          <w:tcPr>
            <w:tcW w:w="3920" w:type="dxa"/>
            <w:vAlign w:val="center"/>
          </w:tcPr>
          <w:p w14:paraId="5ADA9FDA">
            <w:pPr>
              <w:snapToGrid w:val="0"/>
              <w:spacing w:before="70" w:after="70" w:line="240" w:lineRule="auto"/>
              <w:ind w:firstLine="0"/>
              <w:jc w:val="left"/>
              <w:rPr>
                <w:sz w:val="21"/>
              </w:rPr>
            </w:pPr>
            <w:r>
              <w:rPr>
                <w:sz w:val="21"/>
                <w:szCs w:val="21"/>
              </w:rPr>
              <w:t>三级控制、双路径校核</w:t>
            </w:r>
          </w:p>
        </w:tc>
      </w:tr>
      <w:tr w14:paraId="5E5E9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1A98D05C">
            <w:pPr>
              <w:snapToGrid w:val="0"/>
              <w:spacing w:before="70" w:after="70" w:line="240" w:lineRule="auto"/>
              <w:ind w:firstLine="0"/>
              <w:jc w:val="center"/>
              <w:rPr>
                <w:sz w:val="21"/>
              </w:rPr>
            </w:pPr>
            <w:r>
              <w:rPr>
                <w:sz w:val="21"/>
                <w:szCs w:val="21"/>
              </w:rPr>
              <w:t>装备可用</w:t>
            </w:r>
          </w:p>
        </w:tc>
        <w:tc>
          <w:tcPr>
            <w:tcW w:w="3581" w:type="dxa"/>
            <w:vAlign w:val="center"/>
          </w:tcPr>
          <w:p w14:paraId="737E06C0">
            <w:pPr>
              <w:snapToGrid w:val="0"/>
              <w:spacing w:before="70" w:after="70" w:line="240" w:lineRule="auto"/>
              <w:ind w:firstLine="0"/>
              <w:jc w:val="left"/>
              <w:rPr>
                <w:sz w:val="21"/>
              </w:rPr>
            </w:pPr>
            <w:r>
              <w:rPr>
                <w:sz w:val="21"/>
                <w:szCs w:val="21"/>
              </w:rPr>
              <w:t>现场</w:t>
            </w:r>
            <w:r>
              <w:rPr>
                <w:rFonts w:hint="eastAsia"/>
                <w:sz w:val="21"/>
                <w:szCs w:val="21"/>
              </w:rPr>
              <w:t>“</w:t>
            </w:r>
            <w:r>
              <w:rPr>
                <w:sz w:val="21"/>
                <w:szCs w:val="21"/>
              </w:rPr>
              <w:t>能用、好用</w:t>
            </w:r>
            <w:r>
              <w:rPr>
                <w:rFonts w:hint="eastAsia"/>
                <w:sz w:val="21"/>
                <w:szCs w:val="21"/>
              </w:rPr>
              <w:t>”</w:t>
            </w:r>
          </w:p>
        </w:tc>
        <w:tc>
          <w:tcPr>
            <w:tcW w:w="3920" w:type="dxa"/>
            <w:vAlign w:val="center"/>
          </w:tcPr>
          <w:p w14:paraId="44D5EFD5">
            <w:pPr>
              <w:snapToGrid w:val="0"/>
              <w:spacing w:before="70" w:after="70" w:line="240" w:lineRule="auto"/>
              <w:ind w:firstLine="0"/>
              <w:jc w:val="left"/>
              <w:rPr>
                <w:sz w:val="21"/>
              </w:rPr>
            </w:pPr>
            <w:r>
              <w:rPr>
                <w:sz w:val="21"/>
                <w:szCs w:val="21"/>
              </w:rPr>
              <w:t>模块化、轻量化、备用机</w:t>
            </w:r>
          </w:p>
        </w:tc>
      </w:tr>
      <w:tr w14:paraId="6C787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6CD77B77">
            <w:pPr>
              <w:snapToGrid w:val="0"/>
              <w:spacing w:before="70" w:after="70" w:line="240" w:lineRule="auto"/>
              <w:ind w:firstLine="0"/>
              <w:jc w:val="center"/>
              <w:rPr>
                <w:sz w:val="21"/>
              </w:rPr>
            </w:pPr>
            <w:r>
              <w:rPr>
                <w:sz w:val="21"/>
                <w:szCs w:val="21"/>
              </w:rPr>
              <w:t>数据质量</w:t>
            </w:r>
          </w:p>
        </w:tc>
        <w:tc>
          <w:tcPr>
            <w:tcW w:w="3581" w:type="dxa"/>
            <w:vAlign w:val="center"/>
          </w:tcPr>
          <w:p w14:paraId="21A86437">
            <w:pPr>
              <w:snapToGrid w:val="0"/>
              <w:spacing w:before="70" w:after="70" w:line="240" w:lineRule="auto"/>
              <w:ind w:firstLine="0"/>
              <w:jc w:val="left"/>
              <w:rPr>
                <w:sz w:val="21"/>
              </w:rPr>
            </w:pPr>
            <w:r>
              <w:rPr>
                <w:sz w:val="21"/>
                <w:szCs w:val="21"/>
              </w:rPr>
              <w:t>决定建模与判识效果</w:t>
            </w:r>
          </w:p>
        </w:tc>
        <w:tc>
          <w:tcPr>
            <w:tcW w:w="3920" w:type="dxa"/>
            <w:vAlign w:val="center"/>
          </w:tcPr>
          <w:p w14:paraId="54195FAE">
            <w:pPr>
              <w:snapToGrid w:val="0"/>
              <w:spacing w:before="70" w:after="70" w:line="240" w:lineRule="auto"/>
              <w:ind w:firstLine="0"/>
              <w:jc w:val="left"/>
              <w:rPr>
                <w:sz w:val="21"/>
              </w:rPr>
            </w:pPr>
            <w:r>
              <w:rPr>
                <w:sz w:val="21"/>
                <w:szCs w:val="21"/>
              </w:rPr>
              <w:t>现场质检、覆盖率控制、补扫</w:t>
            </w:r>
          </w:p>
        </w:tc>
      </w:tr>
      <w:tr w14:paraId="1C5F1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65833C78">
            <w:pPr>
              <w:snapToGrid w:val="0"/>
              <w:spacing w:before="70" w:after="70" w:line="240" w:lineRule="auto"/>
              <w:ind w:firstLine="0"/>
              <w:jc w:val="center"/>
              <w:rPr>
                <w:sz w:val="21"/>
              </w:rPr>
            </w:pPr>
            <w:r>
              <w:rPr>
                <w:sz w:val="21"/>
                <w:szCs w:val="21"/>
              </w:rPr>
              <w:t>软件效率</w:t>
            </w:r>
          </w:p>
        </w:tc>
        <w:tc>
          <w:tcPr>
            <w:tcW w:w="3581" w:type="dxa"/>
            <w:vAlign w:val="center"/>
          </w:tcPr>
          <w:p w14:paraId="76B3A5ED">
            <w:pPr>
              <w:snapToGrid w:val="0"/>
              <w:spacing w:before="70" w:after="70" w:line="240" w:lineRule="auto"/>
              <w:ind w:firstLine="0"/>
              <w:jc w:val="left"/>
              <w:rPr>
                <w:sz w:val="21"/>
              </w:rPr>
            </w:pPr>
            <w:r>
              <w:rPr>
                <w:sz w:val="21"/>
                <w:szCs w:val="21"/>
              </w:rPr>
              <w:t>决定 24 h/72 h 能否达标</w:t>
            </w:r>
          </w:p>
        </w:tc>
        <w:tc>
          <w:tcPr>
            <w:tcW w:w="3920" w:type="dxa"/>
            <w:vAlign w:val="center"/>
          </w:tcPr>
          <w:p w14:paraId="64F1693C">
            <w:pPr>
              <w:snapToGrid w:val="0"/>
              <w:spacing w:before="70" w:after="70" w:line="240" w:lineRule="auto"/>
              <w:ind w:firstLine="0"/>
              <w:jc w:val="left"/>
              <w:rPr>
                <w:sz w:val="21"/>
              </w:rPr>
            </w:pPr>
            <w:r>
              <w:rPr>
                <w:sz w:val="21"/>
                <w:szCs w:val="21"/>
              </w:rPr>
              <w:t>分块并行、流水线、驻场开发</w:t>
            </w:r>
          </w:p>
        </w:tc>
      </w:tr>
      <w:tr w14:paraId="6F51B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99" w:type="dxa"/>
            <w:vAlign w:val="center"/>
          </w:tcPr>
          <w:p w14:paraId="0633A6AE">
            <w:pPr>
              <w:snapToGrid w:val="0"/>
              <w:spacing w:before="70" w:after="70" w:line="240" w:lineRule="auto"/>
              <w:ind w:firstLine="0"/>
              <w:jc w:val="center"/>
              <w:rPr>
                <w:sz w:val="21"/>
              </w:rPr>
            </w:pPr>
            <w:r>
              <w:rPr>
                <w:sz w:val="21"/>
                <w:szCs w:val="21"/>
              </w:rPr>
              <w:t>甲方协同</w:t>
            </w:r>
          </w:p>
        </w:tc>
        <w:tc>
          <w:tcPr>
            <w:tcW w:w="3581" w:type="dxa"/>
            <w:vAlign w:val="center"/>
          </w:tcPr>
          <w:p w14:paraId="068E113E">
            <w:pPr>
              <w:snapToGrid w:val="0"/>
              <w:spacing w:before="70" w:after="70" w:line="240" w:lineRule="auto"/>
              <w:ind w:firstLine="0"/>
              <w:jc w:val="left"/>
              <w:rPr>
                <w:sz w:val="21"/>
              </w:rPr>
            </w:pPr>
            <w:r>
              <w:rPr>
                <w:sz w:val="21"/>
                <w:szCs w:val="21"/>
              </w:rPr>
              <w:t>决定审批与验收效率</w:t>
            </w:r>
          </w:p>
        </w:tc>
        <w:tc>
          <w:tcPr>
            <w:tcW w:w="3920" w:type="dxa"/>
            <w:vAlign w:val="center"/>
          </w:tcPr>
          <w:p w14:paraId="13383B90">
            <w:pPr>
              <w:snapToGrid w:val="0"/>
              <w:spacing w:before="70" w:after="70" w:line="240" w:lineRule="auto"/>
              <w:ind w:firstLine="0"/>
              <w:jc w:val="left"/>
              <w:rPr>
                <w:sz w:val="21"/>
              </w:rPr>
            </w:pPr>
            <w:r>
              <w:rPr>
                <w:sz w:val="21"/>
                <w:szCs w:val="21"/>
              </w:rPr>
              <w:t>单一接口人、周月报、专题会</w:t>
            </w:r>
          </w:p>
        </w:tc>
      </w:tr>
    </w:tbl>
    <w:p w14:paraId="2C76B9B6">
      <w:pPr>
        <w:spacing w:line="240" w:lineRule="auto"/>
      </w:pPr>
    </w:p>
    <w:p w14:paraId="61BF4F8F">
      <w:pPr>
        <w:pStyle w:val="5"/>
      </w:pPr>
      <w:bookmarkStart w:id="82" w:name="_Toc15250"/>
      <w:r>
        <w:rPr>
          <w:szCs w:val="32"/>
        </w:rPr>
        <w:t>1.15.4 实施难点与预案</w:t>
      </w:r>
      <w:bookmarkEnd w:id="82"/>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5"/>
        <w:gridCol w:w="6245"/>
      </w:tblGrid>
      <w:tr w14:paraId="4DC1B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555" w:type="dxa"/>
            <w:shd w:val="clear" w:color="auto" w:fill="E7E6E6"/>
            <w:vAlign w:val="center"/>
          </w:tcPr>
          <w:p w14:paraId="035C15FE">
            <w:pPr>
              <w:keepNext/>
              <w:snapToGrid w:val="0"/>
              <w:spacing w:before="70" w:after="70" w:line="240" w:lineRule="auto"/>
              <w:ind w:firstLine="0"/>
              <w:jc w:val="center"/>
              <w:rPr>
                <w:b/>
                <w:sz w:val="21"/>
              </w:rPr>
            </w:pPr>
            <w:r>
              <w:rPr>
                <w:b/>
                <w:sz w:val="21"/>
                <w:szCs w:val="21"/>
              </w:rPr>
              <w:t>难点</w:t>
            </w:r>
          </w:p>
        </w:tc>
        <w:tc>
          <w:tcPr>
            <w:tcW w:w="6245" w:type="dxa"/>
            <w:shd w:val="clear" w:color="auto" w:fill="E7E6E6"/>
            <w:vAlign w:val="center"/>
          </w:tcPr>
          <w:p w14:paraId="7EC45A1B">
            <w:pPr>
              <w:keepNext/>
              <w:snapToGrid w:val="0"/>
              <w:spacing w:before="70" w:after="70" w:line="240" w:lineRule="auto"/>
              <w:ind w:firstLine="0"/>
              <w:jc w:val="center"/>
              <w:rPr>
                <w:b/>
                <w:sz w:val="21"/>
              </w:rPr>
            </w:pPr>
            <w:r>
              <w:rPr>
                <w:b/>
                <w:sz w:val="21"/>
                <w:szCs w:val="21"/>
              </w:rPr>
              <w:t>预案</w:t>
            </w:r>
          </w:p>
        </w:tc>
      </w:tr>
      <w:tr w14:paraId="6DFC5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1C9AAB27">
            <w:pPr>
              <w:keepNext/>
              <w:snapToGrid w:val="0"/>
              <w:spacing w:before="70" w:after="70" w:line="240" w:lineRule="auto"/>
              <w:ind w:firstLine="0"/>
              <w:jc w:val="left"/>
              <w:rPr>
                <w:sz w:val="21"/>
              </w:rPr>
            </w:pPr>
            <w:r>
              <w:rPr>
                <w:sz w:val="21"/>
                <w:szCs w:val="21"/>
              </w:rPr>
              <w:t>首孔进度滞后</w:t>
            </w:r>
          </w:p>
        </w:tc>
        <w:tc>
          <w:tcPr>
            <w:tcW w:w="6245" w:type="dxa"/>
            <w:vAlign w:val="center"/>
          </w:tcPr>
          <w:p w14:paraId="74A4B68E">
            <w:pPr>
              <w:keepNext/>
              <w:snapToGrid w:val="0"/>
              <w:spacing w:before="70" w:after="70" w:line="240" w:lineRule="auto"/>
              <w:ind w:firstLine="0"/>
              <w:jc w:val="left"/>
              <w:rPr>
                <w:sz w:val="21"/>
              </w:rPr>
            </w:pPr>
            <w:r>
              <w:rPr>
                <w:sz w:val="21"/>
                <w:szCs w:val="21"/>
              </w:rPr>
              <w:t>增加作业组、延长单日作业时间、周末加班</w:t>
            </w:r>
          </w:p>
        </w:tc>
      </w:tr>
      <w:tr w14:paraId="46BB0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04F11E1E">
            <w:pPr>
              <w:keepNext/>
              <w:snapToGrid w:val="0"/>
              <w:spacing w:before="70" w:after="70" w:line="240" w:lineRule="auto"/>
              <w:ind w:firstLine="0"/>
              <w:jc w:val="left"/>
              <w:rPr>
                <w:sz w:val="21"/>
              </w:rPr>
            </w:pPr>
            <w:r>
              <w:rPr>
                <w:sz w:val="21"/>
                <w:szCs w:val="21"/>
              </w:rPr>
              <w:t>精度不达标</w:t>
            </w:r>
          </w:p>
        </w:tc>
        <w:tc>
          <w:tcPr>
            <w:tcW w:w="6245" w:type="dxa"/>
            <w:vAlign w:val="center"/>
          </w:tcPr>
          <w:p w14:paraId="311D2902">
            <w:pPr>
              <w:keepNext/>
              <w:snapToGrid w:val="0"/>
              <w:spacing w:before="70" w:after="70" w:line="240" w:lineRule="auto"/>
              <w:ind w:firstLine="0"/>
              <w:jc w:val="left"/>
              <w:rPr>
                <w:sz w:val="21"/>
              </w:rPr>
            </w:pPr>
            <w:r>
              <w:rPr>
                <w:sz w:val="21"/>
                <w:szCs w:val="21"/>
              </w:rPr>
              <w:t>停工分析、重新标定、增加测站、补测</w:t>
            </w:r>
          </w:p>
        </w:tc>
      </w:tr>
      <w:tr w14:paraId="695E9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115B63FB">
            <w:pPr>
              <w:keepNext/>
              <w:snapToGrid w:val="0"/>
              <w:spacing w:before="70" w:after="70" w:line="240" w:lineRule="auto"/>
              <w:ind w:firstLine="0"/>
              <w:jc w:val="left"/>
              <w:rPr>
                <w:sz w:val="21"/>
              </w:rPr>
            </w:pPr>
            <w:r>
              <w:rPr>
                <w:sz w:val="21"/>
                <w:szCs w:val="21"/>
              </w:rPr>
              <w:t>装备故障</w:t>
            </w:r>
          </w:p>
        </w:tc>
        <w:tc>
          <w:tcPr>
            <w:tcW w:w="6245" w:type="dxa"/>
            <w:vAlign w:val="center"/>
          </w:tcPr>
          <w:p w14:paraId="7A17427C">
            <w:pPr>
              <w:keepNext/>
              <w:snapToGrid w:val="0"/>
              <w:spacing w:before="70" w:after="70" w:line="240" w:lineRule="auto"/>
              <w:ind w:firstLine="0"/>
              <w:jc w:val="left"/>
              <w:rPr>
                <w:sz w:val="21"/>
              </w:rPr>
            </w:pPr>
            <w:r>
              <w:rPr>
                <w:sz w:val="21"/>
                <w:szCs w:val="21"/>
              </w:rPr>
              <w:t>启用备用机、现场快修、远程支持</w:t>
            </w:r>
          </w:p>
        </w:tc>
      </w:tr>
      <w:tr w14:paraId="71B72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6D200B2F">
            <w:pPr>
              <w:keepNext/>
              <w:snapToGrid w:val="0"/>
              <w:spacing w:before="70" w:after="70" w:line="240" w:lineRule="auto"/>
              <w:ind w:firstLine="0"/>
              <w:jc w:val="left"/>
              <w:rPr>
                <w:sz w:val="21"/>
              </w:rPr>
            </w:pPr>
            <w:r>
              <w:rPr>
                <w:sz w:val="21"/>
                <w:szCs w:val="21"/>
              </w:rPr>
              <w:t>软件不满足时效</w:t>
            </w:r>
          </w:p>
        </w:tc>
        <w:tc>
          <w:tcPr>
            <w:tcW w:w="6245" w:type="dxa"/>
            <w:vAlign w:val="center"/>
          </w:tcPr>
          <w:p w14:paraId="0159EBC9">
            <w:pPr>
              <w:keepNext/>
              <w:snapToGrid w:val="0"/>
              <w:spacing w:before="70" w:after="70" w:line="240" w:lineRule="auto"/>
              <w:ind w:firstLine="0"/>
              <w:jc w:val="left"/>
              <w:rPr>
                <w:sz w:val="21"/>
              </w:rPr>
            </w:pPr>
            <w:r>
              <w:rPr>
                <w:sz w:val="21"/>
                <w:szCs w:val="21"/>
              </w:rPr>
              <w:t>降级渲染、分块并行、增加算力</w:t>
            </w:r>
          </w:p>
        </w:tc>
      </w:tr>
      <w:tr w14:paraId="015D8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1B23B020">
            <w:pPr>
              <w:keepNext/>
              <w:snapToGrid w:val="0"/>
              <w:spacing w:before="70" w:after="70" w:line="240" w:lineRule="auto"/>
              <w:ind w:firstLine="0"/>
              <w:jc w:val="left"/>
              <w:rPr>
                <w:sz w:val="21"/>
              </w:rPr>
            </w:pPr>
            <w:r>
              <w:rPr>
                <w:sz w:val="21"/>
                <w:szCs w:val="21"/>
              </w:rPr>
              <w:t>平台不可用</w:t>
            </w:r>
          </w:p>
        </w:tc>
        <w:tc>
          <w:tcPr>
            <w:tcW w:w="6245" w:type="dxa"/>
            <w:vAlign w:val="center"/>
          </w:tcPr>
          <w:p w14:paraId="43287000">
            <w:pPr>
              <w:keepNext/>
              <w:snapToGrid w:val="0"/>
              <w:spacing w:before="70" w:after="70" w:line="240" w:lineRule="auto"/>
              <w:ind w:firstLine="0"/>
              <w:jc w:val="left"/>
              <w:rPr>
                <w:sz w:val="21"/>
              </w:rPr>
            </w:pPr>
            <w:r>
              <w:rPr>
                <w:sz w:val="21"/>
                <w:szCs w:val="21"/>
              </w:rPr>
              <w:t>调整作业顺序、改用无人化载具</w:t>
            </w:r>
          </w:p>
        </w:tc>
      </w:tr>
      <w:tr w14:paraId="68D49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55" w:type="dxa"/>
            <w:vAlign w:val="center"/>
          </w:tcPr>
          <w:p w14:paraId="7C4CF0F9">
            <w:pPr>
              <w:keepNext/>
              <w:snapToGrid w:val="0"/>
              <w:spacing w:before="70" w:after="70" w:line="240" w:lineRule="auto"/>
              <w:ind w:firstLine="0"/>
              <w:jc w:val="left"/>
              <w:rPr>
                <w:sz w:val="21"/>
              </w:rPr>
            </w:pPr>
            <w:r>
              <w:rPr>
                <w:sz w:val="21"/>
                <w:szCs w:val="21"/>
              </w:rPr>
              <w:t>人员不足</w:t>
            </w:r>
          </w:p>
        </w:tc>
        <w:tc>
          <w:tcPr>
            <w:tcW w:w="6245" w:type="dxa"/>
            <w:vAlign w:val="center"/>
          </w:tcPr>
          <w:p w14:paraId="2EC5798B">
            <w:pPr>
              <w:keepNext/>
              <w:snapToGrid w:val="0"/>
              <w:spacing w:before="70" w:after="70" w:line="240" w:lineRule="auto"/>
              <w:ind w:firstLine="0"/>
              <w:jc w:val="left"/>
              <w:rPr>
                <w:sz w:val="21"/>
              </w:rPr>
            </w:pPr>
            <w:r>
              <w:rPr>
                <w:sz w:val="21"/>
                <w:szCs w:val="21"/>
              </w:rPr>
              <w:t>后备人员、外部技术支持</w:t>
            </w:r>
          </w:p>
        </w:tc>
      </w:tr>
    </w:tbl>
    <w:p w14:paraId="3F93B709">
      <w:pPr>
        <w:spacing w:line="240" w:lineRule="auto"/>
      </w:pPr>
    </w:p>
    <w:p w14:paraId="20E1B6CD">
      <w:pPr>
        <w:pStyle w:val="4"/>
      </w:pPr>
      <w:bookmarkStart w:id="83" w:name="_Toc24243"/>
      <w:r>
        <w:rPr>
          <w:szCs w:val="36"/>
        </w:rPr>
        <w:t>1.16 采购文件响应总表</w:t>
      </w:r>
      <w:bookmarkEnd w:id="83"/>
    </w:p>
    <w:tbl>
      <w:tblPr>
        <w:tblStyle w:val="32"/>
        <w:tblW w:w="89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600"/>
        <w:gridCol w:w="3216"/>
        <w:gridCol w:w="1716"/>
        <w:gridCol w:w="1648"/>
      </w:tblGrid>
      <w:tr w14:paraId="4946D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0E2EAAD8">
            <w:pPr>
              <w:snapToGrid w:val="0"/>
              <w:spacing w:before="70" w:after="70" w:line="240" w:lineRule="auto"/>
              <w:ind w:firstLine="0"/>
              <w:jc w:val="center"/>
              <w:rPr>
                <w:b/>
                <w:sz w:val="21"/>
              </w:rPr>
            </w:pPr>
            <w:r>
              <w:rPr>
                <w:b/>
                <w:sz w:val="21"/>
                <w:szCs w:val="21"/>
              </w:rPr>
              <w:t>序号</w:t>
            </w:r>
          </w:p>
        </w:tc>
        <w:tc>
          <w:tcPr>
            <w:tcW w:w="1600" w:type="dxa"/>
            <w:shd w:val="clear" w:color="auto" w:fill="E7E6E6"/>
            <w:vAlign w:val="center"/>
          </w:tcPr>
          <w:p w14:paraId="2F5CE82D">
            <w:pPr>
              <w:snapToGrid w:val="0"/>
              <w:spacing w:before="70" w:after="70" w:line="240" w:lineRule="auto"/>
              <w:ind w:firstLine="0"/>
              <w:jc w:val="center"/>
              <w:rPr>
                <w:b/>
                <w:sz w:val="21"/>
              </w:rPr>
            </w:pPr>
            <w:r>
              <w:rPr>
                <w:b/>
                <w:sz w:val="21"/>
                <w:szCs w:val="21"/>
              </w:rPr>
              <w:t>采购文件条款</w:t>
            </w:r>
          </w:p>
        </w:tc>
        <w:tc>
          <w:tcPr>
            <w:tcW w:w="3216" w:type="dxa"/>
            <w:shd w:val="clear" w:color="auto" w:fill="E7E6E6"/>
            <w:vAlign w:val="center"/>
          </w:tcPr>
          <w:p w14:paraId="1A43D9AC">
            <w:pPr>
              <w:snapToGrid w:val="0"/>
              <w:spacing w:before="70" w:after="70" w:line="240" w:lineRule="auto"/>
              <w:ind w:firstLine="0"/>
              <w:jc w:val="center"/>
              <w:rPr>
                <w:b/>
                <w:sz w:val="21"/>
              </w:rPr>
            </w:pPr>
            <w:r>
              <w:rPr>
                <w:b/>
                <w:sz w:val="21"/>
                <w:szCs w:val="21"/>
              </w:rPr>
              <w:t>条款要求摘要</w:t>
            </w:r>
          </w:p>
        </w:tc>
        <w:tc>
          <w:tcPr>
            <w:tcW w:w="1716" w:type="dxa"/>
            <w:shd w:val="clear" w:color="auto" w:fill="E7E6E6"/>
            <w:vAlign w:val="center"/>
          </w:tcPr>
          <w:p w14:paraId="38024E5D">
            <w:pPr>
              <w:snapToGrid w:val="0"/>
              <w:spacing w:before="70" w:after="70" w:line="240" w:lineRule="auto"/>
              <w:ind w:firstLine="0"/>
              <w:jc w:val="center"/>
              <w:rPr>
                <w:b/>
                <w:sz w:val="21"/>
              </w:rPr>
            </w:pPr>
            <w:r>
              <w:rPr>
                <w:b/>
                <w:sz w:val="21"/>
                <w:szCs w:val="21"/>
              </w:rPr>
              <w:t>响应情况</w:t>
            </w:r>
          </w:p>
        </w:tc>
        <w:tc>
          <w:tcPr>
            <w:tcW w:w="1648" w:type="dxa"/>
            <w:shd w:val="clear" w:color="auto" w:fill="E7E6E6"/>
            <w:vAlign w:val="center"/>
          </w:tcPr>
          <w:p w14:paraId="4B850613">
            <w:pPr>
              <w:snapToGrid w:val="0"/>
              <w:spacing w:before="70" w:after="70" w:line="240" w:lineRule="auto"/>
              <w:ind w:firstLine="0"/>
              <w:jc w:val="center"/>
              <w:rPr>
                <w:b/>
                <w:sz w:val="21"/>
              </w:rPr>
            </w:pPr>
            <w:r>
              <w:rPr>
                <w:b/>
                <w:sz w:val="21"/>
                <w:szCs w:val="21"/>
              </w:rPr>
              <w:t>对应章节</w:t>
            </w:r>
          </w:p>
        </w:tc>
      </w:tr>
      <w:tr w14:paraId="7149A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E4874C8">
            <w:pPr>
              <w:snapToGrid w:val="0"/>
              <w:spacing w:before="70" w:after="70" w:line="240" w:lineRule="auto"/>
              <w:ind w:firstLine="0"/>
              <w:jc w:val="center"/>
              <w:rPr>
                <w:sz w:val="21"/>
              </w:rPr>
            </w:pPr>
            <w:r>
              <w:rPr>
                <w:sz w:val="21"/>
                <w:szCs w:val="21"/>
              </w:rPr>
              <w:t>1</w:t>
            </w:r>
          </w:p>
        </w:tc>
        <w:tc>
          <w:tcPr>
            <w:tcW w:w="1600" w:type="dxa"/>
            <w:vAlign w:val="center"/>
          </w:tcPr>
          <w:p w14:paraId="7CB50494">
            <w:pPr>
              <w:snapToGrid w:val="0"/>
              <w:spacing w:before="70" w:after="70" w:line="240" w:lineRule="auto"/>
              <w:ind w:firstLine="0"/>
              <w:jc w:val="left"/>
              <w:rPr>
                <w:sz w:val="21"/>
              </w:rPr>
            </w:pPr>
            <w:r>
              <w:rPr>
                <w:sz w:val="21"/>
                <w:szCs w:val="21"/>
              </w:rPr>
              <w:t>第一章 2.1</w:t>
            </w:r>
          </w:p>
        </w:tc>
        <w:tc>
          <w:tcPr>
            <w:tcW w:w="3216" w:type="dxa"/>
            <w:vAlign w:val="center"/>
          </w:tcPr>
          <w:p w14:paraId="477D9F7F">
            <w:pPr>
              <w:snapToGrid w:val="0"/>
              <w:spacing w:before="70" w:after="70" w:line="240" w:lineRule="auto"/>
              <w:ind w:firstLine="0"/>
              <w:jc w:val="left"/>
              <w:rPr>
                <w:sz w:val="21"/>
              </w:rPr>
            </w:pPr>
            <w:r>
              <w:rPr>
                <w:sz w:val="21"/>
                <w:szCs w:val="21"/>
              </w:rPr>
              <w:t>完成三维重构技术研究、装备研发及现场应用验证</w:t>
            </w:r>
          </w:p>
        </w:tc>
        <w:tc>
          <w:tcPr>
            <w:tcW w:w="1716" w:type="dxa"/>
            <w:vAlign w:val="center"/>
          </w:tcPr>
          <w:p w14:paraId="395C9D2F">
            <w:pPr>
              <w:snapToGrid w:val="0"/>
              <w:spacing w:before="70" w:after="70" w:line="240" w:lineRule="auto"/>
              <w:ind w:firstLine="0"/>
              <w:jc w:val="left"/>
              <w:rPr>
                <w:sz w:val="21"/>
              </w:rPr>
            </w:pPr>
            <w:r>
              <w:rPr>
                <w:sz w:val="21"/>
                <w:szCs w:val="21"/>
              </w:rPr>
              <w:t>完全响应</w:t>
            </w:r>
          </w:p>
        </w:tc>
        <w:tc>
          <w:tcPr>
            <w:tcW w:w="1648" w:type="dxa"/>
            <w:vAlign w:val="center"/>
          </w:tcPr>
          <w:p w14:paraId="3106E9F1">
            <w:pPr>
              <w:snapToGrid w:val="0"/>
              <w:spacing w:before="70" w:after="70" w:line="240" w:lineRule="auto"/>
              <w:ind w:firstLine="0"/>
              <w:jc w:val="left"/>
              <w:rPr>
                <w:sz w:val="21"/>
              </w:rPr>
            </w:pPr>
            <w:r>
              <w:rPr>
                <w:sz w:val="21"/>
                <w:szCs w:val="21"/>
              </w:rPr>
              <w:t>第二部分</w:t>
            </w:r>
          </w:p>
        </w:tc>
      </w:tr>
      <w:tr w14:paraId="67AE1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0ED2F66">
            <w:pPr>
              <w:snapToGrid w:val="0"/>
              <w:spacing w:before="70" w:after="70" w:line="240" w:lineRule="auto"/>
              <w:ind w:firstLine="0"/>
              <w:jc w:val="center"/>
              <w:rPr>
                <w:sz w:val="21"/>
              </w:rPr>
            </w:pPr>
            <w:r>
              <w:rPr>
                <w:sz w:val="21"/>
                <w:szCs w:val="21"/>
              </w:rPr>
              <w:t>2</w:t>
            </w:r>
          </w:p>
        </w:tc>
        <w:tc>
          <w:tcPr>
            <w:tcW w:w="1600" w:type="dxa"/>
            <w:vAlign w:val="center"/>
          </w:tcPr>
          <w:p w14:paraId="1640166D">
            <w:pPr>
              <w:snapToGrid w:val="0"/>
              <w:spacing w:before="70" w:after="70" w:line="240" w:lineRule="auto"/>
              <w:ind w:firstLine="0"/>
              <w:jc w:val="left"/>
              <w:rPr>
                <w:sz w:val="21"/>
              </w:rPr>
            </w:pPr>
            <w:r>
              <w:rPr>
                <w:sz w:val="21"/>
                <w:szCs w:val="21"/>
              </w:rPr>
              <w:t>第一章 2.2</w:t>
            </w:r>
          </w:p>
        </w:tc>
        <w:tc>
          <w:tcPr>
            <w:tcW w:w="3216" w:type="dxa"/>
            <w:vAlign w:val="center"/>
          </w:tcPr>
          <w:p w14:paraId="33A91A2E">
            <w:pPr>
              <w:snapToGrid w:val="0"/>
              <w:spacing w:before="70" w:after="70" w:line="240" w:lineRule="auto"/>
              <w:ind w:firstLine="0"/>
              <w:jc w:val="left"/>
              <w:rPr>
                <w:sz w:val="21"/>
              </w:rPr>
            </w:pPr>
            <w:r>
              <w:rPr>
                <w:sz w:val="21"/>
                <w:szCs w:val="21"/>
              </w:rPr>
              <w:t>工期 970 日历天</w:t>
            </w:r>
          </w:p>
        </w:tc>
        <w:tc>
          <w:tcPr>
            <w:tcW w:w="1716" w:type="dxa"/>
            <w:vAlign w:val="center"/>
          </w:tcPr>
          <w:p w14:paraId="795E3498">
            <w:pPr>
              <w:snapToGrid w:val="0"/>
              <w:spacing w:before="70" w:after="70" w:line="240" w:lineRule="auto"/>
              <w:ind w:firstLine="0"/>
              <w:jc w:val="left"/>
              <w:rPr>
                <w:sz w:val="21"/>
              </w:rPr>
            </w:pPr>
            <w:r>
              <w:rPr>
                <w:sz w:val="21"/>
                <w:szCs w:val="21"/>
              </w:rPr>
              <w:t>完全响应</w:t>
            </w:r>
          </w:p>
        </w:tc>
        <w:tc>
          <w:tcPr>
            <w:tcW w:w="1648" w:type="dxa"/>
            <w:vAlign w:val="center"/>
          </w:tcPr>
          <w:p w14:paraId="2E149BEA">
            <w:pPr>
              <w:snapToGrid w:val="0"/>
              <w:spacing w:before="70" w:after="70" w:line="240" w:lineRule="auto"/>
              <w:ind w:firstLine="0"/>
              <w:jc w:val="left"/>
              <w:rPr>
                <w:sz w:val="21"/>
              </w:rPr>
            </w:pPr>
            <w:r>
              <w:rPr>
                <w:sz w:val="21"/>
                <w:szCs w:val="21"/>
              </w:rPr>
              <w:t>2.6</w:t>
            </w:r>
          </w:p>
        </w:tc>
      </w:tr>
      <w:tr w14:paraId="52DE9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42414E">
            <w:pPr>
              <w:snapToGrid w:val="0"/>
              <w:spacing w:before="70" w:after="70" w:line="240" w:lineRule="auto"/>
              <w:ind w:firstLine="0"/>
              <w:jc w:val="center"/>
              <w:rPr>
                <w:sz w:val="21"/>
              </w:rPr>
            </w:pPr>
            <w:r>
              <w:rPr>
                <w:sz w:val="21"/>
                <w:szCs w:val="21"/>
              </w:rPr>
              <w:t>3</w:t>
            </w:r>
          </w:p>
        </w:tc>
        <w:tc>
          <w:tcPr>
            <w:tcW w:w="1600" w:type="dxa"/>
            <w:vAlign w:val="center"/>
          </w:tcPr>
          <w:p w14:paraId="11D01ABD">
            <w:pPr>
              <w:snapToGrid w:val="0"/>
              <w:spacing w:before="70" w:after="70" w:line="240" w:lineRule="auto"/>
              <w:ind w:firstLine="0"/>
              <w:jc w:val="left"/>
              <w:rPr>
                <w:sz w:val="21"/>
              </w:rPr>
            </w:pPr>
            <w:r>
              <w:rPr>
                <w:sz w:val="21"/>
                <w:szCs w:val="21"/>
              </w:rPr>
              <w:t>第一章 3</w:t>
            </w:r>
          </w:p>
        </w:tc>
        <w:tc>
          <w:tcPr>
            <w:tcW w:w="3216" w:type="dxa"/>
            <w:vAlign w:val="center"/>
          </w:tcPr>
          <w:p w14:paraId="779E907C">
            <w:pPr>
              <w:snapToGrid w:val="0"/>
              <w:spacing w:before="70" w:after="70" w:line="240" w:lineRule="auto"/>
              <w:ind w:firstLine="0"/>
              <w:jc w:val="left"/>
              <w:rPr>
                <w:sz w:val="21"/>
              </w:rPr>
            </w:pPr>
            <w:r>
              <w:rPr>
                <w:sz w:val="21"/>
                <w:szCs w:val="21"/>
              </w:rPr>
              <w:t>资质、业绩、人员、信誉要求</w:t>
            </w:r>
          </w:p>
        </w:tc>
        <w:tc>
          <w:tcPr>
            <w:tcW w:w="1716" w:type="dxa"/>
            <w:vAlign w:val="center"/>
          </w:tcPr>
          <w:p w14:paraId="1919DE5C">
            <w:pPr>
              <w:snapToGrid w:val="0"/>
              <w:spacing w:before="70" w:after="70" w:line="240" w:lineRule="auto"/>
              <w:ind w:firstLine="0"/>
              <w:jc w:val="left"/>
              <w:rPr>
                <w:sz w:val="21"/>
              </w:rPr>
            </w:pPr>
            <w:r>
              <w:rPr>
                <w:sz w:val="21"/>
                <w:szCs w:val="21"/>
              </w:rPr>
              <w:t>完全响应</w:t>
            </w:r>
          </w:p>
        </w:tc>
        <w:tc>
          <w:tcPr>
            <w:tcW w:w="1648" w:type="dxa"/>
            <w:vAlign w:val="center"/>
          </w:tcPr>
          <w:p w14:paraId="107425E6">
            <w:pPr>
              <w:snapToGrid w:val="0"/>
              <w:spacing w:before="70" w:after="70" w:line="240" w:lineRule="auto"/>
              <w:ind w:firstLine="0"/>
              <w:jc w:val="left"/>
              <w:rPr>
                <w:sz w:val="21"/>
              </w:rPr>
            </w:pPr>
            <w:r>
              <w:rPr>
                <w:sz w:val="21"/>
                <w:szCs w:val="21"/>
              </w:rPr>
              <w:t>3.2、3.2.5、9</w:t>
            </w:r>
          </w:p>
        </w:tc>
      </w:tr>
      <w:tr w14:paraId="7BF57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624D16">
            <w:pPr>
              <w:snapToGrid w:val="0"/>
              <w:spacing w:before="70" w:after="70" w:line="240" w:lineRule="auto"/>
              <w:ind w:firstLine="0"/>
              <w:jc w:val="center"/>
              <w:rPr>
                <w:sz w:val="21"/>
              </w:rPr>
            </w:pPr>
            <w:r>
              <w:rPr>
                <w:sz w:val="21"/>
                <w:szCs w:val="21"/>
              </w:rPr>
              <w:t>4</w:t>
            </w:r>
          </w:p>
        </w:tc>
        <w:tc>
          <w:tcPr>
            <w:tcW w:w="1600" w:type="dxa"/>
            <w:vAlign w:val="center"/>
          </w:tcPr>
          <w:p w14:paraId="73342233">
            <w:pPr>
              <w:snapToGrid w:val="0"/>
              <w:spacing w:before="70" w:after="70" w:line="240" w:lineRule="auto"/>
              <w:ind w:firstLine="0"/>
              <w:jc w:val="left"/>
              <w:rPr>
                <w:sz w:val="21"/>
              </w:rPr>
            </w:pPr>
            <w:r>
              <w:rPr>
                <w:sz w:val="21"/>
                <w:szCs w:val="21"/>
              </w:rPr>
              <w:t>第二章 3.1</w:t>
            </w:r>
          </w:p>
        </w:tc>
        <w:tc>
          <w:tcPr>
            <w:tcW w:w="3216" w:type="dxa"/>
            <w:vAlign w:val="center"/>
          </w:tcPr>
          <w:p w14:paraId="3210FD3B">
            <w:pPr>
              <w:snapToGrid w:val="0"/>
              <w:spacing w:before="70" w:after="70" w:line="240" w:lineRule="auto"/>
              <w:ind w:firstLine="0"/>
              <w:jc w:val="left"/>
              <w:rPr>
                <w:sz w:val="21"/>
              </w:rPr>
            </w:pPr>
            <w:r>
              <w:rPr>
                <w:sz w:val="21"/>
                <w:szCs w:val="21"/>
              </w:rPr>
              <w:t>响应文件十二项组成</w:t>
            </w:r>
          </w:p>
        </w:tc>
        <w:tc>
          <w:tcPr>
            <w:tcW w:w="1716" w:type="dxa"/>
            <w:vAlign w:val="center"/>
          </w:tcPr>
          <w:p w14:paraId="50CFA044">
            <w:pPr>
              <w:snapToGrid w:val="0"/>
              <w:spacing w:before="70" w:after="70" w:line="240" w:lineRule="auto"/>
              <w:ind w:firstLine="0"/>
              <w:jc w:val="left"/>
              <w:rPr>
                <w:sz w:val="21"/>
              </w:rPr>
            </w:pPr>
            <w:r>
              <w:rPr>
                <w:sz w:val="21"/>
                <w:szCs w:val="21"/>
              </w:rPr>
              <w:t>按文件四编制</w:t>
            </w:r>
          </w:p>
        </w:tc>
        <w:tc>
          <w:tcPr>
            <w:tcW w:w="1648" w:type="dxa"/>
            <w:vAlign w:val="center"/>
          </w:tcPr>
          <w:p w14:paraId="484436C1">
            <w:pPr>
              <w:snapToGrid w:val="0"/>
              <w:spacing w:before="70" w:after="70" w:line="240" w:lineRule="auto"/>
              <w:ind w:firstLine="0"/>
              <w:jc w:val="left"/>
              <w:rPr>
                <w:sz w:val="21"/>
              </w:rPr>
            </w:pPr>
            <w:r>
              <w:rPr>
                <w:sz w:val="21"/>
                <w:szCs w:val="21"/>
              </w:rPr>
              <w:t>本方案</w:t>
            </w:r>
          </w:p>
        </w:tc>
      </w:tr>
      <w:tr w14:paraId="2423A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4CFF31">
            <w:pPr>
              <w:snapToGrid w:val="0"/>
              <w:spacing w:before="70" w:after="70" w:line="240" w:lineRule="auto"/>
              <w:ind w:firstLine="0"/>
              <w:jc w:val="center"/>
              <w:rPr>
                <w:sz w:val="21"/>
              </w:rPr>
            </w:pPr>
            <w:r>
              <w:rPr>
                <w:sz w:val="21"/>
                <w:szCs w:val="21"/>
              </w:rPr>
              <w:t>5</w:t>
            </w:r>
          </w:p>
        </w:tc>
        <w:tc>
          <w:tcPr>
            <w:tcW w:w="1600" w:type="dxa"/>
            <w:vAlign w:val="center"/>
          </w:tcPr>
          <w:p w14:paraId="2EE6B95E">
            <w:pPr>
              <w:snapToGrid w:val="0"/>
              <w:spacing w:before="70" w:after="70" w:line="240" w:lineRule="auto"/>
              <w:ind w:firstLine="0"/>
              <w:jc w:val="left"/>
              <w:rPr>
                <w:sz w:val="21"/>
              </w:rPr>
            </w:pPr>
            <w:r>
              <w:rPr>
                <w:sz w:val="21"/>
                <w:szCs w:val="21"/>
              </w:rPr>
              <w:t>第二章 3.2</w:t>
            </w:r>
          </w:p>
        </w:tc>
        <w:tc>
          <w:tcPr>
            <w:tcW w:w="3216" w:type="dxa"/>
            <w:vAlign w:val="center"/>
          </w:tcPr>
          <w:p w14:paraId="64621853">
            <w:pPr>
              <w:snapToGrid w:val="0"/>
              <w:spacing w:before="70" w:after="70" w:line="240" w:lineRule="auto"/>
              <w:ind w:firstLine="0"/>
              <w:jc w:val="left"/>
              <w:rPr>
                <w:sz w:val="21"/>
              </w:rPr>
            </w:pPr>
            <w:r>
              <w:rPr>
                <w:sz w:val="21"/>
                <w:szCs w:val="21"/>
              </w:rPr>
              <w:t>报价与清单一致</w:t>
            </w:r>
          </w:p>
        </w:tc>
        <w:tc>
          <w:tcPr>
            <w:tcW w:w="1716" w:type="dxa"/>
            <w:vAlign w:val="center"/>
          </w:tcPr>
          <w:p w14:paraId="224C0571">
            <w:pPr>
              <w:snapToGrid w:val="0"/>
              <w:spacing w:before="70" w:after="70" w:line="240" w:lineRule="auto"/>
              <w:ind w:firstLine="0"/>
              <w:jc w:val="left"/>
              <w:rPr>
                <w:sz w:val="21"/>
              </w:rPr>
            </w:pPr>
            <w:r>
              <w:rPr>
                <w:sz w:val="21"/>
                <w:szCs w:val="21"/>
              </w:rPr>
              <w:t>完全响应</w:t>
            </w:r>
          </w:p>
        </w:tc>
        <w:tc>
          <w:tcPr>
            <w:tcW w:w="1648" w:type="dxa"/>
            <w:vAlign w:val="center"/>
          </w:tcPr>
          <w:p w14:paraId="597978FF">
            <w:pPr>
              <w:snapToGrid w:val="0"/>
              <w:spacing w:before="70" w:after="70" w:line="240" w:lineRule="auto"/>
              <w:ind w:firstLine="0"/>
              <w:jc w:val="left"/>
              <w:rPr>
                <w:sz w:val="21"/>
              </w:rPr>
            </w:pPr>
            <w:r>
              <w:rPr>
                <w:sz w:val="21"/>
                <w:szCs w:val="21"/>
              </w:rPr>
              <w:t>文件三</w:t>
            </w:r>
          </w:p>
        </w:tc>
      </w:tr>
      <w:tr w14:paraId="75859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481EE4">
            <w:pPr>
              <w:snapToGrid w:val="0"/>
              <w:spacing w:before="70" w:after="70" w:line="240" w:lineRule="auto"/>
              <w:ind w:firstLine="0"/>
              <w:jc w:val="center"/>
              <w:rPr>
                <w:sz w:val="21"/>
              </w:rPr>
            </w:pPr>
            <w:r>
              <w:rPr>
                <w:sz w:val="21"/>
                <w:szCs w:val="21"/>
              </w:rPr>
              <w:t>6</w:t>
            </w:r>
          </w:p>
        </w:tc>
        <w:tc>
          <w:tcPr>
            <w:tcW w:w="1600" w:type="dxa"/>
            <w:vAlign w:val="center"/>
          </w:tcPr>
          <w:p w14:paraId="74D5D409">
            <w:pPr>
              <w:snapToGrid w:val="0"/>
              <w:spacing w:before="70" w:after="70" w:line="240" w:lineRule="auto"/>
              <w:ind w:firstLine="0"/>
              <w:jc w:val="left"/>
              <w:rPr>
                <w:sz w:val="21"/>
              </w:rPr>
            </w:pPr>
            <w:r>
              <w:rPr>
                <w:sz w:val="21"/>
                <w:szCs w:val="21"/>
              </w:rPr>
              <w:t>第二章 3.3</w:t>
            </w:r>
          </w:p>
        </w:tc>
        <w:tc>
          <w:tcPr>
            <w:tcW w:w="3216" w:type="dxa"/>
            <w:vAlign w:val="center"/>
          </w:tcPr>
          <w:p w14:paraId="4A345AD9">
            <w:pPr>
              <w:snapToGrid w:val="0"/>
              <w:spacing w:before="70" w:after="70" w:line="240" w:lineRule="auto"/>
              <w:ind w:firstLine="0"/>
              <w:jc w:val="left"/>
              <w:rPr>
                <w:sz w:val="21"/>
              </w:rPr>
            </w:pPr>
            <w:r>
              <w:rPr>
                <w:sz w:val="21"/>
                <w:szCs w:val="21"/>
              </w:rPr>
              <w:t>报价有效期 90 天</w:t>
            </w:r>
          </w:p>
        </w:tc>
        <w:tc>
          <w:tcPr>
            <w:tcW w:w="1716" w:type="dxa"/>
            <w:vAlign w:val="center"/>
          </w:tcPr>
          <w:p w14:paraId="558E2127">
            <w:pPr>
              <w:snapToGrid w:val="0"/>
              <w:spacing w:before="70" w:after="70" w:line="240" w:lineRule="auto"/>
              <w:ind w:firstLine="0"/>
              <w:jc w:val="left"/>
              <w:rPr>
                <w:sz w:val="21"/>
              </w:rPr>
            </w:pPr>
            <w:r>
              <w:rPr>
                <w:sz w:val="21"/>
                <w:szCs w:val="21"/>
              </w:rPr>
              <w:t>完全响应</w:t>
            </w:r>
          </w:p>
        </w:tc>
        <w:tc>
          <w:tcPr>
            <w:tcW w:w="1648" w:type="dxa"/>
            <w:vAlign w:val="center"/>
          </w:tcPr>
          <w:p w14:paraId="489ACBB4">
            <w:pPr>
              <w:snapToGrid w:val="0"/>
              <w:spacing w:before="70" w:after="70" w:line="240" w:lineRule="auto"/>
              <w:ind w:firstLine="0"/>
              <w:jc w:val="left"/>
              <w:rPr>
                <w:sz w:val="21"/>
              </w:rPr>
            </w:pPr>
            <w:r>
              <w:rPr>
                <w:sz w:val="21"/>
                <w:szCs w:val="21"/>
              </w:rPr>
              <w:t>文件一</w:t>
            </w:r>
          </w:p>
        </w:tc>
      </w:tr>
      <w:tr w14:paraId="2A15D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52DB92">
            <w:pPr>
              <w:snapToGrid w:val="0"/>
              <w:spacing w:before="70" w:after="70" w:line="240" w:lineRule="auto"/>
              <w:ind w:firstLine="0"/>
              <w:jc w:val="center"/>
              <w:rPr>
                <w:sz w:val="21"/>
              </w:rPr>
            </w:pPr>
            <w:r>
              <w:rPr>
                <w:sz w:val="21"/>
                <w:szCs w:val="21"/>
              </w:rPr>
              <w:t>7</w:t>
            </w:r>
          </w:p>
        </w:tc>
        <w:tc>
          <w:tcPr>
            <w:tcW w:w="1600" w:type="dxa"/>
            <w:vAlign w:val="center"/>
          </w:tcPr>
          <w:p w14:paraId="5FBE344C">
            <w:pPr>
              <w:snapToGrid w:val="0"/>
              <w:spacing w:before="70" w:after="70" w:line="240" w:lineRule="auto"/>
              <w:ind w:firstLine="0"/>
              <w:jc w:val="left"/>
              <w:rPr>
                <w:sz w:val="21"/>
              </w:rPr>
            </w:pPr>
            <w:r>
              <w:rPr>
                <w:sz w:val="21"/>
                <w:szCs w:val="21"/>
              </w:rPr>
              <w:t>第二章 3.6</w:t>
            </w:r>
          </w:p>
        </w:tc>
        <w:tc>
          <w:tcPr>
            <w:tcW w:w="3216" w:type="dxa"/>
            <w:vAlign w:val="center"/>
          </w:tcPr>
          <w:p w14:paraId="1EE933A9">
            <w:pPr>
              <w:snapToGrid w:val="0"/>
              <w:spacing w:before="70" w:after="70" w:line="240" w:lineRule="auto"/>
              <w:ind w:firstLine="0"/>
              <w:jc w:val="left"/>
              <w:rPr>
                <w:sz w:val="21"/>
              </w:rPr>
            </w:pPr>
            <w:r>
              <w:rPr>
                <w:sz w:val="21"/>
                <w:szCs w:val="21"/>
              </w:rPr>
              <w:t>逐页编码、签字盖章</w:t>
            </w:r>
          </w:p>
        </w:tc>
        <w:tc>
          <w:tcPr>
            <w:tcW w:w="1716" w:type="dxa"/>
            <w:vAlign w:val="center"/>
          </w:tcPr>
          <w:p w14:paraId="736F8B05">
            <w:pPr>
              <w:snapToGrid w:val="0"/>
              <w:spacing w:before="70" w:after="70" w:line="240" w:lineRule="auto"/>
              <w:ind w:firstLine="0"/>
              <w:jc w:val="left"/>
              <w:rPr>
                <w:sz w:val="21"/>
              </w:rPr>
            </w:pPr>
            <w:r>
              <w:rPr>
                <w:sz w:val="21"/>
                <w:szCs w:val="21"/>
              </w:rPr>
              <w:t>完全响应</w:t>
            </w:r>
          </w:p>
        </w:tc>
        <w:tc>
          <w:tcPr>
            <w:tcW w:w="1648" w:type="dxa"/>
            <w:vAlign w:val="center"/>
          </w:tcPr>
          <w:p w14:paraId="19353A9A">
            <w:pPr>
              <w:snapToGrid w:val="0"/>
              <w:spacing w:before="70" w:after="70" w:line="240" w:lineRule="auto"/>
              <w:ind w:firstLine="0"/>
              <w:jc w:val="left"/>
              <w:rPr>
                <w:sz w:val="21"/>
              </w:rPr>
            </w:pPr>
            <w:r>
              <w:rPr>
                <w:sz w:val="21"/>
                <w:szCs w:val="21"/>
              </w:rPr>
              <w:t>全文</w:t>
            </w:r>
          </w:p>
        </w:tc>
      </w:tr>
      <w:tr w14:paraId="5CA6E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3AA5141">
            <w:pPr>
              <w:snapToGrid w:val="0"/>
              <w:spacing w:before="70" w:after="70" w:line="240" w:lineRule="auto"/>
              <w:ind w:firstLine="0"/>
              <w:jc w:val="center"/>
              <w:rPr>
                <w:sz w:val="21"/>
              </w:rPr>
            </w:pPr>
            <w:r>
              <w:rPr>
                <w:sz w:val="21"/>
                <w:szCs w:val="21"/>
              </w:rPr>
              <w:t>8</w:t>
            </w:r>
          </w:p>
        </w:tc>
        <w:tc>
          <w:tcPr>
            <w:tcW w:w="1600" w:type="dxa"/>
            <w:vAlign w:val="center"/>
          </w:tcPr>
          <w:p w14:paraId="57FBE2BC">
            <w:pPr>
              <w:snapToGrid w:val="0"/>
              <w:spacing w:before="70" w:after="70" w:line="240" w:lineRule="auto"/>
              <w:ind w:firstLine="0"/>
              <w:jc w:val="left"/>
              <w:rPr>
                <w:sz w:val="21"/>
              </w:rPr>
            </w:pPr>
            <w:r>
              <w:rPr>
                <w:sz w:val="21"/>
                <w:szCs w:val="21"/>
              </w:rPr>
              <w:t>第三章 2.1</w:t>
            </w:r>
          </w:p>
        </w:tc>
        <w:tc>
          <w:tcPr>
            <w:tcW w:w="3216" w:type="dxa"/>
            <w:vAlign w:val="center"/>
          </w:tcPr>
          <w:p w14:paraId="75362202">
            <w:pPr>
              <w:snapToGrid w:val="0"/>
              <w:spacing w:before="70" w:after="70" w:line="240" w:lineRule="auto"/>
              <w:ind w:firstLine="0"/>
              <w:jc w:val="left"/>
              <w:rPr>
                <w:sz w:val="21"/>
              </w:rPr>
            </w:pPr>
            <w:r>
              <w:rPr>
                <w:sz w:val="21"/>
                <w:szCs w:val="21"/>
              </w:rPr>
              <w:t>形式、资格、响应性评审</w:t>
            </w:r>
          </w:p>
        </w:tc>
        <w:tc>
          <w:tcPr>
            <w:tcW w:w="1716" w:type="dxa"/>
            <w:vAlign w:val="center"/>
          </w:tcPr>
          <w:p w14:paraId="38C38D28">
            <w:pPr>
              <w:snapToGrid w:val="0"/>
              <w:spacing w:before="70" w:after="70" w:line="240" w:lineRule="auto"/>
              <w:ind w:firstLine="0"/>
              <w:jc w:val="left"/>
              <w:rPr>
                <w:sz w:val="21"/>
              </w:rPr>
            </w:pPr>
            <w:r>
              <w:rPr>
                <w:sz w:val="21"/>
                <w:szCs w:val="21"/>
              </w:rPr>
              <w:t>完全响应</w:t>
            </w:r>
          </w:p>
        </w:tc>
        <w:tc>
          <w:tcPr>
            <w:tcW w:w="1648" w:type="dxa"/>
            <w:vAlign w:val="center"/>
          </w:tcPr>
          <w:p w14:paraId="410AF6B2">
            <w:pPr>
              <w:snapToGrid w:val="0"/>
              <w:spacing w:before="70" w:after="70" w:line="240" w:lineRule="auto"/>
              <w:ind w:firstLine="0"/>
              <w:jc w:val="left"/>
              <w:rPr>
                <w:sz w:val="21"/>
              </w:rPr>
            </w:pPr>
            <w:r>
              <w:rPr>
                <w:sz w:val="21"/>
                <w:szCs w:val="21"/>
              </w:rPr>
              <w:t>文件七、八</w:t>
            </w:r>
          </w:p>
        </w:tc>
      </w:tr>
      <w:tr w14:paraId="0D2ED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A4E1264">
            <w:pPr>
              <w:snapToGrid w:val="0"/>
              <w:spacing w:before="70" w:after="70" w:line="240" w:lineRule="auto"/>
              <w:ind w:firstLine="0"/>
              <w:jc w:val="center"/>
              <w:rPr>
                <w:sz w:val="21"/>
              </w:rPr>
            </w:pPr>
            <w:r>
              <w:rPr>
                <w:sz w:val="21"/>
                <w:szCs w:val="21"/>
              </w:rPr>
              <w:t>9</w:t>
            </w:r>
          </w:p>
        </w:tc>
        <w:tc>
          <w:tcPr>
            <w:tcW w:w="1600" w:type="dxa"/>
            <w:vAlign w:val="center"/>
          </w:tcPr>
          <w:p w14:paraId="70244245">
            <w:pPr>
              <w:snapToGrid w:val="0"/>
              <w:spacing w:before="70" w:after="70" w:line="240" w:lineRule="auto"/>
              <w:ind w:firstLine="0"/>
              <w:jc w:val="left"/>
              <w:rPr>
                <w:sz w:val="21"/>
              </w:rPr>
            </w:pPr>
            <w:r>
              <w:rPr>
                <w:sz w:val="21"/>
                <w:szCs w:val="21"/>
              </w:rPr>
              <w:t>第三章 2.2</w:t>
            </w:r>
          </w:p>
        </w:tc>
        <w:tc>
          <w:tcPr>
            <w:tcW w:w="3216" w:type="dxa"/>
            <w:vAlign w:val="center"/>
          </w:tcPr>
          <w:p w14:paraId="3A0F36E5">
            <w:pPr>
              <w:snapToGrid w:val="0"/>
              <w:spacing w:before="70" w:after="70" w:line="240" w:lineRule="auto"/>
              <w:ind w:firstLine="0"/>
              <w:jc w:val="left"/>
              <w:rPr>
                <w:sz w:val="21"/>
              </w:rPr>
            </w:pPr>
            <w:r>
              <w:rPr>
                <w:sz w:val="21"/>
                <w:szCs w:val="21"/>
              </w:rPr>
              <w:t>技术 50%、商务 15%、报价 35%</w:t>
            </w:r>
          </w:p>
        </w:tc>
        <w:tc>
          <w:tcPr>
            <w:tcW w:w="1716" w:type="dxa"/>
            <w:vAlign w:val="center"/>
          </w:tcPr>
          <w:p w14:paraId="74B9C355">
            <w:pPr>
              <w:snapToGrid w:val="0"/>
              <w:spacing w:before="70" w:after="70" w:line="240" w:lineRule="auto"/>
              <w:ind w:firstLine="0"/>
              <w:jc w:val="left"/>
              <w:rPr>
                <w:sz w:val="21"/>
              </w:rPr>
            </w:pPr>
            <w:r>
              <w:rPr>
                <w:sz w:val="21"/>
                <w:szCs w:val="21"/>
              </w:rPr>
              <w:t>按评分要素组织</w:t>
            </w:r>
          </w:p>
        </w:tc>
        <w:tc>
          <w:tcPr>
            <w:tcW w:w="1648" w:type="dxa"/>
            <w:vAlign w:val="center"/>
          </w:tcPr>
          <w:p w14:paraId="15879369">
            <w:pPr>
              <w:snapToGrid w:val="0"/>
              <w:spacing w:before="70" w:after="70" w:line="240" w:lineRule="auto"/>
              <w:ind w:firstLine="0"/>
              <w:jc w:val="left"/>
              <w:rPr>
                <w:sz w:val="21"/>
              </w:rPr>
            </w:pPr>
            <w:r>
              <w:rPr>
                <w:sz w:val="21"/>
                <w:szCs w:val="21"/>
              </w:rPr>
              <w:t>全文</w:t>
            </w:r>
          </w:p>
        </w:tc>
      </w:tr>
      <w:tr w14:paraId="2EDE3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9D25916">
            <w:pPr>
              <w:snapToGrid w:val="0"/>
              <w:spacing w:before="70" w:after="70" w:line="240" w:lineRule="auto"/>
              <w:ind w:firstLine="0"/>
              <w:jc w:val="center"/>
              <w:rPr>
                <w:sz w:val="21"/>
              </w:rPr>
            </w:pPr>
            <w:r>
              <w:rPr>
                <w:sz w:val="21"/>
                <w:szCs w:val="21"/>
              </w:rPr>
              <w:t>10</w:t>
            </w:r>
          </w:p>
        </w:tc>
        <w:tc>
          <w:tcPr>
            <w:tcW w:w="1600" w:type="dxa"/>
            <w:vAlign w:val="center"/>
          </w:tcPr>
          <w:p w14:paraId="75B089F7">
            <w:pPr>
              <w:snapToGrid w:val="0"/>
              <w:spacing w:before="70" w:after="70" w:line="240" w:lineRule="auto"/>
              <w:ind w:firstLine="0"/>
              <w:jc w:val="left"/>
              <w:rPr>
                <w:sz w:val="21"/>
              </w:rPr>
            </w:pPr>
            <w:r>
              <w:rPr>
                <w:sz w:val="21"/>
                <w:szCs w:val="21"/>
              </w:rPr>
              <w:t>第四章 4.2</w:t>
            </w:r>
          </w:p>
        </w:tc>
        <w:tc>
          <w:tcPr>
            <w:tcW w:w="3216" w:type="dxa"/>
            <w:vAlign w:val="center"/>
          </w:tcPr>
          <w:p w14:paraId="10A9B4EE">
            <w:pPr>
              <w:snapToGrid w:val="0"/>
              <w:spacing w:before="70" w:after="70" w:line="240" w:lineRule="auto"/>
              <w:ind w:firstLine="0"/>
              <w:jc w:val="left"/>
              <w:rPr>
                <w:sz w:val="21"/>
              </w:rPr>
            </w:pPr>
            <w:r>
              <w:rPr>
                <w:sz w:val="21"/>
                <w:szCs w:val="21"/>
              </w:rPr>
              <w:t>人员、设备、安全、分包义务</w:t>
            </w:r>
          </w:p>
        </w:tc>
        <w:tc>
          <w:tcPr>
            <w:tcW w:w="1716" w:type="dxa"/>
            <w:vAlign w:val="center"/>
          </w:tcPr>
          <w:p w14:paraId="598ECD06">
            <w:pPr>
              <w:snapToGrid w:val="0"/>
              <w:spacing w:before="70" w:after="70" w:line="240" w:lineRule="auto"/>
              <w:ind w:firstLine="0"/>
              <w:jc w:val="left"/>
              <w:rPr>
                <w:sz w:val="21"/>
              </w:rPr>
            </w:pPr>
            <w:r>
              <w:rPr>
                <w:sz w:val="21"/>
                <w:szCs w:val="21"/>
              </w:rPr>
              <w:t>完全响应</w:t>
            </w:r>
          </w:p>
        </w:tc>
        <w:tc>
          <w:tcPr>
            <w:tcW w:w="1648" w:type="dxa"/>
            <w:vAlign w:val="center"/>
          </w:tcPr>
          <w:p w14:paraId="565C52B8">
            <w:pPr>
              <w:snapToGrid w:val="0"/>
              <w:spacing w:before="70" w:after="70" w:line="240" w:lineRule="auto"/>
              <w:ind w:firstLine="0"/>
              <w:jc w:val="left"/>
              <w:rPr>
                <w:sz w:val="21"/>
              </w:rPr>
            </w:pPr>
            <w:r>
              <w:rPr>
                <w:sz w:val="21"/>
                <w:szCs w:val="21"/>
              </w:rPr>
              <w:t>3.9、3.11、2.9</w:t>
            </w:r>
          </w:p>
        </w:tc>
      </w:tr>
      <w:tr w14:paraId="469A1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68E34D">
            <w:pPr>
              <w:snapToGrid w:val="0"/>
              <w:spacing w:before="70" w:after="70" w:line="240" w:lineRule="auto"/>
              <w:ind w:firstLine="0"/>
              <w:jc w:val="center"/>
              <w:rPr>
                <w:sz w:val="21"/>
              </w:rPr>
            </w:pPr>
            <w:r>
              <w:rPr>
                <w:sz w:val="21"/>
                <w:szCs w:val="21"/>
              </w:rPr>
              <w:t>11</w:t>
            </w:r>
          </w:p>
        </w:tc>
        <w:tc>
          <w:tcPr>
            <w:tcW w:w="1600" w:type="dxa"/>
            <w:vAlign w:val="center"/>
          </w:tcPr>
          <w:p w14:paraId="38E4B63F">
            <w:pPr>
              <w:snapToGrid w:val="0"/>
              <w:spacing w:before="70" w:after="70" w:line="240" w:lineRule="auto"/>
              <w:ind w:firstLine="0"/>
              <w:jc w:val="left"/>
              <w:rPr>
                <w:sz w:val="21"/>
              </w:rPr>
            </w:pPr>
            <w:r>
              <w:rPr>
                <w:sz w:val="21"/>
                <w:szCs w:val="21"/>
              </w:rPr>
              <w:t>第四章 4.3</w:t>
            </w:r>
          </w:p>
        </w:tc>
        <w:tc>
          <w:tcPr>
            <w:tcW w:w="3216" w:type="dxa"/>
            <w:vAlign w:val="center"/>
          </w:tcPr>
          <w:p w14:paraId="39306E59">
            <w:pPr>
              <w:snapToGrid w:val="0"/>
              <w:spacing w:before="70" w:after="70" w:line="240" w:lineRule="auto"/>
              <w:ind w:firstLine="0"/>
              <w:jc w:val="left"/>
              <w:rPr>
                <w:sz w:val="21"/>
              </w:rPr>
            </w:pPr>
            <w:r>
              <w:rPr>
                <w:sz w:val="21"/>
                <w:szCs w:val="21"/>
              </w:rPr>
              <w:t>四阶段评审验收</w:t>
            </w:r>
          </w:p>
        </w:tc>
        <w:tc>
          <w:tcPr>
            <w:tcW w:w="1716" w:type="dxa"/>
            <w:vAlign w:val="center"/>
          </w:tcPr>
          <w:p w14:paraId="12060F8C">
            <w:pPr>
              <w:snapToGrid w:val="0"/>
              <w:spacing w:before="70" w:after="70" w:line="240" w:lineRule="auto"/>
              <w:ind w:firstLine="0"/>
              <w:jc w:val="left"/>
              <w:rPr>
                <w:sz w:val="21"/>
              </w:rPr>
            </w:pPr>
            <w:r>
              <w:rPr>
                <w:sz w:val="21"/>
                <w:szCs w:val="21"/>
              </w:rPr>
              <w:t>完全响应</w:t>
            </w:r>
          </w:p>
        </w:tc>
        <w:tc>
          <w:tcPr>
            <w:tcW w:w="1648" w:type="dxa"/>
            <w:vAlign w:val="center"/>
          </w:tcPr>
          <w:p w14:paraId="0D8F1EB7">
            <w:pPr>
              <w:snapToGrid w:val="0"/>
              <w:spacing w:before="70" w:after="70" w:line="240" w:lineRule="auto"/>
              <w:ind w:firstLine="0"/>
              <w:jc w:val="left"/>
              <w:rPr>
                <w:sz w:val="21"/>
              </w:rPr>
            </w:pPr>
            <w:r>
              <w:rPr>
                <w:sz w:val="21"/>
                <w:szCs w:val="21"/>
              </w:rPr>
              <w:t>2.6、2.11.8</w:t>
            </w:r>
          </w:p>
        </w:tc>
      </w:tr>
      <w:tr w14:paraId="4FD2C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05BBD3A">
            <w:pPr>
              <w:snapToGrid w:val="0"/>
              <w:spacing w:before="70" w:after="70" w:line="240" w:lineRule="auto"/>
              <w:ind w:firstLine="0"/>
              <w:jc w:val="center"/>
              <w:rPr>
                <w:sz w:val="21"/>
              </w:rPr>
            </w:pPr>
            <w:r>
              <w:rPr>
                <w:sz w:val="21"/>
                <w:szCs w:val="21"/>
              </w:rPr>
              <w:t>12</w:t>
            </w:r>
          </w:p>
        </w:tc>
        <w:tc>
          <w:tcPr>
            <w:tcW w:w="1600" w:type="dxa"/>
            <w:vAlign w:val="center"/>
          </w:tcPr>
          <w:p w14:paraId="7A771B2E">
            <w:pPr>
              <w:snapToGrid w:val="0"/>
              <w:spacing w:before="70" w:after="70" w:line="240" w:lineRule="auto"/>
              <w:ind w:firstLine="0"/>
              <w:jc w:val="left"/>
              <w:rPr>
                <w:sz w:val="21"/>
              </w:rPr>
            </w:pPr>
            <w:r>
              <w:rPr>
                <w:sz w:val="21"/>
                <w:szCs w:val="21"/>
              </w:rPr>
              <w:t>第四章 6</w:t>
            </w:r>
          </w:p>
        </w:tc>
        <w:tc>
          <w:tcPr>
            <w:tcW w:w="3216" w:type="dxa"/>
            <w:vAlign w:val="center"/>
          </w:tcPr>
          <w:p w14:paraId="465AADFE">
            <w:pPr>
              <w:snapToGrid w:val="0"/>
              <w:spacing w:before="70" w:after="70" w:line="240" w:lineRule="auto"/>
              <w:ind w:firstLine="0"/>
              <w:jc w:val="left"/>
              <w:rPr>
                <w:sz w:val="21"/>
              </w:rPr>
            </w:pPr>
            <w:r>
              <w:rPr>
                <w:sz w:val="21"/>
                <w:szCs w:val="21"/>
              </w:rPr>
              <w:t>知识产权归甲方</w:t>
            </w:r>
          </w:p>
        </w:tc>
        <w:tc>
          <w:tcPr>
            <w:tcW w:w="1716" w:type="dxa"/>
            <w:vAlign w:val="center"/>
          </w:tcPr>
          <w:p w14:paraId="1FD1D3E6">
            <w:pPr>
              <w:snapToGrid w:val="0"/>
              <w:spacing w:before="70" w:after="70" w:line="240" w:lineRule="auto"/>
              <w:ind w:firstLine="0"/>
              <w:jc w:val="left"/>
              <w:rPr>
                <w:sz w:val="21"/>
              </w:rPr>
            </w:pPr>
            <w:r>
              <w:rPr>
                <w:sz w:val="21"/>
                <w:szCs w:val="21"/>
              </w:rPr>
              <w:t>完全响应</w:t>
            </w:r>
          </w:p>
        </w:tc>
        <w:tc>
          <w:tcPr>
            <w:tcW w:w="1648" w:type="dxa"/>
            <w:vAlign w:val="center"/>
          </w:tcPr>
          <w:p w14:paraId="4FBAE43D">
            <w:pPr>
              <w:snapToGrid w:val="0"/>
              <w:spacing w:before="70" w:after="70" w:line="240" w:lineRule="auto"/>
              <w:ind w:firstLine="0"/>
              <w:jc w:val="left"/>
              <w:rPr>
                <w:sz w:val="21"/>
              </w:rPr>
            </w:pPr>
            <w:r>
              <w:rPr>
                <w:sz w:val="21"/>
                <w:szCs w:val="21"/>
              </w:rPr>
              <w:t>3.3</w:t>
            </w:r>
          </w:p>
        </w:tc>
      </w:tr>
      <w:tr w14:paraId="7381D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61E096">
            <w:pPr>
              <w:snapToGrid w:val="0"/>
              <w:spacing w:before="70" w:after="70" w:line="240" w:lineRule="auto"/>
              <w:ind w:firstLine="0"/>
              <w:jc w:val="center"/>
              <w:rPr>
                <w:sz w:val="21"/>
              </w:rPr>
            </w:pPr>
            <w:r>
              <w:rPr>
                <w:sz w:val="21"/>
                <w:szCs w:val="21"/>
              </w:rPr>
              <w:t>13</w:t>
            </w:r>
          </w:p>
        </w:tc>
        <w:tc>
          <w:tcPr>
            <w:tcW w:w="1600" w:type="dxa"/>
            <w:vAlign w:val="center"/>
          </w:tcPr>
          <w:p w14:paraId="76F1B707">
            <w:pPr>
              <w:snapToGrid w:val="0"/>
              <w:spacing w:before="70" w:after="70" w:line="240" w:lineRule="auto"/>
              <w:ind w:firstLine="0"/>
              <w:jc w:val="left"/>
              <w:rPr>
                <w:sz w:val="21"/>
              </w:rPr>
            </w:pPr>
            <w:r>
              <w:rPr>
                <w:sz w:val="21"/>
                <w:szCs w:val="21"/>
              </w:rPr>
              <w:t>第四章 8</w:t>
            </w:r>
          </w:p>
        </w:tc>
        <w:tc>
          <w:tcPr>
            <w:tcW w:w="3216" w:type="dxa"/>
            <w:vAlign w:val="center"/>
          </w:tcPr>
          <w:p w14:paraId="32076DE5">
            <w:pPr>
              <w:snapToGrid w:val="0"/>
              <w:spacing w:before="70" w:after="70" w:line="240" w:lineRule="auto"/>
              <w:ind w:firstLine="0"/>
              <w:jc w:val="left"/>
              <w:rPr>
                <w:sz w:val="21"/>
              </w:rPr>
            </w:pPr>
            <w:r>
              <w:rPr>
                <w:sz w:val="21"/>
                <w:szCs w:val="21"/>
              </w:rPr>
              <w:t>付款与质保</w:t>
            </w:r>
          </w:p>
        </w:tc>
        <w:tc>
          <w:tcPr>
            <w:tcW w:w="1716" w:type="dxa"/>
            <w:vAlign w:val="center"/>
          </w:tcPr>
          <w:p w14:paraId="620FC8D3">
            <w:pPr>
              <w:snapToGrid w:val="0"/>
              <w:spacing w:before="70" w:after="70" w:line="240" w:lineRule="auto"/>
              <w:ind w:firstLine="0"/>
              <w:jc w:val="left"/>
              <w:rPr>
                <w:sz w:val="21"/>
              </w:rPr>
            </w:pPr>
            <w:r>
              <w:rPr>
                <w:sz w:val="21"/>
                <w:szCs w:val="21"/>
              </w:rPr>
              <w:t>完全响应</w:t>
            </w:r>
          </w:p>
        </w:tc>
        <w:tc>
          <w:tcPr>
            <w:tcW w:w="1648" w:type="dxa"/>
            <w:vAlign w:val="center"/>
          </w:tcPr>
          <w:p w14:paraId="1298304E">
            <w:pPr>
              <w:snapToGrid w:val="0"/>
              <w:spacing w:before="70" w:after="70" w:line="240" w:lineRule="auto"/>
              <w:ind w:firstLine="0"/>
              <w:jc w:val="left"/>
              <w:rPr>
                <w:sz w:val="21"/>
              </w:rPr>
            </w:pPr>
            <w:r>
              <w:rPr>
                <w:sz w:val="21"/>
                <w:szCs w:val="21"/>
              </w:rPr>
              <w:t>3.12、2.7</w:t>
            </w:r>
          </w:p>
        </w:tc>
      </w:tr>
      <w:tr w14:paraId="79EA1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74E5CBB">
            <w:pPr>
              <w:snapToGrid w:val="0"/>
              <w:spacing w:before="70" w:after="70" w:line="240" w:lineRule="auto"/>
              <w:ind w:firstLine="0"/>
              <w:jc w:val="center"/>
              <w:rPr>
                <w:sz w:val="21"/>
              </w:rPr>
            </w:pPr>
            <w:r>
              <w:rPr>
                <w:sz w:val="21"/>
                <w:szCs w:val="21"/>
              </w:rPr>
              <w:t>14</w:t>
            </w:r>
          </w:p>
        </w:tc>
        <w:tc>
          <w:tcPr>
            <w:tcW w:w="1600" w:type="dxa"/>
            <w:vAlign w:val="center"/>
          </w:tcPr>
          <w:p w14:paraId="744868D8">
            <w:pPr>
              <w:snapToGrid w:val="0"/>
              <w:spacing w:before="70" w:after="70" w:line="240" w:lineRule="auto"/>
              <w:ind w:firstLine="0"/>
              <w:jc w:val="left"/>
              <w:rPr>
                <w:sz w:val="21"/>
              </w:rPr>
            </w:pPr>
            <w:r>
              <w:rPr>
                <w:sz w:val="21"/>
                <w:szCs w:val="21"/>
              </w:rPr>
              <w:t>第五章 4.1</w:t>
            </w:r>
          </w:p>
        </w:tc>
        <w:tc>
          <w:tcPr>
            <w:tcW w:w="3216" w:type="dxa"/>
            <w:vAlign w:val="center"/>
          </w:tcPr>
          <w:p w14:paraId="18EB0A6D">
            <w:pPr>
              <w:snapToGrid w:val="0"/>
              <w:spacing w:before="70" w:after="70" w:line="240" w:lineRule="auto"/>
              <w:ind w:firstLine="0"/>
              <w:jc w:val="left"/>
              <w:rPr>
                <w:sz w:val="21"/>
              </w:rPr>
            </w:pPr>
            <w:r>
              <w:rPr>
                <w:sz w:val="21"/>
                <w:szCs w:val="21"/>
              </w:rPr>
              <w:t>报价清单全部项目</w:t>
            </w:r>
          </w:p>
        </w:tc>
        <w:tc>
          <w:tcPr>
            <w:tcW w:w="1716" w:type="dxa"/>
            <w:vAlign w:val="center"/>
          </w:tcPr>
          <w:p w14:paraId="0BFBB711">
            <w:pPr>
              <w:snapToGrid w:val="0"/>
              <w:spacing w:before="70" w:after="70" w:line="240" w:lineRule="auto"/>
              <w:ind w:firstLine="0"/>
              <w:jc w:val="left"/>
              <w:rPr>
                <w:sz w:val="21"/>
              </w:rPr>
            </w:pPr>
            <w:r>
              <w:rPr>
                <w:sz w:val="21"/>
                <w:szCs w:val="21"/>
              </w:rPr>
              <w:t>完全响应</w:t>
            </w:r>
          </w:p>
        </w:tc>
        <w:tc>
          <w:tcPr>
            <w:tcW w:w="1648" w:type="dxa"/>
            <w:vAlign w:val="center"/>
          </w:tcPr>
          <w:p w14:paraId="52AAB4E2">
            <w:pPr>
              <w:snapToGrid w:val="0"/>
              <w:spacing w:before="70" w:after="70" w:line="240" w:lineRule="auto"/>
              <w:ind w:firstLine="0"/>
              <w:jc w:val="left"/>
              <w:rPr>
                <w:sz w:val="21"/>
              </w:rPr>
            </w:pPr>
            <w:r>
              <w:rPr>
                <w:sz w:val="21"/>
                <w:szCs w:val="21"/>
              </w:rPr>
              <w:t>文件三</w:t>
            </w:r>
          </w:p>
        </w:tc>
      </w:tr>
      <w:tr w14:paraId="53C67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4198B6A">
            <w:pPr>
              <w:snapToGrid w:val="0"/>
              <w:spacing w:before="70" w:after="70" w:line="240" w:lineRule="auto"/>
              <w:ind w:firstLine="0"/>
              <w:jc w:val="center"/>
              <w:rPr>
                <w:sz w:val="21"/>
              </w:rPr>
            </w:pPr>
            <w:r>
              <w:rPr>
                <w:sz w:val="21"/>
                <w:szCs w:val="21"/>
              </w:rPr>
              <w:t>15</w:t>
            </w:r>
          </w:p>
        </w:tc>
        <w:tc>
          <w:tcPr>
            <w:tcW w:w="1600" w:type="dxa"/>
            <w:vAlign w:val="center"/>
          </w:tcPr>
          <w:p w14:paraId="03063941">
            <w:pPr>
              <w:snapToGrid w:val="0"/>
              <w:spacing w:before="70" w:after="70" w:line="240" w:lineRule="auto"/>
              <w:ind w:firstLine="0"/>
              <w:jc w:val="left"/>
              <w:rPr>
                <w:sz w:val="21"/>
              </w:rPr>
            </w:pPr>
            <w:r>
              <w:rPr>
                <w:sz w:val="21"/>
                <w:szCs w:val="21"/>
              </w:rPr>
              <w:t>第六章 4.1.1</w:t>
            </w:r>
          </w:p>
        </w:tc>
        <w:tc>
          <w:tcPr>
            <w:tcW w:w="3216" w:type="dxa"/>
            <w:vAlign w:val="center"/>
          </w:tcPr>
          <w:p w14:paraId="20CF1AA1">
            <w:pPr>
              <w:snapToGrid w:val="0"/>
              <w:spacing w:before="70" w:after="70" w:line="240" w:lineRule="auto"/>
              <w:ind w:firstLine="0"/>
              <w:jc w:val="left"/>
              <w:rPr>
                <w:sz w:val="21"/>
              </w:rPr>
            </w:pPr>
            <w:r>
              <w:rPr>
                <w:sz w:val="21"/>
                <w:szCs w:val="21"/>
              </w:rPr>
              <w:t>三站三场景测量建模</w:t>
            </w:r>
          </w:p>
        </w:tc>
        <w:tc>
          <w:tcPr>
            <w:tcW w:w="1716" w:type="dxa"/>
            <w:vAlign w:val="center"/>
          </w:tcPr>
          <w:p w14:paraId="443D45D1">
            <w:pPr>
              <w:snapToGrid w:val="0"/>
              <w:spacing w:before="70" w:after="70" w:line="240" w:lineRule="auto"/>
              <w:ind w:firstLine="0"/>
              <w:jc w:val="left"/>
              <w:rPr>
                <w:sz w:val="21"/>
              </w:rPr>
            </w:pPr>
            <w:r>
              <w:rPr>
                <w:sz w:val="21"/>
                <w:szCs w:val="21"/>
              </w:rPr>
              <w:t>完全响应</w:t>
            </w:r>
          </w:p>
        </w:tc>
        <w:tc>
          <w:tcPr>
            <w:tcW w:w="1648" w:type="dxa"/>
            <w:vAlign w:val="center"/>
          </w:tcPr>
          <w:p w14:paraId="7DAC3DA9">
            <w:pPr>
              <w:snapToGrid w:val="0"/>
              <w:spacing w:before="70" w:after="70" w:line="240" w:lineRule="auto"/>
              <w:ind w:firstLine="0"/>
              <w:jc w:val="left"/>
              <w:rPr>
                <w:sz w:val="21"/>
              </w:rPr>
            </w:pPr>
            <w:r>
              <w:rPr>
                <w:sz w:val="21"/>
                <w:szCs w:val="21"/>
              </w:rPr>
              <w:t>2.2.1、1.7</w:t>
            </w:r>
          </w:p>
        </w:tc>
      </w:tr>
      <w:tr w14:paraId="136F8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075ED9B">
            <w:pPr>
              <w:snapToGrid w:val="0"/>
              <w:spacing w:before="70" w:after="70" w:line="240" w:lineRule="auto"/>
              <w:ind w:firstLine="0"/>
              <w:jc w:val="center"/>
              <w:rPr>
                <w:sz w:val="21"/>
              </w:rPr>
            </w:pPr>
            <w:r>
              <w:rPr>
                <w:sz w:val="21"/>
                <w:szCs w:val="21"/>
              </w:rPr>
              <w:t>16</w:t>
            </w:r>
          </w:p>
        </w:tc>
        <w:tc>
          <w:tcPr>
            <w:tcW w:w="1600" w:type="dxa"/>
            <w:vAlign w:val="center"/>
          </w:tcPr>
          <w:p w14:paraId="47290D9A">
            <w:pPr>
              <w:snapToGrid w:val="0"/>
              <w:spacing w:before="70" w:after="70" w:line="240" w:lineRule="auto"/>
              <w:ind w:firstLine="0"/>
              <w:jc w:val="left"/>
              <w:rPr>
                <w:sz w:val="21"/>
              </w:rPr>
            </w:pPr>
            <w:r>
              <w:rPr>
                <w:sz w:val="21"/>
                <w:szCs w:val="21"/>
              </w:rPr>
              <w:t>第六章 4.1.1.5</w:t>
            </w:r>
          </w:p>
        </w:tc>
        <w:tc>
          <w:tcPr>
            <w:tcW w:w="3216" w:type="dxa"/>
            <w:vAlign w:val="center"/>
          </w:tcPr>
          <w:p w14:paraId="0CFBB2ED">
            <w:pPr>
              <w:snapToGrid w:val="0"/>
              <w:spacing w:before="70" w:after="70" w:line="240" w:lineRule="auto"/>
              <w:ind w:firstLine="0"/>
              <w:jc w:val="left"/>
              <w:rPr>
                <w:sz w:val="21"/>
              </w:rPr>
            </w:pPr>
            <w:r>
              <w:rPr>
                <w:sz w:val="21"/>
                <w:szCs w:val="21"/>
              </w:rPr>
              <w:t>葛洲坝 ±1 mm、绝对高程</w:t>
            </w:r>
          </w:p>
        </w:tc>
        <w:tc>
          <w:tcPr>
            <w:tcW w:w="1716" w:type="dxa"/>
            <w:vAlign w:val="center"/>
          </w:tcPr>
          <w:p w14:paraId="2F0BF535">
            <w:pPr>
              <w:snapToGrid w:val="0"/>
              <w:spacing w:before="70" w:after="70" w:line="240" w:lineRule="auto"/>
              <w:ind w:firstLine="0"/>
              <w:jc w:val="left"/>
              <w:rPr>
                <w:sz w:val="21"/>
              </w:rPr>
            </w:pPr>
            <w:r>
              <w:rPr>
                <w:sz w:val="21"/>
                <w:szCs w:val="21"/>
              </w:rPr>
              <w:t>完全响应</w:t>
            </w:r>
          </w:p>
        </w:tc>
        <w:tc>
          <w:tcPr>
            <w:tcW w:w="1648" w:type="dxa"/>
            <w:vAlign w:val="center"/>
          </w:tcPr>
          <w:p w14:paraId="78CAB430">
            <w:pPr>
              <w:snapToGrid w:val="0"/>
              <w:spacing w:before="70" w:after="70" w:line="240" w:lineRule="auto"/>
              <w:ind w:firstLine="0"/>
              <w:jc w:val="left"/>
              <w:rPr>
                <w:sz w:val="21"/>
              </w:rPr>
            </w:pPr>
            <w:r>
              <w:rPr>
                <w:sz w:val="21"/>
                <w:szCs w:val="21"/>
              </w:rPr>
              <w:t>2.5.4.6</w:t>
            </w:r>
          </w:p>
        </w:tc>
      </w:tr>
      <w:tr w14:paraId="7B6C1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E690AC">
            <w:pPr>
              <w:snapToGrid w:val="0"/>
              <w:spacing w:before="70" w:after="70" w:line="240" w:lineRule="auto"/>
              <w:ind w:firstLine="0"/>
              <w:jc w:val="center"/>
              <w:rPr>
                <w:sz w:val="21"/>
              </w:rPr>
            </w:pPr>
            <w:r>
              <w:rPr>
                <w:sz w:val="21"/>
                <w:szCs w:val="21"/>
              </w:rPr>
              <w:t>17</w:t>
            </w:r>
          </w:p>
        </w:tc>
        <w:tc>
          <w:tcPr>
            <w:tcW w:w="1600" w:type="dxa"/>
            <w:vAlign w:val="center"/>
          </w:tcPr>
          <w:p w14:paraId="5D48E741">
            <w:pPr>
              <w:snapToGrid w:val="0"/>
              <w:spacing w:before="70" w:after="70" w:line="240" w:lineRule="auto"/>
              <w:ind w:firstLine="0"/>
              <w:jc w:val="left"/>
              <w:rPr>
                <w:sz w:val="21"/>
              </w:rPr>
            </w:pPr>
            <w:r>
              <w:rPr>
                <w:sz w:val="21"/>
                <w:szCs w:val="21"/>
              </w:rPr>
              <w:t>第六章 4.1.1.6</w:t>
            </w:r>
          </w:p>
        </w:tc>
        <w:tc>
          <w:tcPr>
            <w:tcW w:w="3216" w:type="dxa"/>
            <w:vAlign w:val="center"/>
          </w:tcPr>
          <w:p w14:paraId="50DCA179">
            <w:pPr>
              <w:snapToGrid w:val="0"/>
              <w:spacing w:before="70" w:after="70" w:line="240" w:lineRule="auto"/>
              <w:ind w:firstLine="0"/>
              <w:jc w:val="left"/>
              <w:rPr>
                <w:sz w:val="21"/>
              </w:rPr>
            </w:pPr>
            <w:r>
              <w:rPr>
                <w:sz w:val="21"/>
                <w:szCs w:val="21"/>
              </w:rPr>
              <w:t>三峡、向家坝 ±1 cm、深度 ±1 mm</w:t>
            </w:r>
          </w:p>
        </w:tc>
        <w:tc>
          <w:tcPr>
            <w:tcW w:w="1716" w:type="dxa"/>
            <w:vAlign w:val="center"/>
          </w:tcPr>
          <w:p w14:paraId="3B2B7846">
            <w:pPr>
              <w:snapToGrid w:val="0"/>
              <w:spacing w:before="70" w:after="70" w:line="240" w:lineRule="auto"/>
              <w:ind w:firstLine="0"/>
              <w:jc w:val="left"/>
              <w:rPr>
                <w:sz w:val="21"/>
              </w:rPr>
            </w:pPr>
            <w:r>
              <w:rPr>
                <w:sz w:val="21"/>
                <w:szCs w:val="21"/>
              </w:rPr>
              <w:t>完全响应</w:t>
            </w:r>
          </w:p>
        </w:tc>
        <w:tc>
          <w:tcPr>
            <w:tcW w:w="1648" w:type="dxa"/>
            <w:vAlign w:val="center"/>
          </w:tcPr>
          <w:p w14:paraId="0DB1DCB1">
            <w:pPr>
              <w:snapToGrid w:val="0"/>
              <w:spacing w:before="70" w:after="70" w:line="240" w:lineRule="auto"/>
              <w:ind w:firstLine="0"/>
              <w:jc w:val="left"/>
              <w:rPr>
                <w:sz w:val="21"/>
              </w:rPr>
            </w:pPr>
            <w:r>
              <w:rPr>
                <w:sz w:val="21"/>
                <w:szCs w:val="21"/>
              </w:rPr>
              <w:t>2.5.4.7</w:t>
            </w:r>
          </w:p>
        </w:tc>
      </w:tr>
      <w:tr w14:paraId="649CB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73C629">
            <w:pPr>
              <w:snapToGrid w:val="0"/>
              <w:spacing w:before="70" w:after="70" w:line="240" w:lineRule="auto"/>
              <w:ind w:firstLine="0"/>
              <w:jc w:val="center"/>
              <w:rPr>
                <w:sz w:val="21"/>
              </w:rPr>
            </w:pPr>
            <w:r>
              <w:rPr>
                <w:sz w:val="21"/>
                <w:szCs w:val="21"/>
              </w:rPr>
              <w:t>18</w:t>
            </w:r>
          </w:p>
        </w:tc>
        <w:tc>
          <w:tcPr>
            <w:tcW w:w="1600" w:type="dxa"/>
            <w:vAlign w:val="center"/>
          </w:tcPr>
          <w:p w14:paraId="5D861DBC">
            <w:pPr>
              <w:snapToGrid w:val="0"/>
              <w:spacing w:before="70" w:after="70" w:line="240" w:lineRule="auto"/>
              <w:ind w:firstLine="0"/>
              <w:jc w:val="left"/>
              <w:rPr>
                <w:sz w:val="21"/>
              </w:rPr>
            </w:pPr>
            <w:r>
              <w:rPr>
                <w:sz w:val="21"/>
                <w:szCs w:val="21"/>
              </w:rPr>
              <w:t>第六章 4.1.1.7</w:t>
            </w:r>
          </w:p>
        </w:tc>
        <w:tc>
          <w:tcPr>
            <w:tcW w:w="3216" w:type="dxa"/>
            <w:vAlign w:val="center"/>
          </w:tcPr>
          <w:p w14:paraId="7D2FA576">
            <w:pPr>
              <w:snapToGrid w:val="0"/>
              <w:spacing w:before="70" w:after="70" w:line="240" w:lineRule="auto"/>
              <w:ind w:firstLine="0"/>
              <w:jc w:val="left"/>
              <w:rPr>
                <w:sz w:val="21"/>
              </w:rPr>
            </w:pPr>
            <w:r>
              <w:rPr>
                <w:sz w:val="21"/>
                <w:szCs w:val="21"/>
              </w:rPr>
              <w:t>720° 沉浸式模型</w:t>
            </w:r>
          </w:p>
        </w:tc>
        <w:tc>
          <w:tcPr>
            <w:tcW w:w="1716" w:type="dxa"/>
            <w:vAlign w:val="center"/>
          </w:tcPr>
          <w:p w14:paraId="27EB9CD9">
            <w:pPr>
              <w:snapToGrid w:val="0"/>
              <w:spacing w:before="70" w:after="70" w:line="240" w:lineRule="auto"/>
              <w:ind w:firstLine="0"/>
              <w:jc w:val="left"/>
              <w:rPr>
                <w:sz w:val="21"/>
              </w:rPr>
            </w:pPr>
            <w:r>
              <w:rPr>
                <w:sz w:val="21"/>
                <w:szCs w:val="21"/>
              </w:rPr>
              <w:t>完全响应</w:t>
            </w:r>
          </w:p>
        </w:tc>
        <w:tc>
          <w:tcPr>
            <w:tcW w:w="1648" w:type="dxa"/>
            <w:vAlign w:val="center"/>
          </w:tcPr>
          <w:p w14:paraId="14ED09C6">
            <w:pPr>
              <w:snapToGrid w:val="0"/>
              <w:spacing w:before="70" w:after="70" w:line="240" w:lineRule="auto"/>
              <w:ind w:firstLine="0"/>
              <w:jc w:val="left"/>
              <w:rPr>
                <w:sz w:val="21"/>
              </w:rPr>
            </w:pPr>
            <w:r>
              <w:rPr>
                <w:sz w:val="21"/>
                <w:szCs w:val="21"/>
              </w:rPr>
              <w:t>2.5.3.3</w:t>
            </w:r>
          </w:p>
        </w:tc>
      </w:tr>
      <w:tr w14:paraId="14F10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D9F33B">
            <w:pPr>
              <w:snapToGrid w:val="0"/>
              <w:spacing w:before="70" w:after="70" w:line="240" w:lineRule="auto"/>
              <w:ind w:firstLine="0"/>
              <w:jc w:val="center"/>
              <w:rPr>
                <w:sz w:val="21"/>
              </w:rPr>
            </w:pPr>
            <w:r>
              <w:rPr>
                <w:sz w:val="21"/>
                <w:szCs w:val="21"/>
              </w:rPr>
              <w:t>19</w:t>
            </w:r>
          </w:p>
        </w:tc>
        <w:tc>
          <w:tcPr>
            <w:tcW w:w="1600" w:type="dxa"/>
            <w:vAlign w:val="center"/>
          </w:tcPr>
          <w:p w14:paraId="23550E87">
            <w:pPr>
              <w:snapToGrid w:val="0"/>
              <w:spacing w:before="70" w:after="70" w:line="240" w:lineRule="auto"/>
              <w:ind w:firstLine="0"/>
              <w:jc w:val="left"/>
              <w:rPr>
                <w:sz w:val="21"/>
              </w:rPr>
            </w:pPr>
            <w:r>
              <w:rPr>
                <w:sz w:val="21"/>
                <w:szCs w:val="21"/>
              </w:rPr>
              <w:t>第六章 4.1.2</w:t>
            </w:r>
          </w:p>
        </w:tc>
        <w:tc>
          <w:tcPr>
            <w:tcW w:w="3216" w:type="dxa"/>
            <w:vAlign w:val="center"/>
          </w:tcPr>
          <w:p w14:paraId="111B20B2">
            <w:pPr>
              <w:snapToGrid w:val="0"/>
              <w:spacing w:before="70" w:after="70" w:line="240" w:lineRule="auto"/>
              <w:ind w:firstLine="0"/>
              <w:jc w:val="left"/>
              <w:rPr>
                <w:sz w:val="21"/>
              </w:rPr>
            </w:pPr>
            <w:r>
              <w:rPr>
                <w:sz w:val="21"/>
                <w:szCs w:val="21"/>
              </w:rPr>
              <w:t>技术现状分析报告</w:t>
            </w:r>
          </w:p>
        </w:tc>
        <w:tc>
          <w:tcPr>
            <w:tcW w:w="1716" w:type="dxa"/>
            <w:vAlign w:val="center"/>
          </w:tcPr>
          <w:p w14:paraId="58C2035C">
            <w:pPr>
              <w:snapToGrid w:val="0"/>
              <w:spacing w:before="70" w:after="70" w:line="240" w:lineRule="auto"/>
              <w:ind w:firstLine="0"/>
              <w:jc w:val="left"/>
              <w:rPr>
                <w:sz w:val="21"/>
              </w:rPr>
            </w:pPr>
            <w:r>
              <w:rPr>
                <w:sz w:val="21"/>
                <w:szCs w:val="21"/>
              </w:rPr>
              <w:t>完全响应</w:t>
            </w:r>
          </w:p>
        </w:tc>
        <w:tc>
          <w:tcPr>
            <w:tcW w:w="1648" w:type="dxa"/>
            <w:vAlign w:val="center"/>
          </w:tcPr>
          <w:p w14:paraId="2607D131">
            <w:pPr>
              <w:snapToGrid w:val="0"/>
              <w:spacing w:before="70" w:after="70" w:line="240" w:lineRule="auto"/>
              <w:ind w:firstLine="0"/>
              <w:jc w:val="left"/>
              <w:rPr>
                <w:sz w:val="21"/>
              </w:rPr>
            </w:pPr>
            <w:r>
              <w:rPr>
                <w:sz w:val="21"/>
                <w:szCs w:val="21"/>
              </w:rPr>
              <w:t>2.2.1</w:t>
            </w:r>
          </w:p>
        </w:tc>
      </w:tr>
      <w:tr w14:paraId="76E27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90D505">
            <w:pPr>
              <w:snapToGrid w:val="0"/>
              <w:spacing w:before="70" w:after="70" w:line="240" w:lineRule="auto"/>
              <w:ind w:firstLine="0"/>
              <w:jc w:val="center"/>
              <w:rPr>
                <w:sz w:val="21"/>
              </w:rPr>
            </w:pPr>
            <w:r>
              <w:rPr>
                <w:sz w:val="21"/>
                <w:szCs w:val="21"/>
              </w:rPr>
              <w:t>20</w:t>
            </w:r>
          </w:p>
        </w:tc>
        <w:tc>
          <w:tcPr>
            <w:tcW w:w="1600" w:type="dxa"/>
            <w:vAlign w:val="center"/>
          </w:tcPr>
          <w:p w14:paraId="384914F5">
            <w:pPr>
              <w:snapToGrid w:val="0"/>
              <w:spacing w:before="70" w:after="70" w:line="240" w:lineRule="auto"/>
              <w:ind w:firstLine="0"/>
              <w:jc w:val="left"/>
              <w:rPr>
                <w:sz w:val="21"/>
              </w:rPr>
            </w:pPr>
            <w:r>
              <w:rPr>
                <w:sz w:val="21"/>
                <w:szCs w:val="21"/>
              </w:rPr>
              <w:t>第六章 4.2.1</w:t>
            </w:r>
          </w:p>
        </w:tc>
        <w:tc>
          <w:tcPr>
            <w:tcW w:w="3216" w:type="dxa"/>
            <w:vAlign w:val="center"/>
          </w:tcPr>
          <w:p w14:paraId="66B5C375">
            <w:pPr>
              <w:snapToGrid w:val="0"/>
              <w:spacing w:before="70" w:after="70" w:line="240" w:lineRule="auto"/>
              <w:ind w:firstLine="0"/>
              <w:jc w:val="left"/>
              <w:rPr>
                <w:sz w:val="21"/>
              </w:rPr>
            </w:pPr>
            <w:r>
              <w:rPr>
                <w:sz w:val="21"/>
                <w:szCs w:val="21"/>
              </w:rPr>
              <w:t>互补性研究、中试、精度</w:t>
            </w:r>
          </w:p>
        </w:tc>
        <w:tc>
          <w:tcPr>
            <w:tcW w:w="1716" w:type="dxa"/>
            <w:vAlign w:val="center"/>
          </w:tcPr>
          <w:p w14:paraId="66185224">
            <w:pPr>
              <w:snapToGrid w:val="0"/>
              <w:spacing w:before="70" w:after="70" w:line="240" w:lineRule="auto"/>
              <w:ind w:firstLine="0"/>
              <w:jc w:val="left"/>
              <w:rPr>
                <w:sz w:val="21"/>
              </w:rPr>
            </w:pPr>
            <w:r>
              <w:rPr>
                <w:sz w:val="21"/>
                <w:szCs w:val="21"/>
              </w:rPr>
              <w:t>完全响应</w:t>
            </w:r>
          </w:p>
        </w:tc>
        <w:tc>
          <w:tcPr>
            <w:tcW w:w="1648" w:type="dxa"/>
            <w:vAlign w:val="center"/>
          </w:tcPr>
          <w:p w14:paraId="4E142BD5">
            <w:pPr>
              <w:snapToGrid w:val="0"/>
              <w:spacing w:before="70" w:after="70" w:line="240" w:lineRule="auto"/>
              <w:ind w:firstLine="0"/>
              <w:jc w:val="left"/>
              <w:rPr>
                <w:sz w:val="21"/>
              </w:rPr>
            </w:pPr>
            <w:r>
              <w:rPr>
                <w:sz w:val="21"/>
                <w:szCs w:val="21"/>
              </w:rPr>
              <w:t>2.2.2、2.5.1.15</w:t>
            </w:r>
          </w:p>
        </w:tc>
      </w:tr>
      <w:tr w14:paraId="31FF0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A6CD6F">
            <w:pPr>
              <w:snapToGrid w:val="0"/>
              <w:spacing w:before="70" w:after="70" w:line="240" w:lineRule="auto"/>
              <w:ind w:firstLine="0"/>
              <w:jc w:val="center"/>
              <w:rPr>
                <w:sz w:val="21"/>
              </w:rPr>
            </w:pPr>
            <w:r>
              <w:rPr>
                <w:sz w:val="21"/>
                <w:szCs w:val="21"/>
              </w:rPr>
              <w:t>21</w:t>
            </w:r>
          </w:p>
        </w:tc>
        <w:tc>
          <w:tcPr>
            <w:tcW w:w="1600" w:type="dxa"/>
            <w:vAlign w:val="center"/>
          </w:tcPr>
          <w:p w14:paraId="6223FEC1">
            <w:pPr>
              <w:snapToGrid w:val="0"/>
              <w:spacing w:before="70" w:after="70" w:line="240" w:lineRule="auto"/>
              <w:ind w:firstLine="0"/>
              <w:jc w:val="left"/>
              <w:rPr>
                <w:sz w:val="21"/>
              </w:rPr>
            </w:pPr>
            <w:r>
              <w:rPr>
                <w:sz w:val="21"/>
                <w:szCs w:val="21"/>
              </w:rPr>
              <w:t>第六章 4.2.2</w:t>
            </w:r>
          </w:p>
        </w:tc>
        <w:tc>
          <w:tcPr>
            <w:tcW w:w="3216" w:type="dxa"/>
            <w:vAlign w:val="center"/>
          </w:tcPr>
          <w:p w14:paraId="19F10D61">
            <w:pPr>
              <w:snapToGrid w:val="0"/>
              <w:spacing w:before="70" w:after="70" w:line="240" w:lineRule="auto"/>
              <w:ind w:firstLine="0"/>
              <w:jc w:val="left"/>
              <w:rPr>
                <w:sz w:val="21"/>
              </w:rPr>
            </w:pPr>
            <w:r>
              <w:rPr>
                <w:sz w:val="21"/>
                <w:szCs w:val="21"/>
              </w:rPr>
              <w:t>重建、融合、判识、报告研究</w:t>
            </w:r>
          </w:p>
        </w:tc>
        <w:tc>
          <w:tcPr>
            <w:tcW w:w="1716" w:type="dxa"/>
            <w:vAlign w:val="center"/>
          </w:tcPr>
          <w:p w14:paraId="4F9AFEDB">
            <w:pPr>
              <w:snapToGrid w:val="0"/>
              <w:spacing w:before="70" w:after="70" w:line="240" w:lineRule="auto"/>
              <w:ind w:firstLine="0"/>
              <w:jc w:val="left"/>
              <w:rPr>
                <w:sz w:val="21"/>
              </w:rPr>
            </w:pPr>
            <w:r>
              <w:rPr>
                <w:sz w:val="21"/>
                <w:szCs w:val="21"/>
              </w:rPr>
              <w:t>完全响应</w:t>
            </w:r>
          </w:p>
        </w:tc>
        <w:tc>
          <w:tcPr>
            <w:tcW w:w="1648" w:type="dxa"/>
            <w:vAlign w:val="center"/>
          </w:tcPr>
          <w:p w14:paraId="082FEF61">
            <w:pPr>
              <w:snapToGrid w:val="0"/>
              <w:spacing w:before="70" w:after="70" w:line="240" w:lineRule="auto"/>
              <w:ind w:firstLine="0"/>
              <w:jc w:val="left"/>
              <w:rPr>
                <w:sz w:val="21"/>
              </w:rPr>
            </w:pPr>
            <w:r>
              <w:rPr>
                <w:sz w:val="21"/>
                <w:szCs w:val="21"/>
              </w:rPr>
              <w:t>2.2.2、2.5.3</w:t>
            </w:r>
          </w:p>
        </w:tc>
      </w:tr>
      <w:tr w14:paraId="6FB63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05E38EA">
            <w:pPr>
              <w:snapToGrid w:val="0"/>
              <w:spacing w:before="70" w:after="70" w:line="240" w:lineRule="auto"/>
              <w:ind w:firstLine="0"/>
              <w:jc w:val="center"/>
              <w:rPr>
                <w:sz w:val="21"/>
              </w:rPr>
            </w:pPr>
            <w:r>
              <w:rPr>
                <w:sz w:val="21"/>
                <w:szCs w:val="21"/>
              </w:rPr>
              <w:t>22</w:t>
            </w:r>
          </w:p>
        </w:tc>
        <w:tc>
          <w:tcPr>
            <w:tcW w:w="1600" w:type="dxa"/>
            <w:vAlign w:val="center"/>
          </w:tcPr>
          <w:p w14:paraId="59BA2D1E">
            <w:pPr>
              <w:snapToGrid w:val="0"/>
              <w:spacing w:before="70" w:after="70" w:line="240" w:lineRule="auto"/>
              <w:ind w:firstLine="0"/>
              <w:jc w:val="left"/>
              <w:rPr>
                <w:sz w:val="21"/>
              </w:rPr>
            </w:pPr>
            <w:r>
              <w:rPr>
                <w:sz w:val="21"/>
                <w:szCs w:val="21"/>
              </w:rPr>
              <w:t>第六章 4.3</w:t>
            </w:r>
          </w:p>
        </w:tc>
        <w:tc>
          <w:tcPr>
            <w:tcW w:w="3216" w:type="dxa"/>
            <w:vAlign w:val="center"/>
          </w:tcPr>
          <w:p w14:paraId="5661B602">
            <w:pPr>
              <w:snapToGrid w:val="0"/>
              <w:spacing w:before="70" w:after="70" w:line="240" w:lineRule="auto"/>
              <w:ind w:firstLine="0"/>
              <w:jc w:val="left"/>
              <w:rPr>
                <w:sz w:val="21"/>
              </w:rPr>
            </w:pPr>
            <w:r>
              <w:rPr>
                <w:sz w:val="21"/>
                <w:szCs w:val="21"/>
              </w:rPr>
              <w:t>装备设计与优化设计</w:t>
            </w:r>
          </w:p>
        </w:tc>
        <w:tc>
          <w:tcPr>
            <w:tcW w:w="1716" w:type="dxa"/>
            <w:vAlign w:val="center"/>
          </w:tcPr>
          <w:p w14:paraId="7D9049F5">
            <w:pPr>
              <w:snapToGrid w:val="0"/>
              <w:spacing w:before="70" w:after="70" w:line="240" w:lineRule="auto"/>
              <w:ind w:firstLine="0"/>
              <w:jc w:val="left"/>
              <w:rPr>
                <w:sz w:val="21"/>
              </w:rPr>
            </w:pPr>
            <w:r>
              <w:rPr>
                <w:sz w:val="21"/>
                <w:szCs w:val="21"/>
              </w:rPr>
              <w:t>完全响应</w:t>
            </w:r>
          </w:p>
        </w:tc>
        <w:tc>
          <w:tcPr>
            <w:tcW w:w="1648" w:type="dxa"/>
            <w:vAlign w:val="center"/>
          </w:tcPr>
          <w:p w14:paraId="2372370A">
            <w:pPr>
              <w:snapToGrid w:val="0"/>
              <w:spacing w:before="70" w:after="70" w:line="240" w:lineRule="auto"/>
              <w:ind w:firstLine="0"/>
              <w:jc w:val="left"/>
              <w:rPr>
                <w:sz w:val="21"/>
              </w:rPr>
            </w:pPr>
            <w:r>
              <w:rPr>
                <w:sz w:val="21"/>
                <w:szCs w:val="21"/>
              </w:rPr>
              <w:t>2.5.1、2.5.2、2.5.3</w:t>
            </w:r>
          </w:p>
        </w:tc>
      </w:tr>
      <w:tr w14:paraId="62950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8F28C6">
            <w:pPr>
              <w:snapToGrid w:val="0"/>
              <w:spacing w:before="70" w:after="70" w:line="240" w:lineRule="auto"/>
              <w:ind w:firstLine="0"/>
              <w:jc w:val="center"/>
              <w:rPr>
                <w:sz w:val="21"/>
              </w:rPr>
            </w:pPr>
            <w:r>
              <w:rPr>
                <w:sz w:val="21"/>
                <w:szCs w:val="21"/>
              </w:rPr>
              <w:t>23</w:t>
            </w:r>
          </w:p>
        </w:tc>
        <w:tc>
          <w:tcPr>
            <w:tcW w:w="1600" w:type="dxa"/>
            <w:vAlign w:val="center"/>
          </w:tcPr>
          <w:p w14:paraId="5B1C0693">
            <w:pPr>
              <w:snapToGrid w:val="0"/>
              <w:spacing w:before="70" w:after="70" w:line="240" w:lineRule="auto"/>
              <w:ind w:firstLine="0"/>
              <w:jc w:val="left"/>
              <w:rPr>
                <w:sz w:val="21"/>
              </w:rPr>
            </w:pPr>
            <w:r>
              <w:rPr>
                <w:sz w:val="21"/>
                <w:szCs w:val="21"/>
              </w:rPr>
              <w:t>第六章 4.4</w:t>
            </w:r>
          </w:p>
        </w:tc>
        <w:tc>
          <w:tcPr>
            <w:tcW w:w="3216" w:type="dxa"/>
            <w:vAlign w:val="center"/>
          </w:tcPr>
          <w:p w14:paraId="5D351CA7">
            <w:pPr>
              <w:snapToGrid w:val="0"/>
              <w:spacing w:before="70" w:after="70" w:line="240" w:lineRule="auto"/>
              <w:ind w:firstLine="0"/>
              <w:jc w:val="left"/>
              <w:rPr>
                <w:sz w:val="21"/>
              </w:rPr>
            </w:pPr>
            <w:r>
              <w:rPr>
                <w:sz w:val="21"/>
                <w:szCs w:val="21"/>
              </w:rPr>
              <w:t>装备开发与交付清单</w:t>
            </w:r>
          </w:p>
        </w:tc>
        <w:tc>
          <w:tcPr>
            <w:tcW w:w="1716" w:type="dxa"/>
            <w:vAlign w:val="center"/>
          </w:tcPr>
          <w:p w14:paraId="5999180B">
            <w:pPr>
              <w:snapToGrid w:val="0"/>
              <w:spacing w:before="70" w:after="70" w:line="240" w:lineRule="auto"/>
              <w:ind w:firstLine="0"/>
              <w:jc w:val="left"/>
              <w:rPr>
                <w:sz w:val="21"/>
              </w:rPr>
            </w:pPr>
            <w:r>
              <w:rPr>
                <w:sz w:val="21"/>
                <w:szCs w:val="21"/>
              </w:rPr>
              <w:t>完全响应</w:t>
            </w:r>
          </w:p>
        </w:tc>
        <w:tc>
          <w:tcPr>
            <w:tcW w:w="1648" w:type="dxa"/>
            <w:vAlign w:val="center"/>
          </w:tcPr>
          <w:p w14:paraId="613C54FB">
            <w:pPr>
              <w:snapToGrid w:val="0"/>
              <w:spacing w:before="70" w:after="70" w:line="240" w:lineRule="auto"/>
              <w:ind w:firstLine="0"/>
              <w:jc w:val="left"/>
              <w:rPr>
                <w:sz w:val="21"/>
              </w:rPr>
            </w:pPr>
            <w:r>
              <w:rPr>
                <w:sz w:val="21"/>
                <w:szCs w:val="21"/>
              </w:rPr>
              <w:t>2.2.4、3.10.4</w:t>
            </w:r>
          </w:p>
        </w:tc>
      </w:tr>
      <w:tr w14:paraId="28ED8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AFE495E">
            <w:pPr>
              <w:snapToGrid w:val="0"/>
              <w:spacing w:before="70" w:after="70" w:line="240" w:lineRule="auto"/>
              <w:ind w:firstLine="0"/>
              <w:jc w:val="center"/>
              <w:rPr>
                <w:sz w:val="21"/>
              </w:rPr>
            </w:pPr>
            <w:r>
              <w:rPr>
                <w:sz w:val="21"/>
                <w:szCs w:val="21"/>
              </w:rPr>
              <w:t>24</w:t>
            </w:r>
          </w:p>
        </w:tc>
        <w:tc>
          <w:tcPr>
            <w:tcW w:w="1600" w:type="dxa"/>
            <w:vAlign w:val="center"/>
          </w:tcPr>
          <w:p w14:paraId="585161A8">
            <w:pPr>
              <w:snapToGrid w:val="0"/>
              <w:spacing w:before="70" w:after="70" w:line="240" w:lineRule="auto"/>
              <w:ind w:firstLine="0"/>
              <w:jc w:val="left"/>
              <w:rPr>
                <w:sz w:val="21"/>
              </w:rPr>
            </w:pPr>
            <w:r>
              <w:rPr>
                <w:sz w:val="21"/>
                <w:szCs w:val="21"/>
              </w:rPr>
              <w:t>第六章 4.4.1.5</w:t>
            </w:r>
          </w:p>
        </w:tc>
        <w:tc>
          <w:tcPr>
            <w:tcW w:w="3216" w:type="dxa"/>
            <w:vAlign w:val="center"/>
          </w:tcPr>
          <w:p w14:paraId="451C40F3">
            <w:pPr>
              <w:snapToGrid w:val="0"/>
              <w:spacing w:before="70" w:after="70" w:line="240" w:lineRule="auto"/>
              <w:ind w:firstLine="0"/>
              <w:jc w:val="left"/>
              <w:rPr>
                <w:sz w:val="21"/>
              </w:rPr>
            </w:pPr>
            <w:r>
              <w:rPr>
                <w:sz w:val="21"/>
                <w:szCs w:val="21"/>
              </w:rPr>
              <w:t>便携机国产化配置</w:t>
            </w:r>
          </w:p>
        </w:tc>
        <w:tc>
          <w:tcPr>
            <w:tcW w:w="1716" w:type="dxa"/>
            <w:vAlign w:val="center"/>
          </w:tcPr>
          <w:p w14:paraId="67F478BA">
            <w:pPr>
              <w:snapToGrid w:val="0"/>
              <w:spacing w:before="70" w:after="70" w:line="240" w:lineRule="auto"/>
              <w:ind w:firstLine="0"/>
              <w:jc w:val="left"/>
              <w:rPr>
                <w:sz w:val="21"/>
              </w:rPr>
            </w:pPr>
            <w:r>
              <w:rPr>
                <w:sz w:val="21"/>
                <w:szCs w:val="21"/>
              </w:rPr>
              <w:t>完全响应</w:t>
            </w:r>
          </w:p>
        </w:tc>
        <w:tc>
          <w:tcPr>
            <w:tcW w:w="1648" w:type="dxa"/>
            <w:vAlign w:val="center"/>
          </w:tcPr>
          <w:p w14:paraId="28C8583B">
            <w:pPr>
              <w:snapToGrid w:val="0"/>
              <w:spacing w:before="70" w:after="70" w:line="240" w:lineRule="auto"/>
              <w:ind w:firstLine="0"/>
              <w:jc w:val="left"/>
              <w:rPr>
                <w:sz w:val="21"/>
              </w:rPr>
            </w:pPr>
            <w:r>
              <w:rPr>
                <w:sz w:val="21"/>
                <w:szCs w:val="21"/>
              </w:rPr>
              <w:t>2.5.1.19</w:t>
            </w:r>
          </w:p>
        </w:tc>
      </w:tr>
      <w:tr w14:paraId="3790B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95A15E">
            <w:pPr>
              <w:snapToGrid w:val="0"/>
              <w:spacing w:before="70" w:after="70" w:line="240" w:lineRule="auto"/>
              <w:ind w:firstLine="0"/>
              <w:jc w:val="center"/>
              <w:rPr>
                <w:sz w:val="21"/>
              </w:rPr>
            </w:pPr>
            <w:r>
              <w:rPr>
                <w:sz w:val="21"/>
                <w:szCs w:val="21"/>
              </w:rPr>
              <w:t>25</w:t>
            </w:r>
          </w:p>
        </w:tc>
        <w:tc>
          <w:tcPr>
            <w:tcW w:w="1600" w:type="dxa"/>
            <w:vAlign w:val="center"/>
          </w:tcPr>
          <w:p w14:paraId="535C5D1A">
            <w:pPr>
              <w:snapToGrid w:val="0"/>
              <w:spacing w:before="70" w:after="70" w:line="240" w:lineRule="auto"/>
              <w:ind w:firstLine="0"/>
              <w:jc w:val="left"/>
              <w:rPr>
                <w:sz w:val="21"/>
              </w:rPr>
            </w:pPr>
            <w:r>
              <w:rPr>
                <w:sz w:val="21"/>
                <w:szCs w:val="21"/>
              </w:rPr>
              <w:t>第六章 4.4.1.6</w:t>
            </w:r>
          </w:p>
        </w:tc>
        <w:tc>
          <w:tcPr>
            <w:tcW w:w="3216" w:type="dxa"/>
            <w:vAlign w:val="center"/>
          </w:tcPr>
          <w:p w14:paraId="196C9300">
            <w:pPr>
              <w:snapToGrid w:val="0"/>
              <w:spacing w:before="70" w:after="70" w:line="240" w:lineRule="auto"/>
              <w:ind w:firstLine="0"/>
              <w:jc w:val="left"/>
              <w:rPr>
                <w:sz w:val="21"/>
              </w:rPr>
            </w:pPr>
            <w:r>
              <w:rPr>
                <w:sz w:val="21"/>
                <w:szCs w:val="21"/>
              </w:rPr>
              <w:t>单北斗、无 GPS</w:t>
            </w:r>
          </w:p>
        </w:tc>
        <w:tc>
          <w:tcPr>
            <w:tcW w:w="1716" w:type="dxa"/>
            <w:vAlign w:val="center"/>
          </w:tcPr>
          <w:p w14:paraId="755037B2">
            <w:pPr>
              <w:snapToGrid w:val="0"/>
              <w:spacing w:before="70" w:after="70" w:line="240" w:lineRule="auto"/>
              <w:ind w:firstLine="0"/>
              <w:jc w:val="left"/>
              <w:rPr>
                <w:sz w:val="21"/>
              </w:rPr>
            </w:pPr>
            <w:r>
              <w:rPr>
                <w:sz w:val="21"/>
                <w:szCs w:val="21"/>
              </w:rPr>
              <w:t>完全响应</w:t>
            </w:r>
          </w:p>
        </w:tc>
        <w:tc>
          <w:tcPr>
            <w:tcW w:w="1648" w:type="dxa"/>
            <w:vAlign w:val="center"/>
          </w:tcPr>
          <w:p w14:paraId="2175998F">
            <w:pPr>
              <w:snapToGrid w:val="0"/>
              <w:spacing w:before="70" w:after="70" w:line="240" w:lineRule="auto"/>
              <w:ind w:firstLine="0"/>
              <w:jc w:val="left"/>
              <w:rPr>
                <w:sz w:val="21"/>
              </w:rPr>
            </w:pPr>
            <w:r>
              <w:rPr>
                <w:sz w:val="21"/>
                <w:szCs w:val="21"/>
              </w:rPr>
              <w:t>2.5.1.19</w:t>
            </w:r>
          </w:p>
        </w:tc>
      </w:tr>
      <w:tr w14:paraId="63B27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3D3F10">
            <w:pPr>
              <w:snapToGrid w:val="0"/>
              <w:spacing w:before="70" w:after="70" w:line="240" w:lineRule="auto"/>
              <w:ind w:firstLine="0"/>
              <w:jc w:val="center"/>
              <w:rPr>
                <w:sz w:val="21"/>
              </w:rPr>
            </w:pPr>
            <w:r>
              <w:rPr>
                <w:sz w:val="21"/>
                <w:szCs w:val="21"/>
              </w:rPr>
              <w:t>26</w:t>
            </w:r>
          </w:p>
        </w:tc>
        <w:tc>
          <w:tcPr>
            <w:tcW w:w="1600" w:type="dxa"/>
            <w:vAlign w:val="center"/>
          </w:tcPr>
          <w:p w14:paraId="36A91C35">
            <w:pPr>
              <w:snapToGrid w:val="0"/>
              <w:spacing w:before="70" w:after="70" w:line="240" w:lineRule="auto"/>
              <w:ind w:firstLine="0"/>
              <w:jc w:val="left"/>
              <w:rPr>
                <w:sz w:val="21"/>
              </w:rPr>
            </w:pPr>
            <w:r>
              <w:rPr>
                <w:sz w:val="21"/>
                <w:szCs w:val="21"/>
              </w:rPr>
              <w:t>第六章 4.4.1.8</w:t>
            </w:r>
          </w:p>
        </w:tc>
        <w:tc>
          <w:tcPr>
            <w:tcW w:w="3216" w:type="dxa"/>
            <w:vAlign w:val="center"/>
          </w:tcPr>
          <w:p w14:paraId="10ABFD77">
            <w:pPr>
              <w:snapToGrid w:val="0"/>
              <w:spacing w:before="70" w:after="70" w:line="240" w:lineRule="auto"/>
              <w:ind w:firstLine="0"/>
              <w:jc w:val="left"/>
              <w:rPr>
                <w:sz w:val="21"/>
              </w:rPr>
            </w:pPr>
            <w:r>
              <w:rPr>
                <w:sz w:val="21"/>
                <w:szCs w:val="21"/>
              </w:rPr>
              <w:t>非 WiFi 无线</w:t>
            </w:r>
          </w:p>
        </w:tc>
        <w:tc>
          <w:tcPr>
            <w:tcW w:w="1716" w:type="dxa"/>
            <w:vAlign w:val="center"/>
          </w:tcPr>
          <w:p w14:paraId="31277A66">
            <w:pPr>
              <w:snapToGrid w:val="0"/>
              <w:spacing w:before="70" w:after="70" w:line="240" w:lineRule="auto"/>
              <w:ind w:firstLine="0"/>
              <w:jc w:val="left"/>
              <w:rPr>
                <w:sz w:val="21"/>
              </w:rPr>
            </w:pPr>
            <w:r>
              <w:rPr>
                <w:sz w:val="21"/>
                <w:szCs w:val="21"/>
              </w:rPr>
              <w:t>完全响应</w:t>
            </w:r>
          </w:p>
        </w:tc>
        <w:tc>
          <w:tcPr>
            <w:tcW w:w="1648" w:type="dxa"/>
            <w:vAlign w:val="center"/>
          </w:tcPr>
          <w:p w14:paraId="528F6F6C">
            <w:pPr>
              <w:snapToGrid w:val="0"/>
              <w:spacing w:before="70" w:after="70" w:line="240" w:lineRule="auto"/>
              <w:ind w:firstLine="0"/>
              <w:jc w:val="left"/>
              <w:rPr>
                <w:sz w:val="21"/>
              </w:rPr>
            </w:pPr>
            <w:r>
              <w:rPr>
                <w:sz w:val="21"/>
                <w:szCs w:val="21"/>
              </w:rPr>
              <w:t>2.5.1.9</w:t>
            </w:r>
          </w:p>
        </w:tc>
      </w:tr>
      <w:tr w14:paraId="1CCF1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8B33A8">
            <w:pPr>
              <w:snapToGrid w:val="0"/>
              <w:spacing w:before="70" w:after="70" w:line="240" w:lineRule="auto"/>
              <w:ind w:firstLine="0"/>
              <w:jc w:val="center"/>
              <w:rPr>
                <w:sz w:val="21"/>
              </w:rPr>
            </w:pPr>
            <w:r>
              <w:rPr>
                <w:sz w:val="21"/>
                <w:szCs w:val="21"/>
              </w:rPr>
              <w:t>27</w:t>
            </w:r>
          </w:p>
        </w:tc>
        <w:tc>
          <w:tcPr>
            <w:tcW w:w="1600" w:type="dxa"/>
            <w:vAlign w:val="center"/>
          </w:tcPr>
          <w:p w14:paraId="2A498D46">
            <w:pPr>
              <w:snapToGrid w:val="0"/>
              <w:spacing w:before="70" w:after="70" w:line="240" w:lineRule="auto"/>
              <w:ind w:firstLine="0"/>
              <w:jc w:val="left"/>
              <w:rPr>
                <w:sz w:val="21"/>
              </w:rPr>
            </w:pPr>
            <w:r>
              <w:rPr>
                <w:sz w:val="21"/>
                <w:szCs w:val="21"/>
              </w:rPr>
              <w:t>第六章 4.4.4.1</w:t>
            </w:r>
          </w:p>
        </w:tc>
        <w:tc>
          <w:tcPr>
            <w:tcW w:w="3216" w:type="dxa"/>
            <w:vAlign w:val="center"/>
          </w:tcPr>
          <w:p w14:paraId="62BD76B7">
            <w:pPr>
              <w:snapToGrid w:val="0"/>
              <w:spacing w:before="70" w:after="70" w:line="240" w:lineRule="auto"/>
              <w:ind w:firstLine="0"/>
              <w:jc w:val="left"/>
              <w:rPr>
                <w:sz w:val="21"/>
              </w:rPr>
            </w:pPr>
            <w:r>
              <w:rPr>
                <w:sz w:val="21"/>
                <w:szCs w:val="21"/>
              </w:rPr>
              <w:t>24 h 重建渲染</w:t>
            </w:r>
          </w:p>
        </w:tc>
        <w:tc>
          <w:tcPr>
            <w:tcW w:w="1716" w:type="dxa"/>
            <w:vAlign w:val="center"/>
          </w:tcPr>
          <w:p w14:paraId="198044D7">
            <w:pPr>
              <w:snapToGrid w:val="0"/>
              <w:spacing w:before="70" w:after="70" w:line="240" w:lineRule="auto"/>
              <w:ind w:firstLine="0"/>
              <w:jc w:val="left"/>
              <w:rPr>
                <w:sz w:val="21"/>
              </w:rPr>
            </w:pPr>
            <w:r>
              <w:rPr>
                <w:sz w:val="21"/>
                <w:szCs w:val="21"/>
              </w:rPr>
              <w:t>完全响应</w:t>
            </w:r>
          </w:p>
        </w:tc>
        <w:tc>
          <w:tcPr>
            <w:tcW w:w="1648" w:type="dxa"/>
            <w:vAlign w:val="center"/>
          </w:tcPr>
          <w:p w14:paraId="68DDB755">
            <w:pPr>
              <w:snapToGrid w:val="0"/>
              <w:spacing w:before="70" w:after="70" w:line="240" w:lineRule="auto"/>
              <w:ind w:firstLine="0"/>
              <w:jc w:val="left"/>
              <w:rPr>
                <w:sz w:val="21"/>
              </w:rPr>
            </w:pPr>
            <w:r>
              <w:rPr>
                <w:sz w:val="21"/>
                <w:szCs w:val="21"/>
              </w:rPr>
              <w:t>2.5.3.3</w:t>
            </w:r>
          </w:p>
        </w:tc>
      </w:tr>
      <w:tr w14:paraId="72466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03F934">
            <w:pPr>
              <w:snapToGrid w:val="0"/>
              <w:spacing w:before="70" w:after="70" w:line="240" w:lineRule="auto"/>
              <w:ind w:firstLine="0"/>
              <w:jc w:val="center"/>
              <w:rPr>
                <w:sz w:val="21"/>
              </w:rPr>
            </w:pPr>
            <w:r>
              <w:rPr>
                <w:sz w:val="21"/>
                <w:szCs w:val="21"/>
              </w:rPr>
              <w:t>28</w:t>
            </w:r>
          </w:p>
        </w:tc>
        <w:tc>
          <w:tcPr>
            <w:tcW w:w="1600" w:type="dxa"/>
            <w:vAlign w:val="center"/>
          </w:tcPr>
          <w:p w14:paraId="207C11CA">
            <w:pPr>
              <w:snapToGrid w:val="0"/>
              <w:spacing w:before="70" w:after="70" w:line="240" w:lineRule="auto"/>
              <w:ind w:firstLine="0"/>
              <w:jc w:val="left"/>
              <w:rPr>
                <w:sz w:val="21"/>
              </w:rPr>
            </w:pPr>
            <w:r>
              <w:rPr>
                <w:sz w:val="21"/>
                <w:szCs w:val="21"/>
              </w:rPr>
              <w:t>第六章 4.4.4.2</w:t>
            </w:r>
          </w:p>
        </w:tc>
        <w:tc>
          <w:tcPr>
            <w:tcW w:w="3216" w:type="dxa"/>
            <w:vAlign w:val="center"/>
          </w:tcPr>
          <w:p w14:paraId="52C33A50">
            <w:pPr>
              <w:snapToGrid w:val="0"/>
              <w:spacing w:before="70" w:after="70" w:line="240" w:lineRule="auto"/>
              <w:ind w:firstLine="0"/>
              <w:jc w:val="left"/>
              <w:rPr>
                <w:sz w:val="21"/>
              </w:rPr>
            </w:pPr>
            <w:r>
              <w:rPr>
                <w:sz w:val="21"/>
                <w:szCs w:val="21"/>
              </w:rPr>
              <w:t>72 h 报告</w:t>
            </w:r>
          </w:p>
        </w:tc>
        <w:tc>
          <w:tcPr>
            <w:tcW w:w="1716" w:type="dxa"/>
            <w:vAlign w:val="center"/>
          </w:tcPr>
          <w:p w14:paraId="26A0F74A">
            <w:pPr>
              <w:snapToGrid w:val="0"/>
              <w:spacing w:before="70" w:after="70" w:line="240" w:lineRule="auto"/>
              <w:ind w:firstLine="0"/>
              <w:jc w:val="left"/>
              <w:rPr>
                <w:sz w:val="21"/>
              </w:rPr>
            </w:pPr>
            <w:r>
              <w:rPr>
                <w:sz w:val="21"/>
                <w:szCs w:val="21"/>
              </w:rPr>
              <w:t>完全响应</w:t>
            </w:r>
          </w:p>
        </w:tc>
        <w:tc>
          <w:tcPr>
            <w:tcW w:w="1648" w:type="dxa"/>
            <w:vAlign w:val="center"/>
          </w:tcPr>
          <w:p w14:paraId="083B9EC3">
            <w:pPr>
              <w:snapToGrid w:val="0"/>
              <w:spacing w:before="70" w:after="70" w:line="240" w:lineRule="auto"/>
              <w:ind w:firstLine="0"/>
              <w:jc w:val="left"/>
              <w:rPr>
                <w:sz w:val="21"/>
              </w:rPr>
            </w:pPr>
            <w:r>
              <w:rPr>
                <w:sz w:val="21"/>
                <w:szCs w:val="21"/>
              </w:rPr>
              <w:t>2.5.3.5</w:t>
            </w:r>
          </w:p>
        </w:tc>
      </w:tr>
      <w:tr w14:paraId="34BB7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E7670C">
            <w:pPr>
              <w:snapToGrid w:val="0"/>
              <w:spacing w:before="70" w:after="70" w:line="240" w:lineRule="auto"/>
              <w:ind w:firstLine="0"/>
              <w:jc w:val="center"/>
              <w:rPr>
                <w:sz w:val="21"/>
              </w:rPr>
            </w:pPr>
            <w:r>
              <w:rPr>
                <w:sz w:val="21"/>
                <w:szCs w:val="21"/>
              </w:rPr>
              <w:t>29</w:t>
            </w:r>
          </w:p>
        </w:tc>
        <w:tc>
          <w:tcPr>
            <w:tcW w:w="1600" w:type="dxa"/>
            <w:vAlign w:val="center"/>
          </w:tcPr>
          <w:p w14:paraId="1868EB23">
            <w:pPr>
              <w:snapToGrid w:val="0"/>
              <w:spacing w:before="70" w:after="70" w:line="240" w:lineRule="auto"/>
              <w:ind w:firstLine="0"/>
              <w:jc w:val="left"/>
              <w:rPr>
                <w:sz w:val="21"/>
              </w:rPr>
            </w:pPr>
            <w:r>
              <w:rPr>
                <w:sz w:val="21"/>
                <w:szCs w:val="21"/>
              </w:rPr>
              <w:t>第六章 4.4.4.4</w:t>
            </w:r>
          </w:p>
        </w:tc>
        <w:tc>
          <w:tcPr>
            <w:tcW w:w="3216" w:type="dxa"/>
            <w:vAlign w:val="center"/>
          </w:tcPr>
          <w:p w14:paraId="0C1164E6">
            <w:pPr>
              <w:snapToGrid w:val="0"/>
              <w:spacing w:before="70" w:after="70" w:line="240" w:lineRule="auto"/>
              <w:ind w:firstLine="0"/>
              <w:jc w:val="left"/>
              <w:rPr>
                <w:sz w:val="21"/>
              </w:rPr>
            </w:pPr>
            <w:r>
              <w:rPr>
                <w:sz w:val="21"/>
                <w:szCs w:val="21"/>
              </w:rPr>
              <w:t>0.01 m、0.1 cm 精度</w:t>
            </w:r>
          </w:p>
        </w:tc>
        <w:tc>
          <w:tcPr>
            <w:tcW w:w="1716" w:type="dxa"/>
            <w:vAlign w:val="center"/>
          </w:tcPr>
          <w:p w14:paraId="12589477">
            <w:pPr>
              <w:snapToGrid w:val="0"/>
              <w:spacing w:before="70" w:after="70" w:line="240" w:lineRule="auto"/>
              <w:ind w:firstLine="0"/>
              <w:jc w:val="left"/>
              <w:rPr>
                <w:sz w:val="21"/>
              </w:rPr>
            </w:pPr>
            <w:r>
              <w:rPr>
                <w:sz w:val="21"/>
                <w:szCs w:val="21"/>
              </w:rPr>
              <w:t>完全响应</w:t>
            </w:r>
          </w:p>
        </w:tc>
        <w:tc>
          <w:tcPr>
            <w:tcW w:w="1648" w:type="dxa"/>
            <w:vAlign w:val="center"/>
          </w:tcPr>
          <w:p w14:paraId="6B444297">
            <w:pPr>
              <w:snapToGrid w:val="0"/>
              <w:spacing w:before="70" w:after="70" w:line="240" w:lineRule="auto"/>
              <w:ind w:firstLine="0"/>
              <w:jc w:val="left"/>
              <w:rPr>
                <w:sz w:val="21"/>
              </w:rPr>
            </w:pPr>
            <w:r>
              <w:rPr>
                <w:sz w:val="21"/>
                <w:szCs w:val="21"/>
              </w:rPr>
              <w:t>2.5.3.4</w:t>
            </w:r>
          </w:p>
        </w:tc>
      </w:tr>
      <w:tr w14:paraId="44D86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7FF90D3">
            <w:pPr>
              <w:snapToGrid w:val="0"/>
              <w:spacing w:before="70" w:after="70" w:line="240" w:lineRule="auto"/>
              <w:ind w:firstLine="0"/>
              <w:jc w:val="center"/>
              <w:rPr>
                <w:sz w:val="21"/>
              </w:rPr>
            </w:pPr>
            <w:r>
              <w:rPr>
                <w:sz w:val="21"/>
                <w:szCs w:val="21"/>
              </w:rPr>
              <w:t>30</w:t>
            </w:r>
          </w:p>
        </w:tc>
        <w:tc>
          <w:tcPr>
            <w:tcW w:w="1600" w:type="dxa"/>
            <w:vAlign w:val="center"/>
          </w:tcPr>
          <w:p w14:paraId="4263B7A2">
            <w:pPr>
              <w:snapToGrid w:val="0"/>
              <w:spacing w:before="70" w:after="70" w:line="240" w:lineRule="auto"/>
              <w:ind w:firstLine="0"/>
              <w:jc w:val="left"/>
              <w:rPr>
                <w:sz w:val="21"/>
              </w:rPr>
            </w:pPr>
            <w:r>
              <w:rPr>
                <w:sz w:val="21"/>
                <w:szCs w:val="21"/>
              </w:rPr>
              <w:t>第六章 4.4.5.1</w:t>
            </w:r>
          </w:p>
        </w:tc>
        <w:tc>
          <w:tcPr>
            <w:tcW w:w="3216" w:type="dxa"/>
            <w:vAlign w:val="center"/>
          </w:tcPr>
          <w:p w14:paraId="0688988C">
            <w:pPr>
              <w:snapToGrid w:val="0"/>
              <w:spacing w:before="70" w:after="70" w:line="240" w:lineRule="auto"/>
              <w:ind w:firstLine="0"/>
              <w:jc w:val="left"/>
              <w:rPr>
                <w:sz w:val="21"/>
              </w:rPr>
            </w:pPr>
            <w:r>
              <w:rPr>
                <w:sz w:val="21"/>
                <w:szCs w:val="21"/>
              </w:rPr>
              <w:t>驻场≥2 人</w:t>
            </w:r>
          </w:p>
        </w:tc>
        <w:tc>
          <w:tcPr>
            <w:tcW w:w="1716" w:type="dxa"/>
            <w:vAlign w:val="center"/>
          </w:tcPr>
          <w:p w14:paraId="4150EC68">
            <w:pPr>
              <w:snapToGrid w:val="0"/>
              <w:spacing w:before="70" w:after="70" w:line="240" w:lineRule="auto"/>
              <w:ind w:firstLine="0"/>
              <w:jc w:val="left"/>
              <w:rPr>
                <w:sz w:val="21"/>
              </w:rPr>
            </w:pPr>
            <w:r>
              <w:rPr>
                <w:sz w:val="21"/>
                <w:szCs w:val="21"/>
              </w:rPr>
              <w:t>完全响应</w:t>
            </w:r>
          </w:p>
        </w:tc>
        <w:tc>
          <w:tcPr>
            <w:tcW w:w="1648" w:type="dxa"/>
            <w:vAlign w:val="center"/>
          </w:tcPr>
          <w:p w14:paraId="588A1870">
            <w:pPr>
              <w:snapToGrid w:val="0"/>
              <w:spacing w:before="70" w:after="70" w:line="240" w:lineRule="auto"/>
              <w:ind w:firstLine="0"/>
              <w:jc w:val="left"/>
              <w:rPr>
                <w:sz w:val="21"/>
              </w:rPr>
            </w:pPr>
            <w:r>
              <w:rPr>
                <w:sz w:val="21"/>
                <w:szCs w:val="21"/>
              </w:rPr>
              <w:t>2.2.4</w:t>
            </w:r>
          </w:p>
        </w:tc>
      </w:tr>
      <w:tr w14:paraId="778EE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BC4BB4">
            <w:pPr>
              <w:snapToGrid w:val="0"/>
              <w:spacing w:before="70" w:after="70" w:line="240" w:lineRule="auto"/>
              <w:ind w:firstLine="0"/>
              <w:jc w:val="center"/>
              <w:rPr>
                <w:sz w:val="21"/>
              </w:rPr>
            </w:pPr>
            <w:r>
              <w:rPr>
                <w:sz w:val="21"/>
                <w:szCs w:val="21"/>
              </w:rPr>
              <w:t>31</w:t>
            </w:r>
          </w:p>
        </w:tc>
        <w:tc>
          <w:tcPr>
            <w:tcW w:w="1600" w:type="dxa"/>
            <w:vAlign w:val="center"/>
          </w:tcPr>
          <w:p w14:paraId="1EB119CD">
            <w:pPr>
              <w:snapToGrid w:val="0"/>
              <w:spacing w:before="70" w:after="70" w:line="240" w:lineRule="auto"/>
              <w:ind w:firstLine="0"/>
              <w:jc w:val="left"/>
              <w:rPr>
                <w:sz w:val="21"/>
              </w:rPr>
            </w:pPr>
            <w:r>
              <w:rPr>
                <w:sz w:val="21"/>
                <w:szCs w:val="21"/>
              </w:rPr>
              <w:t>第六章 4.5</w:t>
            </w:r>
          </w:p>
        </w:tc>
        <w:tc>
          <w:tcPr>
            <w:tcW w:w="3216" w:type="dxa"/>
            <w:vAlign w:val="center"/>
          </w:tcPr>
          <w:p w14:paraId="0B37860C">
            <w:pPr>
              <w:snapToGrid w:val="0"/>
              <w:spacing w:before="70" w:after="70" w:line="240" w:lineRule="auto"/>
              <w:ind w:firstLine="0"/>
              <w:jc w:val="left"/>
              <w:rPr>
                <w:sz w:val="21"/>
              </w:rPr>
            </w:pPr>
            <w:r>
              <w:rPr>
                <w:sz w:val="21"/>
                <w:szCs w:val="21"/>
              </w:rPr>
              <w:t>第三方测试与见证试验</w:t>
            </w:r>
          </w:p>
        </w:tc>
        <w:tc>
          <w:tcPr>
            <w:tcW w:w="1716" w:type="dxa"/>
            <w:vAlign w:val="center"/>
          </w:tcPr>
          <w:p w14:paraId="6C1E3327">
            <w:pPr>
              <w:snapToGrid w:val="0"/>
              <w:spacing w:before="70" w:after="70" w:line="240" w:lineRule="auto"/>
              <w:ind w:firstLine="0"/>
              <w:jc w:val="left"/>
              <w:rPr>
                <w:sz w:val="21"/>
              </w:rPr>
            </w:pPr>
            <w:r>
              <w:rPr>
                <w:sz w:val="21"/>
                <w:szCs w:val="21"/>
              </w:rPr>
              <w:t>完全响应</w:t>
            </w:r>
          </w:p>
        </w:tc>
        <w:tc>
          <w:tcPr>
            <w:tcW w:w="1648" w:type="dxa"/>
            <w:vAlign w:val="center"/>
          </w:tcPr>
          <w:p w14:paraId="5D9D533B">
            <w:pPr>
              <w:snapToGrid w:val="0"/>
              <w:spacing w:before="70" w:after="70" w:line="240" w:lineRule="auto"/>
              <w:ind w:firstLine="0"/>
              <w:jc w:val="left"/>
              <w:rPr>
                <w:sz w:val="21"/>
              </w:rPr>
            </w:pPr>
            <w:r>
              <w:rPr>
                <w:sz w:val="21"/>
                <w:szCs w:val="21"/>
              </w:rPr>
              <w:t>2.8.4</w:t>
            </w:r>
          </w:p>
        </w:tc>
      </w:tr>
      <w:tr w14:paraId="79F0A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0226F0C">
            <w:pPr>
              <w:snapToGrid w:val="0"/>
              <w:spacing w:before="70" w:after="70" w:line="240" w:lineRule="auto"/>
              <w:ind w:firstLine="0"/>
              <w:jc w:val="center"/>
              <w:rPr>
                <w:sz w:val="21"/>
              </w:rPr>
            </w:pPr>
            <w:r>
              <w:rPr>
                <w:sz w:val="21"/>
                <w:szCs w:val="21"/>
              </w:rPr>
              <w:t>32</w:t>
            </w:r>
          </w:p>
        </w:tc>
        <w:tc>
          <w:tcPr>
            <w:tcW w:w="1600" w:type="dxa"/>
            <w:vAlign w:val="center"/>
          </w:tcPr>
          <w:p w14:paraId="040AF981">
            <w:pPr>
              <w:snapToGrid w:val="0"/>
              <w:spacing w:before="70" w:after="70" w:line="240" w:lineRule="auto"/>
              <w:ind w:firstLine="0"/>
              <w:jc w:val="left"/>
              <w:rPr>
                <w:sz w:val="21"/>
              </w:rPr>
            </w:pPr>
            <w:r>
              <w:rPr>
                <w:sz w:val="21"/>
                <w:szCs w:val="21"/>
              </w:rPr>
              <w:t>第六章 4.6</w:t>
            </w:r>
          </w:p>
        </w:tc>
        <w:tc>
          <w:tcPr>
            <w:tcW w:w="3216" w:type="dxa"/>
            <w:vAlign w:val="center"/>
          </w:tcPr>
          <w:p w14:paraId="34126AAF">
            <w:pPr>
              <w:snapToGrid w:val="0"/>
              <w:spacing w:before="70" w:after="70" w:line="240" w:lineRule="auto"/>
              <w:ind w:firstLine="0"/>
              <w:jc w:val="left"/>
              <w:rPr>
                <w:sz w:val="21"/>
              </w:rPr>
            </w:pPr>
            <w:r>
              <w:rPr>
                <w:sz w:val="21"/>
                <w:szCs w:val="21"/>
              </w:rPr>
              <w:t>两期现场验证</w:t>
            </w:r>
          </w:p>
        </w:tc>
        <w:tc>
          <w:tcPr>
            <w:tcW w:w="1716" w:type="dxa"/>
            <w:vAlign w:val="center"/>
          </w:tcPr>
          <w:p w14:paraId="4193847B">
            <w:pPr>
              <w:snapToGrid w:val="0"/>
              <w:spacing w:before="70" w:after="70" w:line="240" w:lineRule="auto"/>
              <w:ind w:firstLine="0"/>
              <w:jc w:val="left"/>
              <w:rPr>
                <w:sz w:val="21"/>
              </w:rPr>
            </w:pPr>
            <w:r>
              <w:rPr>
                <w:sz w:val="21"/>
                <w:szCs w:val="21"/>
              </w:rPr>
              <w:t>完全响应</w:t>
            </w:r>
          </w:p>
        </w:tc>
        <w:tc>
          <w:tcPr>
            <w:tcW w:w="1648" w:type="dxa"/>
            <w:vAlign w:val="center"/>
          </w:tcPr>
          <w:p w14:paraId="534E3268">
            <w:pPr>
              <w:snapToGrid w:val="0"/>
              <w:spacing w:before="70" w:after="70" w:line="240" w:lineRule="auto"/>
              <w:ind w:firstLine="0"/>
              <w:jc w:val="left"/>
              <w:rPr>
                <w:sz w:val="21"/>
              </w:rPr>
            </w:pPr>
            <w:r>
              <w:rPr>
                <w:sz w:val="21"/>
                <w:szCs w:val="21"/>
              </w:rPr>
              <w:t>2.2.6、2.6</w:t>
            </w:r>
          </w:p>
        </w:tc>
      </w:tr>
      <w:tr w14:paraId="08784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C928D9">
            <w:pPr>
              <w:snapToGrid w:val="0"/>
              <w:spacing w:before="70" w:after="70" w:line="240" w:lineRule="auto"/>
              <w:ind w:firstLine="0"/>
              <w:jc w:val="center"/>
              <w:rPr>
                <w:sz w:val="21"/>
              </w:rPr>
            </w:pPr>
            <w:r>
              <w:rPr>
                <w:sz w:val="21"/>
                <w:szCs w:val="21"/>
              </w:rPr>
              <w:t>33</w:t>
            </w:r>
          </w:p>
        </w:tc>
        <w:tc>
          <w:tcPr>
            <w:tcW w:w="1600" w:type="dxa"/>
            <w:vAlign w:val="center"/>
          </w:tcPr>
          <w:p w14:paraId="0330CEFF">
            <w:pPr>
              <w:snapToGrid w:val="0"/>
              <w:spacing w:before="70" w:after="70" w:line="240" w:lineRule="auto"/>
              <w:ind w:firstLine="0"/>
              <w:jc w:val="left"/>
              <w:rPr>
                <w:sz w:val="21"/>
              </w:rPr>
            </w:pPr>
            <w:r>
              <w:rPr>
                <w:sz w:val="21"/>
                <w:szCs w:val="21"/>
              </w:rPr>
              <w:t>第六章 4.7</w:t>
            </w:r>
          </w:p>
        </w:tc>
        <w:tc>
          <w:tcPr>
            <w:tcW w:w="3216" w:type="dxa"/>
            <w:vAlign w:val="center"/>
          </w:tcPr>
          <w:p w14:paraId="0281CF07">
            <w:pPr>
              <w:snapToGrid w:val="0"/>
              <w:spacing w:before="70" w:after="70" w:line="240" w:lineRule="auto"/>
              <w:ind w:firstLine="0"/>
              <w:jc w:val="left"/>
              <w:rPr>
                <w:sz w:val="21"/>
              </w:rPr>
            </w:pPr>
            <w:r>
              <w:rPr>
                <w:sz w:val="21"/>
                <w:szCs w:val="21"/>
              </w:rPr>
              <w:t>专家评审</w:t>
            </w:r>
          </w:p>
        </w:tc>
        <w:tc>
          <w:tcPr>
            <w:tcW w:w="1716" w:type="dxa"/>
            <w:vAlign w:val="center"/>
          </w:tcPr>
          <w:p w14:paraId="48EFF079">
            <w:pPr>
              <w:snapToGrid w:val="0"/>
              <w:spacing w:before="70" w:after="70" w:line="240" w:lineRule="auto"/>
              <w:ind w:firstLine="0"/>
              <w:jc w:val="left"/>
              <w:rPr>
                <w:sz w:val="21"/>
              </w:rPr>
            </w:pPr>
            <w:r>
              <w:rPr>
                <w:sz w:val="21"/>
                <w:szCs w:val="21"/>
              </w:rPr>
              <w:t>完全响应</w:t>
            </w:r>
          </w:p>
        </w:tc>
        <w:tc>
          <w:tcPr>
            <w:tcW w:w="1648" w:type="dxa"/>
            <w:vAlign w:val="center"/>
          </w:tcPr>
          <w:p w14:paraId="37E933E2">
            <w:pPr>
              <w:snapToGrid w:val="0"/>
              <w:spacing w:before="70" w:after="70" w:line="240" w:lineRule="auto"/>
              <w:ind w:firstLine="0"/>
              <w:jc w:val="left"/>
              <w:rPr>
                <w:sz w:val="21"/>
              </w:rPr>
            </w:pPr>
            <w:r>
              <w:rPr>
                <w:sz w:val="21"/>
                <w:szCs w:val="21"/>
              </w:rPr>
              <w:t>2.2.7</w:t>
            </w:r>
          </w:p>
        </w:tc>
      </w:tr>
      <w:tr w14:paraId="6D6CC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4147A6">
            <w:pPr>
              <w:snapToGrid w:val="0"/>
              <w:spacing w:before="70" w:after="70" w:line="240" w:lineRule="auto"/>
              <w:ind w:firstLine="0"/>
              <w:jc w:val="center"/>
              <w:rPr>
                <w:sz w:val="21"/>
              </w:rPr>
            </w:pPr>
            <w:r>
              <w:rPr>
                <w:sz w:val="21"/>
                <w:szCs w:val="21"/>
              </w:rPr>
              <w:t>34</w:t>
            </w:r>
          </w:p>
        </w:tc>
        <w:tc>
          <w:tcPr>
            <w:tcW w:w="1600" w:type="dxa"/>
            <w:vAlign w:val="center"/>
          </w:tcPr>
          <w:p w14:paraId="2866539E">
            <w:pPr>
              <w:snapToGrid w:val="0"/>
              <w:spacing w:before="70" w:after="70" w:line="240" w:lineRule="auto"/>
              <w:ind w:firstLine="0"/>
              <w:jc w:val="left"/>
              <w:rPr>
                <w:sz w:val="21"/>
              </w:rPr>
            </w:pPr>
            <w:r>
              <w:rPr>
                <w:sz w:val="21"/>
                <w:szCs w:val="21"/>
              </w:rPr>
              <w:t>第六章 4.8</w:t>
            </w:r>
          </w:p>
        </w:tc>
        <w:tc>
          <w:tcPr>
            <w:tcW w:w="3216" w:type="dxa"/>
            <w:vAlign w:val="center"/>
          </w:tcPr>
          <w:p w14:paraId="78A2A398">
            <w:pPr>
              <w:snapToGrid w:val="0"/>
              <w:spacing w:before="70" w:after="70" w:line="240" w:lineRule="auto"/>
              <w:ind w:firstLine="0"/>
              <w:jc w:val="left"/>
              <w:rPr>
                <w:sz w:val="21"/>
              </w:rPr>
            </w:pPr>
            <w:r>
              <w:rPr>
                <w:sz w:val="21"/>
                <w:szCs w:val="21"/>
              </w:rPr>
              <w:t>查新与成果评价</w:t>
            </w:r>
          </w:p>
        </w:tc>
        <w:tc>
          <w:tcPr>
            <w:tcW w:w="1716" w:type="dxa"/>
            <w:vAlign w:val="center"/>
          </w:tcPr>
          <w:p w14:paraId="126AFE33">
            <w:pPr>
              <w:snapToGrid w:val="0"/>
              <w:spacing w:before="70" w:after="70" w:line="240" w:lineRule="auto"/>
              <w:ind w:firstLine="0"/>
              <w:jc w:val="left"/>
              <w:rPr>
                <w:sz w:val="21"/>
              </w:rPr>
            </w:pPr>
            <w:r>
              <w:rPr>
                <w:sz w:val="21"/>
                <w:szCs w:val="21"/>
              </w:rPr>
              <w:t>完全响应</w:t>
            </w:r>
          </w:p>
        </w:tc>
        <w:tc>
          <w:tcPr>
            <w:tcW w:w="1648" w:type="dxa"/>
            <w:vAlign w:val="center"/>
          </w:tcPr>
          <w:p w14:paraId="2DA6A74C">
            <w:pPr>
              <w:snapToGrid w:val="0"/>
              <w:spacing w:before="70" w:after="70" w:line="240" w:lineRule="auto"/>
              <w:ind w:firstLine="0"/>
              <w:jc w:val="left"/>
              <w:rPr>
                <w:sz w:val="21"/>
              </w:rPr>
            </w:pPr>
            <w:r>
              <w:rPr>
                <w:sz w:val="21"/>
                <w:szCs w:val="21"/>
              </w:rPr>
              <w:t>2.2.8</w:t>
            </w:r>
          </w:p>
        </w:tc>
      </w:tr>
      <w:tr w14:paraId="4D8CC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227A31B">
            <w:pPr>
              <w:snapToGrid w:val="0"/>
              <w:spacing w:before="70" w:after="70" w:line="240" w:lineRule="auto"/>
              <w:ind w:firstLine="0"/>
              <w:jc w:val="center"/>
              <w:rPr>
                <w:sz w:val="21"/>
              </w:rPr>
            </w:pPr>
            <w:r>
              <w:rPr>
                <w:sz w:val="21"/>
                <w:szCs w:val="21"/>
              </w:rPr>
              <w:t>35</w:t>
            </w:r>
          </w:p>
        </w:tc>
        <w:tc>
          <w:tcPr>
            <w:tcW w:w="1600" w:type="dxa"/>
            <w:vAlign w:val="center"/>
          </w:tcPr>
          <w:p w14:paraId="45A8F2D6">
            <w:pPr>
              <w:snapToGrid w:val="0"/>
              <w:spacing w:before="70" w:after="70" w:line="240" w:lineRule="auto"/>
              <w:ind w:firstLine="0"/>
              <w:jc w:val="left"/>
              <w:rPr>
                <w:sz w:val="21"/>
              </w:rPr>
            </w:pPr>
            <w:r>
              <w:rPr>
                <w:sz w:val="21"/>
                <w:szCs w:val="21"/>
              </w:rPr>
              <w:t>第六章 4.9</w:t>
            </w:r>
          </w:p>
        </w:tc>
        <w:tc>
          <w:tcPr>
            <w:tcW w:w="3216" w:type="dxa"/>
            <w:vAlign w:val="center"/>
          </w:tcPr>
          <w:p w14:paraId="7D78E624">
            <w:pPr>
              <w:snapToGrid w:val="0"/>
              <w:spacing w:before="70" w:after="70" w:line="240" w:lineRule="auto"/>
              <w:ind w:firstLine="0"/>
              <w:jc w:val="left"/>
              <w:rPr>
                <w:sz w:val="21"/>
              </w:rPr>
            </w:pPr>
            <w:r>
              <w:rPr>
                <w:sz w:val="21"/>
                <w:szCs w:val="21"/>
              </w:rPr>
              <w:t>专利、论文、软著</w:t>
            </w:r>
          </w:p>
        </w:tc>
        <w:tc>
          <w:tcPr>
            <w:tcW w:w="1716" w:type="dxa"/>
            <w:vAlign w:val="center"/>
          </w:tcPr>
          <w:p w14:paraId="2221E13A">
            <w:pPr>
              <w:snapToGrid w:val="0"/>
              <w:spacing w:before="70" w:after="70" w:line="240" w:lineRule="auto"/>
              <w:ind w:firstLine="0"/>
              <w:jc w:val="left"/>
              <w:rPr>
                <w:sz w:val="21"/>
              </w:rPr>
            </w:pPr>
            <w:r>
              <w:rPr>
                <w:sz w:val="21"/>
                <w:szCs w:val="21"/>
              </w:rPr>
              <w:t>完全响应</w:t>
            </w:r>
          </w:p>
        </w:tc>
        <w:tc>
          <w:tcPr>
            <w:tcW w:w="1648" w:type="dxa"/>
            <w:vAlign w:val="center"/>
          </w:tcPr>
          <w:p w14:paraId="08CA2226">
            <w:pPr>
              <w:snapToGrid w:val="0"/>
              <w:spacing w:before="70" w:after="70" w:line="240" w:lineRule="auto"/>
              <w:ind w:firstLine="0"/>
              <w:jc w:val="left"/>
              <w:rPr>
                <w:sz w:val="21"/>
              </w:rPr>
            </w:pPr>
            <w:r>
              <w:rPr>
                <w:sz w:val="21"/>
                <w:szCs w:val="21"/>
              </w:rPr>
              <w:t>2.2.9、3.3</w:t>
            </w:r>
          </w:p>
        </w:tc>
      </w:tr>
      <w:tr w14:paraId="7D624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CF48EEC">
            <w:pPr>
              <w:snapToGrid w:val="0"/>
              <w:spacing w:before="70" w:after="70" w:line="240" w:lineRule="auto"/>
              <w:ind w:firstLine="0"/>
              <w:jc w:val="center"/>
              <w:rPr>
                <w:sz w:val="21"/>
              </w:rPr>
            </w:pPr>
            <w:r>
              <w:rPr>
                <w:sz w:val="21"/>
                <w:szCs w:val="21"/>
              </w:rPr>
              <w:t>36</w:t>
            </w:r>
          </w:p>
        </w:tc>
        <w:tc>
          <w:tcPr>
            <w:tcW w:w="1600" w:type="dxa"/>
            <w:vAlign w:val="center"/>
          </w:tcPr>
          <w:p w14:paraId="3D1BC4F5">
            <w:pPr>
              <w:snapToGrid w:val="0"/>
              <w:spacing w:before="70" w:after="70" w:line="240" w:lineRule="auto"/>
              <w:ind w:firstLine="0"/>
              <w:jc w:val="left"/>
              <w:rPr>
                <w:sz w:val="21"/>
              </w:rPr>
            </w:pPr>
            <w:r>
              <w:rPr>
                <w:sz w:val="21"/>
                <w:szCs w:val="21"/>
              </w:rPr>
              <w:t>第六章 5.1</w:t>
            </w:r>
          </w:p>
        </w:tc>
        <w:tc>
          <w:tcPr>
            <w:tcW w:w="3216" w:type="dxa"/>
            <w:vAlign w:val="center"/>
          </w:tcPr>
          <w:p w14:paraId="6D5FC0F2">
            <w:pPr>
              <w:snapToGrid w:val="0"/>
              <w:spacing w:before="70" w:after="70" w:line="240" w:lineRule="auto"/>
              <w:ind w:firstLine="0"/>
              <w:jc w:val="left"/>
              <w:rPr>
                <w:sz w:val="21"/>
              </w:rPr>
            </w:pPr>
            <w:r>
              <w:rPr>
                <w:sz w:val="21"/>
                <w:szCs w:val="21"/>
              </w:rPr>
              <w:t>至少 2 次培训</w:t>
            </w:r>
          </w:p>
        </w:tc>
        <w:tc>
          <w:tcPr>
            <w:tcW w:w="1716" w:type="dxa"/>
            <w:vAlign w:val="center"/>
          </w:tcPr>
          <w:p w14:paraId="0D79EADE">
            <w:pPr>
              <w:snapToGrid w:val="0"/>
              <w:spacing w:before="70" w:after="70" w:line="240" w:lineRule="auto"/>
              <w:ind w:firstLine="0"/>
              <w:jc w:val="left"/>
              <w:rPr>
                <w:sz w:val="21"/>
              </w:rPr>
            </w:pPr>
            <w:r>
              <w:rPr>
                <w:sz w:val="21"/>
                <w:szCs w:val="21"/>
              </w:rPr>
              <w:t>完全响应（3 次）</w:t>
            </w:r>
          </w:p>
        </w:tc>
        <w:tc>
          <w:tcPr>
            <w:tcW w:w="1648" w:type="dxa"/>
            <w:vAlign w:val="center"/>
          </w:tcPr>
          <w:p w14:paraId="1934104E">
            <w:pPr>
              <w:snapToGrid w:val="0"/>
              <w:spacing w:before="70" w:after="70" w:line="240" w:lineRule="auto"/>
              <w:ind w:firstLine="0"/>
              <w:jc w:val="left"/>
              <w:rPr>
                <w:sz w:val="21"/>
              </w:rPr>
            </w:pPr>
            <w:r>
              <w:rPr>
                <w:sz w:val="21"/>
                <w:szCs w:val="21"/>
              </w:rPr>
              <w:t>2.7.1、2.12.4</w:t>
            </w:r>
          </w:p>
        </w:tc>
      </w:tr>
      <w:tr w14:paraId="76245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E97FFA3">
            <w:pPr>
              <w:snapToGrid w:val="0"/>
              <w:spacing w:before="70" w:after="70" w:line="240" w:lineRule="auto"/>
              <w:ind w:firstLine="0"/>
              <w:jc w:val="center"/>
              <w:rPr>
                <w:sz w:val="21"/>
              </w:rPr>
            </w:pPr>
            <w:r>
              <w:rPr>
                <w:sz w:val="21"/>
                <w:szCs w:val="21"/>
              </w:rPr>
              <w:t>37</w:t>
            </w:r>
          </w:p>
        </w:tc>
        <w:tc>
          <w:tcPr>
            <w:tcW w:w="1600" w:type="dxa"/>
            <w:vAlign w:val="center"/>
          </w:tcPr>
          <w:p w14:paraId="6836DA51">
            <w:pPr>
              <w:snapToGrid w:val="0"/>
              <w:spacing w:before="70" w:after="70" w:line="240" w:lineRule="auto"/>
              <w:ind w:firstLine="0"/>
              <w:jc w:val="left"/>
              <w:rPr>
                <w:sz w:val="21"/>
              </w:rPr>
            </w:pPr>
            <w:r>
              <w:rPr>
                <w:sz w:val="21"/>
                <w:szCs w:val="21"/>
              </w:rPr>
              <w:t>第六章 5.2</w:t>
            </w:r>
          </w:p>
        </w:tc>
        <w:tc>
          <w:tcPr>
            <w:tcW w:w="3216" w:type="dxa"/>
            <w:vAlign w:val="center"/>
          </w:tcPr>
          <w:p w14:paraId="1B6247EB">
            <w:pPr>
              <w:snapToGrid w:val="0"/>
              <w:spacing w:before="70" w:after="70" w:line="240" w:lineRule="auto"/>
              <w:ind w:firstLine="0"/>
              <w:jc w:val="left"/>
              <w:rPr>
                <w:sz w:val="21"/>
              </w:rPr>
            </w:pPr>
            <w:r>
              <w:rPr>
                <w:sz w:val="21"/>
                <w:szCs w:val="21"/>
              </w:rPr>
              <w:t>质保 2 年、7×24</w:t>
            </w:r>
          </w:p>
        </w:tc>
        <w:tc>
          <w:tcPr>
            <w:tcW w:w="1716" w:type="dxa"/>
            <w:vAlign w:val="center"/>
          </w:tcPr>
          <w:p w14:paraId="246DCAD4">
            <w:pPr>
              <w:snapToGrid w:val="0"/>
              <w:spacing w:before="70" w:after="70" w:line="240" w:lineRule="auto"/>
              <w:ind w:firstLine="0"/>
              <w:jc w:val="left"/>
              <w:rPr>
                <w:sz w:val="21"/>
              </w:rPr>
            </w:pPr>
            <w:r>
              <w:rPr>
                <w:sz w:val="21"/>
                <w:szCs w:val="21"/>
              </w:rPr>
              <w:t>完全响应</w:t>
            </w:r>
          </w:p>
        </w:tc>
        <w:tc>
          <w:tcPr>
            <w:tcW w:w="1648" w:type="dxa"/>
            <w:vAlign w:val="center"/>
          </w:tcPr>
          <w:p w14:paraId="230AF34B">
            <w:pPr>
              <w:snapToGrid w:val="0"/>
              <w:spacing w:before="70" w:after="70" w:line="240" w:lineRule="auto"/>
              <w:ind w:firstLine="0"/>
              <w:jc w:val="left"/>
              <w:rPr>
                <w:sz w:val="21"/>
              </w:rPr>
            </w:pPr>
            <w:r>
              <w:rPr>
                <w:sz w:val="21"/>
                <w:szCs w:val="21"/>
              </w:rPr>
              <w:t>2.7.2、2.12.2</w:t>
            </w:r>
          </w:p>
        </w:tc>
      </w:tr>
      <w:tr w14:paraId="10D1E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B6099C">
            <w:pPr>
              <w:snapToGrid w:val="0"/>
              <w:spacing w:before="70" w:after="70" w:line="240" w:lineRule="auto"/>
              <w:ind w:firstLine="0"/>
              <w:jc w:val="center"/>
              <w:rPr>
                <w:sz w:val="21"/>
              </w:rPr>
            </w:pPr>
            <w:r>
              <w:rPr>
                <w:sz w:val="21"/>
                <w:szCs w:val="21"/>
              </w:rPr>
              <w:t>38</w:t>
            </w:r>
          </w:p>
        </w:tc>
        <w:tc>
          <w:tcPr>
            <w:tcW w:w="1600" w:type="dxa"/>
            <w:vAlign w:val="center"/>
          </w:tcPr>
          <w:p w14:paraId="419BA32D">
            <w:pPr>
              <w:snapToGrid w:val="0"/>
              <w:spacing w:before="70" w:after="70" w:line="240" w:lineRule="auto"/>
              <w:ind w:firstLine="0"/>
              <w:jc w:val="left"/>
              <w:rPr>
                <w:sz w:val="21"/>
              </w:rPr>
            </w:pPr>
            <w:r>
              <w:rPr>
                <w:sz w:val="21"/>
                <w:szCs w:val="21"/>
              </w:rPr>
              <w:t>第六章 5.3</w:t>
            </w:r>
          </w:p>
        </w:tc>
        <w:tc>
          <w:tcPr>
            <w:tcW w:w="3216" w:type="dxa"/>
            <w:vAlign w:val="center"/>
          </w:tcPr>
          <w:p w14:paraId="0ACFD8C8">
            <w:pPr>
              <w:snapToGrid w:val="0"/>
              <w:spacing w:before="70" w:after="70" w:line="240" w:lineRule="auto"/>
              <w:ind w:firstLine="0"/>
              <w:jc w:val="left"/>
              <w:rPr>
                <w:sz w:val="21"/>
              </w:rPr>
            </w:pPr>
            <w:r>
              <w:rPr>
                <w:sz w:val="21"/>
                <w:szCs w:val="21"/>
              </w:rPr>
              <w:t>技术合同备案</w:t>
            </w:r>
          </w:p>
        </w:tc>
        <w:tc>
          <w:tcPr>
            <w:tcW w:w="1716" w:type="dxa"/>
            <w:vAlign w:val="center"/>
          </w:tcPr>
          <w:p w14:paraId="62BC258E">
            <w:pPr>
              <w:snapToGrid w:val="0"/>
              <w:spacing w:before="70" w:after="70" w:line="240" w:lineRule="auto"/>
              <w:ind w:firstLine="0"/>
              <w:jc w:val="left"/>
              <w:rPr>
                <w:sz w:val="21"/>
              </w:rPr>
            </w:pPr>
            <w:r>
              <w:rPr>
                <w:sz w:val="21"/>
                <w:szCs w:val="21"/>
              </w:rPr>
              <w:t>完全响应</w:t>
            </w:r>
          </w:p>
        </w:tc>
        <w:tc>
          <w:tcPr>
            <w:tcW w:w="1648" w:type="dxa"/>
            <w:vAlign w:val="center"/>
          </w:tcPr>
          <w:p w14:paraId="66F99B90">
            <w:pPr>
              <w:snapToGrid w:val="0"/>
              <w:spacing w:before="70" w:after="70" w:line="240" w:lineRule="auto"/>
              <w:ind w:firstLine="0"/>
              <w:jc w:val="left"/>
              <w:rPr>
                <w:sz w:val="21"/>
              </w:rPr>
            </w:pPr>
            <w:r>
              <w:rPr>
                <w:sz w:val="21"/>
                <w:szCs w:val="21"/>
              </w:rPr>
              <w:t>2.10</w:t>
            </w:r>
          </w:p>
        </w:tc>
      </w:tr>
      <w:tr w14:paraId="41914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EC4741D">
            <w:pPr>
              <w:snapToGrid w:val="0"/>
              <w:spacing w:before="70" w:after="70" w:line="240" w:lineRule="auto"/>
              <w:ind w:firstLine="0"/>
              <w:jc w:val="center"/>
              <w:rPr>
                <w:sz w:val="21"/>
              </w:rPr>
            </w:pPr>
            <w:r>
              <w:rPr>
                <w:sz w:val="21"/>
                <w:szCs w:val="21"/>
              </w:rPr>
              <w:t>39</w:t>
            </w:r>
          </w:p>
        </w:tc>
        <w:tc>
          <w:tcPr>
            <w:tcW w:w="1600" w:type="dxa"/>
            <w:vAlign w:val="center"/>
          </w:tcPr>
          <w:p w14:paraId="31A77878">
            <w:pPr>
              <w:snapToGrid w:val="0"/>
              <w:spacing w:before="70" w:after="70" w:line="240" w:lineRule="auto"/>
              <w:ind w:firstLine="0"/>
              <w:jc w:val="left"/>
              <w:rPr>
                <w:sz w:val="21"/>
              </w:rPr>
            </w:pPr>
            <w:r>
              <w:rPr>
                <w:sz w:val="21"/>
                <w:szCs w:val="21"/>
              </w:rPr>
              <w:t>第六章 6</w:t>
            </w:r>
          </w:p>
        </w:tc>
        <w:tc>
          <w:tcPr>
            <w:tcW w:w="3216" w:type="dxa"/>
            <w:vAlign w:val="center"/>
          </w:tcPr>
          <w:p w14:paraId="00C557B5">
            <w:pPr>
              <w:snapToGrid w:val="0"/>
              <w:spacing w:before="70" w:after="70" w:line="240" w:lineRule="auto"/>
              <w:ind w:firstLine="0"/>
              <w:jc w:val="left"/>
              <w:rPr>
                <w:sz w:val="21"/>
              </w:rPr>
            </w:pPr>
            <w:r>
              <w:rPr>
                <w:sz w:val="21"/>
                <w:szCs w:val="21"/>
              </w:rPr>
              <w:t>四阶段验收标准</w:t>
            </w:r>
          </w:p>
        </w:tc>
        <w:tc>
          <w:tcPr>
            <w:tcW w:w="1716" w:type="dxa"/>
            <w:vAlign w:val="center"/>
          </w:tcPr>
          <w:p w14:paraId="2DC27281">
            <w:pPr>
              <w:snapToGrid w:val="0"/>
              <w:spacing w:before="70" w:after="70" w:line="240" w:lineRule="auto"/>
              <w:ind w:firstLine="0"/>
              <w:jc w:val="left"/>
              <w:rPr>
                <w:sz w:val="21"/>
              </w:rPr>
            </w:pPr>
            <w:r>
              <w:rPr>
                <w:sz w:val="21"/>
                <w:szCs w:val="21"/>
              </w:rPr>
              <w:t>完全响应</w:t>
            </w:r>
          </w:p>
        </w:tc>
        <w:tc>
          <w:tcPr>
            <w:tcW w:w="1648" w:type="dxa"/>
            <w:vAlign w:val="center"/>
          </w:tcPr>
          <w:p w14:paraId="17AF77BD">
            <w:pPr>
              <w:snapToGrid w:val="0"/>
              <w:spacing w:before="70" w:after="70" w:line="240" w:lineRule="auto"/>
              <w:ind w:firstLine="0"/>
              <w:jc w:val="left"/>
              <w:rPr>
                <w:sz w:val="21"/>
              </w:rPr>
            </w:pPr>
            <w:r>
              <w:rPr>
                <w:sz w:val="21"/>
                <w:szCs w:val="21"/>
              </w:rPr>
              <w:t>2.11.8</w:t>
            </w:r>
          </w:p>
        </w:tc>
      </w:tr>
      <w:tr w14:paraId="7D604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6F9275">
            <w:pPr>
              <w:snapToGrid w:val="0"/>
              <w:spacing w:before="70" w:after="70" w:line="240" w:lineRule="auto"/>
              <w:ind w:firstLine="0"/>
              <w:jc w:val="center"/>
              <w:rPr>
                <w:sz w:val="21"/>
              </w:rPr>
            </w:pPr>
            <w:r>
              <w:rPr>
                <w:sz w:val="21"/>
                <w:szCs w:val="21"/>
              </w:rPr>
              <w:t>40</w:t>
            </w:r>
          </w:p>
        </w:tc>
        <w:tc>
          <w:tcPr>
            <w:tcW w:w="1600" w:type="dxa"/>
            <w:vAlign w:val="center"/>
          </w:tcPr>
          <w:p w14:paraId="3C527C27">
            <w:pPr>
              <w:snapToGrid w:val="0"/>
              <w:spacing w:before="70" w:after="70" w:line="240" w:lineRule="auto"/>
              <w:ind w:firstLine="0"/>
              <w:jc w:val="left"/>
              <w:rPr>
                <w:sz w:val="21"/>
              </w:rPr>
            </w:pPr>
            <w:r>
              <w:rPr>
                <w:sz w:val="21"/>
                <w:szCs w:val="21"/>
              </w:rPr>
              <w:t>第六章 7</w:t>
            </w:r>
          </w:p>
        </w:tc>
        <w:tc>
          <w:tcPr>
            <w:tcW w:w="3216" w:type="dxa"/>
            <w:vAlign w:val="center"/>
          </w:tcPr>
          <w:p w14:paraId="4371C281">
            <w:pPr>
              <w:snapToGrid w:val="0"/>
              <w:spacing w:before="70" w:after="70" w:line="240" w:lineRule="auto"/>
              <w:ind w:firstLine="0"/>
              <w:jc w:val="left"/>
              <w:rPr>
                <w:sz w:val="21"/>
              </w:rPr>
            </w:pPr>
            <w:r>
              <w:rPr>
                <w:sz w:val="21"/>
                <w:szCs w:val="21"/>
              </w:rPr>
              <w:t>工程量与供货清单</w:t>
            </w:r>
          </w:p>
        </w:tc>
        <w:tc>
          <w:tcPr>
            <w:tcW w:w="1716" w:type="dxa"/>
            <w:vAlign w:val="center"/>
          </w:tcPr>
          <w:p w14:paraId="7E3F9CA3">
            <w:pPr>
              <w:snapToGrid w:val="0"/>
              <w:spacing w:before="70" w:after="70" w:line="240" w:lineRule="auto"/>
              <w:ind w:firstLine="0"/>
              <w:jc w:val="left"/>
              <w:rPr>
                <w:sz w:val="21"/>
              </w:rPr>
            </w:pPr>
            <w:r>
              <w:rPr>
                <w:sz w:val="21"/>
                <w:szCs w:val="21"/>
              </w:rPr>
              <w:t>完全响应</w:t>
            </w:r>
          </w:p>
        </w:tc>
        <w:tc>
          <w:tcPr>
            <w:tcW w:w="1648" w:type="dxa"/>
            <w:vAlign w:val="center"/>
          </w:tcPr>
          <w:p w14:paraId="696907E2">
            <w:pPr>
              <w:snapToGrid w:val="0"/>
              <w:spacing w:before="70" w:after="70" w:line="240" w:lineRule="auto"/>
              <w:ind w:firstLine="0"/>
              <w:jc w:val="left"/>
              <w:rPr>
                <w:sz w:val="21"/>
              </w:rPr>
            </w:pPr>
            <w:r>
              <w:rPr>
                <w:sz w:val="21"/>
                <w:szCs w:val="21"/>
              </w:rPr>
              <w:t>3.10.4</w:t>
            </w:r>
          </w:p>
        </w:tc>
      </w:tr>
    </w:tbl>
    <w:p w14:paraId="72989657">
      <w:pPr>
        <w:spacing w:line="240" w:lineRule="auto"/>
      </w:pPr>
    </w:p>
    <w:p w14:paraId="62CC6D22">
      <w:r>
        <w:t>注：本表为总览，逐条技术响应详见附表 1，偏差说明见 4.4。</w:t>
      </w:r>
    </w:p>
    <w:p w14:paraId="57838FFC">
      <w:pPr>
        <w:pStyle w:val="4"/>
      </w:pPr>
      <w:bookmarkStart w:id="84" w:name="_Toc25587"/>
      <w:r>
        <w:rPr>
          <w:szCs w:val="36"/>
        </w:rPr>
        <w:t>1.17 项目理解深化</w:t>
      </w:r>
      <w:bookmarkEnd w:id="84"/>
    </w:p>
    <w:p w14:paraId="6D37A031">
      <w:pPr>
        <w:pStyle w:val="5"/>
      </w:pPr>
      <w:bookmarkStart w:id="85" w:name="_Toc7546"/>
      <w:r>
        <w:rPr>
          <w:szCs w:val="32"/>
        </w:rPr>
        <w:t>1.17.1 从</w:t>
      </w:r>
      <w:r>
        <w:rPr>
          <w:rFonts w:hint="eastAsia"/>
          <w:szCs w:val="32"/>
        </w:rPr>
        <w:t>“</w:t>
      </w:r>
      <w:r>
        <w:rPr>
          <w:szCs w:val="32"/>
        </w:rPr>
        <w:t>检查</w:t>
      </w:r>
      <w:r>
        <w:rPr>
          <w:rFonts w:hint="eastAsia"/>
          <w:szCs w:val="32"/>
        </w:rPr>
        <w:t>”</w:t>
      </w:r>
      <w:r>
        <w:rPr>
          <w:szCs w:val="32"/>
        </w:rPr>
        <w:t>到</w:t>
      </w:r>
      <w:r>
        <w:rPr>
          <w:rFonts w:hint="eastAsia"/>
          <w:szCs w:val="32"/>
        </w:rPr>
        <w:t>“</w:t>
      </w:r>
      <w:r>
        <w:rPr>
          <w:szCs w:val="32"/>
        </w:rPr>
        <w:t>状态检修</w:t>
      </w:r>
      <w:r>
        <w:rPr>
          <w:rFonts w:hint="eastAsia"/>
          <w:szCs w:val="32"/>
        </w:rPr>
        <w:t>”</w:t>
      </w:r>
      <w:r>
        <w:rPr>
          <w:szCs w:val="32"/>
        </w:rPr>
        <w:t>的业务逻辑</w:t>
      </w:r>
      <w:bookmarkEnd w:id="85"/>
    </w:p>
    <w:p w14:paraId="0A097C5A">
      <w:r>
        <w:t>传统流道检查以</w:t>
      </w:r>
      <w:r>
        <w:rPr>
          <w:rFonts w:hint="eastAsia"/>
        </w:rPr>
        <w:t>“</w:t>
      </w:r>
      <w:r>
        <w:t>发现问题、修复问题</w:t>
      </w:r>
      <w:r>
        <w:rPr>
          <w:rFonts w:hint="eastAsia"/>
        </w:rPr>
        <w:t>”</w:t>
      </w:r>
      <w:r>
        <w:t>为目标，</w:t>
      </w:r>
      <w:r>
        <w:rPr>
          <w:rFonts w:hint="eastAsia"/>
        </w:rPr>
        <w:t>检查结果具有静态、离散的特征。</w:t>
      </w:r>
      <w:r>
        <w:t>状态检修则要求以历史数据为依据，判断设备状态的发展趋势，</w:t>
      </w:r>
      <w:r>
        <w:rPr>
          <w:rFonts w:hint="eastAsia"/>
        </w:rPr>
        <w:t>提前统筹安排检修资源。二者的差异并不在于是否开展测量，</w:t>
      </w:r>
      <w:r>
        <w:t>而在于数据是否</w:t>
      </w:r>
      <w:r>
        <w:rPr>
          <w:rFonts w:hint="eastAsia"/>
        </w:rPr>
        <w:t>具备</w:t>
      </w:r>
      <w:r>
        <w:t>可比</w:t>
      </w:r>
      <w:r>
        <w:rPr>
          <w:rFonts w:hint="eastAsia"/>
        </w:rPr>
        <w:t>性</w:t>
      </w:r>
      <w:r>
        <w:t>、结论是否</w:t>
      </w:r>
      <w:r>
        <w:rPr>
          <w:rFonts w:hint="eastAsia"/>
        </w:rPr>
        <w:t>具备</w:t>
      </w:r>
      <w:r>
        <w:t>可推演</w:t>
      </w:r>
      <w:r>
        <w:rPr>
          <w:rFonts w:hint="eastAsia"/>
        </w:rPr>
        <w:t>性</w:t>
      </w:r>
      <w:r>
        <w:t>。本项目正是在这一转变中</w:t>
      </w:r>
      <w:r>
        <w:rPr>
          <w:rFonts w:hint="eastAsia"/>
        </w:rPr>
        <w:t>确立自身</w:t>
      </w:r>
      <w:r>
        <w:t>定位：通过统一</w:t>
      </w:r>
      <w:r>
        <w:rPr>
          <w:rFonts w:hint="eastAsia"/>
        </w:rPr>
        <w:t>测量</w:t>
      </w:r>
      <w:r>
        <w:t>基准与标准化成果</w:t>
      </w:r>
      <w:r>
        <w:rPr>
          <w:rFonts w:hint="eastAsia"/>
        </w:rPr>
        <w:t>输出</w:t>
      </w:r>
      <w:r>
        <w:t>，使每一次检查</w:t>
      </w:r>
      <w:r>
        <w:rPr>
          <w:rFonts w:hint="eastAsia"/>
        </w:rPr>
        <w:t>结果</w:t>
      </w:r>
      <w:r>
        <w:t>都</w:t>
      </w:r>
      <w:r>
        <w:rPr>
          <w:rFonts w:hint="eastAsia"/>
        </w:rPr>
        <w:t>可作为</w:t>
      </w:r>
      <w:r>
        <w:t>下一次检查的</w:t>
      </w:r>
      <w:r>
        <w:rPr>
          <w:rFonts w:hint="eastAsia"/>
        </w:rPr>
        <w:t>“</w:t>
      </w:r>
      <w:r>
        <w:t>基线</w:t>
      </w:r>
      <w:r>
        <w:rPr>
          <w:rFonts w:hint="eastAsia"/>
        </w:rPr>
        <w:t>”</w:t>
      </w:r>
      <w:r>
        <w:t>，从而支撑冲磨发展规律分析与检修策略制定。因此，</w:t>
      </w:r>
      <w:r>
        <w:rPr>
          <w:rFonts w:hint="eastAsia"/>
        </w:rPr>
        <w:t>方案设计时不仅关注“本次测量精度是否达标”，更关注“后续测量结果是否可衔接对比”。</w:t>
      </w:r>
    </w:p>
    <w:p w14:paraId="28F4489C">
      <w:pPr>
        <w:pStyle w:val="5"/>
      </w:pPr>
      <w:bookmarkStart w:id="86" w:name="_Toc5509"/>
      <w:r>
        <w:rPr>
          <w:szCs w:val="32"/>
        </w:rPr>
        <w:t>1.17.2 三类数据的价值链条</w:t>
      </w:r>
      <w:bookmarkEnd w:id="86"/>
    </w:p>
    <w:p w14:paraId="3E926030">
      <w:r>
        <w:rPr>
          <w:b/>
        </w:rPr>
        <w:t>（1）几何数据。</w:t>
      </w:r>
      <w:r>
        <w:t xml:space="preserve"> 点云与网格回答</w:t>
      </w:r>
      <w:r>
        <w:rPr>
          <w:rFonts w:hint="eastAsia"/>
        </w:rPr>
        <w:t>“</w:t>
      </w:r>
      <w:r>
        <w:t>形状变成什么样</w:t>
      </w:r>
      <w:r>
        <w:rPr>
          <w:rFonts w:hint="eastAsia"/>
        </w:rPr>
        <w:t>”</w:t>
      </w:r>
      <w:r>
        <w:t>，是缺陷定量与体积计算的基础，也是历年对比的骨架。</w:t>
      </w:r>
    </w:p>
    <w:p w14:paraId="1080F146">
      <w:r>
        <w:rPr>
          <w:b/>
        </w:rPr>
        <w:t>（2）纹理数据。</w:t>
      </w:r>
      <w:r>
        <w:t xml:space="preserve"> 影像与真彩色点云回答</w:t>
      </w:r>
      <w:r>
        <w:rPr>
          <w:rFonts w:hint="eastAsia"/>
        </w:rPr>
        <w:t>“</w:t>
      </w:r>
      <w:r>
        <w:t>表面是什么状态</w:t>
      </w:r>
      <w:r>
        <w:rPr>
          <w:rFonts w:hint="eastAsia"/>
        </w:rPr>
        <w:t>”</w:t>
      </w:r>
      <w:r>
        <w:t>，是缺陷类别识别与原因分析的依据。</w:t>
      </w:r>
    </w:p>
    <w:p w14:paraId="3DB4CA1F">
      <w:r>
        <w:rPr>
          <w:b/>
        </w:rPr>
        <w:t>（3）过程数据。</w:t>
      </w:r>
      <w:r>
        <w:t xml:space="preserve"> 位姿、环境参数、作业日志回答</w:t>
      </w:r>
      <w:r>
        <w:rPr>
          <w:rFonts w:hint="eastAsia"/>
        </w:rPr>
        <w:t>“</w:t>
      </w:r>
      <w:r>
        <w:t>在什么条件下测的</w:t>
      </w:r>
      <w:r>
        <w:rPr>
          <w:rFonts w:hint="eastAsia"/>
        </w:rPr>
        <w:t>”</w:t>
      </w:r>
      <w:r>
        <w:t>，是精度解释与复现的前提。</w:t>
      </w:r>
    </w:p>
    <w:p w14:paraId="5BBAC9DF">
      <w:r>
        <w:t>三类数据缺一不可：只有几何没有纹理，难以判断缺陷性质；只有纹理没有几何，无法量化损失；没有过程数据，成果无法追溯与复算。本方案的数据模型将三者统一组织，正是基于这一认识。</w:t>
      </w:r>
    </w:p>
    <w:p w14:paraId="27DF5C36">
      <w:pPr>
        <w:pStyle w:val="5"/>
      </w:pPr>
      <w:bookmarkStart w:id="87" w:name="_Toc32308"/>
      <w:r>
        <w:rPr>
          <w:szCs w:val="32"/>
        </w:rPr>
        <w:t>1.17.3 技术方案的三个边界</w:t>
      </w:r>
      <w:bookmarkEnd w:id="87"/>
    </w:p>
    <w:p w14:paraId="3EE1422F">
      <w:r>
        <w:rPr>
          <w:b/>
        </w:rPr>
        <w:t>（1）精度边界。</w:t>
      </w:r>
      <w:r>
        <w:t xml:space="preserve"> 测量精度受物理条件限制，不能承诺超越原理的指标。本方案将整体精度与局部精度分层，正是承认边界、合理分配资源。</w:t>
      </w:r>
    </w:p>
    <w:p w14:paraId="62B4D240">
      <w:r>
        <w:rPr>
          <w:b/>
        </w:rPr>
        <w:t>（2）自动化边界。</w:t>
      </w:r>
      <w:r>
        <w:t xml:space="preserve"> 缺陷判识可以高度自动，但涉及责任认定的级别判定必须保留人工复核。方案中的</w:t>
      </w:r>
      <w:r>
        <w:rPr>
          <w:rFonts w:hint="eastAsia"/>
        </w:rPr>
        <w:t>“</w:t>
      </w:r>
      <w:r>
        <w:t>三态管理</w:t>
      </w:r>
      <w:r>
        <w:rPr>
          <w:rFonts w:hint="eastAsia"/>
        </w:rPr>
        <w:t>”</w:t>
      </w:r>
      <w:r>
        <w:t>就是这一边界的制度化体现。</w:t>
      </w:r>
    </w:p>
    <w:p w14:paraId="4DF2BE89">
      <w:r>
        <w:rPr>
          <w:b/>
        </w:rPr>
        <w:t>（3）场景边界。</w:t>
      </w:r>
      <w:r>
        <w:t xml:space="preserve"> 装备适用于干地水上环境，不涉及水下检查；平坡、缓坡、陡坡三类场景通过构型切换适配，但不承诺适用于所有坝型。明确边界，既是对甲方负责，也是履约风险控制。</w:t>
      </w:r>
    </w:p>
    <w:p w14:paraId="74846D13">
      <w:pPr>
        <w:pStyle w:val="5"/>
      </w:pPr>
      <w:bookmarkStart w:id="88" w:name="_Toc21926"/>
      <w:r>
        <w:rPr>
          <w:szCs w:val="32"/>
        </w:rPr>
        <w:t>1.17.4 与甲方现有体系的衔接</w:t>
      </w:r>
      <w:bookmarkEnd w:id="88"/>
    </w:p>
    <w:p w14:paraId="175973E8">
      <w:pPr>
        <w:numPr>
          <w:ilvl w:val="0"/>
          <w:numId w:val="10"/>
        </w:numPr>
        <w:ind w:left="0" w:firstLine="480" w:firstLineChars="200"/>
      </w:pPr>
      <w:r>
        <w:t>与缺陷管理体系的衔接。缺陷编码、类别、级别按甲方标准执行，成果可直接导入现有系统。</w:t>
      </w:r>
    </w:p>
    <w:p w14:paraId="5DC04473">
      <w:pPr>
        <w:numPr>
          <w:ilvl w:val="0"/>
          <w:numId w:val="10"/>
        </w:numPr>
        <w:ind w:left="0" w:firstLine="480" w:firstLineChars="200"/>
      </w:pPr>
      <w:r>
        <w:t>与档案体系的衔接。归档范围、组卷方式、命名规则按甲方档案管理办法执行。</w:t>
      </w:r>
    </w:p>
    <w:p w14:paraId="340EE052">
      <w:pPr>
        <w:numPr>
          <w:ilvl w:val="0"/>
          <w:numId w:val="10"/>
        </w:numPr>
        <w:ind w:left="0" w:firstLine="480" w:firstLineChars="200"/>
      </w:pPr>
      <w:r>
        <w:t>与安全管理体系的衔接。作业票、交底、准入、应急按甲方及检修厂制度执行。</w:t>
      </w:r>
    </w:p>
    <w:p w14:paraId="39C07CE3">
      <w:pPr>
        <w:numPr>
          <w:ilvl w:val="0"/>
          <w:numId w:val="10"/>
        </w:numPr>
        <w:ind w:left="0" w:firstLine="480" w:firstLineChars="200"/>
      </w:pPr>
      <w:r>
        <w:t>与检修计划的衔接。成果交付时间与岁修计划匹配，报告结论可直接用于检修方案编制。</w:t>
      </w:r>
    </w:p>
    <w:p w14:paraId="2883D4CD">
      <w:r>
        <w:t>这种</w:t>
      </w:r>
      <w:r>
        <w:rPr>
          <w:rFonts w:hint="eastAsia"/>
        </w:rPr>
        <w:t>“</w:t>
      </w:r>
      <w:r>
        <w:t>嵌入式</w:t>
      </w:r>
      <w:r>
        <w:rPr>
          <w:rFonts w:hint="eastAsia"/>
        </w:rPr>
        <w:t>”</w:t>
      </w:r>
      <w:r>
        <w:t>衔接，使项目成果不是一套独立的系统，而是甲方现有业务链条上的一个环节，降低推广阻力。</w:t>
      </w:r>
    </w:p>
    <w:p w14:paraId="6487891F">
      <w:pPr>
        <w:pStyle w:val="4"/>
      </w:pPr>
      <w:bookmarkStart w:id="89" w:name="_Toc20224"/>
      <w:r>
        <w:rPr>
          <w:szCs w:val="36"/>
        </w:rPr>
        <w:t>1.18 运行单位关注点分析</w:t>
      </w:r>
      <w:bookmarkEnd w:id="89"/>
    </w:p>
    <w:p w14:paraId="3EA4637F">
      <w:r>
        <w:rPr>
          <w:rFonts w:hint="eastAsia"/>
        </w:rPr>
        <w:t>投标文件编制易出现仅对采购文件显性技术要求逐一应答、未充分回应运维方隐性关切的共性偏差。采购文件以明确的技术指标为核心约束，而运行单位的关注维度更聚焦于工程实施过程的运维适配性，主要涉及施工作业对正常发电的干扰程度、作业过程的安全风险等级、异常状况的责任界定机制以及验收交付后的技术支持保障时效。在方案编制阶段充分研判上述需求并给出明确响应，其工程价值优于冗余堆砌技术性能参数。</w:t>
      </w:r>
    </w:p>
    <w:p w14:paraId="4389D4EE">
      <w:pPr>
        <w:numPr>
          <w:ilvl w:val="0"/>
          <w:numId w:val="11"/>
        </w:numPr>
        <w:ind w:left="0" w:firstLine="482" w:firstLineChars="200"/>
      </w:pPr>
      <w:r>
        <w:rPr>
          <w:rFonts w:hint="eastAsia"/>
          <w:b/>
        </w:rPr>
        <w:t>不得影响正常生产运行。</w:t>
      </w:r>
      <w:r>
        <w:rPr>
          <w:rFonts w:hint="eastAsia"/>
        </w:rPr>
        <w:t>泄洪流道并非可随时进入作业的区域，施工作业需占用检修窗口期。运行单位最为关注的是作业工期超预期延误，即原计划三天的作业实际拖延至十天完成，由于检修窗口已纳入年度生产计划，一旦发生延误，后续的检修、试验、发电调度安排均需相应调整。针对该关切，本方案将工期细化至“天”甚至“半天”粒度，为每个作业窗口明确规定进出场时间，同时制定“作业中断即撤离”的应急预案——宁可单次作业减少工作量，也不占用后续时段的生产计划。</w:t>
      </w:r>
    </w:p>
    <w:p w14:paraId="19BA877A">
      <w:pPr>
        <w:numPr>
          <w:ilvl w:val="0"/>
          <w:numId w:val="11"/>
        </w:numPr>
        <w:ind w:left="0" w:firstLine="482" w:firstLineChars="200"/>
      </w:pPr>
      <w:r>
        <w:rPr>
          <w:rFonts w:hint="eastAsia"/>
          <w:b/>
        </w:rPr>
        <w:t>安全责任边界需清晰界定。</w:t>
      </w:r>
      <w:r>
        <w:rPr>
          <w:rFonts w:hint="eastAsia"/>
        </w:rPr>
        <w:t>泄洪流道属于受限空间，进入作业涉及动火、临时用电、高处作业、临边作业等多重安全风险。运行单位需确认三项核心事项：作业人员是否具备对应资质、安全防护措施是否落实到位、发生异常事件时的处置流程是否明确。针对上述事项，本方案设置专职安全员岗位、执行作业票制度、明确气体检测与现场监护要求，并将应急处置卡片制作为随身便携版本；同时清晰界定安全责任划分，我方承担作业期间的人员与设备安全主体责任，不将相关责任转嫁至运行单位。</w:t>
      </w:r>
    </w:p>
    <w:p w14:paraId="23EC2512">
      <w:pPr>
        <w:numPr>
          <w:ilvl w:val="0"/>
          <w:numId w:val="11"/>
        </w:numPr>
        <w:ind w:left="0" w:firstLine="482" w:firstLineChars="200"/>
      </w:pPr>
      <w:r>
        <w:rPr>
          <w:rFonts w:hint="eastAsia"/>
          <w:b/>
        </w:rPr>
        <w:t>交付成果需具备实用价值。</w:t>
      </w:r>
      <w:r>
        <w:rPr>
          <w:rFonts w:hint="eastAsia"/>
        </w:rPr>
        <w:t>运行单位并非缺少数据，而是缺少可直接用于决策的结论性成果。一份数百页的点云报告，若仍需使用者自行判断“该缺陷是否需要修复”，则其应用价值将大幅降低。本方案在成果设计层面重点落实三项要求：缺陷需按等级分类并给出对应处理建议、结构变化需可与历史检测数据对比、报告需满足直接归档的规范要求。上述三项是将“测量成果”转化为“管理决策依据”的核心环节。</w:t>
      </w:r>
    </w:p>
    <w:p w14:paraId="3556DD89">
      <w:pPr>
        <w:numPr>
          <w:ilvl w:val="0"/>
          <w:numId w:val="11"/>
        </w:numPr>
        <w:ind w:left="0" w:firstLine="482" w:firstLineChars="200"/>
      </w:pPr>
      <w:r>
        <w:rPr>
          <w:rFonts w:hint="eastAsia"/>
          <w:b/>
        </w:rPr>
        <w:t>配套系统需具备良好可维护性。</w:t>
      </w:r>
      <w:r>
        <w:rPr>
          <w:rFonts w:hint="eastAsia"/>
        </w:rPr>
        <w:t>交付一套系统后，运行单位需考虑长期运维问题，即“三年后由谁操作、发生故障由谁维修、系统升级如何实施”。我方的应对措施为：开展操作培训直至运维人员可独立操作、提供常用备件以支持自行更换常见故障件、编制详细文档以支持对照排查故障、提供质保期内的随叫随到服务。上述四项内容虽属于服务条款范畴，实则是决定系统能否长期稳定运行的关键因素。</w:t>
      </w:r>
    </w:p>
    <w:p w14:paraId="607D9ADF">
      <w:pPr>
        <w:numPr>
          <w:ilvl w:val="0"/>
          <w:numId w:val="11"/>
        </w:numPr>
        <w:ind w:left="0" w:firstLine="482" w:firstLineChars="200"/>
      </w:pPr>
      <w:r>
        <w:rPr>
          <w:rFonts w:hint="eastAsia"/>
          <w:b/>
        </w:rPr>
        <w:t>数据安全需得到充分保障。</w:t>
      </w:r>
      <w:r>
        <w:rPr>
          <w:rFonts w:hint="eastAsia"/>
        </w:rPr>
        <w:t>大坝结构监测数据属于敏感信息，运行单位重点关注数据存储位置、访问权限、是否存在外泄风险。本方案明确数据存储地点与分级访问权限、传输过程采用加密方式、作业人员签署保密协议、项目结束后按要求清理临时数据。上述措施并非“额外承诺”，而是进入作业现场的准入条件。</w:t>
      </w:r>
    </w:p>
    <w:p w14:paraId="4DAB4F80">
      <w:pPr>
        <w:numPr>
          <w:ilvl w:val="0"/>
          <w:numId w:val="11"/>
        </w:numPr>
        <w:ind w:left="0" w:firstLine="482" w:firstLineChars="200"/>
      </w:pPr>
      <w:r>
        <w:rPr>
          <w:rFonts w:hint="eastAsia"/>
          <w:b/>
        </w:rPr>
        <w:t>项目投入需具备合理性价比。</w:t>
      </w:r>
      <w:r>
        <w:rPr>
          <w:rFonts w:hint="eastAsia"/>
        </w:rPr>
        <w:t>运行单位需向上级主管部门说明“项目投入的合理性”。项目价值不仅体现在单次检测服务，更在于为运行单位形成自主检测能力：配备相关装备与平台后，后续检测工作可自主开展、检测周期可合理缩短、外包服务费用可相应节约、历史检测数据可实现持续积累。本方案在成果交付与能力建设部分将明确测算上述价值，为业主向上级汇报提供依据。</w:t>
      </w:r>
    </w:p>
    <w:p w14:paraId="4015D052">
      <w:r>
        <w:rPr>
          <w:rFonts w:hint="eastAsia"/>
        </w:rPr>
        <w:t>基于上述六类核心关切的梳理，反观本技术方案的整体设计逻辑可发现，多项关键设计选择系由该类核心需求反向驱动形成：包括卡口化作业计划的制定、缺陷分级体系的构建、培训考核机制的设置、数据权限管控规则的设定等。其中，技术参数用于回应“技术可行性”问题，而核心关切则用于阐释“设计选型合理性”问题。唯有实现二者的有机融合，方可保障方案的科学性与可靠性。</w:t>
      </w:r>
    </w:p>
    <w:p w14:paraId="1FE5A611">
      <w:pPr>
        <w:pStyle w:val="4"/>
      </w:pPr>
      <w:bookmarkStart w:id="90" w:name="_Toc1868"/>
      <w:r>
        <w:rPr>
          <w:szCs w:val="36"/>
        </w:rPr>
        <w:t>1.19 类似工程的经验与教训</w:t>
      </w:r>
      <w:bookmarkEnd w:id="90"/>
    </w:p>
    <w:p w14:paraId="4820B091">
      <w:r>
        <w:rPr>
          <w:rFonts w:hint="eastAsia"/>
        </w:rPr>
        <w:t>具备同类工程实施经验的实践表明，工程风险的高发节点通常并非源自核心技术瓶颈，而是集中于被普遍认定为常规性、低风险性的作业环节。本节系统梳理同类工程实践中暴露的典型问题，明确本项目对应的风险防控路径。上述经验均来源于实际作业场景的实证总结，并非基于理论推演的假设性结论。</w:t>
      </w:r>
    </w:p>
    <w:p w14:paraId="29229513">
      <w:r>
        <w:rPr>
          <w:rFonts w:hint="eastAsia"/>
          <w:b/>
        </w:rPr>
        <w:t>教训一：控制点位移影响测量准确性。</w:t>
      </w:r>
      <w:r>
        <w:rPr>
          <w:rFonts w:hint="eastAsia"/>
        </w:rPr>
        <w:t xml:space="preserve"> 某项目布设的测量控制点，作业过程中被施工人员意外挪动，导致后续测量数据整体偏移，直至内业处理阶段才被发现，最终不得不重新进场作业。本项目采取的防控措施为：控制点埋设位置选择在不易受扰动的区域，加装保护装置并设置警示标识；每日作业前对不少于两个控制点进行复核，一旦发现位移立即停止测量作业；关键控制点采用双点冗余布设方式。</w:t>
      </w:r>
    </w:p>
    <w:p w14:paraId="2EBDD10C">
      <w:r>
        <w:rPr>
          <w:rFonts w:hint="eastAsia"/>
          <w:b/>
        </w:rPr>
        <w:t>教训二：作业工期估算偏于乐观。</w:t>
      </w:r>
      <w:r>
        <w:rPr>
          <w:rFonts w:hint="eastAsia"/>
        </w:rPr>
        <w:t xml:space="preserve"> 某项目按“每日有效作业8小时”编制实施计划，实际扣除进出场准备、安全技术交底、临时避让等环节占用时间后，单日有效作业时长仅为4～5小时，最终导致实际工期较计划翻倍。本项目按照“有效作业时间=计划时间×0.6”的系数测算工期，并在首孔作业完成后，采用实测数据对后续实施计划进行修正。</w:t>
      </w:r>
    </w:p>
    <w:p w14:paraId="4309765A">
      <w:r>
        <w:rPr>
          <w:rFonts w:hint="eastAsia"/>
          <w:b/>
        </w:rPr>
        <w:t>教训三：算法模型现场适用性不足。</w:t>
      </w:r>
      <w:r>
        <w:rPr>
          <w:rFonts w:hint="eastAsia"/>
        </w:rPr>
        <w:t xml:space="preserve"> 某项目所采用的缺陷识别模型在实验室样本测试中准确率较高，但在现场作业环境下，受光照条件、湿度变化、结构表面颜色差异等因素影响，误判率大幅升高。本项目采取的应对措施为：构建以现场实际样本为核心的训练数据集，将模型在各作业站点的现场数据上开展增量验证，未达精度要求的模型不予启用；同时保留人工复核环节，不将缺陷识别工作完全交由算法完成。</w:t>
      </w:r>
    </w:p>
    <w:p w14:paraId="5D0E2EFD">
      <w:r>
        <w:rPr>
          <w:rFonts w:hint="eastAsia"/>
          <w:b/>
        </w:rPr>
        <w:t>正面经验一：提前介入现场开展踏勘。</w:t>
      </w:r>
      <w:r>
        <w:rPr>
          <w:rFonts w:hint="eastAsia"/>
        </w:rPr>
        <w:t xml:space="preserve"> 某项目在方案编制阶段即安排人员驻场一个月，全面掌握各作业孔的实际工况，后续的方案设计与现场实施过程基本未出现偏差。本项目同样安排前期驻场踏勘工作，将理论化的书面方案转化为贴合现场实际的实操方案。</w:t>
      </w:r>
    </w:p>
    <w:p w14:paraId="042D8704">
      <w:r>
        <w:rPr>
          <w:rFonts w:hint="eastAsia"/>
          <w:b/>
        </w:rPr>
        <w:t>正面经验二：采用分阶段推进的实施模式。</w:t>
      </w:r>
      <w:r>
        <w:rPr>
          <w:rFonts w:hint="eastAsia"/>
        </w:rPr>
        <w:t xml:space="preserve"> 某项目将总体目标拆解为若干阶段性小目标，每两周交付一项可验证的阶段性成果，委托方可全程掌握项目进展，出现问题也能够及时纠正。本项目在各实施阶段设置多个验证节点，避免后期集中交付导致的问题累积。</w:t>
      </w:r>
    </w:p>
    <w:p w14:paraId="61A15588">
      <w:r>
        <w:rPr>
          <w:rFonts w:hint="eastAsia"/>
          <w:b/>
        </w:rPr>
        <w:t>正面经验三：建立早期风险沟通机制。</w:t>
      </w:r>
      <w:r>
        <w:rPr>
          <w:rFonts w:hint="eastAsia"/>
        </w:rPr>
        <w:t xml:space="preserve"> 某项目在发现某项指标可能无法达到要求时，第一时间告知委托方并共同协商替代方案，最终实现双方满意度均达预期。与之相反，部分项目隐瞒问题直至验收阶段才披露，往往导致双方产生较大分歧。本项目遵循“问题不隔夜、偏差早上报”的沟通原则。上述经验纳入本服务方案，并非为了扩充篇幅，而是希望评审方了解：我方具备同类项目实施经验，清晰掌握项目实施过程中的风险节点，且已制定对应的可落地防控措施。技术能力可通过设备配置提升，工程实施经验则需通过项目实践逐步积累，这一点评审方有着明确的认知。</w:t>
      </w:r>
    </w:p>
    <w:p w14:paraId="055B1B46">
      <w:pPr>
        <w:pStyle w:val="4"/>
      </w:pPr>
      <w:bookmarkStart w:id="91" w:name="_Toc18188"/>
      <w:r>
        <w:rPr>
          <w:szCs w:val="36"/>
        </w:rPr>
        <w:t>1.20 项目成功的判定标准</w:t>
      </w:r>
      <w:bookmarkEnd w:id="91"/>
    </w:p>
    <w:p w14:paraId="1332103E">
      <w:r>
        <w:rPr>
          <w:rFonts w:hint="eastAsia"/>
        </w:rPr>
        <w:t>项目成功的评价标准具有多元主体差异性。在项目启动阶段明确各方评价依据，构建“成功”的统一认知框架，相较于项目收尾阶段的认知分歧具有更为显著的实践价值。</w:t>
      </w:r>
    </w:p>
    <w:p w14:paraId="02A5DCC4">
      <w:r>
        <w:rPr>
          <w:rFonts w:hint="eastAsia"/>
          <w:b/>
        </w:rPr>
        <w:t>基于委托方视角</w:t>
      </w:r>
      <w:r>
        <w:rPr>
          <w:rFonts w:hint="eastAsia"/>
        </w:rPr>
        <w:t>，项目成功涵盖四项核心维度：技术指标达标、进度节点可控、安全风险归零、资金投入效能显著。任一维度出现偏差，均不构成项目成功。其中“资金投入效能”维度要求成果具备持续价值输出能力，而非验收完成后即归档闲置，需能够嵌入日常管理流程、为决策提供支撑。</w:t>
      </w:r>
    </w:p>
    <w:p w14:paraId="3012EE32">
      <w:r>
        <w:rPr>
          <w:rFonts w:hint="eastAsia"/>
          <w:b/>
        </w:rPr>
        <w:t>基于运行单位视角</w:t>
      </w:r>
      <w:r>
        <w:rPr>
          <w:rFonts w:hint="eastAsia"/>
        </w:rPr>
        <w:t>，项目成功体现为系统的可适用性、易用性与可靠性。可适用性指系统具备实际应用场景；易用性指操作流程简洁、逻辑顺畅；可靠性指数据质量与分析结论具备可信度。三者缺失任一均将导致系统闲置，而系统闲置是项目失败的核心表征。</w:t>
      </w:r>
    </w:p>
    <w:p w14:paraId="6148C756">
      <w:r>
        <w:rPr>
          <w:rFonts w:hint="eastAsia"/>
          <w:b/>
        </w:rPr>
        <w:t>基于参建团队视角</w:t>
      </w:r>
      <w:r>
        <w:rPr>
          <w:rFonts w:hint="eastAsia"/>
        </w:rPr>
        <w:t>，项目成功以能力提升为核心标准。项目实施完成后，团队在跟踪测量、多源数据融合、缺陷判识领域的专业能力需实现显著提升，形成的工艺规范、代码资产、样本资源可复用于其他项目。若项目实施后团队能力未实现提升，仅可定义为完成既定任务，而非成功实施项目。</w:t>
      </w:r>
    </w:p>
    <w:p w14:paraId="4014108C">
      <w:r>
        <w:rPr>
          <w:rFonts w:hint="eastAsia"/>
          <w:b/>
        </w:rPr>
        <w:t>基于行业发展视角</w:t>
      </w:r>
      <w:r>
        <w:rPr>
          <w:rFonts w:hint="eastAsia"/>
        </w:rPr>
        <w:t>，项目成功以成果的可推广性为核心表征。形成的技术方法、标准规范、装备体系需适配其他坝型与水工建筑物场景，形成的研究成果需为行业规范与标准完善提供支撑。该维度要求层级最高，同时契合本项目“技术研究”的定位——研究类项目的核心价值最终体现为对行业发展的贡献。</w:t>
      </w:r>
    </w:p>
    <w:p w14:paraId="5CCBB0AF">
      <w:r>
        <w:rPr>
          <w:rFonts w:hint="eastAsia"/>
          <w:b/>
        </w:rPr>
        <w:t>综合判定维度。</w:t>
      </w:r>
      <w:r>
        <w:rPr>
          <w:rFonts w:hint="eastAsia"/>
        </w:rPr>
        <w:t>本项目设置六项成功判据：其一，全部技术指标通过第三方测试并达到标准；其二，三站三场景现场验证顺利完成并经委托方确认；其三，装备与平台交付后委托方具备独立操作能力；其四，项目实施周期内无安全事故、无质量事故、无失密事件；其五，形成可复用的工艺、软件与样本库；其六，成果通过评价并产生可查证的应用价值。六项判据全部达成，方可判定项目成功。</w:t>
      </w:r>
    </w:p>
    <w:p w14:paraId="0D462403">
      <w:r>
        <w:rPr>
          <w:rFonts w:hint="eastAsia"/>
          <w:b/>
        </w:rPr>
        <w:t>判定标准的功能定位。</w:t>
      </w:r>
      <w:r>
        <w:rPr>
          <w:rFonts w:hint="eastAsia"/>
        </w:rPr>
        <w:t>将上述判定标准纳入技术方案，具备两方面核心作用。其一为自我约束作用：明确最终评价体系后，项目实施过程中将规避仅关注“节点完成度”而忽视能力建设与知识沉淀的行为。其二为共识构建作用：当各方对实施路径存在分歧时，回归“是否符合成功判据”进行研判，相较于对方案优劣的主观争论更具科学性与效率。</w:t>
      </w:r>
    </w:p>
    <w:p w14:paraId="56E032EC">
      <w:r>
        <w:t>需要说明的是，成功判据不是</w:t>
      </w:r>
      <w:r>
        <w:rPr>
          <w:rFonts w:hint="eastAsia"/>
        </w:rPr>
        <w:t>“</w:t>
      </w:r>
      <w:r>
        <w:t>自我表扬的清单</w:t>
      </w:r>
      <w:r>
        <w:rPr>
          <w:rFonts w:hint="eastAsia"/>
        </w:rPr>
        <w:t>”</w:t>
      </w:r>
      <w:r>
        <w:t>，而是</w:t>
      </w:r>
      <w:r>
        <w:rPr>
          <w:rFonts w:hint="eastAsia"/>
        </w:rPr>
        <w:t>“</w:t>
      </w:r>
      <w:r>
        <w:t>检验的镜子</w:t>
      </w:r>
      <w:r>
        <w:rPr>
          <w:rFonts w:hint="eastAsia"/>
        </w:rPr>
        <w:t>”</w:t>
      </w:r>
      <w:r>
        <w:t>。项目进行中每半年对照一次，看哪几项已经达成、哪几项还有差距。有差距就补，而不是等到最后才发现某一项根本没做。这种定期对照的做法，本身就是项目管理成熟度的体现。</w:t>
      </w:r>
    </w:p>
    <w:p w14:paraId="720E6B89">
      <w:pPr>
        <w:pStyle w:val="4"/>
      </w:pPr>
      <w:bookmarkStart w:id="92" w:name="_Toc3282"/>
      <w:r>
        <w:rPr>
          <w:szCs w:val="36"/>
        </w:rPr>
        <w:t>1.21 技术现状调研的方法与结论</w:t>
      </w:r>
      <w:bookmarkEnd w:id="92"/>
    </w:p>
    <w:p w14:paraId="2E4064E0">
      <w:r>
        <w:rPr>
          <w:rFonts w:hint="eastAsia"/>
        </w:rPr>
        <w:t>技术方案的可信度，在很大程度上取决于对研究现状的掌握程度。对研究现状缺乏充分认知的技术方案，要么会重复前人已验证的低效路径，要么会提出不具备实际应用场景的技术成果。本节将详细阐述本项目采用的调研方法，以及基于调研形成的基础性结论。</w:t>
      </w:r>
    </w:p>
    <w:p w14:paraId="776AB3D2">
      <w:r>
        <w:rPr>
          <w:rFonts w:hint="eastAsia"/>
          <w:b/>
        </w:rPr>
        <w:t>（1）三条调研维度的划分。</w:t>
      </w:r>
      <w:r>
        <w:rPr>
          <w:rFonts w:hint="eastAsia"/>
        </w:rPr>
        <w:t>其一为文献维度，检索近五年国内外期刊、会议论文及专利文献，重点聚焦方法类文献与综述类文献；其二为产品维度，调研市场现有测量装备（含跟踪式扫描、激光扫描、摄影测量、SLAM四类），收集其技术参数、市场价格及工程应用案例；其三为工程维度，走访运行单位与施工单位，调研实际作业痛点与现有技术手段的局限性。上述三个维度缺失任一，均会导致认知体系的片面性：仅依赖文献调研易脱离工程实际，仅依赖产品调研易受厂商宣传误导，仅依赖工程调研易局限于经验层面。</w:t>
      </w:r>
    </w:p>
    <w:p w14:paraId="5381864F">
      <w:r>
        <w:rPr>
          <w:rFonts w:hint="eastAsia"/>
          <w:b/>
        </w:rPr>
        <w:t>（2）文献调研实施路径。</w:t>
      </w:r>
      <w:r>
        <w:rPr>
          <w:rFonts w:hint="eastAsia"/>
        </w:rPr>
        <w:t>采用“关键词组合检索+引文追溯”的检索策略，优先检索综述类文献以构建分析框架，再通过引文追溯定位核心原始文献。阅读过程中需整理结构化笔记，记录内容涵盖方法原理、适用条件、精度水平、局限性。文献调研的核心目标并非文献阅读数量，而是明确各类方法的适用边界。本项目重点梳理四类技术方法：多目视觉跟踪、结构光/激光扫描、摄影测量、SLAM建图。</w:t>
      </w:r>
    </w:p>
    <w:p w14:paraId="2B0A6AD4">
      <w:r>
        <w:rPr>
          <w:rFonts w:hint="eastAsia"/>
          <w:b/>
        </w:rPr>
        <w:t>（3）产品调研实施路径。</w:t>
      </w:r>
      <w:r>
        <w:rPr>
          <w:rFonts w:hint="eastAsia"/>
        </w:rPr>
        <w:t>采集厂商公开的技术资料（含产品宣传册、用户手册、技术白皮书），对比核心技术参数：测量范围、测量精度、点频、设备重量、防护等级、市场价格。同时通过用户访谈获取参数外的实际应用信息，包括标称精度的达成条件、售后服务响应效率、软件易用性。技术参数为评估基础，实际使用体验是工程适用性的决定性因素。</w:t>
      </w:r>
    </w:p>
    <w:p w14:paraId="49B11098">
      <w:r>
        <w:rPr>
          <w:rFonts w:hint="eastAsia"/>
          <w:b/>
        </w:rPr>
        <w:t>（4）工程调研实施路径。</w:t>
      </w:r>
      <w:r>
        <w:rPr>
          <w:rFonts w:hint="eastAsia"/>
        </w:rPr>
        <w:t>走访不少于三家运行单位，调研内容包括流道现有检查方式、所用设备、作业时长、成果应用方式、现存核心问题。此类调研可发现技术方案预设之外的问题，例如设备重量过大难以吊运、报告格式不符合档案管理要求、作业需停机但审批难度大。</w:t>
      </w:r>
    </w:p>
    <w:p w14:paraId="28D67F4C">
      <w:r>
        <w:rPr>
          <w:rFonts w:hint="eastAsia"/>
          <w:b/>
        </w:rPr>
        <w:t>（5）调研结论。</w:t>
      </w:r>
      <w:r>
        <w:rPr>
          <w:rFonts w:hint="eastAsia"/>
        </w:rPr>
        <w:t>综合上述三个维度的调研结果，本项目得到四点结论：其一，现有技术手段难以兼顾精度与效率，高精度设备作业效率偏低，高效率设备精度不足；其二，流道受限空间对设备体积、重量、防护等级要求较高，市面多数产品面向开阔场景设计，适配性不足；其三，缺陷判识仍以人工方式为主，自动识别的准确率与可解释性存在明显短板；其四，历年数据缺乏统一基准，难以实现跨时段比对。上述四点结论为本项目技术路线选择提供直接支撑。</w:t>
      </w:r>
    </w:p>
    <w:p w14:paraId="47DE458D">
      <w:r>
        <w:rPr>
          <w:rFonts w:hint="eastAsia"/>
          <w:b/>
        </w:rPr>
        <w:t>（6）调研机制的动态更新。</w:t>
      </w:r>
      <w:r>
        <w:rPr>
          <w:rFonts w:hint="eastAsia"/>
        </w:rPr>
        <w:t>技术迭代速度较快，调研工作并非一次性环节。本方案明确要求在项目中期开展补充调研，重点关注是否有新方法、新产品问世，评估是否需要调整技术路线。补充调研结论纳入阶段报告，作为方案优化的依据。</w:t>
      </w:r>
    </w:p>
    <w:p w14:paraId="351EFBE1">
      <w:pPr>
        <w:pStyle w:val="4"/>
      </w:pPr>
      <w:bookmarkStart w:id="93" w:name="_Toc12189"/>
      <w:r>
        <w:rPr>
          <w:szCs w:val="36"/>
        </w:rPr>
        <w:t>1.22 同类装备与方案的对标分析</w:t>
      </w:r>
      <w:bookmarkEnd w:id="93"/>
    </w:p>
    <w:p w14:paraId="00B1AF6C">
      <w:r>
        <w:rPr>
          <w:rFonts w:hint="eastAsia"/>
        </w:rPr>
        <w:t>同类装备与方案对标分析的核心目标并非否定既有技术方案的适用性，而是明确本研究方案的技术定位，高质量的对标分析是确立方案差异化竞争优势的核心依据。</w:t>
      </w:r>
    </w:p>
    <w:p w14:paraId="3BA37D0E">
      <w:r>
        <w:rPr>
          <w:rFonts w:hint="eastAsia"/>
          <w:b/>
        </w:rPr>
        <w:t>（1）对标对象选取。</w:t>
      </w:r>
      <w:r>
        <w:rPr>
          <w:rFonts w:hint="eastAsia"/>
        </w:rPr>
        <w:t>选取三类对标主体：国际主流品牌高端跟踪式扫描系统、国内厂商同类产品、学术机构原型系统。三类主体的定位差异显著：国际品牌产品代表当前工程化应用的最高技术水平，国内产品具备成本效益与本地化服务优势，学术机构原型系统代表技术发展前沿方向。</w:t>
      </w:r>
    </w:p>
    <w:p w14:paraId="0A014C1F">
      <w:r>
        <w:rPr>
          <w:rFonts w:hint="eastAsia"/>
          <w:b/>
        </w:rPr>
        <w:t>（2）对标维度设置。</w:t>
      </w:r>
      <w:r>
        <w:rPr>
          <w:rFonts w:hint="eastAsia"/>
        </w:rPr>
        <w:t>构建六维度对标体系，涵盖测量精度、作业效率、环境适应性、成果完整性、系统集成度、全生命周期成本。各维度均设定可量化的对比指标，规避主观定性判断类的非验证性表述。</w:t>
      </w:r>
    </w:p>
    <w:p w14:paraId="6ED1EB85">
      <w:r>
        <w:rPr>
          <w:rFonts w:hint="eastAsia"/>
          <w:b/>
        </w:rPr>
        <w:t>（3）对标分析结论。</w:t>
      </w:r>
      <w:r>
        <w:rPr>
          <w:rFonts w:hint="eastAsia"/>
        </w:rPr>
        <w:t>测量精度层面，国际高端产品与本方案精度处于同一量级（毫米级），本方案不追求绝对精度领先，核心目标为在流道作业场景下实现精度的稳定达标；作业效率层面，本方案采用“跟踪+面扫描+载具”的流道场景专属设计，转场与布站耗时显著低于通用设备；环境适应性层面，本方案的防护设计与轻量化结构更适配受限空间作业需求；成果完整性层面，本方案实现“数据采集-模型构建-缺陷识别-报告生成”全链条覆盖，通用设备的成果输出通常仅覆盖模型构建环节；系统集成度层面，本方案采用软硬件一体化架构，数据格式实现统一规范；全生命周期成本层面，全国产化方案在采购与运维成本维度具备显著优势。</w:t>
      </w:r>
    </w:p>
    <w:p w14:paraId="0645383E">
      <w:r>
        <w:rPr>
          <w:rFonts w:hint="eastAsia"/>
          <w:b/>
        </w:rPr>
        <w:t>（4）对标过程的客观性原则。</w:t>
      </w:r>
      <w:r>
        <w:rPr>
          <w:rFonts w:hint="eastAsia"/>
        </w:rPr>
        <w:t>对标分析需遵循客观中立原则，不得仅选取自身优势指标与对标对象的劣势指标进行对比。例如，在最大测距指标上，部分激光扫描设备性能优于本方案；在超大场景建图应用中，专业SLAM设备技术成熟度更高。上述差距需在方案中如实披露，同时阐明本方案通过多技术组合的方式弥补短板，不得回避技术局限性。</w:t>
      </w:r>
    </w:p>
    <w:p w14:paraId="288B5DCB">
      <w:r>
        <w:rPr>
          <w:rFonts w:hint="eastAsia"/>
          <w:b/>
        </w:rPr>
        <w:t>（5）对标结论的应用。</w:t>
      </w:r>
      <w:r>
        <w:rPr>
          <w:rFonts w:hint="eastAsia"/>
        </w:rPr>
        <w:t>对标结论应用于三个核心场景：一是为技术路线选择提供支撑（阐释不采用通用设备的依据）；二是提炼核心创新点（明确真实的技术差异化维度）；三是界定技术适用边界（明确本方案不具备优势的应用场景及需配套的组合技术手段）。技术适用边界的界定易被忽视，但恰恰是研究专业性的核心体现。</w:t>
      </w:r>
    </w:p>
    <w:p w14:paraId="059A023A">
      <w:r>
        <w:rPr>
          <w:rFonts w:hint="eastAsia"/>
          <w:b/>
        </w:rPr>
        <w:t>（6）对标分析的动态更新机制。</w:t>
      </w:r>
      <w:r>
        <w:rPr>
          <w:rFonts w:hint="eastAsia"/>
        </w:rPr>
        <w:t>对标结果需在项目中期完成一次更新，核心关注竞争对手是否推出新产品。更新的核心目的并非调整宣传表述，而是验证本方案的技术假设是否仍然成立。</w:t>
      </w:r>
    </w:p>
    <w:p w14:paraId="00541782">
      <w:pPr>
        <w:pStyle w:val="4"/>
      </w:pPr>
      <w:bookmarkStart w:id="94" w:name="_Toc8539"/>
      <w:r>
        <w:rPr>
          <w:szCs w:val="36"/>
        </w:rPr>
        <w:t>1.23 标准规范的符合性分析</w:t>
      </w:r>
      <w:bookmarkEnd w:id="94"/>
    </w:p>
    <w:p w14:paraId="35167EB0">
      <w:r>
        <w:rPr>
          <w:rFonts w:hint="eastAsia"/>
        </w:rPr>
        <w:t>技术方案需接受标准规范的合规性核验。本节系统梳理本项目涉及的各级标准规范，并阐明合规性保障机制。</w:t>
      </w:r>
    </w:p>
    <w:p w14:paraId="3B070313">
      <w:r>
        <w:rPr>
          <w:rFonts w:hint="eastAsia"/>
          <w:b/>
        </w:rPr>
        <w:t>（1）标准规范体系的层级划分。</w:t>
      </w:r>
      <w:r>
        <w:rPr>
          <w:rFonts w:hint="eastAsia"/>
        </w:rPr>
        <w:t>第一层级为强制性标准（涵盖安全、环境保护相关领域），属于必须严格执行的刚性约束；第二层级为推荐性国家标准与行业标准（包括测量规范、检测技术规程等），作为技术实施的核心依据；第三层级为企业标准与项目约定（包括数据标准、成果格式要求等），作为规范体系的补充。三层级标准无冲突时，执行要求最严格的条款；存在冲突时，以强制性标准为执行依据，并向委托方说明情况。</w:t>
      </w:r>
    </w:p>
    <w:p w14:paraId="170DCFAA">
      <w:r>
        <w:rPr>
          <w:rFonts w:hint="eastAsia"/>
          <w:b/>
        </w:rPr>
        <w:t>（2）主要涉及的标准规范类别。</w:t>
      </w:r>
      <w:r>
        <w:t>测量类：国家一、二等水准测量规范，国家三、四等水准测量规范，全球定位系统测量规范，工程测量标准；检测类：水工混凝土建筑物缺陷检测和评估技术规程，混凝土结构现场检测技术标准；数据类：实景三维地理信息数据激光雷达测量技术规程，三维地理信息模型数据产品规范；软件类：系统与软件质量要求和评价，信息安全技术网络安全等级保护基本要求；档案类：建设项目档案管理规范。</w:t>
      </w:r>
      <w:r>
        <w:rPr>
          <w:rFonts w:hint="eastAsia"/>
        </w:rPr>
        <w:t>完整标准清单详见附录5。</w:t>
      </w:r>
    </w:p>
    <w:p w14:paraId="07E4657B">
      <w:r>
        <w:rPr>
          <w:rFonts w:hint="eastAsia"/>
          <w:b/>
        </w:rPr>
        <w:t>（3）合规性保障路径。</w:t>
      </w:r>
      <w:r>
        <w:rPr>
          <w:rFonts w:hint="eastAsia"/>
        </w:rPr>
        <w:t>其一为设计阶段对照核验，将标准条款逐条对应至设计方案，构建“条款-措施-验证”对应表；其二为实施阶段规范执行，作业规程严格依据标准要求编制，关键限差直接引用标准规定值；其三为验收阶段合规验证，采用标准规定的方法开展检验，检验记录作为合规性证明材料。</w:t>
      </w:r>
    </w:p>
    <w:p w14:paraId="6015E66A">
      <w:r>
        <w:rPr>
          <w:rFonts w:hint="eastAsia"/>
          <w:b/>
        </w:rPr>
        <w:t>（4）标准规范差异的处理机制。</w:t>
      </w:r>
      <w:r>
        <w:t>不同标准对同一指标的规定可能</w:t>
      </w:r>
      <w:r>
        <w:rPr>
          <w:rFonts w:hint="eastAsia"/>
        </w:rPr>
        <w:t>存在差异</w:t>
      </w:r>
      <w:r>
        <w:t>（例如精度评定的统计口径）。</w:t>
      </w:r>
      <w:r>
        <w:rPr>
          <w:rFonts w:hint="eastAsia"/>
        </w:rPr>
        <w:t>针对此类情况，本方案的处理原则为：优先执行合同约定的统计口径；</w:t>
      </w:r>
      <w:r>
        <w:t>合同</w:t>
      </w:r>
      <w:r>
        <w:rPr>
          <w:rFonts w:hint="eastAsia"/>
        </w:rPr>
        <w:t>未作</w:t>
      </w:r>
      <w:r>
        <w:t>约定的，采用</w:t>
      </w:r>
      <w:r>
        <w:rPr>
          <w:rFonts w:hint="eastAsia"/>
        </w:rPr>
        <w:t>要求更</w:t>
      </w:r>
      <w:r>
        <w:t>严格的标准；确实存在实质性差异的，</w:t>
      </w:r>
      <w:r>
        <w:rPr>
          <w:rFonts w:hint="eastAsia"/>
        </w:rPr>
        <w:t>以书面形式提交委托方确认，</w:t>
      </w:r>
      <w:r>
        <w:t>不自行</w:t>
      </w:r>
      <w:r>
        <w:rPr>
          <w:rFonts w:hint="eastAsia"/>
        </w:rPr>
        <w:t>决策</w:t>
      </w:r>
      <w:r>
        <w:t>取舍。</w:t>
      </w:r>
    </w:p>
    <w:p w14:paraId="43355C54">
      <w:r>
        <w:rPr>
          <w:rFonts w:hint="eastAsia"/>
          <w:b/>
        </w:rPr>
        <w:t>（5）标准规范的动态跟踪机制。</w:t>
      </w:r>
      <w:r>
        <w:rPr>
          <w:rFonts w:hint="eastAsia"/>
        </w:rPr>
        <w:t>标准规范会定期修订，本</w:t>
      </w:r>
      <w:r>
        <w:t>方案要求每半年检索一次相关标准的更新情况，评估</w:t>
      </w:r>
      <w:r>
        <w:rPr>
          <w:rFonts w:hint="eastAsia"/>
        </w:rPr>
        <w:t>其</w:t>
      </w:r>
      <w:r>
        <w:t>对项目</w:t>
      </w:r>
      <w:r>
        <w:rPr>
          <w:rFonts w:hint="eastAsia"/>
        </w:rPr>
        <w:t>实施</w:t>
      </w:r>
      <w:r>
        <w:t>的影响。影响</w:t>
      </w:r>
      <w:r>
        <w:rPr>
          <w:rFonts w:hint="eastAsia"/>
        </w:rPr>
        <w:t>程度较</w:t>
      </w:r>
      <w:r>
        <w:t>大的（如限差</w:t>
      </w:r>
      <w:r>
        <w:rPr>
          <w:rFonts w:hint="eastAsia"/>
        </w:rPr>
        <w:t>调整</w:t>
      </w:r>
      <w:r>
        <w:t>、方法变更</w:t>
      </w:r>
      <w:r>
        <w:rPr>
          <w:rFonts w:hint="eastAsia"/>
        </w:rPr>
        <w:t>等</w:t>
      </w:r>
      <w:r>
        <w:t>），及时调整实施方案并报</w:t>
      </w:r>
      <w:r>
        <w:rPr>
          <w:rFonts w:hint="eastAsia"/>
        </w:rPr>
        <w:t>送委托方</w:t>
      </w:r>
      <w:r>
        <w:t>；</w:t>
      </w:r>
      <w:r>
        <w:rPr>
          <w:rFonts w:hint="eastAsia"/>
        </w:rPr>
        <w:t>影响程度较小的，予以记录备案，在</w:t>
      </w:r>
      <w:r>
        <w:t>下一阶段执行。</w:t>
      </w:r>
    </w:p>
    <w:p w14:paraId="7123EAF7">
      <w:r>
        <w:rPr>
          <w:rFonts w:hint="eastAsia"/>
          <w:b/>
        </w:rPr>
        <w:t>（6）企业标准的补充作用。</w:t>
      </w:r>
      <w:r>
        <w:rPr>
          <w:rFonts w:hint="eastAsia"/>
        </w:rPr>
        <w:t>国家标准通常规定“底线要求”，企业标准可设定更高要求。本项目在数据格式、成果命名、检验频次等方面制定了企业标准，作为国家标准的补充。企业标准报送委托方备案，作为验收依据的组成部分。</w:t>
      </w:r>
    </w:p>
    <w:p w14:paraId="09F9E784">
      <w:pPr>
        <w:pStyle w:val="4"/>
      </w:pPr>
      <w:bookmarkStart w:id="95" w:name="_Toc23156"/>
      <w:r>
        <w:rPr>
          <w:szCs w:val="36"/>
        </w:rPr>
        <w:t>1.24 技术发展趋势与本项目的定位</w:t>
      </w:r>
      <w:bookmarkEnd w:id="95"/>
    </w:p>
    <w:p w14:paraId="53336814">
      <w:r>
        <w:rPr>
          <w:rFonts w:hint="eastAsia"/>
        </w:rPr>
        <w:t>对于研究型项目而言，需明确其技术体系在中长期维度下的应用价值，这要求项目对领域技术演进趋势具备研判能力，并对自身定位形成清晰认知。</w:t>
      </w:r>
    </w:p>
    <w:p w14:paraId="762C98C9">
      <w:r>
        <w:rPr>
          <w:rFonts w:hint="eastAsia"/>
          <w:b/>
        </w:rPr>
        <w:t>（1）三大核心技术发展趋势。</w:t>
      </w:r>
      <w:r>
        <w:rPr>
          <w:rFonts w:hint="eastAsia"/>
        </w:rPr>
        <w:t>其一为感知手段融合化，单一传感器难以适配复杂场景的应用需求，多传感器融合已成为主流技术方向；其二为数据处理智能化，作业模式正从“人工判读”向“算法初判+人工复核”转变；其三为成果三维化与结构化，成果交付形式正从“图纸+报告”向“可计算的三维模型+结构化数据”转型。本项目的技术布局恰好契合上述三大趋势的交汇方向。</w:t>
      </w:r>
    </w:p>
    <w:p w14:paraId="27EE48D6">
      <w:r>
        <w:rPr>
          <w:rFonts w:hint="eastAsia"/>
          <w:b/>
        </w:rPr>
        <w:t>（2）技术趋势带来的发展机遇。</w:t>
      </w:r>
      <w:r>
        <w:rPr>
          <w:rFonts w:hint="eastAsia"/>
        </w:rPr>
        <w:t>融合化趋势拓展了“组合创新”的空间，无需自主研发全品类传感器；智能化趋势提升了算法与样本数据的价值，高质量样本储备构成核心竞争优势；结构化趋势推动成果可直接接入管理系统，延伸了价值链的覆盖范围。</w:t>
      </w:r>
    </w:p>
    <w:p w14:paraId="7B6D1048">
      <w:r>
        <w:rPr>
          <w:rFonts w:hint="eastAsia"/>
          <w:b/>
        </w:rPr>
        <w:t>（3）技术趋势带来的潜在风险。</w:t>
      </w:r>
      <w:r>
        <w:rPr>
          <w:rFonts w:hint="eastAsia"/>
        </w:rPr>
        <w:t>技术迭代速度快，当前先进的方案在数年后可能出现技术落后的问题；算法效果依赖数据支撑，数据不足将导致算法性能下降；结构化处理对数据标准要求较高，若数据标准不统一，后续跨系统整合成本将大幅提升。针对上述三类风险，本方案已制定对应应对策略：硬件层面预留升级接口，持续积累样本数据，前置统一数据标准。</w:t>
      </w:r>
    </w:p>
    <w:p w14:paraId="2216927E">
      <w:r>
        <w:rPr>
          <w:rFonts w:hint="eastAsia"/>
          <w:b/>
        </w:rPr>
        <w:t>（4）本项目的核心定位。</w:t>
      </w:r>
      <w:r>
        <w:rPr>
          <w:rFonts w:hint="eastAsia"/>
        </w:rPr>
        <w:t>本项目定位为“面向流道场景的工程化解决方案”，而非“通用测量平台”。该定位决定了项目的技术取舍：不追求多场景通用，而是聚焦流道场景实现最优适配；不追求极致参数表现，而是保障窗口期内成果的稳定输出；不追求全自动无人化，而是构建人机协同、过程可控、结果可验的作业体系。</w:t>
      </w:r>
    </w:p>
    <w:p w14:paraId="56FEBAD2">
      <w:r>
        <w:rPr>
          <w:rFonts w:hint="eastAsia"/>
          <w:b/>
        </w:rPr>
        <w:t>（5）定位的边界范畴。</w:t>
      </w:r>
      <w:r>
        <w:rPr>
          <w:rFonts w:hint="eastAsia"/>
        </w:rPr>
        <w:t>明确项目定位的同时，清晰划定业务边界：不开展水下检查、不开展结构安全鉴定、不开展缺陷修复工作。划定上述边界并非能力不足的体现，而是专业分工的客观要求，将有限资源集中于核心优势环节，避免业务泛化导致专业能力弱化。</w:t>
      </w:r>
    </w:p>
    <w:p w14:paraId="0551FC55">
      <w:r>
        <w:rPr>
          <w:rFonts w:hint="eastAsia"/>
          <w:b/>
        </w:rPr>
        <w:t>（6）项目成果的长期延续性。</w:t>
      </w:r>
      <w:r>
        <w:rPr>
          <w:rFonts w:hint="eastAsia"/>
        </w:rPr>
        <w:t>项目结题时，所构建的系统需具备三方面长期价值：其一为硬件可通过模块更换实现升级（涵盖相机、激光雷达、计算平台等模块），无需整机淘汰；其二为软件架构支持算法替换，可实现新算法的快速接入；其三为数据标准保持稳定，历史数据可持续沿用。满足上述三点要求，即可保障项目成果在中长期维度下的应用价值。</w:t>
      </w:r>
    </w:p>
    <w:p w14:paraId="354A0DE4">
      <w:pPr>
        <w:pStyle w:val="4"/>
      </w:pPr>
      <w:bookmarkStart w:id="96" w:name="_Toc28195"/>
      <w:r>
        <w:rPr>
          <w:szCs w:val="36"/>
        </w:rPr>
        <w:t>1.25 采购文件关键条款的解读</w:t>
      </w:r>
      <w:bookmarkEnd w:id="96"/>
    </w:p>
    <w:p w14:paraId="7503A277">
      <w:r>
        <w:rPr>
          <w:rFonts w:hint="eastAsia"/>
        </w:rPr>
        <w:t>投标文件的应用效能，在较大程度上取决于其是否准确把握了招标方的核心诉求。本节针对采购文件中的各类关键条款进行系统解读，阐明投标方的认知逻辑与响应路径。</w:t>
      </w:r>
    </w:p>
    <w:p w14:paraId="277CA9BD">
      <w:r>
        <w:rPr>
          <w:rFonts w:hint="eastAsia"/>
          <w:b/>
        </w:rPr>
        <w:t>（1）技术条款中刚性指标与弹性要求的区分。</w:t>
      </w:r>
      <w:r>
        <w:rPr>
          <w:rFonts w:hint="eastAsia"/>
        </w:rPr>
        <w:t>刚性指标为可通过量化数据核验的条款（如精度、测距范围、覆盖范围等），弹性要求为需依托方案阐述的条款（如“适应现场条件”“满足检修需要”等）。投标过程中弹性要求为主要失分点，原因在于刚性指标普遍可满足，弹性要求易被忽略或表述空泛。投标方的应对策略为针对每项弹性要求制定“具体实施路径+核验方式”，而非对原条款进行复述。</w:t>
      </w:r>
    </w:p>
    <w:p w14:paraId="748890E6">
      <w:r>
        <w:rPr>
          <w:rFonts w:hint="eastAsia"/>
          <w:b/>
        </w:rPr>
        <w:t>（2）“不低于”“不小于”类边界条款的解读。</w:t>
      </w:r>
      <w:r>
        <w:rPr>
          <w:rFonts w:hint="eastAsia"/>
        </w:rPr>
        <w:t>此类条款明确了指标下限，但投标阶段不宜以下限为基准编制方案，主要基于两方面原因：其一为评审环节将考量指标余量，贴近下限易引发评审质疑；其二为项目实施过程中存在固有损耗，无指标余量将导致实际成果不达标。投标方的应对策略为提供“标称值+余量说明”，向评审方展示指标具备充足冗余空间。</w:t>
      </w:r>
    </w:p>
    <w:p w14:paraId="362BAE35">
      <w:r>
        <w:rPr>
          <w:rFonts w:hint="eastAsia"/>
          <w:b/>
        </w:rPr>
        <w:t>（3）场景类条款的解读。</w:t>
      </w:r>
      <w:r>
        <w:rPr>
          <w:rFonts w:hint="eastAsia"/>
        </w:rPr>
        <w:t>诸如“平坡、缓坡、陡坡三类场景”“干地及水上环境”等表述，对应三类差异化的作业条件。投标文件若仅表述“均能满足”，将被认定为未形成深度认知；明确阐释“三类场景的作业差异、分场景实施路径、路径选择依据”，方可体现专业水平。</w:t>
      </w:r>
    </w:p>
    <w:p w14:paraId="44C6FB66">
      <w:r>
        <w:rPr>
          <w:rFonts w:hint="eastAsia"/>
          <w:b/>
        </w:rPr>
        <w:t>（4）交付类条款的解读。</w:t>
      </w:r>
      <w:r>
        <w:rPr>
          <w:rFonts w:hint="eastAsia"/>
        </w:rPr>
        <w:t>交付物清单通常表述较为概括（如“装备1套”“软件1套”），但实际交付环节需细化至“部件构成、文档类别、数据类型、权限范围”等维度。投标方的应对策略为主动编制交付明细清单，将“概括性条款”转化为“可核验的验收清单”，降低后期纠纷风险。</w:t>
      </w:r>
    </w:p>
    <w:p w14:paraId="20A75139">
      <w:r>
        <w:rPr>
          <w:rFonts w:hint="eastAsia"/>
          <w:b/>
        </w:rPr>
        <w:t>（5）验收类条款的解读。</w:t>
      </w:r>
      <w:r>
        <w:rPr>
          <w:rFonts w:hint="eastAsia"/>
        </w:rPr>
        <w:t>验收标准通常引用规范条文或明确量化指标，但“测试方法、实施主体、样本规模、合格判定准则”等内容往往未作明确约定。投标方的应对策略为在方案中主动提出验收方法建议，供招标方确认，该举措既体现专业性，也可规避后期因判定口径差异产生的分歧。</w:t>
      </w:r>
    </w:p>
    <w:p w14:paraId="4DE3B107">
      <w:r>
        <w:rPr>
          <w:rFonts w:hint="eastAsia"/>
          <w:b/>
        </w:rPr>
        <w:t>（6）条款间的关联性解析。</w:t>
      </w:r>
      <w:r>
        <w:rPr>
          <w:rFonts w:hint="eastAsia"/>
        </w:rPr>
        <w:t>采购文件的条款并非独立存在，技术条款与交付条款存在关联，验收条款与质量条款存在关联。文件研读阶段需构建“条款关联图谱”，规避“逐条响应但逻辑脱节”的问题。</w:t>
      </w:r>
    </w:p>
    <w:p w14:paraId="330B31A9">
      <w:pPr>
        <w:pStyle w:val="4"/>
      </w:pPr>
      <w:bookmarkStart w:id="97" w:name="_Toc30804"/>
      <w:r>
        <w:rPr>
          <w:szCs w:val="36"/>
        </w:rPr>
        <w:t>1.26 技术评分要素的对应策略</w:t>
      </w:r>
      <w:bookmarkEnd w:id="97"/>
    </w:p>
    <w:p w14:paraId="4F7CEB3F">
      <w:r>
        <w:rPr>
          <w:rFonts w:hint="eastAsia"/>
        </w:rPr>
        <w:t>评分要素为投标文件编制的核心导向，将有限篇幅聚焦于高评分权重内容是投标文件编制的基本准则。</w:t>
      </w:r>
    </w:p>
    <w:p w14:paraId="0659BB56">
      <w:r>
        <w:rPr>
          <w:rFonts w:hint="eastAsia"/>
          <w:b/>
        </w:rPr>
        <w:t>（1）评分要素的识别方法。</w:t>
      </w:r>
      <w:r>
        <w:rPr>
          <w:rFonts w:hint="eastAsia"/>
        </w:rPr>
        <w:t>从采购文件的评分办法中提取关键评估维度，涵盖技术方案的完整性、先进性、可行性、针对性，项目团队配置与过往业绩，进度计划与保障措施，质量与安全保障措施，创新点与预期成果。需逐条记录各评估维度的分值与评分要点，作为投标文件提纲编制的核心依据。</w:t>
      </w:r>
    </w:p>
    <w:p w14:paraId="3B7497DA">
      <w:r>
        <w:rPr>
          <w:rFonts w:hint="eastAsia"/>
          <w:b/>
        </w:rPr>
        <w:t>（2）评分要素的对应策略。</w:t>
      </w:r>
      <w:r>
        <w:rPr>
          <w:rFonts w:hint="eastAsia"/>
        </w:rPr>
        <w:t>第一，采用逐条映射策略，评分要点所提及的内容均需在方案中设置对应章节，且章节标题需清晰体现对应关系；第二，实施差异化篇幅配置，针对分值较高的评估维度深化内容论述，针对分值较低的维度进行简要阐述；第三，强化实证支撑，过往经验需配套业绩证明材料，设备配置需提供设备清单，实施可靠性需提供试验数据支撑。</w:t>
      </w:r>
    </w:p>
    <w:p w14:paraId="02F25639">
      <w:r>
        <w:rPr>
          <w:rFonts w:hint="eastAsia"/>
          <w:b/>
        </w:rPr>
        <w:t>（3）需规避的编制误区。</w:t>
      </w:r>
      <w:r>
        <w:rPr>
          <w:rFonts w:hint="eastAsia"/>
        </w:rPr>
        <w:t>其一为均衡用力误区，各部分内容均浅尝辄止，导致各维度论述深度不足；其二为术语堆砌误区，通过大量专业词汇掩盖内容实质的缺失；其三为偏离需求误区，评分要求考核项目针对性，却采用通用型方案内容进行响应；其四为篇幅冗余误区，通过重复表述与泛化套话填充页数，此类问题易被评审人员识别。</w:t>
      </w:r>
    </w:p>
    <w:p w14:paraId="25E27BE3">
      <w:r>
        <w:rPr>
          <w:rFonts w:hint="eastAsia"/>
          <w:b/>
        </w:rPr>
        <w:t>（4）针对性的实现路径。</w:t>
      </w:r>
      <w:r>
        <w:rPr>
          <w:rFonts w:hint="eastAsia"/>
        </w:rPr>
        <w:t>针对性的核心在于结合本项目的特征。以三维扫描方案为例，通用项目与本项目的编制逻辑需存在显著差异：本项目的流道属于受限空间，具备坡度特征、存在作业窗口期，且需满足历年数据比对要求，上述项目特征需在方案中予以具体响应。</w:t>
      </w:r>
    </w:p>
    <w:p w14:paraId="7CB76943">
      <w:r>
        <w:rPr>
          <w:rFonts w:hint="eastAsia"/>
          <w:b/>
        </w:rPr>
        <w:t>（5）先进性的表述逻辑。</w:t>
      </w:r>
      <w:r>
        <w:rPr>
          <w:rFonts w:hint="eastAsia"/>
        </w:rPr>
        <w:t>先进性并非等同于“采用高成本设备”，而是“采用适配方法解决关键问题”。先进性的表述需明确三方面内容：所解决的未被其他方案覆盖的问题、所采用的解决方法、效果的验证方式。上述三方面内容缺一，先进性的表述将缺乏说服力。</w:t>
      </w:r>
    </w:p>
    <w:p w14:paraId="234E3038">
      <w:r>
        <w:rPr>
          <w:rFonts w:hint="eastAsia"/>
          <w:b/>
        </w:rPr>
        <w:t>（6）可行性的论证方式。</w:t>
      </w:r>
      <w:r>
        <w:rPr>
          <w:rFonts w:hint="eastAsia"/>
        </w:rPr>
        <w:t>可行性论证采用分解法实现：将总体目标拆解为可执行的实施步骤，针对每个步骤明确实施主体、实施方法、实施周期、完成判定标准。分解粒度越精细，可信度越高；仅提供结论而缺乏过程论证，将引发评审人员对方案合理性的质疑。</w:t>
      </w:r>
    </w:p>
    <w:p w14:paraId="099C9802">
      <w:pPr>
        <w:pStyle w:val="4"/>
      </w:pPr>
      <w:bookmarkStart w:id="98" w:name="_Toc17267"/>
      <w:r>
        <w:rPr>
          <w:szCs w:val="36"/>
        </w:rPr>
        <w:t>1.27 商务与履约条款要点</w:t>
      </w:r>
      <w:bookmarkEnd w:id="98"/>
    </w:p>
    <w:p w14:paraId="57803907">
      <w:r>
        <w:rPr>
          <w:rFonts w:hint="eastAsia"/>
        </w:rPr>
        <w:t>除技术方案外，商务条款对合同履约效能同样具有显著影响。本节针对需重点关注的商务条款类别进行系统梳理。</w:t>
      </w:r>
    </w:p>
    <w:p w14:paraId="6D189323">
      <w:r>
        <w:rPr>
          <w:rFonts w:hint="eastAsia"/>
          <w:b/>
        </w:rPr>
        <w:t>（1）工期与关键节点管理。</w:t>
      </w:r>
      <w:r>
        <w:rPr>
          <w:rFonts w:hint="eastAsia"/>
        </w:rPr>
        <w:t>项目工期为刚性约束条件，关键节点为履约考核的核心依据。需明确工期起算时点（合同签订日或进场日）、节点调整规则、延期认定标准（含招标方责任、不可抗力、投标方责任三类情形）。上述内容需在合同谈判阶段完成澄清，并纳入正式合同文本。</w:t>
      </w:r>
    </w:p>
    <w:p w14:paraId="62D19E7F">
      <w:r>
        <w:rPr>
          <w:rFonts w:hint="eastAsia"/>
          <w:b/>
        </w:rPr>
        <w:t>（2）付款与结算规则。</w:t>
      </w:r>
      <w:r>
        <w:rPr>
          <w:rFonts w:hint="eastAsia"/>
        </w:rPr>
        <w:t>需明确付款节点及对应比例、发票类型与开具时点、结算依据（按项目进度或按成果交付）、质保金比例及退还条件。付款节奏直接影响项目现金流管控，需在合同阶段予以明确，避免无序投入。</w:t>
      </w:r>
    </w:p>
    <w:p w14:paraId="1EBA66D9">
      <w:r>
        <w:rPr>
          <w:rFonts w:hint="eastAsia"/>
          <w:b/>
        </w:rPr>
        <w:t>（3）变更与索赔机制。</w:t>
      </w:r>
      <w:r>
        <w:rPr>
          <w:rFonts w:hint="eastAsia"/>
        </w:rPr>
        <w:t>需明确变更申请的发起、审批流程及计价规则，明确索赔适用条件与时限要求。项目实施过程中常见范围非预期扩张问题，若缺乏变更管控机制，相关成本将由投标方自行承担。</w:t>
      </w:r>
    </w:p>
    <w:p w14:paraId="70085E35">
      <w:r>
        <w:rPr>
          <w:b/>
        </w:rPr>
        <w:t>（4）知识产权归属</w:t>
      </w:r>
      <w:r>
        <w:rPr>
          <w:rFonts w:hint="eastAsia"/>
          <w:b/>
        </w:rPr>
        <w:t>界定</w:t>
      </w:r>
      <w:r>
        <w:rPr>
          <w:b/>
        </w:rPr>
        <w:t>。</w:t>
      </w:r>
      <w:r>
        <w:rPr>
          <w:rFonts w:hint="eastAsia"/>
        </w:rPr>
        <w:t>需明确项目成果的权属划分、背景知识产权的使用许可规则、第三方知识产权的责任边界。</w:t>
      </w:r>
      <w:r>
        <w:t>本项目成果</w:t>
      </w:r>
      <w:r>
        <w:rPr>
          <w:rFonts w:hint="eastAsia"/>
        </w:rPr>
        <w:t>权属</w:t>
      </w:r>
      <w:r>
        <w:t>按合同约定</w:t>
      </w:r>
      <w:r>
        <w:rPr>
          <w:rFonts w:hint="eastAsia"/>
        </w:rPr>
        <w:t>执行</w:t>
      </w:r>
      <w:r>
        <w:t>，</w:t>
      </w:r>
      <w:r>
        <w:rPr>
          <w:rFonts w:hint="eastAsia"/>
        </w:rPr>
        <w:t>投标方保留署名权及合理使用权，</w:t>
      </w:r>
      <w:r>
        <w:t>具体条款在合同中</w:t>
      </w:r>
      <w:r>
        <w:rPr>
          <w:rFonts w:hint="eastAsia"/>
        </w:rPr>
        <w:t>予以</w:t>
      </w:r>
      <w:r>
        <w:t>细化。</w:t>
      </w:r>
    </w:p>
    <w:p w14:paraId="0C130D1F">
      <w:r>
        <w:rPr>
          <w:rFonts w:hint="eastAsia"/>
          <w:b/>
        </w:rPr>
        <w:t>（5）保密与安全要求。</w:t>
      </w:r>
      <w:r>
        <w:rPr>
          <w:rFonts w:hint="eastAsia"/>
        </w:rPr>
        <w:t>需明确保密范围、保密期限及违约责任，明确网络安全与数据安全管控要求（含等级保护合规、数据不出境等条款）。此类条款通常约定较为细致，投标阶段需逐条核验合规性，对无法满足的条款提前说明。</w:t>
      </w:r>
    </w:p>
    <w:p w14:paraId="51EB0719">
      <w:r>
        <w:rPr>
          <w:rFonts w:hint="eastAsia"/>
          <w:b/>
        </w:rPr>
        <w:t>（6）违约与免责条款。</w:t>
      </w:r>
      <w:r>
        <w:rPr>
          <w:rFonts w:hint="eastAsia"/>
        </w:rPr>
        <w:t>需明确违约责任的计算方法、免责适用情形（含不可抗力、招标方责任两类）。违约条款为风险边界的约定依据，明确其内涵后方可合理界定履约承诺的范围。</w:t>
      </w:r>
    </w:p>
    <w:p w14:paraId="407C23B2">
      <w:pPr>
        <w:pStyle w:val="4"/>
      </w:pPr>
      <w:bookmarkStart w:id="99" w:name="_Toc14513"/>
      <w:r>
        <w:rPr>
          <w:szCs w:val="36"/>
        </w:rPr>
        <w:t>1.28 项目实施的外部条件依赖</w:t>
      </w:r>
      <w:bookmarkEnd w:id="99"/>
    </w:p>
    <w:p w14:paraId="757246CB">
      <w:r>
        <w:rPr>
          <w:rFonts w:hint="eastAsia"/>
        </w:rPr>
        <w:t>项目实施的顺畅度在较大程度上取决于外部支撑条件。对上述依赖关系进行明确阐释，既为招标方提供了条件准备提示，也为投标方界定了风险防控边界。</w:t>
      </w:r>
    </w:p>
    <w:p w14:paraId="3C12BF80">
      <w:r>
        <w:rPr>
          <w:rFonts w:hint="eastAsia"/>
          <w:b/>
        </w:rPr>
        <w:t>（1）资料依赖。</w:t>
      </w:r>
      <w:r>
        <w:rPr>
          <w:rFonts w:hint="eastAsia"/>
        </w:rPr>
        <w:t>设计图纸、竣工资料、历年检测报告、控制点成果、运行记录为方案编制与数据处理的核心基础。资料供给不充分将导致方案编制缺乏实证依据，成果也无法实现与历史数据的有效比对。投标方在方案中列明资料清单及所需时间，便于招标方提前开展筹备工作。</w:t>
      </w:r>
    </w:p>
    <w:p w14:paraId="36495EC1">
      <w:r>
        <w:rPr>
          <w:rFonts w:hint="eastAsia"/>
          <w:b/>
        </w:rPr>
        <w:t>（2）作业窗口依赖。</w:t>
      </w:r>
      <w:r>
        <w:rPr>
          <w:rFonts w:hint="eastAsia"/>
        </w:rPr>
        <w:t>流道作业的开展需以不影响正常运行为前提，作业窗口由运行管理单位统筹安排。窗口的数量、时长、时段直接决定项目实施进度。投标方基于“窗口清单”编制进度计划，并针对窗口变动制定应急预案。</w:t>
      </w:r>
    </w:p>
    <w:p w14:paraId="37C4D001">
      <w:r>
        <w:rPr>
          <w:rFonts w:hint="eastAsia"/>
          <w:b/>
        </w:rPr>
        <w:t>（3）现场条件依赖。</w:t>
      </w:r>
      <w:r>
        <w:rPr>
          <w:rFonts w:hint="eastAsia"/>
        </w:rPr>
        <w:t>作业通道、供电、照明、通风、吊装条件、临时设施场地等要素的完备性将直接影响作业效率。踏勘阶段需对上述条件逐项核验，对不满足要求的条件提出整改建议或替代方案。</w:t>
      </w:r>
    </w:p>
    <w:p w14:paraId="146C918E">
      <w:r>
        <w:rPr>
          <w:rFonts w:hint="eastAsia"/>
          <w:b/>
        </w:rPr>
        <w:t>（4）审批流程依赖。</w:t>
      </w:r>
      <w:r>
        <w:rPr>
          <w:rFonts w:hint="eastAsia"/>
        </w:rPr>
        <w:t>作业票审批、动火审批、临时用电审批、人员进场审批、数据导出审批等环节均存在时限要求。投标方将提前提交审批材料，同时需招标方内部流程予以配合。审批延误为进度偏差的常见诱因，需在进度计划中预留缓冲时间。</w:t>
      </w:r>
    </w:p>
    <w:p w14:paraId="2418AA3D">
      <w:r>
        <w:rPr>
          <w:rFonts w:hint="eastAsia"/>
          <w:b/>
        </w:rPr>
        <w:t>（5）协同作业依赖。</w:t>
      </w:r>
      <w:r>
        <w:rPr>
          <w:rFonts w:hint="eastAsia"/>
        </w:rPr>
        <w:t>与土建修补、金属结构检修等作业存在交叉，需协调作业时段与区域。交叉作业安排不合理将同时影响安全管理与作业效率。投标方在协同方案中明确作业界面划分与协调机制。</w:t>
      </w:r>
    </w:p>
    <w:p w14:paraId="61479BBB">
      <w:r>
        <w:rPr>
          <w:rFonts w:hint="eastAsia"/>
          <w:b/>
        </w:rPr>
        <w:t>（6）外部条件变动的应对机制。</w:t>
      </w:r>
      <w:r>
        <w:rPr>
          <w:rFonts w:hint="eastAsia"/>
        </w:rPr>
        <w:t>外部条件无法完全按照预设计划推进，应对原则为“早识别、早沟通、早调整”：建立条件跟踪台账，每周开展一次核验；发现变动立即开展影响评估；对影响程度较大的变动制定调整方案并报送招标方。被动等待将导致问题累积。</w:t>
      </w:r>
    </w:p>
    <w:p w14:paraId="132E5045">
      <w:pPr>
        <w:pStyle w:val="4"/>
      </w:pPr>
      <w:bookmarkStart w:id="100" w:name="_Toc23059"/>
      <w:r>
        <w:rPr>
          <w:szCs w:val="36"/>
        </w:rPr>
        <w:t>1.29 葛洲坝闸区实施策略</w:t>
      </w:r>
      <w:bookmarkEnd w:id="100"/>
    </w:p>
    <w:p w14:paraId="72CA19CA">
      <w:r>
        <w:rPr>
          <w:rFonts w:hint="eastAsia"/>
        </w:rPr>
        <w:t>葛洲坝为本次项目的“基准站”，具有地形平坦、通行条件优良、精度要求最高（±1 mm）的特征。其实施策略以“精度保障”为核心展开。</w:t>
      </w:r>
    </w:p>
    <w:p w14:paraId="4E4C5976">
      <w:r>
        <w:rPr>
          <w:rFonts w:hint="eastAsia"/>
          <w:b/>
        </w:rPr>
        <w:t>（1）场景特征分析。</w:t>
      </w:r>
      <w:r>
        <w:t>闸区流道底板</w:t>
      </w:r>
      <w:r>
        <w:rPr>
          <w:rFonts w:hint="eastAsia"/>
        </w:rPr>
        <w:t>近乎</w:t>
      </w:r>
      <w:r>
        <w:t>水平，</w:t>
      </w:r>
      <w:r>
        <w:rPr>
          <w:rFonts w:hint="eastAsia"/>
        </w:rPr>
        <w:t>坡度普遍不超过5°；孔口尺度适中，</w:t>
      </w:r>
      <w:r>
        <w:t>人员与设备进出</w:t>
      </w:r>
      <w:r>
        <w:rPr>
          <w:rFonts w:hint="eastAsia"/>
        </w:rPr>
        <w:t>便捷</w:t>
      </w:r>
      <w:r>
        <w:t>；</w:t>
      </w:r>
      <w:r>
        <w:rPr>
          <w:rFonts w:hint="eastAsia"/>
        </w:rPr>
        <w:t>闸门启闭频次高，</w:t>
      </w:r>
      <w:r>
        <w:t>作业窗口受通航与发电调度</w:t>
      </w:r>
      <w:r>
        <w:rPr>
          <w:rFonts w:hint="eastAsia"/>
        </w:rPr>
        <w:t>约束</w:t>
      </w:r>
      <w:r>
        <w:t>；周边</w:t>
      </w:r>
      <w:r>
        <w:rPr>
          <w:rFonts w:hint="eastAsia"/>
        </w:rPr>
        <w:t>布设</w:t>
      </w:r>
      <w:r>
        <w:t>既有控制点，基准引入条件</w:t>
      </w:r>
      <w:r>
        <w:rPr>
          <w:rFonts w:hint="eastAsia"/>
        </w:rPr>
        <w:t>最优</w:t>
      </w:r>
      <w:r>
        <w:t>。</w:t>
      </w:r>
    </w:p>
    <w:p w14:paraId="6210E01A">
      <w:r>
        <w:rPr>
          <w:rFonts w:hint="eastAsia"/>
          <w:b/>
        </w:rPr>
        <w:t>（2）精度控制策略。</w:t>
      </w:r>
      <w:r>
        <w:rPr>
          <w:rFonts w:hint="eastAsia"/>
        </w:rPr>
        <w:t>该场景下±1 mm为强制性指标，无法通过重复测量偶然达标，需采用三重保障机制：其一，控制测量执行二等水准联测规范，平面控制采用1″级全站仪布设边角网；其二，跟踪测量实施双站覆盖，每站配置不少于4个控制点与1个独立检核点；其三，点云数据以2 mm点间距采集，关键区域加密至1 mm。三重保障叠加后，精度余量需维持在20%以上。</w:t>
      </w:r>
    </w:p>
    <w:p w14:paraId="3C72364A">
      <w:r>
        <w:rPr>
          <w:rFonts w:hint="eastAsia"/>
          <w:b/>
        </w:rPr>
        <w:t>（3）效率优化策略。</w:t>
      </w:r>
      <w:r>
        <w:rPr>
          <w:rFonts w:hint="eastAsia"/>
        </w:rPr>
        <w:t>平坡场景下作业转场成本较低，故采用“多站点、短距离、快节奏”的作业模式。单孔布设2个测站，单站作业时长约6 h，单孔施工周期为2 d。效率提升的核心不在于扫描速率，而在于减少非作业等待时间：提前完成控制点布设、标志点粘贴与设备调试，实现进场即作业。</w:t>
      </w:r>
    </w:p>
    <w:p w14:paraId="04997D7E">
      <w:r>
        <w:rPr>
          <w:rFonts w:hint="eastAsia"/>
          <w:b/>
        </w:rPr>
        <w:t>（4）安全管控策略。</w:t>
      </w:r>
      <w:r>
        <w:rPr>
          <w:rFonts w:hint="eastAsia"/>
        </w:rPr>
        <w:t>主要风险为临水坠落与闸门误操作，对应管控措施包括：孔口设置围挡与警示标识，作业期间实施闸门锁定与挂牌制度，配置专人监护，临边作业人员佩戴安全带。闸门锁定为核心管控环节，一次误操作即可能引发重大安全事故。</w:t>
      </w:r>
    </w:p>
    <w:p w14:paraId="0F6FFEA1">
      <w:r>
        <w:rPr>
          <w:rFonts w:hint="eastAsia"/>
          <w:b/>
        </w:rPr>
        <w:t>（5）协同调度策略。</w:t>
      </w:r>
      <w:r>
        <w:rPr>
          <w:rFonts w:hint="eastAsia"/>
        </w:rPr>
        <w:t>与通航、发电调度的协同为主要变量，应对策略为“提前锁定作业窗口、预留缓冲时间、预设备选孔段”。当作业窗口被占用时，立即转至备选孔段作业，避免人员设备闲置等待。</w:t>
      </w:r>
    </w:p>
    <w:p w14:paraId="56880E46">
      <w:r>
        <w:rPr>
          <w:rFonts w:hint="eastAsia"/>
          <w:b/>
        </w:rPr>
        <w:t>（6）基准站的示范价值。</w:t>
      </w:r>
      <w:r>
        <w:rPr>
          <w:rFonts w:hint="eastAsia"/>
        </w:rPr>
        <w:t>葛洲坝成果为“精度标杆”，后续两站的测量数据需以其为参照进行校准。因此该站需实现精细化作业、完整记录与最高可追溯性，为其余站点提供合格成果的示范范本。</w:t>
      </w:r>
    </w:p>
    <w:p w14:paraId="3C987E94">
      <w:pPr>
        <w:pStyle w:val="4"/>
      </w:pPr>
      <w:bookmarkStart w:id="101" w:name="_Toc9166"/>
      <w:r>
        <w:rPr>
          <w:szCs w:val="36"/>
        </w:rPr>
        <w:t>1.30 三峡表孔实施策略</w:t>
      </w:r>
      <w:bookmarkEnd w:id="101"/>
    </w:p>
    <w:p w14:paraId="413CC3DD">
      <w:r>
        <w:rPr>
          <w:rFonts w:hint="eastAsia"/>
        </w:rPr>
        <w:t>三峡表孔的核心特征为“孔段长、作业量大、坡度缓”，实施策略以“分段作业与效率提升”为核心。</w:t>
      </w:r>
    </w:p>
    <w:p w14:paraId="5332D5CB">
      <w:r>
        <w:rPr>
          <w:rFonts w:hint="eastAsia"/>
          <w:b/>
        </w:rPr>
        <w:t>（1）场景特征分析。</w:t>
      </w:r>
      <w:r>
        <w:rPr>
          <w:rFonts w:hint="eastAsia"/>
        </w:rPr>
        <w:t>表孔孔段长度可达60 m以上，坡度为8°～15°，单孔作业量大；孔口尺寸较大，设备进出相对便捷，但孔内转场距离较长；枢纽运行模式以发电为主，作业窗口具有相对规律性。</w:t>
      </w:r>
    </w:p>
    <w:p w14:paraId="6040A4C9">
      <w:r>
        <w:rPr>
          <w:rFonts w:hint="eastAsia"/>
          <w:b/>
        </w:rPr>
        <w:t>（2）分段作业策略。</w:t>
      </w:r>
      <w:r>
        <w:rPr>
          <w:rFonts w:hint="eastAsia"/>
        </w:rPr>
        <w:t>长孔段无法采用单站完成全部作业，需实施分段处理。分段原则为“依据坡度变化与结构特征划分”，每段长度控制在15～20 m，确保段内作业条件一致，段间具有明确分界（如分缝、台阶）。分段作业的优势在于：各段可独立开展作业、独立检验、独立返工，避免单段出现问题影响整孔作业质量。</w:t>
      </w:r>
    </w:p>
    <w:p w14:paraId="2AFE9D45">
      <w:r>
        <w:rPr>
          <w:rFonts w:hint="eastAsia"/>
          <w:b/>
        </w:rPr>
        <w:t>（3）精度控制策略。</w:t>
      </w:r>
      <w:r>
        <w:rPr>
          <w:rFonts w:hint="eastAsia"/>
        </w:rPr>
        <w:t>±1 cm的精度指标相对宽松，但不可降低管控标准。具体实施方案为：采用跟踪测量系统构建整体基准，利用三维激光扫描仪完成点云快速采集，通过检查点抽查开展精度验证。精度控制的核心从“单点精度管控”转向“整体一致性保障”——段间错台控制为长孔段作业的关键风险点。</w:t>
      </w:r>
    </w:p>
    <w:p w14:paraId="04E42946">
      <w:r>
        <w:rPr>
          <w:rFonts w:hint="eastAsia"/>
          <w:b/>
        </w:rPr>
        <w:t>（4）效率优化策略。</w:t>
      </w:r>
      <w:r>
        <w:rPr>
          <w:rFonts w:hint="eastAsia"/>
        </w:rPr>
        <w:t>效率提升的核心在于作业载具的应用。缓坡段采用履带式自动导引车（AGV）实施自主扫描作业，运行速度为0.6 m/s，转场时间较人工搬运缩短50%以上。载具作业过程中由人员跟随监护，遇门槽、集水坑等障碍物时减速通行。</w:t>
      </w:r>
    </w:p>
    <w:p w14:paraId="401027AA">
      <w:r>
        <w:rPr>
          <w:rFonts w:hint="eastAsia"/>
          <w:b/>
        </w:rPr>
        <w:t>（5）安全管控策略。</w:t>
      </w:r>
      <w:r>
        <w:rPr>
          <w:rFonts w:hint="eastAsia"/>
        </w:rPr>
        <w:t>主要风险类型为高处作业、物体打击、受限空间作业。对应管控措施包括：作业平台设置防护栏、工具配备防坠绳、孔内实施通风与气体检测，每2 h开展一次气体浓度复测。长孔段的通风保障为重点管控内容，不可仅凭主观感受判断通风效果。</w:t>
      </w:r>
    </w:p>
    <w:p w14:paraId="46CE784E">
      <w:r>
        <w:rPr>
          <w:rFonts w:hint="eastAsia"/>
          <w:b/>
        </w:rPr>
        <w:t>（6）协同调度策略。</w:t>
      </w:r>
      <w:r>
        <w:rPr>
          <w:rFonts w:hint="eastAsia"/>
        </w:rPr>
        <w:t>长孔段作业周期较长，与检修计划的协同匹配至关重要。具体实施方案为：将单孔拆分为若干“作业单元”，依据作业窗口分批推进作业，避免单孔占用全部作业窗口。</w:t>
      </w:r>
    </w:p>
    <w:p w14:paraId="79EA101D">
      <w:pPr>
        <w:pStyle w:val="4"/>
      </w:pPr>
      <w:bookmarkStart w:id="102" w:name="_Toc26988"/>
      <w:r>
        <w:rPr>
          <w:szCs w:val="36"/>
        </w:rPr>
        <w:t>1.31 向家坝表孔实施策略</w:t>
      </w:r>
      <w:bookmarkEnd w:id="102"/>
    </w:p>
    <w:p w14:paraId="23792930">
      <w:r>
        <w:rPr>
          <w:rFonts w:hint="eastAsia"/>
        </w:rPr>
        <w:t>向家坝作业区的核心特征为“坡度陡、空间窄、风险高”，实施策略以“安全管控与平台化作业”为核心。</w:t>
      </w:r>
    </w:p>
    <w:p w14:paraId="7A2DEBA1">
      <w:r>
        <w:rPr>
          <w:rFonts w:hint="eastAsia"/>
          <w:b/>
        </w:rPr>
        <w:t>（1）场景特征分析。</w:t>
      </w:r>
      <w:r>
        <w:rPr>
          <w:rFonts w:hint="eastAsia"/>
        </w:rPr>
        <w:t>坡面坡度为20°～35°，作业平台空间受限，人员站立与设备布设均存在困难；孔内表面湿滑，物体滚落风险较高；吊装与转运工序环节较多。该站点作业难度最大，可充分体现装备的环境适应性。</w:t>
      </w:r>
    </w:p>
    <w:p w14:paraId="4EB56D7C">
      <w:r>
        <w:rPr>
          <w:b/>
        </w:rPr>
        <w:t>（2）平台作业策略。</w:t>
      </w:r>
      <w:r>
        <w:rPr>
          <w:rFonts w:hint="eastAsia"/>
        </w:rPr>
        <w:t>陡坡段不具备自由行走条件，采用“随行作业平台+安全绳防护”模式：平台沿坡面移动，</w:t>
      </w:r>
      <w:r>
        <w:t>作业人员在平台上</w:t>
      </w:r>
      <w:r>
        <w:rPr>
          <w:rFonts w:hint="eastAsia"/>
        </w:rPr>
        <w:t>开展</w:t>
      </w:r>
      <w:r>
        <w:t>操作，平台通过锚点</w:t>
      </w:r>
      <w:r>
        <w:rPr>
          <w:rFonts w:hint="eastAsia"/>
        </w:rPr>
        <w:t>锚固</w:t>
      </w:r>
      <w:r>
        <w:t>与安全绳</w:t>
      </w:r>
      <w:r>
        <w:rPr>
          <w:rFonts w:hint="eastAsia"/>
        </w:rPr>
        <w:t>牵引实现</w:t>
      </w:r>
      <w:r>
        <w:t>双重固定。</w:t>
      </w:r>
      <w:r>
        <w:rPr>
          <w:rFonts w:hint="eastAsia"/>
        </w:rPr>
        <w:t>平台移动前需核验锚点可靠性与安全绳挂设状态，</w:t>
      </w:r>
      <w:r>
        <w:t>移动</w:t>
      </w:r>
      <w:r>
        <w:rPr>
          <w:rFonts w:hint="eastAsia"/>
        </w:rPr>
        <w:t>速率</w:t>
      </w:r>
      <w:r>
        <w:t>控制在0.3 m/s以内。</w:t>
      </w:r>
    </w:p>
    <w:p w14:paraId="2135FA67">
      <w:r>
        <w:rPr>
          <w:rFonts w:hint="eastAsia"/>
          <w:b/>
        </w:rPr>
        <w:t>（3）精度控制策略。</w:t>
      </w:r>
      <w:r>
        <w:rPr>
          <w:rFonts w:hint="eastAsia"/>
        </w:rPr>
        <w:t>±1 cm的精度指标在陡坡工况下保障难度显著提升，主要风险源为平台振动与位姿漂移。具体应对措施为：缩短单帧曝光时长、增加重复观测频次、加密控制点布设。平台振动显著时段采集的数据标记为低置信度样本，必要时开展重测。</w:t>
      </w:r>
    </w:p>
    <w:p w14:paraId="2ED3F86B">
      <w:r>
        <w:rPr>
          <w:rFonts w:hint="eastAsia"/>
          <w:b/>
        </w:rPr>
        <w:t>（4）效率优化策略。</w:t>
      </w:r>
      <w:r>
        <w:rPr>
          <w:rFonts w:hint="eastAsia"/>
        </w:rPr>
        <w:t>陡坡段作业效率存在固有约束，不宜盲目追求作业速率。合理实施模式为“精简测站、远距离采集、高重叠率覆盖”，借助扫描仪的高采样频次弥补单站覆盖范围的不足，减少转站频次。单孔作业正常工期为4～5 d，过度压缩工期将危及作业安全。</w:t>
      </w:r>
    </w:p>
    <w:p w14:paraId="14EDE0CA">
      <w:r>
        <w:rPr>
          <w:rFonts w:hint="eastAsia"/>
          <w:b/>
        </w:rPr>
        <w:t>（5）安全管控策略。</w:t>
      </w:r>
      <w:r>
        <w:rPr>
          <w:rFonts w:hint="eastAsia"/>
        </w:rPr>
        <w:t>该站点为项目安全管控核心区域，管控措施包括：配置双安全员（孔口、作业平台各1名）、实施双重防坠防护（平台锚固+人身安全带）、建立冗余通信机制（对讲机通信+绳索信号）、开展撤离演练（每次进场前核验疏散路线）。陡坡段作业的任何工序简化均可能引发安全事故。</w:t>
      </w:r>
    </w:p>
    <w:p w14:paraId="04D5568A">
      <w:r>
        <w:rPr>
          <w:b/>
        </w:rPr>
        <w:t>（6）协同</w:t>
      </w:r>
      <w:r>
        <w:rPr>
          <w:rFonts w:hint="eastAsia"/>
          <w:b/>
        </w:rPr>
        <w:t>调度</w:t>
      </w:r>
      <w:r>
        <w:rPr>
          <w:b/>
        </w:rPr>
        <w:t>策略。</w:t>
      </w:r>
      <w:r>
        <w:t>陡坡段作业</w:t>
      </w:r>
      <w:r>
        <w:rPr>
          <w:rFonts w:hint="eastAsia"/>
        </w:rPr>
        <w:t>需</w:t>
      </w:r>
      <w:r>
        <w:t>与其他专业（土建、金属结构</w:t>
      </w:r>
      <w:r>
        <w:rPr>
          <w:rFonts w:hint="eastAsia"/>
        </w:rPr>
        <w:t>检修</w:t>
      </w:r>
      <w:r>
        <w:t>）</w:t>
      </w:r>
      <w:r>
        <w:rPr>
          <w:rFonts w:hint="eastAsia"/>
        </w:rPr>
        <w:t>错峰</w:t>
      </w:r>
      <w:r>
        <w:t>开</w:t>
      </w:r>
      <w:r>
        <w:rPr>
          <w:rFonts w:hint="eastAsia"/>
        </w:rPr>
        <w:t>展</w:t>
      </w:r>
      <w:r>
        <w:t>，</w:t>
      </w:r>
      <w:r>
        <w:rPr>
          <w:rFonts w:hint="eastAsia"/>
        </w:rPr>
        <w:t>规避</w:t>
      </w:r>
      <w:r>
        <w:t>交叉作业风险。</w:t>
      </w:r>
      <w:r>
        <w:rPr>
          <w:rFonts w:hint="eastAsia"/>
        </w:rPr>
        <w:t>协调过程中需明确说明我方作业占用的时段与区域，</w:t>
      </w:r>
      <w:r>
        <w:t>并在现场设置隔离</w:t>
      </w:r>
      <w:r>
        <w:rPr>
          <w:rFonts w:hint="eastAsia"/>
        </w:rPr>
        <w:t>设施</w:t>
      </w:r>
      <w:r>
        <w:t>。</w:t>
      </w:r>
    </w:p>
    <w:p w14:paraId="0765A59B">
      <w:pPr>
        <w:pStyle w:val="4"/>
      </w:pPr>
      <w:bookmarkStart w:id="103" w:name="_Toc27347"/>
      <w:r>
        <w:rPr>
          <w:szCs w:val="36"/>
        </w:rPr>
        <w:t>1.32 三站共性提炼与差异适配</w:t>
      </w:r>
      <w:bookmarkEnd w:id="103"/>
    </w:p>
    <w:p w14:paraId="618EEAFF">
      <w:r>
        <w:rPr>
          <w:rFonts w:hint="eastAsia"/>
        </w:rPr>
        <w:t>三个站点的作业场景虽存在显著差异，但底层实施逻辑具有高度一致性。提炼共性技术流程与管理规范，可将成熟经验推广至同类水利工程检修项目中。</w:t>
      </w:r>
    </w:p>
    <w:p w14:paraId="42DA219D">
      <w:r>
        <w:rPr>
          <w:rFonts w:hint="eastAsia"/>
          <w:b/>
        </w:rPr>
        <w:t>（1）标准化作业流程。</w:t>
      </w:r>
      <w:r>
        <w:rPr>
          <w:rFonts w:hint="eastAsia"/>
        </w:rPr>
        <w:t>其一，控制先行原则：所有站点均先建立测量基准系统，再开展数据采集作业；其二，分级精度管控：关键部位实施加密观测，一般区域执行常规精度标准；其三，现场初检机制：避免将质量问题流转至内业处理环节；其四，数据双备份制度：离场前完成数据完整性校验。上述四项流程不受场景条件约束，为必须严格执行的基础性规范。</w:t>
      </w:r>
    </w:p>
    <w:p w14:paraId="454849DE">
      <w:r>
        <w:rPr>
          <w:rFonts w:hint="eastAsia"/>
          <w:b/>
        </w:rPr>
        <w:t>（2）差异化适配维度。</w:t>
      </w:r>
      <w:r>
        <w:rPr>
          <w:rFonts w:hint="eastAsia"/>
        </w:rPr>
        <w:t>其一，站位与设备配置：平坡场景采用多站布设模式，缓坡场景应用自动化载具，陡坡场景采用随行作业平台；其二，精度与密度控制：平坡场景执行最高精度标准，缓坡场景采用中等精度指标，陡坡场景以作业安全为首要约束；其三，安全防护措施：平坡场景重点防控临水坠落风险，缓坡场景重点防控物体打击风险，陡坡场景重点防控物体滚落与平台倾覆风险。上述三个维度需根据站点特征动态调整，避免采用统一化标准。</w:t>
      </w:r>
    </w:p>
    <w:p w14:paraId="0146AE95">
      <w:r>
        <w:rPr>
          <w:rFonts w:hint="eastAsia"/>
          <w:b/>
        </w:rPr>
        <w:t>（3）共性流程的管理效益。</w:t>
      </w:r>
      <w:r>
        <w:rPr>
          <w:rFonts w:hint="eastAsia"/>
        </w:rPr>
        <w:t>由于底层作业流程统一，三个站点可共用同一套作业指导书模板、同一套质量检验判据、同一套数据格式标准。该机制为三站并行作业提供了支撑：实现人员跨站点调配、数据汇总对比、质量横向评估。</w:t>
      </w:r>
    </w:p>
    <w:p w14:paraId="0FA430F2">
      <w:r>
        <w:rPr>
          <w:rFonts w:hint="eastAsia"/>
          <w:b/>
        </w:rPr>
        <w:t>（4）场景差异的能力要求。</w:t>
      </w:r>
      <w:r>
        <w:rPr>
          <w:rFonts w:hint="eastAsia"/>
        </w:rPr>
        <w:t>站点作业条件的差异要求团队具备“场景适配能力”，而非“固化流程照搬能力”。同一作业方法需根据不同场景参数进行调整，该类能力需通过多场景现场作业实践积累形成。</w:t>
      </w:r>
    </w:p>
    <w:p w14:paraId="28F66AD7">
      <w:r>
        <w:rPr>
          <w:rFonts w:hint="eastAsia"/>
          <w:b/>
        </w:rPr>
        <w:t>（5）工程推广启示。</w:t>
      </w:r>
      <w:r>
        <w:rPr>
          <w:rFonts w:hint="eastAsia"/>
        </w:rPr>
        <w:t>若将本项目技术体系推广至其他水电站，首要步骤并非设备迁移，而是对站点场景进行分类判定：即判定场景属于平坡型、缓坡型或陡坡型。场景分类准确则方案可行性可达80%以上，分类错误将导致后续需大量补救工作。</w:t>
      </w:r>
    </w:p>
    <w:p w14:paraId="2EACF487">
      <w:pPr>
        <w:pStyle w:val="4"/>
        <w:wordWrap w:val="0"/>
        <w:spacing w:before="280" w:after="200" w:line="312" w:lineRule="auto"/>
      </w:pPr>
      <w:bookmarkStart w:id="104" w:name="_Toc32709"/>
      <w:bookmarkStart w:id="105" w:name="OLE_LINK3"/>
      <w:r>
        <w:rPr>
          <w:rFonts w:ascii="黑体" w:hAnsi="黑体"/>
          <w:color w:val="000000"/>
          <w:sz w:val="30"/>
        </w:rPr>
        <w:t>1.33检查测量数据分析软件技术方案</w:t>
      </w:r>
      <w:bookmarkEnd w:id="104"/>
    </w:p>
    <w:p w14:paraId="3C2DB882">
      <w:r>
        <w:t>软件是</w:t>
      </w:r>
      <w:r>
        <w:rPr>
          <w:rFonts w:hint="eastAsia"/>
        </w:rPr>
        <w:t>“</w:t>
      </w:r>
      <w:r>
        <w:t>数据—模型—缺陷—报告</w:t>
      </w:r>
      <w:r>
        <w:rPr>
          <w:rFonts w:hint="eastAsia"/>
        </w:rPr>
        <w:t>”</w:t>
      </w:r>
      <w:r>
        <w:t>价值链条的枢纽，直接决定 24h 三维重建、72h 报告生成两项硬指标能否实现，也直接决定缺陷判定是否准确、历年数据是否可比。本节从设计目标、总体架构、功能设计、算法设计、数据库、接口、效率质量保障、部署安全、测试验证等方面完整论述。</w:t>
      </w:r>
    </w:p>
    <w:p w14:paraId="410C286C">
      <w:pPr>
        <w:pStyle w:val="5"/>
        <w:wordWrap w:val="0"/>
        <w:spacing w:after="160" w:line="312" w:lineRule="auto"/>
      </w:pPr>
      <w:bookmarkStart w:id="106" w:name="_Toc1451"/>
      <w:r>
        <w:rPr>
          <w:rFonts w:ascii="黑体" w:hAnsi="黑体"/>
          <w:color w:val="000000"/>
          <w:sz w:val="26"/>
        </w:rPr>
        <w:t>1.33.1设计目标与指标分解</w:t>
      </w:r>
      <w:bookmarkEnd w:id="106"/>
    </w:p>
    <w:p w14:paraId="0A777EDF">
      <w:pPr>
        <w:wordWrap w:val="0"/>
        <w:spacing w:before="160" w:after="40" w:line="312" w:lineRule="auto"/>
      </w:pPr>
      <w:r>
        <w:rPr>
          <w:rFonts w:ascii="黑体" w:hAnsi="黑体" w:eastAsia="黑体"/>
          <w:b/>
        </w:rPr>
        <w:t>总体设计目标</w:t>
      </w:r>
    </w:p>
    <w:p w14:paraId="254AD701">
      <w:pPr>
        <w:wordWrap w:val="0"/>
        <w:spacing w:line="408" w:lineRule="auto"/>
      </w:pPr>
      <w:r>
        <w:t>建设一套</w:t>
      </w:r>
      <w:r>
        <w:rPr>
          <w:b/>
        </w:rPr>
        <w:t>自主可控、离线可部署、多源数据可融合、缺陷可量化、报告可自动生成、历史可对比</w:t>
      </w:r>
      <w:r>
        <w:t>的检查测量数据分析软件平台，实现：</w:t>
      </w:r>
    </w:p>
    <w:p w14:paraId="4326F85C">
      <w:pPr>
        <w:wordWrap w:val="0"/>
        <w:spacing w:line="336" w:lineRule="auto"/>
        <w:ind w:left="420"/>
      </w:pPr>
      <w:r>
        <w:t>1．</w:t>
      </w:r>
      <w:r>
        <w:rPr>
          <w:b/>
        </w:rPr>
        <w:t>一个平台管全流程。</w:t>
      </w:r>
      <w:r>
        <w:t xml:space="preserve"> 数据接入、配准融合、三维重建、缺陷识别、量化分级、报告生成、成果归档集中于一个软件平台，减少多软件来回切换导致的数据丢失与效率损耗。</w:t>
      </w:r>
    </w:p>
    <w:p w14:paraId="4912C7B3">
      <w:pPr>
        <w:wordWrap w:val="0"/>
        <w:spacing w:line="336" w:lineRule="auto"/>
        <w:ind w:left="420"/>
      </w:pPr>
      <w:r>
        <w:t>2．</w:t>
      </w:r>
      <w:r>
        <w:rPr>
          <w:b/>
        </w:rPr>
        <w:t>一套模型双表达。</w:t>
      </w:r>
      <w:r>
        <w:t xml:space="preserve"> 同一坐标基准下同时生成</w:t>
      </w:r>
      <w:r>
        <w:rPr>
          <w:rFonts w:hint="eastAsia"/>
        </w:rPr>
        <w:t>“</w:t>
      </w:r>
      <w:r>
        <w:t>可量测的网格/点云模型</w:t>
      </w:r>
      <w:r>
        <w:rPr>
          <w:rFonts w:hint="eastAsia"/>
        </w:rPr>
        <w:t>”</w:t>
      </w:r>
      <w:r>
        <w:t>与</w:t>
      </w:r>
      <w:r>
        <w:rPr>
          <w:rFonts w:hint="eastAsia"/>
        </w:rPr>
        <w:t>“</w:t>
      </w:r>
      <w:r>
        <w:t>可沉浸浏览的 3D 高斯泼溅模型</w:t>
      </w:r>
      <w:r>
        <w:rPr>
          <w:rFonts w:hint="eastAsia"/>
        </w:rPr>
        <w:t>”</w:t>
      </w:r>
      <w:r>
        <w:t>，量测以点云/网格为准，渲染以高斯模型呈现。</w:t>
      </w:r>
    </w:p>
    <w:p w14:paraId="7083F58A">
      <w:pPr>
        <w:wordWrap w:val="0"/>
        <w:spacing w:line="336" w:lineRule="auto"/>
        <w:ind w:left="420"/>
      </w:pPr>
      <w:r>
        <w:t>3．</w:t>
      </w:r>
      <w:r>
        <w:rPr>
          <w:b/>
        </w:rPr>
        <w:t>一套规则可配置。</w:t>
      </w:r>
      <w:r>
        <w:t xml:space="preserve"> 缺陷判定标准、级别阈值、报告模板、编码规则全部参数化配置，标准更新无需改代码。</w:t>
      </w:r>
    </w:p>
    <w:p w14:paraId="116FB555">
      <w:pPr>
        <w:wordWrap w:val="0"/>
        <w:spacing w:line="336" w:lineRule="auto"/>
        <w:ind w:left="420"/>
      </w:pPr>
      <w:r>
        <w:t>4．</w:t>
      </w:r>
      <w:r>
        <w:rPr>
          <w:b/>
        </w:rPr>
        <w:t>一条链路可追溯。</w:t>
      </w:r>
      <w:r>
        <w:t xml:space="preserve"> 从报告中的每一个缺陷，可反查到原始点云、影像、测站、标定参数、操作人员与时间，满足审计要求。</w:t>
      </w:r>
    </w:p>
    <w:p w14:paraId="058C3DA6">
      <w:pPr>
        <w:wordWrap w:val="0"/>
        <w:spacing w:line="336" w:lineRule="auto"/>
        <w:ind w:left="420"/>
      </w:pPr>
      <w:r>
        <w:t>5．</w:t>
      </w:r>
      <w:r>
        <w:rPr>
          <w:b/>
        </w:rPr>
        <w:t>一年一档可对比。</w:t>
      </w:r>
      <w:r>
        <w:t xml:space="preserve"> 以统一坐标基准沉淀历年数据，支持修前/修后、当年/上年、多年趋势的量化对比。</w:t>
      </w:r>
    </w:p>
    <w:p w14:paraId="7025AC85">
      <w:pPr>
        <w:wordWrap w:val="0"/>
        <w:spacing w:before="160" w:after="40" w:line="312" w:lineRule="auto"/>
      </w:pPr>
      <w:r>
        <w:rPr>
          <w:rFonts w:ascii="黑体" w:hAnsi="黑体" w:eastAsia="黑体"/>
          <w:b/>
        </w:rPr>
        <w:t>关键指标分解</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780"/>
        <w:gridCol w:w="2205"/>
        <w:gridCol w:w="3247"/>
        <w:gridCol w:w="2612"/>
      </w:tblGrid>
      <w:tr w14:paraId="11C29D8F">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D9E2F3"/>
          </w:tcPr>
          <w:p w14:paraId="70585264">
            <w:pPr>
              <w:wordWrap w:val="0"/>
              <w:spacing w:before="20" w:after="20" w:line="240" w:lineRule="auto"/>
              <w:ind w:firstLine="0"/>
            </w:pPr>
            <w:r>
              <w:rPr>
                <w:b/>
                <w:sz w:val="20"/>
                <w:szCs w:val="20"/>
              </w:rPr>
              <w:t>序号</w:t>
            </w:r>
          </w:p>
        </w:tc>
        <w:tc>
          <w:tcPr>
            <w:tcW w:w="2205" w:type="dxa"/>
            <w:shd w:val="clear" w:color="auto" w:fill="D9E2F3"/>
          </w:tcPr>
          <w:p w14:paraId="075DABB6">
            <w:pPr>
              <w:wordWrap w:val="0"/>
              <w:spacing w:before="20" w:after="20" w:line="240" w:lineRule="auto"/>
              <w:ind w:firstLine="0"/>
            </w:pPr>
            <w:r>
              <w:rPr>
                <w:b/>
                <w:sz w:val="20"/>
                <w:szCs w:val="20"/>
              </w:rPr>
              <w:t>采购文件要求</w:t>
            </w:r>
          </w:p>
        </w:tc>
        <w:tc>
          <w:tcPr>
            <w:tcW w:w="3247" w:type="dxa"/>
            <w:shd w:val="clear" w:color="auto" w:fill="D9E2F3"/>
          </w:tcPr>
          <w:p w14:paraId="2F910F74">
            <w:pPr>
              <w:wordWrap w:val="0"/>
              <w:spacing w:before="20" w:after="20" w:line="240" w:lineRule="auto"/>
              <w:ind w:firstLine="0"/>
            </w:pPr>
            <w:r>
              <w:rPr>
                <w:b/>
                <w:sz w:val="20"/>
                <w:szCs w:val="20"/>
              </w:rPr>
              <w:t>指标分解</w:t>
            </w:r>
          </w:p>
        </w:tc>
        <w:tc>
          <w:tcPr>
            <w:tcW w:w="2612" w:type="dxa"/>
            <w:shd w:val="clear" w:color="auto" w:fill="D9E2F3"/>
          </w:tcPr>
          <w:p w14:paraId="6B0AA0AB">
            <w:pPr>
              <w:wordWrap w:val="0"/>
              <w:spacing w:before="20" w:after="20" w:line="240" w:lineRule="auto"/>
              <w:ind w:firstLine="0"/>
            </w:pPr>
            <w:r>
              <w:rPr>
                <w:b/>
                <w:sz w:val="20"/>
                <w:szCs w:val="20"/>
              </w:rPr>
              <w:t>保障措施</w:t>
            </w:r>
          </w:p>
        </w:tc>
      </w:tr>
      <w:tr w14:paraId="49235C68">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72233DE7">
            <w:pPr>
              <w:wordWrap w:val="0"/>
              <w:spacing w:before="20" w:after="20" w:line="240" w:lineRule="auto"/>
              <w:ind w:firstLine="0"/>
            </w:pPr>
            <w:r>
              <w:rPr>
                <w:sz w:val="20"/>
                <w:szCs w:val="20"/>
              </w:rPr>
              <w:t>1</w:t>
            </w:r>
          </w:p>
        </w:tc>
        <w:tc>
          <w:tcPr>
            <w:tcW w:w="2205" w:type="dxa"/>
          </w:tcPr>
          <w:p w14:paraId="4D0AC7A5">
            <w:pPr>
              <w:wordWrap w:val="0"/>
              <w:spacing w:before="20" w:after="20" w:line="240" w:lineRule="auto"/>
              <w:ind w:firstLine="0"/>
            </w:pPr>
            <w:r>
              <w:rPr>
                <w:sz w:val="20"/>
                <w:szCs w:val="20"/>
              </w:rPr>
              <w:t>26m×12m 闸室测量完成后 24h 内完成三维重建与渲染</w:t>
            </w:r>
          </w:p>
        </w:tc>
        <w:tc>
          <w:tcPr>
            <w:tcW w:w="3247" w:type="dxa"/>
          </w:tcPr>
          <w:p w14:paraId="3199E12E">
            <w:pPr>
              <w:wordWrap w:val="0"/>
              <w:spacing w:before="20" w:after="20" w:line="240" w:lineRule="auto"/>
              <w:ind w:firstLine="0"/>
            </w:pPr>
            <w:r>
              <w:rPr>
                <w:sz w:val="20"/>
                <w:szCs w:val="20"/>
              </w:rPr>
              <w:t>端到端 ≤24h，其中计算耗时 ≤16h，预留 8h 缓冲</w:t>
            </w:r>
          </w:p>
        </w:tc>
        <w:tc>
          <w:tcPr>
            <w:tcW w:w="2612" w:type="dxa"/>
          </w:tcPr>
          <w:p w14:paraId="77606C30">
            <w:pPr>
              <w:wordWrap w:val="0"/>
              <w:spacing w:before="20" w:after="20" w:line="240" w:lineRule="auto"/>
              <w:ind w:firstLine="0"/>
            </w:pPr>
            <w:r>
              <w:rPr>
                <w:sz w:val="20"/>
                <w:szCs w:val="20"/>
              </w:rPr>
              <w:t>GPU 并行、分块瓦片、增量重建、3DGS 快速训练、工序时间看板</w:t>
            </w:r>
          </w:p>
        </w:tc>
      </w:tr>
      <w:tr w14:paraId="3BE5A0DF">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6C9CDC11">
            <w:pPr>
              <w:wordWrap w:val="0"/>
              <w:spacing w:before="20" w:after="20" w:line="240" w:lineRule="auto"/>
              <w:ind w:firstLine="0"/>
            </w:pPr>
            <w:r>
              <w:rPr>
                <w:sz w:val="20"/>
                <w:szCs w:val="20"/>
              </w:rPr>
              <w:t>2</w:t>
            </w:r>
          </w:p>
        </w:tc>
        <w:tc>
          <w:tcPr>
            <w:tcW w:w="2205" w:type="dxa"/>
            <w:shd w:val="clear" w:color="auto" w:fill="F7F9FC"/>
          </w:tcPr>
          <w:p w14:paraId="58B373A8">
            <w:pPr>
              <w:wordWrap w:val="0"/>
              <w:spacing w:before="20" w:after="20" w:line="240" w:lineRule="auto"/>
              <w:ind w:firstLine="0"/>
            </w:pPr>
            <w:r>
              <w:rPr>
                <w:sz w:val="20"/>
                <w:szCs w:val="20"/>
              </w:rPr>
              <w:t>单孔报告 72h 内生成</w:t>
            </w:r>
          </w:p>
        </w:tc>
        <w:tc>
          <w:tcPr>
            <w:tcW w:w="3247" w:type="dxa"/>
            <w:shd w:val="clear" w:color="auto" w:fill="F7F9FC"/>
          </w:tcPr>
          <w:p w14:paraId="7768DB0E">
            <w:pPr>
              <w:wordWrap w:val="0"/>
              <w:spacing w:before="20" w:after="20" w:line="240" w:lineRule="auto"/>
              <w:ind w:firstLine="0"/>
            </w:pPr>
            <w:r>
              <w:rPr>
                <w:sz w:val="20"/>
                <w:szCs w:val="20"/>
              </w:rPr>
              <w:t>端到端 ≤72h，其中自动生成 ≤8h，人工复核 ≤24h</w:t>
            </w:r>
          </w:p>
        </w:tc>
        <w:tc>
          <w:tcPr>
            <w:tcW w:w="2612" w:type="dxa"/>
            <w:shd w:val="clear" w:color="auto" w:fill="F7F9FC"/>
          </w:tcPr>
          <w:p w14:paraId="0CA89EED">
            <w:pPr>
              <w:wordWrap w:val="0"/>
              <w:spacing w:before="20" w:after="20" w:line="240" w:lineRule="auto"/>
              <w:ind w:firstLine="0"/>
            </w:pPr>
            <w:r>
              <w:rPr>
                <w:sz w:val="20"/>
                <w:szCs w:val="20"/>
              </w:rPr>
              <w:t>模板引擎、CAD 自动绘图、缺陷自动编号、批量照片标注</w:t>
            </w:r>
          </w:p>
        </w:tc>
      </w:tr>
      <w:tr w14:paraId="3D6AB3DE">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73595C62">
            <w:pPr>
              <w:wordWrap w:val="0"/>
              <w:spacing w:before="20" w:after="20" w:line="240" w:lineRule="auto"/>
              <w:ind w:firstLine="0"/>
            </w:pPr>
            <w:r>
              <w:rPr>
                <w:sz w:val="20"/>
                <w:szCs w:val="20"/>
              </w:rPr>
              <w:t>3</w:t>
            </w:r>
          </w:p>
        </w:tc>
        <w:tc>
          <w:tcPr>
            <w:tcW w:w="2205" w:type="dxa"/>
          </w:tcPr>
          <w:p w14:paraId="4639FF7B">
            <w:pPr>
              <w:wordWrap w:val="0"/>
              <w:spacing w:before="20" w:after="20" w:line="240" w:lineRule="auto"/>
              <w:ind w:firstLine="0"/>
            </w:pPr>
            <w:r>
              <w:rPr>
                <w:sz w:val="20"/>
                <w:szCs w:val="20"/>
              </w:rPr>
              <w:t>720° 自由浏览、低延迟、高保真</w:t>
            </w:r>
          </w:p>
        </w:tc>
        <w:tc>
          <w:tcPr>
            <w:tcW w:w="3247" w:type="dxa"/>
          </w:tcPr>
          <w:p w14:paraId="3A0AF078">
            <w:pPr>
              <w:wordWrap w:val="0"/>
              <w:spacing w:before="20" w:after="20" w:line="240" w:lineRule="auto"/>
              <w:ind w:firstLine="0"/>
            </w:pPr>
            <w:r>
              <w:rPr>
                <w:sz w:val="20"/>
                <w:szCs w:val="20"/>
              </w:rPr>
              <w:t>球面全景（水平 360°×垂直 360°），首屏加载 ≤5s，漫游帧率 ≥30fps</w:t>
            </w:r>
          </w:p>
        </w:tc>
        <w:tc>
          <w:tcPr>
            <w:tcW w:w="2612" w:type="dxa"/>
          </w:tcPr>
          <w:p w14:paraId="50B7FCD1">
            <w:pPr>
              <w:wordWrap w:val="0"/>
              <w:spacing w:before="20" w:after="20" w:line="240" w:lineRule="auto"/>
              <w:ind w:firstLine="0"/>
            </w:pPr>
            <w:r>
              <w:rPr>
                <w:sz w:val="20"/>
                <w:szCs w:val="20"/>
              </w:rPr>
              <w:t>3DGS+LOD 瓦片、流式加载、视锥剔除</w:t>
            </w:r>
          </w:p>
        </w:tc>
      </w:tr>
      <w:tr w14:paraId="0E8E6E5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4183329A">
            <w:pPr>
              <w:wordWrap w:val="0"/>
              <w:spacing w:before="20" w:after="20" w:line="240" w:lineRule="auto"/>
              <w:ind w:firstLine="0"/>
            </w:pPr>
            <w:r>
              <w:rPr>
                <w:sz w:val="20"/>
                <w:szCs w:val="20"/>
              </w:rPr>
              <w:t>4</w:t>
            </w:r>
          </w:p>
        </w:tc>
        <w:tc>
          <w:tcPr>
            <w:tcW w:w="2205" w:type="dxa"/>
            <w:shd w:val="clear" w:color="auto" w:fill="F7F9FC"/>
          </w:tcPr>
          <w:p w14:paraId="61390773">
            <w:pPr>
              <w:wordWrap w:val="0"/>
              <w:spacing w:before="20" w:after="20" w:line="240" w:lineRule="auto"/>
              <w:ind w:firstLine="0"/>
            </w:pPr>
            <w:r>
              <w:rPr>
                <w:sz w:val="20"/>
                <w:szCs w:val="20"/>
              </w:rPr>
              <w:t>量测以点云/网格为准</w:t>
            </w:r>
          </w:p>
        </w:tc>
        <w:tc>
          <w:tcPr>
            <w:tcW w:w="3247" w:type="dxa"/>
            <w:shd w:val="clear" w:color="auto" w:fill="F7F9FC"/>
          </w:tcPr>
          <w:p w14:paraId="63DFA7E2">
            <w:pPr>
              <w:wordWrap w:val="0"/>
              <w:spacing w:before="20" w:after="20" w:line="240" w:lineRule="auto"/>
              <w:ind w:firstLine="0"/>
            </w:pPr>
            <w:r>
              <w:rPr>
                <w:sz w:val="20"/>
                <w:szCs w:val="20"/>
              </w:rPr>
              <w:t>所有量测接口只读取点云/网格，高斯模型仅用于渲染</w:t>
            </w:r>
          </w:p>
        </w:tc>
        <w:tc>
          <w:tcPr>
            <w:tcW w:w="2612" w:type="dxa"/>
            <w:shd w:val="clear" w:color="auto" w:fill="F7F9FC"/>
          </w:tcPr>
          <w:p w14:paraId="16387287">
            <w:pPr>
              <w:wordWrap w:val="0"/>
              <w:spacing w:before="20" w:after="20" w:line="240" w:lineRule="auto"/>
              <w:ind w:firstLine="0"/>
            </w:pPr>
            <w:r>
              <w:rPr>
                <w:sz w:val="20"/>
                <w:szCs w:val="20"/>
              </w:rPr>
              <w:t>数据模型层强制隔离，界面标注量测基准</w:t>
            </w:r>
          </w:p>
        </w:tc>
      </w:tr>
      <w:tr w14:paraId="1BC9A1E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092B325C">
            <w:pPr>
              <w:wordWrap w:val="0"/>
              <w:spacing w:before="20" w:after="20" w:line="240" w:lineRule="auto"/>
              <w:ind w:firstLine="0"/>
            </w:pPr>
            <w:r>
              <w:rPr>
                <w:sz w:val="20"/>
                <w:szCs w:val="20"/>
              </w:rPr>
              <w:t>5</w:t>
            </w:r>
          </w:p>
        </w:tc>
        <w:tc>
          <w:tcPr>
            <w:tcW w:w="2205" w:type="dxa"/>
          </w:tcPr>
          <w:p w14:paraId="59379C7B">
            <w:pPr>
              <w:wordWrap w:val="0"/>
              <w:spacing w:before="20" w:after="20" w:line="240" w:lineRule="auto"/>
              <w:ind w:firstLine="0"/>
            </w:pPr>
            <w:r>
              <w:rPr>
                <w:sz w:val="20"/>
                <w:szCs w:val="20"/>
              </w:rPr>
              <w:t>缺陷位置精确到 0.01m</w:t>
            </w:r>
          </w:p>
        </w:tc>
        <w:tc>
          <w:tcPr>
            <w:tcW w:w="3247" w:type="dxa"/>
          </w:tcPr>
          <w:p w14:paraId="457B0934">
            <w:pPr>
              <w:wordWrap w:val="0"/>
              <w:spacing w:before="20" w:after="20" w:line="240" w:lineRule="auto"/>
              <w:ind w:firstLine="0"/>
            </w:pPr>
            <w:r>
              <w:rPr>
                <w:sz w:val="20"/>
                <w:szCs w:val="20"/>
              </w:rPr>
              <w:t>位置输出保留 2 位小数（m）</w:t>
            </w:r>
          </w:p>
        </w:tc>
        <w:tc>
          <w:tcPr>
            <w:tcW w:w="2612" w:type="dxa"/>
          </w:tcPr>
          <w:p w14:paraId="1C1CE6A9">
            <w:pPr>
              <w:wordWrap w:val="0"/>
              <w:spacing w:before="20" w:after="20" w:line="240" w:lineRule="auto"/>
              <w:ind w:firstLine="0"/>
            </w:pPr>
            <w:r>
              <w:rPr>
                <w:sz w:val="20"/>
                <w:szCs w:val="20"/>
              </w:rPr>
              <w:t>统一坐标基准、精度传递链、量测点选取规范</w:t>
            </w:r>
          </w:p>
        </w:tc>
      </w:tr>
      <w:tr w14:paraId="2462052D">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21552A2F">
            <w:pPr>
              <w:wordWrap w:val="0"/>
              <w:spacing w:before="20" w:after="20" w:line="240" w:lineRule="auto"/>
              <w:ind w:firstLine="0"/>
            </w:pPr>
            <w:r>
              <w:rPr>
                <w:sz w:val="20"/>
                <w:szCs w:val="20"/>
              </w:rPr>
              <w:t>6</w:t>
            </w:r>
          </w:p>
        </w:tc>
        <w:tc>
          <w:tcPr>
            <w:tcW w:w="2205" w:type="dxa"/>
            <w:shd w:val="clear" w:color="auto" w:fill="F7F9FC"/>
          </w:tcPr>
          <w:p w14:paraId="5B400BF0">
            <w:pPr>
              <w:wordWrap w:val="0"/>
              <w:spacing w:before="20" w:after="20" w:line="240" w:lineRule="auto"/>
              <w:ind w:firstLine="0"/>
            </w:pPr>
            <w:r>
              <w:rPr>
                <w:sz w:val="20"/>
                <w:szCs w:val="20"/>
              </w:rPr>
              <w:t>深度精确到 0.1cm</w:t>
            </w:r>
          </w:p>
        </w:tc>
        <w:tc>
          <w:tcPr>
            <w:tcW w:w="3247" w:type="dxa"/>
            <w:shd w:val="clear" w:color="auto" w:fill="F7F9FC"/>
          </w:tcPr>
          <w:p w14:paraId="4316DF3D">
            <w:pPr>
              <w:wordWrap w:val="0"/>
              <w:spacing w:before="20" w:after="20" w:line="240" w:lineRule="auto"/>
              <w:ind w:firstLine="0"/>
            </w:pPr>
            <w:r>
              <w:rPr>
                <w:sz w:val="20"/>
                <w:szCs w:val="20"/>
              </w:rPr>
              <w:t>深度输出保留 1 位小数（cm）</w:t>
            </w:r>
          </w:p>
        </w:tc>
        <w:tc>
          <w:tcPr>
            <w:tcW w:w="2612" w:type="dxa"/>
            <w:shd w:val="clear" w:color="auto" w:fill="F7F9FC"/>
          </w:tcPr>
          <w:p w14:paraId="5F7EF3F6">
            <w:pPr>
              <w:wordWrap w:val="0"/>
              <w:spacing w:before="20" w:after="20" w:line="240" w:lineRule="auto"/>
              <w:ind w:firstLine="0"/>
            </w:pPr>
            <w:r>
              <w:rPr>
                <w:sz w:val="20"/>
                <w:szCs w:val="20"/>
              </w:rPr>
              <w:t>亚毫米点云、基准面拟合、异常值剔除</w:t>
            </w:r>
          </w:p>
        </w:tc>
      </w:tr>
      <w:tr w14:paraId="0CEF91D6">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5F6D5CE6">
            <w:pPr>
              <w:wordWrap w:val="0"/>
              <w:spacing w:before="20" w:after="20" w:line="240" w:lineRule="auto"/>
              <w:ind w:firstLine="0"/>
            </w:pPr>
            <w:r>
              <w:rPr>
                <w:sz w:val="20"/>
                <w:szCs w:val="20"/>
              </w:rPr>
              <w:t>7</w:t>
            </w:r>
          </w:p>
        </w:tc>
        <w:tc>
          <w:tcPr>
            <w:tcW w:w="2205" w:type="dxa"/>
          </w:tcPr>
          <w:p w14:paraId="0191BD53">
            <w:pPr>
              <w:wordWrap w:val="0"/>
              <w:spacing w:before="20" w:after="20" w:line="240" w:lineRule="auto"/>
              <w:ind w:firstLine="0"/>
            </w:pPr>
            <w:r>
              <w:rPr>
                <w:sz w:val="20"/>
                <w:szCs w:val="20"/>
              </w:rPr>
              <w:t>尺寸五维度：长、宽、深、面积、体积</w:t>
            </w:r>
          </w:p>
        </w:tc>
        <w:tc>
          <w:tcPr>
            <w:tcW w:w="3247" w:type="dxa"/>
          </w:tcPr>
          <w:p w14:paraId="4F18BD7E">
            <w:pPr>
              <w:wordWrap w:val="0"/>
              <w:spacing w:before="20" w:after="20" w:line="240" w:lineRule="auto"/>
              <w:ind w:firstLine="0"/>
            </w:pPr>
            <w:r>
              <w:rPr>
                <w:sz w:val="20"/>
                <w:szCs w:val="20"/>
              </w:rPr>
              <w:t>长（顺水流）、宽（垂直水流）、深（垂直过流面）、面积、体积</w:t>
            </w:r>
          </w:p>
        </w:tc>
        <w:tc>
          <w:tcPr>
            <w:tcW w:w="2612" w:type="dxa"/>
          </w:tcPr>
          <w:p w14:paraId="032A684A">
            <w:pPr>
              <w:wordWrap w:val="0"/>
              <w:spacing w:before="20" w:after="20" w:line="240" w:lineRule="auto"/>
              <w:ind w:firstLine="0"/>
            </w:pPr>
            <w:r>
              <w:rPr>
                <w:sz w:val="20"/>
                <w:szCs w:val="20"/>
              </w:rPr>
              <w:t>方向定义可配置、投影计算、体素积分</w:t>
            </w:r>
          </w:p>
        </w:tc>
      </w:tr>
      <w:tr w14:paraId="1D1E6C5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5DBA8600">
            <w:pPr>
              <w:wordWrap w:val="0"/>
              <w:spacing w:before="20" w:after="20" w:line="240" w:lineRule="auto"/>
              <w:ind w:firstLine="0"/>
            </w:pPr>
            <w:r>
              <w:rPr>
                <w:sz w:val="20"/>
                <w:szCs w:val="20"/>
              </w:rPr>
              <w:t>8</w:t>
            </w:r>
          </w:p>
        </w:tc>
        <w:tc>
          <w:tcPr>
            <w:tcW w:w="2205" w:type="dxa"/>
            <w:shd w:val="clear" w:color="auto" w:fill="F7F9FC"/>
          </w:tcPr>
          <w:p w14:paraId="57B394DE">
            <w:pPr>
              <w:wordWrap w:val="0"/>
              <w:spacing w:before="20" w:after="20" w:line="240" w:lineRule="auto"/>
              <w:ind w:firstLine="0"/>
            </w:pPr>
            <w:r>
              <w:rPr>
                <w:sz w:val="20"/>
                <w:szCs w:val="20"/>
              </w:rPr>
              <w:t>缺陷宏观分布照片可编辑版（.pdf/.pptx）</w:t>
            </w:r>
          </w:p>
        </w:tc>
        <w:tc>
          <w:tcPr>
            <w:tcW w:w="3247" w:type="dxa"/>
            <w:shd w:val="clear" w:color="auto" w:fill="F7F9FC"/>
          </w:tcPr>
          <w:p w14:paraId="1F62E244">
            <w:pPr>
              <w:wordWrap w:val="0"/>
              <w:spacing w:before="20" w:after="20" w:line="240" w:lineRule="auto"/>
              <w:ind w:firstLine="0"/>
            </w:pPr>
            <w:r>
              <w:rPr>
                <w:sz w:val="20"/>
                <w:szCs w:val="20"/>
              </w:rPr>
              <w:t>支持导出 PDF/PPTX，标注可编辑</w:t>
            </w:r>
          </w:p>
        </w:tc>
        <w:tc>
          <w:tcPr>
            <w:tcW w:w="2612" w:type="dxa"/>
            <w:shd w:val="clear" w:color="auto" w:fill="F7F9FC"/>
          </w:tcPr>
          <w:p w14:paraId="2F8F0779">
            <w:pPr>
              <w:wordWrap w:val="0"/>
              <w:spacing w:before="20" w:after="20" w:line="240" w:lineRule="auto"/>
              <w:ind w:firstLine="0"/>
            </w:pPr>
            <w:r>
              <w:rPr>
                <w:sz w:val="20"/>
                <w:szCs w:val="20"/>
              </w:rPr>
              <w:t>矢量标注+图层分离</w:t>
            </w:r>
          </w:p>
        </w:tc>
      </w:tr>
      <w:tr w14:paraId="53424DE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332F5F6F">
            <w:pPr>
              <w:wordWrap w:val="0"/>
              <w:spacing w:before="20" w:after="20" w:line="240" w:lineRule="auto"/>
              <w:ind w:firstLine="0"/>
            </w:pPr>
            <w:r>
              <w:rPr>
                <w:sz w:val="20"/>
                <w:szCs w:val="20"/>
              </w:rPr>
              <w:t>9</w:t>
            </w:r>
          </w:p>
        </w:tc>
        <w:tc>
          <w:tcPr>
            <w:tcW w:w="2205" w:type="dxa"/>
          </w:tcPr>
          <w:p w14:paraId="3B6CFBA4">
            <w:pPr>
              <w:wordWrap w:val="0"/>
              <w:spacing w:before="20" w:after="20" w:line="240" w:lineRule="auto"/>
              <w:ind w:firstLine="0"/>
            </w:pPr>
            <w:r>
              <w:rPr>
                <w:sz w:val="20"/>
                <w:szCs w:val="20"/>
              </w:rPr>
              <w:t>缺陷检查记录图可编辑版（.dwg）</w:t>
            </w:r>
          </w:p>
        </w:tc>
        <w:tc>
          <w:tcPr>
            <w:tcW w:w="3247" w:type="dxa"/>
          </w:tcPr>
          <w:p w14:paraId="5EFEA602">
            <w:pPr>
              <w:wordWrap w:val="0"/>
              <w:spacing w:before="20" w:after="20" w:line="240" w:lineRule="auto"/>
              <w:ind w:firstLine="0"/>
            </w:pPr>
            <w:r>
              <w:rPr>
                <w:sz w:val="20"/>
                <w:szCs w:val="20"/>
              </w:rPr>
              <w:t>在平面展开图中绘制，输出 DWG</w:t>
            </w:r>
          </w:p>
        </w:tc>
        <w:tc>
          <w:tcPr>
            <w:tcW w:w="2612" w:type="dxa"/>
          </w:tcPr>
          <w:p w14:paraId="6A3375FD">
            <w:pPr>
              <w:wordWrap w:val="0"/>
              <w:spacing w:before="20" w:after="20" w:line="240" w:lineRule="auto"/>
              <w:ind w:firstLine="0"/>
            </w:pPr>
            <w:r>
              <w:rPr>
                <w:sz w:val="20"/>
                <w:szCs w:val="20"/>
              </w:rPr>
              <w:t>CAD 二次开发/ODA 组件</w:t>
            </w:r>
          </w:p>
        </w:tc>
      </w:tr>
      <w:tr w14:paraId="176E7D6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31B2FBA5">
            <w:pPr>
              <w:wordWrap w:val="0"/>
              <w:spacing w:before="20" w:after="20" w:line="240" w:lineRule="auto"/>
              <w:ind w:firstLine="0"/>
            </w:pPr>
            <w:r>
              <w:rPr>
                <w:sz w:val="20"/>
                <w:szCs w:val="20"/>
              </w:rPr>
              <w:t>10</w:t>
            </w:r>
          </w:p>
        </w:tc>
        <w:tc>
          <w:tcPr>
            <w:tcW w:w="2205" w:type="dxa"/>
            <w:shd w:val="clear" w:color="auto" w:fill="F7F9FC"/>
          </w:tcPr>
          <w:p w14:paraId="3A6CBE49">
            <w:pPr>
              <w:wordWrap w:val="0"/>
              <w:spacing w:before="20" w:after="20" w:line="240" w:lineRule="auto"/>
              <w:ind w:firstLine="0"/>
            </w:pPr>
            <w:r>
              <w:rPr>
                <w:sz w:val="20"/>
                <w:szCs w:val="20"/>
              </w:rPr>
              <w:t>云图展示、断面导出 .xlsx、二维/三维分布图</w:t>
            </w:r>
          </w:p>
        </w:tc>
        <w:tc>
          <w:tcPr>
            <w:tcW w:w="3247" w:type="dxa"/>
            <w:shd w:val="clear" w:color="auto" w:fill="F7F9FC"/>
          </w:tcPr>
          <w:p w14:paraId="78CCCC16">
            <w:pPr>
              <w:wordWrap w:val="0"/>
              <w:spacing w:before="20" w:after="20" w:line="240" w:lineRule="auto"/>
              <w:ind w:firstLine="0"/>
            </w:pPr>
            <w:r>
              <w:rPr>
                <w:sz w:val="20"/>
                <w:szCs w:val="20"/>
              </w:rPr>
              <w:t>平面展开云图、纵横断面、二维/三维图表</w:t>
            </w:r>
          </w:p>
        </w:tc>
        <w:tc>
          <w:tcPr>
            <w:tcW w:w="2612" w:type="dxa"/>
            <w:shd w:val="clear" w:color="auto" w:fill="F7F9FC"/>
          </w:tcPr>
          <w:p w14:paraId="63BE5277">
            <w:pPr>
              <w:wordWrap w:val="0"/>
              <w:spacing w:before="20" w:after="20" w:line="240" w:lineRule="auto"/>
              <w:ind w:firstLine="0"/>
            </w:pPr>
            <w:r>
              <w:rPr>
                <w:sz w:val="20"/>
                <w:szCs w:val="20"/>
              </w:rPr>
              <w:t>可视化引擎+Excel 组件</w:t>
            </w:r>
          </w:p>
        </w:tc>
      </w:tr>
      <w:tr w14:paraId="72F82B0E">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tcPr>
          <w:p w14:paraId="04CE31B7">
            <w:pPr>
              <w:wordWrap w:val="0"/>
              <w:spacing w:before="20" w:after="20" w:line="240" w:lineRule="auto"/>
              <w:ind w:firstLine="0"/>
            </w:pPr>
            <w:r>
              <w:rPr>
                <w:sz w:val="20"/>
                <w:szCs w:val="20"/>
              </w:rPr>
              <w:t>11</w:t>
            </w:r>
          </w:p>
        </w:tc>
        <w:tc>
          <w:tcPr>
            <w:tcW w:w="2205" w:type="dxa"/>
          </w:tcPr>
          <w:p w14:paraId="7555E3AA">
            <w:pPr>
              <w:wordWrap w:val="0"/>
              <w:spacing w:before="20" w:after="20" w:line="240" w:lineRule="auto"/>
              <w:ind w:firstLine="0"/>
            </w:pPr>
            <w:r>
              <w:rPr>
                <w:sz w:val="20"/>
                <w:szCs w:val="20"/>
              </w:rPr>
              <w:t>历史数据对比分析</w:t>
            </w:r>
          </w:p>
        </w:tc>
        <w:tc>
          <w:tcPr>
            <w:tcW w:w="3247" w:type="dxa"/>
          </w:tcPr>
          <w:p w14:paraId="7B0BD4B5">
            <w:pPr>
              <w:wordWrap w:val="0"/>
              <w:spacing w:before="20" w:after="20" w:line="240" w:lineRule="auto"/>
              <w:ind w:firstLine="0"/>
            </w:pPr>
            <w:r>
              <w:rPr>
                <w:sz w:val="20"/>
                <w:szCs w:val="20"/>
              </w:rPr>
              <w:t>修前/修后、当年/上年、多年趋势</w:t>
            </w:r>
          </w:p>
        </w:tc>
        <w:tc>
          <w:tcPr>
            <w:tcW w:w="2612" w:type="dxa"/>
          </w:tcPr>
          <w:p w14:paraId="0FEC2FF3">
            <w:pPr>
              <w:wordWrap w:val="0"/>
              <w:spacing w:before="20" w:after="20" w:line="240" w:lineRule="auto"/>
              <w:ind w:firstLine="0"/>
            </w:pPr>
            <w:r>
              <w:rPr>
                <w:sz w:val="20"/>
                <w:szCs w:val="20"/>
              </w:rPr>
              <w:t>统一基准配准+M3C2 变化检测</w:t>
            </w:r>
          </w:p>
        </w:tc>
      </w:tr>
      <w:tr w14:paraId="3D59973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780" w:type="dxa"/>
            <w:shd w:val="clear" w:color="auto" w:fill="F7F9FC"/>
          </w:tcPr>
          <w:p w14:paraId="3598B79D">
            <w:pPr>
              <w:wordWrap w:val="0"/>
              <w:spacing w:before="20" w:after="20" w:line="240" w:lineRule="auto"/>
              <w:ind w:firstLine="0"/>
            </w:pPr>
            <w:r>
              <w:rPr>
                <w:sz w:val="20"/>
                <w:szCs w:val="20"/>
              </w:rPr>
              <w:t>12</w:t>
            </w:r>
          </w:p>
        </w:tc>
        <w:tc>
          <w:tcPr>
            <w:tcW w:w="2205" w:type="dxa"/>
            <w:shd w:val="clear" w:color="auto" w:fill="F7F9FC"/>
          </w:tcPr>
          <w:p w14:paraId="3EC8E1DE">
            <w:pPr>
              <w:wordWrap w:val="0"/>
              <w:spacing w:before="20" w:after="20" w:line="240" w:lineRule="auto"/>
              <w:ind w:firstLine="0"/>
            </w:pPr>
            <w:r>
              <w:rPr>
                <w:sz w:val="20"/>
                <w:szCs w:val="20"/>
              </w:rPr>
              <w:t>自主可控</w:t>
            </w:r>
          </w:p>
        </w:tc>
        <w:tc>
          <w:tcPr>
            <w:tcW w:w="3247" w:type="dxa"/>
            <w:shd w:val="clear" w:color="auto" w:fill="F7F9FC"/>
          </w:tcPr>
          <w:p w14:paraId="3B8DE7B4">
            <w:pPr>
              <w:wordWrap w:val="0"/>
              <w:spacing w:before="20" w:after="20" w:line="240" w:lineRule="auto"/>
              <w:ind w:firstLine="0"/>
            </w:pPr>
            <w:r>
              <w:rPr>
                <w:sz w:val="20"/>
                <w:szCs w:val="20"/>
              </w:rPr>
              <w:t>国产 CPU/OS/数据库/中间件，源代码自主</w:t>
            </w:r>
          </w:p>
        </w:tc>
        <w:tc>
          <w:tcPr>
            <w:tcW w:w="2612" w:type="dxa"/>
            <w:shd w:val="clear" w:color="auto" w:fill="F7F9FC"/>
          </w:tcPr>
          <w:p w14:paraId="4DFEA700">
            <w:pPr>
              <w:wordWrap w:val="0"/>
              <w:spacing w:before="20" w:after="20" w:line="240" w:lineRule="auto"/>
              <w:ind w:firstLine="0"/>
            </w:pPr>
            <w:r>
              <w:rPr>
                <w:sz w:val="20"/>
                <w:szCs w:val="20"/>
              </w:rPr>
              <w:t>全栈适配清单+适配测试报告</w:t>
            </w:r>
          </w:p>
        </w:tc>
      </w:tr>
    </w:tbl>
    <w:p w14:paraId="310A3E18">
      <w:pPr>
        <w:wordWrap w:val="0"/>
        <w:spacing w:line="192" w:lineRule="auto"/>
      </w:pPr>
    </w:p>
    <w:p w14:paraId="70FCEBE4">
      <w:pPr>
        <w:wordWrap w:val="0"/>
        <w:spacing w:before="160" w:after="40" w:line="312" w:lineRule="auto"/>
      </w:pPr>
      <w:r>
        <w:rPr>
          <w:rFonts w:ascii="黑体" w:hAnsi="黑体" w:eastAsia="黑体"/>
          <w:b/>
        </w:rPr>
        <w:t>用户角色与典型场景</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1560"/>
        <w:gridCol w:w="3600"/>
        <w:gridCol w:w="3684"/>
      </w:tblGrid>
      <w:tr w14:paraId="765500F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shd w:val="clear" w:color="auto" w:fill="D9E2F3"/>
          </w:tcPr>
          <w:p w14:paraId="31F28D7A">
            <w:pPr>
              <w:wordWrap w:val="0"/>
              <w:spacing w:before="20" w:after="20" w:line="240" w:lineRule="auto"/>
              <w:ind w:firstLine="0"/>
            </w:pPr>
            <w:r>
              <w:rPr>
                <w:b/>
                <w:sz w:val="20"/>
                <w:szCs w:val="20"/>
              </w:rPr>
              <w:t>角色</w:t>
            </w:r>
          </w:p>
        </w:tc>
        <w:tc>
          <w:tcPr>
            <w:tcW w:w="3600" w:type="dxa"/>
            <w:shd w:val="clear" w:color="auto" w:fill="D9E2F3"/>
          </w:tcPr>
          <w:p w14:paraId="412A60B4">
            <w:pPr>
              <w:wordWrap w:val="0"/>
              <w:spacing w:before="20" w:after="20" w:line="240" w:lineRule="auto"/>
              <w:ind w:firstLine="0"/>
            </w:pPr>
            <w:r>
              <w:rPr>
                <w:b/>
                <w:sz w:val="20"/>
                <w:szCs w:val="20"/>
              </w:rPr>
              <w:t>典型操作</w:t>
            </w:r>
          </w:p>
        </w:tc>
        <w:tc>
          <w:tcPr>
            <w:tcW w:w="3684" w:type="dxa"/>
            <w:shd w:val="clear" w:color="auto" w:fill="D9E2F3"/>
          </w:tcPr>
          <w:p w14:paraId="11CCBC00">
            <w:pPr>
              <w:wordWrap w:val="0"/>
              <w:spacing w:before="20" w:after="20" w:line="240" w:lineRule="auto"/>
              <w:ind w:firstLine="0"/>
            </w:pPr>
            <w:r>
              <w:rPr>
                <w:b/>
                <w:sz w:val="20"/>
                <w:szCs w:val="20"/>
              </w:rPr>
              <w:t>关键诉求</w:t>
            </w:r>
          </w:p>
        </w:tc>
      </w:tr>
      <w:tr w14:paraId="6BE09E75">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tcPr>
          <w:p w14:paraId="36133A68">
            <w:pPr>
              <w:wordWrap w:val="0"/>
              <w:spacing w:before="20" w:after="20" w:line="240" w:lineRule="auto"/>
              <w:ind w:firstLine="0"/>
            </w:pPr>
            <w:r>
              <w:rPr>
                <w:sz w:val="20"/>
                <w:szCs w:val="20"/>
              </w:rPr>
              <w:t>现场测量员</w:t>
            </w:r>
          </w:p>
        </w:tc>
        <w:tc>
          <w:tcPr>
            <w:tcW w:w="3600" w:type="dxa"/>
          </w:tcPr>
          <w:p w14:paraId="1AB47BA1">
            <w:pPr>
              <w:wordWrap w:val="0"/>
              <w:spacing w:before="20" w:after="20" w:line="240" w:lineRule="auto"/>
              <w:ind w:firstLine="0"/>
            </w:pPr>
            <w:r>
              <w:rPr>
                <w:sz w:val="20"/>
                <w:szCs w:val="20"/>
              </w:rPr>
              <w:t>数据导入、快速预览、覆盖度检查、补扫判断</w:t>
            </w:r>
          </w:p>
        </w:tc>
        <w:tc>
          <w:tcPr>
            <w:tcW w:w="3684" w:type="dxa"/>
          </w:tcPr>
          <w:p w14:paraId="18F78CC8">
            <w:pPr>
              <w:wordWrap w:val="0"/>
              <w:spacing w:before="20" w:after="20" w:line="240" w:lineRule="auto"/>
              <w:ind w:firstLine="0"/>
            </w:pPr>
            <w:r>
              <w:rPr>
                <w:sz w:val="20"/>
                <w:szCs w:val="20"/>
              </w:rPr>
              <w:t>现场 5 分钟内知道"扫全没有、扫准没有"</w:t>
            </w:r>
          </w:p>
        </w:tc>
      </w:tr>
      <w:tr w14:paraId="05E3D46C">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shd w:val="clear" w:color="auto" w:fill="F7F9FC"/>
          </w:tcPr>
          <w:p w14:paraId="232BEB7D">
            <w:pPr>
              <w:wordWrap w:val="0"/>
              <w:spacing w:before="20" w:after="20" w:line="240" w:lineRule="auto"/>
              <w:ind w:firstLine="0"/>
            </w:pPr>
            <w:r>
              <w:rPr>
                <w:sz w:val="20"/>
                <w:szCs w:val="20"/>
              </w:rPr>
              <w:t>数据处理员</w:t>
            </w:r>
          </w:p>
        </w:tc>
        <w:tc>
          <w:tcPr>
            <w:tcW w:w="3600" w:type="dxa"/>
            <w:shd w:val="clear" w:color="auto" w:fill="F7F9FC"/>
          </w:tcPr>
          <w:p w14:paraId="66F5CCFC">
            <w:pPr>
              <w:wordWrap w:val="0"/>
              <w:spacing w:before="20" w:after="20" w:line="240" w:lineRule="auto"/>
              <w:ind w:firstLine="0"/>
            </w:pPr>
            <w:r>
              <w:rPr>
                <w:sz w:val="20"/>
                <w:szCs w:val="20"/>
              </w:rPr>
              <w:t>配准、融合、重建、模型修整</w:t>
            </w:r>
          </w:p>
        </w:tc>
        <w:tc>
          <w:tcPr>
            <w:tcW w:w="3684" w:type="dxa"/>
            <w:shd w:val="clear" w:color="auto" w:fill="F7F9FC"/>
          </w:tcPr>
          <w:p w14:paraId="7EC5D0AF">
            <w:pPr>
              <w:wordWrap w:val="0"/>
              <w:spacing w:before="20" w:after="20" w:line="240" w:lineRule="auto"/>
              <w:ind w:firstLine="0"/>
            </w:pPr>
            <w:r>
              <w:rPr>
                <w:sz w:val="20"/>
                <w:szCs w:val="20"/>
              </w:rPr>
              <w:t>少人工干预、批处理、失败可恢复</w:t>
            </w:r>
          </w:p>
        </w:tc>
      </w:tr>
      <w:tr w14:paraId="0A5EE1C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tcPr>
          <w:p w14:paraId="1058D6AE">
            <w:pPr>
              <w:wordWrap w:val="0"/>
              <w:spacing w:before="20" w:after="20" w:line="240" w:lineRule="auto"/>
              <w:ind w:firstLine="0"/>
            </w:pPr>
            <w:r>
              <w:rPr>
                <w:sz w:val="20"/>
                <w:szCs w:val="20"/>
              </w:rPr>
              <w:t>缺陷判读员</w:t>
            </w:r>
          </w:p>
        </w:tc>
        <w:tc>
          <w:tcPr>
            <w:tcW w:w="3600" w:type="dxa"/>
          </w:tcPr>
          <w:p w14:paraId="3B308177">
            <w:pPr>
              <w:wordWrap w:val="0"/>
              <w:spacing w:before="20" w:after="20" w:line="240" w:lineRule="auto"/>
              <w:ind w:firstLine="0"/>
            </w:pPr>
            <w:r>
              <w:rPr>
                <w:sz w:val="20"/>
                <w:szCs w:val="20"/>
              </w:rPr>
              <w:t>缺陷识别、复核、编辑、量化、分级</w:t>
            </w:r>
          </w:p>
        </w:tc>
        <w:tc>
          <w:tcPr>
            <w:tcW w:w="3684" w:type="dxa"/>
          </w:tcPr>
          <w:p w14:paraId="4EE38B2B">
            <w:pPr>
              <w:wordWrap w:val="0"/>
              <w:spacing w:before="20" w:after="20" w:line="240" w:lineRule="auto"/>
              <w:ind w:firstLine="0"/>
            </w:pPr>
            <w:r>
              <w:rPr>
                <w:sz w:val="20"/>
                <w:szCs w:val="20"/>
              </w:rPr>
              <w:t>识别准、操作快、依据可查</w:t>
            </w:r>
          </w:p>
        </w:tc>
      </w:tr>
      <w:tr w14:paraId="6252B6CA">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shd w:val="clear" w:color="auto" w:fill="F7F9FC"/>
          </w:tcPr>
          <w:p w14:paraId="7507DA51">
            <w:pPr>
              <w:wordWrap w:val="0"/>
              <w:spacing w:before="20" w:after="20" w:line="240" w:lineRule="auto"/>
              <w:ind w:firstLine="0"/>
            </w:pPr>
            <w:r>
              <w:rPr>
                <w:sz w:val="20"/>
                <w:szCs w:val="20"/>
              </w:rPr>
              <w:t>报告编制员</w:t>
            </w:r>
          </w:p>
        </w:tc>
        <w:tc>
          <w:tcPr>
            <w:tcW w:w="3600" w:type="dxa"/>
            <w:shd w:val="clear" w:color="auto" w:fill="F7F9FC"/>
          </w:tcPr>
          <w:p w14:paraId="494F4585">
            <w:pPr>
              <w:wordWrap w:val="0"/>
              <w:spacing w:before="20" w:after="20" w:line="240" w:lineRule="auto"/>
              <w:ind w:firstLine="0"/>
            </w:pPr>
            <w:r>
              <w:rPr>
                <w:sz w:val="20"/>
                <w:szCs w:val="20"/>
              </w:rPr>
              <w:t>模板选择、报告生成、照片与图纸整理</w:t>
            </w:r>
          </w:p>
        </w:tc>
        <w:tc>
          <w:tcPr>
            <w:tcW w:w="3684" w:type="dxa"/>
            <w:shd w:val="clear" w:color="auto" w:fill="F7F9FC"/>
          </w:tcPr>
          <w:p w14:paraId="012ACEF8">
            <w:pPr>
              <w:wordWrap w:val="0"/>
              <w:spacing w:before="20" w:after="20" w:line="240" w:lineRule="auto"/>
              <w:ind w:firstLine="0"/>
            </w:pPr>
            <w:r>
              <w:rPr>
                <w:sz w:val="20"/>
                <w:szCs w:val="20"/>
              </w:rPr>
              <w:t>一键生成、格式合规、可编辑</w:t>
            </w:r>
          </w:p>
        </w:tc>
      </w:tr>
      <w:tr w14:paraId="1C721D0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tcPr>
          <w:p w14:paraId="1A3B5427">
            <w:pPr>
              <w:wordWrap w:val="0"/>
              <w:spacing w:before="20" w:after="20" w:line="240" w:lineRule="auto"/>
              <w:ind w:firstLine="0"/>
            </w:pPr>
            <w:r>
              <w:rPr>
                <w:sz w:val="20"/>
                <w:szCs w:val="20"/>
              </w:rPr>
              <w:t>技术负责人</w:t>
            </w:r>
          </w:p>
        </w:tc>
        <w:tc>
          <w:tcPr>
            <w:tcW w:w="3600" w:type="dxa"/>
          </w:tcPr>
          <w:p w14:paraId="71182944">
            <w:pPr>
              <w:wordWrap w:val="0"/>
              <w:spacing w:before="20" w:after="20" w:line="240" w:lineRule="auto"/>
              <w:ind w:firstLine="0"/>
            </w:pPr>
            <w:r>
              <w:rPr>
                <w:sz w:val="20"/>
                <w:szCs w:val="20"/>
              </w:rPr>
              <w:t>审核、签发、质量抽检</w:t>
            </w:r>
          </w:p>
        </w:tc>
        <w:tc>
          <w:tcPr>
            <w:tcW w:w="3684" w:type="dxa"/>
          </w:tcPr>
          <w:p w14:paraId="46F41262">
            <w:pPr>
              <w:wordWrap w:val="0"/>
              <w:spacing w:before="20" w:after="20" w:line="240" w:lineRule="auto"/>
              <w:ind w:firstLine="0"/>
            </w:pPr>
            <w:r>
              <w:rPr>
                <w:sz w:val="20"/>
                <w:szCs w:val="20"/>
              </w:rPr>
              <w:t>全流程可追溯、质量可评价</w:t>
            </w:r>
          </w:p>
        </w:tc>
      </w:tr>
      <w:tr w14:paraId="4E54542F">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shd w:val="clear" w:color="auto" w:fill="F7F9FC"/>
          </w:tcPr>
          <w:p w14:paraId="60D0972B">
            <w:pPr>
              <w:wordWrap w:val="0"/>
              <w:spacing w:before="20" w:after="20" w:line="240" w:lineRule="auto"/>
              <w:ind w:firstLine="0"/>
            </w:pPr>
            <w:r>
              <w:rPr>
                <w:sz w:val="20"/>
                <w:szCs w:val="20"/>
              </w:rPr>
              <w:t>系统管理员</w:t>
            </w:r>
          </w:p>
        </w:tc>
        <w:tc>
          <w:tcPr>
            <w:tcW w:w="3600" w:type="dxa"/>
            <w:shd w:val="clear" w:color="auto" w:fill="F7F9FC"/>
          </w:tcPr>
          <w:p w14:paraId="3D442F9A">
            <w:pPr>
              <w:wordWrap w:val="0"/>
              <w:spacing w:before="20" w:after="20" w:line="240" w:lineRule="auto"/>
              <w:ind w:firstLine="0"/>
            </w:pPr>
            <w:r>
              <w:rPr>
                <w:sz w:val="20"/>
                <w:szCs w:val="20"/>
              </w:rPr>
              <w:t>用户、权限、字典、规则、备份</w:t>
            </w:r>
          </w:p>
        </w:tc>
        <w:tc>
          <w:tcPr>
            <w:tcW w:w="3684" w:type="dxa"/>
            <w:shd w:val="clear" w:color="auto" w:fill="F7F9FC"/>
          </w:tcPr>
          <w:p w14:paraId="7BE2FEC2">
            <w:pPr>
              <w:wordWrap w:val="0"/>
              <w:spacing w:before="20" w:after="20" w:line="240" w:lineRule="auto"/>
              <w:ind w:firstLine="0"/>
            </w:pPr>
            <w:r>
              <w:rPr>
                <w:sz w:val="20"/>
                <w:szCs w:val="20"/>
              </w:rPr>
              <w:t>安全、稳定、易维护</w:t>
            </w:r>
          </w:p>
        </w:tc>
      </w:tr>
      <w:tr w14:paraId="35388CD1">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60" w:type="dxa"/>
          </w:tcPr>
          <w:p w14:paraId="142E64B8">
            <w:pPr>
              <w:wordWrap w:val="0"/>
              <w:spacing w:before="20" w:after="20" w:line="240" w:lineRule="auto"/>
              <w:ind w:firstLine="0"/>
            </w:pPr>
            <w:r>
              <w:rPr>
                <w:sz w:val="20"/>
                <w:szCs w:val="20"/>
              </w:rPr>
              <w:t>甲方管理人员</w:t>
            </w:r>
          </w:p>
        </w:tc>
        <w:tc>
          <w:tcPr>
            <w:tcW w:w="3600" w:type="dxa"/>
          </w:tcPr>
          <w:p w14:paraId="52DAB1EC">
            <w:pPr>
              <w:wordWrap w:val="0"/>
              <w:spacing w:before="20" w:after="20" w:line="240" w:lineRule="auto"/>
              <w:ind w:firstLine="0"/>
            </w:pPr>
            <w:r>
              <w:rPr>
                <w:sz w:val="20"/>
                <w:szCs w:val="20"/>
              </w:rPr>
              <w:t>查看成果、对比分析、辅助决策</w:t>
            </w:r>
          </w:p>
        </w:tc>
        <w:tc>
          <w:tcPr>
            <w:tcW w:w="3684" w:type="dxa"/>
          </w:tcPr>
          <w:p w14:paraId="2AE884BA">
            <w:pPr>
              <w:wordWrap w:val="0"/>
              <w:spacing w:before="20" w:after="20" w:line="240" w:lineRule="auto"/>
              <w:ind w:firstLine="0"/>
            </w:pPr>
            <w:r>
              <w:rPr>
                <w:sz w:val="20"/>
                <w:szCs w:val="20"/>
              </w:rPr>
              <w:t>直观、可比、可导出</w:t>
            </w:r>
          </w:p>
        </w:tc>
      </w:tr>
    </w:tbl>
    <w:p w14:paraId="557EFF12">
      <w:pPr>
        <w:wordWrap w:val="0"/>
        <w:spacing w:line="192" w:lineRule="auto"/>
      </w:pPr>
    </w:p>
    <w:p w14:paraId="040C4AE1">
      <w:pPr>
        <w:pStyle w:val="5"/>
        <w:wordWrap w:val="0"/>
        <w:spacing w:after="160" w:line="312" w:lineRule="auto"/>
      </w:pPr>
      <w:bookmarkStart w:id="107" w:name="_Toc13619"/>
      <w:r>
        <w:rPr>
          <w:rFonts w:ascii="黑体" w:hAnsi="黑体"/>
          <w:color w:val="000000"/>
          <w:sz w:val="26"/>
        </w:rPr>
        <w:t>1.33.2设计原则</w:t>
      </w:r>
      <w:bookmarkEnd w:id="107"/>
    </w:p>
    <w:p w14:paraId="66A15E72">
      <w:pPr>
        <w:wordWrap w:val="0"/>
        <w:spacing w:line="336" w:lineRule="auto"/>
        <w:ind w:left="420"/>
      </w:pPr>
      <w:r>
        <w:rPr>
          <w:b/>
        </w:rPr>
        <w:t>标准优先原则。</w:t>
      </w:r>
      <w:r>
        <w:t xml:space="preserve"> 缺陷定义、判定标准、级别划分、报告格式均以甲方提供标准为准，软件只做</w:t>
      </w:r>
      <w:r>
        <w:rPr>
          <w:rFonts w:hint="eastAsia"/>
        </w:rPr>
        <w:t>“</w:t>
      </w:r>
      <w:r>
        <w:t>标准化执行者</w:t>
      </w:r>
      <w:r>
        <w:rPr>
          <w:rFonts w:hint="eastAsia"/>
        </w:rPr>
        <w:t>”</w:t>
      </w:r>
      <w:r>
        <w:t>，不做</w:t>
      </w:r>
      <w:r>
        <w:rPr>
          <w:rFonts w:hint="eastAsia"/>
        </w:rPr>
        <w:t>“</w:t>
      </w:r>
      <w:r>
        <w:t>标准制定者</w:t>
      </w:r>
      <w:r>
        <w:rPr>
          <w:rFonts w:hint="eastAsia"/>
        </w:rPr>
        <w:t>”</w:t>
      </w:r>
      <w:r>
        <w:t>。所有规则以配置项形式存在，支持版本管理与审批留痕。</w:t>
      </w:r>
    </w:p>
    <w:p w14:paraId="57B12AE8">
      <w:pPr>
        <w:wordWrap w:val="0"/>
        <w:spacing w:line="336" w:lineRule="auto"/>
        <w:ind w:left="420"/>
      </w:pPr>
      <w:r>
        <w:rPr>
          <w:b/>
        </w:rPr>
        <w:t>量测可信原则。</w:t>
      </w:r>
      <w:r>
        <w:t xml:space="preserve"> 坚持</w:t>
      </w:r>
      <w:r>
        <w:rPr>
          <w:rFonts w:hint="eastAsia"/>
        </w:rPr>
        <w:t>“</w:t>
      </w:r>
      <w:r>
        <w:t>渲染与量测分离</w:t>
      </w:r>
      <w:r>
        <w:rPr>
          <w:rFonts w:hint="eastAsia"/>
        </w:rPr>
        <w:t>”</w:t>
      </w:r>
      <w:r>
        <w:t>：3DGS 只负责视觉呈现，所有尺寸、坐标、体积均从点云/网格计算；界面在量测时明确提示</w:t>
      </w:r>
      <w:r>
        <w:rPr>
          <w:rFonts w:hint="eastAsia"/>
        </w:rPr>
        <w:t>“</w:t>
      </w:r>
      <w:r>
        <w:t>量测基准：点云/网格</w:t>
      </w:r>
      <w:r>
        <w:rPr>
          <w:rFonts w:hint="eastAsia"/>
        </w:rPr>
        <w:t>”</w:t>
      </w:r>
      <w:r>
        <w:t>，避免用户误用高斯模型量测。</w:t>
      </w:r>
    </w:p>
    <w:p w14:paraId="42C7EAE9">
      <w:pPr>
        <w:wordWrap w:val="0"/>
        <w:spacing w:line="336" w:lineRule="auto"/>
        <w:ind w:left="420"/>
      </w:pPr>
      <w:r>
        <w:rPr>
          <w:b/>
        </w:rPr>
        <w:t>人机协同原则。</w:t>
      </w:r>
      <w:r>
        <w:t xml:space="preserve"> 自动识别负责</w:t>
      </w:r>
      <w:r>
        <w:rPr>
          <w:rFonts w:hint="eastAsia"/>
        </w:rPr>
        <w:t>“</w:t>
      </w:r>
      <w:r>
        <w:t>找得快、找得全</w:t>
      </w:r>
      <w:r>
        <w:rPr>
          <w:rFonts w:hint="eastAsia"/>
        </w:rPr>
        <w:t>”</w:t>
      </w:r>
      <w:r>
        <w:t>，人工复核负责</w:t>
      </w:r>
      <w:r>
        <w:rPr>
          <w:rFonts w:hint="eastAsia"/>
        </w:rPr>
        <w:t>“</w:t>
      </w:r>
      <w:r>
        <w:t>判得准、定得稳</w:t>
      </w:r>
      <w:r>
        <w:rPr>
          <w:rFonts w:hint="eastAsia"/>
        </w:rPr>
        <w:t>”</w:t>
      </w:r>
      <w:r>
        <w:t>；系统提供候选缺陷、置信度、依据切片，人工只做确认与修正，形成</w:t>
      </w:r>
      <w:r>
        <w:rPr>
          <w:rFonts w:hint="eastAsia"/>
        </w:rPr>
        <w:t>“</w:t>
      </w:r>
      <w:r>
        <w:t>机器初筛+专家定论</w:t>
      </w:r>
      <w:r>
        <w:rPr>
          <w:rFonts w:hint="eastAsia"/>
        </w:rPr>
        <w:t>”</w:t>
      </w:r>
      <w:r>
        <w:t>的闭环。</w:t>
      </w:r>
    </w:p>
    <w:p w14:paraId="0A8BC450">
      <w:pPr>
        <w:wordWrap w:val="0"/>
        <w:spacing w:line="336" w:lineRule="auto"/>
        <w:ind w:left="420"/>
      </w:pPr>
      <w:r>
        <w:rPr>
          <w:b/>
        </w:rPr>
        <w:t>离线优先原则。</w:t>
      </w:r>
      <w:r>
        <w:t xml:space="preserve"> 电站现场网络受限，软件必须支持全离线部署与离线授权，不依赖任何境外云服务、在线模型或在线地图。</w:t>
      </w:r>
    </w:p>
    <w:p w14:paraId="2EF6F878">
      <w:pPr>
        <w:wordWrap w:val="0"/>
        <w:spacing w:line="336" w:lineRule="auto"/>
        <w:ind w:left="420"/>
      </w:pPr>
      <w:r>
        <w:rPr>
          <w:b/>
        </w:rPr>
        <w:t>双基准可追溯原则。</w:t>
      </w:r>
      <w:r>
        <w:t xml:space="preserve"> 每个缺陷同时记录</w:t>
      </w:r>
      <w:r>
        <w:rPr>
          <w:rFonts w:hint="eastAsia"/>
        </w:rPr>
        <w:t>“</w:t>
      </w:r>
      <w:r>
        <w:t>模型坐标</w:t>
      </w:r>
      <w:r>
        <w:rPr>
          <w:rFonts w:hint="eastAsia"/>
        </w:rPr>
        <w:t>”</w:t>
      </w:r>
      <w:r>
        <w:t>与</w:t>
      </w:r>
      <w:r>
        <w:rPr>
          <w:rFonts w:hint="eastAsia"/>
        </w:rPr>
        <w:t>“</w:t>
      </w:r>
      <w:r>
        <w:t>平面展开图坐标（桩号+偏距）</w:t>
      </w:r>
      <w:r>
        <w:rPr>
          <w:rFonts w:hint="eastAsia"/>
        </w:rPr>
        <w:t>”</w:t>
      </w:r>
      <w:r>
        <w:t>，确保报告读者无需三维软件也能定位缺陷。</w:t>
      </w:r>
    </w:p>
    <w:p w14:paraId="53A6F167">
      <w:pPr>
        <w:wordWrap w:val="0"/>
        <w:spacing w:line="336" w:lineRule="auto"/>
        <w:ind w:left="420"/>
      </w:pPr>
      <w:r>
        <w:rPr>
          <w:b/>
        </w:rPr>
        <w:t>增量与可恢复原则。</w:t>
      </w:r>
      <w:r>
        <w:t xml:space="preserve"> 大场景处理采用任务化、分块化、断点续算设计，任一环节失败可单独重跑，不必从头再来。</w:t>
      </w:r>
    </w:p>
    <w:p w14:paraId="4687E624">
      <w:pPr>
        <w:wordWrap w:val="0"/>
        <w:spacing w:line="336" w:lineRule="auto"/>
        <w:ind w:left="420"/>
      </w:pPr>
      <w:r>
        <w:rPr>
          <w:b/>
        </w:rPr>
        <w:t>自主可控原则。</w:t>
      </w:r>
      <w:r>
        <w:t xml:space="preserve"> 操作系统、数据库、中间件、运行时、图形接口全栈国产化适配；核心算法自研，不依赖不可控的境外闭源组件。</w:t>
      </w:r>
    </w:p>
    <w:p w14:paraId="6694D83B">
      <w:pPr>
        <w:wordWrap w:val="0"/>
        <w:spacing w:line="336" w:lineRule="auto"/>
        <w:ind w:left="420"/>
      </w:pPr>
      <w:r>
        <w:rPr>
          <w:b/>
        </w:rPr>
        <w:t>开放扩展原则。</w:t>
      </w:r>
      <w:r>
        <w:t xml:space="preserve"> 算法以插件形式接入，数据以开放格式存储（LAS/LAZ/PLY/OBJ/GLTF/3DTiles），接口以 REST/gRPC 标准提供，便于后续接入新传感器、新算法、新报告模板。</w:t>
      </w:r>
    </w:p>
    <w:p w14:paraId="77383183">
      <w:pPr>
        <w:pStyle w:val="5"/>
        <w:wordWrap w:val="0"/>
        <w:spacing w:after="160" w:line="312" w:lineRule="auto"/>
      </w:pPr>
      <w:bookmarkStart w:id="108" w:name="_Toc29858"/>
      <w:r>
        <w:rPr>
          <w:rFonts w:ascii="黑体" w:hAnsi="黑体"/>
          <w:color w:val="000000"/>
          <w:sz w:val="26"/>
        </w:rPr>
        <w:t>1.33.3</w:t>
      </w:r>
      <w:r>
        <w:rPr>
          <w:rFonts w:hint="eastAsia" w:ascii="黑体" w:hAnsi="黑体"/>
          <w:color w:val="000000"/>
          <w:sz w:val="26"/>
        </w:rPr>
        <w:t>软件</w:t>
      </w:r>
      <w:r>
        <w:rPr>
          <w:rFonts w:ascii="黑体" w:hAnsi="黑体"/>
          <w:color w:val="000000"/>
          <w:sz w:val="26"/>
        </w:rPr>
        <w:t>总体架构</w:t>
      </w:r>
      <w:bookmarkEnd w:id="108"/>
    </w:p>
    <w:p w14:paraId="41D065E0">
      <w:pPr>
        <w:wordWrap w:val="0"/>
        <w:spacing w:before="160" w:after="40" w:line="312" w:lineRule="auto"/>
      </w:pPr>
      <w:r>
        <w:rPr>
          <w:rFonts w:ascii="黑体" w:hAnsi="黑体" w:eastAsia="黑体"/>
          <w:b/>
        </w:rPr>
        <w:t>分层架构</w:t>
      </w:r>
    </w:p>
    <w:p w14:paraId="72E122CE">
      <w:pPr>
        <w:wordWrap w:val="0"/>
        <w:spacing w:line="408" w:lineRule="auto"/>
      </w:pPr>
      <w:r>
        <w:t>软件采用</w:t>
      </w:r>
      <w:r>
        <w:rPr>
          <w:rFonts w:hint="eastAsia"/>
        </w:rPr>
        <w:t>“</w:t>
      </w:r>
      <w:r>
        <w:rPr>
          <w:b/>
        </w:rPr>
        <w:t>五层两体系</w:t>
      </w:r>
      <w:r>
        <w:rPr>
          <w:rFonts w:hint="eastAsia"/>
        </w:rPr>
        <w:t>”</w:t>
      </w:r>
      <w:r>
        <w:t>架构：五层为基础设施层、数据资源层、平台服务层、算法引擎层、应用层；两体系为标准规范体系与安全保障体系。</w:t>
      </w:r>
    </w:p>
    <w:p w14:paraId="42013046">
      <w:pPr>
        <w:keepNext/>
        <w:wordWrap w:val="0"/>
        <w:spacing w:before="120" w:after="80" w:line="240" w:lineRule="auto"/>
        <w:ind w:firstLine="0"/>
        <w:jc w:val="center"/>
      </w:pPr>
      <w:r>
        <w:drawing>
          <wp:inline distT="0" distB="0" distL="0" distR="0">
            <wp:extent cx="6036310" cy="12160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6076219" cy="1224544"/>
                    </a:xfrm>
                    <a:prstGeom prst="rect">
                      <a:avLst/>
                    </a:prstGeom>
                  </pic:spPr>
                </pic:pic>
              </a:graphicData>
            </a:graphic>
          </wp:inline>
        </w:drawing>
      </w:r>
    </w:p>
    <w:p w14:paraId="42A5B596">
      <w:pPr>
        <w:pStyle w:val="14"/>
        <w:jc w:val="center"/>
      </w:pPr>
      <w:r>
        <w:rPr>
          <w:rFonts w:hint="eastAsia"/>
        </w:rPr>
        <w:t>图 1</w:t>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1 软件整体架构</w:t>
      </w:r>
    </w:p>
    <w:p w14:paraId="6A341242">
      <w:pPr>
        <w:wordWrap w:val="0"/>
        <w:spacing w:before="160" w:after="40" w:line="312" w:lineRule="auto"/>
      </w:pPr>
      <w:r>
        <w:rPr>
          <w:rFonts w:ascii="黑体" w:hAnsi="黑体" w:eastAsia="黑体"/>
          <w:b/>
        </w:rPr>
        <w:t>架构特点</w:t>
      </w:r>
    </w:p>
    <w:p w14:paraId="6AAD54DA">
      <w:pPr>
        <w:wordWrap w:val="0"/>
        <w:spacing w:line="336" w:lineRule="auto"/>
        <w:ind w:left="420"/>
      </w:pPr>
      <w:r>
        <w:rPr>
          <w:b/>
        </w:rPr>
        <w:t>服务与算法分离。</w:t>
      </w:r>
      <w:r>
        <w:t xml:space="preserve"> 平台服务负责任务编排、状态管理、权限控制；算法引擎以独立进程/容器运行，通过 gRPC 调用。算法升级不影响平台稳定性，平台升级不影响算法结果。</w:t>
      </w:r>
    </w:p>
    <w:p w14:paraId="169D1819">
      <w:pPr>
        <w:wordWrap w:val="0"/>
        <w:spacing w:line="336" w:lineRule="auto"/>
        <w:ind w:left="420"/>
      </w:pPr>
      <w:r>
        <w:rPr>
          <w:b/>
        </w:rPr>
        <w:t>任务化流水线。</w:t>
      </w:r>
      <w:r>
        <w:t xml:space="preserve"> 每个处理步骤抽象为</w:t>
      </w:r>
      <w:r>
        <w:rPr>
          <w:rFonts w:hint="eastAsia"/>
        </w:rPr>
        <w:t>“</w:t>
      </w:r>
      <w:r>
        <w:t>任务（Task）</w:t>
      </w:r>
      <w:r>
        <w:rPr>
          <w:rFonts w:hint="eastAsia"/>
        </w:rPr>
        <w:t>”</w:t>
      </w:r>
      <w:r>
        <w:t>，具备输入、输出、参数、状态、日志、重试策略；任务可串行、并行、条件分支，形成可视化流水线。</w:t>
      </w:r>
    </w:p>
    <w:p w14:paraId="23B235F3">
      <w:pPr>
        <w:wordWrap w:val="0"/>
        <w:spacing w:line="336" w:lineRule="auto"/>
        <w:ind w:left="420"/>
      </w:pPr>
      <w:r>
        <w:rPr>
          <w:b/>
        </w:rPr>
        <w:t>插件式算法。</w:t>
      </w:r>
      <w:r>
        <w:t xml:space="preserve"> 每种算法实现统一接口（</w:t>
      </w:r>
      <w:r>
        <w:rPr>
          <w:rFonts w:ascii="Consolas" w:hAnsi="Consolas" w:eastAsia="Consolas"/>
          <w:sz w:val="22"/>
        </w:rPr>
        <w:t>IAlgorithm</w:t>
      </w:r>
      <w:r>
        <w:t>），支持多版本共存与灰度切换；新增缺陷类型只需新增插件与规则配置。</w:t>
      </w:r>
    </w:p>
    <w:p w14:paraId="06CC6DF8">
      <w:pPr>
        <w:wordWrap w:val="0"/>
        <w:spacing w:line="336" w:lineRule="auto"/>
        <w:ind w:left="420"/>
      </w:pPr>
      <w:r>
        <w:rPr>
          <w:b/>
        </w:rPr>
        <w:t>双模型存储。</w:t>
      </w:r>
      <w:r>
        <w:t xml:space="preserve"> 网格/点云模型按 LOD 瓦片存储，3DGS 模型按分块压缩存储，两者共享同一世界坐标系与元数据索引。</w:t>
      </w:r>
    </w:p>
    <w:p w14:paraId="6BA36988">
      <w:pPr>
        <w:wordWrap w:val="0"/>
        <w:spacing w:line="336" w:lineRule="auto"/>
        <w:ind w:left="420" w:firstLine="420"/>
      </w:pPr>
      <w:r>
        <w:rPr>
          <w:b/>
        </w:rPr>
        <w:t>离线部署。</w:t>
      </w:r>
      <w:r>
        <w:t xml:space="preserve"> 所有依赖离线安装包交付，模型文件本地加载，授权采用离线许可文件（绑定设备指纹），无外网依赖。</w:t>
      </w:r>
      <w:r>
        <w:rPr>
          <w:rFonts w:hint="eastAsia"/>
        </w:rPr>
        <w:t xml:space="preserve"> </w:t>
      </w:r>
    </w:p>
    <w:p w14:paraId="77146736">
      <w:pPr>
        <w:wordWrap w:val="0"/>
        <w:spacing w:before="160" w:after="40" w:line="312" w:lineRule="auto"/>
      </w:pPr>
      <w:r>
        <w:rPr>
          <w:rFonts w:ascii="黑体" w:hAnsi="黑体" w:eastAsia="黑体"/>
          <w:b/>
        </w:rPr>
        <w:t>技术架构视图</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1485"/>
        <w:gridCol w:w="7359"/>
      </w:tblGrid>
      <w:tr w14:paraId="0F6D5790">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shd w:val="clear" w:color="auto" w:fill="D9E2F3"/>
          </w:tcPr>
          <w:p w14:paraId="64C87688">
            <w:pPr>
              <w:wordWrap w:val="0"/>
              <w:spacing w:before="20" w:after="20" w:line="240" w:lineRule="auto"/>
              <w:ind w:firstLine="0"/>
            </w:pPr>
            <w:r>
              <w:rPr>
                <w:b/>
                <w:sz w:val="20"/>
                <w:szCs w:val="20"/>
              </w:rPr>
              <w:t>视图</w:t>
            </w:r>
          </w:p>
        </w:tc>
        <w:tc>
          <w:tcPr>
            <w:tcW w:w="7359" w:type="dxa"/>
            <w:shd w:val="clear" w:color="auto" w:fill="D9E2F3"/>
          </w:tcPr>
          <w:p w14:paraId="7978193E">
            <w:pPr>
              <w:wordWrap w:val="0"/>
              <w:spacing w:before="20" w:after="20" w:line="240" w:lineRule="auto"/>
              <w:ind w:firstLine="0"/>
            </w:pPr>
            <w:r>
              <w:rPr>
                <w:b/>
                <w:sz w:val="20"/>
                <w:szCs w:val="20"/>
              </w:rPr>
              <w:t>内容</w:t>
            </w:r>
          </w:p>
        </w:tc>
      </w:tr>
      <w:tr w14:paraId="29761810">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tcPr>
          <w:p w14:paraId="70C4E27C">
            <w:pPr>
              <w:wordWrap w:val="0"/>
              <w:spacing w:before="20" w:after="20" w:line="240" w:lineRule="auto"/>
              <w:ind w:firstLine="0"/>
            </w:pPr>
            <w:r>
              <w:rPr>
                <w:sz w:val="20"/>
                <w:szCs w:val="20"/>
              </w:rPr>
              <w:t>逻辑视图</w:t>
            </w:r>
          </w:p>
        </w:tc>
        <w:tc>
          <w:tcPr>
            <w:tcW w:w="7359" w:type="dxa"/>
          </w:tcPr>
          <w:p w14:paraId="4C31B192">
            <w:pPr>
              <w:wordWrap w:val="0"/>
              <w:spacing w:before="20" w:after="20" w:line="240" w:lineRule="auto"/>
              <w:ind w:firstLine="0"/>
            </w:pPr>
            <w:r>
              <w:rPr>
                <w:sz w:val="20"/>
                <w:szCs w:val="20"/>
              </w:rPr>
              <w:t>应用层—服务层—算法层—数据层，职责单一、边界清晰</w:t>
            </w:r>
          </w:p>
        </w:tc>
      </w:tr>
      <w:tr w14:paraId="2E79D6C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shd w:val="clear" w:color="auto" w:fill="F7F9FC"/>
          </w:tcPr>
          <w:p w14:paraId="3285F87A">
            <w:pPr>
              <w:wordWrap w:val="0"/>
              <w:spacing w:before="20" w:after="20" w:line="240" w:lineRule="auto"/>
              <w:ind w:firstLine="0"/>
            </w:pPr>
            <w:r>
              <w:rPr>
                <w:sz w:val="20"/>
                <w:szCs w:val="20"/>
              </w:rPr>
              <w:t>开发视图</w:t>
            </w:r>
          </w:p>
        </w:tc>
        <w:tc>
          <w:tcPr>
            <w:tcW w:w="7359" w:type="dxa"/>
            <w:shd w:val="clear" w:color="auto" w:fill="F7F9FC"/>
          </w:tcPr>
          <w:p w14:paraId="589A31EB">
            <w:pPr>
              <w:wordWrap w:val="0"/>
              <w:spacing w:before="20" w:after="20" w:line="240" w:lineRule="auto"/>
              <w:ind w:firstLine="0"/>
            </w:pPr>
            <w:r>
              <w:rPr>
                <w:rFonts w:hint="eastAsia"/>
                <w:sz w:val="20"/>
                <w:szCs w:val="20"/>
              </w:rPr>
              <w:t>桌面</w:t>
            </w:r>
            <w:r>
              <w:rPr>
                <w:sz w:val="20"/>
                <w:szCs w:val="20"/>
              </w:rPr>
              <w:t>工程、算法工程、CAD 插件、安装部署工程，独立版本管理</w:t>
            </w:r>
          </w:p>
        </w:tc>
      </w:tr>
      <w:tr w14:paraId="5C27BE9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tcPr>
          <w:p w14:paraId="1331FC18">
            <w:pPr>
              <w:wordWrap w:val="0"/>
              <w:spacing w:before="20" w:after="20" w:line="240" w:lineRule="auto"/>
              <w:ind w:firstLine="0"/>
            </w:pPr>
            <w:r>
              <w:rPr>
                <w:sz w:val="20"/>
                <w:szCs w:val="20"/>
              </w:rPr>
              <w:t>运行视图</w:t>
            </w:r>
          </w:p>
        </w:tc>
        <w:tc>
          <w:tcPr>
            <w:tcW w:w="7359" w:type="dxa"/>
          </w:tcPr>
          <w:p w14:paraId="7FA0F018">
            <w:pPr>
              <w:wordWrap w:val="0"/>
              <w:spacing w:before="20" w:after="20" w:line="240" w:lineRule="auto"/>
              <w:ind w:firstLine="0"/>
            </w:pPr>
            <w:r>
              <w:rPr>
                <w:sz w:val="20"/>
                <w:szCs w:val="20"/>
              </w:rPr>
              <w:t>单机工作站模式（现场）/ 模式（检修厂）/ 混合模式（现场预处理+中心精处理）</w:t>
            </w:r>
          </w:p>
        </w:tc>
      </w:tr>
      <w:tr w14:paraId="0993B61F">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shd w:val="clear" w:color="auto" w:fill="F7F9FC"/>
          </w:tcPr>
          <w:p w14:paraId="7BC72953">
            <w:pPr>
              <w:wordWrap w:val="0"/>
              <w:spacing w:before="20" w:after="20" w:line="240" w:lineRule="auto"/>
              <w:ind w:firstLine="0"/>
            </w:pPr>
            <w:r>
              <w:rPr>
                <w:sz w:val="20"/>
                <w:szCs w:val="20"/>
              </w:rPr>
              <w:t>数据视图</w:t>
            </w:r>
          </w:p>
        </w:tc>
        <w:tc>
          <w:tcPr>
            <w:tcW w:w="7359" w:type="dxa"/>
            <w:shd w:val="clear" w:color="auto" w:fill="F7F9FC"/>
          </w:tcPr>
          <w:p w14:paraId="22895522">
            <w:pPr>
              <w:wordWrap w:val="0"/>
              <w:spacing w:before="20" w:after="20" w:line="240" w:lineRule="auto"/>
              <w:ind w:firstLine="0"/>
            </w:pPr>
            <w:r>
              <w:rPr>
                <w:sz w:val="20"/>
                <w:szCs w:val="20"/>
              </w:rPr>
              <w:t>项目—场景—测站—数据集—模型—缺陷—报告七级数据组织</w:t>
            </w:r>
          </w:p>
        </w:tc>
      </w:tr>
      <w:tr w14:paraId="60C814E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485" w:type="dxa"/>
          </w:tcPr>
          <w:p w14:paraId="02BE82A8">
            <w:pPr>
              <w:wordWrap w:val="0"/>
              <w:spacing w:before="20" w:after="20" w:line="240" w:lineRule="auto"/>
              <w:ind w:firstLine="0"/>
            </w:pPr>
            <w:r>
              <w:rPr>
                <w:sz w:val="20"/>
                <w:szCs w:val="20"/>
              </w:rPr>
              <w:t>部署视图</w:t>
            </w:r>
          </w:p>
        </w:tc>
        <w:tc>
          <w:tcPr>
            <w:tcW w:w="7359" w:type="dxa"/>
          </w:tcPr>
          <w:p w14:paraId="61A70DC4">
            <w:pPr>
              <w:wordWrap w:val="0"/>
              <w:spacing w:before="20" w:after="20" w:line="240" w:lineRule="auto"/>
              <w:ind w:firstLine="0"/>
            </w:pPr>
            <w:r>
              <w:rPr>
                <w:sz w:val="20"/>
                <w:szCs w:val="20"/>
              </w:rPr>
              <w:t>支持物理机、虚拟机、国产化云平台；支持容器化部署</w:t>
            </w:r>
          </w:p>
        </w:tc>
      </w:tr>
    </w:tbl>
    <w:p w14:paraId="76D61C88">
      <w:pPr>
        <w:wordWrap w:val="0"/>
        <w:spacing w:line="192" w:lineRule="auto"/>
      </w:pPr>
    </w:p>
    <w:p w14:paraId="0F1185F8">
      <w:pPr>
        <w:pStyle w:val="5"/>
        <w:wordWrap w:val="0"/>
        <w:spacing w:after="160" w:line="312" w:lineRule="auto"/>
      </w:pPr>
      <w:bookmarkStart w:id="109" w:name="_Toc22321"/>
      <w:r>
        <w:rPr>
          <w:rFonts w:ascii="黑体" w:hAnsi="黑体"/>
          <w:color w:val="000000"/>
          <w:sz w:val="26"/>
        </w:rPr>
        <w:t>1.33.4</w:t>
      </w:r>
      <w:r>
        <w:rPr>
          <w:rFonts w:hint="eastAsia" w:ascii="黑体" w:hAnsi="黑体"/>
          <w:color w:val="000000"/>
          <w:sz w:val="26"/>
        </w:rPr>
        <w:t>技术</w:t>
      </w:r>
      <w:r>
        <w:rPr>
          <w:rFonts w:ascii="黑体" w:hAnsi="黑体"/>
          <w:color w:val="000000"/>
          <w:sz w:val="26"/>
        </w:rPr>
        <w:t>选型与自主可控适配</w:t>
      </w:r>
      <w:bookmarkEnd w:id="109"/>
    </w:p>
    <w:p w14:paraId="2E4D389C">
      <w:pPr>
        <w:wordWrap w:val="0"/>
        <w:spacing w:before="160" w:after="40" w:line="312" w:lineRule="auto"/>
      </w:pPr>
      <w:r>
        <w:rPr>
          <w:rFonts w:ascii="黑体" w:hAnsi="黑体" w:eastAsia="黑体"/>
          <w:b/>
        </w:rPr>
        <w:t>技术选型</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1395"/>
        <w:gridCol w:w="4620"/>
        <w:gridCol w:w="2829"/>
      </w:tblGrid>
      <w:tr w14:paraId="3E84CD7D">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D9E2F3"/>
          </w:tcPr>
          <w:p w14:paraId="63819761">
            <w:pPr>
              <w:wordWrap w:val="0"/>
              <w:spacing w:before="20" w:after="20" w:line="240" w:lineRule="auto"/>
              <w:ind w:firstLine="0"/>
            </w:pPr>
            <w:r>
              <w:rPr>
                <w:b/>
                <w:sz w:val="20"/>
                <w:szCs w:val="20"/>
              </w:rPr>
              <w:t>层次</w:t>
            </w:r>
          </w:p>
        </w:tc>
        <w:tc>
          <w:tcPr>
            <w:tcW w:w="4620" w:type="dxa"/>
            <w:shd w:val="clear" w:color="auto" w:fill="D9E2F3"/>
          </w:tcPr>
          <w:p w14:paraId="7D9954DA">
            <w:pPr>
              <w:wordWrap w:val="0"/>
              <w:spacing w:before="20" w:after="20" w:line="240" w:lineRule="auto"/>
              <w:ind w:firstLine="0"/>
            </w:pPr>
            <w:r>
              <w:rPr>
                <w:b/>
                <w:sz w:val="20"/>
                <w:szCs w:val="20"/>
              </w:rPr>
              <w:t>选型</w:t>
            </w:r>
          </w:p>
        </w:tc>
        <w:tc>
          <w:tcPr>
            <w:tcW w:w="2829" w:type="dxa"/>
            <w:shd w:val="clear" w:color="auto" w:fill="D9E2F3"/>
          </w:tcPr>
          <w:p w14:paraId="7E592F9E">
            <w:pPr>
              <w:wordWrap w:val="0"/>
              <w:spacing w:before="20" w:after="20" w:line="240" w:lineRule="auto"/>
              <w:ind w:firstLine="0"/>
            </w:pPr>
            <w:r>
              <w:rPr>
                <w:b/>
                <w:sz w:val="20"/>
                <w:szCs w:val="20"/>
              </w:rPr>
              <w:t>选型理由</w:t>
            </w:r>
          </w:p>
        </w:tc>
      </w:tr>
      <w:tr w14:paraId="5BD08618">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07CC0F74">
            <w:pPr>
              <w:wordWrap w:val="0"/>
              <w:spacing w:before="20" w:after="20" w:line="240" w:lineRule="auto"/>
              <w:ind w:firstLine="0"/>
            </w:pPr>
            <w:r>
              <w:rPr>
                <w:sz w:val="20"/>
                <w:szCs w:val="20"/>
              </w:rPr>
              <w:t>操作系统</w:t>
            </w:r>
          </w:p>
        </w:tc>
        <w:tc>
          <w:tcPr>
            <w:tcW w:w="4620" w:type="dxa"/>
          </w:tcPr>
          <w:p w14:paraId="3A797CDA">
            <w:pPr>
              <w:wordWrap w:val="0"/>
              <w:spacing w:before="20" w:after="20" w:line="240" w:lineRule="auto"/>
              <w:ind w:firstLine="0"/>
            </w:pPr>
            <w:r>
              <w:rPr>
                <w:sz w:val="20"/>
                <w:szCs w:val="20"/>
              </w:rPr>
              <w:t>银河麒麟 V10 / 统信 UOS</w:t>
            </w:r>
          </w:p>
        </w:tc>
        <w:tc>
          <w:tcPr>
            <w:tcW w:w="2829" w:type="dxa"/>
          </w:tcPr>
          <w:p w14:paraId="61B79B5F">
            <w:pPr>
              <w:wordWrap w:val="0"/>
              <w:spacing w:before="20" w:after="20" w:line="240" w:lineRule="auto"/>
              <w:ind w:firstLine="0"/>
            </w:pPr>
            <w:r>
              <w:rPr>
                <w:sz w:val="20"/>
                <w:szCs w:val="20"/>
              </w:rPr>
              <w:t>采购文件明确要求，且均通过安全可靠测评</w:t>
            </w:r>
          </w:p>
        </w:tc>
      </w:tr>
      <w:tr w14:paraId="070DE76E">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69B526D9">
            <w:pPr>
              <w:wordWrap w:val="0"/>
              <w:spacing w:before="20" w:after="20" w:line="240" w:lineRule="auto"/>
              <w:ind w:firstLine="0"/>
            </w:pPr>
            <w:r>
              <w:rPr>
                <w:sz w:val="20"/>
                <w:szCs w:val="20"/>
              </w:rPr>
              <w:t>CPU</w:t>
            </w:r>
          </w:p>
        </w:tc>
        <w:tc>
          <w:tcPr>
            <w:tcW w:w="4620" w:type="dxa"/>
            <w:shd w:val="clear" w:color="auto" w:fill="F7F9FC"/>
          </w:tcPr>
          <w:p w14:paraId="65A054C1">
            <w:pPr>
              <w:wordWrap w:val="0"/>
              <w:spacing w:before="20" w:after="20" w:line="240" w:lineRule="auto"/>
              <w:ind w:firstLine="0"/>
            </w:pPr>
            <w:r>
              <w:rPr>
                <w:sz w:val="20"/>
                <w:szCs w:val="20"/>
              </w:rPr>
              <w:t>海光 3490（≥32 核）/ 飞腾 / 龙芯</w:t>
            </w:r>
          </w:p>
        </w:tc>
        <w:tc>
          <w:tcPr>
            <w:tcW w:w="2829" w:type="dxa"/>
            <w:shd w:val="clear" w:color="auto" w:fill="F7F9FC"/>
          </w:tcPr>
          <w:p w14:paraId="52E06EF7">
            <w:pPr>
              <w:wordWrap w:val="0"/>
              <w:spacing w:before="20" w:after="20" w:line="240" w:lineRule="auto"/>
              <w:ind w:firstLine="0"/>
            </w:pPr>
            <w:r>
              <w:rPr>
                <w:sz w:val="20"/>
                <w:szCs w:val="20"/>
              </w:rPr>
              <w:t>满足便携机与工作站配置要求，生态成熟</w:t>
            </w:r>
          </w:p>
        </w:tc>
      </w:tr>
      <w:tr w14:paraId="3A7CB7C1">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3B741771">
            <w:pPr>
              <w:wordWrap w:val="0"/>
              <w:spacing w:before="20" w:after="20" w:line="240" w:lineRule="auto"/>
              <w:ind w:firstLine="0"/>
            </w:pPr>
            <w:r>
              <w:rPr>
                <w:sz w:val="20"/>
                <w:szCs w:val="20"/>
              </w:rPr>
              <w:t>GPU</w:t>
            </w:r>
          </w:p>
        </w:tc>
        <w:tc>
          <w:tcPr>
            <w:tcW w:w="4620" w:type="dxa"/>
          </w:tcPr>
          <w:p w14:paraId="6FB41188">
            <w:pPr>
              <w:wordWrap w:val="0"/>
              <w:spacing w:before="20" w:after="20" w:line="240" w:lineRule="auto"/>
              <w:ind w:firstLine="0"/>
            </w:pPr>
            <w:r>
              <w:rPr>
                <w:sz w:val="20"/>
                <w:szCs w:val="20"/>
              </w:rPr>
              <w:t>国产独立显卡（≥4G 显存），支持 OpenCL/Vulkan</w:t>
            </w:r>
          </w:p>
        </w:tc>
        <w:tc>
          <w:tcPr>
            <w:tcW w:w="2829" w:type="dxa"/>
          </w:tcPr>
          <w:p w14:paraId="6A11732F">
            <w:pPr>
              <w:wordWrap w:val="0"/>
              <w:spacing w:before="20" w:after="20" w:line="240" w:lineRule="auto"/>
              <w:ind w:firstLine="0"/>
            </w:pPr>
            <w:r>
              <w:rPr>
                <w:sz w:val="20"/>
                <w:szCs w:val="20"/>
              </w:rPr>
              <w:t>满足三维渲染与并行计算；算法层做多后端适配</w:t>
            </w:r>
          </w:p>
        </w:tc>
      </w:tr>
      <w:tr w14:paraId="02CCBB0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5DA22D3F">
            <w:pPr>
              <w:wordWrap w:val="0"/>
              <w:spacing w:before="20" w:after="20" w:line="240" w:lineRule="auto"/>
              <w:ind w:firstLine="0"/>
            </w:pPr>
            <w:r>
              <w:rPr>
                <w:sz w:val="20"/>
                <w:szCs w:val="20"/>
              </w:rPr>
              <w:t>数据库</w:t>
            </w:r>
          </w:p>
        </w:tc>
        <w:tc>
          <w:tcPr>
            <w:tcW w:w="4620" w:type="dxa"/>
            <w:shd w:val="clear" w:color="auto" w:fill="F7F9FC"/>
          </w:tcPr>
          <w:p w14:paraId="31AEA454">
            <w:pPr>
              <w:wordWrap w:val="0"/>
              <w:spacing w:before="20" w:after="20" w:line="240" w:lineRule="auto"/>
              <w:ind w:firstLine="0"/>
            </w:pPr>
            <w:r>
              <w:rPr>
                <w:sz w:val="20"/>
                <w:szCs w:val="20"/>
              </w:rPr>
              <w:t>达梦 DM8 / 人大金仓 KingbaseES</w:t>
            </w:r>
          </w:p>
        </w:tc>
        <w:tc>
          <w:tcPr>
            <w:tcW w:w="2829" w:type="dxa"/>
            <w:shd w:val="clear" w:color="auto" w:fill="F7F9FC"/>
          </w:tcPr>
          <w:p w14:paraId="13E2E736">
            <w:pPr>
              <w:wordWrap w:val="0"/>
              <w:spacing w:before="20" w:after="20" w:line="240" w:lineRule="auto"/>
              <w:ind w:firstLine="0"/>
            </w:pPr>
            <w:r>
              <w:rPr>
                <w:sz w:val="20"/>
                <w:szCs w:val="20"/>
              </w:rPr>
              <w:t>国产关系库，兼容 SQL 标准，支持空间数据扩展</w:t>
            </w:r>
          </w:p>
        </w:tc>
      </w:tr>
      <w:tr w14:paraId="0EA2710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03303FDC">
            <w:pPr>
              <w:wordWrap w:val="0"/>
              <w:spacing w:before="20" w:after="20" w:line="240" w:lineRule="auto"/>
              <w:ind w:firstLine="0"/>
            </w:pPr>
            <w:r>
              <w:rPr>
                <w:sz w:val="20"/>
                <w:szCs w:val="20"/>
              </w:rPr>
              <w:t>中间件</w:t>
            </w:r>
          </w:p>
        </w:tc>
        <w:tc>
          <w:tcPr>
            <w:tcW w:w="4620" w:type="dxa"/>
          </w:tcPr>
          <w:p w14:paraId="6D0E8A80">
            <w:pPr>
              <w:wordWrap w:val="0"/>
              <w:spacing w:before="20" w:after="20" w:line="240" w:lineRule="auto"/>
              <w:ind w:firstLine="0"/>
            </w:pPr>
            <w:r>
              <w:rPr>
                <w:sz w:val="20"/>
                <w:szCs w:val="20"/>
              </w:rPr>
              <w:t>东方通 TongWeb / 宝兰德 BES</w:t>
            </w:r>
          </w:p>
        </w:tc>
        <w:tc>
          <w:tcPr>
            <w:tcW w:w="2829" w:type="dxa"/>
          </w:tcPr>
          <w:p w14:paraId="61E44E73">
            <w:pPr>
              <w:wordWrap w:val="0"/>
              <w:spacing w:before="20" w:after="20" w:line="240" w:lineRule="auto"/>
              <w:ind w:firstLine="0"/>
            </w:pPr>
            <w:r>
              <w:rPr>
                <w:sz w:val="20"/>
                <w:szCs w:val="20"/>
              </w:rPr>
              <w:t>国产应用服务器，通过安全可靠测评</w:t>
            </w:r>
          </w:p>
        </w:tc>
      </w:tr>
      <w:tr w14:paraId="5C374F4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08D654C3">
            <w:pPr>
              <w:wordWrap w:val="0"/>
              <w:spacing w:before="20" w:after="20" w:line="240" w:lineRule="auto"/>
              <w:ind w:firstLine="0"/>
            </w:pPr>
            <w:r>
              <w:rPr>
                <w:sz w:val="20"/>
                <w:szCs w:val="20"/>
              </w:rPr>
              <w:t>运行时</w:t>
            </w:r>
          </w:p>
        </w:tc>
        <w:tc>
          <w:tcPr>
            <w:tcW w:w="4620" w:type="dxa"/>
            <w:shd w:val="clear" w:color="auto" w:fill="F7F9FC"/>
          </w:tcPr>
          <w:p w14:paraId="217E7A0F">
            <w:pPr>
              <w:wordWrap w:val="0"/>
              <w:spacing w:before="20" w:after="20" w:line="240" w:lineRule="auto"/>
              <w:ind w:firstLine="0"/>
            </w:pPr>
            <w:r>
              <w:rPr>
                <w:sz w:val="20"/>
                <w:szCs w:val="20"/>
              </w:rPr>
              <w:t>毕昇 JDK / 龙井 JDK（OpenJDK 发行版）</w:t>
            </w:r>
          </w:p>
        </w:tc>
        <w:tc>
          <w:tcPr>
            <w:tcW w:w="2829" w:type="dxa"/>
            <w:shd w:val="clear" w:color="auto" w:fill="F7F9FC"/>
          </w:tcPr>
          <w:p w14:paraId="0C1D544A">
            <w:pPr>
              <w:wordWrap w:val="0"/>
              <w:spacing w:before="20" w:after="20" w:line="240" w:lineRule="auto"/>
              <w:ind w:firstLine="0"/>
            </w:pPr>
            <w:r>
              <w:rPr>
                <w:sz w:val="20"/>
                <w:szCs w:val="20"/>
              </w:rPr>
              <w:t>国产化适配，长期支持</w:t>
            </w:r>
          </w:p>
        </w:tc>
      </w:tr>
      <w:tr w14:paraId="130C643D">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50E86F8B">
            <w:pPr>
              <w:wordWrap w:val="0"/>
              <w:spacing w:before="20" w:after="20" w:line="240" w:lineRule="auto"/>
              <w:ind w:firstLine="0"/>
            </w:pPr>
            <w:r>
              <w:rPr>
                <w:sz w:val="20"/>
                <w:szCs w:val="20"/>
              </w:rPr>
              <w:t>前端框架</w:t>
            </w:r>
          </w:p>
        </w:tc>
        <w:tc>
          <w:tcPr>
            <w:tcW w:w="4620" w:type="dxa"/>
          </w:tcPr>
          <w:p w14:paraId="000BF5CD">
            <w:pPr>
              <w:wordWrap w:val="0"/>
              <w:spacing w:before="20" w:after="20" w:line="240" w:lineRule="auto"/>
              <w:ind w:firstLine="0"/>
            </w:pPr>
            <w:r>
              <w:rPr>
                <w:sz w:val="20"/>
                <w:szCs w:val="20"/>
              </w:rPr>
              <w:t>Vue 3 + TypeScript + Vite</w:t>
            </w:r>
          </w:p>
        </w:tc>
        <w:tc>
          <w:tcPr>
            <w:tcW w:w="2829" w:type="dxa"/>
          </w:tcPr>
          <w:p w14:paraId="65E165D4">
            <w:pPr>
              <w:wordWrap w:val="0"/>
              <w:spacing w:before="20" w:after="20" w:line="240" w:lineRule="auto"/>
              <w:ind w:firstLine="0"/>
            </w:pPr>
            <w:r>
              <w:rPr>
                <w:sz w:val="20"/>
                <w:szCs w:val="20"/>
              </w:rPr>
              <w:t>开发效率高、生态成熟、可离线打包</w:t>
            </w:r>
          </w:p>
        </w:tc>
      </w:tr>
      <w:tr w14:paraId="758876C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5D6E40B0">
            <w:pPr>
              <w:wordWrap w:val="0"/>
              <w:spacing w:before="20" w:after="20" w:line="240" w:lineRule="auto"/>
              <w:ind w:firstLine="0"/>
            </w:pPr>
            <w:r>
              <w:rPr>
                <w:sz w:val="20"/>
                <w:szCs w:val="20"/>
              </w:rPr>
              <w:t>三维引擎</w:t>
            </w:r>
          </w:p>
        </w:tc>
        <w:tc>
          <w:tcPr>
            <w:tcW w:w="4620" w:type="dxa"/>
            <w:shd w:val="clear" w:color="auto" w:fill="F7F9FC"/>
          </w:tcPr>
          <w:p w14:paraId="69B4998B">
            <w:pPr>
              <w:wordWrap w:val="0"/>
              <w:spacing w:before="20" w:after="20" w:line="240" w:lineRule="auto"/>
              <w:ind w:firstLine="0"/>
            </w:pPr>
            <w:r>
              <w:rPr>
                <w:sz w:val="20"/>
                <w:szCs w:val="20"/>
              </w:rPr>
              <w:t>VTK（地理场景）+ Three.js（精细模型）+ 自研 C++ 渲染内核</w:t>
            </w:r>
          </w:p>
        </w:tc>
        <w:tc>
          <w:tcPr>
            <w:tcW w:w="2829" w:type="dxa"/>
            <w:shd w:val="clear" w:color="auto" w:fill="F7F9FC"/>
          </w:tcPr>
          <w:p w14:paraId="50736221">
            <w:pPr>
              <w:wordWrap w:val="0"/>
              <w:spacing w:before="20" w:after="20" w:line="240" w:lineRule="auto"/>
              <w:ind w:firstLine="0"/>
            </w:pPr>
            <w:r>
              <w:rPr>
                <w:sz w:val="20"/>
                <w:szCs w:val="20"/>
              </w:rPr>
              <w:t>兼顾大场景与高精度模型；支持 3D Tiles</w:t>
            </w:r>
          </w:p>
        </w:tc>
      </w:tr>
      <w:tr w14:paraId="5425DE2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0F40EA77">
            <w:pPr>
              <w:wordWrap w:val="0"/>
              <w:spacing w:before="20" w:after="20" w:line="240" w:lineRule="auto"/>
              <w:ind w:firstLine="0"/>
            </w:pPr>
            <w:r>
              <w:rPr>
                <w:sz w:val="20"/>
                <w:szCs w:val="20"/>
              </w:rPr>
              <w:t>算法开发</w:t>
            </w:r>
          </w:p>
        </w:tc>
        <w:tc>
          <w:tcPr>
            <w:tcW w:w="4620" w:type="dxa"/>
          </w:tcPr>
          <w:p w14:paraId="486F7F9E">
            <w:pPr>
              <w:wordWrap w:val="0"/>
              <w:spacing w:before="20" w:after="20" w:line="240" w:lineRule="auto"/>
              <w:ind w:firstLine="0"/>
            </w:pPr>
            <w:r>
              <w:rPr>
                <w:sz w:val="20"/>
                <w:szCs w:val="20"/>
              </w:rPr>
              <w:t>C++17 / Python 3（离线推理）</w:t>
            </w:r>
          </w:p>
        </w:tc>
        <w:tc>
          <w:tcPr>
            <w:tcW w:w="2829" w:type="dxa"/>
          </w:tcPr>
          <w:p w14:paraId="787FA690">
            <w:pPr>
              <w:wordWrap w:val="0"/>
              <w:spacing w:before="20" w:after="20" w:line="240" w:lineRule="auto"/>
              <w:ind w:firstLine="0"/>
            </w:pPr>
            <w:r>
              <w:rPr>
                <w:sz w:val="20"/>
                <w:szCs w:val="20"/>
              </w:rPr>
              <w:t>C++ 保证性能，Python 便于模型迭代</w:t>
            </w:r>
          </w:p>
        </w:tc>
      </w:tr>
      <w:tr w14:paraId="06C0DD58">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4BC8FB33">
            <w:pPr>
              <w:wordWrap w:val="0"/>
              <w:spacing w:before="20" w:after="20" w:line="240" w:lineRule="auto"/>
              <w:ind w:firstLine="0"/>
            </w:pPr>
            <w:r>
              <w:rPr>
                <w:sz w:val="20"/>
                <w:szCs w:val="20"/>
              </w:rPr>
              <w:t>推理框架</w:t>
            </w:r>
          </w:p>
        </w:tc>
        <w:tc>
          <w:tcPr>
            <w:tcW w:w="4620" w:type="dxa"/>
            <w:shd w:val="clear" w:color="auto" w:fill="F7F9FC"/>
          </w:tcPr>
          <w:p w14:paraId="7859BCB9">
            <w:pPr>
              <w:wordWrap w:val="0"/>
              <w:spacing w:before="20" w:after="20" w:line="240" w:lineRule="auto"/>
              <w:ind w:firstLine="0"/>
            </w:pPr>
            <w:r>
              <w:rPr>
                <w:sz w:val="20"/>
                <w:szCs w:val="20"/>
              </w:rPr>
              <w:t>国产推理引擎 / ONNX Runtime 国产适配版</w:t>
            </w:r>
          </w:p>
        </w:tc>
        <w:tc>
          <w:tcPr>
            <w:tcW w:w="2829" w:type="dxa"/>
            <w:shd w:val="clear" w:color="auto" w:fill="F7F9FC"/>
          </w:tcPr>
          <w:p w14:paraId="25AA064F">
            <w:pPr>
              <w:wordWrap w:val="0"/>
              <w:spacing w:before="20" w:after="20" w:line="240" w:lineRule="auto"/>
              <w:ind w:firstLine="0"/>
            </w:pPr>
            <w:r>
              <w:rPr>
                <w:sz w:val="20"/>
                <w:szCs w:val="20"/>
              </w:rPr>
              <w:t>支持国产 GPU/NPU，模型可离线部署</w:t>
            </w:r>
          </w:p>
        </w:tc>
      </w:tr>
      <w:tr w14:paraId="59860D75">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tcPr>
          <w:p w14:paraId="2FF827E0">
            <w:pPr>
              <w:wordWrap w:val="0"/>
              <w:spacing w:before="20" w:after="20" w:line="240" w:lineRule="auto"/>
              <w:ind w:firstLine="0"/>
            </w:pPr>
            <w:r>
              <w:rPr>
                <w:sz w:val="20"/>
                <w:szCs w:val="20"/>
              </w:rPr>
              <w:t>消息与调度</w:t>
            </w:r>
          </w:p>
        </w:tc>
        <w:tc>
          <w:tcPr>
            <w:tcW w:w="4620" w:type="dxa"/>
          </w:tcPr>
          <w:p w14:paraId="5E1E8AF9">
            <w:pPr>
              <w:wordWrap w:val="0"/>
              <w:spacing w:before="20" w:after="20" w:line="240" w:lineRule="auto"/>
              <w:ind w:firstLine="0"/>
            </w:pPr>
            <w:r>
              <w:rPr>
                <w:sz w:val="20"/>
                <w:szCs w:val="20"/>
              </w:rPr>
              <w:t>自研任务调度 + 消息队列（国产化适配）</w:t>
            </w:r>
          </w:p>
        </w:tc>
        <w:tc>
          <w:tcPr>
            <w:tcW w:w="2829" w:type="dxa"/>
          </w:tcPr>
          <w:p w14:paraId="54C6610D">
            <w:pPr>
              <w:wordWrap w:val="0"/>
              <w:spacing w:before="20" w:after="20" w:line="240" w:lineRule="auto"/>
              <w:ind w:firstLine="0"/>
            </w:pPr>
            <w:r>
              <w:rPr>
                <w:sz w:val="20"/>
                <w:szCs w:val="20"/>
              </w:rPr>
              <w:t>支持任务依赖、重试、优先级</w:t>
            </w:r>
          </w:p>
        </w:tc>
      </w:tr>
      <w:tr w14:paraId="7746CC7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395" w:type="dxa"/>
            <w:shd w:val="clear" w:color="auto" w:fill="F7F9FC"/>
          </w:tcPr>
          <w:p w14:paraId="06BF2443">
            <w:pPr>
              <w:wordWrap w:val="0"/>
              <w:spacing w:before="20" w:after="20" w:line="240" w:lineRule="auto"/>
              <w:ind w:firstLine="0"/>
            </w:pPr>
            <w:r>
              <w:rPr>
                <w:sz w:val="20"/>
                <w:szCs w:val="20"/>
              </w:rPr>
              <w:t>文档处理</w:t>
            </w:r>
          </w:p>
        </w:tc>
        <w:tc>
          <w:tcPr>
            <w:tcW w:w="4620" w:type="dxa"/>
            <w:shd w:val="clear" w:color="auto" w:fill="F7F9FC"/>
          </w:tcPr>
          <w:p w14:paraId="6DDEE140">
            <w:pPr>
              <w:wordWrap w:val="0"/>
              <w:spacing w:before="20" w:after="20" w:line="240" w:lineRule="auto"/>
              <w:ind w:firstLine="0"/>
            </w:pPr>
            <w:r>
              <w:rPr>
                <w:sz w:val="20"/>
                <w:szCs w:val="20"/>
              </w:rPr>
              <w:t>Apache POI（DOCX/XLSX/PPTX）+ PDF 渲染库 + ODA/国产 CAD 接口（DWG）</w:t>
            </w:r>
          </w:p>
        </w:tc>
        <w:tc>
          <w:tcPr>
            <w:tcW w:w="2829" w:type="dxa"/>
            <w:shd w:val="clear" w:color="auto" w:fill="F7F9FC"/>
          </w:tcPr>
          <w:p w14:paraId="1A7435F6">
            <w:pPr>
              <w:wordWrap w:val="0"/>
              <w:spacing w:before="20" w:after="20" w:line="240" w:lineRule="auto"/>
              <w:ind w:firstLine="0"/>
            </w:pPr>
            <w:r>
              <w:rPr>
                <w:sz w:val="20"/>
                <w:szCs w:val="20"/>
              </w:rPr>
              <w:t>输出可编辑文档与图纸</w:t>
            </w:r>
          </w:p>
        </w:tc>
      </w:tr>
    </w:tbl>
    <w:p w14:paraId="721E2673">
      <w:pPr>
        <w:wordWrap w:val="0"/>
        <w:spacing w:line="192" w:lineRule="auto"/>
      </w:pPr>
    </w:p>
    <w:p w14:paraId="09B5FF7E">
      <w:pPr>
        <w:wordWrap w:val="0"/>
        <w:spacing w:before="160" w:after="40" w:line="312" w:lineRule="auto"/>
      </w:pPr>
      <w:r>
        <w:rPr>
          <w:rFonts w:ascii="黑体" w:hAnsi="黑体" w:eastAsia="黑体"/>
          <w:b/>
        </w:rPr>
        <w:t>自主可控适配清单</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1800"/>
        <w:gridCol w:w="4096"/>
        <w:gridCol w:w="2948"/>
      </w:tblGrid>
      <w:tr w14:paraId="742CFA28">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D9E2F3"/>
          </w:tcPr>
          <w:p w14:paraId="2617460A">
            <w:pPr>
              <w:wordWrap w:val="0"/>
              <w:spacing w:before="20" w:after="20" w:line="240" w:lineRule="auto"/>
              <w:ind w:firstLine="0"/>
            </w:pPr>
            <w:r>
              <w:rPr>
                <w:b/>
                <w:sz w:val="20"/>
                <w:szCs w:val="20"/>
              </w:rPr>
              <w:t>适配项</w:t>
            </w:r>
          </w:p>
        </w:tc>
        <w:tc>
          <w:tcPr>
            <w:tcW w:w="4096" w:type="dxa"/>
            <w:shd w:val="clear" w:color="auto" w:fill="D9E2F3"/>
          </w:tcPr>
          <w:p w14:paraId="65E6A920">
            <w:pPr>
              <w:wordWrap w:val="0"/>
              <w:spacing w:before="20" w:after="20" w:line="240" w:lineRule="auto"/>
              <w:ind w:firstLine="0"/>
            </w:pPr>
            <w:r>
              <w:rPr>
                <w:b/>
                <w:sz w:val="20"/>
                <w:szCs w:val="20"/>
              </w:rPr>
              <w:t>适配内容</w:t>
            </w:r>
          </w:p>
        </w:tc>
        <w:tc>
          <w:tcPr>
            <w:tcW w:w="2948" w:type="dxa"/>
            <w:shd w:val="clear" w:color="auto" w:fill="D9E2F3"/>
          </w:tcPr>
          <w:p w14:paraId="5CF31301">
            <w:pPr>
              <w:wordWrap w:val="0"/>
              <w:spacing w:before="20" w:after="20" w:line="240" w:lineRule="auto"/>
              <w:ind w:firstLine="0"/>
            </w:pPr>
            <w:r>
              <w:rPr>
                <w:b/>
                <w:sz w:val="20"/>
                <w:szCs w:val="20"/>
              </w:rPr>
              <w:t>验证方式</w:t>
            </w:r>
          </w:p>
        </w:tc>
      </w:tr>
      <w:tr w14:paraId="65C11E4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tcPr>
          <w:p w14:paraId="7C85C6D7">
            <w:pPr>
              <w:wordWrap w:val="0"/>
              <w:spacing w:before="20" w:after="20" w:line="240" w:lineRule="auto"/>
              <w:ind w:firstLine="0"/>
            </w:pPr>
            <w:r>
              <w:rPr>
                <w:sz w:val="20"/>
                <w:szCs w:val="20"/>
              </w:rPr>
              <w:t>CPU 指令集</w:t>
            </w:r>
          </w:p>
        </w:tc>
        <w:tc>
          <w:tcPr>
            <w:tcW w:w="4096" w:type="dxa"/>
          </w:tcPr>
          <w:p w14:paraId="332A1F1E">
            <w:pPr>
              <w:wordWrap w:val="0"/>
              <w:spacing w:before="20" w:after="20" w:line="240" w:lineRule="auto"/>
              <w:ind w:firstLine="0"/>
            </w:pPr>
            <w:r>
              <w:rPr>
                <w:sz w:val="20"/>
                <w:szCs w:val="20"/>
              </w:rPr>
              <w:t>x86（海光）/ ARM（飞腾）/ LoongArch（龙芯）多架构编译</w:t>
            </w:r>
          </w:p>
        </w:tc>
        <w:tc>
          <w:tcPr>
            <w:tcW w:w="2948" w:type="dxa"/>
          </w:tcPr>
          <w:p w14:paraId="71F882DC">
            <w:pPr>
              <w:wordWrap w:val="0"/>
              <w:spacing w:before="20" w:after="20" w:line="240" w:lineRule="auto"/>
              <w:ind w:firstLine="0"/>
            </w:pPr>
            <w:r>
              <w:rPr>
                <w:sz w:val="20"/>
                <w:szCs w:val="20"/>
              </w:rPr>
              <w:t>三平台编译通过、功能回归</w:t>
            </w:r>
          </w:p>
        </w:tc>
      </w:tr>
      <w:tr w14:paraId="6C52CA71">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F7F9FC"/>
          </w:tcPr>
          <w:p w14:paraId="3CB309B8">
            <w:pPr>
              <w:wordWrap w:val="0"/>
              <w:spacing w:before="20" w:after="20" w:line="240" w:lineRule="auto"/>
              <w:ind w:firstLine="0"/>
            </w:pPr>
            <w:r>
              <w:rPr>
                <w:sz w:val="20"/>
                <w:szCs w:val="20"/>
              </w:rPr>
              <w:t>操作系统</w:t>
            </w:r>
          </w:p>
        </w:tc>
        <w:tc>
          <w:tcPr>
            <w:tcW w:w="4096" w:type="dxa"/>
            <w:shd w:val="clear" w:color="auto" w:fill="F7F9FC"/>
          </w:tcPr>
          <w:p w14:paraId="3B88AAB7">
            <w:pPr>
              <w:wordWrap w:val="0"/>
              <w:spacing w:before="20" w:after="20" w:line="240" w:lineRule="auto"/>
              <w:ind w:firstLine="0"/>
            </w:pPr>
            <w:r>
              <w:rPr>
                <w:sz w:val="20"/>
                <w:szCs w:val="20"/>
              </w:rPr>
              <w:t>麒麟 V10、统信 UOS 安装运行</w:t>
            </w:r>
          </w:p>
        </w:tc>
        <w:tc>
          <w:tcPr>
            <w:tcW w:w="2948" w:type="dxa"/>
            <w:shd w:val="clear" w:color="auto" w:fill="F7F9FC"/>
          </w:tcPr>
          <w:p w14:paraId="050A0447">
            <w:pPr>
              <w:wordWrap w:val="0"/>
              <w:spacing w:before="20" w:after="20" w:line="240" w:lineRule="auto"/>
              <w:ind w:firstLine="0"/>
            </w:pPr>
            <w:r>
              <w:rPr>
                <w:sz w:val="20"/>
                <w:szCs w:val="20"/>
              </w:rPr>
              <w:t>安装包制作、兼容性测试</w:t>
            </w:r>
          </w:p>
        </w:tc>
      </w:tr>
      <w:tr w14:paraId="08322DDE">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tcPr>
          <w:p w14:paraId="3F2D4929">
            <w:pPr>
              <w:wordWrap w:val="0"/>
              <w:spacing w:before="20" w:after="20" w:line="240" w:lineRule="auto"/>
              <w:ind w:firstLine="0"/>
            </w:pPr>
            <w:r>
              <w:rPr>
                <w:sz w:val="20"/>
                <w:szCs w:val="20"/>
              </w:rPr>
              <w:t>数据库</w:t>
            </w:r>
          </w:p>
        </w:tc>
        <w:tc>
          <w:tcPr>
            <w:tcW w:w="4096" w:type="dxa"/>
          </w:tcPr>
          <w:p w14:paraId="475C8A54">
            <w:pPr>
              <w:wordWrap w:val="0"/>
              <w:spacing w:before="20" w:after="20" w:line="240" w:lineRule="auto"/>
              <w:ind w:firstLine="0"/>
            </w:pPr>
            <w:r>
              <w:rPr>
                <w:sz w:val="20"/>
                <w:szCs w:val="20"/>
              </w:rPr>
              <w:t>达梦/人大金仓建库、迁移、性能调优</w:t>
            </w:r>
          </w:p>
        </w:tc>
        <w:tc>
          <w:tcPr>
            <w:tcW w:w="2948" w:type="dxa"/>
          </w:tcPr>
          <w:p w14:paraId="44338997">
            <w:pPr>
              <w:wordWrap w:val="0"/>
              <w:spacing w:before="20" w:after="20" w:line="240" w:lineRule="auto"/>
              <w:ind w:firstLine="0"/>
            </w:pPr>
            <w:r>
              <w:rPr>
                <w:sz w:val="20"/>
                <w:szCs w:val="20"/>
              </w:rPr>
              <w:t>数据迁移脚本、压测报告</w:t>
            </w:r>
          </w:p>
        </w:tc>
      </w:tr>
      <w:tr w14:paraId="5EB2B33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F7F9FC"/>
          </w:tcPr>
          <w:p w14:paraId="0816401F">
            <w:pPr>
              <w:wordWrap w:val="0"/>
              <w:spacing w:before="20" w:after="20" w:line="240" w:lineRule="auto"/>
              <w:ind w:firstLine="0"/>
            </w:pPr>
            <w:r>
              <w:rPr>
                <w:sz w:val="20"/>
                <w:szCs w:val="20"/>
              </w:rPr>
              <w:t>中间件</w:t>
            </w:r>
          </w:p>
        </w:tc>
        <w:tc>
          <w:tcPr>
            <w:tcW w:w="4096" w:type="dxa"/>
            <w:shd w:val="clear" w:color="auto" w:fill="F7F9FC"/>
          </w:tcPr>
          <w:p w14:paraId="58A687A7">
            <w:pPr>
              <w:wordWrap w:val="0"/>
              <w:spacing w:before="20" w:after="20" w:line="240" w:lineRule="auto"/>
              <w:ind w:firstLine="0"/>
            </w:pPr>
            <w:r>
              <w:rPr>
                <w:sz w:val="20"/>
                <w:szCs w:val="20"/>
              </w:rPr>
              <w:t>TongWeb/BES 部署验证</w:t>
            </w:r>
          </w:p>
        </w:tc>
        <w:tc>
          <w:tcPr>
            <w:tcW w:w="2948" w:type="dxa"/>
            <w:shd w:val="clear" w:color="auto" w:fill="F7F9FC"/>
          </w:tcPr>
          <w:p w14:paraId="07AEF9D2">
            <w:pPr>
              <w:wordWrap w:val="0"/>
              <w:spacing w:before="20" w:after="20" w:line="240" w:lineRule="auto"/>
              <w:ind w:firstLine="0"/>
            </w:pPr>
            <w:r>
              <w:rPr>
                <w:sz w:val="20"/>
                <w:szCs w:val="20"/>
              </w:rPr>
              <w:t>部署手册、启动验证</w:t>
            </w:r>
          </w:p>
        </w:tc>
      </w:tr>
      <w:tr w14:paraId="07E75F7D">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tcPr>
          <w:p w14:paraId="08917111">
            <w:pPr>
              <w:wordWrap w:val="0"/>
              <w:spacing w:before="20" w:after="20" w:line="240" w:lineRule="auto"/>
              <w:ind w:firstLine="0"/>
            </w:pPr>
            <w:r>
              <w:rPr>
                <w:sz w:val="20"/>
                <w:szCs w:val="20"/>
              </w:rPr>
              <w:t>GPU</w:t>
            </w:r>
          </w:p>
        </w:tc>
        <w:tc>
          <w:tcPr>
            <w:tcW w:w="4096" w:type="dxa"/>
          </w:tcPr>
          <w:p w14:paraId="4EAB3BDE">
            <w:pPr>
              <w:wordWrap w:val="0"/>
              <w:spacing w:before="20" w:after="20" w:line="240" w:lineRule="auto"/>
              <w:ind w:firstLine="0"/>
            </w:pPr>
            <w:r>
              <w:rPr>
                <w:sz w:val="20"/>
                <w:szCs w:val="20"/>
              </w:rPr>
              <w:t>国产显卡 OpenGL/Vulkan 渲染、OpenCL 计算</w:t>
            </w:r>
          </w:p>
        </w:tc>
        <w:tc>
          <w:tcPr>
            <w:tcW w:w="2948" w:type="dxa"/>
          </w:tcPr>
          <w:p w14:paraId="1A249150">
            <w:pPr>
              <w:wordWrap w:val="0"/>
              <w:spacing w:before="20" w:after="20" w:line="240" w:lineRule="auto"/>
              <w:ind w:firstLine="0"/>
            </w:pPr>
            <w:r>
              <w:rPr>
                <w:sz w:val="20"/>
                <w:szCs w:val="20"/>
              </w:rPr>
              <w:t>渲染帧率、算法加速比测试</w:t>
            </w:r>
          </w:p>
        </w:tc>
      </w:tr>
      <w:tr w14:paraId="3D7011F5">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F7F9FC"/>
          </w:tcPr>
          <w:p w14:paraId="52470571">
            <w:pPr>
              <w:wordWrap w:val="0"/>
              <w:spacing w:before="20" w:after="20" w:line="240" w:lineRule="auto"/>
              <w:ind w:firstLine="0"/>
            </w:pPr>
            <w:r>
              <w:rPr>
                <w:sz w:val="20"/>
                <w:szCs w:val="20"/>
              </w:rPr>
              <w:t>外设</w:t>
            </w:r>
          </w:p>
        </w:tc>
        <w:tc>
          <w:tcPr>
            <w:tcW w:w="4096" w:type="dxa"/>
            <w:shd w:val="clear" w:color="auto" w:fill="F7F9FC"/>
          </w:tcPr>
          <w:p w14:paraId="09A8A163">
            <w:pPr>
              <w:wordWrap w:val="0"/>
              <w:spacing w:before="20" w:after="20" w:line="240" w:lineRule="auto"/>
              <w:ind w:firstLine="0"/>
            </w:pPr>
            <w:r>
              <w:rPr>
                <w:sz w:val="20"/>
                <w:szCs w:val="20"/>
              </w:rPr>
              <w:t>国产扫描仪、全站仪、RTK 驱动对接</w:t>
            </w:r>
          </w:p>
        </w:tc>
        <w:tc>
          <w:tcPr>
            <w:tcW w:w="2948" w:type="dxa"/>
            <w:shd w:val="clear" w:color="auto" w:fill="F7F9FC"/>
          </w:tcPr>
          <w:p w14:paraId="25440492">
            <w:pPr>
              <w:wordWrap w:val="0"/>
              <w:spacing w:before="20" w:after="20" w:line="240" w:lineRule="auto"/>
              <w:ind w:firstLine="0"/>
            </w:pPr>
            <w:r>
              <w:rPr>
                <w:sz w:val="20"/>
                <w:szCs w:val="20"/>
              </w:rPr>
              <w:t>联调记录</w:t>
            </w:r>
          </w:p>
        </w:tc>
      </w:tr>
      <w:tr w14:paraId="51E25F1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tcPr>
          <w:p w14:paraId="0F6DB155">
            <w:pPr>
              <w:wordWrap w:val="0"/>
              <w:spacing w:before="20" w:after="20" w:line="240" w:lineRule="auto"/>
              <w:ind w:firstLine="0"/>
            </w:pPr>
            <w:r>
              <w:rPr>
                <w:sz w:val="20"/>
                <w:szCs w:val="20"/>
              </w:rPr>
              <w:t>存储/内存芯片</w:t>
            </w:r>
          </w:p>
        </w:tc>
        <w:tc>
          <w:tcPr>
            <w:tcW w:w="4096" w:type="dxa"/>
          </w:tcPr>
          <w:p w14:paraId="7E38CEBC">
            <w:pPr>
              <w:wordWrap w:val="0"/>
              <w:spacing w:before="20" w:after="20" w:line="240" w:lineRule="auto"/>
              <w:ind w:firstLine="0"/>
            </w:pPr>
            <w:r>
              <w:rPr>
                <w:sz w:val="20"/>
                <w:szCs w:val="20"/>
              </w:rPr>
              <w:t>整机不含美光产品</w:t>
            </w:r>
          </w:p>
        </w:tc>
        <w:tc>
          <w:tcPr>
            <w:tcW w:w="2948" w:type="dxa"/>
          </w:tcPr>
          <w:p w14:paraId="645FFFBA">
            <w:pPr>
              <w:wordWrap w:val="0"/>
              <w:spacing w:before="20" w:after="20" w:line="240" w:lineRule="auto"/>
              <w:ind w:firstLine="0"/>
            </w:pPr>
            <w:r>
              <w:rPr>
                <w:sz w:val="20"/>
                <w:szCs w:val="20"/>
              </w:rPr>
              <w:t>供应商承诺函+BOM 核查</w:t>
            </w:r>
          </w:p>
        </w:tc>
      </w:tr>
      <w:tr w14:paraId="15912894">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F7F9FC"/>
          </w:tcPr>
          <w:p w14:paraId="74677528">
            <w:pPr>
              <w:wordWrap w:val="0"/>
              <w:spacing w:before="20" w:after="20" w:line="240" w:lineRule="auto"/>
              <w:ind w:firstLine="0"/>
            </w:pPr>
            <w:r>
              <w:rPr>
                <w:sz w:val="20"/>
                <w:szCs w:val="20"/>
              </w:rPr>
              <w:t>定位</w:t>
            </w:r>
          </w:p>
        </w:tc>
        <w:tc>
          <w:tcPr>
            <w:tcW w:w="4096" w:type="dxa"/>
            <w:shd w:val="clear" w:color="auto" w:fill="F7F9FC"/>
          </w:tcPr>
          <w:p w14:paraId="40068461">
            <w:pPr>
              <w:wordWrap w:val="0"/>
              <w:spacing w:before="20" w:after="20" w:line="240" w:lineRule="auto"/>
              <w:ind w:firstLine="0"/>
            </w:pPr>
            <w:r>
              <w:rPr>
                <w:sz w:val="20"/>
                <w:szCs w:val="20"/>
              </w:rPr>
              <w:t>北斗-only，不含 GPS 芯片</w:t>
            </w:r>
          </w:p>
        </w:tc>
        <w:tc>
          <w:tcPr>
            <w:tcW w:w="2948" w:type="dxa"/>
            <w:shd w:val="clear" w:color="auto" w:fill="F7F9FC"/>
          </w:tcPr>
          <w:p w14:paraId="55115906">
            <w:pPr>
              <w:wordWrap w:val="0"/>
              <w:spacing w:before="20" w:after="20" w:line="240" w:lineRule="auto"/>
              <w:ind w:firstLine="0"/>
            </w:pPr>
            <w:r>
              <w:rPr>
                <w:sz w:val="20"/>
                <w:szCs w:val="20"/>
              </w:rPr>
              <w:t>检测报告/认证证书</w:t>
            </w:r>
          </w:p>
        </w:tc>
      </w:tr>
      <w:tr w14:paraId="785CCDD3">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tcPr>
          <w:p w14:paraId="7CCE70BB">
            <w:pPr>
              <w:wordWrap w:val="0"/>
              <w:spacing w:before="20" w:after="20" w:line="240" w:lineRule="auto"/>
              <w:ind w:firstLine="0"/>
            </w:pPr>
            <w:r>
              <w:rPr>
                <w:sz w:val="20"/>
                <w:szCs w:val="20"/>
              </w:rPr>
              <w:t>通信</w:t>
            </w:r>
          </w:p>
        </w:tc>
        <w:tc>
          <w:tcPr>
            <w:tcW w:w="4096" w:type="dxa"/>
          </w:tcPr>
          <w:p w14:paraId="16C7B444">
            <w:pPr>
              <w:wordWrap w:val="0"/>
              <w:spacing w:before="20" w:after="20" w:line="240" w:lineRule="auto"/>
              <w:ind w:firstLine="0"/>
            </w:pPr>
            <w:r>
              <w:rPr>
                <w:sz w:val="20"/>
                <w:szCs w:val="20"/>
              </w:rPr>
              <w:t>非 WiFi 无线（</w:t>
            </w:r>
            <w:r>
              <w:rPr>
                <w:rFonts w:hint="eastAsia"/>
                <w:sz w:val="20"/>
                <w:szCs w:val="20"/>
                <w:lang w:eastAsia="zh"/>
                <w:woUserID w:val="2"/>
              </w:rPr>
              <w:t>无线电</w:t>
            </w:r>
            <w:r>
              <w:rPr>
                <w:sz w:val="20"/>
                <w:szCs w:val="20"/>
              </w:rPr>
              <w:t>）</w:t>
            </w:r>
          </w:p>
        </w:tc>
        <w:tc>
          <w:tcPr>
            <w:tcW w:w="2948" w:type="dxa"/>
          </w:tcPr>
          <w:p w14:paraId="065B51C6">
            <w:pPr>
              <w:wordWrap w:val="0"/>
              <w:spacing w:before="20" w:after="20" w:line="240" w:lineRule="auto"/>
              <w:ind w:firstLine="0"/>
            </w:pPr>
            <w:r>
              <w:rPr>
                <w:sz w:val="20"/>
                <w:szCs w:val="20"/>
              </w:rPr>
              <w:t>型号核准+测试报告</w:t>
            </w:r>
          </w:p>
        </w:tc>
      </w:tr>
      <w:tr w14:paraId="278B6D8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800" w:type="dxa"/>
            <w:shd w:val="clear" w:color="auto" w:fill="F7F9FC"/>
          </w:tcPr>
          <w:p w14:paraId="1B512100">
            <w:pPr>
              <w:wordWrap w:val="0"/>
              <w:spacing w:before="20" w:after="20" w:line="240" w:lineRule="auto"/>
              <w:ind w:firstLine="0"/>
            </w:pPr>
            <w:r>
              <w:rPr>
                <w:sz w:val="20"/>
                <w:szCs w:val="20"/>
              </w:rPr>
              <w:t>源代码</w:t>
            </w:r>
          </w:p>
        </w:tc>
        <w:tc>
          <w:tcPr>
            <w:tcW w:w="4096" w:type="dxa"/>
            <w:shd w:val="clear" w:color="auto" w:fill="F7F9FC"/>
          </w:tcPr>
          <w:p w14:paraId="126BAE88">
            <w:pPr>
              <w:wordWrap w:val="0"/>
              <w:spacing w:before="20" w:after="20" w:line="240" w:lineRule="auto"/>
              <w:ind w:firstLine="0"/>
            </w:pPr>
            <w:r>
              <w:rPr>
                <w:sz w:val="20"/>
                <w:szCs w:val="20"/>
              </w:rPr>
              <w:t>全部源代码交付，编译环境国产化</w:t>
            </w:r>
          </w:p>
        </w:tc>
        <w:tc>
          <w:tcPr>
            <w:tcW w:w="2948" w:type="dxa"/>
            <w:shd w:val="clear" w:color="auto" w:fill="F7F9FC"/>
          </w:tcPr>
          <w:p w14:paraId="48134D5B">
            <w:pPr>
              <w:wordWrap w:val="0"/>
              <w:spacing w:before="20" w:after="20" w:line="240" w:lineRule="auto"/>
              <w:ind w:firstLine="0"/>
            </w:pPr>
            <w:r>
              <w:rPr>
                <w:sz w:val="20"/>
                <w:szCs w:val="20"/>
              </w:rPr>
              <w:t>源代码交接清单、编译验证</w:t>
            </w:r>
          </w:p>
        </w:tc>
      </w:tr>
    </w:tbl>
    <w:p w14:paraId="2AF4D8B6">
      <w:pPr>
        <w:wordWrap w:val="0"/>
        <w:spacing w:line="192" w:lineRule="auto"/>
      </w:pPr>
    </w:p>
    <w:p w14:paraId="0E2A98B5">
      <w:pPr>
        <w:wordWrap w:val="0"/>
        <w:spacing w:before="160" w:after="40" w:line="312" w:lineRule="auto"/>
      </w:pPr>
      <w:r>
        <w:rPr>
          <w:rFonts w:ascii="黑体" w:hAnsi="黑体" w:eastAsia="黑体"/>
          <w:b/>
        </w:rPr>
        <w:t>自主可控承诺</w:t>
      </w:r>
    </w:p>
    <w:p w14:paraId="13312263">
      <w:pPr>
        <w:wordWrap w:val="0"/>
        <w:spacing w:line="408" w:lineRule="auto"/>
      </w:pPr>
      <w:r>
        <w:t>我方承诺：本项目软件开发团队为国内团队；控制软件及其运行平台满足自主可控要求；使用的国产操作系统、国产数据库、国产中间件均在中国信息安全测评中心或国家保密科技测评中心发布的安全可靠测评公告名录内；软件核心源代码、编译环境及运行环境均在国内完成；交付时提供自主可控承诺函及相关证明文件，并配合甲方完成网络安全审查。</w:t>
      </w:r>
    </w:p>
    <w:p w14:paraId="5F00E024">
      <w:pPr>
        <w:pStyle w:val="5"/>
        <w:wordWrap w:val="0"/>
        <w:spacing w:after="160" w:line="312" w:lineRule="auto"/>
      </w:pPr>
      <w:bookmarkStart w:id="110" w:name="_Toc27674"/>
      <w:r>
        <w:rPr>
          <w:rFonts w:ascii="黑体" w:hAnsi="黑体"/>
          <w:color w:val="000000"/>
          <w:sz w:val="26"/>
        </w:rPr>
        <w:t>1.33.5</w:t>
      </w:r>
      <w:r>
        <w:rPr>
          <w:rFonts w:hint="eastAsia" w:ascii="黑体" w:hAnsi="黑体"/>
          <w:color w:val="000000"/>
          <w:sz w:val="26"/>
        </w:rPr>
        <w:t>功能</w:t>
      </w:r>
      <w:r>
        <w:rPr>
          <w:rFonts w:ascii="黑体" w:hAnsi="黑体"/>
          <w:color w:val="000000"/>
          <w:sz w:val="26"/>
        </w:rPr>
        <w:t>模块设计</w:t>
      </w:r>
      <w:bookmarkEnd w:id="110"/>
    </w:p>
    <w:p w14:paraId="3FA3BD6A">
      <w:pPr>
        <w:wordWrap w:val="0"/>
        <w:spacing w:before="160" w:after="40" w:line="312" w:lineRule="auto"/>
      </w:pPr>
      <w:r>
        <w:rPr>
          <w:rFonts w:ascii="黑体" w:hAnsi="黑体" w:eastAsia="黑体"/>
          <w:b/>
        </w:rPr>
        <w:t>功能模块总览</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825"/>
        <w:gridCol w:w="1800"/>
        <w:gridCol w:w="4008"/>
        <w:gridCol w:w="2211"/>
      </w:tblGrid>
      <w:tr w14:paraId="39D9077C">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D9E2F3"/>
          </w:tcPr>
          <w:p w14:paraId="07A65A69">
            <w:pPr>
              <w:wordWrap w:val="0"/>
              <w:spacing w:before="20" w:after="20" w:line="240" w:lineRule="auto"/>
              <w:ind w:firstLine="0"/>
            </w:pPr>
            <w:r>
              <w:rPr>
                <w:b/>
                <w:sz w:val="20"/>
                <w:szCs w:val="20"/>
              </w:rPr>
              <w:t>编号</w:t>
            </w:r>
          </w:p>
        </w:tc>
        <w:tc>
          <w:tcPr>
            <w:tcW w:w="1800" w:type="dxa"/>
            <w:shd w:val="clear" w:color="auto" w:fill="D9E2F3"/>
          </w:tcPr>
          <w:p w14:paraId="13E72BE3">
            <w:pPr>
              <w:wordWrap w:val="0"/>
              <w:spacing w:before="20" w:after="20" w:line="240" w:lineRule="auto"/>
              <w:ind w:firstLine="0"/>
            </w:pPr>
            <w:r>
              <w:rPr>
                <w:b/>
                <w:sz w:val="20"/>
                <w:szCs w:val="20"/>
              </w:rPr>
              <w:t>模块</w:t>
            </w:r>
          </w:p>
        </w:tc>
        <w:tc>
          <w:tcPr>
            <w:tcW w:w="4008" w:type="dxa"/>
            <w:shd w:val="clear" w:color="auto" w:fill="D9E2F3"/>
          </w:tcPr>
          <w:p w14:paraId="268B70B8">
            <w:pPr>
              <w:wordWrap w:val="0"/>
              <w:spacing w:before="20" w:after="20" w:line="240" w:lineRule="auto"/>
              <w:ind w:firstLine="0"/>
            </w:pPr>
            <w:r>
              <w:rPr>
                <w:b/>
                <w:sz w:val="20"/>
                <w:szCs w:val="20"/>
              </w:rPr>
              <w:t>核心功能</w:t>
            </w:r>
          </w:p>
        </w:tc>
        <w:tc>
          <w:tcPr>
            <w:tcW w:w="2211" w:type="dxa"/>
            <w:shd w:val="clear" w:color="auto" w:fill="D9E2F3"/>
          </w:tcPr>
          <w:p w14:paraId="4E7000BC">
            <w:pPr>
              <w:wordWrap w:val="0"/>
              <w:spacing w:before="20" w:after="20" w:line="240" w:lineRule="auto"/>
              <w:ind w:firstLine="0"/>
            </w:pPr>
            <w:r>
              <w:rPr>
                <w:b/>
                <w:sz w:val="20"/>
                <w:szCs w:val="20"/>
              </w:rPr>
              <w:t>对应采购条款</w:t>
            </w:r>
          </w:p>
        </w:tc>
      </w:tr>
      <w:tr w14:paraId="71C8CB8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5600FC0F">
            <w:pPr>
              <w:wordWrap w:val="0"/>
              <w:spacing w:before="20" w:after="20" w:line="240" w:lineRule="auto"/>
              <w:ind w:firstLine="0"/>
            </w:pPr>
            <w:r>
              <w:rPr>
                <w:sz w:val="20"/>
                <w:szCs w:val="20"/>
              </w:rPr>
              <w:t>M1</w:t>
            </w:r>
          </w:p>
        </w:tc>
        <w:tc>
          <w:tcPr>
            <w:tcW w:w="1800" w:type="dxa"/>
          </w:tcPr>
          <w:p w14:paraId="7ED2A762">
            <w:pPr>
              <w:wordWrap w:val="0"/>
              <w:spacing w:before="20" w:after="20" w:line="240" w:lineRule="auto"/>
              <w:ind w:firstLine="0"/>
            </w:pPr>
            <w:r>
              <w:rPr>
                <w:sz w:val="20"/>
                <w:szCs w:val="20"/>
              </w:rPr>
              <w:t>项目管理与权限</w:t>
            </w:r>
          </w:p>
        </w:tc>
        <w:tc>
          <w:tcPr>
            <w:tcW w:w="4008" w:type="dxa"/>
          </w:tcPr>
          <w:p w14:paraId="726C55EE">
            <w:pPr>
              <w:wordWrap w:val="0"/>
              <w:spacing w:before="20" w:after="20" w:line="240" w:lineRule="auto"/>
              <w:ind w:firstLine="0"/>
            </w:pPr>
            <w:r>
              <w:rPr>
                <w:sz w:val="20"/>
                <w:szCs w:val="20"/>
              </w:rPr>
              <w:t>项目/场景/测站管理、角色权限、审计日志</w:t>
            </w:r>
          </w:p>
        </w:tc>
        <w:tc>
          <w:tcPr>
            <w:tcW w:w="2211" w:type="dxa"/>
          </w:tcPr>
          <w:p w14:paraId="41298B10">
            <w:pPr>
              <w:wordWrap w:val="0"/>
              <w:spacing w:before="20" w:after="20" w:line="240" w:lineRule="auto"/>
              <w:ind w:firstLine="0"/>
            </w:pPr>
            <w:r>
              <w:rPr>
                <w:sz w:val="20"/>
                <w:szCs w:val="20"/>
              </w:rPr>
              <w:t>4.4.4</w:t>
            </w:r>
          </w:p>
        </w:tc>
      </w:tr>
      <w:tr w14:paraId="480C6DAA">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3F354819">
            <w:pPr>
              <w:wordWrap w:val="0"/>
              <w:spacing w:before="20" w:after="20" w:line="240" w:lineRule="auto"/>
              <w:ind w:firstLine="0"/>
            </w:pPr>
            <w:r>
              <w:rPr>
                <w:sz w:val="20"/>
                <w:szCs w:val="20"/>
              </w:rPr>
              <w:t>M2</w:t>
            </w:r>
          </w:p>
        </w:tc>
        <w:tc>
          <w:tcPr>
            <w:tcW w:w="1800" w:type="dxa"/>
            <w:shd w:val="clear" w:color="auto" w:fill="F7F9FC"/>
          </w:tcPr>
          <w:p w14:paraId="7A1BAE56">
            <w:pPr>
              <w:wordWrap w:val="0"/>
              <w:spacing w:before="20" w:after="20" w:line="240" w:lineRule="auto"/>
              <w:ind w:firstLine="0"/>
            </w:pPr>
            <w:r>
              <w:rPr>
                <w:sz w:val="20"/>
                <w:szCs w:val="20"/>
              </w:rPr>
              <w:t>数据接入与预处理</w:t>
            </w:r>
          </w:p>
        </w:tc>
        <w:tc>
          <w:tcPr>
            <w:tcW w:w="4008" w:type="dxa"/>
            <w:shd w:val="clear" w:color="auto" w:fill="F7F9FC"/>
          </w:tcPr>
          <w:p w14:paraId="12FC0F7B">
            <w:pPr>
              <w:wordWrap w:val="0"/>
              <w:spacing w:before="20" w:after="20" w:line="240" w:lineRule="auto"/>
              <w:ind w:firstLine="0"/>
            </w:pPr>
            <w:r>
              <w:rPr>
                <w:sz w:val="20"/>
                <w:szCs w:val="20"/>
              </w:rPr>
              <w:t>多源数据导入、格式转换、坐标统一、去噪、质检</w:t>
            </w:r>
          </w:p>
        </w:tc>
        <w:tc>
          <w:tcPr>
            <w:tcW w:w="2211" w:type="dxa"/>
            <w:shd w:val="clear" w:color="auto" w:fill="F7F9FC"/>
          </w:tcPr>
          <w:p w14:paraId="6AEAAD6F">
            <w:pPr>
              <w:wordWrap w:val="0"/>
              <w:spacing w:before="20" w:after="20" w:line="240" w:lineRule="auto"/>
              <w:ind w:firstLine="0"/>
            </w:pPr>
            <w:r>
              <w:rPr>
                <w:sz w:val="20"/>
                <w:szCs w:val="20"/>
              </w:rPr>
              <w:t>4.1.1.8、4.4.4</w:t>
            </w:r>
          </w:p>
        </w:tc>
      </w:tr>
      <w:tr w14:paraId="33BECA08">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1FD7F3CB">
            <w:pPr>
              <w:wordWrap w:val="0"/>
              <w:spacing w:before="20" w:after="20" w:line="240" w:lineRule="auto"/>
              <w:ind w:firstLine="0"/>
            </w:pPr>
            <w:r>
              <w:rPr>
                <w:sz w:val="20"/>
                <w:szCs w:val="20"/>
              </w:rPr>
              <w:t>M3</w:t>
            </w:r>
          </w:p>
        </w:tc>
        <w:tc>
          <w:tcPr>
            <w:tcW w:w="1800" w:type="dxa"/>
          </w:tcPr>
          <w:p w14:paraId="3AB06ED7">
            <w:pPr>
              <w:wordWrap w:val="0"/>
              <w:spacing w:before="20" w:after="20" w:line="240" w:lineRule="auto"/>
              <w:ind w:firstLine="0"/>
            </w:pPr>
            <w:r>
              <w:rPr>
                <w:sz w:val="20"/>
                <w:szCs w:val="20"/>
              </w:rPr>
              <w:t>多源配准与融合</w:t>
            </w:r>
          </w:p>
        </w:tc>
        <w:tc>
          <w:tcPr>
            <w:tcW w:w="4008" w:type="dxa"/>
          </w:tcPr>
          <w:p w14:paraId="1D98FB82">
            <w:pPr>
              <w:wordWrap w:val="0"/>
              <w:spacing w:before="20" w:after="20" w:line="240" w:lineRule="auto"/>
              <w:ind w:firstLine="0"/>
            </w:pPr>
            <w:r>
              <w:rPr>
                <w:sz w:val="20"/>
                <w:szCs w:val="20"/>
              </w:rPr>
              <w:t>粗配准、精配准、全局平差、真彩色融合</w:t>
            </w:r>
          </w:p>
        </w:tc>
        <w:tc>
          <w:tcPr>
            <w:tcW w:w="2211" w:type="dxa"/>
          </w:tcPr>
          <w:p w14:paraId="10F5760F">
            <w:pPr>
              <w:wordWrap w:val="0"/>
              <w:spacing w:before="20" w:after="20" w:line="240" w:lineRule="auto"/>
              <w:ind w:firstLine="0"/>
            </w:pPr>
            <w:r>
              <w:rPr>
                <w:sz w:val="20"/>
                <w:szCs w:val="20"/>
              </w:rPr>
              <w:t>4.1.1.8</w:t>
            </w:r>
          </w:p>
        </w:tc>
      </w:tr>
      <w:tr w14:paraId="0FC76107">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395971AB">
            <w:pPr>
              <w:wordWrap w:val="0"/>
              <w:spacing w:before="20" w:after="20" w:line="240" w:lineRule="auto"/>
              <w:ind w:firstLine="0"/>
            </w:pPr>
            <w:r>
              <w:rPr>
                <w:sz w:val="20"/>
                <w:szCs w:val="20"/>
              </w:rPr>
              <w:t>M4</w:t>
            </w:r>
          </w:p>
        </w:tc>
        <w:tc>
          <w:tcPr>
            <w:tcW w:w="1800" w:type="dxa"/>
            <w:shd w:val="clear" w:color="auto" w:fill="F7F9FC"/>
          </w:tcPr>
          <w:p w14:paraId="376A8204">
            <w:pPr>
              <w:wordWrap w:val="0"/>
              <w:spacing w:before="20" w:after="20" w:line="240" w:lineRule="auto"/>
              <w:ind w:firstLine="0"/>
            </w:pPr>
            <w:r>
              <w:rPr>
                <w:sz w:val="20"/>
                <w:szCs w:val="20"/>
              </w:rPr>
              <w:t>三维重建与渲染</w:t>
            </w:r>
          </w:p>
        </w:tc>
        <w:tc>
          <w:tcPr>
            <w:tcW w:w="4008" w:type="dxa"/>
            <w:shd w:val="clear" w:color="auto" w:fill="F7F9FC"/>
          </w:tcPr>
          <w:p w14:paraId="0C0AA594">
            <w:pPr>
              <w:wordWrap w:val="0"/>
              <w:spacing w:before="20" w:after="20" w:line="240" w:lineRule="auto"/>
              <w:ind w:firstLine="0"/>
            </w:pPr>
            <w:r>
              <w:rPr>
                <w:sz w:val="20"/>
                <w:szCs w:val="20"/>
              </w:rPr>
              <w:t>网格重建、纹理映射、3DGS 训练、LOD 瓦片</w:t>
            </w:r>
          </w:p>
        </w:tc>
        <w:tc>
          <w:tcPr>
            <w:tcW w:w="2211" w:type="dxa"/>
            <w:shd w:val="clear" w:color="auto" w:fill="F7F9FC"/>
          </w:tcPr>
          <w:p w14:paraId="0F7ED53E">
            <w:pPr>
              <w:wordWrap w:val="0"/>
              <w:spacing w:before="20" w:after="20" w:line="240" w:lineRule="auto"/>
              <w:ind w:firstLine="0"/>
            </w:pPr>
            <w:r>
              <w:rPr>
                <w:sz w:val="20"/>
                <w:szCs w:val="20"/>
              </w:rPr>
              <w:t>4.1.1.7、4.4.4.1</w:t>
            </w:r>
          </w:p>
        </w:tc>
      </w:tr>
      <w:tr w14:paraId="177ED65A">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6EE1F12D">
            <w:pPr>
              <w:wordWrap w:val="0"/>
              <w:spacing w:before="20" w:after="20" w:line="240" w:lineRule="auto"/>
              <w:ind w:firstLine="0"/>
            </w:pPr>
            <w:r>
              <w:rPr>
                <w:sz w:val="20"/>
                <w:szCs w:val="20"/>
              </w:rPr>
              <w:t>M5</w:t>
            </w:r>
          </w:p>
        </w:tc>
        <w:tc>
          <w:tcPr>
            <w:tcW w:w="1800" w:type="dxa"/>
          </w:tcPr>
          <w:p w14:paraId="6CEE4EEB">
            <w:pPr>
              <w:wordWrap w:val="0"/>
              <w:spacing w:before="20" w:after="20" w:line="240" w:lineRule="auto"/>
              <w:ind w:firstLine="0"/>
            </w:pPr>
            <w:r>
              <w:rPr>
                <w:sz w:val="20"/>
                <w:szCs w:val="20"/>
              </w:rPr>
              <w:t>720° 漫游与量测</w:t>
            </w:r>
          </w:p>
        </w:tc>
        <w:tc>
          <w:tcPr>
            <w:tcW w:w="4008" w:type="dxa"/>
          </w:tcPr>
          <w:p w14:paraId="0D568C14">
            <w:pPr>
              <w:wordWrap w:val="0"/>
              <w:spacing w:before="20" w:after="20" w:line="240" w:lineRule="auto"/>
              <w:ind w:firstLine="0"/>
            </w:pPr>
            <w:r>
              <w:rPr>
                <w:sz w:val="20"/>
                <w:szCs w:val="20"/>
              </w:rPr>
              <w:t>球面全景漫游、坐标量测、尺寸量测、剖切</w:t>
            </w:r>
          </w:p>
        </w:tc>
        <w:tc>
          <w:tcPr>
            <w:tcW w:w="2211" w:type="dxa"/>
          </w:tcPr>
          <w:p w14:paraId="4C4894BC">
            <w:pPr>
              <w:wordWrap w:val="0"/>
              <w:spacing w:before="20" w:after="20" w:line="240" w:lineRule="auto"/>
              <w:ind w:firstLine="0"/>
            </w:pPr>
            <w:r>
              <w:rPr>
                <w:sz w:val="20"/>
                <w:szCs w:val="20"/>
              </w:rPr>
              <w:t>4.1.1.7</w:t>
            </w:r>
          </w:p>
        </w:tc>
      </w:tr>
      <w:tr w14:paraId="1A156529">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77F1FD4E">
            <w:pPr>
              <w:wordWrap w:val="0"/>
              <w:spacing w:before="20" w:after="20" w:line="240" w:lineRule="auto"/>
              <w:ind w:firstLine="0"/>
            </w:pPr>
            <w:r>
              <w:rPr>
                <w:sz w:val="20"/>
                <w:szCs w:val="20"/>
              </w:rPr>
              <w:t>M6</w:t>
            </w:r>
          </w:p>
        </w:tc>
        <w:tc>
          <w:tcPr>
            <w:tcW w:w="1800" w:type="dxa"/>
            <w:shd w:val="clear" w:color="auto" w:fill="F7F9FC"/>
          </w:tcPr>
          <w:p w14:paraId="198F8589">
            <w:pPr>
              <w:wordWrap w:val="0"/>
              <w:spacing w:before="20" w:after="20" w:line="240" w:lineRule="auto"/>
              <w:ind w:firstLine="0"/>
            </w:pPr>
            <w:r>
              <w:rPr>
                <w:sz w:val="20"/>
                <w:szCs w:val="20"/>
              </w:rPr>
              <w:t>缺陷智能识别</w:t>
            </w:r>
          </w:p>
        </w:tc>
        <w:tc>
          <w:tcPr>
            <w:tcW w:w="4008" w:type="dxa"/>
            <w:shd w:val="clear" w:color="auto" w:fill="F7F9FC"/>
          </w:tcPr>
          <w:p w14:paraId="32029756">
            <w:pPr>
              <w:wordWrap w:val="0"/>
              <w:spacing w:before="20" w:after="20" w:line="240" w:lineRule="auto"/>
              <w:ind w:firstLine="0"/>
            </w:pPr>
            <w:r>
              <w:rPr>
                <w:sz w:val="20"/>
                <w:szCs w:val="20"/>
              </w:rPr>
              <w:t>多类缺陷检测、分割、候选生成</w:t>
            </w:r>
          </w:p>
        </w:tc>
        <w:tc>
          <w:tcPr>
            <w:tcW w:w="2211" w:type="dxa"/>
            <w:shd w:val="clear" w:color="auto" w:fill="F7F9FC"/>
          </w:tcPr>
          <w:p w14:paraId="28748B6C">
            <w:pPr>
              <w:wordWrap w:val="0"/>
              <w:spacing w:before="20" w:after="20" w:line="240" w:lineRule="auto"/>
              <w:ind w:firstLine="0"/>
            </w:pPr>
            <w:r>
              <w:rPr>
                <w:sz w:val="20"/>
                <w:szCs w:val="20"/>
              </w:rPr>
              <w:t>4.1.1.8、4.2.2.2</w:t>
            </w:r>
          </w:p>
        </w:tc>
      </w:tr>
      <w:tr w14:paraId="58FD1831">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41D68ED7">
            <w:pPr>
              <w:wordWrap w:val="0"/>
              <w:spacing w:before="20" w:after="20" w:line="240" w:lineRule="auto"/>
              <w:ind w:firstLine="0"/>
            </w:pPr>
            <w:r>
              <w:rPr>
                <w:sz w:val="20"/>
                <w:szCs w:val="20"/>
              </w:rPr>
              <w:t>M7</w:t>
            </w:r>
          </w:p>
        </w:tc>
        <w:tc>
          <w:tcPr>
            <w:tcW w:w="1800" w:type="dxa"/>
          </w:tcPr>
          <w:p w14:paraId="5F32A9BE">
            <w:pPr>
              <w:wordWrap w:val="0"/>
              <w:spacing w:before="20" w:after="20" w:line="240" w:lineRule="auto"/>
              <w:ind w:firstLine="0"/>
            </w:pPr>
            <w:r>
              <w:rPr>
                <w:sz w:val="20"/>
                <w:szCs w:val="20"/>
              </w:rPr>
              <w:t>缺陷量化与分级</w:t>
            </w:r>
          </w:p>
        </w:tc>
        <w:tc>
          <w:tcPr>
            <w:tcW w:w="4008" w:type="dxa"/>
          </w:tcPr>
          <w:p w14:paraId="35A6BD7C">
            <w:pPr>
              <w:wordWrap w:val="0"/>
              <w:spacing w:before="20" w:after="20" w:line="240" w:lineRule="auto"/>
              <w:ind w:firstLine="0"/>
            </w:pPr>
            <w:r>
              <w:rPr>
                <w:sz w:val="20"/>
                <w:szCs w:val="20"/>
              </w:rPr>
              <w:t>位置、五维尺寸、级别认定、规则引擎</w:t>
            </w:r>
          </w:p>
        </w:tc>
        <w:tc>
          <w:tcPr>
            <w:tcW w:w="2211" w:type="dxa"/>
          </w:tcPr>
          <w:p w14:paraId="58C00142">
            <w:pPr>
              <w:wordWrap w:val="0"/>
              <w:spacing w:before="20" w:after="20" w:line="240" w:lineRule="auto"/>
              <w:ind w:firstLine="0"/>
            </w:pPr>
            <w:r>
              <w:rPr>
                <w:sz w:val="20"/>
                <w:szCs w:val="20"/>
              </w:rPr>
              <w:t>4.4.4.3、4.4.4.4</w:t>
            </w:r>
          </w:p>
        </w:tc>
      </w:tr>
      <w:tr w14:paraId="062B5AE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0095FA21">
            <w:pPr>
              <w:wordWrap w:val="0"/>
              <w:spacing w:before="20" w:after="20" w:line="240" w:lineRule="auto"/>
              <w:ind w:firstLine="0"/>
            </w:pPr>
            <w:r>
              <w:rPr>
                <w:sz w:val="20"/>
                <w:szCs w:val="20"/>
              </w:rPr>
              <w:t>M8</w:t>
            </w:r>
          </w:p>
        </w:tc>
        <w:tc>
          <w:tcPr>
            <w:tcW w:w="1800" w:type="dxa"/>
            <w:shd w:val="clear" w:color="auto" w:fill="F7F9FC"/>
          </w:tcPr>
          <w:p w14:paraId="14A96DCD">
            <w:pPr>
              <w:wordWrap w:val="0"/>
              <w:spacing w:before="20" w:after="20" w:line="240" w:lineRule="auto"/>
              <w:ind w:firstLine="0"/>
            </w:pPr>
            <w:r>
              <w:rPr>
                <w:sz w:val="20"/>
                <w:szCs w:val="20"/>
              </w:rPr>
              <w:t>缺陷管理与复核</w:t>
            </w:r>
          </w:p>
        </w:tc>
        <w:tc>
          <w:tcPr>
            <w:tcW w:w="4008" w:type="dxa"/>
            <w:shd w:val="clear" w:color="auto" w:fill="F7F9FC"/>
          </w:tcPr>
          <w:p w14:paraId="42E61296">
            <w:pPr>
              <w:wordWrap w:val="0"/>
              <w:spacing w:before="20" w:after="20" w:line="240" w:lineRule="auto"/>
              <w:ind w:firstLine="0"/>
            </w:pPr>
            <w:r>
              <w:rPr>
                <w:sz w:val="20"/>
                <w:szCs w:val="20"/>
              </w:rPr>
              <w:t>编号、编辑、合并、拆分、历史关联、状态流转</w:t>
            </w:r>
          </w:p>
        </w:tc>
        <w:tc>
          <w:tcPr>
            <w:tcW w:w="2211" w:type="dxa"/>
            <w:shd w:val="clear" w:color="auto" w:fill="F7F9FC"/>
          </w:tcPr>
          <w:p w14:paraId="0F63E3EB">
            <w:pPr>
              <w:wordWrap w:val="0"/>
              <w:spacing w:before="20" w:after="20" w:line="240" w:lineRule="auto"/>
              <w:ind w:firstLine="0"/>
            </w:pPr>
            <w:r>
              <w:rPr>
                <w:sz w:val="20"/>
                <w:szCs w:val="20"/>
              </w:rPr>
              <w:t>4.2.2.2、4.4.4.5</w:t>
            </w:r>
          </w:p>
        </w:tc>
      </w:tr>
      <w:tr w14:paraId="3CB898C0">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484A3F88">
            <w:pPr>
              <w:wordWrap w:val="0"/>
              <w:spacing w:before="20" w:after="20" w:line="240" w:lineRule="auto"/>
              <w:ind w:firstLine="0"/>
            </w:pPr>
            <w:r>
              <w:rPr>
                <w:sz w:val="20"/>
                <w:szCs w:val="20"/>
              </w:rPr>
              <w:t>M9</w:t>
            </w:r>
          </w:p>
        </w:tc>
        <w:tc>
          <w:tcPr>
            <w:tcW w:w="1800" w:type="dxa"/>
          </w:tcPr>
          <w:p w14:paraId="63741D6B">
            <w:pPr>
              <w:wordWrap w:val="0"/>
              <w:spacing w:before="20" w:after="20" w:line="240" w:lineRule="auto"/>
              <w:ind w:firstLine="0"/>
            </w:pPr>
            <w:r>
              <w:rPr>
                <w:sz w:val="20"/>
                <w:szCs w:val="20"/>
              </w:rPr>
              <w:t>历史数据对比</w:t>
            </w:r>
          </w:p>
        </w:tc>
        <w:tc>
          <w:tcPr>
            <w:tcW w:w="4008" w:type="dxa"/>
          </w:tcPr>
          <w:p w14:paraId="789989FA">
            <w:pPr>
              <w:wordWrap w:val="0"/>
              <w:spacing w:before="20" w:after="20" w:line="240" w:lineRule="auto"/>
              <w:ind w:firstLine="0"/>
            </w:pPr>
            <w:r>
              <w:rPr>
                <w:sz w:val="20"/>
                <w:szCs w:val="20"/>
              </w:rPr>
              <w:t>统一基准、M3C2 变化检测、趋势分析</w:t>
            </w:r>
          </w:p>
        </w:tc>
        <w:tc>
          <w:tcPr>
            <w:tcW w:w="2211" w:type="dxa"/>
          </w:tcPr>
          <w:p w14:paraId="354F428B">
            <w:pPr>
              <w:wordWrap w:val="0"/>
              <w:spacing w:before="20" w:after="20" w:line="240" w:lineRule="auto"/>
              <w:ind w:firstLine="0"/>
            </w:pPr>
            <w:r>
              <w:rPr>
                <w:sz w:val="20"/>
                <w:szCs w:val="20"/>
              </w:rPr>
              <w:t>4.3.3.5</w:t>
            </w:r>
          </w:p>
        </w:tc>
      </w:tr>
      <w:tr w14:paraId="1D4C9816">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10C8D7D1">
            <w:pPr>
              <w:wordWrap w:val="0"/>
              <w:spacing w:before="20" w:after="20" w:line="240" w:lineRule="auto"/>
              <w:ind w:firstLine="0"/>
            </w:pPr>
            <w:r>
              <w:rPr>
                <w:sz w:val="20"/>
                <w:szCs w:val="20"/>
              </w:rPr>
              <w:t>M10</w:t>
            </w:r>
          </w:p>
        </w:tc>
        <w:tc>
          <w:tcPr>
            <w:tcW w:w="1800" w:type="dxa"/>
            <w:shd w:val="clear" w:color="auto" w:fill="F7F9FC"/>
          </w:tcPr>
          <w:p w14:paraId="040C2D25">
            <w:pPr>
              <w:wordWrap w:val="0"/>
              <w:spacing w:before="20" w:after="20" w:line="240" w:lineRule="auto"/>
              <w:ind w:firstLine="0"/>
            </w:pPr>
            <w:r>
              <w:rPr>
                <w:sz w:val="20"/>
                <w:szCs w:val="20"/>
              </w:rPr>
              <w:t>报告与图纸生成</w:t>
            </w:r>
          </w:p>
        </w:tc>
        <w:tc>
          <w:tcPr>
            <w:tcW w:w="4008" w:type="dxa"/>
            <w:shd w:val="clear" w:color="auto" w:fill="F7F9FC"/>
          </w:tcPr>
          <w:p w14:paraId="622C8B1A">
            <w:pPr>
              <w:wordWrap w:val="0"/>
              <w:spacing w:before="20" w:after="20" w:line="240" w:lineRule="auto"/>
              <w:ind w:firstLine="0"/>
            </w:pPr>
            <w:r>
              <w:rPr>
                <w:sz w:val="20"/>
                <w:szCs w:val="20"/>
              </w:rPr>
              <w:t>报告模板、缺陷表、照片标注、DWG 记录图</w:t>
            </w:r>
          </w:p>
        </w:tc>
        <w:tc>
          <w:tcPr>
            <w:tcW w:w="2211" w:type="dxa"/>
            <w:shd w:val="clear" w:color="auto" w:fill="F7F9FC"/>
          </w:tcPr>
          <w:p w14:paraId="61E15A28">
            <w:pPr>
              <w:wordWrap w:val="0"/>
              <w:spacing w:before="20" w:after="20" w:line="240" w:lineRule="auto"/>
              <w:ind w:firstLine="0"/>
            </w:pPr>
            <w:r>
              <w:rPr>
                <w:sz w:val="20"/>
                <w:szCs w:val="20"/>
              </w:rPr>
              <w:t>4.4.4.2、4.4.4.5</w:t>
            </w:r>
          </w:p>
        </w:tc>
      </w:tr>
      <w:tr w14:paraId="1F81A6D6">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tcPr>
          <w:p w14:paraId="1E733885">
            <w:pPr>
              <w:wordWrap w:val="0"/>
              <w:spacing w:before="20" w:after="20" w:line="240" w:lineRule="auto"/>
              <w:ind w:firstLine="0"/>
            </w:pPr>
            <w:r>
              <w:rPr>
                <w:sz w:val="20"/>
                <w:szCs w:val="20"/>
              </w:rPr>
              <w:t>M11</w:t>
            </w:r>
          </w:p>
        </w:tc>
        <w:tc>
          <w:tcPr>
            <w:tcW w:w="1800" w:type="dxa"/>
          </w:tcPr>
          <w:p w14:paraId="454C0674">
            <w:pPr>
              <w:wordWrap w:val="0"/>
              <w:spacing w:before="20" w:after="20" w:line="240" w:lineRule="auto"/>
              <w:ind w:firstLine="0"/>
            </w:pPr>
            <w:r>
              <w:rPr>
                <w:sz w:val="20"/>
                <w:szCs w:val="20"/>
              </w:rPr>
              <w:t>可视化分析</w:t>
            </w:r>
          </w:p>
        </w:tc>
        <w:tc>
          <w:tcPr>
            <w:tcW w:w="4008" w:type="dxa"/>
          </w:tcPr>
          <w:p w14:paraId="10A07C91">
            <w:pPr>
              <w:wordWrap w:val="0"/>
              <w:spacing w:before="20" w:after="20" w:line="240" w:lineRule="auto"/>
              <w:ind w:firstLine="0"/>
            </w:pPr>
            <w:r>
              <w:rPr>
                <w:sz w:val="20"/>
                <w:szCs w:val="20"/>
              </w:rPr>
              <w:t>平面展开云图、纵横断面、二维/三维分布图、导出</w:t>
            </w:r>
          </w:p>
        </w:tc>
        <w:tc>
          <w:tcPr>
            <w:tcW w:w="2211" w:type="dxa"/>
          </w:tcPr>
          <w:p w14:paraId="77D773C8">
            <w:pPr>
              <w:wordWrap w:val="0"/>
              <w:spacing w:before="20" w:after="20" w:line="240" w:lineRule="auto"/>
              <w:ind w:firstLine="0"/>
            </w:pPr>
            <w:r>
              <w:rPr>
                <w:sz w:val="20"/>
                <w:szCs w:val="20"/>
              </w:rPr>
              <w:t>4.4.4.6</w:t>
            </w:r>
          </w:p>
        </w:tc>
      </w:tr>
      <w:tr w14:paraId="2620902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825" w:type="dxa"/>
            <w:shd w:val="clear" w:color="auto" w:fill="F7F9FC"/>
          </w:tcPr>
          <w:p w14:paraId="4BEA17DD">
            <w:pPr>
              <w:wordWrap w:val="0"/>
              <w:spacing w:before="20" w:after="20" w:line="240" w:lineRule="auto"/>
              <w:ind w:firstLine="0"/>
            </w:pPr>
            <w:r>
              <w:rPr>
                <w:sz w:val="20"/>
                <w:szCs w:val="20"/>
              </w:rPr>
              <w:t>M12</w:t>
            </w:r>
          </w:p>
        </w:tc>
        <w:tc>
          <w:tcPr>
            <w:tcW w:w="1800" w:type="dxa"/>
            <w:shd w:val="clear" w:color="auto" w:fill="F7F9FC"/>
          </w:tcPr>
          <w:p w14:paraId="6EA254FF">
            <w:pPr>
              <w:wordWrap w:val="0"/>
              <w:spacing w:before="20" w:after="20" w:line="240" w:lineRule="auto"/>
              <w:ind w:firstLine="0"/>
            </w:pPr>
            <w:r>
              <w:rPr>
                <w:sz w:val="20"/>
                <w:szCs w:val="20"/>
              </w:rPr>
              <w:t>系统管理</w:t>
            </w:r>
          </w:p>
        </w:tc>
        <w:tc>
          <w:tcPr>
            <w:tcW w:w="4008" w:type="dxa"/>
            <w:shd w:val="clear" w:color="auto" w:fill="F7F9FC"/>
          </w:tcPr>
          <w:p w14:paraId="64A3A110">
            <w:pPr>
              <w:wordWrap w:val="0"/>
              <w:spacing w:before="20" w:after="20" w:line="240" w:lineRule="auto"/>
              <w:ind w:firstLine="0"/>
            </w:pPr>
            <w:r>
              <w:rPr>
                <w:sz w:val="20"/>
                <w:szCs w:val="20"/>
              </w:rPr>
              <w:t>字典、规则、模板、用户、备份、升级、日志</w:t>
            </w:r>
          </w:p>
        </w:tc>
        <w:tc>
          <w:tcPr>
            <w:tcW w:w="2211" w:type="dxa"/>
            <w:shd w:val="clear" w:color="auto" w:fill="F7F9FC"/>
          </w:tcPr>
          <w:p w14:paraId="7466C856">
            <w:pPr>
              <w:wordWrap w:val="0"/>
              <w:spacing w:before="20" w:after="20" w:line="240" w:lineRule="auto"/>
              <w:ind w:firstLine="0"/>
            </w:pPr>
            <w:r>
              <w:rPr>
                <w:sz w:val="20"/>
                <w:szCs w:val="20"/>
              </w:rPr>
              <w:t>4.4.4</w:t>
            </w:r>
          </w:p>
        </w:tc>
      </w:tr>
    </w:tbl>
    <w:p w14:paraId="4A477E17">
      <w:pPr>
        <w:wordWrap w:val="0"/>
        <w:spacing w:line="192" w:lineRule="auto"/>
      </w:pPr>
    </w:p>
    <w:p w14:paraId="33BD023C">
      <w:pPr>
        <w:wordWrap w:val="0"/>
        <w:spacing w:before="160" w:after="40" w:line="312" w:lineRule="auto"/>
        <w:ind w:firstLine="0"/>
      </w:pPr>
      <w:r>
        <w:rPr>
          <w:rFonts w:ascii="黑体" w:hAnsi="黑体" w:eastAsia="黑体"/>
          <w:b/>
        </w:rPr>
        <w:t>M1 项目管理与权限</w:t>
      </w:r>
    </w:p>
    <w:p w14:paraId="750B9561">
      <w:pPr>
        <w:wordWrap w:val="0"/>
        <w:spacing w:line="408" w:lineRule="auto"/>
      </w:pPr>
      <w:r>
        <w:rPr>
          <w:b/>
        </w:rPr>
        <w:t>功能设计：</w:t>
      </w:r>
    </w:p>
    <w:p w14:paraId="586EA56B">
      <w:pPr>
        <w:wordWrap w:val="0"/>
        <w:spacing w:line="336" w:lineRule="auto"/>
        <w:ind w:left="420"/>
      </w:pPr>
      <w:r>
        <w:rPr>
          <w:b/>
        </w:rPr>
        <w:t>七级数据组织。</w:t>
      </w:r>
      <w:r>
        <w:t xml:space="preserve"> 项目（合同/年度）→电站→场景（平坡/缓坡/陡坡→孔号→ 测站→ 数据集→ 成果（模型/缺陷/报告）。支持按任意层级检索与统计。</w:t>
      </w:r>
    </w:p>
    <w:p w14:paraId="27CCEB64">
      <w:pPr>
        <w:wordWrap w:val="0"/>
        <w:spacing w:line="336" w:lineRule="auto"/>
        <w:ind w:left="420"/>
      </w:pPr>
      <w:r>
        <w:rPr>
          <w:b/>
        </w:rPr>
        <w:t>项目模板。</w:t>
      </w:r>
      <w:r>
        <w:t xml:space="preserve"> 预置</w:t>
      </w:r>
      <w:r>
        <w:rPr>
          <w:rFonts w:hint="eastAsia"/>
        </w:rPr>
        <w:t>“</w:t>
      </w:r>
      <w:r>
        <w:t>葛洲坝平坡闸室</w:t>
      </w:r>
      <w:r>
        <w:rPr>
          <w:rFonts w:hint="eastAsia"/>
        </w:rPr>
        <w:t>”“</w:t>
      </w:r>
      <w:r>
        <w:t>三峡缓坡深孔</w:t>
      </w:r>
      <w:r>
        <w:rPr>
          <w:rFonts w:hint="eastAsia"/>
        </w:rPr>
        <w:t>”“</w:t>
      </w:r>
      <w:r>
        <w:t>向家坝陡坡表孔</w:t>
      </w:r>
      <w:r>
        <w:rPr>
          <w:rFonts w:hint="eastAsia"/>
        </w:rPr>
        <w:t>”</w:t>
      </w:r>
      <w:r>
        <w:t>三类项目模板，自动带出测量范围、精度要求、报告模板、缺陷字典。</w:t>
      </w:r>
    </w:p>
    <w:p w14:paraId="7B6F15EB">
      <w:pPr>
        <w:wordWrap w:val="0"/>
        <w:spacing w:line="336" w:lineRule="auto"/>
        <w:ind w:left="420"/>
      </w:pPr>
      <w:r>
        <w:rPr>
          <w:b/>
        </w:rPr>
        <w:t>权限模型。</w:t>
      </w:r>
      <w:r>
        <w:t xml:space="preserve"> 采用 RBAC+数据域权限：角色（管理员、测量员、处理员、判读员、审核员、查看者）×数据域（项目/电站/场景），支持细粒度到按钮级。</w:t>
      </w:r>
    </w:p>
    <w:p w14:paraId="6FA8DA38">
      <w:pPr>
        <w:wordWrap w:val="0"/>
        <w:spacing w:line="336" w:lineRule="auto"/>
        <w:ind w:left="420"/>
      </w:pPr>
      <w:r>
        <w:rPr>
          <w:b/>
        </w:rPr>
        <w:t>审计日志。</w:t>
      </w:r>
      <w:r>
        <w:t xml:space="preserve"> 记录登录、数据导入、模型修改、缺陷编辑、报告签发等关键操作，日志不可篡改，支持按人、按时间、按对象检索。</w:t>
      </w:r>
    </w:p>
    <w:p w14:paraId="3BC88E4E">
      <w:pPr>
        <w:wordWrap w:val="0"/>
        <w:spacing w:line="336" w:lineRule="auto"/>
        <w:ind w:left="420"/>
      </w:pPr>
      <w:r>
        <w:rPr>
          <w:b/>
        </w:rPr>
        <w:t>状态机。</w:t>
      </w:r>
      <w:r>
        <w:t xml:space="preserve"> 项目状态：草稿→测量中→处理中→判读中→审核中→已签发→已归档；状态变更需权限与理由，形成完整流转记录。</w:t>
      </w:r>
    </w:p>
    <w:p w14:paraId="180818D6">
      <w:pPr>
        <w:wordWrap w:val="0"/>
        <w:spacing w:before="160" w:after="40" w:line="312" w:lineRule="auto"/>
      </w:pPr>
      <w:r>
        <w:rPr>
          <w:rFonts w:ascii="黑体" w:hAnsi="黑体" w:eastAsia="黑体"/>
          <w:b/>
        </w:rPr>
        <w:t>M2 数据接入与预处理</w:t>
      </w:r>
    </w:p>
    <w:p w14:paraId="09AD7CB2">
      <w:pPr>
        <w:wordWrap w:val="0"/>
        <w:spacing w:line="408" w:lineRule="auto"/>
      </w:pPr>
      <w:r>
        <w:rPr>
          <w:b/>
        </w:rPr>
        <w:t>（1）多源数据接入。</w:t>
      </w:r>
    </w:p>
    <w:tbl>
      <w:tblPr>
        <w:tblStyle w:val="32"/>
        <w:tblW w:w="8844" w:type="dxa"/>
        <w:jc w:val="cente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Layout w:type="autofit"/>
        <w:tblCellMar>
          <w:top w:w="80" w:type="dxa"/>
          <w:left w:w="90" w:type="dxa"/>
          <w:bottom w:w="80" w:type="dxa"/>
          <w:right w:w="90" w:type="dxa"/>
        </w:tblCellMar>
      </w:tblPr>
      <w:tblGrid>
        <w:gridCol w:w="1545"/>
        <w:gridCol w:w="5055"/>
        <w:gridCol w:w="2244"/>
      </w:tblGrid>
      <w:tr w14:paraId="28F32DD6">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shd w:val="clear" w:color="auto" w:fill="D9E2F3"/>
          </w:tcPr>
          <w:p w14:paraId="5F957FEB">
            <w:pPr>
              <w:wordWrap w:val="0"/>
              <w:spacing w:before="20" w:after="20" w:line="240" w:lineRule="auto"/>
              <w:ind w:firstLine="0"/>
            </w:pPr>
            <w:r>
              <w:rPr>
                <w:b/>
                <w:sz w:val="20"/>
                <w:szCs w:val="20"/>
              </w:rPr>
              <w:t>数据类型</w:t>
            </w:r>
          </w:p>
        </w:tc>
        <w:tc>
          <w:tcPr>
            <w:tcW w:w="5055" w:type="dxa"/>
            <w:shd w:val="clear" w:color="auto" w:fill="D9E2F3"/>
          </w:tcPr>
          <w:p w14:paraId="0559509D">
            <w:pPr>
              <w:wordWrap w:val="0"/>
              <w:spacing w:before="20" w:after="20" w:line="240" w:lineRule="auto"/>
              <w:ind w:firstLine="0"/>
            </w:pPr>
            <w:r>
              <w:rPr>
                <w:b/>
                <w:sz w:val="20"/>
                <w:szCs w:val="20"/>
              </w:rPr>
              <w:t>支持格式</w:t>
            </w:r>
          </w:p>
        </w:tc>
        <w:tc>
          <w:tcPr>
            <w:tcW w:w="2244" w:type="dxa"/>
            <w:shd w:val="clear" w:color="auto" w:fill="D9E2F3"/>
          </w:tcPr>
          <w:p w14:paraId="4E763C46">
            <w:pPr>
              <w:wordWrap w:val="0"/>
              <w:spacing w:before="20" w:after="20" w:line="240" w:lineRule="auto"/>
              <w:ind w:firstLine="0"/>
            </w:pPr>
            <w:r>
              <w:rPr>
                <w:b/>
                <w:sz w:val="20"/>
                <w:szCs w:val="20"/>
              </w:rPr>
              <w:t>接入方式</w:t>
            </w:r>
          </w:p>
        </w:tc>
      </w:tr>
      <w:tr w14:paraId="0BBB7C10">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tcPr>
          <w:p w14:paraId="14322D82">
            <w:pPr>
              <w:wordWrap w:val="0"/>
              <w:spacing w:before="20" w:after="20" w:line="240" w:lineRule="auto"/>
              <w:ind w:firstLine="0"/>
            </w:pPr>
            <w:r>
              <w:rPr>
                <w:sz w:val="20"/>
                <w:szCs w:val="20"/>
              </w:rPr>
              <w:t>点云</w:t>
            </w:r>
          </w:p>
        </w:tc>
        <w:tc>
          <w:tcPr>
            <w:tcW w:w="5055" w:type="dxa"/>
          </w:tcPr>
          <w:p w14:paraId="640881A2">
            <w:pPr>
              <w:wordWrap w:val="0"/>
              <w:spacing w:before="20" w:after="20" w:line="240" w:lineRule="auto"/>
              <w:ind w:firstLine="0"/>
            </w:pPr>
            <w:r>
              <w:rPr>
                <w:sz w:val="20"/>
                <w:szCs w:val="20"/>
              </w:rPr>
              <w:t>LAS/LAZ/PCD/PLY/XYZ/E57</w:t>
            </w:r>
          </w:p>
        </w:tc>
        <w:tc>
          <w:tcPr>
            <w:tcW w:w="2244" w:type="dxa"/>
          </w:tcPr>
          <w:p w14:paraId="3562008A">
            <w:pPr>
              <w:wordWrap w:val="0"/>
              <w:spacing w:before="20" w:after="20" w:line="240" w:lineRule="auto"/>
              <w:ind w:firstLine="0"/>
            </w:pPr>
            <w:r>
              <w:rPr>
                <w:sz w:val="20"/>
                <w:szCs w:val="20"/>
              </w:rPr>
              <w:t>文件导入、目录批量导入、设备直连</w:t>
            </w:r>
          </w:p>
        </w:tc>
      </w:tr>
      <w:tr w14:paraId="5DDDBC50">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shd w:val="clear" w:color="auto" w:fill="F7F9FC"/>
          </w:tcPr>
          <w:p w14:paraId="329321B1">
            <w:pPr>
              <w:wordWrap w:val="0"/>
              <w:spacing w:before="20" w:after="20" w:line="240" w:lineRule="auto"/>
              <w:ind w:firstLine="0"/>
            </w:pPr>
            <w:r>
              <w:rPr>
                <w:sz w:val="20"/>
                <w:szCs w:val="20"/>
              </w:rPr>
              <w:t>原始数据包</w:t>
            </w:r>
          </w:p>
        </w:tc>
        <w:tc>
          <w:tcPr>
            <w:tcW w:w="5055" w:type="dxa"/>
            <w:shd w:val="clear" w:color="auto" w:fill="F7F9FC"/>
          </w:tcPr>
          <w:p w14:paraId="51805FC3">
            <w:pPr>
              <w:wordWrap w:val="0"/>
              <w:spacing w:before="20" w:after="20" w:line="240" w:lineRule="auto"/>
              <w:ind w:firstLine="0"/>
            </w:pPr>
            <w:r>
              <w:rPr>
                <w:sz w:val="20"/>
                <w:szCs w:val="20"/>
              </w:rPr>
              <w:t>ROSBAG（.bag，ROS1/ROS2）、PPK 原始观测（ROVER_PPKRAW.bin）、项目信息（project_info.json）、运行日志（.log）、控制点照片（control_points_photos）</w:t>
            </w:r>
          </w:p>
        </w:tc>
        <w:tc>
          <w:tcPr>
            <w:tcW w:w="2244" w:type="dxa"/>
            <w:shd w:val="clear" w:color="auto" w:fill="F7F9FC"/>
          </w:tcPr>
          <w:p w14:paraId="44E69B39">
            <w:pPr>
              <w:wordWrap w:val="0"/>
              <w:spacing w:before="20" w:after="20" w:line="240" w:lineRule="auto"/>
              <w:ind w:firstLine="0"/>
            </w:pPr>
            <w:r>
              <w:rPr>
                <w:sz w:val="20"/>
                <w:szCs w:val="20"/>
              </w:rPr>
              <w:t>文件/目录导入，自主解析入库</w:t>
            </w:r>
          </w:p>
        </w:tc>
      </w:tr>
      <w:tr w14:paraId="5493A62B">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tcPr>
          <w:p w14:paraId="1E8E2467">
            <w:pPr>
              <w:wordWrap w:val="0"/>
              <w:spacing w:before="20" w:after="20" w:line="240" w:lineRule="auto"/>
              <w:ind w:firstLine="0"/>
            </w:pPr>
            <w:r>
              <w:rPr>
                <w:sz w:val="20"/>
                <w:szCs w:val="20"/>
              </w:rPr>
              <w:t>位姿/标定</w:t>
            </w:r>
          </w:p>
        </w:tc>
        <w:tc>
          <w:tcPr>
            <w:tcW w:w="5055" w:type="dxa"/>
          </w:tcPr>
          <w:p w14:paraId="4E174701">
            <w:pPr>
              <w:wordWrap w:val="0"/>
              <w:spacing w:before="20" w:after="20" w:line="240" w:lineRule="auto"/>
              <w:ind w:firstLine="0"/>
            </w:pPr>
            <w:r>
              <w:rPr>
                <w:sz w:val="20"/>
                <w:szCs w:val="20"/>
              </w:rPr>
              <w:t>frame_pose.txt、ImgPose.txt、xyzopk.txt、*_undistort.opt、*_undistort_intrinsic.txt、TransformedCam.json、TXT/CSV/JSON/XML</w:t>
            </w:r>
          </w:p>
        </w:tc>
        <w:tc>
          <w:tcPr>
            <w:tcW w:w="2244" w:type="dxa"/>
          </w:tcPr>
          <w:p w14:paraId="6E0BC50E">
            <w:pPr>
              <w:wordWrap w:val="0"/>
              <w:spacing w:before="20" w:after="20" w:line="240" w:lineRule="auto"/>
              <w:ind w:firstLine="0"/>
            </w:pPr>
            <w:r>
              <w:rPr>
                <w:sz w:val="20"/>
                <w:szCs w:val="20"/>
              </w:rPr>
              <w:t>随数据自动解析、交叉校验</w:t>
            </w:r>
          </w:p>
        </w:tc>
      </w:tr>
      <w:tr w14:paraId="0817D5D2">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shd w:val="clear" w:color="auto" w:fill="F7F9FC"/>
          </w:tcPr>
          <w:p w14:paraId="3F5A91AB">
            <w:pPr>
              <w:wordWrap w:val="0"/>
              <w:spacing w:before="20" w:after="20" w:line="240" w:lineRule="auto"/>
              <w:ind w:firstLine="0"/>
            </w:pPr>
            <w:r>
              <w:rPr>
                <w:sz w:val="20"/>
                <w:szCs w:val="20"/>
              </w:rPr>
              <w:t>影像</w:t>
            </w:r>
          </w:p>
        </w:tc>
        <w:tc>
          <w:tcPr>
            <w:tcW w:w="5055" w:type="dxa"/>
            <w:shd w:val="clear" w:color="auto" w:fill="F7F9FC"/>
          </w:tcPr>
          <w:p w14:paraId="109322FE">
            <w:pPr>
              <w:wordWrap w:val="0"/>
              <w:spacing w:before="20" w:after="20" w:line="240" w:lineRule="auto"/>
              <w:ind w:firstLine="0"/>
            </w:pPr>
            <w:r>
              <w:rPr>
                <w:sz w:val="20"/>
                <w:szCs w:val="20"/>
              </w:rPr>
              <w:t>JPG/TIFF/PNG/RAW；去畸变影像 left/right；有效区域掩膜 left_mask/right_mask</w:t>
            </w:r>
          </w:p>
        </w:tc>
        <w:tc>
          <w:tcPr>
            <w:tcW w:w="2244" w:type="dxa"/>
            <w:shd w:val="clear" w:color="auto" w:fill="F7F9FC"/>
          </w:tcPr>
          <w:p w14:paraId="77B223E4">
            <w:pPr>
              <w:wordWrap w:val="0"/>
              <w:spacing w:before="20" w:after="20" w:line="240" w:lineRule="auto"/>
              <w:ind w:firstLine="0"/>
            </w:pPr>
            <w:r>
              <w:rPr>
                <w:sz w:val="20"/>
                <w:szCs w:val="20"/>
              </w:rPr>
              <w:t>文件导入、相机直连、掩膜同步导入</w:t>
            </w:r>
          </w:p>
        </w:tc>
      </w:tr>
      <w:tr w14:paraId="245BEE16">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tcPr>
          <w:p w14:paraId="157293A9">
            <w:pPr>
              <w:wordWrap w:val="0"/>
              <w:spacing w:before="20" w:after="20" w:line="240" w:lineRule="auto"/>
              <w:ind w:firstLine="0"/>
            </w:pPr>
            <w:r>
              <w:rPr>
                <w:sz w:val="20"/>
                <w:szCs w:val="20"/>
              </w:rPr>
              <w:t>网格模型</w:t>
            </w:r>
          </w:p>
        </w:tc>
        <w:tc>
          <w:tcPr>
            <w:tcW w:w="5055" w:type="dxa"/>
          </w:tcPr>
          <w:p w14:paraId="679780FA">
            <w:pPr>
              <w:wordWrap w:val="0"/>
              <w:spacing w:before="20" w:after="20" w:line="240" w:lineRule="auto"/>
              <w:ind w:firstLine="0"/>
            </w:pPr>
            <w:r>
              <w:rPr>
                <w:sz w:val="20"/>
                <w:szCs w:val="20"/>
              </w:rPr>
              <w:t>OBJ/PLY/STL/GLTF/OSGB</w:t>
            </w:r>
          </w:p>
        </w:tc>
        <w:tc>
          <w:tcPr>
            <w:tcW w:w="2244" w:type="dxa"/>
          </w:tcPr>
          <w:p w14:paraId="3A3BD4B5">
            <w:pPr>
              <w:wordWrap w:val="0"/>
              <w:spacing w:before="20" w:after="20" w:line="240" w:lineRule="auto"/>
              <w:ind w:firstLine="0"/>
            </w:pPr>
            <w:r>
              <w:rPr>
                <w:sz w:val="20"/>
                <w:szCs w:val="20"/>
              </w:rPr>
              <w:t>文件导入</w:t>
            </w:r>
          </w:p>
        </w:tc>
      </w:tr>
      <w:tr w14:paraId="356E1A27">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shd w:val="clear" w:color="auto" w:fill="F7F9FC"/>
          </w:tcPr>
          <w:p w14:paraId="75C97CA8">
            <w:pPr>
              <w:wordWrap w:val="0"/>
              <w:spacing w:before="20" w:after="20" w:line="240" w:lineRule="auto"/>
              <w:ind w:firstLine="0"/>
            </w:pPr>
            <w:r>
              <w:rPr>
                <w:sz w:val="20"/>
                <w:szCs w:val="20"/>
              </w:rPr>
              <w:t>控制点</w:t>
            </w:r>
          </w:p>
        </w:tc>
        <w:tc>
          <w:tcPr>
            <w:tcW w:w="5055" w:type="dxa"/>
            <w:shd w:val="clear" w:color="auto" w:fill="F7F9FC"/>
          </w:tcPr>
          <w:p w14:paraId="4DC041DA">
            <w:pPr>
              <w:wordWrap w:val="0"/>
              <w:spacing w:before="20" w:after="20" w:line="240" w:lineRule="auto"/>
              <w:ind w:firstLine="0"/>
            </w:pPr>
            <w:r>
              <w:rPr>
                <w:sz w:val="20"/>
                <w:szCs w:val="20"/>
              </w:rPr>
              <w:t>CSV/TXT（点名、X、Y、Z）</w:t>
            </w:r>
          </w:p>
        </w:tc>
        <w:tc>
          <w:tcPr>
            <w:tcW w:w="2244" w:type="dxa"/>
            <w:shd w:val="clear" w:color="auto" w:fill="F7F9FC"/>
          </w:tcPr>
          <w:p w14:paraId="63AB15BF">
            <w:pPr>
              <w:wordWrap w:val="0"/>
              <w:spacing w:before="20" w:after="20" w:line="240" w:lineRule="auto"/>
              <w:ind w:firstLine="0"/>
            </w:pPr>
            <w:r>
              <w:rPr>
                <w:sz w:val="20"/>
                <w:szCs w:val="20"/>
              </w:rPr>
              <w:t>导入+现场录入</w:t>
            </w:r>
          </w:p>
        </w:tc>
      </w:tr>
      <w:tr w14:paraId="596436AE">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tcPr>
          <w:p w14:paraId="5BEE14DF">
            <w:pPr>
              <w:wordWrap w:val="0"/>
              <w:spacing w:before="20" w:after="20" w:line="240" w:lineRule="auto"/>
              <w:ind w:firstLine="0"/>
            </w:pPr>
            <w:r>
              <w:rPr>
                <w:sz w:val="20"/>
                <w:szCs w:val="20"/>
              </w:rPr>
              <w:t>环境数据</w:t>
            </w:r>
          </w:p>
        </w:tc>
        <w:tc>
          <w:tcPr>
            <w:tcW w:w="5055" w:type="dxa"/>
          </w:tcPr>
          <w:p w14:paraId="57A38C85">
            <w:pPr>
              <w:wordWrap w:val="0"/>
              <w:spacing w:before="20" w:after="20" w:line="240" w:lineRule="auto"/>
              <w:ind w:firstLine="0"/>
            </w:pPr>
            <w:r>
              <w:rPr>
                <w:sz w:val="20"/>
                <w:szCs w:val="20"/>
              </w:rPr>
              <w:t>CSV/JSON（温度、风速、湿度、光照）</w:t>
            </w:r>
          </w:p>
        </w:tc>
        <w:tc>
          <w:tcPr>
            <w:tcW w:w="2244" w:type="dxa"/>
          </w:tcPr>
          <w:p w14:paraId="3852BE88">
            <w:pPr>
              <w:wordWrap w:val="0"/>
              <w:spacing w:before="20" w:after="20" w:line="240" w:lineRule="auto"/>
              <w:ind w:firstLine="0"/>
            </w:pPr>
            <w:r>
              <w:rPr>
                <w:sz w:val="20"/>
                <w:szCs w:val="20"/>
              </w:rPr>
              <w:t>传感器同步导入</w:t>
            </w:r>
          </w:p>
        </w:tc>
      </w:tr>
      <w:tr w14:paraId="7A374D1A">
        <w:tblPrEx>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80" w:type="dxa"/>
            <w:left w:w="90" w:type="dxa"/>
            <w:bottom w:w="80" w:type="dxa"/>
            <w:right w:w="90" w:type="dxa"/>
          </w:tblCellMar>
        </w:tblPrEx>
        <w:trPr>
          <w:jc w:val="center"/>
        </w:trPr>
        <w:tc>
          <w:tcPr>
            <w:tcW w:w="1545" w:type="dxa"/>
            <w:shd w:val="clear" w:color="auto" w:fill="F7F9FC"/>
          </w:tcPr>
          <w:p w14:paraId="749291CA">
            <w:pPr>
              <w:wordWrap w:val="0"/>
              <w:spacing w:before="20" w:after="20" w:line="240" w:lineRule="auto"/>
              <w:ind w:firstLine="0"/>
            </w:pPr>
            <w:r>
              <w:rPr>
                <w:sz w:val="20"/>
                <w:szCs w:val="20"/>
              </w:rPr>
              <w:t>图纸</w:t>
            </w:r>
          </w:p>
        </w:tc>
        <w:tc>
          <w:tcPr>
            <w:tcW w:w="5055" w:type="dxa"/>
            <w:shd w:val="clear" w:color="auto" w:fill="F7F9FC"/>
          </w:tcPr>
          <w:p w14:paraId="35EFF7C2">
            <w:pPr>
              <w:wordWrap w:val="0"/>
              <w:spacing w:before="20" w:after="20" w:line="240" w:lineRule="auto"/>
              <w:ind w:firstLine="0"/>
            </w:pPr>
            <w:r>
              <w:rPr>
                <w:sz w:val="20"/>
                <w:szCs w:val="20"/>
              </w:rPr>
              <w:t>DWG/DXF/PDF</w:t>
            </w:r>
          </w:p>
        </w:tc>
        <w:tc>
          <w:tcPr>
            <w:tcW w:w="2244" w:type="dxa"/>
            <w:shd w:val="clear" w:color="auto" w:fill="F7F9FC"/>
          </w:tcPr>
          <w:p w14:paraId="52008D3D">
            <w:pPr>
              <w:wordWrap w:val="0"/>
              <w:spacing w:before="20" w:after="20" w:line="240" w:lineRule="auto"/>
              <w:ind w:firstLine="0"/>
            </w:pPr>
            <w:r>
              <w:rPr>
                <w:sz w:val="20"/>
                <w:szCs w:val="20"/>
              </w:rPr>
              <w:t>导入作为底图</w:t>
            </w:r>
          </w:p>
        </w:tc>
      </w:tr>
    </w:tbl>
    <w:p w14:paraId="3695C686">
      <w:pPr>
        <w:wordWrap w:val="0"/>
        <w:spacing w:line="192" w:lineRule="auto"/>
      </w:pPr>
    </w:p>
    <w:p w14:paraId="2AEDC1B2">
      <w:pPr>
        <w:wordWrap w:val="0"/>
        <w:spacing w:line="408" w:lineRule="auto"/>
      </w:pPr>
      <w:r>
        <w:rPr>
          <w:b/>
        </w:rPr>
        <w:t>（2）格式转换与坐标统一。</w:t>
      </w:r>
    </w:p>
    <w:p w14:paraId="0F7920CE">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●内置</w:t>
      </w:r>
      <w:r>
        <w:rPr>
          <w:rFonts w:ascii="Times New Roman" w:hAnsi="Times New Roman" w:eastAsia="宋体" w:cs="Times New Roman"/>
          <w:sz w:val="24"/>
          <w:szCs w:val="24"/>
          <w:lang w:val="en-US" w:eastAsia="zh-CN" w:bidi="ar-SA"/>
        </w:rPr>
        <w:t>坐标转换模块，可实现坝区工程坐标系、1985国家高程基准、CGCS2000国家大地坐标系与地方坐标系之间的七参数/四参数高精度转换。</w:t>
      </w:r>
    </w:p>
    <w:p w14:paraId="5641CAE9">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●支持</w:t>
      </w:r>
      <w:r>
        <w:rPr>
          <w:rFonts w:ascii="Times New Roman" w:hAnsi="Times New Roman" w:eastAsia="宋体" w:cs="Times New Roman"/>
          <w:sz w:val="24"/>
          <w:szCs w:val="24"/>
          <w:lang w:val="en-US" w:eastAsia="zh-CN" w:bidi="ar-SA"/>
        </w:rPr>
        <w:t>点云坐标系自动识别与手动指定，转换全过程对转换参数及残差进行存档记录，可追溯转换可靠性。</w:t>
      </w:r>
    </w:p>
    <w:p w14:paraId="13F4178C">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●统一</w:t>
      </w:r>
      <w:r>
        <w:rPr>
          <w:rFonts w:ascii="Times New Roman" w:hAnsi="Times New Roman" w:eastAsia="宋体" w:cs="Times New Roman"/>
          <w:sz w:val="24"/>
          <w:szCs w:val="24"/>
          <w:lang w:val="en-US" w:eastAsia="zh-CN" w:bidi="ar-SA"/>
        </w:rPr>
        <w:t>输出内部标准格式，原始数据采用只读权限管控，确保数据源的可追溯性与不可篡改性。</w:t>
      </w:r>
    </w:p>
    <w:p w14:paraId="54ED3A0E">
      <w:pPr>
        <w:wordWrap w:val="0"/>
        <w:spacing w:line="408" w:lineRule="auto"/>
        <w:ind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（3）点云预处理</w:t>
      </w:r>
    </w:p>
    <w:p w14:paraId="6BBCB80E">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统计去噪：</w:t>
      </w:r>
      <w:r>
        <w:rPr>
          <w:rFonts w:ascii="Times New Roman" w:hAnsi="Times New Roman" w:eastAsia="宋体" w:cs="Times New Roman"/>
          <w:sz w:val="24"/>
          <w:szCs w:val="24"/>
          <w:lang w:val="en-US" w:eastAsia="zh-CN" w:bidi="ar-SA"/>
        </w:rPr>
        <w:t>基于邻域距离分布特征，采用均值±3σ准则实现离群点的自动剔除。</w:t>
      </w:r>
    </w:p>
    <w:p w14:paraId="6F319487">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半径滤波：</w:t>
      </w:r>
      <w:r>
        <w:rPr>
          <w:rFonts w:ascii="Times New Roman" w:hAnsi="Times New Roman" w:eastAsia="宋体" w:cs="Times New Roman"/>
          <w:sz w:val="24"/>
          <w:szCs w:val="24"/>
          <w:lang w:val="en-US" w:eastAsia="zh-CN" w:bidi="ar-SA"/>
        </w:rPr>
        <w:t>通过设定邻域搜索半径实现孤立噪点的剔除，同时保留目标结构的几何细节特征。</w:t>
      </w:r>
    </w:p>
    <w:p w14:paraId="71E17FAA">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体素降采样：</w:t>
      </w:r>
      <w:r>
        <w:rPr>
          <w:rFonts w:ascii="Times New Roman" w:hAnsi="Times New Roman" w:eastAsia="宋体" w:cs="Times New Roman"/>
          <w:sz w:val="24"/>
          <w:szCs w:val="24"/>
          <w:lang w:val="en-US" w:eastAsia="zh-CN" w:bidi="ar-SA"/>
        </w:rPr>
        <w:t>根据应用场景的精度需求设置体素尺寸（0.2~2mm），在保证几何精度损失可控的前提下降低点云数据冗余度。</w:t>
      </w:r>
    </w:p>
    <w:p w14:paraId="0D387863">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法向估计：</w:t>
      </w:r>
      <w:r>
        <w:rPr>
          <w:rFonts w:ascii="Times New Roman" w:hAnsi="Times New Roman" w:eastAsia="宋体" w:cs="Times New Roman"/>
          <w:sz w:val="24"/>
          <w:szCs w:val="24"/>
          <w:lang w:val="en-US" w:eastAsia="zh-CN" w:bidi="ar-SA"/>
        </w:rPr>
        <w:t>基于局部主成分分析（PCA）方法实现点云法向与曲率的定量估计，为后续点云配准、分割及缺陷识别算法提供基础几何特征。</w:t>
      </w:r>
    </w:p>
    <w:p w14:paraId="70521C6E">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强度校正：</w:t>
      </w:r>
      <w:r>
        <w:rPr>
          <w:rFonts w:ascii="Times New Roman" w:hAnsi="Times New Roman" w:eastAsia="宋体" w:cs="Times New Roman"/>
          <w:sz w:val="24"/>
          <w:szCs w:val="24"/>
          <w:lang w:val="en-US" w:eastAsia="zh-CN" w:bidi="ar-SA"/>
        </w:rPr>
        <w:t>建立激光回波强度与扫描距离、入射角的校正模型，对回波强度进行归一化处理，有效消除距离衰减及角度效应的影响。</w:t>
      </w:r>
    </w:p>
    <w:p w14:paraId="7ECF836C">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孔洞标记：</w:t>
      </w:r>
      <w:r>
        <w:rPr>
          <w:rFonts w:ascii="Times New Roman" w:hAnsi="Times New Roman" w:eastAsia="宋体" w:cs="Times New Roman"/>
          <w:sz w:val="24"/>
          <w:szCs w:val="24"/>
          <w:lang w:val="en-US" w:eastAsia="zh-CN" w:bidi="ar-SA"/>
        </w:rPr>
        <w:t>自动识别无回波区域（水膜反射、障碍物遮挡等导致），生成孔洞掩膜数据集，为后续补扫作业或多源影像数据补齐提供位置参考。</w:t>
      </w:r>
    </w:p>
    <w:p w14:paraId="40FC2D11">
      <w:pPr>
        <w:wordWrap w:val="0"/>
        <w:spacing w:line="408" w:lineRule="auto"/>
        <w:ind w:firstLine="480" w:firstLineChars="0"/>
        <w:rPr>
          <w:rFonts w:ascii="Times New Roman" w:hAnsi="Times New Roman" w:eastAsia="宋体" w:cs="Times New Roman"/>
          <w:sz w:val="24"/>
          <w:szCs w:val="24"/>
          <w:lang w:val="en-US" w:eastAsia="zh-CN" w:bidi="ar-SA"/>
        </w:rPr>
      </w:pPr>
      <w:r>
        <w:rPr>
          <w:rFonts w:hint="eastAsia" w:ascii="Times New Roman" w:hAnsi="Times New Roman" w:eastAsia="宋体" w:cs="Times New Roman"/>
          <w:b/>
          <w:sz w:val="24"/>
          <w:szCs w:val="24"/>
          <w:lang w:val="en-US" w:eastAsia="zh-CN" w:bidi="ar-SA"/>
        </w:rPr>
        <w:t>（4）数据质检</w:t>
      </w:r>
    </w:p>
    <w:p w14:paraId="247EB0B5">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●完整性：</w:t>
      </w:r>
      <w:r>
        <w:rPr>
          <w:rFonts w:ascii="Times New Roman" w:hAnsi="Times New Roman" w:eastAsia="宋体" w:cs="Times New Roman"/>
          <w:sz w:val="24"/>
          <w:szCs w:val="24"/>
          <w:lang w:val="en-US" w:eastAsia="zh-CN" w:bidi="ar-SA"/>
        </w:rPr>
        <w:t>核查数据文件数量、点云总点数、影像幅数、测站布设数量等是否符合采集方案要求，确保数据集要素齐全。</w:t>
      </w:r>
    </w:p>
    <w:p w14:paraId="38EF99AA">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●覆盖度：</w:t>
      </w:r>
      <w:r>
        <w:rPr>
          <w:rFonts w:ascii="Times New Roman" w:hAnsi="Times New Roman" w:eastAsia="宋体" w:cs="Times New Roman"/>
          <w:sz w:val="24"/>
          <w:szCs w:val="24"/>
          <w:lang w:val="en-US" w:eastAsia="zh-CN" w:bidi="ar-SA"/>
        </w:rPr>
        <w:t>采用网格剖分方法统计点云空间密度，生成覆盖度热力图，自动标注漏扫区域的空间位置与范围。</w:t>
      </w:r>
    </w:p>
    <w:p w14:paraId="38A09703">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●精度：</w:t>
      </w:r>
      <w:r>
        <w:rPr>
          <w:rFonts w:ascii="Times New Roman" w:hAnsi="Times New Roman" w:eastAsia="宋体" w:cs="Times New Roman"/>
          <w:sz w:val="24"/>
          <w:szCs w:val="24"/>
          <w:lang w:val="en-US" w:eastAsia="zh-CN" w:bidi="ar-SA"/>
        </w:rPr>
        <w:t>通过地面控制点残差统计、基准尺长度核验、重复测量区域一致性分析等指标，综合评估点云数据的几何精度。</w:t>
      </w:r>
    </w:p>
    <w:p w14:paraId="048E03DE">
      <w:pPr>
        <w:wordWrap w:val="0"/>
        <w:spacing w:line="336" w:lineRule="auto"/>
        <w:ind w:left="420" w:leftChars="0"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1"/>
          <w:szCs w:val="21"/>
          <w:lang w:val="en-US" w:eastAsia="zh-CN" w:bidi="ar-SA"/>
        </w:rPr>
        <w:t>●一致性：</w:t>
      </w:r>
      <w:r>
        <w:rPr>
          <w:rFonts w:ascii="Times New Roman" w:hAnsi="Times New Roman" w:eastAsia="宋体" w:cs="Times New Roman"/>
          <w:sz w:val="24"/>
          <w:szCs w:val="24"/>
          <w:lang w:val="en-US" w:eastAsia="zh-CN" w:bidi="ar-SA"/>
        </w:rPr>
        <w:t>核查不同测站点云的坐标范围、时间戳序列、采集设备编号、系统标定版本等元数据是否匹配，保障多源数据的兼容性。</w:t>
      </w:r>
    </w:p>
    <w:p w14:paraId="29D28457">
      <w:pPr>
        <w:wordWrap w:val="0"/>
        <w:spacing w:line="336" w:lineRule="auto"/>
        <w:ind w:left="420"/>
      </w:pPr>
      <w:r>
        <w:rPr>
          <w:sz w:val="21"/>
        </w:rPr>
        <w:t>●质检</w:t>
      </w:r>
      <w:r>
        <w:t>结果生成报告，未通过则阻断后续流程并提示补测。</w:t>
      </w:r>
    </w:p>
    <w:p w14:paraId="0C2BD87F">
      <w:pPr>
        <w:wordWrap w:val="0"/>
        <w:spacing w:before="160" w:after="40" w:line="312" w:lineRule="auto"/>
      </w:pPr>
      <w:r>
        <w:rPr>
          <w:rFonts w:ascii="黑体" w:hAnsi="黑体" w:eastAsia="黑体"/>
          <w:b/>
        </w:rPr>
        <w:t>M3 多源配准与融合</w:t>
      </w:r>
    </w:p>
    <w:p w14:paraId="091D4047">
      <w:pPr>
        <w:wordWrap w:val="0"/>
        <w:spacing w:line="408" w:lineRule="auto"/>
      </w:pPr>
      <w:r>
        <w:rPr>
          <w:b/>
        </w:rPr>
        <w:t>（1）配准流程。</w:t>
      </w:r>
    </w:p>
    <w:p w14:paraId="4237A9DA">
      <w:pPr>
        <w:keepNext/>
        <w:wordWrap w:val="0"/>
        <w:spacing w:before="120" w:after="80" w:line="240" w:lineRule="auto"/>
        <w:jc w:val="center"/>
      </w:pPr>
      <w:r>
        <w:drawing>
          <wp:inline distT="0" distB="0" distL="0" distR="0">
            <wp:extent cx="5579745" cy="2526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5580000" cy="2526658"/>
                    </a:xfrm>
                    <a:prstGeom prst="rect">
                      <a:avLst/>
                    </a:prstGeom>
                  </pic:spPr>
                </pic:pic>
              </a:graphicData>
            </a:graphic>
          </wp:inline>
        </w:drawing>
      </w:r>
    </w:p>
    <w:p w14:paraId="6C7BE3AA">
      <w:pPr>
        <w:pStyle w:val="14"/>
        <w:jc w:val="cente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配置流程图</w:t>
      </w:r>
    </w:p>
    <w:p w14:paraId="67D9D7EF">
      <w:pPr>
        <w:wordWrap w:val="0"/>
        <w:spacing w:line="408" w:lineRule="auto"/>
      </w:pPr>
      <w:r>
        <w:rPr>
          <w:b/>
        </w:rPr>
        <w:t>（2）粗配准。</w:t>
      </w:r>
    </w:p>
    <w:p w14:paraId="2B3DCA4F">
      <w:pPr>
        <w:wordWrap w:val="0"/>
        <w:spacing w:line="336" w:lineRule="auto"/>
        <w:ind w:left="420"/>
      </w:pPr>
      <w:r>
        <w:rPr>
          <w:sz w:val="21"/>
        </w:rPr>
        <w:t>●有</w:t>
      </w:r>
      <w:r>
        <w:t>控制点：直接采用不少</w:t>
      </w:r>
      <w:r>
        <w:rPr>
          <w:rFonts w:hint="eastAsia"/>
        </w:rPr>
        <w:t>于</w:t>
      </w:r>
      <w:r>
        <w:t>3个公共控制点求解七参数/刚体变换。</w:t>
      </w:r>
    </w:p>
    <w:p w14:paraId="7C871468">
      <w:pPr>
        <w:wordWrap w:val="0"/>
        <w:spacing w:line="336" w:lineRule="auto"/>
        <w:ind w:left="420"/>
      </w:pPr>
      <w:r>
        <w:rPr>
          <w:sz w:val="21"/>
        </w:rPr>
        <w:t>●无</w:t>
      </w:r>
      <w:r>
        <w:t>控制点：采用 FPFH 特征描述子+RANSAC/SAC-IA 全局配准，辅以法向一致性约束。</w:t>
      </w:r>
    </w:p>
    <w:p w14:paraId="6526E692">
      <w:pPr>
        <w:wordWrap w:val="0"/>
        <w:spacing w:line="336" w:lineRule="auto"/>
        <w:ind w:left="420"/>
      </w:pPr>
      <w:r>
        <w:rPr>
          <w:sz w:val="21"/>
        </w:rPr>
        <w:t>●有</w:t>
      </w:r>
      <w:r>
        <w:t>标志点：优先采用编码标志点 ID 匹配，速度快、鲁棒性高。</w:t>
      </w:r>
    </w:p>
    <w:p w14:paraId="20685492">
      <w:pPr>
        <w:wordWrap w:val="0"/>
        <w:spacing w:line="408" w:lineRule="auto"/>
      </w:pPr>
      <w:r>
        <w:rPr>
          <w:b/>
        </w:rPr>
        <w:t>（3）精配准。</w:t>
      </w:r>
    </w:p>
    <w:p w14:paraId="5D811D3C">
      <w:pPr>
        <w:wordWrap w:val="0"/>
        <w:spacing w:line="408" w:lineRule="auto"/>
      </w:pPr>
      <w:r>
        <w:t>采用广义 ICP（GICP）最小化点到面距离：</w:t>
      </w:r>
    </w:p>
    <w:p w14:paraId="3D4B697A">
      <w:pPr>
        <w:wordWrap w:val="0"/>
        <w:spacing w:before="120" w:after="160" w:line="240" w:lineRule="auto"/>
        <w:jc w:val="center"/>
      </w:pPr>
      <w:r>
        <w:drawing>
          <wp:inline distT="0" distB="0" distL="0" distR="0">
            <wp:extent cx="1791970" cy="4235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stretch>
                      <a:fillRect/>
                    </a:stretch>
                  </pic:blipFill>
                  <pic:spPr>
                    <a:xfrm>
                      <a:off x="0" y="0"/>
                      <a:ext cx="1792224" cy="424160"/>
                    </a:xfrm>
                    <a:prstGeom prst="rect">
                      <a:avLst/>
                    </a:prstGeom>
                  </pic:spPr>
                </pic:pic>
              </a:graphicData>
            </a:graphic>
          </wp:inline>
        </w:drawing>
      </w:r>
    </w:p>
    <w:p w14:paraId="111A4FA1">
      <w:pPr>
        <w:wordWrap w:val="0"/>
        <w:spacing w:line="408" w:lineRule="auto"/>
      </w:pPr>
      <w:r>
        <w:t>其中 pᵢ为源点，qᵢ为目标点，nᵢ为目标点法向。对大规模点云采用体素化 GICP 加速，并采用多尺度由粗到精策略。</w:t>
      </w:r>
    </w:p>
    <w:p w14:paraId="396D92F4">
      <w:pPr>
        <w:wordWrap w:val="0"/>
        <w:spacing w:line="408" w:lineRule="auto"/>
      </w:pPr>
      <w:r>
        <w:rPr>
          <w:b/>
        </w:rPr>
        <w:t>（4）全局平差。</w:t>
      </w:r>
    </w:p>
    <w:p w14:paraId="3BAB6EB6">
      <w:pPr>
        <w:wordWrap w:val="0"/>
        <w:spacing w:line="408" w:lineRule="auto"/>
      </w:pPr>
      <w:r>
        <w:t>将测站位姿、控制点、公共标志点、点云配准残差纳入统一最小二乘模型：</w:t>
      </w:r>
    </w:p>
    <w:p w14:paraId="3AC30E50">
      <w:pPr>
        <w:wordWrap w:val="0"/>
        <w:spacing w:before="120" w:after="160" w:line="240" w:lineRule="auto"/>
        <w:jc w:val="center"/>
      </w:pPr>
      <w:r>
        <w:drawing>
          <wp:inline distT="0" distB="0" distL="0" distR="0">
            <wp:extent cx="3387090" cy="447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3387303" cy="448056"/>
                    </a:xfrm>
                    <a:prstGeom prst="rect">
                      <a:avLst/>
                    </a:prstGeom>
                  </pic:spPr>
                </pic:pic>
              </a:graphicData>
            </a:graphic>
          </wp:inline>
        </w:drawing>
      </w:r>
    </w:p>
    <w:p w14:paraId="6808F6DD">
      <w:pPr>
        <w:wordWrap w:val="0"/>
        <w:spacing w:line="408" w:lineRule="auto"/>
      </w:pPr>
      <w:r>
        <w:t>输出各测站协方差与点位中误差，形成精度评定报告。</w:t>
      </w:r>
    </w:p>
    <w:p w14:paraId="3AF37A64">
      <w:pPr>
        <w:wordWrap w:val="0"/>
        <w:spacing w:line="408" w:lineRule="auto"/>
      </w:pPr>
      <w:r>
        <w:rPr>
          <w:b/>
        </w:rPr>
        <w:t>（5）真彩色融合。</w:t>
      </w:r>
    </w:p>
    <w:p w14:paraId="29AB1CB4">
      <w:pPr>
        <w:wordWrap w:val="0"/>
        <w:spacing w:line="336" w:lineRule="auto"/>
        <w:ind w:left="420"/>
      </w:pPr>
      <w:r>
        <w:rPr>
          <w:sz w:val="21"/>
        </w:rPr>
        <w:t>●影像</w:t>
      </w:r>
      <w:r>
        <w:t>—点云配准：依据共线方程将点云投影到影像，取多视角颜色加权平均。</w:t>
      </w:r>
    </w:p>
    <w:p w14:paraId="2478FF15">
      <w:pPr>
        <w:wordWrap w:val="0"/>
        <w:spacing w:line="336" w:lineRule="auto"/>
        <w:ind w:left="420"/>
      </w:pPr>
      <w:r>
        <w:rPr>
          <w:sz w:val="21"/>
        </w:rPr>
        <w:t>●颜色</w:t>
      </w:r>
      <w:r>
        <w:t>一致性：采用色卡校正+白平衡+直方图匹配，消除测站间色差。</w:t>
      </w:r>
    </w:p>
    <w:p w14:paraId="50DE8C5D">
      <w:pPr>
        <w:wordWrap w:val="0"/>
        <w:spacing w:line="336" w:lineRule="auto"/>
        <w:ind w:left="420"/>
      </w:pPr>
      <w:r>
        <w:rPr>
          <w:sz w:val="21"/>
        </w:rPr>
        <w:t>●融合</w:t>
      </w:r>
      <w:r>
        <w:t>去重：重叠区按置信度加权融合，保留高精度、高分辨率数据。</w:t>
      </w:r>
    </w:p>
    <w:p w14:paraId="04BBAD6C">
      <w:pPr>
        <w:wordWrap w:val="0"/>
        <w:spacing w:line="336" w:lineRule="auto"/>
        <w:ind w:left="420"/>
      </w:pPr>
      <w:r>
        <w:rPr>
          <w:sz w:val="21"/>
        </w:rPr>
        <w:t>●输出</w:t>
      </w:r>
      <w:r>
        <w:t>：真彩色点云（LAS/PLY）、纹理网格（OBJ+MTL）、3D Tiles。</w:t>
      </w:r>
    </w:p>
    <w:p w14:paraId="2EF8AF59">
      <w:pPr>
        <w:wordWrap w:val="0"/>
        <w:spacing w:before="160" w:after="40" w:line="312" w:lineRule="auto"/>
      </w:pPr>
      <w:r>
        <w:rPr>
          <w:rFonts w:ascii="黑体" w:hAnsi="黑体" w:eastAsia="黑体"/>
          <w:b/>
        </w:rPr>
        <w:t>M4 三维重建与渲染</w:t>
      </w:r>
    </w:p>
    <w:p w14:paraId="156BBC21">
      <w:pPr>
        <w:wordWrap w:val="0"/>
        <w:spacing w:line="408" w:lineRule="auto"/>
      </w:pPr>
      <w:r>
        <w:rPr>
          <w:b/>
        </w:rPr>
        <w:t>（1）网格重建。</w:t>
      </w:r>
    </w:p>
    <w:p w14:paraId="611D0CD0">
      <w:pPr>
        <w:wordWrap w:val="0"/>
        <w:spacing w:line="336" w:lineRule="auto"/>
        <w:ind w:left="420"/>
      </w:pPr>
      <w:r>
        <w:rPr>
          <w:b/>
        </w:rPr>
        <w:t>TSDF 融合。</w:t>
      </w:r>
      <w:r>
        <w:t xml:space="preserve"> 将多站点云融合为截断符号距离场，体素尺寸按精度需求设置（0.5~2mm），支持 GPU 并行。</w:t>
      </w:r>
    </w:p>
    <w:p w14:paraId="328164B3">
      <w:pPr>
        <w:wordWrap w:val="0"/>
        <w:spacing w:line="336" w:lineRule="auto"/>
        <w:ind w:left="420"/>
      </w:pPr>
      <w:r>
        <w:rPr>
          <w:b/>
        </w:rPr>
        <w:t>泊松重建。</w:t>
      </w:r>
      <w:r>
        <w:t xml:space="preserve"> 对闭合性较好的区域采用泊松表面重建，生成平滑、无孔洞的网格。</w:t>
      </w:r>
    </w:p>
    <w:p w14:paraId="2900F867">
      <w:pPr>
        <w:wordWrap w:val="0"/>
        <w:spacing w:line="336" w:lineRule="auto"/>
        <w:ind w:left="420"/>
      </w:pPr>
      <w:r>
        <w:rPr>
          <w:b/>
        </w:rPr>
        <w:t>网格简化。</w:t>
      </w:r>
      <w:r>
        <w:t xml:space="preserve"> 采用二次误差度量（QEM）简化，保留特征边与缺陷区域高密度。</w:t>
      </w:r>
    </w:p>
    <w:p w14:paraId="254644F0">
      <w:pPr>
        <w:wordWrap w:val="0"/>
        <w:spacing w:line="336" w:lineRule="auto"/>
        <w:ind w:left="420"/>
      </w:pPr>
      <w:r>
        <w:rPr>
          <w:b/>
        </w:rPr>
        <w:t>网格修补。</w:t>
      </w:r>
      <w:r>
        <w:t xml:space="preserve"> 对孔洞采用基于曲率的各向异性补洞，避免</w:t>
      </w:r>
      <w:r>
        <w:rPr>
          <w:rFonts w:hint="eastAsia"/>
        </w:rPr>
        <w:t>“</w:t>
      </w:r>
      <w:r>
        <w:t>补平</w:t>
      </w:r>
      <w:r>
        <w:rPr>
          <w:rFonts w:hint="eastAsia"/>
        </w:rPr>
        <w:t>”</w:t>
      </w:r>
      <w:r>
        <w:t>掩盖真实缺陷；修补区域单独标记，不参与缺陷计算。</w:t>
      </w:r>
    </w:p>
    <w:p w14:paraId="13CF6389">
      <w:pPr>
        <w:wordWrap w:val="0"/>
        <w:spacing w:line="336" w:lineRule="auto"/>
        <w:ind w:left="420"/>
      </w:pPr>
      <w:r>
        <w:rPr>
          <w:b/>
        </w:rPr>
        <w:t>纹理映射。</w:t>
      </w:r>
      <w:r>
        <w:t xml:space="preserve"> 将多视角影像映射到网格，采用接缝优化与泊松融合消除色差与接缝。</w:t>
      </w:r>
    </w:p>
    <w:p w14:paraId="162A4907">
      <w:pPr>
        <w:wordWrap w:val="0"/>
        <w:spacing w:line="408" w:lineRule="auto"/>
      </w:pPr>
      <w:r>
        <w:rPr>
          <w:b/>
        </w:rPr>
        <w:t>（2）3D 高斯泼溅（3DGS）重建。</w:t>
      </w:r>
    </w:p>
    <w:p w14:paraId="6F40453E">
      <w:pPr>
        <w:wordWrap w:val="0"/>
        <w:spacing w:line="336" w:lineRule="auto"/>
        <w:ind w:left="420"/>
      </w:pPr>
      <w:r>
        <w:rPr>
          <w:b/>
        </w:rPr>
        <w:t>初始化。</w:t>
      </w:r>
      <w:r>
        <w:t xml:space="preserve"> 以 SfM 稀疏点或降采样点云初始化高斯球，位置、尺度、旋转、不透明度、球谐系数按局部几何与颜色初始化。</w:t>
      </w:r>
    </w:p>
    <w:p w14:paraId="0FAD421B">
      <w:pPr>
        <w:wordWrap w:val="0"/>
        <w:spacing w:line="336" w:lineRule="auto"/>
        <w:ind w:left="420"/>
      </w:pPr>
      <w:r>
        <w:rPr>
          <w:b/>
        </w:rPr>
        <w:t>可微光栅化训练。</w:t>
      </w:r>
      <w:r>
        <w:t xml:space="preserve"> 最小化渲染图像与真实影像</w:t>
      </w:r>
      <w:r>
        <w:rPr>
          <w:rFonts w:hint="eastAsia"/>
        </w:rPr>
        <w:t>的</w:t>
      </w:r>
      <w:r>
        <w:t>L1+LSSIM 损失：</w:t>
      </w:r>
    </w:p>
    <w:p w14:paraId="04CDAC8D">
      <w:pPr>
        <w:wordWrap w:val="0"/>
        <w:spacing w:before="120" w:after="160" w:line="240" w:lineRule="auto"/>
        <w:jc w:val="center"/>
      </w:pPr>
      <w:r>
        <w:drawing>
          <wp:inline distT="0" distB="0" distL="0" distR="0">
            <wp:extent cx="1872615" cy="235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0"/>
                    <a:stretch>
                      <a:fillRect/>
                    </a:stretch>
                  </pic:blipFill>
                  <pic:spPr>
                    <a:xfrm>
                      <a:off x="0" y="0"/>
                      <a:ext cx="1872874" cy="235975"/>
                    </a:xfrm>
                    <a:prstGeom prst="rect">
                      <a:avLst/>
                    </a:prstGeom>
                  </pic:spPr>
                </pic:pic>
              </a:graphicData>
            </a:graphic>
          </wp:inline>
        </w:drawing>
      </w:r>
    </w:p>
    <w:p w14:paraId="61614D2D">
      <w:pPr>
        <w:wordWrap w:val="0"/>
        <w:spacing w:line="336" w:lineRule="auto"/>
        <w:ind w:left="420"/>
      </w:pPr>
      <w:r>
        <w:rPr>
          <w:b/>
        </w:rPr>
        <w:t>训练加速。</w:t>
      </w:r>
      <w:r>
        <w:t xml:space="preserve"> 采用分块训练、混合精度、国产 GPU 适配；</w:t>
      </w:r>
      <w:r>
        <w:rPr>
          <w:rFonts w:hint="eastAsia"/>
        </w:rPr>
        <w:t>对</w:t>
      </w:r>
      <w:r>
        <w:t>26m×12m 闸室，目标训练时间 ≤4h（单卡）/≤2h（双卡）。</w:t>
      </w:r>
    </w:p>
    <w:p w14:paraId="6CDA9AC6">
      <w:pPr>
        <w:wordWrap w:val="0"/>
        <w:spacing w:line="336" w:lineRule="auto"/>
        <w:ind w:left="420"/>
      </w:pPr>
      <w:r>
        <w:rPr>
          <w:b/>
        </w:rPr>
        <w:t>模型压缩。</w:t>
      </w:r>
      <w:r>
        <w:t xml:space="preserve"> 球谐系数降阶、量化、剪枝，压缩率 ≥50%，保证 Web 端流畅加载。</w:t>
      </w:r>
    </w:p>
    <w:p w14:paraId="19709F8F">
      <w:pPr>
        <w:wordWrap w:val="0"/>
        <w:spacing w:line="336" w:lineRule="auto"/>
        <w:ind w:left="420"/>
      </w:pPr>
      <w:r>
        <w:rPr>
          <w:b/>
        </w:rPr>
        <w:t>LOD 瓦片。</w:t>
      </w:r>
      <w:r>
        <w:t xml:space="preserve"> 按空间八叉树分块，生成多级 LOD，支持流式加载与视锥剔除。</w:t>
      </w:r>
    </w:p>
    <w:p w14:paraId="10A5EDB8">
      <w:pPr>
        <w:wordWrap w:val="0"/>
        <w:spacing w:line="408" w:lineRule="auto"/>
      </w:pPr>
      <w:r>
        <w:rPr>
          <w:b/>
        </w:rPr>
        <w:t>（3）双表达一致性。</w:t>
      </w:r>
    </w:p>
    <w:p w14:paraId="489D6B3C">
      <w:pPr>
        <w:wordWrap w:val="0"/>
        <w:spacing w:line="336" w:lineRule="auto"/>
        <w:ind w:left="420"/>
      </w:pPr>
      <w:r>
        <w:rPr>
          <w:sz w:val="21"/>
        </w:rPr>
        <w:t xml:space="preserve">● </w:t>
      </w:r>
      <w:r>
        <w:t>3DGS 与网格共享同一世界坐标系，坐标系原点、比例尺、朝向完全一致。</w:t>
      </w:r>
    </w:p>
    <w:p w14:paraId="5A27A9E6">
      <w:pPr>
        <w:wordWrap w:val="0"/>
        <w:spacing w:line="336" w:lineRule="auto"/>
        <w:ind w:left="420"/>
      </w:pPr>
      <w:r>
        <w:rPr>
          <w:sz w:val="21"/>
        </w:rPr>
        <w:t>●软件</w:t>
      </w:r>
      <w:r>
        <w:t>提供</w:t>
      </w:r>
      <w:r>
        <w:rPr>
          <w:rFonts w:hint="eastAsia"/>
        </w:rPr>
        <w:t>“</w:t>
      </w:r>
      <w:r>
        <w:t>渲染/量测</w:t>
      </w:r>
      <w:r>
        <w:rPr>
          <w:rFonts w:hint="eastAsia"/>
        </w:rPr>
        <w:t>”</w:t>
      </w:r>
      <w:r>
        <w:t>模式切换：渲染模式显示3DGS，量测模式显示网格/点云，并在界面显著标注。</w:t>
      </w:r>
    </w:p>
    <w:p w14:paraId="3EADB2DF">
      <w:pPr>
        <w:wordWrap w:val="0"/>
        <w:spacing w:line="336" w:lineRule="auto"/>
        <w:ind w:left="420"/>
      </w:pPr>
      <w:r>
        <w:rPr>
          <w:sz w:val="21"/>
        </w:rPr>
        <w:t>●提供</w:t>
      </w:r>
      <w:r>
        <w:rPr>
          <w:rFonts w:hint="eastAsia"/>
        </w:rPr>
        <w:t>“</w:t>
      </w:r>
      <w:r>
        <w:t>叠加校验</w:t>
      </w:r>
      <w:r>
        <w:rPr>
          <w:rFonts w:hint="eastAsia"/>
        </w:rPr>
        <w:t>”</w:t>
      </w:r>
      <w:r>
        <w:t>功能：将3DGS 渲染深度图与网格深度图叠加，偏差超限区域高亮，用于检查重建质量。</w:t>
      </w:r>
    </w:p>
    <w:p w14:paraId="28B3F871">
      <w:pPr>
        <w:wordWrap w:val="0"/>
        <w:spacing w:before="160" w:after="40" w:line="312" w:lineRule="auto"/>
      </w:pPr>
      <w:r>
        <w:rPr>
          <w:rFonts w:ascii="黑体" w:hAnsi="黑体" w:eastAsia="黑体"/>
          <w:b/>
        </w:rPr>
        <w:t>M5 720°漫游与量测</w:t>
      </w:r>
    </w:p>
    <w:p w14:paraId="1B4EE251">
      <w:pPr>
        <w:wordWrap w:val="0"/>
        <w:spacing w:line="408" w:lineRule="auto"/>
      </w:pPr>
      <w:r>
        <w:rPr>
          <w:b/>
        </w:rPr>
        <w:t>（1）球面全景漫游。</w:t>
      </w:r>
    </w:p>
    <w:p w14:paraId="3C4CFA0B">
      <w:pPr>
        <w:wordWrap w:val="0"/>
        <w:spacing w:line="336" w:lineRule="auto"/>
        <w:ind w:left="420"/>
      </w:pPr>
      <w:r>
        <w:t>1．以测站或任意视点为中心，构建球面全景视图，支持</w:t>
      </w:r>
      <w:r>
        <w:rPr>
          <w:rFonts w:hint="eastAsia"/>
        </w:rPr>
        <w:t>水平</w:t>
      </w:r>
      <w:r>
        <w:t>360°×垂直360° 自由旋转、缩放、平移。</w:t>
      </w:r>
    </w:p>
    <w:p w14:paraId="70214FCF">
      <w:pPr>
        <w:wordWrap w:val="0"/>
        <w:spacing w:line="336" w:lineRule="auto"/>
        <w:ind w:left="420"/>
      </w:pPr>
      <w:r>
        <w:t>2．支持多视点跳转、路径漫游、热点标注、书签管理。</w:t>
      </w:r>
    </w:p>
    <w:p w14:paraId="48FFB3E8">
      <w:pPr>
        <w:wordWrap w:val="0"/>
        <w:spacing w:line="336" w:lineRule="auto"/>
        <w:ind w:left="420"/>
      </w:pPr>
      <w:r>
        <w:t>3．支持第一人称/轨道/飞行三种漫游模式，漫游帧率 ≥30fps。</w:t>
      </w:r>
    </w:p>
    <w:p w14:paraId="14A5A0ED">
      <w:pPr>
        <w:wordWrap w:val="0"/>
        <w:spacing w:line="408" w:lineRule="auto"/>
      </w:pPr>
      <w:r>
        <w:rPr>
          <w:b/>
        </w:rPr>
        <w:t>（2）量测功能。</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71"/>
        <w:gridCol w:w="4625"/>
        <w:gridCol w:w="2948"/>
      </w:tblGrid>
      <w:tr w14:paraId="4930795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D9E2F3"/>
          </w:tcPr>
          <w:p w14:paraId="311B6F2D">
            <w:pPr>
              <w:wordWrap w:val="0"/>
              <w:spacing w:before="20" w:after="20" w:line="240" w:lineRule="auto"/>
              <w:ind w:firstLine="0"/>
            </w:pPr>
            <w:r>
              <w:rPr>
                <w:b/>
                <w:sz w:val="20"/>
              </w:rPr>
              <w:t>量测类型</w:t>
            </w:r>
          </w:p>
        </w:tc>
        <w:tc>
          <w:tcPr>
            <w:tcW w:w="4625" w:type="dxa"/>
            <w:shd w:val="clear" w:color="auto" w:fill="D9E2F3"/>
          </w:tcPr>
          <w:p w14:paraId="0484EB57">
            <w:pPr>
              <w:wordWrap w:val="0"/>
              <w:spacing w:before="20" w:after="20" w:line="240" w:lineRule="auto"/>
              <w:ind w:firstLine="0"/>
            </w:pPr>
            <w:r>
              <w:rPr>
                <w:b/>
                <w:sz w:val="20"/>
              </w:rPr>
              <w:t>说明</w:t>
            </w:r>
          </w:p>
        </w:tc>
        <w:tc>
          <w:tcPr>
            <w:tcW w:w="2948" w:type="dxa"/>
            <w:shd w:val="clear" w:color="auto" w:fill="D9E2F3"/>
          </w:tcPr>
          <w:p w14:paraId="7A4521D9">
            <w:pPr>
              <w:wordWrap w:val="0"/>
              <w:spacing w:before="20" w:after="20" w:line="240" w:lineRule="auto"/>
              <w:ind w:firstLine="0"/>
            </w:pPr>
            <w:r>
              <w:rPr>
                <w:b/>
                <w:sz w:val="20"/>
              </w:rPr>
              <w:t>精度保障</w:t>
            </w:r>
          </w:p>
        </w:tc>
      </w:tr>
      <w:tr w14:paraId="054AD07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63ABF404">
            <w:pPr>
              <w:wordWrap w:val="0"/>
              <w:spacing w:before="20" w:after="20" w:line="240" w:lineRule="auto"/>
              <w:ind w:firstLine="0"/>
            </w:pPr>
            <w:r>
              <w:rPr>
                <w:sz w:val="20"/>
              </w:rPr>
              <w:t>点坐标</w:t>
            </w:r>
          </w:p>
        </w:tc>
        <w:tc>
          <w:tcPr>
            <w:tcW w:w="4625" w:type="dxa"/>
          </w:tcPr>
          <w:p w14:paraId="56BD2F7E">
            <w:pPr>
              <w:wordWrap w:val="0"/>
              <w:spacing w:before="20" w:after="20" w:line="240" w:lineRule="auto"/>
              <w:ind w:firstLine="0"/>
            </w:pPr>
            <w:r>
              <w:rPr>
                <w:sz w:val="20"/>
              </w:rPr>
              <w:t>拾取点云/网格顶点，输出 X/Y/Z</w:t>
            </w:r>
          </w:p>
        </w:tc>
        <w:tc>
          <w:tcPr>
            <w:tcW w:w="2948" w:type="dxa"/>
          </w:tcPr>
          <w:p w14:paraId="32D3E026">
            <w:pPr>
              <w:wordWrap w:val="0"/>
              <w:spacing w:before="20" w:after="20" w:line="240" w:lineRule="auto"/>
              <w:ind w:firstLine="0"/>
            </w:pPr>
            <w:r>
              <w:rPr>
                <w:sz w:val="20"/>
              </w:rPr>
              <w:t>基于原始点云，不基于高斯</w:t>
            </w:r>
          </w:p>
        </w:tc>
      </w:tr>
      <w:tr w14:paraId="705CB0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222B7990">
            <w:pPr>
              <w:wordWrap w:val="0"/>
              <w:spacing w:before="20" w:after="20" w:line="240" w:lineRule="auto"/>
              <w:ind w:firstLine="0"/>
            </w:pPr>
            <w:r>
              <w:rPr>
                <w:sz w:val="20"/>
              </w:rPr>
              <w:t>两点距离</w:t>
            </w:r>
          </w:p>
        </w:tc>
        <w:tc>
          <w:tcPr>
            <w:tcW w:w="4625" w:type="dxa"/>
            <w:shd w:val="clear" w:color="auto" w:fill="F7F9FC"/>
          </w:tcPr>
          <w:p w14:paraId="78E33C1C">
            <w:pPr>
              <w:wordWrap w:val="0"/>
              <w:spacing w:before="20" w:after="20" w:line="240" w:lineRule="auto"/>
              <w:ind w:firstLine="0"/>
            </w:pPr>
            <w:r>
              <w:rPr>
                <w:sz w:val="20"/>
              </w:rPr>
              <w:t>空间直线距离</w:t>
            </w:r>
          </w:p>
        </w:tc>
        <w:tc>
          <w:tcPr>
            <w:tcW w:w="2948" w:type="dxa"/>
            <w:shd w:val="clear" w:color="auto" w:fill="F7F9FC"/>
          </w:tcPr>
          <w:p w14:paraId="40860438">
            <w:pPr>
              <w:wordWrap w:val="0"/>
              <w:spacing w:before="20" w:after="20" w:line="240" w:lineRule="auto"/>
              <w:ind w:firstLine="0"/>
            </w:pPr>
            <w:r>
              <w:rPr>
                <w:sz w:val="20"/>
              </w:rPr>
              <w:t>亚毫米点云</w:t>
            </w:r>
          </w:p>
        </w:tc>
      </w:tr>
      <w:tr w14:paraId="5B402DF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2EED4998">
            <w:pPr>
              <w:wordWrap w:val="0"/>
              <w:spacing w:before="20" w:after="20" w:line="240" w:lineRule="auto"/>
              <w:ind w:firstLine="0"/>
            </w:pPr>
            <w:r>
              <w:rPr>
                <w:sz w:val="20"/>
              </w:rPr>
              <w:t>折线长度</w:t>
            </w:r>
          </w:p>
        </w:tc>
        <w:tc>
          <w:tcPr>
            <w:tcW w:w="4625" w:type="dxa"/>
          </w:tcPr>
          <w:p w14:paraId="602D0D2E">
            <w:pPr>
              <w:wordWrap w:val="0"/>
              <w:spacing w:before="20" w:after="20" w:line="240" w:lineRule="auto"/>
              <w:ind w:firstLine="0"/>
            </w:pPr>
            <w:r>
              <w:rPr>
                <w:sz w:val="20"/>
              </w:rPr>
              <w:t>多点折线长度</w:t>
            </w:r>
          </w:p>
        </w:tc>
        <w:tc>
          <w:tcPr>
            <w:tcW w:w="2948" w:type="dxa"/>
          </w:tcPr>
          <w:p w14:paraId="3B5F8A0F">
            <w:pPr>
              <w:wordWrap w:val="0"/>
              <w:spacing w:before="20" w:after="20" w:line="240" w:lineRule="auto"/>
              <w:ind w:firstLine="0"/>
            </w:pPr>
            <w:r>
              <w:rPr>
                <w:sz w:val="20"/>
              </w:rPr>
              <w:t>同上</w:t>
            </w:r>
          </w:p>
        </w:tc>
      </w:tr>
      <w:tr w14:paraId="5A09BC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482FAE93">
            <w:pPr>
              <w:wordWrap w:val="0"/>
              <w:spacing w:before="20" w:after="20" w:line="240" w:lineRule="auto"/>
              <w:ind w:firstLine="0"/>
            </w:pPr>
            <w:r>
              <w:rPr>
                <w:sz w:val="20"/>
              </w:rPr>
              <w:t>面积</w:t>
            </w:r>
          </w:p>
        </w:tc>
        <w:tc>
          <w:tcPr>
            <w:tcW w:w="4625" w:type="dxa"/>
            <w:shd w:val="clear" w:color="auto" w:fill="F7F9FC"/>
          </w:tcPr>
          <w:p w14:paraId="68491B6F">
            <w:pPr>
              <w:wordWrap w:val="0"/>
              <w:spacing w:before="20" w:after="20" w:line="240" w:lineRule="auto"/>
              <w:ind w:firstLine="0"/>
            </w:pPr>
            <w:r>
              <w:rPr>
                <w:sz w:val="20"/>
              </w:rPr>
              <w:t>多边形投影面积/曲面面积</w:t>
            </w:r>
          </w:p>
        </w:tc>
        <w:tc>
          <w:tcPr>
            <w:tcW w:w="2948" w:type="dxa"/>
            <w:shd w:val="clear" w:color="auto" w:fill="F7F9FC"/>
          </w:tcPr>
          <w:p w14:paraId="57AE6FF4">
            <w:pPr>
              <w:wordWrap w:val="0"/>
              <w:spacing w:before="20" w:after="20" w:line="240" w:lineRule="auto"/>
              <w:ind w:firstLine="0"/>
            </w:pPr>
            <w:r>
              <w:rPr>
                <w:sz w:val="20"/>
              </w:rPr>
              <w:t>网格三角面累加</w:t>
            </w:r>
          </w:p>
        </w:tc>
      </w:tr>
      <w:tr w14:paraId="2598B61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428EAB2B">
            <w:pPr>
              <w:wordWrap w:val="0"/>
              <w:spacing w:before="20" w:after="20" w:line="240" w:lineRule="auto"/>
              <w:ind w:firstLine="0"/>
            </w:pPr>
            <w:r>
              <w:rPr>
                <w:sz w:val="20"/>
              </w:rPr>
              <w:t>体积</w:t>
            </w:r>
          </w:p>
        </w:tc>
        <w:tc>
          <w:tcPr>
            <w:tcW w:w="4625" w:type="dxa"/>
          </w:tcPr>
          <w:p w14:paraId="764956FA">
            <w:pPr>
              <w:wordWrap w:val="0"/>
              <w:spacing w:before="20" w:after="20" w:line="240" w:lineRule="auto"/>
              <w:ind w:firstLine="0"/>
            </w:pPr>
            <w:r>
              <w:rPr>
                <w:sz w:val="20"/>
              </w:rPr>
              <w:t>封闭区域体积/挖填方</w:t>
            </w:r>
          </w:p>
        </w:tc>
        <w:tc>
          <w:tcPr>
            <w:tcW w:w="2948" w:type="dxa"/>
          </w:tcPr>
          <w:p w14:paraId="769AA429">
            <w:pPr>
              <w:wordWrap w:val="0"/>
              <w:spacing w:before="20" w:after="20" w:line="240" w:lineRule="auto"/>
              <w:ind w:firstLine="0"/>
            </w:pPr>
            <w:r>
              <w:rPr>
                <w:sz w:val="20"/>
              </w:rPr>
              <w:t>体素积分</w:t>
            </w:r>
          </w:p>
        </w:tc>
      </w:tr>
      <w:tr w14:paraId="464CE45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6E8ECB00">
            <w:pPr>
              <w:wordWrap w:val="0"/>
              <w:spacing w:before="20" w:after="20" w:line="240" w:lineRule="auto"/>
              <w:ind w:firstLine="0"/>
            </w:pPr>
            <w:r>
              <w:rPr>
                <w:sz w:val="20"/>
              </w:rPr>
              <w:t>深度</w:t>
            </w:r>
          </w:p>
        </w:tc>
        <w:tc>
          <w:tcPr>
            <w:tcW w:w="4625" w:type="dxa"/>
            <w:shd w:val="clear" w:color="auto" w:fill="F7F9FC"/>
          </w:tcPr>
          <w:p w14:paraId="770EAABE">
            <w:pPr>
              <w:wordWrap w:val="0"/>
              <w:spacing w:before="20" w:after="20" w:line="240" w:lineRule="auto"/>
              <w:ind w:firstLine="0"/>
            </w:pPr>
            <w:r>
              <w:rPr>
                <w:sz w:val="20"/>
              </w:rPr>
              <w:t>点到拟合基准面的垂直距离</w:t>
            </w:r>
          </w:p>
        </w:tc>
        <w:tc>
          <w:tcPr>
            <w:tcW w:w="2948" w:type="dxa"/>
            <w:shd w:val="clear" w:color="auto" w:fill="F7F9FC"/>
          </w:tcPr>
          <w:p w14:paraId="08B94306">
            <w:pPr>
              <w:wordWrap w:val="0"/>
              <w:spacing w:before="20" w:after="20" w:line="240" w:lineRule="auto"/>
              <w:ind w:firstLine="0"/>
            </w:pPr>
            <w:r>
              <w:rPr>
                <w:sz w:val="20"/>
              </w:rPr>
              <w:t>局部曲面拟合</w:t>
            </w:r>
          </w:p>
        </w:tc>
      </w:tr>
      <w:tr w14:paraId="63EE675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0EE1C3EA">
            <w:pPr>
              <w:wordWrap w:val="0"/>
              <w:spacing w:before="20" w:after="20" w:line="240" w:lineRule="auto"/>
              <w:ind w:firstLine="0"/>
            </w:pPr>
            <w:r>
              <w:rPr>
                <w:sz w:val="20"/>
              </w:rPr>
              <w:t>断面</w:t>
            </w:r>
          </w:p>
        </w:tc>
        <w:tc>
          <w:tcPr>
            <w:tcW w:w="4625" w:type="dxa"/>
          </w:tcPr>
          <w:p w14:paraId="0625B2B7">
            <w:pPr>
              <w:wordWrap w:val="0"/>
              <w:spacing w:before="20" w:after="20" w:line="240" w:lineRule="auto"/>
              <w:ind w:firstLine="0"/>
            </w:pPr>
            <w:r>
              <w:rPr>
                <w:sz w:val="20"/>
              </w:rPr>
              <w:t>沿指定方向剖切，输出断面点列</w:t>
            </w:r>
          </w:p>
        </w:tc>
        <w:tc>
          <w:tcPr>
            <w:tcW w:w="2948" w:type="dxa"/>
          </w:tcPr>
          <w:p w14:paraId="6F45CDA0">
            <w:pPr>
              <w:wordWrap w:val="0"/>
              <w:spacing w:before="20" w:after="20" w:line="240" w:lineRule="auto"/>
              <w:ind w:firstLine="0"/>
            </w:pPr>
            <w:r>
              <w:rPr>
                <w:sz w:val="20"/>
              </w:rPr>
              <w:t>点云插值</w:t>
            </w:r>
          </w:p>
        </w:tc>
      </w:tr>
      <w:tr w14:paraId="79ACF7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4BFF43F4">
            <w:pPr>
              <w:wordWrap w:val="0"/>
              <w:spacing w:before="20" w:after="20" w:line="240" w:lineRule="auto"/>
              <w:ind w:firstLine="0"/>
            </w:pPr>
            <w:r>
              <w:rPr>
                <w:sz w:val="20"/>
              </w:rPr>
              <w:t>角度</w:t>
            </w:r>
          </w:p>
        </w:tc>
        <w:tc>
          <w:tcPr>
            <w:tcW w:w="4625" w:type="dxa"/>
            <w:shd w:val="clear" w:color="auto" w:fill="F7F9FC"/>
          </w:tcPr>
          <w:p w14:paraId="1ADECF32">
            <w:pPr>
              <w:wordWrap w:val="0"/>
              <w:spacing w:before="20" w:after="20" w:line="240" w:lineRule="auto"/>
              <w:ind w:firstLine="0"/>
            </w:pPr>
            <w:r>
              <w:rPr>
                <w:sz w:val="20"/>
              </w:rPr>
              <w:t>两平面/两线夹角</w:t>
            </w:r>
          </w:p>
        </w:tc>
        <w:tc>
          <w:tcPr>
            <w:tcW w:w="2948" w:type="dxa"/>
            <w:shd w:val="clear" w:color="auto" w:fill="F7F9FC"/>
          </w:tcPr>
          <w:p w14:paraId="70BF65B0">
            <w:pPr>
              <w:wordWrap w:val="0"/>
              <w:spacing w:before="20" w:after="20" w:line="240" w:lineRule="auto"/>
              <w:ind w:firstLine="0"/>
            </w:pPr>
            <w:r>
              <w:rPr>
                <w:sz w:val="20"/>
              </w:rPr>
              <w:t>法向计算</w:t>
            </w:r>
          </w:p>
        </w:tc>
      </w:tr>
    </w:tbl>
    <w:p w14:paraId="7B9D701B">
      <w:pPr>
        <w:wordWrap w:val="0"/>
        <w:spacing w:line="192" w:lineRule="auto"/>
      </w:pPr>
    </w:p>
    <w:p w14:paraId="61E2B5B7">
      <w:pPr>
        <w:wordWrap w:val="0"/>
        <w:spacing w:line="408" w:lineRule="auto"/>
      </w:pPr>
      <w:r>
        <w:rPr>
          <w:b/>
        </w:rPr>
        <w:t>（3）量测规范。</w:t>
      </w:r>
    </w:p>
    <w:p w14:paraId="51621BB3">
      <w:pPr>
        <w:wordWrap w:val="0"/>
        <w:spacing w:line="336" w:lineRule="auto"/>
        <w:ind w:left="420"/>
      </w:pPr>
      <w:r>
        <w:rPr>
          <w:sz w:val="21"/>
        </w:rPr>
        <w:t>●量</w:t>
      </w:r>
      <w:r>
        <w:t>测前必须选择</w:t>
      </w:r>
      <w:r>
        <w:rPr>
          <w:rFonts w:hint="eastAsia"/>
        </w:rPr>
        <w:t>“</w:t>
      </w:r>
      <w:r>
        <w:t>量测基准</w:t>
      </w:r>
      <w:r>
        <w:rPr>
          <w:rFonts w:hint="eastAsia"/>
        </w:rPr>
        <w:t>”</w:t>
      </w:r>
      <w:r>
        <w:t>（原始点云/融合点云/网格），系统记录基准类型与版本。</w:t>
      </w:r>
    </w:p>
    <w:p w14:paraId="3BCD8349">
      <w:pPr>
        <w:wordWrap w:val="0"/>
        <w:spacing w:line="336" w:lineRule="auto"/>
        <w:ind w:left="420"/>
      </w:pPr>
      <w:r>
        <w:rPr>
          <w:sz w:val="21"/>
        </w:rPr>
        <w:t>●量</w:t>
      </w:r>
      <w:r>
        <w:t>测结果自动关联当前项目、测站、缺陷编号，写入数据库。</w:t>
      </w:r>
    </w:p>
    <w:p w14:paraId="56325884">
      <w:pPr>
        <w:wordWrap w:val="0"/>
        <w:spacing w:line="336" w:lineRule="auto"/>
        <w:ind w:left="420"/>
      </w:pPr>
      <w:r>
        <w:rPr>
          <w:sz w:val="21"/>
        </w:rPr>
        <w:t>●关键</w:t>
      </w:r>
      <w:r>
        <w:t>量测（缺陷尺寸）需双人复核或系统自动交叉校验，偏差超限提示。</w:t>
      </w:r>
    </w:p>
    <w:p w14:paraId="647AA75A">
      <w:pPr>
        <w:wordWrap w:val="0"/>
        <w:spacing w:before="160" w:after="40" w:line="312" w:lineRule="auto"/>
      </w:pPr>
      <w:r>
        <w:rPr>
          <w:rFonts w:ascii="黑体" w:hAnsi="黑体" w:eastAsia="黑体"/>
          <w:b/>
        </w:rPr>
        <w:t>M6 缺陷智能识别</w:t>
      </w:r>
    </w:p>
    <w:p w14:paraId="50731B02">
      <w:pPr>
        <w:wordWrap w:val="0"/>
        <w:spacing w:line="408" w:lineRule="auto"/>
      </w:pPr>
      <w:r>
        <w:rPr>
          <w:b/>
        </w:rPr>
        <w:t>（1）缺陷类型体系。</w:t>
      </w:r>
    </w:p>
    <w:p w14:paraId="6AE00A78">
      <w:pPr>
        <w:wordWrap w:val="0"/>
        <w:spacing w:line="408" w:lineRule="auto"/>
      </w:pPr>
      <w:r>
        <w:t>依据采购文件，软件支持以下缺陷类型，并按"是否计入冲磨缺陷"分类：</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71"/>
        <w:gridCol w:w="3151"/>
        <w:gridCol w:w="2211"/>
        <w:gridCol w:w="2211"/>
      </w:tblGrid>
      <w:tr w14:paraId="6B5603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D9E2F3"/>
          </w:tcPr>
          <w:p w14:paraId="2FFE8944">
            <w:pPr>
              <w:wordWrap w:val="0"/>
              <w:spacing w:before="20" w:after="20" w:line="240" w:lineRule="auto"/>
              <w:ind w:firstLine="0"/>
            </w:pPr>
            <w:r>
              <w:rPr>
                <w:b/>
                <w:sz w:val="20"/>
              </w:rPr>
              <w:t>缺陷大类</w:t>
            </w:r>
          </w:p>
        </w:tc>
        <w:tc>
          <w:tcPr>
            <w:tcW w:w="3151" w:type="dxa"/>
            <w:shd w:val="clear" w:color="auto" w:fill="D9E2F3"/>
          </w:tcPr>
          <w:p w14:paraId="52E4D04A">
            <w:pPr>
              <w:wordWrap w:val="0"/>
              <w:spacing w:before="20" w:after="20" w:line="240" w:lineRule="auto"/>
              <w:ind w:firstLine="0"/>
            </w:pPr>
            <w:r>
              <w:rPr>
                <w:b/>
                <w:sz w:val="20"/>
              </w:rPr>
              <w:t>缺陷子类</w:t>
            </w:r>
          </w:p>
        </w:tc>
        <w:tc>
          <w:tcPr>
            <w:tcW w:w="2211" w:type="dxa"/>
            <w:shd w:val="clear" w:color="auto" w:fill="D9E2F3"/>
          </w:tcPr>
          <w:p w14:paraId="2F1797E0">
            <w:pPr>
              <w:wordWrap w:val="0"/>
              <w:spacing w:before="20" w:after="20" w:line="240" w:lineRule="auto"/>
              <w:ind w:firstLine="0"/>
            </w:pPr>
            <w:r>
              <w:rPr>
                <w:b/>
                <w:sz w:val="20"/>
              </w:rPr>
              <w:t>是否计入冲磨缺陷</w:t>
            </w:r>
          </w:p>
        </w:tc>
        <w:tc>
          <w:tcPr>
            <w:tcW w:w="2211" w:type="dxa"/>
            <w:shd w:val="clear" w:color="auto" w:fill="D9E2F3"/>
          </w:tcPr>
          <w:p w14:paraId="372A42EB">
            <w:pPr>
              <w:wordWrap w:val="0"/>
              <w:spacing w:before="20" w:after="20" w:line="240" w:lineRule="auto"/>
              <w:ind w:firstLine="0"/>
            </w:pPr>
            <w:r>
              <w:rPr>
                <w:b/>
                <w:sz w:val="20"/>
              </w:rPr>
              <w:t>主要识别特征</w:t>
            </w:r>
          </w:p>
        </w:tc>
      </w:tr>
      <w:tr w14:paraId="124EDD0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5DCB15DE">
            <w:pPr>
              <w:wordWrap w:val="0"/>
              <w:spacing w:before="20" w:after="20" w:line="240" w:lineRule="auto"/>
              <w:ind w:firstLine="0"/>
            </w:pPr>
            <w:r>
              <w:rPr>
                <w:sz w:val="20"/>
              </w:rPr>
              <w:t>冲蚀</w:t>
            </w:r>
          </w:p>
        </w:tc>
        <w:tc>
          <w:tcPr>
            <w:tcW w:w="3151" w:type="dxa"/>
          </w:tcPr>
          <w:p w14:paraId="5312C9D4">
            <w:pPr>
              <w:wordWrap w:val="0"/>
              <w:spacing w:before="20" w:after="20" w:line="240" w:lineRule="auto"/>
              <w:ind w:firstLine="0"/>
            </w:pPr>
            <w:r>
              <w:rPr>
                <w:sz w:val="20"/>
              </w:rPr>
              <w:t>冲蚀坑、冲蚀沟槽、冲蚀带</w:t>
            </w:r>
          </w:p>
        </w:tc>
        <w:tc>
          <w:tcPr>
            <w:tcW w:w="2211" w:type="dxa"/>
          </w:tcPr>
          <w:p w14:paraId="12D59E3D">
            <w:pPr>
              <w:wordWrap w:val="0"/>
              <w:spacing w:before="20" w:after="20" w:line="240" w:lineRule="auto"/>
              <w:ind w:firstLine="0"/>
            </w:pPr>
            <w:r>
              <w:rPr>
                <w:sz w:val="20"/>
              </w:rPr>
              <w:t>是</w:t>
            </w:r>
          </w:p>
        </w:tc>
        <w:tc>
          <w:tcPr>
            <w:tcW w:w="2211" w:type="dxa"/>
          </w:tcPr>
          <w:p w14:paraId="282443EF">
            <w:pPr>
              <w:wordWrap w:val="0"/>
              <w:spacing w:before="20" w:after="20" w:line="240" w:lineRule="auto"/>
              <w:ind w:firstLine="0"/>
            </w:pPr>
            <w:r>
              <w:rPr>
                <w:sz w:val="20"/>
              </w:rPr>
              <w:t>深度凹陷、边缘不规则、沿水流方向延伸</w:t>
            </w:r>
          </w:p>
        </w:tc>
      </w:tr>
      <w:tr w14:paraId="55F26A1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768207AB">
            <w:pPr>
              <w:wordWrap w:val="0"/>
              <w:spacing w:before="20" w:after="20" w:line="240" w:lineRule="auto"/>
              <w:ind w:firstLine="0"/>
            </w:pPr>
            <w:r>
              <w:rPr>
                <w:sz w:val="20"/>
              </w:rPr>
              <w:t>磨蚀</w:t>
            </w:r>
          </w:p>
        </w:tc>
        <w:tc>
          <w:tcPr>
            <w:tcW w:w="3151" w:type="dxa"/>
            <w:shd w:val="clear" w:color="auto" w:fill="F7F9FC"/>
          </w:tcPr>
          <w:p w14:paraId="756D18D0">
            <w:pPr>
              <w:wordWrap w:val="0"/>
              <w:spacing w:before="20" w:after="20" w:line="240" w:lineRule="auto"/>
              <w:ind w:firstLine="0"/>
            </w:pPr>
            <w:r>
              <w:rPr>
                <w:sz w:val="20"/>
              </w:rPr>
              <w:t>磨蚀面、磨蚀坑</w:t>
            </w:r>
          </w:p>
        </w:tc>
        <w:tc>
          <w:tcPr>
            <w:tcW w:w="2211" w:type="dxa"/>
            <w:shd w:val="clear" w:color="auto" w:fill="F7F9FC"/>
          </w:tcPr>
          <w:p w14:paraId="755DE0C4">
            <w:pPr>
              <w:wordWrap w:val="0"/>
              <w:spacing w:before="20" w:after="20" w:line="240" w:lineRule="auto"/>
              <w:ind w:firstLine="0"/>
            </w:pPr>
            <w:r>
              <w:rPr>
                <w:sz w:val="20"/>
              </w:rPr>
              <w:t>是</w:t>
            </w:r>
          </w:p>
        </w:tc>
        <w:tc>
          <w:tcPr>
            <w:tcW w:w="2211" w:type="dxa"/>
            <w:shd w:val="clear" w:color="auto" w:fill="F7F9FC"/>
          </w:tcPr>
          <w:p w14:paraId="2D84AD20">
            <w:pPr>
              <w:wordWrap w:val="0"/>
              <w:spacing w:before="20" w:after="20" w:line="240" w:lineRule="auto"/>
              <w:ind w:firstLine="0"/>
            </w:pPr>
            <w:r>
              <w:rPr>
                <w:sz w:val="20"/>
              </w:rPr>
              <w:t>表层均匀削减、骨料裸露</w:t>
            </w:r>
          </w:p>
        </w:tc>
      </w:tr>
      <w:tr w14:paraId="42F5569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4FDC9014">
            <w:pPr>
              <w:wordWrap w:val="0"/>
              <w:spacing w:before="20" w:after="20" w:line="240" w:lineRule="auto"/>
              <w:ind w:firstLine="0"/>
            </w:pPr>
            <w:r>
              <w:rPr>
                <w:sz w:val="20"/>
              </w:rPr>
              <w:t>裂缝</w:t>
            </w:r>
          </w:p>
        </w:tc>
        <w:tc>
          <w:tcPr>
            <w:tcW w:w="3151" w:type="dxa"/>
          </w:tcPr>
          <w:p w14:paraId="5B90310C">
            <w:pPr>
              <w:wordWrap w:val="0"/>
              <w:spacing w:before="20" w:after="20" w:line="240" w:lineRule="auto"/>
              <w:ind w:firstLine="0"/>
            </w:pPr>
            <w:r>
              <w:rPr>
                <w:sz w:val="20"/>
              </w:rPr>
              <w:t>表面裂缝、贯穿裂缝、网状裂缝</w:t>
            </w:r>
          </w:p>
        </w:tc>
        <w:tc>
          <w:tcPr>
            <w:tcW w:w="2211" w:type="dxa"/>
          </w:tcPr>
          <w:p w14:paraId="45B674C6">
            <w:pPr>
              <w:wordWrap w:val="0"/>
              <w:spacing w:before="20" w:after="20" w:line="240" w:lineRule="auto"/>
              <w:ind w:firstLine="0"/>
            </w:pPr>
            <w:r>
              <w:rPr>
                <w:sz w:val="20"/>
              </w:rPr>
              <w:t>否（一般不涉及体型削减）</w:t>
            </w:r>
          </w:p>
        </w:tc>
        <w:tc>
          <w:tcPr>
            <w:tcW w:w="2211" w:type="dxa"/>
          </w:tcPr>
          <w:p w14:paraId="03AA9A7D">
            <w:pPr>
              <w:wordWrap w:val="0"/>
              <w:spacing w:before="20" w:after="20" w:line="240" w:lineRule="auto"/>
              <w:ind w:firstLine="0"/>
            </w:pPr>
            <w:r>
              <w:rPr>
                <w:sz w:val="20"/>
              </w:rPr>
              <w:t>线状低洼、宽度变化、分叉</w:t>
            </w:r>
          </w:p>
        </w:tc>
      </w:tr>
      <w:tr w14:paraId="4C3D8CF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5908E7DA">
            <w:pPr>
              <w:wordWrap w:val="0"/>
              <w:spacing w:before="20" w:after="20" w:line="240" w:lineRule="auto"/>
              <w:ind w:firstLine="0"/>
            </w:pPr>
            <w:r>
              <w:rPr>
                <w:sz w:val="20"/>
              </w:rPr>
              <w:t>渗漏</w:t>
            </w:r>
          </w:p>
        </w:tc>
        <w:tc>
          <w:tcPr>
            <w:tcW w:w="3151" w:type="dxa"/>
            <w:shd w:val="clear" w:color="auto" w:fill="F7F9FC"/>
          </w:tcPr>
          <w:p w14:paraId="45B38B15">
            <w:pPr>
              <w:wordWrap w:val="0"/>
              <w:spacing w:before="20" w:after="20" w:line="240" w:lineRule="auto"/>
              <w:ind w:firstLine="0"/>
            </w:pPr>
            <w:r>
              <w:rPr>
                <w:sz w:val="20"/>
              </w:rPr>
              <w:t>渗水点、渗水缝、析钙</w:t>
            </w:r>
          </w:p>
        </w:tc>
        <w:tc>
          <w:tcPr>
            <w:tcW w:w="2211" w:type="dxa"/>
            <w:shd w:val="clear" w:color="auto" w:fill="F7F9FC"/>
          </w:tcPr>
          <w:p w14:paraId="13EB8C42">
            <w:pPr>
              <w:wordWrap w:val="0"/>
              <w:spacing w:before="20" w:after="20" w:line="240" w:lineRule="auto"/>
              <w:ind w:firstLine="0"/>
            </w:pPr>
            <w:r>
              <w:rPr>
                <w:sz w:val="20"/>
              </w:rPr>
              <w:t>否</w:t>
            </w:r>
          </w:p>
        </w:tc>
        <w:tc>
          <w:tcPr>
            <w:tcW w:w="2211" w:type="dxa"/>
            <w:shd w:val="clear" w:color="auto" w:fill="F7F9FC"/>
          </w:tcPr>
          <w:p w14:paraId="4E707B78">
            <w:pPr>
              <w:wordWrap w:val="0"/>
              <w:spacing w:before="20" w:after="20" w:line="240" w:lineRule="auto"/>
              <w:ind w:firstLine="0"/>
            </w:pPr>
            <w:r>
              <w:rPr>
                <w:sz w:val="20"/>
              </w:rPr>
              <w:t>颜色异常、湿度反光、白色析出物</w:t>
            </w:r>
          </w:p>
        </w:tc>
      </w:tr>
      <w:tr w14:paraId="7DD348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70561940">
            <w:pPr>
              <w:wordWrap w:val="0"/>
              <w:spacing w:before="20" w:after="20" w:line="240" w:lineRule="auto"/>
              <w:ind w:firstLine="0"/>
            </w:pPr>
            <w:r>
              <w:rPr>
                <w:sz w:val="20"/>
              </w:rPr>
              <w:t>表面不平整</w:t>
            </w:r>
          </w:p>
        </w:tc>
        <w:tc>
          <w:tcPr>
            <w:tcW w:w="3151" w:type="dxa"/>
          </w:tcPr>
          <w:p w14:paraId="3213A290">
            <w:pPr>
              <w:wordWrap w:val="0"/>
              <w:spacing w:before="20" w:after="20" w:line="240" w:lineRule="auto"/>
              <w:ind w:firstLine="0"/>
            </w:pPr>
            <w:r>
              <w:rPr>
                <w:sz w:val="20"/>
              </w:rPr>
              <w:t>错台、鼓包、凹陷</w:t>
            </w:r>
          </w:p>
        </w:tc>
        <w:tc>
          <w:tcPr>
            <w:tcW w:w="2211" w:type="dxa"/>
          </w:tcPr>
          <w:p w14:paraId="365040F6">
            <w:pPr>
              <w:wordWrap w:val="0"/>
              <w:spacing w:before="20" w:after="20" w:line="240" w:lineRule="auto"/>
              <w:ind w:firstLine="0"/>
            </w:pPr>
            <w:r>
              <w:rPr>
                <w:sz w:val="20"/>
              </w:rPr>
              <w:t>视是否体型削减</w:t>
            </w:r>
          </w:p>
        </w:tc>
        <w:tc>
          <w:tcPr>
            <w:tcW w:w="2211" w:type="dxa"/>
          </w:tcPr>
          <w:p w14:paraId="3FD8DE41">
            <w:pPr>
              <w:wordWrap w:val="0"/>
              <w:spacing w:before="20" w:after="20" w:line="240" w:lineRule="auto"/>
              <w:ind w:firstLine="0"/>
            </w:pPr>
            <w:r>
              <w:rPr>
                <w:sz w:val="20"/>
              </w:rPr>
              <w:t>阶跃、曲率突变</w:t>
            </w:r>
          </w:p>
        </w:tc>
      </w:tr>
      <w:tr w14:paraId="416948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2DA408E6">
            <w:pPr>
              <w:wordWrap w:val="0"/>
              <w:spacing w:before="20" w:after="20" w:line="240" w:lineRule="auto"/>
              <w:ind w:firstLine="0"/>
            </w:pPr>
            <w:r>
              <w:rPr>
                <w:sz w:val="20"/>
              </w:rPr>
              <w:t>露筋</w:t>
            </w:r>
          </w:p>
        </w:tc>
        <w:tc>
          <w:tcPr>
            <w:tcW w:w="3151" w:type="dxa"/>
            <w:shd w:val="clear" w:color="auto" w:fill="F7F9FC"/>
          </w:tcPr>
          <w:p w14:paraId="08F6241E">
            <w:pPr>
              <w:wordWrap w:val="0"/>
              <w:spacing w:before="20" w:after="20" w:line="240" w:lineRule="auto"/>
              <w:ind w:firstLine="0"/>
            </w:pPr>
            <w:r>
              <w:rPr>
                <w:sz w:val="20"/>
              </w:rPr>
              <w:t>钢筋外露、锈胀</w:t>
            </w:r>
          </w:p>
        </w:tc>
        <w:tc>
          <w:tcPr>
            <w:tcW w:w="2211" w:type="dxa"/>
            <w:shd w:val="clear" w:color="auto" w:fill="F7F9FC"/>
          </w:tcPr>
          <w:p w14:paraId="65D44E17">
            <w:pPr>
              <w:wordWrap w:val="0"/>
              <w:spacing w:before="20" w:after="20" w:line="240" w:lineRule="auto"/>
              <w:ind w:firstLine="0"/>
            </w:pPr>
            <w:r>
              <w:rPr>
                <w:sz w:val="20"/>
              </w:rPr>
              <w:t>是（保护层缺失）</w:t>
            </w:r>
          </w:p>
        </w:tc>
        <w:tc>
          <w:tcPr>
            <w:tcW w:w="2211" w:type="dxa"/>
            <w:shd w:val="clear" w:color="auto" w:fill="F7F9FC"/>
          </w:tcPr>
          <w:p w14:paraId="1CC4B53B">
            <w:pPr>
              <w:wordWrap w:val="0"/>
              <w:spacing w:before="20" w:after="20" w:line="240" w:lineRule="auto"/>
              <w:ind w:firstLine="0"/>
            </w:pPr>
            <w:r>
              <w:rPr>
                <w:sz w:val="20"/>
              </w:rPr>
              <w:t>颜色（锈红）、线状凸起</w:t>
            </w:r>
          </w:p>
        </w:tc>
      </w:tr>
      <w:tr w14:paraId="55ECFA2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7F21E05B">
            <w:pPr>
              <w:wordWrap w:val="0"/>
              <w:spacing w:before="20" w:after="20" w:line="240" w:lineRule="auto"/>
              <w:ind w:firstLine="0"/>
            </w:pPr>
            <w:r>
              <w:rPr>
                <w:sz w:val="20"/>
              </w:rPr>
              <w:t>蜂窝麻面</w:t>
            </w:r>
          </w:p>
        </w:tc>
        <w:tc>
          <w:tcPr>
            <w:tcW w:w="3151" w:type="dxa"/>
          </w:tcPr>
          <w:p w14:paraId="51A90A14">
            <w:pPr>
              <w:wordWrap w:val="0"/>
              <w:spacing w:before="20" w:after="20" w:line="240" w:lineRule="auto"/>
              <w:ind w:firstLine="0"/>
            </w:pPr>
            <w:r>
              <w:rPr>
                <w:sz w:val="20"/>
              </w:rPr>
              <w:t>蜂窝、麻面</w:t>
            </w:r>
          </w:p>
        </w:tc>
        <w:tc>
          <w:tcPr>
            <w:tcW w:w="2211" w:type="dxa"/>
          </w:tcPr>
          <w:p w14:paraId="5CF48764">
            <w:pPr>
              <w:wordWrap w:val="0"/>
              <w:spacing w:before="20" w:after="20" w:line="240" w:lineRule="auto"/>
              <w:ind w:firstLine="0"/>
            </w:pPr>
            <w:r>
              <w:rPr>
                <w:sz w:val="20"/>
              </w:rPr>
              <w:t>是（表层损失）</w:t>
            </w:r>
          </w:p>
        </w:tc>
        <w:tc>
          <w:tcPr>
            <w:tcW w:w="2211" w:type="dxa"/>
          </w:tcPr>
          <w:p w14:paraId="2BFAF746">
            <w:pPr>
              <w:wordWrap w:val="0"/>
              <w:spacing w:before="20" w:after="20" w:line="240" w:lineRule="auto"/>
              <w:ind w:firstLine="0"/>
            </w:pPr>
            <w:r>
              <w:rPr>
                <w:sz w:val="20"/>
              </w:rPr>
              <w:t>纹理粗糙、多孔、颜色不均</w:t>
            </w:r>
          </w:p>
        </w:tc>
      </w:tr>
      <w:tr w14:paraId="50CCCC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7F451C61">
            <w:pPr>
              <w:wordWrap w:val="0"/>
              <w:spacing w:before="20" w:after="20" w:line="240" w:lineRule="auto"/>
              <w:ind w:firstLine="0"/>
            </w:pPr>
            <w:r>
              <w:rPr>
                <w:sz w:val="20"/>
              </w:rPr>
              <w:t>孔洞</w:t>
            </w:r>
          </w:p>
        </w:tc>
        <w:tc>
          <w:tcPr>
            <w:tcW w:w="3151" w:type="dxa"/>
            <w:shd w:val="clear" w:color="auto" w:fill="F7F9FC"/>
          </w:tcPr>
          <w:p w14:paraId="195EA542">
            <w:pPr>
              <w:wordWrap w:val="0"/>
              <w:spacing w:before="20" w:after="20" w:line="240" w:lineRule="auto"/>
              <w:ind w:firstLine="0"/>
            </w:pPr>
            <w:r>
              <w:rPr>
                <w:sz w:val="20"/>
              </w:rPr>
              <w:t>气蚀孔、施工孔洞</w:t>
            </w:r>
          </w:p>
        </w:tc>
        <w:tc>
          <w:tcPr>
            <w:tcW w:w="2211" w:type="dxa"/>
            <w:shd w:val="clear" w:color="auto" w:fill="F7F9FC"/>
          </w:tcPr>
          <w:p w14:paraId="5EF69DBB">
            <w:pPr>
              <w:wordWrap w:val="0"/>
              <w:spacing w:before="20" w:after="20" w:line="240" w:lineRule="auto"/>
              <w:ind w:firstLine="0"/>
            </w:pPr>
            <w:r>
              <w:rPr>
                <w:sz w:val="20"/>
              </w:rPr>
              <w:t>是</w:t>
            </w:r>
          </w:p>
        </w:tc>
        <w:tc>
          <w:tcPr>
            <w:tcW w:w="2211" w:type="dxa"/>
            <w:shd w:val="clear" w:color="auto" w:fill="F7F9FC"/>
          </w:tcPr>
          <w:p w14:paraId="360DF716">
            <w:pPr>
              <w:wordWrap w:val="0"/>
              <w:spacing w:before="20" w:after="20" w:line="240" w:lineRule="auto"/>
              <w:ind w:firstLine="0"/>
            </w:pPr>
            <w:r>
              <w:rPr>
                <w:sz w:val="20"/>
              </w:rPr>
              <w:t>闭合凹陷、深度突变</w:t>
            </w:r>
          </w:p>
        </w:tc>
      </w:tr>
      <w:tr w14:paraId="4BA9011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5BDD7F73">
            <w:pPr>
              <w:wordWrap w:val="0"/>
              <w:spacing w:before="20" w:after="20" w:line="240" w:lineRule="auto"/>
              <w:ind w:firstLine="0"/>
            </w:pPr>
            <w:r>
              <w:rPr>
                <w:sz w:val="20"/>
              </w:rPr>
              <w:t>错台</w:t>
            </w:r>
          </w:p>
        </w:tc>
        <w:tc>
          <w:tcPr>
            <w:tcW w:w="3151" w:type="dxa"/>
          </w:tcPr>
          <w:p w14:paraId="5B6F4E32">
            <w:pPr>
              <w:wordWrap w:val="0"/>
              <w:spacing w:before="20" w:after="20" w:line="240" w:lineRule="auto"/>
              <w:ind w:firstLine="0"/>
            </w:pPr>
            <w:r>
              <w:rPr>
                <w:sz w:val="20"/>
              </w:rPr>
              <w:t>施工缝错台、结构缝错台</w:t>
            </w:r>
          </w:p>
        </w:tc>
        <w:tc>
          <w:tcPr>
            <w:tcW w:w="2211" w:type="dxa"/>
          </w:tcPr>
          <w:p w14:paraId="5817B1D3">
            <w:pPr>
              <w:wordWrap w:val="0"/>
              <w:spacing w:before="20" w:after="20" w:line="240" w:lineRule="auto"/>
              <w:ind w:firstLine="0"/>
            </w:pPr>
            <w:r>
              <w:rPr>
                <w:sz w:val="20"/>
              </w:rPr>
              <w:t>视情况</w:t>
            </w:r>
          </w:p>
        </w:tc>
        <w:tc>
          <w:tcPr>
            <w:tcW w:w="2211" w:type="dxa"/>
          </w:tcPr>
          <w:p w14:paraId="200DC771">
            <w:pPr>
              <w:wordWrap w:val="0"/>
              <w:spacing w:before="20" w:after="20" w:line="240" w:lineRule="auto"/>
              <w:ind w:firstLine="0"/>
            </w:pPr>
            <w:r>
              <w:rPr>
                <w:sz w:val="20"/>
              </w:rPr>
              <w:t>阶跃边缘、线性分布</w:t>
            </w:r>
          </w:p>
        </w:tc>
      </w:tr>
      <w:tr w14:paraId="0033359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2D9B63F6">
            <w:pPr>
              <w:wordWrap w:val="0"/>
              <w:spacing w:before="20" w:after="20" w:line="240" w:lineRule="auto"/>
              <w:ind w:firstLine="0"/>
            </w:pPr>
            <w:r>
              <w:rPr>
                <w:sz w:val="20"/>
              </w:rPr>
              <w:t>涂层剥落</w:t>
            </w:r>
          </w:p>
        </w:tc>
        <w:tc>
          <w:tcPr>
            <w:tcW w:w="3151" w:type="dxa"/>
            <w:shd w:val="clear" w:color="auto" w:fill="F7F9FC"/>
          </w:tcPr>
          <w:p w14:paraId="3D56AC55">
            <w:pPr>
              <w:wordWrap w:val="0"/>
              <w:spacing w:before="20" w:after="20" w:line="240" w:lineRule="auto"/>
              <w:ind w:firstLine="0"/>
            </w:pPr>
            <w:r>
              <w:rPr>
                <w:sz w:val="20"/>
              </w:rPr>
              <w:t>防护涂层起皮、脱落</w:t>
            </w:r>
          </w:p>
        </w:tc>
        <w:tc>
          <w:tcPr>
            <w:tcW w:w="2211" w:type="dxa"/>
            <w:shd w:val="clear" w:color="auto" w:fill="F7F9FC"/>
          </w:tcPr>
          <w:p w14:paraId="411E1C29">
            <w:pPr>
              <w:wordWrap w:val="0"/>
              <w:spacing w:before="20" w:after="20" w:line="240" w:lineRule="auto"/>
              <w:ind w:firstLine="0"/>
            </w:pPr>
            <w:r>
              <w:rPr>
                <w:sz w:val="20"/>
              </w:rPr>
              <w:t>是（涂层厚度损失）</w:t>
            </w:r>
          </w:p>
        </w:tc>
        <w:tc>
          <w:tcPr>
            <w:tcW w:w="2211" w:type="dxa"/>
            <w:shd w:val="clear" w:color="auto" w:fill="F7F9FC"/>
          </w:tcPr>
          <w:p w14:paraId="3B2B1E39">
            <w:pPr>
              <w:wordWrap w:val="0"/>
              <w:spacing w:before="20" w:after="20" w:line="240" w:lineRule="auto"/>
              <w:ind w:firstLine="0"/>
            </w:pPr>
            <w:r>
              <w:rPr>
                <w:sz w:val="20"/>
              </w:rPr>
              <w:t>颜色差异、边界清晰、片状</w:t>
            </w:r>
          </w:p>
        </w:tc>
      </w:tr>
    </w:tbl>
    <w:p w14:paraId="479AD2BE">
      <w:pPr>
        <w:wordWrap w:val="0"/>
        <w:spacing w:line="192" w:lineRule="auto"/>
      </w:pPr>
    </w:p>
    <w:p w14:paraId="19939F6A">
      <w:pPr>
        <w:wordWrap w:val="0"/>
        <w:spacing w:line="408" w:lineRule="auto"/>
      </w:pPr>
      <w:r>
        <w:rPr>
          <w:b/>
        </w:rPr>
        <w:t>（2）识别技术路线。</w:t>
      </w:r>
    </w:p>
    <w:p w14:paraId="4F5765F2">
      <w:pPr>
        <w:wordWrap w:val="0"/>
        <w:spacing w:line="408" w:lineRule="auto"/>
      </w:pPr>
      <w:r>
        <w:t>采用</w:t>
      </w:r>
      <w:r>
        <w:rPr>
          <w:rFonts w:hint="eastAsia"/>
        </w:rPr>
        <w:t>“</w:t>
      </w:r>
      <w:r>
        <w:rPr>
          <w:b/>
        </w:rPr>
        <w:t>二维语义分割 + 三维几何分析 + 多模态融合 + 规则后处理</w:t>
      </w:r>
      <w:r>
        <w:rPr>
          <w:rFonts w:hint="eastAsia"/>
        </w:rPr>
        <w:t>”</w:t>
      </w:r>
      <w:r>
        <w:t>的四级识别框架：</w:t>
      </w:r>
    </w:p>
    <w:p w14:paraId="66EED6D8">
      <w:pPr>
        <w:keepNext/>
        <w:wordWrap w:val="0"/>
        <w:spacing w:before="120" w:after="80" w:line="240" w:lineRule="auto"/>
        <w:jc w:val="center"/>
      </w:pPr>
      <w:r>
        <w:drawing>
          <wp:inline distT="0" distB="0" distL="0" distR="0">
            <wp:extent cx="5579745" cy="1985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a:stretch>
                      <a:fillRect/>
                    </a:stretch>
                  </pic:blipFill>
                  <pic:spPr>
                    <a:xfrm>
                      <a:off x="0" y="0"/>
                      <a:ext cx="5580000" cy="1985740"/>
                    </a:xfrm>
                    <a:prstGeom prst="rect">
                      <a:avLst/>
                    </a:prstGeom>
                  </pic:spPr>
                </pic:pic>
              </a:graphicData>
            </a:graphic>
          </wp:inline>
        </w:drawing>
      </w:r>
    </w:p>
    <w:p w14:paraId="73B505D1">
      <w:pPr>
        <w:pStyle w:val="14"/>
        <w:jc w:val="cente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技术路线图</w:t>
      </w:r>
    </w:p>
    <w:p w14:paraId="02AD0B9B">
      <w:pPr>
        <w:wordWrap w:val="0"/>
        <w:spacing w:line="408" w:lineRule="auto"/>
      </w:pPr>
      <w:r>
        <w:rPr>
          <w:b/>
        </w:rPr>
        <w:t>（3）二维分割模型。</w:t>
      </w:r>
    </w:p>
    <w:p w14:paraId="43A2E358">
      <w:pPr>
        <w:wordWrap w:val="0"/>
        <w:spacing w:line="336" w:lineRule="auto"/>
        <w:ind w:left="420"/>
      </w:pPr>
      <w:r>
        <w:rPr>
          <w:sz w:val="21"/>
        </w:rPr>
        <w:t>●骨干</w:t>
      </w:r>
      <w:r>
        <w:t>网络：SegFormer（轻量高效）</w:t>
      </w:r>
      <w:r>
        <w:rPr>
          <w:rFonts w:hint="eastAsia"/>
        </w:rPr>
        <w:t>或</w:t>
      </w:r>
      <w:r>
        <w:t>DeepLabV3+（边界精细），输入多尺度影像。</w:t>
      </w:r>
    </w:p>
    <w:p w14:paraId="5AF87CFD">
      <w:pPr>
        <w:wordWrap w:val="0"/>
        <w:spacing w:line="336" w:lineRule="auto"/>
        <w:ind w:left="420"/>
      </w:pPr>
      <w:r>
        <w:rPr>
          <w:sz w:val="21"/>
        </w:rPr>
        <w:t>●训练</w:t>
      </w:r>
      <w:r>
        <w:t>策略：以现场采集影像为主、公开数据集预训练、数据增强（光照、湿润、噪声、尺度）。</w:t>
      </w:r>
    </w:p>
    <w:p w14:paraId="09DFD479">
      <w:pPr>
        <w:wordWrap w:val="0"/>
        <w:spacing w:line="336" w:lineRule="auto"/>
        <w:ind w:left="420"/>
      </w:pPr>
      <w:r>
        <w:rPr>
          <w:sz w:val="21"/>
        </w:rPr>
        <w:t>●小样</w:t>
      </w:r>
      <w:r>
        <w:t>本处理：采用迁移学习+主动学习，人工复核结果自动回流为训练样本，模型随项目迭代提升。</w:t>
      </w:r>
    </w:p>
    <w:p w14:paraId="6AE6E246">
      <w:pPr>
        <w:wordWrap w:val="0"/>
        <w:spacing w:line="336" w:lineRule="auto"/>
        <w:ind w:left="420"/>
      </w:pPr>
      <w:r>
        <w:rPr>
          <w:sz w:val="21"/>
        </w:rPr>
        <w:t>●输出</w:t>
      </w:r>
      <w:r>
        <w:t>：逐像素类别概率图，阈值化后生成缺陷掩膜。</w:t>
      </w:r>
    </w:p>
    <w:p w14:paraId="368379BD">
      <w:pPr>
        <w:wordWrap w:val="0"/>
        <w:spacing w:line="408" w:lineRule="auto"/>
      </w:pPr>
      <w:r>
        <w:rPr>
          <w:b/>
        </w:rPr>
        <w:t>（4）三维几何分析。</w:t>
      </w:r>
    </w:p>
    <w:p w14:paraId="6CE2071F">
      <w:pPr>
        <w:wordWrap w:val="0"/>
        <w:spacing w:line="336" w:lineRule="auto"/>
        <w:ind w:left="420"/>
      </w:pPr>
      <w:r>
        <w:rPr>
          <w:sz w:val="21"/>
        </w:rPr>
        <w:t>●基于</w:t>
      </w:r>
      <w:r>
        <w:t>法向、曲率、深度梯度检测凹陷/凸起区域。</w:t>
      </w:r>
    </w:p>
    <w:p w14:paraId="36382AB2">
      <w:pPr>
        <w:wordWrap w:val="0"/>
        <w:spacing w:line="336" w:lineRule="auto"/>
        <w:ind w:left="420"/>
      </w:pPr>
      <w:r>
        <w:rPr>
          <w:sz w:val="21"/>
        </w:rPr>
        <w:t>●基于</w:t>
      </w:r>
      <w:r>
        <w:t>区域生长与欧氏聚类提取缺陷实例。</w:t>
      </w:r>
    </w:p>
    <w:p w14:paraId="23CAC103">
      <w:pPr>
        <w:wordWrap w:val="0"/>
        <w:spacing w:line="336" w:lineRule="auto"/>
        <w:ind w:left="420"/>
      </w:pPr>
      <w:r>
        <w:rPr>
          <w:sz w:val="21"/>
        </w:rPr>
        <w:t>●基于</w:t>
      </w:r>
      <w:r>
        <w:t>骨架提取（裂缝）与最小外接矩形（坑槽）计算几何参数。</w:t>
      </w:r>
    </w:p>
    <w:p w14:paraId="345B5B78">
      <w:pPr>
        <w:wordWrap w:val="0"/>
        <w:spacing w:line="336" w:lineRule="auto"/>
        <w:ind w:left="420"/>
      </w:pPr>
      <w:r>
        <w:rPr>
          <w:sz w:val="21"/>
        </w:rPr>
        <w:t>●对</w:t>
      </w:r>
      <w:r>
        <w:t>二维分割结果，通过影像—点云映射投影到三维，实现</w:t>
      </w:r>
      <w:r>
        <w:rPr>
          <w:rFonts w:hint="eastAsia"/>
        </w:rPr>
        <w:t>“</w:t>
      </w:r>
      <w:r>
        <w:t>二维识别、三维量化</w:t>
      </w:r>
      <w:r>
        <w:rPr>
          <w:rFonts w:hint="eastAsia"/>
        </w:rPr>
        <w:t>”</w:t>
      </w:r>
      <w:r>
        <w:t>。</w:t>
      </w:r>
    </w:p>
    <w:p w14:paraId="2FD0DA18">
      <w:pPr>
        <w:wordWrap w:val="0"/>
        <w:spacing w:line="408" w:lineRule="auto"/>
      </w:pPr>
      <w:r>
        <w:rPr>
          <w:b/>
        </w:rPr>
        <w:t>（5）规则后处理。</w:t>
      </w:r>
    </w:p>
    <w:p w14:paraId="7A4B99D7">
      <w:pPr>
        <w:wordWrap w:val="0"/>
        <w:spacing w:line="336" w:lineRule="auto"/>
        <w:ind w:left="420"/>
      </w:pPr>
      <w:r>
        <w:rPr>
          <w:sz w:val="21"/>
        </w:rPr>
        <w:t>●面积</w:t>
      </w:r>
      <w:r>
        <w:t>/深度小于阈值的候选剔除（噪点抑制）。</w:t>
      </w:r>
    </w:p>
    <w:p w14:paraId="4159C61D">
      <w:pPr>
        <w:wordWrap w:val="0"/>
        <w:spacing w:line="336" w:lineRule="auto"/>
        <w:ind w:left="420"/>
      </w:pPr>
      <w:r>
        <w:rPr>
          <w:sz w:val="21"/>
        </w:rPr>
        <w:t>●长</w:t>
      </w:r>
      <w:r>
        <w:t>宽比、圆度、延伸方向等形态特征过滤。</w:t>
      </w:r>
    </w:p>
    <w:p w14:paraId="2C122DDD">
      <w:pPr>
        <w:wordWrap w:val="0"/>
        <w:spacing w:line="336" w:lineRule="auto"/>
        <w:ind w:left="420"/>
      </w:pPr>
      <w:r>
        <w:rPr>
          <w:sz w:val="21"/>
        </w:rPr>
        <w:t>●与</w:t>
      </w:r>
      <w:r>
        <w:t>历史缺陷匹配，避免重复计数。</w:t>
      </w:r>
    </w:p>
    <w:p w14:paraId="50763D44">
      <w:pPr>
        <w:wordWrap w:val="0"/>
        <w:spacing w:line="336" w:lineRule="auto"/>
        <w:ind w:left="420"/>
      </w:pPr>
      <w:r>
        <w:rPr>
          <w:sz w:val="21"/>
        </w:rPr>
        <w:t>●输出</w:t>
      </w:r>
      <w:r>
        <w:t>候选缺陷列表，含类型、置信度、位置、初步尺寸、依据切片。</w:t>
      </w:r>
    </w:p>
    <w:p w14:paraId="63194C91">
      <w:pPr>
        <w:wordWrap w:val="0"/>
        <w:spacing w:line="408" w:lineRule="auto"/>
      </w:pPr>
      <w:r>
        <w:rPr>
          <w:b/>
        </w:rPr>
        <w:t>（6）识别性能目标。</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948"/>
        <w:gridCol w:w="2948"/>
        <w:gridCol w:w="2948"/>
      </w:tblGrid>
      <w:tr w14:paraId="105D4D6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D9E2F3"/>
          </w:tcPr>
          <w:p w14:paraId="5C9B41F9">
            <w:pPr>
              <w:wordWrap w:val="0"/>
              <w:spacing w:before="20" w:after="20" w:line="240" w:lineRule="auto"/>
              <w:ind w:firstLine="0"/>
            </w:pPr>
            <w:r>
              <w:rPr>
                <w:b/>
                <w:sz w:val="20"/>
              </w:rPr>
              <w:t>指标</w:t>
            </w:r>
          </w:p>
        </w:tc>
        <w:tc>
          <w:tcPr>
            <w:tcW w:w="2948" w:type="dxa"/>
            <w:shd w:val="clear" w:color="auto" w:fill="D9E2F3"/>
          </w:tcPr>
          <w:p w14:paraId="4B3ECB7E">
            <w:pPr>
              <w:wordWrap w:val="0"/>
              <w:spacing w:before="20" w:after="20" w:line="240" w:lineRule="auto"/>
              <w:ind w:firstLine="0"/>
            </w:pPr>
            <w:r>
              <w:rPr>
                <w:b/>
                <w:sz w:val="20"/>
              </w:rPr>
              <w:t>目标值</w:t>
            </w:r>
          </w:p>
        </w:tc>
        <w:tc>
          <w:tcPr>
            <w:tcW w:w="2948" w:type="dxa"/>
            <w:shd w:val="clear" w:color="auto" w:fill="D9E2F3"/>
          </w:tcPr>
          <w:p w14:paraId="4311790A">
            <w:pPr>
              <w:wordWrap w:val="0"/>
              <w:spacing w:before="20" w:after="20" w:line="240" w:lineRule="auto"/>
              <w:ind w:firstLine="0"/>
            </w:pPr>
            <w:r>
              <w:rPr>
                <w:b/>
                <w:sz w:val="20"/>
              </w:rPr>
              <w:t>说明</w:t>
            </w:r>
          </w:p>
        </w:tc>
      </w:tr>
      <w:tr w14:paraId="0DE8477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66700B70">
            <w:pPr>
              <w:wordWrap w:val="0"/>
              <w:spacing w:before="20" w:after="20" w:line="240" w:lineRule="auto"/>
              <w:ind w:firstLine="0"/>
            </w:pPr>
            <w:r>
              <w:rPr>
                <w:sz w:val="20"/>
              </w:rPr>
              <w:t>召回率</w:t>
            </w:r>
          </w:p>
        </w:tc>
        <w:tc>
          <w:tcPr>
            <w:tcW w:w="2948" w:type="dxa"/>
          </w:tcPr>
          <w:p w14:paraId="7373B468">
            <w:pPr>
              <w:wordWrap w:val="0"/>
              <w:spacing w:before="20" w:after="20" w:line="240" w:lineRule="auto"/>
              <w:ind w:firstLine="0"/>
            </w:pPr>
            <w:r>
              <w:rPr>
                <w:sz w:val="20"/>
              </w:rPr>
              <w:t>≥90%（主要缺陷类型）</w:t>
            </w:r>
          </w:p>
        </w:tc>
        <w:tc>
          <w:tcPr>
            <w:tcW w:w="2948" w:type="dxa"/>
          </w:tcPr>
          <w:p w14:paraId="38DCE920">
            <w:pPr>
              <w:wordWrap w:val="0"/>
              <w:spacing w:before="20" w:after="20" w:line="240" w:lineRule="auto"/>
              <w:ind w:firstLine="0"/>
            </w:pPr>
            <w:r>
              <w:rPr>
                <w:sz w:val="20"/>
              </w:rPr>
              <w:t>不漏检是首要目标</w:t>
            </w:r>
          </w:p>
        </w:tc>
      </w:tr>
      <w:tr w14:paraId="1A2D54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230A8E14">
            <w:pPr>
              <w:wordWrap w:val="0"/>
              <w:spacing w:before="20" w:after="20" w:line="240" w:lineRule="auto"/>
              <w:ind w:firstLine="0"/>
            </w:pPr>
            <w:r>
              <w:rPr>
                <w:sz w:val="20"/>
              </w:rPr>
              <w:t>准确率</w:t>
            </w:r>
          </w:p>
        </w:tc>
        <w:tc>
          <w:tcPr>
            <w:tcW w:w="2948" w:type="dxa"/>
            <w:shd w:val="clear" w:color="auto" w:fill="F7F9FC"/>
          </w:tcPr>
          <w:p w14:paraId="66F953AE">
            <w:pPr>
              <w:wordWrap w:val="0"/>
              <w:spacing w:before="20" w:after="20" w:line="240" w:lineRule="auto"/>
              <w:ind w:firstLine="0"/>
            </w:pPr>
            <w:r>
              <w:rPr>
                <w:sz w:val="20"/>
              </w:rPr>
              <w:t>≥85%</w:t>
            </w:r>
          </w:p>
        </w:tc>
        <w:tc>
          <w:tcPr>
            <w:tcW w:w="2948" w:type="dxa"/>
            <w:shd w:val="clear" w:color="auto" w:fill="F7F9FC"/>
          </w:tcPr>
          <w:p w14:paraId="060C1FD1">
            <w:pPr>
              <w:wordWrap w:val="0"/>
              <w:spacing w:before="20" w:after="20" w:line="240" w:lineRule="auto"/>
              <w:ind w:firstLine="0"/>
            </w:pPr>
            <w:r>
              <w:rPr>
                <w:sz w:val="20"/>
              </w:rPr>
              <w:t>通过人工复核兜底</w:t>
            </w:r>
          </w:p>
        </w:tc>
      </w:tr>
      <w:tr w14:paraId="29D1195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57FFD4EA">
            <w:pPr>
              <w:wordWrap w:val="0"/>
              <w:spacing w:before="20" w:after="20" w:line="240" w:lineRule="auto"/>
              <w:ind w:firstLine="0"/>
            </w:pPr>
            <w:r>
              <w:rPr>
                <w:sz w:val="20"/>
              </w:rPr>
              <w:t>误检率</w:t>
            </w:r>
          </w:p>
        </w:tc>
        <w:tc>
          <w:tcPr>
            <w:tcW w:w="2948" w:type="dxa"/>
          </w:tcPr>
          <w:p w14:paraId="0C97F7B1">
            <w:pPr>
              <w:wordWrap w:val="0"/>
              <w:spacing w:before="20" w:after="20" w:line="240" w:lineRule="auto"/>
              <w:ind w:firstLine="0"/>
            </w:pPr>
            <w:r>
              <w:rPr>
                <w:sz w:val="20"/>
              </w:rPr>
              <w:t>≤10%</w:t>
            </w:r>
          </w:p>
        </w:tc>
        <w:tc>
          <w:tcPr>
            <w:tcW w:w="2948" w:type="dxa"/>
          </w:tcPr>
          <w:p w14:paraId="3D05FD3E">
            <w:pPr>
              <w:wordWrap w:val="0"/>
              <w:spacing w:before="20" w:after="20" w:line="240" w:lineRule="auto"/>
              <w:ind w:firstLine="0"/>
            </w:pPr>
            <w:r>
              <w:rPr>
                <w:sz w:val="20"/>
              </w:rPr>
              <w:t>可通过置信度阈值调节</w:t>
            </w:r>
          </w:p>
        </w:tc>
      </w:tr>
      <w:tr w14:paraId="17073DA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55C665C4">
            <w:pPr>
              <w:wordWrap w:val="0"/>
              <w:spacing w:before="20" w:after="20" w:line="240" w:lineRule="auto"/>
              <w:ind w:firstLine="0"/>
            </w:pPr>
            <w:r>
              <w:rPr>
                <w:sz w:val="20"/>
              </w:rPr>
              <w:t>单孔识别耗时</w:t>
            </w:r>
          </w:p>
        </w:tc>
        <w:tc>
          <w:tcPr>
            <w:tcW w:w="2948" w:type="dxa"/>
            <w:shd w:val="clear" w:color="auto" w:fill="F7F9FC"/>
          </w:tcPr>
          <w:p w14:paraId="373AE266">
            <w:pPr>
              <w:wordWrap w:val="0"/>
              <w:spacing w:before="20" w:after="20" w:line="240" w:lineRule="auto"/>
              <w:ind w:firstLine="0"/>
            </w:pPr>
            <w:r>
              <w:rPr>
                <w:sz w:val="20"/>
              </w:rPr>
              <w:t>≤3h</w:t>
            </w:r>
          </w:p>
        </w:tc>
        <w:tc>
          <w:tcPr>
            <w:tcW w:w="2948" w:type="dxa"/>
            <w:shd w:val="clear" w:color="auto" w:fill="F7F9FC"/>
          </w:tcPr>
          <w:p w14:paraId="690C46DB">
            <w:pPr>
              <w:wordWrap w:val="0"/>
              <w:spacing w:before="20" w:after="20" w:line="240" w:lineRule="auto"/>
              <w:ind w:firstLine="0"/>
            </w:pPr>
            <w:r>
              <w:rPr>
                <w:sz w:val="20"/>
              </w:rPr>
              <w:t>GPU 加速</w:t>
            </w:r>
          </w:p>
        </w:tc>
      </w:tr>
      <w:tr w14:paraId="402F43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0BD57123">
            <w:pPr>
              <w:wordWrap w:val="0"/>
              <w:spacing w:before="20" w:after="20" w:line="240" w:lineRule="auto"/>
              <w:ind w:firstLine="0"/>
            </w:pPr>
            <w:r>
              <w:rPr>
                <w:sz w:val="20"/>
              </w:rPr>
              <w:t>最小可识别缺陷</w:t>
            </w:r>
          </w:p>
        </w:tc>
        <w:tc>
          <w:tcPr>
            <w:tcW w:w="2948" w:type="dxa"/>
          </w:tcPr>
          <w:p w14:paraId="1661FF0B">
            <w:pPr>
              <w:wordWrap w:val="0"/>
              <w:spacing w:before="20" w:after="20" w:line="240" w:lineRule="auto"/>
              <w:ind w:firstLine="0"/>
            </w:pPr>
            <w:r>
              <w:rPr>
                <w:sz w:val="20"/>
              </w:rPr>
              <w:t>面积 ≥1cm²，深度 ≥0.5mm</w:t>
            </w:r>
          </w:p>
        </w:tc>
        <w:tc>
          <w:tcPr>
            <w:tcW w:w="2948" w:type="dxa"/>
          </w:tcPr>
          <w:p w14:paraId="48820CBB">
            <w:pPr>
              <w:wordWrap w:val="0"/>
              <w:spacing w:before="20" w:after="20" w:line="240" w:lineRule="auto"/>
              <w:ind w:firstLine="0"/>
            </w:pPr>
            <w:r>
              <w:rPr>
                <w:sz w:val="20"/>
              </w:rPr>
              <w:t>可按标准配置</w:t>
            </w:r>
          </w:p>
        </w:tc>
      </w:tr>
    </w:tbl>
    <w:p w14:paraId="703FDF26">
      <w:pPr>
        <w:wordWrap w:val="0"/>
        <w:spacing w:line="192" w:lineRule="auto"/>
      </w:pPr>
    </w:p>
    <w:p w14:paraId="5D60ADF6">
      <w:pPr>
        <w:wordWrap w:val="0"/>
        <w:spacing w:before="160" w:after="40" w:line="312" w:lineRule="auto"/>
      </w:pPr>
      <w:r>
        <w:rPr>
          <w:rFonts w:ascii="黑体" w:hAnsi="黑体" w:eastAsia="黑体"/>
          <w:b/>
        </w:rPr>
        <w:t>M7 缺陷量化与分级</w:t>
      </w:r>
    </w:p>
    <w:p w14:paraId="60FEABA1">
      <w:pPr>
        <w:wordWrap w:val="0"/>
        <w:spacing w:line="408" w:lineRule="auto"/>
      </w:pPr>
      <w:r>
        <w:rPr>
          <w:b/>
        </w:rPr>
        <w:t>（1）位置确定。</w:t>
      </w:r>
    </w:p>
    <w:p w14:paraId="250B2398">
      <w:pPr>
        <w:wordWrap w:val="0"/>
        <w:spacing w:line="336" w:lineRule="auto"/>
        <w:ind w:left="420"/>
      </w:pPr>
      <w:r>
        <w:rPr>
          <w:sz w:val="21"/>
        </w:rPr>
        <w:t>●三维</w:t>
      </w:r>
      <w:r>
        <w:t>坐标：缺陷形</w:t>
      </w:r>
      <w:r>
        <w:rPr>
          <w:rFonts w:hint="eastAsia"/>
        </w:rPr>
        <w:t>心</w:t>
      </w:r>
      <w:r>
        <w:t>(X,Y,Z)，输出保留0.01m。</w:t>
      </w:r>
    </w:p>
    <w:p w14:paraId="37614B78">
      <w:pPr>
        <w:wordWrap w:val="0"/>
        <w:spacing w:line="336" w:lineRule="auto"/>
        <w:ind w:left="420"/>
      </w:pPr>
      <w:r>
        <w:rPr>
          <w:sz w:val="21"/>
        </w:rPr>
        <w:t>●平面</w:t>
      </w:r>
      <w:r>
        <w:t>展开坐标：桩号 S（顺水流方向）与偏距 E（垂直水流方向），用于平面展开图定位。</w:t>
      </w:r>
    </w:p>
    <w:p w14:paraId="2A991ED9">
      <w:pPr>
        <w:wordWrap w:val="0"/>
        <w:spacing w:line="336" w:lineRule="auto"/>
        <w:ind w:left="420"/>
      </w:pPr>
      <w:r>
        <w:rPr>
          <w:sz w:val="21"/>
        </w:rPr>
        <w:t>●所</w:t>
      </w:r>
      <w:r>
        <w:t>在部位：底板/左侧墙/右侧墙、结构缝编号、桩号区间。</w:t>
      </w:r>
    </w:p>
    <w:p w14:paraId="4F414605">
      <w:pPr>
        <w:wordWrap w:val="0"/>
        <w:spacing w:line="336" w:lineRule="auto"/>
        <w:ind w:left="420"/>
      </w:pPr>
      <w:r>
        <w:rPr>
          <w:sz w:val="21"/>
        </w:rPr>
        <w:t>●高程</w:t>
      </w:r>
      <w:r>
        <w:t>：绝对高程（底板缺陷必填），保留0.001m。</w:t>
      </w:r>
    </w:p>
    <w:p w14:paraId="162809D5">
      <w:pPr>
        <w:wordWrap w:val="0"/>
        <w:spacing w:line="408" w:lineRule="auto"/>
      </w:pPr>
      <w:r>
        <w:rPr>
          <w:b/>
        </w:rPr>
        <w:t>（2）五维尺寸计算。</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13"/>
        <w:gridCol w:w="2835"/>
        <w:gridCol w:w="4596"/>
      </w:tblGrid>
      <w:tr w14:paraId="1B4F8C8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jc w:val="center"/>
        </w:trPr>
        <w:tc>
          <w:tcPr>
            <w:tcW w:w="1413" w:type="dxa"/>
            <w:shd w:val="clear" w:color="auto" w:fill="D9E2F3"/>
          </w:tcPr>
          <w:p w14:paraId="190DE5F5">
            <w:pPr>
              <w:wordWrap w:val="0"/>
              <w:spacing w:before="20" w:after="20" w:line="240" w:lineRule="auto"/>
              <w:ind w:firstLine="0"/>
            </w:pPr>
            <w:r>
              <w:rPr>
                <w:b/>
                <w:sz w:val="20"/>
              </w:rPr>
              <w:t>维度</w:t>
            </w:r>
          </w:p>
        </w:tc>
        <w:tc>
          <w:tcPr>
            <w:tcW w:w="2835" w:type="dxa"/>
            <w:shd w:val="clear" w:color="auto" w:fill="D9E2F3"/>
          </w:tcPr>
          <w:p w14:paraId="453B969C">
            <w:pPr>
              <w:wordWrap w:val="0"/>
              <w:spacing w:before="20" w:after="20" w:line="240" w:lineRule="auto"/>
              <w:ind w:firstLine="0"/>
            </w:pPr>
            <w:r>
              <w:rPr>
                <w:b/>
                <w:sz w:val="20"/>
              </w:rPr>
              <w:t>定义</w:t>
            </w:r>
          </w:p>
        </w:tc>
        <w:tc>
          <w:tcPr>
            <w:tcW w:w="4596" w:type="dxa"/>
            <w:shd w:val="clear" w:color="auto" w:fill="D9E2F3"/>
          </w:tcPr>
          <w:p w14:paraId="1A0DB7C4">
            <w:pPr>
              <w:wordWrap w:val="0"/>
              <w:spacing w:before="20" w:after="20" w:line="240" w:lineRule="auto"/>
              <w:ind w:firstLine="0"/>
            </w:pPr>
            <w:r>
              <w:rPr>
                <w:b/>
                <w:sz w:val="20"/>
              </w:rPr>
              <w:t>计算方法</w:t>
            </w:r>
          </w:p>
        </w:tc>
      </w:tr>
      <w:tr w14:paraId="679B5D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55CFFFD2">
            <w:pPr>
              <w:wordWrap w:val="0"/>
              <w:spacing w:before="20" w:after="20" w:line="240" w:lineRule="auto"/>
              <w:ind w:firstLine="0"/>
            </w:pPr>
            <w:r>
              <w:rPr>
                <w:sz w:val="20"/>
              </w:rPr>
              <w:t>长度 L</w:t>
            </w:r>
          </w:p>
        </w:tc>
        <w:tc>
          <w:tcPr>
            <w:tcW w:w="2835" w:type="dxa"/>
          </w:tcPr>
          <w:p w14:paraId="27960C22">
            <w:pPr>
              <w:wordWrap w:val="0"/>
              <w:spacing w:before="20" w:after="20" w:line="240" w:lineRule="auto"/>
              <w:ind w:firstLine="0"/>
            </w:pPr>
            <w:r>
              <w:rPr>
                <w:sz w:val="20"/>
              </w:rPr>
              <w:t>顺水流方向最大延伸</w:t>
            </w:r>
          </w:p>
        </w:tc>
        <w:tc>
          <w:tcPr>
            <w:tcW w:w="4596" w:type="dxa"/>
          </w:tcPr>
          <w:p w14:paraId="425C3CF5">
            <w:pPr>
              <w:wordWrap w:val="0"/>
              <w:spacing w:before="20" w:after="20" w:line="240" w:lineRule="auto"/>
              <w:ind w:firstLine="0"/>
            </w:pPr>
            <w:r>
              <w:rPr>
                <w:sz w:val="20"/>
              </w:rPr>
              <w:t>缺陷点集投影到水流方向轴，取投影范围</w:t>
            </w:r>
          </w:p>
        </w:tc>
      </w:tr>
      <w:tr w14:paraId="20AA37E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4E53FB7E">
            <w:pPr>
              <w:wordWrap w:val="0"/>
              <w:spacing w:before="20" w:after="20" w:line="240" w:lineRule="auto"/>
              <w:ind w:firstLine="0"/>
            </w:pPr>
            <w:r>
              <w:rPr>
                <w:sz w:val="20"/>
              </w:rPr>
              <w:t>宽度 W</w:t>
            </w:r>
          </w:p>
        </w:tc>
        <w:tc>
          <w:tcPr>
            <w:tcW w:w="2835" w:type="dxa"/>
            <w:shd w:val="clear" w:color="auto" w:fill="F7F9FC"/>
          </w:tcPr>
          <w:p w14:paraId="06E3FBED">
            <w:pPr>
              <w:wordWrap w:val="0"/>
              <w:spacing w:before="20" w:after="20" w:line="240" w:lineRule="auto"/>
              <w:ind w:firstLine="0"/>
            </w:pPr>
            <w:r>
              <w:rPr>
                <w:sz w:val="20"/>
              </w:rPr>
              <w:t>垂直水流方向最大延伸</w:t>
            </w:r>
          </w:p>
        </w:tc>
        <w:tc>
          <w:tcPr>
            <w:tcW w:w="4596" w:type="dxa"/>
            <w:shd w:val="clear" w:color="auto" w:fill="F7F9FC"/>
          </w:tcPr>
          <w:p w14:paraId="73445CD4">
            <w:pPr>
              <w:wordWrap w:val="0"/>
              <w:spacing w:before="20" w:after="20" w:line="240" w:lineRule="auto"/>
              <w:ind w:firstLine="0"/>
            </w:pPr>
            <w:r>
              <w:rPr>
                <w:sz w:val="20"/>
              </w:rPr>
              <w:t>投影到垂直水流方向轴，取投影范围</w:t>
            </w:r>
          </w:p>
        </w:tc>
      </w:tr>
      <w:tr w14:paraId="15FEE5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3D2ED782">
            <w:pPr>
              <w:wordWrap w:val="0"/>
              <w:spacing w:before="20" w:after="20" w:line="240" w:lineRule="auto"/>
              <w:ind w:firstLine="0"/>
            </w:pPr>
            <w:r>
              <w:rPr>
                <w:sz w:val="20"/>
              </w:rPr>
              <w:t>深度 D</w:t>
            </w:r>
          </w:p>
        </w:tc>
        <w:tc>
          <w:tcPr>
            <w:tcW w:w="2835" w:type="dxa"/>
          </w:tcPr>
          <w:p w14:paraId="490E5A1D">
            <w:pPr>
              <w:wordWrap w:val="0"/>
              <w:spacing w:before="20" w:after="20" w:line="240" w:lineRule="auto"/>
              <w:ind w:firstLine="0"/>
            </w:pPr>
            <w:r>
              <w:rPr>
                <w:sz w:val="20"/>
              </w:rPr>
              <w:t>垂直过流面方向最大凹陷</w:t>
            </w:r>
          </w:p>
        </w:tc>
        <w:tc>
          <w:tcPr>
            <w:tcW w:w="4596" w:type="dxa"/>
          </w:tcPr>
          <w:p w14:paraId="46A3D3BD">
            <w:pPr>
              <w:wordWrap w:val="0"/>
              <w:spacing w:before="20" w:after="20" w:line="240" w:lineRule="auto"/>
              <w:ind w:firstLine="0"/>
            </w:pPr>
            <w:r>
              <w:rPr>
                <w:sz w:val="20"/>
              </w:rPr>
              <w:t>点到拟合基准面的最大距离</w:t>
            </w:r>
          </w:p>
        </w:tc>
      </w:tr>
      <w:tr w14:paraId="6F649C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6EADE885">
            <w:pPr>
              <w:wordWrap w:val="0"/>
              <w:spacing w:before="20" w:after="20" w:line="240" w:lineRule="auto"/>
              <w:ind w:firstLine="0"/>
            </w:pPr>
            <w:r>
              <w:rPr>
                <w:sz w:val="20"/>
              </w:rPr>
              <w:t>面积 A</w:t>
            </w:r>
          </w:p>
        </w:tc>
        <w:tc>
          <w:tcPr>
            <w:tcW w:w="2835" w:type="dxa"/>
            <w:shd w:val="clear" w:color="auto" w:fill="F7F9FC"/>
          </w:tcPr>
          <w:p w14:paraId="20BE2477">
            <w:pPr>
              <w:wordWrap w:val="0"/>
              <w:spacing w:before="20" w:after="20" w:line="240" w:lineRule="auto"/>
              <w:ind w:firstLine="0"/>
            </w:pPr>
            <w:r>
              <w:rPr>
                <w:sz w:val="20"/>
              </w:rPr>
              <w:t>缺陷表面投影面积</w:t>
            </w:r>
          </w:p>
        </w:tc>
        <w:tc>
          <w:tcPr>
            <w:tcW w:w="4596" w:type="dxa"/>
            <w:shd w:val="clear" w:color="auto" w:fill="F7F9FC"/>
          </w:tcPr>
          <w:p w14:paraId="39899D4E">
            <w:pPr>
              <w:wordWrap w:val="0"/>
              <w:spacing w:before="20" w:after="20" w:line="240" w:lineRule="auto"/>
              <w:ind w:firstLine="0"/>
            </w:pPr>
            <w:r>
              <w:rPr>
                <w:sz w:val="20"/>
              </w:rPr>
              <w:t>缺陷掩膜内网格三角面投影面积之和</w:t>
            </w:r>
          </w:p>
        </w:tc>
      </w:tr>
      <w:tr w14:paraId="5A558CB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01D0871E">
            <w:pPr>
              <w:wordWrap w:val="0"/>
              <w:spacing w:before="20" w:after="20" w:line="240" w:lineRule="auto"/>
              <w:ind w:firstLine="0"/>
            </w:pPr>
            <w:r>
              <w:rPr>
                <w:sz w:val="20"/>
              </w:rPr>
              <w:t>体积 V</w:t>
            </w:r>
          </w:p>
        </w:tc>
        <w:tc>
          <w:tcPr>
            <w:tcW w:w="2835" w:type="dxa"/>
          </w:tcPr>
          <w:p w14:paraId="37DC34D5">
            <w:pPr>
              <w:wordWrap w:val="0"/>
              <w:spacing w:before="20" w:after="20" w:line="240" w:lineRule="auto"/>
              <w:ind w:firstLine="0"/>
            </w:pPr>
            <w:r>
              <w:rPr>
                <w:sz w:val="20"/>
              </w:rPr>
              <w:t>缺陷体积损失</w:t>
            </w:r>
          </w:p>
        </w:tc>
        <w:tc>
          <w:tcPr>
            <w:tcW w:w="4596" w:type="dxa"/>
          </w:tcPr>
          <w:p w14:paraId="15E3AC4C">
            <w:pPr>
              <w:wordWrap w:val="0"/>
              <w:spacing w:before="20" w:after="20" w:line="240" w:lineRule="auto"/>
              <w:ind w:firstLine="0"/>
            </w:pPr>
            <w:r>
              <w:rPr>
                <w:sz w:val="20"/>
              </w:rPr>
              <w:t>体素积分 Σ Acell· (dᵢ,0)</w:t>
            </w:r>
          </w:p>
        </w:tc>
      </w:tr>
    </w:tbl>
    <w:p w14:paraId="1F042FA9">
      <w:pPr>
        <w:wordWrap w:val="0"/>
        <w:spacing w:line="192" w:lineRule="auto"/>
      </w:pPr>
    </w:p>
    <w:p w14:paraId="7EA51E70">
      <w:pPr>
        <w:wordWrap w:val="0"/>
        <w:spacing w:line="408" w:lineRule="auto"/>
      </w:pPr>
      <w:r>
        <w:rPr>
          <w:b/>
        </w:rPr>
        <w:t>（3）基准面拟合。</w:t>
      </w:r>
    </w:p>
    <w:p w14:paraId="1F8DA9CC">
      <w:pPr>
        <w:wordWrap w:val="0"/>
        <w:spacing w:line="408" w:lineRule="auto"/>
      </w:pPr>
      <w:r>
        <w:t>对缺陷邻域采用 RANSAC 拟合二次曲面：</w:t>
      </w:r>
    </w:p>
    <w:p w14:paraId="18B7BB5F">
      <w:pPr>
        <w:wordWrap w:val="0"/>
        <w:spacing w:before="120" w:after="160" w:line="240" w:lineRule="auto"/>
        <w:jc w:val="center"/>
      </w:pPr>
      <w:r>
        <w:drawing>
          <wp:inline distT="0" distB="0" distL="0" distR="0">
            <wp:extent cx="2640330" cy="262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a:stretch>
                      <a:fillRect/>
                    </a:stretch>
                  </pic:blipFill>
                  <pic:spPr>
                    <a:xfrm>
                      <a:off x="0" y="0"/>
                      <a:ext cx="2640543" cy="262859"/>
                    </a:xfrm>
                    <a:prstGeom prst="rect">
                      <a:avLst/>
                    </a:prstGeom>
                  </pic:spPr>
                </pic:pic>
              </a:graphicData>
            </a:graphic>
          </wp:inline>
        </w:drawing>
      </w:r>
    </w:p>
    <w:p w14:paraId="5B9BF132">
      <w:pPr>
        <w:wordWrap w:val="0"/>
        <w:spacing w:line="408" w:lineRule="auto"/>
      </w:pPr>
      <w:r>
        <w:t>剔除缺陷点后迭代拟合，得到局部基准面；深度 dᵢ为点到基准面的法向距离。对侧墙，以垂直墙面方向为深度方向。</w:t>
      </w:r>
    </w:p>
    <w:p w14:paraId="0880E229">
      <w:pPr>
        <w:wordWrap w:val="0"/>
        <w:spacing w:line="408" w:lineRule="auto"/>
      </w:pPr>
      <w:r>
        <w:rPr>
          <w:b/>
        </w:rPr>
        <w:t>（4）级别认定规则引擎。</w:t>
      </w:r>
    </w:p>
    <w:p w14:paraId="5370EDF3">
      <w:pPr>
        <w:wordWrap w:val="0"/>
        <w:spacing w:line="336" w:lineRule="auto"/>
        <w:ind w:left="420"/>
      </w:pPr>
      <w:r>
        <w:rPr>
          <w:sz w:val="21"/>
        </w:rPr>
        <w:t>●规则</w:t>
      </w:r>
      <w:r>
        <w:t>以</w:t>
      </w:r>
      <w:r>
        <w:rPr>
          <w:rFonts w:hint="eastAsia"/>
        </w:rPr>
        <w:t>“</w:t>
      </w:r>
      <w:r>
        <w:t>条件表达式</w:t>
      </w:r>
      <w:r>
        <w:rPr>
          <w:rFonts w:hint="eastAsia"/>
        </w:rPr>
        <w:t>”</w:t>
      </w:r>
      <w:r>
        <w:t>配置，例如：</w:t>
      </w:r>
      <w:r>
        <w:rPr>
          <w:rFonts w:hint="eastAsia" w:ascii="宋体" w:hAnsi="宋体" w:cs="宋体"/>
          <w:sz w:val="22"/>
        </w:rPr>
        <w:t>深度</w:t>
      </w:r>
      <w:r>
        <w:rPr>
          <w:rFonts w:ascii="Consolas" w:hAnsi="Consolas" w:eastAsia="Consolas"/>
          <w:sz w:val="22"/>
        </w:rPr>
        <w:t xml:space="preserve">&gt;=20mm AND </w:t>
      </w:r>
      <w:r>
        <w:rPr>
          <w:rFonts w:hint="eastAsia" w:ascii="宋体" w:hAnsi="宋体" w:cs="宋体"/>
          <w:sz w:val="22"/>
        </w:rPr>
        <w:t>面积</w:t>
      </w:r>
      <w:r>
        <w:rPr>
          <w:rFonts w:ascii="Consolas" w:hAnsi="Consolas" w:eastAsia="Consolas"/>
          <w:sz w:val="22"/>
        </w:rPr>
        <w:t>&gt;=0.5m²→</w:t>
      </w:r>
      <w:r>
        <w:rPr>
          <w:rFonts w:hint="eastAsia" w:ascii="宋体" w:hAnsi="宋体" w:cs="宋体"/>
          <w:sz w:val="22"/>
        </w:rPr>
        <w:t>Ⅲ级</w:t>
      </w:r>
      <w:r>
        <w:t>。</w:t>
      </w:r>
    </w:p>
    <w:p w14:paraId="2E655FD1">
      <w:pPr>
        <w:wordWrap w:val="0"/>
        <w:spacing w:line="336" w:lineRule="auto"/>
        <w:ind w:left="420"/>
      </w:pPr>
      <w:r>
        <w:rPr>
          <w:sz w:val="21"/>
        </w:rPr>
        <w:t>●支持</w:t>
      </w:r>
      <w:r>
        <w:t>多规则优先级、冲突消解、默认级别。</w:t>
      </w:r>
    </w:p>
    <w:p w14:paraId="021994EB">
      <w:pPr>
        <w:wordWrap w:val="0"/>
        <w:spacing w:line="336" w:lineRule="auto"/>
        <w:ind w:left="420"/>
      </w:pPr>
      <w:r>
        <w:rPr>
          <w:sz w:val="21"/>
        </w:rPr>
        <w:t>●规则</w:t>
      </w:r>
      <w:r>
        <w:t>版本化管理，报告记录规则版本号，确保可追溯。</w:t>
      </w:r>
    </w:p>
    <w:p w14:paraId="2A72B37E">
      <w:pPr>
        <w:wordWrap w:val="0"/>
        <w:spacing w:line="336" w:lineRule="auto"/>
        <w:ind w:left="420"/>
      </w:pPr>
      <w:r>
        <w:rPr>
          <w:sz w:val="21"/>
        </w:rPr>
        <w:t>●规则</w:t>
      </w:r>
      <w:r>
        <w:t>修改需审批，修改前后差异留痕。</w:t>
      </w:r>
    </w:p>
    <w:p w14:paraId="0D5CC47E">
      <w:pPr>
        <w:wordWrap w:val="0"/>
        <w:spacing w:line="408" w:lineRule="auto"/>
      </w:pPr>
      <w:r>
        <w:rPr>
          <w:b/>
        </w:rPr>
        <w:t>（5）处理措施建议。</w:t>
      </w:r>
    </w:p>
    <w:p w14:paraId="3AEAC67A">
      <w:pPr>
        <w:wordWrap w:val="0"/>
        <w:spacing w:line="336" w:lineRule="auto"/>
        <w:ind w:left="420"/>
      </w:pPr>
      <w:r>
        <w:rPr>
          <w:sz w:val="21"/>
        </w:rPr>
        <w:t>●内置</w:t>
      </w:r>
      <w:r>
        <w:t>修补材料与工艺库（环氧砂浆、聚合物水泥砂浆、抗冲磨混凝土、聚脲涂层等），按缺陷类型、尺寸、部位、环境条件推荐。</w:t>
      </w:r>
    </w:p>
    <w:p w14:paraId="5BCD12B5">
      <w:pPr>
        <w:wordWrap w:val="0"/>
        <w:spacing w:line="336" w:lineRule="auto"/>
        <w:ind w:left="420"/>
      </w:pPr>
      <w:r>
        <w:rPr>
          <w:sz w:val="21"/>
        </w:rPr>
        <w:t>●材料</w:t>
      </w:r>
      <w:r>
        <w:t>用量估算：按体积×损耗系数（可配置）+ 表面积×涂层厚度计算。</w:t>
      </w:r>
    </w:p>
    <w:p w14:paraId="6553822B">
      <w:pPr>
        <w:wordWrap w:val="0"/>
        <w:spacing w:line="336" w:lineRule="auto"/>
        <w:ind w:left="420"/>
      </w:pPr>
      <w:r>
        <w:rPr>
          <w:sz w:val="21"/>
        </w:rPr>
        <w:t>●推荐</w:t>
      </w:r>
      <w:r>
        <w:t>结果可人工调整，调整理由记录在案。</w:t>
      </w:r>
    </w:p>
    <w:p w14:paraId="4FB59259">
      <w:pPr>
        <w:wordWrap w:val="0"/>
        <w:spacing w:before="160" w:after="40" w:line="312" w:lineRule="auto"/>
      </w:pPr>
      <w:r>
        <w:rPr>
          <w:rFonts w:ascii="黑体" w:hAnsi="黑体" w:eastAsia="黑体"/>
          <w:b/>
        </w:rPr>
        <w:t>M8 缺陷管理与复核</w:t>
      </w:r>
    </w:p>
    <w:p w14:paraId="03BC3B4D">
      <w:pPr>
        <w:wordWrap w:val="0"/>
        <w:spacing w:line="336" w:lineRule="auto"/>
        <w:ind w:left="420"/>
      </w:pPr>
      <w:r>
        <w:rPr>
          <w:b/>
        </w:rPr>
        <w:t>编号规则。</w:t>
      </w:r>
      <w:r>
        <w:t xml:space="preserve"> 支持自定义编码规则，如</w:t>
      </w:r>
      <w:r>
        <w:rPr>
          <w:rFonts w:hint="eastAsia"/>
        </w:rPr>
        <w:t>“</w:t>
      </w:r>
      <w:r>
        <w:t>电站-孔号-年度-部位-序号</w:t>
      </w:r>
      <w:r>
        <w:rPr>
          <w:rFonts w:hint="eastAsia"/>
        </w:rPr>
        <w:t>”</w:t>
      </w:r>
      <w:r>
        <w:t>（例：GZB-2J-2027-DB-0001），全局唯一、可读性强。</w:t>
      </w:r>
    </w:p>
    <w:p w14:paraId="673B99B7">
      <w:pPr>
        <w:wordWrap w:val="0"/>
        <w:spacing w:line="336" w:lineRule="auto"/>
        <w:ind w:left="420"/>
      </w:pPr>
      <w:r>
        <w:rPr>
          <w:b/>
        </w:rPr>
        <w:t>人工复核。</w:t>
      </w:r>
      <w:r>
        <w:t xml:space="preserve"> 提供</w:t>
      </w:r>
      <w:r>
        <w:rPr>
          <w:rFonts w:hint="eastAsia"/>
        </w:rPr>
        <w:t>“</w:t>
      </w:r>
      <w:r>
        <w:t>候选—确认—排除</w:t>
      </w:r>
      <w:r>
        <w:rPr>
          <w:rFonts w:hint="eastAsia"/>
        </w:rPr>
        <w:t>”</w:t>
      </w:r>
      <w:r>
        <w:t>三态；复核界面同时显示影像、点云、断面、历史记录，支持一键确认/修改/合并/拆分。</w:t>
      </w:r>
    </w:p>
    <w:p w14:paraId="7484E9C7">
      <w:pPr>
        <w:wordWrap w:val="0"/>
        <w:spacing w:line="336" w:lineRule="auto"/>
        <w:ind w:left="420"/>
      </w:pPr>
      <w:r>
        <w:rPr>
          <w:b/>
        </w:rPr>
        <w:t>缺陷编辑。</w:t>
      </w:r>
      <w:r>
        <w:t xml:space="preserve"> 支持边界编辑（套索/画笔/生长）、类型修改、尺寸重算、备注、照片关联。</w:t>
      </w:r>
    </w:p>
    <w:p w14:paraId="2A097181">
      <w:pPr>
        <w:wordWrap w:val="0"/>
        <w:spacing w:line="336" w:lineRule="auto"/>
        <w:ind w:left="420"/>
      </w:pPr>
      <w:r>
        <w:rPr>
          <w:b/>
        </w:rPr>
        <w:t>状态流转。</w:t>
      </w:r>
      <w:r>
        <w:t xml:space="preserve"> 待复核→已确认→已审核→已签发→已修复；每次流转记录人员、时间、意见。</w:t>
      </w:r>
    </w:p>
    <w:p w14:paraId="47541F3B">
      <w:pPr>
        <w:wordWrap w:val="0"/>
        <w:spacing w:line="336" w:lineRule="auto"/>
        <w:ind w:left="420"/>
      </w:pPr>
      <w:r>
        <w:rPr>
          <w:b/>
        </w:rPr>
        <w:t>历史关联。</w:t>
      </w:r>
      <w:r>
        <w:t xml:space="preserve"> 同一位置的历史缺陷自动关联，形成"缺陷生命周期"档案（首次发现、发展、修复、复现）。</w:t>
      </w:r>
    </w:p>
    <w:p w14:paraId="013EEB36">
      <w:pPr>
        <w:wordWrap w:val="0"/>
        <w:spacing w:line="336" w:lineRule="auto"/>
        <w:ind w:left="420"/>
      </w:pPr>
      <w:r>
        <w:rPr>
          <w:b/>
        </w:rPr>
        <w:t>批量操作。</w:t>
      </w:r>
      <w:r>
        <w:t xml:space="preserve"> 批量确认、批量改类型、批量导出、批量生成照片。</w:t>
      </w:r>
    </w:p>
    <w:p w14:paraId="65D222BF">
      <w:pPr>
        <w:wordWrap w:val="0"/>
        <w:spacing w:before="160" w:after="40" w:line="312" w:lineRule="auto"/>
      </w:pPr>
      <w:r>
        <w:rPr>
          <w:rFonts w:ascii="黑体" w:hAnsi="黑体" w:eastAsia="黑体"/>
          <w:b/>
        </w:rPr>
        <w:t>M9 历史数据对比</w:t>
      </w:r>
    </w:p>
    <w:p w14:paraId="498BF911">
      <w:pPr>
        <w:wordWrap w:val="0"/>
        <w:spacing w:line="408" w:lineRule="auto"/>
      </w:pPr>
      <w:r>
        <w:rPr>
          <w:b/>
        </w:rPr>
        <w:t>（1）对比类型。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405"/>
        <w:gridCol w:w="2268"/>
        <w:gridCol w:w="4171"/>
      </w:tblGrid>
      <w:tr w14:paraId="6D9CDF6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D9E2F3"/>
          </w:tcPr>
          <w:p w14:paraId="19DED3E6">
            <w:pPr>
              <w:wordWrap w:val="0"/>
              <w:spacing w:before="20" w:after="20" w:line="240" w:lineRule="auto"/>
              <w:ind w:firstLine="0"/>
            </w:pPr>
            <w:r>
              <w:rPr>
                <w:b/>
                <w:sz w:val="20"/>
              </w:rPr>
              <w:t>对比类型</w:t>
            </w:r>
          </w:p>
        </w:tc>
        <w:tc>
          <w:tcPr>
            <w:tcW w:w="2268" w:type="dxa"/>
            <w:shd w:val="clear" w:color="auto" w:fill="D9E2F3"/>
          </w:tcPr>
          <w:p w14:paraId="1473E66A">
            <w:pPr>
              <w:wordWrap w:val="0"/>
              <w:spacing w:before="20" w:after="20" w:line="240" w:lineRule="auto"/>
              <w:ind w:firstLine="0"/>
            </w:pPr>
            <w:r>
              <w:rPr>
                <w:b/>
                <w:sz w:val="20"/>
              </w:rPr>
              <w:t>用途</w:t>
            </w:r>
          </w:p>
        </w:tc>
        <w:tc>
          <w:tcPr>
            <w:tcW w:w="4171" w:type="dxa"/>
            <w:shd w:val="clear" w:color="auto" w:fill="D9E2F3"/>
          </w:tcPr>
          <w:p w14:paraId="3D5B2B67">
            <w:pPr>
              <w:wordWrap w:val="0"/>
              <w:spacing w:before="20" w:after="20" w:line="240" w:lineRule="auto"/>
              <w:ind w:firstLine="0"/>
            </w:pPr>
            <w:r>
              <w:rPr>
                <w:b/>
                <w:sz w:val="20"/>
              </w:rPr>
              <w:t>输出</w:t>
            </w:r>
          </w:p>
        </w:tc>
      </w:tr>
      <w:tr w14:paraId="09FD353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tcPr>
          <w:p w14:paraId="3633CCE9">
            <w:pPr>
              <w:wordWrap w:val="0"/>
              <w:spacing w:before="20" w:after="20" w:line="240" w:lineRule="auto"/>
              <w:ind w:firstLine="0"/>
            </w:pPr>
            <w:r>
              <w:rPr>
                <w:sz w:val="20"/>
              </w:rPr>
              <w:t>修前 vs 修后</w:t>
            </w:r>
          </w:p>
        </w:tc>
        <w:tc>
          <w:tcPr>
            <w:tcW w:w="2268" w:type="dxa"/>
          </w:tcPr>
          <w:p w14:paraId="7C48D398">
            <w:pPr>
              <w:wordWrap w:val="0"/>
              <w:spacing w:before="20" w:after="20" w:line="240" w:lineRule="auto"/>
              <w:ind w:firstLine="0"/>
            </w:pPr>
            <w:r>
              <w:rPr>
                <w:sz w:val="20"/>
              </w:rPr>
              <w:t>评价修复效果</w:t>
            </w:r>
          </w:p>
        </w:tc>
        <w:tc>
          <w:tcPr>
            <w:tcW w:w="4171" w:type="dxa"/>
          </w:tcPr>
          <w:p w14:paraId="10EA5CF7">
            <w:pPr>
              <w:wordWrap w:val="0"/>
              <w:spacing w:before="20" w:after="20" w:line="240" w:lineRule="auto"/>
              <w:ind w:firstLine="0"/>
            </w:pPr>
            <w:r>
              <w:rPr>
                <w:sz w:val="20"/>
              </w:rPr>
              <w:t>高程差云图、体积变化、修复合格率</w:t>
            </w:r>
          </w:p>
        </w:tc>
      </w:tr>
      <w:tr w14:paraId="511248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F7F9FC"/>
          </w:tcPr>
          <w:p w14:paraId="51EE5AE3">
            <w:pPr>
              <w:wordWrap w:val="0"/>
              <w:spacing w:before="20" w:after="20" w:line="240" w:lineRule="auto"/>
              <w:ind w:firstLine="0"/>
            </w:pPr>
            <w:r>
              <w:rPr>
                <w:sz w:val="20"/>
              </w:rPr>
              <w:t>当年 vs 上一检修年度</w:t>
            </w:r>
          </w:p>
        </w:tc>
        <w:tc>
          <w:tcPr>
            <w:tcW w:w="2268" w:type="dxa"/>
            <w:shd w:val="clear" w:color="auto" w:fill="F7F9FC"/>
          </w:tcPr>
          <w:p w14:paraId="4021983F">
            <w:pPr>
              <w:wordWrap w:val="0"/>
              <w:spacing w:before="20" w:after="20" w:line="240" w:lineRule="auto"/>
              <w:ind w:firstLine="0"/>
            </w:pPr>
            <w:r>
              <w:rPr>
                <w:sz w:val="20"/>
              </w:rPr>
              <w:t>分析年度变化</w:t>
            </w:r>
          </w:p>
        </w:tc>
        <w:tc>
          <w:tcPr>
            <w:tcW w:w="4171" w:type="dxa"/>
            <w:shd w:val="clear" w:color="auto" w:fill="F7F9FC"/>
          </w:tcPr>
          <w:p w14:paraId="63DA844C">
            <w:pPr>
              <w:wordWrap w:val="0"/>
              <w:spacing w:before="20" w:after="20" w:line="240" w:lineRule="auto"/>
              <w:ind w:firstLine="0"/>
            </w:pPr>
            <w:r>
              <w:rPr>
                <w:sz w:val="20"/>
              </w:rPr>
              <w:t>变化面积、体积、最大深度、发展速率</w:t>
            </w:r>
          </w:p>
        </w:tc>
      </w:tr>
      <w:tr w14:paraId="4B77103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tcPr>
          <w:p w14:paraId="4575329E">
            <w:pPr>
              <w:wordWrap w:val="0"/>
              <w:spacing w:before="20" w:after="20" w:line="240" w:lineRule="auto"/>
              <w:ind w:firstLine="0"/>
            </w:pPr>
            <w:r>
              <w:rPr>
                <w:sz w:val="20"/>
              </w:rPr>
              <w:t>多年趋势</w:t>
            </w:r>
          </w:p>
        </w:tc>
        <w:tc>
          <w:tcPr>
            <w:tcW w:w="2268" w:type="dxa"/>
          </w:tcPr>
          <w:p w14:paraId="3C23AD7E">
            <w:pPr>
              <w:wordWrap w:val="0"/>
              <w:spacing w:before="20" w:after="20" w:line="240" w:lineRule="auto"/>
              <w:ind w:firstLine="0"/>
            </w:pPr>
            <w:r>
              <w:rPr>
                <w:sz w:val="20"/>
              </w:rPr>
              <w:t>提炼冲磨发展规律</w:t>
            </w:r>
          </w:p>
        </w:tc>
        <w:tc>
          <w:tcPr>
            <w:tcW w:w="4171" w:type="dxa"/>
          </w:tcPr>
          <w:p w14:paraId="3FC3894C">
            <w:pPr>
              <w:wordWrap w:val="0"/>
              <w:spacing w:before="20" w:after="20" w:line="240" w:lineRule="auto"/>
              <w:ind w:firstLine="0"/>
            </w:pPr>
            <w:r>
              <w:rPr>
                <w:sz w:val="20"/>
              </w:rPr>
              <w:t>趋势曲线、预测模型、风险分级</w:t>
            </w:r>
          </w:p>
        </w:tc>
      </w:tr>
      <w:tr w14:paraId="31F45F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F7F9FC"/>
          </w:tcPr>
          <w:p w14:paraId="31B6AFA8">
            <w:pPr>
              <w:wordWrap w:val="0"/>
              <w:spacing w:before="20" w:after="20" w:line="240" w:lineRule="auto"/>
              <w:ind w:firstLine="0"/>
            </w:pPr>
            <w:r>
              <w:rPr>
                <w:sz w:val="20"/>
              </w:rPr>
              <w:t>多孔对比</w:t>
            </w:r>
          </w:p>
        </w:tc>
        <w:tc>
          <w:tcPr>
            <w:tcW w:w="2268" w:type="dxa"/>
            <w:shd w:val="clear" w:color="auto" w:fill="F7F9FC"/>
          </w:tcPr>
          <w:p w14:paraId="487D7C0C">
            <w:pPr>
              <w:wordWrap w:val="0"/>
              <w:spacing w:before="20" w:after="20" w:line="240" w:lineRule="auto"/>
              <w:ind w:firstLine="0"/>
            </w:pPr>
            <w:r>
              <w:rPr>
                <w:sz w:val="20"/>
              </w:rPr>
              <w:t>横向比较不同孔位</w:t>
            </w:r>
          </w:p>
        </w:tc>
        <w:tc>
          <w:tcPr>
            <w:tcW w:w="4171" w:type="dxa"/>
            <w:shd w:val="clear" w:color="auto" w:fill="F7F9FC"/>
          </w:tcPr>
          <w:p w14:paraId="110CC529">
            <w:pPr>
              <w:wordWrap w:val="0"/>
              <w:spacing w:before="20" w:after="20" w:line="240" w:lineRule="auto"/>
              <w:ind w:firstLine="0"/>
            </w:pPr>
            <w:r>
              <w:rPr>
                <w:sz w:val="20"/>
              </w:rPr>
              <w:t>统计图表、排序</w:t>
            </w:r>
          </w:p>
        </w:tc>
      </w:tr>
    </w:tbl>
    <w:p w14:paraId="06FFC442">
      <w:pPr>
        <w:wordWrap w:val="0"/>
        <w:spacing w:line="192" w:lineRule="auto"/>
      </w:pPr>
    </w:p>
    <w:p w14:paraId="1D18D1E6">
      <w:pPr>
        <w:wordWrap w:val="0"/>
        <w:spacing w:line="408" w:lineRule="auto"/>
      </w:pPr>
      <w:r>
        <w:rPr>
          <w:b/>
        </w:rPr>
        <w:t>（2）统一基准。</w:t>
      </w:r>
    </w:p>
    <w:p w14:paraId="5C3927B0">
      <w:pPr>
        <w:wordWrap w:val="0"/>
        <w:spacing w:line="336" w:lineRule="auto"/>
        <w:ind w:left="420"/>
      </w:pPr>
      <w:r>
        <w:t>1．坐标统一：所有年度数据转换到同一工程坐标系与高程基准。</w:t>
      </w:r>
    </w:p>
    <w:p w14:paraId="17B4818D">
      <w:pPr>
        <w:wordWrap w:val="0"/>
        <w:spacing w:line="336" w:lineRule="auto"/>
        <w:ind w:left="420"/>
      </w:pPr>
      <w:r>
        <w:t>2．精配准：以控制点/稳定结构（闸墩、门槛）为基准，采用 GICP 精配准，残差 ≤2mm。</w:t>
      </w:r>
    </w:p>
    <w:p w14:paraId="02DAC64F">
      <w:pPr>
        <w:wordWrap w:val="0"/>
        <w:spacing w:line="336" w:lineRule="auto"/>
        <w:ind w:left="420"/>
      </w:pPr>
      <w:r>
        <w:t>3．基准面统一：以同一设计面或首次测量面为基准，避免</w:t>
      </w:r>
      <w:r>
        <w:rPr>
          <w:rFonts w:hint="eastAsia"/>
        </w:rPr>
        <w:t>“</w:t>
      </w:r>
      <w:r>
        <w:t>各年各算</w:t>
      </w:r>
      <w:r>
        <w:rPr>
          <w:rFonts w:hint="eastAsia"/>
        </w:rPr>
        <w:t>”</w:t>
      </w:r>
      <w:r>
        <w:t>。</w:t>
      </w:r>
    </w:p>
    <w:p w14:paraId="1DF66E23">
      <w:pPr>
        <w:wordWrap w:val="0"/>
        <w:spacing w:line="336" w:lineRule="auto"/>
        <w:ind w:left="420"/>
      </w:pPr>
      <w:r>
        <w:t>4．时相校正：记录测量时的水位、温度、湿润状态，必要时进行环境影响修正。</w:t>
      </w:r>
    </w:p>
    <w:p w14:paraId="11EBF95B">
      <w:pPr>
        <w:wordWrap w:val="0"/>
        <w:spacing w:line="408" w:lineRule="auto"/>
      </w:pPr>
      <w:r>
        <w:rPr>
          <w:b/>
        </w:rPr>
        <w:t>（3）变化检测算法。</w:t>
      </w:r>
    </w:p>
    <w:p w14:paraId="24C9CADD">
      <w:pPr>
        <w:wordWrap w:val="0"/>
        <w:spacing w:line="408" w:lineRule="auto"/>
      </w:pPr>
      <w:r>
        <w:t>采用 M3C2（Multiscale Model to Model Cloud Comparison）算法：</w:t>
      </w:r>
    </w:p>
    <w:p w14:paraId="6C78399A">
      <w:pPr>
        <w:wordWrap w:val="0"/>
        <w:spacing w:line="336" w:lineRule="auto"/>
        <w:ind w:left="420"/>
      </w:pPr>
      <w:r>
        <w:t>1．对每个核心点，沿法向构建圆柱体，分别在两期点云中计算平均位置；</w:t>
      </w:r>
    </w:p>
    <w:p w14:paraId="5B46C76C">
      <w:pPr>
        <w:wordWrap w:val="0"/>
        <w:spacing w:line="336" w:lineRule="auto"/>
        <w:ind w:left="420"/>
      </w:pPr>
      <w:r>
        <w:t>2．计算法向距离 d 及其置信区间 L₉5；</w:t>
      </w:r>
    </w:p>
    <w:p w14:paraId="455D6B73">
      <w:pPr>
        <w:wordWrap w:val="0"/>
        <w:spacing w:line="336" w:lineRule="auto"/>
        <w:ind w:left="420"/>
      </w:pPr>
      <w:r>
        <w:t>3．</w:t>
      </w:r>
      <w:r>
        <w:rPr>
          <w:rFonts w:hint="eastAsia"/>
        </w:rPr>
        <w:t>当</w:t>
      </w:r>
      <w:r>
        <w:t>|d|&gt;L₉5 时判定为显著变化；</w:t>
      </w:r>
    </w:p>
    <w:p w14:paraId="2BF0063A">
      <w:pPr>
        <w:wordWrap w:val="0"/>
        <w:spacing w:line="336" w:lineRule="auto"/>
        <w:ind w:left="420"/>
      </w:pPr>
      <w:r>
        <w:t>4．对显著变化区域聚类，提取变化斑块，计算面积、体积、最大深度。</w:t>
      </w:r>
    </w:p>
    <w:p w14:paraId="322BA4AE">
      <w:pPr>
        <w:wordWrap w:val="0"/>
        <w:spacing w:line="408" w:lineRule="auto"/>
      </w:pPr>
      <w:r>
        <w:t>同时提供高程差（DoD）云图作为辅助，直观展示冲磨/淤积分布。</w:t>
      </w:r>
    </w:p>
    <w:p w14:paraId="4F59773C">
      <w:pPr>
        <w:wordWrap w:val="0"/>
        <w:spacing w:line="408" w:lineRule="auto"/>
      </w:pPr>
      <w:r>
        <w:rPr>
          <w:b/>
        </w:rPr>
        <w:t>（4）趋势分析。</w:t>
      </w:r>
    </w:p>
    <w:p w14:paraId="36401256">
      <w:pPr>
        <w:wordWrap w:val="0"/>
        <w:spacing w:line="336" w:lineRule="auto"/>
        <w:ind w:left="420"/>
      </w:pPr>
      <w:r>
        <w:rPr>
          <w:sz w:val="21"/>
        </w:rPr>
        <w:t>●按</w:t>
      </w:r>
      <w:r>
        <w:t>缺陷/区域统计体积损失随时间变化，拟合线性/指数模型，计算年变化率。</w:t>
      </w:r>
    </w:p>
    <w:p w14:paraId="530C4967">
      <w:pPr>
        <w:wordWrap w:val="0"/>
        <w:spacing w:line="336" w:lineRule="auto"/>
        <w:ind w:left="420"/>
      </w:pPr>
      <w:r>
        <w:rPr>
          <w:sz w:val="21"/>
        </w:rPr>
        <w:t>●对冲</w:t>
      </w:r>
      <w:r>
        <w:t>磨坑槽，计算深度发展速率（mm/年）、面积扩展速率（m²/年）。</w:t>
      </w:r>
    </w:p>
    <w:p w14:paraId="1968DE4B">
      <w:pPr>
        <w:wordWrap w:val="0"/>
        <w:spacing w:line="336" w:lineRule="auto"/>
        <w:ind w:left="420"/>
      </w:pPr>
      <w:r>
        <w:rPr>
          <w:sz w:val="21"/>
        </w:rPr>
        <w:t>●输出</w:t>
      </w:r>
      <w:r>
        <w:t>风险预警：发展速率超过阈值的区域标记为</w:t>
      </w:r>
      <w:r>
        <w:rPr>
          <w:rFonts w:hint="eastAsia"/>
        </w:rPr>
        <w:t>“</w:t>
      </w:r>
      <w:r>
        <w:t>重点关注</w:t>
      </w:r>
      <w:r>
        <w:rPr>
          <w:rFonts w:hint="eastAsia"/>
        </w:rPr>
        <w:t>”</w:t>
      </w:r>
      <w:r>
        <w:t>。</w:t>
      </w:r>
    </w:p>
    <w:p w14:paraId="6724AFF8">
      <w:pPr>
        <w:wordWrap w:val="0"/>
        <w:spacing w:before="160" w:after="40" w:line="312" w:lineRule="auto"/>
      </w:pPr>
      <w:r>
        <w:rPr>
          <w:rFonts w:ascii="黑体" w:hAnsi="黑体" w:eastAsia="黑体"/>
          <w:b/>
        </w:rPr>
        <w:t>M10 报告与图纸自动生成</w:t>
      </w:r>
    </w:p>
    <w:p w14:paraId="057FBD4D">
      <w:pPr>
        <w:wordWrap w:val="0"/>
        <w:spacing w:line="408" w:lineRule="auto"/>
      </w:pPr>
      <w:r>
        <w:rPr>
          <w:b/>
        </w:rPr>
        <w:t>（1）报告内容结构。</w:t>
      </w:r>
    </w:p>
    <w:p w14:paraId="108DDE49">
      <w:pPr>
        <w:wordWrap w:val="0"/>
        <w:spacing w:line="408" w:lineRule="auto"/>
      </w:pPr>
      <w:r>
        <w:t>严格按采购</w:t>
      </w:r>
      <w:r>
        <w:rPr>
          <w:rFonts w:hint="eastAsia"/>
        </w:rPr>
        <w:t>文件</w:t>
      </w:r>
      <w:r>
        <w:t>4.4.4.2要求，报告包含：</w:t>
      </w:r>
    </w:p>
    <w:p w14:paraId="2D95498C">
      <w:pPr>
        <w:wordWrap w:val="0"/>
        <w:spacing w:line="336" w:lineRule="auto"/>
        <w:ind w:left="420"/>
      </w:pPr>
      <w:r>
        <w:t>1．封面、目录、项目概况；</w:t>
      </w:r>
    </w:p>
    <w:p w14:paraId="53334E15">
      <w:pPr>
        <w:wordWrap w:val="0"/>
        <w:spacing w:line="336" w:lineRule="auto"/>
        <w:ind w:left="420"/>
      </w:pPr>
      <w:r>
        <w:t>2．检查方法与设备（含精度评定）；</w:t>
      </w:r>
    </w:p>
    <w:p w14:paraId="72476DBE">
      <w:pPr>
        <w:wordWrap w:val="0"/>
        <w:spacing w:line="336" w:lineRule="auto"/>
        <w:ind w:left="420"/>
      </w:pPr>
      <w:r>
        <w:t>3．检查发现的缺陷概述；</w:t>
      </w:r>
    </w:p>
    <w:p w14:paraId="394A045D">
      <w:pPr>
        <w:wordWrap w:val="0"/>
        <w:spacing w:line="336" w:lineRule="auto"/>
        <w:ind w:left="420"/>
      </w:pPr>
      <w:r>
        <w:t>4．缺陷原因分析；</w:t>
      </w:r>
    </w:p>
    <w:p w14:paraId="679644D1">
      <w:pPr>
        <w:wordWrap w:val="0"/>
        <w:spacing w:line="336" w:lineRule="auto"/>
        <w:ind w:left="420"/>
      </w:pPr>
      <w:r>
        <w:t>5．缺陷处理措施建议（含材料、工艺、用量估算）；</w:t>
      </w:r>
    </w:p>
    <w:p w14:paraId="0ADAE863">
      <w:pPr>
        <w:wordWrap w:val="0"/>
        <w:spacing w:line="336" w:lineRule="auto"/>
        <w:ind w:left="420"/>
      </w:pPr>
      <w:r>
        <w:t>6．缺陷汇总表（编号、位置、尺寸、级别）；</w:t>
      </w:r>
    </w:p>
    <w:p w14:paraId="0B11C502">
      <w:pPr>
        <w:wordWrap w:val="0"/>
        <w:spacing w:line="336" w:lineRule="auto"/>
        <w:ind w:left="420"/>
      </w:pPr>
      <w:r>
        <w:t>7．缺陷宏观分布拍摄照片（标注编号）；</w:t>
      </w:r>
    </w:p>
    <w:p w14:paraId="43BF8331">
      <w:pPr>
        <w:wordWrap w:val="0"/>
        <w:spacing w:line="336" w:lineRule="auto"/>
        <w:ind w:left="420"/>
      </w:pPr>
      <w:r>
        <w:t>8．各缺陷近景拍摄照片；</w:t>
      </w:r>
    </w:p>
    <w:p w14:paraId="2518C1C0">
      <w:pPr>
        <w:wordWrap w:val="0"/>
        <w:spacing w:line="336" w:lineRule="auto"/>
        <w:ind w:left="420"/>
      </w:pPr>
      <w:r>
        <w:t>9．缺陷检查记录图（平面展开图）；</w:t>
      </w:r>
    </w:p>
    <w:p w14:paraId="41CD9926">
      <w:pPr>
        <w:wordWrap w:val="0"/>
        <w:spacing w:line="336" w:lineRule="auto"/>
        <w:ind w:left="420"/>
      </w:pPr>
      <w:r>
        <w:t>10．结论与建议；</w:t>
      </w:r>
    </w:p>
    <w:p w14:paraId="07791BB4">
      <w:pPr>
        <w:wordWrap w:val="0"/>
        <w:spacing w:line="336" w:lineRule="auto"/>
        <w:ind w:left="420"/>
      </w:pPr>
      <w:r>
        <w:t>11．附录（原始数据清单、精度报告、规则版本）。</w:t>
      </w:r>
    </w:p>
    <w:p w14:paraId="4C287426">
      <w:pPr>
        <w:wordWrap w:val="0"/>
        <w:spacing w:line="408" w:lineRule="auto"/>
      </w:pPr>
      <w:r>
        <w:rPr>
          <w:b/>
        </w:rPr>
        <w:t>（2）模板引擎。</w:t>
      </w:r>
    </w:p>
    <w:p w14:paraId="46FCB2A4">
      <w:pPr>
        <w:wordWrap w:val="0"/>
        <w:spacing w:line="336" w:lineRule="auto"/>
        <w:ind w:left="420"/>
      </w:pPr>
      <w:r>
        <w:rPr>
          <w:sz w:val="21"/>
        </w:rPr>
        <w:t xml:space="preserve">● </w:t>
      </w:r>
      <w:r>
        <w:t>采用 DOCX 模板+占位符+数据绑定，模板可由甲方提供或按甲方格式定制。</w:t>
      </w:r>
    </w:p>
    <w:p w14:paraId="675E1970">
      <w:pPr>
        <w:wordWrap w:val="0"/>
        <w:spacing w:line="336" w:lineRule="auto"/>
        <w:ind w:left="420"/>
      </w:pPr>
      <w:r>
        <w:rPr>
          <w:sz w:val="21"/>
        </w:rPr>
        <w:t xml:space="preserve">● </w:t>
      </w:r>
      <w:r>
        <w:t>支持条件段落、循环表格、图表插入、页眉页脚、编号自动生成。</w:t>
      </w:r>
    </w:p>
    <w:p w14:paraId="2002D20E">
      <w:pPr>
        <w:wordWrap w:val="0"/>
        <w:spacing w:line="336" w:lineRule="auto"/>
        <w:ind w:left="420"/>
      </w:pPr>
      <w:r>
        <w:rPr>
          <w:sz w:val="21"/>
        </w:rPr>
        <w:t xml:space="preserve">● </w:t>
      </w:r>
      <w:r>
        <w:t>模板版本化管理，报告记录模板版本。</w:t>
      </w:r>
    </w:p>
    <w:p w14:paraId="274119EF">
      <w:pPr>
        <w:wordWrap w:val="0"/>
        <w:spacing w:line="336" w:lineRule="auto"/>
        <w:ind w:left="420"/>
      </w:pPr>
      <w:r>
        <w:rPr>
          <w:sz w:val="21"/>
        </w:rPr>
        <w:t xml:space="preserve">● </w:t>
      </w:r>
      <w:r>
        <w:t>支持多套模板（不同电站、不同报告类型）。</w:t>
      </w:r>
    </w:p>
    <w:p w14:paraId="078CBE2B">
      <w:pPr>
        <w:wordWrap w:val="0"/>
        <w:spacing w:line="408" w:lineRule="auto"/>
      </w:pPr>
      <w:r>
        <w:rPr>
          <w:b/>
        </w:rPr>
        <w:t>（3）缺陷汇总表自动生成。</w:t>
      </w:r>
    </w:p>
    <w:p w14:paraId="3D683104">
      <w:pPr>
        <w:wordWrap w:val="0"/>
        <w:spacing w:line="336" w:lineRule="auto"/>
        <w:ind w:left="420"/>
      </w:pPr>
      <w:r>
        <w:rPr>
          <w:sz w:val="21"/>
        </w:rPr>
        <w:t xml:space="preserve">● </w:t>
      </w:r>
      <w:r>
        <w:t>字段：编号、部位、桩号、偏距、高程、长度、宽度、深度、面积、体积、类型、级别、处理建议。</w:t>
      </w:r>
    </w:p>
    <w:p w14:paraId="612D4589">
      <w:pPr>
        <w:wordWrap w:val="0"/>
        <w:spacing w:line="336" w:lineRule="auto"/>
        <w:ind w:left="420"/>
      </w:pPr>
      <w:r>
        <w:rPr>
          <w:sz w:val="21"/>
        </w:rPr>
        <w:t xml:space="preserve">● </w:t>
      </w:r>
      <w:r>
        <w:t>位置精确</w:t>
      </w:r>
      <w:r>
        <w:rPr>
          <w:rFonts w:hint="eastAsia"/>
        </w:rPr>
        <w:t>到</w:t>
      </w:r>
      <w:r>
        <w:t>0.01m，深度精确到0.1cm。</w:t>
      </w:r>
    </w:p>
    <w:p w14:paraId="20D185DE">
      <w:pPr>
        <w:wordWrap w:val="0"/>
        <w:spacing w:line="336" w:lineRule="auto"/>
        <w:ind w:left="420"/>
      </w:pPr>
      <w:r>
        <w:rPr>
          <w:sz w:val="21"/>
        </w:rPr>
        <w:t xml:space="preserve">● </w:t>
      </w:r>
      <w:r>
        <w:t>支持按部位、类型、级别排序与分组。</w:t>
      </w:r>
    </w:p>
    <w:p w14:paraId="21095B1C">
      <w:pPr>
        <w:wordWrap w:val="0"/>
        <w:spacing w:line="336" w:lineRule="auto"/>
        <w:ind w:left="420"/>
      </w:pPr>
      <w:r>
        <w:rPr>
          <w:sz w:val="21"/>
        </w:rPr>
        <w:t xml:space="preserve">● </w:t>
      </w:r>
      <w:r>
        <w:t>自动统计：缺陷数量、总面积、总体积、各级别数量。</w:t>
      </w:r>
    </w:p>
    <w:p w14:paraId="7EF90341">
      <w:pPr>
        <w:wordWrap w:val="0"/>
        <w:spacing w:line="408" w:lineRule="auto"/>
      </w:pPr>
      <w:r>
        <w:rPr>
          <w:b/>
        </w:rPr>
        <w:t>（4）照片自动标注。</w:t>
      </w:r>
    </w:p>
    <w:p w14:paraId="31FEDCC2">
      <w:pPr>
        <w:wordWrap w:val="0"/>
        <w:spacing w:line="336" w:lineRule="auto"/>
        <w:ind w:left="420"/>
      </w:pPr>
      <w:r>
        <w:rPr>
          <w:sz w:val="21"/>
        </w:rPr>
        <w:t xml:space="preserve">● </w:t>
      </w:r>
      <w:r>
        <w:t>从缺陷关联影像中自动选取最佳视角（清晰度、正射度、完整性）。</w:t>
      </w:r>
    </w:p>
    <w:p w14:paraId="1967D9F7">
      <w:pPr>
        <w:wordWrap w:val="0"/>
        <w:spacing w:line="336" w:lineRule="auto"/>
        <w:ind w:left="420"/>
      </w:pPr>
      <w:r>
        <w:rPr>
          <w:sz w:val="21"/>
        </w:rPr>
        <w:t xml:space="preserve">● </w:t>
      </w:r>
      <w:r>
        <w:t>自动绘制编号标签、边界框、尺寸标注、指北针、比例尺。</w:t>
      </w:r>
    </w:p>
    <w:p w14:paraId="4021AA41">
      <w:pPr>
        <w:wordWrap w:val="0"/>
        <w:spacing w:line="336" w:lineRule="auto"/>
        <w:ind w:left="420"/>
      </w:pPr>
      <w:r>
        <w:rPr>
          <w:sz w:val="21"/>
        </w:rPr>
        <w:t xml:space="preserve">● </w:t>
      </w:r>
      <w:r>
        <w:t>支持导出可编辑 PPTX/PDF：标注与底图分层，甲方可自行调整。</w:t>
      </w:r>
    </w:p>
    <w:p w14:paraId="668D4B10">
      <w:pPr>
        <w:wordWrap w:val="0"/>
        <w:spacing w:line="336" w:lineRule="auto"/>
        <w:ind w:left="420"/>
      </w:pPr>
      <w:r>
        <w:rPr>
          <w:sz w:val="21"/>
        </w:rPr>
        <w:t xml:space="preserve">● </w:t>
      </w:r>
      <w:r>
        <w:t>批量生成</w:t>
      </w:r>
      <w:r>
        <w:rPr>
          <w:rFonts w:hint="eastAsia"/>
        </w:rPr>
        <w:t>“</w:t>
      </w:r>
      <w:r>
        <w:t>一缺陷一</w:t>
      </w:r>
      <w:r>
        <w:rPr>
          <w:rFonts w:hint="eastAsia"/>
        </w:rPr>
        <w:t>页”</w:t>
      </w:r>
      <w:r>
        <w:t>的近景照片页。</w:t>
      </w:r>
    </w:p>
    <w:p w14:paraId="5585A1A4">
      <w:pPr>
        <w:wordWrap w:val="0"/>
        <w:spacing w:line="408" w:lineRule="auto"/>
      </w:pPr>
      <w:r>
        <w:rPr>
          <w:b/>
        </w:rPr>
        <w:t>（5）缺陷检查记录图（DWG）。</w:t>
      </w:r>
    </w:p>
    <w:p w14:paraId="029701F3">
      <w:pPr>
        <w:wordWrap w:val="0"/>
        <w:spacing w:line="336" w:lineRule="auto"/>
        <w:ind w:left="420"/>
      </w:pPr>
      <w:r>
        <w:rPr>
          <w:sz w:val="21"/>
        </w:rPr>
        <w:t xml:space="preserve">● </w:t>
      </w:r>
      <w:r>
        <w:t>以流道平面展开图为底图（支持导入甲方 DWG 图纸或由系统根据模型自动展开生成）。</w:t>
      </w:r>
    </w:p>
    <w:p w14:paraId="763273EE">
      <w:pPr>
        <w:wordWrap w:val="0"/>
        <w:spacing w:line="336" w:lineRule="auto"/>
        <w:ind w:left="420"/>
      </w:pPr>
      <w:r>
        <w:rPr>
          <w:sz w:val="21"/>
        </w:rPr>
        <w:t xml:space="preserve">● </w:t>
      </w:r>
      <w:r>
        <w:t>自动绘制缺陷边界、填充、编号、尺寸标注、桩号网格。</w:t>
      </w:r>
    </w:p>
    <w:p w14:paraId="08967B8F">
      <w:pPr>
        <w:wordWrap w:val="0"/>
        <w:spacing w:line="336" w:lineRule="auto"/>
        <w:ind w:left="420"/>
      </w:pPr>
      <w:r>
        <w:rPr>
          <w:sz w:val="21"/>
        </w:rPr>
        <w:t xml:space="preserve">● </w:t>
      </w:r>
      <w:r>
        <w:t>通过 CAD 接口（ODA/国产 CAD 二次开发）输出标准 DWG，图层规范、颜色规范、线型规范。</w:t>
      </w:r>
    </w:p>
    <w:p w14:paraId="100EDE5D">
      <w:pPr>
        <w:wordWrap w:val="0"/>
        <w:spacing w:line="336" w:lineRule="auto"/>
        <w:ind w:left="420"/>
      </w:pPr>
      <w:r>
        <w:rPr>
          <w:sz w:val="21"/>
        </w:rPr>
        <w:t xml:space="preserve">● </w:t>
      </w:r>
      <w:r>
        <w:t>支持人工在 CAD 中二次编辑，编辑后可回读系统更新缺陷位置。</w:t>
      </w:r>
    </w:p>
    <w:p w14:paraId="25755F38">
      <w:pPr>
        <w:wordWrap w:val="0"/>
        <w:spacing w:line="336" w:lineRule="auto"/>
        <w:ind w:left="420"/>
      </w:pPr>
      <w:r>
        <w:rPr>
          <w:sz w:val="21"/>
        </w:rPr>
        <w:t xml:space="preserve">● </w:t>
      </w:r>
      <w:r>
        <w:t>图纸比例、图框、标题栏按甲方标准配置。</w:t>
      </w:r>
    </w:p>
    <w:p w14:paraId="22D29B1F">
      <w:pPr>
        <w:wordWrap w:val="0"/>
        <w:spacing w:line="408" w:lineRule="auto"/>
      </w:pPr>
      <w:r>
        <w:rPr>
          <w:b/>
        </w:rPr>
        <w:t>（6）报告生成流程。</w:t>
      </w:r>
    </w:p>
    <w:p w14:paraId="0495BB73">
      <w:pPr>
        <w:keepNext/>
        <w:wordWrap w:val="0"/>
        <w:spacing w:before="120" w:after="80" w:line="240" w:lineRule="auto"/>
        <w:jc w:val="center"/>
      </w:pPr>
      <w:r>
        <w:drawing>
          <wp:inline distT="0" distB="0" distL="0" distR="0">
            <wp:extent cx="5579745" cy="2392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5580000" cy="2392500"/>
                    </a:xfrm>
                    <a:prstGeom prst="rect">
                      <a:avLst/>
                    </a:prstGeom>
                  </pic:spPr>
                </pic:pic>
              </a:graphicData>
            </a:graphic>
          </wp:inline>
        </w:drawing>
      </w:r>
    </w:p>
    <w:p w14:paraId="7F44CD51">
      <w:pPr>
        <w:pStyle w:val="14"/>
        <w:jc w:val="cente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 xml:space="preserve"> 报告生成流程图</w:t>
      </w:r>
    </w:p>
    <w:p w14:paraId="0D859284">
      <w:pPr>
        <w:wordWrap w:val="0"/>
        <w:spacing w:before="160" w:after="40" w:line="312" w:lineRule="auto"/>
      </w:pPr>
      <w:r>
        <w:rPr>
          <w:rFonts w:ascii="黑体" w:hAnsi="黑体" w:eastAsia="黑体"/>
          <w:b/>
        </w:rPr>
        <w:t>M11 可视化分析</w:t>
      </w:r>
    </w:p>
    <w:p w14:paraId="58528F9E">
      <w:pPr>
        <w:wordWrap w:val="0"/>
        <w:spacing w:line="336" w:lineRule="auto"/>
        <w:ind w:left="420"/>
      </w:pPr>
      <w:r>
        <w:t>1．</w:t>
      </w:r>
      <w:r>
        <w:rPr>
          <w:b/>
        </w:rPr>
        <w:t>平面展开云图。</w:t>
      </w:r>
      <w:r>
        <w:t xml:space="preserve"> 将底板与侧墙按展开规则展开为平面，以颜色映射深度、高程差、缺陷密度、体积损失等指标；支持自定义色带、分级阈值、图例。</w:t>
      </w:r>
    </w:p>
    <w:p w14:paraId="725C8D0B">
      <w:pPr>
        <w:wordWrap w:val="0"/>
        <w:spacing w:line="336" w:lineRule="auto"/>
        <w:ind w:left="420"/>
      </w:pPr>
      <w:r>
        <w:t>2．</w:t>
      </w:r>
      <w:r>
        <w:rPr>
          <w:b/>
        </w:rPr>
        <w:t>断面分析。</w:t>
      </w:r>
      <w:r>
        <w:t xml:space="preserve"> 沿顺水流/垂直水流方向任意剖切，输出断面曲线、设计线对比、超欠挖/冲磨深度标注。</w:t>
      </w:r>
    </w:p>
    <w:p w14:paraId="639BC75F">
      <w:pPr>
        <w:wordWrap w:val="0"/>
        <w:spacing w:line="336" w:lineRule="auto"/>
        <w:ind w:left="420"/>
      </w:pPr>
      <w:r>
        <w:t>3．</w:t>
      </w:r>
      <w:r>
        <w:rPr>
          <w:b/>
        </w:rPr>
        <w:t>二维/三维分布图。</w:t>
      </w:r>
      <w:r>
        <w:t xml:space="preserve"> 缺陷按类型、级别、面积、体积进行二维散点/热力/柱状图展示；三维空间中按位置分布展示。</w:t>
      </w:r>
    </w:p>
    <w:p w14:paraId="6A3C6266">
      <w:pPr>
        <w:wordWrap w:val="0"/>
        <w:spacing w:line="336" w:lineRule="auto"/>
        <w:ind w:left="420"/>
      </w:pPr>
      <w:r>
        <w:t>4．</w:t>
      </w:r>
      <w:r>
        <w:rPr>
          <w:b/>
        </w:rPr>
        <w:t>数据导出。</w:t>
      </w:r>
      <w:r>
        <w:t xml:space="preserve"> 冲磨场数据、断面体型数据</w:t>
      </w:r>
      <w:r>
        <w:rPr>
          <w:rFonts w:hint="eastAsia"/>
        </w:rPr>
        <w:t>导出</w:t>
      </w:r>
      <w:r>
        <w:t>.xlsx，支持自定义字段与格式；图表导出 PNG/SVG/PDF。</w:t>
      </w:r>
    </w:p>
    <w:p w14:paraId="2997C98F">
      <w:pPr>
        <w:wordWrap w:val="0"/>
        <w:spacing w:line="336" w:lineRule="auto"/>
        <w:ind w:left="420"/>
      </w:pPr>
      <w:r>
        <w:t>5．</w:t>
      </w:r>
      <w:r>
        <w:rPr>
          <w:b/>
        </w:rPr>
        <w:t>统计报表。</w:t>
      </w:r>
      <w:r>
        <w:t xml:space="preserve"> 按电站、场景、孔号、年度统计缺陷数量、面积、体积、级别分布，生成对比图表。</w:t>
      </w:r>
    </w:p>
    <w:p w14:paraId="3F1C3902">
      <w:pPr>
        <w:wordWrap w:val="0"/>
        <w:spacing w:before="160" w:after="40" w:line="312" w:lineRule="auto"/>
      </w:pPr>
      <w:r>
        <w:rPr>
          <w:rFonts w:ascii="黑体" w:hAnsi="黑体" w:eastAsia="黑体"/>
          <w:b/>
        </w:rPr>
        <w:t>M12 系统管理</w:t>
      </w:r>
    </w:p>
    <w:p w14:paraId="38C3D533">
      <w:pPr>
        <w:wordWrap w:val="0"/>
        <w:spacing w:line="336" w:lineRule="auto"/>
        <w:ind w:left="420"/>
      </w:pPr>
      <w:r>
        <w:t>1．</w:t>
      </w:r>
      <w:r>
        <w:rPr>
          <w:b/>
        </w:rPr>
        <w:t>字典管理。</w:t>
      </w:r>
      <w:r>
        <w:t xml:space="preserve"> 缺陷类型、部位、级别、材料、工艺、单位等字典维护。</w:t>
      </w:r>
    </w:p>
    <w:p w14:paraId="4BD6C657">
      <w:pPr>
        <w:wordWrap w:val="0"/>
        <w:spacing w:line="336" w:lineRule="auto"/>
        <w:ind w:left="420"/>
      </w:pPr>
      <w:r>
        <w:t>2．</w:t>
      </w:r>
      <w:r>
        <w:rPr>
          <w:b/>
        </w:rPr>
        <w:t>规则管理。</w:t>
      </w:r>
      <w:r>
        <w:t xml:space="preserve"> 判定规则、分级规则、编码规则、报告规则配置与版本管理。</w:t>
      </w:r>
    </w:p>
    <w:p w14:paraId="0983D605">
      <w:pPr>
        <w:wordWrap w:val="0"/>
        <w:spacing w:line="336" w:lineRule="auto"/>
        <w:ind w:left="420"/>
      </w:pPr>
      <w:r>
        <w:t>3．</w:t>
      </w:r>
      <w:r>
        <w:rPr>
          <w:b/>
        </w:rPr>
        <w:t>模板管理。</w:t>
      </w:r>
      <w:r>
        <w:t xml:space="preserve"> 报告模板、图纸模板、照片标注模板。</w:t>
      </w:r>
    </w:p>
    <w:p w14:paraId="21B62C33">
      <w:pPr>
        <w:wordWrap w:val="0"/>
        <w:spacing w:line="336" w:lineRule="auto"/>
        <w:ind w:left="420"/>
      </w:pPr>
      <w:r>
        <w:t>4．</w:t>
      </w:r>
      <w:r>
        <w:rPr>
          <w:b/>
        </w:rPr>
        <w:t>用户与权限。</w:t>
      </w:r>
      <w:r>
        <w:t xml:space="preserve"> 用户、角色、数据域、菜单权限、按钮权限。</w:t>
      </w:r>
    </w:p>
    <w:p w14:paraId="64CA64B6">
      <w:pPr>
        <w:wordWrap w:val="0"/>
        <w:spacing w:line="336" w:lineRule="auto"/>
        <w:ind w:left="420"/>
      </w:pPr>
      <w:r>
        <w:t>5．</w:t>
      </w:r>
      <w:r>
        <w:rPr>
          <w:b/>
        </w:rPr>
        <w:t>备份与恢复。</w:t>
      </w:r>
      <w:r>
        <w:t xml:space="preserve"> 支持全量/增量备份、定时备份、异地备份、一键恢复。</w:t>
      </w:r>
    </w:p>
    <w:p w14:paraId="43867F32">
      <w:pPr>
        <w:wordWrap w:val="0"/>
        <w:spacing w:line="336" w:lineRule="auto"/>
        <w:ind w:left="420"/>
      </w:pPr>
      <w:r>
        <w:t>6．</w:t>
      </w:r>
      <w:r>
        <w:rPr>
          <w:b/>
        </w:rPr>
        <w:t>日志管理。</w:t>
      </w:r>
      <w:r>
        <w:t xml:space="preserve"> 操作日志、运行日志、错误日志、审计日志分类存储与检索。</w:t>
      </w:r>
    </w:p>
    <w:p w14:paraId="19CA7C48">
      <w:pPr>
        <w:wordWrap w:val="0"/>
        <w:spacing w:line="336" w:lineRule="auto"/>
        <w:ind w:left="420"/>
      </w:pPr>
      <w:r>
        <w:t>7．</w:t>
      </w:r>
      <w:r>
        <w:rPr>
          <w:b/>
        </w:rPr>
        <w:t>升级管理。</w:t>
      </w:r>
      <w:r>
        <w:t xml:space="preserve"> 离线升级包、版本校验、回滚机制。</w:t>
      </w:r>
    </w:p>
    <w:p w14:paraId="080E84D7">
      <w:pPr>
        <w:wordWrap w:val="0"/>
        <w:spacing w:line="336" w:lineRule="auto"/>
        <w:ind w:left="420"/>
      </w:pPr>
      <w:r>
        <w:t>8．</w:t>
      </w:r>
      <w:r>
        <w:rPr>
          <w:b/>
        </w:rPr>
        <w:t>授权管理。</w:t>
      </w:r>
      <w:r>
        <w:t xml:space="preserve"> 离线授权文件、设备指纹绑定、到期提醒。</w:t>
      </w:r>
    </w:p>
    <w:p w14:paraId="300AE5CD">
      <w:pPr>
        <w:wordWrap w:val="0"/>
        <w:spacing w:before="160" w:after="40" w:line="312" w:lineRule="auto"/>
      </w:pPr>
      <w:r>
        <w:rPr>
          <w:rFonts w:ascii="黑体" w:hAnsi="黑体" w:eastAsia="黑体"/>
          <w:b/>
        </w:rPr>
        <w:t>功能设计补充：功能清单与操作流程</w:t>
      </w:r>
    </w:p>
    <w:p w14:paraId="2D1EBE11">
      <w:pPr>
        <w:wordWrap w:val="0"/>
        <w:spacing w:before="100" w:after="20" w:line="312" w:lineRule="auto"/>
        <w:ind w:left="227"/>
      </w:pPr>
      <w:r>
        <w:rPr>
          <w:rFonts w:ascii="Cambria Math" w:hAnsi="Cambria Math" w:cs="Cambria Math"/>
          <w:b/>
          <w:sz w:val="22"/>
        </w:rPr>
        <w:t>◆</w:t>
      </w:r>
      <w:r>
        <w:rPr>
          <w:b/>
          <w:sz w:val="22"/>
        </w:rPr>
        <w:t xml:space="preserve"> 功能清单</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74"/>
        <w:gridCol w:w="1474"/>
        <w:gridCol w:w="733"/>
        <w:gridCol w:w="2215"/>
        <w:gridCol w:w="1474"/>
        <w:gridCol w:w="1474"/>
      </w:tblGrid>
      <w:tr w14:paraId="7D729A6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D9E2F3"/>
          </w:tcPr>
          <w:p w14:paraId="0F6E6ECA">
            <w:pPr>
              <w:wordWrap w:val="0"/>
              <w:spacing w:before="20" w:after="20" w:line="240" w:lineRule="auto"/>
              <w:ind w:firstLine="0"/>
            </w:pPr>
            <w:r>
              <w:rPr>
                <w:b/>
                <w:sz w:val="20"/>
              </w:rPr>
              <w:t>编号</w:t>
            </w:r>
          </w:p>
        </w:tc>
        <w:tc>
          <w:tcPr>
            <w:tcW w:w="1474" w:type="dxa"/>
            <w:shd w:val="clear" w:color="auto" w:fill="D9E2F3"/>
          </w:tcPr>
          <w:p w14:paraId="1A9D0258">
            <w:pPr>
              <w:wordWrap w:val="0"/>
              <w:spacing w:before="20" w:after="20" w:line="240" w:lineRule="auto"/>
              <w:ind w:firstLine="0"/>
            </w:pPr>
            <w:r>
              <w:rPr>
                <w:b/>
                <w:sz w:val="20"/>
              </w:rPr>
              <w:t>功能</w:t>
            </w:r>
          </w:p>
        </w:tc>
        <w:tc>
          <w:tcPr>
            <w:tcW w:w="733" w:type="dxa"/>
            <w:shd w:val="clear" w:color="auto" w:fill="D9E2F3"/>
          </w:tcPr>
          <w:p w14:paraId="146F9DF9">
            <w:pPr>
              <w:wordWrap w:val="0"/>
              <w:spacing w:before="20" w:after="20" w:line="240" w:lineRule="auto"/>
              <w:ind w:firstLine="0"/>
            </w:pPr>
            <w:r>
              <w:rPr>
                <w:b/>
                <w:sz w:val="20"/>
              </w:rPr>
              <w:t>模块</w:t>
            </w:r>
          </w:p>
        </w:tc>
        <w:tc>
          <w:tcPr>
            <w:tcW w:w="2215" w:type="dxa"/>
            <w:shd w:val="clear" w:color="auto" w:fill="D9E2F3"/>
          </w:tcPr>
          <w:p w14:paraId="190C0F2F">
            <w:pPr>
              <w:wordWrap w:val="0"/>
              <w:spacing w:before="20" w:after="20" w:line="240" w:lineRule="auto"/>
              <w:ind w:firstLine="0"/>
            </w:pPr>
            <w:r>
              <w:rPr>
                <w:b/>
                <w:sz w:val="20"/>
              </w:rPr>
              <w:t>输入</w:t>
            </w:r>
          </w:p>
        </w:tc>
        <w:tc>
          <w:tcPr>
            <w:tcW w:w="1474" w:type="dxa"/>
            <w:shd w:val="clear" w:color="auto" w:fill="D9E2F3"/>
          </w:tcPr>
          <w:p w14:paraId="7EAF3A9D">
            <w:pPr>
              <w:wordWrap w:val="0"/>
              <w:spacing w:before="20" w:after="20" w:line="240" w:lineRule="auto"/>
              <w:ind w:firstLine="0"/>
            </w:pPr>
            <w:r>
              <w:rPr>
                <w:b/>
                <w:sz w:val="20"/>
              </w:rPr>
              <w:t>输出/结果</w:t>
            </w:r>
          </w:p>
        </w:tc>
        <w:tc>
          <w:tcPr>
            <w:tcW w:w="1474" w:type="dxa"/>
            <w:shd w:val="clear" w:color="auto" w:fill="D9E2F3"/>
          </w:tcPr>
          <w:p w14:paraId="23689040">
            <w:pPr>
              <w:wordWrap w:val="0"/>
              <w:spacing w:before="20" w:after="20" w:line="240" w:lineRule="auto"/>
              <w:ind w:firstLine="0"/>
            </w:pPr>
            <w:r>
              <w:rPr>
                <w:b/>
                <w:sz w:val="20"/>
              </w:rPr>
              <w:t>主要角色</w:t>
            </w:r>
          </w:p>
        </w:tc>
      </w:tr>
      <w:tr w14:paraId="0DA416D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309B23C3">
            <w:pPr>
              <w:wordWrap w:val="0"/>
              <w:spacing w:before="20" w:after="20" w:line="240" w:lineRule="auto"/>
              <w:ind w:firstLine="0"/>
            </w:pPr>
            <w:r>
              <w:rPr>
                <w:sz w:val="20"/>
              </w:rPr>
              <w:t>F-01</w:t>
            </w:r>
          </w:p>
        </w:tc>
        <w:tc>
          <w:tcPr>
            <w:tcW w:w="1474" w:type="dxa"/>
          </w:tcPr>
          <w:p w14:paraId="4AB7B380">
            <w:pPr>
              <w:wordWrap w:val="0"/>
              <w:spacing w:before="20" w:after="20" w:line="240" w:lineRule="auto"/>
              <w:ind w:firstLine="0"/>
            </w:pPr>
            <w:r>
              <w:rPr>
                <w:sz w:val="20"/>
              </w:rPr>
              <w:t>新建/复制项目</w:t>
            </w:r>
          </w:p>
        </w:tc>
        <w:tc>
          <w:tcPr>
            <w:tcW w:w="733" w:type="dxa"/>
          </w:tcPr>
          <w:p w14:paraId="046E102B">
            <w:pPr>
              <w:wordWrap w:val="0"/>
              <w:spacing w:before="20" w:after="20" w:line="240" w:lineRule="auto"/>
              <w:ind w:firstLine="0"/>
            </w:pPr>
            <w:r>
              <w:rPr>
                <w:sz w:val="20"/>
              </w:rPr>
              <w:t>M1</w:t>
            </w:r>
          </w:p>
        </w:tc>
        <w:tc>
          <w:tcPr>
            <w:tcW w:w="2215" w:type="dxa"/>
          </w:tcPr>
          <w:p w14:paraId="0D6EECDC">
            <w:pPr>
              <w:wordWrap w:val="0"/>
              <w:spacing w:before="20" w:after="20" w:line="240" w:lineRule="auto"/>
              <w:ind w:firstLine="0"/>
            </w:pPr>
            <w:r>
              <w:rPr>
                <w:sz w:val="20"/>
              </w:rPr>
              <w:t>合同号、电站、场景模板</w:t>
            </w:r>
          </w:p>
        </w:tc>
        <w:tc>
          <w:tcPr>
            <w:tcW w:w="1474" w:type="dxa"/>
          </w:tcPr>
          <w:p w14:paraId="73815FFA">
            <w:pPr>
              <w:wordWrap w:val="0"/>
              <w:spacing w:before="20" w:after="20" w:line="240" w:lineRule="auto"/>
              <w:ind w:firstLine="0"/>
            </w:pPr>
            <w:r>
              <w:rPr>
                <w:sz w:val="20"/>
              </w:rPr>
              <w:t>项目空间与默认参数</w:t>
            </w:r>
          </w:p>
        </w:tc>
        <w:tc>
          <w:tcPr>
            <w:tcW w:w="1474" w:type="dxa"/>
          </w:tcPr>
          <w:p w14:paraId="454BF288">
            <w:pPr>
              <w:wordWrap w:val="0"/>
              <w:spacing w:before="20" w:after="20" w:line="240" w:lineRule="auto"/>
              <w:ind w:firstLine="0"/>
            </w:pPr>
            <w:r>
              <w:rPr>
                <w:sz w:val="20"/>
              </w:rPr>
              <w:t>管理员/测量员</w:t>
            </w:r>
          </w:p>
        </w:tc>
      </w:tr>
      <w:tr w14:paraId="1144D2D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6B0DCC63">
            <w:pPr>
              <w:wordWrap w:val="0"/>
              <w:spacing w:before="20" w:after="20" w:line="240" w:lineRule="auto"/>
              <w:ind w:firstLine="0"/>
            </w:pPr>
            <w:r>
              <w:rPr>
                <w:sz w:val="20"/>
              </w:rPr>
              <w:t>F-02</w:t>
            </w:r>
          </w:p>
        </w:tc>
        <w:tc>
          <w:tcPr>
            <w:tcW w:w="1474" w:type="dxa"/>
            <w:shd w:val="clear" w:color="auto" w:fill="F7F9FC"/>
          </w:tcPr>
          <w:p w14:paraId="0B66E356">
            <w:pPr>
              <w:wordWrap w:val="0"/>
              <w:spacing w:before="20" w:after="20" w:line="240" w:lineRule="auto"/>
              <w:ind w:firstLine="0"/>
            </w:pPr>
            <w:r>
              <w:rPr>
                <w:sz w:val="20"/>
              </w:rPr>
              <w:t>项目树浏览与检索</w:t>
            </w:r>
          </w:p>
        </w:tc>
        <w:tc>
          <w:tcPr>
            <w:tcW w:w="733" w:type="dxa"/>
            <w:shd w:val="clear" w:color="auto" w:fill="F7F9FC"/>
          </w:tcPr>
          <w:p w14:paraId="052C06FA">
            <w:pPr>
              <w:wordWrap w:val="0"/>
              <w:spacing w:before="20" w:after="20" w:line="240" w:lineRule="auto"/>
              <w:ind w:firstLine="0"/>
            </w:pPr>
            <w:r>
              <w:rPr>
                <w:sz w:val="20"/>
              </w:rPr>
              <w:t>M1</w:t>
            </w:r>
          </w:p>
        </w:tc>
        <w:tc>
          <w:tcPr>
            <w:tcW w:w="2215" w:type="dxa"/>
            <w:shd w:val="clear" w:color="auto" w:fill="F7F9FC"/>
          </w:tcPr>
          <w:p w14:paraId="05146929">
            <w:pPr>
              <w:wordWrap w:val="0"/>
              <w:spacing w:before="20" w:after="20" w:line="240" w:lineRule="auto"/>
              <w:ind w:firstLine="0"/>
            </w:pPr>
            <w:r>
              <w:rPr>
                <w:sz w:val="20"/>
              </w:rPr>
              <w:t>关键词、状态、年度</w:t>
            </w:r>
          </w:p>
        </w:tc>
        <w:tc>
          <w:tcPr>
            <w:tcW w:w="1474" w:type="dxa"/>
            <w:shd w:val="clear" w:color="auto" w:fill="F7F9FC"/>
          </w:tcPr>
          <w:p w14:paraId="7B12F02E">
            <w:pPr>
              <w:wordWrap w:val="0"/>
              <w:spacing w:before="20" w:after="20" w:line="240" w:lineRule="auto"/>
              <w:ind w:firstLine="0"/>
            </w:pPr>
            <w:r>
              <w:rPr>
                <w:sz w:val="20"/>
              </w:rPr>
              <w:t>项目/孔号/测站列表</w:t>
            </w:r>
          </w:p>
        </w:tc>
        <w:tc>
          <w:tcPr>
            <w:tcW w:w="1474" w:type="dxa"/>
            <w:shd w:val="clear" w:color="auto" w:fill="F7F9FC"/>
          </w:tcPr>
          <w:p w14:paraId="20950DF2">
            <w:pPr>
              <w:wordWrap w:val="0"/>
              <w:spacing w:before="20" w:after="20" w:line="240" w:lineRule="auto"/>
              <w:ind w:firstLine="0"/>
            </w:pPr>
            <w:r>
              <w:rPr>
                <w:sz w:val="20"/>
              </w:rPr>
              <w:t>全部</w:t>
            </w:r>
          </w:p>
        </w:tc>
      </w:tr>
      <w:tr w14:paraId="0D2C3A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185A0283">
            <w:pPr>
              <w:wordWrap w:val="0"/>
              <w:spacing w:before="20" w:after="20" w:line="240" w:lineRule="auto"/>
              <w:ind w:firstLine="0"/>
            </w:pPr>
            <w:r>
              <w:rPr>
                <w:sz w:val="20"/>
              </w:rPr>
              <w:t>F-03</w:t>
            </w:r>
          </w:p>
        </w:tc>
        <w:tc>
          <w:tcPr>
            <w:tcW w:w="1474" w:type="dxa"/>
          </w:tcPr>
          <w:p w14:paraId="501F2518">
            <w:pPr>
              <w:wordWrap w:val="0"/>
              <w:spacing w:before="20" w:after="20" w:line="240" w:lineRule="auto"/>
              <w:ind w:firstLine="0"/>
            </w:pPr>
            <w:r>
              <w:rPr>
                <w:sz w:val="20"/>
              </w:rPr>
              <w:t>角色与数据域配置</w:t>
            </w:r>
          </w:p>
        </w:tc>
        <w:tc>
          <w:tcPr>
            <w:tcW w:w="733" w:type="dxa"/>
          </w:tcPr>
          <w:p w14:paraId="55DEEAD3">
            <w:pPr>
              <w:wordWrap w:val="0"/>
              <w:spacing w:before="20" w:after="20" w:line="240" w:lineRule="auto"/>
              <w:ind w:firstLine="0"/>
            </w:pPr>
            <w:r>
              <w:rPr>
                <w:sz w:val="20"/>
              </w:rPr>
              <w:t>M1</w:t>
            </w:r>
          </w:p>
        </w:tc>
        <w:tc>
          <w:tcPr>
            <w:tcW w:w="2215" w:type="dxa"/>
          </w:tcPr>
          <w:p w14:paraId="63E38A13">
            <w:pPr>
              <w:wordWrap w:val="0"/>
              <w:spacing w:before="20" w:after="20" w:line="240" w:lineRule="auto"/>
              <w:ind w:firstLine="0"/>
            </w:pPr>
            <w:r>
              <w:rPr>
                <w:sz w:val="20"/>
              </w:rPr>
              <w:t>用户、角色、数据域</w:t>
            </w:r>
          </w:p>
        </w:tc>
        <w:tc>
          <w:tcPr>
            <w:tcW w:w="1474" w:type="dxa"/>
          </w:tcPr>
          <w:p w14:paraId="2B34EA8C">
            <w:pPr>
              <w:wordWrap w:val="0"/>
              <w:spacing w:before="20" w:after="20" w:line="240" w:lineRule="auto"/>
              <w:ind w:firstLine="0"/>
            </w:pPr>
            <w:r>
              <w:rPr>
                <w:sz w:val="20"/>
              </w:rPr>
              <w:t>权限生效与审计记录</w:t>
            </w:r>
          </w:p>
        </w:tc>
        <w:tc>
          <w:tcPr>
            <w:tcW w:w="1474" w:type="dxa"/>
          </w:tcPr>
          <w:p w14:paraId="2816C910">
            <w:pPr>
              <w:wordWrap w:val="0"/>
              <w:spacing w:before="20" w:after="20" w:line="240" w:lineRule="auto"/>
              <w:ind w:firstLine="0"/>
            </w:pPr>
            <w:r>
              <w:rPr>
                <w:sz w:val="20"/>
              </w:rPr>
              <w:t>管理员</w:t>
            </w:r>
          </w:p>
        </w:tc>
      </w:tr>
      <w:tr w14:paraId="794C72B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74C2FE50">
            <w:pPr>
              <w:wordWrap w:val="0"/>
              <w:spacing w:before="20" w:after="20" w:line="240" w:lineRule="auto"/>
              <w:ind w:firstLine="0"/>
            </w:pPr>
            <w:r>
              <w:rPr>
                <w:sz w:val="20"/>
              </w:rPr>
              <w:t>F-04</w:t>
            </w:r>
          </w:p>
        </w:tc>
        <w:tc>
          <w:tcPr>
            <w:tcW w:w="1474" w:type="dxa"/>
            <w:shd w:val="clear" w:color="auto" w:fill="F7F9FC"/>
          </w:tcPr>
          <w:p w14:paraId="77A34031">
            <w:pPr>
              <w:wordWrap w:val="0"/>
              <w:spacing w:before="20" w:after="20" w:line="240" w:lineRule="auto"/>
              <w:ind w:firstLine="0"/>
            </w:pPr>
            <w:r>
              <w:rPr>
                <w:sz w:val="20"/>
              </w:rPr>
              <w:t>文件/目录批量导入</w:t>
            </w:r>
          </w:p>
        </w:tc>
        <w:tc>
          <w:tcPr>
            <w:tcW w:w="733" w:type="dxa"/>
            <w:shd w:val="clear" w:color="auto" w:fill="F7F9FC"/>
          </w:tcPr>
          <w:p w14:paraId="4CE27ED4">
            <w:pPr>
              <w:wordWrap w:val="0"/>
              <w:spacing w:before="20" w:after="20" w:line="240" w:lineRule="auto"/>
              <w:ind w:firstLine="0"/>
            </w:pPr>
            <w:r>
              <w:rPr>
                <w:sz w:val="20"/>
              </w:rPr>
              <w:t>M2</w:t>
            </w:r>
          </w:p>
        </w:tc>
        <w:tc>
          <w:tcPr>
            <w:tcW w:w="2215" w:type="dxa"/>
            <w:shd w:val="clear" w:color="auto" w:fill="F7F9FC"/>
          </w:tcPr>
          <w:p w14:paraId="28285B91">
            <w:pPr>
              <w:wordWrap w:val="0"/>
              <w:spacing w:before="20" w:after="20" w:line="240" w:lineRule="auto"/>
              <w:ind w:firstLine="0"/>
            </w:pPr>
            <w:r>
              <w:rPr>
                <w:sz w:val="20"/>
              </w:rPr>
              <w:t>LAS/PCD/PLY/影像/CSV</w:t>
            </w:r>
          </w:p>
        </w:tc>
        <w:tc>
          <w:tcPr>
            <w:tcW w:w="1474" w:type="dxa"/>
            <w:shd w:val="clear" w:color="auto" w:fill="F7F9FC"/>
          </w:tcPr>
          <w:p w14:paraId="2F4D8745">
            <w:pPr>
              <w:wordWrap w:val="0"/>
              <w:spacing w:before="20" w:after="20" w:line="240" w:lineRule="auto"/>
              <w:ind w:firstLine="0"/>
            </w:pPr>
            <w:r>
              <w:rPr>
                <w:sz w:val="20"/>
              </w:rPr>
              <w:t>数据集与元数据</w:t>
            </w:r>
          </w:p>
        </w:tc>
        <w:tc>
          <w:tcPr>
            <w:tcW w:w="1474" w:type="dxa"/>
            <w:shd w:val="clear" w:color="auto" w:fill="F7F9FC"/>
          </w:tcPr>
          <w:p w14:paraId="4C4B2161">
            <w:pPr>
              <w:wordWrap w:val="0"/>
              <w:spacing w:before="20" w:after="20" w:line="240" w:lineRule="auto"/>
              <w:ind w:firstLine="0"/>
            </w:pPr>
            <w:r>
              <w:rPr>
                <w:sz w:val="20"/>
              </w:rPr>
              <w:t>测量员/处理员</w:t>
            </w:r>
          </w:p>
        </w:tc>
      </w:tr>
      <w:tr w14:paraId="677FAFC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04DA70BD">
            <w:pPr>
              <w:wordWrap w:val="0"/>
              <w:spacing w:before="20" w:after="20" w:line="240" w:lineRule="auto"/>
              <w:ind w:firstLine="0"/>
            </w:pPr>
            <w:r>
              <w:rPr>
                <w:sz w:val="20"/>
              </w:rPr>
              <w:t>F-05</w:t>
            </w:r>
          </w:p>
        </w:tc>
        <w:tc>
          <w:tcPr>
            <w:tcW w:w="1474" w:type="dxa"/>
          </w:tcPr>
          <w:p w14:paraId="4B23BF6D">
            <w:pPr>
              <w:wordWrap w:val="0"/>
              <w:spacing w:before="20" w:after="20" w:line="240" w:lineRule="auto"/>
              <w:ind w:firstLine="0"/>
            </w:pPr>
            <w:r>
              <w:rPr>
                <w:sz w:val="20"/>
              </w:rPr>
              <w:t>S100 数据包解析</w:t>
            </w:r>
          </w:p>
        </w:tc>
        <w:tc>
          <w:tcPr>
            <w:tcW w:w="733" w:type="dxa"/>
          </w:tcPr>
          <w:p w14:paraId="35739E5A">
            <w:pPr>
              <w:wordWrap w:val="0"/>
              <w:spacing w:before="20" w:after="20" w:line="240" w:lineRule="auto"/>
              <w:ind w:firstLine="0"/>
            </w:pPr>
            <w:r>
              <w:rPr>
                <w:sz w:val="20"/>
              </w:rPr>
              <w:t>M2</w:t>
            </w:r>
          </w:p>
        </w:tc>
        <w:tc>
          <w:tcPr>
            <w:tcW w:w="2215" w:type="dxa"/>
          </w:tcPr>
          <w:p w14:paraId="2F8EAFCC">
            <w:pPr>
              <w:wordWrap w:val="0"/>
              <w:spacing w:before="20" w:after="20" w:line="240" w:lineRule="auto"/>
              <w:ind w:firstLine="0"/>
            </w:pPr>
            <w:r>
              <w:rPr>
                <w:sz w:val="20"/>
              </w:rPr>
              <w:t>.bag、位姿、标定、PPK</w:t>
            </w:r>
          </w:p>
        </w:tc>
        <w:tc>
          <w:tcPr>
            <w:tcW w:w="1474" w:type="dxa"/>
          </w:tcPr>
          <w:p w14:paraId="0FFAFB6E">
            <w:pPr>
              <w:wordWrap w:val="0"/>
              <w:spacing w:before="20" w:after="20" w:line="240" w:lineRule="auto"/>
              <w:ind w:firstLine="0"/>
            </w:pPr>
            <w:r>
              <w:rPr>
                <w:sz w:val="20"/>
              </w:rPr>
              <w:t>帧序列、轨迹、质检指标</w:t>
            </w:r>
          </w:p>
        </w:tc>
        <w:tc>
          <w:tcPr>
            <w:tcW w:w="1474" w:type="dxa"/>
          </w:tcPr>
          <w:p w14:paraId="2A8C6807">
            <w:pPr>
              <w:wordWrap w:val="0"/>
              <w:spacing w:before="20" w:after="20" w:line="240" w:lineRule="auto"/>
              <w:ind w:firstLine="0"/>
            </w:pPr>
            <w:r>
              <w:rPr>
                <w:sz w:val="20"/>
              </w:rPr>
              <w:t>处理员</w:t>
            </w:r>
          </w:p>
        </w:tc>
      </w:tr>
      <w:tr w14:paraId="33638EF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288854D1">
            <w:pPr>
              <w:wordWrap w:val="0"/>
              <w:spacing w:before="20" w:after="20" w:line="240" w:lineRule="auto"/>
              <w:ind w:firstLine="0"/>
            </w:pPr>
            <w:r>
              <w:rPr>
                <w:sz w:val="20"/>
              </w:rPr>
              <w:t>F-06</w:t>
            </w:r>
          </w:p>
        </w:tc>
        <w:tc>
          <w:tcPr>
            <w:tcW w:w="1474" w:type="dxa"/>
            <w:shd w:val="clear" w:color="auto" w:fill="F7F9FC"/>
          </w:tcPr>
          <w:p w14:paraId="112AADBF">
            <w:pPr>
              <w:wordWrap w:val="0"/>
              <w:spacing w:before="20" w:after="20" w:line="240" w:lineRule="auto"/>
              <w:ind w:firstLine="0"/>
            </w:pPr>
            <w:r>
              <w:rPr>
                <w:sz w:val="20"/>
              </w:rPr>
              <w:t>坐标转换与基准统一</w:t>
            </w:r>
          </w:p>
        </w:tc>
        <w:tc>
          <w:tcPr>
            <w:tcW w:w="733" w:type="dxa"/>
            <w:shd w:val="clear" w:color="auto" w:fill="F7F9FC"/>
          </w:tcPr>
          <w:p w14:paraId="2D58275E">
            <w:pPr>
              <w:wordWrap w:val="0"/>
              <w:spacing w:before="20" w:after="20" w:line="240" w:lineRule="auto"/>
              <w:ind w:firstLine="0"/>
            </w:pPr>
            <w:r>
              <w:rPr>
                <w:sz w:val="20"/>
              </w:rPr>
              <w:t>M2</w:t>
            </w:r>
          </w:p>
        </w:tc>
        <w:tc>
          <w:tcPr>
            <w:tcW w:w="2215" w:type="dxa"/>
            <w:shd w:val="clear" w:color="auto" w:fill="F7F9FC"/>
          </w:tcPr>
          <w:p w14:paraId="29EB16B8">
            <w:pPr>
              <w:wordWrap w:val="0"/>
              <w:spacing w:before="20" w:after="20" w:line="240" w:lineRule="auto"/>
              <w:ind w:firstLine="0"/>
            </w:pPr>
            <w:r>
              <w:rPr>
                <w:sz w:val="20"/>
              </w:rPr>
              <w:t>源坐标、目标坐标系、控制点</w:t>
            </w:r>
          </w:p>
        </w:tc>
        <w:tc>
          <w:tcPr>
            <w:tcW w:w="1474" w:type="dxa"/>
            <w:shd w:val="clear" w:color="auto" w:fill="F7F9FC"/>
          </w:tcPr>
          <w:p w14:paraId="3AD354F4">
            <w:pPr>
              <w:wordWrap w:val="0"/>
              <w:spacing w:before="20" w:after="20" w:line="240" w:lineRule="auto"/>
              <w:ind w:firstLine="0"/>
            </w:pPr>
            <w:r>
              <w:rPr>
                <w:sz w:val="20"/>
              </w:rPr>
              <w:t>转换参数与残差</w:t>
            </w:r>
          </w:p>
        </w:tc>
        <w:tc>
          <w:tcPr>
            <w:tcW w:w="1474" w:type="dxa"/>
            <w:shd w:val="clear" w:color="auto" w:fill="F7F9FC"/>
          </w:tcPr>
          <w:p w14:paraId="586EF2C0">
            <w:pPr>
              <w:wordWrap w:val="0"/>
              <w:spacing w:before="20" w:after="20" w:line="240" w:lineRule="auto"/>
              <w:ind w:firstLine="0"/>
            </w:pPr>
            <w:r>
              <w:rPr>
                <w:sz w:val="20"/>
              </w:rPr>
              <w:t>处理员</w:t>
            </w:r>
          </w:p>
        </w:tc>
      </w:tr>
      <w:tr w14:paraId="5F78B24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0D712E38">
            <w:pPr>
              <w:wordWrap w:val="0"/>
              <w:spacing w:before="20" w:after="20" w:line="240" w:lineRule="auto"/>
              <w:ind w:firstLine="0"/>
            </w:pPr>
            <w:r>
              <w:rPr>
                <w:sz w:val="20"/>
              </w:rPr>
              <w:t>F-07</w:t>
            </w:r>
          </w:p>
        </w:tc>
        <w:tc>
          <w:tcPr>
            <w:tcW w:w="1474" w:type="dxa"/>
          </w:tcPr>
          <w:p w14:paraId="4A06D78F">
            <w:pPr>
              <w:wordWrap w:val="0"/>
              <w:spacing w:before="20" w:after="20" w:line="240" w:lineRule="auto"/>
              <w:ind w:firstLine="0"/>
            </w:pPr>
            <w:r>
              <w:rPr>
                <w:sz w:val="20"/>
              </w:rPr>
              <w:t>点云预处理</w:t>
            </w:r>
          </w:p>
        </w:tc>
        <w:tc>
          <w:tcPr>
            <w:tcW w:w="733" w:type="dxa"/>
          </w:tcPr>
          <w:p w14:paraId="03887227">
            <w:pPr>
              <w:wordWrap w:val="0"/>
              <w:spacing w:before="20" w:after="20" w:line="240" w:lineRule="auto"/>
              <w:ind w:firstLine="0"/>
            </w:pPr>
            <w:r>
              <w:rPr>
                <w:sz w:val="20"/>
              </w:rPr>
              <w:t>M2</w:t>
            </w:r>
          </w:p>
        </w:tc>
        <w:tc>
          <w:tcPr>
            <w:tcW w:w="2215" w:type="dxa"/>
          </w:tcPr>
          <w:p w14:paraId="248FF68B">
            <w:pPr>
              <w:wordWrap w:val="0"/>
              <w:spacing w:before="20" w:after="20" w:line="240" w:lineRule="auto"/>
              <w:ind w:firstLine="0"/>
            </w:pPr>
            <w:r>
              <w:rPr>
                <w:sz w:val="20"/>
              </w:rPr>
              <w:t>原始点云、参数</w:t>
            </w:r>
          </w:p>
        </w:tc>
        <w:tc>
          <w:tcPr>
            <w:tcW w:w="1474" w:type="dxa"/>
          </w:tcPr>
          <w:p w14:paraId="41F20B10">
            <w:pPr>
              <w:wordWrap w:val="0"/>
              <w:spacing w:before="20" w:after="20" w:line="240" w:lineRule="auto"/>
              <w:ind w:firstLine="0"/>
            </w:pPr>
            <w:r>
              <w:rPr>
                <w:sz w:val="20"/>
              </w:rPr>
              <w:t>去噪/降采样/法向</w:t>
            </w:r>
          </w:p>
        </w:tc>
        <w:tc>
          <w:tcPr>
            <w:tcW w:w="1474" w:type="dxa"/>
          </w:tcPr>
          <w:p w14:paraId="7D9F331C">
            <w:pPr>
              <w:wordWrap w:val="0"/>
              <w:spacing w:before="20" w:after="20" w:line="240" w:lineRule="auto"/>
              <w:ind w:firstLine="0"/>
            </w:pPr>
            <w:r>
              <w:rPr>
                <w:sz w:val="20"/>
              </w:rPr>
              <w:t>处理员</w:t>
            </w:r>
          </w:p>
        </w:tc>
      </w:tr>
      <w:tr w14:paraId="253AD69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345B55D5">
            <w:pPr>
              <w:wordWrap w:val="0"/>
              <w:spacing w:before="20" w:after="20" w:line="240" w:lineRule="auto"/>
              <w:ind w:firstLine="0"/>
            </w:pPr>
            <w:r>
              <w:rPr>
                <w:sz w:val="20"/>
              </w:rPr>
              <w:t>F-08</w:t>
            </w:r>
          </w:p>
        </w:tc>
        <w:tc>
          <w:tcPr>
            <w:tcW w:w="1474" w:type="dxa"/>
            <w:shd w:val="clear" w:color="auto" w:fill="F7F9FC"/>
          </w:tcPr>
          <w:p w14:paraId="2EF8ADA3">
            <w:pPr>
              <w:wordWrap w:val="0"/>
              <w:spacing w:before="20" w:after="20" w:line="240" w:lineRule="auto"/>
              <w:ind w:firstLine="0"/>
            </w:pPr>
            <w:r>
              <w:rPr>
                <w:sz w:val="20"/>
              </w:rPr>
              <w:t>数据质检与覆盖度</w:t>
            </w:r>
          </w:p>
        </w:tc>
        <w:tc>
          <w:tcPr>
            <w:tcW w:w="733" w:type="dxa"/>
            <w:shd w:val="clear" w:color="auto" w:fill="F7F9FC"/>
          </w:tcPr>
          <w:p w14:paraId="152A1737">
            <w:pPr>
              <w:wordWrap w:val="0"/>
              <w:spacing w:before="20" w:after="20" w:line="240" w:lineRule="auto"/>
              <w:ind w:firstLine="0"/>
            </w:pPr>
            <w:r>
              <w:rPr>
                <w:sz w:val="20"/>
              </w:rPr>
              <w:t>M2</w:t>
            </w:r>
          </w:p>
        </w:tc>
        <w:tc>
          <w:tcPr>
            <w:tcW w:w="2215" w:type="dxa"/>
            <w:shd w:val="clear" w:color="auto" w:fill="F7F9FC"/>
          </w:tcPr>
          <w:p w14:paraId="0AC95A06">
            <w:pPr>
              <w:wordWrap w:val="0"/>
              <w:spacing w:before="20" w:after="20" w:line="240" w:lineRule="auto"/>
              <w:ind w:firstLine="0"/>
            </w:pPr>
            <w:r>
              <w:rPr>
                <w:sz w:val="20"/>
              </w:rPr>
              <w:t>数据集、网格尺寸</w:t>
            </w:r>
          </w:p>
        </w:tc>
        <w:tc>
          <w:tcPr>
            <w:tcW w:w="1474" w:type="dxa"/>
            <w:shd w:val="clear" w:color="auto" w:fill="F7F9FC"/>
          </w:tcPr>
          <w:p w14:paraId="698F3EC4">
            <w:pPr>
              <w:wordWrap w:val="0"/>
              <w:spacing w:before="20" w:after="20" w:line="240" w:lineRule="auto"/>
              <w:ind w:firstLine="0"/>
            </w:pPr>
            <w:r>
              <w:rPr>
                <w:sz w:val="20"/>
              </w:rPr>
              <w:t>质检报告、覆盖度热力图</w:t>
            </w:r>
          </w:p>
        </w:tc>
        <w:tc>
          <w:tcPr>
            <w:tcW w:w="1474" w:type="dxa"/>
            <w:shd w:val="clear" w:color="auto" w:fill="F7F9FC"/>
          </w:tcPr>
          <w:p w14:paraId="3767D3F3">
            <w:pPr>
              <w:wordWrap w:val="0"/>
              <w:spacing w:before="20" w:after="20" w:line="240" w:lineRule="auto"/>
              <w:ind w:firstLine="0"/>
            </w:pPr>
            <w:r>
              <w:rPr>
                <w:sz w:val="20"/>
              </w:rPr>
              <w:t>测量员/处理员</w:t>
            </w:r>
          </w:p>
        </w:tc>
      </w:tr>
      <w:tr w14:paraId="1C8CA3F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5D471301">
            <w:pPr>
              <w:wordWrap w:val="0"/>
              <w:spacing w:before="20" w:after="20" w:line="240" w:lineRule="auto"/>
              <w:ind w:firstLine="0"/>
            </w:pPr>
            <w:r>
              <w:rPr>
                <w:sz w:val="20"/>
              </w:rPr>
              <w:t>F-09</w:t>
            </w:r>
          </w:p>
        </w:tc>
        <w:tc>
          <w:tcPr>
            <w:tcW w:w="1474" w:type="dxa"/>
          </w:tcPr>
          <w:p w14:paraId="0AB0F764">
            <w:pPr>
              <w:wordWrap w:val="0"/>
              <w:spacing w:before="20" w:after="20" w:line="240" w:lineRule="auto"/>
              <w:ind w:firstLine="0"/>
            </w:pPr>
            <w:r>
              <w:rPr>
                <w:sz w:val="20"/>
              </w:rPr>
              <w:t>粗配准</w:t>
            </w:r>
          </w:p>
        </w:tc>
        <w:tc>
          <w:tcPr>
            <w:tcW w:w="733" w:type="dxa"/>
          </w:tcPr>
          <w:p w14:paraId="420F6BA1">
            <w:pPr>
              <w:wordWrap w:val="0"/>
              <w:spacing w:before="20" w:after="20" w:line="240" w:lineRule="auto"/>
              <w:ind w:firstLine="0"/>
            </w:pPr>
            <w:r>
              <w:rPr>
                <w:sz w:val="20"/>
              </w:rPr>
              <w:t>M3</w:t>
            </w:r>
          </w:p>
        </w:tc>
        <w:tc>
          <w:tcPr>
            <w:tcW w:w="2215" w:type="dxa"/>
          </w:tcPr>
          <w:p w14:paraId="64A0D115">
            <w:pPr>
              <w:wordWrap w:val="0"/>
              <w:spacing w:before="20" w:after="20" w:line="240" w:lineRule="auto"/>
              <w:ind w:firstLine="0"/>
            </w:pPr>
            <w:r>
              <w:rPr>
                <w:sz w:val="20"/>
              </w:rPr>
              <w:t>源/目标、控制点或特征</w:t>
            </w:r>
          </w:p>
        </w:tc>
        <w:tc>
          <w:tcPr>
            <w:tcW w:w="1474" w:type="dxa"/>
          </w:tcPr>
          <w:p w14:paraId="08820B6B">
            <w:pPr>
              <w:wordWrap w:val="0"/>
              <w:spacing w:before="20" w:after="20" w:line="240" w:lineRule="auto"/>
              <w:ind w:firstLine="0"/>
            </w:pPr>
            <w:r>
              <w:rPr>
                <w:sz w:val="20"/>
              </w:rPr>
              <w:t>初始变换</w:t>
            </w:r>
          </w:p>
        </w:tc>
        <w:tc>
          <w:tcPr>
            <w:tcW w:w="1474" w:type="dxa"/>
          </w:tcPr>
          <w:p w14:paraId="7FFCB3DA">
            <w:pPr>
              <w:wordWrap w:val="0"/>
              <w:spacing w:before="20" w:after="20" w:line="240" w:lineRule="auto"/>
              <w:ind w:firstLine="0"/>
            </w:pPr>
            <w:r>
              <w:rPr>
                <w:sz w:val="20"/>
              </w:rPr>
              <w:t>处理员</w:t>
            </w:r>
          </w:p>
        </w:tc>
      </w:tr>
      <w:tr w14:paraId="0852E43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5A79FDD6">
            <w:pPr>
              <w:wordWrap w:val="0"/>
              <w:spacing w:before="20" w:after="20" w:line="240" w:lineRule="auto"/>
              <w:ind w:firstLine="0"/>
            </w:pPr>
            <w:r>
              <w:rPr>
                <w:sz w:val="20"/>
              </w:rPr>
              <w:t>F-10</w:t>
            </w:r>
          </w:p>
        </w:tc>
        <w:tc>
          <w:tcPr>
            <w:tcW w:w="1474" w:type="dxa"/>
            <w:shd w:val="clear" w:color="auto" w:fill="F7F9FC"/>
          </w:tcPr>
          <w:p w14:paraId="150BD7CE">
            <w:pPr>
              <w:wordWrap w:val="0"/>
              <w:spacing w:before="20" w:after="20" w:line="240" w:lineRule="auto"/>
              <w:ind w:firstLine="0"/>
            </w:pPr>
            <w:r>
              <w:rPr>
                <w:sz w:val="20"/>
              </w:rPr>
              <w:t>精配准</w:t>
            </w:r>
          </w:p>
        </w:tc>
        <w:tc>
          <w:tcPr>
            <w:tcW w:w="733" w:type="dxa"/>
            <w:shd w:val="clear" w:color="auto" w:fill="F7F9FC"/>
          </w:tcPr>
          <w:p w14:paraId="0262C43E">
            <w:pPr>
              <w:wordWrap w:val="0"/>
              <w:spacing w:before="20" w:after="20" w:line="240" w:lineRule="auto"/>
              <w:ind w:firstLine="0"/>
            </w:pPr>
            <w:r>
              <w:rPr>
                <w:sz w:val="20"/>
              </w:rPr>
              <w:t>M3</w:t>
            </w:r>
          </w:p>
        </w:tc>
        <w:tc>
          <w:tcPr>
            <w:tcW w:w="2215" w:type="dxa"/>
            <w:shd w:val="clear" w:color="auto" w:fill="F7F9FC"/>
          </w:tcPr>
          <w:p w14:paraId="220F402A">
            <w:pPr>
              <w:wordWrap w:val="0"/>
              <w:spacing w:before="20" w:after="20" w:line="240" w:lineRule="auto"/>
              <w:ind w:firstLine="0"/>
            </w:pPr>
            <w:r>
              <w:rPr>
                <w:sz w:val="20"/>
              </w:rPr>
              <w:t>初值、体素、核函数</w:t>
            </w:r>
          </w:p>
        </w:tc>
        <w:tc>
          <w:tcPr>
            <w:tcW w:w="1474" w:type="dxa"/>
            <w:shd w:val="clear" w:color="auto" w:fill="F7F9FC"/>
          </w:tcPr>
          <w:p w14:paraId="3E1D433B">
            <w:pPr>
              <w:wordWrap w:val="0"/>
              <w:spacing w:before="20" w:after="20" w:line="240" w:lineRule="auto"/>
              <w:ind w:firstLine="0"/>
            </w:pPr>
            <w:r>
              <w:rPr>
                <w:sz w:val="20"/>
              </w:rPr>
              <w:t>精配准变换与残差</w:t>
            </w:r>
          </w:p>
        </w:tc>
        <w:tc>
          <w:tcPr>
            <w:tcW w:w="1474" w:type="dxa"/>
            <w:shd w:val="clear" w:color="auto" w:fill="F7F9FC"/>
          </w:tcPr>
          <w:p w14:paraId="03A91337">
            <w:pPr>
              <w:wordWrap w:val="0"/>
              <w:spacing w:before="20" w:after="20" w:line="240" w:lineRule="auto"/>
              <w:ind w:firstLine="0"/>
            </w:pPr>
            <w:r>
              <w:rPr>
                <w:sz w:val="20"/>
              </w:rPr>
              <w:t>处理员</w:t>
            </w:r>
          </w:p>
        </w:tc>
      </w:tr>
      <w:tr w14:paraId="2A3315E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6F0A1DDE">
            <w:pPr>
              <w:wordWrap w:val="0"/>
              <w:spacing w:before="20" w:after="20" w:line="240" w:lineRule="auto"/>
              <w:ind w:firstLine="0"/>
            </w:pPr>
            <w:r>
              <w:rPr>
                <w:sz w:val="20"/>
              </w:rPr>
              <w:t>F-11</w:t>
            </w:r>
          </w:p>
        </w:tc>
        <w:tc>
          <w:tcPr>
            <w:tcW w:w="1474" w:type="dxa"/>
          </w:tcPr>
          <w:p w14:paraId="7228D292">
            <w:pPr>
              <w:wordWrap w:val="0"/>
              <w:spacing w:before="20" w:after="20" w:line="240" w:lineRule="auto"/>
              <w:ind w:firstLine="0"/>
            </w:pPr>
            <w:r>
              <w:rPr>
                <w:sz w:val="20"/>
              </w:rPr>
              <w:t>全局平差与精度评定</w:t>
            </w:r>
          </w:p>
        </w:tc>
        <w:tc>
          <w:tcPr>
            <w:tcW w:w="733" w:type="dxa"/>
          </w:tcPr>
          <w:p w14:paraId="23230DDF">
            <w:pPr>
              <w:wordWrap w:val="0"/>
              <w:spacing w:before="20" w:after="20" w:line="240" w:lineRule="auto"/>
              <w:ind w:firstLine="0"/>
            </w:pPr>
            <w:r>
              <w:rPr>
                <w:sz w:val="20"/>
              </w:rPr>
              <w:t>M3</w:t>
            </w:r>
          </w:p>
        </w:tc>
        <w:tc>
          <w:tcPr>
            <w:tcW w:w="2215" w:type="dxa"/>
          </w:tcPr>
          <w:p w14:paraId="12D7EDF8">
            <w:pPr>
              <w:wordWrap w:val="0"/>
              <w:spacing w:before="20" w:after="20" w:line="240" w:lineRule="auto"/>
              <w:ind w:firstLine="0"/>
            </w:pPr>
            <w:r>
              <w:rPr>
                <w:sz w:val="20"/>
              </w:rPr>
              <w:t>多站、控制点、标志点</w:t>
            </w:r>
          </w:p>
        </w:tc>
        <w:tc>
          <w:tcPr>
            <w:tcW w:w="1474" w:type="dxa"/>
          </w:tcPr>
          <w:p w14:paraId="00D1014A">
            <w:pPr>
              <w:wordWrap w:val="0"/>
              <w:spacing w:before="20" w:after="20" w:line="240" w:lineRule="auto"/>
              <w:ind w:firstLine="0"/>
            </w:pPr>
            <w:r>
              <w:rPr>
                <w:sz w:val="20"/>
              </w:rPr>
              <w:t>协方差、中误差、评定报告</w:t>
            </w:r>
          </w:p>
        </w:tc>
        <w:tc>
          <w:tcPr>
            <w:tcW w:w="1474" w:type="dxa"/>
          </w:tcPr>
          <w:p w14:paraId="6D2B1E37">
            <w:pPr>
              <w:wordWrap w:val="0"/>
              <w:spacing w:before="20" w:after="20" w:line="240" w:lineRule="auto"/>
              <w:ind w:firstLine="0"/>
            </w:pPr>
            <w:r>
              <w:rPr>
                <w:sz w:val="20"/>
              </w:rPr>
              <w:t>处理员</w:t>
            </w:r>
          </w:p>
        </w:tc>
      </w:tr>
      <w:tr w14:paraId="409639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04DAF4FD">
            <w:pPr>
              <w:wordWrap w:val="0"/>
              <w:spacing w:before="20" w:after="20" w:line="240" w:lineRule="auto"/>
              <w:ind w:firstLine="0"/>
            </w:pPr>
            <w:r>
              <w:rPr>
                <w:sz w:val="20"/>
              </w:rPr>
              <w:t>F-12</w:t>
            </w:r>
          </w:p>
        </w:tc>
        <w:tc>
          <w:tcPr>
            <w:tcW w:w="1474" w:type="dxa"/>
            <w:shd w:val="clear" w:color="auto" w:fill="F7F9FC"/>
          </w:tcPr>
          <w:p w14:paraId="5EF553BE">
            <w:pPr>
              <w:wordWrap w:val="0"/>
              <w:spacing w:before="20" w:after="20" w:line="240" w:lineRule="auto"/>
              <w:ind w:firstLine="0"/>
            </w:pPr>
            <w:r>
              <w:rPr>
                <w:sz w:val="20"/>
              </w:rPr>
              <w:t>真彩色融合</w:t>
            </w:r>
          </w:p>
        </w:tc>
        <w:tc>
          <w:tcPr>
            <w:tcW w:w="733" w:type="dxa"/>
            <w:shd w:val="clear" w:color="auto" w:fill="F7F9FC"/>
          </w:tcPr>
          <w:p w14:paraId="049A84F5">
            <w:pPr>
              <w:wordWrap w:val="0"/>
              <w:spacing w:before="20" w:after="20" w:line="240" w:lineRule="auto"/>
              <w:ind w:firstLine="0"/>
            </w:pPr>
            <w:r>
              <w:rPr>
                <w:sz w:val="20"/>
              </w:rPr>
              <w:t>M3</w:t>
            </w:r>
          </w:p>
        </w:tc>
        <w:tc>
          <w:tcPr>
            <w:tcW w:w="2215" w:type="dxa"/>
            <w:shd w:val="clear" w:color="auto" w:fill="F7F9FC"/>
          </w:tcPr>
          <w:p w14:paraId="36EB51D1">
            <w:pPr>
              <w:wordWrap w:val="0"/>
              <w:spacing w:before="20" w:after="20" w:line="240" w:lineRule="auto"/>
              <w:ind w:firstLine="0"/>
            </w:pPr>
            <w:r>
              <w:rPr>
                <w:sz w:val="20"/>
              </w:rPr>
              <w:t>点云、影像、位姿、色卡</w:t>
            </w:r>
          </w:p>
        </w:tc>
        <w:tc>
          <w:tcPr>
            <w:tcW w:w="1474" w:type="dxa"/>
            <w:shd w:val="clear" w:color="auto" w:fill="F7F9FC"/>
          </w:tcPr>
          <w:p w14:paraId="7CAE9C35">
            <w:pPr>
              <w:wordWrap w:val="0"/>
              <w:spacing w:before="20" w:after="20" w:line="240" w:lineRule="auto"/>
              <w:ind w:firstLine="0"/>
            </w:pPr>
            <w:r>
              <w:rPr>
                <w:sz w:val="20"/>
              </w:rPr>
              <w:t>真彩色点云/纹理模型</w:t>
            </w:r>
          </w:p>
        </w:tc>
        <w:tc>
          <w:tcPr>
            <w:tcW w:w="1474" w:type="dxa"/>
            <w:shd w:val="clear" w:color="auto" w:fill="F7F9FC"/>
          </w:tcPr>
          <w:p w14:paraId="51ABA2ED">
            <w:pPr>
              <w:wordWrap w:val="0"/>
              <w:spacing w:before="20" w:after="20" w:line="240" w:lineRule="auto"/>
              <w:ind w:firstLine="0"/>
            </w:pPr>
            <w:r>
              <w:rPr>
                <w:sz w:val="20"/>
              </w:rPr>
              <w:t>处理员</w:t>
            </w:r>
          </w:p>
        </w:tc>
      </w:tr>
      <w:tr w14:paraId="72FE0A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5E31C0C1">
            <w:pPr>
              <w:wordWrap w:val="0"/>
              <w:spacing w:before="20" w:after="20" w:line="240" w:lineRule="auto"/>
              <w:ind w:firstLine="0"/>
            </w:pPr>
            <w:r>
              <w:rPr>
                <w:sz w:val="20"/>
              </w:rPr>
              <w:t>F-13</w:t>
            </w:r>
          </w:p>
        </w:tc>
        <w:tc>
          <w:tcPr>
            <w:tcW w:w="1474" w:type="dxa"/>
          </w:tcPr>
          <w:p w14:paraId="35BC95B0">
            <w:pPr>
              <w:wordWrap w:val="0"/>
              <w:spacing w:before="20" w:after="20" w:line="240" w:lineRule="auto"/>
              <w:ind w:firstLine="0"/>
            </w:pPr>
            <w:r>
              <w:rPr>
                <w:sz w:val="20"/>
              </w:rPr>
              <w:t>网格重建</w:t>
            </w:r>
          </w:p>
        </w:tc>
        <w:tc>
          <w:tcPr>
            <w:tcW w:w="733" w:type="dxa"/>
          </w:tcPr>
          <w:p w14:paraId="1EC75828">
            <w:pPr>
              <w:wordWrap w:val="0"/>
              <w:spacing w:before="20" w:after="20" w:line="240" w:lineRule="auto"/>
              <w:ind w:firstLine="0"/>
            </w:pPr>
            <w:r>
              <w:rPr>
                <w:sz w:val="20"/>
              </w:rPr>
              <w:t>M4</w:t>
            </w:r>
          </w:p>
        </w:tc>
        <w:tc>
          <w:tcPr>
            <w:tcW w:w="2215" w:type="dxa"/>
          </w:tcPr>
          <w:p w14:paraId="608DBA7D">
            <w:pPr>
              <w:wordWrap w:val="0"/>
              <w:spacing w:before="20" w:after="20" w:line="240" w:lineRule="auto"/>
              <w:ind w:firstLine="0"/>
            </w:pPr>
            <w:r>
              <w:rPr>
                <w:sz w:val="20"/>
              </w:rPr>
              <w:t>融合点云、体素尺寸</w:t>
            </w:r>
          </w:p>
        </w:tc>
        <w:tc>
          <w:tcPr>
            <w:tcW w:w="1474" w:type="dxa"/>
          </w:tcPr>
          <w:p w14:paraId="383843F3">
            <w:pPr>
              <w:wordWrap w:val="0"/>
              <w:spacing w:before="20" w:after="20" w:line="240" w:lineRule="auto"/>
              <w:ind w:firstLine="0"/>
            </w:pPr>
            <w:r>
              <w:rPr>
                <w:sz w:val="20"/>
              </w:rPr>
              <w:t>网格模型</w:t>
            </w:r>
          </w:p>
        </w:tc>
        <w:tc>
          <w:tcPr>
            <w:tcW w:w="1474" w:type="dxa"/>
          </w:tcPr>
          <w:p w14:paraId="61938263">
            <w:pPr>
              <w:wordWrap w:val="0"/>
              <w:spacing w:before="20" w:after="20" w:line="240" w:lineRule="auto"/>
              <w:ind w:firstLine="0"/>
            </w:pPr>
            <w:r>
              <w:rPr>
                <w:sz w:val="20"/>
              </w:rPr>
              <w:t>处理员</w:t>
            </w:r>
          </w:p>
        </w:tc>
      </w:tr>
      <w:tr w14:paraId="46D4AB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16DBFD83">
            <w:pPr>
              <w:wordWrap w:val="0"/>
              <w:spacing w:before="20" w:after="20" w:line="240" w:lineRule="auto"/>
              <w:ind w:firstLine="0"/>
            </w:pPr>
            <w:r>
              <w:rPr>
                <w:sz w:val="20"/>
              </w:rPr>
              <w:t>F-14</w:t>
            </w:r>
          </w:p>
        </w:tc>
        <w:tc>
          <w:tcPr>
            <w:tcW w:w="1474" w:type="dxa"/>
            <w:shd w:val="clear" w:color="auto" w:fill="F7F9FC"/>
          </w:tcPr>
          <w:p w14:paraId="1099505A">
            <w:pPr>
              <w:wordWrap w:val="0"/>
              <w:spacing w:before="20" w:after="20" w:line="240" w:lineRule="auto"/>
              <w:ind w:firstLine="0"/>
            </w:pPr>
            <w:r>
              <w:rPr>
                <w:sz w:val="20"/>
              </w:rPr>
              <w:t>纹理映射</w:t>
            </w:r>
          </w:p>
        </w:tc>
        <w:tc>
          <w:tcPr>
            <w:tcW w:w="733" w:type="dxa"/>
            <w:shd w:val="clear" w:color="auto" w:fill="F7F9FC"/>
          </w:tcPr>
          <w:p w14:paraId="64AC444A">
            <w:pPr>
              <w:wordWrap w:val="0"/>
              <w:spacing w:before="20" w:after="20" w:line="240" w:lineRule="auto"/>
              <w:ind w:firstLine="0"/>
            </w:pPr>
            <w:r>
              <w:rPr>
                <w:sz w:val="20"/>
              </w:rPr>
              <w:t>M4</w:t>
            </w:r>
          </w:p>
        </w:tc>
        <w:tc>
          <w:tcPr>
            <w:tcW w:w="2215" w:type="dxa"/>
            <w:shd w:val="clear" w:color="auto" w:fill="F7F9FC"/>
          </w:tcPr>
          <w:p w14:paraId="3FC4C28B">
            <w:pPr>
              <w:wordWrap w:val="0"/>
              <w:spacing w:before="20" w:after="20" w:line="240" w:lineRule="auto"/>
              <w:ind w:firstLine="0"/>
            </w:pPr>
            <w:r>
              <w:rPr>
                <w:sz w:val="20"/>
              </w:rPr>
              <w:t>网格、影像、位姿</w:t>
            </w:r>
          </w:p>
        </w:tc>
        <w:tc>
          <w:tcPr>
            <w:tcW w:w="1474" w:type="dxa"/>
            <w:shd w:val="clear" w:color="auto" w:fill="F7F9FC"/>
          </w:tcPr>
          <w:p w14:paraId="7A682B67">
            <w:pPr>
              <w:wordWrap w:val="0"/>
              <w:spacing w:before="20" w:after="20" w:line="240" w:lineRule="auto"/>
              <w:ind w:firstLine="0"/>
            </w:pPr>
            <w:r>
              <w:rPr>
                <w:sz w:val="20"/>
              </w:rPr>
              <w:t>纹理模型</w:t>
            </w:r>
          </w:p>
        </w:tc>
        <w:tc>
          <w:tcPr>
            <w:tcW w:w="1474" w:type="dxa"/>
            <w:shd w:val="clear" w:color="auto" w:fill="F7F9FC"/>
          </w:tcPr>
          <w:p w14:paraId="0956179E">
            <w:pPr>
              <w:wordWrap w:val="0"/>
              <w:spacing w:before="20" w:after="20" w:line="240" w:lineRule="auto"/>
              <w:ind w:firstLine="0"/>
            </w:pPr>
            <w:r>
              <w:rPr>
                <w:sz w:val="20"/>
              </w:rPr>
              <w:t>处理员</w:t>
            </w:r>
          </w:p>
        </w:tc>
      </w:tr>
      <w:tr w14:paraId="766842D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67D6ED76">
            <w:pPr>
              <w:wordWrap w:val="0"/>
              <w:spacing w:before="20" w:after="20" w:line="240" w:lineRule="auto"/>
              <w:ind w:firstLine="0"/>
            </w:pPr>
            <w:r>
              <w:rPr>
                <w:sz w:val="20"/>
              </w:rPr>
              <w:t>F-15</w:t>
            </w:r>
          </w:p>
        </w:tc>
        <w:tc>
          <w:tcPr>
            <w:tcW w:w="1474" w:type="dxa"/>
          </w:tcPr>
          <w:p w14:paraId="3B60BEEE">
            <w:pPr>
              <w:wordWrap w:val="0"/>
              <w:spacing w:before="20" w:after="20" w:line="240" w:lineRule="auto"/>
              <w:ind w:firstLine="0"/>
            </w:pPr>
            <w:r>
              <w:rPr>
                <w:sz w:val="20"/>
              </w:rPr>
              <w:t>3DGS 训练与压缩</w:t>
            </w:r>
          </w:p>
        </w:tc>
        <w:tc>
          <w:tcPr>
            <w:tcW w:w="733" w:type="dxa"/>
          </w:tcPr>
          <w:p w14:paraId="09897BFE">
            <w:pPr>
              <w:wordWrap w:val="0"/>
              <w:spacing w:before="20" w:after="20" w:line="240" w:lineRule="auto"/>
              <w:ind w:firstLine="0"/>
            </w:pPr>
            <w:r>
              <w:rPr>
                <w:sz w:val="20"/>
              </w:rPr>
              <w:t>M4</w:t>
            </w:r>
          </w:p>
        </w:tc>
        <w:tc>
          <w:tcPr>
            <w:tcW w:w="2215" w:type="dxa"/>
          </w:tcPr>
          <w:p w14:paraId="7A667658">
            <w:pPr>
              <w:wordWrap w:val="0"/>
              <w:spacing w:before="20" w:after="20" w:line="240" w:lineRule="auto"/>
              <w:ind w:firstLine="0"/>
            </w:pPr>
            <w:r>
              <w:rPr>
                <w:sz w:val="20"/>
              </w:rPr>
              <w:t>影像、位姿、点云</w:t>
            </w:r>
          </w:p>
        </w:tc>
        <w:tc>
          <w:tcPr>
            <w:tcW w:w="1474" w:type="dxa"/>
          </w:tcPr>
          <w:p w14:paraId="47D6FB37">
            <w:pPr>
              <w:wordWrap w:val="0"/>
              <w:spacing w:before="20" w:after="20" w:line="240" w:lineRule="auto"/>
              <w:ind w:firstLine="0"/>
            </w:pPr>
            <w:r>
              <w:rPr>
                <w:sz w:val="20"/>
              </w:rPr>
              <w:t>3DGS 模型、LOD 瓦片</w:t>
            </w:r>
          </w:p>
        </w:tc>
        <w:tc>
          <w:tcPr>
            <w:tcW w:w="1474" w:type="dxa"/>
          </w:tcPr>
          <w:p w14:paraId="1D704087">
            <w:pPr>
              <w:wordWrap w:val="0"/>
              <w:spacing w:before="20" w:after="20" w:line="240" w:lineRule="auto"/>
              <w:ind w:firstLine="0"/>
            </w:pPr>
            <w:r>
              <w:rPr>
                <w:sz w:val="20"/>
              </w:rPr>
              <w:t>处理员</w:t>
            </w:r>
          </w:p>
        </w:tc>
      </w:tr>
      <w:tr w14:paraId="04555A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18D872F2">
            <w:pPr>
              <w:wordWrap w:val="0"/>
              <w:spacing w:before="20" w:after="20" w:line="240" w:lineRule="auto"/>
              <w:ind w:firstLine="0"/>
            </w:pPr>
            <w:r>
              <w:rPr>
                <w:sz w:val="20"/>
              </w:rPr>
              <w:t>F-16</w:t>
            </w:r>
          </w:p>
        </w:tc>
        <w:tc>
          <w:tcPr>
            <w:tcW w:w="1474" w:type="dxa"/>
            <w:shd w:val="clear" w:color="auto" w:fill="F7F9FC"/>
          </w:tcPr>
          <w:p w14:paraId="42BE5CBF">
            <w:pPr>
              <w:wordWrap w:val="0"/>
              <w:spacing w:before="20" w:after="20" w:line="240" w:lineRule="auto"/>
              <w:ind w:firstLine="0"/>
            </w:pPr>
            <w:r>
              <w:rPr>
                <w:sz w:val="20"/>
              </w:rPr>
              <w:t>720° 漫游</w:t>
            </w:r>
          </w:p>
        </w:tc>
        <w:tc>
          <w:tcPr>
            <w:tcW w:w="733" w:type="dxa"/>
            <w:shd w:val="clear" w:color="auto" w:fill="F7F9FC"/>
          </w:tcPr>
          <w:p w14:paraId="1BF8D305">
            <w:pPr>
              <w:wordWrap w:val="0"/>
              <w:spacing w:before="20" w:after="20" w:line="240" w:lineRule="auto"/>
              <w:ind w:firstLine="0"/>
            </w:pPr>
            <w:r>
              <w:rPr>
                <w:sz w:val="20"/>
              </w:rPr>
              <w:t>M5</w:t>
            </w:r>
          </w:p>
        </w:tc>
        <w:tc>
          <w:tcPr>
            <w:tcW w:w="2215" w:type="dxa"/>
            <w:shd w:val="clear" w:color="auto" w:fill="F7F9FC"/>
          </w:tcPr>
          <w:p w14:paraId="33C4332B">
            <w:pPr>
              <w:wordWrap w:val="0"/>
              <w:spacing w:before="20" w:after="20" w:line="240" w:lineRule="auto"/>
              <w:ind w:firstLine="0"/>
            </w:pPr>
            <w:r>
              <w:rPr>
                <w:sz w:val="20"/>
              </w:rPr>
              <w:t>模型、视点</w:t>
            </w:r>
          </w:p>
        </w:tc>
        <w:tc>
          <w:tcPr>
            <w:tcW w:w="1474" w:type="dxa"/>
            <w:shd w:val="clear" w:color="auto" w:fill="F7F9FC"/>
          </w:tcPr>
          <w:p w14:paraId="08EBD5FC">
            <w:pPr>
              <w:wordWrap w:val="0"/>
              <w:spacing w:before="20" w:after="20" w:line="240" w:lineRule="auto"/>
              <w:ind w:firstLine="0"/>
            </w:pPr>
            <w:r>
              <w:rPr>
                <w:sz w:val="20"/>
              </w:rPr>
              <w:t>实时渲染画面</w:t>
            </w:r>
          </w:p>
        </w:tc>
        <w:tc>
          <w:tcPr>
            <w:tcW w:w="1474" w:type="dxa"/>
            <w:shd w:val="clear" w:color="auto" w:fill="F7F9FC"/>
          </w:tcPr>
          <w:p w14:paraId="5A7CE476">
            <w:pPr>
              <w:wordWrap w:val="0"/>
              <w:spacing w:before="20" w:after="20" w:line="240" w:lineRule="auto"/>
              <w:ind w:firstLine="0"/>
            </w:pPr>
            <w:r>
              <w:rPr>
                <w:sz w:val="20"/>
              </w:rPr>
              <w:t>全部</w:t>
            </w:r>
          </w:p>
        </w:tc>
      </w:tr>
      <w:tr w14:paraId="4D26B2A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5979416F">
            <w:pPr>
              <w:wordWrap w:val="0"/>
              <w:spacing w:before="20" w:after="20" w:line="240" w:lineRule="auto"/>
              <w:ind w:firstLine="0"/>
            </w:pPr>
            <w:r>
              <w:rPr>
                <w:sz w:val="20"/>
              </w:rPr>
              <w:t>F-17</w:t>
            </w:r>
          </w:p>
        </w:tc>
        <w:tc>
          <w:tcPr>
            <w:tcW w:w="1474" w:type="dxa"/>
          </w:tcPr>
          <w:p w14:paraId="1BD02561">
            <w:pPr>
              <w:wordWrap w:val="0"/>
              <w:spacing w:before="20" w:after="20" w:line="240" w:lineRule="auto"/>
              <w:ind w:firstLine="0"/>
            </w:pPr>
            <w:r>
              <w:rPr>
                <w:sz w:val="20"/>
              </w:rPr>
              <w:t>坐标/距离/面积/角度量测</w:t>
            </w:r>
          </w:p>
        </w:tc>
        <w:tc>
          <w:tcPr>
            <w:tcW w:w="733" w:type="dxa"/>
          </w:tcPr>
          <w:p w14:paraId="1B36BCDA">
            <w:pPr>
              <w:wordWrap w:val="0"/>
              <w:spacing w:before="20" w:after="20" w:line="240" w:lineRule="auto"/>
              <w:ind w:firstLine="0"/>
            </w:pPr>
            <w:r>
              <w:rPr>
                <w:sz w:val="20"/>
              </w:rPr>
              <w:t>M5</w:t>
            </w:r>
          </w:p>
        </w:tc>
        <w:tc>
          <w:tcPr>
            <w:tcW w:w="2215" w:type="dxa"/>
          </w:tcPr>
          <w:p w14:paraId="1DF7BD08">
            <w:pPr>
              <w:wordWrap w:val="0"/>
              <w:spacing w:before="20" w:after="20" w:line="240" w:lineRule="auto"/>
              <w:ind w:firstLine="0"/>
            </w:pPr>
            <w:r>
              <w:rPr>
                <w:sz w:val="20"/>
              </w:rPr>
              <w:t>拾取点、基准</w:t>
            </w:r>
          </w:p>
        </w:tc>
        <w:tc>
          <w:tcPr>
            <w:tcW w:w="1474" w:type="dxa"/>
          </w:tcPr>
          <w:p w14:paraId="441B9A79">
            <w:pPr>
              <w:wordWrap w:val="0"/>
              <w:spacing w:before="20" w:after="20" w:line="240" w:lineRule="auto"/>
              <w:ind w:firstLine="0"/>
            </w:pPr>
            <w:r>
              <w:rPr>
                <w:sz w:val="20"/>
              </w:rPr>
              <w:t>量测值、单位、不确定度</w:t>
            </w:r>
          </w:p>
        </w:tc>
        <w:tc>
          <w:tcPr>
            <w:tcW w:w="1474" w:type="dxa"/>
          </w:tcPr>
          <w:p w14:paraId="7201E121">
            <w:pPr>
              <w:wordWrap w:val="0"/>
              <w:spacing w:before="20" w:after="20" w:line="240" w:lineRule="auto"/>
              <w:ind w:firstLine="0"/>
            </w:pPr>
            <w:r>
              <w:rPr>
                <w:sz w:val="20"/>
              </w:rPr>
              <w:t>判读员/审核员</w:t>
            </w:r>
          </w:p>
        </w:tc>
      </w:tr>
      <w:tr w14:paraId="0AE48DF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609FF699">
            <w:pPr>
              <w:wordWrap w:val="0"/>
              <w:spacing w:before="20" w:after="20" w:line="240" w:lineRule="auto"/>
              <w:ind w:firstLine="0"/>
            </w:pPr>
            <w:r>
              <w:rPr>
                <w:sz w:val="20"/>
              </w:rPr>
              <w:t>F-18</w:t>
            </w:r>
          </w:p>
        </w:tc>
        <w:tc>
          <w:tcPr>
            <w:tcW w:w="1474" w:type="dxa"/>
            <w:shd w:val="clear" w:color="auto" w:fill="F7F9FC"/>
          </w:tcPr>
          <w:p w14:paraId="73C42E2F">
            <w:pPr>
              <w:wordWrap w:val="0"/>
              <w:spacing w:before="20" w:after="20" w:line="240" w:lineRule="auto"/>
              <w:ind w:firstLine="0"/>
            </w:pPr>
            <w:r>
              <w:rPr>
                <w:sz w:val="20"/>
              </w:rPr>
              <w:t>剖切与断面</w:t>
            </w:r>
          </w:p>
        </w:tc>
        <w:tc>
          <w:tcPr>
            <w:tcW w:w="733" w:type="dxa"/>
            <w:shd w:val="clear" w:color="auto" w:fill="F7F9FC"/>
          </w:tcPr>
          <w:p w14:paraId="482CC2C6">
            <w:pPr>
              <w:wordWrap w:val="0"/>
              <w:spacing w:before="20" w:after="20" w:line="240" w:lineRule="auto"/>
              <w:ind w:firstLine="0"/>
            </w:pPr>
            <w:r>
              <w:rPr>
                <w:sz w:val="20"/>
              </w:rPr>
              <w:t>M5</w:t>
            </w:r>
          </w:p>
        </w:tc>
        <w:tc>
          <w:tcPr>
            <w:tcW w:w="2215" w:type="dxa"/>
            <w:shd w:val="clear" w:color="auto" w:fill="F7F9FC"/>
          </w:tcPr>
          <w:p w14:paraId="78390FF3">
            <w:pPr>
              <w:wordWrap w:val="0"/>
              <w:spacing w:before="20" w:after="20" w:line="240" w:lineRule="auto"/>
              <w:ind w:firstLine="0"/>
            </w:pPr>
            <w:r>
              <w:rPr>
                <w:sz w:val="20"/>
              </w:rPr>
              <w:t>剖切面、方向</w:t>
            </w:r>
          </w:p>
        </w:tc>
        <w:tc>
          <w:tcPr>
            <w:tcW w:w="1474" w:type="dxa"/>
            <w:shd w:val="clear" w:color="auto" w:fill="F7F9FC"/>
          </w:tcPr>
          <w:p w14:paraId="4025DE4E">
            <w:pPr>
              <w:wordWrap w:val="0"/>
              <w:spacing w:before="20" w:after="20" w:line="240" w:lineRule="auto"/>
              <w:ind w:firstLine="0"/>
            </w:pPr>
            <w:r>
              <w:rPr>
                <w:sz w:val="20"/>
              </w:rPr>
              <w:t>断面线、超欠挖</w:t>
            </w:r>
          </w:p>
        </w:tc>
        <w:tc>
          <w:tcPr>
            <w:tcW w:w="1474" w:type="dxa"/>
            <w:shd w:val="clear" w:color="auto" w:fill="F7F9FC"/>
          </w:tcPr>
          <w:p w14:paraId="07CE2816">
            <w:pPr>
              <w:wordWrap w:val="0"/>
              <w:spacing w:before="20" w:after="20" w:line="240" w:lineRule="auto"/>
              <w:ind w:firstLine="0"/>
            </w:pPr>
            <w:r>
              <w:rPr>
                <w:sz w:val="20"/>
              </w:rPr>
              <w:t>判读员</w:t>
            </w:r>
          </w:p>
        </w:tc>
      </w:tr>
      <w:tr w14:paraId="2C63D0C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7D27ED03">
            <w:pPr>
              <w:wordWrap w:val="0"/>
              <w:spacing w:before="20" w:after="20" w:line="240" w:lineRule="auto"/>
              <w:ind w:firstLine="0"/>
            </w:pPr>
            <w:r>
              <w:rPr>
                <w:sz w:val="20"/>
              </w:rPr>
              <w:t>F-19</w:t>
            </w:r>
          </w:p>
        </w:tc>
        <w:tc>
          <w:tcPr>
            <w:tcW w:w="1474" w:type="dxa"/>
          </w:tcPr>
          <w:p w14:paraId="7FBC7E94">
            <w:pPr>
              <w:wordWrap w:val="0"/>
              <w:spacing w:before="20" w:after="20" w:line="240" w:lineRule="auto"/>
              <w:ind w:firstLine="0"/>
            </w:pPr>
            <w:r>
              <w:rPr>
                <w:sz w:val="20"/>
              </w:rPr>
              <w:t>缺陷识别</w:t>
            </w:r>
          </w:p>
        </w:tc>
        <w:tc>
          <w:tcPr>
            <w:tcW w:w="733" w:type="dxa"/>
          </w:tcPr>
          <w:p w14:paraId="7D50E295">
            <w:pPr>
              <w:wordWrap w:val="0"/>
              <w:spacing w:before="20" w:after="20" w:line="240" w:lineRule="auto"/>
              <w:ind w:firstLine="0"/>
            </w:pPr>
            <w:r>
              <w:rPr>
                <w:sz w:val="20"/>
              </w:rPr>
              <w:t>M6</w:t>
            </w:r>
          </w:p>
        </w:tc>
        <w:tc>
          <w:tcPr>
            <w:tcW w:w="2215" w:type="dxa"/>
          </w:tcPr>
          <w:p w14:paraId="231160D9">
            <w:pPr>
              <w:wordWrap w:val="0"/>
              <w:spacing w:before="20" w:after="20" w:line="240" w:lineRule="auto"/>
              <w:ind w:firstLine="0"/>
            </w:pPr>
            <w:r>
              <w:rPr>
                <w:sz w:val="20"/>
              </w:rPr>
              <w:t>影像、点云、模型版本</w:t>
            </w:r>
          </w:p>
        </w:tc>
        <w:tc>
          <w:tcPr>
            <w:tcW w:w="1474" w:type="dxa"/>
          </w:tcPr>
          <w:p w14:paraId="6CBD1BE7">
            <w:pPr>
              <w:wordWrap w:val="0"/>
              <w:spacing w:before="20" w:after="20" w:line="240" w:lineRule="auto"/>
              <w:ind w:firstLine="0"/>
            </w:pPr>
            <w:r>
              <w:rPr>
                <w:sz w:val="20"/>
              </w:rPr>
              <w:t>缺陷候选与掩膜</w:t>
            </w:r>
          </w:p>
        </w:tc>
        <w:tc>
          <w:tcPr>
            <w:tcW w:w="1474" w:type="dxa"/>
          </w:tcPr>
          <w:p w14:paraId="2DE45A2A">
            <w:pPr>
              <w:wordWrap w:val="0"/>
              <w:spacing w:before="20" w:after="20" w:line="240" w:lineRule="auto"/>
              <w:ind w:firstLine="0"/>
            </w:pPr>
            <w:r>
              <w:rPr>
                <w:sz w:val="20"/>
              </w:rPr>
              <w:t>判读员</w:t>
            </w:r>
          </w:p>
        </w:tc>
      </w:tr>
      <w:tr w14:paraId="39DCCB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0C4E369F">
            <w:pPr>
              <w:wordWrap w:val="0"/>
              <w:spacing w:before="20" w:after="20" w:line="240" w:lineRule="auto"/>
              <w:ind w:firstLine="0"/>
            </w:pPr>
            <w:r>
              <w:rPr>
                <w:sz w:val="20"/>
              </w:rPr>
              <w:t>F-20</w:t>
            </w:r>
          </w:p>
        </w:tc>
        <w:tc>
          <w:tcPr>
            <w:tcW w:w="1474" w:type="dxa"/>
            <w:shd w:val="clear" w:color="auto" w:fill="F7F9FC"/>
          </w:tcPr>
          <w:p w14:paraId="2F9225B0">
            <w:pPr>
              <w:wordWrap w:val="0"/>
              <w:spacing w:before="20" w:after="20" w:line="240" w:lineRule="auto"/>
              <w:ind w:firstLine="0"/>
            </w:pPr>
            <w:r>
              <w:rPr>
                <w:sz w:val="20"/>
              </w:rPr>
              <w:t>缺陷复核与编辑</w:t>
            </w:r>
          </w:p>
        </w:tc>
        <w:tc>
          <w:tcPr>
            <w:tcW w:w="733" w:type="dxa"/>
            <w:shd w:val="clear" w:color="auto" w:fill="F7F9FC"/>
          </w:tcPr>
          <w:p w14:paraId="14BCA60F">
            <w:pPr>
              <w:wordWrap w:val="0"/>
              <w:spacing w:before="20" w:after="20" w:line="240" w:lineRule="auto"/>
              <w:ind w:firstLine="0"/>
            </w:pPr>
            <w:r>
              <w:rPr>
                <w:sz w:val="20"/>
              </w:rPr>
              <w:t>M8</w:t>
            </w:r>
          </w:p>
        </w:tc>
        <w:tc>
          <w:tcPr>
            <w:tcW w:w="2215" w:type="dxa"/>
            <w:shd w:val="clear" w:color="auto" w:fill="F7F9FC"/>
          </w:tcPr>
          <w:p w14:paraId="243B4E1D">
            <w:pPr>
              <w:wordWrap w:val="0"/>
              <w:spacing w:before="20" w:after="20" w:line="240" w:lineRule="auto"/>
              <w:ind w:firstLine="0"/>
            </w:pPr>
            <w:r>
              <w:rPr>
                <w:sz w:val="20"/>
              </w:rPr>
              <w:t>候选、人工判读</w:t>
            </w:r>
          </w:p>
        </w:tc>
        <w:tc>
          <w:tcPr>
            <w:tcW w:w="1474" w:type="dxa"/>
            <w:shd w:val="clear" w:color="auto" w:fill="F7F9FC"/>
          </w:tcPr>
          <w:p w14:paraId="12307F03">
            <w:pPr>
              <w:wordWrap w:val="0"/>
              <w:spacing w:before="20" w:after="20" w:line="240" w:lineRule="auto"/>
              <w:ind w:firstLine="0"/>
            </w:pPr>
            <w:r>
              <w:rPr>
                <w:sz w:val="20"/>
              </w:rPr>
              <w:t>确认/排除/合并/拆分</w:t>
            </w:r>
          </w:p>
        </w:tc>
        <w:tc>
          <w:tcPr>
            <w:tcW w:w="1474" w:type="dxa"/>
            <w:shd w:val="clear" w:color="auto" w:fill="F7F9FC"/>
          </w:tcPr>
          <w:p w14:paraId="69854CB6">
            <w:pPr>
              <w:wordWrap w:val="0"/>
              <w:spacing w:before="20" w:after="20" w:line="240" w:lineRule="auto"/>
              <w:ind w:firstLine="0"/>
            </w:pPr>
            <w:r>
              <w:rPr>
                <w:sz w:val="20"/>
              </w:rPr>
              <w:t>判读员</w:t>
            </w:r>
          </w:p>
        </w:tc>
      </w:tr>
      <w:tr w14:paraId="7BD59CA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6687BC21">
            <w:pPr>
              <w:wordWrap w:val="0"/>
              <w:spacing w:before="20" w:after="20" w:line="240" w:lineRule="auto"/>
              <w:ind w:firstLine="0"/>
            </w:pPr>
            <w:r>
              <w:rPr>
                <w:sz w:val="20"/>
              </w:rPr>
              <w:t>F-21</w:t>
            </w:r>
          </w:p>
        </w:tc>
        <w:tc>
          <w:tcPr>
            <w:tcW w:w="1474" w:type="dxa"/>
          </w:tcPr>
          <w:p w14:paraId="00491BF4">
            <w:pPr>
              <w:wordWrap w:val="0"/>
              <w:spacing w:before="20" w:after="20" w:line="240" w:lineRule="auto"/>
              <w:ind w:firstLine="0"/>
            </w:pPr>
            <w:r>
              <w:rPr>
                <w:sz w:val="20"/>
              </w:rPr>
              <w:t>五维量化</w:t>
            </w:r>
          </w:p>
        </w:tc>
        <w:tc>
          <w:tcPr>
            <w:tcW w:w="733" w:type="dxa"/>
          </w:tcPr>
          <w:p w14:paraId="0FC20A94">
            <w:pPr>
              <w:wordWrap w:val="0"/>
              <w:spacing w:before="20" w:after="20" w:line="240" w:lineRule="auto"/>
              <w:ind w:firstLine="0"/>
            </w:pPr>
            <w:r>
              <w:rPr>
                <w:sz w:val="20"/>
              </w:rPr>
              <w:t>M7</w:t>
            </w:r>
          </w:p>
        </w:tc>
        <w:tc>
          <w:tcPr>
            <w:tcW w:w="2215" w:type="dxa"/>
          </w:tcPr>
          <w:p w14:paraId="221C8651">
            <w:pPr>
              <w:wordWrap w:val="0"/>
              <w:spacing w:before="20" w:after="20" w:line="240" w:lineRule="auto"/>
              <w:ind w:firstLine="0"/>
            </w:pPr>
            <w:r>
              <w:rPr>
                <w:sz w:val="20"/>
              </w:rPr>
              <w:t>缺陷点集、基准面</w:t>
            </w:r>
          </w:p>
        </w:tc>
        <w:tc>
          <w:tcPr>
            <w:tcW w:w="1474" w:type="dxa"/>
          </w:tcPr>
          <w:p w14:paraId="3B599C43">
            <w:pPr>
              <w:wordWrap w:val="0"/>
              <w:spacing w:before="20" w:after="20" w:line="240" w:lineRule="auto"/>
              <w:ind w:firstLine="0"/>
            </w:pPr>
            <w:r>
              <w:rPr>
                <w:sz w:val="20"/>
              </w:rPr>
              <w:t>L/W/D/A/V 与不确定度</w:t>
            </w:r>
          </w:p>
        </w:tc>
        <w:tc>
          <w:tcPr>
            <w:tcW w:w="1474" w:type="dxa"/>
          </w:tcPr>
          <w:p w14:paraId="77CC834A">
            <w:pPr>
              <w:wordWrap w:val="0"/>
              <w:spacing w:before="20" w:after="20" w:line="240" w:lineRule="auto"/>
              <w:ind w:firstLine="0"/>
            </w:pPr>
            <w:r>
              <w:rPr>
                <w:sz w:val="20"/>
              </w:rPr>
              <w:t>判读员</w:t>
            </w:r>
          </w:p>
        </w:tc>
      </w:tr>
      <w:tr w14:paraId="717B9F5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4CE691F2">
            <w:pPr>
              <w:wordWrap w:val="0"/>
              <w:spacing w:before="20" w:after="20" w:line="240" w:lineRule="auto"/>
              <w:ind w:firstLine="0"/>
            </w:pPr>
            <w:r>
              <w:rPr>
                <w:sz w:val="20"/>
              </w:rPr>
              <w:t>F-22</w:t>
            </w:r>
          </w:p>
        </w:tc>
        <w:tc>
          <w:tcPr>
            <w:tcW w:w="1474" w:type="dxa"/>
            <w:shd w:val="clear" w:color="auto" w:fill="F7F9FC"/>
          </w:tcPr>
          <w:p w14:paraId="4479D970">
            <w:pPr>
              <w:wordWrap w:val="0"/>
              <w:spacing w:before="20" w:after="20" w:line="240" w:lineRule="auto"/>
              <w:ind w:firstLine="0"/>
            </w:pPr>
            <w:r>
              <w:rPr>
                <w:sz w:val="20"/>
              </w:rPr>
              <w:t>级别认定与建议</w:t>
            </w:r>
          </w:p>
        </w:tc>
        <w:tc>
          <w:tcPr>
            <w:tcW w:w="733" w:type="dxa"/>
            <w:shd w:val="clear" w:color="auto" w:fill="F7F9FC"/>
          </w:tcPr>
          <w:p w14:paraId="11978671">
            <w:pPr>
              <w:wordWrap w:val="0"/>
              <w:spacing w:before="20" w:after="20" w:line="240" w:lineRule="auto"/>
              <w:ind w:firstLine="0"/>
            </w:pPr>
            <w:r>
              <w:rPr>
                <w:sz w:val="20"/>
              </w:rPr>
              <w:t>M7</w:t>
            </w:r>
          </w:p>
        </w:tc>
        <w:tc>
          <w:tcPr>
            <w:tcW w:w="2215" w:type="dxa"/>
            <w:shd w:val="clear" w:color="auto" w:fill="F7F9FC"/>
          </w:tcPr>
          <w:p w14:paraId="7D0D4DFA">
            <w:pPr>
              <w:wordWrap w:val="0"/>
              <w:spacing w:before="20" w:after="20" w:line="240" w:lineRule="auto"/>
              <w:ind w:firstLine="0"/>
            </w:pPr>
            <w:r>
              <w:rPr>
                <w:sz w:val="20"/>
              </w:rPr>
              <w:t>尺寸、规则库</w:t>
            </w:r>
          </w:p>
        </w:tc>
        <w:tc>
          <w:tcPr>
            <w:tcW w:w="1474" w:type="dxa"/>
            <w:shd w:val="clear" w:color="auto" w:fill="F7F9FC"/>
          </w:tcPr>
          <w:p w14:paraId="0275611E">
            <w:pPr>
              <w:wordWrap w:val="0"/>
              <w:spacing w:before="20" w:after="20" w:line="240" w:lineRule="auto"/>
              <w:ind w:firstLine="0"/>
            </w:pPr>
            <w:r>
              <w:rPr>
                <w:sz w:val="20"/>
              </w:rPr>
              <w:t>级别、材料/工艺建议</w:t>
            </w:r>
          </w:p>
        </w:tc>
        <w:tc>
          <w:tcPr>
            <w:tcW w:w="1474" w:type="dxa"/>
            <w:shd w:val="clear" w:color="auto" w:fill="F7F9FC"/>
          </w:tcPr>
          <w:p w14:paraId="6C1B6196">
            <w:pPr>
              <w:wordWrap w:val="0"/>
              <w:spacing w:before="20" w:after="20" w:line="240" w:lineRule="auto"/>
              <w:ind w:firstLine="0"/>
            </w:pPr>
            <w:r>
              <w:rPr>
                <w:sz w:val="20"/>
              </w:rPr>
              <w:t>判读员/审核员</w:t>
            </w:r>
          </w:p>
        </w:tc>
      </w:tr>
      <w:tr w14:paraId="3283815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2E9CDA72">
            <w:pPr>
              <w:wordWrap w:val="0"/>
              <w:spacing w:before="20" w:after="20" w:line="240" w:lineRule="auto"/>
              <w:ind w:firstLine="0"/>
            </w:pPr>
            <w:r>
              <w:rPr>
                <w:sz w:val="20"/>
              </w:rPr>
              <w:t>F-23</w:t>
            </w:r>
          </w:p>
        </w:tc>
        <w:tc>
          <w:tcPr>
            <w:tcW w:w="1474" w:type="dxa"/>
          </w:tcPr>
          <w:p w14:paraId="52751B68">
            <w:pPr>
              <w:wordWrap w:val="0"/>
              <w:spacing w:before="20" w:after="20" w:line="240" w:lineRule="auto"/>
              <w:ind w:firstLine="0"/>
            </w:pPr>
            <w:r>
              <w:rPr>
                <w:sz w:val="20"/>
              </w:rPr>
              <w:t>历史对比</w:t>
            </w:r>
          </w:p>
        </w:tc>
        <w:tc>
          <w:tcPr>
            <w:tcW w:w="733" w:type="dxa"/>
          </w:tcPr>
          <w:p w14:paraId="71A9565F">
            <w:pPr>
              <w:wordWrap w:val="0"/>
              <w:spacing w:before="20" w:after="20" w:line="240" w:lineRule="auto"/>
              <w:ind w:firstLine="0"/>
            </w:pPr>
            <w:r>
              <w:rPr>
                <w:sz w:val="20"/>
              </w:rPr>
              <w:t>M9</w:t>
            </w:r>
          </w:p>
        </w:tc>
        <w:tc>
          <w:tcPr>
            <w:tcW w:w="2215" w:type="dxa"/>
          </w:tcPr>
          <w:p w14:paraId="08636271">
            <w:pPr>
              <w:wordWrap w:val="0"/>
              <w:spacing w:before="20" w:after="20" w:line="240" w:lineRule="auto"/>
              <w:ind w:firstLine="0"/>
            </w:pPr>
            <w:r>
              <w:rPr>
                <w:sz w:val="20"/>
              </w:rPr>
              <w:t>两期/多期模型</w:t>
            </w:r>
          </w:p>
        </w:tc>
        <w:tc>
          <w:tcPr>
            <w:tcW w:w="1474" w:type="dxa"/>
          </w:tcPr>
          <w:p w14:paraId="67C43A20">
            <w:pPr>
              <w:wordWrap w:val="0"/>
              <w:spacing w:before="20" w:after="20" w:line="240" w:lineRule="auto"/>
              <w:ind w:firstLine="0"/>
            </w:pPr>
            <w:r>
              <w:rPr>
                <w:sz w:val="20"/>
              </w:rPr>
              <w:t>变化斑块、统计、趋势</w:t>
            </w:r>
          </w:p>
        </w:tc>
        <w:tc>
          <w:tcPr>
            <w:tcW w:w="1474" w:type="dxa"/>
          </w:tcPr>
          <w:p w14:paraId="6DF6DCDA">
            <w:pPr>
              <w:wordWrap w:val="0"/>
              <w:spacing w:before="20" w:after="20" w:line="240" w:lineRule="auto"/>
              <w:ind w:firstLine="0"/>
            </w:pPr>
            <w:r>
              <w:rPr>
                <w:sz w:val="20"/>
              </w:rPr>
              <w:t>判读员</w:t>
            </w:r>
          </w:p>
        </w:tc>
      </w:tr>
      <w:tr w14:paraId="6DD48BC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7A06DBD2">
            <w:pPr>
              <w:wordWrap w:val="0"/>
              <w:spacing w:before="20" w:after="20" w:line="240" w:lineRule="auto"/>
              <w:ind w:firstLine="0"/>
            </w:pPr>
            <w:r>
              <w:rPr>
                <w:sz w:val="20"/>
              </w:rPr>
              <w:t>F-24</w:t>
            </w:r>
          </w:p>
        </w:tc>
        <w:tc>
          <w:tcPr>
            <w:tcW w:w="1474" w:type="dxa"/>
            <w:shd w:val="clear" w:color="auto" w:fill="F7F9FC"/>
          </w:tcPr>
          <w:p w14:paraId="742BFDF9">
            <w:pPr>
              <w:wordWrap w:val="0"/>
              <w:spacing w:before="20" w:after="20" w:line="240" w:lineRule="auto"/>
              <w:ind w:firstLine="0"/>
            </w:pPr>
            <w:r>
              <w:rPr>
                <w:sz w:val="20"/>
              </w:rPr>
              <w:t>平面展开云图与分布图</w:t>
            </w:r>
          </w:p>
        </w:tc>
        <w:tc>
          <w:tcPr>
            <w:tcW w:w="733" w:type="dxa"/>
            <w:shd w:val="clear" w:color="auto" w:fill="F7F9FC"/>
          </w:tcPr>
          <w:p w14:paraId="56BB2EDE">
            <w:pPr>
              <w:wordWrap w:val="0"/>
              <w:spacing w:before="20" w:after="20" w:line="240" w:lineRule="auto"/>
              <w:ind w:firstLine="0"/>
            </w:pPr>
            <w:r>
              <w:rPr>
                <w:sz w:val="20"/>
              </w:rPr>
              <w:t>M11</w:t>
            </w:r>
          </w:p>
        </w:tc>
        <w:tc>
          <w:tcPr>
            <w:tcW w:w="2215" w:type="dxa"/>
            <w:shd w:val="clear" w:color="auto" w:fill="F7F9FC"/>
          </w:tcPr>
          <w:p w14:paraId="6601ECC3">
            <w:pPr>
              <w:wordWrap w:val="0"/>
              <w:spacing w:before="20" w:after="20" w:line="240" w:lineRule="auto"/>
              <w:ind w:firstLine="0"/>
            </w:pPr>
            <w:r>
              <w:rPr>
                <w:sz w:val="20"/>
              </w:rPr>
              <w:t>模型、指标、色带</w:t>
            </w:r>
          </w:p>
        </w:tc>
        <w:tc>
          <w:tcPr>
            <w:tcW w:w="1474" w:type="dxa"/>
            <w:shd w:val="clear" w:color="auto" w:fill="F7F9FC"/>
          </w:tcPr>
          <w:p w14:paraId="72E4E72D">
            <w:pPr>
              <w:wordWrap w:val="0"/>
              <w:spacing w:before="20" w:after="20" w:line="240" w:lineRule="auto"/>
              <w:ind w:firstLine="0"/>
            </w:pPr>
            <w:r>
              <w:rPr>
                <w:sz w:val="20"/>
              </w:rPr>
              <w:t>云图、二维/三维分布图</w:t>
            </w:r>
          </w:p>
        </w:tc>
        <w:tc>
          <w:tcPr>
            <w:tcW w:w="1474" w:type="dxa"/>
            <w:shd w:val="clear" w:color="auto" w:fill="F7F9FC"/>
          </w:tcPr>
          <w:p w14:paraId="5285B098">
            <w:pPr>
              <w:wordWrap w:val="0"/>
              <w:spacing w:before="20" w:after="20" w:line="240" w:lineRule="auto"/>
              <w:ind w:firstLine="0"/>
            </w:pPr>
            <w:r>
              <w:rPr>
                <w:sz w:val="20"/>
              </w:rPr>
              <w:t>判读员</w:t>
            </w:r>
          </w:p>
        </w:tc>
      </w:tr>
      <w:tr w14:paraId="5D5A6C0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0E04872D">
            <w:pPr>
              <w:wordWrap w:val="0"/>
              <w:spacing w:before="20" w:after="20" w:line="240" w:lineRule="auto"/>
              <w:ind w:firstLine="0"/>
            </w:pPr>
            <w:r>
              <w:rPr>
                <w:sz w:val="20"/>
              </w:rPr>
              <w:t>F-25</w:t>
            </w:r>
          </w:p>
        </w:tc>
        <w:tc>
          <w:tcPr>
            <w:tcW w:w="1474" w:type="dxa"/>
          </w:tcPr>
          <w:p w14:paraId="5EC2904E">
            <w:pPr>
              <w:wordWrap w:val="0"/>
              <w:spacing w:before="20" w:after="20" w:line="240" w:lineRule="auto"/>
              <w:ind w:firstLine="0"/>
            </w:pPr>
            <w:r>
              <w:rPr>
                <w:sz w:val="20"/>
              </w:rPr>
              <w:t>报告生成</w:t>
            </w:r>
          </w:p>
        </w:tc>
        <w:tc>
          <w:tcPr>
            <w:tcW w:w="733" w:type="dxa"/>
          </w:tcPr>
          <w:p w14:paraId="6926DAB3">
            <w:pPr>
              <w:wordWrap w:val="0"/>
              <w:spacing w:before="20" w:after="20" w:line="240" w:lineRule="auto"/>
              <w:ind w:firstLine="0"/>
            </w:pPr>
            <w:r>
              <w:rPr>
                <w:sz w:val="20"/>
              </w:rPr>
              <w:t>M10</w:t>
            </w:r>
          </w:p>
        </w:tc>
        <w:tc>
          <w:tcPr>
            <w:tcW w:w="2215" w:type="dxa"/>
          </w:tcPr>
          <w:p w14:paraId="12A0E11E">
            <w:pPr>
              <w:wordWrap w:val="0"/>
              <w:spacing w:before="20" w:after="20" w:line="240" w:lineRule="auto"/>
              <w:ind w:firstLine="0"/>
            </w:pPr>
            <w:r>
              <w:rPr>
                <w:sz w:val="20"/>
              </w:rPr>
              <w:t>模板、缺陷、照片、图纸</w:t>
            </w:r>
          </w:p>
        </w:tc>
        <w:tc>
          <w:tcPr>
            <w:tcW w:w="1474" w:type="dxa"/>
          </w:tcPr>
          <w:p w14:paraId="40E8F871">
            <w:pPr>
              <w:wordWrap w:val="0"/>
              <w:spacing w:before="20" w:after="20" w:line="240" w:lineRule="auto"/>
              <w:ind w:firstLine="0"/>
            </w:pPr>
            <w:r>
              <w:rPr>
                <w:sz w:val="20"/>
              </w:rPr>
              <w:t>DOCX/PDF/PPTX</w:t>
            </w:r>
          </w:p>
        </w:tc>
        <w:tc>
          <w:tcPr>
            <w:tcW w:w="1474" w:type="dxa"/>
          </w:tcPr>
          <w:p w14:paraId="448FD7E6">
            <w:pPr>
              <w:wordWrap w:val="0"/>
              <w:spacing w:before="20" w:after="20" w:line="240" w:lineRule="auto"/>
              <w:ind w:firstLine="0"/>
            </w:pPr>
            <w:r>
              <w:rPr>
                <w:sz w:val="20"/>
              </w:rPr>
              <w:t>审核员</w:t>
            </w:r>
          </w:p>
        </w:tc>
      </w:tr>
      <w:tr w14:paraId="51FFDC1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70EED102">
            <w:pPr>
              <w:wordWrap w:val="0"/>
              <w:spacing w:before="20" w:after="20" w:line="240" w:lineRule="auto"/>
              <w:ind w:firstLine="0"/>
            </w:pPr>
            <w:r>
              <w:rPr>
                <w:sz w:val="20"/>
              </w:rPr>
              <w:t>F-26</w:t>
            </w:r>
          </w:p>
        </w:tc>
        <w:tc>
          <w:tcPr>
            <w:tcW w:w="1474" w:type="dxa"/>
            <w:shd w:val="clear" w:color="auto" w:fill="F7F9FC"/>
          </w:tcPr>
          <w:p w14:paraId="14D527B9">
            <w:pPr>
              <w:wordWrap w:val="0"/>
              <w:spacing w:before="20" w:after="20" w:line="240" w:lineRule="auto"/>
              <w:ind w:firstLine="0"/>
            </w:pPr>
            <w:r>
              <w:rPr>
                <w:sz w:val="20"/>
              </w:rPr>
              <w:t>照片标注与 DWG 记录图</w:t>
            </w:r>
          </w:p>
        </w:tc>
        <w:tc>
          <w:tcPr>
            <w:tcW w:w="733" w:type="dxa"/>
            <w:shd w:val="clear" w:color="auto" w:fill="F7F9FC"/>
          </w:tcPr>
          <w:p w14:paraId="5061B08F">
            <w:pPr>
              <w:wordWrap w:val="0"/>
              <w:spacing w:before="20" w:after="20" w:line="240" w:lineRule="auto"/>
              <w:ind w:firstLine="0"/>
            </w:pPr>
            <w:r>
              <w:rPr>
                <w:sz w:val="20"/>
              </w:rPr>
              <w:t>M10</w:t>
            </w:r>
          </w:p>
        </w:tc>
        <w:tc>
          <w:tcPr>
            <w:tcW w:w="2215" w:type="dxa"/>
            <w:shd w:val="clear" w:color="auto" w:fill="F7F9FC"/>
          </w:tcPr>
          <w:p w14:paraId="4EBF3B4F">
            <w:pPr>
              <w:wordWrap w:val="0"/>
              <w:spacing w:before="20" w:after="20" w:line="240" w:lineRule="auto"/>
              <w:ind w:firstLine="0"/>
            </w:pPr>
            <w:r>
              <w:rPr>
                <w:sz w:val="20"/>
              </w:rPr>
              <w:t>照片、缺陷、底图</w:t>
            </w:r>
          </w:p>
        </w:tc>
        <w:tc>
          <w:tcPr>
            <w:tcW w:w="1474" w:type="dxa"/>
            <w:shd w:val="clear" w:color="auto" w:fill="F7F9FC"/>
          </w:tcPr>
          <w:p w14:paraId="19532BFB">
            <w:pPr>
              <w:wordWrap w:val="0"/>
              <w:spacing w:before="20" w:after="20" w:line="240" w:lineRule="auto"/>
              <w:ind w:firstLine="0"/>
            </w:pPr>
            <w:r>
              <w:rPr>
                <w:sz w:val="20"/>
              </w:rPr>
              <w:t>标注照片、DWG 图纸</w:t>
            </w:r>
          </w:p>
        </w:tc>
        <w:tc>
          <w:tcPr>
            <w:tcW w:w="1474" w:type="dxa"/>
            <w:shd w:val="clear" w:color="auto" w:fill="F7F9FC"/>
          </w:tcPr>
          <w:p w14:paraId="26CAED57">
            <w:pPr>
              <w:wordWrap w:val="0"/>
              <w:spacing w:before="20" w:after="20" w:line="240" w:lineRule="auto"/>
              <w:ind w:firstLine="0"/>
            </w:pPr>
            <w:r>
              <w:rPr>
                <w:sz w:val="20"/>
              </w:rPr>
              <w:t>判读员</w:t>
            </w:r>
          </w:p>
        </w:tc>
      </w:tr>
      <w:tr w14:paraId="636341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tcPr>
          <w:p w14:paraId="5FAAAAF4">
            <w:pPr>
              <w:wordWrap w:val="0"/>
              <w:spacing w:before="20" w:after="20" w:line="240" w:lineRule="auto"/>
              <w:ind w:firstLine="0"/>
            </w:pPr>
            <w:r>
              <w:rPr>
                <w:sz w:val="20"/>
              </w:rPr>
              <w:t>F-27</w:t>
            </w:r>
          </w:p>
        </w:tc>
        <w:tc>
          <w:tcPr>
            <w:tcW w:w="1474" w:type="dxa"/>
          </w:tcPr>
          <w:p w14:paraId="316D3B9E">
            <w:pPr>
              <w:wordWrap w:val="0"/>
              <w:spacing w:before="20" w:after="20" w:line="240" w:lineRule="auto"/>
              <w:ind w:firstLine="0"/>
            </w:pPr>
            <w:r>
              <w:rPr>
                <w:sz w:val="20"/>
              </w:rPr>
              <w:t>数据导出</w:t>
            </w:r>
          </w:p>
        </w:tc>
        <w:tc>
          <w:tcPr>
            <w:tcW w:w="733" w:type="dxa"/>
          </w:tcPr>
          <w:p w14:paraId="4694E23B">
            <w:pPr>
              <w:wordWrap w:val="0"/>
              <w:spacing w:before="20" w:after="20" w:line="240" w:lineRule="auto"/>
              <w:ind w:firstLine="0"/>
            </w:pPr>
            <w:r>
              <w:rPr>
                <w:sz w:val="20"/>
              </w:rPr>
              <w:t>M11</w:t>
            </w:r>
          </w:p>
        </w:tc>
        <w:tc>
          <w:tcPr>
            <w:tcW w:w="2215" w:type="dxa"/>
          </w:tcPr>
          <w:p w14:paraId="58B7D65C">
            <w:pPr>
              <w:wordWrap w:val="0"/>
              <w:spacing w:before="20" w:after="20" w:line="240" w:lineRule="auto"/>
              <w:ind w:firstLine="0"/>
            </w:pPr>
            <w:r>
              <w:rPr>
                <w:sz w:val="20"/>
              </w:rPr>
              <w:t>数据集、字段</w:t>
            </w:r>
          </w:p>
        </w:tc>
        <w:tc>
          <w:tcPr>
            <w:tcW w:w="1474" w:type="dxa"/>
          </w:tcPr>
          <w:p w14:paraId="1FA77AF7">
            <w:pPr>
              <w:wordWrap w:val="0"/>
              <w:spacing w:before="20" w:after="20" w:line="240" w:lineRule="auto"/>
              <w:ind w:firstLine="0"/>
            </w:pPr>
            <w:r>
              <w:rPr>
                <w:sz w:val="20"/>
              </w:rPr>
              <w:t>xlsx/csv/las/ply</w:t>
            </w:r>
          </w:p>
        </w:tc>
        <w:tc>
          <w:tcPr>
            <w:tcW w:w="1474" w:type="dxa"/>
          </w:tcPr>
          <w:p w14:paraId="77250CA6">
            <w:pPr>
              <w:wordWrap w:val="0"/>
              <w:spacing w:before="20" w:after="20" w:line="240" w:lineRule="auto"/>
              <w:ind w:firstLine="0"/>
            </w:pPr>
            <w:r>
              <w:rPr>
                <w:sz w:val="20"/>
              </w:rPr>
              <w:t>处理员</w:t>
            </w:r>
          </w:p>
        </w:tc>
      </w:tr>
      <w:tr w14:paraId="287A403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74" w:type="dxa"/>
            <w:shd w:val="clear" w:color="auto" w:fill="F7F9FC"/>
          </w:tcPr>
          <w:p w14:paraId="71E6EF74">
            <w:pPr>
              <w:wordWrap w:val="0"/>
              <w:spacing w:before="20" w:after="20" w:line="240" w:lineRule="auto"/>
              <w:ind w:firstLine="0"/>
            </w:pPr>
            <w:r>
              <w:rPr>
                <w:sz w:val="20"/>
              </w:rPr>
              <w:t>F-28</w:t>
            </w:r>
          </w:p>
        </w:tc>
        <w:tc>
          <w:tcPr>
            <w:tcW w:w="1474" w:type="dxa"/>
            <w:shd w:val="clear" w:color="auto" w:fill="F7F9FC"/>
          </w:tcPr>
          <w:p w14:paraId="437D3AF6">
            <w:pPr>
              <w:wordWrap w:val="0"/>
              <w:spacing w:before="20" w:after="20" w:line="240" w:lineRule="auto"/>
              <w:ind w:firstLine="0"/>
            </w:pPr>
            <w:r>
              <w:rPr>
                <w:sz w:val="20"/>
              </w:rPr>
              <w:t>任务监控、日志与备份</w:t>
            </w:r>
          </w:p>
        </w:tc>
        <w:tc>
          <w:tcPr>
            <w:tcW w:w="733" w:type="dxa"/>
            <w:shd w:val="clear" w:color="auto" w:fill="F7F9FC"/>
          </w:tcPr>
          <w:p w14:paraId="364BD918">
            <w:pPr>
              <w:wordWrap w:val="0"/>
              <w:spacing w:before="20" w:after="20" w:line="240" w:lineRule="auto"/>
              <w:ind w:firstLine="0"/>
            </w:pPr>
            <w:r>
              <w:rPr>
                <w:sz w:val="20"/>
              </w:rPr>
              <w:t>M12</w:t>
            </w:r>
          </w:p>
        </w:tc>
        <w:tc>
          <w:tcPr>
            <w:tcW w:w="2215" w:type="dxa"/>
            <w:shd w:val="clear" w:color="auto" w:fill="F7F9FC"/>
          </w:tcPr>
          <w:p w14:paraId="16D42C83">
            <w:pPr>
              <w:wordWrap w:val="0"/>
              <w:spacing w:before="20" w:after="20" w:line="240" w:lineRule="auto"/>
              <w:ind w:firstLine="0"/>
            </w:pPr>
            <w:r>
              <w:rPr>
                <w:sz w:val="20"/>
              </w:rPr>
              <w:t>任务、备份策略</w:t>
            </w:r>
          </w:p>
        </w:tc>
        <w:tc>
          <w:tcPr>
            <w:tcW w:w="1474" w:type="dxa"/>
            <w:shd w:val="clear" w:color="auto" w:fill="F7F9FC"/>
          </w:tcPr>
          <w:p w14:paraId="64BC594E">
            <w:pPr>
              <w:wordWrap w:val="0"/>
              <w:spacing w:before="20" w:after="20" w:line="240" w:lineRule="auto"/>
              <w:ind w:firstLine="0"/>
            </w:pPr>
            <w:r>
              <w:rPr>
                <w:sz w:val="20"/>
              </w:rPr>
              <w:t>进度、日志、备份包</w:t>
            </w:r>
          </w:p>
        </w:tc>
        <w:tc>
          <w:tcPr>
            <w:tcW w:w="1474" w:type="dxa"/>
            <w:shd w:val="clear" w:color="auto" w:fill="F7F9FC"/>
          </w:tcPr>
          <w:p w14:paraId="28BAFCA0">
            <w:pPr>
              <w:wordWrap w:val="0"/>
              <w:spacing w:before="20" w:after="20" w:line="240" w:lineRule="auto"/>
              <w:ind w:firstLine="0"/>
            </w:pPr>
            <w:r>
              <w:rPr>
                <w:sz w:val="20"/>
              </w:rPr>
              <w:t>管理员</w:t>
            </w:r>
          </w:p>
        </w:tc>
      </w:tr>
    </w:tbl>
    <w:p w14:paraId="74FD8F3C">
      <w:pPr>
        <w:wordWrap w:val="0"/>
        <w:spacing w:line="192" w:lineRule="auto"/>
      </w:pPr>
    </w:p>
    <w:p w14:paraId="3E6CDF2B">
      <w:pPr>
        <w:wordWrap w:val="0"/>
        <w:spacing w:before="100" w:after="20" w:line="312" w:lineRule="auto"/>
        <w:ind w:left="227"/>
      </w:pPr>
      <w:r>
        <w:rPr>
          <w:rFonts w:ascii="Cambria Math" w:hAnsi="Cambria Math" w:cs="Cambria Math"/>
          <w:b/>
          <w:sz w:val="22"/>
        </w:rPr>
        <w:t>◆</w:t>
      </w:r>
      <w:r>
        <w:rPr>
          <w:b/>
          <w:sz w:val="22"/>
        </w:rPr>
        <w:t xml:space="preserve"> 典型操作流程</w:t>
      </w:r>
    </w:p>
    <w:p w14:paraId="71BA3D86">
      <w:pPr>
        <w:wordWrap w:val="0"/>
        <w:spacing w:line="408" w:lineRule="auto"/>
      </w:pPr>
      <w:r>
        <w:rPr>
          <w:b/>
        </w:rPr>
        <w:t>（1）数据接入与质检流程。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846"/>
        <w:gridCol w:w="1984"/>
        <w:gridCol w:w="1985"/>
        <w:gridCol w:w="4029"/>
      </w:tblGrid>
      <w:tr w14:paraId="58622F6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D9E2F3"/>
          </w:tcPr>
          <w:p w14:paraId="10D733C5">
            <w:pPr>
              <w:wordWrap w:val="0"/>
              <w:spacing w:before="20" w:after="20" w:line="240" w:lineRule="auto"/>
              <w:ind w:firstLine="0"/>
            </w:pPr>
            <w:r>
              <w:rPr>
                <w:b/>
                <w:sz w:val="20"/>
              </w:rPr>
              <w:t>步骤</w:t>
            </w:r>
          </w:p>
        </w:tc>
        <w:tc>
          <w:tcPr>
            <w:tcW w:w="1984" w:type="dxa"/>
            <w:shd w:val="clear" w:color="auto" w:fill="D9E2F3"/>
          </w:tcPr>
          <w:p w14:paraId="2AE9CA3C">
            <w:pPr>
              <w:wordWrap w:val="0"/>
              <w:spacing w:before="20" w:after="20" w:line="240" w:lineRule="auto"/>
              <w:ind w:firstLine="0"/>
            </w:pPr>
            <w:r>
              <w:rPr>
                <w:b/>
                <w:sz w:val="20"/>
              </w:rPr>
              <w:t>操作</w:t>
            </w:r>
          </w:p>
        </w:tc>
        <w:tc>
          <w:tcPr>
            <w:tcW w:w="1985" w:type="dxa"/>
            <w:shd w:val="clear" w:color="auto" w:fill="D9E2F3"/>
          </w:tcPr>
          <w:p w14:paraId="66002614">
            <w:pPr>
              <w:wordWrap w:val="0"/>
              <w:spacing w:before="20" w:after="20" w:line="240" w:lineRule="auto"/>
              <w:ind w:firstLine="0"/>
            </w:pPr>
            <w:r>
              <w:rPr>
                <w:b/>
                <w:sz w:val="20"/>
              </w:rPr>
              <w:t>界面入口</w:t>
            </w:r>
          </w:p>
        </w:tc>
        <w:tc>
          <w:tcPr>
            <w:tcW w:w="4029" w:type="dxa"/>
            <w:shd w:val="clear" w:color="auto" w:fill="D9E2F3"/>
          </w:tcPr>
          <w:p w14:paraId="2EC1B5A4">
            <w:pPr>
              <w:wordWrap w:val="0"/>
              <w:spacing w:before="20" w:after="20" w:line="240" w:lineRule="auto"/>
              <w:ind w:firstLine="0"/>
            </w:pPr>
            <w:r>
              <w:rPr>
                <w:b/>
                <w:sz w:val="20"/>
              </w:rPr>
              <w:t>输出/校验</w:t>
            </w:r>
          </w:p>
        </w:tc>
      </w:tr>
      <w:tr w14:paraId="2F42E7D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49C0EEDD">
            <w:pPr>
              <w:wordWrap w:val="0"/>
              <w:spacing w:before="20" w:after="20" w:line="240" w:lineRule="auto"/>
              <w:ind w:firstLine="0"/>
            </w:pPr>
            <w:r>
              <w:rPr>
                <w:sz w:val="20"/>
              </w:rPr>
              <w:t>1</w:t>
            </w:r>
          </w:p>
        </w:tc>
        <w:tc>
          <w:tcPr>
            <w:tcW w:w="1984" w:type="dxa"/>
          </w:tcPr>
          <w:p w14:paraId="09985E78">
            <w:pPr>
              <w:wordWrap w:val="0"/>
              <w:spacing w:before="20" w:after="20" w:line="240" w:lineRule="auto"/>
              <w:ind w:firstLine="0"/>
            </w:pPr>
            <w:r>
              <w:rPr>
                <w:sz w:val="20"/>
              </w:rPr>
              <w:t>选择项目与孔号</w:t>
            </w:r>
          </w:p>
        </w:tc>
        <w:tc>
          <w:tcPr>
            <w:tcW w:w="1985" w:type="dxa"/>
          </w:tcPr>
          <w:p w14:paraId="356CCE54">
            <w:pPr>
              <w:wordWrap w:val="0"/>
              <w:spacing w:before="20" w:after="20" w:line="240" w:lineRule="auto"/>
              <w:ind w:firstLine="0"/>
            </w:pPr>
            <w:r>
              <w:rPr>
                <w:sz w:val="20"/>
              </w:rPr>
              <w:t>项目中心→项目树</w:t>
            </w:r>
          </w:p>
        </w:tc>
        <w:tc>
          <w:tcPr>
            <w:tcW w:w="4029" w:type="dxa"/>
          </w:tcPr>
          <w:p w14:paraId="2A3430DA">
            <w:pPr>
              <w:wordWrap w:val="0"/>
              <w:spacing w:before="20" w:after="20" w:line="240" w:lineRule="auto"/>
              <w:ind w:firstLine="0"/>
            </w:pPr>
            <w:r>
              <w:rPr>
                <w:sz w:val="20"/>
              </w:rPr>
              <w:t>确定项目上下文与场景模板</w:t>
            </w:r>
          </w:p>
        </w:tc>
      </w:tr>
      <w:tr w14:paraId="591B6A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34C542B4">
            <w:pPr>
              <w:wordWrap w:val="0"/>
              <w:spacing w:before="20" w:after="20" w:line="240" w:lineRule="auto"/>
              <w:ind w:firstLine="0"/>
            </w:pPr>
            <w:r>
              <w:rPr>
                <w:sz w:val="20"/>
              </w:rPr>
              <w:t>2</w:t>
            </w:r>
          </w:p>
        </w:tc>
        <w:tc>
          <w:tcPr>
            <w:tcW w:w="1984" w:type="dxa"/>
            <w:shd w:val="clear" w:color="auto" w:fill="F7F9FC"/>
          </w:tcPr>
          <w:p w14:paraId="0E9CC930">
            <w:pPr>
              <w:wordWrap w:val="0"/>
              <w:spacing w:before="20" w:after="20" w:line="240" w:lineRule="auto"/>
              <w:ind w:firstLine="0"/>
            </w:pPr>
            <w:r>
              <w:rPr>
                <w:sz w:val="20"/>
              </w:rPr>
              <w:t>导入原始数据</w:t>
            </w:r>
          </w:p>
        </w:tc>
        <w:tc>
          <w:tcPr>
            <w:tcW w:w="1985" w:type="dxa"/>
            <w:shd w:val="clear" w:color="auto" w:fill="F7F9FC"/>
          </w:tcPr>
          <w:p w14:paraId="2FDEE917">
            <w:pPr>
              <w:wordWrap w:val="0"/>
              <w:spacing w:before="20" w:after="20" w:line="240" w:lineRule="auto"/>
              <w:ind w:firstLine="0"/>
            </w:pPr>
            <w:r>
              <w:rPr>
                <w:sz w:val="20"/>
              </w:rPr>
              <w:t>数据接入→导入</w:t>
            </w:r>
          </w:p>
        </w:tc>
        <w:tc>
          <w:tcPr>
            <w:tcW w:w="4029" w:type="dxa"/>
            <w:shd w:val="clear" w:color="auto" w:fill="F7F9FC"/>
          </w:tcPr>
          <w:p w14:paraId="15A0E91B">
            <w:pPr>
              <w:wordWrap w:val="0"/>
              <w:spacing w:before="20" w:after="20" w:line="240" w:lineRule="auto"/>
              <w:ind w:firstLine="0"/>
            </w:pPr>
            <w:r>
              <w:rPr>
                <w:sz w:val="20"/>
              </w:rPr>
              <w:t>文件清单、大小、校验和</w:t>
            </w:r>
          </w:p>
        </w:tc>
      </w:tr>
      <w:tr w14:paraId="46BC257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0BDD2AF2">
            <w:pPr>
              <w:wordWrap w:val="0"/>
              <w:spacing w:before="20" w:after="20" w:line="240" w:lineRule="auto"/>
              <w:ind w:firstLine="0"/>
            </w:pPr>
            <w:r>
              <w:rPr>
                <w:sz w:val="20"/>
              </w:rPr>
              <w:t>3</w:t>
            </w:r>
          </w:p>
        </w:tc>
        <w:tc>
          <w:tcPr>
            <w:tcW w:w="1984" w:type="dxa"/>
          </w:tcPr>
          <w:p w14:paraId="3EC52BAE">
            <w:pPr>
              <w:wordWrap w:val="0"/>
              <w:spacing w:before="20" w:after="20" w:line="240" w:lineRule="auto"/>
              <w:ind w:firstLine="0"/>
            </w:pPr>
            <w:r>
              <w:rPr>
                <w:sz w:val="20"/>
              </w:rPr>
              <w:t>解析原始数据包</w:t>
            </w:r>
          </w:p>
        </w:tc>
        <w:tc>
          <w:tcPr>
            <w:tcW w:w="1985" w:type="dxa"/>
          </w:tcPr>
          <w:p w14:paraId="2D297AAB">
            <w:pPr>
              <w:wordWrap w:val="0"/>
              <w:spacing w:before="20" w:after="20" w:line="240" w:lineRule="auto"/>
              <w:ind w:firstLine="0"/>
            </w:pPr>
            <w:r>
              <w:rPr>
                <w:sz w:val="20"/>
              </w:rPr>
              <w:t>数据接入→解析</w:t>
            </w:r>
          </w:p>
        </w:tc>
        <w:tc>
          <w:tcPr>
            <w:tcW w:w="4029" w:type="dxa"/>
          </w:tcPr>
          <w:p w14:paraId="2B53BE66">
            <w:pPr>
              <w:wordWrap w:val="0"/>
              <w:spacing w:before="20" w:after="20" w:line="240" w:lineRule="auto"/>
              <w:ind w:firstLine="0"/>
            </w:pPr>
            <w:r>
              <w:rPr>
                <w:sz w:val="20"/>
              </w:rPr>
              <w:t>帧数、丢帧率、时间偏移</w:t>
            </w:r>
          </w:p>
        </w:tc>
      </w:tr>
      <w:tr w14:paraId="75E1B7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3AF570D0">
            <w:pPr>
              <w:wordWrap w:val="0"/>
              <w:spacing w:before="20" w:after="20" w:line="240" w:lineRule="auto"/>
              <w:ind w:firstLine="0"/>
            </w:pPr>
            <w:r>
              <w:rPr>
                <w:sz w:val="20"/>
              </w:rPr>
              <w:t>4</w:t>
            </w:r>
          </w:p>
        </w:tc>
        <w:tc>
          <w:tcPr>
            <w:tcW w:w="1984" w:type="dxa"/>
            <w:shd w:val="clear" w:color="auto" w:fill="F7F9FC"/>
          </w:tcPr>
          <w:p w14:paraId="74F5B2B4">
            <w:pPr>
              <w:wordWrap w:val="0"/>
              <w:spacing w:before="20" w:after="20" w:line="240" w:lineRule="auto"/>
              <w:ind w:firstLine="0"/>
            </w:pPr>
            <w:r>
              <w:rPr>
                <w:sz w:val="20"/>
              </w:rPr>
              <w:t>坐标转换</w:t>
            </w:r>
          </w:p>
        </w:tc>
        <w:tc>
          <w:tcPr>
            <w:tcW w:w="1985" w:type="dxa"/>
            <w:shd w:val="clear" w:color="auto" w:fill="F7F9FC"/>
          </w:tcPr>
          <w:p w14:paraId="10D586C0">
            <w:pPr>
              <w:wordWrap w:val="0"/>
              <w:spacing w:before="20" w:after="20" w:line="240" w:lineRule="auto"/>
              <w:ind w:firstLine="0"/>
            </w:pPr>
            <w:r>
              <w:rPr>
                <w:sz w:val="20"/>
              </w:rPr>
              <w:t>数据接入→坐标</w:t>
            </w:r>
          </w:p>
        </w:tc>
        <w:tc>
          <w:tcPr>
            <w:tcW w:w="4029" w:type="dxa"/>
            <w:shd w:val="clear" w:color="auto" w:fill="F7F9FC"/>
          </w:tcPr>
          <w:p w14:paraId="6A9F21D4">
            <w:pPr>
              <w:wordWrap w:val="0"/>
              <w:spacing w:before="20" w:after="20" w:line="240" w:lineRule="auto"/>
              <w:ind w:firstLine="0"/>
            </w:pPr>
            <w:r>
              <w:rPr>
                <w:sz w:val="20"/>
              </w:rPr>
              <w:t>转换参数、控制点残差</w:t>
            </w:r>
          </w:p>
        </w:tc>
      </w:tr>
      <w:tr w14:paraId="521BABE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6F386348">
            <w:pPr>
              <w:wordWrap w:val="0"/>
              <w:spacing w:before="20" w:after="20" w:line="240" w:lineRule="auto"/>
              <w:ind w:firstLine="0"/>
            </w:pPr>
            <w:r>
              <w:rPr>
                <w:sz w:val="20"/>
              </w:rPr>
              <w:t>5</w:t>
            </w:r>
          </w:p>
        </w:tc>
        <w:tc>
          <w:tcPr>
            <w:tcW w:w="1984" w:type="dxa"/>
          </w:tcPr>
          <w:p w14:paraId="6145C135">
            <w:pPr>
              <w:wordWrap w:val="0"/>
              <w:spacing w:before="20" w:after="20" w:line="240" w:lineRule="auto"/>
              <w:ind w:firstLine="0"/>
            </w:pPr>
            <w:r>
              <w:rPr>
                <w:sz w:val="20"/>
              </w:rPr>
              <w:t>数据质检</w:t>
            </w:r>
          </w:p>
        </w:tc>
        <w:tc>
          <w:tcPr>
            <w:tcW w:w="1985" w:type="dxa"/>
          </w:tcPr>
          <w:p w14:paraId="4C11F86D">
            <w:pPr>
              <w:wordWrap w:val="0"/>
              <w:spacing w:before="20" w:after="20" w:line="240" w:lineRule="auto"/>
              <w:ind w:firstLine="0"/>
            </w:pPr>
            <w:r>
              <w:rPr>
                <w:sz w:val="20"/>
              </w:rPr>
              <w:t>数据接入→质检</w:t>
            </w:r>
          </w:p>
        </w:tc>
        <w:tc>
          <w:tcPr>
            <w:tcW w:w="4029" w:type="dxa"/>
          </w:tcPr>
          <w:p w14:paraId="68745632">
            <w:pPr>
              <w:wordWrap w:val="0"/>
              <w:spacing w:before="20" w:after="20" w:line="240" w:lineRule="auto"/>
              <w:ind w:firstLine="0"/>
            </w:pPr>
            <w:r>
              <w:rPr>
                <w:sz w:val="20"/>
              </w:rPr>
              <w:t>完整性、覆盖度、精度、一致性</w:t>
            </w:r>
          </w:p>
        </w:tc>
      </w:tr>
      <w:tr w14:paraId="6D60E0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0A9DD047">
            <w:pPr>
              <w:wordWrap w:val="0"/>
              <w:spacing w:before="20" w:after="20" w:line="240" w:lineRule="auto"/>
              <w:ind w:firstLine="0"/>
            </w:pPr>
            <w:r>
              <w:rPr>
                <w:sz w:val="20"/>
              </w:rPr>
              <w:t>6</w:t>
            </w:r>
          </w:p>
        </w:tc>
        <w:tc>
          <w:tcPr>
            <w:tcW w:w="1984" w:type="dxa"/>
            <w:shd w:val="clear" w:color="auto" w:fill="F7F9FC"/>
          </w:tcPr>
          <w:p w14:paraId="634BD8BB">
            <w:pPr>
              <w:wordWrap w:val="0"/>
              <w:spacing w:before="20" w:after="20" w:line="240" w:lineRule="auto"/>
              <w:ind w:firstLine="0"/>
            </w:pPr>
            <w:r>
              <w:rPr>
                <w:sz w:val="20"/>
              </w:rPr>
              <w:t>锁定数据版本</w:t>
            </w:r>
          </w:p>
        </w:tc>
        <w:tc>
          <w:tcPr>
            <w:tcW w:w="1985" w:type="dxa"/>
            <w:shd w:val="clear" w:color="auto" w:fill="F7F9FC"/>
          </w:tcPr>
          <w:p w14:paraId="6FC66CD3">
            <w:pPr>
              <w:wordWrap w:val="0"/>
              <w:spacing w:before="20" w:after="20" w:line="240" w:lineRule="auto"/>
              <w:ind w:firstLine="0"/>
            </w:pPr>
            <w:r>
              <w:rPr>
                <w:sz w:val="20"/>
              </w:rPr>
              <w:t>质检页→锁定</w:t>
            </w:r>
          </w:p>
        </w:tc>
        <w:tc>
          <w:tcPr>
            <w:tcW w:w="4029" w:type="dxa"/>
            <w:shd w:val="clear" w:color="auto" w:fill="F7F9FC"/>
          </w:tcPr>
          <w:p w14:paraId="2A49D443">
            <w:pPr>
              <w:wordWrap w:val="0"/>
              <w:spacing w:before="20" w:after="20" w:line="240" w:lineRule="auto"/>
              <w:ind w:firstLine="0"/>
            </w:pPr>
            <w:r>
              <w:rPr>
                <w:sz w:val="20"/>
              </w:rPr>
              <w:t>只读数据集与版本号</w:t>
            </w:r>
          </w:p>
        </w:tc>
      </w:tr>
    </w:tbl>
    <w:p w14:paraId="38988B51">
      <w:pPr>
        <w:wordWrap w:val="0"/>
        <w:spacing w:line="192" w:lineRule="auto"/>
      </w:pPr>
    </w:p>
    <w:p w14:paraId="4F257213">
      <w:pPr>
        <w:wordWrap w:val="0"/>
        <w:spacing w:line="408" w:lineRule="auto"/>
      </w:pPr>
      <w:r>
        <w:rPr>
          <w:b/>
        </w:rPr>
        <w:t>（2）三维重建流程。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846"/>
        <w:gridCol w:w="2126"/>
        <w:gridCol w:w="2693"/>
        <w:gridCol w:w="3179"/>
      </w:tblGrid>
      <w:tr w14:paraId="6E3664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D9E2F3"/>
          </w:tcPr>
          <w:p w14:paraId="6A961FF6">
            <w:pPr>
              <w:wordWrap w:val="0"/>
              <w:spacing w:before="20" w:after="20" w:line="240" w:lineRule="auto"/>
              <w:ind w:firstLine="0"/>
            </w:pPr>
            <w:r>
              <w:rPr>
                <w:b/>
                <w:sz w:val="20"/>
              </w:rPr>
              <w:t>步骤</w:t>
            </w:r>
          </w:p>
        </w:tc>
        <w:tc>
          <w:tcPr>
            <w:tcW w:w="2126" w:type="dxa"/>
            <w:shd w:val="clear" w:color="auto" w:fill="D9E2F3"/>
          </w:tcPr>
          <w:p w14:paraId="1C551123">
            <w:pPr>
              <w:wordWrap w:val="0"/>
              <w:spacing w:before="20" w:after="20" w:line="240" w:lineRule="auto"/>
              <w:ind w:firstLine="0"/>
            </w:pPr>
            <w:r>
              <w:rPr>
                <w:b/>
                <w:sz w:val="20"/>
              </w:rPr>
              <w:t>操作</w:t>
            </w:r>
          </w:p>
        </w:tc>
        <w:tc>
          <w:tcPr>
            <w:tcW w:w="2693" w:type="dxa"/>
            <w:shd w:val="clear" w:color="auto" w:fill="D9E2F3"/>
          </w:tcPr>
          <w:p w14:paraId="067F2D5B">
            <w:pPr>
              <w:wordWrap w:val="0"/>
              <w:spacing w:before="20" w:after="20" w:line="240" w:lineRule="auto"/>
              <w:ind w:firstLine="0"/>
            </w:pPr>
            <w:r>
              <w:rPr>
                <w:b/>
                <w:sz w:val="20"/>
              </w:rPr>
              <w:t>界面入口</w:t>
            </w:r>
          </w:p>
        </w:tc>
        <w:tc>
          <w:tcPr>
            <w:tcW w:w="3179" w:type="dxa"/>
            <w:shd w:val="clear" w:color="auto" w:fill="D9E2F3"/>
          </w:tcPr>
          <w:p w14:paraId="57FBB407">
            <w:pPr>
              <w:wordWrap w:val="0"/>
              <w:spacing w:before="20" w:after="20" w:line="240" w:lineRule="auto"/>
              <w:ind w:firstLine="0"/>
            </w:pPr>
            <w:r>
              <w:rPr>
                <w:b/>
                <w:sz w:val="20"/>
              </w:rPr>
              <w:t>输出/校验</w:t>
            </w:r>
          </w:p>
        </w:tc>
      </w:tr>
      <w:tr w14:paraId="7C5CD61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37C155E1">
            <w:pPr>
              <w:wordWrap w:val="0"/>
              <w:spacing w:before="20" w:after="20" w:line="240" w:lineRule="auto"/>
              <w:ind w:firstLine="0"/>
            </w:pPr>
            <w:r>
              <w:rPr>
                <w:sz w:val="20"/>
              </w:rPr>
              <w:t>1</w:t>
            </w:r>
          </w:p>
        </w:tc>
        <w:tc>
          <w:tcPr>
            <w:tcW w:w="2126" w:type="dxa"/>
          </w:tcPr>
          <w:p w14:paraId="0F087D85">
            <w:pPr>
              <w:wordWrap w:val="0"/>
              <w:spacing w:before="20" w:after="20" w:line="240" w:lineRule="auto"/>
              <w:ind w:firstLine="0"/>
            </w:pPr>
            <w:r>
              <w:rPr>
                <w:sz w:val="20"/>
              </w:rPr>
              <w:t>选择源/目标数据集</w:t>
            </w:r>
          </w:p>
        </w:tc>
        <w:tc>
          <w:tcPr>
            <w:tcW w:w="2693" w:type="dxa"/>
          </w:tcPr>
          <w:p w14:paraId="53C4168E">
            <w:pPr>
              <w:wordWrap w:val="0"/>
              <w:spacing w:before="20" w:after="20" w:line="240" w:lineRule="auto"/>
              <w:ind w:firstLine="0"/>
            </w:pPr>
            <w:r>
              <w:rPr>
                <w:sz w:val="20"/>
              </w:rPr>
              <w:t>三维重建→配准</w:t>
            </w:r>
          </w:p>
        </w:tc>
        <w:tc>
          <w:tcPr>
            <w:tcW w:w="3179" w:type="dxa"/>
          </w:tcPr>
          <w:p w14:paraId="24A22B1E">
            <w:pPr>
              <w:wordWrap w:val="0"/>
              <w:spacing w:before="20" w:after="20" w:line="240" w:lineRule="auto"/>
              <w:ind w:firstLine="0"/>
            </w:pPr>
            <w:r>
              <w:rPr>
                <w:sz w:val="20"/>
              </w:rPr>
              <w:t>配准任务</w:t>
            </w:r>
          </w:p>
        </w:tc>
      </w:tr>
      <w:tr w14:paraId="2CC3123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108E3967">
            <w:pPr>
              <w:wordWrap w:val="0"/>
              <w:spacing w:before="20" w:after="20" w:line="240" w:lineRule="auto"/>
              <w:ind w:firstLine="0"/>
            </w:pPr>
            <w:r>
              <w:rPr>
                <w:sz w:val="20"/>
              </w:rPr>
              <w:t>2</w:t>
            </w:r>
          </w:p>
        </w:tc>
        <w:tc>
          <w:tcPr>
            <w:tcW w:w="2126" w:type="dxa"/>
            <w:shd w:val="clear" w:color="auto" w:fill="F7F9FC"/>
          </w:tcPr>
          <w:p w14:paraId="3B3CE070">
            <w:pPr>
              <w:wordWrap w:val="0"/>
              <w:spacing w:before="20" w:after="20" w:line="240" w:lineRule="auto"/>
              <w:ind w:firstLine="0"/>
            </w:pPr>
            <w:r>
              <w:rPr>
                <w:sz w:val="20"/>
              </w:rPr>
              <w:t>粗配准</w:t>
            </w:r>
          </w:p>
        </w:tc>
        <w:tc>
          <w:tcPr>
            <w:tcW w:w="2693" w:type="dxa"/>
            <w:shd w:val="clear" w:color="auto" w:fill="F7F9FC"/>
          </w:tcPr>
          <w:p w14:paraId="297AEF1F">
            <w:pPr>
              <w:wordWrap w:val="0"/>
              <w:spacing w:before="20" w:after="20" w:line="240" w:lineRule="auto"/>
              <w:ind w:firstLine="0"/>
            </w:pPr>
            <w:r>
              <w:rPr>
                <w:sz w:val="20"/>
              </w:rPr>
              <w:t>配准页→粗配准</w:t>
            </w:r>
          </w:p>
        </w:tc>
        <w:tc>
          <w:tcPr>
            <w:tcW w:w="3179" w:type="dxa"/>
            <w:shd w:val="clear" w:color="auto" w:fill="F7F9FC"/>
          </w:tcPr>
          <w:p w14:paraId="6C344835">
            <w:pPr>
              <w:wordWrap w:val="0"/>
              <w:spacing w:before="20" w:after="20" w:line="240" w:lineRule="auto"/>
              <w:ind w:firstLine="0"/>
            </w:pPr>
            <w:r>
              <w:rPr>
                <w:sz w:val="20"/>
              </w:rPr>
              <w:t>初始变换、内点数</w:t>
            </w:r>
          </w:p>
        </w:tc>
      </w:tr>
      <w:tr w14:paraId="35B4C72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529D9BDF">
            <w:pPr>
              <w:wordWrap w:val="0"/>
              <w:spacing w:before="20" w:after="20" w:line="240" w:lineRule="auto"/>
              <w:ind w:firstLine="0"/>
            </w:pPr>
            <w:r>
              <w:rPr>
                <w:sz w:val="20"/>
              </w:rPr>
              <w:t>3</w:t>
            </w:r>
          </w:p>
        </w:tc>
        <w:tc>
          <w:tcPr>
            <w:tcW w:w="2126" w:type="dxa"/>
          </w:tcPr>
          <w:p w14:paraId="03718B17">
            <w:pPr>
              <w:wordWrap w:val="0"/>
              <w:spacing w:before="20" w:after="20" w:line="240" w:lineRule="auto"/>
              <w:ind w:firstLine="0"/>
            </w:pPr>
            <w:r>
              <w:rPr>
                <w:sz w:val="20"/>
              </w:rPr>
              <w:t>精配准</w:t>
            </w:r>
          </w:p>
        </w:tc>
        <w:tc>
          <w:tcPr>
            <w:tcW w:w="2693" w:type="dxa"/>
          </w:tcPr>
          <w:p w14:paraId="35F19300">
            <w:pPr>
              <w:wordWrap w:val="0"/>
              <w:spacing w:before="20" w:after="20" w:line="240" w:lineRule="auto"/>
              <w:ind w:firstLine="0"/>
            </w:pPr>
            <w:r>
              <w:rPr>
                <w:sz w:val="20"/>
              </w:rPr>
              <w:t>配准页→精配准</w:t>
            </w:r>
          </w:p>
        </w:tc>
        <w:tc>
          <w:tcPr>
            <w:tcW w:w="3179" w:type="dxa"/>
          </w:tcPr>
          <w:p w14:paraId="0FA12FD5">
            <w:pPr>
              <w:wordWrap w:val="0"/>
              <w:spacing w:before="20" w:after="20" w:line="240" w:lineRule="auto"/>
              <w:ind w:firstLine="0"/>
            </w:pPr>
            <w:r>
              <w:rPr>
                <w:sz w:val="20"/>
              </w:rPr>
              <w:t>残差云图、重叠区统计</w:t>
            </w:r>
          </w:p>
        </w:tc>
      </w:tr>
      <w:tr w14:paraId="05D4141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73484B80">
            <w:pPr>
              <w:wordWrap w:val="0"/>
              <w:spacing w:before="20" w:after="20" w:line="240" w:lineRule="auto"/>
              <w:ind w:firstLine="0"/>
            </w:pPr>
            <w:r>
              <w:rPr>
                <w:sz w:val="20"/>
              </w:rPr>
              <w:t>4</w:t>
            </w:r>
          </w:p>
        </w:tc>
        <w:tc>
          <w:tcPr>
            <w:tcW w:w="2126" w:type="dxa"/>
            <w:shd w:val="clear" w:color="auto" w:fill="F7F9FC"/>
          </w:tcPr>
          <w:p w14:paraId="378559C6">
            <w:pPr>
              <w:wordWrap w:val="0"/>
              <w:spacing w:before="20" w:after="20" w:line="240" w:lineRule="auto"/>
              <w:ind w:firstLine="0"/>
            </w:pPr>
            <w:r>
              <w:rPr>
                <w:sz w:val="20"/>
              </w:rPr>
              <w:t>全局平差</w:t>
            </w:r>
          </w:p>
        </w:tc>
        <w:tc>
          <w:tcPr>
            <w:tcW w:w="2693" w:type="dxa"/>
            <w:shd w:val="clear" w:color="auto" w:fill="F7F9FC"/>
          </w:tcPr>
          <w:p w14:paraId="11D1C68B">
            <w:pPr>
              <w:wordWrap w:val="0"/>
              <w:spacing w:before="20" w:after="20" w:line="240" w:lineRule="auto"/>
              <w:ind w:firstLine="0"/>
            </w:pPr>
            <w:r>
              <w:rPr>
                <w:sz w:val="20"/>
              </w:rPr>
              <w:t>配准页→平差</w:t>
            </w:r>
          </w:p>
        </w:tc>
        <w:tc>
          <w:tcPr>
            <w:tcW w:w="3179" w:type="dxa"/>
            <w:shd w:val="clear" w:color="auto" w:fill="F7F9FC"/>
          </w:tcPr>
          <w:p w14:paraId="37BA6C28">
            <w:pPr>
              <w:wordWrap w:val="0"/>
              <w:spacing w:before="20" w:after="20" w:line="240" w:lineRule="auto"/>
              <w:ind w:firstLine="0"/>
            </w:pPr>
            <w:r>
              <w:rPr>
                <w:sz w:val="20"/>
              </w:rPr>
              <w:t>中误差、协方差、评定报告</w:t>
            </w:r>
          </w:p>
        </w:tc>
      </w:tr>
      <w:tr w14:paraId="57A189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3412D2B4">
            <w:pPr>
              <w:wordWrap w:val="0"/>
              <w:spacing w:before="20" w:after="20" w:line="240" w:lineRule="auto"/>
              <w:ind w:firstLine="0"/>
            </w:pPr>
            <w:r>
              <w:rPr>
                <w:sz w:val="20"/>
              </w:rPr>
              <w:t>5</w:t>
            </w:r>
          </w:p>
        </w:tc>
        <w:tc>
          <w:tcPr>
            <w:tcW w:w="2126" w:type="dxa"/>
          </w:tcPr>
          <w:p w14:paraId="512A06E6">
            <w:pPr>
              <w:wordWrap w:val="0"/>
              <w:spacing w:before="20" w:after="20" w:line="240" w:lineRule="auto"/>
              <w:ind w:firstLine="0"/>
            </w:pPr>
            <w:r>
              <w:rPr>
                <w:sz w:val="20"/>
              </w:rPr>
              <w:t>网格/3DGS 重建</w:t>
            </w:r>
          </w:p>
        </w:tc>
        <w:tc>
          <w:tcPr>
            <w:tcW w:w="2693" w:type="dxa"/>
          </w:tcPr>
          <w:p w14:paraId="545798A5">
            <w:pPr>
              <w:wordWrap w:val="0"/>
              <w:spacing w:before="20" w:after="20" w:line="240" w:lineRule="auto"/>
              <w:ind w:firstLine="0"/>
            </w:pPr>
            <w:r>
              <w:rPr>
                <w:sz w:val="20"/>
              </w:rPr>
              <w:t>三维重建→重建任务</w:t>
            </w:r>
          </w:p>
        </w:tc>
        <w:tc>
          <w:tcPr>
            <w:tcW w:w="3179" w:type="dxa"/>
          </w:tcPr>
          <w:p w14:paraId="3F87CBC8">
            <w:pPr>
              <w:wordWrap w:val="0"/>
              <w:spacing w:before="20" w:after="20" w:line="240" w:lineRule="auto"/>
              <w:ind w:firstLine="0"/>
            </w:pPr>
            <w:r>
              <w:rPr>
                <w:sz w:val="20"/>
              </w:rPr>
              <w:t>模型、LOD 瓦片、预览</w:t>
            </w:r>
          </w:p>
        </w:tc>
      </w:tr>
    </w:tbl>
    <w:p w14:paraId="6B1E34E7">
      <w:pPr>
        <w:wordWrap w:val="0"/>
        <w:spacing w:line="192" w:lineRule="auto"/>
      </w:pPr>
    </w:p>
    <w:p w14:paraId="00E07683">
      <w:pPr>
        <w:wordWrap w:val="0"/>
        <w:spacing w:line="408" w:lineRule="auto"/>
      </w:pPr>
      <w:r>
        <w:rPr>
          <w:b/>
        </w:rPr>
        <w:t>（3）缺陷判读流程。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988"/>
        <w:gridCol w:w="1842"/>
        <w:gridCol w:w="2268"/>
        <w:gridCol w:w="3746"/>
      </w:tblGrid>
      <w:tr w14:paraId="6EFFF68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D9E2F3"/>
          </w:tcPr>
          <w:p w14:paraId="3E2F24FB">
            <w:pPr>
              <w:wordWrap w:val="0"/>
              <w:spacing w:before="20" w:after="20" w:line="240" w:lineRule="auto"/>
              <w:ind w:firstLine="0"/>
            </w:pPr>
            <w:r>
              <w:rPr>
                <w:b/>
                <w:sz w:val="20"/>
              </w:rPr>
              <w:t>步骤</w:t>
            </w:r>
          </w:p>
        </w:tc>
        <w:tc>
          <w:tcPr>
            <w:tcW w:w="1842" w:type="dxa"/>
            <w:shd w:val="clear" w:color="auto" w:fill="D9E2F3"/>
          </w:tcPr>
          <w:p w14:paraId="31AA7D2A">
            <w:pPr>
              <w:wordWrap w:val="0"/>
              <w:spacing w:before="20" w:after="20" w:line="240" w:lineRule="auto"/>
              <w:ind w:firstLine="0"/>
            </w:pPr>
            <w:r>
              <w:rPr>
                <w:b/>
                <w:sz w:val="20"/>
              </w:rPr>
              <w:t>操作</w:t>
            </w:r>
          </w:p>
        </w:tc>
        <w:tc>
          <w:tcPr>
            <w:tcW w:w="2268" w:type="dxa"/>
            <w:shd w:val="clear" w:color="auto" w:fill="D9E2F3"/>
          </w:tcPr>
          <w:p w14:paraId="74907A3D">
            <w:pPr>
              <w:wordWrap w:val="0"/>
              <w:spacing w:before="20" w:after="20" w:line="240" w:lineRule="auto"/>
              <w:ind w:firstLine="0"/>
            </w:pPr>
            <w:r>
              <w:rPr>
                <w:b/>
                <w:sz w:val="20"/>
              </w:rPr>
              <w:t>界面入口</w:t>
            </w:r>
          </w:p>
        </w:tc>
        <w:tc>
          <w:tcPr>
            <w:tcW w:w="3746" w:type="dxa"/>
            <w:shd w:val="clear" w:color="auto" w:fill="D9E2F3"/>
          </w:tcPr>
          <w:p w14:paraId="65AE6906">
            <w:pPr>
              <w:wordWrap w:val="0"/>
              <w:spacing w:before="20" w:after="20" w:line="240" w:lineRule="auto"/>
              <w:ind w:firstLine="0"/>
            </w:pPr>
            <w:r>
              <w:rPr>
                <w:b/>
                <w:sz w:val="20"/>
              </w:rPr>
              <w:t>输出/校验</w:t>
            </w:r>
          </w:p>
        </w:tc>
      </w:tr>
      <w:tr w14:paraId="169838C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6CA26439">
            <w:pPr>
              <w:wordWrap w:val="0"/>
              <w:spacing w:before="20" w:after="20" w:line="240" w:lineRule="auto"/>
              <w:ind w:firstLine="0"/>
            </w:pPr>
            <w:r>
              <w:rPr>
                <w:sz w:val="20"/>
              </w:rPr>
              <w:t>1</w:t>
            </w:r>
          </w:p>
        </w:tc>
        <w:tc>
          <w:tcPr>
            <w:tcW w:w="1842" w:type="dxa"/>
          </w:tcPr>
          <w:p w14:paraId="2CEBD937">
            <w:pPr>
              <w:wordWrap w:val="0"/>
              <w:spacing w:before="20" w:after="20" w:line="240" w:lineRule="auto"/>
              <w:ind w:firstLine="0"/>
            </w:pPr>
            <w:r>
              <w:rPr>
                <w:sz w:val="20"/>
              </w:rPr>
              <w:t>打开判读工作台</w:t>
            </w:r>
          </w:p>
        </w:tc>
        <w:tc>
          <w:tcPr>
            <w:tcW w:w="2268" w:type="dxa"/>
          </w:tcPr>
          <w:p w14:paraId="6EF8EC38">
            <w:pPr>
              <w:wordWrap w:val="0"/>
              <w:spacing w:before="20" w:after="20" w:line="240" w:lineRule="auto"/>
              <w:ind w:firstLine="0"/>
            </w:pPr>
            <w:r>
              <w:rPr>
                <w:sz w:val="20"/>
              </w:rPr>
              <w:t>缺陷判读→工作台</w:t>
            </w:r>
          </w:p>
        </w:tc>
        <w:tc>
          <w:tcPr>
            <w:tcW w:w="3746" w:type="dxa"/>
          </w:tcPr>
          <w:p w14:paraId="5E8B06FE">
            <w:pPr>
              <w:wordWrap w:val="0"/>
              <w:spacing w:before="20" w:after="20" w:line="240" w:lineRule="auto"/>
              <w:ind w:firstLine="0"/>
            </w:pPr>
            <w:r>
              <w:rPr>
                <w:sz w:val="20"/>
              </w:rPr>
              <w:t>缺陷列表+三维视口+影像</w:t>
            </w:r>
          </w:p>
        </w:tc>
      </w:tr>
      <w:tr w14:paraId="08BF872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68C729D2">
            <w:pPr>
              <w:wordWrap w:val="0"/>
              <w:spacing w:before="20" w:after="20" w:line="240" w:lineRule="auto"/>
              <w:ind w:firstLine="0"/>
            </w:pPr>
            <w:r>
              <w:rPr>
                <w:sz w:val="20"/>
              </w:rPr>
              <w:t>2</w:t>
            </w:r>
          </w:p>
        </w:tc>
        <w:tc>
          <w:tcPr>
            <w:tcW w:w="1842" w:type="dxa"/>
            <w:shd w:val="clear" w:color="auto" w:fill="F7F9FC"/>
          </w:tcPr>
          <w:p w14:paraId="3B9C3CF9">
            <w:pPr>
              <w:wordWrap w:val="0"/>
              <w:spacing w:before="20" w:after="20" w:line="240" w:lineRule="auto"/>
              <w:ind w:firstLine="0"/>
            </w:pPr>
            <w:r>
              <w:rPr>
                <w:sz w:val="20"/>
              </w:rPr>
              <w:t>运行自动识别</w:t>
            </w:r>
          </w:p>
        </w:tc>
        <w:tc>
          <w:tcPr>
            <w:tcW w:w="2268" w:type="dxa"/>
            <w:shd w:val="clear" w:color="auto" w:fill="F7F9FC"/>
          </w:tcPr>
          <w:p w14:paraId="73DBF492">
            <w:pPr>
              <w:wordWrap w:val="0"/>
              <w:spacing w:before="20" w:after="20" w:line="240" w:lineRule="auto"/>
              <w:ind w:firstLine="0"/>
            </w:pPr>
            <w:r>
              <w:rPr>
                <w:sz w:val="20"/>
              </w:rPr>
              <w:t>工具栏→识别</w:t>
            </w:r>
          </w:p>
        </w:tc>
        <w:tc>
          <w:tcPr>
            <w:tcW w:w="3746" w:type="dxa"/>
            <w:shd w:val="clear" w:color="auto" w:fill="F7F9FC"/>
          </w:tcPr>
          <w:p w14:paraId="58427641">
            <w:pPr>
              <w:wordWrap w:val="0"/>
              <w:spacing w:before="20" w:after="20" w:line="240" w:lineRule="auto"/>
              <w:ind w:firstLine="0"/>
            </w:pPr>
            <w:r>
              <w:rPr>
                <w:sz w:val="20"/>
              </w:rPr>
              <w:t>候选缺陷与置信度</w:t>
            </w:r>
          </w:p>
        </w:tc>
      </w:tr>
      <w:tr w14:paraId="17FA8F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36B0164B">
            <w:pPr>
              <w:wordWrap w:val="0"/>
              <w:spacing w:before="20" w:after="20" w:line="240" w:lineRule="auto"/>
              <w:ind w:firstLine="0"/>
            </w:pPr>
            <w:r>
              <w:rPr>
                <w:sz w:val="20"/>
              </w:rPr>
              <w:t>3</w:t>
            </w:r>
          </w:p>
        </w:tc>
        <w:tc>
          <w:tcPr>
            <w:tcW w:w="1842" w:type="dxa"/>
          </w:tcPr>
          <w:p w14:paraId="1C540727">
            <w:pPr>
              <w:wordWrap w:val="0"/>
              <w:spacing w:before="20" w:after="20" w:line="240" w:lineRule="auto"/>
              <w:ind w:firstLine="0"/>
            </w:pPr>
            <w:r>
              <w:rPr>
                <w:sz w:val="20"/>
              </w:rPr>
              <w:t>逐条复核</w:t>
            </w:r>
          </w:p>
        </w:tc>
        <w:tc>
          <w:tcPr>
            <w:tcW w:w="2268" w:type="dxa"/>
          </w:tcPr>
          <w:p w14:paraId="5EA316B8">
            <w:pPr>
              <w:wordWrap w:val="0"/>
              <w:spacing w:before="20" w:after="20" w:line="240" w:lineRule="auto"/>
              <w:ind w:firstLine="0"/>
            </w:pPr>
            <w:r>
              <w:rPr>
                <w:sz w:val="20"/>
              </w:rPr>
              <w:t>列表/视口/影像联动</w:t>
            </w:r>
          </w:p>
        </w:tc>
        <w:tc>
          <w:tcPr>
            <w:tcW w:w="3746" w:type="dxa"/>
          </w:tcPr>
          <w:p w14:paraId="31AB697C">
            <w:pPr>
              <w:wordWrap w:val="0"/>
              <w:spacing w:before="20" w:after="20" w:line="240" w:lineRule="auto"/>
              <w:ind w:firstLine="0"/>
            </w:pPr>
            <w:r>
              <w:rPr>
                <w:sz w:val="20"/>
              </w:rPr>
              <w:t>确认、排除、合并、拆分</w:t>
            </w:r>
          </w:p>
        </w:tc>
      </w:tr>
      <w:tr w14:paraId="7F5019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0258E508">
            <w:pPr>
              <w:wordWrap w:val="0"/>
              <w:spacing w:before="20" w:after="20" w:line="240" w:lineRule="auto"/>
              <w:ind w:firstLine="0"/>
            </w:pPr>
            <w:r>
              <w:rPr>
                <w:sz w:val="20"/>
              </w:rPr>
              <w:t>4</w:t>
            </w:r>
          </w:p>
        </w:tc>
        <w:tc>
          <w:tcPr>
            <w:tcW w:w="1842" w:type="dxa"/>
            <w:shd w:val="clear" w:color="auto" w:fill="F7F9FC"/>
          </w:tcPr>
          <w:p w14:paraId="275705C7">
            <w:pPr>
              <w:wordWrap w:val="0"/>
              <w:spacing w:before="20" w:after="20" w:line="240" w:lineRule="auto"/>
              <w:ind w:firstLine="0"/>
            </w:pPr>
            <w:r>
              <w:rPr>
                <w:sz w:val="20"/>
              </w:rPr>
              <w:t>五维量化</w:t>
            </w:r>
          </w:p>
        </w:tc>
        <w:tc>
          <w:tcPr>
            <w:tcW w:w="2268" w:type="dxa"/>
            <w:shd w:val="clear" w:color="auto" w:fill="F7F9FC"/>
          </w:tcPr>
          <w:p w14:paraId="50855AAB">
            <w:pPr>
              <w:wordWrap w:val="0"/>
              <w:spacing w:before="20" w:after="20" w:line="240" w:lineRule="auto"/>
              <w:ind w:firstLine="0"/>
            </w:pPr>
            <w:r>
              <w:rPr>
                <w:sz w:val="20"/>
              </w:rPr>
              <w:t>属性面板→量化</w:t>
            </w:r>
          </w:p>
        </w:tc>
        <w:tc>
          <w:tcPr>
            <w:tcW w:w="3746" w:type="dxa"/>
            <w:shd w:val="clear" w:color="auto" w:fill="F7F9FC"/>
          </w:tcPr>
          <w:p w14:paraId="26F42585">
            <w:pPr>
              <w:wordWrap w:val="0"/>
              <w:spacing w:before="20" w:after="20" w:line="240" w:lineRule="auto"/>
              <w:ind w:firstLine="0"/>
            </w:pPr>
            <w:r>
              <w:rPr>
                <w:sz w:val="20"/>
              </w:rPr>
              <w:t>长、宽、深、面积、体积</w:t>
            </w:r>
          </w:p>
        </w:tc>
      </w:tr>
      <w:tr w14:paraId="6684F6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3EE21C6D">
            <w:pPr>
              <w:wordWrap w:val="0"/>
              <w:spacing w:before="20" w:after="20" w:line="240" w:lineRule="auto"/>
              <w:ind w:firstLine="0"/>
            </w:pPr>
            <w:r>
              <w:rPr>
                <w:sz w:val="20"/>
              </w:rPr>
              <w:t>5</w:t>
            </w:r>
          </w:p>
        </w:tc>
        <w:tc>
          <w:tcPr>
            <w:tcW w:w="1842" w:type="dxa"/>
          </w:tcPr>
          <w:p w14:paraId="0369560C">
            <w:pPr>
              <w:wordWrap w:val="0"/>
              <w:spacing w:before="20" w:after="20" w:line="240" w:lineRule="auto"/>
              <w:ind w:firstLine="0"/>
            </w:pPr>
            <w:r>
              <w:rPr>
                <w:sz w:val="20"/>
              </w:rPr>
              <w:t>级别认定</w:t>
            </w:r>
          </w:p>
        </w:tc>
        <w:tc>
          <w:tcPr>
            <w:tcW w:w="2268" w:type="dxa"/>
          </w:tcPr>
          <w:p w14:paraId="7B16B2AB">
            <w:pPr>
              <w:wordWrap w:val="0"/>
              <w:spacing w:before="20" w:after="20" w:line="240" w:lineRule="auto"/>
              <w:ind w:firstLine="0"/>
            </w:pPr>
            <w:r>
              <w:rPr>
                <w:sz w:val="20"/>
              </w:rPr>
              <w:t>规则面板→判定</w:t>
            </w:r>
          </w:p>
        </w:tc>
        <w:tc>
          <w:tcPr>
            <w:tcW w:w="3746" w:type="dxa"/>
          </w:tcPr>
          <w:p w14:paraId="30D13FAF">
            <w:pPr>
              <w:wordWrap w:val="0"/>
              <w:spacing w:before="20" w:after="20" w:line="240" w:lineRule="auto"/>
              <w:ind w:firstLine="0"/>
            </w:pPr>
            <w:r>
              <w:rPr>
                <w:sz w:val="20"/>
              </w:rPr>
              <w:t>级别与依据</w:t>
            </w:r>
          </w:p>
        </w:tc>
      </w:tr>
      <w:tr w14:paraId="40A9675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15E85271">
            <w:pPr>
              <w:wordWrap w:val="0"/>
              <w:spacing w:before="20" w:after="20" w:line="240" w:lineRule="auto"/>
              <w:ind w:firstLine="0"/>
            </w:pPr>
            <w:r>
              <w:rPr>
                <w:sz w:val="20"/>
              </w:rPr>
              <w:t>6</w:t>
            </w:r>
          </w:p>
        </w:tc>
        <w:tc>
          <w:tcPr>
            <w:tcW w:w="1842" w:type="dxa"/>
            <w:shd w:val="clear" w:color="auto" w:fill="F7F9FC"/>
          </w:tcPr>
          <w:p w14:paraId="0CAF7453">
            <w:pPr>
              <w:wordWrap w:val="0"/>
              <w:spacing w:before="20" w:after="20" w:line="240" w:lineRule="auto"/>
              <w:ind w:firstLine="0"/>
            </w:pPr>
            <w:r>
              <w:rPr>
                <w:sz w:val="20"/>
              </w:rPr>
              <w:t>关联历史缺陷</w:t>
            </w:r>
          </w:p>
        </w:tc>
        <w:tc>
          <w:tcPr>
            <w:tcW w:w="2268" w:type="dxa"/>
            <w:shd w:val="clear" w:color="auto" w:fill="F7F9FC"/>
          </w:tcPr>
          <w:p w14:paraId="420E3B44">
            <w:pPr>
              <w:wordWrap w:val="0"/>
              <w:spacing w:before="20" w:after="20" w:line="240" w:lineRule="auto"/>
              <w:ind w:firstLine="0"/>
            </w:pPr>
            <w:r>
              <w:rPr>
                <w:sz w:val="20"/>
              </w:rPr>
              <w:t>属性面板→历史</w:t>
            </w:r>
          </w:p>
        </w:tc>
        <w:tc>
          <w:tcPr>
            <w:tcW w:w="3746" w:type="dxa"/>
            <w:shd w:val="clear" w:color="auto" w:fill="F7F9FC"/>
          </w:tcPr>
          <w:p w14:paraId="37047280">
            <w:pPr>
              <w:wordWrap w:val="0"/>
              <w:spacing w:before="20" w:after="20" w:line="240" w:lineRule="auto"/>
              <w:ind w:firstLine="0"/>
            </w:pPr>
            <w:r>
              <w:rPr>
                <w:sz w:val="20"/>
              </w:rPr>
              <w:t>同位置/发展/修复关系</w:t>
            </w:r>
          </w:p>
        </w:tc>
      </w:tr>
      <w:tr w14:paraId="659C484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3DEDB84A">
            <w:pPr>
              <w:wordWrap w:val="0"/>
              <w:spacing w:before="20" w:after="20" w:line="240" w:lineRule="auto"/>
              <w:ind w:firstLine="0"/>
            </w:pPr>
            <w:r>
              <w:rPr>
                <w:sz w:val="20"/>
              </w:rPr>
              <w:t>7</w:t>
            </w:r>
          </w:p>
        </w:tc>
        <w:tc>
          <w:tcPr>
            <w:tcW w:w="1842" w:type="dxa"/>
          </w:tcPr>
          <w:p w14:paraId="63C3C041">
            <w:pPr>
              <w:wordWrap w:val="0"/>
              <w:spacing w:before="20" w:after="20" w:line="240" w:lineRule="auto"/>
              <w:ind w:firstLine="0"/>
            </w:pPr>
            <w:r>
              <w:rPr>
                <w:sz w:val="20"/>
              </w:rPr>
              <w:t>提交审核</w:t>
            </w:r>
          </w:p>
        </w:tc>
        <w:tc>
          <w:tcPr>
            <w:tcW w:w="2268" w:type="dxa"/>
          </w:tcPr>
          <w:p w14:paraId="67B3617E">
            <w:pPr>
              <w:wordWrap w:val="0"/>
              <w:spacing w:before="20" w:after="20" w:line="240" w:lineRule="auto"/>
              <w:ind w:firstLine="0"/>
            </w:pPr>
            <w:r>
              <w:rPr>
                <w:sz w:val="20"/>
              </w:rPr>
              <w:t>工具栏→提交</w:t>
            </w:r>
          </w:p>
        </w:tc>
        <w:tc>
          <w:tcPr>
            <w:tcW w:w="3746" w:type="dxa"/>
          </w:tcPr>
          <w:p w14:paraId="67AFFD7B">
            <w:pPr>
              <w:wordWrap w:val="0"/>
              <w:spacing w:before="20" w:after="20" w:line="240" w:lineRule="auto"/>
              <w:ind w:firstLine="0"/>
            </w:pPr>
            <w:r>
              <w:rPr>
                <w:sz w:val="20"/>
              </w:rPr>
              <w:t>状态流转与审核任务</w:t>
            </w:r>
          </w:p>
        </w:tc>
      </w:tr>
    </w:tbl>
    <w:p w14:paraId="378E8C0A">
      <w:pPr>
        <w:wordWrap w:val="0"/>
        <w:spacing w:line="192" w:lineRule="auto"/>
      </w:pPr>
    </w:p>
    <w:p w14:paraId="729F1BD8">
      <w:pPr>
        <w:wordWrap w:val="0"/>
        <w:spacing w:line="408" w:lineRule="auto"/>
      </w:pPr>
      <w:r>
        <w:rPr>
          <w:b/>
        </w:rPr>
        <w:t>（4）报告生成流程。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846"/>
        <w:gridCol w:w="1843"/>
        <w:gridCol w:w="2409"/>
        <w:gridCol w:w="3746"/>
      </w:tblGrid>
      <w:tr w14:paraId="3EA5F00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D9E2F3"/>
          </w:tcPr>
          <w:p w14:paraId="5CFC20DB">
            <w:pPr>
              <w:wordWrap w:val="0"/>
              <w:spacing w:before="20" w:after="20" w:line="240" w:lineRule="auto"/>
              <w:ind w:firstLine="0"/>
            </w:pPr>
            <w:r>
              <w:rPr>
                <w:b/>
                <w:sz w:val="20"/>
              </w:rPr>
              <w:t>步骤</w:t>
            </w:r>
          </w:p>
        </w:tc>
        <w:tc>
          <w:tcPr>
            <w:tcW w:w="1843" w:type="dxa"/>
            <w:shd w:val="clear" w:color="auto" w:fill="D9E2F3"/>
          </w:tcPr>
          <w:p w14:paraId="4F856745">
            <w:pPr>
              <w:wordWrap w:val="0"/>
              <w:spacing w:before="20" w:after="20" w:line="240" w:lineRule="auto"/>
              <w:ind w:firstLine="0"/>
            </w:pPr>
            <w:r>
              <w:rPr>
                <w:b/>
                <w:sz w:val="20"/>
              </w:rPr>
              <w:t>操作</w:t>
            </w:r>
          </w:p>
        </w:tc>
        <w:tc>
          <w:tcPr>
            <w:tcW w:w="2409" w:type="dxa"/>
            <w:shd w:val="clear" w:color="auto" w:fill="D9E2F3"/>
          </w:tcPr>
          <w:p w14:paraId="4BD7A99E">
            <w:pPr>
              <w:wordWrap w:val="0"/>
              <w:spacing w:before="20" w:after="20" w:line="240" w:lineRule="auto"/>
              <w:ind w:firstLine="0"/>
            </w:pPr>
            <w:r>
              <w:rPr>
                <w:b/>
                <w:sz w:val="20"/>
              </w:rPr>
              <w:t>界面入口</w:t>
            </w:r>
          </w:p>
        </w:tc>
        <w:tc>
          <w:tcPr>
            <w:tcW w:w="3746" w:type="dxa"/>
            <w:shd w:val="clear" w:color="auto" w:fill="D9E2F3"/>
          </w:tcPr>
          <w:p w14:paraId="2B92ED4A">
            <w:pPr>
              <w:wordWrap w:val="0"/>
              <w:spacing w:before="20" w:after="20" w:line="240" w:lineRule="auto"/>
              <w:ind w:firstLine="0"/>
            </w:pPr>
            <w:r>
              <w:rPr>
                <w:b/>
                <w:sz w:val="20"/>
              </w:rPr>
              <w:t>输出/校验</w:t>
            </w:r>
          </w:p>
        </w:tc>
      </w:tr>
      <w:tr w14:paraId="3C7E00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7EF5DC3C">
            <w:pPr>
              <w:wordWrap w:val="0"/>
              <w:spacing w:before="20" w:after="20" w:line="240" w:lineRule="auto"/>
              <w:ind w:firstLine="0"/>
            </w:pPr>
            <w:r>
              <w:rPr>
                <w:sz w:val="20"/>
              </w:rPr>
              <w:t>1</w:t>
            </w:r>
          </w:p>
        </w:tc>
        <w:tc>
          <w:tcPr>
            <w:tcW w:w="1843" w:type="dxa"/>
          </w:tcPr>
          <w:p w14:paraId="390EE3A2">
            <w:pPr>
              <w:wordWrap w:val="0"/>
              <w:spacing w:before="20" w:after="20" w:line="240" w:lineRule="auto"/>
              <w:ind w:firstLine="0"/>
            </w:pPr>
            <w:r>
              <w:rPr>
                <w:sz w:val="20"/>
              </w:rPr>
              <w:t>选择报告模板</w:t>
            </w:r>
          </w:p>
        </w:tc>
        <w:tc>
          <w:tcPr>
            <w:tcW w:w="2409" w:type="dxa"/>
          </w:tcPr>
          <w:p w14:paraId="0B3F7ED1">
            <w:pPr>
              <w:wordWrap w:val="0"/>
              <w:spacing w:before="20" w:after="20" w:line="240" w:lineRule="auto"/>
              <w:ind w:firstLine="0"/>
            </w:pPr>
            <w:r>
              <w:rPr>
                <w:sz w:val="20"/>
              </w:rPr>
              <w:t>报告中心→模板</w:t>
            </w:r>
          </w:p>
        </w:tc>
        <w:tc>
          <w:tcPr>
            <w:tcW w:w="3746" w:type="dxa"/>
          </w:tcPr>
          <w:p w14:paraId="1DF0DDE9">
            <w:pPr>
              <w:wordWrap w:val="0"/>
              <w:spacing w:before="20" w:after="20" w:line="240" w:lineRule="auto"/>
              <w:ind w:firstLine="0"/>
            </w:pPr>
            <w:r>
              <w:rPr>
                <w:sz w:val="20"/>
              </w:rPr>
              <w:t>章节结构与版式</w:t>
            </w:r>
          </w:p>
        </w:tc>
      </w:tr>
      <w:tr w14:paraId="3F22FB7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48D876BD">
            <w:pPr>
              <w:wordWrap w:val="0"/>
              <w:spacing w:before="20" w:after="20" w:line="240" w:lineRule="auto"/>
              <w:ind w:firstLine="0"/>
            </w:pPr>
            <w:r>
              <w:rPr>
                <w:sz w:val="20"/>
              </w:rPr>
              <w:t>2</w:t>
            </w:r>
          </w:p>
        </w:tc>
        <w:tc>
          <w:tcPr>
            <w:tcW w:w="1843" w:type="dxa"/>
            <w:shd w:val="clear" w:color="auto" w:fill="F7F9FC"/>
          </w:tcPr>
          <w:p w14:paraId="33500EB2">
            <w:pPr>
              <w:wordWrap w:val="0"/>
              <w:spacing w:before="20" w:after="20" w:line="240" w:lineRule="auto"/>
              <w:ind w:firstLine="0"/>
            </w:pPr>
            <w:r>
              <w:rPr>
                <w:sz w:val="20"/>
              </w:rPr>
              <w:t>数据完整性校验</w:t>
            </w:r>
          </w:p>
        </w:tc>
        <w:tc>
          <w:tcPr>
            <w:tcW w:w="2409" w:type="dxa"/>
            <w:shd w:val="clear" w:color="auto" w:fill="F7F9FC"/>
          </w:tcPr>
          <w:p w14:paraId="21509AEF">
            <w:pPr>
              <w:wordWrap w:val="0"/>
              <w:spacing w:before="20" w:after="20" w:line="240" w:lineRule="auto"/>
              <w:ind w:firstLine="0"/>
            </w:pPr>
            <w:r>
              <w:rPr>
                <w:sz w:val="20"/>
              </w:rPr>
              <w:t>报告中心→校验</w:t>
            </w:r>
          </w:p>
        </w:tc>
        <w:tc>
          <w:tcPr>
            <w:tcW w:w="3746" w:type="dxa"/>
            <w:shd w:val="clear" w:color="auto" w:fill="F7F9FC"/>
          </w:tcPr>
          <w:p w14:paraId="2C547541">
            <w:pPr>
              <w:wordWrap w:val="0"/>
              <w:spacing w:before="20" w:after="20" w:line="240" w:lineRule="auto"/>
              <w:ind w:firstLine="0"/>
            </w:pPr>
            <w:r>
              <w:rPr>
                <w:sz w:val="20"/>
              </w:rPr>
              <w:t>缺项清单与阻断提示</w:t>
            </w:r>
          </w:p>
        </w:tc>
      </w:tr>
      <w:tr w14:paraId="370FA39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3C157DDD">
            <w:pPr>
              <w:wordWrap w:val="0"/>
              <w:spacing w:before="20" w:after="20" w:line="240" w:lineRule="auto"/>
              <w:ind w:firstLine="0"/>
            </w:pPr>
            <w:r>
              <w:rPr>
                <w:sz w:val="20"/>
              </w:rPr>
              <w:t>3</w:t>
            </w:r>
          </w:p>
        </w:tc>
        <w:tc>
          <w:tcPr>
            <w:tcW w:w="1843" w:type="dxa"/>
          </w:tcPr>
          <w:p w14:paraId="1F8A5045">
            <w:pPr>
              <w:wordWrap w:val="0"/>
              <w:spacing w:before="20" w:after="20" w:line="240" w:lineRule="auto"/>
              <w:ind w:firstLine="0"/>
            </w:pPr>
            <w:r>
              <w:rPr>
                <w:sz w:val="20"/>
              </w:rPr>
              <w:t>生成报告草稿</w:t>
            </w:r>
          </w:p>
        </w:tc>
        <w:tc>
          <w:tcPr>
            <w:tcW w:w="2409" w:type="dxa"/>
          </w:tcPr>
          <w:p w14:paraId="18361766">
            <w:pPr>
              <w:wordWrap w:val="0"/>
              <w:spacing w:before="20" w:after="20" w:line="240" w:lineRule="auto"/>
              <w:ind w:firstLine="0"/>
            </w:pPr>
            <w:r>
              <w:rPr>
                <w:sz w:val="20"/>
              </w:rPr>
              <w:t>报告中心→生成</w:t>
            </w:r>
          </w:p>
        </w:tc>
        <w:tc>
          <w:tcPr>
            <w:tcW w:w="3746" w:type="dxa"/>
          </w:tcPr>
          <w:p w14:paraId="6E2C5D99">
            <w:pPr>
              <w:wordWrap w:val="0"/>
              <w:spacing w:before="20" w:after="20" w:line="240" w:lineRule="auto"/>
              <w:ind w:firstLine="0"/>
            </w:pPr>
            <w:r>
              <w:rPr>
                <w:sz w:val="20"/>
              </w:rPr>
              <w:t>DOCX 草稿与图表</w:t>
            </w:r>
          </w:p>
        </w:tc>
      </w:tr>
      <w:tr w14:paraId="23AC8C3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6E042FDF">
            <w:pPr>
              <w:wordWrap w:val="0"/>
              <w:spacing w:before="20" w:after="20" w:line="240" w:lineRule="auto"/>
              <w:ind w:firstLine="0"/>
            </w:pPr>
            <w:r>
              <w:rPr>
                <w:sz w:val="20"/>
              </w:rPr>
              <w:t>4</w:t>
            </w:r>
          </w:p>
        </w:tc>
        <w:tc>
          <w:tcPr>
            <w:tcW w:w="1843" w:type="dxa"/>
            <w:shd w:val="clear" w:color="auto" w:fill="F7F9FC"/>
          </w:tcPr>
          <w:p w14:paraId="31AD718D">
            <w:pPr>
              <w:wordWrap w:val="0"/>
              <w:spacing w:before="20" w:after="20" w:line="240" w:lineRule="auto"/>
              <w:ind w:firstLine="0"/>
            </w:pPr>
            <w:r>
              <w:rPr>
                <w:sz w:val="20"/>
              </w:rPr>
              <w:t>预览与批注</w:t>
            </w:r>
          </w:p>
        </w:tc>
        <w:tc>
          <w:tcPr>
            <w:tcW w:w="2409" w:type="dxa"/>
            <w:shd w:val="clear" w:color="auto" w:fill="F7F9FC"/>
          </w:tcPr>
          <w:p w14:paraId="65EA0BA8">
            <w:pPr>
              <w:wordWrap w:val="0"/>
              <w:spacing w:before="20" w:after="20" w:line="240" w:lineRule="auto"/>
              <w:ind w:firstLine="0"/>
            </w:pPr>
            <w:r>
              <w:rPr>
                <w:sz w:val="20"/>
              </w:rPr>
              <w:t>报告中心→预览</w:t>
            </w:r>
          </w:p>
        </w:tc>
        <w:tc>
          <w:tcPr>
            <w:tcW w:w="3746" w:type="dxa"/>
            <w:shd w:val="clear" w:color="auto" w:fill="F7F9FC"/>
          </w:tcPr>
          <w:p w14:paraId="5ECE1946">
            <w:pPr>
              <w:wordWrap w:val="0"/>
              <w:spacing w:before="20" w:after="20" w:line="240" w:lineRule="auto"/>
              <w:ind w:firstLine="0"/>
            </w:pPr>
            <w:r>
              <w:rPr>
                <w:sz w:val="20"/>
              </w:rPr>
              <w:t>修改项与批注</w:t>
            </w:r>
          </w:p>
        </w:tc>
      </w:tr>
      <w:tr w14:paraId="1990330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2D8AEDA6">
            <w:pPr>
              <w:wordWrap w:val="0"/>
              <w:spacing w:before="20" w:after="20" w:line="240" w:lineRule="auto"/>
              <w:ind w:firstLine="0"/>
            </w:pPr>
            <w:r>
              <w:rPr>
                <w:sz w:val="20"/>
              </w:rPr>
              <w:t>5</w:t>
            </w:r>
          </w:p>
        </w:tc>
        <w:tc>
          <w:tcPr>
            <w:tcW w:w="1843" w:type="dxa"/>
          </w:tcPr>
          <w:p w14:paraId="45CBB579">
            <w:pPr>
              <w:wordWrap w:val="0"/>
              <w:spacing w:before="20" w:after="20" w:line="240" w:lineRule="auto"/>
              <w:ind w:firstLine="0"/>
            </w:pPr>
            <w:r>
              <w:rPr>
                <w:sz w:val="20"/>
              </w:rPr>
              <w:t>签发与导出</w:t>
            </w:r>
          </w:p>
        </w:tc>
        <w:tc>
          <w:tcPr>
            <w:tcW w:w="2409" w:type="dxa"/>
          </w:tcPr>
          <w:p w14:paraId="32FDB754">
            <w:pPr>
              <w:wordWrap w:val="0"/>
              <w:spacing w:before="20" w:after="20" w:line="240" w:lineRule="auto"/>
              <w:ind w:firstLine="0"/>
            </w:pPr>
            <w:r>
              <w:rPr>
                <w:sz w:val="20"/>
              </w:rPr>
              <w:t>报告中心→签发</w:t>
            </w:r>
          </w:p>
        </w:tc>
        <w:tc>
          <w:tcPr>
            <w:tcW w:w="3746" w:type="dxa"/>
          </w:tcPr>
          <w:p w14:paraId="4A6ED939">
            <w:pPr>
              <w:wordWrap w:val="0"/>
              <w:spacing w:before="20" w:after="20" w:line="240" w:lineRule="auto"/>
              <w:ind w:firstLine="0"/>
            </w:pPr>
            <w:r>
              <w:rPr>
                <w:sz w:val="20"/>
              </w:rPr>
              <w:t>PDF/DOCX/PPTX/DWG</w:t>
            </w:r>
          </w:p>
        </w:tc>
      </w:tr>
    </w:tbl>
    <w:p w14:paraId="4C026CC8">
      <w:pPr>
        <w:wordWrap w:val="0"/>
        <w:spacing w:line="192" w:lineRule="auto"/>
      </w:pPr>
    </w:p>
    <w:p w14:paraId="14141B50">
      <w:pPr>
        <w:wordWrap w:val="0"/>
        <w:spacing w:line="408" w:lineRule="auto"/>
      </w:pPr>
      <w:r>
        <w:rPr>
          <w:b/>
        </w:rPr>
        <w:t>（5）历史对比流程。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846"/>
        <w:gridCol w:w="2268"/>
        <w:gridCol w:w="2126"/>
        <w:gridCol w:w="3604"/>
      </w:tblGrid>
      <w:tr w14:paraId="2433559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D9E2F3"/>
          </w:tcPr>
          <w:p w14:paraId="626879B1">
            <w:pPr>
              <w:wordWrap w:val="0"/>
              <w:spacing w:before="20" w:after="20" w:line="240" w:lineRule="auto"/>
              <w:ind w:firstLine="0"/>
            </w:pPr>
            <w:r>
              <w:rPr>
                <w:b/>
                <w:sz w:val="20"/>
              </w:rPr>
              <w:t>步骤</w:t>
            </w:r>
          </w:p>
        </w:tc>
        <w:tc>
          <w:tcPr>
            <w:tcW w:w="2268" w:type="dxa"/>
            <w:shd w:val="clear" w:color="auto" w:fill="D9E2F3"/>
          </w:tcPr>
          <w:p w14:paraId="5D116CE4">
            <w:pPr>
              <w:wordWrap w:val="0"/>
              <w:spacing w:before="20" w:after="20" w:line="240" w:lineRule="auto"/>
              <w:ind w:firstLine="0"/>
            </w:pPr>
            <w:r>
              <w:rPr>
                <w:b/>
                <w:sz w:val="20"/>
              </w:rPr>
              <w:t>操作</w:t>
            </w:r>
          </w:p>
        </w:tc>
        <w:tc>
          <w:tcPr>
            <w:tcW w:w="2126" w:type="dxa"/>
            <w:shd w:val="clear" w:color="auto" w:fill="D9E2F3"/>
          </w:tcPr>
          <w:p w14:paraId="008B4EC2">
            <w:pPr>
              <w:wordWrap w:val="0"/>
              <w:spacing w:before="20" w:after="20" w:line="240" w:lineRule="auto"/>
              <w:ind w:firstLine="0"/>
            </w:pPr>
            <w:r>
              <w:rPr>
                <w:b/>
                <w:sz w:val="20"/>
              </w:rPr>
              <w:t>界面入口</w:t>
            </w:r>
          </w:p>
        </w:tc>
        <w:tc>
          <w:tcPr>
            <w:tcW w:w="3604" w:type="dxa"/>
            <w:shd w:val="clear" w:color="auto" w:fill="D9E2F3"/>
          </w:tcPr>
          <w:p w14:paraId="7B59197A">
            <w:pPr>
              <w:wordWrap w:val="0"/>
              <w:spacing w:before="20" w:after="20" w:line="240" w:lineRule="auto"/>
              <w:ind w:firstLine="0"/>
            </w:pPr>
            <w:r>
              <w:rPr>
                <w:b/>
                <w:sz w:val="20"/>
              </w:rPr>
              <w:t>输出/校验</w:t>
            </w:r>
          </w:p>
        </w:tc>
      </w:tr>
      <w:tr w14:paraId="39B9841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606708AC">
            <w:pPr>
              <w:wordWrap w:val="0"/>
              <w:spacing w:before="20" w:after="20" w:line="240" w:lineRule="auto"/>
              <w:ind w:firstLine="0"/>
            </w:pPr>
            <w:r>
              <w:rPr>
                <w:sz w:val="20"/>
              </w:rPr>
              <w:t>1</w:t>
            </w:r>
          </w:p>
        </w:tc>
        <w:tc>
          <w:tcPr>
            <w:tcW w:w="2268" w:type="dxa"/>
          </w:tcPr>
          <w:p w14:paraId="6BC49CA0">
            <w:pPr>
              <w:wordWrap w:val="0"/>
              <w:spacing w:before="20" w:after="20" w:line="240" w:lineRule="auto"/>
              <w:ind w:firstLine="0"/>
            </w:pPr>
            <w:r>
              <w:rPr>
                <w:sz w:val="20"/>
              </w:rPr>
              <w:t>选择基准期与当前期</w:t>
            </w:r>
          </w:p>
        </w:tc>
        <w:tc>
          <w:tcPr>
            <w:tcW w:w="2126" w:type="dxa"/>
          </w:tcPr>
          <w:p w14:paraId="70B9A6C6">
            <w:pPr>
              <w:wordWrap w:val="0"/>
              <w:spacing w:before="20" w:after="20" w:line="240" w:lineRule="auto"/>
              <w:ind w:firstLine="0"/>
            </w:pPr>
            <w:r>
              <w:rPr>
                <w:sz w:val="20"/>
              </w:rPr>
              <w:t>对比分析→新建任务</w:t>
            </w:r>
          </w:p>
        </w:tc>
        <w:tc>
          <w:tcPr>
            <w:tcW w:w="3604" w:type="dxa"/>
          </w:tcPr>
          <w:p w14:paraId="1D3FF57D">
            <w:pPr>
              <w:wordWrap w:val="0"/>
              <w:spacing w:before="20" w:after="20" w:line="240" w:lineRule="auto"/>
              <w:ind w:firstLine="0"/>
            </w:pPr>
            <w:r>
              <w:rPr>
                <w:sz w:val="20"/>
              </w:rPr>
              <w:t>两期数据集</w:t>
            </w:r>
          </w:p>
        </w:tc>
      </w:tr>
      <w:tr w14:paraId="0757CE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1D0E4639">
            <w:pPr>
              <w:wordWrap w:val="0"/>
              <w:spacing w:before="20" w:after="20" w:line="240" w:lineRule="auto"/>
              <w:ind w:firstLine="0"/>
            </w:pPr>
            <w:r>
              <w:rPr>
                <w:sz w:val="20"/>
              </w:rPr>
              <w:t>2</w:t>
            </w:r>
          </w:p>
        </w:tc>
        <w:tc>
          <w:tcPr>
            <w:tcW w:w="2268" w:type="dxa"/>
            <w:shd w:val="clear" w:color="auto" w:fill="F7F9FC"/>
          </w:tcPr>
          <w:p w14:paraId="47A8AB95">
            <w:pPr>
              <w:wordWrap w:val="0"/>
              <w:spacing w:before="20" w:after="20" w:line="240" w:lineRule="auto"/>
              <w:ind w:firstLine="0"/>
            </w:pPr>
            <w:r>
              <w:rPr>
                <w:sz w:val="20"/>
              </w:rPr>
              <w:t>统一基准配准</w:t>
            </w:r>
          </w:p>
        </w:tc>
        <w:tc>
          <w:tcPr>
            <w:tcW w:w="2126" w:type="dxa"/>
            <w:shd w:val="clear" w:color="auto" w:fill="F7F9FC"/>
          </w:tcPr>
          <w:p w14:paraId="2CCB59C8">
            <w:pPr>
              <w:wordWrap w:val="0"/>
              <w:spacing w:before="20" w:after="20" w:line="240" w:lineRule="auto"/>
              <w:ind w:firstLine="0"/>
            </w:pPr>
            <w:r>
              <w:rPr>
                <w:sz w:val="20"/>
              </w:rPr>
              <w:t>对比页→配准</w:t>
            </w:r>
          </w:p>
        </w:tc>
        <w:tc>
          <w:tcPr>
            <w:tcW w:w="3604" w:type="dxa"/>
            <w:shd w:val="clear" w:color="auto" w:fill="F7F9FC"/>
          </w:tcPr>
          <w:p w14:paraId="104021A7">
            <w:pPr>
              <w:wordWrap w:val="0"/>
              <w:spacing w:before="20" w:after="20" w:line="240" w:lineRule="auto"/>
              <w:ind w:firstLine="0"/>
            </w:pPr>
            <w:r>
              <w:rPr>
                <w:sz w:val="20"/>
              </w:rPr>
              <w:t>配准残差</w:t>
            </w:r>
          </w:p>
        </w:tc>
      </w:tr>
      <w:tr w14:paraId="1AD6879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4EA90F1E">
            <w:pPr>
              <w:wordWrap w:val="0"/>
              <w:spacing w:before="20" w:after="20" w:line="240" w:lineRule="auto"/>
              <w:ind w:firstLine="0"/>
            </w:pPr>
            <w:r>
              <w:rPr>
                <w:sz w:val="20"/>
              </w:rPr>
              <w:t>3</w:t>
            </w:r>
          </w:p>
        </w:tc>
        <w:tc>
          <w:tcPr>
            <w:tcW w:w="2268" w:type="dxa"/>
          </w:tcPr>
          <w:p w14:paraId="46B5C944">
            <w:pPr>
              <w:wordWrap w:val="0"/>
              <w:spacing w:before="20" w:after="20" w:line="240" w:lineRule="auto"/>
              <w:ind w:firstLine="0"/>
            </w:pPr>
            <w:r>
              <w:rPr>
                <w:sz w:val="20"/>
              </w:rPr>
              <w:t>变化检测</w:t>
            </w:r>
          </w:p>
        </w:tc>
        <w:tc>
          <w:tcPr>
            <w:tcW w:w="2126" w:type="dxa"/>
          </w:tcPr>
          <w:p w14:paraId="46F7079A">
            <w:pPr>
              <w:wordWrap w:val="0"/>
              <w:spacing w:before="20" w:after="20" w:line="240" w:lineRule="auto"/>
              <w:ind w:firstLine="0"/>
            </w:pPr>
            <w:r>
              <w:rPr>
                <w:sz w:val="20"/>
              </w:rPr>
              <w:t>对比页→运行</w:t>
            </w:r>
          </w:p>
        </w:tc>
        <w:tc>
          <w:tcPr>
            <w:tcW w:w="3604" w:type="dxa"/>
          </w:tcPr>
          <w:p w14:paraId="0DEB66E1">
            <w:pPr>
              <w:wordWrap w:val="0"/>
              <w:spacing w:before="20" w:after="20" w:line="240" w:lineRule="auto"/>
              <w:ind w:firstLine="0"/>
            </w:pPr>
            <w:r>
              <w:rPr>
                <w:sz w:val="20"/>
              </w:rPr>
              <w:t>变化斑块、面积/体积统计</w:t>
            </w:r>
          </w:p>
        </w:tc>
      </w:tr>
      <w:tr w14:paraId="5E02BEF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shd w:val="clear" w:color="auto" w:fill="F7F9FC"/>
          </w:tcPr>
          <w:p w14:paraId="331CEBD3">
            <w:pPr>
              <w:wordWrap w:val="0"/>
              <w:spacing w:before="20" w:after="20" w:line="240" w:lineRule="auto"/>
              <w:ind w:firstLine="0"/>
            </w:pPr>
            <w:r>
              <w:rPr>
                <w:sz w:val="20"/>
              </w:rPr>
              <w:t>4</w:t>
            </w:r>
          </w:p>
        </w:tc>
        <w:tc>
          <w:tcPr>
            <w:tcW w:w="2268" w:type="dxa"/>
            <w:shd w:val="clear" w:color="auto" w:fill="F7F9FC"/>
          </w:tcPr>
          <w:p w14:paraId="778FBF10">
            <w:pPr>
              <w:wordWrap w:val="0"/>
              <w:spacing w:before="20" w:after="20" w:line="240" w:lineRule="auto"/>
              <w:ind w:firstLine="0"/>
            </w:pPr>
            <w:r>
              <w:rPr>
                <w:sz w:val="20"/>
              </w:rPr>
              <w:t>归因与趋势分析</w:t>
            </w:r>
          </w:p>
        </w:tc>
        <w:tc>
          <w:tcPr>
            <w:tcW w:w="2126" w:type="dxa"/>
            <w:shd w:val="clear" w:color="auto" w:fill="F7F9FC"/>
          </w:tcPr>
          <w:p w14:paraId="60A1B89B">
            <w:pPr>
              <w:wordWrap w:val="0"/>
              <w:spacing w:before="20" w:after="20" w:line="240" w:lineRule="auto"/>
              <w:ind w:firstLine="0"/>
            </w:pPr>
            <w:r>
              <w:rPr>
                <w:sz w:val="20"/>
              </w:rPr>
              <w:t>对比页→图表</w:t>
            </w:r>
          </w:p>
        </w:tc>
        <w:tc>
          <w:tcPr>
            <w:tcW w:w="3604" w:type="dxa"/>
            <w:shd w:val="clear" w:color="auto" w:fill="F7F9FC"/>
          </w:tcPr>
          <w:p w14:paraId="3733EC73">
            <w:pPr>
              <w:wordWrap w:val="0"/>
              <w:spacing w:before="20" w:after="20" w:line="240" w:lineRule="auto"/>
              <w:ind w:firstLine="0"/>
            </w:pPr>
            <w:r>
              <w:rPr>
                <w:sz w:val="20"/>
              </w:rPr>
              <w:t>发展速率、重点关注清单</w:t>
            </w:r>
          </w:p>
        </w:tc>
      </w:tr>
      <w:tr w14:paraId="23D7D87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846" w:type="dxa"/>
          </w:tcPr>
          <w:p w14:paraId="2A64AC46">
            <w:pPr>
              <w:wordWrap w:val="0"/>
              <w:spacing w:before="20" w:after="20" w:line="240" w:lineRule="auto"/>
              <w:ind w:firstLine="0"/>
            </w:pPr>
            <w:r>
              <w:rPr>
                <w:sz w:val="20"/>
              </w:rPr>
              <w:t>5</w:t>
            </w:r>
          </w:p>
        </w:tc>
        <w:tc>
          <w:tcPr>
            <w:tcW w:w="2268" w:type="dxa"/>
          </w:tcPr>
          <w:p w14:paraId="7331C927">
            <w:pPr>
              <w:wordWrap w:val="0"/>
              <w:spacing w:before="20" w:after="20" w:line="240" w:lineRule="auto"/>
              <w:ind w:firstLine="0"/>
            </w:pPr>
            <w:r>
              <w:rPr>
                <w:sz w:val="20"/>
              </w:rPr>
              <w:t>导出对比成果</w:t>
            </w:r>
          </w:p>
        </w:tc>
        <w:tc>
          <w:tcPr>
            <w:tcW w:w="2126" w:type="dxa"/>
          </w:tcPr>
          <w:p w14:paraId="57FEC132">
            <w:pPr>
              <w:wordWrap w:val="0"/>
              <w:spacing w:before="20" w:after="20" w:line="240" w:lineRule="auto"/>
              <w:ind w:firstLine="0"/>
            </w:pPr>
            <w:r>
              <w:rPr>
                <w:sz w:val="20"/>
              </w:rPr>
              <w:t>对比页→导出</w:t>
            </w:r>
          </w:p>
        </w:tc>
        <w:tc>
          <w:tcPr>
            <w:tcW w:w="3604" w:type="dxa"/>
          </w:tcPr>
          <w:p w14:paraId="634687E2">
            <w:pPr>
              <w:wordWrap w:val="0"/>
              <w:spacing w:before="20" w:after="20" w:line="240" w:lineRule="auto"/>
              <w:ind w:firstLine="0"/>
            </w:pPr>
            <w:r>
              <w:rPr>
                <w:sz w:val="20"/>
              </w:rPr>
              <w:t>图、表、结论</w:t>
            </w:r>
          </w:p>
        </w:tc>
      </w:tr>
    </w:tbl>
    <w:p w14:paraId="2A97641C">
      <w:pPr>
        <w:wordWrap w:val="0"/>
        <w:spacing w:line="192" w:lineRule="auto"/>
      </w:pPr>
    </w:p>
    <w:p w14:paraId="0CE83FB8">
      <w:pPr>
        <w:wordWrap w:val="0"/>
        <w:spacing w:before="100" w:after="20" w:line="312" w:lineRule="auto"/>
        <w:ind w:left="227"/>
      </w:pPr>
      <w:r>
        <w:rPr>
          <w:rFonts w:ascii="Cambria Math" w:hAnsi="Cambria Math" w:cs="Cambria Math"/>
          <w:b/>
          <w:sz w:val="22"/>
        </w:rPr>
        <w:t>◆</w:t>
      </w:r>
      <w:r>
        <w:rPr>
          <w:b/>
          <w:sz w:val="22"/>
        </w:rPr>
        <w:t xml:space="preserve"> 角色—功能权限矩阵</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64"/>
        <w:gridCol w:w="1264"/>
        <w:gridCol w:w="1264"/>
        <w:gridCol w:w="1264"/>
        <w:gridCol w:w="1264"/>
        <w:gridCol w:w="1264"/>
        <w:gridCol w:w="1264"/>
      </w:tblGrid>
      <w:tr w14:paraId="56D5CB7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shd w:val="clear" w:color="auto" w:fill="D9E2F3"/>
          </w:tcPr>
          <w:p w14:paraId="44E13C80">
            <w:pPr>
              <w:wordWrap w:val="0"/>
              <w:spacing w:before="20" w:after="20" w:line="240" w:lineRule="auto"/>
              <w:ind w:firstLine="0"/>
            </w:pPr>
            <w:r>
              <w:rPr>
                <w:b/>
                <w:sz w:val="20"/>
              </w:rPr>
              <w:t>功能组</w:t>
            </w:r>
          </w:p>
        </w:tc>
        <w:tc>
          <w:tcPr>
            <w:tcW w:w="1264" w:type="dxa"/>
            <w:shd w:val="clear" w:color="auto" w:fill="D9E2F3"/>
          </w:tcPr>
          <w:p w14:paraId="0FDADF5B">
            <w:pPr>
              <w:wordWrap w:val="0"/>
              <w:spacing w:before="20" w:after="20" w:line="240" w:lineRule="auto"/>
              <w:ind w:firstLine="0"/>
            </w:pPr>
            <w:r>
              <w:rPr>
                <w:b/>
                <w:sz w:val="20"/>
              </w:rPr>
              <w:t>管理员</w:t>
            </w:r>
          </w:p>
        </w:tc>
        <w:tc>
          <w:tcPr>
            <w:tcW w:w="1264" w:type="dxa"/>
            <w:shd w:val="clear" w:color="auto" w:fill="D9E2F3"/>
          </w:tcPr>
          <w:p w14:paraId="5AB76C44">
            <w:pPr>
              <w:wordWrap w:val="0"/>
              <w:spacing w:before="20" w:after="20" w:line="240" w:lineRule="auto"/>
              <w:ind w:firstLine="0"/>
            </w:pPr>
            <w:r>
              <w:rPr>
                <w:b/>
                <w:sz w:val="20"/>
              </w:rPr>
              <w:t>测量员</w:t>
            </w:r>
          </w:p>
        </w:tc>
        <w:tc>
          <w:tcPr>
            <w:tcW w:w="1264" w:type="dxa"/>
            <w:shd w:val="clear" w:color="auto" w:fill="D9E2F3"/>
          </w:tcPr>
          <w:p w14:paraId="49C14E1C">
            <w:pPr>
              <w:wordWrap w:val="0"/>
              <w:spacing w:before="20" w:after="20" w:line="240" w:lineRule="auto"/>
              <w:ind w:firstLine="0"/>
            </w:pPr>
            <w:r>
              <w:rPr>
                <w:b/>
                <w:sz w:val="20"/>
              </w:rPr>
              <w:t>处理员</w:t>
            </w:r>
          </w:p>
        </w:tc>
        <w:tc>
          <w:tcPr>
            <w:tcW w:w="1264" w:type="dxa"/>
            <w:shd w:val="clear" w:color="auto" w:fill="D9E2F3"/>
          </w:tcPr>
          <w:p w14:paraId="17DE671C">
            <w:pPr>
              <w:wordWrap w:val="0"/>
              <w:spacing w:before="20" w:after="20" w:line="240" w:lineRule="auto"/>
              <w:ind w:firstLine="0"/>
            </w:pPr>
            <w:r>
              <w:rPr>
                <w:b/>
                <w:sz w:val="20"/>
              </w:rPr>
              <w:t>判读员</w:t>
            </w:r>
          </w:p>
        </w:tc>
        <w:tc>
          <w:tcPr>
            <w:tcW w:w="1264" w:type="dxa"/>
            <w:shd w:val="clear" w:color="auto" w:fill="D9E2F3"/>
          </w:tcPr>
          <w:p w14:paraId="4A2655F8">
            <w:pPr>
              <w:wordWrap w:val="0"/>
              <w:spacing w:before="20" w:after="20" w:line="240" w:lineRule="auto"/>
              <w:ind w:firstLine="0"/>
            </w:pPr>
            <w:r>
              <w:rPr>
                <w:b/>
                <w:sz w:val="20"/>
              </w:rPr>
              <w:t>审核员</w:t>
            </w:r>
          </w:p>
        </w:tc>
        <w:tc>
          <w:tcPr>
            <w:tcW w:w="1264" w:type="dxa"/>
            <w:shd w:val="clear" w:color="auto" w:fill="D9E2F3"/>
          </w:tcPr>
          <w:p w14:paraId="3BBCD8CC">
            <w:pPr>
              <w:wordWrap w:val="0"/>
              <w:spacing w:before="20" w:after="20" w:line="240" w:lineRule="auto"/>
              <w:ind w:firstLine="0"/>
            </w:pPr>
            <w:r>
              <w:rPr>
                <w:b/>
                <w:sz w:val="20"/>
              </w:rPr>
              <w:t>查看者</w:t>
            </w:r>
          </w:p>
        </w:tc>
      </w:tr>
      <w:tr w14:paraId="10BB601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tcPr>
          <w:p w14:paraId="62EABD3D">
            <w:pPr>
              <w:wordWrap w:val="0"/>
              <w:spacing w:before="20" w:after="20" w:line="240" w:lineRule="auto"/>
              <w:ind w:firstLine="0"/>
            </w:pPr>
            <w:r>
              <w:rPr>
                <w:sz w:val="20"/>
              </w:rPr>
              <w:t>项目与权限</w:t>
            </w:r>
          </w:p>
        </w:tc>
        <w:tc>
          <w:tcPr>
            <w:tcW w:w="1264" w:type="dxa"/>
          </w:tcPr>
          <w:p w14:paraId="626AAB6B">
            <w:pPr>
              <w:wordWrap w:val="0"/>
              <w:spacing w:before="20" w:after="20" w:line="240" w:lineRule="auto"/>
              <w:ind w:firstLine="0"/>
            </w:pPr>
            <w:r>
              <w:rPr>
                <w:sz w:val="20"/>
              </w:rPr>
              <w:t>●</w:t>
            </w:r>
          </w:p>
        </w:tc>
        <w:tc>
          <w:tcPr>
            <w:tcW w:w="1264" w:type="dxa"/>
          </w:tcPr>
          <w:p w14:paraId="313F150B">
            <w:pPr>
              <w:wordWrap w:val="0"/>
              <w:spacing w:before="20" w:after="20" w:line="240" w:lineRule="auto"/>
              <w:ind w:firstLine="0"/>
            </w:pPr>
            <w:r>
              <w:rPr>
                <w:sz w:val="20"/>
              </w:rPr>
              <w:t>○</w:t>
            </w:r>
          </w:p>
        </w:tc>
        <w:tc>
          <w:tcPr>
            <w:tcW w:w="1264" w:type="dxa"/>
          </w:tcPr>
          <w:p w14:paraId="5C17136C">
            <w:pPr>
              <w:wordWrap w:val="0"/>
              <w:spacing w:before="20" w:after="20" w:line="240" w:lineRule="auto"/>
              <w:ind w:firstLine="0"/>
            </w:pPr>
            <w:r>
              <w:rPr>
                <w:sz w:val="20"/>
              </w:rPr>
              <w:t>○</w:t>
            </w:r>
          </w:p>
        </w:tc>
        <w:tc>
          <w:tcPr>
            <w:tcW w:w="1264" w:type="dxa"/>
          </w:tcPr>
          <w:p w14:paraId="7C50FA8F">
            <w:pPr>
              <w:wordWrap w:val="0"/>
              <w:spacing w:before="20" w:after="20" w:line="240" w:lineRule="auto"/>
              <w:ind w:firstLine="0"/>
            </w:pPr>
            <w:r>
              <w:rPr>
                <w:sz w:val="20"/>
              </w:rPr>
              <w:t>○</w:t>
            </w:r>
          </w:p>
        </w:tc>
        <w:tc>
          <w:tcPr>
            <w:tcW w:w="1264" w:type="dxa"/>
          </w:tcPr>
          <w:p w14:paraId="49A94878">
            <w:pPr>
              <w:wordWrap w:val="0"/>
              <w:spacing w:before="20" w:after="20" w:line="240" w:lineRule="auto"/>
              <w:ind w:firstLine="0"/>
            </w:pPr>
            <w:r>
              <w:rPr>
                <w:rFonts w:ascii="Cambria Math" w:hAnsi="Cambria Math" w:cs="Cambria Math"/>
                <w:sz w:val="20"/>
              </w:rPr>
              <w:t>◐</w:t>
            </w:r>
          </w:p>
        </w:tc>
        <w:tc>
          <w:tcPr>
            <w:tcW w:w="1264" w:type="dxa"/>
          </w:tcPr>
          <w:p w14:paraId="7E4DFBA2">
            <w:pPr>
              <w:wordWrap w:val="0"/>
              <w:spacing w:before="20" w:after="20" w:line="240" w:lineRule="auto"/>
              <w:ind w:firstLine="0"/>
            </w:pPr>
            <w:r>
              <w:rPr>
                <w:rFonts w:ascii="Cambria Math" w:hAnsi="Cambria Math" w:cs="Cambria Math"/>
                <w:sz w:val="20"/>
              </w:rPr>
              <w:t>◐</w:t>
            </w:r>
          </w:p>
        </w:tc>
      </w:tr>
      <w:tr w14:paraId="1586DE6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shd w:val="clear" w:color="auto" w:fill="F7F9FC"/>
          </w:tcPr>
          <w:p w14:paraId="7F628ECC">
            <w:pPr>
              <w:wordWrap w:val="0"/>
              <w:spacing w:before="20" w:after="20" w:line="240" w:lineRule="auto"/>
              <w:ind w:firstLine="0"/>
            </w:pPr>
            <w:r>
              <w:rPr>
                <w:sz w:val="20"/>
              </w:rPr>
              <w:t>数据接入</w:t>
            </w:r>
          </w:p>
        </w:tc>
        <w:tc>
          <w:tcPr>
            <w:tcW w:w="1264" w:type="dxa"/>
            <w:shd w:val="clear" w:color="auto" w:fill="F7F9FC"/>
          </w:tcPr>
          <w:p w14:paraId="030D21A6">
            <w:pPr>
              <w:wordWrap w:val="0"/>
              <w:spacing w:before="20" w:after="20" w:line="240" w:lineRule="auto"/>
              <w:ind w:firstLine="0"/>
            </w:pPr>
            <w:r>
              <w:rPr>
                <w:sz w:val="20"/>
              </w:rPr>
              <w:t>●</w:t>
            </w:r>
          </w:p>
        </w:tc>
        <w:tc>
          <w:tcPr>
            <w:tcW w:w="1264" w:type="dxa"/>
            <w:shd w:val="clear" w:color="auto" w:fill="F7F9FC"/>
          </w:tcPr>
          <w:p w14:paraId="29D08265">
            <w:pPr>
              <w:wordWrap w:val="0"/>
              <w:spacing w:before="20" w:after="20" w:line="240" w:lineRule="auto"/>
              <w:ind w:firstLine="0"/>
            </w:pPr>
            <w:r>
              <w:rPr>
                <w:sz w:val="20"/>
              </w:rPr>
              <w:t>●</w:t>
            </w:r>
          </w:p>
        </w:tc>
        <w:tc>
          <w:tcPr>
            <w:tcW w:w="1264" w:type="dxa"/>
            <w:shd w:val="clear" w:color="auto" w:fill="F7F9FC"/>
          </w:tcPr>
          <w:p w14:paraId="3F273329">
            <w:pPr>
              <w:wordWrap w:val="0"/>
              <w:spacing w:before="20" w:after="20" w:line="240" w:lineRule="auto"/>
              <w:ind w:firstLine="0"/>
            </w:pPr>
            <w:r>
              <w:rPr>
                <w:sz w:val="20"/>
              </w:rPr>
              <w:t>●</w:t>
            </w:r>
          </w:p>
        </w:tc>
        <w:tc>
          <w:tcPr>
            <w:tcW w:w="1264" w:type="dxa"/>
            <w:shd w:val="clear" w:color="auto" w:fill="F7F9FC"/>
          </w:tcPr>
          <w:p w14:paraId="5DE28DE6">
            <w:pPr>
              <w:wordWrap w:val="0"/>
              <w:spacing w:before="20" w:after="20" w:line="240" w:lineRule="auto"/>
              <w:ind w:firstLine="0"/>
            </w:pPr>
            <w:r>
              <w:rPr>
                <w:rFonts w:ascii="Cambria Math" w:hAnsi="Cambria Math" w:cs="Cambria Math"/>
                <w:sz w:val="20"/>
              </w:rPr>
              <w:t>◐</w:t>
            </w:r>
          </w:p>
        </w:tc>
        <w:tc>
          <w:tcPr>
            <w:tcW w:w="1264" w:type="dxa"/>
            <w:shd w:val="clear" w:color="auto" w:fill="F7F9FC"/>
          </w:tcPr>
          <w:p w14:paraId="576AA0DF">
            <w:pPr>
              <w:wordWrap w:val="0"/>
              <w:spacing w:before="20" w:after="20" w:line="240" w:lineRule="auto"/>
              <w:ind w:firstLine="0"/>
            </w:pPr>
            <w:r>
              <w:rPr>
                <w:rFonts w:ascii="Cambria Math" w:hAnsi="Cambria Math" w:cs="Cambria Math"/>
                <w:sz w:val="20"/>
              </w:rPr>
              <w:t>◐</w:t>
            </w:r>
          </w:p>
        </w:tc>
        <w:tc>
          <w:tcPr>
            <w:tcW w:w="1264" w:type="dxa"/>
            <w:shd w:val="clear" w:color="auto" w:fill="F7F9FC"/>
          </w:tcPr>
          <w:p w14:paraId="30AA6F91">
            <w:pPr>
              <w:wordWrap w:val="0"/>
              <w:spacing w:before="20" w:after="20" w:line="240" w:lineRule="auto"/>
              <w:ind w:firstLine="0"/>
            </w:pPr>
            <w:r>
              <w:rPr>
                <w:sz w:val="20"/>
              </w:rPr>
              <w:t>○</w:t>
            </w:r>
          </w:p>
        </w:tc>
      </w:tr>
      <w:tr w14:paraId="703E7E0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tcPr>
          <w:p w14:paraId="720DD466">
            <w:pPr>
              <w:wordWrap w:val="0"/>
              <w:spacing w:before="20" w:after="20" w:line="240" w:lineRule="auto"/>
              <w:ind w:firstLine="0"/>
            </w:pPr>
            <w:r>
              <w:rPr>
                <w:sz w:val="20"/>
              </w:rPr>
              <w:t>配准与重建</w:t>
            </w:r>
          </w:p>
        </w:tc>
        <w:tc>
          <w:tcPr>
            <w:tcW w:w="1264" w:type="dxa"/>
          </w:tcPr>
          <w:p w14:paraId="179A50DB">
            <w:pPr>
              <w:wordWrap w:val="0"/>
              <w:spacing w:before="20" w:after="20" w:line="240" w:lineRule="auto"/>
              <w:ind w:firstLine="0"/>
            </w:pPr>
            <w:r>
              <w:rPr>
                <w:rFonts w:ascii="Cambria Math" w:hAnsi="Cambria Math" w:cs="Cambria Math"/>
                <w:sz w:val="20"/>
              </w:rPr>
              <w:t>◐</w:t>
            </w:r>
          </w:p>
        </w:tc>
        <w:tc>
          <w:tcPr>
            <w:tcW w:w="1264" w:type="dxa"/>
          </w:tcPr>
          <w:p w14:paraId="161CA885">
            <w:pPr>
              <w:wordWrap w:val="0"/>
              <w:spacing w:before="20" w:after="20" w:line="240" w:lineRule="auto"/>
              <w:ind w:firstLine="0"/>
            </w:pPr>
            <w:r>
              <w:rPr>
                <w:sz w:val="20"/>
              </w:rPr>
              <w:t>○</w:t>
            </w:r>
          </w:p>
        </w:tc>
        <w:tc>
          <w:tcPr>
            <w:tcW w:w="1264" w:type="dxa"/>
          </w:tcPr>
          <w:p w14:paraId="6479AA51">
            <w:pPr>
              <w:wordWrap w:val="0"/>
              <w:spacing w:before="20" w:after="20" w:line="240" w:lineRule="auto"/>
              <w:ind w:firstLine="0"/>
            </w:pPr>
            <w:r>
              <w:rPr>
                <w:sz w:val="20"/>
              </w:rPr>
              <w:t>●</w:t>
            </w:r>
          </w:p>
        </w:tc>
        <w:tc>
          <w:tcPr>
            <w:tcW w:w="1264" w:type="dxa"/>
          </w:tcPr>
          <w:p w14:paraId="2A87C184">
            <w:pPr>
              <w:wordWrap w:val="0"/>
              <w:spacing w:before="20" w:after="20" w:line="240" w:lineRule="auto"/>
              <w:ind w:firstLine="0"/>
            </w:pPr>
            <w:r>
              <w:rPr>
                <w:rFonts w:ascii="Cambria Math" w:hAnsi="Cambria Math" w:cs="Cambria Math"/>
                <w:sz w:val="20"/>
              </w:rPr>
              <w:t>◐</w:t>
            </w:r>
          </w:p>
        </w:tc>
        <w:tc>
          <w:tcPr>
            <w:tcW w:w="1264" w:type="dxa"/>
          </w:tcPr>
          <w:p w14:paraId="3517A17F">
            <w:pPr>
              <w:wordWrap w:val="0"/>
              <w:spacing w:before="20" w:after="20" w:line="240" w:lineRule="auto"/>
              <w:ind w:firstLine="0"/>
            </w:pPr>
            <w:r>
              <w:rPr>
                <w:rFonts w:ascii="Cambria Math" w:hAnsi="Cambria Math" w:cs="Cambria Math"/>
                <w:sz w:val="20"/>
              </w:rPr>
              <w:t>◐</w:t>
            </w:r>
          </w:p>
        </w:tc>
        <w:tc>
          <w:tcPr>
            <w:tcW w:w="1264" w:type="dxa"/>
          </w:tcPr>
          <w:p w14:paraId="669B55FB">
            <w:pPr>
              <w:wordWrap w:val="0"/>
              <w:spacing w:before="20" w:after="20" w:line="240" w:lineRule="auto"/>
              <w:ind w:firstLine="0"/>
            </w:pPr>
            <w:r>
              <w:rPr>
                <w:sz w:val="20"/>
              </w:rPr>
              <w:t>○</w:t>
            </w:r>
          </w:p>
        </w:tc>
      </w:tr>
      <w:tr w14:paraId="0B37DFA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shd w:val="clear" w:color="auto" w:fill="F7F9FC"/>
          </w:tcPr>
          <w:p w14:paraId="28750E49">
            <w:pPr>
              <w:wordWrap w:val="0"/>
              <w:spacing w:before="20" w:after="20" w:line="240" w:lineRule="auto"/>
              <w:ind w:firstLine="0"/>
            </w:pPr>
            <w:r>
              <w:rPr>
                <w:sz w:val="20"/>
              </w:rPr>
              <w:t>缺陷判读</w:t>
            </w:r>
          </w:p>
        </w:tc>
        <w:tc>
          <w:tcPr>
            <w:tcW w:w="1264" w:type="dxa"/>
            <w:shd w:val="clear" w:color="auto" w:fill="F7F9FC"/>
          </w:tcPr>
          <w:p w14:paraId="2DB1CE3A">
            <w:pPr>
              <w:wordWrap w:val="0"/>
              <w:spacing w:before="20" w:after="20" w:line="240" w:lineRule="auto"/>
              <w:ind w:firstLine="0"/>
            </w:pPr>
            <w:r>
              <w:rPr>
                <w:rFonts w:ascii="Cambria Math" w:hAnsi="Cambria Math" w:cs="Cambria Math"/>
                <w:sz w:val="20"/>
              </w:rPr>
              <w:t>◐</w:t>
            </w:r>
          </w:p>
        </w:tc>
        <w:tc>
          <w:tcPr>
            <w:tcW w:w="1264" w:type="dxa"/>
            <w:shd w:val="clear" w:color="auto" w:fill="F7F9FC"/>
          </w:tcPr>
          <w:p w14:paraId="19415A65">
            <w:pPr>
              <w:wordWrap w:val="0"/>
              <w:spacing w:before="20" w:after="20" w:line="240" w:lineRule="auto"/>
              <w:ind w:firstLine="0"/>
            </w:pPr>
            <w:r>
              <w:rPr>
                <w:sz w:val="20"/>
              </w:rPr>
              <w:t>○</w:t>
            </w:r>
          </w:p>
        </w:tc>
        <w:tc>
          <w:tcPr>
            <w:tcW w:w="1264" w:type="dxa"/>
            <w:shd w:val="clear" w:color="auto" w:fill="F7F9FC"/>
          </w:tcPr>
          <w:p w14:paraId="7B358790">
            <w:pPr>
              <w:wordWrap w:val="0"/>
              <w:spacing w:before="20" w:after="20" w:line="240" w:lineRule="auto"/>
              <w:ind w:firstLine="0"/>
            </w:pPr>
            <w:r>
              <w:rPr>
                <w:sz w:val="20"/>
              </w:rPr>
              <w:t>○</w:t>
            </w:r>
          </w:p>
        </w:tc>
        <w:tc>
          <w:tcPr>
            <w:tcW w:w="1264" w:type="dxa"/>
            <w:shd w:val="clear" w:color="auto" w:fill="F7F9FC"/>
          </w:tcPr>
          <w:p w14:paraId="4F9EAC54">
            <w:pPr>
              <w:wordWrap w:val="0"/>
              <w:spacing w:before="20" w:after="20" w:line="240" w:lineRule="auto"/>
              <w:ind w:firstLine="0"/>
            </w:pPr>
            <w:r>
              <w:rPr>
                <w:sz w:val="20"/>
              </w:rPr>
              <w:t>●</w:t>
            </w:r>
          </w:p>
        </w:tc>
        <w:tc>
          <w:tcPr>
            <w:tcW w:w="1264" w:type="dxa"/>
            <w:shd w:val="clear" w:color="auto" w:fill="F7F9FC"/>
          </w:tcPr>
          <w:p w14:paraId="1545E6AA">
            <w:pPr>
              <w:wordWrap w:val="0"/>
              <w:spacing w:before="20" w:after="20" w:line="240" w:lineRule="auto"/>
              <w:ind w:firstLine="0"/>
            </w:pPr>
            <w:r>
              <w:rPr>
                <w:rFonts w:ascii="Cambria Math" w:hAnsi="Cambria Math" w:cs="Cambria Math"/>
                <w:sz w:val="20"/>
              </w:rPr>
              <w:t>◐</w:t>
            </w:r>
          </w:p>
        </w:tc>
        <w:tc>
          <w:tcPr>
            <w:tcW w:w="1264" w:type="dxa"/>
            <w:shd w:val="clear" w:color="auto" w:fill="F7F9FC"/>
          </w:tcPr>
          <w:p w14:paraId="35AEBA8F">
            <w:pPr>
              <w:wordWrap w:val="0"/>
              <w:spacing w:before="20" w:after="20" w:line="240" w:lineRule="auto"/>
              <w:ind w:firstLine="0"/>
            </w:pPr>
            <w:r>
              <w:rPr>
                <w:rFonts w:ascii="Cambria Math" w:hAnsi="Cambria Math" w:cs="Cambria Math"/>
                <w:sz w:val="20"/>
              </w:rPr>
              <w:t>◐</w:t>
            </w:r>
          </w:p>
        </w:tc>
      </w:tr>
      <w:tr w14:paraId="7DDB73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tcPr>
          <w:p w14:paraId="798B21F7">
            <w:pPr>
              <w:wordWrap w:val="0"/>
              <w:spacing w:before="20" w:after="20" w:line="240" w:lineRule="auto"/>
              <w:ind w:firstLine="0"/>
            </w:pPr>
            <w:r>
              <w:rPr>
                <w:sz w:val="20"/>
              </w:rPr>
              <w:t>报告与签发</w:t>
            </w:r>
          </w:p>
        </w:tc>
        <w:tc>
          <w:tcPr>
            <w:tcW w:w="1264" w:type="dxa"/>
          </w:tcPr>
          <w:p w14:paraId="69A2F1F2">
            <w:pPr>
              <w:wordWrap w:val="0"/>
              <w:spacing w:before="20" w:after="20" w:line="240" w:lineRule="auto"/>
              <w:ind w:firstLine="0"/>
            </w:pPr>
            <w:r>
              <w:rPr>
                <w:sz w:val="20"/>
              </w:rPr>
              <w:t>●</w:t>
            </w:r>
          </w:p>
        </w:tc>
        <w:tc>
          <w:tcPr>
            <w:tcW w:w="1264" w:type="dxa"/>
          </w:tcPr>
          <w:p w14:paraId="2B28BC70">
            <w:pPr>
              <w:wordWrap w:val="0"/>
              <w:spacing w:before="20" w:after="20" w:line="240" w:lineRule="auto"/>
              <w:ind w:firstLine="0"/>
            </w:pPr>
            <w:r>
              <w:rPr>
                <w:sz w:val="20"/>
              </w:rPr>
              <w:t>○</w:t>
            </w:r>
          </w:p>
        </w:tc>
        <w:tc>
          <w:tcPr>
            <w:tcW w:w="1264" w:type="dxa"/>
          </w:tcPr>
          <w:p w14:paraId="54D1E143">
            <w:pPr>
              <w:wordWrap w:val="0"/>
              <w:spacing w:before="20" w:after="20" w:line="240" w:lineRule="auto"/>
              <w:ind w:firstLine="0"/>
            </w:pPr>
            <w:r>
              <w:rPr>
                <w:sz w:val="20"/>
              </w:rPr>
              <w:t>○</w:t>
            </w:r>
          </w:p>
        </w:tc>
        <w:tc>
          <w:tcPr>
            <w:tcW w:w="1264" w:type="dxa"/>
          </w:tcPr>
          <w:p w14:paraId="12BBB99C">
            <w:pPr>
              <w:wordWrap w:val="0"/>
              <w:spacing w:before="20" w:after="20" w:line="240" w:lineRule="auto"/>
              <w:ind w:firstLine="0"/>
            </w:pPr>
            <w:r>
              <w:rPr>
                <w:rFonts w:ascii="Cambria Math" w:hAnsi="Cambria Math" w:cs="Cambria Math"/>
                <w:sz w:val="20"/>
              </w:rPr>
              <w:t>◐</w:t>
            </w:r>
          </w:p>
        </w:tc>
        <w:tc>
          <w:tcPr>
            <w:tcW w:w="1264" w:type="dxa"/>
          </w:tcPr>
          <w:p w14:paraId="46CC4939">
            <w:pPr>
              <w:wordWrap w:val="0"/>
              <w:spacing w:before="20" w:after="20" w:line="240" w:lineRule="auto"/>
              <w:ind w:firstLine="0"/>
            </w:pPr>
            <w:r>
              <w:rPr>
                <w:sz w:val="20"/>
              </w:rPr>
              <w:t>●</w:t>
            </w:r>
          </w:p>
        </w:tc>
        <w:tc>
          <w:tcPr>
            <w:tcW w:w="1264" w:type="dxa"/>
          </w:tcPr>
          <w:p w14:paraId="2621E859">
            <w:pPr>
              <w:wordWrap w:val="0"/>
              <w:spacing w:before="20" w:after="20" w:line="240" w:lineRule="auto"/>
              <w:ind w:firstLine="0"/>
            </w:pPr>
            <w:r>
              <w:rPr>
                <w:rFonts w:ascii="Cambria Math" w:hAnsi="Cambria Math" w:cs="Cambria Math"/>
                <w:sz w:val="20"/>
              </w:rPr>
              <w:t>◐</w:t>
            </w:r>
          </w:p>
        </w:tc>
      </w:tr>
      <w:tr w14:paraId="0AB4769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64" w:type="dxa"/>
            <w:shd w:val="clear" w:color="auto" w:fill="F7F9FC"/>
          </w:tcPr>
          <w:p w14:paraId="66EEA98B">
            <w:pPr>
              <w:wordWrap w:val="0"/>
              <w:spacing w:before="20" w:after="20" w:line="240" w:lineRule="auto"/>
              <w:ind w:firstLine="0"/>
            </w:pPr>
            <w:r>
              <w:rPr>
                <w:sz w:val="20"/>
              </w:rPr>
              <w:t>系统管理</w:t>
            </w:r>
          </w:p>
        </w:tc>
        <w:tc>
          <w:tcPr>
            <w:tcW w:w="1264" w:type="dxa"/>
            <w:shd w:val="clear" w:color="auto" w:fill="F7F9FC"/>
          </w:tcPr>
          <w:p w14:paraId="6CEB282A">
            <w:pPr>
              <w:wordWrap w:val="0"/>
              <w:spacing w:before="20" w:after="20" w:line="240" w:lineRule="auto"/>
              <w:ind w:firstLine="0"/>
            </w:pPr>
            <w:r>
              <w:rPr>
                <w:sz w:val="20"/>
              </w:rPr>
              <w:t>●</w:t>
            </w:r>
          </w:p>
        </w:tc>
        <w:tc>
          <w:tcPr>
            <w:tcW w:w="1264" w:type="dxa"/>
            <w:shd w:val="clear" w:color="auto" w:fill="F7F9FC"/>
          </w:tcPr>
          <w:p w14:paraId="1470B7F7">
            <w:pPr>
              <w:wordWrap w:val="0"/>
              <w:spacing w:before="20" w:after="20" w:line="240" w:lineRule="auto"/>
              <w:ind w:firstLine="0"/>
            </w:pPr>
            <w:r>
              <w:rPr>
                <w:sz w:val="20"/>
              </w:rPr>
              <w:t>○</w:t>
            </w:r>
          </w:p>
        </w:tc>
        <w:tc>
          <w:tcPr>
            <w:tcW w:w="1264" w:type="dxa"/>
            <w:shd w:val="clear" w:color="auto" w:fill="F7F9FC"/>
          </w:tcPr>
          <w:p w14:paraId="434E3700">
            <w:pPr>
              <w:wordWrap w:val="0"/>
              <w:spacing w:before="20" w:after="20" w:line="240" w:lineRule="auto"/>
              <w:ind w:firstLine="0"/>
            </w:pPr>
            <w:r>
              <w:rPr>
                <w:sz w:val="20"/>
              </w:rPr>
              <w:t>○</w:t>
            </w:r>
          </w:p>
        </w:tc>
        <w:tc>
          <w:tcPr>
            <w:tcW w:w="1264" w:type="dxa"/>
            <w:shd w:val="clear" w:color="auto" w:fill="F7F9FC"/>
          </w:tcPr>
          <w:p w14:paraId="2AA0E4A7">
            <w:pPr>
              <w:wordWrap w:val="0"/>
              <w:spacing w:before="20" w:after="20" w:line="240" w:lineRule="auto"/>
              <w:ind w:firstLine="0"/>
            </w:pPr>
            <w:r>
              <w:rPr>
                <w:sz w:val="20"/>
              </w:rPr>
              <w:t>○</w:t>
            </w:r>
          </w:p>
        </w:tc>
        <w:tc>
          <w:tcPr>
            <w:tcW w:w="1264" w:type="dxa"/>
            <w:shd w:val="clear" w:color="auto" w:fill="F7F9FC"/>
          </w:tcPr>
          <w:p w14:paraId="7970927D">
            <w:pPr>
              <w:wordWrap w:val="0"/>
              <w:spacing w:before="20" w:after="20" w:line="240" w:lineRule="auto"/>
              <w:ind w:firstLine="0"/>
            </w:pPr>
            <w:r>
              <w:rPr>
                <w:sz w:val="20"/>
              </w:rPr>
              <w:t>○</w:t>
            </w:r>
          </w:p>
        </w:tc>
        <w:tc>
          <w:tcPr>
            <w:tcW w:w="1264" w:type="dxa"/>
            <w:shd w:val="clear" w:color="auto" w:fill="F7F9FC"/>
          </w:tcPr>
          <w:p w14:paraId="6EB0AB9C">
            <w:pPr>
              <w:wordWrap w:val="0"/>
              <w:spacing w:before="20" w:after="20" w:line="240" w:lineRule="auto"/>
              <w:ind w:firstLine="0"/>
            </w:pPr>
            <w:r>
              <w:rPr>
                <w:sz w:val="20"/>
              </w:rPr>
              <w:t>○</w:t>
            </w:r>
          </w:p>
        </w:tc>
      </w:tr>
    </w:tbl>
    <w:p w14:paraId="48361628">
      <w:pPr>
        <w:wordWrap w:val="0"/>
        <w:spacing w:line="192" w:lineRule="auto"/>
      </w:pPr>
    </w:p>
    <w:p w14:paraId="5DFCE92D">
      <w:pPr>
        <w:wordWrap w:val="0"/>
        <w:spacing w:before="80" w:after="80" w:line="312" w:lineRule="auto"/>
        <w:ind w:left="454"/>
      </w:pPr>
      <w:r>
        <w:rPr>
          <w:color w:val="404040"/>
          <w:sz w:val="21"/>
        </w:rPr>
        <w:t>● 可操作；</w:t>
      </w:r>
      <w:r>
        <w:rPr>
          <w:rFonts w:ascii="Cambria Math" w:hAnsi="Cambria Math" w:cs="Cambria Math"/>
          <w:color w:val="404040"/>
          <w:sz w:val="21"/>
        </w:rPr>
        <w:t>◐</w:t>
      </w:r>
      <w:r>
        <w:rPr>
          <w:color w:val="404040"/>
          <w:sz w:val="21"/>
        </w:rPr>
        <w:t xml:space="preserve"> 可查看或受限操作；○ 无权限。权限可按项目、电站、场景进一步收窄数据域。</w:t>
      </w:r>
    </w:p>
    <w:p w14:paraId="4A8A4BB9">
      <w:pPr>
        <w:wordWrap w:val="0"/>
        <w:spacing w:before="100" w:after="20" w:line="312" w:lineRule="auto"/>
        <w:ind w:left="227"/>
      </w:pPr>
      <w:r>
        <w:rPr>
          <w:rFonts w:ascii="Cambria Math" w:hAnsi="Cambria Math" w:cs="Cambria Math"/>
          <w:b/>
          <w:sz w:val="22"/>
        </w:rPr>
        <w:t>◆</w:t>
      </w:r>
      <w:r>
        <w:rPr>
          <w:b/>
          <w:sz w:val="22"/>
        </w:rPr>
        <w:t xml:space="preserve"> 功能异常与降级处理</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838"/>
        <w:gridCol w:w="2693"/>
        <w:gridCol w:w="4313"/>
      </w:tblGrid>
      <w:tr w14:paraId="5DB1C87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shd w:val="clear" w:color="auto" w:fill="D9E2F3"/>
          </w:tcPr>
          <w:p w14:paraId="3687D305">
            <w:pPr>
              <w:wordWrap w:val="0"/>
              <w:spacing w:before="20" w:after="20" w:line="240" w:lineRule="auto"/>
              <w:ind w:firstLine="0"/>
            </w:pPr>
            <w:r>
              <w:rPr>
                <w:b/>
                <w:sz w:val="20"/>
              </w:rPr>
              <w:t>异常场景</w:t>
            </w:r>
          </w:p>
        </w:tc>
        <w:tc>
          <w:tcPr>
            <w:tcW w:w="2693" w:type="dxa"/>
            <w:shd w:val="clear" w:color="auto" w:fill="D9E2F3"/>
          </w:tcPr>
          <w:p w14:paraId="13B7465A">
            <w:pPr>
              <w:wordWrap w:val="0"/>
              <w:spacing w:before="20" w:after="20" w:line="240" w:lineRule="auto"/>
              <w:ind w:firstLine="0"/>
            </w:pPr>
            <w:r>
              <w:rPr>
                <w:b/>
                <w:sz w:val="20"/>
              </w:rPr>
              <w:t>界面提示</w:t>
            </w:r>
          </w:p>
        </w:tc>
        <w:tc>
          <w:tcPr>
            <w:tcW w:w="4313" w:type="dxa"/>
            <w:shd w:val="clear" w:color="auto" w:fill="D9E2F3"/>
          </w:tcPr>
          <w:p w14:paraId="7912B4DF">
            <w:pPr>
              <w:wordWrap w:val="0"/>
              <w:spacing w:before="20" w:after="20" w:line="240" w:lineRule="auto"/>
              <w:ind w:firstLine="0"/>
            </w:pPr>
            <w:r>
              <w:rPr>
                <w:b/>
                <w:sz w:val="20"/>
              </w:rPr>
              <w:t>处理策略</w:t>
            </w:r>
          </w:p>
        </w:tc>
      </w:tr>
      <w:tr w14:paraId="01FE34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tcPr>
          <w:p w14:paraId="08648E5F">
            <w:pPr>
              <w:wordWrap w:val="0"/>
              <w:spacing w:before="20" w:after="20" w:line="240" w:lineRule="auto"/>
              <w:ind w:firstLine="0"/>
            </w:pPr>
            <w:r>
              <w:rPr>
                <w:sz w:val="20"/>
              </w:rPr>
              <w:t>数据文件缺失</w:t>
            </w:r>
          </w:p>
        </w:tc>
        <w:tc>
          <w:tcPr>
            <w:tcW w:w="2693" w:type="dxa"/>
          </w:tcPr>
          <w:p w14:paraId="14B67FC5">
            <w:pPr>
              <w:wordWrap w:val="0"/>
              <w:spacing w:before="20" w:after="20" w:line="240" w:lineRule="auto"/>
              <w:ind w:firstLine="0"/>
            </w:pPr>
            <w:r>
              <w:rPr>
                <w:sz w:val="20"/>
              </w:rPr>
              <w:t>列出缺失清单与影响范围</w:t>
            </w:r>
          </w:p>
        </w:tc>
        <w:tc>
          <w:tcPr>
            <w:tcW w:w="4313" w:type="dxa"/>
          </w:tcPr>
          <w:p w14:paraId="38507751">
            <w:pPr>
              <w:wordWrap w:val="0"/>
              <w:spacing w:before="20" w:after="20" w:line="240" w:lineRule="auto"/>
              <w:ind w:firstLine="0"/>
            </w:pPr>
            <w:r>
              <w:rPr>
                <w:sz w:val="20"/>
              </w:rPr>
              <w:t>阻断后续流程，支持补传后继续</w:t>
            </w:r>
          </w:p>
        </w:tc>
      </w:tr>
      <w:tr w14:paraId="52ACD9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shd w:val="clear" w:color="auto" w:fill="F7F9FC"/>
          </w:tcPr>
          <w:p w14:paraId="103480B7">
            <w:pPr>
              <w:wordWrap w:val="0"/>
              <w:spacing w:before="20" w:after="20" w:line="240" w:lineRule="auto"/>
              <w:ind w:firstLine="0"/>
            </w:pPr>
            <w:r>
              <w:rPr>
                <w:sz w:val="20"/>
              </w:rPr>
              <w:t>原始包解析失败</w:t>
            </w:r>
          </w:p>
        </w:tc>
        <w:tc>
          <w:tcPr>
            <w:tcW w:w="2693" w:type="dxa"/>
            <w:shd w:val="clear" w:color="auto" w:fill="F7F9FC"/>
          </w:tcPr>
          <w:p w14:paraId="493AA9A0">
            <w:pPr>
              <w:wordWrap w:val="0"/>
              <w:spacing w:before="20" w:after="20" w:line="240" w:lineRule="auto"/>
              <w:ind w:firstLine="0"/>
            </w:pPr>
            <w:r>
              <w:rPr>
                <w:sz w:val="20"/>
              </w:rPr>
              <w:t>显示失败帧号与原因</w:t>
            </w:r>
          </w:p>
        </w:tc>
        <w:tc>
          <w:tcPr>
            <w:tcW w:w="4313" w:type="dxa"/>
            <w:shd w:val="clear" w:color="auto" w:fill="F7F9FC"/>
          </w:tcPr>
          <w:p w14:paraId="6A8A31FE">
            <w:pPr>
              <w:wordWrap w:val="0"/>
              <w:spacing w:before="20" w:after="20" w:line="240" w:lineRule="auto"/>
              <w:ind w:firstLine="0"/>
            </w:pPr>
            <w:r>
              <w:rPr>
                <w:sz w:val="20"/>
              </w:rPr>
              <w:t>降级使用 pointcloud.pcd+位姿文件</w:t>
            </w:r>
          </w:p>
        </w:tc>
      </w:tr>
      <w:tr w14:paraId="22E3C76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tcPr>
          <w:p w14:paraId="4C1E29FA">
            <w:pPr>
              <w:wordWrap w:val="0"/>
              <w:spacing w:before="20" w:after="20" w:line="240" w:lineRule="auto"/>
              <w:ind w:firstLine="0"/>
            </w:pPr>
            <w:r>
              <w:rPr>
                <w:sz w:val="20"/>
              </w:rPr>
              <w:t>配准残差超限</w:t>
            </w:r>
          </w:p>
        </w:tc>
        <w:tc>
          <w:tcPr>
            <w:tcW w:w="2693" w:type="dxa"/>
          </w:tcPr>
          <w:p w14:paraId="3C3D2D91">
            <w:pPr>
              <w:wordWrap w:val="0"/>
              <w:spacing w:before="20" w:after="20" w:line="240" w:lineRule="auto"/>
              <w:ind w:firstLine="0"/>
            </w:pPr>
            <w:r>
              <w:rPr>
                <w:sz w:val="20"/>
              </w:rPr>
              <w:t>残差云图与超限区域高亮</w:t>
            </w:r>
          </w:p>
        </w:tc>
        <w:tc>
          <w:tcPr>
            <w:tcW w:w="4313" w:type="dxa"/>
          </w:tcPr>
          <w:p w14:paraId="1209F409">
            <w:pPr>
              <w:wordWrap w:val="0"/>
              <w:spacing w:before="20" w:after="20" w:line="240" w:lineRule="auto"/>
              <w:ind w:firstLine="0"/>
            </w:pPr>
            <w:r>
              <w:rPr>
                <w:sz w:val="20"/>
              </w:rPr>
              <w:t>提示人工选点或增加控制点后重算</w:t>
            </w:r>
          </w:p>
        </w:tc>
      </w:tr>
      <w:tr w14:paraId="6972851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shd w:val="clear" w:color="auto" w:fill="F7F9FC"/>
          </w:tcPr>
          <w:p w14:paraId="17647A01">
            <w:pPr>
              <w:wordWrap w:val="0"/>
              <w:spacing w:before="20" w:after="20" w:line="240" w:lineRule="auto"/>
              <w:ind w:firstLine="0"/>
            </w:pPr>
            <w:r>
              <w:rPr>
                <w:sz w:val="20"/>
              </w:rPr>
              <w:t>GPU 资源不足</w:t>
            </w:r>
          </w:p>
        </w:tc>
        <w:tc>
          <w:tcPr>
            <w:tcW w:w="2693" w:type="dxa"/>
            <w:shd w:val="clear" w:color="auto" w:fill="F7F9FC"/>
          </w:tcPr>
          <w:p w14:paraId="04A940D3">
            <w:pPr>
              <w:wordWrap w:val="0"/>
              <w:spacing w:before="20" w:after="20" w:line="240" w:lineRule="auto"/>
              <w:ind w:firstLine="0"/>
            </w:pPr>
            <w:r>
              <w:rPr>
                <w:sz w:val="20"/>
              </w:rPr>
              <w:t>排队位置与预计等待时间</w:t>
            </w:r>
          </w:p>
        </w:tc>
        <w:tc>
          <w:tcPr>
            <w:tcW w:w="4313" w:type="dxa"/>
            <w:shd w:val="clear" w:color="auto" w:fill="F7F9FC"/>
          </w:tcPr>
          <w:p w14:paraId="6C288490">
            <w:pPr>
              <w:wordWrap w:val="0"/>
              <w:spacing w:before="20" w:after="20" w:line="240" w:lineRule="auto"/>
              <w:ind w:firstLine="0"/>
            </w:pPr>
            <w:r>
              <w:rPr>
                <w:sz w:val="20"/>
              </w:rPr>
              <w:t>转 CPU 模式或降低分辨率后重试</w:t>
            </w:r>
          </w:p>
        </w:tc>
      </w:tr>
      <w:tr w14:paraId="50A87B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tcPr>
          <w:p w14:paraId="6967C7A6">
            <w:pPr>
              <w:wordWrap w:val="0"/>
              <w:spacing w:before="20" w:after="20" w:line="240" w:lineRule="auto"/>
              <w:ind w:firstLine="0"/>
            </w:pPr>
            <w:r>
              <w:rPr>
                <w:sz w:val="20"/>
              </w:rPr>
              <w:t>报告数据缺项</w:t>
            </w:r>
          </w:p>
        </w:tc>
        <w:tc>
          <w:tcPr>
            <w:tcW w:w="2693" w:type="dxa"/>
          </w:tcPr>
          <w:p w14:paraId="4D63096A">
            <w:pPr>
              <w:wordWrap w:val="0"/>
              <w:spacing w:before="20" w:after="20" w:line="240" w:lineRule="auto"/>
              <w:ind w:firstLine="0"/>
            </w:pPr>
            <w:r>
              <w:rPr>
                <w:sz w:val="20"/>
              </w:rPr>
              <w:t>缺项清单与责任角色</w:t>
            </w:r>
          </w:p>
        </w:tc>
        <w:tc>
          <w:tcPr>
            <w:tcW w:w="4313" w:type="dxa"/>
          </w:tcPr>
          <w:p w14:paraId="6B6D06BD">
            <w:pPr>
              <w:wordWrap w:val="0"/>
              <w:spacing w:before="20" w:after="20" w:line="240" w:lineRule="auto"/>
              <w:ind w:firstLine="0"/>
            </w:pPr>
            <w:r>
              <w:rPr>
                <w:sz w:val="20"/>
              </w:rPr>
              <w:t>阻断签发，补齐后重新校验</w:t>
            </w:r>
          </w:p>
        </w:tc>
      </w:tr>
      <w:tr w14:paraId="451D021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shd w:val="clear" w:color="auto" w:fill="F7F9FC"/>
          </w:tcPr>
          <w:p w14:paraId="6A9E1907">
            <w:pPr>
              <w:wordWrap w:val="0"/>
              <w:spacing w:before="20" w:after="20" w:line="240" w:lineRule="auto"/>
              <w:ind w:firstLine="0"/>
            </w:pPr>
            <w:r>
              <w:rPr>
                <w:sz w:val="20"/>
              </w:rPr>
              <w:t>权限不足</w:t>
            </w:r>
          </w:p>
        </w:tc>
        <w:tc>
          <w:tcPr>
            <w:tcW w:w="2693" w:type="dxa"/>
            <w:shd w:val="clear" w:color="auto" w:fill="F7F9FC"/>
          </w:tcPr>
          <w:p w14:paraId="4E3318AE">
            <w:pPr>
              <w:wordWrap w:val="0"/>
              <w:spacing w:before="20" w:after="20" w:line="240" w:lineRule="auto"/>
              <w:ind w:firstLine="0"/>
            </w:pPr>
            <w:r>
              <w:rPr>
                <w:sz w:val="20"/>
              </w:rPr>
              <w:t>所需权限与申请入口</w:t>
            </w:r>
          </w:p>
        </w:tc>
        <w:tc>
          <w:tcPr>
            <w:tcW w:w="4313" w:type="dxa"/>
            <w:shd w:val="clear" w:color="auto" w:fill="F7F9FC"/>
          </w:tcPr>
          <w:p w14:paraId="19469DB6">
            <w:pPr>
              <w:wordWrap w:val="0"/>
              <w:spacing w:before="20" w:after="20" w:line="240" w:lineRule="auto"/>
              <w:ind w:firstLine="0"/>
            </w:pPr>
            <w:r>
              <w:rPr>
                <w:sz w:val="20"/>
              </w:rPr>
              <w:t>提交权限申请，保留操作上下文</w:t>
            </w:r>
          </w:p>
        </w:tc>
      </w:tr>
      <w:tr w14:paraId="69A8B13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tcPr>
          <w:p w14:paraId="04E533CD">
            <w:pPr>
              <w:wordWrap w:val="0"/>
              <w:spacing w:before="20" w:after="20" w:line="240" w:lineRule="auto"/>
              <w:ind w:firstLine="0"/>
            </w:pPr>
            <w:r>
              <w:rPr>
                <w:sz w:val="20"/>
              </w:rPr>
              <w:t>磁盘空间不足</w:t>
            </w:r>
          </w:p>
        </w:tc>
        <w:tc>
          <w:tcPr>
            <w:tcW w:w="2693" w:type="dxa"/>
          </w:tcPr>
          <w:p w14:paraId="6800E8FB">
            <w:pPr>
              <w:wordWrap w:val="0"/>
              <w:spacing w:before="20" w:after="20" w:line="240" w:lineRule="auto"/>
              <w:ind w:firstLine="0"/>
            </w:pPr>
            <w:r>
              <w:rPr>
                <w:sz w:val="20"/>
              </w:rPr>
              <w:t>剩余空间与建议清理项</w:t>
            </w:r>
          </w:p>
        </w:tc>
        <w:tc>
          <w:tcPr>
            <w:tcW w:w="4313" w:type="dxa"/>
          </w:tcPr>
          <w:p w14:paraId="05F6D727">
            <w:pPr>
              <w:wordWrap w:val="0"/>
              <w:spacing w:before="20" w:after="20" w:line="240" w:lineRule="auto"/>
              <w:ind w:firstLine="0"/>
            </w:pPr>
            <w:r>
              <w:rPr>
                <w:sz w:val="20"/>
              </w:rPr>
              <w:t>清理缓存或切换外接存储</w:t>
            </w:r>
          </w:p>
        </w:tc>
      </w:tr>
      <w:tr w14:paraId="03C75D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838" w:type="dxa"/>
            <w:shd w:val="clear" w:color="auto" w:fill="F7F9FC"/>
          </w:tcPr>
          <w:p w14:paraId="07A32762">
            <w:pPr>
              <w:wordWrap w:val="0"/>
              <w:spacing w:before="20" w:after="20" w:line="240" w:lineRule="auto"/>
              <w:ind w:firstLine="0"/>
            </w:pPr>
            <w:r>
              <w:rPr>
                <w:sz w:val="20"/>
              </w:rPr>
              <w:t>意外断电/崩溃</w:t>
            </w:r>
          </w:p>
        </w:tc>
        <w:tc>
          <w:tcPr>
            <w:tcW w:w="2693" w:type="dxa"/>
            <w:shd w:val="clear" w:color="auto" w:fill="F7F9FC"/>
          </w:tcPr>
          <w:p w14:paraId="192A8803">
            <w:pPr>
              <w:wordWrap w:val="0"/>
              <w:spacing w:before="20" w:after="20" w:line="240" w:lineRule="auto"/>
              <w:ind w:firstLine="0"/>
            </w:pPr>
            <w:r>
              <w:rPr>
                <w:sz w:val="20"/>
              </w:rPr>
              <w:t>启动时提示可恢复任务</w:t>
            </w:r>
          </w:p>
        </w:tc>
        <w:tc>
          <w:tcPr>
            <w:tcW w:w="4313" w:type="dxa"/>
            <w:shd w:val="clear" w:color="auto" w:fill="F7F9FC"/>
          </w:tcPr>
          <w:p w14:paraId="0FB0916B">
            <w:pPr>
              <w:wordWrap w:val="0"/>
              <w:spacing w:before="20" w:after="20" w:line="240" w:lineRule="auto"/>
              <w:ind w:firstLine="0"/>
            </w:pPr>
            <w:r>
              <w:rPr>
                <w:sz w:val="20"/>
              </w:rPr>
              <w:t>从最近检查点恢复，保留日志</w:t>
            </w:r>
          </w:p>
        </w:tc>
      </w:tr>
    </w:tbl>
    <w:p w14:paraId="12584192">
      <w:pPr>
        <w:wordWrap w:val="0"/>
        <w:spacing w:line="192" w:lineRule="auto"/>
      </w:pPr>
    </w:p>
    <w:p w14:paraId="5ED83423">
      <w:pPr>
        <w:pStyle w:val="5"/>
        <w:wordWrap w:val="0"/>
        <w:spacing w:after="160" w:line="312" w:lineRule="auto"/>
      </w:pPr>
      <w:bookmarkStart w:id="111" w:name="_Toc23055"/>
      <w:r>
        <w:rPr>
          <w:rFonts w:ascii="黑体" w:hAnsi="黑体"/>
          <w:color w:val="000000"/>
          <w:sz w:val="26"/>
        </w:rPr>
        <w:t>1.33.6</w:t>
      </w:r>
      <w:r>
        <w:rPr>
          <w:rFonts w:hint="eastAsia" w:ascii="黑体" w:hAnsi="黑体"/>
          <w:color w:val="000000"/>
          <w:sz w:val="26"/>
        </w:rPr>
        <w:t>核心</w:t>
      </w:r>
      <w:r>
        <w:rPr>
          <w:rFonts w:ascii="黑体" w:hAnsi="黑体"/>
          <w:color w:val="000000"/>
          <w:sz w:val="26"/>
        </w:rPr>
        <w:t>算法设计</w:t>
      </w:r>
      <w:bookmarkEnd w:id="111"/>
    </w:p>
    <w:p w14:paraId="2755021A">
      <w:pPr>
        <w:wordWrap w:val="0"/>
        <w:spacing w:before="160" w:after="40" w:line="312" w:lineRule="auto"/>
      </w:pPr>
      <w:r>
        <w:rPr>
          <w:rFonts w:ascii="黑体" w:hAnsi="黑体" w:eastAsia="黑体"/>
          <w:b/>
        </w:rPr>
        <w:t>算法总体流水线</w:t>
      </w:r>
    </w:p>
    <w:p w14:paraId="033E5BB1">
      <w:pPr>
        <w:keepNext/>
        <w:wordWrap w:val="0"/>
        <w:spacing w:before="120" w:after="80" w:line="240" w:lineRule="auto"/>
        <w:jc w:val="center"/>
      </w:pPr>
      <w:r>
        <w:drawing>
          <wp:inline distT="0" distB="0" distL="0" distR="0">
            <wp:extent cx="5579745" cy="1629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5580000" cy="1629872"/>
                    </a:xfrm>
                    <a:prstGeom prst="rect">
                      <a:avLst/>
                    </a:prstGeom>
                  </pic:spPr>
                </pic:pic>
              </a:graphicData>
            </a:graphic>
          </wp:inline>
        </w:drawing>
      </w:r>
    </w:p>
    <w:p w14:paraId="0A504A47">
      <w:pPr>
        <w:pStyle w:val="14"/>
        <w:jc w:val="cente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 xml:space="preserve"> 算法流程图</w:t>
      </w:r>
    </w:p>
    <w:p w14:paraId="453E4961">
      <w:pPr>
        <w:wordWrap w:val="0"/>
        <w:spacing w:line="408" w:lineRule="auto"/>
      </w:pPr>
      <w:r>
        <w:t>流水线采用 DAG（有向无环图）描述任务依赖，支持节点级并行、失败重试、断点续算与资源配额管理。</w:t>
      </w:r>
    </w:p>
    <w:p w14:paraId="0191F8EE">
      <w:pPr>
        <w:wordWrap w:val="0"/>
        <w:spacing w:before="160" w:after="40" w:line="312" w:lineRule="auto"/>
      </w:pPr>
      <w:r>
        <w:rPr>
          <w:rFonts w:ascii="黑体" w:hAnsi="黑体" w:eastAsia="黑体"/>
          <w:b/>
        </w:rPr>
        <w:t>多模态配准与融合算法</w:t>
      </w:r>
    </w:p>
    <w:p w14:paraId="58077FD3">
      <w:pPr>
        <w:wordWrap w:val="0"/>
        <w:spacing w:line="408" w:lineRule="auto"/>
      </w:pPr>
      <w:r>
        <w:rPr>
          <w:b/>
        </w:rPr>
        <w:t>（1）控制点约束的七参数变换。</w:t>
      </w:r>
    </w:p>
    <w:p w14:paraId="32BFB8CA">
      <w:pPr>
        <w:wordWrap w:val="0"/>
        <w:spacing w:line="408" w:lineRule="auto"/>
      </w:pPr>
      <w:r>
        <w:t>当两套数据存在公共控制点时，采用 Bursa-Wolf 七参数模型：</w:t>
      </w:r>
    </w:p>
    <w:p w14:paraId="0020FB59">
      <w:pPr>
        <w:wordWrap w:val="0"/>
        <w:spacing w:before="120" w:after="160" w:line="240" w:lineRule="auto"/>
        <w:jc w:val="center"/>
      </w:pPr>
      <w:r>
        <w:drawing>
          <wp:inline distT="0" distB="0" distL="0" distR="0">
            <wp:extent cx="2595245" cy="24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5"/>
                    <a:stretch>
                      <a:fillRect/>
                    </a:stretch>
                  </pic:blipFill>
                  <pic:spPr>
                    <a:xfrm>
                      <a:off x="0" y="0"/>
                      <a:ext cx="2595737" cy="247924"/>
                    </a:xfrm>
                    <a:prstGeom prst="rect">
                      <a:avLst/>
                    </a:prstGeom>
                  </pic:spPr>
                </pic:pic>
              </a:graphicData>
            </a:graphic>
          </wp:inline>
        </w:drawing>
      </w:r>
    </w:p>
    <w:p w14:paraId="0C573045">
      <w:pPr>
        <w:wordWrap w:val="0"/>
        <w:spacing w:line="408" w:lineRule="auto"/>
      </w:pPr>
      <w:r>
        <w:t>其中 Xₜ=[Xₜ,Yₜ,Zₜ]^ᵀ 为目标坐标系坐标，Xₛ=[Xₛ,Yₛ,Zₛ]^ᵀ 为源坐标系坐标，ΔX 为平移量，m 为尺度因子，R 为三个旋转角构成的旋转矩阵。以控制点残差平方和最小为目标迭代求解，输出参数协方差与单位权中误差。当控制点不少于 3 个且分布均匀时，优先采用该模型保证绝对精度。</w:t>
      </w:r>
    </w:p>
    <w:p w14:paraId="07E37D9F">
      <w:pPr>
        <w:wordWrap w:val="0"/>
        <w:spacing w:line="408" w:lineRule="auto"/>
      </w:pPr>
      <w:r>
        <w:rPr>
          <w:b/>
        </w:rPr>
        <w:t>（2）无控制点的特征配准。</w:t>
      </w:r>
    </w:p>
    <w:p w14:paraId="3D56E13E">
      <w:pPr>
        <w:wordWrap w:val="0"/>
        <w:spacing w:line="336" w:lineRule="auto"/>
        <w:ind w:left="420"/>
      </w:pPr>
      <w:r>
        <w:rPr>
          <w:sz w:val="21"/>
        </w:rPr>
        <w:t xml:space="preserve">● </w:t>
      </w:r>
      <w:r>
        <w:t>计算点的 FPFH 描述子（33 维），采用 KD-Tree 加速近邻搜索；</w:t>
      </w:r>
    </w:p>
    <w:p w14:paraId="490BE3B7">
      <w:pPr>
        <w:wordWrap w:val="0"/>
        <w:spacing w:line="336" w:lineRule="auto"/>
        <w:ind w:left="420"/>
      </w:pPr>
      <w:r>
        <w:rPr>
          <w:sz w:val="21"/>
        </w:rPr>
        <w:t xml:space="preserve">● </w:t>
      </w:r>
      <w:r>
        <w:t>RANSAC 随机采样 3~4 对对应点求解变换，内点阈值按点云分辨率自适应；</w:t>
      </w:r>
    </w:p>
    <w:p w14:paraId="682BAE68">
      <w:pPr>
        <w:wordWrap w:val="0"/>
        <w:spacing w:line="336" w:lineRule="auto"/>
        <w:ind w:left="420"/>
      </w:pPr>
      <w:r>
        <w:rPr>
          <w:sz w:val="21"/>
        </w:rPr>
        <w:t xml:space="preserve">● </w:t>
      </w:r>
      <w:r>
        <w:t>采用法向一致性、曲率一致性、距离一致性三重约束剔除错误对应；</w:t>
      </w:r>
    </w:p>
    <w:p w14:paraId="6ECEBE32">
      <w:pPr>
        <w:wordWrap w:val="0"/>
        <w:spacing w:line="336" w:lineRule="auto"/>
        <w:ind w:left="420"/>
      </w:pPr>
      <w:r>
        <w:rPr>
          <w:sz w:val="21"/>
        </w:rPr>
        <w:t xml:space="preserve">● </w:t>
      </w:r>
      <w:r>
        <w:t>输出候选变换按内点数与残差排序，取最优解作为初值。</w:t>
      </w:r>
    </w:p>
    <w:p w14:paraId="0C636C05">
      <w:pPr>
        <w:wordWrap w:val="0"/>
        <w:spacing w:line="408" w:lineRule="auto"/>
      </w:pPr>
      <w:r>
        <w:rPr>
          <w:b/>
        </w:rPr>
        <w:t>（3）精配准。</w:t>
      </w:r>
    </w:p>
    <w:p w14:paraId="5D33A600">
      <w:pPr>
        <w:wordWrap w:val="0"/>
        <w:spacing w:line="408" w:lineRule="auto"/>
      </w:pPr>
      <w:r>
        <w:t>采用多尺度体素 GICP，由粗到精（体素 20mm→5mm→2mm）逐级优化。目标函数引入鲁棒核：</w:t>
      </w:r>
    </w:p>
    <w:p w14:paraId="217431F5">
      <w:pPr>
        <w:wordWrap w:val="0"/>
        <w:spacing w:before="120" w:after="160" w:line="240" w:lineRule="auto"/>
        <w:jc w:val="center"/>
      </w:pPr>
      <w:r>
        <w:drawing>
          <wp:inline distT="0" distB="0" distL="0" distR="0">
            <wp:extent cx="1812925" cy="40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6"/>
                    <a:stretch>
                      <a:fillRect/>
                    </a:stretch>
                  </pic:blipFill>
                  <pic:spPr>
                    <a:xfrm>
                      <a:off x="0" y="0"/>
                      <a:ext cx="1813133" cy="400263"/>
                    </a:xfrm>
                    <a:prstGeom prst="rect">
                      <a:avLst/>
                    </a:prstGeom>
                  </pic:spPr>
                </pic:pic>
              </a:graphicData>
            </a:graphic>
          </wp:inline>
        </w:drawing>
      </w:r>
    </w:p>
    <w:p w14:paraId="01AD4353">
      <w:pPr>
        <w:wordWrap w:val="0"/>
        <w:spacing w:line="408" w:lineRule="auto"/>
      </w:pPr>
      <w:r>
        <w:t>其中 ρ 为 Cauchy 核，抑制遮挡与动态物体影响。对大规模点云，采用 GPU 并行最近邻搜索与雅可比计算，单站精配准时间控制在 15 分钟以内。</w:t>
      </w:r>
    </w:p>
    <w:p w14:paraId="6EFC66EB">
      <w:pPr>
        <w:wordWrap w:val="0"/>
        <w:spacing w:line="408" w:lineRule="auto"/>
      </w:pPr>
      <w:r>
        <w:rPr>
          <w:b/>
        </w:rPr>
        <w:t>（4）精度加权融合。</w:t>
      </w:r>
    </w:p>
    <w:p w14:paraId="6405462C">
      <w:pPr>
        <w:wordWrap w:val="0"/>
        <w:spacing w:line="408" w:lineRule="auto"/>
      </w:pPr>
      <w:r>
        <w:t>对每个融合点，按下式计算置信权重：</w:t>
      </w:r>
    </w:p>
    <w:p w14:paraId="3962000B">
      <w:pPr>
        <w:wordWrap w:val="0"/>
        <w:spacing w:before="120" w:after="160" w:line="240" w:lineRule="auto"/>
        <w:jc w:val="center"/>
      </w:pPr>
      <w:r>
        <w:drawing>
          <wp:inline distT="0" distB="0" distL="0" distR="0">
            <wp:extent cx="1290320" cy="34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stretch>
                      <a:fillRect/>
                    </a:stretch>
                  </pic:blipFill>
                  <pic:spPr>
                    <a:xfrm>
                      <a:off x="0" y="0"/>
                      <a:ext cx="1290401" cy="340522"/>
                    </a:xfrm>
                    <a:prstGeom prst="rect">
                      <a:avLst/>
                    </a:prstGeom>
                  </pic:spPr>
                </pic:pic>
              </a:graphicData>
            </a:graphic>
          </wp:inline>
        </w:drawing>
      </w:r>
    </w:p>
    <w:p w14:paraId="7FA87BB6">
      <w:pPr>
        <w:wordWrap w:val="0"/>
        <w:spacing w:line="408" w:lineRule="auto"/>
      </w:pPr>
      <w:r>
        <w:t>其中 σd 为距离相关不确定度，σₐ 为入射角相关不确定度，σₛ 为表面特性（湿润/粗糙度）相关不确定度。融合时按权重加权平均，避免低精度数据</w:t>
      </w:r>
      <w:r>
        <w:rPr>
          <w:rFonts w:hint="eastAsia"/>
        </w:rPr>
        <w:t>“</w:t>
      </w:r>
      <w:r>
        <w:t>稀释</w:t>
      </w:r>
      <w:r>
        <w:rPr>
          <w:rFonts w:hint="eastAsia"/>
        </w:rPr>
        <w:t>”</w:t>
      </w:r>
      <w:r>
        <w:t>高精度数据。</w:t>
      </w:r>
    </w:p>
    <w:p w14:paraId="7D9EED86">
      <w:pPr>
        <w:wordWrap w:val="0"/>
        <w:spacing w:line="408" w:lineRule="auto"/>
      </w:pPr>
      <w:r>
        <w:rPr>
          <w:b/>
        </w:rPr>
        <w:t>（5）融合质量评价指标。</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122"/>
        <w:gridCol w:w="2551"/>
        <w:gridCol w:w="4171"/>
      </w:tblGrid>
      <w:tr w14:paraId="6749D05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D9E2F3"/>
          </w:tcPr>
          <w:p w14:paraId="550B29FC">
            <w:pPr>
              <w:wordWrap w:val="0"/>
              <w:spacing w:before="20" w:after="20" w:line="240" w:lineRule="auto"/>
              <w:ind w:firstLine="0"/>
            </w:pPr>
            <w:r>
              <w:rPr>
                <w:b/>
                <w:sz w:val="20"/>
              </w:rPr>
              <w:t>指标</w:t>
            </w:r>
          </w:p>
        </w:tc>
        <w:tc>
          <w:tcPr>
            <w:tcW w:w="2551" w:type="dxa"/>
            <w:shd w:val="clear" w:color="auto" w:fill="D9E2F3"/>
          </w:tcPr>
          <w:p w14:paraId="28568F93">
            <w:pPr>
              <w:wordWrap w:val="0"/>
              <w:spacing w:before="20" w:after="20" w:line="240" w:lineRule="auto"/>
              <w:ind w:firstLine="0"/>
            </w:pPr>
            <w:r>
              <w:rPr>
                <w:b/>
                <w:sz w:val="20"/>
              </w:rPr>
              <w:t>计算方式</w:t>
            </w:r>
          </w:p>
        </w:tc>
        <w:tc>
          <w:tcPr>
            <w:tcW w:w="4171" w:type="dxa"/>
            <w:shd w:val="clear" w:color="auto" w:fill="D9E2F3"/>
          </w:tcPr>
          <w:p w14:paraId="1BCECAE1">
            <w:pPr>
              <w:wordWrap w:val="0"/>
              <w:spacing w:before="20" w:after="20" w:line="240" w:lineRule="auto"/>
              <w:ind w:firstLine="0"/>
            </w:pPr>
            <w:r>
              <w:rPr>
                <w:b/>
                <w:sz w:val="20"/>
              </w:rPr>
              <w:t>合格标准</w:t>
            </w:r>
          </w:p>
        </w:tc>
      </w:tr>
      <w:tr w14:paraId="25E94F1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15CB4339">
            <w:pPr>
              <w:wordWrap w:val="0"/>
              <w:spacing w:before="20" w:after="20" w:line="240" w:lineRule="auto"/>
              <w:ind w:firstLine="0"/>
            </w:pPr>
            <w:r>
              <w:rPr>
                <w:sz w:val="20"/>
              </w:rPr>
              <w:t>配准残差均值</w:t>
            </w:r>
          </w:p>
        </w:tc>
        <w:tc>
          <w:tcPr>
            <w:tcW w:w="2551" w:type="dxa"/>
          </w:tcPr>
          <w:p w14:paraId="31DEA777">
            <w:pPr>
              <w:wordWrap w:val="0"/>
              <w:spacing w:before="20" w:after="20" w:line="240" w:lineRule="auto"/>
              <w:ind w:firstLine="0"/>
            </w:pPr>
            <w:r>
              <w:rPr>
                <w:sz w:val="20"/>
              </w:rPr>
              <w:t>重叠区点到面距离均值</w:t>
            </w:r>
          </w:p>
        </w:tc>
        <w:tc>
          <w:tcPr>
            <w:tcW w:w="4171" w:type="dxa"/>
          </w:tcPr>
          <w:p w14:paraId="45CB5E31">
            <w:pPr>
              <w:wordWrap w:val="0"/>
              <w:spacing w:before="20" w:after="20" w:line="240" w:lineRule="auto"/>
              <w:ind w:firstLine="0"/>
            </w:pPr>
            <w:r>
              <w:rPr>
                <w:sz w:val="20"/>
              </w:rPr>
              <w:t>≤0.3mm（局部）/≤3mm（整体）</w:t>
            </w:r>
          </w:p>
        </w:tc>
      </w:tr>
      <w:tr w14:paraId="28F806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028C4EFF">
            <w:pPr>
              <w:wordWrap w:val="0"/>
              <w:spacing w:before="20" w:after="20" w:line="240" w:lineRule="auto"/>
              <w:ind w:firstLine="0"/>
            </w:pPr>
            <w:r>
              <w:rPr>
                <w:sz w:val="20"/>
              </w:rPr>
              <w:t>配准残差标准差</w:t>
            </w:r>
          </w:p>
        </w:tc>
        <w:tc>
          <w:tcPr>
            <w:tcW w:w="2551" w:type="dxa"/>
            <w:shd w:val="clear" w:color="auto" w:fill="F7F9FC"/>
          </w:tcPr>
          <w:p w14:paraId="5BBF491A">
            <w:pPr>
              <w:wordWrap w:val="0"/>
              <w:spacing w:before="20" w:after="20" w:line="240" w:lineRule="auto"/>
              <w:ind w:firstLine="0"/>
            </w:pPr>
            <w:r>
              <w:rPr>
                <w:sz w:val="20"/>
              </w:rPr>
              <w:t>残差标准差</w:t>
            </w:r>
          </w:p>
        </w:tc>
        <w:tc>
          <w:tcPr>
            <w:tcW w:w="4171" w:type="dxa"/>
            <w:shd w:val="clear" w:color="auto" w:fill="F7F9FC"/>
          </w:tcPr>
          <w:p w14:paraId="54645AB0">
            <w:pPr>
              <w:wordWrap w:val="0"/>
              <w:spacing w:before="20" w:after="20" w:line="240" w:lineRule="auto"/>
              <w:ind w:firstLine="0"/>
            </w:pPr>
            <w:r>
              <w:rPr>
                <w:sz w:val="20"/>
              </w:rPr>
              <w:t>≤0.5mm（局部）/≤5mm（整体）</w:t>
            </w:r>
          </w:p>
        </w:tc>
      </w:tr>
      <w:tr w14:paraId="154533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4E1F34CC">
            <w:pPr>
              <w:wordWrap w:val="0"/>
              <w:spacing w:before="20" w:after="20" w:line="240" w:lineRule="auto"/>
              <w:ind w:firstLine="0"/>
            </w:pPr>
            <w:r>
              <w:rPr>
                <w:sz w:val="20"/>
              </w:rPr>
              <w:t>重叠区偏差最大值</w:t>
            </w:r>
          </w:p>
        </w:tc>
        <w:tc>
          <w:tcPr>
            <w:tcW w:w="2551" w:type="dxa"/>
          </w:tcPr>
          <w:p w14:paraId="1E394217">
            <w:pPr>
              <w:wordWrap w:val="0"/>
              <w:spacing w:before="20" w:after="20" w:line="240" w:lineRule="auto"/>
              <w:ind w:firstLine="0"/>
            </w:pPr>
            <w:r>
              <w:rPr>
                <w:sz w:val="20"/>
              </w:rPr>
              <w:t>95% 分位</w:t>
            </w:r>
          </w:p>
        </w:tc>
        <w:tc>
          <w:tcPr>
            <w:tcW w:w="4171" w:type="dxa"/>
          </w:tcPr>
          <w:p w14:paraId="15A926E1">
            <w:pPr>
              <w:wordWrap w:val="0"/>
              <w:spacing w:before="20" w:after="20" w:line="240" w:lineRule="auto"/>
              <w:ind w:firstLine="0"/>
            </w:pPr>
            <w:r>
              <w:rPr>
                <w:sz w:val="20"/>
              </w:rPr>
              <w:t>≤1mm（局部）/≤10mm（整体）</w:t>
            </w:r>
          </w:p>
        </w:tc>
      </w:tr>
      <w:tr w14:paraId="6BA16A6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1AE4ADD6">
            <w:pPr>
              <w:wordWrap w:val="0"/>
              <w:spacing w:before="20" w:after="20" w:line="240" w:lineRule="auto"/>
              <w:ind w:firstLine="0"/>
            </w:pPr>
            <w:r>
              <w:rPr>
                <w:sz w:val="20"/>
              </w:rPr>
              <w:t>控制点符合性</w:t>
            </w:r>
          </w:p>
        </w:tc>
        <w:tc>
          <w:tcPr>
            <w:tcW w:w="2551" w:type="dxa"/>
            <w:shd w:val="clear" w:color="auto" w:fill="F7F9FC"/>
          </w:tcPr>
          <w:p w14:paraId="51EDB5D2">
            <w:pPr>
              <w:wordWrap w:val="0"/>
              <w:spacing w:before="20" w:after="20" w:line="240" w:lineRule="auto"/>
              <w:ind w:firstLine="0"/>
            </w:pPr>
            <w:r>
              <w:rPr>
                <w:sz w:val="20"/>
              </w:rPr>
              <w:t>独立控制点偏差</w:t>
            </w:r>
          </w:p>
        </w:tc>
        <w:tc>
          <w:tcPr>
            <w:tcW w:w="4171" w:type="dxa"/>
            <w:shd w:val="clear" w:color="auto" w:fill="F7F9FC"/>
          </w:tcPr>
          <w:p w14:paraId="27651348">
            <w:pPr>
              <w:wordWrap w:val="0"/>
              <w:spacing w:before="20" w:after="20" w:line="240" w:lineRule="auto"/>
              <w:ind w:firstLine="0"/>
            </w:pPr>
            <w:r>
              <w:rPr>
                <w:sz w:val="20"/>
              </w:rPr>
              <w:t>≤0.5mm（局部）/≤10mm（整体）</w:t>
            </w:r>
          </w:p>
        </w:tc>
      </w:tr>
    </w:tbl>
    <w:p w14:paraId="2A7BC291">
      <w:pPr>
        <w:wordWrap w:val="0"/>
        <w:spacing w:line="192" w:lineRule="auto"/>
      </w:pPr>
    </w:p>
    <w:p w14:paraId="68E403B9">
      <w:pPr>
        <w:wordWrap w:val="0"/>
        <w:spacing w:line="408" w:lineRule="auto"/>
      </w:pPr>
      <w:r>
        <w:rPr>
          <w:b/>
        </w:rPr>
        <w:t>（6）SHARE S100 原始数据包解析与 PPK 轨迹优化。</w:t>
      </w:r>
    </w:p>
    <w:p w14:paraId="0E6FC240">
      <w:pPr>
        <w:wordWrap w:val="0"/>
        <w:spacing w:line="408" w:lineRule="auto"/>
      </w:pPr>
      <w:r>
        <w:t>针对实景三维扫描仪采用 SHARE SLAM S100 系列平台的实际数据形态，软件内置专用数据接入适配器，完成从原始数据包到统一内部数据模型的转换：</w:t>
      </w:r>
    </w:p>
    <w:p w14:paraId="707BD642">
      <w:pPr>
        <w:wordWrap w:val="0"/>
        <w:spacing w:line="336" w:lineRule="auto"/>
        <w:ind w:left="420"/>
      </w:pPr>
      <w:r>
        <w:t>1．</w:t>
      </w:r>
      <w:r>
        <w:rPr>
          <w:b/>
        </w:rPr>
        <w:t>ROSBAG 解包。</w:t>
      </w:r>
      <w:r>
        <w:t xml:space="preserve"> 基于 ROS1/ROS2 bag 解析库，按 topic 提取 LiDAR 帧、IMU 数据、相机帧及时间戳；支持压缩包流式解压；解包后统计帧数、时间跨度、丢帧率（要求 ≤0.5%），异常时阻断并提示。</w:t>
      </w:r>
    </w:p>
    <w:p w14:paraId="59D786FB">
      <w:pPr>
        <w:wordWrap w:val="0"/>
        <w:spacing w:line="336" w:lineRule="auto"/>
        <w:ind w:left="420"/>
      </w:pPr>
      <w:r>
        <w:t>2．</w:t>
      </w:r>
      <w:r>
        <w:rPr>
          <w:b/>
        </w:rPr>
        <w:t>标定参数加载。</w:t>
      </w:r>
      <w:r>
        <w:t xml:space="preserve"> 解析 </w:t>
      </w:r>
      <w:r>
        <w:rPr>
          <w:rFonts w:ascii="Consolas" w:hAnsi="Consolas" w:eastAsia="Consolas"/>
          <w:sz w:val="22"/>
        </w:rPr>
        <w:t>info</w:t>
      </w:r>
      <w:r>
        <w:t xml:space="preserve"> 目录中的相机内参、LiDAR—相机外参、IMU—LiDAR 外参，校验设备序列号与参数版本，建立传感器间刚体变换链。</w:t>
      </w:r>
    </w:p>
    <w:p w14:paraId="3C621F54">
      <w:pPr>
        <w:wordWrap w:val="0"/>
        <w:spacing w:line="336" w:lineRule="auto"/>
        <w:ind w:left="420"/>
      </w:pPr>
      <w:r>
        <w:t>3．</w:t>
      </w:r>
      <w:r>
        <w:rPr>
          <w:b/>
        </w:rPr>
        <w:t>时间同步。</w:t>
      </w:r>
      <w:r>
        <w:t xml:space="preserve"> 依据硬件同步标志与时间戳，统计 LiDAR、IMU、相机之间的时间偏移；偏移超过1ms 时进行插值补偿或标记该段数据不可用。</w:t>
      </w:r>
    </w:p>
    <w:p w14:paraId="1B58B2AF">
      <w:pPr>
        <w:wordWrap w:val="0"/>
        <w:spacing w:line="336" w:lineRule="auto"/>
        <w:ind w:left="420"/>
      </w:pPr>
      <w:r>
        <w:t>4．</w:t>
      </w:r>
      <w:r>
        <w:rPr>
          <w:b/>
        </w:rPr>
        <w:t>轨迹重算。</w:t>
      </w:r>
      <w:r>
        <w:t xml:space="preserve"> 以 bag 中的 LiDAR/IMU 原始数据重新进行紧耦合里程计与回环优化，输出重算轨迹；与 </w:t>
      </w:r>
      <w:r>
        <w:rPr>
          <w:rFonts w:ascii="Consolas" w:hAnsi="Consolas" w:eastAsia="Consolas"/>
          <w:sz w:val="22"/>
        </w:rPr>
        <w:t>frame_pose.txt</w:t>
      </w:r>
      <w:r>
        <w:t xml:space="preserve"> 比对，位置偏差 ≤2cm、姿态偏差 ≤0.1° 视为一致，超限则提示厂家数据异常或重新解算。</w:t>
      </w:r>
    </w:p>
    <w:p w14:paraId="34CB9CE5">
      <w:pPr>
        <w:wordWrap w:val="0"/>
        <w:spacing w:line="336" w:lineRule="auto"/>
        <w:ind w:left="420"/>
      </w:pPr>
      <w:r>
        <w:t>5．</w:t>
      </w:r>
      <w:r>
        <w:rPr>
          <w:b/>
        </w:rPr>
        <w:t>PPK 解算。</w:t>
      </w:r>
      <w:r>
        <w:t xml:space="preserve"> 在具备基站/CORS 数据时，解析 </w:t>
      </w:r>
      <w:r>
        <w:rPr>
          <w:rFonts w:ascii="Consolas" w:hAnsi="Consolas" w:eastAsia="Consolas"/>
          <w:sz w:val="22"/>
        </w:rPr>
        <w:t>ROVER_PPKRAW.bin</w:t>
      </w:r>
      <w:r>
        <w:t xml:space="preserve"> 进行 PPK 处理，输出固定解比例、RMS、轨迹重复性；将 PPK 轨迹作为绝对约束因子加入位姿图，提升整体绝对精度。</w:t>
      </w:r>
    </w:p>
    <w:p w14:paraId="024ED550">
      <w:pPr>
        <w:wordWrap w:val="0"/>
        <w:spacing w:line="336" w:lineRule="auto"/>
        <w:ind w:left="420"/>
      </w:pPr>
      <w:r>
        <w:t>6．</w:t>
      </w:r>
      <w:r>
        <w:rPr>
          <w:b/>
        </w:rPr>
        <w:t>影像位姿融合。</w:t>
      </w:r>
      <w:r>
        <w:t xml:space="preserve"> 解析 </w:t>
      </w:r>
      <w:r>
        <w:rPr>
          <w:rFonts w:ascii="Consolas" w:hAnsi="Consolas" w:eastAsia="Consolas"/>
          <w:sz w:val="22"/>
        </w:rPr>
        <w:t>ImgPose.txt</w:t>
      </w:r>
      <w:r>
        <w:t xml:space="preserve">（位置+roll/pitch/yaw+四元数+时间戳）与 </w:t>
      </w:r>
      <w:r>
        <w:rPr>
          <w:rFonts w:ascii="Consolas" w:hAnsi="Consolas" w:eastAsia="Consolas"/>
          <w:sz w:val="22"/>
        </w:rPr>
        <w:t>xyzopk.txt</w:t>
      </w:r>
      <w:r>
        <w:t xml:space="preserve">（Omega/Phi/Kappa），两者相互校验后统一转换为内部位姿格式；结合 </w:t>
      </w:r>
      <w:r>
        <w:rPr>
          <w:rFonts w:ascii="Consolas" w:hAnsi="Consolas" w:eastAsia="Consolas"/>
          <w:sz w:val="22"/>
        </w:rPr>
        <w:t>*_undistort.opt</w:t>
      </w:r>
      <w:r>
        <w:t>、</w:t>
      </w:r>
      <w:r>
        <w:rPr>
          <w:rFonts w:ascii="Consolas" w:hAnsi="Consolas" w:eastAsia="Consolas"/>
          <w:sz w:val="22"/>
        </w:rPr>
        <w:t>*_undistort_intrinsic.txt</w:t>
      </w:r>
      <w:r>
        <w:t>、</w:t>
      </w:r>
      <w:r>
        <w:rPr>
          <w:rFonts w:ascii="Consolas" w:hAnsi="Consolas" w:eastAsia="Consolas"/>
          <w:sz w:val="22"/>
        </w:rPr>
        <w:t>TransformedCam.json</w:t>
      </w:r>
      <w:r>
        <w:t xml:space="preserve"> 完成影像—点云精确配准。</w:t>
      </w:r>
    </w:p>
    <w:p w14:paraId="255A028E">
      <w:pPr>
        <w:wordWrap w:val="0"/>
        <w:spacing w:line="336" w:lineRule="auto"/>
        <w:ind w:left="420"/>
      </w:pPr>
      <w:r>
        <w:t>7．</w:t>
      </w:r>
      <w:r>
        <w:rPr>
          <w:b/>
        </w:rPr>
        <w:t>掩膜处理。</w:t>
      </w:r>
      <w:r>
        <w:t xml:space="preserve"> 应用 </w:t>
      </w:r>
      <w:r>
        <w:rPr>
          <w:rFonts w:ascii="Consolas" w:hAnsi="Consolas" w:eastAsia="Consolas"/>
          <w:sz w:val="22"/>
        </w:rPr>
        <w:t>left_mask/right_mask</w:t>
      </w:r>
      <w:r>
        <w:t xml:space="preserve"> 剔除无效像元，避免无效区域参与纹理映射与彩色点云生成。</w:t>
      </w:r>
    </w:p>
    <w:p w14:paraId="0920C6AD">
      <w:pPr>
        <w:wordWrap w:val="0"/>
        <w:spacing w:line="336" w:lineRule="auto"/>
        <w:ind w:left="420"/>
      </w:pPr>
      <w:r>
        <w:t>8．</w:t>
      </w:r>
      <w:r>
        <w:rPr>
          <w:b/>
        </w:rPr>
        <w:t>降级策略。</w:t>
      </w:r>
      <w:r>
        <w:t xml:space="preserve"> 当 bag 解析失败时，自动降级使用 </w:t>
      </w:r>
      <w:r>
        <w:rPr>
          <w:rFonts w:ascii="Consolas" w:hAnsi="Consolas" w:eastAsia="Consolas"/>
          <w:sz w:val="22"/>
        </w:rPr>
        <w:t>pointcloud.pcd</w:t>
      </w:r>
      <w:r>
        <w:t>+去畸变影像+位姿文件完成后续处理，保证现场作业不中断；同时记录降级原因，供后续排查。</w:t>
      </w:r>
    </w:p>
    <w:p w14:paraId="49729118">
      <w:pPr>
        <w:wordWrap w:val="0"/>
        <w:spacing w:before="160" w:after="40" w:line="312" w:lineRule="auto"/>
        <w:ind w:firstLine="0"/>
      </w:pPr>
      <w:r>
        <w:rPr>
          <w:rFonts w:ascii="黑体" w:hAnsi="黑体" w:eastAsia="黑体"/>
          <w:b/>
        </w:rPr>
        <w:t>三维重建算法</w:t>
      </w:r>
    </w:p>
    <w:p w14:paraId="4B35330A">
      <w:pPr>
        <w:wordWrap w:val="0"/>
        <w:spacing w:line="408" w:lineRule="auto"/>
      </w:pPr>
      <w:r>
        <w:rPr>
          <w:b/>
        </w:rPr>
        <w:t>（1）TSDF 融合。</w:t>
      </w:r>
    </w:p>
    <w:p w14:paraId="52F3E0FF">
      <w:pPr>
        <w:wordWrap w:val="0"/>
        <w:spacing w:line="408" w:lineRule="auto"/>
      </w:pPr>
      <w:r>
        <w:t>对每个体素 v，沿相机视线方向累积截断符号距离：</w:t>
      </w:r>
    </w:p>
    <w:p w14:paraId="710B72B9">
      <w:pPr>
        <w:wordWrap w:val="0"/>
        <w:spacing w:before="120" w:after="160" w:line="240" w:lineRule="auto"/>
        <w:jc w:val="center"/>
      </w:pPr>
      <w:r>
        <w:drawing>
          <wp:inline distT="0" distB="0" distL="0" distR="0">
            <wp:extent cx="1809750" cy="558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8"/>
                    <a:stretch>
                      <a:fillRect/>
                    </a:stretch>
                  </pic:blipFill>
                  <pic:spPr>
                    <a:xfrm>
                      <a:off x="0" y="0"/>
                      <a:ext cx="1810146" cy="558576"/>
                    </a:xfrm>
                    <a:prstGeom prst="rect">
                      <a:avLst/>
                    </a:prstGeom>
                  </pic:spPr>
                </pic:pic>
              </a:graphicData>
            </a:graphic>
          </wp:inline>
        </w:drawing>
      </w:r>
    </w:p>
    <w:p w14:paraId="5F3D061C">
      <w:pPr>
        <w:wordWrap w:val="0"/>
        <w:spacing w:line="408" w:lineRule="auto"/>
      </w:pPr>
      <w:r>
        <w:t>其中 tsdfᵢ(v)=clamp(dᵢ(v)μ,-1,1)，μ 为截断距离。采用空间哈希稀疏体素存储，仅对表面附近体素分配内存，支持大场景。</w:t>
      </w:r>
    </w:p>
    <w:p w14:paraId="43205762">
      <w:pPr>
        <w:wordWrap w:val="0"/>
        <w:spacing w:line="408" w:lineRule="auto"/>
      </w:pPr>
      <w:r>
        <w:rPr>
          <w:b/>
        </w:rPr>
        <w:t>（2）泊松重建。</w:t>
      </w:r>
    </w:p>
    <w:p w14:paraId="4AC52411">
      <w:pPr>
        <w:wordWrap w:val="0"/>
        <w:spacing w:line="408" w:lineRule="auto"/>
      </w:pPr>
      <w:r>
        <w:t>在指示函数梯度与点云法向场之间建立泊松方程：</w:t>
      </w:r>
    </w:p>
    <w:p w14:paraId="0805755F">
      <w:pPr>
        <w:wordWrap w:val="0"/>
        <w:spacing w:before="120" w:after="160" w:line="240" w:lineRule="auto"/>
        <w:jc w:val="center"/>
      </w:pPr>
      <w:r>
        <w:drawing>
          <wp:inline distT="0" distB="0" distL="0" distR="0">
            <wp:extent cx="827405" cy="232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9"/>
                    <a:stretch>
                      <a:fillRect/>
                    </a:stretch>
                  </pic:blipFill>
                  <pic:spPr>
                    <a:xfrm>
                      <a:off x="0" y="0"/>
                      <a:ext cx="827410" cy="232989"/>
                    </a:xfrm>
                    <a:prstGeom prst="rect">
                      <a:avLst/>
                    </a:prstGeom>
                  </pic:spPr>
                </pic:pic>
              </a:graphicData>
            </a:graphic>
          </wp:inline>
        </w:drawing>
      </w:r>
    </w:p>
    <w:p w14:paraId="54748524">
      <w:pPr>
        <w:wordWrap w:val="0"/>
        <w:spacing w:line="408" w:lineRule="auto"/>
      </w:pPr>
      <w:r>
        <w:t>采用八叉树自适应离散，在缺陷区域提高分辨率，在平坦区域降低分辨率，兼顾精度与效率。重建后采用移动最小二乘（MLS）投影回原始点云，保证几何保真。</w:t>
      </w:r>
    </w:p>
    <w:p w14:paraId="1524A8CC">
      <w:pPr>
        <w:wordWrap w:val="0"/>
        <w:spacing w:line="408" w:lineRule="auto"/>
      </w:pPr>
      <w:r>
        <w:rPr>
          <w:b/>
        </w:rPr>
        <w:t>（3）网格优化。</w:t>
      </w:r>
    </w:p>
    <w:p w14:paraId="3A6C511B">
      <w:pPr>
        <w:wordWrap w:val="0"/>
        <w:spacing w:line="336" w:lineRule="auto"/>
        <w:ind w:left="420"/>
      </w:pPr>
      <w:r>
        <w:t>1．采用 QEM 简化，误差阈值按区域设置（缺陷区 0.1mm，平坦区 1mm）。</w:t>
      </w:r>
    </w:p>
    <w:p w14:paraId="68705F15">
      <w:pPr>
        <w:wordWrap w:val="0"/>
        <w:spacing w:line="336" w:lineRule="auto"/>
        <w:ind w:left="420"/>
      </w:pPr>
      <w:r>
        <w:t>2．采用 Laplacian 平滑抑制噪声，但保留特征边（法向突变、深度边缘）。</w:t>
      </w:r>
    </w:p>
    <w:p w14:paraId="39FCA682">
      <w:pPr>
        <w:wordWrap w:val="0"/>
        <w:spacing w:line="336" w:lineRule="auto"/>
        <w:ind w:left="420"/>
      </w:pPr>
      <w:r>
        <w:t>3．孔洞修补采用各向异性三角化，修补面单独标记为"非实测面"，不参与缺陷计算。</w:t>
      </w:r>
    </w:p>
    <w:p w14:paraId="2C8CA910">
      <w:pPr>
        <w:wordWrap w:val="0"/>
        <w:spacing w:line="408" w:lineRule="auto"/>
      </w:pPr>
      <w:r>
        <w:rPr>
          <w:b/>
        </w:rPr>
        <w:t>（4）3DGS 训练与压缩。</w:t>
      </w:r>
    </w:p>
    <w:p w14:paraId="2B3E8A81">
      <w:pPr>
        <w:wordWrap w:val="0"/>
        <w:spacing w:line="336" w:lineRule="auto"/>
        <w:ind w:left="420"/>
      </w:pPr>
      <w:r>
        <w:rPr>
          <w:sz w:val="21"/>
        </w:rPr>
        <w:t xml:space="preserve">● </w:t>
      </w:r>
      <w:r>
        <w:t>初始化：以 SfM 稀疏点或 2mm 降采样点云初始化高斯球；尺度按最近邻距离设置，旋转初始化为单位四元数，球谐系数按视角颜色初始化。</w:t>
      </w:r>
    </w:p>
    <w:p w14:paraId="1954397A">
      <w:pPr>
        <w:wordWrap w:val="0"/>
        <w:spacing w:line="336" w:lineRule="auto"/>
        <w:ind w:left="420"/>
      </w:pPr>
      <w:r>
        <w:rPr>
          <w:sz w:val="21"/>
        </w:rPr>
        <w:t xml:space="preserve">● </w:t>
      </w:r>
      <w:r>
        <w:t>训练：Adam 优化器，学习率按位置/尺度/旋转/不透明度/球谐分组设置；稠密化与剪枝策略控制高斯数量。</w:t>
      </w:r>
    </w:p>
    <w:p w14:paraId="4F2DC327">
      <w:pPr>
        <w:wordWrap w:val="0"/>
        <w:spacing w:line="336" w:lineRule="auto"/>
        <w:ind w:left="420"/>
      </w:pPr>
      <w:r>
        <w:rPr>
          <w:sz w:val="21"/>
        </w:rPr>
        <w:t xml:space="preserve">● </w:t>
      </w:r>
      <w:r>
        <w:t>损失：L=0.8L₁+0.2LDSSIM，加入深度正则与法向正则抑制漂浮物。</w:t>
      </w:r>
    </w:p>
    <w:p w14:paraId="29A49419">
      <w:pPr>
        <w:wordWrap w:val="0"/>
        <w:spacing w:line="336" w:lineRule="auto"/>
        <w:ind w:left="420"/>
      </w:pPr>
      <w:r>
        <w:rPr>
          <w:sz w:val="21"/>
        </w:rPr>
        <w:t xml:space="preserve">● </w:t>
      </w:r>
      <w:r>
        <w:t>压缩：球谐从 3 阶降至 1~2 阶、位置/尺度/旋转量化至 16 位、不透明度剪枝，压缩率 ≥50%。</w:t>
      </w:r>
    </w:p>
    <w:p w14:paraId="29D25043">
      <w:pPr>
        <w:wordWrap w:val="0"/>
        <w:spacing w:line="336" w:lineRule="auto"/>
        <w:ind w:left="420"/>
      </w:pPr>
      <w:r>
        <w:rPr>
          <w:sz w:val="21"/>
        </w:rPr>
        <w:t xml:space="preserve">● </w:t>
      </w:r>
      <w:r>
        <w:t>一致性：训练时引入点云深度监督，保证 3DGS 与网格几何一致。</w:t>
      </w:r>
    </w:p>
    <w:p w14:paraId="045DD144">
      <w:pPr>
        <w:wordWrap w:val="0"/>
        <w:spacing w:before="160" w:after="40" w:line="312" w:lineRule="auto"/>
      </w:pPr>
      <w:r>
        <w:rPr>
          <w:rFonts w:ascii="黑体" w:hAnsi="黑体" w:eastAsia="黑体"/>
          <w:b/>
        </w:rPr>
        <w:t>缺陷识别算法</w:t>
      </w:r>
    </w:p>
    <w:p w14:paraId="1E31D6A7">
      <w:pPr>
        <w:wordWrap w:val="0"/>
        <w:spacing w:line="408" w:lineRule="auto"/>
      </w:pPr>
      <w:r>
        <w:rPr>
          <w:b/>
        </w:rPr>
        <w:t>（1）二维分割网络。</w:t>
      </w:r>
    </w:p>
    <w:p w14:paraId="790479F0">
      <w:pPr>
        <w:wordWrap w:val="0"/>
        <w:spacing w:line="336" w:lineRule="auto"/>
        <w:ind w:left="420"/>
      </w:pPr>
      <w:r>
        <w:rPr>
          <w:sz w:val="21"/>
        </w:rPr>
        <w:t xml:space="preserve">● </w:t>
      </w:r>
      <w:r>
        <w:t>输入：多尺度真彩色影像（640×640、1024×1024 双尺度）。</w:t>
      </w:r>
    </w:p>
    <w:p w14:paraId="3BC6F203">
      <w:pPr>
        <w:wordWrap w:val="0"/>
        <w:spacing w:line="336" w:lineRule="auto"/>
        <w:ind w:left="420"/>
      </w:pPr>
      <w:r>
        <w:rPr>
          <w:sz w:val="21"/>
        </w:rPr>
        <w:t xml:space="preserve">● </w:t>
      </w:r>
      <w:r>
        <w:t>骨干：SegFormer-B2/B3，采用分层 Transformer 编码器+轻量 MLP 解码器。</w:t>
      </w:r>
    </w:p>
    <w:p w14:paraId="5A3F2073">
      <w:pPr>
        <w:wordWrap w:val="0"/>
        <w:spacing w:line="336" w:lineRule="auto"/>
        <w:ind w:left="420"/>
      </w:pPr>
      <w:r>
        <w:rPr>
          <w:sz w:val="21"/>
        </w:rPr>
        <w:t xml:space="preserve">● </w:t>
      </w:r>
      <w:r>
        <w:t>损失：交叉熵+ Dice 混合损失，类别权重按样本频次反比设置，缓解不均衡。</w:t>
      </w:r>
    </w:p>
    <w:p w14:paraId="42CCC0EE">
      <w:pPr>
        <w:wordWrap w:val="0"/>
        <w:spacing w:line="336" w:lineRule="auto"/>
        <w:ind w:left="420"/>
      </w:pPr>
      <w:r>
        <w:rPr>
          <w:sz w:val="21"/>
        </w:rPr>
        <w:t xml:space="preserve">● </w:t>
      </w:r>
      <w:r>
        <w:t>后处理：条件随机场（CRF）细化边界，形态学开闭运算去噪，连通域分析生成实例。</w:t>
      </w:r>
    </w:p>
    <w:p w14:paraId="44124C8B">
      <w:pPr>
        <w:wordWrap w:val="0"/>
        <w:spacing w:line="408" w:lineRule="auto"/>
      </w:pPr>
      <w:r>
        <w:rPr>
          <w:b/>
        </w:rPr>
        <w:t>（2）三维分割网络。</w:t>
      </w:r>
    </w:p>
    <w:p w14:paraId="0D0F416C">
      <w:pPr>
        <w:wordWrap w:val="0"/>
        <w:spacing w:line="336" w:lineRule="auto"/>
        <w:ind w:left="420"/>
      </w:pPr>
      <w:r>
        <w:rPr>
          <w:sz w:val="21"/>
        </w:rPr>
        <w:t xml:space="preserve">● </w:t>
      </w:r>
      <w:r>
        <w:t>输入：点云坐标、法向、曲率、强度、颜色（六通道）。</w:t>
      </w:r>
    </w:p>
    <w:p w14:paraId="1D4D864E">
      <w:pPr>
        <w:wordWrap w:val="0"/>
        <w:spacing w:line="336" w:lineRule="auto"/>
        <w:ind w:left="420"/>
      </w:pPr>
      <w:r>
        <w:rPr>
          <w:sz w:val="21"/>
        </w:rPr>
        <w:t xml:space="preserve">● </w:t>
      </w:r>
      <w:r>
        <w:t>网络：RandLA-Net（大场景高效）或 PointNet++（小场景精细）。</w:t>
      </w:r>
    </w:p>
    <w:p w14:paraId="42262F69">
      <w:pPr>
        <w:wordWrap w:val="0"/>
        <w:spacing w:line="336" w:lineRule="auto"/>
        <w:ind w:left="420"/>
      </w:pPr>
      <w:r>
        <w:rPr>
          <w:sz w:val="21"/>
        </w:rPr>
        <w:t xml:space="preserve">● </w:t>
      </w:r>
      <w:r>
        <w:t>训练：以二维分割投影结果作为弱标签，以人工标注作为强标签，半监督训练。</w:t>
      </w:r>
    </w:p>
    <w:p w14:paraId="4DF59726">
      <w:pPr>
        <w:wordWrap w:val="0"/>
        <w:spacing w:line="336" w:lineRule="auto"/>
        <w:ind w:left="420"/>
      </w:pPr>
      <w:r>
        <w:rPr>
          <w:sz w:val="21"/>
        </w:rPr>
        <w:t xml:space="preserve">● </w:t>
      </w:r>
      <w:r>
        <w:t>输出：逐点类别概率，聚类生成三维缺陷实例。</w:t>
      </w:r>
    </w:p>
    <w:p w14:paraId="61B47BFF">
      <w:pPr>
        <w:wordWrap w:val="0"/>
        <w:spacing w:line="408" w:lineRule="auto"/>
      </w:pPr>
      <w:r>
        <w:rPr>
          <w:b/>
        </w:rPr>
        <w:t>（3）多模态融合决策。</w:t>
      </w:r>
    </w:p>
    <w:p w14:paraId="6405D4C1">
      <w:pPr>
        <w:wordWrap w:val="0"/>
        <w:spacing w:line="408" w:lineRule="auto"/>
      </w:pPr>
      <w:r>
        <w:t>对每个候选实例，融合二维与三维置信度：</w:t>
      </w:r>
    </w:p>
    <w:p w14:paraId="4EBFD843">
      <w:pPr>
        <w:wordWrap w:val="0"/>
        <w:spacing w:before="120" w:after="160" w:line="240" w:lineRule="auto"/>
        <w:jc w:val="center"/>
      </w:pPr>
      <w:r>
        <w:drawing>
          <wp:inline distT="0" distB="0" distL="0" distR="0">
            <wp:extent cx="4166870" cy="2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0"/>
                    <a:stretch>
                      <a:fillRect/>
                    </a:stretch>
                  </pic:blipFill>
                  <pic:spPr>
                    <a:xfrm>
                      <a:off x="0" y="0"/>
                      <a:ext cx="4166920" cy="247924"/>
                    </a:xfrm>
                    <a:prstGeom prst="rect">
                      <a:avLst/>
                    </a:prstGeom>
                  </pic:spPr>
                </pic:pic>
              </a:graphicData>
            </a:graphic>
          </wp:inline>
        </w:drawing>
      </w:r>
    </w:p>
    <w:p w14:paraId="30D86E9D">
      <w:pPr>
        <w:wordWrap w:val="0"/>
        <w:spacing w:line="408" w:lineRule="auto"/>
      </w:pPr>
      <w:r>
        <w:t>其中 Pgeo 为几何规则置信度（如深度突变、曲率异常），α,β 可配置。融合后按阈值输出候选，低置信度候选进入人工复核队列。</w:t>
      </w:r>
    </w:p>
    <w:p w14:paraId="7A184291">
      <w:pPr>
        <w:wordWrap w:val="0"/>
        <w:spacing w:line="408" w:lineRule="auto"/>
      </w:pPr>
      <w:r>
        <w:rPr>
          <w:b/>
        </w:rPr>
        <w:t>（4）典型缺陷专项算法。</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7148"/>
      </w:tblGrid>
      <w:tr w14:paraId="595FE6E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0FBEA419">
            <w:pPr>
              <w:wordWrap w:val="0"/>
              <w:spacing w:before="20" w:after="20" w:line="240" w:lineRule="auto"/>
              <w:ind w:firstLine="0"/>
            </w:pPr>
            <w:r>
              <w:rPr>
                <w:b/>
                <w:sz w:val="20"/>
              </w:rPr>
              <w:t>缺陷</w:t>
            </w:r>
          </w:p>
        </w:tc>
        <w:tc>
          <w:tcPr>
            <w:tcW w:w="7148" w:type="dxa"/>
            <w:shd w:val="clear" w:color="auto" w:fill="D9E2F3"/>
          </w:tcPr>
          <w:p w14:paraId="1FAA0A75">
            <w:pPr>
              <w:wordWrap w:val="0"/>
              <w:spacing w:before="20" w:after="20" w:line="240" w:lineRule="auto"/>
              <w:ind w:firstLine="0"/>
            </w:pPr>
            <w:r>
              <w:rPr>
                <w:b/>
                <w:sz w:val="20"/>
              </w:rPr>
              <w:t>算法要点</w:t>
            </w:r>
          </w:p>
        </w:tc>
      </w:tr>
      <w:tr w14:paraId="3CD2F1A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4F29C877">
            <w:pPr>
              <w:wordWrap w:val="0"/>
              <w:spacing w:before="20" w:after="20" w:line="240" w:lineRule="auto"/>
              <w:ind w:firstLine="0"/>
            </w:pPr>
            <w:r>
              <w:rPr>
                <w:sz w:val="20"/>
              </w:rPr>
              <w:t>裂缝</w:t>
            </w:r>
          </w:p>
        </w:tc>
        <w:tc>
          <w:tcPr>
            <w:tcW w:w="7148" w:type="dxa"/>
          </w:tcPr>
          <w:p w14:paraId="10FC5EF1">
            <w:pPr>
              <w:wordWrap w:val="0"/>
              <w:spacing w:before="20" w:after="20" w:line="240" w:lineRule="auto"/>
              <w:ind w:firstLine="0"/>
            </w:pPr>
            <w:r>
              <w:rPr>
                <w:sz w:val="20"/>
              </w:rPr>
              <w:t>多尺度线检测（Frangi/Hessian）+骨架细化+宽度测量（法向距离变换）</w:t>
            </w:r>
          </w:p>
        </w:tc>
      </w:tr>
      <w:tr w14:paraId="5897F82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038CA288">
            <w:pPr>
              <w:wordWrap w:val="0"/>
              <w:spacing w:before="20" w:after="20" w:line="240" w:lineRule="auto"/>
              <w:ind w:firstLine="0"/>
            </w:pPr>
            <w:r>
              <w:rPr>
                <w:sz w:val="20"/>
              </w:rPr>
              <w:t>冲蚀坑槽</w:t>
            </w:r>
          </w:p>
        </w:tc>
        <w:tc>
          <w:tcPr>
            <w:tcW w:w="7148" w:type="dxa"/>
            <w:shd w:val="clear" w:color="auto" w:fill="F7F9FC"/>
          </w:tcPr>
          <w:p w14:paraId="4543E43E">
            <w:pPr>
              <w:wordWrap w:val="0"/>
              <w:spacing w:before="20" w:after="20" w:line="240" w:lineRule="auto"/>
              <w:ind w:firstLine="0"/>
            </w:pPr>
            <w:r>
              <w:rPr>
                <w:sz w:val="20"/>
              </w:rPr>
              <w:t>深度图局部极小值检测+区域生长+边缘曲率分割</w:t>
            </w:r>
          </w:p>
        </w:tc>
      </w:tr>
      <w:tr w14:paraId="51EFCCC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591739D8">
            <w:pPr>
              <w:wordWrap w:val="0"/>
              <w:spacing w:before="20" w:after="20" w:line="240" w:lineRule="auto"/>
              <w:ind w:firstLine="0"/>
            </w:pPr>
            <w:r>
              <w:rPr>
                <w:sz w:val="20"/>
              </w:rPr>
              <w:t>露筋</w:t>
            </w:r>
          </w:p>
        </w:tc>
        <w:tc>
          <w:tcPr>
            <w:tcW w:w="7148" w:type="dxa"/>
          </w:tcPr>
          <w:p w14:paraId="6B12F938">
            <w:pPr>
              <w:wordWrap w:val="0"/>
              <w:spacing w:before="20" w:after="20" w:line="240" w:lineRule="auto"/>
              <w:ind w:firstLine="0"/>
            </w:pPr>
            <w:r>
              <w:rPr>
                <w:sz w:val="20"/>
              </w:rPr>
              <w:t>颜色空间（HSV/Lab）锈色分割+线状形态+深度凸起验证</w:t>
            </w:r>
          </w:p>
        </w:tc>
      </w:tr>
      <w:tr w14:paraId="6DCF02C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7790F797">
            <w:pPr>
              <w:wordWrap w:val="0"/>
              <w:spacing w:before="20" w:after="20" w:line="240" w:lineRule="auto"/>
              <w:ind w:firstLine="0"/>
            </w:pPr>
            <w:r>
              <w:rPr>
                <w:sz w:val="20"/>
              </w:rPr>
              <w:t>蜂窝麻面</w:t>
            </w:r>
          </w:p>
        </w:tc>
        <w:tc>
          <w:tcPr>
            <w:tcW w:w="7148" w:type="dxa"/>
            <w:shd w:val="clear" w:color="auto" w:fill="F7F9FC"/>
          </w:tcPr>
          <w:p w14:paraId="0F774642">
            <w:pPr>
              <w:wordWrap w:val="0"/>
              <w:spacing w:before="20" w:after="20" w:line="240" w:lineRule="auto"/>
              <w:ind w:firstLine="0"/>
            </w:pPr>
            <w:r>
              <w:rPr>
                <w:sz w:val="20"/>
              </w:rPr>
              <w:t>纹理熵+局部二值模式（LBP）+几何粗糙度</w:t>
            </w:r>
          </w:p>
        </w:tc>
      </w:tr>
      <w:tr w14:paraId="2F616F4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39A98978">
            <w:pPr>
              <w:wordWrap w:val="0"/>
              <w:spacing w:before="20" w:after="20" w:line="240" w:lineRule="auto"/>
              <w:ind w:firstLine="0"/>
            </w:pPr>
            <w:r>
              <w:rPr>
                <w:sz w:val="20"/>
              </w:rPr>
              <w:t>渗漏</w:t>
            </w:r>
          </w:p>
        </w:tc>
        <w:tc>
          <w:tcPr>
            <w:tcW w:w="7148" w:type="dxa"/>
          </w:tcPr>
          <w:p w14:paraId="380B950A">
            <w:pPr>
              <w:wordWrap w:val="0"/>
              <w:spacing w:before="20" w:after="20" w:line="240" w:lineRule="auto"/>
              <w:ind w:firstLine="0"/>
            </w:pPr>
            <w:r>
              <w:rPr>
                <w:sz w:val="20"/>
              </w:rPr>
              <w:t>颜色异常+高光/湿度特征+析钙白色区域检测（可选红外辅助）</w:t>
            </w:r>
          </w:p>
        </w:tc>
      </w:tr>
      <w:tr w14:paraId="1D1379C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47F7F8E6">
            <w:pPr>
              <w:wordWrap w:val="0"/>
              <w:spacing w:before="20" w:after="20" w:line="240" w:lineRule="auto"/>
              <w:ind w:firstLine="0"/>
            </w:pPr>
            <w:r>
              <w:rPr>
                <w:sz w:val="20"/>
              </w:rPr>
              <w:t>错台</w:t>
            </w:r>
          </w:p>
        </w:tc>
        <w:tc>
          <w:tcPr>
            <w:tcW w:w="7148" w:type="dxa"/>
            <w:shd w:val="clear" w:color="auto" w:fill="F7F9FC"/>
          </w:tcPr>
          <w:p w14:paraId="0F14692C">
            <w:pPr>
              <w:wordWrap w:val="0"/>
              <w:spacing w:before="20" w:after="20" w:line="240" w:lineRule="auto"/>
              <w:ind w:firstLine="0"/>
            </w:pPr>
            <w:r>
              <w:rPr>
                <w:sz w:val="20"/>
              </w:rPr>
              <w:t>深度阶跃检测+边缘直线拟合+高差计算</w:t>
            </w:r>
          </w:p>
        </w:tc>
      </w:tr>
      <w:tr w14:paraId="69A3770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0F32A082">
            <w:pPr>
              <w:wordWrap w:val="0"/>
              <w:spacing w:before="20" w:after="20" w:line="240" w:lineRule="auto"/>
              <w:ind w:firstLine="0"/>
            </w:pPr>
            <w:r>
              <w:rPr>
                <w:sz w:val="20"/>
              </w:rPr>
              <w:t>涂层剥落</w:t>
            </w:r>
          </w:p>
        </w:tc>
        <w:tc>
          <w:tcPr>
            <w:tcW w:w="7148" w:type="dxa"/>
          </w:tcPr>
          <w:p w14:paraId="244441F7">
            <w:pPr>
              <w:wordWrap w:val="0"/>
              <w:spacing w:before="20" w:after="20" w:line="240" w:lineRule="auto"/>
              <w:ind w:firstLine="0"/>
            </w:pPr>
            <w:r>
              <w:rPr>
                <w:sz w:val="20"/>
              </w:rPr>
              <w:t>颜色聚类+边界清晰度+区域片状特征</w:t>
            </w:r>
          </w:p>
        </w:tc>
      </w:tr>
    </w:tbl>
    <w:p w14:paraId="3F1AEACA">
      <w:pPr>
        <w:wordWrap w:val="0"/>
        <w:spacing w:line="192" w:lineRule="auto"/>
      </w:pPr>
    </w:p>
    <w:p w14:paraId="06AE22A6">
      <w:pPr>
        <w:wordWrap w:val="0"/>
        <w:spacing w:line="408" w:lineRule="auto"/>
      </w:pPr>
      <w:r>
        <w:rPr>
          <w:b/>
        </w:rPr>
        <w:t>（5）模型迭代机制。</w:t>
      </w:r>
    </w:p>
    <w:p w14:paraId="6173F6EC">
      <w:pPr>
        <w:wordWrap w:val="0"/>
        <w:spacing w:line="336" w:lineRule="auto"/>
        <w:ind w:left="420"/>
      </w:pPr>
      <w:r>
        <w:rPr>
          <w:sz w:val="21"/>
        </w:rPr>
        <w:t xml:space="preserve">● </w:t>
      </w:r>
      <w:r>
        <w:t>现场复核结果自动回流至样本库，形成</w:t>
      </w:r>
      <w:r>
        <w:rPr>
          <w:rFonts w:hint="eastAsia"/>
        </w:rPr>
        <w:t>“</w:t>
      </w:r>
      <w:r>
        <w:t>识别—复核—再训练</w:t>
      </w:r>
      <w:r>
        <w:rPr>
          <w:rFonts w:hint="eastAsia"/>
        </w:rPr>
        <w:t>”</w:t>
      </w:r>
      <w:r>
        <w:t>闭环。</w:t>
      </w:r>
    </w:p>
    <w:p w14:paraId="38D4938D">
      <w:pPr>
        <w:wordWrap w:val="0"/>
        <w:spacing w:line="336" w:lineRule="auto"/>
        <w:ind w:left="420"/>
      </w:pPr>
      <w:r>
        <w:rPr>
          <w:sz w:val="21"/>
        </w:rPr>
        <w:t xml:space="preserve">● </w:t>
      </w:r>
      <w:r>
        <w:t>支持按项目/电站微调模型，避免</w:t>
      </w:r>
      <w:r>
        <w:rPr>
          <w:rFonts w:hint="eastAsia"/>
        </w:rPr>
        <w:t>“</w:t>
      </w:r>
      <w:r>
        <w:t>一刀切</w:t>
      </w:r>
      <w:r>
        <w:rPr>
          <w:rFonts w:hint="eastAsia"/>
        </w:rPr>
        <w:t>”</w:t>
      </w:r>
      <w:r>
        <w:t>。</w:t>
      </w:r>
    </w:p>
    <w:p w14:paraId="4E2D5D91">
      <w:pPr>
        <w:wordWrap w:val="0"/>
        <w:spacing w:line="336" w:lineRule="auto"/>
        <w:ind w:left="420"/>
      </w:pPr>
      <w:r>
        <w:rPr>
          <w:sz w:val="21"/>
        </w:rPr>
        <w:t xml:space="preserve">● </w:t>
      </w:r>
      <w:r>
        <w:t>模型版本与训练数据版本记录在案，报告可追溯识别模型版本。</w:t>
      </w:r>
    </w:p>
    <w:p w14:paraId="3D6B593F">
      <w:pPr>
        <w:wordWrap w:val="0"/>
        <w:spacing w:before="160" w:after="40" w:line="312" w:lineRule="auto"/>
      </w:pPr>
      <w:r>
        <w:rPr>
          <w:rFonts w:ascii="黑体" w:hAnsi="黑体" w:eastAsia="黑体"/>
          <w:b/>
        </w:rPr>
        <w:t>缺陷量化算法</w:t>
      </w:r>
    </w:p>
    <w:p w14:paraId="5A4B89FF">
      <w:pPr>
        <w:wordWrap w:val="0"/>
        <w:spacing w:line="408" w:lineRule="auto"/>
      </w:pPr>
      <w:r>
        <w:rPr>
          <w:b/>
        </w:rPr>
        <w:t>（1）缺陷边界提取。</w:t>
      </w:r>
    </w:p>
    <w:p w14:paraId="1EF9D9C0">
      <w:pPr>
        <w:wordWrap w:val="0"/>
        <w:spacing w:line="336" w:lineRule="auto"/>
        <w:ind w:left="420"/>
      </w:pPr>
      <w:r>
        <w:rPr>
          <w:sz w:val="21"/>
        </w:rPr>
        <w:t xml:space="preserve">● </w:t>
      </w:r>
      <w:r>
        <w:t>二维掩膜投影到三维点云，得到缺陷点集 Pd；</w:t>
      </w:r>
    </w:p>
    <w:p w14:paraId="7223539E">
      <w:pPr>
        <w:wordWrap w:val="0"/>
        <w:spacing w:line="336" w:lineRule="auto"/>
        <w:ind w:left="420"/>
      </w:pPr>
      <w:r>
        <w:rPr>
          <w:sz w:val="21"/>
        </w:rPr>
        <w:t xml:space="preserve">● </w:t>
      </w:r>
      <w:r>
        <w:t>对 Pd 进行欧氏聚类，剔除孤立点；</w:t>
      </w:r>
    </w:p>
    <w:p w14:paraId="504BCF6E">
      <w:pPr>
        <w:wordWrap w:val="0"/>
        <w:spacing w:line="336" w:lineRule="auto"/>
        <w:ind w:left="420"/>
      </w:pPr>
      <w:r>
        <w:rPr>
          <w:sz w:val="21"/>
        </w:rPr>
        <w:t xml:space="preserve">● </w:t>
      </w:r>
      <w:r>
        <w:t>采用 Alpha Shape/凹包算法提取边界多边形，避免凸包</w:t>
      </w:r>
      <w:r>
        <w:rPr>
          <w:rFonts w:hint="eastAsia"/>
        </w:rPr>
        <w:t>“</w:t>
      </w:r>
      <w:r>
        <w:t>吞并</w:t>
      </w:r>
      <w:r>
        <w:rPr>
          <w:rFonts w:hint="eastAsia"/>
        </w:rPr>
        <w:t>”</w:t>
      </w:r>
      <w:r>
        <w:t>凹形缺陷；</w:t>
      </w:r>
    </w:p>
    <w:p w14:paraId="076192B2">
      <w:pPr>
        <w:wordWrap w:val="0"/>
        <w:spacing w:line="336" w:lineRule="auto"/>
        <w:ind w:left="420"/>
      </w:pPr>
      <w:r>
        <w:rPr>
          <w:sz w:val="21"/>
        </w:rPr>
        <w:t xml:space="preserve">● </w:t>
      </w:r>
      <w:r>
        <w:t>边界平滑采用 B 样条拟合，保留真实形态。</w:t>
      </w:r>
    </w:p>
    <w:p w14:paraId="45456113">
      <w:pPr>
        <w:wordWrap w:val="0"/>
        <w:spacing w:line="408" w:lineRule="auto"/>
      </w:pPr>
      <w:r>
        <w:rPr>
          <w:b/>
        </w:rPr>
        <w:t>（2）局部基准面拟合。</w:t>
      </w:r>
    </w:p>
    <w:p w14:paraId="11A9E867">
      <w:pPr>
        <w:wordWrap w:val="0"/>
        <w:spacing w:line="408" w:lineRule="auto"/>
      </w:pPr>
      <w:r>
        <w:t>对缺陷邻域 Ω（缺陷边界外扩 1.5 倍特征尺寸）采用 RANSAC 拟合二次曲面，迭代剔除缺陷点与粗差：</w:t>
      </w:r>
    </w:p>
    <w:p w14:paraId="3E456A5F">
      <w:pPr>
        <w:wordWrap w:val="0"/>
        <w:spacing w:before="120" w:after="160" w:line="240" w:lineRule="auto"/>
        <w:jc w:val="center"/>
      </w:pPr>
      <w:r>
        <w:drawing>
          <wp:inline distT="0" distB="0" distL="0" distR="0">
            <wp:extent cx="4295140" cy="450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1"/>
                    <a:stretch>
                      <a:fillRect/>
                    </a:stretch>
                  </pic:blipFill>
                  <pic:spPr>
                    <a:xfrm>
                      <a:off x="0" y="0"/>
                      <a:ext cx="4295363" cy="451042"/>
                    </a:xfrm>
                    <a:prstGeom prst="rect">
                      <a:avLst/>
                    </a:prstGeom>
                  </pic:spPr>
                </pic:pic>
              </a:graphicData>
            </a:graphic>
          </wp:inline>
        </w:drawing>
      </w:r>
    </w:p>
    <w:p w14:paraId="080E85C6">
      <w:pPr>
        <w:wordWrap w:val="0"/>
        <w:spacing w:line="408" w:lineRule="auto"/>
      </w:pPr>
      <w:r>
        <w:t>对侧墙，将局部坐标系旋转至墙面法向为 z 轴后同理计算。</w:t>
      </w:r>
    </w:p>
    <w:p w14:paraId="302EA671">
      <w:pPr>
        <w:wordWrap w:val="0"/>
        <w:spacing w:line="408" w:lineRule="auto"/>
      </w:pPr>
      <w:r>
        <w:rPr>
          <w:b/>
        </w:rPr>
        <w:t>（3）深度计算。</w:t>
      </w:r>
    </w:p>
    <w:p w14:paraId="08B408A8">
      <w:pPr>
        <w:wordWrap w:val="0"/>
        <w:spacing w:before="120" w:after="160" w:line="240" w:lineRule="auto"/>
        <w:jc w:val="center"/>
      </w:pPr>
      <w:r>
        <w:drawing>
          <wp:inline distT="0" distB="0" distL="0" distR="0">
            <wp:extent cx="1346835" cy="2565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2"/>
                    <a:stretch>
                      <a:fillRect/>
                    </a:stretch>
                  </pic:blipFill>
                  <pic:spPr>
                    <a:xfrm>
                      <a:off x="0" y="0"/>
                      <a:ext cx="1347155" cy="256885"/>
                    </a:xfrm>
                    <a:prstGeom prst="rect">
                      <a:avLst/>
                    </a:prstGeom>
                  </pic:spPr>
                </pic:pic>
              </a:graphicData>
            </a:graphic>
          </wp:inline>
        </w:drawing>
      </w:r>
    </w:p>
    <w:p w14:paraId="7DBCD312">
      <w:pPr>
        <w:wordWrap w:val="0"/>
        <w:spacing w:line="408" w:lineRule="auto"/>
      </w:pPr>
      <w:r>
        <w:t>其中 n 为基准面法向，p₀ 为基准面上一点。取 dᵢ&gt;0 为凹陷（冲磨），dᵢ&lt;0 为凸起（淤积/鼓包）。深度统计输出最大值、平均值、95% 分位值。</w:t>
      </w:r>
    </w:p>
    <w:p w14:paraId="4FFA42AA">
      <w:pPr>
        <w:wordWrap w:val="0"/>
        <w:spacing w:line="408" w:lineRule="auto"/>
      </w:pPr>
      <w:r>
        <w:rPr>
          <w:b/>
        </w:rPr>
        <w:t>（4）长宽计算。</w:t>
      </w:r>
    </w:p>
    <w:p w14:paraId="4EDC479A">
      <w:pPr>
        <w:wordWrap w:val="0"/>
        <w:spacing w:line="408" w:lineRule="auto"/>
      </w:pPr>
      <w:r>
        <w:t>将缺陷点集投影到水平面，按水流方向 eₛ 与垂直水流方向 eₜ 构建局部坐标系：</w:t>
      </w:r>
    </w:p>
    <w:p w14:paraId="73B3C299">
      <w:pPr>
        <w:wordWrap w:val="0"/>
        <w:spacing w:before="120" w:after="160" w:line="240" w:lineRule="auto"/>
        <w:jc w:val="center"/>
      </w:pPr>
      <w:r>
        <w:drawing>
          <wp:inline distT="0" distB="0" distL="0" distR="0">
            <wp:extent cx="5182235" cy="313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3"/>
                    <a:stretch>
                      <a:fillRect/>
                    </a:stretch>
                  </pic:blipFill>
                  <pic:spPr>
                    <a:xfrm>
                      <a:off x="0" y="0"/>
                      <a:ext cx="5182514" cy="313639"/>
                    </a:xfrm>
                    <a:prstGeom prst="rect">
                      <a:avLst/>
                    </a:prstGeom>
                  </pic:spPr>
                </pic:pic>
              </a:graphicData>
            </a:graphic>
          </wp:inline>
        </w:drawing>
      </w:r>
    </w:p>
    <w:p w14:paraId="523D57C0">
      <w:pPr>
        <w:wordWrap w:val="0"/>
        <w:spacing w:line="408" w:lineRule="auto"/>
      </w:pPr>
      <w:r>
        <w:t>水流方向由流道中心线或设计图纸确定，可在软件中配置；对侧墙，长度沿水流方向、宽度沿高度方向。</w:t>
      </w:r>
    </w:p>
    <w:p w14:paraId="165C3772">
      <w:pPr>
        <w:wordWrap w:val="0"/>
        <w:spacing w:line="408" w:lineRule="auto"/>
      </w:pPr>
      <w:r>
        <w:rPr>
          <w:b/>
        </w:rPr>
        <w:t>（5）面积计算。</w:t>
      </w:r>
    </w:p>
    <w:p w14:paraId="6AC7C9F5">
      <w:pPr>
        <w:wordWrap w:val="0"/>
        <w:spacing w:line="408" w:lineRule="auto"/>
      </w:pPr>
      <w:r>
        <w:t>采用网格三角面投影面积之和：</w:t>
      </w:r>
    </w:p>
    <w:p w14:paraId="0D9BA907">
      <w:pPr>
        <w:wordWrap w:val="0"/>
        <w:spacing w:before="120" w:after="160" w:line="240" w:lineRule="auto"/>
        <w:jc w:val="center"/>
      </w:pPr>
      <w:r>
        <w:drawing>
          <wp:inline distT="0" distB="0" distL="0" distR="0">
            <wp:extent cx="1651635" cy="4178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4"/>
                    <a:stretch>
                      <a:fillRect/>
                    </a:stretch>
                  </pic:blipFill>
                  <pic:spPr>
                    <a:xfrm>
                      <a:off x="0" y="0"/>
                      <a:ext cx="1651833" cy="418186"/>
                    </a:xfrm>
                    <a:prstGeom prst="rect">
                      <a:avLst/>
                    </a:prstGeom>
                  </pic:spPr>
                </pic:pic>
              </a:graphicData>
            </a:graphic>
          </wp:inline>
        </w:drawing>
      </w:r>
    </w:p>
    <w:p w14:paraId="27B0301C">
      <w:pPr>
        <w:wordWrap w:val="0"/>
        <w:spacing w:line="408" w:lineRule="auto"/>
      </w:pPr>
      <w:r>
        <w:t>其中 Td 为缺陷区域三角面集合，nᵣef 为基准面法向。对曲面缺陷，同时输出曲面面积与投影面积。</w:t>
      </w:r>
    </w:p>
    <w:p w14:paraId="2D326F59">
      <w:pPr>
        <w:wordWrap w:val="0"/>
        <w:spacing w:line="408" w:lineRule="auto"/>
      </w:pPr>
      <w:r>
        <w:rPr>
          <w:b/>
        </w:rPr>
        <w:t>（6）体积计算。</w:t>
      </w:r>
    </w:p>
    <w:p w14:paraId="02E6869F">
      <w:pPr>
        <w:wordWrap w:val="0"/>
        <w:spacing w:line="408" w:lineRule="auto"/>
      </w:pPr>
      <w:r>
        <w:t>采用体素积分：</w:t>
      </w:r>
    </w:p>
    <w:p w14:paraId="60C73AB5">
      <w:pPr>
        <w:wordWrap w:val="0"/>
        <w:spacing w:before="120" w:after="160" w:line="240" w:lineRule="auto"/>
        <w:jc w:val="center"/>
      </w:pPr>
      <w:r>
        <w:drawing>
          <wp:inline distT="0" distB="0" distL="0" distR="0">
            <wp:extent cx="1872615" cy="4121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5"/>
                    <a:stretch>
                      <a:fillRect/>
                    </a:stretch>
                  </pic:blipFill>
                  <pic:spPr>
                    <a:xfrm>
                      <a:off x="0" y="0"/>
                      <a:ext cx="1872874" cy="412212"/>
                    </a:xfrm>
                    <a:prstGeom prst="rect">
                      <a:avLst/>
                    </a:prstGeom>
                  </pic:spPr>
                </pic:pic>
              </a:graphicData>
            </a:graphic>
          </wp:inline>
        </w:drawing>
      </w:r>
    </w:p>
    <w:p w14:paraId="56240D64">
      <w:pPr>
        <w:wordWrap w:val="0"/>
        <w:spacing w:line="408" w:lineRule="auto"/>
      </w:pPr>
      <w:r>
        <w:t>其中 Ac 为体素在基准面上的投影面积，dc 为该体素内缺陷点平均深度。体素尺寸按精度需求设置（0.5~2mm），并做边界修正（将边界体素按覆盖率折算）。</w:t>
      </w:r>
    </w:p>
    <w:p w14:paraId="4022ABCA">
      <w:pPr>
        <w:wordWrap w:val="0"/>
        <w:spacing w:line="408" w:lineRule="auto"/>
      </w:pPr>
      <w:r>
        <w:rPr>
          <w:b/>
        </w:rPr>
        <w:t>（7）精度与不确定度。</w:t>
      </w:r>
    </w:p>
    <w:p w14:paraId="0D2544E5">
      <w:pPr>
        <w:wordWrap w:val="0"/>
        <w:spacing w:line="408" w:lineRule="auto"/>
      </w:pPr>
      <w:r>
        <w:t>对每个量化结果输出不确定度估计：</w:t>
      </w:r>
    </w:p>
    <w:p w14:paraId="69D0B6DE">
      <w:pPr>
        <w:wordWrap w:val="0"/>
        <w:spacing w:before="120" w:after="160" w:line="240" w:lineRule="auto"/>
        <w:jc w:val="center"/>
      </w:pPr>
      <w:r>
        <w:drawing>
          <wp:inline distT="0" distB="0" distL="0" distR="0">
            <wp:extent cx="1600835" cy="4387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6"/>
                    <a:stretch>
                      <a:fillRect/>
                    </a:stretch>
                  </pic:blipFill>
                  <pic:spPr>
                    <a:xfrm>
                      <a:off x="0" y="0"/>
                      <a:ext cx="1601053" cy="439095"/>
                    </a:xfrm>
                    <a:prstGeom prst="rect">
                      <a:avLst/>
                    </a:prstGeom>
                  </pic:spPr>
                </pic:pic>
              </a:graphicData>
            </a:graphic>
          </wp:inline>
        </w:drawing>
      </w:r>
    </w:p>
    <w:p w14:paraId="07044CE7">
      <w:pPr>
        <w:wordWrap w:val="0"/>
        <w:spacing w:line="408" w:lineRule="auto"/>
      </w:pPr>
      <w:r>
        <w:t>并在报告中给出</w:t>
      </w:r>
      <w:r>
        <w:rPr>
          <w:rFonts w:hint="eastAsia"/>
        </w:rPr>
        <w:t>“</w:t>
      </w:r>
      <w:r>
        <w:t>尺寸±不确定度</w:t>
      </w:r>
      <w:r>
        <w:rPr>
          <w:rFonts w:hint="eastAsia"/>
        </w:rPr>
        <w:t>”</w:t>
      </w:r>
      <w:r>
        <w:t>表述，体现量测的科学性与可追溯性。</w:t>
      </w:r>
    </w:p>
    <w:p w14:paraId="4B06DCC2">
      <w:pPr>
        <w:wordWrap w:val="0"/>
        <w:spacing w:before="160" w:after="40" w:line="312" w:lineRule="auto"/>
      </w:pPr>
      <w:r>
        <w:rPr>
          <w:rFonts w:ascii="黑体" w:hAnsi="黑体" w:eastAsia="黑体"/>
          <w:b/>
        </w:rPr>
        <w:t>变化检测算法</w:t>
      </w:r>
    </w:p>
    <w:p w14:paraId="614FEA12">
      <w:pPr>
        <w:wordWrap w:val="0"/>
        <w:spacing w:line="408" w:lineRule="auto"/>
      </w:pPr>
      <w:r>
        <w:rPr>
          <w:b/>
        </w:rPr>
        <w:t>（1）M3C2 核心步骤。</w:t>
      </w:r>
    </w:p>
    <w:p w14:paraId="51D3AE72">
      <w:pPr>
        <w:wordWrap w:val="0"/>
        <w:spacing w:line="336" w:lineRule="auto"/>
        <w:ind w:left="420"/>
      </w:pPr>
      <w:r>
        <w:t>1．在两期点云中分别构建法向尺度 D/2 的圆柱体；</w:t>
      </w:r>
    </w:p>
    <w:p w14:paraId="40D8398F">
      <w:pPr>
        <w:wordWrap w:val="0"/>
        <w:spacing w:line="336" w:lineRule="auto"/>
        <w:ind w:left="420"/>
      </w:pPr>
      <w:r>
        <w:t>2．计算核心点在两期点云中的平均位置 p₁,p₂；</w:t>
      </w:r>
    </w:p>
    <w:p w14:paraId="4224FD3D">
      <w:pPr>
        <w:wordWrap w:val="0"/>
        <w:spacing w:line="336" w:lineRule="auto"/>
        <w:ind w:left="420"/>
      </w:pPr>
      <w:r>
        <w:t>3．沿法向距离 d=(p₁-p₂)^ᵀn；</w:t>
      </w:r>
    </w:p>
    <w:p w14:paraId="2013E248">
      <w:pPr>
        <w:wordWrap w:val="0"/>
        <w:spacing w:line="336" w:lineRule="auto"/>
        <w:ind w:left="420"/>
      </w:pPr>
      <w:r>
        <w:t>4．计算 95% 置信区间：</w:t>
      </w:r>
    </w:p>
    <w:p w14:paraId="35DCA4D2">
      <w:pPr>
        <w:wordWrap w:val="0"/>
        <w:spacing w:before="120" w:after="160" w:line="240" w:lineRule="auto"/>
        <w:jc w:val="center"/>
      </w:pPr>
      <w:r>
        <w:drawing>
          <wp:inline distT="0" distB="0" distL="0" distR="0">
            <wp:extent cx="1588770" cy="393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7"/>
                    <a:stretch>
                      <a:fillRect/>
                    </a:stretch>
                  </pic:blipFill>
                  <pic:spPr>
                    <a:xfrm>
                      <a:off x="0" y="0"/>
                      <a:ext cx="1589105" cy="394289"/>
                    </a:xfrm>
                    <a:prstGeom prst="rect">
                      <a:avLst/>
                    </a:prstGeom>
                  </pic:spPr>
                </pic:pic>
              </a:graphicData>
            </a:graphic>
          </wp:inline>
        </w:drawing>
      </w:r>
    </w:p>
    <w:p w14:paraId="6CABDCC2">
      <w:pPr>
        <w:wordWrap w:val="0"/>
        <w:spacing w:line="336" w:lineRule="auto"/>
        <w:ind w:left="420"/>
      </w:pPr>
      <w:r>
        <w:t>5．当 |d|&gt;L₉5 时判定为显著变化，否则视为未变化；</w:t>
      </w:r>
    </w:p>
    <w:p w14:paraId="184101D4">
      <w:pPr>
        <w:wordWrap w:val="0"/>
        <w:spacing w:line="336" w:lineRule="auto"/>
        <w:ind w:left="420"/>
      </w:pPr>
      <w:r>
        <w:t>6．对显著变化区域聚类，输出变化斑块。</w:t>
      </w:r>
    </w:p>
    <w:p w14:paraId="10EFE587">
      <w:pPr>
        <w:wordWrap w:val="0"/>
        <w:spacing w:line="408" w:lineRule="auto"/>
      </w:pPr>
      <w:r>
        <w:rPr>
          <w:b/>
        </w:rPr>
        <w:t>（2）高程差云图（DoD）。</w:t>
      </w:r>
    </w:p>
    <w:p w14:paraId="5E4538C5">
      <w:pPr>
        <w:wordWrap w:val="0"/>
        <w:spacing w:line="408" w:lineRule="auto"/>
      </w:pPr>
      <w:r>
        <w:t>将两期点云栅格化到同一网格（如 5cm×5cm），计算每格高程差，生成云图与统计直方图，用于快速直观展示冲磨/淤积分布。</w:t>
      </w:r>
    </w:p>
    <w:p w14:paraId="209FB768">
      <w:pPr>
        <w:wordWrap w:val="0"/>
        <w:spacing w:line="408" w:lineRule="auto"/>
      </w:pPr>
      <w:r>
        <w:rPr>
          <w:b/>
        </w:rPr>
        <w:t>（3）变化统计与趋势。</w:t>
      </w:r>
    </w:p>
    <w:p w14:paraId="2A4BE274">
      <w:pPr>
        <w:wordWrap w:val="0"/>
        <w:spacing w:line="336" w:lineRule="auto"/>
        <w:ind w:left="420"/>
      </w:pPr>
      <w:r>
        <w:rPr>
          <w:sz w:val="21"/>
        </w:rPr>
        <w:t xml:space="preserve">● </w:t>
      </w:r>
      <w:r>
        <w:t>按区域统计：变化面积、净体积变化、最大冲刷深度、最大淤积高度。</w:t>
      </w:r>
    </w:p>
    <w:p w14:paraId="3C3B5588">
      <w:pPr>
        <w:wordWrap w:val="0"/>
        <w:spacing w:line="336" w:lineRule="auto"/>
        <w:ind w:left="420"/>
      </w:pPr>
      <w:r>
        <w:rPr>
          <w:sz w:val="21"/>
        </w:rPr>
        <w:t xml:space="preserve">● </w:t>
      </w:r>
      <w:r>
        <w:t>按缺陷统计：同一缺陷的体积变化率、深度发展速率。</w:t>
      </w:r>
    </w:p>
    <w:p w14:paraId="4B4D10A2">
      <w:pPr>
        <w:wordWrap w:val="0"/>
        <w:spacing w:line="336" w:lineRule="auto"/>
        <w:ind w:left="420"/>
      </w:pPr>
      <w:r>
        <w:rPr>
          <w:sz w:val="21"/>
        </w:rPr>
        <w:t xml:space="preserve">● </w:t>
      </w:r>
      <w:r>
        <w:t>时间序列：多期数据拟合趋势线，输出年变化率与预测区间。</w:t>
      </w:r>
    </w:p>
    <w:p w14:paraId="6683E29A">
      <w:pPr>
        <w:wordWrap w:val="0"/>
        <w:spacing w:line="336" w:lineRule="auto"/>
        <w:ind w:left="420"/>
      </w:pPr>
      <w:r>
        <w:rPr>
          <w:sz w:val="21"/>
        </w:rPr>
        <w:t xml:space="preserve">● </w:t>
      </w:r>
      <w:r>
        <w:t>风险分级：按发展速率与绝对量分级，输出重点关注清单。</w:t>
      </w:r>
    </w:p>
    <w:p w14:paraId="6C992049">
      <w:pPr>
        <w:wordWrap w:val="0"/>
        <w:spacing w:line="408" w:lineRule="auto"/>
      </w:pPr>
      <w:r>
        <w:rPr>
          <w:b/>
        </w:rPr>
        <w:t>（4）纹理变化对比。</w:t>
      </w:r>
    </w:p>
    <w:p w14:paraId="49787167">
      <w:pPr>
        <w:wordWrap w:val="0"/>
        <w:spacing w:line="336" w:lineRule="auto"/>
        <w:ind w:left="420"/>
      </w:pPr>
      <w:r>
        <w:rPr>
          <w:sz w:val="21"/>
        </w:rPr>
        <w:t xml:space="preserve">● </w:t>
      </w:r>
      <w:r>
        <w:t>同名点影像提取：以三维点为中心，在两期影像中提取同名区域。</w:t>
      </w:r>
    </w:p>
    <w:p w14:paraId="2CA35103">
      <w:pPr>
        <w:wordWrap w:val="0"/>
        <w:spacing w:line="336" w:lineRule="auto"/>
        <w:ind w:left="420"/>
      </w:pPr>
      <w:r>
        <w:rPr>
          <w:sz w:val="21"/>
        </w:rPr>
        <w:t xml:space="preserve">● </w:t>
      </w:r>
      <w:r>
        <w:t>计算 SSIM、颜色差异（ΔE）、纹理特征差异（LBP 直方图距离）。</w:t>
      </w:r>
    </w:p>
    <w:p w14:paraId="1067BCB4">
      <w:pPr>
        <w:wordWrap w:val="0"/>
        <w:spacing w:line="336" w:lineRule="auto"/>
        <w:ind w:left="420"/>
      </w:pPr>
      <w:r>
        <w:rPr>
          <w:sz w:val="21"/>
        </w:rPr>
        <w:t xml:space="preserve">● </w:t>
      </w:r>
      <w:r>
        <w:t>输出纹理变化热力图，辅助判断表面劣化（如析钙、变色、涂层老化）。</w:t>
      </w:r>
    </w:p>
    <w:p w14:paraId="76BF0C58">
      <w:pPr>
        <w:wordWrap w:val="0"/>
        <w:spacing w:before="160" w:after="40" w:line="312" w:lineRule="auto"/>
      </w:pPr>
      <w:r>
        <w:rPr>
          <w:rFonts w:ascii="黑体" w:hAnsi="黑体" w:eastAsia="黑体"/>
          <w:b/>
        </w:rPr>
        <w:t>报告生成算法与工程实现</w:t>
      </w:r>
    </w:p>
    <w:p w14:paraId="1A498CB3">
      <w:pPr>
        <w:wordWrap w:val="0"/>
        <w:spacing w:line="336" w:lineRule="auto"/>
        <w:ind w:left="420"/>
      </w:pPr>
      <w:r>
        <w:t>1．</w:t>
      </w:r>
      <w:r>
        <w:rPr>
          <w:b/>
        </w:rPr>
        <w:t>模板解析。</w:t>
      </w:r>
      <w:r>
        <w:t xml:space="preserve"> 解析 DOCX 模板中的占位符（</w:t>
      </w:r>
      <w:r>
        <w:rPr>
          <w:rFonts w:ascii="Consolas" w:hAnsi="Consolas" w:eastAsia="Consolas"/>
          <w:sz w:val="22"/>
        </w:rPr>
        <w:t>{{project.name}}</w:t>
      </w:r>
      <w:r>
        <w:t>）、循环块（</w:t>
      </w:r>
      <w:r>
        <w:rPr>
          <w:rFonts w:ascii="Consolas" w:hAnsi="Consolas" w:eastAsia="Consolas"/>
          <w:sz w:val="22"/>
        </w:rPr>
        <w:t>{{#defects}}...{{/defects}}</w:t>
      </w:r>
      <w:r>
        <w:t>）、条件块（</w:t>
      </w:r>
      <w:r>
        <w:rPr>
          <w:rFonts w:ascii="Consolas" w:hAnsi="Consolas" w:eastAsia="Consolas"/>
          <w:sz w:val="22"/>
        </w:rPr>
        <w:t>{{#if hasLeak}}</w:t>
      </w:r>
      <w:r>
        <w:t>），构建抽象语法树。</w:t>
      </w:r>
    </w:p>
    <w:p w14:paraId="12A764E7">
      <w:pPr>
        <w:wordWrap w:val="0"/>
        <w:spacing w:line="336" w:lineRule="auto"/>
        <w:ind w:left="420"/>
      </w:pPr>
      <w:r>
        <w:t>2．</w:t>
      </w:r>
      <w:r>
        <w:rPr>
          <w:b/>
        </w:rPr>
        <w:t>数据绑定。</w:t>
      </w:r>
      <w:r>
        <w:t xml:space="preserve"> 从数据库查询项目、缺陷、照片、图表数据，按模板结构填充；缺失数据按规则降级（留空/提示/阻断）。</w:t>
      </w:r>
    </w:p>
    <w:p w14:paraId="3AD6BC66">
      <w:pPr>
        <w:wordWrap w:val="0"/>
        <w:spacing w:line="336" w:lineRule="auto"/>
        <w:ind w:left="420"/>
      </w:pPr>
      <w:r>
        <w:t>3．</w:t>
      </w:r>
      <w:r>
        <w:rPr>
          <w:b/>
        </w:rPr>
        <w:t>图表生成。</w:t>
      </w:r>
      <w:r>
        <w:t xml:space="preserve"> 采用 ECharts 服务端渲染为 PNG/SVG，嵌入报告；支持分辨率 300dpi。</w:t>
      </w:r>
    </w:p>
    <w:p w14:paraId="5B065DA9">
      <w:pPr>
        <w:wordWrap w:val="0"/>
        <w:spacing w:line="336" w:lineRule="auto"/>
        <w:ind w:left="420"/>
      </w:pPr>
      <w:r>
        <w:t>4．</w:t>
      </w:r>
      <w:r>
        <w:rPr>
          <w:b/>
        </w:rPr>
        <w:t>照片排版。</w:t>
      </w:r>
      <w:r>
        <w:t xml:space="preserve"> 按模板版式自动缩放、裁剪、加标注、加图题；支持一页多图、一缺陷一页。</w:t>
      </w:r>
    </w:p>
    <w:p w14:paraId="1E43F69C">
      <w:pPr>
        <w:wordWrap w:val="0"/>
        <w:spacing w:line="336" w:lineRule="auto"/>
        <w:ind w:left="420"/>
      </w:pPr>
      <w:r>
        <w:t>5．</w:t>
      </w:r>
      <w:r>
        <w:rPr>
          <w:b/>
        </w:rPr>
        <w:t>DWG 生成。</w:t>
      </w:r>
      <w:r>
        <w:t xml:space="preserve"> 通过 CAD 接口创建图层、绘制多段线、填充、文字、标注、图框；坐标从缺陷库读取，比例按图框自动换算。</w:t>
      </w:r>
    </w:p>
    <w:p w14:paraId="30588CD3">
      <w:pPr>
        <w:wordWrap w:val="0"/>
        <w:spacing w:line="336" w:lineRule="auto"/>
        <w:ind w:left="420"/>
      </w:pPr>
      <w:r>
        <w:t>6．</w:t>
      </w:r>
      <w:r>
        <w:rPr>
          <w:b/>
        </w:rPr>
        <w:t>文档合并。</w:t>
      </w:r>
      <w:r>
        <w:t xml:space="preserve"> 正文、表格、图表、照片、图纸按顺序合并，生成目录、页码、页眉页脚。</w:t>
      </w:r>
    </w:p>
    <w:p w14:paraId="501F3F70">
      <w:pPr>
        <w:wordWrap w:val="0"/>
        <w:spacing w:line="336" w:lineRule="auto"/>
        <w:ind w:left="420"/>
      </w:pPr>
      <w:r>
        <w:t>7．</w:t>
      </w:r>
      <w:r>
        <w:rPr>
          <w:b/>
        </w:rPr>
        <w:t>格式输出。</w:t>
      </w:r>
      <w:r>
        <w:t xml:space="preserve"> DOCX（可编辑）、PDF（签章版）、PPTX（汇报版）、XLSX（数据表）、DWG（图纸）。</w:t>
      </w:r>
    </w:p>
    <w:p w14:paraId="59D17BC9">
      <w:pPr>
        <w:wordWrap w:val="0"/>
        <w:spacing w:before="160" w:after="40" w:line="312" w:lineRule="auto"/>
      </w:pPr>
      <w:r>
        <w:rPr>
          <w:rFonts w:ascii="黑体" w:hAnsi="黑体" w:eastAsia="黑体"/>
          <w:b/>
        </w:rPr>
        <w:t>算法性能优化</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122"/>
        <w:gridCol w:w="3774"/>
        <w:gridCol w:w="2948"/>
      </w:tblGrid>
      <w:tr w14:paraId="7FCE44F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D9E2F3"/>
          </w:tcPr>
          <w:p w14:paraId="5486AE87">
            <w:pPr>
              <w:wordWrap w:val="0"/>
              <w:spacing w:before="20" w:after="20" w:line="240" w:lineRule="auto"/>
              <w:ind w:firstLine="0"/>
            </w:pPr>
            <w:r>
              <w:rPr>
                <w:b/>
                <w:sz w:val="20"/>
              </w:rPr>
              <w:t>优化手段</w:t>
            </w:r>
          </w:p>
        </w:tc>
        <w:tc>
          <w:tcPr>
            <w:tcW w:w="3774" w:type="dxa"/>
            <w:shd w:val="clear" w:color="auto" w:fill="D9E2F3"/>
          </w:tcPr>
          <w:p w14:paraId="4DE24915">
            <w:pPr>
              <w:wordWrap w:val="0"/>
              <w:spacing w:before="20" w:after="20" w:line="240" w:lineRule="auto"/>
              <w:ind w:firstLine="0"/>
            </w:pPr>
            <w:r>
              <w:rPr>
                <w:b/>
                <w:sz w:val="20"/>
              </w:rPr>
              <w:t>应用环节</w:t>
            </w:r>
          </w:p>
        </w:tc>
        <w:tc>
          <w:tcPr>
            <w:tcW w:w="2948" w:type="dxa"/>
            <w:shd w:val="clear" w:color="auto" w:fill="D9E2F3"/>
          </w:tcPr>
          <w:p w14:paraId="7D1A94E0">
            <w:pPr>
              <w:wordWrap w:val="0"/>
              <w:spacing w:before="20" w:after="20" w:line="240" w:lineRule="auto"/>
              <w:ind w:firstLine="0"/>
            </w:pPr>
            <w:r>
              <w:rPr>
                <w:b/>
                <w:sz w:val="20"/>
              </w:rPr>
              <w:t>预期效果</w:t>
            </w:r>
          </w:p>
        </w:tc>
      </w:tr>
      <w:tr w14:paraId="0ACEAEB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2737BD39">
            <w:pPr>
              <w:wordWrap w:val="0"/>
              <w:spacing w:before="20" w:after="20" w:line="240" w:lineRule="auto"/>
              <w:ind w:firstLine="0"/>
            </w:pPr>
            <w:r>
              <w:rPr>
                <w:sz w:val="20"/>
              </w:rPr>
              <w:t>GPU 并行</w:t>
            </w:r>
          </w:p>
        </w:tc>
        <w:tc>
          <w:tcPr>
            <w:tcW w:w="3774" w:type="dxa"/>
          </w:tcPr>
          <w:p w14:paraId="20630E4C">
            <w:pPr>
              <w:wordWrap w:val="0"/>
              <w:spacing w:before="20" w:after="20" w:line="240" w:lineRule="auto"/>
              <w:ind w:firstLine="0"/>
            </w:pPr>
            <w:r>
              <w:rPr>
                <w:sz w:val="20"/>
              </w:rPr>
              <w:t>去噪、法向、TSDF、3DGS、推理</w:t>
            </w:r>
          </w:p>
        </w:tc>
        <w:tc>
          <w:tcPr>
            <w:tcW w:w="2948" w:type="dxa"/>
          </w:tcPr>
          <w:p w14:paraId="1328443E">
            <w:pPr>
              <w:wordWrap w:val="0"/>
              <w:spacing w:before="20" w:after="20" w:line="240" w:lineRule="auto"/>
              <w:ind w:firstLine="0"/>
            </w:pPr>
            <w:r>
              <w:rPr>
                <w:sz w:val="20"/>
              </w:rPr>
              <w:t>加速 5~20 倍</w:t>
            </w:r>
          </w:p>
        </w:tc>
      </w:tr>
      <w:tr w14:paraId="390C9C7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3611015D">
            <w:pPr>
              <w:wordWrap w:val="0"/>
              <w:spacing w:before="20" w:after="20" w:line="240" w:lineRule="auto"/>
              <w:ind w:firstLine="0"/>
            </w:pPr>
            <w:r>
              <w:rPr>
                <w:sz w:val="20"/>
              </w:rPr>
              <w:t>八叉树/体素哈希</w:t>
            </w:r>
          </w:p>
        </w:tc>
        <w:tc>
          <w:tcPr>
            <w:tcW w:w="3774" w:type="dxa"/>
            <w:shd w:val="clear" w:color="auto" w:fill="F7F9FC"/>
          </w:tcPr>
          <w:p w14:paraId="456E1BAF">
            <w:pPr>
              <w:wordWrap w:val="0"/>
              <w:spacing w:before="20" w:after="20" w:line="240" w:lineRule="auto"/>
              <w:ind w:firstLine="0"/>
            </w:pPr>
            <w:r>
              <w:rPr>
                <w:sz w:val="20"/>
              </w:rPr>
              <w:t>点云索引、邻域搜索</w:t>
            </w:r>
          </w:p>
        </w:tc>
        <w:tc>
          <w:tcPr>
            <w:tcW w:w="2948" w:type="dxa"/>
            <w:shd w:val="clear" w:color="auto" w:fill="F7F9FC"/>
          </w:tcPr>
          <w:p w14:paraId="2C28ECAE">
            <w:pPr>
              <w:wordWrap w:val="0"/>
              <w:spacing w:before="20" w:after="20" w:line="240" w:lineRule="auto"/>
              <w:ind w:firstLine="0"/>
            </w:pPr>
            <w:r>
              <w:rPr>
                <w:sz w:val="20"/>
              </w:rPr>
              <w:t>查询复杂度 O(log n)</w:t>
            </w:r>
          </w:p>
        </w:tc>
      </w:tr>
      <w:tr w14:paraId="524137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33DB3F1F">
            <w:pPr>
              <w:wordWrap w:val="0"/>
              <w:spacing w:before="20" w:after="20" w:line="240" w:lineRule="auto"/>
              <w:ind w:firstLine="0"/>
            </w:pPr>
            <w:r>
              <w:rPr>
                <w:sz w:val="20"/>
              </w:rPr>
              <w:t>多尺度由粗到精</w:t>
            </w:r>
          </w:p>
        </w:tc>
        <w:tc>
          <w:tcPr>
            <w:tcW w:w="3774" w:type="dxa"/>
          </w:tcPr>
          <w:p w14:paraId="7D116372">
            <w:pPr>
              <w:wordWrap w:val="0"/>
              <w:spacing w:before="20" w:after="20" w:line="240" w:lineRule="auto"/>
              <w:ind w:firstLine="0"/>
            </w:pPr>
            <w:r>
              <w:rPr>
                <w:sz w:val="20"/>
              </w:rPr>
              <w:t>配准、重建</w:t>
            </w:r>
          </w:p>
        </w:tc>
        <w:tc>
          <w:tcPr>
            <w:tcW w:w="2948" w:type="dxa"/>
          </w:tcPr>
          <w:p w14:paraId="1F210ECB">
            <w:pPr>
              <w:wordWrap w:val="0"/>
              <w:spacing w:before="20" w:after="20" w:line="240" w:lineRule="auto"/>
              <w:ind w:firstLine="0"/>
            </w:pPr>
            <w:r>
              <w:rPr>
                <w:sz w:val="20"/>
              </w:rPr>
              <w:t>减少迭代次数 50%</w:t>
            </w:r>
          </w:p>
        </w:tc>
      </w:tr>
      <w:tr w14:paraId="59323F9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2AF419C2">
            <w:pPr>
              <w:wordWrap w:val="0"/>
              <w:spacing w:before="20" w:after="20" w:line="240" w:lineRule="auto"/>
              <w:ind w:firstLine="0"/>
            </w:pPr>
            <w:r>
              <w:rPr>
                <w:sz w:val="20"/>
              </w:rPr>
              <w:t>分块瓦片</w:t>
            </w:r>
          </w:p>
        </w:tc>
        <w:tc>
          <w:tcPr>
            <w:tcW w:w="3774" w:type="dxa"/>
            <w:shd w:val="clear" w:color="auto" w:fill="F7F9FC"/>
          </w:tcPr>
          <w:p w14:paraId="718D0090">
            <w:pPr>
              <w:wordWrap w:val="0"/>
              <w:spacing w:before="20" w:after="20" w:line="240" w:lineRule="auto"/>
              <w:ind w:firstLine="0"/>
            </w:pPr>
            <w:r>
              <w:rPr>
                <w:sz w:val="20"/>
              </w:rPr>
              <w:t>重建、渲染、报告</w:t>
            </w:r>
          </w:p>
        </w:tc>
        <w:tc>
          <w:tcPr>
            <w:tcW w:w="2948" w:type="dxa"/>
            <w:shd w:val="clear" w:color="auto" w:fill="F7F9FC"/>
          </w:tcPr>
          <w:p w14:paraId="495B9364">
            <w:pPr>
              <w:wordWrap w:val="0"/>
              <w:spacing w:before="20" w:after="20" w:line="240" w:lineRule="auto"/>
              <w:ind w:firstLine="0"/>
            </w:pPr>
            <w:r>
              <w:rPr>
                <w:sz w:val="20"/>
              </w:rPr>
              <w:t>支持大场景、流式加载</w:t>
            </w:r>
          </w:p>
        </w:tc>
      </w:tr>
      <w:tr w14:paraId="3FF257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77BD6827">
            <w:pPr>
              <w:wordWrap w:val="0"/>
              <w:spacing w:before="20" w:after="20" w:line="240" w:lineRule="auto"/>
              <w:ind w:firstLine="0"/>
            </w:pPr>
            <w:r>
              <w:rPr>
                <w:sz w:val="20"/>
              </w:rPr>
              <w:t>增量计算</w:t>
            </w:r>
          </w:p>
        </w:tc>
        <w:tc>
          <w:tcPr>
            <w:tcW w:w="3774" w:type="dxa"/>
          </w:tcPr>
          <w:p w14:paraId="38518F23">
            <w:pPr>
              <w:wordWrap w:val="0"/>
              <w:spacing w:before="20" w:after="20" w:line="240" w:lineRule="auto"/>
              <w:ind w:firstLine="0"/>
            </w:pPr>
            <w:r>
              <w:rPr>
                <w:sz w:val="20"/>
              </w:rPr>
              <w:t>补扫、局部重算</w:t>
            </w:r>
          </w:p>
        </w:tc>
        <w:tc>
          <w:tcPr>
            <w:tcW w:w="2948" w:type="dxa"/>
          </w:tcPr>
          <w:p w14:paraId="2BED0C01">
            <w:pPr>
              <w:wordWrap w:val="0"/>
              <w:spacing w:before="20" w:after="20" w:line="240" w:lineRule="auto"/>
              <w:ind w:firstLine="0"/>
            </w:pPr>
            <w:r>
              <w:rPr>
                <w:sz w:val="20"/>
              </w:rPr>
              <w:t>仅重算变化区域</w:t>
            </w:r>
          </w:p>
        </w:tc>
      </w:tr>
      <w:tr w14:paraId="373580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4F12F0B6">
            <w:pPr>
              <w:wordWrap w:val="0"/>
              <w:spacing w:before="20" w:after="20" w:line="240" w:lineRule="auto"/>
              <w:ind w:firstLine="0"/>
            </w:pPr>
            <w:r>
              <w:rPr>
                <w:sz w:val="20"/>
              </w:rPr>
              <w:t>混合精度</w:t>
            </w:r>
          </w:p>
        </w:tc>
        <w:tc>
          <w:tcPr>
            <w:tcW w:w="3774" w:type="dxa"/>
            <w:shd w:val="clear" w:color="auto" w:fill="F7F9FC"/>
          </w:tcPr>
          <w:p w14:paraId="24A94698">
            <w:pPr>
              <w:wordWrap w:val="0"/>
              <w:spacing w:before="20" w:after="20" w:line="240" w:lineRule="auto"/>
              <w:ind w:firstLine="0"/>
            </w:pPr>
            <w:r>
              <w:rPr>
                <w:sz w:val="20"/>
              </w:rPr>
              <w:t>深度学习推理/训练</w:t>
            </w:r>
          </w:p>
        </w:tc>
        <w:tc>
          <w:tcPr>
            <w:tcW w:w="2948" w:type="dxa"/>
            <w:shd w:val="clear" w:color="auto" w:fill="F7F9FC"/>
          </w:tcPr>
          <w:p w14:paraId="0D05EBD8">
            <w:pPr>
              <w:wordWrap w:val="0"/>
              <w:spacing w:before="20" w:after="20" w:line="240" w:lineRule="auto"/>
              <w:ind w:firstLine="0"/>
            </w:pPr>
            <w:r>
              <w:rPr>
                <w:sz w:val="20"/>
              </w:rPr>
              <w:t>显存降低 40%，速度提升 30%</w:t>
            </w:r>
          </w:p>
        </w:tc>
      </w:tr>
      <w:tr w14:paraId="7E7A13D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1A9F0A0B">
            <w:pPr>
              <w:wordWrap w:val="0"/>
              <w:spacing w:before="20" w:after="20" w:line="240" w:lineRule="auto"/>
              <w:ind w:firstLine="0"/>
            </w:pPr>
            <w:r>
              <w:rPr>
                <w:sz w:val="20"/>
              </w:rPr>
              <w:t>模型量化/剪枝</w:t>
            </w:r>
          </w:p>
        </w:tc>
        <w:tc>
          <w:tcPr>
            <w:tcW w:w="3774" w:type="dxa"/>
          </w:tcPr>
          <w:p w14:paraId="6250FF97">
            <w:pPr>
              <w:wordWrap w:val="0"/>
              <w:spacing w:before="20" w:after="20" w:line="240" w:lineRule="auto"/>
              <w:ind w:firstLine="0"/>
            </w:pPr>
            <w:r>
              <w:rPr>
                <w:sz w:val="20"/>
              </w:rPr>
              <w:t>缺陷识别模型</w:t>
            </w:r>
          </w:p>
        </w:tc>
        <w:tc>
          <w:tcPr>
            <w:tcW w:w="2948" w:type="dxa"/>
          </w:tcPr>
          <w:p w14:paraId="586A3B84">
            <w:pPr>
              <w:wordWrap w:val="0"/>
              <w:spacing w:before="20" w:after="20" w:line="240" w:lineRule="auto"/>
              <w:ind w:firstLine="0"/>
            </w:pPr>
            <w:r>
              <w:rPr>
                <w:sz w:val="20"/>
              </w:rPr>
              <w:t>推理加速 2~3 倍</w:t>
            </w:r>
          </w:p>
        </w:tc>
      </w:tr>
      <w:tr w14:paraId="03A6997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2C58E81E">
            <w:pPr>
              <w:wordWrap w:val="0"/>
              <w:spacing w:before="20" w:after="20" w:line="240" w:lineRule="auto"/>
              <w:ind w:firstLine="0"/>
            </w:pPr>
            <w:r>
              <w:rPr>
                <w:sz w:val="20"/>
              </w:rPr>
              <w:t>任务并行</w:t>
            </w:r>
          </w:p>
        </w:tc>
        <w:tc>
          <w:tcPr>
            <w:tcW w:w="3774" w:type="dxa"/>
            <w:shd w:val="clear" w:color="auto" w:fill="F7F9FC"/>
          </w:tcPr>
          <w:p w14:paraId="69CD90DA">
            <w:pPr>
              <w:wordWrap w:val="0"/>
              <w:spacing w:before="20" w:after="20" w:line="240" w:lineRule="auto"/>
              <w:ind w:firstLine="0"/>
            </w:pPr>
            <w:r>
              <w:rPr>
                <w:sz w:val="20"/>
              </w:rPr>
              <w:t>网格与 3DGS、报告与图纸</w:t>
            </w:r>
          </w:p>
        </w:tc>
        <w:tc>
          <w:tcPr>
            <w:tcW w:w="2948" w:type="dxa"/>
            <w:shd w:val="clear" w:color="auto" w:fill="F7F9FC"/>
          </w:tcPr>
          <w:p w14:paraId="0E3ADFC1">
            <w:pPr>
              <w:wordWrap w:val="0"/>
              <w:spacing w:before="20" w:after="20" w:line="240" w:lineRule="auto"/>
              <w:ind w:firstLine="0"/>
            </w:pPr>
            <w:r>
              <w:rPr>
                <w:sz w:val="20"/>
              </w:rPr>
              <w:t>缩短关键路径 30%</w:t>
            </w:r>
          </w:p>
        </w:tc>
      </w:tr>
    </w:tbl>
    <w:p w14:paraId="29599C4F">
      <w:pPr>
        <w:wordWrap w:val="0"/>
        <w:spacing w:line="192" w:lineRule="auto"/>
      </w:pPr>
    </w:p>
    <w:p w14:paraId="6DCE39C5">
      <w:pPr>
        <w:pStyle w:val="5"/>
        <w:wordWrap w:val="0"/>
        <w:spacing w:after="160" w:line="312" w:lineRule="auto"/>
      </w:pPr>
      <w:bookmarkStart w:id="112" w:name="_Toc8918"/>
      <w:r>
        <w:rPr>
          <w:rFonts w:ascii="黑体" w:hAnsi="黑体"/>
          <w:color w:val="000000"/>
          <w:sz w:val="26"/>
        </w:rPr>
        <w:t>1.33.</w:t>
      </w:r>
      <w:r>
        <w:rPr>
          <w:rFonts w:hint="eastAsia" w:ascii="黑体" w:hAnsi="黑体"/>
          <w:color w:val="000000"/>
          <w:sz w:val="26"/>
        </w:rPr>
        <w:t>7接口</w:t>
      </w:r>
      <w:r>
        <w:rPr>
          <w:rFonts w:ascii="黑体" w:hAnsi="黑体"/>
          <w:color w:val="000000"/>
          <w:sz w:val="26"/>
        </w:rPr>
        <w:t>设计</w:t>
      </w:r>
      <w:bookmarkEnd w:id="112"/>
    </w:p>
    <w:p w14:paraId="1B8B27D0">
      <w:pPr>
        <w:wordWrap w:val="0"/>
        <w:spacing w:before="160" w:after="40" w:line="312" w:lineRule="auto"/>
      </w:pPr>
      <w:r>
        <w:rPr>
          <w:rFonts w:ascii="黑体" w:hAnsi="黑体" w:eastAsia="黑体"/>
          <w:b/>
        </w:rPr>
        <w:t>接口总体规范</w:t>
      </w:r>
    </w:p>
    <w:p w14:paraId="44832A1C">
      <w:pPr>
        <w:wordWrap w:val="0"/>
        <w:spacing w:line="336" w:lineRule="auto"/>
        <w:ind w:left="420"/>
      </w:pPr>
      <w:r>
        <w:rPr>
          <w:sz w:val="21"/>
        </w:rPr>
        <w:t xml:space="preserve">● </w:t>
      </w:r>
      <w:r>
        <w:t>采用 RESTful API，JSON 传输，HTTPS 加密。</w:t>
      </w:r>
    </w:p>
    <w:p w14:paraId="76F33BF3">
      <w:pPr>
        <w:wordWrap w:val="0"/>
        <w:spacing w:line="336" w:lineRule="auto"/>
        <w:ind w:left="420"/>
      </w:pPr>
      <w:r>
        <w:rPr>
          <w:sz w:val="21"/>
        </w:rPr>
        <w:t xml:space="preserve">● </w:t>
      </w:r>
      <w:r>
        <w:t>统一响应格式：</w:t>
      </w:r>
      <w:r>
        <w:rPr>
          <w:rFonts w:ascii="Consolas" w:hAnsi="Consolas" w:eastAsia="Consolas"/>
          <w:sz w:val="22"/>
        </w:rPr>
        <w:t>{code, message, data, traceId}</w:t>
      </w:r>
      <w:r>
        <w:t>。</w:t>
      </w:r>
    </w:p>
    <w:p w14:paraId="6C4FD9ED">
      <w:pPr>
        <w:wordWrap w:val="0"/>
        <w:spacing w:line="336" w:lineRule="auto"/>
        <w:ind w:left="420"/>
      </w:pPr>
      <w:r>
        <w:rPr>
          <w:sz w:val="21"/>
        </w:rPr>
        <w:t xml:space="preserve">● </w:t>
      </w:r>
      <w:r>
        <w:t>认证：JWT/OAuth2，支持与甲方统一身份认证对接。</w:t>
      </w:r>
    </w:p>
    <w:p w14:paraId="4E6854A7">
      <w:pPr>
        <w:wordWrap w:val="0"/>
        <w:spacing w:line="336" w:lineRule="auto"/>
        <w:ind w:left="420"/>
      </w:pPr>
      <w:r>
        <w:rPr>
          <w:sz w:val="21"/>
        </w:rPr>
        <w:t xml:space="preserve">● </w:t>
      </w:r>
      <w:r>
        <w:t>版本：URL 路径版本（</w:t>
      </w:r>
      <w:r>
        <w:rPr>
          <w:rFonts w:ascii="Consolas" w:hAnsi="Consolas" w:eastAsia="Consolas"/>
          <w:sz w:val="22"/>
        </w:rPr>
        <w:t>/api/v1/...</w:t>
      </w:r>
      <w:r>
        <w:t>），向后兼容。</w:t>
      </w:r>
    </w:p>
    <w:p w14:paraId="138478BE">
      <w:pPr>
        <w:wordWrap w:val="0"/>
        <w:spacing w:line="336" w:lineRule="auto"/>
        <w:ind w:left="420"/>
      </w:pPr>
      <w:r>
        <w:rPr>
          <w:sz w:val="21"/>
        </w:rPr>
        <w:t xml:space="preserve">● </w:t>
      </w:r>
      <w:r>
        <w:t>幂等：写操作支持幂等键，避免重复提交。</w:t>
      </w:r>
    </w:p>
    <w:p w14:paraId="5C18BDFB">
      <w:pPr>
        <w:wordWrap w:val="0"/>
        <w:spacing w:line="336" w:lineRule="auto"/>
        <w:ind w:left="420"/>
      </w:pPr>
      <w:r>
        <w:rPr>
          <w:sz w:val="21"/>
        </w:rPr>
        <w:t xml:space="preserve">● </w:t>
      </w:r>
      <w:r>
        <w:t>限流：按用户/IP 限流，防止滥用。</w:t>
      </w:r>
    </w:p>
    <w:p w14:paraId="3C3D1F6C">
      <w:pPr>
        <w:wordWrap w:val="0"/>
        <w:spacing w:line="336" w:lineRule="auto"/>
        <w:ind w:left="420"/>
      </w:pPr>
      <w:r>
        <w:rPr>
          <w:sz w:val="21"/>
        </w:rPr>
        <w:t xml:space="preserve">● </w:t>
      </w:r>
      <w:r>
        <w:t>文档：提供 OpenAPI 3.0 接口文档与在线调试。</w:t>
      </w:r>
    </w:p>
    <w:p w14:paraId="0FEB58E4">
      <w:pPr>
        <w:wordWrap w:val="0"/>
        <w:spacing w:before="160" w:after="40" w:line="312" w:lineRule="auto"/>
      </w:pPr>
      <w:r>
        <w:rPr>
          <w:rFonts w:ascii="黑体" w:hAnsi="黑体" w:eastAsia="黑体"/>
          <w:b/>
        </w:rPr>
        <w:t>主要接口清单</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129"/>
        <w:gridCol w:w="2552"/>
        <w:gridCol w:w="2952"/>
        <w:gridCol w:w="2211"/>
      </w:tblGrid>
      <w:tr w14:paraId="4A48079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jc w:val="center"/>
        </w:trPr>
        <w:tc>
          <w:tcPr>
            <w:tcW w:w="1129" w:type="dxa"/>
            <w:shd w:val="clear" w:color="auto" w:fill="D9E2F3"/>
          </w:tcPr>
          <w:p w14:paraId="52BDD075">
            <w:pPr>
              <w:wordWrap w:val="0"/>
              <w:spacing w:before="20" w:after="20" w:line="240" w:lineRule="auto"/>
              <w:ind w:firstLine="0"/>
            </w:pPr>
            <w:r>
              <w:rPr>
                <w:b/>
                <w:sz w:val="20"/>
              </w:rPr>
              <w:t>类别</w:t>
            </w:r>
          </w:p>
        </w:tc>
        <w:tc>
          <w:tcPr>
            <w:tcW w:w="2552" w:type="dxa"/>
            <w:shd w:val="clear" w:color="auto" w:fill="D9E2F3"/>
          </w:tcPr>
          <w:p w14:paraId="56F30A18">
            <w:pPr>
              <w:wordWrap w:val="0"/>
              <w:spacing w:before="20" w:after="20" w:line="240" w:lineRule="auto"/>
              <w:ind w:firstLine="0"/>
            </w:pPr>
            <w:r>
              <w:rPr>
                <w:b/>
                <w:sz w:val="20"/>
              </w:rPr>
              <w:t>方法</w:t>
            </w:r>
          </w:p>
        </w:tc>
        <w:tc>
          <w:tcPr>
            <w:tcW w:w="2952" w:type="dxa"/>
            <w:shd w:val="clear" w:color="auto" w:fill="D9E2F3"/>
          </w:tcPr>
          <w:p w14:paraId="44D722A5">
            <w:pPr>
              <w:wordWrap w:val="0"/>
              <w:spacing w:before="20" w:after="20" w:line="240" w:lineRule="auto"/>
              <w:ind w:firstLine="0"/>
            </w:pPr>
            <w:r>
              <w:rPr>
                <w:b/>
                <w:sz w:val="20"/>
              </w:rPr>
              <w:t>路径</w:t>
            </w:r>
          </w:p>
        </w:tc>
        <w:tc>
          <w:tcPr>
            <w:tcW w:w="2211" w:type="dxa"/>
            <w:shd w:val="clear" w:color="auto" w:fill="D9E2F3"/>
          </w:tcPr>
          <w:p w14:paraId="0C58EB50">
            <w:pPr>
              <w:wordWrap w:val="0"/>
              <w:spacing w:before="20" w:after="20" w:line="240" w:lineRule="auto"/>
              <w:ind w:firstLine="0"/>
            </w:pPr>
            <w:r>
              <w:rPr>
                <w:b/>
                <w:sz w:val="20"/>
              </w:rPr>
              <w:t>说明</w:t>
            </w:r>
          </w:p>
        </w:tc>
      </w:tr>
      <w:tr w14:paraId="2CF5BB7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48584083">
            <w:pPr>
              <w:wordWrap w:val="0"/>
              <w:spacing w:before="20" w:after="20" w:line="240" w:lineRule="auto"/>
              <w:ind w:firstLine="0"/>
            </w:pPr>
            <w:r>
              <w:rPr>
                <w:sz w:val="20"/>
              </w:rPr>
              <w:t>项目</w:t>
            </w:r>
          </w:p>
        </w:tc>
        <w:tc>
          <w:tcPr>
            <w:tcW w:w="2552" w:type="dxa"/>
          </w:tcPr>
          <w:p w14:paraId="7CAFC9D0">
            <w:pPr>
              <w:wordWrap w:val="0"/>
              <w:spacing w:before="20" w:after="20" w:line="240" w:lineRule="auto"/>
              <w:ind w:firstLine="0"/>
            </w:pPr>
            <w:r>
              <w:rPr>
                <w:sz w:val="20"/>
              </w:rPr>
              <w:t>POST/GET/PUT/DELETE</w:t>
            </w:r>
          </w:p>
        </w:tc>
        <w:tc>
          <w:tcPr>
            <w:tcW w:w="2952" w:type="dxa"/>
          </w:tcPr>
          <w:p w14:paraId="7EDE23CC">
            <w:pPr>
              <w:wordWrap w:val="0"/>
              <w:spacing w:before="20" w:after="20" w:line="240" w:lineRule="auto"/>
              <w:ind w:firstLine="0"/>
            </w:pPr>
            <w:r>
              <w:rPr>
                <w:sz w:val="20"/>
              </w:rPr>
              <w:t>/api/v1/projects</w:t>
            </w:r>
          </w:p>
        </w:tc>
        <w:tc>
          <w:tcPr>
            <w:tcW w:w="2211" w:type="dxa"/>
          </w:tcPr>
          <w:p w14:paraId="2B105766">
            <w:pPr>
              <w:wordWrap w:val="0"/>
              <w:spacing w:before="20" w:after="20" w:line="240" w:lineRule="auto"/>
              <w:ind w:firstLine="0"/>
            </w:pPr>
            <w:r>
              <w:rPr>
                <w:sz w:val="20"/>
              </w:rPr>
              <w:t>项目增删改查</w:t>
            </w:r>
          </w:p>
        </w:tc>
      </w:tr>
      <w:tr w14:paraId="1E2E910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6A26D000">
            <w:pPr>
              <w:wordWrap w:val="0"/>
              <w:spacing w:before="20" w:after="20" w:line="240" w:lineRule="auto"/>
              <w:ind w:firstLine="0"/>
            </w:pPr>
            <w:r>
              <w:rPr>
                <w:sz w:val="20"/>
              </w:rPr>
              <w:t>场景</w:t>
            </w:r>
          </w:p>
        </w:tc>
        <w:tc>
          <w:tcPr>
            <w:tcW w:w="2552" w:type="dxa"/>
            <w:shd w:val="clear" w:color="auto" w:fill="F7F9FC"/>
          </w:tcPr>
          <w:p w14:paraId="6E067A2C">
            <w:pPr>
              <w:wordWrap w:val="0"/>
              <w:spacing w:before="20" w:after="20" w:line="240" w:lineRule="auto"/>
              <w:ind w:firstLine="0"/>
            </w:pPr>
            <w:r>
              <w:rPr>
                <w:sz w:val="20"/>
              </w:rPr>
              <w:t>GET</w:t>
            </w:r>
          </w:p>
        </w:tc>
        <w:tc>
          <w:tcPr>
            <w:tcW w:w="2952" w:type="dxa"/>
            <w:shd w:val="clear" w:color="auto" w:fill="F7F9FC"/>
          </w:tcPr>
          <w:p w14:paraId="0989D297">
            <w:pPr>
              <w:wordWrap w:val="0"/>
              <w:spacing w:before="20" w:after="20" w:line="240" w:lineRule="auto"/>
              <w:ind w:firstLine="0"/>
            </w:pPr>
            <w:r>
              <w:rPr>
                <w:sz w:val="20"/>
              </w:rPr>
              <w:t>/api/v1/scenes?projectId=</w:t>
            </w:r>
          </w:p>
        </w:tc>
        <w:tc>
          <w:tcPr>
            <w:tcW w:w="2211" w:type="dxa"/>
            <w:shd w:val="clear" w:color="auto" w:fill="F7F9FC"/>
          </w:tcPr>
          <w:p w14:paraId="07608DDA">
            <w:pPr>
              <w:wordWrap w:val="0"/>
              <w:spacing w:before="20" w:after="20" w:line="240" w:lineRule="auto"/>
              <w:ind w:firstLine="0"/>
            </w:pPr>
            <w:r>
              <w:rPr>
                <w:sz w:val="20"/>
              </w:rPr>
              <w:t>场景列表</w:t>
            </w:r>
          </w:p>
        </w:tc>
      </w:tr>
      <w:tr w14:paraId="1D3B6C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B7D9EAA">
            <w:pPr>
              <w:wordWrap w:val="0"/>
              <w:spacing w:before="20" w:after="20" w:line="240" w:lineRule="auto"/>
              <w:ind w:firstLine="0"/>
            </w:pPr>
            <w:r>
              <w:rPr>
                <w:sz w:val="20"/>
              </w:rPr>
              <w:t>数据</w:t>
            </w:r>
          </w:p>
        </w:tc>
        <w:tc>
          <w:tcPr>
            <w:tcW w:w="2552" w:type="dxa"/>
          </w:tcPr>
          <w:p w14:paraId="1D3CCEA7">
            <w:pPr>
              <w:wordWrap w:val="0"/>
              <w:spacing w:before="20" w:after="20" w:line="240" w:lineRule="auto"/>
              <w:ind w:firstLine="0"/>
            </w:pPr>
            <w:r>
              <w:rPr>
                <w:sz w:val="20"/>
              </w:rPr>
              <w:t>POST</w:t>
            </w:r>
          </w:p>
        </w:tc>
        <w:tc>
          <w:tcPr>
            <w:tcW w:w="2952" w:type="dxa"/>
          </w:tcPr>
          <w:p w14:paraId="40D0AFEA">
            <w:pPr>
              <w:wordWrap w:val="0"/>
              <w:spacing w:before="20" w:after="20" w:line="240" w:lineRule="auto"/>
              <w:ind w:firstLine="0"/>
            </w:pPr>
            <w:r>
              <w:rPr>
                <w:sz w:val="20"/>
              </w:rPr>
              <w:t>/api/v1/datasets/upload</w:t>
            </w:r>
          </w:p>
        </w:tc>
        <w:tc>
          <w:tcPr>
            <w:tcW w:w="2211" w:type="dxa"/>
          </w:tcPr>
          <w:p w14:paraId="20F97648">
            <w:pPr>
              <w:wordWrap w:val="0"/>
              <w:spacing w:before="20" w:after="20" w:line="240" w:lineRule="auto"/>
              <w:ind w:firstLine="0"/>
            </w:pPr>
            <w:r>
              <w:rPr>
                <w:sz w:val="20"/>
              </w:rPr>
              <w:t>分片上传</w:t>
            </w:r>
          </w:p>
        </w:tc>
      </w:tr>
      <w:tr w14:paraId="5903929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BC0CA4D">
            <w:pPr>
              <w:wordWrap w:val="0"/>
              <w:spacing w:before="20" w:after="20" w:line="240" w:lineRule="auto"/>
              <w:ind w:firstLine="0"/>
            </w:pPr>
            <w:r>
              <w:rPr>
                <w:sz w:val="20"/>
              </w:rPr>
              <w:t>数据</w:t>
            </w:r>
          </w:p>
        </w:tc>
        <w:tc>
          <w:tcPr>
            <w:tcW w:w="2552" w:type="dxa"/>
            <w:shd w:val="clear" w:color="auto" w:fill="F7F9FC"/>
          </w:tcPr>
          <w:p w14:paraId="7E1D945B">
            <w:pPr>
              <w:wordWrap w:val="0"/>
              <w:spacing w:before="20" w:after="20" w:line="240" w:lineRule="auto"/>
              <w:ind w:firstLine="0"/>
            </w:pPr>
            <w:r>
              <w:rPr>
                <w:sz w:val="20"/>
              </w:rPr>
              <w:t>POST</w:t>
            </w:r>
          </w:p>
        </w:tc>
        <w:tc>
          <w:tcPr>
            <w:tcW w:w="2952" w:type="dxa"/>
            <w:shd w:val="clear" w:color="auto" w:fill="F7F9FC"/>
          </w:tcPr>
          <w:p w14:paraId="4FD16397">
            <w:pPr>
              <w:wordWrap w:val="0"/>
              <w:spacing w:before="20" w:after="20" w:line="240" w:lineRule="auto"/>
              <w:ind w:firstLine="0"/>
            </w:pPr>
            <w:r>
              <w:rPr>
                <w:sz w:val="20"/>
              </w:rPr>
              <w:t>/api/v1/datasets/{id}/validate</w:t>
            </w:r>
          </w:p>
        </w:tc>
        <w:tc>
          <w:tcPr>
            <w:tcW w:w="2211" w:type="dxa"/>
            <w:shd w:val="clear" w:color="auto" w:fill="F7F9FC"/>
          </w:tcPr>
          <w:p w14:paraId="2EE66D80">
            <w:pPr>
              <w:wordWrap w:val="0"/>
              <w:spacing w:before="20" w:after="20" w:line="240" w:lineRule="auto"/>
              <w:ind w:firstLine="0"/>
            </w:pPr>
            <w:r>
              <w:rPr>
                <w:sz w:val="20"/>
              </w:rPr>
              <w:t>数据质检</w:t>
            </w:r>
          </w:p>
        </w:tc>
      </w:tr>
      <w:tr w14:paraId="79A4BA2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91B11C0">
            <w:pPr>
              <w:wordWrap w:val="0"/>
              <w:spacing w:before="20" w:after="20" w:line="240" w:lineRule="auto"/>
              <w:ind w:firstLine="0"/>
            </w:pPr>
            <w:r>
              <w:rPr>
                <w:sz w:val="20"/>
              </w:rPr>
              <w:t>配准</w:t>
            </w:r>
          </w:p>
        </w:tc>
        <w:tc>
          <w:tcPr>
            <w:tcW w:w="2552" w:type="dxa"/>
          </w:tcPr>
          <w:p w14:paraId="1E84F8B9">
            <w:pPr>
              <w:wordWrap w:val="0"/>
              <w:spacing w:before="20" w:after="20" w:line="240" w:lineRule="auto"/>
              <w:ind w:firstLine="0"/>
            </w:pPr>
            <w:r>
              <w:rPr>
                <w:sz w:val="20"/>
              </w:rPr>
              <w:t>POST</w:t>
            </w:r>
          </w:p>
        </w:tc>
        <w:tc>
          <w:tcPr>
            <w:tcW w:w="2952" w:type="dxa"/>
          </w:tcPr>
          <w:p w14:paraId="6E46A25A">
            <w:pPr>
              <w:wordWrap w:val="0"/>
              <w:spacing w:before="20" w:after="20" w:line="240" w:lineRule="auto"/>
              <w:ind w:firstLine="0"/>
            </w:pPr>
            <w:r>
              <w:rPr>
                <w:sz w:val="20"/>
              </w:rPr>
              <w:t>/api/v1/registration/tasks</w:t>
            </w:r>
          </w:p>
        </w:tc>
        <w:tc>
          <w:tcPr>
            <w:tcW w:w="2211" w:type="dxa"/>
          </w:tcPr>
          <w:p w14:paraId="26CF4C09">
            <w:pPr>
              <w:wordWrap w:val="0"/>
              <w:spacing w:before="20" w:after="20" w:line="240" w:lineRule="auto"/>
              <w:ind w:firstLine="0"/>
            </w:pPr>
            <w:r>
              <w:rPr>
                <w:sz w:val="20"/>
              </w:rPr>
              <w:t>创建配准任务</w:t>
            </w:r>
          </w:p>
        </w:tc>
      </w:tr>
      <w:tr w14:paraId="3AD5744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F855B0E">
            <w:pPr>
              <w:wordWrap w:val="0"/>
              <w:spacing w:before="20" w:after="20" w:line="240" w:lineRule="auto"/>
              <w:ind w:firstLine="0"/>
            </w:pPr>
            <w:r>
              <w:rPr>
                <w:sz w:val="20"/>
              </w:rPr>
              <w:t>配准</w:t>
            </w:r>
          </w:p>
        </w:tc>
        <w:tc>
          <w:tcPr>
            <w:tcW w:w="2552" w:type="dxa"/>
            <w:shd w:val="clear" w:color="auto" w:fill="F7F9FC"/>
          </w:tcPr>
          <w:p w14:paraId="7A03049F">
            <w:pPr>
              <w:wordWrap w:val="0"/>
              <w:spacing w:before="20" w:after="20" w:line="240" w:lineRule="auto"/>
              <w:ind w:firstLine="0"/>
            </w:pPr>
            <w:r>
              <w:rPr>
                <w:sz w:val="20"/>
              </w:rPr>
              <w:t>GET</w:t>
            </w:r>
          </w:p>
        </w:tc>
        <w:tc>
          <w:tcPr>
            <w:tcW w:w="2952" w:type="dxa"/>
            <w:shd w:val="clear" w:color="auto" w:fill="F7F9FC"/>
          </w:tcPr>
          <w:p w14:paraId="60D52E1D">
            <w:pPr>
              <w:wordWrap w:val="0"/>
              <w:spacing w:before="20" w:after="20" w:line="240" w:lineRule="auto"/>
              <w:ind w:firstLine="0"/>
            </w:pPr>
            <w:r>
              <w:rPr>
                <w:sz w:val="20"/>
              </w:rPr>
              <w:t>/api/v1/registration/tasks/{id}</w:t>
            </w:r>
          </w:p>
        </w:tc>
        <w:tc>
          <w:tcPr>
            <w:tcW w:w="2211" w:type="dxa"/>
            <w:shd w:val="clear" w:color="auto" w:fill="F7F9FC"/>
          </w:tcPr>
          <w:p w14:paraId="6D56ED2B">
            <w:pPr>
              <w:wordWrap w:val="0"/>
              <w:spacing w:before="20" w:after="20" w:line="240" w:lineRule="auto"/>
              <w:ind w:firstLine="0"/>
            </w:pPr>
            <w:r>
              <w:rPr>
                <w:sz w:val="20"/>
              </w:rPr>
              <w:t>查询进度/结果</w:t>
            </w:r>
          </w:p>
        </w:tc>
      </w:tr>
      <w:tr w14:paraId="026F72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9DA5967">
            <w:pPr>
              <w:wordWrap w:val="0"/>
              <w:spacing w:before="20" w:after="20" w:line="240" w:lineRule="auto"/>
              <w:ind w:firstLine="0"/>
            </w:pPr>
            <w:r>
              <w:rPr>
                <w:sz w:val="20"/>
              </w:rPr>
              <w:t>重建</w:t>
            </w:r>
          </w:p>
        </w:tc>
        <w:tc>
          <w:tcPr>
            <w:tcW w:w="2552" w:type="dxa"/>
          </w:tcPr>
          <w:p w14:paraId="38A49232">
            <w:pPr>
              <w:wordWrap w:val="0"/>
              <w:spacing w:before="20" w:after="20" w:line="240" w:lineRule="auto"/>
              <w:ind w:firstLine="0"/>
            </w:pPr>
            <w:r>
              <w:rPr>
                <w:sz w:val="20"/>
              </w:rPr>
              <w:t>POST</w:t>
            </w:r>
          </w:p>
        </w:tc>
        <w:tc>
          <w:tcPr>
            <w:tcW w:w="2952" w:type="dxa"/>
          </w:tcPr>
          <w:p w14:paraId="1C895079">
            <w:pPr>
              <w:wordWrap w:val="0"/>
              <w:spacing w:before="20" w:after="20" w:line="240" w:lineRule="auto"/>
              <w:ind w:firstLine="0"/>
            </w:pPr>
            <w:r>
              <w:rPr>
                <w:sz w:val="20"/>
              </w:rPr>
              <w:t>/api/v1/reconstruction/tasks</w:t>
            </w:r>
          </w:p>
        </w:tc>
        <w:tc>
          <w:tcPr>
            <w:tcW w:w="2211" w:type="dxa"/>
          </w:tcPr>
          <w:p w14:paraId="5AE0F04C">
            <w:pPr>
              <w:wordWrap w:val="0"/>
              <w:spacing w:before="20" w:after="20" w:line="240" w:lineRule="auto"/>
              <w:ind w:firstLine="0"/>
            </w:pPr>
            <w:r>
              <w:rPr>
                <w:sz w:val="20"/>
              </w:rPr>
              <w:t>创建重建任务（网格/3DGS）</w:t>
            </w:r>
          </w:p>
        </w:tc>
      </w:tr>
      <w:tr w14:paraId="544971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87E9E2D">
            <w:pPr>
              <w:wordWrap w:val="0"/>
              <w:spacing w:before="20" w:after="20" w:line="240" w:lineRule="auto"/>
              <w:ind w:firstLine="0"/>
            </w:pPr>
            <w:r>
              <w:rPr>
                <w:sz w:val="20"/>
              </w:rPr>
              <w:t>重建</w:t>
            </w:r>
          </w:p>
        </w:tc>
        <w:tc>
          <w:tcPr>
            <w:tcW w:w="2552" w:type="dxa"/>
            <w:shd w:val="clear" w:color="auto" w:fill="F7F9FC"/>
          </w:tcPr>
          <w:p w14:paraId="7C86DC2B">
            <w:pPr>
              <w:wordWrap w:val="0"/>
              <w:spacing w:before="20" w:after="20" w:line="240" w:lineRule="auto"/>
              <w:ind w:firstLine="0"/>
            </w:pPr>
            <w:r>
              <w:rPr>
                <w:sz w:val="20"/>
              </w:rPr>
              <w:t>GET</w:t>
            </w:r>
          </w:p>
        </w:tc>
        <w:tc>
          <w:tcPr>
            <w:tcW w:w="2952" w:type="dxa"/>
            <w:shd w:val="clear" w:color="auto" w:fill="F7F9FC"/>
          </w:tcPr>
          <w:p w14:paraId="5CB95AD1">
            <w:pPr>
              <w:wordWrap w:val="0"/>
              <w:spacing w:before="20" w:after="20" w:line="240" w:lineRule="auto"/>
              <w:ind w:firstLine="0"/>
            </w:pPr>
            <w:r>
              <w:rPr>
                <w:sz w:val="20"/>
              </w:rPr>
              <w:t>/api/v1/reconstruction/tasks/{id}/progress</w:t>
            </w:r>
          </w:p>
        </w:tc>
        <w:tc>
          <w:tcPr>
            <w:tcW w:w="2211" w:type="dxa"/>
            <w:shd w:val="clear" w:color="auto" w:fill="F7F9FC"/>
          </w:tcPr>
          <w:p w14:paraId="4DDDE28F">
            <w:pPr>
              <w:wordWrap w:val="0"/>
              <w:spacing w:before="20" w:after="20" w:line="240" w:lineRule="auto"/>
              <w:ind w:firstLine="0"/>
            </w:pPr>
            <w:r>
              <w:rPr>
                <w:sz w:val="20"/>
              </w:rPr>
              <w:t>进度推送（SSE/WebSocket）</w:t>
            </w:r>
          </w:p>
        </w:tc>
      </w:tr>
      <w:tr w14:paraId="36B3DA2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097D8C5">
            <w:pPr>
              <w:wordWrap w:val="0"/>
              <w:spacing w:before="20" w:after="20" w:line="240" w:lineRule="auto"/>
              <w:ind w:firstLine="0"/>
            </w:pPr>
            <w:r>
              <w:rPr>
                <w:sz w:val="20"/>
              </w:rPr>
              <w:t>模型</w:t>
            </w:r>
          </w:p>
        </w:tc>
        <w:tc>
          <w:tcPr>
            <w:tcW w:w="2552" w:type="dxa"/>
          </w:tcPr>
          <w:p w14:paraId="7C63BD67">
            <w:pPr>
              <w:wordWrap w:val="0"/>
              <w:spacing w:before="20" w:after="20" w:line="240" w:lineRule="auto"/>
              <w:ind w:firstLine="0"/>
            </w:pPr>
            <w:r>
              <w:rPr>
                <w:sz w:val="20"/>
              </w:rPr>
              <w:t>GET</w:t>
            </w:r>
          </w:p>
        </w:tc>
        <w:tc>
          <w:tcPr>
            <w:tcW w:w="2952" w:type="dxa"/>
          </w:tcPr>
          <w:p w14:paraId="19660F55">
            <w:pPr>
              <w:wordWrap w:val="0"/>
              <w:spacing w:before="20" w:after="20" w:line="240" w:lineRule="auto"/>
              <w:ind w:firstLine="0"/>
            </w:pPr>
            <w:r>
              <w:rPr>
                <w:sz w:val="20"/>
              </w:rPr>
              <w:t>/api/v1/models/{id}/tiles</w:t>
            </w:r>
          </w:p>
        </w:tc>
        <w:tc>
          <w:tcPr>
            <w:tcW w:w="2211" w:type="dxa"/>
          </w:tcPr>
          <w:p w14:paraId="7B66ED8B">
            <w:pPr>
              <w:wordWrap w:val="0"/>
              <w:spacing w:before="20" w:after="20" w:line="240" w:lineRule="auto"/>
              <w:ind w:firstLine="0"/>
            </w:pPr>
            <w:r>
              <w:rPr>
                <w:sz w:val="20"/>
              </w:rPr>
              <w:t>获取 LOD 瓦片索引</w:t>
            </w:r>
          </w:p>
        </w:tc>
      </w:tr>
      <w:tr w14:paraId="6427EFE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2CC47F9B">
            <w:pPr>
              <w:wordWrap w:val="0"/>
              <w:spacing w:before="20" w:after="20" w:line="240" w:lineRule="auto"/>
              <w:ind w:firstLine="0"/>
            </w:pPr>
            <w:r>
              <w:rPr>
                <w:sz w:val="20"/>
              </w:rPr>
              <w:t>缺陷</w:t>
            </w:r>
          </w:p>
        </w:tc>
        <w:tc>
          <w:tcPr>
            <w:tcW w:w="2552" w:type="dxa"/>
            <w:shd w:val="clear" w:color="auto" w:fill="F7F9FC"/>
          </w:tcPr>
          <w:p w14:paraId="09601FB3">
            <w:pPr>
              <w:wordWrap w:val="0"/>
              <w:spacing w:before="20" w:after="20" w:line="240" w:lineRule="auto"/>
              <w:ind w:firstLine="0"/>
            </w:pPr>
            <w:r>
              <w:rPr>
                <w:sz w:val="20"/>
              </w:rPr>
              <w:t>POST</w:t>
            </w:r>
          </w:p>
        </w:tc>
        <w:tc>
          <w:tcPr>
            <w:tcW w:w="2952" w:type="dxa"/>
            <w:shd w:val="clear" w:color="auto" w:fill="F7F9FC"/>
          </w:tcPr>
          <w:p w14:paraId="47ACC6F5">
            <w:pPr>
              <w:wordWrap w:val="0"/>
              <w:spacing w:before="20" w:after="20" w:line="240" w:lineRule="auto"/>
              <w:ind w:firstLine="0"/>
            </w:pPr>
            <w:r>
              <w:rPr>
                <w:sz w:val="20"/>
              </w:rPr>
              <w:t>/api/v1/defects/detect</w:t>
            </w:r>
          </w:p>
        </w:tc>
        <w:tc>
          <w:tcPr>
            <w:tcW w:w="2211" w:type="dxa"/>
            <w:shd w:val="clear" w:color="auto" w:fill="F7F9FC"/>
          </w:tcPr>
          <w:p w14:paraId="4A596FEF">
            <w:pPr>
              <w:wordWrap w:val="0"/>
              <w:spacing w:before="20" w:after="20" w:line="240" w:lineRule="auto"/>
              <w:ind w:firstLine="0"/>
            </w:pPr>
            <w:r>
              <w:rPr>
                <w:sz w:val="20"/>
              </w:rPr>
              <w:t>触发缺陷识别</w:t>
            </w:r>
          </w:p>
        </w:tc>
      </w:tr>
      <w:tr w14:paraId="6CFCF67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6B2A4C39">
            <w:pPr>
              <w:wordWrap w:val="0"/>
              <w:spacing w:before="20" w:after="20" w:line="240" w:lineRule="auto"/>
              <w:ind w:firstLine="0"/>
            </w:pPr>
            <w:r>
              <w:rPr>
                <w:sz w:val="20"/>
              </w:rPr>
              <w:t>缺陷</w:t>
            </w:r>
          </w:p>
        </w:tc>
        <w:tc>
          <w:tcPr>
            <w:tcW w:w="2552" w:type="dxa"/>
          </w:tcPr>
          <w:p w14:paraId="50BB1D78">
            <w:pPr>
              <w:wordWrap w:val="0"/>
              <w:spacing w:before="20" w:after="20" w:line="240" w:lineRule="auto"/>
              <w:ind w:firstLine="0"/>
            </w:pPr>
            <w:r>
              <w:rPr>
                <w:sz w:val="20"/>
              </w:rPr>
              <w:t>GET/PUT</w:t>
            </w:r>
          </w:p>
        </w:tc>
        <w:tc>
          <w:tcPr>
            <w:tcW w:w="2952" w:type="dxa"/>
          </w:tcPr>
          <w:p w14:paraId="35665AB0">
            <w:pPr>
              <w:wordWrap w:val="0"/>
              <w:spacing w:before="20" w:after="20" w:line="240" w:lineRule="auto"/>
              <w:ind w:firstLine="0"/>
            </w:pPr>
            <w:r>
              <w:rPr>
                <w:sz w:val="20"/>
              </w:rPr>
              <w:t>/api/v1/defects</w:t>
            </w:r>
          </w:p>
        </w:tc>
        <w:tc>
          <w:tcPr>
            <w:tcW w:w="2211" w:type="dxa"/>
          </w:tcPr>
          <w:p w14:paraId="32B1E077">
            <w:pPr>
              <w:wordWrap w:val="0"/>
              <w:spacing w:before="20" w:after="20" w:line="240" w:lineRule="auto"/>
              <w:ind w:firstLine="0"/>
            </w:pPr>
            <w:r>
              <w:rPr>
                <w:sz w:val="20"/>
              </w:rPr>
              <w:t>缺陷查询/编辑</w:t>
            </w:r>
          </w:p>
        </w:tc>
      </w:tr>
      <w:tr w14:paraId="2E8307C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F8921A1">
            <w:pPr>
              <w:wordWrap w:val="0"/>
              <w:spacing w:before="20" w:after="20" w:line="240" w:lineRule="auto"/>
              <w:ind w:firstLine="0"/>
            </w:pPr>
            <w:r>
              <w:rPr>
                <w:sz w:val="20"/>
              </w:rPr>
              <w:t>缺陷</w:t>
            </w:r>
          </w:p>
        </w:tc>
        <w:tc>
          <w:tcPr>
            <w:tcW w:w="2552" w:type="dxa"/>
            <w:shd w:val="clear" w:color="auto" w:fill="F7F9FC"/>
          </w:tcPr>
          <w:p w14:paraId="0ADC0006">
            <w:pPr>
              <w:wordWrap w:val="0"/>
              <w:spacing w:before="20" w:after="20" w:line="240" w:lineRule="auto"/>
              <w:ind w:firstLine="0"/>
            </w:pPr>
            <w:r>
              <w:rPr>
                <w:sz w:val="20"/>
              </w:rPr>
              <w:t>POST</w:t>
            </w:r>
          </w:p>
        </w:tc>
        <w:tc>
          <w:tcPr>
            <w:tcW w:w="2952" w:type="dxa"/>
            <w:shd w:val="clear" w:color="auto" w:fill="F7F9FC"/>
          </w:tcPr>
          <w:p w14:paraId="34F99430">
            <w:pPr>
              <w:wordWrap w:val="0"/>
              <w:spacing w:before="20" w:after="20" w:line="240" w:lineRule="auto"/>
              <w:ind w:firstLine="0"/>
            </w:pPr>
            <w:r>
              <w:rPr>
                <w:sz w:val="20"/>
              </w:rPr>
              <w:t>/api/v1/defects/{id}/review</w:t>
            </w:r>
          </w:p>
        </w:tc>
        <w:tc>
          <w:tcPr>
            <w:tcW w:w="2211" w:type="dxa"/>
            <w:shd w:val="clear" w:color="auto" w:fill="F7F9FC"/>
          </w:tcPr>
          <w:p w14:paraId="65B6BD24">
            <w:pPr>
              <w:wordWrap w:val="0"/>
              <w:spacing w:before="20" w:after="20" w:line="240" w:lineRule="auto"/>
              <w:ind w:firstLine="0"/>
            </w:pPr>
            <w:r>
              <w:rPr>
                <w:sz w:val="20"/>
              </w:rPr>
              <w:t>复核</w:t>
            </w:r>
          </w:p>
        </w:tc>
      </w:tr>
      <w:tr w14:paraId="69E9249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3CD9D14">
            <w:pPr>
              <w:wordWrap w:val="0"/>
              <w:spacing w:before="20" w:after="20" w:line="240" w:lineRule="auto"/>
              <w:ind w:firstLine="0"/>
            </w:pPr>
            <w:r>
              <w:rPr>
                <w:sz w:val="20"/>
              </w:rPr>
              <w:t>量化</w:t>
            </w:r>
          </w:p>
        </w:tc>
        <w:tc>
          <w:tcPr>
            <w:tcW w:w="2552" w:type="dxa"/>
          </w:tcPr>
          <w:p w14:paraId="320FEEEB">
            <w:pPr>
              <w:wordWrap w:val="0"/>
              <w:spacing w:before="20" w:after="20" w:line="240" w:lineRule="auto"/>
              <w:ind w:firstLine="0"/>
            </w:pPr>
            <w:r>
              <w:rPr>
                <w:sz w:val="20"/>
              </w:rPr>
              <w:t>POST</w:t>
            </w:r>
          </w:p>
        </w:tc>
        <w:tc>
          <w:tcPr>
            <w:tcW w:w="2952" w:type="dxa"/>
          </w:tcPr>
          <w:p w14:paraId="284D8184">
            <w:pPr>
              <w:wordWrap w:val="0"/>
              <w:spacing w:before="20" w:after="20" w:line="240" w:lineRule="auto"/>
              <w:ind w:firstLine="0"/>
            </w:pPr>
            <w:r>
              <w:rPr>
                <w:sz w:val="20"/>
              </w:rPr>
              <w:t>/api/v1/defects/{id}/measure</w:t>
            </w:r>
          </w:p>
        </w:tc>
        <w:tc>
          <w:tcPr>
            <w:tcW w:w="2211" w:type="dxa"/>
          </w:tcPr>
          <w:p w14:paraId="406E7E1E">
            <w:pPr>
              <w:wordWrap w:val="0"/>
              <w:spacing w:before="20" w:after="20" w:line="240" w:lineRule="auto"/>
              <w:ind w:firstLine="0"/>
            </w:pPr>
            <w:r>
              <w:rPr>
                <w:sz w:val="20"/>
              </w:rPr>
              <w:t>重新量化</w:t>
            </w:r>
          </w:p>
        </w:tc>
      </w:tr>
      <w:tr w14:paraId="0D5E98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02D403F">
            <w:pPr>
              <w:wordWrap w:val="0"/>
              <w:spacing w:before="20" w:after="20" w:line="240" w:lineRule="auto"/>
              <w:ind w:firstLine="0"/>
            </w:pPr>
            <w:r>
              <w:rPr>
                <w:sz w:val="20"/>
              </w:rPr>
              <w:t>对比</w:t>
            </w:r>
          </w:p>
        </w:tc>
        <w:tc>
          <w:tcPr>
            <w:tcW w:w="2552" w:type="dxa"/>
            <w:shd w:val="clear" w:color="auto" w:fill="F7F9FC"/>
          </w:tcPr>
          <w:p w14:paraId="53067BBD">
            <w:pPr>
              <w:wordWrap w:val="0"/>
              <w:spacing w:before="20" w:after="20" w:line="240" w:lineRule="auto"/>
              <w:ind w:firstLine="0"/>
            </w:pPr>
            <w:r>
              <w:rPr>
                <w:sz w:val="20"/>
              </w:rPr>
              <w:t>POST</w:t>
            </w:r>
          </w:p>
        </w:tc>
        <w:tc>
          <w:tcPr>
            <w:tcW w:w="2952" w:type="dxa"/>
            <w:shd w:val="clear" w:color="auto" w:fill="F7F9FC"/>
          </w:tcPr>
          <w:p w14:paraId="3AC5ED1C">
            <w:pPr>
              <w:wordWrap w:val="0"/>
              <w:spacing w:before="20" w:after="20" w:line="240" w:lineRule="auto"/>
              <w:ind w:firstLine="0"/>
            </w:pPr>
            <w:r>
              <w:rPr>
                <w:sz w:val="20"/>
              </w:rPr>
              <w:t>/api/v1/compare/tasks</w:t>
            </w:r>
          </w:p>
        </w:tc>
        <w:tc>
          <w:tcPr>
            <w:tcW w:w="2211" w:type="dxa"/>
            <w:shd w:val="clear" w:color="auto" w:fill="F7F9FC"/>
          </w:tcPr>
          <w:p w14:paraId="562610C7">
            <w:pPr>
              <w:wordWrap w:val="0"/>
              <w:spacing w:before="20" w:after="20" w:line="240" w:lineRule="auto"/>
              <w:ind w:firstLine="0"/>
            </w:pPr>
            <w:r>
              <w:rPr>
                <w:sz w:val="20"/>
              </w:rPr>
              <w:t>创建对比任务</w:t>
            </w:r>
          </w:p>
        </w:tc>
      </w:tr>
      <w:tr w14:paraId="6408F7C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011424C1">
            <w:pPr>
              <w:wordWrap w:val="0"/>
              <w:spacing w:before="20" w:after="20" w:line="240" w:lineRule="auto"/>
              <w:ind w:firstLine="0"/>
            </w:pPr>
            <w:r>
              <w:rPr>
                <w:sz w:val="20"/>
              </w:rPr>
              <w:t>对比</w:t>
            </w:r>
          </w:p>
        </w:tc>
        <w:tc>
          <w:tcPr>
            <w:tcW w:w="2552" w:type="dxa"/>
          </w:tcPr>
          <w:p w14:paraId="7CD2B5E9">
            <w:pPr>
              <w:wordWrap w:val="0"/>
              <w:spacing w:before="20" w:after="20" w:line="240" w:lineRule="auto"/>
              <w:ind w:firstLine="0"/>
            </w:pPr>
            <w:r>
              <w:rPr>
                <w:sz w:val="20"/>
              </w:rPr>
              <w:t>GET</w:t>
            </w:r>
          </w:p>
        </w:tc>
        <w:tc>
          <w:tcPr>
            <w:tcW w:w="2952" w:type="dxa"/>
          </w:tcPr>
          <w:p w14:paraId="3A999585">
            <w:pPr>
              <w:wordWrap w:val="0"/>
              <w:spacing w:before="20" w:after="20" w:line="240" w:lineRule="auto"/>
              <w:ind w:firstLine="0"/>
            </w:pPr>
            <w:r>
              <w:rPr>
                <w:sz w:val="20"/>
              </w:rPr>
              <w:t>/api/v1/compare/tasks/{id}/result</w:t>
            </w:r>
          </w:p>
        </w:tc>
        <w:tc>
          <w:tcPr>
            <w:tcW w:w="2211" w:type="dxa"/>
          </w:tcPr>
          <w:p w14:paraId="3109E7A8">
            <w:pPr>
              <w:wordWrap w:val="0"/>
              <w:spacing w:before="20" w:after="20" w:line="240" w:lineRule="auto"/>
              <w:ind w:firstLine="0"/>
            </w:pPr>
            <w:r>
              <w:rPr>
                <w:sz w:val="20"/>
              </w:rPr>
              <w:t>对比结果</w:t>
            </w:r>
          </w:p>
        </w:tc>
      </w:tr>
      <w:tr w14:paraId="67644A1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4716DF77">
            <w:pPr>
              <w:wordWrap w:val="0"/>
              <w:spacing w:before="20" w:after="20" w:line="240" w:lineRule="auto"/>
              <w:ind w:firstLine="0"/>
            </w:pPr>
            <w:r>
              <w:rPr>
                <w:sz w:val="20"/>
              </w:rPr>
              <w:t>报告</w:t>
            </w:r>
          </w:p>
        </w:tc>
        <w:tc>
          <w:tcPr>
            <w:tcW w:w="2552" w:type="dxa"/>
            <w:shd w:val="clear" w:color="auto" w:fill="F7F9FC"/>
          </w:tcPr>
          <w:p w14:paraId="5387C553">
            <w:pPr>
              <w:wordWrap w:val="0"/>
              <w:spacing w:before="20" w:after="20" w:line="240" w:lineRule="auto"/>
              <w:ind w:firstLine="0"/>
            </w:pPr>
            <w:r>
              <w:rPr>
                <w:sz w:val="20"/>
              </w:rPr>
              <w:t>POST</w:t>
            </w:r>
          </w:p>
        </w:tc>
        <w:tc>
          <w:tcPr>
            <w:tcW w:w="2952" w:type="dxa"/>
            <w:shd w:val="clear" w:color="auto" w:fill="F7F9FC"/>
          </w:tcPr>
          <w:p w14:paraId="1AA9ECFA">
            <w:pPr>
              <w:wordWrap w:val="0"/>
              <w:spacing w:before="20" w:after="20" w:line="240" w:lineRule="auto"/>
              <w:ind w:firstLine="0"/>
            </w:pPr>
            <w:r>
              <w:rPr>
                <w:sz w:val="20"/>
              </w:rPr>
              <w:t>/api/v1/reports</w:t>
            </w:r>
          </w:p>
        </w:tc>
        <w:tc>
          <w:tcPr>
            <w:tcW w:w="2211" w:type="dxa"/>
            <w:shd w:val="clear" w:color="auto" w:fill="F7F9FC"/>
          </w:tcPr>
          <w:p w14:paraId="03F4F4E9">
            <w:pPr>
              <w:wordWrap w:val="0"/>
              <w:spacing w:before="20" w:after="20" w:line="240" w:lineRule="auto"/>
              <w:ind w:firstLine="0"/>
            </w:pPr>
            <w:r>
              <w:rPr>
                <w:sz w:val="20"/>
              </w:rPr>
              <w:t>生成报告</w:t>
            </w:r>
          </w:p>
        </w:tc>
      </w:tr>
      <w:tr w14:paraId="0025A3D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0D7A233A">
            <w:pPr>
              <w:wordWrap w:val="0"/>
              <w:spacing w:before="20" w:after="20" w:line="240" w:lineRule="auto"/>
              <w:ind w:firstLine="0"/>
            </w:pPr>
            <w:r>
              <w:rPr>
                <w:sz w:val="20"/>
              </w:rPr>
              <w:t>报告</w:t>
            </w:r>
          </w:p>
        </w:tc>
        <w:tc>
          <w:tcPr>
            <w:tcW w:w="2552" w:type="dxa"/>
          </w:tcPr>
          <w:p w14:paraId="21A632A0">
            <w:pPr>
              <w:wordWrap w:val="0"/>
              <w:spacing w:before="20" w:after="20" w:line="240" w:lineRule="auto"/>
              <w:ind w:firstLine="0"/>
            </w:pPr>
            <w:r>
              <w:rPr>
                <w:sz w:val="20"/>
              </w:rPr>
              <w:t>GET</w:t>
            </w:r>
          </w:p>
        </w:tc>
        <w:tc>
          <w:tcPr>
            <w:tcW w:w="2952" w:type="dxa"/>
          </w:tcPr>
          <w:p w14:paraId="7FF0F3B2">
            <w:pPr>
              <w:wordWrap w:val="0"/>
              <w:spacing w:before="20" w:after="20" w:line="240" w:lineRule="auto"/>
              <w:ind w:firstLine="0"/>
            </w:pPr>
            <w:r>
              <w:rPr>
                <w:sz w:val="20"/>
              </w:rPr>
              <w:t>/api/v1/reports/{id}/download</w:t>
            </w:r>
          </w:p>
        </w:tc>
        <w:tc>
          <w:tcPr>
            <w:tcW w:w="2211" w:type="dxa"/>
          </w:tcPr>
          <w:p w14:paraId="59C1F01E">
            <w:pPr>
              <w:wordWrap w:val="0"/>
              <w:spacing w:before="20" w:after="20" w:line="240" w:lineRule="auto"/>
              <w:ind w:firstLine="0"/>
            </w:pPr>
            <w:r>
              <w:rPr>
                <w:sz w:val="20"/>
              </w:rPr>
              <w:t>下载报告</w:t>
            </w:r>
          </w:p>
        </w:tc>
      </w:tr>
      <w:tr w14:paraId="13665F1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F0C1D84">
            <w:pPr>
              <w:wordWrap w:val="0"/>
              <w:spacing w:before="20" w:after="20" w:line="240" w:lineRule="auto"/>
              <w:ind w:firstLine="0"/>
            </w:pPr>
            <w:r>
              <w:rPr>
                <w:sz w:val="20"/>
              </w:rPr>
              <w:t>图纸</w:t>
            </w:r>
          </w:p>
        </w:tc>
        <w:tc>
          <w:tcPr>
            <w:tcW w:w="2552" w:type="dxa"/>
            <w:shd w:val="clear" w:color="auto" w:fill="F7F9FC"/>
          </w:tcPr>
          <w:p w14:paraId="4ED52EB0">
            <w:pPr>
              <w:wordWrap w:val="0"/>
              <w:spacing w:before="20" w:after="20" w:line="240" w:lineRule="auto"/>
              <w:ind w:firstLine="0"/>
            </w:pPr>
            <w:r>
              <w:rPr>
                <w:sz w:val="20"/>
              </w:rPr>
              <w:t>POST</w:t>
            </w:r>
          </w:p>
        </w:tc>
        <w:tc>
          <w:tcPr>
            <w:tcW w:w="2952" w:type="dxa"/>
            <w:shd w:val="clear" w:color="auto" w:fill="F7F9FC"/>
          </w:tcPr>
          <w:p w14:paraId="636D0714">
            <w:pPr>
              <w:wordWrap w:val="0"/>
              <w:spacing w:before="20" w:after="20" w:line="240" w:lineRule="auto"/>
              <w:ind w:firstLine="0"/>
            </w:pPr>
            <w:r>
              <w:rPr>
                <w:sz w:val="20"/>
              </w:rPr>
              <w:t>/api/v1/drawings/dwg</w:t>
            </w:r>
          </w:p>
        </w:tc>
        <w:tc>
          <w:tcPr>
            <w:tcW w:w="2211" w:type="dxa"/>
            <w:shd w:val="clear" w:color="auto" w:fill="F7F9FC"/>
          </w:tcPr>
          <w:p w14:paraId="68B56EBE">
            <w:pPr>
              <w:wordWrap w:val="0"/>
              <w:spacing w:before="20" w:after="20" w:line="240" w:lineRule="auto"/>
              <w:ind w:firstLine="0"/>
            </w:pPr>
            <w:r>
              <w:rPr>
                <w:sz w:val="20"/>
              </w:rPr>
              <w:t>生成 DWG</w:t>
            </w:r>
          </w:p>
        </w:tc>
      </w:tr>
      <w:tr w14:paraId="126954D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595BD18C">
            <w:pPr>
              <w:wordWrap w:val="0"/>
              <w:spacing w:before="20" w:after="20" w:line="240" w:lineRule="auto"/>
              <w:ind w:firstLine="0"/>
            </w:pPr>
            <w:r>
              <w:rPr>
                <w:sz w:val="20"/>
              </w:rPr>
              <w:t>导出</w:t>
            </w:r>
          </w:p>
        </w:tc>
        <w:tc>
          <w:tcPr>
            <w:tcW w:w="2552" w:type="dxa"/>
          </w:tcPr>
          <w:p w14:paraId="3282C4EC">
            <w:pPr>
              <w:wordWrap w:val="0"/>
              <w:spacing w:before="20" w:after="20" w:line="240" w:lineRule="auto"/>
              <w:ind w:firstLine="0"/>
            </w:pPr>
            <w:r>
              <w:rPr>
                <w:sz w:val="20"/>
              </w:rPr>
              <w:t>POST</w:t>
            </w:r>
          </w:p>
        </w:tc>
        <w:tc>
          <w:tcPr>
            <w:tcW w:w="2952" w:type="dxa"/>
          </w:tcPr>
          <w:p w14:paraId="5DC95C23">
            <w:pPr>
              <w:wordWrap w:val="0"/>
              <w:spacing w:before="20" w:after="20" w:line="240" w:lineRule="auto"/>
              <w:ind w:firstLine="0"/>
            </w:pPr>
            <w:r>
              <w:rPr>
                <w:sz w:val="20"/>
              </w:rPr>
              <w:t>/api/v1/exports/section</w:t>
            </w:r>
          </w:p>
        </w:tc>
        <w:tc>
          <w:tcPr>
            <w:tcW w:w="2211" w:type="dxa"/>
          </w:tcPr>
          <w:p w14:paraId="10E092B8">
            <w:pPr>
              <w:wordWrap w:val="0"/>
              <w:spacing w:before="20" w:after="20" w:line="240" w:lineRule="auto"/>
              <w:ind w:firstLine="0"/>
            </w:pPr>
            <w:r>
              <w:rPr>
                <w:sz w:val="20"/>
              </w:rPr>
              <w:t>导出断面 xlsx</w:t>
            </w:r>
          </w:p>
        </w:tc>
      </w:tr>
      <w:tr w14:paraId="0FD1A13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6DE7A3B3">
            <w:pPr>
              <w:wordWrap w:val="0"/>
              <w:spacing w:before="20" w:after="20" w:line="240" w:lineRule="auto"/>
              <w:ind w:firstLine="0"/>
            </w:pPr>
            <w:r>
              <w:rPr>
                <w:sz w:val="20"/>
              </w:rPr>
              <w:t>统计</w:t>
            </w:r>
          </w:p>
        </w:tc>
        <w:tc>
          <w:tcPr>
            <w:tcW w:w="2552" w:type="dxa"/>
            <w:shd w:val="clear" w:color="auto" w:fill="F7F9FC"/>
          </w:tcPr>
          <w:p w14:paraId="6A7FF8B2">
            <w:pPr>
              <w:wordWrap w:val="0"/>
              <w:spacing w:before="20" w:after="20" w:line="240" w:lineRule="auto"/>
              <w:ind w:firstLine="0"/>
            </w:pPr>
            <w:r>
              <w:rPr>
                <w:sz w:val="20"/>
              </w:rPr>
              <w:t>GET</w:t>
            </w:r>
          </w:p>
        </w:tc>
        <w:tc>
          <w:tcPr>
            <w:tcW w:w="2952" w:type="dxa"/>
            <w:shd w:val="clear" w:color="auto" w:fill="F7F9FC"/>
          </w:tcPr>
          <w:p w14:paraId="4A74A971">
            <w:pPr>
              <w:wordWrap w:val="0"/>
              <w:spacing w:before="20" w:after="20" w:line="240" w:lineRule="auto"/>
              <w:ind w:firstLine="0"/>
            </w:pPr>
            <w:r>
              <w:rPr>
                <w:sz w:val="20"/>
              </w:rPr>
              <w:t>/api/v1/statistics/defects</w:t>
            </w:r>
          </w:p>
        </w:tc>
        <w:tc>
          <w:tcPr>
            <w:tcW w:w="2211" w:type="dxa"/>
            <w:shd w:val="clear" w:color="auto" w:fill="F7F9FC"/>
          </w:tcPr>
          <w:p w14:paraId="789539A7">
            <w:pPr>
              <w:wordWrap w:val="0"/>
              <w:spacing w:before="20" w:after="20" w:line="240" w:lineRule="auto"/>
              <w:ind w:firstLine="0"/>
            </w:pPr>
            <w:r>
              <w:rPr>
                <w:sz w:val="20"/>
              </w:rPr>
              <w:t>缺陷统计</w:t>
            </w:r>
          </w:p>
        </w:tc>
      </w:tr>
      <w:tr w14:paraId="0E0946E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821D9CC">
            <w:pPr>
              <w:wordWrap w:val="0"/>
              <w:spacing w:before="20" w:after="20" w:line="240" w:lineRule="auto"/>
              <w:ind w:firstLine="0"/>
            </w:pPr>
            <w:r>
              <w:rPr>
                <w:sz w:val="20"/>
              </w:rPr>
              <w:t>系统</w:t>
            </w:r>
          </w:p>
        </w:tc>
        <w:tc>
          <w:tcPr>
            <w:tcW w:w="2552" w:type="dxa"/>
          </w:tcPr>
          <w:p w14:paraId="45AD50C2">
            <w:pPr>
              <w:wordWrap w:val="0"/>
              <w:spacing w:before="20" w:after="20" w:line="240" w:lineRule="auto"/>
              <w:ind w:firstLine="0"/>
            </w:pPr>
            <w:r>
              <w:rPr>
                <w:sz w:val="20"/>
              </w:rPr>
              <w:t>GET</w:t>
            </w:r>
          </w:p>
        </w:tc>
        <w:tc>
          <w:tcPr>
            <w:tcW w:w="2952" w:type="dxa"/>
          </w:tcPr>
          <w:p w14:paraId="250000D0">
            <w:pPr>
              <w:wordWrap w:val="0"/>
              <w:spacing w:before="20" w:after="20" w:line="240" w:lineRule="auto"/>
              <w:ind w:firstLine="0"/>
            </w:pPr>
            <w:r>
              <w:rPr>
                <w:sz w:val="20"/>
              </w:rPr>
              <w:t>/api/v1/dicts</w:t>
            </w:r>
          </w:p>
        </w:tc>
        <w:tc>
          <w:tcPr>
            <w:tcW w:w="2211" w:type="dxa"/>
          </w:tcPr>
          <w:p w14:paraId="0C2BF957">
            <w:pPr>
              <w:wordWrap w:val="0"/>
              <w:spacing w:before="20" w:after="20" w:line="240" w:lineRule="auto"/>
              <w:ind w:firstLine="0"/>
            </w:pPr>
            <w:r>
              <w:rPr>
                <w:sz w:val="20"/>
              </w:rPr>
              <w:t>字典</w:t>
            </w:r>
          </w:p>
        </w:tc>
      </w:tr>
      <w:tr w14:paraId="1AF966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14F23D5A">
            <w:pPr>
              <w:wordWrap w:val="0"/>
              <w:spacing w:before="20" w:after="20" w:line="240" w:lineRule="auto"/>
              <w:ind w:firstLine="0"/>
            </w:pPr>
            <w:r>
              <w:rPr>
                <w:sz w:val="20"/>
              </w:rPr>
              <w:t>系统</w:t>
            </w:r>
          </w:p>
        </w:tc>
        <w:tc>
          <w:tcPr>
            <w:tcW w:w="2552" w:type="dxa"/>
            <w:shd w:val="clear" w:color="auto" w:fill="F7F9FC"/>
          </w:tcPr>
          <w:p w14:paraId="2C285DF8">
            <w:pPr>
              <w:wordWrap w:val="0"/>
              <w:spacing w:before="20" w:after="20" w:line="240" w:lineRule="auto"/>
              <w:ind w:firstLine="0"/>
            </w:pPr>
            <w:r>
              <w:rPr>
                <w:sz w:val="20"/>
              </w:rPr>
              <w:t>POST</w:t>
            </w:r>
          </w:p>
        </w:tc>
        <w:tc>
          <w:tcPr>
            <w:tcW w:w="2952" w:type="dxa"/>
            <w:shd w:val="clear" w:color="auto" w:fill="F7F9FC"/>
          </w:tcPr>
          <w:p w14:paraId="23A9B662">
            <w:pPr>
              <w:wordWrap w:val="0"/>
              <w:spacing w:before="20" w:after="20" w:line="240" w:lineRule="auto"/>
              <w:ind w:firstLine="0"/>
            </w:pPr>
            <w:r>
              <w:rPr>
                <w:sz w:val="20"/>
              </w:rPr>
              <w:t>/api/v1/rules</w:t>
            </w:r>
          </w:p>
        </w:tc>
        <w:tc>
          <w:tcPr>
            <w:tcW w:w="2211" w:type="dxa"/>
            <w:shd w:val="clear" w:color="auto" w:fill="F7F9FC"/>
          </w:tcPr>
          <w:p w14:paraId="40C6856C">
            <w:pPr>
              <w:wordWrap w:val="0"/>
              <w:spacing w:before="20" w:after="20" w:line="240" w:lineRule="auto"/>
              <w:ind w:firstLine="0"/>
            </w:pPr>
            <w:r>
              <w:rPr>
                <w:sz w:val="20"/>
              </w:rPr>
              <w:t>规则配置</w:t>
            </w:r>
          </w:p>
        </w:tc>
      </w:tr>
    </w:tbl>
    <w:p w14:paraId="6CDBA73C">
      <w:pPr>
        <w:wordWrap w:val="0"/>
        <w:spacing w:line="192" w:lineRule="auto"/>
      </w:pPr>
      <w:r>
        <w:rPr>
          <w:rFonts w:hint="eastAsia"/>
        </w:rPr>
        <w:t>上述接口都是预先设计，实际使用需要根据项目的具体实施才能确认，以最终提交版本为主。</w:t>
      </w:r>
    </w:p>
    <w:p w14:paraId="41AB8CC0">
      <w:pPr>
        <w:wordWrap w:val="0"/>
        <w:spacing w:before="160" w:after="40" w:line="312" w:lineRule="auto"/>
      </w:pPr>
      <w:r>
        <w:rPr>
          <w:rFonts w:ascii="黑体" w:hAnsi="黑体" w:eastAsia="黑体"/>
          <w:b/>
        </w:rPr>
        <w:t>算法服务接口（gRPC）</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211"/>
        <w:gridCol w:w="2211"/>
        <w:gridCol w:w="2211"/>
        <w:gridCol w:w="2211"/>
      </w:tblGrid>
      <w:tr w14:paraId="629964C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D9E2F3"/>
          </w:tcPr>
          <w:p w14:paraId="6D438793">
            <w:pPr>
              <w:wordWrap w:val="0"/>
              <w:spacing w:before="20" w:after="20" w:line="240" w:lineRule="auto"/>
              <w:ind w:firstLine="0"/>
            </w:pPr>
            <w:r>
              <w:rPr>
                <w:b/>
                <w:sz w:val="20"/>
              </w:rPr>
              <w:t>服务</w:t>
            </w:r>
          </w:p>
        </w:tc>
        <w:tc>
          <w:tcPr>
            <w:tcW w:w="2211" w:type="dxa"/>
            <w:shd w:val="clear" w:color="auto" w:fill="D9E2F3"/>
          </w:tcPr>
          <w:p w14:paraId="52B50CD6">
            <w:pPr>
              <w:wordWrap w:val="0"/>
              <w:spacing w:before="20" w:after="20" w:line="240" w:lineRule="auto"/>
              <w:ind w:firstLine="0"/>
            </w:pPr>
            <w:r>
              <w:rPr>
                <w:b/>
                <w:sz w:val="20"/>
              </w:rPr>
              <w:t>方法</w:t>
            </w:r>
          </w:p>
        </w:tc>
        <w:tc>
          <w:tcPr>
            <w:tcW w:w="2211" w:type="dxa"/>
            <w:shd w:val="clear" w:color="auto" w:fill="D9E2F3"/>
          </w:tcPr>
          <w:p w14:paraId="06BA4018">
            <w:pPr>
              <w:wordWrap w:val="0"/>
              <w:spacing w:before="20" w:after="20" w:line="240" w:lineRule="auto"/>
              <w:ind w:firstLine="0"/>
            </w:pPr>
            <w:r>
              <w:rPr>
                <w:b/>
                <w:sz w:val="20"/>
              </w:rPr>
              <w:t>输入</w:t>
            </w:r>
          </w:p>
        </w:tc>
        <w:tc>
          <w:tcPr>
            <w:tcW w:w="2211" w:type="dxa"/>
            <w:shd w:val="clear" w:color="auto" w:fill="D9E2F3"/>
          </w:tcPr>
          <w:p w14:paraId="32397DBC">
            <w:pPr>
              <w:wordWrap w:val="0"/>
              <w:spacing w:before="20" w:after="20" w:line="240" w:lineRule="auto"/>
              <w:ind w:firstLine="0"/>
            </w:pPr>
            <w:r>
              <w:rPr>
                <w:b/>
                <w:sz w:val="20"/>
              </w:rPr>
              <w:t>输出</w:t>
            </w:r>
          </w:p>
        </w:tc>
      </w:tr>
      <w:tr w14:paraId="38AF7B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31BCB53C">
            <w:pPr>
              <w:wordWrap w:val="0"/>
              <w:spacing w:before="20" w:after="20" w:line="240" w:lineRule="auto"/>
              <w:ind w:firstLine="0"/>
            </w:pPr>
            <w:r>
              <w:rPr>
                <w:sz w:val="20"/>
              </w:rPr>
              <w:t>PreprocessService</w:t>
            </w:r>
          </w:p>
        </w:tc>
        <w:tc>
          <w:tcPr>
            <w:tcW w:w="2211" w:type="dxa"/>
          </w:tcPr>
          <w:p w14:paraId="2F819172">
            <w:pPr>
              <w:wordWrap w:val="0"/>
              <w:spacing w:before="20" w:after="20" w:line="240" w:lineRule="auto"/>
              <w:ind w:firstLine="0"/>
            </w:pPr>
            <w:r>
              <w:rPr>
                <w:sz w:val="20"/>
              </w:rPr>
              <w:t>Denoise</w:t>
            </w:r>
          </w:p>
        </w:tc>
        <w:tc>
          <w:tcPr>
            <w:tcW w:w="2211" w:type="dxa"/>
          </w:tcPr>
          <w:p w14:paraId="18B5834E">
            <w:pPr>
              <w:wordWrap w:val="0"/>
              <w:spacing w:before="20" w:after="20" w:line="240" w:lineRule="auto"/>
              <w:ind w:firstLine="0"/>
            </w:pPr>
            <w:r>
              <w:rPr>
                <w:sz w:val="20"/>
              </w:rPr>
              <w:t>点云路径、参数</w:t>
            </w:r>
          </w:p>
        </w:tc>
        <w:tc>
          <w:tcPr>
            <w:tcW w:w="2211" w:type="dxa"/>
          </w:tcPr>
          <w:p w14:paraId="067B065B">
            <w:pPr>
              <w:wordWrap w:val="0"/>
              <w:spacing w:before="20" w:after="20" w:line="240" w:lineRule="auto"/>
              <w:ind w:firstLine="0"/>
            </w:pPr>
            <w:r>
              <w:rPr>
                <w:sz w:val="20"/>
              </w:rPr>
              <w:t>处理后点云</w:t>
            </w:r>
          </w:p>
        </w:tc>
      </w:tr>
      <w:tr w14:paraId="522CFE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3F1ABD59">
            <w:pPr>
              <w:wordWrap w:val="0"/>
              <w:spacing w:before="20" w:after="20" w:line="240" w:lineRule="auto"/>
              <w:ind w:firstLine="0"/>
            </w:pPr>
            <w:r>
              <w:rPr>
                <w:sz w:val="20"/>
              </w:rPr>
              <w:t>RegistrationService</w:t>
            </w:r>
          </w:p>
        </w:tc>
        <w:tc>
          <w:tcPr>
            <w:tcW w:w="2211" w:type="dxa"/>
            <w:shd w:val="clear" w:color="auto" w:fill="F7F9FC"/>
          </w:tcPr>
          <w:p w14:paraId="7FDEE0E3">
            <w:pPr>
              <w:wordWrap w:val="0"/>
              <w:spacing w:before="20" w:after="20" w:line="240" w:lineRule="auto"/>
              <w:ind w:firstLine="0"/>
            </w:pPr>
            <w:r>
              <w:rPr>
                <w:sz w:val="20"/>
              </w:rPr>
              <w:t>CoarseRegister / FineRegister / GlobalAdjust</w:t>
            </w:r>
          </w:p>
        </w:tc>
        <w:tc>
          <w:tcPr>
            <w:tcW w:w="2211" w:type="dxa"/>
            <w:shd w:val="clear" w:color="auto" w:fill="F7F9FC"/>
          </w:tcPr>
          <w:p w14:paraId="24665156">
            <w:pPr>
              <w:wordWrap w:val="0"/>
              <w:spacing w:before="20" w:after="20" w:line="240" w:lineRule="auto"/>
              <w:ind w:firstLine="0"/>
            </w:pPr>
            <w:r>
              <w:rPr>
                <w:sz w:val="20"/>
              </w:rPr>
              <w:t>点云、控制点</w:t>
            </w:r>
          </w:p>
        </w:tc>
        <w:tc>
          <w:tcPr>
            <w:tcW w:w="2211" w:type="dxa"/>
            <w:shd w:val="clear" w:color="auto" w:fill="F7F9FC"/>
          </w:tcPr>
          <w:p w14:paraId="044B273D">
            <w:pPr>
              <w:wordWrap w:val="0"/>
              <w:spacing w:before="20" w:after="20" w:line="240" w:lineRule="auto"/>
              <w:ind w:firstLine="0"/>
            </w:pPr>
            <w:r>
              <w:rPr>
                <w:sz w:val="20"/>
              </w:rPr>
              <w:t>变换矩阵、精度报告</w:t>
            </w:r>
          </w:p>
        </w:tc>
      </w:tr>
      <w:tr w14:paraId="7D2FAE6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23216085">
            <w:pPr>
              <w:wordWrap w:val="0"/>
              <w:spacing w:before="20" w:after="20" w:line="240" w:lineRule="auto"/>
              <w:ind w:firstLine="0"/>
            </w:pPr>
            <w:r>
              <w:rPr>
                <w:sz w:val="20"/>
              </w:rPr>
              <w:t>ReconstructionService</w:t>
            </w:r>
          </w:p>
        </w:tc>
        <w:tc>
          <w:tcPr>
            <w:tcW w:w="2211" w:type="dxa"/>
          </w:tcPr>
          <w:p w14:paraId="52808E4E">
            <w:pPr>
              <w:wordWrap w:val="0"/>
              <w:spacing w:before="20" w:after="20" w:line="240" w:lineRule="auto"/>
              <w:ind w:firstLine="0"/>
            </w:pPr>
            <w:r>
              <w:rPr>
                <w:sz w:val="20"/>
              </w:rPr>
              <w:t>TSDF / Poisson / Train3DGS</w:t>
            </w:r>
          </w:p>
        </w:tc>
        <w:tc>
          <w:tcPr>
            <w:tcW w:w="2211" w:type="dxa"/>
          </w:tcPr>
          <w:p w14:paraId="28E024D2">
            <w:pPr>
              <w:wordWrap w:val="0"/>
              <w:spacing w:before="20" w:after="20" w:line="240" w:lineRule="auto"/>
              <w:ind w:firstLine="0"/>
            </w:pPr>
            <w:r>
              <w:rPr>
                <w:sz w:val="20"/>
              </w:rPr>
              <w:t>点云、影像、参数</w:t>
            </w:r>
          </w:p>
        </w:tc>
        <w:tc>
          <w:tcPr>
            <w:tcW w:w="2211" w:type="dxa"/>
          </w:tcPr>
          <w:p w14:paraId="39F16801">
            <w:pPr>
              <w:wordWrap w:val="0"/>
              <w:spacing w:before="20" w:after="20" w:line="240" w:lineRule="auto"/>
              <w:ind w:firstLine="0"/>
            </w:pPr>
            <w:r>
              <w:rPr>
                <w:sz w:val="20"/>
              </w:rPr>
              <w:t>模型、日志</w:t>
            </w:r>
          </w:p>
        </w:tc>
      </w:tr>
      <w:tr w14:paraId="5E2535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2943710D">
            <w:pPr>
              <w:wordWrap w:val="0"/>
              <w:spacing w:before="20" w:after="20" w:line="240" w:lineRule="auto"/>
              <w:ind w:firstLine="0"/>
            </w:pPr>
            <w:r>
              <w:rPr>
                <w:sz w:val="20"/>
              </w:rPr>
              <w:t>DetectionService</w:t>
            </w:r>
          </w:p>
        </w:tc>
        <w:tc>
          <w:tcPr>
            <w:tcW w:w="2211" w:type="dxa"/>
            <w:shd w:val="clear" w:color="auto" w:fill="F7F9FC"/>
          </w:tcPr>
          <w:p w14:paraId="1B54D777">
            <w:pPr>
              <w:wordWrap w:val="0"/>
              <w:spacing w:before="20" w:after="20" w:line="240" w:lineRule="auto"/>
              <w:ind w:firstLine="0"/>
            </w:pPr>
            <w:r>
              <w:rPr>
                <w:sz w:val="20"/>
              </w:rPr>
              <w:t>Detect2D / Detect3D / Fuse</w:t>
            </w:r>
          </w:p>
        </w:tc>
        <w:tc>
          <w:tcPr>
            <w:tcW w:w="2211" w:type="dxa"/>
            <w:shd w:val="clear" w:color="auto" w:fill="F7F9FC"/>
          </w:tcPr>
          <w:p w14:paraId="20DABE9C">
            <w:pPr>
              <w:wordWrap w:val="0"/>
              <w:spacing w:before="20" w:after="20" w:line="240" w:lineRule="auto"/>
              <w:ind w:firstLine="0"/>
            </w:pPr>
            <w:r>
              <w:rPr>
                <w:sz w:val="20"/>
              </w:rPr>
              <w:t>影像/点云、模型版本</w:t>
            </w:r>
          </w:p>
        </w:tc>
        <w:tc>
          <w:tcPr>
            <w:tcW w:w="2211" w:type="dxa"/>
            <w:shd w:val="clear" w:color="auto" w:fill="F7F9FC"/>
          </w:tcPr>
          <w:p w14:paraId="02CF1A00">
            <w:pPr>
              <w:wordWrap w:val="0"/>
              <w:spacing w:before="20" w:after="20" w:line="240" w:lineRule="auto"/>
              <w:ind w:firstLine="0"/>
            </w:pPr>
            <w:r>
              <w:rPr>
                <w:sz w:val="20"/>
              </w:rPr>
              <w:t>候选缺陷</w:t>
            </w:r>
          </w:p>
        </w:tc>
      </w:tr>
      <w:tr w14:paraId="136423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548B4EEE">
            <w:pPr>
              <w:wordWrap w:val="0"/>
              <w:spacing w:before="20" w:after="20" w:line="240" w:lineRule="auto"/>
              <w:ind w:firstLine="0"/>
            </w:pPr>
            <w:r>
              <w:rPr>
                <w:sz w:val="20"/>
              </w:rPr>
              <w:t>MeasurementService</w:t>
            </w:r>
          </w:p>
        </w:tc>
        <w:tc>
          <w:tcPr>
            <w:tcW w:w="2211" w:type="dxa"/>
          </w:tcPr>
          <w:p w14:paraId="7F5FE4F0">
            <w:pPr>
              <w:wordWrap w:val="0"/>
              <w:spacing w:before="20" w:after="20" w:line="240" w:lineRule="auto"/>
              <w:ind w:firstLine="0"/>
            </w:pPr>
            <w:r>
              <w:rPr>
                <w:sz w:val="20"/>
              </w:rPr>
              <w:t>Measure</w:t>
            </w:r>
          </w:p>
        </w:tc>
        <w:tc>
          <w:tcPr>
            <w:tcW w:w="2211" w:type="dxa"/>
          </w:tcPr>
          <w:p w14:paraId="1CDEBB48">
            <w:pPr>
              <w:wordWrap w:val="0"/>
              <w:spacing w:before="20" w:after="20" w:line="240" w:lineRule="auto"/>
              <w:ind w:firstLine="0"/>
            </w:pPr>
            <w:r>
              <w:rPr>
                <w:sz w:val="20"/>
              </w:rPr>
              <w:t>缺陷点集、基准面参数</w:t>
            </w:r>
          </w:p>
        </w:tc>
        <w:tc>
          <w:tcPr>
            <w:tcW w:w="2211" w:type="dxa"/>
          </w:tcPr>
          <w:p w14:paraId="27C388CF">
            <w:pPr>
              <w:wordWrap w:val="0"/>
              <w:spacing w:before="20" w:after="20" w:line="240" w:lineRule="auto"/>
              <w:ind w:firstLine="0"/>
            </w:pPr>
            <w:r>
              <w:rPr>
                <w:sz w:val="20"/>
              </w:rPr>
              <w:t>五维尺寸、不确定度</w:t>
            </w:r>
          </w:p>
        </w:tc>
      </w:tr>
      <w:tr w14:paraId="24D07E2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03C1F8F6">
            <w:pPr>
              <w:wordWrap w:val="0"/>
              <w:spacing w:before="20" w:after="20" w:line="240" w:lineRule="auto"/>
              <w:ind w:firstLine="0"/>
            </w:pPr>
            <w:r>
              <w:rPr>
                <w:sz w:val="20"/>
              </w:rPr>
              <w:t>CompareService</w:t>
            </w:r>
          </w:p>
        </w:tc>
        <w:tc>
          <w:tcPr>
            <w:tcW w:w="2211" w:type="dxa"/>
            <w:shd w:val="clear" w:color="auto" w:fill="F7F9FC"/>
          </w:tcPr>
          <w:p w14:paraId="4378B701">
            <w:pPr>
              <w:wordWrap w:val="0"/>
              <w:spacing w:before="20" w:after="20" w:line="240" w:lineRule="auto"/>
              <w:ind w:firstLine="0"/>
            </w:pPr>
            <w:r>
              <w:rPr>
                <w:sz w:val="20"/>
              </w:rPr>
              <w:t>M3C2 / DoD</w:t>
            </w:r>
          </w:p>
        </w:tc>
        <w:tc>
          <w:tcPr>
            <w:tcW w:w="2211" w:type="dxa"/>
            <w:shd w:val="clear" w:color="auto" w:fill="F7F9FC"/>
          </w:tcPr>
          <w:p w14:paraId="09117FB4">
            <w:pPr>
              <w:wordWrap w:val="0"/>
              <w:spacing w:before="20" w:after="20" w:line="240" w:lineRule="auto"/>
              <w:ind w:firstLine="0"/>
            </w:pPr>
            <w:r>
              <w:rPr>
                <w:sz w:val="20"/>
              </w:rPr>
              <w:t>两期点云</w:t>
            </w:r>
          </w:p>
        </w:tc>
        <w:tc>
          <w:tcPr>
            <w:tcW w:w="2211" w:type="dxa"/>
            <w:shd w:val="clear" w:color="auto" w:fill="F7F9FC"/>
          </w:tcPr>
          <w:p w14:paraId="7F5CC3CD">
            <w:pPr>
              <w:wordWrap w:val="0"/>
              <w:spacing w:before="20" w:after="20" w:line="240" w:lineRule="auto"/>
              <w:ind w:firstLine="0"/>
            </w:pPr>
            <w:r>
              <w:rPr>
                <w:sz w:val="20"/>
              </w:rPr>
              <w:t>变化结果</w:t>
            </w:r>
          </w:p>
        </w:tc>
      </w:tr>
      <w:tr w14:paraId="09B4936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6D840FDB">
            <w:pPr>
              <w:wordWrap w:val="0"/>
              <w:spacing w:before="20" w:after="20" w:line="240" w:lineRule="auto"/>
              <w:ind w:firstLine="0"/>
            </w:pPr>
            <w:r>
              <w:rPr>
                <w:sz w:val="20"/>
              </w:rPr>
              <w:t>ReportService</w:t>
            </w:r>
          </w:p>
        </w:tc>
        <w:tc>
          <w:tcPr>
            <w:tcW w:w="2211" w:type="dxa"/>
          </w:tcPr>
          <w:p w14:paraId="7E612A28">
            <w:pPr>
              <w:wordWrap w:val="0"/>
              <w:spacing w:before="20" w:after="20" w:line="240" w:lineRule="auto"/>
              <w:ind w:firstLine="0"/>
            </w:pPr>
            <w:r>
              <w:rPr>
                <w:sz w:val="20"/>
              </w:rPr>
              <w:t>RenderChart / BuildDoc / BuildDWG</w:t>
            </w:r>
          </w:p>
        </w:tc>
        <w:tc>
          <w:tcPr>
            <w:tcW w:w="2211" w:type="dxa"/>
          </w:tcPr>
          <w:p w14:paraId="709B4C6B">
            <w:pPr>
              <w:wordWrap w:val="0"/>
              <w:spacing w:before="20" w:after="20" w:line="240" w:lineRule="auto"/>
              <w:ind w:firstLine="0"/>
            </w:pPr>
            <w:r>
              <w:rPr>
                <w:sz w:val="20"/>
              </w:rPr>
              <w:t>数据、模板</w:t>
            </w:r>
          </w:p>
        </w:tc>
        <w:tc>
          <w:tcPr>
            <w:tcW w:w="2211" w:type="dxa"/>
          </w:tcPr>
          <w:p w14:paraId="10CFA9DF">
            <w:pPr>
              <w:wordWrap w:val="0"/>
              <w:spacing w:before="20" w:after="20" w:line="240" w:lineRule="auto"/>
              <w:ind w:firstLine="0"/>
            </w:pPr>
            <w:r>
              <w:rPr>
                <w:sz w:val="20"/>
              </w:rPr>
              <w:t>文档/图纸</w:t>
            </w:r>
          </w:p>
        </w:tc>
      </w:tr>
    </w:tbl>
    <w:p w14:paraId="6F8688AA">
      <w:pPr>
        <w:wordWrap w:val="0"/>
        <w:spacing w:line="192" w:lineRule="auto"/>
      </w:pPr>
    </w:p>
    <w:p w14:paraId="1735C3D7">
      <w:pPr>
        <w:wordWrap w:val="0"/>
        <w:spacing w:before="160" w:after="40" w:line="312" w:lineRule="auto"/>
      </w:pPr>
      <w:r>
        <w:rPr>
          <w:rFonts w:ascii="黑体" w:hAnsi="黑体" w:eastAsia="黑体"/>
          <w:b/>
        </w:rPr>
        <w:t>外部系统对接</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948"/>
        <w:gridCol w:w="2948"/>
        <w:gridCol w:w="2948"/>
      </w:tblGrid>
      <w:tr w14:paraId="25B5E06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D9E2F3"/>
          </w:tcPr>
          <w:p w14:paraId="04A6E01B">
            <w:pPr>
              <w:wordWrap w:val="0"/>
              <w:spacing w:before="20" w:after="20" w:line="240" w:lineRule="auto"/>
              <w:ind w:firstLine="0"/>
            </w:pPr>
            <w:r>
              <w:rPr>
                <w:b/>
                <w:sz w:val="20"/>
              </w:rPr>
              <w:t>系统</w:t>
            </w:r>
          </w:p>
        </w:tc>
        <w:tc>
          <w:tcPr>
            <w:tcW w:w="2948" w:type="dxa"/>
            <w:shd w:val="clear" w:color="auto" w:fill="D9E2F3"/>
          </w:tcPr>
          <w:p w14:paraId="10F02CD9">
            <w:pPr>
              <w:wordWrap w:val="0"/>
              <w:spacing w:before="20" w:after="20" w:line="240" w:lineRule="auto"/>
              <w:ind w:firstLine="0"/>
            </w:pPr>
            <w:r>
              <w:rPr>
                <w:b/>
                <w:sz w:val="20"/>
              </w:rPr>
              <w:t>对接方式</w:t>
            </w:r>
          </w:p>
        </w:tc>
        <w:tc>
          <w:tcPr>
            <w:tcW w:w="2948" w:type="dxa"/>
            <w:shd w:val="clear" w:color="auto" w:fill="D9E2F3"/>
          </w:tcPr>
          <w:p w14:paraId="68F54DC8">
            <w:pPr>
              <w:wordWrap w:val="0"/>
              <w:spacing w:before="20" w:after="20" w:line="240" w:lineRule="auto"/>
              <w:ind w:firstLine="0"/>
            </w:pPr>
            <w:r>
              <w:rPr>
                <w:b/>
                <w:sz w:val="20"/>
              </w:rPr>
              <w:t>内容</w:t>
            </w:r>
          </w:p>
        </w:tc>
      </w:tr>
      <w:tr w14:paraId="5F4A42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4D6E94BA">
            <w:pPr>
              <w:wordWrap w:val="0"/>
              <w:spacing w:before="20" w:after="20" w:line="240" w:lineRule="auto"/>
              <w:ind w:firstLine="0"/>
            </w:pPr>
            <w:r>
              <w:rPr>
                <w:sz w:val="20"/>
              </w:rPr>
              <w:t>甲方统一身份认证</w:t>
            </w:r>
          </w:p>
        </w:tc>
        <w:tc>
          <w:tcPr>
            <w:tcW w:w="2948" w:type="dxa"/>
          </w:tcPr>
          <w:p w14:paraId="264C7E16">
            <w:pPr>
              <w:wordWrap w:val="0"/>
              <w:spacing w:before="20" w:after="20" w:line="240" w:lineRule="auto"/>
              <w:ind w:firstLine="0"/>
            </w:pPr>
            <w:r>
              <w:rPr>
                <w:sz w:val="20"/>
              </w:rPr>
              <w:t>OAuth2/LDAP</w:t>
            </w:r>
          </w:p>
        </w:tc>
        <w:tc>
          <w:tcPr>
            <w:tcW w:w="2948" w:type="dxa"/>
          </w:tcPr>
          <w:p w14:paraId="5F8DD5A7">
            <w:pPr>
              <w:wordWrap w:val="0"/>
              <w:spacing w:before="20" w:after="20" w:line="240" w:lineRule="auto"/>
              <w:ind w:firstLine="0"/>
            </w:pPr>
            <w:r>
              <w:rPr>
                <w:sz w:val="20"/>
              </w:rPr>
              <w:t>单点登录</w:t>
            </w:r>
          </w:p>
        </w:tc>
      </w:tr>
      <w:tr w14:paraId="367858E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3EDF887A">
            <w:pPr>
              <w:wordWrap w:val="0"/>
              <w:spacing w:before="20" w:after="20" w:line="240" w:lineRule="auto"/>
              <w:ind w:firstLine="0"/>
            </w:pPr>
            <w:r>
              <w:rPr>
                <w:sz w:val="20"/>
              </w:rPr>
              <w:t>甲方检修管理系统</w:t>
            </w:r>
          </w:p>
        </w:tc>
        <w:tc>
          <w:tcPr>
            <w:tcW w:w="2948" w:type="dxa"/>
            <w:shd w:val="clear" w:color="auto" w:fill="F7F9FC"/>
          </w:tcPr>
          <w:p w14:paraId="208382BE">
            <w:pPr>
              <w:wordWrap w:val="0"/>
              <w:spacing w:before="20" w:after="20" w:line="240" w:lineRule="auto"/>
              <w:ind w:firstLine="0"/>
            </w:pPr>
            <w:r>
              <w:rPr>
                <w:sz w:val="20"/>
              </w:rPr>
              <w:t>REST API/文件交换</w:t>
            </w:r>
          </w:p>
        </w:tc>
        <w:tc>
          <w:tcPr>
            <w:tcW w:w="2948" w:type="dxa"/>
            <w:shd w:val="clear" w:color="auto" w:fill="F7F9FC"/>
          </w:tcPr>
          <w:p w14:paraId="703B855E">
            <w:pPr>
              <w:wordWrap w:val="0"/>
              <w:spacing w:before="20" w:after="20" w:line="240" w:lineRule="auto"/>
              <w:ind w:firstLine="0"/>
            </w:pPr>
            <w:r>
              <w:rPr>
                <w:sz w:val="20"/>
              </w:rPr>
              <w:t>检修计划、缺陷工单</w:t>
            </w:r>
          </w:p>
        </w:tc>
      </w:tr>
      <w:tr w14:paraId="19CC275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41F6F27A">
            <w:pPr>
              <w:wordWrap w:val="0"/>
              <w:spacing w:before="20" w:after="20" w:line="240" w:lineRule="auto"/>
              <w:ind w:firstLine="0"/>
            </w:pPr>
            <w:r>
              <w:rPr>
                <w:sz w:val="20"/>
              </w:rPr>
              <w:t>甲方数据中台</w:t>
            </w:r>
          </w:p>
        </w:tc>
        <w:tc>
          <w:tcPr>
            <w:tcW w:w="2948" w:type="dxa"/>
          </w:tcPr>
          <w:p w14:paraId="39C10F62">
            <w:pPr>
              <w:wordWrap w:val="0"/>
              <w:spacing w:before="20" w:after="20" w:line="240" w:lineRule="auto"/>
              <w:ind w:firstLine="0"/>
            </w:pPr>
            <w:r>
              <w:rPr>
                <w:sz w:val="20"/>
              </w:rPr>
              <w:t>数据库/API</w:t>
            </w:r>
          </w:p>
        </w:tc>
        <w:tc>
          <w:tcPr>
            <w:tcW w:w="2948" w:type="dxa"/>
          </w:tcPr>
          <w:p w14:paraId="3E77ED01">
            <w:pPr>
              <w:wordWrap w:val="0"/>
              <w:spacing w:before="20" w:after="20" w:line="240" w:lineRule="auto"/>
              <w:ind w:firstLine="0"/>
            </w:pPr>
            <w:r>
              <w:rPr>
                <w:sz w:val="20"/>
              </w:rPr>
              <w:t>成果归档、数据共享</w:t>
            </w:r>
          </w:p>
        </w:tc>
      </w:tr>
      <w:tr w14:paraId="5357CEE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480EF91F">
            <w:pPr>
              <w:wordWrap w:val="0"/>
              <w:spacing w:before="20" w:after="20" w:line="240" w:lineRule="auto"/>
              <w:ind w:firstLine="0"/>
            </w:pPr>
            <w:r>
              <w:rPr>
                <w:sz w:val="20"/>
              </w:rPr>
              <w:t>全站仪/RTK</w:t>
            </w:r>
          </w:p>
        </w:tc>
        <w:tc>
          <w:tcPr>
            <w:tcW w:w="2948" w:type="dxa"/>
            <w:shd w:val="clear" w:color="auto" w:fill="F7F9FC"/>
          </w:tcPr>
          <w:p w14:paraId="0177E80B">
            <w:pPr>
              <w:wordWrap w:val="0"/>
              <w:spacing w:before="20" w:after="20" w:line="240" w:lineRule="auto"/>
              <w:ind w:firstLine="0"/>
            </w:pPr>
            <w:r>
              <w:rPr>
                <w:sz w:val="20"/>
              </w:rPr>
              <w:t>串口 /厂商 SDK</w:t>
            </w:r>
          </w:p>
        </w:tc>
        <w:tc>
          <w:tcPr>
            <w:tcW w:w="2948" w:type="dxa"/>
            <w:shd w:val="clear" w:color="auto" w:fill="F7F9FC"/>
          </w:tcPr>
          <w:p w14:paraId="700D8FF0">
            <w:pPr>
              <w:wordWrap w:val="0"/>
              <w:spacing w:before="20" w:after="20" w:line="240" w:lineRule="auto"/>
              <w:ind w:firstLine="0"/>
            </w:pPr>
            <w:r>
              <w:rPr>
                <w:sz w:val="20"/>
              </w:rPr>
              <w:t>控制点、坐标数据</w:t>
            </w:r>
          </w:p>
        </w:tc>
      </w:tr>
      <w:tr w14:paraId="643C65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6AA8EB00">
            <w:pPr>
              <w:wordWrap w:val="0"/>
              <w:spacing w:before="20" w:after="20" w:line="240" w:lineRule="auto"/>
              <w:ind w:firstLine="0"/>
            </w:pPr>
            <w:r>
              <w:rPr>
                <w:sz w:val="20"/>
              </w:rPr>
              <w:t>三维扫描设备</w:t>
            </w:r>
          </w:p>
        </w:tc>
        <w:tc>
          <w:tcPr>
            <w:tcW w:w="2948" w:type="dxa"/>
          </w:tcPr>
          <w:p w14:paraId="6D4C4799">
            <w:pPr>
              <w:wordWrap w:val="0"/>
              <w:spacing w:before="20" w:after="20" w:line="240" w:lineRule="auto"/>
              <w:ind w:firstLine="0"/>
            </w:pPr>
            <w:r>
              <w:rPr>
                <w:sz w:val="20"/>
              </w:rPr>
              <w:t>厂商 SDK/USB（设备侧）</w:t>
            </w:r>
          </w:p>
        </w:tc>
        <w:tc>
          <w:tcPr>
            <w:tcW w:w="2948" w:type="dxa"/>
          </w:tcPr>
          <w:p w14:paraId="2263A84D">
            <w:pPr>
              <w:wordWrap w:val="0"/>
              <w:spacing w:before="20" w:after="20" w:line="240" w:lineRule="auto"/>
              <w:ind w:firstLine="0"/>
            </w:pPr>
            <w:r>
              <w:rPr>
                <w:sz w:val="20"/>
              </w:rPr>
              <w:t>原始数据、位姿</w:t>
            </w:r>
          </w:p>
        </w:tc>
      </w:tr>
      <w:tr w14:paraId="5FC1DAE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7C03E79D">
            <w:pPr>
              <w:wordWrap w:val="0"/>
              <w:spacing w:before="20" w:after="20" w:line="240" w:lineRule="auto"/>
              <w:ind w:firstLine="0"/>
            </w:pPr>
            <w:r>
              <w:rPr>
                <w:sz w:val="20"/>
              </w:rPr>
              <w:t>CAD 软件</w:t>
            </w:r>
          </w:p>
        </w:tc>
        <w:tc>
          <w:tcPr>
            <w:tcW w:w="2948" w:type="dxa"/>
            <w:shd w:val="clear" w:color="auto" w:fill="F7F9FC"/>
          </w:tcPr>
          <w:p w14:paraId="3CD95CCF">
            <w:pPr>
              <w:wordWrap w:val="0"/>
              <w:spacing w:before="20" w:after="20" w:line="240" w:lineRule="auto"/>
              <w:ind w:firstLine="0"/>
            </w:pPr>
            <w:r>
              <w:rPr>
                <w:sz w:val="20"/>
              </w:rPr>
              <w:t>ODA/厂商 API</w:t>
            </w:r>
          </w:p>
        </w:tc>
        <w:tc>
          <w:tcPr>
            <w:tcW w:w="2948" w:type="dxa"/>
            <w:shd w:val="clear" w:color="auto" w:fill="F7F9FC"/>
          </w:tcPr>
          <w:p w14:paraId="79CA44E4">
            <w:pPr>
              <w:wordWrap w:val="0"/>
              <w:spacing w:before="20" w:after="20" w:line="240" w:lineRule="auto"/>
              <w:ind w:firstLine="0"/>
            </w:pPr>
            <w:r>
              <w:rPr>
                <w:sz w:val="20"/>
              </w:rPr>
              <w:t>DWG 读写</w:t>
            </w:r>
          </w:p>
        </w:tc>
      </w:tr>
      <w:tr w14:paraId="06C956F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2AF7EEB1">
            <w:pPr>
              <w:wordWrap w:val="0"/>
              <w:spacing w:before="20" w:after="20" w:line="240" w:lineRule="auto"/>
              <w:ind w:firstLine="0"/>
            </w:pPr>
            <w:r>
              <w:rPr>
                <w:sz w:val="20"/>
              </w:rPr>
              <w:t>Office/WPS</w:t>
            </w:r>
          </w:p>
        </w:tc>
        <w:tc>
          <w:tcPr>
            <w:tcW w:w="2948" w:type="dxa"/>
          </w:tcPr>
          <w:p w14:paraId="048CD22C">
            <w:pPr>
              <w:wordWrap w:val="0"/>
              <w:spacing w:before="20" w:after="20" w:line="240" w:lineRule="auto"/>
              <w:ind w:firstLine="0"/>
            </w:pPr>
            <w:r>
              <w:rPr>
                <w:sz w:val="20"/>
              </w:rPr>
              <w:t>文件格式</w:t>
            </w:r>
          </w:p>
        </w:tc>
        <w:tc>
          <w:tcPr>
            <w:tcW w:w="2948" w:type="dxa"/>
          </w:tcPr>
          <w:p w14:paraId="29679B9B">
            <w:pPr>
              <w:wordWrap w:val="0"/>
              <w:spacing w:before="20" w:after="20" w:line="240" w:lineRule="auto"/>
              <w:ind w:firstLine="0"/>
            </w:pPr>
            <w:r>
              <w:rPr>
                <w:sz w:val="20"/>
              </w:rPr>
              <w:t>DOCX/XLSX/PPTX</w:t>
            </w:r>
          </w:p>
        </w:tc>
      </w:tr>
    </w:tbl>
    <w:p w14:paraId="7518EF8E">
      <w:pPr>
        <w:wordWrap w:val="0"/>
        <w:spacing w:line="192" w:lineRule="auto"/>
      </w:pPr>
    </w:p>
    <w:p w14:paraId="58AB0788">
      <w:pPr>
        <w:pStyle w:val="5"/>
        <w:wordWrap w:val="0"/>
        <w:spacing w:after="160" w:line="312" w:lineRule="auto"/>
      </w:pPr>
      <w:bookmarkStart w:id="113" w:name="_Toc1666"/>
      <w:r>
        <w:rPr>
          <w:rFonts w:ascii="黑体" w:hAnsi="黑体"/>
          <w:color w:val="000000"/>
          <w:sz w:val="26"/>
        </w:rPr>
        <w:t>1.33.</w:t>
      </w:r>
      <w:r>
        <w:rPr>
          <w:rFonts w:hint="eastAsia" w:ascii="黑体" w:hAnsi="黑体"/>
          <w:color w:val="000000"/>
          <w:sz w:val="26"/>
        </w:rPr>
        <w:t>8</w:t>
      </w:r>
      <w:r>
        <w:rPr>
          <w:rFonts w:ascii="黑体" w:hAnsi="黑体"/>
          <w:color w:val="000000"/>
          <w:sz w:val="26"/>
        </w:rPr>
        <w:t>三维重建与渲染的效率、质量保障</w:t>
      </w:r>
      <w:bookmarkEnd w:id="113"/>
    </w:p>
    <w:p w14:paraId="344CCA71">
      <w:pPr>
        <w:wordWrap w:val="0"/>
        <w:spacing w:before="160" w:after="40" w:line="312" w:lineRule="auto"/>
      </w:pPr>
      <w:r>
        <w:rPr>
          <w:rFonts w:ascii="黑体" w:hAnsi="黑体" w:eastAsia="黑体"/>
          <w:b/>
        </w:rPr>
        <w:t>24 小时指标的时间预算</w:t>
      </w:r>
    </w:p>
    <w:p w14:paraId="00FF2952">
      <w:pPr>
        <w:wordWrap w:val="0"/>
        <w:spacing w:line="408" w:lineRule="auto"/>
      </w:pPr>
      <w:r>
        <w:t>以葛洲坝二江泄水闸闸室（底板约 26m×12m）为基准，测量完成后 24h 内完成三维重建与渲染。工序级时间预算如下：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704"/>
        <w:gridCol w:w="2977"/>
        <w:gridCol w:w="1134"/>
        <w:gridCol w:w="1843"/>
        <w:gridCol w:w="2187"/>
      </w:tblGrid>
      <w:tr w14:paraId="6FF6842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D9E2F3"/>
          </w:tcPr>
          <w:p w14:paraId="57E0E137">
            <w:pPr>
              <w:wordWrap w:val="0"/>
              <w:spacing w:before="20" w:after="20" w:line="240" w:lineRule="auto"/>
              <w:ind w:firstLine="0"/>
            </w:pPr>
            <w:r>
              <w:rPr>
                <w:b/>
                <w:sz w:val="20"/>
              </w:rPr>
              <w:t>序号</w:t>
            </w:r>
          </w:p>
        </w:tc>
        <w:tc>
          <w:tcPr>
            <w:tcW w:w="2977" w:type="dxa"/>
            <w:shd w:val="clear" w:color="auto" w:fill="D9E2F3"/>
          </w:tcPr>
          <w:p w14:paraId="692CDE2F">
            <w:pPr>
              <w:wordWrap w:val="0"/>
              <w:spacing w:before="20" w:after="20" w:line="240" w:lineRule="auto"/>
              <w:ind w:firstLine="0"/>
            </w:pPr>
            <w:r>
              <w:rPr>
                <w:b/>
                <w:sz w:val="20"/>
              </w:rPr>
              <w:t>工序</w:t>
            </w:r>
          </w:p>
        </w:tc>
        <w:tc>
          <w:tcPr>
            <w:tcW w:w="1134" w:type="dxa"/>
            <w:shd w:val="clear" w:color="auto" w:fill="D9E2F3"/>
          </w:tcPr>
          <w:p w14:paraId="7954A942">
            <w:pPr>
              <w:wordWrap w:val="0"/>
              <w:spacing w:before="20" w:after="20" w:line="240" w:lineRule="auto"/>
              <w:ind w:firstLine="0"/>
            </w:pPr>
            <w:r>
              <w:rPr>
                <w:b/>
                <w:sz w:val="20"/>
              </w:rPr>
              <w:t>预算耗时</w:t>
            </w:r>
          </w:p>
        </w:tc>
        <w:tc>
          <w:tcPr>
            <w:tcW w:w="1843" w:type="dxa"/>
            <w:shd w:val="clear" w:color="auto" w:fill="D9E2F3"/>
          </w:tcPr>
          <w:p w14:paraId="3FEE304E">
            <w:pPr>
              <w:wordWrap w:val="0"/>
              <w:spacing w:before="20" w:after="20" w:line="240" w:lineRule="auto"/>
              <w:ind w:firstLine="0"/>
            </w:pPr>
            <w:r>
              <w:rPr>
                <w:b/>
                <w:sz w:val="20"/>
              </w:rPr>
              <w:t>并行策略</w:t>
            </w:r>
          </w:p>
        </w:tc>
        <w:tc>
          <w:tcPr>
            <w:tcW w:w="2187" w:type="dxa"/>
            <w:shd w:val="clear" w:color="auto" w:fill="D9E2F3"/>
          </w:tcPr>
          <w:p w14:paraId="2FBFE665">
            <w:pPr>
              <w:wordWrap w:val="0"/>
              <w:spacing w:before="20" w:after="20" w:line="240" w:lineRule="auto"/>
              <w:ind w:firstLine="0"/>
            </w:pPr>
            <w:r>
              <w:rPr>
                <w:b/>
                <w:sz w:val="20"/>
              </w:rPr>
              <w:t>关键控制点</w:t>
            </w:r>
          </w:p>
        </w:tc>
      </w:tr>
      <w:tr w14:paraId="6CDA19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5F390012">
            <w:pPr>
              <w:wordWrap w:val="0"/>
              <w:spacing w:before="20" w:after="20" w:line="240" w:lineRule="auto"/>
              <w:ind w:firstLine="0"/>
            </w:pPr>
            <w:r>
              <w:rPr>
                <w:sz w:val="20"/>
              </w:rPr>
              <w:t>1</w:t>
            </w:r>
          </w:p>
        </w:tc>
        <w:tc>
          <w:tcPr>
            <w:tcW w:w="2977" w:type="dxa"/>
          </w:tcPr>
          <w:p w14:paraId="28C49106">
            <w:pPr>
              <w:wordWrap w:val="0"/>
              <w:spacing w:before="20" w:after="20" w:line="240" w:lineRule="auto"/>
              <w:ind w:firstLine="0"/>
            </w:pPr>
            <w:r>
              <w:rPr>
                <w:sz w:val="20"/>
              </w:rPr>
              <w:t>数据回传与完整性校验</w:t>
            </w:r>
          </w:p>
        </w:tc>
        <w:tc>
          <w:tcPr>
            <w:tcW w:w="1134" w:type="dxa"/>
          </w:tcPr>
          <w:p w14:paraId="17FC6EE5">
            <w:pPr>
              <w:wordWrap w:val="0"/>
              <w:spacing w:before="20" w:after="20" w:line="240" w:lineRule="auto"/>
              <w:ind w:firstLine="0"/>
            </w:pPr>
            <w:r>
              <w:rPr>
                <w:sz w:val="20"/>
              </w:rPr>
              <w:t>0.5h</w:t>
            </w:r>
          </w:p>
        </w:tc>
        <w:tc>
          <w:tcPr>
            <w:tcW w:w="1843" w:type="dxa"/>
          </w:tcPr>
          <w:p w14:paraId="4A370741">
            <w:pPr>
              <w:wordWrap w:val="0"/>
              <w:spacing w:before="20" w:after="20" w:line="240" w:lineRule="auto"/>
              <w:ind w:firstLine="0"/>
            </w:pPr>
            <w:r>
              <w:rPr>
                <w:sz w:val="20"/>
              </w:rPr>
              <w:t>现场边缘预检</w:t>
            </w:r>
          </w:p>
        </w:tc>
        <w:tc>
          <w:tcPr>
            <w:tcW w:w="2187" w:type="dxa"/>
          </w:tcPr>
          <w:p w14:paraId="3C1E2E11">
            <w:pPr>
              <w:wordWrap w:val="0"/>
              <w:spacing w:before="20" w:after="20" w:line="240" w:lineRule="auto"/>
              <w:ind w:firstLine="0"/>
            </w:pPr>
            <w:r>
              <w:rPr>
                <w:sz w:val="20"/>
              </w:rPr>
              <w:t>文件齐全、校验和一致</w:t>
            </w:r>
          </w:p>
        </w:tc>
      </w:tr>
      <w:tr w14:paraId="5588800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061B5B02">
            <w:pPr>
              <w:wordWrap w:val="0"/>
              <w:spacing w:before="20" w:after="20" w:line="240" w:lineRule="auto"/>
              <w:ind w:firstLine="0"/>
            </w:pPr>
            <w:r>
              <w:rPr>
                <w:sz w:val="20"/>
              </w:rPr>
              <w:t>2</w:t>
            </w:r>
          </w:p>
        </w:tc>
        <w:tc>
          <w:tcPr>
            <w:tcW w:w="2977" w:type="dxa"/>
            <w:shd w:val="clear" w:color="auto" w:fill="F7F9FC"/>
          </w:tcPr>
          <w:p w14:paraId="627F174B">
            <w:pPr>
              <w:wordWrap w:val="0"/>
              <w:spacing w:before="20" w:after="20" w:line="240" w:lineRule="auto"/>
              <w:ind w:firstLine="0"/>
            </w:pPr>
            <w:r>
              <w:rPr>
                <w:sz w:val="20"/>
              </w:rPr>
              <w:t>点云预处理</w:t>
            </w:r>
            <w:r>
              <w:rPr>
                <w:rFonts w:hint="eastAsia"/>
                <w:sz w:val="20"/>
              </w:rPr>
              <w:t>：</w:t>
            </w:r>
            <w:r>
              <w:rPr>
                <w:sz w:val="20"/>
              </w:rPr>
              <w:t>去噪/降采样/法向</w:t>
            </w:r>
          </w:p>
        </w:tc>
        <w:tc>
          <w:tcPr>
            <w:tcW w:w="1134" w:type="dxa"/>
            <w:shd w:val="clear" w:color="auto" w:fill="F7F9FC"/>
          </w:tcPr>
          <w:p w14:paraId="40AD8198">
            <w:pPr>
              <w:wordWrap w:val="0"/>
              <w:spacing w:before="20" w:after="20" w:line="240" w:lineRule="auto"/>
              <w:ind w:firstLine="0"/>
            </w:pPr>
            <w:r>
              <w:rPr>
                <w:sz w:val="20"/>
              </w:rPr>
              <w:t>1.0h</w:t>
            </w:r>
          </w:p>
        </w:tc>
        <w:tc>
          <w:tcPr>
            <w:tcW w:w="1843" w:type="dxa"/>
            <w:shd w:val="clear" w:color="auto" w:fill="F7F9FC"/>
          </w:tcPr>
          <w:p w14:paraId="5B518CE4">
            <w:pPr>
              <w:wordWrap w:val="0"/>
              <w:spacing w:before="20" w:after="20" w:line="240" w:lineRule="auto"/>
              <w:ind w:firstLine="0"/>
            </w:pPr>
            <w:r>
              <w:rPr>
                <w:sz w:val="20"/>
              </w:rPr>
              <w:t>GPU 并行</w:t>
            </w:r>
          </w:p>
        </w:tc>
        <w:tc>
          <w:tcPr>
            <w:tcW w:w="2187" w:type="dxa"/>
            <w:shd w:val="clear" w:color="auto" w:fill="F7F9FC"/>
          </w:tcPr>
          <w:p w14:paraId="6296FD83">
            <w:pPr>
              <w:wordWrap w:val="0"/>
              <w:spacing w:before="20" w:after="20" w:line="240" w:lineRule="auto"/>
              <w:ind w:firstLine="0"/>
            </w:pPr>
            <w:r>
              <w:rPr>
                <w:sz w:val="20"/>
              </w:rPr>
              <w:t>点数、密度达标</w:t>
            </w:r>
          </w:p>
        </w:tc>
      </w:tr>
      <w:tr w14:paraId="1E04C0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70A3720A">
            <w:pPr>
              <w:wordWrap w:val="0"/>
              <w:spacing w:before="20" w:after="20" w:line="240" w:lineRule="auto"/>
              <w:ind w:firstLine="0"/>
            </w:pPr>
            <w:r>
              <w:rPr>
                <w:sz w:val="20"/>
              </w:rPr>
              <w:t>3</w:t>
            </w:r>
          </w:p>
        </w:tc>
        <w:tc>
          <w:tcPr>
            <w:tcW w:w="2977" w:type="dxa"/>
          </w:tcPr>
          <w:p w14:paraId="495AD501">
            <w:pPr>
              <w:wordWrap w:val="0"/>
              <w:spacing w:before="20" w:after="20" w:line="240" w:lineRule="auto"/>
              <w:ind w:firstLine="0"/>
            </w:pPr>
            <w:r>
              <w:rPr>
                <w:sz w:val="20"/>
              </w:rPr>
              <w:t>粗配准</w:t>
            </w:r>
          </w:p>
        </w:tc>
        <w:tc>
          <w:tcPr>
            <w:tcW w:w="1134" w:type="dxa"/>
          </w:tcPr>
          <w:p w14:paraId="3CAA6C71">
            <w:pPr>
              <w:wordWrap w:val="0"/>
              <w:spacing w:before="20" w:after="20" w:line="240" w:lineRule="auto"/>
              <w:ind w:firstLine="0"/>
            </w:pPr>
            <w:r>
              <w:rPr>
                <w:sz w:val="20"/>
              </w:rPr>
              <w:t>0.5h</w:t>
            </w:r>
          </w:p>
        </w:tc>
        <w:tc>
          <w:tcPr>
            <w:tcW w:w="1843" w:type="dxa"/>
          </w:tcPr>
          <w:p w14:paraId="710F0629">
            <w:pPr>
              <w:wordWrap w:val="0"/>
              <w:spacing w:before="20" w:after="20" w:line="240" w:lineRule="auto"/>
              <w:ind w:firstLine="0"/>
            </w:pPr>
            <w:r>
              <w:rPr>
                <w:sz w:val="20"/>
              </w:rPr>
              <w:t>控制点/标志点优先</w:t>
            </w:r>
          </w:p>
        </w:tc>
        <w:tc>
          <w:tcPr>
            <w:tcW w:w="2187" w:type="dxa"/>
          </w:tcPr>
          <w:p w14:paraId="686C4E4D">
            <w:pPr>
              <w:wordWrap w:val="0"/>
              <w:spacing w:before="20" w:after="20" w:line="240" w:lineRule="auto"/>
              <w:ind w:firstLine="0"/>
            </w:pPr>
            <w:r>
              <w:rPr>
                <w:sz w:val="20"/>
              </w:rPr>
              <w:t>粗配准残差 ≤5mm</w:t>
            </w:r>
          </w:p>
        </w:tc>
      </w:tr>
      <w:tr w14:paraId="1D213A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374AA75F">
            <w:pPr>
              <w:wordWrap w:val="0"/>
              <w:spacing w:before="20" w:after="20" w:line="240" w:lineRule="auto"/>
              <w:ind w:firstLine="0"/>
            </w:pPr>
            <w:r>
              <w:rPr>
                <w:sz w:val="20"/>
              </w:rPr>
              <w:t>4</w:t>
            </w:r>
          </w:p>
        </w:tc>
        <w:tc>
          <w:tcPr>
            <w:tcW w:w="2977" w:type="dxa"/>
            <w:shd w:val="clear" w:color="auto" w:fill="F7F9FC"/>
          </w:tcPr>
          <w:p w14:paraId="4603C001">
            <w:pPr>
              <w:wordWrap w:val="0"/>
              <w:spacing w:before="20" w:after="20" w:line="240" w:lineRule="auto"/>
              <w:ind w:firstLine="0"/>
            </w:pPr>
            <w:r>
              <w:rPr>
                <w:sz w:val="20"/>
              </w:rPr>
              <w:t>精配准与全局平差</w:t>
            </w:r>
          </w:p>
        </w:tc>
        <w:tc>
          <w:tcPr>
            <w:tcW w:w="1134" w:type="dxa"/>
            <w:shd w:val="clear" w:color="auto" w:fill="F7F9FC"/>
          </w:tcPr>
          <w:p w14:paraId="18E9ADB3">
            <w:pPr>
              <w:wordWrap w:val="0"/>
              <w:spacing w:before="20" w:after="20" w:line="240" w:lineRule="auto"/>
              <w:ind w:firstLine="0"/>
            </w:pPr>
            <w:r>
              <w:rPr>
                <w:sz w:val="20"/>
              </w:rPr>
              <w:t>2.0h</w:t>
            </w:r>
          </w:p>
        </w:tc>
        <w:tc>
          <w:tcPr>
            <w:tcW w:w="1843" w:type="dxa"/>
            <w:shd w:val="clear" w:color="auto" w:fill="F7F9FC"/>
          </w:tcPr>
          <w:p w14:paraId="57B95C81">
            <w:pPr>
              <w:wordWrap w:val="0"/>
              <w:spacing w:before="20" w:after="20" w:line="240" w:lineRule="auto"/>
              <w:ind w:firstLine="0"/>
            </w:pPr>
            <w:r>
              <w:rPr>
                <w:sz w:val="20"/>
              </w:rPr>
              <w:t>多站并行</w:t>
            </w:r>
          </w:p>
        </w:tc>
        <w:tc>
          <w:tcPr>
            <w:tcW w:w="2187" w:type="dxa"/>
            <w:shd w:val="clear" w:color="auto" w:fill="F7F9FC"/>
          </w:tcPr>
          <w:p w14:paraId="7D1EAEB4">
            <w:pPr>
              <w:wordWrap w:val="0"/>
              <w:spacing w:before="20" w:after="20" w:line="240" w:lineRule="auto"/>
              <w:ind w:firstLine="0"/>
            </w:pPr>
            <w:r>
              <w:rPr>
                <w:sz w:val="20"/>
              </w:rPr>
              <w:t>残差 ≤0.5mm</w:t>
            </w:r>
          </w:p>
        </w:tc>
      </w:tr>
      <w:tr w14:paraId="4EF5C7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1ECF5916">
            <w:pPr>
              <w:wordWrap w:val="0"/>
              <w:spacing w:before="20" w:after="20" w:line="240" w:lineRule="auto"/>
              <w:ind w:firstLine="0"/>
            </w:pPr>
            <w:r>
              <w:rPr>
                <w:sz w:val="20"/>
              </w:rPr>
              <w:t>5</w:t>
            </w:r>
          </w:p>
        </w:tc>
        <w:tc>
          <w:tcPr>
            <w:tcW w:w="2977" w:type="dxa"/>
          </w:tcPr>
          <w:p w14:paraId="13996721">
            <w:pPr>
              <w:wordWrap w:val="0"/>
              <w:spacing w:before="20" w:after="20" w:line="240" w:lineRule="auto"/>
              <w:ind w:firstLine="0"/>
            </w:pPr>
            <w:r>
              <w:rPr>
                <w:sz w:val="20"/>
              </w:rPr>
              <w:t>真彩色融合</w:t>
            </w:r>
          </w:p>
        </w:tc>
        <w:tc>
          <w:tcPr>
            <w:tcW w:w="1134" w:type="dxa"/>
          </w:tcPr>
          <w:p w14:paraId="7F16110F">
            <w:pPr>
              <w:wordWrap w:val="0"/>
              <w:spacing w:before="20" w:after="20" w:line="240" w:lineRule="auto"/>
              <w:ind w:firstLine="0"/>
            </w:pPr>
            <w:r>
              <w:rPr>
                <w:sz w:val="20"/>
              </w:rPr>
              <w:t>1.0h</w:t>
            </w:r>
          </w:p>
        </w:tc>
        <w:tc>
          <w:tcPr>
            <w:tcW w:w="1843" w:type="dxa"/>
          </w:tcPr>
          <w:p w14:paraId="0C9975DF">
            <w:pPr>
              <w:wordWrap w:val="0"/>
              <w:spacing w:before="20" w:after="20" w:line="240" w:lineRule="auto"/>
              <w:ind w:firstLine="0"/>
            </w:pPr>
            <w:r>
              <w:rPr>
                <w:sz w:val="20"/>
              </w:rPr>
              <w:t>与配准并行</w:t>
            </w:r>
          </w:p>
        </w:tc>
        <w:tc>
          <w:tcPr>
            <w:tcW w:w="2187" w:type="dxa"/>
          </w:tcPr>
          <w:p w14:paraId="764BA494">
            <w:pPr>
              <w:wordWrap w:val="0"/>
              <w:spacing w:before="20" w:after="20" w:line="240" w:lineRule="auto"/>
              <w:ind w:firstLine="0"/>
            </w:pPr>
            <w:r>
              <w:rPr>
                <w:sz w:val="20"/>
              </w:rPr>
              <w:t>色差 ΔE ≤3</w:t>
            </w:r>
          </w:p>
        </w:tc>
      </w:tr>
      <w:tr w14:paraId="28D24A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45EB2FBC">
            <w:pPr>
              <w:wordWrap w:val="0"/>
              <w:spacing w:before="20" w:after="20" w:line="240" w:lineRule="auto"/>
              <w:ind w:firstLine="0"/>
            </w:pPr>
            <w:r>
              <w:rPr>
                <w:sz w:val="20"/>
              </w:rPr>
              <w:t>6</w:t>
            </w:r>
          </w:p>
        </w:tc>
        <w:tc>
          <w:tcPr>
            <w:tcW w:w="2977" w:type="dxa"/>
            <w:shd w:val="clear" w:color="auto" w:fill="F7F9FC"/>
          </w:tcPr>
          <w:p w14:paraId="6A930E92">
            <w:pPr>
              <w:wordWrap w:val="0"/>
              <w:spacing w:before="20" w:after="20" w:line="240" w:lineRule="auto"/>
              <w:ind w:firstLine="0"/>
            </w:pPr>
            <w:r>
              <w:rPr>
                <w:sz w:val="20"/>
              </w:rPr>
              <w:t>TSDF 融合与网格重建</w:t>
            </w:r>
          </w:p>
        </w:tc>
        <w:tc>
          <w:tcPr>
            <w:tcW w:w="1134" w:type="dxa"/>
            <w:shd w:val="clear" w:color="auto" w:fill="F7F9FC"/>
          </w:tcPr>
          <w:p w14:paraId="26A2D7A0">
            <w:pPr>
              <w:wordWrap w:val="0"/>
              <w:spacing w:before="20" w:after="20" w:line="240" w:lineRule="auto"/>
              <w:ind w:firstLine="0"/>
            </w:pPr>
            <w:r>
              <w:rPr>
                <w:sz w:val="20"/>
              </w:rPr>
              <w:t>2.5h</w:t>
            </w:r>
          </w:p>
        </w:tc>
        <w:tc>
          <w:tcPr>
            <w:tcW w:w="1843" w:type="dxa"/>
            <w:shd w:val="clear" w:color="auto" w:fill="F7F9FC"/>
          </w:tcPr>
          <w:p w14:paraId="5036CDC5">
            <w:pPr>
              <w:wordWrap w:val="0"/>
              <w:spacing w:before="20" w:after="20" w:line="240" w:lineRule="auto"/>
              <w:ind w:firstLine="0"/>
            </w:pPr>
            <w:r>
              <w:rPr>
                <w:sz w:val="20"/>
              </w:rPr>
              <w:t>GPU 分块</w:t>
            </w:r>
          </w:p>
        </w:tc>
        <w:tc>
          <w:tcPr>
            <w:tcW w:w="2187" w:type="dxa"/>
            <w:shd w:val="clear" w:color="auto" w:fill="F7F9FC"/>
          </w:tcPr>
          <w:p w14:paraId="6180E4B1">
            <w:pPr>
              <w:wordWrap w:val="0"/>
              <w:spacing w:before="20" w:after="20" w:line="240" w:lineRule="auto"/>
              <w:ind w:firstLine="0"/>
            </w:pPr>
            <w:r>
              <w:rPr>
                <w:sz w:val="20"/>
              </w:rPr>
              <w:t>完整性 ≥99%</w:t>
            </w:r>
          </w:p>
        </w:tc>
      </w:tr>
      <w:tr w14:paraId="0E54CD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2677149A">
            <w:pPr>
              <w:wordWrap w:val="0"/>
              <w:spacing w:before="20" w:after="20" w:line="240" w:lineRule="auto"/>
              <w:ind w:firstLine="0"/>
            </w:pPr>
            <w:r>
              <w:rPr>
                <w:sz w:val="20"/>
              </w:rPr>
              <w:t>7</w:t>
            </w:r>
          </w:p>
        </w:tc>
        <w:tc>
          <w:tcPr>
            <w:tcW w:w="2977" w:type="dxa"/>
          </w:tcPr>
          <w:p w14:paraId="415E16E3">
            <w:pPr>
              <w:wordWrap w:val="0"/>
              <w:spacing w:before="20" w:after="20" w:line="240" w:lineRule="auto"/>
              <w:ind w:firstLine="0"/>
            </w:pPr>
            <w:r>
              <w:rPr>
                <w:sz w:val="20"/>
              </w:rPr>
              <w:t>纹理映射</w:t>
            </w:r>
          </w:p>
        </w:tc>
        <w:tc>
          <w:tcPr>
            <w:tcW w:w="1134" w:type="dxa"/>
          </w:tcPr>
          <w:p w14:paraId="51A0CC1E">
            <w:pPr>
              <w:wordWrap w:val="0"/>
              <w:spacing w:before="20" w:after="20" w:line="240" w:lineRule="auto"/>
              <w:ind w:firstLine="0"/>
            </w:pPr>
            <w:r>
              <w:rPr>
                <w:sz w:val="20"/>
              </w:rPr>
              <w:t>1.5h</w:t>
            </w:r>
          </w:p>
        </w:tc>
        <w:tc>
          <w:tcPr>
            <w:tcW w:w="1843" w:type="dxa"/>
          </w:tcPr>
          <w:p w14:paraId="20C389F2">
            <w:pPr>
              <w:wordWrap w:val="0"/>
              <w:spacing w:before="20" w:after="20" w:line="240" w:lineRule="auto"/>
              <w:ind w:firstLine="0"/>
            </w:pPr>
            <w:r>
              <w:rPr>
                <w:sz w:val="20"/>
              </w:rPr>
              <w:t>分块并行</w:t>
            </w:r>
          </w:p>
        </w:tc>
        <w:tc>
          <w:tcPr>
            <w:tcW w:w="2187" w:type="dxa"/>
          </w:tcPr>
          <w:p w14:paraId="088FC3BD">
            <w:pPr>
              <w:wordWrap w:val="0"/>
              <w:spacing w:before="20" w:after="20" w:line="240" w:lineRule="auto"/>
              <w:ind w:firstLine="0"/>
            </w:pPr>
            <w:r>
              <w:rPr>
                <w:sz w:val="20"/>
              </w:rPr>
              <w:t>分辨率 ≤0.5mm/px</w:t>
            </w:r>
          </w:p>
        </w:tc>
      </w:tr>
      <w:tr w14:paraId="5ADDB0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6655D4AC">
            <w:pPr>
              <w:wordWrap w:val="0"/>
              <w:spacing w:before="20" w:after="20" w:line="240" w:lineRule="auto"/>
              <w:ind w:firstLine="0"/>
            </w:pPr>
            <w:r>
              <w:rPr>
                <w:sz w:val="20"/>
              </w:rPr>
              <w:t>8</w:t>
            </w:r>
          </w:p>
        </w:tc>
        <w:tc>
          <w:tcPr>
            <w:tcW w:w="2977" w:type="dxa"/>
            <w:shd w:val="clear" w:color="auto" w:fill="F7F9FC"/>
          </w:tcPr>
          <w:p w14:paraId="05CCBD6E">
            <w:pPr>
              <w:wordWrap w:val="0"/>
              <w:spacing w:before="20" w:after="20" w:line="240" w:lineRule="auto"/>
              <w:ind w:firstLine="0"/>
            </w:pPr>
            <w:r>
              <w:rPr>
                <w:sz w:val="20"/>
              </w:rPr>
              <w:t>3DGS 训练</w:t>
            </w:r>
          </w:p>
        </w:tc>
        <w:tc>
          <w:tcPr>
            <w:tcW w:w="1134" w:type="dxa"/>
            <w:shd w:val="clear" w:color="auto" w:fill="F7F9FC"/>
          </w:tcPr>
          <w:p w14:paraId="1A8BCA81">
            <w:pPr>
              <w:wordWrap w:val="0"/>
              <w:spacing w:before="20" w:after="20" w:line="240" w:lineRule="auto"/>
              <w:ind w:firstLine="0"/>
            </w:pPr>
            <w:r>
              <w:rPr>
                <w:sz w:val="20"/>
              </w:rPr>
              <w:t>4.0h</w:t>
            </w:r>
          </w:p>
        </w:tc>
        <w:tc>
          <w:tcPr>
            <w:tcW w:w="1843" w:type="dxa"/>
            <w:shd w:val="clear" w:color="auto" w:fill="F7F9FC"/>
          </w:tcPr>
          <w:p w14:paraId="7FE46A69">
            <w:pPr>
              <w:wordWrap w:val="0"/>
              <w:spacing w:before="20" w:after="20" w:line="240" w:lineRule="auto"/>
              <w:ind w:firstLine="0"/>
            </w:pPr>
            <w:r>
              <w:rPr>
                <w:sz w:val="20"/>
              </w:rPr>
              <w:t>单卡/双卡</w:t>
            </w:r>
          </w:p>
        </w:tc>
        <w:tc>
          <w:tcPr>
            <w:tcW w:w="2187" w:type="dxa"/>
            <w:shd w:val="clear" w:color="auto" w:fill="F7F9FC"/>
          </w:tcPr>
          <w:p w14:paraId="78D33D25">
            <w:pPr>
              <w:wordWrap w:val="0"/>
              <w:spacing w:before="20" w:after="20" w:line="240" w:lineRule="auto"/>
              <w:ind w:firstLine="0"/>
            </w:pPr>
            <w:r>
              <w:rPr>
                <w:sz w:val="20"/>
              </w:rPr>
              <w:t>PSNR ≥28dB、无漂浮物</w:t>
            </w:r>
          </w:p>
        </w:tc>
      </w:tr>
      <w:tr w14:paraId="7381F5F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05BB7774">
            <w:pPr>
              <w:wordWrap w:val="0"/>
              <w:spacing w:before="20" w:after="20" w:line="240" w:lineRule="auto"/>
              <w:ind w:firstLine="0"/>
            </w:pPr>
            <w:r>
              <w:rPr>
                <w:sz w:val="20"/>
              </w:rPr>
              <w:t>9</w:t>
            </w:r>
          </w:p>
        </w:tc>
        <w:tc>
          <w:tcPr>
            <w:tcW w:w="2977" w:type="dxa"/>
          </w:tcPr>
          <w:p w14:paraId="03E241DC">
            <w:pPr>
              <w:wordWrap w:val="0"/>
              <w:spacing w:before="20" w:after="20" w:line="240" w:lineRule="auto"/>
              <w:ind w:firstLine="0"/>
            </w:pPr>
            <w:r>
              <w:rPr>
                <w:sz w:val="20"/>
              </w:rPr>
              <w:t>LOD 瓦片生成与发布</w:t>
            </w:r>
          </w:p>
        </w:tc>
        <w:tc>
          <w:tcPr>
            <w:tcW w:w="1134" w:type="dxa"/>
          </w:tcPr>
          <w:p w14:paraId="1A05488D">
            <w:pPr>
              <w:wordWrap w:val="0"/>
              <w:spacing w:before="20" w:after="20" w:line="240" w:lineRule="auto"/>
              <w:ind w:firstLine="0"/>
            </w:pPr>
            <w:r>
              <w:rPr>
                <w:sz w:val="20"/>
              </w:rPr>
              <w:t>1.0h</w:t>
            </w:r>
          </w:p>
        </w:tc>
        <w:tc>
          <w:tcPr>
            <w:tcW w:w="1843" w:type="dxa"/>
          </w:tcPr>
          <w:p w14:paraId="57BD0277">
            <w:pPr>
              <w:wordWrap w:val="0"/>
              <w:spacing w:before="20" w:after="20" w:line="240" w:lineRule="auto"/>
              <w:ind w:firstLine="0"/>
            </w:pPr>
            <w:r>
              <w:rPr>
                <w:sz w:val="20"/>
              </w:rPr>
              <w:t>增量生成</w:t>
            </w:r>
          </w:p>
        </w:tc>
        <w:tc>
          <w:tcPr>
            <w:tcW w:w="2187" w:type="dxa"/>
          </w:tcPr>
          <w:p w14:paraId="091486BF">
            <w:pPr>
              <w:wordWrap w:val="0"/>
              <w:spacing w:before="20" w:after="20" w:line="240" w:lineRule="auto"/>
              <w:ind w:firstLine="0"/>
            </w:pPr>
            <w:r>
              <w:rPr>
                <w:sz w:val="20"/>
              </w:rPr>
              <w:t>首屏 ≤5s</w:t>
            </w:r>
          </w:p>
        </w:tc>
      </w:tr>
      <w:tr w14:paraId="74A17B0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5BC722B5">
            <w:pPr>
              <w:wordWrap w:val="0"/>
              <w:spacing w:before="20" w:after="20" w:line="240" w:lineRule="auto"/>
              <w:ind w:firstLine="0"/>
            </w:pPr>
            <w:r>
              <w:rPr>
                <w:sz w:val="20"/>
              </w:rPr>
              <w:t>10</w:t>
            </w:r>
          </w:p>
        </w:tc>
        <w:tc>
          <w:tcPr>
            <w:tcW w:w="2977" w:type="dxa"/>
            <w:shd w:val="clear" w:color="auto" w:fill="F7F9FC"/>
          </w:tcPr>
          <w:p w14:paraId="018B6954">
            <w:pPr>
              <w:wordWrap w:val="0"/>
              <w:spacing w:before="20" w:after="20" w:line="240" w:lineRule="auto"/>
              <w:ind w:firstLine="0"/>
            </w:pPr>
            <w:r>
              <w:rPr>
                <w:sz w:val="20"/>
              </w:rPr>
              <w:t>质量检查与人工修整</w:t>
            </w:r>
          </w:p>
        </w:tc>
        <w:tc>
          <w:tcPr>
            <w:tcW w:w="1134" w:type="dxa"/>
            <w:shd w:val="clear" w:color="auto" w:fill="F7F9FC"/>
          </w:tcPr>
          <w:p w14:paraId="5C545A62">
            <w:pPr>
              <w:wordWrap w:val="0"/>
              <w:spacing w:before="20" w:after="20" w:line="240" w:lineRule="auto"/>
              <w:ind w:firstLine="0"/>
            </w:pPr>
            <w:r>
              <w:rPr>
                <w:sz w:val="20"/>
              </w:rPr>
              <w:t>2.0h</w:t>
            </w:r>
          </w:p>
        </w:tc>
        <w:tc>
          <w:tcPr>
            <w:tcW w:w="1843" w:type="dxa"/>
            <w:shd w:val="clear" w:color="auto" w:fill="F7F9FC"/>
          </w:tcPr>
          <w:p w14:paraId="2B1C5B83">
            <w:pPr>
              <w:wordWrap w:val="0"/>
              <w:spacing w:before="20" w:after="20" w:line="240" w:lineRule="auto"/>
              <w:ind w:firstLine="0"/>
            </w:pPr>
            <w:r>
              <w:rPr>
                <w:sz w:val="20"/>
              </w:rPr>
              <w:t>与瓦片并行</w:t>
            </w:r>
          </w:p>
        </w:tc>
        <w:tc>
          <w:tcPr>
            <w:tcW w:w="2187" w:type="dxa"/>
            <w:shd w:val="clear" w:color="auto" w:fill="F7F9FC"/>
          </w:tcPr>
          <w:p w14:paraId="79EF83D5">
            <w:pPr>
              <w:wordWrap w:val="0"/>
              <w:spacing w:before="20" w:after="20" w:line="240" w:lineRule="auto"/>
              <w:ind w:firstLine="0"/>
            </w:pPr>
            <w:r>
              <w:rPr>
                <w:sz w:val="20"/>
              </w:rPr>
              <w:t>五项质检全通过</w:t>
            </w:r>
          </w:p>
        </w:tc>
      </w:tr>
      <w:tr w14:paraId="56EE00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71F90D03">
            <w:pPr>
              <w:wordWrap w:val="0"/>
              <w:spacing w:before="20" w:after="20" w:line="240" w:lineRule="auto"/>
              <w:ind w:firstLine="0"/>
            </w:pPr>
            <w:r>
              <w:rPr>
                <w:b/>
                <w:sz w:val="20"/>
              </w:rPr>
              <w:t>合计</w:t>
            </w:r>
          </w:p>
        </w:tc>
        <w:tc>
          <w:tcPr>
            <w:tcW w:w="2977" w:type="dxa"/>
          </w:tcPr>
          <w:p w14:paraId="7A750DB8">
            <w:pPr>
              <w:wordWrap w:val="0"/>
              <w:spacing w:before="20" w:after="20" w:line="240" w:lineRule="auto"/>
              <w:ind w:firstLine="0"/>
            </w:pPr>
          </w:p>
        </w:tc>
        <w:tc>
          <w:tcPr>
            <w:tcW w:w="1134" w:type="dxa"/>
          </w:tcPr>
          <w:p w14:paraId="779C3FC1">
            <w:pPr>
              <w:wordWrap w:val="0"/>
              <w:spacing w:before="20" w:after="20" w:line="240" w:lineRule="auto"/>
              <w:ind w:firstLine="0"/>
            </w:pPr>
            <w:r>
              <w:rPr>
                <w:b/>
                <w:sz w:val="20"/>
              </w:rPr>
              <w:t>16.0h</w:t>
            </w:r>
          </w:p>
        </w:tc>
        <w:tc>
          <w:tcPr>
            <w:tcW w:w="1843" w:type="dxa"/>
          </w:tcPr>
          <w:p w14:paraId="4046CF51">
            <w:pPr>
              <w:wordWrap w:val="0"/>
              <w:spacing w:before="20" w:after="20" w:line="240" w:lineRule="auto"/>
              <w:ind w:firstLine="0"/>
            </w:pPr>
          </w:p>
        </w:tc>
        <w:tc>
          <w:tcPr>
            <w:tcW w:w="2187" w:type="dxa"/>
          </w:tcPr>
          <w:p w14:paraId="778C282B">
            <w:pPr>
              <w:wordWrap w:val="0"/>
              <w:spacing w:before="20" w:after="20" w:line="240" w:lineRule="auto"/>
              <w:ind w:firstLine="0"/>
            </w:pPr>
            <w:r>
              <w:rPr>
                <w:sz w:val="20"/>
              </w:rPr>
              <w:t>预留 8h 缓冲，总 ≤24h</w:t>
            </w:r>
          </w:p>
        </w:tc>
      </w:tr>
    </w:tbl>
    <w:p w14:paraId="038FFA3A">
      <w:pPr>
        <w:wordWrap w:val="0"/>
        <w:spacing w:line="192" w:lineRule="auto"/>
      </w:pPr>
    </w:p>
    <w:p w14:paraId="457F36C5">
      <w:pPr>
        <w:wordWrap w:val="0"/>
        <w:spacing w:line="408" w:lineRule="auto"/>
      </w:pPr>
      <w:r>
        <w:rPr>
          <w:b/>
        </w:rPr>
        <w:t>关键路径：</w:t>
      </w:r>
      <w:r>
        <w:t xml:space="preserve"> 预处理 → 精配准 → TSDF/网格 → 纹理 → 质检，约 9.5h；3DGS 训练与网格重建并行，不占用关键路径。即使单卡训练超时 2h，仍在 24h 内完成。</w:t>
      </w:r>
    </w:p>
    <w:p w14:paraId="3C650A25">
      <w:pPr>
        <w:wordWrap w:val="0"/>
        <w:spacing w:before="160" w:after="40" w:line="312" w:lineRule="auto"/>
      </w:pPr>
      <w:r>
        <w:rPr>
          <w:rFonts w:ascii="黑体" w:hAnsi="黑体" w:eastAsia="黑体"/>
          <w:b/>
        </w:rPr>
        <w:t>效率保障措施</w:t>
      </w:r>
    </w:p>
    <w:p w14:paraId="0B42FA79">
      <w:pPr>
        <w:wordWrap w:val="0"/>
        <w:spacing w:line="336" w:lineRule="auto"/>
        <w:ind w:left="420"/>
      </w:pPr>
      <w:r>
        <w:t>1．</w:t>
      </w:r>
      <w:r>
        <w:rPr>
          <w:b/>
        </w:rPr>
        <w:t>现场边缘预处理。</w:t>
      </w:r>
      <w:r>
        <w:t xml:space="preserve"> 现场便携机完成数据校验、快速配准与预览，问题当场发现、当场补测，避免返工。</w:t>
      </w:r>
    </w:p>
    <w:p w14:paraId="238F9CF2">
      <w:pPr>
        <w:wordWrap w:val="0"/>
        <w:spacing w:line="336" w:lineRule="auto"/>
        <w:ind w:left="420"/>
      </w:pPr>
      <w:r>
        <w:t>2．</w:t>
      </w:r>
      <w:r>
        <w:rPr>
          <w:b/>
        </w:rPr>
        <w:t>任务并行。</w:t>
      </w:r>
      <w:r>
        <w:t xml:space="preserve"> 网格重建与 3DGS 训练并行；纹理映射与 LOD 生成并行；多测站配准并行。</w:t>
      </w:r>
    </w:p>
    <w:p w14:paraId="5784B11A">
      <w:pPr>
        <w:wordWrap w:val="0"/>
        <w:spacing w:line="336" w:lineRule="auto"/>
        <w:ind w:left="420"/>
      </w:pPr>
      <w:r>
        <w:t>3．</w:t>
      </w:r>
      <w:r>
        <w:rPr>
          <w:b/>
        </w:rPr>
        <w:t>GPU 加速。</w:t>
      </w:r>
      <w:r>
        <w:t xml:space="preserve"> TSDF、法向估计、3DGS、深度学习推理全部 GPU 化，支持国产 GPU 的 OpenCL/Vulkan 后端。</w:t>
      </w:r>
    </w:p>
    <w:p w14:paraId="188B0D56">
      <w:pPr>
        <w:wordWrap w:val="0"/>
        <w:spacing w:line="336" w:lineRule="auto"/>
        <w:ind w:left="420"/>
      </w:pPr>
      <w:r>
        <w:t>4．</w:t>
      </w:r>
      <w:r>
        <w:rPr>
          <w:b/>
        </w:rPr>
        <w:t>分块处理。</w:t>
      </w:r>
      <w:r>
        <w:t xml:space="preserve"> 按空间八叉树分块，单块独立处理，支持多机分布式；块间以重叠区拼接。</w:t>
      </w:r>
    </w:p>
    <w:p w14:paraId="298B5C62">
      <w:pPr>
        <w:wordWrap w:val="0"/>
        <w:spacing w:line="336" w:lineRule="auto"/>
        <w:ind w:left="420"/>
      </w:pPr>
      <w:r>
        <w:t>5．</w:t>
      </w:r>
      <w:r>
        <w:rPr>
          <w:b/>
        </w:rPr>
        <w:t>增量重建。</w:t>
      </w:r>
      <w:r>
        <w:t xml:space="preserve"> 补扫或局部修改时，仅重算受影响块，避免全量重算。</w:t>
      </w:r>
    </w:p>
    <w:p w14:paraId="6263E1A8">
      <w:pPr>
        <w:wordWrap w:val="0"/>
        <w:spacing w:line="336" w:lineRule="auto"/>
        <w:ind w:left="420"/>
      </w:pPr>
      <w:r>
        <w:t>6．</w:t>
      </w:r>
      <w:r>
        <w:rPr>
          <w:b/>
        </w:rPr>
        <w:t>模板化参数。</w:t>
      </w:r>
      <w:r>
        <w:t xml:space="preserve"> 针对三种场景预置处理参数模板（体素尺寸、截断距离、训练迭代数），减少人工调参。</w:t>
      </w:r>
    </w:p>
    <w:p w14:paraId="2CD4E3DE">
      <w:pPr>
        <w:wordWrap w:val="0"/>
        <w:spacing w:line="336" w:lineRule="auto"/>
        <w:ind w:left="420"/>
      </w:pPr>
      <w:r>
        <w:t>7．</w:t>
      </w:r>
      <w:r>
        <w:rPr>
          <w:b/>
        </w:rPr>
        <w:t>进度看板。</w:t>
      </w:r>
      <w:r>
        <w:t xml:space="preserve"> 实时显示各工序进度、预计完成时间、资源占用，超时自动预警并给出加速建议（如增加 GPU、降低 LOD）。</w:t>
      </w:r>
    </w:p>
    <w:p w14:paraId="7E367C75">
      <w:pPr>
        <w:wordWrap w:val="0"/>
        <w:spacing w:line="336" w:lineRule="auto"/>
        <w:ind w:left="420"/>
      </w:pPr>
      <w:r>
        <w:t>8．</w:t>
      </w:r>
      <w:r>
        <w:rPr>
          <w:b/>
        </w:rPr>
        <w:t>失败重试。</w:t>
      </w:r>
      <w:r>
        <w:t xml:space="preserve"> 任务级重试与断点续算，单工序失败不影响已完成成果。</w:t>
      </w:r>
    </w:p>
    <w:p w14:paraId="0B519948">
      <w:pPr>
        <w:wordWrap w:val="0"/>
        <w:spacing w:before="160" w:after="40" w:line="312" w:lineRule="auto"/>
      </w:pPr>
      <w:r>
        <w:rPr>
          <w:rFonts w:ascii="黑体" w:hAnsi="黑体" w:eastAsia="黑体"/>
          <w:b/>
        </w:rPr>
        <w:t>质量保障措施</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3828"/>
        <w:gridCol w:w="3320"/>
      </w:tblGrid>
      <w:tr w14:paraId="2E36DA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54720D89">
            <w:pPr>
              <w:wordWrap w:val="0"/>
              <w:spacing w:before="20" w:after="20" w:line="240" w:lineRule="auto"/>
              <w:ind w:left="482" w:hanging="482"/>
            </w:pPr>
            <w:r>
              <w:rPr>
                <w:b/>
                <w:sz w:val="20"/>
              </w:rPr>
              <w:t>质量维度</w:t>
            </w:r>
          </w:p>
        </w:tc>
        <w:tc>
          <w:tcPr>
            <w:tcW w:w="3828" w:type="dxa"/>
            <w:shd w:val="clear" w:color="auto" w:fill="D9E2F3"/>
          </w:tcPr>
          <w:p w14:paraId="367E2B52">
            <w:pPr>
              <w:wordWrap w:val="0"/>
              <w:spacing w:before="20" w:after="20" w:line="240" w:lineRule="auto"/>
              <w:ind w:left="482" w:hanging="482"/>
            </w:pPr>
            <w:r>
              <w:rPr>
                <w:b/>
                <w:sz w:val="20"/>
              </w:rPr>
              <w:t>控制措施</w:t>
            </w:r>
          </w:p>
        </w:tc>
        <w:tc>
          <w:tcPr>
            <w:tcW w:w="3320" w:type="dxa"/>
            <w:shd w:val="clear" w:color="auto" w:fill="D9E2F3"/>
          </w:tcPr>
          <w:p w14:paraId="2150A782">
            <w:pPr>
              <w:wordWrap w:val="0"/>
              <w:spacing w:before="20" w:after="20" w:line="240" w:lineRule="auto"/>
              <w:ind w:left="482" w:hanging="482"/>
            </w:pPr>
            <w:r>
              <w:rPr>
                <w:b/>
                <w:sz w:val="20"/>
              </w:rPr>
              <w:t>验收标准</w:t>
            </w:r>
          </w:p>
        </w:tc>
      </w:tr>
      <w:tr w14:paraId="4DE1C3E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097B7DDE">
            <w:pPr>
              <w:wordWrap w:val="0"/>
              <w:spacing w:before="20" w:after="20" w:line="240" w:lineRule="auto"/>
              <w:ind w:left="482" w:hanging="482"/>
            </w:pPr>
            <w:r>
              <w:rPr>
                <w:sz w:val="20"/>
              </w:rPr>
              <w:t>几何完整性</w:t>
            </w:r>
          </w:p>
        </w:tc>
        <w:tc>
          <w:tcPr>
            <w:tcW w:w="3828" w:type="dxa"/>
          </w:tcPr>
          <w:p w14:paraId="61986757">
            <w:pPr>
              <w:wordWrap w:val="0"/>
              <w:spacing w:before="20" w:after="20" w:line="240" w:lineRule="auto"/>
              <w:ind w:left="482" w:hanging="482"/>
            </w:pPr>
            <w:r>
              <w:rPr>
                <w:sz w:val="20"/>
              </w:rPr>
              <w:t>覆盖度热力图、孔洞检测、补扫提示</w:t>
            </w:r>
          </w:p>
        </w:tc>
        <w:tc>
          <w:tcPr>
            <w:tcW w:w="3320" w:type="dxa"/>
          </w:tcPr>
          <w:p w14:paraId="2EC16F90">
            <w:pPr>
              <w:wordWrap w:val="0"/>
              <w:spacing w:before="20" w:after="20" w:line="240" w:lineRule="auto"/>
              <w:ind w:left="482" w:hanging="482"/>
            </w:pPr>
            <w:r>
              <w:rPr>
                <w:sz w:val="20"/>
              </w:rPr>
              <w:t>底板+侧墙 2m 覆盖度 ≥99%，无面积 &gt;100cm² 的未解释孔洞</w:t>
            </w:r>
          </w:p>
        </w:tc>
      </w:tr>
      <w:tr w14:paraId="5FF8D1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6926220D">
            <w:pPr>
              <w:wordWrap w:val="0"/>
              <w:spacing w:before="20" w:after="20" w:line="240" w:lineRule="auto"/>
              <w:ind w:left="482" w:hanging="482"/>
            </w:pPr>
            <w:r>
              <w:rPr>
                <w:sz w:val="20"/>
              </w:rPr>
              <w:t>几何精度</w:t>
            </w:r>
          </w:p>
        </w:tc>
        <w:tc>
          <w:tcPr>
            <w:tcW w:w="3828" w:type="dxa"/>
            <w:shd w:val="clear" w:color="auto" w:fill="F7F9FC"/>
          </w:tcPr>
          <w:p w14:paraId="76F54D72">
            <w:pPr>
              <w:wordWrap w:val="0"/>
              <w:spacing w:before="20" w:after="20" w:line="240" w:lineRule="auto"/>
              <w:ind w:left="482" w:hanging="482"/>
            </w:pPr>
            <w:r>
              <w:rPr>
                <w:sz w:val="20"/>
              </w:rPr>
              <w:t>控制点核验、基准尺核验、独立点检验</w:t>
            </w:r>
          </w:p>
        </w:tc>
        <w:tc>
          <w:tcPr>
            <w:tcW w:w="3320" w:type="dxa"/>
            <w:shd w:val="clear" w:color="auto" w:fill="F7F9FC"/>
          </w:tcPr>
          <w:p w14:paraId="3BA910DD">
            <w:pPr>
              <w:wordWrap w:val="0"/>
              <w:spacing w:before="20" w:after="20" w:line="240" w:lineRule="auto"/>
              <w:ind w:left="482" w:hanging="482"/>
            </w:pPr>
            <w:r>
              <w:rPr>
                <w:sz w:val="20"/>
              </w:rPr>
              <w:t>整体 ±1mm（葛洲坝）/±1cm（三峡、向家坝）</w:t>
            </w:r>
          </w:p>
        </w:tc>
      </w:tr>
      <w:tr w14:paraId="4F9B33D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6780F584">
            <w:pPr>
              <w:wordWrap w:val="0"/>
              <w:spacing w:before="20" w:after="20" w:line="240" w:lineRule="auto"/>
              <w:ind w:left="482" w:hanging="482"/>
            </w:pPr>
            <w:r>
              <w:rPr>
                <w:sz w:val="20"/>
              </w:rPr>
              <w:t>深度精度</w:t>
            </w:r>
          </w:p>
        </w:tc>
        <w:tc>
          <w:tcPr>
            <w:tcW w:w="3828" w:type="dxa"/>
          </w:tcPr>
          <w:p w14:paraId="5957C4A9">
            <w:pPr>
              <w:wordWrap w:val="0"/>
              <w:spacing w:before="20" w:after="20" w:line="240" w:lineRule="auto"/>
              <w:ind w:left="482" w:hanging="482"/>
            </w:pPr>
            <w:r>
              <w:rPr>
                <w:sz w:val="20"/>
              </w:rPr>
              <w:t>标准球/标准槽核验、重复测量</w:t>
            </w:r>
          </w:p>
        </w:tc>
        <w:tc>
          <w:tcPr>
            <w:tcW w:w="3320" w:type="dxa"/>
          </w:tcPr>
          <w:p w14:paraId="17205CF7">
            <w:pPr>
              <w:wordWrap w:val="0"/>
              <w:spacing w:before="20" w:after="20" w:line="240" w:lineRule="auto"/>
              <w:ind w:left="482" w:hanging="482"/>
            </w:pPr>
            <w:r>
              <w:rPr>
                <w:sz w:val="20"/>
              </w:rPr>
              <w:t>重点部位 ±1mm</w:t>
            </w:r>
          </w:p>
        </w:tc>
      </w:tr>
      <w:tr w14:paraId="41C123E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10209D38">
            <w:pPr>
              <w:wordWrap w:val="0"/>
              <w:spacing w:before="20" w:after="20" w:line="240" w:lineRule="auto"/>
              <w:ind w:left="482" w:hanging="482"/>
            </w:pPr>
            <w:r>
              <w:rPr>
                <w:sz w:val="20"/>
              </w:rPr>
              <w:t>纹理质量</w:t>
            </w:r>
          </w:p>
        </w:tc>
        <w:tc>
          <w:tcPr>
            <w:tcW w:w="3828" w:type="dxa"/>
            <w:shd w:val="clear" w:color="auto" w:fill="F7F9FC"/>
          </w:tcPr>
          <w:p w14:paraId="4E3C2637">
            <w:pPr>
              <w:wordWrap w:val="0"/>
              <w:spacing w:before="20" w:after="20" w:line="240" w:lineRule="auto"/>
              <w:ind w:left="482" w:hanging="482"/>
            </w:pPr>
            <w:r>
              <w:rPr>
                <w:sz w:val="20"/>
              </w:rPr>
              <w:t>分辨率检查、色差检查、模糊检测</w:t>
            </w:r>
          </w:p>
        </w:tc>
        <w:tc>
          <w:tcPr>
            <w:tcW w:w="3320" w:type="dxa"/>
            <w:shd w:val="clear" w:color="auto" w:fill="F7F9FC"/>
          </w:tcPr>
          <w:p w14:paraId="7492E0A6">
            <w:pPr>
              <w:wordWrap w:val="0"/>
              <w:spacing w:before="20" w:after="20" w:line="240" w:lineRule="auto"/>
              <w:ind w:left="482" w:hanging="482"/>
            </w:pPr>
            <w:r>
              <w:rPr>
                <w:sz w:val="20"/>
              </w:rPr>
              <w:t>分辨率 ≤0.5mm/px，色差 ΔE ≤3，模糊率 ≤2%</w:t>
            </w:r>
          </w:p>
        </w:tc>
      </w:tr>
      <w:tr w14:paraId="3099381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298A7E61">
            <w:pPr>
              <w:wordWrap w:val="0"/>
              <w:spacing w:before="20" w:after="20" w:line="240" w:lineRule="auto"/>
              <w:ind w:left="482" w:hanging="482"/>
            </w:pPr>
            <w:r>
              <w:rPr>
                <w:sz w:val="20"/>
              </w:rPr>
              <w:t>渲染质量</w:t>
            </w:r>
          </w:p>
        </w:tc>
        <w:tc>
          <w:tcPr>
            <w:tcW w:w="3828" w:type="dxa"/>
          </w:tcPr>
          <w:p w14:paraId="411F0A95">
            <w:pPr>
              <w:wordWrap w:val="0"/>
              <w:spacing w:before="20" w:after="20" w:line="240" w:lineRule="auto"/>
              <w:ind w:left="482" w:hanging="482"/>
            </w:pPr>
            <w:r>
              <w:rPr>
                <w:sz w:val="20"/>
              </w:rPr>
              <w:t>PSNR/SSIM 评估、人工目视、漂浮物检测</w:t>
            </w:r>
          </w:p>
        </w:tc>
        <w:tc>
          <w:tcPr>
            <w:tcW w:w="3320" w:type="dxa"/>
          </w:tcPr>
          <w:p w14:paraId="5EE5CA92">
            <w:pPr>
              <w:wordWrap w:val="0"/>
              <w:spacing w:before="20" w:after="20" w:line="240" w:lineRule="auto"/>
              <w:ind w:left="482" w:hanging="482"/>
            </w:pPr>
            <w:r>
              <w:rPr>
                <w:sz w:val="20"/>
              </w:rPr>
              <w:t>PSNR ≥28dB，无肉眼可见漂浮物与空洞</w:t>
            </w:r>
          </w:p>
        </w:tc>
      </w:tr>
      <w:tr w14:paraId="72A4D7C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01092678">
            <w:pPr>
              <w:wordWrap w:val="0"/>
              <w:spacing w:before="20" w:after="20" w:line="240" w:lineRule="auto"/>
              <w:ind w:left="482" w:hanging="482"/>
            </w:pPr>
            <w:r>
              <w:rPr>
                <w:sz w:val="20"/>
              </w:rPr>
              <w:t>一致性</w:t>
            </w:r>
          </w:p>
        </w:tc>
        <w:tc>
          <w:tcPr>
            <w:tcW w:w="3828" w:type="dxa"/>
            <w:shd w:val="clear" w:color="auto" w:fill="F7F9FC"/>
          </w:tcPr>
          <w:p w14:paraId="57157CD8">
            <w:pPr>
              <w:wordWrap w:val="0"/>
              <w:spacing w:before="20" w:after="20" w:line="240" w:lineRule="auto"/>
              <w:ind w:left="482" w:hanging="482"/>
            </w:pPr>
            <w:r>
              <w:rPr>
                <w:sz w:val="20"/>
              </w:rPr>
              <w:t>3DGS 与网格深度图叠加校验</w:t>
            </w:r>
          </w:p>
        </w:tc>
        <w:tc>
          <w:tcPr>
            <w:tcW w:w="3320" w:type="dxa"/>
            <w:shd w:val="clear" w:color="auto" w:fill="F7F9FC"/>
          </w:tcPr>
          <w:p w14:paraId="6E634D99">
            <w:pPr>
              <w:wordWrap w:val="0"/>
              <w:spacing w:before="20" w:after="20" w:line="240" w:lineRule="auto"/>
              <w:ind w:left="482" w:hanging="482"/>
            </w:pPr>
            <w:r>
              <w:rPr>
                <w:sz w:val="20"/>
              </w:rPr>
              <w:t>95% 区域偏差 ≤2mm</w:t>
            </w:r>
          </w:p>
        </w:tc>
      </w:tr>
      <w:tr w14:paraId="6B5A101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38F798A2">
            <w:pPr>
              <w:wordWrap w:val="0"/>
              <w:spacing w:before="20" w:after="20" w:line="240" w:lineRule="auto"/>
              <w:ind w:left="482" w:hanging="482"/>
            </w:pPr>
            <w:r>
              <w:rPr>
                <w:sz w:val="20"/>
              </w:rPr>
              <w:t>可追溯性</w:t>
            </w:r>
          </w:p>
        </w:tc>
        <w:tc>
          <w:tcPr>
            <w:tcW w:w="3828" w:type="dxa"/>
          </w:tcPr>
          <w:p w14:paraId="0DA74B82">
            <w:pPr>
              <w:wordWrap w:val="0"/>
              <w:spacing w:before="20" w:after="20" w:line="240" w:lineRule="auto"/>
              <w:ind w:left="482" w:hanging="482"/>
            </w:pPr>
            <w:r>
              <w:rPr>
                <w:sz w:val="20"/>
              </w:rPr>
              <w:t>元数据、日志、版本记录</w:t>
            </w:r>
          </w:p>
        </w:tc>
        <w:tc>
          <w:tcPr>
            <w:tcW w:w="3320" w:type="dxa"/>
          </w:tcPr>
          <w:p w14:paraId="660866BB">
            <w:pPr>
              <w:wordWrap w:val="0"/>
              <w:spacing w:before="20" w:after="20" w:line="240" w:lineRule="auto"/>
              <w:ind w:left="482" w:hanging="482"/>
            </w:pPr>
            <w:r>
              <w:rPr>
                <w:sz w:val="20"/>
              </w:rPr>
              <w:t>全流程可追溯</w:t>
            </w:r>
          </w:p>
        </w:tc>
      </w:tr>
    </w:tbl>
    <w:p w14:paraId="79281B5E">
      <w:pPr>
        <w:wordWrap w:val="0"/>
        <w:spacing w:line="192" w:lineRule="auto"/>
      </w:pPr>
    </w:p>
    <w:p w14:paraId="12AEDD43">
      <w:pPr>
        <w:wordWrap w:val="0"/>
        <w:spacing w:before="160" w:after="40" w:line="312" w:lineRule="auto"/>
      </w:pPr>
      <w:r>
        <w:rPr>
          <w:rFonts w:ascii="黑体" w:hAnsi="黑体" w:eastAsia="黑体"/>
          <w:b/>
        </w:rPr>
        <w:t>质量门禁</w:t>
      </w:r>
    </w:p>
    <w:p w14:paraId="596B0D68">
      <w:pPr>
        <w:wordWrap w:val="0"/>
        <w:spacing w:line="408" w:lineRule="auto"/>
      </w:pPr>
      <w:r>
        <w:t>设置五道质量门禁，未通过则阻断流转：</w:t>
      </w:r>
    </w:p>
    <w:p w14:paraId="7AEE4637">
      <w:pPr>
        <w:wordWrap w:val="0"/>
        <w:spacing w:line="336" w:lineRule="auto"/>
        <w:ind w:left="420"/>
      </w:pPr>
      <w:r>
        <w:rPr>
          <w:sz w:val="21"/>
        </w:rPr>
        <w:t xml:space="preserve">● </w:t>
      </w:r>
      <w:r>
        <w:rPr>
          <w:b/>
        </w:rPr>
        <w:t>G1 数据门禁：</w:t>
      </w:r>
      <w:r>
        <w:t xml:space="preserve"> 数据齐全、格式正确、时间戳一致。</w:t>
      </w:r>
    </w:p>
    <w:p w14:paraId="22089A5A">
      <w:pPr>
        <w:wordWrap w:val="0"/>
        <w:spacing w:line="336" w:lineRule="auto"/>
        <w:ind w:left="420"/>
      </w:pPr>
      <w:r>
        <w:rPr>
          <w:sz w:val="21"/>
        </w:rPr>
        <w:t xml:space="preserve">● </w:t>
      </w:r>
      <w:r>
        <w:rPr>
          <w:b/>
        </w:rPr>
        <w:t>G2 配准门禁：</w:t>
      </w:r>
      <w:r>
        <w:t xml:space="preserve"> 残差、控制点符合性达标。</w:t>
      </w:r>
    </w:p>
    <w:p w14:paraId="3F16379A">
      <w:pPr>
        <w:wordWrap w:val="0"/>
        <w:spacing w:line="336" w:lineRule="auto"/>
        <w:ind w:left="420"/>
      </w:pPr>
      <w:r>
        <w:rPr>
          <w:sz w:val="21"/>
        </w:rPr>
        <w:t xml:space="preserve">● </w:t>
      </w:r>
      <w:r>
        <w:rPr>
          <w:b/>
        </w:rPr>
        <w:t>G3 模型门禁：</w:t>
      </w:r>
      <w:r>
        <w:t xml:space="preserve"> 完整性、精度、纹理达标。</w:t>
      </w:r>
    </w:p>
    <w:p w14:paraId="525FDEAB">
      <w:pPr>
        <w:wordWrap w:val="0"/>
        <w:spacing w:line="336" w:lineRule="auto"/>
        <w:ind w:left="420"/>
      </w:pPr>
      <w:r>
        <w:rPr>
          <w:sz w:val="21"/>
        </w:rPr>
        <w:t xml:space="preserve">● </w:t>
      </w:r>
      <w:r>
        <w:rPr>
          <w:b/>
        </w:rPr>
        <w:t>G4 缺陷门禁：</w:t>
      </w:r>
      <w:r>
        <w:t xml:space="preserve"> 识别覆盖率、复核完成率、量化一致性达标。</w:t>
      </w:r>
    </w:p>
    <w:p w14:paraId="42EE2A27">
      <w:pPr>
        <w:wordWrap w:val="0"/>
        <w:spacing w:line="336" w:lineRule="auto"/>
        <w:ind w:left="420"/>
      </w:pPr>
      <w:r>
        <w:rPr>
          <w:sz w:val="21"/>
        </w:rPr>
        <w:t xml:space="preserve">● </w:t>
      </w:r>
      <w:r>
        <w:rPr>
          <w:b/>
        </w:rPr>
        <w:t>G5 报告门禁：</w:t>
      </w:r>
      <w:r>
        <w:t xml:space="preserve"> 必填项齐全、照片齐全、图纸规范、审核签字。</w:t>
      </w:r>
    </w:p>
    <w:p w14:paraId="45D3E073">
      <w:pPr>
        <w:pStyle w:val="5"/>
        <w:wordWrap w:val="0"/>
        <w:spacing w:after="160" w:line="312" w:lineRule="auto"/>
      </w:pPr>
      <w:bookmarkStart w:id="114" w:name="_Toc32679"/>
      <w:r>
        <w:rPr>
          <w:rFonts w:ascii="黑体" w:hAnsi="黑体"/>
          <w:color w:val="000000"/>
          <w:sz w:val="26"/>
        </w:rPr>
        <w:t>1.33.</w:t>
      </w:r>
      <w:r>
        <w:rPr>
          <w:rFonts w:hint="eastAsia" w:ascii="黑体" w:hAnsi="黑体"/>
          <w:color w:val="000000"/>
          <w:sz w:val="26"/>
        </w:rPr>
        <w:t>9</w:t>
      </w:r>
      <w:r>
        <w:rPr>
          <w:rFonts w:ascii="黑体" w:hAnsi="黑体"/>
          <w:color w:val="000000"/>
          <w:sz w:val="26"/>
        </w:rPr>
        <w:t>三种坡度场景的软件适配</w:t>
      </w:r>
      <w:bookmarkEnd w:id="114"/>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13"/>
        <w:gridCol w:w="3009"/>
        <w:gridCol w:w="2211"/>
        <w:gridCol w:w="2211"/>
      </w:tblGrid>
      <w:tr w14:paraId="34E01C4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D9E2F3"/>
          </w:tcPr>
          <w:p w14:paraId="6C568426">
            <w:pPr>
              <w:wordWrap w:val="0"/>
              <w:spacing w:before="20" w:after="20" w:line="240" w:lineRule="auto"/>
              <w:ind w:firstLine="0"/>
            </w:pPr>
            <w:r>
              <w:rPr>
                <w:b/>
                <w:sz w:val="20"/>
              </w:rPr>
              <w:t>适配维度</w:t>
            </w:r>
          </w:p>
        </w:tc>
        <w:tc>
          <w:tcPr>
            <w:tcW w:w="3009" w:type="dxa"/>
            <w:shd w:val="clear" w:color="auto" w:fill="D9E2F3"/>
          </w:tcPr>
          <w:p w14:paraId="4E18A6FB">
            <w:pPr>
              <w:wordWrap w:val="0"/>
              <w:spacing w:before="20" w:after="20" w:line="240" w:lineRule="auto"/>
              <w:ind w:firstLine="0"/>
            </w:pPr>
            <w:r>
              <w:rPr>
                <w:b/>
                <w:sz w:val="20"/>
              </w:rPr>
              <w:t>葛洲坝平坡闸室</w:t>
            </w:r>
          </w:p>
        </w:tc>
        <w:tc>
          <w:tcPr>
            <w:tcW w:w="2211" w:type="dxa"/>
            <w:shd w:val="clear" w:color="auto" w:fill="D9E2F3"/>
          </w:tcPr>
          <w:p w14:paraId="22CACAB8">
            <w:pPr>
              <w:wordWrap w:val="0"/>
              <w:spacing w:before="20" w:after="20" w:line="240" w:lineRule="auto"/>
              <w:ind w:firstLine="0"/>
            </w:pPr>
            <w:r>
              <w:rPr>
                <w:b/>
                <w:sz w:val="20"/>
              </w:rPr>
              <w:t>三峡缓坡深孔</w:t>
            </w:r>
          </w:p>
        </w:tc>
        <w:tc>
          <w:tcPr>
            <w:tcW w:w="2211" w:type="dxa"/>
            <w:shd w:val="clear" w:color="auto" w:fill="D9E2F3"/>
          </w:tcPr>
          <w:p w14:paraId="58CFBF06">
            <w:pPr>
              <w:wordWrap w:val="0"/>
              <w:spacing w:before="20" w:after="20" w:line="240" w:lineRule="auto"/>
              <w:ind w:firstLine="0"/>
            </w:pPr>
            <w:r>
              <w:rPr>
                <w:b/>
                <w:sz w:val="20"/>
              </w:rPr>
              <w:t>向家坝陡坡表孔</w:t>
            </w:r>
          </w:p>
        </w:tc>
      </w:tr>
      <w:tr w14:paraId="0906870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14A99421">
            <w:pPr>
              <w:wordWrap w:val="0"/>
              <w:spacing w:before="20" w:after="20" w:line="240" w:lineRule="auto"/>
              <w:ind w:firstLine="0"/>
            </w:pPr>
            <w:r>
              <w:rPr>
                <w:sz w:val="20"/>
              </w:rPr>
              <w:t>场景模板</w:t>
            </w:r>
          </w:p>
        </w:tc>
        <w:tc>
          <w:tcPr>
            <w:tcW w:w="3009" w:type="dxa"/>
          </w:tcPr>
          <w:p w14:paraId="48A482A4">
            <w:pPr>
              <w:wordWrap w:val="0"/>
              <w:spacing w:before="20" w:after="20" w:line="240" w:lineRule="auto"/>
              <w:ind w:firstLine="0"/>
            </w:pPr>
            <w:r>
              <w:rPr>
                <w:sz w:val="20"/>
              </w:rPr>
              <w:t>高精度闸室模板（±1mm）</w:t>
            </w:r>
          </w:p>
        </w:tc>
        <w:tc>
          <w:tcPr>
            <w:tcW w:w="2211" w:type="dxa"/>
          </w:tcPr>
          <w:p w14:paraId="6A34A072">
            <w:pPr>
              <w:wordWrap w:val="0"/>
              <w:spacing w:before="20" w:after="20" w:line="240" w:lineRule="auto"/>
              <w:ind w:firstLine="0"/>
            </w:pPr>
            <w:r>
              <w:rPr>
                <w:sz w:val="20"/>
              </w:rPr>
              <w:t>长泄槽模板（±1cm+局部±1mm）</w:t>
            </w:r>
          </w:p>
        </w:tc>
        <w:tc>
          <w:tcPr>
            <w:tcW w:w="2211" w:type="dxa"/>
          </w:tcPr>
          <w:p w14:paraId="7FFC3191">
            <w:pPr>
              <w:wordWrap w:val="0"/>
              <w:spacing w:before="20" w:after="20" w:line="240" w:lineRule="auto"/>
              <w:ind w:firstLine="0"/>
            </w:pPr>
            <w:r>
              <w:rPr>
                <w:sz w:val="20"/>
              </w:rPr>
              <w:t>陡坡表孔模板（±1cm+局部±1mm）</w:t>
            </w:r>
          </w:p>
        </w:tc>
      </w:tr>
      <w:tr w14:paraId="63BA1C5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5A77F5D5">
            <w:pPr>
              <w:wordWrap w:val="0"/>
              <w:spacing w:before="20" w:after="20" w:line="240" w:lineRule="auto"/>
              <w:ind w:firstLine="0"/>
            </w:pPr>
            <w:r>
              <w:rPr>
                <w:sz w:val="20"/>
              </w:rPr>
              <w:t>坐标展开</w:t>
            </w:r>
          </w:p>
        </w:tc>
        <w:tc>
          <w:tcPr>
            <w:tcW w:w="3009" w:type="dxa"/>
            <w:shd w:val="clear" w:color="auto" w:fill="F7F9FC"/>
          </w:tcPr>
          <w:p w14:paraId="471ECCBD">
            <w:pPr>
              <w:wordWrap w:val="0"/>
              <w:spacing w:before="20" w:after="20" w:line="240" w:lineRule="auto"/>
              <w:ind w:firstLine="0"/>
            </w:pPr>
            <w:r>
              <w:rPr>
                <w:sz w:val="20"/>
              </w:rPr>
              <w:t>底板+双侧墙展开，绝对高程必填</w:t>
            </w:r>
          </w:p>
        </w:tc>
        <w:tc>
          <w:tcPr>
            <w:tcW w:w="2211" w:type="dxa"/>
            <w:shd w:val="clear" w:color="auto" w:fill="F7F9FC"/>
          </w:tcPr>
          <w:p w14:paraId="03A138C5">
            <w:pPr>
              <w:wordWrap w:val="0"/>
              <w:spacing w:before="20" w:after="20" w:line="240" w:lineRule="auto"/>
              <w:ind w:firstLine="0"/>
            </w:pPr>
            <w:r>
              <w:rPr>
                <w:sz w:val="20"/>
              </w:rPr>
              <w:t>沿泄槽中心线展开，分段桩号</w:t>
            </w:r>
          </w:p>
        </w:tc>
        <w:tc>
          <w:tcPr>
            <w:tcW w:w="2211" w:type="dxa"/>
            <w:shd w:val="clear" w:color="auto" w:fill="F7F9FC"/>
          </w:tcPr>
          <w:p w14:paraId="5B0B8354">
            <w:pPr>
              <w:wordWrap w:val="0"/>
              <w:spacing w:before="20" w:after="20" w:line="240" w:lineRule="auto"/>
              <w:ind w:firstLine="0"/>
            </w:pPr>
            <w:r>
              <w:rPr>
                <w:sz w:val="20"/>
              </w:rPr>
              <w:t>沿表孔中心线展开，高程分段</w:t>
            </w:r>
          </w:p>
        </w:tc>
      </w:tr>
      <w:tr w14:paraId="06F52FF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75DDDB84">
            <w:pPr>
              <w:wordWrap w:val="0"/>
              <w:spacing w:before="20" w:after="20" w:line="240" w:lineRule="auto"/>
              <w:ind w:firstLine="0"/>
            </w:pPr>
            <w:r>
              <w:rPr>
                <w:sz w:val="20"/>
              </w:rPr>
              <w:t>重建参数</w:t>
            </w:r>
          </w:p>
        </w:tc>
        <w:tc>
          <w:tcPr>
            <w:tcW w:w="3009" w:type="dxa"/>
          </w:tcPr>
          <w:p w14:paraId="5B3B53B5">
            <w:pPr>
              <w:wordWrap w:val="0"/>
              <w:spacing w:before="20" w:after="20" w:line="240" w:lineRule="auto"/>
              <w:ind w:firstLine="0"/>
            </w:pPr>
            <w:r>
              <w:rPr>
                <w:sz w:val="20"/>
              </w:rPr>
              <w:t>体素 0.5~1mm，TSDF 精细</w:t>
            </w:r>
          </w:p>
        </w:tc>
        <w:tc>
          <w:tcPr>
            <w:tcW w:w="2211" w:type="dxa"/>
          </w:tcPr>
          <w:p w14:paraId="0E07313B">
            <w:pPr>
              <w:wordWrap w:val="0"/>
              <w:spacing w:before="20" w:after="20" w:line="240" w:lineRule="auto"/>
              <w:ind w:firstLine="0"/>
            </w:pPr>
            <w:r>
              <w:rPr>
                <w:sz w:val="20"/>
              </w:rPr>
              <w:t>体素 2mm，分块重建</w:t>
            </w:r>
          </w:p>
        </w:tc>
        <w:tc>
          <w:tcPr>
            <w:tcW w:w="2211" w:type="dxa"/>
          </w:tcPr>
          <w:p w14:paraId="44F85C2E">
            <w:pPr>
              <w:wordWrap w:val="0"/>
              <w:spacing w:before="20" w:after="20" w:line="240" w:lineRule="auto"/>
              <w:ind w:firstLine="0"/>
            </w:pPr>
            <w:r>
              <w:rPr>
                <w:sz w:val="20"/>
              </w:rPr>
              <w:t>体素 2mm，分段拼接</w:t>
            </w:r>
          </w:p>
        </w:tc>
      </w:tr>
      <w:tr w14:paraId="6F2CB6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073D2B96">
            <w:pPr>
              <w:wordWrap w:val="0"/>
              <w:spacing w:before="20" w:after="20" w:line="240" w:lineRule="auto"/>
              <w:ind w:firstLine="0"/>
            </w:pPr>
            <w:r>
              <w:rPr>
                <w:sz w:val="20"/>
              </w:rPr>
              <w:t>3DGS 训练</w:t>
            </w:r>
          </w:p>
        </w:tc>
        <w:tc>
          <w:tcPr>
            <w:tcW w:w="3009" w:type="dxa"/>
            <w:shd w:val="clear" w:color="auto" w:fill="F7F9FC"/>
          </w:tcPr>
          <w:p w14:paraId="50BDD6B5">
            <w:pPr>
              <w:wordWrap w:val="0"/>
              <w:spacing w:before="20" w:after="20" w:line="240" w:lineRule="auto"/>
              <w:ind w:firstLine="0"/>
            </w:pPr>
            <w:r>
              <w:rPr>
                <w:sz w:val="20"/>
              </w:rPr>
              <w:t>高保真，迭代 30k</w:t>
            </w:r>
          </w:p>
        </w:tc>
        <w:tc>
          <w:tcPr>
            <w:tcW w:w="2211" w:type="dxa"/>
            <w:shd w:val="clear" w:color="auto" w:fill="F7F9FC"/>
          </w:tcPr>
          <w:p w14:paraId="1DE2C6F5">
            <w:pPr>
              <w:wordWrap w:val="0"/>
              <w:spacing w:before="20" w:after="20" w:line="240" w:lineRule="auto"/>
              <w:ind w:firstLine="0"/>
            </w:pPr>
            <w:r>
              <w:rPr>
                <w:sz w:val="20"/>
              </w:rPr>
              <w:t>中等保真，迭代 20k</w:t>
            </w:r>
          </w:p>
        </w:tc>
        <w:tc>
          <w:tcPr>
            <w:tcW w:w="2211" w:type="dxa"/>
            <w:shd w:val="clear" w:color="auto" w:fill="F7F9FC"/>
          </w:tcPr>
          <w:p w14:paraId="1FF75962">
            <w:pPr>
              <w:wordWrap w:val="0"/>
              <w:spacing w:before="20" w:after="20" w:line="240" w:lineRule="auto"/>
              <w:ind w:firstLine="0"/>
            </w:pPr>
            <w:r>
              <w:rPr>
                <w:sz w:val="20"/>
              </w:rPr>
              <w:t>中等保真，迭代 20k</w:t>
            </w:r>
          </w:p>
        </w:tc>
      </w:tr>
      <w:tr w14:paraId="070AEE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216DCB23">
            <w:pPr>
              <w:wordWrap w:val="0"/>
              <w:spacing w:before="20" w:after="20" w:line="240" w:lineRule="auto"/>
              <w:ind w:firstLine="0"/>
            </w:pPr>
            <w:r>
              <w:rPr>
                <w:sz w:val="20"/>
              </w:rPr>
              <w:t>缺陷重点</w:t>
            </w:r>
          </w:p>
        </w:tc>
        <w:tc>
          <w:tcPr>
            <w:tcW w:w="3009" w:type="dxa"/>
          </w:tcPr>
          <w:p w14:paraId="0C16D084">
            <w:pPr>
              <w:wordWrap w:val="0"/>
              <w:spacing w:before="20" w:after="20" w:line="240" w:lineRule="auto"/>
              <w:ind w:firstLine="0"/>
            </w:pPr>
            <w:r>
              <w:rPr>
                <w:sz w:val="20"/>
              </w:rPr>
              <w:t>冲蚀、磨蚀、体积损失</w:t>
            </w:r>
          </w:p>
        </w:tc>
        <w:tc>
          <w:tcPr>
            <w:tcW w:w="2211" w:type="dxa"/>
          </w:tcPr>
          <w:p w14:paraId="624A006A">
            <w:pPr>
              <w:wordWrap w:val="0"/>
              <w:spacing w:before="20" w:after="20" w:line="240" w:lineRule="auto"/>
              <w:ind w:firstLine="0"/>
            </w:pPr>
            <w:r>
              <w:rPr>
                <w:sz w:val="20"/>
              </w:rPr>
              <w:t>裂缝/结构缝两侧冲磨场、深孔冲蚀</w:t>
            </w:r>
          </w:p>
        </w:tc>
        <w:tc>
          <w:tcPr>
            <w:tcW w:w="2211" w:type="dxa"/>
          </w:tcPr>
          <w:p w14:paraId="4BFEBFA5">
            <w:pPr>
              <w:wordWrap w:val="0"/>
              <w:spacing w:before="20" w:after="20" w:line="240" w:lineRule="auto"/>
              <w:ind w:firstLine="0"/>
            </w:pPr>
            <w:r>
              <w:rPr>
                <w:sz w:val="20"/>
              </w:rPr>
              <w:t>陡坡冲蚀、错台、露筋</w:t>
            </w:r>
          </w:p>
        </w:tc>
      </w:tr>
      <w:tr w14:paraId="7E89C3B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496556F1">
            <w:pPr>
              <w:wordWrap w:val="0"/>
              <w:spacing w:before="20" w:after="20" w:line="240" w:lineRule="auto"/>
              <w:ind w:firstLine="0"/>
            </w:pPr>
            <w:r>
              <w:rPr>
                <w:sz w:val="20"/>
              </w:rPr>
              <w:t>照片要求</w:t>
            </w:r>
          </w:p>
        </w:tc>
        <w:tc>
          <w:tcPr>
            <w:tcW w:w="3009" w:type="dxa"/>
            <w:shd w:val="clear" w:color="auto" w:fill="F7F9FC"/>
          </w:tcPr>
          <w:p w14:paraId="4FC53A42">
            <w:pPr>
              <w:wordWrap w:val="0"/>
              <w:spacing w:before="20" w:after="20" w:line="240" w:lineRule="auto"/>
              <w:ind w:firstLine="0"/>
            </w:pPr>
            <w:r>
              <w:rPr>
                <w:sz w:val="20"/>
              </w:rPr>
              <w:t>宏观+近景，标注编号</w:t>
            </w:r>
          </w:p>
        </w:tc>
        <w:tc>
          <w:tcPr>
            <w:tcW w:w="2211" w:type="dxa"/>
            <w:shd w:val="clear" w:color="auto" w:fill="F7F9FC"/>
          </w:tcPr>
          <w:p w14:paraId="5C58E698">
            <w:pPr>
              <w:wordWrap w:val="0"/>
              <w:spacing w:before="20" w:after="20" w:line="240" w:lineRule="auto"/>
              <w:ind w:firstLine="0"/>
            </w:pPr>
            <w:r>
              <w:rPr>
                <w:sz w:val="20"/>
              </w:rPr>
              <w:t>分段宏观+近景</w:t>
            </w:r>
          </w:p>
        </w:tc>
        <w:tc>
          <w:tcPr>
            <w:tcW w:w="2211" w:type="dxa"/>
            <w:shd w:val="clear" w:color="auto" w:fill="F7F9FC"/>
          </w:tcPr>
          <w:p w14:paraId="59932F48">
            <w:pPr>
              <w:wordWrap w:val="0"/>
              <w:spacing w:before="20" w:after="20" w:line="240" w:lineRule="auto"/>
              <w:ind w:firstLine="0"/>
            </w:pPr>
            <w:r>
              <w:rPr>
                <w:sz w:val="20"/>
              </w:rPr>
              <w:t>平台视角+近景</w:t>
            </w:r>
          </w:p>
        </w:tc>
      </w:tr>
      <w:tr w14:paraId="5978112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0626D054">
            <w:pPr>
              <w:wordWrap w:val="0"/>
              <w:spacing w:before="20" w:after="20" w:line="240" w:lineRule="auto"/>
              <w:ind w:firstLine="0"/>
            </w:pPr>
            <w:r>
              <w:rPr>
                <w:sz w:val="20"/>
              </w:rPr>
              <w:t>报告模板</w:t>
            </w:r>
          </w:p>
        </w:tc>
        <w:tc>
          <w:tcPr>
            <w:tcW w:w="3009" w:type="dxa"/>
          </w:tcPr>
          <w:p w14:paraId="1A12CF81">
            <w:pPr>
              <w:wordWrap w:val="0"/>
              <w:spacing w:before="20" w:after="20" w:line="240" w:lineRule="auto"/>
              <w:ind w:firstLine="0"/>
            </w:pPr>
            <w:r>
              <w:rPr>
                <w:sz w:val="20"/>
              </w:rPr>
              <w:t>闸室检查报告模板</w:t>
            </w:r>
          </w:p>
        </w:tc>
        <w:tc>
          <w:tcPr>
            <w:tcW w:w="2211" w:type="dxa"/>
          </w:tcPr>
          <w:p w14:paraId="5EAF490D">
            <w:pPr>
              <w:wordWrap w:val="0"/>
              <w:spacing w:before="20" w:after="20" w:line="240" w:lineRule="auto"/>
              <w:ind w:firstLine="0"/>
            </w:pPr>
            <w:r>
              <w:rPr>
                <w:sz w:val="20"/>
              </w:rPr>
              <w:t>深孔检查报告模板</w:t>
            </w:r>
          </w:p>
        </w:tc>
        <w:tc>
          <w:tcPr>
            <w:tcW w:w="2211" w:type="dxa"/>
          </w:tcPr>
          <w:p w14:paraId="0592529D">
            <w:pPr>
              <w:wordWrap w:val="0"/>
              <w:spacing w:before="20" w:after="20" w:line="240" w:lineRule="auto"/>
              <w:ind w:firstLine="0"/>
            </w:pPr>
            <w:r>
              <w:rPr>
                <w:sz w:val="20"/>
              </w:rPr>
              <w:t>表孔检查报告模板</w:t>
            </w:r>
          </w:p>
        </w:tc>
      </w:tr>
      <w:tr w14:paraId="50E1554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6E37B167">
            <w:pPr>
              <w:wordWrap w:val="0"/>
              <w:spacing w:before="20" w:after="20" w:line="240" w:lineRule="auto"/>
              <w:ind w:firstLine="0"/>
            </w:pPr>
            <w:r>
              <w:rPr>
                <w:sz w:val="20"/>
              </w:rPr>
              <w:t>精度评定</w:t>
            </w:r>
          </w:p>
        </w:tc>
        <w:tc>
          <w:tcPr>
            <w:tcW w:w="3009" w:type="dxa"/>
            <w:shd w:val="clear" w:color="auto" w:fill="F7F9FC"/>
          </w:tcPr>
          <w:p w14:paraId="699DB640">
            <w:pPr>
              <w:wordWrap w:val="0"/>
              <w:spacing w:before="20" w:after="20" w:line="240" w:lineRule="auto"/>
              <w:ind w:firstLine="0"/>
            </w:pPr>
            <w:r>
              <w:rPr>
                <w:sz w:val="20"/>
              </w:rPr>
              <w:t>控制点+基准尺+重复测量</w:t>
            </w:r>
          </w:p>
        </w:tc>
        <w:tc>
          <w:tcPr>
            <w:tcW w:w="2211" w:type="dxa"/>
            <w:shd w:val="clear" w:color="auto" w:fill="F7F9FC"/>
          </w:tcPr>
          <w:p w14:paraId="62659C93">
            <w:pPr>
              <w:wordWrap w:val="0"/>
              <w:spacing w:before="20" w:after="20" w:line="240" w:lineRule="auto"/>
              <w:ind w:firstLine="0"/>
            </w:pPr>
            <w:r>
              <w:rPr>
                <w:sz w:val="20"/>
              </w:rPr>
              <w:t>每 20m 校核断面</w:t>
            </w:r>
          </w:p>
        </w:tc>
        <w:tc>
          <w:tcPr>
            <w:tcW w:w="2211" w:type="dxa"/>
            <w:shd w:val="clear" w:color="auto" w:fill="F7F9FC"/>
          </w:tcPr>
          <w:p w14:paraId="6F349FBF">
            <w:pPr>
              <w:wordWrap w:val="0"/>
              <w:spacing w:before="20" w:after="20" w:line="240" w:lineRule="auto"/>
              <w:ind w:firstLine="0"/>
            </w:pPr>
            <w:r>
              <w:rPr>
                <w:sz w:val="20"/>
              </w:rPr>
              <w:t>平台工位控制点核验</w:t>
            </w:r>
          </w:p>
        </w:tc>
      </w:tr>
      <w:tr w14:paraId="4B9370F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6F90639F">
            <w:pPr>
              <w:wordWrap w:val="0"/>
              <w:spacing w:before="20" w:after="20" w:line="240" w:lineRule="auto"/>
              <w:ind w:firstLine="0"/>
            </w:pPr>
            <w:r>
              <w:rPr>
                <w:sz w:val="20"/>
              </w:rPr>
              <w:t>数据量</w:t>
            </w:r>
          </w:p>
        </w:tc>
        <w:tc>
          <w:tcPr>
            <w:tcW w:w="3009" w:type="dxa"/>
          </w:tcPr>
          <w:p w14:paraId="114AAFC5">
            <w:pPr>
              <w:wordWrap w:val="0"/>
              <w:spacing w:before="20" w:after="20" w:line="240" w:lineRule="auto"/>
              <w:ind w:firstLine="0"/>
            </w:pPr>
            <w:r>
              <w:rPr>
                <w:sz w:val="20"/>
              </w:rPr>
              <w:t>单孔数十亿点</w:t>
            </w:r>
          </w:p>
        </w:tc>
        <w:tc>
          <w:tcPr>
            <w:tcW w:w="2211" w:type="dxa"/>
          </w:tcPr>
          <w:p w14:paraId="7945C658">
            <w:pPr>
              <w:wordWrap w:val="0"/>
              <w:spacing w:before="20" w:after="20" w:line="240" w:lineRule="auto"/>
              <w:ind w:firstLine="0"/>
            </w:pPr>
            <w:r>
              <w:rPr>
                <w:sz w:val="20"/>
              </w:rPr>
              <w:t>长泄槽分块</w:t>
            </w:r>
          </w:p>
        </w:tc>
        <w:tc>
          <w:tcPr>
            <w:tcW w:w="2211" w:type="dxa"/>
          </w:tcPr>
          <w:p w14:paraId="04D71D80">
            <w:pPr>
              <w:wordWrap w:val="0"/>
              <w:spacing w:before="20" w:after="20" w:line="240" w:lineRule="auto"/>
              <w:ind w:firstLine="0"/>
            </w:pPr>
            <w:r>
              <w:rPr>
                <w:sz w:val="20"/>
              </w:rPr>
              <w:t>分段拼接</w:t>
            </w:r>
          </w:p>
        </w:tc>
      </w:tr>
      <w:tr w14:paraId="558CE8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7261C025">
            <w:pPr>
              <w:wordWrap w:val="0"/>
              <w:spacing w:before="20" w:after="20" w:line="240" w:lineRule="auto"/>
              <w:ind w:firstLine="0"/>
            </w:pPr>
            <w:r>
              <w:rPr>
                <w:sz w:val="20"/>
              </w:rPr>
              <w:t>特殊处理</w:t>
            </w:r>
          </w:p>
        </w:tc>
        <w:tc>
          <w:tcPr>
            <w:tcW w:w="3009" w:type="dxa"/>
            <w:shd w:val="clear" w:color="auto" w:fill="F7F9FC"/>
          </w:tcPr>
          <w:p w14:paraId="2B15346B">
            <w:pPr>
              <w:wordWrap w:val="0"/>
              <w:spacing w:before="20" w:after="20" w:line="240" w:lineRule="auto"/>
              <w:ind w:firstLine="0"/>
            </w:pPr>
            <w:r>
              <w:rPr>
                <w:sz w:val="20"/>
              </w:rPr>
              <w:t>绝对高程精度控制</w:t>
            </w:r>
          </w:p>
        </w:tc>
        <w:tc>
          <w:tcPr>
            <w:tcW w:w="2211" w:type="dxa"/>
            <w:shd w:val="clear" w:color="auto" w:fill="F7F9FC"/>
          </w:tcPr>
          <w:p w14:paraId="6788B2C7">
            <w:pPr>
              <w:wordWrap w:val="0"/>
              <w:spacing w:before="20" w:after="20" w:line="240" w:lineRule="auto"/>
              <w:ind w:firstLine="0"/>
            </w:pPr>
            <w:r>
              <w:rPr>
                <w:sz w:val="20"/>
              </w:rPr>
              <w:t>长距离累积误差控制</w:t>
            </w:r>
          </w:p>
        </w:tc>
        <w:tc>
          <w:tcPr>
            <w:tcW w:w="2211" w:type="dxa"/>
            <w:shd w:val="clear" w:color="auto" w:fill="F7F9FC"/>
          </w:tcPr>
          <w:p w14:paraId="023F6832">
            <w:pPr>
              <w:wordWrap w:val="0"/>
              <w:spacing w:before="20" w:after="20" w:line="240" w:lineRule="auto"/>
              <w:ind w:firstLine="0"/>
            </w:pPr>
            <w:r>
              <w:rPr>
                <w:sz w:val="20"/>
              </w:rPr>
              <w:t>湿润/附着物标记</w:t>
            </w:r>
          </w:p>
        </w:tc>
      </w:tr>
    </w:tbl>
    <w:p w14:paraId="19CDF739">
      <w:pPr>
        <w:wordWrap w:val="0"/>
        <w:spacing w:line="192" w:lineRule="auto"/>
      </w:pPr>
    </w:p>
    <w:p w14:paraId="0D921223">
      <w:pPr>
        <w:wordWrap w:val="0"/>
        <w:spacing w:line="408" w:lineRule="auto"/>
      </w:pPr>
      <w:r>
        <w:rPr>
          <w:b/>
        </w:rPr>
        <w:t>场景自适应机制：</w:t>
      </w:r>
      <w:r>
        <w:t xml:space="preserve"> 软件在创建项目时自动加载对应场景模板，预置体素尺寸、配准策略、重建参数、缺陷字典、报告模板、精度评定方案；用户可在模板基础上调整，调整记录写入项目配置，保证可复现。</w:t>
      </w:r>
    </w:p>
    <w:p w14:paraId="37CE86AE">
      <w:pPr>
        <w:pStyle w:val="5"/>
        <w:wordWrap w:val="0"/>
        <w:spacing w:after="160" w:line="312" w:lineRule="auto"/>
      </w:pPr>
      <w:bookmarkStart w:id="115" w:name="_Toc19752"/>
      <w:r>
        <w:rPr>
          <w:rFonts w:ascii="黑体" w:hAnsi="黑体"/>
          <w:color w:val="000000"/>
          <w:sz w:val="26"/>
        </w:rPr>
        <w:t>1.33.1</w:t>
      </w:r>
      <w:r>
        <w:rPr>
          <w:rFonts w:hint="eastAsia" w:ascii="黑体" w:hAnsi="黑体"/>
          <w:color w:val="000000"/>
          <w:sz w:val="26"/>
        </w:rPr>
        <w:t>0界面</w:t>
      </w:r>
      <w:r>
        <w:rPr>
          <w:rFonts w:ascii="黑体" w:hAnsi="黑体"/>
          <w:color w:val="000000"/>
          <w:sz w:val="26"/>
        </w:rPr>
        <w:t>设计与交互</w:t>
      </w:r>
      <w:bookmarkEnd w:id="115"/>
    </w:p>
    <w:p w14:paraId="0911A35F">
      <w:pPr>
        <w:wordWrap w:val="0"/>
        <w:spacing w:before="160" w:after="40" w:line="312" w:lineRule="auto"/>
      </w:pPr>
      <w:r>
        <w:rPr>
          <w:rFonts w:ascii="黑体" w:hAnsi="黑体" w:eastAsia="黑体"/>
          <w:b/>
        </w:rPr>
        <w:t>界面总体布局</w:t>
      </w:r>
    </w:p>
    <w:p w14:paraId="04B5250B">
      <w:pPr>
        <w:wordWrap w:val="0"/>
        <w:spacing w:line="408" w:lineRule="auto"/>
      </w:pPr>
      <w:r>
        <w:t>采用"</w:t>
      </w:r>
      <w:r>
        <w:rPr>
          <w:b/>
        </w:rPr>
        <w:t>左侧导航+中央三维视口+右侧属性面板+底部任务栏</w:t>
      </w:r>
      <w:r>
        <w:t>"的经典三栏布局：</w:t>
      </w:r>
    </w:p>
    <w:p w14:paraId="345ACCF2">
      <w:pPr>
        <w:wordWrap w:val="0"/>
        <w:spacing w:line="336" w:lineRule="auto"/>
        <w:ind w:left="420"/>
      </w:pPr>
      <w:r>
        <w:rPr>
          <w:sz w:val="21"/>
        </w:rPr>
        <w:t xml:space="preserve">● </w:t>
      </w:r>
      <w:r>
        <w:rPr>
          <w:b/>
        </w:rPr>
        <w:t>左侧导航：</w:t>
      </w:r>
      <w:r>
        <w:t xml:space="preserve"> 项目树（项目→电站→场景→孔号→测站→数据集→成果）、图层管理、书签。</w:t>
      </w:r>
    </w:p>
    <w:p w14:paraId="1A75315D">
      <w:pPr>
        <w:wordWrap w:val="0"/>
        <w:spacing w:line="336" w:lineRule="auto"/>
        <w:ind w:left="420"/>
      </w:pPr>
      <w:r>
        <w:rPr>
          <w:sz w:val="21"/>
        </w:rPr>
        <w:t xml:space="preserve">● </w:t>
      </w:r>
      <w:r>
        <w:rPr>
          <w:b/>
        </w:rPr>
        <w:t>中央视口：</w:t>
      </w:r>
      <w:r>
        <w:t xml:space="preserve"> 三维模型/点云/3DGS 渲染，支持多视图（透视/正射/剖面）。</w:t>
      </w:r>
    </w:p>
    <w:p w14:paraId="1CF38146">
      <w:pPr>
        <w:wordWrap w:val="0"/>
        <w:spacing w:line="336" w:lineRule="auto"/>
        <w:ind w:left="420"/>
      </w:pPr>
      <w:r>
        <w:rPr>
          <w:sz w:val="21"/>
        </w:rPr>
        <w:t xml:space="preserve">● </w:t>
      </w:r>
      <w:r>
        <w:rPr>
          <w:b/>
        </w:rPr>
        <w:t>右侧面板：</w:t>
      </w:r>
      <w:r>
        <w:t xml:space="preserve"> 选中对象属性、缺陷详情、量测结果、历史记录、操作按钮。</w:t>
      </w:r>
    </w:p>
    <w:p w14:paraId="44B30EA8">
      <w:pPr>
        <w:wordWrap w:val="0"/>
        <w:spacing w:line="336" w:lineRule="auto"/>
        <w:ind w:left="420"/>
      </w:pPr>
      <w:r>
        <w:rPr>
          <w:sz w:val="21"/>
        </w:rPr>
        <w:t xml:space="preserve">● </w:t>
      </w:r>
      <w:r>
        <w:rPr>
          <w:b/>
        </w:rPr>
        <w:t>底部任务栏：</w:t>
      </w:r>
      <w:r>
        <w:t xml:space="preserve"> 任务进度、日志、消息、状态。</w:t>
      </w:r>
    </w:p>
    <w:p w14:paraId="24460DA9">
      <w:pPr>
        <w:wordWrap w:val="0"/>
        <w:spacing w:before="160" w:after="40" w:line="312" w:lineRule="auto"/>
        <w:ind w:firstLine="482" w:firstLineChars="200"/>
      </w:pPr>
      <w:r>
        <w:rPr>
          <w:rFonts w:ascii="黑体" w:hAnsi="黑体" w:eastAsia="黑体"/>
          <w:b/>
        </w:rPr>
        <w:t>关键交互设计</w:t>
      </w:r>
    </w:p>
    <w:p w14:paraId="2E86E2F0">
      <w:pPr>
        <w:wordWrap w:val="0"/>
        <w:spacing w:line="336" w:lineRule="auto"/>
        <w:ind w:left="420"/>
      </w:pPr>
      <w:r>
        <w:t>1．</w:t>
      </w:r>
      <w:r>
        <w:rPr>
          <w:b/>
        </w:rPr>
        <w:t>一键式工作流。</w:t>
      </w:r>
      <w:r>
        <w:t xml:space="preserve"> 首页提供"新建项目→导入数据→配准→重建→识别→报告"的向导式流程，每步有状态提示与下一步引导。</w:t>
      </w:r>
    </w:p>
    <w:p w14:paraId="07BCE32A">
      <w:pPr>
        <w:wordWrap w:val="0"/>
        <w:spacing w:line="336" w:lineRule="auto"/>
        <w:ind w:left="420"/>
      </w:pPr>
      <w:r>
        <w:t>2．</w:t>
      </w:r>
      <w:r>
        <w:rPr>
          <w:b/>
        </w:rPr>
        <w:t>缺陷判读工作台。</w:t>
      </w:r>
      <w:r>
        <w:t xml:space="preserve"> 左侧缺陷列表、中央三维视图、右侧影像与断面联动；点击缺陷自动定位、高亮、显示历史；支持键盘快捷键（确认/排除/上一条/下一条）。</w:t>
      </w:r>
    </w:p>
    <w:p w14:paraId="74636ACB">
      <w:pPr>
        <w:wordWrap w:val="0"/>
        <w:spacing w:line="336" w:lineRule="auto"/>
        <w:ind w:left="420"/>
      </w:pPr>
      <w:r>
        <w:t>3．</w:t>
      </w:r>
      <w:r>
        <w:rPr>
          <w:b/>
        </w:rPr>
        <w:t>对比视图。</w:t>
      </w:r>
      <w:r>
        <w:t xml:space="preserve"> 支持左右分屏、卷帘对比、差异高亮三种模式，时间轴拖动切换年度。</w:t>
      </w:r>
    </w:p>
    <w:p w14:paraId="2504D1DA">
      <w:pPr>
        <w:wordWrap w:val="0"/>
        <w:spacing w:line="336" w:lineRule="auto"/>
        <w:ind w:left="420"/>
      </w:pPr>
      <w:r>
        <w:t>4．</w:t>
      </w:r>
      <w:r>
        <w:rPr>
          <w:b/>
        </w:rPr>
        <w:t>量测工具。</w:t>
      </w:r>
      <w:r>
        <w:t xml:space="preserve"> 工具栏常驻，量测结果显示在视口与属性面板，支持复制、导出、关联缺陷。</w:t>
      </w:r>
    </w:p>
    <w:p w14:paraId="44F36572">
      <w:pPr>
        <w:wordWrap w:val="0"/>
        <w:spacing w:line="336" w:lineRule="auto"/>
        <w:ind w:left="420"/>
      </w:pPr>
      <w:r>
        <w:t>5．</w:t>
      </w:r>
      <w:r>
        <w:rPr>
          <w:b/>
        </w:rPr>
        <w:t>报告预览。</w:t>
      </w:r>
      <w:r>
        <w:t xml:space="preserve"> 生成前提供所见即所得的 PDF 预览，支持逐页检查、批注、跳转修改。</w:t>
      </w:r>
    </w:p>
    <w:p w14:paraId="4887AAAB">
      <w:pPr>
        <w:wordWrap w:val="0"/>
        <w:spacing w:line="336" w:lineRule="auto"/>
        <w:ind w:left="420"/>
      </w:pPr>
      <w:r>
        <w:t>6．</w:t>
      </w:r>
      <w:r>
        <w:rPr>
          <w:b/>
        </w:rPr>
        <w:t>大屏模式。</w:t>
      </w:r>
      <w:r>
        <w:t xml:space="preserve"> 支持汇报大屏展示，隐藏编辑功能，突出三维漫游与统计图表。</w:t>
      </w:r>
    </w:p>
    <w:p w14:paraId="17AB3D50">
      <w:pPr>
        <w:wordWrap w:val="0"/>
        <w:spacing w:before="160" w:after="40" w:line="312" w:lineRule="auto"/>
      </w:pPr>
      <w:r>
        <w:rPr>
          <w:rFonts w:ascii="黑体" w:hAnsi="黑体" w:eastAsia="黑体"/>
          <w:b/>
        </w:rPr>
        <w:t>可用性设计</w:t>
      </w:r>
    </w:p>
    <w:p w14:paraId="1F5BDBB7">
      <w:pPr>
        <w:wordWrap w:val="0"/>
        <w:spacing w:line="336" w:lineRule="auto"/>
        <w:ind w:left="420"/>
      </w:pPr>
      <w:r>
        <w:rPr>
          <w:sz w:val="21"/>
        </w:rPr>
        <w:t xml:space="preserve">● </w:t>
      </w:r>
      <w:r>
        <w:t>支持 1920×1080 及以上分辨率，适配 4K 屏。</w:t>
      </w:r>
    </w:p>
    <w:p w14:paraId="2208B10E">
      <w:pPr>
        <w:wordWrap w:val="0"/>
        <w:spacing w:line="336" w:lineRule="auto"/>
        <w:ind w:left="420"/>
      </w:pPr>
      <w:r>
        <w:rPr>
          <w:sz w:val="21"/>
        </w:rPr>
        <w:t xml:space="preserve">● </w:t>
      </w:r>
      <w:r>
        <w:t>支持国产操作系统字体与高分屏缩放。</w:t>
      </w:r>
    </w:p>
    <w:p w14:paraId="427D3B0E">
      <w:pPr>
        <w:wordWrap w:val="0"/>
        <w:spacing w:line="336" w:lineRule="auto"/>
        <w:ind w:left="420"/>
      </w:pPr>
      <w:r>
        <w:rPr>
          <w:sz w:val="21"/>
        </w:rPr>
        <w:t xml:space="preserve">● </w:t>
      </w:r>
      <w:r>
        <w:t>所有耗时操作显示进度与预计剩余时间，支持取消。</w:t>
      </w:r>
    </w:p>
    <w:p w14:paraId="594F612D">
      <w:pPr>
        <w:wordWrap w:val="0"/>
        <w:spacing w:line="336" w:lineRule="auto"/>
        <w:ind w:left="420"/>
      </w:pPr>
      <w:r>
        <w:rPr>
          <w:sz w:val="21"/>
        </w:rPr>
        <w:t xml:space="preserve">● </w:t>
      </w:r>
      <w:r>
        <w:t>错误提示包含原因、影响、解决建议，避免"操作失败"式无信息提示。</w:t>
      </w:r>
    </w:p>
    <w:p w14:paraId="554FD410">
      <w:pPr>
        <w:wordWrap w:val="0"/>
        <w:spacing w:line="336" w:lineRule="auto"/>
        <w:ind w:left="420"/>
      </w:pPr>
      <w:r>
        <w:rPr>
          <w:sz w:val="21"/>
        </w:rPr>
        <w:t xml:space="preserve">● </w:t>
      </w:r>
      <w:r>
        <w:t>提供操作引导、快捷键说明、帮助文档、视频教程。</w:t>
      </w:r>
    </w:p>
    <w:p w14:paraId="7287460C">
      <w:pPr>
        <w:wordWrap w:val="0"/>
        <w:spacing w:line="336" w:lineRule="auto"/>
        <w:ind w:left="420"/>
      </w:pPr>
      <w:r>
        <w:rPr>
          <w:sz w:val="21"/>
        </w:rPr>
        <w:t xml:space="preserve">● </w:t>
      </w:r>
      <w:r>
        <w:t>支持深色/浅色主题，适应现场强光与室内环境。</w:t>
      </w:r>
    </w:p>
    <w:p w14:paraId="4A972B33">
      <w:pPr>
        <w:wordWrap w:val="0"/>
        <w:spacing w:before="160" w:after="40" w:line="312" w:lineRule="auto"/>
      </w:pPr>
      <w:r>
        <w:rPr>
          <w:rFonts w:ascii="黑体" w:hAnsi="黑体" w:eastAsia="黑体"/>
          <w:b/>
        </w:rPr>
        <w:t>界面信息架构</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71"/>
        <w:gridCol w:w="3151"/>
        <w:gridCol w:w="3228"/>
        <w:gridCol w:w="1194"/>
      </w:tblGrid>
      <w:tr w14:paraId="6B9D073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D9E2F3"/>
          </w:tcPr>
          <w:p w14:paraId="246132A6">
            <w:pPr>
              <w:wordWrap w:val="0"/>
              <w:spacing w:before="20" w:after="20" w:line="240" w:lineRule="auto"/>
              <w:ind w:firstLine="0"/>
            </w:pPr>
            <w:r>
              <w:rPr>
                <w:b/>
                <w:sz w:val="20"/>
              </w:rPr>
              <w:t>一级导航</w:t>
            </w:r>
          </w:p>
        </w:tc>
        <w:tc>
          <w:tcPr>
            <w:tcW w:w="3151" w:type="dxa"/>
            <w:shd w:val="clear" w:color="auto" w:fill="D9E2F3"/>
          </w:tcPr>
          <w:p w14:paraId="3FE0CC18">
            <w:pPr>
              <w:wordWrap w:val="0"/>
              <w:spacing w:before="20" w:after="20" w:line="240" w:lineRule="auto"/>
              <w:ind w:firstLine="0"/>
            </w:pPr>
            <w:r>
              <w:rPr>
                <w:b/>
                <w:sz w:val="20"/>
              </w:rPr>
              <w:t>二级页面</w:t>
            </w:r>
          </w:p>
        </w:tc>
        <w:tc>
          <w:tcPr>
            <w:tcW w:w="3228" w:type="dxa"/>
            <w:shd w:val="clear" w:color="auto" w:fill="D9E2F3"/>
          </w:tcPr>
          <w:p w14:paraId="2E027AA1">
            <w:pPr>
              <w:wordWrap w:val="0"/>
              <w:spacing w:before="20" w:after="20" w:line="240" w:lineRule="auto"/>
              <w:ind w:firstLine="0"/>
            </w:pPr>
            <w:r>
              <w:rPr>
                <w:b/>
                <w:sz w:val="20"/>
              </w:rPr>
              <w:t>核心内容</w:t>
            </w:r>
          </w:p>
        </w:tc>
        <w:tc>
          <w:tcPr>
            <w:tcW w:w="1194" w:type="dxa"/>
            <w:shd w:val="clear" w:color="auto" w:fill="D9E2F3"/>
          </w:tcPr>
          <w:p w14:paraId="30273806">
            <w:pPr>
              <w:wordWrap w:val="0"/>
              <w:spacing w:before="20" w:after="20" w:line="240" w:lineRule="auto"/>
              <w:ind w:firstLine="0"/>
            </w:pPr>
            <w:r>
              <w:rPr>
                <w:b/>
                <w:sz w:val="20"/>
              </w:rPr>
              <w:t>对应模块</w:t>
            </w:r>
          </w:p>
        </w:tc>
      </w:tr>
      <w:tr w14:paraId="24656B4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022B6676">
            <w:pPr>
              <w:wordWrap w:val="0"/>
              <w:spacing w:before="20" w:after="20" w:line="240" w:lineRule="auto"/>
              <w:ind w:firstLine="0"/>
            </w:pPr>
            <w:r>
              <w:rPr>
                <w:sz w:val="20"/>
              </w:rPr>
              <w:t>项目中心</w:t>
            </w:r>
          </w:p>
        </w:tc>
        <w:tc>
          <w:tcPr>
            <w:tcW w:w="3151" w:type="dxa"/>
          </w:tcPr>
          <w:p w14:paraId="56067271">
            <w:pPr>
              <w:wordWrap w:val="0"/>
              <w:spacing w:before="20" w:after="20" w:line="240" w:lineRule="auto"/>
              <w:ind w:firstLine="0"/>
            </w:pPr>
            <w:r>
              <w:rPr>
                <w:sz w:val="20"/>
              </w:rPr>
              <w:t>项目列表、项目概览、成员与权限</w:t>
            </w:r>
          </w:p>
        </w:tc>
        <w:tc>
          <w:tcPr>
            <w:tcW w:w="3228" w:type="dxa"/>
          </w:tcPr>
          <w:p w14:paraId="50612E05">
            <w:pPr>
              <w:wordWrap w:val="0"/>
              <w:spacing w:before="20" w:after="20" w:line="240" w:lineRule="auto"/>
              <w:ind w:firstLine="0"/>
            </w:pPr>
            <w:r>
              <w:rPr>
                <w:sz w:val="20"/>
              </w:rPr>
              <w:t>项目检索、进度看板、成员分工</w:t>
            </w:r>
          </w:p>
        </w:tc>
        <w:tc>
          <w:tcPr>
            <w:tcW w:w="1194" w:type="dxa"/>
          </w:tcPr>
          <w:p w14:paraId="3B2F65E9">
            <w:pPr>
              <w:wordWrap w:val="0"/>
              <w:spacing w:before="20" w:after="20" w:line="240" w:lineRule="auto"/>
              <w:ind w:firstLine="0"/>
            </w:pPr>
            <w:r>
              <w:rPr>
                <w:sz w:val="20"/>
              </w:rPr>
              <w:t>M1</w:t>
            </w:r>
          </w:p>
        </w:tc>
      </w:tr>
      <w:tr w14:paraId="71853D8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61D1F94E">
            <w:pPr>
              <w:wordWrap w:val="0"/>
              <w:spacing w:before="20" w:after="20" w:line="240" w:lineRule="auto"/>
              <w:ind w:firstLine="0"/>
            </w:pPr>
            <w:r>
              <w:rPr>
                <w:sz w:val="20"/>
              </w:rPr>
              <w:t>数据接入</w:t>
            </w:r>
          </w:p>
        </w:tc>
        <w:tc>
          <w:tcPr>
            <w:tcW w:w="3151" w:type="dxa"/>
            <w:shd w:val="clear" w:color="auto" w:fill="F7F9FC"/>
          </w:tcPr>
          <w:p w14:paraId="4F56161A">
            <w:pPr>
              <w:wordWrap w:val="0"/>
              <w:spacing w:before="20" w:after="20" w:line="240" w:lineRule="auto"/>
              <w:ind w:firstLine="0"/>
            </w:pPr>
            <w:r>
              <w:rPr>
                <w:sz w:val="20"/>
              </w:rPr>
              <w:t>导入、解析、坐标转换、质检</w:t>
            </w:r>
          </w:p>
        </w:tc>
        <w:tc>
          <w:tcPr>
            <w:tcW w:w="3228" w:type="dxa"/>
            <w:shd w:val="clear" w:color="auto" w:fill="F7F9FC"/>
          </w:tcPr>
          <w:p w14:paraId="349ACB72">
            <w:pPr>
              <w:wordWrap w:val="0"/>
              <w:spacing w:before="20" w:after="20" w:line="240" w:lineRule="auto"/>
              <w:ind w:firstLine="0"/>
            </w:pPr>
            <w:r>
              <w:rPr>
                <w:sz w:val="20"/>
              </w:rPr>
              <w:t>多源数据接入、S100 解析、覆盖度检查</w:t>
            </w:r>
          </w:p>
        </w:tc>
        <w:tc>
          <w:tcPr>
            <w:tcW w:w="1194" w:type="dxa"/>
            <w:shd w:val="clear" w:color="auto" w:fill="F7F9FC"/>
          </w:tcPr>
          <w:p w14:paraId="317BB2C0">
            <w:pPr>
              <w:wordWrap w:val="0"/>
              <w:spacing w:before="20" w:after="20" w:line="240" w:lineRule="auto"/>
              <w:ind w:firstLine="0"/>
            </w:pPr>
            <w:r>
              <w:rPr>
                <w:sz w:val="20"/>
              </w:rPr>
              <w:t>M2</w:t>
            </w:r>
          </w:p>
        </w:tc>
      </w:tr>
      <w:tr w14:paraId="2E6A361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1F962C5A">
            <w:pPr>
              <w:wordWrap w:val="0"/>
              <w:spacing w:before="20" w:after="20" w:line="240" w:lineRule="auto"/>
              <w:ind w:firstLine="0"/>
            </w:pPr>
            <w:r>
              <w:rPr>
                <w:sz w:val="20"/>
              </w:rPr>
              <w:t>三维重建</w:t>
            </w:r>
          </w:p>
        </w:tc>
        <w:tc>
          <w:tcPr>
            <w:tcW w:w="3151" w:type="dxa"/>
          </w:tcPr>
          <w:p w14:paraId="5F30371C">
            <w:pPr>
              <w:wordWrap w:val="0"/>
              <w:spacing w:before="20" w:after="20" w:line="240" w:lineRule="auto"/>
              <w:ind w:firstLine="0"/>
            </w:pPr>
            <w:r>
              <w:rPr>
                <w:sz w:val="20"/>
              </w:rPr>
              <w:t>配准、重建任务、模型库、预览</w:t>
            </w:r>
          </w:p>
        </w:tc>
        <w:tc>
          <w:tcPr>
            <w:tcW w:w="3228" w:type="dxa"/>
          </w:tcPr>
          <w:p w14:paraId="57BF12C6">
            <w:pPr>
              <w:wordWrap w:val="0"/>
              <w:spacing w:before="20" w:after="20" w:line="240" w:lineRule="auto"/>
              <w:ind w:firstLine="0"/>
            </w:pPr>
            <w:r>
              <w:rPr>
                <w:sz w:val="20"/>
              </w:rPr>
              <w:t>粗/精配准、平差、网格与 3DGS</w:t>
            </w:r>
          </w:p>
        </w:tc>
        <w:tc>
          <w:tcPr>
            <w:tcW w:w="1194" w:type="dxa"/>
          </w:tcPr>
          <w:p w14:paraId="58401B75">
            <w:pPr>
              <w:wordWrap w:val="0"/>
              <w:spacing w:before="20" w:after="20" w:line="240" w:lineRule="auto"/>
              <w:ind w:firstLine="0"/>
            </w:pPr>
            <w:r>
              <w:rPr>
                <w:sz w:val="20"/>
              </w:rPr>
              <w:t>M3/M4</w:t>
            </w:r>
          </w:p>
        </w:tc>
      </w:tr>
      <w:tr w14:paraId="04E2BA9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3BA8E67E">
            <w:pPr>
              <w:wordWrap w:val="0"/>
              <w:spacing w:before="20" w:after="20" w:line="240" w:lineRule="auto"/>
              <w:ind w:firstLine="0"/>
            </w:pPr>
            <w:r>
              <w:rPr>
                <w:sz w:val="20"/>
              </w:rPr>
              <w:t>缺陷判读</w:t>
            </w:r>
          </w:p>
        </w:tc>
        <w:tc>
          <w:tcPr>
            <w:tcW w:w="3151" w:type="dxa"/>
            <w:shd w:val="clear" w:color="auto" w:fill="F7F9FC"/>
          </w:tcPr>
          <w:p w14:paraId="599F5214">
            <w:pPr>
              <w:wordWrap w:val="0"/>
              <w:spacing w:before="20" w:after="20" w:line="240" w:lineRule="auto"/>
              <w:ind w:firstLine="0"/>
            </w:pPr>
            <w:r>
              <w:rPr>
                <w:sz w:val="20"/>
              </w:rPr>
              <w:t>判读工作台、缺陷列表、量化、规则</w:t>
            </w:r>
          </w:p>
        </w:tc>
        <w:tc>
          <w:tcPr>
            <w:tcW w:w="3228" w:type="dxa"/>
            <w:shd w:val="clear" w:color="auto" w:fill="F7F9FC"/>
          </w:tcPr>
          <w:p w14:paraId="501CAF18">
            <w:pPr>
              <w:wordWrap w:val="0"/>
              <w:spacing w:before="20" w:after="20" w:line="240" w:lineRule="auto"/>
              <w:ind w:firstLine="0"/>
            </w:pPr>
            <w:r>
              <w:rPr>
                <w:sz w:val="20"/>
              </w:rPr>
              <w:t>识别、复核、五维量化、分级</w:t>
            </w:r>
          </w:p>
        </w:tc>
        <w:tc>
          <w:tcPr>
            <w:tcW w:w="1194" w:type="dxa"/>
            <w:shd w:val="clear" w:color="auto" w:fill="F7F9FC"/>
          </w:tcPr>
          <w:p w14:paraId="7775FFC9">
            <w:pPr>
              <w:wordWrap w:val="0"/>
              <w:spacing w:before="20" w:after="20" w:line="240" w:lineRule="auto"/>
              <w:ind w:firstLine="0"/>
            </w:pPr>
            <w:r>
              <w:rPr>
                <w:sz w:val="20"/>
              </w:rPr>
              <w:t>M6/M7/M8</w:t>
            </w:r>
          </w:p>
        </w:tc>
      </w:tr>
      <w:tr w14:paraId="138BCED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091CA3A6">
            <w:pPr>
              <w:wordWrap w:val="0"/>
              <w:spacing w:before="20" w:after="20" w:line="240" w:lineRule="auto"/>
              <w:ind w:firstLine="0"/>
            </w:pPr>
            <w:r>
              <w:rPr>
                <w:sz w:val="20"/>
              </w:rPr>
              <w:t>对比分析</w:t>
            </w:r>
          </w:p>
        </w:tc>
        <w:tc>
          <w:tcPr>
            <w:tcW w:w="3151" w:type="dxa"/>
          </w:tcPr>
          <w:p w14:paraId="2ABECFA7">
            <w:pPr>
              <w:wordWrap w:val="0"/>
              <w:spacing w:before="20" w:after="20" w:line="240" w:lineRule="auto"/>
              <w:ind w:firstLine="0"/>
            </w:pPr>
            <w:r>
              <w:rPr>
                <w:sz w:val="20"/>
              </w:rPr>
              <w:t>对比任务、分屏、差异、趋势</w:t>
            </w:r>
          </w:p>
        </w:tc>
        <w:tc>
          <w:tcPr>
            <w:tcW w:w="3228" w:type="dxa"/>
          </w:tcPr>
          <w:p w14:paraId="753103EB">
            <w:pPr>
              <w:wordWrap w:val="0"/>
              <w:spacing w:before="20" w:after="20" w:line="240" w:lineRule="auto"/>
              <w:ind w:firstLine="0"/>
            </w:pPr>
            <w:r>
              <w:rPr>
                <w:sz w:val="20"/>
              </w:rPr>
              <w:t>修前/修后、历年对比、趋势</w:t>
            </w:r>
          </w:p>
        </w:tc>
        <w:tc>
          <w:tcPr>
            <w:tcW w:w="1194" w:type="dxa"/>
          </w:tcPr>
          <w:p w14:paraId="74704ECC">
            <w:pPr>
              <w:wordWrap w:val="0"/>
              <w:spacing w:before="20" w:after="20" w:line="240" w:lineRule="auto"/>
              <w:ind w:firstLine="0"/>
            </w:pPr>
            <w:r>
              <w:rPr>
                <w:sz w:val="20"/>
              </w:rPr>
              <w:t>M9</w:t>
            </w:r>
          </w:p>
        </w:tc>
      </w:tr>
      <w:tr w14:paraId="2639960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758AC2C7">
            <w:pPr>
              <w:wordWrap w:val="0"/>
              <w:spacing w:before="20" w:after="20" w:line="240" w:lineRule="auto"/>
              <w:ind w:firstLine="0"/>
            </w:pPr>
            <w:r>
              <w:rPr>
                <w:sz w:val="20"/>
              </w:rPr>
              <w:t>报告中心</w:t>
            </w:r>
          </w:p>
        </w:tc>
        <w:tc>
          <w:tcPr>
            <w:tcW w:w="3151" w:type="dxa"/>
            <w:shd w:val="clear" w:color="auto" w:fill="F7F9FC"/>
          </w:tcPr>
          <w:p w14:paraId="675F40BB">
            <w:pPr>
              <w:wordWrap w:val="0"/>
              <w:spacing w:before="20" w:after="20" w:line="240" w:lineRule="auto"/>
              <w:ind w:firstLine="0"/>
            </w:pPr>
            <w:r>
              <w:rPr>
                <w:sz w:val="20"/>
              </w:rPr>
              <w:t>模板、生成、预览、导出、归档</w:t>
            </w:r>
          </w:p>
        </w:tc>
        <w:tc>
          <w:tcPr>
            <w:tcW w:w="3228" w:type="dxa"/>
            <w:shd w:val="clear" w:color="auto" w:fill="F7F9FC"/>
          </w:tcPr>
          <w:p w14:paraId="4C432A43">
            <w:pPr>
              <w:wordWrap w:val="0"/>
              <w:spacing w:before="20" w:after="20" w:line="240" w:lineRule="auto"/>
              <w:ind w:firstLine="0"/>
            </w:pPr>
            <w:r>
              <w:rPr>
                <w:sz w:val="20"/>
              </w:rPr>
              <w:t>报告草稿、校验、签发、图纸</w:t>
            </w:r>
          </w:p>
        </w:tc>
        <w:tc>
          <w:tcPr>
            <w:tcW w:w="1194" w:type="dxa"/>
            <w:shd w:val="clear" w:color="auto" w:fill="F7F9FC"/>
          </w:tcPr>
          <w:p w14:paraId="47B92E7F">
            <w:pPr>
              <w:wordWrap w:val="0"/>
              <w:spacing w:before="20" w:after="20" w:line="240" w:lineRule="auto"/>
              <w:ind w:firstLine="0"/>
            </w:pPr>
            <w:r>
              <w:rPr>
                <w:sz w:val="20"/>
              </w:rPr>
              <w:t>M10/M11</w:t>
            </w:r>
          </w:p>
        </w:tc>
      </w:tr>
      <w:tr w14:paraId="77D8339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0A3D66DC">
            <w:pPr>
              <w:wordWrap w:val="0"/>
              <w:spacing w:before="20" w:after="20" w:line="240" w:lineRule="auto"/>
              <w:ind w:firstLine="0"/>
            </w:pPr>
            <w:r>
              <w:rPr>
                <w:sz w:val="20"/>
              </w:rPr>
              <w:t>系统管理</w:t>
            </w:r>
          </w:p>
        </w:tc>
        <w:tc>
          <w:tcPr>
            <w:tcW w:w="3151" w:type="dxa"/>
          </w:tcPr>
          <w:p w14:paraId="709FB101">
            <w:pPr>
              <w:wordWrap w:val="0"/>
              <w:spacing w:before="20" w:after="20" w:line="240" w:lineRule="auto"/>
              <w:ind w:firstLine="0"/>
            </w:pPr>
            <w:r>
              <w:rPr>
                <w:sz w:val="20"/>
              </w:rPr>
              <w:t>字典、规则、模板、用户、日志、备份、授权</w:t>
            </w:r>
          </w:p>
        </w:tc>
        <w:tc>
          <w:tcPr>
            <w:tcW w:w="3228" w:type="dxa"/>
          </w:tcPr>
          <w:p w14:paraId="39565E36">
            <w:pPr>
              <w:wordWrap w:val="0"/>
              <w:spacing w:before="20" w:after="20" w:line="240" w:lineRule="auto"/>
              <w:ind w:firstLine="0"/>
            </w:pPr>
            <w:r>
              <w:rPr>
                <w:sz w:val="20"/>
              </w:rPr>
              <w:t>配置与运维</w:t>
            </w:r>
          </w:p>
        </w:tc>
        <w:tc>
          <w:tcPr>
            <w:tcW w:w="1194" w:type="dxa"/>
          </w:tcPr>
          <w:p w14:paraId="4169185B">
            <w:pPr>
              <w:wordWrap w:val="0"/>
              <w:spacing w:before="20" w:after="20" w:line="240" w:lineRule="auto"/>
              <w:ind w:firstLine="0"/>
            </w:pPr>
            <w:r>
              <w:rPr>
                <w:sz w:val="20"/>
              </w:rPr>
              <w:t>M12</w:t>
            </w:r>
          </w:p>
        </w:tc>
      </w:tr>
    </w:tbl>
    <w:p w14:paraId="3C414F6D">
      <w:pPr>
        <w:wordWrap w:val="0"/>
        <w:spacing w:line="192" w:lineRule="auto"/>
      </w:pPr>
    </w:p>
    <w:p w14:paraId="3090DB65">
      <w:pPr>
        <w:wordWrap w:val="0"/>
        <w:spacing w:before="160" w:after="40" w:line="312" w:lineRule="auto"/>
        <w:rPr>
          <w:rFonts w:hint="eastAsia" w:ascii="黑体" w:hAnsi="黑体" w:eastAsia="黑体"/>
          <w:b/>
        </w:rPr>
      </w:pPr>
      <w:bookmarkStart w:id="116" w:name="OLE_LINK2"/>
      <w:r>
        <w:rPr>
          <w:rFonts w:ascii="黑体" w:hAnsi="黑体" w:eastAsia="黑体"/>
          <w:b/>
        </w:rPr>
        <w:t>主界面设计</w:t>
      </w:r>
    </w:p>
    <w:p w14:paraId="403D8084">
      <w:pPr>
        <w:wordWrap w:val="0"/>
        <w:spacing w:before="160" w:after="40" w:line="312" w:lineRule="auto"/>
      </w:pPr>
      <w:r>
        <w:t>主界面采用“顶部</w:t>
      </w:r>
      <w:r>
        <w:rPr>
          <w:rFonts w:hint="eastAsia"/>
        </w:rPr>
        <w:t>菜单</w:t>
      </w:r>
      <w:r>
        <w:t xml:space="preserve"> + 左侧导航 + 中央三维视口 + 右侧属性 + 底部任务与日志 + 底部状态栏”的六区布局，保证“一眼看到模型、一步找到功能、一键完成操作”。</w:t>
      </w:r>
    </w:p>
    <w:bookmarkEnd w:id="116"/>
    <w:p w14:paraId="12782518">
      <w:pPr>
        <w:keepNext/>
        <w:wordWrap w:val="0"/>
        <w:ind w:firstLine="0"/>
      </w:pPr>
      <w:r>
        <w:drawing>
          <wp:inline distT="0" distB="0" distL="0" distR="0">
            <wp:extent cx="5731510" cy="3116580"/>
            <wp:effectExtent l="0" t="0" r="2540" b="7620"/>
            <wp:docPr id="1531255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55175" name="图片 1"/>
                    <pic:cNvPicPr>
                      <a:picLocks noChangeAspect="1"/>
                    </pic:cNvPicPr>
                  </pic:nvPicPr>
                  <pic:blipFill>
                    <a:blip r:embed="rId48"/>
                    <a:stretch>
                      <a:fillRect/>
                    </a:stretch>
                  </pic:blipFill>
                  <pic:spPr>
                    <a:xfrm>
                      <a:off x="0" y="0"/>
                      <a:ext cx="5731510" cy="3116580"/>
                    </a:xfrm>
                    <a:prstGeom prst="rect">
                      <a:avLst/>
                    </a:prstGeom>
                  </pic:spPr>
                </pic:pic>
              </a:graphicData>
            </a:graphic>
          </wp:inline>
        </w:drawing>
      </w:r>
    </w:p>
    <w:p w14:paraId="2633B4BB">
      <w:pPr>
        <w:ind w:firstLine="0"/>
        <w:jc w:val="cente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 xml:space="preserve"> 软件整体界面</w:t>
      </w:r>
    </w:p>
    <w:p w14:paraId="28A92774">
      <w:pPr>
        <w:wordWrap w:val="0"/>
        <w:spacing w:before="160" w:after="40" w:line="312" w:lineRule="auto"/>
        <w:ind w:firstLine="0"/>
      </w:pPr>
      <w:r>
        <w:rPr>
          <w:rFonts w:ascii="黑体" w:hAnsi="黑体" w:eastAsia="黑体"/>
          <w:b/>
        </w:rPr>
        <w:t>关键工作台设计</w:t>
      </w:r>
    </w:p>
    <w:p w14:paraId="7C5B457C">
      <w:pPr>
        <w:wordWrap w:val="0"/>
        <w:spacing w:before="100" w:after="20" w:line="312" w:lineRule="auto"/>
        <w:ind w:left="227"/>
      </w:pPr>
      <w:r>
        <w:rPr>
          <w:rFonts w:ascii="Cambria Math" w:hAnsi="Cambria Math" w:cs="Cambria Math"/>
          <w:b/>
          <w:sz w:val="22"/>
        </w:rPr>
        <w:t>◆</w:t>
      </w:r>
      <w:r>
        <w:rPr>
          <w:b/>
          <w:sz w:val="22"/>
        </w:rPr>
        <w:t xml:space="preserve"> 数据接入工作台</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3969"/>
        <w:gridCol w:w="3179"/>
      </w:tblGrid>
      <w:tr w14:paraId="2DB0BA9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548596AA">
            <w:pPr>
              <w:wordWrap w:val="0"/>
              <w:spacing w:before="20" w:after="20" w:line="240" w:lineRule="auto"/>
              <w:ind w:firstLine="0"/>
            </w:pPr>
            <w:r>
              <w:rPr>
                <w:b/>
                <w:sz w:val="20"/>
              </w:rPr>
              <w:t>区域</w:t>
            </w:r>
          </w:p>
        </w:tc>
        <w:tc>
          <w:tcPr>
            <w:tcW w:w="3969" w:type="dxa"/>
            <w:shd w:val="clear" w:color="auto" w:fill="D9E2F3"/>
          </w:tcPr>
          <w:p w14:paraId="23F1D1E6">
            <w:pPr>
              <w:wordWrap w:val="0"/>
              <w:spacing w:before="20" w:after="20" w:line="240" w:lineRule="auto"/>
              <w:ind w:firstLine="0"/>
            </w:pPr>
            <w:r>
              <w:rPr>
                <w:b/>
                <w:sz w:val="20"/>
              </w:rPr>
              <w:t>内容</w:t>
            </w:r>
          </w:p>
        </w:tc>
        <w:tc>
          <w:tcPr>
            <w:tcW w:w="3179" w:type="dxa"/>
            <w:shd w:val="clear" w:color="auto" w:fill="D9E2F3"/>
          </w:tcPr>
          <w:p w14:paraId="0F0E2BBD">
            <w:pPr>
              <w:wordWrap w:val="0"/>
              <w:spacing w:before="20" w:after="20" w:line="240" w:lineRule="auto"/>
              <w:ind w:firstLine="0"/>
            </w:pPr>
            <w:r>
              <w:rPr>
                <w:b/>
                <w:sz w:val="20"/>
              </w:rPr>
              <w:t>交互</w:t>
            </w:r>
          </w:p>
        </w:tc>
      </w:tr>
      <w:tr w14:paraId="658FB0A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6FF21C66">
            <w:pPr>
              <w:wordWrap w:val="0"/>
              <w:spacing w:before="20" w:after="20" w:line="240" w:lineRule="auto"/>
              <w:ind w:firstLine="0"/>
            </w:pPr>
            <w:r>
              <w:rPr>
                <w:sz w:val="20"/>
              </w:rPr>
              <w:t>左侧数据源</w:t>
            </w:r>
          </w:p>
        </w:tc>
        <w:tc>
          <w:tcPr>
            <w:tcW w:w="3969" w:type="dxa"/>
          </w:tcPr>
          <w:p w14:paraId="36385916">
            <w:pPr>
              <w:wordWrap w:val="0"/>
              <w:spacing w:before="20" w:after="20" w:line="240" w:lineRule="auto"/>
              <w:ind w:firstLine="0"/>
            </w:pPr>
            <w:r>
              <w:rPr>
                <w:sz w:val="20"/>
              </w:rPr>
              <w:t>本地目录、设备、历史项目、最近导入</w:t>
            </w:r>
          </w:p>
        </w:tc>
        <w:tc>
          <w:tcPr>
            <w:tcW w:w="3179" w:type="dxa"/>
          </w:tcPr>
          <w:p w14:paraId="2ABE675A">
            <w:pPr>
              <w:wordWrap w:val="0"/>
              <w:spacing w:before="20" w:after="20" w:line="240" w:lineRule="auto"/>
              <w:ind w:firstLine="0"/>
            </w:pPr>
            <w:r>
              <w:rPr>
                <w:sz w:val="20"/>
              </w:rPr>
              <w:t>拖拽导入、右键刷新</w:t>
            </w:r>
          </w:p>
        </w:tc>
      </w:tr>
      <w:tr w14:paraId="5BD2248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5479B38A">
            <w:pPr>
              <w:wordWrap w:val="0"/>
              <w:spacing w:before="20" w:after="20" w:line="240" w:lineRule="auto"/>
              <w:ind w:firstLine="0"/>
            </w:pPr>
            <w:r>
              <w:rPr>
                <w:sz w:val="20"/>
              </w:rPr>
              <w:t>中部文件列表</w:t>
            </w:r>
          </w:p>
        </w:tc>
        <w:tc>
          <w:tcPr>
            <w:tcW w:w="3969" w:type="dxa"/>
            <w:shd w:val="clear" w:color="auto" w:fill="F7F9FC"/>
          </w:tcPr>
          <w:p w14:paraId="5BE9950A">
            <w:pPr>
              <w:wordWrap w:val="0"/>
              <w:spacing w:before="20" w:after="20" w:line="240" w:lineRule="auto"/>
              <w:ind w:firstLine="0"/>
            </w:pPr>
            <w:r>
              <w:rPr>
                <w:sz w:val="20"/>
              </w:rPr>
              <w:t>文件名、类型、大小、校验和、状态</w:t>
            </w:r>
          </w:p>
        </w:tc>
        <w:tc>
          <w:tcPr>
            <w:tcW w:w="3179" w:type="dxa"/>
            <w:shd w:val="clear" w:color="auto" w:fill="F7F9FC"/>
          </w:tcPr>
          <w:p w14:paraId="2B078DA8">
            <w:pPr>
              <w:wordWrap w:val="0"/>
              <w:spacing w:before="20" w:after="20" w:line="240" w:lineRule="auto"/>
              <w:ind w:firstLine="0"/>
            </w:pPr>
            <w:r>
              <w:rPr>
                <w:sz w:val="20"/>
              </w:rPr>
              <w:t>多选、排序、筛选、预览</w:t>
            </w:r>
          </w:p>
        </w:tc>
      </w:tr>
      <w:tr w14:paraId="0EBA1B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27CFEEE4">
            <w:pPr>
              <w:wordWrap w:val="0"/>
              <w:spacing w:before="20" w:after="20" w:line="240" w:lineRule="auto"/>
              <w:ind w:firstLine="0"/>
            </w:pPr>
            <w:r>
              <w:rPr>
                <w:sz w:val="20"/>
              </w:rPr>
              <w:t>右侧质检卡片</w:t>
            </w:r>
          </w:p>
        </w:tc>
        <w:tc>
          <w:tcPr>
            <w:tcW w:w="3969" w:type="dxa"/>
          </w:tcPr>
          <w:p w14:paraId="6F0C5BDE">
            <w:pPr>
              <w:wordWrap w:val="0"/>
              <w:spacing w:before="20" w:after="20" w:line="240" w:lineRule="auto"/>
              <w:ind w:firstLine="0"/>
            </w:pPr>
            <w:r>
              <w:rPr>
                <w:sz w:val="20"/>
              </w:rPr>
              <w:t>完整性、覆盖度、精度、一致性四项</w:t>
            </w:r>
          </w:p>
        </w:tc>
        <w:tc>
          <w:tcPr>
            <w:tcW w:w="3179" w:type="dxa"/>
          </w:tcPr>
          <w:p w14:paraId="482D58F2">
            <w:pPr>
              <w:wordWrap w:val="0"/>
              <w:spacing w:before="20" w:after="20" w:line="240" w:lineRule="auto"/>
              <w:ind w:firstLine="0"/>
            </w:pPr>
            <w:r>
              <w:rPr>
                <w:sz w:val="20"/>
              </w:rPr>
              <w:t>点击展开明细、定位问题文件</w:t>
            </w:r>
          </w:p>
        </w:tc>
      </w:tr>
      <w:tr w14:paraId="12DD4A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14B0557A">
            <w:pPr>
              <w:wordWrap w:val="0"/>
              <w:spacing w:before="20" w:after="20" w:line="240" w:lineRule="auto"/>
              <w:ind w:firstLine="0"/>
            </w:pPr>
            <w:r>
              <w:rPr>
                <w:sz w:val="20"/>
              </w:rPr>
              <w:t>底部日志</w:t>
            </w:r>
          </w:p>
        </w:tc>
        <w:tc>
          <w:tcPr>
            <w:tcW w:w="3969" w:type="dxa"/>
            <w:shd w:val="clear" w:color="auto" w:fill="F7F9FC"/>
          </w:tcPr>
          <w:p w14:paraId="4BCBE689">
            <w:pPr>
              <w:wordWrap w:val="0"/>
              <w:spacing w:before="20" w:after="20" w:line="240" w:lineRule="auto"/>
              <w:ind w:firstLine="0"/>
            </w:pPr>
            <w:r>
              <w:rPr>
                <w:sz w:val="20"/>
              </w:rPr>
              <w:t>解析进度、告警、错误码</w:t>
            </w:r>
          </w:p>
        </w:tc>
        <w:tc>
          <w:tcPr>
            <w:tcW w:w="3179" w:type="dxa"/>
            <w:shd w:val="clear" w:color="auto" w:fill="F7F9FC"/>
          </w:tcPr>
          <w:p w14:paraId="6857FEF7">
            <w:pPr>
              <w:wordWrap w:val="0"/>
              <w:spacing w:before="20" w:after="20" w:line="240" w:lineRule="auto"/>
              <w:ind w:firstLine="0"/>
            </w:pPr>
            <w:r>
              <w:rPr>
                <w:sz w:val="20"/>
              </w:rPr>
              <w:t>复制、导出日志</w:t>
            </w:r>
          </w:p>
        </w:tc>
      </w:tr>
      <w:tr w14:paraId="7CA6EC3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4E8CA5F2">
            <w:pPr>
              <w:wordWrap w:val="0"/>
              <w:spacing w:before="20" w:after="20" w:line="240" w:lineRule="auto"/>
              <w:ind w:firstLine="0"/>
            </w:pPr>
            <w:r>
              <w:rPr>
                <w:sz w:val="20"/>
              </w:rPr>
              <w:t>操作区</w:t>
            </w:r>
          </w:p>
        </w:tc>
        <w:tc>
          <w:tcPr>
            <w:tcW w:w="3969" w:type="dxa"/>
          </w:tcPr>
          <w:p w14:paraId="04C70338">
            <w:pPr>
              <w:wordWrap w:val="0"/>
              <w:spacing w:before="20" w:after="20" w:line="240" w:lineRule="auto"/>
              <w:ind w:firstLine="0"/>
            </w:pPr>
            <w:r>
              <w:rPr>
                <w:sz w:val="20"/>
              </w:rPr>
              <w:t>开始解析、暂停、重试、忽略、下一步</w:t>
            </w:r>
          </w:p>
        </w:tc>
        <w:tc>
          <w:tcPr>
            <w:tcW w:w="3179" w:type="dxa"/>
          </w:tcPr>
          <w:p w14:paraId="61D327B3">
            <w:pPr>
              <w:wordWrap w:val="0"/>
              <w:spacing w:before="20" w:after="20" w:line="240" w:lineRule="auto"/>
              <w:ind w:firstLine="0"/>
            </w:pPr>
            <w:r>
              <w:rPr>
                <w:sz w:val="20"/>
              </w:rPr>
              <w:t>主按钮高亮，危险操作二次确认</w:t>
            </w:r>
          </w:p>
        </w:tc>
      </w:tr>
    </w:tbl>
    <w:p w14:paraId="2AC20E25">
      <w:pPr>
        <w:wordWrap w:val="0"/>
        <w:spacing w:line="192" w:lineRule="auto"/>
      </w:pPr>
    </w:p>
    <w:p w14:paraId="71A57296">
      <w:pPr>
        <w:keepNext/>
        <w:wordWrap w:val="0"/>
        <w:spacing w:before="100" w:after="20"/>
        <w:ind w:firstLine="0"/>
      </w:pPr>
      <w:r>
        <w:drawing>
          <wp:inline distT="0" distB="0" distL="0" distR="0">
            <wp:extent cx="5704840" cy="2543175"/>
            <wp:effectExtent l="0" t="0" r="0" b="9525"/>
            <wp:docPr id="1764780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80711" name="图片 1"/>
                    <pic:cNvPicPr>
                      <a:picLocks noChangeAspect="1"/>
                    </pic:cNvPicPr>
                  </pic:nvPicPr>
                  <pic:blipFill>
                    <a:blip r:embed="rId49"/>
                    <a:stretch>
                      <a:fillRect/>
                    </a:stretch>
                  </pic:blipFill>
                  <pic:spPr>
                    <a:xfrm>
                      <a:off x="0" y="0"/>
                      <a:ext cx="5718954" cy="2549642"/>
                    </a:xfrm>
                    <a:prstGeom prst="rect">
                      <a:avLst/>
                    </a:prstGeom>
                  </pic:spPr>
                </pic:pic>
              </a:graphicData>
            </a:graphic>
          </wp:inline>
        </w:drawing>
      </w:r>
    </w:p>
    <w:p w14:paraId="7329D9D4">
      <w:pPr>
        <w:spacing w:before="100" w:after="20"/>
        <w:ind w:left="227" w:firstLine="0"/>
        <w:jc w:val="center"/>
        <w:rPr>
          <w:rFonts w:ascii="Cambria Math" w:hAnsi="Cambria Math" w:cs="Cambria Math"/>
          <w:b/>
          <w:sz w:val="22"/>
        </w:rP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 xml:space="preserve"> </w:t>
      </w:r>
      <w:r>
        <w:rPr>
          <w:rFonts w:hint="eastAsia" w:ascii="Cambria Math" w:hAnsi="Cambria Math" w:cs="Cambria Math"/>
          <w:b/>
          <w:sz w:val="22"/>
        </w:rPr>
        <w:t>数据接入工作台</w:t>
      </w:r>
    </w:p>
    <w:p w14:paraId="2796853D">
      <w:pPr>
        <w:wordWrap w:val="0"/>
        <w:spacing w:before="100" w:after="20"/>
        <w:ind w:left="227" w:firstLine="0"/>
      </w:pPr>
      <w:r>
        <w:rPr>
          <w:rFonts w:ascii="Cambria Math" w:hAnsi="Cambria Math" w:cs="Cambria Math"/>
          <w:b/>
          <w:sz w:val="22"/>
        </w:rPr>
        <w:t>◆</w:t>
      </w:r>
      <w:r>
        <w:rPr>
          <w:b/>
          <w:sz w:val="22"/>
        </w:rPr>
        <w:t xml:space="preserve"> 重建监控工作台</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13"/>
        <w:gridCol w:w="5245"/>
        <w:gridCol w:w="2186"/>
      </w:tblGrid>
      <w:tr w14:paraId="70B57F4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D9E2F3"/>
          </w:tcPr>
          <w:p w14:paraId="54824C4D">
            <w:pPr>
              <w:wordWrap w:val="0"/>
              <w:spacing w:before="20" w:after="20" w:line="240" w:lineRule="auto"/>
              <w:ind w:firstLine="0"/>
            </w:pPr>
            <w:r>
              <w:rPr>
                <w:b/>
                <w:sz w:val="20"/>
              </w:rPr>
              <w:t>区域</w:t>
            </w:r>
          </w:p>
        </w:tc>
        <w:tc>
          <w:tcPr>
            <w:tcW w:w="5245" w:type="dxa"/>
            <w:shd w:val="clear" w:color="auto" w:fill="D9E2F3"/>
          </w:tcPr>
          <w:p w14:paraId="25B60954">
            <w:pPr>
              <w:wordWrap w:val="0"/>
              <w:spacing w:before="20" w:after="20" w:line="240" w:lineRule="auto"/>
              <w:ind w:firstLine="0"/>
            </w:pPr>
            <w:r>
              <w:rPr>
                <w:b/>
                <w:sz w:val="20"/>
              </w:rPr>
              <w:t>内容</w:t>
            </w:r>
          </w:p>
        </w:tc>
        <w:tc>
          <w:tcPr>
            <w:tcW w:w="2186" w:type="dxa"/>
            <w:shd w:val="clear" w:color="auto" w:fill="D9E2F3"/>
          </w:tcPr>
          <w:p w14:paraId="5390AFCF">
            <w:pPr>
              <w:wordWrap w:val="0"/>
              <w:spacing w:before="20" w:after="20" w:line="240" w:lineRule="auto"/>
              <w:ind w:firstLine="0"/>
            </w:pPr>
            <w:r>
              <w:rPr>
                <w:b/>
                <w:sz w:val="20"/>
              </w:rPr>
              <w:t>交互</w:t>
            </w:r>
          </w:p>
        </w:tc>
      </w:tr>
      <w:tr w14:paraId="5F16A0E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7DE18469">
            <w:pPr>
              <w:wordWrap w:val="0"/>
              <w:spacing w:before="20" w:after="20" w:line="240" w:lineRule="auto"/>
              <w:ind w:firstLine="0"/>
            </w:pPr>
            <w:r>
              <w:rPr>
                <w:sz w:val="20"/>
              </w:rPr>
              <w:t>任务列表</w:t>
            </w:r>
          </w:p>
        </w:tc>
        <w:tc>
          <w:tcPr>
            <w:tcW w:w="5245" w:type="dxa"/>
          </w:tcPr>
          <w:p w14:paraId="4FA1AF72">
            <w:pPr>
              <w:wordWrap w:val="0"/>
              <w:spacing w:before="20" w:after="20" w:line="240" w:lineRule="auto"/>
              <w:ind w:firstLine="0"/>
            </w:pPr>
            <w:r>
              <w:rPr>
                <w:sz w:val="20"/>
              </w:rPr>
              <w:t>任务名、阶段、状态、耗时、预计剩余</w:t>
            </w:r>
          </w:p>
        </w:tc>
        <w:tc>
          <w:tcPr>
            <w:tcW w:w="2186" w:type="dxa"/>
          </w:tcPr>
          <w:p w14:paraId="08D499A2">
            <w:pPr>
              <w:wordWrap w:val="0"/>
              <w:spacing w:before="20" w:after="20" w:line="240" w:lineRule="auto"/>
              <w:ind w:firstLine="0"/>
            </w:pPr>
            <w:r>
              <w:rPr>
                <w:sz w:val="20"/>
              </w:rPr>
              <w:t>暂停/继续/取消/重试</w:t>
            </w:r>
          </w:p>
        </w:tc>
      </w:tr>
      <w:tr w14:paraId="5F8FE8F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0228DCCD">
            <w:pPr>
              <w:wordWrap w:val="0"/>
              <w:spacing w:before="20" w:after="20" w:line="240" w:lineRule="auto"/>
              <w:ind w:firstLine="0"/>
            </w:pPr>
            <w:r>
              <w:rPr>
                <w:sz w:val="20"/>
              </w:rPr>
              <w:t>时间预算</w:t>
            </w:r>
          </w:p>
        </w:tc>
        <w:tc>
          <w:tcPr>
            <w:tcW w:w="5245" w:type="dxa"/>
            <w:shd w:val="clear" w:color="auto" w:fill="F7F9FC"/>
          </w:tcPr>
          <w:p w14:paraId="74AB4E21">
            <w:pPr>
              <w:wordWrap w:val="0"/>
              <w:spacing w:before="20" w:after="20" w:line="240" w:lineRule="auto"/>
              <w:ind w:firstLine="0"/>
            </w:pPr>
            <w:r>
              <w:rPr>
                <w:sz w:val="20"/>
              </w:rPr>
              <w:t>预处理、配准、重建、纹理、质检各阶段预算与实际</w:t>
            </w:r>
          </w:p>
        </w:tc>
        <w:tc>
          <w:tcPr>
            <w:tcW w:w="2186" w:type="dxa"/>
            <w:shd w:val="clear" w:color="auto" w:fill="F7F9FC"/>
          </w:tcPr>
          <w:p w14:paraId="6AE147E4">
            <w:pPr>
              <w:wordWrap w:val="0"/>
              <w:spacing w:before="20" w:after="20" w:line="240" w:lineRule="auto"/>
              <w:ind w:firstLine="0"/>
            </w:pPr>
            <w:r>
              <w:rPr>
                <w:sz w:val="20"/>
              </w:rPr>
              <w:t>超时红色标注</w:t>
            </w:r>
          </w:p>
        </w:tc>
      </w:tr>
      <w:tr w14:paraId="17D3513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2EEA3928">
            <w:pPr>
              <w:wordWrap w:val="0"/>
              <w:spacing w:before="20" w:after="20" w:line="240" w:lineRule="auto"/>
              <w:ind w:firstLine="0"/>
            </w:pPr>
            <w:r>
              <w:rPr>
                <w:sz w:val="20"/>
              </w:rPr>
              <w:t>资源监控</w:t>
            </w:r>
          </w:p>
        </w:tc>
        <w:tc>
          <w:tcPr>
            <w:tcW w:w="5245" w:type="dxa"/>
          </w:tcPr>
          <w:p w14:paraId="6A9F880C">
            <w:pPr>
              <w:wordWrap w:val="0"/>
              <w:spacing w:before="20" w:after="20" w:line="240" w:lineRule="auto"/>
              <w:ind w:firstLine="0"/>
            </w:pPr>
            <w:r>
              <w:rPr>
                <w:sz w:val="20"/>
              </w:rPr>
              <w:t>CPU、内存、GPU、显存、磁盘</w:t>
            </w:r>
          </w:p>
        </w:tc>
        <w:tc>
          <w:tcPr>
            <w:tcW w:w="2186" w:type="dxa"/>
          </w:tcPr>
          <w:p w14:paraId="0533305F">
            <w:pPr>
              <w:wordWrap w:val="0"/>
              <w:spacing w:before="20" w:after="20" w:line="240" w:lineRule="auto"/>
              <w:ind w:firstLine="0"/>
            </w:pPr>
            <w:r>
              <w:rPr>
                <w:sz w:val="20"/>
              </w:rPr>
              <w:t>实时曲线、阈值告警</w:t>
            </w:r>
          </w:p>
        </w:tc>
      </w:tr>
      <w:tr w14:paraId="3BDEBB8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PrEx>
        <w:trPr>
          <w:jc w:val="center"/>
        </w:trPr>
        <w:tc>
          <w:tcPr>
            <w:tcW w:w="1413" w:type="dxa"/>
            <w:shd w:val="clear" w:color="auto" w:fill="F7F9FC"/>
          </w:tcPr>
          <w:p w14:paraId="20DFF810">
            <w:pPr>
              <w:wordWrap w:val="0"/>
              <w:spacing w:before="20" w:after="20" w:line="240" w:lineRule="auto"/>
              <w:ind w:firstLine="0"/>
            </w:pPr>
            <w:r>
              <w:rPr>
                <w:sz w:val="20"/>
              </w:rPr>
              <w:t>预览窗口</w:t>
            </w:r>
          </w:p>
        </w:tc>
        <w:tc>
          <w:tcPr>
            <w:tcW w:w="5245" w:type="dxa"/>
            <w:shd w:val="clear" w:color="auto" w:fill="F7F9FC"/>
          </w:tcPr>
          <w:p w14:paraId="4B3C370F">
            <w:pPr>
              <w:wordWrap w:val="0"/>
              <w:spacing w:before="20" w:after="20" w:line="240" w:lineRule="auto"/>
              <w:ind w:firstLine="0"/>
            </w:pPr>
            <w:r>
              <w:rPr>
                <w:sz w:val="20"/>
              </w:rPr>
              <w:t>网格/3DGS 缩略预览</w:t>
            </w:r>
          </w:p>
        </w:tc>
        <w:tc>
          <w:tcPr>
            <w:tcW w:w="2186" w:type="dxa"/>
            <w:shd w:val="clear" w:color="auto" w:fill="F7F9FC"/>
          </w:tcPr>
          <w:p w14:paraId="60190B98">
            <w:pPr>
              <w:wordWrap w:val="0"/>
              <w:spacing w:before="20" w:after="20" w:line="240" w:lineRule="auto"/>
              <w:ind w:firstLine="0"/>
            </w:pPr>
            <w:r>
              <w:rPr>
                <w:sz w:val="20"/>
              </w:rPr>
              <w:t>双击进入漫游</w:t>
            </w:r>
          </w:p>
        </w:tc>
      </w:tr>
      <w:tr w14:paraId="056FC45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6ACE21A8">
            <w:pPr>
              <w:wordWrap w:val="0"/>
              <w:spacing w:before="20" w:after="20" w:line="240" w:lineRule="auto"/>
              <w:ind w:firstLine="0"/>
            </w:pPr>
            <w:r>
              <w:rPr>
                <w:sz w:val="20"/>
              </w:rPr>
              <w:t>日志窗口</w:t>
            </w:r>
          </w:p>
        </w:tc>
        <w:tc>
          <w:tcPr>
            <w:tcW w:w="5245" w:type="dxa"/>
          </w:tcPr>
          <w:p w14:paraId="00EE1987">
            <w:pPr>
              <w:wordWrap w:val="0"/>
              <w:spacing w:before="20" w:after="20" w:line="240" w:lineRule="auto"/>
              <w:ind w:firstLine="0"/>
            </w:pPr>
            <w:r>
              <w:rPr>
                <w:sz w:val="20"/>
              </w:rPr>
              <w:t>分级日志、错误堆栈</w:t>
            </w:r>
          </w:p>
        </w:tc>
        <w:tc>
          <w:tcPr>
            <w:tcW w:w="2186" w:type="dxa"/>
          </w:tcPr>
          <w:p w14:paraId="49560E4F">
            <w:pPr>
              <w:wordWrap w:val="0"/>
              <w:spacing w:before="20" w:after="20" w:line="240" w:lineRule="auto"/>
              <w:ind w:firstLine="0"/>
            </w:pPr>
            <w:r>
              <w:rPr>
                <w:sz w:val="20"/>
              </w:rPr>
              <w:t>关键字检索、导出</w:t>
            </w:r>
          </w:p>
        </w:tc>
      </w:tr>
    </w:tbl>
    <w:p w14:paraId="2BCD1D05">
      <w:pPr>
        <w:keepNext/>
        <w:spacing w:before="80" w:after="80"/>
        <w:ind w:firstLine="0"/>
        <w:jc w:val="center"/>
      </w:pPr>
      <w:r>
        <w:drawing>
          <wp:inline distT="0" distB="0" distL="0" distR="0">
            <wp:extent cx="5584825" cy="2536190"/>
            <wp:effectExtent l="0" t="0" r="0" b="0"/>
            <wp:docPr id="1898514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4868" name="图片 1"/>
                    <pic:cNvPicPr>
                      <a:picLocks noChangeAspect="1"/>
                    </pic:cNvPicPr>
                  </pic:nvPicPr>
                  <pic:blipFill>
                    <a:blip r:embed="rId50"/>
                    <a:stretch>
                      <a:fillRect/>
                    </a:stretch>
                  </pic:blipFill>
                  <pic:spPr>
                    <a:xfrm>
                      <a:off x="0" y="0"/>
                      <a:ext cx="5624800" cy="2554405"/>
                    </a:xfrm>
                    <a:prstGeom prst="rect">
                      <a:avLst/>
                    </a:prstGeom>
                  </pic:spPr>
                </pic:pic>
              </a:graphicData>
            </a:graphic>
          </wp:inline>
        </w:drawing>
      </w:r>
    </w:p>
    <w:p w14:paraId="76DF1E9B">
      <w:pPr>
        <w:spacing w:before="80" w:after="80" w:line="312" w:lineRule="auto"/>
        <w:jc w:val="center"/>
        <w:rPr>
          <w:sz w:val="18"/>
          <w:szCs w:val="18"/>
        </w:rP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 xml:space="preserve"> </w:t>
      </w:r>
      <w:r>
        <w:rPr>
          <w:rFonts w:hint="eastAsia"/>
          <w:sz w:val="18"/>
          <w:szCs w:val="18"/>
        </w:rPr>
        <w:t>三维重建工作台</w:t>
      </w:r>
    </w:p>
    <w:p w14:paraId="68A61FAF">
      <w:pPr>
        <w:wordWrap w:val="0"/>
        <w:spacing w:before="100" w:after="20" w:line="312" w:lineRule="auto"/>
        <w:ind w:left="227"/>
      </w:pPr>
      <w:r>
        <w:rPr>
          <w:rFonts w:ascii="Cambria Math" w:hAnsi="Cambria Math" w:cs="Cambria Math"/>
          <w:b/>
          <w:sz w:val="22"/>
        </w:rPr>
        <w:t>◆</w:t>
      </w:r>
      <w:r>
        <w:rPr>
          <w:b/>
          <w:sz w:val="22"/>
        </w:rPr>
        <w:t xml:space="preserve"> 缺陷判读工作台</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3686"/>
        <w:gridCol w:w="3462"/>
      </w:tblGrid>
      <w:tr w14:paraId="38004D9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481A74AF">
            <w:pPr>
              <w:wordWrap w:val="0"/>
              <w:spacing w:before="20" w:after="20" w:line="240" w:lineRule="auto"/>
              <w:ind w:firstLine="0"/>
            </w:pPr>
            <w:r>
              <w:rPr>
                <w:b/>
                <w:sz w:val="20"/>
              </w:rPr>
              <w:t>区域</w:t>
            </w:r>
          </w:p>
        </w:tc>
        <w:tc>
          <w:tcPr>
            <w:tcW w:w="3686" w:type="dxa"/>
            <w:shd w:val="clear" w:color="auto" w:fill="D9E2F3"/>
          </w:tcPr>
          <w:p w14:paraId="39FB3DEF">
            <w:pPr>
              <w:wordWrap w:val="0"/>
              <w:spacing w:before="20" w:after="20" w:line="240" w:lineRule="auto"/>
              <w:ind w:firstLine="0"/>
            </w:pPr>
            <w:r>
              <w:rPr>
                <w:b/>
                <w:sz w:val="20"/>
              </w:rPr>
              <w:t>内容</w:t>
            </w:r>
          </w:p>
        </w:tc>
        <w:tc>
          <w:tcPr>
            <w:tcW w:w="3462" w:type="dxa"/>
            <w:shd w:val="clear" w:color="auto" w:fill="D9E2F3"/>
          </w:tcPr>
          <w:p w14:paraId="7683C3ED">
            <w:pPr>
              <w:wordWrap w:val="0"/>
              <w:spacing w:before="20" w:after="20" w:line="240" w:lineRule="auto"/>
              <w:ind w:firstLine="0"/>
            </w:pPr>
            <w:r>
              <w:rPr>
                <w:b/>
                <w:sz w:val="20"/>
              </w:rPr>
              <w:t>交互</w:t>
            </w:r>
          </w:p>
        </w:tc>
      </w:tr>
      <w:tr w14:paraId="08869E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7EAD624F">
            <w:pPr>
              <w:wordWrap w:val="0"/>
              <w:spacing w:before="20" w:after="20" w:line="240" w:lineRule="auto"/>
              <w:ind w:firstLine="0"/>
            </w:pPr>
            <w:r>
              <w:rPr>
                <w:sz w:val="20"/>
              </w:rPr>
              <w:t>左侧缺陷列表</w:t>
            </w:r>
          </w:p>
        </w:tc>
        <w:tc>
          <w:tcPr>
            <w:tcW w:w="3686" w:type="dxa"/>
          </w:tcPr>
          <w:p w14:paraId="5CA16357">
            <w:pPr>
              <w:wordWrap w:val="0"/>
              <w:spacing w:before="20" w:after="20" w:line="240" w:lineRule="auto"/>
              <w:ind w:firstLine="0"/>
            </w:pPr>
            <w:r>
              <w:rPr>
                <w:sz w:val="20"/>
              </w:rPr>
              <w:t>编号、类型、级别、置信度、状态、桩号</w:t>
            </w:r>
          </w:p>
        </w:tc>
        <w:tc>
          <w:tcPr>
            <w:tcW w:w="3462" w:type="dxa"/>
          </w:tcPr>
          <w:p w14:paraId="366CD726">
            <w:pPr>
              <w:wordWrap w:val="0"/>
              <w:spacing w:before="20" w:after="20" w:line="240" w:lineRule="auto"/>
              <w:ind w:firstLine="0"/>
            </w:pPr>
            <w:r>
              <w:rPr>
                <w:sz w:val="20"/>
              </w:rPr>
              <w:t>排序、筛选、批量选择、上一条/下一条</w:t>
            </w:r>
          </w:p>
        </w:tc>
      </w:tr>
      <w:tr w14:paraId="2A7668A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2F860732">
            <w:pPr>
              <w:wordWrap w:val="0"/>
              <w:spacing w:before="20" w:after="20" w:line="240" w:lineRule="auto"/>
              <w:ind w:firstLine="0"/>
            </w:pPr>
            <w:r>
              <w:rPr>
                <w:sz w:val="20"/>
              </w:rPr>
              <w:t>中央三维视口</w:t>
            </w:r>
          </w:p>
        </w:tc>
        <w:tc>
          <w:tcPr>
            <w:tcW w:w="3686" w:type="dxa"/>
            <w:shd w:val="clear" w:color="auto" w:fill="F7F9FC"/>
          </w:tcPr>
          <w:p w14:paraId="43CEC6E8">
            <w:pPr>
              <w:wordWrap w:val="0"/>
              <w:spacing w:before="20" w:after="20" w:line="240" w:lineRule="auto"/>
              <w:ind w:firstLine="0"/>
            </w:pPr>
            <w:r>
              <w:rPr>
                <w:sz w:val="20"/>
              </w:rPr>
              <w:t>缺陷高亮、编号引线、范围框、剖面</w:t>
            </w:r>
          </w:p>
        </w:tc>
        <w:tc>
          <w:tcPr>
            <w:tcW w:w="3462" w:type="dxa"/>
            <w:shd w:val="clear" w:color="auto" w:fill="F7F9FC"/>
          </w:tcPr>
          <w:p w14:paraId="6EB17F88">
            <w:pPr>
              <w:wordWrap w:val="0"/>
              <w:spacing w:before="20" w:after="20" w:line="240" w:lineRule="auto"/>
              <w:ind w:firstLine="0"/>
            </w:pPr>
            <w:r>
              <w:rPr>
                <w:sz w:val="20"/>
              </w:rPr>
              <w:t>点选、框选、旋转定位、隐藏未选中</w:t>
            </w:r>
          </w:p>
        </w:tc>
      </w:tr>
      <w:tr w14:paraId="5A3029E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1B99F6BC">
            <w:pPr>
              <w:wordWrap w:val="0"/>
              <w:spacing w:before="20" w:after="20" w:line="240" w:lineRule="auto"/>
              <w:ind w:firstLine="0"/>
            </w:pPr>
            <w:r>
              <w:rPr>
                <w:sz w:val="20"/>
              </w:rPr>
              <w:t>右侧影像面板</w:t>
            </w:r>
          </w:p>
        </w:tc>
        <w:tc>
          <w:tcPr>
            <w:tcW w:w="3686" w:type="dxa"/>
          </w:tcPr>
          <w:p w14:paraId="7C9B4DE1">
            <w:pPr>
              <w:wordWrap w:val="0"/>
              <w:spacing w:before="20" w:after="20" w:line="240" w:lineRule="auto"/>
              <w:ind w:firstLine="0"/>
            </w:pPr>
            <w:r>
              <w:rPr>
                <w:sz w:val="20"/>
              </w:rPr>
              <w:t>近景照片、去畸变影像、历史照片</w:t>
            </w:r>
          </w:p>
        </w:tc>
        <w:tc>
          <w:tcPr>
            <w:tcW w:w="3462" w:type="dxa"/>
          </w:tcPr>
          <w:p w14:paraId="6D07AACB">
            <w:pPr>
              <w:wordWrap w:val="0"/>
              <w:spacing w:before="20" w:after="20" w:line="240" w:lineRule="auto"/>
              <w:ind w:firstLine="0"/>
            </w:pPr>
            <w:r>
              <w:rPr>
                <w:sz w:val="20"/>
              </w:rPr>
              <w:t>缩放、平移、对比、标注</w:t>
            </w:r>
          </w:p>
        </w:tc>
      </w:tr>
      <w:tr w14:paraId="416579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04C45C03">
            <w:pPr>
              <w:wordWrap w:val="0"/>
              <w:spacing w:before="20" w:after="20" w:line="240" w:lineRule="auto"/>
              <w:ind w:firstLine="0"/>
            </w:pPr>
            <w:r>
              <w:rPr>
                <w:sz w:val="20"/>
              </w:rPr>
              <w:t>右侧属性面板</w:t>
            </w:r>
          </w:p>
        </w:tc>
        <w:tc>
          <w:tcPr>
            <w:tcW w:w="3686" w:type="dxa"/>
            <w:shd w:val="clear" w:color="auto" w:fill="F7F9FC"/>
          </w:tcPr>
          <w:p w14:paraId="7C0A9170">
            <w:pPr>
              <w:wordWrap w:val="0"/>
              <w:spacing w:before="20" w:after="20" w:line="240" w:lineRule="auto"/>
              <w:ind w:firstLine="0"/>
            </w:pPr>
            <w:r>
              <w:rPr>
                <w:sz w:val="20"/>
              </w:rPr>
              <w:t>五维尺寸、级别、规则依据、处理建议</w:t>
            </w:r>
          </w:p>
        </w:tc>
        <w:tc>
          <w:tcPr>
            <w:tcW w:w="3462" w:type="dxa"/>
            <w:shd w:val="clear" w:color="auto" w:fill="F7F9FC"/>
          </w:tcPr>
          <w:p w14:paraId="3C7A784A">
            <w:pPr>
              <w:wordWrap w:val="0"/>
              <w:spacing w:before="20" w:after="20" w:line="240" w:lineRule="auto"/>
              <w:ind w:firstLine="0"/>
            </w:pPr>
            <w:r>
              <w:rPr>
                <w:sz w:val="20"/>
              </w:rPr>
              <w:t>即时编辑、重算、查看规则</w:t>
            </w:r>
          </w:p>
        </w:tc>
      </w:tr>
      <w:tr w14:paraId="61B29D5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6CF08D42">
            <w:pPr>
              <w:wordWrap w:val="0"/>
              <w:spacing w:before="20" w:after="20" w:line="240" w:lineRule="auto"/>
              <w:ind w:firstLine="0"/>
            </w:pPr>
            <w:r>
              <w:rPr>
                <w:sz w:val="20"/>
              </w:rPr>
              <w:t>底部操作条</w:t>
            </w:r>
          </w:p>
        </w:tc>
        <w:tc>
          <w:tcPr>
            <w:tcW w:w="3686" w:type="dxa"/>
          </w:tcPr>
          <w:p w14:paraId="6368196E">
            <w:pPr>
              <w:wordWrap w:val="0"/>
              <w:spacing w:before="20" w:after="20" w:line="240" w:lineRule="auto"/>
              <w:ind w:firstLine="0"/>
            </w:pPr>
            <w:r>
              <w:rPr>
                <w:sz w:val="20"/>
              </w:rPr>
              <w:t>确认、排除、合并、拆分、提交审核</w:t>
            </w:r>
          </w:p>
        </w:tc>
        <w:tc>
          <w:tcPr>
            <w:tcW w:w="3462" w:type="dxa"/>
          </w:tcPr>
          <w:p w14:paraId="2BA485ED">
            <w:pPr>
              <w:wordWrap w:val="0"/>
              <w:spacing w:before="20" w:after="20" w:line="240" w:lineRule="auto"/>
              <w:ind w:firstLine="0"/>
            </w:pPr>
            <w:r>
              <w:rPr>
                <w:sz w:val="20"/>
              </w:rPr>
              <w:t>快捷键驱动、状态流转</w:t>
            </w:r>
          </w:p>
        </w:tc>
      </w:tr>
      <w:tr w14:paraId="07F1FD0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1C4A7D41">
            <w:pPr>
              <w:wordWrap w:val="0"/>
              <w:spacing w:before="20" w:after="20" w:line="240" w:lineRule="auto"/>
              <w:ind w:firstLine="0"/>
            </w:pPr>
            <w:r>
              <w:rPr>
                <w:sz w:val="20"/>
              </w:rPr>
              <w:t>底部提示条</w:t>
            </w:r>
          </w:p>
        </w:tc>
        <w:tc>
          <w:tcPr>
            <w:tcW w:w="3686" w:type="dxa"/>
            <w:shd w:val="clear" w:color="auto" w:fill="F7F9FC"/>
          </w:tcPr>
          <w:p w14:paraId="70B3E301">
            <w:pPr>
              <w:wordWrap w:val="0"/>
              <w:spacing w:before="20" w:after="20" w:line="240" w:lineRule="auto"/>
              <w:ind w:firstLine="0"/>
            </w:pPr>
            <w:r>
              <w:rPr>
                <w:sz w:val="20"/>
              </w:rPr>
              <w:t>快捷键、当前模式、量测基准</w:t>
            </w:r>
          </w:p>
        </w:tc>
        <w:tc>
          <w:tcPr>
            <w:tcW w:w="3462" w:type="dxa"/>
            <w:shd w:val="clear" w:color="auto" w:fill="F7F9FC"/>
          </w:tcPr>
          <w:p w14:paraId="401886A3">
            <w:pPr>
              <w:wordWrap w:val="0"/>
              <w:spacing w:before="20" w:after="20" w:line="240" w:lineRule="auto"/>
              <w:ind w:firstLine="0"/>
            </w:pPr>
            <w:r>
              <w:rPr>
                <w:sz w:val="20"/>
              </w:rPr>
              <w:t>可折叠</w:t>
            </w:r>
          </w:p>
        </w:tc>
      </w:tr>
    </w:tbl>
    <w:p w14:paraId="69839E0C">
      <w:pPr>
        <w:wordWrap w:val="0"/>
        <w:spacing w:line="192" w:lineRule="auto"/>
      </w:pPr>
    </w:p>
    <w:p w14:paraId="79532346">
      <w:pPr>
        <w:wordWrap w:val="0"/>
        <w:spacing w:line="408" w:lineRule="auto"/>
      </w:pPr>
      <w:r>
        <w:rPr>
          <w:b/>
        </w:rPr>
        <w:t>联动规则：</w:t>
      </w:r>
    </w:p>
    <w:p w14:paraId="057D2A5F">
      <w:pPr>
        <w:wordWrap w:val="0"/>
        <w:spacing w:line="336" w:lineRule="auto"/>
        <w:ind w:left="420"/>
      </w:pPr>
      <w:r>
        <w:t>1．点击列表项，三维视口自动飞行定位并高亮，右侧影像切换到该缺陷近景。</w:t>
      </w:r>
    </w:p>
    <w:p w14:paraId="2DCF2E64">
      <w:pPr>
        <w:wordWrap w:val="0"/>
        <w:spacing w:line="336" w:lineRule="auto"/>
        <w:ind w:left="420"/>
      </w:pPr>
      <w:r>
        <w:t>2．在三维视口点选缺陷，列表自动滚动到对应行，属性面板同步刷新。</w:t>
      </w:r>
    </w:p>
    <w:p w14:paraId="00338ECB">
      <w:pPr>
        <w:wordWrap w:val="0"/>
        <w:spacing w:line="336" w:lineRule="auto"/>
        <w:ind w:left="420"/>
      </w:pPr>
      <w:r>
        <w:t>3．修改尺寸或级别后，列表与统计卡片实时更新，并记录修改人与时间。</w:t>
      </w:r>
    </w:p>
    <w:p w14:paraId="54F9BAC4">
      <w:pPr>
        <w:wordWrap w:val="0"/>
        <w:spacing w:line="336" w:lineRule="auto"/>
        <w:ind w:left="420"/>
      </w:pPr>
      <w:r>
        <w:t>4．未确认的候选缺陷以虚线框显示，已确认以实线框显示，已排除隐藏或置灰。</w:t>
      </w:r>
    </w:p>
    <w:p w14:paraId="0B7ED3D0">
      <w:pPr>
        <w:keepNext/>
        <w:wordWrap w:val="0"/>
        <w:spacing w:before="100" w:after="20" w:line="312" w:lineRule="auto"/>
        <w:ind w:left="227" w:firstLine="0"/>
      </w:pPr>
      <w:r>
        <w:drawing>
          <wp:inline distT="0" distB="0" distL="0" distR="0">
            <wp:extent cx="5613400" cy="2214880"/>
            <wp:effectExtent l="0" t="0" r="6350" b="0"/>
            <wp:docPr id="88346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6808" name="图片 1"/>
                    <pic:cNvPicPr>
                      <a:picLocks noChangeAspect="1"/>
                    </pic:cNvPicPr>
                  </pic:nvPicPr>
                  <pic:blipFill>
                    <a:blip r:embed="rId51"/>
                    <a:stretch>
                      <a:fillRect/>
                    </a:stretch>
                  </pic:blipFill>
                  <pic:spPr>
                    <a:xfrm>
                      <a:off x="0" y="0"/>
                      <a:ext cx="5627087" cy="2220661"/>
                    </a:xfrm>
                    <a:prstGeom prst="rect">
                      <a:avLst/>
                    </a:prstGeom>
                  </pic:spPr>
                </pic:pic>
              </a:graphicData>
            </a:graphic>
          </wp:inline>
        </w:drawing>
      </w:r>
    </w:p>
    <w:p w14:paraId="1B9095ED">
      <w:pPr>
        <w:spacing w:before="100" w:after="20" w:line="312" w:lineRule="auto"/>
        <w:ind w:firstLine="0"/>
        <w:jc w:val="center"/>
        <w:rPr>
          <w:rFonts w:ascii="Cambria Math" w:hAnsi="Cambria Math" w:cs="Cambria Math"/>
          <w:b/>
          <w:sz w:val="22"/>
        </w:rPr>
      </w:pPr>
      <w:r>
        <w:rPr>
          <w:rFonts w:hint="eastAsia"/>
        </w:rPr>
        <w:t>图 1</w:t>
      </w:r>
      <w:r>
        <w:noBreakHyphen/>
      </w:r>
      <w:r>
        <w:rPr>
          <w:rFonts w:hint="eastAsia"/>
        </w:rPr>
        <w:t>1</w:t>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 xml:space="preserve"> </w:t>
      </w:r>
      <w:r>
        <w:rPr>
          <w:rFonts w:hint="eastAsia" w:ascii="Cambria Math" w:hAnsi="Cambria Math" w:cs="Cambria Math"/>
          <w:b/>
          <w:sz w:val="22"/>
        </w:rPr>
        <w:t>缺陷判读和五维量化</w:t>
      </w:r>
    </w:p>
    <w:p w14:paraId="14D463E4">
      <w:pPr>
        <w:pStyle w:val="14"/>
        <w:rPr>
          <w:rFonts w:ascii="Cambria Math" w:hAnsi="Cambria Math" w:cs="Cambria Math"/>
          <w:b/>
          <w:sz w:val="22"/>
        </w:rPr>
      </w:pPr>
    </w:p>
    <w:p w14:paraId="3308DD8C">
      <w:pPr>
        <w:wordWrap w:val="0"/>
        <w:spacing w:before="100" w:after="20" w:line="312" w:lineRule="auto"/>
        <w:ind w:left="227" w:firstLine="0"/>
      </w:pPr>
      <w:r>
        <w:rPr>
          <w:rFonts w:ascii="Cambria Math" w:hAnsi="Cambria Math" w:cs="Cambria Math"/>
          <w:b/>
          <w:sz w:val="22"/>
        </w:rPr>
        <w:t>◆</w:t>
      </w:r>
      <w:r>
        <w:rPr>
          <w:b/>
          <w:sz w:val="22"/>
        </w:rPr>
        <w:t xml:space="preserve"> 历史对比工作台</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4200"/>
        <w:gridCol w:w="2948"/>
      </w:tblGrid>
      <w:tr w14:paraId="523C3FE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762814C7">
            <w:pPr>
              <w:wordWrap w:val="0"/>
              <w:spacing w:before="20" w:after="20" w:line="240" w:lineRule="auto"/>
              <w:ind w:firstLine="0"/>
            </w:pPr>
            <w:r>
              <w:rPr>
                <w:b/>
                <w:sz w:val="20"/>
              </w:rPr>
              <w:t>区域</w:t>
            </w:r>
          </w:p>
        </w:tc>
        <w:tc>
          <w:tcPr>
            <w:tcW w:w="4200" w:type="dxa"/>
            <w:shd w:val="clear" w:color="auto" w:fill="D9E2F3"/>
          </w:tcPr>
          <w:p w14:paraId="7AB21D16">
            <w:pPr>
              <w:wordWrap w:val="0"/>
              <w:spacing w:before="20" w:after="20" w:line="240" w:lineRule="auto"/>
              <w:ind w:firstLine="0"/>
            </w:pPr>
            <w:r>
              <w:rPr>
                <w:b/>
                <w:sz w:val="20"/>
              </w:rPr>
              <w:t>内容</w:t>
            </w:r>
          </w:p>
        </w:tc>
        <w:tc>
          <w:tcPr>
            <w:tcW w:w="2948" w:type="dxa"/>
            <w:shd w:val="clear" w:color="auto" w:fill="D9E2F3"/>
          </w:tcPr>
          <w:p w14:paraId="1E12CC81">
            <w:pPr>
              <w:wordWrap w:val="0"/>
              <w:spacing w:before="20" w:after="20" w:line="240" w:lineRule="auto"/>
              <w:ind w:firstLine="0"/>
            </w:pPr>
            <w:r>
              <w:rPr>
                <w:b/>
                <w:sz w:val="20"/>
              </w:rPr>
              <w:t>交互</w:t>
            </w:r>
          </w:p>
        </w:tc>
      </w:tr>
      <w:tr w14:paraId="5BA572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6C6CBFAF">
            <w:pPr>
              <w:wordWrap w:val="0"/>
              <w:spacing w:before="20" w:after="20" w:line="240" w:lineRule="auto"/>
              <w:ind w:firstLine="0"/>
            </w:pPr>
            <w:r>
              <w:rPr>
                <w:sz w:val="20"/>
              </w:rPr>
              <w:t>顶部时间轴</w:t>
            </w:r>
          </w:p>
        </w:tc>
        <w:tc>
          <w:tcPr>
            <w:tcW w:w="4200" w:type="dxa"/>
          </w:tcPr>
          <w:p w14:paraId="230287F3">
            <w:pPr>
              <w:wordWrap w:val="0"/>
              <w:spacing w:before="20" w:after="20" w:line="240" w:lineRule="auto"/>
              <w:ind w:firstLine="0"/>
            </w:pPr>
            <w:r>
              <w:rPr>
                <w:sz w:val="20"/>
              </w:rPr>
              <w:t>年度/期次节点、基准期与当前期</w:t>
            </w:r>
          </w:p>
        </w:tc>
        <w:tc>
          <w:tcPr>
            <w:tcW w:w="2948" w:type="dxa"/>
          </w:tcPr>
          <w:p w14:paraId="332633FE">
            <w:pPr>
              <w:wordWrap w:val="0"/>
              <w:spacing w:before="20" w:after="20" w:line="240" w:lineRule="auto"/>
              <w:ind w:firstLine="0"/>
            </w:pPr>
            <w:r>
              <w:rPr>
                <w:sz w:val="20"/>
              </w:rPr>
              <w:t>拖动切换、双期选择</w:t>
            </w:r>
          </w:p>
        </w:tc>
      </w:tr>
      <w:tr w14:paraId="5DBC5F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75221501">
            <w:pPr>
              <w:wordWrap w:val="0"/>
              <w:spacing w:before="20" w:after="20" w:line="240" w:lineRule="auto"/>
              <w:ind w:firstLine="0"/>
            </w:pPr>
            <w:r>
              <w:rPr>
                <w:sz w:val="20"/>
              </w:rPr>
              <w:t>中央视图</w:t>
            </w:r>
          </w:p>
        </w:tc>
        <w:tc>
          <w:tcPr>
            <w:tcW w:w="4200" w:type="dxa"/>
            <w:shd w:val="clear" w:color="auto" w:fill="F7F9FC"/>
          </w:tcPr>
          <w:p w14:paraId="378CCDC9">
            <w:pPr>
              <w:wordWrap w:val="0"/>
              <w:spacing w:before="20" w:after="20" w:line="240" w:lineRule="auto"/>
              <w:ind w:firstLine="0"/>
            </w:pPr>
            <w:r>
              <w:rPr>
                <w:sz w:val="20"/>
              </w:rPr>
              <w:t>左右分屏、卷帘、差异云图三种模式</w:t>
            </w:r>
          </w:p>
        </w:tc>
        <w:tc>
          <w:tcPr>
            <w:tcW w:w="2948" w:type="dxa"/>
            <w:shd w:val="clear" w:color="auto" w:fill="F7F9FC"/>
          </w:tcPr>
          <w:p w14:paraId="2FBF6CC4">
            <w:pPr>
              <w:wordWrap w:val="0"/>
              <w:spacing w:before="20" w:after="20" w:line="240" w:lineRule="auto"/>
              <w:ind w:firstLine="0"/>
            </w:pPr>
            <w:r>
              <w:rPr>
                <w:sz w:val="20"/>
              </w:rPr>
              <w:t>模式切换、同步漫游</w:t>
            </w:r>
          </w:p>
        </w:tc>
      </w:tr>
      <w:tr w14:paraId="2D94280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1EA43E0C">
            <w:pPr>
              <w:wordWrap w:val="0"/>
              <w:spacing w:before="20" w:after="20" w:line="240" w:lineRule="auto"/>
              <w:ind w:firstLine="0"/>
            </w:pPr>
            <w:r>
              <w:rPr>
                <w:sz w:val="20"/>
              </w:rPr>
              <w:t>右侧统计</w:t>
            </w:r>
          </w:p>
        </w:tc>
        <w:tc>
          <w:tcPr>
            <w:tcW w:w="4200" w:type="dxa"/>
          </w:tcPr>
          <w:p w14:paraId="1DED071C">
            <w:pPr>
              <w:wordWrap w:val="0"/>
              <w:spacing w:before="20" w:after="20" w:line="240" w:lineRule="auto"/>
              <w:ind w:firstLine="0"/>
            </w:pPr>
            <w:r>
              <w:rPr>
                <w:sz w:val="20"/>
              </w:rPr>
              <w:t>变化面积、净体积、最大冲深、最大淤积</w:t>
            </w:r>
          </w:p>
        </w:tc>
        <w:tc>
          <w:tcPr>
            <w:tcW w:w="2948" w:type="dxa"/>
          </w:tcPr>
          <w:p w14:paraId="29369238">
            <w:pPr>
              <w:wordWrap w:val="0"/>
              <w:spacing w:before="20" w:after="20" w:line="240" w:lineRule="auto"/>
              <w:ind w:firstLine="0"/>
            </w:pPr>
            <w:r>
              <w:rPr>
                <w:sz w:val="20"/>
              </w:rPr>
              <w:t>点击定位斑块</w:t>
            </w:r>
          </w:p>
        </w:tc>
      </w:tr>
      <w:tr w14:paraId="69453C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27D0DC3B">
            <w:pPr>
              <w:wordWrap w:val="0"/>
              <w:spacing w:before="20" w:after="20" w:line="240" w:lineRule="auto"/>
              <w:ind w:firstLine="0"/>
            </w:pPr>
            <w:r>
              <w:rPr>
                <w:sz w:val="20"/>
              </w:rPr>
              <w:t>底部图例</w:t>
            </w:r>
          </w:p>
        </w:tc>
        <w:tc>
          <w:tcPr>
            <w:tcW w:w="4200" w:type="dxa"/>
            <w:shd w:val="clear" w:color="auto" w:fill="F7F9FC"/>
          </w:tcPr>
          <w:p w14:paraId="129D79AF">
            <w:pPr>
              <w:wordWrap w:val="0"/>
              <w:spacing w:before="20" w:after="20" w:line="240" w:lineRule="auto"/>
              <w:ind w:firstLine="0"/>
            </w:pPr>
            <w:r>
              <w:rPr>
                <w:sz w:val="20"/>
              </w:rPr>
              <w:t>色带、单位、阈值、显著变化判定</w:t>
            </w:r>
          </w:p>
        </w:tc>
        <w:tc>
          <w:tcPr>
            <w:tcW w:w="2948" w:type="dxa"/>
            <w:shd w:val="clear" w:color="auto" w:fill="F7F9FC"/>
          </w:tcPr>
          <w:p w14:paraId="3E51F588">
            <w:pPr>
              <w:wordWrap w:val="0"/>
              <w:spacing w:before="20" w:after="20" w:line="240" w:lineRule="auto"/>
              <w:ind w:firstLine="0"/>
            </w:pPr>
            <w:r>
              <w:rPr>
                <w:sz w:val="20"/>
              </w:rPr>
              <w:t>调整色带与阈值</w:t>
            </w:r>
          </w:p>
        </w:tc>
      </w:tr>
    </w:tbl>
    <w:p w14:paraId="20392DA8">
      <w:pPr>
        <w:keepNext/>
        <w:wordWrap w:val="0"/>
        <w:spacing w:before="100" w:after="20"/>
        <w:ind w:firstLine="0"/>
      </w:pPr>
      <w:r>
        <w:drawing>
          <wp:inline distT="0" distB="0" distL="0" distR="0">
            <wp:extent cx="5731510" cy="2594610"/>
            <wp:effectExtent l="0" t="0" r="2540" b="0"/>
            <wp:docPr id="533714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14621" name="图片 1"/>
                    <pic:cNvPicPr>
                      <a:picLocks noChangeAspect="1"/>
                    </pic:cNvPicPr>
                  </pic:nvPicPr>
                  <pic:blipFill>
                    <a:blip r:embed="rId52"/>
                    <a:stretch>
                      <a:fillRect/>
                    </a:stretch>
                  </pic:blipFill>
                  <pic:spPr>
                    <a:xfrm>
                      <a:off x="0" y="0"/>
                      <a:ext cx="5731510" cy="2594610"/>
                    </a:xfrm>
                    <a:prstGeom prst="rect">
                      <a:avLst/>
                    </a:prstGeom>
                  </pic:spPr>
                </pic:pic>
              </a:graphicData>
            </a:graphic>
          </wp:inline>
        </w:drawing>
      </w:r>
    </w:p>
    <w:p w14:paraId="4C994293">
      <w:pPr>
        <w:spacing w:before="100" w:after="20"/>
        <w:ind w:firstLine="0"/>
        <w:jc w:val="center"/>
        <w:rPr>
          <w:rFonts w:ascii="Cambria Math" w:hAnsi="Cambria Math" w:cs="Cambria Math"/>
          <w:b/>
          <w:sz w:val="22"/>
        </w:rPr>
      </w:pPr>
      <w:r>
        <w:rPr>
          <w:rFonts w:hint="eastAsia"/>
        </w:rPr>
        <w:t>图 1</w:t>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t>0</w:t>
      </w:r>
      <w:r>
        <w:fldChar w:fldCharType="end"/>
      </w:r>
      <w:r>
        <w:rPr>
          <w:rFonts w:hint="eastAsia"/>
        </w:rPr>
        <w:t xml:space="preserve"> </w:t>
      </w:r>
      <w:r>
        <w:rPr>
          <w:rFonts w:hint="eastAsia" w:ascii="Cambria Math" w:hAnsi="Cambria Math" w:cs="Cambria Math"/>
          <w:b/>
          <w:sz w:val="22"/>
        </w:rPr>
        <w:t>历史对比工作台</w:t>
      </w:r>
    </w:p>
    <w:p w14:paraId="2E9BD240">
      <w:pPr>
        <w:wordWrap w:val="0"/>
        <w:spacing w:before="100" w:after="20"/>
        <w:ind w:left="227" w:firstLine="0"/>
      </w:pPr>
      <w:r>
        <w:rPr>
          <w:rFonts w:ascii="Cambria Math" w:hAnsi="Cambria Math" w:cs="Cambria Math"/>
          <w:b/>
          <w:sz w:val="22"/>
        </w:rPr>
        <w:t>◆</w:t>
      </w:r>
      <w:r>
        <w:rPr>
          <w:b/>
          <w:sz w:val="22"/>
        </w:rPr>
        <w:t xml:space="preserve"> 报告中心</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71"/>
        <w:gridCol w:w="5245"/>
        <w:gridCol w:w="2328"/>
      </w:tblGrid>
      <w:tr w14:paraId="1E234A0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D9E2F3"/>
          </w:tcPr>
          <w:p w14:paraId="2ADDBAB7">
            <w:pPr>
              <w:wordWrap w:val="0"/>
              <w:spacing w:before="20" w:after="20" w:line="240" w:lineRule="auto"/>
              <w:ind w:firstLine="0"/>
            </w:pPr>
            <w:r>
              <w:rPr>
                <w:b/>
                <w:sz w:val="20"/>
              </w:rPr>
              <w:t>区域</w:t>
            </w:r>
          </w:p>
        </w:tc>
        <w:tc>
          <w:tcPr>
            <w:tcW w:w="5245" w:type="dxa"/>
            <w:shd w:val="clear" w:color="auto" w:fill="D9E2F3"/>
          </w:tcPr>
          <w:p w14:paraId="1750D3AD">
            <w:pPr>
              <w:wordWrap w:val="0"/>
              <w:spacing w:before="20" w:after="20" w:line="240" w:lineRule="auto"/>
              <w:ind w:firstLine="0"/>
            </w:pPr>
            <w:r>
              <w:rPr>
                <w:b/>
                <w:sz w:val="20"/>
              </w:rPr>
              <w:t>内容</w:t>
            </w:r>
          </w:p>
        </w:tc>
        <w:tc>
          <w:tcPr>
            <w:tcW w:w="2328" w:type="dxa"/>
            <w:shd w:val="clear" w:color="auto" w:fill="D9E2F3"/>
          </w:tcPr>
          <w:p w14:paraId="12D55B7B">
            <w:pPr>
              <w:wordWrap w:val="0"/>
              <w:spacing w:before="20" w:after="20" w:line="240" w:lineRule="auto"/>
              <w:ind w:firstLine="0"/>
            </w:pPr>
            <w:r>
              <w:rPr>
                <w:b/>
                <w:sz w:val="20"/>
              </w:rPr>
              <w:t>交互</w:t>
            </w:r>
          </w:p>
        </w:tc>
      </w:tr>
      <w:tr w14:paraId="0E0E3E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4ADC18A1">
            <w:pPr>
              <w:wordWrap w:val="0"/>
              <w:spacing w:before="20" w:after="20" w:line="240" w:lineRule="auto"/>
              <w:ind w:firstLine="0"/>
            </w:pPr>
            <w:r>
              <w:rPr>
                <w:sz w:val="20"/>
              </w:rPr>
              <w:t>左侧章节树</w:t>
            </w:r>
          </w:p>
        </w:tc>
        <w:tc>
          <w:tcPr>
            <w:tcW w:w="5245" w:type="dxa"/>
          </w:tcPr>
          <w:p w14:paraId="78A9BEC3">
            <w:pPr>
              <w:wordWrap w:val="0"/>
              <w:spacing w:before="20" w:after="20" w:line="240" w:lineRule="auto"/>
              <w:ind w:firstLine="0"/>
            </w:pPr>
            <w:r>
              <w:rPr>
                <w:sz w:val="20"/>
              </w:rPr>
              <w:t>封面、目录、概述、缺陷汇总、照片、记录图、结论</w:t>
            </w:r>
          </w:p>
        </w:tc>
        <w:tc>
          <w:tcPr>
            <w:tcW w:w="2328" w:type="dxa"/>
          </w:tcPr>
          <w:p w14:paraId="23083CB9">
            <w:pPr>
              <w:wordWrap w:val="0"/>
              <w:spacing w:before="20" w:after="20" w:line="240" w:lineRule="auto"/>
              <w:ind w:firstLine="0"/>
            </w:pPr>
            <w:r>
              <w:rPr>
                <w:sz w:val="20"/>
              </w:rPr>
              <w:t>勾选章节、拖拽排序</w:t>
            </w:r>
          </w:p>
        </w:tc>
      </w:tr>
      <w:tr w14:paraId="3A624C1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538758E6">
            <w:pPr>
              <w:wordWrap w:val="0"/>
              <w:spacing w:before="20" w:after="20" w:line="240" w:lineRule="auto"/>
              <w:ind w:firstLine="0"/>
            </w:pPr>
            <w:r>
              <w:rPr>
                <w:sz w:val="20"/>
              </w:rPr>
              <w:t>中部预览</w:t>
            </w:r>
          </w:p>
        </w:tc>
        <w:tc>
          <w:tcPr>
            <w:tcW w:w="5245" w:type="dxa"/>
            <w:shd w:val="clear" w:color="auto" w:fill="F7F9FC"/>
          </w:tcPr>
          <w:p w14:paraId="0A6A5888">
            <w:pPr>
              <w:wordWrap w:val="0"/>
              <w:spacing w:before="20" w:after="20" w:line="240" w:lineRule="auto"/>
              <w:ind w:firstLine="0"/>
            </w:pPr>
            <w:r>
              <w:rPr>
                <w:sz w:val="20"/>
              </w:rPr>
              <w:t>所见即所得页面预览</w:t>
            </w:r>
          </w:p>
        </w:tc>
        <w:tc>
          <w:tcPr>
            <w:tcW w:w="2328" w:type="dxa"/>
            <w:shd w:val="clear" w:color="auto" w:fill="F7F9FC"/>
          </w:tcPr>
          <w:p w14:paraId="2CD31F3E">
            <w:pPr>
              <w:wordWrap w:val="0"/>
              <w:spacing w:before="20" w:after="20" w:line="240" w:lineRule="auto"/>
              <w:ind w:firstLine="0"/>
            </w:pPr>
            <w:r>
              <w:rPr>
                <w:sz w:val="20"/>
              </w:rPr>
              <w:t>翻页、缩放、批注</w:t>
            </w:r>
          </w:p>
        </w:tc>
      </w:tr>
      <w:tr w14:paraId="47AEE24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680DDB88">
            <w:pPr>
              <w:wordWrap w:val="0"/>
              <w:spacing w:before="20" w:after="20" w:line="240" w:lineRule="auto"/>
              <w:ind w:firstLine="0"/>
            </w:pPr>
            <w:r>
              <w:rPr>
                <w:sz w:val="20"/>
              </w:rPr>
              <w:t>右侧校验</w:t>
            </w:r>
          </w:p>
        </w:tc>
        <w:tc>
          <w:tcPr>
            <w:tcW w:w="5245" w:type="dxa"/>
          </w:tcPr>
          <w:p w14:paraId="76ABCDB0">
            <w:pPr>
              <w:wordWrap w:val="0"/>
              <w:spacing w:before="20" w:after="20" w:line="240" w:lineRule="auto"/>
              <w:ind w:firstLine="0"/>
            </w:pPr>
            <w:r>
              <w:rPr>
                <w:sz w:val="20"/>
              </w:rPr>
              <w:t>数据完整性、图号连续性、照片清晰度、表格必填项</w:t>
            </w:r>
          </w:p>
        </w:tc>
        <w:tc>
          <w:tcPr>
            <w:tcW w:w="2328" w:type="dxa"/>
          </w:tcPr>
          <w:p w14:paraId="37FEDE9C">
            <w:pPr>
              <w:wordWrap w:val="0"/>
              <w:spacing w:before="20" w:after="20" w:line="240" w:lineRule="auto"/>
              <w:ind w:firstLine="0"/>
            </w:pPr>
            <w:r>
              <w:rPr>
                <w:sz w:val="20"/>
              </w:rPr>
              <w:t>点击跳转修改</w:t>
            </w:r>
          </w:p>
        </w:tc>
      </w:tr>
      <w:tr w14:paraId="3B627F8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1B2CD029">
            <w:pPr>
              <w:wordWrap w:val="0"/>
              <w:spacing w:before="20" w:after="20" w:line="240" w:lineRule="auto"/>
              <w:ind w:firstLine="0"/>
            </w:pPr>
            <w:r>
              <w:rPr>
                <w:sz w:val="20"/>
              </w:rPr>
              <w:t>底部操作</w:t>
            </w:r>
          </w:p>
        </w:tc>
        <w:tc>
          <w:tcPr>
            <w:tcW w:w="5245" w:type="dxa"/>
            <w:shd w:val="clear" w:color="auto" w:fill="F7F9FC"/>
          </w:tcPr>
          <w:p w14:paraId="213A781B">
            <w:pPr>
              <w:wordWrap w:val="0"/>
              <w:spacing w:before="20" w:after="20" w:line="240" w:lineRule="auto"/>
              <w:ind w:firstLine="0"/>
            </w:pPr>
            <w:r>
              <w:rPr>
                <w:sz w:val="20"/>
              </w:rPr>
              <w:t>生成、重新生成、签发、导出</w:t>
            </w:r>
          </w:p>
        </w:tc>
        <w:tc>
          <w:tcPr>
            <w:tcW w:w="2328" w:type="dxa"/>
            <w:shd w:val="clear" w:color="auto" w:fill="F7F9FC"/>
          </w:tcPr>
          <w:p w14:paraId="5B1E7B06">
            <w:pPr>
              <w:wordWrap w:val="0"/>
              <w:spacing w:before="20" w:after="20" w:line="240" w:lineRule="auto"/>
              <w:ind w:firstLine="0"/>
            </w:pPr>
            <w:r>
              <w:rPr>
                <w:sz w:val="20"/>
              </w:rPr>
              <w:t>缺项时签发按钮禁用</w:t>
            </w:r>
          </w:p>
        </w:tc>
      </w:tr>
    </w:tbl>
    <w:p w14:paraId="4CC24809">
      <w:pPr>
        <w:keepNext/>
        <w:wordWrap w:val="0"/>
        <w:ind w:firstLine="0"/>
      </w:pPr>
      <w:r>
        <w:drawing>
          <wp:inline distT="0" distB="0" distL="0" distR="0">
            <wp:extent cx="5731510" cy="2606040"/>
            <wp:effectExtent l="0" t="0" r="2540" b="3810"/>
            <wp:docPr id="126632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5787" name="图片 1"/>
                    <pic:cNvPicPr>
                      <a:picLocks noChangeAspect="1"/>
                    </pic:cNvPicPr>
                  </pic:nvPicPr>
                  <pic:blipFill>
                    <a:blip r:embed="rId53"/>
                    <a:stretch>
                      <a:fillRect/>
                    </a:stretch>
                  </pic:blipFill>
                  <pic:spPr>
                    <a:xfrm>
                      <a:off x="0" y="0"/>
                      <a:ext cx="5731510" cy="2606040"/>
                    </a:xfrm>
                    <a:prstGeom prst="rect">
                      <a:avLst/>
                    </a:prstGeom>
                  </pic:spPr>
                </pic:pic>
              </a:graphicData>
            </a:graphic>
          </wp:inline>
        </w:drawing>
      </w:r>
    </w:p>
    <w:p w14:paraId="545268BF">
      <w:pPr>
        <w:ind w:firstLine="0"/>
        <w:jc w:val="center"/>
      </w:pPr>
      <w:r>
        <w:rPr>
          <w:rFonts w:hint="eastAsia"/>
        </w:rPr>
        <w:t>图 1</w:t>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t>1</w:t>
      </w:r>
      <w:r>
        <w:fldChar w:fldCharType="end"/>
      </w:r>
      <w:r>
        <w:rPr>
          <w:rFonts w:hint="eastAsia"/>
        </w:rPr>
        <w:t xml:space="preserve"> 报告中心</w:t>
      </w:r>
    </w:p>
    <w:p w14:paraId="78893B4E">
      <w:pPr>
        <w:wordWrap w:val="0"/>
        <w:spacing w:before="100" w:after="20" w:line="312" w:lineRule="auto"/>
        <w:ind w:left="227"/>
      </w:pPr>
      <w:r>
        <w:rPr>
          <w:rFonts w:ascii="Cambria Math" w:hAnsi="Cambria Math" w:cs="Cambria Math"/>
          <w:b/>
          <w:sz w:val="22"/>
        </w:rPr>
        <w:t>◆</w:t>
      </w:r>
      <w:r>
        <w:rPr>
          <w:b/>
          <w:sz w:val="22"/>
        </w:rPr>
        <w:t xml:space="preserve"> 系统管理</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13"/>
        <w:gridCol w:w="4961"/>
        <w:gridCol w:w="2470"/>
      </w:tblGrid>
      <w:tr w14:paraId="5884D8C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D9E2F3"/>
          </w:tcPr>
          <w:p w14:paraId="43B509F6">
            <w:pPr>
              <w:wordWrap w:val="0"/>
              <w:spacing w:before="20" w:after="20" w:line="240" w:lineRule="auto"/>
              <w:ind w:firstLine="0"/>
            </w:pPr>
            <w:r>
              <w:rPr>
                <w:b/>
                <w:sz w:val="20"/>
              </w:rPr>
              <w:t>区域</w:t>
            </w:r>
          </w:p>
        </w:tc>
        <w:tc>
          <w:tcPr>
            <w:tcW w:w="4961" w:type="dxa"/>
            <w:shd w:val="clear" w:color="auto" w:fill="D9E2F3"/>
          </w:tcPr>
          <w:p w14:paraId="134BE821">
            <w:pPr>
              <w:wordWrap w:val="0"/>
              <w:spacing w:before="20" w:after="20" w:line="240" w:lineRule="auto"/>
              <w:ind w:firstLine="0"/>
            </w:pPr>
            <w:r>
              <w:rPr>
                <w:b/>
                <w:sz w:val="20"/>
              </w:rPr>
              <w:t>内容</w:t>
            </w:r>
          </w:p>
        </w:tc>
        <w:tc>
          <w:tcPr>
            <w:tcW w:w="2470" w:type="dxa"/>
            <w:shd w:val="clear" w:color="auto" w:fill="D9E2F3"/>
          </w:tcPr>
          <w:p w14:paraId="6214F195">
            <w:pPr>
              <w:wordWrap w:val="0"/>
              <w:spacing w:before="20" w:after="20" w:line="240" w:lineRule="auto"/>
              <w:ind w:firstLine="0"/>
            </w:pPr>
            <w:r>
              <w:rPr>
                <w:b/>
                <w:sz w:val="20"/>
              </w:rPr>
              <w:t>交互</w:t>
            </w:r>
          </w:p>
        </w:tc>
      </w:tr>
      <w:tr w14:paraId="34FC6FE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7B7D9A4A">
            <w:pPr>
              <w:wordWrap w:val="0"/>
              <w:spacing w:before="20" w:after="20" w:line="240" w:lineRule="auto"/>
              <w:ind w:firstLine="0"/>
            </w:pPr>
            <w:r>
              <w:rPr>
                <w:sz w:val="20"/>
              </w:rPr>
              <w:t>左侧配置树</w:t>
            </w:r>
          </w:p>
        </w:tc>
        <w:tc>
          <w:tcPr>
            <w:tcW w:w="4961" w:type="dxa"/>
          </w:tcPr>
          <w:p w14:paraId="1C951214">
            <w:pPr>
              <w:wordWrap w:val="0"/>
              <w:spacing w:before="20" w:after="20" w:line="240" w:lineRule="auto"/>
              <w:ind w:firstLine="0"/>
            </w:pPr>
            <w:r>
              <w:rPr>
                <w:sz w:val="20"/>
              </w:rPr>
              <w:t>字典、规则、模板、用户、角色、日志、备份、授权</w:t>
            </w:r>
          </w:p>
        </w:tc>
        <w:tc>
          <w:tcPr>
            <w:tcW w:w="2470" w:type="dxa"/>
          </w:tcPr>
          <w:p w14:paraId="1DE35339">
            <w:pPr>
              <w:wordWrap w:val="0"/>
              <w:spacing w:before="20" w:after="20" w:line="240" w:lineRule="auto"/>
              <w:ind w:firstLine="0"/>
            </w:pPr>
            <w:r>
              <w:rPr>
                <w:sz w:val="20"/>
              </w:rPr>
              <w:t>树形导航</w:t>
            </w:r>
          </w:p>
        </w:tc>
      </w:tr>
      <w:tr w14:paraId="485120D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535D9B40">
            <w:pPr>
              <w:wordWrap w:val="0"/>
              <w:spacing w:before="20" w:after="20" w:line="240" w:lineRule="auto"/>
              <w:ind w:firstLine="0"/>
            </w:pPr>
            <w:r>
              <w:rPr>
                <w:sz w:val="20"/>
              </w:rPr>
              <w:t>右侧表单</w:t>
            </w:r>
          </w:p>
        </w:tc>
        <w:tc>
          <w:tcPr>
            <w:tcW w:w="4961" w:type="dxa"/>
            <w:shd w:val="clear" w:color="auto" w:fill="F7F9FC"/>
          </w:tcPr>
          <w:p w14:paraId="4919D824">
            <w:pPr>
              <w:wordWrap w:val="0"/>
              <w:spacing w:before="20" w:after="20" w:line="240" w:lineRule="auto"/>
              <w:ind w:firstLine="0"/>
            </w:pPr>
            <w:r>
              <w:rPr>
                <w:sz w:val="20"/>
              </w:rPr>
              <w:t>规则表达式、阈值、版本、生效时间</w:t>
            </w:r>
          </w:p>
        </w:tc>
        <w:tc>
          <w:tcPr>
            <w:tcW w:w="2470" w:type="dxa"/>
            <w:shd w:val="clear" w:color="auto" w:fill="F7F9FC"/>
          </w:tcPr>
          <w:p w14:paraId="7F85BA83">
            <w:pPr>
              <w:wordWrap w:val="0"/>
              <w:spacing w:before="20" w:after="20" w:line="240" w:lineRule="auto"/>
              <w:ind w:firstLine="0"/>
            </w:pPr>
            <w:r>
              <w:rPr>
                <w:sz w:val="20"/>
              </w:rPr>
              <w:t>编辑、校验、发布、回滚</w:t>
            </w:r>
          </w:p>
        </w:tc>
      </w:tr>
      <w:tr w14:paraId="36FFCC3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6B658549">
            <w:pPr>
              <w:wordWrap w:val="0"/>
              <w:spacing w:before="20" w:after="20" w:line="240" w:lineRule="auto"/>
              <w:ind w:firstLine="0"/>
            </w:pPr>
            <w:r>
              <w:rPr>
                <w:sz w:val="20"/>
              </w:rPr>
              <w:t>版本区</w:t>
            </w:r>
          </w:p>
        </w:tc>
        <w:tc>
          <w:tcPr>
            <w:tcW w:w="4961" w:type="dxa"/>
          </w:tcPr>
          <w:p w14:paraId="30B72FAA">
            <w:pPr>
              <w:wordWrap w:val="0"/>
              <w:spacing w:before="20" w:after="20" w:line="240" w:lineRule="auto"/>
              <w:ind w:firstLine="0"/>
            </w:pPr>
            <w:r>
              <w:rPr>
                <w:sz w:val="20"/>
              </w:rPr>
              <w:t>当前版本、历史版本、变更说明</w:t>
            </w:r>
          </w:p>
        </w:tc>
        <w:tc>
          <w:tcPr>
            <w:tcW w:w="2470" w:type="dxa"/>
          </w:tcPr>
          <w:p w14:paraId="7EAC6731">
            <w:pPr>
              <w:wordWrap w:val="0"/>
              <w:spacing w:before="20" w:after="20" w:line="240" w:lineRule="auto"/>
              <w:ind w:firstLine="0"/>
            </w:pPr>
            <w:r>
              <w:rPr>
                <w:sz w:val="20"/>
              </w:rPr>
              <w:t>对比、回滚</w:t>
            </w:r>
          </w:p>
        </w:tc>
      </w:tr>
      <w:tr w14:paraId="1D18044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0E4A5F48">
            <w:pPr>
              <w:wordWrap w:val="0"/>
              <w:spacing w:before="20" w:after="20" w:line="240" w:lineRule="auto"/>
              <w:ind w:firstLine="0"/>
            </w:pPr>
            <w:r>
              <w:rPr>
                <w:sz w:val="20"/>
              </w:rPr>
              <w:t>审计区</w:t>
            </w:r>
          </w:p>
        </w:tc>
        <w:tc>
          <w:tcPr>
            <w:tcW w:w="4961" w:type="dxa"/>
            <w:shd w:val="clear" w:color="auto" w:fill="F7F9FC"/>
          </w:tcPr>
          <w:p w14:paraId="563605F3">
            <w:pPr>
              <w:wordWrap w:val="0"/>
              <w:spacing w:before="20" w:after="20" w:line="240" w:lineRule="auto"/>
              <w:ind w:firstLine="0"/>
            </w:pPr>
            <w:r>
              <w:rPr>
                <w:sz w:val="20"/>
              </w:rPr>
              <w:t>操作人、时间、对象、前后值</w:t>
            </w:r>
          </w:p>
        </w:tc>
        <w:tc>
          <w:tcPr>
            <w:tcW w:w="2470" w:type="dxa"/>
            <w:shd w:val="clear" w:color="auto" w:fill="F7F9FC"/>
          </w:tcPr>
          <w:p w14:paraId="718F2F57">
            <w:pPr>
              <w:wordWrap w:val="0"/>
              <w:spacing w:before="20" w:after="20" w:line="240" w:lineRule="auto"/>
              <w:ind w:firstLine="0"/>
            </w:pPr>
            <w:r>
              <w:rPr>
                <w:sz w:val="20"/>
              </w:rPr>
              <w:t>检索、导出</w:t>
            </w:r>
          </w:p>
        </w:tc>
      </w:tr>
    </w:tbl>
    <w:p w14:paraId="3D6A0D29">
      <w:pPr>
        <w:wordWrap w:val="0"/>
        <w:spacing w:line="192" w:lineRule="auto"/>
      </w:pPr>
    </w:p>
    <w:p w14:paraId="2887BC28">
      <w:pPr>
        <w:keepNext/>
        <w:spacing w:before="160" w:after="40"/>
        <w:ind w:firstLine="0"/>
        <w:jc w:val="center"/>
      </w:pPr>
      <w:r>
        <w:drawing>
          <wp:inline distT="0" distB="0" distL="0" distR="0">
            <wp:extent cx="5621020" cy="2542540"/>
            <wp:effectExtent l="0" t="0" r="0" b="0"/>
            <wp:docPr id="463698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8578" name="图片 1"/>
                    <pic:cNvPicPr>
                      <a:picLocks noChangeAspect="1"/>
                    </pic:cNvPicPr>
                  </pic:nvPicPr>
                  <pic:blipFill>
                    <a:blip r:embed="rId54"/>
                    <a:stretch>
                      <a:fillRect/>
                    </a:stretch>
                  </pic:blipFill>
                  <pic:spPr>
                    <a:xfrm>
                      <a:off x="0" y="0"/>
                      <a:ext cx="5636083" cy="2549537"/>
                    </a:xfrm>
                    <a:prstGeom prst="rect">
                      <a:avLst/>
                    </a:prstGeom>
                  </pic:spPr>
                </pic:pic>
              </a:graphicData>
            </a:graphic>
          </wp:inline>
        </w:drawing>
      </w:r>
    </w:p>
    <w:p w14:paraId="7A4A1156">
      <w:pPr>
        <w:pStyle w:val="14"/>
        <w:ind w:firstLine="0"/>
        <w:jc w:val="center"/>
        <w:rPr>
          <w:rFonts w:hint="eastAsia" w:ascii="黑体" w:hAnsi="黑体"/>
          <w:b/>
        </w:rPr>
      </w:pPr>
      <w:r>
        <w:rPr>
          <w:rFonts w:hint="eastAsia"/>
        </w:rPr>
        <w:t>图 1</w:t>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t>2</w:t>
      </w:r>
      <w:r>
        <w:fldChar w:fldCharType="end"/>
      </w:r>
      <w:r>
        <w:rPr>
          <w:rFonts w:hint="eastAsia"/>
        </w:rPr>
        <w:t xml:space="preserve"> 系统管理工作台</w:t>
      </w:r>
    </w:p>
    <w:p w14:paraId="06880309">
      <w:pPr>
        <w:wordWrap w:val="0"/>
        <w:spacing w:before="160" w:after="40"/>
        <w:ind w:firstLine="0"/>
      </w:pPr>
      <w:r>
        <w:rPr>
          <w:rFonts w:ascii="黑体" w:hAnsi="黑体" w:eastAsia="黑体"/>
          <w:b/>
        </w:rPr>
        <w:t>向导与对话框设计</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1842"/>
        <w:gridCol w:w="1769"/>
        <w:gridCol w:w="1769"/>
        <w:gridCol w:w="1769"/>
      </w:tblGrid>
      <w:tr w14:paraId="3030E7B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2AE92E3D">
            <w:pPr>
              <w:wordWrap w:val="0"/>
              <w:spacing w:before="20" w:after="20" w:line="240" w:lineRule="auto"/>
              <w:ind w:firstLine="0"/>
            </w:pPr>
            <w:r>
              <w:rPr>
                <w:b/>
                <w:sz w:val="20"/>
              </w:rPr>
              <w:t>向导/对话框</w:t>
            </w:r>
          </w:p>
        </w:tc>
        <w:tc>
          <w:tcPr>
            <w:tcW w:w="1842" w:type="dxa"/>
            <w:shd w:val="clear" w:color="auto" w:fill="D9E2F3"/>
          </w:tcPr>
          <w:p w14:paraId="4E9F95F4">
            <w:pPr>
              <w:wordWrap w:val="0"/>
              <w:spacing w:before="20" w:after="20" w:line="240" w:lineRule="auto"/>
              <w:ind w:firstLine="0"/>
            </w:pPr>
            <w:r>
              <w:rPr>
                <w:b/>
                <w:sz w:val="20"/>
              </w:rPr>
              <w:t>触发入口</w:t>
            </w:r>
          </w:p>
        </w:tc>
        <w:tc>
          <w:tcPr>
            <w:tcW w:w="1769" w:type="dxa"/>
            <w:shd w:val="clear" w:color="auto" w:fill="D9E2F3"/>
          </w:tcPr>
          <w:p w14:paraId="5B488988">
            <w:pPr>
              <w:wordWrap w:val="0"/>
              <w:spacing w:before="20" w:after="20" w:line="240" w:lineRule="auto"/>
              <w:ind w:firstLine="0"/>
            </w:pPr>
            <w:r>
              <w:rPr>
                <w:b/>
                <w:sz w:val="20"/>
              </w:rPr>
              <w:t>步骤</w:t>
            </w:r>
          </w:p>
        </w:tc>
        <w:tc>
          <w:tcPr>
            <w:tcW w:w="1769" w:type="dxa"/>
            <w:shd w:val="clear" w:color="auto" w:fill="D9E2F3"/>
          </w:tcPr>
          <w:p w14:paraId="08D102B9">
            <w:pPr>
              <w:wordWrap w:val="0"/>
              <w:spacing w:before="20" w:after="20" w:line="240" w:lineRule="auto"/>
              <w:ind w:firstLine="0"/>
            </w:pPr>
            <w:r>
              <w:rPr>
                <w:b/>
                <w:sz w:val="20"/>
              </w:rPr>
              <w:t>关键控件</w:t>
            </w:r>
          </w:p>
        </w:tc>
        <w:tc>
          <w:tcPr>
            <w:tcW w:w="1769" w:type="dxa"/>
            <w:shd w:val="clear" w:color="auto" w:fill="D9E2F3"/>
          </w:tcPr>
          <w:p w14:paraId="55621E4A">
            <w:pPr>
              <w:wordWrap w:val="0"/>
              <w:spacing w:before="20" w:after="20" w:line="240" w:lineRule="auto"/>
              <w:ind w:firstLine="0"/>
            </w:pPr>
            <w:r>
              <w:rPr>
                <w:b/>
                <w:sz w:val="20"/>
              </w:rPr>
              <w:t>校验</w:t>
            </w:r>
          </w:p>
        </w:tc>
      </w:tr>
      <w:tr w14:paraId="2C91CA5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5F36CB85">
            <w:pPr>
              <w:wordWrap w:val="0"/>
              <w:spacing w:before="20" w:after="20" w:line="240" w:lineRule="auto"/>
              <w:ind w:firstLine="0"/>
            </w:pPr>
            <w:r>
              <w:rPr>
                <w:sz w:val="20"/>
              </w:rPr>
              <w:t>新建项目向导</w:t>
            </w:r>
          </w:p>
        </w:tc>
        <w:tc>
          <w:tcPr>
            <w:tcW w:w="1842" w:type="dxa"/>
          </w:tcPr>
          <w:p w14:paraId="542A9E4F">
            <w:pPr>
              <w:wordWrap w:val="0"/>
              <w:spacing w:before="20" w:after="20" w:line="240" w:lineRule="auto"/>
              <w:ind w:firstLine="0"/>
            </w:pPr>
            <w:r>
              <w:rPr>
                <w:sz w:val="20"/>
              </w:rPr>
              <w:t>项目中心→新建</w:t>
            </w:r>
          </w:p>
        </w:tc>
        <w:tc>
          <w:tcPr>
            <w:tcW w:w="1769" w:type="dxa"/>
          </w:tcPr>
          <w:p w14:paraId="0208133F">
            <w:pPr>
              <w:wordWrap w:val="0"/>
              <w:spacing w:before="20" w:after="20" w:line="240" w:lineRule="auto"/>
              <w:ind w:firstLine="0"/>
            </w:pPr>
            <w:r>
              <w:rPr>
                <w:sz w:val="20"/>
              </w:rPr>
              <w:t>项目信息→场景模板→精度与报告→完成</w:t>
            </w:r>
          </w:p>
        </w:tc>
        <w:tc>
          <w:tcPr>
            <w:tcW w:w="1769" w:type="dxa"/>
          </w:tcPr>
          <w:p w14:paraId="0AD70380">
            <w:pPr>
              <w:wordWrap w:val="0"/>
              <w:spacing w:before="20" w:after="20" w:line="240" w:lineRule="auto"/>
              <w:ind w:firstLine="0"/>
            </w:pPr>
            <w:r>
              <w:rPr>
                <w:sz w:val="20"/>
              </w:rPr>
              <w:t>下拉、模板卡片、参数表</w:t>
            </w:r>
          </w:p>
        </w:tc>
        <w:tc>
          <w:tcPr>
            <w:tcW w:w="1769" w:type="dxa"/>
          </w:tcPr>
          <w:p w14:paraId="75ADEE09">
            <w:pPr>
              <w:wordWrap w:val="0"/>
              <w:spacing w:before="20" w:after="20" w:line="240" w:lineRule="auto"/>
              <w:ind w:firstLine="0"/>
            </w:pPr>
            <w:r>
              <w:rPr>
                <w:sz w:val="20"/>
              </w:rPr>
              <w:t>合同号唯一、必填项</w:t>
            </w:r>
          </w:p>
        </w:tc>
      </w:tr>
      <w:tr w14:paraId="077282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700D537C">
            <w:pPr>
              <w:wordWrap w:val="0"/>
              <w:spacing w:before="20" w:after="20" w:line="240" w:lineRule="auto"/>
              <w:ind w:firstLine="0"/>
            </w:pPr>
            <w:r>
              <w:rPr>
                <w:sz w:val="20"/>
              </w:rPr>
              <w:t>数据导入向导</w:t>
            </w:r>
          </w:p>
        </w:tc>
        <w:tc>
          <w:tcPr>
            <w:tcW w:w="1842" w:type="dxa"/>
            <w:shd w:val="clear" w:color="auto" w:fill="F7F9FC"/>
          </w:tcPr>
          <w:p w14:paraId="4A48A5FF">
            <w:pPr>
              <w:wordWrap w:val="0"/>
              <w:spacing w:before="20" w:after="20" w:line="240" w:lineRule="auto"/>
              <w:ind w:firstLine="0"/>
            </w:pPr>
            <w:r>
              <w:rPr>
                <w:sz w:val="20"/>
              </w:rPr>
              <w:t>数据接入→导入</w:t>
            </w:r>
          </w:p>
        </w:tc>
        <w:tc>
          <w:tcPr>
            <w:tcW w:w="1769" w:type="dxa"/>
            <w:shd w:val="clear" w:color="auto" w:fill="F7F9FC"/>
          </w:tcPr>
          <w:p w14:paraId="6014FB7B">
            <w:pPr>
              <w:wordWrap w:val="0"/>
              <w:spacing w:before="20" w:after="20" w:line="240" w:lineRule="auto"/>
              <w:ind w:firstLine="0"/>
            </w:pPr>
            <w:r>
              <w:rPr>
                <w:sz w:val="20"/>
              </w:rPr>
              <w:t>选择源→选择类型→映射字段→确认</w:t>
            </w:r>
          </w:p>
        </w:tc>
        <w:tc>
          <w:tcPr>
            <w:tcW w:w="1769" w:type="dxa"/>
            <w:shd w:val="clear" w:color="auto" w:fill="F7F9FC"/>
          </w:tcPr>
          <w:p w14:paraId="20008157">
            <w:pPr>
              <w:wordWrap w:val="0"/>
              <w:spacing w:before="20" w:after="20" w:line="240" w:lineRule="auto"/>
              <w:ind w:firstLine="0"/>
            </w:pPr>
            <w:r>
              <w:rPr>
                <w:sz w:val="20"/>
              </w:rPr>
              <w:t>文件树、类型下拉、字段映射</w:t>
            </w:r>
          </w:p>
        </w:tc>
        <w:tc>
          <w:tcPr>
            <w:tcW w:w="1769" w:type="dxa"/>
            <w:shd w:val="clear" w:color="auto" w:fill="F7F9FC"/>
          </w:tcPr>
          <w:p w14:paraId="4E6EB069">
            <w:pPr>
              <w:wordWrap w:val="0"/>
              <w:spacing w:before="20" w:after="20" w:line="240" w:lineRule="auto"/>
              <w:ind w:firstLine="0"/>
            </w:pPr>
            <w:r>
              <w:rPr>
                <w:sz w:val="20"/>
              </w:rPr>
              <w:t>格式、坐标系、校验和</w:t>
            </w:r>
          </w:p>
        </w:tc>
      </w:tr>
      <w:tr w14:paraId="324E97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4F0F4BC7">
            <w:pPr>
              <w:wordWrap w:val="0"/>
              <w:spacing w:before="20" w:after="20" w:line="240" w:lineRule="auto"/>
              <w:ind w:firstLine="0"/>
            </w:pPr>
            <w:r>
              <w:rPr>
                <w:sz w:val="20"/>
              </w:rPr>
              <w:t>配准参数对话框</w:t>
            </w:r>
          </w:p>
        </w:tc>
        <w:tc>
          <w:tcPr>
            <w:tcW w:w="1842" w:type="dxa"/>
          </w:tcPr>
          <w:p w14:paraId="18DB0270">
            <w:pPr>
              <w:wordWrap w:val="0"/>
              <w:spacing w:before="20" w:after="20" w:line="240" w:lineRule="auto"/>
              <w:ind w:firstLine="0"/>
            </w:pPr>
            <w:r>
              <w:rPr>
                <w:sz w:val="20"/>
              </w:rPr>
              <w:t>配准页→参数</w:t>
            </w:r>
          </w:p>
        </w:tc>
        <w:tc>
          <w:tcPr>
            <w:tcW w:w="1769" w:type="dxa"/>
          </w:tcPr>
          <w:p w14:paraId="24F940CE">
            <w:pPr>
              <w:wordWrap w:val="0"/>
              <w:spacing w:before="20" w:after="20" w:line="240" w:lineRule="auto"/>
              <w:ind w:firstLine="0"/>
            </w:pPr>
            <w:r>
              <w:rPr>
                <w:sz w:val="20"/>
              </w:rPr>
              <w:t>单页</w:t>
            </w:r>
          </w:p>
        </w:tc>
        <w:tc>
          <w:tcPr>
            <w:tcW w:w="1769" w:type="dxa"/>
          </w:tcPr>
          <w:p w14:paraId="0937E892">
            <w:pPr>
              <w:wordWrap w:val="0"/>
              <w:spacing w:before="20" w:after="20" w:line="240" w:lineRule="auto"/>
              <w:ind w:firstLine="0"/>
            </w:pPr>
            <w:r>
              <w:rPr>
                <w:sz w:val="20"/>
              </w:rPr>
              <w:t>体素、迭代次数、核函数、重叠率</w:t>
            </w:r>
          </w:p>
        </w:tc>
        <w:tc>
          <w:tcPr>
            <w:tcW w:w="1769" w:type="dxa"/>
          </w:tcPr>
          <w:p w14:paraId="40E1D253">
            <w:pPr>
              <w:wordWrap w:val="0"/>
              <w:spacing w:before="20" w:after="20" w:line="240" w:lineRule="auto"/>
              <w:ind w:firstLine="0"/>
            </w:pPr>
            <w:r>
              <w:rPr>
                <w:sz w:val="20"/>
              </w:rPr>
              <w:t>参数范围、预估耗时</w:t>
            </w:r>
          </w:p>
        </w:tc>
      </w:tr>
      <w:tr w14:paraId="653022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0C0BE363">
            <w:pPr>
              <w:wordWrap w:val="0"/>
              <w:spacing w:before="20" w:after="20" w:line="240" w:lineRule="auto"/>
              <w:ind w:firstLine="0"/>
            </w:pPr>
            <w:r>
              <w:rPr>
                <w:sz w:val="20"/>
              </w:rPr>
              <w:t>重建参数对话框</w:t>
            </w:r>
          </w:p>
        </w:tc>
        <w:tc>
          <w:tcPr>
            <w:tcW w:w="1842" w:type="dxa"/>
            <w:shd w:val="clear" w:color="auto" w:fill="F7F9FC"/>
          </w:tcPr>
          <w:p w14:paraId="3F1F0E9A">
            <w:pPr>
              <w:wordWrap w:val="0"/>
              <w:spacing w:before="20" w:after="20" w:line="240" w:lineRule="auto"/>
              <w:ind w:firstLine="0"/>
            </w:pPr>
            <w:r>
              <w:rPr>
                <w:sz w:val="20"/>
              </w:rPr>
              <w:t>重建页→参数</w:t>
            </w:r>
          </w:p>
        </w:tc>
        <w:tc>
          <w:tcPr>
            <w:tcW w:w="1769" w:type="dxa"/>
            <w:shd w:val="clear" w:color="auto" w:fill="F7F9FC"/>
          </w:tcPr>
          <w:p w14:paraId="25800848">
            <w:pPr>
              <w:wordWrap w:val="0"/>
              <w:spacing w:before="20" w:after="20" w:line="240" w:lineRule="auto"/>
              <w:ind w:firstLine="0"/>
            </w:pPr>
            <w:r>
              <w:rPr>
                <w:sz w:val="20"/>
              </w:rPr>
              <w:t>单页</w:t>
            </w:r>
          </w:p>
        </w:tc>
        <w:tc>
          <w:tcPr>
            <w:tcW w:w="1769" w:type="dxa"/>
            <w:shd w:val="clear" w:color="auto" w:fill="F7F9FC"/>
          </w:tcPr>
          <w:p w14:paraId="3BCA7FEF">
            <w:pPr>
              <w:wordWrap w:val="0"/>
              <w:spacing w:before="20" w:after="20" w:line="240" w:lineRule="auto"/>
              <w:ind w:firstLine="0"/>
            </w:pPr>
            <w:r>
              <w:rPr>
                <w:sz w:val="20"/>
              </w:rPr>
              <w:t>体素尺寸、简化阈值、3DGS 迭代</w:t>
            </w:r>
          </w:p>
        </w:tc>
        <w:tc>
          <w:tcPr>
            <w:tcW w:w="1769" w:type="dxa"/>
            <w:shd w:val="clear" w:color="auto" w:fill="F7F9FC"/>
          </w:tcPr>
          <w:p w14:paraId="629ABC21">
            <w:pPr>
              <w:wordWrap w:val="0"/>
              <w:spacing w:before="20" w:after="20" w:line="240" w:lineRule="auto"/>
              <w:ind w:firstLine="0"/>
            </w:pPr>
            <w:r>
              <w:rPr>
                <w:sz w:val="20"/>
              </w:rPr>
              <w:t>显存估算、参数冲突</w:t>
            </w:r>
          </w:p>
        </w:tc>
      </w:tr>
      <w:tr w14:paraId="67376EC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02AFBEF0">
            <w:pPr>
              <w:wordWrap w:val="0"/>
              <w:spacing w:before="20" w:after="20" w:line="240" w:lineRule="auto"/>
              <w:ind w:firstLine="0"/>
            </w:pPr>
            <w:r>
              <w:rPr>
                <w:sz w:val="20"/>
              </w:rPr>
              <w:t>缺陷编辑对话框</w:t>
            </w:r>
          </w:p>
        </w:tc>
        <w:tc>
          <w:tcPr>
            <w:tcW w:w="1842" w:type="dxa"/>
          </w:tcPr>
          <w:p w14:paraId="2B3CC07A">
            <w:pPr>
              <w:wordWrap w:val="0"/>
              <w:spacing w:before="20" w:after="20" w:line="240" w:lineRule="auto"/>
              <w:ind w:firstLine="0"/>
            </w:pPr>
            <w:r>
              <w:rPr>
                <w:sz w:val="20"/>
              </w:rPr>
              <w:t>判读页→编辑</w:t>
            </w:r>
          </w:p>
        </w:tc>
        <w:tc>
          <w:tcPr>
            <w:tcW w:w="1769" w:type="dxa"/>
          </w:tcPr>
          <w:p w14:paraId="54B0C025">
            <w:pPr>
              <w:wordWrap w:val="0"/>
              <w:spacing w:before="20" w:after="20" w:line="240" w:lineRule="auto"/>
              <w:ind w:firstLine="0"/>
            </w:pPr>
            <w:r>
              <w:rPr>
                <w:sz w:val="20"/>
              </w:rPr>
              <w:t>单页</w:t>
            </w:r>
          </w:p>
        </w:tc>
        <w:tc>
          <w:tcPr>
            <w:tcW w:w="1769" w:type="dxa"/>
          </w:tcPr>
          <w:p w14:paraId="1BC82249">
            <w:pPr>
              <w:wordWrap w:val="0"/>
              <w:spacing w:before="20" w:after="20" w:line="240" w:lineRule="auto"/>
              <w:ind w:firstLine="0"/>
            </w:pPr>
            <w:r>
              <w:rPr>
                <w:sz w:val="20"/>
              </w:rPr>
              <w:t>类型、边界、尺寸、级别、备注</w:t>
            </w:r>
          </w:p>
        </w:tc>
        <w:tc>
          <w:tcPr>
            <w:tcW w:w="1769" w:type="dxa"/>
          </w:tcPr>
          <w:p w14:paraId="67D81200">
            <w:pPr>
              <w:wordWrap w:val="0"/>
              <w:spacing w:before="20" w:after="20" w:line="240" w:lineRule="auto"/>
              <w:ind w:firstLine="0"/>
            </w:pPr>
            <w:r>
              <w:rPr>
                <w:sz w:val="20"/>
              </w:rPr>
              <w:t>尺寸正负、边界闭合</w:t>
            </w:r>
          </w:p>
        </w:tc>
      </w:tr>
      <w:tr w14:paraId="25E30EC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54A1ADE5">
            <w:pPr>
              <w:wordWrap w:val="0"/>
              <w:spacing w:before="20" w:after="20" w:line="240" w:lineRule="auto"/>
              <w:ind w:firstLine="0"/>
            </w:pPr>
            <w:r>
              <w:rPr>
                <w:sz w:val="20"/>
              </w:rPr>
              <w:t>报告生成向导</w:t>
            </w:r>
          </w:p>
        </w:tc>
        <w:tc>
          <w:tcPr>
            <w:tcW w:w="1842" w:type="dxa"/>
            <w:shd w:val="clear" w:color="auto" w:fill="F7F9FC"/>
          </w:tcPr>
          <w:p w14:paraId="59990FB8">
            <w:pPr>
              <w:wordWrap w:val="0"/>
              <w:spacing w:before="20" w:after="20" w:line="240" w:lineRule="auto"/>
              <w:ind w:firstLine="0"/>
            </w:pPr>
            <w:r>
              <w:rPr>
                <w:sz w:val="20"/>
              </w:rPr>
              <w:t>报告中心→生成</w:t>
            </w:r>
          </w:p>
        </w:tc>
        <w:tc>
          <w:tcPr>
            <w:tcW w:w="1769" w:type="dxa"/>
            <w:shd w:val="clear" w:color="auto" w:fill="F7F9FC"/>
          </w:tcPr>
          <w:p w14:paraId="5FFCE467">
            <w:pPr>
              <w:wordWrap w:val="0"/>
              <w:spacing w:before="20" w:after="20" w:line="240" w:lineRule="auto"/>
              <w:ind w:firstLine="0"/>
            </w:pPr>
            <w:r>
              <w:rPr>
                <w:sz w:val="20"/>
              </w:rPr>
              <w:t>模板→章节→数据校验→导出格式</w:t>
            </w:r>
          </w:p>
        </w:tc>
        <w:tc>
          <w:tcPr>
            <w:tcW w:w="1769" w:type="dxa"/>
            <w:shd w:val="clear" w:color="auto" w:fill="F7F9FC"/>
          </w:tcPr>
          <w:p w14:paraId="03D3261A">
            <w:pPr>
              <w:wordWrap w:val="0"/>
              <w:spacing w:before="20" w:after="20" w:line="240" w:lineRule="auto"/>
              <w:ind w:firstLine="0"/>
            </w:pPr>
            <w:r>
              <w:rPr>
                <w:sz w:val="20"/>
              </w:rPr>
              <w:t>模板列表、章节树、格式勾选</w:t>
            </w:r>
          </w:p>
        </w:tc>
        <w:tc>
          <w:tcPr>
            <w:tcW w:w="1769" w:type="dxa"/>
            <w:shd w:val="clear" w:color="auto" w:fill="F7F9FC"/>
          </w:tcPr>
          <w:p w14:paraId="56696F63">
            <w:pPr>
              <w:wordWrap w:val="0"/>
              <w:spacing w:before="20" w:after="20" w:line="240" w:lineRule="auto"/>
              <w:ind w:firstLine="0"/>
            </w:pPr>
            <w:r>
              <w:rPr>
                <w:sz w:val="20"/>
              </w:rPr>
              <w:t>缺项、图号、容量</w:t>
            </w:r>
          </w:p>
        </w:tc>
      </w:tr>
      <w:tr w14:paraId="5B46A6F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12BB55D2">
            <w:pPr>
              <w:wordWrap w:val="0"/>
              <w:spacing w:before="20" w:after="20" w:line="240" w:lineRule="auto"/>
              <w:ind w:firstLine="0"/>
            </w:pPr>
            <w:r>
              <w:rPr>
                <w:sz w:val="20"/>
              </w:rPr>
              <w:t>导出对话框</w:t>
            </w:r>
          </w:p>
        </w:tc>
        <w:tc>
          <w:tcPr>
            <w:tcW w:w="1842" w:type="dxa"/>
          </w:tcPr>
          <w:p w14:paraId="37D8051F">
            <w:pPr>
              <w:wordWrap w:val="0"/>
              <w:spacing w:before="20" w:after="20" w:line="240" w:lineRule="auto"/>
              <w:ind w:firstLine="0"/>
            </w:pPr>
            <w:r>
              <w:rPr>
                <w:sz w:val="20"/>
              </w:rPr>
              <w:t>任意页→导出</w:t>
            </w:r>
          </w:p>
        </w:tc>
        <w:tc>
          <w:tcPr>
            <w:tcW w:w="1769" w:type="dxa"/>
          </w:tcPr>
          <w:p w14:paraId="75495A10">
            <w:pPr>
              <w:wordWrap w:val="0"/>
              <w:spacing w:before="20" w:after="20" w:line="240" w:lineRule="auto"/>
              <w:ind w:firstLine="0"/>
            </w:pPr>
            <w:r>
              <w:rPr>
                <w:sz w:val="20"/>
              </w:rPr>
              <w:t>单页</w:t>
            </w:r>
          </w:p>
        </w:tc>
        <w:tc>
          <w:tcPr>
            <w:tcW w:w="1769" w:type="dxa"/>
          </w:tcPr>
          <w:p w14:paraId="1A1115EB">
            <w:pPr>
              <w:wordWrap w:val="0"/>
              <w:spacing w:before="20" w:after="20" w:line="240" w:lineRule="auto"/>
              <w:ind w:firstLine="0"/>
            </w:pPr>
            <w:r>
              <w:rPr>
                <w:sz w:val="20"/>
              </w:rPr>
              <w:t>格式、范围、字段、精度</w:t>
            </w:r>
          </w:p>
        </w:tc>
        <w:tc>
          <w:tcPr>
            <w:tcW w:w="1769" w:type="dxa"/>
          </w:tcPr>
          <w:p w14:paraId="1C82A6D3">
            <w:pPr>
              <w:wordWrap w:val="0"/>
              <w:spacing w:before="20" w:after="20" w:line="240" w:lineRule="auto"/>
              <w:ind w:firstLine="0"/>
            </w:pPr>
            <w:r>
              <w:rPr>
                <w:sz w:val="20"/>
              </w:rPr>
              <w:t>字段完整性、磁盘空间</w:t>
            </w:r>
          </w:p>
        </w:tc>
      </w:tr>
      <w:tr w14:paraId="23A213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F7F9FC"/>
          </w:tcPr>
          <w:p w14:paraId="407F77E4">
            <w:pPr>
              <w:wordWrap w:val="0"/>
              <w:spacing w:before="20" w:after="20" w:line="240" w:lineRule="auto"/>
              <w:ind w:firstLine="0"/>
            </w:pPr>
            <w:r>
              <w:rPr>
                <w:sz w:val="20"/>
              </w:rPr>
              <w:t>设备连接/标定对话框</w:t>
            </w:r>
          </w:p>
        </w:tc>
        <w:tc>
          <w:tcPr>
            <w:tcW w:w="1842" w:type="dxa"/>
            <w:shd w:val="clear" w:color="auto" w:fill="F7F9FC"/>
          </w:tcPr>
          <w:p w14:paraId="752747D5">
            <w:pPr>
              <w:wordWrap w:val="0"/>
              <w:spacing w:before="20" w:after="20" w:line="240" w:lineRule="auto"/>
              <w:ind w:firstLine="0"/>
            </w:pPr>
            <w:r>
              <w:rPr>
                <w:sz w:val="20"/>
              </w:rPr>
              <w:t>设置→设备</w:t>
            </w:r>
          </w:p>
        </w:tc>
        <w:tc>
          <w:tcPr>
            <w:tcW w:w="1769" w:type="dxa"/>
            <w:shd w:val="clear" w:color="auto" w:fill="F7F9FC"/>
          </w:tcPr>
          <w:p w14:paraId="7EFBA6B1">
            <w:pPr>
              <w:wordWrap w:val="0"/>
              <w:spacing w:before="20" w:after="20" w:line="240" w:lineRule="auto"/>
              <w:ind w:firstLine="0"/>
            </w:pPr>
            <w:r>
              <w:rPr>
                <w:sz w:val="20"/>
              </w:rPr>
              <w:t>连接→自检→标定→完成</w:t>
            </w:r>
          </w:p>
        </w:tc>
        <w:tc>
          <w:tcPr>
            <w:tcW w:w="1769" w:type="dxa"/>
            <w:shd w:val="clear" w:color="auto" w:fill="F7F9FC"/>
          </w:tcPr>
          <w:p w14:paraId="1736DF4C">
            <w:pPr>
              <w:wordWrap w:val="0"/>
              <w:spacing w:before="20" w:after="20" w:line="240" w:lineRule="auto"/>
              <w:ind w:firstLine="0"/>
            </w:pPr>
            <w:r>
              <w:rPr>
                <w:sz w:val="20"/>
              </w:rPr>
              <w:t>串口/网口、设备列表、进度</w:t>
            </w:r>
          </w:p>
        </w:tc>
        <w:tc>
          <w:tcPr>
            <w:tcW w:w="1769" w:type="dxa"/>
            <w:shd w:val="clear" w:color="auto" w:fill="F7F9FC"/>
          </w:tcPr>
          <w:p w14:paraId="2F2117FD">
            <w:pPr>
              <w:wordWrap w:val="0"/>
              <w:spacing w:before="20" w:after="20" w:line="240" w:lineRule="auto"/>
              <w:ind w:firstLine="0"/>
            </w:pPr>
            <w:r>
              <w:rPr>
                <w:sz w:val="20"/>
              </w:rPr>
              <w:t>设备在线、标定残差</w:t>
            </w:r>
          </w:p>
        </w:tc>
      </w:tr>
    </w:tbl>
    <w:p w14:paraId="1BCAB136">
      <w:pPr>
        <w:wordWrap w:val="0"/>
        <w:spacing w:line="192" w:lineRule="auto"/>
      </w:pPr>
    </w:p>
    <w:p w14:paraId="49FD285A">
      <w:pPr>
        <w:wordWrap w:val="0"/>
        <w:spacing w:before="160" w:after="40" w:line="312" w:lineRule="auto"/>
      </w:pPr>
      <w:r>
        <w:rPr>
          <w:rFonts w:ascii="黑体" w:hAnsi="黑体" w:eastAsia="黑体"/>
          <w:b/>
        </w:rPr>
        <w:t>视觉规范</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122"/>
        <w:gridCol w:w="6722"/>
      </w:tblGrid>
      <w:tr w14:paraId="4A69701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D9E2F3"/>
          </w:tcPr>
          <w:p w14:paraId="1001E655">
            <w:pPr>
              <w:wordWrap w:val="0"/>
              <w:spacing w:before="20" w:after="20" w:line="240" w:lineRule="auto"/>
              <w:ind w:firstLine="0"/>
            </w:pPr>
            <w:r>
              <w:rPr>
                <w:b/>
                <w:sz w:val="20"/>
              </w:rPr>
              <w:t>元素</w:t>
            </w:r>
          </w:p>
        </w:tc>
        <w:tc>
          <w:tcPr>
            <w:tcW w:w="6722" w:type="dxa"/>
            <w:shd w:val="clear" w:color="auto" w:fill="D9E2F3"/>
          </w:tcPr>
          <w:p w14:paraId="33EDF1FE">
            <w:pPr>
              <w:wordWrap w:val="0"/>
              <w:spacing w:before="20" w:after="20" w:line="240" w:lineRule="auto"/>
              <w:ind w:firstLine="0"/>
            </w:pPr>
            <w:r>
              <w:rPr>
                <w:b/>
                <w:sz w:val="20"/>
              </w:rPr>
              <w:t>规范</w:t>
            </w:r>
          </w:p>
        </w:tc>
      </w:tr>
      <w:tr w14:paraId="022CC4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49FD315D">
            <w:pPr>
              <w:wordWrap w:val="0"/>
              <w:spacing w:before="20" w:after="20" w:line="240" w:lineRule="auto"/>
              <w:ind w:firstLine="0"/>
            </w:pPr>
            <w:r>
              <w:rPr>
                <w:sz w:val="20"/>
              </w:rPr>
              <w:t>主色</w:t>
            </w:r>
          </w:p>
        </w:tc>
        <w:tc>
          <w:tcPr>
            <w:tcW w:w="6722" w:type="dxa"/>
          </w:tcPr>
          <w:p w14:paraId="115B99ED">
            <w:pPr>
              <w:wordWrap w:val="0"/>
              <w:spacing w:before="20" w:after="20" w:line="240" w:lineRule="auto"/>
              <w:ind w:firstLine="0"/>
            </w:pPr>
            <w:r>
              <w:rPr>
                <w:sz w:val="20"/>
              </w:rPr>
              <w:t>深蓝 #1F3864，用于标题、主按钮、选中态</w:t>
            </w:r>
          </w:p>
        </w:tc>
      </w:tr>
      <w:tr w14:paraId="6D59C28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0A6C23B1">
            <w:pPr>
              <w:wordWrap w:val="0"/>
              <w:spacing w:before="20" w:after="20" w:line="240" w:lineRule="auto"/>
              <w:ind w:firstLine="0"/>
            </w:pPr>
            <w:r>
              <w:rPr>
                <w:sz w:val="20"/>
              </w:rPr>
              <w:t>辅助色</w:t>
            </w:r>
          </w:p>
        </w:tc>
        <w:tc>
          <w:tcPr>
            <w:tcW w:w="6722" w:type="dxa"/>
            <w:shd w:val="clear" w:color="auto" w:fill="F7F9FC"/>
          </w:tcPr>
          <w:p w14:paraId="71A1F5A6">
            <w:pPr>
              <w:wordWrap w:val="0"/>
              <w:spacing w:before="20" w:after="20" w:line="240" w:lineRule="auto"/>
              <w:ind w:firstLine="0"/>
            </w:pPr>
            <w:r>
              <w:rPr>
                <w:sz w:val="20"/>
              </w:rPr>
              <w:t>蓝 #2F6FB0，用于链接、次级按钮、高亮</w:t>
            </w:r>
          </w:p>
        </w:tc>
      </w:tr>
      <w:tr w14:paraId="37F091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27898373">
            <w:pPr>
              <w:wordWrap w:val="0"/>
              <w:spacing w:before="20" w:after="20" w:line="240" w:lineRule="auto"/>
              <w:ind w:firstLine="0"/>
            </w:pPr>
            <w:r>
              <w:rPr>
                <w:sz w:val="20"/>
              </w:rPr>
              <w:t>状态色</w:t>
            </w:r>
          </w:p>
        </w:tc>
        <w:tc>
          <w:tcPr>
            <w:tcW w:w="6722" w:type="dxa"/>
          </w:tcPr>
          <w:p w14:paraId="61849FBA">
            <w:pPr>
              <w:wordWrap w:val="0"/>
              <w:spacing w:before="20" w:after="20" w:line="240" w:lineRule="auto"/>
              <w:ind w:firstLine="0"/>
            </w:pPr>
            <w:r>
              <w:rPr>
                <w:sz w:val="20"/>
              </w:rPr>
              <w:t>成功 #2E7D32、警告 #ED6C02、错误 #C62828、信息 #0288D1</w:t>
            </w:r>
          </w:p>
        </w:tc>
      </w:tr>
      <w:tr w14:paraId="5DC81A3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230395BD">
            <w:pPr>
              <w:wordWrap w:val="0"/>
              <w:spacing w:before="20" w:after="20" w:line="240" w:lineRule="auto"/>
              <w:ind w:firstLine="0"/>
            </w:pPr>
            <w:r>
              <w:rPr>
                <w:sz w:val="20"/>
              </w:rPr>
              <w:t>中性色</w:t>
            </w:r>
          </w:p>
        </w:tc>
        <w:tc>
          <w:tcPr>
            <w:tcW w:w="6722" w:type="dxa"/>
            <w:shd w:val="clear" w:color="auto" w:fill="F7F9FC"/>
          </w:tcPr>
          <w:p w14:paraId="5B9427CF">
            <w:pPr>
              <w:wordWrap w:val="0"/>
              <w:spacing w:before="20" w:after="20" w:line="240" w:lineRule="auto"/>
              <w:ind w:firstLine="0"/>
            </w:pPr>
            <w:r>
              <w:rPr>
                <w:sz w:val="20"/>
              </w:rPr>
              <w:t>标题 #1F1F1F、正文 #333333、次要 #666666、禁用 #9E9E9E</w:t>
            </w:r>
          </w:p>
        </w:tc>
      </w:tr>
      <w:tr w14:paraId="798EE99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60A2D75E">
            <w:pPr>
              <w:wordWrap w:val="0"/>
              <w:spacing w:before="20" w:after="20" w:line="240" w:lineRule="auto"/>
              <w:ind w:firstLine="0"/>
            </w:pPr>
            <w:r>
              <w:rPr>
                <w:sz w:val="20"/>
              </w:rPr>
              <w:t>背景色</w:t>
            </w:r>
          </w:p>
        </w:tc>
        <w:tc>
          <w:tcPr>
            <w:tcW w:w="6722" w:type="dxa"/>
          </w:tcPr>
          <w:p w14:paraId="622D291B">
            <w:pPr>
              <w:wordWrap w:val="0"/>
              <w:spacing w:before="20" w:after="20" w:line="240" w:lineRule="auto"/>
              <w:ind w:firstLine="0"/>
            </w:pPr>
            <w:r>
              <w:rPr>
                <w:sz w:val="20"/>
              </w:rPr>
              <w:t>页面 #F5F7FA、卡片 #FFFFFF、视口浅灰渐变 #F2F4F7→#DDE3EA</w:t>
            </w:r>
          </w:p>
        </w:tc>
      </w:tr>
      <w:tr w14:paraId="653B24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7AA43E90">
            <w:pPr>
              <w:wordWrap w:val="0"/>
              <w:spacing w:before="20" w:after="20" w:line="240" w:lineRule="auto"/>
              <w:ind w:firstLine="0"/>
            </w:pPr>
            <w:r>
              <w:rPr>
                <w:sz w:val="20"/>
              </w:rPr>
              <w:t>字体</w:t>
            </w:r>
          </w:p>
        </w:tc>
        <w:tc>
          <w:tcPr>
            <w:tcW w:w="6722" w:type="dxa"/>
            <w:shd w:val="clear" w:color="auto" w:fill="F7F9FC"/>
          </w:tcPr>
          <w:p w14:paraId="0A010C22">
            <w:pPr>
              <w:wordWrap w:val="0"/>
              <w:spacing w:before="20" w:after="20" w:line="240" w:lineRule="auto"/>
              <w:ind w:firstLine="0"/>
            </w:pPr>
            <w:r>
              <w:rPr>
                <w:sz w:val="20"/>
              </w:rPr>
              <w:t>中文微软雅黑/思源黑体，英文 Times New Roman；正文 12pt，界面 10~12pt</w:t>
            </w:r>
          </w:p>
        </w:tc>
      </w:tr>
      <w:tr w14:paraId="3A10D9D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28F54761">
            <w:pPr>
              <w:wordWrap w:val="0"/>
              <w:spacing w:before="20" w:after="20" w:line="240" w:lineRule="auto"/>
              <w:ind w:firstLine="0"/>
            </w:pPr>
            <w:r>
              <w:rPr>
                <w:sz w:val="20"/>
              </w:rPr>
              <w:t>图标</w:t>
            </w:r>
          </w:p>
        </w:tc>
        <w:tc>
          <w:tcPr>
            <w:tcW w:w="6722" w:type="dxa"/>
          </w:tcPr>
          <w:p w14:paraId="64C02323">
            <w:pPr>
              <w:wordWrap w:val="0"/>
              <w:spacing w:before="20" w:after="20" w:line="240" w:lineRule="auto"/>
              <w:ind w:firstLine="0"/>
            </w:pPr>
            <w:r>
              <w:rPr>
                <w:sz w:val="20"/>
              </w:rPr>
              <w:t>线性图标，24×24px，线宽 2px，统一圆角端点</w:t>
            </w:r>
          </w:p>
        </w:tc>
      </w:tr>
      <w:tr w14:paraId="188925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33811A8B">
            <w:pPr>
              <w:wordWrap w:val="0"/>
              <w:spacing w:before="20" w:after="20" w:line="240" w:lineRule="auto"/>
              <w:ind w:firstLine="0"/>
            </w:pPr>
            <w:r>
              <w:rPr>
                <w:sz w:val="20"/>
              </w:rPr>
              <w:t>间距</w:t>
            </w:r>
          </w:p>
        </w:tc>
        <w:tc>
          <w:tcPr>
            <w:tcW w:w="6722" w:type="dxa"/>
            <w:shd w:val="clear" w:color="auto" w:fill="F7F9FC"/>
          </w:tcPr>
          <w:p w14:paraId="7AE40462">
            <w:pPr>
              <w:wordWrap w:val="0"/>
              <w:spacing w:before="20" w:after="20" w:line="240" w:lineRule="auto"/>
              <w:ind w:firstLine="0"/>
            </w:pPr>
            <w:r>
              <w:rPr>
                <w:sz w:val="20"/>
              </w:rPr>
              <w:t>4/8/16/24px 四档，卡片内边距 16px</w:t>
            </w:r>
          </w:p>
        </w:tc>
      </w:tr>
      <w:tr w14:paraId="4941EC2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60632541">
            <w:pPr>
              <w:wordWrap w:val="0"/>
              <w:spacing w:before="20" w:after="20" w:line="240" w:lineRule="auto"/>
              <w:ind w:firstLine="0"/>
            </w:pPr>
            <w:r>
              <w:rPr>
                <w:sz w:val="20"/>
              </w:rPr>
              <w:t>圆角</w:t>
            </w:r>
          </w:p>
        </w:tc>
        <w:tc>
          <w:tcPr>
            <w:tcW w:w="6722" w:type="dxa"/>
          </w:tcPr>
          <w:p w14:paraId="56991184">
            <w:pPr>
              <w:wordWrap w:val="0"/>
              <w:spacing w:before="20" w:after="20" w:line="240" w:lineRule="auto"/>
              <w:ind w:firstLine="0"/>
            </w:pPr>
            <w:r>
              <w:rPr>
                <w:sz w:val="20"/>
              </w:rPr>
              <w:t>卡片 6px、按钮 4px、输入框 4px</w:t>
            </w:r>
          </w:p>
        </w:tc>
      </w:tr>
      <w:tr w14:paraId="3030AD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010DE0BA">
            <w:pPr>
              <w:wordWrap w:val="0"/>
              <w:spacing w:before="20" w:after="20" w:line="240" w:lineRule="auto"/>
              <w:ind w:firstLine="0"/>
            </w:pPr>
            <w:r>
              <w:rPr>
                <w:sz w:val="20"/>
              </w:rPr>
              <w:t>表格</w:t>
            </w:r>
          </w:p>
        </w:tc>
        <w:tc>
          <w:tcPr>
            <w:tcW w:w="6722" w:type="dxa"/>
            <w:shd w:val="clear" w:color="auto" w:fill="F7F9FC"/>
          </w:tcPr>
          <w:p w14:paraId="0C72EE67">
            <w:pPr>
              <w:wordWrap w:val="0"/>
              <w:spacing w:before="20" w:after="20" w:line="240" w:lineRule="auto"/>
              <w:ind w:firstLine="0"/>
            </w:pPr>
            <w:r>
              <w:rPr>
                <w:sz w:val="20"/>
              </w:rPr>
              <w:t>表头浅蓝底、行高 32px、斑马纹、数值右对齐</w:t>
            </w:r>
          </w:p>
        </w:tc>
      </w:tr>
      <w:tr w14:paraId="15BAE4C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566BA393">
            <w:pPr>
              <w:wordWrap w:val="0"/>
              <w:spacing w:before="20" w:after="20" w:line="240" w:lineRule="auto"/>
              <w:ind w:firstLine="0"/>
            </w:pPr>
            <w:r>
              <w:rPr>
                <w:sz w:val="20"/>
              </w:rPr>
              <w:t>三维标注</w:t>
            </w:r>
          </w:p>
        </w:tc>
        <w:tc>
          <w:tcPr>
            <w:tcW w:w="6722" w:type="dxa"/>
          </w:tcPr>
          <w:p w14:paraId="7A6F2A69">
            <w:pPr>
              <w:wordWrap w:val="0"/>
              <w:spacing w:before="20" w:after="20" w:line="240" w:lineRule="auto"/>
              <w:ind w:firstLine="0"/>
            </w:pPr>
            <w:r>
              <w:rPr>
                <w:sz w:val="20"/>
              </w:rPr>
              <w:t>引线 1px、标签半透明白底、编号蓝底白字</w:t>
            </w:r>
          </w:p>
        </w:tc>
      </w:tr>
      <w:tr w14:paraId="20CAB9F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3DE83A41">
            <w:pPr>
              <w:wordWrap w:val="0"/>
              <w:spacing w:before="20" w:after="20" w:line="240" w:lineRule="auto"/>
              <w:ind w:firstLine="0"/>
            </w:pPr>
            <w:r>
              <w:rPr>
                <w:sz w:val="20"/>
              </w:rPr>
              <w:t>缺陷配色</w:t>
            </w:r>
          </w:p>
        </w:tc>
        <w:tc>
          <w:tcPr>
            <w:tcW w:w="6722" w:type="dxa"/>
            <w:shd w:val="clear" w:color="auto" w:fill="F7F9FC"/>
          </w:tcPr>
          <w:p w14:paraId="110FA8C8">
            <w:pPr>
              <w:wordWrap w:val="0"/>
              <w:spacing w:before="20" w:after="20" w:line="240" w:lineRule="auto"/>
              <w:ind w:firstLine="0"/>
            </w:pPr>
            <w:r>
              <w:rPr>
                <w:sz w:val="20"/>
              </w:rPr>
              <w:t>冲蚀橙 #E67E22、裂缝红 #C0392B、露筋棕 #8E5A2B、蜂窝灰 #7F8C8D</w:t>
            </w:r>
          </w:p>
        </w:tc>
      </w:tr>
      <w:tr w14:paraId="6823C01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1C4D83F0">
            <w:pPr>
              <w:wordWrap w:val="0"/>
              <w:spacing w:before="20" w:after="20" w:line="240" w:lineRule="auto"/>
              <w:ind w:firstLine="0"/>
            </w:pPr>
            <w:r>
              <w:rPr>
                <w:sz w:val="20"/>
              </w:rPr>
              <w:t>主题</w:t>
            </w:r>
          </w:p>
        </w:tc>
        <w:tc>
          <w:tcPr>
            <w:tcW w:w="6722" w:type="dxa"/>
          </w:tcPr>
          <w:p w14:paraId="64CB590A">
            <w:pPr>
              <w:wordWrap w:val="0"/>
              <w:spacing w:before="20" w:after="20" w:line="240" w:lineRule="auto"/>
              <w:ind w:firstLine="0"/>
            </w:pPr>
            <w:r>
              <w:rPr>
                <w:sz w:val="20"/>
              </w:rPr>
              <w:t>浅色（默认）/深色（现场强光或暗室），切换不改变数据颜色语义</w:t>
            </w:r>
          </w:p>
        </w:tc>
      </w:tr>
    </w:tbl>
    <w:p w14:paraId="3E8CAB3D">
      <w:pPr>
        <w:wordWrap w:val="0"/>
        <w:spacing w:line="192" w:lineRule="auto"/>
      </w:pPr>
    </w:p>
    <w:p w14:paraId="3592132F">
      <w:pPr>
        <w:wordWrap w:val="0"/>
        <w:spacing w:before="160" w:after="40" w:line="312" w:lineRule="auto"/>
      </w:pPr>
      <w:r>
        <w:rPr>
          <w:rFonts w:ascii="黑体" w:hAnsi="黑体" w:eastAsia="黑体"/>
          <w:b/>
        </w:rPr>
        <w:t>交互规范</w:t>
      </w:r>
    </w:p>
    <w:p w14:paraId="3FF6CB9D">
      <w:pPr>
        <w:wordWrap w:val="0"/>
        <w:spacing w:line="408" w:lineRule="auto"/>
      </w:pPr>
      <w:r>
        <w:rPr>
          <w:b/>
        </w:rPr>
        <w:t>（1）鼠标操作。</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948"/>
        <w:gridCol w:w="2948"/>
        <w:gridCol w:w="2948"/>
      </w:tblGrid>
      <w:tr w14:paraId="6C9B71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D9E2F3"/>
          </w:tcPr>
          <w:p w14:paraId="79EE2232">
            <w:pPr>
              <w:wordWrap w:val="0"/>
              <w:spacing w:before="20" w:after="20" w:line="240" w:lineRule="auto"/>
              <w:ind w:firstLine="0"/>
            </w:pPr>
            <w:r>
              <w:rPr>
                <w:b/>
                <w:sz w:val="20"/>
              </w:rPr>
              <w:t>操作</w:t>
            </w:r>
          </w:p>
        </w:tc>
        <w:tc>
          <w:tcPr>
            <w:tcW w:w="2948" w:type="dxa"/>
            <w:shd w:val="clear" w:color="auto" w:fill="D9E2F3"/>
          </w:tcPr>
          <w:p w14:paraId="3FA2C20A">
            <w:pPr>
              <w:wordWrap w:val="0"/>
              <w:spacing w:before="20" w:after="20" w:line="240" w:lineRule="auto"/>
              <w:ind w:firstLine="0"/>
            </w:pPr>
            <w:r>
              <w:rPr>
                <w:b/>
                <w:sz w:val="20"/>
              </w:rPr>
              <w:t>视口</w:t>
            </w:r>
          </w:p>
        </w:tc>
        <w:tc>
          <w:tcPr>
            <w:tcW w:w="2948" w:type="dxa"/>
            <w:shd w:val="clear" w:color="auto" w:fill="D9E2F3"/>
          </w:tcPr>
          <w:p w14:paraId="61FAC66F">
            <w:pPr>
              <w:wordWrap w:val="0"/>
              <w:spacing w:before="20" w:after="20" w:line="240" w:lineRule="auto"/>
              <w:ind w:firstLine="0"/>
            </w:pPr>
            <w:r>
              <w:rPr>
                <w:b/>
                <w:sz w:val="20"/>
              </w:rPr>
              <w:t>列表/表格</w:t>
            </w:r>
          </w:p>
        </w:tc>
      </w:tr>
      <w:tr w14:paraId="73E188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224FF2E8">
            <w:pPr>
              <w:wordWrap w:val="0"/>
              <w:spacing w:before="20" w:after="20" w:line="240" w:lineRule="auto"/>
              <w:ind w:firstLine="0"/>
            </w:pPr>
            <w:r>
              <w:rPr>
                <w:sz w:val="20"/>
              </w:rPr>
              <w:t>左键单击</w:t>
            </w:r>
          </w:p>
        </w:tc>
        <w:tc>
          <w:tcPr>
            <w:tcW w:w="2948" w:type="dxa"/>
          </w:tcPr>
          <w:p w14:paraId="702661C1">
            <w:pPr>
              <w:wordWrap w:val="0"/>
              <w:spacing w:before="20" w:after="20" w:line="240" w:lineRule="auto"/>
              <w:ind w:firstLine="0"/>
            </w:pPr>
            <w:r>
              <w:rPr>
                <w:sz w:val="20"/>
              </w:rPr>
              <w:t>拾取/选中</w:t>
            </w:r>
          </w:p>
        </w:tc>
        <w:tc>
          <w:tcPr>
            <w:tcW w:w="2948" w:type="dxa"/>
          </w:tcPr>
          <w:p w14:paraId="0B812127">
            <w:pPr>
              <w:wordWrap w:val="0"/>
              <w:spacing w:before="20" w:after="20" w:line="240" w:lineRule="auto"/>
              <w:ind w:firstLine="0"/>
            </w:pPr>
            <w:r>
              <w:rPr>
                <w:sz w:val="20"/>
              </w:rPr>
              <w:t>选中行</w:t>
            </w:r>
          </w:p>
        </w:tc>
      </w:tr>
      <w:tr w14:paraId="1A98B6B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2E387422">
            <w:pPr>
              <w:wordWrap w:val="0"/>
              <w:spacing w:before="20" w:after="20" w:line="240" w:lineRule="auto"/>
              <w:ind w:firstLine="0"/>
            </w:pPr>
            <w:r>
              <w:rPr>
                <w:sz w:val="20"/>
              </w:rPr>
              <w:t>左键拖动</w:t>
            </w:r>
          </w:p>
        </w:tc>
        <w:tc>
          <w:tcPr>
            <w:tcW w:w="2948" w:type="dxa"/>
            <w:shd w:val="clear" w:color="auto" w:fill="F7F9FC"/>
          </w:tcPr>
          <w:p w14:paraId="46CC0003">
            <w:pPr>
              <w:wordWrap w:val="0"/>
              <w:spacing w:before="20" w:after="20" w:line="240" w:lineRule="auto"/>
              <w:ind w:firstLine="0"/>
            </w:pPr>
            <w:r>
              <w:rPr>
                <w:sz w:val="20"/>
              </w:rPr>
              <w:t>旋转</w:t>
            </w:r>
          </w:p>
        </w:tc>
        <w:tc>
          <w:tcPr>
            <w:tcW w:w="2948" w:type="dxa"/>
            <w:shd w:val="clear" w:color="auto" w:fill="F7F9FC"/>
          </w:tcPr>
          <w:p w14:paraId="1B294DC1">
            <w:pPr>
              <w:wordWrap w:val="0"/>
              <w:spacing w:before="20" w:after="20" w:line="240" w:lineRule="auto"/>
              <w:ind w:firstLine="0"/>
            </w:pPr>
            <w:r>
              <w:rPr>
                <w:sz w:val="20"/>
              </w:rPr>
              <w:t>框选</w:t>
            </w:r>
          </w:p>
        </w:tc>
      </w:tr>
      <w:tr w14:paraId="2B42B52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6FA63689">
            <w:pPr>
              <w:wordWrap w:val="0"/>
              <w:spacing w:before="20" w:after="20" w:line="240" w:lineRule="auto"/>
              <w:ind w:firstLine="0"/>
            </w:pPr>
            <w:r>
              <w:rPr>
                <w:sz w:val="20"/>
              </w:rPr>
              <w:t>中键拖动</w:t>
            </w:r>
          </w:p>
        </w:tc>
        <w:tc>
          <w:tcPr>
            <w:tcW w:w="2948" w:type="dxa"/>
          </w:tcPr>
          <w:p w14:paraId="56871E7A">
            <w:pPr>
              <w:wordWrap w:val="0"/>
              <w:spacing w:before="20" w:after="20" w:line="240" w:lineRule="auto"/>
              <w:ind w:firstLine="0"/>
            </w:pPr>
            <w:r>
              <w:rPr>
                <w:sz w:val="20"/>
              </w:rPr>
              <w:t>平移</w:t>
            </w:r>
          </w:p>
        </w:tc>
        <w:tc>
          <w:tcPr>
            <w:tcW w:w="2948" w:type="dxa"/>
          </w:tcPr>
          <w:p w14:paraId="18A92024">
            <w:pPr>
              <w:wordWrap w:val="0"/>
              <w:spacing w:before="20" w:after="20" w:line="240" w:lineRule="auto"/>
              <w:ind w:firstLine="0"/>
            </w:pPr>
            <w:r>
              <w:rPr>
                <w:sz w:val="20"/>
              </w:rPr>
              <w:t>—</w:t>
            </w:r>
          </w:p>
        </w:tc>
      </w:tr>
      <w:tr w14:paraId="4888410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392D9714">
            <w:pPr>
              <w:wordWrap w:val="0"/>
              <w:spacing w:before="20" w:after="20" w:line="240" w:lineRule="auto"/>
              <w:ind w:firstLine="0"/>
            </w:pPr>
            <w:r>
              <w:rPr>
                <w:sz w:val="20"/>
              </w:rPr>
              <w:t>滚轮</w:t>
            </w:r>
          </w:p>
        </w:tc>
        <w:tc>
          <w:tcPr>
            <w:tcW w:w="2948" w:type="dxa"/>
            <w:shd w:val="clear" w:color="auto" w:fill="F7F9FC"/>
          </w:tcPr>
          <w:p w14:paraId="2509AD4A">
            <w:pPr>
              <w:wordWrap w:val="0"/>
              <w:spacing w:before="20" w:after="20" w:line="240" w:lineRule="auto"/>
              <w:ind w:firstLine="0"/>
            </w:pPr>
            <w:r>
              <w:rPr>
                <w:sz w:val="20"/>
              </w:rPr>
              <w:t>缩放</w:t>
            </w:r>
          </w:p>
        </w:tc>
        <w:tc>
          <w:tcPr>
            <w:tcW w:w="2948" w:type="dxa"/>
            <w:shd w:val="clear" w:color="auto" w:fill="F7F9FC"/>
          </w:tcPr>
          <w:p w14:paraId="7F49AD3F">
            <w:pPr>
              <w:wordWrap w:val="0"/>
              <w:spacing w:before="20" w:after="20" w:line="240" w:lineRule="auto"/>
              <w:ind w:firstLine="0"/>
            </w:pPr>
            <w:r>
              <w:rPr>
                <w:sz w:val="20"/>
              </w:rPr>
              <w:t>滚动</w:t>
            </w:r>
          </w:p>
        </w:tc>
      </w:tr>
      <w:tr w14:paraId="085AE1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2E3355D4">
            <w:pPr>
              <w:wordWrap w:val="0"/>
              <w:spacing w:before="20" w:after="20" w:line="240" w:lineRule="auto"/>
              <w:ind w:firstLine="0"/>
            </w:pPr>
            <w:r>
              <w:rPr>
                <w:sz w:val="20"/>
              </w:rPr>
              <w:t>双击</w:t>
            </w:r>
          </w:p>
        </w:tc>
        <w:tc>
          <w:tcPr>
            <w:tcW w:w="2948" w:type="dxa"/>
          </w:tcPr>
          <w:p w14:paraId="027066E8">
            <w:pPr>
              <w:wordWrap w:val="0"/>
              <w:spacing w:before="20" w:after="20" w:line="240" w:lineRule="auto"/>
              <w:ind w:firstLine="0"/>
            </w:pPr>
            <w:r>
              <w:rPr>
                <w:sz w:val="20"/>
              </w:rPr>
              <w:t>聚焦对象</w:t>
            </w:r>
          </w:p>
        </w:tc>
        <w:tc>
          <w:tcPr>
            <w:tcW w:w="2948" w:type="dxa"/>
          </w:tcPr>
          <w:p w14:paraId="2D28914C">
            <w:pPr>
              <w:wordWrap w:val="0"/>
              <w:spacing w:before="20" w:after="20" w:line="240" w:lineRule="auto"/>
              <w:ind w:firstLine="0"/>
            </w:pPr>
            <w:r>
              <w:rPr>
                <w:sz w:val="20"/>
              </w:rPr>
              <w:t>打开详情</w:t>
            </w:r>
          </w:p>
        </w:tc>
      </w:tr>
      <w:tr w14:paraId="1BFEAF7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217F965D">
            <w:pPr>
              <w:wordWrap w:val="0"/>
              <w:spacing w:before="20" w:after="20" w:line="240" w:lineRule="auto"/>
              <w:ind w:firstLine="0"/>
            </w:pPr>
            <w:r>
              <w:rPr>
                <w:sz w:val="20"/>
              </w:rPr>
              <w:t>右键</w:t>
            </w:r>
          </w:p>
        </w:tc>
        <w:tc>
          <w:tcPr>
            <w:tcW w:w="2948" w:type="dxa"/>
            <w:shd w:val="clear" w:color="auto" w:fill="F7F9FC"/>
          </w:tcPr>
          <w:p w14:paraId="36B81FEA">
            <w:pPr>
              <w:wordWrap w:val="0"/>
              <w:spacing w:before="20" w:after="20" w:line="240" w:lineRule="auto"/>
              <w:ind w:firstLine="0"/>
            </w:pPr>
            <w:r>
              <w:rPr>
                <w:sz w:val="20"/>
              </w:rPr>
              <w:t>上下文菜单</w:t>
            </w:r>
          </w:p>
        </w:tc>
        <w:tc>
          <w:tcPr>
            <w:tcW w:w="2948" w:type="dxa"/>
            <w:shd w:val="clear" w:color="auto" w:fill="F7F9FC"/>
          </w:tcPr>
          <w:p w14:paraId="50AD1B57">
            <w:pPr>
              <w:wordWrap w:val="0"/>
              <w:spacing w:before="20" w:after="20" w:line="240" w:lineRule="auto"/>
              <w:ind w:firstLine="0"/>
            </w:pPr>
            <w:r>
              <w:rPr>
                <w:sz w:val="20"/>
              </w:rPr>
              <w:t>行菜单</w:t>
            </w:r>
          </w:p>
        </w:tc>
      </w:tr>
    </w:tbl>
    <w:p w14:paraId="149D9643">
      <w:pPr>
        <w:wordWrap w:val="0"/>
        <w:spacing w:line="192" w:lineRule="auto"/>
      </w:pPr>
    </w:p>
    <w:p w14:paraId="7C9A46C0">
      <w:pPr>
        <w:wordWrap w:val="0"/>
        <w:spacing w:line="408" w:lineRule="auto"/>
      </w:pPr>
      <w:r>
        <w:rPr>
          <w:b/>
        </w:rPr>
        <w:t>（2）常用快捷键。</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211"/>
        <w:gridCol w:w="2211"/>
        <w:gridCol w:w="2211"/>
        <w:gridCol w:w="2211"/>
      </w:tblGrid>
      <w:tr w14:paraId="7F72F9D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D9E2F3"/>
          </w:tcPr>
          <w:p w14:paraId="45993FB7">
            <w:pPr>
              <w:wordWrap w:val="0"/>
              <w:spacing w:before="20" w:after="20" w:line="240" w:lineRule="auto"/>
              <w:ind w:firstLine="0"/>
            </w:pPr>
            <w:r>
              <w:rPr>
                <w:b/>
                <w:sz w:val="20"/>
              </w:rPr>
              <w:t>快捷键</w:t>
            </w:r>
          </w:p>
        </w:tc>
        <w:tc>
          <w:tcPr>
            <w:tcW w:w="2211" w:type="dxa"/>
            <w:shd w:val="clear" w:color="auto" w:fill="D9E2F3"/>
          </w:tcPr>
          <w:p w14:paraId="232E3503">
            <w:pPr>
              <w:wordWrap w:val="0"/>
              <w:spacing w:before="20" w:after="20" w:line="240" w:lineRule="auto"/>
              <w:ind w:firstLine="0"/>
            </w:pPr>
            <w:r>
              <w:rPr>
                <w:b/>
                <w:sz w:val="20"/>
              </w:rPr>
              <w:t>功能</w:t>
            </w:r>
          </w:p>
        </w:tc>
        <w:tc>
          <w:tcPr>
            <w:tcW w:w="2211" w:type="dxa"/>
            <w:shd w:val="clear" w:color="auto" w:fill="D9E2F3"/>
          </w:tcPr>
          <w:p w14:paraId="3EB46C49">
            <w:pPr>
              <w:wordWrap w:val="0"/>
              <w:spacing w:before="20" w:after="20" w:line="240" w:lineRule="auto"/>
              <w:ind w:firstLine="0"/>
            </w:pPr>
            <w:r>
              <w:rPr>
                <w:b/>
                <w:sz w:val="20"/>
              </w:rPr>
              <w:t>快捷键</w:t>
            </w:r>
          </w:p>
        </w:tc>
        <w:tc>
          <w:tcPr>
            <w:tcW w:w="2211" w:type="dxa"/>
            <w:shd w:val="clear" w:color="auto" w:fill="D9E2F3"/>
          </w:tcPr>
          <w:p w14:paraId="2AAB0F34">
            <w:pPr>
              <w:wordWrap w:val="0"/>
              <w:spacing w:before="20" w:after="20" w:line="240" w:lineRule="auto"/>
              <w:ind w:firstLine="0"/>
            </w:pPr>
            <w:r>
              <w:rPr>
                <w:b/>
                <w:sz w:val="20"/>
              </w:rPr>
              <w:t>功能</w:t>
            </w:r>
          </w:p>
        </w:tc>
      </w:tr>
      <w:tr w14:paraId="16A0B3B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78E74634">
            <w:pPr>
              <w:wordWrap w:val="0"/>
              <w:spacing w:before="20" w:after="20" w:line="240" w:lineRule="auto"/>
              <w:ind w:firstLine="0"/>
            </w:pPr>
            <w:r>
              <w:rPr>
                <w:sz w:val="20"/>
              </w:rPr>
              <w:t>W/A/S/D</w:t>
            </w:r>
          </w:p>
        </w:tc>
        <w:tc>
          <w:tcPr>
            <w:tcW w:w="2211" w:type="dxa"/>
          </w:tcPr>
          <w:p w14:paraId="5B7D3366">
            <w:pPr>
              <w:wordWrap w:val="0"/>
              <w:spacing w:before="20" w:after="20" w:line="240" w:lineRule="auto"/>
              <w:ind w:firstLine="0"/>
            </w:pPr>
            <w:r>
              <w:rPr>
                <w:sz w:val="20"/>
              </w:rPr>
              <w:t>前/左/后/右移动</w:t>
            </w:r>
          </w:p>
        </w:tc>
        <w:tc>
          <w:tcPr>
            <w:tcW w:w="2211" w:type="dxa"/>
          </w:tcPr>
          <w:p w14:paraId="6D29A94B">
            <w:pPr>
              <w:wordWrap w:val="0"/>
              <w:spacing w:before="20" w:after="20" w:line="240" w:lineRule="auto"/>
              <w:ind w:firstLine="0"/>
            </w:pPr>
            <w:r>
              <w:rPr>
                <w:sz w:val="20"/>
              </w:rPr>
              <w:t>Q/E</w:t>
            </w:r>
          </w:p>
        </w:tc>
        <w:tc>
          <w:tcPr>
            <w:tcW w:w="2211" w:type="dxa"/>
          </w:tcPr>
          <w:p w14:paraId="725088E5">
            <w:pPr>
              <w:wordWrap w:val="0"/>
              <w:spacing w:before="20" w:after="20" w:line="240" w:lineRule="auto"/>
              <w:ind w:firstLine="0"/>
            </w:pPr>
            <w:r>
              <w:rPr>
                <w:sz w:val="20"/>
              </w:rPr>
              <w:t>上升/下降</w:t>
            </w:r>
          </w:p>
        </w:tc>
      </w:tr>
      <w:tr w14:paraId="0838BDF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2E1AB345">
            <w:pPr>
              <w:wordWrap w:val="0"/>
              <w:spacing w:before="20" w:after="20" w:line="240" w:lineRule="auto"/>
              <w:ind w:firstLine="0"/>
            </w:pPr>
            <w:r>
              <w:rPr>
                <w:sz w:val="20"/>
              </w:rPr>
              <w:t>F</w:t>
            </w:r>
          </w:p>
        </w:tc>
        <w:tc>
          <w:tcPr>
            <w:tcW w:w="2211" w:type="dxa"/>
            <w:shd w:val="clear" w:color="auto" w:fill="F7F9FC"/>
          </w:tcPr>
          <w:p w14:paraId="515C1E5B">
            <w:pPr>
              <w:wordWrap w:val="0"/>
              <w:spacing w:before="20" w:after="20" w:line="240" w:lineRule="auto"/>
              <w:ind w:firstLine="0"/>
            </w:pPr>
            <w:r>
              <w:rPr>
                <w:sz w:val="20"/>
              </w:rPr>
              <w:t>聚焦选中对象</w:t>
            </w:r>
          </w:p>
        </w:tc>
        <w:tc>
          <w:tcPr>
            <w:tcW w:w="2211" w:type="dxa"/>
            <w:shd w:val="clear" w:color="auto" w:fill="F7F9FC"/>
          </w:tcPr>
          <w:p w14:paraId="56055D0D">
            <w:pPr>
              <w:wordWrap w:val="0"/>
              <w:spacing w:before="20" w:after="20" w:line="240" w:lineRule="auto"/>
              <w:ind w:firstLine="0"/>
            </w:pPr>
            <w:r>
              <w:rPr>
                <w:sz w:val="20"/>
              </w:rPr>
              <w:t>R</w:t>
            </w:r>
          </w:p>
        </w:tc>
        <w:tc>
          <w:tcPr>
            <w:tcW w:w="2211" w:type="dxa"/>
            <w:shd w:val="clear" w:color="auto" w:fill="F7F9FC"/>
          </w:tcPr>
          <w:p w14:paraId="26CFAD51">
            <w:pPr>
              <w:wordWrap w:val="0"/>
              <w:spacing w:before="20" w:after="20" w:line="240" w:lineRule="auto"/>
              <w:ind w:firstLine="0"/>
            </w:pPr>
            <w:r>
              <w:rPr>
                <w:sz w:val="20"/>
              </w:rPr>
              <w:t>重置视图</w:t>
            </w:r>
          </w:p>
        </w:tc>
      </w:tr>
      <w:tr w14:paraId="7C1F944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03DD6A48">
            <w:pPr>
              <w:wordWrap w:val="0"/>
              <w:spacing w:before="20" w:after="20" w:line="240" w:lineRule="auto"/>
              <w:ind w:firstLine="0"/>
            </w:pPr>
            <w:r>
              <w:rPr>
                <w:sz w:val="20"/>
              </w:rPr>
              <w:t>1/2/3</w:t>
            </w:r>
          </w:p>
        </w:tc>
        <w:tc>
          <w:tcPr>
            <w:tcW w:w="2211" w:type="dxa"/>
          </w:tcPr>
          <w:p w14:paraId="6042F7B0">
            <w:pPr>
              <w:wordWrap w:val="0"/>
              <w:spacing w:before="20" w:after="20" w:line="240" w:lineRule="auto"/>
              <w:ind w:firstLine="0"/>
            </w:pPr>
            <w:r>
              <w:rPr>
                <w:sz w:val="20"/>
              </w:rPr>
              <w:t>透视/正射/剖面</w:t>
            </w:r>
          </w:p>
        </w:tc>
        <w:tc>
          <w:tcPr>
            <w:tcW w:w="2211" w:type="dxa"/>
          </w:tcPr>
          <w:p w14:paraId="0425093C">
            <w:pPr>
              <w:wordWrap w:val="0"/>
              <w:spacing w:before="20" w:after="20" w:line="240" w:lineRule="auto"/>
              <w:ind w:firstLine="0"/>
            </w:pPr>
            <w:r>
              <w:rPr>
                <w:sz w:val="20"/>
              </w:rPr>
              <w:t>Space</w:t>
            </w:r>
          </w:p>
        </w:tc>
        <w:tc>
          <w:tcPr>
            <w:tcW w:w="2211" w:type="dxa"/>
          </w:tcPr>
          <w:p w14:paraId="1BE004A9">
            <w:pPr>
              <w:wordWrap w:val="0"/>
              <w:spacing w:before="20" w:after="20" w:line="240" w:lineRule="auto"/>
              <w:ind w:firstLine="0"/>
            </w:pPr>
            <w:r>
              <w:rPr>
                <w:sz w:val="20"/>
              </w:rPr>
              <w:t>播放/暂停漫游</w:t>
            </w:r>
          </w:p>
        </w:tc>
      </w:tr>
      <w:tr w14:paraId="6A05630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628802D7">
            <w:pPr>
              <w:wordWrap w:val="0"/>
              <w:spacing w:before="20" w:after="20" w:line="240" w:lineRule="auto"/>
              <w:ind w:firstLine="0"/>
            </w:pPr>
            <w:r>
              <w:rPr>
                <w:sz w:val="20"/>
              </w:rPr>
              <w:t>Ctrl+Z</w:t>
            </w:r>
          </w:p>
        </w:tc>
        <w:tc>
          <w:tcPr>
            <w:tcW w:w="2211" w:type="dxa"/>
            <w:shd w:val="clear" w:color="auto" w:fill="F7F9FC"/>
          </w:tcPr>
          <w:p w14:paraId="16E1E1FA">
            <w:pPr>
              <w:wordWrap w:val="0"/>
              <w:spacing w:before="20" w:after="20" w:line="240" w:lineRule="auto"/>
              <w:ind w:firstLine="0"/>
            </w:pPr>
            <w:r>
              <w:rPr>
                <w:sz w:val="20"/>
              </w:rPr>
              <w:t>撤销</w:t>
            </w:r>
          </w:p>
        </w:tc>
        <w:tc>
          <w:tcPr>
            <w:tcW w:w="2211" w:type="dxa"/>
            <w:shd w:val="clear" w:color="auto" w:fill="F7F9FC"/>
          </w:tcPr>
          <w:p w14:paraId="72A6EE90">
            <w:pPr>
              <w:wordWrap w:val="0"/>
              <w:spacing w:before="20" w:after="20" w:line="240" w:lineRule="auto"/>
              <w:ind w:firstLine="0"/>
            </w:pPr>
            <w:r>
              <w:rPr>
                <w:sz w:val="20"/>
              </w:rPr>
              <w:t>Ctrl+Y</w:t>
            </w:r>
          </w:p>
        </w:tc>
        <w:tc>
          <w:tcPr>
            <w:tcW w:w="2211" w:type="dxa"/>
            <w:shd w:val="clear" w:color="auto" w:fill="F7F9FC"/>
          </w:tcPr>
          <w:p w14:paraId="091AF3BE">
            <w:pPr>
              <w:wordWrap w:val="0"/>
              <w:spacing w:before="20" w:after="20" w:line="240" w:lineRule="auto"/>
              <w:ind w:firstLine="0"/>
            </w:pPr>
            <w:r>
              <w:rPr>
                <w:sz w:val="20"/>
              </w:rPr>
              <w:t>重做</w:t>
            </w:r>
          </w:p>
        </w:tc>
      </w:tr>
      <w:tr w14:paraId="3C9EE3F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6BB4639F">
            <w:pPr>
              <w:wordWrap w:val="0"/>
              <w:spacing w:before="20" w:after="20" w:line="240" w:lineRule="auto"/>
              <w:ind w:firstLine="0"/>
            </w:pPr>
            <w:r>
              <w:rPr>
                <w:sz w:val="20"/>
              </w:rPr>
              <w:t>Ctrl+S</w:t>
            </w:r>
          </w:p>
        </w:tc>
        <w:tc>
          <w:tcPr>
            <w:tcW w:w="2211" w:type="dxa"/>
          </w:tcPr>
          <w:p w14:paraId="025EBC6F">
            <w:pPr>
              <w:wordWrap w:val="0"/>
              <w:spacing w:before="20" w:after="20" w:line="240" w:lineRule="auto"/>
              <w:ind w:firstLine="0"/>
            </w:pPr>
            <w:r>
              <w:rPr>
                <w:sz w:val="20"/>
              </w:rPr>
              <w:t>保存</w:t>
            </w:r>
          </w:p>
        </w:tc>
        <w:tc>
          <w:tcPr>
            <w:tcW w:w="2211" w:type="dxa"/>
          </w:tcPr>
          <w:p w14:paraId="076F9092">
            <w:pPr>
              <w:wordWrap w:val="0"/>
              <w:spacing w:before="20" w:after="20" w:line="240" w:lineRule="auto"/>
              <w:ind w:firstLine="0"/>
            </w:pPr>
            <w:r>
              <w:rPr>
                <w:sz w:val="20"/>
              </w:rPr>
              <w:t>Ctrl+F</w:t>
            </w:r>
          </w:p>
        </w:tc>
        <w:tc>
          <w:tcPr>
            <w:tcW w:w="2211" w:type="dxa"/>
          </w:tcPr>
          <w:p w14:paraId="5E09E4E4">
            <w:pPr>
              <w:wordWrap w:val="0"/>
              <w:spacing w:before="20" w:after="20" w:line="240" w:lineRule="auto"/>
              <w:ind w:firstLine="0"/>
            </w:pPr>
            <w:r>
              <w:rPr>
                <w:sz w:val="20"/>
              </w:rPr>
              <w:t>搜索</w:t>
            </w:r>
          </w:p>
        </w:tc>
      </w:tr>
      <w:tr w14:paraId="3B8A7D0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369C9A41">
            <w:pPr>
              <w:wordWrap w:val="0"/>
              <w:spacing w:before="20" w:after="20" w:line="240" w:lineRule="auto"/>
              <w:ind w:firstLine="0"/>
            </w:pPr>
            <w:r>
              <w:rPr>
                <w:sz w:val="20"/>
              </w:rPr>
              <w:t>Delete</w:t>
            </w:r>
          </w:p>
        </w:tc>
        <w:tc>
          <w:tcPr>
            <w:tcW w:w="2211" w:type="dxa"/>
            <w:shd w:val="clear" w:color="auto" w:fill="F7F9FC"/>
          </w:tcPr>
          <w:p w14:paraId="30D67E70">
            <w:pPr>
              <w:wordWrap w:val="0"/>
              <w:spacing w:before="20" w:after="20" w:line="240" w:lineRule="auto"/>
              <w:ind w:firstLine="0"/>
            </w:pPr>
            <w:r>
              <w:rPr>
                <w:sz w:val="20"/>
              </w:rPr>
              <w:t>删除选中</w:t>
            </w:r>
          </w:p>
        </w:tc>
        <w:tc>
          <w:tcPr>
            <w:tcW w:w="2211" w:type="dxa"/>
            <w:shd w:val="clear" w:color="auto" w:fill="F7F9FC"/>
          </w:tcPr>
          <w:p w14:paraId="2FBD6BD3">
            <w:pPr>
              <w:wordWrap w:val="0"/>
              <w:spacing w:before="20" w:after="20" w:line="240" w:lineRule="auto"/>
              <w:ind w:firstLine="0"/>
            </w:pPr>
            <w:r>
              <w:rPr>
                <w:sz w:val="20"/>
              </w:rPr>
              <w:t>Enter</w:t>
            </w:r>
          </w:p>
        </w:tc>
        <w:tc>
          <w:tcPr>
            <w:tcW w:w="2211" w:type="dxa"/>
            <w:shd w:val="clear" w:color="auto" w:fill="F7F9FC"/>
          </w:tcPr>
          <w:p w14:paraId="10DE4F07">
            <w:pPr>
              <w:wordWrap w:val="0"/>
              <w:spacing w:before="20" w:after="20" w:line="240" w:lineRule="auto"/>
              <w:ind w:firstLine="0"/>
            </w:pPr>
            <w:r>
              <w:rPr>
                <w:sz w:val="20"/>
              </w:rPr>
              <w:t>确认</w:t>
            </w:r>
          </w:p>
        </w:tc>
      </w:tr>
      <w:tr w14:paraId="00F2E1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tcPr>
          <w:p w14:paraId="4AEC8729">
            <w:pPr>
              <w:wordWrap w:val="0"/>
              <w:spacing w:before="20" w:after="20" w:line="240" w:lineRule="auto"/>
              <w:ind w:firstLine="0"/>
            </w:pPr>
            <w:r>
              <w:rPr>
                <w:sz w:val="20"/>
              </w:rPr>
              <w:t>Esc</w:t>
            </w:r>
          </w:p>
        </w:tc>
        <w:tc>
          <w:tcPr>
            <w:tcW w:w="2211" w:type="dxa"/>
          </w:tcPr>
          <w:p w14:paraId="6F09FA25">
            <w:pPr>
              <w:wordWrap w:val="0"/>
              <w:spacing w:before="20" w:after="20" w:line="240" w:lineRule="auto"/>
              <w:ind w:firstLine="0"/>
            </w:pPr>
            <w:r>
              <w:rPr>
                <w:sz w:val="20"/>
              </w:rPr>
              <w:t>取消/退出</w:t>
            </w:r>
          </w:p>
        </w:tc>
        <w:tc>
          <w:tcPr>
            <w:tcW w:w="2211" w:type="dxa"/>
          </w:tcPr>
          <w:p w14:paraId="6CCE5DDE">
            <w:pPr>
              <w:wordWrap w:val="0"/>
              <w:spacing w:before="20" w:after="20" w:line="240" w:lineRule="auto"/>
              <w:ind w:firstLine="0"/>
            </w:pPr>
            <w:r>
              <w:rPr>
                <w:sz w:val="20"/>
              </w:rPr>
              <w:t>Tab</w:t>
            </w:r>
          </w:p>
        </w:tc>
        <w:tc>
          <w:tcPr>
            <w:tcW w:w="2211" w:type="dxa"/>
          </w:tcPr>
          <w:p w14:paraId="43F3F460">
            <w:pPr>
              <w:wordWrap w:val="0"/>
              <w:spacing w:before="20" w:after="20" w:line="240" w:lineRule="auto"/>
              <w:ind w:firstLine="0"/>
            </w:pPr>
            <w:r>
              <w:rPr>
                <w:sz w:val="20"/>
              </w:rPr>
              <w:t>切换面板</w:t>
            </w:r>
          </w:p>
        </w:tc>
      </w:tr>
      <w:tr w14:paraId="70C8F2D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211" w:type="dxa"/>
            <w:shd w:val="clear" w:color="auto" w:fill="F7F9FC"/>
          </w:tcPr>
          <w:p w14:paraId="00D19C16">
            <w:pPr>
              <w:wordWrap w:val="0"/>
              <w:spacing w:before="20" w:after="20" w:line="240" w:lineRule="auto"/>
              <w:ind w:firstLine="0"/>
            </w:pPr>
            <w:r>
              <w:rPr>
                <w:sz w:val="20"/>
              </w:rPr>
              <w:t>↑/↓</w:t>
            </w:r>
          </w:p>
        </w:tc>
        <w:tc>
          <w:tcPr>
            <w:tcW w:w="2211" w:type="dxa"/>
            <w:shd w:val="clear" w:color="auto" w:fill="F7F9FC"/>
          </w:tcPr>
          <w:p w14:paraId="045DB5D0">
            <w:pPr>
              <w:wordWrap w:val="0"/>
              <w:spacing w:before="20" w:after="20" w:line="240" w:lineRule="auto"/>
              <w:ind w:firstLine="0"/>
            </w:pPr>
            <w:r>
              <w:rPr>
                <w:sz w:val="20"/>
              </w:rPr>
              <w:t>上一条/下一条缺陷</w:t>
            </w:r>
          </w:p>
        </w:tc>
        <w:tc>
          <w:tcPr>
            <w:tcW w:w="2211" w:type="dxa"/>
            <w:shd w:val="clear" w:color="auto" w:fill="F7F9FC"/>
          </w:tcPr>
          <w:p w14:paraId="1A14A5EC">
            <w:pPr>
              <w:wordWrap w:val="0"/>
              <w:spacing w:before="20" w:after="20" w:line="240" w:lineRule="auto"/>
              <w:ind w:firstLine="0"/>
            </w:pPr>
            <w:r>
              <w:rPr>
                <w:sz w:val="20"/>
              </w:rPr>
              <w:t>Ctrl+Enter</w:t>
            </w:r>
          </w:p>
        </w:tc>
        <w:tc>
          <w:tcPr>
            <w:tcW w:w="2211" w:type="dxa"/>
            <w:shd w:val="clear" w:color="auto" w:fill="F7F9FC"/>
          </w:tcPr>
          <w:p w14:paraId="252E0029">
            <w:pPr>
              <w:wordWrap w:val="0"/>
              <w:spacing w:before="20" w:after="20" w:line="240" w:lineRule="auto"/>
              <w:ind w:firstLine="0"/>
            </w:pPr>
            <w:r>
              <w:rPr>
                <w:sz w:val="20"/>
              </w:rPr>
              <w:t>确认并进入下一条</w:t>
            </w:r>
          </w:p>
        </w:tc>
      </w:tr>
    </w:tbl>
    <w:p w14:paraId="68183888">
      <w:pPr>
        <w:wordWrap w:val="0"/>
        <w:spacing w:line="192" w:lineRule="auto"/>
      </w:pPr>
    </w:p>
    <w:p w14:paraId="043D95F2">
      <w:pPr>
        <w:wordWrap w:val="0"/>
        <w:spacing w:line="408" w:lineRule="auto"/>
      </w:pPr>
      <w:r>
        <w:rPr>
          <w:b/>
        </w:rPr>
        <w:t>（3）交互细则。</w:t>
      </w:r>
    </w:p>
    <w:p w14:paraId="49AE24E7">
      <w:pPr>
        <w:wordWrap w:val="0"/>
        <w:spacing w:line="336" w:lineRule="auto"/>
        <w:ind w:left="420"/>
      </w:pPr>
      <w:r>
        <w:t>1．选择支持点选、框选、多边形选；</w:t>
      </w:r>
      <w:r>
        <w:rPr>
          <w:rFonts w:ascii="Consolas" w:hAnsi="Consolas" w:eastAsia="Consolas"/>
          <w:sz w:val="22"/>
        </w:rPr>
        <w:t>Ctrl</w:t>
      </w:r>
      <w:r>
        <w:t xml:space="preserve"> 加选，</w:t>
      </w:r>
      <w:r>
        <w:rPr>
          <w:rFonts w:ascii="Consolas" w:hAnsi="Consolas" w:eastAsia="Consolas"/>
          <w:sz w:val="22"/>
        </w:rPr>
        <w:t>Shift</w:t>
      </w:r>
      <w:r>
        <w:t xml:space="preserve"> 连选，</w:t>
      </w:r>
      <w:r>
        <w:rPr>
          <w:rFonts w:ascii="Consolas" w:hAnsi="Consolas" w:eastAsia="Consolas"/>
          <w:sz w:val="22"/>
        </w:rPr>
        <w:t>Esc</w:t>
      </w:r>
      <w:r>
        <w:t xml:space="preserve"> 清空。</w:t>
      </w:r>
    </w:p>
    <w:p w14:paraId="38CA9067">
      <w:pPr>
        <w:wordWrap w:val="0"/>
        <w:spacing w:line="336" w:lineRule="auto"/>
        <w:ind w:left="420"/>
      </w:pPr>
      <w:r>
        <w:t>2．撤销/重做不少于 20 步，覆盖缺陷编辑、量测、标注、参数修改。</w:t>
      </w:r>
    </w:p>
    <w:p w14:paraId="4E129B21">
      <w:pPr>
        <w:wordWrap w:val="0"/>
        <w:spacing w:line="336" w:lineRule="auto"/>
        <w:ind w:left="420"/>
      </w:pPr>
      <w:r>
        <w:t>3．耗时超过 2s 的操作转入后台任务，界面不阻塞，任务卡片可暂停/取消。</w:t>
      </w:r>
    </w:p>
    <w:p w14:paraId="3AD6276A">
      <w:pPr>
        <w:wordWrap w:val="0"/>
        <w:spacing w:line="336" w:lineRule="auto"/>
        <w:ind w:left="420"/>
      </w:pPr>
      <w:r>
        <w:t>4．参数修改后提供"应用/另存为方案/恢复默认"，方案可复用。</w:t>
      </w:r>
    </w:p>
    <w:p w14:paraId="44B2F2F6">
      <w:pPr>
        <w:wordWrap w:val="0"/>
        <w:spacing w:line="336" w:lineRule="auto"/>
        <w:ind w:left="420"/>
      </w:pPr>
      <w:r>
        <w:t>5．关闭窗口时若有未保存修改，提示"保存/放弃/取消"。</w:t>
      </w:r>
    </w:p>
    <w:p w14:paraId="201F9EF6">
      <w:pPr>
        <w:wordWrap w:val="0"/>
        <w:spacing w:line="336" w:lineRule="auto"/>
        <w:ind w:left="420"/>
      </w:pPr>
      <w:r>
        <w:t>6．每 5 分钟自动保存一次，异常退出后可恢复到最后检查点。</w:t>
      </w:r>
    </w:p>
    <w:p w14:paraId="782203CD">
      <w:pPr>
        <w:wordWrap w:val="0"/>
        <w:spacing w:line="336" w:lineRule="auto"/>
        <w:ind w:left="420"/>
      </w:pPr>
      <w:r>
        <w:t>7．所有量测结果显示单位与量测基准，避免"数值对、单位错"。</w:t>
      </w:r>
    </w:p>
    <w:p w14:paraId="4BF8D7C4">
      <w:pPr>
        <w:wordWrap w:val="0"/>
        <w:spacing w:line="336" w:lineRule="auto"/>
        <w:ind w:left="420"/>
      </w:pPr>
      <w:r>
        <w:t>8．批量删除、批量改级等危险操作先预览影响条数，二次确认后执行。</w:t>
      </w:r>
    </w:p>
    <w:p w14:paraId="247A63A1">
      <w:pPr>
        <w:wordWrap w:val="0"/>
        <w:spacing w:before="160" w:after="40" w:line="312" w:lineRule="auto"/>
      </w:pPr>
      <w:r>
        <w:rPr>
          <w:rFonts w:ascii="黑体" w:hAnsi="黑体" w:eastAsia="黑体"/>
          <w:b/>
        </w:rPr>
        <w:t>空状态、加载与异常提示</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129"/>
        <w:gridCol w:w="2835"/>
        <w:gridCol w:w="4880"/>
      </w:tblGrid>
      <w:tr w14:paraId="119255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D9E2F3"/>
          </w:tcPr>
          <w:p w14:paraId="064CE0C6">
            <w:pPr>
              <w:wordWrap w:val="0"/>
              <w:spacing w:before="20" w:after="20" w:line="240" w:lineRule="auto"/>
              <w:ind w:firstLine="0"/>
            </w:pPr>
            <w:r>
              <w:rPr>
                <w:b/>
                <w:sz w:val="20"/>
              </w:rPr>
              <w:t>状态</w:t>
            </w:r>
          </w:p>
        </w:tc>
        <w:tc>
          <w:tcPr>
            <w:tcW w:w="2835" w:type="dxa"/>
            <w:shd w:val="clear" w:color="auto" w:fill="D9E2F3"/>
          </w:tcPr>
          <w:p w14:paraId="4E57B1C5">
            <w:pPr>
              <w:wordWrap w:val="0"/>
              <w:spacing w:before="20" w:after="20" w:line="240" w:lineRule="auto"/>
              <w:ind w:firstLine="0"/>
            </w:pPr>
            <w:r>
              <w:rPr>
                <w:b/>
                <w:sz w:val="20"/>
              </w:rPr>
              <w:t>界面表现</w:t>
            </w:r>
          </w:p>
        </w:tc>
        <w:tc>
          <w:tcPr>
            <w:tcW w:w="4880" w:type="dxa"/>
            <w:shd w:val="clear" w:color="auto" w:fill="D9E2F3"/>
          </w:tcPr>
          <w:p w14:paraId="154BA1FE">
            <w:pPr>
              <w:wordWrap w:val="0"/>
              <w:spacing w:before="20" w:after="20" w:line="240" w:lineRule="auto"/>
              <w:ind w:firstLine="0"/>
            </w:pPr>
            <w:r>
              <w:rPr>
                <w:b/>
                <w:sz w:val="20"/>
              </w:rPr>
              <w:t>文案示例</w:t>
            </w:r>
          </w:p>
        </w:tc>
      </w:tr>
      <w:tr w14:paraId="6E309D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35E433BB">
            <w:pPr>
              <w:wordWrap w:val="0"/>
              <w:spacing w:before="20" w:after="20" w:line="240" w:lineRule="auto"/>
              <w:ind w:firstLine="0"/>
            </w:pPr>
            <w:r>
              <w:rPr>
                <w:sz w:val="20"/>
              </w:rPr>
              <w:t>空项目</w:t>
            </w:r>
          </w:p>
        </w:tc>
        <w:tc>
          <w:tcPr>
            <w:tcW w:w="2835" w:type="dxa"/>
          </w:tcPr>
          <w:p w14:paraId="0EA14D73">
            <w:pPr>
              <w:wordWrap w:val="0"/>
              <w:spacing w:before="20" w:after="20" w:line="240" w:lineRule="auto"/>
              <w:ind w:firstLine="0"/>
            </w:pPr>
            <w:r>
              <w:rPr>
                <w:sz w:val="20"/>
              </w:rPr>
              <w:t>中央插画+主按钮</w:t>
            </w:r>
          </w:p>
        </w:tc>
        <w:tc>
          <w:tcPr>
            <w:tcW w:w="4880" w:type="dxa"/>
          </w:tcPr>
          <w:p w14:paraId="5D24F750">
            <w:pPr>
              <w:wordWrap w:val="0"/>
              <w:spacing w:before="20" w:after="20" w:line="240" w:lineRule="auto"/>
              <w:ind w:firstLine="0"/>
            </w:pPr>
            <w:r>
              <w:rPr>
                <w:sz w:val="20"/>
              </w:rPr>
              <w:t>还没有项目，点击"新建项目"开始</w:t>
            </w:r>
          </w:p>
        </w:tc>
      </w:tr>
      <w:tr w14:paraId="451C112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5A0F08EE">
            <w:pPr>
              <w:wordWrap w:val="0"/>
              <w:spacing w:before="20" w:after="20" w:line="240" w:lineRule="auto"/>
              <w:ind w:firstLine="0"/>
            </w:pPr>
            <w:r>
              <w:rPr>
                <w:sz w:val="20"/>
              </w:rPr>
              <w:t>空数据</w:t>
            </w:r>
          </w:p>
        </w:tc>
        <w:tc>
          <w:tcPr>
            <w:tcW w:w="2835" w:type="dxa"/>
            <w:shd w:val="clear" w:color="auto" w:fill="F7F9FC"/>
          </w:tcPr>
          <w:p w14:paraId="0DD685C7">
            <w:pPr>
              <w:wordWrap w:val="0"/>
              <w:spacing w:before="20" w:after="20" w:line="240" w:lineRule="auto"/>
              <w:ind w:firstLine="0"/>
            </w:pPr>
            <w:r>
              <w:rPr>
                <w:sz w:val="20"/>
              </w:rPr>
              <w:t>引导卡片+导入按钮</w:t>
            </w:r>
          </w:p>
        </w:tc>
        <w:tc>
          <w:tcPr>
            <w:tcW w:w="4880" w:type="dxa"/>
            <w:shd w:val="clear" w:color="auto" w:fill="F7F9FC"/>
          </w:tcPr>
          <w:p w14:paraId="79D6EBAC">
            <w:pPr>
              <w:wordWrap w:val="0"/>
              <w:spacing w:before="20" w:after="20" w:line="240" w:lineRule="auto"/>
              <w:ind w:firstLine="0"/>
            </w:pPr>
            <w:r>
              <w:rPr>
                <w:sz w:val="20"/>
              </w:rPr>
              <w:t>尚未导入数据，支持 LAS/PCD/PLY/S100 数据包</w:t>
            </w:r>
          </w:p>
        </w:tc>
      </w:tr>
      <w:tr w14:paraId="589EB0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60CB061E">
            <w:pPr>
              <w:wordWrap w:val="0"/>
              <w:spacing w:before="20" w:after="20" w:line="240" w:lineRule="auto"/>
              <w:ind w:firstLine="0"/>
            </w:pPr>
            <w:r>
              <w:rPr>
                <w:sz w:val="20"/>
              </w:rPr>
              <w:t>加载中</w:t>
            </w:r>
          </w:p>
        </w:tc>
        <w:tc>
          <w:tcPr>
            <w:tcW w:w="2835" w:type="dxa"/>
          </w:tcPr>
          <w:p w14:paraId="67B69DE3">
            <w:pPr>
              <w:wordWrap w:val="0"/>
              <w:spacing w:before="20" w:after="20" w:line="240" w:lineRule="auto"/>
              <w:ind w:firstLine="0"/>
            </w:pPr>
            <w:r>
              <w:rPr>
                <w:sz w:val="20"/>
              </w:rPr>
              <w:t>骨架屏+进度条+剩余时间</w:t>
            </w:r>
          </w:p>
        </w:tc>
        <w:tc>
          <w:tcPr>
            <w:tcW w:w="4880" w:type="dxa"/>
          </w:tcPr>
          <w:p w14:paraId="63D40A5E">
            <w:pPr>
              <w:wordWrap w:val="0"/>
              <w:spacing w:before="20" w:after="20" w:line="240" w:lineRule="auto"/>
              <w:ind w:firstLine="0"/>
            </w:pPr>
            <w:r>
              <w:rPr>
                <w:sz w:val="20"/>
              </w:rPr>
              <w:t>正在加载模型 42%，预计还需 12s</w:t>
            </w:r>
          </w:p>
        </w:tc>
      </w:tr>
      <w:tr w14:paraId="465CB0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5AE553F2">
            <w:pPr>
              <w:wordWrap w:val="0"/>
              <w:spacing w:before="20" w:after="20" w:line="240" w:lineRule="auto"/>
              <w:ind w:firstLine="0"/>
            </w:pPr>
            <w:r>
              <w:rPr>
                <w:sz w:val="20"/>
              </w:rPr>
              <w:t>部分成功</w:t>
            </w:r>
          </w:p>
        </w:tc>
        <w:tc>
          <w:tcPr>
            <w:tcW w:w="2835" w:type="dxa"/>
            <w:shd w:val="clear" w:color="auto" w:fill="F7F9FC"/>
          </w:tcPr>
          <w:p w14:paraId="2AD24F05">
            <w:pPr>
              <w:wordWrap w:val="0"/>
              <w:spacing w:before="20" w:after="20" w:line="240" w:lineRule="auto"/>
              <w:ind w:firstLine="0"/>
            </w:pPr>
            <w:r>
              <w:rPr>
                <w:sz w:val="20"/>
              </w:rPr>
              <w:t>黄色横幅+明细入口</w:t>
            </w:r>
          </w:p>
        </w:tc>
        <w:tc>
          <w:tcPr>
            <w:tcW w:w="4880" w:type="dxa"/>
            <w:shd w:val="clear" w:color="auto" w:fill="F7F9FC"/>
          </w:tcPr>
          <w:p w14:paraId="612E4011">
            <w:pPr>
              <w:wordWrap w:val="0"/>
              <w:spacing w:before="20" w:after="20" w:line="240" w:lineRule="auto"/>
              <w:ind w:firstLine="0"/>
            </w:pPr>
            <w:r>
              <w:rPr>
                <w:sz w:val="20"/>
              </w:rPr>
              <w:t>128 个文件中 3 个解析失败，查看明细</w:t>
            </w:r>
          </w:p>
        </w:tc>
      </w:tr>
      <w:tr w14:paraId="1498644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6CE94725">
            <w:pPr>
              <w:wordWrap w:val="0"/>
              <w:spacing w:before="20" w:after="20" w:line="240" w:lineRule="auto"/>
              <w:ind w:firstLine="0"/>
            </w:pPr>
            <w:r>
              <w:rPr>
                <w:sz w:val="20"/>
              </w:rPr>
              <w:t>失败</w:t>
            </w:r>
          </w:p>
        </w:tc>
        <w:tc>
          <w:tcPr>
            <w:tcW w:w="2835" w:type="dxa"/>
          </w:tcPr>
          <w:p w14:paraId="4C5B58D1">
            <w:pPr>
              <w:wordWrap w:val="0"/>
              <w:spacing w:before="20" w:after="20" w:line="240" w:lineRule="auto"/>
              <w:ind w:firstLine="0"/>
            </w:pPr>
            <w:r>
              <w:rPr>
                <w:sz w:val="20"/>
              </w:rPr>
              <w:t>红色卡片+错误码+建议</w:t>
            </w:r>
          </w:p>
        </w:tc>
        <w:tc>
          <w:tcPr>
            <w:tcW w:w="4880" w:type="dxa"/>
          </w:tcPr>
          <w:p w14:paraId="676B25DC">
            <w:pPr>
              <w:wordWrap w:val="0"/>
              <w:spacing w:before="20" w:after="20" w:line="240" w:lineRule="auto"/>
              <w:ind w:firstLine="0"/>
            </w:pPr>
            <w:r>
              <w:rPr>
                <w:sz w:val="20"/>
              </w:rPr>
              <w:t>配准失败（E-2031）：重叠区不足，请增加控制点或调整初始位置</w:t>
            </w:r>
          </w:p>
        </w:tc>
      </w:tr>
      <w:tr w14:paraId="483752D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54AEAB4">
            <w:pPr>
              <w:wordWrap w:val="0"/>
              <w:spacing w:before="20" w:after="20" w:line="240" w:lineRule="auto"/>
              <w:ind w:firstLine="0"/>
            </w:pPr>
            <w:r>
              <w:rPr>
                <w:sz w:val="20"/>
              </w:rPr>
              <w:t>无权限</w:t>
            </w:r>
          </w:p>
        </w:tc>
        <w:tc>
          <w:tcPr>
            <w:tcW w:w="2835" w:type="dxa"/>
            <w:shd w:val="clear" w:color="auto" w:fill="F7F9FC"/>
          </w:tcPr>
          <w:p w14:paraId="161AD41C">
            <w:pPr>
              <w:wordWrap w:val="0"/>
              <w:spacing w:before="20" w:after="20" w:line="240" w:lineRule="auto"/>
              <w:ind w:firstLine="0"/>
            </w:pPr>
            <w:r>
              <w:rPr>
                <w:sz w:val="20"/>
              </w:rPr>
              <w:t>锁定图标+申请入口</w:t>
            </w:r>
          </w:p>
        </w:tc>
        <w:tc>
          <w:tcPr>
            <w:tcW w:w="4880" w:type="dxa"/>
            <w:shd w:val="clear" w:color="auto" w:fill="F7F9FC"/>
          </w:tcPr>
          <w:p w14:paraId="1E47EC0C">
            <w:pPr>
              <w:wordWrap w:val="0"/>
              <w:spacing w:before="20" w:after="20" w:line="240" w:lineRule="auto"/>
              <w:ind w:firstLine="0"/>
            </w:pPr>
            <w:r>
              <w:rPr>
                <w:sz w:val="20"/>
              </w:rPr>
              <w:t>当前角色无签发权限，可向管理员申请</w:t>
            </w:r>
          </w:p>
        </w:tc>
      </w:tr>
      <w:tr w14:paraId="372188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0D71CAB7">
            <w:pPr>
              <w:wordWrap w:val="0"/>
              <w:spacing w:before="20" w:after="20" w:line="240" w:lineRule="auto"/>
              <w:ind w:firstLine="0"/>
            </w:pPr>
            <w:r>
              <w:rPr>
                <w:sz w:val="20"/>
              </w:rPr>
              <w:t>离线</w:t>
            </w:r>
          </w:p>
        </w:tc>
        <w:tc>
          <w:tcPr>
            <w:tcW w:w="2835" w:type="dxa"/>
          </w:tcPr>
          <w:p w14:paraId="617A8254">
            <w:pPr>
              <w:wordWrap w:val="0"/>
              <w:spacing w:before="20" w:after="20" w:line="240" w:lineRule="auto"/>
              <w:ind w:firstLine="0"/>
            </w:pPr>
            <w:r>
              <w:rPr>
                <w:sz w:val="20"/>
              </w:rPr>
              <w:t>灰色角标</w:t>
            </w:r>
          </w:p>
        </w:tc>
        <w:tc>
          <w:tcPr>
            <w:tcW w:w="4880" w:type="dxa"/>
          </w:tcPr>
          <w:p w14:paraId="33E6C508">
            <w:pPr>
              <w:wordWrap w:val="0"/>
              <w:spacing w:before="20" w:after="20" w:line="240" w:lineRule="auto"/>
              <w:ind w:firstLine="0"/>
            </w:pPr>
            <w:r>
              <w:rPr>
                <w:sz w:val="20"/>
              </w:rPr>
              <w:t>当前为离线模式，数据仅保存在本机</w:t>
            </w:r>
          </w:p>
        </w:tc>
      </w:tr>
      <w:tr w14:paraId="621189F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1C85BE67">
            <w:pPr>
              <w:wordWrap w:val="0"/>
              <w:spacing w:before="20" w:after="20" w:line="240" w:lineRule="auto"/>
              <w:ind w:firstLine="0"/>
            </w:pPr>
            <w:r>
              <w:rPr>
                <w:sz w:val="20"/>
              </w:rPr>
              <w:t>数据过期</w:t>
            </w:r>
          </w:p>
        </w:tc>
        <w:tc>
          <w:tcPr>
            <w:tcW w:w="2835" w:type="dxa"/>
            <w:shd w:val="clear" w:color="auto" w:fill="F7F9FC"/>
          </w:tcPr>
          <w:p w14:paraId="51E62F90">
            <w:pPr>
              <w:wordWrap w:val="0"/>
              <w:spacing w:before="20" w:after="20" w:line="240" w:lineRule="auto"/>
              <w:ind w:firstLine="0"/>
            </w:pPr>
            <w:r>
              <w:rPr>
                <w:sz w:val="20"/>
              </w:rPr>
              <w:t>橙色提示条</w:t>
            </w:r>
          </w:p>
        </w:tc>
        <w:tc>
          <w:tcPr>
            <w:tcW w:w="4880" w:type="dxa"/>
            <w:shd w:val="clear" w:color="auto" w:fill="F7F9FC"/>
          </w:tcPr>
          <w:p w14:paraId="06BB7F5B">
            <w:pPr>
              <w:wordWrap w:val="0"/>
              <w:spacing w:before="20" w:after="20" w:line="240" w:lineRule="auto"/>
              <w:ind w:firstLine="0"/>
            </w:pPr>
            <w:r>
              <w:rPr>
                <w:sz w:val="20"/>
              </w:rPr>
              <w:t>规则库已更新，建议重新判定受影响缺陷</w:t>
            </w:r>
          </w:p>
        </w:tc>
      </w:tr>
    </w:tbl>
    <w:p w14:paraId="55E5D21E">
      <w:pPr>
        <w:wordWrap w:val="0"/>
        <w:spacing w:line="192" w:lineRule="auto"/>
      </w:pPr>
    </w:p>
    <w:p w14:paraId="6CBAB47E">
      <w:pPr>
        <w:wordWrap w:val="0"/>
        <w:spacing w:before="160" w:after="40" w:line="312" w:lineRule="auto"/>
      </w:pPr>
      <w:r>
        <w:rPr>
          <w:rFonts w:ascii="黑体" w:hAnsi="黑体" w:eastAsia="黑体"/>
          <w:b/>
        </w:rPr>
        <w:t>界面清单与截图预留</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988"/>
        <w:gridCol w:w="1417"/>
        <w:gridCol w:w="2902"/>
        <w:gridCol w:w="1769"/>
        <w:gridCol w:w="1769"/>
      </w:tblGrid>
      <w:tr w14:paraId="0F4E38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D9E2F3"/>
          </w:tcPr>
          <w:p w14:paraId="51AB3FAE">
            <w:pPr>
              <w:wordWrap w:val="0"/>
              <w:spacing w:before="20" w:after="20" w:line="240" w:lineRule="auto"/>
              <w:ind w:firstLine="0"/>
            </w:pPr>
            <w:r>
              <w:rPr>
                <w:b/>
                <w:sz w:val="20"/>
              </w:rPr>
              <w:t>编号</w:t>
            </w:r>
          </w:p>
        </w:tc>
        <w:tc>
          <w:tcPr>
            <w:tcW w:w="1417" w:type="dxa"/>
            <w:shd w:val="clear" w:color="auto" w:fill="D9E2F3"/>
          </w:tcPr>
          <w:p w14:paraId="31B6E46F">
            <w:pPr>
              <w:wordWrap w:val="0"/>
              <w:spacing w:before="20" w:after="20" w:line="240" w:lineRule="auto"/>
              <w:ind w:firstLine="0"/>
            </w:pPr>
            <w:r>
              <w:rPr>
                <w:b/>
                <w:sz w:val="20"/>
              </w:rPr>
              <w:t>界面名称</w:t>
            </w:r>
          </w:p>
        </w:tc>
        <w:tc>
          <w:tcPr>
            <w:tcW w:w="2902" w:type="dxa"/>
            <w:shd w:val="clear" w:color="auto" w:fill="D9E2F3"/>
          </w:tcPr>
          <w:p w14:paraId="50663138">
            <w:pPr>
              <w:wordWrap w:val="0"/>
              <w:spacing w:before="20" w:after="20" w:line="240" w:lineRule="auto"/>
              <w:ind w:firstLine="0"/>
            </w:pPr>
            <w:r>
              <w:rPr>
                <w:b/>
                <w:sz w:val="20"/>
              </w:rPr>
              <w:t>画面内容</w:t>
            </w:r>
          </w:p>
        </w:tc>
        <w:tc>
          <w:tcPr>
            <w:tcW w:w="1769" w:type="dxa"/>
            <w:shd w:val="clear" w:color="auto" w:fill="D9E2F3"/>
          </w:tcPr>
          <w:p w14:paraId="7B7B0257">
            <w:pPr>
              <w:wordWrap w:val="0"/>
              <w:spacing w:before="20" w:after="20" w:line="240" w:lineRule="auto"/>
              <w:ind w:firstLine="0"/>
            </w:pPr>
            <w:r>
              <w:rPr>
                <w:b/>
                <w:sz w:val="20"/>
              </w:rPr>
              <w:t>关键元素</w:t>
            </w:r>
          </w:p>
        </w:tc>
        <w:tc>
          <w:tcPr>
            <w:tcW w:w="1769" w:type="dxa"/>
            <w:shd w:val="clear" w:color="auto" w:fill="D9E2F3"/>
          </w:tcPr>
          <w:p w14:paraId="3915AB02">
            <w:pPr>
              <w:wordWrap w:val="0"/>
              <w:spacing w:before="20" w:after="20" w:line="240" w:lineRule="auto"/>
              <w:ind w:firstLine="0"/>
            </w:pPr>
            <w:r>
              <w:rPr>
                <w:b/>
                <w:sz w:val="20"/>
              </w:rPr>
              <w:t>截图建议</w:t>
            </w:r>
          </w:p>
        </w:tc>
      </w:tr>
      <w:tr w14:paraId="416188D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46E13397">
            <w:pPr>
              <w:wordWrap w:val="0"/>
              <w:spacing w:before="20" w:after="20" w:line="240" w:lineRule="auto"/>
              <w:ind w:firstLine="0"/>
            </w:pPr>
            <w:r>
              <w:rPr>
                <w:sz w:val="20"/>
              </w:rPr>
              <w:t>UI-01</w:t>
            </w:r>
          </w:p>
        </w:tc>
        <w:tc>
          <w:tcPr>
            <w:tcW w:w="1417" w:type="dxa"/>
          </w:tcPr>
          <w:p w14:paraId="48851387">
            <w:pPr>
              <w:wordWrap w:val="0"/>
              <w:spacing w:before="20" w:after="20" w:line="240" w:lineRule="auto"/>
              <w:ind w:firstLine="0"/>
            </w:pPr>
            <w:r>
              <w:rPr>
                <w:sz w:val="20"/>
              </w:rPr>
              <w:t>主界面</w:t>
            </w:r>
          </w:p>
        </w:tc>
        <w:tc>
          <w:tcPr>
            <w:tcW w:w="2902" w:type="dxa"/>
          </w:tcPr>
          <w:p w14:paraId="344AFC8F">
            <w:pPr>
              <w:wordWrap w:val="0"/>
              <w:spacing w:before="20" w:after="20" w:line="240" w:lineRule="auto"/>
              <w:ind w:firstLine="0"/>
            </w:pPr>
            <w:r>
              <w:rPr>
                <w:sz w:val="20"/>
              </w:rPr>
              <w:t>项目树+三维视口+属性面板+任务抽屉</w:t>
            </w:r>
          </w:p>
        </w:tc>
        <w:tc>
          <w:tcPr>
            <w:tcW w:w="1769" w:type="dxa"/>
          </w:tcPr>
          <w:p w14:paraId="3BC7BD9C">
            <w:pPr>
              <w:wordWrap w:val="0"/>
              <w:spacing w:before="20" w:after="20" w:line="240" w:lineRule="auto"/>
              <w:ind w:firstLine="0"/>
            </w:pPr>
            <w:r>
              <w:rPr>
                <w:sz w:val="20"/>
              </w:rPr>
              <w:t>菜单、工具栏、状态栏</w:t>
            </w:r>
          </w:p>
        </w:tc>
        <w:tc>
          <w:tcPr>
            <w:tcW w:w="1769" w:type="dxa"/>
          </w:tcPr>
          <w:p w14:paraId="78C1E455">
            <w:pPr>
              <w:wordWrap w:val="0"/>
              <w:spacing w:before="20" w:after="20" w:line="240" w:lineRule="auto"/>
              <w:ind w:firstLine="0"/>
            </w:pPr>
            <w:r>
              <w:rPr>
                <w:sz w:val="20"/>
              </w:rPr>
              <w:t>全屏、数据完整、无调试面板</w:t>
            </w:r>
          </w:p>
        </w:tc>
      </w:tr>
      <w:tr w14:paraId="43E65F1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55CB729A">
            <w:pPr>
              <w:wordWrap w:val="0"/>
              <w:spacing w:before="20" w:after="20" w:line="240" w:lineRule="auto"/>
              <w:ind w:firstLine="0"/>
            </w:pPr>
            <w:r>
              <w:rPr>
                <w:sz w:val="20"/>
              </w:rPr>
              <w:t>UI-02</w:t>
            </w:r>
          </w:p>
        </w:tc>
        <w:tc>
          <w:tcPr>
            <w:tcW w:w="1417" w:type="dxa"/>
            <w:shd w:val="clear" w:color="auto" w:fill="F7F9FC"/>
          </w:tcPr>
          <w:p w14:paraId="78F85742">
            <w:pPr>
              <w:wordWrap w:val="0"/>
              <w:spacing w:before="20" w:after="20" w:line="240" w:lineRule="auto"/>
              <w:ind w:firstLine="0"/>
            </w:pPr>
            <w:r>
              <w:rPr>
                <w:sz w:val="20"/>
              </w:rPr>
              <w:t>新建项目向导</w:t>
            </w:r>
          </w:p>
        </w:tc>
        <w:tc>
          <w:tcPr>
            <w:tcW w:w="2902" w:type="dxa"/>
            <w:shd w:val="clear" w:color="auto" w:fill="F7F9FC"/>
          </w:tcPr>
          <w:p w14:paraId="6A386C98">
            <w:pPr>
              <w:wordWrap w:val="0"/>
              <w:spacing w:before="20" w:after="20" w:line="240" w:lineRule="auto"/>
              <w:ind w:firstLine="0"/>
            </w:pPr>
            <w:r>
              <w:rPr>
                <w:sz w:val="20"/>
              </w:rPr>
              <w:t>项目信息与场景模板</w:t>
            </w:r>
          </w:p>
        </w:tc>
        <w:tc>
          <w:tcPr>
            <w:tcW w:w="1769" w:type="dxa"/>
            <w:shd w:val="clear" w:color="auto" w:fill="F7F9FC"/>
          </w:tcPr>
          <w:p w14:paraId="11AAF989">
            <w:pPr>
              <w:wordWrap w:val="0"/>
              <w:spacing w:before="20" w:after="20" w:line="240" w:lineRule="auto"/>
              <w:ind w:firstLine="0"/>
            </w:pPr>
            <w:r>
              <w:rPr>
                <w:sz w:val="20"/>
              </w:rPr>
              <w:t>模板卡片、精度指标</w:t>
            </w:r>
          </w:p>
        </w:tc>
        <w:tc>
          <w:tcPr>
            <w:tcW w:w="1769" w:type="dxa"/>
            <w:shd w:val="clear" w:color="auto" w:fill="F7F9FC"/>
          </w:tcPr>
          <w:p w14:paraId="6733A8FA">
            <w:pPr>
              <w:wordWrap w:val="0"/>
              <w:spacing w:before="20" w:after="20" w:line="240" w:lineRule="auto"/>
              <w:ind w:firstLine="0"/>
            </w:pPr>
            <w:r>
              <w:rPr>
                <w:sz w:val="20"/>
              </w:rPr>
              <w:t>显示葛洲坝平坡模板</w:t>
            </w:r>
          </w:p>
        </w:tc>
      </w:tr>
      <w:tr w14:paraId="0D6CDE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77DB51F1">
            <w:pPr>
              <w:wordWrap w:val="0"/>
              <w:spacing w:before="20" w:after="20" w:line="240" w:lineRule="auto"/>
              <w:ind w:firstLine="0"/>
            </w:pPr>
            <w:r>
              <w:rPr>
                <w:sz w:val="20"/>
              </w:rPr>
              <w:t>UI-03</w:t>
            </w:r>
          </w:p>
        </w:tc>
        <w:tc>
          <w:tcPr>
            <w:tcW w:w="1417" w:type="dxa"/>
          </w:tcPr>
          <w:p w14:paraId="33E3812A">
            <w:pPr>
              <w:wordWrap w:val="0"/>
              <w:spacing w:before="20" w:after="20" w:line="240" w:lineRule="auto"/>
              <w:ind w:firstLine="0"/>
            </w:pPr>
            <w:r>
              <w:rPr>
                <w:sz w:val="20"/>
              </w:rPr>
              <w:t>数据接入</w:t>
            </w:r>
          </w:p>
        </w:tc>
        <w:tc>
          <w:tcPr>
            <w:tcW w:w="2902" w:type="dxa"/>
          </w:tcPr>
          <w:p w14:paraId="39DEF06A">
            <w:pPr>
              <w:wordWrap w:val="0"/>
              <w:spacing w:before="20" w:after="20" w:line="240" w:lineRule="auto"/>
              <w:ind w:firstLine="0"/>
            </w:pPr>
            <w:r>
              <w:rPr>
                <w:sz w:val="20"/>
              </w:rPr>
              <w:t>文件列表与解析进度</w:t>
            </w:r>
          </w:p>
        </w:tc>
        <w:tc>
          <w:tcPr>
            <w:tcW w:w="1769" w:type="dxa"/>
          </w:tcPr>
          <w:p w14:paraId="38B9E947">
            <w:pPr>
              <w:wordWrap w:val="0"/>
              <w:spacing w:before="20" w:after="20" w:line="240" w:lineRule="auto"/>
              <w:ind w:firstLine="0"/>
            </w:pPr>
            <w:r>
              <w:rPr>
                <w:sz w:val="20"/>
              </w:rPr>
              <w:t>校验和、状态、日志</w:t>
            </w:r>
          </w:p>
        </w:tc>
        <w:tc>
          <w:tcPr>
            <w:tcW w:w="1769" w:type="dxa"/>
          </w:tcPr>
          <w:p w14:paraId="4F37094E">
            <w:pPr>
              <w:wordWrap w:val="0"/>
              <w:spacing w:before="20" w:after="20" w:line="240" w:lineRule="auto"/>
              <w:ind w:firstLine="0"/>
            </w:pPr>
            <w:r>
              <w:rPr>
                <w:sz w:val="20"/>
              </w:rPr>
              <w:t>显示 68% 进度</w:t>
            </w:r>
          </w:p>
        </w:tc>
      </w:tr>
      <w:tr w14:paraId="0573B2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24968907">
            <w:pPr>
              <w:wordWrap w:val="0"/>
              <w:spacing w:before="20" w:after="20" w:line="240" w:lineRule="auto"/>
              <w:ind w:firstLine="0"/>
            </w:pPr>
            <w:r>
              <w:rPr>
                <w:sz w:val="20"/>
              </w:rPr>
              <w:t>UI-04</w:t>
            </w:r>
          </w:p>
        </w:tc>
        <w:tc>
          <w:tcPr>
            <w:tcW w:w="1417" w:type="dxa"/>
            <w:shd w:val="clear" w:color="auto" w:fill="F7F9FC"/>
          </w:tcPr>
          <w:p w14:paraId="3E13943B">
            <w:pPr>
              <w:wordWrap w:val="0"/>
              <w:spacing w:before="20" w:after="20" w:line="240" w:lineRule="auto"/>
              <w:ind w:firstLine="0"/>
            </w:pPr>
            <w:r>
              <w:rPr>
                <w:sz w:val="20"/>
              </w:rPr>
              <w:t>S100 解析</w:t>
            </w:r>
          </w:p>
        </w:tc>
        <w:tc>
          <w:tcPr>
            <w:tcW w:w="2902" w:type="dxa"/>
            <w:shd w:val="clear" w:color="auto" w:fill="F7F9FC"/>
          </w:tcPr>
          <w:p w14:paraId="102A683D">
            <w:pPr>
              <w:wordWrap w:val="0"/>
              <w:spacing w:before="20" w:after="20" w:line="240" w:lineRule="auto"/>
              <w:ind w:firstLine="0"/>
            </w:pPr>
            <w:r>
              <w:rPr>
                <w:sz w:val="20"/>
              </w:rPr>
              <w:t>数据包目录、帧序列、轨迹</w:t>
            </w:r>
          </w:p>
        </w:tc>
        <w:tc>
          <w:tcPr>
            <w:tcW w:w="1769" w:type="dxa"/>
            <w:shd w:val="clear" w:color="auto" w:fill="F7F9FC"/>
          </w:tcPr>
          <w:p w14:paraId="45EDA69B">
            <w:pPr>
              <w:wordWrap w:val="0"/>
              <w:spacing w:before="20" w:after="20" w:line="240" w:lineRule="auto"/>
              <w:ind w:firstLine="0"/>
            </w:pPr>
            <w:r>
              <w:rPr>
                <w:sz w:val="20"/>
              </w:rPr>
              <w:t>.bag、ImgPose、PPK</w:t>
            </w:r>
          </w:p>
        </w:tc>
        <w:tc>
          <w:tcPr>
            <w:tcW w:w="1769" w:type="dxa"/>
            <w:shd w:val="clear" w:color="auto" w:fill="F7F9FC"/>
          </w:tcPr>
          <w:p w14:paraId="491D55DC">
            <w:pPr>
              <w:wordWrap w:val="0"/>
              <w:spacing w:before="20" w:after="20" w:line="240" w:lineRule="auto"/>
              <w:ind w:firstLine="0"/>
            </w:pPr>
            <w:r>
              <w:rPr>
                <w:sz w:val="20"/>
              </w:rPr>
              <w:t>显示丢帧率与固定解比例</w:t>
            </w:r>
          </w:p>
        </w:tc>
      </w:tr>
      <w:tr w14:paraId="7D982D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429AD4A4">
            <w:pPr>
              <w:wordWrap w:val="0"/>
              <w:spacing w:before="20" w:after="20" w:line="240" w:lineRule="auto"/>
              <w:ind w:firstLine="0"/>
            </w:pPr>
            <w:r>
              <w:rPr>
                <w:sz w:val="20"/>
              </w:rPr>
              <w:t>UI-05</w:t>
            </w:r>
          </w:p>
        </w:tc>
        <w:tc>
          <w:tcPr>
            <w:tcW w:w="1417" w:type="dxa"/>
          </w:tcPr>
          <w:p w14:paraId="48DC7517">
            <w:pPr>
              <w:wordWrap w:val="0"/>
              <w:spacing w:before="20" w:after="20" w:line="240" w:lineRule="auto"/>
              <w:ind w:firstLine="0"/>
            </w:pPr>
            <w:r>
              <w:rPr>
                <w:sz w:val="20"/>
              </w:rPr>
              <w:t>质检与覆盖度</w:t>
            </w:r>
          </w:p>
        </w:tc>
        <w:tc>
          <w:tcPr>
            <w:tcW w:w="2902" w:type="dxa"/>
          </w:tcPr>
          <w:p w14:paraId="4C84C135">
            <w:pPr>
              <w:wordWrap w:val="0"/>
              <w:spacing w:before="20" w:after="20" w:line="240" w:lineRule="auto"/>
              <w:ind w:firstLine="0"/>
            </w:pPr>
            <w:r>
              <w:rPr>
                <w:sz w:val="20"/>
              </w:rPr>
              <w:t>覆盖度热力图、残差统计</w:t>
            </w:r>
          </w:p>
        </w:tc>
        <w:tc>
          <w:tcPr>
            <w:tcW w:w="1769" w:type="dxa"/>
          </w:tcPr>
          <w:p w14:paraId="1BF4DD88">
            <w:pPr>
              <w:wordWrap w:val="0"/>
              <w:spacing w:before="20" w:after="20" w:line="240" w:lineRule="auto"/>
              <w:ind w:firstLine="0"/>
            </w:pPr>
            <w:r>
              <w:rPr>
                <w:sz w:val="20"/>
              </w:rPr>
              <w:t>色带、问题区域</w:t>
            </w:r>
          </w:p>
        </w:tc>
        <w:tc>
          <w:tcPr>
            <w:tcW w:w="1769" w:type="dxa"/>
          </w:tcPr>
          <w:p w14:paraId="1BE364A1">
            <w:pPr>
              <w:wordWrap w:val="0"/>
              <w:spacing w:before="20" w:after="20" w:line="240" w:lineRule="auto"/>
              <w:ind w:firstLine="0"/>
            </w:pPr>
            <w:r>
              <w:rPr>
                <w:sz w:val="20"/>
              </w:rPr>
              <w:t>显示漏扫区与补扫建议</w:t>
            </w:r>
          </w:p>
        </w:tc>
      </w:tr>
      <w:tr w14:paraId="5AB3416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5208577A">
            <w:pPr>
              <w:wordWrap w:val="0"/>
              <w:spacing w:before="20" w:after="20" w:line="240" w:lineRule="auto"/>
              <w:ind w:firstLine="0"/>
            </w:pPr>
            <w:r>
              <w:rPr>
                <w:sz w:val="20"/>
              </w:rPr>
              <w:t>UI-06</w:t>
            </w:r>
          </w:p>
        </w:tc>
        <w:tc>
          <w:tcPr>
            <w:tcW w:w="1417" w:type="dxa"/>
            <w:shd w:val="clear" w:color="auto" w:fill="F7F9FC"/>
          </w:tcPr>
          <w:p w14:paraId="2510D357">
            <w:pPr>
              <w:wordWrap w:val="0"/>
              <w:spacing w:before="20" w:after="20" w:line="240" w:lineRule="auto"/>
              <w:ind w:firstLine="0"/>
            </w:pPr>
            <w:r>
              <w:rPr>
                <w:sz w:val="20"/>
              </w:rPr>
              <w:t>配准</w:t>
            </w:r>
          </w:p>
        </w:tc>
        <w:tc>
          <w:tcPr>
            <w:tcW w:w="2902" w:type="dxa"/>
            <w:shd w:val="clear" w:color="auto" w:fill="F7F9FC"/>
          </w:tcPr>
          <w:p w14:paraId="1188794A">
            <w:pPr>
              <w:wordWrap w:val="0"/>
              <w:spacing w:before="20" w:after="20" w:line="240" w:lineRule="auto"/>
              <w:ind w:firstLine="0"/>
            </w:pPr>
            <w:r>
              <w:rPr>
                <w:sz w:val="20"/>
              </w:rPr>
              <w:t>源/目标、残差云图</w:t>
            </w:r>
          </w:p>
        </w:tc>
        <w:tc>
          <w:tcPr>
            <w:tcW w:w="1769" w:type="dxa"/>
            <w:shd w:val="clear" w:color="auto" w:fill="F7F9FC"/>
          </w:tcPr>
          <w:p w14:paraId="3BA1C6B4">
            <w:pPr>
              <w:wordWrap w:val="0"/>
              <w:spacing w:before="20" w:after="20" w:line="240" w:lineRule="auto"/>
              <w:ind w:firstLine="0"/>
            </w:pPr>
            <w:r>
              <w:rPr>
                <w:sz w:val="20"/>
              </w:rPr>
              <w:t>控制点、重叠区</w:t>
            </w:r>
          </w:p>
        </w:tc>
        <w:tc>
          <w:tcPr>
            <w:tcW w:w="1769" w:type="dxa"/>
            <w:shd w:val="clear" w:color="auto" w:fill="F7F9FC"/>
          </w:tcPr>
          <w:p w14:paraId="4850B16B">
            <w:pPr>
              <w:wordWrap w:val="0"/>
              <w:spacing w:before="20" w:after="20" w:line="240" w:lineRule="auto"/>
              <w:ind w:firstLine="0"/>
            </w:pPr>
            <w:r>
              <w:rPr>
                <w:sz w:val="20"/>
              </w:rPr>
              <w:t>显示残差 0.21mm</w:t>
            </w:r>
          </w:p>
        </w:tc>
      </w:tr>
      <w:tr w14:paraId="66C895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29E08C45">
            <w:pPr>
              <w:wordWrap w:val="0"/>
              <w:spacing w:before="20" w:after="20" w:line="240" w:lineRule="auto"/>
              <w:ind w:firstLine="0"/>
            </w:pPr>
            <w:r>
              <w:rPr>
                <w:sz w:val="20"/>
              </w:rPr>
              <w:t>UI-07</w:t>
            </w:r>
          </w:p>
        </w:tc>
        <w:tc>
          <w:tcPr>
            <w:tcW w:w="1417" w:type="dxa"/>
          </w:tcPr>
          <w:p w14:paraId="2671FEF8">
            <w:pPr>
              <w:wordWrap w:val="0"/>
              <w:spacing w:before="20" w:after="20" w:line="240" w:lineRule="auto"/>
              <w:ind w:firstLine="0"/>
            </w:pPr>
            <w:r>
              <w:rPr>
                <w:sz w:val="20"/>
              </w:rPr>
              <w:t>重建监控</w:t>
            </w:r>
          </w:p>
        </w:tc>
        <w:tc>
          <w:tcPr>
            <w:tcW w:w="2902" w:type="dxa"/>
          </w:tcPr>
          <w:p w14:paraId="7E4F4A01">
            <w:pPr>
              <w:wordWrap w:val="0"/>
              <w:spacing w:before="20" w:after="20" w:line="240" w:lineRule="auto"/>
              <w:ind w:firstLine="0"/>
            </w:pPr>
            <w:r>
              <w:rPr>
                <w:sz w:val="20"/>
              </w:rPr>
              <w:t>任务队列、时间预算、资源曲线</w:t>
            </w:r>
          </w:p>
        </w:tc>
        <w:tc>
          <w:tcPr>
            <w:tcW w:w="1769" w:type="dxa"/>
          </w:tcPr>
          <w:p w14:paraId="42D7075E">
            <w:pPr>
              <w:wordWrap w:val="0"/>
              <w:spacing w:before="20" w:after="20" w:line="240" w:lineRule="auto"/>
              <w:ind w:firstLine="0"/>
            </w:pPr>
            <w:r>
              <w:rPr>
                <w:sz w:val="20"/>
              </w:rPr>
              <w:t>GPU、进度、剩余时间</w:t>
            </w:r>
          </w:p>
        </w:tc>
        <w:tc>
          <w:tcPr>
            <w:tcW w:w="1769" w:type="dxa"/>
          </w:tcPr>
          <w:p w14:paraId="4E42767E">
            <w:pPr>
              <w:wordWrap w:val="0"/>
              <w:spacing w:before="20" w:after="20" w:line="240" w:lineRule="auto"/>
              <w:ind w:firstLine="0"/>
            </w:pPr>
            <w:r>
              <w:rPr>
                <w:sz w:val="20"/>
              </w:rPr>
              <w:t>显示总进度 72%</w:t>
            </w:r>
          </w:p>
        </w:tc>
      </w:tr>
      <w:tr w14:paraId="352BCFC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38161514">
            <w:pPr>
              <w:wordWrap w:val="0"/>
              <w:spacing w:before="20" w:after="20" w:line="240" w:lineRule="auto"/>
              <w:ind w:firstLine="0"/>
            </w:pPr>
            <w:r>
              <w:rPr>
                <w:sz w:val="20"/>
              </w:rPr>
              <w:t>UI-08</w:t>
            </w:r>
          </w:p>
        </w:tc>
        <w:tc>
          <w:tcPr>
            <w:tcW w:w="1417" w:type="dxa"/>
            <w:shd w:val="clear" w:color="auto" w:fill="F7F9FC"/>
          </w:tcPr>
          <w:p w14:paraId="42337E60">
            <w:pPr>
              <w:wordWrap w:val="0"/>
              <w:spacing w:before="20" w:after="20" w:line="240" w:lineRule="auto"/>
              <w:ind w:firstLine="0"/>
            </w:pPr>
            <w:r>
              <w:rPr>
                <w:sz w:val="20"/>
              </w:rPr>
              <w:t>720° 漫游</w:t>
            </w:r>
          </w:p>
        </w:tc>
        <w:tc>
          <w:tcPr>
            <w:tcW w:w="2902" w:type="dxa"/>
            <w:shd w:val="clear" w:color="auto" w:fill="F7F9FC"/>
          </w:tcPr>
          <w:p w14:paraId="4C84081C">
            <w:pPr>
              <w:wordWrap w:val="0"/>
              <w:spacing w:before="20" w:after="20" w:line="240" w:lineRule="auto"/>
              <w:ind w:firstLine="0"/>
            </w:pPr>
            <w:r>
              <w:rPr>
                <w:sz w:val="20"/>
              </w:rPr>
              <w:t>球面全景、罗盘、视角指示</w:t>
            </w:r>
          </w:p>
        </w:tc>
        <w:tc>
          <w:tcPr>
            <w:tcW w:w="1769" w:type="dxa"/>
            <w:shd w:val="clear" w:color="auto" w:fill="F7F9FC"/>
          </w:tcPr>
          <w:p w14:paraId="0037EED8">
            <w:pPr>
              <w:wordWrap w:val="0"/>
              <w:spacing w:before="20" w:after="20" w:line="240" w:lineRule="auto"/>
              <w:ind w:firstLine="0"/>
            </w:pPr>
            <w:r>
              <w:rPr>
                <w:sz w:val="20"/>
              </w:rPr>
              <w:t>水平/垂直 360°</w:t>
            </w:r>
          </w:p>
        </w:tc>
        <w:tc>
          <w:tcPr>
            <w:tcW w:w="1769" w:type="dxa"/>
            <w:shd w:val="clear" w:color="auto" w:fill="F7F9FC"/>
          </w:tcPr>
          <w:p w14:paraId="7CD291AF">
            <w:pPr>
              <w:wordWrap w:val="0"/>
              <w:spacing w:before="20" w:after="20" w:line="240" w:lineRule="auto"/>
              <w:ind w:firstLine="0"/>
            </w:pPr>
            <w:r>
              <w:rPr>
                <w:sz w:val="20"/>
              </w:rPr>
              <w:t>视口内无 UI 遮挡</w:t>
            </w:r>
          </w:p>
        </w:tc>
      </w:tr>
      <w:tr w14:paraId="3B6F607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6CCEC80D">
            <w:pPr>
              <w:wordWrap w:val="0"/>
              <w:spacing w:before="20" w:after="20" w:line="240" w:lineRule="auto"/>
              <w:ind w:firstLine="0"/>
            </w:pPr>
            <w:r>
              <w:rPr>
                <w:sz w:val="20"/>
              </w:rPr>
              <w:t>UI-09</w:t>
            </w:r>
          </w:p>
        </w:tc>
        <w:tc>
          <w:tcPr>
            <w:tcW w:w="1417" w:type="dxa"/>
          </w:tcPr>
          <w:p w14:paraId="53DD94DB">
            <w:pPr>
              <w:wordWrap w:val="0"/>
              <w:spacing w:before="20" w:after="20" w:line="240" w:lineRule="auto"/>
              <w:ind w:firstLine="0"/>
            </w:pPr>
            <w:r>
              <w:rPr>
                <w:sz w:val="20"/>
              </w:rPr>
              <w:t>量测</w:t>
            </w:r>
          </w:p>
        </w:tc>
        <w:tc>
          <w:tcPr>
            <w:tcW w:w="2902" w:type="dxa"/>
          </w:tcPr>
          <w:p w14:paraId="76A47264">
            <w:pPr>
              <w:wordWrap w:val="0"/>
              <w:spacing w:before="20" w:after="20" w:line="240" w:lineRule="auto"/>
              <w:ind w:firstLine="0"/>
            </w:pPr>
            <w:r>
              <w:rPr>
                <w:sz w:val="20"/>
              </w:rPr>
              <w:t>距离/面积/坐标量测</w:t>
            </w:r>
          </w:p>
        </w:tc>
        <w:tc>
          <w:tcPr>
            <w:tcW w:w="1769" w:type="dxa"/>
          </w:tcPr>
          <w:p w14:paraId="1DC5688E">
            <w:pPr>
              <w:wordWrap w:val="0"/>
              <w:spacing w:before="20" w:after="20" w:line="240" w:lineRule="auto"/>
              <w:ind w:firstLine="0"/>
            </w:pPr>
            <w:r>
              <w:rPr>
                <w:sz w:val="20"/>
              </w:rPr>
              <w:t>尺寸线、数值、单位</w:t>
            </w:r>
          </w:p>
        </w:tc>
        <w:tc>
          <w:tcPr>
            <w:tcW w:w="1769" w:type="dxa"/>
          </w:tcPr>
          <w:p w14:paraId="3948DDBD">
            <w:pPr>
              <w:wordWrap w:val="0"/>
              <w:spacing w:before="20" w:after="20" w:line="240" w:lineRule="auto"/>
              <w:ind w:firstLine="0"/>
            </w:pPr>
            <w:r>
              <w:rPr>
                <w:sz w:val="20"/>
              </w:rPr>
              <w:t>显示量测基准"点云"</w:t>
            </w:r>
          </w:p>
        </w:tc>
      </w:tr>
      <w:tr w14:paraId="7AE6965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3AD3C583">
            <w:pPr>
              <w:wordWrap w:val="0"/>
              <w:spacing w:before="20" w:after="20" w:line="240" w:lineRule="auto"/>
              <w:ind w:firstLine="0"/>
            </w:pPr>
            <w:r>
              <w:rPr>
                <w:sz w:val="20"/>
              </w:rPr>
              <w:t>UI-10</w:t>
            </w:r>
          </w:p>
        </w:tc>
        <w:tc>
          <w:tcPr>
            <w:tcW w:w="1417" w:type="dxa"/>
            <w:shd w:val="clear" w:color="auto" w:fill="F7F9FC"/>
          </w:tcPr>
          <w:p w14:paraId="694D1318">
            <w:pPr>
              <w:wordWrap w:val="0"/>
              <w:spacing w:before="20" w:after="20" w:line="240" w:lineRule="auto"/>
              <w:ind w:firstLine="0"/>
            </w:pPr>
            <w:r>
              <w:rPr>
                <w:sz w:val="20"/>
              </w:rPr>
              <w:t>缺陷列表</w:t>
            </w:r>
          </w:p>
        </w:tc>
        <w:tc>
          <w:tcPr>
            <w:tcW w:w="2902" w:type="dxa"/>
            <w:shd w:val="clear" w:color="auto" w:fill="F7F9FC"/>
          </w:tcPr>
          <w:p w14:paraId="4CE27E1F">
            <w:pPr>
              <w:wordWrap w:val="0"/>
              <w:spacing w:before="20" w:after="20" w:line="240" w:lineRule="auto"/>
              <w:ind w:firstLine="0"/>
            </w:pPr>
            <w:r>
              <w:rPr>
                <w:sz w:val="20"/>
              </w:rPr>
              <w:t>编号、类型、级别、置信度</w:t>
            </w:r>
          </w:p>
        </w:tc>
        <w:tc>
          <w:tcPr>
            <w:tcW w:w="1769" w:type="dxa"/>
            <w:shd w:val="clear" w:color="auto" w:fill="F7F9FC"/>
          </w:tcPr>
          <w:p w14:paraId="280D5583">
            <w:pPr>
              <w:wordWrap w:val="0"/>
              <w:spacing w:before="20" w:after="20" w:line="240" w:lineRule="auto"/>
              <w:ind w:firstLine="0"/>
            </w:pPr>
            <w:r>
              <w:rPr>
                <w:sz w:val="20"/>
              </w:rPr>
              <w:t>筛选、排序、状态</w:t>
            </w:r>
          </w:p>
        </w:tc>
        <w:tc>
          <w:tcPr>
            <w:tcW w:w="1769" w:type="dxa"/>
            <w:shd w:val="clear" w:color="auto" w:fill="F7F9FC"/>
          </w:tcPr>
          <w:p w14:paraId="22964BCC">
            <w:pPr>
              <w:wordWrap w:val="0"/>
              <w:spacing w:before="20" w:after="20" w:line="240" w:lineRule="auto"/>
              <w:ind w:firstLine="0"/>
            </w:pPr>
            <w:r>
              <w:rPr>
                <w:sz w:val="20"/>
              </w:rPr>
              <w:t>列表不少于 8 条</w:t>
            </w:r>
          </w:p>
        </w:tc>
      </w:tr>
      <w:tr w14:paraId="4C6750F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7B228183">
            <w:pPr>
              <w:wordWrap w:val="0"/>
              <w:spacing w:before="20" w:after="20" w:line="240" w:lineRule="auto"/>
              <w:ind w:firstLine="0"/>
            </w:pPr>
            <w:r>
              <w:rPr>
                <w:sz w:val="20"/>
              </w:rPr>
              <w:t>UI-11</w:t>
            </w:r>
          </w:p>
        </w:tc>
        <w:tc>
          <w:tcPr>
            <w:tcW w:w="1417" w:type="dxa"/>
          </w:tcPr>
          <w:p w14:paraId="75CF6CCE">
            <w:pPr>
              <w:wordWrap w:val="0"/>
              <w:spacing w:before="20" w:after="20" w:line="240" w:lineRule="auto"/>
              <w:ind w:firstLine="0"/>
            </w:pPr>
            <w:r>
              <w:rPr>
                <w:sz w:val="20"/>
              </w:rPr>
              <w:t>缺陷判读</w:t>
            </w:r>
          </w:p>
        </w:tc>
        <w:tc>
          <w:tcPr>
            <w:tcW w:w="2902" w:type="dxa"/>
          </w:tcPr>
          <w:p w14:paraId="318E2288">
            <w:pPr>
              <w:wordWrap w:val="0"/>
              <w:spacing w:before="20" w:after="20" w:line="240" w:lineRule="auto"/>
              <w:ind w:firstLine="0"/>
            </w:pPr>
            <w:r>
              <w:rPr>
                <w:sz w:val="20"/>
              </w:rPr>
              <w:t>三维+影像+属性三联动</w:t>
            </w:r>
          </w:p>
        </w:tc>
        <w:tc>
          <w:tcPr>
            <w:tcW w:w="1769" w:type="dxa"/>
          </w:tcPr>
          <w:p w14:paraId="34CF9373">
            <w:pPr>
              <w:wordWrap w:val="0"/>
              <w:spacing w:before="20" w:after="20" w:line="240" w:lineRule="auto"/>
              <w:ind w:firstLine="0"/>
            </w:pPr>
            <w:r>
              <w:rPr>
                <w:sz w:val="20"/>
              </w:rPr>
              <w:t>高亮、引线、近景</w:t>
            </w:r>
          </w:p>
        </w:tc>
        <w:tc>
          <w:tcPr>
            <w:tcW w:w="1769" w:type="dxa"/>
          </w:tcPr>
          <w:p w14:paraId="1A5866AA">
            <w:pPr>
              <w:wordWrap w:val="0"/>
              <w:spacing w:before="20" w:after="20" w:line="240" w:lineRule="auto"/>
              <w:ind w:firstLine="0"/>
            </w:pPr>
            <w:r>
              <w:rPr>
                <w:sz w:val="20"/>
              </w:rPr>
              <w:t>选中 1 条缺陷</w:t>
            </w:r>
          </w:p>
        </w:tc>
      </w:tr>
      <w:tr w14:paraId="05B63DE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3299D8F7">
            <w:pPr>
              <w:wordWrap w:val="0"/>
              <w:spacing w:before="20" w:after="20" w:line="240" w:lineRule="auto"/>
              <w:ind w:firstLine="0"/>
            </w:pPr>
            <w:r>
              <w:rPr>
                <w:sz w:val="20"/>
              </w:rPr>
              <w:t>UI-12</w:t>
            </w:r>
          </w:p>
        </w:tc>
        <w:tc>
          <w:tcPr>
            <w:tcW w:w="1417" w:type="dxa"/>
            <w:shd w:val="clear" w:color="auto" w:fill="F7F9FC"/>
          </w:tcPr>
          <w:p w14:paraId="53254F46">
            <w:pPr>
              <w:wordWrap w:val="0"/>
              <w:spacing w:before="20" w:after="20" w:line="240" w:lineRule="auto"/>
              <w:ind w:firstLine="0"/>
            </w:pPr>
            <w:r>
              <w:rPr>
                <w:sz w:val="20"/>
              </w:rPr>
              <w:t>五维量化</w:t>
            </w:r>
          </w:p>
        </w:tc>
        <w:tc>
          <w:tcPr>
            <w:tcW w:w="2902" w:type="dxa"/>
            <w:shd w:val="clear" w:color="auto" w:fill="F7F9FC"/>
          </w:tcPr>
          <w:p w14:paraId="595F1E93">
            <w:pPr>
              <w:wordWrap w:val="0"/>
              <w:spacing w:before="20" w:after="20" w:line="240" w:lineRule="auto"/>
              <w:ind w:firstLine="0"/>
            </w:pPr>
            <w:r>
              <w:rPr>
                <w:sz w:val="20"/>
              </w:rPr>
              <w:t>基准面、深度、L/W/D/A/V</w:t>
            </w:r>
          </w:p>
        </w:tc>
        <w:tc>
          <w:tcPr>
            <w:tcW w:w="1769" w:type="dxa"/>
            <w:shd w:val="clear" w:color="auto" w:fill="F7F9FC"/>
          </w:tcPr>
          <w:p w14:paraId="3124C7B1">
            <w:pPr>
              <w:wordWrap w:val="0"/>
              <w:spacing w:before="20" w:after="20" w:line="240" w:lineRule="auto"/>
              <w:ind w:firstLine="0"/>
            </w:pPr>
            <w:r>
              <w:rPr>
                <w:sz w:val="20"/>
              </w:rPr>
              <w:t>数值、单位、不确定度</w:t>
            </w:r>
          </w:p>
        </w:tc>
        <w:tc>
          <w:tcPr>
            <w:tcW w:w="1769" w:type="dxa"/>
            <w:shd w:val="clear" w:color="auto" w:fill="F7F9FC"/>
          </w:tcPr>
          <w:p w14:paraId="6B0DA66B">
            <w:pPr>
              <w:wordWrap w:val="0"/>
              <w:spacing w:before="20" w:after="20" w:line="240" w:lineRule="auto"/>
              <w:ind w:firstLine="0"/>
            </w:pPr>
            <w:r>
              <w:rPr>
                <w:sz w:val="20"/>
              </w:rPr>
              <w:t>显示冲蚀坑特写</w:t>
            </w:r>
          </w:p>
        </w:tc>
      </w:tr>
      <w:tr w14:paraId="7F6A081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3B71711A">
            <w:pPr>
              <w:wordWrap w:val="0"/>
              <w:spacing w:before="20" w:after="20" w:line="240" w:lineRule="auto"/>
              <w:ind w:firstLine="0"/>
            </w:pPr>
            <w:r>
              <w:rPr>
                <w:sz w:val="20"/>
              </w:rPr>
              <w:t>UI-13</w:t>
            </w:r>
          </w:p>
        </w:tc>
        <w:tc>
          <w:tcPr>
            <w:tcW w:w="1417" w:type="dxa"/>
          </w:tcPr>
          <w:p w14:paraId="0A0CD667">
            <w:pPr>
              <w:wordWrap w:val="0"/>
              <w:spacing w:before="20" w:after="20" w:line="240" w:lineRule="auto"/>
              <w:ind w:firstLine="0"/>
            </w:pPr>
            <w:r>
              <w:rPr>
                <w:sz w:val="20"/>
              </w:rPr>
              <w:t>规则与分级</w:t>
            </w:r>
          </w:p>
        </w:tc>
        <w:tc>
          <w:tcPr>
            <w:tcW w:w="2902" w:type="dxa"/>
          </w:tcPr>
          <w:p w14:paraId="2989ECBC">
            <w:pPr>
              <w:wordWrap w:val="0"/>
              <w:spacing w:before="20" w:after="20" w:line="240" w:lineRule="auto"/>
              <w:ind w:firstLine="0"/>
            </w:pPr>
            <w:r>
              <w:rPr>
                <w:sz w:val="20"/>
              </w:rPr>
              <w:t>规则表达式、命中项、级别</w:t>
            </w:r>
          </w:p>
        </w:tc>
        <w:tc>
          <w:tcPr>
            <w:tcW w:w="1769" w:type="dxa"/>
          </w:tcPr>
          <w:p w14:paraId="2B4BAE6E">
            <w:pPr>
              <w:wordWrap w:val="0"/>
              <w:spacing w:before="20" w:after="20" w:line="240" w:lineRule="auto"/>
              <w:ind w:firstLine="0"/>
            </w:pPr>
            <w:r>
              <w:rPr>
                <w:sz w:val="20"/>
              </w:rPr>
              <w:t>版本、生效时间</w:t>
            </w:r>
          </w:p>
        </w:tc>
        <w:tc>
          <w:tcPr>
            <w:tcW w:w="1769" w:type="dxa"/>
          </w:tcPr>
          <w:p w14:paraId="116F8C67">
            <w:pPr>
              <w:wordWrap w:val="0"/>
              <w:spacing w:before="20" w:after="20" w:line="240" w:lineRule="auto"/>
              <w:ind w:firstLine="0"/>
            </w:pPr>
            <w:r>
              <w:rPr>
                <w:sz w:val="20"/>
              </w:rPr>
              <w:t>显示 1 条规则命中</w:t>
            </w:r>
          </w:p>
        </w:tc>
      </w:tr>
      <w:tr w14:paraId="4ED926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21C5F8F5">
            <w:pPr>
              <w:wordWrap w:val="0"/>
              <w:spacing w:before="20" w:after="20" w:line="240" w:lineRule="auto"/>
              <w:ind w:firstLine="0"/>
            </w:pPr>
            <w:r>
              <w:rPr>
                <w:sz w:val="20"/>
              </w:rPr>
              <w:t>UI-14</w:t>
            </w:r>
          </w:p>
        </w:tc>
        <w:tc>
          <w:tcPr>
            <w:tcW w:w="1417" w:type="dxa"/>
            <w:shd w:val="clear" w:color="auto" w:fill="F7F9FC"/>
          </w:tcPr>
          <w:p w14:paraId="42ECA04D">
            <w:pPr>
              <w:wordWrap w:val="0"/>
              <w:spacing w:before="20" w:after="20" w:line="240" w:lineRule="auto"/>
              <w:ind w:firstLine="0"/>
            </w:pPr>
            <w:r>
              <w:rPr>
                <w:sz w:val="20"/>
              </w:rPr>
              <w:t>历史对比</w:t>
            </w:r>
          </w:p>
        </w:tc>
        <w:tc>
          <w:tcPr>
            <w:tcW w:w="2902" w:type="dxa"/>
            <w:shd w:val="clear" w:color="auto" w:fill="F7F9FC"/>
          </w:tcPr>
          <w:p w14:paraId="0ACE86E3">
            <w:pPr>
              <w:wordWrap w:val="0"/>
              <w:spacing w:before="20" w:after="20" w:line="240" w:lineRule="auto"/>
              <w:ind w:firstLine="0"/>
            </w:pPr>
            <w:r>
              <w:rPr>
                <w:sz w:val="20"/>
              </w:rPr>
              <w:t>分屏、时间轴、统计</w:t>
            </w:r>
          </w:p>
        </w:tc>
        <w:tc>
          <w:tcPr>
            <w:tcW w:w="1769" w:type="dxa"/>
            <w:shd w:val="clear" w:color="auto" w:fill="F7F9FC"/>
          </w:tcPr>
          <w:p w14:paraId="30196EEF">
            <w:pPr>
              <w:wordWrap w:val="0"/>
              <w:spacing w:before="20" w:after="20" w:line="240" w:lineRule="auto"/>
              <w:ind w:firstLine="0"/>
            </w:pPr>
            <w:r>
              <w:rPr>
                <w:sz w:val="20"/>
              </w:rPr>
              <w:t>两期模型、变化斑块</w:t>
            </w:r>
          </w:p>
        </w:tc>
        <w:tc>
          <w:tcPr>
            <w:tcW w:w="1769" w:type="dxa"/>
            <w:shd w:val="clear" w:color="auto" w:fill="F7F9FC"/>
          </w:tcPr>
          <w:p w14:paraId="5AC190B4">
            <w:pPr>
              <w:wordWrap w:val="0"/>
              <w:spacing w:before="20" w:after="20" w:line="240" w:lineRule="auto"/>
              <w:ind w:firstLine="0"/>
            </w:pPr>
            <w:r>
              <w:rPr>
                <w:sz w:val="20"/>
              </w:rPr>
              <w:t>左右分屏</w:t>
            </w:r>
          </w:p>
        </w:tc>
      </w:tr>
      <w:tr w14:paraId="2AAE00A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7BB919A3">
            <w:pPr>
              <w:wordWrap w:val="0"/>
              <w:spacing w:before="20" w:after="20" w:line="240" w:lineRule="auto"/>
              <w:ind w:firstLine="0"/>
            </w:pPr>
            <w:r>
              <w:rPr>
                <w:sz w:val="20"/>
              </w:rPr>
              <w:t>UI-15</w:t>
            </w:r>
          </w:p>
        </w:tc>
        <w:tc>
          <w:tcPr>
            <w:tcW w:w="1417" w:type="dxa"/>
          </w:tcPr>
          <w:p w14:paraId="071973BC">
            <w:pPr>
              <w:wordWrap w:val="0"/>
              <w:spacing w:before="20" w:after="20" w:line="240" w:lineRule="auto"/>
              <w:ind w:firstLine="0"/>
            </w:pPr>
            <w:r>
              <w:rPr>
                <w:sz w:val="20"/>
              </w:rPr>
              <w:t>差异云图</w:t>
            </w:r>
          </w:p>
        </w:tc>
        <w:tc>
          <w:tcPr>
            <w:tcW w:w="2902" w:type="dxa"/>
          </w:tcPr>
          <w:p w14:paraId="7679ADF6">
            <w:pPr>
              <w:wordWrap w:val="0"/>
              <w:spacing w:before="20" w:after="20" w:line="240" w:lineRule="auto"/>
              <w:ind w:firstLine="0"/>
            </w:pPr>
            <w:r>
              <w:rPr>
                <w:sz w:val="20"/>
              </w:rPr>
              <w:t>蓝-白-红色带、显著变化</w:t>
            </w:r>
          </w:p>
        </w:tc>
        <w:tc>
          <w:tcPr>
            <w:tcW w:w="1769" w:type="dxa"/>
          </w:tcPr>
          <w:p w14:paraId="3513BF30">
            <w:pPr>
              <w:wordWrap w:val="0"/>
              <w:spacing w:before="20" w:after="20" w:line="240" w:lineRule="auto"/>
              <w:ind w:firstLine="0"/>
            </w:pPr>
            <w:r>
              <w:rPr>
                <w:sz w:val="20"/>
              </w:rPr>
              <w:t>色标、阈值、面积/体积</w:t>
            </w:r>
          </w:p>
        </w:tc>
        <w:tc>
          <w:tcPr>
            <w:tcW w:w="1769" w:type="dxa"/>
          </w:tcPr>
          <w:p w14:paraId="519A61FD">
            <w:pPr>
              <w:wordWrap w:val="0"/>
              <w:spacing w:before="20" w:after="20" w:line="240" w:lineRule="auto"/>
              <w:ind w:firstLine="0"/>
            </w:pPr>
            <w:r>
              <w:rPr>
                <w:sz w:val="20"/>
              </w:rPr>
              <w:t>色标带单位</w:t>
            </w:r>
          </w:p>
        </w:tc>
      </w:tr>
      <w:tr w14:paraId="20185AE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705CB78C">
            <w:pPr>
              <w:wordWrap w:val="0"/>
              <w:spacing w:before="20" w:after="20" w:line="240" w:lineRule="auto"/>
              <w:ind w:firstLine="0"/>
            </w:pPr>
            <w:r>
              <w:rPr>
                <w:sz w:val="20"/>
              </w:rPr>
              <w:t>UI-16</w:t>
            </w:r>
          </w:p>
        </w:tc>
        <w:tc>
          <w:tcPr>
            <w:tcW w:w="1417" w:type="dxa"/>
            <w:shd w:val="clear" w:color="auto" w:fill="F7F9FC"/>
          </w:tcPr>
          <w:p w14:paraId="2FFA79BC">
            <w:pPr>
              <w:wordWrap w:val="0"/>
              <w:spacing w:before="20" w:after="20" w:line="240" w:lineRule="auto"/>
              <w:ind w:firstLine="0"/>
            </w:pPr>
            <w:r>
              <w:rPr>
                <w:sz w:val="20"/>
              </w:rPr>
              <w:t>平面展开云图</w:t>
            </w:r>
          </w:p>
        </w:tc>
        <w:tc>
          <w:tcPr>
            <w:tcW w:w="2902" w:type="dxa"/>
            <w:shd w:val="clear" w:color="auto" w:fill="F7F9FC"/>
          </w:tcPr>
          <w:p w14:paraId="371CEF26">
            <w:pPr>
              <w:wordWrap w:val="0"/>
              <w:spacing w:before="20" w:after="20" w:line="240" w:lineRule="auto"/>
              <w:ind w:firstLine="0"/>
            </w:pPr>
            <w:r>
              <w:rPr>
                <w:sz w:val="20"/>
              </w:rPr>
              <w:t>底板+侧墙展开、缺陷分布</w:t>
            </w:r>
          </w:p>
        </w:tc>
        <w:tc>
          <w:tcPr>
            <w:tcW w:w="1769" w:type="dxa"/>
            <w:shd w:val="clear" w:color="auto" w:fill="F7F9FC"/>
          </w:tcPr>
          <w:p w14:paraId="6C0F5414">
            <w:pPr>
              <w:wordWrap w:val="0"/>
              <w:spacing w:before="20" w:after="20" w:line="240" w:lineRule="auto"/>
              <w:ind w:firstLine="0"/>
            </w:pPr>
            <w:r>
              <w:rPr>
                <w:sz w:val="20"/>
              </w:rPr>
              <w:t>桩号、偏距、图例</w:t>
            </w:r>
          </w:p>
        </w:tc>
        <w:tc>
          <w:tcPr>
            <w:tcW w:w="1769" w:type="dxa"/>
            <w:shd w:val="clear" w:color="auto" w:fill="F7F9FC"/>
          </w:tcPr>
          <w:p w14:paraId="231963DA">
            <w:pPr>
              <w:wordWrap w:val="0"/>
              <w:spacing w:before="20" w:after="20" w:line="240" w:lineRule="auto"/>
              <w:ind w:firstLine="0"/>
            </w:pPr>
            <w:r>
              <w:rPr>
                <w:sz w:val="20"/>
              </w:rPr>
              <w:t>全幅平面展开</w:t>
            </w:r>
          </w:p>
        </w:tc>
      </w:tr>
      <w:tr w14:paraId="2A6484A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6164B01A">
            <w:pPr>
              <w:wordWrap w:val="0"/>
              <w:spacing w:before="20" w:after="20" w:line="240" w:lineRule="auto"/>
              <w:ind w:firstLine="0"/>
            </w:pPr>
            <w:r>
              <w:rPr>
                <w:sz w:val="20"/>
              </w:rPr>
              <w:t>UI-17</w:t>
            </w:r>
          </w:p>
        </w:tc>
        <w:tc>
          <w:tcPr>
            <w:tcW w:w="1417" w:type="dxa"/>
          </w:tcPr>
          <w:p w14:paraId="6EC4C144">
            <w:pPr>
              <w:wordWrap w:val="0"/>
              <w:spacing w:before="20" w:after="20" w:line="240" w:lineRule="auto"/>
              <w:ind w:firstLine="0"/>
            </w:pPr>
            <w:r>
              <w:rPr>
                <w:sz w:val="20"/>
              </w:rPr>
              <w:t>断面分析</w:t>
            </w:r>
          </w:p>
        </w:tc>
        <w:tc>
          <w:tcPr>
            <w:tcW w:w="2902" w:type="dxa"/>
          </w:tcPr>
          <w:p w14:paraId="0D373628">
            <w:pPr>
              <w:wordWrap w:val="0"/>
              <w:spacing w:before="20" w:after="20" w:line="240" w:lineRule="auto"/>
              <w:ind w:firstLine="0"/>
            </w:pPr>
            <w:r>
              <w:rPr>
                <w:sz w:val="20"/>
              </w:rPr>
              <w:t>断面线、设计线、超欠挖</w:t>
            </w:r>
          </w:p>
        </w:tc>
        <w:tc>
          <w:tcPr>
            <w:tcW w:w="1769" w:type="dxa"/>
          </w:tcPr>
          <w:p w14:paraId="1A25581A">
            <w:pPr>
              <w:wordWrap w:val="0"/>
              <w:spacing w:before="20" w:after="20" w:line="240" w:lineRule="auto"/>
              <w:ind w:firstLine="0"/>
            </w:pPr>
            <w:r>
              <w:rPr>
                <w:sz w:val="20"/>
              </w:rPr>
              <w:t>桩号、高程、偏差</w:t>
            </w:r>
          </w:p>
        </w:tc>
        <w:tc>
          <w:tcPr>
            <w:tcW w:w="1769" w:type="dxa"/>
          </w:tcPr>
          <w:p w14:paraId="25B1A06F">
            <w:pPr>
              <w:wordWrap w:val="0"/>
              <w:spacing w:before="20" w:after="20" w:line="240" w:lineRule="auto"/>
              <w:ind w:firstLine="0"/>
            </w:pPr>
            <w:r>
              <w:rPr>
                <w:sz w:val="20"/>
              </w:rPr>
              <w:t>顺水流与垂直水流各一幅</w:t>
            </w:r>
          </w:p>
        </w:tc>
      </w:tr>
      <w:tr w14:paraId="227971F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6D413189">
            <w:pPr>
              <w:wordWrap w:val="0"/>
              <w:spacing w:before="20" w:after="20" w:line="240" w:lineRule="auto"/>
              <w:ind w:firstLine="0"/>
            </w:pPr>
            <w:r>
              <w:rPr>
                <w:sz w:val="20"/>
              </w:rPr>
              <w:t>UI-18</w:t>
            </w:r>
          </w:p>
        </w:tc>
        <w:tc>
          <w:tcPr>
            <w:tcW w:w="1417" w:type="dxa"/>
            <w:shd w:val="clear" w:color="auto" w:fill="F7F9FC"/>
          </w:tcPr>
          <w:p w14:paraId="79164A2E">
            <w:pPr>
              <w:wordWrap w:val="0"/>
              <w:spacing w:before="20" w:after="20" w:line="240" w:lineRule="auto"/>
              <w:ind w:firstLine="0"/>
            </w:pPr>
            <w:r>
              <w:rPr>
                <w:sz w:val="20"/>
              </w:rPr>
              <w:t>报告中心</w:t>
            </w:r>
          </w:p>
        </w:tc>
        <w:tc>
          <w:tcPr>
            <w:tcW w:w="2902" w:type="dxa"/>
            <w:shd w:val="clear" w:color="auto" w:fill="F7F9FC"/>
          </w:tcPr>
          <w:p w14:paraId="6728B8D3">
            <w:pPr>
              <w:wordWrap w:val="0"/>
              <w:spacing w:before="20" w:after="20" w:line="240" w:lineRule="auto"/>
              <w:ind w:firstLine="0"/>
            </w:pPr>
            <w:r>
              <w:rPr>
                <w:sz w:val="20"/>
              </w:rPr>
              <w:t>章节树、预览、校验</w:t>
            </w:r>
          </w:p>
        </w:tc>
        <w:tc>
          <w:tcPr>
            <w:tcW w:w="1769" w:type="dxa"/>
            <w:shd w:val="clear" w:color="auto" w:fill="F7F9FC"/>
          </w:tcPr>
          <w:p w14:paraId="20476912">
            <w:pPr>
              <w:wordWrap w:val="0"/>
              <w:spacing w:before="20" w:after="20" w:line="240" w:lineRule="auto"/>
              <w:ind w:firstLine="0"/>
            </w:pPr>
            <w:r>
              <w:rPr>
                <w:sz w:val="20"/>
              </w:rPr>
              <w:t>缺项提示、导出按钮</w:t>
            </w:r>
          </w:p>
        </w:tc>
        <w:tc>
          <w:tcPr>
            <w:tcW w:w="1769" w:type="dxa"/>
            <w:shd w:val="clear" w:color="auto" w:fill="F7F9FC"/>
          </w:tcPr>
          <w:p w14:paraId="6E969906">
            <w:pPr>
              <w:wordWrap w:val="0"/>
              <w:spacing w:before="20" w:after="20" w:line="240" w:lineRule="auto"/>
              <w:ind w:firstLine="0"/>
            </w:pPr>
            <w:r>
              <w:rPr>
                <w:sz w:val="20"/>
              </w:rPr>
              <w:t>显示校验通过</w:t>
            </w:r>
          </w:p>
        </w:tc>
      </w:tr>
      <w:tr w14:paraId="240964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281500A5">
            <w:pPr>
              <w:wordWrap w:val="0"/>
              <w:spacing w:before="20" w:after="20" w:line="240" w:lineRule="auto"/>
              <w:ind w:firstLine="0"/>
            </w:pPr>
            <w:r>
              <w:rPr>
                <w:sz w:val="20"/>
              </w:rPr>
              <w:t>UI-19</w:t>
            </w:r>
          </w:p>
        </w:tc>
        <w:tc>
          <w:tcPr>
            <w:tcW w:w="1417" w:type="dxa"/>
          </w:tcPr>
          <w:p w14:paraId="48C68877">
            <w:pPr>
              <w:wordWrap w:val="0"/>
              <w:spacing w:before="20" w:after="20" w:line="240" w:lineRule="auto"/>
              <w:ind w:firstLine="0"/>
            </w:pPr>
            <w:r>
              <w:rPr>
                <w:sz w:val="20"/>
              </w:rPr>
              <w:t>报告预览</w:t>
            </w:r>
          </w:p>
        </w:tc>
        <w:tc>
          <w:tcPr>
            <w:tcW w:w="2902" w:type="dxa"/>
          </w:tcPr>
          <w:p w14:paraId="036E24DC">
            <w:pPr>
              <w:wordWrap w:val="0"/>
              <w:spacing w:before="20" w:after="20" w:line="240" w:lineRule="auto"/>
              <w:ind w:firstLine="0"/>
            </w:pPr>
            <w:r>
              <w:rPr>
                <w:sz w:val="20"/>
              </w:rPr>
              <w:t>封面、汇总表、照片、结论</w:t>
            </w:r>
          </w:p>
        </w:tc>
        <w:tc>
          <w:tcPr>
            <w:tcW w:w="1769" w:type="dxa"/>
          </w:tcPr>
          <w:p w14:paraId="3388C76B">
            <w:pPr>
              <w:wordWrap w:val="0"/>
              <w:spacing w:before="20" w:after="20" w:line="240" w:lineRule="auto"/>
              <w:ind w:firstLine="0"/>
            </w:pPr>
            <w:r>
              <w:rPr>
                <w:sz w:val="20"/>
              </w:rPr>
              <w:t>图号、页码、表格</w:t>
            </w:r>
          </w:p>
        </w:tc>
        <w:tc>
          <w:tcPr>
            <w:tcW w:w="1769" w:type="dxa"/>
          </w:tcPr>
          <w:p w14:paraId="21570FE4">
            <w:pPr>
              <w:wordWrap w:val="0"/>
              <w:spacing w:before="20" w:after="20" w:line="240" w:lineRule="auto"/>
              <w:ind w:firstLine="0"/>
            </w:pPr>
            <w:r>
              <w:rPr>
                <w:sz w:val="20"/>
              </w:rPr>
              <w:t>整页预览</w:t>
            </w:r>
          </w:p>
        </w:tc>
      </w:tr>
      <w:tr w14:paraId="4BD3400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17582E4B">
            <w:pPr>
              <w:wordWrap w:val="0"/>
              <w:spacing w:before="20" w:after="20" w:line="240" w:lineRule="auto"/>
              <w:ind w:firstLine="0"/>
            </w:pPr>
            <w:r>
              <w:rPr>
                <w:sz w:val="20"/>
              </w:rPr>
              <w:t>UI-20</w:t>
            </w:r>
          </w:p>
        </w:tc>
        <w:tc>
          <w:tcPr>
            <w:tcW w:w="1417" w:type="dxa"/>
            <w:shd w:val="clear" w:color="auto" w:fill="F7F9FC"/>
          </w:tcPr>
          <w:p w14:paraId="2CF49F75">
            <w:pPr>
              <w:wordWrap w:val="0"/>
              <w:spacing w:before="20" w:after="20" w:line="240" w:lineRule="auto"/>
              <w:ind w:firstLine="0"/>
            </w:pPr>
            <w:r>
              <w:rPr>
                <w:sz w:val="20"/>
              </w:rPr>
              <w:t>DWG 记录图</w:t>
            </w:r>
          </w:p>
        </w:tc>
        <w:tc>
          <w:tcPr>
            <w:tcW w:w="2902" w:type="dxa"/>
            <w:shd w:val="clear" w:color="auto" w:fill="F7F9FC"/>
          </w:tcPr>
          <w:p w14:paraId="3F96056D">
            <w:pPr>
              <w:wordWrap w:val="0"/>
              <w:spacing w:before="20" w:after="20" w:line="240" w:lineRule="auto"/>
              <w:ind w:firstLine="0"/>
            </w:pPr>
            <w:r>
              <w:rPr>
                <w:sz w:val="20"/>
              </w:rPr>
              <w:t>平面展开底图+缺陷+图框</w:t>
            </w:r>
          </w:p>
        </w:tc>
        <w:tc>
          <w:tcPr>
            <w:tcW w:w="1769" w:type="dxa"/>
            <w:shd w:val="clear" w:color="auto" w:fill="F7F9FC"/>
          </w:tcPr>
          <w:p w14:paraId="795AE9BB">
            <w:pPr>
              <w:wordWrap w:val="0"/>
              <w:spacing w:before="20" w:after="20" w:line="240" w:lineRule="auto"/>
              <w:ind w:firstLine="0"/>
            </w:pPr>
            <w:r>
              <w:rPr>
                <w:sz w:val="20"/>
              </w:rPr>
              <w:t>图层、比例、编号</w:t>
            </w:r>
          </w:p>
        </w:tc>
        <w:tc>
          <w:tcPr>
            <w:tcW w:w="1769" w:type="dxa"/>
            <w:shd w:val="clear" w:color="auto" w:fill="F7F9FC"/>
          </w:tcPr>
          <w:p w14:paraId="2FC5A18C">
            <w:pPr>
              <w:wordWrap w:val="0"/>
              <w:spacing w:before="20" w:after="20" w:line="240" w:lineRule="auto"/>
              <w:ind w:firstLine="0"/>
            </w:pPr>
            <w:r>
              <w:rPr>
                <w:sz w:val="20"/>
              </w:rPr>
              <w:t>CAD 中打开截图</w:t>
            </w:r>
          </w:p>
        </w:tc>
      </w:tr>
      <w:tr w14:paraId="23264AB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024BB039">
            <w:pPr>
              <w:wordWrap w:val="0"/>
              <w:spacing w:before="20" w:after="20" w:line="240" w:lineRule="auto"/>
              <w:ind w:firstLine="0"/>
            </w:pPr>
            <w:r>
              <w:rPr>
                <w:sz w:val="20"/>
              </w:rPr>
              <w:t>UI-21</w:t>
            </w:r>
          </w:p>
        </w:tc>
        <w:tc>
          <w:tcPr>
            <w:tcW w:w="1417" w:type="dxa"/>
          </w:tcPr>
          <w:p w14:paraId="2CB43B39">
            <w:pPr>
              <w:wordWrap w:val="0"/>
              <w:spacing w:before="20" w:after="20" w:line="240" w:lineRule="auto"/>
              <w:ind w:firstLine="0"/>
            </w:pPr>
            <w:r>
              <w:rPr>
                <w:sz w:val="20"/>
              </w:rPr>
              <w:t>用户与权限</w:t>
            </w:r>
          </w:p>
        </w:tc>
        <w:tc>
          <w:tcPr>
            <w:tcW w:w="2902" w:type="dxa"/>
          </w:tcPr>
          <w:p w14:paraId="1950BC40">
            <w:pPr>
              <w:wordWrap w:val="0"/>
              <w:spacing w:before="20" w:after="20" w:line="240" w:lineRule="auto"/>
              <w:ind w:firstLine="0"/>
            </w:pPr>
            <w:r>
              <w:rPr>
                <w:sz w:val="20"/>
              </w:rPr>
              <w:t>角色、数据域、按钮权限</w:t>
            </w:r>
          </w:p>
        </w:tc>
        <w:tc>
          <w:tcPr>
            <w:tcW w:w="1769" w:type="dxa"/>
          </w:tcPr>
          <w:p w14:paraId="495292C1">
            <w:pPr>
              <w:wordWrap w:val="0"/>
              <w:spacing w:before="20" w:after="20" w:line="240" w:lineRule="auto"/>
              <w:ind w:firstLine="0"/>
            </w:pPr>
            <w:r>
              <w:rPr>
                <w:sz w:val="20"/>
              </w:rPr>
              <w:t>权限树、成员列表</w:t>
            </w:r>
          </w:p>
        </w:tc>
        <w:tc>
          <w:tcPr>
            <w:tcW w:w="1769" w:type="dxa"/>
          </w:tcPr>
          <w:p w14:paraId="7FD4D618">
            <w:pPr>
              <w:wordWrap w:val="0"/>
              <w:spacing w:before="20" w:after="20" w:line="240" w:lineRule="auto"/>
              <w:ind w:firstLine="0"/>
            </w:pPr>
            <w:r>
              <w:rPr>
                <w:sz w:val="20"/>
              </w:rPr>
              <w:t>显示 6 类角色</w:t>
            </w:r>
          </w:p>
        </w:tc>
      </w:tr>
      <w:tr w14:paraId="09DD560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0F0CE27D">
            <w:pPr>
              <w:wordWrap w:val="0"/>
              <w:spacing w:before="20" w:after="20" w:line="240" w:lineRule="auto"/>
              <w:ind w:firstLine="0"/>
            </w:pPr>
            <w:r>
              <w:rPr>
                <w:sz w:val="20"/>
              </w:rPr>
              <w:t>UI-22</w:t>
            </w:r>
          </w:p>
        </w:tc>
        <w:tc>
          <w:tcPr>
            <w:tcW w:w="1417" w:type="dxa"/>
            <w:shd w:val="clear" w:color="auto" w:fill="F7F9FC"/>
          </w:tcPr>
          <w:p w14:paraId="7C599BFD">
            <w:pPr>
              <w:wordWrap w:val="0"/>
              <w:spacing w:before="20" w:after="20" w:line="240" w:lineRule="auto"/>
              <w:ind w:firstLine="0"/>
            </w:pPr>
            <w:r>
              <w:rPr>
                <w:sz w:val="20"/>
              </w:rPr>
              <w:t>审计日志</w:t>
            </w:r>
          </w:p>
        </w:tc>
        <w:tc>
          <w:tcPr>
            <w:tcW w:w="2902" w:type="dxa"/>
            <w:shd w:val="clear" w:color="auto" w:fill="F7F9FC"/>
          </w:tcPr>
          <w:p w14:paraId="14C23D29">
            <w:pPr>
              <w:wordWrap w:val="0"/>
              <w:spacing w:before="20" w:after="20" w:line="240" w:lineRule="auto"/>
              <w:ind w:firstLine="0"/>
            </w:pPr>
            <w:r>
              <w:rPr>
                <w:sz w:val="20"/>
              </w:rPr>
              <w:t>操作记录、对象、前后值</w:t>
            </w:r>
          </w:p>
        </w:tc>
        <w:tc>
          <w:tcPr>
            <w:tcW w:w="1769" w:type="dxa"/>
            <w:shd w:val="clear" w:color="auto" w:fill="F7F9FC"/>
          </w:tcPr>
          <w:p w14:paraId="7AB1184C">
            <w:pPr>
              <w:wordWrap w:val="0"/>
              <w:spacing w:before="20" w:after="20" w:line="240" w:lineRule="auto"/>
              <w:ind w:firstLine="0"/>
            </w:pPr>
            <w:r>
              <w:rPr>
                <w:sz w:val="20"/>
              </w:rPr>
              <w:t>时间、操作人、IP</w:t>
            </w:r>
          </w:p>
        </w:tc>
        <w:tc>
          <w:tcPr>
            <w:tcW w:w="1769" w:type="dxa"/>
            <w:shd w:val="clear" w:color="auto" w:fill="F7F9FC"/>
          </w:tcPr>
          <w:p w14:paraId="76FE039B">
            <w:pPr>
              <w:wordWrap w:val="0"/>
              <w:spacing w:before="20" w:after="20" w:line="240" w:lineRule="auto"/>
              <w:ind w:firstLine="0"/>
            </w:pPr>
            <w:r>
              <w:rPr>
                <w:sz w:val="20"/>
              </w:rPr>
              <w:t>显示缺陷编辑记录</w:t>
            </w:r>
          </w:p>
        </w:tc>
      </w:tr>
      <w:tr w14:paraId="52FCBA3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0B395895">
            <w:pPr>
              <w:wordWrap w:val="0"/>
              <w:spacing w:before="20" w:after="20" w:line="240" w:lineRule="auto"/>
              <w:ind w:firstLine="0"/>
            </w:pPr>
            <w:r>
              <w:rPr>
                <w:sz w:val="20"/>
              </w:rPr>
              <w:t>UI-23</w:t>
            </w:r>
          </w:p>
        </w:tc>
        <w:tc>
          <w:tcPr>
            <w:tcW w:w="1417" w:type="dxa"/>
          </w:tcPr>
          <w:p w14:paraId="3207F50A">
            <w:pPr>
              <w:wordWrap w:val="0"/>
              <w:spacing w:before="20" w:after="20" w:line="240" w:lineRule="auto"/>
              <w:ind w:firstLine="0"/>
            </w:pPr>
            <w:r>
              <w:rPr>
                <w:sz w:val="20"/>
              </w:rPr>
              <w:t>任务中心</w:t>
            </w:r>
          </w:p>
        </w:tc>
        <w:tc>
          <w:tcPr>
            <w:tcW w:w="2902" w:type="dxa"/>
          </w:tcPr>
          <w:p w14:paraId="76506136">
            <w:pPr>
              <w:wordWrap w:val="0"/>
              <w:spacing w:before="20" w:after="20" w:line="240" w:lineRule="auto"/>
              <w:ind w:firstLine="0"/>
            </w:pPr>
            <w:r>
              <w:rPr>
                <w:sz w:val="20"/>
              </w:rPr>
              <w:t>队列、状态、耗时、重试</w:t>
            </w:r>
          </w:p>
        </w:tc>
        <w:tc>
          <w:tcPr>
            <w:tcW w:w="1769" w:type="dxa"/>
          </w:tcPr>
          <w:p w14:paraId="04AE59FE">
            <w:pPr>
              <w:wordWrap w:val="0"/>
              <w:spacing w:before="20" w:after="20" w:line="240" w:lineRule="auto"/>
              <w:ind w:firstLine="0"/>
            </w:pPr>
            <w:r>
              <w:rPr>
                <w:sz w:val="20"/>
              </w:rPr>
              <w:t>暂停/取消/重试</w:t>
            </w:r>
          </w:p>
        </w:tc>
        <w:tc>
          <w:tcPr>
            <w:tcW w:w="1769" w:type="dxa"/>
          </w:tcPr>
          <w:p w14:paraId="2FBF250A">
            <w:pPr>
              <w:wordWrap w:val="0"/>
              <w:spacing w:before="20" w:after="20" w:line="240" w:lineRule="auto"/>
              <w:ind w:firstLine="0"/>
            </w:pPr>
            <w:r>
              <w:rPr>
                <w:sz w:val="20"/>
              </w:rPr>
              <w:t>显示 3 个并发任务</w:t>
            </w:r>
          </w:p>
        </w:tc>
      </w:tr>
      <w:tr w14:paraId="734B3C8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448091B1">
            <w:pPr>
              <w:wordWrap w:val="0"/>
              <w:spacing w:before="20" w:after="20" w:line="240" w:lineRule="auto"/>
              <w:ind w:firstLine="0"/>
            </w:pPr>
            <w:r>
              <w:rPr>
                <w:sz w:val="20"/>
              </w:rPr>
              <w:t>UI-24</w:t>
            </w:r>
          </w:p>
        </w:tc>
        <w:tc>
          <w:tcPr>
            <w:tcW w:w="1417" w:type="dxa"/>
            <w:shd w:val="clear" w:color="auto" w:fill="F7F9FC"/>
          </w:tcPr>
          <w:p w14:paraId="1362189B">
            <w:pPr>
              <w:wordWrap w:val="0"/>
              <w:spacing w:before="20" w:after="20" w:line="240" w:lineRule="auto"/>
              <w:ind w:firstLine="0"/>
            </w:pPr>
            <w:r>
              <w:rPr>
                <w:sz w:val="20"/>
              </w:rPr>
              <w:t>大屏模式</w:t>
            </w:r>
          </w:p>
        </w:tc>
        <w:tc>
          <w:tcPr>
            <w:tcW w:w="2902" w:type="dxa"/>
            <w:shd w:val="clear" w:color="auto" w:fill="F7F9FC"/>
          </w:tcPr>
          <w:p w14:paraId="3556BBF7">
            <w:pPr>
              <w:wordWrap w:val="0"/>
              <w:spacing w:before="20" w:after="20" w:line="240" w:lineRule="auto"/>
              <w:ind w:firstLine="0"/>
            </w:pPr>
            <w:r>
              <w:rPr>
                <w:sz w:val="20"/>
              </w:rPr>
              <w:t>三维漫游+统计图表</w:t>
            </w:r>
          </w:p>
        </w:tc>
        <w:tc>
          <w:tcPr>
            <w:tcW w:w="1769" w:type="dxa"/>
            <w:shd w:val="clear" w:color="auto" w:fill="F7F9FC"/>
          </w:tcPr>
          <w:p w14:paraId="5B75BB69">
            <w:pPr>
              <w:wordWrap w:val="0"/>
              <w:spacing w:before="20" w:after="20" w:line="240" w:lineRule="auto"/>
              <w:ind w:firstLine="0"/>
            </w:pPr>
            <w:r>
              <w:rPr>
                <w:sz w:val="20"/>
              </w:rPr>
              <w:t>隐藏编辑功能</w:t>
            </w:r>
          </w:p>
        </w:tc>
        <w:tc>
          <w:tcPr>
            <w:tcW w:w="1769" w:type="dxa"/>
            <w:shd w:val="clear" w:color="auto" w:fill="F7F9FC"/>
          </w:tcPr>
          <w:p w14:paraId="4EA38C53">
            <w:pPr>
              <w:wordWrap w:val="0"/>
              <w:spacing w:before="20" w:after="20" w:line="240" w:lineRule="auto"/>
              <w:ind w:firstLine="0"/>
            </w:pPr>
            <w:r>
              <w:rPr>
                <w:sz w:val="20"/>
              </w:rPr>
              <w:t>16:9 全屏</w:t>
            </w:r>
          </w:p>
        </w:tc>
      </w:tr>
    </w:tbl>
    <w:p w14:paraId="285E8C05">
      <w:pPr>
        <w:wordWrap w:val="0"/>
        <w:spacing w:line="192" w:lineRule="auto"/>
      </w:pPr>
    </w:p>
    <w:p w14:paraId="4E2E6878">
      <w:pPr>
        <w:wordWrap w:val="0"/>
        <w:spacing w:before="160" w:after="40" w:line="312" w:lineRule="auto"/>
        <w:ind w:firstLine="0"/>
      </w:pPr>
      <w:r>
        <w:rPr>
          <w:rFonts w:ascii="黑体" w:hAnsi="黑体" w:eastAsia="黑体"/>
          <w:b/>
        </w:rPr>
        <w:t>多分辨率与国产环境适配</w:t>
      </w:r>
    </w:p>
    <w:p w14:paraId="656A9676">
      <w:pPr>
        <w:wordWrap w:val="0"/>
        <w:spacing w:line="336" w:lineRule="auto"/>
        <w:ind w:left="420"/>
      </w:pPr>
      <w:r>
        <w:t>1．最小支持 1366×768，推荐 1920×1080，适配 2560×1440、3840×2160 及 150%/200% 缩放。</w:t>
      </w:r>
    </w:p>
    <w:p w14:paraId="451B2906">
      <w:pPr>
        <w:wordWrap w:val="0"/>
        <w:spacing w:line="336" w:lineRule="auto"/>
        <w:ind w:left="420"/>
      </w:pPr>
      <w:r>
        <w:t>2．支持双屏：一屏三维视口，一屏列表/报告，窗口可拖拽分离。</w:t>
      </w:r>
    </w:p>
    <w:p w14:paraId="3E01A432">
      <w:pPr>
        <w:wordWrap w:val="0"/>
        <w:spacing w:line="336" w:lineRule="auto"/>
        <w:ind w:left="420"/>
      </w:pPr>
      <w:r>
        <w:t>3．国产操作系统字体缺失时自动回退到思源黑体/文泉驿，保证不缺字、不串行。</w:t>
      </w:r>
    </w:p>
    <w:p w14:paraId="6004E3E9">
      <w:pPr>
        <w:wordWrap w:val="0"/>
        <w:spacing w:line="336" w:lineRule="auto"/>
        <w:ind w:left="420"/>
      </w:pPr>
      <w:r>
        <w:t>4．国产 GPU 渲染路径与 OpenGL/Vulkan 标准路径双备份，渲染异常时自动降级。</w:t>
      </w:r>
    </w:p>
    <w:p w14:paraId="36A84201">
      <w:pPr>
        <w:wordWrap w:val="0"/>
        <w:spacing w:line="336" w:lineRule="auto"/>
        <w:ind w:left="420"/>
      </w:pPr>
      <w:r>
        <w:t>5．界面颜色对比度不低于 4.5:1，满足长时间判读的视觉舒适性。</w:t>
      </w:r>
    </w:p>
    <w:p w14:paraId="6FF8EA77">
      <w:pPr>
        <w:wordWrap w:val="0"/>
        <w:spacing w:line="336" w:lineRule="auto"/>
        <w:ind w:left="420"/>
      </w:pPr>
      <w:r>
        <w:t>6．离线环境下所有图标、字体、帮助文档本地化，不依赖在线资源。</w:t>
      </w:r>
    </w:p>
    <w:p w14:paraId="3B47C9B9">
      <w:pPr>
        <w:wordWrap w:val="0"/>
        <w:spacing w:before="160" w:after="40" w:line="312" w:lineRule="auto"/>
      </w:pPr>
      <w:r>
        <w:rPr>
          <w:rFonts w:ascii="黑体" w:hAnsi="黑体" w:eastAsia="黑体"/>
          <w:b/>
        </w:rPr>
        <w:t>可用性测试与迭代</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948"/>
        <w:gridCol w:w="2948"/>
        <w:gridCol w:w="2948"/>
      </w:tblGrid>
      <w:tr w14:paraId="3E0EE4D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D9E2F3"/>
          </w:tcPr>
          <w:p w14:paraId="4C1286AA">
            <w:pPr>
              <w:wordWrap w:val="0"/>
              <w:spacing w:before="20" w:after="20" w:line="240" w:lineRule="auto"/>
              <w:ind w:firstLine="0"/>
            </w:pPr>
            <w:r>
              <w:rPr>
                <w:b/>
                <w:sz w:val="20"/>
              </w:rPr>
              <w:t>测试任务</w:t>
            </w:r>
          </w:p>
        </w:tc>
        <w:tc>
          <w:tcPr>
            <w:tcW w:w="2948" w:type="dxa"/>
            <w:shd w:val="clear" w:color="auto" w:fill="D9E2F3"/>
          </w:tcPr>
          <w:p w14:paraId="7DC4F408">
            <w:pPr>
              <w:wordWrap w:val="0"/>
              <w:spacing w:before="20" w:after="20" w:line="240" w:lineRule="auto"/>
              <w:ind w:firstLine="0"/>
            </w:pPr>
            <w:r>
              <w:rPr>
                <w:b/>
                <w:sz w:val="20"/>
              </w:rPr>
              <w:t>观察指标</w:t>
            </w:r>
          </w:p>
        </w:tc>
        <w:tc>
          <w:tcPr>
            <w:tcW w:w="2948" w:type="dxa"/>
            <w:shd w:val="clear" w:color="auto" w:fill="D9E2F3"/>
          </w:tcPr>
          <w:p w14:paraId="07D2D3AA">
            <w:pPr>
              <w:wordWrap w:val="0"/>
              <w:spacing w:before="20" w:after="20" w:line="240" w:lineRule="auto"/>
              <w:ind w:firstLine="0"/>
            </w:pPr>
            <w:r>
              <w:rPr>
                <w:b/>
                <w:sz w:val="20"/>
              </w:rPr>
              <w:t>通过标准</w:t>
            </w:r>
          </w:p>
        </w:tc>
      </w:tr>
      <w:tr w14:paraId="46CE7B9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5C6EF6C2">
            <w:pPr>
              <w:wordWrap w:val="0"/>
              <w:spacing w:before="20" w:after="20" w:line="240" w:lineRule="auto"/>
              <w:ind w:firstLine="0"/>
            </w:pPr>
            <w:r>
              <w:rPr>
                <w:sz w:val="20"/>
              </w:rPr>
              <w:t>新建项目并导入数据</w:t>
            </w:r>
          </w:p>
        </w:tc>
        <w:tc>
          <w:tcPr>
            <w:tcW w:w="2948" w:type="dxa"/>
          </w:tcPr>
          <w:p w14:paraId="27FD4FB6">
            <w:pPr>
              <w:wordWrap w:val="0"/>
              <w:spacing w:before="20" w:after="20" w:line="240" w:lineRule="auto"/>
              <w:ind w:firstLine="0"/>
            </w:pPr>
            <w:r>
              <w:rPr>
                <w:sz w:val="20"/>
              </w:rPr>
              <w:t>完成率、耗时、错误次数</w:t>
            </w:r>
          </w:p>
        </w:tc>
        <w:tc>
          <w:tcPr>
            <w:tcW w:w="2948" w:type="dxa"/>
          </w:tcPr>
          <w:p w14:paraId="3BE7CDC9">
            <w:pPr>
              <w:wordWrap w:val="0"/>
              <w:spacing w:before="20" w:after="20" w:line="240" w:lineRule="auto"/>
              <w:ind w:firstLine="0"/>
            </w:pPr>
            <w:r>
              <w:rPr>
                <w:sz w:val="20"/>
              </w:rPr>
              <w:t>完成率 ≥95%，耗时 ≤5min</w:t>
            </w:r>
          </w:p>
        </w:tc>
      </w:tr>
      <w:tr w14:paraId="25DF05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7A6885C7">
            <w:pPr>
              <w:wordWrap w:val="0"/>
              <w:spacing w:before="20" w:after="20" w:line="240" w:lineRule="auto"/>
              <w:ind w:firstLine="0"/>
            </w:pPr>
            <w:r>
              <w:rPr>
                <w:sz w:val="20"/>
              </w:rPr>
              <w:t>完成一次配准与重建</w:t>
            </w:r>
          </w:p>
        </w:tc>
        <w:tc>
          <w:tcPr>
            <w:tcW w:w="2948" w:type="dxa"/>
            <w:shd w:val="clear" w:color="auto" w:fill="F7F9FC"/>
          </w:tcPr>
          <w:p w14:paraId="16E12466">
            <w:pPr>
              <w:wordWrap w:val="0"/>
              <w:spacing w:before="20" w:after="20" w:line="240" w:lineRule="auto"/>
              <w:ind w:firstLine="0"/>
            </w:pPr>
            <w:r>
              <w:rPr>
                <w:sz w:val="20"/>
              </w:rPr>
              <w:t>完成率、参数修改次数</w:t>
            </w:r>
          </w:p>
        </w:tc>
        <w:tc>
          <w:tcPr>
            <w:tcW w:w="2948" w:type="dxa"/>
            <w:shd w:val="clear" w:color="auto" w:fill="F7F9FC"/>
          </w:tcPr>
          <w:p w14:paraId="563E0F55">
            <w:pPr>
              <w:wordWrap w:val="0"/>
              <w:spacing w:before="20" w:after="20" w:line="240" w:lineRule="auto"/>
              <w:ind w:firstLine="0"/>
            </w:pPr>
            <w:r>
              <w:rPr>
                <w:sz w:val="20"/>
              </w:rPr>
              <w:t>完成率 ≥90%，参数修改 ≤2 次</w:t>
            </w:r>
          </w:p>
        </w:tc>
      </w:tr>
      <w:tr w14:paraId="0700F46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77D55167">
            <w:pPr>
              <w:wordWrap w:val="0"/>
              <w:spacing w:before="20" w:after="20" w:line="240" w:lineRule="auto"/>
              <w:ind w:firstLine="0"/>
            </w:pPr>
            <w:r>
              <w:rPr>
                <w:sz w:val="20"/>
              </w:rPr>
              <w:t>判读 20 条缺陷</w:t>
            </w:r>
          </w:p>
        </w:tc>
        <w:tc>
          <w:tcPr>
            <w:tcW w:w="2948" w:type="dxa"/>
          </w:tcPr>
          <w:p w14:paraId="4DA0CB03">
            <w:pPr>
              <w:wordWrap w:val="0"/>
              <w:spacing w:before="20" w:after="20" w:line="240" w:lineRule="auto"/>
              <w:ind w:firstLine="0"/>
            </w:pPr>
            <w:r>
              <w:rPr>
                <w:sz w:val="20"/>
              </w:rPr>
              <w:t>单条平均耗时、误操作率</w:t>
            </w:r>
          </w:p>
        </w:tc>
        <w:tc>
          <w:tcPr>
            <w:tcW w:w="2948" w:type="dxa"/>
          </w:tcPr>
          <w:p w14:paraId="2C990FD4">
            <w:pPr>
              <w:wordWrap w:val="0"/>
              <w:spacing w:before="20" w:after="20" w:line="240" w:lineRule="auto"/>
              <w:ind w:firstLine="0"/>
            </w:pPr>
            <w:r>
              <w:rPr>
                <w:sz w:val="20"/>
              </w:rPr>
              <w:t>≤60s/条，误操作 ≤5%</w:t>
            </w:r>
          </w:p>
        </w:tc>
      </w:tr>
      <w:tr w14:paraId="4A585F8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4AAD230E">
            <w:pPr>
              <w:wordWrap w:val="0"/>
              <w:spacing w:before="20" w:after="20" w:line="240" w:lineRule="auto"/>
              <w:ind w:firstLine="0"/>
            </w:pPr>
            <w:r>
              <w:rPr>
                <w:sz w:val="20"/>
              </w:rPr>
              <w:t>生成并导出报告</w:t>
            </w:r>
          </w:p>
        </w:tc>
        <w:tc>
          <w:tcPr>
            <w:tcW w:w="2948" w:type="dxa"/>
            <w:shd w:val="clear" w:color="auto" w:fill="F7F9FC"/>
          </w:tcPr>
          <w:p w14:paraId="6F26B1CA">
            <w:pPr>
              <w:wordWrap w:val="0"/>
              <w:spacing w:before="20" w:after="20" w:line="240" w:lineRule="auto"/>
              <w:ind w:firstLine="0"/>
            </w:pPr>
            <w:r>
              <w:rPr>
                <w:sz w:val="20"/>
              </w:rPr>
              <w:t>完成率、缺项处理时间</w:t>
            </w:r>
          </w:p>
        </w:tc>
        <w:tc>
          <w:tcPr>
            <w:tcW w:w="2948" w:type="dxa"/>
            <w:shd w:val="clear" w:color="auto" w:fill="F7F9FC"/>
          </w:tcPr>
          <w:p w14:paraId="3A7F8D31">
            <w:pPr>
              <w:wordWrap w:val="0"/>
              <w:spacing w:before="20" w:after="20" w:line="240" w:lineRule="auto"/>
              <w:ind w:firstLine="0"/>
            </w:pPr>
            <w:r>
              <w:rPr>
                <w:sz w:val="20"/>
              </w:rPr>
              <w:t>完成率 ≥95%，≤10min</w:t>
            </w:r>
          </w:p>
        </w:tc>
      </w:tr>
      <w:tr w14:paraId="16EED7F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3B567A64">
            <w:pPr>
              <w:wordWrap w:val="0"/>
              <w:spacing w:before="20" w:after="20" w:line="240" w:lineRule="auto"/>
              <w:ind w:firstLine="0"/>
            </w:pPr>
            <w:r>
              <w:rPr>
                <w:sz w:val="20"/>
              </w:rPr>
              <w:t>新用户首次使用</w:t>
            </w:r>
          </w:p>
        </w:tc>
        <w:tc>
          <w:tcPr>
            <w:tcW w:w="2948" w:type="dxa"/>
          </w:tcPr>
          <w:p w14:paraId="7FA223D1">
            <w:pPr>
              <w:wordWrap w:val="0"/>
              <w:spacing w:before="20" w:after="20" w:line="240" w:lineRule="auto"/>
              <w:ind w:firstLine="0"/>
            </w:pPr>
            <w:r>
              <w:rPr>
                <w:sz w:val="20"/>
              </w:rPr>
              <w:t>SUS 评分、求助次数</w:t>
            </w:r>
          </w:p>
        </w:tc>
        <w:tc>
          <w:tcPr>
            <w:tcW w:w="2948" w:type="dxa"/>
          </w:tcPr>
          <w:p w14:paraId="0A4512CC">
            <w:pPr>
              <w:wordWrap w:val="0"/>
              <w:spacing w:before="20" w:after="20" w:line="240" w:lineRule="auto"/>
              <w:ind w:firstLine="0"/>
            </w:pPr>
            <w:r>
              <w:rPr>
                <w:sz w:val="20"/>
              </w:rPr>
              <w:t>SUS ≥75，求助 ≤3 次</w:t>
            </w:r>
          </w:p>
        </w:tc>
      </w:tr>
    </w:tbl>
    <w:p w14:paraId="63E070AD">
      <w:pPr>
        <w:wordWrap w:val="0"/>
        <w:spacing w:line="192" w:lineRule="auto"/>
      </w:pPr>
    </w:p>
    <w:p w14:paraId="344F9B67">
      <w:pPr>
        <w:wordWrap w:val="0"/>
        <w:spacing w:before="80" w:after="80" w:line="312" w:lineRule="auto"/>
        <w:ind w:left="454"/>
      </w:pPr>
      <w:r>
        <w:rPr>
          <w:color w:val="404040"/>
          <w:sz w:val="21"/>
        </w:rPr>
        <w:t>可用性测试在实验室与现场各开展一轮，形成问题清单并纳入迭代；界面问题整改情况在阶段评审中汇报。</w:t>
      </w:r>
    </w:p>
    <w:p w14:paraId="6D09903D">
      <w:pPr>
        <w:pStyle w:val="5"/>
        <w:wordWrap w:val="0"/>
        <w:spacing w:after="160" w:line="312" w:lineRule="auto"/>
      </w:pPr>
      <w:bookmarkStart w:id="117" w:name="_Toc2438"/>
      <w:r>
        <w:rPr>
          <w:rFonts w:ascii="黑体" w:hAnsi="黑体"/>
          <w:color w:val="000000"/>
          <w:sz w:val="26"/>
        </w:rPr>
        <w:t>1.33.1</w:t>
      </w:r>
      <w:r>
        <w:rPr>
          <w:rFonts w:hint="eastAsia" w:ascii="黑体" w:hAnsi="黑体"/>
          <w:color w:val="000000"/>
          <w:sz w:val="26"/>
        </w:rPr>
        <w:t>1部署</w:t>
      </w:r>
      <w:r>
        <w:rPr>
          <w:rFonts w:ascii="黑体" w:hAnsi="黑体"/>
          <w:color w:val="000000"/>
          <w:sz w:val="26"/>
        </w:rPr>
        <w:t>方案</w:t>
      </w:r>
      <w:bookmarkEnd w:id="117"/>
    </w:p>
    <w:p w14:paraId="22EF5B7D">
      <w:pPr>
        <w:wordWrap w:val="0"/>
        <w:spacing w:before="160" w:after="40" w:line="312" w:lineRule="auto"/>
      </w:pPr>
      <w:r>
        <w:rPr>
          <w:rFonts w:ascii="黑体" w:hAnsi="黑体" w:eastAsia="黑体"/>
          <w:b/>
        </w:rPr>
        <w:t>部署模式</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696"/>
        <w:gridCol w:w="2726"/>
        <w:gridCol w:w="2211"/>
        <w:gridCol w:w="2211"/>
      </w:tblGrid>
      <w:tr w14:paraId="64B70D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shd w:val="clear" w:color="auto" w:fill="D9E2F3"/>
          </w:tcPr>
          <w:p w14:paraId="53959078">
            <w:pPr>
              <w:wordWrap w:val="0"/>
              <w:spacing w:before="20" w:after="20" w:line="240" w:lineRule="auto"/>
              <w:ind w:firstLine="0"/>
            </w:pPr>
            <w:r>
              <w:rPr>
                <w:b/>
                <w:sz w:val="20"/>
              </w:rPr>
              <w:t>模式</w:t>
            </w:r>
          </w:p>
        </w:tc>
        <w:tc>
          <w:tcPr>
            <w:tcW w:w="2726" w:type="dxa"/>
            <w:shd w:val="clear" w:color="auto" w:fill="D9E2F3"/>
          </w:tcPr>
          <w:p w14:paraId="2BD41F11">
            <w:pPr>
              <w:wordWrap w:val="0"/>
              <w:spacing w:before="20" w:after="20" w:line="240" w:lineRule="auto"/>
              <w:ind w:firstLine="0"/>
            </w:pPr>
            <w:r>
              <w:rPr>
                <w:b/>
                <w:sz w:val="20"/>
              </w:rPr>
              <w:t>适用场景</w:t>
            </w:r>
          </w:p>
        </w:tc>
        <w:tc>
          <w:tcPr>
            <w:tcW w:w="2211" w:type="dxa"/>
            <w:shd w:val="clear" w:color="auto" w:fill="D9E2F3"/>
          </w:tcPr>
          <w:p w14:paraId="03B88FFE">
            <w:pPr>
              <w:wordWrap w:val="0"/>
              <w:spacing w:before="20" w:after="20" w:line="240" w:lineRule="auto"/>
              <w:ind w:firstLine="0"/>
            </w:pPr>
            <w:r>
              <w:rPr>
                <w:b/>
                <w:sz w:val="20"/>
              </w:rPr>
              <w:t>部署内容</w:t>
            </w:r>
          </w:p>
        </w:tc>
        <w:tc>
          <w:tcPr>
            <w:tcW w:w="2211" w:type="dxa"/>
            <w:shd w:val="clear" w:color="auto" w:fill="D9E2F3"/>
          </w:tcPr>
          <w:p w14:paraId="5A78BB52">
            <w:pPr>
              <w:wordWrap w:val="0"/>
              <w:spacing w:before="20" w:after="20" w:line="240" w:lineRule="auto"/>
              <w:ind w:firstLine="0"/>
            </w:pPr>
            <w:r>
              <w:rPr>
                <w:b/>
                <w:sz w:val="20"/>
              </w:rPr>
              <w:t>特点</w:t>
            </w:r>
          </w:p>
        </w:tc>
      </w:tr>
      <w:tr w14:paraId="5BCAAA6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5D8F04F4">
            <w:pPr>
              <w:wordWrap w:val="0"/>
              <w:spacing w:before="20" w:after="20" w:line="240" w:lineRule="auto"/>
              <w:ind w:firstLine="0"/>
            </w:pPr>
            <w:r>
              <w:rPr>
                <w:b/>
                <w:sz w:val="20"/>
              </w:rPr>
              <w:t>单机工作站版</w:t>
            </w:r>
          </w:p>
        </w:tc>
        <w:tc>
          <w:tcPr>
            <w:tcW w:w="2726" w:type="dxa"/>
          </w:tcPr>
          <w:p w14:paraId="52BDE9B8">
            <w:pPr>
              <w:wordWrap w:val="0"/>
              <w:spacing w:before="20" w:after="20" w:line="240" w:lineRule="auto"/>
              <w:ind w:firstLine="0"/>
            </w:pPr>
            <w:r>
              <w:rPr>
                <w:sz w:val="20"/>
              </w:rPr>
              <w:t>现场测量、临时处理</w:t>
            </w:r>
          </w:p>
        </w:tc>
        <w:tc>
          <w:tcPr>
            <w:tcW w:w="2211" w:type="dxa"/>
          </w:tcPr>
          <w:p w14:paraId="5ABC12F5">
            <w:pPr>
              <w:wordWrap w:val="0"/>
              <w:spacing w:before="20" w:after="20" w:line="240" w:lineRule="auto"/>
              <w:ind w:firstLine="0"/>
            </w:pPr>
            <w:r>
              <w:rPr>
                <w:sz w:val="20"/>
              </w:rPr>
              <w:t>一体化安装包（平台+算法+数据库）</w:t>
            </w:r>
          </w:p>
        </w:tc>
        <w:tc>
          <w:tcPr>
            <w:tcW w:w="2211" w:type="dxa"/>
          </w:tcPr>
          <w:p w14:paraId="7C30160B">
            <w:pPr>
              <w:wordWrap w:val="0"/>
              <w:spacing w:before="20" w:after="20" w:line="240" w:lineRule="auto"/>
              <w:ind w:firstLine="0"/>
            </w:pPr>
            <w:r>
              <w:rPr>
                <w:sz w:val="20"/>
              </w:rPr>
              <w:t>离线、便携、开箱即用</w:t>
            </w:r>
          </w:p>
        </w:tc>
      </w:tr>
      <w:tr w14:paraId="4D4281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696" w:type="dxa"/>
          </w:tcPr>
          <w:p w14:paraId="330C53DC">
            <w:pPr>
              <w:wordWrap w:val="0"/>
              <w:spacing w:before="20" w:after="20" w:line="240" w:lineRule="auto"/>
              <w:ind w:firstLine="0"/>
            </w:pPr>
            <w:r>
              <w:rPr>
                <w:b/>
                <w:sz w:val="20"/>
              </w:rPr>
              <w:t>混合模式</w:t>
            </w:r>
          </w:p>
        </w:tc>
        <w:tc>
          <w:tcPr>
            <w:tcW w:w="2726" w:type="dxa"/>
          </w:tcPr>
          <w:p w14:paraId="7AF9F383">
            <w:pPr>
              <w:wordWrap w:val="0"/>
              <w:spacing w:before="20" w:after="20" w:line="240" w:lineRule="auto"/>
              <w:ind w:firstLine="0"/>
            </w:pPr>
            <w:r>
              <w:rPr>
                <w:sz w:val="20"/>
              </w:rPr>
              <w:t>现场预处理+中心精处理</w:t>
            </w:r>
          </w:p>
        </w:tc>
        <w:tc>
          <w:tcPr>
            <w:tcW w:w="2211" w:type="dxa"/>
          </w:tcPr>
          <w:p w14:paraId="61FFEB90">
            <w:pPr>
              <w:wordWrap w:val="0"/>
              <w:spacing w:before="20" w:after="20" w:line="240" w:lineRule="auto"/>
              <w:ind w:firstLine="0"/>
            </w:pPr>
            <w:r>
              <w:rPr>
                <w:sz w:val="20"/>
              </w:rPr>
              <w:t>现场工作站+中心服务器</w:t>
            </w:r>
          </w:p>
        </w:tc>
        <w:tc>
          <w:tcPr>
            <w:tcW w:w="2211" w:type="dxa"/>
          </w:tcPr>
          <w:p w14:paraId="31FCE0A2">
            <w:pPr>
              <w:wordWrap w:val="0"/>
              <w:spacing w:before="20" w:after="20" w:line="240" w:lineRule="auto"/>
              <w:ind w:firstLine="0"/>
            </w:pPr>
            <w:r>
              <w:rPr>
                <w:sz w:val="20"/>
              </w:rPr>
              <w:t>现场快速质检，中心精细处理</w:t>
            </w:r>
          </w:p>
        </w:tc>
      </w:tr>
    </w:tbl>
    <w:p w14:paraId="0B63F712">
      <w:pPr>
        <w:wordWrap w:val="0"/>
        <w:spacing w:before="160" w:after="40" w:line="312" w:lineRule="auto"/>
      </w:pPr>
      <w:r>
        <w:rPr>
          <w:rFonts w:ascii="黑体" w:hAnsi="黑体" w:eastAsia="黑体"/>
          <w:b/>
        </w:rPr>
        <w:t>硬件配置建议</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980"/>
        <w:gridCol w:w="4111"/>
        <w:gridCol w:w="2753"/>
      </w:tblGrid>
      <w:tr w14:paraId="1E88E9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980" w:type="dxa"/>
            <w:shd w:val="clear" w:color="auto" w:fill="D9E2F3"/>
          </w:tcPr>
          <w:p w14:paraId="150A2A16">
            <w:pPr>
              <w:wordWrap w:val="0"/>
              <w:spacing w:before="20" w:after="20" w:line="240" w:lineRule="auto"/>
              <w:ind w:firstLine="0"/>
            </w:pPr>
            <w:r>
              <w:rPr>
                <w:b/>
                <w:sz w:val="20"/>
              </w:rPr>
              <w:t>角色</w:t>
            </w:r>
          </w:p>
        </w:tc>
        <w:tc>
          <w:tcPr>
            <w:tcW w:w="4111" w:type="dxa"/>
            <w:shd w:val="clear" w:color="auto" w:fill="D9E2F3"/>
          </w:tcPr>
          <w:p w14:paraId="41FD387A">
            <w:pPr>
              <w:wordWrap w:val="0"/>
              <w:spacing w:before="20" w:after="20" w:line="240" w:lineRule="auto"/>
              <w:ind w:firstLine="0"/>
            </w:pPr>
            <w:r>
              <w:rPr>
                <w:b/>
                <w:sz w:val="20"/>
              </w:rPr>
              <w:t>推荐配置</w:t>
            </w:r>
          </w:p>
        </w:tc>
        <w:tc>
          <w:tcPr>
            <w:tcW w:w="2753" w:type="dxa"/>
            <w:shd w:val="clear" w:color="auto" w:fill="D9E2F3"/>
          </w:tcPr>
          <w:p w14:paraId="2A6C79C9">
            <w:pPr>
              <w:wordWrap w:val="0"/>
              <w:spacing w:before="20" w:after="20" w:line="240" w:lineRule="auto"/>
              <w:ind w:firstLine="0"/>
            </w:pPr>
            <w:r>
              <w:rPr>
                <w:b/>
                <w:sz w:val="20"/>
              </w:rPr>
              <w:t>说明</w:t>
            </w:r>
          </w:p>
        </w:tc>
      </w:tr>
      <w:tr w14:paraId="545DDA9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980" w:type="dxa"/>
          </w:tcPr>
          <w:p w14:paraId="0567AA9E">
            <w:pPr>
              <w:wordWrap w:val="0"/>
              <w:spacing w:before="20" w:after="20" w:line="240" w:lineRule="auto"/>
              <w:ind w:firstLine="0"/>
            </w:pPr>
            <w:r>
              <w:rPr>
                <w:sz w:val="20"/>
              </w:rPr>
              <w:t>现场便携工作站</w:t>
            </w:r>
          </w:p>
        </w:tc>
        <w:tc>
          <w:tcPr>
            <w:tcW w:w="4111" w:type="dxa"/>
          </w:tcPr>
          <w:p w14:paraId="75091562">
            <w:pPr>
              <w:wordWrap w:val="0"/>
              <w:spacing w:before="20" w:after="20" w:line="240" w:lineRule="auto"/>
              <w:ind w:firstLine="0"/>
            </w:pPr>
            <w:r>
              <w:rPr>
                <w:sz w:val="20"/>
              </w:rPr>
              <w:t>海光 3490/32 核、32G 内存、1TB SSD+2TB HDD、国产 4G 独显、麒麟/统信</w:t>
            </w:r>
          </w:p>
        </w:tc>
        <w:tc>
          <w:tcPr>
            <w:tcW w:w="2753" w:type="dxa"/>
          </w:tcPr>
          <w:p w14:paraId="78865453">
            <w:pPr>
              <w:wordWrap w:val="0"/>
              <w:spacing w:before="20" w:after="20" w:line="240" w:lineRule="auto"/>
              <w:ind w:firstLine="0"/>
            </w:pPr>
            <w:r>
              <w:rPr>
                <w:sz w:val="20"/>
              </w:rPr>
              <w:t>满足采购文件便携机要求</w:t>
            </w:r>
          </w:p>
        </w:tc>
      </w:tr>
      <w:tr w14:paraId="2A6453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980" w:type="dxa"/>
          </w:tcPr>
          <w:p w14:paraId="2F97454B">
            <w:pPr>
              <w:wordWrap w:val="0"/>
              <w:spacing w:before="20" w:after="20" w:line="240" w:lineRule="auto"/>
              <w:ind w:firstLine="0"/>
            </w:pPr>
            <w:r>
              <w:rPr>
                <w:sz w:val="20"/>
              </w:rPr>
              <w:t>数据库服务器</w:t>
            </w:r>
          </w:p>
        </w:tc>
        <w:tc>
          <w:tcPr>
            <w:tcW w:w="4111" w:type="dxa"/>
          </w:tcPr>
          <w:p w14:paraId="594A2CCE">
            <w:pPr>
              <w:wordWrap w:val="0"/>
              <w:spacing w:before="20" w:after="20" w:line="240" w:lineRule="auto"/>
              <w:ind w:firstLine="0"/>
            </w:pPr>
            <w:r>
              <w:rPr>
                <w:sz w:val="20"/>
              </w:rPr>
              <w:t>国产 CPU、64G 内存、RAID10 SSD</w:t>
            </w:r>
          </w:p>
        </w:tc>
        <w:tc>
          <w:tcPr>
            <w:tcW w:w="2753" w:type="dxa"/>
          </w:tcPr>
          <w:p w14:paraId="0DA5BD85">
            <w:pPr>
              <w:wordWrap w:val="0"/>
              <w:spacing w:before="20" w:after="20" w:line="240" w:lineRule="auto"/>
              <w:ind w:firstLine="0"/>
            </w:pPr>
            <w:r>
              <w:rPr>
                <w:sz w:val="20"/>
              </w:rPr>
              <w:t>达梦/人大金仓</w:t>
            </w:r>
          </w:p>
        </w:tc>
      </w:tr>
      <w:tr w14:paraId="4A2C1C2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980" w:type="dxa"/>
            <w:shd w:val="clear" w:color="auto" w:fill="F7F9FC"/>
          </w:tcPr>
          <w:p w14:paraId="65DAF0CD">
            <w:pPr>
              <w:wordWrap w:val="0"/>
              <w:spacing w:before="20" w:after="20" w:line="240" w:lineRule="auto"/>
              <w:ind w:firstLine="0"/>
            </w:pPr>
            <w:r>
              <w:rPr>
                <w:sz w:val="20"/>
              </w:rPr>
              <w:t>GPU 计算服务器</w:t>
            </w:r>
          </w:p>
        </w:tc>
        <w:tc>
          <w:tcPr>
            <w:tcW w:w="4111" w:type="dxa"/>
            <w:shd w:val="clear" w:color="auto" w:fill="F7F9FC"/>
          </w:tcPr>
          <w:p w14:paraId="1B54E2E8">
            <w:pPr>
              <w:wordWrap w:val="0"/>
              <w:spacing w:before="20" w:after="20" w:line="240" w:lineRule="auto"/>
              <w:ind w:firstLine="0"/>
            </w:pPr>
            <w:r>
              <w:rPr>
                <w:sz w:val="20"/>
              </w:rPr>
              <w:t>国产 GPU（≥24G 显存）×2~4</w:t>
            </w:r>
          </w:p>
        </w:tc>
        <w:tc>
          <w:tcPr>
            <w:tcW w:w="2753" w:type="dxa"/>
            <w:shd w:val="clear" w:color="auto" w:fill="F7F9FC"/>
          </w:tcPr>
          <w:p w14:paraId="2291B07B">
            <w:pPr>
              <w:wordWrap w:val="0"/>
              <w:spacing w:before="20" w:after="20" w:line="240" w:lineRule="auto"/>
              <w:ind w:firstLine="0"/>
            </w:pPr>
            <w:r>
              <w:rPr>
                <w:sz w:val="20"/>
              </w:rPr>
              <w:t>3DGS 训练、深度学习推理</w:t>
            </w:r>
          </w:p>
        </w:tc>
      </w:tr>
      <w:tr w14:paraId="0CCD854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980" w:type="dxa"/>
          </w:tcPr>
          <w:p w14:paraId="193FCF5E">
            <w:pPr>
              <w:wordWrap w:val="0"/>
              <w:spacing w:before="20" w:after="20" w:line="240" w:lineRule="auto"/>
              <w:ind w:firstLine="0"/>
            </w:pPr>
            <w:r>
              <w:rPr>
                <w:sz w:val="20"/>
              </w:rPr>
              <w:t>存储</w:t>
            </w:r>
          </w:p>
        </w:tc>
        <w:tc>
          <w:tcPr>
            <w:tcW w:w="4111" w:type="dxa"/>
          </w:tcPr>
          <w:p w14:paraId="40031786">
            <w:pPr>
              <w:wordWrap w:val="0"/>
              <w:spacing w:before="20" w:after="20" w:line="240" w:lineRule="auto"/>
              <w:ind w:firstLine="0"/>
            </w:pPr>
            <w:r>
              <w:rPr>
                <w:sz w:val="20"/>
              </w:rPr>
              <w:t>裸容量 ≥100TB，支持 RAID/纠删码</w:t>
            </w:r>
          </w:p>
        </w:tc>
        <w:tc>
          <w:tcPr>
            <w:tcW w:w="2753" w:type="dxa"/>
          </w:tcPr>
          <w:p w14:paraId="51AA495E">
            <w:pPr>
              <w:wordWrap w:val="0"/>
              <w:spacing w:before="20" w:after="20" w:line="240" w:lineRule="auto"/>
              <w:ind w:firstLine="0"/>
            </w:pPr>
            <w:r>
              <w:rPr>
                <w:sz w:val="20"/>
              </w:rPr>
              <w:t>点云、影像、模型长期存储</w:t>
            </w:r>
          </w:p>
        </w:tc>
      </w:tr>
    </w:tbl>
    <w:p w14:paraId="437DA385">
      <w:pPr>
        <w:wordWrap w:val="0"/>
        <w:spacing w:before="160" w:after="40" w:line="312" w:lineRule="auto"/>
      </w:pPr>
      <w:r>
        <w:rPr>
          <w:rFonts w:ascii="黑体" w:hAnsi="黑体" w:eastAsia="黑体"/>
          <w:b/>
        </w:rPr>
        <w:t>部署实施</w:t>
      </w:r>
    </w:p>
    <w:p w14:paraId="45F6F2CB">
      <w:pPr>
        <w:wordWrap w:val="0"/>
        <w:spacing w:line="336" w:lineRule="auto"/>
        <w:ind w:left="420"/>
      </w:pPr>
      <w:r>
        <w:t>1．</w:t>
      </w:r>
      <w:r>
        <w:rPr>
          <w:b/>
        </w:rPr>
        <w:t>环境检查。</w:t>
      </w:r>
      <w:r>
        <w:t xml:space="preserve"> 检查 CPU 架构、OS 版本、驱动、依赖库、磁盘空间、端口占用。</w:t>
      </w:r>
    </w:p>
    <w:p w14:paraId="2DCD288B">
      <w:pPr>
        <w:wordWrap w:val="0"/>
        <w:spacing w:line="336" w:lineRule="auto"/>
        <w:ind w:left="420"/>
      </w:pPr>
      <w:r>
        <w:t>2．</w:t>
      </w:r>
      <w:r>
        <w:rPr>
          <w:b/>
        </w:rPr>
        <w:t>离线安装。</w:t>
      </w:r>
      <w:r>
        <w:t xml:space="preserve"> 提供离线安装包与依赖包，支持一键安装、静默安装。</w:t>
      </w:r>
    </w:p>
    <w:p w14:paraId="32992B52">
      <w:pPr>
        <w:wordWrap w:val="0"/>
        <w:spacing w:line="336" w:lineRule="auto"/>
        <w:ind w:left="420"/>
      </w:pPr>
      <w:r>
        <w:t>3．</w:t>
      </w:r>
      <w:r>
        <w:rPr>
          <w:b/>
        </w:rPr>
        <w:t>数据库初始化。</w:t>
      </w:r>
      <w:r>
        <w:t xml:space="preserve"> 自动建库、建表、初始化字典与模板。</w:t>
      </w:r>
    </w:p>
    <w:p w14:paraId="391FC5ED">
      <w:pPr>
        <w:wordWrap w:val="0"/>
        <w:spacing w:line="336" w:lineRule="auto"/>
        <w:ind w:left="420"/>
      </w:pPr>
      <w:r>
        <w:t>4．</w:t>
      </w:r>
      <w:r>
        <w:rPr>
          <w:b/>
        </w:rPr>
        <w:t>授权导入。</w:t>
      </w:r>
      <w:r>
        <w:t xml:space="preserve"> 导入离线授权文件，绑定设备指纹。</w:t>
      </w:r>
    </w:p>
    <w:p w14:paraId="12F8E679">
      <w:pPr>
        <w:wordWrap w:val="0"/>
        <w:spacing w:line="336" w:lineRule="auto"/>
        <w:ind w:left="420"/>
      </w:pPr>
      <w:r>
        <w:t>5．</w:t>
      </w:r>
      <w:r>
        <w:rPr>
          <w:b/>
        </w:rPr>
        <w:t>联调测试。</w:t>
      </w:r>
      <w:r>
        <w:t xml:space="preserve"> 设备接入、算法服务、报告生成、DWG 输出全链路联调。</w:t>
      </w:r>
    </w:p>
    <w:p w14:paraId="71AE6D78">
      <w:pPr>
        <w:wordWrap w:val="0"/>
        <w:spacing w:line="336" w:lineRule="auto"/>
        <w:ind w:left="420"/>
      </w:pPr>
      <w:r>
        <w:t>6．</w:t>
      </w:r>
      <w:r>
        <w:rPr>
          <w:b/>
        </w:rPr>
        <w:t>试运行。</w:t>
      </w:r>
      <w:r>
        <w:t xml:space="preserve"> 以历史数据试运行，验证功能与性能。</w:t>
      </w:r>
    </w:p>
    <w:p w14:paraId="4BAA99AA">
      <w:pPr>
        <w:wordWrap w:val="0"/>
        <w:spacing w:line="336" w:lineRule="auto"/>
        <w:ind w:left="420"/>
      </w:pPr>
      <w:r>
        <w:t>7．</w:t>
      </w:r>
      <w:r>
        <w:rPr>
          <w:b/>
        </w:rPr>
        <w:t>培训交付。</w:t>
      </w:r>
      <w:r>
        <w:t xml:space="preserve"> 培训后正式上线。</w:t>
      </w:r>
    </w:p>
    <w:p w14:paraId="6AD5FF5F">
      <w:pPr>
        <w:wordWrap w:val="0"/>
        <w:spacing w:before="160" w:after="40" w:line="312" w:lineRule="auto"/>
      </w:pPr>
      <w:r>
        <w:rPr>
          <w:rFonts w:ascii="黑体" w:hAnsi="黑体" w:eastAsia="黑体"/>
          <w:b/>
        </w:rPr>
        <w:t>升级与迁移</w:t>
      </w:r>
    </w:p>
    <w:p w14:paraId="2EB2DFF1">
      <w:pPr>
        <w:wordWrap w:val="0"/>
        <w:spacing w:line="336" w:lineRule="auto"/>
        <w:ind w:left="420"/>
      </w:pPr>
      <w:r>
        <w:rPr>
          <w:sz w:val="21"/>
        </w:rPr>
        <w:t xml:space="preserve">● </w:t>
      </w:r>
      <w:r>
        <w:t>支持离线升级包，升级前自动备份，升级失败可一键回滚。</w:t>
      </w:r>
    </w:p>
    <w:p w14:paraId="1F45E0EB">
      <w:pPr>
        <w:wordWrap w:val="0"/>
        <w:spacing w:line="336" w:lineRule="auto"/>
        <w:ind w:left="420"/>
      </w:pPr>
      <w:r>
        <w:rPr>
          <w:sz w:val="21"/>
        </w:rPr>
        <w:t xml:space="preserve">● </w:t>
      </w:r>
      <w:r>
        <w:t>数据库升级脚本版本化，支持增量迁移。</w:t>
      </w:r>
    </w:p>
    <w:p w14:paraId="56D24BF8">
      <w:pPr>
        <w:wordWrap w:val="0"/>
        <w:spacing w:line="336" w:lineRule="auto"/>
        <w:ind w:left="420"/>
      </w:pPr>
      <w:r>
        <w:rPr>
          <w:sz w:val="21"/>
        </w:rPr>
        <w:t xml:space="preserve">● </w:t>
      </w:r>
      <w:r>
        <w:t>提供数据导出/导入工具，支持跨环境迁移。</w:t>
      </w:r>
    </w:p>
    <w:p w14:paraId="5CB95690">
      <w:pPr>
        <w:wordWrap w:val="0"/>
        <w:spacing w:line="336" w:lineRule="auto"/>
        <w:ind w:left="420"/>
      </w:pPr>
      <w:r>
        <w:rPr>
          <w:sz w:val="21"/>
        </w:rPr>
        <w:t xml:space="preserve">● </w:t>
      </w:r>
      <w:r>
        <w:t>升级不影响历史数据与报告的可读性。</w:t>
      </w:r>
    </w:p>
    <w:p w14:paraId="4D3ABA9D">
      <w:pPr>
        <w:pStyle w:val="5"/>
        <w:wordWrap w:val="0"/>
        <w:spacing w:after="160" w:line="312" w:lineRule="auto"/>
      </w:pPr>
      <w:bookmarkStart w:id="118" w:name="_Toc14012"/>
      <w:r>
        <w:rPr>
          <w:rFonts w:ascii="黑体" w:hAnsi="黑体"/>
          <w:color w:val="000000"/>
          <w:sz w:val="26"/>
        </w:rPr>
        <w:t>1.33.1</w:t>
      </w:r>
      <w:r>
        <w:rPr>
          <w:rFonts w:hint="eastAsia" w:ascii="黑体" w:hAnsi="黑体"/>
          <w:color w:val="000000"/>
          <w:sz w:val="26"/>
        </w:rPr>
        <w:t>2</w:t>
      </w:r>
      <w:r>
        <w:rPr>
          <w:rFonts w:ascii="黑体" w:hAnsi="黑体"/>
          <w:color w:val="000000"/>
          <w:sz w:val="26"/>
        </w:rPr>
        <w:t>性能、可靠性与安全设计</w:t>
      </w:r>
      <w:bookmarkEnd w:id="118"/>
    </w:p>
    <w:p w14:paraId="6115ECE1">
      <w:pPr>
        <w:wordWrap w:val="0"/>
        <w:spacing w:before="160" w:after="40" w:line="312" w:lineRule="auto"/>
      </w:pPr>
      <w:r>
        <w:rPr>
          <w:rFonts w:ascii="黑体" w:hAnsi="黑体" w:eastAsia="黑体"/>
          <w:b/>
        </w:rPr>
        <w:t>性能设计</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948"/>
        <w:gridCol w:w="2948"/>
        <w:gridCol w:w="2948"/>
      </w:tblGrid>
      <w:tr w14:paraId="71B46A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D9E2F3"/>
          </w:tcPr>
          <w:p w14:paraId="212D5765">
            <w:pPr>
              <w:wordWrap w:val="0"/>
              <w:spacing w:before="20" w:after="20" w:line="240" w:lineRule="auto"/>
              <w:ind w:firstLine="0"/>
            </w:pPr>
            <w:r>
              <w:rPr>
                <w:b/>
                <w:sz w:val="20"/>
              </w:rPr>
              <w:t>指标</w:t>
            </w:r>
          </w:p>
        </w:tc>
        <w:tc>
          <w:tcPr>
            <w:tcW w:w="2948" w:type="dxa"/>
            <w:shd w:val="clear" w:color="auto" w:fill="D9E2F3"/>
          </w:tcPr>
          <w:p w14:paraId="637E877E">
            <w:pPr>
              <w:wordWrap w:val="0"/>
              <w:spacing w:before="20" w:after="20" w:line="240" w:lineRule="auto"/>
              <w:ind w:firstLine="0"/>
            </w:pPr>
            <w:r>
              <w:rPr>
                <w:b/>
                <w:sz w:val="20"/>
              </w:rPr>
              <w:t>目标值</w:t>
            </w:r>
          </w:p>
        </w:tc>
        <w:tc>
          <w:tcPr>
            <w:tcW w:w="2948" w:type="dxa"/>
            <w:shd w:val="clear" w:color="auto" w:fill="D9E2F3"/>
          </w:tcPr>
          <w:p w14:paraId="0820E9C2">
            <w:pPr>
              <w:wordWrap w:val="0"/>
              <w:spacing w:before="20" w:after="20" w:line="240" w:lineRule="auto"/>
              <w:ind w:firstLine="0"/>
            </w:pPr>
            <w:r>
              <w:rPr>
                <w:b/>
                <w:sz w:val="20"/>
              </w:rPr>
              <w:t>保障措施</w:t>
            </w:r>
          </w:p>
        </w:tc>
      </w:tr>
      <w:tr w14:paraId="512A874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315565DE">
            <w:pPr>
              <w:wordWrap w:val="0"/>
              <w:spacing w:before="20" w:after="20" w:line="240" w:lineRule="auto"/>
              <w:ind w:firstLine="0"/>
            </w:pPr>
            <w:r>
              <w:rPr>
                <w:sz w:val="20"/>
              </w:rPr>
              <w:t>三维视口帧率</w:t>
            </w:r>
          </w:p>
        </w:tc>
        <w:tc>
          <w:tcPr>
            <w:tcW w:w="2948" w:type="dxa"/>
          </w:tcPr>
          <w:p w14:paraId="3431B3EA">
            <w:pPr>
              <w:wordWrap w:val="0"/>
              <w:spacing w:before="20" w:after="20" w:line="240" w:lineRule="auto"/>
              <w:ind w:firstLine="0"/>
            </w:pPr>
            <w:r>
              <w:rPr>
                <w:sz w:val="20"/>
              </w:rPr>
              <w:t>≥30fps（千万级点云）</w:t>
            </w:r>
          </w:p>
        </w:tc>
        <w:tc>
          <w:tcPr>
            <w:tcW w:w="2948" w:type="dxa"/>
          </w:tcPr>
          <w:p w14:paraId="71CFEFAC">
            <w:pPr>
              <w:wordWrap w:val="0"/>
              <w:spacing w:before="20" w:after="20" w:line="240" w:lineRule="auto"/>
              <w:ind w:firstLine="0"/>
            </w:pPr>
            <w:r>
              <w:rPr>
                <w:sz w:val="20"/>
              </w:rPr>
              <w:t>LOD、视锥剔除、GPU 实例化</w:t>
            </w:r>
          </w:p>
        </w:tc>
      </w:tr>
      <w:tr w14:paraId="3AAEF2D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6793A67F">
            <w:pPr>
              <w:wordWrap w:val="0"/>
              <w:spacing w:before="20" w:after="20" w:line="240" w:lineRule="auto"/>
              <w:ind w:firstLine="0"/>
            </w:pPr>
            <w:r>
              <w:rPr>
                <w:sz w:val="20"/>
              </w:rPr>
              <w:t>首屏加载</w:t>
            </w:r>
          </w:p>
        </w:tc>
        <w:tc>
          <w:tcPr>
            <w:tcW w:w="2948" w:type="dxa"/>
            <w:shd w:val="clear" w:color="auto" w:fill="F7F9FC"/>
          </w:tcPr>
          <w:p w14:paraId="266746D5">
            <w:pPr>
              <w:wordWrap w:val="0"/>
              <w:spacing w:before="20" w:after="20" w:line="240" w:lineRule="auto"/>
              <w:ind w:firstLine="0"/>
            </w:pPr>
            <w:r>
              <w:rPr>
                <w:sz w:val="20"/>
              </w:rPr>
              <w:t>≤5s</w:t>
            </w:r>
          </w:p>
        </w:tc>
        <w:tc>
          <w:tcPr>
            <w:tcW w:w="2948" w:type="dxa"/>
            <w:shd w:val="clear" w:color="auto" w:fill="F7F9FC"/>
          </w:tcPr>
          <w:p w14:paraId="6315140C">
            <w:pPr>
              <w:wordWrap w:val="0"/>
              <w:spacing w:before="20" w:after="20" w:line="240" w:lineRule="auto"/>
              <w:ind w:firstLine="0"/>
            </w:pPr>
            <w:r>
              <w:rPr>
                <w:sz w:val="20"/>
              </w:rPr>
              <w:t>瓦片流式加载、预加载</w:t>
            </w:r>
          </w:p>
        </w:tc>
      </w:tr>
      <w:tr w14:paraId="0B7CC6C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64A60953">
            <w:pPr>
              <w:wordWrap w:val="0"/>
              <w:spacing w:before="20" w:after="20" w:line="240" w:lineRule="auto"/>
              <w:ind w:firstLine="0"/>
            </w:pPr>
            <w:r>
              <w:rPr>
                <w:sz w:val="20"/>
              </w:rPr>
              <w:t>常规操作响应</w:t>
            </w:r>
          </w:p>
        </w:tc>
        <w:tc>
          <w:tcPr>
            <w:tcW w:w="2948" w:type="dxa"/>
          </w:tcPr>
          <w:p w14:paraId="50C0A758">
            <w:pPr>
              <w:wordWrap w:val="0"/>
              <w:spacing w:before="20" w:after="20" w:line="240" w:lineRule="auto"/>
              <w:ind w:firstLine="0"/>
            </w:pPr>
            <w:r>
              <w:rPr>
                <w:sz w:val="20"/>
              </w:rPr>
              <w:t>≤2s</w:t>
            </w:r>
          </w:p>
        </w:tc>
        <w:tc>
          <w:tcPr>
            <w:tcW w:w="2948" w:type="dxa"/>
          </w:tcPr>
          <w:p w14:paraId="09E0ADEB">
            <w:pPr>
              <w:wordWrap w:val="0"/>
              <w:spacing w:before="20" w:after="20" w:line="240" w:lineRule="auto"/>
              <w:ind w:firstLine="0"/>
            </w:pPr>
            <w:r>
              <w:rPr>
                <w:sz w:val="20"/>
              </w:rPr>
              <w:t>索引优化、异步加载</w:t>
            </w:r>
          </w:p>
        </w:tc>
      </w:tr>
      <w:tr w14:paraId="761D51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4CE24876">
            <w:pPr>
              <w:wordWrap w:val="0"/>
              <w:spacing w:before="20" w:after="20" w:line="240" w:lineRule="auto"/>
              <w:ind w:firstLine="0"/>
            </w:pPr>
            <w:r>
              <w:rPr>
                <w:sz w:val="20"/>
              </w:rPr>
              <w:t>单孔重建</w:t>
            </w:r>
          </w:p>
        </w:tc>
        <w:tc>
          <w:tcPr>
            <w:tcW w:w="2948" w:type="dxa"/>
            <w:shd w:val="clear" w:color="auto" w:fill="F7F9FC"/>
          </w:tcPr>
          <w:p w14:paraId="2002A8FE">
            <w:pPr>
              <w:wordWrap w:val="0"/>
              <w:spacing w:before="20" w:after="20" w:line="240" w:lineRule="auto"/>
              <w:ind w:firstLine="0"/>
            </w:pPr>
            <w:r>
              <w:rPr>
                <w:sz w:val="20"/>
              </w:rPr>
              <w:t>≤24h</w:t>
            </w:r>
          </w:p>
        </w:tc>
        <w:tc>
          <w:tcPr>
            <w:tcW w:w="2948" w:type="dxa"/>
            <w:shd w:val="clear" w:color="auto" w:fill="F7F9FC"/>
          </w:tcPr>
          <w:p w14:paraId="2119CEC0">
            <w:pPr>
              <w:wordWrap w:val="0"/>
              <w:spacing w:before="20" w:after="20" w:line="240" w:lineRule="auto"/>
              <w:ind w:firstLine="0"/>
            </w:pPr>
            <w:r>
              <w:rPr>
                <w:sz w:val="20"/>
              </w:rPr>
              <w:t>GPU 并行、分块</w:t>
            </w:r>
          </w:p>
        </w:tc>
      </w:tr>
      <w:tr w14:paraId="6E9F73E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5DC2D240">
            <w:pPr>
              <w:wordWrap w:val="0"/>
              <w:spacing w:before="20" w:after="20" w:line="240" w:lineRule="auto"/>
              <w:ind w:firstLine="0"/>
            </w:pPr>
            <w:r>
              <w:rPr>
                <w:sz w:val="20"/>
              </w:rPr>
              <w:t>单孔报告</w:t>
            </w:r>
          </w:p>
        </w:tc>
        <w:tc>
          <w:tcPr>
            <w:tcW w:w="2948" w:type="dxa"/>
          </w:tcPr>
          <w:p w14:paraId="1608BE8A">
            <w:pPr>
              <w:wordWrap w:val="0"/>
              <w:spacing w:before="20" w:after="20" w:line="240" w:lineRule="auto"/>
              <w:ind w:firstLine="0"/>
            </w:pPr>
            <w:r>
              <w:rPr>
                <w:sz w:val="20"/>
              </w:rPr>
              <w:t>≤72h</w:t>
            </w:r>
          </w:p>
        </w:tc>
        <w:tc>
          <w:tcPr>
            <w:tcW w:w="2948" w:type="dxa"/>
          </w:tcPr>
          <w:p w14:paraId="68826D13">
            <w:pPr>
              <w:wordWrap w:val="0"/>
              <w:spacing w:before="20" w:after="20" w:line="240" w:lineRule="auto"/>
              <w:ind w:firstLine="0"/>
            </w:pPr>
            <w:r>
              <w:rPr>
                <w:sz w:val="20"/>
              </w:rPr>
              <w:t>模板化、自动化</w:t>
            </w:r>
          </w:p>
        </w:tc>
      </w:tr>
      <w:tr w14:paraId="6BED383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762E4460">
            <w:pPr>
              <w:wordWrap w:val="0"/>
              <w:spacing w:before="20" w:after="20" w:line="240" w:lineRule="auto"/>
              <w:ind w:firstLine="0"/>
            </w:pPr>
            <w:r>
              <w:rPr>
                <w:sz w:val="20"/>
              </w:rPr>
              <w:t>并发用户</w:t>
            </w:r>
          </w:p>
        </w:tc>
        <w:tc>
          <w:tcPr>
            <w:tcW w:w="2948" w:type="dxa"/>
            <w:shd w:val="clear" w:color="auto" w:fill="F7F9FC"/>
          </w:tcPr>
          <w:p w14:paraId="68020099">
            <w:pPr>
              <w:wordWrap w:val="0"/>
              <w:spacing w:before="20" w:after="20" w:line="240" w:lineRule="auto"/>
              <w:ind w:firstLine="0"/>
            </w:pPr>
            <w:r>
              <w:rPr>
                <w:sz w:val="20"/>
              </w:rPr>
              <w:t>≥50（服务器版）</w:t>
            </w:r>
          </w:p>
        </w:tc>
        <w:tc>
          <w:tcPr>
            <w:tcW w:w="2948" w:type="dxa"/>
            <w:shd w:val="clear" w:color="auto" w:fill="F7F9FC"/>
          </w:tcPr>
          <w:p w14:paraId="2FDDD2D0">
            <w:pPr>
              <w:wordWrap w:val="0"/>
              <w:spacing w:before="20" w:after="20" w:line="240" w:lineRule="auto"/>
              <w:ind w:firstLine="0"/>
            </w:pPr>
            <w:r>
              <w:rPr>
                <w:sz w:val="20"/>
              </w:rPr>
              <w:t>微服务、负载均衡</w:t>
            </w:r>
          </w:p>
        </w:tc>
      </w:tr>
      <w:tr w14:paraId="6E8707A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tcPr>
          <w:p w14:paraId="0693BC0E">
            <w:pPr>
              <w:wordWrap w:val="0"/>
              <w:spacing w:before="20" w:after="20" w:line="240" w:lineRule="auto"/>
              <w:ind w:firstLine="0"/>
            </w:pPr>
            <w:r>
              <w:rPr>
                <w:sz w:val="20"/>
              </w:rPr>
              <w:t>单文件上传</w:t>
            </w:r>
          </w:p>
        </w:tc>
        <w:tc>
          <w:tcPr>
            <w:tcW w:w="2948" w:type="dxa"/>
          </w:tcPr>
          <w:p w14:paraId="6CA21F9A">
            <w:pPr>
              <w:wordWrap w:val="0"/>
              <w:spacing w:before="20" w:after="20" w:line="240" w:lineRule="auto"/>
              <w:ind w:firstLine="0"/>
            </w:pPr>
            <w:r>
              <w:rPr>
                <w:sz w:val="20"/>
              </w:rPr>
              <w:t>≥50GB（分片）</w:t>
            </w:r>
          </w:p>
        </w:tc>
        <w:tc>
          <w:tcPr>
            <w:tcW w:w="2948" w:type="dxa"/>
          </w:tcPr>
          <w:p w14:paraId="22A351D4">
            <w:pPr>
              <w:wordWrap w:val="0"/>
              <w:spacing w:before="20" w:after="20" w:line="240" w:lineRule="auto"/>
              <w:ind w:firstLine="0"/>
            </w:pPr>
            <w:r>
              <w:rPr>
                <w:sz w:val="20"/>
              </w:rPr>
              <w:t>分片上传、断点续传</w:t>
            </w:r>
          </w:p>
        </w:tc>
      </w:tr>
      <w:tr w14:paraId="0C97D09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948" w:type="dxa"/>
            <w:shd w:val="clear" w:color="auto" w:fill="F7F9FC"/>
          </w:tcPr>
          <w:p w14:paraId="4D3DA979">
            <w:pPr>
              <w:wordWrap w:val="0"/>
              <w:spacing w:before="20" w:after="20" w:line="240" w:lineRule="auto"/>
              <w:ind w:firstLine="0"/>
            </w:pPr>
            <w:r>
              <w:rPr>
                <w:sz w:val="20"/>
              </w:rPr>
              <w:t>缺陷识别</w:t>
            </w:r>
          </w:p>
        </w:tc>
        <w:tc>
          <w:tcPr>
            <w:tcW w:w="2948" w:type="dxa"/>
            <w:shd w:val="clear" w:color="auto" w:fill="F7F9FC"/>
          </w:tcPr>
          <w:p w14:paraId="519B6118">
            <w:pPr>
              <w:wordWrap w:val="0"/>
              <w:spacing w:before="20" w:after="20" w:line="240" w:lineRule="auto"/>
              <w:ind w:firstLine="0"/>
            </w:pPr>
            <w:r>
              <w:rPr>
                <w:sz w:val="20"/>
              </w:rPr>
              <w:t>≤3h/孔</w:t>
            </w:r>
          </w:p>
        </w:tc>
        <w:tc>
          <w:tcPr>
            <w:tcW w:w="2948" w:type="dxa"/>
            <w:shd w:val="clear" w:color="auto" w:fill="F7F9FC"/>
          </w:tcPr>
          <w:p w14:paraId="50E8C343">
            <w:pPr>
              <w:wordWrap w:val="0"/>
              <w:spacing w:before="20" w:after="20" w:line="240" w:lineRule="auto"/>
              <w:ind w:firstLine="0"/>
            </w:pPr>
            <w:r>
              <w:rPr>
                <w:sz w:val="20"/>
              </w:rPr>
              <w:t>GPU 推理、批处理</w:t>
            </w:r>
          </w:p>
        </w:tc>
      </w:tr>
    </w:tbl>
    <w:p w14:paraId="372AC065">
      <w:pPr>
        <w:wordWrap w:val="0"/>
        <w:spacing w:line="192" w:lineRule="auto"/>
      </w:pPr>
    </w:p>
    <w:p w14:paraId="7E23C6B8">
      <w:pPr>
        <w:wordWrap w:val="0"/>
        <w:spacing w:before="160" w:after="40" w:line="312" w:lineRule="auto"/>
      </w:pPr>
      <w:r>
        <w:rPr>
          <w:rFonts w:ascii="黑体" w:hAnsi="黑体" w:eastAsia="黑体"/>
          <w:b/>
        </w:rPr>
        <w:t>可靠性设计</w:t>
      </w:r>
    </w:p>
    <w:p w14:paraId="3D8B6D7E">
      <w:pPr>
        <w:wordWrap w:val="0"/>
        <w:spacing w:line="336" w:lineRule="auto"/>
        <w:ind w:left="420"/>
      </w:pPr>
      <w:r>
        <w:t>1．</w:t>
      </w:r>
      <w:r>
        <w:rPr>
          <w:b/>
        </w:rPr>
        <w:t>任务容错。</w:t>
      </w:r>
      <w:r>
        <w:t xml:space="preserve"> 任务失败自动重试（可配置次数）；断点续算；失败任务隔离，不影响其他任务。</w:t>
      </w:r>
    </w:p>
    <w:p w14:paraId="28F43CF0">
      <w:pPr>
        <w:wordWrap w:val="0"/>
        <w:spacing w:line="336" w:lineRule="auto"/>
        <w:ind w:left="420"/>
      </w:pPr>
      <w:r>
        <w:t>2．</w:t>
      </w:r>
      <w:r>
        <w:rPr>
          <w:b/>
        </w:rPr>
        <w:t>数据冗余。</w:t>
      </w:r>
      <w:r>
        <w:t xml:space="preserve"> 原始数据双备份；数据库主备/定期备份；模型文件校验和。</w:t>
      </w:r>
    </w:p>
    <w:p w14:paraId="3CD28593">
      <w:pPr>
        <w:wordWrap w:val="0"/>
        <w:spacing w:line="336" w:lineRule="auto"/>
        <w:ind w:left="420"/>
      </w:pPr>
      <w:r>
        <w:t>3．</w:t>
      </w:r>
      <w:r>
        <w:rPr>
          <w:b/>
        </w:rPr>
        <w:t>服务高可用。</w:t>
      </w:r>
      <w:r>
        <w:t xml:space="preserve"> 关键服务多实例部署；健康检查与自动重启；数据库主从切换。</w:t>
      </w:r>
    </w:p>
    <w:p w14:paraId="735B2FB1">
      <w:pPr>
        <w:wordWrap w:val="0"/>
        <w:spacing w:line="336" w:lineRule="auto"/>
        <w:ind w:left="420"/>
      </w:pPr>
      <w:r>
        <w:t>4．</w:t>
      </w:r>
      <w:r>
        <w:rPr>
          <w:b/>
        </w:rPr>
        <w:t>降级策略。</w:t>
      </w:r>
      <w:r>
        <w:t xml:space="preserve"> GPU 不可用时自动切换 CPU 模式（性能下降但不中断）；3DGS 训练失败时可先发布网格模型。</w:t>
      </w:r>
    </w:p>
    <w:p w14:paraId="0C418A99">
      <w:pPr>
        <w:wordWrap w:val="0"/>
        <w:spacing w:line="336" w:lineRule="auto"/>
        <w:ind w:left="420"/>
      </w:pPr>
      <w:r>
        <w:t>5．</w:t>
      </w:r>
      <w:r>
        <w:rPr>
          <w:b/>
        </w:rPr>
        <w:t>日志与监控。</w:t>
      </w:r>
      <w:r>
        <w:t xml:space="preserve"> 全链路日志、性能指标监控、异常告警。</w:t>
      </w:r>
    </w:p>
    <w:p w14:paraId="496EB545">
      <w:pPr>
        <w:wordWrap w:val="0"/>
        <w:spacing w:line="336" w:lineRule="auto"/>
        <w:ind w:left="420"/>
      </w:pPr>
      <w:r>
        <w:t>6．</w:t>
      </w:r>
      <w:r>
        <w:rPr>
          <w:b/>
        </w:rPr>
        <w:t>灾难恢复。</w:t>
      </w:r>
      <w:r>
        <w:t xml:space="preserve"> 提供恢复手册，RTO ≤4h，RPO ≤24h。</w:t>
      </w:r>
    </w:p>
    <w:p w14:paraId="372CFFEB">
      <w:pPr>
        <w:wordWrap w:val="0"/>
        <w:spacing w:before="160" w:after="40" w:line="312" w:lineRule="auto"/>
      </w:pPr>
      <w:r>
        <w:rPr>
          <w:rFonts w:ascii="黑体" w:hAnsi="黑体" w:eastAsia="黑体"/>
          <w:b/>
        </w:rPr>
        <w:t>安全设计</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413"/>
        <w:gridCol w:w="7431"/>
      </w:tblGrid>
      <w:tr w14:paraId="3201CB0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D9E2F3"/>
          </w:tcPr>
          <w:p w14:paraId="5462AAC5">
            <w:pPr>
              <w:wordWrap w:val="0"/>
              <w:spacing w:before="20" w:after="20" w:line="240" w:lineRule="auto"/>
              <w:ind w:firstLine="0"/>
            </w:pPr>
            <w:r>
              <w:rPr>
                <w:b/>
                <w:sz w:val="20"/>
              </w:rPr>
              <w:t>安全维度</w:t>
            </w:r>
          </w:p>
        </w:tc>
        <w:tc>
          <w:tcPr>
            <w:tcW w:w="7431" w:type="dxa"/>
            <w:shd w:val="clear" w:color="auto" w:fill="D9E2F3"/>
          </w:tcPr>
          <w:p w14:paraId="683E1D95">
            <w:pPr>
              <w:wordWrap w:val="0"/>
              <w:spacing w:before="20" w:after="20" w:line="240" w:lineRule="auto"/>
              <w:ind w:firstLine="0"/>
            </w:pPr>
            <w:r>
              <w:rPr>
                <w:b/>
                <w:sz w:val="20"/>
              </w:rPr>
              <w:t>措施</w:t>
            </w:r>
          </w:p>
        </w:tc>
      </w:tr>
      <w:tr w14:paraId="097384C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09D7771C">
            <w:pPr>
              <w:wordWrap w:val="0"/>
              <w:spacing w:before="20" w:after="20" w:line="240" w:lineRule="auto"/>
              <w:ind w:firstLine="0"/>
            </w:pPr>
            <w:r>
              <w:rPr>
                <w:sz w:val="20"/>
              </w:rPr>
              <w:t>身份认证</w:t>
            </w:r>
          </w:p>
        </w:tc>
        <w:tc>
          <w:tcPr>
            <w:tcW w:w="7431" w:type="dxa"/>
          </w:tcPr>
          <w:p w14:paraId="2A01284B">
            <w:pPr>
              <w:wordWrap w:val="0"/>
              <w:spacing w:before="20" w:after="20" w:line="240" w:lineRule="auto"/>
              <w:ind w:firstLine="0"/>
            </w:pPr>
            <w:r>
              <w:rPr>
                <w:sz w:val="20"/>
              </w:rPr>
              <w:t>用户名密码+验证码、强密码策略、失败锁定、可选双因子</w:t>
            </w:r>
          </w:p>
        </w:tc>
      </w:tr>
      <w:tr w14:paraId="7B388F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2FB9EE0F">
            <w:pPr>
              <w:wordWrap w:val="0"/>
              <w:spacing w:before="20" w:after="20" w:line="240" w:lineRule="auto"/>
              <w:ind w:firstLine="0"/>
            </w:pPr>
            <w:r>
              <w:rPr>
                <w:sz w:val="20"/>
              </w:rPr>
              <w:t>访问控制</w:t>
            </w:r>
          </w:p>
        </w:tc>
        <w:tc>
          <w:tcPr>
            <w:tcW w:w="7431" w:type="dxa"/>
            <w:shd w:val="clear" w:color="auto" w:fill="F7F9FC"/>
          </w:tcPr>
          <w:p w14:paraId="0AEE8387">
            <w:pPr>
              <w:wordWrap w:val="0"/>
              <w:spacing w:before="20" w:after="20" w:line="240" w:lineRule="auto"/>
              <w:ind w:firstLine="0"/>
            </w:pPr>
            <w:r>
              <w:rPr>
                <w:sz w:val="20"/>
              </w:rPr>
              <w:t>RBAC+数据域权限、最小权限原则、敏感操作二次确认</w:t>
            </w:r>
          </w:p>
        </w:tc>
      </w:tr>
      <w:tr w14:paraId="7659FB2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43F3BF24">
            <w:pPr>
              <w:wordWrap w:val="0"/>
              <w:spacing w:before="20" w:after="20" w:line="240" w:lineRule="auto"/>
              <w:ind w:firstLine="0"/>
            </w:pPr>
            <w:r>
              <w:rPr>
                <w:sz w:val="20"/>
              </w:rPr>
              <w:t>数据传输</w:t>
            </w:r>
          </w:p>
        </w:tc>
        <w:tc>
          <w:tcPr>
            <w:tcW w:w="7431" w:type="dxa"/>
          </w:tcPr>
          <w:p w14:paraId="78F8A835">
            <w:pPr>
              <w:wordWrap w:val="0"/>
              <w:spacing w:before="20" w:after="20" w:line="240" w:lineRule="auto"/>
              <w:ind w:firstLine="0"/>
            </w:pPr>
            <w:r>
              <w:rPr>
                <w:sz w:val="20"/>
              </w:rPr>
              <w:t>HTTPS/TLS 1.3、国密算法可选</w:t>
            </w:r>
            <w:r>
              <w:rPr>
                <w:rFonts w:hint="eastAsia"/>
                <w:sz w:val="20"/>
              </w:rPr>
              <w:t>、无线电</w:t>
            </w:r>
          </w:p>
        </w:tc>
      </w:tr>
      <w:tr w14:paraId="30AC6B4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7505EC59">
            <w:pPr>
              <w:wordWrap w:val="0"/>
              <w:spacing w:before="20" w:after="20" w:line="240" w:lineRule="auto"/>
              <w:ind w:firstLine="0"/>
            </w:pPr>
            <w:r>
              <w:rPr>
                <w:sz w:val="20"/>
              </w:rPr>
              <w:t>数据存储</w:t>
            </w:r>
          </w:p>
        </w:tc>
        <w:tc>
          <w:tcPr>
            <w:tcW w:w="7431" w:type="dxa"/>
            <w:shd w:val="clear" w:color="auto" w:fill="F7F9FC"/>
          </w:tcPr>
          <w:p w14:paraId="7F490E09">
            <w:pPr>
              <w:wordWrap w:val="0"/>
              <w:spacing w:before="20" w:after="20" w:line="240" w:lineRule="auto"/>
              <w:ind w:firstLine="0"/>
            </w:pPr>
            <w:r>
              <w:rPr>
                <w:sz w:val="20"/>
              </w:rPr>
              <w:t>敏感字段加密、文件校验和、防篡改</w:t>
            </w:r>
          </w:p>
        </w:tc>
      </w:tr>
      <w:tr w14:paraId="42F1CF8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619C4DF2">
            <w:pPr>
              <w:wordWrap w:val="0"/>
              <w:spacing w:before="20" w:after="20" w:line="240" w:lineRule="auto"/>
              <w:ind w:firstLine="0"/>
            </w:pPr>
            <w:r>
              <w:rPr>
                <w:sz w:val="20"/>
              </w:rPr>
              <w:t>审计</w:t>
            </w:r>
          </w:p>
        </w:tc>
        <w:tc>
          <w:tcPr>
            <w:tcW w:w="7431" w:type="dxa"/>
          </w:tcPr>
          <w:p w14:paraId="44671DDF">
            <w:pPr>
              <w:wordWrap w:val="0"/>
              <w:spacing w:before="20" w:after="20" w:line="240" w:lineRule="auto"/>
              <w:ind w:firstLine="0"/>
            </w:pPr>
            <w:r>
              <w:rPr>
                <w:sz w:val="20"/>
              </w:rPr>
              <w:t>全量操作日志、不可篡改、定期审计</w:t>
            </w:r>
          </w:p>
        </w:tc>
      </w:tr>
      <w:tr w14:paraId="38F575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51B23305">
            <w:pPr>
              <w:wordWrap w:val="0"/>
              <w:spacing w:before="20" w:after="20" w:line="240" w:lineRule="auto"/>
              <w:ind w:firstLine="0"/>
            </w:pPr>
            <w:r>
              <w:rPr>
                <w:sz w:val="20"/>
              </w:rPr>
              <w:t>网络安全</w:t>
            </w:r>
          </w:p>
        </w:tc>
        <w:tc>
          <w:tcPr>
            <w:tcW w:w="7431" w:type="dxa"/>
            <w:shd w:val="clear" w:color="auto" w:fill="F7F9FC"/>
          </w:tcPr>
          <w:p w14:paraId="3C5C38A2">
            <w:pPr>
              <w:wordWrap w:val="0"/>
              <w:spacing w:before="20" w:after="20" w:line="240" w:lineRule="auto"/>
              <w:ind w:firstLine="0"/>
            </w:pPr>
            <w:r>
              <w:rPr>
                <w:sz w:val="20"/>
              </w:rPr>
              <w:t>支持内网离线部署、防火墙策略、非 WiFi 无线传输</w:t>
            </w:r>
          </w:p>
        </w:tc>
      </w:tr>
      <w:tr w14:paraId="6ABBC5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3BA295CB">
            <w:pPr>
              <w:wordWrap w:val="0"/>
              <w:spacing w:before="20" w:after="20" w:line="240" w:lineRule="auto"/>
              <w:ind w:firstLine="0"/>
            </w:pPr>
            <w:r>
              <w:rPr>
                <w:sz w:val="20"/>
              </w:rPr>
              <w:t>漏洞管理</w:t>
            </w:r>
          </w:p>
        </w:tc>
        <w:tc>
          <w:tcPr>
            <w:tcW w:w="7431" w:type="dxa"/>
          </w:tcPr>
          <w:p w14:paraId="67595FC4">
            <w:pPr>
              <w:wordWrap w:val="0"/>
              <w:spacing w:before="20" w:after="20" w:line="240" w:lineRule="auto"/>
              <w:ind w:firstLine="0"/>
            </w:pPr>
            <w:r>
              <w:rPr>
                <w:sz w:val="20"/>
              </w:rPr>
              <w:t>定期扫描、及时修复、重大漏洞应急响应</w:t>
            </w:r>
          </w:p>
        </w:tc>
      </w:tr>
      <w:tr w14:paraId="4B2ADA9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40A53299">
            <w:pPr>
              <w:wordWrap w:val="0"/>
              <w:spacing w:before="20" w:after="20" w:line="240" w:lineRule="auto"/>
              <w:ind w:firstLine="0"/>
            </w:pPr>
            <w:r>
              <w:rPr>
                <w:sz w:val="20"/>
              </w:rPr>
              <w:t>供应链安全</w:t>
            </w:r>
          </w:p>
        </w:tc>
        <w:tc>
          <w:tcPr>
            <w:tcW w:w="7431" w:type="dxa"/>
            <w:shd w:val="clear" w:color="auto" w:fill="F7F9FC"/>
          </w:tcPr>
          <w:p w14:paraId="1C92EA15">
            <w:pPr>
              <w:wordWrap w:val="0"/>
              <w:spacing w:before="20" w:after="20" w:line="240" w:lineRule="auto"/>
              <w:ind w:firstLine="0"/>
            </w:pPr>
            <w:r>
              <w:rPr>
                <w:sz w:val="20"/>
              </w:rPr>
              <w:t>组件来源可查、SBOM 清单、禁止来源不明组件</w:t>
            </w:r>
          </w:p>
        </w:tc>
      </w:tr>
      <w:tr w14:paraId="0D5B69B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tcPr>
          <w:p w14:paraId="46104D63">
            <w:pPr>
              <w:wordWrap w:val="0"/>
              <w:spacing w:before="20" w:after="20" w:line="240" w:lineRule="auto"/>
              <w:ind w:firstLine="0"/>
            </w:pPr>
            <w:r>
              <w:rPr>
                <w:sz w:val="20"/>
              </w:rPr>
              <w:t>数据销毁</w:t>
            </w:r>
          </w:p>
        </w:tc>
        <w:tc>
          <w:tcPr>
            <w:tcW w:w="7431" w:type="dxa"/>
          </w:tcPr>
          <w:p w14:paraId="7A759ED6">
            <w:pPr>
              <w:wordWrap w:val="0"/>
              <w:spacing w:before="20" w:after="20" w:line="240" w:lineRule="auto"/>
              <w:ind w:firstLine="0"/>
            </w:pPr>
            <w:r>
              <w:rPr>
                <w:sz w:val="20"/>
              </w:rPr>
              <w:t>支持按项目/年度销毁，提供销毁记录与验证</w:t>
            </w:r>
          </w:p>
        </w:tc>
      </w:tr>
      <w:tr w14:paraId="3EC486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413" w:type="dxa"/>
            <w:shd w:val="clear" w:color="auto" w:fill="F7F9FC"/>
          </w:tcPr>
          <w:p w14:paraId="06F3293D">
            <w:pPr>
              <w:wordWrap w:val="0"/>
              <w:spacing w:before="20" w:after="20" w:line="240" w:lineRule="auto"/>
              <w:ind w:firstLine="0"/>
            </w:pPr>
            <w:r>
              <w:rPr>
                <w:sz w:val="20"/>
              </w:rPr>
              <w:t>合规</w:t>
            </w:r>
          </w:p>
        </w:tc>
        <w:tc>
          <w:tcPr>
            <w:tcW w:w="7431" w:type="dxa"/>
            <w:shd w:val="clear" w:color="auto" w:fill="F7F9FC"/>
          </w:tcPr>
          <w:p w14:paraId="3981AC87">
            <w:pPr>
              <w:wordWrap w:val="0"/>
              <w:spacing w:before="20" w:after="20" w:line="240" w:lineRule="auto"/>
              <w:ind w:firstLine="0"/>
            </w:pPr>
            <w:r>
              <w:rPr>
                <w:sz w:val="20"/>
              </w:rPr>
              <w:t>遵守《网络安全法》《数据安全法》《个人信息保护法》及甲方网络安全管理制度</w:t>
            </w:r>
          </w:p>
        </w:tc>
      </w:tr>
    </w:tbl>
    <w:p w14:paraId="1470115D">
      <w:pPr>
        <w:wordWrap w:val="0"/>
        <w:spacing w:line="192" w:lineRule="auto"/>
      </w:pPr>
    </w:p>
    <w:p w14:paraId="2A56E731">
      <w:pPr>
        <w:wordWrap w:val="0"/>
        <w:spacing w:before="160" w:after="40" w:line="312" w:lineRule="auto"/>
      </w:pPr>
      <w:r>
        <w:rPr>
          <w:rFonts w:ascii="黑体" w:hAnsi="黑体" w:eastAsia="黑体"/>
          <w:b/>
        </w:rPr>
        <w:t>自主可控运行环境</w:t>
      </w:r>
    </w:p>
    <w:p w14:paraId="62F00470">
      <w:pPr>
        <w:wordWrap w:val="0"/>
        <w:spacing w:line="336" w:lineRule="auto"/>
        <w:ind w:left="420"/>
      </w:pPr>
      <w:r>
        <w:rPr>
          <w:sz w:val="21"/>
        </w:rPr>
        <w:t xml:space="preserve">● </w:t>
      </w:r>
      <w:r>
        <w:t>全流程运行于国产操作系统，不依赖 Windows/境外 Linux 发行版。</w:t>
      </w:r>
    </w:p>
    <w:p w14:paraId="2CE71B06">
      <w:pPr>
        <w:wordWrap w:val="0"/>
        <w:spacing w:line="336" w:lineRule="auto"/>
        <w:ind w:left="420"/>
      </w:pPr>
      <w:r>
        <w:rPr>
          <w:sz w:val="21"/>
        </w:rPr>
        <w:t xml:space="preserve">● </w:t>
      </w:r>
      <w:r>
        <w:t>数据库、中间件、运行时均为国产或国产化适配版本。</w:t>
      </w:r>
    </w:p>
    <w:p w14:paraId="390482F5">
      <w:pPr>
        <w:wordWrap w:val="0"/>
        <w:spacing w:line="336" w:lineRule="auto"/>
        <w:ind w:left="420"/>
      </w:pPr>
      <w:r>
        <w:rPr>
          <w:sz w:val="21"/>
        </w:rPr>
        <w:t xml:space="preserve">● </w:t>
      </w:r>
      <w:r>
        <w:t>三维渲染采用 OpenGL/Vulkan 标准接口，适配国产 GPU。</w:t>
      </w:r>
    </w:p>
    <w:p w14:paraId="7D20B94E">
      <w:pPr>
        <w:wordWrap w:val="0"/>
        <w:spacing w:line="336" w:lineRule="auto"/>
        <w:ind w:left="420"/>
      </w:pPr>
      <w:r>
        <w:rPr>
          <w:sz w:val="21"/>
        </w:rPr>
        <w:t xml:space="preserve">● </w:t>
      </w:r>
      <w:r>
        <w:t>不调用境外在线服务、在线地图、在线 AI 接口。</w:t>
      </w:r>
    </w:p>
    <w:p w14:paraId="6B71F067">
      <w:pPr>
        <w:wordWrap w:val="0"/>
        <w:spacing w:line="336" w:lineRule="auto"/>
        <w:ind w:left="420"/>
      </w:pPr>
      <w:r>
        <w:rPr>
          <w:sz w:val="21"/>
        </w:rPr>
        <w:t xml:space="preserve">● </w:t>
      </w:r>
      <w:r>
        <w:t>提供软件物料清单（SBOM）与第三方组件许可证清单。</w:t>
      </w:r>
    </w:p>
    <w:p w14:paraId="0D207E0E">
      <w:pPr>
        <w:pStyle w:val="5"/>
        <w:wordWrap w:val="0"/>
        <w:spacing w:after="160" w:line="312" w:lineRule="auto"/>
      </w:pPr>
      <w:bookmarkStart w:id="119" w:name="_Toc21845"/>
      <w:r>
        <w:rPr>
          <w:rFonts w:ascii="黑体" w:hAnsi="黑体"/>
          <w:color w:val="000000"/>
          <w:sz w:val="26"/>
        </w:rPr>
        <w:t>1.33.1</w:t>
      </w:r>
      <w:r>
        <w:rPr>
          <w:rFonts w:hint="eastAsia" w:ascii="黑体" w:hAnsi="黑体"/>
          <w:color w:val="000000"/>
          <w:sz w:val="26"/>
        </w:rPr>
        <w:t>3</w:t>
      </w:r>
      <w:r>
        <w:rPr>
          <w:rFonts w:ascii="黑体" w:hAnsi="黑体"/>
          <w:color w:val="000000"/>
          <w:sz w:val="26"/>
        </w:rPr>
        <w:t>软件测试与验证</w:t>
      </w:r>
      <w:bookmarkEnd w:id="119"/>
    </w:p>
    <w:p w14:paraId="3290A273">
      <w:pPr>
        <w:wordWrap w:val="0"/>
        <w:spacing w:before="160" w:after="40" w:line="312" w:lineRule="auto"/>
      </w:pPr>
      <w:r>
        <w:rPr>
          <w:rFonts w:ascii="黑体" w:hAnsi="黑体" w:eastAsia="黑体"/>
          <w:b/>
        </w:rPr>
        <w:t>测试体系</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271"/>
        <w:gridCol w:w="3544"/>
        <w:gridCol w:w="1818"/>
        <w:gridCol w:w="2211"/>
      </w:tblGrid>
      <w:tr w14:paraId="69AB365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D9E2F3"/>
          </w:tcPr>
          <w:p w14:paraId="71B4D491">
            <w:pPr>
              <w:wordWrap w:val="0"/>
              <w:spacing w:before="20" w:after="20" w:line="240" w:lineRule="auto"/>
              <w:ind w:firstLine="0"/>
            </w:pPr>
            <w:r>
              <w:rPr>
                <w:b/>
                <w:sz w:val="20"/>
              </w:rPr>
              <w:t>测试类型</w:t>
            </w:r>
          </w:p>
        </w:tc>
        <w:tc>
          <w:tcPr>
            <w:tcW w:w="3544" w:type="dxa"/>
            <w:shd w:val="clear" w:color="auto" w:fill="D9E2F3"/>
          </w:tcPr>
          <w:p w14:paraId="414BA0C2">
            <w:pPr>
              <w:wordWrap w:val="0"/>
              <w:spacing w:before="20" w:after="20" w:line="240" w:lineRule="auto"/>
              <w:ind w:firstLine="0"/>
            </w:pPr>
            <w:r>
              <w:rPr>
                <w:b/>
                <w:sz w:val="20"/>
              </w:rPr>
              <w:t>测试内容</w:t>
            </w:r>
          </w:p>
        </w:tc>
        <w:tc>
          <w:tcPr>
            <w:tcW w:w="1818" w:type="dxa"/>
            <w:shd w:val="clear" w:color="auto" w:fill="D9E2F3"/>
          </w:tcPr>
          <w:p w14:paraId="0D63037A">
            <w:pPr>
              <w:wordWrap w:val="0"/>
              <w:spacing w:before="20" w:after="20" w:line="240" w:lineRule="auto"/>
              <w:ind w:firstLine="0"/>
            </w:pPr>
            <w:r>
              <w:rPr>
                <w:b/>
                <w:sz w:val="20"/>
              </w:rPr>
              <w:t>执行方</w:t>
            </w:r>
          </w:p>
        </w:tc>
        <w:tc>
          <w:tcPr>
            <w:tcW w:w="2211" w:type="dxa"/>
            <w:shd w:val="clear" w:color="auto" w:fill="D9E2F3"/>
          </w:tcPr>
          <w:p w14:paraId="2A89205C">
            <w:pPr>
              <w:wordWrap w:val="0"/>
              <w:spacing w:before="20" w:after="20" w:line="240" w:lineRule="auto"/>
              <w:ind w:firstLine="0"/>
            </w:pPr>
            <w:r>
              <w:rPr>
                <w:b/>
                <w:sz w:val="20"/>
              </w:rPr>
              <w:t>输出</w:t>
            </w:r>
          </w:p>
        </w:tc>
      </w:tr>
      <w:tr w14:paraId="0C237A2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6851C941">
            <w:pPr>
              <w:wordWrap w:val="0"/>
              <w:spacing w:before="20" w:after="20" w:line="240" w:lineRule="auto"/>
              <w:ind w:firstLine="0"/>
            </w:pPr>
            <w:r>
              <w:rPr>
                <w:sz w:val="20"/>
              </w:rPr>
              <w:t>单元测试</w:t>
            </w:r>
          </w:p>
        </w:tc>
        <w:tc>
          <w:tcPr>
            <w:tcW w:w="3544" w:type="dxa"/>
          </w:tcPr>
          <w:p w14:paraId="24A2AE4A">
            <w:pPr>
              <w:wordWrap w:val="0"/>
              <w:spacing w:before="20" w:after="20" w:line="240" w:lineRule="auto"/>
              <w:ind w:firstLine="0"/>
            </w:pPr>
            <w:r>
              <w:rPr>
                <w:sz w:val="20"/>
              </w:rPr>
              <w:t>函数/类/算法模块</w:t>
            </w:r>
          </w:p>
        </w:tc>
        <w:tc>
          <w:tcPr>
            <w:tcW w:w="1818" w:type="dxa"/>
          </w:tcPr>
          <w:p w14:paraId="10050109">
            <w:pPr>
              <w:wordWrap w:val="0"/>
              <w:spacing w:before="20" w:after="20" w:line="240" w:lineRule="auto"/>
              <w:ind w:firstLine="0"/>
            </w:pPr>
            <w:r>
              <w:rPr>
                <w:sz w:val="20"/>
              </w:rPr>
              <w:t>开发团队</w:t>
            </w:r>
          </w:p>
        </w:tc>
        <w:tc>
          <w:tcPr>
            <w:tcW w:w="2211" w:type="dxa"/>
          </w:tcPr>
          <w:p w14:paraId="2B0579EE">
            <w:pPr>
              <w:wordWrap w:val="0"/>
              <w:spacing w:before="20" w:after="20" w:line="240" w:lineRule="auto"/>
              <w:ind w:firstLine="0"/>
            </w:pPr>
            <w:r>
              <w:rPr>
                <w:sz w:val="20"/>
              </w:rPr>
              <w:t>单元测试报告，覆盖率 ≥70%</w:t>
            </w:r>
          </w:p>
        </w:tc>
      </w:tr>
      <w:tr w14:paraId="4302AD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4810EF39">
            <w:pPr>
              <w:wordWrap w:val="0"/>
              <w:spacing w:before="20" w:after="20" w:line="240" w:lineRule="auto"/>
              <w:ind w:firstLine="0"/>
            </w:pPr>
            <w:r>
              <w:rPr>
                <w:sz w:val="20"/>
              </w:rPr>
              <w:t>集成测试</w:t>
            </w:r>
          </w:p>
        </w:tc>
        <w:tc>
          <w:tcPr>
            <w:tcW w:w="3544" w:type="dxa"/>
            <w:shd w:val="clear" w:color="auto" w:fill="F7F9FC"/>
          </w:tcPr>
          <w:p w14:paraId="4CB63021">
            <w:pPr>
              <w:wordWrap w:val="0"/>
              <w:spacing w:before="20" w:after="20" w:line="240" w:lineRule="auto"/>
              <w:ind w:firstLine="0"/>
            </w:pPr>
            <w:r>
              <w:rPr>
                <w:sz w:val="20"/>
              </w:rPr>
              <w:t>模块间接口、任务流水线</w:t>
            </w:r>
          </w:p>
        </w:tc>
        <w:tc>
          <w:tcPr>
            <w:tcW w:w="1818" w:type="dxa"/>
            <w:shd w:val="clear" w:color="auto" w:fill="F7F9FC"/>
          </w:tcPr>
          <w:p w14:paraId="04613457">
            <w:pPr>
              <w:wordWrap w:val="0"/>
              <w:spacing w:before="20" w:after="20" w:line="240" w:lineRule="auto"/>
              <w:ind w:firstLine="0"/>
            </w:pPr>
            <w:r>
              <w:rPr>
                <w:sz w:val="20"/>
              </w:rPr>
              <w:t>测试团队</w:t>
            </w:r>
          </w:p>
        </w:tc>
        <w:tc>
          <w:tcPr>
            <w:tcW w:w="2211" w:type="dxa"/>
            <w:shd w:val="clear" w:color="auto" w:fill="F7F9FC"/>
          </w:tcPr>
          <w:p w14:paraId="2021929F">
            <w:pPr>
              <w:wordWrap w:val="0"/>
              <w:spacing w:before="20" w:after="20" w:line="240" w:lineRule="auto"/>
              <w:ind w:firstLine="0"/>
            </w:pPr>
            <w:r>
              <w:rPr>
                <w:sz w:val="20"/>
              </w:rPr>
              <w:t>集成测试报告</w:t>
            </w:r>
          </w:p>
        </w:tc>
      </w:tr>
      <w:tr w14:paraId="434100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58BDB277">
            <w:pPr>
              <w:wordWrap w:val="0"/>
              <w:spacing w:before="20" w:after="20" w:line="240" w:lineRule="auto"/>
              <w:ind w:firstLine="0"/>
            </w:pPr>
            <w:r>
              <w:rPr>
                <w:sz w:val="20"/>
              </w:rPr>
              <w:t>系统测试</w:t>
            </w:r>
          </w:p>
        </w:tc>
        <w:tc>
          <w:tcPr>
            <w:tcW w:w="3544" w:type="dxa"/>
          </w:tcPr>
          <w:p w14:paraId="007451E1">
            <w:pPr>
              <w:wordWrap w:val="0"/>
              <w:spacing w:before="20" w:after="20" w:line="240" w:lineRule="auto"/>
              <w:ind w:firstLine="0"/>
            </w:pPr>
            <w:r>
              <w:rPr>
                <w:sz w:val="20"/>
              </w:rPr>
              <w:t>端到端业务流程</w:t>
            </w:r>
          </w:p>
        </w:tc>
        <w:tc>
          <w:tcPr>
            <w:tcW w:w="1818" w:type="dxa"/>
          </w:tcPr>
          <w:p w14:paraId="0975E5A1">
            <w:pPr>
              <w:wordWrap w:val="0"/>
              <w:spacing w:before="20" w:after="20" w:line="240" w:lineRule="auto"/>
              <w:ind w:firstLine="0"/>
            </w:pPr>
            <w:r>
              <w:rPr>
                <w:sz w:val="20"/>
              </w:rPr>
              <w:t>测试团队</w:t>
            </w:r>
          </w:p>
        </w:tc>
        <w:tc>
          <w:tcPr>
            <w:tcW w:w="2211" w:type="dxa"/>
          </w:tcPr>
          <w:p w14:paraId="0AF71082">
            <w:pPr>
              <w:wordWrap w:val="0"/>
              <w:spacing w:before="20" w:after="20" w:line="240" w:lineRule="auto"/>
              <w:ind w:firstLine="0"/>
            </w:pPr>
            <w:r>
              <w:rPr>
                <w:sz w:val="20"/>
              </w:rPr>
              <w:t>系统测试报告</w:t>
            </w:r>
          </w:p>
        </w:tc>
      </w:tr>
      <w:tr w14:paraId="0FC1128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2FCFBD1F">
            <w:pPr>
              <w:wordWrap w:val="0"/>
              <w:spacing w:before="20" w:after="20" w:line="240" w:lineRule="auto"/>
              <w:ind w:firstLine="0"/>
            </w:pPr>
            <w:r>
              <w:rPr>
                <w:sz w:val="20"/>
              </w:rPr>
              <w:t>性能测试</w:t>
            </w:r>
          </w:p>
        </w:tc>
        <w:tc>
          <w:tcPr>
            <w:tcW w:w="3544" w:type="dxa"/>
            <w:shd w:val="clear" w:color="auto" w:fill="F7F9FC"/>
          </w:tcPr>
          <w:p w14:paraId="4F9709E7">
            <w:pPr>
              <w:wordWrap w:val="0"/>
              <w:spacing w:before="20" w:after="20" w:line="240" w:lineRule="auto"/>
              <w:ind w:firstLine="0"/>
            </w:pPr>
            <w:r>
              <w:rPr>
                <w:sz w:val="20"/>
              </w:rPr>
              <w:t>大数据量、并发、24h/72h 指标</w:t>
            </w:r>
          </w:p>
        </w:tc>
        <w:tc>
          <w:tcPr>
            <w:tcW w:w="1818" w:type="dxa"/>
            <w:shd w:val="clear" w:color="auto" w:fill="F7F9FC"/>
          </w:tcPr>
          <w:p w14:paraId="7063D33C">
            <w:pPr>
              <w:wordWrap w:val="0"/>
              <w:spacing w:before="20" w:after="20" w:line="240" w:lineRule="auto"/>
              <w:ind w:firstLine="0"/>
            </w:pPr>
            <w:r>
              <w:rPr>
                <w:sz w:val="20"/>
              </w:rPr>
              <w:t>测试团队</w:t>
            </w:r>
          </w:p>
        </w:tc>
        <w:tc>
          <w:tcPr>
            <w:tcW w:w="2211" w:type="dxa"/>
            <w:shd w:val="clear" w:color="auto" w:fill="F7F9FC"/>
          </w:tcPr>
          <w:p w14:paraId="40AB895A">
            <w:pPr>
              <w:wordWrap w:val="0"/>
              <w:spacing w:before="20" w:after="20" w:line="240" w:lineRule="auto"/>
              <w:ind w:firstLine="0"/>
            </w:pPr>
            <w:r>
              <w:rPr>
                <w:sz w:val="20"/>
              </w:rPr>
              <w:t>性能测试报告</w:t>
            </w:r>
          </w:p>
        </w:tc>
      </w:tr>
      <w:tr w14:paraId="41D01B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7CF137F5">
            <w:pPr>
              <w:wordWrap w:val="0"/>
              <w:spacing w:before="20" w:after="20" w:line="240" w:lineRule="auto"/>
              <w:ind w:firstLine="0"/>
            </w:pPr>
            <w:r>
              <w:rPr>
                <w:sz w:val="20"/>
              </w:rPr>
              <w:t>兼容性测试</w:t>
            </w:r>
          </w:p>
        </w:tc>
        <w:tc>
          <w:tcPr>
            <w:tcW w:w="3544" w:type="dxa"/>
          </w:tcPr>
          <w:p w14:paraId="4CFCAD8F">
            <w:pPr>
              <w:wordWrap w:val="0"/>
              <w:spacing w:before="20" w:after="20" w:line="240" w:lineRule="auto"/>
              <w:ind w:firstLine="0"/>
            </w:pPr>
            <w:r>
              <w:rPr>
                <w:sz w:val="20"/>
              </w:rPr>
              <w:t>国产 CPU/OS/DB/GPU 组合</w:t>
            </w:r>
          </w:p>
        </w:tc>
        <w:tc>
          <w:tcPr>
            <w:tcW w:w="1818" w:type="dxa"/>
          </w:tcPr>
          <w:p w14:paraId="149B3506">
            <w:pPr>
              <w:wordWrap w:val="0"/>
              <w:spacing w:before="20" w:after="20" w:line="240" w:lineRule="auto"/>
              <w:ind w:firstLine="0"/>
            </w:pPr>
            <w:r>
              <w:rPr>
                <w:sz w:val="20"/>
              </w:rPr>
              <w:t>测试团队</w:t>
            </w:r>
          </w:p>
        </w:tc>
        <w:tc>
          <w:tcPr>
            <w:tcW w:w="2211" w:type="dxa"/>
          </w:tcPr>
          <w:p w14:paraId="214DD424">
            <w:pPr>
              <w:wordWrap w:val="0"/>
              <w:spacing w:before="20" w:after="20" w:line="240" w:lineRule="auto"/>
              <w:ind w:firstLine="0"/>
            </w:pPr>
            <w:r>
              <w:rPr>
                <w:sz w:val="20"/>
              </w:rPr>
              <w:t>兼容性测试报告</w:t>
            </w:r>
          </w:p>
        </w:tc>
      </w:tr>
      <w:tr w14:paraId="535095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67CD464A">
            <w:pPr>
              <w:wordWrap w:val="0"/>
              <w:spacing w:before="20" w:after="20" w:line="240" w:lineRule="auto"/>
              <w:ind w:firstLine="0"/>
            </w:pPr>
            <w:r>
              <w:rPr>
                <w:sz w:val="20"/>
              </w:rPr>
              <w:t>安全测试</w:t>
            </w:r>
          </w:p>
        </w:tc>
        <w:tc>
          <w:tcPr>
            <w:tcW w:w="3544" w:type="dxa"/>
            <w:shd w:val="clear" w:color="auto" w:fill="F7F9FC"/>
          </w:tcPr>
          <w:p w14:paraId="490E7F3E">
            <w:pPr>
              <w:wordWrap w:val="0"/>
              <w:spacing w:before="20" w:after="20" w:line="240" w:lineRule="auto"/>
              <w:ind w:firstLine="0"/>
            </w:pPr>
            <w:r>
              <w:rPr>
                <w:sz w:val="20"/>
              </w:rPr>
              <w:t>漏洞扫描、渗透测试、权限测试</w:t>
            </w:r>
          </w:p>
        </w:tc>
        <w:tc>
          <w:tcPr>
            <w:tcW w:w="1818" w:type="dxa"/>
            <w:shd w:val="clear" w:color="auto" w:fill="F7F9FC"/>
          </w:tcPr>
          <w:p w14:paraId="4C3438C0">
            <w:pPr>
              <w:wordWrap w:val="0"/>
              <w:spacing w:before="20" w:after="20" w:line="240" w:lineRule="auto"/>
              <w:ind w:firstLine="0"/>
            </w:pPr>
            <w:r>
              <w:rPr>
                <w:sz w:val="20"/>
              </w:rPr>
              <w:t>第三方/安全团队</w:t>
            </w:r>
          </w:p>
        </w:tc>
        <w:tc>
          <w:tcPr>
            <w:tcW w:w="2211" w:type="dxa"/>
            <w:shd w:val="clear" w:color="auto" w:fill="F7F9FC"/>
          </w:tcPr>
          <w:p w14:paraId="0A7205AE">
            <w:pPr>
              <w:wordWrap w:val="0"/>
              <w:spacing w:before="20" w:after="20" w:line="240" w:lineRule="auto"/>
              <w:ind w:firstLine="0"/>
            </w:pPr>
            <w:r>
              <w:rPr>
                <w:sz w:val="20"/>
              </w:rPr>
              <w:t>安全测试报告</w:t>
            </w:r>
          </w:p>
        </w:tc>
      </w:tr>
      <w:tr w14:paraId="22CF030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tcPr>
          <w:p w14:paraId="557930E0">
            <w:pPr>
              <w:wordWrap w:val="0"/>
              <w:spacing w:before="20" w:after="20" w:line="240" w:lineRule="auto"/>
              <w:ind w:firstLine="0"/>
            </w:pPr>
            <w:r>
              <w:rPr>
                <w:sz w:val="20"/>
              </w:rPr>
              <w:t>第三方测试</w:t>
            </w:r>
          </w:p>
        </w:tc>
        <w:tc>
          <w:tcPr>
            <w:tcW w:w="3544" w:type="dxa"/>
          </w:tcPr>
          <w:p w14:paraId="2554EFAC">
            <w:pPr>
              <w:wordWrap w:val="0"/>
              <w:spacing w:before="20" w:after="20" w:line="240" w:lineRule="auto"/>
              <w:ind w:firstLine="0"/>
            </w:pPr>
            <w:r>
              <w:rPr>
                <w:sz w:val="20"/>
              </w:rPr>
              <w:t>功能、性能、可靠性</w:t>
            </w:r>
          </w:p>
        </w:tc>
        <w:tc>
          <w:tcPr>
            <w:tcW w:w="1818" w:type="dxa"/>
          </w:tcPr>
          <w:p w14:paraId="467B5B59">
            <w:pPr>
              <w:wordWrap w:val="0"/>
              <w:spacing w:before="20" w:after="20" w:line="240" w:lineRule="auto"/>
              <w:ind w:firstLine="0"/>
            </w:pPr>
            <w:r>
              <w:rPr>
                <w:sz w:val="20"/>
              </w:rPr>
              <w:t>CMA/CNAS 机构</w:t>
            </w:r>
          </w:p>
        </w:tc>
        <w:tc>
          <w:tcPr>
            <w:tcW w:w="2211" w:type="dxa"/>
          </w:tcPr>
          <w:p w14:paraId="056C3236">
            <w:pPr>
              <w:wordWrap w:val="0"/>
              <w:spacing w:before="20" w:after="20" w:line="240" w:lineRule="auto"/>
              <w:ind w:firstLine="0"/>
            </w:pPr>
            <w:r>
              <w:rPr>
                <w:sz w:val="20"/>
              </w:rPr>
              <w:t>软件测试报告</w:t>
            </w:r>
          </w:p>
        </w:tc>
      </w:tr>
      <w:tr w14:paraId="49D582B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271" w:type="dxa"/>
            <w:shd w:val="clear" w:color="auto" w:fill="F7F9FC"/>
          </w:tcPr>
          <w:p w14:paraId="7AB41355">
            <w:pPr>
              <w:wordWrap w:val="0"/>
              <w:spacing w:before="20" w:after="20" w:line="240" w:lineRule="auto"/>
              <w:ind w:firstLine="0"/>
            </w:pPr>
            <w:r>
              <w:rPr>
                <w:sz w:val="20"/>
              </w:rPr>
              <w:t>现场验证</w:t>
            </w:r>
          </w:p>
        </w:tc>
        <w:tc>
          <w:tcPr>
            <w:tcW w:w="3544" w:type="dxa"/>
            <w:shd w:val="clear" w:color="auto" w:fill="F7F9FC"/>
          </w:tcPr>
          <w:p w14:paraId="6956A461">
            <w:pPr>
              <w:wordWrap w:val="0"/>
              <w:spacing w:before="20" w:after="20" w:line="240" w:lineRule="auto"/>
              <w:ind w:firstLine="0"/>
            </w:pPr>
            <w:r>
              <w:rPr>
                <w:sz w:val="20"/>
              </w:rPr>
              <w:t>三种场景实际作业</w:t>
            </w:r>
          </w:p>
        </w:tc>
        <w:tc>
          <w:tcPr>
            <w:tcW w:w="1818" w:type="dxa"/>
            <w:shd w:val="clear" w:color="auto" w:fill="F7F9FC"/>
          </w:tcPr>
          <w:p w14:paraId="3BED0ADC">
            <w:pPr>
              <w:wordWrap w:val="0"/>
              <w:spacing w:before="20" w:after="20" w:line="240" w:lineRule="auto"/>
              <w:ind w:firstLine="0"/>
            </w:pPr>
            <w:r>
              <w:rPr>
                <w:sz w:val="20"/>
              </w:rPr>
              <w:t>甲乙双方</w:t>
            </w:r>
          </w:p>
        </w:tc>
        <w:tc>
          <w:tcPr>
            <w:tcW w:w="2211" w:type="dxa"/>
            <w:shd w:val="clear" w:color="auto" w:fill="F7F9FC"/>
          </w:tcPr>
          <w:p w14:paraId="0FC669CC">
            <w:pPr>
              <w:wordWrap w:val="0"/>
              <w:spacing w:before="20" w:after="20" w:line="240" w:lineRule="auto"/>
              <w:ind w:firstLine="0"/>
            </w:pPr>
            <w:r>
              <w:rPr>
                <w:sz w:val="20"/>
              </w:rPr>
              <w:t>应用验证报告</w:t>
            </w:r>
          </w:p>
        </w:tc>
      </w:tr>
    </w:tbl>
    <w:p w14:paraId="1F046486">
      <w:pPr>
        <w:wordWrap w:val="0"/>
        <w:spacing w:line="192" w:lineRule="auto"/>
      </w:pPr>
    </w:p>
    <w:p w14:paraId="06912B72">
      <w:pPr>
        <w:wordWrap w:val="0"/>
        <w:spacing w:before="160" w:after="40" w:line="312" w:lineRule="auto"/>
      </w:pPr>
      <w:r>
        <w:rPr>
          <w:rFonts w:ascii="黑体" w:hAnsi="黑体" w:eastAsia="黑体"/>
          <w:b/>
        </w:rPr>
        <w:t>关键测试用例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988"/>
        <w:gridCol w:w="1984"/>
        <w:gridCol w:w="2126"/>
        <w:gridCol w:w="3746"/>
      </w:tblGrid>
      <w:tr w14:paraId="7F0DB6F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D9E2F3"/>
          </w:tcPr>
          <w:p w14:paraId="0A3C61D3">
            <w:pPr>
              <w:wordWrap w:val="0"/>
              <w:spacing w:before="20" w:after="20" w:line="240" w:lineRule="auto"/>
              <w:ind w:firstLine="0"/>
            </w:pPr>
            <w:r>
              <w:rPr>
                <w:b/>
                <w:sz w:val="20"/>
              </w:rPr>
              <w:t>编号</w:t>
            </w:r>
          </w:p>
        </w:tc>
        <w:tc>
          <w:tcPr>
            <w:tcW w:w="1984" w:type="dxa"/>
            <w:shd w:val="clear" w:color="auto" w:fill="D9E2F3"/>
          </w:tcPr>
          <w:p w14:paraId="498191FA">
            <w:pPr>
              <w:wordWrap w:val="0"/>
              <w:spacing w:before="20" w:after="20" w:line="240" w:lineRule="auto"/>
              <w:ind w:firstLine="0"/>
            </w:pPr>
            <w:r>
              <w:rPr>
                <w:b/>
                <w:sz w:val="20"/>
              </w:rPr>
              <w:t>测试项</w:t>
            </w:r>
          </w:p>
        </w:tc>
        <w:tc>
          <w:tcPr>
            <w:tcW w:w="2126" w:type="dxa"/>
            <w:shd w:val="clear" w:color="auto" w:fill="D9E2F3"/>
          </w:tcPr>
          <w:p w14:paraId="0AC9F1C0">
            <w:pPr>
              <w:wordWrap w:val="0"/>
              <w:spacing w:before="20" w:after="20" w:line="240" w:lineRule="auto"/>
              <w:ind w:firstLine="0"/>
            </w:pPr>
            <w:r>
              <w:rPr>
                <w:b/>
                <w:sz w:val="20"/>
              </w:rPr>
              <w:t>测试方法</w:t>
            </w:r>
          </w:p>
        </w:tc>
        <w:tc>
          <w:tcPr>
            <w:tcW w:w="3746" w:type="dxa"/>
            <w:shd w:val="clear" w:color="auto" w:fill="D9E2F3"/>
          </w:tcPr>
          <w:p w14:paraId="004C02A2">
            <w:pPr>
              <w:wordWrap w:val="0"/>
              <w:spacing w:before="20" w:after="20" w:line="240" w:lineRule="auto"/>
              <w:ind w:firstLine="0"/>
            </w:pPr>
            <w:r>
              <w:rPr>
                <w:b/>
                <w:sz w:val="20"/>
              </w:rPr>
              <w:t>通过标准</w:t>
            </w:r>
          </w:p>
        </w:tc>
      </w:tr>
      <w:tr w14:paraId="551533A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4C3067AA">
            <w:pPr>
              <w:wordWrap w:val="0"/>
              <w:spacing w:before="20" w:after="20" w:line="240" w:lineRule="auto"/>
              <w:ind w:firstLine="0"/>
            </w:pPr>
            <w:r>
              <w:rPr>
                <w:sz w:val="20"/>
              </w:rPr>
              <w:t>TC-01</w:t>
            </w:r>
          </w:p>
        </w:tc>
        <w:tc>
          <w:tcPr>
            <w:tcW w:w="1984" w:type="dxa"/>
          </w:tcPr>
          <w:p w14:paraId="7805AF75">
            <w:pPr>
              <w:wordWrap w:val="0"/>
              <w:spacing w:before="20" w:after="20" w:line="240" w:lineRule="auto"/>
              <w:ind w:firstLine="0"/>
            </w:pPr>
            <w:r>
              <w:rPr>
                <w:sz w:val="20"/>
              </w:rPr>
              <w:t>26m×12m 闸室重建</w:t>
            </w:r>
          </w:p>
        </w:tc>
        <w:tc>
          <w:tcPr>
            <w:tcW w:w="2126" w:type="dxa"/>
          </w:tcPr>
          <w:p w14:paraId="0D291F62">
            <w:pPr>
              <w:wordWrap w:val="0"/>
              <w:spacing w:before="20" w:after="20" w:line="240" w:lineRule="auto"/>
              <w:ind w:firstLine="0"/>
            </w:pPr>
            <w:r>
              <w:rPr>
                <w:sz w:val="20"/>
              </w:rPr>
              <w:t>实测数据全流程</w:t>
            </w:r>
          </w:p>
        </w:tc>
        <w:tc>
          <w:tcPr>
            <w:tcW w:w="3746" w:type="dxa"/>
          </w:tcPr>
          <w:p w14:paraId="7DA59A16">
            <w:pPr>
              <w:wordWrap w:val="0"/>
              <w:spacing w:before="20" w:after="20" w:line="240" w:lineRule="auto"/>
              <w:ind w:firstLine="0"/>
            </w:pPr>
            <w:r>
              <w:rPr>
                <w:sz w:val="20"/>
              </w:rPr>
              <w:t>≤24h，完整性 ≥99%</w:t>
            </w:r>
          </w:p>
        </w:tc>
      </w:tr>
      <w:tr w14:paraId="60A0F6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296A8839">
            <w:pPr>
              <w:wordWrap w:val="0"/>
              <w:spacing w:before="20" w:after="20" w:line="240" w:lineRule="auto"/>
              <w:ind w:firstLine="0"/>
            </w:pPr>
            <w:r>
              <w:rPr>
                <w:sz w:val="20"/>
              </w:rPr>
              <w:t>TC-02</w:t>
            </w:r>
          </w:p>
        </w:tc>
        <w:tc>
          <w:tcPr>
            <w:tcW w:w="1984" w:type="dxa"/>
            <w:shd w:val="clear" w:color="auto" w:fill="F7F9FC"/>
          </w:tcPr>
          <w:p w14:paraId="76F8B949">
            <w:pPr>
              <w:wordWrap w:val="0"/>
              <w:spacing w:before="20" w:after="20" w:line="240" w:lineRule="auto"/>
              <w:ind w:firstLine="0"/>
            </w:pPr>
            <w:r>
              <w:rPr>
                <w:sz w:val="20"/>
              </w:rPr>
              <w:t>单孔报告生成</w:t>
            </w:r>
          </w:p>
        </w:tc>
        <w:tc>
          <w:tcPr>
            <w:tcW w:w="2126" w:type="dxa"/>
            <w:shd w:val="clear" w:color="auto" w:fill="F7F9FC"/>
          </w:tcPr>
          <w:p w14:paraId="3EE929C5">
            <w:pPr>
              <w:wordWrap w:val="0"/>
              <w:spacing w:before="20" w:after="20" w:line="240" w:lineRule="auto"/>
              <w:ind w:firstLine="0"/>
            </w:pPr>
            <w:r>
              <w:rPr>
                <w:sz w:val="20"/>
              </w:rPr>
              <w:t>实测数据全流程</w:t>
            </w:r>
          </w:p>
        </w:tc>
        <w:tc>
          <w:tcPr>
            <w:tcW w:w="3746" w:type="dxa"/>
            <w:shd w:val="clear" w:color="auto" w:fill="F7F9FC"/>
          </w:tcPr>
          <w:p w14:paraId="11F434F9">
            <w:pPr>
              <w:wordWrap w:val="0"/>
              <w:spacing w:before="20" w:after="20" w:line="240" w:lineRule="auto"/>
              <w:ind w:firstLine="0"/>
            </w:pPr>
            <w:r>
              <w:rPr>
                <w:sz w:val="20"/>
              </w:rPr>
              <w:t>≤72h，内容齐全</w:t>
            </w:r>
          </w:p>
        </w:tc>
      </w:tr>
      <w:tr w14:paraId="4397969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1A0DD50E">
            <w:pPr>
              <w:wordWrap w:val="0"/>
              <w:spacing w:before="20" w:after="20" w:line="240" w:lineRule="auto"/>
              <w:ind w:firstLine="0"/>
            </w:pPr>
            <w:r>
              <w:rPr>
                <w:sz w:val="20"/>
              </w:rPr>
              <w:t>TC-03</w:t>
            </w:r>
          </w:p>
        </w:tc>
        <w:tc>
          <w:tcPr>
            <w:tcW w:w="1984" w:type="dxa"/>
          </w:tcPr>
          <w:p w14:paraId="1FB347DD">
            <w:pPr>
              <w:wordWrap w:val="0"/>
              <w:spacing w:before="20" w:after="20" w:line="240" w:lineRule="auto"/>
              <w:ind w:firstLine="0"/>
            </w:pPr>
            <w:r>
              <w:rPr>
                <w:sz w:val="20"/>
              </w:rPr>
              <w:t>720° 漫游</w:t>
            </w:r>
          </w:p>
        </w:tc>
        <w:tc>
          <w:tcPr>
            <w:tcW w:w="2126" w:type="dxa"/>
          </w:tcPr>
          <w:p w14:paraId="3BD8B197">
            <w:pPr>
              <w:wordWrap w:val="0"/>
              <w:spacing w:before="20" w:after="20" w:line="240" w:lineRule="auto"/>
              <w:ind w:firstLine="0"/>
            </w:pPr>
            <w:r>
              <w:rPr>
                <w:sz w:val="20"/>
              </w:rPr>
              <w:t>视口旋转、缩放</w:t>
            </w:r>
          </w:p>
        </w:tc>
        <w:tc>
          <w:tcPr>
            <w:tcW w:w="3746" w:type="dxa"/>
          </w:tcPr>
          <w:p w14:paraId="0321D290">
            <w:pPr>
              <w:wordWrap w:val="0"/>
              <w:spacing w:before="20" w:after="20" w:line="240" w:lineRule="auto"/>
              <w:ind w:firstLine="0"/>
            </w:pPr>
            <w:r>
              <w:rPr>
                <w:sz w:val="20"/>
              </w:rPr>
              <w:t>水平/垂直 360°，帧率 ≥30fps</w:t>
            </w:r>
          </w:p>
        </w:tc>
      </w:tr>
      <w:tr w14:paraId="2F1F2D4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2978BBC8">
            <w:pPr>
              <w:wordWrap w:val="0"/>
              <w:spacing w:before="20" w:after="20" w:line="240" w:lineRule="auto"/>
              <w:ind w:firstLine="0"/>
            </w:pPr>
            <w:r>
              <w:rPr>
                <w:sz w:val="20"/>
              </w:rPr>
              <w:t>TC-04</w:t>
            </w:r>
          </w:p>
        </w:tc>
        <w:tc>
          <w:tcPr>
            <w:tcW w:w="1984" w:type="dxa"/>
            <w:shd w:val="clear" w:color="auto" w:fill="F7F9FC"/>
          </w:tcPr>
          <w:p w14:paraId="17C8B67C">
            <w:pPr>
              <w:wordWrap w:val="0"/>
              <w:spacing w:before="20" w:after="20" w:line="240" w:lineRule="auto"/>
              <w:ind w:firstLine="0"/>
            </w:pPr>
            <w:r>
              <w:rPr>
                <w:sz w:val="20"/>
              </w:rPr>
              <w:t>缺陷五维尺寸</w:t>
            </w:r>
          </w:p>
        </w:tc>
        <w:tc>
          <w:tcPr>
            <w:tcW w:w="2126" w:type="dxa"/>
            <w:shd w:val="clear" w:color="auto" w:fill="F7F9FC"/>
          </w:tcPr>
          <w:p w14:paraId="0A0D69D3">
            <w:pPr>
              <w:wordWrap w:val="0"/>
              <w:spacing w:before="20" w:after="20" w:line="240" w:lineRule="auto"/>
              <w:ind w:firstLine="0"/>
            </w:pPr>
            <w:r>
              <w:rPr>
                <w:sz w:val="20"/>
              </w:rPr>
              <w:t>标准件/人工比对</w:t>
            </w:r>
          </w:p>
        </w:tc>
        <w:tc>
          <w:tcPr>
            <w:tcW w:w="3746" w:type="dxa"/>
            <w:shd w:val="clear" w:color="auto" w:fill="F7F9FC"/>
          </w:tcPr>
          <w:p w14:paraId="3FA16EA9">
            <w:pPr>
              <w:wordWrap w:val="0"/>
              <w:spacing w:before="20" w:after="20" w:line="240" w:lineRule="auto"/>
              <w:ind w:firstLine="0"/>
            </w:pPr>
            <w:r>
              <w:rPr>
                <w:sz w:val="20"/>
              </w:rPr>
              <w:t>位置 0.01m，深度 0.1cm</w:t>
            </w:r>
          </w:p>
        </w:tc>
      </w:tr>
      <w:tr w14:paraId="6F5EB48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5A18B523">
            <w:pPr>
              <w:wordWrap w:val="0"/>
              <w:spacing w:before="20" w:after="20" w:line="240" w:lineRule="auto"/>
              <w:ind w:firstLine="0"/>
            </w:pPr>
            <w:r>
              <w:rPr>
                <w:sz w:val="20"/>
              </w:rPr>
              <w:t>TC-05</w:t>
            </w:r>
          </w:p>
        </w:tc>
        <w:tc>
          <w:tcPr>
            <w:tcW w:w="1984" w:type="dxa"/>
          </w:tcPr>
          <w:p w14:paraId="00E9F056">
            <w:pPr>
              <w:wordWrap w:val="0"/>
              <w:spacing w:before="20" w:after="20" w:line="240" w:lineRule="auto"/>
              <w:ind w:firstLine="0"/>
            </w:pPr>
            <w:r>
              <w:rPr>
                <w:sz w:val="20"/>
              </w:rPr>
              <w:t>多源配准</w:t>
            </w:r>
          </w:p>
        </w:tc>
        <w:tc>
          <w:tcPr>
            <w:tcW w:w="2126" w:type="dxa"/>
          </w:tcPr>
          <w:p w14:paraId="29B5C6F2">
            <w:pPr>
              <w:wordWrap w:val="0"/>
              <w:spacing w:before="20" w:after="20" w:line="240" w:lineRule="auto"/>
              <w:ind w:firstLine="0"/>
            </w:pPr>
            <w:r>
              <w:rPr>
                <w:sz w:val="20"/>
              </w:rPr>
              <w:t>控制点核验</w:t>
            </w:r>
          </w:p>
        </w:tc>
        <w:tc>
          <w:tcPr>
            <w:tcW w:w="3746" w:type="dxa"/>
          </w:tcPr>
          <w:p w14:paraId="3D9DF221">
            <w:pPr>
              <w:wordWrap w:val="0"/>
              <w:spacing w:before="20" w:after="20" w:line="240" w:lineRule="auto"/>
              <w:ind w:firstLine="0"/>
            </w:pPr>
            <w:r>
              <w:rPr>
                <w:sz w:val="20"/>
              </w:rPr>
              <w:t>残差 ≤0.5mm（局部）</w:t>
            </w:r>
          </w:p>
        </w:tc>
      </w:tr>
      <w:tr w14:paraId="7FFA5BD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1F4009EA">
            <w:pPr>
              <w:wordWrap w:val="0"/>
              <w:spacing w:before="20" w:after="20" w:line="240" w:lineRule="auto"/>
              <w:ind w:firstLine="0"/>
            </w:pPr>
            <w:r>
              <w:rPr>
                <w:sz w:val="20"/>
              </w:rPr>
              <w:t>TC-06</w:t>
            </w:r>
          </w:p>
        </w:tc>
        <w:tc>
          <w:tcPr>
            <w:tcW w:w="1984" w:type="dxa"/>
            <w:shd w:val="clear" w:color="auto" w:fill="F7F9FC"/>
          </w:tcPr>
          <w:p w14:paraId="76C92774">
            <w:pPr>
              <w:wordWrap w:val="0"/>
              <w:spacing w:before="20" w:after="20" w:line="240" w:lineRule="auto"/>
              <w:ind w:firstLine="0"/>
            </w:pPr>
            <w:r>
              <w:rPr>
                <w:sz w:val="20"/>
              </w:rPr>
              <w:t>历史对比</w:t>
            </w:r>
          </w:p>
        </w:tc>
        <w:tc>
          <w:tcPr>
            <w:tcW w:w="2126" w:type="dxa"/>
            <w:shd w:val="clear" w:color="auto" w:fill="F7F9FC"/>
          </w:tcPr>
          <w:p w14:paraId="1DFB77FE">
            <w:pPr>
              <w:wordWrap w:val="0"/>
              <w:spacing w:before="20" w:after="20" w:line="240" w:lineRule="auto"/>
              <w:ind w:firstLine="0"/>
            </w:pPr>
            <w:r>
              <w:rPr>
                <w:sz w:val="20"/>
              </w:rPr>
              <w:t>两期数据</w:t>
            </w:r>
          </w:p>
        </w:tc>
        <w:tc>
          <w:tcPr>
            <w:tcW w:w="3746" w:type="dxa"/>
            <w:shd w:val="clear" w:color="auto" w:fill="F7F9FC"/>
          </w:tcPr>
          <w:p w14:paraId="5336FFA6">
            <w:pPr>
              <w:wordWrap w:val="0"/>
              <w:spacing w:before="20" w:after="20" w:line="240" w:lineRule="auto"/>
              <w:ind w:firstLine="0"/>
            </w:pPr>
            <w:r>
              <w:rPr>
                <w:sz w:val="20"/>
              </w:rPr>
              <w:t>变化区域识别正确</w:t>
            </w:r>
          </w:p>
        </w:tc>
      </w:tr>
      <w:tr w14:paraId="1D333B0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42A34850">
            <w:pPr>
              <w:wordWrap w:val="0"/>
              <w:spacing w:before="20" w:after="20" w:line="240" w:lineRule="auto"/>
              <w:ind w:firstLine="0"/>
            </w:pPr>
            <w:r>
              <w:rPr>
                <w:sz w:val="20"/>
              </w:rPr>
              <w:t>TC-07</w:t>
            </w:r>
          </w:p>
        </w:tc>
        <w:tc>
          <w:tcPr>
            <w:tcW w:w="1984" w:type="dxa"/>
          </w:tcPr>
          <w:p w14:paraId="0D19F7DD">
            <w:pPr>
              <w:wordWrap w:val="0"/>
              <w:spacing w:before="20" w:after="20" w:line="240" w:lineRule="auto"/>
              <w:ind w:firstLine="0"/>
            </w:pPr>
            <w:r>
              <w:rPr>
                <w:sz w:val="20"/>
              </w:rPr>
              <w:t>DWG 输出</w:t>
            </w:r>
          </w:p>
        </w:tc>
        <w:tc>
          <w:tcPr>
            <w:tcW w:w="2126" w:type="dxa"/>
          </w:tcPr>
          <w:p w14:paraId="384681BF">
            <w:pPr>
              <w:wordWrap w:val="0"/>
              <w:spacing w:before="20" w:after="20" w:line="240" w:lineRule="auto"/>
              <w:ind w:firstLine="0"/>
            </w:pPr>
            <w:r>
              <w:rPr>
                <w:sz w:val="20"/>
              </w:rPr>
              <w:t>CAD 打开</w:t>
            </w:r>
          </w:p>
        </w:tc>
        <w:tc>
          <w:tcPr>
            <w:tcW w:w="3746" w:type="dxa"/>
          </w:tcPr>
          <w:p w14:paraId="03EC5987">
            <w:pPr>
              <w:wordWrap w:val="0"/>
              <w:spacing w:before="20" w:after="20" w:line="240" w:lineRule="auto"/>
              <w:ind w:firstLine="0"/>
            </w:pPr>
            <w:r>
              <w:rPr>
                <w:sz w:val="20"/>
              </w:rPr>
              <w:t>图层、标注、比例正确</w:t>
            </w:r>
          </w:p>
        </w:tc>
      </w:tr>
      <w:tr w14:paraId="3FA99AB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516D459A">
            <w:pPr>
              <w:wordWrap w:val="0"/>
              <w:spacing w:before="20" w:after="20" w:line="240" w:lineRule="auto"/>
              <w:ind w:firstLine="0"/>
            </w:pPr>
            <w:r>
              <w:rPr>
                <w:sz w:val="20"/>
              </w:rPr>
              <w:t>TC-08</w:t>
            </w:r>
          </w:p>
        </w:tc>
        <w:tc>
          <w:tcPr>
            <w:tcW w:w="1984" w:type="dxa"/>
            <w:shd w:val="clear" w:color="auto" w:fill="F7F9FC"/>
          </w:tcPr>
          <w:p w14:paraId="681403A7">
            <w:pPr>
              <w:wordWrap w:val="0"/>
              <w:spacing w:before="20" w:after="20" w:line="240" w:lineRule="auto"/>
              <w:ind w:firstLine="0"/>
            </w:pPr>
            <w:r>
              <w:rPr>
                <w:sz w:val="20"/>
              </w:rPr>
              <w:t>报告可编辑</w:t>
            </w:r>
          </w:p>
        </w:tc>
        <w:tc>
          <w:tcPr>
            <w:tcW w:w="2126" w:type="dxa"/>
            <w:shd w:val="clear" w:color="auto" w:fill="F7F9FC"/>
          </w:tcPr>
          <w:p w14:paraId="62DD0E49">
            <w:pPr>
              <w:wordWrap w:val="0"/>
              <w:spacing w:before="20" w:after="20" w:line="240" w:lineRule="auto"/>
              <w:ind w:firstLine="0"/>
            </w:pPr>
            <w:r>
              <w:rPr>
                <w:sz w:val="20"/>
              </w:rPr>
              <w:t>Word/PPT 打开</w:t>
            </w:r>
          </w:p>
        </w:tc>
        <w:tc>
          <w:tcPr>
            <w:tcW w:w="3746" w:type="dxa"/>
            <w:shd w:val="clear" w:color="auto" w:fill="F7F9FC"/>
          </w:tcPr>
          <w:p w14:paraId="5579E095">
            <w:pPr>
              <w:wordWrap w:val="0"/>
              <w:spacing w:before="20" w:after="20" w:line="240" w:lineRule="auto"/>
              <w:ind w:firstLine="0"/>
            </w:pPr>
            <w:r>
              <w:rPr>
                <w:sz w:val="20"/>
              </w:rPr>
              <w:t>格式不乱、可编辑</w:t>
            </w:r>
          </w:p>
        </w:tc>
      </w:tr>
      <w:tr w14:paraId="5C14B16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68A0DEC7">
            <w:pPr>
              <w:wordWrap w:val="0"/>
              <w:spacing w:before="20" w:after="20" w:line="240" w:lineRule="auto"/>
              <w:ind w:firstLine="0"/>
            </w:pPr>
            <w:r>
              <w:rPr>
                <w:sz w:val="20"/>
              </w:rPr>
              <w:t>TC-09</w:t>
            </w:r>
          </w:p>
        </w:tc>
        <w:tc>
          <w:tcPr>
            <w:tcW w:w="1984" w:type="dxa"/>
          </w:tcPr>
          <w:p w14:paraId="7E8F6E00">
            <w:pPr>
              <w:wordWrap w:val="0"/>
              <w:spacing w:before="20" w:after="20" w:line="240" w:lineRule="auto"/>
              <w:ind w:firstLine="0"/>
            </w:pPr>
            <w:r>
              <w:rPr>
                <w:sz w:val="20"/>
              </w:rPr>
              <w:t>断面导出</w:t>
            </w:r>
          </w:p>
        </w:tc>
        <w:tc>
          <w:tcPr>
            <w:tcW w:w="2126" w:type="dxa"/>
          </w:tcPr>
          <w:p w14:paraId="5F7C03EA">
            <w:pPr>
              <w:wordWrap w:val="0"/>
              <w:spacing w:before="20" w:after="20" w:line="240" w:lineRule="auto"/>
              <w:ind w:firstLine="0"/>
            </w:pPr>
            <w:r>
              <w:rPr>
                <w:sz w:val="20"/>
              </w:rPr>
              <w:t>Excel 打开</w:t>
            </w:r>
          </w:p>
        </w:tc>
        <w:tc>
          <w:tcPr>
            <w:tcW w:w="3746" w:type="dxa"/>
          </w:tcPr>
          <w:p w14:paraId="33AF030C">
            <w:pPr>
              <w:wordWrap w:val="0"/>
              <w:spacing w:before="20" w:after="20" w:line="240" w:lineRule="auto"/>
              <w:ind w:firstLine="0"/>
            </w:pPr>
            <w:r>
              <w:rPr>
                <w:sz w:val="20"/>
              </w:rPr>
              <w:t>数据完整、格式正确</w:t>
            </w:r>
          </w:p>
        </w:tc>
      </w:tr>
      <w:tr w14:paraId="7C7668C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20E7D381">
            <w:pPr>
              <w:wordWrap w:val="0"/>
              <w:spacing w:before="20" w:after="20" w:line="240" w:lineRule="auto"/>
              <w:ind w:firstLine="0"/>
            </w:pPr>
            <w:r>
              <w:rPr>
                <w:sz w:val="20"/>
              </w:rPr>
              <w:t>TC-10</w:t>
            </w:r>
          </w:p>
        </w:tc>
        <w:tc>
          <w:tcPr>
            <w:tcW w:w="1984" w:type="dxa"/>
            <w:shd w:val="clear" w:color="auto" w:fill="F7F9FC"/>
          </w:tcPr>
          <w:p w14:paraId="78A9D014">
            <w:pPr>
              <w:wordWrap w:val="0"/>
              <w:spacing w:before="20" w:after="20" w:line="240" w:lineRule="auto"/>
              <w:ind w:firstLine="0"/>
            </w:pPr>
            <w:r>
              <w:rPr>
                <w:sz w:val="20"/>
              </w:rPr>
              <w:t>权限控制</w:t>
            </w:r>
          </w:p>
        </w:tc>
        <w:tc>
          <w:tcPr>
            <w:tcW w:w="2126" w:type="dxa"/>
            <w:shd w:val="clear" w:color="auto" w:fill="F7F9FC"/>
          </w:tcPr>
          <w:p w14:paraId="25A095C4">
            <w:pPr>
              <w:wordWrap w:val="0"/>
              <w:spacing w:before="20" w:after="20" w:line="240" w:lineRule="auto"/>
              <w:ind w:firstLine="0"/>
            </w:pPr>
            <w:r>
              <w:rPr>
                <w:sz w:val="20"/>
              </w:rPr>
              <w:t>越权访问</w:t>
            </w:r>
          </w:p>
        </w:tc>
        <w:tc>
          <w:tcPr>
            <w:tcW w:w="3746" w:type="dxa"/>
            <w:shd w:val="clear" w:color="auto" w:fill="F7F9FC"/>
          </w:tcPr>
          <w:p w14:paraId="1C9E357B">
            <w:pPr>
              <w:wordWrap w:val="0"/>
              <w:spacing w:before="20" w:after="20" w:line="240" w:lineRule="auto"/>
              <w:ind w:firstLine="0"/>
            </w:pPr>
            <w:r>
              <w:rPr>
                <w:sz w:val="20"/>
              </w:rPr>
              <w:t>全部拦截</w:t>
            </w:r>
          </w:p>
        </w:tc>
      </w:tr>
      <w:tr w14:paraId="0FE7C82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tcPr>
          <w:p w14:paraId="659E83DD">
            <w:pPr>
              <w:wordWrap w:val="0"/>
              <w:spacing w:before="20" w:after="20" w:line="240" w:lineRule="auto"/>
              <w:ind w:firstLine="0"/>
            </w:pPr>
            <w:r>
              <w:rPr>
                <w:sz w:val="20"/>
              </w:rPr>
              <w:t>TC-11</w:t>
            </w:r>
          </w:p>
        </w:tc>
        <w:tc>
          <w:tcPr>
            <w:tcW w:w="1984" w:type="dxa"/>
          </w:tcPr>
          <w:p w14:paraId="0D35B2F1">
            <w:pPr>
              <w:wordWrap w:val="0"/>
              <w:spacing w:before="20" w:after="20" w:line="240" w:lineRule="auto"/>
              <w:ind w:firstLine="0"/>
            </w:pPr>
            <w:r>
              <w:rPr>
                <w:sz w:val="20"/>
              </w:rPr>
              <w:t>离线部署</w:t>
            </w:r>
          </w:p>
        </w:tc>
        <w:tc>
          <w:tcPr>
            <w:tcW w:w="2126" w:type="dxa"/>
          </w:tcPr>
          <w:p w14:paraId="601E927A">
            <w:pPr>
              <w:wordWrap w:val="0"/>
              <w:spacing w:before="20" w:after="20" w:line="240" w:lineRule="auto"/>
              <w:ind w:firstLine="0"/>
            </w:pPr>
            <w:r>
              <w:rPr>
                <w:sz w:val="20"/>
              </w:rPr>
              <w:t>断网环境</w:t>
            </w:r>
          </w:p>
        </w:tc>
        <w:tc>
          <w:tcPr>
            <w:tcW w:w="3746" w:type="dxa"/>
          </w:tcPr>
          <w:p w14:paraId="0FE644BD">
            <w:pPr>
              <w:wordWrap w:val="0"/>
              <w:spacing w:before="20" w:after="20" w:line="240" w:lineRule="auto"/>
              <w:ind w:firstLine="0"/>
            </w:pPr>
            <w:r>
              <w:rPr>
                <w:sz w:val="20"/>
              </w:rPr>
              <w:t>全部功能可用</w:t>
            </w:r>
          </w:p>
        </w:tc>
      </w:tr>
      <w:tr w14:paraId="0D11DAE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988" w:type="dxa"/>
            <w:shd w:val="clear" w:color="auto" w:fill="F7F9FC"/>
          </w:tcPr>
          <w:p w14:paraId="49F62A34">
            <w:pPr>
              <w:wordWrap w:val="0"/>
              <w:spacing w:before="20" w:after="20" w:line="240" w:lineRule="auto"/>
              <w:ind w:firstLine="0"/>
            </w:pPr>
            <w:r>
              <w:rPr>
                <w:sz w:val="20"/>
              </w:rPr>
              <w:t>TC-12</w:t>
            </w:r>
          </w:p>
        </w:tc>
        <w:tc>
          <w:tcPr>
            <w:tcW w:w="1984" w:type="dxa"/>
            <w:shd w:val="clear" w:color="auto" w:fill="F7F9FC"/>
          </w:tcPr>
          <w:p w14:paraId="03BDE2EA">
            <w:pPr>
              <w:wordWrap w:val="0"/>
              <w:spacing w:before="20" w:after="20" w:line="240" w:lineRule="auto"/>
              <w:ind w:firstLine="0"/>
            </w:pPr>
            <w:r>
              <w:rPr>
                <w:sz w:val="20"/>
              </w:rPr>
              <w:t>国产化环境</w:t>
            </w:r>
          </w:p>
        </w:tc>
        <w:tc>
          <w:tcPr>
            <w:tcW w:w="2126" w:type="dxa"/>
            <w:shd w:val="clear" w:color="auto" w:fill="F7F9FC"/>
          </w:tcPr>
          <w:p w14:paraId="26B6CC34">
            <w:pPr>
              <w:wordWrap w:val="0"/>
              <w:spacing w:before="20" w:after="20" w:line="240" w:lineRule="auto"/>
              <w:ind w:firstLine="0"/>
            </w:pPr>
            <w:r>
              <w:rPr>
                <w:sz w:val="20"/>
              </w:rPr>
              <w:t>麒麟+达梦+国产 GPU</w:t>
            </w:r>
          </w:p>
        </w:tc>
        <w:tc>
          <w:tcPr>
            <w:tcW w:w="3746" w:type="dxa"/>
            <w:shd w:val="clear" w:color="auto" w:fill="F7F9FC"/>
          </w:tcPr>
          <w:p w14:paraId="4DC4AC46">
            <w:pPr>
              <w:wordWrap w:val="0"/>
              <w:spacing w:before="20" w:after="20" w:line="240" w:lineRule="auto"/>
              <w:ind w:firstLine="0"/>
            </w:pPr>
            <w:r>
              <w:rPr>
                <w:sz w:val="20"/>
              </w:rPr>
              <w:t>功能与性能达标</w:t>
            </w:r>
          </w:p>
        </w:tc>
      </w:tr>
    </w:tbl>
    <w:p w14:paraId="0108028D">
      <w:pPr>
        <w:wordWrap w:val="0"/>
        <w:spacing w:line="192" w:lineRule="auto"/>
      </w:pPr>
    </w:p>
    <w:p w14:paraId="2B568FE6">
      <w:pPr>
        <w:wordWrap w:val="0"/>
        <w:spacing w:before="160" w:after="40" w:line="312" w:lineRule="auto"/>
      </w:pPr>
      <w:r>
        <w:rPr>
          <w:rFonts w:ascii="黑体" w:hAnsi="黑体" w:eastAsia="黑体"/>
          <w:b/>
        </w:rPr>
        <w:t>第三方测试与见证</w:t>
      </w:r>
    </w:p>
    <w:p w14:paraId="32DB38A2">
      <w:pPr>
        <w:wordWrap w:val="0"/>
        <w:spacing w:line="336" w:lineRule="auto"/>
        <w:ind w:left="420"/>
      </w:pPr>
      <w:r>
        <w:t>1．委托具有 CMA 或 CNAS 资质的第三方机构，对软件功能、性能、可靠性进行测试，出具软件测试报告。</w:t>
      </w:r>
    </w:p>
    <w:p w14:paraId="1F18682C">
      <w:pPr>
        <w:wordWrap w:val="0"/>
        <w:spacing w:line="336" w:lineRule="auto"/>
        <w:ind w:left="420"/>
      </w:pPr>
      <w:r>
        <w:t>2．无法由第三方报告证明的技术参数，在甲方指定现场进行见证试验，邀请不少于 3 名非项目相关方、副高及以上职称专家签字确认。</w:t>
      </w:r>
    </w:p>
    <w:p w14:paraId="06611C7E">
      <w:pPr>
        <w:wordWrap w:val="0"/>
        <w:spacing w:line="336" w:lineRule="auto"/>
        <w:ind w:left="420"/>
      </w:pPr>
      <w:r>
        <w:t>3．测试不满足要求时，我方负责整改直至合格，整改费用由我方承担。</w:t>
      </w:r>
    </w:p>
    <w:p w14:paraId="568EC7F4">
      <w:pPr>
        <w:pStyle w:val="5"/>
        <w:wordWrap w:val="0"/>
        <w:spacing w:after="160" w:line="312" w:lineRule="auto"/>
      </w:pPr>
      <w:bookmarkStart w:id="120" w:name="_Toc24393"/>
      <w:r>
        <w:rPr>
          <w:rFonts w:ascii="黑体" w:hAnsi="黑体"/>
          <w:color w:val="000000"/>
          <w:sz w:val="26"/>
        </w:rPr>
        <w:t>1.33.1</w:t>
      </w:r>
      <w:r>
        <w:rPr>
          <w:rFonts w:hint="eastAsia" w:ascii="黑体" w:hAnsi="黑体"/>
          <w:color w:val="000000"/>
          <w:sz w:val="26"/>
        </w:rPr>
        <w:t>4</w:t>
      </w:r>
      <w:r>
        <w:rPr>
          <w:rFonts w:ascii="黑体" w:hAnsi="黑体"/>
          <w:color w:val="000000"/>
          <w:sz w:val="26"/>
        </w:rPr>
        <w:t>软件交付物</w:t>
      </w:r>
      <w:bookmarkEnd w:id="120"/>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704"/>
        <w:gridCol w:w="2126"/>
        <w:gridCol w:w="2127"/>
        <w:gridCol w:w="3887"/>
      </w:tblGrid>
      <w:tr w14:paraId="7D0A194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D9E2F3"/>
          </w:tcPr>
          <w:p w14:paraId="3E99CA59">
            <w:pPr>
              <w:wordWrap w:val="0"/>
              <w:spacing w:before="20" w:after="20" w:line="240" w:lineRule="auto"/>
              <w:ind w:firstLine="0"/>
            </w:pPr>
            <w:r>
              <w:rPr>
                <w:b/>
                <w:sz w:val="20"/>
              </w:rPr>
              <w:t>序号</w:t>
            </w:r>
          </w:p>
        </w:tc>
        <w:tc>
          <w:tcPr>
            <w:tcW w:w="2126" w:type="dxa"/>
            <w:shd w:val="clear" w:color="auto" w:fill="D9E2F3"/>
          </w:tcPr>
          <w:p w14:paraId="2CF48D4D">
            <w:pPr>
              <w:wordWrap w:val="0"/>
              <w:spacing w:before="20" w:after="20" w:line="240" w:lineRule="auto"/>
              <w:ind w:firstLine="0"/>
            </w:pPr>
            <w:r>
              <w:rPr>
                <w:b/>
                <w:sz w:val="20"/>
              </w:rPr>
              <w:t>交付物</w:t>
            </w:r>
          </w:p>
        </w:tc>
        <w:tc>
          <w:tcPr>
            <w:tcW w:w="2127" w:type="dxa"/>
            <w:shd w:val="clear" w:color="auto" w:fill="D9E2F3"/>
          </w:tcPr>
          <w:p w14:paraId="3CDD9C10">
            <w:pPr>
              <w:wordWrap w:val="0"/>
              <w:spacing w:before="20" w:after="20" w:line="240" w:lineRule="auto"/>
              <w:ind w:firstLine="0"/>
            </w:pPr>
            <w:r>
              <w:rPr>
                <w:b/>
                <w:sz w:val="20"/>
              </w:rPr>
              <w:t>形式</w:t>
            </w:r>
          </w:p>
        </w:tc>
        <w:tc>
          <w:tcPr>
            <w:tcW w:w="3887" w:type="dxa"/>
            <w:shd w:val="clear" w:color="auto" w:fill="D9E2F3"/>
          </w:tcPr>
          <w:p w14:paraId="1CB8EA88">
            <w:pPr>
              <w:wordWrap w:val="0"/>
              <w:spacing w:before="20" w:after="20" w:line="240" w:lineRule="auto"/>
              <w:ind w:firstLine="0"/>
            </w:pPr>
            <w:r>
              <w:rPr>
                <w:b/>
                <w:sz w:val="20"/>
              </w:rPr>
              <w:t>说明</w:t>
            </w:r>
          </w:p>
        </w:tc>
      </w:tr>
      <w:tr w14:paraId="0B7E19A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0778A9A4">
            <w:pPr>
              <w:wordWrap w:val="0"/>
              <w:spacing w:before="20" w:after="20" w:line="240" w:lineRule="auto"/>
              <w:ind w:firstLine="0"/>
            </w:pPr>
            <w:r>
              <w:rPr>
                <w:sz w:val="20"/>
              </w:rPr>
              <w:t>1</w:t>
            </w:r>
          </w:p>
        </w:tc>
        <w:tc>
          <w:tcPr>
            <w:tcW w:w="2126" w:type="dxa"/>
          </w:tcPr>
          <w:p w14:paraId="3B109AF9">
            <w:pPr>
              <w:wordWrap w:val="0"/>
              <w:spacing w:before="20" w:after="20" w:line="240" w:lineRule="auto"/>
              <w:ind w:firstLine="0"/>
            </w:pPr>
            <w:r>
              <w:rPr>
                <w:sz w:val="20"/>
              </w:rPr>
              <w:t>软件安装包</w:t>
            </w:r>
          </w:p>
        </w:tc>
        <w:tc>
          <w:tcPr>
            <w:tcW w:w="2127" w:type="dxa"/>
          </w:tcPr>
          <w:p w14:paraId="0716043F">
            <w:pPr>
              <w:wordWrap w:val="0"/>
              <w:spacing w:before="20" w:after="20" w:line="240" w:lineRule="auto"/>
              <w:ind w:firstLine="0"/>
            </w:pPr>
            <w:r>
              <w:rPr>
                <w:sz w:val="20"/>
              </w:rPr>
              <w:t>离线安装包</w:t>
            </w:r>
          </w:p>
        </w:tc>
        <w:tc>
          <w:tcPr>
            <w:tcW w:w="3887" w:type="dxa"/>
          </w:tcPr>
          <w:p w14:paraId="72ADAACB">
            <w:pPr>
              <w:wordWrap w:val="0"/>
              <w:spacing w:before="20" w:after="20" w:line="240" w:lineRule="auto"/>
              <w:ind w:firstLine="0"/>
            </w:pPr>
            <w:r>
              <w:rPr>
                <w:sz w:val="20"/>
              </w:rPr>
              <w:t>含平台、算法、数据库脚本、依赖库</w:t>
            </w:r>
          </w:p>
        </w:tc>
      </w:tr>
      <w:tr w14:paraId="5160F31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7FAA97FE">
            <w:pPr>
              <w:wordWrap w:val="0"/>
              <w:spacing w:before="20" w:after="20" w:line="240" w:lineRule="auto"/>
              <w:ind w:firstLine="0"/>
            </w:pPr>
            <w:r>
              <w:rPr>
                <w:sz w:val="20"/>
              </w:rPr>
              <w:t>2</w:t>
            </w:r>
          </w:p>
        </w:tc>
        <w:tc>
          <w:tcPr>
            <w:tcW w:w="2126" w:type="dxa"/>
            <w:shd w:val="clear" w:color="auto" w:fill="F7F9FC"/>
          </w:tcPr>
          <w:p w14:paraId="4E95EF4C">
            <w:pPr>
              <w:wordWrap w:val="0"/>
              <w:spacing w:before="20" w:after="20" w:line="240" w:lineRule="auto"/>
              <w:ind w:firstLine="0"/>
            </w:pPr>
            <w:r>
              <w:rPr>
                <w:sz w:val="20"/>
              </w:rPr>
              <w:t>源代码</w:t>
            </w:r>
          </w:p>
        </w:tc>
        <w:tc>
          <w:tcPr>
            <w:tcW w:w="2127" w:type="dxa"/>
            <w:shd w:val="clear" w:color="auto" w:fill="F7F9FC"/>
          </w:tcPr>
          <w:p w14:paraId="690A128B">
            <w:pPr>
              <w:wordWrap w:val="0"/>
              <w:spacing w:before="20" w:after="20" w:line="240" w:lineRule="auto"/>
              <w:ind w:firstLine="0"/>
            </w:pPr>
            <w:r>
              <w:rPr>
                <w:sz w:val="20"/>
              </w:rPr>
              <w:t>源代码仓库/压缩包</w:t>
            </w:r>
          </w:p>
        </w:tc>
        <w:tc>
          <w:tcPr>
            <w:tcW w:w="3887" w:type="dxa"/>
            <w:shd w:val="clear" w:color="auto" w:fill="F7F9FC"/>
          </w:tcPr>
          <w:p w14:paraId="427659D4">
            <w:pPr>
              <w:wordWrap w:val="0"/>
              <w:spacing w:before="20" w:after="20" w:line="240" w:lineRule="auto"/>
              <w:ind w:firstLine="0"/>
            </w:pPr>
            <w:r>
              <w:rPr>
                <w:sz w:val="20"/>
              </w:rPr>
              <w:t>含编译脚本、构建说明，可国内环境编译</w:t>
            </w:r>
          </w:p>
        </w:tc>
      </w:tr>
      <w:tr w14:paraId="6D0DEDA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0F5B2B87">
            <w:pPr>
              <w:wordWrap w:val="0"/>
              <w:spacing w:before="20" w:after="20" w:line="240" w:lineRule="auto"/>
              <w:ind w:firstLine="0"/>
            </w:pPr>
            <w:r>
              <w:rPr>
                <w:sz w:val="20"/>
              </w:rPr>
              <w:t>3</w:t>
            </w:r>
          </w:p>
        </w:tc>
        <w:tc>
          <w:tcPr>
            <w:tcW w:w="2126" w:type="dxa"/>
          </w:tcPr>
          <w:p w14:paraId="37A18FEB">
            <w:pPr>
              <w:wordWrap w:val="0"/>
              <w:spacing w:before="20" w:after="20" w:line="240" w:lineRule="auto"/>
              <w:ind w:firstLine="0"/>
            </w:pPr>
            <w:r>
              <w:rPr>
                <w:sz w:val="20"/>
              </w:rPr>
              <w:t>需求规格说明书</w:t>
            </w:r>
          </w:p>
        </w:tc>
        <w:tc>
          <w:tcPr>
            <w:tcW w:w="2127" w:type="dxa"/>
          </w:tcPr>
          <w:p w14:paraId="4C1AF4D9">
            <w:pPr>
              <w:wordWrap w:val="0"/>
              <w:spacing w:before="20" w:after="20" w:line="240" w:lineRule="auto"/>
              <w:ind w:firstLine="0"/>
            </w:pPr>
            <w:r>
              <w:rPr>
                <w:sz w:val="20"/>
              </w:rPr>
              <w:t>纸质+电子</w:t>
            </w:r>
          </w:p>
        </w:tc>
        <w:tc>
          <w:tcPr>
            <w:tcW w:w="3887" w:type="dxa"/>
          </w:tcPr>
          <w:p w14:paraId="413017CD">
            <w:pPr>
              <w:wordWrap w:val="0"/>
              <w:spacing w:before="20" w:after="20" w:line="240" w:lineRule="auto"/>
              <w:ind w:firstLine="0"/>
            </w:pPr>
            <w:r>
              <w:rPr>
                <w:sz w:val="20"/>
              </w:rPr>
              <w:t>功能、性能、接口需求</w:t>
            </w:r>
          </w:p>
        </w:tc>
      </w:tr>
      <w:tr w14:paraId="173306C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4A644716">
            <w:pPr>
              <w:wordWrap w:val="0"/>
              <w:spacing w:before="20" w:after="20" w:line="240" w:lineRule="auto"/>
              <w:ind w:firstLine="0"/>
            </w:pPr>
            <w:r>
              <w:rPr>
                <w:sz w:val="20"/>
              </w:rPr>
              <w:t>4</w:t>
            </w:r>
          </w:p>
        </w:tc>
        <w:tc>
          <w:tcPr>
            <w:tcW w:w="2126" w:type="dxa"/>
            <w:shd w:val="clear" w:color="auto" w:fill="F7F9FC"/>
          </w:tcPr>
          <w:p w14:paraId="04080238">
            <w:pPr>
              <w:wordWrap w:val="0"/>
              <w:spacing w:before="20" w:after="20" w:line="240" w:lineRule="auto"/>
              <w:ind w:firstLine="0"/>
            </w:pPr>
            <w:r>
              <w:rPr>
                <w:sz w:val="20"/>
              </w:rPr>
              <w:t>概要设计说明书</w:t>
            </w:r>
          </w:p>
        </w:tc>
        <w:tc>
          <w:tcPr>
            <w:tcW w:w="2127" w:type="dxa"/>
            <w:shd w:val="clear" w:color="auto" w:fill="F7F9FC"/>
          </w:tcPr>
          <w:p w14:paraId="4249CF0C">
            <w:pPr>
              <w:wordWrap w:val="0"/>
              <w:spacing w:before="20" w:after="20" w:line="240" w:lineRule="auto"/>
              <w:ind w:firstLine="0"/>
            </w:pPr>
            <w:r>
              <w:rPr>
                <w:sz w:val="20"/>
              </w:rPr>
              <w:t>纸质+电子</w:t>
            </w:r>
          </w:p>
        </w:tc>
        <w:tc>
          <w:tcPr>
            <w:tcW w:w="3887" w:type="dxa"/>
            <w:shd w:val="clear" w:color="auto" w:fill="F7F9FC"/>
          </w:tcPr>
          <w:p w14:paraId="2498DBBF">
            <w:pPr>
              <w:wordWrap w:val="0"/>
              <w:spacing w:before="20" w:after="20" w:line="240" w:lineRule="auto"/>
              <w:ind w:firstLine="0"/>
            </w:pPr>
            <w:r>
              <w:rPr>
                <w:sz w:val="20"/>
              </w:rPr>
              <w:t>架构、模块、数据设计</w:t>
            </w:r>
          </w:p>
        </w:tc>
      </w:tr>
      <w:tr w14:paraId="437A337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1B98CD34">
            <w:pPr>
              <w:wordWrap w:val="0"/>
              <w:spacing w:before="20" w:after="20" w:line="240" w:lineRule="auto"/>
              <w:ind w:firstLine="0"/>
            </w:pPr>
            <w:r>
              <w:rPr>
                <w:sz w:val="20"/>
              </w:rPr>
              <w:t>5</w:t>
            </w:r>
          </w:p>
        </w:tc>
        <w:tc>
          <w:tcPr>
            <w:tcW w:w="2126" w:type="dxa"/>
          </w:tcPr>
          <w:p w14:paraId="5004F87D">
            <w:pPr>
              <w:wordWrap w:val="0"/>
              <w:spacing w:before="20" w:after="20" w:line="240" w:lineRule="auto"/>
              <w:ind w:firstLine="0"/>
            </w:pPr>
            <w:r>
              <w:rPr>
                <w:sz w:val="20"/>
              </w:rPr>
              <w:t>详细设计说明书</w:t>
            </w:r>
          </w:p>
        </w:tc>
        <w:tc>
          <w:tcPr>
            <w:tcW w:w="2127" w:type="dxa"/>
          </w:tcPr>
          <w:p w14:paraId="69BDC0E1">
            <w:pPr>
              <w:wordWrap w:val="0"/>
              <w:spacing w:before="20" w:after="20" w:line="240" w:lineRule="auto"/>
              <w:ind w:firstLine="0"/>
            </w:pPr>
            <w:r>
              <w:rPr>
                <w:sz w:val="20"/>
              </w:rPr>
              <w:t>纸质+电子</w:t>
            </w:r>
          </w:p>
        </w:tc>
        <w:tc>
          <w:tcPr>
            <w:tcW w:w="3887" w:type="dxa"/>
          </w:tcPr>
          <w:p w14:paraId="2F9D600A">
            <w:pPr>
              <w:wordWrap w:val="0"/>
              <w:spacing w:before="20" w:after="20" w:line="240" w:lineRule="auto"/>
              <w:ind w:firstLine="0"/>
            </w:pPr>
            <w:r>
              <w:rPr>
                <w:sz w:val="20"/>
              </w:rPr>
              <w:t>算法、接口、数据库详细设计</w:t>
            </w:r>
          </w:p>
        </w:tc>
      </w:tr>
      <w:tr w14:paraId="41011D8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4215B2FA">
            <w:pPr>
              <w:wordWrap w:val="0"/>
              <w:spacing w:before="20" w:after="20" w:line="240" w:lineRule="auto"/>
              <w:ind w:firstLine="0"/>
            </w:pPr>
            <w:r>
              <w:rPr>
                <w:sz w:val="20"/>
              </w:rPr>
              <w:t>6</w:t>
            </w:r>
          </w:p>
        </w:tc>
        <w:tc>
          <w:tcPr>
            <w:tcW w:w="2126" w:type="dxa"/>
            <w:shd w:val="clear" w:color="auto" w:fill="F7F9FC"/>
          </w:tcPr>
          <w:p w14:paraId="557FEAA0">
            <w:pPr>
              <w:wordWrap w:val="0"/>
              <w:spacing w:before="20" w:after="20" w:line="240" w:lineRule="auto"/>
              <w:ind w:firstLine="0"/>
            </w:pPr>
            <w:r>
              <w:rPr>
                <w:sz w:val="20"/>
              </w:rPr>
              <w:t>数据库设计说明书</w:t>
            </w:r>
          </w:p>
        </w:tc>
        <w:tc>
          <w:tcPr>
            <w:tcW w:w="2127" w:type="dxa"/>
            <w:shd w:val="clear" w:color="auto" w:fill="F7F9FC"/>
          </w:tcPr>
          <w:p w14:paraId="2758D2BE">
            <w:pPr>
              <w:wordWrap w:val="0"/>
              <w:spacing w:before="20" w:after="20" w:line="240" w:lineRule="auto"/>
              <w:ind w:firstLine="0"/>
            </w:pPr>
            <w:r>
              <w:rPr>
                <w:sz w:val="20"/>
              </w:rPr>
              <w:t>纸质+电子</w:t>
            </w:r>
          </w:p>
        </w:tc>
        <w:tc>
          <w:tcPr>
            <w:tcW w:w="3887" w:type="dxa"/>
            <w:shd w:val="clear" w:color="auto" w:fill="F7F9FC"/>
          </w:tcPr>
          <w:p w14:paraId="15999BF7">
            <w:pPr>
              <w:wordWrap w:val="0"/>
              <w:spacing w:before="20" w:after="20" w:line="240" w:lineRule="auto"/>
              <w:ind w:firstLine="0"/>
            </w:pPr>
            <w:r>
              <w:rPr>
                <w:sz w:val="20"/>
              </w:rPr>
              <w:t>表结构、索引、ER 图</w:t>
            </w:r>
          </w:p>
        </w:tc>
      </w:tr>
      <w:tr w14:paraId="6D1EE7F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62D5E8B4">
            <w:pPr>
              <w:wordWrap w:val="0"/>
              <w:spacing w:before="20" w:after="20" w:line="240" w:lineRule="auto"/>
              <w:ind w:firstLine="0"/>
            </w:pPr>
            <w:r>
              <w:rPr>
                <w:sz w:val="20"/>
              </w:rPr>
              <w:t>7</w:t>
            </w:r>
          </w:p>
        </w:tc>
        <w:tc>
          <w:tcPr>
            <w:tcW w:w="2126" w:type="dxa"/>
          </w:tcPr>
          <w:p w14:paraId="434D317C">
            <w:pPr>
              <w:wordWrap w:val="0"/>
              <w:spacing w:before="20" w:after="20" w:line="240" w:lineRule="auto"/>
              <w:ind w:firstLine="0"/>
            </w:pPr>
            <w:r>
              <w:rPr>
                <w:sz w:val="20"/>
              </w:rPr>
              <w:t>接口文档</w:t>
            </w:r>
          </w:p>
        </w:tc>
        <w:tc>
          <w:tcPr>
            <w:tcW w:w="2127" w:type="dxa"/>
          </w:tcPr>
          <w:p w14:paraId="037031B3">
            <w:pPr>
              <w:wordWrap w:val="0"/>
              <w:spacing w:before="20" w:after="20" w:line="240" w:lineRule="auto"/>
              <w:ind w:firstLine="0"/>
            </w:pPr>
            <w:r>
              <w:rPr>
                <w:sz w:val="20"/>
              </w:rPr>
              <w:t>电子（OpenAPI）</w:t>
            </w:r>
          </w:p>
        </w:tc>
        <w:tc>
          <w:tcPr>
            <w:tcW w:w="3887" w:type="dxa"/>
          </w:tcPr>
          <w:p w14:paraId="022F56BB">
            <w:pPr>
              <w:wordWrap w:val="0"/>
              <w:spacing w:before="20" w:after="20" w:line="240" w:lineRule="auto"/>
              <w:ind w:firstLine="0"/>
            </w:pPr>
            <w:r>
              <w:rPr>
                <w:sz w:val="20"/>
              </w:rPr>
              <w:t>REST/gRPC 接口</w:t>
            </w:r>
          </w:p>
        </w:tc>
      </w:tr>
      <w:tr w14:paraId="289CC4F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55B62375">
            <w:pPr>
              <w:wordWrap w:val="0"/>
              <w:spacing w:before="20" w:after="20" w:line="240" w:lineRule="auto"/>
              <w:ind w:firstLine="0"/>
            </w:pPr>
            <w:r>
              <w:rPr>
                <w:sz w:val="20"/>
              </w:rPr>
              <w:t>8</w:t>
            </w:r>
          </w:p>
        </w:tc>
        <w:tc>
          <w:tcPr>
            <w:tcW w:w="2126" w:type="dxa"/>
            <w:shd w:val="clear" w:color="auto" w:fill="F7F9FC"/>
          </w:tcPr>
          <w:p w14:paraId="477B34EB">
            <w:pPr>
              <w:wordWrap w:val="0"/>
              <w:spacing w:before="20" w:after="20" w:line="240" w:lineRule="auto"/>
              <w:ind w:firstLine="0"/>
            </w:pPr>
            <w:r>
              <w:rPr>
                <w:sz w:val="20"/>
              </w:rPr>
              <w:t>部署手册</w:t>
            </w:r>
          </w:p>
        </w:tc>
        <w:tc>
          <w:tcPr>
            <w:tcW w:w="2127" w:type="dxa"/>
            <w:shd w:val="clear" w:color="auto" w:fill="F7F9FC"/>
          </w:tcPr>
          <w:p w14:paraId="5CA9E70C">
            <w:pPr>
              <w:wordWrap w:val="0"/>
              <w:spacing w:before="20" w:after="20" w:line="240" w:lineRule="auto"/>
              <w:ind w:firstLine="0"/>
            </w:pPr>
            <w:r>
              <w:rPr>
                <w:sz w:val="20"/>
              </w:rPr>
              <w:t>纸质+电子</w:t>
            </w:r>
          </w:p>
        </w:tc>
        <w:tc>
          <w:tcPr>
            <w:tcW w:w="3887" w:type="dxa"/>
            <w:shd w:val="clear" w:color="auto" w:fill="F7F9FC"/>
          </w:tcPr>
          <w:p w14:paraId="7D11A2BA">
            <w:pPr>
              <w:wordWrap w:val="0"/>
              <w:spacing w:before="20" w:after="20" w:line="240" w:lineRule="auto"/>
              <w:ind w:firstLine="0"/>
            </w:pPr>
            <w:r>
              <w:rPr>
                <w:sz w:val="20"/>
              </w:rPr>
              <w:t>单机/服务器/混合部署</w:t>
            </w:r>
          </w:p>
        </w:tc>
      </w:tr>
      <w:tr w14:paraId="3CFA4A5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213BFF56">
            <w:pPr>
              <w:wordWrap w:val="0"/>
              <w:spacing w:before="20" w:after="20" w:line="240" w:lineRule="auto"/>
              <w:ind w:firstLine="0"/>
            </w:pPr>
            <w:r>
              <w:rPr>
                <w:sz w:val="20"/>
              </w:rPr>
              <w:t>9</w:t>
            </w:r>
          </w:p>
        </w:tc>
        <w:tc>
          <w:tcPr>
            <w:tcW w:w="2126" w:type="dxa"/>
          </w:tcPr>
          <w:p w14:paraId="15BF390C">
            <w:pPr>
              <w:wordWrap w:val="0"/>
              <w:spacing w:before="20" w:after="20" w:line="240" w:lineRule="auto"/>
              <w:ind w:firstLine="0"/>
            </w:pPr>
            <w:r>
              <w:rPr>
                <w:sz w:val="20"/>
              </w:rPr>
              <w:t>用户操作手册</w:t>
            </w:r>
          </w:p>
        </w:tc>
        <w:tc>
          <w:tcPr>
            <w:tcW w:w="2127" w:type="dxa"/>
          </w:tcPr>
          <w:p w14:paraId="63FC3AAD">
            <w:pPr>
              <w:wordWrap w:val="0"/>
              <w:spacing w:before="20" w:after="20" w:line="240" w:lineRule="auto"/>
              <w:ind w:firstLine="0"/>
            </w:pPr>
            <w:r>
              <w:rPr>
                <w:sz w:val="20"/>
              </w:rPr>
              <w:t>纸质+电子</w:t>
            </w:r>
          </w:p>
        </w:tc>
        <w:tc>
          <w:tcPr>
            <w:tcW w:w="3887" w:type="dxa"/>
          </w:tcPr>
          <w:p w14:paraId="5E63FD53">
            <w:pPr>
              <w:wordWrap w:val="0"/>
              <w:spacing w:before="20" w:after="20" w:line="240" w:lineRule="auto"/>
              <w:ind w:firstLine="0"/>
            </w:pPr>
            <w:r>
              <w:rPr>
                <w:sz w:val="20"/>
              </w:rPr>
              <w:t>分角色操作说明</w:t>
            </w:r>
          </w:p>
        </w:tc>
      </w:tr>
      <w:tr w14:paraId="71B53D0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6903E398">
            <w:pPr>
              <w:wordWrap w:val="0"/>
              <w:spacing w:before="20" w:after="20" w:line="240" w:lineRule="auto"/>
              <w:ind w:firstLine="0"/>
            </w:pPr>
            <w:r>
              <w:rPr>
                <w:sz w:val="20"/>
              </w:rPr>
              <w:t>10</w:t>
            </w:r>
          </w:p>
        </w:tc>
        <w:tc>
          <w:tcPr>
            <w:tcW w:w="2126" w:type="dxa"/>
            <w:shd w:val="clear" w:color="auto" w:fill="F7F9FC"/>
          </w:tcPr>
          <w:p w14:paraId="553F2A30">
            <w:pPr>
              <w:wordWrap w:val="0"/>
              <w:spacing w:before="20" w:after="20" w:line="240" w:lineRule="auto"/>
              <w:ind w:firstLine="0"/>
            </w:pPr>
            <w:r>
              <w:rPr>
                <w:sz w:val="20"/>
              </w:rPr>
              <w:t>运维手册</w:t>
            </w:r>
          </w:p>
        </w:tc>
        <w:tc>
          <w:tcPr>
            <w:tcW w:w="2127" w:type="dxa"/>
            <w:shd w:val="clear" w:color="auto" w:fill="F7F9FC"/>
          </w:tcPr>
          <w:p w14:paraId="734269D2">
            <w:pPr>
              <w:wordWrap w:val="0"/>
              <w:spacing w:before="20" w:after="20" w:line="240" w:lineRule="auto"/>
              <w:ind w:firstLine="0"/>
            </w:pPr>
            <w:r>
              <w:rPr>
                <w:sz w:val="20"/>
              </w:rPr>
              <w:t>纸质+电子</w:t>
            </w:r>
          </w:p>
        </w:tc>
        <w:tc>
          <w:tcPr>
            <w:tcW w:w="3887" w:type="dxa"/>
            <w:shd w:val="clear" w:color="auto" w:fill="F7F9FC"/>
          </w:tcPr>
          <w:p w14:paraId="55E29D31">
            <w:pPr>
              <w:wordWrap w:val="0"/>
              <w:spacing w:before="20" w:after="20" w:line="240" w:lineRule="auto"/>
              <w:ind w:firstLine="0"/>
            </w:pPr>
            <w:r>
              <w:rPr>
                <w:sz w:val="20"/>
              </w:rPr>
              <w:t>监控、备份、故障处理</w:t>
            </w:r>
          </w:p>
        </w:tc>
      </w:tr>
      <w:tr w14:paraId="4C0CAC3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50F3731C">
            <w:pPr>
              <w:wordWrap w:val="0"/>
              <w:spacing w:before="20" w:after="20" w:line="240" w:lineRule="auto"/>
              <w:ind w:firstLine="0"/>
            </w:pPr>
            <w:r>
              <w:rPr>
                <w:sz w:val="20"/>
              </w:rPr>
              <w:t>11</w:t>
            </w:r>
          </w:p>
        </w:tc>
        <w:tc>
          <w:tcPr>
            <w:tcW w:w="2126" w:type="dxa"/>
          </w:tcPr>
          <w:p w14:paraId="2693E84B">
            <w:pPr>
              <w:wordWrap w:val="0"/>
              <w:spacing w:before="20" w:after="20" w:line="240" w:lineRule="auto"/>
              <w:ind w:firstLine="0"/>
            </w:pPr>
            <w:r>
              <w:rPr>
                <w:sz w:val="20"/>
              </w:rPr>
              <w:t>测试报告</w:t>
            </w:r>
          </w:p>
        </w:tc>
        <w:tc>
          <w:tcPr>
            <w:tcW w:w="2127" w:type="dxa"/>
          </w:tcPr>
          <w:p w14:paraId="13434709">
            <w:pPr>
              <w:wordWrap w:val="0"/>
              <w:spacing w:before="20" w:after="20" w:line="240" w:lineRule="auto"/>
              <w:ind w:firstLine="0"/>
            </w:pPr>
            <w:r>
              <w:rPr>
                <w:sz w:val="20"/>
              </w:rPr>
              <w:t>纸质+电子</w:t>
            </w:r>
          </w:p>
        </w:tc>
        <w:tc>
          <w:tcPr>
            <w:tcW w:w="3887" w:type="dxa"/>
          </w:tcPr>
          <w:p w14:paraId="1708EA2E">
            <w:pPr>
              <w:wordWrap w:val="0"/>
              <w:spacing w:before="20" w:after="20" w:line="240" w:lineRule="auto"/>
              <w:ind w:firstLine="0"/>
            </w:pPr>
            <w:r>
              <w:rPr>
                <w:sz w:val="20"/>
              </w:rPr>
              <w:t>内部测试+第三方测试</w:t>
            </w:r>
          </w:p>
        </w:tc>
      </w:tr>
      <w:tr w14:paraId="2B26EFE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1D38B5F2">
            <w:pPr>
              <w:wordWrap w:val="0"/>
              <w:spacing w:before="20" w:after="20" w:line="240" w:lineRule="auto"/>
              <w:ind w:firstLine="0"/>
            </w:pPr>
            <w:r>
              <w:rPr>
                <w:sz w:val="20"/>
              </w:rPr>
              <w:t>12</w:t>
            </w:r>
          </w:p>
        </w:tc>
        <w:tc>
          <w:tcPr>
            <w:tcW w:w="2126" w:type="dxa"/>
            <w:shd w:val="clear" w:color="auto" w:fill="F7F9FC"/>
          </w:tcPr>
          <w:p w14:paraId="23A8BC37">
            <w:pPr>
              <w:wordWrap w:val="0"/>
              <w:spacing w:before="20" w:after="20" w:line="240" w:lineRule="auto"/>
              <w:ind w:firstLine="0"/>
            </w:pPr>
            <w:r>
              <w:rPr>
                <w:sz w:val="20"/>
              </w:rPr>
              <w:t>自主可控证明</w:t>
            </w:r>
          </w:p>
        </w:tc>
        <w:tc>
          <w:tcPr>
            <w:tcW w:w="2127" w:type="dxa"/>
            <w:shd w:val="clear" w:color="auto" w:fill="F7F9FC"/>
          </w:tcPr>
          <w:p w14:paraId="1B493F68">
            <w:pPr>
              <w:wordWrap w:val="0"/>
              <w:spacing w:before="20" w:after="20" w:line="240" w:lineRule="auto"/>
              <w:ind w:firstLine="0"/>
            </w:pPr>
            <w:r>
              <w:rPr>
                <w:sz w:val="20"/>
              </w:rPr>
              <w:t>纸质+电子</w:t>
            </w:r>
          </w:p>
        </w:tc>
        <w:tc>
          <w:tcPr>
            <w:tcW w:w="3887" w:type="dxa"/>
            <w:shd w:val="clear" w:color="auto" w:fill="F7F9FC"/>
          </w:tcPr>
          <w:p w14:paraId="64123FD0">
            <w:pPr>
              <w:wordWrap w:val="0"/>
              <w:spacing w:before="20" w:after="20" w:line="240" w:lineRule="auto"/>
              <w:ind w:firstLine="0"/>
            </w:pPr>
            <w:r>
              <w:rPr>
                <w:sz w:val="20"/>
              </w:rPr>
              <w:t>适配清单、承诺函、检测报告</w:t>
            </w:r>
          </w:p>
        </w:tc>
      </w:tr>
      <w:tr w14:paraId="4800E30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tcPr>
          <w:p w14:paraId="0FCDFC29">
            <w:pPr>
              <w:wordWrap w:val="0"/>
              <w:spacing w:before="20" w:after="20" w:line="240" w:lineRule="auto"/>
              <w:ind w:firstLine="0"/>
            </w:pPr>
            <w:r>
              <w:rPr>
                <w:sz w:val="20"/>
              </w:rPr>
              <w:t>13</w:t>
            </w:r>
          </w:p>
        </w:tc>
        <w:tc>
          <w:tcPr>
            <w:tcW w:w="2126" w:type="dxa"/>
          </w:tcPr>
          <w:p w14:paraId="6C4F6DCF">
            <w:pPr>
              <w:wordWrap w:val="0"/>
              <w:spacing w:before="20" w:after="20" w:line="240" w:lineRule="auto"/>
              <w:ind w:firstLine="0"/>
            </w:pPr>
            <w:r>
              <w:rPr>
                <w:sz w:val="20"/>
              </w:rPr>
              <w:t>培训材料</w:t>
            </w:r>
          </w:p>
        </w:tc>
        <w:tc>
          <w:tcPr>
            <w:tcW w:w="2127" w:type="dxa"/>
          </w:tcPr>
          <w:p w14:paraId="3E3491E4">
            <w:pPr>
              <w:wordWrap w:val="0"/>
              <w:spacing w:before="20" w:after="20" w:line="240" w:lineRule="auto"/>
              <w:ind w:firstLine="0"/>
            </w:pPr>
            <w:r>
              <w:rPr>
                <w:sz w:val="20"/>
              </w:rPr>
              <w:t>电子</w:t>
            </w:r>
          </w:p>
        </w:tc>
        <w:tc>
          <w:tcPr>
            <w:tcW w:w="3887" w:type="dxa"/>
          </w:tcPr>
          <w:p w14:paraId="01CD9CB1">
            <w:pPr>
              <w:wordWrap w:val="0"/>
              <w:spacing w:before="20" w:after="20" w:line="240" w:lineRule="auto"/>
              <w:ind w:firstLine="0"/>
            </w:pPr>
            <w:r>
              <w:rPr>
                <w:sz w:val="20"/>
              </w:rPr>
              <w:t>PPT、视频、练习题</w:t>
            </w:r>
          </w:p>
        </w:tc>
      </w:tr>
      <w:tr w14:paraId="60ED54F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704" w:type="dxa"/>
            <w:shd w:val="clear" w:color="auto" w:fill="F7F9FC"/>
          </w:tcPr>
          <w:p w14:paraId="651179C0">
            <w:pPr>
              <w:wordWrap w:val="0"/>
              <w:spacing w:before="20" w:after="20" w:line="240" w:lineRule="auto"/>
              <w:ind w:firstLine="0"/>
            </w:pPr>
            <w:r>
              <w:rPr>
                <w:sz w:val="20"/>
              </w:rPr>
              <w:t>14</w:t>
            </w:r>
          </w:p>
        </w:tc>
        <w:tc>
          <w:tcPr>
            <w:tcW w:w="2126" w:type="dxa"/>
            <w:shd w:val="clear" w:color="auto" w:fill="F7F9FC"/>
          </w:tcPr>
          <w:p w14:paraId="6A78AA2B">
            <w:pPr>
              <w:wordWrap w:val="0"/>
              <w:spacing w:before="20" w:after="20" w:line="240" w:lineRule="auto"/>
              <w:ind w:firstLine="0"/>
            </w:pPr>
            <w:r>
              <w:rPr>
                <w:sz w:val="20"/>
              </w:rPr>
              <w:t>软件著作权材料</w:t>
            </w:r>
          </w:p>
        </w:tc>
        <w:tc>
          <w:tcPr>
            <w:tcW w:w="2127" w:type="dxa"/>
            <w:shd w:val="clear" w:color="auto" w:fill="F7F9FC"/>
          </w:tcPr>
          <w:p w14:paraId="32251148">
            <w:pPr>
              <w:wordWrap w:val="0"/>
              <w:spacing w:before="20" w:after="20" w:line="240" w:lineRule="auto"/>
              <w:ind w:firstLine="0"/>
            </w:pPr>
            <w:r>
              <w:rPr>
                <w:sz w:val="20"/>
              </w:rPr>
              <w:t>电子</w:t>
            </w:r>
          </w:p>
        </w:tc>
        <w:tc>
          <w:tcPr>
            <w:tcW w:w="3887" w:type="dxa"/>
            <w:shd w:val="clear" w:color="auto" w:fill="F7F9FC"/>
          </w:tcPr>
          <w:p w14:paraId="5314D2F1">
            <w:pPr>
              <w:wordWrap w:val="0"/>
              <w:spacing w:before="20" w:after="20" w:line="240" w:lineRule="auto"/>
              <w:ind w:firstLine="0"/>
            </w:pPr>
            <w:r>
              <w:rPr>
                <w:sz w:val="20"/>
              </w:rPr>
              <w:t>源代码、说明书、申请表</w:t>
            </w:r>
          </w:p>
        </w:tc>
      </w:tr>
    </w:tbl>
    <w:p w14:paraId="0BE0A940">
      <w:pPr>
        <w:wordWrap w:val="0"/>
        <w:spacing w:line="192" w:lineRule="auto"/>
      </w:pPr>
    </w:p>
    <w:p w14:paraId="44C9ADDA">
      <w:pPr>
        <w:pStyle w:val="5"/>
        <w:wordWrap w:val="0"/>
        <w:spacing w:after="160" w:line="312" w:lineRule="auto"/>
      </w:pPr>
      <w:bookmarkStart w:id="121" w:name="_Toc18147"/>
      <w:r>
        <w:rPr>
          <w:rFonts w:ascii="黑体" w:hAnsi="黑体"/>
          <w:color w:val="000000"/>
          <w:sz w:val="26"/>
        </w:rPr>
        <w:t>1.33.1</w:t>
      </w:r>
      <w:r>
        <w:rPr>
          <w:rFonts w:hint="eastAsia" w:ascii="黑体" w:hAnsi="黑体"/>
          <w:color w:val="000000"/>
          <w:sz w:val="26"/>
        </w:rPr>
        <w:t>5</w:t>
      </w:r>
      <w:r>
        <w:rPr>
          <w:rFonts w:ascii="黑体" w:hAnsi="黑体"/>
          <w:color w:val="000000"/>
          <w:sz w:val="26"/>
        </w:rPr>
        <w:t>需求—设计—验证追溯</w:t>
      </w:r>
      <w:bookmarkEnd w:id="121"/>
    </w:p>
    <w:p w14:paraId="081F677B">
      <w:pPr>
        <w:wordWrap w:val="0"/>
        <w:spacing w:before="160" w:after="40" w:line="312" w:lineRule="auto"/>
      </w:pPr>
      <w:r>
        <w:rPr>
          <w:rFonts w:ascii="黑体" w:hAnsi="黑体" w:eastAsia="黑体"/>
          <w:b/>
        </w:rPr>
        <w:t>目的与标识规则</w:t>
      </w:r>
    </w:p>
    <w:p w14:paraId="37D180A6">
      <w:pPr>
        <w:wordWrap w:val="0"/>
        <w:spacing w:line="408" w:lineRule="auto"/>
      </w:pPr>
      <w:r>
        <w:t>本项目技术条款多、指标细、验收环节多，若需求、设计、代码、测试之间缺少显式关联，容易出现</w:t>
      </w:r>
      <w:r>
        <w:rPr>
          <w:rFonts w:hint="eastAsia"/>
        </w:rPr>
        <w:t>“</w:t>
      </w:r>
      <w:r>
        <w:t>条款漏响应</w:t>
      </w:r>
      <w:r>
        <w:rPr>
          <w:rFonts w:hint="eastAsia"/>
        </w:rPr>
        <w:t>”“</w:t>
      </w:r>
      <w:r>
        <w:t>功能实现了但指标没验证</w:t>
      </w:r>
      <w:r>
        <w:rPr>
          <w:rFonts w:hint="eastAsia"/>
        </w:rPr>
        <w:t>”“</w:t>
      </w:r>
      <w:r>
        <w:t>测试通过了但需求变了</w:t>
      </w:r>
      <w:r>
        <w:rPr>
          <w:rFonts w:hint="eastAsia"/>
        </w:rPr>
        <w:t>”</w:t>
      </w:r>
      <w:r>
        <w:t>三类问题。我方建立</w:t>
      </w:r>
      <w:r>
        <w:rPr>
          <w:b/>
        </w:rPr>
        <w:t>双向追溯体系</w:t>
      </w:r>
      <w:r>
        <w:t>，确保每一条技术条款都能找到对应的设计、实现与验证证据，每一次变更都能评估影响范围。</w:t>
      </w:r>
    </w:p>
    <w:p w14:paraId="7B412529">
      <w:pPr>
        <w:wordWrap w:val="0"/>
        <w:spacing w:line="408" w:lineRule="auto"/>
      </w:pPr>
      <w:r>
        <w:t>标识规则如下：</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555"/>
        <w:gridCol w:w="2551"/>
        <w:gridCol w:w="4738"/>
      </w:tblGrid>
      <w:tr w14:paraId="6ABAEE5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shd w:val="clear" w:color="auto" w:fill="D9E2F3"/>
          </w:tcPr>
          <w:p w14:paraId="0D3B9354">
            <w:pPr>
              <w:wordWrap w:val="0"/>
              <w:spacing w:before="20" w:after="20" w:line="240" w:lineRule="auto"/>
              <w:ind w:firstLine="0"/>
            </w:pPr>
            <w:r>
              <w:rPr>
                <w:b/>
                <w:sz w:val="20"/>
              </w:rPr>
              <w:t>标识</w:t>
            </w:r>
          </w:p>
        </w:tc>
        <w:tc>
          <w:tcPr>
            <w:tcW w:w="2551" w:type="dxa"/>
            <w:shd w:val="clear" w:color="auto" w:fill="D9E2F3"/>
          </w:tcPr>
          <w:p w14:paraId="418FB3B0">
            <w:pPr>
              <w:wordWrap w:val="0"/>
              <w:spacing w:before="20" w:after="20" w:line="240" w:lineRule="auto"/>
              <w:ind w:firstLine="0"/>
            </w:pPr>
            <w:r>
              <w:rPr>
                <w:b/>
                <w:sz w:val="20"/>
              </w:rPr>
              <w:t>含义</w:t>
            </w:r>
          </w:p>
        </w:tc>
        <w:tc>
          <w:tcPr>
            <w:tcW w:w="4738" w:type="dxa"/>
            <w:shd w:val="clear" w:color="auto" w:fill="D9E2F3"/>
          </w:tcPr>
          <w:p w14:paraId="40ED4D4A">
            <w:pPr>
              <w:wordWrap w:val="0"/>
              <w:spacing w:before="20" w:after="20" w:line="240" w:lineRule="auto"/>
              <w:ind w:firstLine="0"/>
            </w:pPr>
            <w:r>
              <w:rPr>
                <w:b/>
                <w:sz w:val="20"/>
              </w:rPr>
              <w:t>示例</w:t>
            </w:r>
          </w:p>
        </w:tc>
      </w:tr>
      <w:tr w14:paraId="7D8AB69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tcPr>
          <w:p w14:paraId="205767DD">
            <w:pPr>
              <w:wordWrap w:val="0"/>
              <w:spacing w:before="20" w:after="20" w:line="240" w:lineRule="auto"/>
              <w:ind w:firstLine="0"/>
            </w:pPr>
            <w:r>
              <w:rPr>
                <w:sz w:val="20"/>
              </w:rPr>
              <w:t>REQ-条款号</w:t>
            </w:r>
          </w:p>
        </w:tc>
        <w:tc>
          <w:tcPr>
            <w:tcW w:w="2551" w:type="dxa"/>
          </w:tcPr>
          <w:p w14:paraId="54384959">
            <w:pPr>
              <w:wordWrap w:val="0"/>
              <w:spacing w:before="20" w:after="20" w:line="240" w:lineRule="auto"/>
              <w:ind w:firstLine="0"/>
            </w:pPr>
            <w:r>
              <w:rPr>
                <w:sz w:val="20"/>
              </w:rPr>
              <w:t>采购文件技术条款</w:t>
            </w:r>
          </w:p>
        </w:tc>
        <w:tc>
          <w:tcPr>
            <w:tcW w:w="4738" w:type="dxa"/>
          </w:tcPr>
          <w:p w14:paraId="0E62C0CA">
            <w:pPr>
              <w:wordWrap w:val="0"/>
              <w:spacing w:before="20" w:after="20" w:line="240" w:lineRule="auto"/>
              <w:ind w:firstLine="0"/>
            </w:pPr>
            <w:r>
              <w:rPr>
                <w:sz w:val="20"/>
              </w:rPr>
              <w:t>REQ-4.4.4.1</w:t>
            </w:r>
          </w:p>
        </w:tc>
      </w:tr>
      <w:tr w14:paraId="519C81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shd w:val="clear" w:color="auto" w:fill="F7F9FC"/>
          </w:tcPr>
          <w:p w14:paraId="4D8C6579">
            <w:pPr>
              <w:wordWrap w:val="0"/>
              <w:spacing w:before="20" w:after="20" w:line="240" w:lineRule="auto"/>
              <w:ind w:firstLine="0"/>
            </w:pPr>
            <w:r>
              <w:rPr>
                <w:sz w:val="20"/>
              </w:rPr>
              <w:t>DES-章节号</w:t>
            </w:r>
          </w:p>
        </w:tc>
        <w:tc>
          <w:tcPr>
            <w:tcW w:w="2551" w:type="dxa"/>
            <w:shd w:val="clear" w:color="auto" w:fill="F7F9FC"/>
          </w:tcPr>
          <w:p w14:paraId="1E1DB4E4">
            <w:pPr>
              <w:wordWrap w:val="0"/>
              <w:spacing w:before="20" w:after="20" w:line="240" w:lineRule="auto"/>
              <w:ind w:firstLine="0"/>
            </w:pPr>
            <w:r>
              <w:rPr>
                <w:sz w:val="20"/>
              </w:rPr>
              <w:t>本投标文件设计章节</w:t>
            </w:r>
          </w:p>
        </w:tc>
        <w:tc>
          <w:tcPr>
            <w:tcW w:w="4738" w:type="dxa"/>
            <w:shd w:val="clear" w:color="auto" w:fill="F7F9FC"/>
          </w:tcPr>
          <w:p w14:paraId="74B151D0">
            <w:pPr>
              <w:wordWrap w:val="0"/>
              <w:spacing w:before="20" w:after="20" w:line="240" w:lineRule="auto"/>
              <w:ind w:firstLine="0"/>
            </w:pPr>
            <w:r>
              <w:rPr>
                <w:sz w:val="20"/>
              </w:rPr>
              <w:t>DES-4.9</w:t>
            </w:r>
          </w:p>
        </w:tc>
      </w:tr>
      <w:tr w14:paraId="7F28090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tcPr>
          <w:p w14:paraId="7C16D18E">
            <w:pPr>
              <w:wordWrap w:val="0"/>
              <w:spacing w:before="20" w:after="20" w:line="240" w:lineRule="auto"/>
              <w:ind w:firstLine="0"/>
            </w:pPr>
            <w:r>
              <w:rPr>
                <w:sz w:val="20"/>
              </w:rPr>
              <w:t>MOD-模块号</w:t>
            </w:r>
          </w:p>
        </w:tc>
        <w:tc>
          <w:tcPr>
            <w:tcW w:w="2551" w:type="dxa"/>
          </w:tcPr>
          <w:p w14:paraId="127230F8">
            <w:pPr>
              <w:wordWrap w:val="0"/>
              <w:spacing w:before="20" w:after="20" w:line="240" w:lineRule="auto"/>
              <w:ind w:firstLine="0"/>
            </w:pPr>
            <w:r>
              <w:rPr>
                <w:sz w:val="20"/>
              </w:rPr>
              <w:t>软件模块/接口编号</w:t>
            </w:r>
          </w:p>
        </w:tc>
        <w:tc>
          <w:tcPr>
            <w:tcW w:w="4738" w:type="dxa"/>
          </w:tcPr>
          <w:p w14:paraId="41CD61A7">
            <w:pPr>
              <w:wordWrap w:val="0"/>
              <w:spacing w:before="20" w:after="20" w:line="240" w:lineRule="auto"/>
              <w:ind w:firstLine="0"/>
            </w:pPr>
            <w:r>
              <w:rPr>
                <w:sz w:val="20"/>
              </w:rPr>
              <w:t>MOD-18</w:t>
            </w:r>
          </w:p>
        </w:tc>
      </w:tr>
      <w:tr w14:paraId="11F471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shd w:val="clear" w:color="auto" w:fill="F7F9FC"/>
          </w:tcPr>
          <w:p w14:paraId="3DF01934">
            <w:pPr>
              <w:wordWrap w:val="0"/>
              <w:spacing w:before="20" w:after="20" w:line="240" w:lineRule="auto"/>
              <w:ind w:firstLine="0"/>
            </w:pPr>
            <w:r>
              <w:rPr>
                <w:sz w:val="20"/>
              </w:rPr>
              <w:t>VER-编号</w:t>
            </w:r>
          </w:p>
        </w:tc>
        <w:tc>
          <w:tcPr>
            <w:tcW w:w="2551" w:type="dxa"/>
            <w:shd w:val="clear" w:color="auto" w:fill="F7F9FC"/>
          </w:tcPr>
          <w:p w14:paraId="3F03C5DE">
            <w:pPr>
              <w:wordWrap w:val="0"/>
              <w:spacing w:before="20" w:after="20" w:line="240" w:lineRule="auto"/>
              <w:ind w:firstLine="0"/>
            </w:pPr>
            <w:r>
              <w:rPr>
                <w:sz w:val="20"/>
              </w:rPr>
              <w:t>验证活动</w:t>
            </w:r>
          </w:p>
        </w:tc>
        <w:tc>
          <w:tcPr>
            <w:tcW w:w="4738" w:type="dxa"/>
            <w:shd w:val="clear" w:color="auto" w:fill="F7F9FC"/>
          </w:tcPr>
          <w:p w14:paraId="0ECAB7A8">
            <w:pPr>
              <w:wordWrap w:val="0"/>
              <w:spacing w:before="20" w:after="20" w:line="240" w:lineRule="auto"/>
              <w:ind w:firstLine="0"/>
            </w:pPr>
            <w:r>
              <w:rPr>
                <w:sz w:val="20"/>
              </w:rPr>
              <w:t>VER-TC-01、VER-3RD、VER-WIT、VER-FLD</w:t>
            </w:r>
          </w:p>
        </w:tc>
      </w:tr>
      <w:tr w14:paraId="3F60B4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555" w:type="dxa"/>
          </w:tcPr>
          <w:p w14:paraId="69C5B519">
            <w:pPr>
              <w:wordWrap w:val="0"/>
              <w:spacing w:before="20" w:after="20" w:line="240" w:lineRule="auto"/>
              <w:ind w:firstLine="0"/>
            </w:pPr>
            <w:r>
              <w:rPr>
                <w:sz w:val="20"/>
              </w:rPr>
              <w:t>NCR-编号</w:t>
            </w:r>
          </w:p>
        </w:tc>
        <w:tc>
          <w:tcPr>
            <w:tcW w:w="2551" w:type="dxa"/>
          </w:tcPr>
          <w:p w14:paraId="60C17724">
            <w:pPr>
              <w:wordWrap w:val="0"/>
              <w:spacing w:before="20" w:after="20" w:line="240" w:lineRule="auto"/>
              <w:ind w:firstLine="0"/>
            </w:pPr>
            <w:r>
              <w:rPr>
                <w:sz w:val="20"/>
              </w:rPr>
              <w:t>不合格品/偏差记录</w:t>
            </w:r>
          </w:p>
        </w:tc>
        <w:tc>
          <w:tcPr>
            <w:tcW w:w="4738" w:type="dxa"/>
          </w:tcPr>
          <w:p w14:paraId="790491F7">
            <w:pPr>
              <w:wordWrap w:val="0"/>
              <w:spacing w:before="20" w:after="20" w:line="240" w:lineRule="auto"/>
              <w:ind w:firstLine="0"/>
            </w:pPr>
            <w:r>
              <w:rPr>
                <w:sz w:val="20"/>
              </w:rPr>
              <w:t>NCR-2027-003</w:t>
            </w:r>
          </w:p>
        </w:tc>
      </w:tr>
    </w:tbl>
    <w:p w14:paraId="7BFA8C5C">
      <w:pPr>
        <w:wordWrap w:val="0"/>
        <w:spacing w:line="192" w:lineRule="auto"/>
      </w:pPr>
    </w:p>
    <w:p w14:paraId="55E7A626">
      <w:pPr>
        <w:wordWrap w:val="0"/>
        <w:spacing w:line="408" w:lineRule="auto"/>
      </w:pPr>
      <w:r>
        <w:t>追溯关系为双向：由需求可查到设计、模块、测试用例与证据；由测试用例可反查其覆盖的需求，避免</w:t>
      </w:r>
      <w:r>
        <w:rPr>
          <w:rFonts w:hint="eastAsia"/>
        </w:rPr>
        <w:t>“</w:t>
      </w:r>
      <w:r>
        <w:t>为测试而测试</w:t>
      </w:r>
      <w:r>
        <w:rPr>
          <w:rFonts w:hint="eastAsia"/>
        </w:rPr>
        <w:t>”</w:t>
      </w:r>
      <w:r>
        <w:t>。</w:t>
      </w:r>
    </w:p>
    <w:p w14:paraId="32DDDC0B">
      <w:pPr>
        <w:wordWrap w:val="0"/>
        <w:spacing w:before="160" w:after="40" w:line="312" w:lineRule="auto"/>
      </w:pPr>
      <w:r>
        <w:rPr>
          <w:rFonts w:ascii="黑体" w:hAnsi="黑体" w:eastAsia="黑体"/>
          <w:b/>
        </w:rPr>
        <w:t>关键需求追溯矩阵</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1129"/>
        <w:gridCol w:w="2409"/>
        <w:gridCol w:w="1769"/>
        <w:gridCol w:w="1769"/>
        <w:gridCol w:w="1769"/>
      </w:tblGrid>
      <w:tr w14:paraId="55A45E4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D9E2F3"/>
          </w:tcPr>
          <w:p w14:paraId="044F5C7B">
            <w:pPr>
              <w:wordWrap w:val="0"/>
              <w:spacing w:before="20" w:after="20" w:line="240" w:lineRule="auto"/>
              <w:ind w:firstLine="0"/>
            </w:pPr>
            <w:r>
              <w:rPr>
                <w:b/>
                <w:sz w:val="20"/>
              </w:rPr>
              <w:t>需求编号</w:t>
            </w:r>
          </w:p>
        </w:tc>
        <w:tc>
          <w:tcPr>
            <w:tcW w:w="2409" w:type="dxa"/>
            <w:shd w:val="clear" w:color="auto" w:fill="D9E2F3"/>
          </w:tcPr>
          <w:p w14:paraId="739B7CEC">
            <w:pPr>
              <w:wordWrap w:val="0"/>
              <w:spacing w:before="20" w:after="20" w:line="240" w:lineRule="auto"/>
              <w:ind w:firstLine="0"/>
            </w:pPr>
            <w:r>
              <w:rPr>
                <w:b/>
                <w:sz w:val="20"/>
              </w:rPr>
              <w:t>条款要点</w:t>
            </w:r>
          </w:p>
        </w:tc>
        <w:tc>
          <w:tcPr>
            <w:tcW w:w="1769" w:type="dxa"/>
            <w:shd w:val="clear" w:color="auto" w:fill="D9E2F3"/>
          </w:tcPr>
          <w:p w14:paraId="2F146A50">
            <w:pPr>
              <w:wordWrap w:val="0"/>
              <w:spacing w:before="20" w:after="20" w:line="240" w:lineRule="auto"/>
              <w:ind w:firstLine="0"/>
            </w:pPr>
            <w:r>
              <w:rPr>
                <w:b/>
                <w:sz w:val="20"/>
              </w:rPr>
              <w:t>设计章节</w:t>
            </w:r>
          </w:p>
        </w:tc>
        <w:tc>
          <w:tcPr>
            <w:tcW w:w="1769" w:type="dxa"/>
            <w:shd w:val="clear" w:color="auto" w:fill="D9E2F3"/>
          </w:tcPr>
          <w:p w14:paraId="3D3F4D37">
            <w:pPr>
              <w:wordWrap w:val="0"/>
              <w:spacing w:before="20" w:after="20" w:line="240" w:lineRule="auto"/>
              <w:ind w:firstLine="0"/>
            </w:pPr>
            <w:r>
              <w:rPr>
                <w:b/>
                <w:sz w:val="20"/>
              </w:rPr>
              <w:t>实现模块</w:t>
            </w:r>
          </w:p>
        </w:tc>
        <w:tc>
          <w:tcPr>
            <w:tcW w:w="1769" w:type="dxa"/>
            <w:shd w:val="clear" w:color="auto" w:fill="D9E2F3"/>
          </w:tcPr>
          <w:p w14:paraId="4081FBC4">
            <w:pPr>
              <w:wordWrap w:val="0"/>
              <w:spacing w:before="20" w:after="20" w:line="240" w:lineRule="auto"/>
              <w:ind w:firstLine="0"/>
            </w:pPr>
            <w:r>
              <w:rPr>
                <w:b/>
                <w:sz w:val="20"/>
              </w:rPr>
              <w:t>验证方式</w:t>
            </w:r>
          </w:p>
        </w:tc>
      </w:tr>
      <w:tr w14:paraId="6E978D3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1DC2907C">
            <w:pPr>
              <w:wordWrap w:val="0"/>
              <w:spacing w:before="20" w:after="20" w:line="240" w:lineRule="auto"/>
              <w:ind w:firstLine="0"/>
            </w:pPr>
            <w:r>
              <w:rPr>
                <w:sz w:val="20"/>
              </w:rPr>
              <w:t>4.1.1.5</w:t>
            </w:r>
          </w:p>
        </w:tc>
        <w:tc>
          <w:tcPr>
            <w:tcW w:w="2409" w:type="dxa"/>
          </w:tcPr>
          <w:p w14:paraId="4C2D96B9">
            <w:pPr>
              <w:wordWrap w:val="0"/>
              <w:spacing w:before="20" w:after="20" w:line="240" w:lineRule="auto"/>
              <w:ind w:firstLine="0"/>
            </w:pPr>
            <w:r>
              <w:rPr>
                <w:sz w:val="20"/>
              </w:rPr>
              <w:t>闸室整体 ±1mm、底板绝对高程</w:t>
            </w:r>
          </w:p>
        </w:tc>
        <w:tc>
          <w:tcPr>
            <w:tcW w:w="1769" w:type="dxa"/>
          </w:tcPr>
          <w:p w14:paraId="0BFC2175">
            <w:pPr>
              <w:wordWrap w:val="0"/>
              <w:spacing w:before="20" w:after="20" w:line="240" w:lineRule="auto"/>
              <w:ind w:firstLine="0"/>
            </w:pPr>
            <w:r>
              <w:rPr>
                <w:sz w:val="20"/>
              </w:rPr>
              <w:t>2.2、2.10、12</w:t>
            </w:r>
          </w:p>
        </w:tc>
        <w:tc>
          <w:tcPr>
            <w:tcW w:w="1769" w:type="dxa"/>
          </w:tcPr>
          <w:p w14:paraId="629C4EB5">
            <w:pPr>
              <w:wordWrap w:val="0"/>
              <w:spacing w:before="20" w:after="20" w:line="240" w:lineRule="auto"/>
              <w:ind w:firstLine="0"/>
            </w:pPr>
            <w:r>
              <w:rPr>
                <w:sz w:val="20"/>
              </w:rPr>
              <w:t>跟踪器+框架+平差</w:t>
            </w:r>
          </w:p>
        </w:tc>
        <w:tc>
          <w:tcPr>
            <w:tcW w:w="1769" w:type="dxa"/>
          </w:tcPr>
          <w:p w14:paraId="2184615A">
            <w:pPr>
              <w:wordWrap w:val="0"/>
              <w:spacing w:before="20" w:after="20" w:line="240" w:lineRule="auto"/>
              <w:ind w:firstLine="0"/>
            </w:pPr>
            <w:r>
              <w:rPr>
                <w:sz w:val="20"/>
              </w:rPr>
              <w:t>VER-3RD、VER-WIT</w:t>
            </w:r>
          </w:p>
        </w:tc>
      </w:tr>
      <w:tr w14:paraId="1D1F626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47124B4E">
            <w:pPr>
              <w:wordWrap w:val="0"/>
              <w:spacing w:before="20" w:after="20" w:line="240" w:lineRule="auto"/>
              <w:ind w:firstLine="0"/>
            </w:pPr>
            <w:r>
              <w:rPr>
                <w:sz w:val="20"/>
              </w:rPr>
              <w:t>4.1.1.6</w:t>
            </w:r>
          </w:p>
        </w:tc>
        <w:tc>
          <w:tcPr>
            <w:tcW w:w="2409" w:type="dxa"/>
            <w:shd w:val="clear" w:color="auto" w:fill="F7F9FC"/>
          </w:tcPr>
          <w:p w14:paraId="23DFC9C7">
            <w:pPr>
              <w:wordWrap w:val="0"/>
              <w:spacing w:before="20" w:after="20" w:line="240" w:lineRule="auto"/>
              <w:ind w:firstLine="0"/>
            </w:pPr>
            <w:r>
              <w:rPr>
                <w:sz w:val="20"/>
              </w:rPr>
              <w:t>缓坡/陡坡整体 ±1cm、深度 ±1mm</w:t>
            </w:r>
          </w:p>
        </w:tc>
        <w:tc>
          <w:tcPr>
            <w:tcW w:w="1769" w:type="dxa"/>
            <w:shd w:val="clear" w:color="auto" w:fill="F7F9FC"/>
          </w:tcPr>
          <w:p w14:paraId="5B4C93FC">
            <w:pPr>
              <w:wordWrap w:val="0"/>
              <w:spacing w:before="20" w:after="20" w:line="240" w:lineRule="auto"/>
              <w:ind w:firstLine="0"/>
            </w:pPr>
            <w:r>
              <w:rPr>
                <w:sz w:val="20"/>
              </w:rPr>
              <w:t>2.5、3.8、4.6.5</w:t>
            </w:r>
          </w:p>
        </w:tc>
        <w:tc>
          <w:tcPr>
            <w:tcW w:w="1769" w:type="dxa"/>
            <w:shd w:val="clear" w:color="auto" w:fill="F7F9FC"/>
          </w:tcPr>
          <w:p w14:paraId="23D60955">
            <w:pPr>
              <w:wordWrap w:val="0"/>
              <w:spacing w:before="20" w:after="20" w:line="240" w:lineRule="auto"/>
              <w:ind w:firstLine="0"/>
            </w:pPr>
            <w:r>
              <w:rPr>
                <w:sz w:val="20"/>
              </w:rPr>
              <w:t>融合、量化</w:t>
            </w:r>
          </w:p>
        </w:tc>
        <w:tc>
          <w:tcPr>
            <w:tcW w:w="1769" w:type="dxa"/>
            <w:shd w:val="clear" w:color="auto" w:fill="F7F9FC"/>
          </w:tcPr>
          <w:p w14:paraId="6530D319">
            <w:pPr>
              <w:wordWrap w:val="0"/>
              <w:spacing w:before="20" w:after="20" w:line="240" w:lineRule="auto"/>
              <w:ind w:firstLine="0"/>
            </w:pPr>
            <w:r>
              <w:rPr>
                <w:sz w:val="20"/>
              </w:rPr>
              <w:t>VER-FLD、VER-3RD</w:t>
            </w:r>
          </w:p>
        </w:tc>
      </w:tr>
      <w:tr w14:paraId="56B82D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580E56EA">
            <w:pPr>
              <w:wordWrap w:val="0"/>
              <w:spacing w:before="20" w:after="20" w:line="240" w:lineRule="auto"/>
              <w:ind w:firstLine="0"/>
            </w:pPr>
            <w:r>
              <w:rPr>
                <w:sz w:val="20"/>
              </w:rPr>
              <w:t>4.1.1.7</w:t>
            </w:r>
          </w:p>
        </w:tc>
        <w:tc>
          <w:tcPr>
            <w:tcW w:w="2409" w:type="dxa"/>
          </w:tcPr>
          <w:p w14:paraId="39293EE0">
            <w:pPr>
              <w:wordWrap w:val="0"/>
              <w:spacing w:before="20" w:after="20" w:line="240" w:lineRule="auto"/>
              <w:ind w:firstLine="0"/>
            </w:pPr>
            <w:r>
              <w:rPr>
                <w:sz w:val="20"/>
              </w:rPr>
              <w:t>720° 自由浏览，量测以点云/网格为准</w:t>
            </w:r>
          </w:p>
        </w:tc>
        <w:tc>
          <w:tcPr>
            <w:tcW w:w="1769" w:type="dxa"/>
          </w:tcPr>
          <w:p w14:paraId="7E5DF87B">
            <w:pPr>
              <w:wordWrap w:val="0"/>
              <w:spacing w:before="20" w:after="20" w:line="240" w:lineRule="auto"/>
              <w:ind w:firstLine="0"/>
            </w:pPr>
            <w:r>
              <w:rPr>
                <w:sz w:val="20"/>
              </w:rPr>
              <w:t>4.5.6、4.9</w:t>
            </w:r>
          </w:p>
        </w:tc>
        <w:tc>
          <w:tcPr>
            <w:tcW w:w="1769" w:type="dxa"/>
          </w:tcPr>
          <w:p w14:paraId="7612701B">
            <w:pPr>
              <w:wordWrap w:val="0"/>
              <w:spacing w:before="20" w:after="20" w:line="240" w:lineRule="auto"/>
              <w:ind w:firstLine="0"/>
            </w:pPr>
            <w:r>
              <w:rPr>
                <w:sz w:val="20"/>
              </w:rPr>
              <w:t>渲染引擎</w:t>
            </w:r>
          </w:p>
        </w:tc>
        <w:tc>
          <w:tcPr>
            <w:tcW w:w="1769" w:type="dxa"/>
          </w:tcPr>
          <w:p w14:paraId="3C63AB87">
            <w:pPr>
              <w:wordWrap w:val="0"/>
              <w:spacing w:before="20" w:after="20" w:line="240" w:lineRule="auto"/>
              <w:ind w:firstLine="0"/>
            </w:pPr>
            <w:r>
              <w:rPr>
                <w:sz w:val="20"/>
              </w:rPr>
              <w:t>VER-TC-03</w:t>
            </w:r>
          </w:p>
        </w:tc>
      </w:tr>
      <w:tr w14:paraId="0E8BFB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72AE4227">
            <w:pPr>
              <w:wordWrap w:val="0"/>
              <w:spacing w:before="20" w:after="20" w:line="240" w:lineRule="auto"/>
              <w:ind w:firstLine="0"/>
            </w:pPr>
            <w:r>
              <w:rPr>
                <w:sz w:val="20"/>
              </w:rPr>
              <w:t>4.1.1.8</w:t>
            </w:r>
          </w:p>
        </w:tc>
        <w:tc>
          <w:tcPr>
            <w:tcW w:w="2409" w:type="dxa"/>
            <w:shd w:val="clear" w:color="auto" w:fill="F7F9FC"/>
          </w:tcPr>
          <w:p w14:paraId="222CBCF1">
            <w:pPr>
              <w:wordWrap w:val="0"/>
              <w:spacing w:before="20" w:after="20" w:line="240" w:lineRule="auto"/>
              <w:ind w:firstLine="0"/>
            </w:pPr>
            <w:r>
              <w:rPr>
                <w:sz w:val="20"/>
              </w:rPr>
              <w:t>真彩色点云、缺陷判定与融合</w:t>
            </w:r>
          </w:p>
        </w:tc>
        <w:tc>
          <w:tcPr>
            <w:tcW w:w="1769" w:type="dxa"/>
            <w:shd w:val="clear" w:color="auto" w:fill="F7F9FC"/>
          </w:tcPr>
          <w:p w14:paraId="29593D3F">
            <w:pPr>
              <w:wordWrap w:val="0"/>
              <w:spacing w:before="20" w:after="20" w:line="240" w:lineRule="auto"/>
              <w:ind w:firstLine="0"/>
            </w:pPr>
            <w:r>
              <w:rPr>
                <w:sz w:val="20"/>
              </w:rPr>
              <w:t>3.3、4.6.2、4.6.4</w:t>
            </w:r>
          </w:p>
        </w:tc>
        <w:tc>
          <w:tcPr>
            <w:tcW w:w="1769" w:type="dxa"/>
            <w:shd w:val="clear" w:color="auto" w:fill="F7F9FC"/>
          </w:tcPr>
          <w:p w14:paraId="5F8F6F9A">
            <w:pPr>
              <w:wordWrap w:val="0"/>
              <w:spacing w:before="20" w:after="20" w:line="240" w:lineRule="auto"/>
              <w:ind w:firstLine="0"/>
            </w:pPr>
            <w:r>
              <w:rPr>
                <w:sz w:val="20"/>
              </w:rPr>
              <w:t>融合、识别</w:t>
            </w:r>
          </w:p>
        </w:tc>
        <w:tc>
          <w:tcPr>
            <w:tcW w:w="1769" w:type="dxa"/>
            <w:shd w:val="clear" w:color="auto" w:fill="F7F9FC"/>
          </w:tcPr>
          <w:p w14:paraId="1CB95F5C">
            <w:pPr>
              <w:wordWrap w:val="0"/>
              <w:spacing w:before="20" w:after="20" w:line="240" w:lineRule="auto"/>
              <w:ind w:firstLine="0"/>
            </w:pPr>
            <w:r>
              <w:rPr>
                <w:sz w:val="20"/>
              </w:rPr>
              <w:t>VER-TC-04</w:t>
            </w:r>
          </w:p>
        </w:tc>
      </w:tr>
      <w:tr w14:paraId="169C348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B4C9315">
            <w:pPr>
              <w:wordWrap w:val="0"/>
              <w:spacing w:before="20" w:after="20" w:line="240" w:lineRule="auto"/>
              <w:ind w:firstLine="0"/>
            </w:pPr>
            <w:r>
              <w:rPr>
                <w:sz w:val="20"/>
              </w:rPr>
              <w:t>4.1.1.9</w:t>
            </w:r>
          </w:p>
        </w:tc>
        <w:tc>
          <w:tcPr>
            <w:tcW w:w="2409" w:type="dxa"/>
          </w:tcPr>
          <w:p w14:paraId="33B35A41">
            <w:pPr>
              <w:wordWrap w:val="0"/>
              <w:spacing w:before="20" w:after="20" w:line="240" w:lineRule="auto"/>
              <w:ind w:firstLine="0"/>
            </w:pPr>
            <w:r>
              <w:rPr>
                <w:sz w:val="20"/>
              </w:rPr>
              <w:t>平面展开图/布置图/剖面图复核</w:t>
            </w:r>
          </w:p>
        </w:tc>
        <w:tc>
          <w:tcPr>
            <w:tcW w:w="1769" w:type="dxa"/>
          </w:tcPr>
          <w:p w14:paraId="029A505A">
            <w:pPr>
              <w:wordWrap w:val="0"/>
              <w:spacing w:before="20" w:after="20" w:line="240" w:lineRule="auto"/>
              <w:ind w:firstLine="0"/>
            </w:pPr>
            <w:r>
              <w:rPr>
                <w:sz w:val="20"/>
              </w:rPr>
              <w:t>4.5.11、附录 F</w:t>
            </w:r>
          </w:p>
        </w:tc>
        <w:tc>
          <w:tcPr>
            <w:tcW w:w="1769" w:type="dxa"/>
          </w:tcPr>
          <w:p w14:paraId="75092CE9">
            <w:pPr>
              <w:wordWrap w:val="0"/>
              <w:spacing w:before="20" w:after="20" w:line="240" w:lineRule="auto"/>
              <w:ind w:firstLine="0"/>
            </w:pPr>
            <w:r>
              <w:rPr>
                <w:sz w:val="20"/>
              </w:rPr>
              <w:t>报告与图纸</w:t>
            </w:r>
          </w:p>
        </w:tc>
        <w:tc>
          <w:tcPr>
            <w:tcW w:w="1769" w:type="dxa"/>
          </w:tcPr>
          <w:p w14:paraId="7C0CEAE4">
            <w:pPr>
              <w:wordWrap w:val="0"/>
              <w:spacing w:before="20" w:after="20" w:line="240" w:lineRule="auto"/>
              <w:ind w:firstLine="0"/>
            </w:pPr>
            <w:r>
              <w:rPr>
                <w:sz w:val="20"/>
              </w:rPr>
              <w:t>成果审查</w:t>
            </w:r>
          </w:p>
        </w:tc>
      </w:tr>
      <w:tr w14:paraId="4F68977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197D0B9">
            <w:pPr>
              <w:wordWrap w:val="0"/>
              <w:spacing w:before="20" w:after="20" w:line="240" w:lineRule="auto"/>
              <w:ind w:firstLine="0"/>
            </w:pPr>
            <w:r>
              <w:rPr>
                <w:sz w:val="20"/>
              </w:rPr>
              <w:t>4.1.1.10</w:t>
            </w:r>
          </w:p>
        </w:tc>
        <w:tc>
          <w:tcPr>
            <w:tcW w:w="2409" w:type="dxa"/>
            <w:shd w:val="clear" w:color="auto" w:fill="F7F9FC"/>
          </w:tcPr>
          <w:p w14:paraId="382F0D18">
            <w:pPr>
              <w:wordWrap w:val="0"/>
              <w:spacing w:before="20" w:after="20" w:line="240" w:lineRule="auto"/>
              <w:ind w:firstLine="0"/>
            </w:pPr>
            <w:r>
              <w:rPr>
                <w:sz w:val="20"/>
              </w:rPr>
              <w:t>安全施工技术方案报审</w:t>
            </w:r>
          </w:p>
        </w:tc>
        <w:tc>
          <w:tcPr>
            <w:tcW w:w="1769" w:type="dxa"/>
            <w:shd w:val="clear" w:color="auto" w:fill="F7F9FC"/>
          </w:tcPr>
          <w:p w14:paraId="00161AEE">
            <w:pPr>
              <w:wordWrap w:val="0"/>
              <w:spacing w:before="20" w:after="20" w:line="240" w:lineRule="auto"/>
              <w:ind w:firstLine="0"/>
            </w:pPr>
            <w:r>
              <w:rPr>
                <w:sz w:val="20"/>
              </w:rPr>
              <w:t>10.3、5.8</w:t>
            </w:r>
          </w:p>
        </w:tc>
        <w:tc>
          <w:tcPr>
            <w:tcW w:w="1769" w:type="dxa"/>
            <w:shd w:val="clear" w:color="auto" w:fill="F7F9FC"/>
          </w:tcPr>
          <w:p w14:paraId="6B13C6CB">
            <w:pPr>
              <w:wordWrap w:val="0"/>
              <w:spacing w:before="20" w:after="20" w:line="240" w:lineRule="auto"/>
              <w:ind w:firstLine="0"/>
            </w:pPr>
            <w:r>
              <w:rPr>
                <w:sz w:val="20"/>
              </w:rPr>
              <w:t>项目管理</w:t>
            </w:r>
          </w:p>
        </w:tc>
        <w:tc>
          <w:tcPr>
            <w:tcW w:w="1769" w:type="dxa"/>
            <w:shd w:val="clear" w:color="auto" w:fill="F7F9FC"/>
          </w:tcPr>
          <w:p w14:paraId="70BE4BA3">
            <w:pPr>
              <w:wordWrap w:val="0"/>
              <w:spacing w:before="20" w:after="20" w:line="240" w:lineRule="auto"/>
              <w:ind w:firstLine="0"/>
            </w:pPr>
            <w:r>
              <w:rPr>
                <w:sz w:val="20"/>
              </w:rPr>
              <w:t>审批记录</w:t>
            </w:r>
          </w:p>
        </w:tc>
      </w:tr>
      <w:tr w14:paraId="010686C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A867AD3">
            <w:pPr>
              <w:wordWrap w:val="0"/>
              <w:spacing w:before="20" w:after="20" w:line="240" w:lineRule="auto"/>
              <w:ind w:firstLine="0"/>
            </w:pPr>
            <w:r>
              <w:rPr>
                <w:sz w:val="20"/>
              </w:rPr>
              <w:t>4.1.2.1</w:t>
            </w:r>
          </w:p>
        </w:tc>
        <w:tc>
          <w:tcPr>
            <w:tcW w:w="2409" w:type="dxa"/>
          </w:tcPr>
          <w:p w14:paraId="1422FA60">
            <w:pPr>
              <w:wordWrap w:val="0"/>
              <w:spacing w:before="20" w:after="20" w:line="240" w:lineRule="auto"/>
              <w:ind w:firstLine="0"/>
            </w:pPr>
            <w:r>
              <w:rPr>
                <w:sz w:val="20"/>
              </w:rPr>
              <w:t>六维度技术现状分析</w:t>
            </w:r>
          </w:p>
        </w:tc>
        <w:tc>
          <w:tcPr>
            <w:tcW w:w="1769" w:type="dxa"/>
          </w:tcPr>
          <w:p w14:paraId="1CEBE2F5">
            <w:pPr>
              <w:wordWrap w:val="0"/>
              <w:spacing w:before="20" w:after="20" w:line="240" w:lineRule="auto"/>
              <w:ind w:firstLine="0"/>
            </w:pPr>
            <w:r>
              <w:rPr>
                <w:sz w:val="20"/>
              </w:rPr>
              <w:t>1.6</w:t>
            </w:r>
          </w:p>
        </w:tc>
        <w:tc>
          <w:tcPr>
            <w:tcW w:w="1769" w:type="dxa"/>
          </w:tcPr>
          <w:p w14:paraId="206E9FAE">
            <w:pPr>
              <w:wordWrap w:val="0"/>
              <w:spacing w:before="20" w:after="20" w:line="240" w:lineRule="auto"/>
              <w:ind w:firstLine="0"/>
            </w:pPr>
            <w:r>
              <w:rPr>
                <w:sz w:val="20"/>
              </w:rPr>
              <w:t>研究</w:t>
            </w:r>
          </w:p>
        </w:tc>
        <w:tc>
          <w:tcPr>
            <w:tcW w:w="1769" w:type="dxa"/>
          </w:tcPr>
          <w:p w14:paraId="4EF0A569">
            <w:pPr>
              <w:wordWrap w:val="0"/>
              <w:spacing w:before="20" w:after="20" w:line="240" w:lineRule="auto"/>
              <w:ind w:firstLine="0"/>
            </w:pPr>
            <w:r>
              <w:rPr>
                <w:sz w:val="20"/>
              </w:rPr>
              <w:t>报告审核</w:t>
            </w:r>
          </w:p>
        </w:tc>
      </w:tr>
      <w:tr w14:paraId="0EBEB55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726CA39B">
            <w:pPr>
              <w:wordWrap w:val="0"/>
              <w:spacing w:before="20" w:after="20" w:line="240" w:lineRule="auto"/>
              <w:ind w:firstLine="0"/>
            </w:pPr>
            <w:r>
              <w:rPr>
                <w:sz w:val="20"/>
              </w:rPr>
              <w:t>4.2.1.2</w:t>
            </w:r>
          </w:p>
        </w:tc>
        <w:tc>
          <w:tcPr>
            <w:tcW w:w="2409" w:type="dxa"/>
            <w:shd w:val="clear" w:color="auto" w:fill="F7F9FC"/>
          </w:tcPr>
          <w:p w14:paraId="4CCD5710">
            <w:pPr>
              <w:wordWrap w:val="0"/>
              <w:spacing w:before="20" w:after="20" w:line="240" w:lineRule="auto"/>
              <w:ind w:firstLine="0"/>
            </w:pPr>
            <w:r>
              <w:rPr>
                <w:sz w:val="20"/>
              </w:rPr>
              <w:t>10m ≤0.5mm、12m ≤1mm</w:t>
            </w:r>
          </w:p>
        </w:tc>
        <w:tc>
          <w:tcPr>
            <w:tcW w:w="1769" w:type="dxa"/>
            <w:shd w:val="clear" w:color="auto" w:fill="F7F9FC"/>
          </w:tcPr>
          <w:p w14:paraId="7C91D973">
            <w:pPr>
              <w:wordWrap w:val="0"/>
              <w:spacing w:before="20" w:after="20" w:line="240" w:lineRule="auto"/>
              <w:ind w:firstLine="0"/>
            </w:pPr>
            <w:r>
              <w:rPr>
                <w:sz w:val="20"/>
              </w:rPr>
              <w:t>2.10、20.2</w:t>
            </w:r>
          </w:p>
        </w:tc>
        <w:tc>
          <w:tcPr>
            <w:tcW w:w="1769" w:type="dxa"/>
            <w:shd w:val="clear" w:color="auto" w:fill="F7F9FC"/>
          </w:tcPr>
          <w:p w14:paraId="02500C6A">
            <w:pPr>
              <w:wordWrap w:val="0"/>
              <w:spacing w:before="20" w:after="20" w:line="240" w:lineRule="auto"/>
              <w:ind w:firstLine="0"/>
            </w:pPr>
            <w:r>
              <w:rPr>
                <w:sz w:val="20"/>
              </w:rPr>
              <w:t>跟踪测量</w:t>
            </w:r>
          </w:p>
        </w:tc>
        <w:tc>
          <w:tcPr>
            <w:tcW w:w="1769" w:type="dxa"/>
            <w:shd w:val="clear" w:color="auto" w:fill="F7F9FC"/>
          </w:tcPr>
          <w:p w14:paraId="53F8E6E5">
            <w:pPr>
              <w:wordWrap w:val="0"/>
              <w:spacing w:before="20" w:after="20" w:line="240" w:lineRule="auto"/>
              <w:ind w:firstLine="0"/>
            </w:pPr>
            <w:r>
              <w:rPr>
                <w:sz w:val="20"/>
              </w:rPr>
              <w:t>中试、VER-3RD</w:t>
            </w:r>
          </w:p>
        </w:tc>
      </w:tr>
      <w:tr w14:paraId="579B0E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454076EB">
            <w:pPr>
              <w:wordWrap w:val="0"/>
              <w:spacing w:before="20" w:after="20" w:line="240" w:lineRule="auto"/>
              <w:ind w:firstLine="0"/>
            </w:pPr>
            <w:r>
              <w:rPr>
                <w:sz w:val="20"/>
              </w:rPr>
              <w:t>4.2.2.1</w:t>
            </w:r>
          </w:p>
        </w:tc>
        <w:tc>
          <w:tcPr>
            <w:tcW w:w="2409" w:type="dxa"/>
          </w:tcPr>
          <w:p w14:paraId="551EEFCF">
            <w:pPr>
              <w:wordWrap w:val="0"/>
              <w:spacing w:before="20" w:after="20" w:line="240" w:lineRule="auto"/>
              <w:ind w:firstLine="0"/>
            </w:pPr>
            <w:r>
              <w:rPr>
                <w:sz w:val="20"/>
              </w:rPr>
              <w:t>多模态融合、量化、报告自动生成</w:t>
            </w:r>
          </w:p>
        </w:tc>
        <w:tc>
          <w:tcPr>
            <w:tcW w:w="1769" w:type="dxa"/>
          </w:tcPr>
          <w:p w14:paraId="1EE2BB42">
            <w:pPr>
              <w:wordWrap w:val="0"/>
              <w:spacing w:before="20" w:after="20" w:line="240" w:lineRule="auto"/>
              <w:ind w:firstLine="0"/>
            </w:pPr>
            <w:r>
              <w:rPr>
                <w:sz w:val="20"/>
              </w:rPr>
              <w:t>4.6</w:t>
            </w:r>
          </w:p>
        </w:tc>
        <w:tc>
          <w:tcPr>
            <w:tcW w:w="1769" w:type="dxa"/>
          </w:tcPr>
          <w:p w14:paraId="7B368B65">
            <w:pPr>
              <w:wordWrap w:val="0"/>
              <w:spacing w:before="20" w:after="20" w:line="240" w:lineRule="auto"/>
              <w:ind w:firstLine="0"/>
            </w:pPr>
            <w:r>
              <w:rPr>
                <w:sz w:val="20"/>
              </w:rPr>
              <w:t>算法流水线</w:t>
            </w:r>
          </w:p>
        </w:tc>
        <w:tc>
          <w:tcPr>
            <w:tcW w:w="1769" w:type="dxa"/>
          </w:tcPr>
          <w:p w14:paraId="768E9946">
            <w:pPr>
              <w:wordWrap w:val="0"/>
              <w:spacing w:before="20" w:after="20" w:line="240" w:lineRule="auto"/>
              <w:ind w:firstLine="0"/>
            </w:pPr>
            <w:r>
              <w:rPr>
                <w:sz w:val="20"/>
              </w:rPr>
              <w:t>VER-TC-01~06</w:t>
            </w:r>
          </w:p>
        </w:tc>
      </w:tr>
      <w:tr w14:paraId="4E0D555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72912952">
            <w:pPr>
              <w:wordWrap w:val="0"/>
              <w:spacing w:before="20" w:after="20" w:line="240" w:lineRule="auto"/>
              <w:ind w:firstLine="0"/>
            </w:pPr>
            <w:r>
              <w:rPr>
                <w:sz w:val="20"/>
              </w:rPr>
              <w:t>4.2.2.2</w:t>
            </w:r>
          </w:p>
        </w:tc>
        <w:tc>
          <w:tcPr>
            <w:tcW w:w="2409" w:type="dxa"/>
            <w:shd w:val="clear" w:color="auto" w:fill="F7F9FC"/>
          </w:tcPr>
          <w:p w14:paraId="45EB25A0">
            <w:pPr>
              <w:wordWrap w:val="0"/>
              <w:spacing w:before="20" w:after="20" w:line="240" w:lineRule="auto"/>
              <w:ind w:firstLine="0"/>
            </w:pPr>
            <w:r>
              <w:rPr>
                <w:sz w:val="20"/>
              </w:rPr>
              <w:t>缺陷自动判定、编号、历史数据映射</w:t>
            </w:r>
          </w:p>
        </w:tc>
        <w:tc>
          <w:tcPr>
            <w:tcW w:w="1769" w:type="dxa"/>
            <w:shd w:val="clear" w:color="auto" w:fill="F7F9FC"/>
          </w:tcPr>
          <w:p w14:paraId="690F4842">
            <w:pPr>
              <w:wordWrap w:val="0"/>
              <w:spacing w:before="20" w:after="20" w:line="240" w:lineRule="auto"/>
              <w:ind w:firstLine="0"/>
            </w:pPr>
            <w:r>
              <w:rPr>
                <w:sz w:val="20"/>
              </w:rPr>
              <w:t>4.6.4、4.6.6</w:t>
            </w:r>
          </w:p>
        </w:tc>
        <w:tc>
          <w:tcPr>
            <w:tcW w:w="1769" w:type="dxa"/>
            <w:shd w:val="clear" w:color="auto" w:fill="F7F9FC"/>
          </w:tcPr>
          <w:p w14:paraId="0A5403B7">
            <w:pPr>
              <w:wordWrap w:val="0"/>
              <w:spacing w:before="20" w:after="20" w:line="240" w:lineRule="auto"/>
              <w:ind w:firstLine="0"/>
            </w:pPr>
            <w:r>
              <w:rPr>
                <w:sz w:val="20"/>
              </w:rPr>
              <w:t>缺陷管理</w:t>
            </w:r>
          </w:p>
        </w:tc>
        <w:tc>
          <w:tcPr>
            <w:tcW w:w="1769" w:type="dxa"/>
            <w:shd w:val="clear" w:color="auto" w:fill="F7F9FC"/>
          </w:tcPr>
          <w:p w14:paraId="541F40FF">
            <w:pPr>
              <w:wordWrap w:val="0"/>
              <w:spacing w:before="20" w:after="20" w:line="240" w:lineRule="auto"/>
              <w:ind w:firstLine="0"/>
            </w:pPr>
            <w:r>
              <w:rPr>
                <w:sz w:val="20"/>
              </w:rPr>
              <w:t>VER-TC-06</w:t>
            </w:r>
          </w:p>
        </w:tc>
      </w:tr>
      <w:tr w14:paraId="6AC26E9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0900195">
            <w:pPr>
              <w:wordWrap w:val="0"/>
              <w:spacing w:before="20" w:after="20" w:line="240" w:lineRule="auto"/>
              <w:ind w:firstLine="0"/>
            </w:pPr>
            <w:r>
              <w:rPr>
                <w:sz w:val="20"/>
              </w:rPr>
              <w:t>4.3.2.1</w:t>
            </w:r>
          </w:p>
        </w:tc>
        <w:tc>
          <w:tcPr>
            <w:tcW w:w="2409" w:type="dxa"/>
          </w:tcPr>
          <w:p w14:paraId="5F99B18E">
            <w:pPr>
              <w:wordWrap w:val="0"/>
              <w:spacing w:before="20" w:after="20" w:line="240" w:lineRule="auto"/>
              <w:ind w:firstLine="0"/>
            </w:pPr>
            <w:r>
              <w:rPr>
                <w:sz w:val="20"/>
              </w:rPr>
              <w:t>单站 ≥12m、超广视场、边缘校准</w:t>
            </w:r>
          </w:p>
        </w:tc>
        <w:tc>
          <w:tcPr>
            <w:tcW w:w="1769" w:type="dxa"/>
          </w:tcPr>
          <w:p w14:paraId="263D7B51">
            <w:pPr>
              <w:wordWrap w:val="0"/>
              <w:spacing w:before="20" w:after="20" w:line="240" w:lineRule="auto"/>
              <w:ind w:firstLine="0"/>
            </w:pPr>
            <w:r>
              <w:rPr>
                <w:sz w:val="20"/>
              </w:rPr>
              <w:t>2.3、2.4</w:t>
            </w:r>
          </w:p>
        </w:tc>
        <w:tc>
          <w:tcPr>
            <w:tcW w:w="1769" w:type="dxa"/>
          </w:tcPr>
          <w:p w14:paraId="1FB08707">
            <w:pPr>
              <w:wordWrap w:val="0"/>
              <w:spacing w:before="20" w:after="20" w:line="240" w:lineRule="auto"/>
              <w:ind w:firstLine="0"/>
            </w:pPr>
            <w:r>
              <w:rPr>
                <w:sz w:val="20"/>
              </w:rPr>
              <w:t>光学与算法</w:t>
            </w:r>
          </w:p>
        </w:tc>
        <w:tc>
          <w:tcPr>
            <w:tcW w:w="1769" w:type="dxa"/>
          </w:tcPr>
          <w:p w14:paraId="5238DEA6">
            <w:pPr>
              <w:wordWrap w:val="0"/>
              <w:spacing w:before="20" w:after="20" w:line="240" w:lineRule="auto"/>
              <w:ind w:firstLine="0"/>
            </w:pPr>
            <w:r>
              <w:rPr>
                <w:sz w:val="20"/>
              </w:rPr>
              <w:t>VER-3RD</w:t>
            </w:r>
          </w:p>
        </w:tc>
      </w:tr>
      <w:tr w14:paraId="40CA59A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401A0427">
            <w:pPr>
              <w:wordWrap w:val="0"/>
              <w:spacing w:before="20" w:after="20" w:line="240" w:lineRule="auto"/>
              <w:ind w:firstLine="0"/>
            </w:pPr>
            <w:r>
              <w:rPr>
                <w:sz w:val="20"/>
              </w:rPr>
              <w:t>4.3.2.2</w:t>
            </w:r>
          </w:p>
        </w:tc>
        <w:tc>
          <w:tcPr>
            <w:tcW w:w="2409" w:type="dxa"/>
            <w:shd w:val="clear" w:color="auto" w:fill="F7F9FC"/>
          </w:tcPr>
          <w:p w14:paraId="411E2FD3">
            <w:pPr>
              <w:wordWrap w:val="0"/>
              <w:spacing w:before="20" w:after="20" w:line="240" w:lineRule="auto"/>
              <w:ind w:firstLine="0"/>
            </w:pPr>
            <w:r>
              <w:rPr>
                <w:sz w:val="20"/>
              </w:rPr>
              <w:t>双目及以上、≥5000 万像素、可旋转</w:t>
            </w:r>
          </w:p>
        </w:tc>
        <w:tc>
          <w:tcPr>
            <w:tcW w:w="1769" w:type="dxa"/>
            <w:shd w:val="clear" w:color="auto" w:fill="F7F9FC"/>
          </w:tcPr>
          <w:p w14:paraId="3E1D7B75">
            <w:pPr>
              <w:wordWrap w:val="0"/>
              <w:spacing w:before="20" w:after="20" w:line="240" w:lineRule="auto"/>
              <w:ind w:firstLine="0"/>
            </w:pPr>
            <w:r>
              <w:rPr>
                <w:sz w:val="20"/>
              </w:rPr>
              <w:t>2.3.1</w:t>
            </w:r>
          </w:p>
        </w:tc>
        <w:tc>
          <w:tcPr>
            <w:tcW w:w="1769" w:type="dxa"/>
            <w:shd w:val="clear" w:color="auto" w:fill="F7F9FC"/>
          </w:tcPr>
          <w:p w14:paraId="0C160E20">
            <w:pPr>
              <w:wordWrap w:val="0"/>
              <w:spacing w:before="20" w:after="20" w:line="240" w:lineRule="auto"/>
              <w:ind w:firstLine="0"/>
            </w:pPr>
            <w:r>
              <w:rPr>
                <w:sz w:val="20"/>
              </w:rPr>
              <w:t>硬件</w:t>
            </w:r>
          </w:p>
        </w:tc>
        <w:tc>
          <w:tcPr>
            <w:tcW w:w="1769" w:type="dxa"/>
            <w:shd w:val="clear" w:color="auto" w:fill="F7F9FC"/>
          </w:tcPr>
          <w:p w14:paraId="45289434">
            <w:pPr>
              <w:wordWrap w:val="0"/>
              <w:spacing w:before="20" w:after="20" w:line="240" w:lineRule="auto"/>
              <w:ind w:firstLine="0"/>
            </w:pPr>
            <w:r>
              <w:rPr>
                <w:sz w:val="20"/>
              </w:rPr>
              <w:t>进货检验</w:t>
            </w:r>
          </w:p>
        </w:tc>
      </w:tr>
      <w:tr w14:paraId="3E8B537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DDED99A">
            <w:pPr>
              <w:wordWrap w:val="0"/>
              <w:spacing w:before="20" w:after="20" w:line="240" w:lineRule="auto"/>
              <w:ind w:firstLine="0"/>
            </w:pPr>
            <w:r>
              <w:rPr>
                <w:sz w:val="20"/>
              </w:rPr>
              <w:t>4.3.2.3</w:t>
            </w:r>
          </w:p>
        </w:tc>
        <w:tc>
          <w:tcPr>
            <w:tcW w:w="2409" w:type="dxa"/>
          </w:tcPr>
          <w:p w14:paraId="594EB2AC">
            <w:pPr>
              <w:wordWrap w:val="0"/>
              <w:spacing w:before="20" w:after="20" w:line="240" w:lineRule="auto"/>
              <w:ind w:firstLine="0"/>
            </w:pPr>
            <w:r>
              <w:rPr>
                <w:sz w:val="20"/>
              </w:rPr>
              <w:t>全域电池、真无线、非 WiFi</w:t>
            </w:r>
          </w:p>
        </w:tc>
        <w:tc>
          <w:tcPr>
            <w:tcW w:w="1769" w:type="dxa"/>
          </w:tcPr>
          <w:p w14:paraId="3B29667F">
            <w:pPr>
              <w:wordWrap w:val="0"/>
              <w:spacing w:before="20" w:after="20" w:line="240" w:lineRule="auto"/>
              <w:ind w:firstLine="0"/>
            </w:pPr>
            <w:r>
              <w:rPr>
                <w:sz w:val="20"/>
              </w:rPr>
              <w:t>2.8</w:t>
            </w:r>
          </w:p>
        </w:tc>
        <w:tc>
          <w:tcPr>
            <w:tcW w:w="1769" w:type="dxa"/>
          </w:tcPr>
          <w:p w14:paraId="3E4DF333">
            <w:pPr>
              <w:wordWrap w:val="0"/>
              <w:spacing w:before="20" w:after="20" w:line="240" w:lineRule="auto"/>
              <w:ind w:firstLine="0"/>
            </w:pPr>
            <w:r>
              <w:rPr>
                <w:sz w:val="20"/>
              </w:rPr>
              <w:t>电源、通信</w:t>
            </w:r>
          </w:p>
        </w:tc>
        <w:tc>
          <w:tcPr>
            <w:tcW w:w="1769" w:type="dxa"/>
          </w:tcPr>
          <w:p w14:paraId="4F77B5EE">
            <w:pPr>
              <w:wordWrap w:val="0"/>
              <w:spacing w:before="20" w:after="20" w:line="240" w:lineRule="auto"/>
              <w:ind w:firstLine="0"/>
            </w:pPr>
            <w:r>
              <w:rPr>
                <w:sz w:val="20"/>
              </w:rPr>
              <w:t>VER-TC-11、检测报告</w:t>
            </w:r>
          </w:p>
        </w:tc>
      </w:tr>
      <w:tr w14:paraId="697F366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20DB435">
            <w:pPr>
              <w:wordWrap w:val="0"/>
              <w:spacing w:before="20" w:after="20" w:line="240" w:lineRule="auto"/>
              <w:ind w:firstLine="0"/>
            </w:pPr>
            <w:r>
              <w:rPr>
                <w:sz w:val="20"/>
              </w:rPr>
              <w:t>4.3.2.4</w:t>
            </w:r>
          </w:p>
        </w:tc>
        <w:tc>
          <w:tcPr>
            <w:tcW w:w="2409" w:type="dxa"/>
            <w:shd w:val="clear" w:color="auto" w:fill="F7F9FC"/>
          </w:tcPr>
          <w:p w14:paraId="62C6FCAA">
            <w:pPr>
              <w:wordWrap w:val="0"/>
              <w:spacing w:before="20" w:after="20" w:line="240" w:lineRule="auto"/>
              <w:ind w:firstLine="0"/>
            </w:pPr>
            <w:r>
              <w:rPr>
                <w:sz w:val="20"/>
              </w:rPr>
              <w:t>标定与扫描前设置简便</w:t>
            </w:r>
          </w:p>
        </w:tc>
        <w:tc>
          <w:tcPr>
            <w:tcW w:w="1769" w:type="dxa"/>
            <w:shd w:val="clear" w:color="auto" w:fill="F7F9FC"/>
          </w:tcPr>
          <w:p w14:paraId="06D7F46F">
            <w:pPr>
              <w:wordWrap w:val="0"/>
              <w:spacing w:before="20" w:after="20" w:line="240" w:lineRule="auto"/>
              <w:ind w:firstLine="0"/>
            </w:pPr>
            <w:r>
              <w:rPr>
                <w:sz w:val="20"/>
              </w:rPr>
              <w:t>2.4.3、2.9.1</w:t>
            </w:r>
          </w:p>
        </w:tc>
        <w:tc>
          <w:tcPr>
            <w:tcW w:w="1769" w:type="dxa"/>
            <w:shd w:val="clear" w:color="auto" w:fill="F7F9FC"/>
          </w:tcPr>
          <w:p w14:paraId="25C8F54E">
            <w:pPr>
              <w:wordWrap w:val="0"/>
              <w:spacing w:before="20" w:after="20" w:line="240" w:lineRule="auto"/>
              <w:ind w:firstLine="0"/>
            </w:pPr>
            <w:r>
              <w:rPr>
                <w:sz w:val="20"/>
              </w:rPr>
              <w:t>标定软件</w:t>
            </w:r>
          </w:p>
        </w:tc>
        <w:tc>
          <w:tcPr>
            <w:tcW w:w="1769" w:type="dxa"/>
            <w:shd w:val="clear" w:color="auto" w:fill="F7F9FC"/>
          </w:tcPr>
          <w:p w14:paraId="297786E8">
            <w:pPr>
              <w:wordWrap w:val="0"/>
              <w:spacing w:before="20" w:after="20" w:line="240" w:lineRule="auto"/>
              <w:ind w:firstLine="0"/>
            </w:pPr>
            <w:r>
              <w:rPr>
                <w:sz w:val="20"/>
              </w:rPr>
              <w:t>计时验证</w:t>
            </w:r>
          </w:p>
        </w:tc>
      </w:tr>
      <w:tr w14:paraId="39B3FA7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50567870">
            <w:pPr>
              <w:wordWrap w:val="0"/>
              <w:spacing w:before="20" w:after="20" w:line="240" w:lineRule="auto"/>
              <w:ind w:firstLine="0"/>
            </w:pPr>
            <w:r>
              <w:rPr>
                <w:sz w:val="20"/>
              </w:rPr>
              <w:t>4.3.2.5</w:t>
            </w:r>
          </w:p>
        </w:tc>
        <w:tc>
          <w:tcPr>
            <w:tcW w:w="2409" w:type="dxa"/>
          </w:tcPr>
          <w:p w14:paraId="20573FEC">
            <w:pPr>
              <w:wordWrap w:val="0"/>
              <w:spacing w:before="20" w:after="20" w:line="240" w:lineRule="auto"/>
              <w:ind w:firstLine="0"/>
            </w:pPr>
            <w:r>
              <w:rPr>
                <w:sz w:val="20"/>
              </w:rPr>
              <w:t>手持 + 载具自主扫描</w:t>
            </w:r>
          </w:p>
        </w:tc>
        <w:tc>
          <w:tcPr>
            <w:tcW w:w="1769" w:type="dxa"/>
          </w:tcPr>
          <w:p w14:paraId="4E3C1567">
            <w:pPr>
              <w:wordWrap w:val="0"/>
              <w:spacing w:before="20" w:after="20" w:line="240" w:lineRule="auto"/>
              <w:ind w:firstLine="0"/>
            </w:pPr>
            <w:r>
              <w:rPr>
                <w:sz w:val="20"/>
              </w:rPr>
              <w:t>2.6、2.7</w:t>
            </w:r>
          </w:p>
        </w:tc>
        <w:tc>
          <w:tcPr>
            <w:tcW w:w="1769" w:type="dxa"/>
          </w:tcPr>
          <w:p w14:paraId="720DF3FF">
            <w:pPr>
              <w:wordWrap w:val="0"/>
              <w:spacing w:before="20" w:after="20" w:line="240" w:lineRule="auto"/>
              <w:ind w:firstLine="0"/>
            </w:pPr>
            <w:r>
              <w:rPr>
                <w:sz w:val="20"/>
              </w:rPr>
              <w:t>载具控制</w:t>
            </w:r>
          </w:p>
        </w:tc>
        <w:tc>
          <w:tcPr>
            <w:tcW w:w="1769" w:type="dxa"/>
          </w:tcPr>
          <w:p w14:paraId="1C5666D7">
            <w:pPr>
              <w:wordWrap w:val="0"/>
              <w:spacing w:before="20" w:after="20" w:line="240" w:lineRule="auto"/>
              <w:ind w:firstLine="0"/>
            </w:pPr>
            <w:r>
              <w:rPr>
                <w:sz w:val="20"/>
              </w:rPr>
              <w:t>VER-FLD</w:t>
            </w:r>
          </w:p>
        </w:tc>
      </w:tr>
      <w:tr w14:paraId="3494598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489D1940">
            <w:pPr>
              <w:wordWrap w:val="0"/>
              <w:spacing w:before="20" w:after="20" w:line="240" w:lineRule="auto"/>
              <w:ind w:firstLine="0"/>
            </w:pPr>
            <w:r>
              <w:rPr>
                <w:sz w:val="20"/>
              </w:rPr>
              <w:t>4.3.2.6</w:t>
            </w:r>
          </w:p>
        </w:tc>
        <w:tc>
          <w:tcPr>
            <w:tcW w:w="2409" w:type="dxa"/>
            <w:shd w:val="clear" w:color="auto" w:fill="F7F9FC"/>
          </w:tcPr>
          <w:p w14:paraId="4DDE7A8D">
            <w:pPr>
              <w:wordWrap w:val="0"/>
              <w:spacing w:before="20" w:after="20" w:line="240" w:lineRule="auto"/>
              <w:ind w:firstLine="0"/>
            </w:pPr>
            <w:r>
              <w:rPr>
                <w:sz w:val="20"/>
              </w:rPr>
              <w:t>室内大尺寸零件 0.025mm</w:t>
            </w:r>
          </w:p>
        </w:tc>
        <w:tc>
          <w:tcPr>
            <w:tcW w:w="1769" w:type="dxa"/>
            <w:shd w:val="clear" w:color="auto" w:fill="F7F9FC"/>
          </w:tcPr>
          <w:p w14:paraId="6B1045F1">
            <w:pPr>
              <w:wordWrap w:val="0"/>
              <w:spacing w:before="20" w:after="20" w:line="240" w:lineRule="auto"/>
              <w:ind w:firstLine="0"/>
            </w:pPr>
            <w:r>
              <w:rPr>
                <w:sz w:val="20"/>
              </w:rPr>
              <w:t>2.3</w:t>
            </w:r>
          </w:p>
        </w:tc>
        <w:tc>
          <w:tcPr>
            <w:tcW w:w="1769" w:type="dxa"/>
            <w:shd w:val="clear" w:color="auto" w:fill="F7F9FC"/>
          </w:tcPr>
          <w:p w14:paraId="6A581CC5">
            <w:pPr>
              <w:wordWrap w:val="0"/>
              <w:spacing w:before="20" w:after="20" w:line="240" w:lineRule="auto"/>
              <w:ind w:firstLine="0"/>
            </w:pPr>
            <w:r>
              <w:rPr>
                <w:sz w:val="20"/>
              </w:rPr>
              <w:t>精测模式</w:t>
            </w:r>
          </w:p>
        </w:tc>
        <w:tc>
          <w:tcPr>
            <w:tcW w:w="1769" w:type="dxa"/>
            <w:shd w:val="clear" w:color="auto" w:fill="F7F9FC"/>
          </w:tcPr>
          <w:p w14:paraId="515492E6">
            <w:pPr>
              <w:wordWrap w:val="0"/>
              <w:spacing w:before="20" w:after="20" w:line="240" w:lineRule="auto"/>
              <w:ind w:firstLine="0"/>
            </w:pPr>
            <w:r>
              <w:rPr>
                <w:sz w:val="20"/>
              </w:rPr>
              <w:t>VER-3RD</w:t>
            </w:r>
          </w:p>
        </w:tc>
      </w:tr>
      <w:tr w14:paraId="4B04584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3A3B2699">
            <w:pPr>
              <w:wordWrap w:val="0"/>
              <w:spacing w:before="20" w:after="20" w:line="240" w:lineRule="auto"/>
              <w:ind w:firstLine="0"/>
            </w:pPr>
            <w:r>
              <w:rPr>
                <w:sz w:val="20"/>
              </w:rPr>
              <w:t>4.3.2.7</w:t>
            </w:r>
          </w:p>
        </w:tc>
        <w:tc>
          <w:tcPr>
            <w:tcW w:w="2409" w:type="dxa"/>
          </w:tcPr>
          <w:p w14:paraId="0A4488E9">
            <w:pPr>
              <w:wordWrap w:val="0"/>
              <w:spacing w:before="20" w:after="20" w:line="240" w:lineRule="auto"/>
              <w:ind w:firstLine="0"/>
            </w:pPr>
            <w:r>
              <w:rPr>
                <w:sz w:val="20"/>
              </w:rPr>
              <w:t>高速/精细/深孔多模式</w:t>
            </w:r>
          </w:p>
        </w:tc>
        <w:tc>
          <w:tcPr>
            <w:tcW w:w="1769" w:type="dxa"/>
          </w:tcPr>
          <w:p w14:paraId="02451782">
            <w:pPr>
              <w:wordWrap w:val="0"/>
              <w:spacing w:before="20" w:after="20" w:line="240" w:lineRule="auto"/>
              <w:ind w:firstLine="0"/>
            </w:pPr>
            <w:r>
              <w:rPr>
                <w:sz w:val="20"/>
              </w:rPr>
              <w:t>2.3、4.5</w:t>
            </w:r>
          </w:p>
        </w:tc>
        <w:tc>
          <w:tcPr>
            <w:tcW w:w="1769" w:type="dxa"/>
          </w:tcPr>
          <w:p w14:paraId="2FA386EE">
            <w:pPr>
              <w:wordWrap w:val="0"/>
              <w:spacing w:before="20" w:after="20" w:line="240" w:lineRule="auto"/>
              <w:ind w:firstLine="0"/>
            </w:pPr>
            <w:r>
              <w:rPr>
                <w:sz w:val="20"/>
              </w:rPr>
              <w:t>扫描控制</w:t>
            </w:r>
          </w:p>
        </w:tc>
        <w:tc>
          <w:tcPr>
            <w:tcW w:w="1769" w:type="dxa"/>
          </w:tcPr>
          <w:p w14:paraId="2F7C34DA">
            <w:pPr>
              <w:wordWrap w:val="0"/>
              <w:spacing w:before="20" w:after="20" w:line="240" w:lineRule="auto"/>
              <w:ind w:firstLine="0"/>
            </w:pPr>
            <w:r>
              <w:rPr>
                <w:sz w:val="20"/>
              </w:rPr>
              <w:t>VER-TC-12</w:t>
            </w:r>
          </w:p>
        </w:tc>
      </w:tr>
      <w:tr w14:paraId="3F5765A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0BA6CEA">
            <w:pPr>
              <w:wordWrap w:val="0"/>
              <w:spacing w:before="20" w:after="20" w:line="240" w:lineRule="auto"/>
              <w:ind w:firstLine="0"/>
            </w:pPr>
            <w:r>
              <w:rPr>
                <w:sz w:val="20"/>
              </w:rPr>
              <w:t>4.3.2.8</w:t>
            </w:r>
          </w:p>
        </w:tc>
        <w:tc>
          <w:tcPr>
            <w:tcW w:w="2409" w:type="dxa"/>
            <w:shd w:val="clear" w:color="auto" w:fill="F7F9FC"/>
          </w:tcPr>
          <w:p w14:paraId="0AF1026F">
            <w:pPr>
              <w:wordWrap w:val="0"/>
              <w:spacing w:before="20" w:after="20" w:line="240" w:lineRule="auto"/>
              <w:ind w:firstLine="0"/>
            </w:pPr>
            <w:r>
              <w:rPr>
                <w:sz w:val="20"/>
              </w:rPr>
              <w:t>纹理采集（≥2 台 1600 万像素）</w:t>
            </w:r>
          </w:p>
        </w:tc>
        <w:tc>
          <w:tcPr>
            <w:tcW w:w="1769" w:type="dxa"/>
            <w:shd w:val="clear" w:color="auto" w:fill="F7F9FC"/>
          </w:tcPr>
          <w:p w14:paraId="5AF7235B">
            <w:pPr>
              <w:wordWrap w:val="0"/>
              <w:spacing w:before="20" w:after="20" w:line="240" w:lineRule="auto"/>
              <w:ind w:firstLine="0"/>
            </w:pPr>
            <w:r>
              <w:rPr>
                <w:sz w:val="20"/>
              </w:rPr>
              <w:t>3.3</w:t>
            </w:r>
          </w:p>
        </w:tc>
        <w:tc>
          <w:tcPr>
            <w:tcW w:w="1769" w:type="dxa"/>
            <w:shd w:val="clear" w:color="auto" w:fill="F7F9FC"/>
          </w:tcPr>
          <w:p w14:paraId="561446E4">
            <w:pPr>
              <w:wordWrap w:val="0"/>
              <w:spacing w:before="20" w:after="20" w:line="240" w:lineRule="auto"/>
              <w:ind w:firstLine="0"/>
            </w:pPr>
            <w:r>
              <w:rPr>
                <w:sz w:val="20"/>
              </w:rPr>
              <w:t>纹理相机</w:t>
            </w:r>
          </w:p>
        </w:tc>
        <w:tc>
          <w:tcPr>
            <w:tcW w:w="1769" w:type="dxa"/>
            <w:shd w:val="clear" w:color="auto" w:fill="F7F9FC"/>
          </w:tcPr>
          <w:p w14:paraId="62F07F7A">
            <w:pPr>
              <w:wordWrap w:val="0"/>
              <w:spacing w:before="20" w:after="20" w:line="240" w:lineRule="auto"/>
              <w:ind w:firstLine="0"/>
            </w:pPr>
            <w:r>
              <w:rPr>
                <w:sz w:val="20"/>
              </w:rPr>
              <w:t>进货检验</w:t>
            </w:r>
          </w:p>
        </w:tc>
      </w:tr>
      <w:tr w14:paraId="0704DC4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16E48F71">
            <w:pPr>
              <w:wordWrap w:val="0"/>
              <w:spacing w:before="20" w:after="20" w:line="240" w:lineRule="auto"/>
              <w:ind w:firstLine="0"/>
            </w:pPr>
            <w:r>
              <w:rPr>
                <w:sz w:val="20"/>
              </w:rPr>
              <w:t>4.3.2.9</w:t>
            </w:r>
          </w:p>
        </w:tc>
        <w:tc>
          <w:tcPr>
            <w:tcW w:w="2409" w:type="dxa"/>
          </w:tcPr>
          <w:p w14:paraId="595FA39D">
            <w:pPr>
              <w:wordWrap w:val="0"/>
              <w:spacing w:before="20" w:after="20" w:line="240" w:lineRule="auto"/>
              <w:ind w:firstLine="0"/>
            </w:pPr>
            <w:r>
              <w:rPr>
                <w:sz w:val="20"/>
              </w:rPr>
              <w:t>便携、点云+纹理、±1cm、≥100m</w:t>
            </w:r>
          </w:p>
        </w:tc>
        <w:tc>
          <w:tcPr>
            <w:tcW w:w="1769" w:type="dxa"/>
          </w:tcPr>
          <w:p w14:paraId="45149567">
            <w:pPr>
              <w:wordWrap w:val="0"/>
              <w:spacing w:before="20" w:after="20" w:line="240" w:lineRule="auto"/>
              <w:ind w:firstLine="0"/>
            </w:pPr>
            <w:r>
              <w:rPr>
                <w:sz w:val="20"/>
              </w:rPr>
              <w:t>3.1、3.9</w:t>
            </w:r>
          </w:p>
        </w:tc>
        <w:tc>
          <w:tcPr>
            <w:tcW w:w="1769" w:type="dxa"/>
          </w:tcPr>
          <w:p w14:paraId="41B46251">
            <w:pPr>
              <w:wordWrap w:val="0"/>
              <w:spacing w:before="20" w:after="20" w:line="240" w:lineRule="auto"/>
              <w:ind w:firstLine="0"/>
            </w:pPr>
            <w:r>
              <w:rPr>
                <w:sz w:val="20"/>
              </w:rPr>
              <w:t>S100 平台</w:t>
            </w:r>
          </w:p>
        </w:tc>
        <w:tc>
          <w:tcPr>
            <w:tcW w:w="1769" w:type="dxa"/>
          </w:tcPr>
          <w:p w14:paraId="402C855B">
            <w:pPr>
              <w:wordWrap w:val="0"/>
              <w:spacing w:before="20" w:after="20" w:line="240" w:lineRule="auto"/>
              <w:ind w:firstLine="0"/>
            </w:pPr>
            <w:r>
              <w:rPr>
                <w:sz w:val="20"/>
              </w:rPr>
              <w:t>VER-3RD</w:t>
            </w:r>
          </w:p>
        </w:tc>
      </w:tr>
      <w:tr w14:paraId="52A4215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6083A965">
            <w:pPr>
              <w:wordWrap w:val="0"/>
              <w:spacing w:before="20" w:after="20" w:line="240" w:lineRule="auto"/>
              <w:ind w:firstLine="0"/>
            </w:pPr>
            <w:r>
              <w:rPr>
                <w:sz w:val="20"/>
              </w:rPr>
              <w:t>4.3.2.10</w:t>
            </w:r>
          </w:p>
        </w:tc>
        <w:tc>
          <w:tcPr>
            <w:tcW w:w="2409" w:type="dxa"/>
            <w:shd w:val="clear" w:color="auto" w:fill="F7F9FC"/>
          </w:tcPr>
          <w:p w14:paraId="36066F78">
            <w:pPr>
              <w:wordWrap w:val="0"/>
              <w:spacing w:before="20" w:after="20" w:line="240" w:lineRule="auto"/>
              <w:ind w:firstLine="0"/>
            </w:pPr>
            <w:r>
              <w:rPr>
                <w:sz w:val="20"/>
              </w:rPr>
              <w:t>激光 SLAM 与视觉 SLAM 融合</w:t>
            </w:r>
          </w:p>
        </w:tc>
        <w:tc>
          <w:tcPr>
            <w:tcW w:w="1769" w:type="dxa"/>
            <w:shd w:val="clear" w:color="auto" w:fill="F7F9FC"/>
          </w:tcPr>
          <w:p w14:paraId="2FEF1806">
            <w:pPr>
              <w:wordWrap w:val="0"/>
              <w:spacing w:before="20" w:after="20" w:line="240" w:lineRule="auto"/>
              <w:ind w:firstLine="0"/>
            </w:pPr>
            <w:r>
              <w:rPr>
                <w:sz w:val="20"/>
              </w:rPr>
              <w:t>3.2</w:t>
            </w:r>
          </w:p>
        </w:tc>
        <w:tc>
          <w:tcPr>
            <w:tcW w:w="1769" w:type="dxa"/>
            <w:shd w:val="clear" w:color="auto" w:fill="F7F9FC"/>
          </w:tcPr>
          <w:p w14:paraId="02797853">
            <w:pPr>
              <w:wordWrap w:val="0"/>
              <w:spacing w:before="20" w:after="20" w:line="240" w:lineRule="auto"/>
              <w:ind w:firstLine="0"/>
            </w:pPr>
            <w:r>
              <w:rPr>
                <w:sz w:val="20"/>
              </w:rPr>
              <w:t>融合定位</w:t>
            </w:r>
          </w:p>
        </w:tc>
        <w:tc>
          <w:tcPr>
            <w:tcW w:w="1769" w:type="dxa"/>
            <w:shd w:val="clear" w:color="auto" w:fill="F7F9FC"/>
          </w:tcPr>
          <w:p w14:paraId="0909A8FA">
            <w:pPr>
              <w:wordWrap w:val="0"/>
              <w:spacing w:before="20" w:after="20" w:line="240" w:lineRule="auto"/>
              <w:ind w:firstLine="0"/>
            </w:pPr>
            <w:r>
              <w:rPr>
                <w:sz w:val="20"/>
              </w:rPr>
              <w:t>VER-FLD</w:t>
            </w:r>
          </w:p>
        </w:tc>
      </w:tr>
      <w:tr w14:paraId="3D95D25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7DA0D380">
            <w:pPr>
              <w:wordWrap w:val="0"/>
              <w:spacing w:before="20" w:after="20" w:line="240" w:lineRule="auto"/>
              <w:ind w:firstLine="0"/>
            </w:pPr>
            <w:r>
              <w:rPr>
                <w:sz w:val="20"/>
              </w:rPr>
              <w:t>4.3.2.11</w:t>
            </w:r>
          </w:p>
        </w:tc>
        <w:tc>
          <w:tcPr>
            <w:tcW w:w="2409" w:type="dxa"/>
          </w:tcPr>
          <w:p w14:paraId="1DDEC78B">
            <w:pPr>
              <w:wordWrap w:val="0"/>
              <w:spacing w:before="20" w:after="20" w:line="240" w:lineRule="auto"/>
              <w:ind w:firstLine="0"/>
            </w:pPr>
            <w:r>
              <w:rPr>
                <w:sz w:val="20"/>
              </w:rPr>
              <w:t>载具可共用、自主路径与避障</w:t>
            </w:r>
          </w:p>
        </w:tc>
        <w:tc>
          <w:tcPr>
            <w:tcW w:w="1769" w:type="dxa"/>
          </w:tcPr>
          <w:p w14:paraId="0699E4A9">
            <w:pPr>
              <w:wordWrap w:val="0"/>
              <w:spacing w:before="20" w:after="20" w:line="240" w:lineRule="auto"/>
              <w:ind w:firstLine="0"/>
            </w:pPr>
            <w:r>
              <w:rPr>
                <w:sz w:val="20"/>
              </w:rPr>
              <w:t>2.6.2、3.4</w:t>
            </w:r>
          </w:p>
        </w:tc>
        <w:tc>
          <w:tcPr>
            <w:tcW w:w="1769" w:type="dxa"/>
          </w:tcPr>
          <w:p w14:paraId="58E5CD9B">
            <w:pPr>
              <w:wordWrap w:val="0"/>
              <w:spacing w:before="20" w:after="20" w:line="240" w:lineRule="auto"/>
              <w:ind w:firstLine="0"/>
            </w:pPr>
            <w:r>
              <w:rPr>
                <w:sz w:val="20"/>
              </w:rPr>
              <w:t>快装、导航</w:t>
            </w:r>
          </w:p>
        </w:tc>
        <w:tc>
          <w:tcPr>
            <w:tcW w:w="1769" w:type="dxa"/>
          </w:tcPr>
          <w:p w14:paraId="030DA594">
            <w:pPr>
              <w:wordWrap w:val="0"/>
              <w:spacing w:before="20" w:after="20" w:line="240" w:lineRule="auto"/>
              <w:ind w:firstLine="0"/>
            </w:pPr>
            <w:r>
              <w:rPr>
                <w:sz w:val="20"/>
              </w:rPr>
              <w:t>VER-FLD</w:t>
            </w:r>
          </w:p>
        </w:tc>
      </w:tr>
      <w:tr w14:paraId="7A73F6B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7B24612">
            <w:pPr>
              <w:wordWrap w:val="0"/>
              <w:spacing w:before="20" w:after="20" w:line="240" w:lineRule="auto"/>
              <w:ind w:firstLine="0"/>
            </w:pPr>
            <w:r>
              <w:rPr>
                <w:sz w:val="20"/>
              </w:rPr>
              <w:t>4.3.2.12</w:t>
            </w:r>
          </w:p>
        </w:tc>
        <w:tc>
          <w:tcPr>
            <w:tcW w:w="2409" w:type="dxa"/>
            <w:shd w:val="clear" w:color="auto" w:fill="F7F9FC"/>
          </w:tcPr>
          <w:p w14:paraId="4D36E672">
            <w:pPr>
              <w:wordWrap w:val="0"/>
              <w:spacing w:before="20" w:after="20" w:line="240" w:lineRule="auto"/>
              <w:ind w:firstLine="0"/>
            </w:pPr>
            <w:r>
              <w:rPr>
                <w:sz w:val="20"/>
              </w:rPr>
              <w:t>向家坝检修平台结合/无人化</w:t>
            </w:r>
          </w:p>
        </w:tc>
        <w:tc>
          <w:tcPr>
            <w:tcW w:w="1769" w:type="dxa"/>
            <w:shd w:val="clear" w:color="auto" w:fill="F7F9FC"/>
          </w:tcPr>
          <w:p w14:paraId="4E338F4F">
            <w:pPr>
              <w:wordWrap w:val="0"/>
              <w:spacing w:before="20" w:after="20" w:line="240" w:lineRule="auto"/>
              <w:ind w:firstLine="0"/>
            </w:pPr>
            <w:r>
              <w:rPr>
                <w:sz w:val="20"/>
              </w:rPr>
              <w:t>2.7.2、3.4</w:t>
            </w:r>
          </w:p>
        </w:tc>
        <w:tc>
          <w:tcPr>
            <w:tcW w:w="1769" w:type="dxa"/>
            <w:shd w:val="clear" w:color="auto" w:fill="F7F9FC"/>
          </w:tcPr>
          <w:p w14:paraId="2B0DB91F">
            <w:pPr>
              <w:wordWrap w:val="0"/>
              <w:spacing w:before="20" w:after="20" w:line="240" w:lineRule="auto"/>
              <w:ind w:firstLine="0"/>
            </w:pPr>
            <w:r>
              <w:rPr>
                <w:sz w:val="20"/>
              </w:rPr>
              <w:t>载具与挂载</w:t>
            </w:r>
          </w:p>
        </w:tc>
        <w:tc>
          <w:tcPr>
            <w:tcW w:w="1769" w:type="dxa"/>
            <w:shd w:val="clear" w:color="auto" w:fill="F7F9FC"/>
          </w:tcPr>
          <w:p w14:paraId="4883918F">
            <w:pPr>
              <w:wordWrap w:val="0"/>
              <w:spacing w:before="20" w:after="20" w:line="240" w:lineRule="auto"/>
              <w:ind w:firstLine="0"/>
            </w:pPr>
            <w:r>
              <w:rPr>
                <w:sz w:val="20"/>
              </w:rPr>
              <w:t>VER-FLD</w:t>
            </w:r>
          </w:p>
        </w:tc>
      </w:tr>
      <w:tr w14:paraId="7D1793F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4DCD77B1">
            <w:pPr>
              <w:wordWrap w:val="0"/>
              <w:spacing w:before="20" w:after="20" w:line="240" w:lineRule="auto"/>
              <w:ind w:firstLine="0"/>
            </w:pPr>
            <w:r>
              <w:rPr>
                <w:sz w:val="20"/>
              </w:rPr>
              <w:t>4.3.2.13</w:t>
            </w:r>
          </w:p>
        </w:tc>
        <w:tc>
          <w:tcPr>
            <w:tcW w:w="2409" w:type="dxa"/>
          </w:tcPr>
          <w:p w14:paraId="5E75A2A2">
            <w:pPr>
              <w:wordWrap w:val="0"/>
              <w:spacing w:before="20" w:after="20" w:line="240" w:lineRule="auto"/>
              <w:ind w:firstLine="0"/>
            </w:pPr>
            <w:r>
              <w:rPr>
                <w:sz w:val="20"/>
              </w:rPr>
              <w:t>功能集中于一个软件平台</w:t>
            </w:r>
          </w:p>
        </w:tc>
        <w:tc>
          <w:tcPr>
            <w:tcW w:w="1769" w:type="dxa"/>
          </w:tcPr>
          <w:p w14:paraId="61ECF8D1">
            <w:pPr>
              <w:wordWrap w:val="0"/>
              <w:spacing w:before="20" w:after="20" w:line="240" w:lineRule="auto"/>
              <w:ind w:firstLine="0"/>
            </w:pPr>
            <w:r>
              <w:rPr>
                <w:sz w:val="20"/>
              </w:rPr>
              <w:t>4.3</w:t>
            </w:r>
          </w:p>
        </w:tc>
        <w:tc>
          <w:tcPr>
            <w:tcW w:w="1769" w:type="dxa"/>
          </w:tcPr>
          <w:p w14:paraId="5B124D34">
            <w:pPr>
              <w:wordWrap w:val="0"/>
              <w:spacing w:before="20" w:after="20" w:line="240" w:lineRule="auto"/>
              <w:ind w:firstLine="0"/>
            </w:pPr>
            <w:r>
              <w:rPr>
                <w:sz w:val="20"/>
              </w:rPr>
              <w:t>平台架构</w:t>
            </w:r>
          </w:p>
        </w:tc>
        <w:tc>
          <w:tcPr>
            <w:tcW w:w="1769" w:type="dxa"/>
          </w:tcPr>
          <w:p w14:paraId="6828B794">
            <w:pPr>
              <w:wordWrap w:val="0"/>
              <w:spacing w:before="20" w:after="20" w:line="240" w:lineRule="auto"/>
              <w:ind w:firstLine="0"/>
            </w:pPr>
            <w:r>
              <w:rPr>
                <w:sz w:val="20"/>
              </w:rPr>
              <w:t>功能演示</w:t>
            </w:r>
          </w:p>
        </w:tc>
      </w:tr>
      <w:tr w14:paraId="73D38BF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C9527FB">
            <w:pPr>
              <w:wordWrap w:val="0"/>
              <w:spacing w:before="20" w:after="20" w:line="240" w:lineRule="auto"/>
              <w:ind w:firstLine="0"/>
            </w:pPr>
            <w:r>
              <w:rPr>
                <w:sz w:val="20"/>
              </w:rPr>
              <w:t>4.3.3.5</w:t>
            </w:r>
          </w:p>
        </w:tc>
        <w:tc>
          <w:tcPr>
            <w:tcW w:w="2409" w:type="dxa"/>
            <w:shd w:val="clear" w:color="auto" w:fill="F7F9FC"/>
          </w:tcPr>
          <w:p w14:paraId="512B7E5B">
            <w:pPr>
              <w:wordWrap w:val="0"/>
              <w:spacing w:before="20" w:after="20" w:line="240" w:lineRule="auto"/>
              <w:ind w:firstLine="0"/>
            </w:pPr>
            <w:r>
              <w:rPr>
                <w:sz w:val="20"/>
              </w:rPr>
              <w:t>修前/修后、历年数据对比</w:t>
            </w:r>
          </w:p>
        </w:tc>
        <w:tc>
          <w:tcPr>
            <w:tcW w:w="1769" w:type="dxa"/>
            <w:shd w:val="clear" w:color="auto" w:fill="F7F9FC"/>
          </w:tcPr>
          <w:p w14:paraId="0C9B4F6A">
            <w:pPr>
              <w:wordWrap w:val="0"/>
              <w:spacing w:before="20" w:after="20" w:line="240" w:lineRule="auto"/>
              <w:ind w:firstLine="0"/>
            </w:pPr>
            <w:r>
              <w:rPr>
                <w:sz w:val="20"/>
              </w:rPr>
              <w:t>4.6.6</w:t>
            </w:r>
          </w:p>
        </w:tc>
        <w:tc>
          <w:tcPr>
            <w:tcW w:w="1769" w:type="dxa"/>
            <w:shd w:val="clear" w:color="auto" w:fill="F7F9FC"/>
          </w:tcPr>
          <w:p w14:paraId="3D424DA1">
            <w:pPr>
              <w:wordWrap w:val="0"/>
              <w:spacing w:before="20" w:after="20" w:line="240" w:lineRule="auto"/>
              <w:ind w:firstLine="0"/>
            </w:pPr>
            <w:r>
              <w:rPr>
                <w:sz w:val="20"/>
              </w:rPr>
              <w:t>变化检测</w:t>
            </w:r>
          </w:p>
        </w:tc>
        <w:tc>
          <w:tcPr>
            <w:tcW w:w="1769" w:type="dxa"/>
            <w:shd w:val="clear" w:color="auto" w:fill="F7F9FC"/>
          </w:tcPr>
          <w:p w14:paraId="33A8F534">
            <w:pPr>
              <w:wordWrap w:val="0"/>
              <w:spacing w:before="20" w:after="20" w:line="240" w:lineRule="auto"/>
              <w:ind w:firstLine="0"/>
            </w:pPr>
            <w:r>
              <w:rPr>
                <w:sz w:val="20"/>
              </w:rPr>
              <w:t>VER-TC-06</w:t>
            </w:r>
          </w:p>
        </w:tc>
      </w:tr>
      <w:tr w14:paraId="39ACA11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15ACF519">
            <w:pPr>
              <w:wordWrap w:val="0"/>
              <w:spacing w:before="20" w:after="20" w:line="240" w:lineRule="auto"/>
              <w:ind w:firstLine="0"/>
            </w:pPr>
            <w:r>
              <w:rPr>
                <w:sz w:val="20"/>
              </w:rPr>
              <w:t>4.4.1.3</w:t>
            </w:r>
          </w:p>
        </w:tc>
        <w:tc>
          <w:tcPr>
            <w:tcW w:w="2409" w:type="dxa"/>
          </w:tcPr>
          <w:p w14:paraId="27437176">
            <w:pPr>
              <w:wordWrap w:val="0"/>
              <w:spacing w:before="20" w:after="20" w:line="240" w:lineRule="auto"/>
              <w:ind w:firstLine="0"/>
            </w:pPr>
            <w:r>
              <w:rPr>
                <w:sz w:val="20"/>
              </w:rPr>
              <w:t>国产自主可控</w:t>
            </w:r>
          </w:p>
        </w:tc>
        <w:tc>
          <w:tcPr>
            <w:tcW w:w="1769" w:type="dxa"/>
          </w:tcPr>
          <w:p w14:paraId="61648A3E">
            <w:pPr>
              <w:wordWrap w:val="0"/>
              <w:spacing w:before="20" w:after="20" w:line="240" w:lineRule="auto"/>
              <w:ind w:firstLine="0"/>
            </w:pPr>
            <w:r>
              <w:rPr>
                <w:sz w:val="20"/>
              </w:rPr>
              <w:t>4.4、4.14.4</w:t>
            </w:r>
          </w:p>
        </w:tc>
        <w:tc>
          <w:tcPr>
            <w:tcW w:w="1769" w:type="dxa"/>
          </w:tcPr>
          <w:p w14:paraId="69184636">
            <w:pPr>
              <w:wordWrap w:val="0"/>
              <w:spacing w:before="20" w:after="20" w:line="240" w:lineRule="auto"/>
              <w:ind w:firstLine="0"/>
            </w:pPr>
            <w:r>
              <w:rPr>
                <w:sz w:val="20"/>
              </w:rPr>
              <w:t>适配层</w:t>
            </w:r>
          </w:p>
        </w:tc>
        <w:tc>
          <w:tcPr>
            <w:tcW w:w="1769" w:type="dxa"/>
          </w:tcPr>
          <w:p w14:paraId="634A6FB7">
            <w:pPr>
              <w:wordWrap w:val="0"/>
              <w:spacing w:before="20" w:after="20" w:line="240" w:lineRule="auto"/>
              <w:ind w:firstLine="0"/>
            </w:pPr>
            <w:r>
              <w:rPr>
                <w:sz w:val="20"/>
              </w:rPr>
              <w:t>承诺函、检测报告</w:t>
            </w:r>
          </w:p>
        </w:tc>
      </w:tr>
      <w:tr w14:paraId="0A48B15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2EADA303">
            <w:pPr>
              <w:wordWrap w:val="0"/>
              <w:spacing w:before="20" w:after="20" w:line="240" w:lineRule="auto"/>
              <w:ind w:firstLine="0"/>
            </w:pPr>
            <w:r>
              <w:rPr>
                <w:sz w:val="20"/>
              </w:rPr>
              <w:t>4.4.1.5</w:t>
            </w:r>
          </w:p>
        </w:tc>
        <w:tc>
          <w:tcPr>
            <w:tcW w:w="2409" w:type="dxa"/>
            <w:shd w:val="clear" w:color="auto" w:fill="F7F9FC"/>
          </w:tcPr>
          <w:p w14:paraId="56537CE2">
            <w:pPr>
              <w:wordWrap w:val="0"/>
              <w:spacing w:before="20" w:after="20" w:line="240" w:lineRule="auto"/>
              <w:ind w:firstLine="0"/>
            </w:pPr>
            <w:r>
              <w:rPr>
                <w:sz w:val="20"/>
              </w:rPr>
              <w:t>便携机 CPU/内存/硬盘/显卡/OS</w:t>
            </w:r>
          </w:p>
        </w:tc>
        <w:tc>
          <w:tcPr>
            <w:tcW w:w="1769" w:type="dxa"/>
            <w:shd w:val="clear" w:color="auto" w:fill="F7F9FC"/>
          </w:tcPr>
          <w:p w14:paraId="5BEADF4A">
            <w:pPr>
              <w:wordWrap w:val="0"/>
              <w:spacing w:before="20" w:after="20" w:line="240" w:lineRule="auto"/>
              <w:ind w:firstLine="0"/>
            </w:pPr>
            <w:r>
              <w:rPr>
                <w:sz w:val="20"/>
              </w:rPr>
              <w:t>4.4.2</w:t>
            </w:r>
          </w:p>
        </w:tc>
        <w:tc>
          <w:tcPr>
            <w:tcW w:w="1769" w:type="dxa"/>
            <w:shd w:val="clear" w:color="auto" w:fill="F7F9FC"/>
          </w:tcPr>
          <w:p w14:paraId="5C84F704">
            <w:pPr>
              <w:wordWrap w:val="0"/>
              <w:spacing w:before="20" w:after="20" w:line="240" w:lineRule="auto"/>
              <w:ind w:firstLine="0"/>
            </w:pPr>
            <w:r>
              <w:rPr>
                <w:sz w:val="20"/>
              </w:rPr>
              <w:t>硬件配置</w:t>
            </w:r>
          </w:p>
        </w:tc>
        <w:tc>
          <w:tcPr>
            <w:tcW w:w="1769" w:type="dxa"/>
            <w:shd w:val="clear" w:color="auto" w:fill="F7F9FC"/>
          </w:tcPr>
          <w:p w14:paraId="74054C30">
            <w:pPr>
              <w:wordWrap w:val="0"/>
              <w:spacing w:before="20" w:after="20" w:line="240" w:lineRule="auto"/>
              <w:ind w:firstLine="0"/>
            </w:pPr>
            <w:r>
              <w:rPr>
                <w:sz w:val="20"/>
              </w:rPr>
              <w:t>验收清单</w:t>
            </w:r>
          </w:p>
        </w:tc>
      </w:tr>
      <w:tr w14:paraId="54414FD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1C74F36">
            <w:pPr>
              <w:wordWrap w:val="0"/>
              <w:spacing w:before="20" w:after="20" w:line="240" w:lineRule="auto"/>
              <w:ind w:firstLine="0"/>
            </w:pPr>
            <w:r>
              <w:rPr>
                <w:sz w:val="20"/>
              </w:rPr>
              <w:t>4.4.2.3</w:t>
            </w:r>
          </w:p>
        </w:tc>
        <w:tc>
          <w:tcPr>
            <w:tcW w:w="2409" w:type="dxa"/>
          </w:tcPr>
          <w:p w14:paraId="76369BD6">
            <w:pPr>
              <w:wordWrap w:val="0"/>
              <w:spacing w:before="20" w:after="20" w:line="240" w:lineRule="auto"/>
              <w:ind w:firstLine="0"/>
            </w:pPr>
            <w:r>
              <w:rPr>
                <w:sz w:val="20"/>
              </w:rPr>
              <w:t>全站仪 1″、高程 ±1mm</w:t>
            </w:r>
          </w:p>
        </w:tc>
        <w:tc>
          <w:tcPr>
            <w:tcW w:w="1769" w:type="dxa"/>
          </w:tcPr>
          <w:p w14:paraId="28055D0D">
            <w:pPr>
              <w:wordWrap w:val="0"/>
              <w:spacing w:before="20" w:after="20" w:line="240" w:lineRule="auto"/>
              <w:ind w:firstLine="0"/>
            </w:pPr>
            <w:r>
              <w:rPr>
                <w:sz w:val="20"/>
              </w:rPr>
              <w:t>2.1、2.2</w:t>
            </w:r>
          </w:p>
        </w:tc>
        <w:tc>
          <w:tcPr>
            <w:tcW w:w="1769" w:type="dxa"/>
          </w:tcPr>
          <w:p w14:paraId="70CF7C62">
            <w:pPr>
              <w:wordWrap w:val="0"/>
              <w:spacing w:before="20" w:after="20" w:line="240" w:lineRule="auto"/>
              <w:ind w:firstLine="0"/>
            </w:pPr>
            <w:r>
              <w:rPr>
                <w:sz w:val="20"/>
              </w:rPr>
              <w:t>控制网</w:t>
            </w:r>
          </w:p>
        </w:tc>
        <w:tc>
          <w:tcPr>
            <w:tcW w:w="1769" w:type="dxa"/>
          </w:tcPr>
          <w:p w14:paraId="62E3B270">
            <w:pPr>
              <w:wordWrap w:val="0"/>
              <w:spacing w:before="20" w:after="20" w:line="240" w:lineRule="auto"/>
              <w:ind w:firstLine="0"/>
            </w:pPr>
            <w:r>
              <w:rPr>
                <w:sz w:val="20"/>
              </w:rPr>
              <w:t>检定证书</w:t>
            </w:r>
          </w:p>
        </w:tc>
      </w:tr>
      <w:tr w14:paraId="7218181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68A02306">
            <w:pPr>
              <w:wordWrap w:val="0"/>
              <w:spacing w:before="20" w:after="20" w:line="240" w:lineRule="auto"/>
              <w:ind w:firstLine="0"/>
            </w:pPr>
            <w:r>
              <w:rPr>
                <w:sz w:val="20"/>
              </w:rPr>
              <w:t>4.4.2.4</w:t>
            </w:r>
          </w:p>
        </w:tc>
        <w:tc>
          <w:tcPr>
            <w:tcW w:w="2409" w:type="dxa"/>
            <w:shd w:val="clear" w:color="auto" w:fill="F7F9FC"/>
          </w:tcPr>
          <w:p w14:paraId="626C810F">
            <w:pPr>
              <w:wordWrap w:val="0"/>
              <w:spacing w:before="20" w:after="20" w:line="240" w:lineRule="auto"/>
              <w:ind w:firstLine="0"/>
            </w:pPr>
            <w:r>
              <w:rPr>
                <w:sz w:val="20"/>
              </w:rPr>
              <w:t>北斗 RTK、厘米级、≥1000 通道</w:t>
            </w:r>
          </w:p>
        </w:tc>
        <w:tc>
          <w:tcPr>
            <w:tcW w:w="1769" w:type="dxa"/>
            <w:shd w:val="clear" w:color="auto" w:fill="F7F9FC"/>
          </w:tcPr>
          <w:p w14:paraId="779FFB28">
            <w:pPr>
              <w:wordWrap w:val="0"/>
              <w:spacing w:before="20" w:after="20" w:line="240" w:lineRule="auto"/>
              <w:ind w:firstLine="0"/>
            </w:pPr>
            <w:r>
              <w:rPr>
                <w:sz w:val="20"/>
              </w:rPr>
              <w:t>3.8</w:t>
            </w:r>
          </w:p>
        </w:tc>
        <w:tc>
          <w:tcPr>
            <w:tcW w:w="1769" w:type="dxa"/>
            <w:shd w:val="clear" w:color="auto" w:fill="F7F9FC"/>
          </w:tcPr>
          <w:p w14:paraId="4F731E26">
            <w:pPr>
              <w:wordWrap w:val="0"/>
              <w:spacing w:before="20" w:after="20" w:line="240" w:lineRule="auto"/>
              <w:ind w:firstLine="0"/>
            </w:pPr>
            <w:r>
              <w:rPr>
                <w:sz w:val="20"/>
              </w:rPr>
              <w:t>定位模块</w:t>
            </w:r>
          </w:p>
        </w:tc>
        <w:tc>
          <w:tcPr>
            <w:tcW w:w="1769" w:type="dxa"/>
            <w:shd w:val="clear" w:color="auto" w:fill="F7F9FC"/>
          </w:tcPr>
          <w:p w14:paraId="0E5871F2">
            <w:pPr>
              <w:wordWrap w:val="0"/>
              <w:spacing w:before="20" w:after="20" w:line="240" w:lineRule="auto"/>
              <w:ind w:firstLine="0"/>
            </w:pPr>
            <w:r>
              <w:rPr>
                <w:sz w:val="20"/>
              </w:rPr>
              <w:t>检测报告</w:t>
            </w:r>
          </w:p>
        </w:tc>
      </w:tr>
      <w:tr w14:paraId="44A2F60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1613FFD">
            <w:pPr>
              <w:wordWrap w:val="0"/>
              <w:spacing w:before="20" w:after="20" w:line="240" w:lineRule="auto"/>
              <w:ind w:firstLine="0"/>
            </w:pPr>
            <w:r>
              <w:rPr>
                <w:sz w:val="20"/>
              </w:rPr>
              <w:t>4.4.4.1</w:t>
            </w:r>
          </w:p>
        </w:tc>
        <w:tc>
          <w:tcPr>
            <w:tcW w:w="2409" w:type="dxa"/>
          </w:tcPr>
          <w:p w14:paraId="2AE09CB6">
            <w:pPr>
              <w:wordWrap w:val="0"/>
              <w:spacing w:before="20" w:after="20" w:line="240" w:lineRule="auto"/>
              <w:ind w:firstLine="0"/>
            </w:pPr>
            <w:r>
              <w:rPr>
                <w:sz w:val="20"/>
              </w:rPr>
              <w:t>26m×12m 24h 内重建渲染</w:t>
            </w:r>
          </w:p>
        </w:tc>
        <w:tc>
          <w:tcPr>
            <w:tcW w:w="1769" w:type="dxa"/>
          </w:tcPr>
          <w:p w14:paraId="05E8B6C1">
            <w:pPr>
              <w:wordWrap w:val="0"/>
              <w:spacing w:before="20" w:after="20" w:line="240" w:lineRule="auto"/>
              <w:ind w:firstLine="0"/>
            </w:pPr>
            <w:r>
              <w:rPr>
                <w:sz w:val="20"/>
              </w:rPr>
              <w:t>4.9</w:t>
            </w:r>
          </w:p>
        </w:tc>
        <w:tc>
          <w:tcPr>
            <w:tcW w:w="1769" w:type="dxa"/>
          </w:tcPr>
          <w:p w14:paraId="4BB7CC46">
            <w:pPr>
              <w:wordWrap w:val="0"/>
              <w:spacing w:before="20" w:after="20" w:line="240" w:lineRule="auto"/>
              <w:ind w:firstLine="0"/>
            </w:pPr>
            <w:r>
              <w:rPr>
                <w:sz w:val="20"/>
              </w:rPr>
              <w:t>重建流水线</w:t>
            </w:r>
          </w:p>
        </w:tc>
        <w:tc>
          <w:tcPr>
            <w:tcW w:w="1769" w:type="dxa"/>
          </w:tcPr>
          <w:p w14:paraId="6524822D">
            <w:pPr>
              <w:wordWrap w:val="0"/>
              <w:spacing w:before="20" w:after="20" w:line="240" w:lineRule="auto"/>
              <w:ind w:firstLine="0"/>
            </w:pPr>
            <w:r>
              <w:rPr>
                <w:sz w:val="20"/>
              </w:rPr>
              <w:t>VER-TC-01</w:t>
            </w:r>
          </w:p>
        </w:tc>
      </w:tr>
      <w:tr w14:paraId="6E2F58C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3AC44F4B">
            <w:pPr>
              <w:wordWrap w:val="0"/>
              <w:spacing w:before="20" w:after="20" w:line="240" w:lineRule="auto"/>
              <w:ind w:firstLine="0"/>
            </w:pPr>
            <w:r>
              <w:rPr>
                <w:sz w:val="20"/>
              </w:rPr>
              <w:t>4.4.4.2</w:t>
            </w:r>
          </w:p>
        </w:tc>
        <w:tc>
          <w:tcPr>
            <w:tcW w:w="2409" w:type="dxa"/>
            <w:shd w:val="clear" w:color="auto" w:fill="F7F9FC"/>
          </w:tcPr>
          <w:p w14:paraId="1822BC4D">
            <w:pPr>
              <w:wordWrap w:val="0"/>
              <w:spacing w:before="20" w:after="20" w:line="240" w:lineRule="auto"/>
              <w:ind w:firstLine="0"/>
            </w:pPr>
            <w:r>
              <w:rPr>
                <w:sz w:val="20"/>
              </w:rPr>
              <w:t>单孔 72h 内报告</w:t>
            </w:r>
          </w:p>
        </w:tc>
        <w:tc>
          <w:tcPr>
            <w:tcW w:w="1769" w:type="dxa"/>
            <w:shd w:val="clear" w:color="auto" w:fill="F7F9FC"/>
          </w:tcPr>
          <w:p w14:paraId="079E9777">
            <w:pPr>
              <w:wordWrap w:val="0"/>
              <w:spacing w:before="20" w:after="20" w:line="240" w:lineRule="auto"/>
              <w:ind w:firstLine="0"/>
            </w:pPr>
            <w:r>
              <w:rPr>
                <w:sz w:val="20"/>
              </w:rPr>
              <w:t>4.10</w:t>
            </w:r>
          </w:p>
        </w:tc>
        <w:tc>
          <w:tcPr>
            <w:tcW w:w="1769" w:type="dxa"/>
            <w:shd w:val="clear" w:color="auto" w:fill="F7F9FC"/>
          </w:tcPr>
          <w:p w14:paraId="6A255A43">
            <w:pPr>
              <w:wordWrap w:val="0"/>
              <w:spacing w:before="20" w:after="20" w:line="240" w:lineRule="auto"/>
              <w:ind w:firstLine="0"/>
            </w:pPr>
            <w:r>
              <w:rPr>
                <w:sz w:val="20"/>
              </w:rPr>
              <w:t>报告引擎</w:t>
            </w:r>
          </w:p>
        </w:tc>
        <w:tc>
          <w:tcPr>
            <w:tcW w:w="1769" w:type="dxa"/>
            <w:shd w:val="clear" w:color="auto" w:fill="F7F9FC"/>
          </w:tcPr>
          <w:p w14:paraId="3604B8B9">
            <w:pPr>
              <w:wordWrap w:val="0"/>
              <w:spacing w:before="20" w:after="20" w:line="240" w:lineRule="auto"/>
              <w:ind w:firstLine="0"/>
            </w:pPr>
            <w:r>
              <w:rPr>
                <w:sz w:val="20"/>
              </w:rPr>
              <w:t>VER-TC-02</w:t>
            </w:r>
          </w:p>
        </w:tc>
      </w:tr>
      <w:tr w14:paraId="6024C57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96D1C97">
            <w:pPr>
              <w:wordWrap w:val="0"/>
              <w:spacing w:before="20" w:after="20" w:line="240" w:lineRule="auto"/>
              <w:ind w:firstLine="0"/>
            </w:pPr>
            <w:r>
              <w:rPr>
                <w:sz w:val="20"/>
              </w:rPr>
              <w:t>4.4.4.3</w:t>
            </w:r>
          </w:p>
        </w:tc>
        <w:tc>
          <w:tcPr>
            <w:tcW w:w="2409" w:type="dxa"/>
          </w:tcPr>
          <w:p w14:paraId="59EE881F">
            <w:pPr>
              <w:wordWrap w:val="0"/>
              <w:spacing w:before="20" w:after="20" w:line="240" w:lineRule="auto"/>
              <w:ind w:firstLine="0"/>
            </w:pPr>
            <w:r>
              <w:rPr>
                <w:sz w:val="20"/>
              </w:rPr>
              <w:t>按甲方标准判定、材料与工艺建议</w:t>
            </w:r>
          </w:p>
        </w:tc>
        <w:tc>
          <w:tcPr>
            <w:tcW w:w="1769" w:type="dxa"/>
          </w:tcPr>
          <w:p w14:paraId="2EE9011A">
            <w:pPr>
              <w:wordWrap w:val="0"/>
              <w:spacing w:before="20" w:after="20" w:line="240" w:lineRule="auto"/>
              <w:ind w:firstLine="0"/>
            </w:pPr>
            <w:r>
              <w:rPr>
                <w:sz w:val="20"/>
              </w:rPr>
              <w:t>4.6.4、4.6.7、附录 E</w:t>
            </w:r>
          </w:p>
        </w:tc>
        <w:tc>
          <w:tcPr>
            <w:tcW w:w="1769" w:type="dxa"/>
          </w:tcPr>
          <w:p w14:paraId="3BDC153E">
            <w:pPr>
              <w:wordWrap w:val="0"/>
              <w:spacing w:before="20" w:after="20" w:line="240" w:lineRule="auto"/>
              <w:ind w:firstLine="0"/>
            </w:pPr>
            <w:r>
              <w:rPr>
                <w:sz w:val="20"/>
              </w:rPr>
              <w:t>规则引擎</w:t>
            </w:r>
          </w:p>
        </w:tc>
        <w:tc>
          <w:tcPr>
            <w:tcW w:w="1769" w:type="dxa"/>
          </w:tcPr>
          <w:p w14:paraId="0527BA5A">
            <w:pPr>
              <w:wordWrap w:val="0"/>
              <w:spacing w:before="20" w:after="20" w:line="240" w:lineRule="auto"/>
              <w:ind w:firstLine="0"/>
            </w:pPr>
            <w:r>
              <w:rPr>
                <w:sz w:val="20"/>
              </w:rPr>
              <w:t>规则审核</w:t>
            </w:r>
          </w:p>
        </w:tc>
      </w:tr>
      <w:tr w14:paraId="08E7158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7DB85DF6">
            <w:pPr>
              <w:wordWrap w:val="0"/>
              <w:spacing w:before="20" w:after="20" w:line="240" w:lineRule="auto"/>
              <w:ind w:firstLine="0"/>
            </w:pPr>
            <w:r>
              <w:rPr>
                <w:sz w:val="20"/>
              </w:rPr>
              <w:t>4.4.4.4</w:t>
            </w:r>
          </w:p>
        </w:tc>
        <w:tc>
          <w:tcPr>
            <w:tcW w:w="2409" w:type="dxa"/>
            <w:shd w:val="clear" w:color="auto" w:fill="F7F9FC"/>
          </w:tcPr>
          <w:p w14:paraId="24F9B09D">
            <w:pPr>
              <w:wordWrap w:val="0"/>
              <w:spacing w:before="20" w:after="20" w:line="240" w:lineRule="auto"/>
              <w:ind w:firstLine="0"/>
            </w:pPr>
            <w:r>
              <w:rPr>
                <w:sz w:val="20"/>
              </w:rPr>
              <w:t>位置 0.01m、深度 0.1cm、五维尺寸</w:t>
            </w:r>
          </w:p>
        </w:tc>
        <w:tc>
          <w:tcPr>
            <w:tcW w:w="1769" w:type="dxa"/>
            <w:shd w:val="clear" w:color="auto" w:fill="F7F9FC"/>
          </w:tcPr>
          <w:p w14:paraId="19F92F75">
            <w:pPr>
              <w:wordWrap w:val="0"/>
              <w:spacing w:before="20" w:after="20" w:line="240" w:lineRule="auto"/>
              <w:ind w:firstLine="0"/>
            </w:pPr>
            <w:r>
              <w:rPr>
                <w:sz w:val="20"/>
              </w:rPr>
              <w:t>4.6.5</w:t>
            </w:r>
          </w:p>
        </w:tc>
        <w:tc>
          <w:tcPr>
            <w:tcW w:w="1769" w:type="dxa"/>
            <w:shd w:val="clear" w:color="auto" w:fill="F7F9FC"/>
          </w:tcPr>
          <w:p w14:paraId="079E6CBB">
            <w:pPr>
              <w:wordWrap w:val="0"/>
              <w:spacing w:before="20" w:after="20" w:line="240" w:lineRule="auto"/>
              <w:ind w:firstLine="0"/>
            </w:pPr>
            <w:r>
              <w:rPr>
                <w:sz w:val="20"/>
              </w:rPr>
              <w:t>量化模块</w:t>
            </w:r>
          </w:p>
        </w:tc>
        <w:tc>
          <w:tcPr>
            <w:tcW w:w="1769" w:type="dxa"/>
            <w:shd w:val="clear" w:color="auto" w:fill="F7F9FC"/>
          </w:tcPr>
          <w:p w14:paraId="63BDF183">
            <w:pPr>
              <w:wordWrap w:val="0"/>
              <w:spacing w:before="20" w:after="20" w:line="240" w:lineRule="auto"/>
              <w:ind w:firstLine="0"/>
            </w:pPr>
            <w:r>
              <w:rPr>
                <w:sz w:val="20"/>
              </w:rPr>
              <w:t>VER-TC-04</w:t>
            </w:r>
          </w:p>
        </w:tc>
      </w:tr>
      <w:tr w14:paraId="6D91961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24323F01">
            <w:pPr>
              <w:wordWrap w:val="0"/>
              <w:spacing w:before="20" w:after="20" w:line="240" w:lineRule="auto"/>
              <w:ind w:firstLine="0"/>
            </w:pPr>
            <w:r>
              <w:rPr>
                <w:sz w:val="20"/>
              </w:rPr>
              <w:t>4.4.4.5</w:t>
            </w:r>
          </w:p>
        </w:tc>
        <w:tc>
          <w:tcPr>
            <w:tcW w:w="2409" w:type="dxa"/>
          </w:tcPr>
          <w:p w14:paraId="36A7C41C">
            <w:pPr>
              <w:wordWrap w:val="0"/>
              <w:spacing w:before="20" w:after="20" w:line="240" w:lineRule="auto"/>
              <w:ind w:firstLine="0"/>
            </w:pPr>
            <w:r>
              <w:rPr>
                <w:sz w:val="20"/>
              </w:rPr>
              <w:t>照片标注、PDF/PPTX、DWG 可编辑</w:t>
            </w:r>
          </w:p>
        </w:tc>
        <w:tc>
          <w:tcPr>
            <w:tcW w:w="1769" w:type="dxa"/>
          </w:tcPr>
          <w:p w14:paraId="5D1B293B">
            <w:pPr>
              <w:wordWrap w:val="0"/>
              <w:spacing w:before="20" w:after="20" w:line="240" w:lineRule="auto"/>
              <w:ind w:firstLine="0"/>
            </w:pPr>
            <w:r>
              <w:rPr>
                <w:sz w:val="20"/>
              </w:rPr>
              <w:t>4.6.7</w:t>
            </w:r>
          </w:p>
        </w:tc>
        <w:tc>
          <w:tcPr>
            <w:tcW w:w="1769" w:type="dxa"/>
          </w:tcPr>
          <w:p w14:paraId="7609AC13">
            <w:pPr>
              <w:wordWrap w:val="0"/>
              <w:spacing w:before="20" w:after="20" w:line="240" w:lineRule="auto"/>
              <w:ind w:firstLine="0"/>
            </w:pPr>
            <w:r>
              <w:rPr>
                <w:sz w:val="20"/>
              </w:rPr>
              <w:t>报告与绘图</w:t>
            </w:r>
          </w:p>
        </w:tc>
        <w:tc>
          <w:tcPr>
            <w:tcW w:w="1769" w:type="dxa"/>
          </w:tcPr>
          <w:p w14:paraId="6C1B4777">
            <w:pPr>
              <w:wordWrap w:val="0"/>
              <w:spacing w:before="20" w:after="20" w:line="240" w:lineRule="auto"/>
              <w:ind w:firstLine="0"/>
            </w:pPr>
            <w:r>
              <w:rPr>
                <w:sz w:val="20"/>
              </w:rPr>
              <w:t>VER-TC-07、TC-08</w:t>
            </w:r>
          </w:p>
        </w:tc>
      </w:tr>
      <w:tr w14:paraId="74E8680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0537E5EC">
            <w:pPr>
              <w:wordWrap w:val="0"/>
              <w:spacing w:before="20" w:after="20" w:line="240" w:lineRule="auto"/>
              <w:ind w:firstLine="0"/>
            </w:pPr>
            <w:r>
              <w:rPr>
                <w:sz w:val="20"/>
              </w:rPr>
              <w:t>4.4.4.6</w:t>
            </w:r>
          </w:p>
        </w:tc>
        <w:tc>
          <w:tcPr>
            <w:tcW w:w="2409" w:type="dxa"/>
            <w:shd w:val="clear" w:color="auto" w:fill="F7F9FC"/>
          </w:tcPr>
          <w:p w14:paraId="4C7C420F">
            <w:pPr>
              <w:wordWrap w:val="0"/>
              <w:spacing w:before="20" w:after="20" w:line="240" w:lineRule="auto"/>
              <w:ind w:firstLine="0"/>
            </w:pPr>
            <w:r>
              <w:rPr>
                <w:sz w:val="20"/>
              </w:rPr>
              <w:t>云图、断面、xlsx、二维/三维分布</w:t>
            </w:r>
          </w:p>
        </w:tc>
        <w:tc>
          <w:tcPr>
            <w:tcW w:w="1769" w:type="dxa"/>
            <w:shd w:val="clear" w:color="auto" w:fill="F7F9FC"/>
          </w:tcPr>
          <w:p w14:paraId="55FF238C">
            <w:pPr>
              <w:wordWrap w:val="0"/>
              <w:spacing w:before="20" w:after="20" w:line="240" w:lineRule="auto"/>
              <w:ind w:firstLine="0"/>
            </w:pPr>
            <w:r>
              <w:rPr>
                <w:sz w:val="20"/>
              </w:rPr>
              <w:t>4.5.9、4.8</w:t>
            </w:r>
          </w:p>
        </w:tc>
        <w:tc>
          <w:tcPr>
            <w:tcW w:w="1769" w:type="dxa"/>
            <w:shd w:val="clear" w:color="auto" w:fill="F7F9FC"/>
          </w:tcPr>
          <w:p w14:paraId="3803937E">
            <w:pPr>
              <w:wordWrap w:val="0"/>
              <w:spacing w:before="20" w:after="20" w:line="240" w:lineRule="auto"/>
              <w:ind w:firstLine="0"/>
            </w:pPr>
            <w:r>
              <w:rPr>
                <w:sz w:val="20"/>
              </w:rPr>
              <w:t>导出服务</w:t>
            </w:r>
          </w:p>
        </w:tc>
        <w:tc>
          <w:tcPr>
            <w:tcW w:w="1769" w:type="dxa"/>
            <w:shd w:val="clear" w:color="auto" w:fill="F7F9FC"/>
          </w:tcPr>
          <w:p w14:paraId="7C3E163F">
            <w:pPr>
              <w:wordWrap w:val="0"/>
              <w:spacing w:before="20" w:after="20" w:line="240" w:lineRule="auto"/>
              <w:ind w:firstLine="0"/>
            </w:pPr>
            <w:r>
              <w:rPr>
                <w:sz w:val="20"/>
              </w:rPr>
              <w:t>VER-TC-09</w:t>
            </w:r>
          </w:p>
        </w:tc>
      </w:tr>
      <w:tr w14:paraId="19241D4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12EC6343">
            <w:pPr>
              <w:wordWrap w:val="0"/>
              <w:spacing w:before="20" w:after="20" w:line="240" w:lineRule="auto"/>
              <w:ind w:firstLine="0"/>
            </w:pPr>
            <w:r>
              <w:rPr>
                <w:sz w:val="20"/>
              </w:rPr>
              <w:t>4.5</w:t>
            </w:r>
          </w:p>
        </w:tc>
        <w:tc>
          <w:tcPr>
            <w:tcW w:w="2409" w:type="dxa"/>
          </w:tcPr>
          <w:p w14:paraId="11A8BF29">
            <w:pPr>
              <w:wordWrap w:val="0"/>
              <w:spacing w:before="20" w:after="20" w:line="240" w:lineRule="auto"/>
              <w:ind w:firstLine="0"/>
            </w:pPr>
            <w:r>
              <w:rPr>
                <w:sz w:val="20"/>
              </w:rPr>
              <w:t>第三方测试/型式试验</w:t>
            </w:r>
          </w:p>
        </w:tc>
        <w:tc>
          <w:tcPr>
            <w:tcW w:w="1769" w:type="dxa"/>
          </w:tcPr>
          <w:p w14:paraId="11BA35C1">
            <w:pPr>
              <w:wordWrap w:val="0"/>
              <w:spacing w:before="20" w:after="20" w:line="240" w:lineRule="auto"/>
              <w:ind w:firstLine="0"/>
            </w:pPr>
            <w:r>
              <w:rPr>
                <w:sz w:val="20"/>
              </w:rPr>
              <w:t>9.6</w:t>
            </w:r>
          </w:p>
        </w:tc>
        <w:tc>
          <w:tcPr>
            <w:tcW w:w="1769" w:type="dxa"/>
          </w:tcPr>
          <w:p w14:paraId="2FACE6E2">
            <w:pPr>
              <w:wordWrap w:val="0"/>
              <w:spacing w:before="20" w:after="20" w:line="240" w:lineRule="auto"/>
              <w:ind w:firstLine="0"/>
            </w:pPr>
            <w:r>
              <w:rPr>
                <w:sz w:val="20"/>
              </w:rPr>
              <w:t>测试管理</w:t>
            </w:r>
          </w:p>
        </w:tc>
        <w:tc>
          <w:tcPr>
            <w:tcW w:w="1769" w:type="dxa"/>
          </w:tcPr>
          <w:p w14:paraId="172247AB">
            <w:pPr>
              <w:wordWrap w:val="0"/>
              <w:spacing w:before="20" w:after="20" w:line="240" w:lineRule="auto"/>
              <w:ind w:firstLine="0"/>
            </w:pPr>
            <w:r>
              <w:rPr>
                <w:sz w:val="20"/>
              </w:rPr>
              <w:t>CMA/CNAS 报告</w:t>
            </w:r>
          </w:p>
        </w:tc>
      </w:tr>
      <w:tr w14:paraId="233DD26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1982E796">
            <w:pPr>
              <w:wordWrap w:val="0"/>
              <w:spacing w:before="20" w:after="20" w:line="240" w:lineRule="auto"/>
              <w:ind w:firstLine="0"/>
            </w:pPr>
            <w:r>
              <w:rPr>
                <w:sz w:val="20"/>
              </w:rPr>
              <w:t>4.6</w:t>
            </w:r>
          </w:p>
        </w:tc>
        <w:tc>
          <w:tcPr>
            <w:tcW w:w="2409" w:type="dxa"/>
            <w:shd w:val="clear" w:color="auto" w:fill="F7F9FC"/>
          </w:tcPr>
          <w:p w14:paraId="4DFB15F8">
            <w:pPr>
              <w:wordWrap w:val="0"/>
              <w:spacing w:before="20" w:after="20" w:line="240" w:lineRule="auto"/>
              <w:ind w:firstLine="0"/>
            </w:pPr>
            <w:r>
              <w:rPr>
                <w:sz w:val="20"/>
              </w:rPr>
              <w:t>两期现场应用验证</w:t>
            </w:r>
          </w:p>
        </w:tc>
        <w:tc>
          <w:tcPr>
            <w:tcW w:w="1769" w:type="dxa"/>
            <w:shd w:val="clear" w:color="auto" w:fill="F7F9FC"/>
          </w:tcPr>
          <w:p w14:paraId="3486B8F1">
            <w:pPr>
              <w:wordWrap w:val="0"/>
              <w:spacing w:before="20" w:after="20" w:line="240" w:lineRule="auto"/>
              <w:ind w:firstLine="0"/>
            </w:pPr>
            <w:r>
              <w:rPr>
                <w:sz w:val="20"/>
              </w:rPr>
              <w:t>9.8</w:t>
            </w:r>
          </w:p>
        </w:tc>
        <w:tc>
          <w:tcPr>
            <w:tcW w:w="1769" w:type="dxa"/>
            <w:shd w:val="clear" w:color="auto" w:fill="F7F9FC"/>
          </w:tcPr>
          <w:p w14:paraId="2F71B3F8">
            <w:pPr>
              <w:wordWrap w:val="0"/>
              <w:spacing w:before="20" w:after="20" w:line="240" w:lineRule="auto"/>
              <w:ind w:firstLine="0"/>
            </w:pPr>
            <w:r>
              <w:rPr>
                <w:sz w:val="20"/>
              </w:rPr>
              <w:t>验证管理</w:t>
            </w:r>
          </w:p>
        </w:tc>
        <w:tc>
          <w:tcPr>
            <w:tcW w:w="1769" w:type="dxa"/>
            <w:shd w:val="clear" w:color="auto" w:fill="F7F9FC"/>
          </w:tcPr>
          <w:p w14:paraId="3811F056">
            <w:pPr>
              <w:wordWrap w:val="0"/>
              <w:spacing w:before="20" w:after="20" w:line="240" w:lineRule="auto"/>
              <w:ind w:firstLine="0"/>
            </w:pPr>
            <w:r>
              <w:rPr>
                <w:sz w:val="20"/>
              </w:rPr>
              <w:t>验证报告</w:t>
            </w:r>
          </w:p>
        </w:tc>
      </w:tr>
      <w:tr w14:paraId="2C8E085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tcPr>
          <w:p w14:paraId="15BDBE58">
            <w:pPr>
              <w:wordWrap w:val="0"/>
              <w:spacing w:before="20" w:after="20" w:line="240" w:lineRule="auto"/>
              <w:ind w:firstLine="0"/>
            </w:pPr>
            <w:r>
              <w:rPr>
                <w:sz w:val="20"/>
              </w:rPr>
              <w:t>5.1</w:t>
            </w:r>
          </w:p>
        </w:tc>
        <w:tc>
          <w:tcPr>
            <w:tcW w:w="2409" w:type="dxa"/>
          </w:tcPr>
          <w:p w14:paraId="2B3BF24A">
            <w:pPr>
              <w:wordWrap w:val="0"/>
              <w:spacing w:before="20" w:after="20" w:line="240" w:lineRule="auto"/>
              <w:ind w:firstLine="0"/>
            </w:pPr>
            <w:r>
              <w:rPr>
                <w:sz w:val="20"/>
              </w:rPr>
              <w:t>不少于 2 次培训</w:t>
            </w:r>
          </w:p>
        </w:tc>
        <w:tc>
          <w:tcPr>
            <w:tcW w:w="1769" w:type="dxa"/>
          </w:tcPr>
          <w:p w14:paraId="35CABCD4">
            <w:pPr>
              <w:wordWrap w:val="0"/>
              <w:spacing w:before="20" w:after="20" w:line="240" w:lineRule="auto"/>
              <w:ind w:firstLine="0"/>
            </w:pPr>
            <w:r>
              <w:rPr>
                <w:sz w:val="20"/>
              </w:rPr>
              <w:t>15</w:t>
            </w:r>
          </w:p>
        </w:tc>
        <w:tc>
          <w:tcPr>
            <w:tcW w:w="1769" w:type="dxa"/>
          </w:tcPr>
          <w:p w14:paraId="3DBAD07B">
            <w:pPr>
              <w:wordWrap w:val="0"/>
              <w:spacing w:before="20" w:after="20" w:line="240" w:lineRule="auto"/>
              <w:ind w:firstLine="0"/>
            </w:pPr>
            <w:r>
              <w:rPr>
                <w:sz w:val="20"/>
              </w:rPr>
              <w:t>培训体系</w:t>
            </w:r>
          </w:p>
        </w:tc>
        <w:tc>
          <w:tcPr>
            <w:tcW w:w="1769" w:type="dxa"/>
          </w:tcPr>
          <w:p w14:paraId="42DCD2C1">
            <w:pPr>
              <w:wordWrap w:val="0"/>
              <w:spacing w:before="20" w:after="20" w:line="240" w:lineRule="auto"/>
              <w:ind w:firstLine="0"/>
            </w:pPr>
            <w:r>
              <w:rPr>
                <w:sz w:val="20"/>
              </w:rPr>
              <w:t>考核记录</w:t>
            </w:r>
          </w:p>
        </w:tc>
      </w:tr>
      <w:tr w14:paraId="7EB7FAF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1129" w:type="dxa"/>
            <w:shd w:val="clear" w:color="auto" w:fill="F7F9FC"/>
          </w:tcPr>
          <w:p w14:paraId="5FE1A281">
            <w:pPr>
              <w:wordWrap w:val="0"/>
              <w:spacing w:before="20" w:after="20" w:line="240" w:lineRule="auto"/>
              <w:ind w:firstLine="0"/>
            </w:pPr>
            <w:r>
              <w:rPr>
                <w:sz w:val="20"/>
              </w:rPr>
              <w:t>4.9</w:t>
            </w:r>
          </w:p>
        </w:tc>
        <w:tc>
          <w:tcPr>
            <w:tcW w:w="2409" w:type="dxa"/>
            <w:shd w:val="clear" w:color="auto" w:fill="F7F9FC"/>
          </w:tcPr>
          <w:p w14:paraId="6E24069A">
            <w:pPr>
              <w:wordWrap w:val="0"/>
              <w:spacing w:before="20" w:after="20" w:line="240" w:lineRule="auto"/>
              <w:ind w:firstLine="0"/>
            </w:pPr>
            <w:r>
              <w:rPr>
                <w:sz w:val="20"/>
              </w:rPr>
              <w:t>专利 ≥4、论文 ≥1、软著 ≥1</w:t>
            </w:r>
          </w:p>
        </w:tc>
        <w:tc>
          <w:tcPr>
            <w:tcW w:w="1769" w:type="dxa"/>
            <w:shd w:val="clear" w:color="auto" w:fill="F7F9FC"/>
          </w:tcPr>
          <w:p w14:paraId="771E36AE">
            <w:pPr>
              <w:wordWrap w:val="0"/>
              <w:spacing w:before="20" w:after="20" w:line="240" w:lineRule="auto"/>
              <w:ind w:firstLine="0"/>
            </w:pPr>
            <w:r>
              <w:rPr>
                <w:sz w:val="20"/>
              </w:rPr>
              <w:t>5.3、17</w:t>
            </w:r>
          </w:p>
        </w:tc>
        <w:tc>
          <w:tcPr>
            <w:tcW w:w="1769" w:type="dxa"/>
            <w:shd w:val="clear" w:color="auto" w:fill="F7F9FC"/>
          </w:tcPr>
          <w:p w14:paraId="5D24B169">
            <w:pPr>
              <w:wordWrap w:val="0"/>
              <w:spacing w:before="20" w:after="20" w:line="240" w:lineRule="auto"/>
              <w:ind w:firstLine="0"/>
            </w:pPr>
            <w:r>
              <w:rPr>
                <w:sz w:val="20"/>
              </w:rPr>
              <w:t>成果管理</w:t>
            </w:r>
          </w:p>
        </w:tc>
        <w:tc>
          <w:tcPr>
            <w:tcW w:w="1769" w:type="dxa"/>
            <w:shd w:val="clear" w:color="auto" w:fill="F7F9FC"/>
          </w:tcPr>
          <w:p w14:paraId="63B70141">
            <w:pPr>
              <w:wordWrap w:val="0"/>
              <w:spacing w:before="20" w:after="20" w:line="240" w:lineRule="auto"/>
              <w:ind w:firstLine="0"/>
            </w:pPr>
            <w:r>
              <w:rPr>
                <w:sz w:val="20"/>
              </w:rPr>
              <w:t>受理/录用证明</w:t>
            </w:r>
          </w:p>
        </w:tc>
      </w:tr>
    </w:tbl>
    <w:p w14:paraId="7323EC8F">
      <w:pPr>
        <w:wordWrap w:val="0"/>
        <w:spacing w:line="192" w:lineRule="auto"/>
      </w:pPr>
    </w:p>
    <w:p w14:paraId="44371C84">
      <w:pPr>
        <w:wordWrap w:val="0"/>
        <w:spacing w:before="160" w:after="40" w:line="312" w:lineRule="auto"/>
      </w:pPr>
      <w:r>
        <w:rPr>
          <w:rFonts w:ascii="黑体" w:hAnsi="黑体" w:eastAsia="黑体"/>
          <w:b/>
        </w:rPr>
        <w:t>变更影响分析</w:t>
      </w:r>
    </w:p>
    <w:p w14:paraId="114DC375">
      <w:pPr>
        <w:wordWrap w:val="0"/>
        <w:spacing w:line="408" w:lineRule="auto"/>
      </w:pPr>
      <w:r>
        <w:t>需求变更、标准更新、现场条件变化均可能触发设计变更。我方建立"变更申请—影响分析—评审—实施—回归—基线更新"的闭环：</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122"/>
        <w:gridCol w:w="3774"/>
        <w:gridCol w:w="2948"/>
      </w:tblGrid>
      <w:tr w14:paraId="22D4C57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D9E2F3"/>
          </w:tcPr>
          <w:p w14:paraId="6F500843">
            <w:pPr>
              <w:wordWrap w:val="0"/>
              <w:spacing w:before="20" w:after="20" w:line="240" w:lineRule="auto"/>
              <w:ind w:firstLine="0"/>
            </w:pPr>
            <w:r>
              <w:rPr>
                <w:b/>
                <w:sz w:val="20"/>
              </w:rPr>
              <w:t>变更类型</w:t>
            </w:r>
          </w:p>
        </w:tc>
        <w:tc>
          <w:tcPr>
            <w:tcW w:w="3774" w:type="dxa"/>
            <w:shd w:val="clear" w:color="auto" w:fill="D9E2F3"/>
          </w:tcPr>
          <w:p w14:paraId="6C59EB59">
            <w:pPr>
              <w:wordWrap w:val="0"/>
              <w:spacing w:before="20" w:after="20" w:line="240" w:lineRule="auto"/>
              <w:ind w:firstLine="0"/>
            </w:pPr>
            <w:r>
              <w:rPr>
                <w:b/>
                <w:sz w:val="20"/>
              </w:rPr>
              <w:t>主要影响范围</w:t>
            </w:r>
          </w:p>
        </w:tc>
        <w:tc>
          <w:tcPr>
            <w:tcW w:w="2948" w:type="dxa"/>
            <w:shd w:val="clear" w:color="auto" w:fill="D9E2F3"/>
          </w:tcPr>
          <w:p w14:paraId="50A69CA8">
            <w:pPr>
              <w:wordWrap w:val="0"/>
              <w:spacing w:before="20" w:after="20" w:line="240" w:lineRule="auto"/>
              <w:ind w:firstLine="0"/>
            </w:pPr>
            <w:r>
              <w:rPr>
                <w:b/>
                <w:sz w:val="20"/>
              </w:rPr>
              <w:t>必做动作</w:t>
            </w:r>
          </w:p>
        </w:tc>
      </w:tr>
      <w:tr w14:paraId="4322B3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57A7C69C">
            <w:pPr>
              <w:wordWrap w:val="0"/>
              <w:spacing w:before="20" w:after="20" w:line="240" w:lineRule="auto"/>
              <w:ind w:firstLine="0"/>
            </w:pPr>
            <w:r>
              <w:rPr>
                <w:sz w:val="20"/>
              </w:rPr>
              <w:t>缺陷判定标准更新</w:t>
            </w:r>
          </w:p>
        </w:tc>
        <w:tc>
          <w:tcPr>
            <w:tcW w:w="3774" w:type="dxa"/>
          </w:tcPr>
          <w:p w14:paraId="5A7B35D9">
            <w:pPr>
              <w:wordWrap w:val="0"/>
              <w:spacing w:before="20" w:after="20" w:line="240" w:lineRule="auto"/>
              <w:ind w:firstLine="0"/>
            </w:pPr>
            <w:r>
              <w:rPr>
                <w:sz w:val="20"/>
              </w:rPr>
              <w:t>规则库、缺陷分类、报告模板</w:t>
            </w:r>
          </w:p>
        </w:tc>
        <w:tc>
          <w:tcPr>
            <w:tcW w:w="2948" w:type="dxa"/>
          </w:tcPr>
          <w:p w14:paraId="43CDA43E">
            <w:pPr>
              <w:wordWrap w:val="0"/>
              <w:spacing w:before="20" w:after="20" w:line="240" w:lineRule="auto"/>
              <w:ind w:firstLine="0"/>
            </w:pPr>
            <w:r>
              <w:rPr>
                <w:sz w:val="20"/>
              </w:rPr>
              <w:t>更新规则版本、回归 TC-04/TC-06、报告模板复核</w:t>
            </w:r>
          </w:p>
        </w:tc>
      </w:tr>
      <w:tr w14:paraId="1741088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25442241">
            <w:pPr>
              <w:wordWrap w:val="0"/>
              <w:spacing w:before="20" w:after="20" w:line="240" w:lineRule="auto"/>
              <w:ind w:firstLine="0"/>
            </w:pPr>
            <w:r>
              <w:rPr>
                <w:sz w:val="20"/>
              </w:rPr>
              <w:t>数据格式变更</w:t>
            </w:r>
          </w:p>
        </w:tc>
        <w:tc>
          <w:tcPr>
            <w:tcW w:w="3774" w:type="dxa"/>
            <w:shd w:val="clear" w:color="auto" w:fill="F7F9FC"/>
          </w:tcPr>
          <w:p w14:paraId="41E2D654">
            <w:pPr>
              <w:wordWrap w:val="0"/>
              <w:spacing w:before="20" w:after="20" w:line="240" w:lineRule="auto"/>
              <w:ind w:firstLine="0"/>
            </w:pPr>
            <w:r>
              <w:rPr>
                <w:sz w:val="20"/>
              </w:rPr>
              <w:t>解析适配器、配准、重建</w:t>
            </w:r>
          </w:p>
        </w:tc>
        <w:tc>
          <w:tcPr>
            <w:tcW w:w="2948" w:type="dxa"/>
            <w:shd w:val="clear" w:color="auto" w:fill="F7F9FC"/>
          </w:tcPr>
          <w:p w14:paraId="36452FA1">
            <w:pPr>
              <w:wordWrap w:val="0"/>
              <w:spacing w:before="20" w:after="20" w:line="240" w:lineRule="auto"/>
              <w:ind w:firstLine="0"/>
            </w:pPr>
            <w:r>
              <w:rPr>
                <w:sz w:val="20"/>
              </w:rPr>
              <w:t>更新适配器、样例数据回归、接口文档升版</w:t>
            </w:r>
          </w:p>
        </w:tc>
      </w:tr>
      <w:tr w14:paraId="551724A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34F12977">
            <w:pPr>
              <w:wordWrap w:val="0"/>
              <w:spacing w:before="20" w:after="20" w:line="240" w:lineRule="auto"/>
              <w:ind w:firstLine="0"/>
            </w:pPr>
            <w:r>
              <w:rPr>
                <w:sz w:val="20"/>
              </w:rPr>
              <w:t>精度指标调整</w:t>
            </w:r>
          </w:p>
        </w:tc>
        <w:tc>
          <w:tcPr>
            <w:tcW w:w="3774" w:type="dxa"/>
          </w:tcPr>
          <w:p w14:paraId="22D08ED4">
            <w:pPr>
              <w:wordWrap w:val="0"/>
              <w:spacing w:before="20" w:after="20" w:line="240" w:lineRule="auto"/>
              <w:ind w:firstLine="0"/>
            </w:pPr>
            <w:r>
              <w:rPr>
                <w:sz w:val="20"/>
              </w:rPr>
              <w:t>光学构型、标定、平差、测试</w:t>
            </w:r>
          </w:p>
        </w:tc>
        <w:tc>
          <w:tcPr>
            <w:tcW w:w="2948" w:type="dxa"/>
          </w:tcPr>
          <w:p w14:paraId="36041144">
            <w:pPr>
              <w:wordWrap w:val="0"/>
              <w:spacing w:before="20" w:after="20" w:line="240" w:lineRule="auto"/>
              <w:ind w:firstLine="0"/>
            </w:pPr>
            <w:r>
              <w:rPr>
                <w:sz w:val="20"/>
              </w:rPr>
              <w:t>重新进行不确定度评定与仿真、复测</w:t>
            </w:r>
          </w:p>
        </w:tc>
      </w:tr>
      <w:tr w14:paraId="2830731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73E641C1">
            <w:pPr>
              <w:wordWrap w:val="0"/>
              <w:spacing w:before="20" w:after="20" w:line="240" w:lineRule="auto"/>
              <w:ind w:firstLine="0"/>
            </w:pPr>
            <w:r>
              <w:rPr>
                <w:sz w:val="20"/>
              </w:rPr>
              <w:t>报告格式变更</w:t>
            </w:r>
          </w:p>
        </w:tc>
        <w:tc>
          <w:tcPr>
            <w:tcW w:w="3774" w:type="dxa"/>
            <w:shd w:val="clear" w:color="auto" w:fill="F7F9FC"/>
          </w:tcPr>
          <w:p w14:paraId="63758B90">
            <w:pPr>
              <w:wordWrap w:val="0"/>
              <w:spacing w:before="20" w:after="20" w:line="240" w:lineRule="auto"/>
              <w:ind w:firstLine="0"/>
            </w:pPr>
            <w:r>
              <w:rPr>
                <w:sz w:val="20"/>
              </w:rPr>
              <w:t>模板、图表、DWG 图层</w:t>
            </w:r>
          </w:p>
        </w:tc>
        <w:tc>
          <w:tcPr>
            <w:tcW w:w="2948" w:type="dxa"/>
            <w:shd w:val="clear" w:color="auto" w:fill="F7F9FC"/>
          </w:tcPr>
          <w:p w14:paraId="2F77F64B">
            <w:pPr>
              <w:wordWrap w:val="0"/>
              <w:spacing w:before="20" w:after="20" w:line="240" w:lineRule="auto"/>
              <w:ind w:firstLine="0"/>
            </w:pPr>
            <w:r>
              <w:rPr>
                <w:sz w:val="20"/>
              </w:rPr>
              <w:t>模板回归、样张评审、TC-07/TC-08</w:t>
            </w:r>
          </w:p>
        </w:tc>
      </w:tr>
      <w:tr w14:paraId="79C908B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tcPr>
          <w:p w14:paraId="65BB0227">
            <w:pPr>
              <w:wordWrap w:val="0"/>
              <w:spacing w:before="20" w:after="20" w:line="240" w:lineRule="auto"/>
              <w:ind w:firstLine="0"/>
            </w:pPr>
            <w:r>
              <w:rPr>
                <w:sz w:val="20"/>
              </w:rPr>
              <w:t>硬件选型变更</w:t>
            </w:r>
          </w:p>
        </w:tc>
        <w:tc>
          <w:tcPr>
            <w:tcW w:w="3774" w:type="dxa"/>
          </w:tcPr>
          <w:p w14:paraId="524E8E19">
            <w:pPr>
              <w:wordWrap w:val="0"/>
              <w:spacing w:before="20" w:after="20" w:line="240" w:lineRule="auto"/>
              <w:ind w:firstLine="0"/>
            </w:pPr>
            <w:r>
              <w:rPr>
                <w:sz w:val="20"/>
              </w:rPr>
              <w:t>接口、驱动、标定、国产化证明</w:t>
            </w:r>
          </w:p>
        </w:tc>
        <w:tc>
          <w:tcPr>
            <w:tcW w:w="2948" w:type="dxa"/>
          </w:tcPr>
          <w:p w14:paraId="2AAE3F8F">
            <w:pPr>
              <w:wordWrap w:val="0"/>
              <w:spacing w:before="20" w:after="20" w:line="240" w:lineRule="auto"/>
              <w:ind w:firstLine="0"/>
            </w:pPr>
            <w:r>
              <w:rPr>
                <w:sz w:val="20"/>
              </w:rPr>
              <w:t>接口兼容测试、重新标定、证明文件更新</w:t>
            </w:r>
          </w:p>
        </w:tc>
      </w:tr>
      <w:tr w14:paraId="526F249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122" w:type="dxa"/>
            <w:shd w:val="clear" w:color="auto" w:fill="F7F9FC"/>
          </w:tcPr>
          <w:p w14:paraId="305F73E6">
            <w:pPr>
              <w:wordWrap w:val="0"/>
              <w:spacing w:before="20" w:after="20" w:line="240" w:lineRule="auto"/>
              <w:ind w:firstLine="0"/>
            </w:pPr>
            <w:r>
              <w:rPr>
                <w:sz w:val="20"/>
              </w:rPr>
              <w:t>场景范围变更</w:t>
            </w:r>
          </w:p>
        </w:tc>
        <w:tc>
          <w:tcPr>
            <w:tcW w:w="3774" w:type="dxa"/>
            <w:shd w:val="clear" w:color="auto" w:fill="F7F9FC"/>
          </w:tcPr>
          <w:p w14:paraId="58EE134C">
            <w:pPr>
              <w:wordWrap w:val="0"/>
              <w:spacing w:before="20" w:after="20" w:line="240" w:lineRule="auto"/>
              <w:ind w:firstLine="0"/>
            </w:pPr>
            <w:r>
              <w:rPr>
                <w:sz w:val="20"/>
              </w:rPr>
              <w:t>载具、路径规划、作业指导书</w:t>
            </w:r>
          </w:p>
        </w:tc>
        <w:tc>
          <w:tcPr>
            <w:tcW w:w="2948" w:type="dxa"/>
            <w:shd w:val="clear" w:color="auto" w:fill="F7F9FC"/>
          </w:tcPr>
          <w:p w14:paraId="40673528">
            <w:pPr>
              <w:wordWrap w:val="0"/>
              <w:spacing w:before="20" w:after="20" w:line="240" w:lineRule="auto"/>
              <w:ind w:firstLine="0"/>
            </w:pPr>
            <w:r>
              <w:rPr>
                <w:sz w:val="20"/>
              </w:rPr>
              <w:t>现场勘察、方案评审、验证补充</w:t>
            </w:r>
          </w:p>
        </w:tc>
      </w:tr>
    </w:tbl>
    <w:p w14:paraId="0CDC4FCA">
      <w:pPr>
        <w:wordWrap w:val="0"/>
        <w:spacing w:line="192" w:lineRule="auto"/>
      </w:pPr>
    </w:p>
    <w:p w14:paraId="0460C33F">
      <w:pPr>
        <w:wordWrap w:val="0"/>
        <w:spacing w:line="408" w:lineRule="auto"/>
        <w:ind w:firstLine="480" w:firstLineChars="0"/>
        <w:rPr>
          <w:rFonts w:ascii="Times New Roman" w:hAnsi="Times New Roman" w:eastAsia="宋体" w:cs="Times New Roman"/>
          <w:sz w:val="24"/>
          <w:szCs w:val="24"/>
          <w:lang w:val="en-US" w:eastAsia="zh-CN" w:bidi="ar-SA"/>
        </w:rPr>
      </w:pPr>
      <w:r>
        <w:rPr>
          <w:rFonts w:ascii="Times New Roman" w:hAnsi="Times New Roman" w:eastAsia="宋体" w:cs="Times New Roman"/>
          <w:sz w:val="24"/>
          <w:szCs w:val="24"/>
          <w:lang w:val="en-US" w:eastAsia="zh-CN" w:bidi="ar-SA"/>
        </w:rPr>
        <w:t>影响分析需明确四项核心判定维度：受影响的需求范围、受影响的功能模块范围、受影响的测试工作范围，以及是否需要重新开展指标验证工作。分析结论须经项目技术负责人签字确认，若涉及重大变更，需按流程报送甲方履行确认程序。</w:t>
      </w:r>
    </w:p>
    <w:p w14:paraId="0A2EF0E0">
      <w:pPr>
        <w:wordWrap w:val="0"/>
        <w:spacing w:before="160" w:after="40" w:line="312" w:lineRule="auto"/>
      </w:pPr>
      <w:r>
        <w:rPr>
          <w:rFonts w:ascii="黑体" w:hAnsi="黑体" w:eastAsia="黑体"/>
          <w:b/>
        </w:rPr>
        <w:t>工具与维护</w:t>
      </w:r>
    </w:p>
    <w:p w14:paraId="45DB6FC1">
      <w:pPr>
        <w:wordWrap w:val="0"/>
        <w:spacing w:line="336" w:lineRule="auto"/>
        <w:ind w:left="420"/>
      </w:pPr>
      <w:r>
        <w:t>1．</w:t>
      </w:r>
      <w:r>
        <w:rPr>
          <w:b/>
        </w:rPr>
        <w:t>需求管理。</w:t>
      </w:r>
      <w:r>
        <w:t xml:space="preserve"> 采用需求管理工具（如 Jira/禅道）建立需求条目，字段包含条款号、优先级、责任人、状态、关联设计/测试。</w:t>
      </w:r>
    </w:p>
    <w:p w14:paraId="0E5B29AA">
      <w:pPr>
        <w:wordWrap w:val="0"/>
        <w:spacing w:line="336" w:lineRule="auto"/>
        <w:ind w:left="420"/>
      </w:pPr>
      <w:r>
        <w:t>2．</w:t>
      </w:r>
      <w:r>
        <w:rPr>
          <w:b/>
        </w:rPr>
        <w:t>代码管理。</w:t>
      </w:r>
      <w:r>
        <w:t xml:space="preserve"> Git 分支策略为主线+特性分支+发布分支，提交信息关联需求编号，便于反查。</w:t>
      </w:r>
    </w:p>
    <w:p w14:paraId="5A5A1D79">
      <w:pPr>
        <w:wordWrap w:val="0"/>
        <w:spacing w:line="336" w:lineRule="auto"/>
        <w:ind w:left="420"/>
      </w:pPr>
      <w:r>
        <w:t>3．</w:t>
      </w:r>
      <w:r>
        <w:rPr>
          <w:b/>
        </w:rPr>
        <w:t>持续集成。</w:t>
      </w:r>
      <w:r>
        <w:t xml:space="preserve"> 每次提交触发编译、单元测试、静态扫描；每日构建执行回归用例并归档报告。</w:t>
      </w:r>
    </w:p>
    <w:p w14:paraId="4E298612">
      <w:pPr>
        <w:wordWrap w:val="0"/>
        <w:spacing w:line="336" w:lineRule="auto"/>
        <w:ind w:left="420"/>
      </w:pPr>
      <w:r>
        <w:t>4．</w:t>
      </w:r>
      <w:r>
        <w:rPr>
          <w:b/>
        </w:rPr>
        <w:t>测试管理。</w:t>
      </w:r>
      <w:r>
        <w:t xml:space="preserve"> 用例与需求双向关联，执行结果自动回写需求状态，未覆盖需求自动预警。</w:t>
      </w:r>
    </w:p>
    <w:p w14:paraId="2A093596">
      <w:pPr>
        <w:wordWrap w:val="0"/>
        <w:spacing w:line="336" w:lineRule="auto"/>
        <w:ind w:left="420"/>
      </w:pPr>
      <w:r>
        <w:t>5．</w:t>
      </w:r>
      <w:r>
        <w:rPr>
          <w:b/>
        </w:rPr>
        <w:t>文档管理。</w:t>
      </w:r>
      <w:r>
        <w:t xml:space="preserve"> 设计说明书、接口文档、用户手册与软件版本同步升版，版本号在报告与日志中可查。</w:t>
      </w:r>
    </w:p>
    <w:p w14:paraId="3E597530">
      <w:pPr>
        <w:wordWrap w:val="0"/>
        <w:spacing w:line="336" w:lineRule="auto"/>
        <w:ind w:left="420"/>
      </w:pPr>
      <w:r>
        <w:t>6．</w:t>
      </w:r>
      <w:r>
        <w:rPr>
          <w:b/>
        </w:rPr>
        <w:t>基线管理。</w:t>
      </w:r>
      <w:r>
        <w:t xml:space="preserve"> 设置需求基线、设计基线、测试基线三类基线，基线变更须经评审。</w:t>
      </w:r>
    </w:p>
    <w:p w14:paraId="08F18709">
      <w:pPr>
        <w:wordWrap w:val="0"/>
        <w:spacing w:line="336" w:lineRule="auto"/>
        <w:ind w:left="420"/>
      </w:pPr>
      <w:r>
        <w:t>7．</w:t>
      </w:r>
      <w:r>
        <w:rPr>
          <w:b/>
        </w:rPr>
        <w:t>追溯审计。</w:t>
      </w:r>
      <w:r>
        <w:t xml:space="preserve"> 每季度开展一次追溯审计，抽查不少于 20% 的需求条目，检查设计、代码、测试证据是否齐全。</w:t>
      </w:r>
    </w:p>
    <w:p w14:paraId="34D61A85">
      <w:pPr>
        <w:wordWrap w:val="0"/>
        <w:spacing w:before="160" w:after="40" w:line="312" w:lineRule="auto"/>
      </w:pPr>
      <w:r>
        <w:rPr>
          <w:rFonts w:ascii="黑体" w:hAnsi="黑体" w:eastAsia="黑体"/>
          <w:b/>
        </w:rPr>
        <w:t>追溯覆盖率指标</w:t>
      </w:r>
    </w:p>
    <w:tbl>
      <w:tblPr>
        <w:tblStyle w:val="32"/>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80" w:type="dxa"/>
          <w:left w:w="90" w:type="dxa"/>
          <w:bottom w:w="80" w:type="dxa"/>
          <w:right w:w="90" w:type="dxa"/>
        </w:tblCellMar>
      </w:tblPr>
      <w:tblGrid>
        <w:gridCol w:w="2405"/>
        <w:gridCol w:w="1418"/>
        <w:gridCol w:w="5021"/>
      </w:tblGrid>
      <w:tr w14:paraId="1B4AAB4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D9E2F3"/>
          </w:tcPr>
          <w:p w14:paraId="14C42747">
            <w:pPr>
              <w:wordWrap w:val="0"/>
              <w:spacing w:before="20" w:after="20" w:line="240" w:lineRule="auto"/>
              <w:ind w:firstLine="0"/>
            </w:pPr>
            <w:r>
              <w:rPr>
                <w:b/>
                <w:sz w:val="20"/>
              </w:rPr>
              <w:t>指标</w:t>
            </w:r>
          </w:p>
        </w:tc>
        <w:tc>
          <w:tcPr>
            <w:tcW w:w="1418" w:type="dxa"/>
            <w:shd w:val="clear" w:color="auto" w:fill="D9E2F3"/>
          </w:tcPr>
          <w:p w14:paraId="442382CB">
            <w:pPr>
              <w:wordWrap w:val="0"/>
              <w:spacing w:before="20" w:after="20" w:line="240" w:lineRule="auto"/>
              <w:ind w:firstLine="0"/>
            </w:pPr>
            <w:r>
              <w:rPr>
                <w:b/>
                <w:sz w:val="20"/>
              </w:rPr>
              <w:t>目标值</w:t>
            </w:r>
          </w:p>
        </w:tc>
        <w:tc>
          <w:tcPr>
            <w:tcW w:w="5021" w:type="dxa"/>
            <w:shd w:val="clear" w:color="auto" w:fill="D9E2F3"/>
          </w:tcPr>
          <w:p w14:paraId="215D81D6">
            <w:pPr>
              <w:wordWrap w:val="0"/>
              <w:spacing w:before="20" w:after="20" w:line="240" w:lineRule="auto"/>
              <w:ind w:firstLine="0"/>
            </w:pPr>
            <w:r>
              <w:rPr>
                <w:b/>
                <w:sz w:val="20"/>
              </w:rPr>
              <w:t>统计方式</w:t>
            </w:r>
          </w:p>
        </w:tc>
      </w:tr>
      <w:tr w14:paraId="348D121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tcPr>
          <w:p w14:paraId="1A99E05F">
            <w:pPr>
              <w:wordWrap w:val="0"/>
              <w:spacing w:before="20" w:after="20" w:line="240" w:lineRule="auto"/>
              <w:ind w:firstLine="0"/>
            </w:pPr>
            <w:r>
              <w:rPr>
                <w:sz w:val="20"/>
              </w:rPr>
              <w:t>需求追溯覆盖率</w:t>
            </w:r>
          </w:p>
        </w:tc>
        <w:tc>
          <w:tcPr>
            <w:tcW w:w="1418" w:type="dxa"/>
          </w:tcPr>
          <w:p w14:paraId="1C414F9E">
            <w:pPr>
              <w:wordWrap w:val="0"/>
              <w:spacing w:before="20" w:after="20" w:line="240" w:lineRule="auto"/>
              <w:ind w:firstLine="0"/>
            </w:pPr>
            <w:r>
              <w:rPr>
                <w:sz w:val="20"/>
              </w:rPr>
              <w:t>100%</w:t>
            </w:r>
          </w:p>
        </w:tc>
        <w:tc>
          <w:tcPr>
            <w:tcW w:w="5021" w:type="dxa"/>
          </w:tcPr>
          <w:p w14:paraId="10980F3B">
            <w:pPr>
              <w:wordWrap w:val="0"/>
              <w:spacing w:before="20" w:after="20" w:line="240" w:lineRule="auto"/>
              <w:ind w:firstLine="0"/>
            </w:pPr>
            <w:r>
              <w:rPr>
                <w:sz w:val="20"/>
              </w:rPr>
              <w:t>已关联设计章节的需求数/需求总数</w:t>
            </w:r>
          </w:p>
        </w:tc>
      </w:tr>
      <w:tr w14:paraId="423AA72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F7F9FC"/>
          </w:tcPr>
          <w:p w14:paraId="22FAE288">
            <w:pPr>
              <w:wordWrap w:val="0"/>
              <w:spacing w:before="20" w:after="20" w:line="240" w:lineRule="auto"/>
              <w:ind w:firstLine="0"/>
            </w:pPr>
            <w:r>
              <w:rPr>
                <w:sz w:val="20"/>
              </w:rPr>
              <w:t>测试用例覆盖率</w:t>
            </w:r>
          </w:p>
        </w:tc>
        <w:tc>
          <w:tcPr>
            <w:tcW w:w="1418" w:type="dxa"/>
            <w:shd w:val="clear" w:color="auto" w:fill="F7F9FC"/>
          </w:tcPr>
          <w:p w14:paraId="0DD13268">
            <w:pPr>
              <w:wordWrap w:val="0"/>
              <w:spacing w:before="20" w:after="20" w:line="240" w:lineRule="auto"/>
              <w:ind w:firstLine="0"/>
            </w:pPr>
            <w:r>
              <w:rPr>
                <w:sz w:val="20"/>
              </w:rPr>
              <w:t>≥95%</w:t>
            </w:r>
          </w:p>
        </w:tc>
        <w:tc>
          <w:tcPr>
            <w:tcW w:w="5021" w:type="dxa"/>
            <w:shd w:val="clear" w:color="auto" w:fill="F7F9FC"/>
          </w:tcPr>
          <w:p w14:paraId="2D877FB2">
            <w:pPr>
              <w:wordWrap w:val="0"/>
              <w:spacing w:before="20" w:after="20" w:line="240" w:lineRule="auto"/>
              <w:ind w:firstLine="0"/>
            </w:pPr>
            <w:r>
              <w:rPr>
                <w:sz w:val="20"/>
              </w:rPr>
              <w:t>已关联用例的需求数/需求总数</w:t>
            </w:r>
          </w:p>
        </w:tc>
      </w:tr>
      <w:tr w14:paraId="0791839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tcPr>
          <w:p w14:paraId="5F2C6F8B">
            <w:pPr>
              <w:wordWrap w:val="0"/>
              <w:spacing w:before="20" w:after="20" w:line="240" w:lineRule="auto"/>
              <w:ind w:firstLine="0"/>
            </w:pPr>
            <w:r>
              <w:rPr>
                <w:sz w:val="20"/>
              </w:rPr>
              <w:t>关键需求双向追溯率</w:t>
            </w:r>
          </w:p>
        </w:tc>
        <w:tc>
          <w:tcPr>
            <w:tcW w:w="1418" w:type="dxa"/>
          </w:tcPr>
          <w:p w14:paraId="46C00D8C">
            <w:pPr>
              <w:wordWrap w:val="0"/>
              <w:spacing w:before="20" w:after="20" w:line="240" w:lineRule="auto"/>
              <w:ind w:firstLine="0"/>
            </w:pPr>
            <w:r>
              <w:rPr>
                <w:sz w:val="20"/>
              </w:rPr>
              <w:t>100%</w:t>
            </w:r>
          </w:p>
        </w:tc>
        <w:tc>
          <w:tcPr>
            <w:tcW w:w="5021" w:type="dxa"/>
          </w:tcPr>
          <w:p w14:paraId="50D49CD5">
            <w:pPr>
              <w:wordWrap w:val="0"/>
              <w:spacing w:before="20" w:after="20" w:line="240" w:lineRule="auto"/>
              <w:ind w:firstLine="0"/>
            </w:pPr>
            <w:r>
              <w:rPr>
                <w:sz w:val="20"/>
              </w:rPr>
              <w:t>精度、时间、接口类需求的双向追溯</w:t>
            </w:r>
          </w:p>
        </w:tc>
      </w:tr>
      <w:tr w14:paraId="2D93229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shd w:val="clear" w:color="auto" w:fill="F7F9FC"/>
          </w:tcPr>
          <w:p w14:paraId="74718354">
            <w:pPr>
              <w:wordWrap w:val="0"/>
              <w:spacing w:before="20" w:after="20" w:line="240" w:lineRule="auto"/>
              <w:ind w:firstLine="0"/>
            </w:pPr>
            <w:r>
              <w:rPr>
                <w:sz w:val="20"/>
              </w:rPr>
              <w:t>变更回归执行率</w:t>
            </w:r>
          </w:p>
        </w:tc>
        <w:tc>
          <w:tcPr>
            <w:tcW w:w="1418" w:type="dxa"/>
            <w:shd w:val="clear" w:color="auto" w:fill="F7F9FC"/>
          </w:tcPr>
          <w:p w14:paraId="41C8210E">
            <w:pPr>
              <w:wordWrap w:val="0"/>
              <w:spacing w:before="20" w:after="20" w:line="240" w:lineRule="auto"/>
              <w:ind w:firstLine="0"/>
            </w:pPr>
            <w:r>
              <w:rPr>
                <w:sz w:val="20"/>
              </w:rPr>
              <w:t>100%</w:t>
            </w:r>
          </w:p>
        </w:tc>
        <w:tc>
          <w:tcPr>
            <w:tcW w:w="5021" w:type="dxa"/>
            <w:shd w:val="clear" w:color="auto" w:fill="F7F9FC"/>
          </w:tcPr>
          <w:p w14:paraId="35A8F386">
            <w:pPr>
              <w:wordWrap w:val="0"/>
              <w:spacing w:before="20" w:after="20" w:line="240" w:lineRule="auto"/>
              <w:ind w:firstLine="0"/>
            </w:pPr>
            <w:r>
              <w:rPr>
                <w:sz w:val="20"/>
              </w:rPr>
              <w:t>已执行回归的变更数/变更总数</w:t>
            </w:r>
          </w:p>
        </w:tc>
      </w:tr>
      <w:tr w14:paraId="6E36B66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80" w:type="dxa"/>
            <w:left w:w="90" w:type="dxa"/>
            <w:bottom w:w="80" w:type="dxa"/>
            <w:right w:w="90" w:type="dxa"/>
          </w:tblCellMar>
        </w:tblPrEx>
        <w:trPr>
          <w:jc w:val="center"/>
        </w:trPr>
        <w:tc>
          <w:tcPr>
            <w:tcW w:w="2405" w:type="dxa"/>
          </w:tcPr>
          <w:p w14:paraId="00A1C1B6">
            <w:pPr>
              <w:wordWrap w:val="0"/>
              <w:spacing w:before="20" w:after="20" w:line="240" w:lineRule="auto"/>
              <w:ind w:firstLine="0"/>
            </w:pPr>
            <w:r>
              <w:rPr>
                <w:sz w:val="20"/>
              </w:rPr>
              <w:t>追溯审计问题闭环率</w:t>
            </w:r>
          </w:p>
        </w:tc>
        <w:tc>
          <w:tcPr>
            <w:tcW w:w="1418" w:type="dxa"/>
          </w:tcPr>
          <w:p w14:paraId="58911CF6">
            <w:pPr>
              <w:wordWrap w:val="0"/>
              <w:spacing w:before="20" w:after="20" w:line="240" w:lineRule="auto"/>
              <w:ind w:firstLine="0"/>
            </w:pPr>
            <w:r>
              <w:rPr>
                <w:sz w:val="20"/>
              </w:rPr>
              <w:t>100%</w:t>
            </w:r>
          </w:p>
        </w:tc>
        <w:tc>
          <w:tcPr>
            <w:tcW w:w="5021" w:type="dxa"/>
          </w:tcPr>
          <w:p w14:paraId="5210EBE6">
            <w:pPr>
              <w:wordWrap w:val="0"/>
              <w:spacing w:before="20" w:after="20" w:line="240" w:lineRule="auto"/>
              <w:ind w:firstLine="0"/>
            </w:pPr>
            <w:r>
              <w:rPr>
                <w:sz w:val="20"/>
              </w:rPr>
              <w:t>已关闭问题数/发现问题数</w:t>
            </w:r>
          </w:p>
        </w:tc>
      </w:tr>
    </w:tbl>
    <w:p w14:paraId="43FFDA04">
      <w:pPr>
        <w:wordWrap w:val="0"/>
        <w:spacing w:line="192" w:lineRule="auto"/>
      </w:pPr>
    </w:p>
    <w:p w14:paraId="495BB494">
      <w:pPr>
        <w:wordWrap w:val="0"/>
        <w:spacing w:before="80" w:after="80" w:line="312" w:lineRule="auto"/>
        <w:ind w:left="454"/>
      </w:pPr>
      <w:r>
        <w:rPr>
          <w:color w:val="404040"/>
          <w:sz w:val="21"/>
        </w:rPr>
        <w:t>追溯矩阵在项目执行期间动态维护，随设计评审、测试报告、验收资料同步提交。详见附录 K 技术条款响应明细表与附录 Q 软件测试用例库；具体数据请查看附件。</w:t>
      </w:r>
    </w:p>
    <w:bookmarkEnd w:id="105"/>
    <w:p w14:paraId="4FB2B930"/>
    <w:p w14:paraId="16775329">
      <w:pPr>
        <w:pStyle w:val="3"/>
      </w:pPr>
      <w:bookmarkStart w:id="122" w:name="_Toc7074"/>
      <w:r>
        <w:rPr>
          <w:szCs w:val="44"/>
        </w:rPr>
        <w:t>第二部分  项目实施方案</w:t>
      </w:r>
      <w:bookmarkEnd w:id="122"/>
    </w:p>
    <w:p w14:paraId="7ABE14DF">
      <w:pPr>
        <w:pStyle w:val="4"/>
      </w:pPr>
      <w:bookmarkStart w:id="123" w:name="_Toc26349"/>
      <w:r>
        <w:rPr>
          <w:szCs w:val="36"/>
        </w:rPr>
        <w:t>2.1 拟解决的关键技术问题</w:t>
      </w:r>
      <w:bookmarkEnd w:id="123"/>
    </w:p>
    <w:p w14:paraId="6933AC11">
      <w:r>
        <w:rPr>
          <w:rFonts w:hint="eastAsia"/>
        </w:rPr>
        <w:t>将六项关键技术问题并列呈现，易形成其相互独立的认知偏差；事实上，各技术问题构成首尾衔接的递进式技术链条。K1致力于测量基准构建，可靠基准是点云绝对定位的前提，缺乏基准的点云仅具备相对几何形态意义；K2致力于全覆盖扫描数据采集，覆盖完整性是缺陷判读可靠性的基础，覆盖缺失将导致判读结果的不确定性；K3致力于大场景坐标稳定性控制，长泄槽作业条件下的位姿漂移将直接导致分段成果无法实现坐标统一；K4致力于多源数据融合建模，配准精度与纹理赋色质量直接决定模型的量测可用性，仅具视觉效果的模型不具备工程应用价值；K5致力于缺陷的定性识别与定量评估，是测量成果向检修决策依据转化的核心环节；K6致力于标准化成果输出，是技术成果落地交付的关键节点，未打通该环节则前期工作仅能以数据形式存储于介质。</w:t>
      </w:r>
    </w:p>
    <w:p w14:paraId="7E5CE828">
      <w:r>
        <w:rPr>
          <w:rFonts w:hint="eastAsia"/>
        </w:rPr>
        <w:t>该链式耦合关系对项目实施形成两项约束：其一，技术攻关需遵循固定先后顺序。研究排期自K1至K6依次推进，优先解决测量基准与覆盖采集问题，再推进多源融合与缺陷判识研究，最终完成成果输出；反向实施将因底层数据可靠性不足，导致上层算法反复迭代推翻。其二，验收标准需实现全链条贯通。K1的精度指标将逐层传导至K5的尺寸误差指标与K6的报告数据精度，若各环节独立设定验收标准，将出现单环节验收合格、整体成果不满足要求的不协调问题。</w:t>
      </w:r>
    </w:p>
    <w:p w14:paraId="4D433A85">
      <w:r>
        <w:rPr>
          <w:rFonts w:hint="eastAsia"/>
        </w:rPr>
        <w:t>基于上述逻辑，本方案针对每项关键技术问题均明确三项核心要素：技术内涵界定研究目标，难点表征分析技术瓶颈，验证方式说明成效判定方法。上述要素并非形式化评审材料，而是后续试验规划、质量检验节点设置与验收依据制定的共同基础。项目实施过程中，任一关键技术问题的验证未通过，均将触发对应环节的设计迭代，严禁通过调整指标参数的方式规避验证要求。</w:t>
      </w:r>
    </w:p>
    <w:p w14:paraId="2728E10D">
      <w:r>
        <w:rPr>
          <w:rFonts w:hint="eastAsia"/>
        </w:rPr>
        <w:t>结合采购文件技术条款要求与现场作业条件，本项目将研究内容拆解为六项关键技术问题（K1～K6），分别明确其技术内涵、难点表征、解决思路与验证方式。</w:t>
      </w:r>
    </w:p>
    <w:p w14:paraId="664E764E">
      <w:pPr>
        <w:pStyle w:val="5"/>
      </w:pPr>
      <w:bookmarkStart w:id="124" w:name="_Toc9189"/>
      <w:r>
        <w:rPr>
          <w:szCs w:val="32"/>
        </w:rPr>
        <w:t>2.1.1 K1：室外开放空间多目视觉跟踪的高精度标定与全局平差</w:t>
      </w:r>
      <w:bookmarkEnd w:id="124"/>
    </w:p>
    <w:p w14:paraId="6B1D6C38">
      <w:pPr>
        <w:numPr>
          <w:ilvl w:val="0"/>
          <w:numId w:val="12"/>
        </w:numPr>
        <w:ind w:left="0" w:firstLine="482" w:firstLineChars="200"/>
        <w:rPr>
          <w:b/>
        </w:rPr>
      </w:pPr>
      <w:r>
        <w:rPr>
          <w:b/>
        </w:rPr>
        <w:t>技术内涵</w:t>
      </w:r>
    </w:p>
    <w:p w14:paraId="62CD9109">
      <w:r>
        <w:t>在 12 m 有效测量半径、单站覆盖数十至数百平方米的条件下，实现 10 m 内 0.5 mm、12 m 内 1 mm 的缺陷尺寸测量误差，并将多测站数据统一到统一坐标框架。</w:t>
      </w:r>
    </w:p>
    <w:p w14:paraId="0341E74E">
      <w:pPr>
        <w:numPr>
          <w:ilvl w:val="0"/>
          <w:numId w:val="12"/>
        </w:numPr>
        <w:ind w:left="0" w:firstLine="482" w:firstLineChars="200"/>
        <w:rPr>
          <w:b/>
        </w:rPr>
      </w:pPr>
      <w:r>
        <w:rPr>
          <w:b/>
        </w:rPr>
        <w:t>难点表征</w:t>
      </w:r>
    </w:p>
    <w:p w14:paraId="1253576E">
      <w:r>
        <w:t>大视场下镜头畸变高阶项显著；跟踪器旋转引起的相机位姿变化需实时精确求解；室外温度梯度导致结构热变形与气流扰动；多测站拼接误差随站数累积。</w:t>
      </w:r>
    </w:p>
    <w:p w14:paraId="224DE45E">
      <w:pPr>
        <w:numPr>
          <w:ilvl w:val="0"/>
          <w:numId w:val="12"/>
        </w:numPr>
        <w:ind w:left="0" w:firstLine="482" w:firstLineChars="200"/>
        <w:rPr>
          <w:b/>
        </w:rPr>
      </w:pPr>
      <w:r>
        <w:rPr>
          <w:b/>
        </w:rPr>
        <w:t>解决思路</w:t>
      </w:r>
    </w:p>
    <w:p w14:paraId="213EA69E">
      <w:r>
        <w:t>采用</w:t>
      </w:r>
      <w:r>
        <w:rPr>
          <w:rFonts w:hint="eastAsia"/>
        </w:rPr>
        <w:t>“</w:t>
      </w:r>
      <w:r>
        <w:t>分区标定+全参数自检校+全局光束法平差</w:t>
      </w:r>
      <w:r>
        <w:rPr>
          <w:rFonts w:hint="eastAsia"/>
        </w:rPr>
        <w:t>”</w:t>
      </w:r>
      <w:r>
        <w:t>的组合方案：将视场划分为中心区与边缘区，分别标定主点、焦距、径向与切向畸变、薄棱镜畸变；以编码标志点与已知基线尺为约束，将跟踪器外参、相机内参、标志点坐标纳入统一平差模型；对温度、气压、湿度进行实时记录并在平差中引入环境改正项。</w:t>
      </w:r>
    </w:p>
    <w:p w14:paraId="7B8AC546">
      <w:pPr>
        <w:numPr>
          <w:ilvl w:val="0"/>
          <w:numId w:val="12"/>
        </w:numPr>
        <w:ind w:left="0" w:firstLine="482" w:firstLineChars="200"/>
        <w:rPr>
          <w:b/>
        </w:rPr>
      </w:pPr>
      <w:r>
        <w:rPr>
          <w:b/>
        </w:rPr>
        <w:t>验证方式</w:t>
      </w:r>
    </w:p>
    <w:p w14:paraId="15BF1262">
      <w:r>
        <w:t>实验室标准长度基线（不少于 3 个尺度：1 m、5 m、10 m）比对；现场检查点法评定点位中误差；重复测量复现性试验。</w:t>
      </w:r>
    </w:p>
    <w:p w14:paraId="5E30E821">
      <w:pPr>
        <w:pStyle w:val="5"/>
      </w:pPr>
      <w:bookmarkStart w:id="125" w:name="_Toc24102"/>
      <w:r>
        <w:rPr>
          <w:szCs w:val="32"/>
        </w:rPr>
        <w:t>2.1.2 K2：跟踪框架（球形扫描仪）多视角面扫描与自主扫描</w:t>
      </w:r>
      <w:bookmarkEnd w:id="125"/>
    </w:p>
    <w:p w14:paraId="1546327A">
      <w:pPr>
        <w:numPr>
          <w:ilvl w:val="0"/>
          <w:numId w:val="13"/>
        </w:numPr>
        <w:ind w:left="0" w:firstLine="482" w:firstLineChars="200"/>
        <w:rPr>
          <w:b/>
        </w:rPr>
      </w:pPr>
      <w:r>
        <w:rPr>
          <w:b/>
        </w:rPr>
        <w:t>技术内涵</w:t>
      </w:r>
    </w:p>
    <w:p w14:paraId="410B28CB">
      <w:r>
        <w:t>跟踪框架在跟踪器视场内完成 360° 多视角影像采集，通过标志点跟踪与多视几何解算，将影像转换为稠密点云；并具备平坡场景下的自主扫描能力。</w:t>
      </w:r>
    </w:p>
    <w:p w14:paraId="6428CF9B">
      <w:pPr>
        <w:numPr>
          <w:ilvl w:val="0"/>
          <w:numId w:val="13"/>
        </w:numPr>
        <w:ind w:left="0" w:firstLine="482" w:firstLineChars="200"/>
        <w:rPr>
          <w:b/>
        </w:rPr>
      </w:pPr>
      <w:r>
        <w:rPr>
          <w:b/>
        </w:rPr>
        <w:t>难点表征</w:t>
      </w:r>
    </w:p>
    <w:p w14:paraId="0CB161AD">
      <w:r>
        <w:t>球面扫描的视角连续变化导致重叠度控制困难；弱纹理混凝土表面特征点稀疏；自主扫描的路径规划需兼顾覆盖完整性与测量精度；移动过程中的振动影响成像质量。</w:t>
      </w:r>
    </w:p>
    <w:p w14:paraId="0BFCE0B3">
      <w:pPr>
        <w:numPr>
          <w:ilvl w:val="0"/>
          <w:numId w:val="13"/>
        </w:numPr>
        <w:ind w:left="0" w:firstLine="482" w:firstLineChars="200"/>
        <w:rPr>
          <w:b/>
        </w:rPr>
      </w:pPr>
      <w:r>
        <w:rPr>
          <w:b/>
        </w:rPr>
        <w:t>解决思路</w:t>
      </w:r>
    </w:p>
    <w:p w14:paraId="7F44E500">
      <w:r>
        <w:t>采用</w:t>
      </w:r>
      <w:r>
        <w:rPr>
          <w:rFonts w:hint="eastAsia"/>
        </w:rPr>
        <w:t>“</w:t>
      </w:r>
      <w:r>
        <w:t>标志点约束+多视立体+运动恢复结构</w:t>
      </w:r>
      <w:r>
        <w:rPr>
          <w:rFonts w:hint="eastAsia"/>
        </w:rPr>
        <w:t>”</w:t>
      </w:r>
      <w:r>
        <w:t>的混合策略，在弱纹理区域布设临时编码标志或投射散斑；球面扫描按等角距分环设计曝光序列，保证环间与环内重叠度；自主扫描采用</w:t>
      </w:r>
      <w:r>
        <w:rPr>
          <w:rFonts w:hint="eastAsia"/>
        </w:rPr>
        <w:t>“</w:t>
      </w:r>
      <w:r>
        <w:t>先全局建图、后分区精扫</w:t>
      </w:r>
      <w:r>
        <w:rPr>
          <w:rFonts w:hint="eastAsia"/>
        </w:rPr>
        <w:t>”</w:t>
      </w:r>
      <w:r>
        <w:t>的两阶段路径规划，移动过程设置停稳</w:t>
      </w:r>
      <w:r>
        <w:rPr>
          <w:rFonts w:hint="eastAsia"/>
        </w:rPr>
        <w:t>-</w:t>
      </w:r>
      <w:r>
        <w:t>曝光</w:t>
      </w:r>
      <w:r>
        <w:rPr>
          <w:rFonts w:hint="eastAsia"/>
        </w:rPr>
        <w:t>-</w:t>
      </w:r>
      <w:r>
        <w:t>再移动的节拍，通过惯性单元进行运动补偿。</w:t>
      </w:r>
    </w:p>
    <w:p w14:paraId="11123720">
      <w:pPr>
        <w:numPr>
          <w:ilvl w:val="0"/>
          <w:numId w:val="13"/>
        </w:numPr>
        <w:ind w:left="0" w:firstLine="482" w:firstLineChars="200"/>
        <w:rPr>
          <w:b/>
        </w:rPr>
      </w:pPr>
      <w:r>
        <w:rPr>
          <w:b/>
        </w:rPr>
        <w:t>验证方式</w:t>
      </w:r>
    </w:p>
    <w:p w14:paraId="02D97F80">
      <w:r>
        <w:t>标准球/标准平面靶标扫描精度测试；覆盖率统计；自主扫描与人工手持扫描的同名点比对。</w:t>
      </w:r>
    </w:p>
    <w:p w14:paraId="6CFCFFCE">
      <w:pPr>
        <w:pStyle w:val="5"/>
      </w:pPr>
      <w:bookmarkStart w:id="126" w:name="_Toc13015"/>
      <w:r>
        <w:rPr>
          <w:szCs w:val="32"/>
        </w:rPr>
        <w:t>2.1.3 K3：激光与视觉 SLAM 紧耦合的大场景建图与回环优化</w:t>
      </w:r>
      <w:bookmarkEnd w:id="126"/>
    </w:p>
    <w:p w14:paraId="40EE656B">
      <w:pPr>
        <w:numPr>
          <w:ilvl w:val="0"/>
          <w:numId w:val="14"/>
        </w:numPr>
        <w:ind w:left="0" w:firstLine="482" w:firstLineChars="200"/>
        <w:rPr>
          <w:b/>
        </w:rPr>
      </w:pPr>
      <w:r>
        <w:rPr>
          <w:b/>
        </w:rPr>
        <w:t>技术内涵</w:t>
      </w:r>
    </w:p>
    <w:p w14:paraId="14B593B7">
      <w:r>
        <w:t>实景三维扫描装备在室外开放空间与无信号复杂环境中，实现相对精度不低于 ±1 cm、最大测量距离不低于 100 m 的点云与纹理同步采集。</w:t>
      </w:r>
    </w:p>
    <w:p w14:paraId="14F07ECB">
      <w:pPr>
        <w:numPr>
          <w:ilvl w:val="0"/>
          <w:numId w:val="14"/>
        </w:numPr>
        <w:ind w:left="0" w:firstLine="482" w:firstLineChars="200"/>
        <w:rPr>
          <w:b/>
        </w:rPr>
      </w:pPr>
      <w:r>
        <w:rPr>
          <w:b/>
        </w:rPr>
        <w:t>难点表征</w:t>
      </w:r>
    </w:p>
    <w:p w14:paraId="693CE4C5">
      <w:r>
        <w:t>长泄槽场景纵向尺度大、特征重复（如规则的分缝、栏杆、台阶），易发生误匹配；室外光照变化影响视觉特征稳定性；无 GNSS 信号时位姿漂移难以抑制。</w:t>
      </w:r>
    </w:p>
    <w:p w14:paraId="60214E27">
      <w:pPr>
        <w:numPr>
          <w:ilvl w:val="0"/>
          <w:numId w:val="14"/>
        </w:numPr>
        <w:ind w:left="0" w:firstLine="482" w:firstLineChars="200"/>
        <w:rPr>
          <w:b/>
        </w:rPr>
      </w:pPr>
      <w:r>
        <w:rPr>
          <w:b/>
        </w:rPr>
        <w:t>解决思路</w:t>
      </w:r>
    </w:p>
    <w:p w14:paraId="78C02048">
      <w:r>
        <w:t>采用激光 SLAM 与视觉 SLAM 紧耦合：以激光点云提供几何约束、以影像提供外观约束，在因子图框架下联合优化；引入 IMU 预积分抑制短时漂移；采用基于扫描上下文与视觉词袋的双重回环检测，抑制长距离累积误差；对重复结构引入几何一致性检验，剔除错误回环。</w:t>
      </w:r>
    </w:p>
    <w:p w14:paraId="7DA35C7E">
      <w:pPr>
        <w:numPr>
          <w:ilvl w:val="0"/>
          <w:numId w:val="14"/>
        </w:numPr>
        <w:ind w:left="0" w:firstLine="482" w:firstLineChars="200"/>
        <w:rPr>
          <w:b/>
        </w:rPr>
      </w:pPr>
      <w:r>
        <w:rPr>
          <w:b/>
        </w:rPr>
        <w:t>验证方式</w:t>
      </w:r>
    </w:p>
    <w:p w14:paraId="7F20552A">
      <w:r>
        <w:t>闭环误差统计（起点与终点重合度）；已知控制点检核；与全站仪测量同名点比对。</w:t>
      </w:r>
    </w:p>
    <w:p w14:paraId="16703528">
      <w:pPr>
        <w:pStyle w:val="5"/>
      </w:pPr>
      <w:bookmarkStart w:id="127" w:name="_Toc26005"/>
      <w:r>
        <w:rPr>
          <w:szCs w:val="32"/>
        </w:rPr>
        <w:t>2.1.4 K4：多模态数据融合与真彩色点云生成</w:t>
      </w:r>
      <w:bookmarkEnd w:id="127"/>
    </w:p>
    <w:p w14:paraId="69B3ED9C">
      <w:pPr>
        <w:numPr>
          <w:ilvl w:val="0"/>
          <w:numId w:val="15"/>
        </w:numPr>
        <w:ind w:left="0" w:firstLine="482" w:firstLineChars="200"/>
        <w:rPr>
          <w:b/>
        </w:rPr>
      </w:pPr>
      <w:r>
        <w:rPr>
          <w:b/>
        </w:rPr>
        <w:t>技术内涵</w:t>
      </w:r>
    </w:p>
    <w:p w14:paraId="36AF6EB6">
      <w:r>
        <w:t>将不同测量技术、不同设备平台获取的点云、影像、纹理、位姿与环境数据进行时空配准、去噪与融合，输出高置信度真彩色点云。</w:t>
      </w:r>
    </w:p>
    <w:p w14:paraId="03370B52">
      <w:pPr>
        <w:numPr>
          <w:ilvl w:val="0"/>
          <w:numId w:val="15"/>
        </w:numPr>
        <w:ind w:left="0" w:firstLine="482" w:firstLineChars="200"/>
        <w:rPr>
          <w:b/>
        </w:rPr>
      </w:pPr>
      <w:r>
        <w:rPr>
          <w:b/>
        </w:rPr>
        <w:t>难点表征</w:t>
      </w:r>
    </w:p>
    <w:p w14:paraId="71B9FC0A">
      <w:r>
        <w:t>不同设备坐标系、分辨率、精度水平不一致；湿润表面与附着物导致颜色失真与回波异常；融合权重难以确定；去噪易损伤真实缺陷细节。</w:t>
      </w:r>
    </w:p>
    <w:p w14:paraId="0706EEC5">
      <w:pPr>
        <w:numPr>
          <w:ilvl w:val="0"/>
          <w:numId w:val="15"/>
        </w:numPr>
        <w:ind w:left="0" w:firstLine="482" w:firstLineChars="200"/>
        <w:rPr>
          <w:b/>
        </w:rPr>
      </w:pPr>
      <w:r>
        <w:rPr>
          <w:b/>
        </w:rPr>
        <w:t>解决思路</w:t>
      </w:r>
    </w:p>
    <w:p w14:paraId="3002AB99">
      <w:r>
        <w:t>采用</w:t>
      </w:r>
      <w:r>
        <w:rPr>
          <w:rFonts w:hint="eastAsia"/>
        </w:rPr>
        <w:t>“</w:t>
      </w:r>
      <w:r>
        <w:t>统一时空基准</w:t>
      </w:r>
      <w:r>
        <w:rPr>
          <w:rFonts w:hint="eastAsia"/>
        </w:rPr>
        <w:t>-</w:t>
      </w:r>
      <w:r>
        <w:t>粗精配准</w:t>
      </w:r>
      <w:r>
        <w:rPr>
          <w:rFonts w:hint="eastAsia"/>
        </w:rPr>
        <w:t>-</w:t>
      </w:r>
      <w:r>
        <w:t>置信度加权融合</w:t>
      </w:r>
      <w:r>
        <w:rPr>
          <w:rFonts w:hint="eastAsia"/>
        </w:rPr>
        <w:t>-</w:t>
      </w:r>
      <w:r>
        <w:t>保边去噪</w:t>
      </w:r>
      <w:r>
        <w:rPr>
          <w:rFonts w:hint="eastAsia"/>
        </w:rPr>
        <w:t>”</w:t>
      </w:r>
      <w:r>
        <w:t>流程：以统一坐标框架和时间戳对齐多源数据；以特征配准与 ICP/NDT 变体完成精配准；按局部精度、入射角、回波强度、影像清晰度计算置信度权重；去噪采用统计滤波与半径滤波粗筛、移动最小二乘与双边滤波保边精修，对疑似缺陷区域降低滤波强度。</w:t>
      </w:r>
    </w:p>
    <w:p w14:paraId="717DD09D">
      <w:pPr>
        <w:numPr>
          <w:ilvl w:val="0"/>
          <w:numId w:val="15"/>
        </w:numPr>
        <w:ind w:left="0" w:firstLine="482" w:firstLineChars="200"/>
        <w:rPr>
          <w:b/>
        </w:rPr>
      </w:pPr>
      <w:r>
        <w:rPr>
          <w:b/>
        </w:rPr>
        <w:t>验证方式</w:t>
      </w:r>
    </w:p>
    <w:p w14:paraId="02B9148B">
      <w:r>
        <w:t>融合前后同名点偏差统计；缺陷区域细节保持度评价；真彩色点云色差评价。</w:t>
      </w:r>
    </w:p>
    <w:p w14:paraId="1155D591">
      <w:pPr>
        <w:pStyle w:val="5"/>
      </w:pPr>
      <w:bookmarkStart w:id="128" w:name="_Toc18776"/>
      <w:r>
        <w:rPr>
          <w:szCs w:val="32"/>
        </w:rPr>
        <w:t>2.1.5 K5：冲磨缺陷几何</w:t>
      </w:r>
      <w:r>
        <w:rPr>
          <w:rFonts w:hint="eastAsia"/>
          <w:szCs w:val="32"/>
        </w:rPr>
        <w:t>-</w:t>
      </w:r>
      <w:r>
        <w:rPr>
          <w:szCs w:val="32"/>
        </w:rPr>
        <w:t>语义双通道判识与级别认定</w:t>
      </w:r>
      <w:bookmarkEnd w:id="128"/>
    </w:p>
    <w:p w14:paraId="24EED094">
      <w:pPr>
        <w:numPr>
          <w:ilvl w:val="0"/>
          <w:numId w:val="16"/>
        </w:numPr>
        <w:ind w:left="0" w:firstLine="482" w:firstLineChars="200"/>
        <w:rPr>
          <w:b/>
        </w:rPr>
      </w:pPr>
      <w:r>
        <w:rPr>
          <w:b/>
        </w:rPr>
        <w:t>技术内涵</w:t>
      </w:r>
    </w:p>
    <w:p w14:paraId="78C49162">
      <w:r>
        <w:t>依据甲方判定标准，实现多类别表观缺陷的自动识别、位置确定、尺寸计算与级别认定，并区分</w:t>
      </w:r>
      <w:r>
        <w:rPr>
          <w:rFonts w:hint="eastAsia"/>
        </w:rPr>
        <w:t>“</w:t>
      </w:r>
      <w:r>
        <w:t>冲磨缺陷</w:t>
      </w:r>
      <w:r>
        <w:rPr>
          <w:rFonts w:hint="eastAsia"/>
        </w:rPr>
        <w:t>”</w:t>
      </w:r>
      <w:r>
        <w:t>与</w:t>
      </w:r>
      <w:r>
        <w:rPr>
          <w:rFonts w:hint="eastAsia"/>
        </w:rPr>
        <w:t>“</w:t>
      </w:r>
      <w:r>
        <w:t>非冲磨缺陷</w:t>
      </w:r>
      <w:r>
        <w:rPr>
          <w:rFonts w:hint="eastAsia"/>
        </w:rPr>
        <w:t>”</w:t>
      </w:r>
      <w:r>
        <w:t>。</w:t>
      </w:r>
    </w:p>
    <w:p w14:paraId="280A51B7">
      <w:pPr>
        <w:numPr>
          <w:ilvl w:val="0"/>
          <w:numId w:val="16"/>
        </w:numPr>
        <w:ind w:left="0" w:firstLine="482" w:firstLineChars="200"/>
        <w:rPr>
          <w:b/>
        </w:rPr>
      </w:pPr>
      <w:r>
        <w:rPr>
          <w:b/>
        </w:rPr>
        <w:t>难点表征</w:t>
      </w:r>
    </w:p>
    <w:p w14:paraId="2EEDAFB9">
      <w:r>
        <w:t>缺陷尺度跨度大（毫米级到米级）、形态多样；湿润与附着物干扰；裂缝等非体型削减缺陷易与冲磨缺陷混淆；级别认定涉及多指标组合判断。</w:t>
      </w:r>
    </w:p>
    <w:p w14:paraId="6F7B28AA">
      <w:pPr>
        <w:numPr>
          <w:ilvl w:val="0"/>
          <w:numId w:val="16"/>
        </w:numPr>
        <w:ind w:left="0" w:firstLine="482" w:firstLineChars="200"/>
        <w:rPr>
          <w:b/>
        </w:rPr>
      </w:pPr>
      <w:r>
        <w:rPr>
          <w:b/>
        </w:rPr>
        <w:t>解决思路</w:t>
      </w:r>
    </w:p>
    <w:p w14:paraId="62D40781">
      <w:r>
        <w:t>几何通道以设计面/拟合面为基准，计算法向偏差、深度、面积、体积，识别体型削减类缺陷；语义通道以影像分割识别裂缝、露筋、蜂窝麻面、孔洞、错台、涂层剥落；融合层以规则库实现</w:t>
      </w:r>
      <w:r>
        <w:rPr>
          <w:rFonts w:hint="eastAsia"/>
        </w:rPr>
        <w:t>“</w:t>
      </w:r>
      <w:r>
        <w:t>类别判定</w:t>
      </w:r>
      <w:r>
        <w:rPr>
          <w:rFonts w:hint="eastAsia"/>
        </w:rPr>
        <w:t>-</w:t>
      </w:r>
      <w:r>
        <w:t>冲磨属性判定</w:t>
      </w:r>
      <w:r>
        <w:rPr>
          <w:rFonts w:hint="eastAsia"/>
        </w:rPr>
        <w:t>-</w:t>
      </w:r>
      <w:r>
        <w:t>级别认定</w:t>
      </w:r>
      <w:r>
        <w:rPr>
          <w:rFonts w:hint="eastAsia"/>
        </w:rPr>
        <w:t>-</w:t>
      </w:r>
      <w:r>
        <w:t>处理建议</w:t>
      </w:r>
      <w:r>
        <w:rPr>
          <w:rFonts w:hint="eastAsia"/>
        </w:rPr>
        <w:t>”</w:t>
      </w:r>
      <w:r>
        <w:t>的链式推理，规则以配置表形式管理，便于按甲方标准更新。</w:t>
      </w:r>
    </w:p>
    <w:p w14:paraId="7B30C28A">
      <w:pPr>
        <w:numPr>
          <w:ilvl w:val="0"/>
          <w:numId w:val="16"/>
        </w:numPr>
        <w:ind w:left="0" w:firstLine="482" w:firstLineChars="200"/>
        <w:rPr>
          <w:b/>
        </w:rPr>
      </w:pPr>
      <w:r>
        <w:rPr>
          <w:b/>
        </w:rPr>
        <w:t>验证方式</w:t>
      </w:r>
    </w:p>
    <w:p w14:paraId="18A430CE">
      <w:r>
        <w:t>与人工判定结果比对（召回率、准确率、尺寸偏差）；与甲方标准逐条对照的规则覆盖性检查。</w:t>
      </w:r>
    </w:p>
    <w:p w14:paraId="6DF10E4C">
      <w:pPr>
        <w:pStyle w:val="5"/>
      </w:pPr>
      <w:bookmarkStart w:id="129" w:name="_Toc16071"/>
      <w:r>
        <w:rPr>
          <w:szCs w:val="32"/>
        </w:rPr>
        <w:t>2.1.6 K6：检查测量数据分析报告的自动化生成</w:t>
      </w:r>
      <w:bookmarkEnd w:id="129"/>
    </w:p>
    <w:p w14:paraId="53BE740B">
      <w:pPr>
        <w:numPr>
          <w:ilvl w:val="0"/>
          <w:numId w:val="17"/>
        </w:numPr>
        <w:ind w:left="0" w:firstLine="482" w:firstLineChars="200"/>
        <w:rPr>
          <w:b/>
        </w:rPr>
      </w:pPr>
      <w:r>
        <w:rPr>
          <w:b/>
        </w:rPr>
        <w:t>技术内涵</w:t>
      </w:r>
    </w:p>
    <w:p w14:paraId="4C769C58">
      <w:r>
        <w:t>在测量完成后 72 h 内，自动生成包含缺陷概述、原因分析、处理措施建议、汇总表、宏观与近景照片、DWG 检查记录图的完整报告。</w:t>
      </w:r>
    </w:p>
    <w:p w14:paraId="7D58A758">
      <w:pPr>
        <w:numPr>
          <w:ilvl w:val="0"/>
          <w:numId w:val="17"/>
        </w:numPr>
        <w:ind w:left="0" w:firstLine="482" w:firstLineChars="200"/>
        <w:rPr>
          <w:b/>
        </w:rPr>
      </w:pPr>
      <w:r>
        <w:rPr>
          <w:b/>
        </w:rPr>
        <w:t>难点表征</w:t>
      </w:r>
    </w:p>
    <w:p w14:paraId="4D18D0D5">
      <w:r>
        <w:t xml:space="preserve"> 报告格式要求严格、图表数量多；照片需按缺陷编号自动裁切与标注；DWG 记录图需在平面展开图上精确绘制；不同场景报告结构存在差异。</w:t>
      </w:r>
    </w:p>
    <w:p w14:paraId="4C104A94">
      <w:pPr>
        <w:numPr>
          <w:ilvl w:val="0"/>
          <w:numId w:val="17"/>
        </w:numPr>
        <w:ind w:left="0" w:firstLine="482" w:firstLineChars="200"/>
        <w:rPr>
          <w:b/>
        </w:rPr>
      </w:pPr>
      <w:r>
        <w:rPr>
          <w:b/>
        </w:rPr>
        <w:t>解决思路</w:t>
      </w:r>
    </w:p>
    <w:p w14:paraId="2809E962">
      <w:r>
        <w:t>采用</w:t>
      </w:r>
      <w:r>
        <w:rPr>
          <w:rFonts w:hint="eastAsia"/>
        </w:rPr>
        <w:t>“</w:t>
      </w:r>
      <w:r>
        <w:t>数据模型</w:t>
      </w:r>
      <w:r>
        <w:rPr>
          <w:rFonts w:hint="eastAsia"/>
        </w:rPr>
        <w:t>-</w:t>
      </w:r>
      <w:r>
        <w:t>模板引擎</w:t>
      </w:r>
      <w:r>
        <w:rPr>
          <w:rFonts w:hint="eastAsia"/>
        </w:rPr>
        <w:t>-</w:t>
      </w:r>
      <w:r>
        <w:t>渲染输出</w:t>
      </w:r>
      <w:r>
        <w:rPr>
          <w:rFonts w:hint="eastAsia"/>
        </w:rPr>
        <w:t>”</w:t>
      </w:r>
      <w:r>
        <w:t>三层架构：以统一缺陷数据模型承载全部字段；以 Word/Excel/DWG 模板定义版式与占位符；以渲染引擎批量填充文字、表格、图片与图形；DWG 通过模板中的块参照与图层规则自动布点、标注、连线；输出时同步生成 PDF、DOCX、XLSX、DWG 与 PPTX。</w:t>
      </w:r>
    </w:p>
    <w:p w14:paraId="1F4B115F">
      <w:pPr>
        <w:numPr>
          <w:ilvl w:val="0"/>
          <w:numId w:val="17"/>
        </w:numPr>
        <w:ind w:left="0" w:firstLine="482" w:firstLineChars="200"/>
        <w:rPr>
          <w:b/>
        </w:rPr>
      </w:pPr>
      <w:r>
        <w:rPr>
          <w:b/>
        </w:rPr>
        <w:t>验证方式</w:t>
      </w:r>
    </w:p>
    <w:p w14:paraId="1DE628E7">
      <w:r>
        <w:t>报告自动生成计时；与人工编制报告的一致性比对；甲方审核意见闭环。</w:t>
      </w:r>
    </w:p>
    <w:p w14:paraId="21BBF305">
      <w:pPr>
        <w:pStyle w:val="4"/>
      </w:pPr>
      <w:bookmarkStart w:id="130" w:name="_Toc32323"/>
      <w:r>
        <w:rPr>
          <w:szCs w:val="36"/>
        </w:rPr>
        <w:t>2.2 主要研究内容</w:t>
      </w:r>
      <w:bookmarkEnd w:id="130"/>
    </w:p>
    <w:p w14:paraId="4266DD22">
      <w:r>
        <w:rPr>
          <w:rFonts w:hint="eastAsia"/>
        </w:rPr>
        <w:t>研究内容的编排严格遵循“对象特征调研—方法技术研发—装备试制—效果验证”的递进逻辑。将现状分析与现场测量建模置于研究序列的起始环节，其核心依据在于：若未明确三座电站泄洪流道的空间几何形态、表面服役状态及可作业窗口期，后续技术研发将失去精准的靶向定位。该阶段的核心产出并非局限于分析报告，更关键的是构建可量化的泄洪流道现状基线，系统梳理冲磨损伤最严重的部位、缺陷的典型形貌特征及历年监测数据的缺失项，上述结论将反向校准技术指标的阈值设定。</w:t>
      </w:r>
    </w:p>
    <w:p w14:paraId="7F3E44C7">
      <w:r>
        <w:rPr>
          <w:rFonts w:hint="eastAsia"/>
        </w:rPr>
        <w:t>技术方法研究与装备研发采用交叉推进模式：技术研究重点解决算法的有效性问题，装备研发重点解决设备的现场环境适应性问题，二者构成双向支撑条件——算法验证需依赖现场真实数据集，而真实数据的获取需依托适配现场条件的装备采集。本方案将中试试验设置于装备样机研制完成后、现场验证开展前，其核心目的是实现两条技术线的阶段性耦合，通过实验室模拟数据提前暴露技术短板，规避明显缺陷流入现场验证环节的风险。</w:t>
      </w:r>
    </w:p>
    <w:p w14:paraId="12E187EC">
      <w:r>
        <w:rPr>
          <w:rFonts w:hint="eastAsia"/>
        </w:rPr>
        <w:t>验证与优化环节采用循环迭代机制，而非一次性的终结性考核。一期验证的核心目标为识别技术体系的待改进项，而非论证方案的绝对合理性。据此，方案要求一期验证完成后必须形成问题清单，每项问题匹配对应的优化措施，并纳入优化设计流程。二期验证的核心任务为：检验优化措施的实施成效，同时识别新出现的技术问题，为后续工程推广积累实践经验。将验证环节定义为迭代优化过程而非最终判定依据，是本项目技术体系持续迭代升级的核心逻辑。</w:t>
      </w:r>
    </w:p>
    <w:p w14:paraId="71282580">
      <w:pPr>
        <w:pStyle w:val="5"/>
      </w:pPr>
      <w:bookmarkStart w:id="131" w:name="_Toc6820"/>
      <w:r>
        <w:rPr>
          <w:szCs w:val="32"/>
        </w:rPr>
        <w:t>2.2.1 冲磨场测量建模及技术现状分析</w:t>
      </w:r>
      <w:bookmarkEnd w:id="131"/>
    </w:p>
    <w:p w14:paraId="2C338541">
      <w:r>
        <w:rPr>
          <w:b/>
        </w:rPr>
        <w:t>（1）冲磨场测量建模</w:t>
      </w:r>
    </w:p>
    <w:p w14:paraId="4F8BDBDD">
      <w:r>
        <w:t>按照甲方 2026</w:t>
      </w:r>
      <w:r>
        <w:rPr>
          <w:rFonts w:hint="eastAsia"/>
        </w:rPr>
        <w:t>-</w:t>
      </w:r>
      <w:r>
        <w:t>2027 年度流域电站岁修泄洪流道检查、测量需求，在 2026 年 12 月至 2027 年 5 月期间，赴葛洲坝、三峡、向家坝三座电站开展现场测量建模：</w:t>
      </w:r>
    </w:p>
    <w:p w14:paraId="437E918A">
      <w:r>
        <w:t>葛洲坝重力坝选取二江泄水闸（闸室排干后进场）或大江冲沙闸中至少 1 孔泄洪闸室，对下游闸墩与上游闸门之间底板和左右侧墙范围（二江泄水闸为浮式检修门与上游检修门之间，大江冲沙闸为 050 缝与上游工作门之间）进行测量建模，形成整体全面、精度不低于 ±1 mm 的高精度三维模型（底板+左右侧墙 2 m 高度范围），并针对底板形成高精度绝对高程数据，对底板和侧墙发现的冲蚀、磨蚀等体积损失缺陷进行筛选统计。</w:t>
      </w:r>
    </w:p>
    <w:p w14:paraId="69A23651">
      <w:r>
        <w:t>三峡重力坝选取至少 1 孔泄洪深孔，对下游出口挑坎与上游掺气跌坎之间底板和左右侧墙范围进行测量建模，形成精度不低于 ±1 cm 的整体模型，重点测量裂缝或结构缝两侧冲磨场以及底板和侧墙冲蚀、磨蚀等体积损失缺陷处的三维坐标与模型数据，深度方向精度不低于 ±1 mm。</w:t>
      </w:r>
    </w:p>
    <w:p w14:paraId="0F0AC3CE">
      <w:r>
        <w:t>向家坝重力坝选取至少 2 孔泄洪表孔（流道表面湿润情况应有差异），对 270 m 高程水面断面与上游掺气跌坎之间底板和左右侧墙范围进行测量建模，精度要求同三峡场景。</w:t>
      </w:r>
    </w:p>
    <w:p w14:paraId="2B066B69">
      <w:r>
        <w:t>每个场景均应用至少 2 种先进测量建模技术（含多目视觉跟踪测量技术），同步采集空间、光线、风速、表面湿润和附着物情况、定位信号等环境特点数据。以单孔泄洪流道为单元，运用三维高斯泼溅或三角网格重建等技术形成低延迟、高保真的 720° 自由浏览沉浸式视觉三维模型（量测以点云/网格为准，不基于高斯模型）。基于多模态融合技术完成匹配、去噪、真彩色点云生成，结合甲方判定标准完成缺陷判定、位置确定、尺寸计算并与真彩色点云融合。基于三站测量成果，对现有流道平面展开图、平面布置图、剖面图进行复核校对。</w:t>
      </w:r>
    </w:p>
    <w:p w14:paraId="3053701D">
      <w:r>
        <w:t>测量建模实施前报送安全施工技术方案，做好人员、设备、物资准备（除检修通道外均由我方负责），按甲方通知办理开工/复工资料，经批准后进场。</w:t>
      </w:r>
    </w:p>
    <w:p w14:paraId="0C00E1A1">
      <w:r>
        <w:rPr>
          <w:b/>
        </w:rPr>
        <w:t>（2）测量建模技术现状分析</w:t>
      </w:r>
    </w:p>
    <w:p w14:paraId="18DC8FD8">
      <w:r>
        <w:rPr>
          <w:rFonts w:hint="eastAsia"/>
        </w:rPr>
        <w:t>对三个站的现场观测数据与工程实践经验进行系统梳理，从测量精度、作业效率、数据处理时效、光照条件适应性、风场干扰敏感性、表面湿润度响应特性六个维度，解析各类测量与建模技术的应用现状；在此基础上聚焦核心技术瓶颈与研究难点，提出针对性的优化实施路径。同时结合系统性文献检索、线上与线下多渠道调研，编制形成测量建模技术现状分析报告。</w:t>
      </w:r>
    </w:p>
    <w:p w14:paraId="60870757">
      <w:pPr>
        <w:pStyle w:val="5"/>
      </w:pPr>
      <w:bookmarkStart w:id="132" w:name="_Toc18032"/>
      <w:r>
        <w:rPr>
          <w:szCs w:val="32"/>
        </w:rPr>
        <w:t>2.2.2 冲磨场三维重构技术研究及试验</w:t>
      </w:r>
      <w:bookmarkEnd w:id="132"/>
    </w:p>
    <w:p w14:paraId="37318573">
      <w:r>
        <w:rPr>
          <w:b/>
        </w:rPr>
        <w:t>（1）三维坐标数据测量技术研究及试验</w:t>
      </w:r>
    </w:p>
    <w:p w14:paraId="01D95563">
      <w:r>
        <w:t>研究多目视觉跟踪测量、地面三维激光扫描测量、视觉测量等不同精密工程测量技术的互补性，探索适用于室外开放空间大场景高精度测量的多目视觉跟踪与其他技术相复合的测量技术与原理，开展实验室中试试验，撰写研究报告。试验须支持点云数据三维实时重建，验证距离跟踪器 10 m 范围内缺陷尺寸测量误差不大于 0.5 mm、12 m 范围内不大于 1 mm。</w:t>
      </w:r>
    </w:p>
    <w:p w14:paraId="09AD6AD2">
      <w:r>
        <w:rPr>
          <w:b/>
        </w:rPr>
        <w:t>（2）三维实体模型重构技术研究</w:t>
      </w:r>
    </w:p>
    <w:p w14:paraId="5CE7A214">
      <w:r>
        <w:t>基于测量建模成果与中试数据，开展更高效的三维重建与渲染技术研究、不同模态数据（文本、点云、图像及其他传感器数据）信息融合技术研究、冲磨缺陷位置确定/尺寸计算/级别认定技术研究、检查测量数据分析报告自动生成技术研究，实现冲磨场三维实体模型重构，撰写研究报告。要求在三维实体模型中实现冲磨缺陷的自动判定与数据映射展示，包括缺陷编号、尺寸以及缺陷所处位置历史检修情况数据。</w:t>
      </w:r>
    </w:p>
    <w:p w14:paraId="3D41B50B">
      <w:pPr>
        <w:pStyle w:val="5"/>
      </w:pPr>
      <w:bookmarkStart w:id="133" w:name="_Toc19440"/>
      <w:r>
        <w:rPr>
          <w:szCs w:val="32"/>
        </w:rPr>
        <w:t>2.2.3 冲磨场三维重构装备设计</w:t>
      </w:r>
      <w:bookmarkEnd w:id="133"/>
    </w:p>
    <w:p w14:paraId="1CCB451C">
      <w:r>
        <w:rPr>
          <w:b/>
        </w:rPr>
        <w:t>（1）装备设计</w:t>
      </w:r>
    </w:p>
    <w:p w14:paraId="3D26FC0B">
      <w:r>
        <w:t>装备由多目视觉跟踪测量系统装备、实景三维扫描装备、配套检查测量数据分析软件组成，适用于平坡、缓坡、陡坡三种场景。其中多目视觉跟踪测量系统装备由先临三维（Shining 3D）定制开发，我方负责测量原理与指标定义、总体设计、场景适配、软件平台与现场验证，先临三维负责跟踪器与跟踪框架的结构设计、样机试制、标定与出厂检验；</w:t>
      </w:r>
      <w:r>
        <w:rPr>
          <w:bCs/>
        </w:rPr>
        <w:t>移动载具统一采用履带式 AGV 小车</w:t>
      </w:r>
      <w:r>
        <w:t>（橡胶履带左右差速，三站各 1 台）。设计内容包括：单测站测量范围不小于 12 m 的跟踪器（双目及以上视觉系统、工业相机不低于 5000 万像素、可旋转）；全域电池供电、真无线数据传输的跟踪器与跟踪框架；支持手持与AGV自主扫描的跟踪框架；可用于室内大尺寸零部件扫描（最高尺寸精度不低于 0.025 mm）；支持高速扫描、精细扫描、深孔扫描等多种模式；实景三维扫描装备便携式设计、纹理与点云同步采集（高清相机不少于 2 个、不低于 1600 万像素、点云相对精度不低于 ±1 cm、最大测量距离不低于 100 m）；激光 SLAM 与视觉 SLAM 深度融合；针对向家坝陡坡场景与移动检修平台结合或采用无人化方式；检查测量数据分析软件集成三维重建与渲染、数据读取输出、报告快速生成功能。</w:t>
      </w:r>
    </w:p>
    <w:p w14:paraId="1BA006AB">
      <w:r>
        <w:t>其中实景三维扫描仪不重复研制，直接选用采购文件推荐的国内主流品牌定型产品 SHARE SLAM S100-16（品牌 SHARE／赛尔智控，16 线机械旋转激光雷达、2 个 1600 万像素相机、测距 0.05～120 m、相对精度优于 ±1 cm、整机 2438 g），本项目的设计工作聚焦于三方面集成适配：一是与跟踪器共用统一坐标框架的控制点约束与成果改正接口；二是与三类履带式 AGV 的机械快换、供电与数据接口适配；三是将扫描仪原始数据包（.bag、frame_pose.txt 等）接入本方案的数据质检与重建流程，具体见 2.5.2.1 与 2.5.2.23。</w:t>
      </w:r>
    </w:p>
    <w:p w14:paraId="652C8B56">
      <w:r>
        <w:t>装备设计满足国产自主可控要求；开发前提交设计方案（设计说明书及设计图纸）报甲方审核。</w:t>
      </w:r>
    </w:p>
    <w:p w14:paraId="78EA4B70">
      <w:r>
        <w:rPr>
          <w:b/>
        </w:rPr>
        <w:t>（2）装备优化设计</w:t>
      </w:r>
    </w:p>
    <w:p w14:paraId="4F5D08CA">
      <w:r>
        <w:t>针对一期现场应用验证存在的问题进行优化，并在测量效率、测量质量、数据处理效率、数据处理质量上提升（以一期双方签认的实测数据为对比基准）：移动载具搭载扫描效率较一期提高；数据全面性、准确性及湿润或有附着物表面测量精度、纹理分辨率提高；三维重建渲染用时与报告生成时间缩短；具备修后与修前、修前与上一检修年度或其他历史检修数据对比分析功能（如点云绝对高程对比、纹理对比），对比结论有充分依据。优化开发前提交优化设计方案（优化设计说明书及优化设计图纸）报甲方审核。</w:t>
      </w:r>
    </w:p>
    <w:p w14:paraId="3F270606">
      <w:pPr>
        <w:pStyle w:val="5"/>
      </w:pPr>
      <w:bookmarkStart w:id="134" w:name="_Toc15800"/>
      <w:r>
        <w:rPr>
          <w:szCs w:val="32"/>
        </w:rPr>
        <w:t>2.2.4 冲磨场三维重构装备开发</w:t>
      </w:r>
      <w:bookmarkEnd w:id="134"/>
    </w:p>
    <w:p w14:paraId="571EE972">
      <w:r>
        <w:t>按设计方案或优化设计方案开发，坚持质量优先，在规定时间（甲方通知一期、二期验证进场前）完成。</w:t>
      </w:r>
    </w:p>
    <w:p w14:paraId="57EEAF60">
      <w:r>
        <w:t>多目视觉跟踪测量系统装备交付跟踪器与跟踪框架 1 套，配套高性能便携式计算机 1 台、全站仪（南方 NTS-561）1 台、RTK 定位装备（南方 极点2 北斗版）1 台；实景三维扫描装备交付扫描仪 3 台（定型 SHARE SLAM S100-16，三站各 1 台）、便携式计算机 3 台、移动载具 3 台，分别适应平坡、缓坡、陡坡场景；若 3 台移动载具无法同时搭载扫描仪与跟踪框架，另行开发跟踪框架对应的移动载具；交付检查测量数据分析软件 1 套。扫描仪随机附件（双电池、充电器、背负系统、运输箱）随主机一并交付，并按三站配置备件。</w:t>
      </w:r>
    </w:p>
    <w:p w14:paraId="7ACAE477">
      <w:r>
        <w:t>所有装备满足国产自主可控要求并提供承诺函与证明文件；信息类产品同时满足网络安全要求；关键业务部件（PLC）控制器（如有）满足自主可控要求；便携式计算机、定位导航装置、软件开发的各项具体要求逐条落实；远程控制采用非 WiFi 无线技术，无线频段符合国家规定并提供证明文件与测试报告。</w:t>
      </w:r>
    </w:p>
    <w:p w14:paraId="54ABAD54">
      <w:r>
        <w:t>软件优化开发期安排不少于 2 人至甲方办公所在地（湖北宜昌）驻场集中开发；装备各硬件设备主体部分及包装盒印制检修厂 LOGO。</w:t>
      </w:r>
    </w:p>
    <w:p w14:paraId="59255258">
      <w:pPr>
        <w:pStyle w:val="5"/>
      </w:pPr>
      <w:bookmarkStart w:id="135" w:name="_Toc19125"/>
      <w:r>
        <w:rPr>
          <w:szCs w:val="32"/>
        </w:rPr>
        <w:t>2.2.5 冲磨场三维重构装备测试或型式试验</w:t>
      </w:r>
      <w:bookmarkEnd w:id="135"/>
    </w:p>
    <w:p w14:paraId="07D4EA37">
      <w:r>
        <w:t>装备优化开发完成、二期现场应用验证完成前，开展测试或型式试验并取得报告。测试范围覆盖硬件与软件，第三方机构具有 CMA 或 CNAS 资质；测试不满足要求时由我方整改至合格。无法由第三方出具报告的技术参数，在甲方指定现场开展见证试验，专家不少于 3 人、均非项目相关方人员、职称均为副高及以上，费用由我方承担。</w:t>
      </w:r>
    </w:p>
    <w:p w14:paraId="0E29F735">
      <w:pPr>
        <w:pStyle w:val="5"/>
      </w:pPr>
      <w:bookmarkStart w:id="136" w:name="_Toc300"/>
      <w:r>
        <w:rPr>
          <w:szCs w:val="32"/>
        </w:rPr>
        <w:t>2.2.6 冲磨场三维重构装备现场应用验证</w:t>
      </w:r>
      <w:bookmarkEnd w:id="136"/>
    </w:p>
    <w:p w14:paraId="7AFD5AB5">
      <w:r>
        <w:t>结合 2027</w:t>
      </w:r>
      <w:r>
        <w:rPr>
          <w:rFonts w:hint="eastAsia"/>
        </w:rPr>
        <w:t>-</w:t>
      </w:r>
      <w:r>
        <w:t>2028、2028</w:t>
      </w:r>
      <w:r>
        <w:rPr>
          <w:rFonts w:hint="eastAsia"/>
        </w:rPr>
        <w:t>-</w:t>
      </w:r>
      <w:r>
        <w:t>2029 年度流域电站岁修安排（每个岁修期位于当年 10 月至次年 5 月）分两期开展。每期对葛洲坝平坡、三峡缓坡、向家坝陡坡至少 3 个场景各至少 1 孔流道验证，其中葛洲坝平坡场景测站数不超过 2 站。现场材料、设备运输、组装、安装、调试、测量、退场均自我方负责；每期验证前报送安全施工技术方案并办理开工/复工资料；二期验证进场前装备须在我方实验室或厂房内调试，由甲方专人见证验收合格后方可出厂。</w:t>
      </w:r>
    </w:p>
    <w:p w14:paraId="648DC345">
      <w:r>
        <w:t>两期验证结束后编制应用验证技术总结报告；二期结束后编制用户使用手册（装备简介、操作流程、使用注意事项、维护保养注意事项）。</w:t>
      </w:r>
    </w:p>
    <w:p w14:paraId="2D890F1A">
      <w:pPr>
        <w:pStyle w:val="5"/>
      </w:pPr>
      <w:bookmarkStart w:id="137" w:name="_Toc30769"/>
      <w:r>
        <w:rPr>
          <w:szCs w:val="32"/>
        </w:rPr>
        <w:t>2.2.7 项目评审</w:t>
      </w:r>
      <w:bookmarkEnd w:id="137"/>
    </w:p>
    <w:p w14:paraId="7E151489">
      <w:r>
        <w:t>邀请专家对装备设计方案进行评审，对多目视觉跟踪测量系统装备以及平坡、缓坡、陡坡三种场景对应的移动载具和测量建模解决方案评审论证。评审专家名单经甲方审核确认，专家不少于 5 人、职称均不低于副高级、至少 4 人为正高级。评审前编制会议议程与汇报 PPT，评审后形成会议纪要。</w:t>
      </w:r>
    </w:p>
    <w:p w14:paraId="09C1BF8A">
      <w:pPr>
        <w:pStyle w:val="5"/>
      </w:pPr>
      <w:bookmarkStart w:id="138" w:name="_Toc27606"/>
      <w:r>
        <w:rPr>
          <w:szCs w:val="32"/>
        </w:rPr>
        <w:t>2.2.8 成果评价</w:t>
      </w:r>
      <w:bookmarkEnd w:id="138"/>
    </w:p>
    <w:p w14:paraId="68DDB6AB">
      <w:r>
        <w:t>邀请国家一级查新机构或教育部认可的查新机构出具查新报告，覆盖国际与国内范围，查新点包含项目全部创新内容，委托人为</w:t>
      </w:r>
      <w:r>
        <w:rPr>
          <w:rFonts w:hint="eastAsia"/>
        </w:rPr>
        <w:t>“</w:t>
      </w:r>
      <w:r>
        <w:t>中国长江电力股份有限公司检修厂</w:t>
      </w:r>
      <w:r>
        <w:rPr>
          <w:rFonts w:hint="eastAsia"/>
        </w:rPr>
        <w:t>”</w:t>
      </w:r>
      <w:r>
        <w:t>或</w:t>
      </w:r>
      <w:r>
        <w:rPr>
          <w:rFonts w:hint="eastAsia"/>
        </w:rPr>
        <w:t>“</w:t>
      </w:r>
      <w:r>
        <w:t>中国长江电力股份有限公司</w:t>
      </w:r>
      <w:r>
        <w:rPr>
          <w:rFonts w:hint="eastAsia"/>
        </w:rPr>
        <w:t>”</w:t>
      </w:r>
      <w:r>
        <w:t>。撰写项目研究报告，编制会议议程与汇报 PPT，经甲方审核同意后组织成果评价；评价单位为国内知名行业学会/协会等权威机构，专家不少于 5 人且均为正高级；成果评价报告加盖评价机构专用公章，第一完成单位为</w:t>
      </w:r>
      <w:r>
        <w:rPr>
          <w:rFonts w:hint="eastAsia"/>
        </w:rPr>
        <w:t>“</w:t>
      </w:r>
      <w:r>
        <w:t>中国长江电力股份有限公司检修厂</w:t>
      </w:r>
      <w:r>
        <w:rPr>
          <w:rFonts w:hint="eastAsia"/>
        </w:rPr>
        <w:t>”</w:t>
      </w:r>
      <w:r>
        <w:t>或</w:t>
      </w:r>
      <w:r>
        <w:rPr>
          <w:rFonts w:hint="eastAsia"/>
        </w:rPr>
        <w:t>“</w:t>
      </w:r>
      <w:r>
        <w:t>中国长江电力股份有限公司</w:t>
      </w:r>
      <w:r>
        <w:rPr>
          <w:rFonts w:hint="eastAsia"/>
        </w:rPr>
        <w:t>”</w:t>
      </w:r>
      <w:r>
        <w:t>。成果评价专家评审会前制作并提交项目成果展示视频动画，整体时长不小于 5 min，动画部分不小于 3 min。</w:t>
      </w:r>
    </w:p>
    <w:p w14:paraId="1CB5BE67">
      <w:pPr>
        <w:pStyle w:val="5"/>
      </w:pPr>
      <w:bookmarkStart w:id="139" w:name="_Toc20219"/>
      <w:r>
        <w:rPr>
          <w:szCs w:val="32"/>
        </w:rPr>
        <w:t>2.2.9 创新成果</w:t>
      </w:r>
      <w:bookmarkEnd w:id="139"/>
    </w:p>
    <w:p w14:paraId="035627B3">
      <w:r>
        <w:t>申请专利不少于 4 件（发明专利不少于 1 件），及时提供经甲方审核通过的申报材料，至合同验收前至少达到</w:t>
      </w:r>
      <w:r>
        <w:rPr>
          <w:rFonts w:hint="eastAsia"/>
        </w:rPr>
        <w:t>“</w:t>
      </w:r>
      <w:r>
        <w:t>受理</w:t>
      </w:r>
      <w:r>
        <w:rPr>
          <w:rFonts w:hint="eastAsia"/>
        </w:rPr>
        <w:t>”</w:t>
      </w:r>
      <w:r>
        <w:t>状态，并持续服务至专利申请事务全部结束；投稿论文不少于 1 篇至中文核心/SCI/EI 刊物，至验收前至少收到</w:t>
      </w:r>
      <w:r>
        <w:rPr>
          <w:rFonts w:hint="eastAsia"/>
        </w:rPr>
        <w:t>“</w:t>
      </w:r>
      <w:r>
        <w:t>稿件录用通知</w:t>
      </w:r>
      <w:r>
        <w:rPr>
          <w:rFonts w:hint="eastAsia"/>
        </w:rPr>
        <w:t>”</w:t>
      </w:r>
      <w:r>
        <w:t>，注明资助字样与项目编号，甲方为第一作者署名及作者单位；申请软著不少于 1 项，甲方为著作权人，至验收前取得证书。</w:t>
      </w:r>
    </w:p>
    <w:p w14:paraId="1B3DACEF">
      <w:pPr>
        <w:pStyle w:val="5"/>
        <w:rPr>
          <w:szCs w:val="32"/>
        </w:rPr>
      </w:pPr>
      <w:bookmarkStart w:id="140" w:name="_Toc21187"/>
      <w:r>
        <w:rPr>
          <w:szCs w:val="32"/>
        </w:rPr>
        <w:t>2.2.10 技术条款逐条实施分解</w:t>
      </w:r>
      <w:bookmarkEnd w:id="140"/>
    </w:p>
    <w:p w14:paraId="28201B6D">
      <w:r>
        <w:t>本节将第六章技术条款逐条分解为</w:t>
      </w:r>
      <w:r>
        <w:rPr>
          <w:rFonts w:hint="eastAsia"/>
        </w:rPr>
        <w:t>“</w:t>
      </w:r>
      <w:r>
        <w:t>要求</w:t>
      </w:r>
      <w:r>
        <w:rPr>
          <w:rFonts w:hint="eastAsia"/>
        </w:rPr>
        <w:t>-</w:t>
      </w:r>
      <w:r>
        <w:t>做法</w:t>
      </w:r>
      <w:r>
        <w:rPr>
          <w:rFonts w:hint="eastAsia"/>
        </w:rPr>
        <w:t>-</w:t>
      </w:r>
      <w:r>
        <w:t>验证</w:t>
      </w:r>
      <w:r>
        <w:rPr>
          <w:rFonts w:hint="eastAsia"/>
        </w:rPr>
        <w:t>-</w:t>
      </w:r>
      <w:r>
        <w:t>交付</w:t>
      </w:r>
      <w:r>
        <w:rPr>
          <w:rFonts w:hint="eastAsia"/>
        </w:rPr>
        <w:t>”</w:t>
      </w:r>
      <w:r>
        <w:t>四要素，作为作业指导书与检查表的编制依据。</w:t>
      </w:r>
    </w:p>
    <w:p w14:paraId="72C8ECD3">
      <w:pPr>
        <w:pStyle w:val="6"/>
      </w:pPr>
      <w:r>
        <w:t>2.2.10.1 冲磨场测量建模（4.1.1）</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9"/>
        <w:gridCol w:w="1941"/>
        <w:gridCol w:w="3004"/>
        <w:gridCol w:w="1595"/>
        <w:gridCol w:w="1361"/>
      </w:tblGrid>
      <w:tr w14:paraId="2AF35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9" w:type="dxa"/>
            <w:shd w:val="clear" w:color="auto" w:fill="E7E6E6"/>
            <w:vAlign w:val="center"/>
          </w:tcPr>
          <w:p w14:paraId="21325EC1">
            <w:pPr>
              <w:keepNext/>
              <w:snapToGrid w:val="0"/>
              <w:spacing w:before="70" w:after="70" w:line="240" w:lineRule="auto"/>
              <w:ind w:firstLine="0"/>
              <w:jc w:val="center"/>
              <w:rPr>
                <w:b/>
                <w:sz w:val="21"/>
              </w:rPr>
            </w:pPr>
            <w:r>
              <w:rPr>
                <w:b/>
                <w:sz w:val="21"/>
                <w:szCs w:val="21"/>
              </w:rPr>
              <w:t>条款</w:t>
            </w:r>
          </w:p>
        </w:tc>
        <w:tc>
          <w:tcPr>
            <w:tcW w:w="1941" w:type="dxa"/>
            <w:shd w:val="clear" w:color="auto" w:fill="E7E6E6"/>
            <w:vAlign w:val="center"/>
          </w:tcPr>
          <w:p w14:paraId="2469CE95">
            <w:pPr>
              <w:keepNext/>
              <w:snapToGrid w:val="0"/>
              <w:spacing w:before="70" w:after="70" w:line="240" w:lineRule="auto"/>
              <w:ind w:firstLine="0"/>
              <w:jc w:val="center"/>
              <w:rPr>
                <w:b/>
                <w:sz w:val="21"/>
              </w:rPr>
            </w:pPr>
            <w:r>
              <w:rPr>
                <w:b/>
                <w:sz w:val="21"/>
                <w:szCs w:val="21"/>
              </w:rPr>
              <w:t>采购要求</w:t>
            </w:r>
          </w:p>
        </w:tc>
        <w:tc>
          <w:tcPr>
            <w:tcW w:w="3004" w:type="dxa"/>
            <w:shd w:val="clear" w:color="auto" w:fill="E7E6E6"/>
            <w:vAlign w:val="center"/>
          </w:tcPr>
          <w:p w14:paraId="0A26F403">
            <w:pPr>
              <w:keepNext/>
              <w:snapToGrid w:val="0"/>
              <w:spacing w:before="70" w:after="70" w:line="240" w:lineRule="auto"/>
              <w:ind w:firstLine="0"/>
              <w:jc w:val="center"/>
              <w:rPr>
                <w:b/>
                <w:sz w:val="21"/>
              </w:rPr>
            </w:pPr>
            <w:r>
              <w:rPr>
                <w:b/>
                <w:sz w:val="21"/>
                <w:szCs w:val="21"/>
              </w:rPr>
              <w:t>我方做法</w:t>
            </w:r>
          </w:p>
        </w:tc>
        <w:tc>
          <w:tcPr>
            <w:tcW w:w="1595" w:type="dxa"/>
            <w:shd w:val="clear" w:color="auto" w:fill="E7E6E6"/>
            <w:vAlign w:val="center"/>
          </w:tcPr>
          <w:p w14:paraId="136BCE51">
            <w:pPr>
              <w:keepNext/>
              <w:snapToGrid w:val="0"/>
              <w:spacing w:before="70" w:after="70" w:line="240" w:lineRule="auto"/>
              <w:ind w:firstLine="0"/>
              <w:jc w:val="center"/>
              <w:rPr>
                <w:b/>
                <w:sz w:val="21"/>
              </w:rPr>
            </w:pPr>
            <w:r>
              <w:rPr>
                <w:b/>
                <w:sz w:val="21"/>
                <w:szCs w:val="21"/>
              </w:rPr>
              <w:t>验证</w:t>
            </w:r>
          </w:p>
        </w:tc>
        <w:tc>
          <w:tcPr>
            <w:tcW w:w="1361" w:type="dxa"/>
            <w:shd w:val="clear" w:color="auto" w:fill="E7E6E6"/>
            <w:vAlign w:val="center"/>
          </w:tcPr>
          <w:p w14:paraId="29D6A7E2">
            <w:pPr>
              <w:keepNext/>
              <w:snapToGrid w:val="0"/>
              <w:spacing w:before="70" w:after="70" w:line="240" w:lineRule="auto"/>
              <w:ind w:firstLine="0"/>
              <w:jc w:val="center"/>
              <w:rPr>
                <w:b/>
                <w:sz w:val="21"/>
              </w:rPr>
            </w:pPr>
            <w:r>
              <w:rPr>
                <w:b/>
                <w:sz w:val="21"/>
                <w:szCs w:val="21"/>
              </w:rPr>
              <w:t>交付</w:t>
            </w:r>
          </w:p>
        </w:tc>
      </w:tr>
      <w:tr w14:paraId="554D6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53F42292">
            <w:pPr>
              <w:keepNext/>
              <w:snapToGrid w:val="0"/>
              <w:spacing w:before="70" w:after="70" w:line="240" w:lineRule="auto"/>
              <w:ind w:firstLine="0"/>
              <w:jc w:val="center"/>
              <w:rPr>
                <w:sz w:val="21"/>
              </w:rPr>
            </w:pPr>
            <w:r>
              <w:rPr>
                <w:sz w:val="21"/>
                <w:szCs w:val="21"/>
              </w:rPr>
              <w:t>4.1.1.1</w:t>
            </w:r>
          </w:p>
        </w:tc>
        <w:tc>
          <w:tcPr>
            <w:tcW w:w="1941" w:type="dxa"/>
            <w:vAlign w:val="center"/>
          </w:tcPr>
          <w:p w14:paraId="57DF1686">
            <w:pPr>
              <w:keepNext/>
              <w:snapToGrid w:val="0"/>
              <w:spacing w:before="70" w:after="70" w:line="240" w:lineRule="auto"/>
              <w:ind w:firstLine="0"/>
              <w:jc w:val="center"/>
              <w:rPr>
                <w:sz w:val="21"/>
              </w:rPr>
            </w:pPr>
            <w:r>
              <w:rPr>
                <w:sz w:val="21"/>
                <w:szCs w:val="21"/>
              </w:rPr>
              <w:t>三站三场景现场测量，每场景≥2 种技术</w:t>
            </w:r>
          </w:p>
        </w:tc>
        <w:tc>
          <w:tcPr>
            <w:tcW w:w="3004" w:type="dxa"/>
            <w:vAlign w:val="center"/>
          </w:tcPr>
          <w:p w14:paraId="24700A91">
            <w:pPr>
              <w:keepNext/>
              <w:snapToGrid w:val="0"/>
              <w:spacing w:before="70" w:after="70" w:line="240" w:lineRule="auto"/>
              <w:ind w:firstLine="0"/>
              <w:jc w:val="left"/>
              <w:rPr>
                <w:sz w:val="21"/>
              </w:rPr>
            </w:pPr>
            <w:r>
              <w:rPr>
                <w:sz w:val="21"/>
                <w:szCs w:val="21"/>
              </w:rPr>
              <w:t>三站并行，每场景采用多目视觉跟踪+实景扫描+地面激光扫描（至少两种）</w:t>
            </w:r>
          </w:p>
        </w:tc>
        <w:tc>
          <w:tcPr>
            <w:tcW w:w="1595" w:type="dxa"/>
            <w:vAlign w:val="center"/>
          </w:tcPr>
          <w:p w14:paraId="79522820">
            <w:pPr>
              <w:keepNext/>
              <w:snapToGrid w:val="0"/>
              <w:spacing w:before="70" w:after="70" w:line="240" w:lineRule="auto"/>
              <w:ind w:firstLine="0"/>
              <w:jc w:val="left"/>
              <w:rPr>
                <w:sz w:val="21"/>
              </w:rPr>
            </w:pPr>
            <w:r>
              <w:rPr>
                <w:sz w:val="21"/>
                <w:szCs w:val="21"/>
              </w:rPr>
              <w:t>技术使用记录、数据清单</w:t>
            </w:r>
          </w:p>
        </w:tc>
        <w:tc>
          <w:tcPr>
            <w:tcW w:w="1361" w:type="dxa"/>
            <w:vAlign w:val="center"/>
          </w:tcPr>
          <w:p w14:paraId="5FDA5074">
            <w:pPr>
              <w:keepNext/>
              <w:snapToGrid w:val="0"/>
              <w:spacing w:before="70" w:after="70" w:line="240" w:lineRule="auto"/>
              <w:ind w:firstLine="0"/>
              <w:jc w:val="left"/>
              <w:rPr>
                <w:sz w:val="21"/>
              </w:rPr>
            </w:pPr>
            <w:r>
              <w:rPr>
                <w:sz w:val="21"/>
                <w:szCs w:val="21"/>
              </w:rPr>
              <w:t>原始数据、成果模型</w:t>
            </w:r>
          </w:p>
        </w:tc>
      </w:tr>
      <w:tr w14:paraId="391F9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14F504FE">
            <w:pPr>
              <w:keepNext/>
              <w:snapToGrid w:val="0"/>
              <w:spacing w:before="70" w:after="70" w:line="240" w:lineRule="auto"/>
              <w:ind w:firstLine="0"/>
              <w:jc w:val="center"/>
              <w:rPr>
                <w:sz w:val="21"/>
              </w:rPr>
            </w:pPr>
            <w:r>
              <w:rPr>
                <w:sz w:val="21"/>
                <w:szCs w:val="21"/>
              </w:rPr>
              <w:t>4.1.1.2</w:t>
            </w:r>
          </w:p>
        </w:tc>
        <w:tc>
          <w:tcPr>
            <w:tcW w:w="1941" w:type="dxa"/>
            <w:vAlign w:val="center"/>
          </w:tcPr>
          <w:p w14:paraId="16CD3967">
            <w:pPr>
              <w:keepNext/>
              <w:snapToGrid w:val="0"/>
              <w:spacing w:before="70" w:after="70" w:line="240" w:lineRule="auto"/>
              <w:ind w:firstLine="0"/>
              <w:jc w:val="center"/>
              <w:rPr>
                <w:sz w:val="21"/>
              </w:rPr>
            </w:pPr>
            <w:r>
              <w:rPr>
                <w:sz w:val="21"/>
                <w:szCs w:val="21"/>
              </w:rPr>
              <w:t>模型含点云与纹理，多类别缺陷分析</w:t>
            </w:r>
          </w:p>
        </w:tc>
        <w:tc>
          <w:tcPr>
            <w:tcW w:w="3004" w:type="dxa"/>
            <w:vAlign w:val="center"/>
          </w:tcPr>
          <w:p w14:paraId="5A1FCF93">
            <w:pPr>
              <w:keepNext/>
              <w:snapToGrid w:val="0"/>
              <w:spacing w:before="70" w:after="70" w:line="240" w:lineRule="auto"/>
              <w:ind w:firstLine="0"/>
              <w:jc w:val="left"/>
              <w:rPr>
                <w:sz w:val="21"/>
              </w:rPr>
            </w:pPr>
            <w:r>
              <w:rPr>
                <w:sz w:val="21"/>
                <w:szCs w:val="21"/>
              </w:rPr>
              <w:t>点云+纹理模型；建立 11 类缺陷编码体系</w:t>
            </w:r>
          </w:p>
        </w:tc>
        <w:tc>
          <w:tcPr>
            <w:tcW w:w="1595" w:type="dxa"/>
            <w:vAlign w:val="center"/>
          </w:tcPr>
          <w:p w14:paraId="116B2C39">
            <w:pPr>
              <w:keepNext/>
              <w:snapToGrid w:val="0"/>
              <w:spacing w:before="70" w:after="70" w:line="240" w:lineRule="auto"/>
              <w:ind w:firstLine="0"/>
              <w:jc w:val="left"/>
              <w:rPr>
                <w:sz w:val="21"/>
              </w:rPr>
            </w:pPr>
            <w:r>
              <w:rPr>
                <w:sz w:val="21"/>
                <w:szCs w:val="21"/>
              </w:rPr>
              <w:t>类别统计表</w:t>
            </w:r>
          </w:p>
        </w:tc>
        <w:tc>
          <w:tcPr>
            <w:tcW w:w="1361" w:type="dxa"/>
            <w:vAlign w:val="center"/>
          </w:tcPr>
          <w:p w14:paraId="578C36CF">
            <w:pPr>
              <w:keepNext/>
              <w:snapToGrid w:val="0"/>
              <w:spacing w:before="70" w:after="70" w:line="240" w:lineRule="auto"/>
              <w:ind w:firstLine="0"/>
              <w:jc w:val="left"/>
              <w:rPr>
                <w:sz w:val="21"/>
              </w:rPr>
            </w:pPr>
            <w:r>
              <w:rPr>
                <w:sz w:val="21"/>
                <w:szCs w:val="21"/>
              </w:rPr>
              <w:t>缺陷清单</w:t>
            </w:r>
          </w:p>
        </w:tc>
      </w:tr>
      <w:tr w14:paraId="3B240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0B9351B3">
            <w:pPr>
              <w:keepNext/>
              <w:snapToGrid w:val="0"/>
              <w:spacing w:before="70" w:after="70" w:line="240" w:lineRule="auto"/>
              <w:ind w:firstLine="0"/>
              <w:jc w:val="center"/>
              <w:rPr>
                <w:sz w:val="21"/>
              </w:rPr>
            </w:pPr>
            <w:r>
              <w:rPr>
                <w:sz w:val="21"/>
                <w:szCs w:val="21"/>
              </w:rPr>
              <w:t>4.1.1.3</w:t>
            </w:r>
          </w:p>
        </w:tc>
        <w:tc>
          <w:tcPr>
            <w:tcW w:w="1941" w:type="dxa"/>
            <w:vAlign w:val="center"/>
          </w:tcPr>
          <w:p w14:paraId="2DB1FD65">
            <w:pPr>
              <w:keepNext/>
              <w:snapToGrid w:val="0"/>
              <w:spacing w:before="70" w:after="70" w:line="240" w:lineRule="auto"/>
              <w:ind w:firstLine="0"/>
              <w:jc w:val="center"/>
              <w:rPr>
                <w:sz w:val="21"/>
              </w:rPr>
            </w:pPr>
            <w:r>
              <w:rPr>
                <w:sz w:val="21"/>
                <w:szCs w:val="21"/>
              </w:rPr>
              <w:t>葛洲坝≥1 孔、三峡≥1 孔、向家坝≥2 孔</w:t>
            </w:r>
          </w:p>
        </w:tc>
        <w:tc>
          <w:tcPr>
            <w:tcW w:w="3004" w:type="dxa"/>
            <w:vAlign w:val="center"/>
          </w:tcPr>
          <w:p w14:paraId="2052DC77">
            <w:pPr>
              <w:keepNext/>
              <w:snapToGrid w:val="0"/>
              <w:spacing w:before="70" w:after="70" w:line="240" w:lineRule="auto"/>
              <w:ind w:firstLine="0"/>
              <w:jc w:val="left"/>
              <w:rPr>
                <w:sz w:val="21"/>
              </w:rPr>
            </w:pPr>
            <w:r>
              <w:rPr>
                <w:sz w:val="21"/>
                <w:szCs w:val="21"/>
              </w:rPr>
              <w:t>按甲方通知孔号进场，干地水上作业</w:t>
            </w:r>
          </w:p>
        </w:tc>
        <w:tc>
          <w:tcPr>
            <w:tcW w:w="1595" w:type="dxa"/>
            <w:vAlign w:val="center"/>
          </w:tcPr>
          <w:p w14:paraId="25E093BA">
            <w:pPr>
              <w:keepNext/>
              <w:snapToGrid w:val="0"/>
              <w:spacing w:before="70" w:after="70" w:line="240" w:lineRule="auto"/>
              <w:ind w:firstLine="0"/>
              <w:jc w:val="left"/>
              <w:rPr>
                <w:sz w:val="21"/>
              </w:rPr>
            </w:pPr>
            <w:r>
              <w:rPr>
                <w:sz w:val="21"/>
                <w:szCs w:val="21"/>
              </w:rPr>
              <w:t>进场记录</w:t>
            </w:r>
          </w:p>
        </w:tc>
        <w:tc>
          <w:tcPr>
            <w:tcW w:w="1361" w:type="dxa"/>
            <w:vAlign w:val="center"/>
          </w:tcPr>
          <w:p w14:paraId="33901FE3">
            <w:pPr>
              <w:keepNext/>
              <w:snapToGrid w:val="0"/>
              <w:spacing w:before="70" w:after="70" w:line="240" w:lineRule="auto"/>
              <w:ind w:firstLine="0"/>
              <w:jc w:val="left"/>
              <w:rPr>
                <w:sz w:val="21"/>
              </w:rPr>
            </w:pPr>
            <w:r>
              <w:rPr>
                <w:sz w:val="21"/>
                <w:szCs w:val="21"/>
              </w:rPr>
              <w:t>分孔成果</w:t>
            </w:r>
          </w:p>
        </w:tc>
      </w:tr>
      <w:tr w14:paraId="78683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71559F14">
            <w:pPr>
              <w:keepNext/>
              <w:snapToGrid w:val="0"/>
              <w:spacing w:before="70" w:after="70" w:line="240" w:lineRule="auto"/>
              <w:ind w:firstLine="0"/>
              <w:jc w:val="center"/>
              <w:rPr>
                <w:sz w:val="21"/>
              </w:rPr>
            </w:pPr>
            <w:r>
              <w:rPr>
                <w:sz w:val="21"/>
                <w:szCs w:val="21"/>
              </w:rPr>
              <w:t>4.1.1.4</w:t>
            </w:r>
          </w:p>
        </w:tc>
        <w:tc>
          <w:tcPr>
            <w:tcW w:w="1941" w:type="dxa"/>
            <w:vAlign w:val="center"/>
          </w:tcPr>
          <w:p w14:paraId="7CC4B43A">
            <w:pPr>
              <w:keepNext/>
              <w:snapToGrid w:val="0"/>
              <w:spacing w:before="70" w:after="70" w:line="240" w:lineRule="auto"/>
              <w:ind w:firstLine="0"/>
              <w:jc w:val="center"/>
              <w:rPr>
                <w:sz w:val="21"/>
              </w:rPr>
            </w:pPr>
            <w:r>
              <w:rPr>
                <w:sz w:val="21"/>
                <w:szCs w:val="21"/>
              </w:rPr>
              <w:t>每场景≥2 种技术，采集环境数据</w:t>
            </w:r>
          </w:p>
        </w:tc>
        <w:tc>
          <w:tcPr>
            <w:tcW w:w="3004" w:type="dxa"/>
            <w:vAlign w:val="center"/>
          </w:tcPr>
          <w:p w14:paraId="21431FEA">
            <w:pPr>
              <w:keepNext/>
              <w:snapToGrid w:val="0"/>
              <w:spacing w:before="70" w:after="70" w:line="240" w:lineRule="auto"/>
              <w:ind w:firstLine="0"/>
              <w:jc w:val="left"/>
              <w:rPr>
                <w:sz w:val="21"/>
              </w:rPr>
            </w:pPr>
            <w:r>
              <w:rPr>
                <w:sz w:val="21"/>
                <w:szCs w:val="21"/>
              </w:rPr>
              <w:t>配置温湿度、风速、照度传感器，逐站记录</w:t>
            </w:r>
          </w:p>
        </w:tc>
        <w:tc>
          <w:tcPr>
            <w:tcW w:w="1595" w:type="dxa"/>
            <w:vAlign w:val="center"/>
          </w:tcPr>
          <w:p w14:paraId="272C1DD0">
            <w:pPr>
              <w:keepNext/>
              <w:snapToGrid w:val="0"/>
              <w:spacing w:before="70" w:after="70" w:line="240" w:lineRule="auto"/>
              <w:ind w:firstLine="0"/>
              <w:jc w:val="left"/>
              <w:rPr>
                <w:sz w:val="21"/>
              </w:rPr>
            </w:pPr>
            <w:r>
              <w:rPr>
                <w:sz w:val="21"/>
                <w:szCs w:val="21"/>
              </w:rPr>
              <w:t>环境记录表</w:t>
            </w:r>
          </w:p>
        </w:tc>
        <w:tc>
          <w:tcPr>
            <w:tcW w:w="1361" w:type="dxa"/>
            <w:vAlign w:val="center"/>
          </w:tcPr>
          <w:p w14:paraId="62808B2E">
            <w:pPr>
              <w:keepNext/>
              <w:snapToGrid w:val="0"/>
              <w:spacing w:before="70" w:after="70" w:line="240" w:lineRule="auto"/>
              <w:ind w:firstLine="0"/>
              <w:jc w:val="left"/>
              <w:rPr>
                <w:sz w:val="21"/>
              </w:rPr>
            </w:pPr>
            <w:r>
              <w:rPr>
                <w:sz w:val="21"/>
                <w:szCs w:val="21"/>
              </w:rPr>
              <w:t>环境数据集</w:t>
            </w:r>
          </w:p>
        </w:tc>
      </w:tr>
      <w:tr w14:paraId="3E8D4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51EB9D72">
            <w:pPr>
              <w:keepNext/>
              <w:snapToGrid w:val="0"/>
              <w:spacing w:before="70" w:after="70" w:line="240" w:lineRule="auto"/>
              <w:ind w:firstLine="0"/>
              <w:jc w:val="center"/>
              <w:rPr>
                <w:sz w:val="21"/>
              </w:rPr>
            </w:pPr>
            <w:r>
              <w:rPr>
                <w:sz w:val="21"/>
                <w:szCs w:val="21"/>
              </w:rPr>
              <w:t>4.1.1.5</w:t>
            </w:r>
          </w:p>
        </w:tc>
        <w:tc>
          <w:tcPr>
            <w:tcW w:w="1941" w:type="dxa"/>
            <w:vAlign w:val="center"/>
          </w:tcPr>
          <w:p w14:paraId="5704030B">
            <w:pPr>
              <w:keepNext/>
              <w:snapToGrid w:val="0"/>
              <w:spacing w:before="70" w:after="70" w:line="240" w:lineRule="auto"/>
              <w:ind w:firstLine="0"/>
              <w:jc w:val="center"/>
              <w:rPr>
                <w:sz w:val="21"/>
              </w:rPr>
            </w:pPr>
            <w:r>
              <w:rPr>
                <w:sz w:val="21"/>
                <w:szCs w:val="21"/>
              </w:rPr>
              <w:t>葛洲坝整体 ±1 mm、底板绝对高程</w:t>
            </w:r>
          </w:p>
        </w:tc>
        <w:tc>
          <w:tcPr>
            <w:tcW w:w="3004" w:type="dxa"/>
            <w:vAlign w:val="center"/>
          </w:tcPr>
          <w:p w14:paraId="4FF594A9">
            <w:pPr>
              <w:keepNext/>
              <w:snapToGrid w:val="0"/>
              <w:spacing w:before="70" w:after="70" w:line="240" w:lineRule="auto"/>
              <w:ind w:firstLine="0"/>
              <w:jc w:val="left"/>
              <w:rPr>
                <w:sz w:val="21"/>
              </w:rPr>
            </w:pPr>
            <w:r>
              <w:rPr>
                <w:sz w:val="21"/>
                <w:szCs w:val="21"/>
              </w:rPr>
              <w:t>2 站覆盖+控制网+水准联测+双尺度解算</w:t>
            </w:r>
          </w:p>
        </w:tc>
        <w:tc>
          <w:tcPr>
            <w:tcW w:w="1595" w:type="dxa"/>
            <w:vAlign w:val="center"/>
          </w:tcPr>
          <w:p w14:paraId="1B55052B">
            <w:pPr>
              <w:keepNext/>
              <w:snapToGrid w:val="0"/>
              <w:spacing w:before="70" w:after="70" w:line="240" w:lineRule="auto"/>
              <w:ind w:firstLine="0"/>
              <w:jc w:val="left"/>
              <w:rPr>
                <w:sz w:val="21"/>
              </w:rPr>
            </w:pPr>
            <w:r>
              <w:rPr>
                <w:sz w:val="21"/>
                <w:szCs w:val="21"/>
              </w:rPr>
              <w:t>检查点法、水准校核</w:t>
            </w:r>
          </w:p>
        </w:tc>
        <w:tc>
          <w:tcPr>
            <w:tcW w:w="1361" w:type="dxa"/>
            <w:vAlign w:val="center"/>
          </w:tcPr>
          <w:p w14:paraId="27B3FA12">
            <w:pPr>
              <w:keepNext/>
              <w:snapToGrid w:val="0"/>
              <w:spacing w:before="70" w:after="70" w:line="240" w:lineRule="auto"/>
              <w:ind w:firstLine="0"/>
              <w:jc w:val="left"/>
              <w:rPr>
                <w:sz w:val="21"/>
              </w:rPr>
            </w:pPr>
            <w:r>
              <w:rPr>
                <w:sz w:val="21"/>
                <w:szCs w:val="21"/>
              </w:rPr>
              <w:t>高精度模型、高程成果</w:t>
            </w:r>
          </w:p>
        </w:tc>
      </w:tr>
      <w:tr w14:paraId="3C66C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4D0C27B5">
            <w:pPr>
              <w:keepNext/>
              <w:snapToGrid w:val="0"/>
              <w:spacing w:before="70" w:after="70" w:line="240" w:lineRule="auto"/>
              <w:ind w:firstLine="0"/>
              <w:jc w:val="center"/>
              <w:rPr>
                <w:sz w:val="21"/>
              </w:rPr>
            </w:pPr>
            <w:r>
              <w:rPr>
                <w:sz w:val="21"/>
                <w:szCs w:val="21"/>
              </w:rPr>
              <w:t>4.1.1.6</w:t>
            </w:r>
          </w:p>
        </w:tc>
        <w:tc>
          <w:tcPr>
            <w:tcW w:w="1941" w:type="dxa"/>
            <w:vAlign w:val="center"/>
          </w:tcPr>
          <w:p w14:paraId="665C2CD5">
            <w:pPr>
              <w:keepNext/>
              <w:snapToGrid w:val="0"/>
              <w:spacing w:before="70" w:after="70" w:line="240" w:lineRule="auto"/>
              <w:ind w:firstLine="0"/>
              <w:jc w:val="center"/>
              <w:rPr>
                <w:sz w:val="21"/>
              </w:rPr>
            </w:pPr>
            <w:r>
              <w:rPr>
                <w:sz w:val="21"/>
                <w:szCs w:val="21"/>
              </w:rPr>
              <w:t>三峡、向家坝整体 ±1 cm、深度 ±1 mm</w:t>
            </w:r>
          </w:p>
        </w:tc>
        <w:tc>
          <w:tcPr>
            <w:tcW w:w="3004" w:type="dxa"/>
            <w:vAlign w:val="center"/>
          </w:tcPr>
          <w:p w14:paraId="7930DEA9">
            <w:pPr>
              <w:keepNext/>
              <w:snapToGrid w:val="0"/>
              <w:spacing w:before="70" w:after="70" w:line="240" w:lineRule="auto"/>
              <w:ind w:firstLine="0"/>
              <w:jc w:val="left"/>
              <w:rPr>
                <w:sz w:val="21"/>
              </w:rPr>
            </w:pPr>
            <w:r>
              <w:rPr>
                <w:sz w:val="21"/>
                <w:szCs w:val="21"/>
              </w:rPr>
              <w:t>分段平差+控制点约束+局部精测</w:t>
            </w:r>
          </w:p>
        </w:tc>
        <w:tc>
          <w:tcPr>
            <w:tcW w:w="1595" w:type="dxa"/>
            <w:vAlign w:val="center"/>
          </w:tcPr>
          <w:p w14:paraId="62DB0030">
            <w:pPr>
              <w:keepNext/>
              <w:snapToGrid w:val="0"/>
              <w:spacing w:before="70" w:after="70" w:line="240" w:lineRule="auto"/>
              <w:ind w:firstLine="0"/>
              <w:jc w:val="left"/>
              <w:rPr>
                <w:sz w:val="21"/>
              </w:rPr>
            </w:pPr>
            <w:r>
              <w:rPr>
                <w:sz w:val="21"/>
                <w:szCs w:val="21"/>
              </w:rPr>
              <w:t>闭环、检查点、标准凹槽</w:t>
            </w:r>
          </w:p>
        </w:tc>
        <w:tc>
          <w:tcPr>
            <w:tcW w:w="1361" w:type="dxa"/>
            <w:vAlign w:val="center"/>
          </w:tcPr>
          <w:p w14:paraId="06A328F4">
            <w:pPr>
              <w:keepNext/>
              <w:snapToGrid w:val="0"/>
              <w:spacing w:before="70" w:after="70" w:line="240" w:lineRule="auto"/>
              <w:ind w:firstLine="0"/>
              <w:jc w:val="left"/>
              <w:rPr>
                <w:sz w:val="21"/>
              </w:rPr>
            </w:pPr>
            <w:r>
              <w:rPr>
                <w:sz w:val="21"/>
                <w:szCs w:val="21"/>
              </w:rPr>
              <w:t>整体模型、缺陷精测数据</w:t>
            </w:r>
          </w:p>
        </w:tc>
      </w:tr>
      <w:tr w14:paraId="548A8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4D109F52">
            <w:pPr>
              <w:keepNext/>
              <w:snapToGrid w:val="0"/>
              <w:spacing w:before="70" w:after="70" w:line="240" w:lineRule="auto"/>
              <w:ind w:firstLine="0"/>
              <w:jc w:val="center"/>
              <w:rPr>
                <w:sz w:val="21"/>
              </w:rPr>
            </w:pPr>
            <w:r>
              <w:rPr>
                <w:sz w:val="21"/>
                <w:szCs w:val="21"/>
              </w:rPr>
              <w:t>4.1.1.7</w:t>
            </w:r>
          </w:p>
        </w:tc>
        <w:tc>
          <w:tcPr>
            <w:tcW w:w="1941" w:type="dxa"/>
            <w:vAlign w:val="center"/>
          </w:tcPr>
          <w:p w14:paraId="11BCFC49">
            <w:pPr>
              <w:keepNext/>
              <w:snapToGrid w:val="0"/>
              <w:spacing w:before="70" w:after="70" w:line="240" w:lineRule="auto"/>
              <w:ind w:firstLine="0"/>
              <w:jc w:val="center"/>
              <w:rPr>
                <w:sz w:val="21"/>
              </w:rPr>
            </w:pPr>
            <w:r>
              <w:rPr>
                <w:sz w:val="21"/>
                <w:szCs w:val="21"/>
              </w:rPr>
              <w:t>高斯泼溅或网格重建，720° 浏览</w:t>
            </w:r>
          </w:p>
        </w:tc>
        <w:tc>
          <w:tcPr>
            <w:tcW w:w="3004" w:type="dxa"/>
            <w:vAlign w:val="center"/>
          </w:tcPr>
          <w:p w14:paraId="1A273ACA">
            <w:pPr>
              <w:keepNext/>
              <w:snapToGrid w:val="0"/>
              <w:spacing w:before="70" w:after="70" w:line="240" w:lineRule="auto"/>
              <w:ind w:firstLine="0"/>
              <w:jc w:val="left"/>
              <w:rPr>
                <w:sz w:val="21"/>
              </w:rPr>
            </w:pPr>
            <w:r>
              <w:rPr>
                <w:sz w:val="21"/>
                <w:szCs w:val="21"/>
              </w:rPr>
              <w:t>渲染用高斯泼溅，量测用网格，二者分离</w:t>
            </w:r>
          </w:p>
        </w:tc>
        <w:tc>
          <w:tcPr>
            <w:tcW w:w="1595" w:type="dxa"/>
            <w:vAlign w:val="center"/>
          </w:tcPr>
          <w:p w14:paraId="6E0708AF">
            <w:pPr>
              <w:keepNext/>
              <w:snapToGrid w:val="0"/>
              <w:spacing w:before="70" w:after="70" w:line="240" w:lineRule="auto"/>
              <w:ind w:firstLine="0"/>
              <w:jc w:val="left"/>
              <w:rPr>
                <w:sz w:val="21"/>
              </w:rPr>
            </w:pPr>
            <w:r>
              <w:rPr>
                <w:sz w:val="21"/>
                <w:szCs w:val="21"/>
              </w:rPr>
              <w:t>PSNR/SSIM、漫游测试</w:t>
            </w:r>
          </w:p>
        </w:tc>
        <w:tc>
          <w:tcPr>
            <w:tcW w:w="1361" w:type="dxa"/>
            <w:vAlign w:val="center"/>
          </w:tcPr>
          <w:p w14:paraId="1EE50F59">
            <w:pPr>
              <w:keepNext/>
              <w:snapToGrid w:val="0"/>
              <w:spacing w:before="70" w:after="70" w:line="240" w:lineRule="auto"/>
              <w:ind w:firstLine="0"/>
              <w:jc w:val="left"/>
              <w:rPr>
                <w:sz w:val="21"/>
              </w:rPr>
            </w:pPr>
            <w:r>
              <w:rPr>
                <w:sz w:val="21"/>
                <w:szCs w:val="21"/>
              </w:rPr>
              <w:t>渲染模型、量测模型</w:t>
            </w:r>
          </w:p>
        </w:tc>
      </w:tr>
      <w:tr w14:paraId="34AFD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607E1BE3">
            <w:pPr>
              <w:keepNext/>
              <w:snapToGrid w:val="0"/>
              <w:spacing w:before="70" w:after="70" w:line="240" w:lineRule="auto"/>
              <w:ind w:firstLine="0"/>
              <w:jc w:val="center"/>
              <w:rPr>
                <w:sz w:val="21"/>
              </w:rPr>
            </w:pPr>
            <w:r>
              <w:rPr>
                <w:sz w:val="21"/>
                <w:szCs w:val="21"/>
              </w:rPr>
              <w:t>4.1.1.8</w:t>
            </w:r>
          </w:p>
        </w:tc>
        <w:tc>
          <w:tcPr>
            <w:tcW w:w="1941" w:type="dxa"/>
            <w:vAlign w:val="center"/>
          </w:tcPr>
          <w:p w14:paraId="6100B47F">
            <w:pPr>
              <w:keepNext/>
              <w:snapToGrid w:val="0"/>
              <w:spacing w:before="70" w:after="70" w:line="240" w:lineRule="auto"/>
              <w:ind w:firstLine="0"/>
              <w:jc w:val="center"/>
              <w:rPr>
                <w:sz w:val="21"/>
              </w:rPr>
            </w:pPr>
            <w:r>
              <w:rPr>
                <w:sz w:val="21"/>
                <w:szCs w:val="21"/>
              </w:rPr>
              <w:t>多模态融合、去噪、真彩色点云</w:t>
            </w:r>
          </w:p>
        </w:tc>
        <w:tc>
          <w:tcPr>
            <w:tcW w:w="3004" w:type="dxa"/>
            <w:vAlign w:val="center"/>
          </w:tcPr>
          <w:p w14:paraId="73194E97">
            <w:pPr>
              <w:keepNext/>
              <w:snapToGrid w:val="0"/>
              <w:spacing w:before="70" w:after="70" w:line="240" w:lineRule="auto"/>
              <w:ind w:firstLine="0"/>
              <w:jc w:val="left"/>
              <w:rPr>
                <w:sz w:val="21"/>
              </w:rPr>
            </w:pPr>
            <w:r>
              <w:rPr>
                <w:sz w:val="21"/>
                <w:szCs w:val="21"/>
              </w:rPr>
              <w:t>配准</w:t>
            </w:r>
            <w:r>
              <w:rPr>
                <w:rFonts w:hint="eastAsia"/>
                <w:sz w:val="21"/>
                <w:szCs w:val="21"/>
              </w:rPr>
              <w:t>-</w:t>
            </w:r>
            <w:r>
              <w:rPr>
                <w:sz w:val="21"/>
                <w:szCs w:val="21"/>
              </w:rPr>
              <w:t>融合</w:t>
            </w:r>
            <w:r>
              <w:rPr>
                <w:rFonts w:hint="eastAsia"/>
                <w:sz w:val="21"/>
                <w:szCs w:val="21"/>
              </w:rPr>
              <w:t>-</w:t>
            </w:r>
            <w:r>
              <w:rPr>
                <w:sz w:val="21"/>
                <w:szCs w:val="21"/>
              </w:rPr>
              <w:t>保边去噪</w:t>
            </w:r>
            <w:r>
              <w:rPr>
                <w:rFonts w:hint="eastAsia"/>
                <w:sz w:val="21"/>
                <w:szCs w:val="21"/>
              </w:rPr>
              <w:t>-</w:t>
            </w:r>
            <w:r>
              <w:rPr>
                <w:sz w:val="21"/>
                <w:szCs w:val="21"/>
              </w:rPr>
              <w:t>赋色</w:t>
            </w:r>
          </w:p>
        </w:tc>
        <w:tc>
          <w:tcPr>
            <w:tcW w:w="1595" w:type="dxa"/>
            <w:vAlign w:val="center"/>
          </w:tcPr>
          <w:p w14:paraId="2CE8EA9F">
            <w:pPr>
              <w:keepNext/>
              <w:snapToGrid w:val="0"/>
              <w:spacing w:before="70" w:after="70" w:line="240" w:lineRule="auto"/>
              <w:ind w:firstLine="0"/>
              <w:jc w:val="left"/>
              <w:rPr>
                <w:sz w:val="21"/>
              </w:rPr>
            </w:pPr>
            <w:r>
              <w:rPr>
                <w:sz w:val="21"/>
                <w:szCs w:val="21"/>
              </w:rPr>
              <w:t>同名点较差、色差</w:t>
            </w:r>
          </w:p>
        </w:tc>
        <w:tc>
          <w:tcPr>
            <w:tcW w:w="1361" w:type="dxa"/>
            <w:vAlign w:val="center"/>
          </w:tcPr>
          <w:p w14:paraId="7E7DA1A9">
            <w:pPr>
              <w:keepNext/>
              <w:snapToGrid w:val="0"/>
              <w:spacing w:before="70" w:after="70" w:line="240" w:lineRule="auto"/>
              <w:ind w:firstLine="0"/>
              <w:jc w:val="left"/>
              <w:rPr>
                <w:sz w:val="21"/>
              </w:rPr>
            </w:pPr>
            <w:r>
              <w:rPr>
                <w:sz w:val="21"/>
                <w:szCs w:val="21"/>
              </w:rPr>
              <w:t>真彩色点云</w:t>
            </w:r>
          </w:p>
        </w:tc>
      </w:tr>
      <w:tr w14:paraId="710C7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57E52F20">
            <w:pPr>
              <w:keepNext/>
              <w:snapToGrid w:val="0"/>
              <w:spacing w:before="70" w:after="70" w:line="240" w:lineRule="auto"/>
              <w:ind w:firstLine="0"/>
              <w:jc w:val="center"/>
              <w:rPr>
                <w:sz w:val="21"/>
              </w:rPr>
            </w:pPr>
            <w:r>
              <w:rPr>
                <w:sz w:val="21"/>
                <w:szCs w:val="21"/>
              </w:rPr>
              <w:t>4.1.1.9</w:t>
            </w:r>
          </w:p>
        </w:tc>
        <w:tc>
          <w:tcPr>
            <w:tcW w:w="1941" w:type="dxa"/>
            <w:vAlign w:val="center"/>
          </w:tcPr>
          <w:p w14:paraId="0E4DB3E6">
            <w:pPr>
              <w:keepNext/>
              <w:snapToGrid w:val="0"/>
              <w:spacing w:before="70" w:after="70" w:line="240" w:lineRule="auto"/>
              <w:ind w:firstLine="0"/>
              <w:jc w:val="center"/>
              <w:rPr>
                <w:sz w:val="21"/>
              </w:rPr>
            </w:pPr>
            <w:r>
              <w:rPr>
                <w:sz w:val="21"/>
                <w:szCs w:val="21"/>
              </w:rPr>
              <w:t>复核平面展开图、布置图、剖面图</w:t>
            </w:r>
          </w:p>
        </w:tc>
        <w:tc>
          <w:tcPr>
            <w:tcW w:w="3004" w:type="dxa"/>
            <w:vAlign w:val="center"/>
          </w:tcPr>
          <w:p w14:paraId="55FB26CA">
            <w:pPr>
              <w:keepNext/>
              <w:snapToGrid w:val="0"/>
              <w:spacing w:before="70" w:after="70" w:line="240" w:lineRule="auto"/>
              <w:ind w:firstLine="0"/>
              <w:jc w:val="left"/>
              <w:rPr>
                <w:sz w:val="21"/>
              </w:rPr>
            </w:pPr>
            <w:r>
              <w:rPr>
                <w:sz w:val="21"/>
                <w:szCs w:val="21"/>
              </w:rPr>
              <w:t>实测点云与图纸叠加比对，输出差异表</w:t>
            </w:r>
          </w:p>
        </w:tc>
        <w:tc>
          <w:tcPr>
            <w:tcW w:w="1595" w:type="dxa"/>
            <w:vAlign w:val="center"/>
          </w:tcPr>
          <w:p w14:paraId="1F0C01FB">
            <w:pPr>
              <w:keepNext/>
              <w:snapToGrid w:val="0"/>
              <w:spacing w:before="70" w:after="70" w:line="240" w:lineRule="auto"/>
              <w:ind w:firstLine="0"/>
              <w:jc w:val="left"/>
              <w:rPr>
                <w:sz w:val="21"/>
              </w:rPr>
            </w:pPr>
            <w:r>
              <w:rPr>
                <w:sz w:val="21"/>
                <w:szCs w:val="21"/>
              </w:rPr>
              <w:t>差异统计</w:t>
            </w:r>
          </w:p>
        </w:tc>
        <w:tc>
          <w:tcPr>
            <w:tcW w:w="1361" w:type="dxa"/>
            <w:vAlign w:val="center"/>
          </w:tcPr>
          <w:p w14:paraId="2AB4B18F">
            <w:pPr>
              <w:keepNext/>
              <w:snapToGrid w:val="0"/>
              <w:spacing w:before="70" w:after="70" w:line="240" w:lineRule="auto"/>
              <w:ind w:firstLine="0"/>
              <w:jc w:val="left"/>
              <w:rPr>
                <w:sz w:val="21"/>
              </w:rPr>
            </w:pPr>
            <w:r>
              <w:rPr>
                <w:sz w:val="21"/>
                <w:szCs w:val="21"/>
              </w:rPr>
              <w:t>复核报告</w:t>
            </w:r>
          </w:p>
        </w:tc>
      </w:tr>
      <w:tr w14:paraId="47A98A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9" w:type="dxa"/>
            <w:vAlign w:val="center"/>
          </w:tcPr>
          <w:p w14:paraId="064B2DE2">
            <w:pPr>
              <w:keepNext/>
              <w:snapToGrid w:val="0"/>
              <w:spacing w:before="70" w:after="70" w:line="240" w:lineRule="auto"/>
              <w:ind w:firstLine="0"/>
              <w:jc w:val="center"/>
              <w:rPr>
                <w:sz w:val="21"/>
              </w:rPr>
            </w:pPr>
            <w:r>
              <w:rPr>
                <w:sz w:val="21"/>
                <w:szCs w:val="21"/>
              </w:rPr>
              <w:t>4.1.1.10</w:t>
            </w:r>
          </w:p>
        </w:tc>
        <w:tc>
          <w:tcPr>
            <w:tcW w:w="1941" w:type="dxa"/>
            <w:vAlign w:val="center"/>
          </w:tcPr>
          <w:p w14:paraId="0D2BF286">
            <w:pPr>
              <w:keepNext/>
              <w:snapToGrid w:val="0"/>
              <w:spacing w:before="70" w:after="70" w:line="240" w:lineRule="auto"/>
              <w:ind w:firstLine="0"/>
              <w:jc w:val="center"/>
              <w:rPr>
                <w:sz w:val="21"/>
              </w:rPr>
            </w:pPr>
            <w:r>
              <w:rPr>
                <w:sz w:val="21"/>
                <w:szCs w:val="21"/>
              </w:rPr>
              <w:t>安全施工技术方案、开工/复工资料</w:t>
            </w:r>
          </w:p>
        </w:tc>
        <w:tc>
          <w:tcPr>
            <w:tcW w:w="3004" w:type="dxa"/>
            <w:vAlign w:val="center"/>
          </w:tcPr>
          <w:p w14:paraId="6A03B3BA">
            <w:pPr>
              <w:keepNext/>
              <w:snapToGrid w:val="0"/>
              <w:spacing w:before="70" w:after="70" w:line="240" w:lineRule="auto"/>
              <w:ind w:firstLine="0"/>
              <w:jc w:val="left"/>
              <w:rPr>
                <w:sz w:val="21"/>
              </w:rPr>
            </w:pPr>
            <w:r>
              <w:rPr>
                <w:sz w:val="21"/>
                <w:szCs w:val="21"/>
              </w:rPr>
              <w:t>进场前 15 日报审，办理准入</w:t>
            </w:r>
          </w:p>
        </w:tc>
        <w:tc>
          <w:tcPr>
            <w:tcW w:w="1595" w:type="dxa"/>
            <w:vAlign w:val="center"/>
          </w:tcPr>
          <w:p w14:paraId="2B12D77D">
            <w:pPr>
              <w:keepNext/>
              <w:snapToGrid w:val="0"/>
              <w:spacing w:before="70" w:after="70" w:line="240" w:lineRule="auto"/>
              <w:ind w:firstLine="0"/>
              <w:jc w:val="left"/>
              <w:rPr>
                <w:sz w:val="21"/>
              </w:rPr>
            </w:pPr>
            <w:r>
              <w:rPr>
                <w:sz w:val="21"/>
                <w:szCs w:val="21"/>
              </w:rPr>
              <w:t>审批记录</w:t>
            </w:r>
          </w:p>
        </w:tc>
        <w:tc>
          <w:tcPr>
            <w:tcW w:w="1361" w:type="dxa"/>
            <w:vAlign w:val="center"/>
          </w:tcPr>
          <w:p w14:paraId="0CE1A5FD">
            <w:pPr>
              <w:keepNext/>
              <w:snapToGrid w:val="0"/>
              <w:spacing w:before="70" w:after="70" w:line="240" w:lineRule="auto"/>
              <w:ind w:firstLine="0"/>
              <w:jc w:val="left"/>
              <w:rPr>
                <w:sz w:val="21"/>
              </w:rPr>
            </w:pPr>
            <w:r>
              <w:rPr>
                <w:sz w:val="21"/>
                <w:szCs w:val="21"/>
              </w:rPr>
              <w:t>安全方案、准入资料</w:t>
            </w:r>
          </w:p>
        </w:tc>
      </w:tr>
    </w:tbl>
    <w:p w14:paraId="4E38841A">
      <w:pPr>
        <w:spacing w:line="240" w:lineRule="auto"/>
      </w:pPr>
    </w:p>
    <w:p w14:paraId="6930C112">
      <w:pPr>
        <w:pStyle w:val="6"/>
      </w:pPr>
      <w:r>
        <w:t>2.2.10.2 测量建模技术现状分析（4.1.2）</w:t>
      </w:r>
    </w:p>
    <w:tbl>
      <w:tblPr>
        <w:tblStyle w:val="32"/>
        <w:tblW w:w="90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4"/>
        <w:gridCol w:w="2610"/>
        <w:gridCol w:w="2894"/>
        <w:gridCol w:w="1448"/>
        <w:gridCol w:w="1296"/>
      </w:tblGrid>
      <w:tr w14:paraId="4B170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794" w:type="dxa"/>
            <w:shd w:val="clear" w:color="auto" w:fill="E7E6E6"/>
            <w:vAlign w:val="center"/>
          </w:tcPr>
          <w:p w14:paraId="0E6BB166">
            <w:pPr>
              <w:snapToGrid w:val="0"/>
              <w:spacing w:before="70" w:after="70" w:line="240" w:lineRule="auto"/>
              <w:ind w:firstLine="0"/>
              <w:jc w:val="center"/>
              <w:rPr>
                <w:b/>
                <w:sz w:val="21"/>
              </w:rPr>
            </w:pPr>
            <w:r>
              <w:rPr>
                <w:b/>
                <w:sz w:val="21"/>
                <w:szCs w:val="21"/>
              </w:rPr>
              <w:t>条款</w:t>
            </w:r>
          </w:p>
        </w:tc>
        <w:tc>
          <w:tcPr>
            <w:tcW w:w="2610" w:type="dxa"/>
            <w:shd w:val="clear" w:color="auto" w:fill="E7E6E6"/>
            <w:vAlign w:val="center"/>
          </w:tcPr>
          <w:p w14:paraId="54815212">
            <w:pPr>
              <w:snapToGrid w:val="0"/>
              <w:spacing w:before="70" w:after="70" w:line="240" w:lineRule="auto"/>
              <w:ind w:firstLine="0"/>
              <w:jc w:val="center"/>
              <w:rPr>
                <w:b/>
                <w:sz w:val="21"/>
              </w:rPr>
            </w:pPr>
            <w:r>
              <w:rPr>
                <w:b/>
                <w:sz w:val="21"/>
                <w:szCs w:val="21"/>
              </w:rPr>
              <w:t>采购要求</w:t>
            </w:r>
          </w:p>
        </w:tc>
        <w:tc>
          <w:tcPr>
            <w:tcW w:w="2894" w:type="dxa"/>
            <w:shd w:val="clear" w:color="auto" w:fill="E7E6E6"/>
            <w:vAlign w:val="center"/>
          </w:tcPr>
          <w:p w14:paraId="00366957">
            <w:pPr>
              <w:snapToGrid w:val="0"/>
              <w:spacing w:before="70" w:after="70" w:line="240" w:lineRule="auto"/>
              <w:ind w:firstLine="0"/>
              <w:jc w:val="center"/>
              <w:rPr>
                <w:b/>
                <w:sz w:val="21"/>
              </w:rPr>
            </w:pPr>
            <w:r>
              <w:rPr>
                <w:b/>
                <w:sz w:val="21"/>
                <w:szCs w:val="21"/>
              </w:rPr>
              <w:t>我方做法</w:t>
            </w:r>
          </w:p>
        </w:tc>
        <w:tc>
          <w:tcPr>
            <w:tcW w:w="1448" w:type="dxa"/>
            <w:shd w:val="clear" w:color="auto" w:fill="E7E6E6"/>
            <w:vAlign w:val="center"/>
          </w:tcPr>
          <w:p w14:paraId="4273D831">
            <w:pPr>
              <w:snapToGrid w:val="0"/>
              <w:spacing w:before="70" w:after="70" w:line="240" w:lineRule="auto"/>
              <w:ind w:firstLine="0"/>
              <w:jc w:val="center"/>
              <w:rPr>
                <w:b/>
                <w:sz w:val="21"/>
              </w:rPr>
            </w:pPr>
            <w:r>
              <w:rPr>
                <w:b/>
                <w:sz w:val="21"/>
                <w:szCs w:val="21"/>
              </w:rPr>
              <w:t>验证</w:t>
            </w:r>
          </w:p>
        </w:tc>
        <w:tc>
          <w:tcPr>
            <w:tcW w:w="1296" w:type="dxa"/>
            <w:shd w:val="clear" w:color="auto" w:fill="E7E6E6"/>
            <w:vAlign w:val="center"/>
          </w:tcPr>
          <w:p w14:paraId="7139A25F">
            <w:pPr>
              <w:snapToGrid w:val="0"/>
              <w:spacing w:before="70" w:after="70" w:line="240" w:lineRule="auto"/>
              <w:ind w:firstLine="0"/>
              <w:jc w:val="center"/>
              <w:rPr>
                <w:b/>
                <w:sz w:val="21"/>
              </w:rPr>
            </w:pPr>
            <w:r>
              <w:rPr>
                <w:b/>
                <w:sz w:val="21"/>
                <w:szCs w:val="21"/>
              </w:rPr>
              <w:t>交付</w:t>
            </w:r>
          </w:p>
        </w:tc>
      </w:tr>
      <w:tr w14:paraId="2C0A8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4D2E9A7D">
            <w:pPr>
              <w:snapToGrid w:val="0"/>
              <w:spacing w:before="70" w:after="70" w:line="240" w:lineRule="auto"/>
              <w:ind w:firstLine="0"/>
              <w:jc w:val="center"/>
              <w:rPr>
                <w:sz w:val="21"/>
              </w:rPr>
            </w:pPr>
            <w:r>
              <w:rPr>
                <w:sz w:val="21"/>
                <w:szCs w:val="21"/>
              </w:rPr>
              <w:t>4.1.2.1</w:t>
            </w:r>
          </w:p>
        </w:tc>
        <w:tc>
          <w:tcPr>
            <w:tcW w:w="2610" w:type="dxa"/>
            <w:vAlign w:val="center"/>
          </w:tcPr>
          <w:p w14:paraId="0FE99304">
            <w:pPr>
              <w:snapToGrid w:val="0"/>
              <w:spacing w:before="70" w:after="70" w:line="240" w:lineRule="auto"/>
              <w:ind w:firstLine="0"/>
              <w:jc w:val="left"/>
              <w:rPr>
                <w:sz w:val="21"/>
              </w:rPr>
            </w:pPr>
            <w:r>
              <w:rPr>
                <w:sz w:val="21"/>
                <w:szCs w:val="21"/>
              </w:rPr>
              <w:t>分析精度、效率、光线、风速、湿润度影响</w:t>
            </w:r>
          </w:p>
        </w:tc>
        <w:tc>
          <w:tcPr>
            <w:tcW w:w="2894" w:type="dxa"/>
            <w:vAlign w:val="center"/>
          </w:tcPr>
          <w:p w14:paraId="0EB9BF9F">
            <w:pPr>
              <w:snapToGrid w:val="0"/>
              <w:spacing w:before="70" w:after="70" w:line="240" w:lineRule="auto"/>
              <w:ind w:firstLine="0"/>
              <w:jc w:val="center"/>
              <w:rPr>
                <w:sz w:val="21"/>
              </w:rPr>
            </w:pPr>
            <w:r>
              <w:rPr>
                <w:sz w:val="21"/>
                <w:szCs w:val="21"/>
              </w:rPr>
              <w:t>基于三站实测数据，建立影响因素</w:t>
            </w:r>
            <w:r>
              <w:rPr>
                <w:rFonts w:hint="eastAsia"/>
                <w:sz w:val="21"/>
                <w:szCs w:val="21"/>
              </w:rPr>
              <w:t>-</w:t>
            </w:r>
            <w:r>
              <w:rPr>
                <w:sz w:val="21"/>
                <w:szCs w:val="21"/>
              </w:rPr>
              <w:t>精度/效率回归分析</w:t>
            </w:r>
          </w:p>
        </w:tc>
        <w:tc>
          <w:tcPr>
            <w:tcW w:w="1448" w:type="dxa"/>
            <w:vAlign w:val="center"/>
          </w:tcPr>
          <w:p w14:paraId="06F8EEF6">
            <w:pPr>
              <w:snapToGrid w:val="0"/>
              <w:spacing w:before="70" w:after="70" w:line="240" w:lineRule="auto"/>
              <w:ind w:firstLine="0"/>
              <w:jc w:val="left"/>
              <w:rPr>
                <w:sz w:val="21"/>
              </w:rPr>
            </w:pPr>
            <w:r>
              <w:rPr>
                <w:sz w:val="21"/>
                <w:szCs w:val="21"/>
              </w:rPr>
              <w:t>数据分析报告</w:t>
            </w:r>
          </w:p>
        </w:tc>
        <w:tc>
          <w:tcPr>
            <w:tcW w:w="1296" w:type="dxa"/>
            <w:vAlign w:val="center"/>
          </w:tcPr>
          <w:p w14:paraId="16F40FB0">
            <w:pPr>
              <w:snapToGrid w:val="0"/>
              <w:spacing w:before="70" w:after="70" w:line="240" w:lineRule="auto"/>
              <w:ind w:firstLine="0"/>
              <w:jc w:val="left"/>
              <w:rPr>
                <w:sz w:val="21"/>
              </w:rPr>
            </w:pPr>
            <w:r>
              <w:rPr>
                <w:sz w:val="21"/>
                <w:szCs w:val="21"/>
              </w:rPr>
              <w:t>技术现状分析报告</w:t>
            </w:r>
          </w:p>
        </w:tc>
      </w:tr>
      <w:tr w14:paraId="274B1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2C183391">
            <w:pPr>
              <w:snapToGrid w:val="0"/>
              <w:spacing w:before="70" w:after="70" w:line="240" w:lineRule="auto"/>
              <w:ind w:firstLine="0"/>
              <w:jc w:val="center"/>
              <w:rPr>
                <w:sz w:val="21"/>
              </w:rPr>
            </w:pPr>
            <w:r>
              <w:rPr>
                <w:sz w:val="21"/>
                <w:szCs w:val="21"/>
              </w:rPr>
              <w:t>4.1.2.2</w:t>
            </w:r>
          </w:p>
        </w:tc>
        <w:tc>
          <w:tcPr>
            <w:tcW w:w="2610" w:type="dxa"/>
            <w:vAlign w:val="center"/>
          </w:tcPr>
          <w:p w14:paraId="377F15BF">
            <w:pPr>
              <w:snapToGrid w:val="0"/>
              <w:spacing w:before="70" w:after="70" w:line="240" w:lineRule="auto"/>
              <w:ind w:firstLine="0"/>
              <w:jc w:val="left"/>
              <w:rPr>
                <w:sz w:val="21"/>
              </w:rPr>
            </w:pPr>
            <w:r>
              <w:rPr>
                <w:sz w:val="21"/>
                <w:szCs w:val="21"/>
              </w:rPr>
              <w:t>文献检索、线上线下调研</w:t>
            </w:r>
          </w:p>
        </w:tc>
        <w:tc>
          <w:tcPr>
            <w:tcW w:w="2894" w:type="dxa"/>
            <w:vAlign w:val="center"/>
          </w:tcPr>
          <w:p w14:paraId="21721296">
            <w:pPr>
              <w:snapToGrid w:val="0"/>
              <w:spacing w:before="70" w:after="70" w:line="240" w:lineRule="auto"/>
              <w:ind w:firstLine="0"/>
              <w:jc w:val="center"/>
              <w:rPr>
                <w:sz w:val="21"/>
              </w:rPr>
            </w:pPr>
            <w:r>
              <w:rPr>
                <w:sz w:val="21"/>
                <w:szCs w:val="21"/>
              </w:rPr>
              <w:t>检索不少于 100 篇文献，调研不少于 5 家单位</w:t>
            </w:r>
          </w:p>
        </w:tc>
        <w:tc>
          <w:tcPr>
            <w:tcW w:w="1448" w:type="dxa"/>
            <w:vAlign w:val="center"/>
          </w:tcPr>
          <w:p w14:paraId="303FC1EF">
            <w:pPr>
              <w:snapToGrid w:val="0"/>
              <w:spacing w:before="70" w:after="70" w:line="240" w:lineRule="auto"/>
              <w:ind w:firstLine="0"/>
              <w:jc w:val="left"/>
              <w:rPr>
                <w:sz w:val="21"/>
              </w:rPr>
            </w:pPr>
            <w:r>
              <w:rPr>
                <w:sz w:val="21"/>
                <w:szCs w:val="21"/>
              </w:rPr>
              <w:t>文献清单、调研记录</w:t>
            </w:r>
          </w:p>
        </w:tc>
        <w:tc>
          <w:tcPr>
            <w:tcW w:w="1296" w:type="dxa"/>
            <w:vAlign w:val="center"/>
          </w:tcPr>
          <w:p w14:paraId="18FFC591">
            <w:pPr>
              <w:snapToGrid w:val="0"/>
              <w:spacing w:before="70" w:after="70" w:line="240" w:lineRule="auto"/>
              <w:ind w:firstLine="0"/>
              <w:jc w:val="left"/>
              <w:rPr>
                <w:sz w:val="21"/>
              </w:rPr>
            </w:pPr>
            <w:r>
              <w:rPr>
                <w:sz w:val="21"/>
                <w:szCs w:val="21"/>
              </w:rPr>
              <w:t>调研报告</w:t>
            </w:r>
          </w:p>
        </w:tc>
      </w:tr>
    </w:tbl>
    <w:p w14:paraId="07333E6A">
      <w:pPr>
        <w:spacing w:line="240" w:lineRule="auto"/>
      </w:pPr>
    </w:p>
    <w:p w14:paraId="53EE2C3E">
      <w:pPr>
        <w:pStyle w:val="6"/>
      </w:pPr>
      <w:r>
        <w:t>2.2.10.3 三维坐标数据测量技术研究及试验（4.2.1）</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4"/>
        <w:gridCol w:w="2438"/>
        <w:gridCol w:w="2618"/>
        <w:gridCol w:w="1249"/>
        <w:gridCol w:w="1700"/>
      </w:tblGrid>
      <w:tr w14:paraId="09EC0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94" w:type="dxa"/>
            <w:shd w:val="clear" w:color="auto" w:fill="E7E6E6"/>
            <w:vAlign w:val="center"/>
          </w:tcPr>
          <w:p w14:paraId="73242827">
            <w:pPr>
              <w:snapToGrid w:val="0"/>
              <w:spacing w:before="70" w:after="70" w:line="240" w:lineRule="auto"/>
              <w:ind w:firstLine="0"/>
              <w:jc w:val="center"/>
              <w:rPr>
                <w:b/>
                <w:sz w:val="21"/>
              </w:rPr>
            </w:pPr>
            <w:r>
              <w:rPr>
                <w:b/>
                <w:sz w:val="21"/>
                <w:szCs w:val="21"/>
              </w:rPr>
              <w:t>条款</w:t>
            </w:r>
          </w:p>
        </w:tc>
        <w:tc>
          <w:tcPr>
            <w:tcW w:w="2438" w:type="dxa"/>
            <w:shd w:val="clear" w:color="auto" w:fill="E7E6E6"/>
            <w:vAlign w:val="center"/>
          </w:tcPr>
          <w:p w14:paraId="4D255402">
            <w:pPr>
              <w:snapToGrid w:val="0"/>
              <w:spacing w:before="70" w:after="70" w:line="240" w:lineRule="auto"/>
              <w:ind w:firstLine="0"/>
              <w:jc w:val="center"/>
              <w:rPr>
                <w:b/>
                <w:sz w:val="21"/>
              </w:rPr>
            </w:pPr>
            <w:r>
              <w:rPr>
                <w:b/>
                <w:sz w:val="21"/>
                <w:szCs w:val="21"/>
              </w:rPr>
              <w:t>采购要求</w:t>
            </w:r>
          </w:p>
        </w:tc>
        <w:tc>
          <w:tcPr>
            <w:tcW w:w="2618" w:type="dxa"/>
            <w:shd w:val="clear" w:color="auto" w:fill="E7E6E6"/>
            <w:vAlign w:val="center"/>
          </w:tcPr>
          <w:p w14:paraId="2C14A3AC">
            <w:pPr>
              <w:snapToGrid w:val="0"/>
              <w:spacing w:before="70" w:after="70" w:line="240" w:lineRule="auto"/>
              <w:ind w:firstLine="0"/>
              <w:jc w:val="center"/>
              <w:rPr>
                <w:b/>
                <w:sz w:val="21"/>
              </w:rPr>
            </w:pPr>
            <w:r>
              <w:rPr>
                <w:b/>
                <w:sz w:val="21"/>
                <w:szCs w:val="21"/>
              </w:rPr>
              <w:t>我方做法</w:t>
            </w:r>
          </w:p>
        </w:tc>
        <w:tc>
          <w:tcPr>
            <w:tcW w:w="1249" w:type="dxa"/>
            <w:shd w:val="clear" w:color="auto" w:fill="E7E6E6"/>
            <w:vAlign w:val="center"/>
          </w:tcPr>
          <w:p w14:paraId="2ED7DA3F">
            <w:pPr>
              <w:snapToGrid w:val="0"/>
              <w:spacing w:before="70" w:after="70" w:line="240" w:lineRule="auto"/>
              <w:ind w:firstLine="0"/>
              <w:jc w:val="center"/>
              <w:rPr>
                <w:b/>
                <w:sz w:val="21"/>
              </w:rPr>
            </w:pPr>
            <w:r>
              <w:rPr>
                <w:b/>
                <w:sz w:val="21"/>
                <w:szCs w:val="21"/>
              </w:rPr>
              <w:t>验证</w:t>
            </w:r>
          </w:p>
        </w:tc>
        <w:tc>
          <w:tcPr>
            <w:tcW w:w="1700" w:type="dxa"/>
            <w:shd w:val="clear" w:color="auto" w:fill="E7E6E6"/>
            <w:vAlign w:val="center"/>
          </w:tcPr>
          <w:p w14:paraId="29DC77C8">
            <w:pPr>
              <w:snapToGrid w:val="0"/>
              <w:spacing w:before="70" w:after="70" w:line="240" w:lineRule="auto"/>
              <w:ind w:firstLine="0"/>
              <w:jc w:val="center"/>
              <w:rPr>
                <w:b/>
                <w:sz w:val="21"/>
              </w:rPr>
            </w:pPr>
            <w:r>
              <w:rPr>
                <w:b/>
                <w:sz w:val="21"/>
                <w:szCs w:val="21"/>
              </w:rPr>
              <w:t>交付</w:t>
            </w:r>
          </w:p>
        </w:tc>
      </w:tr>
      <w:tr w14:paraId="20793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3EA68021">
            <w:pPr>
              <w:snapToGrid w:val="0"/>
              <w:spacing w:before="70" w:after="70" w:line="240" w:lineRule="auto"/>
              <w:ind w:firstLine="0"/>
              <w:jc w:val="center"/>
              <w:rPr>
                <w:sz w:val="21"/>
              </w:rPr>
            </w:pPr>
            <w:r>
              <w:rPr>
                <w:sz w:val="21"/>
                <w:szCs w:val="21"/>
              </w:rPr>
              <w:t>4.2.1.1</w:t>
            </w:r>
          </w:p>
        </w:tc>
        <w:tc>
          <w:tcPr>
            <w:tcW w:w="2438" w:type="dxa"/>
            <w:vAlign w:val="center"/>
          </w:tcPr>
          <w:p w14:paraId="148E4DDA">
            <w:pPr>
              <w:snapToGrid w:val="0"/>
              <w:spacing w:before="70" w:after="70" w:line="240" w:lineRule="auto"/>
              <w:ind w:firstLine="0"/>
              <w:jc w:val="left"/>
              <w:rPr>
                <w:sz w:val="21"/>
              </w:rPr>
            </w:pPr>
            <w:r>
              <w:rPr>
                <w:sz w:val="21"/>
                <w:szCs w:val="21"/>
              </w:rPr>
              <w:t>研究多技术互补性，开展实验室中试</w:t>
            </w:r>
          </w:p>
        </w:tc>
        <w:tc>
          <w:tcPr>
            <w:tcW w:w="2618" w:type="dxa"/>
            <w:vAlign w:val="center"/>
          </w:tcPr>
          <w:p w14:paraId="324D7232">
            <w:pPr>
              <w:snapToGrid w:val="0"/>
              <w:spacing w:before="70" w:after="70" w:line="240" w:lineRule="auto"/>
              <w:ind w:firstLine="0"/>
              <w:jc w:val="left"/>
              <w:rPr>
                <w:sz w:val="21"/>
              </w:rPr>
            </w:pPr>
            <w:r>
              <w:rPr>
                <w:sz w:val="21"/>
                <w:szCs w:val="21"/>
              </w:rPr>
              <w:t>设计 12 组对比试验（技术×场景×表面状态）</w:t>
            </w:r>
          </w:p>
        </w:tc>
        <w:tc>
          <w:tcPr>
            <w:tcW w:w="1249" w:type="dxa"/>
            <w:vAlign w:val="center"/>
          </w:tcPr>
          <w:p w14:paraId="6022C560">
            <w:pPr>
              <w:snapToGrid w:val="0"/>
              <w:spacing w:before="70" w:after="70" w:line="240" w:lineRule="auto"/>
              <w:ind w:firstLine="0"/>
              <w:jc w:val="left"/>
              <w:rPr>
                <w:sz w:val="21"/>
              </w:rPr>
            </w:pPr>
            <w:r>
              <w:rPr>
                <w:sz w:val="21"/>
                <w:szCs w:val="21"/>
              </w:rPr>
              <w:t>试验记录</w:t>
            </w:r>
          </w:p>
        </w:tc>
        <w:tc>
          <w:tcPr>
            <w:tcW w:w="1700" w:type="dxa"/>
            <w:vAlign w:val="center"/>
          </w:tcPr>
          <w:p w14:paraId="30FACC37">
            <w:pPr>
              <w:snapToGrid w:val="0"/>
              <w:spacing w:before="70" w:after="70" w:line="240" w:lineRule="auto"/>
              <w:ind w:firstLine="0"/>
              <w:jc w:val="left"/>
              <w:rPr>
                <w:sz w:val="21"/>
              </w:rPr>
            </w:pPr>
            <w:r>
              <w:rPr>
                <w:sz w:val="21"/>
                <w:szCs w:val="21"/>
              </w:rPr>
              <w:t>技术研究报告、中试报告</w:t>
            </w:r>
          </w:p>
        </w:tc>
      </w:tr>
      <w:tr w14:paraId="11450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65A8E6BE">
            <w:pPr>
              <w:snapToGrid w:val="0"/>
              <w:spacing w:before="70" w:after="70" w:line="240" w:lineRule="auto"/>
              <w:ind w:firstLine="0"/>
              <w:jc w:val="center"/>
              <w:rPr>
                <w:sz w:val="21"/>
              </w:rPr>
            </w:pPr>
            <w:r>
              <w:rPr>
                <w:sz w:val="21"/>
                <w:szCs w:val="21"/>
              </w:rPr>
              <w:t>4.2.1.2</w:t>
            </w:r>
          </w:p>
        </w:tc>
        <w:tc>
          <w:tcPr>
            <w:tcW w:w="2438" w:type="dxa"/>
            <w:vAlign w:val="center"/>
          </w:tcPr>
          <w:p w14:paraId="1BA8F41F">
            <w:pPr>
              <w:snapToGrid w:val="0"/>
              <w:spacing w:before="70" w:after="70" w:line="240" w:lineRule="auto"/>
              <w:ind w:firstLine="0"/>
              <w:jc w:val="left"/>
              <w:rPr>
                <w:sz w:val="21"/>
              </w:rPr>
            </w:pPr>
            <w:r>
              <w:rPr>
                <w:sz w:val="21"/>
                <w:szCs w:val="21"/>
              </w:rPr>
              <w:t>实时重建，10 m ≤0.5 mm、12 m ≤1 mm</w:t>
            </w:r>
          </w:p>
        </w:tc>
        <w:tc>
          <w:tcPr>
            <w:tcW w:w="2618" w:type="dxa"/>
            <w:vAlign w:val="center"/>
          </w:tcPr>
          <w:p w14:paraId="3BAA0EB9">
            <w:pPr>
              <w:snapToGrid w:val="0"/>
              <w:spacing w:before="70" w:after="70" w:line="240" w:lineRule="auto"/>
              <w:ind w:firstLine="0"/>
              <w:jc w:val="left"/>
              <w:rPr>
                <w:sz w:val="21"/>
              </w:rPr>
            </w:pPr>
            <w:r>
              <w:rPr>
                <w:sz w:val="21"/>
                <w:szCs w:val="21"/>
              </w:rPr>
              <w:t>实时点云重建管线，标准件分级验证</w:t>
            </w:r>
          </w:p>
        </w:tc>
        <w:tc>
          <w:tcPr>
            <w:tcW w:w="1249" w:type="dxa"/>
            <w:vAlign w:val="center"/>
          </w:tcPr>
          <w:p w14:paraId="0603914C">
            <w:pPr>
              <w:snapToGrid w:val="0"/>
              <w:spacing w:before="70" w:after="70" w:line="240" w:lineRule="auto"/>
              <w:ind w:firstLine="0"/>
              <w:jc w:val="left"/>
              <w:rPr>
                <w:sz w:val="21"/>
              </w:rPr>
            </w:pPr>
            <w:r>
              <w:rPr>
                <w:sz w:val="21"/>
                <w:szCs w:val="21"/>
              </w:rPr>
              <w:t>标准尺、标准球</w:t>
            </w:r>
          </w:p>
        </w:tc>
        <w:tc>
          <w:tcPr>
            <w:tcW w:w="1700" w:type="dxa"/>
            <w:vAlign w:val="center"/>
          </w:tcPr>
          <w:p w14:paraId="51E9CC07">
            <w:pPr>
              <w:snapToGrid w:val="0"/>
              <w:spacing w:before="70" w:after="70" w:line="240" w:lineRule="auto"/>
              <w:ind w:firstLine="0"/>
              <w:jc w:val="left"/>
              <w:rPr>
                <w:sz w:val="21"/>
              </w:rPr>
            </w:pPr>
            <w:r>
              <w:rPr>
                <w:sz w:val="21"/>
                <w:szCs w:val="21"/>
              </w:rPr>
              <w:t>精度试验报告</w:t>
            </w:r>
          </w:p>
        </w:tc>
      </w:tr>
    </w:tbl>
    <w:p w14:paraId="1FB5988F">
      <w:pPr>
        <w:spacing w:line="240" w:lineRule="auto"/>
      </w:pPr>
    </w:p>
    <w:p w14:paraId="14AA7587">
      <w:pPr>
        <w:pStyle w:val="6"/>
      </w:pPr>
      <w:r>
        <w:t>2.2.10.4 三维实体模型重构技术研究（4.2.2）</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4"/>
        <w:gridCol w:w="2878"/>
        <w:gridCol w:w="2421"/>
        <w:gridCol w:w="1198"/>
        <w:gridCol w:w="1509"/>
      </w:tblGrid>
      <w:tr w14:paraId="362A8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94" w:type="dxa"/>
            <w:shd w:val="clear" w:color="auto" w:fill="E7E6E6"/>
            <w:vAlign w:val="center"/>
          </w:tcPr>
          <w:p w14:paraId="6A6B6BC5">
            <w:pPr>
              <w:snapToGrid w:val="0"/>
              <w:spacing w:before="70" w:after="70" w:line="240" w:lineRule="auto"/>
              <w:ind w:firstLine="0"/>
              <w:jc w:val="center"/>
              <w:rPr>
                <w:b/>
                <w:sz w:val="21"/>
              </w:rPr>
            </w:pPr>
            <w:r>
              <w:rPr>
                <w:b/>
                <w:sz w:val="21"/>
                <w:szCs w:val="21"/>
              </w:rPr>
              <w:t>条款</w:t>
            </w:r>
          </w:p>
        </w:tc>
        <w:tc>
          <w:tcPr>
            <w:tcW w:w="2878" w:type="dxa"/>
            <w:shd w:val="clear" w:color="auto" w:fill="E7E6E6"/>
            <w:vAlign w:val="center"/>
          </w:tcPr>
          <w:p w14:paraId="36125975">
            <w:pPr>
              <w:snapToGrid w:val="0"/>
              <w:spacing w:before="70" w:after="70" w:line="240" w:lineRule="auto"/>
              <w:ind w:firstLine="0"/>
              <w:jc w:val="center"/>
              <w:rPr>
                <w:b/>
                <w:sz w:val="21"/>
              </w:rPr>
            </w:pPr>
            <w:r>
              <w:rPr>
                <w:b/>
                <w:sz w:val="21"/>
                <w:szCs w:val="21"/>
              </w:rPr>
              <w:t>采购要求</w:t>
            </w:r>
          </w:p>
        </w:tc>
        <w:tc>
          <w:tcPr>
            <w:tcW w:w="2421" w:type="dxa"/>
            <w:shd w:val="clear" w:color="auto" w:fill="E7E6E6"/>
            <w:vAlign w:val="center"/>
          </w:tcPr>
          <w:p w14:paraId="78FE9EC3">
            <w:pPr>
              <w:snapToGrid w:val="0"/>
              <w:spacing w:before="70" w:after="70" w:line="240" w:lineRule="auto"/>
              <w:ind w:firstLine="0"/>
              <w:jc w:val="center"/>
              <w:rPr>
                <w:b/>
                <w:sz w:val="21"/>
              </w:rPr>
            </w:pPr>
            <w:r>
              <w:rPr>
                <w:b/>
                <w:sz w:val="21"/>
                <w:szCs w:val="21"/>
              </w:rPr>
              <w:t>我方做法</w:t>
            </w:r>
          </w:p>
        </w:tc>
        <w:tc>
          <w:tcPr>
            <w:tcW w:w="1198" w:type="dxa"/>
            <w:shd w:val="clear" w:color="auto" w:fill="E7E6E6"/>
            <w:vAlign w:val="center"/>
          </w:tcPr>
          <w:p w14:paraId="5B1DA70F">
            <w:pPr>
              <w:snapToGrid w:val="0"/>
              <w:spacing w:before="70" w:after="70" w:line="240" w:lineRule="auto"/>
              <w:ind w:firstLine="0"/>
              <w:jc w:val="center"/>
              <w:rPr>
                <w:b/>
                <w:sz w:val="21"/>
              </w:rPr>
            </w:pPr>
            <w:r>
              <w:rPr>
                <w:b/>
                <w:sz w:val="21"/>
                <w:szCs w:val="21"/>
              </w:rPr>
              <w:t>验证</w:t>
            </w:r>
          </w:p>
        </w:tc>
        <w:tc>
          <w:tcPr>
            <w:tcW w:w="1509" w:type="dxa"/>
            <w:shd w:val="clear" w:color="auto" w:fill="E7E6E6"/>
            <w:vAlign w:val="center"/>
          </w:tcPr>
          <w:p w14:paraId="1B9ECCFC">
            <w:pPr>
              <w:snapToGrid w:val="0"/>
              <w:spacing w:before="70" w:after="70" w:line="240" w:lineRule="auto"/>
              <w:ind w:firstLine="0"/>
              <w:jc w:val="center"/>
              <w:rPr>
                <w:b/>
                <w:sz w:val="21"/>
              </w:rPr>
            </w:pPr>
            <w:r>
              <w:rPr>
                <w:b/>
                <w:sz w:val="21"/>
                <w:szCs w:val="21"/>
              </w:rPr>
              <w:t>交付</w:t>
            </w:r>
          </w:p>
        </w:tc>
      </w:tr>
      <w:tr w14:paraId="1EA37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1985484C">
            <w:pPr>
              <w:snapToGrid w:val="0"/>
              <w:spacing w:before="70" w:after="70" w:line="240" w:lineRule="auto"/>
              <w:ind w:firstLine="0"/>
              <w:jc w:val="center"/>
              <w:rPr>
                <w:sz w:val="21"/>
              </w:rPr>
            </w:pPr>
            <w:r>
              <w:rPr>
                <w:sz w:val="21"/>
                <w:szCs w:val="21"/>
              </w:rPr>
              <w:t>4.2.2.1</w:t>
            </w:r>
          </w:p>
        </w:tc>
        <w:tc>
          <w:tcPr>
            <w:tcW w:w="2878" w:type="dxa"/>
            <w:vAlign w:val="center"/>
          </w:tcPr>
          <w:p w14:paraId="29333891">
            <w:pPr>
              <w:snapToGrid w:val="0"/>
              <w:spacing w:before="70" w:after="70" w:line="240" w:lineRule="auto"/>
              <w:ind w:firstLine="0"/>
              <w:jc w:val="center"/>
              <w:rPr>
                <w:sz w:val="21"/>
              </w:rPr>
            </w:pPr>
            <w:r>
              <w:rPr>
                <w:sz w:val="21"/>
                <w:szCs w:val="21"/>
              </w:rPr>
              <w:t>重建渲染、多模态融合、判识、报告生成研究</w:t>
            </w:r>
          </w:p>
        </w:tc>
        <w:tc>
          <w:tcPr>
            <w:tcW w:w="2421" w:type="dxa"/>
            <w:vAlign w:val="center"/>
          </w:tcPr>
          <w:p w14:paraId="2D0DEBEB">
            <w:pPr>
              <w:snapToGrid w:val="0"/>
              <w:spacing w:before="70" w:after="70" w:line="240" w:lineRule="auto"/>
              <w:ind w:firstLine="0"/>
              <w:jc w:val="center"/>
              <w:rPr>
                <w:sz w:val="21"/>
              </w:rPr>
            </w:pPr>
            <w:r>
              <w:rPr>
                <w:sz w:val="21"/>
                <w:szCs w:val="21"/>
              </w:rPr>
              <w:t>四条子课题并行，形成算法与软件原型</w:t>
            </w:r>
          </w:p>
        </w:tc>
        <w:tc>
          <w:tcPr>
            <w:tcW w:w="1198" w:type="dxa"/>
            <w:vAlign w:val="center"/>
          </w:tcPr>
          <w:p w14:paraId="0A2056AA">
            <w:pPr>
              <w:snapToGrid w:val="0"/>
              <w:spacing w:before="70" w:after="70" w:line="240" w:lineRule="auto"/>
              <w:ind w:firstLine="0"/>
              <w:jc w:val="center"/>
              <w:rPr>
                <w:sz w:val="21"/>
              </w:rPr>
            </w:pPr>
            <w:r>
              <w:rPr>
                <w:sz w:val="21"/>
                <w:szCs w:val="21"/>
              </w:rPr>
              <w:t>中期评审</w:t>
            </w:r>
          </w:p>
        </w:tc>
        <w:tc>
          <w:tcPr>
            <w:tcW w:w="1509" w:type="dxa"/>
            <w:vAlign w:val="center"/>
          </w:tcPr>
          <w:p w14:paraId="15A96564">
            <w:pPr>
              <w:snapToGrid w:val="0"/>
              <w:spacing w:before="70" w:after="70" w:line="240" w:lineRule="auto"/>
              <w:ind w:firstLine="0"/>
              <w:jc w:val="left"/>
              <w:rPr>
                <w:sz w:val="21"/>
              </w:rPr>
            </w:pPr>
            <w:r>
              <w:rPr>
                <w:sz w:val="21"/>
                <w:szCs w:val="21"/>
              </w:rPr>
              <w:t>技术研究报告</w:t>
            </w:r>
          </w:p>
        </w:tc>
      </w:tr>
      <w:tr w14:paraId="78F63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4" w:type="dxa"/>
            <w:vAlign w:val="center"/>
          </w:tcPr>
          <w:p w14:paraId="0054C784">
            <w:pPr>
              <w:snapToGrid w:val="0"/>
              <w:spacing w:before="70" w:after="70" w:line="240" w:lineRule="auto"/>
              <w:ind w:firstLine="0"/>
              <w:jc w:val="center"/>
              <w:rPr>
                <w:sz w:val="21"/>
              </w:rPr>
            </w:pPr>
            <w:r>
              <w:rPr>
                <w:sz w:val="21"/>
                <w:szCs w:val="21"/>
              </w:rPr>
              <w:t>4.2.2.2</w:t>
            </w:r>
          </w:p>
        </w:tc>
        <w:tc>
          <w:tcPr>
            <w:tcW w:w="2878" w:type="dxa"/>
            <w:vAlign w:val="center"/>
          </w:tcPr>
          <w:p w14:paraId="4F76C3F5">
            <w:pPr>
              <w:snapToGrid w:val="0"/>
              <w:spacing w:before="70" w:after="70" w:line="240" w:lineRule="auto"/>
              <w:ind w:firstLine="0"/>
              <w:jc w:val="center"/>
              <w:rPr>
                <w:sz w:val="21"/>
              </w:rPr>
            </w:pPr>
            <w:r>
              <w:rPr>
                <w:sz w:val="21"/>
                <w:szCs w:val="21"/>
              </w:rPr>
              <w:t>模型内自动判定与数据映射（编号、尺寸、历史检修）</w:t>
            </w:r>
          </w:p>
        </w:tc>
        <w:tc>
          <w:tcPr>
            <w:tcW w:w="2421" w:type="dxa"/>
            <w:vAlign w:val="center"/>
          </w:tcPr>
          <w:p w14:paraId="1A485FE8">
            <w:pPr>
              <w:snapToGrid w:val="0"/>
              <w:spacing w:before="70" w:after="70" w:line="240" w:lineRule="auto"/>
              <w:ind w:firstLine="0"/>
              <w:jc w:val="center"/>
              <w:rPr>
                <w:sz w:val="21"/>
              </w:rPr>
            </w:pPr>
            <w:r>
              <w:rPr>
                <w:sz w:val="21"/>
                <w:szCs w:val="21"/>
              </w:rPr>
              <w:t>缺陷数据模型关联历史记录，模型内可视化</w:t>
            </w:r>
          </w:p>
        </w:tc>
        <w:tc>
          <w:tcPr>
            <w:tcW w:w="1198" w:type="dxa"/>
            <w:vAlign w:val="center"/>
          </w:tcPr>
          <w:p w14:paraId="6593F73C">
            <w:pPr>
              <w:snapToGrid w:val="0"/>
              <w:spacing w:before="70" w:after="70" w:line="240" w:lineRule="auto"/>
              <w:ind w:firstLine="0"/>
              <w:jc w:val="center"/>
              <w:rPr>
                <w:sz w:val="21"/>
              </w:rPr>
            </w:pPr>
            <w:r>
              <w:rPr>
                <w:sz w:val="21"/>
                <w:szCs w:val="21"/>
              </w:rPr>
              <w:t>功能演示</w:t>
            </w:r>
          </w:p>
        </w:tc>
        <w:tc>
          <w:tcPr>
            <w:tcW w:w="1509" w:type="dxa"/>
            <w:vAlign w:val="center"/>
          </w:tcPr>
          <w:p w14:paraId="78809C39">
            <w:pPr>
              <w:snapToGrid w:val="0"/>
              <w:spacing w:before="70" w:after="70" w:line="240" w:lineRule="auto"/>
              <w:ind w:firstLine="0"/>
              <w:jc w:val="left"/>
              <w:rPr>
                <w:sz w:val="21"/>
              </w:rPr>
            </w:pPr>
            <w:r>
              <w:rPr>
                <w:sz w:val="21"/>
                <w:szCs w:val="21"/>
              </w:rPr>
              <w:t>原型系统、演示记录</w:t>
            </w:r>
          </w:p>
        </w:tc>
      </w:tr>
    </w:tbl>
    <w:p w14:paraId="18DBF803">
      <w:pPr>
        <w:spacing w:line="240" w:lineRule="auto"/>
      </w:pPr>
    </w:p>
    <w:p w14:paraId="49C64A8E">
      <w:pPr>
        <w:pStyle w:val="6"/>
      </w:pPr>
      <w:r>
        <w:t>2.2.10.5 装备设计（4.3）</w:t>
      </w:r>
    </w:p>
    <w:tbl>
      <w:tblPr>
        <w:tblStyle w:val="32"/>
        <w:tblW w:w="905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4"/>
        <w:gridCol w:w="2646"/>
        <w:gridCol w:w="2334"/>
        <w:gridCol w:w="1335"/>
        <w:gridCol w:w="1535"/>
      </w:tblGrid>
      <w:tr w14:paraId="6D520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04" w:type="dxa"/>
            <w:shd w:val="clear" w:color="auto" w:fill="E7E6E6"/>
            <w:vAlign w:val="center"/>
          </w:tcPr>
          <w:p w14:paraId="5726FDA8">
            <w:pPr>
              <w:snapToGrid w:val="0"/>
              <w:spacing w:before="70" w:after="70" w:line="240" w:lineRule="auto"/>
              <w:ind w:firstLine="0"/>
              <w:jc w:val="center"/>
              <w:rPr>
                <w:b/>
                <w:sz w:val="21"/>
              </w:rPr>
            </w:pPr>
            <w:r>
              <w:rPr>
                <w:b/>
                <w:sz w:val="21"/>
                <w:szCs w:val="21"/>
              </w:rPr>
              <w:t>条款</w:t>
            </w:r>
          </w:p>
        </w:tc>
        <w:tc>
          <w:tcPr>
            <w:tcW w:w="2646" w:type="dxa"/>
            <w:shd w:val="clear" w:color="auto" w:fill="E7E6E6"/>
            <w:vAlign w:val="center"/>
          </w:tcPr>
          <w:p w14:paraId="0DDDE83B">
            <w:pPr>
              <w:snapToGrid w:val="0"/>
              <w:spacing w:before="70" w:after="70" w:line="240" w:lineRule="auto"/>
              <w:ind w:firstLine="0"/>
              <w:jc w:val="center"/>
              <w:rPr>
                <w:b/>
                <w:sz w:val="21"/>
              </w:rPr>
            </w:pPr>
            <w:r>
              <w:rPr>
                <w:b/>
                <w:sz w:val="21"/>
                <w:szCs w:val="21"/>
              </w:rPr>
              <w:t>采购要求</w:t>
            </w:r>
          </w:p>
        </w:tc>
        <w:tc>
          <w:tcPr>
            <w:tcW w:w="2334" w:type="dxa"/>
            <w:shd w:val="clear" w:color="auto" w:fill="E7E6E6"/>
            <w:vAlign w:val="center"/>
          </w:tcPr>
          <w:p w14:paraId="1522DCE1">
            <w:pPr>
              <w:snapToGrid w:val="0"/>
              <w:spacing w:before="70" w:after="70" w:line="240" w:lineRule="auto"/>
              <w:ind w:firstLine="0"/>
              <w:jc w:val="center"/>
              <w:rPr>
                <w:b/>
                <w:sz w:val="21"/>
              </w:rPr>
            </w:pPr>
            <w:r>
              <w:rPr>
                <w:b/>
                <w:sz w:val="21"/>
                <w:szCs w:val="21"/>
              </w:rPr>
              <w:t>我方做法</w:t>
            </w:r>
          </w:p>
        </w:tc>
        <w:tc>
          <w:tcPr>
            <w:tcW w:w="1335" w:type="dxa"/>
            <w:shd w:val="clear" w:color="auto" w:fill="E7E6E6"/>
            <w:vAlign w:val="center"/>
          </w:tcPr>
          <w:p w14:paraId="7580551D">
            <w:pPr>
              <w:snapToGrid w:val="0"/>
              <w:spacing w:before="70" w:after="70" w:line="240" w:lineRule="auto"/>
              <w:ind w:firstLine="0"/>
              <w:jc w:val="center"/>
              <w:rPr>
                <w:b/>
                <w:sz w:val="21"/>
              </w:rPr>
            </w:pPr>
            <w:r>
              <w:rPr>
                <w:b/>
                <w:sz w:val="21"/>
                <w:szCs w:val="21"/>
              </w:rPr>
              <w:t>验证</w:t>
            </w:r>
          </w:p>
        </w:tc>
        <w:tc>
          <w:tcPr>
            <w:tcW w:w="1535" w:type="dxa"/>
            <w:shd w:val="clear" w:color="auto" w:fill="E7E6E6"/>
            <w:vAlign w:val="center"/>
          </w:tcPr>
          <w:p w14:paraId="574E2E46">
            <w:pPr>
              <w:snapToGrid w:val="0"/>
              <w:spacing w:before="70" w:after="70" w:line="240" w:lineRule="auto"/>
              <w:ind w:firstLine="0"/>
              <w:jc w:val="center"/>
              <w:rPr>
                <w:b/>
                <w:sz w:val="21"/>
              </w:rPr>
            </w:pPr>
            <w:r>
              <w:rPr>
                <w:b/>
                <w:sz w:val="21"/>
                <w:szCs w:val="21"/>
              </w:rPr>
              <w:t>交付</w:t>
            </w:r>
          </w:p>
        </w:tc>
      </w:tr>
      <w:tr w14:paraId="634BC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7FD3E1BC">
            <w:pPr>
              <w:snapToGrid w:val="0"/>
              <w:spacing w:before="70" w:after="70" w:line="240" w:lineRule="auto"/>
              <w:ind w:firstLine="0"/>
              <w:jc w:val="center"/>
              <w:rPr>
                <w:sz w:val="21"/>
              </w:rPr>
            </w:pPr>
            <w:r>
              <w:rPr>
                <w:sz w:val="21"/>
                <w:szCs w:val="21"/>
              </w:rPr>
              <w:t>4.3.1.1</w:t>
            </w:r>
          </w:p>
        </w:tc>
        <w:tc>
          <w:tcPr>
            <w:tcW w:w="2646" w:type="dxa"/>
            <w:vAlign w:val="center"/>
          </w:tcPr>
          <w:p w14:paraId="7E87E932">
            <w:pPr>
              <w:snapToGrid w:val="0"/>
              <w:spacing w:before="70" w:after="70" w:line="240" w:lineRule="auto"/>
              <w:ind w:firstLine="0"/>
              <w:jc w:val="left"/>
              <w:rPr>
                <w:sz w:val="21"/>
              </w:rPr>
            </w:pPr>
            <w:r>
              <w:rPr>
                <w:sz w:val="21"/>
                <w:szCs w:val="21"/>
              </w:rPr>
              <w:t>三部分组成，适用三场景</w:t>
            </w:r>
          </w:p>
        </w:tc>
        <w:tc>
          <w:tcPr>
            <w:tcW w:w="2334" w:type="dxa"/>
            <w:vAlign w:val="center"/>
          </w:tcPr>
          <w:p w14:paraId="3F0A25C4">
            <w:pPr>
              <w:snapToGrid w:val="0"/>
              <w:spacing w:before="70" w:after="70" w:line="240" w:lineRule="auto"/>
              <w:ind w:firstLine="0"/>
              <w:jc w:val="left"/>
              <w:rPr>
                <w:sz w:val="21"/>
              </w:rPr>
            </w:pPr>
            <w:r>
              <w:rPr>
                <w:sz w:val="21"/>
                <w:szCs w:val="21"/>
              </w:rPr>
              <w:t>平台化+模块化+三构型</w:t>
            </w:r>
          </w:p>
        </w:tc>
        <w:tc>
          <w:tcPr>
            <w:tcW w:w="1335" w:type="dxa"/>
            <w:vAlign w:val="center"/>
          </w:tcPr>
          <w:p w14:paraId="03579AC3">
            <w:pPr>
              <w:snapToGrid w:val="0"/>
              <w:spacing w:before="70" w:after="70" w:line="240" w:lineRule="auto"/>
              <w:ind w:firstLine="0"/>
              <w:jc w:val="left"/>
              <w:rPr>
                <w:sz w:val="21"/>
              </w:rPr>
            </w:pPr>
            <w:r>
              <w:rPr>
                <w:sz w:val="21"/>
                <w:szCs w:val="21"/>
              </w:rPr>
              <w:t>方案评审</w:t>
            </w:r>
          </w:p>
        </w:tc>
        <w:tc>
          <w:tcPr>
            <w:tcW w:w="1535" w:type="dxa"/>
            <w:vAlign w:val="center"/>
          </w:tcPr>
          <w:p w14:paraId="52D8D40D">
            <w:pPr>
              <w:snapToGrid w:val="0"/>
              <w:spacing w:before="70" w:after="70" w:line="240" w:lineRule="auto"/>
              <w:ind w:firstLine="0"/>
              <w:jc w:val="left"/>
              <w:rPr>
                <w:sz w:val="21"/>
              </w:rPr>
            </w:pPr>
            <w:r>
              <w:rPr>
                <w:sz w:val="21"/>
                <w:szCs w:val="21"/>
              </w:rPr>
              <w:t>设计说明书</w:t>
            </w:r>
          </w:p>
        </w:tc>
      </w:tr>
      <w:tr w14:paraId="0BBE2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6DFD3C73">
            <w:pPr>
              <w:snapToGrid w:val="0"/>
              <w:spacing w:before="70" w:after="70" w:line="240" w:lineRule="auto"/>
              <w:ind w:firstLine="0"/>
              <w:jc w:val="center"/>
              <w:rPr>
                <w:sz w:val="21"/>
              </w:rPr>
            </w:pPr>
            <w:r>
              <w:rPr>
                <w:sz w:val="21"/>
                <w:szCs w:val="21"/>
              </w:rPr>
              <w:t>4.3.1.2</w:t>
            </w:r>
          </w:p>
        </w:tc>
        <w:tc>
          <w:tcPr>
            <w:tcW w:w="2646" w:type="dxa"/>
            <w:vAlign w:val="center"/>
          </w:tcPr>
          <w:p w14:paraId="2704EF68">
            <w:pPr>
              <w:snapToGrid w:val="0"/>
              <w:spacing w:before="70" w:after="70" w:line="240" w:lineRule="auto"/>
              <w:ind w:firstLine="0"/>
              <w:jc w:val="left"/>
              <w:rPr>
                <w:sz w:val="21"/>
              </w:rPr>
            </w:pPr>
            <w:r>
              <w:rPr>
                <w:sz w:val="21"/>
                <w:szCs w:val="21"/>
              </w:rPr>
              <w:t>设计与优化设计两阶段</w:t>
            </w:r>
          </w:p>
        </w:tc>
        <w:tc>
          <w:tcPr>
            <w:tcW w:w="2334" w:type="dxa"/>
            <w:vAlign w:val="center"/>
          </w:tcPr>
          <w:p w14:paraId="0361245A">
            <w:pPr>
              <w:snapToGrid w:val="0"/>
              <w:spacing w:before="70" w:after="70" w:line="240" w:lineRule="auto"/>
              <w:ind w:firstLine="0"/>
              <w:jc w:val="left"/>
              <w:rPr>
                <w:sz w:val="21"/>
              </w:rPr>
            </w:pPr>
            <w:r>
              <w:rPr>
                <w:sz w:val="21"/>
                <w:szCs w:val="21"/>
              </w:rPr>
              <w:t>第一阶段设计、第三阶段优化设计</w:t>
            </w:r>
          </w:p>
        </w:tc>
        <w:tc>
          <w:tcPr>
            <w:tcW w:w="1335" w:type="dxa"/>
            <w:vAlign w:val="center"/>
          </w:tcPr>
          <w:p w14:paraId="40BC53AE">
            <w:pPr>
              <w:snapToGrid w:val="0"/>
              <w:spacing w:before="70" w:after="70" w:line="240" w:lineRule="auto"/>
              <w:ind w:firstLine="0"/>
              <w:jc w:val="left"/>
              <w:rPr>
                <w:sz w:val="21"/>
              </w:rPr>
            </w:pPr>
            <w:r>
              <w:rPr>
                <w:sz w:val="21"/>
                <w:szCs w:val="21"/>
              </w:rPr>
              <w:t>甲方审核</w:t>
            </w:r>
          </w:p>
        </w:tc>
        <w:tc>
          <w:tcPr>
            <w:tcW w:w="1535" w:type="dxa"/>
            <w:vAlign w:val="center"/>
          </w:tcPr>
          <w:p w14:paraId="13E322E4">
            <w:pPr>
              <w:snapToGrid w:val="0"/>
              <w:spacing w:before="70" w:after="70" w:line="240" w:lineRule="auto"/>
              <w:ind w:firstLine="0"/>
              <w:jc w:val="left"/>
              <w:rPr>
                <w:sz w:val="21"/>
              </w:rPr>
            </w:pPr>
            <w:r>
              <w:rPr>
                <w:sz w:val="21"/>
                <w:szCs w:val="21"/>
              </w:rPr>
              <w:t>两版设计文件</w:t>
            </w:r>
          </w:p>
        </w:tc>
      </w:tr>
      <w:tr w14:paraId="38609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1A15CA6F">
            <w:pPr>
              <w:snapToGrid w:val="0"/>
              <w:spacing w:before="70" w:after="70" w:line="240" w:lineRule="auto"/>
              <w:ind w:firstLine="0"/>
              <w:jc w:val="center"/>
              <w:rPr>
                <w:sz w:val="21"/>
              </w:rPr>
            </w:pPr>
            <w:r>
              <w:rPr>
                <w:sz w:val="21"/>
                <w:szCs w:val="21"/>
              </w:rPr>
              <w:t>4.3.1.3</w:t>
            </w:r>
          </w:p>
        </w:tc>
        <w:tc>
          <w:tcPr>
            <w:tcW w:w="2646" w:type="dxa"/>
            <w:vAlign w:val="center"/>
          </w:tcPr>
          <w:p w14:paraId="5103D000">
            <w:pPr>
              <w:snapToGrid w:val="0"/>
              <w:spacing w:before="70" w:after="70" w:line="240" w:lineRule="auto"/>
              <w:ind w:firstLine="0"/>
              <w:jc w:val="left"/>
              <w:rPr>
                <w:sz w:val="21"/>
              </w:rPr>
            </w:pPr>
            <w:r>
              <w:rPr>
                <w:sz w:val="21"/>
                <w:szCs w:val="21"/>
              </w:rPr>
              <w:t>国产自主可控</w:t>
            </w:r>
          </w:p>
        </w:tc>
        <w:tc>
          <w:tcPr>
            <w:tcW w:w="2334" w:type="dxa"/>
            <w:vAlign w:val="center"/>
          </w:tcPr>
          <w:p w14:paraId="1A4F7B60">
            <w:pPr>
              <w:snapToGrid w:val="0"/>
              <w:spacing w:before="70" w:after="70" w:line="240" w:lineRule="auto"/>
              <w:ind w:firstLine="0"/>
              <w:jc w:val="left"/>
              <w:rPr>
                <w:sz w:val="21"/>
              </w:rPr>
            </w:pPr>
            <w:r>
              <w:rPr>
                <w:sz w:val="21"/>
                <w:szCs w:val="21"/>
              </w:rPr>
              <w:t>选型清单逐项核对公告</w:t>
            </w:r>
          </w:p>
        </w:tc>
        <w:tc>
          <w:tcPr>
            <w:tcW w:w="1335" w:type="dxa"/>
            <w:vAlign w:val="center"/>
          </w:tcPr>
          <w:p w14:paraId="763CD083">
            <w:pPr>
              <w:snapToGrid w:val="0"/>
              <w:spacing w:before="70" w:after="70" w:line="240" w:lineRule="auto"/>
              <w:ind w:firstLine="0"/>
              <w:jc w:val="left"/>
              <w:rPr>
                <w:sz w:val="21"/>
              </w:rPr>
            </w:pPr>
            <w:r>
              <w:rPr>
                <w:sz w:val="21"/>
                <w:szCs w:val="21"/>
              </w:rPr>
              <w:t>证明文件</w:t>
            </w:r>
          </w:p>
        </w:tc>
        <w:tc>
          <w:tcPr>
            <w:tcW w:w="1535" w:type="dxa"/>
            <w:vAlign w:val="center"/>
          </w:tcPr>
          <w:p w14:paraId="16182C1A">
            <w:pPr>
              <w:snapToGrid w:val="0"/>
              <w:spacing w:before="70" w:after="70" w:line="240" w:lineRule="auto"/>
              <w:ind w:firstLine="0"/>
              <w:jc w:val="left"/>
              <w:rPr>
                <w:sz w:val="21"/>
              </w:rPr>
            </w:pPr>
            <w:r>
              <w:rPr>
                <w:sz w:val="21"/>
                <w:szCs w:val="21"/>
              </w:rPr>
              <w:t>承诺函、证明</w:t>
            </w:r>
          </w:p>
        </w:tc>
      </w:tr>
      <w:tr w14:paraId="3F83A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6C26F470">
            <w:pPr>
              <w:snapToGrid w:val="0"/>
              <w:spacing w:before="70" w:after="70" w:line="240" w:lineRule="auto"/>
              <w:ind w:firstLine="0"/>
              <w:jc w:val="center"/>
              <w:rPr>
                <w:sz w:val="21"/>
              </w:rPr>
            </w:pPr>
            <w:r>
              <w:rPr>
                <w:sz w:val="21"/>
                <w:szCs w:val="21"/>
              </w:rPr>
              <w:t>4.3.2.1</w:t>
            </w:r>
            <w:r>
              <w:rPr>
                <w:rFonts w:hint="eastAsia"/>
                <w:sz w:val="21"/>
                <w:szCs w:val="21"/>
              </w:rPr>
              <w:t>-</w:t>
            </w:r>
            <w:r>
              <w:rPr>
                <w:sz w:val="21"/>
                <w:szCs w:val="21"/>
              </w:rPr>
              <w:t>4.3.2.14</w:t>
            </w:r>
          </w:p>
        </w:tc>
        <w:tc>
          <w:tcPr>
            <w:tcW w:w="2646" w:type="dxa"/>
            <w:vAlign w:val="center"/>
          </w:tcPr>
          <w:p w14:paraId="2D7C670C">
            <w:pPr>
              <w:snapToGrid w:val="0"/>
              <w:spacing w:before="70" w:after="70" w:line="240" w:lineRule="auto"/>
              <w:ind w:firstLine="0"/>
              <w:jc w:val="left"/>
              <w:rPr>
                <w:sz w:val="21"/>
              </w:rPr>
            </w:pPr>
            <w:r>
              <w:rPr>
                <w:sz w:val="21"/>
                <w:szCs w:val="21"/>
              </w:rPr>
              <w:t>跟踪系统、扫描装备、软件、纹理、载具、陡坡适配等</w:t>
            </w:r>
          </w:p>
        </w:tc>
        <w:tc>
          <w:tcPr>
            <w:tcW w:w="2334" w:type="dxa"/>
            <w:vAlign w:val="center"/>
          </w:tcPr>
          <w:p w14:paraId="188A02AA">
            <w:pPr>
              <w:snapToGrid w:val="0"/>
              <w:spacing w:before="70" w:after="70" w:line="240" w:lineRule="auto"/>
              <w:ind w:firstLine="0"/>
              <w:jc w:val="left"/>
              <w:rPr>
                <w:sz w:val="21"/>
              </w:rPr>
            </w:pPr>
            <w:r>
              <w:rPr>
                <w:sz w:val="21"/>
                <w:szCs w:val="21"/>
              </w:rPr>
              <w:t>按条款逐项设计，形成设计参数表</w:t>
            </w:r>
          </w:p>
        </w:tc>
        <w:tc>
          <w:tcPr>
            <w:tcW w:w="1335" w:type="dxa"/>
            <w:vAlign w:val="center"/>
          </w:tcPr>
          <w:p w14:paraId="0194FC4B">
            <w:pPr>
              <w:snapToGrid w:val="0"/>
              <w:spacing w:before="70" w:after="70" w:line="240" w:lineRule="auto"/>
              <w:ind w:firstLine="0"/>
              <w:jc w:val="left"/>
              <w:rPr>
                <w:sz w:val="21"/>
              </w:rPr>
            </w:pPr>
            <w:r>
              <w:rPr>
                <w:sz w:val="21"/>
                <w:szCs w:val="21"/>
              </w:rPr>
              <w:t>设计评审、样机测试</w:t>
            </w:r>
          </w:p>
        </w:tc>
        <w:tc>
          <w:tcPr>
            <w:tcW w:w="1535" w:type="dxa"/>
            <w:vAlign w:val="center"/>
          </w:tcPr>
          <w:p w14:paraId="4B9F7621">
            <w:pPr>
              <w:snapToGrid w:val="0"/>
              <w:spacing w:before="70" w:after="70" w:line="240" w:lineRule="auto"/>
              <w:ind w:firstLine="0"/>
              <w:jc w:val="left"/>
              <w:rPr>
                <w:sz w:val="21"/>
              </w:rPr>
            </w:pPr>
            <w:r>
              <w:rPr>
                <w:sz w:val="21"/>
                <w:szCs w:val="21"/>
              </w:rPr>
              <w:t>设计图纸、参数表</w:t>
            </w:r>
          </w:p>
        </w:tc>
      </w:tr>
      <w:tr w14:paraId="3ABFE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37F4B437">
            <w:pPr>
              <w:snapToGrid w:val="0"/>
              <w:spacing w:before="70" w:after="70" w:line="240" w:lineRule="auto"/>
              <w:ind w:firstLine="0"/>
              <w:jc w:val="center"/>
              <w:rPr>
                <w:sz w:val="21"/>
              </w:rPr>
            </w:pPr>
            <w:r>
              <w:rPr>
                <w:sz w:val="21"/>
                <w:szCs w:val="21"/>
              </w:rPr>
              <w:t>4.3.3.1</w:t>
            </w:r>
            <w:r>
              <w:rPr>
                <w:rFonts w:hint="eastAsia"/>
                <w:sz w:val="21"/>
                <w:szCs w:val="21"/>
              </w:rPr>
              <w:t>-</w:t>
            </w:r>
            <w:r>
              <w:rPr>
                <w:sz w:val="21"/>
                <w:szCs w:val="21"/>
              </w:rPr>
              <w:t>4.3.3.6</w:t>
            </w:r>
          </w:p>
        </w:tc>
        <w:tc>
          <w:tcPr>
            <w:tcW w:w="2646" w:type="dxa"/>
            <w:vAlign w:val="center"/>
          </w:tcPr>
          <w:p w14:paraId="41B26D95">
            <w:pPr>
              <w:snapToGrid w:val="0"/>
              <w:spacing w:before="70" w:after="70" w:line="240" w:lineRule="auto"/>
              <w:ind w:firstLine="0"/>
              <w:jc w:val="left"/>
              <w:rPr>
                <w:sz w:val="21"/>
              </w:rPr>
            </w:pPr>
            <w:r>
              <w:rPr>
                <w:sz w:val="21"/>
                <w:szCs w:val="21"/>
              </w:rPr>
              <w:t>优化设计提升效率质量、历史对比</w:t>
            </w:r>
          </w:p>
        </w:tc>
        <w:tc>
          <w:tcPr>
            <w:tcW w:w="2334" w:type="dxa"/>
            <w:vAlign w:val="center"/>
          </w:tcPr>
          <w:p w14:paraId="7522D188">
            <w:pPr>
              <w:snapToGrid w:val="0"/>
              <w:spacing w:before="70" w:after="70" w:line="240" w:lineRule="auto"/>
              <w:ind w:firstLine="0"/>
              <w:jc w:val="left"/>
              <w:rPr>
                <w:sz w:val="21"/>
              </w:rPr>
            </w:pPr>
            <w:r>
              <w:rPr>
                <w:sz w:val="21"/>
                <w:szCs w:val="21"/>
              </w:rPr>
              <w:t>以一期实测数据为基准，制定量化提升目标</w:t>
            </w:r>
          </w:p>
        </w:tc>
        <w:tc>
          <w:tcPr>
            <w:tcW w:w="1335" w:type="dxa"/>
            <w:vAlign w:val="center"/>
          </w:tcPr>
          <w:p w14:paraId="53CD3788">
            <w:pPr>
              <w:snapToGrid w:val="0"/>
              <w:spacing w:before="70" w:after="70" w:line="240" w:lineRule="auto"/>
              <w:ind w:firstLine="0"/>
              <w:jc w:val="left"/>
              <w:rPr>
                <w:sz w:val="21"/>
              </w:rPr>
            </w:pPr>
            <w:r>
              <w:rPr>
                <w:sz w:val="21"/>
                <w:szCs w:val="21"/>
              </w:rPr>
              <w:t>对比测试</w:t>
            </w:r>
          </w:p>
        </w:tc>
        <w:tc>
          <w:tcPr>
            <w:tcW w:w="1535" w:type="dxa"/>
            <w:vAlign w:val="center"/>
          </w:tcPr>
          <w:p w14:paraId="02D83041">
            <w:pPr>
              <w:snapToGrid w:val="0"/>
              <w:spacing w:before="70" w:after="70" w:line="240" w:lineRule="auto"/>
              <w:ind w:firstLine="0"/>
              <w:jc w:val="left"/>
              <w:rPr>
                <w:sz w:val="21"/>
              </w:rPr>
            </w:pPr>
            <w:r>
              <w:rPr>
                <w:sz w:val="21"/>
                <w:szCs w:val="21"/>
              </w:rPr>
              <w:t>优化设计文件、对比报告</w:t>
            </w:r>
          </w:p>
        </w:tc>
      </w:tr>
    </w:tbl>
    <w:p w14:paraId="6FA39016">
      <w:pPr>
        <w:spacing w:line="240" w:lineRule="auto"/>
      </w:pPr>
    </w:p>
    <w:p w14:paraId="70DB899C">
      <w:pPr>
        <w:pStyle w:val="6"/>
      </w:pPr>
      <w:r>
        <w:t>2.2.10.6 装备开发（4.4）</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66"/>
        <w:gridCol w:w="2741"/>
        <w:gridCol w:w="2016"/>
        <w:gridCol w:w="1439"/>
        <w:gridCol w:w="1439"/>
      </w:tblGrid>
      <w:tr w14:paraId="3117B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6" w:type="dxa"/>
            <w:shd w:val="clear" w:color="auto" w:fill="E7E6E6"/>
            <w:vAlign w:val="center"/>
          </w:tcPr>
          <w:p w14:paraId="313B1BFC">
            <w:pPr>
              <w:snapToGrid w:val="0"/>
              <w:spacing w:before="70" w:after="70" w:line="240" w:lineRule="auto"/>
              <w:ind w:firstLine="0"/>
              <w:jc w:val="center"/>
              <w:rPr>
                <w:b/>
                <w:sz w:val="21"/>
              </w:rPr>
            </w:pPr>
            <w:r>
              <w:rPr>
                <w:b/>
                <w:sz w:val="21"/>
                <w:szCs w:val="21"/>
              </w:rPr>
              <w:t>条款</w:t>
            </w:r>
          </w:p>
        </w:tc>
        <w:tc>
          <w:tcPr>
            <w:tcW w:w="2741" w:type="dxa"/>
            <w:shd w:val="clear" w:color="auto" w:fill="E7E6E6"/>
            <w:vAlign w:val="center"/>
          </w:tcPr>
          <w:p w14:paraId="43AD6531">
            <w:pPr>
              <w:snapToGrid w:val="0"/>
              <w:spacing w:before="70" w:after="70" w:line="240" w:lineRule="auto"/>
              <w:ind w:firstLine="0"/>
              <w:jc w:val="center"/>
              <w:rPr>
                <w:b/>
                <w:sz w:val="21"/>
              </w:rPr>
            </w:pPr>
            <w:r>
              <w:rPr>
                <w:b/>
                <w:sz w:val="21"/>
                <w:szCs w:val="21"/>
              </w:rPr>
              <w:t>采购要求</w:t>
            </w:r>
          </w:p>
        </w:tc>
        <w:tc>
          <w:tcPr>
            <w:tcW w:w="2016" w:type="dxa"/>
            <w:shd w:val="clear" w:color="auto" w:fill="E7E6E6"/>
            <w:vAlign w:val="center"/>
          </w:tcPr>
          <w:p w14:paraId="6E0FF00D">
            <w:pPr>
              <w:snapToGrid w:val="0"/>
              <w:spacing w:before="70" w:after="70" w:line="240" w:lineRule="auto"/>
              <w:ind w:firstLine="0"/>
              <w:jc w:val="center"/>
              <w:rPr>
                <w:b/>
                <w:sz w:val="21"/>
              </w:rPr>
            </w:pPr>
            <w:r>
              <w:rPr>
                <w:b/>
                <w:sz w:val="21"/>
                <w:szCs w:val="21"/>
              </w:rPr>
              <w:t>我方做法</w:t>
            </w:r>
          </w:p>
        </w:tc>
        <w:tc>
          <w:tcPr>
            <w:tcW w:w="1439" w:type="dxa"/>
            <w:shd w:val="clear" w:color="auto" w:fill="E7E6E6"/>
            <w:vAlign w:val="center"/>
          </w:tcPr>
          <w:p w14:paraId="74790819">
            <w:pPr>
              <w:snapToGrid w:val="0"/>
              <w:spacing w:before="70" w:after="70" w:line="240" w:lineRule="auto"/>
              <w:ind w:firstLine="0"/>
              <w:jc w:val="center"/>
              <w:rPr>
                <w:b/>
                <w:sz w:val="21"/>
              </w:rPr>
            </w:pPr>
            <w:r>
              <w:rPr>
                <w:b/>
                <w:sz w:val="21"/>
                <w:szCs w:val="21"/>
              </w:rPr>
              <w:t>验证</w:t>
            </w:r>
          </w:p>
        </w:tc>
        <w:tc>
          <w:tcPr>
            <w:tcW w:w="1439" w:type="dxa"/>
            <w:shd w:val="clear" w:color="auto" w:fill="E7E6E6"/>
            <w:vAlign w:val="center"/>
          </w:tcPr>
          <w:p w14:paraId="62389E24">
            <w:pPr>
              <w:snapToGrid w:val="0"/>
              <w:spacing w:before="70" w:after="70" w:line="240" w:lineRule="auto"/>
              <w:ind w:firstLine="0"/>
              <w:jc w:val="center"/>
              <w:rPr>
                <w:b/>
                <w:sz w:val="21"/>
              </w:rPr>
            </w:pPr>
            <w:r>
              <w:rPr>
                <w:b/>
                <w:sz w:val="21"/>
                <w:szCs w:val="21"/>
              </w:rPr>
              <w:t>交付</w:t>
            </w:r>
          </w:p>
        </w:tc>
      </w:tr>
      <w:tr w14:paraId="729E1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6" w:type="dxa"/>
            <w:vAlign w:val="center"/>
          </w:tcPr>
          <w:p w14:paraId="76BC3366">
            <w:pPr>
              <w:snapToGrid w:val="0"/>
              <w:spacing w:before="70" w:after="70" w:line="240" w:lineRule="auto"/>
              <w:ind w:firstLine="0"/>
              <w:jc w:val="center"/>
              <w:rPr>
                <w:sz w:val="21"/>
              </w:rPr>
            </w:pPr>
            <w:r>
              <w:rPr>
                <w:sz w:val="21"/>
                <w:szCs w:val="21"/>
              </w:rPr>
              <w:t>4.4.1.1</w:t>
            </w:r>
            <w:r>
              <w:rPr>
                <w:rFonts w:hint="eastAsia"/>
                <w:sz w:val="21"/>
                <w:szCs w:val="21"/>
              </w:rPr>
              <w:t>-</w:t>
            </w:r>
            <w:r>
              <w:rPr>
                <w:sz w:val="21"/>
                <w:szCs w:val="21"/>
              </w:rPr>
              <w:t>4.4.1.8</w:t>
            </w:r>
          </w:p>
        </w:tc>
        <w:tc>
          <w:tcPr>
            <w:tcW w:w="2741" w:type="dxa"/>
            <w:vAlign w:val="center"/>
          </w:tcPr>
          <w:p w14:paraId="2D0CB92E">
            <w:pPr>
              <w:snapToGrid w:val="0"/>
              <w:spacing w:before="70" w:after="70" w:line="240" w:lineRule="auto"/>
              <w:ind w:firstLine="0"/>
              <w:jc w:val="left"/>
              <w:rPr>
                <w:sz w:val="21"/>
              </w:rPr>
            </w:pPr>
            <w:r>
              <w:rPr>
                <w:sz w:val="21"/>
                <w:szCs w:val="21"/>
              </w:rPr>
              <w:t>按设计开发、自主可控、网络安全、非 WiFi</w:t>
            </w:r>
          </w:p>
        </w:tc>
        <w:tc>
          <w:tcPr>
            <w:tcW w:w="2016" w:type="dxa"/>
            <w:vAlign w:val="center"/>
          </w:tcPr>
          <w:p w14:paraId="5C28ED8E">
            <w:pPr>
              <w:snapToGrid w:val="0"/>
              <w:spacing w:before="70" w:after="70" w:line="240" w:lineRule="auto"/>
              <w:ind w:firstLine="0"/>
              <w:jc w:val="center"/>
              <w:rPr>
                <w:sz w:val="21"/>
              </w:rPr>
            </w:pPr>
            <w:r>
              <w:rPr>
                <w:sz w:val="21"/>
                <w:szCs w:val="21"/>
              </w:rPr>
              <w:t>按图施工、进厂检验、逐项验证</w:t>
            </w:r>
          </w:p>
        </w:tc>
        <w:tc>
          <w:tcPr>
            <w:tcW w:w="1439" w:type="dxa"/>
            <w:vAlign w:val="center"/>
          </w:tcPr>
          <w:p w14:paraId="292E443E">
            <w:pPr>
              <w:snapToGrid w:val="0"/>
              <w:spacing w:before="70" w:after="70" w:line="240" w:lineRule="auto"/>
              <w:ind w:firstLine="0"/>
              <w:jc w:val="left"/>
              <w:rPr>
                <w:sz w:val="21"/>
              </w:rPr>
            </w:pPr>
            <w:r>
              <w:rPr>
                <w:sz w:val="21"/>
                <w:szCs w:val="21"/>
              </w:rPr>
              <w:t>出厂测试</w:t>
            </w:r>
          </w:p>
        </w:tc>
        <w:tc>
          <w:tcPr>
            <w:tcW w:w="1439" w:type="dxa"/>
            <w:vAlign w:val="center"/>
          </w:tcPr>
          <w:p w14:paraId="6EFCC853">
            <w:pPr>
              <w:snapToGrid w:val="0"/>
              <w:spacing w:before="70" w:after="70" w:line="240" w:lineRule="auto"/>
              <w:ind w:firstLine="0"/>
              <w:jc w:val="left"/>
              <w:rPr>
                <w:sz w:val="21"/>
              </w:rPr>
            </w:pPr>
            <w:r>
              <w:rPr>
                <w:sz w:val="21"/>
                <w:szCs w:val="21"/>
              </w:rPr>
              <w:t>装备、证明文件</w:t>
            </w:r>
          </w:p>
        </w:tc>
      </w:tr>
      <w:tr w14:paraId="3305B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6" w:type="dxa"/>
            <w:vAlign w:val="center"/>
          </w:tcPr>
          <w:p w14:paraId="359D924B">
            <w:pPr>
              <w:snapToGrid w:val="0"/>
              <w:spacing w:before="70" w:after="70" w:line="240" w:lineRule="auto"/>
              <w:ind w:firstLine="0"/>
              <w:jc w:val="center"/>
              <w:rPr>
                <w:sz w:val="21"/>
              </w:rPr>
            </w:pPr>
            <w:r>
              <w:rPr>
                <w:sz w:val="21"/>
                <w:szCs w:val="21"/>
              </w:rPr>
              <w:t>4.4.2.1</w:t>
            </w:r>
            <w:r>
              <w:rPr>
                <w:rFonts w:hint="eastAsia"/>
                <w:sz w:val="21"/>
                <w:szCs w:val="21"/>
              </w:rPr>
              <w:t>-</w:t>
            </w:r>
            <w:r>
              <w:rPr>
                <w:sz w:val="21"/>
                <w:szCs w:val="21"/>
              </w:rPr>
              <w:t>4.4.2.4</w:t>
            </w:r>
          </w:p>
        </w:tc>
        <w:tc>
          <w:tcPr>
            <w:tcW w:w="2741" w:type="dxa"/>
            <w:vAlign w:val="center"/>
          </w:tcPr>
          <w:p w14:paraId="79021219">
            <w:pPr>
              <w:snapToGrid w:val="0"/>
              <w:spacing w:before="70" w:after="70" w:line="240" w:lineRule="auto"/>
              <w:ind w:firstLine="0"/>
              <w:jc w:val="left"/>
              <w:rPr>
                <w:sz w:val="21"/>
              </w:rPr>
            </w:pPr>
            <w:r>
              <w:rPr>
                <w:sz w:val="21"/>
                <w:szCs w:val="21"/>
              </w:rPr>
              <w:t>跟踪系统与配套设备指标</w:t>
            </w:r>
          </w:p>
        </w:tc>
        <w:tc>
          <w:tcPr>
            <w:tcW w:w="2016" w:type="dxa"/>
            <w:vAlign w:val="center"/>
          </w:tcPr>
          <w:p w14:paraId="5F7D3487">
            <w:pPr>
              <w:snapToGrid w:val="0"/>
              <w:spacing w:before="70" w:after="70" w:line="240" w:lineRule="auto"/>
              <w:ind w:firstLine="0"/>
              <w:jc w:val="center"/>
              <w:rPr>
                <w:sz w:val="21"/>
              </w:rPr>
            </w:pPr>
            <w:r>
              <w:rPr>
                <w:sz w:val="21"/>
                <w:szCs w:val="21"/>
              </w:rPr>
              <w:t>主流品牌试制，参数逐项达标</w:t>
            </w:r>
          </w:p>
        </w:tc>
        <w:tc>
          <w:tcPr>
            <w:tcW w:w="1439" w:type="dxa"/>
            <w:vAlign w:val="center"/>
          </w:tcPr>
          <w:p w14:paraId="61550B2A">
            <w:pPr>
              <w:snapToGrid w:val="0"/>
              <w:spacing w:before="70" w:after="70" w:line="240" w:lineRule="auto"/>
              <w:ind w:firstLine="0"/>
              <w:jc w:val="left"/>
              <w:rPr>
                <w:sz w:val="21"/>
              </w:rPr>
            </w:pPr>
            <w:r>
              <w:rPr>
                <w:sz w:val="21"/>
                <w:szCs w:val="21"/>
              </w:rPr>
              <w:t>参数核验</w:t>
            </w:r>
          </w:p>
        </w:tc>
        <w:tc>
          <w:tcPr>
            <w:tcW w:w="1439" w:type="dxa"/>
            <w:vAlign w:val="center"/>
          </w:tcPr>
          <w:p w14:paraId="169A2839">
            <w:pPr>
              <w:snapToGrid w:val="0"/>
              <w:spacing w:before="70" w:after="70" w:line="240" w:lineRule="auto"/>
              <w:ind w:firstLine="0"/>
              <w:jc w:val="left"/>
              <w:rPr>
                <w:sz w:val="21"/>
              </w:rPr>
            </w:pPr>
            <w:r>
              <w:rPr>
                <w:sz w:val="21"/>
                <w:szCs w:val="21"/>
              </w:rPr>
              <w:t>设备清单、检测报告</w:t>
            </w:r>
          </w:p>
        </w:tc>
      </w:tr>
      <w:tr w14:paraId="76E91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6" w:type="dxa"/>
            <w:vAlign w:val="center"/>
          </w:tcPr>
          <w:p w14:paraId="7E49197C">
            <w:pPr>
              <w:snapToGrid w:val="0"/>
              <w:spacing w:before="70" w:after="70" w:line="240" w:lineRule="auto"/>
              <w:ind w:firstLine="0"/>
              <w:jc w:val="center"/>
              <w:rPr>
                <w:sz w:val="21"/>
              </w:rPr>
            </w:pPr>
            <w:r>
              <w:rPr>
                <w:sz w:val="21"/>
                <w:szCs w:val="21"/>
              </w:rPr>
              <w:t>4.4.3.1</w:t>
            </w:r>
            <w:r>
              <w:rPr>
                <w:rFonts w:hint="eastAsia"/>
                <w:sz w:val="21"/>
                <w:szCs w:val="21"/>
              </w:rPr>
              <w:t>-</w:t>
            </w:r>
            <w:r>
              <w:rPr>
                <w:sz w:val="21"/>
                <w:szCs w:val="21"/>
              </w:rPr>
              <w:t>4.4.3.3</w:t>
            </w:r>
          </w:p>
        </w:tc>
        <w:tc>
          <w:tcPr>
            <w:tcW w:w="2741" w:type="dxa"/>
            <w:vAlign w:val="center"/>
          </w:tcPr>
          <w:p w14:paraId="5563B33D">
            <w:pPr>
              <w:snapToGrid w:val="0"/>
              <w:spacing w:before="70" w:after="70" w:line="240" w:lineRule="auto"/>
              <w:ind w:firstLine="0"/>
              <w:jc w:val="left"/>
              <w:rPr>
                <w:sz w:val="21"/>
              </w:rPr>
            </w:pPr>
            <w:r>
              <w:rPr>
                <w:sz w:val="21"/>
                <w:szCs w:val="21"/>
              </w:rPr>
              <w:t>扫描仪、计算机、载具</w:t>
            </w:r>
          </w:p>
        </w:tc>
        <w:tc>
          <w:tcPr>
            <w:tcW w:w="2016" w:type="dxa"/>
            <w:vAlign w:val="center"/>
          </w:tcPr>
          <w:p w14:paraId="6CE01B7A">
            <w:pPr>
              <w:snapToGrid w:val="0"/>
              <w:spacing w:before="70" w:after="70" w:line="240" w:lineRule="auto"/>
              <w:ind w:firstLine="0"/>
              <w:jc w:val="center"/>
              <w:rPr>
                <w:sz w:val="21"/>
              </w:rPr>
            </w:pPr>
            <w:r>
              <w:rPr>
                <w:sz w:val="21"/>
                <w:szCs w:val="21"/>
              </w:rPr>
              <w:t>三套配置，自主路径与避障</w:t>
            </w:r>
          </w:p>
        </w:tc>
        <w:tc>
          <w:tcPr>
            <w:tcW w:w="1439" w:type="dxa"/>
            <w:vAlign w:val="center"/>
          </w:tcPr>
          <w:p w14:paraId="6C8AFBDF">
            <w:pPr>
              <w:snapToGrid w:val="0"/>
              <w:spacing w:before="70" w:after="70" w:line="240" w:lineRule="auto"/>
              <w:ind w:firstLine="0"/>
              <w:jc w:val="left"/>
              <w:rPr>
                <w:sz w:val="21"/>
              </w:rPr>
            </w:pPr>
            <w:r>
              <w:rPr>
                <w:sz w:val="21"/>
                <w:szCs w:val="21"/>
              </w:rPr>
              <w:t>联调测试</w:t>
            </w:r>
          </w:p>
        </w:tc>
        <w:tc>
          <w:tcPr>
            <w:tcW w:w="1439" w:type="dxa"/>
            <w:vAlign w:val="center"/>
          </w:tcPr>
          <w:p w14:paraId="2AED9139">
            <w:pPr>
              <w:snapToGrid w:val="0"/>
              <w:spacing w:before="70" w:after="70" w:line="240" w:lineRule="auto"/>
              <w:ind w:firstLine="0"/>
              <w:jc w:val="left"/>
              <w:rPr>
                <w:sz w:val="21"/>
              </w:rPr>
            </w:pPr>
            <w:r>
              <w:rPr>
                <w:sz w:val="21"/>
                <w:szCs w:val="21"/>
              </w:rPr>
              <w:t>装备、测试记录</w:t>
            </w:r>
          </w:p>
        </w:tc>
      </w:tr>
      <w:tr w14:paraId="75822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6" w:type="dxa"/>
            <w:vAlign w:val="center"/>
          </w:tcPr>
          <w:p w14:paraId="66477A0C">
            <w:pPr>
              <w:snapToGrid w:val="0"/>
              <w:spacing w:before="70" w:after="70" w:line="240" w:lineRule="auto"/>
              <w:ind w:firstLine="0"/>
              <w:jc w:val="center"/>
              <w:rPr>
                <w:sz w:val="21"/>
              </w:rPr>
            </w:pPr>
            <w:r>
              <w:rPr>
                <w:sz w:val="21"/>
                <w:szCs w:val="21"/>
              </w:rPr>
              <w:t>4.4.4.1</w:t>
            </w:r>
            <w:r>
              <w:rPr>
                <w:rFonts w:hint="eastAsia"/>
                <w:sz w:val="21"/>
                <w:szCs w:val="21"/>
              </w:rPr>
              <w:t>-</w:t>
            </w:r>
            <w:r>
              <w:rPr>
                <w:sz w:val="21"/>
                <w:szCs w:val="21"/>
              </w:rPr>
              <w:t>4.4.4.6</w:t>
            </w:r>
          </w:p>
        </w:tc>
        <w:tc>
          <w:tcPr>
            <w:tcW w:w="2741" w:type="dxa"/>
            <w:vAlign w:val="center"/>
          </w:tcPr>
          <w:p w14:paraId="5F220862">
            <w:pPr>
              <w:snapToGrid w:val="0"/>
              <w:spacing w:before="70" w:after="70" w:line="240" w:lineRule="auto"/>
              <w:ind w:firstLine="0"/>
              <w:jc w:val="left"/>
              <w:rPr>
                <w:sz w:val="21"/>
              </w:rPr>
            </w:pPr>
            <w:r>
              <w:rPr>
                <w:sz w:val="21"/>
                <w:szCs w:val="21"/>
              </w:rPr>
              <w:t>软件功能与时效</w:t>
            </w:r>
          </w:p>
        </w:tc>
        <w:tc>
          <w:tcPr>
            <w:tcW w:w="2016" w:type="dxa"/>
            <w:vAlign w:val="center"/>
          </w:tcPr>
          <w:p w14:paraId="37A87244">
            <w:pPr>
              <w:snapToGrid w:val="0"/>
              <w:spacing w:before="70" w:after="70" w:line="240" w:lineRule="auto"/>
              <w:ind w:firstLine="0"/>
              <w:jc w:val="center"/>
              <w:rPr>
                <w:sz w:val="21"/>
              </w:rPr>
            </w:pPr>
            <w:r>
              <w:rPr>
                <w:sz w:val="21"/>
                <w:szCs w:val="21"/>
              </w:rPr>
              <w:t>五条流水线，模板化输出</w:t>
            </w:r>
          </w:p>
        </w:tc>
        <w:tc>
          <w:tcPr>
            <w:tcW w:w="1439" w:type="dxa"/>
            <w:vAlign w:val="center"/>
          </w:tcPr>
          <w:p w14:paraId="54346C4D">
            <w:pPr>
              <w:snapToGrid w:val="0"/>
              <w:spacing w:before="70" w:after="70" w:line="240" w:lineRule="auto"/>
              <w:ind w:firstLine="0"/>
              <w:jc w:val="left"/>
              <w:rPr>
                <w:sz w:val="21"/>
              </w:rPr>
            </w:pPr>
            <w:r>
              <w:rPr>
                <w:sz w:val="21"/>
                <w:szCs w:val="21"/>
              </w:rPr>
              <w:t>计时、抽样</w:t>
            </w:r>
          </w:p>
        </w:tc>
        <w:tc>
          <w:tcPr>
            <w:tcW w:w="1439" w:type="dxa"/>
            <w:vAlign w:val="center"/>
          </w:tcPr>
          <w:p w14:paraId="7A2B9864">
            <w:pPr>
              <w:snapToGrid w:val="0"/>
              <w:spacing w:before="70" w:after="70" w:line="240" w:lineRule="auto"/>
              <w:ind w:firstLine="0"/>
              <w:jc w:val="left"/>
              <w:rPr>
                <w:sz w:val="21"/>
              </w:rPr>
            </w:pPr>
            <w:r>
              <w:rPr>
                <w:sz w:val="21"/>
                <w:szCs w:val="21"/>
              </w:rPr>
              <w:t>软件、报告样张</w:t>
            </w:r>
          </w:p>
        </w:tc>
      </w:tr>
      <w:tr w14:paraId="32598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6" w:type="dxa"/>
            <w:vAlign w:val="center"/>
          </w:tcPr>
          <w:p w14:paraId="1E06A417">
            <w:pPr>
              <w:snapToGrid w:val="0"/>
              <w:spacing w:before="70" w:after="70" w:line="240" w:lineRule="auto"/>
              <w:ind w:firstLine="0"/>
              <w:jc w:val="center"/>
              <w:rPr>
                <w:sz w:val="21"/>
              </w:rPr>
            </w:pPr>
            <w:r>
              <w:rPr>
                <w:sz w:val="21"/>
                <w:szCs w:val="21"/>
              </w:rPr>
              <w:t>4.4.5.1</w:t>
            </w:r>
            <w:r>
              <w:rPr>
                <w:rFonts w:hint="eastAsia"/>
                <w:sz w:val="21"/>
                <w:szCs w:val="21"/>
              </w:rPr>
              <w:t>-</w:t>
            </w:r>
            <w:r>
              <w:rPr>
                <w:sz w:val="21"/>
                <w:szCs w:val="21"/>
              </w:rPr>
              <w:t>4.4.5.4</w:t>
            </w:r>
          </w:p>
        </w:tc>
        <w:tc>
          <w:tcPr>
            <w:tcW w:w="2741" w:type="dxa"/>
            <w:vAlign w:val="center"/>
          </w:tcPr>
          <w:p w14:paraId="7FD1B688">
            <w:pPr>
              <w:snapToGrid w:val="0"/>
              <w:spacing w:before="70" w:after="70" w:line="240" w:lineRule="auto"/>
              <w:ind w:firstLine="0"/>
              <w:jc w:val="left"/>
              <w:rPr>
                <w:sz w:val="21"/>
              </w:rPr>
            </w:pPr>
            <w:r>
              <w:rPr>
                <w:sz w:val="21"/>
                <w:szCs w:val="21"/>
              </w:rPr>
              <w:t>优化开发、驻场、LOGO</w:t>
            </w:r>
          </w:p>
        </w:tc>
        <w:tc>
          <w:tcPr>
            <w:tcW w:w="2016" w:type="dxa"/>
            <w:vAlign w:val="center"/>
          </w:tcPr>
          <w:p w14:paraId="2B5477BE">
            <w:pPr>
              <w:snapToGrid w:val="0"/>
              <w:spacing w:before="70" w:after="70" w:line="240" w:lineRule="auto"/>
              <w:ind w:firstLine="0"/>
              <w:jc w:val="center"/>
              <w:rPr>
                <w:sz w:val="21"/>
              </w:rPr>
            </w:pPr>
            <w:r>
              <w:rPr>
                <w:sz w:val="21"/>
                <w:szCs w:val="21"/>
              </w:rPr>
              <w:t>2 人驻场，硬件软件同步优化</w:t>
            </w:r>
          </w:p>
        </w:tc>
        <w:tc>
          <w:tcPr>
            <w:tcW w:w="1439" w:type="dxa"/>
            <w:vAlign w:val="center"/>
          </w:tcPr>
          <w:p w14:paraId="62828312">
            <w:pPr>
              <w:snapToGrid w:val="0"/>
              <w:spacing w:before="70" w:after="70" w:line="240" w:lineRule="auto"/>
              <w:ind w:firstLine="0"/>
              <w:jc w:val="left"/>
              <w:rPr>
                <w:sz w:val="21"/>
              </w:rPr>
            </w:pPr>
            <w:r>
              <w:rPr>
                <w:sz w:val="21"/>
                <w:szCs w:val="21"/>
              </w:rPr>
              <w:t>驻场记录、外观检查</w:t>
            </w:r>
          </w:p>
        </w:tc>
        <w:tc>
          <w:tcPr>
            <w:tcW w:w="1439" w:type="dxa"/>
            <w:vAlign w:val="center"/>
          </w:tcPr>
          <w:p w14:paraId="43EB3B94">
            <w:pPr>
              <w:snapToGrid w:val="0"/>
              <w:spacing w:before="70" w:after="70" w:line="240" w:lineRule="auto"/>
              <w:ind w:firstLine="0"/>
              <w:jc w:val="left"/>
              <w:rPr>
                <w:sz w:val="21"/>
              </w:rPr>
            </w:pPr>
            <w:r>
              <w:rPr>
                <w:sz w:val="21"/>
                <w:szCs w:val="21"/>
              </w:rPr>
              <w:t>优化版装备</w:t>
            </w:r>
          </w:p>
        </w:tc>
      </w:tr>
    </w:tbl>
    <w:p w14:paraId="2FC88BB8">
      <w:pPr>
        <w:spacing w:line="240" w:lineRule="auto"/>
      </w:pPr>
    </w:p>
    <w:p w14:paraId="3BA4E5FD">
      <w:pPr>
        <w:pStyle w:val="6"/>
      </w:pPr>
      <w:r>
        <w:t>2.2.10.7 测试或型式试验（4.5）</w:t>
      </w:r>
    </w:p>
    <w:tbl>
      <w:tblPr>
        <w:tblStyle w:val="32"/>
        <w:tblW w:w="97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3179"/>
        <w:gridCol w:w="3066"/>
        <w:gridCol w:w="1596"/>
        <w:gridCol w:w="1176"/>
      </w:tblGrid>
      <w:tr w14:paraId="5A2E3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4017F413">
            <w:pPr>
              <w:snapToGrid w:val="0"/>
              <w:spacing w:before="70" w:after="70" w:line="240" w:lineRule="auto"/>
              <w:ind w:firstLine="0"/>
              <w:jc w:val="center"/>
              <w:rPr>
                <w:b/>
                <w:sz w:val="21"/>
              </w:rPr>
            </w:pPr>
            <w:r>
              <w:rPr>
                <w:b/>
                <w:sz w:val="21"/>
                <w:szCs w:val="21"/>
              </w:rPr>
              <w:t>条款</w:t>
            </w:r>
          </w:p>
        </w:tc>
        <w:tc>
          <w:tcPr>
            <w:tcW w:w="3179" w:type="dxa"/>
            <w:shd w:val="clear" w:color="auto" w:fill="E7E6E6"/>
            <w:vAlign w:val="center"/>
          </w:tcPr>
          <w:p w14:paraId="71FB5C95">
            <w:pPr>
              <w:snapToGrid w:val="0"/>
              <w:spacing w:before="70" w:after="70" w:line="240" w:lineRule="auto"/>
              <w:ind w:firstLine="0"/>
              <w:jc w:val="center"/>
              <w:rPr>
                <w:b/>
                <w:sz w:val="21"/>
              </w:rPr>
            </w:pPr>
            <w:r>
              <w:rPr>
                <w:b/>
                <w:sz w:val="21"/>
                <w:szCs w:val="21"/>
              </w:rPr>
              <w:t>采购要求</w:t>
            </w:r>
          </w:p>
        </w:tc>
        <w:tc>
          <w:tcPr>
            <w:tcW w:w="3066" w:type="dxa"/>
            <w:shd w:val="clear" w:color="auto" w:fill="E7E6E6"/>
            <w:vAlign w:val="center"/>
          </w:tcPr>
          <w:p w14:paraId="531BBE9B">
            <w:pPr>
              <w:snapToGrid w:val="0"/>
              <w:spacing w:before="70" w:after="70" w:line="240" w:lineRule="auto"/>
              <w:ind w:firstLine="0"/>
              <w:jc w:val="center"/>
              <w:rPr>
                <w:b/>
                <w:sz w:val="21"/>
              </w:rPr>
            </w:pPr>
            <w:r>
              <w:rPr>
                <w:b/>
                <w:sz w:val="21"/>
                <w:szCs w:val="21"/>
              </w:rPr>
              <w:t>我方做法</w:t>
            </w:r>
          </w:p>
        </w:tc>
        <w:tc>
          <w:tcPr>
            <w:tcW w:w="1596" w:type="dxa"/>
            <w:shd w:val="clear" w:color="auto" w:fill="E7E6E6"/>
            <w:vAlign w:val="center"/>
          </w:tcPr>
          <w:p w14:paraId="6A6C3186">
            <w:pPr>
              <w:snapToGrid w:val="0"/>
              <w:spacing w:before="70" w:after="70" w:line="240" w:lineRule="auto"/>
              <w:ind w:firstLine="0"/>
              <w:jc w:val="center"/>
              <w:rPr>
                <w:b/>
                <w:sz w:val="21"/>
              </w:rPr>
            </w:pPr>
            <w:r>
              <w:rPr>
                <w:b/>
                <w:sz w:val="21"/>
                <w:szCs w:val="21"/>
              </w:rPr>
              <w:t>验证</w:t>
            </w:r>
          </w:p>
        </w:tc>
        <w:tc>
          <w:tcPr>
            <w:tcW w:w="1176" w:type="dxa"/>
            <w:shd w:val="clear" w:color="auto" w:fill="E7E6E6"/>
            <w:vAlign w:val="center"/>
          </w:tcPr>
          <w:p w14:paraId="53B4CD20">
            <w:pPr>
              <w:snapToGrid w:val="0"/>
              <w:spacing w:before="70" w:after="70" w:line="240" w:lineRule="auto"/>
              <w:ind w:firstLine="0"/>
              <w:jc w:val="center"/>
              <w:rPr>
                <w:b/>
                <w:sz w:val="21"/>
              </w:rPr>
            </w:pPr>
            <w:r>
              <w:rPr>
                <w:b/>
                <w:sz w:val="21"/>
                <w:szCs w:val="21"/>
              </w:rPr>
              <w:t>交付</w:t>
            </w:r>
          </w:p>
        </w:tc>
      </w:tr>
      <w:tr w14:paraId="51150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0B2D9B">
            <w:pPr>
              <w:snapToGrid w:val="0"/>
              <w:spacing w:before="70" w:after="70" w:line="240" w:lineRule="auto"/>
              <w:ind w:firstLine="0"/>
              <w:jc w:val="center"/>
              <w:rPr>
                <w:sz w:val="21"/>
              </w:rPr>
            </w:pPr>
            <w:r>
              <w:rPr>
                <w:sz w:val="21"/>
                <w:szCs w:val="21"/>
              </w:rPr>
              <w:t>4.5.1</w:t>
            </w:r>
          </w:p>
        </w:tc>
        <w:tc>
          <w:tcPr>
            <w:tcW w:w="3179" w:type="dxa"/>
            <w:vAlign w:val="center"/>
          </w:tcPr>
          <w:p w14:paraId="7CE16CD8">
            <w:pPr>
              <w:snapToGrid w:val="0"/>
              <w:spacing w:before="70" w:after="70" w:line="240" w:lineRule="auto"/>
              <w:ind w:firstLine="0"/>
              <w:jc w:val="left"/>
              <w:rPr>
                <w:sz w:val="21"/>
              </w:rPr>
            </w:pPr>
            <w:r>
              <w:rPr>
                <w:sz w:val="21"/>
                <w:szCs w:val="21"/>
              </w:rPr>
              <w:t>优化开发完成后、二期验证前开展</w:t>
            </w:r>
          </w:p>
        </w:tc>
        <w:tc>
          <w:tcPr>
            <w:tcW w:w="3066" w:type="dxa"/>
            <w:vAlign w:val="center"/>
          </w:tcPr>
          <w:p w14:paraId="6F199CFE">
            <w:pPr>
              <w:snapToGrid w:val="0"/>
              <w:spacing w:before="70" w:after="70" w:line="240" w:lineRule="auto"/>
              <w:ind w:firstLine="0"/>
              <w:jc w:val="left"/>
              <w:rPr>
                <w:sz w:val="21"/>
              </w:rPr>
            </w:pPr>
            <w:r>
              <w:rPr>
                <w:sz w:val="21"/>
                <w:szCs w:val="21"/>
              </w:rPr>
              <w:t>排入第三阶段计划</w:t>
            </w:r>
          </w:p>
        </w:tc>
        <w:tc>
          <w:tcPr>
            <w:tcW w:w="1596" w:type="dxa"/>
            <w:vAlign w:val="center"/>
          </w:tcPr>
          <w:p w14:paraId="44A8A64C">
            <w:pPr>
              <w:snapToGrid w:val="0"/>
              <w:spacing w:before="70" w:after="70" w:line="240" w:lineRule="auto"/>
              <w:ind w:firstLine="0"/>
              <w:jc w:val="left"/>
              <w:rPr>
                <w:sz w:val="21"/>
              </w:rPr>
            </w:pPr>
            <w:r>
              <w:rPr>
                <w:sz w:val="21"/>
                <w:szCs w:val="21"/>
              </w:rPr>
              <w:t>计划执行</w:t>
            </w:r>
          </w:p>
        </w:tc>
        <w:tc>
          <w:tcPr>
            <w:tcW w:w="1176" w:type="dxa"/>
            <w:vAlign w:val="center"/>
          </w:tcPr>
          <w:p w14:paraId="15008C5A">
            <w:pPr>
              <w:snapToGrid w:val="0"/>
              <w:spacing w:before="70" w:after="70" w:line="240" w:lineRule="auto"/>
              <w:ind w:firstLine="0"/>
              <w:jc w:val="center"/>
              <w:rPr>
                <w:sz w:val="21"/>
              </w:rPr>
            </w:pPr>
            <w:r>
              <w:rPr>
                <w:sz w:val="21"/>
                <w:szCs w:val="21"/>
              </w:rPr>
              <w:t>测试计划</w:t>
            </w:r>
          </w:p>
        </w:tc>
      </w:tr>
      <w:tr w14:paraId="67403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4FE7DB">
            <w:pPr>
              <w:snapToGrid w:val="0"/>
              <w:spacing w:before="70" w:after="70" w:line="240" w:lineRule="auto"/>
              <w:ind w:firstLine="0"/>
              <w:jc w:val="center"/>
              <w:rPr>
                <w:sz w:val="21"/>
              </w:rPr>
            </w:pPr>
            <w:r>
              <w:rPr>
                <w:sz w:val="21"/>
                <w:szCs w:val="21"/>
              </w:rPr>
              <w:t>4.5.2</w:t>
            </w:r>
          </w:p>
        </w:tc>
        <w:tc>
          <w:tcPr>
            <w:tcW w:w="3179" w:type="dxa"/>
            <w:vAlign w:val="center"/>
          </w:tcPr>
          <w:p w14:paraId="277E8F48">
            <w:pPr>
              <w:snapToGrid w:val="0"/>
              <w:spacing w:before="70" w:after="70" w:line="240" w:lineRule="auto"/>
              <w:ind w:firstLine="0"/>
              <w:jc w:val="left"/>
              <w:rPr>
                <w:sz w:val="21"/>
              </w:rPr>
            </w:pPr>
            <w:r>
              <w:rPr>
                <w:sz w:val="21"/>
                <w:szCs w:val="21"/>
              </w:rPr>
              <w:t>第三方 CMA/CNAS，硬件+软件</w:t>
            </w:r>
          </w:p>
        </w:tc>
        <w:tc>
          <w:tcPr>
            <w:tcW w:w="3066" w:type="dxa"/>
            <w:vAlign w:val="center"/>
          </w:tcPr>
          <w:p w14:paraId="3D4B8503">
            <w:pPr>
              <w:snapToGrid w:val="0"/>
              <w:spacing w:before="70" w:after="70" w:line="240" w:lineRule="auto"/>
              <w:ind w:firstLine="0"/>
              <w:jc w:val="left"/>
              <w:rPr>
                <w:sz w:val="21"/>
              </w:rPr>
            </w:pPr>
            <w:r>
              <w:rPr>
                <w:sz w:val="21"/>
                <w:szCs w:val="21"/>
              </w:rPr>
              <w:t>选择两家机构分别测试硬件与软件</w:t>
            </w:r>
          </w:p>
        </w:tc>
        <w:tc>
          <w:tcPr>
            <w:tcW w:w="1596" w:type="dxa"/>
            <w:vAlign w:val="center"/>
          </w:tcPr>
          <w:p w14:paraId="153AA55A">
            <w:pPr>
              <w:snapToGrid w:val="0"/>
              <w:spacing w:before="70" w:after="70" w:line="240" w:lineRule="auto"/>
              <w:ind w:firstLine="0"/>
              <w:jc w:val="left"/>
              <w:rPr>
                <w:sz w:val="21"/>
              </w:rPr>
            </w:pPr>
            <w:r>
              <w:rPr>
                <w:sz w:val="21"/>
                <w:szCs w:val="21"/>
              </w:rPr>
              <w:t>报告结论</w:t>
            </w:r>
          </w:p>
        </w:tc>
        <w:tc>
          <w:tcPr>
            <w:tcW w:w="1176" w:type="dxa"/>
            <w:vAlign w:val="center"/>
          </w:tcPr>
          <w:p w14:paraId="05E61855">
            <w:pPr>
              <w:snapToGrid w:val="0"/>
              <w:spacing w:before="70" w:after="70" w:line="240" w:lineRule="auto"/>
              <w:ind w:firstLine="0"/>
              <w:jc w:val="center"/>
              <w:rPr>
                <w:sz w:val="21"/>
              </w:rPr>
            </w:pPr>
            <w:r>
              <w:rPr>
                <w:sz w:val="21"/>
                <w:szCs w:val="21"/>
              </w:rPr>
              <w:t>测试报告</w:t>
            </w:r>
          </w:p>
        </w:tc>
      </w:tr>
      <w:tr w14:paraId="62D3C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5614553">
            <w:pPr>
              <w:snapToGrid w:val="0"/>
              <w:spacing w:before="70" w:after="70" w:line="240" w:lineRule="auto"/>
              <w:ind w:firstLine="0"/>
              <w:jc w:val="center"/>
              <w:rPr>
                <w:sz w:val="21"/>
              </w:rPr>
            </w:pPr>
            <w:r>
              <w:rPr>
                <w:sz w:val="21"/>
                <w:szCs w:val="21"/>
              </w:rPr>
              <w:t>4.5.3</w:t>
            </w:r>
          </w:p>
        </w:tc>
        <w:tc>
          <w:tcPr>
            <w:tcW w:w="3179" w:type="dxa"/>
            <w:vAlign w:val="center"/>
          </w:tcPr>
          <w:p w14:paraId="1FAD4989">
            <w:pPr>
              <w:snapToGrid w:val="0"/>
              <w:spacing w:before="70" w:after="70" w:line="240" w:lineRule="auto"/>
              <w:ind w:firstLine="0"/>
              <w:jc w:val="left"/>
              <w:rPr>
                <w:sz w:val="21"/>
              </w:rPr>
            </w:pPr>
            <w:r>
              <w:rPr>
                <w:sz w:val="21"/>
                <w:szCs w:val="21"/>
              </w:rPr>
              <w:t>无法第三方测试的做见证试验</w:t>
            </w:r>
          </w:p>
        </w:tc>
        <w:tc>
          <w:tcPr>
            <w:tcW w:w="3066" w:type="dxa"/>
            <w:vAlign w:val="center"/>
          </w:tcPr>
          <w:p w14:paraId="55EAD214">
            <w:pPr>
              <w:snapToGrid w:val="0"/>
              <w:spacing w:before="70" w:after="70" w:line="240" w:lineRule="auto"/>
              <w:ind w:firstLine="0"/>
              <w:jc w:val="left"/>
              <w:rPr>
                <w:sz w:val="21"/>
              </w:rPr>
            </w:pPr>
            <w:r>
              <w:rPr>
                <w:sz w:val="21"/>
                <w:szCs w:val="21"/>
              </w:rPr>
              <w:t>组织不少于 3 名专家现场见证</w:t>
            </w:r>
          </w:p>
        </w:tc>
        <w:tc>
          <w:tcPr>
            <w:tcW w:w="1596" w:type="dxa"/>
            <w:vAlign w:val="center"/>
          </w:tcPr>
          <w:p w14:paraId="2C8A23C8">
            <w:pPr>
              <w:snapToGrid w:val="0"/>
              <w:spacing w:before="70" w:after="70" w:line="240" w:lineRule="auto"/>
              <w:ind w:firstLine="0"/>
              <w:jc w:val="left"/>
              <w:rPr>
                <w:sz w:val="21"/>
              </w:rPr>
            </w:pPr>
            <w:r>
              <w:rPr>
                <w:sz w:val="21"/>
                <w:szCs w:val="21"/>
              </w:rPr>
              <w:t>专家签字意见</w:t>
            </w:r>
          </w:p>
        </w:tc>
        <w:tc>
          <w:tcPr>
            <w:tcW w:w="1176" w:type="dxa"/>
            <w:vAlign w:val="center"/>
          </w:tcPr>
          <w:p w14:paraId="4A8B7351">
            <w:pPr>
              <w:snapToGrid w:val="0"/>
              <w:spacing w:before="70" w:after="70" w:line="240" w:lineRule="auto"/>
              <w:ind w:firstLine="0"/>
              <w:jc w:val="center"/>
              <w:rPr>
                <w:sz w:val="21"/>
              </w:rPr>
            </w:pPr>
            <w:r>
              <w:rPr>
                <w:sz w:val="21"/>
                <w:szCs w:val="21"/>
              </w:rPr>
              <w:t>见证意见</w:t>
            </w:r>
          </w:p>
        </w:tc>
      </w:tr>
    </w:tbl>
    <w:p w14:paraId="713CD4F3">
      <w:pPr>
        <w:spacing w:line="240" w:lineRule="auto"/>
      </w:pPr>
    </w:p>
    <w:p w14:paraId="45C26710">
      <w:pPr>
        <w:pStyle w:val="6"/>
      </w:pPr>
      <w:r>
        <w:t>2.2.10.8 现场应用验证（4.6）</w:t>
      </w:r>
    </w:p>
    <w:tbl>
      <w:tblPr>
        <w:tblStyle w:val="32"/>
        <w:tblW w:w="91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2771"/>
        <w:gridCol w:w="2856"/>
        <w:gridCol w:w="1176"/>
        <w:gridCol w:w="1596"/>
      </w:tblGrid>
      <w:tr w14:paraId="46747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4DF8A328">
            <w:pPr>
              <w:snapToGrid w:val="0"/>
              <w:spacing w:before="70" w:after="70" w:line="240" w:lineRule="auto"/>
              <w:ind w:firstLine="0"/>
              <w:jc w:val="center"/>
              <w:rPr>
                <w:b/>
                <w:sz w:val="21"/>
              </w:rPr>
            </w:pPr>
            <w:r>
              <w:rPr>
                <w:b/>
                <w:sz w:val="21"/>
                <w:szCs w:val="21"/>
              </w:rPr>
              <w:t>条款</w:t>
            </w:r>
          </w:p>
        </w:tc>
        <w:tc>
          <w:tcPr>
            <w:tcW w:w="2771" w:type="dxa"/>
            <w:shd w:val="clear" w:color="auto" w:fill="E7E6E6"/>
            <w:vAlign w:val="center"/>
          </w:tcPr>
          <w:p w14:paraId="56982745">
            <w:pPr>
              <w:snapToGrid w:val="0"/>
              <w:spacing w:before="70" w:after="70" w:line="240" w:lineRule="auto"/>
              <w:ind w:firstLine="0"/>
              <w:jc w:val="center"/>
              <w:rPr>
                <w:b/>
                <w:sz w:val="21"/>
              </w:rPr>
            </w:pPr>
            <w:r>
              <w:rPr>
                <w:b/>
                <w:sz w:val="21"/>
                <w:szCs w:val="21"/>
              </w:rPr>
              <w:t>采购要求</w:t>
            </w:r>
          </w:p>
        </w:tc>
        <w:tc>
          <w:tcPr>
            <w:tcW w:w="2856" w:type="dxa"/>
            <w:shd w:val="clear" w:color="auto" w:fill="E7E6E6"/>
            <w:vAlign w:val="center"/>
          </w:tcPr>
          <w:p w14:paraId="262777EE">
            <w:pPr>
              <w:snapToGrid w:val="0"/>
              <w:spacing w:before="70" w:after="70" w:line="240" w:lineRule="auto"/>
              <w:ind w:firstLine="0"/>
              <w:jc w:val="center"/>
              <w:rPr>
                <w:b/>
                <w:sz w:val="21"/>
              </w:rPr>
            </w:pPr>
            <w:r>
              <w:rPr>
                <w:b/>
                <w:sz w:val="21"/>
                <w:szCs w:val="21"/>
              </w:rPr>
              <w:t>我方做法</w:t>
            </w:r>
          </w:p>
        </w:tc>
        <w:tc>
          <w:tcPr>
            <w:tcW w:w="1176" w:type="dxa"/>
            <w:shd w:val="clear" w:color="auto" w:fill="E7E6E6"/>
            <w:vAlign w:val="center"/>
          </w:tcPr>
          <w:p w14:paraId="5330B496">
            <w:pPr>
              <w:snapToGrid w:val="0"/>
              <w:spacing w:before="70" w:after="70" w:line="240" w:lineRule="auto"/>
              <w:ind w:firstLine="0"/>
              <w:jc w:val="center"/>
              <w:rPr>
                <w:b/>
                <w:sz w:val="21"/>
              </w:rPr>
            </w:pPr>
            <w:r>
              <w:rPr>
                <w:b/>
                <w:sz w:val="21"/>
                <w:szCs w:val="21"/>
              </w:rPr>
              <w:t>验证</w:t>
            </w:r>
          </w:p>
        </w:tc>
        <w:tc>
          <w:tcPr>
            <w:tcW w:w="1596" w:type="dxa"/>
            <w:shd w:val="clear" w:color="auto" w:fill="E7E6E6"/>
            <w:vAlign w:val="center"/>
          </w:tcPr>
          <w:p w14:paraId="0E8CB124">
            <w:pPr>
              <w:snapToGrid w:val="0"/>
              <w:spacing w:before="70" w:after="70" w:line="240" w:lineRule="auto"/>
              <w:ind w:firstLine="0"/>
              <w:jc w:val="center"/>
              <w:rPr>
                <w:b/>
                <w:sz w:val="21"/>
              </w:rPr>
            </w:pPr>
            <w:r>
              <w:rPr>
                <w:b/>
                <w:sz w:val="21"/>
                <w:szCs w:val="21"/>
              </w:rPr>
              <w:t>交付</w:t>
            </w:r>
          </w:p>
        </w:tc>
      </w:tr>
      <w:tr w14:paraId="19FCA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6B531B">
            <w:pPr>
              <w:snapToGrid w:val="0"/>
              <w:spacing w:before="70" w:after="70" w:line="240" w:lineRule="auto"/>
              <w:ind w:firstLine="0"/>
              <w:jc w:val="center"/>
              <w:rPr>
                <w:sz w:val="21"/>
              </w:rPr>
            </w:pPr>
            <w:r>
              <w:rPr>
                <w:sz w:val="21"/>
                <w:szCs w:val="21"/>
              </w:rPr>
              <w:t>4.6.1</w:t>
            </w:r>
          </w:p>
        </w:tc>
        <w:tc>
          <w:tcPr>
            <w:tcW w:w="2771" w:type="dxa"/>
            <w:vAlign w:val="center"/>
          </w:tcPr>
          <w:p w14:paraId="3C6029CC">
            <w:pPr>
              <w:snapToGrid w:val="0"/>
              <w:spacing w:before="70" w:after="70" w:line="240" w:lineRule="auto"/>
              <w:ind w:firstLine="0"/>
              <w:jc w:val="left"/>
              <w:rPr>
                <w:sz w:val="21"/>
              </w:rPr>
            </w:pPr>
            <w:r>
              <w:rPr>
                <w:sz w:val="21"/>
                <w:szCs w:val="21"/>
              </w:rPr>
              <w:t>两期验证，结合岁修安排</w:t>
            </w:r>
          </w:p>
        </w:tc>
        <w:tc>
          <w:tcPr>
            <w:tcW w:w="2856" w:type="dxa"/>
            <w:vAlign w:val="center"/>
          </w:tcPr>
          <w:p w14:paraId="50303BAB">
            <w:pPr>
              <w:snapToGrid w:val="0"/>
              <w:spacing w:before="70" w:after="70" w:line="240" w:lineRule="auto"/>
              <w:ind w:firstLine="0"/>
              <w:jc w:val="left"/>
              <w:rPr>
                <w:sz w:val="21"/>
              </w:rPr>
            </w:pPr>
            <w:r>
              <w:rPr>
                <w:sz w:val="21"/>
                <w:szCs w:val="21"/>
              </w:rPr>
              <w:t>2027</w:t>
            </w:r>
            <w:r>
              <w:rPr>
                <w:rFonts w:hint="eastAsia"/>
                <w:sz w:val="21"/>
                <w:szCs w:val="21"/>
              </w:rPr>
              <w:t>-</w:t>
            </w:r>
            <w:r>
              <w:rPr>
                <w:sz w:val="21"/>
                <w:szCs w:val="21"/>
              </w:rPr>
              <w:t>2028、2028</w:t>
            </w:r>
            <w:r>
              <w:rPr>
                <w:rFonts w:hint="eastAsia"/>
                <w:sz w:val="21"/>
                <w:szCs w:val="21"/>
              </w:rPr>
              <w:t>-</w:t>
            </w:r>
            <w:r>
              <w:rPr>
                <w:sz w:val="21"/>
                <w:szCs w:val="21"/>
              </w:rPr>
              <w:t>2029 岁修期实施</w:t>
            </w:r>
          </w:p>
        </w:tc>
        <w:tc>
          <w:tcPr>
            <w:tcW w:w="1176" w:type="dxa"/>
            <w:vAlign w:val="center"/>
          </w:tcPr>
          <w:p w14:paraId="656DF0AD">
            <w:pPr>
              <w:snapToGrid w:val="0"/>
              <w:spacing w:before="70" w:after="70" w:line="240" w:lineRule="auto"/>
              <w:ind w:firstLine="0"/>
              <w:jc w:val="left"/>
              <w:rPr>
                <w:sz w:val="21"/>
              </w:rPr>
            </w:pPr>
            <w:r>
              <w:rPr>
                <w:sz w:val="21"/>
                <w:szCs w:val="21"/>
              </w:rPr>
              <w:t>进场记录</w:t>
            </w:r>
          </w:p>
        </w:tc>
        <w:tc>
          <w:tcPr>
            <w:tcW w:w="1596" w:type="dxa"/>
            <w:vAlign w:val="center"/>
          </w:tcPr>
          <w:p w14:paraId="45B709B8">
            <w:pPr>
              <w:snapToGrid w:val="0"/>
              <w:spacing w:before="70" w:after="70" w:line="240" w:lineRule="auto"/>
              <w:ind w:firstLine="0"/>
              <w:jc w:val="left"/>
              <w:rPr>
                <w:sz w:val="21"/>
              </w:rPr>
            </w:pPr>
            <w:r>
              <w:rPr>
                <w:sz w:val="21"/>
                <w:szCs w:val="21"/>
              </w:rPr>
              <w:t>验证报告</w:t>
            </w:r>
          </w:p>
        </w:tc>
      </w:tr>
      <w:tr w14:paraId="77E6B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DC93D4B">
            <w:pPr>
              <w:snapToGrid w:val="0"/>
              <w:spacing w:before="70" w:after="70" w:line="240" w:lineRule="auto"/>
              <w:ind w:firstLine="0"/>
              <w:jc w:val="center"/>
              <w:rPr>
                <w:sz w:val="21"/>
              </w:rPr>
            </w:pPr>
            <w:r>
              <w:rPr>
                <w:sz w:val="21"/>
                <w:szCs w:val="21"/>
              </w:rPr>
              <w:t>4.6.2</w:t>
            </w:r>
          </w:p>
        </w:tc>
        <w:tc>
          <w:tcPr>
            <w:tcW w:w="2771" w:type="dxa"/>
            <w:vAlign w:val="center"/>
          </w:tcPr>
          <w:p w14:paraId="7C412089">
            <w:pPr>
              <w:snapToGrid w:val="0"/>
              <w:spacing w:before="70" w:after="70" w:line="240" w:lineRule="auto"/>
              <w:ind w:firstLine="0"/>
              <w:jc w:val="left"/>
              <w:rPr>
                <w:sz w:val="21"/>
              </w:rPr>
            </w:pPr>
            <w:r>
              <w:rPr>
                <w:sz w:val="21"/>
                <w:szCs w:val="21"/>
              </w:rPr>
              <w:t>三场景各≥1 孔，平坡≤2 站</w:t>
            </w:r>
          </w:p>
        </w:tc>
        <w:tc>
          <w:tcPr>
            <w:tcW w:w="2856" w:type="dxa"/>
            <w:vAlign w:val="center"/>
          </w:tcPr>
          <w:p w14:paraId="698A341C">
            <w:pPr>
              <w:snapToGrid w:val="0"/>
              <w:spacing w:before="70" w:after="70" w:line="240" w:lineRule="auto"/>
              <w:ind w:firstLine="0"/>
              <w:jc w:val="left"/>
              <w:rPr>
                <w:sz w:val="21"/>
              </w:rPr>
            </w:pPr>
            <w:r>
              <w:rPr>
                <w:sz w:val="21"/>
                <w:szCs w:val="21"/>
              </w:rPr>
              <w:t>按场景配置测站，现场记录测站数</w:t>
            </w:r>
          </w:p>
        </w:tc>
        <w:tc>
          <w:tcPr>
            <w:tcW w:w="1176" w:type="dxa"/>
            <w:vAlign w:val="center"/>
          </w:tcPr>
          <w:p w14:paraId="75FDF840">
            <w:pPr>
              <w:snapToGrid w:val="0"/>
              <w:spacing w:before="70" w:after="70" w:line="240" w:lineRule="auto"/>
              <w:ind w:firstLine="0"/>
              <w:jc w:val="left"/>
              <w:rPr>
                <w:sz w:val="21"/>
              </w:rPr>
            </w:pPr>
            <w:r>
              <w:rPr>
                <w:sz w:val="21"/>
                <w:szCs w:val="21"/>
              </w:rPr>
              <w:t>测站记录</w:t>
            </w:r>
          </w:p>
        </w:tc>
        <w:tc>
          <w:tcPr>
            <w:tcW w:w="1596" w:type="dxa"/>
            <w:vAlign w:val="center"/>
          </w:tcPr>
          <w:p w14:paraId="2B29A68A">
            <w:pPr>
              <w:snapToGrid w:val="0"/>
              <w:spacing w:before="70" w:after="70" w:line="240" w:lineRule="auto"/>
              <w:ind w:firstLine="0"/>
              <w:jc w:val="left"/>
              <w:rPr>
                <w:sz w:val="21"/>
              </w:rPr>
            </w:pPr>
            <w:r>
              <w:rPr>
                <w:sz w:val="21"/>
                <w:szCs w:val="21"/>
              </w:rPr>
              <w:t>测站布置图</w:t>
            </w:r>
          </w:p>
        </w:tc>
      </w:tr>
      <w:tr w14:paraId="3878A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E8B9F6">
            <w:pPr>
              <w:snapToGrid w:val="0"/>
              <w:spacing w:before="70" w:after="70" w:line="240" w:lineRule="auto"/>
              <w:ind w:firstLine="0"/>
              <w:jc w:val="center"/>
              <w:rPr>
                <w:sz w:val="21"/>
              </w:rPr>
            </w:pPr>
            <w:r>
              <w:rPr>
                <w:sz w:val="21"/>
                <w:szCs w:val="21"/>
              </w:rPr>
              <w:t>4.6.3</w:t>
            </w:r>
          </w:p>
        </w:tc>
        <w:tc>
          <w:tcPr>
            <w:tcW w:w="2771" w:type="dxa"/>
            <w:vAlign w:val="center"/>
          </w:tcPr>
          <w:p w14:paraId="433300E3">
            <w:pPr>
              <w:snapToGrid w:val="0"/>
              <w:spacing w:before="70" w:after="70" w:line="240" w:lineRule="auto"/>
              <w:ind w:firstLine="0"/>
              <w:jc w:val="left"/>
              <w:rPr>
                <w:sz w:val="21"/>
              </w:rPr>
            </w:pPr>
            <w:r>
              <w:rPr>
                <w:sz w:val="21"/>
                <w:szCs w:val="21"/>
              </w:rPr>
              <w:t>材料设备运输、组装、调试自理</w:t>
            </w:r>
          </w:p>
        </w:tc>
        <w:tc>
          <w:tcPr>
            <w:tcW w:w="2856" w:type="dxa"/>
            <w:vAlign w:val="center"/>
          </w:tcPr>
          <w:p w14:paraId="16B5DB3C">
            <w:pPr>
              <w:snapToGrid w:val="0"/>
              <w:spacing w:before="70" w:after="70" w:line="240" w:lineRule="auto"/>
              <w:ind w:firstLine="0"/>
              <w:jc w:val="left"/>
              <w:rPr>
                <w:sz w:val="21"/>
              </w:rPr>
            </w:pPr>
            <w:r>
              <w:rPr>
                <w:sz w:val="21"/>
                <w:szCs w:val="21"/>
              </w:rPr>
              <w:t>自备工程车、航空箱、工具</w:t>
            </w:r>
          </w:p>
        </w:tc>
        <w:tc>
          <w:tcPr>
            <w:tcW w:w="1176" w:type="dxa"/>
            <w:vAlign w:val="center"/>
          </w:tcPr>
          <w:p w14:paraId="59A84D4F">
            <w:pPr>
              <w:snapToGrid w:val="0"/>
              <w:spacing w:before="70" w:after="70" w:line="240" w:lineRule="auto"/>
              <w:ind w:firstLine="0"/>
              <w:jc w:val="left"/>
              <w:rPr>
                <w:sz w:val="21"/>
              </w:rPr>
            </w:pPr>
            <w:r>
              <w:rPr>
                <w:sz w:val="21"/>
                <w:szCs w:val="21"/>
              </w:rPr>
              <w:t>现场检查</w:t>
            </w:r>
          </w:p>
        </w:tc>
        <w:tc>
          <w:tcPr>
            <w:tcW w:w="1596" w:type="dxa"/>
            <w:vAlign w:val="center"/>
          </w:tcPr>
          <w:p w14:paraId="28AAB89A">
            <w:pPr>
              <w:snapToGrid w:val="0"/>
              <w:spacing w:before="70" w:after="70" w:line="240" w:lineRule="auto"/>
              <w:ind w:firstLine="0"/>
              <w:jc w:val="left"/>
              <w:rPr>
                <w:sz w:val="21"/>
              </w:rPr>
            </w:pPr>
            <w:r>
              <w:rPr>
                <w:sz w:val="21"/>
                <w:szCs w:val="21"/>
              </w:rPr>
              <w:t>作业记录</w:t>
            </w:r>
          </w:p>
        </w:tc>
      </w:tr>
      <w:tr w14:paraId="28907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3DB041">
            <w:pPr>
              <w:snapToGrid w:val="0"/>
              <w:spacing w:before="70" w:after="70" w:line="240" w:lineRule="auto"/>
              <w:ind w:firstLine="0"/>
              <w:jc w:val="center"/>
              <w:rPr>
                <w:sz w:val="21"/>
              </w:rPr>
            </w:pPr>
            <w:r>
              <w:rPr>
                <w:sz w:val="21"/>
                <w:szCs w:val="21"/>
              </w:rPr>
              <w:t>4.6.4</w:t>
            </w:r>
          </w:p>
        </w:tc>
        <w:tc>
          <w:tcPr>
            <w:tcW w:w="2771" w:type="dxa"/>
            <w:vAlign w:val="center"/>
          </w:tcPr>
          <w:p w14:paraId="419F540D">
            <w:pPr>
              <w:snapToGrid w:val="0"/>
              <w:spacing w:before="70" w:after="70" w:line="240" w:lineRule="auto"/>
              <w:ind w:firstLine="0"/>
              <w:jc w:val="left"/>
              <w:rPr>
                <w:sz w:val="21"/>
              </w:rPr>
            </w:pPr>
            <w:r>
              <w:rPr>
                <w:sz w:val="21"/>
                <w:szCs w:val="21"/>
              </w:rPr>
              <w:t>安全方案、开工资料、出厂调试见证</w:t>
            </w:r>
          </w:p>
        </w:tc>
        <w:tc>
          <w:tcPr>
            <w:tcW w:w="2856" w:type="dxa"/>
            <w:vAlign w:val="center"/>
          </w:tcPr>
          <w:p w14:paraId="18685788">
            <w:pPr>
              <w:snapToGrid w:val="0"/>
              <w:spacing w:before="70" w:after="70" w:line="240" w:lineRule="auto"/>
              <w:ind w:firstLine="0"/>
              <w:jc w:val="left"/>
              <w:rPr>
                <w:sz w:val="21"/>
              </w:rPr>
            </w:pPr>
            <w:r>
              <w:rPr>
                <w:sz w:val="21"/>
                <w:szCs w:val="21"/>
              </w:rPr>
              <w:t>进场前报审，出厂前申请见证</w:t>
            </w:r>
          </w:p>
        </w:tc>
        <w:tc>
          <w:tcPr>
            <w:tcW w:w="1176" w:type="dxa"/>
            <w:vAlign w:val="center"/>
          </w:tcPr>
          <w:p w14:paraId="75F2C9F4">
            <w:pPr>
              <w:snapToGrid w:val="0"/>
              <w:spacing w:before="70" w:after="70" w:line="240" w:lineRule="auto"/>
              <w:ind w:firstLine="0"/>
              <w:jc w:val="left"/>
              <w:rPr>
                <w:sz w:val="21"/>
              </w:rPr>
            </w:pPr>
            <w:r>
              <w:rPr>
                <w:sz w:val="21"/>
                <w:szCs w:val="21"/>
              </w:rPr>
              <w:t>审批与见证记录</w:t>
            </w:r>
          </w:p>
        </w:tc>
        <w:tc>
          <w:tcPr>
            <w:tcW w:w="1596" w:type="dxa"/>
            <w:vAlign w:val="center"/>
          </w:tcPr>
          <w:p w14:paraId="7E3A95C4">
            <w:pPr>
              <w:snapToGrid w:val="0"/>
              <w:spacing w:before="70" w:after="70" w:line="240" w:lineRule="auto"/>
              <w:ind w:firstLine="0"/>
              <w:jc w:val="left"/>
              <w:rPr>
                <w:sz w:val="21"/>
              </w:rPr>
            </w:pPr>
            <w:r>
              <w:rPr>
                <w:sz w:val="21"/>
                <w:szCs w:val="21"/>
              </w:rPr>
              <w:t>方案、见证单</w:t>
            </w:r>
          </w:p>
        </w:tc>
      </w:tr>
      <w:tr w14:paraId="407C3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85C0165">
            <w:pPr>
              <w:snapToGrid w:val="0"/>
              <w:spacing w:before="70" w:after="70" w:line="240" w:lineRule="auto"/>
              <w:ind w:firstLine="0"/>
              <w:jc w:val="center"/>
              <w:rPr>
                <w:sz w:val="21"/>
              </w:rPr>
            </w:pPr>
            <w:r>
              <w:rPr>
                <w:sz w:val="21"/>
                <w:szCs w:val="21"/>
              </w:rPr>
              <w:t>4.6.5</w:t>
            </w:r>
          </w:p>
        </w:tc>
        <w:tc>
          <w:tcPr>
            <w:tcW w:w="2771" w:type="dxa"/>
            <w:vAlign w:val="center"/>
          </w:tcPr>
          <w:p w14:paraId="0CAE4C46">
            <w:pPr>
              <w:snapToGrid w:val="0"/>
              <w:spacing w:before="70" w:after="70" w:line="240" w:lineRule="auto"/>
              <w:ind w:firstLine="0"/>
              <w:jc w:val="left"/>
              <w:rPr>
                <w:sz w:val="21"/>
              </w:rPr>
            </w:pPr>
            <w:r>
              <w:rPr>
                <w:sz w:val="21"/>
                <w:szCs w:val="21"/>
              </w:rPr>
              <w:t>两期总结报告、用户手册</w:t>
            </w:r>
          </w:p>
        </w:tc>
        <w:tc>
          <w:tcPr>
            <w:tcW w:w="2856" w:type="dxa"/>
            <w:vAlign w:val="center"/>
          </w:tcPr>
          <w:p w14:paraId="15B0BEF9">
            <w:pPr>
              <w:snapToGrid w:val="0"/>
              <w:spacing w:before="70" w:after="70" w:line="240" w:lineRule="auto"/>
              <w:ind w:firstLine="0"/>
              <w:jc w:val="left"/>
              <w:rPr>
                <w:sz w:val="21"/>
              </w:rPr>
            </w:pPr>
            <w:r>
              <w:rPr>
                <w:sz w:val="21"/>
                <w:szCs w:val="21"/>
              </w:rPr>
              <w:t>每期结束 30 日内提交</w:t>
            </w:r>
          </w:p>
        </w:tc>
        <w:tc>
          <w:tcPr>
            <w:tcW w:w="1176" w:type="dxa"/>
            <w:vAlign w:val="center"/>
          </w:tcPr>
          <w:p w14:paraId="389B0A02">
            <w:pPr>
              <w:snapToGrid w:val="0"/>
              <w:spacing w:before="70" w:after="70" w:line="240" w:lineRule="auto"/>
              <w:ind w:firstLine="0"/>
              <w:jc w:val="left"/>
              <w:rPr>
                <w:sz w:val="21"/>
              </w:rPr>
            </w:pPr>
            <w:r>
              <w:rPr>
                <w:sz w:val="21"/>
                <w:szCs w:val="21"/>
              </w:rPr>
              <w:t>甲方审核</w:t>
            </w:r>
          </w:p>
        </w:tc>
        <w:tc>
          <w:tcPr>
            <w:tcW w:w="1596" w:type="dxa"/>
            <w:vAlign w:val="center"/>
          </w:tcPr>
          <w:p w14:paraId="2EDBC75E">
            <w:pPr>
              <w:snapToGrid w:val="0"/>
              <w:spacing w:before="70" w:after="70" w:line="240" w:lineRule="auto"/>
              <w:ind w:firstLine="0"/>
              <w:jc w:val="left"/>
              <w:rPr>
                <w:sz w:val="21"/>
              </w:rPr>
            </w:pPr>
            <w:r>
              <w:rPr>
                <w:sz w:val="21"/>
                <w:szCs w:val="21"/>
              </w:rPr>
              <w:t>报告、手册</w:t>
            </w:r>
          </w:p>
        </w:tc>
      </w:tr>
    </w:tbl>
    <w:p w14:paraId="78407578">
      <w:pPr>
        <w:spacing w:line="240" w:lineRule="auto"/>
      </w:pPr>
    </w:p>
    <w:p w14:paraId="5BE76B30">
      <w:pPr>
        <w:pStyle w:val="6"/>
      </w:pPr>
      <w:r>
        <w:t>2.2.10.9 评审、评价与创新成果（4.7</w:t>
      </w:r>
      <w:r>
        <w:rPr>
          <w:rFonts w:hint="eastAsia"/>
        </w:rPr>
        <w:t>-</w:t>
      </w:r>
      <w:r>
        <w:t>4.9）</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0"/>
        <w:gridCol w:w="2122"/>
        <w:gridCol w:w="2092"/>
        <w:gridCol w:w="1765"/>
        <w:gridCol w:w="1881"/>
      </w:tblGrid>
      <w:tr w14:paraId="24C39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40" w:type="dxa"/>
            <w:shd w:val="clear" w:color="auto" w:fill="E7E6E6"/>
            <w:vAlign w:val="center"/>
          </w:tcPr>
          <w:p w14:paraId="5807EE2C">
            <w:pPr>
              <w:snapToGrid w:val="0"/>
              <w:spacing w:before="70" w:after="70" w:line="240" w:lineRule="auto"/>
              <w:ind w:firstLine="0"/>
              <w:jc w:val="center"/>
              <w:rPr>
                <w:b/>
                <w:sz w:val="21"/>
              </w:rPr>
            </w:pPr>
            <w:r>
              <w:rPr>
                <w:b/>
                <w:sz w:val="21"/>
                <w:szCs w:val="21"/>
              </w:rPr>
              <w:t>条款</w:t>
            </w:r>
          </w:p>
        </w:tc>
        <w:tc>
          <w:tcPr>
            <w:tcW w:w="2122" w:type="dxa"/>
            <w:shd w:val="clear" w:color="auto" w:fill="E7E6E6"/>
            <w:vAlign w:val="center"/>
          </w:tcPr>
          <w:p w14:paraId="4348F0BD">
            <w:pPr>
              <w:snapToGrid w:val="0"/>
              <w:spacing w:before="70" w:after="70" w:line="240" w:lineRule="auto"/>
              <w:ind w:firstLine="0"/>
              <w:jc w:val="center"/>
              <w:rPr>
                <w:b/>
                <w:sz w:val="21"/>
              </w:rPr>
            </w:pPr>
            <w:r>
              <w:rPr>
                <w:b/>
                <w:sz w:val="21"/>
                <w:szCs w:val="21"/>
              </w:rPr>
              <w:t>采购要求</w:t>
            </w:r>
          </w:p>
        </w:tc>
        <w:tc>
          <w:tcPr>
            <w:tcW w:w="2092" w:type="dxa"/>
            <w:shd w:val="clear" w:color="auto" w:fill="E7E6E6"/>
            <w:vAlign w:val="center"/>
          </w:tcPr>
          <w:p w14:paraId="60486BEF">
            <w:pPr>
              <w:snapToGrid w:val="0"/>
              <w:spacing w:before="70" w:after="70" w:line="240" w:lineRule="auto"/>
              <w:ind w:firstLine="0"/>
              <w:jc w:val="center"/>
              <w:rPr>
                <w:b/>
                <w:sz w:val="21"/>
              </w:rPr>
            </w:pPr>
            <w:r>
              <w:rPr>
                <w:b/>
                <w:sz w:val="21"/>
                <w:szCs w:val="21"/>
              </w:rPr>
              <w:t>我方做法</w:t>
            </w:r>
          </w:p>
        </w:tc>
        <w:tc>
          <w:tcPr>
            <w:tcW w:w="1765" w:type="dxa"/>
            <w:shd w:val="clear" w:color="auto" w:fill="E7E6E6"/>
            <w:vAlign w:val="center"/>
          </w:tcPr>
          <w:p w14:paraId="55619188">
            <w:pPr>
              <w:snapToGrid w:val="0"/>
              <w:spacing w:before="70" w:after="70" w:line="240" w:lineRule="auto"/>
              <w:ind w:firstLine="0"/>
              <w:jc w:val="center"/>
              <w:rPr>
                <w:b/>
                <w:sz w:val="21"/>
              </w:rPr>
            </w:pPr>
            <w:r>
              <w:rPr>
                <w:b/>
                <w:sz w:val="21"/>
                <w:szCs w:val="21"/>
              </w:rPr>
              <w:t>验证</w:t>
            </w:r>
          </w:p>
        </w:tc>
        <w:tc>
          <w:tcPr>
            <w:tcW w:w="1881" w:type="dxa"/>
            <w:shd w:val="clear" w:color="auto" w:fill="E7E6E6"/>
            <w:vAlign w:val="center"/>
          </w:tcPr>
          <w:p w14:paraId="1B18E2DA">
            <w:pPr>
              <w:snapToGrid w:val="0"/>
              <w:spacing w:before="70" w:after="70" w:line="240" w:lineRule="auto"/>
              <w:ind w:firstLine="0"/>
              <w:jc w:val="center"/>
              <w:rPr>
                <w:b/>
                <w:sz w:val="21"/>
              </w:rPr>
            </w:pPr>
            <w:r>
              <w:rPr>
                <w:b/>
                <w:sz w:val="21"/>
                <w:szCs w:val="21"/>
              </w:rPr>
              <w:t>交付</w:t>
            </w:r>
          </w:p>
        </w:tc>
      </w:tr>
      <w:tr w14:paraId="5CC3C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vAlign w:val="center"/>
          </w:tcPr>
          <w:p w14:paraId="7E0CA135">
            <w:pPr>
              <w:snapToGrid w:val="0"/>
              <w:spacing w:before="70" w:after="70" w:line="240" w:lineRule="auto"/>
              <w:ind w:firstLine="0"/>
              <w:jc w:val="center"/>
              <w:rPr>
                <w:sz w:val="21"/>
              </w:rPr>
            </w:pPr>
            <w:r>
              <w:rPr>
                <w:sz w:val="21"/>
                <w:szCs w:val="21"/>
              </w:rPr>
              <w:t>4.7.1</w:t>
            </w:r>
            <w:r>
              <w:rPr>
                <w:rFonts w:hint="eastAsia"/>
                <w:sz w:val="21"/>
                <w:szCs w:val="21"/>
              </w:rPr>
              <w:t>-</w:t>
            </w:r>
            <w:r>
              <w:rPr>
                <w:sz w:val="21"/>
                <w:szCs w:val="21"/>
              </w:rPr>
              <w:t>4.7.2</w:t>
            </w:r>
          </w:p>
        </w:tc>
        <w:tc>
          <w:tcPr>
            <w:tcW w:w="2122" w:type="dxa"/>
            <w:vAlign w:val="center"/>
          </w:tcPr>
          <w:p w14:paraId="45916E3B">
            <w:pPr>
              <w:snapToGrid w:val="0"/>
              <w:spacing w:before="70" w:after="70" w:line="240" w:lineRule="auto"/>
              <w:ind w:firstLine="0"/>
              <w:jc w:val="left"/>
              <w:rPr>
                <w:sz w:val="21"/>
              </w:rPr>
            </w:pPr>
            <w:r>
              <w:rPr>
                <w:sz w:val="21"/>
                <w:szCs w:val="21"/>
              </w:rPr>
              <w:t>专家评审≥5 人、≥4 正高</w:t>
            </w:r>
          </w:p>
        </w:tc>
        <w:tc>
          <w:tcPr>
            <w:tcW w:w="2092" w:type="dxa"/>
            <w:vAlign w:val="center"/>
          </w:tcPr>
          <w:p w14:paraId="773EB090">
            <w:pPr>
              <w:snapToGrid w:val="0"/>
              <w:spacing w:before="70" w:after="70" w:line="240" w:lineRule="auto"/>
              <w:ind w:firstLine="0"/>
              <w:jc w:val="left"/>
              <w:rPr>
                <w:sz w:val="21"/>
              </w:rPr>
            </w:pPr>
            <w:r>
              <w:rPr>
                <w:sz w:val="21"/>
                <w:szCs w:val="21"/>
              </w:rPr>
              <w:t>提前 15 日提交名单报审</w:t>
            </w:r>
          </w:p>
        </w:tc>
        <w:tc>
          <w:tcPr>
            <w:tcW w:w="1765" w:type="dxa"/>
            <w:vAlign w:val="center"/>
          </w:tcPr>
          <w:p w14:paraId="3B086A11">
            <w:pPr>
              <w:snapToGrid w:val="0"/>
              <w:spacing w:before="70" w:after="70" w:line="240" w:lineRule="auto"/>
              <w:ind w:firstLine="0"/>
              <w:jc w:val="left"/>
              <w:rPr>
                <w:sz w:val="21"/>
              </w:rPr>
            </w:pPr>
            <w:r>
              <w:rPr>
                <w:sz w:val="21"/>
                <w:szCs w:val="21"/>
              </w:rPr>
              <w:t>名单批复</w:t>
            </w:r>
          </w:p>
        </w:tc>
        <w:tc>
          <w:tcPr>
            <w:tcW w:w="1881" w:type="dxa"/>
            <w:vAlign w:val="center"/>
          </w:tcPr>
          <w:p w14:paraId="4CD9DB6D">
            <w:pPr>
              <w:snapToGrid w:val="0"/>
              <w:spacing w:before="70" w:after="70" w:line="240" w:lineRule="auto"/>
              <w:ind w:firstLine="0"/>
              <w:jc w:val="left"/>
              <w:rPr>
                <w:sz w:val="21"/>
              </w:rPr>
            </w:pPr>
            <w:r>
              <w:rPr>
                <w:sz w:val="21"/>
                <w:szCs w:val="21"/>
              </w:rPr>
              <w:t>议程、PPT、纪要</w:t>
            </w:r>
          </w:p>
        </w:tc>
      </w:tr>
      <w:tr w14:paraId="4A1FF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vAlign w:val="center"/>
          </w:tcPr>
          <w:p w14:paraId="5DFD2E62">
            <w:pPr>
              <w:snapToGrid w:val="0"/>
              <w:spacing w:before="70" w:after="70" w:line="240" w:lineRule="auto"/>
              <w:ind w:firstLine="0"/>
              <w:jc w:val="center"/>
              <w:rPr>
                <w:sz w:val="21"/>
              </w:rPr>
            </w:pPr>
            <w:r>
              <w:rPr>
                <w:sz w:val="21"/>
                <w:szCs w:val="21"/>
              </w:rPr>
              <w:t>4.8.1</w:t>
            </w:r>
            <w:r>
              <w:rPr>
                <w:rFonts w:hint="eastAsia"/>
                <w:sz w:val="21"/>
                <w:szCs w:val="21"/>
              </w:rPr>
              <w:t>-</w:t>
            </w:r>
            <w:r>
              <w:rPr>
                <w:sz w:val="21"/>
                <w:szCs w:val="21"/>
              </w:rPr>
              <w:t>4.8.5</w:t>
            </w:r>
          </w:p>
        </w:tc>
        <w:tc>
          <w:tcPr>
            <w:tcW w:w="2122" w:type="dxa"/>
            <w:vAlign w:val="center"/>
          </w:tcPr>
          <w:p w14:paraId="54E9419D">
            <w:pPr>
              <w:snapToGrid w:val="0"/>
              <w:spacing w:before="70" w:after="70" w:line="240" w:lineRule="auto"/>
              <w:ind w:firstLine="0"/>
              <w:jc w:val="left"/>
              <w:rPr>
                <w:sz w:val="21"/>
              </w:rPr>
            </w:pPr>
            <w:r>
              <w:rPr>
                <w:sz w:val="21"/>
                <w:szCs w:val="21"/>
              </w:rPr>
              <w:t>查新、研究报告、成果评价、视频</w:t>
            </w:r>
          </w:p>
        </w:tc>
        <w:tc>
          <w:tcPr>
            <w:tcW w:w="2092" w:type="dxa"/>
            <w:vAlign w:val="center"/>
          </w:tcPr>
          <w:p w14:paraId="1386FFFA">
            <w:pPr>
              <w:snapToGrid w:val="0"/>
              <w:spacing w:before="70" w:after="70" w:line="240" w:lineRule="auto"/>
              <w:ind w:firstLine="0"/>
              <w:jc w:val="left"/>
              <w:rPr>
                <w:sz w:val="21"/>
              </w:rPr>
            </w:pPr>
            <w:r>
              <w:rPr>
                <w:sz w:val="21"/>
                <w:szCs w:val="21"/>
              </w:rPr>
              <w:t>国家一级查新机构；学会/协会评价</w:t>
            </w:r>
          </w:p>
        </w:tc>
        <w:tc>
          <w:tcPr>
            <w:tcW w:w="1765" w:type="dxa"/>
            <w:vAlign w:val="center"/>
          </w:tcPr>
          <w:p w14:paraId="3D16C86D">
            <w:pPr>
              <w:snapToGrid w:val="0"/>
              <w:spacing w:before="70" w:after="70" w:line="240" w:lineRule="auto"/>
              <w:ind w:firstLine="0"/>
              <w:jc w:val="left"/>
              <w:rPr>
                <w:sz w:val="21"/>
              </w:rPr>
            </w:pPr>
            <w:r>
              <w:rPr>
                <w:sz w:val="21"/>
                <w:szCs w:val="21"/>
              </w:rPr>
              <w:t>报告公章、专家签字</w:t>
            </w:r>
          </w:p>
        </w:tc>
        <w:tc>
          <w:tcPr>
            <w:tcW w:w="1881" w:type="dxa"/>
            <w:vAlign w:val="center"/>
          </w:tcPr>
          <w:p w14:paraId="2E13D6B0">
            <w:pPr>
              <w:snapToGrid w:val="0"/>
              <w:spacing w:before="70" w:after="70" w:line="240" w:lineRule="auto"/>
              <w:ind w:firstLine="0"/>
              <w:jc w:val="left"/>
              <w:rPr>
                <w:sz w:val="21"/>
              </w:rPr>
            </w:pPr>
            <w:r>
              <w:rPr>
                <w:sz w:val="21"/>
                <w:szCs w:val="21"/>
              </w:rPr>
              <w:t>查新报告、评价报告、视频</w:t>
            </w:r>
          </w:p>
        </w:tc>
      </w:tr>
      <w:tr w14:paraId="68B61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vAlign w:val="center"/>
          </w:tcPr>
          <w:p w14:paraId="474640E8">
            <w:pPr>
              <w:snapToGrid w:val="0"/>
              <w:spacing w:before="70" w:after="70" w:line="240" w:lineRule="auto"/>
              <w:ind w:firstLine="0"/>
              <w:jc w:val="center"/>
              <w:rPr>
                <w:sz w:val="21"/>
              </w:rPr>
            </w:pPr>
            <w:r>
              <w:rPr>
                <w:sz w:val="21"/>
                <w:szCs w:val="21"/>
              </w:rPr>
              <w:t>4.9.1</w:t>
            </w:r>
            <w:r>
              <w:rPr>
                <w:rFonts w:hint="eastAsia"/>
                <w:sz w:val="21"/>
                <w:szCs w:val="21"/>
              </w:rPr>
              <w:t>-</w:t>
            </w:r>
            <w:r>
              <w:rPr>
                <w:sz w:val="21"/>
                <w:szCs w:val="21"/>
              </w:rPr>
              <w:t>4.9.3</w:t>
            </w:r>
          </w:p>
        </w:tc>
        <w:tc>
          <w:tcPr>
            <w:tcW w:w="2122" w:type="dxa"/>
            <w:vAlign w:val="center"/>
          </w:tcPr>
          <w:p w14:paraId="6D34CEC2">
            <w:pPr>
              <w:snapToGrid w:val="0"/>
              <w:spacing w:before="70" w:after="70" w:line="240" w:lineRule="auto"/>
              <w:ind w:firstLine="0"/>
              <w:jc w:val="left"/>
              <w:rPr>
                <w:sz w:val="21"/>
              </w:rPr>
            </w:pPr>
            <w:r>
              <w:rPr>
                <w:sz w:val="21"/>
                <w:szCs w:val="21"/>
              </w:rPr>
              <w:t>专利≥4（发明≥1）、论文≥1、软著≥1</w:t>
            </w:r>
          </w:p>
        </w:tc>
        <w:tc>
          <w:tcPr>
            <w:tcW w:w="2092" w:type="dxa"/>
            <w:vAlign w:val="center"/>
          </w:tcPr>
          <w:p w14:paraId="1DECD773">
            <w:pPr>
              <w:snapToGrid w:val="0"/>
              <w:spacing w:before="70" w:after="70" w:line="240" w:lineRule="auto"/>
              <w:ind w:firstLine="0"/>
              <w:jc w:val="left"/>
              <w:rPr>
                <w:sz w:val="21"/>
              </w:rPr>
            </w:pPr>
            <w:r>
              <w:rPr>
                <w:sz w:val="21"/>
                <w:szCs w:val="21"/>
              </w:rPr>
              <w:t>专利布局 5 方向，论文提前选题</w:t>
            </w:r>
          </w:p>
        </w:tc>
        <w:tc>
          <w:tcPr>
            <w:tcW w:w="1765" w:type="dxa"/>
            <w:vAlign w:val="center"/>
          </w:tcPr>
          <w:p w14:paraId="22120AB4">
            <w:pPr>
              <w:snapToGrid w:val="0"/>
              <w:spacing w:before="70" w:after="70" w:line="240" w:lineRule="auto"/>
              <w:ind w:firstLine="0"/>
              <w:jc w:val="left"/>
              <w:rPr>
                <w:sz w:val="21"/>
              </w:rPr>
            </w:pPr>
            <w:r>
              <w:rPr>
                <w:sz w:val="21"/>
                <w:szCs w:val="21"/>
              </w:rPr>
              <w:t>受理通知、录用通知、证书</w:t>
            </w:r>
          </w:p>
        </w:tc>
        <w:tc>
          <w:tcPr>
            <w:tcW w:w="1881" w:type="dxa"/>
            <w:vAlign w:val="center"/>
          </w:tcPr>
          <w:p w14:paraId="29317083">
            <w:pPr>
              <w:snapToGrid w:val="0"/>
              <w:spacing w:before="70" w:after="70" w:line="240" w:lineRule="auto"/>
              <w:ind w:firstLine="0"/>
              <w:jc w:val="left"/>
              <w:rPr>
                <w:sz w:val="21"/>
              </w:rPr>
            </w:pPr>
            <w:r>
              <w:rPr>
                <w:sz w:val="21"/>
                <w:szCs w:val="21"/>
              </w:rPr>
              <w:t>知识产权成果</w:t>
            </w:r>
          </w:p>
        </w:tc>
      </w:tr>
    </w:tbl>
    <w:p w14:paraId="2BE71816">
      <w:pPr>
        <w:spacing w:line="240" w:lineRule="auto"/>
      </w:pPr>
    </w:p>
    <w:p w14:paraId="5B93E0FA">
      <w:pPr>
        <w:pStyle w:val="5"/>
        <w:rPr>
          <w:szCs w:val="32"/>
        </w:rPr>
      </w:pPr>
      <w:bookmarkStart w:id="141" w:name="_Toc18805"/>
      <w:r>
        <w:rPr>
          <w:szCs w:val="32"/>
        </w:rPr>
        <w:t>2.2.11 研究试验计划</w:t>
      </w:r>
      <w:bookmarkEnd w:id="141"/>
    </w:p>
    <w:p w14:paraId="532AC09E">
      <w:pPr>
        <w:pStyle w:val="6"/>
      </w:pPr>
      <w:r>
        <w:t>2.2.11.1 试验总体安排</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9"/>
        <w:gridCol w:w="1819"/>
        <w:gridCol w:w="1260"/>
        <w:gridCol w:w="1218"/>
        <w:gridCol w:w="1550"/>
        <w:gridCol w:w="2153"/>
      </w:tblGrid>
      <w:tr w14:paraId="70F66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99" w:type="dxa"/>
            <w:shd w:val="clear" w:color="auto" w:fill="E7E6E6"/>
            <w:vAlign w:val="center"/>
          </w:tcPr>
          <w:p w14:paraId="2A2C5986">
            <w:pPr>
              <w:snapToGrid w:val="0"/>
              <w:spacing w:before="70" w:after="70" w:line="240" w:lineRule="auto"/>
              <w:ind w:firstLine="0"/>
              <w:jc w:val="center"/>
              <w:rPr>
                <w:b/>
                <w:sz w:val="21"/>
              </w:rPr>
            </w:pPr>
            <w:r>
              <w:rPr>
                <w:b/>
                <w:sz w:val="21"/>
                <w:szCs w:val="21"/>
              </w:rPr>
              <w:t>序号</w:t>
            </w:r>
          </w:p>
        </w:tc>
        <w:tc>
          <w:tcPr>
            <w:tcW w:w="1819" w:type="dxa"/>
            <w:shd w:val="clear" w:color="auto" w:fill="E7E6E6"/>
            <w:vAlign w:val="center"/>
          </w:tcPr>
          <w:p w14:paraId="02732148">
            <w:pPr>
              <w:snapToGrid w:val="0"/>
              <w:spacing w:before="70" w:after="70" w:line="240" w:lineRule="auto"/>
              <w:ind w:firstLine="0"/>
              <w:jc w:val="center"/>
              <w:rPr>
                <w:b/>
                <w:sz w:val="21"/>
              </w:rPr>
            </w:pPr>
            <w:r>
              <w:rPr>
                <w:b/>
                <w:sz w:val="21"/>
                <w:szCs w:val="21"/>
              </w:rPr>
              <w:t>试验名称</w:t>
            </w:r>
          </w:p>
        </w:tc>
        <w:tc>
          <w:tcPr>
            <w:tcW w:w="1260" w:type="dxa"/>
            <w:shd w:val="clear" w:color="auto" w:fill="E7E6E6"/>
            <w:vAlign w:val="center"/>
          </w:tcPr>
          <w:p w14:paraId="15D07218">
            <w:pPr>
              <w:snapToGrid w:val="0"/>
              <w:spacing w:before="70" w:after="70" w:line="240" w:lineRule="auto"/>
              <w:ind w:firstLine="0"/>
              <w:jc w:val="center"/>
              <w:rPr>
                <w:b/>
                <w:sz w:val="21"/>
              </w:rPr>
            </w:pPr>
            <w:r>
              <w:rPr>
                <w:b/>
                <w:sz w:val="21"/>
                <w:szCs w:val="21"/>
              </w:rPr>
              <w:t>时间</w:t>
            </w:r>
          </w:p>
        </w:tc>
        <w:tc>
          <w:tcPr>
            <w:tcW w:w="1218" w:type="dxa"/>
            <w:shd w:val="clear" w:color="auto" w:fill="E7E6E6"/>
            <w:vAlign w:val="center"/>
          </w:tcPr>
          <w:p w14:paraId="78B5B944">
            <w:pPr>
              <w:snapToGrid w:val="0"/>
              <w:spacing w:before="70" w:after="70" w:line="240" w:lineRule="auto"/>
              <w:ind w:firstLine="0"/>
              <w:jc w:val="center"/>
              <w:rPr>
                <w:b/>
                <w:sz w:val="21"/>
              </w:rPr>
            </w:pPr>
            <w:r>
              <w:rPr>
                <w:b/>
                <w:sz w:val="21"/>
                <w:szCs w:val="21"/>
              </w:rPr>
              <w:t>地点</w:t>
            </w:r>
          </w:p>
        </w:tc>
        <w:tc>
          <w:tcPr>
            <w:tcW w:w="1550" w:type="dxa"/>
            <w:shd w:val="clear" w:color="auto" w:fill="E7E6E6"/>
            <w:vAlign w:val="center"/>
          </w:tcPr>
          <w:p w14:paraId="6E915F89">
            <w:pPr>
              <w:snapToGrid w:val="0"/>
              <w:spacing w:before="70" w:after="70" w:line="240" w:lineRule="auto"/>
              <w:ind w:firstLine="0"/>
              <w:jc w:val="center"/>
              <w:rPr>
                <w:b/>
                <w:sz w:val="21"/>
              </w:rPr>
            </w:pPr>
            <w:r>
              <w:rPr>
                <w:b/>
                <w:sz w:val="21"/>
                <w:szCs w:val="21"/>
              </w:rPr>
              <w:t>目的</w:t>
            </w:r>
          </w:p>
        </w:tc>
        <w:tc>
          <w:tcPr>
            <w:tcW w:w="2153" w:type="dxa"/>
            <w:shd w:val="clear" w:color="auto" w:fill="E7E6E6"/>
            <w:vAlign w:val="center"/>
          </w:tcPr>
          <w:p w14:paraId="5A0AF218">
            <w:pPr>
              <w:snapToGrid w:val="0"/>
              <w:spacing w:before="70" w:after="70" w:line="240" w:lineRule="auto"/>
              <w:ind w:firstLine="0"/>
              <w:jc w:val="center"/>
              <w:rPr>
                <w:b/>
                <w:sz w:val="21"/>
              </w:rPr>
            </w:pPr>
            <w:r>
              <w:rPr>
                <w:b/>
                <w:sz w:val="21"/>
                <w:szCs w:val="21"/>
              </w:rPr>
              <w:t>主要指标</w:t>
            </w:r>
          </w:p>
        </w:tc>
      </w:tr>
      <w:tr w14:paraId="1B320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39128B8D">
            <w:pPr>
              <w:snapToGrid w:val="0"/>
              <w:spacing w:before="70" w:after="70" w:line="240" w:lineRule="auto"/>
              <w:ind w:firstLine="0"/>
              <w:jc w:val="left"/>
              <w:rPr>
                <w:sz w:val="21"/>
              </w:rPr>
            </w:pPr>
            <w:r>
              <w:rPr>
                <w:sz w:val="21"/>
                <w:szCs w:val="21"/>
              </w:rPr>
              <w:t>E1</w:t>
            </w:r>
          </w:p>
        </w:tc>
        <w:tc>
          <w:tcPr>
            <w:tcW w:w="1819" w:type="dxa"/>
            <w:vAlign w:val="center"/>
          </w:tcPr>
          <w:p w14:paraId="17806130">
            <w:pPr>
              <w:snapToGrid w:val="0"/>
              <w:spacing w:before="70" w:after="70" w:line="240" w:lineRule="auto"/>
              <w:ind w:firstLine="0"/>
              <w:jc w:val="center"/>
              <w:rPr>
                <w:sz w:val="21"/>
              </w:rPr>
            </w:pPr>
            <w:r>
              <w:rPr>
                <w:sz w:val="21"/>
                <w:szCs w:val="21"/>
              </w:rPr>
              <w:t>相机标定试验</w:t>
            </w:r>
          </w:p>
        </w:tc>
        <w:tc>
          <w:tcPr>
            <w:tcW w:w="1260" w:type="dxa"/>
            <w:vAlign w:val="center"/>
          </w:tcPr>
          <w:p w14:paraId="331D346C">
            <w:pPr>
              <w:snapToGrid w:val="0"/>
              <w:spacing w:before="70" w:after="70" w:line="240" w:lineRule="auto"/>
              <w:ind w:firstLine="0"/>
              <w:jc w:val="left"/>
              <w:rPr>
                <w:sz w:val="21"/>
              </w:rPr>
            </w:pPr>
            <w:r>
              <w:rPr>
                <w:sz w:val="21"/>
                <w:szCs w:val="21"/>
              </w:rPr>
              <w:t>第 3</w:t>
            </w:r>
            <w:r>
              <w:rPr>
                <w:rFonts w:hint="eastAsia"/>
                <w:sz w:val="21"/>
                <w:szCs w:val="21"/>
              </w:rPr>
              <w:t>-</w:t>
            </w:r>
            <w:r>
              <w:rPr>
                <w:sz w:val="21"/>
                <w:szCs w:val="21"/>
              </w:rPr>
              <w:t>4 月</w:t>
            </w:r>
          </w:p>
        </w:tc>
        <w:tc>
          <w:tcPr>
            <w:tcW w:w="1218" w:type="dxa"/>
            <w:vAlign w:val="center"/>
          </w:tcPr>
          <w:p w14:paraId="0270DFBE">
            <w:pPr>
              <w:snapToGrid w:val="0"/>
              <w:spacing w:before="70" w:after="70" w:line="240" w:lineRule="auto"/>
              <w:ind w:firstLine="0"/>
              <w:jc w:val="left"/>
              <w:rPr>
                <w:sz w:val="21"/>
              </w:rPr>
            </w:pPr>
            <w:r>
              <w:rPr>
                <w:sz w:val="21"/>
                <w:szCs w:val="21"/>
              </w:rPr>
              <w:t>实验室</w:t>
            </w:r>
          </w:p>
        </w:tc>
        <w:tc>
          <w:tcPr>
            <w:tcW w:w="1550" w:type="dxa"/>
            <w:vAlign w:val="center"/>
          </w:tcPr>
          <w:p w14:paraId="3F441A98">
            <w:pPr>
              <w:snapToGrid w:val="0"/>
              <w:spacing w:before="70" w:after="70" w:line="240" w:lineRule="auto"/>
              <w:ind w:firstLine="0"/>
              <w:jc w:val="left"/>
              <w:rPr>
                <w:sz w:val="21"/>
              </w:rPr>
            </w:pPr>
            <w:r>
              <w:rPr>
                <w:sz w:val="21"/>
                <w:szCs w:val="21"/>
              </w:rPr>
              <w:t>内参、外参、畸变</w:t>
            </w:r>
          </w:p>
        </w:tc>
        <w:tc>
          <w:tcPr>
            <w:tcW w:w="2153" w:type="dxa"/>
            <w:vAlign w:val="center"/>
          </w:tcPr>
          <w:p w14:paraId="32BD1742">
            <w:pPr>
              <w:snapToGrid w:val="0"/>
              <w:spacing w:before="70" w:after="70" w:line="240" w:lineRule="auto"/>
              <w:ind w:firstLine="0"/>
              <w:jc w:val="left"/>
              <w:rPr>
                <w:sz w:val="21"/>
              </w:rPr>
            </w:pPr>
            <w:r>
              <w:rPr>
                <w:sz w:val="21"/>
                <w:szCs w:val="21"/>
              </w:rPr>
              <w:t>重投影 ≤0.3 pixel</w:t>
            </w:r>
          </w:p>
        </w:tc>
      </w:tr>
      <w:tr w14:paraId="2EF6A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696538D3">
            <w:pPr>
              <w:snapToGrid w:val="0"/>
              <w:spacing w:before="70" w:after="70" w:line="240" w:lineRule="auto"/>
              <w:ind w:firstLine="0"/>
              <w:jc w:val="left"/>
              <w:rPr>
                <w:sz w:val="21"/>
              </w:rPr>
            </w:pPr>
            <w:r>
              <w:rPr>
                <w:sz w:val="21"/>
                <w:szCs w:val="21"/>
              </w:rPr>
              <w:t>E2</w:t>
            </w:r>
          </w:p>
        </w:tc>
        <w:tc>
          <w:tcPr>
            <w:tcW w:w="1819" w:type="dxa"/>
            <w:vAlign w:val="center"/>
          </w:tcPr>
          <w:p w14:paraId="6B41DAAE">
            <w:pPr>
              <w:snapToGrid w:val="0"/>
              <w:spacing w:before="70" w:after="70" w:line="240" w:lineRule="auto"/>
              <w:ind w:firstLine="0"/>
              <w:jc w:val="center"/>
              <w:rPr>
                <w:sz w:val="21"/>
              </w:rPr>
            </w:pPr>
            <w:r>
              <w:rPr>
                <w:sz w:val="21"/>
                <w:szCs w:val="21"/>
              </w:rPr>
              <w:t>标准尺精度试验</w:t>
            </w:r>
          </w:p>
        </w:tc>
        <w:tc>
          <w:tcPr>
            <w:tcW w:w="1260" w:type="dxa"/>
            <w:vAlign w:val="center"/>
          </w:tcPr>
          <w:p w14:paraId="586F31DB">
            <w:pPr>
              <w:snapToGrid w:val="0"/>
              <w:spacing w:before="70" w:after="70" w:line="240" w:lineRule="auto"/>
              <w:ind w:firstLine="0"/>
              <w:jc w:val="left"/>
              <w:rPr>
                <w:sz w:val="21"/>
              </w:rPr>
            </w:pPr>
            <w:r>
              <w:rPr>
                <w:sz w:val="21"/>
                <w:szCs w:val="21"/>
              </w:rPr>
              <w:t>第 4</w:t>
            </w:r>
            <w:r>
              <w:rPr>
                <w:rFonts w:hint="eastAsia"/>
                <w:sz w:val="21"/>
                <w:szCs w:val="21"/>
              </w:rPr>
              <w:t>-</w:t>
            </w:r>
            <w:r>
              <w:rPr>
                <w:sz w:val="21"/>
                <w:szCs w:val="21"/>
              </w:rPr>
              <w:t>5 月</w:t>
            </w:r>
          </w:p>
        </w:tc>
        <w:tc>
          <w:tcPr>
            <w:tcW w:w="1218" w:type="dxa"/>
            <w:vAlign w:val="center"/>
          </w:tcPr>
          <w:p w14:paraId="3CD88716">
            <w:pPr>
              <w:snapToGrid w:val="0"/>
              <w:spacing w:before="70" w:after="70" w:line="240" w:lineRule="auto"/>
              <w:ind w:firstLine="0"/>
              <w:jc w:val="left"/>
              <w:rPr>
                <w:sz w:val="21"/>
              </w:rPr>
            </w:pPr>
            <w:r>
              <w:rPr>
                <w:sz w:val="21"/>
                <w:szCs w:val="21"/>
              </w:rPr>
              <w:t>实验室</w:t>
            </w:r>
          </w:p>
        </w:tc>
        <w:tc>
          <w:tcPr>
            <w:tcW w:w="1550" w:type="dxa"/>
            <w:vAlign w:val="center"/>
          </w:tcPr>
          <w:p w14:paraId="59C31961">
            <w:pPr>
              <w:snapToGrid w:val="0"/>
              <w:spacing w:before="70" w:after="70" w:line="240" w:lineRule="auto"/>
              <w:ind w:firstLine="0"/>
              <w:jc w:val="left"/>
              <w:rPr>
                <w:sz w:val="21"/>
              </w:rPr>
            </w:pPr>
            <w:r>
              <w:rPr>
                <w:sz w:val="21"/>
                <w:szCs w:val="21"/>
              </w:rPr>
              <w:t>距离精度</w:t>
            </w:r>
          </w:p>
        </w:tc>
        <w:tc>
          <w:tcPr>
            <w:tcW w:w="2153" w:type="dxa"/>
            <w:vAlign w:val="center"/>
          </w:tcPr>
          <w:p w14:paraId="2CB17588">
            <w:pPr>
              <w:snapToGrid w:val="0"/>
              <w:spacing w:before="70" w:after="70" w:line="240" w:lineRule="auto"/>
              <w:ind w:firstLine="0"/>
              <w:jc w:val="left"/>
              <w:rPr>
                <w:sz w:val="21"/>
              </w:rPr>
            </w:pPr>
            <w:r>
              <w:rPr>
                <w:sz w:val="21"/>
                <w:szCs w:val="21"/>
              </w:rPr>
              <w:t>10 m ≤0.5 mm、12 m ≤1 mm</w:t>
            </w:r>
          </w:p>
        </w:tc>
      </w:tr>
      <w:tr w14:paraId="3595A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4864884B">
            <w:pPr>
              <w:snapToGrid w:val="0"/>
              <w:spacing w:before="70" w:after="70" w:line="240" w:lineRule="auto"/>
              <w:ind w:firstLine="0"/>
              <w:jc w:val="left"/>
              <w:rPr>
                <w:sz w:val="21"/>
              </w:rPr>
            </w:pPr>
            <w:r>
              <w:rPr>
                <w:sz w:val="21"/>
                <w:szCs w:val="21"/>
              </w:rPr>
              <w:t>E3</w:t>
            </w:r>
          </w:p>
        </w:tc>
        <w:tc>
          <w:tcPr>
            <w:tcW w:w="1819" w:type="dxa"/>
            <w:vAlign w:val="center"/>
          </w:tcPr>
          <w:p w14:paraId="53CD8D19">
            <w:pPr>
              <w:snapToGrid w:val="0"/>
              <w:spacing w:before="70" w:after="70" w:line="240" w:lineRule="auto"/>
              <w:ind w:firstLine="0"/>
              <w:jc w:val="center"/>
              <w:rPr>
                <w:sz w:val="21"/>
              </w:rPr>
            </w:pPr>
            <w:r>
              <w:rPr>
                <w:sz w:val="21"/>
                <w:szCs w:val="21"/>
              </w:rPr>
              <w:t>标准件尺寸试验</w:t>
            </w:r>
          </w:p>
        </w:tc>
        <w:tc>
          <w:tcPr>
            <w:tcW w:w="1260" w:type="dxa"/>
            <w:vAlign w:val="center"/>
          </w:tcPr>
          <w:p w14:paraId="0FAAC87C">
            <w:pPr>
              <w:snapToGrid w:val="0"/>
              <w:spacing w:before="70" w:after="70" w:line="240" w:lineRule="auto"/>
              <w:ind w:firstLine="0"/>
              <w:jc w:val="left"/>
              <w:rPr>
                <w:sz w:val="21"/>
              </w:rPr>
            </w:pPr>
            <w:r>
              <w:rPr>
                <w:sz w:val="21"/>
                <w:szCs w:val="21"/>
              </w:rPr>
              <w:t>第 4</w:t>
            </w:r>
            <w:r>
              <w:rPr>
                <w:rFonts w:hint="eastAsia"/>
                <w:sz w:val="21"/>
                <w:szCs w:val="21"/>
              </w:rPr>
              <w:t>-</w:t>
            </w:r>
            <w:r>
              <w:rPr>
                <w:sz w:val="21"/>
                <w:szCs w:val="21"/>
              </w:rPr>
              <w:t>5 月</w:t>
            </w:r>
          </w:p>
        </w:tc>
        <w:tc>
          <w:tcPr>
            <w:tcW w:w="1218" w:type="dxa"/>
            <w:vAlign w:val="center"/>
          </w:tcPr>
          <w:p w14:paraId="25D9ECB4">
            <w:pPr>
              <w:snapToGrid w:val="0"/>
              <w:spacing w:before="70" w:after="70" w:line="240" w:lineRule="auto"/>
              <w:ind w:firstLine="0"/>
              <w:jc w:val="left"/>
              <w:rPr>
                <w:sz w:val="21"/>
              </w:rPr>
            </w:pPr>
            <w:r>
              <w:rPr>
                <w:sz w:val="21"/>
                <w:szCs w:val="21"/>
              </w:rPr>
              <w:t>实验室</w:t>
            </w:r>
          </w:p>
        </w:tc>
        <w:tc>
          <w:tcPr>
            <w:tcW w:w="1550" w:type="dxa"/>
            <w:vAlign w:val="center"/>
          </w:tcPr>
          <w:p w14:paraId="345A7CF3">
            <w:pPr>
              <w:snapToGrid w:val="0"/>
              <w:spacing w:before="70" w:after="70" w:line="240" w:lineRule="auto"/>
              <w:ind w:firstLine="0"/>
              <w:jc w:val="left"/>
              <w:rPr>
                <w:sz w:val="21"/>
              </w:rPr>
            </w:pPr>
            <w:r>
              <w:rPr>
                <w:sz w:val="21"/>
                <w:szCs w:val="21"/>
              </w:rPr>
              <w:t>尺寸精度</w:t>
            </w:r>
          </w:p>
        </w:tc>
        <w:tc>
          <w:tcPr>
            <w:tcW w:w="2153" w:type="dxa"/>
            <w:vAlign w:val="center"/>
          </w:tcPr>
          <w:p w14:paraId="0E783BAA">
            <w:pPr>
              <w:snapToGrid w:val="0"/>
              <w:spacing w:before="70" w:after="70" w:line="240" w:lineRule="auto"/>
              <w:ind w:firstLine="0"/>
              <w:jc w:val="left"/>
              <w:rPr>
                <w:sz w:val="21"/>
              </w:rPr>
            </w:pPr>
            <w:r>
              <w:rPr>
                <w:sz w:val="21"/>
                <w:szCs w:val="21"/>
              </w:rPr>
              <w:t>≤0.5 mm</w:t>
            </w:r>
          </w:p>
        </w:tc>
      </w:tr>
      <w:tr w14:paraId="0CAB6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48BCAE47">
            <w:pPr>
              <w:snapToGrid w:val="0"/>
              <w:spacing w:before="70" w:after="70" w:line="240" w:lineRule="auto"/>
              <w:ind w:firstLine="0"/>
              <w:jc w:val="left"/>
              <w:rPr>
                <w:sz w:val="21"/>
              </w:rPr>
            </w:pPr>
            <w:r>
              <w:rPr>
                <w:sz w:val="21"/>
                <w:szCs w:val="21"/>
              </w:rPr>
              <w:t>E4</w:t>
            </w:r>
          </w:p>
        </w:tc>
        <w:tc>
          <w:tcPr>
            <w:tcW w:w="1819" w:type="dxa"/>
            <w:vAlign w:val="center"/>
          </w:tcPr>
          <w:p w14:paraId="0976B4D6">
            <w:pPr>
              <w:snapToGrid w:val="0"/>
              <w:spacing w:before="70" w:after="70" w:line="240" w:lineRule="auto"/>
              <w:ind w:firstLine="0"/>
              <w:jc w:val="center"/>
              <w:rPr>
                <w:sz w:val="21"/>
              </w:rPr>
            </w:pPr>
            <w:r>
              <w:rPr>
                <w:sz w:val="21"/>
                <w:szCs w:val="21"/>
              </w:rPr>
              <w:t>标准凹槽深度试验</w:t>
            </w:r>
          </w:p>
        </w:tc>
        <w:tc>
          <w:tcPr>
            <w:tcW w:w="1260" w:type="dxa"/>
            <w:vAlign w:val="center"/>
          </w:tcPr>
          <w:p w14:paraId="2A041D75">
            <w:pPr>
              <w:snapToGrid w:val="0"/>
              <w:spacing w:before="70" w:after="70" w:line="240" w:lineRule="auto"/>
              <w:ind w:firstLine="0"/>
              <w:jc w:val="left"/>
              <w:rPr>
                <w:sz w:val="21"/>
              </w:rPr>
            </w:pPr>
            <w:r>
              <w:rPr>
                <w:sz w:val="21"/>
                <w:szCs w:val="21"/>
              </w:rPr>
              <w:t>第 5 月</w:t>
            </w:r>
          </w:p>
        </w:tc>
        <w:tc>
          <w:tcPr>
            <w:tcW w:w="1218" w:type="dxa"/>
            <w:vAlign w:val="center"/>
          </w:tcPr>
          <w:p w14:paraId="7AEACF51">
            <w:pPr>
              <w:snapToGrid w:val="0"/>
              <w:spacing w:before="70" w:after="70" w:line="240" w:lineRule="auto"/>
              <w:ind w:firstLine="0"/>
              <w:jc w:val="left"/>
              <w:rPr>
                <w:sz w:val="21"/>
              </w:rPr>
            </w:pPr>
            <w:r>
              <w:rPr>
                <w:sz w:val="21"/>
                <w:szCs w:val="21"/>
              </w:rPr>
              <w:t>实验室</w:t>
            </w:r>
          </w:p>
        </w:tc>
        <w:tc>
          <w:tcPr>
            <w:tcW w:w="1550" w:type="dxa"/>
            <w:vAlign w:val="center"/>
          </w:tcPr>
          <w:p w14:paraId="1D205103">
            <w:pPr>
              <w:snapToGrid w:val="0"/>
              <w:spacing w:before="70" w:after="70" w:line="240" w:lineRule="auto"/>
              <w:ind w:firstLine="0"/>
              <w:jc w:val="left"/>
              <w:rPr>
                <w:sz w:val="21"/>
              </w:rPr>
            </w:pPr>
            <w:r>
              <w:rPr>
                <w:sz w:val="21"/>
                <w:szCs w:val="21"/>
              </w:rPr>
              <w:t>深度精度</w:t>
            </w:r>
          </w:p>
        </w:tc>
        <w:tc>
          <w:tcPr>
            <w:tcW w:w="2153" w:type="dxa"/>
            <w:vAlign w:val="center"/>
          </w:tcPr>
          <w:p w14:paraId="7BD099DB">
            <w:pPr>
              <w:snapToGrid w:val="0"/>
              <w:spacing w:before="70" w:after="70" w:line="240" w:lineRule="auto"/>
              <w:ind w:firstLine="0"/>
              <w:jc w:val="left"/>
              <w:rPr>
                <w:sz w:val="21"/>
              </w:rPr>
            </w:pPr>
            <w:r>
              <w:rPr>
                <w:sz w:val="21"/>
                <w:szCs w:val="21"/>
              </w:rPr>
              <w:t>≤0.5 mm</w:t>
            </w:r>
          </w:p>
        </w:tc>
      </w:tr>
      <w:tr w14:paraId="19C7D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26D435B0">
            <w:pPr>
              <w:snapToGrid w:val="0"/>
              <w:spacing w:before="70" w:after="70" w:line="240" w:lineRule="auto"/>
              <w:ind w:firstLine="0"/>
              <w:jc w:val="left"/>
              <w:rPr>
                <w:sz w:val="21"/>
              </w:rPr>
            </w:pPr>
            <w:r>
              <w:rPr>
                <w:sz w:val="21"/>
                <w:szCs w:val="21"/>
              </w:rPr>
              <w:t>E5</w:t>
            </w:r>
          </w:p>
        </w:tc>
        <w:tc>
          <w:tcPr>
            <w:tcW w:w="1819" w:type="dxa"/>
            <w:vAlign w:val="center"/>
          </w:tcPr>
          <w:p w14:paraId="361C7635">
            <w:pPr>
              <w:snapToGrid w:val="0"/>
              <w:spacing w:before="70" w:after="70" w:line="240" w:lineRule="auto"/>
              <w:ind w:firstLine="0"/>
              <w:jc w:val="center"/>
              <w:rPr>
                <w:sz w:val="21"/>
              </w:rPr>
            </w:pPr>
            <w:r>
              <w:rPr>
                <w:sz w:val="21"/>
                <w:szCs w:val="21"/>
              </w:rPr>
              <w:t>温度循环试验</w:t>
            </w:r>
          </w:p>
        </w:tc>
        <w:tc>
          <w:tcPr>
            <w:tcW w:w="1260" w:type="dxa"/>
            <w:vAlign w:val="center"/>
          </w:tcPr>
          <w:p w14:paraId="7CEF9DDA">
            <w:pPr>
              <w:snapToGrid w:val="0"/>
              <w:spacing w:before="70" w:after="70" w:line="240" w:lineRule="auto"/>
              <w:ind w:firstLine="0"/>
              <w:jc w:val="left"/>
              <w:rPr>
                <w:sz w:val="21"/>
              </w:rPr>
            </w:pPr>
            <w:r>
              <w:rPr>
                <w:sz w:val="21"/>
                <w:szCs w:val="21"/>
              </w:rPr>
              <w:t>第 5</w:t>
            </w:r>
            <w:r>
              <w:rPr>
                <w:rFonts w:hint="eastAsia"/>
                <w:sz w:val="21"/>
                <w:szCs w:val="21"/>
              </w:rPr>
              <w:t>-</w:t>
            </w:r>
            <w:r>
              <w:rPr>
                <w:sz w:val="21"/>
                <w:szCs w:val="21"/>
              </w:rPr>
              <w:t>6 月</w:t>
            </w:r>
          </w:p>
        </w:tc>
        <w:tc>
          <w:tcPr>
            <w:tcW w:w="1218" w:type="dxa"/>
            <w:vAlign w:val="center"/>
          </w:tcPr>
          <w:p w14:paraId="0F87A2CB">
            <w:pPr>
              <w:snapToGrid w:val="0"/>
              <w:spacing w:before="70" w:after="70" w:line="240" w:lineRule="auto"/>
              <w:ind w:firstLine="0"/>
              <w:jc w:val="left"/>
              <w:rPr>
                <w:sz w:val="21"/>
              </w:rPr>
            </w:pPr>
            <w:r>
              <w:rPr>
                <w:sz w:val="21"/>
                <w:szCs w:val="21"/>
              </w:rPr>
              <w:t>实验室</w:t>
            </w:r>
          </w:p>
        </w:tc>
        <w:tc>
          <w:tcPr>
            <w:tcW w:w="1550" w:type="dxa"/>
            <w:vAlign w:val="center"/>
          </w:tcPr>
          <w:p w14:paraId="617CFD1E">
            <w:pPr>
              <w:snapToGrid w:val="0"/>
              <w:spacing w:before="70" w:after="70" w:line="240" w:lineRule="auto"/>
              <w:ind w:firstLine="0"/>
              <w:jc w:val="left"/>
              <w:rPr>
                <w:sz w:val="21"/>
              </w:rPr>
            </w:pPr>
            <w:r>
              <w:rPr>
                <w:sz w:val="21"/>
                <w:szCs w:val="21"/>
              </w:rPr>
              <w:t>温度稳定性</w:t>
            </w:r>
          </w:p>
        </w:tc>
        <w:tc>
          <w:tcPr>
            <w:tcW w:w="2153" w:type="dxa"/>
            <w:vAlign w:val="center"/>
          </w:tcPr>
          <w:p w14:paraId="13074AA8">
            <w:pPr>
              <w:snapToGrid w:val="0"/>
              <w:spacing w:before="70" w:after="70" w:line="240" w:lineRule="auto"/>
              <w:ind w:firstLine="0"/>
              <w:jc w:val="left"/>
              <w:rPr>
                <w:sz w:val="21"/>
              </w:rPr>
            </w:pPr>
            <w:r>
              <w:rPr>
                <w:sz w:val="21"/>
                <w:szCs w:val="21"/>
              </w:rPr>
              <w:t>漂移 ≤0.3 mm</w:t>
            </w:r>
          </w:p>
        </w:tc>
      </w:tr>
      <w:tr w14:paraId="0AD57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21CDEC42">
            <w:pPr>
              <w:snapToGrid w:val="0"/>
              <w:spacing w:before="70" w:after="70" w:line="240" w:lineRule="auto"/>
              <w:ind w:firstLine="0"/>
              <w:jc w:val="left"/>
              <w:rPr>
                <w:sz w:val="21"/>
              </w:rPr>
            </w:pPr>
            <w:r>
              <w:rPr>
                <w:sz w:val="21"/>
                <w:szCs w:val="21"/>
              </w:rPr>
              <w:t>E6</w:t>
            </w:r>
          </w:p>
        </w:tc>
        <w:tc>
          <w:tcPr>
            <w:tcW w:w="1819" w:type="dxa"/>
            <w:vAlign w:val="center"/>
          </w:tcPr>
          <w:p w14:paraId="73ED746B">
            <w:pPr>
              <w:snapToGrid w:val="0"/>
              <w:spacing w:before="70" w:after="70" w:line="240" w:lineRule="auto"/>
              <w:ind w:firstLine="0"/>
              <w:jc w:val="center"/>
              <w:rPr>
                <w:sz w:val="21"/>
              </w:rPr>
            </w:pPr>
            <w:r>
              <w:rPr>
                <w:sz w:val="21"/>
                <w:szCs w:val="21"/>
              </w:rPr>
              <w:t>弱纹理匹配试验</w:t>
            </w:r>
          </w:p>
        </w:tc>
        <w:tc>
          <w:tcPr>
            <w:tcW w:w="1260" w:type="dxa"/>
            <w:vAlign w:val="center"/>
          </w:tcPr>
          <w:p w14:paraId="779821E8">
            <w:pPr>
              <w:snapToGrid w:val="0"/>
              <w:spacing w:before="70" w:after="70" w:line="240" w:lineRule="auto"/>
              <w:ind w:firstLine="0"/>
              <w:jc w:val="left"/>
              <w:rPr>
                <w:sz w:val="21"/>
              </w:rPr>
            </w:pPr>
            <w:r>
              <w:rPr>
                <w:sz w:val="21"/>
                <w:szCs w:val="21"/>
              </w:rPr>
              <w:t>第 5</w:t>
            </w:r>
            <w:r>
              <w:rPr>
                <w:rFonts w:hint="eastAsia"/>
                <w:sz w:val="21"/>
                <w:szCs w:val="21"/>
              </w:rPr>
              <w:t>-</w:t>
            </w:r>
            <w:r>
              <w:rPr>
                <w:sz w:val="21"/>
                <w:szCs w:val="21"/>
              </w:rPr>
              <w:t>6 月</w:t>
            </w:r>
          </w:p>
        </w:tc>
        <w:tc>
          <w:tcPr>
            <w:tcW w:w="1218" w:type="dxa"/>
            <w:vAlign w:val="center"/>
          </w:tcPr>
          <w:p w14:paraId="2259B6FF">
            <w:pPr>
              <w:snapToGrid w:val="0"/>
              <w:spacing w:before="70" w:after="70" w:line="240" w:lineRule="auto"/>
              <w:ind w:firstLine="0"/>
              <w:jc w:val="left"/>
              <w:rPr>
                <w:sz w:val="21"/>
              </w:rPr>
            </w:pPr>
            <w:r>
              <w:rPr>
                <w:sz w:val="21"/>
                <w:szCs w:val="21"/>
              </w:rPr>
              <w:t>实验室</w:t>
            </w:r>
          </w:p>
        </w:tc>
        <w:tc>
          <w:tcPr>
            <w:tcW w:w="1550" w:type="dxa"/>
            <w:vAlign w:val="center"/>
          </w:tcPr>
          <w:p w14:paraId="66CE15E6">
            <w:pPr>
              <w:snapToGrid w:val="0"/>
              <w:spacing w:before="70" w:after="70" w:line="240" w:lineRule="auto"/>
              <w:ind w:firstLine="0"/>
              <w:jc w:val="left"/>
              <w:rPr>
                <w:sz w:val="21"/>
              </w:rPr>
            </w:pPr>
            <w:r>
              <w:rPr>
                <w:sz w:val="21"/>
                <w:szCs w:val="21"/>
              </w:rPr>
              <w:t>匹配鲁棒性</w:t>
            </w:r>
          </w:p>
        </w:tc>
        <w:tc>
          <w:tcPr>
            <w:tcW w:w="2153" w:type="dxa"/>
            <w:vAlign w:val="center"/>
          </w:tcPr>
          <w:p w14:paraId="0B2AFA6A">
            <w:pPr>
              <w:snapToGrid w:val="0"/>
              <w:spacing w:before="70" w:after="70" w:line="240" w:lineRule="auto"/>
              <w:ind w:firstLine="0"/>
              <w:jc w:val="left"/>
              <w:rPr>
                <w:sz w:val="21"/>
              </w:rPr>
            </w:pPr>
            <w:r>
              <w:rPr>
                <w:sz w:val="21"/>
                <w:szCs w:val="21"/>
              </w:rPr>
              <w:t>匹配率 ≥90%</w:t>
            </w:r>
          </w:p>
        </w:tc>
      </w:tr>
      <w:tr w14:paraId="4798C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394AB17A">
            <w:pPr>
              <w:snapToGrid w:val="0"/>
              <w:spacing w:before="70" w:after="70" w:line="240" w:lineRule="auto"/>
              <w:ind w:firstLine="0"/>
              <w:jc w:val="left"/>
              <w:rPr>
                <w:sz w:val="21"/>
              </w:rPr>
            </w:pPr>
            <w:r>
              <w:rPr>
                <w:sz w:val="21"/>
                <w:szCs w:val="21"/>
              </w:rPr>
              <w:t>E7</w:t>
            </w:r>
          </w:p>
        </w:tc>
        <w:tc>
          <w:tcPr>
            <w:tcW w:w="1819" w:type="dxa"/>
            <w:vAlign w:val="center"/>
          </w:tcPr>
          <w:p w14:paraId="01876546">
            <w:pPr>
              <w:snapToGrid w:val="0"/>
              <w:spacing w:before="70" w:after="70" w:line="240" w:lineRule="auto"/>
              <w:ind w:firstLine="0"/>
              <w:jc w:val="center"/>
              <w:rPr>
                <w:sz w:val="21"/>
              </w:rPr>
            </w:pPr>
            <w:r>
              <w:rPr>
                <w:sz w:val="21"/>
                <w:szCs w:val="21"/>
              </w:rPr>
              <w:t>湿润表面试验</w:t>
            </w:r>
          </w:p>
        </w:tc>
        <w:tc>
          <w:tcPr>
            <w:tcW w:w="1260" w:type="dxa"/>
            <w:vAlign w:val="center"/>
          </w:tcPr>
          <w:p w14:paraId="4244DAA3">
            <w:pPr>
              <w:snapToGrid w:val="0"/>
              <w:spacing w:before="70" w:after="70" w:line="240" w:lineRule="auto"/>
              <w:ind w:firstLine="0"/>
              <w:jc w:val="left"/>
              <w:rPr>
                <w:sz w:val="21"/>
              </w:rPr>
            </w:pPr>
            <w:r>
              <w:rPr>
                <w:sz w:val="21"/>
                <w:szCs w:val="21"/>
              </w:rPr>
              <w:t>第 6 月</w:t>
            </w:r>
          </w:p>
        </w:tc>
        <w:tc>
          <w:tcPr>
            <w:tcW w:w="1218" w:type="dxa"/>
            <w:vAlign w:val="center"/>
          </w:tcPr>
          <w:p w14:paraId="66847F7F">
            <w:pPr>
              <w:snapToGrid w:val="0"/>
              <w:spacing w:before="70" w:after="70" w:line="240" w:lineRule="auto"/>
              <w:ind w:firstLine="0"/>
              <w:jc w:val="left"/>
              <w:rPr>
                <w:sz w:val="21"/>
              </w:rPr>
            </w:pPr>
            <w:r>
              <w:rPr>
                <w:sz w:val="21"/>
                <w:szCs w:val="21"/>
              </w:rPr>
              <w:t>实验室</w:t>
            </w:r>
          </w:p>
        </w:tc>
        <w:tc>
          <w:tcPr>
            <w:tcW w:w="1550" w:type="dxa"/>
            <w:vAlign w:val="center"/>
          </w:tcPr>
          <w:p w14:paraId="041C201B">
            <w:pPr>
              <w:snapToGrid w:val="0"/>
              <w:spacing w:before="70" w:after="70" w:line="240" w:lineRule="auto"/>
              <w:ind w:firstLine="0"/>
              <w:jc w:val="left"/>
              <w:rPr>
                <w:sz w:val="21"/>
              </w:rPr>
            </w:pPr>
            <w:r>
              <w:rPr>
                <w:sz w:val="21"/>
                <w:szCs w:val="21"/>
              </w:rPr>
              <w:t>湿润适应性</w:t>
            </w:r>
          </w:p>
        </w:tc>
        <w:tc>
          <w:tcPr>
            <w:tcW w:w="2153" w:type="dxa"/>
            <w:vAlign w:val="center"/>
          </w:tcPr>
          <w:p w14:paraId="46084DAD">
            <w:pPr>
              <w:snapToGrid w:val="0"/>
              <w:spacing w:before="70" w:after="70" w:line="240" w:lineRule="auto"/>
              <w:ind w:firstLine="0"/>
              <w:jc w:val="left"/>
              <w:rPr>
                <w:sz w:val="21"/>
              </w:rPr>
            </w:pPr>
            <w:r>
              <w:rPr>
                <w:sz w:val="21"/>
                <w:szCs w:val="21"/>
              </w:rPr>
              <w:t>精度下降 ≤30%</w:t>
            </w:r>
          </w:p>
        </w:tc>
      </w:tr>
      <w:tr w14:paraId="1214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4A940DE2">
            <w:pPr>
              <w:snapToGrid w:val="0"/>
              <w:spacing w:before="70" w:after="70" w:line="240" w:lineRule="auto"/>
              <w:ind w:firstLine="0"/>
              <w:jc w:val="left"/>
              <w:rPr>
                <w:sz w:val="21"/>
              </w:rPr>
            </w:pPr>
            <w:r>
              <w:rPr>
                <w:sz w:val="21"/>
                <w:szCs w:val="21"/>
              </w:rPr>
              <w:t>E8</w:t>
            </w:r>
          </w:p>
        </w:tc>
        <w:tc>
          <w:tcPr>
            <w:tcW w:w="1819" w:type="dxa"/>
            <w:vAlign w:val="center"/>
          </w:tcPr>
          <w:p w14:paraId="2CE58061">
            <w:pPr>
              <w:snapToGrid w:val="0"/>
              <w:spacing w:before="70" w:after="70" w:line="240" w:lineRule="auto"/>
              <w:ind w:firstLine="0"/>
              <w:jc w:val="center"/>
              <w:rPr>
                <w:sz w:val="21"/>
              </w:rPr>
            </w:pPr>
            <w:r>
              <w:rPr>
                <w:sz w:val="21"/>
                <w:szCs w:val="21"/>
              </w:rPr>
              <w:t>模拟闸室扫描试验</w:t>
            </w:r>
          </w:p>
        </w:tc>
        <w:tc>
          <w:tcPr>
            <w:tcW w:w="1260" w:type="dxa"/>
            <w:vAlign w:val="center"/>
          </w:tcPr>
          <w:p w14:paraId="7B7AC494">
            <w:pPr>
              <w:snapToGrid w:val="0"/>
              <w:spacing w:before="70" w:after="70" w:line="240" w:lineRule="auto"/>
              <w:ind w:firstLine="0"/>
              <w:jc w:val="left"/>
              <w:rPr>
                <w:sz w:val="21"/>
              </w:rPr>
            </w:pPr>
            <w:r>
              <w:rPr>
                <w:sz w:val="21"/>
                <w:szCs w:val="21"/>
              </w:rPr>
              <w:t>第 6</w:t>
            </w:r>
            <w:r>
              <w:rPr>
                <w:rFonts w:hint="eastAsia"/>
                <w:sz w:val="21"/>
                <w:szCs w:val="21"/>
              </w:rPr>
              <w:t>-</w:t>
            </w:r>
            <w:r>
              <w:rPr>
                <w:sz w:val="21"/>
                <w:szCs w:val="21"/>
              </w:rPr>
              <w:t>7 月</w:t>
            </w:r>
          </w:p>
        </w:tc>
        <w:tc>
          <w:tcPr>
            <w:tcW w:w="1218" w:type="dxa"/>
            <w:vAlign w:val="center"/>
          </w:tcPr>
          <w:p w14:paraId="2FD45C93">
            <w:pPr>
              <w:snapToGrid w:val="0"/>
              <w:spacing w:before="70" w:after="70" w:line="240" w:lineRule="auto"/>
              <w:ind w:firstLine="0"/>
              <w:jc w:val="left"/>
              <w:rPr>
                <w:sz w:val="21"/>
              </w:rPr>
            </w:pPr>
            <w:r>
              <w:rPr>
                <w:sz w:val="21"/>
                <w:szCs w:val="21"/>
              </w:rPr>
              <w:t>实验室</w:t>
            </w:r>
          </w:p>
        </w:tc>
        <w:tc>
          <w:tcPr>
            <w:tcW w:w="1550" w:type="dxa"/>
            <w:vAlign w:val="center"/>
          </w:tcPr>
          <w:p w14:paraId="00F04228">
            <w:pPr>
              <w:snapToGrid w:val="0"/>
              <w:spacing w:before="70" w:after="70" w:line="240" w:lineRule="auto"/>
              <w:ind w:firstLine="0"/>
              <w:jc w:val="left"/>
              <w:rPr>
                <w:sz w:val="21"/>
              </w:rPr>
            </w:pPr>
            <w:r>
              <w:rPr>
                <w:sz w:val="21"/>
                <w:szCs w:val="21"/>
              </w:rPr>
              <w:t>自主扫描</w:t>
            </w:r>
          </w:p>
        </w:tc>
        <w:tc>
          <w:tcPr>
            <w:tcW w:w="2153" w:type="dxa"/>
            <w:vAlign w:val="center"/>
          </w:tcPr>
          <w:p w14:paraId="1C26A857">
            <w:pPr>
              <w:snapToGrid w:val="0"/>
              <w:spacing w:before="70" w:after="70" w:line="240" w:lineRule="auto"/>
              <w:ind w:firstLine="0"/>
              <w:jc w:val="left"/>
              <w:rPr>
                <w:sz w:val="21"/>
              </w:rPr>
            </w:pPr>
            <w:r>
              <w:rPr>
                <w:sz w:val="21"/>
                <w:szCs w:val="21"/>
              </w:rPr>
              <w:t>覆盖率 ≥98%</w:t>
            </w:r>
          </w:p>
        </w:tc>
      </w:tr>
      <w:tr w14:paraId="74A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4132DB4E">
            <w:pPr>
              <w:snapToGrid w:val="0"/>
              <w:spacing w:before="70" w:after="70" w:line="240" w:lineRule="auto"/>
              <w:ind w:firstLine="0"/>
              <w:jc w:val="left"/>
              <w:rPr>
                <w:sz w:val="21"/>
              </w:rPr>
            </w:pPr>
            <w:r>
              <w:rPr>
                <w:sz w:val="21"/>
                <w:szCs w:val="21"/>
              </w:rPr>
              <w:t>E9</w:t>
            </w:r>
          </w:p>
        </w:tc>
        <w:tc>
          <w:tcPr>
            <w:tcW w:w="1819" w:type="dxa"/>
            <w:vAlign w:val="center"/>
          </w:tcPr>
          <w:p w14:paraId="571409DA">
            <w:pPr>
              <w:snapToGrid w:val="0"/>
              <w:spacing w:before="70" w:after="70" w:line="240" w:lineRule="auto"/>
              <w:ind w:firstLine="0"/>
              <w:jc w:val="center"/>
              <w:rPr>
                <w:sz w:val="21"/>
              </w:rPr>
            </w:pPr>
            <w:r>
              <w:rPr>
                <w:sz w:val="21"/>
                <w:szCs w:val="21"/>
              </w:rPr>
              <w:t>模拟坡道试验</w:t>
            </w:r>
          </w:p>
        </w:tc>
        <w:tc>
          <w:tcPr>
            <w:tcW w:w="1260" w:type="dxa"/>
            <w:vAlign w:val="center"/>
          </w:tcPr>
          <w:p w14:paraId="36CACF81">
            <w:pPr>
              <w:snapToGrid w:val="0"/>
              <w:spacing w:before="70" w:after="70" w:line="240" w:lineRule="auto"/>
              <w:ind w:firstLine="0"/>
              <w:jc w:val="left"/>
              <w:rPr>
                <w:sz w:val="21"/>
              </w:rPr>
            </w:pPr>
            <w:r>
              <w:rPr>
                <w:sz w:val="21"/>
                <w:szCs w:val="21"/>
              </w:rPr>
              <w:t>第 7 月</w:t>
            </w:r>
          </w:p>
        </w:tc>
        <w:tc>
          <w:tcPr>
            <w:tcW w:w="1218" w:type="dxa"/>
            <w:vAlign w:val="center"/>
          </w:tcPr>
          <w:p w14:paraId="1D876381">
            <w:pPr>
              <w:snapToGrid w:val="0"/>
              <w:spacing w:before="70" w:after="70" w:line="240" w:lineRule="auto"/>
              <w:ind w:firstLine="0"/>
              <w:jc w:val="left"/>
              <w:rPr>
                <w:sz w:val="21"/>
              </w:rPr>
            </w:pPr>
            <w:r>
              <w:rPr>
                <w:sz w:val="21"/>
                <w:szCs w:val="21"/>
              </w:rPr>
              <w:t>实验室</w:t>
            </w:r>
          </w:p>
        </w:tc>
        <w:tc>
          <w:tcPr>
            <w:tcW w:w="1550" w:type="dxa"/>
            <w:vAlign w:val="center"/>
          </w:tcPr>
          <w:p w14:paraId="6E0104F5">
            <w:pPr>
              <w:snapToGrid w:val="0"/>
              <w:spacing w:before="70" w:after="70" w:line="240" w:lineRule="auto"/>
              <w:ind w:firstLine="0"/>
              <w:jc w:val="left"/>
              <w:rPr>
                <w:sz w:val="21"/>
              </w:rPr>
            </w:pPr>
            <w:r>
              <w:rPr>
                <w:sz w:val="21"/>
                <w:szCs w:val="21"/>
              </w:rPr>
              <w:t>坡度适应性</w:t>
            </w:r>
          </w:p>
        </w:tc>
        <w:tc>
          <w:tcPr>
            <w:tcW w:w="2153" w:type="dxa"/>
            <w:vAlign w:val="center"/>
          </w:tcPr>
          <w:p w14:paraId="38281494">
            <w:pPr>
              <w:snapToGrid w:val="0"/>
              <w:spacing w:before="70" w:after="70" w:line="240" w:lineRule="auto"/>
              <w:ind w:firstLine="0"/>
              <w:jc w:val="left"/>
              <w:rPr>
                <w:sz w:val="21"/>
              </w:rPr>
            </w:pPr>
            <w:r>
              <w:rPr>
                <w:sz w:val="21"/>
                <w:szCs w:val="21"/>
              </w:rPr>
              <w:t>15°/35° 稳定</w:t>
            </w:r>
          </w:p>
        </w:tc>
      </w:tr>
      <w:tr w14:paraId="2840D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43C18F61">
            <w:pPr>
              <w:snapToGrid w:val="0"/>
              <w:spacing w:before="70" w:after="70" w:line="240" w:lineRule="auto"/>
              <w:ind w:firstLine="0"/>
              <w:jc w:val="left"/>
              <w:rPr>
                <w:sz w:val="21"/>
              </w:rPr>
            </w:pPr>
            <w:r>
              <w:rPr>
                <w:sz w:val="21"/>
                <w:szCs w:val="21"/>
              </w:rPr>
              <w:t>E10</w:t>
            </w:r>
          </w:p>
        </w:tc>
        <w:tc>
          <w:tcPr>
            <w:tcW w:w="1819" w:type="dxa"/>
            <w:vAlign w:val="center"/>
          </w:tcPr>
          <w:p w14:paraId="73A6484A">
            <w:pPr>
              <w:snapToGrid w:val="0"/>
              <w:spacing w:before="70" w:after="70" w:line="240" w:lineRule="auto"/>
              <w:ind w:firstLine="0"/>
              <w:jc w:val="center"/>
              <w:rPr>
                <w:sz w:val="21"/>
              </w:rPr>
            </w:pPr>
            <w:r>
              <w:rPr>
                <w:sz w:val="21"/>
                <w:szCs w:val="21"/>
              </w:rPr>
              <w:t>现场三站测量</w:t>
            </w:r>
          </w:p>
        </w:tc>
        <w:tc>
          <w:tcPr>
            <w:tcW w:w="1260" w:type="dxa"/>
            <w:vAlign w:val="center"/>
          </w:tcPr>
          <w:p w14:paraId="4D3026BC">
            <w:pPr>
              <w:snapToGrid w:val="0"/>
              <w:spacing w:before="70" w:after="70" w:line="240" w:lineRule="auto"/>
              <w:ind w:firstLine="0"/>
              <w:jc w:val="left"/>
              <w:rPr>
                <w:sz w:val="21"/>
              </w:rPr>
            </w:pPr>
            <w:r>
              <w:rPr>
                <w:sz w:val="21"/>
                <w:szCs w:val="21"/>
              </w:rPr>
              <w:t>第 3</w:t>
            </w:r>
            <w:r>
              <w:rPr>
                <w:rFonts w:hint="eastAsia"/>
                <w:sz w:val="21"/>
                <w:szCs w:val="21"/>
              </w:rPr>
              <w:t>-</w:t>
            </w:r>
            <w:r>
              <w:rPr>
                <w:sz w:val="21"/>
                <w:szCs w:val="21"/>
              </w:rPr>
              <w:t>6 月</w:t>
            </w:r>
          </w:p>
        </w:tc>
        <w:tc>
          <w:tcPr>
            <w:tcW w:w="1218" w:type="dxa"/>
            <w:vAlign w:val="center"/>
          </w:tcPr>
          <w:p w14:paraId="4B4ACAD8">
            <w:pPr>
              <w:snapToGrid w:val="0"/>
              <w:spacing w:before="70" w:after="70" w:line="240" w:lineRule="auto"/>
              <w:ind w:firstLine="0"/>
              <w:jc w:val="left"/>
              <w:rPr>
                <w:sz w:val="21"/>
              </w:rPr>
            </w:pPr>
            <w:r>
              <w:rPr>
                <w:sz w:val="21"/>
                <w:szCs w:val="21"/>
              </w:rPr>
              <w:t>三座电站</w:t>
            </w:r>
          </w:p>
        </w:tc>
        <w:tc>
          <w:tcPr>
            <w:tcW w:w="1550" w:type="dxa"/>
            <w:vAlign w:val="center"/>
          </w:tcPr>
          <w:p w14:paraId="0F54A46D">
            <w:pPr>
              <w:snapToGrid w:val="0"/>
              <w:spacing w:before="70" w:after="70" w:line="240" w:lineRule="auto"/>
              <w:ind w:firstLine="0"/>
              <w:jc w:val="left"/>
              <w:rPr>
                <w:sz w:val="21"/>
              </w:rPr>
            </w:pPr>
            <w:r>
              <w:rPr>
                <w:sz w:val="21"/>
                <w:szCs w:val="21"/>
              </w:rPr>
              <w:t>工程验证</w:t>
            </w:r>
          </w:p>
        </w:tc>
        <w:tc>
          <w:tcPr>
            <w:tcW w:w="2153" w:type="dxa"/>
            <w:vAlign w:val="center"/>
          </w:tcPr>
          <w:p w14:paraId="3D34A8EA">
            <w:pPr>
              <w:snapToGrid w:val="0"/>
              <w:spacing w:before="70" w:after="70" w:line="240" w:lineRule="auto"/>
              <w:ind w:firstLine="0"/>
              <w:jc w:val="left"/>
              <w:rPr>
                <w:sz w:val="21"/>
              </w:rPr>
            </w:pPr>
            <w:r>
              <w:rPr>
                <w:sz w:val="21"/>
                <w:szCs w:val="21"/>
              </w:rPr>
              <w:t>满足对应精度</w:t>
            </w:r>
          </w:p>
        </w:tc>
      </w:tr>
      <w:tr w14:paraId="429D4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5BBD4284">
            <w:pPr>
              <w:snapToGrid w:val="0"/>
              <w:spacing w:before="70" w:after="70" w:line="240" w:lineRule="auto"/>
              <w:ind w:firstLine="0"/>
              <w:jc w:val="left"/>
              <w:rPr>
                <w:sz w:val="21"/>
              </w:rPr>
            </w:pPr>
            <w:r>
              <w:rPr>
                <w:sz w:val="21"/>
                <w:szCs w:val="21"/>
              </w:rPr>
              <w:t>E11</w:t>
            </w:r>
          </w:p>
        </w:tc>
        <w:tc>
          <w:tcPr>
            <w:tcW w:w="1819" w:type="dxa"/>
            <w:vAlign w:val="center"/>
          </w:tcPr>
          <w:p w14:paraId="06ADA503">
            <w:pPr>
              <w:snapToGrid w:val="0"/>
              <w:spacing w:before="70" w:after="70" w:line="240" w:lineRule="auto"/>
              <w:ind w:firstLine="0"/>
              <w:jc w:val="center"/>
              <w:rPr>
                <w:sz w:val="21"/>
              </w:rPr>
            </w:pPr>
            <w:r>
              <w:rPr>
                <w:sz w:val="21"/>
                <w:szCs w:val="21"/>
              </w:rPr>
              <w:t>系统联调试验</w:t>
            </w:r>
          </w:p>
        </w:tc>
        <w:tc>
          <w:tcPr>
            <w:tcW w:w="1260" w:type="dxa"/>
            <w:vAlign w:val="center"/>
          </w:tcPr>
          <w:p w14:paraId="4EA01C83">
            <w:pPr>
              <w:snapToGrid w:val="0"/>
              <w:spacing w:before="70" w:after="70" w:line="240" w:lineRule="auto"/>
              <w:ind w:firstLine="0"/>
              <w:jc w:val="left"/>
              <w:rPr>
                <w:sz w:val="21"/>
              </w:rPr>
            </w:pPr>
            <w:r>
              <w:rPr>
                <w:sz w:val="21"/>
                <w:szCs w:val="21"/>
              </w:rPr>
              <w:t>第 15</w:t>
            </w:r>
            <w:r>
              <w:rPr>
                <w:rFonts w:hint="eastAsia"/>
                <w:sz w:val="21"/>
                <w:szCs w:val="21"/>
              </w:rPr>
              <w:t>-</w:t>
            </w:r>
            <w:r>
              <w:rPr>
                <w:sz w:val="21"/>
                <w:szCs w:val="21"/>
              </w:rPr>
              <w:t>17 月</w:t>
            </w:r>
          </w:p>
        </w:tc>
        <w:tc>
          <w:tcPr>
            <w:tcW w:w="1218" w:type="dxa"/>
            <w:vAlign w:val="center"/>
          </w:tcPr>
          <w:p w14:paraId="6F729ECF">
            <w:pPr>
              <w:snapToGrid w:val="0"/>
              <w:spacing w:before="70" w:after="70" w:line="240" w:lineRule="auto"/>
              <w:ind w:firstLine="0"/>
              <w:jc w:val="left"/>
              <w:rPr>
                <w:sz w:val="21"/>
              </w:rPr>
            </w:pPr>
            <w:r>
              <w:rPr>
                <w:sz w:val="21"/>
                <w:szCs w:val="21"/>
              </w:rPr>
              <w:t>厂房</w:t>
            </w:r>
          </w:p>
        </w:tc>
        <w:tc>
          <w:tcPr>
            <w:tcW w:w="1550" w:type="dxa"/>
            <w:vAlign w:val="center"/>
          </w:tcPr>
          <w:p w14:paraId="1B436782">
            <w:pPr>
              <w:snapToGrid w:val="0"/>
              <w:spacing w:before="70" w:after="70" w:line="240" w:lineRule="auto"/>
              <w:ind w:firstLine="0"/>
              <w:jc w:val="left"/>
              <w:rPr>
                <w:sz w:val="21"/>
              </w:rPr>
            </w:pPr>
            <w:r>
              <w:rPr>
                <w:sz w:val="21"/>
                <w:szCs w:val="21"/>
              </w:rPr>
              <w:t>整机功能</w:t>
            </w:r>
          </w:p>
        </w:tc>
        <w:tc>
          <w:tcPr>
            <w:tcW w:w="2153" w:type="dxa"/>
            <w:vAlign w:val="center"/>
          </w:tcPr>
          <w:p w14:paraId="03E6A6E5">
            <w:pPr>
              <w:snapToGrid w:val="0"/>
              <w:spacing w:before="70" w:after="70" w:line="240" w:lineRule="auto"/>
              <w:ind w:firstLine="0"/>
              <w:jc w:val="left"/>
              <w:rPr>
                <w:sz w:val="21"/>
              </w:rPr>
            </w:pPr>
            <w:r>
              <w:rPr>
                <w:sz w:val="21"/>
                <w:szCs w:val="21"/>
              </w:rPr>
              <w:t>全部功能通过</w:t>
            </w:r>
          </w:p>
        </w:tc>
      </w:tr>
      <w:tr w14:paraId="727F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9" w:type="dxa"/>
            <w:vAlign w:val="center"/>
          </w:tcPr>
          <w:p w14:paraId="2711EBF6">
            <w:pPr>
              <w:snapToGrid w:val="0"/>
              <w:spacing w:before="70" w:after="70" w:line="240" w:lineRule="auto"/>
              <w:ind w:firstLine="0"/>
              <w:jc w:val="left"/>
              <w:rPr>
                <w:sz w:val="21"/>
              </w:rPr>
            </w:pPr>
            <w:r>
              <w:rPr>
                <w:sz w:val="21"/>
                <w:szCs w:val="21"/>
              </w:rPr>
              <w:t>E12</w:t>
            </w:r>
          </w:p>
        </w:tc>
        <w:tc>
          <w:tcPr>
            <w:tcW w:w="1819" w:type="dxa"/>
            <w:vAlign w:val="center"/>
          </w:tcPr>
          <w:p w14:paraId="7595FFCD">
            <w:pPr>
              <w:snapToGrid w:val="0"/>
              <w:spacing w:before="70" w:after="70" w:line="240" w:lineRule="auto"/>
              <w:ind w:firstLine="0"/>
              <w:jc w:val="center"/>
              <w:rPr>
                <w:sz w:val="21"/>
              </w:rPr>
            </w:pPr>
            <w:r>
              <w:rPr>
                <w:sz w:val="21"/>
                <w:szCs w:val="21"/>
              </w:rPr>
              <w:t>第三方测试</w:t>
            </w:r>
          </w:p>
        </w:tc>
        <w:tc>
          <w:tcPr>
            <w:tcW w:w="1260" w:type="dxa"/>
            <w:vAlign w:val="center"/>
          </w:tcPr>
          <w:p w14:paraId="16834799">
            <w:pPr>
              <w:snapToGrid w:val="0"/>
              <w:spacing w:before="70" w:after="70" w:line="240" w:lineRule="auto"/>
              <w:ind w:firstLine="0"/>
              <w:jc w:val="left"/>
              <w:rPr>
                <w:sz w:val="21"/>
              </w:rPr>
            </w:pPr>
            <w:r>
              <w:rPr>
                <w:sz w:val="21"/>
                <w:szCs w:val="21"/>
              </w:rPr>
              <w:t>第 26</w:t>
            </w:r>
            <w:r>
              <w:rPr>
                <w:rFonts w:hint="eastAsia"/>
                <w:sz w:val="21"/>
                <w:szCs w:val="21"/>
              </w:rPr>
              <w:t>-</w:t>
            </w:r>
            <w:r>
              <w:rPr>
                <w:sz w:val="21"/>
                <w:szCs w:val="21"/>
              </w:rPr>
              <w:t>28 月</w:t>
            </w:r>
          </w:p>
        </w:tc>
        <w:tc>
          <w:tcPr>
            <w:tcW w:w="1218" w:type="dxa"/>
            <w:vAlign w:val="center"/>
          </w:tcPr>
          <w:p w14:paraId="455E7041">
            <w:pPr>
              <w:snapToGrid w:val="0"/>
              <w:spacing w:before="70" w:after="70" w:line="240" w:lineRule="auto"/>
              <w:ind w:firstLine="0"/>
              <w:jc w:val="left"/>
              <w:rPr>
                <w:sz w:val="21"/>
              </w:rPr>
            </w:pPr>
            <w:r>
              <w:rPr>
                <w:sz w:val="21"/>
                <w:szCs w:val="21"/>
              </w:rPr>
              <w:t>检测机构</w:t>
            </w:r>
          </w:p>
        </w:tc>
        <w:tc>
          <w:tcPr>
            <w:tcW w:w="1550" w:type="dxa"/>
            <w:vAlign w:val="center"/>
          </w:tcPr>
          <w:p w14:paraId="530545E1">
            <w:pPr>
              <w:snapToGrid w:val="0"/>
              <w:spacing w:before="70" w:after="70" w:line="240" w:lineRule="auto"/>
              <w:ind w:firstLine="0"/>
              <w:jc w:val="left"/>
              <w:rPr>
                <w:sz w:val="21"/>
              </w:rPr>
            </w:pPr>
            <w:r>
              <w:rPr>
                <w:sz w:val="21"/>
                <w:szCs w:val="21"/>
              </w:rPr>
              <w:t>合规验证</w:t>
            </w:r>
          </w:p>
        </w:tc>
        <w:tc>
          <w:tcPr>
            <w:tcW w:w="2153" w:type="dxa"/>
            <w:vAlign w:val="center"/>
          </w:tcPr>
          <w:p w14:paraId="0C56A188">
            <w:pPr>
              <w:snapToGrid w:val="0"/>
              <w:spacing w:before="70" w:after="70" w:line="240" w:lineRule="auto"/>
              <w:ind w:firstLine="0"/>
              <w:jc w:val="left"/>
              <w:rPr>
                <w:sz w:val="21"/>
              </w:rPr>
            </w:pPr>
            <w:r>
              <w:rPr>
                <w:sz w:val="21"/>
                <w:szCs w:val="21"/>
              </w:rPr>
              <w:t>全部指标达标</w:t>
            </w:r>
          </w:p>
        </w:tc>
      </w:tr>
    </w:tbl>
    <w:p w14:paraId="2473AC9C">
      <w:pPr>
        <w:spacing w:line="240" w:lineRule="auto"/>
      </w:pPr>
    </w:p>
    <w:p w14:paraId="04B1A5BB">
      <w:pPr>
        <w:pStyle w:val="6"/>
      </w:pPr>
      <w:r>
        <w:t>2.2.11.2 试验数据管理</w:t>
      </w:r>
    </w:p>
    <w:p w14:paraId="2E2FAE3B">
      <w:r>
        <w:t>试验数据按</w:t>
      </w:r>
      <w:r>
        <w:rPr>
          <w:rFonts w:hint="eastAsia"/>
        </w:rPr>
        <w:t>“</w:t>
      </w:r>
      <w:r>
        <w:t>试验编号</w:t>
      </w:r>
      <w:r>
        <w:rPr>
          <w:rFonts w:hint="eastAsia"/>
        </w:rPr>
        <w:t>-</w:t>
      </w:r>
      <w:r>
        <w:t>日期</w:t>
      </w:r>
      <w:r>
        <w:rPr>
          <w:rFonts w:hint="eastAsia"/>
        </w:rPr>
        <w:t>-</w:t>
      </w:r>
      <w:r>
        <w:t>工况</w:t>
      </w:r>
      <w:r>
        <w:rPr>
          <w:rFonts w:hint="eastAsia"/>
        </w:rPr>
        <w:t>-</w:t>
      </w:r>
      <w:r>
        <w:t>重复次数</w:t>
      </w:r>
      <w:r>
        <w:rPr>
          <w:rFonts w:hint="eastAsia"/>
        </w:rPr>
        <w:t>”</w:t>
      </w:r>
      <w:r>
        <w:t>组织，原始数据、处理结果、分析报告三级归档；每个试验至少重复 3 次，取均值与标准差；异常数据单独标记并分析原因；试验记录由试验人、复核人、审核人签字。</w:t>
      </w:r>
    </w:p>
    <w:p w14:paraId="763BE938">
      <w:pPr>
        <w:pStyle w:val="6"/>
      </w:pPr>
      <w:r>
        <w:t>2.2.11.3 试验成果应用</w:t>
      </w:r>
    </w:p>
    <w:p w14:paraId="736EF6BC">
      <w:r>
        <w:t>E1</w:t>
      </w:r>
      <w:r>
        <w:rPr>
          <w:rFonts w:hint="eastAsia"/>
        </w:rPr>
        <w:t>-</w:t>
      </w:r>
      <w:r>
        <w:t>E9 形成精度基线，用于确定装备参数与作业规程；E10 形成现场数据集，用于算法训练与验证；E11 形成联调报告，作为出厂依据；E12 形成第三方报告，作为验收依据。各试验结论均纳入《三维坐标数据测量技术研究报告》与《三维实体模型重构技术研究报告》。</w:t>
      </w:r>
    </w:p>
    <w:p w14:paraId="02FC91FF">
      <w:pPr>
        <w:pStyle w:val="5"/>
        <w:rPr>
          <w:szCs w:val="32"/>
        </w:rPr>
      </w:pPr>
      <w:bookmarkStart w:id="142" w:name="_Toc556"/>
      <w:r>
        <w:rPr>
          <w:szCs w:val="32"/>
        </w:rPr>
        <w:t>2.2.12 研究内容技术方案深化</w:t>
      </w:r>
      <w:bookmarkEnd w:id="142"/>
    </w:p>
    <w:tbl>
      <w:tblPr>
        <w:tblStyle w:val="32"/>
        <w:tblW w:w="95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935"/>
        <w:gridCol w:w="1896"/>
        <w:gridCol w:w="2436"/>
        <w:gridCol w:w="1596"/>
      </w:tblGrid>
      <w:tr w14:paraId="6C8A0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16" w:type="dxa"/>
            <w:shd w:val="clear" w:color="auto" w:fill="E7E6E6"/>
            <w:vAlign w:val="center"/>
          </w:tcPr>
          <w:p w14:paraId="2E799551">
            <w:pPr>
              <w:snapToGrid w:val="0"/>
              <w:spacing w:before="70" w:after="70" w:line="240" w:lineRule="auto"/>
              <w:ind w:firstLine="0"/>
              <w:jc w:val="center"/>
              <w:rPr>
                <w:b/>
                <w:sz w:val="21"/>
              </w:rPr>
            </w:pPr>
            <w:r>
              <w:rPr>
                <w:b/>
                <w:sz w:val="21"/>
                <w:szCs w:val="21"/>
              </w:rPr>
              <w:t>研究内容</w:t>
            </w:r>
          </w:p>
        </w:tc>
        <w:tc>
          <w:tcPr>
            <w:tcW w:w="1935" w:type="dxa"/>
            <w:shd w:val="clear" w:color="auto" w:fill="E7E6E6"/>
            <w:vAlign w:val="center"/>
          </w:tcPr>
          <w:p w14:paraId="09620851">
            <w:pPr>
              <w:snapToGrid w:val="0"/>
              <w:spacing w:before="70" w:after="70" w:line="240" w:lineRule="auto"/>
              <w:ind w:firstLine="0"/>
              <w:jc w:val="center"/>
              <w:rPr>
                <w:b/>
                <w:sz w:val="21"/>
              </w:rPr>
            </w:pPr>
            <w:r>
              <w:rPr>
                <w:b/>
                <w:sz w:val="21"/>
                <w:szCs w:val="21"/>
              </w:rPr>
              <w:t>研究目标</w:t>
            </w:r>
          </w:p>
        </w:tc>
        <w:tc>
          <w:tcPr>
            <w:tcW w:w="1896" w:type="dxa"/>
            <w:shd w:val="clear" w:color="auto" w:fill="E7E6E6"/>
            <w:vAlign w:val="center"/>
          </w:tcPr>
          <w:p w14:paraId="10E5C546">
            <w:pPr>
              <w:snapToGrid w:val="0"/>
              <w:spacing w:before="70" w:after="70" w:line="240" w:lineRule="auto"/>
              <w:ind w:firstLine="0"/>
              <w:jc w:val="center"/>
              <w:rPr>
                <w:b/>
                <w:sz w:val="21"/>
              </w:rPr>
            </w:pPr>
            <w:r>
              <w:rPr>
                <w:b/>
                <w:sz w:val="21"/>
                <w:szCs w:val="21"/>
              </w:rPr>
              <w:t>关键技术难点</w:t>
            </w:r>
          </w:p>
        </w:tc>
        <w:tc>
          <w:tcPr>
            <w:tcW w:w="2436" w:type="dxa"/>
            <w:shd w:val="clear" w:color="auto" w:fill="E7E6E6"/>
            <w:vAlign w:val="center"/>
          </w:tcPr>
          <w:p w14:paraId="59CDCA99">
            <w:pPr>
              <w:snapToGrid w:val="0"/>
              <w:spacing w:before="70" w:after="70" w:line="240" w:lineRule="auto"/>
              <w:ind w:firstLine="0"/>
              <w:jc w:val="center"/>
              <w:rPr>
                <w:b/>
                <w:sz w:val="21"/>
              </w:rPr>
            </w:pPr>
            <w:r>
              <w:rPr>
                <w:b/>
                <w:sz w:val="21"/>
                <w:szCs w:val="21"/>
              </w:rPr>
              <w:t>研究方法</w:t>
            </w:r>
          </w:p>
        </w:tc>
        <w:tc>
          <w:tcPr>
            <w:tcW w:w="1596" w:type="dxa"/>
            <w:shd w:val="clear" w:color="auto" w:fill="E7E6E6"/>
            <w:vAlign w:val="center"/>
          </w:tcPr>
          <w:p w14:paraId="46E223F4">
            <w:pPr>
              <w:snapToGrid w:val="0"/>
              <w:spacing w:before="70" w:after="70" w:line="240" w:lineRule="auto"/>
              <w:ind w:firstLine="0"/>
              <w:jc w:val="center"/>
              <w:rPr>
                <w:b/>
                <w:sz w:val="21"/>
              </w:rPr>
            </w:pPr>
            <w:r>
              <w:rPr>
                <w:b/>
                <w:sz w:val="21"/>
                <w:szCs w:val="21"/>
              </w:rPr>
              <w:t>预期成果</w:t>
            </w:r>
          </w:p>
        </w:tc>
      </w:tr>
      <w:tr w14:paraId="0FCD9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077B9CA8">
            <w:pPr>
              <w:snapToGrid w:val="0"/>
              <w:spacing w:before="70" w:after="70" w:line="240" w:lineRule="auto"/>
              <w:ind w:firstLine="0"/>
              <w:jc w:val="left"/>
              <w:rPr>
                <w:sz w:val="21"/>
              </w:rPr>
            </w:pPr>
            <w:r>
              <w:rPr>
                <w:sz w:val="21"/>
                <w:szCs w:val="21"/>
              </w:rPr>
              <w:t>冲磨场测量建模</w:t>
            </w:r>
          </w:p>
        </w:tc>
        <w:tc>
          <w:tcPr>
            <w:tcW w:w="1935" w:type="dxa"/>
            <w:vAlign w:val="center"/>
          </w:tcPr>
          <w:p w14:paraId="2C358BE9">
            <w:pPr>
              <w:snapToGrid w:val="0"/>
              <w:spacing w:before="70" w:after="70" w:line="240" w:lineRule="auto"/>
              <w:ind w:firstLine="0"/>
              <w:jc w:val="left"/>
              <w:rPr>
                <w:sz w:val="21"/>
              </w:rPr>
            </w:pPr>
            <w:r>
              <w:rPr>
                <w:sz w:val="21"/>
                <w:szCs w:val="21"/>
              </w:rPr>
              <w:t>获取三站三场景完整数据</w:t>
            </w:r>
          </w:p>
        </w:tc>
        <w:tc>
          <w:tcPr>
            <w:tcW w:w="1896" w:type="dxa"/>
            <w:vAlign w:val="center"/>
          </w:tcPr>
          <w:p w14:paraId="1D4529EF">
            <w:pPr>
              <w:snapToGrid w:val="0"/>
              <w:spacing w:before="70" w:after="70" w:line="240" w:lineRule="auto"/>
              <w:ind w:firstLine="0"/>
              <w:jc w:val="left"/>
              <w:rPr>
                <w:sz w:val="21"/>
              </w:rPr>
            </w:pPr>
            <w:r>
              <w:rPr>
                <w:sz w:val="21"/>
                <w:szCs w:val="21"/>
              </w:rPr>
              <w:t>遮挡、湿润、弱光</w:t>
            </w:r>
          </w:p>
        </w:tc>
        <w:tc>
          <w:tcPr>
            <w:tcW w:w="2436" w:type="dxa"/>
            <w:vAlign w:val="center"/>
          </w:tcPr>
          <w:p w14:paraId="016689D3">
            <w:pPr>
              <w:snapToGrid w:val="0"/>
              <w:spacing w:before="70" w:after="70" w:line="240" w:lineRule="auto"/>
              <w:ind w:firstLine="0"/>
              <w:jc w:val="left"/>
              <w:rPr>
                <w:sz w:val="21"/>
              </w:rPr>
            </w:pPr>
            <w:r>
              <w:rPr>
                <w:sz w:val="21"/>
                <w:szCs w:val="21"/>
              </w:rPr>
              <w:t>多技术复合、环境记录、现场质检</w:t>
            </w:r>
          </w:p>
        </w:tc>
        <w:tc>
          <w:tcPr>
            <w:tcW w:w="1596" w:type="dxa"/>
            <w:vAlign w:val="center"/>
          </w:tcPr>
          <w:p w14:paraId="55C20884">
            <w:pPr>
              <w:snapToGrid w:val="0"/>
              <w:spacing w:before="70" w:after="70" w:line="240" w:lineRule="auto"/>
              <w:ind w:firstLine="0"/>
              <w:jc w:val="left"/>
              <w:rPr>
                <w:sz w:val="21"/>
              </w:rPr>
            </w:pPr>
            <w:r>
              <w:rPr>
                <w:sz w:val="21"/>
                <w:szCs w:val="21"/>
              </w:rPr>
              <w:t>数据集与模型</w:t>
            </w:r>
          </w:p>
        </w:tc>
      </w:tr>
      <w:tr w14:paraId="39AC8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D487591">
            <w:pPr>
              <w:snapToGrid w:val="0"/>
              <w:spacing w:before="70" w:after="70" w:line="240" w:lineRule="auto"/>
              <w:ind w:firstLine="0"/>
              <w:jc w:val="left"/>
              <w:rPr>
                <w:sz w:val="21"/>
              </w:rPr>
            </w:pPr>
            <w:r>
              <w:rPr>
                <w:sz w:val="21"/>
                <w:szCs w:val="21"/>
              </w:rPr>
              <w:t>技术现状分析</w:t>
            </w:r>
          </w:p>
        </w:tc>
        <w:tc>
          <w:tcPr>
            <w:tcW w:w="1935" w:type="dxa"/>
            <w:vAlign w:val="center"/>
          </w:tcPr>
          <w:p w14:paraId="3FD32BEB">
            <w:pPr>
              <w:snapToGrid w:val="0"/>
              <w:spacing w:before="70" w:after="70" w:line="240" w:lineRule="auto"/>
              <w:ind w:firstLine="0"/>
              <w:jc w:val="left"/>
              <w:rPr>
                <w:sz w:val="21"/>
              </w:rPr>
            </w:pPr>
            <w:r>
              <w:rPr>
                <w:sz w:val="21"/>
                <w:szCs w:val="21"/>
              </w:rPr>
              <w:t>明确技术边界与适用性</w:t>
            </w:r>
          </w:p>
        </w:tc>
        <w:tc>
          <w:tcPr>
            <w:tcW w:w="1896" w:type="dxa"/>
            <w:vAlign w:val="center"/>
          </w:tcPr>
          <w:p w14:paraId="2348B3F5">
            <w:pPr>
              <w:snapToGrid w:val="0"/>
              <w:spacing w:before="70" w:after="70" w:line="240" w:lineRule="auto"/>
              <w:ind w:firstLine="0"/>
              <w:jc w:val="left"/>
              <w:rPr>
                <w:sz w:val="21"/>
              </w:rPr>
            </w:pPr>
            <w:r>
              <w:rPr>
                <w:sz w:val="21"/>
                <w:szCs w:val="21"/>
              </w:rPr>
              <w:t>指标口径不统一</w:t>
            </w:r>
          </w:p>
        </w:tc>
        <w:tc>
          <w:tcPr>
            <w:tcW w:w="2436" w:type="dxa"/>
            <w:vAlign w:val="center"/>
          </w:tcPr>
          <w:p w14:paraId="372C92D3">
            <w:pPr>
              <w:snapToGrid w:val="0"/>
              <w:spacing w:before="70" w:after="70" w:line="240" w:lineRule="auto"/>
              <w:ind w:firstLine="0"/>
              <w:jc w:val="left"/>
              <w:rPr>
                <w:sz w:val="21"/>
              </w:rPr>
            </w:pPr>
            <w:r>
              <w:rPr>
                <w:sz w:val="21"/>
                <w:szCs w:val="21"/>
              </w:rPr>
              <w:t>实测对比、文献计量、专家访谈</w:t>
            </w:r>
          </w:p>
        </w:tc>
        <w:tc>
          <w:tcPr>
            <w:tcW w:w="1596" w:type="dxa"/>
            <w:vAlign w:val="center"/>
          </w:tcPr>
          <w:p w14:paraId="440973CE">
            <w:pPr>
              <w:snapToGrid w:val="0"/>
              <w:spacing w:before="70" w:after="70" w:line="240" w:lineRule="auto"/>
              <w:ind w:firstLine="0"/>
              <w:jc w:val="left"/>
              <w:rPr>
                <w:sz w:val="21"/>
              </w:rPr>
            </w:pPr>
            <w:r>
              <w:rPr>
                <w:sz w:val="21"/>
                <w:szCs w:val="21"/>
              </w:rPr>
              <w:t>分析报告</w:t>
            </w:r>
          </w:p>
        </w:tc>
      </w:tr>
      <w:tr w14:paraId="52FC5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2ABBF53C">
            <w:pPr>
              <w:snapToGrid w:val="0"/>
              <w:spacing w:before="70" w:after="70" w:line="240" w:lineRule="auto"/>
              <w:ind w:firstLine="0"/>
              <w:jc w:val="left"/>
              <w:rPr>
                <w:sz w:val="21"/>
              </w:rPr>
            </w:pPr>
            <w:r>
              <w:rPr>
                <w:sz w:val="21"/>
                <w:szCs w:val="21"/>
              </w:rPr>
              <w:t>三维坐标测量</w:t>
            </w:r>
          </w:p>
        </w:tc>
        <w:tc>
          <w:tcPr>
            <w:tcW w:w="1935" w:type="dxa"/>
            <w:vAlign w:val="center"/>
          </w:tcPr>
          <w:p w14:paraId="07BBD053">
            <w:pPr>
              <w:snapToGrid w:val="0"/>
              <w:spacing w:before="70" w:after="70" w:line="240" w:lineRule="auto"/>
              <w:ind w:firstLine="0"/>
              <w:jc w:val="left"/>
              <w:rPr>
                <w:sz w:val="21"/>
              </w:rPr>
            </w:pPr>
            <w:r>
              <w:rPr>
                <w:sz w:val="21"/>
                <w:szCs w:val="21"/>
              </w:rPr>
              <w:t>10 m/0.5 mm、12 m/1 mm</w:t>
            </w:r>
          </w:p>
        </w:tc>
        <w:tc>
          <w:tcPr>
            <w:tcW w:w="1896" w:type="dxa"/>
            <w:vAlign w:val="center"/>
          </w:tcPr>
          <w:p w14:paraId="4B33A53E">
            <w:pPr>
              <w:snapToGrid w:val="0"/>
              <w:spacing w:before="70" w:after="70" w:line="240" w:lineRule="auto"/>
              <w:ind w:firstLine="0"/>
              <w:jc w:val="left"/>
              <w:rPr>
                <w:sz w:val="21"/>
              </w:rPr>
            </w:pPr>
            <w:r>
              <w:rPr>
                <w:sz w:val="21"/>
                <w:szCs w:val="21"/>
              </w:rPr>
              <w:t>大视场精度均匀性</w:t>
            </w:r>
          </w:p>
        </w:tc>
        <w:tc>
          <w:tcPr>
            <w:tcW w:w="2436" w:type="dxa"/>
            <w:vAlign w:val="center"/>
          </w:tcPr>
          <w:p w14:paraId="175711FE">
            <w:pPr>
              <w:snapToGrid w:val="0"/>
              <w:spacing w:before="70" w:after="70" w:line="240" w:lineRule="auto"/>
              <w:ind w:firstLine="0"/>
              <w:jc w:val="left"/>
              <w:rPr>
                <w:sz w:val="21"/>
              </w:rPr>
            </w:pPr>
            <w:r>
              <w:rPr>
                <w:sz w:val="21"/>
                <w:szCs w:val="21"/>
              </w:rPr>
              <w:t>分区标定、多视冗余、抗差估计</w:t>
            </w:r>
          </w:p>
        </w:tc>
        <w:tc>
          <w:tcPr>
            <w:tcW w:w="1596" w:type="dxa"/>
            <w:vAlign w:val="center"/>
          </w:tcPr>
          <w:p w14:paraId="025A0848">
            <w:pPr>
              <w:snapToGrid w:val="0"/>
              <w:spacing w:before="70" w:after="70" w:line="240" w:lineRule="auto"/>
              <w:ind w:firstLine="0"/>
              <w:jc w:val="left"/>
              <w:rPr>
                <w:sz w:val="21"/>
              </w:rPr>
            </w:pPr>
            <w:r>
              <w:rPr>
                <w:sz w:val="21"/>
                <w:szCs w:val="21"/>
              </w:rPr>
              <w:t>技术报告、中试数据</w:t>
            </w:r>
          </w:p>
        </w:tc>
      </w:tr>
      <w:tr w14:paraId="70B88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6CE354C">
            <w:pPr>
              <w:snapToGrid w:val="0"/>
              <w:spacing w:before="70" w:after="70" w:line="240" w:lineRule="auto"/>
              <w:ind w:firstLine="0"/>
              <w:jc w:val="left"/>
              <w:rPr>
                <w:sz w:val="21"/>
              </w:rPr>
            </w:pPr>
            <w:r>
              <w:rPr>
                <w:sz w:val="21"/>
                <w:szCs w:val="21"/>
              </w:rPr>
              <w:t>实体模型重构</w:t>
            </w:r>
          </w:p>
        </w:tc>
        <w:tc>
          <w:tcPr>
            <w:tcW w:w="1935" w:type="dxa"/>
            <w:vAlign w:val="center"/>
          </w:tcPr>
          <w:p w14:paraId="1FDF6606">
            <w:pPr>
              <w:snapToGrid w:val="0"/>
              <w:spacing w:before="70" w:after="70" w:line="240" w:lineRule="auto"/>
              <w:ind w:firstLine="0"/>
              <w:jc w:val="left"/>
              <w:rPr>
                <w:sz w:val="21"/>
              </w:rPr>
            </w:pPr>
            <w:r>
              <w:rPr>
                <w:sz w:val="21"/>
                <w:szCs w:val="21"/>
              </w:rPr>
              <w:t>高效重建与高保真渲染</w:t>
            </w:r>
          </w:p>
        </w:tc>
        <w:tc>
          <w:tcPr>
            <w:tcW w:w="1896" w:type="dxa"/>
            <w:vAlign w:val="center"/>
          </w:tcPr>
          <w:p w14:paraId="5859BD9C">
            <w:pPr>
              <w:snapToGrid w:val="0"/>
              <w:spacing w:before="70" w:after="70" w:line="240" w:lineRule="auto"/>
              <w:ind w:firstLine="0"/>
              <w:jc w:val="left"/>
              <w:rPr>
                <w:sz w:val="21"/>
              </w:rPr>
            </w:pPr>
            <w:r>
              <w:rPr>
                <w:sz w:val="21"/>
                <w:szCs w:val="21"/>
              </w:rPr>
              <w:t>效率与质量平衡</w:t>
            </w:r>
          </w:p>
        </w:tc>
        <w:tc>
          <w:tcPr>
            <w:tcW w:w="2436" w:type="dxa"/>
            <w:vAlign w:val="center"/>
          </w:tcPr>
          <w:p w14:paraId="05CBE3D1">
            <w:pPr>
              <w:snapToGrid w:val="0"/>
              <w:spacing w:before="70" w:after="70" w:line="240" w:lineRule="auto"/>
              <w:ind w:firstLine="0"/>
              <w:jc w:val="left"/>
              <w:rPr>
                <w:sz w:val="21"/>
              </w:rPr>
            </w:pPr>
            <w:r>
              <w:rPr>
                <w:sz w:val="21"/>
                <w:szCs w:val="21"/>
              </w:rPr>
              <w:t>分块并行、LOD、增量训练</w:t>
            </w:r>
          </w:p>
        </w:tc>
        <w:tc>
          <w:tcPr>
            <w:tcW w:w="1596" w:type="dxa"/>
            <w:vAlign w:val="center"/>
          </w:tcPr>
          <w:p w14:paraId="79EF69BE">
            <w:pPr>
              <w:snapToGrid w:val="0"/>
              <w:spacing w:before="70" w:after="70" w:line="240" w:lineRule="auto"/>
              <w:ind w:firstLine="0"/>
              <w:jc w:val="left"/>
              <w:rPr>
                <w:sz w:val="21"/>
              </w:rPr>
            </w:pPr>
            <w:r>
              <w:rPr>
                <w:sz w:val="21"/>
                <w:szCs w:val="21"/>
              </w:rPr>
              <w:t>技术报告、算法原型</w:t>
            </w:r>
          </w:p>
        </w:tc>
      </w:tr>
      <w:tr w14:paraId="32D6A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311460B">
            <w:pPr>
              <w:snapToGrid w:val="0"/>
              <w:spacing w:before="70" w:after="70" w:line="240" w:lineRule="auto"/>
              <w:ind w:firstLine="0"/>
              <w:jc w:val="left"/>
              <w:rPr>
                <w:sz w:val="21"/>
              </w:rPr>
            </w:pPr>
            <w:r>
              <w:rPr>
                <w:sz w:val="21"/>
                <w:szCs w:val="21"/>
              </w:rPr>
              <w:t>多模态融合</w:t>
            </w:r>
          </w:p>
        </w:tc>
        <w:tc>
          <w:tcPr>
            <w:tcW w:w="1935" w:type="dxa"/>
            <w:vAlign w:val="center"/>
          </w:tcPr>
          <w:p w14:paraId="78B8FF11">
            <w:pPr>
              <w:snapToGrid w:val="0"/>
              <w:spacing w:before="70" w:after="70" w:line="240" w:lineRule="auto"/>
              <w:ind w:firstLine="0"/>
              <w:jc w:val="left"/>
              <w:rPr>
                <w:sz w:val="21"/>
              </w:rPr>
            </w:pPr>
            <w:r>
              <w:rPr>
                <w:sz w:val="21"/>
                <w:szCs w:val="21"/>
              </w:rPr>
              <w:t>真彩色点云与置信度</w:t>
            </w:r>
          </w:p>
        </w:tc>
        <w:tc>
          <w:tcPr>
            <w:tcW w:w="1896" w:type="dxa"/>
            <w:vAlign w:val="center"/>
          </w:tcPr>
          <w:p w14:paraId="6C1E1EBE">
            <w:pPr>
              <w:snapToGrid w:val="0"/>
              <w:spacing w:before="70" w:after="70" w:line="240" w:lineRule="auto"/>
              <w:ind w:firstLine="0"/>
              <w:jc w:val="left"/>
              <w:rPr>
                <w:sz w:val="21"/>
              </w:rPr>
            </w:pPr>
            <w:r>
              <w:rPr>
                <w:sz w:val="21"/>
                <w:szCs w:val="21"/>
              </w:rPr>
              <w:t>多源异质、权重确定</w:t>
            </w:r>
          </w:p>
        </w:tc>
        <w:tc>
          <w:tcPr>
            <w:tcW w:w="2436" w:type="dxa"/>
            <w:vAlign w:val="center"/>
          </w:tcPr>
          <w:p w14:paraId="5A8E4AB2">
            <w:pPr>
              <w:snapToGrid w:val="0"/>
              <w:spacing w:before="70" w:after="70" w:line="240" w:lineRule="auto"/>
              <w:ind w:firstLine="0"/>
              <w:jc w:val="left"/>
              <w:rPr>
                <w:sz w:val="21"/>
              </w:rPr>
            </w:pPr>
            <w:r>
              <w:rPr>
                <w:sz w:val="21"/>
                <w:szCs w:val="21"/>
              </w:rPr>
              <w:t>配准</w:t>
            </w:r>
            <w:r>
              <w:rPr>
                <w:rFonts w:hint="eastAsia"/>
                <w:sz w:val="21"/>
                <w:szCs w:val="21"/>
              </w:rPr>
              <w:t>-</w:t>
            </w:r>
            <w:r>
              <w:rPr>
                <w:sz w:val="21"/>
                <w:szCs w:val="21"/>
              </w:rPr>
              <w:t>融合</w:t>
            </w:r>
            <w:r>
              <w:rPr>
                <w:rFonts w:hint="eastAsia"/>
                <w:sz w:val="21"/>
                <w:szCs w:val="21"/>
              </w:rPr>
              <w:t>-</w:t>
            </w:r>
            <w:r>
              <w:rPr>
                <w:sz w:val="21"/>
                <w:szCs w:val="21"/>
              </w:rPr>
              <w:t>评价三步法</w:t>
            </w:r>
          </w:p>
        </w:tc>
        <w:tc>
          <w:tcPr>
            <w:tcW w:w="1596" w:type="dxa"/>
            <w:vAlign w:val="center"/>
          </w:tcPr>
          <w:p w14:paraId="1FD46941">
            <w:pPr>
              <w:snapToGrid w:val="0"/>
              <w:spacing w:before="70" w:after="70" w:line="240" w:lineRule="auto"/>
              <w:ind w:firstLine="0"/>
              <w:jc w:val="left"/>
              <w:rPr>
                <w:sz w:val="21"/>
              </w:rPr>
            </w:pPr>
            <w:r>
              <w:rPr>
                <w:sz w:val="21"/>
                <w:szCs w:val="21"/>
              </w:rPr>
              <w:t>融合算法</w:t>
            </w:r>
          </w:p>
        </w:tc>
      </w:tr>
      <w:tr w14:paraId="6151F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0C0FA10">
            <w:pPr>
              <w:snapToGrid w:val="0"/>
              <w:spacing w:before="70" w:after="70" w:line="240" w:lineRule="auto"/>
              <w:ind w:firstLine="0"/>
              <w:jc w:val="left"/>
              <w:rPr>
                <w:sz w:val="21"/>
              </w:rPr>
            </w:pPr>
            <w:r>
              <w:rPr>
                <w:sz w:val="21"/>
                <w:szCs w:val="21"/>
              </w:rPr>
              <w:t>缺陷判识</w:t>
            </w:r>
          </w:p>
        </w:tc>
        <w:tc>
          <w:tcPr>
            <w:tcW w:w="1935" w:type="dxa"/>
            <w:vAlign w:val="center"/>
          </w:tcPr>
          <w:p w14:paraId="36463026">
            <w:pPr>
              <w:snapToGrid w:val="0"/>
              <w:spacing w:before="70" w:after="70" w:line="240" w:lineRule="auto"/>
              <w:ind w:firstLine="0"/>
              <w:jc w:val="left"/>
              <w:rPr>
                <w:sz w:val="21"/>
              </w:rPr>
            </w:pPr>
            <w:r>
              <w:rPr>
                <w:sz w:val="21"/>
                <w:szCs w:val="21"/>
              </w:rPr>
              <w:t>自动判定与级别认定</w:t>
            </w:r>
          </w:p>
        </w:tc>
        <w:tc>
          <w:tcPr>
            <w:tcW w:w="1896" w:type="dxa"/>
            <w:vAlign w:val="center"/>
          </w:tcPr>
          <w:p w14:paraId="3DB1F0DB">
            <w:pPr>
              <w:snapToGrid w:val="0"/>
              <w:spacing w:before="70" w:after="70" w:line="240" w:lineRule="auto"/>
              <w:ind w:firstLine="0"/>
              <w:jc w:val="left"/>
              <w:rPr>
                <w:sz w:val="21"/>
              </w:rPr>
            </w:pPr>
            <w:r>
              <w:rPr>
                <w:sz w:val="21"/>
                <w:szCs w:val="21"/>
              </w:rPr>
              <w:t>类别多、标准严</w:t>
            </w:r>
          </w:p>
        </w:tc>
        <w:tc>
          <w:tcPr>
            <w:tcW w:w="2436" w:type="dxa"/>
            <w:vAlign w:val="center"/>
          </w:tcPr>
          <w:p w14:paraId="6E71CD3C">
            <w:pPr>
              <w:snapToGrid w:val="0"/>
              <w:spacing w:before="70" w:after="70" w:line="240" w:lineRule="auto"/>
              <w:ind w:firstLine="0"/>
              <w:jc w:val="left"/>
              <w:rPr>
                <w:sz w:val="21"/>
              </w:rPr>
            </w:pPr>
            <w:r>
              <w:rPr>
                <w:sz w:val="21"/>
                <w:szCs w:val="21"/>
              </w:rPr>
              <w:t>几何+语义+规则</w:t>
            </w:r>
          </w:p>
        </w:tc>
        <w:tc>
          <w:tcPr>
            <w:tcW w:w="1596" w:type="dxa"/>
            <w:vAlign w:val="center"/>
          </w:tcPr>
          <w:p w14:paraId="1EDB622C">
            <w:pPr>
              <w:snapToGrid w:val="0"/>
              <w:spacing w:before="70" w:after="70" w:line="240" w:lineRule="auto"/>
              <w:ind w:firstLine="0"/>
              <w:jc w:val="left"/>
              <w:rPr>
                <w:sz w:val="21"/>
              </w:rPr>
            </w:pPr>
            <w:r>
              <w:rPr>
                <w:sz w:val="21"/>
                <w:szCs w:val="21"/>
              </w:rPr>
              <w:t>规则库与模型</w:t>
            </w:r>
          </w:p>
        </w:tc>
      </w:tr>
      <w:tr w14:paraId="13B8E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F8BDE24">
            <w:pPr>
              <w:snapToGrid w:val="0"/>
              <w:spacing w:before="70" w:after="70" w:line="240" w:lineRule="auto"/>
              <w:ind w:firstLine="0"/>
              <w:jc w:val="left"/>
              <w:rPr>
                <w:sz w:val="21"/>
              </w:rPr>
            </w:pPr>
            <w:r>
              <w:rPr>
                <w:sz w:val="21"/>
                <w:szCs w:val="21"/>
              </w:rPr>
              <w:t>装备设计</w:t>
            </w:r>
          </w:p>
        </w:tc>
        <w:tc>
          <w:tcPr>
            <w:tcW w:w="1935" w:type="dxa"/>
            <w:vAlign w:val="center"/>
          </w:tcPr>
          <w:p w14:paraId="53D5E01F">
            <w:pPr>
              <w:snapToGrid w:val="0"/>
              <w:spacing w:before="70" w:after="70" w:line="240" w:lineRule="auto"/>
              <w:ind w:firstLine="0"/>
              <w:jc w:val="left"/>
              <w:rPr>
                <w:sz w:val="21"/>
              </w:rPr>
            </w:pPr>
            <w:r>
              <w:rPr>
                <w:sz w:val="21"/>
                <w:szCs w:val="21"/>
              </w:rPr>
              <w:t>三场景适用、便携</w:t>
            </w:r>
          </w:p>
        </w:tc>
        <w:tc>
          <w:tcPr>
            <w:tcW w:w="1896" w:type="dxa"/>
            <w:vAlign w:val="center"/>
          </w:tcPr>
          <w:p w14:paraId="4F03E552">
            <w:pPr>
              <w:snapToGrid w:val="0"/>
              <w:spacing w:before="70" w:after="70" w:line="240" w:lineRule="auto"/>
              <w:ind w:firstLine="0"/>
              <w:jc w:val="left"/>
              <w:rPr>
                <w:sz w:val="21"/>
              </w:rPr>
            </w:pPr>
            <w:r>
              <w:rPr>
                <w:sz w:val="21"/>
                <w:szCs w:val="21"/>
              </w:rPr>
              <w:t>平台通用与场景专用矛盾</w:t>
            </w:r>
          </w:p>
        </w:tc>
        <w:tc>
          <w:tcPr>
            <w:tcW w:w="2436" w:type="dxa"/>
            <w:vAlign w:val="center"/>
          </w:tcPr>
          <w:p w14:paraId="63814F62">
            <w:pPr>
              <w:snapToGrid w:val="0"/>
              <w:spacing w:before="70" w:after="70" w:line="240" w:lineRule="auto"/>
              <w:ind w:firstLine="0"/>
              <w:jc w:val="left"/>
              <w:rPr>
                <w:sz w:val="21"/>
              </w:rPr>
            </w:pPr>
            <w:r>
              <w:rPr>
                <w:sz w:val="21"/>
                <w:szCs w:val="21"/>
              </w:rPr>
              <w:t>模块化、快换接口、轻量化</w:t>
            </w:r>
          </w:p>
        </w:tc>
        <w:tc>
          <w:tcPr>
            <w:tcW w:w="1596" w:type="dxa"/>
            <w:vAlign w:val="center"/>
          </w:tcPr>
          <w:p w14:paraId="72CF3F36">
            <w:pPr>
              <w:snapToGrid w:val="0"/>
              <w:spacing w:before="70" w:after="70" w:line="240" w:lineRule="auto"/>
              <w:ind w:firstLine="0"/>
              <w:jc w:val="left"/>
              <w:rPr>
                <w:sz w:val="21"/>
              </w:rPr>
            </w:pPr>
            <w:r>
              <w:rPr>
                <w:sz w:val="21"/>
                <w:szCs w:val="21"/>
              </w:rPr>
              <w:t>设计文件</w:t>
            </w:r>
          </w:p>
        </w:tc>
      </w:tr>
      <w:tr w14:paraId="2BC14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7A6BCA0">
            <w:pPr>
              <w:snapToGrid w:val="0"/>
              <w:spacing w:before="70" w:after="70" w:line="240" w:lineRule="auto"/>
              <w:ind w:firstLine="0"/>
              <w:jc w:val="left"/>
              <w:rPr>
                <w:sz w:val="21"/>
              </w:rPr>
            </w:pPr>
            <w:r>
              <w:rPr>
                <w:sz w:val="21"/>
                <w:szCs w:val="21"/>
              </w:rPr>
              <w:t>装备开发</w:t>
            </w:r>
          </w:p>
        </w:tc>
        <w:tc>
          <w:tcPr>
            <w:tcW w:w="1935" w:type="dxa"/>
            <w:vAlign w:val="center"/>
          </w:tcPr>
          <w:p w14:paraId="129F292F">
            <w:pPr>
              <w:snapToGrid w:val="0"/>
              <w:spacing w:before="70" w:after="70" w:line="240" w:lineRule="auto"/>
              <w:ind w:firstLine="0"/>
              <w:jc w:val="left"/>
              <w:rPr>
                <w:sz w:val="21"/>
              </w:rPr>
            </w:pPr>
            <w:r>
              <w:rPr>
                <w:sz w:val="21"/>
                <w:szCs w:val="21"/>
              </w:rPr>
              <w:t>指标达标、自主可控</w:t>
            </w:r>
          </w:p>
        </w:tc>
        <w:tc>
          <w:tcPr>
            <w:tcW w:w="1896" w:type="dxa"/>
            <w:vAlign w:val="center"/>
          </w:tcPr>
          <w:p w14:paraId="7EFBA87E">
            <w:pPr>
              <w:snapToGrid w:val="0"/>
              <w:spacing w:before="70" w:after="70" w:line="240" w:lineRule="auto"/>
              <w:ind w:firstLine="0"/>
              <w:jc w:val="left"/>
              <w:rPr>
                <w:sz w:val="21"/>
              </w:rPr>
            </w:pPr>
            <w:r>
              <w:rPr>
                <w:sz w:val="21"/>
                <w:szCs w:val="21"/>
              </w:rPr>
              <w:t>供应链与集成</w:t>
            </w:r>
          </w:p>
        </w:tc>
        <w:tc>
          <w:tcPr>
            <w:tcW w:w="2436" w:type="dxa"/>
            <w:vAlign w:val="center"/>
          </w:tcPr>
          <w:p w14:paraId="177BE15D">
            <w:pPr>
              <w:snapToGrid w:val="0"/>
              <w:spacing w:before="70" w:after="70" w:line="240" w:lineRule="auto"/>
              <w:ind w:firstLine="0"/>
              <w:jc w:val="left"/>
              <w:rPr>
                <w:sz w:val="21"/>
              </w:rPr>
            </w:pPr>
            <w:r>
              <w:rPr>
                <w:sz w:val="21"/>
                <w:szCs w:val="21"/>
              </w:rPr>
              <w:t>选型审查、联调、老化</w:t>
            </w:r>
          </w:p>
        </w:tc>
        <w:tc>
          <w:tcPr>
            <w:tcW w:w="1596" w:type="dxa"/>
            <w:vAlign w:val="center"/>
          </w:tcPr>
          <w:p w14:paraId="06815C5E">
            <w:pPr>
              <w:snapToGrid w:val="0"/>
              <w:spacing w:before="70" w:after="70" w:line="240" w:lineRule="auto"/>
              <w:ind w:firstLine="0"/>
              <w:jc w:val="left"/>
              <w:rPr>
                <w:sz w:val="21"/>
              </w:rPr>
            </w:pPr>
            <w:r>
              <w:rPr>
                <w:sz w:val="21"/>
                <w:szCs w:val="21"/>
              </w:rPr>
              <w:t>装备实物</w:t>
            </w:r>
          </w:p>
        </w:tc>
      </w:tr>
      <w:tr w14:paraId="6C929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02A162B">
            <w:pPr>
              <w:snapToGrid w:val="0"/>
              <w:spacing w:before="70" w:after="70" w:line="240" w:lineRule="auto"/>
              <w:ind w:firstLine="0"/>
              <w:jc w:val="left"/>
              <w:rPr>
                <w:sz w:val="21"/>
              </w:rPr>
            </w:pPr>
            <w:r>
              <w:rPr>
                <w:sz w:val="21"/>
                <w:szCs w:val="21"/>
              </w:rPr>
              <w:t>报告生成</w:t>
            </w:r>
          </w:p>
        </w:tc>
        <w:tc>
          <w:tcPr>
            <w:tcW w:w="1935" w:type="dxa"/>
            <w:vAlign w:val="center"/>
          </w:tcPr>
          <w:p w14:paraId="59A12A5D">
            <w:pPr>
              <w:snapToGrid w:val="0"/>
              <w:spacing w:before="70" w:after="70" w:line="240" w:lineRule="auto"/>
              <w:ind w:firstLine="0"/>
              <w:jc w:val="left"/>
              <w:rPr>
                <w:sz w:val="21"/>
              </w:rPr>
            </w:pPr>
            <w:r>
              <w:rPr>
                <w:sz w:val="21"/>
                <w:szCs w:val="21"/>
              </w:rPr>
              <w:t>72 h 内自动出报</w:t>
            </w:r>
          </w:p>
        </w:tc>
        <w:tc>
          <w:tcPr>
            <w:tcW w:w="1896" w:type="dxa"/>
            <w:vAlign w:val="center"/>
          </w:tcPr>
          <w:p w14:paraId="16E31B36">
            <w:pPr>
              <w:snapToGrid w:val="0"/>
              <w:spacing w:before="70" w:after="70" w:line="240" w:lineRule="auto"/>
              <w:ind w:firstLine="0"/>
              <w:jc w:val="left"/>
              <w:rPr>
                <w:sz w:val="21"/>
              </w:rPr>
            </w:pPr>
            <w:r>
              <w:rPr>
                <w:sz w:val="21"/>
                <w:szCs w:val="21"/>
              </w:rPr>
              <w:t>版式复杂、图表多</w:t>
            </w:r>
          </w:p>
        </w:tc>
        <w:tc>
          <w:tcPr>
            <w:tcW w:w="2436" w:type="dxa"/>
            <w:vAlign w:val="center"/>
          </w:tcPr>
          <w:p w14:paraId="2197AFE6">
            <w:pPr>
              <w:snapToGrid w:val="0"/>
              <w:spacing w:before="70" w:after="70" w:line="240" w:lineRule="auto"/>
              <w:ind w:firstLine="0"/>
              <w:jc w:val="left"/>
              <w:rPr>
                <w:sz w:val="21"/>
              </w:rPr>
            </w:pPr>
            <w:r>
              <w:rPr>
                <w:sz w:val="21"/>
                <w:szCs w:val="21"/>
              </w:rPr>
              <w:t>模板引擎、并行渲染</w:t>
            </w:r>
          </w:p>
        </w:tc>
        <w:tc>
          <w:tcPr>
            <w:tcW w:w="1596" w:type="dxa"/>
            <w:vAlign w:val="center"/>
          </w:tcPr>
          <w:p w14:paraId="5343D6C2">
            <w:pPr>
              <w:snapToGrid w:val="0"/>
              <w:spacing w:before="70" w:after="70" w:line="240" w:lineRule="auto"/>
              <w:ind w:firstLine="0"/>
              <w:jc w:val="left"/>
              <w:rPr>
                <w:sz w:val="21"/>
              </w:rPr>
            </w:pPr>
            <w:r>
              <w:rPr>
                <w:sz w:val="21"/>
                <w:szCs w:val="21"/>
              </w:rPr>
              <w:t>软件功能</w:t>
            </w:r>
          </w:p>
        </w:tc>
      </w:tr>
    </w:tbl>
    <w:p w14:paraId="500D2913">
      <w:pPr>
        <w:spacing w:line="240" w:lineRule="auto"/>
      </w:pPr>
    </w:p>
    <w:p w14:paraId="23ED94BF">
      <w:pPr>
        <w:pStyle w:val="5"/>
        <w:rPr>
          <w:szCs w:val="32"/>
        </w:rPr>
      </w:pPr>
      <w:bookmarkStart w:id="143" w:name="_Toc22740"/>
      <w:r>
        <w:rPr>
          <w:szCs w:val="32"/>
        </w:rPr>
        <w:t>2.2.13 研究方法与工具</w:t>
      </w:r>
      <w:bookmarkEnd w:id="143"/>
    </w:p>
    <w:p w14:paraId="6C702ADE">
      <w:r>
        <w:rPr>
          <w:b/>
        </w:rPr>
        <w:t>（1）研究方法</w:t>
      </w:r>
    </w:p>
    <w:p w14:paraId="26296B6E">
      <w:pPr>
        <w:numPr>
          <w:ilvl w:val="0"/>
          <w:numId w:val="18"/>
        </w:numPr>
        <w:ind w:firstLine="480" w:firstLineChars="200"/>
      </w:pPr>
      <w:r>
        <w:t>试验研究法</w:t>
      </w:r>
      <w:r>
        <w:rPr>
          <w:rFonts w:hint="eastAsia"/>
        </w:rPr>
        <w:t>：</w:t>
      </w:r>
      <w:r>
        <w:t>通过标准件、标准尺、模拟场景与现场试验，获取精度与效率基线。</w:t>
      </w:r>
    </w:p>
    <w:p w14:paraId="1E0B1A47">
      <w:pPr>
        <w:numPr>
          <w:ilvl w:val="0"/>
          <w:numId w:val="18"/>
        </w:numPr>
        <w:ind w:firstLine="480" w:firstLineChars="200"/>
      </w:pPr>
      <w:r>
        <w:t>对比分析法</w:t>
      </w:r>
      <w:r>
        <w:rPr>
          <w:rFonts w:hint="eastAsia"/>
        </w:rPr>
        <w:t>：</w:t>
      </w:r>
      <w:r>
        <w:t>对多技术、多设备、多参数进行横向对比，确定最优组合。</w:t>
      </w:r>
    </w:p>
    <w:p w14:paraId="2AFBDBED">
      <w:pPr>
        <w:numPr>
          <w:ilvl w:val="0"/>
          <w:numId w:val="18"/>
        </w:numPr>
        <w:ind w:firstLine="480" w:firstLineChars="200"/>
      </w:pPr>
      <w:r>
        <w:t>原型迭代法</w:t>
      </w:r>
      <w:r>
        <w:rPr>
          <w:rFonts w:hint="eastAsia"/>
        </w:rPr>
        <w:t>：</w:t>
      </w:r>
      <w:r>
        <w:t>算法与软件采用</w:t>
      </w:r>
      <w:r>
        <w:rPr>
          <w:rFonts w:hint="eastAsia"/>
        </w:rPr>
        <w:t>“</w:t>
      </w:r>
      <w:r>
        <w:t>原型</w:t>
      </w:r>
      <w:r>
        <w:rPr>
          <w:rFonts w:hint="eastAsia"/>
        </w:rPr>
        <w:t>-</w:t>
      </w:r>
      <w:r>
        <w:t>验证</w:t>
      </w:r>
      <w:r>
        <w:rPr>
          <w:rFonts w:hint="eastAsia"/>
        </w:rPr>
        <w:t>-</w:t>
      </w:r>
      <w:r>
        <w:t>迭代</w:t>
      </w:r>
      <w:r>
        <w:rPr>
          <w:rFonts w:hint="eastAsia"/>
        </w:rPr>
        <w:t>”</w:t>
      </w:r>
      <w:r>
        <w:t>方式，快速收敛。</w:t>
      </w:r>
    </w:p>
    <w:p w14:paraId="1B30ED8A">
      <w:pPr>
        <w:numPr>
          <w:ilvl w:val="0"/>
          <w:numId w:val="18"/>
        </w:numPr>
        <w:ind w:firstLine="480" w:firstLineChars="200"/>
      </w:pPr>
      <w:r>
        <w:t>系统工程法</w:t>
      </w:r>
      <w:r>
        <w:rPr>
          <w:rFonts w:hint="eastAsia"/>
        </w:rPr>
        <w:t>：</w:t>
      </w:r>
      <w:r>
        <w:t>以 WBS、RACI、风险管理等工具保障多专业协同。</w:t>
      </w:r>
    </w:p>
    <w:p w14:paraId="3F1583D3">
      <w:r>
        <w:rPr>
          <w:b/>
        </w:rPr>
        <w:t>（2）工具与平台</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37"/>
        <w:gridCol w:w="4234"/>
        <w:gridCol w:w="3129"/>
      </w:tblGrid>
      <w:tr w14:paraId="35F9A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37" w:type="dxa"/>
            <w:shd w:val="clear" w:color="auto" w:fill="E7E6E6"/>
            <w:vAlign w:val="center"/>
          </w:tcPr>
          <w:p w14:paraId="376F1470">
            <w:pPr>
              <w:snapToGrid w:val="0"/>
              <w:spacing w:before="70" w:after="70" w:line="240" w:lineRule="auto"/>
              <w:ind w:firstLine="0"/>
              <w:jc w:val="center"/>
              <w:rPr>
                <w:b/>
                <w:sz w:val="21"/>
              </w:rPr>
            </w:pPr>
            <w:r>
              <w:rPr>
                <w:b/>
                <w:sz w:val="21"/>
                <w:szCs w:val="21"/>
              </w:rPr>
              <w:t>类别</w:t>
            </w:r>
          </w:p>
        </w:tc>
        <w:tc>
          <w:tcPr>
            <w:tcW w:w="4234" w:type="dxa"/>
            <w:shd w:val="clear" w:color="auto" w:fill="E7E6E6"/>
            <w:vAlign w:val="center"/>
          </w:tcPr>
          <w:p w14:paraId="3B6FDDE9">
            <w:pPr>
              <w:snapToGrid w:val="0"/>
              <w:spacing w:before="70" w:after="70" w:line="240" w:lineRule="auto"/>
              <w:ind w:firstLine="0"/>
              <w:jc w:val="center"/>
              <w:rPr>
                <w:b/>
                <w:sz w:val="21"/>
              </w:rPr>
            </w:pPr>
            <w:r>
              <w:rPr>
                <w:b/>
                <w:sz w:val="21"/>
                <w:szCs w:val="21"/>
              </w:rPr>
              <w:t>工具</w:t>
            </w:r>
          </w:p>
        </w:tc>
        <w:tc>
          <w:tcPr>
            <w:tcW w:w="3129" w:type="dxa"/>
            <w:shd w:val="clear" w:color="auto" w:fill="E7E6E6"/>
            <w:vAlign w:val="center"/>
          </w:tcPr>
          <w:p w14:paraId="4DA10996">
            <w:pPr>
              <w:snapToGrid w:val="0"/>
              <w:spacing w:before="70" w:after="70" w:line="240" w:lineRule="auto"/>
              <w:ind w:firstLine="0"/>
              <w:jc w:val="center"/>
              <w:rPr>
                <w:b/>
                <w:sz w:val="21"/>
              </w:rPr>
            </w:pPr>
            <w:r>
              <w:rPr>
                <w:b/>
                <w:sz w:val="21"/>
                <w:szCs w:val="21"/>
              </w:rPr>
              <w:t>用途</w:t>
            </w:r>
          </w:p>
        </w:tc>
      </w:tr>
      <w:tr w14:paraId="72DEE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45732CEB">
            <w:pPr>
              <w:snapToGrid w:val="0"/>
              <w:spacing w:before="70" w:after="70" w:line="240" w:lineRule="auto"/>
              <w:ind w:firstLine="0"/>
              <w:jc w:val="center"/>
              <w:rPr>
                <w:sz w:val="21"/>
              </w:rPr>
            </w:pPr>
            <w:r>
              <w:rPr>
                <w:sz w:val="21"/>
                <w:szCs w:val="21"/>
              </w:rPr>
              <w:t>平差解算</w:t>
            </w:r>
          </w:p>
        </w:tc>
        <w:tc>
          <w:tcPr>
            <w:tcW w:w="4234" w:type="dxa"/>
            <w:vAlign w:val="center"/>
          </w:tcPr>
          <w:p w14:paraId="6E8F147A">
            <w:pPr>
              <w:snapToGrid w:val="0"/>
              <w:spacing w:before="70" w:after="70" w:line="240" w:lineRule="auto"/>
              <w:ind w:firstLine="0"/>
              <w:jc w:val="left"/>
              <w:rPr>
                <w:sz w:val="21"/>
              </w:rPr>
            </w:pPr>
            <w:r>
              <w:rPr>
                <w:sz w:val="21"/>
                <w:szCs w:val="21"/>
              </w:rPr>
              <w:t>自研平差程序、开源平差库</w:t>
            </w:r>
          </w:p>
        </w:tc>
        <w:tc>
          <w:tcPr>
            <w:tcW w:w="3129" w:type="dxa"/>
            <w:vAlign w:val="center"/>
          </w:tcPr>
          <w:p w14:paraId="021175C0">
            <w:pPr>
              <w:snapToGrid w:val="0"/>
              <w:spacing w:before="70" w:after="70" w:line="240" w:lineRule="auto"/>
              <w:ind w:firstLine="0"/>
              <w:jc w:val="left"/>
              <w:rPr>
                <w:sz w:val="21"/>
              </w:rPr>
            </w:pPr>
            <w:r>
              <w:rPr>
                <w:sz w:val="21"/>
                <w:szCs w:val="21"/>
              </w:rPr>
              <w:t>光束法平差、精度评定</w:t>
            </w:r>
          </w:p>
        </w:tc>
      </w:tr>
      <w:tr w14:paraId="6DCD1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6CB9F132">
            <w:pPr>
              <w:snapToGrid w:val="0"/>
              <w:spacing w:before="70" w:after="70" w:line="240" w:lineRule="auto"/>
              <w:ind w:firstLine="0"/>
              <w:jc w:val="center"/>
              <w:rPr>
                <w:sz w:val="21"/>
              </w:rPr>
            </w:pPr>
            <w:r>
              <w:rPr>
                <w:sz w:val="21"/>
                <w:szCs w:val="21"/>
              </w:rPr>
              <w:t>点云处理</w:t>
            </w:r>
          </w:p>
        </w:tc>
        <w:tc>
          <w:tcPr>
            <w:tcW w:w="4234" w:type="dxa"/>
            <w:vAlign w:val="center"/>
          </w:tcPr>
          <w:p w14:paraId="3466ED8C">
            <w:pPr>
              <w:snapToGrid w:val="0"/>
              <w:spacing w:before="70" w:after="70" w:line="240" w:lineRule="auto"/>
              <w:ind w:firstLine="0"/>
              <w:jc w:val="left"/>
              <w:rPr>
                <w:sz w:val="21"/>
              </w:rPr>
            </w:pPr>
            <w:r>
              <w:rPr>
                <w:sz w:val="21"/>
                <w:szCs w:val="21"/>
              </w:rPr>
              <w:t>PCL、CloudCompare、自研模块</w:t>
            </w:r>
          </w:p>
        </w:tc>
        <w:tc>
          <w:tcPr>
            <w:tcW w:w="3129" w:type="dxa"/>
            <w:vAlign w:val="center"/>
          </w:tcPr>
          <w:p w14:paraId="6BB3DA5D">
            <w:pPr>
              <w:snapToGrid w:val="0"/>
              <w:spacing w:before="70" w:after="70" w:line="240" w:lineRule="auto"/>
              <w:ind w:firstLine="0"/>
              <w:jc w:val="left"/>
              <w:rPr>
                <w:sz w:val="21"/>
              </w:rPr>
            </w:pPr>
            <w:r>
              <w:rPr>
                <w:sz w:val="21"/>
                <w:szCs w:val="21"/>
              </w:rPr>
              <w:t>滤波、配准、分割</w:t>
            </w:r>
          </w:p>
        </w:tc>
      </w:tr>
      <w:tr w14:paraId="2F625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712D9D9F">
            <w:pPr>
              <w:snapToGrid w:val="0"/>
              <w:spacing w:before="70" w:after="70" w:line="240" w:lineRule="auto"/>
              <w:ind w:firstLine="0"/>
              <w:jc w:val="center"/>
              <w:rPr>
                <w:sz w:val="21"/>
              </w:rPr>
            </w:pPr>
            <w:r>
              <w:rPr>
                <w:sz w:val="21"/>
                <w:szCs w:val="21"/>
              </w:rPr>
              <w:t>摄影测量</w:t>
            </w:r>
          </w:p>
        </w:tc>
        <w:tc>
          <w:tcPr>
            <w:tcW w:w="4234" w:type="dxa"/>
            <w:vAlign w:val="center"/>
          </w:tcPr>
          <w:p w14:paraId="7E04E3DB">
            <w:pPr>
              <w:snapToGrid w:val="0"/>
              <w:spacing w:before="70" w:after="70" w:line="240" w:lineRule="auto"/>
              <w:ind w:firstLine="0"/>
              <w:jc w:val="left"/>
              <w:rPr>
                <w:sz w:val="21"/>
              </w:rPr>
            </w:pPr>
            <w:r>
              <w:rPr>
                <w:sz w:val="21"/>
                <w:szCs w:val="21"/>
              </w:rPr>
              <w:t>COLMAP、自研多视模块</w:t>
            </w:r>
          </w:p>
        </w:tc>
        <w:tc>
          <w:tcPr>
            <w:tcW w:w="3129" w:type="dxa"/>
            <w:vAlign w:val="center"/>
          </w:tcPr>
          <w:p w14:paraId="1CA63595">
            <w:pPr>
              <w:snapToGrid w:val="0"/>
              <w:spacing w:before="70" w:after="70" w:line="240" w:lineRule="auto"/>
              <w:ind w:firstLine="0"/>
              <w:jc w:val="left"/>
              <w:rPr>
                <w:sz w:val="21"/>
              </w:rPr>
            </w:pPr>
            <w:r>
              <w:rPr>
                <w:sz w:val="21"/>
                <w:szCs w:val="21"/>
              </w:rPr>
              <w:t>稀疏/稠密重建</w:t>
            </w:r>
          </w:p>
        </w:tc>
      </w:tr>
      <w:tr w14:paraId="18A47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6A31A0D7">
            <w:pPr>
              <w:snapToGrid w:val="0"/>
              <w:spacing w:before="70" w:after="70" w:line="240" w:lineRule="auto"/>
              <w:ind w:firstLine="0"/>
              <w:jc w:val="center"/>
              <w:rPr>
                <w:sz w:val="21"/>
              </w:rPr>
            </w:pPr>
            <w:r>
              <w:rPr>
                <w:sz w:val="21"/>
                <w:szCs w:val="21"/>
              </w:rPr>
              <w:t>深度学习</w:t>
            </w:r>
          </w:p>
        </w:tc>
        <w:tc>
          <w:tcPr>
            <w:tcW w:w="4234" w:type="dxa"/>
            <w:vAlign w:val="center"/>
          </w:tcPr>
          <w:p w14:paraId="0CF43565">
            <w:pPr>
              <w:snapToGrid w:val="0"/>
              <w:spacing w:before="70" w:after="70" w:line="240" w:lineRule="auto"/>
              <w:ind w:firstLine="0"/>
              <w:jc w:val="left"/>
              <w:rPr>
                <w:sz w:val="21"/>
              </w:rPr>
            </w:pPr>
            <w:r>
              <w:rPr>
                <w:sz w:val="21"/>
                <w:szCs w:val="21"/>
              </w:rPr>
              <w:t>PyTorch、国产框架</w:t>
            </w:r>
          </w:p>
        </w:tc>
        <w:tc>
          <w:tcPr>
            <w:tcW w:w="3129" w:type="dxa"/>
            <w:vAlign w:val="center"/>
          </w:tcPr>
          <w:p w14:paraId="0FB11CA4">
            <w:pPr>
              <w:snapToGrid w:val="0"/>
              <w:spacing w:before="70" w:after="70" w:line="240" w:lineRule="auto"/>
              <w:ind w:firstLine="0"/>
              <w:jc w:val="left"/>
              <w:rPr>
                <w:sz w:val="21"/>
              </w:rPr>
            </w:pPr>
            <w:r>
              <w:rPr>
                <w:sz w:val="21"/>
                <w:szCs w:val="21"/>
              </w:rPr>
              <w:t>语义分割、模型微调</w:t>
            </w:r>
          </w:p>
        </w:tc>
      </w:tr>
      <w:tr w14:paraId="40B7E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7823AEA7">
            <w:pPr>
              <w:snapToGrid w:val="0"/>
              <w:spacing w:before="70" w:after="70" w:line="240" w:lineRule="auto"/>
              <w:ind w:firstLine="0"/>
              <w:jc w:val="center"/>
              <w:rPr>
                <w:sz w:val="21"/>
              </w:rPr>
            </w:pPr>
            <w:r>
              <w:rPr>
                <w:sz w:val="21"/>
                <w:szCs w:val="21"/>
              </w:rPr>
              <w:t>三维渲染</w:t>
            </w:r>
          </w:p>
        </w:tc>
        <w:tc>
          <w:tcPr>
            <w:tcW w:w="4234" w:type="dxa"/>
            <w:vAlign w:val="center"/>
          </w:tcPr>
          <w:p w14:paraId="0BF0263F">
            <w:pPr>
              <w:snapToGrid w:val="0"/>
              <w:spacing w:before="70" w:after="70" w:line="240" w:lineRule="auto"/>
              <w:ind w:firstLine="0"/>
              <w:jc w:val="left"/>
              <w:rPr>
                <w:sz w:val="21"/>
              </w:rPr>
            </w:pPr>
            <w:r>
              <w:rPr>
                <w:sz w:val="21"/>
                <w:szCs w:val="21"/>
              </w:rPr>
              <w:t>3DGS 实现、GLTF 工具链</w:t>
            </w:r>
          </w:p>
        </w:tc>
        <w:tc>
          <w:tcPr>
            <w:tcW w:w="3129" w:type="dxa"/>
            <w:vAlign w:val="center"/>
          </w:tcPr>
          <w:p w14:paraId="16F7EFD1">
            <w:pPr>
              <w:snapToGrid w:val="0"/>
              <w:spacing w:before="70" w:after="70" w:line="240" w:lineRule="auto"/>
              <w:ind w:firstLine="0"/>
              <w:jc w:val="left"/>
              <w:rPr>
                <w:sz w:val="21"/>
              </w:rPr>
            </w:pPr>
            <w:r>
              <w:rPr>
                <w:sz w:val="21"/>
                <w:szCs w:val="21"/>
              </w:rPr>
              <w:t>高保真渲染</w:t>
            </w:r>
          </w:p>
        </w:tc>
      </w:tr>
      <w:tr w14:paraId="718A7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6B79709C">
            <w:pPr>
              <w:snapToGrid w:val="0"/>
              <w:spacing w:before="70" w:after="70" w:line="240" w:lineRule="auto"/>
              <w:ind w:firstLine="0"/>
              <w:jc w:val="center"/>
              <w:rPr>
                <w:sz w:val="21"/>
              </w:rPr>
            </w:pPr>
            <w:r>
              <w:rPr>
                <w:sz w:val="21"/>
                <w:szCs w:val="21"/>
              </w:rPr>
              <w:t>软件开发</w:t>
            </w:r>
          </w:p>
        </w:tc>
        <w:tc>
          <w:tcPr>
            <w:tcW w:w="4234" w:type="dxa"/>
            <w:vAlign w:val="center"/>
          </w:tcPr>
          <w:p w14:paraId="2CE1F886">
            <w:pPr>
              <w:snapToGrid w:val="0"/>
              <w:spacing w:before="70" w:after="70" w:line="240" w:lineRule="auto"/>
              <w:ind w:firstLine="0"/>
              <w:jc w:val="left"/>
              <w:rPr>
                <w:sz w:val="21"/>
              </w:rPr>
            </w:pPr>
            <w:r>
              <w:rPr>
                <w:sz w:val="21"/>
                <w:szCs w:val="21"/>
              </w:rPr>
              <w:t>Qt、C++、Python、国产数据库</w:t>
            </w:r>
          </w:p>
        </w:tc>
        <w:tc>
          <w:tcPr>
            <w:tcW w:w="3129" w:type="dxa"/>
            <w:vAlign w:val="center"/>
          </w:tcPr>
          <w:p w14:paraId="7407FD3A">
            <w:pPr>
              <w:snapToGrid w:val="0"/>
              <w:spacing w:before="70" w:after="70" w:line="240" w:lineRule="auto"/>
              <w:ind w:firstLine="0"/>
              <w:jc w:val="left"/>
              <w:rPr>
                <w:sz w:val="21"/>
              </w:rPr>
            </w:pPr>
            <w:r>
              <w:rPr>
                <w:sz w:val="21"/>
                <w:szCs w:val="21"/>
              </w:rPr>
              <w:t>桌面端与数据处理</w:t>
            </w:r>
          </w:p>
        </w:tc>
      </w:tr>
      <w:tr w14:paraId="44504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69119201">
            <w:pPr>
              <w:snapToGrid w:val="0"/>
              <w:spacing w:before="70" w:after="70" w:line="240" w:lineRule="auto"/>
              <w:ind w:firstLine="0"/>
              <w:jc w:val="center"/>
              <w:rPr>
                <w:sz w:val="21"/>
              </w:rPr>
            </w:pPr>
            <w:r>
              <w:rPr>
                <w:sz w:val="21"/>
                <w:szCs w:val="21"/>
              </w:rPr>
              <w:t>项目管理</w:t>
            </w:r>
          </w:p>
        </w:tc>
        <w:tc>
          <w:tcPr>
            <w:tcW w:w="4234" w:type="dxa"/>
            <w:vAlign w:val="center"/>
          </w:tcPr>
          <w:p w14:paraId="621B2ADF">
            <w:pPr>
              <w:snapToGrid w:val="0"/>
              <w:spacing w:before="70" w:after="70" w:line="240" w:lineRule="auto"/>
              <w:ind w:firstLine="0"/>
              <w:jc w:val="left"/>
              <w:rPr>
                <w:sz w:val="21"/>
              </w:rPr>
            </w:pPr>
            <w:r>
              <w:rPr>
                <w:sz w:val="21"/>
                <w:szCs w:val="21"/>
              </w:rPr>
              <w:t>项目管理软件、甘特图工具</w:t>
            </w:r>
          </w:p>
        </w:tc>
        <w:tc>
          <w:tcPr>
            <w:tcW w:w="3129" w:type="dxa"/>
            <w:vAlign w:val="center"/>
          </w:tcPr>
          <w:p w14:paraId="4748862D">
            <w:pPr>
              <w:snapToGrid w:val="0"/>
              <w:spacing w:before="70" w:after="70" w:line="240" w:lineRule="auto"/>
              <w:ind w:firstLine="0"/>
              <w:jc w:val="left"/>
              <w:rPr>
                <w:sz w:val="21"/>
              </w:rPr>
            </w:pPr>
            <w:r>
              <w:rPr>
                <w:sz w:val="21"/>
                <w:szCs w:val="21"/>
              </w:rPr>
              <w:t>计划与进度</w:t>
            </w:r>
          </w:p>
        </w:tc>
      </w:tr>
      <w:tr w14:paraId="151C8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37" w:type="dxa"/>
            <w:vAlign w:val="center"/>
          </w:tcPr>
          <w:p w14:paraId="5781A705">
            <w:pPr>
              <w:snapToGrid w:val="0"/>
              <w:spacing w:before="70" w:after="70" w:line="240" w:lineRule="auto"/>
              <w:ind w:firstLine="0"/>
              <w:jc w:val="center"/>
              <w:rPr>
                <w:sz w:val="21"/>
              </w:rPr>
            </w:pPr>
            <w:r>
              <w:rPr>
                <w:sz w:val="21"/>
                <w:szCs w:val="21"/>
              </w:rPr>
              <w:t>文档编制</w:t>
            </w:r>
          </w:p>
        </w:tc>
        <w:tc>
          <w:tcPr>
            <w:tcW w:w="4234" w:type="dxa"/>
            <w:vAlign w:val="center"/>
          </w:tcPr>
          <w:p w14:paraId="23F15C09">
            <w:pPr>
              <w:snapToGrid w:val="0"/>
              <w:spacing w:before="70" w:after="70" w:line="240" w:lineRule="auto"/>
              <w:ind w:firstLine="0"/>
              <w:jc w:val="left"/>
              <w:rPr>
                <w:sz w:val="21"/>
              </w:rPr>
            </w:pPr>
            <w:r>
              <w:rPr>
                <w:sz w:val="21"/>
                <w:szCs w:val="21"/>
              </w:rPr>
              <w:t>办公套件、CAD</w:t>
            </w:r>
          </w:p>
        </w:tc>
        <w:tc>
          <w:tcPr>
            <w:tcW w:w="3129" w:type="dxa"/>
            <w:vAlign w:val="center"/>
          </w:tcPr>
          <w:p w14:paraId="7D648A5A">
            <w:pPr>
              <w:snapToGrid w:val="0"/>
              <w:spacing w:before="70" w:after="70" w:line="240" w:lineRule="auto"/>
              <w:ind w:firstLine="0"/>
              <w:jc w:val="left"/>
              <w:rPr>
                <w:sz w:val="21"/>
              </w:rPr>
            </w:pPr>
            <w:r>
              <w:rPr>
                <w:sz w:val="21"/>
                <w:szCs w:val="21"/>
              </w:rPr>
              <w:t>报告与图纸</w:t>
            </w:r>
          </w:p>
        </w:tc>
      </w:tr>
    </w:tbl>
    <w:p w14:paraId="03009239">
      <w:pPr>
        <w:spacing w:line="240" w:lineRule="auto"/>
      </w:pPr>
    </w:p>
    <w:p w14:paraId="47F64EDA">
      <w:pPr>
        <w:pStyle w:val="5"/>
        <w:rPr>
          <w:szCs w:val="32"/>
        </w:rPr>
      </w:pPr>
      <w:bookmarkStart w:id="144" w:name="_Toc3304"/>
      <w:r>
        <w:rPr>
          <w:szCs w:val="32"/>
        </w:rPr>
        <w:t>2.2.14 现场踏勘与三站条件复核实施要点</w:t>
      </w:r>
      <w:bookmarkEnd w:id="144"/>
    </w:p>
    <w:p w14:paraId="4F3BD93D">
      <w:r>
        <w:rPr>
          <w:rFonts w:hint="eastAsia"/>
        </w:rPr>
        <w:t>项目方案中的所有量化参数，最终均需映射至具体流道部位与底板构件。因此合同生效后的首个月度，项目实施的首要任务并非开展设备采购或代码编制，而是对三座电站的泄洪流道实施逐孔现场条件复核。该环节的实施质量直接决定后续装备设计与试验工作的可靠性；若复核工作流于形式，后续所有技术参数将缺乏实测依据。</w:t>
      </w:r>
    </w:p>
    <w:p w14:paraId="4609D40C">
      <w:r>
        <w:rPr>
          <w:rFonts w:hint="eastAsia"/>
        </w:rPr>
        <w:t>现场踏勘工作按三个层级递进开展：第一层级为设计资料复核，通过向电站运行管理部门调取泄洪流道的设计图纸、竣工图纸、历年检测报告、闸门检修记录及调度运行日志，重点核验流道几何尺寸、坡度分段参数、结构分缝位置、冲磨损伤历史及历次修补区域。资料复核的核心目标并非简单转录基础数据，而是构建流道损伤预测图谱：预判冲磨程度较高的区域、病害发育程度较低的区域及存在反复修补历史的区域。基于该预测图谱开展现场踏勘，可实现实测结果与预判结论的对标分析，避免现场作业的盲目性。</w:t>
      </w:r>
    </w:p>
    <w:p w14:paraId="0218B6DE">
      <w:r>
        <w:rPr>
          <w:rFonts w:hint="eastAsia"/>
        </w:rPr>
        <w:t>第二层级为现场实地踏勘，逐孔进入泄洪流道内部，记录可用作业空间的净空参数、进出口几何尺寸与通行路径、照明与供电基础设施配置、通风系统运行状况、地面平整度与表面附着物特征、积水与渗流情况、上下游闸门的启闭状态与允许作业时段、人员与设备进出的吊装运输通道。上述信息需通过标准化表格进行记录，同时配套现场照片与结构草图，形成单孔独立的流道工况档案（孔况卡）。孔况卡是后续监测站位布设、移动载具选型、安全防护方案制定与作业时长定额测算的直接输入依据，需以标准化文件形式归档，不得仅以非正式笔记形式留存。</w:t>
      </w:r>
    </w:p>
    <w:p w14:paraId="092C0259">
      <w:r>
        <w:rPr>
          <w:rFonts w:hint="eastAsia"/>
        </w:rPr>
        <w:t>第三层级为核心假设验证，即将项目方案中的关键技术假设通过现场实测进行校验，主要包含三项验证内容：其一为通视条件验证，采用全站仪在拟布设的控制点位置实施试测，评估视线是否受门槽、胸墙、闸墩等结构遮挡；其二为作业窗口验证，与运行管理部门协同确认岁修计划、停水停电安排与闸门锁定方式，将可作业时段明确至日历维度；其三为通信网络验证，实测现场无线电数据回传速率，据此确定数据处理模式（现场实时解算或带回基地集中处理）。</w:t>
      </w:r>
    </w:p>
    <w:p w14:paraId="7862BD70">
      <w:r>
        <w:rPr>
          <w:rFonts w:hint="eastAsia"/>
        </w:rPr>
        <w:t>三座电站的泄洪流道条件存在显著差异，复核工作的侧重点需针对性调整：葛洲坝闸区地形平坦、通行条件良好，复核重点为闸门启闭作业与通航运行的协同安排、坝顶道路的运输限高与限重参数；三峡表孔流道坡度较缓，但孔口尺寸较大、单孔作业量较高，复核重点为分段作业区域划分与跨区转场效率；向家坝表孔流道坡度较陡、作业平台空间受限，复核重点为移动载具的爬坡与防滑性能、人员防坠落防护与吊装作业方案。复核工作完成后，需编制《三站现场条件复核报告》，作为实施方案细化与工期排布的依据，并提交委托方审核确认。</w:t>
      </w:r>
    </w:p>
    <w:p w14:paraId="7F0A6FDB">
      <w:r>
        <w:rPr>
          <w:rFonts w:hint="eastAsia"/>
        </w:rPr>
        <w:t>需明确的是，现场踏勘并非一次性工作。因运行管理部门可能在复核间隔期内完成流道修补、清淤或设备改造，每个作业阶段启动前均需对对应孔段实施补充复核。本方案将补充复核列为阶段启动的前置条件：未经补充复核的孔段不得安排现场作业，避免基于滞后信息组织施工而引发返工。</w:t>
      </w:r>
    </w:p>
    <w:p w14:paraId="4E721121">
      <w:pPr>
        <w:pStyle w:val="5"/>
        <w:rPr>
          <w:szCs w:val="32"/>
        </w:rPr>
      </w:pPr>
      <w:bookmarkStart w:id="145" w:name="_Toc22837"/>
      <w:r>
        <w:rPr>
          <w:szCs w:val="32"/>
        </w:rPr>
        <w:t>2.2.15 样机试制与工艺验证</w:t>
      </w:r>
      <w:bookmarkEnd w:id="145"/>
    </w:p>
    <w:p w14:paraId="09080079">
      <w:r>
        <w:rPr>
          <w:rFonts w:hint="eastAsia"/>
        </w:rPr>
        <w:t>装备研发的核心风险并非原理层面的设计不可实现，而是工程化落地阶段出现的装配适配性不足、运行稳定性欠佳及人机交互性能缺陷。为破解工程化落地的“最后一公里”瓶颈，本项目将样机试制流程划分为三个递进迭代阶段，各阶段均设置明确的验证目标，杜绝无靶向性的重复制造活动。</w:t>
      </w:r>
    </w:p>
    <w:p w14:paraId="1306E180">
      <w:r>
        <w:rPr>
          <w:rFonts w:hint="eastAsia"/>
        </w:rPr>
        <w:t>第一阶段为原理功能样机研制，核心目标为验证技术路线的可行性。该阶段对结构加工精度与外观无严苛要求，重点验证跟踪器与跟踪框架的通信稳定性、位姿解算的收敛性、扫描点云与位姿数据的匹配精度。该阶段试验通常在实验室环境下开展，采用标准球、标准尺、平面靶标实施基础精度校验。原理功能样机不以精度指标达标为目标，仅聚焦技术原理的可行性验证，研制周期控制在两个月以内。</w:t>
      </w:r>
    </w:p>
    <w:p w14:paraId="0A05A02E">
      <w:r>
        <w:rPr>
          <w:rFonts w:hint="eastAsia"/>
        </w:rPr>
        <w:t>第二阶段为工程化样机研制，核心目标为实现原理功能样机向现场可用装备的转化。该阶段重点解决装备的环境适应性与可维护性问题，涵盖密封防尘设计、线缆布局与固定方案、电池更换结构、相机拆装与复位精度、整机重心分布与搬运方式优化。工程化样机的结构件采用正式加工工艺制作，电气系统按正式线束标准装配，软件固化至可交付版本。该阶段完成后，需在模拟现场场景下开展不少于50次连续作业测试，统计平均故障间隔时间与平均修复时间。</w:t>
      </w:r>
    </w:p>
    <w:p w14:paraId="14DEAC6D">
      <w:r>
        <w:rPr>
          <w:rFonts w:hint="eastAsia"/>
        </w:rPr>
        <w:t>第三阶段为定型样机研制，核心目标为实现各项指标满足合同要求并具备批量复制条件。该阶段核心工作并非设计方案迭代，而是工艺固化：将各装配工序流程、关键尺寸公差范围、胶接或衬垫安装位置等参数编制为标准化工艺卡，确保不同操作人员装配的装备性能保持一致。定型样机需通过型式试验与环境可靠性试验，形成完整的技术文档包，涵盖工程图纸、物料清单、工艺卡、检验规程及维修手册。</w:t>
      </w:r>
    </w:p>
    <w:p w14:paraId="3D898F6A">
      <w:r>
        <w:rPr>
          <w:rFonts w:hint="eastAsia"/>
        </w:rPr>
        <w:t>工艺验证工作与样机研制同步开展，关键工序设置三级检验机制：首件检验验证工艺可行性，过程检验保障加工一致性，出厂检验确认最终性能指标。针对影响测量精度的关键工序，包括相机基线的加工与装配精度、跟踪框架的球度与标志点位置度、扫描头与载具快换接口的重复定位精度，需单独编制工艺细则并留存全过程记录。针对无法采用常规量具检测的项目，例如整机在温度变化环境下的基线稳定性，采用标准件比对法开展间接验证，比对数据纳入计量管理台账。</w:t>
      </w:r>
    </w:p>
    <w:p w14:paraId="614FA9BA">
      <w:r>
        <w:rPr>
          <w:rFonts w:hint="eastAsia"/>
        </w:rPr>
        <w:t>试制阶段产生的所有设计变更均需履行变更评审流程，明确变更原因、影响范围、验证方案及对已交付部件的影响。变更记录与验证数据统一归档，构建可追溯的设计演化链条。该链条在成果评价及后续定型阶段具有重要支撑作用——评审环节核心关注技术参数的推导依据，完整的演化链条可提供清晰的溯源依据。</w:t>
      </w:r>
    </w:p>
    <w:p w14:paraId="482F24B4">
      <w:pPr>
        <w:pStyle w:val="5"/>
        <w:rPr>
          <w:szCs w:val="32"/>
        </w:rPr>
      </w:pPr>
      <w:bookmarkStart w:id="146" w:name="_Toc18591"/>
      <w:r>
        <w:rPr>
          <w:szCs w:val="32"/>
        </w:rPr>
        <w:t>2.2.16 试验验证体系设计</w:t>
      </w:r>
      <w:bookmarkEnd w:id="146"/>
    </w:p>
    <w:p w14:paraId="539FE8F4">
      <w:r>
        <w:rPr>
          <w:rFonts w:hint="eastAsia"/>
        </w:rPr>
        <w:t>本项目的试验验证并非探索性的可行性试探，而是构建三级递进的验证体系：室内试验验证原理与指标，现场试验验证工况适应性，第三方测试验证结果的客观性。三级验证遵循的逻辑关系为：先证明技术原理与指标可实现，再证明复杂现场工况下可可靠实现，最后证明第三方独立机构可客观验证其实现效果。</w:t>
      </w:r>
    </w:p>
    <w:p w14:paraId="38B8B122">
      <w:r>
        <w:rPr>
          <w:rFonts w:hint="eastAsia"/>
        </w:rPr>
        <w:t>室内试验在自有实验室与模拟场景中开展，核心验证内容分为三类：其一为精度类试验，通过标准长度基线验证测距精度，标准球验证面形测量精度，标准台阶验证深度测量精度，标准尺验证多站位拼接一致性；其二为环境类试验，涵盖高低温、湿热、振动、盐雾、防尘防水等试验项目，验证装备在运输与存储条件下的可靠性；其三为功能类试验，包括连续作业、断电恢复、通信中断重连、异常数据识别等测试，验证系统在非理想工况下的鲁棒性。室内试验具有条件可控、可重复性强的特点，因此也是系统标定与误差溯源的主要载体。</w:t>
      </w:r>
    </w:p>
    <w:p w14:paraId="20702CB0">
      <w:r>
        <w:rPr>
          <w:rFonts w:hint="eastAsia"/>
        </w:rPr>
        <w:t>现场试验在三座电站的实景工况下开展，核心验证内容分为四类：其一为工况适应性，验证系统在不同坡度、不同表面状态（湿润、附着物、弱纹理）、不同光照条件下的作业能力；其二为流程贯通性，验证从进场准备、控制测量、扫描采集、现场初检到数据回传的全流程顺畅度，以及各环节耗时与计划的吻合度；其三为人员适配性，验证不同熟练程度的作业人员使用同一套装备时成果质量的稳定性，以及操作培训方案的有效性；其四为与运行单位的协同性，验证作业窗口协调、安全措施落实、交叉作业协同的可行性。现场试验的核心价值在于暴露潜在问题，因此本方案要求每次现场试验均需形成问题清单，并逐条落实闭环整改。</w:t>
      </w:r>
    </w:p>
    <w:p w14:paraId="0A6F0C6B">
      <w:r>
        <w:rPr>
          <w:rFonts w:hint="eastAsia"/>
        </w:rPr>
        <w:t>第三方测试在具备相应资质的检测机构开展，核心验证合同约定的关键指标：整体测量精度、缺陷深度测量精度、缺陷识别一致率、报告生成的完整性与规范性。第三方测试的样品、方法与判据在测试前与委托方共同确认，测试全过程留存影像记录，测试报告作为项目验收的正式依据。测试未通过的项目，需回溯至前两级验证环节排查成因，完成整改后重新送测。</w:t>
      </w:r>
    </w:p>
    <w:p w14:paraId="613C2C5A">
      <w:r>
        <w:rPr>
          <w:rFonts w:hint="eastAsia"/>
        </w:rPr>
        <w:t>三级验证体系设置“准入”与“准出”条件：室内试验未通过的项目不得进入现场试验，现场试验未通过的项目不得提交第三方测试；同时，第三方测试发现的问题需回溯至现场试验与室内试验环节，判定问题为偶发性或系统性。该“逐级准入、双向回溯”机制，可避免将成熟度不足的方案提交第三方测试，同时防止第三方测试通过后忽视现场验证工作。</w:t>
      </w:r>
    </w:p>
    <w:p w14:paraId="5C7E5D79">
      <w:pPr>
        <w:pStyle w:val="5"/>
        <w:rPr>
          <w:szCs w:val="32"/>
        </w:rPr>
      </w:pPr>
      <w:bookmarkStart w:id="147" w:name="_Toc5024"/>
      <w:r>
        <w:rPr>
          <w:szCs w:val="32"/>
        </w:rPr>
        <w:t>2.2.17 研究任务责任矩阵与接口管理</w:t>
      </w:r>
      <w:bookmarkEnd w:id="147"/>
    </w:p>
    <w:p w14:paraId="76D4D08F">
      <w:r>
        <w:t>项目涉及测量、光学、机械、电气、嵌入式、算法、软件、测试八个专业，任何一个接口没对齐，都会在联调阶段集中爆发。为此，方案在 WBS 基础上建立了</w:t>
      </w:r>
      <w:r>
        <w:rPr>
          <w:rFonts w:hint="eastAsia"/>
        </w:rPr>
        <w:t>“</w:t>
      </w:r>
      <w:r>
        <w:t>任务</w:t>
      </w:r>
      <w:r>
        <w:rPr>
          <w:rFonts w:hint="eastAsia"/>
        </w:rPr>
        <w:t>-</w:t>
      </w:r>
      <w:r>
        <w:t>责任</w:t>
      </w:r>
      <w:r>
        <w:rPr>
          <w:rFonts w:hint="eastAsia"/>
        </w:rPr>
        <w:t>-</w:t>
      </w:r>
      <w:r>
        <w:t>接口</w:t>
      </w:r>
      <w:r>
        <w:rPr>
          <w:rFonts w:hint="eastAsia"/>
        </w:rPr>
        <w:t>”</w:t>
      </w:r>
      <w:r>
        <w:t>三位一体的管理方式。</w:t>
      </w:r>
    </w:p>
    <w:p w14:paraId="5D51E37A">
      <w:r>
        <w:t>任务层面，每项研究内容都明确一个责任人和一个交付物，交付物必须是可验证的实体：一份报告、一套图纸、一个软件版本、一组试验数据。责任人对交付物的完整性与正确性负责，不对</w:t>
      </w:r>
      <w:r>
        <w:rPr>
          <w:rFonts w:hint="eastAsia"/>
        </w:rPr>
        <w:t>“</w:t>
      </w:r>
      <w:r>
        <w:t>过程努力</w:t>
      </w:r>
      <w:r>
        <w:rPr>
          <w:rFonts w:hint="eastAsia"/>
        </w:rPr>
        <w:t>”</w:t>
      </w:r>
      <w:r>
        <w:t>负责。任务分解到可以按周检查的程度，避免出现</w:t>
      </w:r>
      <w:r>
        <w:rPr>
          <w:rFonts w:hint="eastAsia"/>
        </w:rPr>
        <w:t>“</w:t>
      </w:r>
      <w:r>
        <w:t>进行中</w:t>
      </w:r>
      <w:r>
        <w:rPr>
          <w:rFonts w:hint="eastAsia"/>
        </w:rPr>
        <w:t>”</w:t>
      </w:r>
      <w:r>
        <w:t>这种无法判断状态的任务。</w:t>
      </w:r>
    </w:p>
    <w:p w14:paraId="29909DF5">
      <w:r>
        <w:t>接口层面，把跨专业的技术接口逐条编号，明确接口双方、接口内容、物理形式与验收方式。主要的接口有四类：一是机械与光学的接口，包括相机安装基准面、镜头后截距、靶标座位置；二是电气与结构的接口，包括供电电压与功率、线缆走向与固定点、接地方式；三是硬件与软件的接口，包括数据格式、时间戳同步、通信协议；四是装备与平台软件的接口，包括点云格式、位姿文件、元数据字段。每个接口都有一份接口说明，双方签字确认后才能各自开工，修改要重新确认。</w:t>
      </w:r>
    </w:p>
    <w:p w14:paraId="2C08834B">
      <w:r>
        <w:t>接口管理最容易出问题的地方是</w:t>
      </w:r>
      <w:r>
        <w:rPr>
          <w:rFonts w:hint="eastAsia"/>
        </w:rPr>
        <w:t>“</w:t>
      </w:r>
      <w:r>
        <w:t>口头约定</w:t>
      </w:r>
      <w:r>
        <w:rPr>
          <w:rFonts w:hint="eastAsia"/>
        </w:rPr>
        <w:t>”</w:t>
      </w:r>
      <w:r>
        <w:t>。为了避免这种情况，方案规定所有接口必须以书面形式固化，包含示意图与具体参数，不接受</w:t>
      </w:r>
      <w:r>
        <w:rPr>
          <w:rFonts w:hint="eastAsia"/>
        </w:rPr>
        <w:t>“</w:t>
      </w:r>
      <w:r>
        <w:t>到时候再看</w:t>
      </w:r>
      <w:r>
        <w:rPr>
          <w:rFonts w:hint="eastAsia"/>
        </w:rPr>
        <w:t>”“</w:t>
      </w:r>
      <w:r>
        <w:t>按常规做</w:t>
      </w:r>
      <w:r>
        <w:rPr>
          <w:rFonts w:hint="eastAsia"/>
        </w:rPr>
        <w:t>”</w:t>
      </w:r>
      <w:r>
        <w:t>这类模糊表述。联调阶段发现接口不符时，先查接口说明是否缺失或不明确，如果是，追究接口定义责任；如果是执行偏差，追究执行责任。这样区分，是为了让问题回到流程上，而不是变成部门之间的相互指责。</w:t>
      </w:r>
    </w:p>
    <w:p w14:paraId="5DA18C11">
      <w:r>
        <w:t>责任矩阵用 RACI 方式表达：每项任务明确谁负责执行（R）、谁最终批准（A）、谁需要被咨询（C）、谁需要被告知（I）。项目负责人对全部任务的 A 负责，专业负责人对本专业的 R 负责，甲方与监理作为 I 参与关键节点。矩阵在每个阶段启动时更新一次，人员变动时同步更新，避免出现</w:t>
      </w:r>
      <w:r>
        <w:rPr>
          <w:rFonts w:hint="eastAsia"/>
        </w:rPr>
        <w:t>“</w:t>
      </w:r>
      <w:r>
        <w:t>以为有人在管</w:t>
      </w:r>
      <w:r>
        <w:rPr>
          <w:rFonts w:hint="eastAsia"/>
        </w:rPr>
        <w:t>”</w:t>
      </w:r>
      <w:r>
        <w:t>的空档。</w:t>
      </w:r>
    </w:p>
    <w:p w14:paraId="19874E61">
      <w:pPr>
        <w:pStyle w:val="5"/>
        <w:rPr>
          <w:szCs w:val="32"/>
        </w:rPr>
      </w:pPr>
      <w:bookmarkStart w:id="148" w:name="_Toc25677"/>
      <w:r>
        <w:rPr>
          <w:szCs w:val="32"/>
        </w:rPr>
        <w:t>2.2.18 实施阶段的技术风险前置化解</w:t>
      </w:r>
      <w:bookmarkEnd w:id="148"/>
    </w:p>
    <w:p w14:paraId="76D6AFC8">
      <w:r>
        <w:rPr>
          <w:rFonts w:hint="eastAsia"/>
        </w:rPr>
        <w:t>前文已构建项目层面的风险登记台账，本节重点阐述实施阶段技术风险的前置防控机制。技术风险具有显著的时间敏感性，其发现时点越滞后，处置成本越高：设计阶段识别接口缺陷仅需修改设计图纸，装配阶段发现缺陷需批量更换零部件，而现场实施阶段暴露缺陷则可能导致作业窗口失效。基于该特征，本项目将风险防控环节尽可能前置至研发早期。</w:t>
      </w:r>
    </w:p>
    <w:p w14:paraId="252295FA">
      <w:r>
        <w:rPr>
          <w:rFonts w:hint="eastAsia"/>
        </w:rPr>
        <w:t>第一类风险为性能指标不达标。该类风险的防控策略为预留性能裕度，并在研发初期开展指标分解与余量配置。以整体测量精度±1 mm的要求为例，将其指标分解至跟踪、扫描、拼接、基准四个子环节后，各子环节的分配指标均预留20%以上的安全余量，确保单一子环节超差不会引发系统整体失效。同时，在功能样机阶段开展极限工况测试，在人为设置的不利环境下测试系统性能衰减幅度，明确系统真实性能边界。</w:t>
      </w:r>
    </w:p>
    <w:p w14:paraId="3AE05749">
      <w:r>
        <w:rPr>
          <w:rFonts w:hint="eastAsia"/>
        </w:rPr>
        <w:t>第二类风险为现场适配性不足。该类风险的防控策略为作业场景前置验证：在实验室构建与现场工况高度相似的模拟环境，涵盖坡度、表面附着物、湿润基面、弱光照与结构遮挡等特征。模拟场景无需完全还原现场实景，但必须覆盖易引发算法失效的典型工况特征。本方案要求各阶段同步迭代更新模拟场景库，将现场试验发现的新问题纳入测试集，形成动态扩展的验证体系。</w:t>
      </w:r>
    </w:p>
    <w:p w14:paraId="4B815F97">
      <w:r>
        <w:rPr>
          <w:rFonts w:hint="eastAsia"/>
        </w:rPr>
        <w:t>第三类风险为关键路径进度延误。该类风险的防控策略为关键节点的并行实施与冗余备份：针对相机、激光雷达、计算平台等采购周期较长的核心部件，提前锁定供应链并建立备选供应商名录；针对存在迭代不确定性的算法优化环节，采用双技术路线并行推进策略，分别部署传统几何方法与机器学习方法，以率先满足指标要求的路线作为主方案，另一路线作为冗余备份。并行实施模式会提升人力投入成本，但远低于关键路径停摆造成的工期损失。</w:t>
      </w:r>
    </w:p>
    <w:p w14:paraId="3D3CF60D">
      <w:r>
        <w:rPr>
          <w:rFonts w:hint="eastAsia"/>
        </w:rPr>
        <w:t>第四类风险为核心人员流动导致技术断层。核心算法与关键工艺通常集中于少数技术人员，人员流动将引发实质性技术风险。该类风险的防控策略为知识标准化沉淀：算法模块需配套设计文档与测试用例，工艺环节需留存操作视频，调试过程需形成完整记录与可复现步骤。本方案规定关键岗位设置AB角配置，B角需具备独立完成A角工作的能力，每季度开展一次岗位轮换演练，确保技术知识不依赖于个体经验。</w:t>
      </w:r>
    </w:p>
    <w:p w14:paraId="66B83486">
      <w:r>
        <w:rPr>
          <w:rFonts w:hint="eastAsia"/>
        </w:rPr>
        <w:t>风险防控成效需通过量化验证，避免仅停留在制度层面。各阶段结束时，对照风险清单逐一核验三项内容：风险是否仍然存续、防控措施是否已落实、措施实施后的残余风险是否处于可接受范围。未通过核验的环节不得进入下一阶段。该机制虽会增加管理成本，但可有效降低返工概率，而返工造成的损失远高于管理成本的增量投入。</w:t>
      </w:r>
    </w:p>
    <w:p w14:paraId="43C3F6C9">
      <w:pPr>
        <w:pStyle w:val="5"/>
        <w:rPr>
          <w:szCs w:val="32"/>
        </w:rPr>
      </w:pPr>
      <w:bookmarkStart w:id="149" w:name="_Toc9451"/>
      <w:r>
        <w:rPr>
          <w:szCs w:val="32"/>
        </w:rPr>
        <w:t>2.2.19 阶段成果与阶段验收物清单</w:t>
      </w:r>
      <w:bookmarkEnd w:id="149"/>
    </w:p>
    <w:p w14:paraId="4FDF4B65">
      <w:r>
        <w:rPr>
          <w:rFonts w:hint="eastAsia"/>
        </w:rPr>
        <w:t>本项目采用四阶段递进式推进模式，各阶段终止节点须形成明确的阶段交付成果，严禁将全部成果累积至项目终期统一提交。设置阶段性交付成果的核心作用体现在两个维度：其一，可使委托方在项目实施全流程中实时掌握项目进展状态，规避项目终期才暴露实施偏差的风险；其二，可为后续阶段提供可靠的输入依据，避免项目实施基于不确定性假设持续推进。</w:t>
      </w:r>
    </w:p>
    <w:p w14:paraId="445C3B61">
      <w:r>
        <w:t>第一阶段的成果物包括：《三站现场条件复核报告》、测量建模技术现状分析报告、总体技术方案与详细设计文件、装备设计图纸与 BOM、试验验证大纲、第一阶段研究工作报告。验收判据是设计文件通过专家评审、试验大纲获甲方确认、现场条件复核结论与方案假设一致。这一阶段不产出实物装备，但产出的文件决定了后面所有工作的方向，因此评审要求最严。</w:t>
      </w:r>
    </w:p>
    <w:p w14:paraId="215EE257">
      <w:r>
        <w:t>第二阶段的成果物包括：功能样机与工程样机各一套、装备技术文件包（图纸、工艺卡、检验规程、维修手册）、室内试验报告、模拟场景试验报告、一期现场验证报告、软件平台 V1.0 版本及部署文档。验收判据是样机通过室内与模拟场景试验、一期现场验证的数据完整且指标达到阶段目标。</w:t>
      </w:r>
    </w:p>
    <w:p w14:paraId="501DDEE0">
      <w:r>
        <w:t>第三阶段的成果物包括：定型样机、优化后的软件平台 V2.0、二期现场验证报告、第三方测试报告、缺陷样本库与规则库、作业规程与培训教材。验收判据是第三方测试通过、二期验证覆盖三站三场景、指标达到合同要求。</w:t>
      </w:r>
    </w:p>
    <w:p w14:paraId="24FC04DA">
      <w:r>
        <w:t>第四阶段的成果物包括：全套技术文件、软件源代码与部署包、检查测量数据分析报告样例、专利与论文等知识产权成果、科技查新报告与成果评价材料、培训记录与运维手册、项目总结报告与档案移交清单。验收判据是档案完整、成果评价完成、合同条款逐项闭合。</w:t>
      </w:r>
    </w:p>
    <w:p w14:paraId="7352F1FD">
      <w:r>
        <w:rPr>
          <w:rFonts w:hint="eastAsia"/>
        </w:rPr>
        <w:t>阶段成果的提交流程应符合规范化管理要求：所有成果文件需统一标注唯一编号、版本号、编制责任主体与审核责任主体。提交时需配套提交成果符合性说明文件，该文件需采用逐条对应模式，将成果内容与合同条款或阶段目标进行关联匹配，明确标注每项成果所满足的对应条款及佐证材料的存放位置。该模式可降低委托方的审核成本，使其无需通读成果全文，即可按照条款条目直接完成核验工作。对于未完成或仅部分完成的成果项，需在文件中如实说明未完成原因及后续推进计划，不得存在隐瞒或模糊表述；过程中的信息透明化管理，可有效提升验收阶段的推进效率。</w:t>
      </w:r>
    </w:p>
    <w:p w14:paraId="501A6C19">
      <w:pPr>
        <w:pStyle w:val="4"/>
        <w:rPr>
          <w:szCs w:val="36"/>
        </w:rPr>
      </w:pPr>
      <w:bookmarkStart w:id="150" w:name="_Toc13328"/>
      <w:r>
        <w:rPr>
          <w:szCs w:val="36"/>
        </w:rPr>
        <w:t>2.3 主要创新点</w:t>
      </w:r>
      <w:bookmarkEnd w:id="150"/>
    </w:p>
    <w:p w14:paraId="20B1D838">
      <w:r>
        <w:rPr>
          <w:rFonts w:hint="eastAsia"/>
        </w:rPr>
        <w:t>创新点并非从技术清单中遴选得出，而是源自现场实施的实际瓶颈问题。项目组在踏勘阶段采集了数十项具体问题：跟踪器架设完成后更换终端需重新标定20分钟；球面扫描在边缘视场精度显著下降；平坡闸室人工扫描需两天时间方可覆盖一孔；判读人员针对同一缺陷给出不一致的判定结论；报告编制完成后仍需另行安排人员绘制配套图纸。上述问题单独分析均为局部细节问题，叠加后则构成效率与质量提升的核心制约。后续提炼形成的七项创新，几乎每一项均与上述瓶颈问题存在对应映射关系。</w:t>
      </w:r>
    </w:p>
    <w:p w14:paraId="61C0ADB7">
      <w:r>
        <w:rPr>
          <w:rFonts w:hint="eastAsia"/>
        </w:rPr>
        <w:t>这种“问题-对策”的映射关系决定了创新的属性：上述创新大多属于工程组合层面的创新，而非原理层面的突破性创新。换装免重标定技术依赖于接口精度与参数库的协同作用，边缘精度提升依赖于分区标定与自检校机制，跨年可比性保障则依托于标准先行策略。上述方案单独应用均不具备技术复杂性，其难点在于将其整合为高效协同的技术链路，并在工况差异显著的三座电站实现稳定运行。评审环节若仅以新颖性作为评价依据，易低估此类工作的应用价值；若以问题解决程度为评价依据，所得结论将更为客观。</w:t>
      </w:r>
    </w:p>
    <w:p w14:paraId="37D5295C">
      <w:r>
        <w:rPr>
          <w:rFonts w:hint="eastAsia"/>
        </w:rPr>
        <w:t>需要补充说明的是，七项创新之间并非并列关系，而是存在递进式依赖关系。测量内核与可换终端是整个技术体系的基础架构，边缘校准与自主扫描是基于该架构构建的核心功能模块，双通道判识与成果生成是体系内部的功能优化模块，跨年可比与平台协同则是保障技术体系长期稳定运行的关键支撑模块。厘清上述层级依赖关系，方可明确优化设计阶段优先解决前两项问题的底层逻辑。</w:t>
      </w:r>
    </w:p>
    <w:p w14:paraId="07A08D23">
      <w:pPr>
        <w:pStyle w:val="5"/>
      </w:pPr>
      <w:bookmarkStart w:id="151" w:name="_Toc6355"/>
      <w:r>
        <w:rPr>
          <w:szCs w:val="32"/>
        </w:rPr>
        <w:t>2.3.1 创新点一：多目视觉跟踪与面扫描一体化的</w:t>
      </w:r>
      <w:r>
        <w:rPr>
          <w:rFonts w:hint="eastAsia"/>
          <w:szCs w:val="32"/>
        </w:rPr>
        <w:t>“</w:t>
      </w:r>
      <w:r>
        <w:rPr>
          <w:szCs w:val="32"/>
        </w:rPr>
        <w:t>测量内核+可换终端</w:t>
      </w:r>
      <w:r>
        <w:rPr>
          <w:rFonts w:hint="eastAsia"/>
          <w:szCs w:val="32"/>
        </w:rPr>
        <w:t>”</w:t>
      </w:r>
      <w:r>
        <w:rPr>
          <w:szCs w:val="32"/>
        </w:rPr>
        <w:t>架构</w:t>
      </w:r>
      <w:bookmarkEnd w:id="151"/>
    </w:p>
    <w:p w14:paraId="35531B9B">
      <w:r>
        <w:t>将多目视觉跟踪测量系统作为统一测量内核，通过标准化机械/电气/数据快换接口，挂接跟踪框架（球形扫描）、实景三维扫描仪及三类移动载具，实现</w:t>
      </w:r>
      <w:r>
        <w:rPr>
          <w:rFonts w:hint="eastAsia"/>
        </w:rPr>
        <w:t>“</w:t>
      </w:r>
      <w:r>
        <w:t>一个内核、多种终端、三种构型</w:t>
      </w:r>
      <w:r>
        <w:rPr>
          <w:rFonts w:hint="eastAsia"/>
        </w:rPr>
        <w:t>”</w:t>
      </w:r>
      <w:r>
        <w:t>。创新性在于：以跟踪器的高精度空间基准约束面扫描的位姿解算，使大面积扫描数据在单站内即具备亚毫米级一致性；通过重复定位精度优于 0.05 mm 的快换接口，实现换装免重标定，显著提升现场切换效率。</w:t>
      </w:r>
    </w:p>
    <w:p w14:paraId="5056E35F">
      <w:pPr>
        <w:pStyle w:val="5"/>
      </w:pPr>
      <w:bookmarkStart w:id="152" w:name="_Toc25702"/>
      <w:r>
        <w:rPr>
          <w:szCs w:val="32"/>
        </w:rPr>
        <w:t>2.3.2 创新点二：边缘视场校准与全参数自检校的高精度保证方法</w:t>
      </w:r>
      <w:bookmarkEnd w:id="152"/>
    </w:p>
    <w:p w14:paraId="305D9A17">
      <w:r>
        <w:t>针对 12 m 大半径下单站精度均匀性难题，提出</w:t>
      </w:r>
      <w:r>
        <w:rPr>
          <w:rFonts w:hint="eastAsia"/>
        </w:rPr>
        <w:t>“</w:t>
      </w:r>
      <w:r>
        <w:t>分区标定+边缘视场校准+全参数自检校+环境改正</w:t>
      </w:r>
      <w:r>
        <w:rPr>
          <w:rFonts w:hint="eastAsia"/>
        </w:rPr>
        <w:t>”</w:t>
      </w:r>
      <w:r>
        <w:t>的方法：对视场中心与边缘分别建模高阶畸变；以编码标志点与已知基线构成约束网，将内参、外参、标志点坐标纳入统一平差；引入温度、气压、湿度改正项。该方法可在不增加硬件成本的前提下，使边缘区域精度与中心区域趋于一致，支撑</w:t>
      </w:r>
      <w:r>
        <w:rPr>
          <w:rFonts w:hint="eastAsia"/>
        </w:rPr>
        <w:t>“</w:t>
      </w:r>
      <w:r>
        <w:t>单站 12 m 覆盖、±1 mm 精度</w:t>
      </w:r>
      <w:r>
        <w:rPr>
          <w:rFonts w:hint="eastAsia"/>
        </w:rPr>
        <w:t>”</w:t>
      </w:r>
      <w:r>
        <w:t>。</w:t>
      </w:r>
    </w:p>
    <w:p w14:paraId="11ED3163">
      <w:pPr>
        <w:pStyle w:val="5"/>
      </w:pPr>
      <w:bookmarkStart w:id="153" w:name="_Toc17098"/>
      <w:r>
        <w:rPr>
          <w:szCs w:val="32"/>
        </w:rPr>
        <w:t>2.3.3 创新点三：平坡场景跟踪框架自主扫描与节拍化运动补偿</w:t>
      </w:r>
      <w:bookmarkEnd w:id="153"/>
    </w:p>
    <w:p w14:paraId="538C4BF3">
      <w:r>
        <w:t>针对平坡闸室规则空间，提出</w:t>
      </w:r>
      <w:r>
        <w:rPr>
          <w:rFonts w:hint="eastAsia"/>
        </w:rPr>
        <w:t>“</w:t>
      </w:r>
      <w:r>
        <w:t>先全局建图、后分区精扫</w:t>
      </w:r>
      <w:r>
        <w:rPr>
          <w:rFonts w:hint="eastAsia"/>
        </w:rPr>
        <w:t>”</w:t>
      </w:r>
      <w:r>
        <w:t>的两阶段自主扫描方法：移动载具先以低分辨率快速建图，生成覆盖完整性与重叠度评价图；再按评价结果规划精扫路径，对遮挡区、弱纹理区自动补扫。移动过程采用</w:t>
      </w:r>
      <w:r>
        <w:rPr>
          <w:rFonts w:hint="eastAsia"/>
        </w:rPr>
        <w:t>“</w:t>
      </w:r>
      <w:r>
        <w:t>停稳</w:t>
      </w:r>
      <w:r>
        <w:rPr>
          <w:rFonts w:hint="eastAsia"/>
        </w:rPr>
        <w:t>-</w:t>
      </w:r>
      <w:r>
        <w:t>曝光</w:t>
      </w:r>
      <w:r>
        <w:rPr>
          <w:rFonts w:hint="eastAsia"/>
        </w:rPr>
        <w:t>-</w:t>
      </w:r>
      <w:r>
        <w:t>再移动</w:t>
      </w:r>
      <w:r>
        <w:rPr>
          <w:rFonts w:hint="eastAsia"/>
        </w:rPr>
        <w:t>”</w:t>
      </w:r>
      <w:r>
        <w:t>节拍，结合惯性单元进行运动补偿，解决移动成像模糊与位姿漂移问题。</w:t>
      </w:r>
    </w:p>
    <w:p w14:paraId="484A90D4">
      <w:pPr>
        <w:pStyle w:val="5"/>
      </w:pPr>
      <w:bookmarkStart w:id="154" w:name="_Toc6201"/>
      <w:r>
        <w:rPr>
          <w:szCs w:val="32"/>
        </w:rPr>
        <w:t>2.3.4 创新点四：几何</w:t>
      </w:r>
      <w:r>
        <w:rPr>
          <w:rFonts w:hint="eastAsia"/>
          <w:szCs w:val="32"/>
        </w:rPr>
        <w:t>-</w:t>
      </w:r>
      <w:r>
        <w:rPr>
          <w:szCs w:val="32"/>
        </w:rPr>
        <w:t>语义双通道缺陷判识与可配置规则库</w:t>
      </w:r>
      <w:bookmarkEnd w:id="154"/>
    </w:p>
    <w:p w14:paraId="6FA2EFE7">
      <w:r>
        <w:rPr>
          <w:rFonts w:hint="eastAsia"/>
        </w:rPr>
        <w:t>选取“是否存在体型削减”作为冲磨缺陷判定的核心准则，构建由几何通道（法向偏差、深度、面积、体积）与语义通道（裂缝、露筋、蜂窝麻面、孔洞、错台、涂层剥落）组成的并行判识体系，形成多维度规则融合的技术路线。该体系的创新性体现为：将行业规范与委托方判定标准抽象为可配置规则表，实现标准调整下规则适配、代码框架保持稳定的技术特性；同时引入置信度量化评估与人工复核全流程留痕机制，在保障判识自动化水平的同时兼顾结果的可靠性。</w:t>
      </w:r>
    </w:p>
    <w:p w14:paraId="58DA576B">
      <w:pPr>
        <w:pStyle w:val="5"/>
      </w:pPr>
      <w:bookmarkStart w:id="155" w:name="_Toc27209"/>
      <w:r>
        <w:rPr>
          <w:szCs w:val="32"/>
        </w:rPr>
        <w:t>2.3.5 创新点五：面向检修业务的多格式成果自动生成</w:t>
      </w:r>
      <w:bookmarkEnd w:id="155"/>
    </w:p>
    <w:p w14:paraId="4B58904B">
      <w:r>
        <w:t>以统一缺陷数据模型为中枢，通过 Word/Excel/DWG/PPT 多模板引擎，一次性生成检查报告、缺陷汇总表、平面展开图云图、DWG 检查记录图、汇报材料。创新性在于：DWG 记录图通过模板块参照与图层规则自动布点标注，解决</w:t>
      </w:r>
      <w:r>
        <w:rPr>
          <w:rFonts w:hint="eastAsia"/>
        </w:rPr>
        <w:t>“</w:t>
      </w:r>
      <w:r>
        <w:t>报告自动生成但图纸仍需手绘</w:t>
      </w:r>
      <w:r>
        <w:rPr>
          <w:rFonts w:hint="eastAsia"/>
        </w:rPr>
        <w:t>”</w:t>
      </w:r>
      <w:r>
        <w:t>的断点；同时输出可编辑原文件，满足归档与二次编辑需求。</w:t>
      </w:r>
    </w:p>
    <w:p w14:paraId="1FA460B8">
      <w:pPr>
        <w:pStyle w:val="5"/>
      </w:pPr>
      <w:bookmarkStart w:id="156" w:name="_Toc20591"/>
      <w:r>
        <w:rPr>
          <w:szCs w:val="32"/>
        </w:rPr>
        <w:t>2.3.6 创新点六：跨年度数据的统一基准与可比对机制</w:t>
      </w:r>
      <w:bookmarkEnd w:id="156"/>
    </w:p>
    <w:p w14:paraId="001F33A9">
      <w:r>
        <w:t>通过统一坐标框架、统一缺陷编码规则、统一数据格式，实现修前/修后、本年/上年、不同场景之间的点云绝对高程对比与纹理对比；引入变化检测算法自动提取冲磨发展区域，量化年际变化速率。该机制直接回应采购文件指出的</w:t>
      </w:r>
      <w:r>
        <w:rPr>
          <w:rFonts w:hint="eastAsia"/>
        </w:rPr>
        <w:t>“</w:t>
      </w:r>
      <w:r>
        <w:t>历年数据缺乏标准化积累、对比分析不足</w:t>
      </w:r>
      <w:r>
        <w:rPr>
          <w:rFonts w:hint="eastAsia"/>
        </w:rPr>
        <w:t>”</w:t>
      </w:r>
      <w:r>
        <w:t>问题。</w:t>
      </w:r>
    </w:p>
    <w:p w14:paraId="480D9271">
      <w:pPr>
        <w:pStyle w:val="5"/>
      </w:pPr>
      <w:bookmarkStart w:id="157" w:name="_Toc20140"/>
      <w:r>
        <w:rPr>
          <w:szCs w:val="32"/>
        </w:rPr>
        <w:t>2.3.7 创新点七：面向受限空间的</w:t>
      </w:r>
      <w:r>
        <w:rPr>
          <w:rFonts w:hint="eastAsia"/>
          <w:szCs w:val="32"/>
        </w:rPr>
        <w:t>“</w:t>
      </w:r>
      <w:r>
        <w:rPr>
          <w:szCs w:val="32"/>
        </w:rPr>
        <w:t>平台+载具</w:t>
      </w:r>
      <w:r>
        <w:rPr>
          <w:rFonts w:hint="eastAsia"/>
          <w:szCs w:val="32"/>
        </w:rPr>
        <w:t>”</w:t>
      </w:r>
      <w:r>
        <w:rPr>
          <w:szCs w:val="32"/>
        </w:rPr>
        <w:t>协同作业模式</w:t>
      </w:r>
      <w:bookmarkEnd w:id="157"/>
    </w:p>
    <w:p w14:paraId="4BB7CDCC">
      <w:r>
        <w:t>针对向家坝陡坡场景，提出检修平台专用挂载与自主扫描载具协同的作业模式：平台负责将设备安全送达作业面，载具负责在过流面上自主行进与扫描，人员仅在平台安全区域监护。该模式在满足精度要求的同时，最大限度减少人员暴露时间与作业强度。</w:t>
      </w:r>
    </w:p>
    <w:p w14:paraId="655EDDAE">
      <w:pPr>
        <w:pStyle w:val="5"/>
        <w:rPr>
          <w:szCs w:val="32"/>
        </w:rPr>
      </w:pPr>
      <w:bookmarkStart w:id="158" w:name="_Toc12504"/>
      <w:r>
        <w:rPr>
          <w:szCs w:val="32"/>
        </w:rPr>
        <w:t>2.3.8 创新性对比论证</w:t>
      </w:r>
      <w:bookmarkEnd w:id="158"/>
    </w:p>
    <w:p w14:paraId="036B3C7F">
      <w:r>
        <w:t>本节将七项创新点与现有主流做法逐项对比，说明差异点、先进性与可验证性。</w:t>
      </w:r>
    </w:p>
    <w:tbl>
      <w:tblPr>
        <w:tblStyle w:val="32"/>
        <w:tblW w:w="92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9"/>
        <w:gridCol w:w="1813"/>
        <w:gridCol w:w="2127"/>
        <w:gridCol w:w="2029"/>
        <w:gridCol w:w="1674"/>
      </w:tblGrid>
      <w:tr w14:paraId="66F24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9" w:type="dxa"/>
            <w:shd w:val="clear" w:color="auto" w:fill="E7E6E6"/>
            <w:vAlign w:val="center"/>
          </w:tcPr>
          <w:p w14:paraId="43FC9746">
            <w:pPr>
              <w:snapToGrid w:val="0"/>
              <w:spacing w:before="70" w:after="70" w:line="240" w:lineRule="auto"/>
              <w:ind w:firstLine="0"/>
              <w:jc w:val="center"/>
              <w:rPr>
                <w:b/>
                <w:sz w:val="21"/>
              </w:rPr>
            </w:pPr>
            <w:r>
              <w:rPr>
                <w:b/>
                <w:sz w:val="21"/>
                <w:szCs w:val="21"/>
              </w:rPr>
              <w:t>创新点</w:t>
            </w:r>
          </w:p>
        </w:tc>
        <w:tc>
          <w:tcPr>
            <w:tcW w:w="1813" w:type="dxa"/>
            <w:shd w:val="clear" w:color="auto" w:fill="E7E6E6"/>
            <w:vAlign w:val="center"/>
          </w:tcPr>
          <w:p w14:paraId="4C4428AD">
            <w:pPr>
              <w:snapToGrid w:val="0"/>
              <w:spacing w:before="70" w:after="70" w:line="240" w:lineRule="auto"/>
              <w:ind w:firstLine="0"/>
              <w:jc w:val="center"/>
              <w:rPr>
                <w:b/>
                <w:sz w:val="21"/>
              </w:rPr>
            </w:pPr>
            <w:r>
              <w:rPr>
                <w:b/>
                <w:sz w:val="21"/>
                <w:szCs w:val="21"/>
              </w:rPr>
              <w:t>现有主流做法</w:t>
            </w:r>
          </w:p>
        </w:tc>
        <w:tc>
          <w:tcPr>
            <w:tcW w:w="2127" w:type="dxa"/>
            <w:shd w:val="clear" w:color="auto" w:fill="E7E6E6"/>
            <w:vAlign w:val="center"/>
          </w:tcPr>
          <w:p w14:paraId="6DD9634A">
            <w:pPr>
              <w:snapToGrid w:val="0"/>
              <w:spacing w:before="70" w:after="70" w:line="240" w:lineRule="auto"/>
              <w:ind w:firstLine="0"/>
              <w:jc w:val="center"/>
              <w:rPr>
                <w:b/>
                <w:sz w:val="21"/>
              </w:rPr>
            </w:pPr>
            <w:r>
              <w:rPr>
                <w:b/>
                <w:sz w:val="21"/>
                <w:szCs w:val="21"/>
              </w:rPr>
              <w:t>本方案做法</w:t>
            </w:r>
          </w:p>
        </w:tc>
        <w:tc>
          <w:tcPr>
            <w:tcW w:w="2029" w:type="dxa"/>
            <w:shd w:val="clear" w:color="auto" w:fill="E7E6E6"/>
            <w:vAlign w:val="center"/>
          </w:tcPr>
          <w:p w14:paraId="47C3040B">
            <w:pPr>
              <w:snapToGrid w:val="0"/>
              <w:spacing w:before="70" w:after="70" w:line="240" w:lineRule="auto"/>
              <w:ind w:firstLine="0"/>
              <w:jc w:val="center"/>
              <w:rPr>
                <w:b/>
                <w:sz w:val="21"/>
              </w:rPr>
            </w:pPr>
            <w:r>
              <w:rPr>
                <w:b/>
                <w:sz w:val="21"/>
                <w:szCs w:val="21"/>
              </w:rPr>
              <w:t>关键差异</w:t>
            </w:r>
          </w:p>
        </w:tc>
        <w:tc>
          <w:tcPr>
            <w:tcW w:w="1674" w:type="dxa"/>
            <w:shd w:val="clear" w:color="auto" w:fill="E7E6E6"/>
            <w:vAlign w:val="center"/>
          </w:tcPr>
          <w:p w14:paraId="1F7F0512">
            <w:pPr>
              <w:snapToGrid w:val="0"/>
              <w:spacing w:before="70" w:after="70" w:line="240" w:lineRule="auto"/>
              <w:ind w:firstLine="0"/>
              <w:jc w:val="center"/>
              <w:rPr>
                <w:b/>
                <w:sz w:val="21"/>
              </w:rPr>
            </w:pPr>
            <w:r>
              <w:rPr>
                <w:b/>
                <w:sz w:val="21"/>
                <w:szCs w:val="21"/>
              </w:rPr>
              <w:t>可验证指标</w:t>
            </w:r>
          </w:p>
        </w:tc>
      </w:tr>
      <w:tr w14:paraId="44473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787420BF">
            <w:pPr>
              <w:snapToGrid w:val="0"/>
              <w:spacing w:before="70" w:after="70" w:line="240" w:lineRule="auto"/>
              <w:ind w:firstLine="0"/>
              <w:jc w:val="left"/>
              <w:rPr>
                <w:sz w:val="21"/>
              </w:rPr>
            </w:pPr>
            <w:r>
              <w:rPr>
                <w:sz w:val="21"/>
                <w:szCs w:val="21"/>
              </w:rPr>
              <w:t>一、测量内核+可换终端</w:t>
            </w:r>
          </w:p>
        </w:tc>
        <w:tc>
          <w:tcPr>
            <w:tcW w:w="1813" w:type="dxa"/>
            <w:vAlign w:val="center"/>
          </w:tcPr>
          <w:p w14:paraId="1A193D6B">
            <w:pPr>
              <w:snapToGrid w:val="0"/>
              <w:spacing w:before="70" w:after="70" w:line="240" w:lineRule="auto"/>
              <w:ind w:firstLine="0"/>
              <w:jc w:val="left"/>
              <w:rPr>
                <w:sz w:val="21"/>
              </w:rPr>
            </w:pPr>
            <w:r>
              <w:rPr>
                <w:sz w:val="21"/>
                <w:szCs w:val="21"/>
              </w:rPr>
              <w:t>各设备独立标定、独立坐标系</w:t>
            </w:r>
          </w:p>
        </w:tc>
        <w:tc>
          <w:tcPr>
            <w:tcW w:w="2127" w:type="dxa"/>
            <w:vAlign w:val="center"/>
          </w:tcPr>
          <w:p w14:paraId="5555F96D">
            <w:pPr>
              <w:snapToGrid w:val="0"/>
              <w:spacing w:before="70" w:after="70" w:line="240" w:lineRule="auto"/>
              <w:ind w:firstLine="0"/>
              <w:jc w:val="left"/>
              <w:rPr>
                <w:sz w:val="21"/>
              </w:rPr>
            </w:pPr>
            <w:r>
              <w:rPr>
                <w:sz w:val="21"/>
                <w:szCs w:val="21"/>
              </w:rPr>
              <w:t>统一测量内核，快换接口免重标定</w:t>
            </w:r>
          </w:p>
        </w:tc>
        <w:tc>
          <w:tcPr>
            <w:tcW w:w="2029" w:type="dxa"/>
            <w:vAlign w:val="center"/>
          </w:tcPr>
          <w:p w14:paraId="5E4EB658">
            <w:pPr>
              <w:snapToGrid w:val="0"/>
              <w:spacing w:before="70" w:after="70" w:line="240" w:lineRule="auto"/>
              <w:ind w:firstLine="0"/>
              <w:jc w:val="left"/>
              <w:rPr>
                <w:sz w:val="21"/>
              </w:rPr>
            </w:pPr>
            <w:r>
              <w:rPr>
                <w:sz w:val="21"/>
                <w:szCs w:val="21"/>
              </w:rPr>
              <w:t>换装后无需重建基准</w:t>
            </w:r>
          </w:p>
        </w:tc>
        <w:tc>
          <w:tcPr>
            <w:tcW w:w="1674" w:type="dxa"/>
            <w:vAlign w:val="center"/>
          </w:tcPr>
          <w:p w14:paraId="0CB62F74">
            <w:pPr>
              <w:snapToGrid w:val="0"/>
              <w:spacing w:before="70" w:after="70" w:line="240" w:lineRule="auto"/>
              <w:ind w:firstLine="0"/>
              <w:jc w:val="left"/>
              <w:rPr>
                <w:sz w:val="21"/>
              </w:rPr>
            </w:pPr>
            <w:r>
              <w:rPr>
                <w:sz w:val="21"/>
                <w:szCs w:val="21"/>
              </w:rPr>
              <w:t>换装重复定位 ≤0.05 mm</w:t>
            </w:r>
          </w:p>
        </w:tc>
      </w:tr>
      <w:tr w14:paraId="1881D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7ABCD23F">
            <w:pPr>
              <w:snapToGrid w:val="0"/>
              <w:spacing w:before="70" w:after="70" w:line="240" w:lineRule="auto"/>
              <w:ind w:firstLine="0"/>
              <w:jc w:val="left"/>
              <w:rPr>
                <w:sz w:val="21"/>
              </w:rPr>
            </w:pPr>
            <w:r>
              <w:rPr>
                <w:sz w:val="21"/>
                <w:szCs w:val="21"/>
              </w:rPr>
              <w:t>二、边缘视场校准</w:t>
            </w:r>
          </w:p>
        </w:tc>
        <w:tc>
          <w:tcPr>
            <w:tcW w:w="1813" w:type="dxa"/>
            <w:vAlign w:val="center"/>
          </w:tcPr>
          <w:p w14:paraId="38DAAF53">
            <w:pPr>
              <w:snapToGrid w:val="0"/>
              <w:spacing w:before="70" w:after="70" w:line="240" w:lineRule="auto"/>
              <w:ind w:firstLine="0"/>
              <w:jc w:val="left"/>
              <w:rPr>
                <w:sz w:val="21"/>
              </w:rPr>
            </w:pPr>
            <w:r>
              <w:rPr>
                <w:sz w:val="21"/>
                <w:szCs w:val="21"/>
              </w:rPr>
              <w:t>全视场统一畸变模型</w:t>
            </w:r>
          </w:p>
        </w:tc>
        <w:tc>
          <w:tcPr>
            <w:tcW w:w="2127" w:type="dxa"/>
            <w:vAlign w:val="center"/>
          </w:tcPr>
          <w:p w14:paraId="3884E77B">
            <w:pPr>
              <w:snapToGrid w:val="0"/>
              <w:spacing w:before="70" w:after="70" w:line="240" w:lineRule="auto"/>
              <w:ind w:firstLine="0"/>
              <w:jc w:val="left"/>
              <w:rPr>
                <w:sz w:val="21"/>
              </w:rPr>
            </w:pPr>
            <w:r>
              <w:rPr>
                <w:sz w:val="21"/>
                <w:szCs w:val="21"/>
              </w:rPr>
              <w:t>分区标定+自检校+环境改正</w:t>
            </w:r>
          </w:p>
        </w:tc>
        <w:tc>
          <w:tcPr>
            <w:tcW w:w="2029" w:type="dxa"/>
            <w:vAlign w:val="center"/>
          </w:tcPr>
          <w:p w14:paraId="5DB13BD7">
            <w:pPr>
              <w:snapToGrid w:val="0"/>
              <w:spacing w:before="70" w:after="70" w:line="240" w:lineRule="auto"/>
              <w:ind w:firstLine="0"/>
              <w:jc w:val="left"/>
              <w:rPr>
                <w:sz w:val="21"/>
              </w:rPr>
            </w:pPr>
            <w:r>
              <w:rPr>
                <w:sz w:val="21"/>
                <w:szCs w:val="21"/>
              </w:rPr>
              <w:t>边缘精度与中心一致</w:t>
            </w:r>
          </w:p>
        </w:tc>
        <w:tc>
          <w:tcPr>
            <w:tcW w:w="1674" w:type="dxa"/>
            <w:vAlign w:val="center"/>
          </w:tcPr>
          <w:p w14:paraId="73517EFE">
            <w:pPr>
              <w:snapToGrid w:val="0"/>
              <w:spacing w:before="70" w:after="70" w:line="240" w:lineRule="auto"/>
              <w:ind w:firstLine="0"/>
              <w:jc w:val="left"/>
              <w:rPr>
                <w:sz w:val="21"/>
              </w:rPr>
            </w:pPr>
            <w:r>
              <w:rPr>
                <w:sz w:val="21"/>
                <w:szCs w:val="21"/>
              </w:rPr>
              <w:t>12 m 处 ≤1 mm</w:t>
            </w:r>
          </w:p>
        </w:tc>
      </w:tr>
      <w:tr w14:paraId="11D2D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486CB3B9">
            <w:pPr>
              <w:snapToGrid w:val="0"/>
              <w:spacing w:before="70" w:after="70" w:line="240" w:lineRule="auto"/>
              <w:ind w:firstLine="0"/>
              <w:jc w:val="left"/>
              <w:rPr>
                <w:sz w:val="21"/>
              </w:rPr>
            </w:pPr>
            <w:r>
              <w:rPr>
                <w:sz w:val="21"/>
                <w:szCs w:val="21"/>
              </w:rPr>
              <w:t>三、平坡自主扫描</w:t>
            </w:r>
          </w:p>
        </w:tc>
        <w:tc>
          <w:tcPr>
            <w:tcW w:w="1813" w:type="dxa"/>
            <w:vAlign w:val="center"/>
          </w:tcPr>
          <w:p w14:paraId="0D37AB0F">
            <w:pPr>
              <w:snapToGrid w:val="0"/>
              <w:spacing w:before="70" w:after="70" w:line="240" w:lineRule="auto"/>
              <w:ind w:firstLine="0"/>
              <w:jc w:val="left"/>
              <w:rPr>
                <w:sz w:val="21"/>
              </w:rPr>
            </w:pPr>
            <w:r>
              <w:rPr>
                <w:sz w:val="21"/>
                <w:szCs w:val="21"/>
              </w:rPr>
              <w:t>人工手持逐点扫描</w:t>
            </w:r>
          </w:p>
        </w:tc>
        <w:tc>
          <w:tcPr>
            <w:tcW w:w="2127" w:type="dxa"/>
            <w:vAlign w:val="center"/>
          </w:tcPr>
          <w:p w14:paraId="2BAA12AD">
            <w:pPr>
              <w:snapToGrid w:val="0"/>
              <w:spacing w:before="70" w:after="70" w:line="240" w:lineRule="auto"/>
              <w:ind w:firstLine="0"/>
              <w:jc w:val="left"/>
              <w:rPr>
                <w:sz w:val="21"/>
              </w:rPr>
            </w:pPr>
            <w:r>
              <w:rPr>
                <w:sz w:val="21"/>
                <w:szCs w:val="21"/>
              </w:rPr>
              <w:t>建图</w:t>
            </w:r>
            <w:r>
              <w:rPr>
                <w:rFonts w:hint="eastAsia"/>
                <w:sz w:val="21"/>
                <w:szCs w:val="21"/>
              </w:rPr>
              <w:t>-</w:t>
            </w:r>
            <w:r>
              <w:rPr>
                <w:sz w:val="21"/>
                <w:szCs w:val="21"/>
              </w:rPr>
              <w:t>评价</w:t>
            </w:r>
            <w:r>
              <w:rPr>
                <w:rFonts w:hint="eastAsia"/>
                <w:sz w:val="21"/>
                <w:szCs w:val="21"/>
              </w:rPr>
              <w:t>-</w:t>
            </w:r>
            <w:r>
              <w:rPr>
                <w:sz w:val="21"/>
                <w:szCs w:val="21"/>
              </w:rPr>
              <w:t>规划</w:t>
            </w:r>
            <w:r>
              <w:rPr>
                <w:rFonts w:hint="eastAsia"/>
                <w:sz w:val="21"/>
                <w:szCs w:val="21"/>
              </w:rPr>
              <w:t>-</w:t>
            </w:r>
            <w:r>
              <w:rPr>
                <w:sz w:val="21"/>
                <w:szCs w:val="21"/>
              </w:rPr>
              <w:t>节拍采集</w:t>
            </w:r>
          </w:p>
        </w:tc>
        <w:tc>
          <w:tcPr>
            <w:tcW w:w="2029" w:type="dxa"/>
            <w:vAlign w:val="center"/>
          </w:tcPr>
          <w:p w14:paraId="369B417A">
            <w:pPr>
              <w:snapToGrid w:val="0"/>
              <w:spacing w:before="70" w:after="70" w:line="240" w:lineRule="auto"/>
              <w:ind w:firstLine="0"/>
              <w:jc w:val="left"/>
              <w:rPr>
                <w:sz w:val="21"/>
              </w:rPr>
            </w:pPr>
            <w:r>
              <w:rPr>
                <w:sz w:val="21"/>
                <w:szCs w:val="21"/>
              </w:rPr>
              <w:t>覆盖率可量化、可补扫</w:t>
            </w:r>
          </w:p>
        </w:tc>
        <w:tc>
          <w:tcPr>
            <w:tcW w:w="1674" w:type="dxa"/>
            <w:vAlign w:val="center"/>
          </w:tcPr>
          <w:p w14:paraId="7D2BBBDC">
            <w:pPr>
              <w:snapToGrid w:val="0"/>
              <w:spacing w:before="70" w:after="70" w:line="240" w:lineRule="auto"/>
              <w:ind w:firstLine="0"/>
              <w:jc w:val="left"/>
              <w:rPr>
                <w:sz w:val="21"/>
              </w:rPr>
            </w:pPr>
            <w:r>
              <w:rPr>
                <w:sz w:val="21"/>
                <w:szCs w:val="21"/>
              </w:rPr>
              <w:t>覆盖率 ≥98%、2 站</w:t>
            </w:r>
          </w:p>
        </w:tc>
      </w:tr>
      <w:tr w14:paraId="6E1F4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61CBB606">
            <w:pPr>
              <w:snapToGrid w:val="0"/>
              <w:spacing w:before="70" w:after="70" w:line="240" w:lineRule="auto"/>
              <w:ind w:firstLine="0"/>
              <w:jc w:val="left"/>
              <w:rPr>
                <w:sz w:val="21"/>
              </w:rPr>
            </w:pPr>
            <w:r>
              <w:rPr>
                <w:sz w:val="21"/>
                <w:szCs w:val="21"/>
              </w:rPr>
              <w:t>四、双通道判识</w:t>
            </w:r>
          </w:p>
        </w:tc>
        <w:tc>
          <w:tcPr>
            <w:tcW w:w="1813" w:type="dxa"/>
            <w:vAlign w:val="center"/>
          </w:tcPr>
          <w:p w14:paraId="5F12F638">
            <w:pPr>
              <w:snapToGrid w:val="0"/>
              <w:spacing w:before="70" w:after="70" w:line="240" w:lineRule="auto"/>
              <w:ind w:firstLine="0"/>
              <w:jc w:val="left"/>
              <w:rPr>
                <w:sz w:val="21"/>
              </w:rPr>
            </w:pPr>
            <w:r>
              <w:rPr>
                <w:sz w:val="21"/>
                <w:szCs w:val="21"/>
              </w:rPr>
              <w:t>仅影像识别或仅几何分析</w:t>
            </w:r>
          </w:p>
        </w:tc>
        <w:tc>
          <w:tcPr>
            <w:tcW w:w="2127" w:type="dxa"/>
            <w:vAlign w:val="center"/>
          </w:tcPr>
          <w:p w14:paraId="757CADB7">
            <w:pPr>
              <w:snapToGrid w:val="0"/>
              <w:spacing w:before="70" w:after="70" w:line="240" w:lineRule="auto"/>
              <w:ind w:firstLine="0"/>
              <w:jc w:val="left"/>
              <w:rPr>
                <w:sz w:val="21"/>
              </w:rPr>
            </w:pPr>
            <w:r>
              <w:rPr>
                <w:sz w:val="21"/>
                <w:szCs w:val="21"/>
              </w:rPr>
              <w:t>几何+语义+规则融合</w:t>
            </w:r>
          </w:p>
        </w:tc>
        <w:tc>
          <w:tcPr>
            <w:tcW w:w="2029" w:type="dxa"/>
            <w:vAlign w:val="center"/>
          </w:tcPr>
          <w:p w14:paraId="4B212A7C">
            <w:pPr>
              <w:snapToGrid w:val="0"/>
              <w:spacing w:before="70" w:after="70" w:line="240" w:lineRule="auto"/>
              <w:ind w:firstLine="0"/>
              <w:jc w:val="left"/>
              <w:rPr>
                <w:sz w:val="21"/>
              </w:rPr>
            </w:pPr>
            <w:r>
              <w:rPr>
                <w:sz w:val="21"/>
                <w:szCs w:val="21"/>
              </w:rPr>
              <w:t>区分</w:t>
            </w:r>
            <w:r>
              <w:rPr>
                <w:rFonts w:hint="eastAsia"/>
                <w:sz w:val="21"/>
                <w:szCs w:val="21"/>
              </w:rPr>
              <w:t>“</w:t>
            </w:r>
            <w:r>
              <w:rPr>
                <w:sz w:val="21"/>
                <w:szCs w:val="21"/>
              </w:rPr>
              <w:t>体型削减</w:t>
            </w:r>
            <w:r>
              <w:rPr>
                <w:rFonts w:hint="eastAsia"/>
                <w:sz w:val="21"/>
                <w:szCs w:val="21"/>
              </w:rPr>
              <w:t>”</w:t>
            </w:r>
            <w:r>
              <w:rPr>
                <w:sz w:val="21"/>
                <w:szCs w:val="21"/>
              </w:rPr>
              <w:t>与</w:t>
            </w:r>
            <w:r>
              <w:rPr>
                <w:rFonts w:hint="eastAsia"/>
                <w:sz w:val="21"/>
                <w:szCs w:val="21"/>
              </w:rPr>
              <w:t>“</w:t>
            </w:r>
            <w:r>
              <w:rPr>
                <w:sz w:val="21"/>
                <w:szCs w:val="21"/>
              </w:rPr>
              <w:t>表观类别</w:t>
            </w:r>
            <w:r>
              <w:rPr>
                <w:rFonts w:hint="eastAsia"/>
                <w:sz w:val="21"/>
                <w:szCs w:val="21"/>
              </w:rPr>
              <w:t>”</w:t>
            </w:r>
          </w:p>
        </w:tc>
        <w:tc>
          <w:tcPr>
            <w:tcW w:w="1674" w:type="dxa"/>
            <w:vAlign w:val="center"/>
          </w:tcPr>
          <w:p w14:paraId="5267AB31">
            <w:pPr>
              <w:snapToGrid w:val="0"/>
              <w:spacing w:before="70" w:after="70" w:line="240" w:lineRule="auto"/>
              <w:ind w:firstLine="0"/>
              <w:jc w:val="left"/>
              <w:rPr>
                <w:sz w:val="21"/>
              </w:rPr>
            </w:pPr>
            <w:r>
              <w:rPr>
                <w:sz w:val="21"/>
                <w:szCs w:val="21"/>
              </w:rPr>
              <w:t>一致率 ≥90%</w:t>
            </w:r>
          </w:p>
        </w:tc>
      </w:tr>
      <w:tr w14:paraId="26841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424B966A">
            <w:pPr>
              <w:snapToGrid w:val="0"/>
              <w:spacing w:before="70" w:after="70" w:line="240" w:lineRule="auto"/>
              <w:ind w:firstLine="0"/>
              <w:jc w:val="left"/>
              <w:rPr>
                <w:sz w:val="21"/>
              </w:rPr>
            </w:pPr>
            <w:r>
              <w:rPr>
                <w:sz w:val="21"/>
                <w:szCs w:val="21"/>
              </w:rPr>
              <w:t>五、多格式成果自动生成</w:t>
            </w:r>
          </w:p>
        </w:tc>
        <w:tc>
          <w:tcPr>
            <w:tcW w:w="1813" w:type="dxa"/>
            <w:vAlign w:val="center"/>
          </w:tcPr>
          <w:p w14:paraId="68D638B2">
            <w:pPr>
              <w:snapToGrid w:val="0"/>
              <w:spacing w:before="70" w:after="70" w:line="240" w:lineRule="auto"/>
              <w:ind w:firstLine="0"/>
              <w:jc w:val="left"/>
              <w:rPr>
                <w:sz w:val="21"/>
              </w:rPr>
            </w:pPr>
            <w:r>
              <w:rPr>
                <w:sz w:val="21"/>
                <w:szCs w:val="21"/>
              </w:rPr>
              <w:t>报告模板填充，图纸手绘</w:t>
            </w:r>
          </w:p>
        </w:tc>
        <w:tc>
          <w:tcPr>
            <w:tcW w:w="2127" w:type="dxa"/>
            <w:vAlign w:val="center"/>
          </w:tcPr>
          <w:p w14:paraId="7D49FCD8">
            <w:pPr>
              <w:snapToGrid w:val="0"/>
              <w:spacing w:before="70" w:after="70" w:line="240" w:lineRule="auto"/>
              <w:ind w:firstLine="0"/>
              <w:jc w:val="left"/>
              <w:rPr>
                <w:sz w:val="21"/>
              </w:rPr>
            </w:pPr>
            <w:r>
              <w:rPr>
                <w:sz w:val="21"/>
                <w:szCs w:val="21"/>
              </w:rPr>
              <w:t>报告+汇总表+云图+DWG</w:t>
            </w:r>
          </w:p>
        </w:tc>
        <w:tc>
          <w:tcPr>
            <w:tcW w:w="2029" w:type="dxa"/>
            <w:vAlign w:val="center"/>
          </w:tcPr>
          <w:p w14:paraId="1A75F829">
            <w:pPr>
              <w:snapToGrid w:val="0"/>
              <w:spacing w:before="70" w:after="70" w:line="240" w:lineRule="auto"/>
              <w:ind w:firstLine="0"/>
              <w:jc w:val="left"/>
              <w:rPr>
                <w:sz w:val="21"/>
              </w:rPr>
            </w:pPr>
            <w:r>
              <w:rPr>
                <w:sz w:val="21"/>
                <w:szCs w:val="21"/>
              </w:rPr>
              <w:t>图纸自动布点标注</w:t>
            </w:r>
          </w:p>
        </w:tc>
        <w:tc>
          <w:tcPr>
            <w:tcW w:w="1674" w:type="dxa"/>
            <w:vAlign w:val="center"/>
          </w:tcPr>
          <w:p w14:paraId="3ABE02F4">
            <w:pPr>
              <w:snapToGrid w:val="0"/>
              <w:spacing w:before="70" w:after="70" w:line="240" w:lineRule="auto"/>
              <w:ind w:firstLine="0"/>
              <w:jc w:val="left"/>
              <w:rPr>
                <w:sz w:val="21"/>
              </w:rPr>
            </w:pPr>
            <w:r>
              <w:rPr>
                <w:sz w:val="21"/>
                <w:szCs w:val="21"/>
              </w:rPr>
              <w:t>单孔 ≤4 h</w:t>
            </w:r>
          </w:p>
        </w:tc>
      </w:tr>
      <w:tr w14:paraId="6661B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3583FF59">
            <w:pPr>
              <w:snapToGrid w:val="0"/>
              <w:spacing w:before="70" w:after="70" w:line="240" w:lineRule="auto"/>
              <w:ind w:firstLine="0"/>
              <w:jc w:val="left"/>
              <w:rPr>
                <w:sz w:val="21"/>
              </w:rPr>
            </w:pPr>
            <w:r>
              <w:rPr>
                <w:sz w:val="21"/>
                <w:szCs w:val="21"/>
              </w:rPr>
              <w:t>六、跨年度可比对</w:t>
            </w:r>
          </w:p>
        </w:tc>
        <w:tc>
          <w:tcPr>
            <w:tcW w:w="1813" w:type="dxa"/>
            <w:vAlign w:val="center"/>
          </w:tcPr>
          <w:p w14:paraId="23E7D7BE">
            <w:pPr>
              <w:snapToGrid w:val="0"/>
              <w:spacing w:before="70" w:after="70" w:line="240" w:lineRule="auto"/>
              <w:ind w:firstLine="0"/>
              <w:jc w:val="left"/>
              <w:rPr>
                <w:sz w:val="21"/>
              </w:rPr>
            </w:pPr>
            <w:r>
              <w:rPr>
                <w:sz w:val="21"/>
                <w:szCs w:val="21"/>
              </w:rPr>
              <w:t>年度数据格式不一</w:t>
            </w:r>
          </w:p>
        </w:tc>
        <w:tc>
          <w:tcPr>
            <w:tcW w:w="2127" w:type="dxa"/>
            <w:vAlign w:val="center"/>
          </w:tcPr>
          <w:p w14:paraId="104C68C5">
            <w:pPr>
              <w:snapToGrid w:val="0"/>
              <w:spacing w:before="70" w:after="70" w:line="240" w:lineRule="auto"/>
              <w:ind w:firstLine="0"/>
              <w:jc w:val="left"/>
              <w:rPr>
                <w:sz w:val="21"/>
              </w:rPr>
            </w:pPr>
            <w:r>
              <w:rPr>
                <w:sz w:val="21"/>
                <w:szCs w:val="21"/>
              </w:rPr>
              <w:t>统一基准+变化检测</w:t>
            </w:r>
          </w:p>
        </w:tc>
        <w:tc>
          <w:tcPr>
            <w:tcW w:w="2029" w:type="dxa"/>
            <w:vAlign w:val="center"/>
          </w:tcPr>
          <w:p w14:paraId="5E5C11C0">
            <w:pPr>
              <w:snapToGrid w:val="0"/>
              <w:spacing w:before="70" w:after="70" w:line="240" w:lineRule="auto"/>
              <w:ind w:firstLine="0"/>
              <w:jc w:val="left"/>
              <w:rPr>
                <w:sz w:val="21"/>
              </w:rPr>
            </w:pPr>
            <w:r>
              <w:rPr>
                <w:sz w:val="21"/>
                <w:szCs w:val="21"/>
              </w:rPr>
              <w:t>点云绝对高程可比</w:t>
            </w:r>
          </w:p>
        </w:tc>
        <w:tc>
          <w:tcPr>
            <w:tcW w:w="1674" w:type="dxa"/>
            <w:vAlign w:val="center"/>
          </w:tcPr>
          <w:p w14:paraId="0D21D7D5">
            <w:pPr>
              <w:snapToGrid w:val="0"/>
              <w:spacing w:before="70" w:after="70" w:line="240" w:lineRule="auto"/>
              <w:ind w:firstLine="0"/>
              <w:jc w:val="left"/>
              <w:rPr>
                <w:sz w:val="21"/>
              </w:rPr>
            </w:pPr>
            <w:r>
              <w:rPr>
                <w:sz w:val="21"/>
                <w:szCs w:val="21"/>
              </w:rPr>
              <w:t>变化检测精度 ≤2 mm</w:t>
            </w:r>
          </w:p>
        </w:tc>
      </w:tr>
      <w:tr w14:paraId="5187E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9" w:type="dxa"/>
            <w:vAlign w:val="center"/>
          </w:tcPr>
          <w:p w14:paraId="4E54B608">
            <w:pPr>
              <w:snapToGrid w:val="0"/>
              <w:spacing w:before="70" w:after="70" w:line="240" w:lineRule="auto"/>
              <w:ind w:firstLine="0"/>
              <w:jc w:val="left"/>
              <w:rPr>
                <w:sz w:val="21"/>
              </w:rPr>
            </w:pPr>
            <w:r>
              <w:rPr>
                <w:sz w:val="21"/>
                <w:szCs w:val="21"/>
              </w:rPr>
              <w:t>七、平台+载具协同</w:t>
            </w:r>
          </w:p>
        </w:tc>
        <w:tc>
          <w:tcPr>
            <w:tcW w:w="1813" w:type="dxa"/>
            <w:vAlign w:val="center"/>
          </w:tcPr>
          <w:p w14:paraId="22D830F7">
            <w:pPr>
              <w:snapToGrid w:val="0"/>
              <w:spacing w:before="70" w:after="70" w:line="240" w:lineRule="auto"/>
              <w:ind w:firstLine="0"/>
              <w:jc w:val="left"/>
              <w:rPr>
                <w:sz w:val="21"/>
              </w:rPr>
            </w:pPr>
            <w:r>
              <w:rPr>
                <w:sz w:val="21"/>
                <w:szCs w:val="21"/>
              </w:rPr>
              <w:t>人工抵近或搭脚手架</w:t>
            </w:r>
          </w:p>
        </w:tc>
        <w:tc>
          <w:tcPr>
            <w:tcW w:w="2127" w:type="dxa"/>
            <w:vAlign w:val="center"/>
          </w:tcPr>
          <w:p w14:paraId="5ADB4853">
            <w:pPr>
              <w:snapToGrid w:val="0"/>
              <w:spacing w:before="70" w:after="70" w:line="240" w:lineRule="auto"/>
              <w:ind w:firstLine="0"/>
              <w:jc w:val="left"/>
              <w:rPr>
                <w:sz w:val="21"/>
              </w:rPr>
            </w:pPr>
            <w:r>
              <w:rPr>
                <w:sz w:val="21"/>
                <w:szCs w:val="21"/>
              </w:rPr>
              <w:t>检修平台挂载+自主载具</w:t>
            </w:r>
          </w:p>
        </w:tc>
        <w:tc>
          <w:tcPr>
            <w:tcW w:w="2029" w:type="dxa"/>
            <w:vAlign w:val="center"/>
          </w:tcPr>
          <w:p w14:paraId="297274C4">
            <w:pPr>
              <w:snapToGrid w:val="0"/>
              <w:spacing w:before="70" w:after="70" w:line="240" w:lineRule="auto"/>
              <w:ind w:firstLine="0"/>
              <w:jc w:val="left"/>
              <w:rPr>
                <w:sz w:val="21"/>
              </w:rPr>
            </w:pPr>
            <w:r>
              <w:rPr>
                <w:sz w:val="21"/>
                <w:szCs w:val="21"/>
              </w:rPr>
              <w:t>减少人员暴露</w:t>
            </w:r>
          </w:p>
        </w:tc>
        <w:tc>
          <w:tcPr>
            <w:tcW w:w="1674" w:type="dxa"/>
            <w:vAlign w:val="center"/>
          </w:tcPr>
          <w:p w14:paraId="26F64A29">
            <w:pPr>
              <w:snapToGrid w:val="0"/>
              <w:spacing w:before="70" w:after="70" w:line="240" w:lineRule="auto"/>
              <w:ind w:firstLine="0"/>
              <w:jc w:val="left"/>
              <w:rPr>
                <w:sz w:val="21"/>
              </w:rPr>
            </w:pPr>
            <w:r>
              <w:rPr>
                <w:sz w:val="21"/>
                <w:szCs w:val="21"/>
              </w:rPr>
              <w:t>单次作业 ≤40 min/8 m</w:t>
            </w:r>
          </w:p>
        </w:tc>
      </w:tr>
    </w:tbl>
    <w:p w14:paraId="64D97D10">
      <w:pPr>
        <w:spacing w:line="240" w:lineRule="auto"/>
      </w:pPr>
    </w:p>
    <w:p w14:paraId="069FB1B9">
      <w:pPr>
        <w:rPr>
          <w:b/>
          <w:bCs/>
        </w:rPr>
      </w:pPr>
      <w:r>
        <w:rPr>
          <w:rFonts w:hint="eastAsia"/>
          <w:b/>
          <w:bCs/>
          <w:lang w:eastAsia="zh"/>
          <w:woUserID w:val="1"/>
        </w:rPr>
        <w:t>（1）</w:t>
      </w:r>
      <w:r>
        <w:rPr>
          <w:b/>
          <w:bCs/>
        </w:rPr>
        <w:t>创新点一的技术论证</w:t>
      </w:r>
    </w:p>
    <w:p w14:paraId="3771B0B1">
      <w:r>
        <w:t>现有设备在更换采集终端后，通常需要重新标定跟踪器与终端的关系，现场耗时 20～40 min。本方案通过高重复定位精度的机械接口与出厂预标定参数库，实现</w:t>
      </w:r>
      <w:r>
        <w:rPr>
          <w:rFonts w:hint="eastAsia"/>
        </w:rPr>
        <w:t>“</w:t>
      </w:r>
      <w:r>
        <w:t>换装即用</w:t>
      </w:r>
      <w:r>
        <w:rPr>
          <w:rFonts w:hint="eastAsia"/>
        </w:rPr>
        <w:t>”</w:t>
      </w:r>
      <w:r>
        <w:t>：接口重复定位偏差不大于 0.05 mm，对应 10 m 处坐标影响约 0.05 mm，处于精度余量之内；同时软件自动加载对应终端的标定参数，并提示进行标准尺快速校核。该创新直接提升多场景切换效率，减少现场等待。</w:t>
      </w:r>
    </w:p>
    <w:p w14:paraId="1F944FC4">
      <w:pPr>
        <w:rPr>
          <w:rFonts w:hint="eastAsia"/>
          <w:b/>
          <w:bCs/>
          <w:lang w:eastAsia="zh"/>
          <w:woUserID w:val="1"/>
        </w:rPr>
      </w:pPr>
      <w:r>
        <w:rPr>
          <w:rFonts w:hint="eastAsia"/>
          <w:b/>
          <w:bCs/>
          <w:lang w:eastAsia="zh"/>
          <w:woUserID w:val="1"/>
        </w:rPr>
        <w:t>（2）创新点二的技术论证</w:t>
      </w:r>
    </w:p>
    <w:p w14:paraId="17C4E766">
      <w:r>
        <w:t>大视场镜头的边缘畸变是限制单站覆盖半径的主要因素。常规做法通过缩小视场或增加测站规避边缘区域，导致效率下降。本方案将视场划分为中心区、过渡区、边缘区，分别建立畸变模型，并在每次架站后用控制标志进行自检校；对边缘区观测按精度赋权，避免其污染整体解算。理论上，边缘区经校正后的残余畸变可控制在 0.5 pixel 以内，对应 12 m 处约 0.6 mm，满足 1 mm 指标。</w:t>
      </w:r>
    </w:p>
    <w:p w14:paraId="77EDFBAF">
      <w:pPr>
        <w:rPr>
          <w:rFonts w:hint="eastAsia"/>
          <w:b/>
          <w:bCs/>
          <w:lang w:eastAsia="zh"/>
          <w:woUserID w:val="1"/>
        </w:rPr>
      </w:pPr>
      <w:r>
        <w:rPr>
          <w:rFonts w:hint="eastAsia"/>
          <w:b/>
          <w:bCs/>
          <w:lang w:eastAsia="zh"/>
          <w:woUserID w:val="1"/>
        </w:rPr>
        <w:t>（3）创新点三的技术论证</w:t>
      </w:r>
    </w:p>
    <w:p w14:paraId="7FDD5B49">
      <w:r>
        <w:t>平坡闸室要求</w:t>
      </w:r>
      <w:r>
        <w:rPr>
          <w:rFonts w:hint="eastAsia"/>
        </w:rPr>
        <w:t>“</w:t>
      </w:r>
      <w:r>
        <w:t>不超过 2 站</w:t>
      </w:r>
      <w:r>
        <w:rPr>
          <w:rFonts w:hint="eastAsia"/>
        </w:rPr>
        <w:t>”</w:t>
      </w:r>
      <w:r>
        <w:t>且整体 ±1 mm，人工扫描难以保证覆盖率与效率。本方案的自主扫描以</w:t>
      </w:r>
      <w:r>
        <w:rPr>
          <w:rFonts w:hint="eastAsia"/>
        </w:rPr>
        <w:t>“</w:t>
      </w:r>
      <w:r>
        <w:t>覆盖质量热力图</w:t>
      </w:r>
      <w:r>
        <w:rPr>
          <w:rFonts w:hint="eastAsia"/>
        </w:rPr>
        <w:t>”</w:t>
      </w:r>
      <w:r>
        <w:t>为核心：先低分辨率建图，计算每栅格的可见性、入射角与遮挡概率；再据此规划精扫路径；采集过程中在线质检并动态插入补扫任务。通过</w:t>
      </w:r>
      <w:r>
        <w:rPr>
          <w:rFonts w:hint="eastAsia"/>
        </w:rPr>
        <w:t>“</w:t>
      </w:r>
      <w:r>
        <w:t>规划</w:t>
      </w:r>
      <w:r>
        <w:rPr>
          <w:rFonts w:hint="eastAsia"/>
        </w:rPr>
        <w:t>-</w:t>
      </w:r>
      <w:r>
        <w:t>执行</w:t>
      </w:r>
      <w:r>
        <w:rPr>
          <w:rFonts w:hint="eastAsia"/>
        </w:rPr>
        <w:t>-</w:t>
      </w:r>
      <w:r>
        <w:t>评价</w:t>
      </w:r>
      <w:r>
        <w:rPr>
          <w:rFonts w:hint="eastAsia"/>
        </w:rPr>
        <w:t>-</w:t>
      </w:r>
      <w:r>
        <w:t>补扫</w:t>
      </w:r>
      <w:r>
        <w:rPr>
          <w:rFonts w:hint="eastAsia"/>
        </w:rPr>
        <w:t>”</w:t>
      </w:r>
      <w:r>
        <w:t>的闭环，将覆盖率从人工的经验判断变为可量化指标。</w:t>
      </w:r>
    </w:p>
    <w:p w14:paraId="6A040351">
      <w:pPr>
        <w:rPr>
          <w:rFonts w:hint="eastAsia"/>
          <w:b/>
          <w:bCs/>
          <w:lang w:eastAsia="zh"/>
          <w:woUserID w:val="1"/>
        </w:rPr>
      </w:pPr>
      <w:r>
        <w:rPr>
          <w:rFonts w:hint="eastAsia"/>
          <w:b/>
          <w:bCs/>
          <w:lang w:eastAsia="zh"/>
          <w:woUserID w:val="1"/>
        </w:rPr>
        <w:t>（4） 创新点四的技术论证</w:t>
      </w:r>
    </w:p>
    <w:p w14:paraId="370027BF">
      <w:r>
        <w:t>冲磨缺陷的判定标准是</w:t>
      </w:r>
      <w:r>
        <w:rPr>
          <w:rFonts w:hint="eastAsia"/>
        </w:rPr>
        <w:t>“</w:t>
      </w:r>
      <w:r>
        <w:t>是否涉及结构体型尺寸削减</w:t>
      </w:r>
      <w:r>
        <w:rPr>
          <w:rFonts w:hint="eastAsia"/>
        </w:rPr>
        <w:t>”</w:t>
      </w:r>
      <w:r>
        <w:t>，单纯依靠影像语义无法可靠判断尺寸削减，单纯依靠几何分析又难以区分裂缝、露筋等表观类别。本方案以几何通道回答</w:t>
      </w:r>
      <w:r>
        <w:rPr>
          <w:rFonts w:hint="eastAsia"/>
        </w:rPr>
        <w:t>“</w:t>
      </w:r>
      <w:r>
        <w:t>是否有体型削减</w:t>
      </w:r>
      <w:r>
        <w:rPr>
          <w:rFonts w:hint="eastAsia"/>
        </w:rPr>
        <w:t>”</w:t>
      </w:r>
      <w:r>
        <w:t>，以语义通道回答</w:t>
      </w:r>
      <w:r>
        <w:rPr>
          <w:rFonts w:hint="eastAsia"/>
        </w:rPr>
        <w:t>“</w:t>
      </w:r>
      <w:r>
        <w:t>是什么类别</w:t>
      </w:r>
      <w:r>
        <w:rPr>
          <w:rFonts w:hint="eastAsia"/>
        </w:rPr>
        <w:t>”</w:t>
      </w:r>
      <w:r>
        <w:t>，再以规则库融合两者，既保证判定的规范性，又保留人工复核的接口。规则库以配置表管理，可随甲方标准更新而调整。</w:t>
      </w:r>
    </w:p>
    <w:p w14:paraId="1C01A4C1">
      <w:pPr>
        <w:rPr>
          <w:rFonts w:hint="eastAsia"/>
          <w:b/>
          <w:bCs/>
          <w:lang w:eastAsia="zh"/>
          <w:woUserID w:val="1"/>
        </w:rPr>
      </w:pPr>
      <w:r>
        <w:rPr>
          <w:rFonts w:hint="eastAsia"/>
          <w:b/>
          <w:bCs/>
          <w:lang w:eastAsia="zh"/>
          <w:woUserID w:val="1"/>
        </w:rPr>
        <w:t>（5） 创新点五的技术论证</w:t>
      </w:r>
    </w:p>
    <w:p w14:paraId="061A35D7">
      <w:r>
        <w:t>现有报告自动生成多停留在文字与表格填充层面，图纸仍需人工绘制。本方案将 DWG 模板、图层规则、块参照属性纳入自动生成流程：缺陷按平面展开图坐标自动布点，块属性承载编号与尺寸，标注自动避让。由此实现</w:t>
      </w:r>
      <w:r>
        <w:rPr>
          <w:rFonts w:hint="eastAsia"/>
        </w:rPr>
        <w:t>“</w:t>
      </w:r>
      <w:r>
        <w:t>数据</w:t>
      </w:r>
      <w:r>
        <w:rPr>
          <w:rFonts w:hint="eastAsia"/>
        </w:rPr>
        <w:t>-</w:t>
      </w:r>
      <w:r>
        <w:t>报告</w:t>
      </w:r>
      <w:r>
        <w:rPr>
          <w:rFonts w:hint="eastAsia"/>
        </w:rPr>
        <w:t>-</w:t>
      </w:r>
      <w:r>
        <w:t>图纸</w:t>
      </w:r>
      <w:r>
        <w:rPr>
          <w:rFonts w:hint="eastAsia"/>
        </w:rPr>
        <w:t>”</w:t>
      </w:r>
      <w:r>
        <w:t>一次性输出，避免二次录入与不一致。</w:t>
      </w:r>
    </w:p>
    <w:p w14:paraId="369035A6">
      <w:pPr>
        <w:rPr>
          <w:rFonts w:hint="eastAsia"/>
          <w:b/>
          <w:bCs/>
          <w:lang w:eastAsia="zh"/>
          <w:woUserID w:val="1"/>
        </w:rPr>
      </w:pPr>
      <w:r>
        <w:rPr>
          <w:rFonts w:hint="eastAsia"/>
          <w:b/>
          <w:bCs/>
          <w:lang w:eastAsia="zh"/>
          <w:woUserID w:val="1"/>
        </w:rPr>
        <w:t>（6）创新点六的技术论证</w:t>
      </w:r>
    </w:p>
    <w:p w14:paraId="5566F227">
      <w:r>
        <w:t>历年数据难以对比的核心是基准不一致。本方案在项目初期固化坐标框架、编码规则与成果格式，并在软件中强制校验；对比分析时，先进行多年度点云配准，再计算高程差与纹理差异，提取变化区域并量化变化速率。该机制使</w:t>
      </w:r>
      <w:r>
        <w:rPr>
          <w:rFonts w:hint="eastAsia"/>
        </w:rPr>
        <w:t>“</w:t>
      </w:r>
      <w:r>
        <w:t>冲磨发展规律分析</w:t>
      </w:r>
      <w:r>
        <w:rPr>
          <w:rFonts w:hint="eastAsia"/>
        </w:rPr>
        <w:t>”</w:t>
      </w:r>
      <w:r>
        <w:t>从定性描述变为定量计算。</w:t>
      </w:r>
    </w:p>
    <w:p w14:paraId="69649BA1">
      <w:pPr>
        <w:rPr>
          <w:rFonts w:hint="eastAsia"/>
          <w:b/>
          <w:bCs/>
          <w:lang w:val="en-US" w:eastAsia="zh"/>
          <w:woUserID w:val="1"/>
        </w:rPr>
      </w:pPr>
      <w:r>
        <w:rPr>
          <w:rFonts w:hint="eastAsia"/>
          <w:b/>
          <w:bCs/>
          <w:lang w:val="en-US" w:eastAsia="zh"/>
          <w:woUserID w:val="1"/>
        </w:rPr>
        <w:t>（7）创新点七的技术论证</w:t>
      </w:r>
    </w:p>
    <w:p w14:paraId="53B36B0B">
      <w:r>
        <w:t>陡坡场景的关键约束是人员与设备的可达性。本方案将检修平台作为</w:t>
      </w:r>
      <w:r>
        <w:rPr>
          <w:rFonts w:hint="eastAsia"/>
        </w:rPr>
        <w:t>“</w:t>
      </w:r>
      <w:r>
        <w:t>运输与安全载体</w:t>
      </w:r>
      <w:r>
        <w:rPr>
          <w:rFonts w:hint="eastAsia"/>
        </w:rPr>
        <w:t>”</w:t>
      </w:r>
      <w:r>
        <w:t>，将扫描设备作为</w:t>
      </w:r>
      <w:r>
        <w:rPr>
          <w:rFonts w:hint="eastAsia"/>
        </w:rPr>
        <w:t>“</w:t>
      </w:r>
      <w:r>
        <w:t>作业载荷</w:t>
      </w:r>
      <w:r>
        <w:rPr>
          <w:rFonts w:hint="eastAsia"/>
        </w:rPr>
        <w:t>”</w:t>
      </w:r>
      <w:r>
        <w:t>，通过专用挂载与快换接口实现快速部署；对平台无法抵近的区域，采用履带式 AGV 在平台台面或过渡板上缓行抵近自主扫描。该模式在不改变平台原有安全边界的前提下，扩展了作业覆盖范围。</w:t>
      </w:r>
    </w:p>
    <w:p w14:paraId="251E72FE">
      <w:pPr>
        <w:pStyle w:val="5"/>
      </w:pPr>
      <w:bookmarkStart w:id="159" w:name="_Toc26330"/>
      <w:r>
        <w:rPr>
          <w:szCs w:val="36"/>
        </w:rPr>
        <w:t>2.3.9 创新点与评审要素对应</w:t>
      </w:r>
      <w:bookmarkEnd w:id="159"/>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6"/>
        <w:gridCol w:w="761"/>
        <w:gridCol w:w="1395"/>
        <w:gridCol w:w="1546"/>
        <w:gridCol w:w="2233"/>
      </w:tblGrid>
      <w:tr w14:paraId="1AD41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866" w:type="dxa"/>
            <w:shd w:val="clear" w:color="auto" w:fill="E7E6E6"/>
            <w:vAlign w:val="center"/>
          </w:tcPr>
          <w:p w14:paraId="1C2E46A1">
            <w:pPr>
              <w:snapToGrid w:val="0"/>
              <w:spacing w:before="70" w:after="70" w:line="240" w:lineRule="auto"/>
              <w:ind w:firstLine="0"/>
              <w:jc w:val="center"/>
              <w:rPr>
                <w:b/>
                <w:sz w:val="21"/>
              </w:rPr>
            </w:pPr>
            <w:r>
              <w:rPr>
                <w:b/>
                <w:sz w:val="21"/>
                <w:szCs w:val="21"/>
              </w:rPr>
              <w:t>评审要素（技术部分）</w:t>
            </w:r>
          </w:p>
        </w:tc>
        <w:tc>
          <w:tcPr>
            <w:tcW w:w="761" w:type="dxa"/>
            <w:shd w:val="clear" w:color="auto" w:fill="E7E6E6"/>
            <w:vAlign w:val="center"/>
          </w:tcPr>
          <w:p w14:paraId="3658457D">
            <w:pPr>
              <w:snapToGrid w:val="0"/>
              <w:spacing w:before="70" w:after="70" w:line="240" w:lineRule="auto"/>
              <w:ind w:firstLine="0"/>
              <w:jc w:val="center"/>
              <w:rPr>
                <w:b/>
                <w:sz w:val="21"/>
              </w:rPr>
            </w:pPr>
            <w:r>
              <w:rPr>
                <w:b/>
                <w:sz w:val="21"/>
                <w:szCs w:val="21"/>
              </w:rPr>
              <w:t>权重</w:t>
            </w:r>
          </w:p>
        </w:tc>
        <w:tc>
          <w:tcPr>
            <w:tcW w:w="1395" w:type="dxa"/>
            <w:shd w:val="clear" w:color="auto" w:fill="E7E6E6"/>
            <w:vAlign w:val="center"/>
          </w:tcPr>
          <w:p w14:paraId="736E8C52">
            <w:pPr>
              <w:snapToGrid w:val="0"/>
              <w:spacing w:before="70" w:after="70" w:line="240" w:lineRule="auto"/>
              <w:ind w:firstLine="0"/>
              <w:jc w:val="center"/>
              <w:rPr>
                <w:b/>
                <w:sz w:val="21"/>
              </w:rPr>
            </w:pPr>
            <w:r>
              <w:rPr>
                <w:b/>
                <w:sz w:val="21"/>
                <w:szCs w:val="21"/>
              </w:rPr>
              <w:t>对应创新点</w:t>
            </w:r>
          </w:p>
        </w:tc>
        <w:tc>
          <w:tcPr>
            <w:tcW w:w="1546" w:type="dxa"/>
            <w:shd w:val="clear" w:color="auto" w:fill="E7E6E6"/>
            <w:vAlign w:val="center"/>
          </w:tcPr>
          <w:p w14:paraId="730A23AA">
            <w:pPr>
              <w:snapToGrid w:val="0"/>
              <w:spacing w:before="70" w:after="70" w:line="240" w:lineRule="auto"/>
              <w:ind w:firstLine="0"/>
              <w:jc w:val="center"/>
              <w:rPr>
                <w:b/>
                <w:sz w:val="21"/>
              </w:rPr>
            </w:pPr>
            <w:r>
              <w:rPr>
                <w:b/>
                <w:sz w:val="21"/>
                <w:szCs w:val="21"/>
              </w:rPr>
              <w:t>支撑章节</w:t>
            </w:r>
          </w:p>
        </w:tc>
        <w:tc>
          <w:tcPr>
            <w:tcW w:w="2233" w:type="dxa"/>
            <w:shd w:val="clear" w:color="auto" w:fill="E7E6E6"/>
            <w:vAlign w:val="center"/>
          </w:tcPr>
          <w:p w14:paraId="670736F4">
            <w:pPr>
              <w:snapToGrid w:val="0"/>
              <w:spacing w:before="70" w:after="70" w:line="240" w:lineRule="auto"/>
              <w:ind w:firstLine="0"/>
              <w:jc w:val="center"/>
              <w:rPr>
                <w:b/>
                <w:sz w:val="21"/>
              </w:rPr>
            </w:pPr>
            <w:r>
              <w:rPr>
                <w:b/>
                <w:sz w:val="21"/>
                <w:szCs w:val="21"/>
              </w:rPr>
              <w:t>证明材料</w:t>
            </w:r>
          </w:p>
        </w:tc>
      </w:tr>
      <w:tr w14:paraId="569DE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552D9325">
            <w:pPr>
              <w:snapToGrid w:val="0"/>
              <w:spacing w:before="70" w:after="70" w:line="240" w:lineRule="auto"/>
              <w:ind w:firstLine="0"/>
              <w:jc w:val="left"/>
              <w:rPr>
                <w:sz w:val="21"/>
              </w:rPr>
            </w:pPr>
            <w:r>
              <w:rPr>
                <w:sz w:val="21"/>
                <w:szCs w:val="21"/>
              </w:rPr>
              <w:t>团队能力及工作基础</w:t>
            </w:r>
          </w:p>
        </w:tc>
        <w:tc>
          <w:tcPr>
            <w:tcW w:w="761" w:type="dxa"/>
            <w:vAlign w:val="center"/>
          </w:tcPr>
          <w:p w14:paraId="5072DA84">
            <w:pPr>
              <w:snapToGrid w:val="0"/>
              <w:spacing w:before="70" w:after="70" w:line="240" w:lineRule="auto"/>
              <w:ind w:firstLine="0"/>
              <w:jc w:val="right"/>
              <w:rPr>
                <w:sz w:val="21"/>
              </w:rPr>
            </w:pPr>
            <w:r>
              <w:rPr>
                <w:sz w:val="21"/>
                <w:szCs w:val="21"/>
              </w:rPr>
              <w:t>5%</w:t>
            </w:r>
          </w:p>
        </w:tc>
        <w:tc>
          <w:tcPr>
            <w:tcW w:w="1395" w:type="dxa"/>
            <w:vAlign w:val="center"/>
          </w:tcPr>
          <w:p w14:paraId="6135DF41">
            <w:pPr>
              <w:snapToGrid w:val="0"/>
              <w:spacing w:before="70" w:after="70" w:line="240" w:lineRule="auto"/>
              <w:ind w:firstLine="0"/>
              <w:jc w:val="left"/>
              <w:rPr>
                <w:sz w:val="21"/>
              </w:rPr>
            </w:pPr>
            <w:r>
              <w:rPr>
                <w:sz w:val="21"/>
                <w:szCs w:val="21"/>
              </w:rPr>
              <w:t>全部</w:t>
            </w:r>
          </w:p>
        </w:tc>
        <w:tc>
          <w:tcPr>
            <w:tcW w:w="1546" w:type="dxa"/>
            <w:vAlign w:val="center"/>
          </w:tcPr>
          <w:p w14:paraId="6AC2B0A1">
            <w:pPr>
              <w:snapToGrid w:val="0"/>
              <w:spacing w:before="70" w:after="70" w:line="240" w:lineRule="auto"/>
              <w:ind w:firstLine="0"/>
              <w:jc w:val="center"/>
              <w:rPr>
                <w:sz w:val="21"/>
              </w:rPr>
            </w:pPr>
            <w:r>
              <w:rPr>
                <w:sz w:val="21"/>
                <w:szCs w:val="21"/>
              </w:rPr>
              <w:t>3.2、3.2.5、9</w:t>
            </w:r>
          </w:p>
        </w:tc>
        <w:tc>
          <w:tcPr>
            <w:tcW w:w="2233" w:type="dxa"/>
            <w:vAlign w:val="center"/>
          </w:tcPr>
          <w:p w14:paraId="49FEFF88">
            <w:pPr>
              <w:snapToGrid w:val="0"/>
              <w:spacing w:before="70" w:after="70" w:line="240" w:lineRule="auto"/>
              <w:ind w:firstLine="0"/>
              <w:jc w:val="center"/>
              <w:rPr>
                <w:sz w:val="21"/>
              </w:rPr>
            </w:pPr>
            <w:r>
              <w:rPr>
                <w:sz w:val="21"/>
                <w:szCs w:val="21"/>
              </w:rPr>
              <w:t>简历、证书、业绩</w:t>
            </w:r>
          </w:p>
        </w:tc>
      </w:tr>
      <w:tr w14:paraId="6CEE7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027D9BE4">
            <w:pPr>
              <w:snapToGrid w:val="0"/>
              <w:spacing w:before="70" w:after="70" w:line="240" w:lineRule="auto"/>
              <w:ind w:firstLine="0"/>
              <w:jc w:val="left"/>
              <w:rPr>
                <w:sz w:val="21"/>
              </w:rPr>
            </w:pPr>
            <w:r>
              <w:rPr>
                <w:sz w:val="21"/>
                <w:szCs w:val="21"/>
              </w:rPr>
              <w:t>总体研究方案</w:t>
            </w:r>
          </w:p>
        </w:tc>
        <w:tc>
          <w:tcPr>
            <w:tcW w:w="761" w:type="dxa"/>
            <w:vAlign w:val="center"/>
          </w:tcPr>
          <w:p w14:paraId="27D218A0">
            <w:pPr>
              <w:snapToGrid w:val="0"/>
              <w:spacing w:before="70" w:after="70" w:line="240" w:lineRule="auto"/>
              <w:ind w:firstLine="0"/>
              <w:jc w:val="right"/>
              <w:rPr>
                <w:sz w:val="21"/>
              </w:rPr>
            </w:pPr>
            <w:r>
              <w:rPr>
                <w:sz w:val="21"/>
                <w:szCs w:val="21"/>
              </w:rPr>
              <w:t>5%</w:t>
            </w:r>
          </w:p>
        </w:tc>
        <w:tc>
          <w:tcPr>
            <w:tcW w:w="1395" w:type="dxa"/>
            <w:vAlign w:val="center"/>
          </w:tcPr>
          <w:p w14:paraId="42077EB4">
            <w:pPr>
              <w:snapToGrid w:val="0"/>
              <w:spacing w:before="70" w:after="70" w:line="240" w:lineRule="auto"/>
              <w:ind w:firstLine="0"/>
              <w:jc w:val="left"/>
              <w:rPr>
                <w:sz w:val="21"/>
              </w:rPr>
            </w:pPr>
            <w:r>
              <w:rPr>
                <w:sz w:val="21"/>
                <w:szCs w:val="21"/>
              </w:rPr>
              <w:t>一、六</w:t>
            </w:r>
          </w:p>
        </w:tc>
        <w:tc>
          <w:tcPr>
            <w:tcW w:w="1546" w:type="dxa"/>
            <w:vAlign w:val="center"/>
          </w:tcPr>
          <w:p w14:paraId="3494A24C">
            <w:pPr>
              <w:snapToGrid w:val="0"/>
              <w:spacing w:before="70" w:after="70" w:line="240" w:lineRule="auto"/>
              <w:ind w:firstLine="0"/>
              <w:jc w:val="center"/>
              <w:rPr>
                <w:sz w:val="21"/>
              </w:rPr>
            </w:pPr>
            <w:r>
              <w:rPr>
                <w:sz w:val="21"/>
                <w:szCs w:val="21"/>
              </w:rPr>
              <w:t>1.2、1.4、2.3</w:t>
            </w:r>
          </w:p>
        </w:tc>
        <w:tc>
          <w:tcPr>
            <w:tcW w:w="2233" w:type="dxa"/>
            <w:vAlign w:val="center"/>
          </w:tcPr>
          <w:p w14:paraId="45230E75">
            <w:pPr>
              <w:snapToGrid w:val="0"/>
              <w:spacing w:before="70" w:after="70" w:line="240" w:lineRule="auto"/>
              <w:ind w:firstLine="0"/>
              <w:jc w:val="center"/>
              <w:rPr>
                <w:sz w:val="21"/>
              </w:rPr>
            </w:pPr>
            <w:r>
              <w:rPr>
                <w:sz w:val="21"/>
                <w:szCs w:val="21"/>
              </w:rPr>
              <w:t>方案文本、图 1-1</w:t>
            </w:r>
          </w:p>
        </w:tc>
      </w:tr>
      <w:tr w14:paraId="55D55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137D3A4A">
            <w:pPr>
              <w:snapToGrid w:val="0"/>
              <w:spacing w:before="70" w:after="70" w:line="240" w:lineRule="auto"/>
              <w:ind w:firstLine="0"/>
              <w:jc w:val="left"/>
              <w:rPr>
                <w:sz w:val="21"/>
              </w:rPr>
            </w:pPr>
            <w:r>
              <w:rPr>
                <w:sz w:val="21"/>
                <w:szCs w:val="21"/>
              </w:rPr>
              <w:t>多目视觉跟踪测量系统装备</w:t>
            </w:r>
          </w:p>
        </w:tc>
        <w:tc>
          <w:tcPr>
            <w:tcW w:w="761" w:type="dxa"/>
            <w:vAlign w:val="center"/>
          </w:tcPr>
          <w:p w14:paraId="4631F097">
            <w:pPr>
              <w:snapToGrid w:val="0"/>
              <w:spacing w:before="70" w:after="70" w:line="240" w:lineRule="auto"/>
              <w:ind w:firstLine="0"/>
              <w:jc w:val="right"/>
              <w:rPr>
                <w:sz w:val="21"/>
              </w:rPr>
            </w:pPr>
            <w:r>
              <w:rPr>
                <w:sz w:val="21"/>
                <w:szCs w:val="21"/>
              </w:rPr>
              <w:t>10%</w:t>
            </w:r>
          </w:p>
        </w:tc>
        <w:tc>
          <w:tcPr>
            <w:tcW w:w="1395" w:type="dxa"/>
            <w:vAlign w:val="center"/>
          </w:tcPr>
          <w:p w14:paraId="04E7A42E">
            <w:pPr>
              <w:snapToGrid w:val="0"/>
              <w:spacing w:before="70" w:after="70" w:line="240" w:lineRule="auto"/>
              <w:ind w:firstLine="0"/>
              <w:jc w:val="left"/>
              <w:rPr>
                <w:sz w:val="21"/>
              </w:rPr>
            </w:pPr>
            <w:r>
              <w:rPr>
                <w:sz w:val="21"/>
                <w:szCs w:val="21"/>
              </w:rPr>
              <w:t>一、二、三</w:t>
            </w:r>
          </w:p>
        </w:tc>
        <w:tc>
          <w:tcPr>
            <w:tcW w:w="1546" w:type="dxa"/>
            <w:vAlign w:val="center"/>
          </w:tcPr>
          <w:p w14:paraId="45922B96">
            <w:pPr>
              <w:snapToGrid w:val="0"/>
              <w:spacing w:before="70" w:after="70" w:line="240" w:lineRule="auto"/>
              <w:ind w:firstLine="0"/>
              <w:jc w:val="center"/>
              <w:rPr>
                <w:sz w:val="21"/>
              </w:rPr>
            </w:pPr>
            <w:r>
              <w:rPr>
                <w:sz w:val="21"/>
                <w:szCs w:val="21"/>
              </w:rPr>
              <w:t>2.5.1</w:t>
            </w:r>
          </w:p>
        </w:tc>
        <w:tc>
          <w:tcPr>
            <w:tcW w:w="2233" w:type="dxa"/>
            <w:vAlign w:val="center"/>
          </w:tcPr>
          <w:p w14:paraId="139F0026">
            <w:pPr>
              <w:snapToGrid w:val="0"/>
              <w:spacing w:before="70" w:after="70" w:line="240" w:lineRule="auto"/>
              <w:ind w:firstLine="0"/>
              <w:jc w:val="center"/>
              <w:rPr>
                <w:sz w:val="21"/>
              </w:rPr>
            </w:pPr>
            <w:r>
              <w:rPr>
                <w:sz w:val="21"/>
                <w:szCs w:val="21"/>
              </w:rPr>
              <w:t>设计图、测试报告</w:t>
            </w:r>
          </w:p>
        </w:tc>
      </w:tr>
      <w:tr w14:paraId="71563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75BB16EA">
            <w:pPr>
              <w:snapToGrid w:val="0"/>
              <w:spacing w:before="70" w:after="70" w:line="240" w:lineRule="auto"/>
              <w:ind w:firstLine="0"/>
              <w:jc w:val="left"/>
              <w:rPr>
                <w:sz w:val="21"/>
              </w:rPr>
            </w:pPr>
            <w:r>
              <w:rPr>
                <w:sz w:val="21"/>
                <w:szCs w:val="21"/>
              </w:rPr>
              <w:t>实景三维扫描装备</w:t>
            </w:r>
          </w:p>
        </w:tc>
        <w:tc>
          <w:tcPr>
            <w:tcW w:w="761" w:type="dxa"/>
            <w:vAlign w:val="center"/>
          </w:tcPr>
          <w:p w14:paraId="256AF6EF">
            <w:pPr>
              <w:snapToGrid w:val="0"/>
              <w:spacing w:before="70" w:after="70" w:line="240" w:lineRule="auto"/>
              <w:ind w:firstLine="0"/>
              <w:jc w:val="right"/>
              <w:rPr>
                <w:sz w:val="21"/>
              </w:rPr>
            </w:pPr>
            <w:r>
              <w:rPr>
                <w:sz w:val="21"/>
                <w:szCs w:val="21"/>
              </w:rPr>
              <w:t>10%</w:t>
            </w:r>
          </w:p>
        </w:tc>
        <w:tc>
          <w:tcPr>
            <w:tcW w:w="1395" w:type="dxa"/>
            <w:vAlign w:val="center"/>
          </w:tcPr>
          <w:p w14:paraId="13900645">
            <w:pPr>
              <w:snapToGrid w:val="0"/>
              <w:spacing w:before="70" w:after="70" w:line="240" w:lineRule="auto"/>
              <w:ind w:firstLine="0"/>
              <w:jc w:val="left"/>
              <w:rPr>
                <w:sz w:val="21"/>
              </w:rPr>
            </w:pPr>
            <w:r>
              <w:rPr>
                <w:sz w:val="21"/>
                <w:szCs w:val="21"/>
              </w:rPr>
              <w:t>一、三、七</w:t>
            </w:r>
          </w:p>
        </w:tc>
        <w:tc>
          <w:tcPr>
            <w:tcW w:w="1546" w:type="dxa"/>
            <w:vAlign w:val="center"/>
          </w:tcPr>
          <w:p w14:paraId="174D3792">
            <w:pPr>
              <w:snapToGrid w:val="0"/>
              <w:spacing w:before="70" w:after="70" w:line="240" w:lineRule="auto"/>
              <w:ind w:firstLine="0"/>
              <w:jc w:val="center"/>
              <w:rPr>
                <w:sz w:val="21"/>
              </w:rPr>
            </w:pPr>
            <w:r>
              <w:rPr>
                <w:sz w:val="21"/>
                <w:szCs w:val="21"/>
              </w:rPr>
              <w:t>2.5.2</w:t>
            </w:r>
          </w:p>
        </w:tc>
        <w:tc>
          <w:tcPr>
            <w:tcW w:w="2233" w:type="dxa"/>
            <w:vAlign w:val="center"/>
          </w:tcPr>
          <w:p w14:paraId="08599FDA">
            <w:pPr>
              <w:snapToGrid w:val="0"/>
              <w:spacing w:before="70" w:after="70" w:line="240" w:lineRule="auto"/>
              <w:ind w:firstLine="0"/>
              <w:jc w:val="center"/>
              <w:rPr>
                <w:sz w:val="21"/>
              </w:rPr>
            </w:pPr>
            <w:r>
              <w:rPr>
                <w:sz w:val="21"/>
                <w:szCs w:val="21"/>
              </w:rPr>
              <w:t>设计图、测试报告</w:t>
            </w:r>
          </w:p>
        </w:tc>
      </w:tr>
      <w:tr w14:paraId="048C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128CDBAF">
            <w:pPr>
              <w:snapToGrid w:val="0"/>
              <w:spacing w:before="70" w:after="70" w:line="240" w:lineRule="auto"/>
              <w:ind w:firstLine="0"/>
              <w:jc w:val="left"/>
              <w:rPr>
                <w:sz w:val="21"/>
              </w:rPr>
            </w:pPr>
            <w:r>
              <w:rPr>
                <w:sz w:val="21"/>
                <w:szCs w:val="21"/>
              </w:rPr>
              <w:t>检查测量数据分析软件</w:t>
            </w:r>
          </w:p>
        </w:tc>
        <w:tc>
          <w:tcPr>
            <w:tcW w:w="761" w:type="dxa"/>
            <w:vAlign w:val="center"/>
          </w:tcPr>
          <w:p w14:paraId="40D47575">
            <w:pPr>
              <w:snapToGrid w:val="0"/>
              <w:spacing w:before="70" w:after="70" w:line="240" w:lineRule="auto"/>
              <w:ind w:firstLine="0"/>
              <w:jc w:val="right"/>
              <w:rPr>
                <w:sz w:val="21"/>
              </w:rPr>
            </w:pPr>
            <w:r>
              <w:rPr>
                <w:sz w:val="21"/>
                <w:szCs w:val="21"/>
              </w:rPr>
              <w:t>15%</w:t>
            </w:r>
          </w:p>
        </w:tc>
        <w:tc>
          <w:tcPr>
            <w:tcW w:w="1395" w:type="dxa"/>
            <w:vAlign w:val="center"/>
          </w:tcPr>
          <w:p w14:paraId="31AADBC7">
            <w:pPr>
              <w:snapToGrid w:val="0"/>
              <w:spacing w:before="70" w:after="70" w:line="240" w:lineRule="auto"/>
              <w:ind w:firstLine="0"/>
              <w:jc w:val="left"/>
              <w:rPr>
                <w:sz w:val="21"/>
              </w:rPr>
            </w:pPr>
            <w:r>
              <w:rPr>
                <w:sz w:val="21"/>
                <w:szCs w:val="21"/>
              </w:rPr>
              <w:t>四、五、六</w:t>
            </w:r>
          </w:p>
        </w:tc>
        <w:tc>
          <w:tcPr>
            <w:tcW w:w="1546" w:type="dxa"/>
            <w:vAlign w:val="center"/>
          </w:tcPr>
          <w:p w14:paraId="02BE25B5">
            <w:pPr>
              <w:snapToGrid w:val="0"/>
              <w:spacing w:before="70" w:after="70" w:line="240" w:lineRule="auto"/>
              <w:ind w:firstLine="0"/>
              <w:jc w:val="center"/>
              <w:rPr>
                <w:sz w:val="21"/>
              </w:rPr>
            </w:pPr>
            <w:r>
              <w:rPr>
                <w:sz w:val="21"/>
                <w:szCs w:val="21"/>
              </w:rPr>
              <w:t>2.5.3</w:t>
            </w:r>
          </w:p>
        </w:tc>
        <w:tc>
          <w:tcPr>
            <w:tcW w:w="2233" w:type="dxa"/>
            <w:vAlign w:val="center"/>
          </w:tcPr>
          <w:p w14:paraId="53B93E02">
            <w:pPr>
              <w:snapToGrid w:val="0"/>
              <w:spacing w:before="70" w:after="70" w:line="240" w:lineRule="auto"/>
              <w:ind w:firstLine="0"/>
              <w:jc w:val="center"/>
              <w:rPr>
                <w:sz w:val="21"/>
              </w:rPr>
            </w:pPr>
            <w:r>
              <w:rPr>
                <w:sz w:val="21"/>
                <w:szCs w:val="21"/>
              </w:rPr>
              <w:t>软件演示、报告样张</w:t>
            </w:r>
          </w:p>
        </w:tc>
      </w:tr>
      <w:tr w14:paraId="713E2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27DB7047">
            <w:pPr>
              <w:snapToGrid w:val="0"/>
              <w:spacing w:before="70" w:after="70" w:line="240" w:lineRule="auto"/>
              <w:ind w:firstLine="0"/>
              <w:jc w:val="left"/>
              <w:rPr>
                <w:sz w:val="21"/>
              </w:rPr>
            </w:pPr>
            <w:r>
              <w:rPr>
                <w:sz w:val="21"/>
                <w:szCs w:val="21"/>
              </w:rPr>
              <w:t>任务分解及进度安排</w:t>
            </w:r>
          </w:p>
        </w:tc>
        <w:tc>
          <w:tcPr>
            <w:tcW w:w="761" w:type="dxa"/>
            <w:vAlign w:val="center"/>
          </w:tcPr>
          <w:p w14:paraId="286F2039">
            <w:pPr>
              <w:snapToGrid w:val="0"/>
              <w:spacing w:before="70" w:after="70" w:line="240" w:lineRule="auto"/>
              <w:ind w:firstLine="0"/>
              <w:jc w:val="right"/>
              <w:rPr>
                <w:sz w:val="21"/>
              </w:rPr>
            </w:pPr>
            <w:r>
              <w:rPr>
                <w:sz w:val="21"/>
                <w:szCs w:val="21"/>
              </w:rPr>
              <w:t>3%</w:t>
            </w:r>
          </w:p>
        </w:tc>
        <w:tc>
          <w:tcPr>
            <w:tcW w:w="1395" w:type="dxa"/>
            <w:vAlign w:val="center"/>
          </w:tcPr>
          <w:p w14:paraId="4A33E8AC">
            <w:pPr>
              <w:snapToGrid w:val="0"/>
              <w:spacing w:before="70" w:after="70" w:line="240" w:lineRule="auto"/>
              <w:ind w:firstLine="0"/>
              <w:jc w:val="left"/>
              <w:rPr>
                <w:sz w:val="21"/>
              </w:rPr>
            </w:pPr>
            <w:r>
              <w:rPr>
                <w:rFonts w:hint="eastAsia"/>
                <w:sz w:val="21"/>
                <w:szCs w:val="21"/>
              </w:rPr>
              <w:t>-</w:t>
            </w:r>
          </w:p>
        </w:tc>
        <w:tc>
          <w:tcPr>
            <w:tcW w:w="1546" w:type="dxa"/>
            <w:vAlign w:val="center"/>
          </w:tcPr>
          <w:p w14:paraId="4471F0A4">
            <w:pPr>
              <w:snapToGrid w:val="0"/>
              <w:spacing w:before="70" w:after="70" w:line="240" w:lineRule="auto"/>
              <w:ind w:firstLine="0"/>
              <w:jc w:val="center"/>
              <w:rPr>
                <w:sz w:val="21"/>
              </w:rPr>
            </w:pPr>
            <w:r>
              <w:rPr>
                <w:sz w:val="21"/>
                <w:szCs w:val="21"/>
              </w:rPr>
              <w:t>2.6、1.10</w:t>
            </w:r>
          </w:p>
        </w:tc>
        <w:tc>
          <w:tcPr>
            <w:tcW w:w="2233" w:type="dxa"/>
            <w:vAlign w:val="center"/>
          </w:tcPr>
          <w:p w14:paraId="62299B78">
            <w:pPr>
              <w:snapToGrid w:val="0"/>
              <w:spacing w:before="70" w:after="70" w:line="240" w:lineRule="auto"/>
              <w:ind w:firstLine="0"/>
              <w:jc w:val="center"/>
              <w:rPr>
                <w:sz w:val="21"/>
              </w:rPr>
            </w:pPr>
            <w:r>
              <w:rPr>
                <w:sz w:val="21"/>
                <w:szCs w:val="21"/>
              </w:rPr>
              <w:t>WBS、甘特图</w:t>
            </w:r>
          </w:p>
        </w:tc>
      </w:tr>
      <w:tr w14:paraId="01C3B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6" w:type="dxa"/>
            <w:vAlign w:val="center"/>
          </w:tcPr>
          <w:p w14:paraId="786763BA">
            <w:pPr>
              <w:snapToGrid w:val="0"/>
              <w:spacing w:before="70" w:after="70" w:line="240" w:lineRule="auto"/>
              <w:ind w:firstLine="0"/>
              <w:jc w:val="left"/>
              <w:rPr>
                <w:sz w:val="21"/>
              </w:rPr>
            </w:pPr>
            <w:r>
              <w:rPr>
                <w:sz w:val="21"/>
                <w:szCs w:val="21"/>
              </w:rPr>
              <w:t>技术服务</w:t>
            </w:r>
          </w:p>
        </w:tc>
        <w:tc>
          <w:tcPr>
            <w:tcW w:w="761" w:type="dxa"/>
            <w:vAlign w:val="center"/>
          </w:tcPr>
          <w:p w14:paraId="3169C17F">
            <w:pPr>
              <w:snapToGrid w:val="0"/>
              <w:spacing w:before="70" w:after="70" w:line="240" w:lineRule="auto"/>
              <w:ind w:firstLine="0"/>
              <w:jc w:val="right"/>
              <w:rPr>
                <w:sz w:val="21"/>
              </w:rPr>
            </w:pPr>
            <w:r>
              <w:rPr>
                <w:sz w:val="21"/>
                <w:szCs w:val="21"/>
              </w:rPr>
              <w:t>2%</w:t>
            </w:r>
          </w:p>
        </w:tc>
        <w:tc>
          <w:tcPr>
            <w:tcW w:w="1395" w:type="dxa"/>
            <w:vAlign w:val="center"/>
          </w:tcPr>
          <w:p w14:paraId="4130E068">
            <w:pPr>
              <w:snapToGrid w:val="0"/>
              <w:spacing w:before="70" w:after="70" w:line="240" w:lineRule="auto"/>
              <w:ind w:firstLine="0"/>
              <w:jc w:val="left"/>
              <w:rPr>
                <w:sz w:val="21"/>
              </w:rPr>
            </w:pPr>
            <w:r>
              <w:rPr>
                <w:rFonts w:hint="eastAsia"/>
                <w:sz w:val="21"/>
                <w:szCs w:val="21"/>
              </w:rPr>
              <w:t>-</w:t>
            </w:r>
          </w:p>
        </w:tc>
        <w:tc>
          <w:tcPr>
            <w:tcW w:w="1546" w:type="dxa"/>
            <w:vAlign w:val="center"/>
          </w:tcPr>
          <w:p w14:paraId="0B1DC343">
            <w:pPr>
              <w:snapToGrid w:val="0"/>
              <w:spacing w:before="70" w:after="70" w:line="240" w:lineRule="auto"/>
              <w:ind w:firstLine="0"/>
              <w:jc w:val="center"/>
              <w:rPr>
                <w:sz w:val="21"/>
              </w:rPr>
            </w:pPr>
            <w:r>
              <w:rPr>
                <w:sz w:val="21"/>
                <w:szCs w:val="21"/>
              </w:rPr>
              <w:t>2.7</w:t>
            </w:r>
          </w:p>
        </w:tc>
        <w:tc>
          <w:tcPr>
            <w:tcW w:w="2233" w:type="dxa"/>
            <w:vAlign w:val="center"/>
          </w:tcPr>
          <w:p w14:paraId="0FD88DC7">
            <w:pPr>
              <w:snapToGrid w:val="0"/>
              <w:spacing w:before="70" w:after="70" w:line="240" w:lineRule="auto"/>
              <w:ind w:firstLine="0"/>
              <w:jc w:val="center"/>
              <w:rPr>
                <w:sz w:val="21"/>
              </w:rPr>
            </w:pPr>
            <w:r>
              <w:rPr>
                <w:sz w:val="21"/>
                <w:szCs w:val="21"/>
              </w:rPr>
              <w:t>培训方案、服务承诺</w:t>
            </w:r>
          </w:p>
        </w:tc>
      </w:tr>
    </w:tbl>
    <w:p w14:paraId="4BD3D040">
      <w:pPr>
        <w:spacing w:line="240" w:lineRule="auto"/>
      </w:pPr>
    </w:p>
    <w:p w14:paraId="17E8F8A1">
      <w:pPr>
        <w:pStyle w:val="5"/>
      </w:pPr>
      <w:bookmarkStart w:id="160" w:name="_Toc5552"/>
      <w:r>
        <w:rPr>
          <w:szCs w:val="36"/>
        </w:rPr>
        <w:t>2.3.10 创新点实现风险与保障</w:t>
      </w:r>
      <w:bookmarkEnd w:id="160"/>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2"/>
        <w:gridCol w:w="2236"/>
        <w:gridCol w:w="3225"/>
        <w:gridCol w:w="2367"/>
      </w:tblGrid>
      <w:tr w14:paraId="2F3F9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72" w:type="dxa"/>
            <w:shd w:val="clear" w:color="auto" w:fill="E7E6E6"/>
            <w:vAlign w:val="center"/>
          </w:tcPr>
          <w:p w14:paraId="5F96E6A4">
            <w:pPr>
              <w:snapToGrid w:val="0"/>
              <w:spacing w:before="70" w:after="70" w:line="240" w:lineRule="auto"/>
              <w:ind w:firstLine="0"/>
              <w:jc w:val="center"/>
              <w:rPr>
                <w:b/>
                <w:sz w:val="21"/>
              </w:rPr>
            </w:pPr>
            <w:r>
              <w:rPr>
                <w:b/>
                <w:sz w:val="21"/>
                <w:szCs w:val="21"/>
              </w:rPr>
              <w:t>创新点</w:t>
            </w:r>
          </w:p>
        </w:tc>
        <w:tc>
          <w:tcPr>
            <w:tcW w:w="2236" w:type="dxa"/>
            <w:shd w:val="clear" w:color="auto" w:fill="E7E6E6"/>
            <w:vAlign w:val="center"/>
          </w:tcPr>
          <w:p w14:paraId="3B1B1D96">
            <w:pPr>
              <w:snapToGrid w:val="0"/>
              <w:spacing w:before="70" w:after="70" w:line="240" w:lineRule="auto"/>
              <w:ind w:firstLine="0"/>
              <w:jc w:val="center"/>
              <w:rPr>
                <w:b/>
                <w:sz w:val="21"/>
              </w:rPr>
            </w:pPr>
            <w:r>
              <w:rPr>
                <w:b/>
                <w:sz w:val="21"/>
                <w:szCs w:val="21"/>
              </w:rPr>
              <w:t>主要风险</w:t>
            </w:r>
          </w:p>
        </w:tc>
        <w:tc>
          <w:tcPr>
            <w:tcW w:w="3225" w:type="dxa"/>
            <w:shd w:val="clear" w:color="auto" w:fill="E7E6E6"/>
            <w:vAlign w:val="center"/>
          </w:tcPr>
          <w:p w14:paraId="1A4ACE93">
            <w:pPr>
              <w:snapToGrid w:val="0"/>
              <w:spacing w:before="70" w:after="70" w:line="240" w:lineRule="auto"/>
              <w:ind w:firstLine="0"/>
              <w:jc w:val="center"/>
              <w:rPr>
                <w:b/>
                <w:sz w:val="21"/>
              </w:rPr>
            </w:pPr>
            <w:r>
              <w:rPr>
                <w:b/>
                <w:sz w:val="21"/>
                <w:szCs w:val="21"/>
              </w:rPr>
              <w:t>保障措施</w:t>
            </w:r>
          </w:p>
        </w:tc>
        <w:tc>
          <w:tcPr>
            <w:tcW w:w="2367" w:type="dxa"/>
            <w:shd w:val="clear" w:color="auto" w:fill="E7E6E6"/>
            <w:vAlign w:val="center"/>
          </w:tcPr>
          <w:p w14:paraId="42E39107">
            <w:pPr>
              <w:snapToGrid w:val="0"/>
              <w:spacing w:before="70" w:after="70" w:line="240" w:lineRule="auto"/>
              <w:ind w:firstLine="0"/>
              <w:jc w:val="center"/>
              <w:rPr>
                <w:b/>
                <w:sz w:val="21"/>
              </w:rPr>
            </w:pPr>
            <w:r>
              <w:rPr>
                <w:b/>
                <w:sz w:val="21"/>
                <w:szCs w:val="21"/>
              </w:rPr>
              <w:t>退路</w:t>
            </w:r>
          </w:p>
        </w:tc>
      </w:tr>
      <w:tr w14:paraId="20D17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35E33E51">
            <w:pPr>
              <w:snapToGrid w:val="0"/>
              <w:spacing w:before="70" w:after="70" w:line="240" w:lineRule="auto"/>
              <w:ind w:firstLine="0"/>
              <w:jc w:val="center"/>
              <w:rPr>
                <w:sz w:val="21"/>
              </w:rPr>
            </w:pPr>
            <w:r>
              <w:rPr>
                <w:sz w:val="21"/>
                <w:szCs w:val="21"/>
              </w:rPr>
              <w:t>一</w:t>
            </w:r>
          </w:p>
        </w:tc>
        <w:tc>
          <w:tcPr>
            <w:tcW w:w="2236" w:type="dxa"/>
            <w:vAlign w:val="center"/>
          </w:tcPr>
          <w:p w14:paraId="69DA7866">
            <w:pPr>
              <w:snapToGrid w:val="0"/>
              <w:spacing w:before="70" w:after="70" w:line="240" w:lineRule="auto"/>
              <w:ind w:firstLine="0"/>
              <w:jc w:val="left"/>
              <w:rPr>
                <w:sz w:val="21"/>
              </w:rPr>
            </w:pPr>
            <w:r>
              <w:rPr>
                <w:sz w:val="21"/>
                <w:szCs w:val="21"/>
              </w:rPr>
              <w:t>快换接口磨损导致精度下降</w:t>
            </w:r>
          </w:p>
        </w:tc>
        <w:tc>
          <w:tcPr>
            <w:tcW w:w="3225" w:type="dxa"/>
            <w:vAlign w:val="center"/>
          </w:tcPr>
          <w:p w14:paraId="7D49CC20">
            <w:pPr>
              <w:snapToGrid w:val="0"/>
              <w:spacing w:before="70" w:after="70" w:line="240" w:lineRule="auto"/>
              <w:ind w:firstLine="0"/>
              <w:jc w:val="left"/>
              <w:rPr>
                <w:sz w:val="21"/>
              </w:rPr>
            </w:pPr>
            <w:r>
              <w:rPr>
                <w:sz w:val="21"/>
                <w:szCs w:val="21"/>
              </w:rPr>
              <w:t>定位销硬化处理、定期更换、参数监控</w:t>
            </w:r>
          </w:p>
        </w:tc>
        <w:tc>
          <w:tcPr>
            <w:tcW w:w="2367" w:type="dxa"/>
            <w:vAlign w:val="center"/>
          </w:tcPr>
          <w:p w14:paraId="1328D71F">
            <w:pPr>
              <w:snapToGrid w:val="0"/>
              <w:spacing w:before="70" w:after="70" w:line="240" w:lineRule="auto"/>
              <w:ind w:firstLine="0"/>
              <w:jc w:val="left"/>
              <w:rPr>
                <w:sz w:val="21"/>
              </w:rPr>
            </w:pPr>
            <w:r>
              <w:rPr>
                <w:sz w:val="21"/>
                <w:szCs w:val="21"/>
              </w:rPr>
              <w:t>换装后强制标准尺校核</w:t>
            </w:r>
          </w:p>
        </w:tc>
      </w:tr>
      <w:tr w14:paraId="713E8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1FEFD8B6">
            <w:pPr>
              <w:snapToGrid w:val="0"/>
              <w:spacing w:before="70" w:after="70" w:line="240" w:lineRule="auto"/>
              <w:ind w:firstLine="0"/>
              <w:jc w:val="center"/>
              <w:rPr>
                <w:sz w:val="21"/>
              </w:rPr>
            </w:pPr>
            <w:r>
              <w:rPr>
                <w:sz w:val="21"/>
                <w:szCs w:val="21"/>
              </w:rPr>
              <w:t>二</w:t>
            </w:r>
          </w:p>
        </w:tc>
        <w:tc>
          <w:tcPr>
            <w:tcW w:w="2236" w:type="dxa"/>
            <w:vAlign w:val="center"/>
          </w:tcPr>
          <w:p w14:paraId="4F598586">
            <w:pPr>
              <w:snapToGrid w:val="0"/>
              <w:spacing w:before="70" w:after="70" w:line="240" w:lineRule="auto"/>
              <w:ind w:firstLine="0"/>
              <w:jc w:val="left"/>
              <w:rPr>
                <w:sz w:val="21"/>
              </w:rPr>
            </w:pPr>
            <w:r>
              <w:rPr>
                <w:sz w:val="21"/>
                <w:szCs w:val="21"/>
              </w:rPr>
              <w:t>边缘畸变模型不稳定</w:t>
            </w:r>
          </w:p>
        </w:tc>
        <w:tc>
          <w:tcPr>
            <w:tcW w:w="3225" w:type="dxa"/>
            <w:vAlign w:val="center"/>
          </w:tcPr>
          <w:p w14:paraId="3864437E">
            <w:pPr>
              <w:snapToGrid w:val="0"/>
              <w:spacing w:before="70" w:after="70" w:line="240" w:lineRule="auto"/>
              <w:ind w:firstLine="0"/>
              <w:jc w:val="left"/>
              <w:rPr>
                <w:sz w:val="21"/>
              </w:rPr>
            </w:pPr>
            <w:r>
              <w:rPr>
                <w:sz w:val="21"/>
                <w:szCs w:val="21"/>
              </w:rPr>
              <w:t>分区标定样本充足、自检校冗余</w:t>
            </w:r>
          </w:p>
        </w:tc>
        <w:tc>
          <w:tcPr>
            <w:tcW w:w="2367" w:type="dxa"/>
            <w:vAlign w:val="center"/>
          </w:tcPr>
          <w:p w14:paraId="797DFC21">
            <w:pPr>
              <w:snapToGrid w:val="0"/>
              <w:spacing w:before="70" w:after="70" w:line="240" w:lineRule="auto"/>
              <w:ind w:firstLine="0"/>
              <w:jc w:val="left"/>
              <w:rPr>
                <w:sz w:val="21"/>
              </w:rPr>
            </w:pPr>
            <w:r>
              <w:rPr>
                <w:sz w:val="21"/>
                <w:szCs w:val="21"/>
              </w:rPr>
              <w:t>缩小有效视场、增加测站</w:t>
            </w:r>
          </w:p>
        </w:tc>
      </w:tr>
      <w:tr w14:paraId="1410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072DFC19">
            <w:pPr>
              <w:snapToGrid w:val="0"/>
              <w:spacing w:before="70" w:after="70" w:line="240" w:lineRule="auto"/>
              <w:ind w:firstLine="0"/>
              <w:jc w:val="center"/>
              <w:rPr>
                <w:sz w:val="21"/>
              </w:rPr>
            </w:pPr>
            <w:r>
              <w:rPr>
                <w:sz w:val="21"/>
                <w:szCs w:val="21"/>
              </w:rPr>
              <w:t>三</w:t>
            </w:r>
          </w:p>
        </w:tc>
        <w:tc>
          <w:tcPr>
            <w:tcW w:w="2236" w:type="dxa"/>
            <w:vAlign w:val="center"/>
          </w:tcPr>
          <w:p w14:paraId="0A2D03A8">
            <w:pPr>
              <w:snapToGrid w:val="0"/>
              <w:spacing w:before="70" w:after="70" w:line="240" w:lineRule="auto"/>
              <w:ind w:firstLine="0"/>
              <w:jc w:val="left"/>
              <w:rPr>
                <w:sz w:val="21"/>
              </w:rPr>
            </w:pPr>
            <w:r>
              <w:rPr>
                <w:sz w:val="21"/>
                <w:szCs w:val="21"/>
              </w:rPr>
              <w:t>自主扫描避障失效</w:t>
            </w:r>
          </w:p>
        </w:tc>
        <w:tc>
          <w:tcPr>
            <w:tcW w:w="3225" w:type="dxa"/>
            <w:vAlign w:val="center"/>
          </w:tcPr>
          <w:p w14:paraId="7BF1FCD3">
            <w:pPr>
              <w:snapToGrid w:val="0"/>
              <w:spacing w:before="70" w:after="70" w:line="240" w:lineRule="auto"/>
              <w:ind w:firstLine="0"/>
              <w:jc w:val="left"/>
              <w:rPr>
                <w:sz w:val="21"/>
              </w:rPr>
            </w:pPr>
            <w:r>
              <w:rPr>
                <w:sz w:val="21"/>
                <w:szCs w:val="21"/>
              </w:rPr>
              <w:t>多传感器融合、虚拟围栏、人工接管</w:t>
            </w:r>
          </w:p>
        </w:tc>
        <w:tc>
          <w:tcPr>
            <w:tcW w:w="2367" w:type="dxa"/>
            <w:vAlign w:val="center"/>
          </w:tcPr>
          <w:p w14:paraId="0D7D1EB8">
            <w:pPr>
              <w:snapToGrid w:val="0"/>
              <w:spacing w:before="70" w:after="70" w:line="240" w:lineRule="auto"/>
              <w:ind w:firstLine="0"/>
              <w:jc w:val="left"/>
              <w:rPr>
                <w:sz w:val="21"/>
              </w:rPr>
            </w:pPr>
            <w:r>
              <w:rPr>
                <w:sz w:val="21"/>
                <w:szCs w:val="21"/>
              </w:rPr>
              <w:t>退回手持扫描</w:t>
            </w:r>
          </w:p>
        </w:tc>
      </w:tr>
      <w:tr w14:paraId="5CE9D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4D97BF68">
            <w:pPr>
              <w:snapToGrid w:val="0"/>
              <w:spacing w:before="70" w:after="70" w:line="240" w:lineRule="auto"/>
              <w:ind w:firstLine="0"/>
              <w:jc w:val="center"/>
              <w:rPr>
                <w:sz w:val="21"/>
              </w:rPr>
            </w:pPr>
            <w:r>
              <w:rPr>
                <w:sz w:val="21"/>
                <w:szCs w:val="21"/>
              </w:rPr>
              <w:t>四</w:t>
            </w:r>
          </w:p>
        </w:tc>
        <w:tc>
          <w:tcPr>
            <w:tcW w:w="2236" w:type="dxa"/>
            <w:vAlign w:val="center"/>
          </w:tcPr>
          <w:p w14:paraId="5196D2EB">
            <w:pPr>
              <w:snapToGrid w:val="0"/>
              <w:spacing w:before="70" w:after="70" w:line="240" w:lineRule="auto"/>
              <w:ind w:firstLine="0"/>
              <w:jc w:val="left"/>
              <w:rPr>
                <w:sz w:val="21"/>
              </w:rPr>
            </w:pPr>
            <w:r>
              <w:rPr>
                <w:sz w:val="21"/>
                <w:szCs w:val="21"/>
              </w:rPr>
              <w:t>语义模型泛化不足</w:t>
            </w:r>
          </w:p>
        </w:tc>
        <w:tc>
          <w:tcPr>
            <w:tcW w:w="3225" w:type="dxa"/>
            <w:vAlign w:val="center"/>
          </w:tcPr>
          <w:p w14:paraId="22266EEB">
            <w:pPr>
              <w:snapToGrid w:val="0"/>
              <w:spacing w:before="70" w:after="70" w:line="240" w:lineRule="auto"/>
              <w:ind w:firstLine="0"/>
              <w:jc w:val="left"/>
              <w:rPr>
                <w:sz w:val="21"/>
              </w:rPr>
            </w:pPr>
            <w:r>
              <w:rPr>
                <w:sz w:val="21"/>
                <w:szCs w:val="21"/>
              </w:rPr>
              <w:t>样本扩充、数据增强、人工复核</w:t>
            </w:r>
          </w:p>
        </w:tc>
        <w:tc>
          <w:tcPr>
            <w:tcW w:w="2367" w:type="dxa"/>
            <w:vAlign w:val="center"/>
          </w:tcPr>
          <w:p w14:paraId="3779F647">
            <w:pPr>
              <w:snapToGrid w:val="0"/>
              <w:spacing w:before="70" w:after="70" w:line="240" w:lineRule="auto"/>
              <w:ind w:firstLine="0"/>
              <w:jc w:val="left"/>
              <w:rPr>
                <w:sz w:val="21"/>
              </w:rPr>
            </w:pPr>
            <w:r>
              <w:rPr>
                <w:sz w:val="21"/>
                <w:szCs w:val="21"/>
              </w:rPr>
              <w:t>规则判定为主</w:t>
            </w:r>
          </w:p>
        </w:tc>
      </w:tr>
      <w:tr w14:paraId="5B55F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111798FC">
            <w:pPr>
              <w:snapToGrid w:val="0"/>
              <w:spacing w:before="70" w:after="70" w:line="240" w:lineRule="auto"/>
              <w:ind w:firstLine="0"/>
              <w:jc w:val="center"/>
              <w:rPr>
                <w:sz w:val="21"/>
              </w:rPr>
            </w:pPr>
            <w:r>
              <w:rPr>
                <w:sz w:val="21"/>
                <w:szCs w:val="21"/>
              </w:rPr>
              <w:t>五</w:t>
            </w:r>
          </w:p>
        </w:tc>
        <w:tc>
          <w:tcPr>
            <w:tcW w:w="2236" w:type="dxa"/>
            <w:vAlign w:val="center"/>
          </w:tcPr>
          <w:p w14:paraId="5154C1D4">
            <w:pPr>
              <w:snapToGrid w:val="0"/>
              <w:spacing w:before="70" w:after="70" w:line="240" w:lineRule="auto"/>
              <w:ind w:firstLine="0"/>
              <w:jc w:val="left"/>
              <w:rPr>
                <w:sz w:val="21"/>
              </w:rPr>
            </w:pPr>
            <w:r>
              <w:rPr>
                <w:sz w:val="21"/>
                <w:szCs w:val="21"/>
              </w:rPr>
              <w:t>DWG 模板兼容性</w:t>
            </w:r>
          </w:p>
        </w:tc>
        <w:tc>
          <w:tcPr>
            <w:tcW w:w="3225" w:type="dxa"/>
            <w:vAlign w:val="center"/>
          </w:tcPr>
          <w:p w14:paraId="3B9CCA64">
            <w:pPr>
              <w:snapToGrid w:val="0"/>
              <w:spacing w:before="70" w:after="70" w:line="240" w:lineRule="auto"/>
              <w:ind w:firstLine="0"/>
              <w:jc w:val="left"/>
              <w:rPr>
                <w:sz w:val="21"/>
              </w:rPr>
            </w:pPr>
            <w:r>
              <w:rPr>
                <w:sz w:val="21"/>
                <w:szCs w:val="21"/>
              </w:rPr>
              <w:t>采用通用块与图层，兼容主流 CAD</w:t>
            </w:r>
          </w:p>
        </w:tc>
        <w:tc>
          <w:tcPr>
            <w:tcW w:w="2367" w:type="dxa"/>
            <w:vAlign w:val="center"/>
          </w:tcPr>
          <w:p w14:paraId="090D3925">
            <w:pPr>
              <w:snapToGrid w:val="0"/>
              <w:spacing w:before="70" w:after="70" w:line="240" w:lineRule="auto"/>
              <w:ind w:firstLine="0"/>
              <w:jc w:val="left"/>
              <w:rPr>
                <w:sz w:val="21"/>
              </w:rPr>
            </w:pPr>
            <w:r>
              <w:rPr>
                <w:sz w:val="21"/>
                <w:szCs w:val="21"/>
              </w:rPr>
              <w:t>输出 PDF+可编辑 DWG</w:t>
            </w:r>
          </w:p>
        </w:tc>
      </w:tr>
      <w:tr w14:paraId="7E253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0C55C638">
            <w:pPr>
              <w:snapToGrid w:val="0"/>
              <w:spacing w:before="70" w:after="70" w:line="240" w:lineRule="auto"/>
              <w:ind w:firstLine="0"/>
              <w:jc w:val="center"/>
              <w:rPr>
                <w:sz w:val="21"/>
              </w:rPr>
            </w:pPr>
            <w:r>
              <w:rPr>
                <w:sz w:val="21"/>
                <w:szCs w:val="21"/>
              </w:rPr>
              <w:t>六</w:t>
            </w:r>
          </w:p>
        </w:tc>
        <w:tc>
          <w:tcPr>
            <w:tcW w:w="2236" w:type="dxa"/>
            <w:vAlign w:val="center"/>
          </w:tcPr>
          <w:p w14:paraId="51A1FF13">
            <w:pPr>
              <w:snapToGrid w:val="0"/>
              <w:spacing w:before="70" w:after="70" w:line="240" w:lineRule="auto"/>
              <w:ind w:firstLine="0"/>
              <w:jc w:val="left"/>
              <w:rPr>
                <w:sz w:val="21"/>
              </w:rPr>
            </w:pPr>
            <w:r>
              <w:rPr>
                <w:sz w:val="21"/>
                <w:szCs w:val="21"/>
              </w:rPr>
              <w:t>历史数据缺失</w:t>
            </w:r>
          </w:p>
        </w:tc>
        <w:tc>
          <w:tcPr>
            <w:tcW w:w="3225" w:type="dxa"/>
            <w:vAlign w:val="center"/>
          </w:tcPr>
          <w:p w14:paraId="4EC3669A">
            <w:pPr>
              <w:snapToGrid w:val="0"/>
              <w:spacing w:before="70" w:after="70" w:line="240" w:lineRule="auto"/>
              <w:ind w:firstLine="0"/>
              <w:jc w:val="left"/>
              <w:rPr>
                <w:sz w:val="21"/>
              </w:rPr>
            </w:pPr>
            <w:r>
              <w:rPr>
                <w:sz w:val="21"/>
                <w:szCs w:val="21"/>
              </w:rPr>
              <w:t>以本期为基准建立标准</w:t>
            </w:r>
          </w:p>
        </w:tc>
        <w:tc>
          <w:tcPr>
            <w:tcW w:w="2367" w:type="dxa"/>
            <w:vAlign w:val="center"/>
          </w:tcPr>
          <w:p w14:paraId="3943EE99">
            <w:pPr>
              <w:snapToGrid w:val="0"/>
              <w:spacing w:before="70" w:after="70" w:line="240" w:lineRule="auto"/>
              <w:ind w:firstLine="0"/>
              <w:jc w:val="left"/>
              <w:rPr>
                <w:sz w:val="21"/>
              </w:rPr>
            </w:pPr>
            <w:r>
              <w:rPr>
                <w:sz w:val="21"/>
                <w:szCs w:val="21"/>
              </w:rPr>
              <w:t>仅做修前修后对比</w:t>
            </w:r>
          </w:p>
        </w:tc>
      </w:tr>
      <w:tr w14:paraId="4EC58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 w:type="dxa"/>
            <w:vAlign w:val="center"/>
          </w:tcPr>
          <w:p w14:paraId="74A6D5EE">
            <w:pPr>
              <w:snapToGrid w:val="0"/>
              <w:spacing w:before="70" w:after="70" w:line="240" w:lineRule="auto"/>
              <w:ind w:firstLine="0"/>
              <w:jc w:val="center"/>
              <w:rPr>
                <w:sz w:val="21"/>
              </w:rPr>
            </w:pPr>
            <w:r>
              <w:rPr>
                <w:sz w:val="21"/>
                <w:szCs w:val="21"/>
              </w:rPr>
              <w:t>七</w:t>
            </w:r>
          </w:p>
        </w:tc>
        <w:tc>
          <w:tcPr>
            <w:tcW w:w="2236" w:type="dxa"/>
            <w:vAlign w:val="center"/>
          </w:tcPr>
          <w:p w14:paraId="3F6A0AEA">
            <w:pPr>
              <w:snapToGrid w:val="0"/>
              <w:spacing w:before="70" w:after="70" w:line="240" w:lineRule="auto"/>
              <w:ind w:firstLine="0"/>
              <w:jc w:val="left"/>
              <w:rPr>
                <w:sz w:val="21"/>
              </w:rPr>
            </w:pPr>
            <w:r>
              <w:rPr>
                <w:sz w:val="21"/>
                <w:szCs w:val="21"/>
              </w:rPr>
              <w:t>平台接口不匹配</w:t>
            </w:r>
          </w:p>
        </w:tc>
        <w:tc>
          <w:tcPr>
            <w:tcW w:w="3225" w:type="dxa"/>
            <w:vAlign w:val="center"/>
          </w:tcPr>
          <w:p w14:paraId="62318BCC">
            <w:pPr>
              <w:snapToGrid w:val="0"/>
              <w:spacing w:before="70" w:after="70" w:line="240" w:lineRule="auto"/>
              <w:ind w:firstLine="0"/>
              <w:jc w:val="left"/>
              <w:rPr>
                <w:sz w:val="21"/>
              </w:rPr>
            </w:pPr>
            <w:r>
              <w:rPr>
                <w:sz w:val="21"/>
                <w:szCs w:val="21"/>
              </w:rPr>
              <w:t>前期测绘接口、定制支架</w:t>
            </w:r>
          </w:p>
        </w:tc>
        <w:tc>
          <w:tcPr>
            <w:tcW w:w="2367" w:type="dxa"/>
            <w:vAlign w:val="center"/>
          </w:tcPr>
          <w:p w14:paraId="21CCF451">
            <w:pPr>
              <w:snapToGrid w:val="0"/>
              <w:spacing w:before="70" w:after="70" w:line="240" w:lineRule="auto"/>
              <w:ind w:firstLine="0"/>
              <w:jc w:val="left"/>
              <w:rPr>
                <w:sz w:val="21"/>
              </w:rPr>
            </w:pPr>
            <w:r>
              <w:rPr>
                <w:sz w:val="21"/>
                <w:szCs w:val="21"/>
              </w:rPr>
              <w:t>采用无人化载具方案</w:t>
            </w:r>
          </w:p>
        </w:tc>
      </w:tr>
    </w:tbl>
    <w:p w14:paraId="0BDD2101">
      <w:pPr>
        <w:spacing w:line="240" w:lineRule="auto"/>
      </w:pPr>
    </w:p>
    <w:p w14:paraId="3D47D3B1">
      <w:pPr>
        <w:pStyle w:val="5"/>
      </w:pPr>
      <w:bookmarkStart w:id="161" w:name="_Toc9036"/>
      <w:r>
        <w:rPr>
          <w:szCs w:val="36"/>
        </w:rPr>
        <w:t>2.3.11 知识产权布局与创新点映射</w:t>
      </w:r>
      <w:bookmarkEnd w:id="161"/>
    </w:p>
    <w:tbl>
      <w:tblPr>
        <w:tblStyle w:val="32"/>
        <w:tblW w:w="896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8"/>
        <w:gridCol w:w="3216"/>
        <w:gridCol w:w="1176"/>
        <w:gridCol w:w="2532"/>
        <w:gridCol w:w="1071"/>
      </w:tblGrid>
      <w:tr w14:paraId="46B12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68" w:type="dxa"/>
            <w:shd w:val="clear" w:color="auto" w:fill="E7E6E6"/>
            <w:vAlign w:val="center"/>
          </w:tcPr>
          <w:p w14:paraId="07910D36">
            <w:pPr>
              <w:snapToGrid w:val="0"/>
              <w:spacing w:before="70" w:after="70" w:line="240" w:lineRule="auto"/>
              <w:ind w:firstLine="0"/>
              <w:jc w:val="center"/>
              <w:rPr>
                <w:b/>
                <w:sz w:val="21"/>
              </w:rPr>
            </w:pPr>
            <w:r>
              <w:rPr>
                <w:b/>
                <w:sz w:val="21"/>
                <w:szCs w:val="21"/>
              </w:rPr>
              <w:t>创新点</w:t>
            </w:r>
          </w:p>
        </w:tc>
        <w:tc>
          <w:tcPr>
            <w:tcW w:w="3216" w:type="dxa"/>
            <w:shd w:val="clear" w:color="auto" w:fill="E7E6E6"/>
            <w:vAlign w:val="center"/>
          </w:tcPr>
          <w:p w14:paraId="62B49746">
            <w:pPr>
              <w:snapToGrid w:val="0"/>
              <w:spacing w:before="70" w:after="70" w:line="240" w:lineRule="auto"/>
              <w:ind w:firstLine="0"/>
              <w:jc w:val="center"/>
              <w:rPr>
                <w:b/>
                <w:sz w:val="21"/>
              </w:rPr>
            </w:pPr>
            <w:r>
              <w:rPr>
                <w:b/>
                <w:sz w:val="21"/>
                <w:szCs w:val="21"/>
              </w:rPr>
              <w:t>拟申请专利/软著</w:t>
            </w:r>
          </w:p>
        </w:tc>
        <w:tc>
          <w:tcPr>
            <w:tcW w:w="1176" w:type="dxa"/>
            <w:shd w:val="clear" w:color="auto" w:fill="E7E6E6"/>
            <w:vAlign w:val="center"/>
          </w:tcPr>
          <w:p w14:paraId="451C3D48">
            <w:pPr>
              <w:snapToGrid w:val="0"/>
              <w:spacing w:before="70" w:after="70" w:line="240" w:lineRule="auto"/>
              <w:ind w:firstLine="0"/>
              <w:jc w:val="center"/>
              <w:rPr>
                <w:b/>
                <w:sz w:val="21"/>
              </w:rPr>
            </w:pPr>
            <w:r>
              <w:rPr>
                <w:b/>
                <w:sz w:val="21"/>
                <w:szCs w:val="21"/>
              </w:rPr>
              <w:t>类型</w:t>
            </w:r>
          </w:p>
        </w:tc>
        <w:tc>
          <w:tcPr>
            <w:tcW w:w="2532" w:type="dxa"/>
            <w:shd w:val="clear" w:color="auto" w:fill="E7E6E6"/>
            <w:vAlign w:val="center"/>
          </w:tcPr>
          <w:p w14:paraId="6767DFBA">
            <w:pPr>
              <w:snapToGrid w:val="0"/>
              <w:spacing w:before="70" w:after="70" w:line="240" w:lineRule="auto"/>
              <w:ind w:firstLine="0"/>
              <w:jc w:val="center"/>
              <w:rPr>
                <w:b/>
                <w:sz w:val="21"/>
              </w:rPr>
            </w:pPr>
            <w:r>
              <w:rPr>
                <w:b/>
                <w:sz w:val="21"/>
                <w:szCs w:val="21"/>
              </w:rPr>
              <w:t>技术要点</w:t>
            </w:r>
          </w:p>
        </w:tc>
        <w:tc>
          <w:tcPr>
            <w:tcW w:w="1071" w:type="dxa"/>
            <w:shd w:val="clear" w:color="auto" w:fill="E7E6E6"/>
            <w:vAlign w:val="center"/>
          </w:tcPr>
          <w:p w14:paraId="16FEC3FB">
            <w:pPr>
              <w:snapToGrid w:val="0"/>
              <w:spacing w:before="70" w:after="70" w:line="240" w:lineRule="auto"/>
              <w:ind w:firstLine="0"/>
              <w:jc w:val="center"/>
              <w:rPr>
                <w:b/>
                <w:sz w:val="21"/>
              </w:rPr>
            </w:pPr>
            <w:r>
              <w:rPr>
                <w:b/>
                <w:sz w:val="21"/>
                <w:szCs w:val="21"/>
              </w:rPr>
              <w:t>时间</w:t>
            </w:r>
          </w:p>
        </w:tc>
      </w:tr>
      <w:tr w14:paraId="7BA94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160EC746">
            <w:pPr>
              <w:snapToGrid w:val="0"/>
              <w:spacing w:before="70" w:after="70" w:line="240" w:lineRule="auto"/>
              <w:ind w:firstLine="0"/>
              <w:jc w:val="center"/>
              <w:rPr>
                <w:sz w:val="21"/>
              </w:rPr>
            </w:pPr>
            <w:r>
              <w:rPr>
                <w:sz w:val="21"/>
                <w:szCs w:val="21"/>
              </w:rPr>
              <w:t>一</w:t>
            </w:r>
          </w:p>
        </w:tc>
        <w:tc>
          <w:tcPr>
            <w:tcW w:w="3216" w:type="dxa"/>
            <w:vAlign w:val="center"/>
          </w:tcPr>
          <w:p w14:paraId="4FFF9621">
            <w:pPr>
              <w:snapToGrid w:val="0"/>
              <w:spacing w:before="70" w:after="70" w:line="240" w:lineRule="auto"/>
              <w:ind w:firstLine="0"/>
              <w:jc w:val="center"/>
              <w:rPr>
                <w:sz w:val="21"/>
              </w:rPr>
            </w:pPr>
            <w:r>
              <w:rPr>
                <w:sz w:val="21"/>
                <w:szCs w:val="21"/>
              </w:rPr>
              <w:t>一种多终端快换的视觉跟踪测量装置</w:t>
            </w:r>
          </w:p>
        </w:tc>
        <w:tc>
          <w:tcPr>
            <w:tcW w:w="1176" w:type="dxa"/>
            <w:vAlign w:val="center"/>
          </w:tcPr>
          <w:p w14:paraId="1B2F57B1">
            <w:pPr>
              <w:snapToGrid w:val="0"/>
              <w:spacing w:before="70" w:after="70" w:line="240" w:lineRule="auto"/>
              <w:ind w:firstLine="0"/>
              <w:jc w:val="left"/>
              <w:rPr>
                <w:sz w:val="21"/>
              </w:rPr>
            </w:pPr>
            <w:r>
              <w:rPr>
                <w:sz w:val="21"/>
                <w:szCs w:val="21"/>
              </w:rPr>
              <w:t>实用新型</w:t>
            </w:r>
          </w:p>
        </w:tc>
        <w:tc>
          <w:tcPr>
            <w:tcW w:w="2532" w:type="dxa"/>
            <w:vAlign w:val="center"/>
          </w:tcPr>
          <w:p w14:paraId="0243E3C4">
            <w:pPr>
              <w:snapToGrid w:val="0"/>
              <w:spacing w:before="70" w:after="70" w:line="240" w:lineRule="auto"/>
              <w:ind w:firstLine="0"/>
              <w:jc w:val="left"/>
              <w:rPr>
                <w:sz w:val="21"/>
              </w:rPr>
            </w:pPr>
            <w:r>
              <w:rPr>
                <w:sz w:val="21"/>
                <w:szCs w:val="21"/>
              </w:rPr>
              <w:t>快换接口与参数自动加载</w:t>
            </w:r>
          </w:p>
        </w:tc>
        <w:tc>
          <w:tcPr>
            <w:tcW w:w="1071" w:type="dxa"/>
            <w:vAlign w:val="center"/>
          </w:tcPr>
          <w:p w14:paraId="01858E1B">
            <w:pPr>
              <w:snapToGrid w:val="0"/>
              <w:spacing w:before="70" w:after="70" w:line="240" w:lineRule="auto"/>
              <w:ind w:firstLine="0"/>
              <w:jc w:val="center"/>
              <w:rPr>
                <w:sz w:val="21"/>
              </w:rPr>
            </w:pPr>
            <w:r>
              <w:rPr>
                <w:sz w:val="21"/>
                <w:szCs w:val="21"/>
              </w:rPr>
              <w:t>第 12 月</w:t>
            </w:r>
          </w:p>
        </w:tc>
      </w:tr>
      <w:tr w14:paraId="27BAF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275F9B0A">
            <w:pPr>
              <w:snapToGrid w:val="0"/>
              <w:spacing w:before="70" w:after="70" w:line="240" w:lineRule="auto"/>
              <w:ind w:firstLine="0"/>
              <w:jc w:val="center"/>
              <w:rPr>
                <w:sz w:val="21"/>
              </w:rPr>
            </w:pPr>
            <w:r>
              <w:rPr>
                <w:sz w:val="21"/>
                <w:szCs w:val="21"/>
              </w:rPr>
              <w:t>二</w:t>
            </w:r>
          </w:p>
        </w:tc>
        <w:tc>
          <w:tcPr>
            <w:tcW w:w="3216" w:type="dxa"/>
            <w:vAlign w:val="center"/>
          </w:tcPr>
          <w:p w14:paraId="19CB96CB">
            <w:pPr>
              <w:snapToGrid w:val="0"/>
              <w:spacing w:before="70" w:after="70" w:line="240" w:lineRule="auto"/>
              <w:ind w:firstLine="0"/>
              <w:jc w:val="center"/>
              <w:rPr>
                <w:sz w:val="21"/>
              </w:rPr>
            </w:pPr>
            <w:r>
              <w:rPr>
                <w:sz w:val="21"/>
                <w:szCs w:val="21"/>
              </w:rPr>
              <w:t>一种大视场相机分区标定与边缘校正方法</w:t>
            </w:r>
          </w:p>
        </w:tc>
        <w:tc>
          <w:tcPr>
            <w:tcW w:w="1176" w:type="dxa"/>
            <w:vAlign w:val="center"/>
          </w:tcPr>
          <w:p w14:paraId="32649A27">
            <w:pPr>
              <w:snapToGrid w:val="0"/>
              <w:spacing w:before="70" w:after="70" w:line="240" w:lineRule="auto"/>
              <w:ind w:firstLine="0"/>
              <w:jc w:val="left"/>
              <w:rPr>
                <w:sz w:val="21"/>
              </w:rPr>
            </w:pPr>
            <w:r>
              <w:rPr>
                <w:sz w:val="21"/>
                <w:szCs w:val="21"/>
              </w:rPr>
              <w:t>发明专利</w:t>
            </w:r>
          </w:p>
        </w:tc>
        <w:tc>
          <w:tcPr>
            <w:tcW w:w="2532" w:type="dxa"/>
            <w:vAlign w:val="center"/>
          </w:tcPr>
          <w:p w14:paraId="587A8AAE">
            <w:pPr>
              <w:snapToGrid w:val="0"/>
              <w:spacing w:before="70" w:after="70" w:line="240" w:lineRule="auto"/>
              <w:ind w:firstLine="0"/>
              <w:jc w:val="left"/>
              <w:rPr>
                <w:sz w:val="21"/>
              </w:rPr>
            </w:pPr>
            <w:r>
              <w:rPr>
                <w:sz w:val="21"/>
                <w:szCs w:val="21"/>
              </w:rPr>
              <w:t>分区畸变模型与自检校</w:t>
            </w:r>
          </w:p>
        </w:tc>
        <w:tc>
          <w:tcPr>
            <w:tcW w:w="1071" w:type="dxa"/>
            <w:vAlign w:val="center"/>
          </w:tcPr>
          <w:p w14:paraId="70271E1C">
            <w:pPr>
              <w:snapToGrid w:val="0"/>
              <w:spacing w:before="70" w:after="70" w:line="240" w:lineRule="auto"/>
              <w:ind w:firstLine="0"/>
              <w:jc w:val="center"/>
              <w:rPr>
                <w:sz w:val="21"/>
              </w:rPr>
            </w:pPr>
            <w:r>
              <w:rPr>
                <w:sz w:val="21"/>
                <w:szCs w:val="21"/>
              </w:rPr>
              <w:t>第 10 月</w:t>
            </w:r>
          </w:p>
        </w:tc>
      </w:tr>
      <w:tr w14:paraId="6DFE7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4B981B2E">
            <w:pPr>
              <w:snapToGrid w:val="0"/>
              <w:spacing w:before="70" w:after="70" w:line="240" w:lineRule="auto"/>
              <w:ind w:firstLine="0"/>
              <w:jc w:val="center"/>
              <w:rPr>
                <w:sz w:val="21"/>
              </w:rPr>
            </w:pPr>
            <w:r>
              <w:rPr>
                <w:sz w:val="21"/>
                <w:szCs w:val="21"/>
              </w:rPr>
              <w:t>三</w:t>
            </w:r>
          </w:p>
        </w:tc>
        <w:tc>
          <w:tcPr>
            <w:tcW w:w="3216" w:type="dxa"/>
            <w:vAlign w:val="center"/>
          </w:tcPr>
          <w:p w14:paraId="2557877C">
            <w:pPr>
              <w:snapToGrid w:val="0"/>
              <w:spacing w:before="70" w:after="70" w:line="240" w:lineRule="auto"/>
              <w:ind w:firstLine="0"/>
              <w:jc w:val="center"/>
              <w:rPr>
                <w:sz w:val="21"/>
              </w:rPr>
            </w:pPr>
            <w:r>
              <w:rPr>
                <w:sz w:val="21"/>
                <w:szCs w:val="21"/>
              </w:rPr>
              <w:t>一种闸室自主扫描路径规划与补扫方法</w:t>
            </w:r>
          </w:p>
        </w:tc>
        <w:tc>
          <w:tcPr>
            <w:tcW w:w="1176" w:type="dxa"/>
            <w:vAlign w:val="center"/>
          </w:tcPr>
          <w:p w14:paraId="29F5565F">
            <w:pPr>
              <w:snapToGrid w:val="0"/>
              <w:spacing w:before="70" w:after="70" w:line="240" w:lineRule="auto"/>
              <w:ind w:firstLine="0"/>
              <w:jc w:val="left"/>
              <w:rPr>
                <w:sz w:val="21"/>
              </w:rPr>
            </w:pPr>
            <w:r>
              <w:rPr>
                <w:sz w:val="21"/>
                <w:szCs w:val="21"/>
              </w:rPr>
              <w:t>发明专利</w:t>
            </w:r>
          </w:p>
        </w:tc>
        <w:tc>
          <w:tcPr>
            <w:tcW w:w="2532" w:type="dxa"/>
            <w:vAlign w:val="center"/>
          </w:tcPr>
          <w:p w14:paraId="43FF4870">
            <w:pPr>
              <w:snapToGrid w:val="0"/>
              <w:spacing w:before="70" w:after="70" w:line="240" w:lineRule="auto"/>
              <w:ind w:firstLine="0"/>
              <w:jc w:val="left"/>
              <w:rPr>
                <w:sz w:val="21"/>
              </w:rPr>
            </w:pPr>
            <w:r>
              <w:rPr>
                <w:sz w:val="21"/>
                <w:szCs w:val="21"/>
              </w:rPr>
              <w:t>覆盖质量热力图与闭环补扫</w:t>
            </w:r>
          </w:p>
        </w:tc>
        <w:tc>
          <w:tcPr>
            <w:tcW w:w="1071" w:type="dxa"/>
            <w:vAlign w:val="center"/>
          </w:tcPr>
          <w:p w14:paraId="338AC6EE">
            <w:pPr>
              <w:snapToGrid w:val="0"/>
              <w:spacing w:before="70" w:after="70" w:line="240" w:lineRule="auto"/>
              <w:ind w:firstLine="0"/>
              <w:jc w:val="center"/>
              <w:rPr>
                <w:sz w:val="21"/>
              </w:rPr>
            </w:pPr>
            <w:r>
              <w:rPr>
                <w:sz w:val="21"/>
                <w:szCs w:val="21"/>
              </w:rPr>
              <w:t>第 14 月</w:t>
            </w:r>
          </w:p>
        </w:tc>
      </w:tr>
      <w:tr w14:paraId="3F02D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55D8611E">
            <w:pPr>
              <w:snapToGrid w:val="0"/>
              <w:spacing w:before="70" w:after="70" w:line="240" w:lineRule="auto"/>
              <w:ind w:firstLine="0"/>
              <w:jc w:val="center"/>
              <w:rPr>
                <w:sz w:val="21"/>
              </w:rPr>
            </w:pPr>
            <w:r>
              <w:rPr>
                <w:sz w:val="21"/>
                <w:szCs w:val="21"/>
              </w:rPr>
              <w:t>四</w:t>
            </w:r>
          </w:p>
        </w:tc>
        <w:tc>
          <w:tcPr>
            <w:tcW w:w="3216" w:type="dxa"/>
            <w:vAlign w:val="center"/>
          </w:tcPr>
          <w:p w14:paraId="69129E94">
            <w:pPr>
              <w:snapToGrid w:val="0"/>
              <w:spacing w:before="70" w:after="70" w:line="240" w:lineRule="auto"/>
              <w:ind w:firstLine="0"/>
              <w:jc w:val="center"/>
              <w:rPr>
                <w:sz w:val="21"/>
              </w:rPr>
            </w:pPr>
            <w:r>
              <w:rPr>
                <w:sz w:val="21"/>
                <w:szCs w:val="21"/>
              </w:rPr>
              <w:t>一种基于几何与语义融合的冲磨缺陷判识方法</w:t>
            </w:r>
          </w:p>
        </w:tc>
        <w:tc>
          <w:tcPr>
            <w:tcW w:w="1176" w:type="dxa"/>
            <w:vAlign w:val="center"/>
          </w:tcPr>
          <w:p w14:paraId="0A5A7613">
            <w:pPr>
              <w:snapToGrid w:val="0"/>
              <w:spacing w:before="70" w:after="70" w:line="240" w:lineRule="auto"/>
              <w:ind w:firstLine="0"/>
              <w:jc w:val="left"/>
              <w:rPr>
                <w:sz w:val="21"/>
              </w:rPr>
            </w:pPr>
            <w:r>
              <w:rPr>
                <w:sz w:val="21"/>
                <w:szCs w:val="21"/>
              </w:rPr>
              <w:t>发明专利</w:t>
            </w:r>
          </w:p>
        </w:tc>
        <w:tc>
          <w:tcPr>
            <w:tcW w:w="2532" w:type="dxa"/>
            <w:vAlign w:val="center"/>
          </w:tcPr>
          <w:p w14:paraId="4B70765E">
            <w:pPr>
              <w:snapToGrid w:val="0"/>
              <w:spacing w:before="70" w:after="70" w:line="240" w:lineRule="auto"/>
              <w:ind w:firstLine="0"/>
              <w:jc w:val="left"/>
              <w:rPr>
                <w:sz w:val="21"/>
              </w:rPr>
            </w:pPr>
            <w:r>
              <w:rPr>
                <w:sz w:val="21"/>
                <w:szCs w:val="21"/>
              </w:rPr>
              <w:t>双通道融合与规则推理</w:t>
            </w:r>
          </w:p>
        </w:tc>
        <w:tc>
          <w:tcPr>
            <w:tcW w:w="1071" w:type="dxa"/>
            <w:vAlign w:val="center"/>
          </w:tcPr>
          <w:p w14:paraId="3479C838">
            <w:pPr>
              <w:snapToGrid w:val="0"/>
              <w:spacing w:before="70" w:after="70" w:line="240" w:lineRule="auto"/>
              <w:ind w:firstLine="0"/>
              <w:jc w:val="center"/>
              <w:rPr>
                <w:sz w:val="21"/>
              </w:rPr>
            </w:pPr>
            <w:r>
              <w:rPr>
                <w:sz w:val="21"/>
                <w:szCs w:val="21"/>
              </w:rPr>
              <w:t>第 18 月</w:t>
            </w:r>
          </w:p>
        </w:tc>
      </w:tr>
      <w:tr w14:paraId="319A3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6C2037EF">
            <w:pPr>
              <w:snapToGrid w:val="0"/>
              <w:spacing w:before="70" w:after="70" w:line="240" w:lineRule="auto"/>
              <w:ind w:firstLine="0"/>
              <w:jc w:val="center"/>
              <w:rPr>
                <w:sz w:val="21"/>
              </w:rPr>
            </w:pPr>
            <w:r>
              <w:rPr>
                <w:sz w:val="21"/>
                <w:szCs w:val="21"/>
              </w:rPr>
              <w:t>五</w:t>
            </w:r>
          </w:p>
        </w:tc>
        <w:tc>
          <w:tcPr>
            <w:tcW w:w="3216" w:type="dxa"/>
            <w:vAlign w:val="center"/>
          </w:tcPr>
          <w:p w14:paraId="2B0EC9EE">
            <w:pPr>
              <w:snapToGrid w:val="0"/>
              <w:spacing w:before="70" w:after="70" w:line="240" w:lineRule="auto"/>
              <w:ind w:firstLine="0"/>
              <w:jc w:val="center"/>
              <w:rPr>
                <w:sz w:val="21"/>
              </w:rPr>
            </w:pPr>
            <w:r>
              <w:rPr>
                <w:sz w:val="21"/>
                <w:szCs w:val="21"/>
              </w:rPr>
              <w:t>检查测量数据分析与报告生成软件</w:t>
            </w:r>
          </w:p>
        </w:tc>
        <w:tc>
          <w:tcPr>
            <w:tcW w:w="1176" w:type="dxa"/>
            <w:vAlign w:val="center"/>
          </w:tcPr>
          <w:p w14:paraId="71657DE8">
            <w:pPr>
              <w:snapToGrid w:val="0"/>
              <w:spacing w:before="70" w:after="70" w:line="240" w:lineRule="auto"/>
              <w:ind w:firstLine="0"/>
              <w:jc w:val="left"/>
              <w:rPr>
                <w:sz w:val="21"/>
              </w:rPr>
            </w:pPr>
            <w:r>
              <w:rPr>
                <w:sz w:val="21"/>
                <w:szCs w:val="21"/>
              </w:rPr>
              <w:t>软著</w:t>
            </w:r>
          </w:p>
        </w:tc>
        <w:tc>
          <w:tcPr>
            <w:tcW w:w="2532" w:type="dxa"/>
            <w:vAlign w:val="center"/>
          </w:tcPr>
          <w:p w14:paraId="5D9C344D">
            <w:pPr>
              <w:snapToGrid w:val="0"/>
              <w:spacing w:before="70" w:after="70" w:line="240" w:lineRule="auto"/>
              <w:ind w:firstLine="0"/>
              <w:jc w:val="left"/>
              <w:rPr>
                <w:sz w:val="21"/>
              </w:rPr>
            </w:pPr>
            <w:r>
              <w:rPr>
                <w:sz w:val="21"/>
                <w:szCs w:val="21"/>
              </w:rPr>
              <w:t>模板引擎与 DWG 自动制图</w:t>
            </w:r>
          </w:p>
        </w:tc>
        <w:tc>
          <w:tcPr>
            <w:tcW w:w="1071" w:type="dxa"/>
            <w:vAlign w:val="center"/>
          </w:tcPr>
          <w:p w14:paraId="4C8F5419">
            <w:pPr>
              <w:snapToGrid w:val="0"/>
              <w:spacing w:before="70" w:after="70" w:line="240" w:lineRule="auto"/>
              <w:ind w:firstLine="0"/>
              <w:jc w:val="center"/>
              <w:rPr>
                <w:sz w:val="21"/>
              </w:rPr>
            </w:pPr>
            <w:r>
              <w:rPr>
                <w:sz w:val="21"/>
                <w:szCs w:val="21"/>
              </w:rPr>
              <w:t>第 20 月</w:t>
            </w:r>
          </w:p>
        </w:tc>
      </w:tr>
      <w:tr w14:paraId="26E50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03A45542">
            <w:pPr>
              <w:snapToGrid w:val="0"/>
              <w:spacing w:before="70" w:after="70" w:line="240" w:lineRule="auto"/>
              <w:ind w:firstLine="0"/>
              <w:jc w:val="center"/>
              <w:rPr>
                <w:sz w:val="21"/>
              </w:rPr>
            </w:pPr>
            <w:r>
              <w:rPr>
                <w:sz w:val="21"/>
                <w:szCs w:val="21"/>
              </w:rPr>
              <w:t>六</w:t>
            </w:r>
          </w:p>
        </w:tc>
        <w:tc>
          <w:tcPr>
            <w:tcW w:w="3216" w:type="dxa"/>
            <w:vAlign w:val="center"/>
          </w:tcPr>
          <w:p w14:paraId="526783EA">
            <w:pPr>
              <w:snapToGrid w:val="0"/>
              <w:spacing w:before="70" w:after="70" w:line="240" w:lineRule="auto"/>
              <w:ind w:firstLine="0"/>
              <w:jc w:val="center"/>
              <w:rPr>
                <w:sz w:val="21"/>
              </w:rPr>
            </w:pPr>
            <w:r>
              <w:rPr>
                <w:sz w:val="21"/>
                <w:szCs w:val="21"/>
              </w:rPr>
              <w:t>一种多年度点云配准与变化检测方法</w:t>
            </w:r>
          </w:p>
        </w:tc>
        <w:tc>
          <w:tcPr>
            <w:tcW w:w="1176" w:type="dxa"/>
            <w:vAlign w:val="center"/>
          </w:tcPr>
          <w:p w14:paraId="683C9806">
            <w:pPr>
              <w:snapToGrid w:val="0"/>
              <w:spacing w:before="70" w:after="70" w:line="240" w:lineRule="auto"/>
              <w:ind w:firstLine="0"/>
              <w:jc w:val="left"/>
              <w:rPr>
                <w:sz w:val="21"/>
              </w:rPr>
            </w:pPr>
            <w:r>
              <w:rPr>
                <w:sz w:val="21"/>
                <w:szCs w:val="21"/>
              </w:rPr>
              <w:t>发明专利</w:t>
            </w:r>
          </w:p>
        </w:tc>
        <w:tc>
          <w:tcPr>
            <w:tcW w:w="2532" w:type="dxa"/>
            <w:vAlign w:val="center"/>
          </w:tcPr>
          <w:p w14:paraId="77A10D38">
            <w:pPr>
              <w:snapToGrid w:val="0"/>
              <w:spacing w:before="70" w:after="70" w:line="240" w:lineRule="auto"/>
              <w:ind w:firstLine="0"/>
              <w:jc w:val="left"/>
              <w:rPr>
                <w:sz w:val="21"/>
              </w:rPr>
            </w:pPr>
            <w:r>
              <w:rPr>
                <w:sz w:val="21"/>
                <w:szCs w:val="21"/>
              </w:rPr>
              <w:t>统一基准与变化量化</w:t>
            </w:r>
          </w:p>
        </w:tc>
        <w:tc>
          <w:tcPr>
            <w:tcW w:w="1071" w:type="dxa"/>
            <w:vAlign w:val="center"/>
          </w:tcPr>
          <w:p w14:paraId="788524E3">
            <w:pPr>
              <w:snapToGrid w:val="0"/>
              <w:spacing w:before="70" w:after="70" w:line="240" w:lineRule="auto"/>
              <w:ind w:firstLine="0"/>
              <w:jc w:val="center"/>
              <w:rPr>
                <w:sz w:val="21"/>
              </w:rPr>
            </w:pPr>
            <w:r>
              <w:rPr>
                <w:sz w:val="21"/>
                <w:szCs w:val="21"/>
              </w:rPr>
              <w:t>第 24 月</w:t>
            </w:r>
          </w:p>
        </w:tc>
      </w:tr>
      <w:tr w14:paraId="02750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3B948507">
            <w:pPr>
              <w:snapToGrid w:val="0"/>
              <w:spacing w:before="70" w:after="70" w:line="240" w:lineRule="auto"/>
              <w:ind w:firstLine="0"/>
              <w:jc w:val="center"/>
              <w:rPr>
                <w:sz w:val="21"/>
              </w:rPr>
            </w:pPr>
            <w:r>
              <w:rPr>
                <w:sz w:val="21"/>
                <w:szCs w:val="21"/>
              </w:rPr>
              <w:t>七</w:t>
            </w:r>
          </w:p>
        </w:tc>
        <w:tc>
          <w:tcPr>
            <w:tcW w:w="3216" w:type="dxa"/>
            <w:vAlign w:val="center"/>
          </w:tcPr>
          <w:p w14:paraId="4BC02CF7">
            <w:pPr>
              <w:snapToGrid w:val="0"/>
              <w:spacing w:before="70" w:after="70" w:line="240" w:lineRule="auto"/>
              <w:ind w:firstLine="0"/>
              <w:jc w:val="center"/>
              <w:rPr>
                <w:sz w:val="21"/>
              </w:rPr>
            </w:pPr>
            <w:r>
              <w:rPr>
                <w:sz w:val="21"/>
                <w:szCs w:val="21"/>
              </w:rPr>
              <w:t>一种检修平台搭载的流道扫描装置</w:t>
            </w:r>
          </w:p>
        </w:tc>
        <w:tc>
          <w:tcPr>
            <w:tcW w:w="1176" w:type="dxa"/>
            <w:vAlign w:val="center"/>
          </w:tcPr>
          <w:p w14:paraId="2689EE40">
            <w:pPr>
              <w:snapToGrid w:val="0"/>
              <w:spacing w:before="70" w:after="70" w:line="240" w:lineRule="auto"/>
              <w:ind w:firstLine="0"/>
              <w:jc w:val="left"/>
              <w:rPr>
                <w:sz w:val="21"/>
              </w:rPr>
            </w:pPr>
            <w:r>
              <w:rPr>
                <w:sz w:val="21"/>
                <w:szCs w:val="21"/>
              </w:rPr>
              <w:t>实用新型</w:t>
            </w:r>
          </w:p>
        </w:tc>
        <w:tc>
          <w:tcPr>
            <w:tcW w:w="2532" w:type="dxa"/>
            <w:vAlign w:val="center"/>
          </w:tcPr>
          <w:p w14:paraId="1485E405">
            <w:pPr>
              <w:snapToGrid w:val="0"/>
              <w:spacing w:before="70" w:after="70" w:line="240" w:lineRule="auto"/>
              <w:ind w:firstLine="0"/>
              <w:jc w:val="left"/>
              <w:rPr>
                <w:sz w:val="21"/>
              </w:rPr>
            </w:pPr>
            <w:r>
              <w:rPr>
                <w:sz w:val="21"/>
                <w:szCs w:val="21"/>
              </w:rPr>
              <w:t>挂载支架与快换底座</w:t>
            </w:r>
          </w:p>
        </w:tc>
        <w:tc>
          <w:tcPr>
            <w:tcW w:w="1071" w:type="dxa"/>
            <w:vAlign w:val="center"/>
          </w:tcPr>
          <w:p w14:paraId="6F895454">
            <w:pPr>
              <w:snapToGrid w:val="0"/>
              <w:spacing w:before="70" w:after="70" w:line="240" w:lineRule="auto"/>
              <w:ind w:firstLine="0"/>
              <w:jc w:val="center"/>
              <w:rPr>
                <w:sz w:val="21"/>
              </w:rPr>
            </w:pPr>
            <w:r>
              <w:rPr>
                <w:sz w:val="21"/>
                <w:szCs w:val="21"/>
              </w:rPr>
              <w:t>第 22 月</w:t>
            </w:r>
          </w:p>
        </w:tc>
      </w:tr>
    </w:tbl>
    <w:p w14:paraId="5E10DEBC">
      <w:pPr>
        <w:spacing w:line="240" w:lineRule="auto"/>
      </w:pPr>
    </w:p>
    <w:p w14:paraId="483DBB59">
      <w:pPr>
        <w:pStyle w:val="5"/>
      </w:pPr>
      <w:bookmarkStart w:id="162" w:name="_Toc17936"/>
      <w:r>
        <w:rPr>
          <w:szCs w:val="36"/>
        </w:rPr>
        <w:t>2.3.12 关键参数的取值依据</w:t>
      </w:r>
      <w:bookmarkEnd w:id="162"/>
    </w:p>
    <w:p w14:paraId="03492924">
      <w:r>
        <w:rPr>
          <w:rFonts w:hint="eastAsia"/>
        </w:rPr>
        <w:t>技术方案中明确多项关键量化指标，包括测量精度±1 mm、点云采样间距2 mm、点云配准重叠度40%、单站有效作用距离12 m、检修平台搭载窗口利用率70%。上述指标均具备明确的推导依据或试验验证支撑，并非经验性设定。本节选取核心参数，阐述其形成机制及可验证性方法。</w:t>
      </w:r>
    </w:p>
    <w:p w14:paraId="28BBFB75">
      <w:pPr>
        <w:numPr>
          <w:ilvl w:val="0"/>
          <w:numId w:val="19"/>
        </w:numPr>
      </w:pPr>
      <w:r>
        <w:rPr>
          <w:rFonts w:hint="eastAsia"/>
          <w:b/>
        </w:rPr>
        <w:t>整体精度±1 mm的误差分配</w:t>
      </w:r>
    </w:p>
    <w:p w14:paraId="4EAA85E1">
      <w:r>
        <w:rPr>
          <w:rFonts w:hint="eastAsia"/>
        </w:rPr>
        <w:t>该指标为采购文件规定的刚性约束，需通过误差分解实现可达性验证。依据误差传播定律，采用均方根分配法将总误差分配至各作业环节：控制测量环节0.3 mm、跟踪测量环节0.4 mm、扫描与点云拼接环节0.5 mm、缺陷信息提取环节0.3 mm。经计算，四环节合成中误差约为0.77 mm，预留约23%的安全裕度，可满足≤1 mm的精度要求。上述为四环节简化估算结果；若依据1.3节的五环节细分预算方法（将目标表面特性影响与环境改正残差独立列算），合成中误差约为0.79 mm，预留安全裕度约21%。两种误差分配口径的计算结果相互印证，均满足指标要求。</w:t>
      </w:r>
    </w:p>
    <w:p w14:paraId="7EDEF96D">
      <w:r>
        <w:rPr>
          <w:rFonts w:hint="eastAsia"/>
        </w:rPr>
        <w:t>本次误差分配的逻辑为：控制测量环节技术成熟、精度易保障，故分配较小误差限额；扫描与点云拼接环节影响因素多、精度控制难度大，故分配较大误差限额；缺陷信息提取环节受算法性能影响显著，故预留适度裕度。</w:t>
      </w:r>
    </w:p>
    <w:p w14:paraId="4B13D1FE">
      <w:pPr>
        <w:numPr>
          <w:ilvl w:val="0"/>
          <w:numId w:val="19"/>
        </w:numPr>
      </w:pPr>
      <w:r>
        <w:rPr>
          <w:rFonts w:hint="eastAsia"/>
          <w:b/>
        </w:rPr>
        <w:t>点间距2 mm的确定依据</w:t>
      </w:r>
    </w:p>
    <w:p w14:paraId="0F75B635">
      <w:r>
        <w:rPr>
          <w:rFonts w:hint="eastAsia"/>
        </w:rPr>
        <w:t>缺陷深度测量允许误差为±1 mm，若点间距为d，深度为h的坑洼结构需由3～5个激光点覆盖方可实现形态的稳定重建，即需满足d≤h。当h=1 mm时，理论上点间距应≤1 mm；然而实测结果表明，点间距1 mm与2 mm对±1 mm深度缺陷的重建误差差值在0.15 mm以内，而点间距2 mm的点云数据量仅为1 mm的1/4。综合权衡精度要求、数据存储量与处理效率，选取2 mm作为基准点间距，关键作业区域采用1 mm的加密点间距。该结论基于模拟试验得出，试验原始数据记录于技术报告附件中。</w:t>
      </w:r>
    </w:p>
    <w:p w14:paraId="31DBD6F6">
      <w:pPr>
        <w:numPr>
          <w:ilvl w:val="0"/>
          <w:numId w:val="19"/>
        </w:numPr>
      </w:pPr>
      <w:r>
        <w:rPr>
          <w:rFonts w:hint="eastAsia"/>
          <w:b/>
        </w:rPr>
        <w:t>重叠度40%的确定依据</w:t>
      </w:r>
    </w:p>
    <w:p w14:paraId="59D26EB0">
      <w:pPr>
        <w:rPr>
          <w:b/>
        </w:rPr>
      </w:pPr>
      <w:r>
        <w:rPr>
          <w:rFonts w:hint="eastAsia"/>
        </w:rPr>
        <w:t>重叠度偏低时，相邻点云缺少足够的同名特征支撑配准；重叠度过高时，测站数量增加导致作业效率下降。试验结果表明：当重叠度低于25%时，重叠区域同名点数量通常无法满足稳健配准需求，点云拼接失败率显著上升；重叠度处于30%～40%区间时，配准精度稳定且作业效率可接受；重叠度超过50%后，精度提升效果不显著，而作业时长呈线性增长。因此，平坡作业区域采用40%重叠度（满足高精度要求），缓坡与陡坡作业区域采用30%重叠度，关键作业区域采用50%重叠度。</w:t>
      </w:r>
    </w:p>
    <w:p w14:paraId="78ED2F2D">
      <w:pPr>
        <w:numPr>
          <w:ilvl w:val="0"/>
          <w:numId w:val="19"/>
        </w:numPr>
      </w:pPr>
      <w:r>
        <w:rPr>
          <w:rFonts w:hint="eastAsia"/>
          <w:b/>
        </w:rPr>
        <w:t>单站12 m的确定依据</w:t>
      </w:r>
    </w:p>
    <w:p w14:paraId="3E37B800">
      <w:pPr>
        <w:rPr>
          <w:b/>
        </w:rPr>
      </w:pPr>
      <w:r>
        <w:rPr>
          <w:rFonts w:hint="eastAsia"/>
        </w:rPr>
        <w:t>跟踪测量精度随测站距离增大而降低，</w:t>
      </w:r>
      <w:r>
        <w:t>且与基线长度相关。</w:t>
      </w:r>
      <w:r>
        <w:rPr>
          <w:rFonts w:hint="eastAsia"/>
        </w:rPr>
        <w:t>依据“</w:t>
      </w:r>
      <w:r>
        <w:t>测量距离为基线</w:t>
      </w:r>
      <w:r>
        <w:rPr>
          <w:rFonts w:hint="eastAsia"/>
        </w:rPr>
        <w:t>长度</w:t>
      </w:r>
      <w:r>
        <w:t>15～25倍</w:t>
      </w:r>
      <w:r>
        <w:rPr>
          <w:rFonts w:hint="eastAsia"/>
        </w:rPr>
        <w:t>”</w:t>
      </w:r>
      <w:r>
        <w:t>的经验关系，</w:t>
      </w:r>
      <w:r>
        <w:rPr>
          <w:rFonts w:hint="eastAsia"/>
        </w:rPr>
        <w:t>结合</w:t>
      </w:r>
      <w:r>
        <w:t>大视场相机的分辨率约束，12 m处标志点的成像尺寸与亚像素定位精度</w:t>
      </w:r>
      <w:r>
        <w:rPr>
          <w:rFonts w:hint="eastAsia"/>
        </w:rPr>
        <w:t>可</w:t>
      </w:r>
      <w:r>
        <w:t>支撑0.4 mm的测量精度；</w:t>
      </w:r>
      <w:r>
        <w:rPr>
          <w:rFonts w:hint="eastAsia"/>
        </w:rPr>
        <w:t>测站距离过远则无法满足精度要求，过近则单站覆盖范围过小、测站数量增加。</w:t>
      </w:r>
      <w:r>
        <w:t>12 m</w:t>
      </w:r>
      <w:r>
        <w:rPr>
          <w:rFonts w:hint="eastAsia"/>
        </w:rPr>
        <w:t>为</w:t>
      </w:r>
      <w:r>
        <w:t>精度与</w:t>
      </w:r>
      <w:r>
        <w:rPr>
          <w:rFonts w:hint="eastAsia"/>
        </w:rPr>
        <w:t>作业</w:t>
      </w:r>
      <w:r>
        <w:t>效率的</w:t>
      </w:r>
      <w:r>
        <w:rPr>
          <w:rFonts w:hint="eastAsia"/>
        </w:rPr>
        <w:t>最优</w:t>
      </w:r>
      <w:r>
        <w:t>平衡点，</w:t>
      </w:r>
      <w:r>
        <w:rPr>
          <w:rFonts w:hint="eastAsia"/>
        </w:rPr>
        <w:t>同时作为本项目装备定型的核心依据之一。</w:t>
      </w:r>
    </w:p>
    <w:p w14:paraId="7A9AAC24">
      <w:pPr>
        <w:numPr>
          <w:ilvl w:val="0"/>
          <w:numId w:val="19"/>
        </w:numPr>
      </w:pPr>
      <w:r>
        <w:rPr>
          <w:rFonts w:hint="eastAsia"/>
          <w:b/>
        </w:rPr>
        <w:t>窗口利用率70%的确定依据</w:t>
      </w:r>
    </w:p>
    <w:p w14:paraId="1ACAE09C">
      <w:r>
        <w:rPr>
          <w:rFonts w:hint="eastAsia"/>
        </w:rPr>
        <w:t>同类工程统计数据显示，流道作业的有效作业时间约占总在场时间的55%～65%，管理水平较高的项目可达70%。70%为具备挑战性且可实现的目标值，采用该指标考核作业窗口组织水平，较笼统的效率要求更具可操作性。若未达到70%的利用率目标，需从作业准备、多方协调、人员熟练度三个维度开展原因分析。</w:t>
      </w:r>
    </w:p>
    <w:p w14:paraId="74177A24">
      <w:pPr>
        <w:numPr>
          <w:ilvl w:val="0"/>
          <w:numId w:val="19"/>
        </w:numPr>
      </w:pPr>
      <w:r>
        <w:rPr>
          <w:rFonts w:hint="eastAsia"/>
          <w:b/>
        </w:rPr>
        <w:t>参数的可验证性</w:t>
      </w:r>
    </w:p>
    <w:p w14:paraId="43B59D21">
      <w:r>
        <w:rPr>
          <w:rFonts w:hint="eastAsia"/>
        </w:rPr>
        <w:t>各项参数均匹配对应的验证方法：精度分解对应第三方测试与检查点比对，点间距对应点云密度统计，重叠度对应拼接精度统计，单站距离对应测站布局设计与精度抽检，窗口利用率对应作业记录统计。参数设定需具备可验证性，不具备验证条件的参数不具备实际指导意义。</w:t>
      </w:r>
    </w:p>
    <w:p w14:paraId="2959E41D">
      <w:pPr>
        <w:pStyle w:val="5"/>
      </w:pPr>
      <w:bookmarkStart w:id="163" w:name="_Toc27951"/>
      <w:r>
        <w:rPr>
          <w:szCs w:val="36"/>
        </w:rPr>
        <w:t>2.3.13 技术方案的多方案比选</w:t>
      </w:r>
      <w:bookmarkEnd w:id="163"/>
    </w:p>
    <w:p w14:paraId="7891004D">
      <w:r>
        <w:rPr>
          <w:rFonts w:hint="eastAsia"/>
        </w:rPr>
        <w:t>技术方案构建过程中，各设计环节均存在多种可行路径。本项目最终采用的技术路线为多方案比选后的优化结果，而非初始经验判断。本节对核心环节的比选过程予以阐述，明确选型依据。</w:t>
      </w:r>
    </w:p>
    <w:p w14:paraId="6DC58D05">
      <w:pPr>
        <w:numPr>
          <w:ilvl w:val="0"/>
          <w:numId w:val="20"/>
        </w:numPr>
        <w:ind w:left="0" w:firstLine="482" w:firstLineChars="200"/>
      </w:pPr>
      <w:r>
        <w:rPr>
          <w:rFonts w:hint="eastAsia"/>
          <w:b/>
        </w:rPr>
        <w:t>测量主技术路径比选</w:t>
      </w:r>
    </w:p>
    <w:p w14:paraId="4EBFED2E">
      <w:r>
        <w:rPr>
          <w:rFonts w:hint="eastAsia"/>
        </w:rPr>
        <w:t>可行路径包括三类：纯激光扫描法、纯摄影测量法、多目视觉跟踪与面扫描融合法。纯激光扫描法精度较高，但作业效率偏低、纹理信息获取能力有限；纯摄影测量法纹理采集性能优异，但精度依赖控制网布设质量，且弱纹理环境适应性较差；多目视觉跟踪与面扫描融合法可兼顾测量精度与纹理采集能力，同时适配流道类受限空间作业场景。三类方法的量化对比结果已在1.4节给出，多目视觉跟踪路线在测量精度、环境适应性、作业效率三个维度综合表现最优，因此选定为最终测量主技术路径。</w:t>
      </w:r>
    </w:p>
    <w:p w14:paraId="33FADAFF">
      <w:pPr>
        <w:numPr>
          <w:ilvl w:val="0"/>
          <w:numId w:val="20"/>
        </w:numPr>
        <w:ind w:left="0" w:firstLine="482" w:firstLineChars="200"/>
        <w:rPr>
          <w:b/>
        </w:rPr>
      </w:pPr>
      <w:r>
        <w:rPr>
          <w:rFonts w:hint="eastAsia"/>
          <w:b/>
        </w:rPr>
        <w:t>跟踪方式比选</w:t>
      </w:r>
    </w:p>
    <w:p w14:paraId="39B047F2">
      <w:r>
        <w:rPr>
          <w:rFonts w:hint="eastAsia"/>
        </w:rPr>
        <w:t>可行方式包括固定站跟踪、移动机器人搭载跟踪、手持跟踪三类。固定站跟踪精度最高，但测站覆盖范围受限；移动机器人搭载跟踪作业灵活性较强，但机器人自身定位误差会引入系统偏差；手持跟踪灵活性最优，但测量精度最低。本项目采用“固定站为主、载具搭载为辅”的组合方案：高精度作业区域采用固定站跟踪，长距离、大范围作业区域采用载具搭载跟踪，两类跟踪方式通过控制点实现坐标统一。该组合方案相较于单一跟踪方式，更适配本项目三站作业的实际工况条件。</w:t>
      </w:r>
    </w:p>
    <w:p w14:paraId="3AC4EA8D">
      <w:pPr>
        <w:numPr>
          <w:ilvl w:val="0"/>
          <w:numId w:val="20"/>
        </w:numPr>
        <w:ind w:left="0" w:firstLine="482" w:firstLineChars="200"/>
        <w:rPr>
          <w:b/>
        </w:rPr>
      </w:pPr>
      <w:r>
        <w:rPr>
          <w:rFonts w:hint="eastAsia"/>
          <w:b/>
        </w:rPr>
        <w:t>缺陷判识方法比选</w:t>
      </w:r>
    </w:p>
    <w:p w14:paraId="2F6702AF">
      <w:r>
        <w:rPr>
          <w:rFonts w:hint="eastAsia"/>
        </w:rPr>
        <w:t>可行方法包括纯几何判识法（基于深度、曲率特征）、纯学习判识法（基于图像与点云特征）、几何-语义双通道判识法三类。纯几何判识法可解释性较强，但易受点云噪声干扰；纯学习判识法泛化性能依赖训练样本规模与质量；几何-语义双通道判识法以几何特征完成初筛，以语义特征实现确认，可兼顾判识准确率与结果可解释性。本项目选定几何-语义双通道判识方案，同时在规则库中设置人工可调阈值，避免黑箱决策风险。</w:t>
      </w:r>
    </w:p>
    <w:p w14:paraId="1DDEB6CA">
      <w:pPr>
        <w:numPr>
          <w:ilvl w:val="0"/>
          <w:numId w:val="20"/>
        </w:numPr>
        <w:ind w:left="0" w:firstLine="482" w:firstLineChars="200"/>
        <w:rPr>
          <w:b/>
        </w:rPr>
      </w:pPr>
      <w:r>
        <w:rPr>
          <w:rFonts w:hint="eastAsia"/>
          <w:b/>
        </w:rPr>
        <w:t>报告生成方式比选</w:t>
      </w:r>
    </w:p>
    <w:p w14:paraId="0417143D">
      <w:r>
        <w:rPr>
          <w:rFonts w:hint="eastAsia"/>
        </w:rPr>
        <w:t>可行方式包括手工编制、模板套用、自动生成三类。手工编制质量依赖人员技术水平与经验；模板套用可提升编制效率，但灵活性不足；自动生成效率最高，但需结构化数据作为支撑。本项目采用“结构化数据+模板引擎+自动生成”的组合模式，同时对自动生成的报告设置人工复核环节，兼顾编制效率与成果质量。</w:t>
      </w:r>
    </w:p>
    <w:p w14:paraId="04702C20">
      <w:pPr>
        <w:numPr>
          <w:ilvl w:val="0"/>
          <w:numId w:val="20"/>
        </w:numPr>
        <w:ind w:left="0" w:firstLine="482" w:firstLineChars="200"/>
        <w:rPr>
          <w:b/>
        </w:rPr>
      </w:pPr>
      <w:r>
        <w:rPr>
          <w:rFonts w:hint="eastAsia"/>
          <w:b/>
        </w:rPr>
        <w:t>方案比选准则</w:t>
      </w:r>
    </w:p>
    <w:p w14:paraId="5E59716F">
      <w:r>
        <w:rPr>
          <w:rFonts w:hint="eastAsia"/>
        </w:rPr>
        <w:t>方案比选以“适配性优先”为核心原则，而非追求技术先进性。具体判断准则包括四项：指标满足度、现场环境适应性、成本可控性、风险可控性。满足全部四项准则的方案方可进入详细设计阶段；仅满足指标满足度与现场适应性两项准则的方案，列为备选方案，不作为主技术路线。该准则在方案评审阶段被多次强调，因其直接决定后续全流程的设计选型方向。</w:t>
      </w:r>
    </w:p>
    <w:p w14:paraId="286196CD">
      <w:pPr>
        <w:numPr>
          <w:ilvl w:val="0"/>
          <w:numId w:val="20"/>
        </w:numPr>
        <w:ind w:left="0" w:firstLine="482" w:firstLineChars="200"/>
        <w:rPr>
          <w:b/>
        </w:rPr>
      </w:pPr>
      <w:r>
        <w:rPr>
          <w:rFonts w:hint="eastAsia"/>
          <w:b/>
        </w:rPr>
        <w:t>比选过程记录留存</w:t>
      </w:r>
    </w:p>
    <w:p w14:paraId="42E30A64">
      <w:r>
        <w:rPr>
          <w:rFonts w:hint="eastAsia"/>
        </w:rPr>
        <w:t>所有比选环节均留存完整档案，内容涵盖备选方案集合、评价指标体系、量化评分结果、选型结论、决策依据。该类记录并非评审环节的形式要件，而是后续设计优化的核心依据——当需对选型合理性进行追溯时，可提供完整的分析过程支撑，而非依赖经验性阐释。</w:t>
      </w:r>
    </w:p>
    <w:p w14:paraId="1B1288F4">
      <w:pPr>
        <w:pStyle w:val="5"/>
      </w:pPr>
      <w:bookmarkStart w:id="164" w:name="_Toc13056"/>
      <w:r>
        <w:rPr>
          <w:szCs w:val="36"/>
        </w:rPr>
        <w:t>2.3.14 技术成熟度与工程化风险</w:t>
      </w:r>
      <w:bookmarkEnd w:id="164"/>
    </w:p>
    <w:p w14:paraId="311CBE53">
      <w:pPr>
        <w:rPr>
          <w:b/>
        </w:rPr>
      </w:pPr>
      <w:r>
        <w:rPr>
          <w:rFonts w:hint="eastAsia"/>
        </w:rPr>
        <w:t>技术方案的工程可行性判定，核心维度不仅包含实验室环境下的性能达成度，更需考察其技术成熟度水平。成熟度不足的技术路径，即便理论性能指标优良，也不具备工程化应用的适配性。</w:t>
      </w:r>
    </w:p>
    <w:p w14:paraId="36BE4D25">
      <w:pPr>
        <w:numPr>
          <w:ilvl w:val="0"/>
          <w:numId w:val="21"/>
        </w:numPr>
        <w:rPr>
          <w:b/>
        </w:rPr>
      </w:pPr>
      <w:r>
        <w:rPr>
          <w:rFonts w:hint="eastAsia"/>
          <w:b/>
        </w:rPr>
        <w:t>技术成熟度分级</w:t>
      </w:r>
    </w:p>
    <w:p w14:paraId="3DA259DC">
      <w:pPr>
        <w:rPr>
          <w:b/>
        </w:rPr>
      </w:pPr>
      <w:r>
        <w:rPr>
          <w:rFonts w:hint="eastAsia"/>
        </w:rPr>
        <w:t>依据通用的技术 readiness level（TRL）分级标准，本方案涉及各项技术在项目规划阶段的成熟度定位如下：多目视觉跟踪测量技术（TRL 7~8，具备规模化工程应用案例）、激光与视觉SLAM融合建图技术（TRL 8，已实现较高程度的产品化）、三维高斯泼溅渲染技术（TRL 5~6，处于学术研究前沿，工程应用场景有限）、缺陷几何语义双通道判识技术（TRL 6，已完成原理样机验证）、检测报告自动生成技术（TRL 7）。成熟度处于较低区间的两项技术，为本次项目的核心创新载体，同时也是工程风险的主要来源。</w:t>
      </w:r>
    </w:p>
    <w:p w14:paraId="185E2976">
      <w:pPr>
        <w:numPr>
          <w:ilvl w:val="0"/>
          <w:numId w:val="21"/>
        </w:numPr>
        <w:rPr>
          <w:b/>
        </w:rPr>
      </w:pPr>
      <w:r>
        <w:rPr>
          <w:rFonts w:hint="eastAsia"/>
          <w:b/>
        </w:rPr>
        <w:t>低成熟度技术的管控策略</w:t>
      </w:r>
    </w:p>
    <w:p w14:paraId="36C2D70B">
      <w:r>
        <w:rPr>
          <w:rFonts w:hint="eastAsia"/>
        </w:rPr>
        <w:t>针对TRL 5~6级技术，本方案构建三类管控措施：其一为双路径并行机制，分别依托成熟技术实现性能保底、依托新兴技术实现性能提升，项目验收以指标达成度为判定依据，不与特定技术路径绑定；其二为前置验证机制，将低成熟度技术的性能验证工作嵌入功能样机研发阶段，避免将该类技术的验证需求延后至系统集成环节；其三为明确回退阈值，若低成熟度技术在规定周期内无法达成预设性能指标，则切换至成熟技术路径，并在项目成果中对路径切换情况予以说明。上述三项措施实现了技术创新与风险管控的分离管理，既保障技术创新的落地推进，也避免创新环节对项目整体进度与质量产生风险传导。</w:t>
      </w:r>
    </w:p>
    <w:p w14:paraId="6BC09CC8">
      <w:pPr>
        <w:numPr>
          <w:ilvl w:val="0"/>
          <w:numId w:val="22"/>
        </w:numPr>
        <w:rPr>
          <w:b/>
        </w:rPr>
      </w:pPr>
      <w:r>
        <w:rPr>
          <w:rFonts w:hint="eastAsia"/>
          <w:b/>
        </w:rPr>
        <w:t>工程化的关键管控环节</w:t>
      </w:r>
    </w:p>
    <w:p w14:paraId="574B920D">
      <w:r>
        <w:rPr>
          <w:rFonts w:hint="eastAsia"/>
        </w:rPr>
        <w:t>技术成果向工程产品的转化需经历四个核心验证节点：原理验证节点（验证技术的理论可行性）、样机验证节点（验证技术的实体集成可行性）、现场验证节点（验证技术的复杂环境适配性）、批量复用验证节点（验证技术的规模化复制可行性）。多数项目的工程化障碍集中于现场验证节点，即实验室环境下性能达标的技术，在现场环境中受光照、振动、粉尘、湿度等环境因素干扰，性能出现大幅衰减。本项目将现场验证环节前置至样机研发阶段，通过构建模拟场景尽可能还原现场作业条件，降低技术在真实现场应用中的失效概率。</w:t>
      </w:r>
    </w:p>
    <w:p w14:paraId="092EDE0F">
      <w:pPr>
        <w:numPr>
          <w:ilvl w:val="0"/>
          <w:numId w:val="22"/>
        </w:numPr>
        <w:rPr>
          <w:b/>
        </w:rPr>
      </w:pPr>
      <w:r>
        <w:rPr>
          <w:rFonts w:hint="eastAsia"/>
          <w:b/>
        </w:rPr>
        <w:t>工程化风险的量化评估</w:t>
      </w:r>
    </w:p>
    <w:p w14:paraId="6609970D">
      <w:pPr>
        <w:rPr>
          <w:b/>
        </w:rPr>
      </w:pPr>
      <w:r>
        <w:rPr>
          <w:rFonts w:hint="eastAsia"/>
        </w:rPr>
        <w:t>本方案将工程化风险拆解为三类可量化指标：技术风险（指标达成的不确定性，通过性能裕度进行表征）、进度风险（项目按期交付的不确定性，通过关键路径的时差进行表征）、成本风险（预算超支的不确定性，通过物料与工时的实际偏差进行表征）。三类指标采用月度评估机制，任一指标进入黄色预警区间即启动对应应对措施，无需等待指标进入红色高风险区间。</w:t>
      </w:r>
    </w:p>
    <w:p w14:paraId="18F4B101">
      <w:pPr>
        <w:numPr>
          <w:ilvl w:val="0"/>
          <w:numId w:val="22"/>
        </w:numPr>
        <w:rPr>
          <w:b/>
        </w:rPr>
      </w:pPr>
      <w:r>
        <w:rPr>
          <w:rFonts w:hint="eastAsia"/>
          <w:b/>
        </w:rPr>
        <w:t>技术成熟度提升路径</w:t>
      </w:r>
    </w:p>
    <w:p w14:paraId="7E3740B0">
      <w:pPr>
        <w:rPr>
          <w:b/>
        </w:rPr>
      </w:pPr>
      <w:r>
        <w:rPr>
          <w:rFonts w:hint="eastAsia"/>
        </w:rPr>
        <w:t>项目实施过程本身即为技术成熟度提升的过程：通过设计研发、样机试制、试验验证、现场校验全流程环节，将TRL 5~6级技术的成熟度提升至TRL 7~8级。基于此，本方案在各实施阶段均设置成熟度校验节点：第一阶段完成后校验原理验证的达成情况，第二阶段完成后校验样机的可用性，第三阶段完成后校验现场作业的稳定性，第四阶段完成后校验技术的批量复用能力。若成熟度校验节点未通过，项目不得进入下一实施阶段。</w:t>
      </w:r>
    </w:p>
    <w:p w14:paraId="28B98B29">
      <w:pPr>
        <w:numPr>
          <w:ilvl w:val="0"/>
          <w:numId w:val="22"/>
        </w:numPr>
        <w:rPr>
          <w:b/>
        </w:rPr>
      </w:pPr>
      <w:r>
        <w:rPr>
          <w:rFonts w:hint="eastAsia"/>
          <w:b/>
        </w:rPr>
        <w:t>对委托方的信息披露义务</w:t>
      </w:r>
    </w:p>
    <w:p w14:paraId="711C7B09">
      <w:r>
        <w:rPr>
          <w:rFonts w:hint="eastAsia"/>
        </w:rPr>
        <w:t>针对成熟度较低的技术，本方案如实披露其潜在风险与对应管控措施，不作夸大性表述或隐瞒性说明。该机制并非对项目缺陷的主动暴露，而是专业服务的基本要求——委托方需明确区分“确定性可实现的性能”与“需通过技术攻关争取实现的性能”，两类性能边界的清晰划分，可合理校准项目验收预期，保障项目合作的顺畅推进。</w:t>
      </w:r>
    </w:p>
    <w:p w14:paraId="6CA8EB9F">
      <w:pPr>
        <w:pStyle w:val="5"/>
      </w:pPr>
      <w:bookmarkStart w:id="165" w:name="_Toc13237"/>
      <w:r>
        <w:rPr>
          <w:szCs w:val="36"/>
        </w:rPr>
        <w:t>2.3.15 设计选择的论证逻辑</w:t>
      </w:r>
      <w:bookmarkEnd w:id="165"/>
    </w:p>
    <w:p w14:paraId="27642D92">
      <w:r>
        <w:rPr>
          <w:rFonts w:hint="eastAsia"/>
        </w:rPr>
        <w:t>技术方案编制的核心难点并非可行路径的提出，而是选型决策依据的系统阐释。评审过程中，专家普遍关注的核心问题为：既定技术路线相较于其他可行方案的优势与适配性。若无法明确给出决策依据，技术方案仅能作为实践操作说明，不具备学术论证属性。</w:t>
      </w:r>
    </w:p>
    <w:p w14:paraId="493508CA">
      <w:pPr>
        <w:numPr>
          <w:ilvl w:val="0"/>
          <w:numId w:val="23"/>
        </w:numPr>
        <w:ind w:left="0" w:firstLine="482" w:firstLineChars="200"/>
        <w:rPr>
          <w:b/>
        </w:rPr>
      </w:pPr>
      <w:r>
        <w:rPr>
          <w:rFonts w:hint="eastAsia"/>
          <w:b/>
        </w:rPr>
        <w:t>论证的逻辑起点为设计约束</w:t>
      </w:r>
    </w:p>
    <w:p w14:paraId="129F038E">
      <w:pPr>
        <w:rPr>
          <w:b/>
        </w:rPr>
      </w:pPr>
      <w:r>
        <w:rPr>
          <w:rFonts w:hint="eastAsia"/>
        </w:rPr>
        <w:t>所有设计选型均受多维度约束条件支配，涵盖精度指标、现场工况、项目工期、实施成本、可维护性等要素。脱离约束条件的方案设计缺乏工程适配性。因此，本方案在开展关键环节选型前，首先明确各约束条件的具体内涵：流道属于受限作业空间，故设备需满足轻量化、小型化、易搬运要求；作业窗口期较短，故转站效率需提升、作业参数需预先配置；现场无稳定网络环境，故系统需支持离线运行；委托方提出自主可控要求，故优先选用全国产化部件。约束条件明确后，选型决策的推导过程具备逻辑必然性，而非基于主观判断的经验性选择。</w:t>
      </w:r>
    </w:p>
    <w:p w14:paraId="79580DB6">
      <w:pPr>
        <w:numPr>
          <w:ilvl w:val="0"/>
          <w:numId w:val="23"/>
        </w:numPr>
        <w:ind w:left="0" w:firstLine="482" w:firstLineChars="200"/>
        <w:rPr>
          <w:b/>
        </w:rPr>
      </w:pPr>
      <w:r>
        <w:rPr>
          <w:rFonts w:hint="eastAsia"/>
          <w:b/>
        </w:rPr>
        <w:t>论证的核心方法为排除法</w:t>
      </w:r>
    </w:p>
    <w:p w14:paraId="421308FC">
      <w:pPr>
        <w:rPr>
          <w:b/>
        </w:rPr>
      </w:pPr>
      <w:r>
        <w:rPr>
          <w:rFonts w:hint="eastAsia"/>
        </w:rPr>
        <w:t>论证选型合理性的有效方式，并非单一列举目标方案的优势，而是系统阐释替代方案的不适用原因。例如，选用多目视觉跟踪技术而非纯激光扫描技术的依据为：纯激光扫描虽可满足精度要求，但在弱纹理侧壁易出现点云稀疏问题，在狭长空间内测站布设受限，且设备重量大、搬运难度高——三项约束条件逐一排除后，剩余可行方案的适配性自然明确。该排除式论证相较于优势式论证更具说服力，因其充分考量了替代方案的技术特性与工程适配性。</w:t>
      </w:r>
    </w:p>
    <w:p w14:paraId="6F4C8DC6">
      <w:pPr>
        <w:numPr>
          <w:ilvl w:val="0"/>
          <w:numId w:val="23"/>
        </w:numPr>
        <w:ind w:left="0" w:firstLine="482" w:firstLineChars="200"/>
        <w:rPr>
          <w:b/>
        </w:rPr>
      </w:pPr>
      <w:r>
        <w:rPr>
          <w:rFonts w:hint="eastAsia"/>
          <w:b/>
        </w:rPr>
        <w:t>论证需客观阐述方案局限性</w:t>
      </w:r>
    </w:p>
    <w:p w14:paraId="66E7EA26">
      <w:pPr>
        <w:rPr>
          <w:b/>
        </w:rPr>
      </w:pPr>
      <w:r>
        <w:rPr>
          <w:rFonts w:hint="eastAsia"/>
        </w:rPr>
        <w:t>所有选型决策均存在权衡代价：选用高分辨率相机的同时，需承担数据量增大、处理效率降低的代价；采用轻量化结构设计的同时，会引发结构刚性下降问题，需提高标定频率；选用全国产化部件的同时，部分性能指标略低于进口高端产品。客观呈现方案局限性，并非主动暴露缺陷，而是体现决策过程的严谨性。评审环节更关注方案是否系统识别了自身局限性，而非方案是否存在缺陷——若方案呈现无缺陷状态，通常反映决策分析过程不够深入。</w:t>
      </w:r>
    </w:p>
    <w:p w14:paraId="6A0EB282">
      <w:pPr>
        <w:numPr>
          <w:ilvl w:val="0"/>
          <w:numId w:val="23"/>
        </w:numPr>
        <w:ind w:left="0" w:firstLine="482" w:firstLineChars="200"/>
        <w:rPr>
          <w:b/>
        </w:rPr>
      </w:pPr>
      <w:r>
        <w:rPr>
          <w:rFonts w:hint="eastAsia"/>
          <w:b/>
        </w:rPr>
        <w:t>论证需与量化指标建立关联</w:t>
      </w:r>
    </w:p>
    <w:p w14:paraId="50E304FC">
      <w:r>
        <w:rPr>
          <w:rFonts w:hint="eastAsia"/>
        </w:rPr>
        <w:t>所有设计选型均需对应可验证的量化指标：基线长度的设定依据为，其直接影响12 m处测量精度能否达到0.4 mm的要求；温度补偿模块的设置依据为，若无补偿措施，20℃温差将产生约0.3 mm的系统偏差，占用精度裕度。选型决策与量化指标建立关联后，论证过程具备工程落地性。</w:t>
      </w:r>
    </w:p>
    <w:p w14:paraId="304316A2">
      <w:pPr>
        <w:numPr>
          <w:ilvl w:val="0"/>
          <w:numId w:val="23"/>
        </w:numPr>
        <w:ind w:left="0" w:firstLine="482" w:firstLineChars="200"/>
        <w:rPr>
          <w:b/>
        </w:rPr>
      </w:pPr>
      <w:r>
        <w:rPr>
          <w:rFonts w:hint="eastAsia"/>
          <w:b/>
        </w:rPr>
        <w:t>论证需具备可复现性</w:t>
      </w:r>
    </w:p>
    <w:p w14:paraId="18C80B96">
      <w:pPr>
        <w:rPr>
          <w:b/>
        </w:rPr>
      </w:pPr>
      <w:r>
        <w:rPr>
          <w:rFonts w:hint="eastAsia"/>
        </w:rPr>
        <w:t>严谨的论证过程可复现，其需明确给出约束条件、计算或试验过程、最终结论。其他研究者基于相同约束条件开展推导，可得到相近结论。仅使用“基于经验”“经分析”等模糊表述的内容属于断言，不具备论证属性。本方案尽可能提供计算过程或试验数据；对于无法完整呈现推导过程的内容，至少明确依据来源。</w:t>
      </w:r>
    </w:p>
    <w:p w14:paraId="4D713EF3">
      <w:pPr>
        <w:numPr>
          <w:ilvl w:val="0"/>
          <w:numId w:val="23"/>
        </w:numPr>
        <w:ind w:left="0" w:firstLine="482" w:firstLineChars="200"/>
        <w:rPr>
          <w:b/>
        </w:rPr>
      </w:pPr>
      <w:r>
        <w:rPr>
          <w:rFonts w:hint="eastAsia"/>
          <w:b/>
        </w:rPr>
        <w:t>论证的边界界定</w:t>
      </w:r>
    </w:p>
    <w:p w14:paraId="0C88D8BB">
      <w:r>
        <w:rPr>
          <w:rFonts w:hint="eastAsia"/>
        </w:rPr>
        <w:t>论证的核心目的并非证明决策的绝对正确性。部分选型决策包含主观判断成分，例如在两种均满足指标要求的方案中进行选择，决策依据可能为供应链稳定性、团队技术适配度、维护便利性等。此类依据可纳入论证体系，但需明确说明其属于主观判断，而非必然的技术选择，该方式可提升论证的可信度。</w:t>
      </w:r>
    </w:p>
    <w:p w14:paraId="78EF3959">
      <w:pPr>
        <w:pStyle w:val="5"/>
      </w:pPr>
      <w:bookmarkStart w:id="166" w:name="_Toc28684"/>
      <w:r>
        <w:rPr>
          <w:szCs w:val="36"/>
        </w:rPr>
        <w:t>2.3.16 关键部件的选型论证</w:t>
      </w:r>
      <w:bookmarkEnd w:id="166"/>
    </w:p>
    <w:p w14:paraId="0C780D1C">
      <w:r>
        <w:rPr>
          <w:rFonts w:hint="eastAsia"/>
        </w:rPr>
        <w:t>装备系统的性能上限由核心部件的性能参数决定。部件选型并非追求单一参数的极致最优，而是以系统总体目标的适配性为核心准则。本节阐述核心部件的选型逻辑。</w:t>
      </w:r>
    </w:p>
    <w:p w14:paraId="749BB5B9">
      <w:pPr>
        <w:numPr>
          <w:ilvl w:val="0"/>
          <w:numId w:val="24"/>
        </w:numPr>
        <w:ind w:left="0" w:firstLine="482" w:firstLineChars="200"/>
        <w:rPr>
          <w:b/>
        </w:rPr>
      </w:pPr>
      <w:r>
        <w:rPr>
          <w:rFonts w:hint="eastAsia"/>
          <w:b/>
        </w:rPr>
        <w:t>工业相机选型</w:t>
      </w:r>
    </w:p>
    <w:p w14:paraId="14977026">
      <w:pPr>
        <w:rPr>
          <w:b/>
        </w:rPr>
      </w:pPr>
      <w:r>
        <w:rPr>
          <w:rFonts w:hint="eastAsia"/>
        </w:rPr>
        <w:t>核心权衡维度为分辨率与帧率的匹配关系，以及灵敏度与噪声的平衡关系。高分辨率可提升标志点的定位精度，但会产生较大的数据负载、降低数据处理效率，且在弱光环境下噪声效应显著增强；高帧率可提升动态跟踪性能，但会缩短曝光时长，导致信噪比下降。本项目依据“静态高精度、中等动态性能”的定位开展选型：优先保障分辨率，确保12m距离处标志点具备足够的成像尺寸；帧率选取30fps量级，满足跟踪框架低速运动的需求；同时通过补光系统与多曝光融合算法，弥补弱光环境下的成像缺陷。部件选型需综合考量多参数的协同匹配性，而非单一参数的优劣。</w:t>
      </w:r>
    </w:p>
    <w:p w14:paraId="10B611B0">
      <w:pPr>
        <w:numPr>
          <w:ilvl w:val="0"/>
          <w:numId w:val="24"/>
        </w:numPr>
        <w:ind w:left="0" w:firstLine="482" w:firstLineChars="200"/>
        <w:rPr>
          <w:b/>
        </w:rPr>
      </w:pPr>
      <w:r>
        <w:rPr>
          <w:rFonts w:hint="eastAsia"/>
          <w:b/>
        </w:rPr>
        <w:t>镜头选型</w:t>
      </w:r>
    </w:p>
    <w:p w14:paraId="33D14309">
      <w:r>
        <w:rPr>
          <w:rFonts w:hint="eastAsia"/>
        </w:rPr>
        <w:t>焦距参数决定视场范围与分辨率的平衡关系：长焦距可提升远距离目标的分辨率，但视场较窄，会增加测站布设数量；短焦距可扩大视场范围，但边缘畸变显著，且分辨率随之下降。本方案选取中等焦距定焦镜头，配合合理的测站布设设计，通过多测站布设保障单站成像质量。变焦镜头虽具备灵活性优势，但变焦后需重新开展标定作业，现场实施便利性不足，因此不予采用。</w:t>
      </w:r>
    </w:p>
    <w:p w14:paraId="7E058FA6">
      <w:pPr>
        <w:numPr>
          <w:ilvl w:val="0"/>
          <w:numId w:val="24"/>
        </w:numPr>
        <w:ind w:left="0" w:firstLine="482" w:firstLineChars="200"/>
        <w:rPr>
          <w:b/>
        </w:rPr>
      </w:pPr>
      <w:r>
        <w:rPr>
          <w:rFonts w:hint="eastAsia"/>
          <w:b/>
        </w:rPr>
        <w:t>激光雷达选型</w:t>
      </w:r>
    </w:p>
    <w:p w14:paraId="3664DC46">
      <w:pPr>
        <w:rPr>
          <w:b/>
        </w:rPr>
      </w:pPr>
      <w:r>
        <w:rPr>
          <w:rFonts w:hint="eastAsia"/>
        </w:rPr>
        <w:t>核心指标包括测距范围、点频、视场角与重量。测距范围决定单站覆盖半径，点频决定扫描效率，视场角决定单次扫描的覆盖范围，重量决定其搭载于移动载具的适配性。本项目选取轻量化、宽视场、中等测距范围的型号，选型依据为流道作业空间受限，远距离测距能力无应用场景，且重量与体积参数直接影响现场作业的适配性。该选型体现了“性能适配需求即为最优”的准则。</w:t>
      </w:r>
    </w:p>
    <w:p w14:paraId="566344C4">
      <w:pPr>
        <w:numPr>
          <w:ilvl w:val="0"/>
          <w:numId w:val="24"/>
        </w:numPr>
        <w:ind w:left="0" w:firstLine="482" w:firstLineChars="200"/>
        <w:rPr>
          <w:b/>
        </w:rPr>
      </w:pPr>
      <w:r>
        <w:rPr>
          <w:rFonts w:hint="eastAsia"/>
          <w:b/>
        </w:rPr>
        <w:t>移动载具选型</w:t>
      </w:r>
    </w:p>
    <w:p w14:paraId="3951FD27">
      <w:r>
        <w:rPr>
          <w:rFonts w:hint="eastAsia"/>
        </w:rPr>
        <w:t>选用履带式底盘而非轮式底盘，依据为流道作业区域地面存在积水、附着物与台阶，履带底盘具备更低的接地比压与更强的越障能力；采用差速转向机构而非全向轮机构，依据为其结构简单、可靠性高、维护便捷，虽存在转向半径较大的不足，但流道作业场景无需频繁横向移动。选型核心在于匹配作业地形条件，而非追求极致的运动灵活性。</w:t>
      </w:r>
    </w:p>
    <w:p w14:paraId="196994DE">
      <w:pPr>
        <w:numPr>
          <w:ilvl w:val="0"/>
          <w:numId w:val="24"/>
        </w:numPr>
        <w:ind w:left="0" w:firstLine="482" w:firstLineChars="200"/>
        <w:rPr>
          <w:b/>
        </w:rPr>
      </w:pPr>
      <w:r>
        <w:rPr>
          <w:rFonts w:hint="eastAsia"/>
          <w:b/>
        </w:rPr>
        <w:t>计算平台选型</w:t>
      </w:r>
    </w:p>
    <w:p w14:paraId="0280B802">
      <w:r>
        <w:rPr>
          <w:rFonts w:hint="eastAsia"/>
        </w:rPr>
        <w:t>现场端与后台端的需求存在显著差异：现场端需具备便携性、低功耗与离线运行能力；后台端需具备高性能算力、大存储容量与长时间满载运行能力。因此采用“现场便携计算终端+后台服务器”的双端配置模式，而非单机型全场景适配方案。该配置虽在成本上有所提升，但可避免“现场算力不足、后台设备无法搬运”的两难困境。</w:t>
      </w:r>
    </w:p>
    <w:p w14:paraId="1F1FD069">
      <w:pPr>
        <w:numPr>
          <w:ilvl w:val="0"/>
          <w:numId w:val="24"/>
        </w:numPr>
        <w:ind w:left="0" w:firstLine="482" w:firstLineChars="200"/>
        <w:rPr>
          <w:b/>
        </w:rPr>
      </w:pPr>
      <w:r>
        <w:rPr>
          <w:rFonts w:hint="eastAsia"/>
          <w:b/>
        </w:rPr>
        <w:t>选型验证</w:t>
      </w:r>
    </w:p>
    <w:p w14:paraId="228B2204">
      <w:r>
        <w:rPr>
          <w:rFonts w:hint="eastAsia"/>
        </w:rPr>
        <w:t>各核心部件在定型前需开展对比测试：在相同场景、相同目标条件下，对不同候选部件的精度、效率、稳定性进行量化对比。测试结果作为选型的核心依据，纳入技术报告归档。缺乏对比测试支撑的选型，易受主观经验影响。</w:t>
      </w:r>
    </w:p>
    <w:p w14:paraId="4EA4C413">
      <w:pPr>
        <w:pStyle w:val="5"/>
      </w:pPr>
      <w:bookmarkStart w:id="167" w:name="_Toc8403"/>
      <w:r>
        <w:rPr>
          <w:szCs w:val="36"/>
        </w:rPr>
        <w:t>2.3.17 算法路线的论证</w:t>
      </w:r>
      <w:bookmarkEnd w:id="167"/>
    </w:p>
    <w:p w14:paraId="46BA70FD">
      <w:pPr>
        <w:rPr>
          <w:b/>
        </w:rPr>
      </w:pPr>
      <w:r>
        <w:rPr>
          <w:rFonts w:hint="eastAsia"/>
        </w:rPr>
        <w:t>算法模块作为系统中弹性特征最显著的组成部分，其性能可靠性始终是工程评审的核心关注对象：算法性能的有效性需通过何种方式予以论证？本节对算法路径选择逻辑及验证方案展开系统阐述。</w:t>
      </w:r>
    </w:p>
    <w:p w14:paraId="66EA3B35">
      <w:pPr>
        <w:numPr>
          <w:ilvl w:val="0"/>
          <w:numId w:val="25"/>
        </w:numPr>
        <w:ind w:left="0" w:firstLine="482" w:firstLineChars="200"/>
        <w:rPr>
          <w:b/>
        </w:rPr>
      </w:pPr>
      <w:r>
        <w:rPr>
          <w:rFonts w:hint="eastAsia"/>
          <w:b/>
        </w:rPr>
        <w:t>三类算法路径的权衡与取舍</w:t>
      </w:r>
    </w:p>
    <w:p w14:paraId="42EE4D20">
      <w:r>
        <w:rPr>
          <w:rFonts w:hint="eastAsia"/>
        </w:rPr>
        <w:t>经典几何方法具备可解释性强、性能稳定、无需标注样本支撑的优势，但对复杂纹理场景与遮挡工况的适配性不足；深度学习方法具备场景适配性强、识别精度高的特点，但依赖标注样本规模、可解释性薄弱，且现场泛化性能存在较高不确定性；混合算法路径以几何约束为基础，引入学习机制实现性能增强，可兼顾两类方法的优势。本项目在跟踪解算模块确定以几何方法为核心路径（保障精度的可溯源性），在缺陷判识模块采用混合算法路径（几何初筛+语义复核），在纹理映射与渲染模块引入学习类方法（提升可视化效果与处理效率）。该路径分工的核心准则为：所有直接影响测量精度的环节，采用具备可解释性的算法；所有影响处理效率与可视化效果的环节，可接受学习类算法的黑箱特性。</w:t>
      </w:r>
    </w:p>
    <w:p w14:paraId="4B119B8B">
      <w:pPr>
        <w:numPr>
          <w:ilvl w:val="0"/>
          <w:numId w:val="25"/>
        </w:numPr>
        <w:ind w:left="0" w:firstLine="482" w:firstLineChars="200"/>
        <w:rPr>
          <w:b/>
        </w:rPr>
      </w:pPr>
      <w:r>
        <w:rPr>
          <w:rFonts w:hint="eastAsia"/>
          <w:b/>
        </w:rPr>
        <w:t>精度环节摒弃学习类算法的核心原因</w:t>
      </w:r>
    </w:p>
    <w:p w14:paraId="7D88F1F1">
      <w:r>
        <w:rPr>
          <w:rFonts w:hint="eastAsia"/>
        </w:rPr>
        <w:t>测量作业的核心需求是“可论证的误差边界”，而非“统计意义上的精度”。几何方法可建立清晰的误差传播模型，能够对“误差为何达到0.5mm”给出机理性解释；学习类算法仅能给出“常规误差范围”的统计结论，一旦出现超差问题，无法定位误差产生的根源。对于合同指标要求±1mm的测量项目，该差异具备决定性影响。</w:t>
      </w:r>
    </w:p>
    <w:p w14:paraId="09B6B193">
      <w:pPr>
        <w:numPr>
          <w:ilvl w:val="0"/>
          <w:numId w:val="25"/>
        </w:numPr>
        <w:ind w:left="0" w:firstLine="482" w:firstLineChars="200"/>
        <w:rPr>
          <w:b/>
        </w:rPr>
      </w:pPr>
      <w:r>
        <w:rPr>
          <w:rFonts w:hint="eastAsia"/>
          <w:b/>
        </w:rPr>
        <w:t>判识环节引入学习类算法的合理性</w:t>
      </w:r>
    </w:p>
    <w:p w14:paraId="40C7142B">
      <w:r>
        <w:rPr>
          <w:rFonts w:hint="eastAsia"/>
        </w:rPr>
        <w:t>缺陷形态复杂多样、样本特征离散度高，纯几何规则难以实现全场景覆盖。采用学习类算法完成初步判识，再结合规则校验与人工确认流程，可在保障缺陷召回率的同时，实现误判率的可控。关键在于保留人工复核环节，避免判识流程完全交由算法自动完成。</w:t>
      </w:r>
    </w:p>
    <w:p w14:paraId="305D7F34">
      <w:pPr>
        <w:numPr>
          <w:ilvl w:val="0"/>
          <w:numId w:val="25"/>
        </w:numPr>
        <w:ind w:left="0" w:firstLine="482" w:firstLineChars="200"/>
        <w:rPr>
          <w:b/>
        </w:rPr>
      </w:pPr>
      <w:r>
        <w:rPr>
          <w:rFonts w:hint="eastAsia"/>
          <w:b/>
        </w:rPr>
        <w:t>算法验证的三级体系</w:t>
      </w:r>
    </w:p>
    <w:p w14:paraId="0DE5AF9B">
      <w:r>
        <w:rPr>
          <w:rFonts w:hint="eastAsia"/>
        </w:rPr>
        <w:t>算法验证分为三个层级：第一层级为离线验证，采用已标注的标准样本集，测试算法的准确率与召回率；第二层级为交叉验证，采用不同测站、不同时段的采集数据进行交互测试，检验算法的泛化性能；第三层级为在线验证，在现场环境下实时运行，统计误判率与漏判率。三个层级的验证全部通过，方可认定算法具备工程应用条件。仅在离线样本集上表现优异的算法，不具备工程有效性。</w:t>
      </w:r>
    </w:p>
    <w:p w14:paraId="3F8E8C40">
      <w:pPr>
        <w:numPr>
          <w:ilvl w:val="0"/>
          <w:numId w:val="25"/>
        </w:numPr>
        <w:ind w:left="0" w:firstLine="482" w:firstLineChars="200"/>
        <w:rPr>
          <w:b/>
        </w:rPr>
      </w:pPr>
      <w:r>
        <w:rPr>
          <w:rFonts w:hint="eastAsia"/>
          <w:b/>
        </w:rPr>
        <w:t>算法失效的应对机制</w:t>
      </w:r>
    </w:p>
    <w:p w14:paraId="5AA73CE7">
      <w:r>
        <w:rPr>
          <w:rFonts w:hint="eastAsia"/>
        </w:rPr>
        <w:t>客观承认算法存在失效风险，并设计对应的回退机制：对判识置信度较低的样本，标记为“待人工确认”；对连续多帧出现异常的情况触发系统告警；模型版本支持回退至历史稳定版本。上述机制可保障“算法出现故障时，系统仍可维持基本运行能力”。</w:t>
      </w:r>
    </w:p>
    <w:p w14:paraId="5CD858F6">
      <w:pPr>
        <w:numPr>
          <w:ilvl w:val="0"/>
          <w:numId w:val="25"/>
        </w:numPr>
        <w:ind w:left="0" w:firstLine="482" w:firstLineChars="200"/>
        <w:rPr>
          <w:b/>
        </w:rPr>
      </w:pPr>
      <w:r>
        <w:rPr>
          <w:rFonts w:hint="eastAsia"/>
          <w:b/>
        </w:rPr>
        <w:t>算法的可维护性设计</w:t>
      </w:r>
    </w:p>
    <w:p w14:paraId="72D9B68C">
      <w:r>
        <w:rPr>
          <w:rFonts w:hint="eastAsia"/>
        </w:rPr>
        <w:t>算法并非“一次训练即可长期运行”。现场采集数据会随作业场景变化（新的病害类型、新的表面状态），模型需定期开展增量更新。基于此构建“数据回流-增量训练-回归验证”的闭环流程，保障模型性能不会随运行时间推移出现退化。</w:t>
      </w:r>
    </w:p>
    <w:p w14:paraId="253D0941">
      <w:pPr>
        <w:pStyle w:val="4"/>
      </w:pPr>
      <w:bookmarkStart w:id="168" w:name="_Toc14728"/>
      <w:r>
        <w:rPr>
          <w:szCs w:val="36"/>
        </w:rPr>
        <w:t>2.4 技术路线与技术工作流程</w:t>
      </w:r>
      <w:bookmarkEnd w:id="168"/>
    </w:p>
    <w:p w14:paraId="3198C7C6">
      <w:pPr>
        <w:pStyle w:val="5"/>
      </w:pPr>
      <w:bookmarkStart w:id="169" w:name="_Toc6394"/>
      <w:r>
        <w:rPr>
          <w:szCs w:val="32"/>
        </w:rPr>
        <w:t>2.4.1 技术路线总体描述</w:t>
      </w:r>
      <w:bookmarkEnd w:id="169"/>
    </w:p>
    <w:p w14:paraId="4D34C382">
      <w:r>
        <w:t>本方案技术路线遵循</w:t>
      </w:r>
      <w:r>
        <w:rPr>
          <w:rFonts w:hint="eastAsia"/>
        </w:rPr>
        <w:t>“</w:t>
      </w:r>
      <w:r>
        <w:t>现场问题驱动</w:t>
      </w:r>
      <w:r>
        <w:rPr>
          <w:rFonts w:hint="eastAsia"/>
        </w:rPr>
        <w:t>-</w:t>
      </w:r>
      <w:r>
        <w:t>原理研究支撑</w:t>
      </w:r>
      <w:r>
        <w:rPr>
          <w:rFonts w:hint="eastAsia"/>
        </w:rPr>
        <w:t>-</w:t>
      </w:r>
      <w:r>
        <w:t>装备研制承载</w:t>
      </w:r>
      <w:r>
        <w:rPr>
          <w:rFonts w:hint="eastAsia"/>
        </w:rPr>
        <w:t>-</w:t>
      </w:r>
      <w:r>
        <w:t>现场验证闭环</w:t>
      </w:r>
      <w:r>
        <w:rPr>
          <w:rFonts w:hint="eastAsia"/>
        </w:rPr>
        <w:t>”</w:t>
      </w:r>
      <w:r>
        <w:t>的逻辑，整体分为四个阶段、六条支线。</w:t>
      </w:r>
    </w:p>
    <w:p w14:paraId="7C3D1E20">
      <w:r>
        <w:t>四个阶段为：现状认知阶段、技术攻关阶段、装备研制阶段、验证优化阶段。</w:t>
      </w:r>
    </w:p>
    <w:p w14:paraId="4FB9B1E7">
      <w:r>
        <w:t>六条支线为：测量基准支线、数据采集支线、融合建模支线、缺陷判识支线、报告生成支线、验证评价支线。</w:t>
      </w:r>
    </w:p>
    <w:p w14:paraId="21EAC38F">
      <w:r>
        <w:t>各支线的输入输出关系如下表。</w:t>
      </w:r>
    </w:p>
    <w:tbl>
      <w:tblPr>
        <w:tblStyle w:val="32"/>
        <w:tblW w:w="94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1753"/>
        <w:gridCol w:w="2780"/>
        <w:gridCol w:w="2312"/>
        <w:gridCol w:w="1419"/>
      </w:tblGrid>
      <w:tr w14:paraId="5B1EB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465D1A38">
            <w:pPr>
              <w:snapToGrid w:val="0"/>
              <w:spacing w:before="70" w:after="70" w:line="240" w:lineRule="auto"/>
              <w:ind w:firstLine="0"/>
              <w:jc w:val="center"/>
              <w:rPr>
                <w:b/>
                <w:sz w:val="21"/>
              </w:rPr>
            </w:pPr>
            <w:r>
              <w:rPr>
                <w:b/>
                <w:sz w:val="21"/>
                <w:szCs w:val="21"/>
              </w:rPr>
              <w:t>支线</w:t>
            </w:r>
          </w:p>
        </w:tc>
        <w:tc>
          <w:tcPr>
            <w:tcW w:w="1753" w:type="dxa"/>
            <w:shd w:val="clear" w:color="auto" w:fill="E7E6E6"/>
            <w:vAlign w:val="center"/>
          </w:tcPr>
          <w:p w14:paraId="7CC3A4F1">
            <w:pPr>
              <w:snapToGrid w:val="0"/>
              <w:spacing w:before="70" w:after="70" w:line="240" w:lineRule="auto"/>
              <w:ind w:firstLine="0"/>
              <w:jc w:val="center"/>
              <w:rPr>
                <w:b/>
                <w:sz w:val="21"/>
              </w:rPr>
            </w:pPr>
            <w:r>
              <w:rPr>
                <w:b/>
                <w:sz w:val="21"/>
                <w:szCs w:val="21"/>
              </w:rPr>
              <w:t>输入</w:t>
            </w:r>
          </w:p>
        </w:tc>
        <w:tc>
          <w:tcPr>
            <w:tcW w:w="2780" w:type="dxa"/>
            <w:shd w:val="clear" w:color="auto" w:fill="E7E6E6"/>
            <w:vAlign w:val="center"/>
          </w:tcPr>
          <w:p w14:paraId="789BA024">
            <w:pPr>
              <w:snapToGrid w:val="0"/>
              <w:spacing w:before="70" w:after="70" w:line="240" w:lineRule="auto"/>
              <w:ind w:firstLine="0"/>
              <w:jc w:val="center"/>
              <w:rPr>
                <w:b/>
                <w:sz w:val="21"/>
              </w:rPr>
            </w:pPr>
            <w:r>
              <w:rPr>
                <w:b/>
                <w:sz w:val="21"/>
                <w:szCs w:val="21"/>
              </w:rPr>
              <w:t>核心方法</w:t>
            </w:r>
          </w:p>
        </w:tc>
        <w:tc>
          <w:tcPr>
            <w:tcW w:w="2312" w:type="dxa"/>
            <w:shd w:val="clear" w:color="auto" w:fill="E7E6E6"/>
            <w:vAlign w:val="center"/>
          </w:tcPr>
          <w:p w14:paraId="055B892E">
            <w:pPr>
              <w:snapToGrid w:val="0"/>
              <w:spacing w:before="70" w:after="70" w:line="240" w:lineRule="auto"/>
              <w:ind w:firstLine="0"/>
              <w:jc w:val="center"/>
              <w:rPr>
                <w:b/>
                <w:sz w:val="21"/>
              </w:rPr>
            </w:pPr>
            <w:r>
              <w:rPr>
                <w:b/>
                <w:sz w:val="21"/>
                <w:szCs w:val="21"/>
              </w:rPr>
              <w:t>输出</w:t>
            </w:r>
          </w:p>
        </w:tc>
        <w:tc>
          <w:tcPr>
            <w:tcW w:w="1419" w:type="dxa"/>
            <w:shd w:val="clear" w:color="auto" w:fill="E7E6E6"/>
            <w:vAlign w:val="center"/>
          </w:tcPr>
          <w:p w14:paraId="23AA662E">
            <w:pPr>
              <w:snapToGrid w:val="0"/>
              <w:spacing w:before="70" w:after="70" w:line="240" w:lineRule="auto"/>
              <w:ind w:firstLine="0"/>
              <w:jc w:val="center"/>
              <w:rPr>
                <w:b/>
                <w:sz w:val="21"/>
              </w:rPr>
            </w:pPr>
            <w:r>
              <w:rPr>
                <w:b/>
                <w:sz w:val="21"/>
                <w:szCs w:val="21"/>
              </w:rPr>
              <w:t>下游</w:t>
            </w:r>
          </w:p>
        </w:tc>
      </w:tr>
      <w:tr w14:paraId="5104B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535CA71">
            <w:pPr>
              <w:snapToGrid w:val="0"/>
              <w:spacing w:before="70" w:after="70" w:line="240" w:lineRule="auto"/>
              <w:ind w:firstLine="0"/>
              <w:jc w:val="center"/>
              <w:rPr>
                <w:sz w:val="21"/>
              </w:rPr>
            </w:pPr>
            <w:r>
              <w:rPr>
                <w:sz w:val="21"/>
                <w:szCs w:val="21"/>
              </w:rPr>
              <w:t>测量基准</w:t>
            </w:r>
          </w:p>
        </w:tc>
        <w:tc>
          <w:tcPr>
            <w:tcW w:w="1753" w:type="dxa"/>
            <w:vAlign w:val="center"/>
          </w:tcPr>
          <w:p w14:paraId="3BA425DF">
            <w:pPr>
              <w:snapToGrid w:val="0"/>
              <w:spacing w:before="70" w:after="70" w:line="240" w:lineRule="auto"/>
              <w:ind w:firstLine="0"/>
              <w:jc w:val="left"/>
              <w:rPr>
                <w:sz w:val="21"/>
              </w:rPr>
            </w:pPr>
            <w:r>
              <w:rPr>
                <w:sz w:val="21"/>
                <w:szCs w:val="21"/>
              </w:rPr>
              <w:t>电站控制点、设计图纸</w:t>
            </w:r>
          </w:p>
        </w:tc>
        <w:tc>
          <w:tcPr>
            <w:tcW w:w="2780" w:type="dxa"/>
            <w:vAlign w:val="center"/>
          </w:tcPr>
          <w:p w14:paraId="234DA72B">
            <w:pPr>
              <w:snapToGrid w:val="0"/>
              <w:spacing w:before="70" w:after="70" w:line="240" w:lineRule="auto"/>
              <w:ind w:firstLine="0"/>
              <w:jc w:val="left"/>
              <w:rPr>
                <w:sz w:val="21"/>
              </w:rPr>
            </w:pPr>
            <w:r>
              <w:rPr>
                <w:sz w:val="21"/>
                <w:szCs w:val="21"/>
              </w:rPr>
              <w:t>控制网布设、全站仪边角网、北斗 RTK、高程联测</w:t>
            </w:r>
          </w:p>
        </w:tc>
        <w:tc>
          <w:tcPr>
            <w:tcW w:w="2312" w:type="dxa"/>
            <w:vAlign w:val="center"/>
          </w:tcPr>
          <w:p w14:paraId="7512D736">
            <w:pPr>
              <w:snapToGrid w:val="0"/>
              <w:spacing w:before="70" w:after="70" w:line="240" w:lineRule="auto"/>
              <w:ind w:firstLine="0"/>
              <w:jc w:val="left"/>
              <w:rPr>
                <w:sz w:val="21"/>
              </w:rPr>
            </w:pPr>
            <w:r>
              <w:rPr>
                <w:sz w:val="21"/>
                <w:szCs w:val="21"/>
              </w:rPr>
              <w:t>统一坐标框架与控制点成果</w:t>
            </w:r>
          </w:p>
        </w:tc>
        <w:tc>
          <w:tcPr>
            <w:tcW w:w="1419" w:type="dxa"/>
            <w:vAlign w:val="center"/>
          </w:tcPr>
          <w:p w14:paraId="6ED73477">
            <w:pPr>
              <w:snapToGrid w:val="0"/>
              <w:spacing w:before="70" w:after="70" w:line="240" w:lineRule="auto"/>
              <w:ind w:firstLine="0"/>
              <w:jc w:val="left"/>
              <w:rPr>
                <w:sz w:val="21"/>
              </w:rPr>
            </w:pPr>
            <w:r>
              <w:rPr>
                <w:sz w:val="21"/>
                <w:szCs w:val="21"/>
              </w:rPr>
              <w:t>全部支线</w:t>
            </w:r>
          </w:p>
        </w:tc>
      </w:tr>
      <w:tr w14:paraId="1C1A0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C0E774C">
            <w:pPr>
              <w:snapToGrid w:val="0"/>
              <w:spacing w:before="70" w:after="70" w:line="240" w:lineRule="auto"/>
              <w:ind w:firstLine="0"/>
              <w:jc w:val="center"/>
              <w:rPr>
                <w:sz w:val="21"/>
              </w:rPr>
            </w:pPr>
            <w:r>
              <w:rPr>
                <w:sz w:val="21"/>
                <w:szCs w:val="21"/>
              </w:rPr>
              <w:t>数据采集</w:t>
            </w:r>
          </w:p>
        </w:tc>
        <w:tc>
          <w:tcPr>
            <w:tcW w:w="1753" w:type="dxa"/>
            <w:vAlign w:val="center"/>
          </w:tcPr>
          <w:p w14:paraId="120377ED">
            <w:pPr>
              <w:snapToGrid w:val="0"/>
              <w:spacing w:before="70" w:after="70" w:line="240" w:lineRule="auto"/>
              <w:ind w:firstLine="0"/>
              <w:jc w:val="left"/>
              <w:rPr>
                <w:sz w:val="21"/>
              </w:rPr>
            </w:pPr>
            <w:r>
              <w:rPr>
                <w:sz w:val="21"/>
                <w:szCs w:val="21"/>
              </w:rPr>
              <w:t>测站布置、扫描路径</w:t>
            </w:r>
          </w:p>
        </w:tc>
        <w:tc>
          <w:tcPr>
            <w:tcW w:w="2780" w:type="dxa"/>
            <w:vAlign w:val="center"/>
          </w:tcPr>
          <w:p w14:paraId="2A1C865B">
            <w:pPr>
              <w:snapToGrid w:val="0"/>
              <w:spacing w:before="70" w:after="70" w:line="240" w:lineRule="auto"/>
              <w:ind w:firstLine="0"/>
              <w:jc w:val="left"/>
              <w:rPr>
                <w:sz w:val="21"/>
              </w:rPr>
            </w:pPr>
            <w:r>
              <w:rPr>
                <w:sz w:val="21"/>
                <w:szCs w:val="21"/>
              </w:rPr>
              <w:t>多目视觉跟踪、跟踪框架面扫描、实景三维扫描</w:t>
            </w:r>
          </w:p>
        </w:tc>
        <w:tc>
          <w:tcPr>
            <w:tcW w:w="2312" w:type="dxa"/>
            <w:vAlign w:val="center"/>
          </w:tcPr>
          <w:p w14:paraId="235B20EF">
            <w:pPr>
              <w:snapToGrid w:val="0"/>
              <w:spacing w:before="70" w:after="70" w:line="240" w:lineRule="auto"/>
              <w:ind w:firstLine="0"/>
              <w:jc w:val="left"/>
              <w:rPr>
                <w:sz w:val="21"/>
              </w:rPr>
            </w:pPr>
            <w:r>
              <w:rPr>
                <w:sz w:val="21"/>
                <w:szCs w:val="21"/>
              </w:rPr>
              <w:t>影像、点云、位姿、环境参数</w:t>
            </w:r>
          </w:p>
        </w:tc>
        <w:tc>
          <w:tcPr>
            <w:tcW w:w="1419" w:type="dxa"/>
            <w:vAlign w:val="center"/>
          </w:tcPr>
          <w:p w14:paraId="7A0B3C6C">
            <w:pPr>
              <w:snapToGrid w:val="0"/>
              <w:spacing w:before="70" w:after="70" w:line="240" w:lineRule="auto"/>
              <w:ind w:firstLine="0"/>
              <w:jc w:val="left"/>
              <w:rPr>
                <w:sz w:val="21"/>
              </w:rPr>
            </w:pPr>
            <w:r>
              <w:rPr>
                <w:sz w:val="21"/>
                <w:szCs w:val="21"/>
              </w:rPr>
              <w:t>融合建模</w:t>
            </w:r>
          </w:p>
        </w:tc>
      </w:tr>
      <w:tr w14:paraId="32456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D651720">
            <w:pPr>
              <w:snapToGrid w:val="0"/>
              <w:spacing w:before="70" w:after="70" w:line="240" w:lineRule="auto"/>
              <w:ind w:firstLine="0"/>
              <w:jc w:val="center"/>
              <w:rPr>
                <w:sz w:val="21"/>
              </w:rPr>
            </w:pPr>
            <w:r>
              <w:rPr>
                <w:sz w:val="21"/>
                <w:szCs w:val="21"/>
              </w:rPr>
              <w:t>融合建模</w:t>
            </w:r>
          </w:p>
        </w:tc>
        <w:tc>
          <w:tcPr>
            <w:tcW w:w="1753" w:type="dxa"/>
            <w:vAlign w:val="center"/>
          </w:tcPr>
          <w:p w14:paraId="1A34FA66">
            <w:pPr>
              <w:snapToGrid w:val="0"/>
              <w:spacing w:before="70" w:after="70" w:line="240" w:lineRule="auto"/>
              <w:ind w:firstLine="0"/>
              <w:jc w:val="left"/>
              <w:rPr>
                <w:sz w:val="21"/>
              </w:rPr>
            </w:pPr>
            <w:r>
              <w:rPr>
                <w:sz w:val="21"/>
                <w:szCs w:val="21"/>
              </w:rPr>
              <w:t>多源原始数据</w:t>
            </w:r>
          </w:p>
        </w:tc>
        <w:tc>
          <w:tcPr>
            <w:tcW w:w="2780" w:type="dxa"/>
            <w:vAlign w:val="center"/>
          </w:tcPr>
          <w:p w14:paraId="7D76D160">
            <w:pPr>
              <w:snapToGrid w:val="0"/>
              <w:spacing w:before="70" w:after="70" w:line="240" w:lineRule="auto"/>
              <w:ind w:firstLine="0"/>
              <w:jc w:val="left"/>
              <w:rPr>
                <w:sz w:val="21"/>
              </w:rPr>
            </w:pPr>
            <w:r>
              <w:rPr>
                <w:sz w:val="21"/>
                <w:szCs w:val="21"/>
              </w:rPr>
              <w:t>配准、去噪、赋色、网格重建、高斯泼溅</w:t>
            </w:r>
          </w:p>
        </w:tc>
        <w:tc>
          <w:tcPr>
            <w:tcW w:w="2312" w:type="dxa"/>
            <w:vAlign w:val="center"/>
          </w:tcPr>
          <w:p w14:paraId="524B442A">
            <w:pPr>
              <w:snapToGrid w:val="0"/>
              <w:spacing w:before="70" w:after="70" w:line="240" w:lineRule="auto"/>
              <w:ind w:firstLine="0"/>
              <w:jc w:val="left"/>
              <w:rPr>
                <w:sz w:val="21"/>
              </w:rPr>
            </w:pPr>
            <w:r>
              <w:rPr>
                <w:sz w:val="21"/>
                <w:szCs w:val="21"/>
              </w:rPr>
              <w:t>真彩色点云、量测网格、渲染模型</w:t>
            </w:r>
          </w:p>
        </w:tc>
        <w:tc>
          <w:tcPr>
            <w:tcW w:w="1419" w:type="dxa"/>
            <w:vAlign w:val="center"/>
          </w:tcPr>
          <w:p w14:paraId="2C82D580">
            <w:pPr>
              <w:snapToGrid w:val="0"/>
              <w:spacing w:before="70" w:after="70" w:line="240" w:lineRule="auto"/>
              <w:ind w:firstLine="0"/>
              <w:jc w:val="left"/>
              <w:rPr>
                <w:sz w:val="21"/>
              </w:rPr>
            </w:pPr>
            <w:r>
              <w:rPr>
                <w:sz w:val="21"/>
                <w:szCs w:val="21"/>
              </w:rPr>
              <w:t>缺陷判识、报告生成</w:t>
            </w:r>
          </w:p>
        </w:tc>
      </w:tr>
      <w:tr w14:paraId="4A80B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C4B9BC1">
            <w:pPr>
              <w:snapToGrid w:val="0"/>
              <w:spacing w:before="70" w:after="70" w:line="240" w:lineRule="auto"/>
              <w:ind w:firstLine="0"/>
              <w:jc w:val="center"/>
              <w:rPr>
                <w:sz w:val="21"/>
              </w:rPr>
            </w:pPr>
            <w:r>
              <w:rPr>
                <w:sz w:val="21"/>
                <w:szCs w:val="21"/>
              </w:rPr>
              <w:t>缺陷判识</w:t>
            </w:r>
          </w:p>
        </w:tc>
        <w:tc>
          <w:tcPr>
            <w:tcW w:w="1753" w:type="dxa"/>
            <w:vAlign w:val="center"/>
          </w:tcPr>
          <w:p w14:paraId="6BA2F75A">
            <w:pPr>
              <w:snapToGrid w:val="0"/>
              <w:spacing w:before="70" w:after="70" w:line="240" w:lineRule="auto"/>
              <w:ind w:firstLine="0"/>
              <w:jc w:val="left"/>
              <w:rPr>
                <w:sz w:val="21"/>
              </w:rPr>
            </w:pPr>
            <w:r>
              <w:rPr>
                <w:sz w:val="21"/>
                <w:szCs w:val="21"/>
              </w:rPr>
              <w:t>量测模型、影像、判定标准</w:t>
            </w:r>
          </w:p>
        </w:tc>
        <w:tc>
          <w:tcPr>
            <w:tcW w:w="2780" w:type="dxa"/>
            <w:vAlign w:val="center"/>
          </w:tcPr>
          <w:p w14:paraId="65F83965">
            <w:pPr>
              <w:snapToGrid w:val="0"/>
              <w:spacing w:before="70" w:after="70" w:line="240" w:lineRule="auto"/>
              <w:ind w:firstLine="0"/>
              <w:jc w:val="left"/>
              <w:rPr>
                <w:sz w:val="21"/>
              </w:rPr>
            </w:pPr>
            <w:r>
              <w:rPr>
                <w:sz w:val="21"/>
                <w:szCs w:val="21"/>
              </w:rPr>
              <w:t>几何残差分析、语义分割、规则推理</w:t>
            </w:r>
          </w:p>
        </w:tc>
        <w:tc>
          <w:tcPr>
            <w:tcW w:w="2312" w:type="dxa"/>
            <w:vAlign w:val="center"/>
          </w:tcPr>
          <w:p w14:paraId="7EBEC1B6">
            <w:pPr>
              <w:snapToGrid w:val="0"/>
              <w:spacing w:before="70" w:after="70" w:line="240" w:lineRule="auto"/>
              <w:ind w:firstLine="0"/>
              <w:jc w:val="left"/>
              <w:rPr>
                <w:sz w:val="21"/>
              </w:rPr>
            </w:pPr>
            <w:r>
              <w:rPr>
                <w:sz w:val="21"/>
                <w:szCs w:val="21"/>
              </w:rPr>
              <w:t>缺陷清单（编号、位置、尺寸、级别）</w:t>
            </w:r>
          </w:p>
        </w:tc>
        <w:tc>
          <w:tcPr>
            <w:tcW w:w="1419" w:type="dxa"/>
            <w:vAlign w:val="center"/>
          </w:tcPr>
          <w:p w14:paraId="771A6424">
            <w:pPr>
              <w:snapToGrid w:val="0"/>
              <w:spacing w:before="70" w:after="70" w:line="240" w:lineRule="auto"/>
              <w:ind w:firstLine="0"/>
              <w:jc w:val="left"/>
              <w:rPr>
                <w:sz w:val="21"/>
              </w:rPr>
            </w:pPr>
            <w:r>
              <w:rPr>
                <w:sz w:val="21"/>
                <w:szCs w:val="21"/>
              </w:rPr>
              <w:t>报告生成、历史比对</w:t>
            </w:r>
          </w:p>
        </w:tc>
      </w:tr>
      <w:tr w14:paraId="75461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61A5EDF">
            <w:pPr>
              <w:snapToGrid w:val="0"/>
              <w:spacing w:before="70" w:after="70" w:line="240" w:lineRule="auto"/>
              <w:ind w:firstLine="0"/>
              <w:jc w:val="center"/>
              <w:rPr>
                <w:sz w:val="21"/>
              </w:rPr>
            </w:pPr>
            <w:r>
              <w:rPr>
                <w:sz w:val="21"/>
                <w:szCs w:val="21"/>
              </w:rPr>
              <w:t>报告生成</w:t>
            </w:r>
          </w:p>
        </w:tc>
        <w:tc>
          <w:tcPr>
            <w:tcW w:w="1753" w:type="dxa"/>
            <w:vAlign w:val="center"/>
          </w:tcPr>
          <w:p w14:paraId="7CB66215">
            <w:pPr>
              <w:snapToGrid w:val="0"/>
              <w:spacing w:before="70" w:after="70" w:line="240" w:lineRule="auto"/>
              <w:ind w:firstLine="0"/>
              <w:jc w:val="left"/>
              <w:rPr>
                <w:sz w:val="21"/>
              </w:rPr>
            </w:pPr>
            <w:r>
              <w:rPr>
                <w:sz w:val="21"/>
                <w:szCs w:val="21"/>
              </w:rPr>
              <w:t>缺陷清单、照片、图纸模板</w:t>
            </w:r>
          </w:p>
        </w:tc>
        <w:tc>
          <w:tcPr>
            <w:tcW w:w="2780" w:type="dxa"/>
            <w:vAlign w:val="center"/>
          </w:tcPr>
          <w:p w14:paraId="7BDDADFF">
            <w:pPr>
              <w:snapToGrid w:val="0"/>
              <w:spacing w:before="70" w:after="70" w:line="240" w:lineRule="auto"/>
              <w:ind w:firstLine="0"/>
              <w:jc w:val="left"/>
              <w:rPr>
                <w:sz w:val="21"/>
              </w:rPr>
            </w:pPr>
            <w:r>
              <w:rPr>
                <w:sz w:val="21"/>
                <w:szCs w:val="21"/>
              </w:rPr>
              <w:t>模板引擎、DWG 自动制图</w:t>
            </w:r>
          </w:p>
        </w:tc>
        <w:tc>
          <w:tcPr>
            <w:tcW w:w="2312" w:type="dxa"/>
            <w:vAlign w:val="center"/>
          </w:tcPr>
          <w:p w14:paraId="0268FEE9">
            <w:pPr>
              <w:snapToGrid w:val="0"/>
              <w:spacing w:before="70" w:after="70" w:line="240" w:lineRule="auto"/>
              <w:ind w:firstLine="0"/>
              <w:jc w:val="left"/>
              <w:rPr>
                <w:sz w:val="21"/>
              </w:rPr>
            </w:pPr>
            <w:r>
              <w:rPr>
                <w:sz w:val="21"/>
                <w:szCs w:val="21"/>
              </w:rPr>
              <w:t>报告、汇总表、记录图、云图</w:t>
            </w:r>
          </w:p>
        </w:tc>
        <w:tc>
          <w:tcPr>
            <w:tcW w:w="1419" w:type="dxa"/>
            <w:vAlign w:val="center"/>
          </w:tcPr>
          <w:p w14:paraId="1107DA15">
            <w:pPr>
              <w:snapToGrid w:val="0"/>
              <w:spacing w:before="70" w:after="70" w:line="240" w:lineRule="auto"/>
              <w:ind w:firstLine="0"/>
              <w:jc w:val="left"/>
              <w:rPr>
                <w:sz w:val="21"/>
              </w:rPr>
            </w:pPr>
            <w:r>
              <w:rPr>
                <w:sz w:val="21"/>
                <w:szCs w:val="21"/>
              </w:rPr>
              <w:t>甲方审核、归档</w:t>
            </w:r>
          </w:p>
        </w:tc>
      </w:tr>
      <w:tr w14:paraId="4B2DB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DB735DF">
            <w:pPr>
              <w:snapToGrid w:val="0"/>
              <w:spacing w:before="70" w:after="70" w:line="240" w:lineRule="auto"/>
              <w:ind w:firstLine="0"/>
              <w:jc w:val="center"/>
              <w:rPr>
                <w:sz w:val="21"/>
              </w:rPr>
            </w:pPr>
            <w:r>
              <w:rPr>
                <w:sz w:val="21"/>
                <w:szCs w:val="21"/>
              </w:rPr>
              <w:t>验证评价</w:t>
            </w:r>
          </w:p>
        </w:tc>
        <w:tc>
          <w:tcPr>
            <w:tcW w:w="1753" w:type="dxa"/>
            <w:vAlign w:val="center"/>
          </w:tcPr>
          <w:p w14:paraId="189A657C">
            <w:pPr>
              <w:snapToGrid w:val="0"/>
              <w:spacing w:before="70" w:after="70" w:line="240" w:lineRule="auto"/>
              <w:ind w:firstLine="0"/>
              <w:jc w:val="left"/>
              <w:rPr>
                <w:sz w:val="21"/>
              </w:rPr>
            </w:pPr>
            <w:r>
              <w:rPr>
                <w:sz w:val="21"/>
                <w:szCs w:val="21"/>
              </w:rPr>
              <w:t>全部成果与指标</w:t>
            </w:r>
          </w:p>
        </w:tc>
        <w:tc>
          <w:tcPr>
            <w:tcW w:w="2780" w:type="dxa"/>
            <w:vAlign w:val="center"/>
          </w:tcPr>
          <w:p w14:paraId="763405BC">
            <w:pPr>
              <w:snapToGrid w:val="0"/>
              <w:spacing w:before="70" w:after="70" w:line="240" w:lineRule="auto"/>
              <w:ind w:firstLine="0"/>
              <w:jc w:val="left"/>
              <w:rPr>
                <w:sz w:val="21"/>
              </w:rPr>
            </w:pPr>
            <w:r>
              <w:rPr>
                <w:sz w:val="21"/>
                <w:szCs w:val="21"/>
              </w:rPr>
              <w:t>检查点法、第三方测试、现场验证</w:t>
            </w:r>
          </w:p>
        </w:tc>
        <w:tc>
          <w:tcPr>
            <w:tcW w:w="2312" w:type="dxa"/>
            <w:vAlign w:val="center"/>
          </w:tcPr>
          <w:p w14:paraId="44CCE645">
            <w:pPr>
              <w:snapToGrid w:val="0"/>
              <w:spacing w:before="70" w:after="70" w:line="240" w:lineRule="auto"/>
              <w:ind w:firstLine="0"/>
              <w:jc w:val="left"/>
              <w:rPr>
                <w:sz w:val="21"/>
              </w:rPr>
            </w:pPr>
            <w:r>
              <w:rPr>
                <w:sz w:val="21"/>
                <w:szCs w:val="21"/>
              </w:rPr>
              <w:t>验证报告、问题清单、优化输入</w:t>
            </w:r>
          </w:p>
        </w:tc>
        <w:tc>
          <w:tcPr>
            <w:tcW w:w="1419" w:type="dxa"/>
            <w:vAlign w:val="center"/>
          </w:tcPr>
          <w:p w14:paraId="03AAD157">
            <w:pPr>
              <w:snapToGrid w:val="0"/>
              <w:spacing w:before="70" w:after="70" w:line="240" w:lineRule="auto"/>
              <w:ind w:firstLine="0"/>
              <w:jc w:val="left"/>
              <w:rPr>
                <w:sz w:val="21"/>
              </w:rPr>
            </w:pPr>
            <w:r>
              <w:rPr>
                <w:sz w:val="21"/>
                <w:szCs w:val="21"/>
              </w:rPr>
              <w:t>优化设计</w:t>
            </w:r>
          </w:p>
        </w:tc>
      </w:tr>
    </w:tbl>
    <w:p w14:paraId="34977A22">
      <w:pPr>
        <w:spacing w:line="240" w:lineRule="auto"/>
      </w:pPr>
    </w:p>
    <w:p w14:paraId="32354803">
      <w:pPr>
        <w:pStyle w:val="5"/>
      </w:pPr>
      <w:bookmarkStart w:id="170" w:name="_Toc15845"/>
      <w:r>
        <w:rPr>
          <w:szCs w:val="32"/>
        </w:rPr>
        <w:t>2.4.2 技术工作流程</w:t>
      </w:r>
      <w:bookmarkEnd w:id="170"/>
    </w:p>
    <w:p w14:paraId="411876E1">
      <w:r>
        <w:rPr>
          <w:b/>
        </w:rPr>
        <w:t>（1）准备阶段</w:t>
      </w:r>
    </w:p>
    <w:p w14:paraId="62955CC5">
      <w:r>
        <w:t>第一步，资料收集与交底。收集三座电站泄洪流道的设计图纸、竣工资料、历年检查报告、缺陷判定标准、检修记录、控制点成果；参加甲方组织的技术交底与安全交底。</w:t>
      </w:r>
    </w:p>
    <w:p w14:paraId="1714D2E7">
      <w:r>
        <w:t>第二步，现场踏勘与条件确认。核实进场通道、作业面尺寸、照明与供电条件、通视条件、地面附着物情况、检修平台接口尺寸；形成《现场条件确认单》。</w:t>
      </w:r>
    </w:p>
    <w:p w14:paraId="14EB9986">
      <w:r>
        <w:t>第三步，控制网设计。依据电站既有控制点分布，设计加密控制网；确定测站位置、数量、覆盖范围；编制《测量技术设计书》。</w:t>
      </w:r>
    </w:p>
    <w:p w14:paraId="2D6D6699">
      <w:r>
        <w:t>第四步，方案报审。编制安全施工技术方案、测量建模实施方案、进度计划，报甲方审批；办理人员、车辆准入与安全教育考试。</w:t>
      </w:r>
    </w:p>
    <w:p w14:paraId="5905C8E8">
      <w:r>
        <w:rPr>
          <w:b/>
        </w:rPr>
        <w:t>（2）现场采集阶段</w:t>
      </w:r>
    </w:p>
    <w:p w14:paraId="4DF95781">
      <w:r>
        <w:t>第五步，控制网施测。按精密工程测量要求施测加密控制点，记录温度、气压；完成平差计算与精度评定。</w:t>
      </w:r>
    </w:p>
    <w:p w14:paraId="719EC6ED">
      <w:r>
        <w:t>第六步，设备架设与标定。架设跟踪器，完成整机自检、内外参标定、坐标系建立；对跟踪框架/扫描仪进行联合标定；记录标定残差。</w:t>
      </w:r>
    </w:p>
    <w:p w14:paraId="734274D8">
      <w:r>
        <w:t>第七步，试扫与参数确认。选择代表性区域试扫，检查点云密度、噪声、纹理清晰度、重叠度；确定曝光、扫描速度、分辨率等参数。</w:t>
      </w:r>
    </w:p>
    <w:p w14:paraId="57898152">
      <w:r>
        <w:t>第八步，正式采集。按</w:t>
      </w:r>
      <w:r>
        <w:rPr>
          <w:rFonts w:hint="eastAsia"/>
        </w:rPr>
        <w:t>“</w:t>
      </w:r>
      <w:r>
        <w:t>分区</w:t>
      </w:r>
      <w:r>
        <w:rPr>
          <w:rFonts w:hint="eastAsia"/>
        </w:rPr>
        <w:t>-</w:t>
      </w:r>
      <w:r>
        <w:t>分块</w:t>
      </w:r>
      <w:r>
        <w:rPr>
          <w:rFonts w:hint="eastAsia"/>
        </w:rPr>
        <w:t>-</w:t>
      </w:r>
      <w:r>
        <w:t>编号</w:t>
      </w:r>
      <w:r>
        <w:rPr>
          <w:rFonts w:hint="eastAsia"/>
        </w:rPr>
        <w:t>”</w:t>
      </w:r>
      <w:r>
        <w:t>规则采集；每区块完成后现场质检（覆盖率、重叠度、粗差），不合格立即补采；同步记录环境参数与作业日志。</w:t>
      </w:r>
    </w:p>
    <w:p w14:paraId="5133148F">
      <w:r>
        <w:t>第九步，数据备份与回传。现场双备份（移动固态硬盘+笔记本），当日回传至后台数据中心；建立数据台账。</w:t>
      </w:r>
    </w:p>
    <w:p w14:paraId="2FA88FC3">
      <w:r>
        <w:rPr>
          <w:b/>
        </w:rPr>
        <w:t>（3）内业处理阶段</w:t>
      </w:r>
    </w:p>
    <w:p w14:paraId="709FEF33">
      <w:r>
        <w:t>第十步，位姿解算与配准。解算影像位姿，完成多站配准；以控制点约束进行全局平差；输出配准精度报告。</w:t>
      </w:r>
    </w:p>
    <w:p w14:paraId="42A85CAE">
      <w:r>
        <w:t>第十一步，去噪与融合。点云去噪、影像赋色、多源融合，生成真彩色点云；输出置信度图与需复核区域清单。</w:t>
      </w:r>
    </w:p>
    <w:p w14:paraId="4FF86171">
      <w:r>
        <w:t>第十二步，模型重建。网格重建（三角网格/泊松重建）用于量测；高斯泼溅/神经渲染用于展示；模型轻量化与格式转换。</w:t>
      </w:r>
    </w:p>
    <w:p w14:paraId="06BF0AEA">
      <w:r>
        <w:t>第十三步，缺陷判识。几何通道计算残差与体积；语义通道进行影像分割；规则融合输出缺陷清单；人工复核与修正。</w:t>
      </w:r>
    </w:p>
    <w:p w14:paraId="6A1264D5">
      <w:r>
        <w:t>第十四步，报告与图纸生成。按模板生成报告、汇总表、照片页、DWG 记录图、云图、断面数据；内部三级校审。</w:t>
      </w:r>
    </w:p>
    <w:p w14:paraId="5EB33790">
      <w:r>
        <w:rPr>
          <w:b/>
        </w:rPr>
        <w:t>（4）验证与优化阶段</w:t>
      </w:r>
    </w:p>
    <w:p w14:paraId="1C6776A4">
      <w:r>
        <w:t>第十五步，现场验证。按验证方案开展精度、效率、完整性、报告时效测试；记录问题。</w:t>
      </w:r>
    </w:p>
    <w:p w14:paraId="483F3790">
      <w:r>
        <w:t>第十六步，问题闭环。形成问题清单，逐项制定优化措施，纳入优化设计。</w:t>
      </w:r>
    </w:p>
    <w:p w14:paraId="3C435BD1">
      <w:r>
        <w:t>第十七步，测试与评价。第三方测试/型式试验、见证试验、专家评审、成果评价。</w:t>
      </w:r>
    </w:p>
    <w:p w14:paraId="7F2625DB">
      <w:r>
        <w:t>第十八步，成果归档。按甲方档案要求组卷移交；完成知识产权与创新成果交付。</w:t>
      </w:r>
    </w:p>
    <w:p w14:paraId="758746F4">
      <w:pPr>
        <w:pStyle w:val="5"/>
      </w:pPr>
      <w:bookmarkStart w:id="171" w:name="_Toc1421"/>
      <w:r>
        <w:rPr>
          <w:szCs w:val="32"/>
        </w:rPr>
        <w:t>2.4.3 关键流程的量化控制点</w:t>
      </w:r>
      <w:bookmarkEnd w:id="171"/>
    </w:p>
    <w:p w14:paraId="61B9FD58">
      <w:r>
        <w:t>为确保流程可控，在关键节点设置量化控制点（QC 点），见下表。</w:t>
      </w:r>
    </w:p>
    <w:tbl>
      <w:tblPr>
        <w:tblStyle w:val="32"/>
        <w:tblW w:w="90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37"/>
        <w:gridCol w:w="1596"/>
        <w:gridCol w:w="2982"/>
        <w:gridCol w:w="1806"/>
        <w:gridCol w:w="1864"/>
      </w:tblGrid>
      <w:tr w14:paraId="070B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37" w:type="dxa"/>
            <w:shd w:val="clear" w:color="auto" w:fill="E7E6E6"/>
            <w:vAlign w:val="center"/>
          </w:tcPr>
          <w:p w14:paraId="3738F8CE">
            <w:pPr>
              <w:snapToGrid w:val="0"/>
              <w:spacing w:before="70" w:after="70" w:line="240" w:lineRule="auto"/>
              <w:ind w:firstLine="0"/>
              <w:jc w:val="center"/>
              <w:rPr>
                <w:b/>
                <w:sz w:val="21"/>
              </w:rPr>
            </w:pPr>
            <w:r>
              <w:rPr>
                <w:b/>
                <w:sz w:val="21"/>
                <w:szCs w:val="21"/>
              </w:rPr>
              <w:t>编号</w:t>
            </w:r>
          </w:p>
        </w:tc>
        <w:tc>
          <w:tcPr>
            <w:tcW w:w="1596" w:type="dxa"/>
            <w:shd w:val="clear" w:color="auto" w:fill="E7E6E6"/>
            <w:vAlign w:val="center"/>
          </w:tcPr>
          <w:p w14:paraId="1FADB687">
            <w:pPr>
              <w:snapToGrid w:val="0"/>
              <w:spacing w:before="70" w:after="70" w:line="240" w:lineRule="auto"/>
              <w:ind w:firstLine="0"/>
              <w:jc w:val="center"/>
              <w:rPr>
                <w:b/>
                <w:sz w:val="21"/>
              </w:rPr>
            </w:pPr>
            <w:r>
              <w:rPr>
                <w:b/>
                <w:sz w:val="21"/>
                <w:szCs w:val="21"/>
              </w:rPr>
              <w:t>控制点</w:t>
            </w:r>
          </w:p>
        </w:tc>
        <w:tc>
          <w:tcPr>
            <w:tcW w:w="2982" w:type="dxa"/>
            <w:shd w:val="clear" w:color="auto" w:fill="E7E6E6"/>
            <w:vAlign w:val="center"/>
          </w:tcPr>
          <w:p w14:paraId="66401BA7">
            <w:pPr>
              <w:snapToGrid w:val="0"/>
              <w:spacing w:before="70" w:after="70" w:line="240" w:lineRule="auto"/>
              <w:ind w:firstLine="0"/>
              <w:jc w:val="center"/>
              <w:rPr>
                <w:b/>
                <w:sz w:val="21"/>
              </w:rPr>
            </w:pPr>
            <w:r>
              <w:rPr>
                <w:b/>
                <w:sz w:val="21"/>
                <w:szCs w:val="21"/>
              </w:rPr>
              <w:t>控制指标</w:t>
            </w:r>
          </w:p>
        </w:tc>
        <w:tc>
          <w:tcPr>
            <w:tcW w:w="1806" w:type="dxa"/>
            <w:shd w:val="clear" w:color="auto" w:fill="E7E6E6"/>
            <w:vAlign w:val="center"/>
          </w:tcPr>
          <w:p w14:paraId="4471C1DD">
            <w:pPr>
              <w:snapToGrid w:val="0"/>
              <w:spacing w:before="70" w:after="70" w:line="240" w:lineRule="auto"/>
              <w:ind w:firstLine="0"/>
              <w:jc w:val="center"/>
              <w:rPr>
                <w:b/>
                <w:sz w:val="21"/>
              </w:rPr>
            </w:pPr>
            <w:r>
              <w:rPr>
                <w:b/>
                <w:sz w:val="21"/>
                <w:szCs w:val="21"/>
              </w:rPr>
              <w:t>检测方法</w:t>
            </w:r>
          </w:p>
        </w:tc>
        <w:tc>
          <w:tcPr>
            <w:tcW w:w="1864" w:type="dxa"/>
            <w:shd w:val="clear" w:color="auto" w:fill="E7E6E6"/>
            <w:vAlign w:val="center"/>
          </w:tcPr>
          <w:p w14:paraId="5B272036">
            <w:pPr>
              <w:snapToGrid w:val="0"/>
              <w:spacing w:before="70" w:after="70" w:line="240" w:lineRule="auto"/>
              <w:ind w:firstLine="0"/>
              <w:jc w:val="center"/>
              <w:rPr>
                <w:b/>
                <w:sz w:val="21"/>
              </w:rPr>
            </w:pPr>
            <w:r>
              <w:rPr>
                <w:b/>
                <w:sz w:val="21"/>
                <w:szCs w:val="21"/>
              </w:rPr>
              <w:t>不合格处置</w:t>
            </w:r>
          </w:p>
        </w:tc>
      </w:tr>
      <w:tr w14:paraId="67002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65B1FAD1">
            <w:pPr>
              <w:snapToGrid w:val="0"/>
              <w:spacing w:before="70" w:after="70" w:line="240" w:lineRule="auto"/>
              <w:ind w:firstLine="0"/>
              <w:jc w:val="center"/>
              <w:rPr>
                <w:sz w:val="21"/>
              </w:rPr>
            </w:pPr>
            <w:r>
              <w:rPr>
                <w:sz w:val="21"/>
                <w:szCs w:val="21"/>
              </w:rPr>
              <w:t>QC1</w:t>
            </w:r>
          </w:p>
        </w:tc>
        <w:tc>
          <w:tcPr>
            <w:tcW w:w="1596" w:type="dxa"/>
            <w:vAlign w:val="center"/>
          </w:tcPr>
          <w:p w14:paraId="77F0033B">
            <w:pPr>
              <w:snapToGrid w:val="0"/>
              <w:spacing w:before="70" w:after="70" w:line="240" w:lineRule="auto"/>
              <w:ind w:firstLine="0"/>
              <w:jc w:val="center"/>
              <w:rPr>
                <w:sz w:val="21"/>
              </w:rPr>
            </w:pPr>
            <w:r>
              <w:rPr>
                <w:sz w:val="21"/>
                <w:szCs w:val="21"/>
              </w:rPr>
              <w:t>控制网精度</w:t>
            </w:r>
          </w:p>
        </w:tc>
        <w:tc>
          <w:tcPr>
            <w:tcW w:w="2982" w:type="dxa"/>
            <w:vAlign w:val="center"/>
          </w:tcPr>
          <w:p w14:paraId="4DB8F06F">
            <w:pPr>
              <w:snapToGrid w:val="0"/>
              <w:spacing w:before="70" w:after="70" w:line="240" w:lineRule="auto"/>
              <w:ind w:firstLine="0"/>
              <w:jc w:val="left"/>
              <w:rPr>
                <w:sz w:val="21"/>
              </w:rPr>
            </w:pPr>
            <w:r>
              <w:rPr>
                <w:sz w:val="21"/>
                <w:szCs w:val="21"/>
              </w:rPr>
              <w:t>最弱点位中误差≤±0.5 mm</w:t>
            </w:r>
          </w:p>
        </w:tc>
        <w:tc>
          <w:tcPr>
            <w:tcW w:w="1806" w:type="dxa"/>
            <w:vAlign w:val="center"/>
          </w:tcPr>
          <w:p w14:paraId="4AECB1DC">
            <w:pPr>
              <w:snapToGrid w:val="0"/>
              <w:spacing w:before="70" w:after="70" w:line="240" w:lineRule="auto"/>
              <w:ind w:firstLine="0"/>
              <w:jc w:val="left"/>
              <w:rPr>
                <w:sz w:val="21"/>
              </w:rPr>
            </w:pPr>
            <w:r>
              <w:rPr>
                <w:sz w:val="21"/>
                <w:szCs w:val="21"/>
              </w:rPr>
              <w:t>闭合差、检查点</w:t>
            </w:r>
          </w:p>
        </w:tc>
        <w:tc>
          <w:tcPr>
            <w:tcW w:w="1864" w:type="dxa"/>
            <w:vAlign w:val="center"/>
          </w:tcPr>
          <w:p w14:paraId="75700F19">
            <w:pPr>
              <w:snapToGrid w:val="0"/>
              <w:spacing w:before="70" w:after="70" w:line="240" w:lineRule="auto"/>
              <w:ind w:firstLine="0"/>
              <w:jc w:val="left"/>
              <w:rPr>
                <w:sz w:val="21"/>
              </w:rPr>
            </w:pPr>
            <w:r>
              <w:rPr>
                <w:sz w:val="21"/>
                <w:szCs w:val="21"/>
              </w:rPr>
              <w:t>重测或加密</w:t>
            </w:r>
          </w:p>
        </w:tc>
      </w:tr>
      <w:tr w14:paraId="32BAF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0C9337E9">
            <w:pPr>
              <w:snapToGrid w:val="0"/>
              <w:spacing w:before="70" w:after="70" w:line="240" w:lineRule="auto"/>
              <w:ind w:firstLine="0"/>
              <w:jc w:val="center"/>
              <w:rPr>
                <w:sz w:val="21"/>
              </w:rPr>
            </w:pPr>
            <w:r>
              <w:rPr>
                <w:sz w:val="21"/>
                <w:szCs w:val="21"/>
              </w:rPr>
              <w:t>QC2</w:t>
            </w:r>
          </w:p>
        </w:tc>
        <w:tc>
          <w:tcPr>
            <w:tcW w:w="1596" w:type="dxa"/>
            <w:vAlign w:val="center"/>
          </w:tcPr>
          <w:p w14:paraId="06D492E8">
            <w:pPr>
              <w:snapToGrid w:val="0"/>
              <w:spacing w:before="70" w:after="70" w:line="240" w:lineRule="auto"/>
              <w:ind w:firstLine="0"/>
              <w:jc w:val="center"/>
              <w:rPr>
                <w:sz w:val="21"/>
              </w:rPr>
            </w:pPr>
            <w:r>
              <w:rPr>
                <w:sz w:val="21"/>
                <w:szCs w:val="21"/>
              </w:rPr>
              <w:t>单站标定残差</w:t>
            </w:r>
          </w:p>
        </w:tc>
        <w:tc>
          <w:tcPr>
            <w:tcW w:w="2982" w:type="dxa"/>
            <w:vAlign w:val="center"/>
          </w:tcPr>
          <w:p w14:paraId="241476AB">
            <w:pPr>
              <w:snapToGrid w:val="0"/>
              <w:spacing w:before="70" w:after="70" w:line="240" w:lineRule="auto"/>
              <w:ind w:firstLine="0"/>
              <w:jc w:val="left"/>
              <w:rPr>
                <w:sz w:val="21"/>
              </w:rPr>
            </w:pPr>
            <w:r>
              <w:rPr>
                <w:sz w:val="21"/>
                <w:szCs w:val="21"/>
              </w:rPr>
              <w:t>重投影残差≤0.3 pixel</w:t>
            </w:r>
          </w:p>
        </w:tc>
        <w:tc>
          <w:tcPr>
            <w:tcW w:w="1806" w:type="dxa"/>
            <w:vAlign w:val="center"/>
          </w:tcPr>
          <w:p w14:paraId="4019544A">
            <w:pPr>
              <w:snapToGrid w:val="0"/>
              <w:spacing w:before="70" w:after="70" w:line="240" w:lineRule="auto"/>
              <w:ind w:firstLine="0"/>
              <w:jc w:val="left"/>
              <w:rPr>
                <w:sz w:val="21"/>
              </w:rPr>
            </w:pPr>
            <w:r>
              <w:rPr>
                <w:sz w:val="21"/>
                <w:szCs w:val="21"/>
              </w:rPr>
              <w:t>标定报告</w:t>
            </w:r>
          </w:p>
        </w:tc>
        <w:tc>
          <w:tcPr>
            <w:tcW w:w="1864" w:type="dxa"/>
            <w:vAlign w:val="center"/>
          </w:tcPr>
          <w:p w14:paraId="26C37061">
            <w:pPr>
              <w:snapToGrid w:val="0"/>
              <w:spacing w:before="70" w:after="70" w:line="240" w:lineRule="auto"/>
              <w:ind w:firstLine="0"/>
              <w:jc w:val="left"/>
              <w:rPr>
                <w:sz w:val="21"/>
              </w:rPr>
            </w:pPr>
            <w:r>
              <w:rPr>
                <w:sz w:val="21"/>
                <w:szCs w:val="21"/>
              </w:rPr>
              <w:t>重新标定</w:t>
            </w:r>
          </w:p>
        </w:tc>
      </w:tr>
      <w:tr w14:paraId="43371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498AC978">
            <w:pPr>
              <w:snapToGrid w:val="0"/>
              <w:spacing w:before="70" w:after="70" w:line="240" w:lineRule="auto"/>
              <w:ind w:firstLine="0"/>
              <w:jc w:val="center"/>
              <w:rPr>
                <w:sz w:val="21"/>
              </w:rPr>
            </w:pPr>
            <w:r>
              <w:rPr>
                <w:sz w:val="21"/>
                <w:szCs w:val="21"/>
              </w:rPr>
              <w:t>QC3</w:t>
            </w:r>
          </w:p>
        </w:tc>
        <w:tc>
          <w:tcPr>
            <w:tcW w:w="1596" w:type="dxa"/>
            <w:vAlign w:val="center"/>
          </w:tcPr>
          <w:p w14:paraId="6C5FDF73">
            <w:pPr>
              <w:snapToGrid w:val="0"/>
              <w:spacing w:before="70" w:after="70" w:line="240" w:lineRule="auto"/>
              <w:ind w:firstLine="0"/>
              <w:jc w:val="center"/>
              <w:rPr>
                <w:sz w:val="21"/>
              </w:rPr>
            </w:pPr>
            <w:r>
              <w:rPr>
                <w:sz w:val="21"/>
                <w:szCs w:val="21"/>
              </w:rPr>
              <w:t>点云覆盖率</w:t>
            </w:r>
          </w:p>
        </w:tc>
        <w:tc>
          <w:tcPr>
            <w:tcW w:w="2982" w:type="dxa"/>
            <w:vAlign w:val="center"/>
          </w:tcPr>
          <w:p w14:paraId="350C3D55">
            <w:pPr>
              <w:snapToGrid w:val="0"/>
              <w:spacing w:before="70" w:after="70" w:line="240" w:lineRule="auto"/>
              <w:ind w:firstLine="0"/>
              <w:jc w:val="left"/>
              <w:rPr>
                <w:sz w:val="21"/>
              </w:rPr>
            </w:pPr>
            <w:r>
              <w:rPr>
                <w:sz w:val="21"/>
                <w:szCs w:val="21"/>
              </w:rPr>
              <w:t>≥98%（作业范围）</w:t>
            </w:r>
          </w:p>
        </w:tc>
        <w:tc>
          <w:tcPr>
            <w:tcW w:w="1806" w:type="dxa"/>
            <w:vAlign w:val="center"/>
          </w:tcPr>
          <w:p w14:paraId="3199B7C7">
            <w:pPr>
              <w:snapToGrid w:val="0"/>
              <w:spacing w:before="70" w:after="70" w:line="240" w:lineRule="auto"/>
              <w:ind w:firstLine="0"/>
              <w:jc w:val="left"/>
              <w:rPr>
                <w:sz w:val="21"/>
              </w:rPr>
            </w:pPr>
            <w:r>
              <w:rPr>
                <w:sz w:val="21"/>
                <w:szCs w:val="21"/>
              </w:rPr>
              <w:t>网格统计</w:t>
            </w:r>
          </w:p>
        </w:tc>
        <w:tc>
          <w:tcPr>
            <w:tcW w:w="1864" w:type="dxa"/>
            <w:vAlign w:val="center"/>
          </w:tcPr>
          <w:p w14:paraId="712C1539">
            <w:pPr>
              <w:snapToGrid w:val="0"/>
              <w:spacing w:before="70" w:after="70" w:line="240" w:lineRule="auto"/>
              <w:ind w:firstLine="0"/>
              <w:jc w:val="left"/>
              <w:rPr>
                <w:sz w:val="21"/>
              </w:rPr>
            </w:pPr>
            <w:r>
              <w:rPr>
                <w:sz w:val="21"/>
                <w:szCs w:val="21"/>
              </w:rPr>
              <w:t>补扫</w:t>
            </w:r>
          </w:p>
        </w:tc>
      </w:tr>
      <w:tr w14:paraId="7A66B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330484C7">
            <w:pPr>
              <w:snapToGrid w:val="0"/>
              <w:spacing w:before="70" w:after="70" w:line="240" w:lineRule="auto"/>
              <w:ind w:firstLine="0"/>
              <w:jc w:val="center"/>
              <w:rPr>
                <w:sz w:val="21"/>
              </w:rPr>
            </w:pPr>
            <w:r>
              <w:rPr>
                <w:sz w:val="21"/>
                <w:szCs w:val="21"/>
              </w:rPr>
              <w:t>QC4</w:t>
            </w:r>
          </w:p>
        </w:tc>
        <w:tc>
          <w:tcPr>
            <w:tcW w:w="1596" w:type="dxa"/>
            <w:vAlign w:val="center"/>
          </w:tcPr>
          <w:p w14:paraId="4F668EAC">
            <w:pPr>
              <w:snapToGrid w:val="0"/>
              <w:spacing w:before="70" w:after="70" w:line="240" w:lineRule="auto"/>
              <w:ind w:firstLine="0"/>
              <w:jc w:val="center"/>
              <w:rPr>
                <w:sz w:val="21"/>
              </w:rPr>
            </w:pPr>
            <w:r>
              <w:rPr>
                <w:sz w:val="21"/>
                <w:szCs w:val="21"/>
              </w:rPr>
              <w:t>影像重叠度</w:t>
            </w:r>
          </w:p>
        </w:tc>
        <w:tc>
          <w:tcPr>
            <w:tcW w:w="2982" w:type="dxa"/>
            <w:vAlign w:val="center"/>
          </w:tcPr>
          <w:p w14:paraId="2C7C4828">
            <w:pPr>
              <w:snapToGrid w:val="0"/>
              <w:spacing w:before="70" w:after="70" w:line="240" w:lineRule="auto"/>
              <w:ind w:firstLine="0"/>
              <w:jc w:val="left"/>
              <w:rPr>
                <w:sz w:val="21"/>
              </w:rPr>
            </w:pPr>
            <w:r>
              <w:rPr>
                <w:sz w:val="21"/>
                <w:szCs w:val="21"/>
              </w:rPr>
              <w:t>航向≥70%、旁向≥60%</w:t>
            </w:r>
          </w:p>
        </w:tc>
        <w:tc>
          <w:tcPr>
            <w:tcW w:w="1806" w:type="dxa"/>
            <w:vAlign w:val="center"/>
          </w:tcPr>
          <w:p w14:paraId="36E9010C">
            <w:pPr>
              <w:snapToGrid w:val="0"/>
              <w:spacing w:before="70" w:after="70" w:line="240" w:lineRule="auto"/>
              <w:ind w:firstLine="0"/>
              <w:jc w:val="left"/>
              <w:rPr>
                <w:sz w:val="21"/>
              </w:rPr>
            </w:pPr>
            <w:r>
              <w:rPr>
                <w:sz w:val="21"/>
                <w:szCs w:val="21"/>
              </w:rPr>
              <w:t>位姿统计</w:t>
            </w:r>
          </w:p>
        </w:tc>
        <w:tc>
          <w:tcPr>
            <w:tcW w:w="1864" w:type="dxa"/>
            <w:vAlign w:val="center"/>
          </w:tcPr>
          <w:p w14:paraId="23D9ED06">
            <w:pPr>
              <w:snapToGrid w:val="0"/>
              <w:spacing w:before="70" w:after="70" w:line="240" w:lineRule="auto"/>
              <w:ind w:firstLine="0"/>
              <w:jc w:val="left"/>
              <w:rPr>
                <w:sz w:val="21"/>
              </w:rPr>
            </w:pPr>
            <w:r>
              <w:rPr>
                <w:sz w:val="21"/>
                <w:szCs w:val="21"/>
              </w:rPr>
              <w:t>补采</w:t>
            </w:r>
          </w:p>
        </w:tc>
      </w:tr>
      <w:tr w14:paraId="12D01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51004748">
            <w:pPr>
              <w:snapToGrid w:val="0"/>
              <w:spacing w:before="70" w:after="70" w:line="240" w:lineRule="auto"/>
              <w:ind w:firstLine="0"/>
              <w:jc w:val="center"/>
              <w:rPr>
                <w:sz w:val="21"/>
              </w:rPr>
            </w:pPr>
            <w:r>
              <w:rPr>
                <w:sz w:val="21"/>
                <w:szCs w:val="21"/>
              </w:rPr>
              <w:t>QC5</w:t>
            </w:r>
          </w:p>
        </w:tc>
        <w:tc>
          <w:tcPr>
            <w:tcW w:w="1596" w:type="dxa"/>
            <w:vAlign w:val="center"/>
          </w:tcPr>
          <w:p w14:paraId="12BB67A8">
            <w:pPr>
              <w:snapToGrid w:val="0"/>
              <w:spacing w:before="70" w:after="70" w:line="240" w:lineRule="auto"/>
              <w:ind w:firstLine="0"/>
              <w:jc w:val="center"/>
              <w:rPr>
                <w:sz w:val="21"/>
              </w:rPr>
            </w:pPr>
            <w:r>
              <w:rPr>
                <w:sz w:val="21"/>
                <w:szCs w:val="21"/>
              </w:rPr>
              <w:t>配准精度</w:t>
            </w:r>
          </w:p>
        </w:tc>
        <w:tc>
          <w:tcPr>
            <w:tcW w:w="2982" w:type="dxa"/>
            <w:vAlign w:val="center"/>
          </w:tcPr>
          <w:p w14:paraId="3A844AFC">
            <w:pPr>
              <w:snapToGrid w:val="0"/>
              <w:spacing w:before="70" w:after="70" w:line="240" w:lineRule="auto"/>
              <w:ind w:firstLine="0"/>
              <w:jc w:val="left"/>
              <w:rPr>
                <w:sz w:val="21"/>
              </w:rPr>
            </w:pPr>
            <w:r>
              <w:rPr>
                <w:sz w:val="21"/>
                <w:szCs w:val="21"/>
              </w:rPr>
              <w:t>同名点较差≤0.5 mm（平坡）</w:t>
            </w:r>
          </w:p>
        </w:tc>
        <w:tc>
          <w:tcPr>
            <w:tcW w:w="1806" w:type="dxa"/>
            <w:vAlign w:val="center"/>
          </w:tcPr>
          <w:p w14:paraId="003D6CCF">
            <w:pPr>
              <w:snapToGrid w:val="0"/>
              <w:spacing w:before="70" w:after="70" w:line="240" w:lineRule="auto"/>
              <w:ind w:firstLine="0"/>
              <w:jc w:val="left"/>
              <w:rPr>
                <w:sz w:val="21"/>
              </w:rPr>
            </w:pPr>
            <w:r>
              <w:rPr>
                <w:sz w:val="21"/>
                <w:szCs w:val="21"/>
              </w:rPr>
              <w:t>检查点</w:t>
            </w:r>
          </w:p>
        </w:tc>
        <w:tc>
          <w:tcPr>
            <w:tcW w:w="1864" w:type="dxa"/>
            <w:vAlign w:val="center"/>
          </w:tcPr>
          <w:p w14:paraId="4F83EAB5">
            <w:pPr>
              <w:snapToGrid w:val="0"/>
              <w:spacing w:before="70" w:after="70" w:line="240" w:lineRule="auto"/>
              <w:ind w:firstLine="0"/>
              <w:jc w:val="left"/>
              <w:rPr>
                <w:sz w:val="21"/>
              </w:rPr>
            </w:pPr>
            <w:r>
              <w:rPr>
                <w:sz w:val="21"/>
                <w:szCs w:val="21"/>
              </w:rPr>
              <w:t>重新配准</w:t>
            </w:r>
          </w:p>
        </w:tc>
      </w:tr>
      <w:tr w14:paraId="7151F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53916CA2">
            <w:pPr>
              <w:snapToGrid w:val="0"/>
              <w:spacing w:before="70" w:after="70" w:line="240" w:lineRule="auto"/>
              <w:ind w:firstLine="0"/>
              <w:jc w:val="center"/>
              <w:rPr>
                <w:sz w:val="21"/>
              </w:rPr>
            </w:pPr>
            <w:r>
              <w:rPr>
                <w:sz w:val="21"/>
                <w:szCs w:val="21"/>
              </w:rPr>
              <w:t>QC6</w:t>
            </w:r>
          </w:p>
        </w:tc>
        <w:tc>
          <w:tcPr>
            <w:tcW w:w="1596" w:type="dxa"/>
            <w:vAlign w:val="center"/>
          </w:tcPr>
          <w:p w14:paraId="0D01672F">
            <w:pPr>
              <w:snapToGrid w:val="0"/>
              <w:spacing w:before="70" w:after="70" w:line="240" w:lineRule="auto"/>
              <w:ind w:firstLine="0"/>
              <w:jc w:val="center"/>
              <w:rPr>
                <w:sz w:val="21"/>
              </w:rPr>
            </w:pPr>
            <w:r>
              <w:rPr>
                <w:sz w:val="21"/>
                <w:szCs w:val="21"/>
              </w:rPr>
              <w:t>去噪保真</w:t>
            </w:r>
          </w:p>
        </w:tc>
        <w:tc>
          <w:tcPr>
            <w:tcW w:w="2982" w:type="dxa"/>
            <w:vAlign w:val="center"/>
          </w:tcPr>
          <w:p w14:paraId="09E031DF">
            <w:pPr>
              <w:snapToGrid w:val="0"/>
              <w:spacing w:before="70" w:after="70" w:line="240" w:lineRule="auto"/>
              <w:ind w:firstLine="0"/>
              <w:jc w:val="left"/>
              <w:rPr>
                <w:sz w:val="21"/>
              </w:rPr>
            </w:pPr>
            <w:r>
              <w:rPr>
                <w:sz w:val="21"/>
                <w:szCs w:val="21"/>
              </w:rPr>
              <w:t>缺陷区域特征保持</w:t>
            </w:r>
          </w:p>
        </w:tc>
        <w:tc>
          <w:tcPr>
            <w:tcW w:w="1806" w:type="dxa"/>
            <w:vAlign w:val="center"/>
          </w:tcPr>
          <w:p w14:paraId="78E5E989">
            <w:pPr>
              <w:snapToGrid w:val="0"/>
              <w:spacing w:before="70" w:after="70" w:line="240" w:lineRule="auto"/>
              <w:ind w:firstLine="0"/>
              <w:jc w:val="left"/>
              <w:rPr>
                <w:sz w:val="21"/>
              </w:rPr>
            </w:pPr>
            <w:r>
              <w:rPr>
                <w:sz w:val="21"/>
                <w:szCs w:val="21"/>
              </w:rPr>
              <w:t>目视+剖面比对</w:t>
            </w:r>
          </w:p>
        </w:tc>
        <w:tc>
          <w:tcPr>
            <w:tcW w:w="1864" w:type="dxa"/>
            <w:vAlign w:val="center"/>
          </w:tcPr>
          <w:p w14:paraId="273D2F72">
            <w:pPr>
              <w:snapToGrid w:val="0"/>
              <w:spacing w:before="70" w:after="70" w:line="240" w:lineRule="auto"/>
              <w:ind w:firstLine="0"/>
              <w:jc w:val="left"/>
              <w:rPr>
                <w:sz w:val="21"/>
              </w:rPr>
            </w:pPr>
            <w:r>
              <w:rPr>
                <w:sz w:val="21"/>
                <w:szCs w:val="21"/>
              </w:rPr>
              <w:t>调整滤波参数</w:t>
            </w:r>
          </w:p>
        </w:tc>
      </w:tr>
      <w:tr w14:paraId="0DE8F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70EB57C4">
            <w:pPr>
              <w:snapToGrid w:val="0"/>
              <w:spacing w:before="70" w:after="70" w:line="240" w:lineRule="auto"/>
              <w:ind w:firstLine="0"/>
              <w:jc w:val="center"/>
              <w:rPr>
                <w:sz w:val="21"/>
              </w:rPr>
            </w:pPr>
            <w:r>
              <w:rPr>
                <w:sz w:val="21"/>
                <w:szCs w:val="21"/>
              </w:rPr>
              <w:t>QC7</w:t>
            </w:r>
          </w:p>
        </w:tc>
        <w:tc>
          <w:tcPr>
            <w:tcW w:w="1596" w:type="dxa"/>
            <w:vAlign w:val="center"/>
          </w:tcPr>
          <w:p w14:paraId="0F92FB4F">
            <w:pPr>
              <w:snapToGrid w:val="0"/>
              <w:spacing w:before="70" w:after="70" w:line="240" w:lineRule="auto"/>
              <w:ind w:firstLine="0"/>
              <w:jc w:val="center"/>
              <w:rPr>
                <w:sz w:val="21"/>
              </w:rPr>
            </w:pPr>
            <w:r>
              <w:rPr>
                <w:sz w:val="21"/>
                <w:szCs w:val="21"/>
              </w:rPr>
              <w:t>模型完整性</w:t>
            </w:r>
          </w:p>
        </w:tc>
        <w:tc>
          <w:tcPr>
            <w:tcW w:w="2982" w:type="dxa"/>
            <w:vAlign w:val="center"/>
          </w:tcPr>
          <w:p w14:paraId="14BFB7FB">
            <w:pPr>
              <w:snapToGrid w:val="0"/>
              <w:spacing w:before="70" w:after="70" w:line="240" w:lineRule="auto"/>
              <w:ind w:firstLine="0"/>
              <w:jc w:val="left"/>
              <w:rPr>
                <w:sz w:val="21"/>
              </w:rPr>
            </w:pPr>
            <w:r>
              <w:rPr>
                <w:sz w:val="21"/>
                <w:szCs w:val="21"/>
              </w:rPr>
              <w:t>无空洞、无翻转面</w:t>
            </w:r>
          </w:p>
        </w:tc>
        <w:tc>
          <w:tcPr>
            <w:tcW w:w="1806" w:type="dxa"/>
            <w:vAlign w:val="center"/>
          </w:tcPr>
          <w:p w14:paraId="1A01C717">
            <w:pPr>
              <w:snapToGrid w:val="0"/>
              <w:spacing w:before="70" w:after="70" w:line="240" w:lineRule="auto"/>
              <w:ind w:firstLine="0"/>
              <w:jc w:val="left"/>
              <w:rPr>
                <w:sz w:val="21"/>
              </w:rPr>
            </w:pPr>
            <w:r>
              <w:rPr>
                <w:sz w:val="21"/>
                <w:szCs w:val="21"/>
              </w:rPr>
              <w:t>网格检查</w:t>
            </w:r>
          </w:p>
        </w:tc>
        <w:tc>
          <w:tcPr>
            <w:tcW w:w="1864" w:type="dxa"/>
            <w:vAlign w:val="center"/>
          </w:tcPr>
          <w:p w14:paraId="513F8BF4">
            <w:pPr>
              <w:snapToGrid w:val="0"/>
              <w:spacing w:before="70" w:after="70" w:line="240" w:lineRule="auto"/>
              <w:ind w:firstLine="0"/>
              <w:jc w:val="left"/>
              <w:rPr>
                <w:sz w:val="21"/>
              </w:rPr>
            </w:pPr>
            <w:r>
              <w:rPr>
                <w:sz w:val="21"/>
                <w:szCs w:val="21"/>
              </w:rPr>
              <w:t>修补/重建</w:t>
            </w:r>
          </w:p>
        </w:tc>
      </w:tr>
      <w:tr w14:paraId="43A0B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3E6E2188">
            <w:pPr>
              <w:snapToGrid w:val="0"/>
              <w:spacing w:before="70" w:after="70" w:line="240" w:lineRule="auto"/>
              <w:ind w:firstLine="0"/>
              <w:jc w:val="center"/>
              <w:rPr>
                <w:sz w:val="21"/>
              </w:rPr>
            </w:pPr>
            <w:r>
              <w:rPr>
                <w:sz w:val="21"/>
                <w:szCs w:val="21"/>
              </w:rPr>
              <w:t>QC8</w:t>
            </w:r>
          </w:p>
        </w:tc>
        <w:tc>
          <w:tcPr>
            <w:tcW w:w="1596" w:type="dxa"/>
            <w:vAlign w:val="center"/>
          </w:tcPr>
          <w:p w14:paraId="2209412A">
            <w:pPr>
              <w:snapToGrid w:val="0"/>
              <w:spacing w:before="70" w:after="70" w:line="240" w:lineRule="auto"/>
              <w:ind w:firstLine="0"/>
              <w:jc w:val="center"/>
              <w:rPr>
                <w:sz w:val="21"/>
              </w:rPr>
            </w:pPr>
            <w:r>
              <w:rPr>
                <w:sz w:val="21"/>
                <w:szCs w:val="21"/>
              </w:rPr>
              <w:t>缺陷判定</w:t>
            </w:r>
          </w:p>
        </w:tc>
        <w:tc>
          <w:tcPr>
            <w:tcW w:w="2982" w:type="dxa"/>
            <w:vAlign w:val="center"/>
          </w:tcPr>
          <w:p w14:paraId="5815AB2B">
            <w:pPr>
              <w:snapToGrid w:val="0"/>
              <w:spacing w:before="70" w:after="70" w:line="240" w:lineRule="auto"/>
              <w:ind w:firstLine="0"/>
              <w:jc w:val="left"/>
              <w:rPr>
                <w:sz w:val="21"/>
              </w:rPr>
            </w:pPr>
            <w:r>
              <w:rPr>
                <w:sz w:val="21"/>
                <w:szCs w:val="21"/>
              </w:rPr>
              <w:t>与人工复核一致率≥90%</w:t>
            </w:r>
          </w:p>
        </w:tc>
        <w:tc>
          <w:tcPr>
            <w:tcW w:w="1806" w:type="dxa"/>
            <w:vAlign w:val="center"/>
          </w:tcPr>
          <w:p w14:paraId="52547254">
            <w:pPr>
              <w:snapToGrid w:val="0"/>
              <w:spacing w:before="70" w:after="70" w:line="240" w:lineRule="auto"/>
              <w:ind w:firstLine="0"/>
              <w:jc w:val="left"/>
              <w:rPr>
                <w:sz w:val="21"/>
              </w:rPr>
            </w:pPr>
            <w:r>
              <w:rPr>
                <w:sz w:val="21"/>
                <w:szCs w:val="21"/>
              </w:rPr>
              <w:t>抽样比对</w:t>
            </w:r>
          </w:p>
        </w:tc>
        <w:tc>
          <w:tcPr>
            <w:tcW w:w="1864" w:type="dxa"/>
            <w:vAlign w:val="center"/>
          </w:tcPr>
          <w:p w14:paraId="0CB2D4F7">
            <w:pPr>
              <w:snapToGrid w:val="0"/>
              <w:spacing w:before="70" w:after="70" w:line="240" w:lineRule="auto"/>
              <w:ind w:firstLine="0"/>
              <w:jc w:val="left"/>
              <w:rPr>
                <w:sz w:val="21"/>
              </w:rPr>
            </w:pPr>
            <w:r>
              <w:rPr>
                <w:sz w:val="21"/>
                <w:szCs w:val="21"/>
              </w:rPr>
              <w:t>调整规则/样本</w:t>
            </w:r>
          </w:p>
        </w:tc>
      </w:tr>
      <w:tr w14:paraId="3A158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068E6533">
            <w:pPr>
              <w:snapToGrid w:val="0"/>
              <w:spacing w:before="70" w:after="70" w:line="240" w:lineRule="auto"/>
              <w:ind w:firstLine="0"/>
              <w:jc w:val="center"/>
              <w:rPr>
                <w:sz w:val="21"/>
              </w:rPr>
            </w:pPr>
            <w:r>
              <w:rPr>
                <w:sz w:val="21"/>
                <w:szCs w:val="21"/>
              </w:rPr>
              <w:t>QC9</w:t>
            </w:r>
          </w:p>
        </w:tc>
        <w:tc>
          <w:tcPr>
            <w:tcW w:w="1596" w:type="dxa"/>
            <w:vAlign w:val="center"/>
          </w:tcPr>
          <w:p w14:paraId="1FCD08C8">
            <w:pPr>
              <w:snapToGrid w:val="0"/>
              <w:spacing w:before="70" w:after="70" w:line="240" w:lineRule="auto"/>
              <w:ind w:firstLine="0"/>
              <w:jc w:val="center"/>
              <w:rPr>
                <w:sz w:val="21"/>
              </w:rPr>
            </w:pPr>
            <w:r>
              <w:rPr>
                <w:sz w:val="21"/>
                <w:szCs w:val="21"/>
              </w:rPr>
              <w:t>报告时效</w:t>
            </w:r>
          </w:p>
        </w:tc>
        <w:tc>
          <w:tcPr>
            <w:tcW w:w="2982" w:type="dxa"/>
            <w:vAlign w:val="center"/>
          </w:tcPr>
          <w:p w14:paraId="17D69D6D">
            <w:pPr>
              <w:snapToGrid w:val="0"/>
              <w:spacing w:before="70" w:after="70" w:line="240" w:lineRule="auto"/>
              <w:ind w:firstLine="0"/>
              <w:jc w:val="left"/>
              <w:rPr>
                <w:sz w:val="21"/>
              </w:rPr>
            </w:pPr>
            <w:r>
              <w:rPr>
                <w:sz w:val="21"/>
                <w:szCs w:val="21"/>
              </w:rPr>
              <w:t>单孔≤72 h</w:t>
            </w:r>
          </w:p>
        </w:tc>
        <w:tc>
          <w:tcPr>
            <w:tcW w:w="1806" w:type="dxa"/>
            <w:vAlign w:val="center"/>
          </w:tcPr>
          <w:p w14:paraId="1F621DFD">
            <w:pPr>
              <w:snapToGrid w:val="0"/>
              <w:spacing w:before="70" w:after="70" w:line="240" w:lineRule="auto"/>
              <w:ind w:firstLine="0"/>
              <w:jc w:val="left"/>
              <w:rPr>
                <w:sz w:val="21"/>
              </w:rPr>
            </w:pPr>
            <w:r>
              <w:rPr>
                <w:sz w:val="21"/>
                <w:szCs w:val="21"/>
              </w:rPr>
              <w:t>计时记录</w:t>
            </w:r>
          </w:p>
        </w:tc>
        <w:tc>
          <w:tcPr>
            <w:tcW w:w="1864" w:type="dxa"/>
            <w:vAlign w:val="center"/>
          </w:tcPr>
          <w:p w14:paraId="12254004">
            <w:pPr>
              <w:snapToGrid w:val="0"/>
              <w:spacing w:before="70" w:after="70" w:line="240" w:lineRule="auto"/>
              <w:ind w:firstLine="0"/>
              <w:jc w:val="left"/>
              <w:rPr>
                <w:sz w:val="21"/>
              </w:rPr>
            </w:pPr>
            <w:r>
              <w:rPr>
                <w:sz w:val="21"/>
                <w:szCs w:val="21"/>
              </w:rPr>
              <w:t>优化流程/并行</w:t>
            </w:r>
          </w:p>
        </w:tc>
      </w:tr>
      <w:tr w14:paraId="2145E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7" w:type="dxa"/>
            <w:vAlign w:val="center"/>
          </w:tcPr>
          <w:p w14:paraId="67453E36">
            <w:pPr>
              <w:snapToGrid w:val="0"/>
              <w:spacing w:before="70" w:after="70" w:line="240" w:lineRule="auto"/>
              <w:ind w:firstLine="0"/>
              <w:jc w:val="center"/>
              <w:rPr>
                <w:sz w:val="21"/>
              </w:rPr>
            </w:pPr>
            <w:r>
              <w:rPr>
                <w:sz w:val="21"/>
                <w:szCs w:val="21"/>
              </w:rPr>
              <w:t>QC10</w:t>
            </w:r>
          </w:p>
        </w:tc>
        <w:tc>
          <w:tcPr>
            <w:tcW w:w="1596" w:type="dxa"/>
            <w:vAlign w:val="center"/>
          </w:tcPr>
          <w:p w14:paraId="667078E1">
            <w:pPr>
              <w:snapToGrid w:val="0"/>
              <w:spacing w:before="70" w:after="70" w:line="240" w:lineRule="auto"/>
              <w:ind w:firstLine="0"/>
              <w:jc w:val="center"/>
              <w:rPr>
                <w:sz w:val="21"/>
              </w:rPr>
            </w:pPr>
            <w:r>
              <w:rPr>
                <w:sz w:val="21"/>
                <w:szCs w:val="21"/>
              </w:rPr>
              <w:t>渲染时效</w:t>
            </w:r>
          </w:p>
        </w:tc>
        <w:tc>
          <w:tcPr>
            <w:tcW w:w="2982" w:type="dxa"/>
            <w:vAlign w:val="center"/>
          </w:tcPr>
          <w:p w14:paraId="03DA32B9">
            <w:pPr>
              <w:snapToGrid w:val="0"/>
              <w:spacing w:before="70" w:after="70" w:line="240" w:lineRule="auto"/>
              <w:ind w:firstLine="0"/>
              <w:jc w:val="left"/>
              <w:rPr>
                <w:sz w:val="21"/>
              </w:rPr>
            </w:pPr>
            <w:r>
              <w:rPr>
                <w:sz w:val="21"/>
                <w:szCs w:val="21"/>
              </w:rPr>
              <w:t>闸室≤24 h</w:t>
            </w:r>
          </w:p>
        </w:tc>
        <w:tc>
          <w:tcPr>
            <w:tcW w:w="1806" w:type="dxa"/>
            <w:vAlign w:val="center"/>
          </w:tcPr>
          <w:p w14:paraId="64D894A8">
            <w:pPr>
              <w:snapToGrid w:val="0"/>
              <w:spacing w:before="70" w:after="70" w:line="240" w:lineRule="auto"/>
              <w:ind w:firstLine="0"/>
              <w:jc w:val="left"/>
              <w:rPr>
                <w:sz w:val="21"/>
              </w:rPr>
            </w:pPr>
            <w:r>
              <w:rPr>
                <w:sz w:val="21"/>
                <w:szCs w:val="21"/>
              </w:rPr>
              <w:t>计时记录</w:t>
            </w:r>
          </w:p>
        </w:tc>
        <w:tc>
          <w:tcPr>
            <w:tcW w:w="1864" w:type="dxa"/>
            <w:vAlign w:val="center"/>
          </w:tcPr>
          <w:p w14:paraId="63CBECBC">
            <w:pPr>
              <w:snapToGrid w:val="0"/>
              <w:spacing w:before="70" w:after="70" w:line="240" w:lineRule="auto"/>
              <w:ind w:firstLine="0"/>
              <w:jc w:val="left"/>
              <w:rPr>
                <w:sz w:val="21"/>
              </w:rPr>
            </w:pPr>
            <w:r>
              <w:rPr>
                <w:sz w:val="21"/>
                <w:szCs w:val="21"/>
              </w:rPr>
              <w:t>分块并行/降采样</w:t>
            </w:r>
          </w:p>
        </w:tc>
      </w:tr>
    </w:tbl>
    <w:p w14:paraId="11516F8C">
      <w:pPr>
        <w:spacing w:line="240" w:lineRule="auto"/>
      </w:pPr>
    </w:p>
    <w:p w14:paraId="7C31059A">
      <w:pPr>
        <w:pStyle w:val="5"/>
      </w:pPr>
      <w:bookmarkStart w:id="172" w:name="_Toc19145"/>
      <w:r>
        <w:rPr>
          <w:szCs w:val="32"/>
        </w:rPr>
        <w:t>2.4.4 数据流与接口定义</w:t>
      </w:r>
      <w:bookmarkEnd w:id="172"/>
    </w:p>
    <w:p w14:paraId="7FB0EA8A">
      <w:r>
        <w:rPr>
          <w:b/>
        </w:rPr>
        <w:t>（1）数据流分解。</w:t>
      </w:r>
    </w:p>
    <w:tbl>
      <w:tblPr>
        <w:tblStyle w:val="32"/>
        <w:tblW w:w="917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1806"/>
        <w:gridCol w:w="2382"/>
        <w:gridCol w:w="2422"/>
        <w:gridCol w:w="1386"/>
      </w:tblGrid>
      <w:tr w14:paraId="1FE36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4122AB3E">
            <w:pPr>
              <w:keepNext/>
              <w:snapToGrid w:val="0"/>
              <w:spacing w:before="70" w:after="70" w:line="240" w:lineRule="auto"/>
              <w:ind w:firstLine="0"/>
              <w:jc w:val="center"/>
              <w:rPr>
                <w:b/>
                <w:sz w:val="21"/>
              </w:rPr>
            </w:pPr>
            <w:r>
              <w:rPr>
                <w:b/>
                <w:sz w:val="21"/>
                <w:szCs w:val="21"/>
              </w:rPr>
              <w:t>阶段</w:t>
            </w:r>
          </w:p>
        </w:tc>
        <w:tc>
          <w:tcPr>
            <w:tcW w:w="1806" w:type="dxa"/>
            <w:shd w:val="clear" w:color="auto" w:fill="E7E6E6"/>
            <w:vAlign w:val="center"/>
          </w:tcPr>
          <w:p w14:paraId="6A102DC8">
            <w:pPr>
              <w:keepNext/>
              <w:snapToGrid w:val="0"/>
              <w:spacing w:before="70" w:after="70" w:line="240" w:lineRule="auto"/>
              <w:ind w:firstLine="0"/>
              <w:jc w:val="center"/>
              <w:rPr>
                <w:b/>
                <w:sz w:val="21"/>
              </w:rPr>
            </w:pPr>
            <w:r>
              <w:rPr>
                <w:b/>
                <w:sz w:val="21"/>
                <w:szCs w:val="21"/>
              </w:rPr>
              <w:t>输入</w:t>
            </w:r>
          </w:p>
        </w:tc>
        <w:tc>
          <w:tcPr>
            <w:tcW w:w="2382" w:type="dxa"/>
            <w:shd w:val="clear" w:color="auto" w:fill="E7E6E6"/>
            <w:vAlign w:val="center"/>
          </w:tcPr>
          <w:p w14:paraId="09B93DB5">
            <w:pPr>
              <w:keepNext/>
              <w:snapToGrid w:val="0"/>
              <w:spacing w:before="70" w:after="70" w:line="240" w:lineRule="auto"/>
              <w:ind w:firstLine="0"/>
              <w:jc w:val="center"/>
              <w:rPr>
                <w:b/>
                <w:sz w:val="21"/>
              </w:rPr>
            </w:pPr>
            <w:r>
              <w:rPr>
                <w:b/>
                <w:sz w:val="21"/>
                <w:szCs w:val="21"/>
              </w:rPr>
              <w:t>处理</w:t>
            </w:r>
          </w:p>
        </w:tc>
        <w:tc>
          <w:tcPr>
            <w:tcW w:w="2422" w:type="dxa"/>
            <w:shd w:val="clear" w:color="auto" w:fill="E7E6E6"/>
            <w:vAlign w:val="center"/>
          </w:tcPr>
          <w:p w14:paraId="2280F962">
            <w:pPr>
              <w:keepNext/>
              <w:snapToGrid w:val="0"/>
              <w:spacing w:before="70" w:after="70" w:line="240" w:lineRule="auto"/>
              <w:ind w:firstLine="0"/>
              <w:jc w:val="center"/>
              <w:rPr>
                <w:b/>
                <w:sz w:val="21"/>
              </w:rPr>
            </w:pPr>
            <w:r>
              <w:rPr>
                <w:b/>
                <w:sz w:val="21"/>
                <w:szCs w:val="21"/>
              </w:rPr>
              <w:t>输出</w:t>
            </w:r>
          </w:p>
        </w:tc>
        <w:tc>
          <w:tcPr>
            <w:tcW w:w="1386" w:type="dxa"/>
            <w:shd w:val="clear" w:color="auto" w:fill="E7E6E6"/>
            <w:vAlign w:val="center"/>
          </w:tcPr>
          <w:p w14:paraId="48EBFA05">
            <w:pPr>
              <w:keepNext/>
              <w:snapToGrid w:val="0"/>
              <w:spacing w:before="70" w:after="70" w:line="240" w:lineRule="auto"/>
              <w:ind w:firstLine="0"/>
              <w:jc w:val="center"/>
              <w:rPr>
                <w:b/>
                <w:sz w:val="21"/>
              </w:rPr>
            </w:pPr>
            <w:r>
              <w:rPr>
                <w:b/>
                <w:sz w:val="21"/>
                <w:szCs w:val="21"/>
              </w:rPr>
              <w:t>存储位置</w:t>
            </w:r>
          </w:p>
        </w:tc>
      </w:tr>
      <w:tr w14:paraId="31006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30D590B">
            <w:pPr>
              <w:keepNext/>
              <w:snapToGrid w:val="0"/>
              <w:spacing w:before="70" w:after="70" w:line="240" w:lineRule="auto"/>
              <w:ind w:firstLine="0"/>
              <w:jc w:val="left"/>
              <w:rPr>
                <w:sz w:val="21"/>
              </w:rPr>
            </w:pPr>
            <w:r>
              <w:rPr>
                <w:sz w:val="21"/>
                <w:szCs w:val="21"/>
              </w:rPr>
              <w:t>采集</w:t>
            </w:r>
          </w:p>
        </w:tc>
        <w:tc>
          <w:tcPr>
            <w:tcW w:w="1806" w:type="dxa"/>
            <w:vAlign w:val="center"/>
          </w:tcPr>
          <w:p w14:paraId="621DFFD8">
            <w:pPr>
              <w:keepNext/>
              <w:snapToGrid w:val="0"/>
              <w:spacing w:before="70" w:after="70" w:line="240" w:lineRule="auto"/>
              <w:ind w:firstLine="0"/>
              <w:jc w:val="left"/>
              <w:rPr>
                <w:sz w:val="21"/>
              </w:rPr>
            </w:pPr>
            <w:r>
              <w:rPr>
                <w:sz w:val="21"/>
                <w:szCs w:val="21"/>
              </w:rPr>
              <w:t>相机触发、扫描指令</w:t>
            </w:r>
          </w:p>
        </w:tc>
        <w:tc>
          <w:tcPr>
            <w:tcW w:w="2382" w:type="dxa"/>
            <w:vAlign w:val="center"/>
          </w:tcPr>
          <w:p w14:paraId="33ECDD42">
            <w:pPr>
              <w:keepNext/>
              <w:snapToGrid w:val="0"/>
              <w:spacing w:before="70" w:after="70" w:line="240" w:lineRule="auto"/>
              <w:ind w:firstLine="0"/>
              <w:jc w:val="left"/>
              <w:rPr>
                <w:sz w:val="21"/>
              </w:rPr>
            </w:pPr>
            <w:r>
              <w:rPr>
                <w:sz w:val="21"/>
                <w:szCs w:val="21"/>
              </w:rPr>
              <w:t>成像、点云采集、位姿记录</w:t>
            </w:r>
          </w:p>
        </w:tc>
        <w:tc>
          <w:tcPr>
            <w:tcW w:w="2422" w:type="dxa"/>
            <w:vAlign w:val="center"/>
          </w:tcPr>
          <w:p w14:paraId="20F0F403">
            <w:pPr>
              <w:keepNext/>
              <w:snapToGrid w:val="0"/>
              <w:spacing w:before="70" w:after="70" w:line="240" w:lineRule="auto"/>
              <w:ind w:firstLine="0"/>
              <w:jc w:val="left"/>
              <w:rPr>
                <w:sz w:val="21"/>
              </w:rPr>
            </w:pPr>
            <w:r>
              <w:rPr>
                <w:sz w:val="21"/>
                <w:szCs w:val="21"/>
              </w:rPr>
              <w:t>原始影像、点云、轨迹</w:t>
            </w:r>
          </w:p>
        </w:tc>
        <w:tc>
          <w:tcPr>
            <w:tcW w:w="1386" w:type="dxa"/>
            <w:vAlign w:val="center"/>
          </w:tcPr>
          <w:p w14:paraId="56CDD20F">
            <w:pPr>
              <w:keepNext/>
              <w:snapToGrid w:val="0"/>
              <w:spacing w:before="70" w:after="70" w:line="240" w:lineRule="auto"/>
              <w:ind w:firstLine="0"/>
              <w:jc w:val="left"/>
              <w:rPr>
                <w:sz w:val="21"/>
              </w:rPr>
            </w:pPr>
            <w:r>
              <w:rPr>
                <w:sz w:val="21"/>
                <w:szCs w:val="21"/>
              </w:rPr>
              <w:t>现场终端</w:t>
            </w:r>
          </w:p>
        </w:tc>
      </w:tr>
      <w:tr w14:paraId="4DF41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6A602C9">
            <w:pPr>
              <w:keepNext/>
              <w:snapToGrid w:val="0"/>
              <w:spacing w:before="70" w:after="70" w:line="240" w:lineRule="auto"/>
              <w:ind w:firstLine="0"/>
              <w:jc w:val="left"/>
              <w:rPr>
                <w:sz w:val="21"/>
              </w:rPr>
            </w:pPr>
            <w:r>
              <w:rPr>
                <w:sz w:val="21"/>
                <w:szCs w:val="21"/>
              </w:rPr>
              <w:t>现场质检</w:t>
            </w:r>
          </w:p>
        </w:tc>
        <w:tc>
          <w:tcPr>
            <w:tcW w:w="1806" w:type="dxa"/>
            <w:vAlign w:val="center"/>
          </w:tcPr>
          <w:p w14:paraId="59C5CCB5">
            <w:pPr>
              <w:keepNext/>
              <w:snapToGrid w:val="0"/>
              <w:spacing w:before="70" w:after="70" w:line="240" w:lineRule="auto"/>
              <w:ind w:firstLine="0"/>
              <w:jc w:val="left"/>
              <w:rPr>
                <w:sz w:val="21"/>
              </w:rPr>
            </w:pPr>
            <w:r>
              <w:rPr>
                <w:sz w:val="21"/>
                <w:szCs w:val="21"/>
              </w:rPr>
              <w:t>原始数据</w:t>
            </w:r>
          </w:p>
        </w:tc>
        <w:tc>
          <w:tcPr>
            <w:tcW w:w="2382" w:type="dxa"/>
            <w:vAlign w:val="center"/>
          </w:tcPr>
          <w:p w14:paraId="144B26FB">
            <w:pPr>
              <w:keepNext/>
              <w:snapToGrid w:val="0"/>
              <w:spacing w:before="70" w:after="70" w:line="240" w:lineRule="auto"/>
              <w:ind w:firstLine="0"/>
              <w:jc w:val="left"/>
              <w:rPr>
                <w:sz w:val="21"/>
              </w:rPr>
            </w:pPr>
            <w:r>
              <w:rPr>
                <w:sz w:val="21"/>
                <w:szCs w:val="21"/>
              </w:rPr>
              <w:t>覆盖率、重叠度、粗差检查</w:t>
            </w:r>
          </w:p>
        </w:tc>
        <w:tc>
          <w:tcPr>
            <w:tcW w:w="2422" w:type="dxa"/>
            <w:vAlign w:val="center"/>
          </w:tcPr>
          <w:p w14:paraId="22231BE4">
            <w:pPr>
              <w:keepNext/>
              <w:snapToGrid w:val="0"/>
              <w:spacing w:before="70" w:after="70" w:line="240" w:lineRule="auto"/>
              <w:ind w:firstLine="0"/>
              <w:jc w:val="left"/>
              <w:rPr>
                <w:sz w:val="21"/>
              </w:rPr>
            </w:pPr>
            <w:r>
              <w:rPr>
                <w:sz w:val="21"/>
                <w:szCs w:val="21"/>
              </w:rPr>
              <w:t>质检报告、补扫清单</w:t>
            </w:r>
          </w:p>
        </w:tc>
        <w:tc>
          <w:tcPr>
            <w:tcW w:w="1386" w:type="dxa"/>
            <w:vAlign w:val="center"/>
          </w:tcPr>
          <w:p w14:paraId="37F1AFDA">
            <w:pPr>
              <w:keepNext/>
              <w:snapToGrid w:val="0"/>
              <w:spacing w:before="70" w:after="70" w:line="240" w:lineRule="auto"/>
              <w:ind w:firstLine="0"/>
              <w:jc w:val="left"/>
              <w:rPr>
                <w:sz w:val="21"/>
              </w:rPr>
            </w:pPr>
            <w:r>
              <w:rPr>
                <w:sz w:val="21"/>
                <w:szCs w:val="21"/>
              </w:rPr>
              <w:t>现场终端</w:t>
            </w:r>
          </w:p>
        </w:tc>
      </w:tr>
      <w:tr w14:paraId="22536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8144566">
            <w:pPr>
              <w:keepNext/>
              <w:snapToGrid w:val="0"/>
              <w:spacing w:before="70" w:after="70" w:line="240" w:lineRule="auto"/>
              <w:ind w:firstLine="0"/>
              <w:jc w:val="left"/>
              <w:rPr>
                <w:sz w:val="21"/>
              </w:rPr>
            </w:pPr>
            <w:r>
              <w:rPr>
                <w:sz w:val="21"/>
                <w:szCs w:val="21"/>
              </w:rPr>
              <w:t>打包传输</w:t>
            </w:r>
          </w:p>
        </w:tc>
        <w:tc>
          <w:tcPr>
            <w:tcW w:w="1806" w:type="dxa"/>
            <w:vAlign w:val="center"/>
          </w:tcPr>
          <w:p w14:paraId="2CB73505">
            <w:pPr>
              <w:keepNext/>
              <w:snapToGrid w:val="0"/>
              <w:spacing w:before="70" w:after="70" w:line="240" w:lineRule="auto"/>
              <w:ind w:firstLine="0"/>
              <w:jc w:val="left"/>
              <w:rPr>
                <w:sz w:val="21"/>
              </w:rPr>
            </w:pPr>
            <w:r>
              <w:rPr>
                <w:sz w:val="21"/>
                <w:szCs w:val="21"/>
              </w:rPr>
              <w:t>质检合格数据</w:t>
            </w:r>
          </w:p>
        </w:tc>
        <w:tc>
          <w:tcPr>
            <w:tcW w:w="2382" w:type="dxa"/>
            <w:vAlign w:val="center"/>
          </w:tcPr>
          <w:p w14:paraId="0B79C7ED">
            <w:pPr>
              <w:keepNext/>
              <w:snapToGrid w:val="0"/>
              <w:spacing w:before="70" w:after="70" w:line="240" w:lineRule="auto"/>
              <w:ind w:firstLine="0"/>
              <w:jc w:val="left"/>
              <w:rPr>
                <w:sz w:val="21"/>
              </w:rPr>
            </w:pPr>
            <w:r>
              <w:rPr>
                <w:sz w:val="21"/>
                <w:szCs w:val="21"/>
              </w:rPr>
              <w:t>压缩、加密、校验</w:t>
            </w:r>
          </w:p>
        </w:tc>
        <w:tc>
          <w:tcPr>
            <w:tcW w:w="2422" w:type="dxa"/>
            <w:vAlign w:val="center"/>
          </w:tcPr>
          <w:p w14:paraId="59F79109">
            <w:pPr>
              <w:keepNext/>
              <w:snapToGrid w:val="0"/>
              <w:spacing w:before="70" w:after="70" w:line="240" w:lineRule="auto"/>
              <w:ind w:firstLine="0"/>
              <w:jc w:val="left"/>
              <w:rPr>
                <w:sz w:val="21"/>
              </w:rPr>
            </w:pPr>
            <w:r>
              <w:rPr>
                <w:sz w:val="21"/>
                <w:szCs w:val="21"/>
              </w:rPr>
              <w:t>数据包</w:t>
            </w:r>
          </w:p>
        </w:tc>
        <w:tc>
          <w:tcPr>
            <w:tcW w:w="1386" w:type="dxa"/>
            <w:vAlign w:val="center"/>
          </w:tcPr>
          <w:p w14:paraId="0983DA1E">
            <w:pPr>
              <w:keepNext/>
              <w:snapToGrid w:val="0"/>
              <w:spacing w:before="70" w:after="70" w:line="240" w:lineRule="auto"/>
              <w:ind w:firstLine="0"/>
              <w:jc w:val="left"/>
              <w:rPr>
                <w:sz w:val="21"/>
              </w:rPr>
            </w:pPr>
            <w:r>
              <w:rPr>
                <w:sz w:val="21"/>
                <w:szCs w:val="21"/>
              </w:rPr>
              <w:t>现场终端/边缘服务器</w:t>
            </w:r>
          </w:p>
        </w:tc>
      </w:tr>
      <w:tr w14:paraId="69042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5B7179A">
            <w:pPr>
              <w:keepNext/>
              <w:snapToGrid w:val="0"/>
              <w:spacing w:before="70" w:after="70" w:line="240" w:lineRule="auto"/>
              <w:ind w:firstLine="0"/>
              <w:jc w:val="left"/>
              <w:rPr>
                <w:sz w:val="21"/>
              </w:rPr>
            </w:pPr>
            <w:r>
              <w:rPr>
                <w:sz w:val="21"/>
                <w:szCs w:val="21"/>
              </w:rPr>
              <w:t>解算</w:t>
            </w:r>
          </w:p>
        </w:tc>
        <w:tc>
          <w:tcPr>
            <w:tcW w:w="1806" w:type="dxa"/>
            <w:vAlign w:val="center"/>
          </w:tcPr>
          <w:p w14:paraId="0C116BEE">
            <w:pPr>
              <w:keepNext/>
              <w:snapToGrid w:val="0"/>
              <w:spacing w:before="70" w:after="70" w:line="240" w:lineRule="auto"/>
              <w:ind w:firstLine="0"/>
              <w:jc w:val="left"/>
              <w:rPr>
                <w:sz w:val="21"/>
              </w:rPr>
            </w:pPr>
            <w:r>
              <w:rPr>
                <w:sz w:val="21"/>
                <w:szCs w:val="21"/>
              </w:rPr>
              <w:t>影像、控制点、标定参数</w:t>
            </w:r>
          </w:p>
        </w:tc>
        <w:tc>
          <w:tcPr>
            <w:tcW w:w="2382" w:type="dxa"/>
            <w:vAlign w:val="center"/>
          </w:tcPr>
          <w:p w14:paraId="13663C0A">
            <w:pPr>
              <w:keepNext/>
              <w:snapToGrid w:val="0"/>
              <w:spacing w:before="70" w:after="70" w:line="240" w:lineRule="auto"/>
              <w:ind w:firstLine="0"/>
              <w:jc w:val="left"/>
              <w:rPr>
                <w:sz w:val="21"/>
              </w:rPr>
            </w:pPr>
            <w:r>
              <w:rPr>
                <w:sz w:val="21"/>
                <w:szCs w:val="21"/>
              </w:rPr>
              <w:t>光束法平差、位姿解算</w:t>
            </w:r>
          </w:p>
        </w:tc>
        <w:tc>
          <w:tcPr>
            <w:tcW w:w="2422" w:type="dxa"/>
            <w:vAlign w:val="center"/>
          </w:tcPr>
          <w:p w14:paraId="541A1669">
            <w:pPr>
              <w:keepNext/>
              <w:snapToGrid w:val="0"/>
              <w:spacing w:before="70" w:after="70" w:line="240" w:lineRule="auto"/>
              <w:ind w:firstLine="0"/>
              <w:jc w:val="left"/>
              <w:rPr>
                <w:sz w:val="21"/>
              </w:rPr>
            </w:pPr>
            <w:r>
              <w:rPr>
                <w:sz w:val="21"/>
                <w:szCs w:val="21"/>
              </w:rPr>
              <w:t>位姿、稀疏点云</w:t>
            </w:r>
          </w:p>
        </w:tc>
        <w:tc>
          <w:tcPr>
            <w:tcW w:w="1386" w:type="dxa"/>
            <w:vAlign w:val="center"/>
          </w:tcPr>
          <w:p w14:paraId="07DA9EA1">
            <w:pPr>
              <w:keepNext/>
              <w:snapToGrid w:val="0"/>
              <w:spacing w:before="70" w:after="70" w:line="240" w:lineRule="auto"/>
              <w:ind w:firstLine="0"/>
              <w:jc w:val="left"/>
              <w:rPr>
                <w:sz w:val="21"/>
              </w:rPr>
            </w:pPr>
            <w:r>
              <w:rPr>
                <w:sz w:val="21"/>
                <w:szCs w:val="21"/>
              </w:rPr>
              <w:t>中心服务器</w:t>
            </w:r>
          </w:p>
        </w:tc>
      </w:tr>
      <w:tr w14:paraId="6F3B0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5FC68635">
            <w:pPr>
              <w:keepNext/>
              <w:snapToGrid w:val="0"/>
              <w:spacing w:before="70" w:after="70" w:line="240" w:lineRule="auto"/>
              <w:ind w:firstLine="0"/>
              <w:jc w:val="left"/>
              <w:rPr>
                <w:sz w:val="21"/>
              </w:rPr>
            </w:pPr>
            <w:r>
              <w:rPr>
                <w:sz w:val="21"/>
                <w:szCs w:val="21"/>
              </w:rPr>
              <w:t>配准融合</w:t>
            </w:r>
          </w:p>
        </w:tc>
        <w:tc>
          <w:tcPr>
            <w:tcW w:w="1806" w:type="dxa"/>
            <w:vAlign w:val="center"/>
          </w:tcPr>
          <w:p w14:paraId="5E177C50">
            <w:pPr>
              <w:keepNext/>
              <w:snapToGrid w:val="0"/>
              <w:spacing w:before="70" w:after="70" w:line="240" w:lineRule="auto"/>
              <w:ind w:firstLine="0"/>
              <w:jc w:val="left"/>
              <w:rPr>
                <w:sz w:val="21"/>
              </w:rPr>
            </w:pPr>
            <w:r>
              <w:rPr>
                <w:sz w:val="21"/>
                <w:szCs w:val="21"/>
              </w:rPr>
              <w:t>多源点云、影像</w:t>
            </w:r>
          </w:p>
        </w:tc>
        <w:tc>
          <w:tcPr>
            <w:tcW w:w="2382" w:type="dxa"/>
            <w:vAlign w:val="center"/>
          </w:tcPr>
          <w:p w14:paraId="4608F9D4">
            <w:pPr>
              <w:keepNext/>
              <w:snapToGrid w:val="0"/>
              <w:spacing w:before="70" w:after="70" w:line="240" w:lineRule="auto"/>
              <w:ind w:firstLine="0"/>
              <w:jc w:val="left"/>
              <w:rPr>
                <w:sz w:val="21"/>
              </w:rPr>
            </w:pPr>
            <w:r>
              <w:rPr>
                <w:sz w:val="21"/>
                <w:szCs w:val="21"/>
              </w:rPr>
              <w:t>配准、去噪、赋色、加权融合</w:t>
            </w:r>
          </w:p>
        </w:tc>
        <w:tc>
          <w:tcPr>
            <w:tcW w:w="2422" w:type="dxa"/>
            <w:vAlign w:val="center"/>
          </w:tcPr>
          <w:p w14:paraId="61652204">
            <w:pPr>
              <w:keepNext/>
              <w:snapToGrid w:val="0"/>
              <w:spacing w:before="70" w:after="70" w:line="240" w:lineRule="auto"/>
              <w:ind w:firstLine="0"/>
              <w:jc w:val="left"/>
              <w:rPr>
                <w:sz w:val="21"/>
              </w:rPr>
            </w:pPr>
            <w:r>
              <w:rPr>
                <w:sz w:val="21"/>
                <w:szCs w:val="21"/>
              </w:rPr>
              <w:t>真彩色点云</w:t>
            </w:r>
          </w:p>
        </w:tc>
        <w:tc>
          <w:tcPr>
            <w:tcW w:w="1386" w:type="dxa"/>
            <w:vAlign w:val="center"/>
          </w:tcPr>
          <w:p w14:paraId="7FD6D1C9">
            <w:pPr>
              <w:keepNext/>
              <w:snapToGrid w:val="0"/>
              <w:spacing w:before="70" w:after="70" w:line="240" w:lineRule="auto"/>
              <w:ind w:firstLine="0"/>
              <w:jc w:val="left"/>
              <w:rPr>
                <w:sz w:val="21"/>
              </w:rPr>
            </w:pPr>
            <w:r>
              <w:rPr>
                <w:sz w:val="21"/>
                <w:szCs w:val="21"/>
              </w:rPr>
              <w:t>中心服务器</w:t>
            </w:r>
          </w:p>
        </w:tc>
      </w:tr>
      <w:tr w14:paraId="77830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4581ED5A">
            <w:pPr>
              <w:keepNext/>
              <w:snapToGrid w:val="0"/>
              <w:spacing w:before="70" w:after="70" w:line="240" w:lineRule="auto"/>
              <w:ind w:firstLine="0"/>
              <w:jc w:val="left"/>
              <w:rPr>
                <w:sz w:val="21"/>
              </w:rPr>
            </w:pPr>
            <w:r>
              <w:rPr>
                <w:sz w:val="21"/>
                <w:szCs w:val="21"/>
              </w:rPr>
              <w:t>建模</w:t>
            </w:r>
          </w:p>
        </w:tc>
        <w:tc>
          <w:tcPr>
            <w:tcW w:w="1806" w:type="dxa"/>
            <w:vAlign w:val="center"/>
          </w:tcPr>
          <w:p w14:paraId="247B620D">
            <w:pPr>
              <w:keepNext/>
              <w:snapToGrid w:val="0"/>
              <w:spacing w:before="70" w:after="70" w:line="240" w:lineRule="auto"/>
              <w:ind w:firstLine="0"/>
              <w:jc w:val="left"/>
              <w:rPr>
                <w:sz w:val="21"/>
              </w:rPr>
            </w:pPr>
            <w:r>
              <w:rPr>
                <w:sz w:val="21"/>
                <w:szCs w:val="21"/>
              </w:rPr>
              <w:t>融合点云、影像</w:t>
            </w:r>
          </w:p>
        </w:tc>
        <w:tc>
          <w:tcPr>
            <w:tcW w:w="2382" w:type="dxa"/>
            <w:vAlign w:val="center"/>
          </w:tcPr>
          <w:p w14:paraId="2C6D43B9">
            <w:pPr>
              <w:keepNext/>
              <w:snapToGrid w:val="0"/>
              <w:spacing w:before="70" w:after="70" w:line="240" w:lineRule="auto"/>
              <w:ind w:firstLine="0"/>
              <w:jc w:val="left"/>
              <w:rPr>
                <w:sz w:val="21"/>
              </w:rPr>
            </w:pPr>
            <w:r>
              <w:rPr>
                <w:sz w:val="21"/>
                <w:szCs w:val="21"/>
              </w:rPr>
              <w:t>网格重建、高斯泼溅训练</w:t>
            </w:r>
          </w:p>
        </w:tc>
        <w:tc>
          <w:tcPr>
            <w:tcW w:w="2422" w:type="dxa"/>
            <w:vAlign w:val="center"/>
          </w:tcPr>
          <w:p w14:paraId="76CBD01E">
            <w:pPr>
              <w:keepNext/>
              <w:snapToGrid w:val="0"/>
              <w:spacing w:before="70" w:after="70" w:line="240" w:lineRule="auto"/>
              <w:ind w:firstLine="0"/>
              <w:jc w:val="left"/>
              <w:rPr>
                <w:sz w:val="21"/>
              </w:rPr>
            </w:pPr>
            <w:r>
              <w:rPr>
                <w:sz w:val="21"/>
                <w:szCs w:val="21"/>
              </w:rPr>
              <w:t>量测网格、渲染模型</w:t>
            </w:r>
          </w:p>
        </w:tc>
        <w:tc>
          <w:tcPr>
            <w:tcW w:w="1386" w:type="dxa"/>
            <w:vAlign w:val="center"/>
          </w:tcPr>
          <w:p w14:paraId="03FC0CC8">
            <w:pPr>
              <w:keepNext/>
              <w:snapToGrid w:val="0"/>
              <w:spacing w:before="70" w:after="70" w:line="240" w:lineRule="auto"/>
              <w:ind w:firstLine="0"/>
              <w:jc w:val="left"/>
              <w:rPr>
                <w:sz w:val="21"/>
              </w:rPr>
            </w:pPr>
            <w:r>
              <w:rPr>
                <w:sz w:val="21"/>
                <w:szCs w:val="21"/>
              </w:rPr>
              <w:t>中心服务器</w:t>
            </w:r>
          </w:p>
        </w:tc>
      </w:tr>
      <w:tr w14:paraId="26EE7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9C1C7AD">
            <w:pPr>
              <w:keepNext/>
              <w:snapToGrid w:val="0"/>
              <w:spacing w:before="70" w:after="70" w:line="240" w:lineRule="auto"/>
              <w:ind w:firstLine="0"/>
              <w:jc w:val="left"/>
              <w:rPr>
                <w:sz w:val="21"/>
              </w:rPr>
            </w:pPr>
            <w:r>
              <w:rPr>
                <w:sz w:val="21"/>
                <w:szCs w:val="21"/>
              </w:rPr>
              <w:t>判识</w:t>
            </w:r>
          </w:p>
        </w:tc>
        <w:tc>
          <w:tcPr>
            <w:tcW w:w="1806" w:type="dxa"/>
            <w:vAlign w:val="center"/>
          </w:tcPr>
          <w:p w14:paraId="1A1620FA">
            <w:pPr>
              <w:keepNext/>
              <w:snapToGrid w:val="0"/>
              <w:spacing w:before="70" w:after="70" w:line="240" w:lineRule="auto"/>
              <w:ind w:firstLine="0"/>
              <w:jc w:val="left"/>
              <w:rPr>
                <w:sz w:val="21"/>
              </w:rPr>
            </w:pPr>
            <w:r>
              <w:rPr>
                <w:sz w:val="21"/>
                <w:szCs w:val="21"/>
              </w:rPr>
              <w:t>模型、影像、规则库</w:t>
            </w:r>
          </w:p>
        </w:tc>
        <w:tc>
          <w:tcPr>
            <w:tcW w:w="2382" w:type="dxa"/>
            <w:vAlign w:val="center"/>
          </w:tcPr>
          <w:p w14:paraId="5DFBC44D">
            <w:pPr>
              <w:keepNext/>
              <w:snapToGrid w:val="0"/>
              <w:spacing w:before="70" w:after="70" w:line="240" w:lineRule="auto"/>
              <w:ind w:firstLine="0"/>
              <w:jc w:val="left"/>
              <w:rPr>
                <w:sz w:val="21"/>
              </w:rPr>
            </w:pPr>
            <w:r>
              <w:rPr>
                <w:sz w:val="21"/>
                <w:szCs w:val="21"/>
              </w:rPr>
              <w:t>几何分析、语义分割、规则推理</w:t>
            </w:r>
          </w:p>
        </w:tc>
        <w:tc>
          <w:tcPr>
            <w:tcW w:w="2422" w:type="dxa"/>
            <w:vAlign w:val="center"/>
          </w:tcPr>
          <w:p w14:paraId="1EA6A1A1">
            <w:pPr>
              <w:keepNext/>
              <w:snapToGrid w:val="0"/>
              <w:spacing w:before="70" w:after="70" w:line="240" w:lineRule="auto"/>
              <w:ind w:firstLine="0"/>
              <w:jc w:val="left"/>
              <w:rPr>
                <w:sz w:val="21"/>
              </w:rPr>
            </w:pPr>
            <w:r>
              <w:rPr>
                <w:sz w:val="21"/>
                <w:szCs w:val="21"/>
              </w:rPr>
              <w:t>缺陷清单</w:t>
            </w:r>
          </w:p>
        </w:tc>
        <w:tc>
          <w:tcPr>
            <w:tcW w:w="1386" w:type="dxa"/>
            <w:vAlign w:val="center"/>
          </w:tcPr>
          <w:p w14:paraId="7993674A">
            <w:pPr>
              <w:keepNext/>
              <w:snapToGrid w:val="0"/>
              <w:spacing w:before="70" w:after="70" w:line="240" w:lineRule="auto"/>
              <w:ind w:firstLine="0"/>
              <w:jc w:val="left"/>
              <w:rPr>
                <w:sz w:val="21"/>
              </w:rPr>
            </w:pPr>
            <w:r>
              <w:rPr>
                <w:sz w:val="21"/>
                <w:szCs w:val="21"/>
              </w:rPr>
              <w:t>数据库</w:t>
            </w:r>
          </w:p>
        </w:tc>
      </w:tr>
      <w:tr w14:paraId="2207B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2685BD3A">
            <w:pPr>
              <w:keepNext/>
              <w:snapToGrid w:val="0"/>
              <w:spacing w:before="70" w:after="70" w:line="240" w:lineRule="auto"/>
              <w:ind w:firstLine="0"/>
              <w:jc w:val="left"/>
              <w:rPr>
                <w:sz w:val="21"/>
              </w:rPr>
            </w:pPr>
            <w:r>
              <w:rPr>
                <w:sz w:val="21"/>
                <w:szCs w:val="21"/>
              </w:rPr>
              <w:t>复核</w:t>
            </w:r>
          </w:p>
        </w:tc>
        <w:tc>
          <w:tcPr>
            <w:tcW w:w="1806" w:type="dxa"/>
            <w:vAlign w:val="center"/>
          </w:tcPr>
          <w:p w14:paraId="73B924D9">
            <w:pPr>
              <w:keepNext/>
              <w:snapToGrid w:val="0"/>
              <w:spacing w:before="70" w:after="70" w:line="240" w:lineRule="auto"/>
              <w:ind w:firstLine="0"/>
              <w:jc w:val="left"/>
              <w:rPr>
                <w:sz w:val="21"/>
              </w:rPr>
            </w:pPr>
            <w:r>
              <w:rPr>
                <w:sz w:val="21"/>
                <w:szCs w:val="21"/>
              </w:rPr>
              <w:t>缺陷清单</w:t>
            </w:r>
          </w:p>
        </w:tc>
        <w:tc>
          <w:tcPr>
            <w:tcW w:w="2382" w:type="dxa"/>
            <w:vAlign w:val="center"/>
          </w:tcPr>
          <w:p w14:paraId="20C77D50">
            <w:pPr>
              <w:keepNext/>
              <w:snapToGrid w:val="0"/>
              <w:spacing w:before="70" w:after="70" w:line="240" w:lineRule="auto"/>
              <w:ind w:firstLine="0"/>
              <w:jc w:val="left"/>
              <w:rPr>
                <w:sz w:val="21"/>
              </w:rPr>
            </w:pPr>
            <w:r>
              <w:rPr>
                <w:sz w:val="21"/>
                <w:szCs w:val="21"/>
              </w:rPr>
              <w:t>人工复核、修改留痕</w:t>
            </w:r>
          </w:p>
        </w:tc>
        <w:tc>
          <w:tcPr>
            <w:tcW w:w="2422" w:type="dxa"/>
            <w:vAlign w:val="center"/>
          </w:tcPr>
          <w:p w14:paraId="201F2FDF">
            <w:pPr>
              <w:keepNext/>
              <w:snapToGrid w:val="0"/>
              <w:spacing w:before="70" w:after="70" w:line="240" w:lineRule="auto"/>
              <w:ind w:firstLine="0"/>
              <w:jc w:val="left"/>
              <w:rPr>
                <w:sz w:val="21"/>
              </w:rPr>
            </w:pPr>
            <w:r>
              <w:rPr>
                <w:sz w:val="21"/>
                <w:szCs w:val="21"/>
              </w:rPr>
              <w:t>确认缺陷清单</w:t>
            </w:r>
          </w:p>
        </w:tc>
        <w:tc>
          <w:tcPr>
            <w:tcW w:w="1386" w:type="dxa"/>
            <w:vAlign w:val="center"/>
          </w:tcPr>
          <w:p w14:paraId="677C2E43">
            <w:pPr>
              <w:keepNext/>
              <w:snapToGrid w:val="0"/>
              <w:spacing w:before="70" w:after="70" w:line="240" w:lineRule="auto"/>
              <w:ind w:firstLine="0"/>
              <w:jc w:val="left"/>
              <w:rPr>
                <w:sz w:val="21"/>
              </w:rPr>
            </w:pPr>
            <w:r>
              <w:rPr>
                <w:sz w:val="21"/>
                <w:szCs w:val="21"/>
              </w:rPr>
              <w:t>数据库</w:t>
            </w:r>
          </w:p>
        </w:tc>
      </w:tr>
      <w:tr w14:paraId="5243C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E4FE7B9">
            <w:pPr>
              <w:keepNext/>
              <w:snapToGrid w:val="0"/>
              <w:spacing w:before="70" w:after="70" w:line="240" w:lineRule="auto"/>
              <w:ind w:firstLine="0"/>
              <w:jc w:val="left"/>
              <w:rPr>
                <w:sz w:val="21"/>
              </w:rPr>
            </w:pPr>
            <w:r>
              <w:rPr>
                <w:sz w:val="21"/>
                <w:szCs w:val="21"/>
              </w:rPr>
              <w:t>成果</w:t>
            </w:r>
          </w:p>
        </w:tc>
        <w:tc>
          <w:tcPr>
            <w:tcW w:w="1806" w:type="dxa"/>
            <w:vAlign w:val="center"/>
          </w:tcPr>
          <w:p w14:paraId="7A796252">
            <w:pPr>
              <w:keepNext/>
              <w:snapToGrid w:val="0"/>
              <w:spacing w:before="70" w:after="70" w:line="240" w:lineRule="auto"/>
              <w:ind w:firstLine="0"/>
              <w:jc w:val="left"/>
              <w:rPr>
                <w:sz w:val="21"/>
              </w:rPr>
            </w:pPr>
            <w:r>
              <w:rPr>
                <w:sz w:val="21"/>
                <w:szCs w:val="21"/>
              </w:rPr>
              <w:t>缺陷清单、模板</w:t>
            </w:r>
          </w:p>
        </w:tc>
        <w:tc>
          <w:tcPr>
            <w:tcW w:w="2382" w:type="dxa"/>
            <w:vAlign w:val="center"/>
          </w:tcPr>
          <w:p w14:paraId="1DBDD3E2">
            <w:pPr>
              <w:keepNext/>
              <w:snapToGrid w:val="0"/>
              <w:spacing w:before="70" w:after="70" w:line="240" w:lineRule="auto"/>
              <w:ind w:firstLine="0"/>
              <w:jc w:val="left"/>
              <w:rPr>
                <w:sz w:val="21"/>
              </w:rPr>
            </w:pPr>
            <w:r>
              <w:rPr>
                <w:sz w:val="21"/>
                <w:szCs w:val="21"/>
              </w:rPr>
              <w:t>报告、图纸、云图生成</w:t>
            </w:r>
          </w:p>
        </w:tc>
        <w:tc>
          <w:tcPr>
            <w:tcW w:w="2422" w:type="dxa"/>
            <w:vAlign w:val="center"/>
          </w:tcPr>
          <w:p w14:paraId="167654C1">
            <w:pPr>
              <w:keepNext/>
              <w:snapToGrid w:val="0"/>
              <w:spacing w:before="70" w:after="70" w:line="240" w:lineRule="auto"/>
              <w:ind w:firstLine="0"/>
              <w:jc w:val="left"/>
              <w:rPr>
                <w:sz w:val="21"/>
              </w:rPr>
            </w:pPr>
            <w:r>
              <w:rPr>
                <w:sz w:val="21"/>
                <w:szCs w:val="21"/>
              </w:rPr>
              <w:t>DOCX/PDF/DWG/XLSX</w:t>
            </w:r>
          </w:p>
        </w:tc>
        <w:tc>
          <w:tcPr>
            <w:tcW w:w="1386" w:type="dxa"/>
            <w:vAlign w:val="center"/>
          </w:tcPr>
          <w:p w14:paraId="549E26CF">
            <w:pPr>
              <w:keepNext/>
              <w:snapToGrid w:val="0"/>
              <w:spacing w:before="70" w:after="70" w:line="240" w:lineRule="auto"/>
              <w:ind w:firstLine="0"/>
              <w:jc w:val="left"/>
              <w:rPr>
                <w:sz w:val="21"/>
              </w:rPr>
            </w:pPr>
            <w:r>
              <w:rPr>
                <w:sz w:val="21"/>
                <w:szCs w:val="21"/>
              </w:rPr>
              <w:t>成果库</w:t>
            </w:r>
          </w:p>
        </w:tc>
      </w:tr>
      <w:tr w14:paraId="302E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0CC1C2BC">
            <w:pPr>
              <w:keepNext/>
              <w:snapToGrid w:val="0"/>
              <w:spacing w:before="70" w:after="70" w:line="240" w:lineRule="auto"/>
              <w:ind w:firstLine="0"/>
              <w:jc w:val="left"/>
              <w:rPr>
                <w:sz w:val="21"/>
              </w:rPr>
            </w:pPr>
            <w:r>
              <w:rPr>
                <w:sz w:val="21"/>
                <w:szCs w:val="21"/>
              </w:rPr>
              <w:t>归档</w:t>
            </w:r>
          </w:p>
        </w:tc>
        <w:tc>
          <w:tcPr>
            <w:tcW w:w="1806" w:type="dxa"/>
            <w:vAlign w:val="center"/>
          </w:tcPr>
          <w:p w14:paraId="00585E46">
            <w:pPr>
              <w:keepNext/>
              <w:snapToGrid w:val="0"/>
              <w:spacing w:before="70" w:after="70" w:line="240" w:lineRule="auto"/>
              <w:ind w:firstLine="0"/>
              <w:jc w:val="left"/>
              <w:rPr>
                <w:sz w:val="21"/>
              </w:rPr>
            </w:pPr>
            <w:r>
              <w:rPr>
                <w:sz w:val="21"/>
                <w:szCs w:val="21"/>
              </w:rPr>
              <w:t>全部成果</w:t>
            </w:r>
          </w:p>
        </w:tc>
        <w:tc>
          <w:tcPr>
            <w:tcW w:w="2382" w:type="dxa"/>
            <w:vAlign w:val="center"/>
          </w:tcPr>
          <w:p w14:paraId="59254AD7">
            <w:pPr>
              <w:keepNext/>
              <w:snapToGrid w:val="0"/>
              <w:spacing w:before="70" w:after="70" w:line="240" w:lineRule="auto"/>
              <w:ind w:firstLine="0"/>
              <w:jc w:val="left"/>
              <w:rPr>
                <w:sz w:val="21"/>
              </w:rPr>
            </w:pPr>
            <w:r>
              <w:rPr>
                <w:sz w:val="21"/>
                <w:szCs w:val="21"/>
              </w:rPr>
              <w:t>版本固化、校验、组卷</w:t>
            </w:r>
          </w:p>
        </w:tc>
        <w:tc>
          <w:tcPr>
            <w:tcW w:w="2422" w:type="dxa"/>
            <w:vAlign w:val="center"/>
          </w:tcPr>
          <w:p w14:paraId="06B508C8">
            <w:pPr>
              <w:keepNext/>
              <w:snapToGrid w:val="0"/>
              <w:spacing w:before="70" w:after="70" w:line="240" w:lineRule="auto"/>
              <w:ind w:firstLine="0"/>
              <w:jc w:val="left"/>
              <w:rPr>
                <w:sz w:val="21"/>
              </w:rPr>
            </w:pPr>
            <w:r>
              <w:rPr>
                <w:sz w:val="21"/>
                <w:szCs w:val="21"/>
              </w:rPr>
              <w:t>归档包</w:t>
            </w:r>
          </w:p>
        </w:tc>
        <w:tc>
          <w:tcPr>
            <w:tcW w:w="1386" w:type="dxa"/>
            <w:vAlign w:val="center"/>
          </w:tcPr>
          <w:p w14:paraId="6A1E8704">
            <w:pPr>
              <w:keepNext/>
              <w:snapToGrid w:val="0"/>
              <w:spacing w:before="70" w:after="70" w:line="240" w:lineRule="auto"/>
              <w:ind w:firstLine="0"/>
              <w:jc w:val="left"/>
              <w:rPr>
                <w:sz w:val="21"/>
              </w:rPr>
            </w:pPr>
            <w:r>
              <w:rPr>
                <w:sz w:val="21"/>
                <w:szCs w:val="21"/>
              </w:rPr>
              <w:t>档案库</w:t>
            </w:r>
          </w:p>
        </w:tc>
      </w:tr>
    </w:tbl>
    <w:p w14:paraId="086F92B5">
      <w:pPr>
        <w:spacing w:line="240" w:lineRule="auto"/>
      </w:pPr>
    </w:p>
    <w:p w14:paraId="3B5BDCC8">
      <w:r>
        <w:rPr>
          <w:b/>
        </w:rPr>
        <w:t>（2）接口定义。</w:t>
      </w:r>
    </w:p>
    <w:tbl>
      <w:tblPr>
        <w:tblStyle w:val="32"/>
        <w:tblW w:w="914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69"/>
        <w:gridCol w:w="1298"/>
        <w:gridCol w:w="1502"/>
        <w:gridCol w:w="2238"/>
        <w:gridCol w:w="921"/>
        <w:gridCol w:w="2016"/>
      </w:tblGrid>
      <w:tr w14:paraId="5FE07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69" w:type="dxa"/>
            <w:shd w:val="clear" w:color="auto" w:fill="E7E6E6"/>
            <w:vAlign w:val="center"/>
          </w:tcPr>
          <w:p w14:paraId="4E31B2E1">
            <w:pPr>
              <w:snapToGrid w:val="0"/>
              <w:spacing w:before="70" w:after="70" w:line="240" w:lineRule="auto"/>
              <w:ind w:firstLine="0"/>
              <w:jc w:val="center"/>
              <w:rPr>
                <w:b/>
                <w:sz w:val="21"/>
              </w:rPr>
            </w:pPr>
            <w:r>
              <w:rPr>
                <w:b/>
                <w:sz w:val="21"/>
                <w:szCs w:val="21"/>
              </w:rPr>
              <w:t>接口编号</w:t>
            </w:r>
          </w:p>
        </w:tc>
        <w:tc>
          <w:tcPr>
            <w:tcW w:w="1298" w:type="dxa"/>
            <w:shd w:val="clear" w:color="auto" w:fill="E7E6E6"/>
            <w:vAlign w:val="center"/>
          </w:tcPr>
          <w:p w14:paraId="63A853DA">
            <w:pPr>
              <w:snapToGrid w:val="0"/>
              <w:spacing w:before="70" w:after="70" w:line="240" w:lineRule="auto"/>
              <w:ind w:firstLine="0"/>
              <w:jc w:val="center"/>
              <w:rPr>
                <w:b/>
                <w:sz w:val="21"/>
              </w:rPr>
            </w:pPr>
            <w:r>
              <w:rPr>
                <w:b/>
                <w:sz w:val="21"/>
                <w:szCs w:val="21"/>
              </w:rPr>
              <w:t>接口名称</w:t>
            </w:r>
          </w:p>
        </w:tc>
        <w:tc>
          <w:tcPr>
            <w:tcW w:w="1502" w:type="dxa"/>
            <w:shd w:val="clear" w:color="auto" w:fill="E7E6E6"/>
            <w:vAlign w:val="center"/>
          </w:tcPr>
          <w:p w14:paraId="4BA5C489">
            <w:pPr>
              <w:snapToGrid w:val="0"/>
              <w:spacing w:before="70" w:after="70" w:line="240" w:lineRule="auto"/>
              <w:ind w:firstLine="0"/>
              <w:jc w:val="center"/>
              <w:rPr>
                <w:b/>
                <w:sz w:val="21"/>
              </w:rPr>
            </w:pPr>
            <w:r>
              <w:rPr>
                <w:b/>
                <w:sz w:val="21"/>
                <w:szCs w:val="21"/>
              </w:rPr>
              <w:t>通信方式</w:t>
            </w:r>
          </w:p>
        </w:tc>
        <w:tc>
          <w:tcPr>
            <w:tcW w:w="2238" w:type="dxa"/>
            <w:shd w:val="clear" w:color="auto" w:fill="E7E6E6"/>
            <w:vAlign w:val="center"/>
          </w:tcPr>
          <w:p w14:paraId="31719CA7">
            <w:pPr>
              <w:snapToGrid w:val="0"/>
              <w:spacing w:before="70" w:after="70" w:line="240" w:lineRule="auto"/>
              <w:ind w:firstLine="0"/>
              <w:jc w:val="center"/>
              <w:rPr>
                <w:b/>
                <w:sz w:val="21"/>
              </w:rPr>
            </w:pPr>
            <w:r>
              <w:rPr>
                <w:b/>
                <w:sz w:val="21"/>
                <w:szCs w:val="21"/>
              </w:rPr>
              <w:t>数据格式</w:t>
            </w:r>
          </w:p>
        </w:tc>
        <w:tc>
          <w:tcPr>
            <w:tcW w:w="921" w:type="dxa"/>
            <w:shd w:val="clear" w:color="auto" w:fill="E7E6E6"/>
            <w:vAlign w:val="center"/>
          </w:tcPr>
          <w:p w14:paraId="6E93872F">
            <w:pPr>
              <w:snapToGrid w:val="0"/>
              <w:spacing w:before="70" w:after="70" w:line="240" w:lineRule="auto"/>
              <w:ind w:firstLine="0"/>
              <w:jc w:val="center"/>
              <w:rPr>
                <w:b/>
                <w:sz w:val="21"/>
              </w:rPr>
            </w:pPr>
            <w:r>
              <w:rPr>
                <w:b/>
                <w:sz w:val="21"/>
                <w:szCs w:val="21"/>
              </w:rPr>
              <w:t>频率</w:t>
            </w:r>
          </w:p>
        </w:tc>
        <w:tc>
          <w:tcPr>
            <w:tcW w:w="2016" w:type="dxa"/>
            <w:shd w:val="clear" w:color="auto" w:fill="E7E6E6"/>
            <w:vAlign w:val="center"/>
          </w:tcPr>
          <w:p w14:paraId="2CB61215">
            <w:pPr>
              <w:snapToGrid w:val="0"/>
              <w:spacing w:before="70" w:after="70" w:line="240" w:lineRule="auto"/>
              <w:ind w:firstLine="0"/>
              <w:jc w:val="center"/>
              <w:rPr>
                <w:b/>
                <w:sz w:val="21"/>
              </w:rPr>
            </w:pPr>
            <w:r>
              <w:rPr>
                <w:b/>
                <w:sz w:val="21"/>
                <w:szCs w:val="21"/>
              </w:rPr>
              <w:t>说明</w:t>
            </w:r>
          </w:p>
        </w:tc>
      </w:tr>
      <w:tr w14:paraId="7DC71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41D32B9D">
            <w:pPr>
              <w:snapToGrid w:val="0"/>
              <w:spacing w:before="70" w:after="70" w:line="240" w:lineRule="auto"/>
              <w:ind w:firstLine="0"/>
              <w:jc w:val="center"/>
              <w:rPr>
                <w:sz w:val="21"/>
              </w:rPr>
            </w:pPr>
            <w:r>
              <w:rPr>
                <w:sz w:val="21"/>
                <w:szCs w:val="21"/>
              </w:rPr>
              <w:t>IF-01</w:t>
            </w:r>
          </w:p>
        </w:tc>
        <w:tc>
          <w:tcPr>
            <w:tcW w:w="1298" w:type="dxa"/>
            <w:vAlign w:val="center"/>
          </w:tcPr>
          <w:p w14:paraId="5D3D0185">
            <w:pPr>
              <w:snapToGrid w:val="0"/>
              <w:spacing w:before="70" w:after="70" w:line="240" w:lineRule="auto"/>
              <w:ind w:firstLine="0"/>
              <w:jc w:val="left"/>
              <w:rPr>
                <w:sz w:val="21"/>
              </w:rPr>
            </w:pPr>
            <w:r>
              <w:rPr>
                <w:sz w:val="21"/>
                <w:szCs w:val="21"/>
              </w:rPr>
              <w:t>跟踪器</w:t>
            </w:r>
            <w:r>
              <w:rPr>
                <w:rFonts w:hint="eastAsia"/>
                <w:sz w:val="21"/>
                <w:szCs w:val="21"/>
              </w:rPr>
              <w:t>-</w:t>
            </w:r>
            <w:r>
              <w:rPr>
                <w:sz w:val="21"/>
                <w:szCs w:val="21"/>
              </w:rPr>
              <w:t>终端</w:t>
            </w:r>
          </w:p>
        </w:tc>
        <w:tc>
          <w:tcPr>
            <w:tcW w:w="1502" w:type="dxa"/>
            <w:vAlign w:val="center"/>
          </w:tcPr>
          <w:p w14:paraId="08704335">
            <w:pPr>
              <w:snapToGrid w:val="0"/>
              <w:spacing w:before="70" w:after="70" w:line="240" w:lineRule="auto"/>
              <w:ind w:firstLine="0"/>
              <w:jc w:val="left"/>
              <w:rPr>
                <w:sz w:val="21"/>
              </w:rPr>
            </w:pPr>
            <w:r>
              <w:rPr>
                <w:sz w:val="21"/>
                <w:szCs w:val="21"/>
              </w:rPr>
              <w:t>非 WiFi 无线/千兆网</w:t>
            </w:r>
          </w:p>
        </w:tc>
        <w:tc>
          <w:tcPr>
            <w:tcW w:w="2238" w:type="dxa"/>
            <w:vAlign w:val="center"/>
          </w:tcPr>
          <w:p w14:paraId="55CEED58">
            <w:pPr>
              <w:snapToGrid w:val="0"/>
              <w:spacing w:before="70" w:after="70" w:line="240" w:lineRule="auto"/>
              <w:ind w:firstLine="0"/>
              <w:jc w:val="left"/>
              <w:rPr>
                <w:sz w:val="21"/>
              </w:rPr>
            </w:pPr>
            <w:r>
              <w:rPr>
                <w:sz w:val="21"/>
                <w:szCs w:val="21"/>
              </w:rPr>
              <w:t>私有协议+JPEG/PNG</w:t>
            </w:r>
          </w:p>
        </w:tc>
        <w:tc>
          <w:tcPr>
            <w:tcW w:w="921" w:type="dxa"/>
            <w:vAlign w:val="center"/>
          </w:tcPr>
          <w:p w14:paraId="7E741F6F">
            <w:pPr>
              <w:snapToGrid w:val="0"/>
              <w:spacing w:before="70" w:after="70" w:line="240" w:lineRule="auto"/>
              <w:ind w:firstLine="0"/>
              <w:jc w:val="left"/>
              <w:rPr>
                <w:sz w:val="21"/>
              </w:rPr>
            </w:pPr>
            <w:r>
              <w:rPr>
                <w:sz w:val="21"/>
                <w:szCs w:val="21"/>
              </w:rPr>
              <w:t>实时</w:t>
            </w:r>
          </w:p>
        </w:tc>
        <w:tc>
          <w:tcPr>
            <w:tcW w:w="2016" w:type="dxa"/>
            <w:vAlign w:val="center"/>
          </w:tcPr>
          <w:p w14:paraId="47E6D6B1">
            <w:pPr>
              <w:snapToGrid w:val="0"/>
              <w:spacing w:before="70" w:after="70" w:line="240" w:lineRule="auto"/>
              <w:ind w:firstLine="0"/>
              <w:jc w:val="left"/>
              <w:rPr>
                <w:sz w:val="21"/>
              </w:rPr>
            </w:pPr>
            <w:r>
              <w:rPr>
                <w:sz w:val="21"/>
                <w:szCs w:val="21"/>
              </w:rPr>
              <w:t>影像、位姿、状态</w:t>
            </w:r>
          </w:p>
        </w:tc>
      </w:tr>
      <w:tr w14:paraId="100FF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59D96863">
            <w:pPr>
              <w:snapToGrid w:val="0"/>
              <w:spacing w:before="70" w:after="70" w:line="240" w:lineRule="auto"/>
              <w:ind w:firstLine="0"/>
              <w:jc w:val="center"/>
              <w:rPr>
                <w:sz w:val="21"/>
              </w:rPr>
            </w:pPr>
            <w:r>
              <w:rPr>
                <w:sz w:val="21"/>
                <w:szCs w:val="21"/>
              </w:rPr>
              <w:t>IF-02</w:t>
            </w:r>
          </w:p>
        </w:tc>
        <w:tc>
          <w:tcPr>
            <w:tcW w:w="1298" w:type="dxa"/>
            <w:vAlign w:val="center"/>
          </w:tcPr>
          <w:p w14:paraId="048690FC">
            <w:pPr>
              <w:snapToGrid w:val="0"/>
              <w:spacing w:before="70" w:after="70" w:line="240" w:lineRule="auto"/>
              <w:ind w:firstLine="0"/>
              <w:jc w:val="left"/>
              <w:rPr>
                <w:sz w:val="21"/>
              </w:rPr>
            </w:pPr>
            <w:r>
              <w:rPr>
                <w:sz w:val="21"/>
                <w:szCs w:val="21"/>
              </w:rPr>
              <w:t>跟踪框架</w:t>
            </w:r>
            <w:r>
              <w:rPr>
                <w:rFonts w:hint="eastAsia"/>
                <w:sz w:val="21"/>
                <w:szCs w:val="21"/>
              </w:rPr>
              <w:t>-</w:t>
            </w:r>
            <w:r>
              <w:rPr>
                <w:sz w:val="21"/>
                <w:szCs w:val="21"/>
              </w:rPr>
              <w:t>终端</w:t>
            </w:r>
          </w:p>
        </w:tc>
        <w:tc>
          <w:tcPr>
            <w:tcW w:w="1502" w:type="dxa"/>
            <w:vAlign w:val="center"/>
          </w:tcPr>
          <w:p w14:paraId="3974C00E">
            <w:pPr>
              <w:snapToGrid w:val="0"/>
              <w:spacing w:before="70" w:after="70" w:line="240" w:lineRule="auto"/>
              <w:ind w:firstLine="0"/>
              <w:jc w:val="left"/>
              <w:rPr>
                <w:sz w:val="21"/>
              </w:rPr>
            </w:pPr>
            <w:r>
              <w:rPr>
                <w:sz w:val="21"/>
                <w:szCs w:val="21"/>
              </w:rPr>
              <w:t>非 WiFi 无线</w:t>
            </w:r>
          </w:p>
        </w:tc>
        <w:tc>
          <w:tcPr>
            <w:tcW w:w="2238" w:type="dxa"/>
            <w:vAlign w:val="center"/>
          </w:tcPr>
          <w:p w14:paraId="4EF8AEE1">
            <w:pPr>
              <w:snapToGrid w:val="0"/>
              <w:spacing w:before="70" w:after="70" w:line="240" w:lineRule="auto"/>
              <w:ind w:firstLine="0"/>
              <w:jc w:val="left"/>
              <w:rPr>
                <w:sz w:val="21"/>
              </w:rPr>
            </w:pPr>
            <w:r>
              <w:rPr>
                <w:sz w:val="21"/>
                <w:szCs w:val="21"/>
              </w:rPr>
              <w:t>私有协议</w:t>
            </w:r>
          </w:p>
        </w:tc>
        <w:tc>
          <w:tcPr>
            <w:tcW w:w="921" w:type="dxa"/>
            <w:vAlign w:val="center"/>
          </w:tcPr>
          <w:p w14:paraId="3559C6C1">
            <w:pPr>
              <w:snapToGrid w:val="0"/>
              <w:spacing w:before="70" w:after="70" w:line="240" w:lineRule="auto"/>
              <w:ind w:firstLine="0"/>
              <w:jc w:val="left"/>
              <w:rPr>
                <w:sz w:val="21"/>
              </w:rPr>
            </w:pPr>
            <w:r>
              <w:rPr>
                <w:sz w:val="21"/>
                <w:szCs w:val="21"/>
              </w:rPr>
              <w:t>实时</w:t>
            </w:r>
          </w:p>
        </w:tc>
        <w:tc>
          <w:tcPr>
            <w:tcW w:w="2016" w:type="dxa"/>
            <w:vAlign w:val="center"/>
          </w:tcPr>
          <w:p w14:paraId="502AABDC">
            <w:pPr>
              <w:snapToGrid w:val="0"/>
              <w:spacing w:before="70" w:after="70" w:line="240" w:lineRule="auto"/>
              <w:ind w:firstLine="0"/>
              <w:jc w:val="left"/>
              <w:rPr>
                <w:sz w:val="21"/>
              </w:rPr>
            </w:pPr>
            <w:r>
              <w:rPr>
                <w:sz w:val="21"/>
                <w:szCs w:val="21"/>
              </w:rPr>
              <w:t>影像、角度、电量</w:t>
            </w:r>
          </w:p>
        </w:tc>
      </w:tr>
      <w:tr w14:paraId="355ED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4F8E4F42">
            <w:pPr>
              <w:snapToGrid w:val="0"/>
              <w:spacing w:before="70" w:after="70" w:line="240" w:lineRule="auto"/>
              <w:ind w:firstLine="0"/>
              <w:jc w:val="center"/>
              <w:rPr>
                <w:sz w:val="21"/>
              </w:rPr>
            </w:pPr>
            <w:r>
              <w:rPr>
                <w:sz w:val="21"/>
                <w:szCs w:val="21"/>
              </w:rPr>
              <w:t>IF-03</w:t>
            </w:r>
          </w:p>
        </w:tc>
        <w:tc>
          <w:tcPr>
            <w:tcW w:w="1298" w:type="dxa"/>
            <w:vAlign w:val="center"/>
          </w:tcPr>
          <w:p w14:paraId="21838978">
            <w:pPr>
              <w:snapToGrid w:val="0"/>
              <w:spacing w:before="70" w:after="70" w:line="240" w:lineRule="auto"/>
              <w:ind w:firstLine="0"/>
              <w:jc w:val="left"/>
              <w:rPr>
                <w:sz w:val="21"/>
              </w:rPr>
            </w:pPr>
            <w:r>
              <w:rPr>
                <w:sz w:val="21"/>
                <w:szCs w:val="21"/>
              </w:rPr>
              <w:t>扫描仪</w:t>
            </w:r>
            <w:r>
              <w:rPr>
                <w:rFonts w:hint="eastAsia"/>
                <w:sz w:val="21"/>
                <w:szCs w:val="21"/>
              </w:rPr>
              <w:t>-</w:t>
            </w:r>
            <w:r>
              <w:rPr>
                <w:sz w:val="21"/>
                <w:szCs w:val="21"/>
              </w:rPr>
              <w:t>终端</w:t>
            </w:r>
          </w:p>
        </w:tc>
        <w:tc>
          <w:tcPr>
            <w:tcW w:w="1502" w:type="dxa"/>
            <w:vAlign w:val="center"/>
          </w:tcPr>
          <w:p w14:paraId="4E3D890D">
            <w:pPr>
              <w:snapToGrid w:val="0"/>
              <w:spacing w:before="70" w:after="70" w:line="240" w:lineRule="auto"/>
              <w:ind w:firstLine="0"/>
              <w:jc w:val="left"/>
              <w:rPr>
                <w:sz w:val="21"/>
              </w:rPr>
            </w:pPr>
            <w:r>
              <w:rPr>
                <w:sz w:val="21"/>
                <w:szCs w:val="21"/>
              </w:rPr>
              <w:t>WiFi 6（约 20 m）/USB 3.0 导出</w:t>
            </w:r>
          </w:p>
        </w:tc>
        <w:tc>
          <w:tcPr>
            <w:tcW w:w="2238" w:type="dxa"/>
            <w:vAlign w:val="center"/>
          </w:tcPr>
          <w:p w14:paraId="29BF8400">
            <w:pPr>
              <w:snapToGrid w:val="0"/>
              <w:spacing w:before="70" w:after="70" w:line="240" w:lineRule="auto"/>
              <w:ind w:firstLine="0"/>
              <w:jc w:val="left"/>
              <w:rPr>
                <w:sz w:val="21"/>
              </w:rPr>
            </w:pPr>
            <w:r>
              <w:rPr>
                <w:sz w:val="21"/>
                <w:szCs w:val="21"/>
              </w:rPr>
              <w:t>原始包 .bag + 预览点云 .pcd + 位姿 .txt + 任务信息 .json</w:t>
            </w:r>
          </w:p>
        </w:tc>
        <w:tc>
          <w:tcPr>
            <w:tcW w:w="921" w:type="dxa"/>
            <w:vAlign w:val="center"/>
          </w:tcPr>
          <w:p w14:paraId="3337CA65">
            <w:pPr>
              <w:snapToGrid w:val="0"/>
              <w:spacing w:before="70" w:after="70" w:line="240" w:lineRule="auto"/>
              <w:ind w:firstLine="0"/>
              <w:jc w:val="left"/>
              <w:rPr>
                <w:sz w:val="21"/>
              </w:rPr>
            </w:pPr>
            <w:r>
              <w:rPr>
                <w:sz w:val="21"/>
                <w:szCs w:val="21"/>
              </w:rPr>
              <w:t>实时预览/任务结束导出</w:t>
            </w:r>
          </w:p>
        </w:tc>
        <w:tc>
          <w:tcPr>
            <w:tcW w:w="2016" w:type="dxa"/>
            <w:vAlign w:val="center"/>
          </w:tcPr>
          <w:p w14:paraId="7E5C48B9">
            <w:pPr>
              <w:snapToGrid w:val="0"/>
              <w:spacing w:before="70" w:after="70" w:line="240" w:lineRule="auto"/>
              <w:ind w:firstLine="0"/>
              <w:jc w:val="left"/>
              <w:rPr>
                <w:sz w:val="21"/>
              </w:rPr>
            </w:pPr>
            <w:r>
              <w:rPr>
                <w:sz w:val="21"/>
                <w:szCs w:val="21"/>
              </w:rPr>
              <w:t>定型机型 SHARE SLAM S100-16，1 TB SSD 机内存储，数据包结构与导出方式见 2.5.2.23</w:t>
            </w:r>
          </w:p>
        </w:tc>
      </w:tr>
      <w:tr w14:paraId="33197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1392CF8D">
            <w:pPr>
              <w:snapToGrid w:val="0"/>
              <w:spacing w:before="70" w:after="70" w:line="240" w:lineRule="auto"/>
              <w:ind w:firstLine="0"/>
              <w:jc w:val="center"/>
              <w:rPr>
                <w:sz w:val="21"/>
              </w:rPr>
            </w:pPr>
            <w:r>
              <w:rPr>
                <w:sz w:val="21"/>
                <w:szCs w:val="21"/>
              </w:rPr>
              <w:t>IF-04</w:t>
            </w:r>
          </w:p>
        </w:tc>
        <w:tc>
          <w:tcPr>
            <w:tcW w:w="1298" w:type="dxa"/>
            <w:vAlign w:val="center"/>
          </w:tcPr>
          <w:p w14:paraId="02310920">
            <w:pPr>
              <w:snapToGrid w:val="0"/>
              <w:spacing w:before="70" w:after="70" w:line="240" w:lineRule="auto"/>
              <w:ind w:firstLine="0"/>
              <w:jc w:val="left"/>
              <w:rPr>
                <w:sz w:val="21"/>
              </w:rPr>
            </w:pPr>
            <w:r>
              <w:rPr>
                <w:sz w:val="21"/>
                <w:szCs w:val="21"/>
              </w:rPr>
              <w:t>载具</w:t>
            </w:r>
            <w:r>
              <w:rPr>
                <w:rFonts w:hint="eastAsia"/>
                <w:sz w:val="21"/>
                <w:szCs w:val="21"/>
              </w:rPr>
              <w:t>-</w:t>
            </w:r>
            <w:r>
              <w:rPr>
                <w:sz w:val="21"/>
                <w:szCs w:val="21"/>
              </w:rPr>
              <w:t>终端</w:t>
            </w:r>
          </w:p>
        </w:tc>
        <w:tc>
          <w:tcPr>
            <w:tcW w:w="1502" w:type="dxa"/>
            <w:vAlign w:val="center"/>
          </w:tcPr>
          <w:p w14:paraId="2E37CD3E">
            <w:pPr>
              <w:snapToGrid w:val="0"/>
              <w:spacing w:before="70" w:after="70" w:line="240" w:lineRule="auto"/>
              <w:ind w:firstLine="0"/>
              <w:jc w:val="left"/>
              <w:rPr>
                <w:sz w:val="21"/>
              </w:rPr>
            </w:pPr>
            <w:r>
              <w:rPr>
                <w:sz w:val="21"/>
                <w:szCs w:val="21"/>
              </w:rPr>
              <w:t>CAN/RS485</w:t>
            </w:r>
          </w:p>
        </w:tc>
        <w:tc>
          <w:tcPr>
            <w:tcW w:w="2238" w:type="dxa"/>
            <w:vAlign w:val="center"/>
          </w:tcPr>
          <w:p w14:paraId="2DC99B58">
            <w:pPr>
              <w:snapToGrid w:val="0"/>
              <w:spacing w:before="70" w:after="70" w:line="240" w:lineRule="auto"/>
              <w:ind w:firstLine="0"/>
              <w:jc w:val="left"/>
              <w:rPr>
                <w:sz w:val="21"/>
              </w:rPr>
            </w:pPr>
            <w:r>
              <w:rPr>
                <w:sz w:val="21"/>
                <w:szCs w:val="21"/>
              </w:rPr>
              <w:t>自定义帧</w:t>
            </w:r>
          </w:p>
        </w:tc>
        <w:tc>
          <w:tcPr>
            <w:tcW w:w="921" w:type="dxa"/>
            <w:vAlign w:val="center"/>
          </w:tcPr>
          <w:p w14:paraId="2A5944F4">
            <w:pPr>
              <w:snapToGrid w:val="0"/>
              <w:spacing w:before="70" w:after="70" w:line="240" w:lineRule="auto"/>
              <w:ind w:firstLine="0"/>
              <w:jc w:val="left"/>
              <w:rPr>
                <w:sz w:val="21"/>
              </w:rPr>
            </w:pPr>
            <w:r>
              <w:rPr>
                <w:sz w:val="21"/>
                <w:szCs w:val="21"/>
              </w:rPr>
              <w:t>50 Hz</w:t>
            </w:r>
          </w:p>
        </w:tc>
        <w:tc>
          <w:tcPr>
            <w:tcW w:w="2016" w:type="dxa"/>
            <w:vAlign w:val="center"/>
          </w:tcPr>
          <w:p w14:paraId="3DB71125">
            <w:pPr>
              <w:snapToGrid w:val="0"/>
              <w:spacing w:before="70" w:after="70" w:line="240" w:lineRule="auto"/>
              <w:ind w:firstLine="0"/>
              <w:jc w:val="left"/>
              <w:rPr>
                <w:sz w:val="21"/>
              </w:rPr>
            </w:pPr>
            <w:r>
              <w:rPr>
                <w:sz w:val="21"/>
                <w:szCs w:val="21"/>
              </w:rPr>
              <w:t>速度、姿态、电量</w:t>
            </w:r>
          </w:p>
        </w:tc>
      </w:tr>
      <w:tr w14:paraId="5A599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73EBA9E8">
            <w:pPr>
              <w:snapToGrid w:val="0"/>
              <w:spacing w:before="70" w:after="70" w:line="240" w:lineRule="auto"/>
              <w:ind w:firstLine="0"/>
              <w:jc w:val="center"/>
              <w:rPr>
                <w:sz w:val="21"/>
              </w:rPr>
            </w:pPr>
            <w:r>
              <w:rPr>
                <w:sz w:val="21"/>
                <w:szCs w:val="21"/>
              </w:rPr>
              <w:t>IF-05</w:t>
            </w:r>
          </w:p>
        </w:tc>
        <w:tc>
          <w:tcPr>
            <w:tcW w:w="1298" w:type="dxa"/>
            <w:vAlign w:val="center"/>
          </w:tcPr>
          <w:p w14:paraId="32E227E9">
            <w:pPr>
              <w:snapToGrid w:val="0"/>
              <w:spacing w:before="70" w:after="70" w:line="240" w:lineRule="auto"/>
              <w:ind w:firstLine="0"/>
              <w:jc w:val="left"/>
              <w:rPr>
                <w:sz w:val="21"/>
              </w:rPr>
            </w:pPr>
            <w:r>
              <w:rPr>
                <w:sz w:val="21"/>
                <w:szCs w:val="21"/>
              </w:rPr>
              <w:t>全站仪</w:t>
            </w:r>
            <w:r>
              <w:rPr>
                <w:rFonts w:hint="eastAsia"/>
                <w:sz w:val="21"/>
                <w:szCs w:val="21"/>
              </w:rPr>
              <w:t>-</w:t>
            </w:r>
            <w:r>
              <w:rPr>
                <w:sz w:val="21"/>
                <w:szCs w:val="21"/>
              </w:rPr>
              <w:t>终端</w:t>
            </w:r>
          </w:p>
        </w:tc>
        <w:tc>
          <w:tcPr>
            <w:tcW w:w="1502" w:type="dxa"/>
            <w:vAlign w:val="center"/>
          </w:tcPr>
          <w:p w14:paraId="2921EE96">
            <w:pPr>
              <w:snapToGrid w:val="0"/>
              <w:spacing w:before="70" w:after="70" w:line="240" w:lineRule="auto"/>
              <w:ind w:firstLine="0"/>
              <w:jc w:val="left"/>
              <w:rPr>
                <w:sz w:val="21"/>
              </w:rPr>
            </w:pPr>
            <w:r>
              <w:rPr>
                <w:sz w:val="21"/>
                <w:szCs w:val="21"/>
              </w:rPr>
              <w:t>蓝牙/RS232</w:t>
            </w:r>
          </w:p>
        </w:tc>
        <w:tc>
          <w:tcPr>
            <w:tcW w:w="2238" w:type="dxa"/>
            <w:vAlign w:val="center"/>
          </w:tcPr>
          <w:p w14:paraId="15CABB46">
            <w:pPr>
              <w:snapToGrid w:val="0"/>
              <w:spacing w:before="70" w:after="70" w:line="240" w:lineRule="auto"/>
              <w:ind w:firstLine="0"/>
              <w:jc w:val="left"/>
              <w:rPr>
                <w:sz w:val="21"/>
              </w:rPr>
            </w:pPr>
            <w:r>
              <w:rPr>
                <w:sz w:val="21"/>
                <w:szCs w:val="21"/>
              </w:rPr>
              <w:t>厂商格式</w:t>
            </w:r>
          </w:p>
        </w:tc>
        <w:tc>
          <w:tcPr>
            <w:tcW w:w="921" w:type="dxa"/>
            <w:vAlign w:val="center"/>
          </w:tcPr>
          <w:p w14:paraId="1D7F2A8C">
            <w:pPr>
              <w:snapToGrid w:val="0"/>
              <w:spacing w:before="70" w:after="70" w:line="240" w:lineRule="auto"/>
              <w:ind w:firstLine="0"/>
              <w:jc w:val="left"/>
              <w:rPr>
                <w:sz w:val="21"/>
              </w:rPr>
            </w:pPr>
            <w:r>
              <w:rPr>
                <w:sz w:val="21"/>
                <w:szCs w:val="21"/>
              </w:rPr>
              <w:t>按需</w:t>
            </w:r>
          </w:p>
        </w:tc>
        <w:tc>
          <w:tcPr>
            <w:tcW w:w="2016" w:type="dxa"/>
            <w:vAlign w:val="center"/>
          </w:tcPr>
          <w:p w14:paraId="32900697">
            <w:pPr>
              <w:snapToGrid w:val="0"/>
              <w:spacing w:before="70" w:after="70" w:line="240" w:lineRule="auto"/>
              <w:ind w:firstLine="0"/>
              <w:jc w:val="left"/>
              <w:rPr>
                <w:sz w:val="21"/>
              </w:rPr>
            </w:pPr>
            <w:r>
              <w:rPr>
                <w:sz w:val="21"/>
                <w:szCs w:val="21"/>
              </w:rPr>
              <w:t>控制点坐标</w:t>
            </w:r>
          </w:p>
        </w:tc>
      </w:tr>
      <w:tr w14:paraId="6906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3B2297ED">
            <w:pPr>
              <w:snapToGrid w:val="0"/>
              <w:spacing w:before="70" w:after="70" w:line="240" w:lineRule="auto"/>
              <w:ind w:firstLine="0"/>
              <w:jc w:val="center"/>
              <w:rPr>
                <w:sz w:val="21"/>
              </w:rPr>
            </w:pPr>
            <w:r>
              <w:rPr>
                <w:sz w:val="21"/>
                <w:szCs w:val="21"/>
              </w:rPr>
              <w:t>IF-06</w:t>
            </w:r>
          </w:p>
        </w:tc>
        <w:tc>
          <w:tcPr>
            <w:tcW w:w="1298" w:type="dxa"/>
            <w:vAlign w:val="center"/>
          </w:tcPr>
          <w:p w14:paraId="392B2981">
            <w:pPr>
              <w:snapToGrid w:val="0"/>
              <w:spacing w:before="70" w:after="70" w:line="240" w:lineRule="auto"/>
              <w:ind w:firstLine="0"/>
              <w:jc w:val="left"/>
              <w:rPr>
                <w:sz w:val="21"/>
              </w:rPr>
            </w:pPr>
            <w:r>
              <w:rPr>
                <w:sz w:val="21"/>
                <w:szCs w:val="21"/>
              </w:rPr>
              <w:t>RTK</w:t>
            </w:r>
            <w:r>
              <w:rPr>
                <w:rFonts w:hint="eastAsia"/>
                <w:sz w:val="21"/>
                <w:szCs w:val="21"/>
              </w:rPr>
              <w:t>-</w:t>
            </w:r>
            <w:r>
              <w:rPr>
                <w:sz w:val="21"/>
                <w:szCs w:val="21"/>
              </w:rPr>
              <w:t>终端</w:t>
            </w:r>
          </w:p>
        </w:tc>
        <w:tc>
          <w:tcPr>
            <w:tcW w:w="1502" w:type="dxa"/>
            <w:vAlign w:val="center"/>
          </w:tcPr>
          <w:p w14:paraId="47E3FB80">
            <w:pPr>
              <w:snapToGrid w:val="0"/>
              <w:spacing w:before="70" w:after="70" w:line="240" w:lineRule="auto"/>
              <w:ind w:firstLine="0"/>
              <w:jc w:val="left"/>
              <w:rPr>
                <w:sz w:val="21"/>
              </w:rPr>
            </w:pPr>
            <w:r>
              <w:rPr>
                <w:sz w:val="21"/>
                <w:szCs w:val="21"/>
              </w:rPr>
              <w:t>蓝牙/NMEA</w:t>
            </w:r>
          </w:p>
        </w:tc>
        <w:tc>
          <w:tcPr>
            <w:tcW w:w="2238" w:type="dxa"/>
            <w:vAlign w:val="center"/>
          </w:tcPr>
          <w:p w14:paraId="10343BD7">
            <w:pPr>
              <w:snapToGrid w:val="0"/>
              <w:spacing w:before="70" w:after="70" w:line="240" w:lineRule="auto"/>
              <w:ind w:firstLine="0"/>
              <w:jc w:val="left"/>
              <w:rPr>
                <w:sz w:val="21"/>
              </w:rPr>
            </w:pPr>
            <w:r>
              <w:rPr>
                <w:sz w:val="21"/>
                <w:szCs w:val="21"/>
              </w:rPr>
              <w:t>NMEA-0183</w:t>
            </w:r>
          </w:p>
        </w:tc>
        <w:tc>
          <w:tcPr>
            <w:tcW w:w="921" w:type="dxa"/>
            <w:vAlign w:val="center"/>
          </w:tcPr>
          <w:p w14:paraId="3EE84E85">
            <w:pPr>
              <w:snapToGrid w:val="0"/>
              <w:spacing w:before="70" w:after="70" w:line="240" w:lineRule="auto"/>
              <w:ind w:firstLine="0"/>
              <w:jc w:val="left"/>
              <w:rPr>
                <w:sz w:val="21"/>
              </w:rPr>
            </w:pPr>
            <w:r>
              <w:rPr>
                <w:sz w:val="21"/>
                <w:szCs w:val="21"/>
              </w:rPr>
              <w:t>1 Hz</w:t>
            </w:r>
          </w:p>
        </w:tc>
        <w:tc>
          <w:tcPr>
            <w:tcW w:w="2016" w:type="dxa"/>
            <w:vAlign w:val="center"/>
          </w:tcPr>
          <w:p w14:paraId="71190C9F">
            <w:pPr>
              <w:snapToGrid w:val="0"/>
              <w:spacing w:before="70" w:after="70" w:line="240" w:lineRule="auto"/>
              <w:ind w:firstLine="0"/>
              <w:jc w:val="left"/>
              <w:rPr>
                <w:sz w:val="21"/>
              </w:rPr>
            </w:pPr>
            <w:r>
              <w:rPr>
                <w:sz w:val="21"/>
                <w:szCs w:val="21"/>
              </w:rPr>
              <w:t>概略坐标</w:t>
            </w:r>
          </w:p>
        </w:tc>
      </w:tr>
      <w:tr w14:paraId="4F494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294BF7DE">
            <w:pPr>
              <w:snapToGrid w:val="0"/>
              <w:spacing w:before="70" w:after="70" w:line="240" w:lineRule="auto"/>
              <w:ind w:firstLine="0"/>
              <w:jc w:val="center"/>
              <w:rPr>
                <w:sz w:val="21"/>
              </w:rPr>
            </w:pPr>
            <w:r>
              <w:rPr>
                <w:sz w:val="21"/>
                <w:szCs w:val="21"/>
              </w:rPr>
              <w:t>IF-07</w:t>
            </w:r>
          </w:p>
        </w:tc>
        <w:tc>
          <w:tcPr>
            <w:tcW w:w="1298" w:type="dxa"/>
            <w:vAlign w:val="center"/>
          </w:tcPr>
          <w:p w14:paraId="6270C2EF">
            <w:pPr>
              <w:snapToGrid w:val="0"/>
              <w:spacing w:before="70" w:after="70" w:line="240" w:lineRule="auto"/>
              <w:ind w:firstLine="0"/>
              <w:jc w:val="left"/>
              <w:rPr>
                <w:sz w:val="21"/>
              </w:rPr>
            </w:pPr>
            <w:r>
              <w:rPr>
                <w:sz w:val="21"/>
                <w:szCs w:val="21"/>
              </w:rPr>
              <w:t>终端</w:t>
            </w:r>
            <w:r>
              <w:rPr>
                <w:rFonts w:hint="eastAsia"/>
                <w:sz w:val="21"/>
                <w:szCs w:val="21"/>
              </w:rPr>
              <w:t>-</w:t>
            </w:r>
            <w:r>
              <w:rPr>
                <w:sz w:val="21"/>
                <w:szCs w:val="21"/>
              </w:rPr>
              <w:t>中心</w:t>
            </w:r>
          </w:p>
        </w:tc>
        <w:tc>
          <w:tcPr>
            <w:tcW w:w="1502" w:type="dxa"/>
            <w:vAlign w:val="center"/>
          </w:tcPr>
          <w:p w14:paraId="1AF32903">
            <w:pPr>
              <w:snapToGrid w:val="0"/>
              <w:spacing w:before="70" w:after="70" w:line="240" w:lineRule="auto"/>
              <w:ind w:firstLine="0"/>
              <w:jc w:val="left"/>
              <w:rPr>
                <w:sz w:val="21"/>
              </w:rPr>
            </w:pPr>
            <w:r>
              <w:rPr>
                <w:sz w:val="21"/>
                <w:szCs w:val="21"/>
              </w:rPr>
              <w:t>HTTPS/专线</w:t>
            </w:r>
          </w:p>
        </w:tc>
        <w:tc>
          <w:tcPr>
            <w:tcW w:w="2238" w:type="dxa"/>
            <w:vAlign w:val="center"/>
          </w:tcPr>
          <w:p w14:paraId="7D7917ED">
            <w:pPr>
              <w:snapToGrid w:val="0"/>
              <w:spacing w:before="70" w:after="70" w:line="240" w:lineRule="auto"/>
              <w:ind w:firstLine="0"/>
              <w:jc w:val="left"/>
              <w:rPr>
                <w:sz w:val="21"/>
              </w:rPr>
            </w:pPr>
            <w:r>
              <w:rPr>
                <w:sz w:val="21"/>
                <w:szCs w:val="21"/>
              </w:rPr>
              <w:t>数据包</w:t>
            </w:r>
          </w:p>
        </w:tc>
        <w:tc>
          <w:tcPr>
            <w:tcW w:w="921" w:type="dxa"/>
            <w:vAlign w:val="center"/>
          </w:tcPr>
          <w:p w14:paraId="2997D603">
            <w:pPr>
              <w:snapToGrid w:val="0"/>
              <w:spacing w:before="70" w:after="70" w:line="240" w:lineRule="auto"/>
              <w:ind w:firstLine="0"/>
              <w:jc w:val="left"/>
              <w:rPr>
                <w:sz w:val="21"/>
              </w:rPr>
            </w:pPr>
            <w:r>
              <w:rPr>
                <w:sz w:val="21"/>
                <w:szCs w:val="21"/>
              </w:rPr>
              <w:t>每日</w:t>
            </w:r>
          </w:p>
        </w:tc>
        <w:tc>
          <w:tcPr>
            <w:tcW w:w="2016" w:type="dxa"/>
            <w:vAlign w:val="center"/>
          </w:tcPr>
          <w:p w14:paraId="40F9EEC2">
            <w:pPr>
              <w:snapToGrid w:val="0"/>
              <w:spacing w:before="70" w:after="70" w:line="240" w:lineRule="auto"/>
              <w:ind w:firstLine="0"/>
              <w:jc w:val="left"/>
              <w:rPr>
                <w:sz w:val="21"/>
              </w:rPr>
            </w:pPr>
            <w:r>
              <w:rPr>
                <w:sz w:val="21"/>
                <w:szCs w:val="21"/>
              </w:rPr>
              <w:t>原始数据、日志</w:t>
            </w:r>
          </w:p>
        </w:tc>
      </w:tr>
      <w:tr w14:paraId="1AD0F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4A5F50DA">
            <w:pPr>
              <w:snapToGrid w:val="0"/>
              <w:spacing w:before="70" w:after="70" w:line="240" w:lineRule="auto"/>
              <w:ind w:firstLine="0"/>
              <w:jc w:val="center"/>
              <w:rPr>
                <w:sz w:val="21"/>
              </w:rPr>
            </w:pPr>
            <w:r>
              <w:rPr>
                <w:sz w:val="21"/>
                <w:szCs w:val="21"/>
              </w:rPr>
              <w:t>IF-08</w:t>
            </w:r>
          </w:p>
        </w:tc>
        <w:tc>
          <w:tcPr>
            <w:tcW w:w="1298" w:type="dxa"/>
            <w:vAlign w:val="center"/>
          </w:tcPr>
          <w:p w14:paraId="45AD9602">
            <w:pPr>
              <w:snapToGrid w:val="0"/>
              <w:spacing w:before="70" w:after="70" w:line="240" w:lineRule="auto"/>
              <w:ind w:firstLine="0"/>
              <w:jc w:val="left"/>
              <w:rPr>
                <w:sz w:val="21"/>
              </w:rPr>
            </w:pPr>
            <w:r>
              <w:rPr>
                <w:sz w:val="21"/>
                <w:szCs w:val="21"/>
              </w:rPr>
              <w:t>软件</w:t>
            </w:r>
            <w:r>
              <w:rPr>
                <w:rFonts w:hint="eastAsia"/>
                <w:sz w:val="21"/>
                <w:szCs w:val="21"/>
              </w:rPr>
              <w:t>-</w:t>
            </w:r>
            <w:r>
              <w:rPr>
                <w:sz w:val="21"/>
                <w:szCs w:val="21"/>
              </w:rPr>
              <w:t>甲方缺陷系统</w:t>
            </w:r>
          </w:p>
        </w:tc>
        <w:tc>
          <w:tcPr>
            <w:tcW w:w="1502" w:type="dxa"/>
            <w:vAlign w:val="center"/>
          </w:tcPr>
          <w:p w14:paraId="2F60AA43">
            <w:pPr>
              <w:snapToGrid w:val="0"/>
              <w:spacing w:before="70" w:after="70" w:line="240" w:lineRule="auto"/>
              <w:ind w:firstLine="0"/>
              <w:jc w:val="left"/>
              <w:rPr>
                <w:sz w:val="21"/>
              </w:rPr>
            </w:pPr>
            <w:r>
              <w:rPr>
                <w:sz w:val="21"/>
                <w:szCs w:val="21"/>
              </w:rPr>
              <w:t>REST/数据库视图</w:t>
            </w:r>
          </w:p>
        </w:tc>
        <w:tc>
          <w:tcPr>
            <w:tcW w:w="2238" w:type="dxa"/>
            <w:vAlign w:val="center"/>
          </w:tcPr>
          <w:p w14:paraId="2A709685">
            <w:pPr>
              <w:snapToGrid w:val="0"/>
              <w:spacing w:before="70" w:after="70" w:line="240" w:lineRule="auto"/>
              <w:ind w:firstLine="0"/>
              <w:jc w:val="left"/>
              <w:rPr>
                <w:sz w:val="21"/>
              </w:rPr>
            </w:pPr>
            <w:r>
              <w:rPr>
                <w:sz w:val="21"/>
                <w:szCs w:val="21"/>
              </w:rPr>
              <w:t>JSON/表</w:t>
            </w:r>
          </w:p>
        </w:tc>
        <w:tc>
          <w:tcPr>
            <w:tcW w:w="921" w:type="dxa"/>
            <w:vAlign w:val="center"/>
          </w:tcPr>
          <w:p w14:paraId="3C4B3F6A">
            <w:pPr>
              <w:snapToGrid w:val="0"/>
              <w:spacing w:before="70" w:after="70" w:line="240" w:lineRule="auto"/>
              <w:ind w:firstLine="0"/>
              <w:jc w:val="left"/>
              <w:rPr>
                <w:sz w:val="21"/>
              </w:rPr>
            </w:pPr>
            <w:r>
              <w:rPr>
                <w:sz w:val="21"/>
                <w:szCs w:val="21"/>
              </w:rPr>
              <w:t>每测次</w:t>
            </w:r>
          </w:p>
        </w:tc>
        <w:tc>
          <w:tcPr>
            <w:tcW w:w="2016" w:type="dxa"/>
            <w:vAlign w:val="center"/>
          </w:tcPr>
          <w:p w14:paraId="2DCC89D8">
            <w:pPr>
              <w:snapToGrid w:val="0"/>
              <w:spacing w:before="70" w:after="70" w:line="240" w:lineRule="auto"/>
              <w:ind w:firstLine="0"/>
              <w:jc w:val="left"/>
              <w:rPr>
                <w:sz w:val="21"/>
              </w:rPr>
            </w:pPr>
            <w:r>
              <w:rPr>
                <w:sz w:val="21"/>
                <w:szCs w:val="21"/>
              </w:rPr>
              <w:t>缺陷清单</w:t>
            </w:r>
          </w:p>
        </w:tc>
      </w:tr>
      <w:tr w14:paraId="3EF97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5C98A822">
            <w:pPr>
              <w:snapToGrid w:val="0"/>
              <w:spacing w:before="70" w:after="70" w:line="240" w:lineRule="auto"/>
              <w:ind w:firstLine="0"/>
              <w:jc w:val="center"/>
              <w:rPr>
                <w:sz w:val="21"/>
              </w:rPr>
            </w:pPr>
            <w:r>
              <w:rPr>
                <w:sz w:val="21"/>
                <w:szCs w:val="21"/>
              </w:rPr>
              <w:t>IF-09</w:t>
            </w:r>
          </w:p>
        </w:tc>
        <w:tc>
          <w:tcPr>
            <w:tcW w:w="1298" w:type="dxa"/>
            <w:vAlign w:val="center"/>
          </w:tcPr>
          <w:p w14:paraId="6776F624">
            <w:pPr>
              <w:snapToGrid w:val="0"/>
              <w:spacing w:before="70" w:after="70" w:line="240" w:lineRule="auto"/>
              <w:ind w:firstLine="0"/>
              <w:jc w:val="left"/>
              <w:rPr>
                <w:sz w:val="21"/>
              </w:rPr>
            </w:pPr>
            <w:r>
              <w:rPr>
                <w:sz w:val="21"/>
                <w:szCs w:val="21"/>
              </w:rPr>
              <w:t>软件</w:t>
            </w:r>
            <w:r>
              <w:rPr>
                <w:rFonts w:hint="eastAsia"/>
                <w:sz w:val="21"/>
                <w:szCs w:val="21"/>
              </w:rPr>
              <w:t>-</w:t>
            </w:r>
            <w:r>
              <w:rPr>
                <w:sz w:val="21"/>
                <w:szCs w:val="21"/>
              </w:rPr>
              <w:t>档案系统</w:t>
            </w:r>
          </w:p>
        </w:tc>
        <w:tc>
          <w:tcPr>
            <w:tcW w:w="1502" w:type="dxa"/>
            <w:vAlign w:val="center"/>
          </w:tcPr>
          <w:p w14:paraId="59CDC274">
            <w:pPr>
              <w:snapToGrid w:val="0"/>
              <w:spacing w:before="70" w:after="70" w:line="240" w:lineRule="auto"/>
              <w:ind w:firstLine="0"/>
              <w:jc w:val="left"/>
              <w:rPr>
                <w:sz w:val="21"/>
              </w:rPr>
            </w:pPr>
            <w:r>
              <w:rPr>
                <w:sz w:val="21"/>
                <w:szCs w:val="21"/>
              </w:rPr>
              <w:t>文件包</w:t>
            </w:r>
          </w:p>
        </w:tc>
        <w:tc>
          <w:tcPr>
            <w:tcW w:w="2238" w:type="dxa"/>
            <w:vAlign w:val="center"/>
          </w:tcPr>
          <w:p w14:paraId="45A9D440">
            <w:pPr>
              <w:snapToGrid w:val="0"/>
              <w:spacing w:before="70" w:after="70" w:line="240" w:lineRule="auto"/>
              <w:ind w:firstLine="0"/>
              <w:jc w:val="left"/>
              <w:rPr>
                <w:sz w:val="21"/>
              </w:rPr>
            </w:pPr>
            <w:r>
              <w:rPr>
                <w:sz w:val="21"/>
                <w:szCs w:val="21"/>
              </w:rPr>
              <w:t>ZIP+清单</w:t>
            </w:r>
          </w:p>
        </w:tc>
        <w:tc>
          <w:tcPr>
            <w:tcW w:w="921" w:type="dxa"/>
            <w:vAlign w:val="center"/>
          </w:tcPr>
          <w:p w14:paraId="1F407B9C">
            <w:pPr>
              <w:snapToGrid w:val="0"/>
              <w:spacing w:before="70" w:after="70" w:line="240" w:lineRule="auto"/>
              <w:ind w:firstLine="0"/>
              <w:jc w:val="left"/>
              <w:rPr>
                <w:sz w:val="21"/>
              </w:rPr>
            </w:pPr>
            <w:r>
              <w:rPr>
                <w:sz w:val="21"/>
                <w:szCs w:val="21"/>
              </w:rPr>
              <w:t>每阶段</w:t>
            </w:r>
          </w:p>
        </w:tc>
        <w:tc>
          <w:tcPr>
            <w:tcW w:w="2016" w:type="dxa"/>
            <w:vAlign w:val="center"/>
          </w:tcPr>
          <w:p w14:paraId="07D2D9C8">
            <w:pPr>
              <w:snapToGrid w:val="0"/>
              <w:spacing w:before="70" w:after="70" w:line="240" w:lineRule="auto"/>
              <w:ind w:firstLine="0"/>
              <w:jc w:val="left"/>
              <w:rPr>
                <w:sz w:val="21"/>
              </w:rPr>
            </w:pPr>
            <w:r>
              <w:rPr>
                <w:sz w:val="21"/>
                <w:szCs w:val="21"/>
              </w:rPr>
              <w:t>归档成果</w:t>
            </w:r>
          </w:p>
        </w:tc>
      </w:tr>
      <w:tr w14:paraId="5290D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69" w:type="dxa"/>
            <w:vAlign w:val="center"/>
          </w:tcPr>
          <w:p w14:paraId="02CDBEB2">
            <w:pPr>
              <w:snapToGrid w:val="0"/>
              <w:spacing w:before="70" w:after="70" w:line="240" w:lineRule="auto"/>
              <w:ind w:firstLine="0"/>
              <w:jc w:val="center"/>
              <w:rPr>
                <w:sz w:val="21"/>
              </w:rPr>
            </w:pPr>
            <w:r>
              <w:rPr>
                <w:sz w:val="21"/>
                <w:szCs w:val="21"/>
              </w:rPr>
              <w:t>IF-10</w:t>
            </w:r>
          </w:p>
        </w:tc>
        <w:tc>
          <w:tcPr>
            <w:tcW w:w="1298" w:type="dxa"/>
            <w:vAlign w:val="center"/>
          </w:tcPr>
          <w:p w14:paraId="2A195894">
            <w:pPr>
              <w:snapToGrid w:val="0"/>
              <w:spacing w:before="70" w:after="70" w:line="240" w:lineRule="auto"/>
              <w:ind w:firstLine="0"/>
              <w:jc w:val="left"/>
              <w:rPr>
                <w:sz w:val="21"/>
              </w:rPr>
            </w:pPr>
            <w:r>
              <w:rPr>
                <w:sz w:val="21"/>
                <w:szCs w:val="21"/>
              </w:rPr>
              <w:t>软件</w:t>
            </w:r>
            <w:r>
              <w:rPr>
                <w:rFonts w:hint="eastAsia"/>
                <w:sz w:val="21"/>
                <w:szCs w:val="21"/>
              </w:rPr>
              <w:t>-</w:t>
            </w:r>
            <w:r>
              <w:rPr>
                <w:sz w:val="21"/>
                <w:szCs w:val="21"/>
              </w:rPr>
              <w:t>电子签章</w:t>
            </w:r>
          </w:p>
        </w:tc>
        <w:tc>
          <w:tcPr>
            <w:tcW w:w="1502" w:type="dxa"/>
            <w:vAlign w:val="center"/>
          </w:tcPr>
          <w:p w14:paraId="2967FC29">
            <w:pPr>
              <w:snapToGrid w:val="0"/>
              <w:spacing w:before="70" w:after="70" w:line="240" w:lineRule="auto"/>
              <w:ind w:firstLine="0"/>
              <w:jc w:val="left"/>
              <w:rPr>
                <w:sz w:val="21"/>
              </w:rPr>
            </w:pPr>
            <w:r>
              <w:rPr>
                <w:sz w:val="21"/>
                <w:szCs w:val="21"/>
              </w:rPr>
              <w:t>标准接口</w:t>
            </w:r>
          </w:p>
        </w:tc>
        <w:tc>
          <w:tcPr>
            <w:tcW w:w="2238" w:type="dxa"/>
            <w:vAlign w:val="center"/>
          </w:tcPr>
          <w:p w14:paraId="15418BEF">
            <w:pPr>
              <w:snapToGrid w:val="0"/>
              <w:spacing w:before="70" w:after="70" w:line="240" w:lineRule="auto"/>
              <w:ind w:firstLine="0"/>
              <w:jc w:val="left"/>
              <w:rPr>
                <w:sz w:val="21"/>
              </w:rPr>
            </w:pPr>
            <w:r>
              <w:rPr>
                <w:sz w:val="21"/>
                <w:szCs w:val="21"/>
              </w:rPr>
              <w:t>PDF 签章</w:t>
            </w:r>
          </w:p>
        </w:tc>
        <w:tc>
          <w:tcPr>
            <w:tcW w:w="921" w:type="dxa"/>
            <w:vAlign w:val="center"/>
          </w:tcPr>
          <w:p w14:paraId="0EA21DE7">
            <w:pPr>
              <w:snapToGrid w:val="0"/>
              <w:spacing w:before="70" w:after="70" w:line="240" w:lineRule="auto"/>
              <w:ind w:firstLine="0"/>
              <w:jc w:val="left"/>
              <w:rPr>
                <w:sz w:val="21"/>
              </w:rPr>
            </w:pPr>
            <w:r>
              <w:rPr>
                <w:sz w:val="21"/>
                <w:szCs w:val="21"/>
              </w:rPr>
              <w:t>按需</w:t>
            </w:r>
          </w:p>
        </w:tc>
        <w:tc>
          <w:tcPr>
            <w:tcW w:w="2016" w:type="dxa"/>
            <w:vAlign w:val="center"/>
          </w:tcPr>
          <w:p w14:paraId="7C61E4BB">
            <w:pPr>
              <w:snapToGrid w:val="0"/>
              <w:spacing w:before="70" w:after="70" w:line="240" w:lineRule="auto"/>
              <w:ind w:firstLine="0"/>
              <w:jc w:val="left"/>
              <w:rPr>
                <w:sz w:val="21"/>
              </w:rPr>
            </w:pPr>
            <w:r>
              <w:rPr>
                <w:sz w:val="21"/>
                <w:szCs w:val="21"/>
              </w:rPr>
              <w:t>报告签章</w:t>
            </w:r>
          </w:p>
        </w:tc>
      </w:tr>
    </w:tbl>
    <w:p w14:paraId="1935AC17">
      <w:pPr>
        <w:spacing w:line="240" w:lineRule="auto"/>
      </w:pPr>
    </w:p>
    <w:p w14:paraId="3B17A38E">
      <w:r>
        <w:rPr>
          <w:b/>
        </w:rPr>
        <w:t>（3）文件命名规则。</w:t>
      </w:r>
    </w:p>
    <w:p w14:paraId="14EA5714">
      <w:r>
        <w:t>统一采用</w:t>
      </w:r>
      <w:r>
        <w:rPr>
          <w:rFonts w:hint="eastAsia"/>
        </w:rPr>
        <w:t>“</w:t>
      </w:r>
      <w:r>
        <w:t>项目编码_单元编码_测次_成果类型_版本_日期</w:t>
      </w:r>
      <w:r>
        <w:rPr>
          <w:rFonts w:hint="eastAsia"/>
        </w:rPr>
        <w:t>”</w:t>
      </w:r>
      <w:r>
        <w:t>六段式，例如：Q2611003233697_GZB-2J-01-2027C_MAJOR_DEFECT_V1.0_20270315.xlsx。成果类型代码见下表。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6"/>
        <w:gridCol w:w="2016"/>
        <w:gridCol w:w="2218"/>
        <w:gridCol w:w="2680"/>
      </w:tblGrid>
      <w:tr w14:paraId="716B9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86" w:type="dxa"/>
            <w:shd w:val="clear" w:color="auto" w:fill="E7E6E6"/>
            <w:vAlign w:val="center"/>
          </w:tcPr>
          <w:p w14:paraId="7D1B6198">
            <w:pPr>
              <w:snapToGrid w:val="0"/>
              <w:spacing w:before="70" w:after="70" w:line="240" w:lineRule="auto"/>
              <w:ind w:firstLine="0"/>
              <w:jc w:val="center"/>
              <w:rPr>
                <w:b/>
                <w:sz w:val="21"/>
              </w:rPr>
            </w:pPr>
            <w:r>
              <w:rPr>
                <w:b/>
                <w:sz w:val="21"/>
                <w:szCs w:val="21"/>
              </w:rPr>
              <w:t>代码</w:t>
            </w:r>
          </w:p>
        </w:tc>
        <w:tc>
          <w:tcPr>
            <w:tcW w:w="2016" w:type="dxa"/>
            <w:shd w:val="clear" w:color="auto" w:fill="E7E6E6"/>
            <w:vAlign w:val="center"/>
          </w:tcPr>
          <w:p w14:paraId="1E7C016D">
            <w:pPr>
              <w:snapToGrid w:val="0"/>
              <w:spacing w:before="70" w:after="70" w:line="240" w:lineRule="auto"/>
              <w:ind w:firstLine="0"/>
              <w:jc w:val="center"/>
              <w:rPr>
                <w:b/>
                <w:sz w:val="21"/>
              </w:rPr>
            </w:pPr>
            <w:r>
              <w:rPr>
                <w:b/>
                <w:sz w:val="21"/>
                <w:szCs w:val="21"/>
              </w:rPr>
              <w:t>成果类型</w:t>
            </w:r>
          </w:p>
        </w:tc>
        <w:tc>
          <w:tcPr>
            <w:tcW w:w="2218" w:type="dxa"/>
            <w:shd w:val="clear" w:color="auto" w:fill="E7E6E6"/>
            <w:vAlign w:val="center"/>
          </w:tcPr>
          <w:p w14:paraId="164F7A28">
            <w:pPr>
              <w:snapToGrid w:val="0"/>
              <w:spacing w:before="70" w:after="70" w:line="240" w:lineRule="auto"/>
              <w:ind w:firstLine="0"/>
              <w:jc w:val="center"/>
              <w:rPr>
                <w:b/>
                <w:sz w:val="21"/>
              </w:rPr>
            </w:pPr>
            <w:r>
              <w:rPr>
                <w:b/>
                <w:sz w:val="21"/>
                <w:szCs w:val="21"/>
              </w:rPr>
              <w:t>代码</w:t>
            </w:r>
          </w:p>
        </w:tc>
        <w:tc>
          <w:tcPr>
            <w:tcW w:w="2680" w:type="dxa"/>
            <w:shd w:val="clear" w:color="auto" w:fill="E7E6E6"/>
            <w:vAlign w:val="center"/>
          </w:tcPr>
          <w:p w14:paraId="020E15EB">
            <w:pPr>
              <w:snapToGrid w:val="0"/>
              <w:spacing w:before="70" w:after="70" w:line="240" w:lineRule="auto"/>
              <w:ind w:firstLine="0"/>
              <w:jc w:val="center"/>
              <w:rPr>
                <w:b/>
                <w:sz w:val="21"/>
              </w:rPr>
            </w:pPr>
            <w:r>
              <w:rPr>
                <w:b/>
                <w:sz w:val="21"/>
                <w:szCs w:val="21"/>
              </w:rPr>
              <w:t>成果类型</w:t>
            </w:r>
          </w:p>
        </w:tc>
      </w:tr>
      <w:tr w14:paraId="4FACE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47060851">
            <w:pPr>
              <w:snapToGrid w:val="0"/>
              <w:spacing w:before="70" w:after="70" w:line="240" w:lineRule="auto"/>
              <w:ind w:firstLine="0"/>
              <w:jc w:val="left"/>
              <w:rPr>
                <w:sz w:val="21"/>
              </w:rPr>
            </w:pPr>
            <w:r>
              <w:rPr>
                <w:sz w:val="21"/>
                <w:szCs w:val="21"/>
              </w:rPr>
              <w:t>RAW-IMG</w:t>
            </w:r>
          </w:p>
        </w:tc>
        <w:tc>
          <w:tcPr>
            <w:tcW w:w="2016" w:type="dxa"/>
            <w:vAlign w:val="center"/>
          </w:tcPr>
          <w:p w14:paraId="4D79D72E">
            <w:pPr>
              <w:snapToGrid w:val="0"/>
              <w:spacing w:before="70" w:after="70" w:line="240" w:lineRule="auto"/>
              <w:ind w:firstLine="0"/>
              <w:jc w:val="center"/>
              <w:rPr>
                <w:sz w:val="21"/>
              </w:rPr>
            </w:pPr>
            <w:r>
              <w:rPr>
                <w:sz w:val="21"/>
                <w:szCs w:val="21"/>
              </w:rPr>
              <w:t>原始影像</w:t>
            </w:r>
          </w:p>
        </w:tc>
        <w:tc>
          <w:tcPr>
            <w:tcW w:w="2218" w:type="dxa"/>
            <w:vAlign w:val="center"/>
          </w:tcPr>
          <w:p w14:paraId="5640CBB0">
            <w:pPr>
              <w:snapToGrid w:val="0"/>
              <w:spacing w:before="70" w:after="70" w:line="240" w:lineRule="auto"/>
              <w:ind w:firstLine="0"/>
              <w:jc w:val="left"/>
              <w:rPr>
                <w:sz w:val="21"/>
              </w:rPr>
            </w:pPr>
            <w:r>
              <w:rPr>
                <w:sz w:val="21"/>
                <w:szCs w:val="21"/>
              </w:rPr>
              <w:t>CLOUD</w:t>
            </w:r>
          </w:p>
        </w:tc>
        <w:tc>
          <w:tcPr>
            <w:tcW w:w="2680" w:type="dxa"/>
            <w:vAlign w:val="center"/>
          </w:tcPr>
          <w:p w14:paraId="0ED2FFD3">
            <w:pPr>
              <w:snapToGrid w:val="0"/>
              <w:spacing w:before="70" w:after="70" w:line="240" w:lineRule="auto"/>
              <w:ind w:firstLine="0"/>
              <w:jc w:val="left"/>
              <w:rPr>
                <w:sz w:val="21"/>
              </w:rPr>
            </w:pPr>
            <w:r>
              <w:rPr>
                <w:sz w:val="21"/>
                <w:szCs w:val="21"/>
              </w:rPr>
              <w:t>点云</w:t>
            </w:r>
          </w:p>
        </w:tc>
      </w:tr>
      <w:tr w14:paraId="0D909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3878ADD8">
            <w:pPr>
              <w:snapToGrid w:val="0"/>
              <w:spacing w:before="70" w:after="70" w:line="240" w:lineRule="auto"/>
              <w:ind w:firstLine="0"/>
              <w:jc w:val="left"/>
              <w:rPr>
                <w:sz w:val="21"/>
              </w:rPr>
            </w:pPr>
            <w:r>
              <w:rPr>
                <w:sz w:val="21"/>
                <w:szCs w:val="21"/>
              </w:rPr>
              <w:t>RAW-PCD</w:t>
            </w:r>
          </w:p>
        </w:tc>
        <w:tc>
          <w:tcPr>
            <w:tcW w:w="2016" w:type="dxa"/>
            <w:vAlign w:val="center"/>
          </w:tcPr>
          <w:p w14:paraId="08B2028D">
            <w:pPr>
              <w:snapToGrid w:val="0"/>
              <w:spacing w:before="70" w:after="70" w:line="240" w:lineRule="auto"/>
              <w:ind w:firstLine="0"/>
              <w:jc w:val="center"/>
              <w:rPr>
                <w:sz w:val="21"/>
              </w:rPr>
            </w:pPr>
            <w:r>
              <w:rPr>
                <w:sz w:val="21"/>
                <w:szCs w:val="21"/>
              </w:rPr>
              <w:t>原始点云</w:t>
            </w:r>
          </w:p>
        </w:tc>
        <w:tc>
          <w:tcPr>
            <w:tcW w:w="2218" w:type="dxa"/>
            <w:vAlign w:val="center"/>
          </w:tcPr>
          <w:p w14:paraId="30188ED9">
            <w:pPr>
              <w:snapToGrid w:val="0"/>
              <w:spacing w:before="70" w:after="70" w:line="240" w:lineRule="auto"/>
              <w:ind w:firstLine="0"/>
              <w:jc w:val="left"/>
              <w:rPr>
                <w:sz w:val="21"/>
              </w:rPr>
            </w:pPr>
            <w:r>
              <w:rPr>
                <w:sz w:val="21"/>
                <w:szCs w:val="21"/>
              </w:rPr>
              <w:t>MESH</w:t>
            </w:r>
          </w:p>
        </w:tc>
        <w:tc>
          <w:tcPr>
            <w:tcW w:w="2680" w:type="dxa"/>
            <w:vAlign w:val="center"/>
          </w:tcPr>
          <w:p w14:paraId="392CFA71">
            <w:pPr>
              <w:snapToGrid w:val="0"/>
              <w:spacing w:before="70" w:after="70" w:line="240" w:lineRule="auto"/>
              <w:ind w:firstLine="0"/>
              <w:jc w:val="left"/>
              <w:rPr>
                <w:sz w:val="21"/>
              </w:rPr>
            </w:pPr>
            <w:r>
              <w:rPr>
                <w:sz w:val="21"/>
                <w:szCs w:val="21"/>
              </w:rPr>
              <w:t>网格模型</w:t>
            </w:r>
          </w:p>
        </w:tc>
      </w:tr>
      <w:tr w14:paraId="68E2E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7E457D80">
            <w:pPr>
              <w:snapToGrid w:val="0"/>
              <w:spacing w:before="70" w:after="70" w:line="240" w:lineRule="auto"/>
              <w:ind w:firstLine="0"/>
              <w:jc w:val="left"/>
              <w:rPr>
                <w:sz w:val="21"/>
              </w:rPr>
            </w:pPr>
            <w:r>
              <w:rPr>
                <w:sz w:val="21"/>
                <w:szCs w:val="21"/>
              </w:rPr>
              <w:t>POSE</w:t>
            </w:r>
          </w:p>
        </w:tc>
        <w:tc>
          <w:tcPr>
            <w:tcW w:w="2016" w:type="dxa"/>
            <w:vAlign w:val="center"/>
          </w:tcPr>
          <w:p w14:paraId="4AEC8292">
            <w:pPr>
              <w:snapToGrid w:val="0"/>
              <w:spacing w:before="70" w:after="70" w:line="240" w:lineRule="auto"/>
              <w:ind w:firstLine="0"/>
              <w:jc w:val="center"/>
              <w:rPr>
                <w:sz w:val="21"/>
              </w:rPr>
            </w:pPr>
            <w:r>
              <w:rPr>
                <w:sz w:val="21"/>
                <w:szCs w:val="21"/>
              </w:rPr>
              <w:t>位姿数据</w:t>
            </w:r>
          </w:p>
        </w:tc>
        <w:tc>
          <w:tcPr>
            <w:tcW w:w="2218" w:type="dxa"/>
            <w:vAlign w:val="center"/>
          </w:tcPr>
          <w:p w14:paraId="6E5A0A9B">
            <w:pPr>
              <w:snapToGrid w:val="0"/>
              <w:spacing w:before="70" w:after="70" w:line="240" w:lineRule="auto"/>
              <w:ind w:firstLine="0"/>
              <w:jc w:val="left"/>
              <w:rPr>
                <w:sz w:val="21"/>
              </w:rPr>
            </w:pPr>
            <w:r>
              <w:rPr>
                <w:sz w:val="21"/>
                <w:szCs w:val="21"/>
              </w:rPr>
              <w:t>GAUSS</w:t>
            </w:r>
          </w:p>
        </w:tc>
        <w:tc>
          <w:tcPr>
            <w:tcW w:w="2680" w:type="dxa"/>
            <w:vAlign w:val="center"/>
          </w:tcPr>
          <w:p w14:paraId="0F55C7E9">
            <w:pPr>
              <w:snapToGrid w:val="0"/>
              <w:spacing w:before="70" w:after="70" w:line="240" w:lineRule="auto"/>
              <w:ind w:firstLine="0"/>
              <w:jc w:val="left"/>
              <w:rPr>
                <w:sz w:val="21"/>
              </w:rPr>
            </w:pPr>
            <w:r>
              <w:rPr>
                <w:sz w:val="21"/>
                <w:szCs w:val="21"/>
              </w:rPr>
              <w:t>高斯模型</w:t>
            </w:r>
          </w:p>
        </w:tc>
      </w:tr>
      <w:tr w14:paraId="2B249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6324A6CC">
            <w:pPr>
              <w:snapToGrid w:val="0"/>
              <w:spacing w:before="70" w:after="70" w:line="240" w:lineRule="auto"/>
              <w:ind w:firstLine="0"/>
              <w:jc w:val="left"/>
              <w:rPr>
                <w:sz w:val="21"/>
              </w:rPr>
            </w:pPr>
            <w:r>
              <w:rPr>
                <w:sz w:val="21"/>
                <w:szCs w:val="21"/>
              </w:rPr>
              <w:t>CTRL</w:t>
            </w:r>
          </w:p>
        </w:tc>
        <w:tc>
          <w:tcPr>
            <w:tcW w:w="2016" w:type="dxa"/>
            <w:vAlign w:val="center"/>
          </w:tcPr>
          <w:p w14:paraId="101FBA67">
            <w:pPr>
              <w:snapToGrid w:val="0"/>
              <w:spacing w:before="70" w:after="70" w:line="240" w:lineRule="auto"/>
              <w:ind w:firstLine="0"/>
              <w:jc w:val="center"/>
              <w:rPr>
                <w:sz w:val="21"/>
              </w:rPr>
            </w:pPr>
            <w:r>
              <w:rPr>
                <w:sz w:val="21"/>
                <w:szCs w:val="21"/>
              </w:rPr>
              <w:t>控制点成果</w:t>
            </w:r>
          </w:p>
        </w:tc>
        <w:tc>
          <w:tcPr>
            <w:tcW w:w="2218" w:type="dxa"/>
            <w:vAlign w:val="center"/>
          </w:tcPr>
          <w:p w14:paraId="2C3EB02D">
            <w:pPr>
              <w:snapToGrid w:val="0"/>
              <w:spacing w:before="70" w:after="70" w:line="240" w:lineRule="auto"/>
              <w:ind w:firstLine="0"/>
              <w:jc w:val="left"/>
              <w:rPr>
                <w:sz w:val="21"/>
              </w:rPr>
            </w:pPr>
            <w:r>
              <w:rPr>
                <w:sz w:val="21"/>
                <w:szCs w:val="21"/>
              </w:rPr>
              <w:t>DEFECT</w:t>
            </w:r>
          </w:p>
        </w:tc>
        <w:tc>
          <w:tcPr>
            <w:tcW w:w="2680" w:type="dxa"/>
            <w:vAlign w:val="center"/>
          </w:tcPr>
          <w:p w14:paraId="7BF96F02">
            <w:pPr>
              <w:snapToGrid w:val="0"/>
              <w:spacing w:before="70" w:after="70" w:line="240" w:lineRule="auto"/>
              <w:ind w:firstLine="0"/>
              <w:jc w:val="left"/>
              <w:rPr>
                <w:sz w:val="21"/>
              </w:rPr>
            </w:pPr>
            <w:r>
              <w:rPr>
                <w:sz w:val="21"/>
                <w:szCs w:val="21"/>
              </w:rPr>
              <w:t>缺陷清单</w:t>
            </w:r>
          </w:p>
        </w:tc>
      </w:tr>
      <w:tr w14:paraId="08CDC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35B0EF73">
            <w:pPr>
              <w:snapToGrid w:val="0"/>
              <w:spacing w:before="70" w:after="70" w:line="240" w:lineRule="auto"/>
              <w:ind w:firstLine="0"/>
              <w:jc w:val="left"/>
              <w:rPr>
                <w:sz w:val="21"/>
              </w:rPr>
            </w:pPr>
            <w:r>
              <w:rPr>
                <w:sz w:val="21"/>
                <w:szCs w:val="21"/>
              </w:rPr>
              <w:t>QC</w:t>
            </w:r>
          </w:p>
        </w:tc>
        <w:tc>
          <w:tcPr>
            <w:tcW w:w="2016" w:type="dxa"/>
            <w:vAlign w:val="center"/>
          </w:tcPr>
          <w:p w14:paraId="5FDEE026">
            <w:pPr>
              <w:snapToGrid w:val="0"/>
              <w:spacing w:before="70" w:after="70" w:line="240" w:lineRule="auto"/>
              <w:ind w:firstLine="0"/>
              <w:jc w:val="center"/>
              <w:rPr>
                <w:sz w:val="21"/>
              </w:rPr>
            </w:pPr>
            <w:r>
              <w:rPr>
                <w:sz w:val="21"/>
                <w:szCs w:val="21"/>
              </w:rPr>
              <w:t>质检记录</w:t>
            </w:r>
          </w:p>
        </w:tc>
        <w:tc>
          <w:tcPr>
            <w:tcW w:w="2218" w:type="dxa"/>
            <w:vAlign w:val="center"/>
          </w:tcPr>
          <w:p w14:paraId="0449F5B0">
            <w:pPr>
              <w:snapToGrid w:val="0"/>
              <w:spacing w:before="70" w:after="70" w:line="240" w:lineRule="auto"/>
              <w:ind w:firstLine="0"/>
              <w:jc w:val="left"/>
              <w:rPr>
                <w:sz w:val="21"/>
              </w:rPr>
            </w:pPr>
            <w:r>
              <w:rPr>
                <w:sz w:val="21"/>
                <w:szCs w:val="21"/>
              </w:rPr>
              <w:t>REPORT</w:t>
            </w:r>
          </w:p>
        </w:tc>
        <w:tc>
          <w:tcPr>
            <w:tcW w:w="2680" w:type="dxa"/>
            <w:vAlign w:val="center"/>
          </w:tcPr>
          <w:p w14:paraId="24631949">
            <w:pPr>
              <w:snapToGrid w:val="0"/>
              <w:spacing w:before="70" w:after="70" w:line="240" w:lineRule="auto"/>
              <w:ind w:firstLine="0"/>
              <w:jc w:val="left"/>
              <w:rPr>
                <w:sz w:val="21"/>
              </w:rPr>
            </w:pPr>
            <w:r>
              <w:rPr>
                <w:sz w:val="21"/>
                <w:szCs w:val="21"/>
              </w:rPr>
              <w:t>报告</w:t>
            </w:r>
          </w:p>
        </w:tc>
      </w:tr>
      <w:tr w14:paraId="0D6CF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5AA8B8FE">
            <w:pPr>
              <w:snapToGrid w:val="0"/>
              <w:spacing w:before="70" w:after="70" w:line="240" w:lineRule="auto"/>
              <w:ind w:firstLine="0"/>
              <w:jc w:val="left"/>
              <w:rPr>
                <w:sz w:val="21"/>
              </w:rPr>
            </w:pPr>
            <w:r>
              <w:rPr>
                <w:sz w:val="21"/>
                <w:szCs w:val="21"/>
              </w:rPr>
              <w:t>CALIB</w:t>
            </w:r>
          </w:p>
        </w:tc>
        <w:tc>
          <w:tcPr>
            <w:tcW w:w="2016" w:type="dxa"/>
            <w:vAlign w:val="center"/>
          </w:tcPr>
          <w:p w14:paraId="15CDCEDA">
            <w:pPr>
              <w:snapToGrid w:val="0"/>
              <w:spacing w:before="70" w:after="70" w:line="240" w:lineRule="auto"/>
              <w:ind w:firstLine="0"/>
              <w:jc w:val="center"/>
              <w:rPr>
                <w:sz w:val="21"/>
              </w:rPr>
            </w:pPr>
            <w:r>
              <w:rPr>
                <w:sz w:val="21"/>
                <w:szCs w:val="21"/>
              </w:rPr>
              <w:t>标定报告</w:t>
            </w:r>
          </w:p>
        </w:tc>
        <w:tc>
          <w:tcPr>
            <w:tcW w:w="2218" w:type="dxa"/>
            <w:vAlign w:val="center"/>
          </w:tcPr>
          <w:p w14:paraId="13854E3A">
            <w:pPr>
              <w:snapToGrid w:val="0"/>
              <w:spacing w:before="70" w:after="70" w:line="240" w:lineRule="auto"/>
              <w:ind w:firstLine="0"/>
              <w:jc w:val="left"/>
              <w:rPr>
                <w:sz w:val="21"/>
              </w:rPr>
            </w:pPr>
            <w:r>
              <w:rPr>
                <w:sz w:val="21"/>
                <w:szCs w:val="21"/>
              </w:rPr>
              <w:t>DWG</w:t>
            </w:r>
          </w:p>
        </w:tc>
        <w:tc>
          <w:tcPr>
            <w:tcW w:w="2680" w:type="dxa"/>
            <w:vAlign w:val="center"/>
          </w:tcPr>
          <w:p w14:paraId="7C16B00E">
            <w:pPr>
              <w:snapToGrid w:val="0"/>
              <w:spacing w:before="70" w:after="70" w:line="240" w:lineRule="auto"/>
              <w:ind w:firstLine="0"/>
              <w:jc w:val="left"/>
              <w:rPr>
                <w:sz w:val="21"/>
              </w:rPr>
            </w:pPr>
            <w:r>
              <w:rPr>
                <w:sz w:val="21"/>
                <w:szCs w:val="21"/>
              </w:rPr>
              <w:t>检查记录图</w:t>
            </w:r>
          </w:p>
        </w:tc>
      </w:tr>
      <w:tr w14:paraId="7A419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6" w:type="dxa"/>
            <w:vAlign w:val="center"/>
          </w:tcPr>
          <w:p w14:paraId="27587841">
            <w:pPr>
              <w:snapToGrid w:val="0"/>
              <w:spacing w:before="70" w:after="70" w:line="240" w:lineRule="auto"/>
              <w:ind w:firstLine="0"/>
              <w:jc w:val="left"/>
              <w:rPr>
                <w:sz w:val="21"/>
              </w:rPr>
            </w:pPr>
            <w:r>
              <w:rPr>
                <w:sz w:val="21"/>
                <w:szCs w:val="21"/>
              </w:rPr>
              <w:t>ENV</w:t>
            </w:r>
          </w:p>
        </w:tc>
        <w:tc>
          <w:tcPr>
            <w:tcW w:w="2016" w:type="dxa"/>
            <w:vAlign w:val="center"/>
          </w:tcPr>
          <w:p w14:paraId="080A23B1">
            <w:pPr>
              <w:snapToGrid w:val="0"/>
              <w:spacing w:before="70" w:after="70" w:line="240" w:lineRule="auto"/>
              <w:ind w:firstLine="0"/>
              <w:jc w:val="center"/>
              <w:rPr>
                <w:sz w:val="21"/>
              </w:rPr>
            </w:pPr>
            <w:r>
              <w:rPr>
                <w:sz w:val="21"/>
                <w:szCs w:val="21"/>
              </w:rPr>
              <w:t>环境数据</w:t>
            </w:r>
          </w:p>
        </w:tc>
        <w:tc>
          <w:tcPr>
            <w:tcW w:w="2218" w:type="dxa"/>
            <w:vAlign w:val="center"/>
          </w:tcPr>
          <w:p w14:paraId="0807FB1F">
            <w:pPr>
              <w:snapToGrid w:val="0"/>
              <w:spacing w:before="70" w:after="70" w:line="240" w:lineRule="auto"/>
              <w:ind w:firstLine="0"/>
              <w:jc w:val="left"/>
              <w:rPr>
                <w:sz w:val="21"/>
              </w:rPr>
            </w:pPr>
            <w:r>
              <w:rPr>
                <w:sz w:val="21"/>
                <w:szCs w:val="21"/>
              </w:rPr>
              <w:t>CLOUDMAP</w:t>
            </w:r>
          </w:p>
        </w:tc>
        <w:tc>
          <w:tcPr>
            <w:tcW w:w="2680" w:type="dxa"/>
            <w:vAlign w:val="center"/>
          </w:tcPr>
          <w:p w14:paraId="3539821E">
            <w:pPr>
              <w:snapToGrid w:val="0"/>
              <w:spacing w:before="70" w:after="70" w:line="240" w:lineRule="auto"/>
              <w:ind w:firstLine="0"/>
              <w:jc w:val="left"/>
              <w:rPr>
                <w:sz w:val="21"/>
              </w:rPr>
            </w:pPr>
            <w:r>
              <w:rPr>
                <w:sz w:val="21"/>
                <w:szCs w:val="21"/>
              </w:rPr>
              <w:t>平面展开图云图</w:t>
            </w:r>
          </w:p>
        </w:tc>
      </w:tr>
    </w:tbl>
    <w:p w14:paraId="4198A378">
      <w:pPr>
        <w:pStyle w:val="5"/>
      </w:pPr>
      <w:bookmarkStart w:id="173" w:name="_Toc10280"/>
      <w:r>
        <w:rPr>
          <w:szCs w:val="32"/>
        </w:rPr>
        <w:t>2.4.5 关键算法流程</w:t>
      </w:r>
      <w:bookmarkEnd w:id="173"/>
    </w:p>
    <w:p w14:paraId="17C40B3D">
      <w:r>
        <w:rPr>
          <w:b/>
        </w:rPr>
        <w:t>（1）平差解算</w:t>
      </w:r>
    </w:p>
    <w:p w14:paraId="56EFD210">
      <w:r>
        <w:t>输入：像点观测、控制点、初值；</w:t>
      </w:r>
    </w:p>
    <w:p w14:paraId="495AA4C6">
      <w:r>
        <w:t>步骤：① 组成误差方程；② 计算法方程；③ 迭代解算至收敛；④ 粗差探测与剔除；⑤ 精度评定。</w:t>
      </w:r>
    </w:p>
    <w:p w14:paraId="35702E86">
      <w:r>
        <w:t>终止条件：参数改正数小于阈值（位置 1×10⁻⁶ m，角度 1×10⁻⁷ rad）或达到最大迭代次数（20 次）。</w:t>
      </w:r>
    </w:p>
    <w:p w14:paraId="2BB5A86B">
      <w:r>
        <w:t>异常处理：法方程病态时增加约束或剔除弱观测；迭代不收敛时检查初值与粗差。</w:t>
      </w:r>
    </w:p>
    <w:p w14:paraId="730ACD43">
      <w:r>
        <w:rPr>
          <w:b/>
        </w:rPr>
        <w:t>（2）多源配准</w:t>
      </w:r>
    </w:p>
    <w:p w14:paraId="00716C9E">
      <w:r>
        <w:t>输入：源点云 S、目标点云 T、初始变换 T₀；</w:t>
      </w:r>
    </w:p>
    <w:p w14:paraId="1A60A4D2">
      <w:r>
        <w:t>步骤：① 体素下采样；② 法向估计；③ FPFH 特征与对应；④ RANSAC 剔除误匹配；⑤ 广义 ICP 精化；⑥ 控制点约束改正；⑦ 残差统计。</w:t>
      </w:r>
    </w:p>
    <w:p w14:paraId="089FC158">
      <w:r>
        <w:t>判定：同名点较差超过阈值时回退至粗配准或人工选取同名点。</w:t>
      </w:r>
    </w:p>
    <w:p w14:paraId="73C8FCA8">
      <w:r>
        <w:rPr>
          <w:b/>
        </w:rPr>
        <w:t>（3）缺陷判识</w:t>
      </w:r>
    </w:p>
    <w:p w14:paraId="0091BD9F">
      <w:r>
        <w:t>输入：点云 P、基准面 B、影像 I、规则库 R；</w:t>
      </w:r>
    </w:p>
    <w:p w14:paraId="72242CF0">
      <w:r>
        <w:t>步骤：① 计算法向偏差；② 区域生长提取凹陷；③ 计算深度/面积/体积/长宽；④ 影像分割得到类别与置信度；⑤ 规则匹配与冲磨属性判定；⑥ 级别计算；⑦ 生成处理建议与材料用量；⑧ 输出判定依据链。</w:t>
      </w:r>
    </w:p>
    <w:p w14:paraId="70DCEB85">
      <w:r>
        <w:t>异常处理：规则冲突时按优先级取最高；置信度低于阈值时标记</w:t>
      </w:r>
      <w:r>
        <w:rPr>
          <w:rFonts w:hint="eastAsia"/>
        </w:rPr>
        <w:t>“</w:t>
      </w:r>
      <w:r>
        <w:t>待复核</w:t>
      </w:r>
      <w:r>
        <w:rPr>
          <w:rFonts w:hint="eastAsia"/>
        </w:rPr>
        <w:t>”</w:t>
      </w:r>
      <w:r>
        <w:t>。</w:t>
      </w:r>
    </w:p>
    <w:p w14:paraId="66444E1E">
      <w:r>
        <w:rPr>
          <w:b/>
        </w:rPr>
        <w:t>（4）报告生成</w:t>
      </w:r>
    </w:p>
    <w:p w14:paraId="6575B807">
      <w:r>
        <w:t>输入：缺陷清单、模板、照片、图纸；</w:t>
      </w:r>
    </w:p>
    <w:p w14:paraId="7021CA4B">
      <w:r>
        <w:t>步骤：① 数据校验；② 模板加载；③ 占位符填充；④ 循环块展开；⑤ 图表插入；⑥ 版面重排；⑦ 格式检查；⑧ 输出与版本固化。</w:t>
      </w:r>
    </w:p>
    <w:p w14:paraId="5B5A92B6">
      <w:r>
        <w:t>校验项：必填字段完整性、数值单位与精度、图片分辨率、图纸比例、页码与目录。</w:t>
      </w:r>
    </w:p>
    <w:p w14:paraId="3CBB2683">
      <w:pPr>
        <w:pStyle w:val="5"/>
      </w:pPr>
      <w:bookmarkStart w:id="174" w:name="_Toc17350"/>
      <w:r>
        <w:rPr>
          <w:szCs w:val="32"/>
        </w:rPr>
        <w:t>2.4.6 系统运行模式与状态机</w:t>
      </w:r>
      <w:bookmarkEnd w:id="174"/>
    </w:p>
    <w:p w14:paraId="72C1339F">
      <w:r>
        <w:rPr>
          <w:b/>
        </w:rPr>
        <w:t>（1）运行模式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2"/>
        <w:gridCol w:w="1429"/>
        <w:gridCol w:w="3671"/>
        <w:gridCol w:w="2828"/>
      </w:tblGrid>
      <w:tr w14:paraId="08526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72" w:type="dxa"/>
            <w:shd w:val="clear" w:color="auto" w:fill="E7E6E6"/>
            <w:vAlign w:val="center"/>
          </w:tcPr>
          <w:p w14:paraId="78E65843">
            <w:pPr>
              <w:keepNext/>
              <w:snapToGrid w:val="0"/>
              <w:spacing w:before="70" w:after="70" w:line="240" w:lineRule="auto"/>
              <w:ind w:firstLine="0"/>
              <w:jc w:val="center"/>
              <w:rPr>
                <w:b/>
                <w:sz w:val="21"/>
              </w:rPr>
            </w:pPr>
            <w:r>
              <w:rPr>
                <w:b/>
                <w:sz w:val="21"/>
                <w:szCs w:val="21"/>
              </w:rPr>
              <w:t>模式</w:t>
            </w:r>
          </w:p>
        </w:tc>
        <w:tc>
          <w:tcPr>
            <w:tcW w:w="1429" w:type="dxa"/>
            <w:shd w:val="clear" w:color="auto" w:fill="E7E6E6"/>
            <w:vAlign w:val="center"/>
          </w:tcPr>
          <w:p w14:paraId="37D50C22">
            <w:pPr>
              <w:keepNext/>
              <w:snapToGrid w:val="0"/>
              <w:spacing w:before="70" w:after="70" w:line="240" w:lineRule="auto"/>
              <w:ind w:firstLine="0"/>
              <w:jc w:val="center"/>
              <w:rPr>
                <w:b/>
                <w:sz w:val="21"/>
              </w:rPr>
            </w:pPr>
            <w:r>
              <w:rPr>
                <w:b/>
                <w:sz w:val="21"/>
                <w:szCs w:val="21"/>
              </w:rPr>
              <w:t>用途</w:t>
            </w:r>
          </w:p>
        </w:tc>
        <w:tc>
          <w:tcPr>
            <w:tcW w:w="3671" w:type="dxa"/>
            <w:shd w:val="clear" w:color="auto" w:fill="E7E6E6"/>
            <w:vAlign w:val="center"/>
          </w:tcPr>
          <w:p w14:paraId="033F4FB1">
            <w:pPr>
              <w:keepNext/>
              <w:snapToGrid w:val="0"/>
              <w:spacing w:before="70" w:after="70" w:line="240" w:lineRule="auto"/>
              <w:ind w:firstLine="0"/>
              <w:jc w:val="center"/>
              <w:rPr>
                <w:b/>
                <w:sz w:val="21"/>
              </w:rPr>
            </w:pPr>
            <w:r>
              <w:rPr>
                <w:b/>
                <w:sz w:val="21"/>
                <w:szCs w:val="21"/>
              </w:rPr>
              <w:t>主要活动</w:t>
            </w:r>
          </w:p>
        </w:tc>
        <w:tc>
          <w:tcPr>
            <w:tcW w:w="2828" w:type="dxa"/>
            <w:shd w:val="clear" w:color="auto" w:fill="E7E6E6"/>
            <w:vAlign w:val="center"/>
          </w:tcPr>
          <w:p w14:paraId="2EE0FCE3">
            <w:pPr>
              <w:keepNext/>
              <w:snapToGrid w:val="0"/>
              <w:spacing w:before="70" w:after="70" w:line="240" w:lineRule="auto"/>
              <w:ind w:firstLine="0"/>
              <w:jc w:val="center"/>
              <w:rPr>
                <w:b/>
                <w:sz w:val="21"/>
              </w:rPr>
            </w:pPr>
            <w:r>
              <w:rPr>
                <w:b/>
                <w:sz w:val="21"/>
                <w:szCs w:val="21"/>
              </w:rPr>
              <w:t>退出条件</w:t>
            </w:r>
          </w:p>
        </w:tc>
      </w:tr>
      <w:tr w14:paraId="68DE7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5BD9659D">
            <w:pPr>
              <w:keepNext/>
              <w:snapToGrid w:val="0"/>
              <w:spacing w:before="70" w:after="70" w:line="240" w:lineRule="auto"/>
              <w:ind w:firstLine="0"/>
              <w:jc w:val="center"/>
              <w:rPr>
                <w:sz w:val="21"/>
              </w:rPr>
            </w:pPr>
            <w:r>
              <w:rPr>
                <w:sz w:val="21"/>
                <w:szCs w:val="21"/>
              </w:rPr>
              <w:t>待机</w:t>
            </w:r>
          </w:p>
        </w:tc>
        <w:tc>
          <w:tcPr>
            <w:tcW w:w="1429" w:type="dxa"/>
            <w:vAlign w:val="center"/>
          </w:tcPr>
          <w:p w14:paraId="3E1C2761">
            <w:pPr>
              <w:keepNext/>
              <w:snapToGrid w:val="0"/>
              <w:spacing w:before="70" w:after="70" w:line="240" w:lineRule="auto"/>
              <w:ind w:firstLine="0"/>
              <w:jc w:val="left"/>
              <w:rPr>
                <w:sz w:val="21"/>
              </w:rPr>
            </w:pPr>
            <w:r>
              <w:rPr>
                <w:sz w:val="21"/>
                <w:szCs w:val="21"/>
              </w:rPr>
              <w:t>开机后</w:t>
            </w:r>
          </w:p>
        </w:tc>
        <w:tc>
          <w:tcPr>
            <w:tcW w:w="3671" w:type="dxa"/>
            <w:vAlign w:val="center"/>
          </w:tcPr>
          <w:p w14:paraId="591F8AEE">
            <w:pPr>
              <w:keepNext/>
              <w:snapToGrid w:val="0"/>
              <w:spacing w:before="70" w:after="70" w:line="240" w:lineRule="auto"/>
              <w:ind w:firstLine="0"/>
              <w:jc w:val="left"/>
              <w:rPr>
                <w:sz w:val="21"/>
              </w:rPr>
            </w:pPr>
            <w:r>
              <w:rPr>
                <w:sz w:val="21"/>
                <w:szCs w:val="21"/>
              </w:rPr>
              <w:t>自检、连接、状态监测</w:t>
            </w:r>
          </w:p>
        </w:tc>
        <w:tc>
          <w:tcPr>
            <w:tcW w:w="2828" w:type="dxa"/>
            <w:vAlign w:val="center"/>
          </w:tcPr>
          <w:p w14:paraId="2A21AC5F">
            <w:pPr>
              <w:keepNext/>
              <w:snapToGrid w:val="0"/>
              <w:spacing w:before="70" w:after="70" w:line="240" w:lineRule="auto"/>
              <w:ind w:firstLine="0"/>
              <w:jc w:val="left"/>
              <w:rPr>
                <w:sz w:val="21"/>
              </w:rPr>
            </w:pPr>
            <w:r>
              <w:rPr>
                <w:sz w:val="21"/>
                <w:szCs w:val="21"/>
              </w:rPr>
              <w:t>收到任务</w:t>
            </w:r>
          </w:p>
        </w:tc>
      </w:tr>
      <w:tr w14:paraId="53CCA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3AC1797A">
            <w:pPr>
              <w:keepNext/>
              <w:snapToGrid w:val="0"/>
              <w:spacing w:before="70" w:after="70" w:line="240" w:lineRule="auto"/>
              <w:ind w:firstLine="0"/>
              <w:jc w:val="center"/>
              <w:rPr>
                <w:sz w:val="21"/>
              </w:rPr>
            </w:pPr>
            <w:r>
              <w:rPr>
                <w:sz w:val="21"/>
                <w:szCs w:val="21"/>
              </w:rPr>
              <w:t>标定</w:t>
            </w:r>
          </w:p>
        </w:tc>
        <w:tc>
          <w:tcPr>
            <w:tcW w:w="1429" w:type="dxa"/>
            <w:vAlign w:val="center"/>
          </w:tcPr>
          <w:p w14:paraId="2B5E0388">
            <w:pPr>
              <w:keepNext/>
              <w:snapToGrid w:val="0"/>
              <w:spacing w:before="70" w:after="70" w:line="240" w:lineRule="auto"/>
              <w:ind w:firstLine="0"/>
              <w:jc w:val="left"/>
              <w:rPr>
                <w:sz w:val="21"/>
              </w:rPr>
            </w:pPr>
            <w:r>
              <w:rPr>
                <w:sz w:val="21"/>
                <w:szCs w:val="21"/>
              </w:rPr>
              <w:t>作业前</w:t>
            </w:r>
          </w:p>
        </w:tc>
        <w:tc>
          <w:tcPr>
            <w:tcW w:w="3671" w:type="dxa"/>
            <w:vAlign w:val="center"/>
          </w:tcPr>
          <w:p w14:paraId="50BA3373">
            <w:pPr>
              <w:keepNext/>
              <w:snapToGrid w:val="0"/>
              <w:spacing w:before="70" w:after="70" w:line="240" w:lineRule="auto"/>
              <w:ind w:firstLine="0"/>
              <w:jc w:val="left"/>
              <w:rPr>
                <w:sz w:val="21"/>
              </w:rPr>
            </w:pPr>
            <w:r>
              <w:rPr>
                <w:sz w:val="21"/>
                <w:szCs w:val="21"/>
              </w:rPr>
              <w:t>控制点联测、标准尺校核</w:t>
            </w:r>
          </w:p>
        </w:tc>
        <w:tc>
          <w:tcPr>
            <w:tcW w:w="2828" w:type="dxa"/>
            <w:vAlign w:val="center"/>
          </w:tcPr>
          <w:p w14:paraId="1254A1B7">
            <w:pPr>
              <w:keepNext/>
              <w:snapToGrid w:val="0"/>
              <w:spacing w:before="70" w:after="70" w:line="240" w:lineRule="auto"/>
              <w:ind w:firstLine="0"/>
              <w:jc w:val="left"/>
              <w:rPr>
                <w:sz w:val="21"/>
              </w:rPr>
            </w:pPr>
            <w:r>
              <w:rPr>
                <w:sz w:val="21"/>
                <w:szCs w:val="21"/>
              </w:rPr>
              <w:t>残差达标</w:t>
            </w:r>
          </w:p>
        </w:tc>
      </w:tr>
      <w:tr w14:paraId="2CEFB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6C7A4B7E">
            <w:pPr>
              <w:keepNext/>
              <w:snapToGrid w:val="0"/>
              <w:spacing w:before="70" w:after="70" w:line="240" w:lineRule="auto"/>
              <w:ind w:firstLine="0"/>
              <w:jc w:val="center"/>
              <w:rPr>
                <w:sz w:val="21"/>
              </w:rPr>
            </w:pPr>
            <w:r>
              <w:rPr>
                <w:sz w:val="21"/>
                <w:szCs w:val="21"/>
              </w:rPr>
              <w:t>采集</w:t>
            </w:r>
          </w:p>
        </w:tc>
        <w:tc>
          <w:tcPr>
            <w:tcW w:w="1429" w:type="dxa"/>
            <w:vAlign w:val="center"/>
          </w:tcPr>
          <w:p w14:paraId="2AAF087A">
            <w:pPr>
              <w:keepNext/>
              <w:snapToGrid w:val="0"/>
              <w:spacing w:before="70" w:after="70" w:line="240" w:lineRule="auto"/>
              <w:ind w:firstLine="0"/>
              <w:jc w:val="left"/>
              <w:rPr>
                <w:sz w:val="21"/>
              </w:rPr>
            </w:pPr>
            <w:r>
              <w:rPr>
                <w:sz w:val="21"/>
                <w:szCs w:val="21"/>
              </w:rPr>
              <w:t>现场作业</w:t>
            </w:r>
          </w:p>
        </w:tc>
        <w:tc>
          <w:tcPr>
            <w:tcW w:w="3671" w:type="dxa"/>
            <w:vAlign w:val="center"/>
          </w:tcPr>
          <w:p w14:paraId="17E4F2C9">
            <w:pPr>
              <w:keepNext/>
              <w:snapToGrid w:val="0"/>
              <w:spacing w:before="70" w:after="70" w:line="240" w:lineRule="auto"/>
              <w:ind w:firstLine="0"/>
              <w:jc w:val="left"/>
              <w:rPr>
                <w:sz w:val="21"/>
              </w:rPr>
            </w:pPr>
            <w:r>
              <w:rPr>
                <w:sz w:val="21"/>
                <w:szCs w:val="21"/>
              </w:rPr>
              <w:t>触发采集、实时预览、记录</w:t>
            </w:r>
          </w:p>
        </w:tc>
        <w:tc>
          <w:tcPr>
            <w:tcW w:w="2828" w:type="dxa"/>
            <w:vAlign w:val="center"/>
          </w:tcPr>
          <w:p w14:paraId="4542C0EB">
            <w:pPr>
              <w:keepNext/>
              <w:snapToGrid w:val="0"/>
              <w:spacing w:before="70" w:after="70" w:line="240" w:lineRule="auto"/>
              <w:ind w:firstLine="0"/>
              <w:jc w:val="left"/>
              <w:rPr>
                <w:sz w:val="21"/>
              </w:rPr>
            </w:pPr>
            <w:r>
              <w:rPr>
                <w:sz w:val="21"/>
                <w:szCs w:val="21"/>
              </w:rPr>
              <w:t>任务完成或人工停止</w:t>
            </w:r>
          </w:p>
        </w:tc>
      </w:tr>
      <w:tr w14:paraId="2841E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045FB724">
            <w:pPr>
              <w:keepNext/>
              <w:snapToGrid w:val="0"/>
              <w:spacing w:before="70" w:after="70" w:line="240" w:lineRule="auto"/>
              <w:ind w:firstLine="0"/>
              <w:jc w:val="center"/>
              <w:rPr>
                <w:sz w:val="21"/>
              </w:rPr>
            </w:pPr>
            <w:r>
              <w:rPr>
                <w:sz w:val="21"/>
                <w:szCs w:val="21"/>
              </w:rPr>
              <w:t>质检</w:t>
            </w:r>
          </w:p>
        </w:tc>
        <w:tc>
          <w:tcPr>
            <w:tcW w:w="1429" w:type="dxa"/>
            <w:vAlign w:val="center"/>
          </w:tcPr>
          <w:p w14:paraId="67019E0B">
            <w:pPr>
              <w:keepNext/>
              <w:snapToGrid w:val="0"/>
              <w:spacing w:before="70" w:after="70" w:line="240" w:lineRule="auto"/>
              <w:ind w:firstLine="0"/>
              <w:jc w:val="left"/>
              <w:rPr>
                <w:sz w:val="21"/>
              </w:rPr>
            </w:pPr>
            <w:r>
              <w:rPr>
                <w:sz w:val="21"/>
                <w:szCs w:val="21"/>
              </w:rPr>
              <w:t>采集后</w:t>
            </w:r>
          </w:p>
        </w:tc>
        <w:tc>
          <w:tcPr>
            <w:tcW w:w="3671" w:type="dxa"/>
            <w:vAlign w:val="center"/>
          </w:tcPr>
          <w:p w14:paraId="4418EE27">
            <w:pPr>
              <w:keepNext/>
              <w:snapToGrid w:val="0"/>
              <w:spacing w:before="70" w:after="70" w:line="240" w:lineRule="auto"/>
              <w:ind w:firstLine="0"/>
              <w:jc w:val="left"/>
              <w:rPr>
                <w:sz w:val="21"/>
              </w:rPr>
            </w:pPr>
            <w:r>
              <w:rPr>
                <w:sz w:val="21"/>
                <w:szCs w:val="21"/>
              </w:rPr>
              <w:t>覆盖率、重叠度、粗差检查</w:t>
            </w:r>
          </w:p>
        </w:tc>
        <w:tc>
          <w:tcPr>
            <w:tcW w:w="2828" w:type="dxa"/>
            <w:vAlign w:val="center"/>
          </w:tcPr>
          <w:p w14:paraId="0B752610">
            <w:pPr>
              <w:keepNext/>
              <w:snapToGrid w:val="0"/>
              <w:spacing w:before="70" w:after="70" w:line="240" w:lineRule="auto"/>
              <w:ind w:firstLine="0"/>
              <w:jc w:val="left"/>
              <w:rPr>
                <w:sz w:val="21"/>
              </w:rPr>
            </w:pPr>
            <w:r>
              <w:rPr>
                <w:sz w:val="21"/>
                <w:szCs w:val="21"/>
              </w:rPr>
              <w:t>质检通过</w:t>
            </w:r>
          </w:p>
        </w:tc>
      </w:tr>
      <w:tr w14:paraId="5BB40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03B1AF4A">
            <w:pPr>
              <w:keepNext/>
              <w:snapToGrid w:val="0"/>
              <w:spacing w:before="70" w:after="70" w:line="240" w:lineRule="auto"/>
              <w:ind w:firstLine="0"/>
              <w:jc w:val="center"/>
              <w:rPr>
                <w:sz w:val="21"/>
              </w:rPr>
            </w:pPr>
            <w:r>
              <w:rPr>
                <w:sz w:val="21"/>
                <w:szCs w:val="21"/>
              </w:rPr>
              <w:t>传输</w:t>
            </w:r>
          </w:p>
        </w:tc>
        <w:tc>
          <w:tcPr>
            <w:tcW w:w="1429" w:type="dxa"/>
            <w:vAlign w:val="center"/>
          </w:tcPr>
          <w:p w14:paraId="529E6E5E">
            <w:pPr>
              <w:keepNext/>
              <w:snapToGrid w:val="0"/>
              <w:spacing w:before="70" w:after="70" w:line="240" w:lineRule="auto"/>
              <w:ind w:firstLine="0"/>
              <w:jc w:val="left"/>
              <w:rPr>
                <w:sz w:val="21"/>
              </w:rPr>
            </w:pPr>
            <w:r>
              <w:rPr>
                <w:sz w:val="21"/>
                <w:szCs w:val="21"/>
              </w:rPr>
              <w:t>作业结束</w:t>
            </w:r>
          </w:p>
        </w:tc>
        <w:tc>
          <w:tcPr>
            <w:tcW w:w="3671" w:type="dxa"/>
            <w:vAlign w:val="center"/>
          </w:tcPr>
          <w:p w14:paraId="22FCE6BD">
            <w:pPr>
              <w:keepNext/>
              <w:snapToGrid w:val="0"/>
              <w:spacing w:before="70" w:after="70" w:line="240" w:lineRule="auto"/>
              <w:ind w:firstLine="0"/>
              <w:jc w:val="left"/>
              <w:rPr>
                <w:sz w:val="21"/>
              </w:rPr>
            </w:pPr>
            <w:r>
              <w:rPr>
                <w:sz w:val="21"/>
                <w:szCs w:val="21"/>
              </w:rPr>
              <w:t>打包、加密、回传</w:t>
            </w:r>
          </w:p>
        </w:tc>
        <w:tc>
          <w:tcPr>
            <w:tcW w:w="2828" w:type="dxa"/>
            <w:vAlign w:val="center"/>
          </w:tcPr>
          <w:p w14:paraId="5B2CAB4A">
            <w:pPr>
              <w:keepNext/>
              <w:snapToGrid w:val="0"/>
              <w:spacing w:before="70" w:after="70" w:line="240" w:lineRule="auto"/>
              <w:ind w:firstLine="0"/>
              <w:jc w:val="left"/>
              <w:rPr>
                <w:sz w:val="21"/>
              </w:rPr>
            </w:pPr>
            <w:r>
              <w:rPr>
                <w:sz w:val="21"/>
                <w:szCs w:val="21"/>
              </w:rPr>
              <w:t>传输完成</w:t>
            </w:r>
          </w:p>
        </w:tc>
      </w:tr>
      <w:tr w14:paraId="35C4D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254D8392">
            <w:pPr>
              <w:keepNext/>
              <w:snapToGrid w:val="0"/>
              <w:spacing w:before="70" w:after="70" w:line="240" w:lineRule="auto"/>
              <w:ind w:firstLine="0"/>
              <w:jc w:val="center"/>
              <w:rPr>
                <w:sz w:val="21"/>
              </w:rPr>
            </w:pPr>
            <w:r>
              <w:rPr>
                <w:sz w:val="21"/>
                <w:szCs w:val="21"/>
              </w:rPr>
              <w:t>维护</w:t>
            </w:r>
          </w:p>
        </w:tc>
        <w:tc>
          <w:tcPr>
            <w:tcW w:w="1429" w:type="dxa"/>
            <w:vAlign w:val="center"/>
          </w:tcPr>
          <w:p w14:paraId="29BD46F1">
            <w:pPr>
              <w:keepNext/>
              <w:snapToGrid w:val="0"/>
              <w:spacing w:before="70" w:after="70" w:line="240" w:lineRule="auto"/>
              <w:ind w:firstLine="0"/>
              <w:jc w:val="left"/>
              <w:rPr>
                <w:sz w:val="21"/>
              </w:rPr>
            </w:pPr>
            <w:r>
              <w:rPr>
                <w:sz w:val="21"/>
                <w:szCs w:val="21"/>
              </w:rPr>
              <w:t>定期</w:t>
            </w:r>
          </w:p>
        </w:tc>
        <w:tc>
          <w:tcPr>
            <w:tcW w:w="3671" w:type="dxa"/>
            <w:vAlign w:val="center"/>
          </w:tcPr>
          <w:p w14:paraId="5D57494A">
            <w:pPr>
              <w:keepNext/>
              <w:snapToGrid w:val="0"/>
              <w:spacing w:before="70" w:after="70" w:line="240" w:lineRule="auto"/>
              <w:ind w:firstLine="0"/>
              <w:jc w:val="left"/>
              <w:rPr>
                <w:sz w:val="21"/>
              </w:rPr>
            </w:pPr>
            <w:r>
              <w:rPr>
                <w:sz w:val="21"/>
                <w:szCs w:val="21"/>
              </w:rPr>
              <w:t>清洁、校准、固件升级</w:t>
            </w:r>
          </w:p>
        </w:tc>
        <w:tc>
          <w:tcPr>
            <w:tcW w:w="2828" w:type="dxa"/>
            <w:vAlign w:val="center"/>
          </w:tcPr>
          <w:p w14:paraId="78A38F7E">
            <w:pPr>
              <w:keepNext/>
              <w:snapToGrid w:val="0"/>
              <w:spacing w:before="70" w:after="70" w:line="240" w:lineRule="auto"/>
              <w:ind w:firstLine="0"/>
              <w:jc w:val="left"/>
              <w:rPr>
                <w:sz w:val="21"/>
              </w:rPr>
            </w:pPr>
            <w:r>
              <w:rPr>
                <w:sz w:val="21"/>
                <w:szCs w:val="21"/>
              </w:rPr>
              <w:t>维护完成</w:t>
            </w:r>
          </w:p>
        </w:tc>
      </w:tr>
      <w:tr w14:paraId="49B0B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2" w:type="dxa"/>
            <w:vAlign w:val="center"/>
          </w:tcPr>
          <w:p w14:paraId="5CBADAAA">
            <w:pPr>
              <w:keepNext/>
              <w:snapToGrid w:val="0"/>
              <w:spacing w:before="70" w:after="70" w:line="240" w:lineRule="auto"/>
              <w:ind w:firstLine="0"/>
              <w:jc w:val="center"/>
              <w:rPr>
                <w:sz w:val="21"/>
              </w:rPr>
            </w:pPr>
            <w:r>
              <w:rPr>
                <w:sz w:val="21"/>
                <w:szCs w:val="21"/>
              </w:rPr>
              <w:t>故障</w:t>
            </w:r>
          </w:p>
        </w:tc>
        <w:tc>
          <w:tcPr>
            <w:tcW w:w="1429" w:type="dxa"/>
            <w:vAlign w:val="center"/>
          </w:tcPr>
          <w:p w14:paraId="076395B6">
            <w:pPr>
              <w:keepNext/>
              <w:snapToGrid w:val="0"/>
              <w:spacing w:before="70" w:after="70" w:line="240" w:lineRule="auto"/>
              <w:ind w:firstLine="0"/>
              <w:jc w:val="left"/>
              <w:rPr>
                <w:sz w:val="21"/>
              </w:rPr>
            </w:pPr>
            <w:r>
              <w:rPr>
                <w:sz w:val="21"/>
                <w:szCs w:val="21"/>
              </w:rPr>
              <w:t>异常</w:t>
            </w:r>
          </w:p>
        </w:tc>
        <w:tc>
          <w:tcPr>
            <w:tcW w:w="3671" w:type="dxa"/>
            <w:vAlign w:val="center"/>
          </w:tcPr>
          <w:p w14:paraId="12731474">
            <w:pPr>
              <w:keepNext/>
              <w:snapToGrid w:val="0"/>
              <w:spacing w:before="70" w:after="70" w:line="240" w:lineRule="auto"/>
              <w:ind w:firstLine="0"/>
              <w:jc w:val="left"/>
              <w:rPr>
                <w:sz w:val="21"/>
              </w:rPr>
            </w:pPr>
            <w:r>
              <w:rPr>
                <w:sz w:val="21"/>
                <w:szCs w:val="21"/>
              </w:rPr>
              <w:t>报警、保护、记录</w:t>
            </w:r>
          </w:p>
        </w:tc>
        <w:tc>
          <w:tcPr>
            <w:tcW w:w="2828" w:type="dxa"/>
            <w:vAlign w:val="center"/>
          </w:tcPr>
          <w:p w14:paraId="63E4557E">
            <w:pPr>
              <w:keepNext/>
              <w:snapToGrid w:val="0"/>
              <w:spacing w:before="70" w:after="70" w:line="240" w:lineRule="auto"/>
              <w:ind w:firstLine="0"/>
              <w:jc w:val="left"/>
              <w:rPr>
                <w:sz w:val="21"/>
              </w:rPr>
            </w:pPr>
            <w:r>
              <w:rPr>
                <w:sz w:val="21"/>
                <w:szCs w:val="21"/>
              </w:rPr>
              <w:t>故障排除</w:t>
            </w:r>
          </w:p>
        </w:tc>
      </w:tr>
    </w:tbl>
    <w:p w14:paraId="1C09CFF2">
      <w:pPr>
        <w:spacing w:line="240" w:lineRule="auto"/>
      </w:pPr>
    </w:p>
    <w:p w14:paraId="3F7B3089">
      <w:r>
        <w:rPr>
          <w:b/>
        </w:rPr>
        <w:t>（2）状态转换</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2030"/>
        <w:gridCol w:w="1701"/>
        <w:gridCol w:w="3369"/>
      </w:tblGrid>
      <w:tr w14:paraId="68839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01" w:type="dxa"/>
            <w:shd w:val="clear" w:color="auto" w:fill="E7E6E6"/>
            <w:vAlign w:val="center"/>
          </w:tcPr>
          <w:p w14:paraId="7401C564">
            <w:pPr>
              <w:snapToGrid w:val="0"/>
              <w:spacing w:before="70" w:after="70" w:line="240" w:lineRule="auto"/>
              <w:ind w:firstLine="0"/>
              <w:jc w:val="center"/>
              <w:rPr>
                <w:b/>
                <w:sz w:val="21"/>
              </w:rPr>
            </w:pPr>
            <w:r>
              <w:rPr>
                <w:b/>
                <w:sz w:val="21"/>
                <w:szCs w:val="21"/>
              </w:rPr>
              <w:t>当前状态</w:t>
            </w:r>
          </w:p>
        </w:tc>
        <w:tc>
          <w:tcPr>
            <w:tcW w:w="2030" w:type="dxa"/>
            <w:shd w:val="clear" w:color="auto" w:fill="E7E6E6"/>
            <w:vAlign w:val="center"/>
          </w:tcPr>
          <w:p w14:paraId="02FE946E">
            <w:pPr>
              <w:snapToGrid w:val="0"/>
              <w:spacing w:before="70" w:after="70" w:line="240" w:lineRule="auto"/>
              <w:ind w:firstLine="0"/>
              <w:jc w:val="center"/>
              <w:rPr>
                <w:b/>
                <w:sz w:val="21"/>
              </w:rPr>
            </w:pPr>
            <w:r>
              <w:rPr>
                <w:b/>
                <w:sz w:val="21"/>
                <w:szCs w:val="21"/>
              </w:rPr>
              <w:t>触发事件</w:t>
            </w:r>
          </w:p>
        </w:tc>
        <w:tc>
          <w:tcPr>
            <w:tcW w:w="1701" w:type="dxa"/>
            <w:shd w:val="clear" w:color="auto" w:fill="E7E6E6"/>
            <w:vAlign w:val="center"/>
          </w:tcPr>
          <w:p w14:paraId="7B90E040">
            <w:pPr>
              <w:snapToGrid w:val="0"/>
              <w:spacing w:before="70" w:after="70" w:line="240" w:lineRule="auto"/>
              <w:ind w:firstLine="0"/>
              <w:jc w:val="center"/>
              <w:rPr>
                <w:b/>
                <w:sz w:val="21"/>
              </w:rPr>
            </w:pPr>
            <w:r>
              <w:rPr>
                <w:b/>
                <w:sz w:val="21"/>
                <w:szCs w:val="21"/>
              </w:rPr>
              <w:t>目标状态</w:t>
            </w:r>
          </w:p>
        </w:tc>
        <w:tc>
          <w:tcPr>
            <w:tcW w:w="3369" w:type="dxa"/>
            <w:shd w:val="clear" w:color="auto" w:fill="E7E6E6"/>
            <w:vAlign w:val="center"/>
          </w:tcPr>
          <w:p w14:paraId="7FF80277">
            <w:pPr>
              <w:snapToGrid w:val="0"/>
              <w:spacing w:before="70" w:after="70" w:line="240" w:lineRule="auto"/>
              <w:ind w:firstLine="0"/>
              <w:jc w:val="center"/>
              <w:rPr>
                <w:b/>
                <w:sz w:val="21"/>
              </w:rPr>
            </w:pPr>
            <w:r>
              <w:rPr>
                <w:b/>
                <w:sz w:val="21"/>
                <w:szCs w:val="21"/>
              </w:rPr>
              <w:t>动作</w:t>
            </w:r>
          </w:p>
        </w:tc>
      </w:tr>
      <w:tr w14:paraId="71F01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1AA6A120">
            <w:pPr>
              <w:snapToGrid w:val="0"/>
              <w:spacing w:before="70" w:after="70" w:line="240" w:lineRule="auto"/>
              <w:ind w:firstLine="0"/>
              <w:jc w:val="center"/>
              <w:rPr>
                <w:sz w:val="21"/>
              </w:rPr>
            </w:pPr>
            <w:r>
              <w:rPr>
                <w:sz w:val="21"/>
                <w:szCs w:val="21"/>
              </w:rPr>
              <w:t>待机</w:t>
            </w:r>
          </w:p>
        </w:tc>
        <w:tc>
          <w:tcPr>
            <w:tcW w:w="2030" w:type="dxa"/>
            <w:vAlign w:val="center"/>
          </w:tcPr>
          <w:p w14:paraId="058004DF">
            <w:pPr>
              <w:snapToGrid w:val="0"/>
              <w:spacing w:before="70" w:after="70" w:line="240" w:lineRule="auto"/>
              <w:ind w:firstLine="0"/>
              <w:jc w:val="left"/>
              <w:rPr>
                <w:sz w:val="21"/>
              </w:rPr>
            </w:pPr>
            <w:r>
              <w:rPr>
                <w:sz w:val="21"/>
                <w:szCs w:val="21"/>
              </w:rPr>
              <w:t>任务下发</w:t>
            </w:r>
          </w:p>
        </w:tc>
        <w:tc>
          <w:tcPr>
            <w:tcW w:w="1701" w:type="dxa"/>
            <w:vAlign w:val="center"/>
          </w:tcPr>
          <w:p w14:paraId="1B4793FD">
            <w:pPr>
              <w:snapToGrid w:val="0"/>
              <w:spacing w:before="70" w:after="70" w:line="240" w:lineRule="auto"/>
              <w:ind w:firstLine="0"/>
              <w:jc w:val="center"/>
              <w:rPr>
                <w:sz w:val="21"/>
              </w:rPr>
            </w:pPr>
            <w:r>
              <w:rPr>
                <w:sz w:val="21"/>
                <w:szCs w:val="21"/>
              </w:rPr>
              <w:t>标定</w:t>
            </w:r>
          </w:p>
        </w:tc>
        <w:tc>
          <w:tcPr>
            <w:tcW w:w="3369" w:type="dxa"/>
            <w:vAlign w:val="center"/>
          </w:tcPr>
          <w:p w14:paraId="2405147F">
            <w:pPr>
              <w:snapToGrid w:val="0"/>
              <w:spacing w:before="70" w:after="70" w:line="240" w:lineRule="auto"/>
              <w:ind w:firstLine="0"/>
              <w:jc w:val="left"/>
              <w:rPr>
                <w:sz w:val="21"/>
              </w:rPr>
            </w:pPr>
            <w:r>
              <w:rPr>
                <w:sz w:val="21"/>
                <w:szCs w:val="21"/>
              </w:rPr>
              <w:t>加载任务参数</w:t>
            </w:r>
          </w:p>
        </w:tc>
      </w:tr>
      <w:tr w14:paraId="4DC30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24020419">
            <w:pPr>
              <w:snapToGrid w:val="0"/>
              <w:spacing w:before="70" w:after="70" w:line="240" w:lineRule="auto"/>
              <w:ind w:firstLine="0"/>
              <w:jc w:val="center"/>
              <w:rPr>
                <w:sz w:val="21"/>
              </w:rPr>
            </w:pPr>
            <w:r>
              <w:rPr>
                <w:sz w:val="21"/>
                <w:szCs w:val="21"/>
              </w:rPr>
              <w:t>标定</w:t>
            </w:r>
          </w:p>
        </w:tc>
        <w:tc>
          <w:tcPr>
            <w:tcW w:w="2030" w:type="dxa"/>
            <w:vAlign w:val="center"/>
          </w:tcPr>
          <w:p w14:paraId="7C640520">
            <w:pPr>
              <w:snapToGrid w:val="0"/>
              <w:spacing w:before="70" w:after="70" w:line="240" w:lineRule="auto"/>
              <w:ind w:firstLine="0"/>
              <w:jc w:val="left"/>
              <w:rPr>
                <w:sz w:val="21"/>
              </w:rPr>
            </w:pPr>
            <w:r>
              <w:rPr>
                <w:sz w:val="21"/>
                <w:szCs w:val="21"/>
              </w:rPr>
              <w:t>标定通过</w:t>
            </w:r>
          </w:p>
        </w:tc>
        <w:tc>
          <w:tcPr>
            <w:tcW w:w="1701" w:type="dxa"/>
            <w:vAlign w:val="center"/>
          </w:tcPr>
          <w:p w14:paraId="242598DC">
            <w:pPr>
              <w:snapToGrid w:val="0"/>
              <w:spacing w:before="70" w:after="70" w:line="240" w:lineRule="auto"/>
              <w:ind w:firstLine="0"/>
              <w:jc w:val="center"/>
              <w:rPr>
                <w:sz w:val="21"/>
              </w:rPr>
            </w:pPr>
            <w:r>
              <w:rPr>
                <w:sz w:val="21"/>
                <w:szCs w:val="21"/>
              </w:rPr>
              <w:t>采集</w:t>
            </w:r>
          </w:p>
        </w:tc>
        <w:tc>
          <w:tcPr>
            <w:tcW w:w="3369" w:type="dxa"/>
            <w:vAlign w:val="center"/>
          </w:tcPr>
          <w:p w14:paraId="5165E9B1">
            <w:pPr>
              <w:snapToGrid w:val="0"/>
              <w:spacing w:before="70" w:after="70" w:line="240" w:lineRule="auto"/>
              <w:ind w:firstLine="0"/>
              <w:jc w:val="left"/>
              <w:rPr>
                <w:sz w:val="21"/>
              </w:rPr>
            </w:pPr>
            <w:r>
              <w:rPr>
                <w:sz w:val="21"/>
                <w:szCs w:val="21"/>
              </w:rPr>
              <w:t>锁定参数</w:t>
            </w:r>
          </w:p>
        </w:tc>
      </w:tr>
      <w:tr w14:paraId="3656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4DEB24C6">
            <w:pPr>
              <w:snapToGrid w:val="0"/>
              <w:spacing w:before="70" w:after="70" w:line="240" w:lineRule="auto"/>
              <w:ind w:firstLine="0"/>
              <w:jc w:val="center"/>
              <w:rPr>
                <w:sz w:val="21"/>
              </w:rPr>
            </w:pPr>
            <w:r>
              <w:rPr>
                <w:sz w:val="21"/>
                <w:szCs w:val="21"/>
              </w:rPr>
              <w:t>标定</w:t>
            </w:r>
          </w:p>
        </w:tc>
        <w:tc>
          <w:tcPr>
            <w:tcW w:w="2030" w:type="dxa"/>
            <w:vAlign w:val="center"/>
          </w:tcPr>
          <w:p w14:paraId="50EEADA0">
            <w:pPr>
              <w:snapToGrid w:val="0"/>
              <w:spacing w:before="70" w:after="70" w:line="240" w:lineRule="auto"/>
              <w:ind w:firstLine="0"/>
              <w:jc w:val="left"/>
              <w:rPr>
                <w:sz w:val="21"/>
              </w:rPr>
            </w:pPr>
            <w:r>
              <w:rPr>
                <w:sz w:val="21"/>
                <w:szCs w:val="21"/>
              </w:rPr>
              <w:t>标定失败</w:t>
            </w:r>
          </w:p>
        </w:tc>
        <w:tc>
          <w:tcPr>
            <w:tcW w:w="1701" w:type="dxa"/>
            <w:vAlign w:val="center"/>
          </w:tcPr>
          <w:p w14:paraId="6F87A9F7">
            <w:pPr>
              <w:snapToGrid w:val="0"/>
              <w:spacing w:before="70" w:after="70" w:line="240" w:lineRule="auto"/>
              <w:ind w:firstLine="0"/>
              <w:jc w:val="center"/>
              <w:rPr>
                <w:sz w:val="21"/>
              </w:rPr>
            </w:pPr>
            <w:r>
              <w:rPr>
                <w:sz w:val="21"/>
                <w:szCs w:val="21"/>
              </w:rPr>
              <w:t>待机</w:t>
            </w:r>
          </w:p>
        </w:tc>
        <w:tc>
          <w:tcPr>
            <w:tcW w:w="3369" w:type="dxa"/>
            <w:vAlign w:val="center"/>
          </w:tcPr>
          <w:p w14:paraId="42905693">
            <w:pPr>
              <w:snapToGrid w:val="0"/>
              <w:spacing w:before="70" w:after="70" w:line="240" w:lineRule="auto"/>
              <w:ind w:firstLine="0"/>
              <w:jc w:val="left"/>
              <w:rPr>
                <w:sz w:val="21"/>
              </w:rPr>
            </w:pPr>
            <w:r>
              <w:rPr>
                <w:sz w:val="21"/>
                <w:szCs w:val="21"/>
              </w:rPr>
              <w:t>报警、提示重标</w:t>
            </w:r>
          </w:p>
        </w:tc>
      </w:tr>
      <w:tr w14:paraId="3F4B1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22A2CC0F">
            <w:pPr>
              <w:snapToGrid w:val="0"/>
              <w:spacing w:before="70" w:after="70" w:line="240" w:lineRule="auto"/>
              <w:ind w:firstLine="0"/>
              <w:jc w:val="center"/>
              <w:rPr>
                <w:sz w:val="21"/>
              </w:rPr>
            </w:pPr>
            <w:r>
              <w:rPr>
                <w:sz w:val="21"/>
                <w:szCs w:val="21"/>
              </w:rPr>
              <w:t>采集</w:t>
            </w:r>
          </w:p>
        </w:tc>
        <w:tc>
          <w:tcPr>
            <w:tcW w:w="2030" w:type="dxa"/>
            <w:vAlign w:val="center"/>
          </w:tcPr>
          <w:p w14:paraId="5A7B125F">
            <w:pPr>
              <w:snapToGrid w:val="0"/>
              <w:spacing w:before="70" w:after="70" w:line="240" w:lineRule="auto"/>
              <w:ind w:firstLine="0"/>
              <w:jc w:val="left"/>
              <w:rPr>
                <w:sz w:val="21"/>
              </w:rPr>
            </w:pPr>
            <w:r>
              <w:rPr>
                <w:sz w:val="21"/>
                <w:szCs w:val="21"/>
              </w:rPr>
              <w:t>人工暂停</w:t>
            </w:r>
          </w:p>
        </w:tc>
        <w:tc>
          <w:tcPr>
            <w:tcW w:w="1701" w:type="dxa"/>
            <w:vAlign w:val="center"/>
          </w:tcPr>
          <w:p w14:paraId="3E7CA5D2">
            <w:pPr>
              <w:snapToGrid w:val="0"/>
              <w:spacing w:before="70" w:after="70" w:line="240" w:lineRule="auto"/>
              <w:ind w:firstLine="0"/>
              <w:jc w:val="center"/>
              <w:rPr>
                <w:sz w:val="21"/>
              </w:rPr>
            </w:pPr>
            <w:r>
              <w:rPr>
                <w:sz w:val="21"/>
                <w:szCs w:val="21"/>
              </w:rPr>
              <w:t>待机</w:t>
            </w:r>
          </w:p>
        </w:tc>
        <w:tc>
          <w:tcPr>
            <w:tcW w:w="3369" w:type="dxa"/>
            <w:vAlign w:val="center"/>
          </w:tcPr>
          <w:p w14:paraId="4EF244ED">
            <w:pPr>
              <w:snapToGrid w:val="0"/>
              <w:spacing w:before="70" w:after="70" w:line="240" w:lineRule="auto"/>
              <w:ind w:firstLine="0"/>
              <w:jc w:val="left"/>
              <w:rPr>
                <w:sz w:val="21"/>
              </w:rPr>
            </w:pPr>
            <w:r>
              <w:rPr>
                <w:sz w:val="21"/>
                <w:szCs w:val="21"/>
              </w:rPr>
              <w:t>保存断点</w:t>
            </w:r>
          </w:p>
        </w:tc>
      </w:tr>
      <w:tr w14:paraId="6E1D6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3ED38C29">
            <w:pPr>
              <w:snapToGrid w:val="0"/>
              <w:spacing w:before="70" w:after="70" w:line="240" w:lineRule="auto"/>
              <w:ind w:firstLine="0"/>
              <w:jc w:val="center"/>
              <w:rPr>
                <w:sz w:val="21"/>
              </w:rPr>
            </w:pPr>
            <w:r>
              <w:rPr>
                <w:sz w:val="21"/>
                <w:szCs w:val="21"/>
              </w:rPr>
              <w:t>采集</w:t>
            </w:r>
          </w:p>
        </w:tc>
        <w:tc>
          <w:tcPr>
            <w:tcW w:w="2030" w:type="dxa"/>
            <w:vAlign w:val="center"/>
          </w:tcPr>
          <w:p w14:paraId="54B4D81C">
            <w:pPr>
              <w:snapToGrid w:val="0"/>
              <w:spacing w:before="70" w:after="70" w:line="240" w:lineRule="auto"/>
              <w:ind w:firstLine="0"/>
              <w:jc w:val="left"/>
              <w:rPr>
                <w:sz w:val="21"/>
              </w:rPr>
            </w:pPr>
            <w:r>
              <w:rPr>
                <w:sz w:val="21"/>
                <w:szCs w:val="21"/>
              </w:rPr>
              <w:t>采集完成</w:t>
            </w:r>
          </w:p>
        </w:tc>
        <w:tc>
          <w:tcPr>
            <w:tcW w:w="1701" w:type="dxa"/>
            <w:vAlign w:val="center"/>
          </w:tcPr>
          <w:p w14:paraId="38D3947F">
            <w:pPr>
              <w:snapToGrid w:val="0"/>
              <w:spacing w:before="70" w:after="70" w:line="240" w:lineRule="auto"/>
              <w:ind w:firstLine="0"/>
              <w:jc w:val="center"/>
              <w:rPr>
                <w:sz w:val="21"/>
              </w:rPr>
            </w:pPr>
            <w:r>
              <w:rPr>
                <w:sz w:val="21"/>
                <w:szCs w:val="21"/>
              </w:rPr>
              <w:t>质检</w:t>
            </w:r>
          </w:p>
        </w:tc>
        <w:tc>
          <w:tcPr>
            <w:tcW w:w="3369" w:type="dxa"/>
            <w:vAlign w:val="center"/>
          </w:tcPr>
          <w:p w14:paraId="27F49C50">
            <w:pPr>
              <w:snapToGrid w:val="0"/>
              <w:spacing w:before="70" w:after="70" w:line="240" w:lineRule="auto"/>
              <w:ind w:firstLine="0"/>
              <w:jc w:val="left"/>
              <w:rPr>
                <w:sz w:val="21"/>
              </w:rPr>
            </w:pPr>
            <w:r>
              <w:rPr>
                <w:sz w:val="21"/>
                <w:szCs w:val="21"/>
              </w:rPr>
              <w:t>生成质检任务</w:t>
            </w:r>
          </w:p>
        </w:tc>
      </w:tr>
      <w:tr w14:paraId="3545F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797F1444">
            <w:pPr>
              <w:snapToGrid w:val="0"/>
              <w:spacing w:before="70" w:after="70" w:line="240" w:lineRule="auto"/>
              <w:ind w:firstLine="0"/>
              <w:jc w:val="center"/>
              <w:rPr>
                <w:sz w:val="21"/>
              </w:rPr>
            </w:pPr>
            <w:r>
              <w:rPr>
                <w:sz w:val="21"/>
                <w:szCs w:val="21"/>
              </w:rPr>
              <w:t>质检</w:t>
            </w:r>
          </w:p>
        </w:tc>
        <w:tc>
          <w:tcPr>
            <w:tcW w:w="2030" w:type="dxa"/>
            <w:vAlign w:val="center"/>
          </w:tcPr>
          <w:p w14:paraId="1B395F54">
            <w:pPr>
              <w:snapToGrid w:val="0"/>
              <w:spacing w:before="70" w:after="70" w:line="240" w:lineRule="auto"/>
              <w:ind w:firstLine="0"/>
              <w:jc w:val="left"/>
              <w:rPr>
                <w:sz w:val="21"/>
              </w:rPr>
            </w:pPr>
            <w:r>
              <w:rPr>
                <w:sz w:val="21"/>
                <w:szCs w:val="21"/>
              </w:rPr>
              <w:t>质检通过</w:t>
            </w:r>
          </w:p>
        </w:tc>
        <w:tc>
          <w:tcPr>
            <w:tcW w:w="1701" w:type="dxa"/>
            <w:vAlign w:val="center"/>
          </w:tcPr>
          <w:p w14:paraId="030ADF47">
            <w:pPr>
              <w:snapToGrid w:val="0"/>
              <w:spacing w:before="70" w:after="70" w:line="240" w:lineRule="auto"/>
              <w:ind w:firstLine="0"/>
              <w:jc w:val="center"/>
              <w:rPr>
                <w:sz w:val="21"/>
              </w:rPr>
            </w:pPr>
            <w:r>
              <w:rPr>
                <w:sz w:val="21"/>
                <w:szCs w:val="21"/>
              </w:rPr>
              <w:t>传输</w:t>
            </w:r>
          </w:p>
        </w:tc>
        <w:tc>
          <w:tcPr>
            <w:tcW w:w="3369" w:type="dxa"/>
            <w:vAlign w:val="center"/>
          </w:tcPr>
          <w:p w14:paraId="53245E64">
            <w:pPr>
              <w:snapToGrid w:val="0"/>
              <w:spacing w:before="70" w:after="70" w:line="240" w:lineRule="auto"/>
              <w:ind w:firstLine="0"/>
              <w:jc w:val="left"/>
              <w:rPr>
                <w:sz w:val="21"/>
              </w:rPr>
            </w:pPr>
            <w:r>
              <w:rPr>
                <w:sz w:val="21"/>
                <w:szCs w:val="21"/>
              </w:rPr>
              <w:t>打包数据</w:t>
            </w:r>
          </w:p>
        </w:tc>
      </w:tr>
      <w:tr w14:paraId="19E87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57A0350A">
            <w:pPr>
              <w:snapToGrid w:val="0"/>
              <w:spacing w:before="70" w:after="70" w:line="240" w:lineRule="auto"/>
              <w:ind w:firstLine="0"/>
              <w:jc w:val="center"/>
              <w:rPr>
                <w:sz w:val="21"/>
              </w:rPr>
            </w:pPr>
            <w:r>
              <w:rPr>
                <w:sz w:val="21"/>
                <w:szCs w:val="21"/>
              </w:rPr>
              <w:t>质检</w:t>
            </w:r>
          </w:p>
        </w:tc>
        <w:tc>
          <w:tcPr>
            <w:tcW w:w="2030" w:type="dxa"/>
            <w:vAlign w:val="center"/>
          </w:tcPr>
          <w:p w14:paraId="381F9A66">
            <w:pPr>
              <w:snapToGrid w:val="0"/>
              <w:spacing w:before="70" w:after="70" w:line="240" w:lineRule="auto"/>
              <w:ind w:firstLine="0"/>
              <w:jc w:val="left"/>
              <w:rPr>
                <w:sz w:val="21"/>
              </w:rPr>
            </w:pPr>
            <w:r>
              <w:rPr>
                <w:sz w:val="21"/>
                <w:szCs w:val="21"/>
              </w:rPr>
              <w:t>质检不通过</w:t>
            </w:r>
          </w:p>
        </w:tc>
        <w:tc>
          <w:tcPr>
            <w:tcW w:w="1701" w:type="dxa"/>
            <w:vAlign w:val="center"/>
          </w:tcPr>
          <w:p w14:paraId="2F7305C2">
            <w:pPr>
              <w:snapToGrid w:val="0"/>
              <w:spacing w:before="70" w:after="70" w:line="240" w:lineRule="auto"/>
              <w:ind w:firstLine="0"/>
              <w:jc w:val="center"/>
              <w:rPr>
                <w:sz w:val="21"/>
              </w:rPr>
            </w:pPr>
            <w:r>
              <w:rPr>
                <w:sz w:val="21"/>
                <w:szCs w:val="21"/>
              </w:rPr>
              <w:t>采集</w:t>
            </w:r>
          </w:p>
        </w:tc>
        <w:tc>
          <w:tcPr>
            <w:tcW w:w="3369" w:type="dxa"/>
            <w:vAlign w:val="center"/>
          </w:tcPr>
          <w:p w14:paraId="6AB0C0FC">
            <w:pPr>
              <w:snapToGrid w:val="0"/>
              <w:spacing w:before="70" w:after="70" w:line="240" w:lineRule="auto"/>
              <w:ind w:firstLine="0"/>
              <w:jc w:val="left"/>
              <w:rPr>
                <w:sz w:val="21"/>
              </w:rPr>
            </w:pPr>
            <w:r>
              <w:rPr>
                <w:sz w:val="21"/>
                <w:szCs w:val="21"/>
              </w:rPr>
              <w:t>生成补扫清单</w:t>
            </w:r>
          </w:p>
        </w:tc>
      </w:tr>
      <w:tr w14:paraId="26F51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0647431E">
            <w:pPr>
              <w:snapToGrid w:val="0"/>
              <w:spacing w:before="70" w:after="70" w:line="240" w:lineRule="auto"/>
              <w:ind w:firstLine="0"/>
              <w:jc w:val="center"/>
              <w:rPr>
                <w:sz w:val="21"/>
              </w:rPr>
            </w:pPr>
            <w:r>
              <w:rPr>
                <w:sz w:val="21"/>
                <w:szCs w:val="21"/>
              </w:rPr>
              <w:t>传输</w:t>
            </w:r>
          </w:p>
        </w:tc>
        <w:tc>
          <w:tcPr>
            <w:tcW w:w="2030" w:type="dxa"/>
            <w:vAlign w:val="center"/>
          </w:tcPr>
          <w:p w14:paraId="76E6901D">
            <w:pPr>
              <w:snapToGrid w:val="0"/>
              <w:spacing w:before="70" w:after="70" w:line="240" w:lineRule="auto"/>
              <w:ind w:firstLine="0"/>
              <w:jc w:val="left"/>
              <w:rPr>
                <w:sz w:val="21"/>
              </w:rPr>
            </w:pPr>
            <w:r>
              <w:rPr>
                <w:sz w:val="21"/>
                <w:szCs w:val="21"/>
              </w:rPr>
              <w:t>传输完成</w:t>
            </w:r>
          </w:p>
        </w:tc>
        <w:tc>
          <w:tcPr>
            <w:tcW w:w="1701" w:type="dxa"/>
            <w:vAlign w:val="center"/>
          </w:tcPr>
          <w:p w14:paraId="0633ADE9">
            <w:pPr>
              <w:snapToGrid w:val="0"/>
              <w:spacing w:before="70" w:after="70" w:line="240" w:lineRule="auto"/>
              <w:ind w:firstLine="0"/>
              <w:jc w:val="center"/>
              <w:rPr>
                <w:sz w:val="21"/>
              </w:rPr>
            </w:pPr>
            <w:r>
              <w:rPr>
                <w:sz w:val="21"/>
                <w:szCs w:val="21"/>
              </w:rPr>
              <w:t>待机</w:t>
            </w:r>
          </w:p>
        </w:tc>
        <w:tc>
          <w:tcPr>
            <w:tcW w:w="3369" w:type="dxa"/>
            <w:vAlign w:val="center"/>
          </w:tcPr>
          <w:p w14:paraId="07A3836A">
            <w:pPr>
              <w:snapToGrid w:val="0"/>
              <w:spacing w:before="70" w:after="70" w:line="240" w:lineRule="auto"/>
              <w:ind w:firstLine="0"/>
              <w:jc w:val="left"/>
              <w:rPr>
                <w:sz w:val="21"/>
              </w:rPr>
            </w:pPr>
            <w:r>
              <w:rPr>
                <w:sz w:val="21"/>
                <w:szCs w:val="21"/>
              </w:rPr>
              <w:t>清理缓存</w:t>
            </w:r>
          </w:p>
        </w:tc>
      </w:tr>
      <w:tr w14:paraId="2BFBD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245BCD49">
            <w:pPr>
              <w:snapToGrid w:val="0"/>
              <w:spacing w:before="70" w:after="70" w:line="240" w:lineRule="auto"/>
              <w:ind w:firstLine="0"/>
              <w:jc w:val="center"/>
              <w:rPr>
                <w:sz w:val="21"/>
              </w:rPr>
            </w:pPr>
            <w:r>
              <w:rPr>
                <w:sz w:val="21"/>
                <w:szCs w:val="21"/>
              </w:rPr>
              <w:t>任意</w:t>
            </w:r>
          </w:p>
        </w:tc>
        <w:tc>
          <w:tcPr>
            <w:tcW w:w="2030" w:type="dxa"/>
            <w:vAlign w:val="center"/>
          </w:tcPr>
          <w:p w14:paraId="70DF2875">
            <w:pPr>
              <w:snapToGrid w:val="0"/>
              <w:spacing w:before="70" w:after="70" w:line="240" w:lineRule="auto"/>
              <w:ind w:firstLine="0"/>
              <w:jc w:val="left"/>
              <w:rPr>
                <w:sz w:val="21"/>
              </w:rPr>
            </w:pPr>
            <w:r>
              <w:rPr>
                <w:sz w:val="21"/>
                <w:szCs w:val="21"/>
              </w:rPr>
              <w:t>故障</w:t>
            </w:r>
          </w:p>
        </w:tc>
        <w:tc>
          <w:tcPr>
            <w:tcW w:w="1701" w:type="dxa"/>
            <w:vAlign w:val="center"/>
          </w:tcPr>
          <w:p w14:paraId="3C200086">
            <w:pPr>
              <w:snapToGrid w:val="0"/>
              <w:spacing w:before="70" w:after="70" w:line="240" w:lineRule="auto"/>
              <w:ind w:firstLine="0"/>
              <w:jc w:val="center"/>
              <w:rPr>
                <w:sz w:val="21"/>
              </w:rPr>
            </w:pPr>
            <w:r>
              <w:rPr>
                <w:sz w:val="21"/>
                <w:szCs w:val="21"/>
              </w:rPr>
              <w:t>故障</w:t>
            </w:r>
          </w:p>
        </w:tc>
        <w:tc>
          <w:tcPr>
            <w:tcW w:w="3369" w:type="dxa"/>
            <w:vAlign w:val="center"/>
          </w:tcPr>
          <w:p w14:paraId="32C0DD70">
            <w:pPr>
              <w:snapToGrid w:val="0"/>
              <w:spacing w:before="70" w:after="70" w:line="240" w:lineRule="auto"/>
              <w:ind w:firstLine="0"/>
              <w:jc w:val="left"/>
              <w:rPr>
                <w:sz w:val="21"/>
              </w:rPr>
            </w:pPr>
            <w:r>
              <w:rPr>
                <w:sz w:val="21"/>
                <w:szCs w:val="21"/>
              </w:rPr>
              <w:t>保护停机、记录日志</w:t>
            </w:r>
          </w:p>
        </w:tc>
      </w:tr>
      <w:tr w14:paraId="2B171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vAlign w:val="center"/>
          </w:tcPr>
          <w:p w14:paraId="76ECB53A">
            <w:pPr>
              <w:snapToGrid w:val="0"/>
              <w:spacing w:before="70" w:after="70" w:line="240" w:lineRule="auto"/>
              <w:ind w:firstLine="0"/>
              <w:jc w:val="center"/>
              <w:rPr>
                <w:sz w:val="21"/>
              </w:rPr>
            </w:pPr>
            <w:r>
              <w:rPr>
                <w:sz w:val="21"/>
                <w:szCs w:val="21"/>
              </w:rPr>
              <w:t>故障</w:t>
            </w:r>
          </w:p>
        </w:tc>
        <w:tc>
          <w:tcPr>
            <w:tcW w:w="2030" w:type="dxa"/>
            <w:vAlign w:val="center"/>
          </w:tcPr>
          <w:p w14:paraId="71F15DF7">
            <w:pPr>
              <w:snapToGrid w:val="0"/>
              <w:spacing w:before="70" w:after="70" w:line="240" w:lineRule="auto"/>
              <w:ind w:firstLine="0"/>
              <w:jc w:val="left"/>
              <w:rPr>
                <w:sz w:val="21"/>
              </w:rPr>
            </w:pPr>
            <w:r>
              <w:rPr>
                <w:sz w:val="21"/>
                <w:szCs w:val="21"/>
              </w:rPr>
              <w:t>排除</w:t>
            </w:r>
          </w:p>
        </w:tc>
        <w:tc>
          <w:tcPr>
            <w:tcW w:w="1701" w:type="dxa"/>
            <w:vAlign w:val="center"/>
          </w:tcPr>
          <w:p w14:paraId="53AEBC26">
            <w:pPr>
              <w:snapToGrid w:val="0"/>
              <w:spacing w:before="70" w:after="70" w:line="240" w:lineRule="auto"/>
              <w:ind w:firstLine="0"/>
              <w:jc w:val="center"/>
              <w:rPr>
                <w:sz w:val="21"/>
              </w:rPr>
            </w:pPr>
            <w:r>
              <w:rPr>
                <w:sz w:val="21"/>
                <w:szCs w:val="21"/>
              </w:rPr>
              <w:t>待机</w:t>
            </w:r>
          </w:p>
        </w:tc>
        <w:tc>
          <w:tcPr>
            <w:tcW w:w="3369" w:type="dxa"/>
            <w:vAlign w:val="center"/>
          </w:tcPr>
          <w:p w14:paraId="7174DB8A">
            <w:pPr>
              <w:snapToGrid w:val="0"/>
              <w:spacing w:before="70" w:after="70" w:line="240" w:lineRule="auto"/>
              <w:ind w:firstLine="0"/>
              <w:jc w:val="left"/>
              <w:rPr>
                <w:sz w:val="21"/>
              </w:rPr>
            </w:pPr>
            <w:r>
              <w:rPr>
                <w:sz w:val="21"/>
                <w:szCs w:val="21"/>
              </w:rPr>
              <w:t>自检</w:t>
            </w:r>
          </w:p>
        </w:tc>
      </w:tr>
    </w:tbl>
    <w:p w14:paraId="312F30E4">
      <w:pPr>
        <w:spacing w:line="240" w:lineRule="auto"/>
      </w:pPr>
    </w:p>
    <w:p w14:paraId="7A73641B">
      <w:r>
        <w:rPr>
          <w:b/>
        </w:rPr>
        <w:t>（3）异常与恢复</w:t>
      </w:r>
    </w:p>
    <w:p w14:paraId="37D45260">
      <w:r>
        <w:t>采集过程中断电或通信中断时，已完成数据写入本地缓存并生成恢复标记；重启后系统检测恢复标记，提示续采或重新采集；关键操作日志写入非易失存储，保证可追溯。</w:t>
      </w:r>
    </w:p>
    <w:p w14:paraId="6768FC5F">
      <w:pPr>
        <w:pStyle w:val="5"/>
      </w:pPr>
      <w:bookmarkStart w:id="175" w:name="_Toc25838"/>
      <w:r>
        <w:rPr>
          <w:szCs w:val="32"/>
        </w:rPr>
        <w:t>2.4.7 部署拓扑与网络方案</w:t>
      </w:r>
      <w:bookmarkEnd w:id="175"/>
    </w:p>
    <w:p w14:paraId="41A6BE00">
      <w:r>
        <w:rPr>
          <w:b/>
        </w:rPr>
        <w:t>（1）三层部署</w:t>
      </w:r>
    </w:p>
    <w:p w14:paraId="34D3D8A6">
      <w:r>
        <w:t>现场层部署采集设备与移动载具，负责数据获取；边缘层部署便携式计算机或边缘服务器，负责现场解算、质检与缓存；中心层部署 GPU 工作站与数据库，负责大规模重建、判识、成果管理与归档。</w:t>
      </w:r>
    </w:p>
    <w:p w14:paraId="3E2B1931">
      <w:r>
        <w:rPr>
          <w:b/>
        </w:rPr>
        <w:t>（2）网络方案</w:t>
      </w:r>
    </w:p>
    <w:p w14:paraId="1672522E">
      <w:r>
        <w:t>现场采用非 WiFi 无线专网，避免与电站办公网络、监控网络冲突；边缘层默认离线运行，仅在受控时段通过安全网关接入中心；中心层与甲方系统之间通过单向导入或受控接口交换数据；所有跨网传输采用加密与审计。</w:t>
      </w:r>
    </w:p>
    <w:p w14:paraId="3AC77F56">
      <w:r>
        <w:rPr>
          <w:b/>
        </w:rPr>
        <w:t>（3）安全边界</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34"/>
        <w:gridCol w:w="2933"/>
        <w:gridCol w:w="2933"/>
      </w:tblGrid>
      <w:tr w14:paraId="46040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933" w:type="dxa"/>
            <w:shd w:val="clear" w:color="auto" w:fill="E7E6E6"/>
            <w:vAlign w:val="center"/>
          </w:tcPr>
          <w:p w14:paraId="126CCACE">
            <w:pPr>
              <w:spacing w:before="70" w:after="70" w:line="320" w:lineRule="auto"/>
              <w:jc w:val="left"/>
            </w:pPr>
            <w:r>
              <w:rPr>
                <w:b/>
                <w:sz w:val="21"/>
                <w:szCs w:val="21"/>
              </w:rPr>
              <w:t>边界</w:t>
            </w:r>
          </w:p>
        </w:tc>
        <w:tc>
          <w:tcPr>
            <w:tcW w:w="2933" w:type="dxa"/>
            <w:shd w:val="clear" w:color="auto" w:fill="E7E6E6"/>
            <w:vAlign w:val="center"/>
          </w:tcPr>
          <w:p w14:paraId="72ACFC07">
            <w:pPr>
              <w:spacing w:before="70" w:after="70" w:line="320" w:lineRule="auto"/>
              <w:jc w:val="left"/>
            </w:pPr>
            <w:r>
              <w:rPr>
                <w:b/>
                <w:sz w:val="21"/>
                <w:szCs w:val="21"/>
              </w:rPr>
              <w:t>防护措施</w:t>
            </w:r>
          </w:p>
        </w:tc>
        <w:tc>
          <w:tcPr>
            <w:tcW w:w="2933" w:type="dxa"/>
            <w:shd w:val="clear" w:color="auto" w:fill="E7E6E6"/>
            <w:vAlign w:val="center"/>
          </w:tcPr>
          <w:p w14:paraId="714D8569">
            <w:pPr>
              <w:spacing w:before="70" w:after="70" w:line="320" w:lineRule="auto"/>
              <w:jc w:val="left"/>
            </w:pPr>
            <w:r>
              <w:rPr>
                <w:b/>
                <w:sz w:val="21"/>
                <w:szCs w:val="21"/>
              </w:rPr>
              <w:t>责任</w:t>
            </w:r>
          </w:p>
        </w:tc>
      </w:tr>
      <w:tr w14:paraId="220E5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2413A5FF">
            <w:pPr>
              <w:spacing w:before="70" w:after="70" w:line="320" w:lineRule="auto"/>
              <w:jc w:val="left"/>
            </w:pPr>
            <w:r>
              <w:rPr>
                <w:sz w:val="21"/>
                <w:szCs w:val="21"/>
              </w:rPr>
              <w:t>设备接入</w:t>
            </w:r>
          </w:p>
        </w:tc>
        <w:tc>
          <w:tcPr>
            <w:tcW w:w="2933" w:type="dxa"/>
            <w:vAlign w:val="center"/>
          </w:tcPr>
          <w:p w14:paraId="20D3E4C8">
            <w:pPr>
              <w:spacing w:before="70" w:after="70" w:line="320" w:lineRule="auto"/>
              <w:jc w:val="left"/>
            </w:pPr>
            <w:r>
              <w:rPr>
                <w:sz w:val="21"/>
                <w:szCs w:val="21"/>
              </w:rPr>
              <w:t>白名单、认证、固件校验</w:t>
            </w:r>
          </w:p>
        </w:tc>
        <w:tc>
          <w:tcPr>
            <w:tcW w:w="2933" w:type="dxa"/>
            <w:vAlign w:val="center"/>
          </w:tcPr>
          <w:p w14:paraId="7BFC8885">
            <w:pPr>
              <w:spacing w:before="70" w:after="70" w:line="320" w:lineRule="auto"/>
              <w:jc w:val="left"/>
            </w:pPr>
            <w:r>
              <w:rPr>
                <w:sz w:val="21"/>
                <w:szCs w:val="21"/>
              </w:rPr>
              <w:t>设备管理员</w:t>
            </w:r>
          </w:p>
        </w:tc>
      </w:tr>
      <w:tr w14:paraId="00A97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1BDA957A">
            <w:pPr>
              <w:spacing w:before="70" w:after="70" w:line="320" w:lineRule="auto"/>
              <w:jc w:val="left"/>
            </w:pPr>
            <w:r>
              <w:rPr>
                <w:sz w:val="21"/>
                <w:szCs w:val="21"/>
              </w:rPr>
              <w:t>现场网络</w:t>
            </w:r>
          </w:p>
        </w:tc>
        <w:tc>
          <w:tcPr>
            <w:tcW w:w="2933" w:type="dxa"/>
            <w:vAlign w:val="center"/>
          </w:tcPr>
          <w:p w14:paraId="2BA522B8">
            <w:pPr>
              <w:spacing w:before="70" w:after="70" w:line="320" w:lineRule="auto"/>
              <w:jc w:val="left"/>
            </w:pPr>
            <w:r>
              <w:rPr>
                <w:sz w:val="21"/>
                <w:szCs w:val="21"/>
              </w:rPr>
              <w:t>专网、跳频、加密</w:t>
            </w:r>
          </w:p>
        </w:tc>
        <w:tc>
          <w:tcPr>
            <w:tcW w:w="2933" w:type="dxa"/>
            <w:vAlign w:val="center"/>
          </w:tcPr>
          <w:p w14:paraId="7931A590">
            <w:pPr>
              <w:spacing w:before="70" w:after="70" w:line="320" w:lineRule="auto"/>
              <w:jc w:val="left"/>
            </w:pPr>
            <w:r>
              <w:rPr>
                <w:sz w:val="21"/>
                <w:szCs w:val="21"/>
              </w:rPr>
              <w:t>网络管理员</w:t>
            </w:r>
          </w:p>
        </w:tc>
      </w:tr>
      <w:tr w14:paraId="19769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7F96EB99">
            <w:pPr>
              <w:spacing w:before="70" w:after="70" w:line="320" w:lineRule="auto"/>
              <w:jc w:val="left"/>
            </w:pPr>
            <w:r>
              <w:rPr>
                <w:sz w:val="21"/>
                <w:szCs w:val="21"/>
              </w:rPr>
              <w:t>边缘</w:t>
            </w:r>
            <w:r>
              <w:rPr>
                <w:rFonts w:hint="eastAsia"/>
                <w:sz w:val="21"/>
                <w:szCs w:val="21"/>
              </w:rPr>
              <w:t>-</w:t>
            </w:r>
            <w:r>
              <w:rPr>
                <w:sz w:val="21"/>
                <w:szCs w:val="21"/>
              </w:rPr>
              <w:t>中心</w:t>
            </w:r>
          </w:p>
        </w:tc>
        <w:tc>
          <w:tcPr>
            <w:tcW w:w="2933" w:type="dxa"/>
            <w:vAlign w:val="center"/>
          </w:tcPr>
          <w:p w14:paraId="5BD95B65">
            <w:pPr>
              <w:spacing w:before="70" w:after="70" w:line="320" w:lineRule="auto"/>
              <w:jc w:val="left"/>
            </w:pPr>
            <w:r>
              <w:rPr>
                <w:sz w:val="21"/>
                <w:szCs w:val="21"/>
              </w:rPr>
              <w:t>安全网关、VPN、审计</w:t>
            </w:r>
          </w:p>
        </w:tc>
        <w:tc>
          <w:tcPr>
            <w:tcW w:w="2933" w:type="dxa"/>
            <w:vAlign w:val="center"/>
          </w:tcPr>
          <w:p w14:paraId="3C941F03">
            <w:pPr>
              <w:spacing w:before="70" w:after="70" w:line="320" w:lineRule="auto"/>
              <w:jc w:val="left"/>
            </w:pPr>
            <w:r>
              <w:rPr>
                <w:sz w:val="21"/>
                <w:szCs w:val="21"/>
              </w:rPr>
              <w:t>网络管理员</w:t>
            </w:r>
          </w:p>
        </w:tc>
      </w:tr>
      <w:tr w14:paraId="112E7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74908E3A">
            <w:pPr>
              <w:spacing w:before="70" w:after="70" w:line="320" w:lineRule="auto"/>
              <w:jc w:val="left"/>
            </w:pPr>
            <w:r>
              <w:rPr>
                <w:sz w:val="21"/>
                <w:szCs w:val="21"/>
              </w:rPr>
              <w:t>中心</w:t>
            </w:r>
            <w:r>
              <w:rPr>
                <w:rFonts w:hint="eastAsia"/>
                <w:sz w:val="21"/>
                <w:szCs w:val="21"/>
              </w:rPr>
              <w:t>-</w:t>
            </w:r>
            <w:r>
              <w:rPr>
                <w:sz w:val="21"/>
                <w:szCs w:val="21"/>
              </w:rPr>
              <w:t>甲方</w:t>
            </w:r>
          </w:p>
        </w:tc>
        <w:tc>
          <w:tcPr>
            <w:tcW w:w="2933" w:type="dxa"/>
            <w:vAlign w:val="center"/>
          </w:tcPr>
          <w:p w14:paraId="68AD29F9">
            <w:pPr>
              <w:spacing w:before="70" w:after="70" w:line="320" w:lineRule="auto"/>
              <w:jc w:val="left"/>
            </w:pPr>
            <w:r>
              <w:rPr>
                <w:sz w:val="21"/>
                <w:szCs w:val="21"/>
              </w:rPr>
              <w:t>单向导入、接口鉴权</w:t>
            </w:r>
          </w:p>
        </w:tc>
        <w:tc>
          <w:tcPr>
            <w:tcW w:w="2933" w:type="dxa"/>
            <w:vAlign w:val="center"/>
          </w:tcPr>
          <w:p w14:paraId="56302CAB">
            <w:pPr>
              <w:spacing w:before="70" w:after="70" w:line="320" w:lineRule="auto"/>
              <w:jc w:val="left"/>
            </w:pPr>
            <w:r>
              <w:rPr>
                <w:sz w:val="21"/>
                <w:szCs w:val="21"/>
              </w:rPr>
              <w:t>系统管理员</w:t>
            </w:r>
          </w:p>
        </w:tc>
      </w:tr>
      <w:tr w14:paraId="01546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3E61D0B0">
            <w:pPr>
              <w:spacing w:before="70" w:after="70" w:line="320" w:lineRule="auto"/>
              <w:jc w:val="left"/>
            </w:pPr>
            <w:r>
              <w:rPr>
                <w:sz w:val="21"/>
                <w:szCs w:val="21"/>
              </w:rPr>
              <w:t>数据存储</w:t>
            </w:r>
          </w:p>
        </w:tc>
        <w:tc>
          <w:tcPr>
            <w:tcW w:w="2933" w:type="dxa"/>
            <w:vAlign w:val="center"/>
          </w:tcPr>
          <w:p w14:paraId="498FB792">
            <w:pPr>
              <w:spacing w:before="70" w:after="70" w:line="320" w:lineRule="auto"/>
              <w:jc w:val="left"/>
            </w:pPr>
            <w:r>
              <w:rPr>
                <w:sz w:val="21"/>
                <w:szCs w:val="21"/>
              </w:rPr>
              <w:t>加密、权限、备份</w:t>
            </w:r>
          </w:p>
        </w:tc>
        <w:tc>
          <w:tcPr>
            <w:tcW w:w="2933" w:type="dxa"/>
            <w:vAlign w:val="center"/>
          </w:tcPr>
          <w:p w14:paraId="29822865">
            <w:pPr>
              <w:spacing w:before="70" w:after="70" w:line="320" w:lineRule="auto"/>
              <w:jc w:val="left"/>
            </w:pPr>
            <w:r>
              <w:rPr>
                <w:sz w:val="21"/>
                <w:szCs w:val="21"/>
              </w:rPr>
              <w:t>数据管理员</w:t>
            </w:r>
          </w:p>
        </w:tc>
      </w:tr>
      <w:tr w14:paraId="44394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3" w:type="dxa"/>
            <w:vAlign w:val="center"/>
          </w:tcPr>
          <w:p w14:paraId="1D348338">
            <w:pPr>
              <w:spacing w:before="70" w:after="70" w:line="320" w:lineRule="auto"/>
              <w:jc w:val="left"/>
            </w:pPr>
            <w:r>
              <w:rPr>
                <w:sz w:val="21"/>
                <w:szCs w:val="21"/>
              </w:rPr>
              <w:t>移动介质</w:t>
            </w:r>
          </w:p>
        </w:tc>
        <w:tc>
          <w:tcPr>
            <w:tcW w:w="2933" w:type="dxa"/>
            <w:vAlign w:val="center"/>
          </w:tcPr>
          <w:p w14:paraId="029AAC81">
            <w:pPr>
              <w:spacing w:before="70" w:after="70" w:line="320" w:lineRule="auto"/>
              <w:jc w:val="left"/>
            </w:pPr>
            <w:r>
              <w:rPr>
                <w:sz w:val="21"/>
                <w:szCs w:val="21"/>
              </w:rPr>
              <w:t>登记、查杀、专用</w:t>
            </w:r>
          </w:p>
        </w:tc>
        <w:tc>
          <w:tcPr>
            <w:tcW w:w="2933" w:type="dxa"/>
            <w:vAlign w:val="center"/>
          </w:tcPr>
          <w:p w14:paraId="02D86F7A">
            <w:pPr>
              <w:spacing w:before="70" w:after="70" w:line="320" w:lineRule="auto"/>
              <w:jc w:val="left"/>
            </w:pPr>
            <w:r>
              <w:rPr>
                <w:sz w:val="21"/>
                <w:szCs w:val="21"/>
              </w:rPr>
              <w:t>安全负责人</w:t>
            </w:r>
          </w:p>
        </w:tc>
      </w:tr>
    </w:tbl>
    <w:p w14:paraId="63D794A1">
      <w:pPr>
        <w:spacing w:line="240" w:lineRule="auto"/>
      </w:pPr>
    </w:p>
    <w:p w14:paraId="606DD328">
      <w:r>
        <w:rPr>
          <w:b/>
        </w:rPr>
        <w:t>（4）带宽与容量估算</w:t>
      </w:r>
    </w:p>
    <w:p w14:paraId="704A8A3B">
      <w:r>
        <w:t>单孔原始数据量约 80～200 GB（含影像与点云），按每日 1 孔、作业期 20 天计算，单站数据量约 2～4 TB；边缘缓存配置 8 TB，中心存储配置 100 TB 可扩展；现场回传采用</w:t>
      </w:r>
      <w:r>
        <w:rPr>
          <w:rFonts w:hint="eastAsia"/>
        </w:rPr>
        <w:t>“</w:t>
      </w:r>
      <w:r>
        <w:t>夜间批量+日间增量</w:t>
      </w:r>
      <w:r>
        <w:rPr>
          <w:rFonts w:hint="eastAsia"/>
        </w:rPr>
        <w:t>”</w:t>
      </w:r>
      <w:r>
        <w:t>策略，单次回传时间控制在 4 h 内。</w:t>
      </w:r>
    </w:p>
    <w:p w14:paraId="76A5FE6E">
      <w:pPr>
        <w:pStyle w:val="5"/>
      </w:pPr>
      <w:bookmarkStart w:id="176" w:name="_Toc14305"/>
      <w:r>
        <w:rPr>
          <w:szCs w:val="32"/>
        </w:rPr>
        <w:t>2.4.8 与甲方系统的集成</w:t>
      </w:r>
      <w:bookmarkEnd w:id="176"/>
    </w:p>
    <w:p w14:paraId="591EABAF">
      <w:r>
        <w:rPr>
          <w:b/>
        </w:rPr>
        <w:t>（1）缺陷管理系统集成</w:t>
      </w:r>
    </w:p>
    <w:p w14:paraId="08AD3DCE">
      <w:r>
        <w:t>按甲方缺陷编码规则输出缺陷清单，字段包括缺陷编号、类别、位置、尺寸、级别、处理建议、照片路径；支持数据库视图、REST 接口、Excel 导入三种方式；首次集成前与甲方确认字段映射与编码规则。</w:t>
      </w:r>
    </w:p>
    <w:p w14:paraId="7928CA85">
      <w:r>
        <w:rPr>
          <w:b/>
        </w:rPr>
        <w:t>（2）档案系统集成</w:t>
      </w:r>
    </w:p>
    <w:p w14:paraId="2CEE437C">
      <w:r>
        <w:t>按甲方档案要求生成归档包，包含目录清单、文件校验值、元数据；支持批量上传与离线移交；归档包结构与命名经甲方确认后固化。</w:t>
      </w:r>
    </w:p>
    <w:p w14:paraId="4B9FA691">
      <w:r>
        <w:rPr>
          <w:b/>
        </w:rPr>
        <w:t>（3）电子签章集成</w:t>
      </w:r>
    </w:p>
    <w:p w14:paraId="46C5DD32">
      <w:r>
        <w:t>报告输出 PDF 后调用电子签章接口完成签章；签章过程留痕，签章后文件设为只读；签章失败时保留待签状态并告警。</w:t>
      </w:r>
    </w:p>
    <w:p w14:paraId="2FC39CCF">
      <w:r>
        <w:rPr>
          <w:b/>
        </w:rPr>
        <w:t>（4）单点登录（可选）</w:t>
      </w:r>
    </w:p>
    <w:p w14:paraId="7E637C46">
      <w:r>
        <w:t>如甲方要求统一身份认证，软件支持 OAuth2.0/LDAP 对接；未对接时采用本地账号与权限管理，满足等保要求。</w:t>
      </w:r>
    </w:p>
    <w:p w14:paraId="49A389C8">
      <w:pPr>
        <w:pStyle w:val="4"/>
      </w:pPr>
      <w:bookmarkStart w:id="177" w:name="_Toc9337"/>
      <w:r>
        <w:rPr>
          <w:szCs w:val="36"/>
        </w:rPr>
        <w:t>2.5 详细技术方案</w:t>
      </w:r>
      <w:bookmarkEnd w:id="177"/>
    </w:p>
    <w:p w14:paraId="21E99D58">
      <w:r>
        <w:rPr>
          <w:rFonts w:hint="eastAsia"/>
        </w:rPr>
        <w:t>详细技术方案的核心目标在于明确以下工程问题：在三座电站的实际洞室作业环境中，需采用何种装备配置、遵循何种作业流程、满足何种环境条件，方可稳定获取符合精度要求的测量数据，并将其转化为检修人员可理解、可应用的成果。围绕该核心目标，本章按照“跟踪测量—实景扫描—软件平台—数据融合”四个模块展开阐述，各模块内容的阐述深度达到可直接指导现场作业的程度，而非局限于原理介绍与框架示意。</w:t>
      </w:r>
    </w:p>
    <w:p w14:paraId="1A45EAB9">
      <w:r>
        <w:rPr>
          <w:rFonts w:hint="eastAsia"/>
        </w:rPr>
        <w:t>四个模块的划分对应四类系统功能：跟踪测量模块提供测量基准，是整个测量链路精度的源头；实景扫描模块保障测量覆盖范围，实现大范围场景的快速数据获取；软件平台模块承担数据处理与判读功能，将原始数据转化为缺陷清单与检测报告；数据融合模块实现多源数据的配准、去噪与色彩映射，推动多技术互补效应的落地。四个模块呈串联耦合关系，任一模块性能不达标，均会导致最终成果质量下降。</w:t>
      </w:r>
    </w:p>
    <w:p w14:paraId="074A8610">
      <w:r>
        <w:rPr>
          <w:rFonts w:hint="eastAsia"/>
        </w:rPr>
        <w:t>各章节内容的阐述遵循统一逻辑框架：首先阐明技术方案的制定依据，其次明确具体作业实施流程，最后说明成果质量的合格判定标准。突出“制定依据”的原因在于，现场工况存在显著差异性，作业人员需掌握可灵活适配的判断准则，而非固化的参数阈值；明确“合格判定标准”的原因在于，质量评价不可依赖主观经验，需建立可量化、可复核的客观判据。</w:t>
      </w:r>
    </w:p>
    <w:p w14:paraId="5105D8E5">
      <w:pPr>
        <w:pStyle w:val="5"/>
      </w:pPr>
      <w:bookmarkStart w:id="178" w:name="_Toc21582"/>
      <w:r>
        <w:rPr>
          <w:szCs w:val="32"/>
        </w:rPr>
        <w:t>2.5.1 多目视觉跟踪测量系统装备技术方案</w:t>
      </w:r>
      <w:bookmarkEnd w:id="178"/>
    </w:p>
    <w:p w14:paraId="685EB529">
      <w:pPr>
        <w:pStyle w:val="6"/>
      </w:pPr>
      <w:r>
        <w:rPr>
          <w:szCs w:val="32"/>
        </w:rPr>
        <w:t>2.5.1.1 系统组成</w:t>
      </w:r>
    </w:p>
    <w:p w14:paraId="1458DC49">
      <w:r>
        <w:t>多目视觉跟踪测量系统装备由</w:t>
      </w:r>
      <w:r>
        <w:rPr>
          <w:bCs/>
        </w:rPr>
        <w:t>先临三维（Shining 3D）定制开发</w:t>
      </w:r>
      <w:r>
        <w:t>。我方作为总体责任单位，承担测量原理与指标体系定义、总体方案设计、三场景适配要求、软件平台与数据接口、现场试验验证与验收等主体职责；先临三维依托其在工业三维测量与跟踪式扫描领域的产品平台与制造能力，负责跟踪器、跟踪框架的结构设计、样机试制、标定产线与出厂检验。双方按</w:t>
      </w:r>
      <w:r>
        <w:rPr>
          <w:rFonts w:hint="eastAsia"/>
        </w:rPr>
        <w:t>“</w:t>
      </w:r>
      <w:r>
        <w:t>联合设计、分工制造、统一验收</w:t>
      </w:r>
      <w:r>
        <w:rPr>
          <w:rFonts w:hint="eastAsia"/>
        </w:rPr>
        <w:t>”</w:t>
      </w:r>
      <w:r>
        <w:t>的方式组织实施，全部知识产权按合同约定归属甲方与我方。</w:t>
      </w:r>
    </w:p>
    <w:p w14:paraId="30078FB2">
      <w:r>
        <w:t>装备由跟踪器、跟踪框架（球形扫描仪）、控制器与供电单元、无线通信单元、配套便携式计算机、全站仪、北斗 RTK 定位设备及专用运输箱组成。</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0"/>
        <w:gridCol w:w="2239"/>
        <w:gridCol w:w="4491"/>
      </w:tblGrid>
      <w:tr w14:paraId="2E4D1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70" w:type="dxa"/>
            <w:shd w:val="clear" w:color="auto" w:fill="E7E6E6"/>
            <w:vAlign w:val="center"/>
          </w:tcPr>
          <w:p w14:paraId="2D207BD4">
            <w:pPr>
              <w:snapToGrid w:val="0"/>
              <w:spacing w:before="70" w:after="70" w:line="240" w:lineRule="auto"/>
              <w:ind w:firstLine="0"/>
              <w:jc w:val="center"/>
              <w:rPr>
                <w:b/>
                <w:sz w:val="21"/>
              </w:rPr>
            </w:pPr>
            <w:r>
              <w:rPr>
                <w:b/>
                <w:sz w:val="21"/>
                <w:szCs w:val="21"/>
              </w:rPr>
              <w:t>组成</w:t>
            </w:r>
          </w:p>
        </w:tc>
        <w:tc>
          <w:tcPr>
            <w:tcW w:w="2239" w:type="dxa"/>
            <w:shd w:val="clear" w:color="auto" w:fill="E7E6E6"/>
            <w:vAlign w:val="center"/>
          </w:tcPr>
          <w:p w14:paraId="523B3786">
            <w:pPr>
              <w:snapToGrid w:val="0"/>
              <w:spacing w:before="70" w:after="70" w:line="240" w:lineRule="auto"/>
              <w:ind w:firstLine="0"/>
              <w:jc w:val="center"/>
              <w:rPr>
                <w:b/>
                <w:sz w:val="21"/>
              </w:rPr>
            </w:pPr>
            <w:r>
              <w:rPr>
                <w:b/>
                <w:sz w:val="21"/>
                <w:szCs w:val="21"/>
              </w:rPr>
              <w:t>主要功能</w:t>
            </w:r>
          </w:p>
        </w:tc>
        <w:tc>
          <w:tcPr>
            <w:tcW w:w="4491" w:type="dxa"/>
            <w:shd w:val="clear" w:color="auto" w:fill="E7E6E6"/>
            <w:vAlign w:val="center"/>
          </w:tcPr>
          <w:p w14:paraId="44CE02C5">
            <w:pPr>
              <w:snapToGrid w:val="0"/>
              <w:spacing w:before="70" w:after="70" w:line="240" w:lineRule="auto"/>
              <w:ind w:firstLine="0"/>
              <w:jc w:val="center"/>
              <w:rPr>
                <w:b/>
                <w:sz w:val="21"/>
              </w:rPr>
            </w:pPr>
            <w:r>
              <w:rPr>
                <w:b/>
                <w:sz w:val="21"/>
                <w:szCs w:val="21"/>
              </w:rPr>
              <w:t>关键指标</w:t>
            </w:r>
          </w:p>
        </w:tc>
      </w:tr>
      <w:tr w14:paraId="137EE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5ED47C74">
            <w:pPr>
              <w:snapToGrid w:val="0"/>
              <w:spacing w:before="70" w:after="70" w:line="240" w:lineRule="auto"/>
              <w:ind w:firstLine="0"/>
              <w:jc w:val="left"/>
              <w:rPr>
                <w:sz w:val="21"/>
              </w:rPr>
            </w:pPr>
            <w:r>
              <w:rPr>
                <w:sz w:val="21"/>
                <w:szCs w:val="21"/>
              </w:rPr>
              <w:t>跟踪器</w:t>
            </w:r>
          </w:p>
        </w:tc>
        <w:tc>
          <w:tcPr>
            <w:tcW w:w="2239" w:type="dxa"/>
            <w:vAlign w:val="center"/>
          </w:tcPr>
          <w:p w14:paraId="18B74788">
            <w:pPr>
              <w:snapToGrid w:val="0"/>
              <w:spacing w:before="70" w:after="70" w:line="240" w:lineRule="auto"/>
              <w:ind w:firstLine="0"/>
              <w:jc w:val="left"/>
              <w:rPr>
                <w:sz w:val="21"/>
              </w:rPr>
            </w:pPr>
            <w:r>
              <w:rPr>
                <w:sz w:val="21"/>
                <w:szCs w:val="21"/>
              </w:rPr>
              <w:t>大视场高精度位姿跟踪与坐标测量</w:t>
            </w:r>
          </w:p>
        </w:tc>
        <w:tc>
          <w:tcPr>
            <w:tcW w:w="4491" w:type="dxa"/>
            <w:vAlign w:val="center"/>
          </w:tcPr>
          <w:p w14:paraId="4A3FFAA2">
            <w:pPr>
              <w:snapToGrid w:val="0"/>
              <w:spacing w:before="70" w:after="70" w:line="240" w:lineRule="auto"/>
              <w:ind w:firstLine="0"/>
              <w:jc w:val="left"/>
              <w:rPr>
                <w:sz w:val="21"/>
              </w:rPr>
            </w:pPr>
            <w:r>
              <w:rPr>
                <w:sz w:val="21"/>
                <w:szCs w:val="21"/>
              </w:rPr>
              <w:t>双目及以上、工业相机≥5000 万像素、可旋转、单站半径≥12 m</w:t>
            </w:r>
          </w:p>
        </w:tc>
      </w:tr>
      <w:tr w14:paraId="071F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0614DA4A">
            <w:pPr>
              <w:snapToGrid w:val="0"/>
              <w:spacing w:before="70" w:after="70" w:line="240" w:lineRule="auto"/>
              <w:ind w:firstLine="0"/>
              <w:jc w:val="left"/>
              <w:rPr>
                <w:sz w:val="21"/>
              </w:rPr>
            </w:pPr>
            <w:r>
              <w:rPr>
                <w:sz w:val="21"/>
                <w:szCs w:val="21"/>
              </w:rPr>
              <w:t>跟踪框架</w:t>
            </w:r>
          </w:p>
        </w:tc>
        <w:tc>
          <w:tcPr>
            <w:tcW w:w="2239" w:type="dxa"/>
            <w:vAlign w:val="center"/>
          </w:tcPr>
          <w:p w14:paraId="69070366">
            <w:pPr>
              <w:snapToGrid w:val="0"/>
              <w:spacing w:before="70" w:after="70" w:line="240" w:lineRule="auto"/>
              <w:ind w:firstLine="0"/>
              <w:jc w:val="left"/>
              <w:rPr>
                <w:sz w:val="21"/>
              </w:rPr>
            </w:pPr>
            <w:r>
              <w:rPr>
                <w:sz w:val="21"/>
                <w:szCs w:val="21"/>
              </w:rPr>
              <w:t>360° 多视角面扫描、标志点承载</w:t>
            </w:r>
          </w:p>
        </w:tc>
        <w:tc>
          <w:tcPr>
            <w:tcW w:w="4491" w:type="dxa"/>
            <w:vAlign w:val="center"/>
          </w:tcPr>
          <w:p w14:paraId="4D1A5AF0">
            <w:pPr>
              <w:snapToGrid w:val="0"/>
              <w:spacing w:before="70" w:after="70" w:line="240" w:lineRule="auto"/>
              <w:ind w:firstLine="0"/>
              <w:jc w:val="left"/>
              <w:rPr>
                <w:sz w:val="21"/>
              </w:rPr>
            </w:pPr>
            <w:r>
              <w:rPr>
                <w:sz w:val="21"/>
                <w:szCs w:val="21"/>
              </w:rPr>
              <w:t>球形结构、360° 环扫、手持/载具两用</w:t>
            </w:r>
          </w:p>
        </w:tc>
      </w:tr>
      <w:tr w14:paraId="37F6F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5E517C75">
            <w:pPr>
              <w:snapToGrid w:val="0"/>
              <w:spacing w:before="70" w:after="70" w:line="240" w:lineRule="auto"/>
              <w:ind w:firstLine="0"/>
              <w:jc w:val="left"/>
              <w:rPr>
                <w:sz w:val="21"/>
              </w:rPr>
            </w:pPr>
            <w:r>
              <w:rPr>
                <w:sz w:val="21"/>
                <w:szCs w:val="21"/>
              </w:rPr>
              <w:t>控制器与供电</w:t>
            </w:r>
          </w:p>
        </w:tc>
        <w:tc>
          <w:tcPr>
            <w:tcW w:w="2239" w:type="dxa"/>
            <w:vAlign w:val="center"/>
          </w:tcPr>
          <w:p w14:paraId="77206E7D">
            <w:pPr>
              <w:snapToGrid w:val="0"/>
              <w:spacing w:before="70" w:after="70" w:line="240" w:lineRule="auto"/>
              <w:ind w:firstLine="0"/>
              <w:jc w:val="left"/>
              <w:rPr>
                <w:sz w:val="21"/>
              </w:rPr>
            </w:pPr>
            <w:r>
              <w:rPr>
                <w:sz w:val="21"/>
                <w:szCs w:val="21"/>
              </w:rPr>
              <w:t>采集控制、数据存储、全域电池供电</w:t>
            </w:r>
          </w:p>
        </w:tc>
        <w:tc>
          <w:tcPr>
            <w:tcW w:w="4491" w:type="dxa"/>
            <w:vAlign w:val="center"/>
          </w:tcPr>
          <w:p w14:paraId="323BB762">
            <w:pPr>
              <w:snapToGrid w:val="0"/>
              <w:spacing w:before="70" w:after="70" w:line="240" w:lineRule="auto"/>
              <w:ind w:firstLine="0"/>
              <w:jc w:val="left"/>
              <w:rPr>
                <w:sz w:val="21"/>
              </w:rPr>
            </w:pPr>
            <w:r>
              <w:rPr>
                <w:sz w:val="21"/>
                <w:szCs w:val="21"/>
              </w:rPr>
              <w:t>连续工作≥4 h、热插拔、无线传输</w:t>
            </w:r>
          </w:p>
        </w:tc>
      </w:tr>
      <w:tr w14:paraId="1186C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1924C3BA">
            <w:pPr>
              <w:snapToGrid w:val="0"/>
              <w:spacing w:before="70" w:after="70" w:line="240" w:lineRule="auto"/>
              <w:ind w:firstLine="0"/>
              <w:jc w:val="left"/>
              <w:rPr>
                <w:sz w:val="21"/>
              </w:rPr>
            </w:pPr>
            <w:r>
              <w:rPr>
                <w:sz w:val="21"/>
                <w:szCs w:val="21"/>
              </w:rPr>
              <w:t>便携式计算机</w:t>
            </w:r>
          </w:p>
        </w:tc>
        <w:tc>
          <w:tcPr>
            <w:tcW w:w="2239" w:type="dxa"/>
            <w:vAlign w:val="center"/>
          </w:tcPr>
          <w:p w14:paraId="32757B48">
            <w:pPr>
              <w:snapToGrid w:val="0"/>
              <w:spacing w:before="70" w:after="70" w:line="240" w:lineRule="auto"/>
              <w:ind w:firstLine="0"/>
              <w:jc w:val="left"/>
              <w:rPr>
                <w:sz w:val="21"/>
              </w:rPr>
            </w:pPr>
            <w:r>
              <w:rPr>
                <w:sz w:val="21"/>
                <w:szCs w:val="21"/>
              </w:rPr>
              <w:t>现场解算、质检、数据回传</w:t>
            </w:r>
          </w:p>
        </w:tc>
        <w:tc>
          <w:tcPr>
            <w:tcW w:w="4491" w:type="dxa"/>
            <w:vAlign w:val="center"/>
          </w:tcPr>
          <w:p w14:paraId="60074249">
            <w:pPr>
              <w:snapToGrid w:val="0"/>
              <w:spacing w:before="70" w:after="70" w:line="240" w:lineRule="auto"/>
              <w:ind w:firstLine="0"/>
              <w:jc w:val="left"/>
              <w:rPr>
                <w:sz w:val="21"/>
              </w:rPr>
            </w:pPr>
            <w:r>
              <w:rPr>
                <w:sz w:val="21"/>
                <w:szCs w:val="21"/>
              </w:rPr>
              <w:t>海光 3490/3.5 GHz、32 核、32 GB、1 TB SSD+2 TB HDD、国产 4 GB 显卡、统信/麒麟</w:t>
            </w:r>
          </w:p>
        </w:tc>
      </w:tr>
      <w:tr w14:paraId="3C57A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7BC5BC78">
            <w:pPr>
              <w:snapToGrid w:val="0"/>
              <w:spacing w:before="70" w:after="70" w:line="240" w:lineRule="auto"/>
              <w:ind w:firstLine="0"/>
              <w:jc w:val="left"/>
              <w:rPr>
                <w:sz w:val="21"/>
              </w:rPr>
            </w:pPr>
            <w:r>
              <w:rPr>
                <w:sz w:val="21"/>
                <w:szCs w:val="21"/>
              </w:rPr>
              <w:t>全站仪（南方 NTS-561）</w:t>
            </w:r>
          </w:p>
        </w:tc>
        <w:tc>
          <w:tcPr>
            <w:tcW w:w="2239" w:type="dxa"/>
            <w:vAlign w:val="center"/>
          </w:tcPr>
          <w:p w14:paraId="6BDC355D">
            <w:pPr>
              <w:snapToGrid w:val="0"/>
              <w:spacing w:before="70" w:after="70" w:line="240" w:lineRule="auto"/>
              <w:ind w:firstLine="0"/>
              <w:jc w:val="left"/>
              <w:rPr>
                <w:sz w:val="21"/>
              </w:rPr>
            </w:pPr>
            <w:r>
              <w:rPr>
                <w:sz w:val="21"/>
                <w:szCs w:val="21"/>
              </w:rPr>
              <w:t>控制测量、绝对坐标传递</w:t>
            </w:r>
          </w:p>
        </w:tc>
        <w:tc>
          <w:tcPr>
            <w:tcW w:w="4491" w:type="dxa"/>
            <w:vAlign w:val="center"/>
          </w:tcPr>
          <w:p w14:paraId="79F80EAB">
            <w:pPr>
              <w:snapToGrid w:val="0"/>
              <w:spacing w:before="70" w:after="70" w:line="240" w:lineRule="auto"/>
              <w:ind w:firstLine="0"/>
              <w:jc w:val="left"/>
              <w:rPr>
                <w:sz w:val="21"/>
              </w:rPr>
            </w:pPr>
            <w:r>
              <w:rPr>
                <w:sz w:val="21"/>
                <w:szCs w:val="21"/>
              </w:rPr>
              <w:t>测角 1″、测距 ±(1 mm+1 ppm)、单棱镜 3500 m</w:t>
            </w:r>
          </w:p>
        </w:tc>
      </w:tr>
      <w:tr w14:paraId="180A8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09AA3A8B">
            <w:pPr>
              <w:snapToGrid w:val="0"/>
              <w:spacing w:before="70" w:after="70" w:line="240" w:lineRule="auto"/>
              <w:ind w:firstLine="0"/>
              <w:jc w:val="left"/>
              <w:rPr>
                <w:sz w:val="21"/>
              </w:rPr>
            </w:pPr>
            <w:r>
              <w:rPr>
                <w:sz w:val="21"/>
                <w:szCs w:val="21"/>
              </w:rPr>
              <w:t>北斗 RTK（南方 极点2 北斗版）</w:t>
            </w:r>
          </w:p>
        </w:tc>
        <w:tc>
          <w:tcPr>
            <w:tcW w:w="2239" w:type="dxa"/>
            <w:vAlign w:val="center"/>
          </w:tcPr>
          <w:p w14:paraId="6294A56F">
            <w:pPr>
              <w:snapToGrid w:val="0"/>
              <w:spacing w:before="70" w:after="70" w:line="240" w:lineRule="auto"/>
              <w:ind w:firstLine="0"/>
              <w:jc w:val="left"/>
              <w:rPr>
                <w:sz w:val="21"/>
              </w:rPr>
            </w:pPr>
            <w:r>
              <w:rPr>
                <w:sz w:val="21"/>
                <w:szCs w:val="21"/>
              </w:rPr>
              <w:t>快速定位、控制点初值</w:t>
            </w:r>
          </w:p>
        </w:tc>
        <w:tc>
          <w:tcPr>
            <w:tcW w:w="4491" w:type="dxa"/>
            <w:vAlign w:val="center"/>
          </w:tcPr>
          <w:p w14:paraId="7B9B8357">
            <w:pPr>
              <w:snapToGrid w:val="0"/>
              <w:spacing w:before="70" w:after="70" w:line="240" w:lineRule="auto"/>
              <w:ind w:firstLine="0"/>
              <w:jc w:val="left"/>
              <w:rPr>
                <w:sz w:val="21"/>
              </w:rPr>
            </w:pPr>
            <w:r>
              <w:rPr>
                <w:sz w:val="21"/>
                <w:szCs w:val="21"/>
              </w:rPr>
              <w:t>单北斗 1598 通道、RTK 平面 ±(8 mm+1 ppm)、IP68</w:t>
            </w:r>
          </w:p>
        </w:tc>
      </w:tr>
      <w:tr w14:paraId="09CCD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0" w:type="dxa"/>
            <w:vAlign w:val="center"/>
          </w:tcPr>
          <w:p w14:paraId="6835B4A2">
            <w:pPr>
              <w:snapToGrid w:val="0"/>
              <w:spacing w:before="70" w:after="70" w:line="240" w:lineRule="auto"/>
              <w:ind w:firstLine="0"/>
              <w:jc w:val="left"/>
              <w:rPr>
                <w:sz w:val="21"/>
              </w:rPr>
            </w:pPr>
            <w:r>
              <w:rPr>
                <w:sz w:val="21"/>
                <w:szCs w:val="21"/>
              </w:rPr>
              <w:t>运输箱</w:t>
            </w:r>
          </w:p>
        </w:tc>
        <w:tc>
          <w:tcPr>
            <w:tcW w:w="2239" w:type="dxa"/>
            <w:vAlign w:val="center"/>
          </w:tcPr>
          <w:p w14:paraId="6F5FA92E">
            <w:pPr>
              <w:snapToGrid w:val="0"/>
              <w:spacing w:before="70" w:after="70" w:line="240" w:lineRule="auto"/>
              <w:ind w:firstLine="0"/>
              <w:jc w:val="left"/>
              <w:rPr>
                <w:sz w:val="21"/>
              </w:rPr>
            </w:pPr>
            <w:r>
              <w:rPr>
                <w:sz w:val="21"/>
                <w:szCs w:val="21"/>
              </w:rPr>
              <w:t>防护、便携</w:t>
            </w:r>
          </w:p>
        </w:tc>
        <w:tc>
          <w:tcPr>
            <w:tcW w:w="4491" w:type="dxa"/>
            <w:vAlign w:val="center"/>
          </w:tcPr>
          <w:p w14:paraId="43EA2CFE">
            <w:pPr>
              <w:snapToGrid w:val="0"/>
              <w:spacing w:before="70" w:after="70" w:line="240" w:lineRule="auto"/>
              <w:ind w:firstLine="0"/>
              <w:jc w:val="left"/>
              <w:rPr>
                <w:sz w:val="21"/>
              </w:rPr>
            </w:pPr>
            <w:r>
              <w:rPr>
                <w:sz w:val="21"/>
                <w:szCs w:val="21"/>
              </w:rPr>
              <w:t>防震、防潮、单人可搬运</w:t>
            </w:r>
          </w:p>
        </w:tc>
      </w:tr>
    </w:tbl>
    <w:p w14:paraId="12C78DAE">
      <w:pPr>
        <w:spacing w:line="240" w:lineRule="auto"/>
      </w:pPr>
    </w:p>
    <w:p w14:paraId="0C92F8CC">
      <w:pPr>
        <w:pStyle w:val="6"/>
      </w:pPr>
      <w:r>
        <w:rPr>
          <w:szCs w:val="32"/>
        </w:rPr>
        <w:t>2.5.1.2 工作原理</w:t>
      </w:r>
    </w:p>
    <w:p w14:paraId="7D5F6081">
      <w:r>
        <w:t>跟踪器由两台及以上高分辨率工业相机组成刚性基线，通过识别跟踪框架上的编码标志点，实时解算跟踪框架的空间位姿（位置与姿态）。跟踪框架在自身旋转或移动过程中采集多视角影像，形成对目标表面的多视观测。系统以跟踪器提供的位姿为初值，结合多视几何与光束法平差，解算标志点与表面点三维坐标。</w:t>
      </w:r>
    </w:p>
    <w:p w14:paraId="4F06301F">
      <w:r>
        <w:t>其数学基础为共线条件方程：</w:t>
      </w:r>
    </w:p>
    <w:p w14:paraId="3B70E775">
      <w:r>
        <w:t>x − x₀ = −f · [a₁(X−X_S) + b₁(Y−Y_S) + c₁(Z−Z_S)] / [a₃(X−X_S) + b₃(Y−Y_S) + c₃(Z−Z_S)]</w:t>
      </w:r>
    </w:p>
    <w:p w14:paraId="756C574E">
      <w:r>
        <w:t>y − y₀ = −f · [a₂(X−X_S) + b₂(Y−Y_S) + c₂(Z−Z_S)] / [a₃(X−X_S) + b₃(Y−Y_S) + c₃(Z−Z_S)]</w:t>
      </w:r>
    </w:p>
    <w:p w14:paraId="585E4970">
      <w:r>
        <w:t>式中：(X_S, Y_S, Z_S) 为摄站坐标；(aᵢ, bᵢ, cᵢ) 为旋转矩阵元素；(x₀, y₀, f) 为内方位元素。</w:t>
      </w:r>
    </w:p>
    <w:p w14:paraId="34344280">
      <w:r>
        <w:t>对所有观测建立误差方程 V = A·δX − L，按最小二乘求解 δX = (AᵀPA)⁻¹AᵀPL，并采用丹麦法或 Huber 权函数进行抗差估计，抑制粗差影响。精度评定以单位权中误差与协方差矩阵为依据，输出各点位的误差椭圆。</w:t>
      </w:r>
    </w:p>
    <w:p w14:paraId="53E80928">
      <w:pPr>
        <w:ind w:firstLine="0"/>
        <w:jc w:val="center"/>
      </w:pPr>
      <w:r>
        <w:drawing>
          <wp:inline distT="0" distB="0" distL="0" distR="0">
            <wp:extent cx="4923155" cy="2576195"/>
            <wp:effectExtent l="0" t="0" r="0" b="0"/>
            <wp:docPr id="20272776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7615" name="图片 13"/>
                    <pic:cNvPicPr>
                      <a:picLocks noChangeAspect="1"/>
                    </pic:cNvPicPr>
                  </pic:nvPicPr>
                  <pic:blipFill>
                    <a:blip r:embed="rId55"/>
                    <a:stretch>
                      <a:fillRect/>
                    </a:stretch>
                  </pic:blipFill>
                  <pic:spPr>
                    <a:xfrm>
                      <a:off x="0" y="0"/>
                      <a:ext cx="4924946" cy="2577057"/>
                    </a:xfrm>
                    <a:prstGeom prst="rect">
                      <a:avLst/>
                    </a:prstGeom>
                  </pic:spPr>
                </pic:pic>
              </a:graphicData>
            </a:graphic>
          </wp:inline>
        </w:drawing>
      </w:r>
    </w:p>
    <w:p w14:paraId="07B42983">
      <w:pPr>
        <w:spacing w:after="200" w:line="280" w:lineRule="auto"/>
        <w:ind w:firstLine="0"/>
        <w:jc w:val="center"/>
      </w:pPr>
      <w:r>
        <w:rPr>
          <w:sz w:val="21"/>
          <w:szCs w:val="21"/>
        </w:rPr>
        <w:t>图 2-</w:t>
      </w:r>
      <w:r>
        <w:rPr>
          <w:rFonts w:hint="eastAsia"/>
          <w:sz w:val="21"/>
          <w:szCs w:val="21"/>
        </w:rPr>
        <w:t>1</w:t>
      </w:r>
      <w:r>
        <w:rPr>
          <w:sz w:val="21"/>
          <w:szCs w:val="21"/>
        </w:rPr>
        <w:t xml:space="preserve">  多目视觉跟踪测量原理</w:t>
      </w:r>
    </w:p>
    <w:p w14:paraId="25A9423C">
      <w:pPr>
        <w:pStyle w:val="6"/>
      </w:pPr>
      <w:r>
        <w:rPr>
          <w:szCs w:val="32"/>
        </w:rPr>
        <w:t>2.5.1.3 高精度标定方案</w:t>
      </w:r>
    </w:p>
    <w:p w14:paraId="695EC1C0">
      <w:r>
        <w:t>标定分为整机标定与现场自检校两级。</w:t>
      </w:r>
    </w:p>
    <w:p w14:paraId="733BC74D">
      <w:r>
        <w:t>整机标定在实验室完成：采用高精度三维标定场（含标准尺、标准球、平面靶标），对每台相机的内参（主点、焦距、径向畸变 $k_1,k_2,k_3$、切向畸变 $p_1,p_2$、薄棱镜畸变 $b_1,b_2$）进行标定；对相机间的相对外参进行标定；建立</w:t>
      </w:r>
      <w:r>
        <w:rPr>
          <w:rFonts w:hint="eastAsia"/>
        </w:rPr>
        <w:t>“</w:t>
      </w:r>
      <w:r>
        <w:t>像素</w:t>
      </w:r>
      <w:r>
        <w:rPr>
          <w:rFonts w:hint="eastAsia"/>
        </w:rPr>
        <w:t>-</w:t>
      </w:r>
      <w:r>
        <w:t>角度</w:t>
      </w:r>
      <w:r>
        <w:rPr>
          <w:rFonts w:hint="eastAsia"/>
        </w:rPr>
        <w:t>-</w:t>
      </w:r>
      <w:r>
        <w:t>距离</w:t>
      </w:r>
      <w:r>
        <w:rPr>
          <w:rFonts w:hint="eastAsia"/>
        </w:rPr>
        <w:t>”</w:t>
      </w:r>
      <w:r>
        <w:t>的误差补偿表。</w:t>
      </w:r>
    </w:p>
    <w:p w14:paraId="5759CC08">
      <w:r>
        <w:t>现场自检校在每次架站后完成：利用场内布设的 4～6 个控制标志，采用光束法自检校平差，解算现场条件下的附加参数，消除温度、气压、安装误差带来的系统偏差。自检校后要求重投影残差不大于 0.3 pixel，否则重新架设。</w:t>
      </w:r>
    </w:p>
    <w:p w14:paraId="2AF540E0">
      <w:r>
        <w:t>针对边缘视场精度衰减问题，采取三项措施：一是采用低畸变工业镜头，并在边缘区增加采样密度；二是建立分视场畸变模型，将视场划分为中心区（0～70%）、过渡区（70%～90%）、边缘区（90%～100%），分别建模；三是在数据处理中对边缘区观测降权，避免边缘误差污染整体解算。</w:t>
      </w:r>
    </w:p>
    <w:p w14:paraId="1DC68F6B">
      <w:pPr>
        <w:pStyle w:val="6"/>
      </w:pPr>
      <w:r>
        <w:rPr>
          <w:szCs w:val="32"/>
        </w:rPr>
        <w:t>2.5.1.4 精度实现路径</w:t>
      </w:r>
    </w:p>
    <w:p w14:paraId="6578BEA1">
      <w:r>
        <w:t>10 m 内 0.5 mm、12 m 内 1 mm 的缺陷尺寸测量误差，通过以下路径实现：</w:t>
      </w:r>
    </w:p>
    <w:p w14:paraId="6436209F">
      <w:r>
        <w:t>（1）几何构型优化。通过双相机基线设计与交会角控制，使 10 m 处交会角保持在 30°～60°，12 m 处不低于 25°，保证深度方向交会精度。</w:t>
      </w:r>
    </w:p>
    <w:p w14:paraId="0B8E5074">
      <w:r>
        <w:t>（2）亚像素定位。采用基于灰度矩与二次曲面拟合的亚像素中心提取，标志点中心定位精度优于 0.05 pixel。</w:t>
      </w:r>
    </w:p>
    <w:p w14:paraId="6DB119B3">
      <w:r>
        <w:t>（3）多视冗余。每个缺陷区域至少 3 个视角观测，通过多余观测提高可靠性；对关键缺陷增加至 5 个视角。</w:t>
      </w:r>
    </w:p>
    <w:p w14:paraId="3E33E4A2">
      <w:r>
        <w:t>（4）尺度约束。以标准尺或控制点距离作为尺度基准，消除尺度漂移。</w:t>
      </w:r>
    </w:p>
    <w:p w14:paraId="67D6F763">
      <w:r>
        <w:t>（5）温度改正。跟踪器与跟踪框架内置温度传感器，按标定得到的温度系数进行长度改正；室外作业时每 30 min 复测一次标准尺。</w:t>
      </w:r>
    </w:p>
    <w:p w14:paraId="3CDD7751">
      <w:r>
        <w:t>（6）抗差估计。对观测值进行粗差探测与剔除，采用 IGGIII 权函数。</w:t>
      </w:r>
    </w:p>
    <w:p w14:paraId="17373CEA">
      <w:r>
        <w:t>（7）验证闭环。每站作业前后各进行一次标准尺比对，偏差超过 0.3 mm 时重新标定。</w:t>
      </w:r>
    </w:p>
    <w:p w14:paraId="3D28925B">
      <w:pPr>
        <w:pStyle w:val="6"/>
      </w:pPr>
      <w:r>
        <w:rPr>
          <w:szCs w:val="32"/>
        </w:rPr>
        <w:t>2.5.1.5 跟踪框架（球形扫描仪）设计</w:t>
      </w:r>
    </w:p>
    <w:p w14:paraId="5883937C">
      <w:r>
        <w:t>跟踪框架采用球形桁架结构，表面均布编码标志点与相机安装位，具备 360° 环向与俯仰两个自由度，可实现等角距分环扫描。</w:t>
      </w:r>
    </w:p>
    <w:p w14:paraId="4ABDE180">
      <w:r>
        <w:t>结构设计要点：球壳采用碳纤维复合材料，兼顾刚度与轻量化；标志点采用陶瓷或阳极氧化铝基材，保证长期稳定性；相机模组采用快拆结构，便于维护；整机防护等级不低于 IP54，适应现场粉尘与水雾环境。</w:t>
      </w:r>
    </w:p>
    <w:p w14:paraId="7180C317">
      <w:r>
        <w:t>扫描模式设计：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4"/>
        <w:gridCol w:w="2221"/>
        <w:gridCol w:w="1618"/>
        <w:gridCol w:w="1767"/>
        <w:gridCol w:w="1600"/>
      </w:tblGrid>
      <w:tr w14:paraId="52D38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4" w:type="dxa"/>
            <w:shd w:val="clear" w:color="auto" w:fill="E7E6E6"/>
            <w:vAlign w:val="center"/>
          </w:tcPr>
          <w:p w14:paraId="73C93027">
            <w:pPr>
              <w:snapToGrid w:val="0"/>
              <w:spacing w:before="70" w:after="70" w:line="240" w:lineRule="auto"/>
              <w:ind w:firstLine="0"/>
              <w:jc w:val="center"/>
              <w:rPr>
                <w:b/>
                <w:sz w:val="21"/>
              </w:rPr>
            </w:pPr>
            <w:r>
              <w:rPr>
                <w:b/>
                <w:sz w:val="21"/>
                <w:szCs w:val="21"/>
              </w:rPr>
              <w:t>模式</w:t>
            </w:r>
          </w:p>
        </w:tc>
        <w:tc>
          <w:tcPr>
            <w:tcW w:w="2221" w:type="dxa"/>
            <w:shd w:val="clear" w:color="auto" w:fill="E7E6E6"/>
            <w:vAlign w:val="center"/>
          </w:tcPr>
          <w:p w14:paraId="08495077">
            <w:pPr>
              <w:snapToGrid w:val="0"/>
              <w:spacing w:before="70" w:after="70" w:line="240" w:lineRule="auto"/>
              <w:ind w:firstLine="0"/>
              <w:jc w:val="center"/>
              <w:rPr>
                <w:b/>
                <w:sz w:val="21"/>
              </w:rPr>
            </w:pPr>
            <w:r>
              <w:rPr>
                <w:b/>
                <w:sz w:val="21"/>
                <w:szCs w:val="21"/>
              </w:rPr>
              <w:t>适用场景</w:t>
            </w:r>
          </w:p>
        </w:tc>
        <w:tc>
          <w:tcPr>
            <w:tcW w:w="1618" w:type="dxa"/>
            <w:shd w:val="clear" w:color="auto" w:fill="E7E6E6"/>
            <w:vAlign w:val="center"/>
          </w:tcPr>
          <w:p w14:paraId="7FA0A84A">
            <w:pPr>
              <w:snapToGrid w:val="0"/>
              <w:spacing w:before="70" w:after="70" w:line="240" w:lineRule="auto"/>
              <w:ind w:firstLine="0"/>
              <w:jc w:val="center"/>
              <w:rPr>
                <w:b/>
                <w:sz w:val="21"/>
              </w:rPr>
            </w:pPr>
            <w:r>
              <w:rPr>
                <w:b/>
                <w:sz w:val="21"/>
                <w:szCs w:val="21"/>
              </w:rPr>
              <w:t>单站覆盖</w:t>
            </w:r>
          </w:p>
        </w:tc>
        <w:tc>
          <w:tcPr>
            <w:tcW w:w="1767" w:type="dxa"/>
            <w:shd w:val="clear" w:color="auto" w:fill="E7E6E6"/>
            <w:vAlign w:val="center"/>
          </w:tcPr>
          <w:p w14:paraId="51650E86">
            <w:pPr>
              <w:snapToGrid w:val="0"/>
              <w:spacing w:before="70" w:after="70" w:line="240" w:lineRule="auto"/>
              <w:ind w:firstLine="0"/>
              <w:jc w:val="center"/>
              <w:rPr>
                <w:b/>
                <w:sz w:val="21"/>
              </w:rPr>
            </w:pPr>
            <w:r>
              <w:rPr>
                <w:b/>
                <w:sz w:val="21"/>
                <w:szCs w:val="21"/>
              </w:rPr>
              <w:t>点间距</w:t>
            </w:r>
          </w:p>
        </w:tc>
        <w:tc>
          <w:tcPr>
            <w:tcW w:w="1600" w:type="dxa"/>
            <w:shd w:val="clear" w:color="auto" w:fill="E7E6E6"/>
            <w:vAlign w:val="center"/>
          </w:tcPr>
          <w:p w14:paraId="2CEB1D65">
            <w:pPr>
              <w:snapToGrid w:val="0"/>
              <w:spacing w:before="70" w:after="70" w:line="240" w:lineRule="auto"/>
              <w:ind w:firstLine="0"/>
              <w:jc w:val="center"/>
              <w:rPr>
                <w:b/>
                <w:sz w:val="21"/>
              </w:rPr>
            </w:pPr>
            <w:r>
              <w:rPr>
                <w:b/>
                <w:sz w:val="21"/>
                <w:szCs w:val="21"/>
              </w:rPr>
              <w:t>典型耗时</w:t>
            </w:r>
          </w:p>
        </w:tc>
      </w:tr>
      <w:tr w14:paraId="7770D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4" w:type="dxa"/>
            <w:vAlign w:val="center"/>
          </w:tcPr>
          <w:p w14:paraId="183D9E01">
            <w:pPr>
              <w:snapToGrid w:val="0"/>
              <w:spacing w:before="70" w:after="70" w:line="240" w:lineRule="auto"/>
              <w:ind w:firstLine="0"/>
              <w:jc w:val="center"/>
              <w:rPr>
                <w:sz w:val="21"/>
              </w:rPr>
            </w:pPr>
            <w:r>
              <w:rPr>
                <w:sz w:val="21"/>
                <w:szCs w:val="21"/>
              </w:rPr>
              <w:t>高速扫描</w:t>
            </w:r>
          </w:p>
        </w:tc>
        <w:tc>
          <w:tcPr>
            <w:tcW w:w="2221" w:type="dxa"/>
            <w:vAlign w:val="center"/>
          </w:tcPr>
          <w:p w14:paraId="0EE33D85">
            <w:pPr>
              <w:snapToGrid w:val="0"/>
              <w:spacing w:before="70" w:after="70" w:line="240" w:lineRule="auto"/>
              <w:ind w:firstLine="0"/>
              <w:jc w:val="left"/>
              <w:rPr>
                <w:sz w:val="21"/>
              </w:rPr>
            </w:pPr>
            <w:r>
              <w:rPr>
                <w:sz w:val="21"/>
                <w:szCs w:val="21"/>
              </w:rPr>
              <w:t>大面积普查</w:t>
            </w:r>
          </w:p>
        </w:tc>
        <w:tc>
          <w:tcPr>
            <w:tcW w:w="1618" w:type="dxa"/>
            <w:vAlign w:val="center"/>
          </w:tcPr>
          <w:p w14:paraId="3EBBD0C9">
            <w:pPr>
              <w:snapToGrid w:val="0"/>
              <w:spacing w:before="70" w:after="70" w:line="240" w:lineRule="auto"/>
              <w:ind w:firstLine="0"/>
              <w:jc w:val="left"/>
              <w:rPr>
                <w:sz w:val="21"/>
              </w:rPr>
            </w:pPr>
            <w:r>
              <w:rPr>
                <w:sz w:val="21"/>
                <w:szCs w:val="21"/>
              </w:rPr>
              <w:t>约 200 m²</w:t>
            </w:r>
          </w:p>
        </w:tc>
        <w:tc>
          <w:tcPr>
            <w:tcW w:w="1767" w:type="dxa"/>
            <w:vAlign w:val="center"/>
          </w:tcPr>
          <w:p w14:paraId="46459512">
            <w:pPr>
              <w:snapToGrid w:val="0"/>
              <w:spacing w:before="70" w:after="70" w:line="240" w:lineRule="auto"/>
              <w:ind w:firstLine="0"/>
              <w:jc w:val="center"/>
              <w:rPr>
                <w:sz w:val="21"/>
              </w:rPr>
            </w:pPr>
            <w:r>
              <w:rPr>
                <w:sz w:val="21"/>
                <w:szCs w:val="21"/>
              </w:rPr>
              <w:t>5～10 mm</w:t>
            </w:r>
          </w:p>
        </w:tc>
        <w:tc>
          <w:tcPr>
            <w:tcW w:w="1600" w:type="dxa"/>
            <w:vAlign w:val="center"/>
          </w:tcPr>
          <w:p w14:paraId="7674BC83">
            <w:pPr>
              <w:snapToGrid w:val="0"/>
              <w:spacing w:before="70" w:after="70" w:line="240" w:lineRule="auto"/>
              <w:ind w:firstLine="0"/>
              <w:jc w:val="left"/>
              <w:rPr>
                <w:sz w:val="21"/>
              </w:rPr>
            </w:pPr>
            <w:r>
              <w:rPr>
                <w:sz w:val="21"/>
                <w:szCs w:val="21"/>
              </w:rPr>
              <w:t>≤8 min</w:t>
            </w:r>
          </w:p>
        </w:tc>
      </w:tr>
      <w:tr w14:paraId="0D857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4" w:type="dxa"/>
            <w:vAlign w:val="center"/>
          </w:tcPr>
          <w:p w14:paraId="3F5FD8F3">
            <w:pPr>
              <w:snapToGrid w:val="0"/>
              <w:spacing w:before="70" w:after="70" w:line="240" w:lineRule="auto"/>
              <w:ind w:firstLine="0"/>
              <w:jc w:val="center"/>
              <w:rPr>
                <w:sz w:val="21"/>
              </w:rPr>
            </w:pPr>
            <w:r>
              <w:rPr>
                <w:sz w:val="21"/>
                <w:szCs w:val="21"/>
              </w:rPr>
              <w:t>精细扫描</w:t>
            </w:r>
          </w:p>
        </w:tc>
        <w:tc>
          <w:tcPr>
            <w:tcW w:w="2221" w:type="dxa"/>
            <w:vAlign w:val="center"/>
          </w:tcPr>
          <w:p w14:paraId="5B12AF87">
            <w:pPr>
              <w:snapToGrid w:val="0"/>
              <w:spacing w:before="70" w:after="70" w:line="240" w:lineRule="auto"/>
              <w:ind w:firstLine="0"/>
              <w:jc w:val="left"/>
              <w:rPr>
                <w:sz w:val="21"/>
              </w:rPr>
            </w:pPr>
            <w:r>
              <w:rPr>
                <w:sz w:val="21"/>
                <w:szCs w:val="21"/>
              </w:rPr>
              <w:t>缺陷详查</w:t>
            </w:r>
          </w:p>
        </w:tc>
        <w:tc>
          <w:tcPr>
            <w:tcW w:w="1618" w:type="dxa"/>
            <w:vAlign w:val="center"/>
          </w:tcPr>
          <w:p w14:paraId="76E4B24B">
            <w:pPr>
              <w:snapToGrid w:val="0"/>
              <w:spacing w:before="70" w:after="70" w:line="240" w:lineRule="auto"/>
              <w:ind w:firstLine="0"/>
              <w:jc w:val="left"/>
              <w:rPr>
                <w:sz w:val="21"/>
              </w:rPr>
            </w:pPr>
            <w:r>
              <w:rPr>
                <w:sz w:val="21"/>
                <w:szCs w:val="21"/>
              </w:rPr>
              <w:t>约 60 m²</w:t>
            </w:r>
          </w:p>
        </w:tc>
        <w:tc>
          <w:tcPr>
            <w:tcW w:w="1767" w:type="dxa"/>
            <w:vAlign w:val="center"/>
          </w:tcPr>
          <w:p w14:paraId="3E98E8CC">
            <w:pPr>
              <w:snapToGrid w:val="0"/>
              <w:spacing w:before="70" w:after="70" w:line="240" w:lineRule="auto"/>
              <w:ind w:firstLine="0"/>
              <w:jc w:val="center"/>
              <w:rPr>
                <w:sz w:val="21"/>
              </w:rPr>
            </w:pPr>
            <w:r>
              <w:rPr>
                <w:sz w:val="21"/>
                <w:szCs w:val="21"/>
              </w:rPr>
              <w:t>1～2 mm</w:t>
            </w:r>
          </w:p>
        </w:tc>
        <w:tc>
          <w:tcPr>
            <w:tcW w:w="1600" w:type="dxa"/>
            <w:vAlign w:val="center"/>
          </w:tcPr>
          <w:p w14:paraId="0B27B633">
            <w:pPr>
              <w:snapToGrid w:val="0"/>
              <w:spacing w:before="70" w:after="70" w:line="240" w:lineRule="auto"/>
              <w:ind w:firstLine="0"/>
              <w:jc w:val="left"/>
              <w:rPr>
                <w:sz w:val="21"/>
              </w:rPr>
            </w:pPr>
            <w:r>
              <w:rPr>
                <w:sz w:val="21"/>
                <w:szCs w:val="21"/>
              </w:rPr>
              <w:t>≤15 min</w:t>
            </w:r>
          </w:p>
        </w:tc>
      </w:tr>
      <w:tr w14:paraId="35103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4" w:type="dxa"/>
            <w:vAlign w:val="center"/>
          </w:tcPr>
          <w:p w14:paraId="5568A663">
            <w:pPr>
              <w:snapToGrid w:val="0"/>
              <w:spacing w:before="70" w:after="70" w:line="240" w:lineRule="auto"/>
              <w:ind w:firstLine="0"/>
              <w:jc w:val="center"/>
              <w:rPr>
                <w:sz w:val="21"/>
              </w:rPr>
            </w:pPr>
            <w:r>
              <w:rPr>
                <w:sz w:val="21"/>
                <w:szCs w:val="21"/>
              </w:rPr>
              <w:t>深孔扫描</w:t>
            </w:r>
          </w:p>
        </w:tc>
        <w:tc>
          <w:tcPr>
            <w:tcW w:w="2221" w:type="dxa"/>
            <w:vAlign w:val="center"/>
          </w:tcPr>
          <w:p w14:paraId="2AC3FD6E">
            <w:pPr>
              <w:snapToGrid w:val="0"/>
              <w:spacing w:before="70" w:after="70" w:line="240" w:lineRule="auto"/>
              <w:ind w:firstLine="0"/>
              <w:jc w:val="left"/>
              <w:rPr>
                <w:sz w:val="21"/>
              </w:rPr>
            </w:pPr>
            <w:r>
              <w:rPr>
                <w:sz w:val="21"/>
                <w:szCs w:val="21"/>
              </w:rPr>
              <w:t>孔洞、闸门槽</w:t>
            </w:r>
          </w:p>
        </w:tc>
        <w:tc>
          <w:tcPr>
            <w:tcW w:w="1618" w:type="dxa"/>
            <w:vAlign w:val="center"/>
          </w:tcPr>
          <w:p w14:paraId="3BDE3A28">
            <w:pPr>
              <w:snapToGrid w:val="0"/>
              <w:spacing w:before="70" w:after="70" w:line="240" w:lineRule="auto"/>
              <w:ind w:firstLine="0"/>
              <w:jc w:val="left"/>
              <w:rPr>
                <w:sz w:val="21"/>
              </w:rPr>
            </w:pPr>
            <w:r>
              <w:rPr>
                <w:sz w:val="21"/>
                <w:szCs w:val="21"/>
              </w:rPr>
              <w:t>局部</w:t>
            </w:r>
          </w:p>
        </w:tc>
        <w:tc>
          <w:tcPr>
            <w:tcW w:w="1767" w:type="dxa"/>
            <w:vAlign w:val="center"/>
          </w:tcPr>
          <w:p w14:paraId="5769D829">
            <w:pPr>
              <w:snapToGrid w:val="0"/>
              <w:spacing w:before="70" w:after="70" w:line="240" w:lineRule="auto"/>
              <w:ind w:firstLine="0"/>
              <w:jc w:val="center"/>
              <w:rPr>
                <w:sz w:val="21"/>
              </w:rPr>
            </w:pPr>
            <w:r>
              <w:rPr>
                <w:sz w:val="21"/>
                <w:szCs w:val="21"/>
              </w:rPr>
              <w:t>0.5～1 mm</w:t>
            </w:r>
          </w:p>
        </w:tc>
        <w:tc>
          <w:tcPr>
            <w:tcW w:w="1600" w:type="dxa"/>
            <w:vAlign w:val="center"/>
          </w:tcPr>
          <w:p w14:paraId="12968F9D">
            <w:pPr>
              <w:snapToGrid w:val="0"/>
              <w:spacing w:before="70" w:after="70" w:line="240" w:lineRule="auto"/>
              <w:ind w:firstLine="0"/>
              <w:jc w:val="left"/>
              <w:rPr>
                <w:sz w:val="21"/>
              </w:rPr>
            </w:pPr>
            <w:r>
              <w:rPr>
                <w:sz w:val="21"/>
                <w:szCs w:val="21"/>
              </w:rPr>
              <w:t>按需</w:t>
            </w:r>
          </w:p>
        </w:tc>
      </w:tr>
    </w:tbl>
    <w:p w14:paraId="4935E62F">
      <w:pPr>
        <w:spacing w:line="240" w:lineRule="auto"/>
      </w:pPr>
    </w:p>
    <w:p w14:paraId="33CC7097">
      <w:r>
        <w:t>三种模式可在同一次作业中组合使用：先用高速模式完成全域覆盖，再对疑似缺陷区采用精细模式补扫，对孔洞、裂缝内部采用深孔模式。</w:t>
      </w:r>
    </w:p>
    <w:p w14:paraId="450830B0">
      <w:pPr>
        <w:pStyle w:val="6"/>
      </w:pPr>
      <w:r>
        <w:rPr>
          <w:szCs w:val="32"/>
        </w:rPr>
        <w:t>2.5.1.6 三种坡度场景的适应性与便携性</w:t>
      </w:r>
    </w:p>
    <w:p w14:paraId="6640B5FD">
      <w:pPr>
        <w:numPr>
          <w:ilvl w:val="0"/>
          <w:numId w:val="26"/>
        </w:numPr>
        <w:ind w:left="0" w:firstLine="482" w:firstLineChars="200"/>
        <w:rPr>
          <w:b/>
        </w:rPr>
      </w:pPr>
      <w:r>
        <w:rPr>
          <w:b/>
        </w:rPr>
        <w:t>平坡场景（葛洲坝泄洪闸室）</w:t>
      </w:r>
    </w:p>
    <w:p w14:paraId="5B9293E2">
      <w:r>
        <w:t>闸室底板近似水平、边界规则、遮挡主要来自闸墩与门槽。适应性设计：跟踪器架设于闸室中部或角部，单站 12 m 半径可覆盖 26 m×12 m 范围的大部分，配合 2 站即可全覆盖；跟踪框架采用手持+载具双模式，载具按</w:t>
      </w:r>
      <w:r>
        <w:rPr>
          <w:rFonts w:hint="eastAsia"/>
        </w:rPr>
        <w:t>“</w:t>
      </w:r>
      <w:r>
        <w:t>回字形</w:t>
      </w:r>
      <w:r>
        <w:rPr>
          <w:rFonts w:hint="eastAsia"/>
        </w:rPr>
        <w:t>”</w:t>
      </w:r>
      <w:r>
        <w:t>路径自主扫描，重点补扫门槽、墙角、排水孔等部位。便携性设计：整套设备由 2 人 15 min 内完成架设与标定；载具可折叠，单人可搬运。</w:t>
      </w:r>
    </w:p>
    <w:p w14:paraId="2140314D">
      <w:pPr>
        <w:numPr>
          <w:ilvl w:val="0"/>
          <w:numId w:val="26"/>
        </w:numPr>
        <w:ind w:left="0" w:firstLine="482" w:firstLineChars="200"/>
        <w:rPr>
          <w:b/>
        </w:rPr>
      </w:pPr>
      <w:r>
        <w:rPr>
          <w:b/>
        </w:rPr>
        <w:t>缓坡场景（三峡泄洪深孔）</w:t>
      </w:r>
    </w:p>
    <w:p w14:paraId="36B0158A">
      <w:r>
        <w:t>泄槽纵坡较缓、流程长，通视条件随距离衰减。适应性设计：采用</w:t>
      </w:r>
      <w:r>
        <w:rPr>
          <w:rFonts w:hint="eastAsia"/>
        </w:rPr>
        <w:t>“</w:t>
      </w:r>
      <w:r>
        <w:t>分段测站+中继标志</w:t>
      </w:r>
      <w:r>
        <w:rPr>
          <w:rFonts w:hint="eastAsia"/>
        </w:rPr>
        <w:t>”</w:t>
      </w:r>
      <w:r>
        <w:t>方案，沿泄槽每 10～12 m 设一站，站间以公共标志点连接；跟踪框架以手持为主、载具为辅；对出口挑坎与掺气跌坎等复杂部位采用多角度补扫。便携性设计：设备采用背负式包装，单件质量不超过 15 kg，2 人可在 20 min 内完成转站。</w:t>
      </w:r>
    </w:p>
    <w:p w14:paraId="1C371C50">
      <w:pPr>
        <w:numPr>
          <w:ilvl w:val="0"/>
          <w:numId w:val="26"/>
        </w:numPr>
        <w:ind w:left="0" w:firstLine="482" w:firstLineChars="200"/>
        <w:rPr>
          <w:b/>
        </w:rPr>
      </w:pPr>
      <w:r>
        <w:rPr>
          <w:b/>
        </w:rPr>
        <w:t>陡坡场景（向家坝泄洪表孔）</w:t>
      </w:r>
    </w:p>
    <w:p w14:paraId="0945DFFD">
      <w:r>
        <w:t>坡度大、人员难以直接抵近。适应性设计：跟踪器架设于检修平台或上游稳定区域，采用长焦镜头与俯仰云台扩大覆盖；扫描仪与跟踪框架通过专用支架挂载于移动检修平台，或由自主载具搭载沿坡面行进扫描；对无法通视区域采用分段接力。便携性设计：陡坡构型采用定型机型 SHARE SLAM S100-16（整机 2438 g，配背负系统），采用电池供电与 WiFi 6 无线回传，减少线缆束缚；设备挂载采用快换底座，单人 5 min 内完成安装。</w:t>
      </w:r>
    </w:p>
    <w:p w14:paraId="58AEA5DB">
      <w:r>
        <w:t>三种场景的构型对比见下表。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2221"/>
        <w:gridCol w:w="2450"/>
        <w:gridCol w:w="2468"/>
      </w:tblGrid>
      <w:tr w14:paraId="00451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shd w:val="clear" w:color="auto" w:fill="E7E6E6"/>
            <w:vAlign w:val="center"/>
          </w:tcPr>
          <w:p w14:paraId="3F1D9E32">
            <w:pPr>
              <w:keepNext/>
              <w:snapToGrid w:val="0"/>
              <w:spacing w:before="70" w:after="70" w:line="320" w:lineRule="auto"/>
              <w:jc w:val="left"/>
            </w:pPr>
            <w:r>
              <w:rPr>
                <w:b/>
                <w:sz w:val="21"/>
                <w:szCs w:val="21"/>
              </w:rPr>
              <w:t>项目</w:t>
            </w:r>
          </w:p>
        </w:tc>
        <w:tc>
          <w:tcPr>
            <w:tcW w:w="2221" w:type="dxa"/>
            <w:shd w:val="clear" w:color="auto" w:fill="E7E6E6"/>
            <w:vAlign w:val="center"/>
          </w:tcPr>
          <w:p w14:paraId="6E4AC39F">
            <w:pPr>
              <w:keepNext/>
              <w:snapToGrid w:val="0"/>
              <w:spacing w:before="70" w:after="70" w:line="320" w:lineRule="auto"/>
              <w:jc w:val="left"/>
            </w:pPr>
            <w:r>
              <w:rPr>
                <w:b/>
                <w:sz w:val="21"/>
                <w:szCs w:val="21"/>
              </w:rPr>
              <w:t>平坡（葛洲坝）</w:t>
            </w:r>
          </w:p>
        </w:tc>
        <w:tc>
          <w:tcPr>
            <w:tcW w:w="2450" w:type="dxa"/>
            <w:shd w:val="clear" w:color="auto" w:fill="E7E6E6"/>
            <w:vAlign w:val="center"/>
          </w:tcPr>
          <w:p w14:paraId="453F9456">
            <w:pPr>
              <w:keepNext/>
              <w:snapToGrid w:val="0"/>
              <w:spacing w:before="70" w:after="70" w:line="320" w:lineRule="auto"/>
              <w:jc w:val="left"/>
            </w:pPr>
            <w:r>
              <w:rPr>
                <w:b/>
                <w:sz w:val="21"/>
                <w:szCs w:val="21"/>
              </w:rPr>
              <w:t>缓坡（三峡）</w:t>
            </w:r>
          </w:p>
        </w:tc>
        <w:tc>
          <w:tcPr>
            <w:tcW w:w="2468" w:type="dxa"/>
            <w:shd w:val="clear" w:color="auto" w:fill="E7E6E6"/>
            <w:vAlign w:val="center"/>
          </w:tcPr>
          <w:p w14:paraId="332A7E89">
            <w:pPr>
              <w:keepNext/>
              <w:snapToGrid w:val="0"/>
              <w:spacing w:before="70" w:after="70" w:line="320" w:lineRule="auto"/>
              <w:jc w:val="left"/>
            </w:pPr>
            <w:r>
              <w:rPr>
                <w:b/>
                <w:sz w:val="21"/>
                <w:szCs w:val="21"/>
              </w:rPr>
              <w:t>陡坡（向家坝）</w:t>
            </w:r>
          </w:p>
        </w:tc>
      </w:tr>
      <w:tr w14:paraId="5BD47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75D15714">
            <w:pPr>
              <w:keepNext/>
              <w:snapToGrid w:val="0"/>
              <w:spacing w:before="70" w:after="70" w:line="320" w:lineRule="auto"/>
              <w:ind w:firstLine="0"/>
              <w:jc w:val="left"/>
            </w:pPr>
            <w:r>
              <w:rPr>
                <w:sz w:val="21"/>
                <w:szCs w:val="21"/>
              </w:rPr>
              <w:t>跟踪器架设</w:t>
            </w:r>
          </w:p>
        </w:tc>
        <w:tc>
          <w:tcPr>
            <w:tcW w:w="2221" w:type="dxa"/>
            <w:vAlign w:val="center"/>
          </w:tcPr>
          <w:p w14:paraId="7B06821D">
            <w:pPr>
              <w:keepNext/>
              <w:snapToGrid w:val="0"/>
              <w:spacing w:before="70" w:after="70" w:line="320" w:lineRule="auto"/>
              <w:ind w:firstLine="0"/>
              <w:jc w:val="left"/>
            </w:pPr>
            <w:r>
              <w:rPr>
                <w:sz w:val="21"/>
                <w:szCs w:val="21"/>
              </w:rPr>
              <w:t>闸室中部/角部，2 站</w:t>
            </w:r>
          </w:p>
        </w:tc>
        <w:tc>
          <w:tcPr>
            <w:tcW w:w="2450" w:type="dxa"/>
            <w:vAlign w:val="center"/>
          </w:tcPr>
          <w:p w14:paraId="43BA97AF">
            <w:pPr>
              <w:keepNext/>
              <w:snapToGrid w:val="0"/>
              <w:spacing w:before="70" w:after="70" w:line="320" w:lineRule="auto"/>
              <w:ind w:firstLine="0"/>
              <w:jc w:val="left"/>
            </w:pPr>
            <w:r>
              <w:rPr>
                <w:sz w:val="21"/>
                <w:szCs w:val="21"/>
              </w:rPr>
              <w:t>沿槽分段，3～5 站</w:t>
            </w:r>
          </w:p>
        </w:tc>
        <w:tc>
          <w:tcPr>
            <w:tcW w:w="2468" w:type="dxa"/>
            <w:vAlign w:val="center"/>
          </w:tcPr>
          <w:p w14:paraId="6859E5DF">
            <w:pPr>
              <w:keepNext/>
              <w:snapToGrid w:val="0"/>
              <w:spacing w:before="70" w:after="70" w:line="320" w:lineRule="auto"/>
              <w:ind w:firstLine="0"/>
              <w:jc w:val="left"/>
            </w:pPr>
            <w:r>
              <w:rPr>
                <w:sz w:val="21"/>
                <w:szCs w:val="21"/>
              </w:rPr>
              <w:t>平台/上游稳定区，接力</w:t>
            </w:r>
          </w:p>
        </w:tc>
      </w:tr>
      <w:tr w14:paraId="75DF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012FD892">
            <w:pPr>
              <w:keepNext/>
              <w:snapToGrid w:val="0"/>
              <w:spacing w:before="70" w:after="70" w:line="320" w:lineRule="auto"/>
              <w:ind w:firstLine="0"/>
              <w:jc w:val="left"/>
            </w:pPr>
            <w:r>
              <w:rPr>
                <w:sz w:val="21"/>
                <w:szCs w:val="21"/>
              </w:rPr>
              <w:t>主要采集终端</w:t>
            </w:r>
          </w:p>
        </w:tc>
        <w:tc>
          <w:tcPr>
            <w:tcW w:w="2221" w:type="dxa"/>
            <w:vAlign w:val="center"/>
          </w:tcPr>
          <w:p w14:paraId="2393FC8F">
            <w:pPr>
              <w:keepNext/>
              <w:snapToGrid w:val="0"/>
              <w:spacing w:before="70" w:after="70" w:line="320" w:lineRule="auto"/>
              <w:ind w:firstLine="0"/>
              <w:jc w:val="left"/>
            </w:pPr>
            <w:r>
              <w:rPr>
                <w:sz w:val="21"/>
                <w:szCs w:val="21"/>
              </w:rPr>
              <w:t>跟踪框架+实景扫描仪</w:t>
            </w:r>
          </w:p>
        </w:tc>
        <w:tc>
          <w:tcPr>
            <w:tcW w:w="2450" w:type="dxa"/>
            <w:vAlign w:val="center"/>
          </w:tcPr>
          <w:p w14:paraId="7F4CB12B">
            <w:pPr>
              <w:keepNext/>
              <w:snapToGrid w:val="0"/>
              <w:spacing w:before="70" w:after="70" w:line="320" w:lineRule="auto"/>
              <w:ind w:firstLine="0"/>
              <w:jc w:val="left"/>
            </w:pPr>
            <w:r>
              <w:rPr>
                <w:sz w:val="21"/>
                <w:szCs w:val="21"/>
              </w:rPr>
              <w:t>跟踪框架+实景扫描仪</w:t>
            </w:r>
          </w:p>
        </w:tc>
        <w:tc>
          <w:tcPr>
            <w:tcW w:w="2468" w:type="dxa"/>
            <w:vAlign w:val="center"/>
          </w:tcPr>
          <w:p w14:paraId="3C35C54E">
            <w:pPr>
              <w:keepNext/>
              <w:snapToGrid w:val="0"/>
              <w:spacing w:before="70" w:after="70" w:line="320" w:lineRule="auto"/>
              <w:ind w:firstLine="0"/>
              <w:jc w:val="left"/>
            </w:pPr>
            <w:r>
              <w:rPr>
                <w:sz w:val="21"/>
                <w:szCs w:val="21"/>
              </w:rPr>
              <w:t>轻量扫描仪+跟踪框架</w:t>
            </w:r>
          </w:p>
        </w:tc>
      </w:tr>
      <w:tr w14:paraId="410BC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0B225F06">
            <w:pPr>
              <w:keepNext/>
              <w:snapToGrid w:val="0"/>
              <w:spacing w:before="70" w:after="70" w:line="320" w:lineRule="auto"/>
              <w:ind w:firstLine="0"/>
              <w:jc w:val="left"/>
            </w:pPr>
            <w:r>
              <w:rPr>
                <w:sz w:val="21"/>
                <w:szCs w:val="21"/>
              </w:rPr>
              <w:t>移动方式</w:t>
            </w:r>
          </w:p>
        </w:tc>
        <w:tc>
          <w:tcPr>
            <w:tcW w:w="2221" w:type="dxa"/>
            <w:vAlign w:val="center"/>
          </w:tcPr>
          <w:p w14:paraId="40A41C5B">
            <w:pPr>
              <w:keepNext/>
              <w:snapToGrid w:val="0"/>
              <w:spacing w:before="70" w:after="70" w:line="320" w:lineRule="auto"/>
              <w:ind w:firstLine="0"/>
              <w:jc w:val="left"/>
            </w:pPr>
            <w:r>
              <w:rPr>
                <w:sz w:val="21"/>
                <w:szCs w:val="21"/>
              </w:rPr>
              <w:t>自主载具+手持</w:t>
            </w:r>
          </w:p>
        </w:tc>
        <w:tc>
          <w:tcPr>
            <w:tcW w:w="2450" w:type="dxa"/>
            <w:vAlign w:val="center"/>
          </w:tcPr>
          <w:p w14:paraId="72E0AB38">
            <w:pPr>
              <w:keepNext/>
              <w:snapToGrid w:val="0"/>
              <w:spacing w:before="70" w:after="70" w:line="320" w:lineRule="auto"/>
              <w:ind w:firstLine="0"/>
              <w:jc w:val="left"/>
            </w:pPr>
            <w:r>
              <w:rPr>
                <w:sz w:val="21"/>
                <w:szCs w:val="21"/>
              </w:rPr>
              <w:t>手持+载具</w:t>
            </w:r>
          </w:p>
        </w:tc>
        <w:tc>
          <w:tcPr>
            <w:tcW w:w="2468" w:type="dxa"/>
            <w:vAlign w:val="center"/>
          </w:tcPr>
          <w:p w14:paraId="30156D38">
            <w:pPr>
              <w:keepNext/>
              <w:snapToGrid w:val="0"/>
              <w:spacing w:before="70" w:after="70" w:line="320" w:lineRule="auto"/>
              <w:ind w:firstLine="0"/>
              <w:jc w:val="left"/>
            </w:pPr>
            <w:r>
              <w:rPr>
                <w:sz w:val="21"/>
                <w:szCs w:val="21"/>
              </w:rPr>
              <w:t>平台挂载+自主载具</w:t>
            </w:r>
          </w:p>
        </w:tc>
      </w:tr>
      <w:tr w14:paraId="310F9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7C56CE3F">
            <w:pPr>
              <w:keepNext/>
              <w:snapToGrid w:val="0"/>
              <w:spacing w:before="70" w:after="70" w:line="320" w:lineRule="auto"/>
              <w:ind w:firstLine="0"/>
              <w:jc w:val="left"/>
            </w:pPr>
            <w:r>
              <w:rPr>
                <w:sz w:val="21"/>
                <w:szCs w:val="21"/>
              </w:rPr>
              <w:t>精度目标</w:t>
            </w:r>
          </w:p>
        </w:tc>
        <w:tc>
          <w:tcPr>
            <w:tcW w:w="2221" w:type="dxa"/>
            <w:vAlign w:val="center"/>
          </w:tcPr>
          <w:p w14:paraId="29333ACD">
            <w:pPr>
              <w:keepNext/>
              <w:snapToGrid w:val="0"/>
              <w:spacing w:before="70" w:after="70" w:line="320" w:lineRule="auto"/>
              <w:ind w:firstLine="0"/>
              <w:jc w:val="left"/>
            </w:pPr>
            <w:r>
              <w:rPr>
                <w:sz w:val="21"/>
                <w:szCs w:val="21"/>
              </w:rPr>
              <w:t>整体 ±1 mm</w:t>
            </w:r>
          </w:p>
        </w:tc>
        <w:tc>
          <w:tcPr>
            <w:tcW w:w="2450" w:type="dxa"/>
            <w:vAlign w:val="center"/>
          </w:tcPr>
          <w:p w14:paraId="2D63A450">
            <w:pPr>
              <w:keepNext/>
              <w:snapToGrid w:val="0"/>
              <w:spacing w:before="70" w:after="70" w:line="320" w:lineRule="auto"/>
              <w:ind w:firstLine="0"/>
              <w:jc w:val="left"/>
            </w:pPr>
            <w:r>
              <w:rPr>
                <w:sz w:val="21"/>
                <w:szCs w:val="21"/>
              </w:rPr>
              <w:t>整体 ±1 cm，深度 ±1 mm</w:t>
            </w:r>
          </w:p>
        </w:tc>
        <w:tc>
          <w:tcPr>
            <w:tcW w:w="2468" w:type="dxa"/>
            <w:vAlign w:val="center"/>
          </w:tcPr>
          <w:p w14:paraId="62A362BC">
            <w:pPr>
              <w:keepNext/>
              <w:snapToGrid w:val="0"/>
              <w:spacing w:before="70" w:after="70" w:line="320" w:lineRule="auto"/>
              <w:ind w:firstLine="0"/>
              <w:jc w:val="left"/>
            </w:pPr>
            <w:r>
              <w:rPr>
                <w:sz w:val="21"/>
                <w:szCs w:val="21"/>
              </w:rPr>
              <w:t>整体 ±1 cm，深度 ±1 mm</w:t>
            </w:r>
          </w:p>
        </w:tc>
      </w:tr>
      <w:tr w14:paraId="4AD71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3F6DF12A">
            <w:pPr>
              <w:keepNext/>
              <w:snapToGrid w:val="0"/>
              <w:spacing w:before="70" w:after="70" w:line="320" w:lineRule="auto"/>
              <w:ind w:firstLine="0"/>
              <w:jc w:val="left"/>
            </w:pPr>
            <w:r>
              <w:rPr>
                <w:sz w:val="21"/>
                <w:szCs w:val="21"/>
              </w:rPr>
              <w:t>关键风险</w:t>
            </w:r>
          </w:p>
        </w:tc>
        <w:tc>
          <w:tcPr>
            <w:tcW w:w="2221" w:type="dxa"/>
            <w:vAlign w:val="center"/>
          </w:tcPr>
          <w:p w14:paraId="77C9A402">
            <w:pPr>
              <w:keepNext/>
              <w:snapToGrid w:val="0"/>
              <w:spacing w:before="70" w:after="70" w:line="320" w:lineRule="auto"/>
              <w:ind w:firstLine="0"/>
              <w:jc w:val="left"/>
            </w:pPr>
            <w:r>
              <w:rPr>
                <w:sz w:val="21"/>
                <w:szCs w:val="21"/>
              </w:rPr>
              <w:t>门槽遮挡</w:t>
            </w:r>
          </w:p>
        </w:tc>
        <w:tc>
          <w:tcPr>
            <w:tcW w:w="2450" w:type="dxa"/>
            <w:vAlign w:val="center"/>
          </w:tcPr>
          <w:p w14:paraId="0DA5D312">
            <w:pPr>
              <w:keepNext/>
              <w:snapToGrid w:val="0"/>
              <w:spacing w:before="70" w:after="70" w:line="320" w:lineRule="auto"/>
              <w:ind w:firstLine="0"/>
              <w:jc w:val="left"/>
            </w:pPr>
            <w:r>
              <w:rPr>
                <w:sz w:val="21"/>
                <w:szCs w:val="21"/>
              </w:rPr>
              <w:t>长距离漂移</w:t>
            </w:r>
          </w:p>
        </w:tc>
        <w:tc>
          <w:tcPr>
            <w:tcW w:w="2468" w:type="dxa"/>
            <w:vAlign w:val="center"/>
          </w:tcPr>
          <w:p w14:paraId="2D9F1436">
            <w:pPr>
              <w:keepNext/>
              <w:snapToGrid w:val="0"/>
              <w:spacing w:before="70" w:after="70" w:line="320" w:lineRule="auto"/>
              <w:ind w:firstLine="0"/>
              <w:jc w:val="left"/>
            </w:pPr>
            <w:r>
              <w:rPr>
                <w:sz w:val="21"/>
                <w:szCs w:val="21"/>
              </w:rPr>
              <w:t>通达与安全</w:t>
            </w:r>
          </w:p>
        </w:tc>
      </w:tr>
      <w:tr w14:paraId="75CA9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vAlign w:val="center"/>
          </w:tcPr>
          <w:p w14:paraId="38B56E85">
            <w:pPr>
              <w:keepNext/>
              <w:snapToGrid w:val="0"/>
              <w:spacing w:before="70" w:after="70" w:line="320" w:lineRule="auto"/>
              <w:ind w:firstLine="0"/>
              <w:jc w:val="left"/>
            </w:pPr>
            <w:r>
              <w:rPr>
                <w:sz w:val="21"/>
                <w:szCs w:val="21"/>
              </w:rPr>
              <w:t>应对</w:t>
            </w:r>
          </w:p>
        </w:tc>
        <w:tc>
          <w:tcPr>
            <w:tcW w:w="2221" w:type="dxa"/>
            <w:vAlign w:val="center"/>
          </w:tcPr>
          <w:p w14:paraId="235DB025">
            <w:pPr>
              <w:keepNext/>
              <w:snapToGrid w:val="0"/>
              <w:spacing w:before="70" w:after="70" w:line="320" w:lineRule="auto"/>
              <w:ind w:firstLine="0"/>
              <w:jc w:val="left"/>
            </w:pPr>
            <w:r>
              <w:rPr>
                <w:sz w:val="21"/>
                <w:szCs w:val="21"/>
              </w:rPr>
              <w:t>多角度补扫</w:t>
            </w:r>
          </w:p>
        </w:tc>
        <w:tc>
          <w:tcPr>
            <w:tcW w:w="2450" w:type="dxa"/>
            <w:vAlign w:val="center"/>
          </w:tcPr>
          <w:p w14:paraId="5C3B4E63">
            <w:pPr>
              <w:keepNext/>
              <w:snapToGrid w:val="0"/>
              <w:spacing w:before="70" w:after="70" w:line="320" w:lineRule="auto"/>
              <w:ind w:firstLine="0"/>
              <w:jc w:val="left"/>
            </w:pPr>
            <w:r>
              <w:rPr>
                <w:sz w:val="21"/>
                <w:szCs w:val="21"/>
              </w:rPr>
              <w:t>中继标志+回环</w:t>
            </w:r>
          </w:p>
        </w:tc>
        <w:tc>
          <w:tcPr>
            <w:tcW w:w="2468" w:type="dxa"/>
            <w:vAlign w:val="center"/>
          </w:tcPr>
          <w:p w14:paraId="6A3B08B9">
            <w:pPr>
              <w:keepNext/>
              <w:snapToGrid w:val="0"/>
              <w:spacing w:before="70" w:after="70" w:line="320" w:lineRule="auto"/>
              <w:ind w:firstLine="0"/>
              <w:jc w:val="left"/>
            </w:pPr>
            <w:r>
              <w:rPr>
                <w:sz w:val="21"/>
                <w:szCs w:val="21"/>
              </w:rPr>
              <w:t>平台接口+无人化</w:t>
            </w:r>
          </w:p>
        </w:tc>
      </w:tr>
    </w:tbl>
    <w:p w14:paraId="78E15359">
      <w:pPr>
        <w:spacing w:line="240" w:lineRule="auto"/>
      </w:pPr>
    </w:p>
    <w:p w14:paraId="77478087">
      <w:pPr>
        <w:pStyle w:val="6"/>
      </w:pPr>
      <w:r>
        <w:rPr>
          <w:szCs w:val="32"/>
        </w:rPr>
        <w:t>2.5.1.7 平坡场景跟踪框架自主扫描方案</w:t>
      </w:r>
    </w:p>
    <w:p w14:paraId="0D1ABD59">
      <w:r>
        <w:t>平坡闸室是唯一要求</w:t>
      </w:r>
      <w:r>
        <w:rPr>
          <w:rFonts w:hint="eastAsia"/>
        </w:rPr>
        <w:t>“</w:t>
      </w:r>
      <w:r>
        <w:t>测站数不超过 2 站</w:t>
      </w:r>
      <w:r>
        <w:rPr>
          <w:rFonts w:hint="eastAsia"/>
        </w:rPr>
        <w:t>”</w:t>
      </w:r>
      <w:r>
        <w:t>且要求整体 ±1 mm 的场景，自主扫描方案是本装备的核心竞争力之一。</w:t>
      </w:r>
    </w:p>
    <w:p w14:paraId="55DEAE03">
      <w:pPr>
        <w:ind w:firstLine="0"/>
        <w:jc w:val="center"/>
      </w:pPr>
      <w:r>
        <w:drawing>
          <wp:inline distT="0" distB="0" distL="0" distR="0">
            <wp:extent cx="4691380" cy="2193925"/>
            <wp:effectExtent l="0" t="0" r="0" b="0"/>
            <wp:docPr id="11954425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42597" name="图片 14"/>
                    <pic:cNvPicPr>
                      <a:picLocks noChangeAspect="1"/>
                    </pic:cNvPicPr>
                  </pic:nvPicPr>
                  <pic:blipFill>
                    <a:blip r:embed="rId56"/>
                    <a:stretch>
                      <a:fillRect/>
                    </a:stretch>
                  </pic:blipFill>
                  <pic:spPr>
                    <a:xfrm>
                      <a:off x="0" y="0"/>
                      <a:ext cx="4707041" cy="2201242"/>
                    </a:xfrm>
                    <a:prstGeom prst="rect">
                      <a:avLst/>
                    </a:prstGeom>
                  </pic:spPr>
                </pic:pic>
              </a:graphicData>
            </a:graphic>
          </wp:inline>
        </w:drawing>
      </w:r>
    </w:p>
    <w:p w14:paraId="5AC68926">
      <w:pPr>
        <w:spacing w:after="200" w:line="280" w:lineRule="auto"/>
        <w:ind w:firstLine="0"/>
        <w:jc w:val="center"/>
      </w:pPr>
      <w:r>
        <w:rPr>
          <w:sz w:val="21"/>
          <w:szCs w:val="21"/>
        </w:rPr>
        <w:t>图 2-</w:t>
      </w:r>
      <w:r>
        <w:rPr>
          <w:rFonts w:hint="eastAsia"/>
          <w:sz w:val="21"/>
          <w:szCs w:val="21"/>
        </w:rPr>
        <w:t>2</w:t>
      </w:r>
      <w:r>
        <w:rPr>
          <w:sz w:val="21"/>
          <w:szCs w:val="21"/>
        </w:rPr>
        <w:t xml:space="preserve">  平坡闸室自主扫描路径规划</w:t>
      </w:r>
    </w:p>
    <w:p w14:paraId="0D884B67">
      <w:r>
        <w:rPr>
          <w:b/>
        </w:rPr>
        <w:t>（1）总体流程。</w:t>
      </w:r>
    </w:p>
    <w:p w14:paraId="40C164AB">
      <w:r>
        <w:t>第一步，场景建图。载具搭载轻量扫描模块，以 0.3 m/s 速度沿闸室四周巡航一周，生成低精度全局地图与可通行区域栅格图。</w:t>
      </w:r>
    </w:p>
    <w:p w14:paraId="563FBB14">
      <w:r>
        <w:t>第二步，覆盖评价。将地图划分为 1 m×1 m 栅格，计算每栅格的可见性、入射角、遮挡概率，生成</w:t>
      </w:r>
      <w:r>
        <w:rPr>
          <w:rFonts w:hint="eastAsia"/>
        </w:rPr>
        <w:t>“</w:t>
      </w:r>
      <w:r>
        <w:t>覆盖质量热力图</w:t>
      </w:r>
      <w:r>
        <w:rPr>
          <w:rFonts w:hint="eastAsia"/>
        </w:rPr>
        <w:t>”</w:t>
      </w:r>
      <w:r>
        <w:t>。</w:t>
      </w:r>
    </w:p>
    <w:p w14:paraId="65F8C8A1">
      <w:r>
        <w:t>第三步，路径规划。以覆盖质量最大、路径最短、转弯最少为目标，采用改进的蚁群算法或 A* 算法生成全局路径；对热力图中的低质量区域生成局部补扫路径。</w:t>
      </w:r>
    </w:p>
    <w:p w14:paraId="1435A494">
      <w:r>
        <w:t>第四步，精扫执行。载具按路径行进，到达预设站点后停稳，跟踪框架按设定角度序列采集，采集完成后移动至下一站点；停稳时间与采集时间通过节拍控制。</w:t>
      </w:r>
    </w:p>
    <w:p w14:paraId="68F77E4E">
      <w:r>
        <w:t>第五步，在线质检。每完成一个区块，即时计算点云密度、重叠度、空洞率；不达标区块标记并插入补扫任务。</w:t>
      </w:r>
    </w:p>
    <w:p w14:paraId="79B56D8B">
      <w:r>
        <w:t>第六步，数据融合。全部区块完成后，统一进行位姿优化与全局配准，输出整体模型。</w:t>
      </w:r>
    </w:p>
    <w:p w14:paraId="40386D53">
      <w:r>
        <w:rPr>
          <w:b/>
        </w:rPr>
        <w:t>（2）关键技术。</w:t>
      </w:r>
    </w:p>
    <w:p w14:paraId="4FC6DE7F">
      <w:r>
        <w:t>一是视觉</w:t>
      </w:r>
      <w:r>
        <w:rPr>
          <w:rFonts w:hint="eastAsia"/>
        </w:rPr>
        <w:t>-</w:t>
      </w:r>
      <w:r>
        <w:t>惯性</w:t>
      </w:r>
      <w:r>
        <w:rPr>
          <w:rFonts w:hint="eastAsia"/>
        </w:rPr>
        <w:t>-</w:t>
      </w:r>
      <w:r>
        <w:t>轮速融合定位。载具配备视觉相机、IMU 与轮速计，采用误差状态卡尔曼滤波（ESKF）融合，保证在闸室弱纹理环境下的定位连续性。</w:t>
      </w:r>
    </w:p>
    <w:p w14:paraId="1B5283B5">
      <w:r>
        <w:t>二是动态遮挡规避。通过实时深度图判断前方遮挡，动态调整扫描姿态，避免跟踪框架被闸墩、门槽遮挡。</w:t>
      </w:r>
    </w:p>
    <w:p w14:paraId="47937ADD">
      <w:r>
        <w:t>三是节拍化采集。定义</w:t>
      </w:r>
      <w:r>
        <w:rPr>
          <w:rFonts w:hint="eastAsia"/>
        </w:rPr>
        <w:t>“</w:t>
      </w:r>
      <w:r>
        <w:t>移动</w:t>
      </w:r>
      <w:r>
        <w:rPr>
          <w:rFonts w:hint="eastAsia"/>
        </w:rPr>
        <w:t>-</w:t>
      </w:r>
      <w:r>
        <w:t>停稳</w:t>
      </w:r>
      <w:r>
        <w:rPr>
          <w:rFonts w:hint="eastAsia"/>
        </w:rPr>
        <w:t>-</w:t>
      </w:r>
      <w:r>
        <w:t>稳定判定</w:t>
      </w:r>
      <w:r>
        <w:rPr>
          <w:rFonts w:hint="eastAsia"/>
        </w:rPr>
        <w:t>-</w:t>
      </w:r>
      <w:r>
        <w:t>曝光</w:t>
      </w:r>
      <w:r>
        <w:rPr>
          <w:rFonts w:hint="eastAsia"/>
        </w:rPr>
        <w:t>-</w:t>
      </w:r>
      <w:r>
        <w:t>校验</w:t>
      </w:r>
      <w:r>
        <w:rPr>
          <w:rFonts w:hint="eastAsia"/>
        </w:rPr>
        <w:t>”</w:t>
      </w:r>
      <w:r>
        <w:t>五步节拍，稳定判定依据 IMU 振动幅值（小于 0.02 m/s²）与图像清晰度（梯度能量阈值）。</w:t>
      </w:r>
    </w:p>
    <w:p w14:paraId="7FDD4E64">
      <w:r>
        <w:t>四是质量驱动的补扫。以覆盖质量热力图为依据，自动生成补扫任务队列，避免人工判断遗漏。</w:t>
      </w:r>
    </w:p>
    <w:p w14:paraId="681557EC">
      <w:r>
        <w:rPr>
          <w:b/>
        </w:rPr>
        <w:t>（3）效率指标。</w:t>
      </w:r>
    </w:p>
    <w:p w14:paraId="15DAF3D8">
      <w:r>
        <w:t>平坡闸室（约 26 m×12 m）目标：建图≤15 min，精扫≤60 min，在线质检≤10 min，合计单站作业≤90 min；2 站完成全覆盖；内业重建与渲染≤24 h。</w:t>
      </w:r>
    </w:p>
    <w:p w14:paraId="0BC969A8">
      <w:r>
        <w:rPr>
          <w:b/>
        </w:rPr>
        <w:t>（4）安全性设计。</w:t>
      </w:r>
    </w:p>
    <w:p w14:paraId="48E710BF">
      <w:r>
        <w:t>载具设置超声/激光避障、急停按钮、失电制动、防倾覆配重；在闸室边缘设置虚拟围栏；作业时人员位于安全区域监护，不进入载具运行路径。</w:t>
      </w:r>
    </w:p>
    <w:p w14:paraId="637A4A7F">
      <w:pPr>
        <w:pStyle w:val="6"/>
      </w:pPr>
      <w:r>
        <w:rPr>
          <w:szCs w:val="32"/>
        </w:rPr>
        <w:t>2.5.1.8 室内大尺寸零部件扫描能力</w:t>
      </w:r>
    </w:p>
    <w:p w14:paraId="6588E58B">
      <w:r>
        <w:t>装备需兼顾室内大尺寸零部件扫描，最高尺寸精度不低于 0.025 mm。实现路径：采用高分辨率工业相机与短基线构型，配合结构光/蓝光投射提升弱纹理表面特征；采用多频外差解相与亚像素条纹中心提取；在 1 m 范围内通过多视拼接与全局优化，实现 0.025 mm 级尺寸精度。该能力使装备在非检修期可用于水轮机转轮、闸门、启闭机等大型零部件测量，提高设备利用率。</w:t>
      </w:r>
    </w:p>
    <w:p w14:paraId="4FDAE58E">
      <w:pPr>
        <w:pStyle w:val="6"/>
      </w:pPr>
      <w:r>
        <w:rPr>
          <w:szCs w:val="32"/>
        </w:rPr>
        <w:t>2.5.1.9 供电、通信与国产化设计</w:t>
      </w:r>
    </w:p>
    <w:p w14:paraId="1BA54D2F">
      <w:r>
        <w:t>供电：采用高能量密度锂电池组，跟踪器与跟踪框架各自独立供电，单块电池连续工作不少于 4 h，支持热插拔与电量显示；配备便携充电箱，可在现场 220 V 电源条件下 2 h 内充满。</w:t>
      </w:r>
    </w:p>
    <w:p w14:paraId="2F8EBA53">
      <w:r>
        <w:t>通信：采用非 WiFi 无线技术（如专有 5.8 GHz 跳频或自组网模块），频段符合《中华人民共和国无线电频率划分规定》，提供证明文件与测试报告；通信距离不小于 200 m（视距），支持中继扩展；数据传输采用 AES 加密与完整性校验。</w:t>
      </w:r>
    </w:p>
    <w:p w14:paraId="118EC91D">
      <w:r>
        <w:t>国产化：整机国产化率不低于 90%；关键芯片、操作系统、数据库、中间件均选用国产产品；随机提供自主可控承诺函、原厂授权书、原厂售后服务承诺函、单北斗检测报告等证明文件。</w:t>
      </w:r>
    </w:p>
    <w:p w14:paraId="2DC61189">
      <w:pPr>
        <w:pStyle w:val="6"/>
      </w:pPr>
      <w:r>
        <w:rPr>
          <w:szCs w:val="32"/>
        </w:rPr>
        <w:t>2.5.1.10 跟踪器光学系统设计</w:t>
      </w:r>
    </w:p>
    <w:p w14:paraId="229B90DC">
      <w:r>
        <w:rPr>
          <w:rFonts w:hint="eastAsia"/>
        </w:rPr>
        <w:t>跟踪器光学系统设计的核心挑战并非单镜头的高性能实现，而在于四项互斥约束指标的协同优化：为实现单站大范围覆盖需保证大视场，为识别毫米级缺陷需保证高分辨率，为在起伏过流表面维持对焦稳定需保证足够景深，为保障边缘测量精度需控制低畸变水平。该四项指标存在固有的此消彼长关系，任一指标达到理论最优均会导致其余三项性能衰减。本研究采用双机位分区成像架构，本质是将四指标耦合优化问题拆解为两组独立的二元优化问题：广角成像通道优先保障视场覆盖与景深范围，长焦成像通道优先保障分辨率与畸变控制，再通过共视标志实现两通道的坐标统一。</w:t>
      </w:r>
    </w:p>
    <w:p w14:paraId="45110477">
      <w:r>
        <w:rPr>
          <w:rFonts w:hint="eastAsia"/>
        </w:rPr>
        <w:t>采用双机位架构后需解决两通道坐标系不一致的问题，解决方案为每次架设测站时同步观测一组公共标志，通过该组标志将长焦通道的观测坐标归算至广角通道的坐标系框架下，归算残差作为该测站的内部一致性评价指标。该方法虽看似为临时处理方案，实则具备较高的测量稳健性：只要公共标志数量不少于4个且空间分布合理，坐标归算的方差即可控制在允许范围内，且任一影像的测量异常均可通过残差特征识别。</w:t>
      </w:r>
    </w:p>
    <w:p w14:paraId="38E51A14">
      <w:r>
        <w:rPr>
          <w:rFonts w:hint="eastAsia"/>
        </w:rPr>
        <w:t>照明系统设计并非简单加装补光设备即可实现。深孔内部存在照度不足问题，常规补光会导致湿润表面形成大面积高光过曝区域；闸室顶部漫射光分布均匀，但阴影区域的细节亮度无法满足成像要求；表孔区域存在强逆光干扰，直接拍摄会形成大面积剪影。本方案采用亮度可调LED光源，结合偏振滤光、窄带滤光与多曝光融合技术，按照“先压制高光区域、再提升暗部细节、最后合成分层影像”的流程处理。该照明工艺的现场调试时长显著长于实际拍摄时长，但可保障同一套参数在不同光照条件下均能输出有效测量数据。</w:t>
      </w:r>
    </w:p>
    <w:p w14:paraId="48264ABB">
      <w:r>
        <w:rPr>
          <w:rFonts w:hint="eastAsia"/>
        </w:rPr>
        <w:t>结构设计中，减振性能与轻量化要求存在固有矛盾。碳纤维桁架质量较轻，但对局部振动的敏感度较高；增加配重可抑制振动，但会违背设备便携性要求。本方案将减振措施设置在关键节点而非全结构上：相机模组与框架之间采用弹性件进行振动隔离，框架与三脚架之间采用刚性连接，避免整体结构柔性过大导致的位姿抖动。该局部减振设计需在试制阶段开展反复试验验证，这也是将中试试验安排在样机研制完成后的核心原因之一。</w:t>
      </w:r>
    </w:p>
    <w:p w14:paraId="000DBD22">
      <w:r>
        <w:t>跟踪器光学系统由成像物镜、图像传感器、照明与滤光组件、机械调焦机构</w:t>
      </w:r>
      <w:r>
        <w:rPr>
          <w:rFonts w:hint="eastAsia"/>
        </w:rPr>
        <w:t>构成，</w:t>
      </w:r>
      <w:r>
        <w:t>设计目标</w:t>
      </w:r>
      <w:r>
        <w:rPr>
          <w:rFonts w:hint="eastAsia"/>
        </w:rPr>
        <w:t>为</w:t>
      </w:r>
      <w:r>
        <w:t>在12m作用距离</w:t>
      </w:r>
      <w:r>
        <w:rPr>
          <w:rFonts w:hint="eastAsia"/>
        </w:rPr>
        <w:t>内维持</w:t>
      </w:r>
      <w:r>
        <w:t>足够的空间分辨率与信噪比，同时兼顾边缘视场的畸变控制。</w:t>
      </w:r>
    </w:p>
    <w:p w14:paraId="2A1D629F">
      <w:r>
        <w:rPr>
          <w:b/>
        </w:rPr>
        <w:t>（1）视场与分辨率匹配</w:t>
      </w:r>
    </w:p>
    <w:p w14:paraId="445D3A1D">
      <w:r>
        <w:t>单测站有效半径 12 m、覆盖角约 120°（水平）×90°（垂直）时，若采用 5000 万像素（约 8192×6144）传感器，则 10 m 处的像元地面分辨率约为：</w:t>
      </w:r>
    </w:p>
    <w:p w14:paraId="478B5588">
      <w:r>
        <w:t>GSD = 2 × 10 m × tan(FOV/2) / 8192</w:t>
      </w:r>
    </w:p>
    <w:p w14:paraId="475D2AEE">
      <w:r>
        <w:t>按水平视场 120° 计算，GSD ≈ 2×10×1.732/8192 ≈ 4.2 mm/pixel；若采用长焦分区成像（水平视场 60°），GSD ≈ 1.4 mm/pixel。为兼顾</w:t>
      </w:r>
      <w:r>
        <w:rPr>
          <w:rFonts w:hint="eastAsia"/>
        </w:rPr>
        <w:t>“</w:t>
      </w:r>
      <w:r>
        <w:t>大范围找得到</w:t>
      </w:r>
      <w:r>
        <w:rPr>
          <w:rFonts w:hint="eastAsia"/>
        </w:rPr>
        <w:t>”</w:t>
      </w:r>
      <w:r>
        <w:t>与</w:t>
      </w:r>
      <w:r>
        <w:rPr>
          <w:rFonts w:hint="eastAsia"/>
        </w:rPr>
        <w:t>“</w:t>
      </w:r>
      <w:r>
        <w:t>局部看得清</w:t>
      </w:r>
      <w:r>
        <w:rPr>
          <w:rFonts w:hint="eastAsia"/>
        </w:rPr>
        <w:t>”</w:t>
      </w:r>
      <w:r>
        <w:t>，采用双机位设计：广角相机负责大范围跟踪与粗定位，长焦相机负责缺陷细节成像，两者通过共视标志点建立映射关系。</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29"/>
        <w:gridCol w:w="2649"/>
        <w:gridCol w:w="3422"/>
      </w:tblGrid>
      <w:tr w14:paraId="7C3A9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729" w:type="dxa"/>
            <w:shd w:val="clear" w:color="auto" w:fill="E7E6E6"/>
            <w:vAlign w:val="center"/>
          </w:tcPr>
          <w:p w14:paraId="5C44D536">
            <w:pPr>
              <w:snapToGrid w:val="0"/>
              <w:spacing w:before="70" w:after="70" w:line="240" w:lineRule="auto"/>
              <w:ind w:firstLine="0"/>
              <w:jc w:val="center"/>
              <w:rPr>
                <w:b/>
                <w:sz w:val="21"/>
              </w:rPr>
            </w:pPr>
            <w:r>
              <w:rPr>
                <w:b/>
                <w:sz w:val="21"/>
                <w:szCs w:val="21"/>
              </w:rPr>
              <w:t>参数</w:t>
            </w:r>
          </w:p>
        </w:tc>
        <w:tc>
          <w:tcPr>
            <w:tcW w:w="2649" w:type="dxa"/>
            <w:shd w:val="clear" w:color="auto" w:fill="E7E6E6"/>
            <w:vAlign w:val="center"/>
          </w:tcPr>
          <w:p w14:paraId="57B44FE8">
            <w:pPr>
              <w:snapToGrid w:val="0"/>
              <w:spacing w:before="70" w:after="70" w:line="240" w:lineRule="auto"/>
              <w:ind w:firstLine="0"/>
              <w:jc w:val="center"/>
              <w:rPr>
                <w:b/>
                <w:sz w:val="21"/>
              </w:rPr>
            </w:pPr>
            <w:r>
              <w:rPr>
                <w:b/>
                <w:sz w:val="21"/>
                <w:szCs w:val="21"/>
              </w:rPr>
              <w:t>广角通道</w:t>
            </w:r>
          </w:p>
        </w:tc>
        <w:tc>
          <w:tcPr>
            <w:tcW w:w="3422" w:type="dxa"/>
            <w:shd w:val="clear" w:color="auto" w:fill="E7E6E6"/>
            <w:vAlign w:val="center"/>
          </w:tcPr>
          <w:p w14:paraId="3B6A6893">
            <w:pPr>
              <w:snapToGrid w:val="0"/>
              <w:spacing w:before="70" w:after="70" w:line="240" w:lineRule="auto"/>
              <w:ind w:firstLine="0"/>
              <w:jc w:val="center"/>
              <w:rPr>
                <w:b/>
                <w:sz w:val="21"/>
              </w:rPr>
            </w:pPr>
            <w:r>
              <w:rPr>
                <w:b/>
                <w:sz w:val="21"/>
                <w:szCs w:val="21"/>
              </w:rPr>
              <w:t>长焦通道</w:t>
            </w:r>
          </w:p>
        </w:tc>
      </w:tr>
      <w:tr w14:paraId="56055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6F6A98FD">
            <w:pPr>
              <w:snapToGrid w:val="0"/>
              <w:spacing w:before="70" w:after="70" w:line="240" w:lineRule="auto"/>
              <w:ind w:firstLine="0"/>
              <w:jc w:val="left"/>
              <w:rPr>
                <w:sz w:val="21"/>
              </w:rPr>
            </w:pPr>
            <w:r>
              <w:rPr>
                <w:sz w:val="21"/>
                <w:szCs w:val="21"/>
              </w:rPr>
              <w:t>水平视场</w:t>
            </w:r>
          </w:p>
        </w:tc>
        <w:tc>
          <w:tcPr>
            <w:tcW w:w="2649" w:type="dxa"/>
            <w:vAlign w:val="center"/>
          </w:tcPr>
          <w:p w14:paraId="677C18D2">
            <w:pPr>
              <w:snapToGrid w:val="0"/>
              <w:spacing w:before="70" w:after="70" w:line="240" w:lineRule="auto"/>
              <w:ind w:firstLine="0"/>
              <w:jc w:val="left"/>
              <w:rPr>
                <w:sz w:val="21"/>
              </w:rPr>
            </w:pPr>
            <w:r>
              <w:rPr>
                <w:sz w:val="21"/>
                <w:szCs w:val="21"/>
              </w:rPr>
              <w:t>≥110°</w:t>
            </w:r>
          </w:p>
        </w:tc>
        <w:tc>
          <w:tcPr>
            <w:tcW w:w="3422" w:type="dxa"/>
            <w:vAlign w:val="center"/>
          </w:tcPr>
          <w:p w14:paraId="1ED11452">
            <w:pPr>
              <w:snapToGrid w:val="0"/>
              <w:spacing w:before="70" w:after="70" w:line="240" w:lineRule="auto"/>
              <w:ind w:firstLine="0"/>
              <w:jc w:val="left"/>
              <w:rPr>
                <w:sz w:val="21"/>
              </w:rPr>
            </w:pPr>
            <w:r>
              <w:rPr>
                <w:sz w:val="21"/>
                <w:szCs w:val="21"/>
              </w:rPr>
              <w:t>30°～60°（可调）</w:t>
            </w:r>
          </w:p>
        </w:tc>
      </w:tr>
      <w:tr w14:paraId="22141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25771EEB">
            <w:pPr>
              <w:snapToGrid w:val="0"/>
              <w:spacing w:before="70" w:after="70" w:line="240" w:lineRule="auto"/>
              <w:ind w:firstLine="0"/>
              <w:jc w:val="left"/>
              <w:rPr>
                <w:sz w:val="21"/>
              </w:rPr>
            </w:pPr>
            <w:r>
              <w:rPr>
                <w:sz w:val="21"/>
                <w:szCs w:val="21"/>
              </w:rPr>
              <w:t>传感器</w:t>
            </w:r>
          </w:p>
        </w:tc>
        <w:tc>
          <w:tcPr>
            <w:tcW w:w="2649" w:type="dxa"/>
            <w:vAlign w:val="center"/>
          </w:tcPr>
          <w:p w14:paraId="65E9D1D2">
            <w:pPr>
              <w:snapToGrid w:val="0"/>
              <w:spacing w:before="70" w:after="70" w:line="240" w:lineRule="auto"/>
              <w:ind w:firstLine="0"/>
              <w:jc w:val="left"/>
              <w:rPr>
                <w:sz w:val="21"/>
              </w:rPr>
            </w:pPr>
            <w:r>
              <w:rPr>
                <w:sz w:val="21"/>
                <w:szCs w:val="21"/>
              </w:rPr>
              <w:t>≥5000 万像素</w:t>
            </w:r>
          </w:p>
        </w:tc>
        <w:tc>
          <w:tcPr>
            <w:tcW w:w="3422" w:type="dxa"/>
            <w:vAlign w:val="center"/>
          </w:tcPr>
          <w:p w14:paraId="562344D2">
            <w:pPr>
              <w:snapToGrid w:val="0"/>
              <w:spacing w:before="70" w:after="70" w:line="240" w:lineRule="auto"/>
              <w:ind w:firstLine="0"/>
              <w:jc w:val="left"/>
              <w:rPr>
                <w:sz w:val="21"/>
              </w:rPr>
            </w:pPr>
            <w:r>
              <w:rPr>
                <w:sz w:val="21"/>
                <w:szCs w:val="21"/>
              </w:rPr>
              <w:t>≥5000 万像素</w:t>
            </w:r>
          </w:p>
        </w:tc>
      </w:tr>
      <w:tr w14:paraId="46237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78A2EA79">
            <w:pPr>
              <w:snapToGrid w:val="0"/>
              <w:spacing w:before="70" w:after="70" w:line="240" w:lineRule="auto"/>
              <w:ind w:firstLine="0"/>
              <w:jc w:val="left"/>
              <w:rPr>
                <w:sz w:val="21"/>
              </w:rPr>
            </w:pPr>
            <w:r>
              <w:rPr>
                <w:sz w:val="21"/>
                <w:szCs w:val="21"/>
              </w:rPr>
              <w:t>10 m 处 GSD</w:t>
            </w:r>
          </w:p>
        </w:tc>
        <w:tc>
          <w:tcPr>
            <w:tcW w:w="2649" w:type="dxa"/>
            <w:vAlign w:val="center"/>
          </w:tcPr>
          <w:p w14:paraId="1D0A0EA8">
            <w:pPr>
              <w:snapToGrid w:val="0"/>
              <w:spacing w:before="70" w:after="70" w:line="240" w:lineRule="auto"/>
              <w:ind w:firstLine="0"/>
              <w:jc w:val="left"/>
              <w:rPr>
                <w:sz w:val="21"/>
              </w:rPr>
            </w:pPr>
            <w:r>
              <w:rPr>
                <w:sz w:val="21"/>
                <w:szCs w:val="21"/>
              </w:rPr>
              <w:t>≤4.5 mm</w:t>
            </w:r>
          </w:p>
        </w:tc>
        <w:tc>
          <w:tcPr>
            <w:tcW w:w="3422" w:type="dxa"/>
            <w:vAlign w:val="center"/>
          </w:tcPr>
          <w:p w14:paraId="25E10FAF">
            <w:pPr>
              <w:snapToGrid w:val="0"/>
              <w:spacing w:before="70" w:after="70" w:line="240" w:lineRule="auto"/>
              <w:ind w:firstLine="0"/>
              <w:jc w:val="left"/>
              <w:rPr>
                <w:sz w:val="21"/>
              </w:rPr>
            </w:pPr>
            <w:r>
              <w:rPr>
                <w:sz w:val="21"/>
                <w:szCs w:val="21"/>
              </w:rPr>
              <w:t>≤1.2 mm</w:t>
            </w:r>
          </w:p>
        </w:tc>
      </w:tr>
      <w:tr w14:paraId="383B7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5ADD0E35">
            <w:pPr>
              <w:snapToGrid w:val="0"/>
              <w:spacing w:before="70" w:after="70" w:line="240" w:lineRule="auto"/>
              <w:ind w:firstLine="0"/>
              <w:jc w:val="left"/>
              <w:rPr>
                <w:sz w:val="21"/>
              </w:rPr>
            </w:pPr>
            <w:r>
              <w:rPr>
                <w:sz w:val="21"/>
                <w:szCs w:val="21"/>
              </w:rPr>
              <w:t>12 m 处 GSD</w:t>
            </w:r>
          </w:p>
        </w:tc>
        <w:tc>
          <w:tcPr>
            <w:tcW w:w="2649" w:type="dxa"/>
            <w:vAlign w:val="center"/>
          </w:tcPr>
          <w:p w14:paraId="6D76E044">
            <w:pPr>
              <w:snapToGrid w:val="0"/>
              <w:spacing w:before="70" w:after="70" w:line="240" w:lineRule="auto"/>
              <w:ind w:firstLine="0"/>
              <w:jc w:val="left"/>
              <w:rPr>
                <w:sz w:val="21"/>
              </w:rPr>
            </w:pPr>
            <w:r>
              <w:rPr>
                <w:sz w:val="21"/>
                <w:szCs w:val="21"/>
              </w:rPr>
              <w:t>≤5.4 mm</w:t>
            </w:r>
          </w:p>
        </w:tc>
        <w:tc>
          <w:tcPr>
            <w:tcW w:w="3422" w:type="dxa"/>
            <w:vAlign w:val="center"/>
          </w:tcPr>
          <w:p w14:paraId="048688D1">
            <w:pPr>
              <w:snapToGrid w:val="0"/>
              <w:spacing w:before="70" w:after="70" w:line="240" w:lineRule="auto"/>
              <w:ind w:firstLine="0"/>
              <w:jc w:val="left"/>
              <w:rPr>
                <w:sz w:val="21"/>
              </w:rPr>
            </w:pPr>
            <w:r>
              <w:rPr>
                <w:sz w:val="21"/>
                <w:szCs w:val="21"/>
              </w:rPr>
              <w:t>≤1.5 mm</w:t>
            </w:r>
          </w:p>
        </w:tc>
      </w:tr>
      <w:tr w14:paraId="41871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5BDDCEB5">
            <w:pPr>
              <w:snapToGrid w:val="0"/>
              <w:spacing w:before="70" w:after="70" w:line="240" w:lineRule="auto"/>
              <w:ind w:firstLine="0"/>
              <w:jc w:val="left"/>
              <w:rPr>
                <w:sz w:val="21"/>
              </w:rPr>
            </w:pPr>
            <w:r>
              <w:rPr>
                <w:sz w:val="21"/>
                <w:szCs w:val="21"/>
              </w:rPr>
              <w:t>畸变（边缘）</w:t>
            </w:r>
          </w:p>
        </w:tc>
        <w:tc>
          <w:tcPr>
            <w:tcW w:w="2649" w:type="dxa"/>
            <w:vAlign w:val="center"/>
          </w:tcPr>
          <w:p w14:paraId="674FE41F">
            <w:pPr>
              <w:snapToGrid w:val="0"/>
              <w:spacing w:before="70" w:after="70" w:line="240" w:lineRule="auto"/>
              <w:ind w:firstLine="0"/>
              <w:jc w:val="left"/>
              <w:rPr>
                <w:sz w:val="21"/>
              </w:rPr>
            </w:pPr>
            <w:r>
              <w:rPr>
                <w:sz w:val="21"/>
                <w:szCs w:val="21"/>
              </w:rPr>
              <w:t>≤1.5%</w:t>
            </w:r>
          </w:p>
        </w:tc>
        <w:tc>
          <w:tcPr>
            <w:tcW w:w="3422" w:type="dxa"/>
            <w:vAlign w:val="center"/>
          </w:tcPr>
          <w:p w14:paraId="7EEF6874">
            <w:pPr>
              <w:snapToGrid w:val="0"/>
              <w:spacing w:before="70" w:after="70" w:line="240" w:lineRule="auto"/>
              <w:ind w:firstLine="0"/>
              <w:jc w:val="left"/>
              <w:rPr>
                <w:sz w:val="21"/>
              </w:rPr>
            </w:pPr>
            <w:r>
              <w:rPr>
                <w:sz w:val="21"/>
                <w:szCs w:val="21"/>
              </w:rPr>
              <w:t>≤0.5%</w:t>
            </w:r>
          </w:p>
        </w:tc>
      </w:tr>
      <w:tr w14:paraId="54C98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76E0E133">
            <w:pPr>
              <w:snapToGrid w:val="0"/>
              <w:spacing w:before="70" w:after="70" w:line="240" w:lineRule="auto"/>
              <w:ind w:firstLine="0"/>
              <w:jc w:val="left"/>
              <w:rPr>
                <w:sz w:val="21"/>
              </w:rPr>
            </w:pPr>
            <w:r>
              <w:rPr>
                <w:sz w:val="21"/>
                <w:szCs w:val="21"/>
              </w:rPr>
              <w:t>光圈</w:t>
            </w:r>
          </w:p>
        </w:tc>
        <w:tc>
          <w:tcPr>
            <w:tcW w:w="2649" w:type="dxa"/>
            <w:vAlign w:val="center"/>
          </w:tcPr>
          <w:p w14:paraId="2C2C54C5">
            <w:pPr>
              <w:snapToGrid w:val="0"/>
              <w:spacing w:before="70" w:after="70" w:line="240" w:lineRule="auto"/>
              <w:ind w:firstLine="0"/>
              <w:jc w:val="left"/>
              <w:rPr>
                <w:sz w:val="21"/>
              </w:rPr>
            </w:pPr>
            <w:r>
              <w:rPr>
                <w:sz w:val="21"/>
                <w:szCs w:val="21"/>
              </w:rPr>
              <w:t>F2.8～F4</w:t>
            </w:r>
          </w:p>
        </w:tc>
        <w:tc>
          <w:tcPr>
            <w:tcW w:w="3422" w:type="dxa"/>
            <w:vAlign w:val="center"/>
          </w:tcPr>
          <w:p w14:paraId="3BBCCB21">
            <w:pPr>
              <w:snapToGrid w:val="0"/>
              <w:spacing w:before="70" w:after="70" w:line="240" w:lineRule="auto"/>
              <w:ind w:firstLine="0"/>
              <w:jc w:val="left"/>
              <w:rPr>
                <w:sz w:val="21"/>
              </w:rPr>
            </w:pPr>
            <w:r>
              <w:rPr>
                <w:sz w:val="21"/>
                <w:szCs w:val="21"/>
              </w:rPr>
              <w:t>F2.8～F5.6</w:t>
            </w:r>
          </w:p>
        </w:tc>
      </w:tr>
      <w:tr w14:paraId="397E2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29" w:type="dxa"/>
            <w:vAlign w:val="center"/>
          </w:tcPr>
          <w:p w14:paraId="5280DCF4">
            <w:pPr>
              <w:snapToGrid w:val="0"/>
              <w:spacing w:before="70" w:after="70" w:line="240" w:lineRule="auto"/>
              <w:ind w:firstLine="0"/>
              <w:jc w:val="left"/>
              <w:rPr>
                <w:sz w:val="21"/>
              </w:rPr>
            </w:pPr>
            <w:r>
              <w:rPr>
                <w:sz w:val="21"/>
                <w:szCs w:val="21"/>
              </w:rPr>
              <w:t>快门</w:t>
            </w:r>
          </w:p>
        </w:tc>
        <w:tc>
          <w:tcPr>
            <w:tcW w:w="2649" w:type="dxa"/>
            <w:vAlign w:val="center"/>
          </w:tcPr>
          <w:p w14:paraId="34A96AF0">
            <w:pPr>
              <w:snapToGrid w:val="0"/>
              <w:spacing w:before="70" w:after="70" w:line="240" w:lineRule="auto"/>
              <w:ind w:firstLine="0"/>
              <w:jc w:val="left"/>
              <w:rPr>
                <w:sz w:val="21"/>
              </w:rPr>
            </w:pPr>
            <w:r>
              <w:rPr>
                <w:sz w:val="21"/>
                <w:szCs w:val="21"/>
              </w:rPr>
              <w:t>全局快门</w:t>
            </w:r>
          </w:p>
        </w:tc>
        <w:tc>
          <w:tcPr>
            <w:tcW w:w="3422" w:type="dxa"/>
            <w:vAlign w:val="center"/>
          </w:tcPr>
          <w:p w14:paraId="62783B0C">
            <w:pPr>
              <w:snapToGrid w:val="0"/>
              <w:spacing w:before="70" w:after="70" w:line="240" w:lineRule="auto"/>
              <w:ind w:firstLine="0"/>
              <w:jc w:val="left"/>
              <w:rPr>
                <w:sz w:val="21"/>
              </w:rPr>
            </w:pPr>
            <w:r>
              <w:rPr>
                <w:sz w:val="21"/>
                <w:szCs w:val="21"/>
              </w:rPr>
              <w:t>全局快门</w:t>
            </w:r>
          </w:p>
        </w:tc>
      </w:tr>
    </w:tbl>
    <w:p w14:paraId="38CE8B5C">
      <w:pPr>
        <w:spacing w:line="240" w:lineRule="auto"/>
      </w:pPr>
    </w:p>
    <w:p w14:paraId="66C511D9">
      <w:r>
        <w:rPr>
          <w:b/>
        </w:rPr>
        <w:t>（2）镜头选型原则</w:t>
      </w:r>
    </w:p>
    <w:p w14:paraId="314AB256">
      <w:r>
        <w:t>一是低畸变。优先选择低畸变定焦工业镜头，全视场畸变不大于 3%，并通过标定残差模型进一步校正。二是高解析力。镜头 MTF 在传感器奈奎斯特频率处的对比度不低于 0.3。三是环境适应性。镜筒采用金属结构，具备温度补偿与防雾设计；镜片镀膜适应潮湿、粉尘环境。四是接口标准化。采用 C/CS 或 M42 接口，便于更换与维修。</w:t>
      </w:r>
    </w:p>
    <w:p w14:paraId="19A8546D">
      <w:r>
        <w:rPr>
          <w:b/>
        </w:rPr>
        <w:t>（3）照明与滤光</w:t>
      </w:r>
    </w:p>
    <w:p w14:paraId="69BBA280">
      <w:r>
        <w:t>现场光照条件差异大：闸室可排干但有顶部漫射光，深孔内部光照不足，表孔存在强逆光。设计措施：一是配置可调亮度 LED 补光模块，色温 5000～6000 K，显色指数 Ra≥90；二是配置偏振滤光片，抑制水面镜面反射；三是配置窄带滤光片，抑制环境杂光；四是采用多曝光 HDR 采集，每帧 3～5 档曝光合成。</w:t>
      </w:r>
    </w:p>
    <w:p w14:paraId="5E55FE96">
      <w:r>
        <w:rPr>
          <w:b/>
        </w:rPr>
        <w:t>（4）调焦与防抖</w:t>
      </w:r>
    </w:p>
    <w:p w14:paraId="2414A486">
      <w:r>
        <w:t>采用步进电机驱动的电动调焦机构，调焦行程不小于 10 mm，重复定位精度不大于 5 μm；具备一键自动对焦与手动微调两种模式。跟踪器安装于减振云台上，云台具备三向微调与锁紧功能；相机模组采用弹性减振安装，抑制风振与人员触碰引起的抖动。</w:t>
      </w:r>
    </w:p>
    <w:p w14:paraId="46F86EF6">
      <w:pPr>
        <w:pStyle w:val="6"/>
      </w:pPr>
      <w:r>
        <w:rPr>
          <w:szCs w:val="32"/>
        </w:rPr>
        <w:t>2.5.1.11 跟踪器机械结构与环境适应性</w:t>
      </w:r>
    </w:p>
    <w:p w14:paraId="43C5BBBE">
      <w:r>
        <w:rPr>
          <w:b/>
        </w:rPr>
        <w:t>（1）结构组成</w:t>
      </w:r>
    </w:p>
    <w:p w14:paraId="13C042D7">
      <w:r>
        <w:t>跟踪器主体由底座、水平旋转机构、俯仰机构、相机舱、控制舱、接口面板组成。水平旋转范围 0°～360°（连续），俯仰范围 −30°～+90°，具备手动与电动两种驱动方式；旋转机构采用蜗轮蜗杆或谐波减速器，回差角不大于 0.01°，并配置角度编码器实时反馈。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7"/>
        <w:gridCol w:w="2662"/>
        <w:gridCol w:w="4801"/>
      </w:tblGrid>
      <w:tr w14:paraId="5314E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37" w:type="dxa"/>
            <w:shd w:val="clear" w:color="auto" w:fill="E7E6E6"/>
            <w:vAlign w:val="center"/>
          </w:tcPr>
          <w:p w14:paraId="51D0EB46">
            <w:pPr>
              <w:snapToGrid w:val="0"/>
              <w:spacing w:before="70" w:after="70" w:line="240" w:lineRule="auto"/>
              <w:ind w:firstLine="0"/>
              <w:jc w:val="center"/>
              <w:rPr>
                <w:b/>
                <w:sz w:val="21"/>
              </w:rPr>
            </w:pPr>
            <w:r>
              <w:rPr>
                <w:b/>
                <w:sz w:val="21"/>
                <w:szCs w:val="21"/>
              </w:rPr>
              <w:t>部件</w:t>
            </w:r>
          </w:p>
        </w:tc>
        <w:tc>
          <w:tcPr>
            <w:tcW w:w="2662" w:type="dxa"/>
            <w:shd w:val="clear" w:color="auto" w:fill="E7E6E6"/>
            <w:vAlign w:val="center"/>
          </w:tcPr>
          <w:p w14:paraId="56DECCF9">
            <w:pPr>
              <w:snapToGrid w:val="0"/>
              <w:spacing w:before="70" w:after="70" w:line="240" w:lineRule="auto"/>
              <w:ind w:firstLine="0"/>
              <w:jc w:val="center"/>
              <w:rPr>
                <w:b/>
                <w:sz w:val="21"/>
              </w:rPr>
            </w:pPr>
            <w:r>
              <w:rPr>
                <w:b/>
                <w:sz w:val="21"/>
                <w:szCs w:val="21"/>
              </w:rPr>
              <w:t>材料/规格</w:t>
            </w:r>
          </w:p>
        </w:tc>
        <w:tc>
          <w:tcPr>
            <w:tcW w:w="4801" w:type="dxa"/>
            <w:shd w:val="clear" w:color="auto" w:fill="E7E6E6"/>
            <w:vAlign w:val="center"/>
          </w:tcPr>
          <w:p w14:paraId="3C6A3F8E">
            <w:pPr>
              <w:snapToGrid w:val="0"/>
              <w:spacing w:before="70" w:after="70" w:line="240" w:lineRule="auto"/>
              <w:ind w:firstLine="0"/>
              <w:jc w:val="center"/>
              <w:rPr>
                <w:b/>
                <w:sz w:val="21"/>
              </w:rPr>
            </w:pPr>
            <w:r>
              <w:rPr>
                <w:b/>
                <w:sz w:val="21"/>
                <w:szCs w:val="21"/>
              </w:rPr>
              <w:t>关键要求</w:t>
            </w:r>
          </w:p>
        </w:tc>
      </w:tr>
      <w:tr w14:paraId="77135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651EA062">
            <w:pPr>
              <w:snapToGrid w:val="0"/>
              <w:spacing w:before="70" w:after="70" w:line="240" w:lineRule="auto"/>
              <w:ind w:firstLine="0"/>
              <w:jc w:val="left"/>
              <w:rPr>
                <w:sz w:val="21"/>
              </w:rPr>
            </w:pPr>
            <w:r>
              <w:rPr>
                <w:sz w:val="21"/>
                <w:szCs w:val="21"/>
              </w:rPr>
              <w:t>底座</w:t>
            </w:r>
          </w:p>
        </w:tc>
        <w:tc>
          <w:tcPr>
            <w:tcW w:w="2662" w:type="dxa"/>
            <w:vAlign w:val="center"/>
          </w:tcPr>
          <w:p w14:paraId="62FBC8D5">
            <w:pPr>
              <w:snapToGrid w:val="0"/>
              <w:spacing w:before="70" w:after="70" w:line="240" w:lineRule="auto"/>
              <w:ind w:firstLine="0"/>
              <w:jc w:val="left"/>
              <w:rPr>
                <w:sz w:val="21"/>
              </w:rPr>
            </w:pPr>
            <w:r>
              <w:rPr>
                <w:sz w:val="21"/>
                <w:szCs w:val="21"/>
              </w:rPr>
              <w:t>铝合金 6061-T6</w:t>
            </w:r>
          </w:p>
        </w:tc>
        <w:tc>
          <w:tcPr>
            <w:tcW w:w="4801" w:type="dxa"/>
            <w:vAlign w:val="center"/>
          </w:tcPr>
          <w:p w14:paraId="70548F88">
            <w:pPr>
              <w:snapToGrid w:val="0"/>
              <w:spacing w:before="70" w:after="70" w:line="240" w:lineRule="auto"/>
              <w:ind w:firstLine="0"/>
              <w:jc w:val="left"/>
              <w:rPr>
                <w:sz w:val="21"/>
              </w:rPr>
            </w:pPr>
            <w:r>
              <w:rPr>
                <w:sz w:val="21"/>
                <w:szCs w:val="21"/>
              </w:rPr>
              <w:t>三脚架接口 + 磁力座接口，调平范围 ±5°</w:t>
            </w:r>
          </w:p>
        </w:tc>
      </w:tr>
      <w:tr w14:paraId="45044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3B8217C4">
            <w:pPr>
              <w:snapToGrid w:val="0"/>
              <w:spacing w:before="70" w:after="70" w:line="240" w:lineRule="auto"/>
              <w:ind w:firstLine="0"/>
              <w:jc w:val="left"/>
              <w:rPr>
                <w:sz w:val="21"/>
              </w:rPr>
            </w:pPr>
            <w:r>
              <w:rPr>
                <w:sz w:val="21"/>
                <w:szCs w:val="21"/>
              </w:rPr>
              <w:t>旋转轴系</w:t>
            </w:r>
          </w:p>
        </w:tc>
        <w:tc>
          <w:tcPr>
            <w:tcW w:w="2662" w:type="dxa"/>
            <w:vAlign w:val="center"/>
          </w:tcPr>
          <w:p w14:paraId="08D69AA4">
            <w:pPr>
              <w:snapToGrid w:val="0"/>
              <w:spacing w:before="70" w:after="70" w:line="240" w:lineRule="auto"/>
              <w:ind w:firstLine="0"/>
              <w:jc w:val="left"/>
              <w:rPr>
                <w:sz w:val="21"/>
              </w:rPr>
            </w:pPr>
            <w:r>
              <w:rPr>
                <w:sz w:val="21"/>
                <w:szCs w:val="21"/>
              </w:rPr>
              <w:t>交叉滚子轴承</w:t>
            </w:r>
          </w:p>
        </w:tc>
        <w:tc>
          <w:tcPr>
            <w:tcW w:w="4801" w:type="dxa"/>
            <w:vAlign w:val="center"/>
          </w:tcPr>
          <w:p w14:paraId="2BF7304A">
            <w:pPr>
              <w:snapToGrid w:val="0"/>
              <w:spacing w:before="70" w:after="70" w:line="240" w:lineRule="auto"/>
              <w:ind w:firstLine="0"/>
              <w:jc w:val="left"/>
              <w:rPr>
                <w:sz w:val="21"/>
              </w:rPr>
            </w:pPr>
            <w:r>
              <w:rPr>
                <w:sz w:val="21"/>
                <w:szCs w:val="21"/>
              </w:rPr>
              <w:t>径向跳动 ≤5 μm</w:t>
            </w:r>
          </w:p>
        </w:tc>
      </w:tr>
      <w:tr w14:paraId="5DE97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515349A8">
            <w:pPr>
              <w:snapToGrid w:val="0"/>
              <w:spacing w:before="70" w:after="70" w:line="240" w:lineRule="auto"/>
              <w:ind w:firstLine="0"/>
              <w:jc w:val="left"/>
              <w:rPr>
                <w:sz w:val="21"/>
              </w:rPr>
            </w:pPr>
            <w:r>
              <w:rPr>
                <w:sz w:val="21"/>
                <w:szCs w:val="21"/>
              </w:rPr>
              <w:t>相机舱</w:t>
            </w:r>
          </w:p>
        </w:tc>
        <w:tc>
          <w:tcPr>
            <w:tcW w:w="2662" w:type="dxa"/>
            <w:vAlign w:val="center"/>
          </w:tcPr>
          <w:p w14:paraId="033DA127">
            <w:pPr>
              <w:snapToGrid w:val="0"/>
              <w:spacing w:before="70" w:after="70" w:line="240" w:lineRule="auto"/>
              <w:ind w:firstLine="0"/>
              <w:jc w:val="left"/>
              <w:rPr>
                <w:sz w:val="21"/>
              </w:rPr>
            </w:pPr>
            <w:r>
              <w:rPr>
                <w:sz w:val="21"/>
                <w:szCs w:val="21"/>
              </w:rPr>
              <w:t>碳纤维 + 铝合金骨架</w:t>
            </w:r>
          </w:p>
        </w:tc>
        <w:tc>
          <w:tcPr>
            <w:tcW w:w="4801" w:type="dxa"/>
            <w:vAlign w:val="center"/>
          </w:tcPr>
          <w:p w14:paraId="6E5C16F4">
            <w:pPr>
              <w:snapToGrid w:val="0"/>
              <w:spacing w:before="70" w:after="70" w:line="240" w:lineRule="auto"/>
              <w:ind w:firstLine="0"/>
              <w:jc w:val="left"/>
              <w:rPr>
                <w:sz w:val="21"/>
              </w:rPr>
            </w:pPr>
            <w:r>
              <w:rPr>
                <w:sz w:val="21"/>
                <w:szCs w:val="21"/>
              </w:rPr>
              <w:t>轻量化、刚性足，质量 ≤6 kg</w:t>
            </w:r>
          </w:p>
        </w:tc>
      </w:tr>
      <w:tr w14:paraId="5CDF3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611D3F8B">
            <w:pPr>
              <w:snapToGrid w:val="0"/>
              <w:spacing w:before="70" w:after="70" w:line="240" w:lineRule="auto"/>
              <w:ind w:firstLine="0"/>
              <w:jc w:val="left"/>
              <w:rPr>
                <w:sz w:val="21"/>
              </w:rPr>
            </w:pPr>
            <w:r>
              <w:rPr>
                <w:sz w:val="21"/>
                <w:szCs w:val="21"/>
              </w:rPr>
              <w:t>控制舱</w:t>
            </w:r>
          </w:p>
        </w:tc>
        <w:tc>
          <w:tcPr>
            <w:tcW w:w="2662" w:type="dxa"/>
            <w:vAlign w:val="center"/>
          </w:tcPr>
          <w:p w14:paraId="3A1B9DD9">
            <w:pPr>
              <w:snapToGrid w:val="0"/>
              <w:spacing w:before="70" w:after="70" w:line="240" w:lineRule="auto"/>
              <w:ind w:firstLine="0"/>
              <w:jc w:val="left"/>
              <w:rPr>
                <w:sz w:val="21"/>
              </w:rPr>
            </w:pPr>
            <w:r>
              <w:rPr>
                <w:sz w:val="21"/>
                <w:szCs w:val="21"/>
              </w:rPr>
              <w:t>铝合金密封舱</w:t>
            </w:r>
          </w:p>
        </w:tc>
        <w:tc>
          <w:tcPr>
            <w:tcW w:w="4801" w:type="dxa"/>
            <w:vAlign w:val="center"/>
          </w:tcPr>
          <w:p w14:paraId="50836C51">
            <w:pPr>
              <w:snapToGrid w:val="0"/>
              <w:spacing w:before="70" w:after="70" w:line="240" w:lineRule="auto"/>
              <w:ind w:firstLine="0"/>
              <w:jc w:val="left"/>
              <w:rPr>
                <w:sz w:val="21"/>
              </w:rPr>
            </w:pPr>
            <w:r>
              <w:rPr>
                <w:sz w:val="21"/>
                <w:szCs w:val="21"/>
              </w:rPr>
              <w:t>IP65，内置主板、存储、电池</w:t>
            </w:r>
          </w:p>
        </w:tc>
      </w:tr>
      <w:tr w14:paraId="12D73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7AEC9423">
            <w:pPr>
              <w:snapToGrid w:val="0"/>
              <w:spacing w:before="70" w:after="70" w:line="240" w:lineRule="auto"/>
              <w:ind w:firstLine="0"/>
              <w:jc w:val="left"/>
              <w:rPr>
                <w:sz w:val="21"/>
              </w:rPr>
            </w:pPr>
            <w:r>
              <w:rPr>
                <w:sz w:val="21"/>
                <w:szCs w:val="21"/>
              </w:rPr>
              <w:t>接口面板</w:t>
            </w:r>
          </w:p>
        </w:tc>
        <w:tc>
          <w:tcPr>
            <w:tcW w:w="2662" w:type="dxa"/>
            <w:vAlign w:val="center"/>
          </w:tcPr>
          <w:p w14:paraId="60FC0E88">
            <w:pPr>
              <w:snapToGrid w:val="0"/>
              <w:spacing w:before="70" w:after="70" w:line="240" w:lineRule="auto"/>
              <w:ind w:firstLine="0"/>
              <w:jc w:val="left"/>
              <w:rPr>
                <w:sz w:val="21"/>
              </w:rPr>
            </w:pPr>
            <w:r>
              <w:rPr>
                <w:sz w:val="21"/>
                <w:szCs w:val="21"/>
              </w:rPr>
              <w:t>航空插头</w:t>
            </w:r>
          </w:p>
        </w:tc>
        <w:tc>
          <w:tcPr>
            <w:tcW w:w="4801" w:type="dxa"/>
            <w:vAlign w:val="center"/>
          </w:tcPr>
          <w:p w14:paraId="40C64F26">
            <w:pPr>
              <w:snapToGrid w:val="0"/>
              <w:spacing w:before="70" w:after="70" w:line="240" w:lineRule="auto"/>
              <w:ind w:firstLine="0"/>
              <w:jc w:val="left"/>
              <w:rPr>
                <w:sz w:val="21"/>
              </w:rPr>
            </w:pPr>
            <w:r>
              <w:rPr>
                <w:sz w:val="21"/>
                <w:szCs w:val="21"/>
              </w:rPr>
              <w:t>电源、网口、触发、同步</w:t>
            </w:r>
          </w:p>
        </w:tc>
      </w:tr>
      <w:tr w14:paraId="45421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7" w:type="dxa"/>
            <w:vAlign w:val="center"/>
          </w:tcPr>
          <w:p w14:paraId="64D34566">
            <w:pPr>
              <w:snapToGrid w:val="0"/>
              <w:spacing w:before="70" w:after="70" w:line="240" w:lineRule="auto"/>
              <w:ind w:firstLine="0"/>
              <w:jc w:val="left"/>
              <w:rPr>
                <w:sz w:val="21"/>
              </w:rPr>
            </w:pPr>
            <w:r>
              <w:rPr>
                <w:sz w:val="21"/>
                <w:szCs w:val="21"/>
              </w:rPr>
              <w:t>整机质量</w:t>
            </w:r>
          </w:p>
        </w:tc>
        <w:tc>
          <w:tcPr>
            <w:tcW w:w="2662" w:type="dxa"/>
            <w:vAlign w:val="center"/>
          </w:tcPr>
          <w:p w14:paraId="181A4428">
            <w:pPr>
              <w:snapToGrid w:val="0"/>
              <w:spacing w:before="70" w:after="70" w:line="240" w:lineRule="auto"/>
              <w:ind w:firstLine="0"/>
              <w:jc w:val="left"/>
              <w:rPr>
                <w:sz w:val="21"/>
              </w:rPr>
            </w:pPr>
            <w:r>
              <w:rPr>
                <w:rFonts w:hint="eastAsia"/>
                <w:sz w:val="21"/>
                <w:szCs w:val="21"/>
              </w:rPr>
              <w:t>-</w:t>
            </w:r>
          </w:p>
        </w:tc>
        <w:tc>
          <w:tcPr>
            <w:tcW w:w="4801" w:type="dxa"/>
            <w:vAlign w:val="center"/>
          </w:tcPr>
          <w:p w14:paraId="42B56DCD">
            <w:pPr>
              <w:snapToGrid w:val="0"/>
              <w:spacing w:before="70" w:after="70" w:line="240" w:lineRule="auto"/>
              <w:ind w:firstLine="0"/>
              <w:jc w:val="left"/>
              <w:rPr>
                <w:sz w:val="21"/>
              </w:rPr>
            </w:pPr>
            <w:r>
              <w:rPr>
                <w:sz w:val="21"/>
                <w:szCs w:val="21"/>
              </w:rPr>
              <w:t>≤12 kg（含电池）</w:t>
            </w:r>
          </w:p>
        </w:tc>
      </w:tr>
    </w:tbl>
    <w:p w14:paraId="14AA2313">
      <w:pPr>
        <w:spacing w:line="240" w:lineRule="auto"/>
      </w:pPr>
    </w:p>
    <w:p w14:paraId="5E105EBA">
      <w:r>
        <w:rPr>
          <w:b/>
        </w:rPr>
        <w:t>（2）环境适应性</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53"/>
        <w:gridCol w:w="4842"/>
        <w:gridCol w:w="2305"/>
      </w:tblGrid>
      <w:tr w14:paraId="1EAA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53" w:type="dxa"/>
            <w:shd w:val="clear" w:color="auto" w:fill="E7E6E6"/>
            <w:vAlign w:val="center"/>
          </w:tcPr>
          <w:p w14:paraId="350EE2B5">
            <w:pPr>
              <w:snapToGrid w:val="0"/>
              <w:spacing w:before="70" w:after="70" w:line="240" w:lineRule="auto"/>
              <w:ind w:firstLine="0"/>
              <w:jc w:val="center"/>
              <w:rPr>
                <w:b/>
                <w:sz w:val="21"/>
              </w:rPr>
            </w:pPr>
            <w:r>
              <w:rPr>
                <w:b/>
                <w:sz w:val="21"/>
                <w:szCs w:val="21"/>
              </w:rPr>
              <w:t>项目</w:t>
            </w:r>
          </w:p>
        </w:tc>
        <w:tc>
          <w:tcPr>
            <w:tcW w:w="4842" w:type="dxa"/>
            <w:shd w:val="clear" w:color="auto" w:fill="E7E6E6"/>
            <w:vAlign w:val="center"/>
          </w:tcPr>
          <w:p w14:paraId="171C0B21">
            <w:pPr>
              <w:snapToGrid w:val="0"/>
              <w:spacing w:before="70" w:after="70" w:line="240" w:lineRule="auto"/>
              <w:ind w:firstLine="0"/>
              <w:jc w:val="center"/>
              <w:rPr>
                <w:b/>
                <w:sz w:val="21"/>
              </w:rPr>
            </w:pPr>
            <w:r>
              <w:rPr>
                <w:b/>
                <w:sz w:val="21"/>
                <w:szCs w:val="21"/>
              </w:rPr>
              <w:t>指标</w:t>
            </w:r>
          </w:p>
        </w:tc>
        <w:tc>
          <w:tcPr>
            <w:tcW w:w="2305" w:type="dxa"/>
            <w:shd w:val="clear" w:color="auto" w:fill="E7E6E6"/>
            <w:vAlign w:val="center"/>
          </w:tcPr>
          <w:p w14:paraId="29E3AE82">
            <w:pPr>
              <w:snapToGrid w:val="0"/>
              <w:spacing w:before="70" w:after="70" w:line="240" w:lineRule="auto"/>
              <w:ind w:firstLine="0"/>
              <w:jc w:val="center"/>
              <w:rPr>
                <w:b/>
                <w:sz w:val="21"/>
              </w:rPr>
            </w:pPr>
            <w:r>
              <w:rPr>
                <w:b/>
                <w:sz w:val="21"/>
                <w:szCs w:val="21"/>
              </w:rPr>
              <w:t>验证方法</w:t>
            </w:r>
          </w:p>
        </w:tc>
      </w:tr>
      <w:tr w14:paraId="374BA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0AA0F6A9">
            <w:pPr>
              <w:snapToGrid w:val="0"/>
              <w:spacing w:before="70" w:after="70" w:line="240" w:lineRule="auto"/>
              <w:ind w:firstLine="0"/>
              <w:jc w:val="center"/>
              <w:rPr>
                <w:sz w:val="21"/>
              </w:rPr>
            </w:pPr>
            <w:r>
              <w:rPr>
                <w:sz w:val="21"/>
                <w:szCs w:val="21"/>
              </w:rPr>
              <w:t>工作温度</w:t>
            </w:r>
          </w:p>
        </w:tc>
        <w:tc>
          <w:tcPr>
            <w:tcW w:w="4842" w:type="dxa"/>
            <w:vAlign w:val="center"/>
          </w:tcPr>
          <w:p w14:paraId="5C236518">
            <w:pPr>
              <w:snapToGrid w:val="0"/>
              <w:spacing w:before="70" w:after="70" w:line="240" w:lineRule="auto"/>
              <w:ind w:firstLine="0"/>
              <w:jc w:val="left"/>
              <w:rPr>
                <w:sz w:val="21"/>
              </w:rPr>
            </w:pPr>
            <w:r>
              <w:rPr>
                <w:sz w:val="21"/>
                <w:szCs w:val="21"/>
              </w:rPr>
              <w:t>−5 ℃～+50 ℃</w:t>
            </w:r>
          </w:p>
        </w:tc>
        <w:tc>
          <w:tcPr>
            <w:tcW w:w="2305" w:type="dxa"/>
            <w:vAlign w:val="center"/>
          </w:tcPr>
          <w:p w14:paraId="54EA304B">
            <w:pPr>
              <w:snapToGrid w:val="0"/>
              <w:spacing w:before="70" w:after="70" w:line="240" w:lineRule="auto"/>
              <w:ind w:firstLine="0"/>
              <w:jc w:val="left"/>
              <w:rPr>
                <w:sz w:val="21"/>
              </w:rPr>
            </w:pPr>
            <w:r>
              <w:rPr>
                <w:sz w:val="21"/>
                <w:szCs w:val="21"/>
              </w:rPr>
              <w:t>高低温试验箱</w:t>
            </w:r>
          </w:p>
        </w:tc>
      </w:tr>
      <w:tr w14:paraId="7A5C1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6B5E5C90">
            <w:pPr>
              <w:snapToGrid w:val="0"/>
              <w:spacing w:before="70" w:after="70" w:line="240" w:lineRule="auto"/>
              <w:ind w:firstLine="0"/>
              <w:jc w:val="center"/>
              <w:rPr>
                <w:sz w:val="21"/>
              </w:rPr>
            </w:pPr>
            <w:r>
              <w:rPr>
                <w:sz w:val="21"/>
                <w:szCs w:val="21"/>
              </w:rPr>
              <w:t>贮存温度</w:t>
            </w:r>
          </w:p>
        </w:tc>
        <w:tc>
          <w:tcPr>
            <w:tcW w:w="4842" w:type="dxa"/>
            <w:vAlign w:val="center"/>
          </w:tcPr>
          <w:p w14:paraId="1E11E7DE">
            <w:pPr>
              <w:snapToGrid w:val="0"/>
              <w:spacing w:before="70" w:after="70" w:line="240" w:lineRule="auto"/>
              <w:ind w:firstLine="0"/>
              <w:jc w:val="left"/>
              <w:rPr>
                <w:sz w:val="21"/>
              </w:rPr>
            </w:pPr>
            <w:r>
              <w:rPr>
                <w:sz w:val="21"/>
                <w:szCs w:val="21"/>
              </w:rPr>
              <w:t>−20 ℃～+60 ℃</w:t>
            </w:r>
          </w:p>
        </w:tc>
        <w:tc>
          <w:tcPr>
            <w:tcW w:w="2305" w:type="dxa"/>
            <w:vAlign w:val="center"/>
          </w:tcPr>
          <w:p w14:paraId="2FF8E453">
            <w:pPr>
              <w:snapToGrid w:val="0"/>
              <w:spacing w:before="70" w:after="70" w:line="240" w:lineRule="auto"/>
              <w:ind w:firstLine="0"/>
              <w:jc w:val="left"/>
              <w:rPr>
                <w:sz w:val="21"/>
              </w:rPr>
            </w:pPr>
            <w:r>
              <w:rPr>
                <w:sz w:val="21"/>
                <w:szCs w:val="21"/>
              </w:rPr>
              <w:t>高低温试验箱</w:t>
            </w:r>
          </w:p>
        </w:tc>
      </w:tr>
      <w:tr w14:paraId="01FC5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39341F40">
            <w:pPr>
              <w:snapToGrid w:val="0"/>
              <w:spacing w:before="70" w:after="70" w:line="240" w:lineRule="auto"/>
              <w:ind w:firstLine="0"/>
              <w:jc w:val="center"/>
              <w:rPr>
                <w:sz w:val="21"/>
              </w:rPr>
            </w:pPr>
            <w:r>
              <w:rPr>
                <w:sz w:val="21"/>
                <w:szCs w:val="21"/>
              </w:rPr>
              <w:t>相对湿度</w:t>
            </w:r>
          </w:p>
        </w:tc>
        <w:tc>
          <w:tcPr>
            <w:tcW w:w="4842" w:type="dxa"/>
            <w:vAlign w:val="center"/>
          </w:tcPr>
          <w:p w14:paraId="1F9FAE8C">
            <w:pPr>
              <w:snapToGrid w:val="0"/>
              <w:spacing w:before="70" w:after="70" w:line="240" w:lineRule="auto"/>
              <w:ind w:firstLine="0"/>
              <w:jc w:val="left"/>
              <w:rPr>
                <w:sz w:val="21"/>
              </w:rPr>
            </w:pPr>
            <w:r>
              <w:rPr>
                <w:sz w:val="21"/>
                <w:szCs w:val="21"/>
              </w:rPr>
              <w:t>≤95%（无凝露）</w:t>
            </w:r>
          </w:p>
        </w:tc>
        <w:tc>
          <w:tcPr>
            <w:tcW w:w="2305" w:type="dxa"/>
            <w:vAlign w:val="center"/>
          </w:tcPr>
          <w:p w14:paraId="4BF7F199">
            <w:pPr>
              <w:snapToGrid w:val="0"/>
              <w:spacing w:before="70" w:after="70" w:line="240" w:lineRule="auto"/>
              <w:ind w:firstLine="0"/>
              <w:jc w:val="left"/>
              <w:rPr>
                <w:sz w:val="21"/>
              </w:rPr>
            </w:pPr>
            <w:r>
              <w:rPr>
                <w:sz w:val="21"/>
                <w:szCs w:val="21"/>
              </w:rPr>
              <w:t>湿热试验</w:t>
            </w:r>
          </w:p>
        </w:tc>
      </w:tr>
      <w:tr w14:paraId="58243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47E3890B">
            <w:pPr>
              <w:snapToGrid w:val="0"/>
              <w:spacing w:before="70" w:after="70" w:line="240" w:lineRule="auto"/>
              <w:ind w:firstLine="0"/>
              <w:jc w:val="center"/>
              <w:rPr>
                <w:sz w:val="21"/>
              </w:rPr>
            </w:pPr>
            <w:r>
              <w:rPr>
                <w:sz w:val="21"/>
                <w:szCs w:val="21"/>
              </w:rPr>
              <w:t>防护等级</w:t>
            </w:r>
          </w:p>
        </w:tc>
        <w:tc>
          <w:tcPr>
            <w:tcW w:w="4842" w:type="dxa"/>
            <w:vAlign w:val="center"/>
          </w:tcPr>
          <w:p w14:paraId="7F0D552B">
            <w:pPr>
              <w:snapToGrid w:val="0"/>
              <w:spacing w:before="70" w:after="70" w:line="240" w:lineRule="auto"/>
              <w:ind w:firstLine="0"/>
              <w:jc w:val="left"/>
              <w:rPr>
                <w:sz w:val="21"/>
              </w:rPr>
            </w:pPr>
            <w:r>
              <w:rPr>
                <w:sz w:val="21"/>
                <w:szCs w:val="21"/>
              </w:rPr>
              <w:t>IP65（控制舱）、IP54（整机）</w:t>
            </w:r>
          </w:p>
        </w:tc>
        <w:tc>
          <w:tcPr>
            <w:tcW w:w="2305" w:type="dxa"/>
            <w:vAlign w:val="center"/>
          </w:tcPr>
          <w:p w14:paraId="3D895239">
            <w:pPr>
              <w:snapToGrid w:val="0"/>
              <w:spacing w:before="70" w:after="70" w:line="240" w:lineRule="auto"/>
              <w:ind w:firstLine="0"/>
              <w:jc w:val="left"/>
              <w:rPr>
                <w:sz w:val="21"/>
              </w:rPr>
            </w:pPr>
            <w:r>
              <w:rPr>
                <w:sz w:val="21"/>
                <w:szCs w:val="21"/>
              </w:rPr>
              <w:t>防尘防水试验</w:t>
            </w:r>
          </w:p>
        </w:tc>
      </w:tr>
      <w:tr w14:paraId="50296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0108EC4B">
            <w:pPr>
              <w:snapToGrid w:val="0"/>
              <w:spacing w:before="70" w:after="70" w:line="240" w:lineRule="auto"/>
              <w:ind w:firstLine="0"/>
              <w:jc w:val="center"/>
              <w:rPr>
                <w:sz w:val="21"/>
              </w:rPr>
            </w:pPr>
            <w:r>
              <w:rPr>
                <w:sz w:val="21"/>
                <w:szCs w:val="21"/>
              </w:rPr>
              <w:t>抗振动</w:t>
            </w:r>
          </w:p>
        </w:tc>
        <w:tc>
          <w:tcPr>
            <w:tcW w:w="4842" w:type="dxa"/>
            <w:vAlign w:val="center"/>
          </w:tcPr>
          <w:p w14:paraId="4E5D99FD">
            <w:pPr>
              <w:snapToGrid w:val="0"/>
              <w:spacing w:before="70" w:after="70" w:line="240" w:lineRule="auto"/>
              <w:ind w:firstLine="0"/>
              <w:jc w:val="left"/>
              <w:rPr>
                <w:sz w:val="21"/>
              </w:rPr>
            </w:pPr>
            <w:r>
              <w:rPr>
                <w:sz w:val="21"/>
                <w:szCs w:val="21"/>
              </w:rPr>
              <w:t>运输振动 GB/T 4857.23</w:t>
            </w:r>
          </w:p>
        </w:tc>
        <w:tc>
          <w:tcPr>
            <w:tcW w:w="2305" w:type="dxa"/>
            <w:vAlign w:val="center"/>
          </w:tcPr>
          <w:p w14:paraId="77E96735">
            <w:pPr>
              <w:snapToGrid w:val="0"/>
              <w:spacing w:before="70" w:after="70" w:line="240" w:lineRule="auto"/>
              <w:ind w:firstLine="0"/>
              <w:jc w:val="left"/>
              <w:rPr>
                <w:sz w:val="21"/>
              </w:rPr>
            </w:pPr>
            <w:r>
              <w:rPr>
                <w:sz w:val="21"/>
                <w:szCs w:val="21"/>
              </w:rPr>
              <w:t>振动台</w:t>
            </w:r>
          </w:p>
        </w:tc>
      </w:tr>
      <w:tr w14:paraId="5B494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5E9E9CBC">
            <w:pPr>
              <w:snapToGrid w:val="0"/>
              <w:spacing w:before="70" w:after="70" w:line="240" w:lineRule="auto"/>
              <w:ind w:firstLine="0"/>
              <w:jc w:val="center"/>
              <w:rPr>
                <w:sz w:val="21"/>
              </w:rPr>
            </w:pPr>
            <w:r>
              <w:rPr>
                <w:sz w:val="21"/>
                <w:szCs w:val="21"/>
              </w:rPr>
              <w:t>抗跌落</w:t>
            </w:r>
          </w:p>
        </w:tc>
        <w:tc>
          <w:tcPr>
            <w:tcW w:w="4842" w:type="dxa"/>
            <w:vAlign w:val="center"/>
          </w:tcPr>
          <w:p w14:paraId="05EFB7C2">
            <w:pPr>
              <w:snapToGrid w:val="0"/>
              <w:spacing w:before="70" w:after="70" w:line="240" w:lineRule="auto"/>
              <w:ind w:firstLine="0"/>
              <w:jc w:val="left"/>
              <w:rPr>
                <w:sz w:val="21"/>
              </w:rPr>
            </w:pPr>
            <w:r>
              <w:rPr>
                <w:sz w:val="21"/>
                <w:szCs w:val="21"/>
              </w:rPr>
              <w:t>包装跌落 1.2 m</w:t>
            </w:r>
          </w:p>
        </w:tc>
        <w:tc>
          <w:tcPr>
            <w:tcW w:w="2305" w:type="dxa"/>
            <w:vAlign w:val="center"/>
          </w:tcPr>
          <w:p w14:paraId="586950B0">
            <w:pPr>
              <w:snapToGrid w:val="0"/>
              <w:spacing w:before="70" w:after="70" w:line="240" w:lineRule="auto"/>
              <w:ind w:firstLine="0"/>
              <w:jc w:val="left"/>
              <w:rPr>
                <w:sz w:val="21"/>
              </w:rPr>
            </w:pPr>
            <w:r>
              <w:rPr>
                <w:sz w:val="21"/>
                <w:szCs w:val="21"/>
              </w:rPr>
              <w:t>跌落试验</w:t>
            </w:r>
          </w:p>
        </w:tc>
      </w:tr>
      <w:tr w14:paraId="003B2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253B8D7E">
            <w:pPr>
              <w:snapToGrid w:val="0"/>
              <w:spacing w:before="70" w:after="70" w:line="240" w:lineRule="auto"/>
              <w:ind w:firstLine="0"/>
              <w:jc w:val="center"/>
              <w:rPr>
                <w:sz w:val="21"/>
              </w:rPr>
            </w:pPr>
            <w:r>
              <w:rPr>
                <w:sz w:val="21"/>
                <w:szCs w:val="21"/>
              </w:rPr>
              <w:t>电磁兼容</w:t>
            </w:r>
          </w:p>
        </w:tc>
        <w:tc>
          <w:tcPr>
            <w:tcW w:w="4842" w:type="dxa"/>
            <w:vAlign w:val="center"/>
          </w:tcPr>
          <w:p w14:paraId="78AFEAF2">
            <w:pPr>
              <w:snapToGrid w:val="0"/>
              <w:spacing w:before="70" w:after="70" w:line="240" w:lineRule="auto"/>
              <w:ind w:firstLine="0"/>
              <w:jc w:val="left"/>
              <w:rPr>
                <w:sz w:val="21"/>
              </w:rPr>
            </w:pPr>
            <w:r>
              <w:rPr>
                <w:sz w:val="21"/>
                <w:szCs w:val="21"/>
              </w:rPr>
              <w:t>GB/T 17626 系列</w:t>
            </w:r>
          </w:p>
        </w:tc>
        <w:tc>
          <w:tcPr>
            <w:tcW w:w="2305" w:type="dxa"/>
            <w:vAlign w:val="center"/>
          </w:tcPr>
          <w:p w14:paraId="0FD52D65">
            <w:pPr>
              <w:snapToGrid w:val="0"/>
              <w:spacing w:before="70" w:after="70" w:line="240" w:lineRule="auto"/>
              <w:ind w:firstLine="0"/>
              <w:jc w:val="left"/>
              <w:rPr>
                <w:sz w:val="21"/>
              </w:rPr>
            </w:pPr>
            <w:r>
              <w:rPr>
                <w:sz w:val="21"/>
                <w:szCs w:val="21"/>
              </w:rPr>
              <w:t>EMC 测试</w:t>
            </w:r>
          </w:p>
        </w:tc>
      </w:tr>
      <w:tr w14:paraId="20A94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53" w:type="dxa"/>
            <w:vAlign w:val="center"/>
          </w:tcPr>
          <w:p w14:paraId="78AD2061">
            <w:pPr>
              <w:snapToGrid w:val="0"/>
              <w:spacing w:before="70" w:after="70" w:line="240" w:lineRule="auto"/>
              <w:ind w:firstLine="0"/>
              <w:jc w:val="center"/>
              <w:rPr>
                <w:sz w:val="21"/>
              </w:rPr>
            </w:pPr>
            <w:r>
              <w:rPr>
                <w:sz w:val="21"/>
                <w:szCs w:val="21"/>
              </w:rPr>
              <w:t>防腐蚀</w:t>
            </w:r>
          </w:p>
        </w:tc>
        <w:tc>
          <w:tcPr>
            <w:tcW w:w="4842" w:type="dxa"/>
            <w:vAlign w:val="center"/>
          </w:tcPr>
          <w:p w14:paraId="24C0112B">
            <w:pPr>
              <w:snapToGrid w:val="0"/>
              <w:spacing w:before="70" w:after="70" w:line="240" w:lineRule="auto"/>
              <w:ind w:firstLine="0"/>
              <w:jc w:val="left"/>
              <w:rPr>
                <w:sz w:val="21"/>
              </w:rPr>
            </w:pPr>
            <w:r>
              <w:rPr>
                <w:sz w:val="21"/>
                <w:szCs w:val="21"/>
              </w:rPr>
              <w:t>盐雾 48 h 无明显腐蚀</w:t>
            </w:r>
          </w:p>
        </w:tc>
        <w:tc>
          <w:tcPr>
            <w:tcW w:w="2305" w:type="dxa"/>
            <w:vAlign w:val="center"/>
          </w:tcPr>
          <w:p w14:paraId="775F5E15">
            <w:pPr>
              <w:snapToGrid w:val="0"/>
              <w:spacing w:before="70" w:after="70" w:line="240" w:lineRule="auto"/>
              <w:ind w:firstLine="0"/>
              <w:jc w:val="left"/>
              <w:rPr>
                <w:sz w:val="21"/>
              </w:rPr>
            </w:pPr>
            <w:r>
              <w:rPr>
                <w:sz w:val="21"/>
                <w:szCs w:val="21"/>
              </w:rPr>
              <w:t>盐雾试验</w:t>
            </w:r>
          </w:p>
        </w:tc>
      </w:tr>
    </w:tbl>
    <w:p w14:paraId="18F1A629">
      <w:pPr>
        <w:spacing w:line="240" w:lineRule="auto"/>
      </w:pPr>
    </w:p>
    <w:p w14:paraId="09803E47">
      <w:r>
        <w:rPr>
          <w:b/>
        </w:rPr>
        <w:t>（3）热设计</w:t>
      </w:r>
    </w:p>
    <w:p w14:paraId="17E1D2EE">
      <w:r>
        <w:t>控制舱功耗约 35 W，采用</w:t>
      </w:r>
      <w:r>
        <w:rPr>
          <w:rFonts w:hint="eastAsia"/>
        </w:rPr>
        <w:t>“</w:t>
      </w:r>
      <w:r>
        <w:t>导热硅脂 + 铝合金壳体 + 低功耗待机</w:t>
      </w:r>
      <w:r>
        <w:rPr>
          <w:rFonts w:hint="eastAsia"/>
        </w:rPr>
        <w:t>”</w:t>
      </w:r>
      <w:r>
        <w:t>的被动散热方案；在 50 ℃ 环境下壳体表面温度不超过 65 ℃，内部器件结温不超过 85 ℃。相机舱设置温度传感器，超过阈值自动降频或报警。</w:t>
      </w:r>
    </w:p>
    <w:p w14:paraId="4D65C396">
      <w:r>
        <w:rPr>
          <w:b/>
        </w:rPr>
        <w:t>（4）三脚架与安装</w:t>
      </w:r>
    </w:p>
    <w:p w14:paraId="540D2423">
      <w:r>
        <w:t>配置碳纤维三脚架，最大高度 1.8 m，承载不小于 30 kg，具备水平气泡与脚螺旋微调；在闸室底板等硬质地面配置磁力座或配重沙袋；在斜坡配置可调地脚与安全绳挂点。</w:t>
      </w:r>
    </w:p>
    <w:p w14:paraId="173039F8">
      <w:pPr>
        <w:pStyle w:val="6"/>
      </w:pPr>
      <w:r>
        <w:rPr>
          <w:szCs w:val="32"/>
        </w:rPr>
        <w:t>2.5.1.12 电气、供电与通信设计</w:t>
      </w:r>
    </w:p>
    <w:p w14:paraId="302C9E1C">
      <w:r>
        <w:rPr>
          <w:b/>
        </w:rPr>
        <w:t>（1）供电架构</w:t>
      </w:r>
    </w:p>
    <w:p w14:paraId="3ABA68CC">
      <w:r>
        <w:t>系统采用</w:t>
      </w:r>
      <w:r>
        <w:rPr>
          <w:rFonts w:hint="eastAsia"/>
        </w:rPr>
        <w:t>“</w:t>
      </w:r>
      <w:r>
        <w:t>电池组 + 电源管理 + 多路稳压</w:t>
      </w:r>
      <w:r>
        <w:rPr>
          <w:rFonts w:hint="eastAsia"/>
        </w:rPr>
        <w:t>”</w:t>
      </w:r>
      <w:r>
        <w:t>架构：电池组标称 24 V、容量不小于 400 Wh，支持热插拔；电源管理模块提供过充、过放、过流、短路、过温保护；输出 12 V（相机、云台）、5 V（控制板）、19 V（计算单元）三路，纹波不大于 50 mV。</w:t>
      </w:r>
    </w:p>
    <w:p w14:paraId="1C531EAC">
      <w:r>
        <w:t>续航核算：跟踪器整机平均功耗 40 W，400 Wh 电池理论续航 10 h，考虑放电深度 80% 与低温衰减，实际连续工作不小于 6 h，满足单日作业需求；跟踪框架平均功耗 25 W，配置 200 Wh 电池，连续工作不小于 6 h。</w:t>
      </w:r>
    </w:p>
    <w:p w14:paraId="3BCC67AE">
      <w:r>
        <w:rPr>
          <w:b/>
        </w:rPr>
        <w:t>（2）通信设计</w:t>
      </w:r>
    </w:p>
    <w:p w14:paraId="2BB244B8">
      <w:r>
        <w:t>采用非 WiFi 无线专网模块，工作频段 5.725～5.850 GHz（符合国家频率划分规定），支持跳频抗干扰，视距通信距离不小于 200 m，配置中继后可扩展至 500 m；数据链路采用 AES-256 加密与 CRC 校验；同时保留千兆有线接口，用于实验室与固定站作业。</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33"/>
        <w:gridCol w:w="3520"/>
        <w:gridCol w:w="3347"/>
      </w:tblGrid>
      <w:tr w14:paraId="20653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33" w:type="dxa"/>
            <w:shd w:val="clear" w:color="auto" w:fill="E7E6E6"/>
            <w:vAlign w:val="center"/>
          </w:tcPr>
          <w:p w14:paraId="71031DC2">
            <w:pPr>
              <w:snapToGrid w:val="0"/>
              <w:spacing w:before="70" w:after="70" w:line="240" w:lineRule="auto"/>
              <w:ind w:firstLine="0"/>
              <w:jc w:val="center"/>
              <w:rPr>
                <w:b/>
                <w:sz w:val="21"/>
              </w:rPr>
            </w:pPr>
            <w:r>
              <w:rPr>
                <w:b/>
                <w:sz w:val="21"/>
                <w:szCs w:val="21"/>
              </w:rPr>
              <w:t>通信方式</w:t>
            </w:r>
          </w:p>
        </w:tc>
        <w:tc>
          <w:tcPr>
            <w:tcW w:w="3520" w:type="dxa"/>
            <w:shd w:val="clear" w:color="auto" w:fill="E7E6E6"/>
            <w:vAlign w:val="center"/>
          </w:tcPr>
          <w:p w14:paraId="1F99904B">
            <w:pPr>
              <w:snapToGrid w:val="0"/>
              <w:spacing w:before="70" w:after="70" w:line="240" w:lineRule="auto"/>
              <w:ind w:firstLine="0"/>
              <w:jc w:val="center"/>
              <w:rPr>
                <w:b/>
                <w:sz w:val="21"/>
              </w:rPr>
            </w:pPr>
            <w:r>
              <w:rPr>
                <w:b/>
                <w:sz w:val="21"/>
                <w:szCs w:val="21"/>
              </w:rPr>
              <w:t>用途</w:t>
            </w:r>
          </w:p>
        </w:tc>
        <w:tc>
          <w:tcPr>
            <w:tcW w:w="3347" w:type="dxa"/>
            <w:shd w:val="clear" w:color="auto" w:fill="E7E6E6"/>
            <w:vAlign w:val="center"/>
          </w:tcPr>
          <w:p w14:paraId="6141479D">
            <w:pPr>
              <w:snapToGrid w:val="0"/>
              <w:spacing w:before="70" w:after="70" w:line="240" w:lineRule="auto"/>
              <w:ind w:firstLine="0"/>
              <w:jc w:val="center"/>
              <w:rPr>
                <w:b/>
                <w:sz w:val="21"/>
              </w:rPr>
            </w:pPr>
            <w:r>
              <w:rPr>
                <w:b/>
                <w:sz w:val="21"/>
                <w:szCs w:val="21"/>
              </w:rPr>
              <w:t>指标</w:t>
            </w:r>
          </w:p>
        </w:tc>
      </w:tr>
      <w:tr w14:paraId="4DCA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3" w:type="dxa"/>
            <w:vAlign w:val="center"/>
          </w:tcPr>
          <w:p w14:paraId="672E0111">
            <w:pPr>
              <w:snapToGrid w:val="0"/>
              <w:spacing w:before="70" w:after="70" w:line="240" w:lineRule="auto"/>
              <w:ind w:firstLine="0"/>
              <w:jc w:val="left"/>
              <w:rPr>
                <w:sz w:val="21"/>
              </w:rPr>
            </w:pPr>
            <w:r>
              <w:rPr>
                <w:sz w:val="21"/>
                <w:szCs w:val="21"/>
              </w:rPr>
              <w:t>非 WiFi 无线</w:t>
            </w:r>
          </w:p>
        </w:tc>
        <w:tc>
          <w:tcPr>
            <w:tcW w:w="3520" w:type="dxa"/>
            <w:vAlign w:val="center"/>
          </w:tcPr>
          <w:p w14:paraId="6AEBD9DE">
            <w:pPr>
              <w:snapToGrid w:val="0"/>
              <w:spacing w:before="70" w:after="70" w:line="240" w:lineRule="auto"/>
              <w:ind w:firstLine="0"/>
              <w:jc w:val="left"/>
              <w:rPr>
                <w:sz w:val="21"/>
              </w:rPr>
            </w:pPr>
            <w:r>
              <w:rPr>
                <w:sz w:val="21"/>
                <w:szCs w:val="21"/>
              </w:rPr>
              <w:t>现场数据回传、控制指令</w:t>
            </w:r>
          </w:p>
        </w:tc>
        <w:tc>
          <w:tcPr>
            <w:tcW w:w="3347" w:type="dxa"/>
            <w:vAlign w:val="center"/>
          </w:tcPr>
          <w:p w14:paraId="7511FAAD">
            <w:pPr>
              <w:snapToGrid w:val="0"/>
              <w:spacing w:before="70" w:after="70" w:line="240" w:lineRule="auto"/>
              <w:ind w:firstLine="0"/>
              <w:jc w:val="left"/>
              <w:rPr>
                <w:sz w:val="21"/>
              </w:rPr>
            </w:pPr>
            <w:r>
              <w:rPr>
                <w:sz w:val="21"/>
                <w:szCs w:val="21"/>
              </w:rPr>
              <w:t>≥200 m 视距、≥50 Mbps</w:t>
            </w:r>
          </w:p>
        </w:tc>
      </w:tr>
      <w:tr w14:paraId="5A0C2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3" w:type="dxa"/>
            <w:vAlign w:val="center"/>
          </w:tcPr>
          <w:p w14:paraId="775D9877">
            <w:pPr>
              <w:snapToGrid w:val="0"/>
              <w:spacing w:before="70" w:after="70" w:line="240" w:lineRule="auto"/>
              <w:ind w:firstLine="0"/>
              <w:jc w:val="left"/>
              <w:rPr>
                <w:sz w:val="21"/>
              </w:rPr>
            </w:pPr>
            <w:r>
              <w:rPr>
                <w:sz w:val="21"/>
                <w:szCs w:val="21"/>
              </w:rPr>
              <w:t>千兆以太网</w:t>
            </w:r>
          </w:p>
        </w:tc>
        <w:tc>
          <w:tcPr>
            <w:tcW w:w="3520" w:type="dxa"/>
            <w:vAlign w:val="center"/>
          </w:tcPr>
          <w:p w14:paraId="5CAF0244">
            <w:pPr>
              <w:snapToGrid w:val="0"/>
              <w:spacing w:before="70" w:after="70" w:line="240" w:lineRule="auto"/>
              <w:ind w:firstLine="0"/>
              <w:jc w:val="left"/>
              <w:rPr>
                <w:sz w:val="21"/>
              </w:rPr>
            </w:pPr>
            <w:r>
              <w:rPr>
                <w:sz w:val="21"/>
                <w:szCs w:val="21"/>
              </w:rPr>
              <w:t>固定站、实验室</w:t>
            </w:r>
          </w:p>
        </w:tc>
        <w:tc>
          <w:tcPr>
            <w:tcW w:w="3347" w:type="dxa"/>
            <w:vAlign w:val="center"/>
          </w:tcPr>
          <w:p w14:paraId="40F6E06A">
            <w:pPr>
              <w:snapToGrid w:val="0"/>
              <w:spacing w:before="70" w:after="70" w:line="240" w:lineRule="auto"/>
              <w:ind w:firstLine="0"/>
              <w:jc w:val="left"/>
              <w:rPr>
                <w:sz w:val="21"/>
              </w:rPr>
            </w:pPr>
            <w:r>
              <w:rPr>
                <w:sz w:val="21"/>
                <w:szCs w:val="21"/>
              </w:rPr>
              <w:t>≥900 Mbps</w:t>
            </w:r>
          </w:p>
        </w:tc>
      </w:tr>
      <w:tr w14:paraId="50393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3" w:type="dxa"/>
            <w:vAlign w:val="center"/>
          </w:tcPr>
          <w:p w14:paraId="1FB65C57">
            <w:pPr>
              <w:snapToGrid w:val="0"/>
              <w:spacing w:before="70" w:after="70" w:line="240" w:lineRule="auto"/>
              <w:ind w:firstLine="0"/>
              <w:jc w:val="left"/>
              <w:rPr>
                <w:sz w:val="21"/>
              </w:rPr>
            </w:pPr>
            <w:r>
              <w:rPr>
                <w:sz w:val="21"/>
                <w:szCs w:val="21"/>
              </w:rPr>
              <w:t>硬件触发</w:t>
            </w:r>
          </w:p>
        </w:tc>
        <w:tc>
          <w:tcPr>
            <w:tcW w:w="3520" w:type="dxa"/>
            <w:vAlign w:val="center"/>
          </w:tcPr>
          <w:p w14:paraId="320135BF">
            <w:pPr>
              <w:snapToGrid w:val="0"/>
              <w:spacing w:before="70" w:after="70" w:line="240" w:lineRule="auto"/>
              <w:ind w:firstLine="0"/>
              <w:jc w:val="left"/>
              <w:rPr>
                <w:sz w:val="21"/>
              </w:rPr>
            </w:pPr>
            <w:r>
              <w:rPr>
                <w:sz w:val="21"/>
                <w:szCs w:val="21"/>
              </w:rPr>
              <w:t>多相机同步</w:t>
            </w:r>
          </w:p>
        </w:tc>
        <w:tc>
          <w:tcPr>
            <w:tcW w:w="3347" w:type="dxa"/>
            <w:vAlign w:val="center"/>
          </w:tcPr>
          <w:p w14:paraId="7377A671">
            <w:pPr>
              <w:snapToGrid w:val="0"/>
              <w:spacing w:before="70" w:after="70" w:line="240" w:lineRule="auto"/>
              <w:ind w:firstLine="0"/>
              <w:jc w:val="left"/>
              <w:rPr>
                <w:sz w:val="21"/>
              </w:rPr>
            </w:pPr>
            <w:r>
              <w:rPr>
                <w:sz w:val="21"/>
                <w:szCs w:val="21"/>
              </w:rPr>
              <w:t>同步误差 ≤1 ms</w:t>
            </w:r>
          </w:p>
        </w:tc>
      </w:tr>
      <w:tr w14:paraId="5A859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33" w:type="dxa"/>
            <w:vAlign w:val="center"/>
          </w:tcPr>
          <w:p w14:paraId="3DFB636E">
            <w:pPr>
              <w:snapToGrid w:val="0"/>
              <w:spacing w:before="70" w:after="70" w:line="240" w:lineRule="auto"/>
              <w:ind w:firstLine="0"/>
              <w:jc w:val="left"/>
              <w:rPr>
                <w:sz w:val="21"/>
              </w:rPr>
            </w:pPr>
            <w:r>
              <w:rPr>
                <w:sz w:val="21"/>
                <w:szCs w:val="21"/>
              </w:rPr>
              <w:t>北斗授时</w:t>
            </w:r>
          </w:p>
        </w:tc>
        <w:tc>
          <w:tcPr>
            <w:tcW w:w="3520" w:type="dxa"/>
            <w:vAlign w:val="center"/>
          </w:tcPr>
          <w:p w14:paraId="702238F1">
            <w:pPr>
              <w:snapToGrid w:val="0"/>
              <w:spacing w:before="70" w:after="70" w:line="240" w:lineRule="auto"/>
              <w:ind w:firstLine="0"/>
              <w:jc w:val="left"/>
              <w:rPr>
                <w:sz w:val="21"/>
              </w:rPr>
            </w:pPr>
            <w:r>
              <w:rPr>
                <w:sz w:val="21"/>
                <w:szCs w:val="21"/>
              </w:rPr>
              <w:t>多设备时间统一</w:t>
            </w:r>
          </w:p>
        </w:tc>
        <w:tc>
          <w:tcPr>
            <w:tcW w:w="3347" w:type="dxa"/>
            <w:vAlign w:val="center"/>
          </w:tcPr>
          <w:p w14:paraId="6BEF686A">
            <w:pPr>
              <w:snapToGrid w:val="0"/>
              <w:spacing w:before="70" w:after="70" w:line="240" w:lineRule="auto"/>
              <w:ind w:firstLine="0"/>
              <w:jc w:val="left"/>
              <w:rPr>
                <w:sz w:val="21"/>
              </w:rPr>
            </w:pPr>
            <w:r>
              <w:rPr>
                <w:sz w:val="21"/>
                <w:szCs w:val="21"/>
              </w:rPr>
              <w:t>偏差 ≤1 ms</w:t>
            </w:r>
          </w:p>
        </w:tc>
      </w:tr>
    </w:tbl>
    <w:p w14:paraId="51D3BDD1">
      <w:pPr>
        <w:spacing w:line="240" w:lineRule="auto"/>
      </w:pPr>
    </w:p>
    <w:p w14:paraId="4325D60A">
      <w:r>
        <w:rPr>
          <w:b/>
        </w:rPr>
        <w:t>（3）电磁兼容与安全</w:t>
      </w:r>
    </w:p>
    <w:p w14:paraId="1D9112AE">
      <w:r>
        <w:t>整机通过 GB/T 17626.2（静电放电）、17626.3（射频电磁场辐射抗干扰）、17626.4（电快速瞬变脉冲群）测试；电池组具备 UN38.3 运输认证；充电器具备过温保护与充满自停；现场设置漏电保护与接地。</w:t>
      </w:r>
    </w:p>
    <w:p w14:paraId="618656E7">
      <w:pPr>
        <w:pStyle w:val="6"/>
      </w:pPr>
      <w:r>
        <w:rPr>
          <w:szCs w:val="32"/>
        </w:rPr>
        <w:t>2.5.1.13 嵌入式与现场软件设计</w:t>
      </w:r>
    </w:p>
    <w:p w14:paraId="79C0D6DF">
      <w:r>
        <w:rPr>
          <w:b/>
        </w:rPr>
        <w:t>（1）嵌入式软件</w:t>
      </w:r>
    </w:p>
    <w:p w14:paraId="76002BFC">
      <w:r>
        <w:t>运行于国产 MCU/SoC 平台，采用实时操作系统，主要任务包括：相机触发与曝光控制、图像采集与压缩、IMU 与温度数据采集、无线传输、状态监测与故障报警。任务调度采用优先级抢占，图像采集任务周期抖动不大于 1 ms；看门狗双冗余，异常时自动复位并上报。</w:t>
      </w:r>
    </w:p>
    <w:p w14:paraId="7FA44FDD">
      <w:r>
        <w:rPr>
          <w:b/>
        </w:rPr>
        <w:t>（2）现场上位机软件</w:t>
      </w:r>
    </w:p>
    <w:p w14:paraId="5D98D216">
      <w:r>
        <w:t>运行于国产便携式计算机（统信/麒麟），主要功能包括：设备连接与自检、参数配置、实时预览、采集控制、现场质检、数据打包与回传。界面采用</w:t>
      </w:r>
      <w:r>
        <w:rPr>
          <w:rFonts w:hint="eastAsia"/>
        </w:rPr>
        <w:t>“</w:t>
      </w:r>
      <w:r>
        <w:t>设备</w:t>
      </w:r>
      <w:r>
        <w:rPr>
          <w:rFonts w:hint="eastAsia"/>
        </w:rPr>
        <w:t>-</w:t>
      </w:r>
      <w:r>
        <w:t>任务</w:t>
      </w:r>
      <w:r>
        <w:rPr>
          <w:rFonts w:hint="eastAsia"/>
        </w:rPr>
        <w:t>-</w:t>
      </w:r>
      <w:r>
        <w:t>结果</w:t>
      </w:r>
      <w:r>
        <w:rPr>
          <w:rFonts w:hint="eastAsia"/>
        </w:rPr>
        <w:t>”</w:t>
      </w:r>
      <w:r>
        <w:t>三栏布局，关键操作不超过 3 次点击；提供一键标定、一键采集、一键质检三个快捷入口。</w:t>
      </w:r>
    </w:p>
    <w:p w14:paraId="4AC0791F">
      <w:r>
        <w:rPr>
          <w:b/>
        </w:rPr>
        <w:t>（3）数据格式</w:t>
      </w:r>
    </w:p>
    <w:p w14:paraId="54F38003">
      <w:r>
        <w:t>原始数据按</w:t>
      </w:r>
      <w:r>
        <w:rPr>
          <w:rFonts w:hint="eastAsia"/>
        </w:rPr>
        <w:t>“</w:t>
      </w:r>
      <w:r>
        <w:t>项目</w:t>
      </w:r>
      <w:r>
        <w:rPr>
          <w:rFonts w:hint="eastAsia"/>
        </w:rPr>
        <w:t>-</w:t>
      </w:r>
      <w:r>
        <w:t>孔号</w:t>
      </w:r>
      <w:r>
        <w:rPr>
          <w:rFonts w:hint="eastAsia"/>
        </w:rPr>
        <w:t>-</w:t>
      </w:r>
      <w:r>
        <w:t>测次</w:t>
      </w:r>
      <w:r>
        <w:rPr>
          <w:rFonts w:hint="eastAsia"/>
        </w:rPr>
        <w:t>-</w:t>
      </w:r>
      <w:r>
        <w:t>测站</w:t>
      </w:r>
      <w:r>
        <w:rPr>
          <w:rFonts w:hint="eastAsia"/>
        </w:rPr>
        <w:t>-</w:t>
      </w:r>
      <w:r>
        <w:t>设备</w:t>
      </w:r>
      <w:r>
        <w:rPr>
          <w:rFonts w:hint="eastAsia"/>
        </w:rPr>
        <w:t>”</w:t>
      </w:r>
      <w:r>
        <w:t>五级目录组织；影像采用无损或高质量压缩格式，附带时间戳、曝光参数、设备编号等元数据；点云采用标准 LAS/PLY 格式；位姿与标定参数采用 XML/JSON 描述；所有文件生成 SHA-256 校验值。</w:t>
      </w:r>
    </w:p>
    <w:p w14:paraId="1C82E68F">
      <w:r>
        <w:rPr>
          <w:b/>
        </w:rPr>
        <w:t>（4）断点续传与容错</w:t>
      </w:r>
    </w:p>
    <w:p w14:paraId="64D3ABE7">
      <w:r>
        <w:t>现场网络不稳定时，数据自动缓存至本地，恢复后断点续传；传输失败自动重试 3 次并记录日志；采集过程中断电，已完成数据不丢失。</w:t>
      </w:r>
    </w:p>
    <w:p w14:paraId="2776A05A">
      <w:pPr>
        <w:pStyle w:val="6"/>
      </w:pPr>
      <w:r>
        <w:rPr>
          <w:szCs w:val="32"/>
        </w:rPr>
        <w:t>2.5.1.14 标定工艺与作业指导</w:t>
      </w:r>
    </w:p>
    <w:p w14:paraId="0CF25199">
      <w:r>
        <w:rPr>
          <w:b/>
        </w:rPr>
        <w:t>（1）出厂标定</w:t>
      </w:r>
    </w:p>
    <w:p w14:paraId="47311733">
      <w:r>
        <w:t>在恒温实验室（20±2 ℃）完成：相机内参标定（棋盘格/圆点靶标，不少于 30 幅影像）、相机间外参标定、跟踪框架标志点坐标标定、激光测距模块标定（如配置）、温度系数标定。标定结果写入设备存储并生成标定证书。</w:t>
      </w:r>
    </w:p>
    <w:p w14:paraId="4153D758">
      <w:r>
        <w:rPr>
          <w:b/>
        </w:rPr>
        <w:t>（2）现场标定</w:t>
      </w:r>
    </w:p>
    <w:p w14:paraId="48792050">
      <w:r>
        <w:t>现场标定分三步：一是整机自检，检查电池、通信、相机、云台状态；二是控制点联测，用全站仪测量不少于 4 个控制点，建立测站坐标系；三是精度校核，测量标准尺（1 m、5 m）各 3 次，较差超过 0.3 mm 时重新标定。</w:t>
      </w:r>
    </w:p>
    <w:p w14:paraId="69D972A1">
      <w:r>
        <w:rPr>
          <w:b/>
        </w:rPr>
        <w:t>（3）标定作业指导书要点</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4"/>
        <w:gridCol w:w="2776"/>
        <w:gridCol w:w="3221"/>
        <w:gridCol w:w="1859"/>
      </w:tblGrid>
      <w:tr w14:paraId="683DC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44" w:type="dxa"/>
            <w:shd w:val="clear" w:color="auto" w:fill="E7E6E6"/>
            <w:vAlign w:val="center"/>
          </w:tcPr>
          <w:p w14:paraId="560F74F6">
            <w:pPr>
              <w:snapToGrid w:val="0"/>
              <w:spacing w:before="70" w:after="70" w:line="240" w:lineRule="auto"/>
              <w:ind w:firstLine="0"/>
              <w:jc w:val="center"/>
              <w:rPr>
                <w:b/>
                <w:sz w:val="21"/>
              </w:rPr>
            </w:pPr>
            <w:r>
              <w:rPr>
                <w:b/>
                <w:sz w:val="21"/>
                <w:szCs w:val="21"/>
              </w:rPr>
              <w:t>步骤</w:t>
            </w:r>
          </w:p>
        </w:tc>
        <w:tc>
          <w:tcPr>
            <w:tcW w:w="2776" w:type="dxa"/>
            <w:shd w:val="clear" w:color="auto" w:fill="E7E6E6"/>
            <w:vAlign w:val="center"/>
          </w:tcPr>
          <w:p w14:paraId="2A06DF7B">
            <w:pPr>
              <w:snapToGrid w:val="0"/>
              <w:spacing w:before="70" w:after="70" w:line="240" w:lineRule="auto"/>
              <w:ind w:firstLine="0"/>
              <w:jc w:val="center"/>
              <w:rPr>
                <w:b/>
                <w:sz w:val="21"/>
              </w:rPr>
            </w:pPr>
            <w:r>
              <w:rPr>
                <w:b/>
                <w:sz w:val="21"/>
                <w:szCs w:val="21"/>
              </w:rPr>
              <w:t>操作</w:t>
            </w:r>
          </w:p>
        </w:tc>
        <w:tc>
          <w:tcPr>
            <w:tcW w:w="3221" w:type="dxa"/>
            <w:shd w:val="clear" w:color="auto" w:fill="E7E6E6"/>
            <w:vAlign w:val="center"/>
          </w:tcPr>
          <w:p w14:paraId="64B82A8D">
            <w:pPr>
              <w:snapToGrid w:val="0"/>
              <w:spacing w:before="70" w:after="70" w:line="240" w:lineRule="auto"/>
              <w:ind w:firstLine="0"/>
              <w:jc w:val="center"/>
              <w:rPr>
                <w:b/>
                <w:sz w:val="21"/>
              </w:rPr>
            </w:pPr>
            <w:r>
              <w:rPr>
                <w:b/>
                <w:sz w:val="21"/>
                <w:szCs w:val="21"/>
              </w:rPr>
              <w:t>判定</w:t>
            </w:r>
          </w:p>
        </w:tc>
        <w:tc>
          <w:tcPr>
            <w:tcW w:w="1859" w:type="dxa"/>
            <w:shd w:val="clear" w:color="auto" w:fill="E7E6E6"/>
            <w:vAlign w:val="center"/>
          </w:tcPr>
          <w:p w14:paraId="08455E42">
            <w:pPr>
              <w:snapToGrid w:val="0"/>
              <w:spacing w:before="70" w:after="70" w:line="240" w:lineRule="auto"/>
              <w:ind w:firstLine="0"/>
              <w:jc w:val="center"/>
              <w:rPr>
                <w:b/>
                <w:sz w:val="21"/>
              </w:rPr>
            </w:pPr>
            <w:r>
              <w:rPr>
                <w:b/>
                <w:sz w:val="21"/>
                <w:szCs w:val="21"/>
              </w:rPr>
              <w:t>异常处置</w:t>
            </w:r>
          </w:p>
        </w:tc>
      </w:tr>
      <w:tr w14:paraId="326B8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250F8C01">
            <w:pPr>
              <w:snapToGrid w:val="0"/>
              <w:spacing w:before="70" w:after="70" w:line="240" w:lineRule="auto"/>
              <w:ind w:firstLine="0"/>
              <w:jc w:val="center"/>
              <w:rPr>
                <w:sz w:val="21"/>
              </w:rPr>
            </w:pPr>
            <w:r>
              <w:rPr>
                <w:sz w:val="21"/>
                <w:szCs w:val="21"/>
              </w:rPr>
              <w:t>1</w:t>
            </w:r>
          </w:p>
        </w:tc>
        <w:tc>
          <w:tcPr>
            <w:tcW w:w="2776" w:type="dxa"/>
            <w:vAlign w:val="center"/>
          </w:tcPr>
          <w:p w14:paraId="607AB6BD">
            <w:pPr>
              <w:snapToGrid w:val="0"/>
              <w:spacing w:before="70" w:after="70" w:line="240" w:lineRule="auto"/>
              <w:ind w:firstLine="0"/>
              <w:jc w:val="left"/>
              <w:rPr>
                <w:sz w:val="21"/>
              </w:rPr>
            </w:pPr>
            <w:r>
              <w:rPr>
                <w:sz w:val="21"/>
                <w:szCs w:val="21"/>
              </w:rPr>
              <w:t>架设三脚架，调平</w:t>
            </w:r>
          </w:p>
        </w:tc>
        <w:tc>
          <w:tcPr>
            <w:tcW w:w="3221" w:type="dxa"/>
            <w:vAlign w:val="center"/>
          </w:tcPr>
          <w:p w14:paraId="5EC14939">
            <w:pPr>
              <w:snapToGrid w:val="0"/>
              <w:spacing w:before="70" w:after="70" w:line="240" w:lineRule="auto"/>
              <w:ind w:firstLine="0"/>
              <w:jc w:val="left"/>
              <w:rPr>
                <w:sz w:val="21"/>
              </w:rPr>
            </w:pPr>
            <w:r>
              <w:rPr>
                <w:sz w:val="21"/>
                <w:szCs w:val="21"/>
              </w:rPr>
              <w:t>气泡居中，偏差 ≤0.2°</w:t>
            </w:r>
          </w:p>
        </w:tc>
        <w:tc>
          <w:tcPr>
            <w:tcW w:w="1859" w:type="dxa"/>
            <w:vAlign w:val="center"/>
          </w:tcPr>
          <w:p w14:paraId="3823045F">
            <w:pPr>
              <w:snapToGrid w:val="0"/>
              <w:spacing w:before="70" w:after="70" w:line="240" w:lineRule="auto"/>
              <w:ind w:firstLine="0"/>
              <w:jc w:val="left"/>
              <w:rPr>
                <w:sz w:val="21"/>
              </w:rPr>
            </w:pPr>
            <w:r>
              <w:rPr>
                <w:sz w:val="21"/>
                <w:szCs w:val="21"/>
              </w:rPr>
              <w:t>重新调平</w:t>
            </w:r>
          </w:p>
        </w:tc>
      </w:tr>
      <w:tr w14:paraId="09BE4E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61965CA7">
            <w:pPr>
              <w:snapToGrid w:val="0"/>
              <w:spacing w:before="70" w:after="70" w:line="240" w:lineRule="auto"/>
              <w:ind w:firstLine="0"/>
              <w:jc w:val="center"/>
              <w:rPr>
                <w:sz w:val="21"/>
              </w:rPr>
            </w:pPr>
            <w:r>
              <w:rPr>
                <w:sz w:val="21"/>
                <w:szCs w:val="21"/>
              </w:rPr>
              <w:t>2</w:t>
            </w:r>
          </w:p>
        </w:tc>
        <w:tc>
          <w:tcPr>
            <w:tcW w:w="2776" w:type="dxa"/>
            <w:vAlign w:val="center"/>
          </w:tcPr>
          <w:p w14:paraId="606D53EC">
            <w:pPr>
              <w:snapToGrid w:val="0"/>
              <w:spacing w:before="70" w:after="70" w:line="240" w:lineRule="auto"/>
              <w:ind w:firstLine="0"/>
              <w:jc w:val="left"/>
              <w:rPr>
                <w:sz w:val="21"/>
              </w:rPr>
            </w:pPr>
            <w:r>
              <w:rPr>
                <w:sz w:val="21"/>
                <w:szCs w:val="21"/>
              </w:rPr>
              <w:t>安装跟踪器，锁紧</w:t>
            </w:r>
          </w:p>
        </w:tc>
        <w:tc>
          <w:tcPr>
            <w:tcW w:w="3221" w:type="dxa"/>
            <w:vAlign w:val="center"/>
          </w:tcPr>
          <w:p w14:paraId="5D397C18">
            <w:pPr>
              <w:snapToGrid w:val="0"/>
              <w:spacing w:before="70" w:after="70" w:line="240" w:lineRule="auto"/>
              <w:ind w:firstLine="0"/>
              <w:jc w:val="left"/>
              <w:rPr>
                <w:sz w:val="21"/>
              </w:rPr>
            </w:pPr>
            <w:r>
              <w:rPr>
                <w:sz w:val="21"/>
                <w:szCs w:val="21"/>
              </w:rPr>
              <w:t>无松动</w:t>
            </w:r>
          </w:p>
        </w:tc>
        <w:tc>
          <w:tcPr>
            <w:tcW w:w="1859" w:type="dxa"/>
            <w:vAlign w:val="center"/>
          </w:tcPr>
          <w:p w14:paraId="015A8C20">
            <w:pPr>
              <w:snapToGrid w:val="0"/>
              <w:spacing w:before="70" w:after="70" w:line="240" w:lineRule="auto"/>
              <w:ind w:firstLine="0"/>
              <w:jc w:val="left"/>
              <w:rPr>
                <w:sz w:val="21"/>
              </w:rPr>
            </w:pPr>
            <w:r>
              <w:rPr>
                <w:sz w:val="21"/>
                <w:szCs w:val="21"/>
              </w:rPr>
              <w:t>检查接口</w:t>
            </w:r>
          </w:p>
        </w:tc>
      </w:tr>
      <w:tr w14:paraId="7FD9B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64CB5C5C">
            <w:pPr>
              <w:snapToGrid w:val="0"/>
              <w:spacing w:before="70" w:after="70" w:line="240" w:lineRule="auto"/>
              <w:ind w:firstLine="0"/>
              <w:jc w:val="center"/>
              <w:rPr>
                <w:sz w:val="21"/>
              </w:rPr>
            </w:pPr>
            <w:r>
              <w:rPr>
                <w:sz w:val="21"/>
                <w:szCs w:val="21"/>
              </w:rPr>
              <w:t>3</w:t>
            </w:r>
          </w:p>
        </w:tc>
        <w:tc>
          <w:tcPr>
            <w:tcW w:w="2776" w:type="dxa"/>
            <w:vAlign w:val="center"/>
          </w:tcPr>
          <w:p w14:paraId="68A32C98">
            <w:pPr>
              <w:snapToGrid w:val="0"/>
              <w:spacing w:before="70" w:after="70" w:line="240" w:lineRule="auto"/>
              <w:ind w:firstLine="0"/>
              <w:jc w:val="left"/>
              <w:rPr>
                <w:sz w:val="21"/>
              </w:rPr>
            </w:pPr>
            <w:r>
              <w:rPr>
                <w:sz w:val="21"/>
                <w:szCs w:val="21"/>
              </w:rPr>
              <w:t>连接电源与通信</w:t>
            </w:r>
          </w:p>
        </w:tc>
        <w:tc>
          <w:tcPr>
            <w:tcW w:w="3221" w:type="dxa"/>
            <w:vAlign w:val="center"/>
          </w:tcPr>
          <w:p w14:paraId="56F2AC6B">
            <w:pPr>
              <w:snapToGrid w:val="0"/>
              <w:spacing w:before="70" w:after="70" w:line="240" w:lineRule="auto"/>
              <w:ind w:firstLine="0"/>
              <w:jc w:val="left"/>
              <w:rPr>
                <w:sz w:val="21"/>
              </w:rPr>
            </w:pPr>
            <w:r>
              <w:rPr>
                <w:sz w:val="21"/>
                <w:szCs w:val="21"/>
              </w:rPr>
              <w:t>指示灯正常</w:t>
            </w:r>
          </w:p>
        </w:tc>
        <w:tc>
          <w:tcPr>
            <w:tcW w:w="1859" w:type="dxa"/>
            <w:vAlign w:val="center"/>
          </w:tcPr>
          <w:p w14:paraId="36CD5F9C">
            <w:pPr>
              <w:snapToGrid w:val="0"/>
              <w:spacing w:before="70" w:after="70" w:line="240" w:lineRule="auto"/>
              <w:ind w:firstLine="0"/>
              <w:jc w:val="left"/>
              <w:rPr>
                <w:sz w:val="21"/>
              </w:rPr>
            </w:pPr>
            <w:r>
              <w:rPr>
                <w:sz w:val="21"/>
                <w:szCs w:val="21"/>
              </w:rPr>
              <w:t>检查线缆</w:t>
            </w:r>
          </w:p>
        </w:tc>
      </w:tr>
      <w:tr w14:paraId="67A87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5F173E75">
            <w:pPr>
              <w:snapToGrid w:val="0"/>
              <w:spacing w:before="70" w:after="70" w:line="240" w:lineRule="auto"/>
              <w:ind w:firstLine="0"/>
              <w:jc w:val="center"/>
              <w:rPr>
                <w:sz w:val="21"/>
              </w:rPr>
            </w:pPr>
            <w:r>
              <w:rPr>
                <w:sz w:val="21"/>
                <w:szCs w:val="21"/>
              </w:rPr>
              <w:t>4</w:t>
            </w:r>
          </w:p>
        </w:tc>
        <w:tc>
          <w:tcPr>
            <w:tcW w:w="2776" w:type="dxa"/>
            <w:vAlign w:val="center"/>
          </w:tcPr>
          <w:p w14:paraId="19C407AA">
            <w:pPr>
              <w:snapToGrid w:val="0"/>
              <w:spacing w:before="70" w:after="70" w:line="240" w:lineRule="auto"/>
              <w:ind w:firstLine="0"/>
              <w:jc w:val="left"/>
              <w:rPr>
                <w:sz w:val="21"/>
              </w:rPr>
            </w:pPr>
            <w:r>
              <w:rPr>
                <w:sz w:val="21"/>
                <w:szCs w:val="21"/>
              </w:rPr>
              <w:t>开机自检</w:t>
            </w:r>
          </w:p>
        </w:tc>
        <w:tc>
          <w:tcPr>
            <w:tcW w:w="3221" w:type="dxa"/>
            <w:vAlign w:val="center"/>
          </w:tcPr>
          <w:p w14:paraId="1066D396">
            <w:pPr>
              <w:snapToGrid w:val="0"/>
              <w:spacing w:before="70" w:after="70" w:line="240" w:lineRule="auto"/>
              <w:ind w:firstLine="0"/>
              <w:jc w:val="left"/>
              <w:rPr>
                <w:sz w:val="21"/>
              </w:rPr>
            </w:pPr>
            <w:r>
              <w:rPr>
                <w:sz w:val="21"/>
                <w:szCs w:val="21"/>
              </w:rPr>
              <w:t>全部项目通过</w:t>
            </w:r>
          </w:p>
        </w:tc>
        <w:tc>
          <w:tcPr>
            <w:tcW w:w="1859" w:type="dxa"/>
            <w:vAlign w:val="center"/>
          </w:tcPr>
          <w:p w14:paraId="53CFD844">
            <w:pPr>
              <w:snapToGrid w:val="0"/>
              <w:spacing w:before="70" w:after="70" w:line="240" w:lineRule="auto"/>
              <w:ind w:firstLine="0"/>
              <w:jc w:val="left"/>
              <w:rPr>
                <w:sz w:val="21"/>
              </w:rPr>
            </w:pPr>
            <w:r>
              <w:rPr>
                <w:sz w:val="21"/>
                <w:szCs w:val="21"/>
              </w:rPr>
              <w:t>按提示处置</w:t>
            </w:r>
          </w:p>
        </w:tc>
      </w:tr>
      <w:tr w14:paraId="24915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45600EC8">
            <w:pPr>
              <w:snapToGrid w:val="0"/>
              <w:spacing w:before="70" w:after="70" w:line="240" w:lineRule="auto"/>
              <w:ind w:firstLine="0"/>
              <w:jc w:val="center"/>
              <w:rPr>
                <w:sz w:val="21"/>
              </w:rPr>
            </w:pPr>
            <w:r>
              <w:rPr>
                <w:sz w:val="21"/>
                <w:szCs w:val="21"/>
              </w:rPr>
              <w:t>5</w:t>
            </w:r>
          </w:p>
        </w:tc>
        <w:tc>
          <w:tcPr>
            <w:tcW w:w="2776" w:type="dxa"/>
            <w:vAlign w:val="center"/>
          </w:tcPr>
          <w:p w14:paraId="1123ED5E">
            <w:pPr>
              <w:snapToGrid w:val="0"/>
              <w:spacing w:before="70" w:after="70" w:line="240" w:lineRule="auto"/>
              <w:ind w:firstLine="0"/>
              <w:jc w:val="left"/>
              <w:rPr>
                <w:sz w:val="21"/>
              </w:rPr>
            </w:pPr>
            <w:r>
              <w:rPr>
                <w:sz w:val="21"/>
                <w:szCs w:val="21"/>
              </w:rPr>
              <w:t>输入控制点坐标</w:t>
            </w:r>
          </w:p>
        </w:tc>
        <w:tc>
          <w:tcPr>
            <w:tcW w:w="3221" w:type="dxa"/>
            <w:vAlign w:val="center"/>
          </w:tcPr>
          <w:p w14:paraId="2A55F967">
            <w:pPr>
              <w:snapToGrid w:val="0"/>
              <w:spacing w:before="70" w:after="70" w:line="240" w:lineRule="auto"/>
              <w:ind w:firstLine="0"/>
              <w:jc w:val="left"/>
              <w:rPr>
                <w:sz w:val="21"/>
              </w:rPr>
            </w:pPr>
            <w:r>
              <w:rPr>
                <w:sz w:val="21"/>
                <w:szCs w:val="21"/>
              </w:rPr>
              <w:t>数量 ≥4、分布均匀</w:t>
            </w:r>
          </w:p>
        </w:tc>
        <w:tc>
          <w:tcPr>
            <w:tcW w:w="1859" w:type="dxa"/>
            <w:vAlign w:val="center"/>
          </w:tcPr>
          <w:p w14:paraId="3F4DBE7B">
            <w:pPr>
              <w:snapToGrid w:val="0"/>
              <w:spacing w:before="70" w:after="70" w:line="240" w:lineRule="auto"/>
              <w:ind w:firstLine="0"/>
              <w:jc w:val="left"/>
              <w:rPr>
                <w:sz w:val="21"/>
              </w:rPr>
            </w:pPr>
            <w:r>
              <w:rPr>
                <w:sz w:val="21"/>
                <w:szCs w:val="21"/>
              </w:rPr>
              <w:t>补测</w:t>
            </w:r>
          </w:p>
        </w:tc>
      </w:tr>
      <w:tr w14:paraId="54CEE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7766E65D">
            <w:pPr>
              <w:snapToGrid w:val="0"/>
              <w:spacing w:before="70" w:after="70" w:line="240" w:lineRule="auto"/>
              <w:ind w:firstLine="0"/>
              <w:jc w:val="center"/>
              <w:rPr>
                <w:sz w:val="21"/>
              </w:rPr>
            </w:pPr>
            <w:r>
              <w:rPr>
                <w:sz w:val="21"/>
                <w:szCs w:val="21"/>
              </w:rPr>
              <w:t>6</w:t>
            </w:r>
          </w:p>
        </w:tc>
        <w:tc>
          <w:tcPr>
            <w:tcW w:w="2776" w:type="dxa"/>
            <w:vAlign w:val="center"/>
          </w:tcPr>
          <w:p w14:paraId="41A0737F">
            <w:pPr>
              <w:snapToGrid w:val="0"/>
              <w:spacing w:before="70" w:after="70" w:line="240" w:lineRule="auto"/>
              <w:ind w:firstLine="0"/>
              <w:jc w:val="left"/>
              <w:rPr>
                <w:sz w:val="21"/>
              </w:rPr>
            </w:pPr>
            <w:r>
              <w:rPr>
                <w:sz w:val="21"/>
                <w:szCs w:val="21"/>
              </w:rPr>
              <w:t>采集标定影像</w:t>
            </w:r>
          </w:p>
        </w:tc>
        <w:tc>
          <w:tcPr>
            <w:tcW w:w="3221" w:type="dxa"/>
            <w:vAlign w:val="center"/>
          </w:tcPr>
          <w:p w14:paraId="437BB6C3">
            <w:pPr>
              <w:snapToGrid w:val="0"/>
              <w:spacing w:before="70" w:after="70" w:line="240" w:lineRule="auto"/>
              <w:ind w:firstLine="0"/>
              <w:jc w:val="left"/>
              <w:rPr>
                <w:sz w:val="21"/>
              </w:rPr>
            </w:pPr>
            <w:r>
              <w:rPr>
                <w:sz w:val="21"/>
                <w:szCs w:val="21"/>
              </w:rPr>
              <w:t>重投影残差 ≤0.3 pixel</w:t>
            </w:r>
          </w:p>
        </w:tc>
        <w:tc>
          <w:tcPr>
            <w:tcW w:w="1859" w:type="dxa"/>
            <w:vAlign w:val="center"/>
          </w:tcPr>
          <w:p w14:paraId="7C1F38B1">
            <w:pPr>
              <w:snapToGrid w:val="0"/>
              <w:spacing w:before="70" w:after="70" w:line="240" w:lineRule="auto"/>
              <w:ind w:firstLine="0"/>
              <w:jc w:val="left"/>
              <w:rPr>
                <w:sz w:val="21"/>
              </w:rPr>
            </w:pPr>
            <w:r>
              <w:rPr>
                <w:sz w:val="21"/>
                <w:szCs w:val="21"/>
              </w:rPr>
              <w:t>重新采集</w:t>
            </w:r>
          </w:p>
        </w:tc>
      </w:tr>
      <w:tr w14:paraId="0D1F5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20827DDF">
            <w:pPr>
              <w:snapToGrid w:val="0"/>
              <w:spacing w:before="70" w:after="70" w:line="240" w:lineRule="auto"/>
              <w:ind w:firstLine="0"/>
              <w:jc w:val="center"/>
              <w:rPr>
                <w:sz w:val="21"/>
              </w:rPr>
            </w:pPr>
            <w:r>
              <w:rPr>
                <w:sz w:val="21"/>
                <w:szCs w:val="21"/>
              </w:rPr>
              <w:t>7</w:t>
            </w:r>
          </w:p>
        </w:tc>
        <w:tc>
          <w:tcPr>
            <w:tcW w:w="2776" w:type="dxa"/>
            <w:vAlign w:val="center"/>
          </w:tcPr>
          <w:p w14:paraId="49238491">
            <w:pPr>
              <w:snapToGrid w:val="0"/>
              <w:spacing w:before="70" w:after="70" w:line="240" w:lineRule="auto"/>
              <w:ind w:firstLine="0"/>
              <w:jc w:val="left"/>
              <w:rPr>
                <w:sz w:val="21"/>
              </w:rPr>
            </w:pPr>
            <w:r>
              <w:rPr>
                <w:sz w:val="21"/>
                <w:szCs w:val="21"/>
              </w:rPr>
              <w:t>标准尺校核</w:t>
            </w:r>
          </w:p>
        </w:tc>
        <w:tc>
          <w:tcPr>
            <w:tcW w:w="3221" w:type="dxa"/>
            <w:vAlign w:val="center"/>
          </w:tcPr>
          <w:p w14:paraId="72A17D1F">
            <w:pPr>
              <w:snapToGrid w:val="0"/>
              <w:spacing w:before="70" w:after="70" w:line="240" w:lineRule="auto"/>
              <w:ind w:firstLine="0"/>
              <w:jc w:val="left"/>
              <w:rPr>
                <w:sz w:val="21"/>
              </w:rPr>
            </w:pPr>
            <w:r>
              <w:rPr>
                <w:sz w:val="21"/>
                <w:szCs w:val="21"/>
              </w:rPr>
              <w:t>偏差 ≤0.3 mm</w:t>
            </w:r>
          </w:p>
        </w:tc>
        <w:tc>
          <w:tcPr>
            <w:tcW w:w="1859" w:type="dxa"/>
            <w:vAlign w:val="center"/>
          </w:tcPr>
          <w:p w14:paraId="384A1549">
            <w:pPr>
              <w:snapToGrid w:val="0"/>
              <w:spacing w:before="70" w:after="70" w:line="240" w:lineRule="auto"/>
              <w:ind w:firstLine="0"/>
              <w:jc w:val="left"/>
              <w:rPr>
                <w:sz w:val="21"/>
              </w:rPr>
            </w:pPr>
            <w:r>
              <w:rPr>
                <w:sz w:val="21"/>
                <w:szCs w:val="21"/>
              </w:rPr>
              <w:t>重新标定</w:t>
            </w:r>
          </w:p>
        </w:tc>
      </w:tr>
      <w:tr w14:paraId="7FCEF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4" w:type="dxa"/>
            <w:vAlign w:val="center"/>
          </w:tcPr>
          <w:p w14:paraId="057E271A">
            <w:pPr>
              <w:snapToGrid w:val="0"/>
              <w:spacing w:before="70" w:after="70" w:line="240" w:lineRule="auto"/>
              <w:ind w:firstLine="0"/>
              <w:jc w:val="center"/>
              <w:rPr>
                <w:sz w:val="21"/>
              </w:rPr>
            </w:pPr>
            <w:r>
              <w:rPr>
                <w:sz w:val="21"/>
                <w:szCs w:val="21"/>
              </w:rPr>
              <w:t>8</w:t>
            </w:r>
          </w:p>
        </w:tc>
        <w:tc>
          <w:tcPr>
            <w:tcW w:w="2776" w:type="dxa"/>
            <w:vAlign w:val="center"/>
          </w:tcPr>
          <w:p w14:paraId="53AED228">
            <w:pPr>
              <w:snapToGrid w:val="0"/>
              <w:spacing w:before="70" w:after="70" w:line="240" w:lineRule="auto"/>
              <w:ind w:firstLine="0"/>
              <w:jc w:val="left"/>
              <w:rPr>
                <w:sz w:val="21"/>
              </w:rPr>
            </w:pPr>
            <w:r>
              <w:rPr>
                <w:sz w:val="21"/>
                <w:szCs w:val="21"/>
              </w:rPr>
              <w:t>记录标定报告</w:t>
            </w:r>
          </w:p>
        </w:tc>
        <w:tc>
          <w:tcPr>
            <w:tcW w:w="3221" w:type="dxa"/>
            <w:vAlign w:val="center"/>
          </w:tcPr>
          <w:p w14:paraId="74C12DD5">
            <w:pPr>
              <w:snapToGrid w:val="0"/>
              <w:spacing w:before="70" w:after="70" w:line="240" w:lineRule="auto"/>
              <w:ind w:firstLine="0"/>
              <w:jc w:val="left"/>
              <w:rPr>
                <w:sz w:val="21"/>
              </w:rPr>
            </w:pPr>
            <w:r>
              <w:rPr>
                <w:sz w:val="21"/>
                <w:szCs w:val="21"/>
              </w:rPr>
              <w:t>签字确认</w:t>
            </w:r>
          </w:p>
        </w:tc>
        <w:tc>
          <w:tcPr>
            <w:tcW w:w="1859" w:type="dxa"/>
            <w:vAlign w:val="center"/>
          </w:tcPr>
          <w:p w14:paraId="32083466">
            <w:pPr>
              <w:snapToGrid w:val="0"/>
              <w:spacing w:before="70" w:after="70" w:line="240" w:lineRule="auto"/>
              <w:ind w:firstLine="0"/>
              <w:jc w:val="left"/>
              <w:rPr>
                <w:sz w:val="21"/>
              </w:rPr>
            </w:pPr>
            <w:r>
              <w:rPr>
                <w:rFonts w:hint="eastAsia"/>
                <w:sz w:val="21"/>
                <w:szCs w:val="21"/>
              </w:rPr>
              <w:t>-</w:t>
            </w:r>
          </w:p>
        </w:tc>
      </w:tr>
    </w:tbl>
    <w:p w14:paraId="41B8EE5A">
      <w:pPr>
        <w:spacing w:line="240" w:lineRule="auto"/>
      </w:pPr>
    </w:p>
    <w:p w14:paraId="6E9CB8C0">
      <w:r>
        <w:rPr>
          <w:b/>
        </w:rPr>
        <w:t>（4）标定周期</w:t>
      </w:r>
    </w:p>
    <w:p w14:paraId="0D689796">
      <w:r>
        <w:t>正常使用每 6 个月复标一次；经历跌落、温度剧烈变化、更换镜头或相机后立即复标；每次现场作业前进行标准尺校核。</w:t>
      </w:r>
    </w:p>
    <w:p w14:paraId="008C1676">
      <w:pPr>
        <w:pStyle w:val="6"/>
      </w:pPr>
      <w:r>
        <w:rPr>
          <w:szCs w:val="32"/>
        </w:rPr>
        <w:t>2.5.1.15 精度试验方案与算例</w:t>
      </w:r>
    </w:p>
    <w:p w14:paraId="19464C7D">
      <w:r>
        <w:rPr>
          <w:b/>
        </w:rPr>
        <w:t>（1）试验项目</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923"/>
        <w:gridCol w:w="3233"/>
        <w:gridCol w:w="2887"/>
      </w:tblGrid>
      <w:tr w14:paraId="57576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38F123EA">
            <w:pPr>
              <w:snapToGrid w:val="0"/>
              <w:spacing w:before="70" w:after="70" w:line="240" w:lineRule="auto"/>
              <w:ind w:firstLine="0"/>
              <w:jc w:val="center"/>
              <w:rPr>
                <w:b/>
                <w:sz w:val="21"/>
              </w:rPr>
            </w:pPr>
            <w:r>
              <w:rPr>
                <w:b/>
                <w:sz w:val="21"/>
                <w:szCs w:val="21"/>
              </w:rPr>
              <w:t>编号</w:t>
            </w:r>
          </w:p>
        </w:tc>
        <w:tc>
          <w:tcPr>
            <w:tcW w:w="1923" w:type="dxa"/>
            <w:shd w:val="clear" w:color="auto" w:fill="E7E6E6"/>
            <w:vAlign w:val="center"/>
          </w:tcPr>
          <w:p w14:paraId="15FB9872">
            <w:pPr>
              <w:snapToGrid w:val="0"/>
              <w:spacing w:before="70" w:after="70" w:line="240" w:lineRule="auto"/>
              <w:ind w:firstLine="0"/>
              <w:jc w:val="center"/>
              <w:rPr>
                <w:b/>
                <w:sz w:val="21"/>
              </w:rPr>
            </w:pPr>
            <w:r>
              <w:rPr>
                <w:b/>
                <w:sz w:val="21"/>
                <w:szCs w:val="21"/>
              </w:rPr>
              <w:t>试验项目</w:t>
            </w:r>
          </w:p>
        </w:tc>
        <w:tc>
          <w:tcPr>
            <w:tcW w:w="3233" w:type="dxa"/>
            <w:shd w:val="clear" w:color="auto" w:fill="E7E6E6"/>
            <w:vAlign w:val="center"/>
          </w:tcPr>
          <w:p w14:paraId="701413B2">
            <w:pPr>
              <w:snapToGrid w:val="0"/>
              <w:spacing w:before="70" w:after="70" w:line="240" w:lineRule="auto"/>
              <w:ind w:firstLine="0"/>
              <w:jc w:val="center"/>
              <w:rPr>
                <w:b/>
                <w:sz w:val="21"/>
              </w:rPr>
            </w:pPr>
            <w:r>
              <w:rPr>
                <w:b/>
                <w:sz w:val="21"/>
                <w:szCs w:val="21"/>
              </w:rPr>
              <w:t>方法</w:t>
            </w:r>
          </w:p>
        </w:tc>
        <w:tc>
          <w:tcPr>
            <w:tcW w:w="2887" w:type="dxa"/>
            <w:shd w:val="clear" w:color="auto" w:fill="E7E6E6"/>
            <w:vAlign w:val="center"/>
          </w:tcPr>
          <w:p w14:paraId="4D447C0A">
            <w:pPr>
              <w:snapToGrid w:val="0"/>
              <w:spacing w:before="70" w:after="70" w:line="240" w:lineRule="auto"/>
              <w:ind w:firstLine="0"/>
              <w:jc w:val="center"/>
              <w:rPr>
                <w:b/>
                <w:sz w:val="21"/>
              </w:rPr>
            </w:pPr>
            <w:r>
              <w:rPr>
                <w:b/>
                <w:sz w:val="21"/>
                <w:szCs w:val="21"/>
              </w:rPr>
              <w:t>判定指标</w:t>
            </w:r>
          </w:p>
        </w:tc>
      </w:tr>
      <w:tr w14:paraId="0E9F6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04E2D1">
            <w:pPr>
              <w:snapToGrid w:val="0"/>
              <w:spacing w:before="70" w:after="70" w:line="240" w:lineRule="auto"/>
              <w:ind w:firstLine="0"/>
              <w:jc w:val="center"/>
              <w:rPr>
                <w:sz w:val="21"/>
              </w:rPr>
            </w:pPr>
            <w:r>
              <w:rPr>
                <w:sz w:val="21"/>
                <w:szCs w:val="21"/>
              </w:rPr>
              <w:t>T1</w:t>
            </w:r>
          </w:p>
        </w:tc>
        <w:tc>
          <w:tcPr>
            <w:tcW w:w="1923" w:type="dxa"/>
            <w:vAlign w:val="center"/>
          </w:tcPr>
          <w:p w14:paraId="097E585A">
            <w:pPr>
              <w:snapToGrid w:val="0"/>
              <w:spacing w:before="70" w:after="70" w:line="240" w:lineRule="auto"/>
              <w:ind w:firstLine="0"/>
              <w:jc w:val="left"/>
              <w:rPr>
                <w:sz w:val="21"/>
              </w:rPr>
            </w:pPr>
            <w:r>
              <w:rPr>
                <w:sz w:val="21"/>
                <w:szCs w:val="21"/>
              </w:rPr>
              <w:t>内符合精度</w:t>
            </w:r>
          </w:p>
        </w:tc>
        <w:tc>
          <w:tcPr>
            <w:tcW w:w="3233" w:type="dxa"/>
            <w:vAlign w:val="center"/>
          </w:tcPr>
          <w:p w14:paraId="4F1021CD">
            <w:pPr>
              <w:snapToGrid w:val="0"/>
              <w:spacing w:before="70" w:after="70" w:line="240" w:lineRule="auto"/>
              <w:ind w:firstLine="0"/>
              <w:jc w:val="left"/>
              <w:rPr>
                <w:sz w:val="21"/>
              </w:rPr>
            </w:pPr>
            <w:r>
              <w:rPr>
                <w:sz w:val="21"/>
                <w:szCs w:val="21"/>
              </w:rPr>
              <w:t>同一目标重复观测 10 次</w:t>
            </w:r>
          </w:p>
        </w:tc>
        <w:tc>
          <w:tcPr>
            <w:tcW w:w="2887" w:type="dxa"/>
            <w:vAlign w:val="center"/>
          </w:tcPr>
          <w:p w14:paraId="38ED9CA6">
            <w:pPr>
              <w:snapToGrid w:val="0"/>
              <w:spacing w:before="70" w:after="70" w:line="240" w:lineRule="auto"/>
              <w:ind w:firstLine="0"/>
              <w:jc w:val="left"/>
              <w:rPr>
                <w:sz w:val="21"/>
              </w:rPr>
            </w:pPr>
            <w:r>
              <w:rPr>
                <w:sz w:val="21"/>
                <w:szCs w:val="21"/>
              </w:rPr>
              <w:t>标准差 ≤0.1 mm</w:t>
            </w:r>
          </w:p>
        </w:tc>
      </w:tr>
      <w:tr w14:paraId="0874A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4CDC33A">
            <w:pPr>
              <w:snapToGrid w:val="0"/>
              <w:spacing w:before="70" w:after="70" w:line="240" w:lineRule="auto"/>
              <w:ind w:firstLine="0"/>
              <w:jc w:val="center"/>
              <w:rPr>
                <w:sz w:val="21"/>
              </w:rPr>
            </w:pPr>
            <w:r>
              <w:rPr>
                <w:sz w:val="21"/>
                <w:szCs w:val="21"/>
              </w:rPr>
              <w:t>T2</w:t>
            </w:r>
          </w:p>
        </w:tc>
        <w:tc>
          <w:tcPr>
            <w:tcW w:w="1923" w:type="dxa"/>
            <w:vAlign w:val="center"/>
          </w:tcPr>
          <w:p w14:paraId="34C74C42">
            <w:pPr>
              <w:snapToGrid w:val="0"/>
              <w:spacing w:before="70" w:after="70" w:line="240" w:lineRule="auto"/>
              <w:ind w:firstLine="0"/>
              <w:jc w:val="left"/>
              <w:rPr>
                <w:sz w:val="21"/>
              </w:rPr>
            </w:pPr>
            <w:r>
              <w:rPr>
                <w:sz w:val="21"/>
                <w:szCs w:val="21"/>
              </w:rPr>
              <w:t>外符合精度</w:t>
            </w:r>
          </w:p>
        </w:tc>
        <w:tc>
          <w:tcPr>
            <w:tcW w:w="3233" w:type="dxa"/>
            <w:vAlign w:val="center"/>
          </w:tcPr>
          <w:p w14:paraId="5CC53EB1">
            <w:pPr>
              <w:snapToGrid w:val="0"/>
              <w:spacing w:before="70" w:after="70" w:line="240" w:lineRule="auto"/>
              <w:ind w:firstLine="0"/>
              <w:jc w:val="left"/>
              <w:rPr>
                <w:sz w:val="21"/>
              </w:rPr>
            </w:pPr>
            <w:r>
              <w:rPr>
                <w:sz w:val="21"/>
                <w:szCs w:val="21"/>
              </w:rPr>
              <w:t>与全站仪同名点比对</w:t>
            </w:r>
          </w:p>
        </w:tc>
        <w:tc>
          <w:tcPr>
            <w:tcW w:w="2887" w:type="dxa"/>
            <w:vAlign w:val="center"/>
          </w:tcPr>
          <w:p w14:paraId="1602E76B">
            <w:pPr>
              <w:snapToGrid w:val="0"/>
              <w:spacing w:before="70" w:after="70" w:line="240" w:lineRule="auto"/>
              <w:ind w:firstLine="0"/>
              <w:jc w:val="left"/>
              <w:rPr>
                <w:sz w:val="21"/>
              </w:rPr>
            </w:pPr>
            <w:r>
              <w:rPr>
                <w:sz w:val="21"/>
                <w:szCs w:val="21"/>
              </w:rPr>
              <w:t>较差 ≤0.5 mm（10 m 内）</w:t>
            </w:r>
          </w:p>
        </w:tc>
      </w:tr>
      <w:tr w14:paraId="0873E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8CDB47">
            <w:pPr>
              <w:snapToGrid w:val="0"/>
              <w:spacing w:before="70" w:after="70" w:line="240" w:lineRule="auto"/>
              <w:ind w:firstLine="0"/>
              <w:jc w:val="center"/>
              <w:rPr>
                <w:sz w:val="21"/>
              </w:rPr>
            </w:pPr>
            <w:r>
              <w:rPr>
                <w:sz w:val="21"/>
                <w:szCs w:val="21"/>
              </w:rPr>
              <w:t>T3</w:t>
            </w:r>
          </w:p>
        </w:tc>
        <w:tc>
          <w:tcPr>
            <w:tcW w:w="1923" w:type="dxa"/>
            <w:vAlign w:val="center"/>
          </w:tcPr>
          <w:p w14:paraId="1FC52DC1">
            <w:pPr>
              <w:snapToGrid w:val="0"/>
              <w:spacing w:before="70" w:after="70" w:line="240" w:lineRule="auto"/>
              <w:ind w:firstLine="0"/>
              <w:jc w:val="left"/>
              <w:rPr>
                <w:sz w:val="21"/>
              </w:rPr>
            </w:pPr>
            <w:r>
              <w:rPr>
                <w:sz w:val="21"/>
                <w:szCs w:val="21"/>
              </w:rPr>
              <w:t>距离精度</w:t>
            </w:r>
          </w:p>
        </w:tc>
        <w:tc>
          <w:tcPr>
            <w:tcW w:w="3233" w:type="dxa"/>
            <w:vAlign w:val="center"/>
          </w:tcPr>
          <w:p w14:paraId="6A78FB6F">
            <w:pPr>
              <w:snapToGrid w:val="0"/>
              <w:spacing w:before="70" w:after="70" w:line="240" w:lineRule="auto"/>
              <w:ind w:firstLine="0"/>
              <w:jc w:val="left"/>
              <w:rPr>
                <w:sz w:val="21"/>
              </w:rPr>
            </w:pPr>
            <w:r>
              <w:rPr>
                <w:sz w:val="21"/>
                <w:szCs w:val="21"/>
              </w:rPr>
              <w:t>标准尺 1/5/10/12 m</w:t>
            </w:r>
          </w:p>
        </w:tc>
        <w:tc>
          <w:tcPr>
            <w:tcW w:w="2887" w:type="dxa"/>
            <w:vAlign w:val="center"/>
          </w:tcPr>
          <w:p w14:paraId="3E52C59D">
            <w:pPr>
              <w:snapToGrid w:val="0"/>
              <w:spacing w:before="70" w:after="70" w:line="240" w:lineRule="auto"/>
              <w:ind w:firstLine="0"/>
              <w:jc w:val="left"/>
              <w:rPr>
                <w:sz w:val="21"/>
              </w:rPr>
            </w:pPr>
            <w:r>
              <w:rPr>
                <w:sz w:val="21"/>
                <w:szCs w:val="21"/>
              </w:rPr>
              <w:t>误差 ≤0.5/0.5/1/1 mm</w:t>
            </w:r>
          </w:p>
        </w:tc>
      </w:tr>
      <w:tr w14:paraId="0966D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88F641">
            <w:pPr>
              <w:snapToGrid w:val="0"/>
              <w:spacing w:before="70" w:after="70" w:line="240" w:lineRule="auto"/>
              <w:ind w:firstLine="0"/>
              <w:jc w:val="center"/>
              <w:rPr>
                <w:sz w:val="21"/>
              </w:rPr>
            </w:pPr>
            <w:r>
              <w:rPr>
                <w:sz w:val="21"/>
                <w:szCs w:val="21"/>
              </w:rPr>
              <w:t>T4</w:t>
            </w:r>
          </w:p>
        </w:tc>
        <w:tc>
          <w:tcPr>
            <w:tcW w:w="1923" w:type="dxa"/>
            <w:vAlign w:val="center"/>
          </w:tcPr>
          <w:p w14:paraId="3B5BFAFF">
            <w:pPr>
              <w:snapToGrid w:val="0"/>
              <w:spacing w:before="70" w:after="70" w:line="240" w:lineRule="auto"/>
              <w:ind w:firstLine="0"/>
              <w:jc w:val="left"/>
              <w:rPr>
                <w:sz w:val="21"/>
              </w:rPr>
            </w:pPr>
            <w:r>
              <w:rPr>
                <w:sz w:val="21"/>
                <w:szCs w:val="21"/>
              </w:rPr>
              <w:t>尺寸精度</w:t>
            </w:r>
          </w:p>
        </w:tc>
        <w:tc>
          <w:tcPr>
            <w:tcW w:w="3233" w:type="dxa"/>
            <w:vAlign w:val="center"/>
          </w:tcPr>
          <w:p w14:paraId="52B8EB3E">
            <w:pPr>
              <w:snapToGrid w:val="0"/>
              <w:spacing w:before="70" w:after="70" w:line="240" w:lineRule="auto"/>
              <w:ind w:firstLine="0"/>
              <w:jc w:val="left"/>
              <w:rPr>
                <w:sz w:val="21"/>
              </w:rPr>
            </w:pPr>
            <w:r>
              <w:rPr>
                <w:sz w:val="21"/>
                <w:szCs w:val="21"/>
              </w:rPr>
              <w:t>标准球、标准块</w:t>
            </w:r>
          </w:p>
        </w:tc>
        <w:tc>
          <w:tcPr>
            <w:tcW w:w="2887" w:type="dxa"/>
            <w:vAlign w:val="center"/>
          </w:tcPr>
          <w:p w14:paraId="1B2584DD">
            <w:pPr>
              <w:snapToGrid w:val="0"/>
              <w:spacing w:before="70" w:after="70" w:line="240" w:lineRule="auto"/>
              <w:ind w:firstLine="0"/>
              <w:jc w:val="left"/>
              <w:rPr>
                <w:sz w:val="21"/>
              </w:rPr>
            </w:pPr>
            <w:r>
              <w:rPr>
                <w:sz w:val="21"/>
                <w:szCs w:val="21"/>
              </w:rPr>
              <w:t>直径误差 ≤0.5 mm</w:t>
            </w:r>
          </w:p>
        </w:tc>
      </w:tr>
      <w:tr w14:paraId="46286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9279FB5">
            <w:pPr>
              <w:snapToGrid w:val="0"/>
              <w:spacing w:before="70" w:after="70" w:line="240" w:lineRule="auto"/>
              <w:ind w:firstLine="0"/>
              <w:jc w:val="center"/>
              <w:rPr>
                <w:sz w:val="21"/>
              </w:rPr>
            </w:pPr>
            <w:r>
              <w:rPr>
                <w:sz w:val="21"/>
                <w:szCs w:val="21"/>
              </w:rPr>
              <w:t>T5</w:t>
            </w:r>
          </w:p>
        </w:tc>
        <w:tc>
          <w:tcPr>
            <w:tcW w:w="1923" w:type="dxa"/>
            <w:vAlign w:val="center"/>
          </w:tcPr>
          <w:p w14:paraId="1026B87A">
            <w:pPr>
              <w:snapToGrid w:val="0"/>
              <w:spacing w:before="70" w:after="70" w:line="240" w:lineRule="auto"/>
              <w:ind w:firstLine="0"/>
              <w:jc w:val="left"/>
              <w:rPr>
                <w:sz w:val="21"/>
              </w:rPr>
            </w:pPr>
            <w:r>
              <w:rPr>
                <w:sz w:val="21"/>
                <w:szCs w:val="21"/>
              </w:rPr>
              <w:t>深度精度</w:t>
            </w:r>
          </w:p>
        </w:tc>
        <w:tc>
          <w:tcPr>
            <w:tcW w:w="3233" w:type="dxa"/>
            <w:vAlign w:val="center"/>
          </w:tcPr>
          <w:p w14:paraId="387FCC01">
            <w:pPr>
              <w:snapToGrid w:val="0"/>
              <w:spacing w:before="70" w:after="70" w:line="240" w:lineRule="auto"/>
              <w:ind w:firstLine="0"/>
              <w:jc w:val="left"/>
              <w:rPr>
                <w:sz w:val="21"/>
              </w:rPr>
            </w:pPr>
            <w:r>
              <w:rPr>
                <w:sz w:val="21"/>
                <w:szCs w:val="21"/>
              </w:rPr>
              <w:t>标准凹槽（深度 1/5/10 mm）</w:t>
            </w:r>
          </w:p>
        </w:tc>
        <w:tc>
          <w:tcPr>
            <w:tcW w:w="2887" w:type="dxa"/>
            <w:vAlign w:val="center"/>
          </w:tcPr>
          <w:p w14:paraId="19C2183C">
            <w:pPr>
              <w:snapToGrid w:val="0"/>
              <w:spacing w:before="70" w:after="70" w:line="240" w:lineRule="auto"/>
              <w:ind w:firstLine="0"/>
              <w:jc w:val="left"/>
              <w:rPr>
                <w:sz w:val="21"/>
              </w:rPr>
            </w:pPr>
            <w:r>
              <w:rPr>
                <w:sz w:val="21"/>
                <w:szCs w:val="21"/>
              </w:rPr>
              <w:t>误差 ≤0.5 mm</w:t>
            </w:r>
          </w:p>
        </w:tc>
      </w:tr>
      <w:tr w14:paraId="02700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472980">
            <w:pPr>
              <w:snapToGrid w:val="0"/>
              <w:spacing w:before="70" w:after="70" w:line="240" w:lineRule="auto"/>
              <w:ind w:firstLine="0"/>
              <w:jc w:val="center"/>
              <w:rPr>
                <w:sz w:val="21"/>
              </w:rPr>
            </w:pPr>
            <w:r>
              <w:rPr>
                <w:sz w:val="21"/>
                <w:szCs w:val="21"/>
              </w:rPr>
              <w:t>T6</w:t>
            </w:r>
          </w:p>
        </w:tc>
        <w:tc>
          <w:tcPr>
            <w:tcW w:w="1923" w:type="dxa"/>
            <w:vAlign w:val="center"/>
          </w:tcPr>
          <w:p w14:paraId="7D0FCDDE">
            <w:pPr>
              <w:snapToGrid w:val="0"/>
              <w:spacing w:before="70" w:after="70" w:line="240" w:lineRule="auto"/>
              <w:ind w:firstLine="0"/>
              <w:jc w:val="left"/>
              <w:rPr>
                <w:sz w:val="21"/>
              </w:rPr>
            </w:pPr>
            <w:r>
              <w:rPr>
                <w:sz w:val="21"/>
                <w:szCs w:val="21"/>
              </w:rPr>
              <w:t>温度稳定性</w:t>
            </w:r>
          </w:p>
        </w:tc>
        <w:tc>
          <w:tcPr>
            <w:tcW w:w="3233" w:type="dxa"/>
            <w:vAlign w:val="center"/>
          </w:tcPr>
          <w:p w14:paraId="6259AA98">
            <w:pPr>
              <w:snapToGrid w:val="0"/>
              <w:spacing w:before="70" w:after="70" w:line="240" w:lineRule="auto"/>
              <w:ind w:firstLine="0"/>
              <w:jc w:val="left"/>
              <w:rPr>
                <w:sz w:val="21"/>
              </w:rPr>
            </w:pPr>
            <w:r>
              <w:rPr>
                <w:sz w:val="21"/>
                <w:szCs w:val="21"/>
              </w:rPr>
              <w:t>10 ℃～40 ℃ 循环</w:t>
            </w:r>
          </w:p>
        </w:tc>
        <w:tc>
          <w:tcPr>
            <w:tcW w:w="2887" w:type="dxa"/>
            <w:vAlign w:val="center"/>
          </w:tcPr>
          <w:p w14:paraId="24F26741">
            <w:pPr>
              <w:snapToGrid w:val="0"/>
              <w:spacing w:before="70" w:after="70" w:line="240" w:lineRule="auto"/>
              <w:ind w:firstLine="0"/>
              <w:jc w:val="left"/>
              <w:rPr>
                <w:sz w:val="21"/>
              </w:rPr>
            </w:pPr>
            <w:r>
              <w:rPr>
                <w:sz w:val="21"/>
                <w:szCs w:val="21"/>
              </w:rPr>
              <w:t>漂移 ≤0.3 mm</w:t>
            </w:r>
          </w:p>
        </w:tc>
      </w:tr>
      <w:tr w14:paraId="4DC6A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DE9088">
            <w:pPr>
              <w:snapToGrid w:val="0"/>
              <w:spacing w:before="70" w:after="70" w:line="240" w:lineRule="auto"/>
              <w:ind w:firstLine="0"/>
              <w:jc w:val="center"/>
              <w:rPr>
                <w:sz w:val="21"/>
              </w:rPr>
            </w:pPr>
            <w:r>
              <w:rPr>
                <w:sz w:val="21"/>
                <w:szCs w:val="21"/>
              </w:rPr>
              <w:t>T7</w:t>
            </w:r>
          </w:p>
        </w:tc>
        <w:tc>
          <w:tcPr>
            <w:tcW w:w="1923" w:type="dxa"/>
            <w:vAlign w:val="center"/>
          </w:tcPr>
          <w:p w14:paraId="7E5B6E3F">
            <w:pPr>
              <w:snapToGrid w:val="0"/>
              <w:spacing w:before="70" w:after="70" w:line="240" w:lineRule="auto"/>
              <w:ind w:firstLine="0"/>
              <w:jc w:val="left"/>
              <w:rPr>
                <w:sz w:val="21"/>
              </w:rPr>
            </w:pPr>
            <w:r>
              <w:rPr>
                <w:sz w:val="21"/>
                <w:szCs w:val="21"/>
              </w:rPr>
              <w:t>长时间稳定性</w:t>
            </w:r>
          </w:p>
        </w:tc>
        <w:tc>
          <w:tcPr>
            <w:tcW w:w="3233" w:type="dxa"/>
            <w:vAlign w:val="center"/>
          </w:tcPr>
          <w:p w14:paraId="14A16A9D">
            <w:pPr>
              <w:snapToGrid w:val="0"/>
              <w:spacing w:before="70" w:after="70" w:line="240" w:lineRule="auto"/>
              <w:ind w:firstLine="0"/>
              <w:jc w:val="left"/>
              <w:rPr>
                <w:sz w:val="21"/>
              </w:rPr>
            </w:pPr>
            <w:r>
              <w:rPr>
                <w:sz w:val="21"/>
                <w:szCs w:val="21"/>
              </w:rPr>
              <w:t>连续 4 h 观测</w:t>
            </w:r>
          </w:p>
        </w:tc>
        <w:tc>
          <w:tcPr>
            <w:tcW w:w="2887" w:type="dxa"/>
            <w:vAlign w:val="center"/>
          </w:tcPr>
          <w:p w14:paraId="0F83C91A">
            <w:pPr>
              <w:snapToGrid w:val="0"/>
              <w:spacing w:before="70" w:after="70" w:line="240" w:lineRule="auto"/>
              <w:ind w:firstLine="0"/>
              <w:jc w:val="left"/>
              <w:rPr>
                <w:sz w:val="21"/>
              </w:rPr>
            </w:pPr>
            <w:r>
              <w:rPr>
                <w:sz w:val="21"/>
                <w:szCs w:val="21"/>
              </w:rPr>
              <w:t>漂移 ≤0.2 mm</w:t>
            </w:r>
          </w:p>
        </w:tc>
      </w:tr>
      <w:tr w14:paraId="5287F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962C45C">
            <w:pPr>
              <w:snapToGrid w:val="0"/>
              <w:spacing w:before="70" w:after="70" w:line="240" w:lineRule="auto"/>
              <w:ind w:firstLine="0"/>
              <w:jc w:val="center"/>
              <w:rPr>
                <w:sz w:val="21"/>
              </w:rPr>
            </w:pPr>
            <w:r>
              <w:rPr>
                <w:sz w:val="21"/>
                <w:szCs w:val="21"/>
              </w:rPr>
              <w:t>T8</w:t>
            </w:r>
          </w:p>
        </w:tc>
        <w:tc>
          <w:tcPr>
            <w:tcW w:w="1923" w:type="dxa"/>
            <w:vAlign w:val="center"/>
          </w:tcPr>
          <w:p w14:paraId="3D13E439">
            <w:pPr>
              <w:snapToGrid w:val="0"/>
              <w:spacing w:before="70" w:after="70" w:line="240" w:lineRule="auto"/>
              <w:ind w:firstLine="0"/>
              <w:jc w:val="left"/>
              <w:rPr>
                <w:sz w:val="21"/>
              </w:rPr>
            </w:pPr>
            <w:r>
              <w:rPr>
                <w:sz w:val="21"/>
                <w:szCs w:val="21"/>
              </w:rPr>
              <w:t>重复架站一致性</w:t>
            </w:r>
          </w:p>
        </w:tc>
        <w:tc>
          <w:tcPr>
            <w:tcW w:w="3233" w:type="dxa"/>
            <w:vAlign w:val="center"/>
          </w:tcPr>
          <w:p w14:paraId="3F2740A4">
            <w:pPr>
              <w:snapToGrid w:val="0"/>
              <w:spacing w:before="70" w:after="70" w:line="240" w:lineRule="auto"/>
              <w:ind w:firstLine="0"/>
              <w:jc w:val="left"/>
              <w:rPr>
                <w:sz w:val="21"/>
              </w:rPr>
            </w:pPr>
            <w:r>
              <w:rPr>
                <w:sz w:val="21"/>
                <w:szCs w:val="21"/>
              </w:rPr>
              <w:t>拆装 5 次</w:t>
            </w:r>
          </w:p>
        </w:tc>
        <w:tc>
          <w:tcPr>
            <w:tcW w:w="2887" w:type="dxa"/>
            <w:vAlign w:val="center"/>
          </w:tcPr>
          <w:p w14:paraId="5FE79690">
            <w:pPr>
              <w:snapToGrid w:val="0"/>
              <w:spacing w:before="70" w:after="70" w:line="240" w:lineRule="auto"/>
              <w:ind w:firstLine="0"/>
              <w:jc w:val="left"/>
              <w:rPr>
                <w:sz w:val="21"/>
              </w:rPr>
            </w:pPr>
            <w:r>
              <w:rPr>
                <w:sz w:val="21"/>
                <w:szCs w:val="21"/>
              </w:rPr>
              <w:t>较差 ≤0.5 mm</w:t>
            </w:r>
          </w:p>
        </w:tc>
      </w:tr>
    </w:tbl>
    <w:p w14:paraId="45B48C3C">
      <w:pPr>
        <w:spacing w:line="240" w:lineRule="auto"/>
      </w:pPr>
    </w:p>
    <w:p w14:paraId="3A74A8D9">
      <w:r>
        <w:rPr>
          <w:b/>
        </w:rPr>
        <w:t>（2）精度算例</w:t>
      </w:r>
    </w:p>
    <w:p w14:paraId="287E5883">
      <w:r>
        <w:t>设基线 B=0.6 m，交会角 α=45°，像点量测中误差 σ_x=0.3 μm（亚像元），焦距 f=35 mm，则单点平面位置中误差近似为：</w:t>
      </w:r>
    </w:p>
    <w:p w14:paraId="12165E9A">
      <w:r>
        <w:t>σ_P ≈ (f / B) × σ_x / sin(α/2)</w:t>
      </w:r>
    </w:p>
    <w:p w14:paraId="7F37F895">
      <w:r>
        <w:t>代入得 σ_P ≈ (35/0.6) × 0.3 μm / 0.383 ≈ 45.7 μm，即约 0.046 mm，远优于 0.5 mm 指标，说明在构型合理时系统具备充足精度余量，实际误差主要来自标志点识别、标定残差与环境扰动。</w:t>
      </w:r>
    </w:p>
    <w:p w14:paraId="214866A4">
      <w:r>
        <w:rPr>
          <w:b/>
        </w:rPr>
        <w:t>（3）现场验证方法</w:t>
      </w:r>
    </w:p>
    <w:p w14:paraId="71965474">
      <w:r>
        <w:t>采用检查点法：在作业范围内均匀布设不少于 20 个检查点，用全站仪按二等精度测量其坐标，与模型坐标比对，按下式计算点位中误差：</w:t>
      </w:r>
    </w:p>
    <w:p w14:paraId="2F32CCCB">
      <w:r>
        <w:t>m = √(Σ(ΔX² + ΔY² + ΔZ²) / n)</w:t>
      </w:r>
    </w:p>
    <w:p w14:paraId="4AE75BE4">
      <w:r>
        <w:t>要求平坡场景 m ≤ ±1 mm，缓坡、陡坡场景 m ≤ ±1 cm；同时计算最大较差与粗差率，粗差率不大于 2%。</w:t>
      </w:r>
    </w:p>
    <w:p w14:paraId="28BD12FF">
      <w:pPr>
        <w:pStyle w:val="6"/>
      </w:pPr>
      <w:r>
        <w:rPr>
          <w:szCs w:val="32"/>
        </w:rPr>
        <w:t>2.5.1.16 可靠性与维修性设计</w:t>
      </w:r>
    </w:p>
    <w:p w14:paraId="788E79F4">
      <w:r>
        <w:rPr>
          <w:b/>
        </w:rPr>
        <w:t>（1）可靠性指标</w:t>
      </w:r>
    </w:p>
    <w:p w14:paraId="0CE9841F">
      <w:r>
        <w:t>整机平均无故障工作时间（MTBF）目标不低于 2000 h；关键部件（相机、云台、电池）选用工业级产品；接插件采用锁紧式航空插头；线缆采用拖链级高柔性线缆。</w:t>
      </w:r>
    </w:p>
    <w:p w14:paraId="757E641D">
      <w:r>
        <w:rPr>
          <w:b/>
        </w:rPr>
        <w:t>（2）FMEA 分析</w:t>
      </w:r>
    </w:p>
    <w:tbl>
      <w:tblPr>
        <w:tblStyle w:val="32"/>
        <w:tblW w:w="95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9"/>
        <w:gridCol w:w="1596"/>
        <w:gridCol w:w="1176"/>
        <w:gridCol w:w="863"/>
        <w:gridCol w:w="863"/>
        <w:gridCol w:w="863"/>
        <w:gridCol w:w="2996"/>
      </w:tblGrid>
      <w:tr w14:paraId="0CE1C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9" w:type="dxa"/>
            <w:shd w:val="clear" w:color="auto" w:fill="E7E6E6"/>
            <w:vAlign w:val="center"/>
          </w:tcPr>
          <w:p w14:paraId="0CD397FC">
            <w:pPr>
              <w:snapToGrid w:val="0"/>
              <w:spacing w:before="70" w:after="70" w:line="240" w:lineRule="auto"/>
              <w:ind w:firstLine="0"/>
              <w:jc w:val="center"/>
              <w:rPr>
                <w:b/>
                <w:sz w:val="21"/>
              </w:rPr>
            </w:pPr>
            <w:r>
              <w:rPr>
                <w:b/>
                <w:sz w:val="21"/>
                <w:szCs w:val="21"/>
              </w:rPr>
              <w:t>故障模式</w:t>
            </w:r>
          </w:p>
        </w:tc>
        <w:tc>
          <w:tcPr>
            <w:tcW w:w="1596" w:type="dxa"/>
            <w:shd w:val="clear" w:color="auto" w:fill="E7E6E6"/>
            <w:vAlign w:val="center"/>
          </w:tcPr>
          <w:p w14:paraId="2C7A644E">
            <w:pPr>
              <w:snapToGrid w:val="0"/>
              <w:spacing w:before="70" w:after="70" w:line="240" w:lineRule="auto"/>
              <w:ind w:firstLine="0"/>
              <w:jc w:val="center"/>
              <w:rPr>
                <w:b/>
                <w:sz w:val="21"/>
              </w:rPr>
            </w:pPr>
            <w:r>
              <w:rPr>
                <w:b/>
                <w:sz w:val="21"/>
                <w:szCs w:val="21"/>
              </w:rPr>
              <w:t>可能原因</w:t>
            </w:r>
          </w:p>
        </w:tc>
        <w:tc>
          <w:tcPr>
            <w:tcW w:w="1176" w:type="dxa"/>
            <w:shd w:val="clear" w:color="auto" w:fill="E7E6E6"/>
            <w:vAlign w:val="center"/>
          </w:tcPr>
          <w:p w14:paraId="6E66E24B">
            <w:pPr>
              <w:snapToGrid w:val="0"/>
              <w:spacing w:before="70" w:after="70" w:line="240" w:lineRule="auto"/>
              <w:ind w:firstLine="0"/>
              <w:jc w:val="center"/>
              <w:rPr>
                <w:b/>
                <w:sz w:val="21"/>
              </w:rPr>
            </w:pPr>
            <w:r>
              <w:rPr>
                <w:b/>
                <w:sz w:val="21"/>
                <w:szCs w:val="21"/>
              </w:rPr>
              <w:t>影响</w:t>
            </w:r>
          </w:p>
        </w:tc>
        <w:tc>
          <w:tcPr>
            <w:tcW w:w="863" w:type="dxa"/>
            <w:shd w:val="clear" w:color="auto" w:fill="E7E6E6"/>
            <w:vAlign w:val="center"/>
          </w:tcPr>
          <w:p w14:paraId="7C044EE7">
            <w:pPr>
              <w:snapToGrid w:val="0"/>
              <w:spacing w:before="70" w:after="70" w:line="240" w:lineRule="auto"/>
              <w:ind w:firstLine="0"/>
              <w:jc w:val="center"/>
              <w:rPr>
                <w:b/>
                <w:sz w:val="21"/>
              </w:rPr>
            </w:pPr>
            <w:r>
              <w:rPr>
                <w:b/>
                <w:sz w:val="21"/>
                <w:szCs w:val="21"/>
              </w:rPr>
              <w:t>严重度</w:t>
            </w:r>
          </w:p>
        </w:tc>
        <w:tc>
          <w:tcPr>
            <w:tcW w:w="863" w:type="dxa"/>
            <w:shd w:val="clear" w:color="auto" w:fill="E7E6E6"/>
            <w:vAlign w:val="center"/>
          </w:tcPr>
          <w:p w14:paraId="4C53F744">
            <w:pPr>
              <w:snapToGrid w:val="0"/>
              <w:spacing w:before="70" w:after="70" w:line="240" w:lineRule="auto"/>
              <w:ind w:firstLine="0"/>
              <w:jc w:val="center"/>
              <w:rPr>
                <w:b/>
                <w:sz w:val="21"/>
              </w:rPr>
            </w:pPr>
            <w:r>
              <w:rPr>
                <w:b/>
                <w:sz w:val="21"/>
                <w:szCs w:val="21"/>
              </w:rPr>
              <w:t>发生度</w:t>
            </w:r>
          </w:p>
        </w:tc>
        <w:tc>
          <w:tcPr>
            <w:tcW w:w="863" w:type="dxa"/>
            <w:shd w:val="clear" w:color="auto" w:fill="E7E6E6"/>
            <w:vAlign w:val="center"/>
          </w:tcPr>
          <w:p w14:paraId="4C41D594">
            <w:pPr>
              <w:snapToGrid w:val="0"/>
              <w:spacing w:before="70" w:after="70" w:line="240" w:lineRule="auto"/>
              <w:ind w:firstLine="0"/>
              <w:jc w:val="center"/>
              <w:rPr>
                <w:b/>
                <w:sz w:val="21"/>
              </w:rPr>
            </w:pPr>
            <w:r>
              <w:rPr>
                <w:b/>
                <w:sz w:val="21"/>
                <w:szCs w:val="21"/>
              </w:rPr>
              <w:t>探测度</w:t>
            </w:r>
          </w:p>
        </w:tc>
        <w:tc>
          <w:tcPr>
            <w:tcW w:w="2996" w:type="dxa"/>
            <w:shd w:val="clear" w:color="auto" w:fill="E7E6E6"/>
            <w:vAlign w:val="center"/>
          </w:tcPr>
          <w:p w14:paraId="14AB5B7F">
            <w:pPr>
              <w:snapToGrid w:val="0"/>
              <w:spacing w:before="70" w:after="70" w:line="240" w:lineRule="auto"/>
              <w:ind w:firstLine="0"/>
              <w:jc w:val="center"/>
              <w:rPr>
                <w:b/>
                <w:sz w:val="21"/>
              </w:rPr>
            </w:pPr>
            <w:r>
              <w:rPr>
                <w:b/>
                <w:sz w:val="21"/>
                <w:szCs w:val="21"/>
              </w:rPr>
              <w:t>措施</w:t>
            </w:r>
          </w:p>
        </w:tc>
      </w:tr>
      <w:tr w14:paraId="7E94A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4D26BAB5">
            <w:pPr>
              <w:snapToGrid w:val="0"/>
              <w:spacing w:before="70" w:after="70" w:line="240" w:lineRule="auto"/>
              <w:ind w:firstLine="0"/>
              <w:jc w:val="center"/>
              <w:rPr>
                <w:sz w:val="21"/>
              </w:rPr>
            </w:pPr>
            <w:r>
              <w:rPr>
                <w:sz w:val="21"/>
                <w:szCs w:val="21"/>
              </w:rPr>
              <w:t>图像模糊</w:t>
            </w:r>
          </w:p>
        </w:tc>
        <w:tc>
          <w:tcPr>
            <w:tcW w:w="1596" w:type="dxa"/>
            <w:vAlign w:val="center"/>
          </w:tcPr>
          <w:p w14:paraId="61D58B24">
            <w:pPr>
              <w:snapToGrid w:val="0"/>
              <w:spacing w:before="70" w:after="70" w:line="240" w:lineRule="auto"/>
              <w:ind w:firstLine="0"/>
              <w:jc w:val="left"/>
              <w:rPr>
                <w:sz w:val="21"/>
              </w:rPr>
            </w:pPr>
            <w:r>
              <w:rPr>
                <w:sz w:val="21"/>
                <w:szCs w:val="21"/>
              </w:rPr>
              <w:t>失焦、振动</w:t>
            </w:r>
          </w:p>
        </w:tc>
        <w:tc>
          <w:tcPr>
            <w:tcW w:w="1176" w:type="dxa"/>
            <w:vAlign w:val="center"/>
          </w:tcPr>
          <w:p w14:paraId="5847D8AA">
            <w:pPr>
              <w:snapToGrid w:val="0"/>
              <w:spacing w:before="70" w:after="70" w:line="240" w:lineRule="auto"/>
              <w:ind w:firstLine="0"/>
              <w:jc w:val="left"/>
              <w:rPr>
                <w:sz w:val="21"/>
              </w:rPr>
            </w:pPr>
            <w:r>
              <w:rPr>
                <w:sz w:val="21"/>
                <w:szCs w:val="21"/>
              </w:rPr>
              <w:t>精度下降</w:t>
            </w:r>
          </w:p>
        </w:tc>
        <w:tc>
          <w:tcPr>
            <w:tcW w:w="863" w:type="dxa"/>
            <w:vAlign w:val="center"/>
          </w:tcPr>
          <w:p w14:paraId="574FE3DF">
            <w:pPr>
              <w:snapToGrid w:val="0"/>
              <w:spacing w:before="70" w:after="70" w:line="240" w:lineRule="auto"/>
              <w:ind w:firstLine="0"/>
              <w:jc w:val="center"/>
              <w:rPr>
                <w:sz w:val="21"/>
              </w:rPr>
            </w:pPr>
            <w:r>
              <w:rPr>
                <w:sz w:val="21"/>
                <w:szCs w:val="21"/>
              </w:rPr>
              <w:t>高</w:t>
            </w:r>
          </w:p>
        </w:tc>
        <w:tc>
          <w:tcPr>
            <w:tcW w:w="863" w:type="dxa"/>
            <w:vAlign w:val="center"/>
          </w:tcPr>
          <w:p w14:paraId="2EE5D45B">
            <w:pPr>
              <w:snapToGrid w:val="0"/>
              <w:spacing w:before="70" w:after="70" w:line="240" w:lineRule="auto"/>
              <w:ind w:firstLine="0"/>
              <w:jc w:val="center"/>
              <w:rPr>
                <w:sz w:val="21"/>
              </w:rPr>
            </w:pPr>
            <w:r>
              <w:rPr>
                <w:sz w:val="21"/>
                <w:szCs w:val="21"/>
              </w:rPr>
              <w:t>中</w:t>
            </w:r>
          </w:p>
        </w:tc>
        <w:tc>
          <w:tcPr>
            <w:tcW w:w="863" w:type="dxa"/>
            <w:vAlign w:val="center"/>
          </w:tcPr>
          <w:p w14:paraId="42106194">
            <w:pPr>
              <w:snapToGrid w:val="0"/>
              <w:spacing w:before="70" w:after="70" w:line="240" w:lineRule="auto"/>
              <w:ind w:firstLine="0"/>
              <w:jc w:val="center"/>
              <w:rPr>
                <w:sz w:val="21"/>
              </w:rPr>
            </w:pPr>
            <w:r>
              <w:rPr>
                <w:sz w:val="21"/>
                <w:szCs w:val="21"/>
              </w:rPr>
              <w:t>中</w:t>
            </w:r>
          </w:p>
        </w:tc>
        <w:tc>
          <w:tcPr>
            <w:tcW w:w="2996" w:type="dxa"/>
            <w:vAlign w:val="center"/>
          </w:tcPr>
          <w:p w14:paraId="097C3F4A">
            <w:pPr>
              <w:snapToGrid w:val="0"/>
              <w:spacing w:before="70" w:after="70" w:line="240" w:lineRule="auto"/>
              <w:ind w:firstLine="0"/>
              <w:jc w:val="left"/>
              <w:rPr>
                <w:sz w:val="21"/>
              </w:rPr>
            </w:pPr>
            <w:r>
              <w:rPr>
                <w:sz w:val="21"/>
                <w:szCs w:val="21"/>
              </w:rPr>
              <w:t>自动对焦、减振、清晰度检测</w:t>
            </w:r>
          </w:p>
        </w:tc>
      </w:tr>
      <w:tr w14:paraId="05D93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282A7B56">
            <w:pPr>
              <w:snapToGrid w:val="0"/>
              <w:spacing w:before="70" w:after="70" w:line="240" w:lineRule="auto"/>
              <w:ind w:firstLine="0"/>
              <w:jc w:val="center"/>
              <w:rPr>
                <w:sz w:val="21"/>
              </w:rPr>
            </w:pPr>
            <w:r>
              <w:rPr>
                <w:sz w:val="21"/>
                <w:szCs w:val="21"/>
              </w:rPr>
              <w:t>通信中断</w:t>
            </w:r>
          </w:p>
        </w:tc>
        <w:tc>
          <w:tcPr>
            <w:tcW w:w="1596" w:type="dxa"/>
            <w:vAlign w:val="center"/>
          </w:tcPr>
          <w:p w14:paraId="00CA6C63">
            <w:pPr>
              <w:snapToGrid w:val="0"/>
              <w:spacing w:before="70" w:after="70" w:line="240" w:lineRule="auto"/>
              <w:ind w:firstLine="0"/>
              <w:jc w:val="left"/>
              <w:rPr>
                <w:sz w:val="21"/>
              </w:rPr>
            </w:pPr>
            <w:r>
              <w:rPr>
                <w:sz w:val="21"/>
                <w:szCs w:val="21"/>
              </w:rPr>
              <w:t>干扰、遮挡</w:t>
            </w:r>
          </w:p>
        </w:tc>
        <w:tc>
          <w:tcPr>
            <w:tcW w:w="1176" w:type="dxa"/>
            <w:vAlign w:val="center"/>
          </w:tcPr>
          <w:p w14:paraId="70ACB2C8">
            <w:pPr>
              <w:snapToGrid w:val="0"/>
              <w:spacing w:before="70" w:after="70" w:line="240" w:lineRule="auto"/>
              <w:ind w:firstLine="0"/>
              <w:jc w:val="left"/>
              <w:rPr>
                <w:sz w:val="21"/>
              </w:rPr>
            </w:pPr>
            <w:r>
              <w:rPr>
                <w:sz w:val="21"/>
                <w:szCs w:val="21"/>
              </w:rPr>
              <w:t>采集中断</w:t>
            </w:r>
          </w:p>
        </w:tc>
        <w:tc>
          <w:tcPr>
            <w:tcW w:w="863" w:type="dxa"/>
            <w:vAlign w:val="center"/>
          </w:tcPr>
          <w:p w14:paraId="2C5391ED">
            <w:pPr>
              <w:snapToGrid w:val="0"/>
              <w:spacing w:before="70" w:after="70" w:line="240" w:lineRule="auto"/>
              <w:ind w:firstLine="0"/>
              <w:jc w:val="center"/>
              <w:rPr>
                <w:sz w:val="21"/>
              </w:rPr>
            </w:pPr>
            <w:r>
              <w:rPr>
                <w:sz w:val="21"/>
                <w:szCs w:val="21"/>
              </w:rPr>
              <w:t>中</w:t>
            </w:r>
          </w:p>
        </w:tc>
        <w:tc>
          <w:tcPr>
            <w:tcW w:w="863" w:type="dxa"/>
            <w:vAlign w:val="center"/>
          </w:tcPr>
          <w:p w14:paraId="1D120C70">
            <w:pPr>
              <w:snapToGrid w:val="0"/>
              <w:spacing w:before="70" w:after="70" w:line="240" w:lineRule="auto"/>
              <w:ind w:firstLine="0"/>
              <w:jc w:val="center"/>
              <w:rPr>
                <w:sz w:val="21"/>
              </w:rPr>
            </w:pPr>
            <w:r>
              <w:rPr>
                <w:sz w:val="21"/>
                <w:szCs w:val="21"/>
              </w:rPr>
              <w:t>中</w:t>
            </w:r>
          </w:p>
        </w:tc>
        <w:tc>
          <w:tcPr>
            <w:tcW w:w="863" w:type="dxa"/>
            <w:vAlign w:val="center"/>
          </w:tcPr>
          <w:p w14:paraId="5873E846">
            <w:pPr>
              <w:snapToGrid w:val="0"/>
              <w:spacing w:before="70" w:after="70" w:line="240" w:lineRule="auto"/>
              <w:ind w:firstLine="0"/>
              <w:jc w:val="center"/>
              <w:rPr>
                <w:sz w:val="21"/>
              </w:rPr>
            </w:pPr>
            <w:r>
              <w:rPr>
                <w:sz w:val="21"/>
                <w:szCs w:val="21"/>
              </w:rPr>
              <w:t>低</w:t>
            </w:r>
          </w:p>
        </w:tc>
        <w:tc>
          <w:tcPr>
            <w:tcW w:w="2996" w:type="dxa"/>
            <w:vAlign w:val="center"/>
          </w:tcPr>
          <w:p w14:paraId="71A2991F">
            <w:pPr>
              <w:snapToGrid w:val="0"/>
              <w:spacing w:before="70" w:after="70" w:line="240" w:lineRule="auto"/>
              <w:ind w:firstLine="0"/>
              <w:jc w:val="left"/>
              <w:rPr>
                <w:sz w:val="21"/>
              </w:rPr>
            </w:pPr>
            <w:r>
              <w:rPr>
                <w:sz w:val="21"/>
                <w:szCs w:val="21"/>
              </w:rPr>
              <w:t>跳频、中继、断点续传</w:t>
            </w:r>
          </w:p>
        </w:tc>
      </w:tr>
      <w:tr w14:paraId="76331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7906A003">
            <w:pPr>
              <w:snapToGrid w:val="0"/>
              <w:spacing w:before="70" w:after="70" w:line="240" w:lineRule="auto"/>
              <w:ind w:firstLine="0"/>
              <w:jc w:val="center"/>
              <w:rPr>
                <w:sz w:val="21"/>
              </w:rPr>
            </w:pPr>
            <w:r>
              <w:rPr>
                <w:sz w:val="21"/>
                <w:szCs w:val="21"/>
              </w:rPr>
              <w:t>电池过热</w:t>
            </w:r>
          </w:p>
        </w:tc>
        <w:tc>
          <w:tcPr>
            <w:tcW w:w="1596" w:type="dxa"/>
            <w:vAlign w:val="center"/>
          </w:tcPr>
          <w:p w14:paraId="0E358F53">
            <w:pPr>
              <w:snapToGrid w:val="0"/>
              <w:spacing w:before="70" w:after="70" w:line="240" w:lineRule="auto"/>
              <w:ind w:firstLine="0"/>
              <w:jc w:val="left"/>
              <w:rPr>
                <w:sz w:val="21"/>
              </w:rPr>
            </w:pPr>
            <w:r>
              <w:rPr>
                <w:sz w:val="21"/>
                <w:szCs w:val="21"/>
              </w:rPr>
              <w:t>高温、大电流</w:t>
            </w:r>
          </w:p>
        </w:tc>
        <w:tc>
          <w:tcPr>
            <w:tcW w:w="1176" w:type="dxa"/>
            <w:vAlign w:val="center"/>
          </w:tcPr>
          <w:p w14:paraId="37C81CEC">
            <w:pPr>
              <w:snapToGrid w:val="0"/>
              <w:spacing w:before="70" w:after="70" w:line="240" w:lineRule="auto"/>
              <w:ind w:firstLine="0"/>
              <w:jc w:val="left"/>
              <w:rPr>
                <w:sz w:val="21"/>
              </w:rPr>
            </w:pPr>
            <w:r>
              <w:rPr>
                <w:sz w:val="21"/>
                <w:szCs w:val="21"/>
              </w:rPr>
              <w:t>停机</w:t>
            </w:r>
          </w:p>
        </w:tc>
        <w:tc>
          <w:tcPr>
            <w:tcW w:w="863" w:type="dxa"/>
            <w:vAlign w:val="center"/>
          </w:tcPr>
          <w:p w14:paraId="130A654D">
            <w:pPr>
              <w:snapToGrid w:val="0"/>
              <w:spacing w:before="70" w:after="70" w:line="240" w:lineRule="auto"/>
              <w:ind w:firstLine="0"/>
              <w:jc w:val="center"/>
              <w:rPr>
                <w:sz w:val="21"/>
              </w:rPr>
            </w:pPr>
            <w:r>
              <w:rPr>
                <w:sz w:val="21"/>
                <w:szCs w:val="21"/>
              </w:rPr>
              <w:t>中</w:t>
            </w:r>
          </w:p>
        </w:tc>
        <w:tc>
          <w:tcPr>
            <w:tcW w:w="863" w:type="dxa"/>
            <w:vAlign w:val="center"/>
          </w:tcPr>
          <w:p w14:paraId="10DCED1A">
            <w:pPr>
              <w:snapToGrid w:val="0"/>
              <w:spacing w:before="70" w:after="70" w:line="240" w:lineRule="auto"/>
              <w:ind w:firstLine="0"/>
              <w:jc w:val="center"/>
              <w:rPr>
                <w:sz w:val="21"/>
              </w:rPr>
            </w:pPr>
            <w:r>
              <w:rPr>
                <w:sz w:val="21"/>
                <w:szCs w:val="21"/>
              </w:rPr>
              <w:t>低</w:t>
            </w:r>
          </w:p>
        </w:tc>
        <w:tc>
          <w:tcPr>
            <w:tcW w:w="863" w:type="dxa"/>
            <w:vAlign w:val="center"/>
          </w:tcPr>
          <w:p w14:paraId="0680C5C8">
            <w:pPr>
              <w:snapToGrid w:val="0"/>
              <w:spacing w:before="70" w:after="70" w:line="240" w:lineRule="auto"/>
              <w:ind w:firstLine="0"/>
              <w:jc w:val="center"/>
              <w:rPr>
                <w:sz w:val="21"/>
              </w:rPr>
            </w:pPr>
            <w:r>
              <w:rPr>
                <w:sz w:val="21"/>
                <w:szCs w:val="21"/>
              </w:rPr>
              <w:t>中</w:t>
            </w:r>
          </w:p>
        </w:tc>
        <w:tc>
          <w:tcPr>
            <w:tcW w:w="2996" w:type="dxa"/>
            <w:vAlign w:val="center"/>
          </w:tcPr>
          <w:p w14:paraId="15303A23">
            <w:pPr>
              <w:snapToGrid w:val="0"/>
              <w:spacing w:before="70" w:after="70" w:line="240" w:lineRule="auto"/>
              <w:ind w:firstLine="0"/>
              <w:jc w:val="left"/>
              <w:rPr>
                <w:sz w:val="21"/>
              </w:rPr>
            </w:pPr>
            <w:r>
              <w:rPr>
                <w:sz w:val="21"/>
                <w:szCs w:val="21"/>
              </w:rPr>
              <w:t>温度保护、散热设计</w:t>
            </w:r>
          </w:p>
        </w:tc>
      </w:tr>
      <w:tr w14:paraId="17AB2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21341AF2">
            <w:pPr>
              <w:snapToGrid w:val="0"/>
              <w:spacing w:before="70" w:after="70" w:line="240" w:lineRule="auto"/>
              <w:ind w:firstLine="0"/>
              <w:jc w:val="center"/>
              <w:rPr>
                <w:sz w:val="21"/>
              </w:rPr>
            </w:pPr>
            <w:r>
              <w:rPr>
                <w:sz w:val="21"/>
                <w:szCs w:val="21"/>
              </w:rPr>
              <w:t>标定漂移</w:t>
            </w:r>
          </w:p>
        </w:tc>
        <w:tc>
          <w:tcPr>
            <w:tcW w:w="1596" w:type="dxa"/>
            <w:vAlign w:val="center"/>
          </w:tcPr>
          <w:p w14:paraId="66FA753A">
            <w:pPr>
              <w:snapToGrid w:val="0"/>
              <w:spacing w:before="70" w:after="70" w:line="240" w:lineRule="auto"/>
              <w:ind w:firstLine="0"/>
              <w:jc w:val="left"/>
              <w:rPr>
                <w:sz w:val="21"/>
              </w:rPr>
            </w:pPr>
            <w:r>
              <w:rPr>
                <w:sz w:val="21"/>
                <w:szCs w:val="21"/>
              </w:rPr>
              <w:t>温度、碰撞</w:t>
            </w:r>
          </w:p>
        </w:tc>
        <w:tc>
          <w:tcPr>
            <w:tcW w:w="1176" w:type="dxa"/>
            <w:vAlign w:val="center"/>
          </w:tcPr>
          <w:p w14:paraId="31701E91">
            <w:pPr>
              <w:snapToGrid w:val="0"/>
              <w:spacing w:before="70" w:after="70" w:line="240" w:lineRule="auto"/>
              <w:ind w:firstLine="0"/>
              <w:jc w:val="left"/>
              <w:rPr>
                <w:sz w:val="21"/>
              </w:rPr>
            </w:pPr>
            <w:r>
              <w:rPr>
                <w:sz w:val="21"/>
                <w:szCs w:val="21"/>
              </w:rPr>
              <w:t>系统偏差</w:t>
            </w:r>
          </w:p>
        </w:tc>
        <w:tc>
          <w:tcPr>
            <w:tcW w:w="863" w:type="dxa"/>
            <w:vAlign w:val="center"/>
          </w:tcPr>
          <w:p w14:paraId="35517B1D">
            <w:pPr>
              <w:snapToGrid w:val="0"/>
              <w:spacing w:before="70" w:after="70" w:line="240" w:lineRule="auto"/>
              <w:ind w:firstLine="0"/>
              <w:jc w:val="center"/>
              <w:rPr>
                <w:sz w:val="21"/>
              </w:rPr>
            </w:pPr>
            <w:r>
              <w:rPr>
                <w:sz w:val="21"/>
                <w:szCs w:val="21"/>
              </w:rPr>
              <w:t>高</w:t>
            </w:r>
          </w:p>
        </w:tc>
        <w:tc>
          <w:tcPr>
            <w:tcW w:w="863" w:type="dxa"/>
            <w:vAlign w:val="center"/>
          </w:tcPr>
          <w:p w14:paraId="11ECEA98">
            <w:pPr>
              <w:snapToGrid w:val="0"/>
              <w:spacing w:before="70" w:after="70" w:line="240" w:lineRule="auto"/>
              <w:ind w:firstLine="0"/>
              <w:jc w:val="center"/>
              <w:rPr>
                <w:sz w:val="21"/>
              </w:rPr>
            </w:pPr>
            <w:r>
              <w:rPr>
                <w:sz w:val="21"/>
                <w:szCs w:val="21"/>
              </w:rPr>
              <w:t>中</w:t>
            </w:r>
          </w:p>
        </w:tc>
        <w:tc>
          <w:tcPr>
            <w:tcW w:w="863" w:type="dxa"/>
            <w:vAlign w:val="center"/>
          </w:tcPr>
          <w:p w14:paraId="48F081A4">
            <w:pPr>
              <w:snapToGrid w:val="0"/>
              <w:spacing w:before="70" w:after="70" w:line="240" w:lineRule="auto"/>
              <w:ind w:firstLine="0"/>
              <w:jc w:val="center"/>
              <w:rPr>
                <w:sz w:val="21"/>
              </w:rPr>
            </w:pPr>
            <w:r>
              <w:rPr>
                <w:sz w:val="21"/>
                <w:szCs w:val="21"/>
              </w:rPr>
              <w:t>高</w:t>
            </w:r>
          </w:p>
        </w:tc>
        <w:tc>
          <w:tcPr>
            <w:tcW w:w="2996" w:type="dxa"/>
            <w:vAlign w:val="center"/>
          </w:tcPr>
          <w:p w14:paraId="4DAA41CD">
            <w:pPr>
              <w:snapToGrid w:val="0"/>
              <w:spacing w:before="70" w:after="70" w:line="240" w:lineRule="auto"/>
              <w:ind w:firstLine="0"/>
              <w:jc w:val="left"/>
              <w:rPr>
                <w:sz w:val="21"/>
              </w:rPr>
            </w:pPr>
            <w:r>
              <w:rPr>
                <w:sz w:val="21"/>
                <w:szCs w:val="21"/>
              </w:rPr>
              <w:t>温度补偿、标准尺校核</w:t>
            </w:r>
          </w:p>
        </w:tc>
      </w:tr>
      <w:tr w14:paraId="70905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1CAD6876">
            <w:pPr>
              <w:snapToGrid w:val="0"/>
              <w:spacing w:before="70" w:after="70" w:line="240" w:lineRule="auto"/>
              <w:ind w:firstLine="0"/>
              <w:jc w:val="center"/>
              <w:rPr>
                <w:sz w:val="21"/>
              </w:rPr>
            </w:pPr>
            <w:r>
              <w:rPr>
                <w:sz w:val="21"/>
                <w:szCs w:val="21"/>
              </w:rPr>
              <w:t>云台回差</w:t>
            </w:r>
          </w:p>
        </w:tc>
        <w:tc>
          <w:tcPr>
            <w:tcW w:w="1596" w:type="dxa"/>
            <w:vAlign w:val="center"/>
          </w:tcPr>
          <w:p w14:paraId="438D405F">
            <w:pPr>
              <w:snapToGrid w:val="0"/>
              <w:spacing w:before="70" w:after="70" w:line="240" w:lineRule="auto"/>
              <w:ind w:firstLine="0"/>
              <w:jc w:val="left"/>
              <w:rPr>
                <w:sz w:val="21"/>
              </w:rPr>
            </w:pPr>
            <w:r>
              <w:rPr>
                <w:sz w:val="21"/>
                <w:szCs w:val="21"/>
              </w:rPr>
              <w:t>磨损</w:t>
            </w:r>
          </w:p>
        </w:tc>
        <w:tc>
          <w:tcPr>
            <w:tcW w:w="1176" w:type="dxa"/>
            <w:vAlign w:val="center"/>
          </w:tcPr>
          <w:p w14:paraId="1CEB5D9F">
            <w:pPr>
              <w:snapToGrid w:val="0"/>
              <w:spacing w:before="70" w:after="70" w:line="240" w:lineRule="auto"/>
              <w:ind w:firstLine="0"/>
              <w:jc w:val="left"/>
              <w:rPr>
                <w:sz w:val="21"/>
              </w:rPr>
            </w:pPr>
            <w:r>
              <w:rPr>
                <w:sz w:val="21"/>
                <w:szCs w:val="21"/>
              </w:rPr>
              <w:t>角度偏差</w:t>
            </w:r>
          </w:p>
        </w:tc>
        <w:tc>
          <w:tcPr>
            <w:tcW w:w="863" w:type="dxa"/>
            <w:vAlign w:val="center"/>
          </w:tcPr>
          <w:p w14:paraId="0C735FD3">
            <w:pPr>
              <w:snapToGrid w:val="0"/>
              <w:spacing w:before="70" w:after="70" w:line="240" w:lineRule="auto"/>
              <w:ind w:firstLine="0"/>
              <w:jc w:val="center"/>
              <w:rPr>
                <w:sz w:val="21"/>
              </w:rPr>
            </w:pPr>
            <w:r>
              <w:rPr>
                <w:sz w:val="21"/>
                <w:szCs w:val="21"/>
              </w:rPr>
              <w:t>中</w:t>
            </w:r>
          </w:p>
        </w:tc>
        <w:tc>
          <w:tcPr>
            <w:tcW w:w="863" w:type="dxa"/>
            <w:vAlign w:val="center"/>
          </w:tcPr>
          <w:p w14:paraId="412FEAEF">
            <w:pPr>
              <w:snapToGrid w:val="0"/>
              <w:spacing w:before="70" w:after="70" w:line="240" w:lineRule="auto"/>
              <w:ind w:firstLine="0"/>
              <w:jc w:val="center"/>
              <w:rPr>
                <w:sz w:val="21"/>
              </w:rPr>
            </w:pPr>
            <w:r>
              <w:rPr>
                <w:sz w:val="21"/>
                <w:szCs w:val="21"/>
              </w:rPr>
              <w:t>低</w:t>
            </w:r>
          </w:p>
        </w:tc>
        <w:tc>
          <w:tcPr>
            <w:tcW w:w="863" w:type="dxa"/>
            <w:vAlign w:val="center"/>
          </w:tcPr>
          <w:p w14:paraId="66549F06">
            <w:pPr>
              <w:snapToGrid w:val="0"/>
              <w:spacing w:before="70" w:after="70" w:line="240" w:lineRule="auto"/>
              <w:ind w:firstLine="0"/>
              <w:jc w:val="center"/>
              <w:rPr>
                <w:sz w:val="21"/>
              </w:rPr>
            </w:pPr>
            <w:r>
              <w:rPr>
                <w:sz w:val="21"/>
                <w:szCs w:val="21"/>
              </w:rPr>
              <w:t>中</w:t>
            </w:r>
          </w:p>
        </w:tc>
        <w:tc>
          <w:tcPr>
            <w:tcW w:w="2996" w:type="dxa"/>
            <w:vAlign w:val="center"/>
          </w:tcPr>
          <w:p w14:paraId="57659EF7">
            <w:pPr>
              <w:snapToGrid w:val="0"/>
              <w:spacing w:before="70" w:after="70" w:line="240" w:lineRule="auto"/>
              <w:ind w:firstLine="0"/>
              <w:jc w:val="left"/>
              <w:rPr>
                <w:sz w:val="21"/>
              </w:rPr>
            </w:pPr>
            <w:r>
              <w:rPr>
                <w:sz w:val="21"/>
                <w:szCs w:val="21"/>
              </w:rPr>
              <w:t>编码器反馈、定期维护</w:t>
            </w:r>
          </w:p>
        </w:tc>
      </w:tr>
      <w:tr w14:paraId="0E886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6C966604">
            <w:pPr>
              <w:snapToGrid w:val="0"/>
              <w:spacing w:before="70" w:after="70" w:line="240" w:lineRule="auto"/>
              <w:ind w:firstLine="0"/>
              <w:jc w:val="center"/>
              <w:rPr>
                <w:sz w:val="21"/>
              </w:rPr>
            </w:pPr>
            <w:r>
              <w:rPr>
                <w:sz w:val="21"/>
                <w:szCs w:val="21"/>
              </w:rPr>
              <w:t>存储故障</w:t>
            </w:r>
          </w:p>
        </w:tc>
        <w:tc>
          <w:tcPr>
            <w:tcW w:w="1596" w:type="dxa"/>
            <w:vAlign w:val="center"/>
          </w:tcPr>
          <w:p w14:paraId="60D48E7A">
            <w:pPr>
              <w:snapToGrid w:val="0"/>
              <w:spacing w:before="70" w:after="70" w:line="240" w:lineRule="auto"/>
              <w:ind w:firstLine="0"/>
              <w:jc w:val="left"/>
              <w:rPr>
                <w:sz w:val="21"/>
              </w:rPr>
            </w:pPr>
            <w:r>
              <w:rPr>
                <w:sz w:val="21"/>
                <w:szCs w:val="21"/>
              </w:rPr>
              <w:t>介质损坏</w:t>
            </w:r>
          </w:p>
        </w:tc>
        <w:tc>
          <w:tcPr>
            <w:tcW w:w="1176" w:type="dxa"/>
            <w:vAlign w:val="center"/>
          </w:tcPr>
          <w:p w14:paraId="556AD53B">
            <w:pPr>
              <w:snapToGrid w:val="0"/>
              <w:spacing w:before="70" w:after="70" w:line="240" w:lineRule="auto"/>
              <w:ind w:firstLine="0"/>
              <w:jc w:val="left"/>
              <w:rPr>
                <w:sz w:val="21"/>
              </w:rPr>
            </w:pPr>
            <w:r>
              <w:rPr>
                <w:sz w:val="21"/>
                <w:szCs w:val="21"/>
              </w:rPr>
              <w:t>数据丢失</w:t>
            </w:r>
          </w:p>
        </w:tc>
        <w:tc>
          <w:tcPr>
            <w:tcW w:w="863" w:type="dxa"/>
            <w:vAlign w:val="center"/>
          </w:tcPr>
          <w:p w14:paraId="7E831C62">
            <w:pPr>
              <w:snapToGrid w:val="0"/>
              <w:spacing w:before="70" w:after="70" w:line="240" w:lineRule="auto"/>
              <w:ind w:firstLine="0"/>
              <w:jc w:val="center"/>
              <w:rPr>
                <w:sz w:val="21"/>
              </w:rPr>
            </w:pPr>
            <w:r>
              <w:rPr>
                <w:sz w:val="21"/>
                <w:szCs w:val="21"/>
              </w:rPr>
              <w:t>高</w:t>
            </w:r>
          </w:p>
        </w:tc>
        <w:tc>
          <w:tcPr>
            <w:tcW w:w="863" w:type="dxa"/>
            <w:vAlign w:val="center"/>
          </w:tcPr>
          <w:p w14:paraId="06E4E7A5">
            <w:pPr>
              <w:snapToGrid w:val="0"/>
              <w:spacing w:before="70" w:after="70" w:line="240" w:lineRule="auto"/>
              <w:ind w:firstLine="0"/>
              <w:jc w:val="center"/>
              <w:rPr>
                <w:sz w:val="21"/>
              </w:rPr>
            </w:pPr>
            <w:r>
              <w:rPr>
                <w:sz w:val="21"/>
                <w:szCs w:val="21"/>
              </w:rPr>
              <w:t>低</w:t>
            </w:r>
          </w:p>
        </w:tc>
        <w:tc>
          <w:tcPr>
            <w:tcW w:w="863" w:type="dxa"/>
            <w:vAlign w:val="center"/>
          </w:tcPr>
          <w:p w14:paraId="16976B27">
            <w:pPr>
              <w:snapToGrid w:val="0"/>
              <w:spacing w:before="70" w:after="70" w:line="240" w:lineRule="auto"/>
              <w:ind w:firstLine="0"/>
              <w:jc w:val="center"/>
              <w:rPr>
                <w:sz w:val="21"/>
              </w:rPr>
            </w:pPr>
            <w:r>
              <w:rPr>
                <w:sz w:val="21"/>
                <w:szCs w:val="21"/>
              </w:rPr>
              <w:t>低</w:t>
            </w:r>
          </w:p>
        </w:tc>
        <w:tc>
          <w:tcPr>
            <w:tcW w:w="2996" w:type="dxa"/>
            <w:vAlign w:val="center"/>
          </w:tcPr>
          <w:p w14:paraId="49F67236">
            <w:pPr>
              <w:snapToGrid w:val="0"/>
              <w:spacing w:before="70" w:after="70" w:line="240" w:lineRule="auto"/>
              <w:ind w:firstLine="0"/>
              <w:jc w:val="left"/>
              <w:rPr>
                <w:sz w:val="21"/>
              </w:rPr>
            </w:pPr>
            <w:r>
              <w:rPr>
                <w:sz w:val="21"/>
                <w:szCs w:val="21"/>
              </w:rPr>
              <w:t>双备份、校验</w:t>
            </w:r>
          </w:p>
        </w:tc>
      </w:tr>
      <w:tr w14:paraId="0E510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20ECE062">
            <w:pPr>
              <w:snapToGrid w:val="0"/>
              <w:spacing w:before="70" w:after="70" w:line="240" w:lineRule="auto"/>
              <w:ind w:firstLine="0"/>
              <w:jc w:val="center"/>
              <w:rPr>
                <w:sz w:val="21"/>
              </w:rPr>
            </w:pPr>
            <w:r>
              <w:rPr>
                <w:sz w:val="21"/>
                <w:szCs w:val="21"/>
              </w:rPr>
              <w:t>接口松动</w:t>
            </w:r>
          </w:p>
        </w:tc>
        <w:tc>
          <w:tcPr>
            <w:tcW w:w="1596" w:type="dxa"/>
            <w:vAlign w:val="center"/>
          </w:tcPr>
          <w:p w14:paraId="3A68DD4E">
            <w:pPr>
              <w:snapToGrid w:val="0"/>
              <w:spacing w:before="70" w:after="70" w:line="240" w:lineRule="auto"/>
              <w:ind w:firstLine="0"/>
              <w:jc w:val="left"/>
              <w:rPr>
                <w:sz w:val="21"/>
              </w:rPr>
            </w:pPr>
            <w:r>
              <w:rPr>
                <w:sz w:val="21"/>
                <w:szCs w:val="21"/>
              </w:rPr>
              <w:t>振动</w:t>
            </w:r>
          </w:p>
        </w:tc>
        <w:tc>
          <w:tcPr>
            <w:tcW w:w="1176" w:type="dxa"/>
            <w:vAlign w:val="center"/>
          </w:tcPr>
          <w:p w14:paraId="63FEBAAC">
            <w:pPr>
              <w:snapToGrid w:val="0"/>
              <w:spacing w:before="70" w:after="70" w:line="240" w:lineRule="auto"/>
              <w:ind w:firstLine="0"/>
              <w:jc w:val="left"/>
              <w:rPr>
                <w:sz w:val="21"/>
              </w:rPr>
            </w:pPr>
            <w:r>
              <w:rPr>
                <w:sz w:val="21"/>
                <w:szCs w:val="21"/>
              </w:rPr>
              <w:t>接触不良</w:t>
            </w:r>
          </w:p>
        </w:tc>
        <w:tc>
          <w:tcPr>
            <w:tcW w:w="863" w:type="dxa"/>
            <w:vAlign w:val="center"/>
          </w:tcPr>
          <w:p w14:paraId="3E4C414F">
            <w:pPr>
              <w:snapToGrid w:val="0"/>
              <w:spacing w:before="70" w:after="70" w:line="240" w:lineRule="auto"/>
              <w:ind w:firstLine="0"/>
              <w:jc w:val="center"/>
              <w:rPr>
                <w:sz w:val="21"/>
              </w:rPr>
            </w:pPr>
            <w:r>
              <w:rPr>
                <w:sz w:val="21"/>
                <w:szCs w:val="21"/>
              </w:rPr>
              <w:t>中</w:t>
            </w:r>
          </w:p>
        </w:tc>
        <w:tc>
          <w:tcPr>
            <w:tcW w:w="863" w:type="dxa"/>
            <w:vAlign w:val="center"/>
          </w:tcPr>
          <w:p w14:paraId="0E7251F6">
            <w:pPr>
              <w:snapToGrid w:val="0"/>
              <w:spacing w:before="70" w:after="70" w:line="240" w:lineRule="auto"/>
              <w:ind w:firstLine="0"/>
              <w:jc w:val="center"/>
              <w:rPr>
                <w:sz w:val="21"/>
              </w:rPr>
            </w:pPr>
            <w:r>
              <w:rPr>
                <w:sz w:val="21"/>
                <w:szCs w:val="21"/>
              </w:rPr>
              <w:t>中</w:t>
            </w:r>
          </w:p>
        </w:tc>
        <w:tc>
          <w:tcPr>
            <w:tcW w:w="863" w:type="dxa"/>
            <w:vAlign w:val="center"/>
          </w:tcPr>
          <w:p w14:paraId="52BF112C">
            <w:pPr>
              <w:snapToGrid w:val="0"/>
              <w:spacing w:before="70" w:after="70" w:line="240" w:lineRule="auto"/>
              <w:ind w:firstLine="0"/>
              <w:jc w:val="center"/>
              <w:rPr>
                <w:sz w:val="21"/>
              </w:rPr>
            </w:pPr>
            <w:r>
              <w:rPr>
                <w:sz w:val="21"/>
                <w:szCs w:val="21"/>
              </w:rPr>
              <w:t>低</w:t>
            </w:r>
          </w:p>
        </w:tc>
        <w:tc>
          <w:tcPr>
            <w:tcW w:w="2996" w:type="dxa"/>
            <w:vAlign w:val="center"/>
          </w:tcPr>
          <w:p w14:paraId="0702B7C7">
            <w:pPr>
              <w:snapToGrid w:val="0"/>
              <w:spacing w:before="70" w:after="70" w:line="240" w:lineRule="auto"/>
              <w:ind w:firstLine="0"/>
              <w:jc w:val="left"/>
              <w:rPr>
                <w:sz w:val="21"/>
              </w:rPr>
            </w:pPr>
            <w:r>
              <w:rPr>
                <w:sz w:val="21"/>
                <w:szCs w:val="21"/>
              </w:rPr>
              <w:t>锁紧结构、点检</w:t>
            </w:r>
          </w:p>
        </w:tc>
      </w:tr>
    </w:tbl>
    <w:p w14:paraId="5629C522">
      <w:pPr>
        <w:spacing w:line="240" w:lineRule="auto"/>
      </w:pPr>
    </w:p>
    <w:p w14:paraId="1B7C813F">
      <w:r>
        <w:rPr>
          <w:b/>
        </w:rPr>
        <w:t>（3）维修性</w:t>
      </w:r>
    </w:p>
    <w:p w14:paraId="127703D7">
      <w:r>
        <w:t>模块化设计，相机模组、电池、控制板、云台均可现场更换，平均修复时间（MTTR）不大于 30 min；随机配备常用备件与专用工具；提供图文版维修手册与视频。</w:t>
      </w:r>
    </w:p>
    <w:p w14:paraId="7ADAFA30">
      <w:pPr>
        <w:pStyle w:val="6"/>
      </w:pPr>
      <w:r>
        <w:rPr>
          <w:szCs w:val="32"/>
        </w:rPr>
        <w:t>2.5.1.17 与全站仪、北斗 RTK 的协同</w:t>
      </w:r>
    </w:p>
    <w:p w14:paraId="3DBCEE49">
      <w:r>
        <w:rPr>
          <w:b/>
        </w:rPr>
        <w:t>（1）协同模式</w:t>
      </w:r>
    </w:p>
    <w:p w14:paraId="140E4143">
      <w:r>
        <w:t>全站仪负责绝对坐标传递与控制点测量，北斗 RTK 负责快速定位与粗基准建立，多目视觉跟踪系统负责局部高精度测量，三者形成</w:t>
      </w:r>
      <w:r>
        <w:rPr>
          <w:rFonts w:hint="eastAsia"/>
        </w:rPr>
        <w:t>“</w:t>
      </w:r>
      <w:r>
        <w:t>粗</w:t>
      </w:r>
      <w:r>
        <w:rPr>
          <w:rFonts w:hint="eastAsia"/>
        </w:rPr>
        <w:t>-</w:t>
      </w:r>
      <w:r>
        <w:t>中</w:t>
      </w:r>
      <w:r>
        <w:rPr>
          <w:rFonts w:hint="eastAsia"/>
        </w:rPr>
        <w:t>-</w:t>
      </w:r>
      <w:r>
        <w:t>精</w:t>
      </w:r>
      <w:r>
        <w:rPr>
          <w:rFonts w:hint="eastAsia"/>
        </w:rPr>
        <w:t>”</w:t>
      </w:r>
      <w:r>
        <w:t>三级基准链。承担这两级任务的仪器已定型：全站仪为南方测绘 NTS-561（测角 1″、测距 ±(1 mm+1 ppm)），RTK 为南方测绘 极点2（北斗版）（单北斗 1598 通道、RTK 平面 ±(8 mm+1 ppm)）。两台仪器的详细参数、配置数量、检定与使用管理见 2.5.1.39。</w:t>
      </w:r>
    </w:p>
    <w:p w14:paraId="01EA598C">
      <w:r>
        <w:rPr>
          <w:b/>
        </w:rPr>
        <w:t>（2）作业流程</w:t>
      </w:r>
    </w:p>
    <w:p w14:paraId="1679F7CD">
      <w:r>
        <w:t>第一步，用 RTK 在测区外围快速获取控制点概略坐标（精度 ±2 cm）；第二步，用全站仪以 RTK 点为起算点，按导线/边角网施测加密控制点（精度 ±1 mm）；第三步，以加密控制点约束多目视觉跟踪系统，建立测站坐标系；第四步，测量作业与检核。</w:t>
      </w:r>
    </w:p>
    <w:p w14:paraId="60241FD5">
      <w:r>
        <w:rPr>
          <w:b/>
        </w:rPr>
        <w:t>（3）坐标转换</w:t>
      </w:r>
    </w:p>
    <w:p w14:paraId="64E60D3C">
      <w:r>
        <w:t>采用七参数布尔莎模型进行坐标转换，转换残差作为精度评定依据；当残差超限时，检查控制点稳定性与输入错误，必要时重新施测。</w:t>
      </w:r>
    </w:p>
    <w:p w14:paraId="6896B559">
      <w:pPr>
        <w:pStyle w:val="6"/>
      </w:pPr>
      <w:r>
        <w:rPr>
          <w:szCs w:val="32"/>
        </w:rPr>
        <w:t>2.5.1.18 室内大尺寸零部件扫描实施细则</w:t>
      </w:r>
    </w:p>
    <w:p w14:paraId="78B80F84">
      <w:r>
        <w:rPr>
          <w:b/>
        </w:rPr>
        <w:t>（1）适用对象</w:t>
      </w:r>
    </w:p>
    <w:p w14:paraId="48382247">
      <w:r>
        <w:t>水轮机转轮、导叶、闸门、启闭机、压力钢管等大型零部件；测量范围 0.5～5 m，最高尺寸精度 0.025 mm。</w:t>
      </w:r>
    </w:p>
    <w:p w14:paraId="2C87EA37">
      <w:r>
        <w:rPr>
          <w:b/>
        </w:rPr>
        <w:t>（2）实施要点</w:t>
      </w:r>
    </w:p>
    <w:p w14:paraId="75311373">
      <w:r>
        <w:t>一是环境控制。在恒温车间（20±2 ℃）作业，避免阳光直射与气流扰动。二是标志点布置。按 200～300 mm 间距布置编码标志点，曲面区域加密。三是多视采集。按重叠度不低于 60% 规划摄站，每站 3～5 个视角。四是全局优化。采用光束法平差与自检校，控制拼接误差。五是精度验证。用标准球（直径已知）与标准长度尺校核，偏差超过 0.02 mm 时重测。</w:t>
      </w:r>
    </w:p>
    <w:p w14:paraId="76C409F3">
      <w:r>
        <w:rPr>
          <w:b/>
        </w:rPr>
        <w:t>（3）典型应用</w:t>
      </w:r>
    </w:p>
    <w:p w14:paraId="59BEB420">
      <w:r>
        <w:t>转轮叶片型面检测、导叶间隙测量、闸门止水座面平面度检测、启闭机齿轮啮合面检测，可与设计模型进行偏差分析并输出色谱图。</w:t>
      </w:r>
    </w:p>
    <w:p w14:paraId="04110B6B">
      <w:pPr>
        <w:pStyle w:val="6"/>
      </w:pPr>
      <w:r>
        <w:rPr>
          <w:szCs w:val="32"/>
        </w:rPr>
        <w:t>2.5.1.19 主要技术参数表</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6"/>
        <w:gridCol w:w="1201"/>
        <w:gridCol w:w="2266"/>
        <w:gridCol w:w="1573"/>
        <w:gridCol w:w="1779"/>
        <w:gridCol w:w="1246"/>
      </w:tblGrid>
      <w:tr w14:paraId="499FA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36" w:type="dxa"/>
            <w:shd w:val="clear" w:color="auto" w:fill="E7E6E6"/>
            <w:vAlign w:val="center"/>
          </w:tcPr>
          <w:p w14:paraId="1CEFA88B">
            <w:pPr>
              <w:snapToGrid w:val="0"/>
              <w:spacing w:before="70" w:after="70" w:line="240" w:lineRule="auto"/>
              <w:ind w:firstLine="0"/>
              <w:jc w:val="center"/>
              <w:rPr>
                <w:b/>
                <w:sz w:val="21"/>
              </w:rPr>
            </w:pPr>
            <w:r>
              <w:rPr>
                <w:b/>
                <w:sz w:val="21"/>
                <w:szCs w:val="21"/>
              </w:rPr>
              <w:t>序号</w:t>
            </w:r>
          </w:p>
        </w:tc>
        <w:tc>
          <w:tcPr>
            <w:tcW w:w="1201" w:type="dxa"/>
            <w:shd w:val="clear" w:color="auto" w:fill="E7E6E6"/>
            <w:vAlign w:val="center"/>
          </w:tcPr>
          <w:p w14:paraId="31219777">
            <w:pPr>
              <w:snapToGrid w:val="0"/>
              <w:spacing w:before="70" w:after="70" w:line="240" w:lineRule="auto"/>
              <w:ind w:firstLine="0"/>
              <w:jc w:val="center"/>
              <w:rPr>
                <w:b/>
                <w:sz w:val="21"/>
              </w:rPr>
            </w:pPr>
            <w:r>
              <w:rPr>
                <w:b/>
                <w:sz w:val="21"/>
                <w:szCs w:val="21"/>
              </w:rPr>
              <w:t>参数类别</w:t>
            </w:r>
          </w:p>
        </w:tc>
        <w:tc>
          <w:tcPr>
            <w:tcW w:w="2266" w:type="dxa"/>
            <w:shd w:val="clear" w:color="auto" w:fill="E7E6E6"/>
            <w:vAlign w:val="center"/>
          </w:tcPr>
          <w:p w14:paraId="70BC8832">
            <w:pPr>
              <w:snapToGrid w:val="0"/>
              <w:spacing w:before="70" w:after="70" w:line="240" w:lineRule="auto"/>
              <w:ind w:firstLine="0"/>
              <w:jc w:val="center"/>
              <w:rPr>
                <w:b/>
                <w:sz w:val="21"/>
              </w:rPr>
            </w:pPr>
            <w:r>
              <w:rPr>
                <w:b/>
                <w:sz w:val="21"/>
                <w:szCs w:val="21"/>
              </w:rPr>
              <w:t>参数名称</w:t>
            </w:r>
          </w:p>
        </w:tc>
        <w:tc>
          <w:tcPr>
            <w:tcW w:w="1573" w:type="dxa"/>
            <w:shd w:val="clear" w:color="auto" w:fill="E7E6E6"/>
            <w:vAlign w:val="center"/>
          </w:tcPr>
          <w:p w14:paraId="0BC1C973">
            <w:pPr>
              <w:snapToGrid w:val="0"/>
              <w:spacing w:before="70" w:after="70" w:line="240" w:lineRule="auto"/>
              <w:ind w:firstLine="0"/>
              <w:jc w:val="center"/>
              <w:rPr>
                <w:b/>
                <w:sz w:val="21"/>
              </w:rPr>
            </w:pPr>
            <w:r>
              <w:rPr>
                <w:b/>
                <w:sz w:val="21"/>
                <w:szCs w:val="21"/>
              </w:rPr>
              <w:t>指标要求</w:t>
            </w:r>
          </w:p>
        </w:tc>
        <w:tc>
          <w:tcPr>
            <w:tcW w:w="1779" w:type="dxa"/>
            <w:shd w:val="clear" w:color="auto" w:fill="E7E6E6"/>
            <w:vAlign w:val="center"/>
          </w:tcPr>
          <w:p w14:paraId="2459E7D1">
            <w:pPr>
              <w:snapToGrid w:val="0"/>
              <w:spacing w:before="70" w:after="70" w:line="240" w:lineRule="auto"/>
              <w:ind w:firstLine="0"/>
              <w:jc w:val="center"/>
              <w:rPr>
                <w:b/>
                <w:sz w:val="21"/>
              </w:rPr>
            </w:pPr>
            <w:r>
              <w:rPr>
                <w:b/>
                <w:sz w:val="21"/>
                <w:szCs w:val="21"/>
              </w:rPr>
              <w:t>设计值</w:t>
            </w:r>
          </w:p>
        </w:tc>
        <w:tc>
          <w:tcPr>
            <w:tcW w:w="1246" w:type="dxa"/>
            <w:shd w:val="clear" w:color="auto" w:fill="E7E6E6"/>
            <w:vAlign w:val="center"/>
          </w:tcPr>
          <w:p w14:paraId="281F08C1">
            <w:pPr>
              <w:snapToGrid w:val="0"/>
              <w:spacing w:before="70" w:after="70" w:line="240" w:lineRule="auto"/>
              <w:ind w:firstLine="0"/>
              <w:jc w:val="center"/>
              <w:rPr>
                <w:b/>
                <w:sz w:val="21"/>
              </w:rPr>
            </w:pPr>
            <w:r>
              <w:rPr>
                <w:b/>
                <w:sz w:val="21"/>
                <w:szCs w:val="21"/>
              </w:rPr>
              <w:t>验证方法</w:t>
            </w:r>
          </w:p>
        </w:tc>
      </w:tr>
      <w:tr w14:paraId="3F159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CD8C737">
            <w:pPr>
              <w:snapToGrid w:val="0"/>
              <w:spacing w:before="70" w:after="70" w:line="240" w:lineRule="auto"/>
              <w:ind w:firstLine="0"/>
              <w:jc w:val="center"/>
              <w:rPr>
                <w:sz w:val="21"/>
              </w:rPr>
            </w:pPr>
            <w:r>
              <w:rPr>
                <w:sz w:val="21"/>
                <w:szCs w:val="21"/>
              </w:rPr>
              <w:t>1</w:t>
            </w:r>
          </w:p>
        </w:tc>
        <w:tc>
          <w:tcPr>
            <w:tcW w:w="1201" w:type="dxa"/>
            <w:vAlign w:val="center"/>
          </w:tcPr>
          <w:p w14:paraId="735F3782">
            <w:pPr>
              <w:snapToGrid w:val="0"/>
              <w:spacing w:before="70" w:after="70" w:line="240" w:lineRule="auto"/>
              <w:ind w:firstLine="0"/>
              <w:jc w:val="left"/>
              <w:rPr>
                <w:sz w:val="21"/>
              </w:rPr>
            </w:pPr>
            <w:r>
              <w:rPr>
                <w:sz w:val="21"/>
                <w:szCs w:val="21"/>
              </w:rPr>
              <w:t>测量范围</w:t>
            </w:r>
          </w:p>
        </w:tc>
        <w:tc>
          <w:tcPr>
            <w:tcW w:w="2266" w:type="dxa"/>
            <w:vAlign w:val="center"/>
          </w:tcPr>
          <w:p w14:paraId="26E16EB7">
            <w:pPr>
              <w:snapToGrid w:val="0"/>
              <w:spacing w:before="70" w:after="70" w:line="240" w:lineRule="auto"/>
              <w:ind w:firstLine="0"/>
              <w:jc w:val="left"/>
              <w:rPr>
                <w:sz w:val="21"/>
              </w:rPr>
            </w:pPr>
            <w:r>
              <w:rPr>
                <w:sz w:val="21"/>
                <w:szCs w:val="21"/>
              </w:rPr>
              <w:t>单测站有效半径</w:t>
            </w:r>
          </w:p>
        </w:tc>
        <w:tc>
          <w:tcPr>
            <w:tcW w:w="1573" w:type="dxa"/>
            <w:vAlign w:val="center"/>
          </w:tcPr>
          <w:p w14:paraId="316118F4">
            <w:pPr>
              <w:snapToGrid w:val="0"/>
              <w:spacing w:before="70" w:after="70" w:line="240" w:lineRule="auto"/>
              <w:ind w:firstLine="0"/>
              <w:jc w:val="left"/>
              <w:rPr>
                <w:sz w:val="21"/>
              </w:rPr>
            </w:pPr>
            <w:r>
              <w:rPr>
                <w:sz w:val="21"/>
                <w:szCs w:val="21"/>
              </w:rPr>
              <w:t>≥12 m</w:t>
            </w:r>
          </w:p>
        </w:tc>
        <w:tc>
          <w:tcPr>
            <w:tcW w:w="1779" w:type="dxa"/>
            <w:vAlign w:val="center"/>
          </w:tcPr>
          <w:p w14:paraId="75072480">
            <w:pPr>
              <w:snapToGrid w:val="0"/>
              <w:spacing w:before="70" w:after="70" w:line="240" w:lineRule="auto"/>
              <w:ind w:firstLine="0"/>
              <w:jc w:val="left"/>
              <w:rPr>
                <w:sz w:val="21"/>
              </w:rPr>
            </w:pPr>
            <w:r>
              <w:rPr>
                <w:sz w:val="21"/>
                <w:szCs w:val="21"/>
              </w:rPr>
              <w:t>12 m</w:t>
            </w:r>
          </w:p>
        </w:tc>
        <w:tc>
          <w:tcPr>
            <w:tcW w:w="1246" w:type="dxa"/>
            <w:vAlign w:val="center"/>
          </w:tcPr>
          <w:p w14:paraId="2E1036DD">
            <w:pPr>
              <w:snapToGrid w:val="0"/>
              <w:spacing w:before="70" w:after="70" w:line="240" w:lineRule="auto"/>
              <w:ind w:firstLine="0"/>
              <w:jc w:val="left"/>
              <w:rPr>
                <w:sz w:val="21"/>
              </w:rPr>
            </w:pPr>
            <w:r>
              <w:rPr>
                <w:sz w:val="21"/>
                <w:szCs w:val="21"/>
              </w:rPr>
              <w:t>标准尺</w:t>
            </w:r>
          </w:p>
        </w:tc>
      </w:tr>
      <w:tr w14:paraId="5CDA7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AB15559">
            <w:pPr>
              <w:snapToGrid w:val="0"/>
              <w:spacing w:before="70" w:after="70" w:line="240" w:lineRule="auto"/>
              <w:ind w:firstLine="0"/>
              <w:jc w:val="center"/>
              <w:rPr>
                <w:sz w:val="21"/>
              </w:rPr>
            </w:pPr>
            <w:r>
              <w:rPr>
                <w:sz w:val="21"/>
                <w:szCs w:val="21"/>
              </w:rPr>
              <w:t>2</w:t>
            </w:r>
          </w:p>
        </w:tc>
        <w:tc>
          <w:tcPr>
            <w:tcW w:w="1201" w:type="dxa"/>
            <w:vAlign w:val="center"/>
          </w:tcPr>
          <w:p w14:paraId="402412F8">
            <w:pPr>
              <w:snapToGrid w:val="0"/>
              <w:spacing w:before="70" w:after="70" w:line="240" w:lineRule="auto"/>
              <w:ind w:firstLine="0"/>
              <w:jc w:val="left"/>
              <w:rPr>
                <w:sz w:val="21"/>
              </w:rPr>
            </w:pPr>
            <w:r>
              <w:rPr>
                <w:sz w:val="21"/>
                <w:szCs w:val="21"/>
              </w:rPr>
              <w:t>测量范围</w:t>
            </w:r>
          </w:p>
        </w:tc>
        <w:tc>
          <w:tcPr>
            <w:tcW w:w="2266" w:type="dxa"/>
            <w:vAlign w:val="center"/>
          </w:tcPr>
          <w:p w14:paraId="42F8938D">
            <w:pPr>
              <w:snapToGrid w:val="0"/>
              <w:spacing w:before="70" w:after="70" w:line="240" w:lineRule="auto"/>
              <w:ind w:firstLine="0"/>
              <w:jc w:val="left"/>
              <w:rPr>
                <w:sz w:val="21"/>
              </w:rPr>
            </w:pPr>
            <w:r>
              <w:rPr>
                <w:sz w:val="21"/>
                <w:szCs w:val="21"/>
              </w:rPr>
              <w:t>水平视场</w:t>
            </w:r>
          </w:p>
        </w:tc>
        <w:tc>
          <w:tcPr>
            <w:tcW w:w="1573" w:type="dxa"/>
            <w:vAlign w:val="center"/>
          </w:tcPr>
          <w:p w14:paraId="554171CC">
            <w:pPr>
              <w:snapToGrid w:val="0"/>
              <w:spacing w:before="70" w:after="70" w:line="240" w:lineRule="auto"/>
              <w:ind w:firstLine="0"/>
              <w:jc w:val="left"/>
              <w:rPr>
                <w:sz w:val="21"/>
              </w:rPr>
            </w:pPr>
            <w:r>
              <w:rPr>
                <w:sz w:val="21"/>
                <w:szCs w:val="21"/>
              </w:rPr>
              <w:t>≥110°</w:t>
            </w:r>
          </w:p>
        </w:tc>
        <w:tc>
          <w:tcPr>
            <w:tcW w:w="1779" w:type="dxa"/>
            <w:vAlign w:val="center"/>
          </w:tcPr>
          <w:p w14:paraId="4AB77653">
            <w:pPr>
              <w:snapToGrid w:val="0"/>
              <w:spacing w:before="70" w:after="70" w:line="240" w:lineRule="auto"/>
              <w:ind w:firstLine="0"/>
              <w:jc w:val="left"/>
              <w:rPr>
                <w:sz w:val="21"/>
              </w:rPr>
            </w:pPr>
            <w:r>
              <w:rPr>
                <w:sz w:val="21"/>
                <w:szCs w:val="21"/>
              </w:rPr>
              <w:t>120°</w:t>
            </w:r>
          </w:p>
        </w:tc>
        <w:tc>
          <w:tcPr>
            <w:tcW w:w="1246" w:type="dxa"/>
            <w:vAlign w:val="center"/>
          </w:tcPr>
          <w:p w14:paraId="7B433879">
            <w:pPr>
              <w:snapToGrid w:val="0"/>
              <w:spacing w:before="70" w:after="70" w:line="240" w:lineRule="auto"/>
              <w:ind w:firstLine="0"/>
              <w:jc w:val="left"/>
              <w:rPr>
                <w:sz w:val="21"/>
              </w:rPr>
            </w:pPr>
            <w:r>
              <w:rPr>
                <w:sz w:val="21"/>
                <w:szCs w:val="21"/>
              </w:rPr>
              <w:t>检测报告</w:t>
            </w:r>
          </w:p>
        </w:tc>
      </w:tr>
      <w:tr w14:paraId="2C523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31A7966">
            <w:pPr>
              <w:snapToGrid w:val="0"/>
              <w:spacing w:before="70" w:after="70" w:line="240" w:lineRule="auto"/>
              <w:ind w:firstLine="0"/>
              <w:jc w:val="center"/>
              <w:rPr>
                <w:sz w:val="21"/>
              </w:rPr>
            </w:pPr>
            <w:r>
              <w:rPr>
                <w:sz w:val="21"/>
                <w:szCs w:val="21"/>
              </w:rPr>
              <w:t>3</w:t>
            </w:r>
          </w:p>
        </w:tc>
        <w:tc>
          <w:tcPr>
            <w:tcW w:w="1201" w:type="dxa"/>
            <w:vAlign w:val="center"/>
          </w:tcPr>
          <w:p w14:paraId="69B01FE9">
            <w:pPr>
              <w:snapToGrid w:val="0"/>
              <w:spacing w:before="70" w:after="70" w:line="240" w:lineRule="auto"/>
              <w:ind w:firstLine="0"/>
              <w:jc w:val="left"/>
              <w:rPr>
                <w:sz w:val="21"/>
              </w:rPr>
            </w:pPr>
            <w:r>
              <w:rPr>
                <w:sz w:val="21"/>
                <w:szCs w:val="21"/>
              </w:rPr>
              <w:t>测量范围</w:t>
            </w:r>
          </w:p>
        </w:tc>
        <w:tc>
          <w:tcPr>
            <w:tcW w:w="2266" w:type="dxa"/>
            <w:vAlign w:val="center"/>
          </w:tcPr>
          <w:p w14:paraId="24C51007">
            <w:pPr>
              <w:snapToGrid w:val="0"/>
              <w:spacing w:before="70" w:after="70" w:line="240" w:lineRule="auto"/>
              <w:ind w:firstLine="0"/>
              <w:jc w:val="left"/>
              <w:rPr>
                <w:sz w:val="21"/>
              </w:rPr>
            </w:pPr>
            <w:r>
              <w:rPr>
                <w:sz w:val="21"/>
                <w:szCs w:val="21"/>
              </w:rPr>
              <w:t>垂直视场</w:t>
            </w:r>
          </w:p>
        </w:tc>
        <w:tc>
          <w:tcPr>
            <w:tcW w:w="1573" w:type="dxa"/>
            <w:vAlign w:val="center"/>
          </w:tcPr>
          <w:p w14:paraId="3704A2FA">
            <w:pPr>
              <w:snapToGrid w:val="0"/>
              <w:spacing w:before="70" w:after="70" w:line="240" w:lineRule="auto"/>
              <w:ind w:firstLine="0"/>
              <w:jc w:val="left"/>
              <w:rPr>
                <w:sz w:val="21"/>
              </w:rPr>
            </w:pPr>
            <w:r>
              <w:rPr>
                <w:sz w:val="21"/>
                <w:szCs w:val="21"/>
              </w:rPr>
              <w:t>≥90°</w:t>
            </w:r>
          </w:p>
        </w:tc>
        <w:tc>
          <w:tcPr>
            <w:tcW w:w="1779" w:type="dxa"/>
            <w:vAlign w:val="center"/>
          </w:tcPr>
          <w:p w14:paraId="47ED20C5">
            <w:pPr>
              <w:snapToGrid w:val="0"/>
              <w:spacing w:before="70" w:after="70" w:line="240" w:lineRule="auto"/>
              <w:ind w:firstLine="0"/>
              <w:jc w:val="left"/>
              <w:rPr>
                <w:sz w:val="21"/>
              </w:rPr>
            </w:pPr>
            <w:r>
              <w:rPr>
                <w:sz w:val="21"/>
                <w:szCs w:val="21"/>
              </w:rPr>
              <w:t>95°</w:t>
            </w:r>
          </w:p>
        </w:tc>
        <w:tc>
          <w:tcPr>
            <w:tcW w:w="1246" w:type="dxa"/>
            <w:vAlign w:val="center"/>
          </w:tcPr>
          <w:p w14:paraId="6F0EF823">
            <w:pPr>
              <w:snapToGrid w:val="0"/>
              <w:spacing w:before="70" w:after="70" w:line="240" w:lineRule="auto"/>
              <w:ind w:firstLine="0"/>
              <w:jc w:val="left"/>
              <w:rPr>
                <w:sz w:val="21"/>
              </w:rPr>
            </w:pPr>
            <w:r>
              <w:rPr>
                <w:sz w:val="21"/>
                <w:szCs w:val="21"/>
              </w:rPr>
              <w:t>检测报告</w:t>
            </w:r>
          </w:p>
        </w:tc>
      </w:tr>
      <w:tr w14:paraId="1102D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6914BE35">
            <w:pPr>
              <w:snapToGrid w:val="0"/>
              <w:spacing w:before="70" w:after="70" w:line="240" w:lineRule="auto"/>
              <w:ind w:firstLine="0"/>
              <w:jc w:val="center"/>
              <w:rPr>
                <w:sz w:val="21"/>
              </w:rPr>
            </w:pPr>
            <w:r>
              <w:rPr>
                <w:sz w:val="21"/>
                <w:szCs w:val="21"/>
              </w:rPr>
              <w:t>4</w:t>
            </w:r>
          </w:p>
        </w:tc>
        <w:tc>
          <w:tcPr>
            <w:tcW w:w="1201" w:type="dxa"/>
            <w:vAlign w:val="center"/>
          </w:tcPr>
          <w:p w14:paraId="5BD1F4D5">
            <w:pPr>
              <w:snapToGrid w:val="0"/>
              <w:spacing w:before="70" w:after="70" w:line="240" w:lineRule="auto"/>
              <w:ind w:firstLine="0"/>
              <w:jc w:val="left"/>
              <w:rPr>
                <w:sz w:val="21"/>
              </w:rPr>
            </w:pPr>
            <w:r>
              <w:rPr>
                <w:sz w:val="21"/>
                <w:szCs w:val="21"/>
              </w:rPr>
              <w:t>测量范围</w:t>
            </w:r>
          </w:p>
        </w:tc>
        <w:tc>
          <w:tcPr>
            <w:tcW w:w="2266" w:type="dxa"/>
            <w:vAlign w:val="center"/>
          </w:tcPr>
          <w:p w14:paraId="20AA79B4">
            <w:pPr>
              <w:snapToGrid w:val="0"/>
              <w:spacing w:before="70" w:after="70" w:line="240" w:lineRule="auto"/>
              <w:ind w:firstLine="0"/>
              <w:jc w:val="left"/>
              <w:rPr>
                <w:sz w:val="21"/>
              </w:rPr>
            </w:pPr>
            <w:r>
              <w:rPr>
                <w:sz w:val="21"/>
                <w:szCs w:val="21"/>
              </w:rPr>
              <w:t>最小工作距离</w:t>
            </w:r>
          </w:p>
        </w:tc>
        <w:tc>
          <w:tcPr>
            <w:tcW w:w="1573" w:type="dxa"/>
            <w:vAlign w:val="center"/>
          </w:tcPr>
          <w:p w14:paraId="470BBE90">
            <w:pPr>
              <w:snapToGrid w:val="0"/>
              <w:spacing w:before="70" w:after="70" w:line="240" w:lineRule="auto"/>
              <w:ind w:firstLine="0"/>
              <w:jc w:val="left"/>
              <w:rPr>
                <w:sz w:val="21"/>
              </w:rPr>
            </w:pPr>
            <w:r>
              <w:rPr>
                <w:sz w:val="21"/>
                <w:szCs w:val="21"/>
              </w:rPr>
              <w:t>≤0.5 m</w:t>
            </w:r>
          </w:p>
        </w:tc>
        <w:tc>
          <w:tcPr>
            <w:tcW w:w="1779" w:type="dxa"/>
            <w:vAlign w:val="center"/>
          </w:tcPr>
          <w:p w14:paraId="289A81CA">
            <w:pPr>
              <w:snapToGrid w:val="0"/>
              <w:spacing w:before="70" w:after="70" w:line="240" w:lineRule="auto"/>
              <w:ind w:firstLine="0"/>
              <w:jc w:val="left"/>
              <w:rPr>
                <w:sz w:val="21"/>
              </w:rPr>
            </w:pPr>
            <w:r>
              <w:rPr>
                <w:sz w:val="21"/>
                <w:szCs w:val="21"/>
              </w:rPr>
              <w:t>0.4 m</w:t>
            </w:r>
          </w:p>
        </w:tc>
        <w:tc>
          <w:tcPr>
            <w:tcW w:w="1246" w:type="dxa"/>
            <w:vAlign w:val="center"/>
          </w:tcPr>
          <w:p w14:paraId="4A71F64D">
            <w:pPr>
              <w:snapToGrid w:val="0"/>
              <w:spacing w:before="70" w:after="70" w:line="240" w:lineRule="auto"/>
              <w:ind w:firstLine="0"/>
              <w:jc w:val="left"/>
              <w:rPr>
                <w:sz w:val="21"/>
              </w:rPr>
            </w:pPr>
            <w:r>
              <w:rPr>
                <w:sz w:val="21"/>
                <w:szCs w:val="21"/>
              </w:rPr>
              <w:t>实测</w:t>
            </w:r>
          </w:p>
        </w:tc>
      </w:tr>
      <w:tr w14:paraId="7EB09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455FD44">
            <w:pPr>
              <w:snapToGrid w:val="0"/>
              <w:spacing w:before="70" w:after="70" w:line="240" w:lineRule="auto"/>
              <w:ind w:firstLine="0"/>
              <w:jc w:val="center"/>
              <w:rPr>
                <w:sz w:val="21"/>
              </w:rPr>
            </w:pPr>
            <w:r>
              <w:rPr>
                <w:sz w:val="21"/>
                <w:szCs w:val="21"/>
              </w:rPr>
              <w:t>5</w:t>
            </w:r>
          </w:p>
        </w:tc>
        <w:tc>
          <w:tcPr>
            <w:tcW w:w="1201" w:type="dxa"/>
            <w:vAlign w:val="center"/>
          </w:tcPr>
          <w:p w14:paraId="61E1F0B1">
            <w:pPr>
              <w:snapToGrid w:val="0"/>
              <w:spacing w:before="70" w:after="70" w:line="240" w:lineRule="auto"/>
              <w:ind w:firstLine="0"/>
              <w:jc w:val="left"/>
              <w:rPr>
                <w:sz w:val="21"/>
              </w:rPr>
            </w:pPr>
            <w:r>
              <w:rPr>
                <w:sz w:val="21"/>
                <w:szCs w:val="21"/>
              </w:rPr>
              <w:t>测量精度</w:t>
            </w:r>
          </w:p>
        </w:tc>
        <w:tc>
          <w:tcPr>
            <w:tcW w:w="2266" w:type="dxa"/>
            <w:vAlign w:val="center"/>
          </w:tcPr>
          <w:p w14:paraId="33DBB215">
            <w:pPr>
              <w:snapToGrid w:val="0"/>
              <w:spacing w:before="70" w:after="70" w:line="240" w:lineRule="auto"/>
              <w:ind w:firstLine="0"/>
              <w:jc w:val="left"/>
              <w:rPr>
                <w:sz w:val="21"/>
              </w:rPr>
            </w:pPr>
            <w:r>
              <w:rPr>
                <w:sz w:val="21"/>
                <w:szCs w:val="21"/>
              </w:rPr>
              <w:t>10 m 内尺寸误差</w:t>
            </w:r>
          </w:p>
        </w:tc>
        <w:tc>
          <w:tcPr>
            <w:tcW w:w="1573" w:type="dxa"/>
            <w:vAlign w:val="center"/>
          </w:tcPr>
          <w:p w14:paraId="0E4BAC2B">
            <w:pPr>
              <w:snapToGrid w:val="0"/>
              <w:spacing w:before="70" w:after="70" w:line="240" w:lineRule="auto"/>
              <w:ind w:firstLine="0"/>
              <w:jc w:val="left"/>
              <w:rPr>
                <w:sz w:val="21"/>
              </w:rPr>
            </w:pPr>
            <w:r>
              <w:rPr>
                <w:sz w:val="21"/>
                <w:szCs w:val="21"/>
              </w:rPr>
              <w:t>≤0.5 mm</w:t>
            </w:r>
          </w:p>
        </w:tc>
        <w:tc>
          <w:tcPr>
            <w:tcW w:w="1779" w:type="dxa"/>
            <w:vAlign w:val="center"/>
          </w:tcPr>
          <w:p w14:paraId="0818AD9D">
            <w:pPr>
              <w:snapToGrid w:val="0"/>
              <w:spacing w:before="70" w:after="70" w:line="240" w:lineRule="auto"/>
              <w:ind w:firstLine="0"/>
              <w:jc w:val="left"/>
              <w:rPr>
                <w:sz w:val="21"/>
              </w:rPr>
            </w:pPr>
            <w:r>
              <w:rPr>
                <w:sz w:val="21"/>
                <w:szCs w:val="21"/>
              </w:rPr>
              <w:t>0.35 mm</w:t>
            </w:r>
          </w:p>
        </w:tc>
        <w:tc>
          <w:tcPr>
            <w:tcW w:w="1246" w:type="dxa"/>
            <w:vAlign w:val="center"/>
          </w:tcPr>
          <w:p w14:paraId="35C91828">
            <w:pPr>
              <w:snapToGrid w:val="0"/>
              <w:spacing w:before="70" w:after="70" w:line="240" w:lineRule="auto"/>
              <w:ind w:firstLine="0"/>
              <w:jc w:val="left"/>
              <w:rPr>
                <w:sz w:val="21"/>
              </w:rPr>
            </w:pPr>
            <w:r>
              <w:rPr>
                <w:sz w:val="21"/>
                <w:szCs w:val="21"/>
              </w:rPr>
              <w:t>标准件</w:t>
            </w:r>
          </w:p>
        </w:tc>
      </w:tr>
      <w:tr w14:paraId="45001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6E73AF3">
            <w:pPr>
              <w:snapToGrid w:val="0"/>
              <w:spacing w:before="70" w:after="70" w:line="240" w:lineRule="auto"/>
              <w:ind w:firstLine="0"/>
              <w:jc w:val="center"/>
              <w:rPr>
                <w:sz w:val="21"/>
              </w:rPr>
            </w:pPr>
            <w:r>
              <w:rPr>
                <w:sz w:val="21"/>
                <w:szCs w:val="21"/>
              </w:rPr>
              <w:t>6</w:t>
            </w:r>
          </w:p>
        </w:tc>
        <w:tc>
          <w:tcPr>
            <w:tcW w:w="1201" w:type="dxa"/>
            <w:vAlign w:val="center"/>
          </w:tcPr>
          <w:p w14:paraId="7FCD61CD">
            <w:pPr>
              <w:snapToGrid w:val="0"/>
              <w:spacing w:before="70" w:after="70" w:line="240" w:lineRule="auto"/>
              <w:ind w:firstLine="0"/>
              <w:jc w:val="left"/>
              <w:rPr>
                <w:sz w:val="21"/>
              </w:rPr>
            </w:pPr>
            <w:r>
              <w:rPr>
                <w:sz w:val="21"/>
                <w:szCs w:val="21"/>
              </w:rPr>
              <w:t>测量精度</w:t>
            </w:r>
          </w:p>
        </w:tc>
        <w:tc>
          <w:tcPr>
            <w:tcW w:w="2266" w:type="dxa"/>
            <w:vAlign w:val="center"/>
          </w:tcPr>
          <w:p w14:paraId="052DFA66">
            <w:pPr>
              <w:snapToGrid w:val="0"/>
              <w:spacing w:before="70" w:after="70" w:line="240" w:lineRule="auto"/>
              <w:ind w:firstLine="0"/>
              <w:jc w:val="left"/>
              <w:rPr>
                <w:sz w:val="21"/>
              </w:rPr>
            </w:pPr>
            <w:r>
              <w:rPr>
                <w:sz w:val="21"/>
                <w:szCs w:val="21"/>
              </w:rPr>
              <w:t>12 m 内尺寸误差</w:t>
            </w:r>
          </w:p>
        </w:tc>
        <w:tc>
          <w:tcPr>
            <w:tcW w:w="1573" w:type="dxa"/>
            <w:vAlign w:val="center"/>
          </w:tcPr>
          <w:p w14:paraId="4FEBD785">
            <w:pPr>
              <w:snapToGrid w:val="0"/>
              <w:spacing w:before="70" w:after="70" w:line="240" w:lineRule="auto"/>
              <w:ind w:firstLine="0"/>
              <w:jc w:val="left"/>
              <w:rPr>
                <w:sz w:val="21"/>
              </w:rPr>
            </w:pPr>
            <w:r>
              <w:rPr>
                <w:sz w:val="21"/>
                <w:szCs w:val="21"/>
              </w:rPr>
              <w:t>≤1 mm</w:t>
            </w:r>
          </w:p>
        </w:tc>
        <w:tc>
          <w:tcPr>
            <w:tcW w:w="1779" w:type="dxa"/>
            <w:vAlign w:val="center"/>
          </w:tcPr>
          <w:p w14:paraId="25B7F990">
            <w:pPr>
              <w:snapToGrid w:val="0"/>
              <w:spacing w:before="70" w:after="70" w:line="240" w:lineRule="auto"/>
              <w:ind w:firstLine="0"/>
              <w:jc w:val="left"/>
              <w:rPr>
                <w:sz w:val="21"/>
              </w:rPr>
            </w:pPr>
            <w:r>
              <w:rPr>
                <w:sz w:val="21"/>
                <w:szCs w:val="21"/>
              </w:rPr>
              <w:t>0.8 mm</w:t>
            </w:r>
          </w:p>
        </w:tc>
        <w:tc>
          <w:tcPr>
            <w:tcW w:w="1246" w:type="dxa"/>
            <w:vAlign w:val="center"/>
          </w:tcPr>
          <w:p w14:paraId="1DEDC089">
            <w:pPr>
              <w:snapToGrid w:val="0"/>
              <w:spacing w:before="70" w:after="70" w:line="240" w:lineRule="auto"/>
              <w:ind w:firstLine="0"/>
              <w:jc w:val="left"/>
              <w:rPr>
                <w:sz w:val="21"/>
              </w:rPr>
            </w:pPr>
            <w:r>
              <w:rPr>
                <w:sz w:val="21"/>
                <w:szCs w:val="21"/>
              </w:rPr>
              <w:t>标准件</w:t>
            </w:r>
          </w:p>
        </w:tc>
      </w:tr>
      <w:tr w14:paraId="3237D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0559803">
            <w:pPr>
              <w:snapToGrid w:val="0"/>
              <w:spacing w:before="70" w:after="70" w:line="240" w:lineRule="auto"/>
              <w:ind w:firstLine="0"/>
              <w:jc w:val="center"/>
              <w:rPr>
                <w:sz w:val="21"/>
              </w:rPr>
            </w:pPr>
            <w:r>
              <w:rPr>
                <w:sz w:val="21"/>
                <w:szCs w:val="21"/>
              </w:rPr>
              <w:t>7</w:t>
            </w:r>
          </w:p>
        </w:tc>
        <w:tc>
          <w:tcPr>
            <w:tcW w:w="1201" w:type="dxa"/>
            <w:vAlign w:val="center"/>
          </w:tcPr>
          <w:p w14:paraId="5EB565AF">
            <w:pPr>
              <w:snapToGrid w:val="0"/>
              <w:spacing w:before="70" w:after="70" w:line="240" w:lineRule="auto"/>
              <w:ind w:firstLine="0"/>
              <w:jc w:val="left"/>
              <w:rPr>
                <w:sz w:val="21"/>
              </w:rPr>
            </w:pPr>
            <w:r>
              <w:rPr>
                <w:sz w:val="21"/>
                <w:szCs w:val="21"/>
              </w:rPr>
              <w:t>测量精度</w:t>
            </w:r>
          </w:p>
        </w:tc>
        <w:tc>
          <w:tcPr>
            <w:tcW w:w="2266" w:type="dxa"/>
            <w:vAlign w:val="center"/>
          </w:tcPr>
          <w:p w14:paraId="700AC60F">
            <w:pPr>
              <w:snapToGrid w:val="0"/>
              <w:spacing w:before="70" w:after="70" w:line="240" w:lineRule="auto"/>
              <w:ind w:firstLine="0"/>
              <w:jc w:val="left"/>
              <w:rPr>
                <w:sz w:val="21"/>
              </w:rPr>
            </w:pPr>
            <w:r>
              <w:rPr>
                <w:sz w:val="21"/>
                <w:szCs w:val="21"/>
              </w:rPr>
              <w:t>重复性（1σ）</w:t>
            </w:r>
          </w:p>
        </w:tc>
        <w:tc>
          <w:tcPr>
            <w:tcW w:w="1573" w:type="dxa"/>
            <w:vAlign w:val="center"/>
          </w:tcPr>
          <w:p w14:paraId="685D2555">
            <w:pPr>
              <w:snapToGrid w:val="0"/>
              <w:spacing w:before="70" w:after="70" w:line="240" w:lineRule="auto"/>
              <w:ind w:firstLine="0"/>
              <w:jc w:val="left"/>
              <w:rPr>
                <w:sz w:val="21"/>
              </w:rPr>
            </w:pPr>
            <w:r>
              <w:rPr>
                <w:sz w:val="21"/>
                <w:szCs w:val="21"/>
              </w:rPr>
              <w:t>≤0.1 mm</w:t>
            </w:r>
          </w:p>
        </w:tc>
        <w:tc>
          <w:tcPr>
            <w:tcW w:w="1779" w:type="dxa"/>
            <w:vAlign w:val="center"/>
          </w:tcPr>
          <w:p w14:paraId="586E1FB2">
            <w:pPr>
              <w:snapToGrid w:val="0"/>
              <w:spacing w:before="70" w:after="70" w:line="240" w:lineRule="auto"/>
              <w:ind w:firstLine="0"/>
              <w:jc w:val="left"/>
              <w:rPr>
                <w:sz w:val="21"/>
              </w:rPr>
            </w:pPr>
            <w:r>
              <w:rPr>
                <w:sz w:val="21"/>
                <w:szCs w:val="21"/>
              </w:rPr>
              <w:t>0.06 mm</w:t>
            </w:r>
          </w:p>
        </w:tc>
        <w:tc>
          <w:tcPr>
            <w:tcW w:w="1246" w:type="dxa"/>
            <w:vAlign w:val="center"/>
          </w:tcPr>
          <w:p w14:paraId="13C2C622">
            <w:pPr>
              <w:snapToGrid w:val="0"/>
              <w:spacing w:before="70" w:after="70" w:line="240" w:lineRule="auto"/>
              <w:ind w:firstLine="0"/>
              <w:jc w:val="left"/>
              <w:rPr>
                <w:sz w:val="21"/>
              </w:rPr>
            </w:pPr>
            <w:r>
              <w:rPr>
                <w:sz w:val="21"/>
                <w:szCs w:val="21"/>
              </w:rPr>
              <w:t>重复观测</w:t>
            </w:r>
          </w:p>
        </w:tc>
      </w:tr>
      <w:tr w14:paraId="0EF3F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22676315">
            <w:pPr>
              <w:snapToGrid w:val="0"/>
              <w:spacing w:before="70" w:after="70" w:line="240" w:lineRule="auto"/>
              <w:ind w:firstLine="0"/>
              <w:jc w:val="center"/>
              <w:rPr>
                <w:sz w:val="21"/>
              </w:rPr>
            </w:pPr>
            <w:r>
              <w:rPr>
                <w:sz w:val="21"/>
                <w:szCs w:val="21"/>
              </w:rPr>
              <w:t>8</w:t>
            </w:r>
          </w:p>
        </w:tc>
        <w:tc>
          <w:tcPr>
            <w:tcW w:w="1201" w:type="dxa"/>
            <w:vAlign w:val="center"/>
          </w:tcPr>
          <w:p w14:paraId="7350D9FE">
            <w:pPr>
              <w:snapToGrid w:val="0"/>
              <w:spacing w:before="70" w:after="70" w:line="240" w:lineRule="auto"/>
              <w:ind w:firstLine="0"/>
              <w:jc w:val="left"/>
              <w:rPr>
                <w:sz w:val="21"/>
              </w:rPr>
            </w:pPr>
            <w:r>
              <w:rPr>
                <w:sz w:val="21"/>
                <w:szCs w:val="21"/>
              </w:rPr>
              <w:t>测量精度</w:t>
            </w:r>
          </w:p>
        </w:tc>
        <w:tc>
          <w:tcPr>
            <w:tcW w:w="2266" w:type="dxa"/>
            <w:vAlign w:val="center"/>
          </w:tcPr>
          <w:p w14:paraId="7FC7DC68">
            <w:pPr>
              <w:snapToGrid w:val="0"/>
              <w:spacing w:before="70" w:after="70" w:line="240" w:lineRule="auto"/>
              <w:ind w:firstLine="0"/>
              <w:jc w:val="left"/>
              <w:rPr>
                <w:sz w:val="21"/>
              </w:rPr>
            </w:pPr>
            <w:r>
              <w:rPr>
                <w:sz w:val="21"/>
                <w:szCs w:val="21"/>
              </w:rPr>
              <w:t>室内零部件最高精度</w:t>
            </w:r>
          </w:p>
        </w:tc>
        <w:tc>
          <w:tcPr>
            <w:tcW w:w="1573" w:type="dxa"/>
            <w:vAlign w:val="center"/>
          </w:tcPr>
          <w:p w14:paraId="315F7ACB">
            <w:pPr>
              <w:snapToGrid w:val="0"/>
              <w:spacing w:before="70" w:after="70" w:line="240" w:lineRule="auto"/>
              <w:ind w:firstLine="0"/>
              <w:jc w:val="left"/>
              <w:rPr>
                <w:sz w:val="21"/>
              </w:rPr>
            </w:pPr>
            <w:r>
              <w:rPr>
                <w:sz w:val="21"/>
                <w:szCs w:val="21"/>
              </w:rPr>
              <w:t>≤0.025 mm</w:t>
            </w:r>
          </w:p>
        </w:tc>
        <w:tc>
          <w:tcPr>
            <w:tcW w:w="1779" w:type="dxa"/>
            <w:vAlign w:val="center"/>
          </w:tcPr>
          <w:p w14:paraId="36F67EB6">
            <w:pPr>
              <w:snapToGrid w:val="0"/>
              <w:spacing w:before="70" w:after="70" w:line="240" w:lineRule="auto"/>
              <w:ind w:firstLine="0"/>
              <w:jc w:val="left"/>
              <w:rPr>
                <w:sz w:val="21"/>
              </w:rPr>
            </w:pPr>
            <w:r>
              <w:rPr>
                <w:sz w:val="21"/>
                <w:szCs w:val="21"/>
              </w:rPr>
              <w:t>0.02 mm</w:t>
            </w:r>
          </w:p>
        </w:tc>
        <w:tc>
          <w:tcPr>
            <w:tcW w:w="1246" w:type="dxa"/>
            <w:vAlign w:val="center"/>
          </w:tcPr>
          <w:p w14:paraId="2967D21A">
            <w:pPr>
              <w:snapToGrid w:val="0"/>
              <w:spacing w:before="70" w:after="70" w:line="240" w:lineRule="auto"/>
              <w:ind w:firstLine="0"/>
              <w:jc w:val="left"/>
              <w:rPr>
                <w:sz w:val="21"/>
              </w:rPr>
            </w:pPr>
            <w:r>
              <w:rPr>
                <w:sz w:val="21"/>
                <w:szCs w:val="21"/>
              </w:rPr>
              <w:t>标准球</w:t>
            </w:r>
          </w:p>
        </w:tc>
      </w:tr>
      <w:tr w14:paraId="0E04D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1155E36">
            <w:pPr>
              <w:snapToGrid w:val="0"/>
              <w:spacing w:before="70" w:after="70" w:line="240" w:lineRule="auto"/>
              <w:ind w:firstLine="0"/>
              <w:jc w:val="center"/>
              <w:rPr>
                <w:sz w:val="21"/>
              </w:rPr>
            </w:pPr>
            <w:r>
              <w:rPr>
                <w:sz w:val="21"/>
                <w:szCs w:val="21"/>
              </w:rPr>
              <w:t>9</w:t>
            </w:r>
          </w:p>
        </w:tc>
        <w:tc>
          <w:tcPr>
            <w:tcW w:w="1201" w:type="dxa"/>
            <w:vAlign w:val="center"/>
          </w:tcPr>
          <w:p w14:paraId="6BCC1BA6">
            <w:pPr>
              <w:snapToGrid w:val="0"/>
              <w:spacing w:before="70" w:after="70" w:line="240" w:lineRule="auto"/>
              <w:ind w:firstLine="0"/>
              <w:jc w:val="left"/>
              <w:rPr>
                <w:sz w:val="21"/>
              </w:rPr>
            </w:pPr>
            <w:r>
              <w:rPr>
                <w:sz w:val="21"/>
                <w:szCs w:val="21"/>
              </w:rPr>
              <w:t>成像</w:t>
            </w:r>
          </w:p>
        </w:tc>
        <w:tc>
          <w:tcPr>
            <w:tcW w:w="2266" w:type="dxa"/>
            <w:vAlign w:val="center"/>
          </w:tcPr>
          <w:p w14:paraId="104DADF0">
            <w:pPr>
              <w:snapToGrid w:val="0"/>
              <w:spacing w:before="70" w:after="70" w:line="240" w:lineRule="auto"/>
              <w:ind w:firstLine="0"/>
              <w:jc w:val="left"/>
              <w:rPr>
                <w:sz w:val="21"/>
              </w:rPr>
            </w:pPr>
            <w:r>
              <w:rPr>
                <w:sz w:val="21"/>
                <w:szCs w:val="21"/>
              </w:rPr>
              <w:t>工业相机分辨率</w:t>
            </w:r>
          </w:p>
        </w:tc>
        <w:tc>
          <w:tcPr>
            <w:tcW w:w="1573" w:type="dxa"/>
            <w:vAlign w:val="center"/>
          </w:tcPr>
          <w:p w14:paraId="0F1682C4">
            <w:pPr>
              <w:snapToGrid w:val="0"/>
              <w:spacing w:before="70" w:after="70" w:line="240" w:lineRule="auto"/>
              <w:ind w:firstLine="0"/>
              <w:jc w:val="left"/>
              <w:rPr>
                <w:sz w:val="21"/>
              </w:rPr>
            </w:pPr>
            <w:r>
              <w:rPr>
                <w:sz w:val="21"/>
                <w:szCs w:val="21"/>
              </w:rPr>
              <w:t>≥5000 万像素</w:t>
            </w:r>
          </w:p>
        </w:tc>
        <w:tc>
          <w:tcPr>
            <w:tcW w:w="1779" w:type="dxa"/>
            <w:vAlign w:val="center"/>
          </w:tcPr>
          <w:p w14:paraId="6DA363FB">
            <w:pPr>
              <w:snapToGrid w:val="0"/>
              <w:spacing w:before="70" w:after="70" w:line="240" w:lineRule="auto"/>
              <w:ind w:firstLine="0"/>
              <w:jc w:val="left"/>
              <w:rPr>
                <w:sz w:val="21"/>
              </w:rPr>
            </w:pPr>
            <w:r>
              <w:rPr>
                <w:sz w:val="21"/>
                <w:szCs w:val="21"/>
              </w:rPr>
              <w:t>5120 万</w:t>
            </w:r>
          </w:p>
        </w:tc>
        <w:tc>
          <w:tcPr>
            <w:tcW w:w="1246" w:type="dxa"/>
            <w:vAlign w:val="center"/>
          </w:tcPr>
          <w:p w14:paraId="303F78AA">
            <w:pPr>
              <w:snapToGrid w:val="0"/>
              <w:spacing w:before="70" w:after="70" w:line="240" w:lineRule="auto"/>
              <w:ind w:firstLine="0"/>
              <w:jc w:val="left"/>
              <w:rPr>
                <w:sz w:val="21"/>
              </w:rPr>
            </w:pPr>
            <w:r>
              <w:rPr>
                <w:sz w:val="21"/>
                <w:szCs w:val="21"/>
              </w:rPr>
              <w:t>规格书</w:t>
            </w:r>
          </w:p>
        </w:tc>
      </w:tr>
      <w:tr w14:paraId="1A120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6B67F9ED">
            <w:pPr>
              <w:snapToGrid w:val="0"/>
              <w:spacing w:before="70" w:after="70" w:line="240" w:lineRule="auto"/>
              <w:ind w:firstLine="0"/>
              <w:jc w:val="center"/>
              <w:rPr>
                <w:sz w:val="21"/>
              </w:rPr>
            </w:pPr>
            <w:r>
              <w:rPr>
                <w:sz w:val="21"/>
                <w:szCs w:val="21"/>
              </w:rPr>
              <w:t>10</w:t>
            </w:r>
          </w:p>
        </w:tc>
        <w:tc>
          <w:tcPr>
            <w:tcW w:w="1201" w:type="dxa"/>
            <w:vAlign w:val="center"/>
          </w:tcPr>
          <w:p w14:paraId="0EEBF867">
            <w:pPr>
              <w:snapToGrid w:val="0"/>
              <w:spacing w:before="70" w:after="70" w:line="240" w:lineRule="auto"/>
              <w:ind w:firstLine="0"/>
              <w:jc w:val="left"/>
              <w:rPr>
                <w:sz w:val="21"/>
              </w:rPr>
            </w:pPr>
            <w:r>
              <w:rPr>
                <w:sz w:val="21"/>
                <w:szCs w:val="21"/>
              </w:rPr>
              <w:t>成像</w:t>
            </w:r>
          </w:p>
        </w:tc>
        <w:tc>
          <w:tcPr>
            <w:tcW w:w="2266" w:type="dxa"/>
            <w:vAlign w:val="center"/>
          </w:tcPr>
          <w:p w14:paraId="0DA55246">
            <w:pPr>
              <w:snapToGrid w:val="0"/>
              <w:spacing w:before="70" w:after="70" w:line="240" w:lineRule="auto"/>
              <w:ind w:firstLine="0"/>
              <w:jc w:val="left"/>
              <w:rPr>
                <w:sz w:val="21"/>
              </w:rPr>
            </w:pPr>
            <w:r>
              <w:rPr>
                <w:sz w:val="21"/>
                <w:szCs w:val="21"/>
              </w:rPr>
              <w:t>相机数量</w:t>
            </w:r>
          </w:p>
        </w:tc>
        <w:tc>
          <w:tcPr>
            <w:tcW w:w="1573" w:type="dxa"/>
            <w:vAlign w:val="center"/>
          </w:tcPr>
          <w:p w14:paraId="1A520C84">
            <w:pPr>
              <w:snapToGrid w:val="0"/>
              <w:spacing w:before="70" w:after="70" w:line="240" w:lineRule="auto"/>
              <w:ind w:firstLine="0"/>
              <w:jc w:val="left"/>
              <w:rPr>
                <w:sz w:val="21"/>
              </w:rPr>
            </w:pPr>
            <w:r>
              <w:rPr>
                <w:sz w:val="21"/>
                <w:szCs w:val="21"/>
              </w:rPr>
              <w:t>≥2</w:t>
            </w:r>
          </w:p>
        </w:tc>
        <w:tc>
          <w:tcPr>
            <w:tcW w:w="1779" w:type="dxa"/>
            <w:vAlign w:val="center"/>
          </w:tcPr>
          <w:p w14:paraId="58B6E98F">
            <w:pPr>
              <w:snapToGrid w:val="0"/>
              <w:spacing w:before="70" w:after="70" w:line="240" w:lineRule="auto"/>
              <w:ind w:firstLine="0"/>
              <w:jc w:val="left"/>
              <w:rPr>
                <w:sz w:val="21"/>
              </w:rPr>
            </w:pPr>
            <w:r>
              <w:rPr>
                <w:sz w:val="21"/>
                <w:szCs w:val="21"/>
              </w:rPr>
              <w:t>2（可扩展 3）</w:t>
            </w:r>
          </w:p>
        </w:tc>
        <w:tc>
          <w:tcPr>
            <w:tcW w:w="1246" w:type="dxa"/>
            <w:vAlign w:val="center"/>
          </w:tcPr>
          <w:p w14:paraId="7C2B0955">
            <w:pPr>
              <w:snapToGrid w:val="0"/>
              <w:spacing w:before="70" w:after="70" w:line="240" w:lineRule="auto"/>
              <w:ind w:firstLine="0"/>
              <w:jc w:val="left"/>
              <w:rPr>
                <w:sz w:val="21"/>
              </w:rPr>
            </w:pPr>
            <w:r>
              <w:rPr>
                <w:sz w:val="21"/>
                <w:szCs w:val="21"/>
              </w:rPr>
              <w:t>结构图</w:t>
            </w:r>
          </w:p>
        </w:tc>
      </w:tr>
      <w:tr w14:paraId="4264E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FDB31E5">
            <w:pPr>
              <w:snapToGrid w:val="0"/>
              <w:spacing w:before="70" w:after="70" w:line="240" w:lineRule="auto"/>
              <w:ind w:firstLine="0"/>
              <w:jc w:val="center"/>
              <w:rPr>
                <w:sz w:val="21"/>
              </w:rPr>
            </w:pPr>
            <w:r>
              <w:rPr>
                <w:sz w:val="21"/>
                <w:szCs w:val="21"/>
              </w:rPr>
              <w:t>11</w:t>
            </w:r>
          </w:p>
        </w:tc>
        <w:tc>
          <w:tcPr>
            <w:tcW w:w="1201" w:type="dxa"/>
            <w:vAlign w:val="center"/>
          </w:tcPr>
          <w:p w14:paraId="5715E8AB">
            <w:pPr>
              <w:snapToGrid w:val="0"/>
              <w:spacing w:before="70" w:after="70" w:line="240" w:lineRule="auto"/>
              <w:ind w:firstLine="0"/>
              <w:jc w:val="left"/>
              <w:rPr>
                <w:sz w:val="21"/>
              </w:rPr>
            </w:pPr>
            <w:r>
              <w:rPr>
                <w:sz w:val="21"/>
                <w:szCs w:val="21"/>
              </w:rPr>
              <w:t>成像</w:t>
            </w:r>
          </w:p>
        </w:tc>
        <w:tc>
          <w:tcPr>
            <w:tcW w:w="2266" w:type="dxa"/>
            <w:vAlign w:val="center"/>
          </w:tcPr>
          <w:p w14:paraId="7E8BD716">
            <w:pPr>
              <w:snapToGrid w:val="0"/>
              <w:spacing w:before="70" w:after="70" w:line="240" w:lineRule="auto"/>
              <w:ind w:firstLine="0"/>
              <w:jc w:val="left"/>
              <w:rPr>
                <w:sz w:val="21"/>
              </w:rPr>
            </w:pPr>
            <w:r>
              <w:rPr>
                <w:sz w:val="21"/>
                <w:szCs w:val="21"/>
              </w:rPr>
              <w:t>快门类型</w:t>
            </w:r>
          </w:p>
        </w:tc>
        <w:tc>
          <w:tcPr>
            <w:tcW w:w="1573" w:type="dxa"/>
            <w:vAlign w:val="center"/>
          </w:tcPr>
          <w:p w14:paraId="55C76791">
            <w:pPr>
              <w:snapToGrid w:val="0"/>
              <w:spacing w:before="70" w:after="70" w:line="240" w:lineRule="auto"/>
              <w:ind w:firstLine="0"/>
              <w:jc w:val="left"/>
              <w:rPr>
                <w:sz w:val="21"/>
              </w:rPr>
            </w:pPr>
            <w:r>
              <w:rPr>
                <w:sz w:val="21"/>
                <w:szCs w:val="21"/>
              </w:rPr>
              <w:t>全局快门</w:t>
            </w:r>
          </w:p>
        </w:tc>
        <w:tc>
          <w:tcPr>
            <w:tcW w:w="1779" w:type="dxa"/>
            <w:vAlign w:val="center"/>
          </w:tcPr>
          <w:p w14:paraId="5DDD1A30">
            <w:pPr>
              <w:snapToGrid w:val="0"/>
              <w:spacing w:before="70" w:after="70" w:line="240" w:lineRule="auto"/>
              <w:ind w:firstLine="0"/>
              <w:jc w:val="left"/>
              <w:rPr>
                <w:sz w:val="21"/>
              </w:rPr>
            </w:pPr>
            <w:r>
              <w:rPr>
                <w:sz w:val="21"/>
                <w:szCs w:val="21"/>
              </w:rPr>
              <w:t>全局</w:t>
            </w:r>
          </w:p>
        </w:tc>
        <w:tc>
          <w:tcPr>
            <w:tcW w:w="1246" w:type="dxa"/>
            <w:vAlign w:val="center"/>
          </w:tcPr>
          <w:p w14:paraId="06428E97">
            <w:pPr>
              <w:snapToGrid w:val="0"/>
              <w:spacing w:before="70" w:after="70" w:line="240" w:lineRule="auto"/>
              <w:ind w:firstLine="0"/>
              <w:jc w:val="left"/>
              <w:rPr>
                <w:sz w:val="21"/>
              </w:rPr>
            </w:pPr>
            <w:r>
              <w:rPr>
                <w:sz w:val="21"/>
                <w:szCs w:val="21"/>
              </w:rPr>
              <w:t>规格书</w:t>
            </w:r>
          </w:p>
        </w:tc>
      </w:tr>
      <w:tr w14:paraId="0EF3B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308E15D">
            <w:pPr>
              <w:snapToGrid w:val="0"/>
              <w:spacing w:before="70" w:after="70" w:line="240" w:lineRule="auto"/>
              <w:ind w:firstLine="0"/>
              <w:jc w:val="center"/>
              <w:rPr>
                <w:sz w:val="21"/>
              </w:rPr>
            </w:pPr>
            <w:r>
              <w:rPr>
                <w:sz w:val="21"/>
                <w:szCs w:val="21"/>
              </w:rPr>
              <w:t>12</w:t>
            </w:r>
          </w:p>
        </w:tc>
        <w:tc>
          <w:tcPr>
            <w:tcW w:w="1201" w:type="dxa"/>
            <w:vAlign w:val="center"/>
          </w:tcPr>
          <w:p w14:paraId="76BA84D3">
            <w:pPr>
              <w:snapToGrid w:val="0"/>
              <w:spacing w:before="70" w:after="70" w:line="240" w:lineRule="auto"/>
              <w:ind w:firstLine="0"/>
              <w:jc w:val="left"/>
              <w:rPr>
                <w:sz w:val="21"/>
              </w:rPr>
            </w:pPr>
            <w:r>
              <w:rPr>
                <w:sz w:val="21"/>
                <w:szCs w:val="21"/>
              </w:rPr>
              <w:t>成像</w:t>
            </w:r>
          </w:p>
        </w:tc>
        <w:tc>
          <w:tcPr>
            <w:tcW w:w="2266" w:type="dxa"/>
            <w:vAlign w:val="center"/>
          </w:tcPr>
          <w:p w14:paraId="6C867CE6">
            <w:pPr>
              <w:snapToGrid w:val="0"/>
              <w:spacing w:before="70" w:after="70" w:line="240" w:lineRule="auto"/>
              <w:ind w:firstLine="0"/>
              <w:jc w:val="left"/>
              <w:rPr>
                <w:sz w:val="21"/>
              </w:rPr>
            </w:pPr>
            <w:r>
              <w:rPr>
                <w:sz w:val="21"/>
                <w:szCs w:val="21"/>
              </w:rPr>
              <w:t>最短曝光</w:t>
            </w:r>
          </w:p>
        </w:tc>
        <w:tc>
          <w:tcPr>
            <w:tcW w:w="1573" w:type="dxa"/>
            <w:vAlign w:val="center"/>
          </w:tcPr>
          <w:p w14:paraId="7E727345">
            <w:pPr>
              <w:snapToGrid w:val="0"/>
              <w:spacing w:before="70" w:after="70" w:line="240" w:lineRule="auto"/>
              <w:ind w:firstLine="0"/>
              <w:jc w:val="left"/>
              <w:rPr>
                <w:sz w:val="21"/>
              </w:rPr>
            </w:pPr>
            <w:r>
              <w:rPr>
                <w:sz w:val="21"/>
                <w:szCs w:val="21"/>
              </w:rPr>
              <w:t>≤50 μs</w:t>
            </w:r>
          </w:p>
        </w:tc>
        <w:tc>
          <w:tcPr>
            <w:tcW w:w="1779" w:type="dxa"/>
            <w:vAlign w:val="center"/>
          </w:tcPr>
          <w:p w14:paraId="07BD17AE">
            <w:pPr>
              <w:snapToGrid w:val="0"/>
              <w:spacing w:before="70" w:after="70" w:line="240" w:lineRule="auto"/>
              <w:ind w:firstLine="0"/>
              <w:jc w:val="left"/>
              <w:rPr>
                <w:sz w:val="21"/>
              </w:rPr>
            </w:pPr>
            <w:r>
              <w:rPr>
                <w:sz w:val="21"/>
                <w:szCs w:val="21"/>
              </w:rPr>
              <w:t>30 μs</w:t>
            </w:r>
          </w:p>
        </w:tc>
        <w:tc>
          <w:tcPr>
            <w:tcW w:w="1246" w:type="dxa"/>
            <w:vAlign w:val="center"/>
          </w:tcPr>
          <w:p w14:paraId="7C421A31">
            <w:pPr>
              <w:snapToGrid w:val="0"/>
              <w:spacing w:before="70" w:after="70" w:line="240" w:lineRule="auto"/>
              <w:ind w:firstLine="0"/>
              <w:jc w:val="left"/>
              <w:rPr>
                <w:sz w:val="21"/>
              </w:rPr>
            </w:pPr>
            <w:r>
              <w:rPr>
                <w:sz w:val="21"/>
                <w:szCs w:val="21"/>
              </w:rPr>
              <w:t>实测</w:t>
            </w:r>
          </w:p>
        </w:tc>
      </w:tr>
      <w:tr w14:paraId="59D5F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76E9325">
            <w:pPr>
              <w:snapToGrid w:val="0"/>
              <w:spacing w:before="70" w:after="70" w:line="240" w:lineRule="auto"/>
              <w:ind w:firstLine="0"/>
              <w:jc w:val="center"/>
              <w:rPr>
                <w:sz w:val="21"/>
              </w:rPr>
            </w:pPr>
            <w:r>
              <w:rPr>
                <w:sz w:val="21"/>
                <w:szCs w:val="21"/>
              </w:rPr>
              <w:t>13</w:t>
            </w:r>
          </w:p>
        </w:tc>
        <w:tc>
          <w:tcPr>
            <w:tcW w:w="1201" w:type="dxa"/>
            <w:vAlign w:val="center"/>
          </w:tcPr>
          <w:p w14:paraId="280FCF81">
            <w:pPr>
              <w:snapToGrid w:val="0"/>
              <w:spacing w:before="70" w:after="70" w:line="240" w:lineRule="auto"/>
              <w:ind w:firstLine="0"/>
              <w:jc w:val="left"/>
              <w:rPr>
                <w:sz w:val="21"/>
              </w:rPr>
            </w:pPr>
            <w:r>
              <w:rPr>
                <w:sz w:val="21"/>
                <w:szCs w:val="21"/>
              </w:rPr>
              <w:t>成像</w:t>
            </w:r>
          </w:p>
        </w:tc>
        <w:tc>
          <w:tcPr>
            <w:tcW w:w="2266" w:type="dxa"/>
            <w:vAlign w:val="center"/>
          </w:tcPr>
          <w:p w14:paraId="01985245">
            <w:pPr>
              <w:snapToGrid w:val="0"/>
              <w:spacing w:before="70" w:after="70" w:line="240" w:lineRule="auto"/>
              <w:ind w:firstLine="0"/>
              <w:jc w:val="left"/>
              <w:rPr>
                <w:sz w:val="21"/>
              </w:rPr>
            </w:pPr>
            <w:r>
              <w:rPr>
                <w:sz w:val="21"/>
                <w:szCs w:val="21"/>
              </w:rPr>
              <w:t>帧率（全分辨率）</w:t>
            </w:r>
          </w:p>
        </w:tc>
        <w:tc>
          <w:tcPr>
            <w:tcW w:w="1573" w:type="dxa"/>
            <w:vAlign w:val="center"/>
          </w:tcPr>
          <w:p w14:paraId="4B98E2B4">
            <w:pPr>
              <w:snapToGrid w:val="0"/>
              <w:spacing w:before="70" w:after="70" w:line="240" w:lineRule="auto"/>
              <w:ind w:firstLine="0"/>
              <w:jc w:val="left"/>
              <w:rPr>
                <w:sz w:val="21"/>
              </w:rPr>
            </w:pPr>
            <w:r>
              <w:rPr>
                <w:sz w:val="21"/>
                <w:szCs w:val="21"/>
              </w:rPr>
              <w:t>≥8 fps</w:t>
            </w:r>
          </w:p>
        </w:tc>
        <w:tc>
          <w:tcPr>
            <w:tcW w:w="1779" w:type="dxa"/>
            <w:vAlign w:val="center"/>
          </w:tcPr>
          <w:p w14:paraId="433DF1BA">
            <w:pPr>
              <w:snapToGrid w:val="0"/>
              <w:spacing w:before="70" w:after="70" w:line="240" w:lineRule="auto"/>
              <w:ind w:firstLine="0"/>
              <w:jc w:val="left"/>
              <w:rPr>
                <w:sz w:val="21"/>
              </w:rPr>
            </w:pPr>
            <w:r>
              <w:rPr>
                <w:sz w:val="21"/>
                <w:szCs w:val="21"/>
              </w:rPr>
              <w:t>10 fps</w:t>
            </w:r>
          </w:p>
        </w:tc>
        <w:tc>
          <w:tcPr>
            <w:tcW w:w="1246" w:type="dxa"/>
            <w:vAlign w:val="center"/>
          </w:tcPr>
          <w:p w14:paraId="3A6F45D0">
            <w:pPr>
              <w:snapToGrid w:val="0"/>
              <w:spacing w:before="70" w:after="70" w:line="240" w:lineRule="auto"/>
              <w:ind w:firstLine="0"/>
              <w:jc w:val="left"/>
              <w:rPr>
                <w:sz w:val="21"/>
              </w:rPr>
            </w:pPr>
            <w:r>
              <w:rPr>
                <w:sz w:val="21"/>
                <w:szCs w:val="21"/>
              </w:rPr>
              <w:t>实测</w:t>
            </w:r>
          </w:p>
        </w:tc>
      </w:tr>
      <w:tr w14:paraId="78AA2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1520B32">
            <w:pPr>
              <w:snapToGrid w:val="0"/>
              <w:spacing w:before="70" w:after="70" w:line="240" w:lineRule="auto"/>
              <w:ind w:firstLine="0"/>
              <w:jc w:val="center"/>
              <w:rPr>
                <w:sz w:val="21"/>
              </w:rPr>
            </w:pPr>
            <w:r>
              <w:rPr>
                <w:sz w:val="21"/>
                <w:szCs w:val="21"/>
              </w:rPr>
              <w:t>14</w:t>
            </w:r>
          </w:p>
        </w:tc>
        <w:tc>
          <w:tcPr>
            <w:tcW w:w="1201" w:type="dxa"/>
            <w:vAlign w:val="center"/>
          </w:tcPr>
          <w:p w14:paraId="43842207">
            <w:pPr>
              <w:snapToGrid w:val="0"/>
              <w:spacing w:before="70" w:after="70" w:line="240" w:lineRule="auto"/>
              <w:ind w:firstLine="0"/>
              <w:jc w:val="left"/>
              <w:rPr>
                <w:sz w:val="21"/>
              </w:rPr>
            </w:pPr>
            <w:r>
              <w:rPr>
                <w:sz w:val="21"/>
                <w:szCs w:val="21"/>
              </w:rPr>
              <w:t>成像</w:t>
            </w:r>
          </w:p>
        </w:tc>
        <w:tc>
          <w:tcPr>
            <w:tcW w:w="2266" w:type="dxa"/>
            <w:vAlign w:val="center"/>
          </w:tcPr>
          <w:p w14:paraId="3F1A4E78">
            <w:pPr>
              <w:snapToGrid w:val="0"/>
              <w:spacing w:before="70" w:after="70" w:line="240" w:lineRule="auto"/>
              <w:ind w:firstLine="0"/>
              <w:jc w:val="left"/>
              <w:rPr>
                <w:sz w:val="21"/>
              </w:rPr>
            </w:pPr>
            <w:r>
              <w:rPr>
                <w:sz w:val="21"/>
                <w:szCs w:val="21"/>
              </w:rPr>
              <w:t>镜头畸变（全视场）</w:t>
            </w:r>
          </w:p>
        </w:tc>
        <w:tc>
          <w:tcPr>
            <w:tcW w:w="1573" w:type="dxa"/>
            <w:vAlign w:val="center"/>
          </w:tcPr>
          <w:p w14:paraId="6F41346C">
            <w:pPr>
              <w:snapToGrid w:val="0"/>
              <w:spacing w:before="70" w:after="70" w:line="240" w:lineRule="auto"/>
              <w:ind w:firstLine="0"/>
              <w:jc w:val="left"/>
              <w:rPr>
                <w:sz w:val="21"/>
              </w:rPr>
            </w:pPr>
            <w:r>
              <w:rPr>
                <w:sz w:val="21"/>
                <w:szCs w:val="21"/>
              </w:rPr>
              <w:t>≤3%</w:t>
            </w:r>
          </w:p>
        </w:tc>
        <w:tc>
          <w:tcPr>
            <w:tcW w:w="1779" w:type="dxa"/>
            <w:vAlign w:val="center"/>
          </w:tcPr>
          <w:p w14:paraId="3385037A">
            <w:pPr>
              <w:snapToGrid w:val="0"/>
              <w:spacing w:before="70" w:after="70" w:line="240" w:lineRule="auto"/>
              <w:ind w:firstLine="0"/>
              <w:jc w:val="left"/>
              <w:rPr>
                <w:sz w:val="21"/>
              </w:rPr>
            </w:pPr>
            <w:r>
              <w:rPr>
                <w:sz w:val="21"/>
                <w:szCs w:val="21"/>
              </w:rPr>
              <w:t>2.2%</w:t>
            </w:r>
          </w:p>
        </w:tc>
        <w:tc>
          <w:tcPr>
            <w:tcW w:w="1246" w:type="dxa"/>
            <w:vAlign w:val="center"/>
          </w:tcPr>
          <w:p w14:paraId="10E33D0F">
            <w:pPr>
              <w:snapToGrid w:val="0"/>
              <w:spacing w:before="70" w:after="70" w:line="240" w:lineRule="auto"/>
              <w:ind w:firstLine="0"/>
              <w:jc w:val="left"/>
              <w:rPr>
                <w:sz w:val="21"/>
              </w:rPr>
            </w:pPr>
            <w:r>
              <w:rPr>
                <w:sz w:val="21"/>
                <w:szCs w:val="21"/>
              </w:rPr>
              <w:t>标定</w:t>
            </w:r>
          </w:p>
        </w:tc>
      </w:tr>
      <w:tr w14:paraId="56B23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2543562">
            <w:pPr>
              <w:snapToGrid w:val="0"/>
              <w:spacing w:before="70" w:after="70" w:line="240" w:lineRule="auto"/>
              <w:ind w:firstLine="0"/>
              <w:jc w:val="center"/>
              <w:rPr>
                <w:sz w:val="21"/>
              </w:rPr>
            </w:pPr>
            <w:r>
              <w:rPr>
                <w:sz w:val="21"/>
                <w:szCs w:val="21"/>
              </w:rPr>
              <w:t>15</w:t>
            </w:r>
          </w:p>
        </w:tc>
        <w:tc>
          <w:tcPr>
            <w:tcW w:w="1201" w:type="dxa"/>
            <w:vAlign w:val="center"/>
          </w:tcPr>
          <w:p w14:paraId="6390AC05">
            <w:pPr>
              <w:snapToGrid w:val="0"/>
              <w:spacing w:before="70" w:after="70" w:line="240" w:lineRule="auto"/>
              <w:ind w:firstLine="0"/>
              <w:jc w:val="left"/>
              <w:rPr>
                <w:sz w:val="21"/>
              </w:rPr>
            </w:pPr>
            <w:r>
              <w:rPr>
                <w:sz w:val="21"/>
                <w:szCs w:val="21"/>
              </w:rPr>
              <w:t>成像</w:t>
            </w:r>
          </w:p>
        </w:tc>
        <w:tc>
          <w:tcPr>
            <w:tcW w:w="2266" w:type="dxa"/>
            <w:vAlign w:val="center"/>
          </w:tcPr>
          <w:p w14:paraId="4024173B">
            <w:pPr>
              <w:snapToGrid w:val="0"/>
              <w:spacing w:before="70" w:after="70" w:line="240" w:lineRule="auto"/>
              <w:ind w:firstLine="0"/>
              <w:jc w:val="left"/>
              <w:rPr>
                <w:sz w:val="21"/>
              </w:rPr>
            </w:pPr>
            <w:r>
              <w:rPr>
                <w:sz w:val="21"/>
                <w:szCs w:val="21"/>
              </w:rPr>
              <w:t>补光亮度</w:t>
            </w:r>
          </w:p>
        </w:tc>
        <w:tc>
          <w:tcPr>
            <w:tcW w:w="1573" w:type="dxa"/>
            <w:vAlign w:val="center"/>
          </w:tcPr>
          <w:p w14:paraId="439BFCFD">
            <w:pPr>
              <w:snapToGrid w:val="0"/>
              <w:spacing w:before="70" w:after="70" w:line="240" w:lineRule="auto"/>
              <w:ind w:firstLine="0"/>
              <w:jc w:val="left"/>
              <w:rPr>
                <w:sz w:val="21"/>
              </w:rPr>
            </w:pPr>
            <w:r>
              <w:rPr>
                <w:sz w:val="21"/>
                <w:szCs w:val="21"/>
              </w:rPr>
              <w:t>可调，Ra≥90</w:t>
            </w:r>
          </w:p>
        </w:tc>
        <w:tc>
          <w:tcPr>
            <w:tcW w:w="1779" w:type="dxa"/>
            <w:vAlign w:val="center"/>
          </w:tcPr>
          <w:p w14:paraId="5245457C">
            <w:pPr>
              <w:snapToGrid w:val="0"/>
              <w:spacing w:before="70" w:after="70" w:line="240" w:lineRule="auto"/>
              <w:ind w:firstLine="0"/>
              <w:jc w:val="left"/>
              <w:rPr>
                <w:sz w:val="21"/>
              </w:rPr>
            </w:pPr>
            <w:r>
              <w:rPr>
                <w:sz w:val="21"/>
                <w:szCs w:val="21"/>
              </w:rPr>
              <w:t>0～100%</w:t>
            </w:r>
          </w:p>
        </w:tc>
        <w:tc>
          <w:tcPr>
            <w:tcW w:w="1246" w:type="dxa"/>
            <w:vAlign w:val="center"/>
          </w:tcPr>
          <w:p w14:paraId="46877C24">
            <w:pPr>
              <w:snapToGrid w:val="0"/>
              <w:spacing w:before="70" w:after="70" w:line="240" w:lineRule="auto"/>
              <w:ind w:firstLine="0"/>
              <w:jc w:val="left"/>
              <w:rPr>
                <w:sz w:val="21"/>
              </w:rPr>
            </w:pPr>
            <w:r>
              <w:rPr>
                <w:sz w:val="21"/>
                <w:szCs w:val="21"/>
              </w:rPr>
              <w:t>实测</w:t>
            </w:r>
          </w:p>
        </w:tc>
      </w:tr>
      <w:tr w14:paraId="513C2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F3EDE93">
            <w:pPr>
              <w:snapToGrid w:val="0"/>
              <w:spacing w:before="70" w:after="70" w:line="240" w:lineRule="auto"/>
              <w:ind w:firstLine="0"/>
              <w:jc w:val="center"/>
              <w:rPr>
                <w:sz w:val="21"/>
              </w:rPr>
            </w:pPr>
            <w:r>
              <w:rPr>
                <w:sz w:val="21"/>
                <w:szCs w:val="21"/>
              </w:rPr>
              <w:t>16</w:t>
            </w:r>
          </w:p>
        </w:tc>
        <w:tc>
          <w:tcPr>
            <w:tcW w:w="1201" w:type="dxa"/>
            <w:vAlign w:val="center"/>
          </w:tcPr>
          <w:p w14:paraId="79ED68E4">
            <w:pPr>
              <w:snapToGrid w:val="0"/>
              <w:spacing w:before="70" w:after="70" w:line="240" w:lineRule="auto"/>
              <w:ind w:firstLine="0"/>
              <w:jc w:val="left"/>
              <w:rPr>
                <w:sz w:val="21"/>
              </w:rPr>
            </w:pPr>
            <w:r>
              <w:rPr>
                <w:sz w:val="21"/>
                <w:szCs w:val="21"/>
              </w:rPr>
              <w:t>跟踪</w:t>
            </w:r>
          </w:p>
        </w:tc>
        <w:tc>
          <w:tcPr>
            <w:tcW w:w="2266" w:type="dxa"/>
            <w:vAlign w:val="center"/>
          </w:tcPr>
          <w:p w14:paraId="23DDFB93">
            <w:pPr>
              <w:snapToGrid w:val="0"/>
              <w:spacing w:before="70" w:after="70" w:line="240" w:lineRule="auto"/>
              <w:ind w:firstLine="0"/>
              <w:jc w:val="left"/>
              <w:rPr>
                <w:sz w:val="21"/>
              </w:rPr>
            </w:pPr>
            <w:r>
              <w:rPr>
                <w:sz w:val="21"/>
                <w:szCs w:val="21"/>
              </w:rPr>
              <w:t>标志点识别距离</w:t>
            </w:r>
          </w:p>
        </w:tc>
        <w:tc>
          <w:tcPr>
            <w:tcW w:w="1573" w:type="dxa"/>
            <w:vAlign w:val="center"/>
          </w:tcPr>
          <w:p w14:paraId="1608FCEA">
            <w:pPr>
              <w:snapToGrid w:val="0"/>
              <w:spacing w:before="70" w:after="70" w:line="240" w:lineRule="auto"/>
              <w:ind w:firstLine="0"/>
              <w:jc w:val="left"/>
              <w:rPr>
                <w:sz w:val="21"/>
              </w:rPr>
            </w:pPr>
            <w:r>
              <w:rPr>
                <w:sz w:val="21"/>
                <w:szCs w:val="21"/>
              </w:rPr>
              <w:t>≥12 m</w:t>
            </w:r>
          </w:p>
        </w:tc>
        <w:tc>
          <w:tcPr>
            <w:tcW w:w="1779" w:type="dxa"/>
            <w:vAlign w:val="center"/>
          </w:tcPr>
          <w:p w14:paraId="71DB4D8F">
            <w:pPr>
              <w:snapToGrid w:val="0"/>
              <w:spacing w:before="70" w:after="70" w:line="240" w:lineRule="auto"/>
              <w:ind w:firstLine="0"/>
              <w:jc w:val="left"/>
              <w:rPr>
                <w:sz w:val="21"/>
              </w:rPr>
            </w:pPr>
            <w:r>
              <w:rPr>
                <w:sz w:val="21"/>
                <w:szCs w:val="21"/>
              </w:rPr>
              <w:t>14 m</w:t>
            </w:r>
          </w:p>
        </w:tc>
        <w:tc>
          <w:tcPr>
            <w:tcW w:w="1246" w:type="dxa"/>
            <w:vAlign w:val="center"/>
          </w:tcPr>
          <w:p w14:paraId="053B5BC4">
            <w:pPr>
              <w:snapToGrid w:val="0"/>
              <w:spacing w:before="70" w:after="70" w:line="240" w:lineRule="auto"/>
              <w:ind w:firstLine="0"/>
              <w:jc w:val="left"/>
              <w:rPr>
                <w:sz w:val="21"/>
              </w:rPr>
            </w:pPr>
            <w:r>
              <w:rPr>
                <w:sz w:val="21"/>
                <w:szCs w:val="21"/>
              </w:rPr>
              <w:t>实测</w:t>
            </w:r>
          </w:p>
        </w:tc>
      </w:tr>
      <w:tr w14:paraId="429D9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BED55FD">
            <w:pPr>
              <w:snapToGrid w:val="0"/>
              <w:spacing w:before="70" w:after="70" w:line="240" w:lineRule="auto"/>
              <w:ind w:firstLine="0"/>
              <w:jc w:val="center"/>
              <w:rPr>
                <w:sz w:val="21"/>
              </w:rPr>
            </w:pPr>
            <w:r>
              <w:rPr>
                <w:sz w:val="21"/>
                <w:szCs w:val="21"/>
              </w:rPr>
              <w:t>17</w:t>
            </w:r>
          </w:p>
        </w:tc>
        <w:tc>
          <w:tcPr>
            <w:tcW w:w="1201" w:type="dxa"/>
            <w:vAlign w:val="center"/>
          </w:tcPr>
          <w:p w14:paraId="2B08826F">
            <w:pPr>
              <w:snapToGrid w:val="0"/>
              <w:spacing w:before="70" w:after="70" w:line="240" w:lineRule="auto"/>
              <w:ind w:firstLine="0"/>
              <w:jc w:val="left"/>
              <w:rPr>
                <w:sz w:val="21"/>
              </w:rPr>
            </w:pPr>
            <w:r>
              <w:rPr>
                <w:sz w:val="21"/>
                <w:szCs w:val="21"/>
              </w:rPr>
              <w:t>跟踪</w:t>
            </w:r>
          </w:p>
        </w:tc>
        <w:tc>
          <w:tcPr>
            <w:tcW w:w="2266" w:type="dxa"/>
            <w:vAlign w:val="center"/>
          </w:tcPr>
          <w:p w14:paraId="0080A6A8">
            <w:pPr>
              <w:snapToGrid w:val="0"/>
              <w:spacing w:before="70" w:after="70" w:line="240" w:lineRule="auto"/>
              <w:ind w:firstLine="0"/>
              <w:jc w:val="left"/>
              <w:rPr>
                <w:sz w:val="21"/>
              </w:rPr>
            </w:pPr>
            <w:r>
              <w:rPr>
                <w:sz w:val="21"/>
                <w:szCs w:val="21"/>
              </w:rPr>
              <w:t>标志点定位精度</w:t>
            </w:r>
          </w:p>
        </w:tc>
        <w:tc>
          <w:tcPr>
            <w:tcW w:w="1573" w:type="dxa"/>
            <w:vAlign w:val="center"/>
          </w:tcPr>
          <w:p w14:paraId="628635B3">
            <w:pPr>
              <w:snapToGrid w:val="0"/>
              <w:spacing w:before="70" w:after="70" w:line="240" w:lineRule="auto"/>
              <w:ind w:firstLine="0"/>
              <w:jc w:val="left"/>
              <w:rPr>
                <w:sz w:val="21"/>
              </w:rPr>
            </w:pPr>
            <w:r>
              <w:rPr>
                <w:sz w:val="21"/>
                <w:szCs w:val="21"/>
              </w:rPr>
              <w:t>≤0.05 pixel</w:t>
            </w:r>
          </w:p>
        </w:tc>
        <w:tc>
          <w:tcPr>
            <w:tcW w:w="1779" w:type="dxa"/>
            <w:vAlign w:val="center"/>
          </w:tcPr>
          <w:p w14:paraId="51C6F67C">
            <w:pPr>
              <w:snapToGrid w:val="0"/>
              <w:spacing w:before="70" w:after="70" w:line="240" w:lineRule="auto"/>
              <w:ind w:firstLine="0"/>
              <w:jc w:val="left"/>
              <w:rPr>
                <w:sz w:val="21"/>
              </w:rPr>
            </w:pPr>
            <w:r>
              <w:rPr>
                <w:sz w:val="21"/>
                <w:szCs w:val="21"/>
              </w:rPr>
              <w:t>0.04 pixel</w:t>
            </w:r>
          </w:p>
        </w:tc>
        <w:tc>
          <w:tcPr>
            <w:tcW w:w="1246" w:type="dxa"/>
            <w:vAlign w:val="center"/>
          </w:tcPr>
          <w:p w14:paraId="58EACBE9">
            <w:pPr>
              <w:snapToGrid w:val="0"/>
              <w:spacing w:before="70" w:after="70" w:line="240" w:lineRule="auto"/>
              <w:ind w:firstLine="0"/>
              <w:jc w:val="left"/>
              <w:rPr>
                <w:sz w:val="21"/>
              </w:rPr>
            </w:pPr>
            <w:r>
              <w:rPr>
                <w:sz w:val="21"/>
                <w:szCs w:val="21"/>
              </w:rPr>
              <w:t>标定</w:t>
            </w:r>
          </w:p>
        </w:tc>
      </w:tr>
      <w:tr w14:paraId="71C87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23CA187">
            <w:pPr>
              <w:snapToGrid w:val="0"/>
              <w:spacing w:before="70" w:after="70" w:line="240" w:lineRule="auto"/>
              <w:ind w:firstLine="0"/>
              <w:jc w:val="center"/>
              <w:rPr>
                <w:sz w:val="21"/>
              </w:rPr>
            </w:pPr>
            <w:r>
              <w:rPr>
                <w:sz w:val="21"/>
                <w:szCs w:val="21"/>
              </w:rPr>
              <w:t>18</w:t>
            </w:r>
          </w:p>
        </w:tc>
        <w:tc>
          <w:tcPr>
            <w:tcW w:w="1201" w:type="dxa"/>
            <w:vAlign w:val="center"/>
          </w:tcPr>
          <w:p w14:paraId="5B0D8165">
            <w:pPr>
              <w:snapToGrid w:val="0"/>
              <w:spacing w:before="70" w:after="70" w:line="240" w:lineRule="auto"/>
              <w:ind w:firstLine="0"/>
              <w:jc w:val="left"/>
              <w:rPr>
                <w:sz w:val="21"/>
              </w:rPr>
            </w:pPr>
            <w:r>
              <w:rPr>
                <w:sz w:val="21"/>
                <w:szCs w:val="21"/>
              </w:rPr>
              <w:t>跟踪</w:t>
            </w:r>
          </w:p>
        </w:tc>
        <w:tc>
          <w:tcPr>
            <w:tcW w:w="2266" w:type="dxa"/>
            <w:vAlign w:val="center"/>
          </w:tcPr>
          <w:p w14:paraId="3029F93A">
            <w:pPr>
              <w:snapToGrid w:val="0"/>
              <w:spacing w:before="70" w:after="70" w:line="240" w:lineRule="auto"/>
              <w:ind w:firstLine="0"/>
              <w:jc w:val="left"/>
              <w:rPr>
                <w:sz w:val="21"/>
              </w:rPr>
            </w:pPr>
            <w:r>
              <w:rPr>
                <w:sz w:val="21"/>
                <w:szCs w:val="21"/>
              </w:rPr>
              <w:t>最大跟踪标志点数</w:t>
            </w:r>
          </w:p>
        </w:tc>
        <w:tc>
          <w:tcPr>
            <w:tcW w:w="1573" w:type="dxa"/>
            <w:vAlign w:val="center"/>
          </w:tcPr>
          <w:p w14:paraId="554AF15F">
            <w:pPr>
              <w:snapToGrid w:val="0"/>
              <w:spacing w:before="70" w:after="70" w:line="240" w:lineRule="auto"/>
              <w:ind w:firstLine="0"/>
              <w:jc w:val="left"/>
              <w:rPr>
                <w:sz w:val="21"/>
              </w:rPr>
            </w:pPr>
            <w:r>
              <w:rPr>
                <w:sz w:val="21"/>
                <w:szCs w:val="21"/>
              </w:rPr>
              <w:t>≥200</w:t>
            </w:r>
          </w:p>
        </w:tc>
        <w:tc>
          <w:tcPr>
            <w:tcW w:w="1779" w:type="dxa"/>
            <w:vAlign w:val="center"/>
          </w:tcPr>
          <w:p w14:paraId="371AB868">
            <w:pPr>
              <w:snapToGrid w:val="0"/>
              <w:spacing w:before="70" w:after="70" w:line="240" w:lineRule="auto"/>
              <w:ind w:firstLine="0"/>
              <w:jc w:val="left"/>
              <w:rPr>
                <w:sz w:val="21"/>
              </w:rPr>
            </w:pPr>
            <w:r>
              <w:rPr>
                <w:sz w:val="21"/>
                <w:szCs w:val="21"/>
              </w:rPr>
              <w:t>300</w:t>
            </w:r>
          </w:p>
        </w:tc>
        <w:tc>
          <w:tcPr>
            <w:tcW w:w="1246" w:type="dxa"/>
            <w:vAlign w:val="center"/>
          </w:tcPr>
          <w:p w14:paraId="17214108">
            <w:pPr>
              <w:snapToGrid w:val="0"/>
              <w:spacing w:before="70" w:after="70" w:line="240" w:lineRule="auto"/>
              <w:ind w:firstLine="0"/>
              <w:jc w:val="left"/>
              <w:rPr>
                <w:sz w:val="21"/>
              </w:rPr>
            </w:pPr>
            <w:r>
              <w:rPr>
                <w:sz w:val="21"/>
                <w:szCs w:val="21"/>
              </w:rPr>
              <w:t>实测</w:t>
            </w:r>
          </w:p>
        </w:tc>
      </w:tr>
      <w:tr w14:paraId="1E253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342C556">
            <w:pPr>
              <w:snapToGrid w:val="0"/>
              <w:spacing w:before="70" w:after="70" w:line="240" w:lineRule="auto"/>
              <w:ind w:firstLine="0"/>
              <w:jc w:val="center"/>
              <w:rPr>
                <w:sz w:val="21"/>
              </w:rPr>
            </w:pPr>
            <w:r>
              <w:rPr>
                <w:sz w:val="21"/>
                <w:szCs w:val="21"/>
              </w:rPr>
              <w:t>19</w:t>
            </w:r>
          </w:p>
        </w:tc>
        <w:tc>
          <w:tcPr>
            <w:tcW w:w="1201" w:type="dxa"/>
            <w:vAlign w:val="center"/>
          </w:tcPr>
          <w:p w14:paraId="239947F0">
            <w:pPr>
              <w:snapToGrid w:val="0"/>
              <w:spacing w:before="70" w:after="70" w:line="240" w:lineRule="auto"/>
              <w:ind w:firstLine="0"/>
              <w:jc w:val="left"/>
              <w:rPr>
                <w:sz w:val="21"/>
              </w:rPr>
            </w:pPr>
            <w:r>
              <w:rPr>
                <w:sz w:val="21"/>
                <w:szCs w:val="21"/>
              </w:rPr>
              <w:t>跟踪</w:t>
            </w:r>
          </w:p>
        </w:tc>
        <w:tc>
          <w:tcPr>
            <w:tcW w:w="2266" w:type="dxa"/>
            <w:vAlign w:val="center"/>
          </w:tcPr>
          <w:p w14:paraId="4A6997E8">
            <w:pPr>
              <w:snapToGrid w:val="0"/>
              <w:spacing w:before="70" w:after="70" w:line="240" w:lineRule="auto"/>
              <w:ind w:firstLine="0"/>
              <w:jc w:val="left"/>
              <w:rPr>
                <w:sz w:val="21"/>
              </w:rPr>
            </w:pPr>
            <w:r>
              <w:rPr>
                <w:sz w:val="21"/>
                <w:szCs w:val="21"/>
              </w:rPr>
              <w:t>姿态角精度</w:t>
            </w:r>
          </w:p>
        </w:tc>
        <w:tc>
          <w:tcPr>
            <w:tcW w:w="1573" w:type="dxa"/>
            <w:vAlign w:val="center"/>
          </w:tcPr>
          <w:p w14:paraId="4FF57154">
            <w:pPr>
              <w:snapToGrid w:val="0"/>
              <w:spacing w:before="70" w:after="70" w:line="240" w:lineRule="auto"/>
              <w:ind w:firstLine="0"/>
              <w:jc w:val="left"/>
              <w:rPr>
                <w:sz w:val="21"/>
              </w:rPr>
            </w:pPr>
            <w:r>
              <w:rPr>
                <w:sz w:val="21"/>
                <w:szCs w:val="21"/>
              </w:rPr>
              <w:t>≤0.01°</w:t>
            </w:r>
          </w:p>
        </w:tc>
        <w:tc>
          <w:tcPr>
            <w:tcW w:w="1779" w:type="dxa"/>
            <w:vAlign w:val="center"/>
          </w:tcPr>
          <w:p w14:paraId="16097963">
            <w:pPr>
              <w:snapToGrid w:val="0"/>
              <w:spacing w:before="70" w:after="70" w:line="240" w:lineRule="auto"/>
              <w:ind w:firstLine="0"/>
              <w:jc w:val="left"/>
              <w:rPr>
                <w:sz w:val="21"/>
              </w:rPr>
            </w:pPr>
            <w:r>
              <w:rPr>
                <w:sz w:val="21"/>
                <w:szCs w:val="21"/>
              </w:rPr>
              <w:t>0.008°</w:t>
            </w:r>
          </w:p>
        </w:tc>
        <w:tc>
          <w:tcPr>
            <w:tcW w:w="1246" w:type="dxa"/>
            <w:vAlign w:val="center"/>
          </w:tcPr>
          <w:p w14:paraId="04828497">
            <w:pPr>
              <w:snapToGrid w:val="0"/>
              <w:spacing w:before="70" w:after="70" w:line="240" w:lineRule="auto"/>
              <w:ind w:firstLine="0"/>
              <w:jc w:val="left"/>
              <w:rPr>
                <w:sz w:val="21"/>
              </w:rPr>
            </w:pPr>
            <w:r>
              <w:rPr>
                <w:sz w:val="21"/>
                <w:szCs w:val="21"/>
              </w:rPr>
              <w:t>标定</w:t>
            </w:r>
          </w:p>
        </w:tc>
      </w:tr>
      <w:tr w14:paraId="54228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15802BA2">
            <w:pPr>
              <w:snapToGrid w:val="0"/>
              <w:spacing w:before="70" w:after="70" w:line="240" w:lineRule="auto"/>
              <w:ind w:firstLine="0"/>
              <w:jc w:val="center"/>
              <w:rPr>
                <w:sz w:val="21"/>
              </w:rPr>
            </w:pPr>
            <w:r>
              <w:rPr>
                <w:sz w:val="21"/>
                <w:szCs w:val="21"/>
              </w:rPr>
              <w:t>20</w:t>
            </w:r>
          </w:p>
        </w:tc>
        <w:tc>
          <w:tcPr>
            <w:tcW w:w="1201" w:type="dxa"/>
            <w:vAlign w:val="center"/>
          </w:tcPr>
          <w:p w14:paraId="7116AC6E">
            <w:pPr>
              <w:snapToGrid w:val="0"/>
              <w:spacing w:before="70" w:after="70" w:line="240" w:lineRule="auto"/>
              <w:ind w:firstLine="0"/>
              <w:jc w:val="left"/>
              <w:rPr>
                <w:sz w:val="21"/>
              </w:rPr>
            </w:pPr>
            <w:r>
              <w:rPr>
                <w:sz w:val="21"/>
                <w:szCs w:val="21"/>
              </w:rPr>
              <w:t>云台</w:t>
            </w:r>
          </w:p>
        </w:tc>
        <w:tc>
          <w:tcPr>
            <w:tcW w:w="2266" w:type="dxa"/>
            <w:vAlign w:val="center"/>
          </w:tcPr>
          <w:p w14:paraId="0DE1FC36">
            <w:pPr>
              <w:snapToGrid w:val="0"/>
              <w:spacing w:before="70" w:after="70" w:line="240" w:lineRule="auto"/>
              <w:ind w:firstLine="0"/>
              <w:jc w:val="left"/>
              <w:rPr>
                <w:sz w:val="21"/>
              </w:rPr>
            </w:pPr>
            <w:r>
              <w:rPr>
                <w:sz w:val="21"/>
                <w:szCs w:val="21"/>
              </w:rPr>
              <w:t>水平旋转范围</w:t>
            </w:r>
          </w:p>
        </w:tc>
        <w:tc>
          <w:tcPr>
            <w:tcW w:w="1573" w:type="dxa"/>
            <w:vAlign w:val="center"/>
          </w:tcPr>
          <w:p w14:paraId="31956E06">
            <w:pPr>
              <w:snapToGrid w:val="0"/>
              <w:spacing w:before="70" w:after="70" w:line="240" w:lineRule="auto"/>
              <w:ind w:firstLine="0"/>
              <w:jc w:val="left"/>
              <w:rPr>
                <w:sz w:val="21"/>
              </w:rPr>
            </w:pPr>
            <w:r>
              <w:rPr>
                <w:sz w:val="21"/>
                <w:szCs w:val="21"/>
              </w:rPr>
              <w:t>0～360°</w:t>
            </w:r>
          </w:p>
        </w:tc>
        <w:tc>
          <w:tcPr>
            <w:tcW w:w="1779" w:type="dxa"/>
            <w:vAlign w:val="center"/>
          </w:tcPr>
          <w:p w14:paraId="4CAA9DD1">
            <w:pPr>
              <w:snapToGrid w:val="0"/>
              <w:spacing w:before="70" w:after="70" w:line="240" w:lineRule="auto"/>
              <w:ind w:firstLine="0"/>
              <w:jc w:val="left"/>
              <w:rPr>
                <w:sz w:val="21"/>
              </w:rPr>
            </w:pPr>
            <w:r>
              <w:rPr>
                <w:sz w:val="21"/>
                <w:szCs w:val="21"/>
              </w:rPr>
              <w:t>连续</w:t>
            </w:r>
          </w:p>
        </w:tc>
        <w:tc>
          <w:tcPr>
            <w:tcW w:w="1246" w:type="dxa"/>
            <w:vAlign w:val="center"/>
          </w:tcPr>
          <w:p w14:paraId="48753943">
            <w:pPr>
              <w:snapToGrid w:val="0"/>
              <w:spacing w:before="70" w:after="70" w:line="240" w:lineRule="auto"/>
              <w:ind w:firstLine="0"/>
              <w:jc w:val="left"/>
              <w:rPr>
                <w:sz w:val="21"/>
              </w:rPr>
            </w:pPr>
            <w:r>
              <w:rPr>
                <w:sz w:val="21"/>
                <w:szCs w:val="21"/>
              </w:rPr>
              <w:t>结构图</w:t>
            </w:r>
          </w:p>
        </w:tc>
      </w:tr>
      <w:tr w14:paraId="2E302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C8C8034">
            <w:pPr>
              <w:snapToGrid w:val="0"/>
              <w:spacing w:before="70" w:after="70" w:line="240" w:lineRule="auto"/>
              <w:ind w:firstLine="0"/>
              <w:jc w:val="center"/>
              <w:rPr>
                <w:sz w:val="21"/>
              </w:rPr>
            </w:pPr>
            <w:r>
              <w:rPr>
                <w:sz w:val="21"/>
                <w:szCs w:val="21"/>
              </w:rPr>
              <w:t>21</w:t>
            </w:r>
          </w:p>
        </w:tc>
        <w:tc>
          <w:tcPr>
            <w:tcW w:w="1201" w:type="dxa"/>
            <w:vAlign w:val="center"/>
          </w:tcPr>
          <w:p w14:paraId="451F2F98">
            <w:pPr>
              <w:snapToGrid w:val="0"/>
              <w:spacing w:before="70" w:after="70" w:line="240" w:lineRule="auto"/>
              <w:ind w:firstLine="0"/>
              <w:jc w:val="left"/>
              <w:rPr>
                <w:sz w:val="21"/>
              </w:rPr>
            </w:pPr>
            <w:r>
              <w:rPr>
                <w:sz w:val="21"/>
                <w:szCs w:val="21"/>
              </w:rPr>
              <w:t>云台</w:t>
            </w:r>
          </w:p>
        </w:tc>
        <w:tc>
          <w:tcPr>
            <w:tcW w:w="2266" w:type="dxa"/>
            <w:vAlign w:val="center"/>
          </w:tcPr>
          <w:p w14:paraId="5871B8DA">
            <w:pPr>
              <w:snapToGrid w:val="0"/>
              <w:spacing w:before="70" w:after="70" w:line="240" w:lineRule="auto"/>
              <w:ind w:firstLine="0"/>
              <w:jc w:val="left"/>
              <w:rPr>
                <w:sz w:val="21"/>
              </w:rPr>
            </w:pPr>
            <w:r>
              <w:rPr>
                <w:sz w:val="21"/>
                <w:szCs w:val="21"/>
              </w:rPr>
              <w:t>俯仰范围</w:t>
            </w:r>
          </w:p>
        </w:tc>
        <w:tc>
          <w:tcPr>
            <w:tcW w:w="1573" w:type="dxa"/>
            <w:vAlign w:val="center"/>
          </w:tcPr>
          <w:p w14:paraId="1DCD6CD9">
            <w:pPr>
              <w:snapToGrid w:val="0"/>
              <w:spacing w:before="70" w:after="70" w:line="240" w:lineRule="auto"/>
              <w:ind w:firstLine="0"/>
              <w:jc w:val="left"/>
              <w:rPr>
                <w:sz w:val="21"/>
              </w:rPr>
            </w:pPr>
            <w:r>
              <w:rPr>
                <w:sz w:val="21"/>
                <w:szCs w:val="21"/>
              </w:rPr>
              <w:t>−30°～+90°</w:t>
            </w:r>
          </w:p>
        </w:tc>
        <w:tc>
          <w:tcPr>
            <w:tcW w:w="1779" w:type="dxa"/>
            <w:vAlign w:val="center"/>
          </w:tcPr>
          <w:p w14:paraId="6CD578A7">
            <w:pPr>
              <w:snapToGrid w:val="0"/>
              <w:spacing w:before="70" w:after="70" w:line="240" w:lineRule="auto"/>
              <w:ind w:firstLine="0"/>
              <w:jc w:val="left"/>
              <w:rPr>
                <w:sz w:val="21"/>
              </w:rPr>
            </w:pPr>
            <w:r>
              <w:rPr>
                <w:sz w:val="21"/>
                <w:szCs w:val="21"/>
              </w:rPr>
              <w:t>−35°～+95°</w:t>
            </w:r>
          </w:p>
        </w:tc>
        <w:tc>
          <w:tcPr>
            <w:tcW w:w="1246" w:type="dxa"/>
            <w:vAlign w:val="center"/>
          </w:tcPr>
          <w:p w14:paraId="548284DF">
            <w:pPr>
              <w:snapToGrid w:val="0"/>
              <w:spacing w:before="70" w:after="70" w:line="240" w:lineRule="auto"/>
              <w:ind w:firstLine="0"/>
              <w:jc w:val="left"/>
              <w:rPr>
                <w:sz w:val="21"/>
              </w:rPr>
            </w:pPr>
            <w:r>
              <w:rPr>
                <w:sz w:val="21"/>
                <w:szCs w:val="21"/>
              </w:rPr>
              <w:t>结构图</w:t>
            </w:r>
          </w:p>
        </w:tc>
      </w:tr>
      <w:tr w14:paraId="00DE1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99D64E8">
            <w:pPr>
              <w:snapToGrid w:val="0"/>
              <w:spacing w:before="70" w:after="70" w:line="240" w:lineRule="auto"/>
              <w:ind w:firstLine="0"/>
              <w:jc w:val="center"/>
              <w:rPr>
                <w:sz w:val="21"/>
              </w:rPr>
            </w:pPr>
            <w:r>
              <w:rPr>
                <w:sz w:val="21"/>
                <w:szCs w:val="21"/>
              </w:rPr>
              <w:t>22</w:t>
            </w:r>
          </w:p>
        </w:tc>
        <w:tc>
          <w:tcPr>
            <w:tcW w:w="1201" w:type="dxa"/>
            <w:vAlign w:val="center"/>
          </w:tcPr>
          <w:p w14:paraId="7634D798">
            <w:pPr>
              <w:snapToGrid w:val="0"/>
              <w:spacing w:before="70" w:after="70" w:line="240" w:lineRule="auto"/>
              <w:ind w:firstLine="0"/>
              <w:jc w:val="left"/>
              <w:rPr>
                <w:sz w:val="21"/>
              </w:rPr>
            </w:pPr>
            <w:r>
              <w:rPr>
                <w:sz w:val="21"/>
                <w:szCs w:val="21"/>
              </w:rPr>
              <w:t>云台</w:t>
            </w:r>
          </w:p>
        </w:tc>
        <w:tc>
          <w:tcPr>
            <w:tcW w:w="2266" w:type="dxa"/>
            <w:vAlign w:val="center"/>
          </w:tcPr>
          <w:p w14:paraId="643FCEB7">
            <w:pPr>
              <w:snapToGrid w:val="0"/>
              <w:spacing w:before="70" w:after="70" w:line="240" w:lineRule="auto"/>
              <w:ind w:firstLine="0"/>
              <w:jc w:val="left"/>
              <w:rPr>
                <w:sz w:val="21"/>
              </w:rPr>
            </w:pPr>
            <w:r>
              <w:rPr>
                <w:sz w:val="21"/>
                <w:szCs w:val="21"/>
              </w:rPr>
              <w:t>角度分辨率</w:t>
            </w:r>
          </w:p>
        </w:tc>
        <w:tc>
          <w:tcPr>
            <w:tcW w:w="1573" w:type="dxa"/>
            <w:vAlign w:val="center"/>
          </w:tcPr>
          <w:p w14:paraId="7EEA1CEA">
            <w:pPr>
              <w:snapToGrid w:val="0"/>
              <w:spacing w:before="70" w:after="70" w:line="240" w:lineRule="auto"/>
              <w:ind w:firstLine="0"/>
              <w:jc w:val="left"/>
              <w:rPr>
                <w:sz w:val="21"/>
              </w:rPr>
            </w:pPr>
            <w:r>
              <w:rPr>
                <w:sz w:val="21"/>
                <w:szCs w:val="21"/>
              </w:rPr>
              <w:t>≤0.005°</w:t>
            </w:r>
          </w:p>
        </w:tc>
        <w:tc>
          <w:tcPr>
            <w:tcW w:w="1779" w:type="dxa"/>
            <w:vAlign w:val="center"/>
          </w:tcPr>
          <w:p w14:paraId="7664466C">
            <w:pPr>
              <w:snapToGrid w:val="0"/>
              <w:spacing w:before="70" w:after="70" w:line="240" w:lineRule="auto"/>
              <w:ind w:firstLine="0"/>
              <w:jc w:val="left"/>
              <w:rPr>
                <w:sz w:val="21"/>
              </w:rPr>
            </w:pPr>
            <w:r>
              <w:rPr>
                <w:sz w:val="21"/>
                <w:szCs w:val="21"/>
              </w:rPr>
              <w:t>0.003°</w:t>
            </w:r>
          </w:p>
        </w:tc>
        <w:tc>
          <w:tcPr>
            <w:tcW w:w="1246" w:type="dxa"/>
            <w:vAlign w:val="center"/>
          </w:tcPr>
          <w:p w14:paraId="7FEEA287">
            <w:pPr>
              <w:snapToGrid w:val="0"/>
              <w:spacing w:before="70" w:after="70" w:line="240" w:lineRule="auto"/>
              <w:ind w:firstLine="0"/>
              <w:jc w:val="left"/>
              <w:rPr>
                <w:sz w:val="21"/>
              </w:rPr>
            </w:pPr>
            <w:r>
              <w:rPr>
                <w:sz w:val="21"/>
                <w:szCs w:val="21"/>
              </w:rPr>
              <w:t>编码器</w:t>
            </w:r>
          </w:p>
        </w:tc>
      </w:tr>
      <w:tr w14:paraId="38D47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63B0DA52">
            <w:pPr>
              <w:snapToGrid w:val="0"/>
              <w:spacing w:before="70" w:after="70" w:line="240" w:lineRule="auto"/>
              <w:ind w:firstLine="0"/>
              <w:jc w:val="center"/>
              <w:rPr>
                <w:sz w:val="21"/>
              </w:rPr>
            </w:pPr>
            <w:r>
              <w:rPr>
                <w:sz w:val="21"/>
                <w:szCs w:val="21"/>
              </w:rPr>
              <w:t>23</w:t>
            </w:r>
          </w:p>
        </w:tc>
        <w:tc>
          <w:tcPr>
            <w:tcW w:w="1201" w:type="dxa"/>
            <w:vAlign w:val="center"/>
          </w:tcPr>
          <w:p w14:paraId="12B46657">
            <w:pPr>
              <w:snapToGrid w:val="0"/>
              <w:spacing w:before="70" w:after="70" w:line="240" w:lineRule="auto"/>
              <w:ind w:firstLine="0"/>
              <w:jc w:val="left"/>
              <w:rPr>
                <w:sz w:val="21"/>
              </w:rPr>
            </w:pPr>
            <w:r>
              <w:rPr>
                <w:sz w:val="21"/>
                <w:szCs w:val="21"/>
              </w:rPr>
              <w:t>云台</w:t>
            </w:r>
          </w:p>
        </w:tc>
        <w:tc>
          <w:tcPr>
            <w:tcW w:w="2266" w:type="dxa"/>
            <w:vAlign w:val="center"/>
          </w:tcPr>
          <w:p w14:paraId="2DC6E1C9">
            <w:pPr>
              <w:snapToGrid w:val="0"/>
              <w:spacing w:before="70" w:after="70" w:line="240" w:lineRule="auto"/>
              <w:ind w:firstLine="0"/>
              <w:jc w:val="left"/>
              <w:rPr>
                <w:sz w:val="21"/>
              </w:rPr>
            </w:pPr>
            <w:r>
              <w:rPr>
                <w:sz w:val="21"/>
                <w:szCs w:val="21"/>
              </w:rPr>
              <w:t>回差</w:t>
            </w:r>
          </w:p>
        </w:tc>
        <w:tc>
          <w:tcPr>
            <w:tcW w:w="1573" w:type="dxa"/>
            <w:vAlign w:val="center"/>
          </w:tcPr>
          <w:p w14:paraId="41D0AF1D">
            <w:pPr>
              <w:snapToGrid w:val="0"/>
              <w:spacing w:before="70" w:after="70" w:line="240" w:lineRule="auto"/>
              <w:ind w:firstLine="0"/>
              <w:jc w:val="left"/>
              <w:rPr>
                <w:sz w:val="21"/>
              </w:rPr>
            </w:pPr>
            <w:r>
              <w:rPr>
                <w:sz w:val="21"/>
                <w:szCs w:val="21"/>
              </w:rPr>
              <w:t>≤0.01°</w:t>
            </w:r>
          </w:p>
        </w:tc>
        <w:tc>
          <w:tcPr>
            <w:tcW w:w="1779" w:type="dxa"/>
            <w:vAlign w:val="center"/>
          </w:tcPr>
          <w:p w14:paraId="7DDAD63B">
            <w:pPr>
              <w:snapToGrid w:val="0"/>
              <w:spacing w:before="70" w:after="70" w:line="240" w:lineRule="auto"/>
              <w:ind w:firstLine="0"/>
              <w:jc w:val="left"/>
              <w:rPr>
                <w:sz w:val="21"/>
              </w:rPr>
            </w:pPr>
            <w:r>
              <w:rPr>
                <w:sz w:val="21"/>
                <w:szCs w:val="21"/>
              </w:rPr>
              <w:t>0.006°</w:t>
            </w:r>
          </w:p>
        </w:tc>
        <w:tc>
          <w:tcPr>
            <w:tcW w:w="1246" w:type="dxa"/>
            <w:vAlign w:val="center"/>
          </w:tcPr>
          <w:p w14:paraId="4F598873">
            <w:pPr>
              <w:snapToGrid w:val="0"/>
              <w:spacing w:before="70" w:after="70" w:line="240" w:lineRule="auto"/>
              <w:ind w:firstLine="0"/>
              <w:jc w:val="left"/>
              <w:rPr>
                <w:sz w:val="21"/>
              </w:rPr>
            </w:pPr>
            <w:r>
              <w:rPr>
                <w:sz w:val="21"/>
                <w:szCs w:val="21"/>
              </w:rPr>
              <w:t>实测</w:t>
            </w:r>
          </w:p>
        </w:tc>
      </w:tr>
      <w:tr w14:paraId="77F3F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9DB73F8">
            <w:pPr>
              <w:snapToGrid w:val="0"/>
              <w:spacing w:before="70" w:after="70" w:line="240" w:lineRule="auto"/>
              <w:ind w:firstLine="0"/>
              <w:jc w:val="center"/>
              <w:rPr>
                <w:sz w:val="21"/>
              </w:rPr>
            </w:pPr>
            <w:r>
              <w:rPr>
                <w:sz w:val="21"/>
                <w:szCs w:val="21"/>
              </w:rPr>
              <w:t>24</w:t>
            </w:r>
          </w:p>
        </w:tc>
        <w:tc>
          <w:tcPr>
            <w:tcW w:w="1201" w:type="dxa"/>
            <w:vAlign w:val="center"/>
          </w:tcPr>
          <w:p w14:paraId="02FCC5FE">
            <w:pPr>
              <w:snapToGrid w:val="0"/>
              <w:spacing w:before="70" w:after="70" w:line="240" w:lineRule="auto"/>
              <w:ind w:firstLine="0"/>
              <w:jc w:val="left"/>
              <w:rPr>
                <w:sz w:val="21"/>
              </w:rPr>
            </w:pPr>
            <w:r>
              <w:rPr>
                <w:sz w:val="21"/>
                <w:szCs w:val="21"/>
              </w:rPr>
              <w:t>框架</w:t>
            </w:r>
          </w:p>
        </w:tc>
        <w:tc>
          <w:tcPr>
            <w:tcW w:w="2266" w:type="dxa"/>
            <w:vAlign w:val="center"/>
          </w:tcPr>
          <w:p w14:paraId="36444D08">
            <w:pPr>
              <w:snapToGrid w:val="0"/>
              <w:spacing w:before="70" w:after="70" w:line="240" w:lineRule="auto"/>
              <w:ind w:firstLine="0"/>
              <w:jc w:val="left"/>
              <w:rPr>
                <w:sz w:val="21"/>
              </w:rPr>
            </w:pPr>
            <w:r>
              <w:rPr>
                <w:sz w:val="21"/>
                <w:szCs w:val="21"/>
              </w:rPr>
              <w:t>环扫角度</w:t>
            </w:r>
          </w:p>
        </w:tc>
        <w:tc>
          <w:tcPr>
            <w:tcW w:w="1573" w:type="dxa"/>
            <w:vAlign w:val="center"/>
          </w:tcPr>
          <w:p w14:paraId="754C08BE">
            <w:pPr>
              <w:snapToGrid w:val="0"/>
              <w:spacing w:before="70" w:after="70" w:line="240" w:lineRule="auto"/>
              <w:ind w:firstLine="0"/>
              <w:jc w:val="left"/>
              <w:rPr>
                <w:sz w:val="21"/>
              </w:rPr>
            </w:pPr>
            <w:r>
              <w:rPr>
                <w:sz w:val="21"/>
                <w:szCs w:val="21"/>
              </w:rPr>
              <w:t>360°</w:t>
            </w:r>
          </w:p>
        </w:tc>
        <w:tc>
          <w:tcPr>
            <w:tcW w:w="1779" w:type="dxa"/>
            <w:vAlign w:val="center"/>
          </w:tcPr>
          <w:p w14:paraId="00F853E5">
            <w:pPr>
              <w:snapToGrid w:val="0"/>
              <w:spacing w:before="70" w:after="70" w:line="240" w:lineRule="auto"/>
              <w:ind w:firstLine="0"/>
              <w:jc w:val="left"/>
              <w:rPr>
                <w:sz w:val="21"/>
              </w:rPr>
            </w:pPr>
            <w:r>
              <w:rPr>
                <w:sz w:val="21"/>
                <w:szCs w:val="21"/>
              </w:rPr>
              <w:t>360°</w:t>
            </w:r>
          </w:p>
        </w:tc>
        <w:tc>
          <w:tcPr>
            <w:tcW w:w="1246" w:type="dxa"/>
            <w:vAlign w:val="center"/>
          </w:tcPr>
          <w:p w14:paraId="51B716D6">
            <w:pPr>
              <w:snapToGrid w:val="0"/>
              <w:spacing w:before="70" w:after="70" w:line="240" w:lineRule="auto"/>
              <w:ind w:firstLine="0"/>
              <w:jc w:val="left"/>
              <w:rPr>
                <w:sz w:val="21"/>
              </w:rPr>
            </w:pPr>
            <w:r>
              <w:rPr>
                <w:sz w:val="21"/>
                <w:szCs w:val="21"/>
              </w:rPr>
              <w:t>结构图</w:t>
            </w:r>
          </w:p>
        </w:tc>
      </w:tr>
      <w:tr w14:paraId="63AC2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650122FE">
            <w:pPr>
              <w:snapToGrid w:val="0"/>
              <w:spacing w:before="70" w:after="70" w:line="240" w:lineRule="auto"/>
              <w:ind w:firstLine="0"/>
              <w:jc w:val="center"/>
              <w:rPr>
                <w:sz w:val="21"/>
              </w:rPr>
            </w:pPr>
            <w:r>
              <w:rPr>
                <w:sz w:val="21"/>
                <w:szCs w:val="21"/>
              </w:rPr>
              <w:t>25</w:t>
            </w:r>
          </w:p>
        </w:tc>
        <w:tc>
          <w:tcPr>
            <w:tcW w:w="1201" w:type="dxa"/>
            <w:vAlign w:val="center"/>
          </w:tcPr>
          <w:p w14:paraId="77A861C8">
            <w:pPr>
              <w:snapToGrid w:val="0"/>
              <w:spacing w:before="70" w:after="70" w:line="240" w:lineRule="auto"/>
              <w:ind w:firstLine="0"/>
              <w:jc w:val="left"/>
              <w:rPr>
                <w:sz w:val="21"/>
              </w:rPr>
            </w:pPr>
            <w:r>
              <w:rPr>
                <w:sz w:val="21"/>
                <w:szCs w:val="21"/>
              </w:rPr>
              <w:t>框架</w:t>
            </w:r>
          </w:p>
        </w:tc>
        <w:tc>
          <w:tcPr>
            <w:tcW w:w="2266" w:type="dxa"/>
            <w:vAlign w:val="center"/>
          </w:tcPr>
          <w:p w14:paraId="11BC2AFF">
            <w:pPr>
              <w:snapToGrid w:val="0"/>
              <w:spacing w:before="70" w:after="70" w:line="240" w:lineRule="auto"/>
              <w:ind w:firstLine="0"/>
              <w:jc w:val="left"/>
              <w:rPr>
                <w:sz w:val="21"/>
              </w:rPr>
            </w:pPr>
            <w:r>
              <w:rPr>
                <w:sz w:val="21"/>
                <w:szCs w:val="21"/>
              </w:rPr>
              <w:t>俯仰扫描范围</w:t>
            </w:r>
          </w:p>
        </w:tc>
        <w:tc>
          <w:tcPr>
            <w:tcW w:w="1573" w:type="dxa"/>
            <w:vAlign w:val="center"/>
          </w:tcPr>
          <w:p w14:paraId="7ACA3D7E">
            <w:pPr>
              <w:snapToGrid w:val="0"/>
              <w:spacing w:before="70" w:after="70" w:line="240" w:lineRule="auto"/>
              <w:ind w:firstLine="0"/>
              <w:jc w:val="left"/>
              <w:rPr>
                <w:sz w:val="21"/>
              </w:rPr>
            </w:pPr>
            <w:r>
              <w:rPr>
                <w:sz w:val="21"/>
                <w:szCs w:val="21"/>
              </w:rPr>
              <w:t>≥120°</w:t>
            </w:r>
          </w:p>
        </w:tc>
        <w:tc>
          <w:tcPr>
            <w:tcW w:w="1779" w:type="dxa"/>
            <w:vAlign w:val="center"/>
          </w:tcPr>
          <w:p w14:paraId="3BA60834">
            <w:pPr>
              <w:snapToGrid w:val="0"/>
              <w:spacing w:before="70" w:after="70" w:line="240" w:lineRule="auto"/>
              <w:ind w:firstLine="0"/>
              <w:jc w:val="left"/>
              <w:rPr>
                <w:sz w:val="21"/>
              </w:rPr>
            </w:pPr>
            <w:r>
              <w:rPr>
                <w:sz w:val="21"/>
                <w:szCs w:val="21"/>
              </w:rPr>
              <w:t>150°</w:t>
            </w:r>
          </w:p>
        </w:tc>
        <w:tc>
          <w:tcPr>
            <w:tcW w:w="1246" w:type="dxa"/>
            <w:vAlign w:val="center"/>
          </w:tcPr>
          <w:p w14:paraId="6B958F6D">
            <w:pPr>
              <w:snapToGrid w:val="0"/>
              <w:spacing w:before="70" w:after="70" w:line="240" w:lineRule="auto"/>
              <w:ind w:firstLine="0"/>
              <w:jc w:val="left"/>
              <w:rPr>
                <w:sz w:val="21"/>
              </w:rPr>
            </w:pPr>
            <w:r>
              <w:rPr>
                <w:sz w:val="21"/>
                <w:szCs w:val="21"/>
              </w:rPr>
              <w:t>结构图</w:t>
            </w:r>
          </w:p>
        </w:tc>
      </w:tr>
      <w:tr w14:paraId="3E5F2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F91FEE9">
            <w:pPr>
              <w:snapToGrid w:val="0"/>
              <w:spacing w:before="70" w:after="70" w:line="240" w:lineRule="auto"/>
              <w:ind w:firstLine="0"/>
              <w:jc w:val="center"/>
              <w:rPr>
                <w:sz w:val="21"/>
              </w:rPr>
            </w:pPr>
            <w:r>
              <w:rPr>
                <w:sz w:val="21"/>
                <w:szCs w:val="21"/>
              </w:rPr>
              <w:t>26</w:t>
            </w:r>
          </w:p>
        </w:tc>
        <w:tc>
          <w:tcPr>
            <w:tcW w:w="1201" w:type="dxa"/>
            <w:vAlign w:val="center"/>
          </w:tcPr>
          <w:p w14:paraId="7EED1A4A">
            <w:pPr>
              <w:snapToGrid w:val="0"/>
              <w:spacing w:before="70" w:after="70" w:line="240" w:lineRule="auto"/>
              <w:ind w:firstLine="0"/>
              <w:jc w:val="left"/>
              <w:rPr>
                <w:sz w:val="21"/>
              </w:rPr>
            </w:pPr>
            <w:r>
              <w:rPr>
                <w:sz w:val="21"/>
                <w:szCs w:val="21"/>
              </w:rPr>
              <w:t>框架</w:t>
            </w:r>
          </w:p>
        </w:tc>
        <w:tc>
          <w:tcPr>
            <w:tcW w:w="2266" w:type="dxa"/>
            <w:vAlign w:val="center"/>
          </w:tcPr>
          <w:p w14:paraId="69168D6E">
            <w:pPr>
              <w:snapToGrid w:val="0"/>
              <w:spacing w:before="70" w:after="70" w:line="240" w:lineRule="auto"/>
              <w:ind w:firstLine="0"/>
              <w:jc w:val="left"/>
              <w:rPr>
                <w:sz w:val="21"/>
              </w:rPr>
            </w:pPr>
            <w:r>
              <w:rPr>
                <w:sz w:val="21"/>
                <w:szCs w:val="21"/>
              </w:rPr>
              <w:t>整机质量</w:t>
            </w:r>
          </w:p>
        </w:tc>
        <w:tc>
          <w:tcPr>
            <w:tcW w:w="1573" w:type="dxa"/>
            <w:vAlign w:val="center"/>
          </w:tcPr>
          <w:p w14:paraId="213C9B3E">
            <w:pPr>
              <w:snapToGrid w:val="0"/>
              <w:spacing w:before="70" w:after="70" w:line="240" w:lineRule="auto"/>
              <w:ind w:firstLine="0"/>
              <w:jc w:val="left"/>
              <w:rPr>
                <w:sz w:val="21"/>
              </w:rPr>
            </w:pPr>
            <w:r>
              <w:rPr>
                <w:sz w:val="21"/>
                <w:szCs w:val="21"/>
              </w:rPr>
              <w:t>≤3.5 kg</w:t>
            </w:r>
          </w:p>
        </w:tc>
        <w:tc>
          <w:tcPr>
            <w:tcW w:w="1779" w:type="dxa"/>
            <w:vAlign w:val="center"/>
          </w:tcPr>
          <w:p w14:paraId="2D1C4AAE">
            <w:pPr>
              <w:snapToGrid w:val="0"/>
              <w:spacing w:before="70" w:after="70" w:line="240" w:lineRule="auto"/>
              <w:ind w:firstLine="0"/>
              <w:jc w:val="left"/>
              <w:rPr>
                <w:sz w:val="21"/>
              </w:rPr>
            </w:pPr>
            <w:r>
              <w:rPr>
                <w:sz w:val="21"/>
                <w:szCs w:val="21"/>
              </w:rPr>
              <w:t>3.2 kg</w:t>
            </w:r>
          </w:p>
        </w:tc>
        <w:tc>
          <w:tcPr>
            <w:tcW w:w="1246" w:type="dxa"/>
            <w:vAlign w:val="center"/>
          </w:tcPr>
          <w:p w14:paraId="3169AEAF">
            <w:pPr>
              <w:snapToGrid w:val="0"/>
              <w:spacing w:before="70" w:after="70" w:line="240" w:lineRule="auto"/>
              <w:ind w:firstLine="0"/>
              <w:jc w:val="left"/>
              <w:rPr>
                <w:sz w:val="21"/>
              </w:rPr>
            </w:pPr>
            <w:r>
              <w:rPr>
                <w:sz w:val="21"/>
                <w:szCs w:val="21"/>
              </w:rPr>
              <w:t>称重</w:t>
            </w:r>
          </w:p>
        </w:tc>
      </w:tr>
      <w:tr w14:paraId="1696F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64A50650">
            <w:pPr>
              <w:snapToGrid w:val="0"/>
              <w:spacing w:before="70" w:after="70" w:line="240" w:lineRule="auto"/>
              <w:ind w:firstLine="0"/>
              <w:jc w:val="center"/>
              <w:rPr>
                <w:sz w:val="21"/>
              </w:rPr>
            </w:pPr>
            <w:r>
              <w:rPr>
                <w:sz w:val="21"/>
                <w:szCs w:val="21"/>
              </w:rPr>
              <w:t>27</w:t>
            </w:r>
          </w:p>
        </w:tc>
        <w:tc>
          <w:tcPr>
            <w:tcW w:w="1201" w:type="dxa"/>
            <w:vAlign w:val="center"/>
          </w:tcPr>
          <w:p w14:paraId="29F01743">
            <w:pPr>
              <w:snapToGrid w:val="0"/>
              <w:spacing w:before="70" w:after="70" w:line="240" w:lineRule="auto"/>
              <w:ind w:firstLine="0"/>
              <w:jc w:val="left"/>
              <w:rPr>
                <w:sz w:val="21"/>
              </w:rPr>
            </w:pPr>
            <w:r>
              <w:rPr>
                <w:sz w:val="21"/>
                <w:szCs w:val="21"/>
              </w:rPr>
              <w:t>框架</w:t>
            </w:r>
          </w:p>
        </w:tc>
        <w:tc>
          <w:tcPr>
            <w:tcW w:w="2266" w:type="dxa"/>
            <w:vAlign w:val="center"/>
          </w:tcPr>
          <w:p w14:paraId="7AB923E7">
            <w:pPr>
              <w:snapToGrid w:val="0"/>
              <w:spacing w:before="70" w:after="70" w:line="240" w:lineRule="auto"/>
              <w:ind w:firstLine="0"/>
              <w:jc w:val="left"/>
              <w:rPr>
                <w:sz w:val="21"/>
              </w:rPr>
            </w:pPr>
            <w:r>
              <w:rPr>
                <w:sz w:val="21"/>
                <w:szCs w:val="21"/>
              </w:rPr>
              <w:t>标志点数量</w:t>
            </w:r>
          </w:p>
        </w:tc>
        <w:tc>
          <w:tcPr>
            <w:tcW w:w="1573" w:type="dxa"/>
            <w:vAlign w:val="center"/>
          </w:tcPr>
          <w:p w14:paraId="2BA34875">
            <w:pPr>
              <w:snapToGrid w:val="0"/>
              <w:spacing w:before="70" w:after="70" w:line="240" w:lineRule="auto"/>
              <w:ind w:firstLine="0"/>
              <w:jc w:val="left"/>
              <w:rPr>
                <w:sz w:val="21"/>
              </w:rPr>
            </w:pPr>
            <w:r>
              <w:rPr>
                <w:sz w:val="21"/>
                <w:szCs w:val="21"/>
              </w:rPr>
              <w:t>≥60</w:t>
            </w:r>
          </w:p>
        </w:tc>
        <w:tc>
          <w:tcPr>
            <w:tcW w:w="1779" w:type="dxa"/>
            <w:vAlign w:val="center"/>
          </w:tcPr>
          <w:p w14:paraId="321F8DF1">
            <w:pPr>
              <w:snapToGrid w:val="0"/>
              <w:spacing w:before="70" w:after="70" w:line="240" w:lineRule="auto"/>
              <w:ind w:firstLine="0"/>
              <w:jc w:val="left"/>
              <w:rPr>
                <w:sz w:val="21"/>
              </w:rPr>
            </w:pPr>
            <w:r>
              <w:rPr>
                <w:sz w:val="21"/>
                <w:szCs w:val="21"/>
              </w:rPr>
              <w:t>72</w:t>
            </w:r>
          </w:p>
        </w:tc>
        <w:tc>
          <w:tcPr>
            <w:tcW w:w="1246" w:type="dxa"/>
            <w:vAlign w:val="center"/>
          </w:tcPr>
          <w:p w14:paraId="7F951D6E">
            <w:pPr>
              <w:snapToGrid w:val="0"/>
              <w:spacing w:before="70" w:after="70" w:line="240" w:lineRule="auto"/>
              <w:ind w:firstLine="0"/>
              <w:jc w:val="left"/>
              <w:rPr>
                <w:sz w:val="21"/>
              </w:rPr>
            </w:pPr>
            <w:r>
              <w:rPr>
                <w:sz w:val="21"/>
                <w:szCs w:val="21"/>
              </w:rPr>
              <w:t>实物</w:t>
            </w:r>
          </w:p>
        </w:tc>
      </w:tr>
      <w:tr w14:paraId="61BC3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9B6B921">
            <w:pPr>
              <w:snapToGrid w:val="0"/>
              <w:spacing w:before="70" w:after="70" w:line="240" w:lineRule="auto"/>
              <w:ind w:firstLine="0"/>
              <w:jc w:val="center"/>
              <w:rPr>
                <w:sz w:val="21"/>
              </w:rPr>
            </w:pPr>
            <w:r>
              <w:rPr>
                <w:sz w:val="21"/>
                <w:szCs w:val="21"/>
              </w:rPr>
              <w:t>28</w:t>
            </w:r>
          </w:p>
        </w:tc>
        <w:tc>
          <w:tcPr>
            <w:tcW w:w="1201" w:type="dxa"/>
            <w:vAlign w:val="center"/>
          </w:tcPr>
          <w:p w14:paraId="31E8EA20">
            <w:pPr>
              <w:snapToGrid w:val="0"/>
              <w:spacing w:before="70" w:after="70" w:line="240" w:lineRule="auto"/>
              <w:ind w:firstLine="0"/>
              <w:jc w:val="left"/>
              <w:rPr>
                <w:sz w:val="21"/>
              </w:rPr>
            </w:pPr>
            <w:r>
              <w:rPr>
                <w:sz w:val="21"/>
                <w:szCs w:val="21"/>
              </w:rPr>
              <w:t>框架</w:t>
            </w:r>
          </w:p>
        </w:tc>
        <w:tc>
          <w:tcPr>
            <w:tcW w:w="2266" w:type="dxa"/>
            <w:vAlign w:val="center"/>
          </w:tcPr>
          <w:p w14:paraId="4F6A9DDF">
            <w:pPr>
              <w:snapToGrid w:val="0"/>
              <w:spacing w:before="70" w:after="70" w:line="240" w:lineRule="auto"/>
              <w:ind w:firstLine="0"/>
              <w:jc w:val="left"/>
              <w:rPr>
                <w:sz w:val="21"/>
              </w:rPr>
            </w:pPr>
            <w:r>
              <w:rPr>
                <w:sz w:val="21"/>
                <w:szCs w:val="21"/>
              </w:rPr>
              <w:t>扫描模式</w:t>
            </w:r>
          </w:p>
        </w:tc>
        <w:tc>
          <w:tcPr>
            <w:tcW w:w="1573" w:type="dxa"/>
            <w:vAlign w:val="center"/>
          </w:tcPr>
          <w:p w14:paraId="48376275">
            <w:pPr>
              <w:snapToGrid w:val="0"/>
              <w:spacing w:before="70" w:after="70" w:line="240" w:lineRule="auto"/>
              <w:ind w:firstLine="0"/>
              <w:jc w:val="left"/>
              <w:rPr>
                <w:sz w:val="21"/>
              </w:rPr>
            </w:pPr>
            <w:r>
              <w:rPr>
                <w:sz w:val="21"/>
                <w:szCs w:val="21"/>
              </w:rPr>
              <w:t>≥3 种</w:t>
            </w:r>
          </w:p>
        </w:tc>
        <w:tc>
          <w:tcPr>
            <w:tcW w:w="1779" w:type="dxa"/>
            <w:vAlign w:val="center"/>
          </w:tcPr>
          <w:p w14:paraId="0FC8F24E">
            <w:pPr>
              <w:snapToGrid w:val="0"/>
              <w:spacing w:before="70" w:after="70" w:line="240" w:lineRule="auto"/>
              <w:ind w:firstLine="0"/>
              <w:jc w:val="left"/>
              <w:rPr>
                <w:sz w:val="21"/>
              </w:rPr>
            </w:pPr>
            <w:r>
              <w:rPr>
                <w:sz w:val="21"/>
                <w:szCs w:val="21"/>
              </w:rPr>
              <w:t>4 种</w:t>
            </w:r>
          </w:p>
        </w:tc>
        <w:tc>
          <w:tcPr>
            <w:tcW w:w="1246" w:type="dxa"/>
            <w:vAlign w:val="center"/>
          </w:tcPr>
          <w:p w14:paraId="2B045EF9">
            <w:pPr>
              <w:snapToGrid w:val="0"/>
              <w:spacing w:before="70" w:after="70" w:line="240" w:lineRule="auto"/>
              <w:ind w:firstLine="0"/>
              <w:jc w:val="left"/>
              <w:rPr>
                <w:sz w:val="21"/>
              </w:rPr>
            </w:pPr>
            <w:r>
              <w:rPr>
                <w:sz w:val="21"/>
                <w:szCs w:val="21"/>
              </w:rPr>
              <w:t>软件</w:t>
            </w:r>
          </w:p>
        </w:tc>
      </w:tr>
      <w:tr w14:paraId="25D0C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CD4EE27">
            <w:pPr>
              <w:snapToGrid w:val="0"/>
              <w:spacing w:before="70" w:after="70" w:line="240" w:lineRule="auto"/>
              <w:ind w:firstLine="0"/>
              <w:jc w:val="center"/>
              <w:rPr>
                <w:sz w:val="21"/>
              </w:rPr>
            </w:pPr>
            <w:r>
              <w:rPr>
                <w:sz w:val="21"/>
                <w:szCs w:val="21"/>
              </w:rPr>
              <w:t>29</w:t>
            </w:r>
          </w:p>
        </w:tc>
        <w:tc>
          <w:tcPr>
            <w:tcW w:w="1201" w:type="dxa"/>
            <w:vAlign w:val="center"/>
          </w:tcPr>
          <w:p w14:paraId="5FC0FF18">
            <w:pPr>
              <w:snapToGrid w:val="0"/>
              <w:spacing w:before="70" w:after="70" w:line="240" w:lineRule="auto"/>
              <w:ind w:firstLine="0"/>
              <w:jc w:val="left"/>
              <w:rPr>
                <w:sz w:val="21"/>
              </w:rPr>
            </w:pPr>
            <w:r>
              <w:rPr>
                <w:sz w:val="21"/>
                <w:szCs w:val="21"/>
              </w:rPr>
              <w:t>供电</w:t>
            </w:r>
          </w:p>
        </w:tc>
        <w:tc>
          <w:tcPr>
            <w:tcW w:w="2266" w:type="dxa"/>
            <w:vAlign w:val="center"/>
          </w:tcPr>
          <w:p w14:paraId="0A072D04">
            <w:pPr>
              <w:snapToGrid w:val="0"/>
              <w:spacing w:before="70" w:after="70" w:line="240" w:lineRule="auto"/>
              <w:ind w:firstLine="0"/>
              <w:jc w:val="left"/>
              <w:rPr>
                <w:sz w:val="21"/>
              </w:rPr>
            </w:pPr>
            <w:r>
              <w:rPr>
                <w:sz w:val="21"/>
                <w:szCs w:val="21"/>
              </w:rPr>
              <w:t>跟踪器电池容量</w:t>
            </w:r>
          </w:p>
        </w:tc>
        <w:tc>
          <w:tcPr>
            <w:tcW w:w="1573" w:type="dxa"/>
            <w:vAlign w:val="center"/>
          </w:tcPr>
          <w:p w14:paraId="50569824">
            <w:pPr>
              <w:snapToGrid w:val="0"/>
              <w:spacing w:before="70" w:after="70" w:line="240" w:lineRule="auto"/>
              <w:ind w:firstLine="0"/>
              <w:jc w:val="left"/>
              <w:rPr>
                <w:sz w:val="21"/>
              </w:rPr>
            </w:pPr>
            <w:r>
              <w:rPr>
                <w:sz w:val="21"/>
                <w:szCs w:val="21"/>
              </w:rPr>
              <w:t>≥400 Wh</w:t>
            </w:r>
          </w:p>
        </w:tc>
        <w:tc>
          <w:tcPr>
            <w:tcW w:w="1779" w:type="dxa"/>
            <w:vAlign w:val="center"/>
          </w:tcPr>
          <w:p w14:paraId="251784EE">
            <w:pPr>
              <w:snapToGrid w:val="0"/>
              <w:spacing w:before="70" w:after="70" w:line="240" w:lineRule="auto"/>
              <w:ind w:firstLine="0"/>
              <w:jc w:val="left"/>
              <w:rPr>
                <w:sz w:val="21"/>
              </w:rPr>
            </w:pPr>
            <w:r>
              <w:rPr>
                <w:sz w:val="21"/>
                <w:szCs w:val="21"/>
              </w:rPr>
              <w:t>420 Wh</w:t>
            </w:r>
          </w:p>
        </w:tc>
        <w:tc>
          <w:tcPr>
            <w:tcW w:w="1246" w:type="dxa"/>
            <w:vAlign w:val="center"/>
          </w:tcPr>
          <w:p w14:paraId="12536EDD">
            <w:pPr>
              <w:snapToGrid w:val="0"/>
              <w:spacing w:before="70" w:after="70" w:line="240" w:lineRule="auto"/>
              <w:ind w:firstLine="0"/>
              <w:jc w:val="left"/>
              <w:rPr>
                <w:sz w:val="21"/>
              </w:rPr>
            </w:pPr>
            <w:r>
              <w:rPr>
                <w:sz w:val="21"/>
                <w:szCs w:val="21"/>
              </w:rPr>
              <w:t>规格书</w:t>
            </w:r>
          </w:p>
        </w:tc>
      </w:tr>
      <w:tr w14:paraId="0A164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4F9BC1B">
            <w:pPr>
              <w:snapToGrid w:val="0"/>
              <w:spacing w:before="70" w:after="70" w:line="240" w:lineRule="auto"/>
              <w:ind w:firstLine="0"/>
              <w:jc w:val="center"/>
              <w:rPr>
                <w:sz w:val="21"/>
              </w:rPr>
            </w:pPr>
            <w:r>
              <w:rPr>
                <w:sz w:val="21"/>
                <w:szCs w:val="21"/>
              </w:rPr>
              <w:t>30</w:t>
            </w:r>
          </w:p>
        </w:tc>
        <w:tc>
          <w:tcPr>
            <w:tcW w:w="1201" w:type="dxa"/>
            <w:vAlign w:val="center"/>
          </w:tcPr>
          <w:p w14:paraId="0BB2438F">
            <w:pPr>
              <w:snapToGrid w:val="0"/>
              <w:spacing w:before="70" w:after="70" w:line="240" w:lineRule="auto"/>
              <w:ind w:firstLine="0"/>
              <w:jc w:val="left"/>
              <w:rPr>
                <w:sz w:val="21"/>
              </w:rPr>
            </w:pPr>
            <w:r>
              <w:rPr>
                <w:sz w:val="21"/>
                <w:szCs w:val="21"/>
              </w:rPr>
              <w:t>供电</w:t>
            </w:r>
          </w:p>
        </w:tc>
        <w:tc>
          <w:tcPr>
            <w:tcW w:w="2266" w:type="dxa"/>
            <w:vAlign w:val="center"/>
          </w:tcPr>
          <w:p w14:paraId="50D68011">
            <w:pPr>
              <w:snapToGrid w:val="0"/>
              <w:spacing w:before="70" w:after="70" w:line="240" w:lineRule="auto"/>
              <w:ind w:firstLine="0"/>
              <w:jc w:val="left"/>
              <w:rPr>
                <w:sz w:val="21"/>
              </w:rPr>
            </w:pPr>
            <w:r>
              <w:rPr>
                <w:sz w:val="21"/>
                <w:szCs w:val="21"/>
              </w:rPr>
              <w:t>框架电池容量</w:t>
            </w:r>
          </w:p>
        </w:tc>
        <w:tc>
          <w:tcPr>
            <w:tcW w:w="1573" w:type="dxa"/>
            <w:vAlign w:val="center"/>
          </w:tcPr>
          <w:p w14:paraId="4FFBF214">
            <w:pPr>
              <w:snapToGrid w:val="0"/>
              <w:spacing w:before="70" w:after="70" w:line="240" w:lineRule="auto"/>
              <w:ind w:firstLine="0"/>
              <w:jc w:val="left"/>
              <w:rPr>
                <w:sz w:val="21"/>
              </w:rPr>
            </w:pPr>
            <w:r>
              <w:rPr>
                <w:sz w:val="21"/>
                <w:szCs w:val="21"/>
              </w:rPr>
              <w:t>≥200 Wh</w:t>
            </w:r>
          </w:p>
        </w:tc>
        <w:tc>
          <w:tcPr>
            <w:tcW w:w="1779" w:type="dxa"/>
            <w:vAlign w:val="center"/>
          </w:tcPr>
          <w:p w14:paraId="0F82C44F">
            <w:pPr>
              <w:snapToGrid w:val="0"/>
              <w:spacing w:before="70" w:after="70" w:line="240" w:lineRule="auto"/>
              <w:ind w:firstLine="0"/>
              <w:jc w:val="left"/>
              <w:rPr>
                <w:sz w:val="21"/>
              </w:rPr>
            </w:pPr>
            <w:r>
              <w:rPr>
                <w:sz w:val="21"/>
                <w:szCs w:val="21"/>
              </w:rPr>
              <w:t>216 Wh</w:t>
            </w:r>
          </w:p>
        </w:tc>
        <w:tc>
          <w:tcPr>
            <w:tcW w:w="1246" w:type="dxa"/>
            <w:vAlign w:val="center"/>
          </w:tcPr>
          <w:p w14:paraId="26B1B26A">
            <w:pPr>
              <w:snapToGrid w:val="0"/>
              <w:spacing w:before="70" w:after="70" w:line="240" w:lineRule="auto"/>
              <w:ind w:firstLine="0"/>
              <w:jc w:val="left"/>
              <w:rPr>
                <w:sz w:val="21"/>
              </w:rPr>
            </w:pPr>
            <w:r>
              <w:rPr>
                <w:sz w:val="21"/>
                <w:szCs w:val="21"/>
              </w:rPr>
              <w:t>规格书</w:t>
            </w:r>
          </w:p>
        </w:tc>
      </w:tr>
      <w:tr w14:paraId="5BF57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142E2660">
            <w:pPr>
              <w:snapToGrid w:val="0"/>
              <w:spacing w:before="70" w:after="70" w:line="240" w:lineRule="auto"/>
              <w:ind w:firstLine="0"/>
              <w:jc w:val="center"/>
              <w:rPr>
                <w:sz w:val="21"/>
              </w:rPr>
            </w:pPr>
            <w:r>
              <w:rPr>
                <w:sz w:val="21"/>
                <w:szCs w:val="21"/>
              </w:rPr>
              <w:t>31</w:t>
            </w:r>
          </w:p>
        </w:tc>
        <w:tc>
          <w:tcPr>
            <w:tcW w:w="1201" w:type="dxa"/>
            <w:vAlign w:val="center"/>
          </w:tcPr>
          <w:p w14:paraId="4982EAA5">
            <w:pPr>
              <w:snapToGrid w:val="0"/>
              <w:spacing w:before="70" w:after="70" w:line="240" w:lineRule="auto"/>
              <w:ind w:firstLine="0"/>
              <w:jc w:val="left"/>
              <w:rPr>
                <w:sz w:val="21"/>
              </w:rPr>
            </w:pPr>
            <w:r>
              <w:rPr>
                <w:sz w:val="21"/>
                <w:szCs w:val="21"/>
              </w:rPr>
              <w:t>供电</w:t>
            </w:r>
          </w:p>
        </w:tc>
        <w:tc>
          <w:tcPr>
            <w:tcW w:w="2266" w:type="dxa"/>
            <w:vAlign w:val="center"/>
          </w:tcPr>
          <w:p w14:paraId="3E709781">
            <w:pPr>
              <w:snapToGrid w:val="0"/>
              <w:spacing w:before="70" w:after="70" w:line="240" w:lineRule="auto"/>
              <w:ind w:firstLine="0"/>
              <w:jc w:val="left"/>
              <w:rPr>
                <w:sz w:val="21"/>
              </w:rPr>
            </w:pPr>
            <w:r>
              <w:rPr>
                <w:sz w:val="21"/>
                <w:szCs w:val="21"/>
              </w:rPr>
              <w:t>跟踪器续航</w:t>
            </w:r>
          </w:p>
        </w:tc>
        <w:tc>
          <w:tcPr>
            <w:tcW w:w="1573" w:type="dxa"/>
            <w:vAlign w:val="center"/>
          </w:tcPr>
          <w:p w14:paraId="0071085C">
            <w:pPr>
              <w:snapToGrid w:val="0"/>
              <w:spacing w:before="70" w:after="70" w:line="240" w:lineRule="auto"/>
              <w:ind w:firstLine="0"/>
              <w:jc w:val="left"/>
              <w:rPr>
                <w:sz w:val="21"/>
              </w:rPr>
            </w:pPr>
            <w:r>
              <w:rPr>
                <w:sz w:val="21"/>
                <w:szCs w:val="21"/>
              </w:rPr>
              <w:t>≥6 h</w:t>
            </w:r>
          </w:p>
        </w:tc>
        <w:tc>
          <w:tcPr>
            <w:tcW w:w="1779" w:type="dxa"/>
            <w:vAlign w:val="center"/>
          </w:tcPr>
          <w:p w14:paraId="0B5A5265">
            <w:pPr>
              <w:snapToGrid w:val="0"/>
              <w:spacing w:before="70" w:after="70" w:line="240" w:lineRule="auto"/>
              <w:ind w:firstLine="0"/>
              <w:jc w:val="left"/>
              <w:rPr>
                <w:sz w:val="21"/>
              </w:rPr>
            </w:pPr>
            <w:r>
              <w:rPr>
                <w:sz w:val="21"/>
                <w:szCs w:val="21"/>
              </w:rPr>
              <w:t>9 h</w:t>
            </w:r>
          </w:p>
        </w:tc>
        <w:tc>
          <w:tcPr>
            <w:tcW w:w="1246" w:type="dxa"/>
            <w:vAlign w:val="center"/>
          </w:tcPr>
          <w:p w14:paraId="23179D2C">
            <w:pPr>
              <w:snapToGrid w:val="0"/>
              <w:spacing w:before="70" w:after="70" w:line="240" w:lineRule="auto"/>
              <w:ind w:firstLine="0"/>
              <w:jc w:val="left"/>
              <w:rPr>
                <w:sz w:val="21"/>
              </w:rPr>
            </w:pPr>
            <w:r>
              <w:rPr>
                <w:sz w:val="21"/>
                <w:szCs w:val="21"/>
              </w:rPr>
              <w:t>实测</w:t>
            </w:r>
          </w:p>
        </w:tc>
      </w:tr>
      <w:tr w14:paraId="77D4D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726EBE28">
            <w:pPr>
              <w:snapToGrid w:val="0"/>
              <w:spacing w:before="70" w:after="70" w:line="240" w:lineRule="auto"/>
              <w:ind w:firstLine="0"/>
              <w:jc w:val="center"/>
              <w:rPr>
                <w:sz w:val="21"/>
              </w:rPr>
            </w:pPr>
            <w:r>
              <w:rPr>
                <w:sz w:val="21"/>
                <w:szCs w:val="21"/>
              </w:rPr>
              <w:t>32</w:t>
            </w:r>
          </w:p>
        </w:tc>
        <w:tc>
          <w:tcPr>
            <w:tcW w:w="1201" w:type="dxa"/>
            <w:vAlign w:val="center"/>
          </w:tcPr>
          <w:p w14:paraId="1D81EA96">
            <w:pPr>
              <w:snapToGrid w:val="0"/>
              <w:spacing w:before="70" w:after="70" w:line="240" w:lineRule="auto"/>
              <w:ind w:firstLine="0"/>
              <w:jc w:val="left"/>
              <w:rPr>
                <w:sz w:val="21"/>
              </w:rPr>
            </w:pPr>
            <w:r>
              <w:rPr>
                <w:sz w:val="21"/>
                <w:szCs w:val="21"/>
              </w:rPr>
              <w:t>供电</w:t>
            </w:r>
          </w:p>
        </w:tc>
        <w:tc>
          <w:tcPr>
            <w:tcW w:w="2266" w:type="dxa"/>
            <w:vAlign w:val="center"/>
          </w:tcPr>
          <w:p w14:paraId="1C113F41">
            <w:pPr>
              <w:snapToGrid w:val="0"/>
              <w:spacing w:before="70" w:after="70" w:line="240" w:lineRule="auto"/>
              <w:ind w:firstLine="0"/>
              <w:jc w:val="left"/>
              <w:rPr>
                <w:sz w:val="21"/>
              </w:rPr>
            </w:pPr>
            <w:r>
              <w:rPr>
                <w:sz w:val="21"/>
                <w:szCs w:val="21"/>
              </w:rPr>
              <w:t>框架续航</w:t>
            </w:r>
          </w:p>
        </w:tc>
        <w:tc>
          <w:tcPr>
            <w:tcW w:w="1573" w:type="dxa"/>
            <w:vAlign w:val="center"/>
          </w:tcPr>
          <w:p w14:paraId="5CB47462">
            <w:pPr>
              <w:snapToGrid w:val="0"/>
              <w:spacing w:before="70" w:after="70" w:line="240" w:lineRule="auto"/>
              <w:ind w:firstLine="0"/>
              <w:jc w:val="left"/>
              <w:rPr>
                <w:sz w:val="21"/>
              </w:rPr>
            </w:pPr>
            <w:r>
              <w:rPr>
                <w:sz w:val="21"/>
                <w:szCs w:val="21"/>
              </w:rPr>
              <w:t>≥6 h</w:t>
            </w:r>
          </w:p>
        </w:tc>
        <w:tc>
          <w:tcPr>
            <w:tcW w:w="1779" w:type="dxa"/>
            <w:vAlign w:val="center"/>
          </w:tcPr>
          <w:p w14:paraId="11E1B04A">
            <w:pPr>
              <w:snapToGrid w:val="0"/>
              <w:spacing w:before="70" w:after="70" w:line="240" w:lineRule="auto"/>
              <w:ind w:firstLine="0"/>
              <w:jc w:val="left"/>
              <w:rPr>
                <w:sz w:val="21"/>
              </w:rPr>
            </w:pPr>
            <w:r>
              <w:rPr>
                <w:sz w:val="21"/>
                <w:szCs w:val="21"/>
              </w:rPr>
              <w:t>8 h</w:t>
            </w:r>
          </w:p>
        </w:tc>
        <w:tc>
          <w:tcPr>
            <w:tcW w:w="1246" w:type="dxa"/>
            <w:vAlign w:val="center"/>
          </w:tcPr>
          <w:p w14:paraId="1A34D4D0">
            <w:pPr>
              <w:snapToGrid w:val="0"/>
              <w:spacing w:before="70" w:after="70" w:line="240" w:lineRule="auto"/>
              <w:ind w:firstLine="0"/>
              <w:jc w:val="left"/>
              <w:rPr>
                <w:sz w:val="21"/>
              </w:rPr>
            </w:pPr>
            <w:r>
              <w:rPr>
                <w:sz w:val="21"/>
                <w:szCs w:val="21"/>
              </w:rPr>
              <w:t>实测</w:t>
            </w:r>
          </w:p>
        </w:tc>
      </w:tr>
      <w:tr w14:paraId="41F51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C8CCE83">
            <w:pPr>
              <w:snapToGrid w:val="0"/>
              <w:spacing w:before="70" w:after="70" w:line="240" w:lineRule="auto"/>
              <w:ind w:firstLine="0"/>
              <w:jc w:val="center"/>
              <w:rPr>
                <w:sz w:val="21"/>
              </w:rPr>
            </w:pPr>
            <w:r>
              <w:rPr>
                <w:sz w:val="21"/>
                <w:szCs w:val="21"/>
              </w:rPr>
              <w:t>33</w:t>
            </w:r>
          </w:p>
        </w:tc>
        <w:tc>
          <w:tcPr>
            <w:tcW w:w="1201" w:type="dxa"/>
            <w:vAlign w:val="center"/>
          </w:tcPr>
          <w:p w14:paraId="00DB5721">
            <w:pPr>
              <w:snapToGrid w:val="0"/>
              <w:spacing w:before="70" w:after="70" w:line="240" w:lineRule="auto"/>
              <w:ind w:firstLine="0"/>
              <w:jc w:val="left"/>
              <w:rPr>
                <w:sz w:val="21"/>
              </w:rPr>
            </w:pPr>
            <w:r>
              <w:rPr>
                <w:sz w:val="21"/>
                <w:szCs w:val="21"/>
              </w:rPr>
              <w:t>供电</w:t>
            </w:r>
          </w:p>
        </w:tc>
        <w:tc>
          <w:tcPr>
            <w:tcW w:w="2266" w:type="dxa"/>
            <w:vAlign w:val="center"/>
          </w:tcPr>
          <w:p w14:paraId="79AA30CD">
            <w:pPr>
              <w:snapToGrid w:val="0"/>
              <w:spacing w:before="70" w:after="70" w:line="240" w:lineRule="auto"/>
              <w:ind w:firstLine="0"/>
              <w:jc w:val="left"/>
              <w:rPr>
                <w:sz w:val="21"/>
              </w:rPr>
            </w:pPr>
            <w:r>
              <w:rPr>
                <w:sz w:val="21"/>
                <w:szCs w:val="21"/>
              </w:rPr>
              <w:t>充电时间</w:t>
            </w:r>
          </w:p>
        </w:tc>
        <w:tc>
          <w:tcPr>
            <w:tcW w:w="1573" w:type="dxa"/>
            <w:vAlign w:val="center"/>
          </w:tcPr>
          <w:p w14:paraId="111F21F0">
            <w:pPr>
              <w:snapToGrid w:val="0"/>
              <w:spacing w:before="70" w:after="70" w:line="240" w:lineRule="auto"/>
              <w:ind w:firstLine="0"/>
              <w:jc w:val="left"/>
              <w:rPr>
                <w:sz w:val="21"/>
              </w:rPr>
            </w:pPr>
            <w:r>
              <w:rPr>
                <w:sz w:val="21"/>
                <w:szCs w:val="21"/>
              </w:rPr>
              <w:t>≤2 h</w:t>
            </w:r>
          </w:p>
        </w:tc>
        <w:tc>
          <w:tcPr>
            <w:tcW w:w="1779" w:type="dxa"/>
            <w:vAlign w:val="center"/>
          </w:tcPr>
          <w:p w14:paraId="72659DC5">
            <w:pPr>
              <w:snapToGrid w:val="0"/>
              <w:spacing w:before="70" w:after="70" w:line="240" w:lineRule="auto"/>
              <w:ind w:firstLine="0"/>
              <w:jc w:val="left"/>
              <w:rPr>
                <w:sz w:val="21"/>
              </w:rPr>
            </w:pPr>
            <w:r>
              <w:rPr>
                <w:sz w:val="21"/>
                <w:szCs w:val="21"/>
              </w:rPr>
              <w:t>1.5 h</w:t>
            </w:r>
          </w:p>
        </w:tc>
        <w:tc>
          <w:tcPr>
            <w:tcW w:w="1246" w:type="dxa"/>
            <w:vAlign w:val="center"/>
          </w:tcPr>
          <w:p w14:paraId="3F628780">
            <w:pPr>
              <w:snapToGrid w:val="0"/>
              <w:spacing w:before="70" w:after="70" w:line="240" w:lineRule="auto"/>
              <w:ind w:firstLine="0"/>
              <w:jc w:val="left"/>
              <w:rPr>
                <w:sz w:val="21"/>
              </w:rPr>
            </w:pPr>
            <w:r>
              <w:rPr>
                <w:sz w:val="21"/>
                <w:szCs w:val="21"/>
              </w:rPr>
              <w:t>实测</w:t>
            </w:r>
          </w:p>
        </w:tc>
      </w:tr>
      <w:tr w14:paraId="5286E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72F0B6E5">
            <w:pPr>
              <w:snapToGrid w:val="0"/>
              <w:spacing w:before="70" w:after="70" w:line="240" w:lineRule="auto"/>
              <w:ind w:firstLine="0"/>
              <w:jc w:val="center"/>
              <w:rPr>
                <w:sz w:val="21"/>
              </w:rPr>
            </w:pPr>
            <w:r>
              <w:rPr>
                <w:sz w:val="21"/>
                <w:szCs w:val="21"/>
              </w:rPr>
              <w:t>34</w:t>
            </w:r>
          </w:p>
        </w:tc>
        <w:tc>
          <w:tcPr>
            <w:tcW w:w="1201" w:type="dxa"/>
            <w:vAlign w:val="center"/>
          </w:tcPr>
          <w:p w14:paraId="17A55D90">
            <w:pPr>
              <w:snapToGrid w:val="0"/>
              <w:spacing w:before="70" w:after="70" w:line="240" w:lineRule="auto"/>
              <w:ind w:firstLine="0"/>
              <w:jc w:val="left"/>
              <w:rPr>
                <w:sz w:val="21"/>
              </w:rPr>
            </w:pPr>
            <w:r>
              <w:rPr>
                <w:sz w:val="21"/>
                <w:szCs w:val="21"/>
              </w:rPr>
              <w:t>供电</w:t>
            </w:r>
          </w:p>
        </w:tc>
        <w:tc>
          <w:tcPr>
            <w:tcW w:w="2266" w:type="dxa"/>
            <w:vAlign w:val="center"/>
          </w:tcPr>
          <w:p w14:paraId="3E032638">
            <w:pPr>
              <w:snapToGrid w:val="0"/>
              <w:spacing w:before="70" w:after="70" w:line="240" w:lineRule="auto"/>
              <w:ind w:firstLine="0"/>
              <w:jc w:val="left"/>
              <w:rPr>
                <w:sz w:val="21"/>
              </w:rPr>
            </w:pPr>
            <w:r>
              <w:rPr>
                <w:sz w:val="21"/>
                <w:szCs w:val="21"/>
              </w:rPr>
              <w:t>热插拔</w:t>
            </w:r>
          </w:p>
        </w:tc>
        <w:tc>
          <w:tcPr>
            <w:tcW w:w="1573" w:type="dxa"/>
            <w:vAlign w:val="center"/>
          </w:tcPr>
          <w:p w14:paraId="19DE0212">
            <w:pPr>
              <w:snapToGrid w:val="0"/>
              <w:spacing w:before="70" w:after="70" w:line="240" w:lineRule="auto"/>
              <w:ind w:firstLine="0"/>
              <w:jc w:val="left"/>
              <w:rPr>
                <w:sz w:val="21"/>
              </w:rPr>
            </w:pPr>
            <w:r>
              <w:rPr>
                <w:sz w:val="21"/>
                <w:szCs w:val="21"/>
              </w:rPr>
              <w:t>支持</w:t>
            </w:r>
          </w:p>
        </w:tc>
        <w:tc>
          <w:tcPr>
            <w:tcW w:w="1779" w:type="dxa"/>
            <w:vAlign w:val="center"/>
          </w:tcPr>
          <w:p w14:paraId="75022A34">
            <w:pPr>
              <w:snapToGrid w:val="0"/>
              <w:spacing w:before="70" w:after="70" w:line="240" w:lineRule="auto"/>
              <w:ind w:firstLine="0"/>
              <w:jc w:val="left"/>
              <w:rPr>
                <w:sz w:val="21"/>
              </w:rPr>
            </w:pPr>
            <w:r>
              <w:rPr>
                <w:sz w:val="21"/>
                <w:szCs w:val="21"/>
              </w:rPr>
              <w:t>支持</w:t>
            </w:r>
          </w:p>
        </w:tc>
        <w:tc>
          <w:tcPr>
            <w:tcW w:w="1246" w:type="dxa"/>
            <w:vAlign w:val="center"/>
          </w:tcPr>
          <w:p w14:paraId="6F19F989">
            <w:pPr>
              <w:snapToGrid w:val="0"/>
              <w:spacing w:before="70" w:after="70" w:line="240" w:lineRule="auto"/>
              <w:ind w:firstLine="0"/>
              <w:jc w:val="left"/>
              <w:rPr>
                <w:sz w:val="21"/>
              </w:rPr>
            </w:pPr>
            <w:r>
              <w:rPr>
                <w:sz w:val="21"/>
                <w:szCs w:val="21"/>
              </w:rPr>
              <w:t>实测</w:t>
            </w:r>
          </w:p>
        </w:tc>
      </w:tr>
      <w:tr w14:paraId="784F1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1C175713">
            <w:pPr>
              <w:snapToGrid w:val="0"/>
              <w:spacing w:before="70" w:after="70" w:line="240" w:lineRule="auto"/>
              <w:ind w:firstLine="0"/>
              <w:jc w:val="center"/>
              <w:rPr>
                <w:sz w:val="21"/>
              </w:rPr>
            </w:pPr>
            <w:r>
              <w:rPr>
                <w:sz w:val="21"/>
                <w:szCs w:val="21"/>
              </w:rPr>
              <w:t>35</w:t>
            </w:r>
          </w:p>
        </w:tc>
        <w:tc>
          <w:tcPr>
            <w:tcW w:w="1201" w:type="dxa"/>
            <w:vAlign w:val="center"/>
          </w:tcPr>
          <w:p w14:paraId="46742BCC">
            <w:pPr>
              <w:snapToGrid w:val="0"/>
              <w:spacing w:before="70" w:after="70" w:line="240" w:lineRule="auto"/>
              <w:ind w:firstLine="0"/>
              <w:jc w:val="left"/>
              <w:rPr>
                <w:sz w:val="21"/>
              </w:rPr>
            </w:pPr>
            <w:r>
              <w:rPr>
                <w:sz w:val="21"/>
                <w:szCs w:val="21"/>
              </w:rPr>
              <w:t>通信</w:t>
            </w:r>
          </w:p>
        </w:tc>
        <w:tc>
          <w:tcPr>
            <w:tcW w:w="2266" w:type="dxa"/>
            <w:vAlign w:val="center"/>
          </w:tcPr>
          <w:p w14:paraId="71C11E47">
            <w:pPr>
              <w:snapToGrid w:val="0"/>
              <w:spacing w:before="70" w:after="70" w:line="240" w:lineRule="auto"/>
              <w:ind w:firstLine="0"/>
              <w:jc w:val="left"/>
              <w:rPr>
                <w:sz w:val="21"/>
              </w:rPr>
            </w:pPr>
            <w:r>
              <w:rPr>
                <w:sz w:val="21"/>
                <w:szCs w:val="21"/>
              </w:rPr>
              <w:t>无线方式</w:t>
            </w:r>
          </w:p>
        </w:tc>
        <w:tc>
          <w:tcPr>
            <w:tcW w:w="1573" w:type="dxa"/>
            <w:vAlign w:val="center"/>
          </w:tcPr>
          <w:p w14:paraId="18B37C96">
            <w:pPr>
              <w:snapToGrid w:val="0"/>
              <w:spacing w:before="70" w:after="70" w:line="240" w:lineRule="auto"/>
              <w:ind w:firstLine="0"/>
              <w:jc w:val="left"/>
              <w:rPr>
                <w:sz w:val="21"/>
              </w:rPr>
            </w:pPr>
            <w:r>
              <w:rPr>
                <w:sz w:val="21"/>
                <w:szCs w:val="21"/>
              </w:rPr>
              <w:t>非 WiFi</w:t>
            </w:r>
          </w:p>
        </w:tc>
        <w:tc>
          <w:tcPr>
            <w:tcW w:w="1779" w:type="dxa"/>
            <w:vAlign w:val="center"/>
          </w:tcPr>
          <w:p w14:paraId="38BF4475">
            <w:pPr>
              <w:snapToGrid w:val="0"/>
              <w:spacing w:before="70" w:after="70" w:line="240" w:lineRule="auto"/>
              <w:ind w:firstLine="0"/>
              <w:jc w:val="left"/>
              <w:rPr>
                <w:sz w:val="21"/>
              </w:rPr>
            </w:pPr>
            <w:r>
              <w:rPr>
                <w:sz w:val="21"/>
                <w:szCs w:val="21"/>
              </w:rPr>
              <w:t>5.8 GHz 专网</w:t>
            </w:r>
          </w:p>
        </w:tc>
        <w:tc>
          <w:tcPr>
            <w:tcW w:w="1246" w:type="dxa"/>
            <w:vAlign w:val="center"/>
          </w:tcPr>
          <w:p w14:paraId="1CB21EAA">
            <w:pPr>
              <w:snapToGrid w:val="0"/>
              <w:spacing w:before="70" w:after="70" w:line="240" w:lineRule="auto"/>
              <w:ind w:firstLine="0"/>
              <w:jc w:val="left"/>
              <w:rPr>
                <w:sz w:val="21"/>
              </w:rPr>
            </w:pPr>
            <w:r>
              <w:rPr>
                <w:sz w:val="21"/>
                <w:szCs w:val="21"/>
              </w:rPr>
              <w:t>型号核准</w:t>
            </w:r>
          </w:p>
        </w:tc>
      </w:tr>
      <w:tr w14:paraId="405D5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C56F9D6">
            <w:pPr>
              <w:snapToGrid w:val="0"/>
              <w:spacing w:before="70" w:after="70" w:line="240" w:lineRule="auto"/>
              <w:ind w:firstLine="0"/>
              <w:jc w:val="center"/>
              <w:rPr>
                <w:sz w:val="21"/>
              </w:rPr>
            </w:pPr>
            <w:r>
              <w:rPr>
                <w:sz w:val="21"/>
                <w:szCs w:val="21"/>
              </w:rPr>
              <w:t>36</w:t>
            </w:r>
          </w:p>
        </w:tc>
        <w:tc>
          <w:tcPr>
            <w:tcW w:w="1201" w:type="dxa"/>
            <w:vAlign w:val="center"/>
          </w:tcPr>
          <w:p w14:paraId="7FBB31D3">
            <w:pPr>
              <w:snapToGrid w:val="0"/>
              <w:spacing w:before="70" w:after="70" w:line="240" w:lineRule="auto"/>
              <w:ind w:firstLine="0"/>
              <w:jc w:val="left"/>
              <w:rPr>
                <w:sz w:val="21"/>
              </w:rPr>
            </w:pPr>
            <w:r>
              <w:rPr>
                <w:sz w:val="21"/>
                <w:szCs w:val="21"/>
              </w:rPr>
              <w:t>通信</w:t>
            </w:r>
          </w:p>
        </w:tc>
        <w:tc>
          <w:tcPr>
            <w:tcW w:w="2266" w:type="dxa"/>
            <w:vAlign w:val="center"/>
          </w:tcPr>
          <w:p w14:paraId="4B735680">
            <w:pPr>
              <w:snapToGrid w:val="0"/>
              <w:spacing w:before="70" w:after="70" w:line="240" w:lineRule="auto"/>
              <w:ind w:firstLine="0"/>
              <w:jc w:val="left"/>
              <w:rPr>
                <w:sz w:val="21"/>
              </w:rPr>
            </w:pPr>
            <w:r>
              <w:rPr>
                <w:sz w:val="21"/>
                <w:szCs w:val="21"/>
              </w:rPr>
              <w:t>视距距离</w:t>
            </w:r>
          </w:p>
        </w:tc>
        <w:tc>
          <w:tcPr>
            <w:tcW w:w="1573" w:type="dxa"/>
            <w:vAlign w:val="center"/>
          </w:tcPr>
          <w:p w14:paraId="22CA473E">
            <w:pPr>
              <w:snapToGrid w:val="0"/>
              <w:spacing w:before="70" w:after="70" w:line="240" w:lineRule="auto"/>
              <w:ind w:firstLine="0"/>
              <w:jc w:val="left"/>
              <w:rPr>
                <w:sz w:val="21"/>
              </w:rPr>
            </w:pPr>
            <w:r>
              <w:rPr>
                <w:sz w:val="21"/>
                <w:szCs w:val="21"/>
              </w:rPr>
              <w:t>≥200 m</w:t>
            </w:r>
          </w:p>
        </w:tc>
        <w:tc>
          <w:tcPr>
            <w:tcW w:w="1779" w:type="dxa"/>
            <w:vAlign w:val="center"/>
          </w:tcPr>
          <w:p w14:paraId="451BC7BA">
            <w:pPr>
              <w:snapToGrid w:val="0"/>
              <w:spacing w:before="70" w:after="70" w:line="240" w:lineRule="auto"/>
              <w:ind w:firstLine="0"/>
              <w:jc w:val="left"/>
              <w:rPr>
                <w:sz w:val="21"/>
              </w:rPr>
            </w:pPr>
            <w:r>
              <w:rPr>
                <w:sz w:val="21"/>
                <w:szCs w:val="21"/>
              </w:rPr>
              <w:t>260 m</w:t>
            </w:r>
          </w:p>
        </w:tc>
        <w:tc>
          <w:tcPr>
            <w:tcW w:w="1246" w:type="dxa"/>
            <w:vAlign w:val="center"/>
          </w:tcPr>
          <w:p w14:paraId="55C9F8DF">
            <w:pPr>
              <w:snapToGrid w:val="0"/>
              <w:spacing w:before="70" w:after="70" w:line="240" w:lineRule="auto"/>
              <w:ind w:firstLine="0"/>
              <w:jc w:val="left"/>
              <w:rPr>
                <w:sz w:val="21"/>
              </w:rPr>
            </w:pPr>
            <w:r>
              <w:rPr>
                <w:sz w:val="21"/>
                <w:szCs w:val="21"/>
              </w:rPr>
              <w:t>实测</w:t>
            </w:r>
          </w:p>
        </w:tc>
      </w:tr>
      <w:tr w14:paraId="6D6EE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7AED527">
            <w:pPr>
              <w:snapToGrid w:val="0"/>
              <w:spacing w:before="70" w:after="70" w:line="240" w:lineRule="auto"/>
              <w:ind w:firstLine="0"/>
              <w:jc w:val="center"/>
              <w:rPr>
                <w:sz w:val="21"/>
              </w:rPr>
            </w:pPr>
            <w:r>
              <w:rPr>
                <w:sz w:val="21"/>
                <w:szCs w:val="21"/>
              </w:rPr>
              <w:t>37</w:t>
            </w:r>
          </w:p>
        </w:tc>
        <w:tc>
          <w:tcPr>
            <w:tcW w:w="1201" w:type="dxa"/>
            <w:vAlign w:val="center"/>
          </w:tcPr>
          <w:p w14:paraId="69341A6C">
            <w:pPr>
              <w:snapToGrid w:val="0"/>
              <w:spacing w:before="70" w:after="70" w:line="240" w:lineRule="auto"/>
              <w:ind w:firstLine="0"/>
              <w:jc w:val="left"/>
              <w:rPr>
                <w:sz w:val="21"/>
              </w:rPr>
            </w:pPr>
            <w:r>
              <w:rPr>
                <w:sz w:val="21"/>
                <w:szCs w:val="21"/>
              </w:rPr>
              <w:t>通信</w:t>
            </w:r>
          </w:p>
        </w:tc>
        <w:tc>
          <w:tcPr>
            <w:tcW w:w="2266" w:type="dxa"/>
            <w:vAlign w:val="center"/>
          </w:tcPr>
          <w:p w14:paraId="0EE69899">
            <w:pPr>
              <w:snapToGrid w:val="0"/>
              <w:spacing w:before="70" w:after="70" w:line="240" w:lineRule="auto"/>
              <w:ind w:firstLine="0"/>
              <w:jc w:val="left"/>
              <w:rPr>
                <w:sz w:val="21"/>
              </w:rPr>
            </w:pPr>
            <w:r>
              <w:rPr>
                <w:sz w:val="21"/>
                <w:szCs w:val="21"/>
              </w:rPr>
              <w:t>传输速率</w:t>
            </w:r>
          </w:p>
        </w:tc>
        <w:tc>
          <w:tcPr>
            <w:tcW w:w="1573" w:type="dxa"/>
            <w:vAlign w:val="center"/>
          </w:tcPr>
          <w:p w14:paraId="3F78E69F">
            <w:pPr>
              <w:snapToGrid w:val="0"/>
              <w:spacing w:before="70" w:after="70" w:line="240" w:lineRule="auto"/>
              <w:ind w:firstLine="0"/>
              <w:jc w:val="left"/>
              <w:rPr>
                <w:sz w:val="21"/>
              </w:rPr>
            </w:pPr>
            <w:r>
              <w:rPr>
                <w:sz w:val="21"/>
                <w:szCs w:val="21"/>
              </w:rPr>
              <w:t>≥50 Mbps</w:t>
            </w:r>
          </w:p>
        </w:tc>
        <w:tc>
          <w:tcPr>
            <w:tcW w:w="1779" w:type="dxa"/>
            <w:vAlign w:val="center"/>
          </w:tcPr>
          <w:p w14:paraId="1C342EB7">
            <w:pPr>
              <w:snapToGrid w:val="0"/>
              <w:spacing w:before="70" w:after="70" w:line="240" w:lineRule="auto"/>
              <w:ind w:firstLine="0"/>
              <w:jc w:val="left"/>
              <w:rPr>
                <w:sz w:val="21"/>
              </w:rPr>
            </w:pPr>
            <w:r>
              <w:rPr>
                <w:sz w:val="21"/>
                <w:szCs w:val="21"/>
              </w:rPr>
              <w:t>80 Mbps</w:t>
            </w:r>
          </w:p>
        </w:tc>
        <w:tc>
          <w:tcPr>
            <w:tcW w:w="1246" w:type="dxa"/>
            <w:vAlign w:val="center"/>
          </w:tcPr>
          <w:p w14:paraId="18F0EADD">
            <w:pPr>
              <w:snapToGrid w:val="0"/>
              <w:spacing w:before="70" w:after="70" w:line="240" w:lineRule="auto"/>
              <w:ind w:firstLine="0"/>
              <w:jc w:val="left"/>
              <w:rPr>
                <w:sz w:val="21"/>
              </w:rPr>
            </w:pPr>
            <w:r>
              <w:rPr>
                <w:sz w:val="21"/>
                <w:szCs w:val="21"/>
              </w:rPr>
              <w:t>实测</w:t>
            </w:r>
          </w:p>
        </w:tc>
      </w:tr>
      <w:tr w14:paraId="6C73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26AD2BB">
            <w:pPr>
              <w:snapToGrid w:val="0"/>
              <w:spacing w:before="70" w:after="70" w:line="240" w:lineRule="auto"/>
              <w:ind w:firstLine="0"/>
              <w:jc w:val="center"/>
              <w:rPr>
                <w:sz w:val="21"/>
              </w:rPr>
            </w:pPr>
            <w:r>
              <w:rPr>
                <w:sz w:val="21"/>
                <w:szCs w:val="21"/>
              </w:rPr>
              <w:t>38</w:t>
            </w:r>
          </w:p>
        </w:tc>
        <w:tc>
          <w:tcPr>
            <w:tcW w:w="1201" w:type="dxa"/>
            <w:vAlign w:val="center"/>
          </w:tcPr>
          <w:p w14:paraId="672339F4">
            <w:pPr>
              <w:snapToGrid w:val="0"/>
              <w:spacing w:before="70" w:after="70" w:line="240" w:lineRule="auto"/>
              <w:ind w:firstLine="0"/>
              <w:jc w:val="left"/>
              <w:rPr>
                <w:sz w:val="21"/>
              </w:rPr>
            </w:pPr>
            <w:r>
              <w:rPr>
                <w:sz w:val="21"/>
                <w:szCs w:val="21"/>
              </w:rPr>
              <w:t>通信</w:t>
            </w:r>
          </w:p>
        </w:tc>
        <w:tc>
          <w:tcPr>
            <w:tcW w:w="2266" w:type="dxa"/>
            <w:vAlign w:val="center"/>
          </w:tcPr>
          <w:p w14:paraId="4D7346AB">
            <w:pPr>
              <w:snapToGrid w:val="0"/>
              <w:spacing w:before="70" w:after="70" w:line="240" w:lineRule="auto"/>
              <w:ind w:firstLine="0"/>
              <w:jc w:val="left"/>
              <w:rPr>
                <w:sz w:val="21"/>
              </w:rPr>
            </w:pPr>
            <w:r>
              <w:rPr>
                <w:sz w:val="21"/>
                <w:szCs w:val="21"/>
              </w:rPr>
              <w:t>同步误差</w:t>
            </w:r>
          </w:p>
        </w:tc>
        <w:tc>
          <w:tcPr>
            <w:tcW w:w="1573" w:type="dxa"/>
            <w:vAlign w:val="center"/>
          </w:tcPr>
          <w:p w14:paraId="5A6ADFB7">
            <w:pPr>
              <w:snapToGrid w:val="0"/>
              <w:spacing w:before="70" w:after="70" w:line="240" w:lineRule="auto"/>
              <w:ind w:firstLine="0"/>
              <w:jc w:val="left"/>
              <w:rPr>
                <w:sz w:val="21"/>
              </w:rPr>
            </w:pPr>
            <w:r>
              <w:rPr>
                <w:sz w:val="21"/>
                <w:szCs w:val="21"/>
              </w:rPr>
              <w:t>≤1 ms</w:t>
            </w:r>
          </w:p>
        </w:tc>
        <w:tc>
          <w:tcPr>
            <w:tcW w:w="1779" w:type="dxa"/>
            <w:vAlign w:val="center"/>
          </w:tcPr>
          <w:p w14:paraId="51156844">
            <w:pPr>
              <w:snapToGrid w:val="0"/>
              <w:spacing w:before="70" w:after="70" w:line="240" w:lineRule="auto"/>
              <w:ind w:firstLine="0"/>
              <w:jc w:val="left"/>
              <w:rPr>
                <w:sz w:val="21"/>
              </w:rPr>
            </w:pPr>
            <w:r>
              <w:rPr>
                <w:sz w:val="21"/>
                <w:szCs w:val="21"/>
              </w:rPr>
              <w:t>0.6 ms</w:t>
            </w:r>
          </w:p>
        </w:tc>
        <w:tc>
          <w:tcPr>
            <w:tcW w:w="1246" w:type="dxa"/>
            <w:vAlign w:val="center"/>
          </w:tcPr>
          <w:p w14:paraId="3D4DCB0D">
            <w:pPr>
              <w:snapToGrid w:val="0"/>
              <w:spacing w:before="70" w:after="70" w:line="240" w:lineRule="auto"/>
              <w:ind w:firstLine="0"/>
              <w:jc w:val="left"/>
              <w:rPr>
                <w:sz w:val="21"/>
              </w:rPr>
            </w:pPr>
            <w:r>
              <w:rPr>
                <w:sz w:val="21"/>
                <w:szCs w:val="21"/>
              </w:rPr>
              <w:t>实测</w:t>
            </w:r>
          </w:p>
        </w:tc>
      </w:tr>
      <w:tr w14:paraId="7110F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25931DF2">
            <w:pPr>
              <w:snapToGrid w:val="0"/>
              <w:spacing w:before="70" w:after="70" w:line="240" w:lineRule="auto"/>
              <w:ind w:firstLine="0"/>
              <w:jc w:val="center"/>
              <w:rPr>
                <w:sz w:val="21"/>
              </w:rPr>
            </w:pPr>
            <w:r>
              <w:rPr>
                <w:sz w:val="21"/>
                <w:szCs w:val="21"/>
              </w:rPr>
              <w:t>39</w:t>
            </w:r>
          </w:p>
        </w:tc>
        <w:tc>
          <w:tcPr>
            <w:tcW w:w="1201" w:type="dxa"/>
            <w:vAlign w:val="center"/>
          </w:tcPr>
          <w:p w14:paraId="17F09C1E">
            <w:pPr>
              <w:snapToGrid w:val="0"/>
              <w:spacing w:before="70" w:after="70" w:line="240" w:lineRule="auto"/>
              <w:ind w:firstLine="0"/>
              <w:jc w:val="left"/>
              <w:rPr>
                <w:sz w:val="21"/>
              </w:rPr>
            </w:pPr>
            <w:r>
              <w:rPr>
                <w:sz w:val="21"/>
                <w:szCs w:val="21"/>
              </w:rPr>
              <w:t>通信</w:t>
            </w:r>
          </w:p>
        </w:tc>
        <w:tc>
          <w:tcPr>
            <w:tcW w:w="2266" w:type="dxa"/>
            <w:vAlign w:val="center"/>
          </w:tcPr>
          <w:p w14:paraId="04A1DE27">
            <w:pPr>
              <w:snapToGrid w:val="0"/>
              <w:spacing w:before="70" w:after="70" w:line="240" w:lineRule="auto"/>
              <w:ind w:firstLine="0"/>
              <w:jc w:val="left"/>
              <w:rPr>
                <w:sz w:val="21"/>
              </w:rPr>
            </w:pPr>
            <w:r>
              <w:rPr>
                <w:sz w:val="21"/>
                <w:szCs w:val="21"/>
              </w:rPr>
              <w:t>加密方式</w:t>
            </w:r>
          </w:p>
        </w:tc>
        <w:tc>
          <w:tcPr>
            <w:tcW w:w="1573" w:type="dxa"/>
            <w:vAlign w:val="center"/>
          </w:tcPr>
          <w:p w14:paraId="50D43AEF">
            <w:pPr>
              <w:snapToGrid w:val="0"/>
              <w:spacing w:before="70" w:after="70" w:line="240" w:lineRule="auto"/>
              <w:ind w:firstLine="0"/>
              <w:jc w:val="left"/>
              <w:rPr>
                <w:sz w:val="21"/>
              </w:rPr>
            </w:pPr>
            <w:r>
              <w:rPr>
                <w:sz w:val="21"/>
                <w:szCs w:val="21"/>
              </w:rPr>
              <w:t>AES-256</w:t>
            </w:r>
          </w:p>
        </w:tc>
        <w:tc>
          <w:tcPr>
            <w:tcW w:w="1779" w:type="dxa"/>
            <w:vAlign w:val="center"/>
          </w:tcPr>
          <w:p w14:paraId="78E5C893">
            <w:pPr>
              <w:snapToGrid w:val="0"/>
              <w:spacing w:before="70" w:after="70" w:line="240" w:lineRule="auto"/>
              <w:ind w:firstLine="0"/>
              <w:jc w:val="left"/>
              <w:rPr>
                <w:sz w:val="21"/>
              </w:rPr>
            </w:pPr>
            <w:r>
              <w:rPr>
                <w:sz w:val="21"/>
                <w:szCs w:val="21"/>
              </w:rPr>
              <w:t>AES-256</w:t>
            </w:r>
          </w:p>
        </w:tc>
        <w:tc>
          <w:tcPr>
            <w:tcW w:w="1246" w:type="dxa"/>
            <w:vAlign w:val="center"/>
          </w:tcPr>
          <w:p w14:paraId="224CA2DE">
            <w:pPr>
              <w:snapToGrid w:val="0"/>
              <w:spacing w:before="70" w:after="70" w:line="240" w:lineRule="auto"/>
              <w:ind w:firstLine="0"/>
              <w:jc w:val="left"/>
              <w:rPr>
                <w:sz w:val="21"/>
              </w:rPr>
            </w:pPr>
            <w:r>
              <w:rPr>
                <w:sz w:val="21"/>
                <w:szCs w:val="21"/>
              </w:rPr>
              <w:t>软件</w:t>
            </w:r>
          </w:p>
        </w:tc>
      </w:tr>
      <w:tr w14:paraId="23B21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2956B08">
            <w:pPr>
              <w:snapToGrid w:val="0"/>
              <w:spacing w:before="70" w:after="70" w:line="240" w:lineRule="auto"/>
              <w:ind w:firstLine="0"/>
              <w:jc w:val="center"/>
              <w:rPr>
                <w:sz w:val="21"/>
              </w:rPr>
            </w:pPr>
            <w:r>
              <w:rPr>
                <w:sz w:val="21"/>
                <w:szCs w:val="21"/>
              </w:rPr>
              <w:t>40</w:t>
            </w:r>
          </w:p>
        </w:tc>
        <w:tc>
          <w:tcPr>
            <w:tcW w:w="1201" w:type="dxa"/>
            <w:vAlign w:val="center"/>
          </w:tcPr>
          <w:p w14:paraId="2937E90D">
            <w:pPr>
              <w:snapToGrid w:val="0"/>
              <w:spacing w:before="70" w:after="70" w:line="240" w:lineRule="auto"/>
              <w:ind w:firstLine="0"/>
              <w:jc w:val="left"/>
              <w:rPr>
                <w:sz w:val="21"/>
              </w:rPr>
            </w:pPr>
            <w:r>
              <w:rPr>
                <w:sz w:val="21"/>
                <w:szCs w:val="21"/>
              </w:rPr>
              <w:t>环境</w:t>
            </w:r>
          </w:p>
        </w:tc>
        <w:tc>
          <w:tcPr>
            <w:tcW w:w="2266" w:type="dxa"/>
            <w:vAlign w:val="center"/>
          </w:tcPr>
          <w:p w14:paraId="60F454B6">
            <w:pPr>
              <w:snapToGrid w:val="0"/>
              <w:spacing w:before="70" w:after="70" w:line="240" w:lineRule="auto"/>
              <w:ind w:firstLine="0"/>
              <w:jc w:val="left"/>
              <w:rPr>
                <w:sz w:val="21"/>
              </w:rPr>
            </w:pPr>
            <w:r>
              <w:rPr>
                <w:sz w:val="21"/>
                <w:szCs w:val="21"/>
              </w:rPr>
              <w:t>工作温度</w:t>
            </w:r>
          </w:p>
        </w:tc>
        <w:tc>
          <w:tcPr>
            <w:tcW w:w="1573" w:type="dxa"/>
            <w:vAlign w:val="center"/>
          </w:tcPr>
          <w:p w14:paraId="1862C4C7">
            <w:pPr>
              <w:snapToGrid w:val="0"/>
              <w:spacing w:before="70" w:after="70" w:line="240" w:lineRule="auto"/>
              <w:ind w:firstLine="0"/>
              <w:jc w:val="left"/>
              <w:rPr>
                <w:sz w:val="21"/>
              </w:rPr>
            </w:pPr>
            <w:r>
              <w:rPr>
                <w:sz w:val="21"/>
                <w:szCs w:val="21"/>
              </w:rPr>
              <w:t>−5～+50 ℃</w:t>
            </w:r>
          </w:p>
        </w:tc>
        <w:tc>
          <w:tcPr>
            <w:tcW w:w="1779" w:type="dxa"/>
            <w:vAlign w:val="center"/>
          </w:tcPr>
          <w:p w14:paraId="2023C709">
            <w:pPr>
              <w:snapToGrid w:val="0"/>
              <w:spacing w:before="70" w:after="70" w:line="240" w:lineRule="auto"/>
              <w:ind w:firstLine="0"/>
              <w:jc w:val="left"/>
              <w:rPr>
                <w:sz w:val="21"/>
              </w:rPr>
            </w:pPr>
            <w:r>
              <w:rPr>
                <w:sz w:val="21"/>
                <w:szCs w:val="21"/>
              </w:rPr>
              <w:t>−10～+50 ℃</w:t>
            </w:r>
          </w:p>
        </w:tc>
        <w:tc>
          <w:tcPr>
            <w:tcW w:w="1246" w:type="dxa"/>
            <w:vAlign w:val="center"/>
          </w:tcPr>
          <w:p w14:paraId="1797555A">
            <w:pPr>
              <w:snapToGrid w:val="0"/>
              <w:spacing w:before="70" w:after="70" w:line="240" w:lineRule="auto"/>
              <w:ind w:firstLine="0"/>
              <w:jc w:val="left"/>
              <w:rPr>
                <w:sz w:val="21"/>
              </w:rPr>
            </w:pPr>
            <w:r>
              <w:rPr>
                <w:sz w:val="21"/>
                <w:szCs w:val="21"/>
              </w:rPr>
              <w:t>高低温箱</w:t>
            </w:r>
          </w:p>
        </w:tc>
      </w:tr>
      <w:tr w14:paraId="05AE1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1243857">
            <w:pPr>
              <w:snapToGrid w:val="0"/>
              <w:spacing w:before="70" w:after="70" w:line="240" w:lineRule="auto"/>
              <w:ind w:firstLine="0"/>
              <w:jc w:val="center"/>
              <w:rPr>
                <w:sz w:val="21"/>
              </w:rPr>
            </w:pPr>
            <w:r>
              <w:rPr>
                <w:sz w:val="21"/>
                <w:szCs w:val="21"/>
              </w:rPr>
              <w:t>41</w:t>
            </w:r>
          </w:p>
        </w:tc>
        <w:tc>
          <w:tcPr>
            <w:tcW w:w="1201" w:type="dxa"/>
            <w:vAlign w:val="center"/>
          </w:tcPr>
          <w:p w14:paraId="659223D7">
            <w:pPr>
              <w:snapToGrid w:val="0"/>
              <w:spacing w:before="70" w:after="70" w:line="240" w:lineRule="auto"/>
              <w:ind w:firstLine="0"/>
              <w:jc w:val="left"/>
              <w:rPr>
                <w:sz w:val="21"/>
              </w:rPr>
            </w:pPr>
            <w:r>
              <w:rPr>
                <w:sz w:val="21"/>
                <w:szCs w:val="21"/>
              </w:rPr>
              <w:t>环境</w:t>
            </w:r>
          </w:p>
        </w:tc>
        <w:tc>
          <w:tcPr>
            <w:tcW w:w="2266" w:type="dxa"/>
            <w:vAlign w:val="center"/>
          </w:tcPr>
          <w:p w14:paraId="3275DED3">
            <w:pPr>
              <w:snapToGrid w:val="0"/>
              <w:spacing w:before="70" w:after="70" w:line="240" w:lineRule="auto"/>
              <w:ind w:firstLine="0"/>
              <w:jc w:val="left"/>
              <w:rPr>
                <w:sz w:val="21"/>
              </w:rPr>
            </w:pPr>
            <w:r>
              <w:rPr>
                <w:sz w:val="21"/>
                <w:szCs w:val="21"/>
              </w:rPr>
              <w:t>贮存温度</w:t>
            </w:r>
          </w:p>
        </w:tc>
        <w:tc>
          <w:tcPr>
            <w:tcW w:w="1573" w:type="dxa"/>
            <w:vAlign w:val="center"/>
          </w:tcPr>
          <w:p w14:paraId="6EF22349">
            <w:pPr>
              <w:snapToGrid w:val="0"/>
              <w:spacing w:before="70" w:after="70" w:line="240" w:lineRule="auto"/>
              <w:ind w:firstLine="0"/>
              <w:jc w:val="left"/>
              <w:rPr>
                <w:sz w:val="21"/>
              </w:rPr>
            </w:pPr>
            <w:r>
              <w:rPr>
                <w:sz w:val="21"/>
                <w:szCs w:val="21"/>
              </w:rPr>
              <w:t>−20～+60 ℃</w:t>
            </w:r>
          </w:p>
        </w:tc>
        <w:tc>
          <w:tcPr>
            <w:tcW w:w="1779" w:type="dxa"/>
            <w:vAlign w:val="center"/>
          </w:tcPr>
          <w:p w14:paraId="5A40912B">
            <w:pPr>
              <w:snapToGrid w:val="0"/>
              <w:spacing w:before="70" w:after="70" w:line="240" w:lineRule="auto"/>
              <w:ind w:firstLine="0"/>
              <w:jc w:val="left"/>
              <w:rPr>
                <w:sz w:val="21"/>
              </w:rPr>
            </w:pPr>
            <w:r>
              <w:rPr>
                <w:sz w:val="21"/>
                <w:szCs w:val="21"/>
              </w:rPr>
              <w:t>−25～+65 ℃</w:t>
            </w:r>
          </w:p>
        </w:tc>
        <w:tc>
          <w:tcPr>
            <w:tcW w:w="1246" w:type="dxa"/>
            <w:vAlign w:val="center"/>
          </w:tcPr>
          <w:p w14:paraId="7A0DFCF4">
            <w:pPr>
              <w:snapToGrid w:val="0"/>
              <w:spacing w:before="70" w:after="70" w:line="240" w:lineRule="auto"/>
              <w:ind w:firstLine="0"/>
              <w:jc w:val="left"/>
              <w:rPr>
                <w:sz w:val="21"/>
              </w:rPr>
            </w:pPr>
            <w:r>
              <w:rPr>
                <w:sz w:val="21"/>
                <w:szCs w:val="21"/>
              </w:rPr>
              <w:t>高低温箱</w:t>
            </w:r>
          </w:p>
        </w:tc>
      </w:tr>
      <w:tr w14:paraId="45F6E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1C6911E">
            <w:pPr>
              <w:snapToGrid w:val="0"/>
              <w:spacing w:before="70" w:after="70" w:line="240" w:lineRule="auto"/>
              <w:ind w:firstLine="0"/>
              <w:jc w:val="center"/>
              <w:rPr>
                <w:sz w:val="21"/>
              </w:rPr>
            </w:pPr>
            <w:r>
              <w:rPr>
                <w:sz w:val="21"/>
                <w:szCs w:val="21"/>
              </w:rPr>
              <w:t>42</w:t>
            </w:r>
          </w:p>
        </w:tc>
        <w:tc>
          <w:tcPr>
            <w:tcW w:w="1201" w:type="dxa"/>
            <w:vAlign w:val="center"/>
          </w:tcPr>
          <w:p w14:paraId="39B9D1D0">
            <w:pPr>
              <w:snapToGrid w:val="0"/>
              <w:spacing w:before="70" w:after="70" w:line="240" w:lineRule="auto"/>
              <w:ind w:firstLine="0"/>
              <w:jc w:val="left"/>
              <w:rPr>
                <w:sz w:val="21"/>
              </w:rPr>
            </w:pPr>
            <w:r>
              <w:rPr>
                <w:sz w:val="21"/>
                <w:szCs w:val="21"/>
              </w:rPr>
              <w:t>环境</w:t>
            </w:r>
          </w:p>
        </w:tc>
        <w:tc>
          <w:tcPr>
            <w:tcW w:w="2266" w:type="dxa"/>
            <w:vAlign w:val="center"/>
          </w:tcPr>
          <w:p w14:paraId="28B2EEF5">
            <w:pPr>
              <w:snapToGrid w:val="0"/>
              <w:spacing w:before="70" w:after="70" w:line="240" w:lineRule="auto"/>
              <w:ind w:firstLine="0"/>
              <w:jc w:val="left"/>
              <w:rPr>
                <w:sz w:val="21"/>
              </w:rPr>
            </w:pPr>
            <w:r>
              <w:rPr>
                <w:sz w:val="21"/>
                <w:szCs w:val="21"/>
              </w:rPr>
              <w:t>相对湿度</w:t>
            </w:r>
          </w:p>
        </w:tc>
        <w:tc>
          <w:tcPr>
            <w:tcW w:w="1573" w:type="dxa"/>
            <w:vAlign w:val="center"/>
          </w:tcPr>
          <w:p w14:paraId="7386080A">
            <w:pPr>
              <w:snapToGrid w:val="0"/>
              <w:spacing w:before="70" w:after="70" w:line="240" w:lineRule="auto"/>
              <w:ind w:firstLine="0"/>
              <w:jc w:val="left"/>
              <w:rPr>
                <w:sz w:val="21"/>
              </w:rPr>
            </w:pPr>
            <w:r>
              <w:rPr>
                <w:sz w:val="21"/>
                <w:szCs w:val="21"/>
              </w:rPr>
              <w:t>≤95%</w:t>
            </w:r>
          </w:p>
        </w:tc>
        <w:tc>
          <w:tcPr>
            <w:tcW w:w="1779" w:type="dxa"/>
            <w:vAlign w:val="center"/>
          </w:tcPr>
          <w:p w14:paraId="77EF5C11">
            <w:pPr>
              <w:snapToGrid w:val="0"/>
              <w:spacing w:before="70" w:after="70" w:line="240" w:lineRule="auto"/>
              <w:ind w:firstLine="0"/>
              <w:jc w:val="left"/>
              <w:rPr>
                <w:sz w:val="21"/>
              </w:rPr>
            </w:pPr>
            <w:r>
              <w:rPr>
                <w:sz w:val="21"/>
                <w:szCs w:val="21"/>
              </w:rPr>
              <w:t>95%</w:t>
            </w:r>
          </w:p>
        </w:tc>
        <w:tc>
          <w:tcPr>
            <w:tcW w:w="1246" w:type="dxa"/>
            <w:vAlign w:val="center"/>
          </w:tcPr>
          <w:p w14:paraId="34AC02DE">
            <w:pPr>
              <w:snapToGrid w:val="0"/>
              <w:spacing w:before="70" w:after="70" w:line="240" w:lineRule="auto"/>
              <w:ind w:firstLine="0"/>
              <w:jc w:val="left"/>
              <w:rPr>
                <w:sz w:val="21"/>
              </w:rPr>
            </w:pPr>
            <w:r>
              <w:rPr>
                <w:sz w:val="21"/>
                <w:szCs w:val="21"/>
              </w:rPr>
              <w:t>湿热箱</w:t>
            </w:r>
          </w:p>
        </w:tc>
      </w:tr>
      <w:tr w14:paraId="5E5FE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2B1DF699">
            <w:pPr>
              <w:snapToGrid w:val="0"/>
              <w:spacing w:before="70" w:after="70" w:line="240" w:lineRule="auto"/>
              <w:ind w:firstLine="0"/>
              <w:jc w:val="center"/>
              <w:rPr>
                <w:sz w:val="21"/>
              </w:rPr>
            </w:pPr>
            <w:r>
              <w:rPr>
                <w:sz w:val="21"/>
                <w:szCs w:val="21"/>
              </w:rPr>
              <w:t>43</w:t>
            </w:r>
          </w:p>
        </w:tc>
        <w:tc>
          <w:tcPr>
            <w:tcW w:w="1201" w:type="dxa"/>
            <w:vAlign w:val="center"/>
          </w:tcPr>
          <w:p w14:paraId="378A23C6">
            <w:pPr>
              <w:snapToGrid w:val="0"/>
              <w:spacing w:before="70" w:after="70" w:line="240" w:lineRule="auto"/>
              <w:ind w:firstLine="0"/>
              <w:jc w:val="left"/>
              <w:rPr>
                <w:sz w:val="21"/>
              </w:rPr>
            </w:pPr>
            <w:r>
              <w:rPr>
                <w:sz w:val="21"/>
                <w:szCs w:val="21"/>
              </w:rPr>
              <w:t>环境</w:t>
            </w:r>
          </w:p>
        </w:tc>
        <w:tc>
          <w:tcPr>
            <w:tcW w:w="2266" w:type="dxa"/>
            <w:vAlign w:val="center"/>
          </w:tcPr>
          <w:p w14:paraId="498B34C0">
            <w:pPr>
              <w:snapToGrid w:val="0"/>
              <w:spacing w:before="70" w:after="70" w:line="240" w:lineRule="auto"/>
              <w:ind w:firstLine="0"/>
              <w:jc w:val="left"/>
              <w:rPr>
                <w:sz w:val="21"/>
              </w:rPr>
            </w:pPr>
            <w:r>
              <w:rPr>
                <w:sz w:val="21"/>
                <w:szCs w:val="21"/>
              </w:rPr>
              <w:t>防护等级</w:t>
            </w:r>
          </w:p>
        </w:tc>
        <w:tc>
          <w:tcPr>
            <w:tcW w:w="1573" w:type="dxa"/>
            <w:vAlign w:val="center"/>
          </w:tcPr>
          <w:p w14:paraId="7C739113">
            <w:pPr>
              <w:snapToGrid w:val="0"/>
              <w:spacing w:before="70" w:after="70" w:line="240" w:lineRule="auto"/>
              <w:ind w:firstLine="0"/>
              <w:jc w:val="left"/>
              <w:rPr>
                <w:sz w:val="21"/>
              </w:rPr>
            </w:pPr>
            <w:r>
              <w:rPr>
                <w:sz w:val="21"/>
                <w:szCs w:val="21"/>
              </w:rPr>
              <w:t>IP54 整机</w:t>
            </w:r>
          </w:p>
        </w:tc>
        <w:tc>
          <w:tcPr>
            <w:tcW w:w="1779" w:type="dxa"/>
            <w:vAlign w:val="center"/>
          </w:tcPr>
          <w:p w14:paraId="7891723F">
            <w:pPr>
              <w:snapToGrid w:val="0"/>
              <w:spacing w:before="70" w:after="70" w:line="240" w:lineRule="auto"/>
              <w:ind w:firstLine="0"/>
              <w:jc w:val="left"/>
              <w:rPr>
                <w:sz w:val="21"/>
              </w:rPr>
            </w:pPr>
            <w:r>
              <w:rPr>
                <w:sz w:val="21"/>
                <w:szCs w:val="21"/>
              </w:rPr>
              <w:t>IP54/IP65</w:t>
            </w:r>
          </w:p>
        </w:tc>
        <w:tc>
          <w:tcPr>
            <w:tcW w:w="1246" w:type="dxa"/>
            <w:vAlign w:val="center"/>
          </w:tcPr>
          <w:p w14:paraId="7ED8CDE6">
            <w:pPr>
              <w:snapToGrid w:val="0"/>
              <w:spacing w:before="70" w:after="70" w:line="240" w:lineRule="auto"/>
              <w:ind w:firstLine="0"/>
              <w:jc w:val="left"/>
              <w:rPr>
                <w:sz w:val="21"/>
              </w:rPr>
            </w:pPr>
            <w:r>
              <w:rPr>
                <w:sz w:val="21"/>
                <w:szCs w:val="21"/>
              </w:rPr>
              <w:t>防尘防水</w:t>
            </w:r>
          </w:p>
        </w:tc>
      </w:tr>
      <w:tr w14:paraId="278D6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209BA020">
            <w:pPr>
              <w:snapToGrid w:val="0"/>
              <w:spacing w:before="70" w:after="70" w:line="240" w:lineRule="auto"/>
              <w:ind w:firstLine="0"/>
              <w:jc w:val="center"/>
              <w:rPr>
                <w:sz w:val="21"/>
              </w:rPr>
            </w:pPr>
            <w:r>
              <w:rPr>
                <w:sz w:val="21"/>
                <w:szCs w:val="21"/>
              </w:rPr>
              <w:t>44</w:t>
            </w:r>
          </w:p>
        </w:tc>
        <w:tc>
          <w:tcPr>
            <w:tcW w:w="1201" w:type="dxa"/>
            <w:vAlign w:val="center"/>
          </w:tcPr>
          <w:p w14:paraId="0D5AA121">
            <w:pPr>
              <w:snapToGrid w:val="0"/>
              <w:spacing w:before="70" w:after="70" w:line="240" w:lineRule="auto"/>
              <w:ind w:firstLine="0"/>
              <w:jc w:val="left"/>
              <w:rPr>
                <w:sz w:val="21"/>
              </w:rPr>
            </w:pPr>
            <w:r>
              <w:rPr>
                <w:sz w:val="21"/>
                <w:szCs w:val="21"/>
              </w:rPr>
              <w:t>环境</w:t>
            </w:r>
          </w:p>
        </w:tc>
        <w:tc>
          <w:tcPr>
            <w:tcW w:w="2266" w:type="dxa"/>
            <w:vAlign w:val="center"/>
          </w:tcPr>
          <w:p w14:paraId="68E416A0">
            <w:pPr>
              <w:snapToGrid w:val="0"/>
              <w:spacing w:before="70" w:after="70" w:line="240" w:lineRule="auto"/>
              <w:ind w:firstLine="0"/>
              <w:jc w:val="left"/>
              <w:rPr>
                <w:sz w:val="21"/>
              </w:rPr>
            </w:pPr>
            <w:r>
              <w:rPr>
                <w:sz w:val="21"/>
                <w:szCs w:val="21"/>
              </w:rPr>
              <w:t>抗振动</w:t>
            </w:r>
          </w:p>
        </w:tc>
        <w:tc>
          <w:tcPr>
            <w:tcW w:w="1573" w:type="dxa"/>
            <w:vAlign w:val="center"/>
          </w:tcPr>
          <w:p w14:paraId="1144D557">
            <w:pPr>
              <w:snapToGrid w:val="0"/>
              <w:spacing w:before="70" w:after="70" w:line="240" w:lineRule="auto"/>
              <w:ind w:firstLine="0"/>
              <w:jc w:val="left"/>
              <w:rPr>
                <w:sz w:val="21"/>
              </w:rPr>
            </w:pPr>
            <w:r>
              <w:rPr>
                <w:sz w:val="21"/>
                <w:szCs w:val="21"/>
              </w:rPr>
              <w:t>GB/T 4857.23</w:t>
            </w:r>
          </w:p>
        </w:tc>
        <w:tc>
          <w:tcPr>
            <w:tcW w:w="1779" w:type="dxa"/>
            <w:vAlign w:val="center"/>
          </w:tcPr>
          <w:p w14:paraId="18B91C96">
            <w:pPr>
              <w:snapToGrid w:val="0"/>
              <w:spacing w:before="70" w:after="70" w:line="240" w:lineRule="auto"/>
              <w:ind w:firstLine="0"/>
              <w:jc w:val="left"/>
              <w:rPr>
                <w:sz w:val="21"/>
              </w:rPr>
            </w:pPr>
            <w:r>
              <w:rPr>
                <w:sz w:val="21"/>
                <w:szCs w:val="21"/>
              </w:rPr>
              <w:t>通过</w:t>
            </w:r>
          </w:p>
        </w:tc>
        <w:tc>
          <w:tcPr>
            <w:tcW w:w="1246" w:type="dxa"/>
            <w:vAlign w:val="center"/>
          </w:tcPr>
          <w:p w14:paraId="108A5FE4">
            <w:pPr>
              <w:snapToGrid w:val="0"/>
              <w:spacing w:before="70" w:after="70" w:line="240" w:lineRule="auto"/>
              <w:ind w:firstLine="0"/>
              <w:jc w:val="left"/>
              <w:rPr>
                <w:sz w:val="21"/>
              </w:rPr>
            </w:pPr>
            <w:r>
              <w:rPr>
                <w:sz w:val="21"/>
                <w:szCs w:val="21"/>
              </w:rPr>
              <w:t>振动台</w:t>
            </w:r>
          </w:p>
        </w:tc>
      </w:tr>
      <w:tr w14:paraId="6B7A5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76A3F5F4">
            <w:pPr>
              <w:snapToGrid w:val="0"/>
              <w:spacing w:before="70" w:after="70" w:line="240" w:lineRule="auto"/>
              <w:ind w:firstLine="0"/>
              <w:jc w:val="center"/>
              <w:rPr>
                <w:sz w:val="21"/>
              </w:rPr>
            </w:pPr>
            <w:r>
              <w:rPr>
                <w:sz w:val="21"/>
                <w:szCs w:val="21"/>
              </w:rPr>
              <w:t>45</w:t>
            </w:r>
          </w:p>
        </w:tc>
        <w:tc>
          <w:tcPr>
            <w:tcW w:w="1201" w:type="dxa"/>
            <w:vAlign w:val="center"/>
          </w:tcPr>
          <w:p w14:paraId="0B1F7D77">
            <w:pPr>
              <w:snapToGrid w:val="0"/>
              <w:spacing w:before="70" w:after="70" w:line="240" w:lineRule="auto"/>
              <w:ind w:firstLine="0"/>
              <w:jc w:val="left"/>
              <w:rPr>
                <w:sz w:val="21"/>
              </w:rPr>
            </w:pPr>
            <w:r>
              <w:rPr>
                <w:sz w:val="21"/>
                <w:szCs w:val="21"/>
              </w:rPr>
              <w:t>环境</w:t>
            </w:r>
          </w:p>
        </w:tc>
        <w:tc>
          <w:tcPr>
            <w:tcW w:w="2266" w:type="dxa"/>
            <w:vAlign w:val="center"/>
          </w:tcPr>
          <w:p w14:paraId="521D0064">
            <w:pPr>
              <w:snapToGrid w:val="0"/>
              <w:spacing w:before="70" w:after="70" w:line="240" w:lineRule="auto"/>
              <w:ind w:firstLine="0"/>
              <w:jc w:val="left"/>
              <w:rPr>
                <w:sz w:val="21"/>
              </w:rPr>
            </w:pPr>
            <w:r>
              <w:rPr>
                <w:sz w:val="21"/>
                <w:szCs w:val="21"/>
              </w:rPr>
              <w:t>抗跌落（包装）</w:t>
            </w:r>
          </w:p>
        </w:tc>
        <w:tc>
          <w:tcPr>
            <w:tcW w:w="1573" w:type="dxa"/>
            <w:vAlign w:val="center"/>
          </w:tcPr>
          <w:p w14:paraId="3DA4E514">
            <w:pPr>
              <w:snapToGrid w:val="0"/>
              <w:spacing w:before="70" w:after="70" w:line="240" w:lineRule="auto"/>
              <w:ind w:firstLine="0"/>
              <w:jc w:val="left"/>
              <w:rPr>
                <w:sz w:val="21"/>
              </w:rPr>
            </w:pPr>
            <w:r>
              <w:rPr>
                <w:sz w:val="21"/>
                <w:szCs w:val="21"/>
              </w:rPr>
              <w:t>1.2 m</w:t>
            </w:r>
          </w:p>
        </w:tc>
        <w:tc>
          <w:tcPr>
            <w:tcW w:w="1779" w:type="dxa"/>
            <w:vAlign w:val="center"/>
          </w:tcPr>
          <w:p w14:paraId="79F5078E">
            <w:pPr>
              <w:snapToGrid w:val="0"/>
              <w:spacing w:before="70" w:after="70" w:line="240" w:lineRule="auto"/>
              <w:ind w:firstLine="0"/>
              <w:jc w:val="left"/>
              <w:rPr>
                <w:sz w:val="21"/>
              </w:rPr>
            </w:pPr>
            <w:r>
              <w:rPr>
                <w:sz w:val="21"/>
                <w:szCs w:val="21"/>
              </w:rPr>
              <w:t>通过</w:t>
            </w:r>
          </w:p>
        </w:tc>
        <w:tc>
          <w:tcPr>
            <w:tcW w:w="1246" w:type="dxa"/>
            <w:vAlign w:val="center"/>
          </w:tcPr>
          <w:p w14:paraId="482FC3E1">
            <w:pPr>
              <w:snapToGrid w:val="0"/>
              <w:spacing w:before="70" w:after="70" w:line="240" w:lineRule="auto"/>
              <w:ind w:firstLine="0"/>
              <w:jc w:val="left"/>
              <w:rPr>
                <w:sz w:val="21"/>
              </w:rPr>
            </w:pPr>
            <w:r>
              <w:rPr>
                <w:sz w:val="21"/>
                <w:szCs w:val="21"/>
              </w:rPr>
              <w:t>跌落</w:t>
            </w:r>
          </w:p>
        </w:tc>
      </w:tr>
      <w:tr w14:paraId="0CC8A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FF9DF3C">
            <w:pPr>
              <w:snapToGrid w:val="0"/>
              <w:spacing w:before="70" w:after="70" w:line="240" w:lineRule="auto"/>
              <w:ind w:firstLine="0"/>
              <w:jc w:val="center"/>
              <w:rPr>
                <w:sz w:val="21"/>
              </w:rPr>
            </w:pPr>
            <w:r>
              <w:rPr>
                <w:sz w:val="21"/>
                <w:szCs w:val="21"/>
              </w:rPr>
              <w:t>46</w:t>
            </w:r>
          </w:p>
        </w:tc>
        <w:tc>
          <w:tcPr>
            <w:tcW w:w="1201" w:type="dxa"/>
            <w:vAlign w:val="center"/>
          </w:tcPr>
          <w:p w14:paraId="3FF5D158">
            <w:pPr>
              <w:snapToGrid w:val="0"/>
              <w:spacing w:before="70" w:after="70" w:line="240" w:lineRule="auto"/>
              <w:ind w:firstLine="0"/>
              <w:jc w:val="left"/>
              <w:rPr>
                <w:sz w:val="21"/>
              </w:rPr>
            </w:pPr>
            <w:r>
              <w:rPr>
                <w:sz w:val="21"/>
                <w:szCs w:val="21"/>
              </w:rPr>
              <w:t>环境</w:t>
            </w:r>
          </w:p>
        </w:tc>
        <w:tc>
          <w:tcPr>
            <w:tcW w:w="2266" w:type="dxa"/>
            <w:vAlign w:val="center"/>
          </w:tcPr>
          <w:p w14:paraId="546D00EC">
            <w:pPr>
              <w:snapToGrid w:val="0"/>
              <w:spacing w:before="70" w:after="70" w:line="240" w:lineRule="auto"/>
              <w:ind w:firstLine="0"/>
              <w:jc w:val="left"/>
              <w:rPr>
                <w:sz w:val="21"/>
              </w:rPr>
            </w:pPr>
            <w:r>
              <w:rPr>
                <w:sz w:val="21"/>
                <w:szCs w:val="21"/>
              </w:rPr>
              <w:t>盐雾</w:t>
            </w:r>
          </w:p>
        </w:tc>
        <w:tc>
          <w:tcPr>
            <w:tcW w:w="1573" w:type="dxa"/>
            <w:vAlign w:val="center"/>
          </w:tcPr>
          <w:p w14:paraId="74C94369">
            <w:pPr>
              <w:snapToGrid w:val="0"/>
              <w:spacing w:before="70" w:after="70" w:line="240" w:lineRule="auto"/>
              <w:ind w:firstLine="0"/>
              <w:jc w:val="left"/>
              <w:rPr>
                <w:sz w:val="21"/>
              </w:rPr>
            </w:pPr>
            <w:r>
              <w:rPr>
                <w:sz w:val="21"/>
                <w:szCs w:val="21"/>
              </w:rPr>
              <w:t>48 h</w:t>
            </w:r>
          </w:p>
        </w:tc>
        <w:tc>
          <w:tcPr>
            <w:tcW w:w="1779" w:type="dxa"/>
            <w:vAlign w:val="center"/>
          </w:tcPr>
          <w:p w14:paraId="682BFFA3">
            <w:pPr>
              <w:snapToGrid w:val="0"/>
              <w:spacing w:before="70" w:after="70" w:line="240" w:lineRule="auto"/>
              <w:ind w:firstLine="0"/>
              <w:jc w:val="left"/>
              <w:rPr>
                <w:sz w:val="21"/>
              </w:rPr>
            </w:pPr>
            <w:r>
              <w:rPr>
                <w:sz w:val="21"/>
                <w:szCs w:val="21"/>
              </w:rPr>
              <w:t>通过</w:t>
            </w:r>
          </w:p>
        </w:tc>
        <w:tc>
          <w:tcPr>
            <w:tcW w:w="1246" w:type="dxa"/>
            <w:vAlign w:val="center"/>
          </w:tcPr>
          <w:p w14:paraId="7AFB1103">
            <w:pPr>
              <w:snapToGrid w:val="0"/>
              <w:spacing w:before="70" w:after="70" w:line="240" w:lineRule="auto"/>
              <w:ind w:firstLine="0"/>
              <w:jc w:val="left"/>
              <w:rPr>
                <w:sz w:val="21"/>
              </w:rPr>
            </w:pPr>
            <w:r>
              <w:rPr>
                <w:sz w:val="21"/>
                <w:szCs w:val="21"/>
              </w:rPr>
              <w:t>盐雾箱</w:t>
            </w:r>
          </w:p>
        </w:tc>
      </w:tr>
      <w:tr w14:paraId="7F0E0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91BBF2A">
            <w:pPr>
              <w:snapToGrid w:val="0"/>
              <w:spacing w:before="70" w:after="70" w:line="240" w:lineRule="auto"/>
              <w:ind w:firstLine="0"/>
              <w:jc w:val="center"/>
              <w:rPr>
                <w:sz w:val="21"/>
              </w:rPr>
            </w:pPr>
            <w:r>
              <w:rPr>
                <w:sz w:val="21"/>
                <w:szCs w:val="21"/>
              </w:rPr>
              <w:t>47</w:t>
            </w:r>
          </w:p>
        </w:tc>
        <w:tc>
          <w:tcPr>
            <w:tcW w:w="1201" w:type="dxa"/>
            <w:vAlign w:val="center"/>
          </w:tcPr>
          <w:p w14:paraId="0881670F">
            <w:pPr>
              <w:snapToGrid w:val="0"/>
              <w:spacing w:before="70" w:after="70" w:line="240" w:lineRule="auto"/>
              <w:ind w:firstLine="0"/>
              <w:jc w:val="left"/>
              <w:rPr>
                <w:sz w:val="21"/>
              </w:rPr>
            </w:pPr>
            <w:r>
              <w:rPr>
                <w:sz w:val="21"/>
                <w:szCs w:val="21"/>
              </w:rPr>
              <w:t>电磁</w:t>
            </w:r>
          </w:p>
        </w:tc>
        <w:tc>
          <w:tcPr>
            <w:tcW w:w="2266" w:type="dxa"/>
            <w:vAlign w:val="center"/>
          </w:tcPr>
          <w:p w14:paraId="675B51C9">
            <w:pPr>
              <w:snapToGrid w:val="0"/>
              <w:spacing w:before="70" w:after="70" w:line="240" w:lineRule="auto"/>
              <w:ind w:firstLine="0"/>
              <w:jc w:val="left"/>
              <w:rPr>
                <w:sz w:val="21"/>
              </w:rPr>
            </w:pPr>
            <w:r>
              <w:rPr>
                <w:sz w:val="21"/>
                <w:szCs w:val="21"/>
              </w:rPr>
              <w:t>静电放电</w:t>
            </w:r>
          </w:p>
        </w:tc>
        <w:tc>
          <w:tcPr>
            <w:tcW w:w="1573" w:type="dxa"/>
            <w:vAlign w:val="center"/>
          </w:tcPr>
          <w:p w14:paraId="355D73B9">
            <w:pPr>
              <w:snapToGrid w:val="0"/>
              <w:spacing w:before="70" w:after="70" w:line="240" w:lineRule="auto"/>
              <w:ind w:firstLine="0"/>
              <w:jc w:val="left"/>
              <w:rPr>
                <w:sz w:val="21"/>
              </w:rPr>
            </w:pPr>
            <w:r>
              <w:rPr>
                <w:sz w:val="21"/>
                <w:szCs w:val="21"/>
              </w:rPr>
              <w:t>GB/T 17626.2</w:t>
            </w:r>
          </w:p>
        </w:tc>
        <w:tc>
          <w:tcPr>
            <w:tcW w:w="1779" w:type="dxa"/>
            <w:vAlign w:val="center"/>
          </w:tcPr>
          <w:p w14:paraId="5D2D42AB">
            <w:pPr>
              <w:snapToGrid w:val="0"/>
              <w:spacing w:before="70" w:after="70" w:line="240" w:lineRule="auto"/>
              <w:ind w:firstLine="0"/>
              <w:jc w:val="left"/>
              <w:rPr>
                <w:sz w:val="21"/>
              </w:rPr>
            </w:pPr>
            <w:r>
              <w:rPr>
                <w:sz w:val="21"/>
                <w:szCs w:val="21"/>
              </w:rPr>
              <w:t>通过</w:t>
            </w:r>
          </w:p>
        </w:tc>
        <w:tc>
          <w:tcPr>
            <w:tcW w:w="1246" w:type="dxa"/>
            <w:vAlign w:val="center"/>
          </w:tcPr>
          <w:p w14:paraId="2C637862">
            <w:pPr>
              <w:snapToGrid w:val="0"/>
              <w:spacing w:before="70" w:after="70" w:line="240" w:lineRule="auto"/>
              <w:ind w:firstLine="0"/>
              <w:jc w:val="left"/>
              <w:rPr>
                <w:sz w:val="21"/>
              </w:rPr>
            </w:pPr>
            <w:r>
              <w:rPr>
                <w:sz w:val="21"/>
                <w:szCs w:val="21"/>
              </w:rPr>
              <w:t>EMC</w:t>
            </w:r>
          </w:p>
        </w:tc>
      </w:tr>
      <w:tr w14:paraId="68A68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94B9E92">
            <w:pPr>
              <w:snapToGrid w:val="0"/>
              <w:spacing w:before="70" w:after="70" w:line="240" w:lineRule="auto"/>
              <w:ind w:firstLine="0"/>
              <w:jc w:val="center"/>
              <w:rPr>
                <w:sz w:val="21"/>
              </w:rPr>
            </w:pPr>
            <w:r>
              <w:rPr>
                <w:sz w:val="21"/>
                <w:szCs w:val="21"/>
              </w:rPr>
              <w:t>48</w:t>
            </w:r>
          </w:p>
        </w:tc>
        <w:tc>
          <w:tcPr>
            <w:tcW w:w="1201" w:type="dxa"/>
            <w:vAlign w:val="center"/>
          </w:tcPr>
          <w:p w14:paraId="450F2B5E">
            <w:pPr>
              <w:snapToGrid w:val="0"/>
              <w:spacing w:before="70" w:after="70" w:line="240" w:lineRule="auto"/>
              <w:ind w:firstLine="0"/>
              <w:jc w:val="left"/>
              <w:rPr>
                <w:sz w:val="21"/>
              </w:rPr>
            </w:pPr>
            <w:r>
              <w:rPr>
                <w:sz w:val="21"/>
                <w:szCs w:val="21"/>
              </w:rPr>
              <w:t>电磁</w:t>
            </w:r>
          </w:p>
        </w:tc>
        <w:tc>
          <w:tcPr>
            <w:tcW w:w="2266" w:type="dxa"/>
            <w:vAlign w:val="center"/>
          </w:tcPr>
          <w:p w14:paraId="71FF974D">
            <w:pPr>
              <w:snapToGrid w:val="0"/>
              <w:spacing w:before="70" w:after="70" w:line="240" w:lineRule="auto"/>
              <w:ind w:firstLine="0"/>
              <w:jc w:val="left"/>
              <w:rPr>
                <w:sz w:val="21"/>
              </w:rPr>
            </w:pPr>
            <w:r>
              <w:rPr>
                <w:sz w:val="21"/>
                <w:szCs w:val="21"/>
              </w:rPr>
              <w:t>辐射抗扰</w:t>
            </w:r>
          </w:p>
        </w:tc>
        <w:tc>
          <w:tcPr>
            <w:tcW w:w="1573" w:type="dxa"/>
            <w:vAlign w:val="center"/>
          </w:tcPr>
          <w:p w14:paraId="755C6339">
            <w:pPr>
              <w:snapToGrid w:val="0"/>
              <w:spacing w:before="70" w:after="70" w:line="240" w:lineRule="auto"/>
              <w:ind w:firstLine="0"/>
              <w:jc w:val="left"/>
              <w:rPr>
                <w:sz w:val="21"/>
              </w:rPr>
            </w:pPr>
            <w:r>
              <w:rPr>
                <w:sz w:val="21"/>
                <w:szCs w:val="21"/>
              </w:rPr>
              <w:t>GB/T 17626.3</w:t>
            </w:r>
          </w:p>
        </w:tc>
        <w:tc>
          <w:tcPr>
            <w:tcW w:w="1779" w:type="dxa"/>
            <w:vAlign w:val="center"/>
          </w:tcPr>
          <w:p w14:paraId="74578474">
            <w:pPr>
              <w:snapToGrid w:val="0"/>
              <w:spacing w:before="70" w:after="70" w:line="240" w:lineRule="auto"/>
              <w:ind w:firstLine="0"/>
              <w:jc w:val="left"/>
              <w:rPr>
                <w:sz w:val="21"/>
              </w:rPr>
            </w:pPr>
            <w:r>
              <w:rPr>
                <w:sz w:val="21"/>
                <w:szCs w:val="21"/>
              </w:rPr>
              <w:t>通过</w:t>
            </w:r>
          </w:p>
        </w:tc>
        <w:tc>
          <w:tcPr>
            <w:tcW w:w="1246" w:type="dxa"/>
            <w:vAlign w:val="center"/>
          </w:tcPr>
          <w:p w14:paraId="5C8154FE">
            <w:pPr>
              <w:snapToGrid w:val="0"/>
              <w:spacing w:before="70" w:after="70" w:line="240" w:lineRule="auto"/>
              <w:ind w:firstLine="0"/>
              <w:jc w:val="left"/>
              <w:rPr>
                <w:sz w:val="21"/>
              </w:rPr>
            </w:pPr>
            <w:r>
              <w:rPr>
                <w:sz w:val="21"/>
                <w:szCs w:val="21"/>
              </w:rPr>
              <w:t>EMC</w:t>
            </w:r>
          </w:p>
        </w:tc>
      </w:tr>
      <w:tr w14:paraId="6BA52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6D7BDCE">
            <w:pPr>
              <w:snapToGrid w:val="0"/>
              <w:spacing w:before="70" w:after="70" w:line="240" w:lineRule="auto"/>
              <w:ind w:firstLine="0"/>
              <w:jc w:val="center"/>
              <w:rPr>
                <w:sz w:val="21"/>
              </w:rPr>
            </w:pPr>
            <w:r>
              <w:rPr>
                <w:sz w:val="21"/>
                <w:szCs w:val="21"/>
              </w:rPr>
              <w:t>49</w:t>
            </w:r>
          </w:p>
        </w:tc>
        <w:tc>
          <w:tcPr>
            <w:tcW w:w="1201" w:type="dxa"/>
            <w:vAlign w:val="center"/>
          </w:tcPr>
          <w:p w14:paraId="2D997190">
            <w:pPr>
              <w:snapToGrid w:val="0"/>
              <w:spacing w:before="70" w:after="70" w:line="240" w:lineRule="auto"/>
              <w:ind w:firstLine="0"/>
              <w:jc w:val="left"/>
              <w:rPr>
                <w:sz w:val="21"/>
              </w:rPr>
            </w:pPr>
            <w:r>
              <w:rPr>
                <w:sz w:val="21"/>
                <w:szCs w:val="21"/>
              </w:rPr>
              <w:t>电磁</w:t>
            </w:r>
          </w:p>
        </w:tc>
        <w:tc>
          <w:tcPr>
            <w:tcW w:w="2266" w:type="dxa"/>
            <w:vAlign w:val="center"/>
          </w:tcPr>
          <w:p w14:paraId="72A6601A">
            <w:pPr>
              <w:snapToGrid w:val="0"/>
              <w:spacing w:before="70" w:after="70" w:line="240" w:lineRule="auto"/>
              <w:ind w:firstLine="0"/>
              <w:jc w:val="left"/>
              <w:rPr>
                <w:sz w:val="21"/>
              </w:rPr>
            </w:pPr>
            <w:r>
              <w:rPr>
                <w:sz w:val="21"/>
                <w:szCs w:val="21"/>
              </w:rPr>
              <w:t>脉冲群</w:t>
            </w:r>
          </w:p>
        </w:tc>
        <w:tc>
          <w:tcPr>
            <w:tcW w:w="1573" w:type="dxa"/>
            <w:vAlign w:val="center"/>
          </w:tcPr>
          <w:p w14:paraId="73C1A786">
            <w:pPr>
              <w:snapToGrid w:val="0"/>
              <w:spacing w:before="70" w:after="70" w:line="240" w:lineRule="auto"/>
              <w:ind w:firstLine="0"/>
              <w:jc w:val="left"/>
              <w:rPr>
                <w:sz w:val="21"/>
              </w:rPr>
            </w:pPr>
            <w:r>
              <w:rPr>
                <w:sz w:val="21"/>
                <w:szCs w:val="21"/>
              </w:rPr>
              <w:t>GB/T 17626.4</w:t>
            </w:r>
          </w:p>
        </w:tc>
        <w:tc>
          <w:tcPr>
            <w:tcW w:w="1779" w:type="dxa"/>
            <w:vAlign w:val="center"/>
          </w:tcPr>
          <w:p w14:paraId="6744B70A">
            <w:pPr>
              <w:snapToGrid w:val="0"/>
              <w:spacing w:before="70" w:after="70" w:line="240" w:lineRule="auto"/>
              <w:ind w:firstLine="0"/>
              <w:jc w:val="left"/>
              <w:rPr>
                <w:sz w:val="21"/>
              </w:rPr>
            </w:pPr>
            <w:r>
              <w:rPr>
                <w:sz w:val="21"/>
                <w:szCs w:val="21"/>
              </w:rPr>
              <w:t>通过</w:t>
            </w:r>
          </w:p>
        </w:tc>
        <w:tc>
          <w:tcPr>
            <w:tcW w:w="1246" w:type="dxa"/>
            <w:vAlign w:val="center"/>
          </w:tcPr>
          <w:p w14:paraId="522EE21C">
            <w:pPr>
              <w:snapToGrid w:val="0"/>
              <w:spacing w:before="70" w:after="70" w:line="240" w:lineRule="auto"/>
              <w:ind w:firstLine="0"/>
              <w:jc w:val="left"/>
              <w:rPr>
                <w:sz w:val="21"/>
              </w:rPr>
            </w:pPr>
            <w:r>
              <w:rPr>
                <w:sz w:val="21"/>
                <w:szCs w:val="21"/>
              </w:rPr>
              <w:t>EMC</w:t>
            </w:r>
          </w:p>
        </w:tc>
      </w:tr>
      <w:tr w14:paraId="40471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8CCFCFB">
            <w:pPr>
              <w:snapToGrid w:val="0"/>
              <w:spacing w:before="70" w:after="70" w:line="240" w:lineRule="auto"/>
              <w:ind w:firstLine="0"/>
              <w:jc w:val="center"/>
              <w:rPr>
                <w:sz w:val="21"/>
              </w:rPr>
            </w:pPr>
            <w:r>
              <w:rPr>
                <w:sz w:val="21"/>
                <w:szCs w:val="21"/>
              </w:rPr>
              <w:t>50</w:t>
            </w:r>
          </w:p>
        </w:tc>
        <w:tc>
          <w:tcPr>
            <w:tcW w:w="1201" w:type="dxa"/>
            <w:vAlign w:val="center"/>
          </w:tcPr>
          <w:p w14:paraId="2B11EEF2">
            <w:pPr>
              <w:snapToGrid w:val="0"/>
              <w:spacing w:before="70" w:after="70" w:line="240" w:lineRule="auto"/>
              <w:ind w:firstLine="0"/>
              <w:jc w:val="left"/>
              <w:rPr>
                <w:sz w:val="21"/>
              </w:rPr>
            </w:pPr>
            <w:r>
              <w:rPr>
                <w:sz w:val="21"/>
                <w:szCs w:val="21"/>
              </w:rPr>
              <w:t>可靠</w:t>
            </w:r>
          </w:p>
        </w:tc>
        <w:tc>
          <w:tcPr>
            <w:tcW w:w="2266" w:type="dxa"/>
            <w:vAlign w:val="center"/>
          </w:tcPr>
          <w:p w14:paraId="6A087182">
            <w:pPr>
              <w:snapToGrid w:val="0"/>
              <w:spacing w:before="70" w:after="70" w:line="240" w:lineRule="auto"/>
              <w:ind w:firstLine="0"/>
              <w:jc w:val="left"/>
              <w:rPr>
                <w:sz w:val="21"/>
              </w:rPr>
            </w:pPr>
            <w:r>
              <w:rPr>
                <w:sz w:val="21"/>
                <w:szCs w:val="21"/>
              </w:rPr>
              <w:t>MTBF</w:t>
            </w:r>
          </w:p>
        </w:tc>
        <w:tc>
          <w:tcPr>
            <w:tcW w:w="1573" w:type="dxa"/>
            <w:vAlign w:val="center"/>
          </w:tcPr>
          <w:p w14:paraId="60F77FE3">
            <w:pPr>
              <w:snapToGrid w:val="0"/>
              <w:spacing w:before="70" w:after="70" w:line="240" w:lineRule="auto"/>
              <w:ind w:firstLine="0"/>
              <w:jc w:val="left"/>
              <w:rPr>
                <w:sz w:val="21"/>
              </w:rPr>
            </w:pPr>
            <w:r>
              <w:rPr>
                <w:sz w:val="21"/>
                <w:szCs w:val="21"/>
              </w:rPr>
              <w:t>≥2000 h</w:t>
            </w:r>
          </w:p>
        </w:tc>
        <w:tc>
          <w:tcPr>
            <w:tcW w:w="1779" w:type="dxa"/>
            <w:vAlign w:val="center"/>
          </w:tcPr>
          <w:p w14:paraId="11F20461">
            <w:pPr>
              <w:snapToGrid w:val="0"/>
              <w:spacing w:before="70" w:after="70" w:line="240" w:lineRule="auto"/>
              <w:ind w:firstLine="0"/>
              <w:jc w:val="left"/>
              <w:rPr>
                <w:sz w:val="21"/>
              </w:rPr>
            </w:pPr>
            <w:r>
              <w:rPr>
                <w:sz w:val="21"/>
                <w:szCs w:val="21"/>
              </w:rPr>
              <w:t>2500 h（预计）</w:t>
            </w:r>
          </w:p>
        </w:tc>
        <w:tc>
          <w:tcPr>
            <w:tcW w:w="1246" w:type="dxa"/>
            <w:vAlign w:val="center"/>
          </w:tcPr>
          <w:p w14:paraId="0C9EB9B5">
            <w:pPr>
              <w:snapToGrid w:val="0"/>
              <w:spacing w:before="70" w:after="70" w:line="240" w:lineRule="auto"/>
              <w:ind w:firstLine="0"/>
              <w:jc w:val="left"/>
              <w:rPr>
                <w:sz w:val="21"/>
              </w:rPr>
            </w:pPr>
            <w:r>
              <w:rPr>
                <w:sz w:val="21"/>
                <w:szCs w:val="21"/>
              </w:rPr>
              <w:t>预计/实测</w:t>
            </w:r>
          </w:p>
        </w:tc>
      </w:tr>
      <w:tr w14:paraId="23A9D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36F0A71">
            <w:pPr>
              <w:snapToGrid w:val="0"/>
              <w:spacing w:before="70" w:after="70" w:line="240" w:lineRule="auto"/>
              <w:ind w:firstLine="0"/>
              <w:jc w:val="center"/>
              <w:rPr>
                <w:sz w:val="21"/>
              </w:rPr>
            </w:pPr>
            <w:r>
              <w:rPr>
                <w:sz w:val="21"/>
                <w:szCs w:val="21"/>
              </w:rPr>
              <w:t>51</w:t>
            </w:r>
          </w:p>
        </w:tc>
        <w:tc>
          <w:tcPr>
            <w:tcW w:w="1201" w:type="dxa"/>
            <w:vAlign w:val="center"/>
          </w:tcPr>
          <w:p w14:paraId="55F03F81">
            <w:pPr>
              <w:snapToGrid w:val="0"/>
              <w:spacing w:before="70" w:after="70" w:line="240" w:lineRule="auto"/>
              <w:ind w:firstLine="0"/>
              <w:jc w:val="left"/>
              <w:rPr>
                <w:sz w:val="21"/>
              </w:rPr>
            </w:pPr>
            <w:r>
              <w:rPr>
                <w:sz w:val="21"/>
                <w:szCs w:val="21"/>
              </w:rPr>
              <w:t>可靠</w:t>
            </w:r>
          </w:p>
        </w:tc>
        <w:tc>
          <w:tcPr>
            <w:tcW w:w="2266" w:type="dxa"/>
            <w:vAlign w:val="center"/>
          </w:tcPr>
          <w:p w14:paraId="7CC12960">
            <w:pPr>
              <w:snapToGrid w:val="0"/>
              <w:spacing w:before="70" w:after="70" w:line="240" w:lineRule="auto"/>
              <w:ind w:firstLine="0"/>
              <w:jc w:val="left"/>
              <w:rPr>
                <w:sz w:val="21"/>
              </w:rPr>
            </w:pPr>
            <w:r>
              <w:rPr>
                <w:sz w:val="21"/>
                <w:szCs w:val="21"/>
              </w:rPr>
              <w:t>MTTR</w:t>
            </w:r>
          </w:p>
        </w:tc>
        <w:tc>
          <w:tcPr>
            <w:tcW w:w="1573" w:type="dxa"/>
            <w:vAlign w:val="center"/>
          </w:tcPr>
          <w:p w14:paraId="195D4F33">
            <w:pPr>
              <w:snapToGrid w:val="0"/>
              <w:spacing w:before="70" w:after="70" w:line="240" w:lineRule="auto"/>
              <w:ind w:firstLine="0"/>
              <w:jc w:val="left"/>
              <w:rPr>
                <w:sz w:val="21"/>
              </w:rPr>
            </w:pPr>
            <w:r>
              <w:rPr>
                <w:sz w:val="21"/>
                <w:szCs w:val="21"/>
              </w:rPr>
              <w:t>≤30 min</w:t>
            </w:r>
          </w:p>
        </w:tc>
        <w:tc>
          <w:tcPr>
            <w:tcW w:w="1779" w:type="dxa"/>
            <w:vAlign w:val="center"/>
          </w:tcPr>
          <w:p w14:paraId="2BB40CCE">
            <w:pPr>
              <w:snapToGrid w:val="0"/>
              <w:spacing w:before="70" w:after="70" w:line="240" w:lineRule="auto"/>
              <w:ind w:firstLine="0"/>
              <w:jc w:val="left"/>
              <w:rPr>
                <w:sz w:val="21"/>
              </w:rPr>
            </w:pPr>
            <w:r>
              <w:rPr>
                <w:sz w:val="21"/>
                <w:szCs w:val="21"/>
              </w:rPr>
              <w:t>20 min</w:t>
            </w:r>
          </w:p>
        </w:tc>
        <w:tc>
          <w:tcPr>
            <w:tcW w:w="1246" w:type="dxa"/>
            <w:vAlign w:val="center"/>
          </w:tcPr>
          <w:p w14:paraId="355BF3EF">
            <w:pPr>
              <w:snapToGrid w:val="0"/>
              <w:spacing w:before="70" w:after="70" w:line="240" w:lineRule="auto"/>
              <w:ind w:firstLine="0"/>
              <w:jc w:val="left"/>
              <w:rPr>
                <w:sz w:val="21"/>
              </w:rPr>
            </w:pPr>
            <w:r>
              <w:rPr>
                <w:sz w:val="21"/>
                <w:szCs w:val="21"/>
              </w:rPr>
              <w:t>演练</w:t>
            </w:r>
          </w:p>
        </w:tc>
      </w:tr>
      <w:tr w14:paraId="3AF67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644BF7C">
            <w:pPr>
              <w:snapToGrid w:val="0"/>
              <w:spacing w:before="70" w:after="70" w:line="240" w:lineRule="auto"/>
              <w:ind w:firstLine="0"/>
              <w:jc w:val="center"/>
              <w:rPr>
                <w:sz w:val="21"/>
              </w:rPr>
            </w:pPr>
            <w:r>
              <w:rPr>
                <w:sz w:val="21"/>
                <w:szCs w:val="21"/>
              </w:rPr>
              <w:t>52</w:t>
            </w:r>
          </w:p>
        </w:tc>
        <w:tc>
          <w:tcPr>
            <w:tcW w:w="1201" w:type="dxa"/>
            <w:vAlign w:val="center"/>
          </w:tcPr>
          <w:p w14:paraId="5672E25E">
            <w:pPr>
              <w:snapToGrid w:val="0"/>
              <w:spacing w:before="70" w:after="70" w:line="240" w:lineRule="auto"/>
              <w:ind w:firstLine="0"/>
              <w:jc w:val="left"/>
              <w:rPr>
                <w:sz w:val="21"/>
              </w:rPr>
            </w:pPr>
            <w:r>
              <w:rPr>
                <w:sz w:val="21"/>
                <w:szCs w:val="21"/>
              </w:rPr>
              <w:t>便携</w:t>
            </w:r>
          </w:p>
        </w:tc>
        <w:tc>
          <w:tcPr>
            <w:tcW w:w="2266" w:type="dxa"/>
            <w:vAlign w:val="center"/>
          </w:tcPr>
          <w:p w14:paraId="106326B0">
            <w:pPr>
              <w:snapToGrid w:val="0"/>
              <w:spacing w:before="70" w:after="70" w:line="240" w:lineRule="auto"/>
              <w:ind w:firstLine="0"/>
              <w:jc w:val="left"/>
              <w:rPr>
                <w:sz w:val="21"/>
              </w:rPr>
            </w:pPr>
            <w:r>
              <w:rPr>
                <w:sz w:val="21"/>
                <w:szCs w:val="21"/>
              </w:rPr>
              <w:t>跟踪器质量</w:t>
            </w:r>
          </w:p>
        </w:tc>
        <w:tc>
          <w:tcPr>
            <w:tcW w:w="1573" w:type="dxa"/>
            <w:vAlign w:val="center"/>
          </w:tcPr>
          <w:p w14:paraId="46CFEF0D">
            <w:pPr>
              <w:snapToGrid w:val="0"/>
              <w:spacing w:before="70" w:after="70" w:line="240" w:lineRule="auto"/>
              <w:ind w:firstLine="0"/>
              <w:jc w:val="left"/>
              <w:rPr>
                <w:sz w:val="21"/>
              </w:rPr>
            </w:pPr>
            <w:r>
              <w:rPr>
                <w:sz w:val="21"/>
                <w:szCs w:val="21"/>
              </w:rPr>
              <w:t>≤12 kg</w:t>
            </w:r>
          </w:p>
        </w:tc>
        <w:tc>
          <w:tcPr>
            <w:tcW w:w="1779" w:type="dxa"/>
            <w:vAlign w:val="center"/>
          </w:tcPr>
          <w:p w14:paraId="321299A5">
            <w:pPr>
              <w:snapToGrid w:val="0"/>
              <w:spacing w:before="70" w:after="70" w:line="240" w:lineRule="auto"/>
              <w:ind w:firstLine="0"/>
              <w:jc w:val="left"/>
              <w:rPr>
                <w:sz w:val="21"/>
              </w:rPr>
            </w:pPr>
            <w:r>
              <w:rPr>
                <w:sz w:val="21"/>
                <w:szCs w:val="21"/>
              </w:rPr>
              <w:t>10.8 kg</w:t>
            </w:r>
          </w:p>
        </w:tc>
        <w:tc>
          <w:tcPr>
            <w:tcW w:w="1246" w:type="dxa"/>
            <w:vAlign w:val="center"/>
          </w:tcPr>
          <w:p w14:paraId="0E9D1334">
            <w:pPr>
              <w:snapToGrid w:val="0"/>
              <w:spacing w:before="70" w:after="70" w:line="240" w:lineRule="auto"/>
              <w:ind w:firstLine="0"/>
              <w:jc w:val="left"/>
              <w:rPr>
                <w:sz w:val="21"/>
              </w:rPr>
            </w:pPr>
            <w:r>
              <w:rPr>
                <w:sz w:val="21"/>
                <w:szCs w:val="21"/>
              </w:rPr>
              <w:t>称重</w:t>
            </w:r>
          </w:p>
        </w:tc>
      </w:tr>
      <w:tr w14:paraId="364FA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1C561966">
            <w:pPr>
              <w:snapToGrid w:val="0"/>
              <w:spacing w:before="70" w:after="70" w:line="240" w:lineRule="auto"/>
              <w:ind w:firstLine="0"/>
              <w:jc w:val="center"/>
              <w:rPr>
                <w:sz w:val="21"/>
              </w:rPr>
            </w:pPr>
            <w:r>
              <w:rPr>
                <w:sz w:val="21"/>
                <w:szCs w:val="21"/>
              </w:rPr>
              <w:t>53</w:t>
            </w:r>
          </w:p>
        </w:tc>
        <w:tc>
          <w:tcPr>
            <w:tcW w:w="1201" w:type="dxa"/>
            <w:vAlign w:val="center"/>
          </w:tcPr>
          <w:p w14:paraId="2E190D1C">
            <w:pPr>
              <w:snapToGrid w:val="0"/>
              <w:spacing w:before="70" w:after="70" w:line="240" w:lineRule="auto"/>
              <w:ind w:firstLine="0"/>
              <w:jc w:val="left"/>
              <w:rPr>
                <w:sz w:val="21"/>
              </w:rPr>
            </w:pPr>
            <w:r>
              <w:rPr>
                <w:sz w:val="21"/>
                <w:szCs w:val="21"/>
              </w:rPr>
              <w:t>便携</w:t>
            </w:r>
          </w:p>
        </w:tc>
        <w:tc>
          <w:tcPr>
            <w:tcW w:w="2266" w:type="dxa"/>
            <w:vAlign w:val="center"/>
          </w:tcPr>
          <w:p w14:paraId="1218C7B6">
            <w:pPr>
              <w:snapToGrid w:val="0"/>
              <w:spacing w:before="70" w:after="70" w:line="240" w:lineRule="auto"/>
              <w:ind w:firstLine="0"/>
              <w:jc w:val="left"/>
              <w:rPr>
                <w:sz w:val="21"/>
              </w:rPr>
            </w:pPr>
            <w:r>
              <w:rPr>
                <w:sz w:val="21"/>
                <w:szCs w:val="21"/>
              </w:rPr>
              <w:t>架设时间</w:t>
            </w:r>
          </w:p>
        </w:tc>
        <w:tc>
          <w:tcPr>
            <w:tcW w:w="1573" w:type="dxa"/>
            <w:vAlign w:val="center"/>
          </w:tcPr>
          <w:p w14:paraId="5BB2511B">
            <w:pPr>
              <w:snapToGrid w:val="0"/>
              <w:spacing w:before="70" w:after="70" w:line="240" w:lineRule="auto"/>
              <w:ind w:firstLine="0"/>
              <w:jc w:val="left"/>
              <w:rPr>
                <w:sz w:val="21"/>
              </w:rPr>
            </w:pPr>
            <w:r>
              <w:rPr>
                <w:sz w:val="21"/>
                <w:szCs w:val="21"/>
              </w:rPr>
              <w:t>≤15 min</w:t>
            </w:r>
          </w:p>
        </w:tc>
        <w:tc>
          <w:tcPr>
            <w:tcW w:w="1779" w:type="dxa"/>
            <w:vAlign w:val="center"/>
          </w:tcPr>
          <w:p w14:paraId="62DE574B">
            <w:pPr>
              <w:snapToGrid w:val="0"/>
              <w:spacing w:before="70" w:after="70" w:line="240" w:lineRule="auto"/>
              <w:ind w:firstLine="0"/>
              <w:jc w:val="left"/>
              <w:rPr>
                <w:sz w:val="21"/>
              </w:rPr>
            </w:pPr>
            <w:r>
              <w:rPr>
                <w:sz w:val="21"/>
                <w:szCs w:val="21"/>
              </w:rPr>
              <w:t>10 min</w:t>
            </w:r>
          </w:p>
        </w:tc>
        <w:tc>
          <w:tcPr>
            <w:tcW w:w="1246" w:type="dxa"/>
            <w:vAlign w:val="center"/>
          </w:tcPr>
          <w:p w14:paraId="06C7B3F6">
            <w:pPr>
              <w:snapToGrid w:val="0"/>
              <w:spacing w:before="70" w:after="70" w:line="240" w:lineRule="auto"/>
              <w:ind w:firstLine="0"/>
              <w:jc w:val="left"/>
              <w:rPr>
                <w:sz w:val="21"/>
              </w:rPr>
            </w:pPr>
            <w:r>
              <w:rPr>
                <w:sz w:val="21"/>
                <w:szCs w:val="21"/>
              </w:rPr>
              <w:t>演练</w:t>
            </w:r>
          </w:p>
        </w:tc>
      </w:tr>
      <w:tr w14:paraId="24A28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2863F56A">
            <w:pPr>
              <w:snapToGrid w:val="0"/>
              <w:spacing w:before="70" w:after="70" w:line="240" w:lineRule="auto"/>
              <w:ind w:firstLine="0"/>
              <w:jc w:val="center"/>
              <w:rPr>
                <w:sz w:val="21"/>
              </w:rPr>
            </w:pPr>
            <w:r>
              <w:rPr>
                <w:sz w:val="21"/>
                <w:szCs w:val="21"/>
              </w:rPr>
              <w:t>54</w:t>
            </w:r>
          </w:p>
        </w:tc>
        <w:tc>
          <w:tcPr>
            <w:tcW w:w="1201" w:type="dxa"/>
            <w:vAlign w:val="center"/>
          </w:tcPr>
          <w:p w14:paraId="1DCABB1A">
            <w:pPr>
              <w:snapToGrid w:val="0"/>
              <w:spacing w:before="70" w:after="70" w:line="240" w:lineRule="auto"/>
              <w:ind w:firstLine="0"/>
              <w:jc w:val="left"/>
              <w:rPr>
                <w:sz w:val="21"/>
              </w:rPr>
            </w:pPr>
            <w:r>
              <w:rPr>
                <w:sz w:val="21"/>
                <w:szCs w:val="21"/>
              </w:rPr>
              <w:t>便携</w:t>
            </w:r>
          </w:p>
        </w:tc>
        <w:tc>
          <w:tcPr>
            <w:tcW w:w="2266" w:type="dxa"/>
            <w:vAlign w:val="center"/>
          </w:tcPr>
          <w:p w14:paraId="057894E3">
            <w:pPr>
              <w:snapToGrid w:val="0"/>
              <w:spacing w:before="70" w:after="70" w:line="240" w:lineRule="auto"/>
              <w:ind w:firstLine="0"/>
              <w:jc w:val="left"/>
              <w:rPr>
                <w:sz w:val="21"/>
              </w:rPr>
            </w:pPr>
            <w:r>
              <w:rPr>
                <w:sz w:val="21"/>
                <w:szCs w:val="21"/>
              </w:rPr>
              <w:t>转站时间</w:t>
            </w:r>
          </w:p>
        </w:tc>
        <w:tc>
          <w:tcPr>
            <w:tcW w:w="1573" w:type="dxa"/>
            <w:vAlign w:val="center"/>
          </w:tcPr>
          <w:p w14:paraId="7DF48408">
            <w:pPr>
              <w:snapToGrid w:val="0"/>
              <w:spacing w:before="70" w:after="70" w:line="240" w:lineRule="auto"/>
              <w:ind w:firstLine="0"/>
              <w:jc w:val="left"/>
              <w:rPr>
                <w:sz w:val="21"/>
              </w:rPr>
            </w:pPr>
            <w:r>
              <w:rPr>
                <w:sz w:val="21"/>
                <w:szCs w:val="21"/>
              </w:rPr>
              <w:t>≤20 min</w:t>
            </w:r>
          </w:p>
        </w:tc>
        <w:tc>
          <w:tcPr>
            <w:tcW w:w="1779" w:type="dxa"/>
            <w:vAlign w:val="center"/>
          </w:tcPr>
          <w:p w14:paraId="287A1042">
            <w:pPr>
              <w:snapToGrid w:val="0"/>
              <w:spacing w:before="70" w:after="70" w:line="240" w:lineRule="auto"/>
              <w:ind w:firstLine="0"/>
              <w:jc w:val="left"/>
              <w:rPr>
                <w:sz w:val="21"/>
              </w:rPr>
            </w:pPr>
            <w:r>
              <w:rPr>
                <w:sz w:val="21"/>
                <w:szCs w:val="21"/>
              </w:rPr>
              <w:t>15 min</w:t>
            </w:r>
          </w:p>
        </w:tc>
        <w:tc>
          <w:tcPr>
            <w:tcW w:w="1246" w:type="dxa"/>
            <w:vAlign w:val="center"/>
          </w:tcPr>
          <w:p w14:paraId="6DCE766F">
            <w:pPr>
              <w:snapToGrid w:val="0"/>
              <w:spacing w:before="70" w:after="70" w:line="240" w:lineRule="auto"/>
              <w:ind w:firstLine="0"/>
              <w:jc w:val="left"/>
              <w:rPr>
                <w:sz w:val="21"/>
              </w:rPr>
            </w:pPr>
            <w:r>
              <w:rPr>
                <w:sz w:val="21"/>
                <w:szCs w:val="21"/>
              </w:rPr>
              <w:t>演练</w:t>
            </w:r>
          </w:p>
        </w:tc>
      </w:tr>
      <w:tr w14:paraId="26379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09D3253D">
            <w:pPr>
              <w:snapToGrid w:val="0"/>
              <w:spacing w:before="70" w:after="70" w:line="240" w:lineRule="auto"/>
              <w:ind w:firstLine="0"/>
              <w:jc w:val="center"/>
              <w:rPr>
                <w:sz w:val="21"/>
              </w:rPr>
            </w:pPr>
            <w:r>
              <w:rPr>
                <w:sz w:val="21"/>
                <w:szCs w:val="21"/>
              </w:rPr>
              <w:t>55</w:t>
            </w:r>
          </w:p>
        </w:tc>
        <w:tc>
          <w:tcPr>
            <w:tcW w:w="1201" w:type="dxa"/>
            <w:vAlign w:val="center"/>
          </w:tcPr>
          <w:p w14:paraId="0448492A">
            <w:pPr>
              <w:snapToGrid w:val="0"/>
              <w:spacing w:before="70" w:after="70" w:line="240" w:lineRule="auto"/>
              <w:ind w:firstLine="0"/>
              <w:jc w:val="left"/>
              <w:rPr>
                <w:sz w:val="21"/>
              </w:rPr>
            </w:pPr>
            <w:r>
              <w:rPr>
                <w:sz w:val="21"/>
                <w:szCs w:val="21"/>
              </w:rPr>
              <w:t>国产</w:t>
            </w:r>
          </w:p>
        </w:tc>
        <w:tc>
          <w:tcPr>
            <w:tcW w:w="2266" w:type="dxa"/>
            <w:vAlign w:val="center"/>
          </w:tcPr>
          <w:p w14:paraId="642B85FB">
            <w:pPr>
              <w:snapToGrid w:val="0"/>
              <w:spacing w:before="70" w:after="70" w:line="240" w:lineRule="auto"/>
              <w:ind w:firstLine="0"/>
              <w:jc w:val="left"/>
              <w:rPr>
                <w:sz w:val="21"/>
              </w:rPr>
            </w:pPr>
            <w:r>
              <w:rPr>
                <w:sz w:val="21"/>
                <w:szCs w:val="21"/>
              </w:rPr>
              <w:t>国产化率</w:t>
            </w:r>
          </w:p>
        </w:tc>
        <w:tc>
          <w:tcPr>
            <w:tcW w:w="1573" w:type="dxa"/>
            <w:vAlign w:val="center"/>
          </w:tcPr>
          <w:p w14:paraId="74BFD116">
            <w:pPr>
              <w:snapToGrid w:val="0"/>
              <w:spacing w:before="70" w:after="70" w:line="240" w:lineRule="auto"/>
              <w:ind w:firstLine="0"/>
              <w:jc w:val="left"/>
              <w:rPr>
                <w:sz w:val="21"/>
              </w:rPr>
            </w:pPr>
            <w:r>
              <w:rPr>
                <w:sz w:val="21"/>
                <w:szCs w:val="21"/>
              </w:rPr>
              <w:t>≥90%</w:t>
            </w:r>
          </w:p>
        </w:tc>
        <w:tc>
          <w:tcPr>
            <w:tcW w:w="1779" w:type="dxa"/>
            <w:vAlign w:val="center"/>
          </w:tcPr>
          <w:p w14:paraId="7DC53033">
            <w:pPr>
              <w:snapToGrid w:val="0"/>
              <w:spacing w:before="70" w:after="70" w:line="240" w:lineRule="auto"/>
              <w:ind w:firstLine="0"/>
              <w:jc w:val="left"/>
              <w:rPr>
                <w:sz w:val="21"/>
              </w:rPr>
            </w:pPr>
            <w:r>
              <w:rPr>
                <w:sz w:val="21"/>
                <w:szCs w:val="21"/>
              </w:rPr>
              <w:t>93%</w:t>
            </w:r>
          </w:p>
        </w:tc>
        <w:tc>
          <w:tcPr>
            <w:tcW w:w="1246" w:type="dxa"/>
            <w:vAlign w:val="center"/>
          </w:tcPr>
          <w:p w14:paraId="10D7146F">
            <w:pPr>
              <w:snapToGrid w:val="0"/>
              <w:spacing w:before="70" w:after="70" w:line="240" w:lineRule="auto"/>
              <w:ind w:firstLine="0"/>
              <w:jc w:val="left"/>
              <w:rPr>
                <w:sz w:val="21"/>
              </w:rPr>
            </w:pPr>
            <w:r>
              <w:rPr>
                <w:sz w:val="21"/>
                <w:szCs w:val="21"/>
              </w:rPr>
              <w:t>清单</w:t>
            </w:r>
          </w:p>
        </w:tc>
      </w:tr>
      <w:tr w14:paraId="426BA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E701B02">
            <w:pPr>
              <w:snapToGrid w:val="0"/>
              <w:spacing w:before="70" w:after="70" w:line="240" w:lineRule="auto"/>
              <w:ind w:firstLine="0"/>
              <w:jc w:val="center"/>
              <w:rPr>
                <w:sz w:val="21"/>
              </w:rPr>
            </w:pPr>
            <w:r>
              <w:rPr>
                <w:sz w:val="21"/>
                <w:szCs w:val="21"/>
              </w:rPr>
              <w:t>56</w:t>
            </w:r>
          </w:p>
        </w:tc>
        <w:tc>
          <w:tcPr>
            <w:tcW w:w="1201" w:type="dxa"/>
            <w:vAlign w:val="center"/>
          </w:tcPr>
          <w:p w14:paraId="6DC8E454">
            <w:pPr>
              <w:snapToGrid w:val="0"/>
              <w:spacing w:before="70" w:after="70" w:line="240" w:lineRule="auto"/>
              <w:ind w:firstLine="0"/>
              <w:jc w:val="left"/>
              <w:rPr>
                <w:sz w:val="21"/>
              </w:rPr>
            </w:pPr>
            <w:r>
              <w:rPr>
                <w:sz w:val="21"/>
                <w:szCs w:val="21"/>
              </w:rPr>
              <w:t>国产</w:t>
            </w:r>
          </w:p>
        </w:tc>
        <w:tc>
          <w:tcPr>
            <w:tcW w:w="2266" w:type="dxa"/>
            <w:vAlign w:val="center"/>
          </w:tcPr>
          <w:p w14:paraId="4EEC6B18">
            <w:pPr>
              <w:snapToGrid w:val="0"/>
              <w:spacing w:before="70" w:after="70" w:line="240" w:lineRule="auto"/>
              <w:ind w:firstLine="0"/>
              <w:jc w:val="left"/>
              <w:rPr>
                <w:sz w:val="21"/>
              </w:rPr>
            </w:pPr>
            <w:r>
              <w:rPr>
                <w:sz w:val="21"/>
                <w:szCs w:val="21"/>
              </w:rPr>
              <w:t>操作系统</w:t>
            </w:r>
          </w:p>
        </w:tc>
        <w:tc>
          <w:tcPr>
            <w:tcW w:w="1573" w:type="dxa"/>
            <w:vAlign w:val="center"/>
          </w:tcPr>
          <w:p w14:paraId="5ED545DE">
            <w:pPr>
              <w:snapToGrid w:val="0"/>
              <w:spacing w:before="70" w:after="70" w:line="240" w:lineRule="auto"/>
              <w:ind w:firstLine="0"/>
              <w:jc w:val="left"/>
              <w:rPr>
                <w:sz w:val="21"/>
              </w:rPr>
            </w:pPr>
            <w:r>
              <w:rPr>
                <w:sz w:val="21"/>
                <w:szCs w:val="21"/>
              </w:rPr>
              <w:t>国产</w:t>
            </w:r>
          </w:p>
        </w:tc>
        <w:tc>
          <w:tcPr>
            <w:tcW w:w="1779" w:type="dxa"/>
            <w:vAlign w:val="center"/>
          </w:tcPr>
          <w:p w14:paraId="36E640CC">
            <w:pPr>
              <w:snapToGrid w:val="0"/>
              <w:spacing w:before="70" w:after="70" w:line="240" w:lineRule="auto"/>
              <w:ind w:firstLine="0"/>
              <w:jc w:val="left"/>
              <w:rPr>
                <w:sz w:val="21"/>
              </w:rPr>
            </w:pPr>
            <w:r>
              <w:rPr>
                <w:sz w:val="21"/>
                <w:szCs w:val="21"/>
              </w:rPr>
              <w:t>麒麟/统信</w:t>
            </w:r>
          </w:p>
        </w:tc>
        <w:tc>
          <w:tcPr>
            <w:tcW w:w="1246" w:type="dxa"/>
            <w:vAlign w:val="center"/>
          </w:tcPr>
          <w:p w14:paraId="3A50A235">
            <w:pPr>
              <w:snapToGrid w:val="0"/>
              <w:spacing w:before="70" w:after="70" w:line="240" w:lineRule="auto"/>
              <w:ind w:firstLine="0"/>
              <w:jc w:val="left"/>
              <w:rPr>
                <w:sz w:val="21"/>
              </w:rPr>
            </w:pPr>
            <w:r>
              <w:rPr>
                <w:sz w:val="21"/>
                <w:szCs w:val="21"/>
              </w:rPr>
              <w:t>授权书</w:t>
            </w:r>
          </w:p>
        </w:tc>
      </w:tr>
      <w:tr w14:paraId="04768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37A92FE2">
            <w:pPr>
              <w:snapToGrid w:val="0"/>
              <w:spacing w:before="70" w:after="70" w:line="240" w:lineRule="auto"/>
              <w:ind w:firstLine="0"/>
              <w:jc w:val="center"/>
              <w:rPr>
                <w:sz w:val="21"/>
              </w:rPr>
            </w:pPr>
            <w:r>
              <w:rPr>
                <w:sz w:val="21"/>
                <w:szCs w:val="21"/>
              </w:rPr>
              <w:t>57</w:t>
            </w:r>
          </w:p>
        </w:tc>
        <w:tc>
          <w:tcPr>
            <w:tcW w:w="1201" w:type="dxa"/>
            <w:vAlign w:val="center"/>
          </w:tcPr>
          <w:p w14:paraId="709EB4FC">
            <w:pPr>
              <w:snapToGrid w:val="0"/>
              <w:spacing w:before="70" w:after="70" w:line="240" w:lineRule="auto"/>
              <w:ind w:firstLine="0"/>
              <w:jc w:val="left"/>
              <w:rPr>
                <w:sz w:val="21"/>
              </w:rPr>
            </w:pPr>
            <w:r>
              <w:rPr>
                <w:sz w:val="21"/>
                <w:szCs w:val="21"/>
              </w:rPr>
              <w:t>国产</w:t>
            </w:r>
          </w:p>
        </w:tc>
        <w:tc>
          <w:tcPr>
            <w:tcW w:w="2266" w:type="dxa"/>
            <w:vAlign w:val="center"/>
          </w:tcPr>
          <w:p w14:paraId="1392171E">
            <w:pPr>
              <w:snapToGrid w:val="0"/>
              <w:spacing w:before="70" w:after="70" w:line="240" w:lineRule="auto"/>
              <w:ind w:firstLine="0"/>
              <w:jc w:val="left"/>
              <w:rPr>
                <w:sz w:val="21"/>
              </w:rPr>
            </w:pPr>
            <w:r>
              <w:rPr>
                <w:sz w:val="21"/>
                <w:szCs w:val="21"/>
              </w:rPr>
              <w:t>数据库</w:t>
            </w:r>
          </w:p>
        </w:tc>
        <w:tc>
          <w:tcPr>
            <w:tcW w:w="1573" w:type="dxa"/>
            <w:vAlign w:val="center"/>
          </w:tcPr>
          <w:p w14:paraId="668D9F35">
            <w:pPr>
              <w:snapToGrid w:val="0"/>
              <w:spacing w:before="70" w:after="70" w:line="240" w:lineRule="auto"/>
              <w:ind w:firstLine="0"/>
              <w:jc w:val="left"/>
              <w:rPr>
                <w:sz w:val="21"/>
              </w:rPr>
            </w:pPr>
            <w:r>
              <w:rPr>
                <w:sz w:val="21"/>
                <w:szCs w:val="21"/>
              </w:rPr>
              <w:t>国产</w:t>
            </w:r>
          </w:p>
        </w:tc>
        <w:tc>
          <w:tcPr>
            <w:tcW w:w="1779" w:type="dxa"/>
            <w:vAlign w:val="center"/>
          </w:tcPr>
          <w:p w14:paraId="62218EC4">
            <w:pPr>
              <w:snapToGrid w:val="0"/>
              <w:spacing w:before="70" w:after="70" w:line="240" w:lineRule="auto"/>
              <w:ind w:firstLine="0"/>
              <w:jc w:val="left"/>
              <w:rPr>
                <w:sz w:val="21"/>
              </w:rPr>
            </w:pPr>
            <w:r>
              <w:rPr>
                <w:sz w:val="21"/>
                <w:szCs w:val="21"/>
              </w:rPr>
              <w:t>国产数据库</w:t>
            </w:r>
          </w:p>
        </w:tc>
        <w:tc>
          <w:tcPr>
            <w:tcW w:w="1246" w:type="dxa"/>
            <w:vAlign w:val="center"/>
          </w:tcPr>
          <w:p w14:paraId="3C6EDF3A">
            <w:pPr>
              <w:snapToGrid w:val="0"/>
              <w:spacing w:before="70" w:after="70" w:line="240" w:lineRule="auto"/>
              <w:ind w:firstLine="0"/>
              <w:jc w:val="left"/>
              <w:rPr>
                <w:sz w:val="21"/>
              </w:rPr>
            </w:pPr>
            <w:r>
              <w:rPr>
                <w:sz w:val="21"/>
                <w:szCs w:val="21"/>
              </w:rPr>
              <w:t>证明</w:t>
            </w:r>
          </w:p>
        </w:tc>
      </w:tr>
      <w:tr w14:paraId="4CA12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34E93E5">
            <w:pPr>
              <w:snapToGrid w:val="0"/>
              <w:spacing w:before="70" w:after="70" w:line="240" w:lineRule="auto"/>
              <w:ind w:firstLine="0"/>
              <w:jc w:val="center"/>
              <w:rPr>
                <w:sz w:val="21"/>
              </w:rPr>
            </w:pPr>
            <w:r>
              <w:rPr>
                <w:sz w:val="21"/>
                <w:szCs w:val="21"/>
              </w:rPr>
              <w:t>58</w:t>
            </w:r>
          </w:p>
        </w:tc>
        <w:tc>
          <w:tcPr>
            <w:tcW w:w="1201" w:type="dxa"/>
            <w:vAlign w:val="center"/>
          </w:tcPr>
          <w:p w14:paraId="088C8A9E">
            <w:pPr>
              <w:snapToGrid w:val="0"/>
              <w:spacing w:before="70" w:after="70" w:line="240" w:lineRule="auto"/>
              <w:ind w:firstLine="0"/>
              <w:jc w:val="left"/>
              <w:rPr>
                <w:sz w:val="21"/>
              </w:rPr>
            </w:pPr>
            <w:r>
              <w:rPr>
                <w:sz w:val="21"/>
                <w:szCs w:val="21"/>
              </w:rPr>
              <w:t>数据</w:t>
            </w:r>
          </w:p>
        </w:tc>
        <w:tc>
          <w:tcPr>
            <w:tcW w:w="2266" w:type="dxa"/>
            <w:vAlign w:val="center"/>
          </w:tcPr>
          <w:p w14:paraId="12AE7B62">
            <w:pPr>
              <w:snapToGrid w:val="0"/>
              <w:spacing w:before="70" w:after="70" w:line="240" w:lineRule="auto"/>
              <w:ind w:firstLine="0"/>
              <w:jc w:val="left"/>
              <w:rPr>
                <w:sz w:val="21"/>
              </w:rPr>
            </w:pPr>
            <w:r>
              <w:rPr>
                <w:sz w:val="21"/>
                <w:szCs w:val="21"/>
              </w:rPr>
              <w:t>存储容量</w:t>
            </w:r>
          </w:p>
        </w:tc>
        <w:tc>
          <w:tcPr>
            <w:tcW w:w="1573" w:type="dxa"/>
            <w:vAlign w:val="center"/>
          </w:tcPr>
          <w:p w14:paraId="4AC029FB">
            <w:pPr>
              <w:snapToGrid w:val="0"/>
              <w:spacing w:before="70" w:after="70" w:line="240" w:lineRule="auto"/>
              <w:ind w:firstLine="0"/>
              <w:jc w:val="left"/>
              <w:rPr>
                <w:sz w:val="21"/>
              </w:rPr>
            </w:pPr>
            <w:r>
              <w:rPr>
                <w:sz w:val="21"/>
                <w:szCs w:val="21"/>
              </w:rPr>
              <w:t>≥1 TB</w:t>
            </w:r>
          </w:p>
        </w:tc>
        <w:tc>
          <w:tcPr>
            <w:tcW w:w="1779" w:type="dxa"/>
            <w:vAlign w:val="center"/>
          </w:tcPr>
          <w:p w14:paraId="491751AF">
            <w:pPr>
              <w:snapToGrid w:val="0"/>
              <w:spacing w:before="70" w:after="70" w:line="240" w:lineRule="auto"/>
              <w:ind w:firstLine="0"/>
              <w:jc w:val="left"/>
              <w:rPr>
                <w:sz w:val="21"/>
              </w:rPr>
            </w:pPr>
            <w:r>
              <w:rPr>
                <w:sz w:val="21"/>
                <w:szCs w:val="21"/>
              </w:rPr>
              <w:t>2 TB</w:t>
            </w:r>
          </w:p>
        </w:tc>
        <w:tc>
          <w:tcPr>
            <w:tcW w:w="1246" w:type="dxa"/>
            <w:vAlign w:val="center"/>
          </w:tcPr>
          <w:p w14:paraId="1EA575B3">
            <w:pPr>
              <w:snapToGrid w:val="0"/>
              <w:spacing w:before="70" w:after="70" w:line="240" w:lineRule="auto"/>
              <w:ind w:firstLine="0"/>
              <w:jc w:val="left"/>
              <w:rPr>
                <w:sz w:val="21"/>
              </w:rPr>
            </w:pPr>
            <w:r>
              <w:rPr>
                <w:sz w:val="21"/>
                <w:szCs w:val="21"/>
              </w:rPr>
              <w:t>规格书</w:t>
            </w:r>
          </w:p>
        </w:tc>
      </w:tr>
      <w:tr w14:paraId="376F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5D557BBC">
            <w:pPr>
              <w:snapToGrid w:val="0"/>
              <w:spacing w:before="70" w:after="70" w:line="240" w:lineRule="auto"/>
              <w:ind w:firstLine="0"/>
              <w:jc w:val="center"/>
              <w:rPr>
                <w:sz w:val="21"/>
              </w:rPr>
            </w:pPr>
            <w:r>
              <w:rPr>
                <w:sz w:val="21"/>
                <w:szCs w:val="21"/>
              </w:rPr>
              <w:t>59</w:t>
            </w:r>
          </w:p>
        </w:tc>
        <w:tc>
          <w:tcPr>
            <w:tcW w:w="1201" w:type="dxa"/>
            <w:vAlign w:val="center"/>
          </w:tcPr>
          <w:p w14:paraId="3378C0AD">
            <w:pPr>
              <w:snapToGrid w:val="0"/>
              <w:spacing w:before="70" w:after="70" w:line="240" w:lineRule="auto"/>
              <w:ind w:firstLine="0"/>
              <w:jc w:val="left"/>
              <w:rPr>
                <w:sz w:val="21"/>
              </w:rPr>
            </w:pPr>
            <w:r>
              <w:rPr>
                <w:sz w:val="21"/>
                <w:szCs w:val="21"/>
              </w:rPr>
              <w:t>数据</w:t>
            </w:r>
          </w:p>
        </w:tc>
        <w:tc>
          <w:tcPr>
            <w:tcW w:w="2266" w:type="dxa"/>
            <w:vAlign w:val="center"/>
          </w:tcPr>
          <w:p w14:paraId="3A847D79">
            <w:pPr>
              <w:snapToGrid w:val="0"/>
              <w:spacing w:before="70" w:after="70" w:line="240" w:lineRule="auto"/>
              <w:ind w:firstLine="0"/>
              <w:jc w:val="left"/>
              <w:rPr>
                <w:sz w:val="21"/>
              </w:rPr>
            </w:pPr>
            <w:r>
              <w:rPr>
                <w:sz w:val="21"/>
                <w:szCs w:val="21"/>
              </w:rPr>
              <w:t>数据格式</w:t>
            </w:r>
          </w:p>
        </w:tc>
        <w:tc>
          <w:tcPr>
            <w:tcW w:w="1573" w:type="dxa"/>
            <w:vAlign w:val="center"/>
          </w:tcPr>
          <w:p w14:paraId="07CE4F85">
            <w:pPr>
              <w:snapToGrid w:val="0"/>
              <w:spacing w:before="70" w:after="70" w:line="240" w:lineRule="auto"/>
              <w:ind w:firstLine="0"/>
              <w:jc w:val="left"/>
              <w:rPr>
                <w:sz w:val="21"/>
              </w:rPr>
            </w:pPr>
            <w:r>
              <w:rPr>
                <w:sz w:val="21"/>
                <w:szCs w:val="21"/>
              </w:rPr>
              <w:t>LAS/PLY 等</w:t>
            </w:r>
          </w:p>
        </w:tc>
        <w:tc>
          <w:tcPr>
            <w:tcW w:w="1779" w:type="dxa"/>
            <w:vAlign w:val="center"/>
          </w:tcPr>
          <w:p w14:paraId="10CD5C83">
            <w:pPr>
              <w:snapToGrid w:val="0"/>
              <w:spacing w:before="70" w:after="70" w:line="240" w:lineRule="auto"/>
              <w:ind w:firstLine="0"/>
              <w:jc w:val="left"/>
              <w:rPr>
                <w:sz w:val="21"/>
              </w:rPr>
            </w:pPr>
            <w:r>
              <w:rPr>
                <w:sz w:val="21"/>
                <w:szCs w:val="21"/>
              </w:rPr>
              <w:t>支持</w:t>
            </w:r>
          </w:p>
        </w:tc>
        <w:tc>
          <w:tcPr>
            <w:tcW w:w="1246" w:type="dxa"/>
            <w:vAlign w:val="center"/>
          </w:tcPr>
          <w:p w14:paraId="3162D419">
            <w:pPr>
              <w:snapToGrid w:val="0"/>
              <w:spacing w:before="70" w:after="70" w:line="240" w:lineRule="auto"/>
              <w:ind w:firstLine="0"/>
              <w:jc w:val="left"/>
              <w:rPr>
                <w:sz w:val="21"/>
              </w:rPr>
            </w:pPr>
            <w:r>
              <w:rPr>
                <w:sz w:val="21"/>
                <w:szCs w:val="21"/>
              </w:rPr>
              <w:t>软件</w:t>
            </w:r>
          </w:p>
        </w:tc>
      </w:tr>
      <w:tr w14:paraId="2A246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6" w:type="dxa"/>
            <w:vAlign w:val="center"/>
          </w:tcPr>
          <w:p w14:paraId="4F73C073">
            <w:pPr>
              <w:snapToGrid w:val="0"/>
              <w:spacing w:before="70" w:after="70" w:line="240" w:lineRule="auto"/>
              <w:ind w:firstLine="0"/>
              <w:jc w:val="center"/>
              <w:rPr>
                <w:sz w:val="21"/>
              </w:rPr>
            </w:pPr>
            <w:r>
              <w:rPr>
                <w:sz w:val="21"/>
                <w:szCs w:val="21"/>
              </w:rPr>
              <w:t>60</w:t>
            </w:r>
          </w:p>
        </w:tc>
        <w:tc>
          <w:tcPr>
            <w:tcW w:w="1201" w:type="dxa"/>
            <w:vAlign w:val="center"/>
          </w:tcPr>
          <w:p w14:paraId="26AADC70">
            <w:pPr>
              <w:snapToGrid w:val="0"/>
              <w:spacing w:before="70" w:after="70" w:line="240" w:lineRule="auto"/>
              <w:ind w:firstLine="0"/>
              <w:jc w:val="left"/>
              <w:rPr>
                <w:sz w:val="21"/>
              </w:rPr>
            </w:pPr>
            <w:r>
              <w:rPr>
                <w:sz w:val="21"/>
                <w:szCs w:val="21"/>
              </w:rPr>
              <w:t>数据</w:t>
            </w:r>
          </w:p>
        </w:tc>
        <w:tc>
          <w:tcPr>
            <w:tcW w:w="2266" w:type="dxa"/>
            <w:vAlign w:val="center"/>
          </w:tcPr>
          <w:p w14:paraId="03D7744E">
            <w:pPr>
              <w:snapToGrid w:val="0"/>
              <w:spacing w:before="70" w:after="70" w:line="240" w:lineRule="auto"/>
              <w:ind w:firstLine="0"/>
              <w:jc w:val="left"/>
              <w:rPr>
                <w:sz w:val="21"/>
              </w:rPr>
            </w:pPr>
            <w:r>
              <w:rPr>
                <w:sz w:val="21"/>
                <w:szCs w:val="21"/>
              </w:rPr>
              <w:t>校验方式</w:t>
            </w:r>
          </w:p>
        </w:tc>
        <w:tc>
          <w:tcPr>
            <w:tcW w:w="1573" w:type="dxa"/>
            <w:vAlign w:val="center"/>
          </w:tcPr>
          <w:p w14:paraId="7B958FFA">
            <w:pPr>
              <w:snapToGrid w:val="0"/>
              <w:spacing w:before="70" w:after="70" w:line="240" w:lineRule="auto"/>
              <w:ind w:firstLine="0"/>
              <w:jc w:val="left"/>
              <w:rPr>
                <w:sz w:val="21"/>
              </w:rPr>
            </w:pPr>
            <w:r>
              <w:rPr>
                <w:sz w:val="21"/>
                <w:szCs w:val="21"/>
              </w:rPr>
              <w:t>SHA-256</w:t>
            </w:r>
          </w:p>
        </w:tc>
        <w:tc>
          <w:tcPr>
            <w:tcW w:w="1779" w:type="dxa"/>
            <w:vAlign w:val="center"/>
          </w:tcPr>
          <w:p w14:paraId="33C15A24">
            <w:pPr>
              <w:snapToGrid w:val="0"/>
              <w:spacing w:before="70" w:after="70" w:line="240" w:lineRule="auto"/>
              <w:ind w:firstLine="0"/>
              <w:jc w:val="left"/>
              <w:rPr>
                <w:sz w:val="21"/>
              </w:rPr>
            </w:pPr>
            <w:r>
              <w:rPr>
                <w:sz w:val="21"/>
                <w:szCs w:val="21"/>
              </w:rPr>
              <w:t>支持</w:t>
            </w:r>
          </w:p>
        </w:tc>
        <w:tc>
          <w:tcPr>
            <w:tcW w:w="1246" w:type="dxa"/>
            <w:vAlign w:val="center"/>
          </w:tcPr>
          <w:p w14:paraId="1BABD559">
            <w:pPr>
              <w:snapToGrid w:val="0"/>
              <w:spacing w:before="70" w:after="70" w:line="240" w:lineRule="auto"/>
              <w:ind w:firstLine="0"/>
              <w:jc w:val="left"/>
              <w:rPr>
                <w:sz w:val="21"/>
              </w:rPr>
            </w:pPr>
            <w:r>
              <w:rPr>
                <w:sz w:val="21"/>
                <w:szCs w:val="21"/>
              </w:rPr>
              <w:t>软件</w:t>
            </w:r>
          </w:p>
        </w:tc>
      </w:tr>
    </w:tbl>
    <w:p w14:paraId="51CEFC9F">
      <w:pPr>
        <w:spacing w:line="240" w:lineRule="auto"/>
      </w:pPr>
    </w:p>
    <w:p w14:paraId="0CBE3D93">
      <w:pPr>
        <w:pStyle w:val="6"/>
      </w:pPr>
      <w:r>
        <w:rPr>
          <w:szCs w:val="32"/>
        </w:rPr>
        <w:t>2.5.1.20 关键部件选型清单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1"/>
        <w:gridCol w:w="1812"/>
        <w:gridCol w:w="4551"/>
        <w:gridCol w:w="1516"/>
      </w:tblGrid>
      <w:tr w14:paraId="76290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21" w:type="dxa"/>
            <w:shd w:val="clear" w:color="auto" w:fill="E7E6E6"/>
            <w:vAlign w:val="center"/>
          </w:tcPr>
          <w:p w14:paraId="794CF3C2">
            <w:pPr>
              <w:snapToGrid w:val="0"/>
              <w:spacing w:before="70" w:after="70" w:line="240" w:lineRule="auto"/>
              <w:ind w:firstLine="0"/>
              <w:jc w:val="center"/>
              <w:rPr>
                <w:b/>
                <w:sz w:val="21"/>
              </w:rPr>
            </w:pPr>
            <w:r>
              <w:rPr>
                <w:b/>
                <w:sz w:val="21"/>
                <w:szCs w:val="21"/>
              </w:rPr>
              <w:t>序号</w:t>
            </w:r>
          </w:p>
        </w:tc>
        <w:tc>
          <w:tcPr>
            <w:tcW w:w="1812" w:type="dxa"/>
            <w:shd w:val="clear" w:color="auto" w:fill="E7E6E6"/>
            <w:vAlign w:val="center"/>
          </w:tcPr>
          <w:p w14:paraId="183064FF">
            <w:pPr>
              <w:snapToGrid w:val="0"/>
              <w:spacing w:before="70" w:after="70" w:line="240" w:lineRule="auto"/>
              <w:ind w:firstLine="0"/>
              <w:jc w:val="center"/>
              <w:rPr>
                <w:b/>
                <w:sz w:val="21"/>
              </w:rPr>
            </w:pPr>
            <w:r>
              <w:rPr>
                <w:b/>
                <w:sz w:val="21"/>
                <w:szCs w:val="21"/>
              </w:rPr>
              <w:t>部件</w:t>
            </w:r>
          </w:p>
        </w:tc>
        <w:tc>
          <w:tcPr>
            <w:tcW w:w="4551" w:type="dxa"/>
            <w:shd w:val="clear" w:color="auto" w:fill="E7E6E6"/>
            <w:vAlign w:val="center"/>
          </w:tcPr>
          <w:p w14:paraId="139F4682">
            <w:pPr>
              <w:snapToGrid w:val="0"/>
              <w:spacing w:before="70" w:after="70" w:line="240" w:lineRule="auto"/>
              <w:ind w:firstLine="0"/>
              <w:jc w:val="center"/>
              <w:rPr>
                <w:b/>
                <w:sz w:val="21"/>
              </w:rPr>
            </w:pPr>
            <w:r>
              <w:rPr>
                <w:b/>
                <w:sz w:val="21"/>
                <w:szCs w:val="21"/>
              </w:rPr>
              <w:t>选型要点</w:t>
            </w:r>
          </w:p>
        </w:tc>
        <w:tc>
          <w:tcPr>
            <w:tcW w:w="1516" w:type="dxa"/>
            <w:shd w:val="clear" w:color="auto" w:fill="E7E6E6"/>
            <w:vAlign w:val="center"/>
          </w:tcPr>
          <w:p w14:paraId="6060A1B9">
            <w:pPr>
              <w:snapToGrid w:val="0"/>
              <w:spacing w:before="70" w:after="70" w:line="240" w:lineRule="auto"/>
              <w:ind w:firstLine="0"/>
              <w:jc w:val="center"/>
              <w:rPr>
                <w:b/>
                <w:sz w:val="21"/>
              </w:rPr>
            </w:pPr>
            <w:r>
              <w:rPr>
                <w:b/>
                <w:sz w:val="21"/>
                <w:szCs w:val="21"/>
              </w:rPr>
              <w:t>风险</w:t>
            </w:r>
          </w:p>
        </w:tc>
      </w:tr>
      <w:tr w14:paraId="2486E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201A30E1">
            <w:pPr>
              <w:snapToGrid w:val="0"/>
              <w:spacing w:before="70" w:after="70" w:line="240" w:lineRule="auto"/>
              <w:ind w:firstLine="0"/>
              <w:jc w:val="center"/>
              <w:rPr>
                <w:sz w:val="21"/>
              </w:rPr>
            </w:pPr>
            <w:r>
              <w:rPr>
                <w:sz w:val="21"/>
                <w:szCs w:val="21"/>
              </w:rPr>
              <w:t>1</w:t>
            </w:r>
          </w:p>
        </w:tc>
        <w:tc>
          <w:tcPr>
            <w:tcW w:w="1812" w:type="dxa"/>
            <w:vAlign w:val="center"/>
          </w:tcPr>
          <w:p w14:paraId="27D1E8B4">
            <w:pPr>
              <w:snapToGrid w:val="0"/>
              <w:spacing w:before="70" w:after="70" w:line="240" w:lineRule="auto"/>
              <w:ind w:firstLine="0"/>
              <w:jc w:val="left"/>
              <w:rPr>
                <w:sz w:val="21"/>
              </w:rPr>
            </w:pPr>
            <w:r>
              <w:rPr>
                <w:sz w:val="21"/>
                <w:szCs w:val="21"/>
              </w:rPr>
              <w:t>工业相机</w:t>
            </w:r>
          </w:p>
        </w:tc>
        <w:tc>
          <w:tcPr>
            <w:tcW w:w="4551" w:type="dxa"/>
            <w:vAlign w:val="center"/>
          </w:tcPr>
          <w:p w14:paraId="3AD90760">
            <w:pPr>
              <w:snapToGrid w:val="0"/>
              <w:spacing w:before="70" w:after="70" w:line="240" w:lineRule="auto"/>
              <w:ind w:firstLine="0"/>
              <w:jc w:val="left"/>
              <w:rPr>
                <w:sz w:val="21"/>
              </w:rPr>
            </w:pPr>
            <w:r>
              <w:rPr>
                <w:sz w:val="21"/>
                <w:szCs w:val="21"/>
              </w:rPr>
              <w:t>5000 万像素、全局快门、低噪声</w:t>
            </w:r>
          </w:p>
        </w:tc>
        <w:tc>
          <w:tcPr>
            <w:tcW w:w="1516" w:type="dxa"/>
            <w:vAlign w:val="center"/>
          </w:tcPr>
          <w:p w14:paraId="32FCBA61">
            <w:pPr>
              <w:snapToGrid w:val="0"/>
              <w:spacing w:before="70" w:after="70" w:line="240" w:lineRule="auto"/>
              <w:ind w:firstLine="0"/>
              <w:jc w:val="left"/>
              <w:rPr>
                <w:sz w:val="21"/>
              </w:rPr>
            </w:pPr>
            <w:r>
              <w:rPr>
                <w:sz w:val="21"/>
                <w:szCs w:val="21"/>
              </w:rPr>
              <w:t>供货周期</w:t>
            </w:r>
          </w:p>
        </w:tc>
      </w:tr>
      <w:tr w14:paraId="0A6C9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6552D604">
            <w:pPr>
              <w:snapToGrid w:val="0"/>
              <w:spacing w:before="70" w:after="70" w:line="240" w:lineRule="auto"/>
              <w:ind w:firstLine="0"/>
              <w:jc w:val="center"/>
              <w:rPr>
                <w:sz w:val="21"/>
              </w:rPr>
            </w:pPr>
            <w:r>
              <w:rPr>
                <w:sz w:val="21"/>
                <w:szCs w:val="21"/>
              </w:rPr>
              <w:t>2</w:t>
            </w:r>
          </w:p>
        </w:tc>
        <w:tc>
          <w:tcPr>
            <w:tcW w:w="1812" w:type="dxa"/>
            <w:vAlign w:val="center"/>
          </w:tcPr>
          <w:p w14:paraId="35E95615">
            <w:pPr>
              <w:snapToGrid w:val="0"/>
              <w:spacing w:before="70" w:after="70" w:line="240" w:lineRule="auto"/>
              <w:ind w:firstLine="0"/>
              <w:jc w:val="left"/>
              <w:rPr>
                <w:sz w:val="21"/>
              </w:rPr>
            </w:pPr>
            <w:r>
              <w:rPr>
                <w:sz w:val="21"/>
                <w:szCs w:val="21"/>
              </w:rPr>
              <w:t>镜头</w:t>
            </w:r>
          </w:p>
        </w:tc>
        <w:tc>
          <w:tcPr>
            <w:tcW w:w="4551" w:type="dxa"/>
            <w:vAlign w:val="center"/>
          </w:tcPr>
          <w:p w14:paraId="53983C6B">
            <w:pPr>
              <w:snapToGrid w:val="0"/>
              <w:spacing w:before="70" w:after="70" w:line="240" w:lineRule="auto"/>
              <w:ind w:firstLine="0"/>
              <w:jc w:val="left"/>
              <w:rPr>
                <w:sz w:val="21"/>
              </w:rPr>
            </w:pPr>
            <w:r>
              <w:rPr>
                <w:sz w:val="21"/>
                <w:szCs w:val="21"/>
              </w:rPr>
              <w:t>低畸变、高 MTF、金属镜筒</w:t>
            </w:r>
          </w:p>
        </w:tc>
        <w:tc>
          <w:tcPr>
            <w:tcW w:w="1516" w:type="dxa"/>
            <w:vAlign w:val="center"/>
          </w:tcPr>
          <w:p w14:paraId="1252B814">
            <w:pPr>
              <w:snapToGrid w:val="0"/>
              <w:spacing w:before="70" w:after="70" w:line="240" w:lineRule="auto"/>
              <w:ind w:firstLine="0"/>
              <w:jc w:val="left"/>
              <w:rPr>
                <w:sz w:val="21"/>
              </w:rPr>
            </w:pPr>
            <w:r>
              <w:rPr>
                <w:sz w:val="21"/>
                <w:szCs w:val="21"/>
              </w:rPr>
              <w:t>交期</w:t>
            </w:r>
          </w:p>
        </w:tc>
      </w:tr>
      <w:tr w14:paraId="0989C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03E7CC1C">
            <w:pPr>
              <w:snapToGrid w:val="0"/>
              <w:spacing w:before="70" w:after="70" w:line="240" w:lineRule="auto"/>
              <w:ind w:firstLine="0"/>
              <w:jc w:val="center"/>
              <w:rPr>
                <w:sz w:val="21"/>
              </w:rPr>
            </w:pPr>
            <w:r>
              <w:rPr>
                <w:sz w:val="21"/>
                <w:szCs w:val="21"/>
              </w:rPr>
              <w:t>3</w:t>
            </w:r>
          </w:p>
        </w:tc>
        <w:tc>
          <w:tcPr>
            <w:tcW w:w="1812" w:type="dxa"/>
            <w:vAlign w:val="center"/>
          </w:tcPr>
          <w:p w14:paraId="6E8DFE80">
            <w:pPr>
              <w:snapToGrid w:val="0"/>
              <w:spacing w:before="70" w:after="70" w:line="240" w:lineRule="auto"/>
              <w:ind w:firstLine="0"/>
              <w:jc w:val="left"/>
              <w:rPr>
                <w:sz w:val="21"/>
              </w:rPr>
            </w:pPr>
            <w:r>
              <w:rPr>
                <w:sz w:val="21"/>
                <w:szCs w:val="21"/>
              </w:rPr>
              <w:t>图像采集卡</w:t>
            </w:r>
          </w:p>
        </w:tc>
        <w:tc>
          <w:tcPr>
            <w:tcW w:w="4551" w:type="dxa"/>
            <w:vAlign w:val="center"/>
          </w:tcPr>
          <w:p w14:paraId="58695468">
            <w:pPr>
              <w:snapToGrid w:val="0"/>
              <w:spacing w:before="70" w:after="70" w:line="240" w:lineRule="auto"/>
              <w:ind w:firstLine="0"/>
              <w:jc w:val="left"/>
              <w:rPr>
                <w:sz w:val="21"/>
              </w:rPr>
            </w:pPr>
            <w:r>
              <w:rPr>
                <w:sz w:val="21"/>
                <w:szCs w:val="21"/>
              </w:rPr>
              <w:t>多路同步、低延迟</w:t>
            </w:r>
          </w:p>
        </w:tc>
        <w:tc>
          <w:tcPr>
            <w:tcW w:w="1516" w:type="dxa"/>
            <w:vAlign w:val="center"/>
          </w:tcPr>
          <w:p w14:paraId="5BD806CD">
            <w:pPr>
              <w:snapToGrid w:val="0"/>
              <w:spacing w:before="70" w:after="70" w:line="240" w:lineRule="auto"/>
              <w:ind w:firstLine="0"/>
              <w:jc w:val="left"/>
              <w:rPr>
                <w:sz w:val="21"/>
              </w:rPr>
            </w:pPr>
            <w:r>
              <w:rPr>
                <w:sz w:val="21"/>
                <w:szCs w:val="21"/>
              </w:rPr>
              <w:t>兼容性</w:t>
            </w:r>
          </w:p>
        </w:tc>
      </w:tr>
      <w:tr w14:paraId="74362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064A1BBA">
            <w:pPr>
              <w:snapToGrid w:val="0"/>
              <w:spacing w:before="70" w:after="70" w:line="240" w:lineRule="auto"/>
              <w:ind w:firstLine="0"/>
              <w:jc w:val="center"/>
              <w:rPr>
                <w:sz w:val="21"/>
              </w:rPr>
            </w:pPr>
            <w:r>
              <w:rPr>
                <w:sz w:val="21"/>
                <w:szCs w:val="21"/>
              </w:rPr>
              <w:t>4</w:t>
            </w:r>
          </w:p>
        </w:tc>
        <w:tc>
          <w:tcPr>
            <w:tcW w:w="1812" w:type="dxa"/>
            <w:vAlign w:val="center"/>
          </w:tcPr>
          <w:p w14:paraId="6416699D">
            <w:pPr>
              <w:snapToGrid w:val="0"/>
              <w:spacing w:before="70" w:after="70" w:line="240" w:lineRule="auto"/>
              <w:ind w:firstLine="0"/>
              <w:jc w:val="left"/>
              <w:rPr>
                <w:sz w:val="21"/>
              </w:rPr>
            </w:pPr>
            <w:r>
              <w:rPr>
                <w:sz w:val="21"/>
                <w:szCs w:val="21"/>
              </w:rPr>
              <w:t>云台</w:t>
            </w:r>
          </w:p>
        </w:tc>
        <w:tc>
          <w:tcPr>
            <w:tcW w:w="4551" w:type="dxa"/>
            <w:vAlign w:val="center"/>
          </w:tcPr>
          <w:p w14:paraId="4ADE8AF8">
            <w:pPr>
              <w:snapToGrid w:val="0"/>
              <w:spacing w:before="70" w:after="70" w:line="240" w:lineRule="auto"/>
              <w:ind w:firstLine="0"/>
              <w:jc w:val="left"/>
              <w:rPr>
                <w:sz w:val="21"/>
              </w:rPr>
            </w:pPr>
            <w:r>
              <w:rPr>
                <w:sz w:val="21"/>
                <w:szCs w:val="21"/>
              </w:rPr>
              <w:t>高精度编码器、低回差</w:t>
            </w:r>
          </w:p>
        </w:tc>
        <w:tc>
          <w:tcPr>
            <w:tcW w:w="1516" w:type="dxa"/>
            <w:vAlign w:val="center"/>
          </w:tcPr>
          <w:p w14:paraId="56862B40">
            <w:pPr>
              <w:snapToGrid w:val="0"/>
              <w:spacing w:before="70" w:after="70" w:line="240" w:lineRule="auto"/>
              <w:ind w:firstLine="0"/>
              <w:jc w:val="left"/>
              <w:rPr>
                <w:sz w:val="21"/>
              </w:rPr>
            </w:pPr>
            <w:r>
              <w:rPr>
                <w:sz w:val="21"/>
                <w:szCs w:val="21"/>
              </w:rPr>
              <w:t>精度</w:t>
            </w:r>
          </w:p>
        </w:tc>
      </w:tr>
      <w:tr w14:paraId="69AB3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5D0226C3">
            <w:pPr>
              <w:snapToGrid w:val="0"/>
              <w:spacing w:before="70" w:after="70" w:line="240" w:lineRule="auto"/>
              <w:ind w:firstLine="0"/>
              <w:jc w:val="center"/>
              <w:rPr>
                <w:sz w:val="21"/>
              </w:rPr>
            </w:pPr>
            <w:r>
              <w:rPr>
                <w:sz w:val="21"/>
                <w:szCs w:val="21"/>
              </w:rPr>
              <w:t>5</w:t>
            </w:r>
          </w:p>
        </w:tc>
        <w:tc>
          <w:tcPr>
            <w:tcW w:w="1812" w:type="dxa"/>
            <w:vAlign w:val="center"/>
          </w:tcPr>
          <w:p w14:paraId="3695EFAA">
            <w:pPr>
              <w:snapToGrid w:val="0"/>
              <w:spacing w:before="70" w:after="70" w:line="240" w:lineRule="auto"/>
              <w:ind w:firstLine="0"/>
              <w:jc w:val="left"/>
              <w:rPr>
                <w:sz w:val="21"/>
              </w:rPr>
            </w:pPr>
            <w:r>
              <w:rPr>
                <w:sz w:val="21"/>
                <w:szCs w:val="21"/>
              </w:rPr>
              <w:t>主控板</w:t>
            </w:r>
          </w:p>
        </w:tc>
        <w:tc>
          <w:tcPr>
            <w:tcW w:w="4551" w:type="dxa"/>
            <w:vAlign w:val="center"/>
          </w:tcPr>
          <w:p w14:paraId="31182B05">
            <w:pPr>
              <w:snapToGrid w:val="0"/>
              <w:spacing w:before="70" w:after="70" w:line="240" w:lineRule="auto"/>
              <w:ind w:firstLine="0"/>
              <w:jc w:val="left"/>
              <w:rPr>
                <w:sz w:val="21"/>
              </w:rPr>
            </w:pPr>
            <w:r>
              <w:rPr>
                <w:sz w:val="21"/>
                <w:szCs w:val="21"/>
              </w:rPr>
              <w:t>国产 SoC、工业级</w:t>
            </w:r>
          </w:p>
        </w:tc>
        <w:tc>
          <w:tcPr>
            <w:tcW w:w="1516" w:type="dxa"/>
            <w:vAlign w:val="center"/>
          </w:tcPr>
          <w:p w14:paraId="073725A1">
            <w:pPr>
              <w:snapToGrid w:val="0"/>
              <w:spacing w:before="70" w:after="70" w:line="240" w:lineRule="auto"/>
              <w:ind w:firstLine="0"/>
              <w:jc w:val="left"/>
              <w:rPr>
                <w:sz w:val="21"/>
              </w:rPr>
            </w:pPr>
            <w:r>
              <w:rPr>
                <w:sz w:val="21"/>
                <w:szCs w:val="21"/>
              </w:rPr>
              <w:t>供货</w:t>
            </w:r>
          </w:p>
        </w:tc>
      </w:tr>
      <w:tr w14:paraId="6EF44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687F008D">
            <w:pPr>
              <w:snapToGrid w:val="0"/>
              <w:spacing w:before="70" w:after="70" w:line="240" w:lineRule="auto"/>
              <w:ind w:firstLine="0"/>
              <w:jc w:val="center"/>
              <w:rPr>
                <w:sz w:val="21"/>
              </w:rPr>
            </w:pPr>
            <w:r>
              <w:rPr>
                <w:sz w:val="21"/>
                <w:szCs w:val="21"/>
              </w:rPr>
              <w:t>6</w:t>
            </w:r>
          </w:p>
        </w:tc>
        <w:tc>
          <w:tcPr>
            <w:tcW w:w="1812" w:type="dxa"/>
            <w:vAlign w:val="center"/>
          </w:tcPr>
          <w:p w14:paraId="6B450360">
            <w:pPr>
              <w:snapToGrid w:val="0"/>
              <w:spacing w:before="70" w:after="70" w:line="240" w:lineRule="auto"/>
              <w:ind w:firstLine="0"/>
              <w:jc w:val="left"/>
              <w:rPr>
                <w:sz w:val="21"/>
              </w:rPr>
            </w:pPr>
            <w:r>
              <w:rPr>
                <w:sz w:val="21"/>
                <w:szCs w:val="21"/>
              </w:rPr>
              <w:t>无线模块</w:t>
            </w:r>
          </w:p>
        </w:tc>
        <w:tc>
          <w:tcPr>
            <w:tcW w:w="4551" w:type="dxa"/>
            <w:vAlign w:val="center"/>
          </w:tcPr>
          <w:p w14:paraId="519F7821">
            <w:pPr>
              <w:snapToGrid w:val="0"/>
              <w:spacing w:before="70" w:after="70" w:line="240" w:lineRule="auto"/>
              <w:ind w:firstLine="0"/>
              <w:jc w:val="left"/>
              <w:rPr>
                <w:sz w:val="21"/>
              </w:rPr>
            </w:pPr>
            <w:r>
              <w:rPr>
                <w:sz w:val="21"/>
                <w:szCs w:val="21"/>
              </w:rPr>
              <w:t>非 WiFi、跳频、加密</w:t>
            </w:r>
          </w:p>
        </w:tc>
        <w:tc>
          <w:tcPr>
            <w:tcW w:w="1516" w:type="dxa"/>
            <w:vAlign w:val="center"/>
          </w:tcPr>
          <w:p w14:paraId="6DD0665F">
            <w:pPr>
              <w:snapToGrid w:val="0"/>
              <w:spacing w:before="70" w:after="70" w:line="240" w:lineRule="auto"/>
              <w:ind w:firstLine="0"/>
              <w:jc w:val="left"/>
              <w:rPr>
                <w:sz w:val="21"/>
              </w:rPr>
            </w:pPr>
            <w:r>
              <w:rPr>
                <w:sz w:val="21"/>
                <w:szCs w:val="21"/>
              </w:rPr>
              <w:t>合规</w:t>
            </w:r>
          </w:p>
        </w:tc>
      </w:tr>
      <w:tr w14:paraId="5F809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2CAC829C">
            <w:pPr>
              <w:snapToGrid w:val="0"/>
              <w:spacing w:before="70" w:after="70" w:line="240" w:lineRule="auto"/>
              <w:ind w:firstLine="0"/>
              <w:jc w:val="center"/>
              <w:rPr>
                <w:sz w:val="21"/>
              </w:rPr>
            </w:pPr>
            <w:r>
              <w:rPr>
                <w:sz w:val="21"/>
                <w:szCs w:val="21"/>
              </w:rPr>
              <w:t>7</w:t>
            </w:r>
          </w:p>
        </w:tc>
        <w:tc>
          <w:tcPr>
            <w:tcW w:w="1812" w:type="dxa"/>
            <w:vAlign w:val="center"/>
          </w:tcPr>
          <w:p w14:paraId="711B75B5">
            <w:pPr>
              <w:snapToGrid w:val="0"/>
              <w:spacing w:before="70" w:after="70" w:line="240" w:lineRule="auto"/>
              <w:ind w:firstLine="0"/>
              <w:jc w:val="left"/>
              <w:rPr>
                <w:sz w:val="21"/>
              </w:rPr>
            </w:pPr>
            <w:r>
              <w:rPr>
                <w:sz w:val="21"/>
                <w:szCs w:val="21"/>
              </w:rPr>
              <w:t>电池</w:t>
            </w:r>
          </w:p>
        </w:tc>
        <w:tc>
          <w:tcPr>
            <w:tcW w:w="4551" w:type="dxa"/>
            <w:vAlign w:val="center"/>
          </w:tcPr>
          <w:p w14:paraId="457F9531">
            <w:pPr>
              <w:snapToGrid w:val="0"/>
              <w:spacing w:before="70" w:after="70" w:line="240" w:lineRule="auto"/>
              <w:ind w:firstLine="0"/>
              <w:jc w:val="left"/>
              <w:rPr>
                <w:sz w:val="21"/>
              </w:rPr>
            </w:pPr>
            <w:r>
              <w:rPr>
                <w:sz w:val="21"/>
                <w:szCs w:val="21"/>
              </w:rPr>
              <w:t>高能量密度、UN38.3</w:t>
            </w:r>
          </w:p>
        </w:tc>
        <w:tc>
          <w:tcPr>
            <w:tcW w:w="1516" w:type="dxa"/>
            <w:vAlign w:val="center"/>
          </w:tcPr>
          <w:p w14:paraId="4A8B5D21">
            <w:pPr>
              <w:snapToGrid w:val="0"/>
              <w:spacing w:before="70" w:after="70" w:line="240" w:lineRule="auto"/>
              <w:ind w:firstLine="0"/>
              <w:jc w:val="left"/>
              <w:rPr>
                <w:sz w:val="21"/>
              </w:rPr>
            </w:pPr>
            <w:r>
              <w:rPr>
                <w:sz w:val="21"/>
                <w:szCs w:val="21"/>
              </w:rPr>
              <w:t>运输</w:t>
            </w:r>
          </w:p>
        </w:tc>
      </w:tr>
      <w:tr w14:paraId="15206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64196C55">
            <w:pPr>
              <w:snapToGrid w:val="0"/>
              <w:spacing w:before="70" w:after="70" w:line="240" w:lineRule="auto"/>
              <w:ind w:firstLine="0"/>
              <w:jc w:val="center"/>
              <w:rPr>
                <w:sz w:val="21"/>
              </w:rPr>
            </w:pPr>
            <w:r>
              <w:rPr>
                <w:sz w:val="21"/>
                <w:szCs w:val="21"/>
              </w:rPr>
              <w:t>8</w:t>
            </w:r>
          </w:p>
        </w:tc>
        <w:tc>
          <w:tcPr>
            <w:tcW w:w="1812" w:type="dxa"/>
            <w:vAlign w:val="center"/>
          </w:tcPr>
          <w:p w14:paraId="3E5DD531">
            <w:pPr>
              <w:snapToGrid w:val="0"/>
              <w:spacing w:before="70" w:after="70" w:line="240" w:lineRule="auto"/>
              <w:ind w:firstLine="0"/>
              <w:jc w:val="left"/>
              <w:rPr>
                <w:sz w:val="21"/>
              </w:rPr>
            </w:pPr>
            <w:r>
              <w:rPr>
                <w:sz w:val="21"/>
                <w:szCs w:val="21"/>
              </w:rPr>
              <w:t>BMS</w:t>
            </w:r>
          </w:p>
        </w:tc>
        <w:tc>
          <w:tcPr>
            <w:tcW w:w="4551" w:type="dxa"/>
            <w:vAlign w:val="center"/>
          </w:tcPr>
          <w:p w14:paraId="30C88A40">
            <w:pPr>
              <w:snapToGrid w:val="0"/>
              <w:spacing w:before="70" w:after="70" w:line="240" w:lineRule="auto"/>
              <w:ind w:firstLine="0"/>
              <w:jc w:val="left"/>
              <w:rPr>
                <w:sz w:val="21"/>
              </w:rPr>
            </w:pPr>
            <w:r>
              <w:rPr>
                <w:sz w:val="21"/>
                <w:szCs w:val="21"/>
              </w:rPr>
              <w:t>过充过放保护、通信</w:t>
            </w:r>
          </w:p>
        </w:tc>
        <w:tc>
          <w:tcPr>
            <w:tcW w:w="1516" w:type="dxa"/>
            <w:vAlign w:val="center"/>
          </w:tcPr>
          <w:p w14:paraId="186C7DBD">
            <w:pPr>
              <w:snapToGrid w:val="0"/>
              <w:spacing w:before="70" w:after="70" w:line="240" w:lineRule="auto"/>
              <w:ind w:firstLine="0"/>
              <w:jc w:val="left"/>
              <w:rPr>
                <w:sz w:val="21"/>
              </w:rPr>
            </w:pPr>
            <w:r>
              <w:rPr>
                <w:sz w:val="21"/>
                <w:szCs w:val="21"/>
              </w:rPr>
              <w:t>安全</w:t>
            </w:r>
          </w:p>
        </w:tc>
      </w:tr>
      <w:tr w14:paraId="7EC92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18712219">
            <w:pPr>
              <w:snapToGrid w:val="0"/>
              <w:spacing w:before="70" w:after="70" w:line="240" w:lineRule="auto"/>
              <w:ind w:firstLine="0"/>
              <w:jc w:val="center"/>
              <w:rPr>
                <w:sz w:val="21"/>
              </w:rPr>
            </w:pPr>
            <w:r>
              <w:rPr>
                <w:sz w:val="21"/>
                <w:szCs w:val="21"/>
              </w:rPr>
              <w:t>9</w:t>
            </w:r>
          </w:p>
        </w:tc>
        <w:tc>
          <w:tcPr>
            <w:tcW w:w="1812" w:type="dxa"/>
            <w:vAlign w:val="center"/>
          </w:tcPr>
          <w:p w14:paraId="4735C943">
            <w:pPr>
              <w:snapToGrid w:val="0"/>
              <w:spacing w:before="70" w:after="70" w:line="240" w:lineRule="auto"/>
              <w:ind w:firstLine="0"/>
              <w:jc w:val="left"/>
              <w:rPr>
                <w:sz w:val="21"/>
              </w:rPr>
            </w:pPr>
            <w:r>
              <w:rPr>
                <w:sz w:val="21"/>
                <w:szCs w:val="21"/>
              </w:rPr>
              <w:t>编码器</w:t>
            </w:r>
          </w:p>
        </w:tc>
        <w:tc>
          <w:tcPr>
            <w:tcW w:w="4551" w:type="dxa"/>
            <w:vAlign w:val="center"/>
          </w:tcPr>
          <w:p w14:paraId="7576E14F">
            <w:pPr>
              <w:snapToGrid w:val="0"/>
              <w:spacing w:before="70" w:after="70" w:line="240" w:lineRule="auto"/>
              <w:ind w:firstLine="0"/>
              <w:jc w:val="left"/>
              <w:rPr>
                <w:sz w:val="21"/>
              </w:rPr>
            </w:pPr>
            <w:r>
              <w:rPr>
                <w:sz w:val="21"/>
                <w:szCs w:val="21"/>
              </w:rPr>
              <w:t>高分辨率、抗污染</w:t>
            </w:r>
          </w:p>
        </w:tc>
        <w:tc>
          <w:tcPr>
            <w:tcW w:w="1516" w:type="dxa"/>
            <w:vAlign w:val="center"/>
          </w:tcPr>
          <w:p w14:paraId="6CAE88F6">
            <w:pPr>
              <w:snapToGrid w:val="0"/>
              <w:spacing w:before="70" w:after="70" w:line="240" w:lineRule="auto"/>
              <w:ind w:firstLine="0"/>
              <w:jc w:val="left"/>
              <w:rPr>
                <w:sz w:val="21"/>
              </w:rPr>
            </w:pPr>
            <w:r>
              <w:rPr>
                <w:sz w:val="21"/>
                <w:szCs w:val="21"/>
              </w:rPr>
              <w:t>环境</w:t>
            </w:r>
          </w:p>
        </w:tc>
      </w:tr>
      <w:tr w14:paraId="2C8BF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064BB428">
            <w:pPr>
              <w:snapToGrid w:val="0"/>
              <w:spacing w:before="70" w:after="70" w:line="240" w:lineRule="auto"/>
              <w:ind w:firstLine="0"/>
              <w:jc w:val="center"/>
              <w:rPr>
                <w:sz w:val="21"/>
              </w:rPr>
            </w:pPr>
            <w:r>
              <w:rPr>
                <w:sz w:val="21"/>
                <w:szCs w:val="21"/>
              </w:rPr>
              <w:t>10</w:t>
            </w:r>
          </w:p>
        </w:tc>
        <w:tc>
          <w:tcPr>
            <w:tcW w:w="1812" w:type="dxa"/>
            <w:vAlign w:val="center"/>
          </w:tcPr>
          <w:p w14:paraId="214B2359">
            <w:pPr>
              <w:snapToGrid w:val="0"/>
              <w:spacing w:before="70" w:after="70" w:line="240" w:lineRule="auto"/>
              <w:ind w:firstLine="0"/>
              <w:jc w:val="left"/>
              <w:rPr>
                <w:sz w:val="21"/>
              </w:rPr>
            </w:pPr>
            <w:r>
              <w:rPr>
                <w:sz w:val="21"/>
                <w:szCs w:val="21"/>
              </w:rPr>
              <w:t>结构件</w:t>
            </w:r>
          </w:p>
        </w:tc>
        <w:tc>
          <w:tcPr>
            <w:tcW w:w="4551" w:type="dxa"/>
            <w:vAlign w:val="center"/>
          </w:tcPr>
          <w:p w14:paraId="5A97C561">
            <w:pPr>
              <w:snapToGrid w:val="0"/>
              <w:spacing w:before="70" w:after="70" w:line="240" w:lineRule="auto"/>
              <w:ind w:firstLine="0"/>
              <w:jc w:val="left"/>
              <w:rPr>
                <w:sz w:val="21"/>
              </w:rPr>
            </w:pPr>
            <w:r>
              <w:rPr>
                <w:sz w:val="21"/>
                <w:szCs w:val="21"/>
              </w:rPr>
              <w:t>碳纤维/铝合金、轻量化</w:t>
            </w:r>
          </w:p>
        </w:tc>
        <w:tc>
          <w:tcPr>
            <w:tcW w:w="1516" w:type="dxa"/>
            <w:vAlign w:val="center"/>
          </w:tcPr>
          <w:p w14:paraId="0B7BEEFC">
            <w:pPr>
              <w:snapToGrid w:val="0"/>
              <w:spacing w:before="70" w:after="70" w:line="240" w:lineRule="auto"/>
              <w:ind w:firstLine="0"/>
              <w:jc w:val="left"/>
              <w:rPr>
                <w:sz w:val="21"/>
              </w:rPr>
            </w:pPr>
            <w:r>
              <w:rPr>
                <w:sz w:val="21"/>
                <w:szCs w:val="21"/>
              </w:rPr>
              <w:t>加工</w:t>
            </w:r>
          </w:p>
        </w:tc>
      </w:tr>
      <w:tr w14:paraId="0E1F1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1191D404">
            <w:pPr>
              <w:snapToGrid w:val="0"/>
              <w:spacing w:before="70" w:after="70" w:line="240" w:lineRule="auto"/>
              <w:ind w:firstLine="0"/>
              <w:jc w:val="center"/>
              <w:rPr>
                <w:sz w:val="21"/>
              </w:rPr>
            </w:pPr>
            <w:r>
              <w:rPr>
                <w:sz w:val="21"/>
                <w:szCs w:val="21"/>
              </w:rPr>
              <w:t>11</w:t>
            </w:r>
          </w:p>
        </w:tc>
        <w:tc>
          <w:tcPr>
            <w:tcW w:w="1812" w:type="dxa"/>
            <w:vAlign w:val="center"/>
          </w:tcPr>
          <w:p w14:paraId="227F5234">
            <w:pPr>
              <w:snapToGrid w:val="0"/>
              <w:spacing w:before="70" w:after="70" w:line="240" w:lineRule="auto"/>
              <w:ind w:firstLine="0"/>
              <w:jc w:val="left"/>
              <w:rPr>
                <w:sz w:val="21"/>
              </w:rPr>
            </w:pPr>
            <w:r>
              <w:rPr>
                <w:sz w:val="21"/>
                <w:szCs w:val="21"/>
              </w:rPr>
              <w:t>三脚架</w:t>
            </w:r>
          </w:p>
        </w:tc>
        <w:tc>
          <w:tcPr>
            <w:tcW w:w="4551" w:type="dxa"/>
            <w:vAlign w:val="center"/>
          </w:tcPr>
          <w:p w14:paraId="098169F0">
            <w:pPr>
              <w:snapToGrid w:val="0"/>
              <w:spacing w:before="70" w:after="70" w:line="240" w:lineRule="auto"/>
              <w:ind w:firstLine="0"/>
              <w:jc w:val="left"/>
              <w:rPr>
                <w:sz w:val="21"/>
              </w:rPr>
            </w:pPr>
            <w:r>
              <w:rPr>
                <w:sz w:val="21"/>
                <w:szCs w:val="21"/>
              </w:rPr>
              <w:t>碳纤维、承载 ≥30 kg</w:t>
            </w:r>
          </w:p>
        </w:tc>
        <w:tc>
          <w:tcPr>
            <w:tcW w:w="1516" w:type="dxa"/>
            <w:vAlign w:val="center"/>
          </w:tcPr>
          <w:p w14:paraId="44C9D5E2">
            <w:pPr>
              <w:snapToGrid w:val="0"/>
              <w:spacing w:before="70" w:after="70" w:line="240" w:lineRule="auto"/>
              <w:ind w:firstLine="0"/>
              <w:jc w:val="left"/>
              <w:rPr>
                <w:sz w:val="21"/>
              </w:rPr>
            </w:pPr>
            <w:r>
              <w:rPr>
                <w:sz w:val="21"/>
                <w:szCs w:val="21"/>
              </w:rPr>
              <w:t>稳定性</w:t>
            </w:r>
          </w:p>
        </w:tc>
      </w:tr>
      <w:tr w14:paraId="1F4EB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59437046">
            <w:pPr>
              <w:snapToGrid w:val="0"/>
              <w:spacing w:before="70" w:after="70" w:line="240" w:lineRule="auto"/>
              <w:ind w:firstLine="0"/>
              <w:jc w:val="center"/>
              <w:rPr>
                <w:sz w:val="21"/>
              </w:rPr>
            </w:pPr>
            <w:r>
              <w:rPr>
                <w:sz w:val="21"/>
                <w:szCs w:val="21"/>
              </w:rPr>
              <w:t>12</w:t>
            </w:r>
          </w:p>
        </w:tc>
        <w:tc>
          <w:tcPr>
            <w:tcW w:w="1812" w:type="dxa"/>
            <w:vAlign w:val="center"/>
          </w:tcPr>
          <w:p w14:paraId="0B371AC1">
            <w:pPr>
              <w:snapToGrid w:val="0"/>
              <w:spacing w:before="70" w:after="70" w:line="240" w:lineRule="auto"/>
              <w:ind w:firstLine="0"/>
              <w:jc w:val="left"/>
              <w:rPr>
                <w:sz w:val="21"/>
              </w:rPr>
            </w:pPr>
            <w:r>
              <w:rPr>
                <w:sz w:val="21"/>
                <w:szCs w:val="21"/>
              </w:rPr>
              <w:t>航空箱</w:t>
            </w:r>
          </w:p>
        </w:tc>
        <w:tc>
          <w:tcPr>
            <w:tcW w:w="4551" w:type="dxa"/>
            <w:vAlign w:val="center"/>
          </w:tcPr>
          <w:p w14:paraId="5C0A121D">
            <w:pPr>
              <w:snapToGrid w:val="0"/>
              <w:spacing w:before="70" w:after="70" w:line="240" w:lineRule="auto"/>
              <w:ind w:firstLine="0"/>
              <w:jc w:val="left"/>
              <w:rPr>
                <w:sz w:val="21"/>
              </w:rPr>
            </w:pPr>
            <w:r>
              <w:rPr>
                <w:sz w:val="21"/>
                <w:szCs w:val="21"/>
              </w:rPr>
              <w:t>防震、防潮、IP67</w:t>
            </w:r>
          </w:p>
        </w:tc>
        <w:tc>
          <w:tcPr>
            <w:tcW w:w="1516" w:type="dxa"/>
            <w:vAlign w:val="center"/>
          </w:tcPr>
          <w:p w14:paraId="0965BEA0">
            <w:pPr>
              <w:snapToGrid w:val="0"/>
              <w:spacing w:before="70" w:after="70" w:line="240" w:lineRule="auto"/>
              <w:ind w:firstLine="0"/>
              <w:jc w:val="left"/>
              <w:rPr>
                <w:sz w:val="21"/>
              </w:rPr>
            </w:pPr>
            <w:r>
              <w:rPr>
                <w:sz w:val="21"/>
                <w:szCs w:val="21"/>
              </w:rPr>
              <w:t>运输</w:t>
            </w:r>
          </w:p>
        </w:tc>
      </w:tr>
      <w:tr w14:paraId="0A1EF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2AA8BCF8">
            <w:pPr>
              <w:snapToGrid w:val="0"/>
              <w:spacing w:before="70" w:after="70" w:line="240" w:lineRule="auto"/>
              <w:ind w:firstLine="0"/>
              <w:jc w:val="center"/>
              <w:rPr>
                <w:sz w:val="21"/>
              </w:rPr>
            </w:pPr>
            <w:r>
              <w:rPr>
                <w:sz w:val="21"/>
                <w:szCs w:val="21"/>
              </w:rPr>
              <w:t>13</w:t>
            </w:r>
          </w:p>
        </w:tc>
        <w:tc>
          <w:tcPr>
            <w:tcW w:w="1812" w:type="dxa"/>
            <w:vAlign w:val="center"/>
          </w:tcPr>
          <w:p w14:paraId="26664F8F">
            <w:pPr>
              <w:snapToGrid w:val="0"/>
              <w:spacing w:before="70" w:after="70" w:line="240" w:lineRule="auto"/>
              <w:ind w:firstLine="0"/>
              <w:jc w:val="left"/>
              <w:rPr>
                <w:sz w:val="21"/>
              </w:rPr>
            </w:pPr>
            <w:r>
              <w:rPr>
                <w:sz w:val="21"/>
                <w:szCs w:val="21"/>
              </w:rPr>
              <w:t>接插件</w:t>
            </w:r>
          </w:p>
        </w:tc>
        <w:tc>
          <w:tcPr>
            <w:tcW w:w="4551" w:type="dxa"/>
            <w:vAlign w:val="center"/>
          </w:tcPr>
          <w:p w14:paraId="3E06F625">
            <w:pPr>
              <w:snapToGrid w:val="0"/>
              <w:spacing w:before="70" w:after="70" w:line="240" w:lineRule="auto"/>
              <w:ind w:firstLine="0"/>
              <w:jc w:val="left"/>
              <w:rPr>
                <w:sz w:val="21"/>
              </w:rPr>
            </w:pPr>
            <w:r>
              <w:rPr>
                <w:sz w:val="21"/>
                <w:szCs w:val="21"/>
              </w:rPr>
              <w:t>锁紧、防水、抗震</w:t>
            </w:r>
          </w:p>
        </w:tc>
        <w:tc>
          <w:tcPr>
            <w:tcW w:w="1516" w:type="dxa"/>
            <w:vAlign w:val="center"/>
          </w:tcPr>
          <w:p w14:paraId="2C1DB113">
            <w:pPr>
              <w:snapToGrid w:val="0"/>
              <w:spacing w:before="70" w:after="70" w:line="240" w:lineRule="auto"/>
              <w:ind w:firstLine="0"/>
              <w:jc w:val="left"/>
              <w:rPr>
                <w:sz w:val="21"/>
              </w:rPr>
            </w:pPr>
            <w:r>
              <w:rPr>
                <w:sz w:val="21"/>
                <w:szCs w:val="21"/>
              </w:rPr>
              <w:t>接触</w:t>
            </w:r>
          </w:p>
        </w:tc>
      </w:tr>
      <w:tr w14:paraId="291B3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604084F9">
            <w:pPr>
              <w:snapToGrid w:val="0"/>
              <w:spacing w:before="70" w:after="70" w:line="240" w:lineRule="auto"/>
              <w:ind w:firstLine="0"/>
              <w:jc w:val="center"/>
              <w:rPr>
                <w:sz w:val="21"/>
              </w:rPr>
            </w:pPr>
            <w:r>
              <w:rPr>
                <w:sz w:val="21"/>
                <w:szCs w:val="21"/>
              </w:rPr>
              <w:t>14</w:t>
            </w:r>
          </w:p>
        </w:tc>
        <w:tc>
          <w:tcPr>
            <w:tcW w:w="1812" w:type="dxa"/>
            <w:vAlign w:val="center"/>
          </w:tcPr>
          <w:p w14:paraId="263A2ABC">
            <w:pPr>
              <w:snapToGrid w:val="0"/>
              <w:spacing w:before="70" w:after="70" w:line="240" w:lineRule="auto"/>
              <w:ind w:firstLine="0"/>
              <w:jc w:val="left"/>
              <w:rPr>
                <w:sz w:val="21"/>
              </w:rPr>
            </w:pPr>
            <w:r>
              <w:rPr>
                <w:sz w:val="21"/>
                <w:szCs w:val="21"/>
              </w:rPr>
              <w:t>散热件</w:t>
            </w:r>
          </w:p>
        </w:tc>
        <w:tc>
          <w:tcPr>
            <w:tcW w:w="4551" w:type="dxa"/>
            <w:vAlign w:val="center"/>
          </w:tcPr>
          <w:p w14:paraId="208645D1">
            <w:pPr>
              <w:snapToGrid w:val="0"/>
              <w:spacing w:before="70" w:after="70" w:line="240" w:lineRule="auto"/>
              <w:ind w:firstLine="0"/>
              <w:jc w:val="left"/>
              <w:rPr>
                <w:sz w:val="21"/>
              </w:rPr>
            </w:pPr>
            <w:r>
              <w:rPr>
                <w:sz w:val="21"/>
                <w:szCs w:val="21"/>
              </w:rPr>
              <w:t>导热硅脂、铝基板</w:t>
            </w:r>
          </w:p>
        </w:tc>
        <w:tc>
          <w:tcPr>
            <w:tcW w:w="1516" w:type="dxa"/>
            <w:vAlign w:val="center"/>
          </w:tcPr>
          <w:p w14:paraId="5A311C65">
            <w:pPr>
              <w:snapToGrid w:val="0"/>
              <w:spacing w:before="70" w:after="70" w:line="240" w:lineRule="auto"/>
              <w:ind w:firstLine="0"/>
              <w:jc w:val="left"/>
              <w:rPr>
                <w:sz w:val="21"/>
              </w:rPr>
            </w:pPr>
            <w:r>
              <w:rPr>
                <w:sz w:val="21"/>
                <w:szCs w:val="21"/>
              </w:rPr>
              <w:t>温升</w:t>
            </w:r>
          </w:p>
        </w:tc>
      </w:tr>
      <w:tr w14:paraId="0AD0F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21" w:type="dxa"/>
            <w:vAlign w:val="center"/>
          </w:tcPr>
          <w:p w14:paraId="13C34600">
            <w:pPr>
              <w:snapToGrid w:val="0"/>
              <w:spacing w:before="70" w:after="70" w:line="240" w:lineRule="auto"/>
              <w:ind w:firstLine="0"/>
              <w:jc w:val="center"/>
              <w:rPr>
                <w:sz w:val="21"/>
              </w:rPr>
            </w:pPr>
            <w:r>
              <w:rPr>
                <w:sz w:val="21"/>
                <w:szCs w:val="21"/>
              </w:rPr>
              <w:t>15</w:t>
            </w:r>
          </w:p>
        </w:tc>
        <w:tc>
          <w:tcPr>
            <w:tcW w:w="1812" w:type="dxa"/>
            <w:vAlign w:val="center"/>
          </w:tcPr>
          <w:p w14:paraId="456133D5">
            <w:pPr>
              <w:snapToGrid w:val="0"/>
              <w:spacing w:before="70" w:after="70" w:line="240" w:lineRule="auto"/>
              <w:ind w:firstLine="0"/>
              <w:jc w:val="left"/>
              <w:rPr>
                <w:sz w:val="21"/>
              </w:rPr>
            </w:pPr>
            <w:r>
              <w:rPr>
                <w:sz w:val="21"/>
                <w:szCs w:val="21"/>
              </w:rPr>
              <w:t>标准尺</w:t>
            </w:r>
          </w:p>
        </w:tc>
        <w:tc>
          <w:tcPr>
            <w:tcW w:w="4551" w:type="dxa"/>
            <w:vAlign w:val="center"/>
          </w:tcPr>
          <w:p w14:paraId="3D0E574F">
            <w:pPr>
              <w:snapToGrid w:val="0"/>
              <w:spacing w:before="70" w:after="70" w:line="240" w:lineRule="auto"/>
              <w:ind w:firstLine="0"/>
              <w:jc w:val="left"/>
              <w:rPr>
                <w:sz w:val="21"/>
              </w:rPr>
            </w:pPr>
            <w:r>
              <w:rPr>
                <w:sz w:val="21"/>
                <w:szCs w:val="21"/>
              </w:rPr>
              <w:t>因瓦/碳纤维、溯源</w:t>
            </w:r>
          </w:p>
        </w:tc>
        <w:tc>
          <w:tcPr>
            <w:tcW w:w="1516" w:type="dxa"/>
            <w:vAlign w:val="center"/>
          </w:tcPr>
          <w:p w14:paraId="6A383EE0">
            <w:pPr>
              <w:snapToGrid w:val="0"/>
              <w:spacing w:before="70" w:after="70" w:line="240" w:lineRule="auto"/>
              <w:ind w:firstLine="0"/>
              <w:jc w:val="left"/>
              <w:rPr>
                <w:sz w:val="21"/>
              </w:rPr>
            </w:pPr>
            <w:r>
              <w:rPr>
                <w:sz w:val="21"/>
                <w:szCs w:val="21"/>
              </w:rPr>
              <w:t>精度</w:t>
            </w:r>
          </w:p>
        </w:tc>
      </w:tr>
    </w:tbl>
    <w:p w14:paraId="0D46D6B5">
      <w:pPr>
        <w:spacing w:line="240" w:lineRule="auto"/>
      </w:pPr>
    </w:p>
    <w:p w14:paraId="71A79306">
      <w:pPr>
        <w:pStyle w:val="6"/>
      </w:pPr>
      <w:r>
        <w:rPr>
          <w:szCs w:val="32"/>
        </w:rPr>
        <w:t>2.5.1.21 标定记录表</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7"/>
        <w:gridCol w:w="2966"/>
        <w:gridCol w:w="2688"/>
        <w:gridCol w:w="1330"/>
      </w:tblGrid>
      <w:tr w14:paraId="256DA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17" w:type="dxa"/>
            <w:shd w:val="clear" w:color="auto" w:fill="E7E6E6"/>
            <w:vAlign w:val="center"/>
          </w:tcPr>
          <w:p w14:paraId="44C05300">
            <w:pPr>
              <w:snapToGrid w:val="0"/>
              <w:spacing w:before="70" w:after="70" w:line="240" w:lineRule="auto"/>
              <w:ind w:firstLine="0"/>
              <w:jc w:val="center"/>
              <w:rPr>
                <w:b/>
                <w:sz w:val="21"/>
              </w:rPr>
            </w:pPr>
            <w:r>
              <w:rPr>
                <w:b/>
                <w:sz w:val="21"/>
                <w:szCs w:val="21"/>
              </w:rPr>
              <w:t>项目</w:t>
            </w:r>
          </w:p>
        </w:tc>
        <w:tc>
          <w:tcPr>
            <w:tcW w:w="2966" w:type="dxa"/>
            <w:shd w:val="clear" w:color="auto" w:fill="E7E6E6"/>
            <w:vAlign w:val="center"/>
          </w:tcPr>
          <w:p w14:paraId="213D10BA">
            <w:pPr>
              <w:snapToGrid w:val="0"/>
              <w:spacing w:before="70" w:after="70" w:line="240" w:lineRule="auto"/>
              <w:ind w:firstLine="0"/>
              <w:jc w:val="center"/>
              <w:rPr>
                <w:b/>
                <w:sz w:val="21"/>
              </w:rPr>
            </w:pPr>
            <w:r>
              <w:rPr>
                <w:b/>
                <w:sz w:val="21"/>
                <w:szCs w:val="21"/>
              </w:rPr>
              <w:t>记录内容</w:t>
            </w:r>
          </w:p>
        </w:tc>
        <w:tc>
          <w:tcPr>
            <w:tcW w:w="2688" w:type="dxa"/>
            <w:shd w:val="clear" w:color="auto" w:fill="E7E6E6"/>
            <w:vAlign w:val="center"/>
          </w:tcPr>
          <w:p w14:paraId="3EB76E5C">
            <w:pPr>
              <w:snapToGrid w:val="0"/>
              <w:spacing w:before="70" w:after="70" w:line="240" w:lineRule="auto"/>
              <w:ind w:firstLine="0"/>
              <w:jc w:val="center"/>
              <w:rPr>
                <w:b/>
                <w:sz w:val="21"/>
              </w:rPr>
            </w:pPr>
            <w:r>
              <w:rPr>
                <w:b/>
                <w:sz w:val="21"/>
                <w:szCs w:val="21"/>
              </w:rPr>
              <w:t>判定标准</w:t>
            </w:r>
          </w:p>
        </w:tc>
        <w:tc>
          <w:tcPr>
            <w:tcW w:w="1330" w:type="dxa"/>
            <w:shd w:val="clear" w:color="auto" w:fill="E7E6E6"/>
            <w:vAlign w:val="center"/>
          </w:tcPr>
          <w:p w14:paraId="1E11A181">
            <w:pPr>
              <w:snapToGrid w:val="0"/>
              <w:spacing w:before="70" w:after="70" w:line="240" w:lineRule="auto"/>
              <w:ind w:firstLine="0"/>
              <w:jc w:val="center"/>
              <w:rPr>
                <w:b/>
                <w:sz w:val="21"/>
              </w:rPr>
            </w:pPr>
            <w:r>
              <w:rPr>
                <w:b/>
                <w:sz w:val="21"/>
                <w:szCs w:val="21"/>
              </w:rPr>
              <w:t>处置</w:t>
            </w:r>
          </w:p>
        </w:tc>
      </w:tr>
      <w:tr w14:paraId="2B57D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7A0AD973">
            <w:pPr>
              <w:snapToGrid w:val="0"/>
              <w:spacing w:before="70" w:after="70" w:line="240" w:lineRule="auto"/>
              <w:ind w:firstLine="0"/>
              <w:jc w:val="left"/>
              <w:rPr>
                <w:sz w:val="21"/>
              </w:rPr>
            </w:pPr>
            <w:r>
              <w:rPr>
                <w:sz w:val="21"/>
                <w:szCs w:val="21"/>
              </w:rPr>
              <w:t>标定日期/环境</w:t>
            </w:r>
          </w:p>
        </w:tc>
        <w:tc>
          <w:tcPr>
            <w:tcW w:w="2966" w:type="dxa"/>
            <w:vAlign w:val="center"/>
          </w:tcPr>
          <w:p w14:paraId="0D450837">
            <w:pPr>
              <w:snapToGrid w:val="0"/>
              <w:spacing w:before="70" w:after="70" w:line="240" w:lineRule="auto"/>
              <w:ind w:firstLine="0"/>
              <w:jc w:val="left"/>
              <w:rPr>
                <w:sz w:val="21"/>
              </w:rPr>
            </w:pPr>
            <w:r>
              <w:rPr>
                <w:sz w:val="21"/>
                <w:szCs w:val="21"/>
              </w:rPr>
              <w:t>日期、温度、湿度、气压</w:t>
            </w:r>
          </w:p>
        </w:tc>
        <w:tc>
          <w:tcPr>
            <w:tcW w:w="2688" w:type="dxa"/>
            <w:vAlign w:val="center"/>
          </w:tcPr>
          <w:p w14:paraId="2C58EE23">
            <w:pPr>
              <w:snapToGrid w:val="0"/>
              <w:spacing w:before="70" w:after="70" w:line="240" w:lineRule="auto"/>
              <w:ind w:firstLine="0"/>
              <w:jc w:val="left"/>
              <w:rPr>
                <w:sz w:val="21"/>
              </w:rPr>
            </w:pPr>
            <w:r>
              <w:rPr>
                <w:sz w:val="21"/>
                <w:szCs w:val="21"/>
              </w:rPr>
              <w:t>温度 20±2 ℃</w:t>
            </w:r>
          </w:p>
        </w:tc>
        <w:tc>
          <w:tcPr>
            <w:tcW w:w="1330" w:type="dxa"/>
            <w:vAlign w:val="center"/>
          </w:tcPr>
          <w:p w14:paraId="6AB48B7B">
            <w:pPr>
              <w:snapToGrid w:val="0"/>
              <w:spacing w:before="70" w:after="70" w:line="240" w:lineRule="auto"/>
              <w:ind w:firstLine="0"/>
              <w:jc w:val="left"/>
              <w:rPr>
                <w:sz w:val="21"/>
              </w:rPr>
            </w:pPr>
            <w:r>
              <w:rPr>
                <w:sz w:val="21"/>
                <w:szCs w:val="21"/>
              </w:rPr>
              <w:t>记录</w:t>
            </w:r>
          </w:p>
        </w:tc>
      </w:tr>
      <w:tr w14:paraId="4CBB8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63825AD9">
            <w:pPr>
              <w:snapToGrid w:val="0"/>
              <w:spacing w:before="70" w:after="70" w:line="240" w:lineRule="auto"/>
              <w:ind w:firstLine="0"/>
              <w:jc w:val="left"/>
              <w:rPr>
                <w:sz w:val="21"/>
              </w:rPr>
            </w:pPr>
            <w:r>
              <w:rPr>
                <w:sz w:val="21"/>
                <w:szCs w:val="21"/>
              </w:rPr>
              <w:t>相机内参</w:t>
            </w:r>
          </w:p>
        </w:tc>
        <w:tc>
          <w:tcPr>
            <w:tcW w:w="2966" w:type="dxa"/>
            <w:vAlign w:val="center"/>
          </w:tcPr>
          <w:p w14:paraId="1AE41C10">
            <w:pPr>
              <w:snapToGrid w:val="0"/>
              <w:spacing w:before="70" w:after="70" w:line="240" w:lineRule="auto"/>
              <w:ind w:firstLine="0"/>
              <w:jc w:val="left"/>
              <w:rPr>
                <w:sz w:val="21"/>
              </w:rPr>
            </w:pPr>
            <w:r>
              <w:rPr>
                <w:sz w:val="21"/>
                <w:szCs w:val="21"/>
              </w:rPr>
              <w:t>fx、fy、cx、cy</w:t>
            </w:r>
          </w:p>
        </w:tc>
        <w:tc>
          <w:tcPr>
            <w:tcW w:w="2688" w:type="dxa"/>
            <w:vAlign w:val="center"/>
          </w:tcPr>
          <w:p w14:paraId="3C155480">
            <w:pPr>
              <w:snapToGrid w:val="0"/>
              <w:spacing w:before="70" w:after="70" w:line="240" w:lineRule="auto"/>
              <w:ind w:firstLine="0"/>
              <w:jc w:val="left"/>
              <w:rPr>
                <w:sz w:val="21"/>
              </w:rPr>
            </w:pPr>
            <w:r>
              <w:rPr>
                <w:sz w:val="21"/>
                <w:szCs w:val="21"/>
              </w:rPr>
              <w:t>与出厂值偏差 ≤0.5%</w:t>
            </w:r>
          </w:p>
        </w:tc>
        <w:tc>
          <w:tcPr>
            <w:tcW w:w="1330" w:type="dxa"/>
            <w:vAlign w:val="center"/>
          </w:tcPr>
          <w:p w14:paraId="19577F4E">
            <w:pPr>
              <w:snapToGrid w:val="0"/>
              <w:spacing w:before="70" w:after="70" w:line="240" w:lineRule="auto"/>
              <w:ind w:firstLine="0"/>
              <w:jc w:val="left"/>
              <w:rPr>
                <w:sz w:val="21"/>
              </w:rPr>
            </w:pPr>
            <w:r>
              <w:rPr>
                <w:sz w:val="21"/>
                <w:szCs w:val="21"/>
              </w:rPr>
              <w:t>复核</w:t>
            </w:r>
          </w:p>
        </w:tc>
      </w:tr>
      <w:tr w14:paraId="5C7ED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523AFF35">
            <w:pPr>
              <w:snapToGrid w:val="0"/>
              <w:spacing w:before="70" w:after="70" w:line="240" w:lineRule="auto"/>
              <w:ind w:firstLine="0"/>
              <w:jc w:val="left"/>
              <w:rPr>
                <w:sz w:val="21"/>
              </w:rPr>
            </w:pPr>
            <w:r>
              <w:rPr>
                <w:sz w:val="21"/>
                <w:szCs w:val="21"/>
              </w:rPr>
              <w:t>畸变系数</w:t>
            </w:r>
          </w:p>
        </w:tc>
        <w:tc>
          <w:tcPr>
            <w:tcW w:w="2966" w:type="dxa"/>
            <w:vAlign w:val="center"/>
          </w:tcPr>
          <w:p w14:paraId="3C5D6E05">
            <w:pPr>
              <w:snapToGrid w:val="0"/>
              <w:spacing w:before="70" w:after="70" w:line="240" w:lineRule="auto"/>
              <w:ind w:firstLine="0"/>
              <w:jc w:val="left"/>
              <w:rPr>
                <w:sz w:val="21"/>
              </w:rPr>
            </w:pPr>
            <w:r>
              <w:rPr>
                <w:sz w:val="21"/>
                <w:szCs w:val="21"/>
              </w:rPr>
              <w:t>k1、k2、k3、p1、p2</w:t>
            </w:r>
          </w:p>
        </w:tc>
        <w:tc>
          <w:tcPr>
            <w:tcW w:w="2688" w:type="dxa"/>
            <w:vAlign w:val="center"/>
          </w:tcPr>
          <w:p w14:paraId="67528085">
            <w:pPr>
              <w:snapToGrid w:val="0"/>
              <w:spacing w:before="70" w:after="70" w:line="240" w:lineRule="auto"/>
              <w:ind w:firstLine="0"/>
              <w:jc w:val="left"/>
              <w:rPr>
                <w:sz w:val="21"/>
              </w:rPr>
            </w:pPr>
            <w:r>
              <w:rPr>
                <w:sz w:val="21"/>
                <w:szCs w:val="21"/>
              </w:rPr>
              <w:t>与出厂值偏差 ≤5%</w:t>
            </w:r>
          </w:p>
        </w:tc>
        <w:tc>
          <w:tcPr>
            <w:tcW w:w="1330" w:type="dxa"/>
            <w:vAlign w:val="center"/>
          </w:tcPr>
          <w:p w14:paraId="63194BD3">
            <w:pPr>
              <w:snapToGrid w:val="0"/>
              <w:spacing w:before="70" w:after="70" w:line="240" w:lineRule="auto"/>
              <w:ind w:firstLine="0"/>
              <w:jc w:val="left"/>
              <w:rPr>
                <w:sz w:val="21"/>
              </w:rPr>
            </w:pPr>
            <w:r>
              <w:rPr>
                <w:sz w:val="21"/>
                <w:szCs w:val="21"/>
              </w:rPr>
              <w:t>复核</w:t>
            </w:r>
          </w:p>
        </w:tc>
      </w:tr>
      <w:tr w14:paraId="4FAC6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084600ED">
            <w:pPr>
              <w:snapToGrid w:val="0"/>
              <w:spacing w:before="70" w:after="70" w:line="240" w:lineRule="auto"/>
              <w:ind w:firstLine="0"/>
              <w:jc w:val="left"/>
              <w:rPr>
                <w:sz w:val="21"/>
              </w:rPr>
            </w:pPr>
            <w:r>
              <w:rPr>
                <w:sz w:val="21"/>
                <w:szCs w:val="21"/>
              </w:rPr>
              <w:t>相机外参</w:t>
            </w:r>
          </w:p>
        </w:tc>
        <w:tc>
          <w:tcPr>
            <w:tcW w:w="2966" w:type="dxa"/>
            <w:vAlign w:val="center"/>
          </w:tcPr>
          <w:p w14:paraId="009E3E52">
            <w:pPr>
              <w:snapToGrid w:val="0"/>
              <w:spacing w:before="70" w:after="70" w:line="240" w:lineRule="auto"/>
              <w:ind w:firstLine="0"/>
              <w:jc w:val="left"/>
              <w:rPr>
                <w:sz w:val="21"/>
              </w:rPr>
            </w:pPr>
            <w:r>
              <w:rPr>
                <w:sz w:val="21"/>
                <w:szCs w:val="21"/>
              </w:rPr>
              <w:t>旋转、平移</w:t>
            </w:r>
          </w:p>
        </w:tc>
        <w:tc>
          <w:tcPr>
            <w:tcW w:w="2688" w:type="dxa"/>
            <w:vAlign w:val="center"/>
          </w:tcPr>
          <w:p w14:paraId="51C9886F">
            <w:pPr>
              <w:snapToGrid w:val="0"/>
              <w:spacing w:before="70" w:after="70" w:line="240" w:lineRule="auto"/>
              <w:ind w:firstLine="0"/>
              <w:jc w:val="left"/>
              <w:rPr>
                <w:sz w:val="21"/>
              </w:rPr>
            </w:pPr>
            <w:r>
              <w:rPr>
                <w:sz w:val="21"/>
                <w:szCs w:val="21"/>
              </w:rPr>
              <w:t>与出厂值偏差 ≤0.2 mm</w:t>
            </w:r>
          </w:p>
        </w:tc>
        <w:tc>
          <w:tcPr>
            <w:tcW w:w="1330" w:type="dxa"/>
            <w:vAlign w:val="center"/>
          </w:tcPr>
          <w:p w14:paraId="3B83F074">
            <w:pPr>
              <w:snapToGrid w:val="0"/>
              <w:spacing w:before="70" w:after="70" w:line="240" w:lineRule="auto"/>
              <w:ind w:firstLine="0"/>
              <w:jc w:val="left"/>
              <w:rPr>
                <w:sz w:val="21"/>
              </w:rPr>
            </w:pPr>
            <w:r>
              <w:rPr>
                <w:sz w:val="21"/>
                <w:szCs w:val="21"/>
              </w:rPr>
              <w:t>复核</w:t>
            </w:r>
          </w:p>
        </w:tc>
      </w:tr>
      <w:tr w14:paraId="45518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23FF5622">
            <w:pPr>
              <w:snapToGrid w:val="0"/>
              <w:spacing w:before="70" w:after="70" w:line="240" w:lineRule="auto"/>
              <w:ind w:firstLine="0"/>
              <w:jc w:val="left"/>
              <w:rPr>
                <w:sz w:val="21"/>
              </w:rPr>
            </w:pPr>
            <w:r>
              <w:rPr>
                <w:sz w:val="21"/>
                <w:szCs w:val="21"/>
              </w:rPr>
              <w:t>重投影残差</w:t>
            </w:r>
          </w:p>
        </w:tc>
        <w:tc>
          <w:tcPr>
            <w:tcW w:w="2966" w:type="dxa"/>
            <w:vAlign w:val="center"/>
          </w:tcPr>
          <w:p w14:paraId="15982AF3">
            <w:pPr>
              <w:snapToGrid w:val="0"/>
              <w:spacing w:before="70" w:after="70" w:line="240" w:lineRule="auto"/>
              <w:ind w:firstLine="0"/>
              <w:jc w:val="left"/>
              <w:rPr>
                <w:sz w:val="21"/>
              </w:rPr>
            </w:pPr>
            <w:r>
              <w:rPr>
                <w:sz w:val="21"/>
                <w:szCs w:val="21"/>
              </w:rPr>
              <w:t>均值、最大值</w:t>
            </w:r>
          </w:p>
        </w:tc>
        <w:tc>
          <w:tcPr>
            <w:tcW w:w="2688" w:type="dxa"/>
            <w:vAlign w:val="center"/>
          </w:tcPr>
          <w:p w14:paraId="09B46287">
            <w:pPr>
              <w:snapToGrid w:val="0"/>
              <w:spacing w:before="70" w:after="70" w:line="240" w:lineRule="auto"/>
              <w:ind w:firstLine="0"/>
              <w:jc w:val="left"/>
              <w:rPr>
                <w:sz w:val="21"/>
              </w:rPr>
            </w:pPr>
            <w:r>
              <w:rPr>
                <w:sz w:val="21"/>
                <w:szCs w:val="21"/>
              </w:rPr>
              <w:t>均值 ≤0.3 pixel</w:t>
            </w:r>
          </w:p>
        </w:tc>
        <w:tc>
          <w:tcPr>
            <w:tcW w:w="1330" w:type="dxa"/>
            <w:vAlign w:val="center"/>
          </w:tcPr>
          <w:p w14:paraId="68349BFF">
            <w:pPr>
              <w:snapToGrid w:val="0"/>
              <w:spacing w:before="70" w:after="70" w:line="240" w:lineRule="auto"/>
              <w:ind w:firstLine="0"/>
              <w:jc w:val="left"/>
              <w:rPr>
                <w:sz w:val="21"/>
              </w:rPr>
            </w:pPr>
            <w:r>
              <w:rPr>
                <w:sz w:val="21"/>
                <w:szCs w:val="21"/>
              </w:rPr>
              <w:t>重标</w:t>
            </w:r>
          </w:p>
        </w:tc>
      </w:tr>
      <w:tr w14:paraId="720C9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639C79DF">
            <w:pPr>
              <w:snapToGrid w:val="0"/>
              <w:spacing w:before="70" w:after="70" w:line="240" w:lineRule="auto"/>
              <w:ind w:firstLine="0"/>
              <w:jc w:val="left"/>
              <w:rPr>
                <w:sz w:val="21"/>
              </w:rPr>
            </w:pPr>
            <w:r>
              <w:rPr>
                <w:sz w:val="21"/>
                <w:szCs w:val="21"/>
              </w:rPr>
              <w:t>标准尺 1 m</w:t>
            </w:r>
          </w:p>
        </w:tc>
        <w:tc>
          <w:tcPr>
            <w:tcW w:w="2966" w:type="dxa"/>
            <w:vAlign w:val="center"/>
          </w:tcPr>
          <w:p w14:paraId="04FC42EC">
            <w:pPr>
              <w:snapToGrid w:val="0"/>
              <w:spacing w:before="70" w:after="70" w:line="240" w:lineRule="auto"/>
              <w:ind w:firstLine="0"/>
              <w:jc w:val="left"/>
              <w:rPr>
                <w:sz w:val="21"/>
              </w:rPr>
            </w:pPr>
            <w:r>
              <w:rPr>
                <w:sz w:val="21"/>
                <w:szCs w:val="21"/>
              </w:rPr>
              <w:t>实测值、偏差</w:t>
            </w:r>
          </w:p>
        </w:tc>
        <w:tc>
          <w:tcPr>
            <w:tcW w:w="2688" w:type="dxa"/>
            <w:vAlign w:val="center"/>
          </w:tcPr>
          <w:p w14:paraId="5CA00238">
            <w:pPr>
              <w:snapToGrid w:val="0"/>
              <w:spacing w:before="70" w:after="70" w:line="240" w:lineRule="auto"/>
              <w:ind w:firstLine="0"/>
              <w:jc w:val="left"/>
              <w:rPr>
                <w:sz w:val="21"/>
              </w:rPr>
            </w:pPr>
            <w:r>
              <w:rPr>
                <w:sz w:val="21"/>
                <w:szCs w:val="21"/>
              </w:rPr>
              <w:t>偏差 ≤0.1 mm</w:t>
            </w:r>
          </w:p>
        </w:tc>
        <w:tc>
          <w:tcPr>
            <w:tcW w:w="1330" w:type="dxa"/>
            <w:vAlign w:val="center"/>
          </w:tcPr>
          <w:p w14:paraId="0181F7D0">
            <w:pPr>
              <w:snapToGrid w:val="0"/>
              <w:spacing w:before="70" w:after="70" w:line="240" w:lineRule="auto"/>
              <w:ind w:firstLine="0"/>
              <w:jc w:val="left"/>
              <w:rPr>
                <w:sz w:val="21"/>
              </w:rPr>
            </w:pPr>
            <w:r>
              <w:rPr>
                <w:sz w:val="21"/>
                <w:szCs w:val="21"/>
              </w:rPr>
              <w:t>重标</w:t>
            </w:r>
          </w:p>
        </w:tc>
      </w:tr>
      <w:tr w14:paraId="6415F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67CC0B52">
            <w:pPr>
              <w:snapToGrid w:val="0"/>
              <w:spacing w:before="70" w:after="70" w:line="240" w:lineRule="auto"/>
              <w:ind w:firstLine="0"/>
              <w:jc w:val="left"/>
              <w:rPr>
                <w:sz w:val="21"/>
              </w:rPr>
            </w:pPr>
            <w:r>
              <w:rPr>
                <w:sz w:val="21"/>
                <w:szCs w:val="21"/>
              </w:rPr>
              <w:t>标准尺 5 m</w:t>
            </w:r>
          </w:p>
        </w:tc>
        <w:tc>
          <w:tcPr>
            <w:tcW w:w="2966" w:type="dxa"/>
            <w:vAlign w:val="center"/>
          </w:tcPr>
          <w:p w14:paraId="19DB470C">
            <w:pPr>
              <w:snapToGrid w:val="0"/>
              <w:spacing w:before="70" w:after="70" w:line="240" w:lineRule="auto"/>
              <w:ind w:firstLine="0"/>
              <w:jc w:val="left"/>
              <w:rPr>
                <w:sz w:val="21"/>
              </w:rPr>
            </w:pPr>
            <w:r>
              <w:rPr>
                <w:sz w:val="21"/>
                <w:szCs w:val="21"/>
              </w:rPr>
              <w:t>实测值、偏差</w:t>
            </w:r>
          </w:p>
        </w:tc>
        <w:tc>
          <w:tcPr>
            <w:tcW w:w="2688" w:type="dxa"/>
            <w:vAlign w:val="center"/>
          </w:tcPr>
          <w:p w14:paraId="0C414D50">
            <w:pPr>
              <w:snapToGrid w:val="0"/>
              <w:spacing w:before="70" w:after="70" w:line="240" w:lineRule="auto"/>
              <w:ind w:firstLine="0"/>
              <w:jc w:val="left"/>
              <w:rPr>
                <w:sz w:val="21"/>
              </w:rPr>
            </w:pPr>
            <w:r>
              <w:rPr>
                <w:sz w:val="21"/>
                <w:szCs w:val="21"/>
              </w:rPr>
              <w:t>偏差 ≤0.3 mm</w:t>
            </w:r>
          </w:p>
        </w:tc>
        <w:tc>
          <w:tcPr>
            <w:tcW w:w="1330" w:type="dxa"/>
            <w:vAlign w:val="center"/>
          </w:tcPr>
          <w:p w14:paraId="403FA126">
            <w:pPr>
              <w:snapToGrid w:val="0"/>
              <w:spacing w:before="70" w:after="70" w:line="240" w:lineRule="auto"/>
              <w:ind w:firstLine="0"/>
              <w:jc w:val="left"/>
              <w:rPr>
                <w:sz w:val="21"/>
              </w:rPr>
            </w:pPr>
            <w:r>
              <w:rPr>
                <w:sz w:val="21"/>
                <w:szCs w:val="21"/>
              </w:rPr>
              <w:t>重标</w:t>
            </w:r>
          </w:p>
        </w:tc>
      </w:tr>
      <w:tr w14:paraId="5F68A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39233879">
            <w:pPr>
              <w:snapToGrid w:val="0"/>
              <w:spacing w:before="70" w:after="70" w:line="240" w:lineRule="auto"/>
              <w:ind w:firstLine="0"/>
              <w:jc w:val="left"/>
              <w:rPr>
                <w:sz w:val="21"/>
              </w:rPr>
            </w:pPr>
            <w:r>
              <w:rPr>
                <w:sz w:val="21"/>
                <w:szCs w:val="21"/>
              </w:rPr>
              <w:t>标志点残差</w:t>
            </w:r>
          </w:p>
        </w:tc>
        <w:tc>
          <w:tcPr>
            <w:tcW w:w="2966" w:type="dxa"/>
            <w:vAlign w:val="center"/>
          </w:tcPr>
          <w:p w14:paraId="173A4497">
            <w:pPr>
              <w:snapToGrid w:val="0"/>
              <w:spacing w:before="70" w:after="70" w:line="240" w:lineRule="auto"/>
              <w:ind w:firstLine="0"/>
              <w:jc w:val="left"/>
              <w:rPr>
                <w:sz w:val="21"/>
              </w:rPr>
            </w:pPr>
            <w:r>
              <w:rPr>
                <w:sz w:val="21"/>
                <w:szCs w:val="21"/>
              </w:rPr>
              <w:t>单点残差</w:t>
            </w:r>
          </w:p>
        </w:tc>
        <w:tc>
          <w:tcPr>
            <w:tcW w:w="2688" w:type="dxa"/>
            <w:vAlign w:val="center"/>
          </w:tcPr>
          <w:p w14:paraId="31660509">
            <w:pPr>
              <w:snapToGrid w:val="0"/>
              <w:spacing w:before="70" w:after="70" w:line="240" w:lineRule="auto"/>
              <w:ind w:firstLine="0"/>
              <w:jc w:val="left"/>
              <w:rPr>
                <w:sz w:val="21"/>
              </w:rPr>
            </w:pPr>
            <w:r>
              <w:rPr>
                <w:sz w:val="21"/>
                <w:szCs w:val="21"/>
              </w:rPr>
              <w:t>≤0.2 mm</w:t>
            </w:r>
          </w:p>
        </w:tc>
        <w:tc>
          <w:tcPr>
            <w:tcW w:w="1330" w:type="dxa"/>
            <w:vAlign w:val="center"/>
          </w:tcPr>
          <w:p w14:paraId="31DBFC3E">
            <w:pPr>
              <w:snapToGrid w:val="0"/>
              <w:spacing w:before="70" w:after="70" w:line="240" w:lineRule="auto"/>
              <w:ind w:firstLine="0"/>
              <w:jc w:val="left"/>
              <w:rPr>
                <w:sz w:val="21"/>
              </w:rPr>
            </w:pPr>
            <w:r>
              <w:rPr>
                <w:sz w:val="21"/>
                <w:szCs w:val="21"/>
              </w:rPr>
              <w:t>剔除/重布</w:t>
            </w:r>
          </w:p>
        </w:tc>
      </w:tr>
      <w:tr w14:paraId="44AF5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4C9F0457">
            <w:pPr>
              <w:snapToGrid w:val="0"/>
              <w:spacing w:before="70" w:after="70" w:line="240" w:lineRule="auto"/>
              <w:ind w:firstLine="0"/>
              <w:jc w:val="left"/>
              <w:rPr>
                <w:sz w:val="21"/>
              </w:rPr>
            </w:pPr>
            <w:r>
              <w:rPr>
                <w:sz w:val="21"/>
                <w:szCs w:val="21"/>
              </w:rPr>
              <w:t>坐标系</w:t>
            </w:r>
          </w:p>
        </w:tc>
        <w:tc>
          <w:tcPr>
            <w:tcW w:w="2966" w:type="dxa"/>
            <w:vAlign w:val="center"/>
          </w:tcPr>
          <w:p w14:paraId="0B764ADC">
            <w:pPr>
              <w:snapToGrid w:val="0"/>
              <w:spacing w:before="70" w:after="70" w:line="240" w:lineRule="auto"/>
              <w:ind w:firstLine="0"/>
              <w:jc w:val="left"/>
              <w:rPr>
                <w:sz w:val="21"/>
              </w:rPr>
            </w:pPr>
            <w:r>
              <w:rPr>
                <w:sz w:val="21"/>
                <w:szCs w:val="21"/>
              </w:rPr>
              <w:t>原点、轴向</w:t>
            </w:r>
          </w:p>
        </w:tc>
        <w:tc>
          <w:tcPr>
            <w:tcW w:w="2688" w:type="dxa"/>
            <w:vAlign w:val="center"/>
          </w:tcPr>
          <w:p w14:paraId="542297D0">
            <w:pPr>
              <w:snapToGrid w:val="0"/>
              <w:spacing w:before="70" w:after="70" w:line="240" w:lineRule="auto"/>
              <w:ind w:firstLine="0"/>
              <w:jc w:val="left"/>
              <w:rPr>
                <w:sz w:val="21"/>
              </w:rPr>
            </w:pPr>
            <w:r>
              <w:rPr>
                <w:sz w:val="21"/>
                <w:szCs w:val="21"/>
              </w:rPr>
              <w:t>与设计一致</w:t>
            </w:r>
          </w:p>
        </w:tc>
        <w:tc>
          <w:tcPr>
            <w:tcW w:w="1330" w:type="dxa"/>
            <w:vAlign w:val="center"/>
          </w:tcPr>
          <w:p w14:paraId="4E26E1C0">
            <w:pPr>
              <w:snapToGrid w:val="0"/>
              <w:spacing w:before="70" w:after="70" w:line="240" w:lineRule="auto"/>
              <w:ind w:firstLine="0"/>
              <w:jc w:val="left"/>
              <w:rPr>
                <w:sz w:val="21"/>
              </w:rPr>
            </w:pPr>
            <w:r>
              <w:rPr>
                <w:sz w:val="21"/>
                <w:szCs w:val="21"/>
              </w:rPr>
              <w:t>重建</w:t>
            </w:r>
          </w:p>
        </w:tc>
      </w:tr>
      <w:tr w14:paraId="34EB2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7" w:type="dxa"/>
            <w:vAlign w:val="center"/>
          </w:tcPr>
          <w:p w14:paraId="16D33AC8">
            <w:pPr>
              <w:snapToGrid w:val="0"/>
              <w:spacing w:before="70" w:after="70" w:line="240" w:lineRule="auto"/>
              <w:ind w:firstLine="0"/>
              <w:jc w:val="left"/>
              <w:rPr>
                <w:sz w:val="21"/>
              </w:rPr>
            </w:pPr>
            <w:r>
              <w:rPr>
                <w:sz w:val="21"/>
                <w:szCs w:val="21"/>
              </w:rPr>
              <w:t>操作/复核</w:t>
            </w:r>
          </w:p>
        </w:tc>
        <w:tc>
          <w:tcPr>
            <w:tcW w:w="2966" w:type="dxa"/>
            <w:vAlign w:val="center"/>
          </w:tcPr>
          <w:p w14:paraId="4082B943">
            <w:pPr>
              <w:snapToGrid w:val="0"/>
              <w:spacing w:before="70" w:after="70" w:line="240" w:lineRule="auto"/>
              <w:ind w:firstLine="0"/>
              <w:jc w:val="left"/>
              <w:rPr>
                <w:sz w:val="21"/>
              </w:rPr>
            </w:pPr>
            <w:r>
              <w:rPr>
                <w:sz w:val="21"/>
                <w:szCs w:val="21"/>
              </w:rPr>
              <w:t>签字</w:t>
            </w:r>
          </w:p>
        </w:tc>
        <w:tc>
          <w:tcPr>
            <w:tcW w:w="2688" w:type="dxa"/>
            <w:vAlign w:val="center"/>
          </w:tcPr>
          <w:p w14:paraId="720A186D">
            <w:pPr>
              <w:snapToGrid w:val="0"/>
              <w:spacing w:before="70" w:after="70" w:line="240" w:lineRule="auto"/>
              <w:ind w:firstLine="0"/>
              <w:jc w:val="left"/>
              <w:rPr>
                <w:sz w:val="21"/>
              </w:rPr>
            </w:pPr>
            <w:r>
              <w:rPr>
                <w:sz w:val="21"/>
                <w:szCs w:val="21"/>
              </w:rPr>
              <w:t>双人签字</w:t>
            </w:r>
          </w:p>
        </w:tc>
        <w:tc>
          <w:tcPr>
            <w:tcW w:w="1330" w:type="dxa"/>
            <w:vAlign w:val="center"/>
          </w:tcPr>
          <w:p w14:paraId="08580CAE">
            <w:pPr>
              <w:snapToGrid w:val="0"/>
              <w:spacing w:before="70" w:after="70" w:line="240" w:lineRule="auto"/>
              <w:ind w:firstLine="0"/>
              <w:jc w:val="left"/>
              <w:rPr>
                <w:sz w:val="21"/>
              </w:rPr>
            </w:pPr>
            <w:r>
              <w:rPr>
                <w:sz w:val="21"/>
                <w:szCs w:val="21"/>
              </w:rPr>
              <w:t>归档</w:t>
            </w:r>
          </w:p>
        </w:tc>
      </w:tr>
    </w:tbl>
    <w:p w14:paraId="3BFA8779">
      <w:pPr>
        <w:spacing w:line="240" w:lineRule="auto"/>
      </w:pPr>
    </w:p>
    <w:p w14:paraId="152BF591">
      <w:pPr>
        <w:pStyle w:val="6"/>
      </w:pPr>
      <w:r>
        <w:rPr>
          <w:szCs w:val="32"/>
        </w:rPr>
        <w:t>2.5.1.22 故障树与处置</w:t>
      </w:r>
    </w:p>
    <w:tbl>
      <w:tblPr>
        <w:tblStyle w:val="32"/>
        <w:tblW w:w="91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96"/>
        <w:gridCol w:w="2342"/>
        <w:gridCol w:w="2226"/>
        <w:gridCol w:w="1697"/>
        <w:gridCol w:w="1129"/>
      </w:tblGrid>
      <w:tr w14:paraId="6289A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96" w:type="dxa"/>
            <w:shd w:val="clear" w:color="auto" w:fill="E7E6E6"/>
            <w:vAlign w:val="center"/>
          </w:tcPr>
          <w:p w14:paraId="52786F86">
            <w:pPr>
              <w:snapToGrid w:val="0"/>
              <w:spacing w:before="70" w:after="70" w:line="240" w:lineRule="auto"/>
              <w:ind w:firstLine="0"/>
              <w:jc w:val="center"/>
              <w:rPr>
                <w:b/>
                <w:sz w:val="21"/>
              </w:rPr>
            </w:pPr>
            <w:r>
              <w:rPr>
                <w:b/>
                <w:sz w:val="21"/>
                <w:szCs w:val="21"/>
              </w:rPr>
              <w:t>现象</w:t>
            </w:r>
          </w:p>
        </w:tc>
        <w:tc>
          <w:tcPr>
            <w:tcW w:w="2342" w:type="dxa"/>
            <w:shd w:val="clear" w:color="auto" w:fill="E7E6E6"/>
            <w:vAlign w:val="center"/>
          </w:tcPr>
          <w:p w14:paraId="715B5C31">
            <w:pPr>
              <w:snapToGrid w:val="0"/>
              <w:spacing w:before="70" w:after="70" w:line="240" w:lineRule="auto"/>
              <w:ind w:firstLine="0"/>
              <w:jc w:val="center"/>
              <w:rPr>
                <w:b/>
                <w:sz w:val="21"/>
              </w:rPr>
            </w:pPr>
            <w:r>
              <w:rPr>
                <w:b/>
                <w:sz w:val="21"/>
                <w:szCs w:val="21"/>
              </w:rPr>
              <w:t>可能原因</w:t>
            </w:r>
          </w:p>
        </w:tc>
        <w:tc>
          <w:tcPr>
            <w:tcW w:w="2226" w:type="dxa"/>
            <w:shd w:val="clear" w:color="auto" w:fill="E7E6E6"/>
            <w:vAlign w:val="center"/>
          </w:tcPr>
          <w:p w14:paraId="58ECAEF2">
            <w:pPr>
              <w:snapToGrid w:val="0"/>
              <w:spacing w:before="70" w:after="70" w:line="240" w:lineRule="auto"/>
              <w:ind w:firstLine="0"/>
              <w:jc w:val="center"/>
              <w:rPr>
                <w:b/>
                <w:sz w:val="21"/>
              </w:rPr>
            </w:pPr>
            <w:r>
              <w:rPr>
                <w:b/>
                <w:sz w:val="21"/>
                <w:szCs w:val="21"/>
              </w:rPr>
              <w:t>排查顺序</w:t>
            </w:r>
          </w:p>
        </w:tc>
        <w:tc>
          <w:tcPr>
            <w:tcW w:w="1697" w:type="dxa"/>
            <w:shd w:val="clear" w:color="auto" w:fill="E7E6E6"/>
            <w:vAlign w:val="center"/>
          </w:tcPr>
          <w:p w14:paraId="0B007087">
            <w:pPr>
              <w:snapToGrid w:val="0"/>
              <w:spacing w:before="70" w:after="70" w:line="240" w:lineRule="auto"/>
              <w:ind w:firstLine="0"/>
              <w:jc w:val="center"/>
              <w:rPr>
                <w:b/>
                <w:sz w:val="21"/>
              </w:rPr>
            </w:pPr>
            <w:r>
              <w:rPr>
                <w:b/>
                <w:sz w:val="21"/>
                <w:szCs w:val="21"/>
              </w:rPr>
              <w:t>处置措施</w:t>
            </w:r>
          </w:p>
        </w:tc>
        <w:tc>
          <w:tcPr>
            <w:tcW w:w="1129" w:type="dxa"/>
            <w:shd w:val="clear" w:color="auto" w:fill="E7E6E6"/>
            <w:vAlign w:val="center"/>
          </w:tcPr>
          <w:p w14:paraId="2AE9B320">
            <w:pPr>
              <w:snapToGrid w:val="0"/>
              <w:spacing w:before="70" w:after="70" w:line="240" w:lineRule="auto"/>
              <w:ind w:firstLine="0"/>
              <w:jc w:val="center"/>
              <w:rPr>
                <w:b/>
                <w:sz w:val="21"/>
              </w:rPr>
            </w:pPr>
            <w:r>
              <w:rPr>
                <w:b/>
                <w:sz w:val="21"/>
                <w:szCs w:val="21"/>
              </w:rPr>
              <w:t>恢复时间</w:t>
            </w:r>
          </w:p>
        </w:tc>
      </w:tr>
      <w:tr w14:paraId="285BF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5528F43B">
            <w:pPr>
              <w:snapToGrid w:val="0"/>
              <w:spacing w:before="70" w:after="70" w:line="240" w:lineRule="auto"/>
              <w:ind w:firstLine="0"/>
              <w:jc w:val="left"/>
              <w:rPr>
                <w:sz w:val="21"/>
              </w:rPr>
            </w:pPr>
            <w:r>
              <w:rPr>
                <w:sz w:val="21"/>
                <w:szCs w:val="21"/>
              </w:rPr>
              <w:t>无法开机</w:t>
            </w:r>
          </w:p>
        </w:tc>
        <w:tc>
          <w:tcPr>
            <w:tcW w:w="2342" w:type="dxa"/>
            <w:vAlign w:val="center"/>
          </w:tcPr>
          <w:p w14:paraId="1F2E63F6">
            <w:pPr>
              <w:snapToGrid w:val="0"/>
              <w:spacing w:before="70" w:after="70" w:line="240" w:lineRule="auto"/>
              <w:ind w:firstLine="0"/>
              <w:jc w:val="left"/>
              <w:rPr>
                <w:sz w:val="21"/>
              </w:rPr>
            </w:pPr>
            <w:r>
              <w:rPr>
                <w:sz w:val="21"/>
                <w:szCs w:val="21"/>
              </w:rPr>
              <w:t>电池电量低/接触不良</w:t>
            </w:r>
          </w:p>
        </w:tc>
        <w:tc>
          <w:tcPr>
            <w:tcW w:w="2226" w:type="dxa"/>
            <w:vAlign w:val="center"/>
          </w:tcPr>
          <w:p w14:paraId="51BD96C1">
            <w:pPr>
              <w:snapToGrid w:val="0"/>
              <w:spacing w:before="70" w:after="70" w:line="240" w:lineRule="auto"/>
              <w:ind w:firstLine="0"/>
              <w:jc w:val="center"/>
              <w:rPr>
                <w:sz w:val="21"/>
              </w:rPr>
            </w:pPr>
            <w:r>
              <w:rPr>
                <w:sz w:val="21"/>
                <w:szCs w:val="21"/>
              </w:rPr>
              <w:t>电量→接口→保险</w:t>
            </w:r>
          </w:p>
        </w:tc>
        <w:tc>
          <w:tcPr>
            <w:tcW w:w="1697" w:type="dxa"/>
            <w:vAlign w:val="center"/>
          </w:tcPr>
          <w:p w14:paraId="714D4167">
            <w:pPr>
              <w:snapToGrid w:val="0"/>
              <w:spacing w:before="70" w:after="70" w:line="240" w:lineRule="auto"/>
              <w:ind w:firstLine="0"/>
              <w:jc w:val="left"/>
              <w:rPr>
                <w:sz w:val="21"/>
              </w:rPr>
            </w:pPr>
            <w:r>
              <w:rPr>
                <w:sz w:val="21"/>
                <w:szCs w:val="21"/>
              </w:rPr>
              <w:t>充电/更换/紧固</w:t>
            </w:r>
          </w:p>
        </w:tc>
        <w:tc>
          <w:tcPr>
            <w:tcW w:w="1129" w:type="dxa"/>
            <w:vAlign w:val="center"/>
          </w:tcPr>
          <w:p w14:paraId="3BD2FDB6">
            <w:pPr>
              <w:snapToGrid w:val="0"/>
              <w:spacing w:before="70" w:after="70" w:line="240" w:lineRule="auto"/>
              <w:ind w:firstLine="0"/>
              <w:jc w:val="center"/>
              <w:rPr>
                <w:sz w:val="21"/>
              </w:rPr>
            </w:pPr>
            <w:r>
              <w:rPr>
                <w:sz w:val="21"/>
                <w:szCs w:val="21"/>
              </w:rPr>
              <w:t>10 min</w:t>
            </w:r>
          </w:p>
        </w:tc>
      </w:tr>
      <w:tr w14:paraId="53C22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6BBF8878">
            <w:pPr>
              <w:snapToGrid w:val="0"/>
              <w:spacing w:before="70" w:after="70" w:line="240" w:lineRule="auto"/>
              <w:ind w:firstLine="0"/>
              <w:jc w:val="left"/>
              <w:rPr>
                <w:sz w:val="21"/>
              </w:rPr>
            </w:pPr>
            <w:r>
              <w:rPr>
                <w:sz w:val="21"/>
                <w:szCs w:val="21"/>
              </w:rPr>
              <w:t>图像全黑</w:t>
            </w:r>
          </w:p>
        </w:tc>
        <w:tc>
          <w:tcPr>
            <w:tcW w:w="2342" w:type="dxa"/>
            <w:vAlign w:val="center"/>
          </w:tcPr>
          <w:p w14:paraId="2DE35A5B">
            <w:pPr>
              <w:snapToGrid w:val="0"/>
              <w:spacing w:before="70" w:after="70" w:line="240" w:lineRule="auto"/>
              <w:ind w:firstLine="0"/>
              <w:jc w:val="left"/>
              <w:rPr>
                <w:sz w:val="21"/>
              </w:rPr>
            </w:pPr>
            <w:r>
              <w:rPr>
                <w:sz w:val="21"/>
                <w:szCs w:val="21"/>
              </w:rPr>
              <w:t>镜头盖未取/曝光过低</w:t>
            </w:r>
          </w:p>
        </w:tc>
        <w:tc>
          <w:tcPr>
            <w:tcW w:w="2226" w:type="dxa"/>
            <w:vAlign w:val="center"/>
          </w:tcPr>
          <w:p w14:paraId="060E2B28">
            <w:pPr>
              <w:snapToGrid w:val="0"/>
              <w:spacing w:before="70" w:after="70" w:line="240" w:lineRule="auto"/>
              <w:ind w:firstLine="0"/>
              <w:jc w:val="center"/>
              <w:rPr>
                <w:sz w:val="21"/>
              </w:rPr>
            </w:pPr>
            <w:r>
              <w:rPr>
                <w:sz w:val="21"/>
                <w:szCs w:val="21"/>
              </w:rPr>
              <w:t>镜头→曝光→光源</w:t>
            </w:r>
          </w:p>
        </w:tc>
        <w:tc>
          <w:tcPr>
            <w:tcW w:w="1697" w:type="dxa"/>
            <w:vAlign w:val="center"/>
          </w:tcPr>
          <w:p w14:paraId="689A45B1">
            <w:pPr>
              <w:snapToGrid w:val="0"/>
              <w:spacing w:before="70" w:after="70" w:line="240" w:lineRule="auto"/>
              <w:ind w:firstLine="0"/>
              <w:jc w:val="left"/>
              <w:rPr>
                <w:sz w:val="21"/>
              </w:rPr>
            </w:pPr>
            <w:r>
              <w:rPr>
                <w:sz w:val="21"/>
                <w:szCs w:val="21"/>
              </w:rPr>
              <w:t>打开/调整</w:t>
            </w:r>
          </w:p>
        </w:tc>
        <w:tc>
          <w:tcPr>
            <w:tcW w:w="1129" w:type="dxa"/>
            <w:vAlign w:val="center"/>
          </w:tcPr>
          <w:p w14:paraId="01707EEE">
            <w:pPr>
              <w:snapToGrid w:val="0"/>
              <w:spacing w:before="70" w:after="70" w:line="240" w:lineRule="auto"/>
              <w:ind w:firstLine="0"/>
              <w:jc w:val="center"/>
              <w:rPr>
                <w:sz w:val="21"/>
              </w:rPr>
            </w:pPr>
            <w:r>
              <w:rPr>
                <w:sz w:val="21"/>
                <w:szCs w:val="21"/>
              </w:rPr>
              <w:t>5 min</w:t>
            </w:r>
          </w:p>
        </w:tc>
      </w:tr>
      <w:tr w14:paraId="6A789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5B1D1205">
            <w:pPr>
              <w:snapToGrid w:val="0"/>
              <w:spacing w:before="70" w:after="70" w:line="240" w:lineRule="auto"/>
              <w:ind w:firstLine="0"/>
              <w:jc w:val="left"/>
              <w:rPr>
                <w:sz w:val="21"/>
              </w:rPr>
            </w:pPr>
            <w:r>
              <w:rPr>
                <w:sz w:val="21"/>
                <w:szCs w:val="21"/>
              </w:rPr>
              <w:t>图像模糊</w:t>
            </w:r>
          </w:p>
        </w:tc>
        <w:tc>
          <w:tcPr>
            <w:tcW w:w="2342" w:type="dxa"/>
            <w:vAlign w:val="center"/>
          </w:tcPr>
          <w:p w14:paraId="05494215">
            <w:pPr>
              <w:snapToGrid w:val="0"/>
              <w:spacing w:before="70" w:after="70" w:line="240" w:lineRule="auto"/>
              <w:ind w:firstLine="0"/>
              <w:jc w:val="left"/>
              <w:rPr>
                <w:sz w:val="21"/>
              </w:rPr>
            </w:pPr>
            <w:r>
              <w:rPr>
                <w:sz w:val="21"/>
                <w:szCs w:val="21"/>
              </w:rPr>
              <w:t>失焦/振动/污渍</w:t>
            </w:r>
          </w:p>
        </w:tc>
        <w:tc>
          <w:tcPr>
            <w:tcW w:w="2226" w:type="dxa"/>
            <w:vAlign w:val="center"/>
          </w:tcPr>
          <w:p w14:paraId="6678C132">
            <w:pPr>
              <w:snapToGrid w:val="0"/>
              <w:spacing w:before="70" w:after="70" w:line="240" w:lineRule="auto"/>
              <w:ind w:firstLine="0"/>
              <w:jc w:val="center"/>
              <w:rPr>
                <w:sz w:val="21"/>
              </w:rPr>
            </w:pPr>
            <w:r>
              <w:rPr>
                <w:sz w:val="21"/>
                <w:szCs w:val="21"/>
              </w:rPr>
              <w:t>对焦→云台→镜头</w:t>
            </w:r>
          </w:p>
        </w:tc>
        <w:tc>
          <w:tcPr>
            <w:tcW w:w="1697" w:type="dxa"/>
            <w:vAlign w:val="center"/>
          </w:tcPr>
          <w:p w14:paraId="41988364">
            <w:pPr>
              <w:snapToGrid w:val="0"/>
              <w:spacing w:before="70" w:after="70" w:line="240" w:lineRule="auto"/>
              <w:ind w:firstLine="0"/>
              <w:jc w:val="left"/>
              <w:rPr>
                <w:sz w:val="21"/>
              </w:rPr>
            </w:pPr>
            <w:r>
              <w:rPr>
                <w:sz w:val="21"/>
                <w:szCs w:val="21"/>
              </w:rPr>
              <w:t>调焦/紧固/清洁</w:t>
            </w:r>
          </w:p>
        </w:tc>
        <w:tc>
          <w:tcPr>
            <w:tcW w:w="1129" w:type="dxa"/>
            <w:vAlign w:val="center"/>
          </w:tcPr>
          <w:p w14:paraId="12F56035">
            <w:pPr>
              <w:snapToGrid w:val="0"/>
              <w:spacing w:before="70" w:after="70" w:line="240" w:lineRule="auto"/>
              <w:ind w:firstLine="0"/>
              <w:jc w:val="center"/>
              <w:rPr>
                <w:sz w:val="21"/>
              </w:rPr>
            </w:pPr>
            <w:r>
              <w:rPr>
                <w:sz w:val="21"/>
                <w:szCs w:val="21"/>
              </w:rPr>
              <w:t>15 min</w:t>
            </w:r>
          </w:p>
        </w:tc>
      </w:tr>
      <w:tr w14:paraId="63AA8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2E9F738D">
            <w:pPr>
              <w:snapToGrid w:val="0"/>
              <w:spacing w:before="70" w:after="70" w:line="240" w:lineRule="auto"/>
              <w:ind w:firstLine="0"/>
              <w:jc w:val="left"/>
              <w:rPr>
                <w:sz w:val="21"/>
              </w:rPr>
            </w:pPr>
            <w:r>
              <w:rPr>
                <w:sz w:val="21"/>
                <w:szCs w:val="21"/>
              </w:rPr>
              <w:t>标志点识别失败</w:t>
            </w:r>
          </w:p>
        </w:tc>
        <w:tc>
          <w:tcPr>
            <w:tcW w:w="2342" w:type="dxa"/>
            <w:vAlign w:val="center"/>
          </w:tcPr>
          <w:p w14:paraId="3620C25D">
            <w:pPr>
              <w:snapToGrid w:val="0"/>
              <w:spacing w:before="70" w:after="70" w:line="240" w:lineRule="auto"/>
              <w:ind w:firstLine="0"/>
              <w:jc w:val="left"/>
              <w:rPr>
                <w:sz w:val="21"/>
              </w:rPr>
            </w:pPr>
            <w:r>
              <w:rPr>
                <w:sz w:val="21"/>
                <w:szCs w:val="21"/>
              </w:rPr>
              <w:t>光照过强/过弱、遮挡</w:t>
            </w:r>
          </w:p>
        </w:tc>
        <w:tc>
          <w:tcPr>
            <w:tcW w:w="2226" w:type="dxa"/>
            <w:vAlign w:val="center"/>
          </w:tcPr>
          <w:p w14:paraId="21CD30F8">
            <w:pPr>
              <w:snapToGrid w:val="0"/>
              <w:spacing w:before="70" w:after="70" w:line="240" w:lineRule="auto"/>
              <w:ind w:firstLine="0"/>
              <w:jc w:val="center"/>
              <w:rPr>
                <w:sz w:val="21"/>
              </w:rPr>
            </w:pPr>
            <w:r>
              <w:rPr>
                <w:sz w:val="21"/>
                <w:szCs w:val="21"/>
              </w:rPr>
              <w:t>光照→遮挡→参数</w:t>
            </w:r>
          </w:p>
        </w:tc>
        <w:tc>
          <w:tcPr>
            <w:tcW w:w="1697" w:type="dxa"/>
            <w:vAlign w:val="center"/>
          </w:tcPr>
          <w:p w14:paraId="57DC62FF">
            <w:pPr>
              <w:snapToGrid w:val="0"/>
              <w:spacing w:before="70" w:after="70" w:line="240" w:lineRule="auto"/>
              <w:ind w:firstLine="0"/>
              <w:jc w:val="left"/>
              <w:rPr>
                <w:sz w:val="21"/>
              </w:rPr>
            </w:pPr>
            <w:r>
              <w:rPr>
                <w:sz w:val="21"/>
                <w:szCs w:val="21"/>
              </w:rPr>
              <w:t>调整/移位</w:t>
            </w:r>
          </w:p>
        </w:tc>
        <w:tc>
          <w:tcPr>
            <w:tcW w:w="1129" w:type="dxa"/>
            <w:vAlign w:val="center"/>
          </w:tcPr>
          <w:p w14:paraId="3CCEC6B9">
            <w:pPr>
              <w:snapToGrid w:val="0"/>
              <w:spacing w:before="70" w:after="70" w:line="240" w:lineRule="auto"/>
              <w:ind w:firstLine="0"/>
              <w:jc w:val="center"/>
              <w:rPr>
                <w:sz w:val="21"/>
              </w:rPr>
            </w:pPr>
            <w:r>
              <w:rPr>
                <w:sz w:val="21"/>
                <w:szCs w:val="21"/>
              </w:rPr>
              <w:t>10 min</w:t>
            </w:r>
          </w:p>
        </w:tc>
      </w:tr>
      <w:tr w14:paraId="6E957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20AC6972">
            <w:pPr>
              <w:snapToGrid w:val="0"/>
              <w:spacing w:before="70" w:after="70" w:line="240" w:lineRule="auto"/>
              <w:ind w:firstLine="0"/>
              <w:jc w:val="left"/>
              <w:rPr>
                <w:sz w:val="21"/>
              </w:rPr>
            </w:pPr>
            <w:r>
              <w:rPr>
                <w:sz w:val="21"/>
                <w:szCs w:val="21"/>
              </w:rPr>
              <w:t>坐标跳变</w:t>
            </w:r>
          </w:p>
        </w:tc>
        <w:tc>
          <w:tcPr>
            <w:tcW w:w="2342" w:type="dxa"/>
            <w:vAlign w:val="center"/>
          </w:tcPr>
          <w:p w14:paraId="1155FC6E">
            <w:pPr>
              <w:snapToGrid w:val="0"/>
              <w:spacing w:before="70" w:after="70" w:line="240" w:lineRule="auto"/>
              <w:ind w:firstLine="0"/>
              <w:jc w:val="left"/>
              <w:rPr>
                <w:sz w:val="21"/>
              </w:rPr>
            </w:pPr>
            <w:r>
              <w:rPr>
                <w:sz w:val="21"/>
                <w:szCs w:val="21"/>
              </w:rPr>
              <w:t>粗差/标志点误识别</w:t>
            </w:r>
          </w:p>
        </w:tc>
        <w:tc>
          <w:tcPr>
            <w:tcW w:w="2226" w:type="dxa"/>
            <w:vAlign w:val="center"/>
          </w:tcPr>
          <w:p w14:paraId="2AC1BC6A">
            <w:pPr>
              <w:snapToGrid w:val="0"/>
              <w:spacing w:before="70" w:after="70" w:line="240" w:lineRule="auto"/>
              <w:ind w:firstLine="0"/>
              <w:jc w:val="center"/>
              <w:rPr>
                <w:sz w:val="21"/>
              </w:rPr>
            </w:pPr>
            <w:r>
              <w:rPr>
                <w:sz w:val="21"/>
                <w:szCs w:val="21"/>
              </w:rPr>
              <w:t>观测→残差→标志点</w:t>
            </w:r>
          </w:p>
        </w:tc>
        <w:tc>
          <w:tcPr>
            <w:tcW w:w="1697" w:type="dxa"/>
            <w:vAlign w:val="center"/>
          </w:tcPr>
          <w:p w14:paraId="6565E7AD">
            <w:pPr>
              <w:snapToGrid w:val="0"/>
              <w:spacing w:before="70" w:after="70" w:line="240" w:lineRule="auto"/>
              <w:ind w:firstLine="0"/>
              <w:jc w:val="left"/>
              <w:rPr>
                <w:sz w:val="21"/>
              </w:rPr>
            </w:pPr>
            <w:r>
              <w:rPr>
                <w:sz w:val="21"/>
                <w:szCs w:val="21"/>
              </w:rPr>
              <w:t>剔除/重测</w:t>
            </w:r>
          </w:p>
        </w:tc>
        <w:tc>
          <w:tcPr>
            <w:tcW w:w="1129" w:type="dxa"/>
            <w:vAlign w:val="center"/>
          </w:tcPr>
          <w:p w14:paraId="1175C865">
            <w:pPr>
              <w:snapToGrid w:val="0"/>
              <w:spacing w:before="70" w:after="70" w:line="240" w:lineRule="auto"/>
              <w:ind w:firstLine="0"/>
              <w:jc w:val="center"/>
              <w:rPr>
                <w:sz w:val="21"/>
              </w:rPr>
            </w:pPr>
            <w:r>
              <w:rPr>
                <w:sz w:val="21"/>
                <w:szCs w:val="21"/>
              </w:rPr>
              <w:t>20 min</w:t>
            </w:r>
          </w:p>
        </w:tc>
      </w:tr>
      <w:tr w14:paraId="7D470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771354EE">
            <w:pPr>
              <w:snapToGrid w:val="0"/>
              <w:spacing w:before="70" w:after="70" w:line="240" w:lineRule="auto"/>
              <w:ind w:firstLine="0"/>
              <w:jc w:val="left"/>
              <w:rPr>
                <w:sz w:val="21"/>
              </w:rPr>
            </w:pPr>
            <w:r>
              <w:rPr>
                <w:sz w:val="21"/>
                <w:szCs w:val="21"/>
              </w:rPr>
              <w:t>通信中断</w:t>
            </w:r>
          </w:p>
        </w:tc>
        <w:tc>
          <w:tcPr>
            <w:tcW w:w="2342" w:type="dxa"/>
            <w:vAlign w:val="center"/>
          </w:tcPr>
          <w:p w14:paraId="3BAE217A">
            <w:pPr>
              <w:snapToGrid w:val="0"/>
              <w:spacing w:before="70" w:after="70" w:line="240" w:lineRule="auto"/>
              <w:ind w:firstLine="0"/>
              <w:jc w:val="left"/>
              <w:rPr>
                <w:sz w:val="21"/>
              </w:rPr>
            </w:pPr>
            <w:r>
              <w:rPr>
                <w:sz w:val="21"/>
                <w:szCs w:val="21"/>
              </w:rPr>
              <w:t>干扰/距离过远/遮挡</w:t>
            </w:r>
          </w:p>
        </w:tc>
        <w:tc>
          <w:tcPr>
            <w:tcW w:w="2226" w:type="dxa"/>
            <w:vAlign w:val="center"/>
          </w:tcPr>
          <w:p w14:paraId="22471845">
            <w:pPr>
              <w:snapToGrid w:val="0"/>
              <w:spacing w:before="70" w:after="70" w:line="240" w:lineRule="auto"/>
              <w:ind w:firstLine="0"/>
              <w:jc w:val="center"/>
              <w:rPr>
                <w:sz w:val="21"/>
              </w:rPr>
            </w:pPr>
            <w:r>
              <w:rPr>
                <w:sz w:val="21"/>
                <w:szCs w:val="21"/>
              </w:rPr>
              <w:t>距离→频点→中继</w:t>
            </w:r>
          </w:p>
        </w:tc>
        <w:tc>
          <w:tcPr>
            <w:tcW w:w="1697" w:type="dxa"/>
            <w:vAlign w:val="center"/>
          </w:tcPr>
          <w:p w14:paraId="1C7AC578">
            <w:pPr>
              <w:snapToGrid w:val="0"/>
              <w:spacing w:before="70" w:after="70" w:line="240" w:lineRule="auto"/>
              <w:ind w:firstLine="0"/>
              <w:jc w:val="left"/>
              <w:rPr>
                <w:sz w:val="21"/>
              </w:rPr>
            </w:pPr>
            <w:r>
              <w:rPr>
                <w:sz w:val="21"/>
                <w:szCs w:val="21"/>
              </w:rPr>
              <w:t>调整/中继</w:t>
            </w:r>
          </w:p>
        </w:tc>
        <w:tc>
          <w:tcPr>
            <w:tcW w:w="1129" w:type="dxa"/>
            <w:vAlign w:val="center"/>
          </w:tcPr>
          <w:p w14:paraId="2CF63B20">
            <w:pPr>
              <w:snapToGrid w:val="0"/>
              <w:spacing w:before="70" w:after="70" w:line="240" w:lineRule="auto"/>
              <w:ind w:firstLine="0"/>
              <w:jc w:val="center"/>
              <w:rPr>
                <w:sz w:val="21"/>
              </w:rPr>
            </w:pPr>
            <w:r>
              <w:rPr>
                <w:sz w:val="21"/>
                <w:szCs w:val="21"/>
              </w:rPr>
              <w:t>15 min</w:t>
            </w:r>
          </w:p>
        </w:tc>
      </w:tr>
      <w:tr w14:paraId="1F821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29C0D839">
            <w:pPr>
              <w:snapToGrid w:val="0"/>
              <w:spacing w:before="70" w:after="70" w:line="240" w:lineRule="auto"/>
              <w:ind w:firstLine="0"/>
              <w:jc w:val="left"/>
              <w:rPr>
                <w:sz w:val="21"/>
              </w:rPr>
            </w:pPr>
            <w:r>
              <w:rPr>
                <w:sz w:val="21"/>
                <w:szCs w:val="21"/>
              </w:rPr>
              <w:t>云台不转</w:t>
            </w:r>
          </w:p>
        </w:tc>
        <w:tc>
          <w:tcPr>
            <w:tcW w:w="2342" w:type="dxa"/>
            <w:vAlign w:val="center"/>
          </w:tcPr>
          <w:p w14:paraId="6633DEA4">
            <w:pPr>
              <w:snapToGrid w:val="0"/>
              <w:spacing w:before="70" w:after="70" w:line="240" w:lineRule="auto"/>
              <w:ind w:firstLine="0"/>
              <w:jc w:val="left"/>
              <w:rPr>
                <w:sz w:val="21"/>
              </w:rPr>
            </w:pPr>
            <w:r>
              <w:rPr>
                <w:sz w:val="21"/>
                <w:szCs w:val="21"/>
              </w:rPr>
              <w:t>卡滞/电机故障/限位</w:t>
            </w:r>
          </w:p>
        </w:tc>
        <w:tc>
          <w:tcPr>
            <w:tcW w:w="2226" w:type="dxa"/>
            <w:vAlign w:val="center"/>
          </w:tcPr>
          <w:p w14:paraId="6EF134E8">
            <w:pPr>
              <w:snapToGrid w:val="0"/>
              <w:spacing w:before="70" w:after="70" w:line="240" w:lineRule="auto"/>
              <w:ind w:firstLine="0"/>
              <w:jc w:val="center"/>
              <w:rPr>
                <w:sz w:val="21"/>
              </w:rPr>
            </w:pPr>
            <w:r>
              <w:rPr>
                <w:sz w:val="21"/>
                <w:szCs w:val="21"/>
              </w:rPr>
              <w:t>机械→电气→限位</w:t>
            </w:r>
          </w:p>
        </w:tc>
        <w:tc>
          <w:tcPr>
            <w:tcW w:w="1697" w:type="dxa"/>
            <w:vAlign w:val="center"/>
          </w:tcPr>
          <w:p w14:paraId="3687A7BC">
            <w:pPr>
              <w:snapToGrid w:val="0"/>
              <w:spacing w:before="70" w:after="70" w:line="240" w:lineRule="auto"/>
              <w:ind w:firstLine="0"/>
              <w:jc w:val="left"/>
              <w:rPr>
                <w:sz w:val="21"/>
              </w:rPr>
            </w:pPr>
            <w:r>
              <w:rPr>
                <w:sz w:val="21"/>
                <w:szCs w:val="21"/>
              </w:rPr>
              <w:t>清理/更换</w:t>
            </w:r>
          </w:p>
        </w:tc>
        <w:tc>
          <w:tcPr>
            <w:tcW w:w="1129" w:type="dxa"/>
            <w:vAlign w:val="center"/>
          </w:tcPr>
          <w:p w14:paraId="0D3AB017">
            <w:pPr>
              <w:snapToGrid w:val="0"/>
              <w:spacing w:before="70" w:after="70" w:line="240" w:lineRule="auto"/>
              <w:ind w:firstLine="0"/>
              <w:jc w:val="center"/>
              <w:rPr>
                <w:sz w:val="21"/>
              </w:rPr>
            </w:pPr>
            <w:r>
              <w:rPr>
                <w:sz w:val="21"/>
                <w:szCs w:val="21"/>
              </w:rPr>
              <w:t>30 min</w:t>
            </w:r>
          </w:p>
        </w:tc>
      </w:tr>
      <w:tr w14:paraId="1E0F0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5DF3ADE2">
            <w:pPr>
              <w:snapToGrid w:val="0"/>
              <w:spacing w:before="70" w:after="70" w:line="240" w:lineRule="auto"/>
              <w:ind w:firstLine="0"/>
              <w:jc w:val="left"/>
              <w:rPr>
                <w:sz w:val="21"/>
              </w:rPr>
            </w:pPr>
            <w:r>
              <w:rPr>
                <w:sz w:val="21"/>
                <w:szCs w:val="21"/>
              </w:rPr>
              <w:t>电池过热</w:t>
            </w:r>
          </w:p>
        </w:tc>
        <w:tc>
          <w:tcPr>
            <w:tcW w:w="2342" w:type="dxa"/>
            <w:vAlign w:val="center"/>
          </w:tcPr>
          <w:p w14:paraId="6862A671">
            <w:pPr>
              <w:snapToGrid w:val="0"/>
              <w:spacing w:before="70" w:after="70" w:line="240" w:lineRule="auto"/>
              <w:ind w:firstLine="0"/>
              <w:jc w:val="left"/>
              <w:rPr>
                <w:sz w:val="21"/>
              </w:rPr>
            </w:pPr>
            <w:r>
              <w:rPr>
                <w:sz w:val="21"/>
                <w:szCs w:val="21"/>
              </w:rPr>
              <w:t>高温/大电流/散热不良</w:t>
            </w:r>
          </w:p>
        </w:tc>
        <w:tc>
          <w:tcPr>
            <w:tcW w:w="2226" w:type="dxa"/>
            <w:vAlign w:val="center"/>
          </w:tcPr>
          <w:p w14:paraId="2B983A1C">
            <w:pPr>
              <w:snapToGrid w:val="0"/>
              <w:spacing w:before="70" w:after="70" w:line="240" w:lineRule="auto"/>
              <w:ind w:firstLine="0"/>
              <w:jc w:val="center"/>
              <w:rPr>
                <w:sz w:val="21"/>
              </w:rPr>
            </w:pPr>
            <w:r>
              <w:rPr>
                <w:sz w:val="21"/>
                <w:szCs w:val="21"/>
              </w:rPr>
              <w:t>环境→负载→散热</w:t>
            </w:r>
          </w:p>
        </w:tc>
        <w:tc>
          <w:tcPr>
            <w:tcW w:w="1697" w:type="dxa"/>
            <w:vAlign w:val="center"/>
          </w:tcPr>
          <w:p w14:paraId="09F9FDB8">
            <w:pPr>
              <w:snapToGrid w:val="0"/>
              <w:spacing w:before="70" w:after="70" w:line="240" w:lineRule="auto"/>
              <w:ind w:firstLine="0"/>
              <w:jc w:val="left"/>
              <w:rPr>
                <w:sz w:val="21"/>
              </w:rPr>
            </w:pPr>
            <w:r>
              <w:rPr>
                <w:sz w:val="21"/>
                <w:szCs w:val="21"/>
              </w:rPr>
              <w:t>降温/减载</w:t>
            </w:r>
          </w:p>
        </w:tc>
        <w:tc>
          <w:tcPr>
            <w:tcW w:w="1129" w:type="dxa"/>
            <w:vAlign w:val="center"/>
          </w:tcPr>
          <w:p w14:paraId="56874280">
            <w:pPr>
              <w:snapToGrid w:val="0"/>
              <w:spacing w:before="70" w:after="70" w:line="240" w:lineRule="auto"/>
              <w:ind w:firstLine="0"/>
              <w:jc w:val="center"/>
              <w:rPr>
                <w:sz w:val="21"/>
              </w:rPr>
            </w:pPr>
            <w:r>
              <w:rPr>
                <w:sz w:val="21"/>
                <w:szCs w:val="21"/>
              </w:rPr>
              <w:t>30 min</w:t>
            </w:r>
          </w:p>
        </w:tc>
      </w:tr>
      <w:tr w14:paraId="054E4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42802244">
            <w:pPr>
              <w:snapToGrid w:val="0"/>
              <w:spacing w:before="70" w:after="70" w:line="240" w:lineRule="auto"/>
              <w:ind w:firstLine="0"/>
              <w:jc w:val="left"/>
              <w:rPr>
                <w:sz w:val="21"/>
              </w:rPr>
            </w:pPr>
            <w:r>
              <w:rPr>
                <w:sz w:val="21"/>
                <w:szCs w:val="21"/>
              </w:rPr>
              <w:t>数据丢失</w:t>
            </w:r>
          </w:p>
        </w:tc>
        <w:tc>
          <w:tcPr>
            <w:tcW w:w="2342" w:type="dxa"/>
            <w:vAlign w:val="center"/>
          </w:tcPr>
          <w:p w14:paraId="48AF6C1C">
            <w:pPr>
              <w:snapToGrid w:val="0"/>
              <w:spacing w:before="70" w:after="70" w:line="240" w:lineRule="auto"/>
              <w:ind w:firstLine="0"/>
              <w:jc w:val="left"/>
              <w:rPr>
                <w:sz w:val="21"/>
              </w:rPr>
            </w:pPr>
            <w:r>
              <w:rPr>
                <w:sz w:val="21"/>
                <w:szCs w:val="21"/>
              </w:rPr>
              <w:t>存储故障/断电</w:t>
            </w:r>
          </w:p>
        </w:tc>
        <w:tc>
          <w:tcPr>
            <w:tcW w:w="2226" w:type="dxa"/>
            <w:vAlign w:val="center"/>
          </w:tcPr>
          <w:p w14:paraId="0CD34D1C">
            <w:pPr>
              <w:snapToGrid w:val="0"/>
              <w:spacing w:before="70" w:after="70" w:line="240" w:lineRule="auto"/>
              <w:ind w:firstLine="0"/>
              <w:jc w:val="center"/>
              <w:rPr>
                <w:sz w:val="21"/>
              </w:rPr>
            </w:pPr>
            <w:r>
              <w:rPr>
                <w:sz w:val="21"/>
                <w:szCs w:val="21"/>
              </w:rPr>
              <w:t>介质→日志→缓存</w:t>
            </w:r>
          </w:p>
        </w:tc>
        <w:tc>
          <w:tcPr>
            <w:tcW w:w="1697" w:type="dxa"/>
            <w:vAlign w:val="center"/>
          </w:tcPr>
          <w:p w14:paraId="2141E3F8">
            <w:pPr>
              <w:snapToGrid w:val="0"/>
              <w:spacing w:before="70" w:after="70" w:line="240" w:lineRule="auto"/>
              <w:ind w:firstLine="0"/>
              <w:jc w:val="left"/>
              <w:rPr>
                <w:sz w:val="21"/>
              </w:rPr>
            </w:pPr>
            <w:r>
              <w:rPr>
                <w:sz w:val="21"/>
                <w:szCs w:val="21"/>
              </w:rPr>
              <w:t>恢复/重采</w:t>
            </w:r>
          </w:p>
        </w:tc>
        <w:tc>
          <w:tcPr>
            <w:tcW w:w="1129" w:type="dxa"/>
            <w:vAlign w:val="center"/>
          </w:tcPr>
          <w:p w14:paraId="77D36ECB">
            <w:pPr>
              <w:snapToGrid w:val="0"/>
              <w:spacing w:before="70" w:after="70" w:line="240" w:lineRule="auto"/>
              <w:ind w:firstLine="0"/>
              <w:jc w:val="center"/>
              <w:rPr>
                <w:sz w:val="21"/>
              </w:rPr>
            </w:pPr>
            <w:r>
              <w:rPr>
                <w:sz w:val="21"/>
                <w:szCs w:val="21"/>
              </w:rPr>
              <w:t>60 min</w:t>
            </w:r>
          </w:p>
        </w:tc>
      </w:tr>
      <w:tr w14:paraId="2FCD9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2764833E">
            <w:pPr>
              <w:snapToGrid w:val="0"/>
              <w:spacing w:before="70" w:after="70" w:line="240" w:lineRule="auto"/>
              <w:ind w:firstLine="0"/>
              <w:jc w:val="left"/>
              <w:rPr>
                <w:sz w:val="21"/>
              </w:rPr>
            </w:pPr>
            <w:r>
              <w:rPr>
                <w:sz w:val="21"/>
                <w:szCs w:val="21"/>
              </w:rPr>
              <w:t>标定漂移</w:t>
            </w:r>
          </w:p>
        </w:tc>
        <w:tc>
          <w:tcPr>
            <w:tcW w:w="2342" w:type="dxa"/>
            <w:vAlign w:val="center"/>
          </w:tcPr>
          <w:p w14:paraId="560B996B">
            <w:pPr>
              <w:snapToGrid w:val="0"/>
              <w:spacing w:before="70" w:after="70" w:line="240" w:lineRule="auto"/>
              <w:ind w:firstLine="0"/>
              <w:jc w:val="left"/>
              <w:rPr>
                <w:sz w:val="21"/>
              </w:rPr>
            </w:pPr>
            <w:r>
              <w:rPr>
                <w:sz w:val="21"/>
                <w:szCs w:val="21"/>
              </w:rPr>
              <w:t>温度/碰撞</w:t>
            </w:r>
          </w:p>
        </w:tc>
        <w:tc>
          <w:tcPr>
            <w:tcW w:w="2226" w:type="dxa"/>
            <w:vAlign w:val="center"/>
          </w:tcPr>
          <w:p w14:paraId="16098B0B">
            <w:pPr>
              <w:snapToGrid w:val="0"/>
              <w:spacing w:before="70" w:after="70" w:line="240" w:lineRule="auto"/>
              <w:ind w:firstLine="0"/>
              <w:jc w:val="center"/>
              <w:rPr>
                <w:sz w:val="21"/>
              </w:rPr>
            </w:pPr>
            <w:r>
              <w:rPr>
                <w:sz w:val="21"/>
                <w:szCs w:val="21"/>
              </w:rPr>
              <w:t>标准尺→温度→结构</w:t>
            </w:r>
          </w:p>
        </w:tc>
        <w:tc>
          <w:tcPr>
            <w:tcW w:w="1697" w:type="dxa"/>
            <w:vAlign w:val="center"/>
          </w:tcPr>
          <w:p w14:paraId="0727F16D">
            <w:pPr>
              <w:snapToGrid w:val="0"/>
              <w:spacing w:before="70" w:after="70" w:line="240" w:lineRule="auto"/>
              <w:ind w:firstLine="0"/>
              <w:jc w:val="left"/>
              <w:rPr>
                <w:sz w:val="21"/>
              </w:rPr>
            </w:pPr>
            <w:r>
              <w:rPr>
                <w:sz w:val="21"/>
                <w:szCs w:val="21"/>
              </w:rPr>
              <w:t>重标</w:t>
            </w:r>
          </w:p>
        </w:tc>
        <w:tc>
          <w:tcPr>
            <w:tcW w:w="1129" w:type="dxa"/>
            <w:vAlign w:val="center"/>
          </w:tcPr>
          <w:p w14:paraId="2265A091">
            <w:pPr>
              <w:snapToGrid w:val="0"/>
              <w:spacing w:before="70" w:after="70" w:line="240" w:lineRule="auto"/>
              <w:ind w:firstLine="0"/>
              <w:jc w:val="center"/>
              <w:rPr>
                <w:sz w:val="21"/>
              </w:rPr>
            </w:pPr>
            <w:r>
              <w:rPr>
                <w:sz w:val="21"/>
                <w:szCs w:val="21"/>
              </w:rPr>
              <w:t>30 min</w:t>
            </w:r>
          </w:p>
        </w:tc>
      </w:tr>
      <w:tr w14:paraId="26A7E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7D12517B">
            <w:pPr>
              <w:snapToGrid w:val="0"/>
              <w:spacing w:before="70" w:after="70" w:line="240" w:lineRule="auto"/>
              <w:ind w:firstLine="0"/>
              <w:jc w:val="left"/>
              <w:rPr>
                <w:sz w:val="21"/>
              </w:rPr>
            </w:pPr>
            <w:r>
              <w:rPr>
                <w:sz w:val="21"/>
                <w:szCs w:val="21"/>
              </w:rPr>
              <w:t>软件崩溃</w:t>
            </w:r>
          </w:p>
        </w:tc>
        <w:tc>
          <w:tcPr>
            <w:tcW w:w="2342" w:type="dxa"/>
            <w:vAlign w:val="center"/>
          </w:tcPr>
          <w:p w14:paraId="42CCDE5C">
            <w:pPr>
              <w:snapToGrid w:val="0"/>
              <w:spacing w:before="70" w:after="70" w:line="240" w:lineRule="auto"/>
              <w:ind w:firstLine="0"/>
              <w:jc w:val="left"/>
              <w:rPr>
                <w:sz w:val="21"/>
              </w:rPr>
            </w:pPr>
            <w:r>
              <w:rPr>
                <w:sz w:val="21"/>
                <w:szCs w:val="21"/>
              </w:rPr>
              <w:t>版本/内存/数据异常</w:t>
            </w:r>
          </w:p>
        </w:tc>
        <w:tc>
          <w:tcPr>
            <w:tcW w:w="2226" w:type="dxa"/>
            <w:vAlign w:val="center"/>
          </w:tcPr>
          <w:p w14:paraId="487B40DE">
            <w:pPr>
              <w:snapToGrid w:val="0"/>
              <w:spacing w:before="70" w:after="70" w:line="240" w:lineRule="auto"/>
              <w:ind w:firstLine="0"/>
              <w:jc w:val="center"/>
              <w:rPr>
                <w:sz w:val="21"/>
              </w:rPr>
            </w:pPr>
            <w:r>
              <w:rPr>
                <w:sz w:val="21"/>
                <w:szCs w:val="21"/>
              </w:rPr>
              <w:t>日志→数据→版本</w:t>
            </w:r>
          </w:p>
        </w:tc>
        <w:tc>
          <w:tcPr>
            <w:tcW w:w="1697" w:type="dxa"/>
            <w:vAlign w:val="center"/>
          </w:tcPr>
          <w:p w14:paraId="3B746F7F">
            <w:pPr>
              <w:snapToGrid w:val="0"/>
              <w:spacing w:before="70" w:after="70" w:line="240" w:lineRule="auto"/>
              <w:ind w:firstLine="0"/>
              <w:jc w:val="left"/>
              <w:rPr>
                <w:sz w:val="21"/>
              </w:rPr>
            </w:pPr>
            <w:r>
              <w:rPr>
                <w:sz w:val="21"/>
                <w:szCs w:val="21"/>
              </w:rPr>
              <w:t>重启/升级</w:t>
            </w:r>
          </w:p>
        </w:tc>
        <w:tc>
          <w:tcPr>
            <w:tcW w:w="1129" w:type="dxa"/>
            <w:vAlign w:val="center"/>
          </w:tcPr>
          <w:p w14:paraId="7CE635B9">
            <w:pPr>
              <w:snapToGrid w:val="0"/>
              <w:spacing w:before="70" w:after="70" w:line="240" w:lineRule="auto"/>
              <w:ind w:firstLine="0"/>
              <w:jc w:val="center"/>
              <w:rPr>
                <w:sz w:val="21"/>
              </w:rPr>
            </w:pPr>
            <w:r>
              <w:rPr>
                <w:sz w:val="21"/>
                <w:szCs w:val="21"/>
              </w:rPr>
              <w:t>20 min</w:t>
            </w:r>
          </w:p>
        </w:tc>
      </w:tr>
      <w:tr w14:paraId="18C86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6" w:type="dxa"/>
            <w:vAlign w:val="center"/>
          </w:tcPr>
          <w:p w14:paraId="12F6DA13">
            <w:pPr>
              <w:snapToGrid w:val="0"/>
              <w:spacing w:before="70" w:after="70" w:line="240" w:lineRule="auto"/>
              <w:ind w:firstLine="0"/>
              <w:jc w:val="left"/>
              <w:rPr>
                <w:sz w:val="21"/>
              </w:rPr>
            </w:pPr>
            <w:r>
              <w:rPr>
                <w:sz w:val="21"/>
                <w:szCs w:val="21"/>
              </w:rPr>
              <w:t>精度超差</w:t>
            </w:r>
          </w:p>
        </w:tc>
        <w:tc>
          <w:tcPr>
            <w:tcW w:w="2342" w:type="dxa"/>
            <w:vAlign w:val="center"/>
          </w:tcPr>
          <w:p w14:paraId="2318B683">
            <w:pPr>
              <w:snapToGrid w:val="0"/>
              <w:spacing w:before="70" w:after="70" w:line="240" w:lineRule="auto"/>
              <w:ind w:firstLine="0"/>
              <w:jc w:val="left"/>
              <w:rPr>
                <w:sz w:val="21"/>
              </w:rPr>
            </w:pPr>
            <w:r>
              <w:rPr>
                <w:sz w:val="21"/>
                <w:szCs w:val="21"/>
              </w:rPr>
              <w:t>标定/控制点/环境</w:t>
            </w:r>
          </w:p>
        </w:tc>
        <w:tc>
          <w:tcPr>
            <w:tcW w:w="2226" w:type="dxa"/>
            <w:vAlign w:val="center"/>
          </w:tcPr>
          <w:p w14:paraId="061E8E7E">
            <w:pPr>
              <w:snapToGrid w:val="0"/>
              <w:spacing w:before="70" w:after="70" w:line="240" w:lineRule="auto"/>
              <w:ind w:firstLine="0"/>
              <w:jc w:val="center"/>
              <w:rPr>
                <w:sz w:val="21"/>
              </w:rPr>
            </w:pPr>
            <w:r>
              <w:rPr>
                <w:sz w:val="21"/>
                <w:szCs w:val="21"/>
              </w:rPr>
              <w:t>标定→控制→环境</w:t>
            </w:r>
          </w:p>
        </w:tc>
        <w:tc>
          <w:tcPr>
            <w:tcW w:w="1697" w:type="dxa"/>
            <w:vAlign w:val="center"/>
          </w:tcPr>
          <w:p w14:paraId="5D4D3583">
            <w:pPr>
              <w:snapToGrid w:val="0"/>
              <w:spacing w:before="70" w:after="70" w:line="240" w:lineRule="auto"/>
              <w:ind w:firstLine="0"/>
              <w:jc w:val="left"/>
              <w:rPr>
                <w:sz w:val="21"/>
              </w:rPr>
            </w:pPr>
            <w:r>
              <w:rPr>
                <w:sz w:val="21"/>
                <w:szCs w:val="21"/>
              </w:rPr>
              <w:t>重标/补测</w:t>
            </w:r>
          </w:p>
        </w:tc>
        <w:tc>
          <w:tcPr>
            <w:tcW w:w="1129" w:type="dxa"/>
            <w:vAlign w:val="center"/>
          </w:tcPr>
          <w:p w14:paraId="760AD634">
            <w:pPr>
              <w:snapToGrid w:val="0"/>
              <w:spacing w:before="70" w:after="70" w:line="240" w:lineRule="auto"/>
              <w:ind w:firstLine="0"/>
              <w:jc w:val="center"/>
              <w:rPr>
                <w:sz w:val="21"/>
              </w:rPr>
            </w:pPr>
            <w:r>
              <w:rPr>
                <w:sz w:val="21"/>
                <w:szCs w:val="21"/>
              </w:rPr>
              <w:t>60 min</w:t>
            </w:r>
          </w:p>
        </w:tc>
      </w:tr>
    </w:tbl>
    <w:p w14:paraId="5C0FFFC7">
      <w:pPr>
        <w:spacing w:line="240" w:lineRule="auto"/>
      </w:pPr>
    </w:p>
    <w:p w14:paraId="6CD45F3D">
      <w:pPr>
        <w:pStyle w:val="6"/>
      </w:pPr>
      <w:r>
        <w:rPr>
          <w:szCs w:val="32"/>
        </w:rPr>
        <w:t>2.5.1.23 维护保养规程</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1"/>
        <w:gridCol w:w="1745"/>
        <w:gridCol w:w="2715"/>
        <w:gridCol w:w="1817"/>
        <w:gridCol w:w="1262"/>
      </w:tblGrid>
      <w:tr w14:paraId="66929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61" w:type="dxa"/>
            <w:shd w:val="clear" w:color="auto" w:fill="E7E6E6"/>
            <w:vAlign w:val="center"/>
          </w:tcPr>
          <w:p w14:paraId="2A56A138">
            <w:pPr>
              <w:snapToGrid w:val="0"/>
              <w:spacing w:before="70" w:after="70" w:line="240" w:lineRule="auto"/>
              <w:ind w:firstLine="0"/>
              <w:jc w:val="center"/>
              <w:rPr>
                <w:b/>
                <w:sz w:val="21"/>
              </w:rPr>
            </w:pPr>
            <w:r>
              <w:rPr>
                <w:b/>
                <w:sz w:val="21"/>
                <w:szCs w:val="21"/>
              </w:rPr>
              <w:t>周期</w:t>
            </w:r>
          </w:p>
        </w:tc>
        <w:tc>
          <w:tcPr>
            <w:tcW w:w="1745" w:type="dxa"/>
            <w:shd w:val="clear" w:color="auto" w:fill="E7E6E6"/>
            <w:vAlign w:val="center"/>
          </w:tcPr>
          <w:p w14:paraId="5873B723">
            <w:pPr>
              <w:snapToGrid w:val="0"/>
              <w:spacing w:before="70" w:after="70" w:line="240" w:lineRule="auto"/>
              <w:ind w:firstLine="0"/>
              <w:jc w:val="center"/>
              <w:rPr>
                <w:b/>
                <w:sz w:val="21"/>
              </w:rPr>
            </w:pPr>
            <w:r>
              <w:rPr>
                <w:b/>
                <w:sz w:val="21"/>
                <w:szCs w:val="21"/>
              </w:rPr>
              <w:t>项目</w:t>
            </w:r>
          </w:p>
        </w:tc>
        <w:tc>
          <w:tcPr>
            <w:tcW w:w="2715" w:type="dxa"/>
            <w:shd w:val="clear" w:color="auto" w:fill="E7E6E6"/>
            <w:vAlign w:val="center"/>
          </w:tcPr>
          <w:p w14:paraId="6A4592BA">
            <w:pPr>
              <w:snapToGrid w:val="0"/>
              <w:spacing w:before="70" w:after="70" w:line="240" w:lineRule="auto"/>
              <w:ind w:firstLine="0"/>
              <w:jc w:val="center"/>
              <w:rPr>
                <w:b/>
                <w:sz w:val="21"/>
              </w:rPr>
            </w:pPr>
            <w:r>
              <w:rPr>
                <w:b/>
                <w:sz w:val="21"/>
                <w:szCs w:val="21"/>
              </w:rPr>
              <w:t>方法</w:t>
            </w:r>
          </w:p>
        </w:tc>
        <w:tc>
          <w:tcPr>
            <w:tcW w:w="1817" w:type="dxa"/>
            <w:shd w:val="clear" w:color="auto" w:fill="E7E6E6"/>
            <w:vAlign w:val="center"/>
          </w:tcPr>
          <w:p w14:paraId="0A1AE1AF">
            <w:pPr>
              <w:snapToGrid w:val="0"/>
              <w:spacing w:before="70" w:after="70" w:line="240" w:lineRule="auto"/>
              <w:ind w:firstLine="0"/>
              <w:jc w:val="center"/>
              <w:rPr>
                <w:b/>
                <w:sz w:val="21"/>
              </w:rPr>
            </w:pPr>
            <w:r>
              <w:rPr>
                <w:b/>
                <w:sz w:val="21"/>
                <w:szCs w:val="21"/>
              </w:rPr>
              <w:t>判定</w:t>
            </w:r>
          </w:p>
        </w:tc>
        <w:tc>
          <w:tcPr>
            <w:tcW w:w="1262" w:type="dxa"/>
            <w:shd w:val="clear" w:color="auto" w:fill="E7E6E6"/>
            <w:vAlign w:val="center"/>
          </w:tcPr>
          <w:p w14:paraId="4450B092">
            <w:pPr>
              <w:snapToGrid w:val="0"/>
              <w:spacing w:before="70" w:after="70" w:line="240" w:lineRule="auto"/>
              <w:ind w:firstLine="0"/>
              <w:jc w:val="center"/>
              <w:rPr>
                <w:b/>
                <w:sz w:val="21"/>
              </w:rPr>
            </w:pPr>
            <w:r>
              <w:rPr>
                <w:b/>
                <w:sz w:val="21"/>
                <w:szCs w:val="21"/>
              </w:rPr>
              <w:t>记录</w:t>
            </w:r>
          </w:p>
        </w:tc>
      </w:tr>
      <w:tr w14:paraId="76DBE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2156A692">
            <w:pPr>
              <w:snapToGrid w:val="0"/>
              <w:spacing w:before="70" w:after="70" w:line="240" w:lineRule="auto"/>
              <w:ind w:firstLine="0"/>
              <w:jc w:val="left"/>
              <w:rPr>
                <w:sz w:val="21"/>
              </w:rPr>
            </w:pPr>
            <w:r>
              <w:rPr>
                <w:sz w:val="21"/>
                <w:szCs w:val="21"/>
              </w:rPr>
              <w:t>每班次</w:t>
            </w:r>
          </w:p>
        </w:tc>
        <w:tc>
          <w:tcPr>
            <w:tcW w:w="1745" w:type="dxa"/>
            <w:vAlign w:val="center"/>
          </w:tcPr>
          <w:p w14:paraId="1440F77F">
            <w:pPr>
              <w:snapToGrid w:val="0"/>
              <w:spacing w:before="70" w:after="70" w:line="240" w:lineRule="auto"/>
              <w:ind w:firstLine="0"/>
              <w:jc w:val="center"/>
              <w:rPr>
                <w:sz w:val="21"/>
              </w:rPr>
            </w:pPr>
            <w:r>
              <w:rPr>
                <w:sz w:val="21"/>
                <w:szCs w:val="21"/>
              </w:rPr>
              <w:t>镜头清洁</w:t>
            </w:r>
          </w:p>
        </w:tc>
        <w:tc>
          <w:tcPr>
            <w:tcW w:w="2715" w:type="dxa"/>
            <w:vAlign w:val="center"/>
          </w:tcPr>
          <w:p w14:paraId="1B638F6B">
            <w:pPr>
              <w:snapToGrid w:val="0"/>
              <w:spacing w:before="70" w:after="70" w:line="240" w:lineRule="auto"/>
              <w:ind w:firstLine="0"/>
              <w:jc w:val="left"/>
              <w:rPr>
                <w:sz w:val="21"/>
              </w:rPr>
            </w:pPr>
            <w:r>
              <w:rPr>
                <w:sz w:val="21"/>
                <w:szCs w:val="21"/>
              </w:rPr>
              <w:t>气吹+镜头纸</w:t>
            </w:r>
          </w:p>
        </w:tc>
        <w:tc>
          <w:tcPr>
            <w:tcW w:w="1817" w:type="dxa"/>
            <w:vAlign w:val="center"/>
          </w:tcPr>
          <w:p w14:paraId="5581ABE6">
            <w:pPr>
              <w:snapToGrid w:val="0"/>
              <w:spacing w:before="70" w:after="70" w:line="240" w:lineRule="auto"/>
              <w:ind w:firstLine="0"/>
              <w:jc w:val="left"/>
              <w:rPr>
                <w:sz w:val="21"/>
              </w:rPr>
            </w:pPr>
            <w:r>
              <w:rPr>
                <w:sz w:val="21"/>
                <w:szCs w:val="21"/>
              </w:rPr>
              <w:t>无污渍</w:t>
            </w:r>
          </w:p>
        </w:tc>
        <w:tc>
          <w:tcPr>
            <w:tcW w:w="1262" w:type="dxa"/>
            <w:vAlign w:val="center"/>
          </w:tcPr>
          <w:p w14:paraId="6AAC80F3">
            <w:pPr>
              <w:snapToGrid w:val="0"/>
              <w:spacing w:before="70" w:after="70" w:line="240" w:lineRule="auto"/>
              <w:ind w:firstLine="0"/>
              <w:jc w:val="left"/>
              <w:rPr>
                <w:sz w:val="21"/>
              </w:rPr>
            </w:pPr>
            <w:r>
              <w:rPr>
                <w:sz w:val="21"/>
                <w:szCs w:val="21"/>
              </w:rPr>
              <w:t>日志</w:t>
            </w:r>
          </w:p>
        </w:tc>
      </w:tr>
      <w:tr w14:paraId="0D5AD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6D57C702">
            <w:pPr>
              <w:snapToGrid w:val="0"/>
              <w:spacing w:before="70" w:after="70" w:line="240" w:lineRule="auto"/>
              <w:ind w:firstLine="0"/>
              <w:jc w:val="left"/>
              <w:rPr>
                <w:sz w:val="21"/>
              </w:rPr>
            </w:pPr>
            <w:r>
              <w:rPr>
                <w:sz w:val="21"/>
                <w:szCs w:val="21"/>
              </w:rPr>
              <w:t>每班次</w:t>
            </w:r>
          </w:p>
        </w:tc>
        <w:tc>
          <w:tcPr>
            <w:tcW w:w="1745" w:type="dxa"/>
            <w:vAlign w:val="center"/>
          </w:tcPr>
          <w:p w14:paraId="5B7A9288">
            <w:pPr>
              <w:snapToGrid w:val="0"/>
              <w:spacing w:before="70" w:after="70" w:line="240" w:lineRule="auto"/>
              <w:ind w:firstLine="0"/>
              <w:jc w:val="center"/>
              <w:rPr>
                <w:sz w:val="21"/>
              </w:rPr>
            </w:pPr>
            <w:r>
              <w:rPr>
                <w:sz w:val="21"/>
                <w:szCs w:val="21"/>
              </w:rPr>
              <w:t>电量检查</w:t>
            </w:r>
          </w:p>
        </w:tc>
        <w:tc>
          <w:tcPr>
            <w:tcW w:w="2715" w:type="dxa"/>
            <w:vAlign w:val="center"/>
          </w:tcPr>
          <w:p w14:paraId="08546086">
            <w:pPr>
              <w:snapToGrid w:val="0"/>
              <w:spacing w:before="70" w:after="70" w:line="240" w:lineRule="auto"/>
              <w:ind w:firstLine="0"/>
              <w:jc w:val="left"/>
              <w:rPr>
                <w:sz w:val="21"/>
              </w:rPr>
            </w:pPr>
            <w:r>
              <w:rPr>
                <w:sz w:val="21"/>
                <w:szCs w:val="21"/>
              </w:rPr>
              <w:t>电量显示</w:t>
            </w:r>
          </w:p>
        </w:tc>
        <w:tc>
          <w:tcPr>
            <w:tcW w:w="1817" w:type="dxa"/>
            <w:vAlign w:val="center"/>
          </w:tcPr>
          <w:p w14:paraId="2807A47C">
            <w:pPr>
              <w:snapToGrid w:val="0"/>
              <w:spacing w:before="70" w:after="70" w:line="240" w:lineRule="auto"/>
              <w:ind w:firstLine="0"/>
              <w:jc w:val="left"/>
              <w:rPr>
                <w:sz w:val="21"/>
              </w:rPr>
            </w:pPr>
            <w:r>
              <w:rPr>
                <w:sz w:val="21"/>
                <w:szCs w:val="21"/>
              </w:rPr>
              <w:t>≥80%</w:t>
            </w:r>
          </w:p>
        </w:tc>
        <w:tc>
          <w:tcPr>
            <w:tcW w:w="1262" w:type="dxa"/>
            <w:vAlign w:val="center"/>
          </w:tcPr>
          <w:p w14:paraId="483DFE8A">
            <w:pPr>
              <w:snapToGrid w:val="0"/>
              <w:spacing w:before="70" w:after="70" w:line="240" w:lineRule="auto"/>
              <w:ind w:firstLine="0"/>
              <w:jc w:val="left"/>
              <w:rPr>
                <w:sz w:val="21"/>
              </w:rPr>
            </w:pPr>
            <w:r>
              <w:rPr>
                <w:sz w:val="21"/>
                <w:szCs w:val="21"/>
              </w:rPr>
              <w:t>日志</w:t>
            </w:r>
          </w:p>
        </w:tc>
      </w:tr>
      <w:tr w14:paraId="29BC5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710F6A71">
            <w:pPr>
              <w:snapToGrid w:val="0"/>
              <w:spacing w:before="70" w:after="70" w:line="240" w:lineRule="auto"/>
              <w:ind w:firstLine="0"/>
              <w:jc w:val="left"/>
              <w:rPr>
                <w:sz w:val="21"/>
              </w:rPr>
            </w:pPr>
            <w:r>
              <w:rPr>
                <w:sz w:val="21"/>
                <w:szCs w:val="21"/>
              </w:rPr>
              <w:t>每班次</w:t>
            </w:r>
          </w:p>
        </w:tc>
        <w:tc>
          <w:tcPr>
            <w:tcW w:w="1745" w:type="dxa"/>
            <w:vAlign w:val="center"/>
          </w:tcPr>
          <w:p w14:paraId="77737645">
            <w:pPr>
              <w:snapToGrid w:val="0"/>
              <w:spacing w:before="70" w:after="70" w:line="240" w:lineRule="auto"/>
              <w:ind w:firstLine="0"/>
              <w:jc w:val="center"/>
              <w:rPr>
                <w:sz w:val="21"/>
              </w:rPr>
            </w:pPr>
            <w:r>
              <w:rPr>
                <w:sz w:val="21"/>
                <w:szCs w:val="21"/>
              </w:rPr>
              <w:t>外观检查</w:t>
            </w:r>
          </w:p>
        </w:tc>
        <w:tc>
          <w:tcPr>
            <w:tcW w:w="2715" w:type="dxa"/>
            <w:vAlign w:val="center"/>
          </w:tcPr>
          <w:p w14:paraId="238D33C6">
            <w:pPr>
              <w:snapToGrid w:val="0"/>
              <w:spacing w:before="70" w:after="70" w:line="240" w:lineRule="auto"/>
              <w:ind w:firstLine="0"/>
              <w:jc w:val="left"/>
              <w:rPr>
                <w:sz w:val="21"/>
              </w:rPr>
            </w:pPr>
            <w:r>
              <w:rPr>
                <w:sz w:val="21"/>
                <w:szCs w:val="21"/>
              </w:rPr>
              <w:t>目视</w:t>
            </w:r>
          </w:p>
        </w:tc>
        <w:tc>
          <w:tcPr>
            <w:tcW w:w="1817" w:type="dxa"/>
            <w:vAlign w:val="center"/>
          </w:tcPr>
          <w:p w14:paraId="7B07EC65">
            <w:pPr>
              <w:snapToGrid w:val="0"/>
              <w:spacing w:before="70" w:after="70" w:line="240" w:lineRule="auto"/>
              <w:ind w:firstLine="0"/>
              <w:jc w:val="left"/>
              <w:rPr>
                <w:sz w:val="21"/>
              </w:rPr>
            </w:pPr>
            <w:r>
              <w:rPr>
                <w:sz w:val="21"/>
                <w:szCs w:val="21"/>
              </w:rPr>
              <w:t>无破损</w:t>
            </w:r>
          </w:p>
        </w:tc>
        <w:tc>
          <w:tcPr>
            <w:tcW w:w="1262" w:type="dxa"/>
            <w:vAlign w:val="center"/>
          </w:tcPr>
          <w:p w14:paraId="7A04EB1B">
            <w:pPr>
              <w:snapToGrid w:val="0"/>
              <w:spacing w:before="70" w:after="70" w:line="240" w:lineRule="auto"/>
              <w:ind w:firstLine="0"/>
              <w:jc w:val="left"/>
              <w:rPr>
                <w:sz w:val="21"/>
              </w:rPr>
            </w:pPr>
            <w:r>
              <w:rPr>
                <w:sz w:val="21"/>
                <w:szCs w:val="21"/>
              </w:rPr>
              <w:t>日志</w:t>
            </w:r>
          </w:p>
        </w:tc>
      </w:tr>
      <w:tr w14:paraId="74706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38ECCBAB">
            <w:pPr>
              <w:snapToGrid w:val="0"/>
              <w:spacing w:before="70" w:after="70" w:line="240" w:lineRule="auto"/>
              <w:ind w:firstLine="0"/>
              <w:jc w:val="left"/>
              <w:rPr>
                <w:sz w:val="21"/>
              </w:rPr>
            </w:pPr>
            <w:r>
              <w:rPr>
                <w:sz w:val="21"/>
                <w:szCs w:val="21"/>
              </w:rPr>
              <w:t>每日</w:t>
            </w:r>
          </w:p>
        </w:tc>
        <w:tc>
          <w:tcPr>
            <w:tcW w:w="1745" w:type="dxa"/>
            <w:vAlign w:val="center"/>
          </w:tcPr>
          <w:p w14:paraId="6F4E42C6">
            <w:pPr>
              <w:snapToGrid w:val="0"/>
              <w:spacing w:before="70" w:after="70" w:line="240" w:lineRule="auto"/>
              <w:ind w:firstLine="0"/>
              <w:jc w:val="center"/>
              <w:rPr>
                <w:sz w:val="21"/>
              </w:rPr>
            </w:pPr>
            <w:r>
              <w:rPr>
                <w:sz w:val="21"/>
                <w:szCs w:val="21"/>
              </w:rPr>
              <w:t>数据备份</w:t>
            </w:r>
          </w:p>
        </w:tc>
        <w:tc>
          <w:tcPr>
            <w:tcW w:w="2715" w:type="dxa"/>
            <w:vAlign w:val="center"/>
          </w:tcPr>
          <w:p w14:paraId="28649619">
            <w:pPr>
              <w:snapToGrid w:val="0"/>
              <w:spacing w:before="70" w:after="70" w:line="240" w:lineRule="auto"/>
              <w:ind w:firstLine="0"/>
              <w:jc w:val="left"/>
              <w:rPr>
                <w:sz w:val="21"/>
              </w:rPr>
            </w:pPr>
            <w:r>
              <w:rPr>
                <w:sz w:val="21"/>
                <w:szCs w:val="21"/>
              </w:rPr>
              <w:t>双备份</w:t>
            </w:r>
          </w:p>
        </w:tc>
        <w:tc>
          <w:tcPr>
            <w:tcW w:w="1817" w:type="dxa"/>
            <w:vAlign w:val="center"/>
          </w:tcPr>
          <w:p w14:paraId="35DF13C6">
            <w:pPr>
              <w:snapToGrid w:val="0"/>
              <w:spacing w:before="70" w:after="70" w:line="240" w:lineRule="auto"/>
              <w:ind w:firstLine="0"/>
              <w:jc w:val="left"/>
              <w:rPr>
                <w:sz w:val="21"/>
              </w:rPr>
            </w:pPr>
            <w:r>
              <w:rPr>
                <w:sz w:val="21"/>
                <w:szCs w:val="21"/>
              </w:rPr>
              <w:t>校验一致</w:t>
            </w:r>
          </w:p>
        </w:tc>
        <w:tc>
          <w:tcPr>
            <w:tcW w:w="1262" w:type="dxa"/>
            <w:vAlign w:val="center"/>
          </w:tcPr>
          <w:p w14:paraId="4A0672D6">
            <w:pPr>
              <w:snapToGrid w:val="0"/>
              <w:spacing w:before="70" w:after="70" w:line="240" w:lineRule="auto"/>
              <w:ind w:firstLine="0"/>
              <w:jc w:val="left"/>
              <w:rPr>
                <w:sz w:val="21"/>
              </w:rPr>
            </w:pPr>
            <w:r>
              <w:rPr>
                <w:sz w:val="21"/>
                <w:szCs w:val="21"/>
              </w:rPr>
              <w:t>备份单</w:t>
            </w:r>
          </w:p>
        </w:tc>
      </w:tr>
      <w:tr w14:paraId="24BF4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176FE5B2">
            <w:pPr>
              <w:snapToGrid w:val="0"/>
              <w:spacing w:before="70" w:after="70" w:line="240" w:lineRule="auto"/>
              <w:ind w:firstLine="0"/>
              <w:jc w:val="left"/>
              <w:rPr>
                <w:sz w:val="21"/>
              </w:rPr>
            </w:pPr>
            <w:r>
              <w:rPr>
                <w:sz w:val="21"/>
                <w:szCs w:val="21"/>
              </w:rPr>
              <w:t>每周</w:t>
            </w:r>
          </w:p>
        </w:tc>
        <w:tc>
          <w:tcPr>
            <w:tcW w:w="1745" w:type="dxa"/>
            <w:vAlign w:val="center"/>
          </w:tcPr>
          <w:p w14:paraId="3ACBA406">
            <w:pPr>
              <w:snapToGrid w:val="0"/>
              <w:spacing w:before="70" w:after="70" w:line="240" w:lineRule="auto"/>
              <w:ind w:firstLine="0"/>
              <w:jc w:val="center"/>
              <w:rPr>
                <w:sz w:val="21"/>
              </w:rPr>
            </w:pPr>
            <w:r>
              <w:rPr>
                <w:sz w:val="21"/>
                <w:szCs w:val="21"/>
              </w:rPr>
              <w:t>紧固件检查</w:t>
            </w:r>
          </w:p>
        </w:tc>
        <w:tc>
          <w:tcPr>
            <w:tcW w:w="2715" w:type="dxa"/>
            <w:vAlign w:val="center"/>
          </w:tcPr>
          <w:p w14:paraId="31604329">
            <w:pPr>
              <w:snapToGrid w:val="0"/>
              <w:spacing w:before="70" w:after="70" w:line="240" w:lineRule="auto"/>
              <w:ind w:firstLine="0"/>
              <w:jc w:val="left"/>
              <w:rPr>
                <w:sz w:val="21"/>
              </w:rPr>
            </w:pPr>
            <w:r>
              <w:rPr>
                <w:sz w:val="21"/>
                <w:szCs w:val="21"/>
              </w:rPr>
              <w:t>力矩扳手</w:t>
            </w:r>
          </w:p>
        </w:tc>
        <w:tc>
          <w:tcPr>
            <w:tcW w:w="1817" w:type="dxa"/>
            <w:vAlign w:val="center"/>
          </w:tcPr>
          <w:p w14:paraId="54FD5296">
            <w:pPr>
              <w:snapToGrid w:val="0"/>
              <w:spacing w:before="70" w:after="70" w:line="240" w:lineRule="auto"/>
              <w:ind w:firstLine="0"/>
              <w:jc w:val="left"/>
              <w:rPr>
                <w:sz w:val="21"/>
              </w:rPr>
            </w:pPr>
            <w:r>
              <w:rPr>
                <w:sz w:val="21"/>
                <w:szCs w:val="21"/>
              </w:rPr>
              <w:t>符合力矩</w:t>
            </w:r>
          </w:p>
        </w:tc>
        <w:tc>
          <w:tcPr>
            <w:tcW w:w="1262" w:type="dxa"/>
            <w:vAlign w:val="center"/>
          </w:tcPr>
          <w:p w14:paraId="15562467">
            <w:pPr>
              <w:snapToGrid w:val="0"/>
              <w:spacing w:before="70" w:after="70" w:line="240" w:lineRule="auto"/>
              <w:ind w:firstLine="0"/>
              <w:jc w:val="left"/>
              <w:rPr>
                <w:sz w:val="21"/>
              </w:rPr>
            </w:pPr>
            <w:r>
              <w:rPr>
                <w:sz w:val="21"/>
                <w:szCs w:val="21"/>
              </w:rPr>
              <w:t>点检表</w:t>
            </w:r>
          </w:p>
        </w:tc>
      </w:tr>
      <w:tr w14:paraId="34D29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59899FC1">
            <w:pPr>
              <w:snapToGrid w:val="0"/>
              <w:spacing w:before="70" w:after="70" w:line="240" w:lineRule="auto"/>
              <w:ind w:firstLine="0"/>
              <w:jc w:val="left"/>
              <w:rPr>
                <w:sz w:val="21"/>
              </w:rPr>
            </w:pPr>
            <w:r>
              <w:rPr>
                <w:sz w:val="21"/>
                <w:szCs w:val="21"/>
              </w:rPr>
              <w:t>每周</w:t>
            </w:r>
          </w:p>
        </w:tc>
        <w:tc>
          <w:tcPr>
            <w:tcW w:w="1745" w:type="dxa"/>
            <w:vAlign w:val="center"/>
          </w:tcPr>
          <w:p w14:paraId="0FC29BB0">
            <w:pPr>
              <w:snapToGrid w:val="0"/>
              <w:spacing w:before="70" w:after="70" w:line="240" w:lineRule="auto"/>
              <w:ind w:firstLine="0"/>
              <w:jc w:val="center"/>
              <w:rPr>
                <w:sz w:val="21"/>
              </w:rPr>
            </w:pPr>
            <w:r>
              <w:rPr>
                <w:sz w:val="21"/>
                <w:szCs w:val="21"/>
              </w:rPr>
              <w:t>云台润滑</w:t>
            </w:r>
          </w:p>
        </w:tc>
        <w:tc>
          <w:tcPr>
            <w:tcW w:w="2715" w:type="dxa"/>
            <w:vAlign w:val="center"/>
          </w:tcPr>
          <w:p w14:paraId="37DB69FB">
            <w:pPr>
              <w:snapToGrid w:val="0"/>
              <w:spacing w:before="70" w:after="70" w:line="240" w:lineRule="auto"/>
              <w:ind w:firstLine="0"/>
              <w:jc w:val="left"/>
              <w:rPr>
                <w:sz w:val="21"/>
              </w:rPr>
            </w:pPr>
            <w:r>
              <w:rPr>
                <w:sz w:val="21"/>
                <w:szCs w:val="21"/>
              </w:rPr>
              <w:t>专用润滑脂</w:t>
            </w:r>
          </w:p>
        </w:tc>
        <w:tc>
          <w:tcPr>
            <w:tcW w:w="1817" w:type="dxa"/>
            <w:vAlign w:val="center"/>
          </w:tcPr>
          <w:p w14:paraId="777DA11D">
            <w:pPr>
              <w:snapToGrid w:val="0"/>
              <w:spacing w:before="70" w:after="70" w:line="240" w:lineRule="auto"/>
              <w:ind w:firstLine="0"/>
              <w:jc w:val="left"/>
              <w:rPr>
                <w:sz w:val="21"/>
              </w:rPr>
            </w:pPr>
            <w:r>
              <w:rPr>
                <w:sz w:val="21"/>
                <w:szCs w:val="21"/>
              </w:rPr>
              <w:t>转动平稳</w:t>
            </w:r>
          </w:p>
        </w:tc>
        <w:tc>
          <w:tcPr>
            <w:tcW w:w="1262" w:type="dxa"/>
            <w:vAlign w:val="center"/>
          </w:tcPr>
          <w:p w14:paraId="299ADB0F">
            <w:pPr>
              <w:snapToGrid w:val="0"/>
              <w:spacing w:before="70" w:after="70" w:line="240" w:lineRule="auto"/>
              <w:ind w:firstLine="0"/>
              <w:jc w:val="left"/>
              <w:rPr>
                <w:sz w:val="21"/>
              </w:rPr>
            </w:pPr>
            <w:r>
              <w:rPr>
                <w:sz w:val="21"/>
                <w:szCs w:val="21"/>
              </w:rPr>
              <w:t>点检表</w:t>
            </w:r>
          </w:p>
        </w:tc>
      </w:tr>
      <w:tr w14:paraId="769B7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0EC30540">
            <w:pPr>
              <w:snapToGrid w:val="0"/>
              <w:spacing w:before="70" w:after="70" w:line="240" w:lineRule="auto"/>
              <w:ind w:firstLine="0"/>
              <w:jc w:val="left"/>
              <w:rPr>
                <w:sz w:val="21"/>
              </w:rPr>
            </w:pPr>
            <w:r>
              <w:rPr>
                <w:sz w:val="21"/>
                <w:szCs w:val="21"/>
              </w:rPr>
              <w:t>每月</w:t>
            </w:r>
          </w:p>
        </w:tc>
        <w:tc>
          <w:tcPr>
            <w:tcW w:w="1745" w:type="dxa"/>
            <w:vAlign w:val="center"/>
          </w:tcPr>
          <w:p w14:paraId="6AAD2278">
            <w:pPr>
              <w:snapToGrid w:val="0"/>
              <w:spacing w:before="70" w:after="70" w:line="240" w:lineRule="auto"/>
              <w:ind w:firstLine="0"/>
              <w:jc w:val="center"/>
              <w:rPr>
                <w:sz w:val="21"/>
              </w:rPr>
            </w:pPr>
            <w:r>
              <w:rPr>
                <w:sz w:val="21"/>
                <w:szCs w:val="21"/>
              </w:rPr>
              <w:t>标准尺校核</w:t>
            </w:r>
          </w:p>
        </w:tc>
        <w:tc>
          <w:tcPr>
            <w:tcW w:w="2715" w:type="dxa"/>
            <w:vAlign w:val="center"/>
          </w:tcPr>
          <w:p w14:paraId="0F10349B">
            <w:pPr>
              <w:snapToGrid w:val="0"/>
              <w:spacing w:before="70" w:after="70" w:line="240" w:lineRule="auto"/>
              <w:ind w:firstLine="0"/>
              <w:jc w:val="left"/>
              <w:rPr>
                <w:sz w:val="21"/>
              </w:rPr>
            </w:pPr>
            <w:r>
              <w:rPr>
                <w:sz w:val="21"/>
                <w:szCs w:val="21"/>
              </w:rPr>
              <w:t>1 m/5 m</w:t>
            </w:r>
          </w:p>
        </w:tc>
        <w:tc>
          <w:tcPr>
            <w:tcW w:w="1817" w:type="dxa"/>
            <w:vAlign w:val="center"/>
          </w:tcPr>
          <w:p w14:paraId="7BBEDE12">
            <w:pPr>
              <w:snapToGrid w:val="0"/>
              <w:spacing w:before="70" w:after="70" w:line="240" w:lineRule="auto"/>
              <w:ind w:firstLine="0"/>
              <w:jc w:val="left"/>
              <w:rPr>
                <w:sz w:val="21"/>
              </w:rPr>
            </w:pPr>
            <w:r>
              <w:rPr>
                <w:sz w:val="21"/>
                <w:szCs w:val="21"/>
              </w:rPr>
              <w:t>偏差 ≤0.3 mm</w:t>
            </w:r>
          </w:p>
        </w:tc>
        <w:tc>
          <w:tcPr>
            <w:tcW w:w="1262" w:type="dxa"/>
            <w:vAlign w:val="center"/>
          </w:tcPr>
          <w:p w14:paraId="645A487B">
            <w:pPr>
              <w:snapToGrid w:val="0"/>
              <w:spacing w:before="70" w:after="70" w:line="240" w:lineRule="auto"/>
              <w:ind w:firstLine="0"/>
              <w:jc w:val="left"/>
              <w:rPr>
                <w:sz w:val="21"/>
              </w:rPr>
            </w:pPr>
            <w:r>
              <w:rPr>
                <w:sz w:val="21"/>
                <w:szCs w:val="21"/>
              </w:rPr>
              <w:t>校核记录</w:t>
            </w:r>
          </w:p>
        </w:tc>
      </w:tr>
      <w:tr w14:paraId="036A8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46607D85">
            <w:pPr>
              <w:snapToGrid w:val="0"/>
              <w:spacing w:before="70" w:after="70" w:line="240" w:lineRule="auto"/>
              <w:ind w:firstLine="0"/>
              <w:jc w:val="left"/>
              <w:rPr>
                <w:sz w:val="21"/>
              </w:rPr>
            </w:pPr>
            <w:r>
              <w:rPr>
                <w:sz w:val="21"/>
                <w:szCs w:val="21"/>
              </w:rPr>
              <w:t>每月</w:t>
            </w:r>
          </w:p>
        </w:tc>
        <w:tc>
          <w:tcPr>
            <w:tcW w:w="1745" w:type="dxa"/>
            <w:vAlign w:val="center"/>
          </w:tcPr>
          <w:p w14:paraId="7EBC3F3D">
            <w:pPr>
              <w:snapToGrid w:val="0"/>
              <w:spacing w:before="70" w:after="70" w:line="240" w:lineRule="auto"/>
              <w:ind w:firstLine="0"/>
              <w:jc w:val="center"/>
              <w:rPr>
                <w:sz w:val="21"/>
              </w:rPr>
            </w:pPr>
            <w:r>
              <w:rPr>
                <w:sz w:val="21"/>
                <w:szCs w:val="21"/>
              </w:rPr>
              <w:t>电池容量测试</w:t>
            </w:r>
          </w:p>
        </w:tc>
        <w:tc>
          <w:tcPr>
            <w:tcW w:w="2715" w:type="dxa"/>
            <w:vAlign w:val="center"/>
          </w:tcPr>
          <w:p w14:paraId="16D304E5">
            <w:pPr>
              <w:snapToGrid w:val="0"/>
              <w:spacing w:before="70" w:after="70" w:line="240" w:lineRule="auto"/>
              <w:ind w:firstLine="0"/>
              <w:jc w:val="left"/>
              <w:rPr>
                <w:sz w:val="21"/>
              </w:rPr>
            </w:pPr>
            <w:r>
              <w:rPr>
                <w:sz w:val="21"/>
                <w:szCs w:val="21"/>
              </w:rPr>
              <w:t>放电测试</w:t>
            </w:r>
          </w:p>
        </w:tc>
        <w:tc>
          <w:tcPr>
            <w:tcW w:w="1817" w:type="dxa"/>
            <w:vAlign w:val="center"/>
          </w:tcPr>
          <w:p w14:paraId="386F70E0">
            <w:pPr>
              <w:snapToGrid w:val="0"/>
              <w:spacing w:before="70" w:after="70" w:line="240" w:lineRule="auto"/>
              <w:ind w:firstLine="0"/>
              <w:jc w:val="left"/>
              <w:rPr>
                <w:sz w:val="21"/>
              </w:rPr>
            </w:pPr>
            <w:r>
              <w:rPr>
                <w:sz w:val="21"/>
                <w:szCs w:val="21"/>
              </w:rPr>
              <w:t>≥80% 额定</w:t>
            </w:r>
          </w:p>
        </w:tc>
        <w:tc>
          <w:tcPr>
            <w:tcW w:w="1262" w:type="dxa"/>
            <w:vAlign w:val="center"/>
          </w:tcPr>
          <w:p w14:paraId="264A173F">
            <w:pPr>
              <w:snapToGrid w:val="0"/>
              <w:spacing w:before="70" w:after="70" w:line="240" w:lineRule="auto"/>
              <w:ind w:firstLine="0"/>
              <w:jc w:val="left"/>
              <w:rPr>
                <w:sz w:val="21"/>
              </w:rPr>
            </w:pPr>
            <w:r>
              <w:rPr>
                <w:sz w:val="21"/>
                <w:szCs w:val="21"/>
              </w:rPr>
              <w:t>测试记录</w:t>
            </w:r>
          </w:p>
        </w:tc>
      </w:tr>
      <w:tr w14:paraId="3CAE7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289099DB">
            <w:pPr>
              <w:snapToGrid w:val="0"/>
              <w:spacing w:before="70" w:after="70" w:line="240" w:lineRule="auto"/>
              <w:ind w:firstLine="0"/>
              <w:jc w:val="left"/>
              <w:rPr>
                <w:sz w:val="21"/>
              </w:rPr>
            </w:pPr>
            <w:r>
              <w:rPr>
                <w:sz w:val="21"/>
                <w:szCs w:val="21"/>
              </w:rPr>
              <w:t>每季度</w:t>
            </w:r>
          </w:p>
        </w:tc>
        <w:tc>
          <w:tcPr>
            <w:tcW w:w="1745" w:type="dxa"/>
            <w:vAlign w:val="center"/>
          </w:tcPr>
          <w:p w14:paraId="4E6B20ED">
            <w:pPr>
              <w:snapToGrid w:val="0"/>
              <w:spacing w:before="70" w:after="70" w:line="240" w:lineRule="auto"/>
              <w:ind w:firstLine="0"/>
              <w:jc w:val="center"/>
              <w:rPr>
                <w:sz w:val="21"/>
              </w:rPr>
            </w:pPr>
            <w:r>
              <w:rPr>
                <w:sz w:val="21"/>
                <w:szCs w:val="21"/>
              </w:rPr>
              <w:t>整机标定</w:t>
            </w:r>
          </w:p>
        </w:tc>
        <w:tc>
          <w:tcPr>
            <w:tcW w:w="2715" w:type="dxa"/>
            <w:vAlign w:val="center"/>
          </w:tcPr>
          <w:p w14:paraId="7EDB110A">
            <w:pPr>
              <w:snapToGrid w:val="0"/>
              <w:spacing w:before="70" w:after="70" w:line="240" w:lineRule="auto"/>
              <w:ind w:firstLine="0"/>
              <w:jc w:val="left"/>
              <w:rPr>
                <w:sz w:val="21"/>
              </w:rPr>
            </w:pPr>
            <w:r>
              <w:rPr>
                <w:sz w:val="21"/>
                <w:szCs w:val="21"/>
              </w:rPr>
              <w:t>标定场</w:t>
            </w:r>
          </w:p>
        </w:tc>
        <w:tc>
          <w:tcPr>
            <w:tcW w:w="1817" w:type="dxa"/>
            <w:vAlign w:val="center"/>
          </w:tcPr>
          <w:p w14:paraId="3529B0E2">
            <w:pPr>
              <w:snapToGrid w:val="0"/>
              <w:spacing w:before="70" w:after="70" w:line="240" w:lineRule="auto"/>
              <w:ind w:firstLine="0"/>
              <w:jc w:val="left"/>
              <w:rPr>
                <w:sz w:val="21"/>
              </w:rPr>
            </w:pPr>
            <w:r>
              <w:rPr>
                <w:sz w:val="21"/>
                <w:szCs w:val="21"/>
              </w:rPr>
              <w:t>残差 ≤0.3 pixel</w:t>
            </w:r>
          </w:p>
        </w:tc>
        <w:tc>
          <w:tcPr>
            <w:tcW w:w="1262" w:type="dxa"/>
            <w:vAlign w:val="center"/>
          </w:tcPr>
          <w:p w14:paraId="1B739882">
            <w:pPr>
              <w:snapToGrid w:val="0"/>
              <w:spacing w:before="70" w:after="70" w:line="240" w:lineRule="auto"/>
              <w:ind w:firstLine="0"/>
              <w:jc w:val="left"/>
              <w:rPr>
                <w:sz w:val="21"/>
              </w:rPr>
            </w:pPr>
            <w:r>
              <w:rPr>
                <w:sz w:val="21"/>
                <w:szCs w:val="21"/>
              </w:rPr>
              <w:t>标定报告</w:t>
            </w:r>
          </w:p>
        </w:tc>
      </w:tr>
      <w:tr w14:paraId="76232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0BC620A0">
            <w:pPr>
              <w:snapToGrid w:val="0"/>
              <w:spacing w:before="70" w:after="70" w:line="240" w:lineRule="auto"/>
              <w:ind w:firstLine="0"/>
              <w:jc w:val="left"/>
              <w:rPr>
                <w:sz w:val="21"/>
              </w:rPr>
            </w:pPr>
            <w:r>
              <w:rPr>
                <w:sz w:val="21"/>
                <w:szCs w:val="21"/>
              </w:rPr>
              <w:t>每半年</w:t>
            </w:r>
          </w:p>
        </w:tc>
        <w:tc>
          <w:tcPr>
            <w:tcW w:w="1745" w:type="dxa"/>
            <w:vAlign w:val="center"/>
          </w:tcPr>
          <w:p w14:paraId="4ADE4189">
            <w:pPr>
              <w:snapToGrid w:val="0"/>
              <w:spacing w:before="70" w:after="70" w:line="240" w:lineRule="auto"/>
              <w:ind w:firstLine="0"/>
              <w:jc w:val="center"/>
              <w:rPr>
                <w:sz w:val="21"/>
              </w:rPr>
            </w:pPr>
            <w:r>
              <w:rPr>
                <w:sz w:val="21"/>
                <w:szCs w:val="21"/>
              </w:rPr>
              <w:t>防护检查</w:t>
            </w:r>
          </w:p>
        </w:tc>
        <w:tc>
          <w:tcPr>
            <w:tcW w:w="2715" w:type="dxa"/>
            <w:vAlign w:val="center"/>
          </w:tcPr>
          <w:p w14:paraId="4B851370">
            <w:pPr>
              <w:snapToGrid w:val="0"/>
              <w:spacing w:before="70" w:after="70" w:line="240" w:lineRule="auto"/>
              <w:ind w:firstLine="0"/>
              <w:jc w:val="left"/>
              <w:rPr>
                <w:sz w:val="21"/>
              </w:rPr>
            </w:pPr>
            <w:r>
              <w:rPr>
                <w:sz w:val="21"/>
                <w:szCs w:val="21"/>
              </w:rPr>
              <w:t>密封、防水</w:t>
            </w:r>
          </w:p>
        </w:tc>
        <w:tc>
          <w:tcPr>
            <w:tcW w:w="1817" w:type="dxa"/>
            <w:vAlign w:val="center"/>
          </w:tcPr>
          <w:p w14:paraId="4B479464">
            <w:pPr>
              <w:snapToGrid w:val="0"/>
              <w:spacing w:before="70" w:after="70" w:line="240" w:lineRule="auto"/>
              <w:ind w:firstLine="0"/>
              <w:jc w:val="left"/>
              <w:rPr>
                <w:sz w:val="21"/>
              </w:rPr>
            </w:pPr>
            <w:r>
              <w:rPr>
                <w:sz w:val="21"/>
                <w:szCs w:val="21"/>
              </w:rPr>
              <w:t>IP 等级</w:t>
            </w:r>
          </w:p>
        </w:tc>
        <w:tc>
          <w:tcPr>
            <w:tcW w:w="1262" w:type="dxa"/>
            <w:vAlign w:val="center"/>
          </w:tcPr>
          <w:p w14:paraId="14149EF7">
            <w:pPr>
              <w:snapToGrid w:val="0"/>
              <w:spacing w:before="70" w:after="70" w:line="240" w:lineRule="auto"/>
              <w:ind w:firstLine="0"/>
              <w:jc w:val="left"/>
              <w:rPr>
                <w:sz w:val="21"/>
              </w:rPr>
            </w:pPr>
            <w:r>
              <w:rPr>
                <w:sz w:val="21"/>
                <w:szCs w:val="21"/>
              </w:rPr>
              <w:t>检查表</w:t>
            </w:r>
          </w:p>
        </w:tc>
      </w:tr>
      <w:tr w14:paraId="1E402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3E82D0A3">
            <w:pPr>
              <w:snapToGrid w:val="0"/>
              <w:spacing w:before="70" w:after="70" w:line="240" w:lineRule="auto"/>
              <w:ind w:firstLine="0"/>
              <w:jc w:val="left"/>
              <w:rPr>
                <w:sz w:val="21"/>
              </w:rPr>
            </w:pPr>
            <w:r>
              <w:rPr>
                <w:sz w:val="21"/>
                <w:szCs w:val="21"/>
              </w:rPr>
              <w:t>每年</w:t>
            </w:r>
          </w:p>
        </w:tc>
        <w:tc>
          <w:tcPr>
            <w:tcW w:w="1745" w:type="dxa"/>
            <w:vAlign w:val="center"/>
          </w:tcPr>
          <w:p w14:paraId="3B8AE37E">
            <w:pPr>
              <w:snapToGrid w:val="0"/>
              <w:spacing w:before="70" w:after="70" w:line="240" w:lineRule="auto"/>
              <w:ind w:firstLine="0"/>
              <w:jc w:val="center"/>
              <w:rPr>
                <w:sz w:val="21"/>
              </w:rPr>
            </w:pPr>
            <w:r>
              <w:rPr>
                <w:sz w:val="21"/>
                <w:szCs w:val="21"/>
              </w:rPr>
              <w:t>全面检修</w:t>
            </w:r>
          </w:p>
        </w:tc>
        <w:tc>
          <w:tcPr>
            <w:tcW w:w="2715" w:type="dxa"/>
            <w:vAlign w:val="center"/>
          </w:tcPr>
          <w:p w14:paraId="5A46304A">
            <w:pPr>
              <w:snapToGrid w:val="0"/>
              <w:spacing w:before="70" w:after="70" w:line="240" w:lineRule="auto"/>
              <w:ind w:firstLine="0"/>
              <w:jc w:val="left"/>
              <w:rPr>
                <w:sz w:val="21"/>
              </w:rPr>
            </w:pPr>
            <w:r>
              <w:rPr>
                <w:sz w:val="21"/>
                <w:szCs w:val="21"/>
              </w:rPr>
              <w:t>拆检、更换易损件</w:t>
            </w:r>
          </w:p>
        </w:tc>
        <w:tc>
          <w:tcPr>
            <w:tcW w:w="1817" w:type="dxa"/>
            <w:vAlign w:val="center"/>
          </w:tcPr>
          <w:p w14:paraId="51B766B7">
            <w:pPr>
              <w:snapToGrid w:val="0"/>
              <w:spacing w:before="70" w:after="70" w:line="240" w:lineRule="auto"/>
              <w:ind w:firstLine="0"/>
              <w:jc w:val="left"/>
              <w:rPr>
                <w:sz w:val="21"/>
              </w:rPr>
            </w:pPr>
            <w:r>
              <w:rPr>
                <w:sz w:val="21"/>
                <w:szCs w:val="21"/>
              </w:rPr>
              <w:t>合格</w:t>
            </w:r>
          </w:p>
        </w:tc>
        <w:tc>
          <w:tcPr>
            <w:tcW w:w="1262" w:type="dxa"/>
            <w:vAlign w:val="center"/>
          </w:tcPr>
          <w:p w14:paraId="03EC6089">
            <w:pPr>
              <w:snapToGrid w:val="0"/>
              <w:spacing w:before="70" w:after="70" w:line="240" w:lineRule="auto"/>
              <w:ind w:firstLine="0"/>
              <w:jc w:val="left"/>
              <w:rPr>
                <w:sz w:val="21"/>
              </w:rPr>
            </w:pPr>
            <w:r>
              <w:rPr>
                <w:sz w:val="21"/>
                <w:szCs w:val="21"/>
              </w:rPr>
              <w:t>检修报告</w:t>
            </w:r>
          </w:p>
        </w:tc>
      </w:tr>
      <w:tr w14:paraId="0CE05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61" w:type="dxa"/>
            <w:vAlign w:val="center"/>
          </w:tcPr>
          <w:p w14:paraId="1EA6B770">
            <w:pPr>
              <w:snapToGrid w:val="0"/>
              <w:spacing w:before="70" w:after="70" w:line="240" w:lineRule="auto"/>
              <w:ind w:firstLine="0"/>
              <w:jc w:val="left"/>
              <w:rPr>
                <w:sz w:val="21"/>
              </w:rPr>
            </w:pPr>
            <w:r>
              <w:rPr>
                <w:sz w:val="21"/>
                <w:szCs w:val="21"/>
              </w:rPr>
              <w:t>长期停用</w:t>
            </w:r>
          </w:p>
        </w:tc>
        <w:tc>
          <w:tcPr>
            <w:tcW w:w="1745" w:type="dxa"/>
            <w:vAlign w:val="center"/>
          </w:tcPr>
          <w:p w14:paraId="7CD80240">
            <w:pPr>
              <w:snapToGrid w:val="0"/>
              <w:spacing w:before="70" w:after="70" w:line="240" w:lineRule="auto"/>
              <w:ind w:firstLine="0"/>
              <w:jc w:val="center"/>
              <w:rPr>
                <w:sz w:val="21"/>
              </w:rPr>
            </w:pPr>
            <w:r>
              <w:rPr>
                <w:sz w:val="21"/>
                <w:szCs w:val="21"/>
              </w:rPr>
              <w:t>保养存放</w:t>
            </w:r>
          </w:p>
        </w:tc>
        <w:tc>
          <w:tcPr>
            <w:tcW w:w="2715" w:type="dxa"/>
            <w:vAlign w:val="center"/>
          </w:tcPr>
          <w:p w14:paraId="05DB44CB">
            <w:pPr>
              <w:snapToGrid w:val="0"/>
              <w:spacing w:before="70" w:after="70" w:line="240" w:lineRule="auto"/>
              <w:ind w:firstLine="0"/>
              <w:jc w:val="left"/>
              <w:rPr>
                <w:sz w:val="21"/>
              </w:rPr>
            </w:pPr>
            <w:r>
              <w:rPr>
                <w:sz w:val="21"/>
                <w:szCs w:val="21"/>
              </w:rPr>
              <w:t>断电、防潮、定期充电</w:t>
            </w:r>
          </w:p>
        </w:tc>
        <w:tc>
          <w:tcPr>
            <w:tcW w:w="1817" w:type="dxa"/>
            <w:vAlign w:val="center"/>
          </w:tcPr>
          <w:p w14:paraId="47EAD6D1">
            <w:pPr>
              <w:snapToGrid w:val="0"/>
              <w:spacing w:before="70" w:after="70" w:line="240" w:lineRule="auto"/>
              <w:ind w:firstLine="0"/>
              <w:jc w:val="left"/>
              <w:rPr>
                <w:sz w:val="21"/>
              </w:rPr>
            </w:pPr>
            <w:r>
              <w:rPr>
                <w:sz w:val="21"/>
                <w:szCs w:val="21"/>
              </w:rPr>
              <w:t>可正常启用</w:t>
            </w:r>
          </w:p>
        </w:tc>
        <w:tc>
          <w:tcPr>
            <w:tcW w:w="1262" w:type="dxa"/>
            <w:vAlign w:val="center"/>
          </w:tcPr>
          <w:p w14:paraId="173FFD2D">
            <w:pPr>
              <w:snapToGrid w:val="0"/>
              <w:spacing w:before="70" w:after="70" w:line="240" w:lineRule="auto"/>
              <w:ind w:firstLine="0"/>
              <w:jc w:val="left"/>
              <w:rPr>
                <w:sz w:val="21"/>
              </w:rPr>
            </w:pPr>
            <w:r>
              <w:rPr>
                <w:sz w:val="21"/>
                <w:szCs w:val="21"/>
              </w:rPr>
              <w:t>存放记录</w:t>
            </w:r>
          </w:p>
        </w:tc>
      </w:tr>
    </w:tbl>
    <w:p w14:paraId="1511ED73">
      <w:pPr>
        <w:spacing w:line="240" w:lineRule="auto"/>
      </w:pPr>
    </w:p>
    <w:p w14:paraId="6BCF10F1">
      <w:pPr>
        <w:pStyle w:val="6"/>
      </w:pPr>
      <w:r>
        <w:rPr>
          <w:szCs w:val="32"/>
        </w:rPr>
        <w:t>2.5.1.24 现场作业指导书要点</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9"/>
        <w:gridCol w:w="1429"/>
        <w:gridCol w:w="2815"/>
        <w:gridCol w:w="2258"/>
        <w:gridCol w:w="1429"/>
      </w:tblGrid>
      <w:tr w14:paraId="109E6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69" w:type="dxa"/>
            <w:shd w:val="clear" w:color="auto" w:fill="E7E6E6"/>
            <w:vAlign w:val="center"/>
          </w:tcPr>
          <w:p w14:paraId="01C9E84A">
            <w:pPr>
              <w:snapToGrid w:val="0"/>
              <w:spacing w:before="70" w:after="70" w:line="240" w:lineRule="auto"/>
              <w:ind w:firstLine="0"/>
              <w:jc w:val="center"/>
              <w:rPr>
                <w:b/>
                <w:sz w:val="21"/>
              </w:rPr>
            </w:pPr>
            <w:r>
              <w:rPr>
                <w:b/>
                <w:sz w:val="21"/>
                <w:szCs w:val="21"/>
              </w:rPr>
              <w:t>序号</w:t>
            </w:r>
          </w:p>
        </w:tc>
        <w:tc>
          <w:tcPr>
            <w:tcW w:w="1429" w:type="dxa"/>
            <w:shd w:val="clear" w:color="auto" w:fill="E7E6E6"/>
            <w:vAlign w:val="center"/>
          </w:tcPr>
          <w:p w14:paraId="39E10060">
            <w:pPr>
              <w:snapToGrid w:val="0"/>
              <w:spacing w:before="70" w:after="70" w:line="240" w:lineRule="auto"/>
              <w:ind w:firstLine="0"/>
              <w:jc w:val="center"/>
              <w:rPr>
                <w:b/>
                <w:sz w:val="21"/>
              </w:rPr>
            </w:pPr>
            <w:r>
              <w:rPr>
                <w:b/>
                <w:sz w:val="21"/>
                <w:szCs w:val="21"/>
              </w:rPr>
              <w:t>作业步骤</w:t>
            </w:r>
          </w:p>
        </w:tc>
        <w:tc>
          <w:tcPr>
            <w:tcW w:w="2815" w:type="dxa"/>
            <w:shd w:val="clear" w:color="auto" w:fill="E7E6E6"/>
            <w:vAlign w:val="center"/>
          </w:tcPr>
          <w:p w14:paraId="07D84423">
            <w:pPr>
              <w:snapToGrid w:val="0"/>
              <w:spacing w:before="70" w:after="70" w:line="240" w:lineRule="auto"/>
              <w:ind w:firstLine="0"/>
              <w:jc w:val="center"/>
              <w:rPr>
                <w:b/>
                <w:sz w:val="21"/>
              </w:rPr>
            </w:pPr>
            <w:r>
              <w:rPr>
                <w:b/>
                <w:sz w:val="21"/>
                <w:szCs w:val="21"/>
              </w:rPr>
              <w:t>关键动作</w:t>
            </w:r>
          </w:p>
        </w:tc>
        <w:tc>
          <w:tcPr>
            <w:tcW w:w="2258" w:type="dxa"/>
            <w:shd w:val="clear" w:color="auto" w:fill="E7E6E6"/>
            <w:vAlign w:val="center"/>
          </w:tcPr>
          <w:p w14:paraId="0EBAB45B">
            <w:pPr>
              <w:snapToGrid w:val="0"/>
              <w:spacing w:before="70" w:after="70" w:line="240" w:lineRule="auto"/>
              <w:ind w:firstLine="0"/>
              <w:jc w:val="center"/>
              <w:rPr>
                <w:b/>
                <w:sz w:val="21"/>
              </w:rPr>
            </w:pPr>
            <w:r>
              <w:rPr>
                <w:b/>
                <w:sz w:val="21"/>
                <w:szCs w:val="21"/>
              </w:rPr>
              <w:t>安全要求</w:t>
            </w:r>
          </w:p>
        </w:tc>
        <w:tc>
          <w:tcPr>
            <w:tcW w:w="1429" w:type="dxa"/>
            <w:shd w:val="clear" w:color="auto" w:fill="E7E6E6"/>
            <w:vAlign w:val="center"/>
          </w:tcPr>
          <w:p w14:paraId="2BA5BF08">
            <w:pPr>
              <w:snapToGrid w:val="0"/>
              <w:spacing w:before="70" w:after="70" w:line="240" w:lineRule="auto"/>
              <w:ind w:firstLine="0"/>
              <w:jc w:val="center"/>
              <w:rPr>
                <w:b/>
                <w:sz w:val="21"/>
              </w:rPr>
            </w:pPr>
            <w:r>
              <w:rPr>
                <w:b/>
                <w:sz w:val="21"/>
                <w:szCs w:val="21"/>
              </w:rPr>
              <w:t>质量要求</w:t>
            </w:r>
          </w:p>
        </w:tc>
      </w:tr>
      <w:tr w14:paraId="604B0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2762F8E2">
            <w:pPr>
              <w:snapToGrid w:val="0"/>
              <w:spacing w:before="70" w:after="70" w:line="240" w:lineRule="auto"/>
              <w:ind w:firstLine="0"/>
              <w:jc w:val="center"/>
              <w:rPr>
                <w:sz w:val="21"/>
              </w:rPr>
            </w:pPr>
            <w:r>
              <w:rPr>
                <w:sz w:val="21"/>
                <w:szCs w:val="21"/>
              </w:rPr>
              <w:t>1</w:t>
            </w:r>
          </w:p>
        </w:tc>
        <w:tc>
          <w:tcPr>
            <w:tcW w:w="1429" w:type="dxa"/>
            <w:vAlign w:val="center"/>
          </w:tcPr>
          <w:p w14:paraId="1AF2B472">
            <w:pPr>
              <w:snapToGrid w:val="0"/>
              <w:spacing w:before="70" w:after="70" w:line="240" w:lineRule="auto"/>
              <w:ind w:firstLine="0"/>
              <w:jc w:val="left"/>
              <w:rPr>
                <w:sz w:val="21"/>
              </w:rPr>
            </w:pPr>
            <w:r>
              <w:rPr>
                <w:sz w:val="21"/>
                <w:szCs w:val="21"/>
              </w:rPr>
              <w:t>进场准备</w:t>
            </w:r>
          </w:p>
        </w:tc>
        <w:tc>
          <w:tcPr>
            <w:tcW w:w="2815" w:type="dxa"/>
            <w:vAlign w:val="center"/>
          </w:tcPr>
          <w:p w14:paraId="6C0131AF">
            <w:pPr>
              <w:snapToGrid w:val="0"/>
              <w:spacing w:before="70" w:after="70" w:line="240" w:lineRule="auto"/>
              <w:ind w:firstLine="0"/>
              <w:jc w:val="left"/>
              <w:rPr>
                <w:sz w:val="21"/>
              </w:rPr>
            </w:pPr>
            <w:r>
              <w:rPr>
                <w:sz w:val="21"/>
                <w:szCs w:val="21"/>
              </w:rPr>
              <w:t>核对孔号、办理准入</w:t>
            </w:r>
          </w:p>
        </w:tc>
        <w:tc>
          <w:tcPr>
            <w:tcW w:w="2258" w:type="dxa"/>
            <w:vAlign w:val="center"/>
          </w:tcPr>
          <w:p w14:paraId="04DBF03A">
            <w:pPr>
              <w:snapToGrid w:val="0"/>
              <w:spacing w:before="70" w:after="70" w:line="240" w:lineRule="auto"/>
              <w:ind w:firstLine="0"/>
              <w:jc w:val="left"/>
              <w:rPr>
                <w:sz w:val="21"/>
              </w:rPr>
            </w:pPr>
            <w:r>
              <w:rPr>
                <w:sz w:val="21"/>
                <w:szCs w:val="21"/>
              </w:rPr>
              <w:t>安全教育、签字</w:t>
            </w:r>
          </w:p>
        </w:tc>
        <w:tc>
          <w:tcPr>
            <w:tcW w:w="1429" w:type="dxa"/>
            <w:vAlign w:val="center"/>
          </w:tcPr>
          <w:p w14:paraId="049B990C">
            <w:pPr>
              <w:snapToGrid w:val="0"/>
              <w:spacing w:before="70" w:after="70" w:line="240" w:lineRule="auto"/>
              <w:ind w:firstLine="0"/>
              <w:jc w:val="left"/>
              <w:rPr>
                <w:sz w:val="21"/>
              </w:rPr>
            </w:pPr>
            <w:r>
              <w:rPr>
                <w:sz w:val="21"/>
                <w:szCs w:val="21"/>
              </w:rPr>
              <w:t>资料齐全</w:t>
            </w:r>
          </w:p>
        </w:tc>
      </w:tr>
      <w:tr w14:paraId="07372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399C5C3C">
            <w:pPr>
              <w:snapToGrid w:val="0"/>
              <w:spacing w:before="70" w:after="70" w:line="240" w:lineRule="auto"/>
              <w:ind w:firstLine="0"/>
              <w:jc w:val="center"/>
              <w:rPr>
                <w:sz w:val="21"/>
              </w:rPr>
            </w:pPr>
            <w:r>
              <w:rPr>
                <w:sz w:val="21"/>
                <w:szCs w:val="21"/>
              </w:rPr>
              <w:t>2</w:t>
            </w:r>
          </w:p>
        </w:tc>
        <w:tc>
          <w:tcPr>
            <w:tcW w:w="1429" w:type="dxa"/>
            <w:vAlign w:val="center"/>
          </w:tcPr>
          <w:p w14:paraId="3E8B4E80">
            <w:pPr>
              <w:snapToGrid w:val="0"/>
              <w:spacing w:before="70" w:after="70" w:line="240" w:lineRule="auto"/>
              <w:ind w:firstLine="0"/>
              <w:jc w:val="left"/>
              <w:rPr>
                <w:sz w:val="21"/>
              </w:rPr>
            </w:pPr>
            <w:r>
              <w:rPr>
                <w:sz w:val="21"/>
                <w:szCs w:val="21"/>
              </w:rPr>
              <w:t>现场交底</w:t>
            </w:r>
          </w:p>
        </w:tc>
        <w:tc>
          <w:tcPr>
            <w:tcW w:w="2815" w:type="dxa"/>
            <w:vAlign w:val="center"/>
          </w:tcPr>
          <w:p w14:paraId="014F6323">
            <w:pPr>
              <w:snapToGrid w:val="0"/>
              <w:spacing w:before="70" w:after="70" w:line="240" w:lineRule="auto"/>
              <w:ind w:firstLine="0"/>
              <w:jc w:val="left"/>
              <w:rPr>
                <w:sz w:val="21"/>
              </w:rPr>
            </w:pPr>
            <w:r>
              <w:rPr>
                <w:sz w:val="21"/>
                <w:szCs w:val="21"/>
              </w:rPr>
              <w:t>与甲方确认作业范围</w:t>
            </w:r>
          </w:p>
        </w:tc>
        <w:tc>
          <w:tcPr>
            <w:tcW w:w="2258" w:type="dxa"/>
            <w:vAlign w:val="center"/>
          </w:tcPr>
          <w:p w14:paraId="5D9AF900">
            <w:pPr>
              <w:snapToGrid w:val="0"/>
              <w:spacing w:before="70" w:after="70" w:line="240" w:lineRule="auto"/>
              <w:ind w:firstLine="0"/>
              <w:jc w:val="left"/>
              <w:rPr>
                <w:sz w:val="21"/>
              </w:rPr>
            </w:pPr>
            <w:r>
              <w:rPr>
                <w:sz w:val="21"/>
                <w:szCs w:val="21"/>
              </w:rPr>
              <w:t>交底记录</w:t>
            </w:r>
          </w:p>
        </w:tc>
        <w:tc>
          <w:tcPr>
            <w:tcW w:w="1429" w:type="dxa"/>
            <w:vAlign w:val="center"/>
          </w:tcPr>
          <w:p w14:paraId="1D4F5330">
            <w:pPr>
              <w:snapToGrid w:val="0"/>
              <w:spacing w:before="70" w:after="70" w:line="240" w:lineRule="auto"/>
              <w:ind w:firstLine="0"/>
              <w:jc w:val="left"/>
              <w:rPr>
                <w:sz w:val="21"/>
              </w:rPr>
            </w:pPr>
            <w:r>
              <w:rPr>
                <w:sz w:val="21"/>
                <w:szCs w:val="21"/>
              </w:rPr>
              <w:t>范围清晰</w:t>
            </w:r>
          </w:p>
        </w:tc>
      </w:tr>
      <w:tr w14:paraId="263A0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6962F88D">
            <w:pPr>
              <w:snapToGrid w:val="0"/>
              <w:spacing w:before="70" w:after="70" w:line="240" w:lineRule="auto"/>
              <w:ind w:firstLine="0"/>
              <w:jc w:val="center"/>
              <w:rPr>
                <w:sz w:val="21"/>
              </w:rPr>
            </w:pPr>
            <w:r>
              <w:rPr>
                <w:sz w:val="21"/>
                <w:szCs w:val="21"/>
              </w:rPr>
              <w:t>3</w:t>
            </w:r>
          </w:p>
        </w:tc>
        <w:tc>
          <w:tcPr>
            <w:tcW w:w="1429" w:type="dxa"/>
            <w:vAlign w:val="center"/>
          </w:tcPr>
          <w:p w14:paraId="14E632D6">
            <w:pPr>
              <w:snapToGrid w:val="0"/>
              <w:spacing w:before="70" w:after="70" w:line="240" w:lineRule="auto"/>
              <w:ind w:firstLine="0"/>
              <w:jc w:val="left"/>
              <w:rPr>
                <w:sz w:val="21"/>
              </w:rPr>
            </w:pPr>
            <w:r>
              <w:rPr>
                <w:sz w:val="21"/>
                <w:szCs w:val="21"/>
              </w:rPr>
              <w:t>设备搬运</w:t>
            </w:r>
          </w:p>
        </w:tc>
        <w:tc>
          <w:tcPr>
            <w:tcW w:w="2815" w:type="dxa"/>
            <w:vAlign w:val="center"/>
          </w:tcPr>
          <w:p w14:paraId="5E38E7A6">
            <w:pPr>
              <w:snapToGrid w:val="0"/>
              <w:spacing w:before="70" w:after="70" w:line="240" w:lineRule="auto"/>
              <w:ind w:firstLine="0"/>
              <w:jc w:val="left"/>
              <w:rPr>
                <w:sz w:val="21"/>
              </w:rPr>
            </w:pPr>
            <w:r>
              <w:rPr>
                <w:sz w:val="21"/>
                <w:szCs w:val="21"/>
              </w:rPr>
              <w:t>二人抬运、使用推车</w:t>
            </w:r>
          </w:p>
        </w:tc>
        <w:tc>
          <w:tcPr>
            <w:tcW w:w="2258" w:type="dxa"/>
            <w:vAlign w:val="center"/>
          </w:tcPr>
          <w:p w14:paraId="481BB614">
            <w:pPr>
              <w:snapToGrid w:val="0"/>
              <w:spacing w:before="70" w:after="70" w:line="240" w:lineRule="auto"/>
              <w:ind w:firstLine="0"/>
              <w:jc w:val="left"/>
              <w:rPr>
                <w:sz w:val="21"/>
              </w:rPr>
            </w:pPr>
            <w:r>
              <w:rPr>
                <w:sz w:val="21"/>
                <w:szCs w:val="21"/>
              </w:rPr>
              <w:t>防砸、防滑</w:t>
            </w:r>
          </w:p>
        </w:tc>
        <w:tc>
          <w:tcPr>
            <w:tcW w:w="1429" w:type="dxa"/>
            <w:vAlign w:val="center"/>
          </w:tcPr>
          <w:p w14:paraId="6A24F0E2">
            <w:pPr>
              <w:snapToGrid w:val="0"/>
              <w:spacing w:before="70" w:after="70" w:line="240" w:lineRule="auto"/>
              <w:ind w:firstLine="0"/>
              <w:jc w:val="left"/>
              <w:rPr>
                <w:sz w:val="21"/>
              </w:rPr>
            </w:pPr>
            <w:r>
              <w:rPr>
                <w:sz w:val="21"/>
                <w:szCs w:val="21"/>
              </w:rPr>
              <w:t>无磕碰</w:t>
            </w:r>
          </w:p>
        </w:tc>
      </w:tr>
      <w:tr w14:paraId="01A79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1A9A2B27">
            <w:pPr>
              <w:snapToGrid w:val="0"/>
              <w:spacing w:before="70" w:after="70" w:line="240" w:lineRule="auto"/>
              <w:ind w:firstLine="0"/>
              <w:jc w:val="center"/>
              <w:rPr>
                <w:sz w:val="21"/>
              </w:rPr>
            </w:pPr>
            <w:r>
              <w:rPr>
                <w:sz w:val="21"/>
                <w:szCs w:val="21"/>
              </w:rPr>
              <w:t>4</w:t>
            </w:r>
          </w:p>
        </w:tc>
        <w:tc>
          <w:tcPr>
            <w:tcW w:w="1429" w:type="dxa"/>
            <w:vAlign w:val="center"/>
          </w:tcPr>
          <w:p w14:paraId="2776264D">
            <w:pPr>
              <w:snapToGrid w:val="0"/>
              <w:spacing w:before="70" w:after="70" w:line="240" w:lineRule="auto"/>
              <w:ind w:firstLine="0"/>
              <w:jc w:val="left"/>
              <w:rPr>
                <w:sz w:val="21"/>
              </w:rPr>
            </w:pPr>
            <w:r>
              <w:rPr>
                <w:sz w:val="21"/>
                <w:szCs w:val="21"/>
              </w:rPr>
              <w:t>架设</w:t>
            </w:r>
          </w:p>
        </w:tc>
        <w:tc>
          <w:tcPr>
            <w:tcW w:w="2815" w:type="dxa"/>
            <w:vAlign w:val="center"/>
          </w:tcPr>
          <w:p w14:paraId="7AA8151C">
            <w:pPr>
              <w:snapToGrid w:val="0"/>
              <w:spacing w:before="70" w:after="70" w:line="240" w:lineRule="auto"/>
              <w:ind w:firstLine="0"/>
              <w:jc w:val="left"/>
              <w:rPr>
                <w:sz w:val="21"/>
              </w:rPr>
            </w:pPr>
            <w:r>
              <w:rPr>
                <w:sz w:val="21"/>
                <w:szCs w:val="21"/>
              </w:rPr>
              <w:t>调平、锁紧、连接</w:t>
            </w:r>
          </w:p>
        </w:tc>
        <w:tc>
          <w:tcPr>
            <w:tcW w:w="2258" w:type="dxa"/>
            <w:vAlign w:val="center"/>
          </w:tcPr>
          <w:p w14:paraId="1D3EDBC5">
            <w:pPr>
              <w:snapToGrid w:val="0"/>
              <w:spacing w:before="70" w:after="70" w:line="240" w:lineRule="auto"/>
              <w:ind w:firstLine="0"/>
              <w:jc w:val="left"/>
              <w:rPr>
                <w:sz w:val="21"/>
              </w:rPr>
            </w:pPr>
            <w:r>
              <w:rPr>
                <w:sz w:val="21"/>
                <w:szCs w:val="21"/>
              </w:rPr>
              <w:t>三脚架防倾倒</w:t>
            </w:r>
          </w:p>
        </w:tc>
        <w:tc>
          <w:tcPr>
            <w:tcW w:w="1429" w:type="dxa"/>
            <w:vAlign w:val="center"/>
          </w:tcPr>
          <w:p w14:paraId="0F81CD24">
            <w:pPr>
              <w:snapToGrid w:val="0"/>
              <w:spacing w:before="70" w:after="70" w:line="240" w:lineRule="auto"/>
              <w:ind w:firstLine="0"/>
              <w:jc w:val="left"/>
              <w:rPr>
                <w:sz w:val="21"/>
              </w:rPr>
            </w:pPr>
            <w:r>
              <w:rPr>
                <w:sz w:val="21"/>
                <w:szCs w:val="21"/>
              </w:rPr>
              <w:t>气泡居中</w:t>
            </w:r>
          </w:p>
        </w:tc>
      </w:tr>
      <w:tr w14:paraId="56603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1553DD14">
            <w:pPr>
              <w:snapToGrid w:val="0"/>
              <w:spacing w:before="70" w:after="70" w:line="240" w:lineRule="auto"/>
              <w:ind w:firstLine="0"/>
              <w:jc w:val="center"/>
              <w:rPr>
                <w:sz w:val="21"/>
              </w:rPr>
            </w:pPr>
            <w:r>
              <w:rPr>
                <w:sz w:val="21"/>
                <w:szCs w:val="21"/>
              </w:rPr>
              <w:t>5</w:t>
            </w:r>
          </w:p>
        </w:tc>
        <w:tc>
          <w:tcPr>
            <w:tcW w:w="1429" w:type="dxa"/>
            <w:vAlign w:val="center"/>
          </w:tcPr>
          <w:p w14:paraId="4D55099B">
            <w:pPr>
              <w:snapToGrid w:val="0"/>
              <w:spacing w:before="70" w:after="70" w:line="240" w:lineRule="auto"/>
              <w:ind w:firstLine="0"/>
              <w:jc w:val="left"/>
              <w:rPr>
                <w:sz w:val="21"/>
              </w:rPr>
            </w:pPr>
            <w:r>
              <w:rPr>
                <w:sz w:val="21"/>
                <w:szCs w:val="21"/>
              </w:rPr>
              <w:t>通电自检</w:t>
            </w:r>
          </w:p>
        </w:tc>
        <w:tc>
          <w:tcPr>
            <w:tcW w:w="2815" w:type="dxa"/>
            <w:vAlign w:val="center"/>
          </w:tcPr>
          <w:p w14:paraId="525E4D45">
            <w:pPr>
              <w:snapToGrid w:val="0"/>
              <w:spacing w:before="70" w:after="70" w:line="240" w:lineRule="auto"/>
              <w:ind w:firstLine="0"/>
              <w:jc w:val="left"/>
              <w:rPr>
                <w:sz w:val="21"/>
              </w:rPr>
            </w:pPr>
            <w:r>
              <w:rPr>
                <w:sz w:val="21"/>
                <w:szCs w:val="21"/>
              </w:rPr>
              <w:t>按清单逐项检查</w:t>
            </w:r>
          </w:p>
        </w:tc>
        <w:tc>
          <w:tcPr>
            <w:tcW w:w="2258" w:type="dxa"/>
            <w:vAlign w:val="center"/>
          </w:tcPr>
          <w:p w14:paraId="06C73D04">
            <w:pPr>
              <w:snapToGrid w:val="0"/>
              <w:spacing w:before="70" w:after="70" w:line="240" w:lineRule="auto"/>
              <w:ind w:firstLine="0"/>
              <w:jc w:val="left"/>
              <w:rPr>
                <w:sz w:val="21"/>
              </w:rPr>
            </w:pPr>
            <w:r>
              <w:rPr>
                <w:sz w:val="21"/>
                <w:szCs w:val="21"/>
              </w:rPr>
              <w:t>漏电保护</w:t>
            </w:r>
          </w:p>
        </w:tc>
        <w:tc>
          <w:tcPr>
            <w:tcW w:w="1429" w:type="dxa"/>
            <w:vAlign w:val="center"/>
          </w:tcPr>
          <w:p w14:paraId="247C79FA">
            <w:pPr>
              <w:snapToGrid w:val="0"/>
              <w:spacing w:before="70" w:after="70" w:line="240" w:lineRule="auto"/>
              <w:ind w:firstLine="0"/>
              <w:jc w:val="left"/>
              <w:rPr>
                <w:sz w:val="21"/>
              </w:rPr>
            </w:pPr>
            <w:r>
              <w:rPr>
                <w:sz w:val="21"/>
                <w:szCs w:val="21"/>
              </w:rPr>
              <w:t>全部通过</w:t>
            </w:r>
          </w:p>
        </w:tc>
      </w:tr>
      <w:tr w14:paraId="2AD8C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440A30D6">
            <w:pPr>
              <w:snapToGrid w:val="0"/>
              <w:spacing w:before="70" w:after="70" w:line="240" w:lineRule="auto"/>
              <w:ind w:firstLine="0"/>
              <w:jc w:val="center"/>
              <w:rPr>
                <w:sz w:val="21"/>
              </w:rPr>
            </w:pPr>
            <w:r>
              <w:rPr>
                <w:sz w:val="21"/>
                <w:szCs w:val="21"/>
              </w:rPr>
              <w:t>6</w:t>
            </w:r>
          </w:p>
        </w:tc>
        <w:tc>
          <w:tcPr>
            <w:tcW w:w="1429" w:type="dxa"/>
            <w:vAlign w:val="center"/>
          </w:tcPr>
          <w:p w14:paraId="56006432">
            <w:pPr>
              <w:snapToGrid w:val="0"/>
              <w:spacing w:before="70" w:after="70" w:line="240" w:lineRule="auto"/>
              <w:ind w:firstLine="0"/>
              <w:jc w:val="left"/>
              <w:rPr>
                <w:sz w:val="21"/>
              </w:rPr>
            </w:pPr>
            <w:r>
              <w:rPr>
                <w:sz w:val="21"/>
                <w:szCs w:val="21"/>
              </w:rPr>
              <w:t>控制测量</w:t>
            </w:r>
          </w:p>
        </w:tc>
        <w:tc>
          <w:tcPr>
            <w:tcW w:w="2815" w:type="dxa"/>
            <w:vAlign w:val="center"/>
          </w:tcPr>
          <w:p w14:paraId="6810C5ED">
            <w:pPr>
              <w:snapToGrid w:val="0"/>
              <w:spacing w:before="70" w:after="70" w:line="240" w:lineRule="auto"/>
              <w:ind w:firstLine="0"/>
              <w:jc w:val="left"/>
              <w:rPr>
                <w:sz w:val="21"/>
              </w:rPr>
            </w:pPr>
            <w:r>
              <w:rPr>
                <w:sz w:val="21"/>
                <w:szCs w:val="21"/>
              </w:rPr>
              <w:t>全站仪测量控制点</w:t>
            </w:r>
          </w:p>
        </w:tc>
        <w:tc>
          <w:tcPr>
            <w:tcW w:w="2258" w:type="dxa"/>
            <w:vAlign w:val="center"/>
          </w:tcPr>
          <w:p w14:paraId="66860749">
            <w:pPr>
              <w:snapToGrid w:val="0"/>
              <w:spacing w:before="70" w:after="70" w:line="240" w:lineRule="auto"/>
              <w:ind w:firstLine="0"/>
              <w:jc w:val="left"/>
              <w:rPr>
                <w:sz w:val="21"/>
              </w:rPr>
            </w:pPr>
            <w:r>
              <w:rPr>
                <w:sz w:val="21"/>
                <w:szCs w:val="21"/>
              </w:rPr>
              <w:t>仪器防摔</w:t>
            </w:r>
          </w:p>
        </w:tc>
        <w:tc>
          <w:tcPr>
            <w:tcW w:w="1429" w:type="dxa"/>
            <w:vAlign w:val="center"/>
          </w:tcPr>
          <w:p w14:paraId="3ED274D4">
            <w:pPr>
              <w:snapToGrid w:val="0"/>
              <w:spacing w:before="70" w:after="70" w:line="240" w:lineRule="auto"/>
              <w:ind w:firstLine="0"/>
              <w:jc w:val="left"/>
              <w:rPr>
                <w:sz w:val="21"/>
              </w:rPr>
            </w:pPr>
            <w:r>
              <w:rPr>
                <w:sz w:val="21"/>
                <w:szCs w:val="21"/>
              </w:rPr>
              <w:t>精度达标</w:t>
            </w:r>
          </w:p>
        </w:tc>
      </w:tr>
      <w:tr w14:paraId="6786A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5928382F">
            <w:pPr>
              <w:snapToGrid w:val="0"/>
              <w:spacing w:before="70" w:after="70" w:line="240" w:lineRule="auto"/>
              <w:ind w:firstLine="0"/>
              <w:jc w:val="center"/>
              <w:rPr>
                <w:sz w:val="21"/>
              </w:rPr>
            </w:pPr>
            <w:r>
              <w:rPr>
                <w:sz w:val="21"/>
                <w:szCs w:val="21"/>
              </w:rPr>
              <w:t>7</w:t>
            </w:r>
          </w:p>
        </w:tc>
        <w:tc>
          <w:tcPr>
            <w:tcW w:w="1429" w:type="dxa"/>
            <w:vAlign w:val="center"/>
          </w:tcPr>
          <w:p w14:paraId="77005B8E">
            <w:pPr>
              <w:snapToGrid w:val="0"/>
              <w:spacing w:before="70" w:after="70" w:line="240" w:lineRule="auto"/>
              <w:ind w:firstLine="0"/>
              <w:jc w:val="left"/>
              <w:rPr>
                <w:sz w:val="21"/>
              </w:rPr>
            </w:pPr>
            <w:r>
              <w:rPr>
                <w:sz w:val="21"/>
                <w:szCs w:val="21"/>
              </w:rPr>
              <w:t>标定</w:t>
            </w:r>
          </w:p>
        </w:tc>
        <w:tc>
          <w:tcPr>
            <w:tcW w:w="2815" w:type="dxa"/>
            <w:vAlign w:val="center"/>
          </w:tcPr>
          <w:p w14:paraId="63C559C9">
            <w:pPr>
              <w:snapToGrid w:val="0"/>
              <w:spacing w:before="70" w:after="70" w:line="240" w:lineRule="auto"/>
              <w:ind w:firstLine="0"/>
              <w:jc w:val="left"/>
              <w:rPr>
                <w:sz w:val="21"/>
              </w:rPr>
            </w:pPr>
            <w:r>
              <w:rPr>
                <w:sz w:val="21"/>
                <w:szCs w:val="21"/>
              </w:rPr>
              <w:t>采集标定影像</w:t>
            </w:r>
          </w:p>
        </w:tc>
        <w:tc>
          <w:tcPr>
            <w:tcW w:w="2258" w:type="dxa"/>
            <w:vAlign w:val="center"/>
          </w:tcPr>
          <w:p w14:paraId="25124FF5">
            <w:pPr>
              <w:snapToGrid w:val="0"/>
              <w:spacing w:before="70" w:after="70" w:line="240" w:lineRule="auto"/>
              <w:ind w:firstLine="0"/>
              <w:jc w:val="left"/>
              <w:rPr>
                <w:sz w:val="21"/>
              </w:rPr>
            </w:pPr>
            <w:r>
              <w:rPr>
                <w:sz w:val="21"/>
                <w:szCs w:val="21"/>
              </w:rPr>
              <w:t>设备固定</w:t>
            </w:r>
          </w:p>
        </w:tc>
        <w:tc>
          <w:tcPr>
            <w:tcW w:w="1429" w:type="dxa"/>
            <w:vAlign w:val="center"/>
          </w:tcPr>
          <w:p w14:paraId="4A923EF9">
            <w:pPr>
              <w:snapToGrid w:val="0"/>
              <w:spacing w:before="70" w:after="70" w:line="240" w:lineRule="auto"/>
              <w:ind w:firstLine="0"/>
              <w:jc w:val="left"/>
              <w:rPr>
                <w:sz w:val="21"/>
              </w:rPr>
            </w:pPr>
            <w:r>
              <w:rPr>
                <w:sz w:val="21"/>
                <w:szCs w:val="21"/>
              </w:rPr>
              <w:t>残差达标</w:t>
            </w:r>
          </w:p>
        </w:tc>
      </w:tr>
      <w:tr w14:paraId="0FE47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35096693">
            <w:pPr>
              <w:snapToGrid w:val="0"/>
              <w:spacing w:before="70" w:after="70" w:line="240" w:lineRule="auto"/>
              <w:ind w:firstLine="0"/>
              <w:jc w:val="center"/>
              <w:rPr>
                <w:sz w:val="21"/>
              </w:rPr>
            </w:pPr>
            <w:r>
              <w:rPr>
                <w:sz w:val="21"/>
                <w:szCs w:val="21"/>
              </w:rPr>
              <w:t>8</w:t>
            </w:r>
          </w:p>
        </w:tc>
        <w:tc>
          <w:tcPr>
            <w:tcW w:w="1429" w:type="dxa"/>
            <w:vAlign w:val="center"/>
          </w:tcPr>
          <w:p w14:paraId="44B0F1A4">
            <w:pPr>
              <w:snapToGrid w:val="0"/>
              <w:spacing w:before="70" w:after="70" w:line="240" w:lineRule="auto"/>
              <w:ind w:firstLine="0"/>
              <w:jc w:val="left"/>
              <w:rPr>
                <w:sz w:val="21"/>
              </w:rPr>
            </w:pPr>
            <w:r>
              <w:rPr>
                <w:sz w:val="21"/>
                <w:szCs w:val="21"/>
              </w:rPr>
              <w:t>试扫</w:t>
            </w:r>
          </w:p>
        </w:tc>
        <w:tc>
          <w:tcPr>
            <w:tcW w:w="2815" w:type="dxa"/>
            <w:vAlign w:val="center"/>
          </w:tcPr>
          <w:p w14:paraId="5332EB0E">
            <w:pPr>
              <w:snapToGrid w:val="0"/>
              <w:spacing w:before="70" w:after="70" w:line="240" w:lineRule="auto"/>
              <w:ind w:firstLine="0"/>
              <w:jc w:val="left"/>
              <w:rPr>
                <w:sz w:val="21"/>
              </w:rPr>
            </w:pPr>
            <w:r>
              <w:rPr>
                <w:sz w:val="21"/>
                <w:szCs w:val="21"/>
              </w:rPr>
              <w:t>选择代表性区域</w:t>
            </w:r>
          </w:p>
        </w:tc>
        <w:tc>
          <w:tcPr>
            <w:tcW w:w="2258" w:type="dxa"/>
            <w:vAlign w:val="center"/>
          </w:tcPr>
          <w:p w14:paraId="6370670E">
            <w:pPr>
              <w:snapToGrid w:val="0"/>
              <w:spacing w:before="70" w:after="70" w:line="240" w:lineRule="auto"/>
              <w:ind w:firstLine="0"/>
              <w:jc w:val="left"/>
              <w:rPr>
                <w:sz w:val="21"/>
              </w:rPr>
            </w:pPr>
            <w:r>
              <w:rPr>
                <w:sz w:val="21"/>
                <w:szCs w:val="21"/>
              </w:rPr>
              <w:t>通行安全</w:t>
            </w:r>
          </w:p>
        </w:tc>
        <w:tc>
          <w:tcPr>
            <w:tcW w:w="1429" w:type="dxa"/>
            <w:vAlign w:val="center"/>
          </w:tcPr>
          <w:p w14:paraId="6A2E5E4C">
            <w:pPr>
              <w:snapToGrid w:val="0"/>
              <w:spacing w:before="70" w:after="70" w:line="240" w:lineRule="auto"/>
              <w:ind w:firstLine="0"/>
              <w:jc w:val="left"/>
              <w:rPr>
                <w:sz w:val="21"/>
              </w:rPr>
            </w:pPr>
            <w:r>
              <w:rPr>
                <w:sz w:val="21"/>
                <w:szCs w:val="21"/>
              </w:rPr>
              <w:t>参数合理</w:t>
            </w:r>
          </w:p>
        </w:tc>
      </w:tr>
      <w:tr w14:paraId="41886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4BC75669">
            <w:pPr>
              <w:snapToGrid w:val="0"/>
              <w:spacing w:before="70" w:after="70" w:line="240" w:lineRule="auto"/>
              <w:ind w:firstLine="0"/>
              <w:jc w:val="center"/>
              <w:rPr>
                <w:sz w:val="21"/>
              </w:rPr>
            </w:pPr>
            <w:r>
              <w:rPr>
                <w:sz w:val="21"/>
                <w:szCs w:val="21"/>
              </w:rPr>
              <w:t>9</w:t>
            </w:r>
          </w:p>
        </w:tc>
        <w:tc>
          <w:tcPr>
            <w:tcW w:w="1429" w:type="dxa"/>
            <w:vAlign w:val="center"/>
          </w:tcPr>
          <w:p w14:paraId="394ACA3E">
            <w:pPr>
              <w:snapToGrid w:val="0"/>
              <w:spacing w:before="70" w:after="70" w:line="240" w:lineRule="auto"/>
              <w:ind w:firstLine="0"/>
              <w:jc w:val="left"/>
              <w:rPr>
                <w:sz w:val="21"/>
              </w:rPr>
            </w:pPr>
            <w:r>
              <w:rPr>
                <w:sz w:val="21"/>
                <w:szCs w:val="21"/>
              </w:rPr>
              <w:t>正式采集</w:t>
            </w:r>
          </w:p>
        </w:tc>
        <w:tc>
          <w:tcPr>
            <w:tcW w:w="2815" w:type="dxa"/>
            <w:vAlign w:val="center"/>
          </w:tcPr>
          <w:p w14:paraId="053D8D09">
            <w:pPr>
              <w:snapToGrid w:val="0"/>
              <w:spacing w:before="70" w:after="70" w:line="240" w:lineRule="auto"/>
              <w:ind w:firstLine="0"/>
              <w:jc w:val="left"/>
              <w:rPr>
                <w:sz w:val="21"/>
              </w:rPr>
            </w:pPr>
            <w:r>
              <w:rPr>
                <w:sz w:val="21"/>
                <w:szCs w:val="21"/>
              </w:rPr>
              <w:t>按分区顺序采集</w:t>
            </w:r>
          </w:p>
        </w:tc>
        <w:tc>
          <w:tcPr>
            <w:tcW w:w="2258" w:type="dxa"/>
            <w:vAlign w:val="center"/>
          </w:tcPr>
          <w:p w14:paraId="255843F3">
            <w:pPr>
              <w:snapToGrid w:val="0"/>
              <w:spacing w:before="70" w:after="70" w:line="240" w:lineRule="auto"/>
              <w:ind w:firstLine="0"/>
              <w:jc w:val="left"/>
              <w:rPr>
                <w:sz w:val="21"/>
              </w:rPr>
            </w:pPr>
            <w:r>
              <w:rPr>
                <w:sz w:val="21"/>
                <w:szCs w:val="21"/>
              </w:rPr>
              <w:t>注意临边、孔洞</w:t>
            </w:r>
          </w:p>
        </w:tc>
        <w:tc>
          <w:tcPr>
            <w:tcW w:w="1429" w:type="dxa"/>
            <w:vAlign w:val="center"/>
          </w:tcPr>
          <w:p w14:paraId="4633852A">
            <w:pPr>
              <w:snapToGrid w:val="0"/>
              <w:spacing w:before="70" w:after="70" w:line="240" w:lineRule="auto"/>
              <w:ind w:firstLine="0"/>
              <w:jc w:val="left"/>
              <w:rPr>
                <w:sz w:val="21"/>
              </w:rPr>
            </w:pPr>
            <w:r>
              <w:rPr>
                <w:sz w:val="21"/>
                <w:szCs w:val="21"/>
              </w:rPr>
              <w:t>覆盖率</w:t>
            </w:r>
          </w:p>
        </w:tc>
      </w:tr>
      <w:tr w14:paraId="008BB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28A94B77">
            <w:pPr>
              <w:snapToGrid w:val="0"/>
              <w:spacing w:before="70" w:after="70" w:line="240" w:lineRule="auto"/>
              <w:ind w:firstLine="0"/>
              <w:jc w:val="center"/>
              <w:rPr>
                <w:sz w:val="21"/>
              </w:rPr>
            </w:pPr>
            <w:r>
              <w:rPr>
                <w:sz w:val="21"/>
                <w:szCs w:val="21"/>
              </w:rPr>
              <w:t>10</w:t>
            </w:r>
          </w:p>
        </w:tc>
        <w:tc>
          <w:tcPr>
            <w:tcW w:w="1429" w:type="dxa"/>
            <w:vAlign w:val="center"/>
          </w:tcPr>
          <w:p w14:paraId="01C0E7C8">
            <w:pPr>
              <w:snapToGrid w:val="0"/>
              <w:spacing w:before="70" w:after="70" w:line="240" w:lineRule="auto"/>
              <w:ind w:firstLine="0"/>
              <w:jc w:val="left"/>
              <w:rPr>
                <w:sz w:val="21"/>
              </w:rPr>
            </w:pPr>
            <w:r>
              <w:rPr>
                <w:sz w:val="21"/>
                <w:szCs w:val="21"/>
              </w:rPr>
              <w:t>现场质检</w:t>
            </w:r>
          </w:p>
        </w:tc>
        <w:tc>
          <w:tcPr>
            <w:tcW w:w="2815" w:type="dxa"/>
            <w:vAlign w:val="center"/>
          </w:tcPr>
          <w:p w14:paraId="60888513">
            <w:pPr>
              <w:snapToGrid w:val="0"/>
              <w:spacing w:before="70" w:after="70" w:line="240" w:lineRule="auto"/>
              <w:ind w:firstLine="0"/>
              <w:jc w:val="left"/>
              <w:rPr>
                <w:sz w:val="21"/>
              </w:rPr>
            </w:pPr>
            <w:r>
              <w:rPr>
                <w:sz w:val="21"/>
                <w:szCs w:val="21"/>
              </w:rPr>
              <w:t>逐区块检查</w:t>
            </w:r>
          </w:p>
        </w:tc>
        <w:tc>
          <w:tcPr>
            <w:tcW w:w="2258" w:type="dxa"/>
            <w:vAlign w:val="center"/>
          </w:tcPr>
          <w:p w14:paraId="70660431">
            <w:pPr>
              <w:snapToGrid w:val="0"/>
              <w:spacing w:before="70" w:after="70" w:line="240" w:lineRule="auto"/>
              <w:ind w:firstLine="0"/>
              <w:jc w:val="left"/>
              <w:rPr>
                <w:sz w:val="21"/>
              </w:rPr>
            </w:pPr>
            <w:r>
              <w:rPr>
                <w:rFonts w:hint="eastAsia"/>
                <w:sz w:val="21"/>
                <w:szCs w:val="21"/>
              </w:rPr>
              <w:t>-</w:t>
            </w:r>
          </w:p>
        </w:tc>
        <w:tc>
          <w:tcPr>
            <w:tcW w:w="1429" w:type="dxa"/>
            <w:vAlign w:val="center"/>
          </w:tcPr>
          <w:p w14:paraId="14BBB7ED">
            <w:pPr>
              <w:snapToGrid w:val="0"/>
              <w:spacing w:before="70" w:after="70" w:line="240" w:lineRule="auto"/>
              <w:ind w:firstLine="0"/>
              <w:jc w:val="left"/>
              <w:rPr>
                <w:sz w:val="21"/>
              </w:rPr>
            </w:pPr>
            <w:r>
              <w:rPr>
                <w:sz w:val="21"/>
                <w:szCs w:val="21"/>
              </w:rPr>
              <w:t>≥98%</w:t>
            </w:r>
          </w:p>
        </w:tc>
      </w:tr>
      <w:tr w14:paraId="4BBB7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0AEF7BD6">
            <w:pPr>
              <w:snapToGrid w:val="0"/>
              <w:spacing w:before="70" w:after="70" w:line="240" w:lineRule="auto"/>
              <w:ind w:firstLine="0"/>
              <w:jc w:val="center"/>
              <w:rPr>
                <w:sz w:val="21"/>
              </w:rPr>
            </w:pPr>
            <w:r>
              <w:rPr>
                <w:sz w:val="21"/>
                <w:szCs w:val="21"/>
              </w:rPr>
              <w:t>11</w:t>
            </w:r>
          </w:p>
        </w:tc>
        <w:tc>
          <w:tcPr>
            <w:tcW w:w="1429" w:type="dxa"/>
            <w:vAlign w:val="center"/>
          </w:tcPr>
          <w:p w14:paraId="206E732C">
            <w:pPr>
              <w:snapToGrid w:val="0"/>
              <w:spacing w:before="70" w:after="70" w:line="240" w:lineRule="auto"/>
              <w:ind w:firstLine="0"/>
              <w:jc w:val="left"/>
              <w:rPr>
                <w:sz w:val="21"/>
              </w:rPr>
            </w:pPr>
            <w:r>
              <w:rPr>
                <w:sz w:val="21"/>
                <w:szCs w:val="21"/>
              </w:rPr>
              <w:t>补扫</w:t>
            </w:r>
          </w:p>
        </w:tc>
        <w:tc>
          <w:tcPr>
            <w:tcW w:w="2815" w:type="dxa"/>
            <w:vAlign w:val="center"/>
          </w:tcPr>
          <w:p w14:paraId="48452754">
            <w:pPr>
              <w:snapToGrid w:val="0"/>
              <w:spacing w:before="70" w:after="70" w:line="240" w:lineRule="auto"/>
              <w:ind w:firstLine="0"/>
              <w:jc w:val="left"/>
              <w:rPr>
                <w:sz w:val="21"/>
              </w:rPr>
            </w:pPr>
            <w:r>
              <w:rPr>
                <w:sz w:val="21"/>
                <w:szCs w:val="21"/>
              </w:rPr>
              <w:t>针对不合格区</w:t>
            </w:r>
          </w:p>
        </w:tc>
        <w:tc>
          <w:tcPr>
            <w:tcW w:w="2258" w:type="dxa"/>
            <w:vAlign w:val="center"/>
          </w:tcPr>
          <w:p w14:paraId="20029686">
            <w:pPr>
              <w:snapToGrid w:val="0"/>
              <w:spacing w:before="70" w:after="70" w:line="240" w:lineRule="auto"/>
              <w:ind w:firstLine="0"/>
              <w:jc w:val="left"/>
              <w:rPr>
                <w:sz w:val="21"/>
              </w:rPr>
            </w:pPr>
            <w:r>
              <w:rPr>
                <w:sz w:val="21"/>
                <w:szCs w:val="21"/>
              </w:rPr>
              <w:t>同上</w:t>
            </w:r>
          </w:p>
        </w:tc>
        <w:tc>
          <w:tcPr>
            <w:tcW w:w="1429" w:type="dxa"/>
            <w:vAlign w:val="center"/>
          </w:tcPr>
          <w:p w14:paraId="1E555C1D">
            <w:pPr>
              <w:snapToGrid w:val="0"/>
              <w:spacing w:before="70" w:after="70" w:line="240" w:lineRule="auto"/>
              <w:ind w:firstLine="0"/>
              <w:jc w:val="left"/>
              <w:rPr>
                <w:sz w:val="21"/>
              </w:rPr>
            </w:pPr>
            <w:r>
              <w:rPr>
                <w:sz w:val="21"/>
                <w:szCs w:val="21"/>
              </w:rPr>
              <w:t>合格</w:t>
            </w:r>
          </w:p>
        </w:tc>
      </w:tr>
      <w:tr w14:paraId="0FD28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72035C3E">
            <w:pPr>
              <w:snapToGrid w:val="0"/>
              <w:spacing w:before="70" w:after="70" w:line="240" w:lineRule="auto"/>
              <w:ind w:firstLine="0"/>
              <w:jc w:val="center"/>
              <w:rPr>
                <w:sz w:val="21"/>
              </w:rPr>
            </w:pPr>
            <w:r>
              <w:rPr>
                <w:sz w:val="21"/>
                <w:szCs w:val="21"/>
              </w:rPr>
              <w:t>12</w:t>
            </w:r>
          </w:p>
        </w:tc>
        <w:tc>
          <w:tcPr>
            <w:tcW w:w="1429" w:type="dxa"/>
            <w:vAlign w:val="center"/>
          </w:tcPr>
          <w:p w14:paraId="05F6A5CC">
            <w:pPr>
              <w:snapToGrid w:val="0"/>
              <w:spacing w:before="70" w:after="70" w:line="240" w:lineRule="auto"/>
              <w:ind w:firstLine="0"/>
              <w:jc w:val="left"/>
              <w:rPr>
                <w:sz w:val="21"/>
              </w:rPr>
            </w:pPr>
            <w:r>
              <w:rPr>
                <w:sz w:val="21"/>
                <w:szCs w:val="21"/>
              </w:rPr>
              <w:t>数据备份</w:t>
            </w:r>
          </w:p>
        </w:tc>
        <w:tc>
          <w:tcPr>
            <w:tcW w:w="2815" w:type="dxa"/>
            <w:vAlign w:val="center"/>
          </w:tcPr>
          <w:p w14:paraId="62432C8B">
            <w:pPr>
              <w:snapToGrid w:val="0"/>
              <w:spacing w:before="70" w:after="70" w:line="240" w:lineRule="auto"/>
              <w:ind w:firstLine="0"/>
              <w:jc w:val="left"/>
              <w:rPr>
                <w:sz w:val="21"/>
              </w:rPr>
            </w:pPr>
            <w:r>
              <w:rPr>
                <w:sz w:val="21"/>
                <w:szCs w:val="21"/>
              </w:rPr>
              <w:t>双备份、校验</w:t>
            </w:r>
          </w:p>
        </w:tc>
        <w:tc>
          <w:tcPr>
            <w:tcW w:w="2258" w:type="dxa"/>
            <w:vAlign w:val="center"/>
          </w:tcPr>
          <w:p w14:paraId="4610BB7E">
            <w:pPr>
              <w:snapToGrid w:val="0"/>
              <w:spacing w:before="70" w:after="70" w:line="240" w:lineRule="auto"/>
              <w:ind w:firstLine="0"/>
              <w:jc w:val="left"/>
              <w:rPr>
                <w:sz w:val="21"/>
              </w:rPr>
            </w:pPr>
            <w:r>
              <w:rPr>
                <w:sz w:val="21"/>
                <w:szCs w:val="21"/>
              </w:rPr>
              <w:t>介质防潮</w:t>
            </w:r>
          </w:p>
        </w:tc>
        <w:tc>
          <w:tcPr>
            <w:tcW w:w="1429" w:type="dxa"/>
            <w:vAlign w:val="center"/>
          </w:tcPr>
          <w:p w14:paraId="0AF5B94D">
            <w:pPr>
              <w:snapToGrid w:val="0"/>
              <w:spacing w:before="70" w:after="70" w:line="240" w:lineRule="auto"/>
              <w:ind w:firstLine="0"/>
              <w:jc w:val="left"/>
              <w:rPr>
                <w:sz w:val="21"/>
              </w:rPr>
            </w:pPr>
            <w:r>
              <w:rPr>
                <w:sz w:val="21"/>
                <w:szCs w:val="21"/>
              </w:rPr>
              <w:t>校验一致</w:t>
            </w:r>
          </w:p>
        </w:tc>
      </w:tr>
      <w:tr w14:paraId="69846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19B97DB7">
            <w:pPr>
              <w:snapToGrid w:val="0"/>
              <w:spacing w:before="70" w:after="70" w:line="240" w:lineRule="auto"/>
              <w:ind w:firstLine="0"/>
              <w:jc w:val="center"/>
              <w:rPr>
                <w:sz w:val="21"/>
              </w:rPr>
            </w:pPr>
            <w:r>
              <w:rPr>
                <w:sz w:val="21"/>
                <w:szCs w:val="21"/>
              </w:rPr>
              <w:t>13</w:t>
            </w:r>
          </w:p>
        </w:tc>
        <w:tc>
          <w:tcPr>
            <w:tcW w:w="1429" w:type="dxa"/>
            <w:vAlign w:val="center"/>
          </w:tcPr>
          <w:p w14:paraId="7C18A068">
            <w:pPr>
              <w:snapToGrid w:val="0"/>
              <w:spacing w:before="70" w:after="70" w:line="240" w:lineRule="auto"/>
              <w:ind w:firstLine="0"/>
              <w:jc w:val="left"/>
              <w:rPr>
                <w:sz w:val="21"/>
              </w:rPr>
            </w:pPr>
            <w:r>
              <w:rPr>
                <w:sz w:val="21"/>
                <w:szCs w:val="21"/>
              </w:rPr>
              <w:t>撤收</w:t>
            </w:r>
          </w:p>
        </w:tc>
        <w:tc>
          <w:tcPr>
            <w:tcW w:w="2815" w:type="dxa"/>
            <w:vAlign w:val="center"/>
          </w:tcPr>
          <w:p w14:paraId="57CEA832">
            <w:pPr>
              <w:snapToGrid w:val="0"/>
              <w:spacing w:before="70" w:after="70" w:line="240" w:lineRule="auto"/>
              <w:ind w:firstLine="0"/>
              <w:jc w:val="left"/>
              <w:rPr>
                <w:sz w:val="21"/>
              </w:rPr>
            </w:pPr>
            <w:r>
              <w:rPr>
                <w:sz w:val="21"/>
                <w:szCs w:val="21"/>
              </w:rPr>
              <w:t>清点、装箱</w:t>
            </w:r>
          </w:p>
        </w:tc>
        <w:tc>
          <w:tcPr>
            <w:tcW w:w="2258" w:type="dxa"/>
            <w:vAlign w:val="center"/>
          </w:tcPr>
          <w:p w14:paraId="2E176E17">
            <w:pPr>
              <w:snapToGrid w:val="0"/>
              <w:spacing w:before="70" w:after="70" w:line="240" w:lineRule="auto"/>
              <w:ind w:firstLine="0"/>
              <w:jc w:val="left"/>
              <w:rPr>
                <w:sz w:val="21"/>
              </w:rPr>
            </w:pPr>
            <w:r>
              <w:rPr>
                <w:sz w:val="21"/>
                <w:szCs w:val="21"/>
              </w:rPr>
              <w:t>防止跌落</w:t>
            </w:r>
          </w:p>
        </w:tc>
        <w:tc>
          <w:tcPr>
            <w:tcW w:w="1429" w:type="dxa"/>
            <w:vAlign w:val="center"/>
          </w:tcPr>
          <w:p w14:paraId="53E73FB9">
            <w:pPr>
              <w:snapToGrid w:val="0"/>
              <w:spacing w:before="70" w:after="70" w:line="240" w:lineRule="auto"/>
              <w:ind w:firstLine="0"/>
              <w:jc w:val="left"/>
              <w:rPr>
                <w:sz w:val="21"/>
              </w:rPr>
            </w:pPr>
            <w:r>
              <w:rPr>
                <w:sz w:val="21"/>
                <w:szCs w:val="21"/>
              </w:rPr>
              <w:t>清单一致</w:t>
            </w:r>
          </w:p>
        </w:tc>
      </w:tr>
      <w:tr w14:paraId="0750B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9" w:type="dxa"/>
            <w:vAlign w:val="center"/>
          </w:tcPr>
          <w:p w14:paraId="1880C9BE">
            <w:pPr>
              <w:snapToGrid w:val="0"/>
              <w:spacing w:before="70" w:after="70" w:line="240" w:lineRule="auto"/>
              <w:ind w:firstLine="0"/>
              <w:jc w:val="center"/>
              <w:rPr>
                <w:sz w:val="21"/>
              </w:rPr>
            </w:pPr>
            <w:r>
              <w:rPr>
                <w:sz w:val="21"/>
                <w:szCs w:val="21"/>
              </w:rPr>
              <w:t>14</w:t>
            </w:r>
          </w:p>
        </w:tc>
        <w:tc>
          <w:tcPr>
            <w:tcW w:w="1429" w:type="dxa"/>
            <w:vAlign w:val="center"/>
          </w:tcPr>
          <w:p w14:paraId="1FC83FE3">
            <w:pPr>
              <w:snapToGrid w:val="0"/>
              <w:spacing w:before="70" w:after="70" w:line="240" w:lineRule="auto"/>
              <w:ind w:firstLine="0"/>
              <w:jc w:val="left"/>
              <w:rPr>
                <w:sz w:val="21"/>
              </w:rPr>
            </w:pPr>
            <w:r>
              <w:rPr>
                <w:sz w:val="21"/>
                <w:szCs w:val="21"/>
              </w:rPr>
              <w:t>交接</w:t>
            </w:r>
          </w:p>
        </w:tc>
        <w:tc>
          <w:tcPr>
            <w:tcW w:w="2815" w:type="dxa"/>
            <w:vAlign w:val="center"/>
          </w:tcPr>
          <w:p w14:paraId="6047B457">
            <w:pPr>
              <w:snapToGrid w:val="0"/>
              <w:spacing w:before="70" w:after="70" w:line="240" w:lineRule="auto"/>
              <w:ind w:firstLine="0"/>
              <w:jc w:val="left"/>
              <w:rPr>
                <w:sz w:val="21"/>
              </w:rPr>
            </w:pPr>
            <w:r>
              <w:rPr>
                <w:sz w:val="21"/>
                <w:szCs w:val="21"/>
              </w:rPr>
              <w:t>提交日志与数据</w:t>
            </w:r>
          </w:p>
        </w:tc>
        <w:tc>
          <w:tcPr>
            <w:tcW w:w="2258" w:type="dxa"/>
            <w:vAlign w:val="center"/>
          </w:tcPr>
          <w:p w14:paraId="39DE5562">
            <w:pPr>
              <w:snapToGrid w:val="0"/>
              <w:spacing w:before="70" w:after="70" w:line="240" w:lineRule="auto"/>
              <w:ind w:firstLine="0"/>
              <w:jc w:val="left"/>
              <w:rPr>
                <w:sz w:val="21"/>
              </w:rPr>
            </w:pPr>
            <w:r>
              <w:rPr>
                <w:rFonts w:hint="eastAsia"/>
                <w:sz w:val="21"/>
                <w:szCs w:val="21"/>
              </w:rPr>
              <w:t>-</w:t>
            </w:r>
          </w:p>
        </w:tc>
        <w:tc>
          <w:tcPr>
            <w:tcW w:w="1429" w:type="dxa"/>
            <w:vAlign w:val="center"/>
          </w:tcPr>
          <w:p w14:paraId="217E5A09">
            <w:pPr>
              <w:snapToGrid w:val="0"/>
              <w:spacing w:before="70" w:after="70" w:line="240" w:lineRule="auto"/>
              <w:ind w:firstLine="0"/>
              <w:jc w:val="left"/>
              <w:rPr>
                <w:sz w:val="21"/>
              </w:rPr>
            </w:pPr>
            <w:r>
              <w:rPr>
                <w:sz w:val="21"/>
                <w:szCs w:val="21"/>
              </w:rPr>
              <w:t>双方签字</w:t>
            </w:r>
          </w:p>
        </w:tc>
      </w:tr>
    </w:tbl>
    <w:p w14:paraId="3FBDF68B">
      <w:pPr>
        <w:spacing w:line="240" w:lineRule="auto"/>
      </w:pPr>
    </w:p>
    <w:p w14:paraId="75A7FB66">
      <w:pPr>
        <w:pStyle w:val="6"/>
      </w:pPr>
      <w:r>
        <w:rPr>
          <w:szCs w:val="32"/>
        </w:rPr>
        <w:t>2.5.1.25 标定算例与误差传播分析</w:t>
      </w:r>
    </w:p>
    <w:p w14:paraId="48646E24">
      <w:r>
        <w:rPr>
          <w:b/>
        </w:rPr>
        <w:t>（1）算例一：10 m 处点位精度</w:t>
      </w:r>
    </w:p>
    <w:p w14:paraId="4FE23F1B">
      <w:r>
        <w:t>设基线 B=0.60 m，焦距 f=35 mm，像元尺寸 p=3.2 μm，标志点中心定位精度 σ_pix=0.05 pixel，交会角 α=45°。</w:t>
      </w:r>
    </w:p>
    <w:p w14:paraId="359BDB75">
      <w:r>
        <w:t>像平面坐标中误差：σ_x = σ_pix × p = 0.05 × 3.2 μm = 0.16 μm。</w:t>
      </w:r>
    </w:p>
    <w:p w14:paraId="373ED984">
      <w:r>
        <w:t>深度方向中误差（近似）：σ_Z ≈ (Z² / (B·f)) × σ_x = (10² / (0.6×0.035)) × 0.16×10⁻⁶ m = (100/0.021) × 1.6×10⁻⁷ ≈ 7.6×10⁻⁴ m，即 0.76 mm。</w:t>
      </w:r>
    </w:p>
    <w:p w14:paraId="012B77C5">
      <w:r>
        <w:t>考虑多视冗余（n=4）与抗差估计，实际可降至 σ_Z/√n ≈ 0.38 mm；叠加标定残差 0.25 mm 与控制点误差 0.30 mm，合成约 0.55 mm，满足 10 m 内 0.5 mm 指标需通过以下措施补足：增加观测数至 6、提高交会角至 60°、采用长焦通道。经优化后 σ_Z 可降至约 0.30 mm，合成约 0.48 mm，满足要求。</w:t>
      </w:r>
    </w:p>
    <w:p w14:paraId="7B9E79BC">
      <w:r>
        <w:rPr>
          <w:b/>
        </w:rPr>
        <w:t>（2）算例二：12 m 处点位精度</w:t>
      </w:r>
    </w:p>
    <w:p w14:paraId="09B111D8">
      <w:r>
        <w:t>Z=12 m 时，σ_Z ≈ (144/0.021) × 1.6×10⁻⁷ ≈ 1.10 mm；n=6、α=50° 时降至约 0.45 mm；叠加标定 0.25 mm、控制 0.30 mm，合成约 0.59 mm，满足 12 m 内 1 mm 指标，并留有余量。</w:t>
      </w:r>
    </w:p>
    <w:p w14:paraId="690643BD">
      <w:r>
        <w:rPr>
          <w:b/>
        </w:rPr>
        <w:t>（3）算例三：基线长度的影响</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29"/>
        <w:gridCol w:w="2539"/>
        <w:gridCol w:w="2539"/>
        <w:gridCol w:w="1893"/>
      </w:tblGrid>
      <w:tr w14:paraId="026AA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29" w:type="dxa"/>
            <w:shd w:val="clear" w:color="auto" w:fill="E7E6E6"/>
            <w:vAlign w:val="center"/>
          </w:tcPr>
          <w:p w14:paraId="3061934F">
            <w:pPr>
              <w:snapToGrid w:val="0"/>
              <w:spacing w:before="70" w:after="70" w:line="240" w:lineRule="auto"/>
              <w:ind w:firstLine="0"/>
              <w:jc w:val="center"/>
              <w:rPr>
                <w:b/>
                <w:sz w:val="21"/>
              </w:rPr>
            </w:pPr>
            <w:r>
              <w:rPr>
                <w:b/>
                <w:sz w:val="21"/>
                <w:szCs w:val="21"/>
              </w:rPr>
              <w:t>基线B（m）</w:t>
            </w:r>
          </w:p>
        </w:tc>
        <w:tc>
          <w:tcPr>
            <w:tcW w:w="2539" w:type="dxa"/>
            <w:shd w:val="clear" w:color="auto" w:fill="E7E6E6"/>
            <w:vAlign w:val="center"/>
          </w:tcPr>
          <w:p w14:paraId="2A5D1BE3">
            <w:pPr>
              <w:snapToGrid w:val="0"/>
              <w:spacing w:before="70" w:after="70" w:line="240" w:lineRule="auto"/>
              <w:ind w:firstLine="0"/>
              <w:jc w:val="center"/>
              <w:rPr>
                <w:b/>
                <w:sz w:val="21"/>
              </w:rPr>
            </w:pPr>
            <w:r>
              <w:rPr>
                <w:b/>
                <w:sz w:val="21"/>
                <w:szCs w:val="21"/>
              </w:rPr>
              <w:t>10m处σ_Z（mm）</w:t>
            </w:r>
          </w:p>
        </w:tc>
        <w:tc>
          <w:tcPr>
            <w:tcW w:w="2539" w:type="dxa"/>
            <w:shd w:val="clear" w:color="auto" w:fill="E7E6E6"/>
            <w:vAlign w:val="center"/>
          </w:tcPr>
          <w:p w14:paraId="5103934E">
            <w:pPr>
              <w:snapToGrid w:val="0"/>
              <w:spacing w:before="70" w:after="70" w:line="240" w:lineRule="auto"/>
              <w:ind w:firstLine="0"/>
              <w:jc w:val="center"/>
              <w:rPr>
                <w:b/>
                <w:sz w:val="21"/>
              </w:rPr>
            </w:pPr>
            <w:r>
              <w:rPr>
                <w:b/>
                <w:sz w:val="21"/>
                <w:szCs w:val="21"/>
              </w:rPr>
              <w:t>12m处σ_Z（mm）</w:t>
            </w:r>
          </w:p>
        </w:tc>
        <w:tc>
          <w:tcPr>
            <w:tcW w:w="1893" w:type="dxa"/>
            <w:shd w:val="clear" w:color="auto" w:fill="E7E6E6"/>
            <w:vAlign w:val="center"/>
          </w:tcPr>
          <w:p w14:paraId="1136E7E3">
            <w:pPr>
              <w:snapToGrid w:val="0"/>
              <w:spacing w:before="70" w:after="70" w:line="240" w:lineRule="auto"/>
              <w:ind w:firstLine="0"/>
              <w:jc w:val="center"/>
              <w:rPr>
                <w:b/>
                <w:sz w:val="21"/>
              </w:rPr>
            </w:pPr>
            <w:r>
              <w:rPr>
                <w:b/>
                <w:sz w:val="21"/>
                <w:szCs w:val="21"/>
              </w:rPr>
              <w:t>备注</w:t>
            </w:r>
          </w:p>
        </w:tc>
      </w:tr>
      <w:tr w14:paraId="46EA0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9" w:type="dxa"/>
            <w:vAlign w:val="center"/>
          </w:tcPr>
          <w:p w14:paraId="517DD7C3">
            <w:pPr>
              <w:snapToGrid w:val="0"/>
              <w:spacing w:before="70" w:after="70" w:line="240" w:lineRule="auto"/>
              <w:ind w:firstLine="0"/>
              <w:jc w:val="center"/>
              <w:rPr>
                <w:sz w:val="21"/>
              </w:rPr>
            </w:pPr>
            <w:r>
              <w:rPr>
                <w:sz w:val="21"/>
                <w:szCs w:val="21"/>
              </w:rPr>
              <w:t>0.30</w:t>
            </w:r>
          </w:p>
        </w:tc>
        <w:tc>
          <w:tcPr>
            <w:tcW w:w="2539" w:type="dxa"/>
            <w:vAlign w:val="center"/>
          </w:tcPr>
          <w:p w14:paraId="63CB4056">
            <w:pPr>
              <w:snapToGrid w:val="0"/>
              <w:spacing w:before="70" w:after="70" w:line="240" w:lineRule="auto"/>
              <w:ind w:firstLine="0"/>
              <w:jc w:val="center"/>
              <w:rPr>
                <w:sz w:val="21"/>
              </w:rPr>
            </w:pPr>
            <w:r>
              <w:rPr>
                <w:sz w:val="21"/>
                <w:szCs w:val="21"/>
              </w:rPr>
              <w:t>1.52</w:t>
            </w:r>
          </w:p>
        </w:tc>
        <w:tc>
          <w:tcPr>
            <w:tcW w:w="2539" w:type="dxa"/>
            <w:vAlign w:val="center"/>
          </w:tcPr>
          <w:p w14:paraId="077014B0">
            <w:pPr>
              <w:snapToGrid w:val="0"/>
              <w:spacing w:before="70" w:after="70" w:line="240" w:lineRule="auto"/>
              <w:ind w:firstLine="0"/>
              <w:jc w:val="center"/>
              <w:rPr>
                <w:sz w:val="21"/>
              </w:rPr>
            </w:pPr>
            <w:r>
              <w:rPr>
                <w:sz w:val="21"/>
                <w:szCs w:val="21"/>
              </w:rPr>
              <w:t>2.19</w:t>
            </w:r>
          </w:p>
        </w:tc>
        <w:tc>
          <w:tcPr>
            <w:tcW w:w="1893" w:type="dxa"/>
            <w:vAlign w:val="center"/>
          </w:tcPr>
          <w:p w14:paraId="71D6578F">
            <w:pPr>
              <w:snapToGrid w:val="0"/>
              <w:spacing w:before="70" w:after="70" w:line="240" w:lineRule="auto"/>
              <w:ind w:firstLine="0"/>
              <w:jc w:val="left"/>
              <w:rPr>
                <w:sz w:val="21"/>
              </w:rPr>
            </w:pPr>
            <w:r>
              <w:rPr>
                <w:sz w:val="21"/>
                <w:szCs w:val="21"/>
              </w:rPr>
              <w:t>不满足</w:t>
            </w:r>
          </w:p>
        </w:tc>
      </w:tr>
      <w:tr w14:paraId="49033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9" w:type="dxa"/>
            <w:vAlign w:val="center"/>
          </w:tcPr>
          <w:p w14:paraId="1C4B44E2">
            <w:pPr>
              <w:snapToGrid w:val="0"/>
              <w:spacing w:before="70" w:after="70" w:line="240" w:lineRule="auto"/>
              <w:ind w:firstLine="0"/>
              <w:jc w:val="center"/>
              <w:rPr>
                <w:sz w:val="21"/>
              </w:rPr>
            </w:pPr>
            <w:r>
              <w:rPr>
                <w:sz w:val="21"/>
                <w:szCs w:val="21"/>
              </w:rPr>
              <w:t>0.45</w:t>
            </w:r>
          </w:p>
        </w:tc>
        <w:tc>
          <w:tcPr>
            <w:tcW w:w="2539" w:type="dxa"/>
            <w:vAlign w:val="center"/>
          </w:tcPr>
          <w:p w14:paraId="0E9E6114">
            <w:pPr>
              <w:snapToGrid w:val="0"/>
              <w:spacing w:before="70" w:after="70" w:line="240" w:lineRule="auto"/>
              <w:ind w:firstLine="0"/>
              <w:jc w:val="center"/>
              <w:rPr>
                <w:sz w:val="21"/>
              </w:rPr>
            </w:pPr>
            <w:r>
              <w:rPr>
                <w:sz w:val="21"/>
                <w:szCs w:val="21"/>
              </w:rPr>
              <w:t>1.01</w:t>
            </w:r>
          </w:p>
        </w:tc>
        <w:tc>
          <w:tcPr>
            <w:tcW w:w="2539" w:type="dxa"/>
            <w:vAlign w:val="center"/>
          </w:tcPr>
          <w:p w14:paraId="6CFF00F9">
            <w:pPr>
              <w:snapToGrid w:val="0"/>
              <w:spacing w:before="70" w:after="70" w:line="240" w:lineRule="auto"/>
              <w:ind w:firstLine="0"/>
              <w:jc w:val="center"/>
              <w:rPr>
                <w:sz w:val="21"/>
              </w:rPr>
            </w:pPr>
            <w:r>
              <w:rPr>
                <w:sz w:val="21"/>
                <w:szCs w:val="21"/>
              </w:rPr>
              <w:t>1.46</w:t>
            </w:r>
          </w:p>
        </w:tc>
        <w:tc>
          <w:tcPr>
            <w:tcW w:w="1893" w:type="dxa"/>
            <w:vAlign w:val="center"/>
          </w:tcPr>
          <w:p w14:paraId="0DD53FF4">
            <w:pPr>
              <w:snapToGrid w:val="0"/>
              <w:spacing w:before="70" w:after="70" w:line="240" w:lineRule="auto"/>
              <w:ind w:firstLine="0"/>
              <w:jc w:val="left"/>
              <w:rPr>
                <w:sz w:val="21"/>
              </w:rPr>
            </w:pPr>
            <w:r>
              <w:rPr>
                <w:sz w:val="21"/>
                <w:szCs w:val="21"/>
              </w:rPr>
              <w:t>临界</w:t>
            </w:r>
          </w:p>
        </w:tc>
      </w:tr>
      <w:tr w14:paraId="33EAD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9" w:type="dxa"/>
            <w:vAlign w:val="center"/>
          </w:tcPr>
          <w:p w14:paraId="1A9E68F3">
            <w:pPr>
              <w:snapToGrid w:val="0"/>
              <w:spacing w:before="70" w:after="70" w:line="240" w:lineRule="auto"/>
              <w:ind w:firstLine="0"/>
              <w:jc w:val="center"/>
              <w:rPr>
                <w:sz w:val="21"/>
              </w:rPr>
            </w:pPr>
            <w:r>
              <w:rPr>
                <w:sz w:val="21"/>
                <w:szCs w:val="21"/>
              </w:rPr>
              <w:t>0.60</w:t>
            </w:r>
          </w:p>
        </w:tc>
        <w:tc>
          <w:tcPr>
            <w:tcW w:w="2539" w:type="dxa"/>
            <w:vAlign w:val="center"/>
          </w:tcPr>
          <w:p w14:paraId="4A2CF9AF">
            <w:pPr>
              <w:snapToGrid w:val="0"/>
              <w:spacing w:before="70" w:after="70" w:line="240" w:lineRule="auto"/>
              <w:ind w:firstLine="0"/>
              <w:jc w:val="center"/>
              <w:rPr>
                <w:sz w:val="21"/>
              </w:rPr>
            </w:pPr>
            <w:r>
              <w:rPr>
                <w:sz w:val="21"/>
                <w:szCs w:val="21"/>
              </w:rPr>
              <w:t>0.76</w:t>
            </w:r>
          </w:p>
        </w:tc>
        <w:tc>
          <w:tcPr>
            <w:tcW w:w="2539" w:type="dxa"/>
            <w:vAlign w:val="center"/>
          </w:tcPr>
          <w:p w14:paraId="3A738C63">
            <w:pPr>
              <w:snapToGrid w:val="0"/>
              <w:spacing w:before="70" w:after="70" w:line="240" w:lineRule="auto"/>
              <w:ind w:firstLine="0"/>
              <w:jc w:val="center"/>
              <w:rPr>
                <w:sz w:val="21"/>
              </w:rPr>
            </w:pPr>
            <w:r>
              <w:rPr>
                <w:sz w:val="21"/>
                <w:szCs w:val="21"/>
              </w:rPr>
              <w:t>1.10</w:t>
            </w:r>
          </w:p>
        </w:tc>
        <w:tc>
          <w:tcPr>
            <w:tcW w:w="1893" w:type="dxa"/>
            <w:vAlign w:val="center"/>
          </w:tcPr>
          <w:p w14:paraId="7DDD7552">
            <w:pPr>
              <w:snapToGrid w:val="0"/>
              <w:spacing w:before="70" w:after="70" w:line="240" w:lineRule="auto"/>
              <w:ind w:firstLine="0"/>
              <w:jc w:val="left"/>
              <w:rPr>
                <w:sz w:val="21"/>
              </w:rPr>
            </w:pPr>
            <w:r>
              <w:rPr>
                <w:sz w:val="21"/>
                <w:szCs w:val="21"/>
              </w:rPr>
              <w:t>多视后可满足</w:t>
            </w:r>
          </w:p>
        </w:tc>
      </w:tr>
      <w:tr w14:paraId="13038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9" w:type="dxa"/>
            <w:vAlign w:val="center"/>
          </w:tcPr>
          <w:p w14:paraId="532C5091">
            <w:pPr>
              <w:snapToGrid w:val="0"/>
              <w:spacing w:before="70" w:after="70" w:line="240" w:lineRule="auto"/>
              <w:ind w:firstLine="0"/>
              <w:jc w:val="center"/>
              <w:rPr>
                <w:sz w:val="21"/>
              </w:rPr>
            </w:pPr>
            <w:r>
              <w:rPr>
                <w:sz w:val="21"/>
                <w:szCs w:val="21"/>
              </w:rPr>
              <w:t>0.80</w:t>
            </w:r>
          </w:p>
        </w:tc>
        <w:tc>
          <w:tcPr>
            <w:tcW w:w="2539" w:type="dxa"/>
            <w:vAlign w:val="center"/>
          </w:tcPr>
          <w:p w14:paraId="661BA988">
            <w:pPr>
              <w:snapToGrid w:val="0"/>
              <w:spacing w:before="70" w:after="70" w:line="240" w:lineRule="auto"/>
              <w:ind w:firstLine="0"/>
              <w:jc w:val="center"/>
              <w:rPr>
                <w:sz w:val="21"/>
              </w:rPr>
            </w:pPr>
            <w:r>
              <w:rPr>
                <w:sz w:val="21"/>
                <w:szCs w:val="21"/>
              </w:rPr>
              <w:t>0.57</w:t>
            </w:r>
          </w:p>
        </w:tc>
        <w:tc>
          <w:tcPr>
            <w:tcW w:w="2539" w:type="dxa"/>
            <w:vAlign w:val="center"/>
          </w:tcPr>
          <w:p w14:paraId="4E43C4F6">
            <w:pPr>
              <w:snapToGrid w:val="0"/>
              <w:spacing w:before="70" w:after="70" w:line="240" w:lineRule="auto"/>
              <w:ind w:firstLine="0"/>
              <w:jc w:val="center"/>
              <w:rPr>
                <w:sz w:val="21"/>
              </w:rPr>
            </w:pPr>
            <w:r>
              <w:rPr>
                <w:sz w:val="21"/>
                <w:szCs w:val="21"/>
              </w:rPr>
              <w:t>0.82</w:t>
            </w:r>
          </w:p>
        </w:tc>
        <w:tc>
          <w:tcPr>
            <w:tcW w:w="1893" w:type="dxa"/>
            <w:vAlign w:val="center"/>
          </w:tcPr>
          <w:p w14:paraId="18E7E331">
            <w:pPr>
              <w:snapToGrid w:val="0"/>
              <w:spacing w:before="70" w:after="70" w:line="240" w:lineRule="auto"/>
              <w:ind w:firstLine="0"/>
              <w:jc w:val="left"/>
              <w:rPr>
                <w:sz w:val="21"/>
              </w:rPr>
            </w:pPr>
            <w:r>
              <w:rPr>
                <w:sz w:val="21"/>
                <w:szCs w:val="21"/>
              </w:rPr>
              <w:t>推荐</w:t>
            </w:r>
          </w:p>
        </w:tc>
      </w:tr>
      <w:tr w14:paraId="0670B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29" w:type="dxa"/>
            <w:vAlign w:val="center"/>
          </w:tcPr>
          <w:p w14:paraId="0AAF1831">
            <w:pPr>
              <w:snapToGrid w:val="0"/>
              <w:spacing w:before="70" w:after="70" w:line="240" w:lineRule="auto"/>
              <w:ind w:firstLine="0"/>
              <w:jc w:val="center"/>
              <w:rPr>
                <w:sz w:val="21"/>
              </w:rPr>
            </w:pPr>
            <w:r>
              <w:rPr>
                <w:sz w:val="21"/>
                <w:szCs w:val="21"/>
              </w:rPr>
              <w:t>1.00</w:t>
            </w:r>
          </w:p>
        </w:tc>
        <w:tc>
          <w:tcPr>
            <w:tcW w:w="2539" w:type="dxa"/>
            <w:vAlign w:val="center"/>
          </w:tcPr>
          <w:p w14:paraId="7A3FB5F0">
            <w:pPr>
              <w:snapToGrid w:val="0"/>
              <w:spacing w:before="70" w:after="70" w:line="240" w:lineRule="auto"/>
              <w:ind w:firstLine="0"/>
              <w:jc w:val="center"/>
              <w:rPr>
                <w:sz w:val="21"/>
              </w:rPr>
            </w:pPr>
            <w:r>
              <w:rPr>
                <w:sz w:val="21"/>
                <w:szCs w:val="21"/>
              </w:rPr>
              <w:t>0.46</w:t>
            </w:r>
          </w:p>
        </w:tc>
        <w:tc>
          <w:tcPr>
            <w:tcW w:w="2539" w:type="dxa"/>
            <w:vAlign w:val="center"/>
          </w:tcPr>
          <w:p w14:paraId="7933A37B">
            <w:pPr>
              <w:snapToGrid w:val="0"/>
              <w:spacing w:before="70" w:after="70" w:line="240" w:lineRule="auto"/>
              <w:ind w:firstLine="0"/>
              <w:jc w:val="center"/>
              <w:rPr>
                <w:sz w:val="21"/>
              </w:rPr>
            </w:pPr>
            <w:r>
              <w:rPr>
                <w:sz w:val="21"/>
                <w:szCs w:val="21"/>
              </w:rPr>
              <w:t>0.66</w:t>
            </w:r>
          </w:p>
        </w:tc>
        <w:tc>
          <w:tcPr>
            <w:tcW w:w="1893" w:type="dxa"/>
            <w:vAlign w:val="center"/>
          </w:tcPr>
          <w:p w14:paraId="4D13AA15">
            <w:pPr>
              <w:snapToGrid w:val="0"/>
              <w:spacing w:before="70" w:after="70" w:line="240" w:lineRule="auto"/>
              <w:ind w:firstLine="0"/>
              <w:jc w:val="left"/>
              <w:rPr>
                <w:sz w:val="21"/>
              </w:rPr>
            </w:pPr>
            <w:r>
              <w:rPr>
                <w:sz w:val="21"/>
                <w:szCs w:val="21"/>
              </w:rPr>
              <w:t>体积增大</w:t>
            </w:r>
          </w:p>
        </w:tc>
      </w:tr>
    </w:tbl>
    <w:p w14:paraId="2E816CDA">
      <w:pPr>
        <w:spacing w:line="240" w:lineRule="auto"/>
      </w:pPr>
    </w:p>
    <w:p w14:paraId="3639C648">
      <w:r>
        <w:t>结论：基线 0.6～0.8 m 为较优区间，兼顾精度与便携性。</w:t>
      </w:r>
    </w:p>
    <w:p w14:paraId="61787EE3">
      <w:r>
        <w:rPr>
          <w:b/>
        </w:rPr>
        <w:t>（4）误差传播的一般表达</w:t>
      </w:r>
    </w:p>
    <w:p w14:paraId="66A8B649">
      <w:r>
        <w:t>对三维交会测量，点位协方差可近似表示为：</w:t>
      </w:r>
    </w:p>
    <w:p w14:paraId="7165F6F8">
      <w:r>
        <w:t>C_P ≈ σ_x² · (JᵀJ)⁻¹</w:t>
      </w:r>
    </w:p>
    <w:p w14:paraId="6FC069DF">
      <w:r>
        <w:t>其中 J 为观测方程对三维坐标的雅可比矩阵，σ_x 为像点观测中误差。该式表明：精度与像点精度成正比，与交会几何（基线、交会角、距离）成反比；因此优化构型比单纯提高相机分辨率更有效。</w:t>
      </w:r>
    </w:p>
    <w:p w14:paraId="43AA91DD">
      <w:r>
        <w:rPr>
          <w:b/>
        </w:rPr>
        <w:t>（5）不同距离与交会角的精度预算表</w:t>
      </w:r>
    </w:p>
    <w:tbl>
      <w:tblPr>
        <w:tblStyle w:val="32"/>
        <w:tblW w:w="91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4"/>
        <w:gridCol w:w="1474"/>
        <w:gridCol w:w="1888"/>
        <w:gridCol w:w="1827"/>
        <w:gridCol w:w="1950"/>
        <w:gridCol w:w="690"/>
      </w:tblGrid>
      <w:tr w14:paraId="14417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54" w:type="dxa"/>
            <w:shd w:val="clear" w:color="auto" w:fill="E7E6E6"/>
            <w:vAlign w:val="center"/>
          </w:tcPr>
          <w:p w14:paraId="01AA9CE3">
            <w:pPr>
              <w:snapToGrid w:val="0"/>
              <w:spacing w:before="70" w:after="70" w:line="240" w:lineRule="auto"/>
              <w:ind w:firstLine="0"/>
              <w:jc w:val="center"/>
              <w:rPr>
                <w:b/>
                <w:sz w:val="21"/>
              </w:rPr>
            </w:pPr>
            <w:r>
              <w:rPr>
                <w:b/>
                <w:sz w:val="21"/>
                <w:szCs w:val="21"/>
              </w:rPr>
              <w:t>距离（m）</w:t>
            </w:r>
          </w:p>
        </w:tc>
        <w:tc>
          <w:tcPr>
            <w:tcW w:w="1474" w:type="dxa"/>
            <w:shd w:val="clear" w:color="auto" w:fill="E7E6E6"/>
            <w:vAlign w:val="center"/>
          </w:tcPr>
          <w:p w14:paraId="09515C87">
            <w:pPr>
              <w:snapToGrid w:val="0"/>
              <w:spacing w:before="70" w:after="70" w:line="240" w:lineRule="auto"/>
              <w:ind w:firstLine="0"/>
              <w:jc w:val="center"/>
              <w:rPr>
                <w:b/>
                <w:sz w:val="21"/>
              </w:rPr>
            </w:pPr>
            <w:r>
              <w:rPr>
                <w:b/>
                <w:sz w:val="21"/>
                <w:szCs w:val="21"/>
              </w:rPr>
              <w:t>交会角（°）</w:t>
            </w:r>
          </w:p>
        </w:tc>
        <w:tc>
          <w:tcPr>
            <w:tcW w:w="1888" w:type="dxa"/>
            <w:shd w:val="clear" w:color="auto" w:fill="E7E6E6"/>
            <w:vAlign w:val="center"/>
          </w:tcPr>
          <w:p w14:paraId="11575308">
            <w:pPr>
              <w:snapToGrid w:val="0"/>
              <w:spacing w:before="70" w:after="70" w:line="240" w:lineRule="auto"/>
              <w:ind w:firstLine="0"/>
              <w:jc w:val="center"/>
              <w:rPr>
                <w:b/>
                <w:sz w:val="21"/>
              </w:rPr>
            </w:pPr>
            <w:r>
              <w:rPr>
                <w:b/>
                <w:sz w:val="21"/>
                <w:szCs w:val="21"/>
              </w:rPr>
              <w:t>单视σ_Z（mm）</w:t>
            </w:r>
          </w:p>
        </w:tc>
        <w:tc>
          <w:tcPr>
            <w:tcW w:w="1827" w:type="dxa"/>
            <w:shd w:val="clear" w:color="auto" w:fill="E7E6E6"/>
            <w:vAlign w:val="center"/>
          </w:tcPr>
          <w:p w14:paraId="5E1915EA">
            <w:pPr>
              <w:snapToGrid w:val="0"/>
              <w:spacing w:before="70" w:after="70" w:line="240" w:lineRule="auto"/>
              <w:ind w:firstLine="0"/>
              <w:jc w:val="center"/>
              <w:rPr>
                <w:b/>
                <w:sz w:val="21"/>
              </w:rPr>
            </w:pPr>
            <w:r>
              <w:rPr>
                <w:b/>
                <w:sz w:val="21"/>
                <w:szCs w:val="21"/>
              </w:rPr>
              <w:t>6视σ_Z（mm）</w:t>
            </w:r>
          </w:p>
        </w:tc>
        <w:tc>
          <w:tcPr>
            <w:tcW w:w="1950" w:type="dxa"/>
            <w:shd w:val="clear" w:color="auto" w:fill="E7E6E6"/>
            <w:vAlign w:val="center"/>
          </w:tcPr>
          <w:p w14:paraId="036A8F8F">
            <w:pPr>
              <w:snapToGrid w:val="0"/>
              <w:spacing w:before="70" w:after="70" w:line="240" w:lineRule="auto"/>
              <w:ind w:firstLine="0"/>
              <w:jc w:val="center"/>
              <w:rPr>
                <w:b/>
                <w:sz w:val="21"/>
              </w:rPr>
            </w:pPr>
            <w:r>
              <w:rPr>
                <w:b/>
                <w:sz w:val="21"/>
                <w:szCs w:val="21"/>
              </w:rPr>
              <w:t>合成精度（mm）</w:t>
            </w:r>
          </w:p>
        </w:tc>
        <w:tc>
          <w:tcPr>
            <w:tcW w:w="690" w:type="dxa"/>
            <w:shd w:val="clear" w:color="auto" w:fill="E7E6E6"/>
            <w:vAlign w:val="center"/>
          </w:tcPr>
          <w:p w14:paraId="2A121F24">
            <w:pPr>
              <w:snapToGrid w:val="0"/>
              <w:spacing w:before="70" w:after="70" w:line="240" w:lineRule="auto"/>
              <w:ind w:firstLine="0"/>
              <w:jc w:val="center"/>
              <w:rPr>
                <w:b/>
                <w:sz w:val="21"/>
              </w:rPr>
            </w:pPr>
            <w:r>
              <w:rPr>
                <w:b/>
                <w:sz w:val="21"/>
                <w:szCs w:val="21"/>
              </w:rPr>
              <w:t>判定</w:t>
            </w:r>
          </w:p>
        </w:tc>
      </w:tr>
      <w:tr w14:paraId="7BB55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2EC335D2">
            <w:pPr>
              <w:snapToGrid w:val="0"/>
              <w:spacing w:before="70" w:after="70" w:line="240" w:lineRule="auto"/>
              <w:ind w:firstLine="0"/>
              <w:jc w:val="center"/>
              <w:rPr>
                <w:sz w:val="21"/>
              </w:rPr>
            </w:pPr>
            <w:r>
              <w:rPr>
                <w:sz w:val="21"/>
                <w:szCs w:val="21"/>
              </w:rPr>
              <w:t>5</w:t>
            </w:r>
          </w:p>
        </w:tc>
        <w:tc>
          <w:tcPr>
            <w:tcW w:w="1474" w:type="dxa"/>
            <w:vAlign w:val="center"/>
          </w:tcPr>
          <w:p w14:paraId="11F496BA">
            <w:pPr>
              <w:snapToGrid w:val="0"/>
              <w:spacing w:before="70" w:after="70" w:line="240" w:lineRule="auto"/>
              <w:ind w:firstLine="0"/>
              <w:jc w:val="center"/>
              <w:rPr>
                <w:sz w:val="21"/>
              </w:rPr>
            </w:pPr>
            <w:r>
              <w:rPr>
                <w:sz w:val="21"/>
                <w:szCs w:val="21"/>
              </w:rPr>
              <w:t>60</w:t>
            </w:r>
          </w:p>
        </w:tc>
        <w:tc>
          <w:tcPr>
            <w:tcW w:w="1888" w:type="dxa"/>
            <w:vAlign w:val="center"/>
          </w:tcPr>
          <w:p w14:paraId="6F472473">
            <w:pPr>
              <w:snapToGrid w:val="0"/>
              <w:spacing w:before="70" w:after="70" w:line="240" w:lineRule="auto"/>
              <w:ind w:firstLine="0"/>
              <w:jc w:val="center"/>
              <w:rPr>
                <w:sz w:val="21"/>
              </w:rPr>
            </w:pPr>
            <w:r>
              <w:rPr>
                <w:sz w:val="21"/>
                <w:szCs w:val="21"/>
              </w:rPr>
              <w:t>0.19</w:t>
            </w:r>
          </w:p>
        </w:tc>
        <w:tc>
          <w:tcPr>
            <w:tcW w:w="1827" w:type="dxa"/>
            <w:vAlign w:val="center"/>
          </w:tcPr>
          <w:p w14:paraId="174E498A">
            <w:pPr>
              <w:snapToGrid w:val="0"/>
              <w:spacing w:before="70" w:after="70" w:line="240" w:lineRule="auto"/>
              <w:ind w:firstLine="0"/>
              <w:jc w:val="center"/>
              <w:rPr>
                <w:sz w:val="21"/>
              </w:rPr>
            </w:pPr>
            <w:r>
              <w:rPr>
                <w:sz w:val="21"/>
                <w:szCs w:val="21"/>
              </w:rPr>
              <w:t>0.08</w:t>
            </w:r>
          </w:p>
        </w:tc>
        <w:tc>
          <w:tcPr>
            <w:tcW w:w="1950" w:type="dxa"/>
            <w:vAlign w:val="center"/>
          </w:tcPr>
          <w:p w14:paraId="3167ED0E">
            <w:pPr>
              <w:snapToGrid w:val="0"/>
              <w:spacing w:before="70" w:after="70" w:line="240" w:lineRule="auto"/>
              <w:ind w:firstLine="0"/>
              <w:jc w:val="center"/>
              <w:rPr>
                <w:sz w:val="21"/>
              </w:rPr>
            </w:pPr>
            <w:r>
              <w:rPr>
                <w:sz w:val="21"/>
                <w:szCs w:val="21"/>
              </w:rPr>
              <w:t>0.40</w:t>
            </w:r>
          </w:p>
        </w:tc>
        <w:tc>
          <w:tcPr>
            <w:tcW w:w="690" w:type="dxa"/>
            <w:vAlign w:val="center"/>
          </w:tcPr>
          <w:p w14:paraId="7AFDF538">
            <w:pPr>
              <w:snapToGrid w:val="0"/>
              <w:spacing w:before="70" w:after="70" w:line="240" w:lineRule="auto"/>
              <w:ind w:firstLine="0"/>
              <w:jc w:val="center"/>
              <w:rPr>
                <w:sz w:val="21"/>
              </w:rPr>
            </w:pPr>
            <w:r>
              <w:rPr>
                <w:sz w:val="21"/>
                <w:szCs w:val="21"/>
              </w:rPr>
              <w:t>优</w:t>
            </w:r>
          </w:p>
        </w:tc>
      </w:tr>
      <w:tr w14:paraId="71DF9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77958E28">
            <w:pPr>
              <w:snapToGrid w:val="0"/>
              <w:spacing w:before="70" w:after="70" w:line="240" w:lineRule="auto"/>
              <w:ind w:firstLine="0"/>
              <w:jc w:val="center"/>
              <w:rPr>
                <w:sz w:val="21"/>
              </w:rPr>
            </w:pPr>
            <w:r>
              <w:rPr>
                <w:sz w:val="21"/>
                <w:szCs w:val="21"/>
              </w:rPr>
              <w:t>8</w:t>
            </w:r>
          </w:p>
        </w:tc>
        <w:tc>
          <w:tcPr>
            <w:tcW w:w="1474" w:type="dxa"/>
            <w:vAlign w:val="center"/>
          </w:tcPr>
          <w:p w14:paraId="3F7B91BD">
            <w:pPr>
              <w:snapToGrid w:val="0"/>
              <w:spacing w:before="70" w:after="70" w:line="240" w:lineRule="auto"/>
              <w:ind w:firstLine="0"/>
              <w:jc w:val="center"/>
              <w:rPr>
                <w:sz w:val="21"/>
              </w:rPr>
            </w:pPr>
            <w:r>
              <w:rPr>
                <w:sz w:val="21"/>
                <w:szCs w:val="21"/>
              </w:rPr>
              <w:t>50</w:t>
            </w:r>
          </w:p>
        </w:tc>
        <w:tc>
          <w:tcPr>
            <w:tcW w:w="1888" w:type="dxa"/>
            <w:vAlign w:val="center"/>
          </w:tcPr>
          <w:p w14:paraId="0292C739">
            <w:pPr>
              <w:snapToGrid w:val="0"/>
              <w:spacing w:before="70" w:after="70" w:line="240" w:lineRule="auto"/>
              <w:ind w:firstLine="0"/>
              <w:jc w:val="center"/>
              <w:rPr>
                <w:sz w:val="21"/>
              </w:rPr>
            </w:pPr>
            <w:r>
              <w:rPr>
                <w:sz w:val="21"/>
                <w:szCs w:val="21"/>
              </w:rPr>
              <w:t>0.49</w:t>
            </w:r>
          </w:p>
        </w:tc>
        <w:tc>
          <w:tcPr>
            <w:tcW w:w="1827" w:type="dxa"/>
            <w:vAlign w:val="center"/>
          </w:tcPr>
          <w:p w14:paraId="53F174BA">
            <w:pPr>
              <w:snapToGrid w:val="0"/>
              <w:spacing w:before="70" w:after="70" w:line="240" w:lineRule="auto"/>
              <w:ind w:firstLine="0"/>
              <w:jc w:val="center"/>
              <w:rPr>
                <w:sz w:val="21"/>
              </w:rPr>
            </w:pPr>
            <w:r>
              <w:rPr>
                <w:sz w:val="21"/>
                <w:szCs w:val="21"/>
              </w:rPr>
              <w:t>0.20</w:t>
            </w:r>
          </w:p>
        </w:tc>
        <w:tc>
          <w:tcPr>
            <w:tcW w:w="1950" w:type="dxa"/>
            <w:vAlign w:val="center"/>
          </w:tcPr>
          <w:p w14:paraId="7117E50D">
            <w:pPr>
              <w:snapToGrid w:val="0"/>
              <w:spacing w:before="70" w:after="70" w:line="240" w:lineRule="auto"/>
              <w:ind w:firstLine="0"/>
              <w:jc w:val="center"/>
              <w:rPr>
                <w:sz w:val="21"/>
              </w:rPr>
            </w:pPr>
            <w:r>
              <w:rPr>
                <w:sz w:val="21"/>
                <w:szCs w:val="21"/>
              </w:rPr>
              <w:t>0.44</w:t>
            </w:r>
          </w:p>
        </w:tc>
        <w:tc>
          <w:tcPr>
            <w:tcW w:w="690" w:type="dxa"/>
            <w:vAlign w:val="center"/>
          </w:tcPr>
          <w:p w14:paraId="3CBB20A1">
            <w:pPr>
              <w:snapToGrid w:val="0"/>
              <w:spacing w:before="70" w:after="70" w:line="240" w:lineRule="auto"/>
              <w:ind w:firstLine="0"/>
              <w:jc w:val="center"/>
              <w:rPr>
                <w:sz w:val="21"/>
              </w:rPr>
            </w:pPr>
            <w:r>
              <w:rPr>
                <w:sz w:val="21"/>
                <w:szCs w:val="21"/>
              </w:rPr>
              <w:t>优</w:t>
            </w:r>
          </w:p>
        </w:tc>
      </w:tr>
      <w:tr w14:paraId="62560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290567A4">
            <w:pPr>
              <w:snapToGrid w:val="0"/>
              <w:spacing w:before="70" w:after="70" w:line="240" w:lineRule="auto"/>
              <w:ind w:firstLine="0"/>
              <w:jc w:val="center"/>
              <w:rPr>
                <w:sz w:val="21"/>
              </w:rPr>
            </w:pPr>
            <w:r>
              <w:rPr>
                <w:sz w:val="21"/>
                <w:szCs w:val="21"/>
              </w:rPr>
              <w:t>10</w:t>
            </w:r>
          </w:p>
        </w:tc>
        <w:tc>
          <w:tcPr>
            <w:tcW w:w="1474" w:type="dxa"/>
            <w:vAlign w:val="center"/>
          </w:tcPr>
          <w:p w14:paraId="4F65B859">
            <w:pPr>
              <w:snapToGrid w:val="0"/>
              <w:spacing w:before="70" w:after="70" w:line="240" w:lineRule="auto"/>
              <w:ind w:firstLine="0"/>
              <w:jc w:val="center"/>
              <w:rPr>
                <w:sz w:val="21"/>
              </w:rPr>
            </w:pPr>
            <w:r>
              <w:rPr>
                <w:sz w:val="21"/>
                <w:szCs w:val="21"/>
              </w:rPr>
              <w:t>45</w:t>
            </w:r>
          </w:p>
        </w:tc>
        <w:tc>
          <w:tcPr>
            <w:tcW w:w="1888" w:type="dxa"/>
            <w:vAlign w:val="center"/>
          </w:tcPr>
          <w:p w14:paraId="0C5E09E6">
            <w:pPr>
              <w:snapToGrid w:val="0"/>
              <w:spacing w:before="70" w:after="70" w:line="240" w:lineRule="auto"/>
              <w:ind w:firstLine="0"/>
              <w:jc w:val="center"/>
              <w:rPr>
                <w:sz w:val="21"/>
              </w:rPr>
            </w:pPr>
            <w:r>
              <w:rPr>
                <w:sz w:val="21"/>
                <w:szCs w:val="21"/>
              </w:rPr>
              <w:t>0.76</w:t>
            </w:r>
          </w:p>
        </w:tc>
        <w:tc>
          <w:tcPr>
            <w:tcW w:w="1827" w:type="dxa"/>
            <w:vAlign w:val="center"/>
          </w:tcPr>
          <w:p w14:paraId="0EAE6EAF">
            <w:pPr>
              <w:snapToGrid w:val="0"/>
              <w:spacing w:before="70" w:after="70" w:line="240" w:lineRule="auto"/>
              <w:ind w:firstLine="0"/>
              <w:jc w:val="center"/>
              <w:rPr>
                <w:sz w:val="21"/>
              </w:rPr>
            </w:pPr>
            <w:r>
              <w:rPr>
                <w:sz w:val="21"/>
                <w:szCs w:val="21"/>
              </w:rPr>
              <w:t>0.31</w:t>
            </w:r>
          </w:p>
        </w:tc>
        <w:tc>
          <w:tcPr>
            <w:tcW w:w="1950" w:type="dxa"/>
            <w:vAlign w:val="center"/>
          </w:tcPr>
          <w:p w14:paraId="54D8F6E8">
            <w:pPr>
              <w:snapToGrid w:val="0"/>
              <w:spacing w:before="70" w:after="70" w:line="240" w:lineRule="auto"/>
              <w:ind w:firstLine="0"/>
              <w:jc w:val="center"/>
              <w:rPr>
                <w:sz w:val="21"/>
              </w:rPr>
            </w:pPr>
            <w:r>
              <w:rPr>
                <w:sz w:val="21"/>
                <w:szCs w:val="21"/>
              </w:rPr>
              <w:t>0.50</w:t>
            </w:r>
          </w:p>
        </w:tc>
        <w:tc>
          <w:tcPr>
            <w:tcW w:w="690" w:type="dxa"/>
            <w:vAlign w:val="center"/>
          </w:tcPr>
          <w:p w14:paraId="2284F920">
            <w:pPr>
              <w:snapToGrid w:val="0"/>
              <w:spacing w:before="70" w:after="70" w:line="240" w:lineRule="auto"/>
              <w:ind w:firstLine="0"/>
              <w:jc w:val="center"/>
              <w:rPr>
                <w:sz w:val="21"/>
              </w:rPr>
            </w:pPr>
            <w:r>
              <w:rPr>
                <w:sz w:val="21"/>
                <w:szCs w:val="21"/>
              </w:rPr>
              <w:t>合格</w:t>
            </w:r>
          </w:p>
        </w:tc>
      </w:tr>
      <w:tr w14:paraId="71AA9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1981D897">
            <w:pPr>
              <w:snapToGrid w:val="0"/>
              <w:spacing w:before="70" w:after="70" w:line="240" w:lineRule="auto"/>
              <w:ind w:firstLine="0"/>
              <w:jc w:val="center"/>
              <w:rPr>
                <w:sz w:val="21"/>
              </w:rPr>
            </w:pPr>
            <w:r>
              <w:rPr>
                <w:sz w:val="21"/>
                <w:szCs w:val="21"/>
              </w:rPr>
              <w:t>10</w:t>
            </w:r>
          </w:p>
        </w:tc>
        <w:tc>
          <w:tcPr>
            <w:tcW w:w="1474" w:type="dxa"/>
            <w:vAlign w:val="center"/>
          </w:tcPr>
          <w:p w14:paraId="255ED819">
            <w:pPr>
              <w:snapToGrid w:val="0"/>
              <w:spacing w:before="70" w:after="70" w:line="240" w:lineRule="auto"/>
              <w:ind w:firstLine="0"/>
              <w:jc w:val="center"/>
              <w:rPr>
                <w:sz w:val="21"/>
              </w:rPr>
            </w:pPr>
            <w:r>
              <w:rPr>
                <w:sz w:val="21"/>
                <w:szCs w:val="21"/>
              </w:rPr>
              <w:t>60</w:t>
            </w:r>
          </w:p>
        </w:tc>
        <w:tc>
          <w:tcPr>
            <w:tcW w:w="1888" w:type="dxa"/>
            <w:vAlign w:val="center"/>
          </w:tcPr>
          <w:p w14:paraId="4294F63F">
            <w:pPr>
              <w:snapToGrid w:val="0"/>
              <w:spacing w:before="70" w:after="70" w:line="240" w:lineRule="auto"/>
              <w:ind w:firstLine="0"/>
              <w:jc w:val="center"/>
              <w:rPr>
                <w:sz w:val="21"/>
              </w:rPr>
            </w:pPr>
            <w:r>
              <w:rPr>
                <w:sz w:val="21"/>
                <w:szCs w:val="21"/>
              </w:rPr>
              <w:t>0.57</w:t>
            </w:r>
          </w:p>
        </w:tc>
        <w:tc>
          <w:tcPr>
            <w:tcW w:w="1827" w:type="dxa"/>
            <w:vAlign w:val="center"/>
          </w:tcPr>
          <w:p w14:paraId="67B7AD72">
            <w:pPr>
              <w:snapToGrid w:val="0"/>
              <w:spacing w:before="70" w:after="70" w:line="240" w:lineRule="auto"/>
              <w:ind w:firstLine="0"/>
              <w:jc w:val="center"/>
              <w:rPr>
                <w:sz w:val="21"/>
              </w:rPr>
            </w:pPr>
            <w:r>
              <w:rPr>
                <w:sz w:val="21"/>
                <w:szCs w:val="21"/>
              </w:rPr>
              <w:t>0.23</w:t>
            </w:r>
          </w:p>
        </w:tc>
        <w:tc>
          <w:tcPr>
            <w:tcW w:w="1950" w:type="dxa"/>
            <w:vAlign w:val="center"/>
          </w:tcPr>
          <w:p w14:paraId="0C85D119">
            <w:pPr>
              <w:snapToGrid w:val="0"/>
              <w:spacing w:before="70" w:after="70" w:line="240" w:lineRule="auto"/>
              <w:ind w:firstLine="0"/>
              <w:jc w:val="center"/>
              <w:rPr>
                <w:sz w:val="21"/>
              </w:rPr>
            </w:pPr>
            <w:r>
              <w:rPr>
                <w:sz w:val="21"/>
                <w:szCs w:val="21"/>
              </w:rPr>
              <w:t>0.46</w:t>
            </w:r>
          </w:p>
        </w:tc>
        <w:tc>
          <w:tcPr>
            <w:tcW w:w="690" w:type="dxa"/>
            <w:vAlign w:val="center"/>
          </w:tcPr>
          <w:p w14:paraId="04B36807">
            <w:pPr>
              <w:snapToGrid w:val="0"/>
              <w:spacing w:before="70" w:after="70" w:line="240" w:lineRule="auto"/>
              <w:ind w:firstLine="0"/>
              <w:jc w:val="center"/>
              <w:rPr>
                <w:sz w:val="21"/>
              </w:rPr>
            </w:pPr>
            <w:r>
              <w:rPr>
                <w:sz w:val="21"/>
                <w:szCs w:val="21"/>
              </w:rPr>
              <w:t>优</w:t>
            </w:r>
          </w:p>
        </w:tc>
      </w:tr>
      <w:tr w14:paraId="1D981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37FCE4CC">
            <w:pPr>
              <w:snapToGrid w:val="0"/>
              <w:spacing w:before="70" w:after="70" w:line="240" w:lineRule="auto"/>
              <w:ind w:firstLine="0"/>
              <w:jc w:val="center"/>
              <w:rPr>
                <w:sz w:val="21"/>
              </w:rPr>
            </w:pPr>
            <w:r>
              <w:rPr>
                <w:sz w:val="21"/>
                <w:szCs w:val="21"/>
              </w:rPr>
              <w:t>12</w:t>
            </w:r>
          </w:p>
        </w:tc>
        <w:tc>
          <w:tcPr>
            <w:tcW w:w="1474" w:type="dxa"/>
            <w:vAlign w:val="center"/>
          </w:tcPr>
          <w:p w14:paraId="7BE23874">
            <w:pPr>
              <w:snapToGrid w:val="0"/>
              <w:spacing w:before="70" w:after="70" w:line="240" w:lineRule="auto"/>
              <w:ind w:firstLine="0"/>
              <w:jc w:val="center"/>
              <w:rPr>
                <w:sz w:val="21"/>
              </w:rPr>
            </w:pPr>
            <w:r>
              <w:rPr>
                <w:sz w:val="21"/>
                <w:szCs w:val="21"/>
              </w:rPr>
              <w:t>40</w:t>
            </w:r>
          </w:p>
        </w:tc>
        <w:tc>
          <w:tcPr>
            <w:tcW w:w="1888" w:type="dxa"/>
            <w:vAlign w:val="center"/>
          </w:tcPr>
          <w:p w14:paraId="309CABE2">
            <w:pPr>
              <w:snapToGrid w:val="0"/>
              <w:spacing w:before="70" w:after="70" w:line="240" w:lineRule="auto"/>
              <w:ind w:firstLine="0"/>
              <w:jc w:val="center"/>
              <w:rPr>
                <w:sz w:val="21"/>
              </w:rPr>
            </w:pPr>
            <w:r>
              <w:rPr>
                <w:sz w:val="21"/>
                <w:szCs w:val="21"/>
              </w:rPr>
              <w:t>1.38</w:t>
            </w:r>
          </w:p>
        </w:tc>
        <w:tc>
          <w:tcPr>
            <w:tcW w:w="1827" w:type="dxa"/>
            <w:vAlign w:val="center"/>
          </w:tcPr>
          <w:p w14:paraId="057ACCC1">
            <w:pPr>
              <w:snapToGrid w:val="0"/>
              <w:spacing w:before="70" w:after="70" w:line="240" w:lineRule="auto"/>
              <w:ind w:firstLine="0"/>
              <w:jc w:val="center"/>
              <w:rPr>
                <w:sz w:val="21"/>
              </w:rPr>
            </w:pPr>
            <w:r>
              <w:rPr>
                <w:sz w:val="21"/>
                <w:szCs w:val="21"/>
              </w:rPr>
              <w:t>0.56</w:t>
            </w:r>
          </w:p>
        </w:tc>
        <w:tc>
          <w:tcPr>
            <w:tcW w:w="1950" w:type="dxa"/>
            <w:vAlign w:val="center"/>
          </w:tcPr>
          <w:p w14:paraId="530DBECF">
            <w:pPr>
              <w:snapToGrid w:val="0"/>
              <w:spacing w:before="70" w:after="70" w:line="240" w:lineRule="auto"/>
              <w:ind w:firstLine="0"/>
              <w:jc w:val="center"/>
              <w:rPr>
                <w:sz w:val="21"/>
              </w:rPr>
            </w:pPr>
            <w:r>
              <w:rPr>
                <w:sz w:val="21"/>
                <w:szCs w:val="21"/>
              </w:rPr>
              <w:t>0.69</w:t>
            </w:r>
          </w:p>
        </w:tc>
        <w:tc>
          <w:tcPr>
            <w:tcW w:w="690" w:type="dxa"/>
            <w:vAlign w:val="center"/>
          </w:tcPr>
          <w:p w14:paraId="515DFBF7">
            <w:pPr>
              <w:snapToGrid w:val="0"/>
              <w:spacing w:before="70" w:after="70" w:line="240" w:lineRule="auto"/>
              <w:ind w:firstLine="0"/>
              <w:jc w:val="center"/>
              <w:rPr>
                <w:sz w:val="21"/>
              </w:rPr>
            </w:pPr>
            <w:r>
              <w:rPr>
                <w:sz w:val="21"/>
                <w:szCs w:val="21"/>
              </w:rPr>
              <w:t>合格</w:t>
            </w:r>
          </w:p>
        </w:tc>
      </w:tr>
      <w:tr w14:paraId="596AE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4" w:type="dxa"/>
            <w:vAlign w:val="center"/>
          </w:tcPr>
          <w:p w14:paraId="6F465644">
            <w:pPr>
              <w:snapToGrid w:val="0"/>
              <w:spacing w:before="70" w:after="70" w:line="240" w:lineRule="auto"/>
              <w:ind w:firstLine="0"/>
              <w:jc w:val="center"/>
              <w:rPr>
                <w:sz w:val="21"/>
              </w:rPr>
            </w:pPr>
            <w:r>
              <w:rPr>
                <w:sz w:val="21"/>
                <w:szCs w:val="21"/>
              </w:rPr>
              <w:t>12</w:t>
            </w:r>
          </w:p>
        </w:tc>
        <w:tc>
          <w:tcPr>
            <w:tcW w:w="1474" w:type="dxa"/>
            <w:vAlign w:val="center"/>
          </w:tcPr>
          <w:p w14:paraId="786862D7">
            <w:pPr>
              <w:snapToGrid w:val="0"/>
              <w:spacing w:before="70" w:after="70" w:line="240" w:lineRule="auto"/>
              <w:ind w:firstLine="0"/>
              <w:jc w:val="center"/>
              <w:rPr>
                <w:sz w:val="21"/>
              </w:rPr>
            </w:pPr>
            <w:r>
              <w:rPr>
                <w:sz w:val="21"/>
                <w:szCs w:val="21"/>
              </w:rPr>
              <w:t>50</w:t>
            </w:r>
          </w:p>
        </w:tc>
        <w:tc>
          <w:tcPr>
            <w:tcW w:w="1888" w:type="dxa"/>
            <w:vAlign w:val="center"/>
          </w:tcPr>
          <w:p w14:paraId="57A4C0EC">
            <w:pPr>
              <w:snapToGrid w:val="0"/>
              <w:spacing w:before="70" w:after="70" w:line="240" w:lineRule="auto"/>
              <w:ind w:firstLine="0"/>
              <w:jc w:val="center"/>
              <w:rPr>
                <w:sz w:val="21"/>
              </w:rPr>
            </w:pPr>
            <w:r>
              <w:rPr>
                <w:sz w:val="21"/>
                <w:szCs w:val="21"/>
              </w:rPr>
              <w:t>1.10</w:t>
            </w:r>
          </w:p>
        </w:tc>
        <w:tc>
          <w:tcPr>
            <w:tcW w:w="1827" w:type="dxa"/>
            <w:vAlign w:val="center"/>
          </w:tcPr>
          <w:p w14:paraId="668A1073">
            <w:pPr>
              <w:snapToGrid w:val="0"/>
              <w:spacing w:before="70" w:after="70" w:line="240" w:lineRule="auto"/>
              <w:ind w:firstLine="0"/>
              <w:jc w:val="center"/>
              <w:rPr>
                <w:sz w:val="21"/>
              </w:rPr>
            </w:pPr>
            <w:r>
              <w:rPr>
                <w:sz w:val="21"/>
                <w:szCs w:val="21"/>
              </w:rPr>
              <w:t>0.45</w:t>
            </w:r>
          </w:p>
        </w:tc>
        <w:tc>
          <w:tcPr>
            <w:tcW w:w="1950" w:type="dxa"/>
            <w:vAlign w:val="center"/>
          </w:tcPr>
          <w:p w14:paraId="59A5E923">
            <w:pPr>
              <w:snapToGrid w:val="0"/>
              <w:spacing w:before="70" w:after="70" w:line="240" w:lineRule="auto"/>
              <w:ind w:firstLine="0"/>
              <w:jc w:val="center"/>
              <w:rPr>
                <w:sz w:val="21"/>
              </w:rPr>
            </w:pPr>
            <w:r>
              <w:rPr>
                <w:sz w:val="21"/>
                <w:szCs w:val="21"/>
              </w:rPr>
              <w:t>0.60</w:t>
            </w:r>
          </w:p>
        </w:tc>
        <w:tc>
          <w:tcPr>
            <w:tcW w:w="690" w:type="dxa"/>
            <w:vAlign w:val="center"/>
          </w:tcPr>
          <w:p w14:paraId="4CEDC9FE">
            <w:pPr>
              <w:snapToGrid w:val="0"/>
              <w:spacing w:before="70" w:after="70" w:line="240" w:lineRule="auto"/>
              <w:ind w:firstLine="0"/>
              <w:jc w:val="center"/>
              <w:rPr>
                <w:sz w:val="21"/>
              </w:rPr>
            </w:pPr>
            <w:r>
              <w:rPr>
                <w:sz w:val="21"/>
                <w:szCs w:val="21"/>
              </w:rPr>
              <w:t>合格</w:t>
            </w:r>
          </w:p>
        </w:tc>
      </w:tr>
    </w:tbl>
    <w:p w14:paraId="760AE137">
      <w:pPr>
        <w:spacing w:line="240" w:lineRule="auto"/>
      </w:pPr>
    </w:p>
    <w:p w14:paraId="1A6EE109">
      <w:pPr>
        <w:pStyle w:val="6"/>
      </w:pPr>
      <w:r>
        <w:rPr>
          <w:szCs w:val="32"/>
        </w:rPr>
        <w:t>2.5.1.26 三场景参数配置表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4"/>
        <w:gridCol w:w="3007"/>
        <w:gridCol w:w="1713"/>
        <w:gridCol w:w="1816"/>
      </w:tblGrid>
      <w:tr w14:paraId="595B7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shd w:val="clear" w:color="auto" w:fill="E7E6E6"/>
            <w:vAlign w:val="center"/>
          </w:tcPr>
          <w:p w14:paraId="2ABBD908">
            <w:pPr>
              <w:snapToGrid w:val="0"/>
              <w:spacing w:before="70" w:after="70" w:line="320" w:lineRule="auto"/>
              <w:jc w:val="left"/>
            </w:pPr>
            <w:r>
              <w:rPr>
                <w:b/>
                <w:sz w:val="21"/>
                <w:szCs w:val="21"/>
              </w:rPr>
              <w:t>参数</w:t>
            </w:r>
          </w:p>
        </w:tc>
        <w:tc>
          <w:tcPr>
            <w:tcW w:w="3007" w:type="dxa"/>
            <w:shd w:val="clear" w:color="auto" w:fill="E7E6E6"/>
            <w:vAlign w:val="center"/>
          </w:tcPr>
          <w:p w14:paraId="0381DBAE">
            <w:pPr>
              <w:snapToGrid w:val="0"/>
              <w:spacing w:before="70" w:after="70" w:line="320" w:lineRule="auto"/>
              <w:jc w:val="left"/>
            </w:pPr>
            <w:r>
              <w:rPr>
                <w:b/>
                <w:sz w:val="21"/>
                <w:szCs w:val="21"/>
              </w:rPr>
              <w:t>葛洲坝平坡</w:t>
            </w:r>
          </w:p>
        </w:tc>
        <w:tc>
          <w:tcPr>
            <w:tcW w:w="1713" w:type="dxa"/>
            <w:shd w:val="clear" w:color="auto" w:fill="E7E6E6"/>
            <w:vAlign w:val="center"/>
          </w:tcPr>
          <w:p w14:paraId="27D55889">
            <w:pPr>
              <w:snapToGrid w:val="0"/>
              <w:spacing w:before="70" w:after="70" w:line="320" w:lineRule="auto"/>
              <w:jc w:val="left"/>
            </w:pPr>
            <w:r>
              <w:rPr>
                <w:b/>
                <w:sz w:val="21"/>
                <w:szCs w:val="21"/>
              </w:rPr>
              <w:t>三峡缓坡</w:t>
            </w:r>
          </w:p>
        </w:tc>
        <w:tc>
          <w:tcPr>
            <w:tcW w:w="1816" w:type="dxa"/>
            <w:shd w:val="clear" w:color="auto" w:fill="E7E6E6"/>
            <w:vAlign w:val="center"/>
          </w:tcPr>
          <w:p w14:paraId="3EB24DB2">
            <w:pPr>
              <w:snapToGrid w:val="0"/>
              <w:spacing w:before="70" w:after="70" w:line="320" w:lineRule="auto"/>
              <w:jc w:val="left"/>
            </w:pPr>
            <w:r>
              <w:rPr>
                <w:b/>
                <w:sz w:val="21"/>
                <w:szCs w:val="21"/>
              </w:rPr>
              <w:t>向家坝陡坡</w:t>
            </w:r>
          </w:p>
        </w:tc>
      </w:tr>
      <w:tr w14:paraId="20352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25AD4FBF">
            <w:pPr>
              <w:snapToGrid w:val="0"/>
              <w:spacing w:before="70" w:after="70" w:line="320" w:lineRule="auto"/>
              <w:jc w:val="left"/>
            </w:pPr>
            <w:r>
              <w:rPr>
                <w:sz w:val="21"/>
                <w:szCs w:val="21"/>
              </w:rPr>
              <w:t>扫描模式</w:t>
            </w:r>
          </w:p>
        </w:tc>
        <w:tc>
          <w:tcPr>
            <w:tcW w:w="3007" w:type="dxa"/>
            <w:vAlign w:val="center"/>
          </w:tcPr>
          <w:p w14:paraId="04D90B69">
            <w:pPr>
              <w:snapToGrid w:val="0"/>
              <w:spacing w:before="70" w:after="70" w:line="320" w:lineRule="auto"/>
              <w:jc w:val="left"/>
            </w:pPr>
            <w:r>
              <w:rPr>
                <w:sz w:val="21"/>
                <w:szCs w:val="21"/>
              </w:rPr>
              <w:t>高速+精细</w:t>
            </w:r>
          </w:p>
        </w:tc>
        <w:tc>
          <w:tcPr>
            <w:tcW w:w="1713" w:type="dxa"/>
            <w:vAlign w:val="center"/>
          </w:tcPr>
          <w:p w14:paraId="15977764">
            <w:pPr>
              <w:snapToGrid w:val="0"/>
              <w:spacing w:before="70" w:after="70" w:line="320" w:lineRule="auto"/>
              <w:jc w:val="left"/>
            </w:pPr>
            <w:r>
              <w:rPr>
                <w:sz w:val="21"/>
                <w:szCs w:val="21"/>
              </w:rPr>
              <w:t>高速+精细</w:t>
            </w:r>
          </w:p>
        </w:tc>
        <w:tc>
          <w:tcPr>
            <w:tcW w:w="1816" w:type="dxa"/>
            <w:vAlign w:val="center"/>
          </w:tcPr>
          <w:p w14:paraId="6ECBEC4D">
            <w:pPr>
              <w:snapToGrid w:val="0"/>
              <w:spacing w:before="70" w:after="70" w:line="320" w:lineRule="auto"/>
              <w:jc w:val="left"/>
            </w:pPr>
            <w:r>
              <w:rPr>
                <w:sz w:val="21"/>
                <w:szCs w:val="21"/>
              </w:rPr>
              <w:t>精细</w:t>
            </w:r>
          </w:p>
        </w:tc>
      </w:tr>
      <w:tr w14:paraId="7C6B0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337C4495">
            <w:pPr>
              <w:snapToGrid w:val="0"/>
              <w:spacing w:before="70" w:after="70" w:line="320" w:lineRule="auto"/>
              <w:jc w:val="left"/>
            </w:pPr>
            <w:r>
              <w:rPr>
                <w:sz w:val="21"/>
                <w:szCs w:val="21"/>
              </w:rPr>
              <w:t>点间距（mm）</w:t>
            </w:r>
          </w:p>
        </w:tc>
        <w:tc>
          <w:tcPr>
            <w:tcW w:w="3007" w:type="dxa"/>
            <w:vAlign w:val="center"/>
          </w:tcPr>
          <w:p w14:paraId="415FC56C">
            <w:pPr>
              <w:snapToGrid w:val="0"/>
              <w:spacing w:before="70" w:after="70" w:line="320" w:lineRule="auto"/>
              <w:jc w:val="left"/>
            </w:pPr>
            <w:r>
              <w:rPr>
                <w:sz w:val="21"/>
                <w:szCs w:val="21"/>
              </w:rPr>
              <w:t>2（重点区）/8（普查）</w:t>
            </w:r>
          </w:p>
        </w:tc>
        <w:tc>
          <w:tcPr>
            <w:tcW w:w="1713" w:type="dxa"/>
            <w:vAlign w:val="center"/>
          </w:tcPr>
          <w:p w14:paraId="12258A0B">
            <w:pPr>
              <w:snapToGrid w:val="0"/>
              <w:spacing w:before="70" w:after="70" w:line="320" w:lineRule="auto"/>
              <w:jc w:val="left"/>
            </w:pPr>
            <w:r>
              <w:rPr>
                <w:sz w:val="21"/>
                <w:szCs w:val="21"/>
              </w:rPr>
              <w:t>5/10</w:t>
            </w:r>
          </w:p>
        </w:tc>
        <w:tc>
          <w:tcPr>
            <w:tcW w:w="1816" w:type="dxa"/>
            <w:vAlign w:val="center"/>
          </w:tcPr>
          <w:p w14:paraId="452D7840">
            <w:pPr>
              <w:snapToGrid w:val="0"/>
              <w:spacing w:before="70" w:after="70" w:line="320" w:lineRule="auto"/>
              <w:jc w:val="left"/>
            </w:pPr>
            <w:r>
              <w:rPr>
                <w:sz w:val="21"/>
                <w:szCs w:val="21"/>
              </w:rPr>
              <w:t>2/5</w:t>
            </w:r>
          </w:p>
        </w:tc>
      </w:tr>
      <w:tr w14:paraId="4D8FC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31260A95">
            <w:pPr>
              <w:snapToGrid w:val="0"/>
              <w:spacing w:before="70" w:after="70" w:line="320" w:lineRule="auto"/>
              <w:jc w:val="left"/>
            </w:pPr>
            <w:r>
              <w:rPr>
                <w:sz w:val="21"/>
                <w:szCs w:val="21"/>
              </w:rPr>
              <w:t>曝光档数</w:t>
            </w:r>
          </w:p>
        </w:tc>
        <w:tc>
          <w:tcPr>
            <w:tcW w:w="3007" w:type="dxa"/>
            <w:vAlign w:val="center"/>
          </w:tcPr>
          <w:p w14:paraId="1B70B466">
            <w:pPr>
              <w:snapToGrid w:val="0"/>
              <w:spacing w:before="70" w:after="70" w:line="320" w:lineRule="auto"/>
              <w:jc w:val="left"/>
            </w:pPr>
            <w:r>
              <w:rPr>
                <w:sz w:val="21"/>
                <w:szCs w:val="21"/>
              </w:rPr>
              <w:t>3</w:t>
            </w:r>
          </w:p>
        </w:tc>
        <w:tc>
          <w:tcPr>
            <w:tcW w:w="1713" w:type="dxa"/>
            <w:vAlign w:val="center"/>
          </w:tcPr>
          <w:p w14:paraId="4DC55E5B">
            <w:pPr>
              <w:snapToGrid w:val="0"/>
              <w:spacing w:before="70" w:after="70" w:line="320" w:lineRule="auto"/>
              <w:jc w:val="left"/>
            </w:pPr>
            <w:r>
              <w:rPr>
                <w:sz w:val="21"/>
                <w:szCs w:val="21"/>
              </w:rPr>
              <w:t>5</w:t>
            </w:r>
          </w:p>
        </w:tc>
        <w:tc>
          <w:tcPr>
            <w:tcW w:w="1816" w:type="dxa"/>
            <w:vAlign w:val="center"/>
          </w:tcPr>
          <w:p w14:paraId="27C1B6D5">
            <w:pPr>
              <w:snapToGrid w:val="0"/>
              <w:spacing w:before="70" w:after="70" w:line="320" w:lineRule="auto"/>
              <w:jc w:val="left"/>
            </w:pPr>
            <w:r>
              <w:rPr>
                <w:sz w:val="21"/>
                <w:szCs w:val="21"/>
              </w:rPr>
              <w:t>5</w:t>
            </w:r>
          </w:p>
        </w:tc>
      </w:tr>
      <w:tr w14:paraId="2F247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1EE54861">
            <w:pPr>
              <w:snapToGrid w:val="0"/>
              <w:spacing w:before="70" w:after="70" w:line="320" w:lineRule="auto"/>
              <w:jc w:val="left"/>
            </w:pPr>
            <w:r>
              <w:rPr>
                <w:sz w:val="21"/>
                <w:szCs w:val="21"/>
              </w:rPr>
              <w:t>补光强度</w:t>
            </w:r>
          </w:p>
        </w:tc>
        <w:tc>
          <w:tcPr>
            <w:tcW w:w="3007" w:type="dxa"/>
            <w:vAlign w:val="center"/>
          </w:tcPr>
          <w:p w14:paraId="5D167007">
            <w:pPr>
              <w:snapToGrid w:val="0"/>
              <w:spacing w:before="70" w:after="70" w:line="320" w:lineRule="auto"/>
              <w:jc w:val="left"/>
            </w:pPr>
            <w:r>
              <w:rPr>
                <w:sz w:val="21"/>
                <w:szCs w:val="21"/>
              </w:rPr>
              <w:t>中</w:t>
            </w:r>
          </w:p>
        </w:tc>
        <w:tc>
          <w:tcPr>
            <w:tcW w:w="1713" w:type="dxa"/>
            <w:vAlign w:val="center"/>
          </w:tcPr>
          <w:p w14:paraId="40D49EA0">
            <w:pPr>
              <w:snapToGrid w:val="0"/>
              <w:spacing w:before="70" w:after="70" w:line="320" w:lineRule="auto"/>
              <w:jc w:val="left"/>
            </w:pPr>
            <w:r>
              <w:rPr>
                <w:sz w:val="21"/>
                <w:szCs w:val="21"/>
              </w:rPr>
              <w:t>高</w:t>
            </w:r>
          </w:p>
        </w:tc>
        <w:tc>
          <w:tcPr>
            <w:tcW w:w="1816" w:type="dxa"/>
            <w:vAlign w:val="center"/>
          </w:tcPr>
          <w:p w14:paraId="37D6310C">
            <w:pPr>
              <w:snapToGrid w:val="0"/>
              <w:spacing w:before="70" w:after="70" w:line="320" w:lineRule="auto"/>
              <w:jc w:val="left"/>
            </w:pPr>
            <w:r>
              <w:rPr>
                <w:sz w:val="21"/>
                <w:szCs w:val="21"/>
              </w:rPr>
              <w:t>中高</w:t>
            </w:r>
          </w:p>
        </w:tc>
      </w:tr>
      <w:tr w14:paraId="6985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256131D2">
            <w:pPr>
              <w:snapToGrid w:val="0"/>
              <w:spacing w:before="70" w:after="70" w:line="320" w:lineRule="auto"/>
              <w:jc w:val="left"/>
            </w:pPr>
            <w:r>
              <w:rPr>
                <w:sz w:val="21"/>
                <w:szCs w:val="21"/>
              </w:rPr>
              <w:t>交会角（°）</w:t>
            </w:r>
          </w:p>
        </w:tc>
        <w:tc>
          <w:tcPr>
            <w:tcW w:w="3007" w:type="dxa"/>
            <w:vAlign w:val="center"/>
          </w:tcPr>
          <w:p w14:paraId="1CC10D4C">
            <w:pPr>
              <w:snapToGrid w:val="0"/>
              <w:spacing w:before="70" w:after="70" w:line="320" w:lineRule="auto"/>
              <w:jc w:val="left"/>
            </w:pPr>
            <w:r>
              <w:rPr>
                <w:sz w:val="21"/>
                <w:szCs w:val="21"/>
              </w:rPr>
              <w:t>50～60</w:t>
            </w:r>
          </w:p>
        </w:tc>
        <w:tc>
          <w:tcPr>
            <w:tcW w:w="1713" w:type="dxa"/>
            <w:vAlign w:val="center"/>
          </w:tcPr>
          <w:p w14:paraId="3527E571">
            <w:pPr>
              <w:snapToGrid w:val="0"/>
              <w:spacing w:before="70" w:after="70" w:line="320" w:lineRule="auto"/>
              <w:jc w:val="left"/>
            </w:pPr>
            <w:r>
              <w:rPr>
                <w:sz w:val="21"/>
                <w:szCs w:val="21"/>
              </w:rPr>
              <w:t>40～50</w:t>
            </w:r>
          </w:p>
        </w:tc>
        <w:tc>
          <w:tcPr>
            <w:tcW w:w="1816" w:type="dxa"/>
            <w:vAlign w:val="center"/>
          </w:tcPr>
          <w:p w14:paraId="5699E8CE">
            <w:pPr>
              <w:snapToGrid w:val="0"/>
              <w:spacing w:before="70" w:after="70" w:line="320" w:lineRule="auto"/>
              <w:jc w:val="left"/>
            </w:pPr>
            <w:r>
              <w:rPr>
                <w:sz w:val="21"/>
                <w:szCs w:val="21"/>
              </w:rPr>
              <w:t>35～45</w:t>
            </w:r>
          </w:p>
        </w:tc>
      </w:tr>
      <w:tr w14:paraId="20DE8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309CC5D2">
            <w:pPr>
              <w:snapToGrid w:val="0"/>
              <w:spacing w:before="70" w:after="70" w:line="320" w:lineRule="auto"/>
              <w:jc w:val="left"/>
            </w:pPr>
            <w:r>
              <w:rPr>
                <w:sz w:val="21"/>
                <w:szCs w:val="21"/>
              </w:rPr>
              <w:t>单站半径（m）</w:t>
            </w:r>
          </w:p>
        </w:tc>
        <w:tc>
          <w:tcPr>
            <w:tcW w:w="3007" w:type="dxa"/>
            <w:vAlign w:val="center"/>
          </w:tcPr>
          <w:p w14:paraId="095DCED4">
            <w:pPr>
              <w:snapToGrid w:val="0"/>
              <w:spacing w:before="70" w:after="70" w:line="320" w:lineRule="auto"/>
              <w:jc w:val="left"/>
            </w:pPr>
            <w:r>
              <w:rPr>
                <w:sz w:val="21"/>
                <w:szCs w:val="21"/>
              </w:rPr>
              <w:t>12</w:t>
            </w:r>
          </w:p>
        </w:tc>
        <w:tc>
          <w:tcPr>
            <w:tcW w:w="1713" w:type="dxa"/>
            <w:vAlign w:val="center"/>
          </w:tcPr>
          <w:p w14:paraId="6ED43DB4">
            <w:pPr>
              <w:snapToGrid w:val="0"/>
              <w:spacing w:before="70" w:after="70" w:line="320" w:lineRule="auto"/>
              <w:jc w:val="left"/>
            </w:pPr>
            <w:r>
              <w:rPr>
                <w:sz w:val="21"/>
                <w:szCs w:val="21"/>
              </w:rPr>
              <w:t>10～12</w:t>
            </w:r>
          </w:p>
        </w:tc>
        <w:tc>
          <w:tcPr>
            <w:tcW w:w="1816" w:type="dxa"/>
            <w:vAlign w:val="center"/>
          </w:tcPr>
          <w:p w14:paraId="5F50266A">
            <w:pPr>
              <w:snapToGrid w:val="0"/>
              <w:spacing w:before="70" w:after="70" w:line="320" w:lineRule="auto"/>
              <w:jc w:val="left"/>
            </w:pPr>
            <w:r>
              <w:rPr>
                <w:sz w:val="21"/>
                <w:szCs w:val="21"/>
              </w:rPr>
              <w:t>8～10</w:t>
            </w:r>
          </w:p>
        </w:tc>
      </w:tr>
      <w:tr w14:paraId="45A8B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14BEC663">
            <w:pPr>
              <w:snapToGrid w:val="0"/>
              <w:spacing w:before="70" w:after="70" w:line="320" w:lineRule="auto"/>
              <w:jc w:val="left"/>
            </w:pPr>
            <w:r>
              <w:rPr>
                <w:sz w:val="21"/>
                <w:szCs w:val="21"/>
              </w:rPr>
              <w:t>测站数</w:t>
            </w:r>
          </w:p>
        </w:tc>
        <w:tc>
          <w:tcPr>
            <w:tcW w:w="3007" w:type="dxa"/>
            <w:vAlign w:val="center"/>
          </w:tcPr>
          <w:p w14:paraId="75CD76B0">
            <w:pPr>
              <w:snapToGrid w:val="0"/>
              <w:spacing w:before="70" w:after="70" w:line="320" w:lineRule="auto"/>
              <w:jc w:val="left"/>
            </w:pPr>
            <w:r>
              <w:rPr>
                <w:sz w:val="21"/>
                <w:szCs w:val="21"/>
              </w:rPr>
              <w:t>2</w:t>
            </w:r>
          </w:p>
        </w:tc>
        <w:tc>
          <w:tcPr>
            <w:tcW w:w="1713" w:type="dxa"/>
            <w:vAlign w:val="center"/>
          </w:tcPr>
          <w:p w14:paraId="664F3D04">
            <w:pPr>
              <w:snapToGrid w:val="0"/>
              <w:spacing w:before="70" w:after="70" w:line="320" w:lineRule="auto"/>
              <w:jc w:val="left"/>
            </w:pPr>
            <w:r>
              <w:rPr>
                <w:sz w:val="21"/>
                <w:szCs w:val="21"/>
              </w:rPr>
              <w:t>3～5</w:t>
            </w:r>
          </w:p>
        </w:tc>
        <w:tc>
          <w:tcPr>
            <w:tcW w:w="1816" w:type="dxa"/>
            <w:vAlign w:val="center"/>
          </w:tcPr>
          <w:p w14:paraId="08E49EB2">
            <w:pPr>
              <w:snapToGrid w:val="0"/>
              <w:spacing w:before="70" w:after="70" w:line="320" w:lineRule="auto"/>
              <w:jc w:val="left"/>
            </w:pPr>
            <w:r>
              <w:rPr>
                <w:sz w:val="21"/>
                <w:szCs w:val="21"/>
              </w:rPr>
              <w:t>5～8 段</w:t>
            </w:r>
          </w:p>
        </w:tc>
      </w:tr>
      <w:tr w14:paraId="22B24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7478DF42">
            <w:pPr>
              <w:snapToGrid w:val="0"/>
              <w:spacing w:before="70" w:after="70" w:line="320" w:lineRule="auto"/>
              <w:jc w:val="left"/>
            </w:pPr>
            <w:r>
              <w:rPr>
                <w:sz w:val="21"/>
                <w:szCs w:val="21"/>
              </w:rPr>
              <w:t>标准尺校核频次</w:t>
            </w:r>
          </w:p>
        </w:tc>
        <w:tc>
          <w:tcPr>
            <w:tcW w:w="3007" w:type="dxa"/>
            <w:vAlign w:val="center"/>
          </w:tcPr>
          <w:p w14:paraId="5C19E78D">
            <w:pPr>
              <w:snapToGrid w:val="0"/>
              <w:spacing w:before="70" w:after="70" w:line="320" w:lineRule="auto"/>
              <w:jc w:val="left"/>
            </w:pPr>
            <w:r>
              <w:rPr>
                <w:sz w:val="21"/>
                <w:szCs w:val="21"/>
              </w:rPr>
              <w:t>每站</w:t>
            </w:r>
          </w:p>
        </w:tc>
        <w:tc>
          <w:tcPr>
            <w:tcW w:w="1713" w:type="dxa"/>
            <w:vAlign w:val="center"/>
          </w:tcPr>
          <w:p w14:paraId="68D500BC">
            <w:pPr>
              <w:snapToGrid w:val="0"/>
              <w:spacing w:before="70" w:after="70" w:line="320" w:lineRule="auto"/>
              <w:jc w:val="left"/>
            </w:pPr>
            <w:r>
              <w:rPr>
                <w:sz w:val="21"/>
                <w:szCs w:val="21"/>
              </w:rPr>
              <w:t>每段</w:t>
            </w:r>
          </w:p>
        </w:tc>
        <w:tc>
          <w:tcPr>
            <w:tcW w:w="1816" w:type="dxa"/>
            <w:vAlign w:val="center"/>
          </w:tcPr>
          <w:p w14:paraId="4E8A1772">
            <w:pPr>
              <w:snapToGrid w:val="0"/>
              <w:spacing w:before="70" w:after="70" w:line="320" w:lineRule="auto"/>
              <w:jc w:val="left"/>
            </w:pPr>
            <w:r>
              <w:rPr>
                <w:sz w:val="21"/>
                <w:szCs w:val="21"/>
              </w:rPr>
              <w:t>每段</w:t>
            </w:r>
          </w:p>
        </w:tc>
      </w:tr>
      <w:tr w14:paraId="20327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2B61C219">
            <w:pPr>
              <w:snapToGrid w:val="0"/>
              <w:spacing w:before="70" w:after="70" w:line="320" w:lineRule="auto"/>
              <w:jc w:val="left"/>
            </w:pPr>
            <w:r>
              <w:rPr>
                <w:sz w:val="21"/>
                <w:szCs w:val="21"/>
              </w:rPr>
              <w:t>温度记录间隔</w:t>
            </w:r>
          </w:p>
        </w:tc>
        <w:tc>
          <w:tcPr>
            <w:tcW w:w="3007" w:type="dxa"/>
            <w:vAlign w:val="center"/>
          </w:tcPr>
          <w:p w14:paraId="6060111F">
            <w:pPr>
              <w:snapToGrid w:val="0"/>
              <w:spacing w:before="70" w:after="70" w:line="320" w:lineRule="auto"/>
              <w:jc w:val="left"/>
            </w:pPr>
            <w:r>
              <w:rPr>
                <w:sz w:val="21"/>
                <w:szCs w:val="21"/>
              </w:rPr>
              <w:t>30 min</w:t>
            </w:r>
          </w:p>
        </w:tc>
        <w:tc>
          <w:tcPr>
            <w:tcW w:w="1713" w:type="dxa"/>
            <w:vAlign w:val="center"/>
          </w:tcPr>
          <w:p w14:paraId="607DBC82">
            <w:pPr>
              <w:snapToGrid w:val="0"/>
              <w:spacing w:before="70" w:after="70" w:line="320" w:lineRule="auto"/>
              <w:jc w:val="left"/>
            </w:pPr>
            <w:r>
              <w:rPr>
                <w:sz w:val="21"/>
                <w:szCs w:val="21"/>
              </w:rPr>
              <w:t>30 min</w:t>
            </w:r>
          </w:p>
        </w:tc>
        <w:tc>
          <w:tcPr>
            <w:tcW w:w="1816" w:type="dxa"/>
            <w:vAlign w:val="center"/>
          </w:tcPr>
          <w:p w14:paraId="52B5B6CB">
            <w:pPr>
              <w:snapToGrid w:val="0"/>
              <w:spacing w:before="70" w:after="70" w:line="320" w:lineRule="auto"/>
              <w:jc w:val="left"/>
            </w:pPr>
            <w:r>
              <w:rPr>
                <w:sz w:val="21"/>
                <w:szCs w:val="21"/>
              </w:rPr>
              <w:t>20 min</w:t>
            </w:r>
          </w:p>
        </w:tc>
      </w:tr>
      <w:tr w14:paraId="79C43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4" w:type="dxa"/>
            <w:vAlign w:val="center"/>
          </w:tcPr>
          <w:p w14:paraId="4ACC8483">
            <w:pPr>
              <w:snapToGrid w:val="0"/>
              <w:spacing w:before="70" w:after="70" w:line="320" w:lineRule="auto"/>
              <w:jc w:val="left"/>
            </w:pPr>
            <w:r>
              <w:rPr>
                <w:sz w:val="21"/>
                <w:szCs w:val="21"/>
              </w:rPr>
              <w:t>质检覆盖率阈值</w:t>
            </w:r>
          </w:p>
        </w:tc>
        <w:tc>
          <w:tcPr>
            <w:tcW w:w="3007" w:type="dxa"/>
            <w:vAlign w:val="center"/>
          </w:tcPr>
          <w:p w14:paraId="230483BD">
            <w:pPr>
              <w:snapToGrid w:val="0"/>
              <w:spacing w:before="70" w:after="70" w:line="320" w:lineRule="auto"/>
              <w:jc w:val="left"/>
            </w:pPr>
            <w:r>
              <w:rPr>
                <w:sz w:val="21"/>
                <w:szCs w:val="21"/>
              </w:rPr>
              <w:t>98%</w:t>
            </w:r>
          </w:p>
        </w:tc>
        <w:tc>
          <w:tcPr>
            <w:tcW w:w="1713" w:type="dxa"/>
            <w:vAlign w:val="center"/>
          </w:tcPr>
          <w:p w14:paraId="7F3E9D95">
            <w:pPr>
              <w:snapToGrid w:val="0"/>
              <w:spacing w:before="70" w:after="70" w:line="320" w:lineRule="auto"/>
              <w:jc w:val="left"/>
            </w:pPr>
            <w:r>
              <w:rPr>
                <w:sz w:val="21"/>
                <w:szCs w:val="21"/>
              </w:rPr>
              <w:t>98%</w:t>
            </w:r>
          </w:p>
        </w:tc>
        <w:tc>
          <w:tcPr>
            <w:tcW w:w="1816" w:type="dxa"/>
            <w:vAlign w:val="center"/>
          </w:tcPr>
          <w:p w14:paraId="2030589D">
            <w:pPr>
              <w:snapToGrid w:val="0"/>
              <w:spacing w:before="70" w:after="70" w:line="320" w:lineRule="auto"/>
              <w:jc w:val="left"/>
            </w:pPr>
            <w:r>
              <w:rPr>
                <w:sz w:val="21"/>
                <w:szCs w:val="21"/>
              </w:rPr>
              <w:t>98%</w:t>
            </w:r>
          </w:p>
        </w:tc>
      </w:tr>
    </w:tbl>
    <w:p w14:paraId="78CC867F">
      <w:pPr>
        <w:spacing w:line="240" w:lineRule="auto"/>
      </w:pPr>
    </w:p>
    <w:p w14:paraId="5950B9A2">
      <w:pPr>
        <w:pStyle w:val="6"/>
      </w:pPr>
      <w:r>
        <w:rPr>
          <w:szCs w:val="32"/>
        </w:rPr>
        <w:t>2.5.1.27 典型缺陷测量方法</w:t>
      </w:r>
    </w:p>
    <w:p w14:paraId="08EE73AA">
      <w:r>
        <w:rPr>
          <w:b/>
        </w:rPr>
        <w:t>（1）深度测量</w:t>
      </w:r>
    </w:p>
    <w:p w14:paraId="3ED8053E">
      <w:r>
        <w:t>以拟合基准面（或设计面）为零面，缺陷内每点法向距离 d_i = n·(P_i − P_0)，最大深度 D = max(d_i)。对不规则缺陷，采用分位数法剔除孤立噪点（取 99% 分位），避免单点粗差导致深度虚高；同时输出深度分布直方图，辅助判断缺陷形态。</w:t>
      </w:r>
    </w:p>
    <w:p w14:paraId="004DF61E">
      <w:r>
        <w:rPr>
          <w:b/>
        </w:rPr>
        <w:t>（2）面积测量</w:t>
      </w:r>
    </w:p>
    <w:p w14:paraId="49E7812A">
      <w:r>
        <w:t>将缺陷区域投影至基准面，采用三角网面积累加或边界多边形面积计算。边界提取采用 alpha-shape 或凹包算法，对凹陷深度小于 1 mm 的边缘区域设置阈值，避免边界外溢。</w:t>
      </w:r>
    </w:p>
    <w:p w14:paraId="5152FECD">
      <w:r>
        <w:rPr>
          <w:b/>
        </w:rPr>
        <w:t>（3）体积测量</w:t>
      </w:r>
    </w:p>
    <w:p w14:paraId="7805DED4">
      <w:r>
        <w:t>以基准面为底面，将缺陷区域离散为三角棱柱，体积为各棱柱体积之和：</w:t>
      </w:r>
    </w:p>
    <w:p w14:paraId="14425B7C">
      <w:r>
        <w:t>V = Σ (A_i × d_i)</w:t>
      </w:r>
    </w:p>
    <w:p w14:paraId="50BC7040">
      <w:r>
        <w:t>其中 A_i 为第 i 个三角面元面积，d_i 为面元形心到基准面的距离。对深度突变区域进行细分，保证积分精度不低于 5%。</w:t>
      </w:r>
    </w:p>
    <w:p w14:paraId="682B16AC">
      <w:r>
        <w:rPr>
          <w:b/>
        </w:rPr>
        <w:t>（4）裂缝宽度与长度</w:t>
      </w:r>
    </w:p>
    <w:p w14:paraId="5811B301">
      <w:r>
        <w:t>沿裂缝走向提取中心线，按法向剖面拟合宽度；宽度取 3 个以上剖面的中位数；长度按中心线累计。对分叉裂缝分段计算并汇总。</w:t>
      </w:r>
    </w:p>
    <w:p w14:paraId="3A0D0422">
      <w:r>
        <w:rPr>
          <w:b/>
        </w:rPr>
        <w:t>（5）错台高差</w:t>
      </w:r>
    </w:p>
    <w:p w14:paraId="20644CDE">
      <w:r>
        <w:t>在错台两侧分别拟合平面，取两平面在错台位置的垂直距离；对曲面错台，采用局部切平面法计算。</w:t>
      </w:r>
    </w:p>
    <w:p w14:paraId="42E5A32F">
      <w:pPr>
        <w:pStyle w:val="6"/>
      </w:pPr>
      <w:r>
        <w:rPr>
          <w:szCs w:val="32"/>
        </w:rPr>
        <w:t xml:space="preserve">2.5.1.28 </w:t>
      </w:r>
      <w:r>
        <w:rPr>
          <w:rFonts w:hint="eastAsia"/>
          <w:szCs w:val="32"/>
        </w:rPr>
        <w:t>跟踪器</w:t>
      </w:r>
      <w:r>
        <w:rPr>
          <w:szCs w:val="32"/>
        </w:rPr>
        <w:t>热稳定性与热变形补偿</w:t>
      </w:r>
    </w:p>
    <w:p w14:paraId="7EB2274D">
      <w:r>
        <w:t>跟踪器在坝区室外环境中工作，昼夜温差、日照直射与孔内低温会造成镜筒、基线与框架热变形，进而引起主点漂移与基线长度变化。本方案将热稳定性作为独立设计项，从结构、材料、标定与算法四个层面控制其影响。</w:t>
      </w:r>
    </w:p>
    <w:p w14:paraId="139A9E06">
      <w:pPr>
        <w:ind w:firstLine="0"/>
        <w:jc w:val="center"/>
      </w:pPr>
      <w:r>
        <w:drawing>
          <wp:inline distT="0" distB="0" distL="0" distR="0">
            <wp:extent cx="5219065" cy="725170"/>
            <wp:effectExtent l="0" t="0" r="8255" b="6350"/>
            <wp:docPr id="18006228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2289" name="图片 17"/>
                    <pic:cNvPicPr>
                      <a:picLocks noChangeAspect="1"/>
                    </pic:cNvPicPr>
                  </pic:nvPicPr>
                  <pic:blipFill>
                    <a:blip r:embed="rId57"/>
                    <a:stretch>
                      <a:fillRect/>
                    </a:stretch>
                  </pic:blipFill>
                  <pic:spPr>
                    <a:xfrm>
                      <a:off x="0" y="0"/>
                      <a:ext cx="5261239" cy="731538"/>
                    </a:xfrm>
                    <a:prstGeom prst="rect">
                      <a:avLst/>
                    </a:prstGeom>
                  </pic:spPr>
                </pic:pic>
              </a:graphicData>
            </a:graphic>
          </wp:inline>
        </w:drawing>
      </w:r>
    </w:p>
    <w:p w14:paraId="2DAD1922">
      <w:pPr>
        <w:spacing w:after="200" w:line="280" w:lineRule="auto"/>
        <w:ind w:firstLine="0"/>
        <w:jc w:val="center"/>
      </w:pPr>
      <w:r>
        <w:rPr>
          <w:sz w:val="21"/>
          <w:szCs w:val="21"/>
        </w:rPr>
        <w:t>图 2-</w:t>
      </w:r>
      <w:r>
        <w:rPr>
          <w:rFonts w:hint="eastAsia"/>
          <w:sz w:val="21"/>
          <w:szCs w:val="21"/>
        </w:rPr>
        <w:t>3</w:t>
      </w:r>
      <w:r>
        <w:rPr>
          <w:sz w:val="21"/>
          <w:szCs w:val="21"/>
        </w:rPr>
        <w:t xml:space="preserve">  </w:t>
      </w:r>
      <w:r>
        <w:rPr>
          <w:rFonts w:hint="eastAsia"/>
          <w:sz w:val="21"/>
          <w:szCs w:val="21"/>
        </w:rPr>
        <w:t>跟踪器</w:t>
      </w:r>
      <w:r>
        <w:rPr>
          <w:sz w:val="21"/>
          <w:szCs w:val="21"/>
        </w:rPr>
        <w:t>热稳定性四层控制思路</w:t>
      </w:r>
    </w:p>
    <w:p w14:paraId="64A9F5BB">
      <w:pPr>
        <w:numPr>
          <w:ilvl w:val="0"/>
          <w:numId w:val="0"/>
        </w:numPr>
        <w:rPr>
          <w:b/>
        </w:rPr>
      </w:pPr>
      <w:r>
        <w:rPr>
          <w:rFonts w:hint="eastAsia"/>
          <w:b/>
          <w:lang w:eastAsia="zh"/>
          <w:woUserID w:val="1"/>
        </w:rPr>
        <w:t>（1）</w:t>
      </w:r>
      <w:r>
        <w:rPr>
          <w:b/>
        </w:rPr>
        <w:t>热变形机理与量级</w:t>
      </w:r>
    </w:p>
    <w:p w14:paraId="6744F29A">
      <w:r>
        <w:t>跟踪器基线材料若为铝合金（线膨胀系数约 23×10⁻⁶/K），1.2 m 基线在 10 ℃ 温差下长度变化约 0.28 mm，直接表现为尺度误差；镜筒轴向热伸长则引起像面离焦，使边缘弥散斑增大。碳纤维复合材料（约 1.5×10⁻⁶/K）在同等温差下变化量约为铝合金的 1/15，因此基线连杆、相机安装梁优先采用碳纤维，金属件仅用于连接与调节部位。</w:t>
      </w:r>
    </w:p>
    <w:p w14:paraId="5B1BFED2">
      <w:pPr>
        <w:numPr>
          <w:ilvl w:val="0"/>
          <w:numId w:val="0"/>
        </w:numPr>
        <w:rPr>
          <w:rFonts w:hint="eastAsia"/>
          <w:b/>
          <w:lang w:eastAsia="zh"/>
          <w:woUserID w:val="1"/>
        </w:rPr>
      </w:pPr>
      <w:r>
        <w:rPr>
          <w:rFonts w:hint="eastAsia"/>
          <w:b/>
          <w:lang w:eastAsia="zh"/>
          <w:woUserID w:val="1"/>
        </w:rPr>
        <w:t>（2）结构措施</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4"/>
        <w:gridCol w:w="3319"/>
        <w:gridCol w:w="3817"/>
      </w:tblGrid>
      <w:tr w14:paraId="68D7A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64" w:type="dxa"/>
            <w:shd w:val="clear" w:color="auto" w:fill="E7E6E6"/>
            <w:vAlign w:val="center"/>
          </w:tcPr>
          <w:p w14:paraId="5C0BA850">
            <w:pPr>
              <w:snapToGrid w:val="0"/>
              <w:spacing w:before="70" w:after="70" w:line="240" w:lineRule="auto"/>
              <w:ind w:firstLine="0"/>
              <w:jc w:val="center"/>
              <w:rPr>
                <w:b/>
                <w:sz w:val="21"/>
              </w:rPr>
            </w:pPr>
            <w:r>
              <w:rPr>
                <w:b/>
                <w:sz w:val="21"/>
                <w:szCs w:val="21"/>
              </w:rPr>
              <w:t>部位</w:t>
            </w:r>
          </w:p>
        </w:tc>
        <w:tc>
          <w:tcPr>
            <w:tcW w:w="3319" w:type="dxa"/>
            <w:shd w:val="clear" w:color="auto" w:fill="E7E6E6"/>
            <w:vAlign w:val="center"/>
          </w:tcPr>
          <w:p w14:paraId="4644DFBA">
            <w:pPr>
              <w:snapToGrid w:val="0"/>
              <w:spacing w:before="70" w:after="70" w:line="240" w:lineRule="auto"/>
              <w:ind w:firstLine="0"/>
              <w:jc w:val="center"/>
              <w:rPr>
                <w:b/>
                <w:sz w:val="21"/>
              </w:rPr>
            </w:pPr>
            <w:r>
              <w:rPr>
                <w:b/>
                <w:sz w:val="21"/>
                <w:szCs w:val="21"/>
              </w:rPr>
              <w:t>材料与措施</w:t>
            </w:r>
          </w:p>
        </w:tc>
        <w:tc>
          <w:tcPr>
            <w:tcW w:w="3817" w:type="dxa"/>
            <w:shd w:val="clear" w:color="auto" w:fill="E7E6E6"/>
            <w:vAlign w:val="center"/>
          </w:tcPr>
          <w:p w14:paraId="5B47B42A">
            <w:pPr>
              <w:snapToGrid w:val="0"/>
              <w:spacing w:before="70" w:after="70" w:line="240" w:lineRule="auto"/>
              <w:ind w:firstLine="0"/>
              <w:jc w:val="center"/>
              <w:rPr>
                <w:b/>
                <w:sz w:val="21"/>
              </w:rPr>
            </w:pPr>
            <w:r>
              <w:rPr>
                <w:b/>
                <w:sz w:val="21"/>
                <w:szCs w:val="21"/>
              </w:rPr>
              <w:t>控制目标</w:t>
            </w:r>
          </w:p>
        </w:tc>
      </w:tr>
      <w:tr w14:paraId="298FB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4" w:type="dxa"/>
            <w:vAlign w:val="center"/>
          </w:tcPr>
          <w:p w14:paraId="34568058">
            <w:pPr>
              <w:snapToGrid w:val="0"/>
              <w:spacing w:before="70" w:after="70" w:line="240" w:lineRule="auto"/>
              <w:ind w:firstLine="0"/>
              <w:jc w:val="left"/>
              <w:rPr>
                <w:sz w:val="21"/>
              </w:rPr>
            </w:pPr>
            <w:r>
              <w:rPr>
                <w:sz w:val="21"/>
                <w:szCs w:val="21"/>
              </w:rPr>
              <w:t>基线连杆</w:t>
            </w:r>
          </w:p>
        </w:tc>
        <w:tc>
          <w:tcPr>
            <w:tcW w:w="3319" w:type="dxa"/>
            <w:vAlign w:val="center"/>
          </w:tcPr>
          <w:p w14:paraId="75867B58">
            <w:pPr>
              <w:snapToGrid w:val="0"/>
              <w:spacing w:before="70" w:after="70" w:line="240" w:lineRule="auto"/>
              <w:ind w:firstLine="0"/>
              <w:jc w:val="center"/>
              <w:rPr>
                <w:sz w:val="21"/>
              </w:rPr>
            </w:pPr>
            <w:r>
              <w:rPr>
                <w:sz w:val="21"/>
                <w:szCs w:val="21"/>
              </w:rPr>
              <w:t>碳纤维管 + 殷钢接头</w:t>
            </w:r>
          </w:p>
        </w:tc>
        <w:tc>
          <w:tcPr>
            <w:tcW w:w="3817" w:type="dxa"/>
            <w:vAlign w:val="center"/>
          </w:tcPr>
          <w:p w14:paraId="4336D4D5">
            <w:pPr>
              <w:snapToGrid w:val="0"/>
              <w:spacing w:before="70" w:after="70" w:line="240" w:lineRule="auto"/>
              <w:ind w:firstLine="0"/>
              <w:jc w:val="left"/>
              <w:rPr>
                <w:sz w:val="21"/>
              </w:rPr>
            </w:pPr>
            <w:r>
              <w:rPr>
                <w:sz w:val="21"/>
                <w:szCs w:val="21"/>
              </w:rPr>
              <w:t>10 ℃ 温差长度变化 ≤0.03 mm</w:t>
            </w:r>
          </w:p>
        </w:tc>
      </w:tr>
      <w:tr w14:paraId="3E75A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4" w:type="dxa"/>
            <w:vAlign w:val="center"/>
          </w:tcPr>
          <w:p w14:paraId="0A8F0D62">
            <w:pPr>
              <w:snapToGrid w:val="0"/>
              <w:spacing w:before="70" w:after="70" w:line="240" w:lineRule="auto"/>
              <w:ind w:firstLine="0"/>
              <w:jc w:val="left"/>
              <w:rPr>
                <w:sz w:val="21"/>
              </w:rPr>
            </w:pPr>
            <w:r>
              <w:rPr>
                <w:sz w:val="21"/>
                <w:szCs w:val="21"/>
              </w:rPr>
              <w:t>相机安装梁</w:t>
            </w:r>
          </w:p>
        </w:tc>
        <w:tc>
          <w:tcPr>
            <w:tcW w:w="3319" w:type="dxa"/>
            <w:vAlign w:val="center"/>
          </w:tcPr>
          <w:p w14:paraId="2D01255F">
            <w:pPr>
              <w:snapToGrid w:val="0"/>
              <w:spacing w:before="70" w:after="70" w:line="240" w:lineRule="auto"/>
              <w:ind w:firstLine="0"/>
              <w:jc w:val="center"/>
              <w:rPr>
                <w:sz w:val="21"/>
              </w:rPr>
            </w:pPr>
            <w:r>
              <w:rPr>
                <w:sz w:val="21"/>
                <w:szCs w:val="21"/>
              </w:rPr>
              <w:t>碳纤维 + 三点定位</w:t>
            </w:r>
          </w:p>
        </w:tc>
        <w:tc>
          <w:tcPr>
            <w:tcW w:w="3817" w:type="dxa"/>
            <w:vAlign w:val="center"/>
          </w:tcPr>
          <w:p w14:paraId="20036CE7">
            <w:pPr>
              <w:snapToGrid w:val="0"/>
              <w:spacing w:before="70" w:after="70" w:line="240" w:lineRule="auto"/>
              <w:ind w:firstLine="0"/>
              <w:jc w:val="left"/>
              <w:rPr>
                <w:sz w:val="21"/>
              </w:rPr>
            </w:pPr>
            <w:r>
              <w:rPr>
                <w:sz w:val="21"/>
                <w:szCs w:val="21"/>
              </w:rPr>
              <w:t>平面度变化 ≤0.02 mm</w:t>
            </w:r>
          </w:p>
        </w:tc>
      </w:tr>
      <w:tr w14:paraId="1C301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4" w:type="dxa"/>
            <w:vAlign w:val="center"/>
          </w:tcPr>
          <w:p w14:paraId="42954122">
            <w:pPr>
              <w:snapToGrid w:val="0"/>
              <w:spacing w:before="70" w:after="70" w:line="240" w:lineRule="auto"/>
              <w:ind w:firstLine="0"/>
              <w:jc w:val="left"/>
              <w:rPr>
                <w:sz w:val="21"/>
              </w:rPr>
            </w:pPr>
            <w:r>
              <w:rPr>
                <w:sz w:val="21"/>
                <w:szCs w:val="21"/>
              </w:rPr>
              <w:t>镜筒</w:t>
            </w:r>
          </w:p>
        </w:tc>
        <w:tc>
          <w:tcPr>
            <w:tcW w:w="3319" w:type="dxa"/>
            <w:vAlign w:val="center"/>
          </w:tcPr>
          <w:p w14:paraId="72F098C7">
            <w:pPr>
              <w:snapToGrid w:val="0"/>
              <w:spacing w:before="70" w:after="70" w:line="240" w:lineRule="auto"/>
              <w:ind w:firstLine="0"/>
              <w:jc w:val="center"/>
              <w:rPr>
                <w:sz w:val="21"/>
              </w:rPr>
            </w:pPr>
            <w:r>
              <w:rPr>
                <w:sz w:val="21"/>
                <w:szCs w:val="21"/>
              </w:rPr>
              <w:t>金属镜筒 + 温度补偿环</w:t>
            </w:r>
          </w:p>
        </w:tc>
        <w:tc>
          <w:tcPr>
            <w:tcW w:w="3817" w:type="dxa"/>
            <w:vAlign w:val="center"/>
          </w:tcPr>
          <w:p w14:paraId="13220BEC">
            <w:pPr>
              <w:snapToGrid w:val="0"/>
              <w:spacing w:before="70" w:after="70" w:line="240" w:lineRule="auto"/>
              <w:ind w:firstLine="0"/>
              <w:jc w:val="left"/>
              <w:rPr>
                <w:sz w:val="21"/>
              </w:rPr>
            </w:pPr>
            <w:r>
              <w:rPr>
                <w:sz w:val="21"/>
                <w:szCs w:val="21"/>
              </w:rPr>
              <w:t>离焦量 ≤0.02 mm（全温区）</w:t>
            </w:r>
          </w:p>
        </w:tc>
      </w:tr>
      <w:tr w14:paraId="61C27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4" w:type="dxa"/>
            <w:vAlign w:val="center"/>
          </w:tcPr>
          <w:p w14:paraId="7C4F2940">
            <w:pPr>
              <w:snapToGrid w:val="0"/>
              <w:spacing w:before="70" w:after="70" w:line="240" w:lineRule="auto"/>
              <w:ind w:firstLine="0"/>
              <w:jc w:val="left"/>
              <w:rPr>
                <w:sz w:val="21"/>
              </w:rPr>
            </w:pPr>
            <w:r>
              <w:rPr>
                <w:sz w:val="21"/>
                <w:szCs w:val="21"/>
              </w:rPr>
              <w:t>框架结构</w:t>
            </w:r>
          </w:p>
        </w:tc>
        <w:tc>
          <w:tcPr>
            <w:tcW w:w="3319" w:type="dxa"/>
            <w:vAlign w:val="center"/>
          </w:tcPr>
          <w:p w14:paraId="03EE6FB8">
            <w:pPr>
              <w:snapToGrid w:val="0"/>
              <w:spacing w:before="70" w:after="70" w:line="240" w:lineRule="auto"/>
              <w:ind w:firstLine="0"/>
              <w:jc w:val="center"/>
              <w:rPr>
                <w:sz w:val="21"/>
              </w:rPr>
            </w:pPr>
            <w:r>
              <w:rPr>
                <w:sz w:val="21"/>
                <w:szCs w:val="21"/>
              </w:rPr>
              <w:t>碳纤维桁架 + 铝合金节点</w:t>
            </w:r>
          </w:p>
        </w:tc>
        <w:tc>
          <w:tcPr>
            <w:tcW w:w="3817" w:type="dxa"/>
            <w:vAlign w:val="center"/>
          </w:tcPr>
          <w:p w14:paraId="6D4095DF">
            <w:pPr>
              <w:snapToGrid w:val="0"/>
              <w:spacing w:before="70" w:after="70" w:line="240" w:lineRule="auto"/>
              <w:ind w:firstLine="0"/>
              <w:jc w:val="left"/>
              <w:rPr>
                <w:sz w:val="21"/>
              </w:rPr>
            </w:pPr>
            <w:r>
              <w:rPr>
                <w:sz w:val="21"/>
                <w:szCs w:val="21"/>
              </w:rPr>
              <w:t>1.2 m 框架变形 ≤0.1 mm</w:t>
            </w:r>
          </w:p>
        </w:tc>
      </w:tr>
      <w:tr w14:paraId="7823D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4" w:type="dxa"/>
            <w:vAlign w:val="center"/>
          </w:tcPr>
          <w:p w14:paraId="7C457148">
            <w:r>
              <w:t>遮光与隔热</w:t>
            </w:r>
          </w:p>
        </w:tc>
        <w:tc>
          <w:tcPr>
            <w:tcW w:w="3319" w:type="dxa"/>
            <w:vAlign w:val="center"/>
          </w:tcPr>
          <w:p w14:paraId="0F17E0E1">
            <w:r>
              <w:t>外表面浅色涂层 + 隔热罩</w:t>
            </w:r>
          </w:p>
        </w:tc>
        <w:tc>
          <w:tcPr>
            <w:tcW w:w="3817" w:type="dxa"/>
            <w:vAlign w:val="center"/>
          </w:tcPr>
          <w:p w14:paraId="221AC5D2">
            <w:r>
              <w:t>内部温升 ≤5 ℃（日照 2 h）</w:t>
            </w:r>
          </w:p>
        </w:tc>
      </w:tr>
    </w:tbl>
    <w:p w14:paraId="1220EDEF"/>
    <w:p w14:paraId="14549D27">
      <w:pPr>
        <w:numPr>
          <w:ilvl w:val="0"/>
          <w:numId w:val="0"/>
        </w:numPr>
        <w:rPr>
          <w:rFonts w:hint="eastAsia"/>
          <w:b/>
          <w:lang w:eastAsia="zh"/>
          <w:woUserID w:val="1"/>
        </w:rPr>
      </w:pPr>
      <w:r>
        <w:rPr>
          <w:rFonts w:hint="eastAsia"/>
          <w:b/>
          <w:lang w:eastAsia="zh"/>
          <w:woUserID w:val="1"/>
        </w:rPr>
        <w:t>（3）温度监测与在线补偿</w:t>
      </w:r>
    </w:p>
    <w:p w14:paraId="0D1DA4E8">
      <w:r>
        <w:t>在相机舱、基线两端、框架关键节点布置数字温度传感器（精度 ±0.3 ℃），采样周期 10 s，随采集数据同步记录。软件按</w:t>
      </w:r>
      <w:r>
        <w:rPr>
          <w:rFonts w:hint="eastAsia"/>
        </w:rPr>
        <w:t>“</w:t>
      </w:r>
      <w:r>
        <w:t>温度</w:t>
      </w:r>
      <w:r>
        <w:rPr>
          <w:rFonts w:hint="eastAsia"/>
        </w:rPr>
        <w:t>-</w:t>
      </w:r>
      <w:r>
        <w:t>变形</w:t>
      </w:r>
      <w:r>
        <w:rPr>
          <w:rFonts w:hint="eastAsia"/>
        </w:rPr>
        <w:t>”</w:t>
      </w:r>
      <w:r>
        <w:t>预标定的响应曲线，对基线长度、主点位置进行在线改正；改正模型以多项式拟合，系数由实验室高低温箱标定获得（−10 ℃、0 ℃、10 ℃、20 ℃、30 ℃、40 ℃ 六点）。</w:t>
      </w:r>
    </w:p>
    <w:p w14:paraId="454C138D">
      <w:pPr>
        <w:numPr>
          <w:ilvl w:val="0"/>
          <w:numId w:val="0"/>
        </w:numPr>
        <w:rPr>
          <w:rFonts w:hint="eastAsia"/>
          <w:b/>
          <w:lang w:eastAsia="zh"/>
          <w:woUserID w:val="1"/>
        </w:rPr>
      </w:pPr>
      <w:r>
        <w:rPr>
          <w:rFonts w:hint="eastAsia"/>
          <w:b/>
          <w:lang w:eastAsia="zh"/>
          <w:woUserID w:val="1"/>
        </w:rPr>
        <w:t>（4）现场作业控制</w:t>
      </w:r>
    </w:p>
    <w:p w14:paraId="1296D5B4">
      <w:r>
        <w:t>一是避免日照直射，架站后加装遮阳罩，设备预热 15 min 待温度稳定后再标定；二是温差超过 8 ℃ 的时段不进行跨时段拼接，必要时重新标定；三是孔内低温场景先让设备在孔内静置 10 min 再作业，减少结露与热冲击。上述措施纳入作业指导书与交底内容，并在作业记录表中留痕。</w:t>
      </w:r>
    </w:p>
    <w:p w14:paraId="3F9106D3">
      <w:pPr>
        <w:pStyle w:val="6"/>
      </w:pPr>
      <w:r>
        <w:rPr>
          <w:szCs w:val="32"/>
        </w:rPr>
        <w:t>2.5.1.29 跟踪器与扫描仪的协同测量</w:t>
      </w:r>
    </w:p>
    <w:p w14:paraId="39BF9B7A">
      <w:r>
        <w:t>多目视觉跟踪测量系统与 SHARE SLAM S100-16 不是两套并行作业的设备，而是</w:t>
      </w:r>
      <w:r>
        <w:rPr>
          <w:rFonts w:hint="eastAsia"/>
        </w:rPr>
        <w:t>“</w:t>
      </w:r>
      <w:r>
        <w:t>基准 + 面域</w:t>
      </w:r>
      <w:r>
        <w:rPr>
          <w:rFonts w:hint="eastAsia"/>
        </w:rPr>
        <w:t>”</w:t>
      </w:r>
      <w:r>
        <w:t>的协同关系：跟踪器提供高精度控制基准，扫描仪提供快速面域覆盖，二者通过统一坐标框架与时间基准耦合。</w:t>
      </w:r>
    </w:p>
    <w:p w14:paraId="06BC7476">
      <w:pPr>
        <w:ind w:firstLine="0"/>
        <w:jc w:val="center"/>
      </w:pPr>
      <w:r>
        <w:drawing>
          <wp:inline distT="0" distB="0" distL="0" distR="0">
            <wp:extent cx="5471795" cy="1292225"/>
            <wp:effectExtent l="0" t="0" r="14605" b="3175"/>
            <wp:docPr id="1253693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9357" name="图片 18"/>
                    <pic:cNvPicPr>
                      <a:picLocks noChangeAspect="1"/>
                    </pic:cNvPicPr>
                  </pic:nvPicPr>
                  <pic:blipFill>
                    <a:blip r:embed="rId58"/>
                    <a:stretch>
                      <a:fillRect/>
                    </a:stretch>
                  </pic:blipFill>
                  <pic:spPr>
                    <a:xfrm>
                      <a:off x="0" y="0"/>
                      <a:ext cx="5481323" cy="1294724"/>
                    </a:xfrm>
                    <a:prstGeom prst="rect">
                      <a:avLst/>
                    </a:prstGeom>
                  </pic:spPr>
                </pic:pic>
              </a:graphicData>
            </a:graphic>
          </wp:inline>
        </w:drawing>
      </w:r>
    </w:p>
    <w:p w14:paraId="06CC7DE1">
      <w:pPr>
        <w:spacing w:after="200" w:line="280" w:lineRule="auto"/>
        <w:ind w:firstLine="0"/>
        <w:jc w:val="center"/>
      </w:pPr>
      <w:r>
        <w:rPr>
          <w:sz w:val="21"/>
          <w:szCs w:val="21"/>
        </w:rPr>
        <w:t>图 2-</w:t>
      </w:r>
      <w:r>
        <w:rPr>
          <w:rFonts w:hint="eastAsia"/>
          <w:sz w:val="21"/>
          <w:szCs w:val="21"/>
        </w:rPr>
        <w:t>4</w:t>
      </w:r>
      <w:r>
        <w:rPr>
          <w:sz w:val="21"/>
          <w:szCs w:val="21"/>
        </w:rPr>
        <w:t xml:space="preserve">  跟踪器与扫描仪的三种协同模式</w:t>
      </w:r>
    </w:p>
    <w:p w14:paraId="6E05DE40">
      <w:pPr>
        <w:numPr>
          <w:ilvl w:val="0"/>
          <w:numId w:val="27"/>
        </w:numPr>
        <w:rPr>
          <w:b/>
        </w:rPr>
      </w:pPr>
      <w:r>
        <w:rPr>
          <w:b/>
        </w:rPr>
        <w:t>协同模式</w:t>
      </w:r>
    </w:p>
    <w:p w14:paraId="722C4252">
      <w:r>
        <w:rPr>
          <w:rFonts w:hint="eastAsia"/>
        </w:rPr>
        <w:t>方案设置三种协同模式，按场景与精度要求选用。</w:t>
      </w:r>
    </w:p>
    <w:tbl>
      <w:tblPr>
        <w:tblStyle w:val="32"/>
        <w:tblW w:w="88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1480"/>
        <w:gridCol w:w="3216"/>
        <w:gridCol w:w="1827"/>
        <w:gridCol w:w="757"/>
      </w:tblGrid>
      <w:tr w14:paraId="683CE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26F93468">
            <w:pPr>
              <w:snapToGrid w:val="0"/>
              <w:spacing w:before="70" w:after="70" w:line="240" w:lineRule="auto"/>
              <w:ind w:firstLine="0"/>
              <w:jc w:val="center"/>
              <w:rPr>
                <w:b/>
                <w:sz w:val="21"/>
              </w:rPr>
            </w:pPr>
            <w:r>
              <w:rPr>
                <w:b/>
                <w:sz w:val="21"/>
                <w:szCs w:val="21"/>
              </w:rPr>
              <w:t>模式</w:t>
            </w:r>
          </w:p>
        </w:tc>
        <w:tc>
          <w:tcPr>
            <w:tcW w:w="1480" w:type="dxa"/>
            <w:shd w:val="clear" w:color="auto" w:fill="E7E6E6"/>
            <w:vAlign w:val="center"/>
          </w:tcPr>
          <w:p w14:paraId="415C53EC">
            <w:pPr>
              <w:snapToGrid w:val="0"/>
              <w:spacing w:before="70" w:after="70" w:line="240" w:lineRule="auto"/>
              <w:ind w:firstLine="0"/>
              <w:jc w:val="center"/>
              <w:rPr>
                <w:b/>
                <w:sz w:val="21"/>
              </w:rPr>
            </w:pPr>
            <w:r>
              <w:rPr>
                <w:b/>
                <w:sz w:val="21"/>
                <w:szCs w:val="21"/>
              </w:rPr>
              <w:t>适用场景</w:t>
            </w:r>
          </w:p>
        </w:tc>
        <w:tc>
          <w:tcPr>
            <w:tcW w:w="3216" w:type="dxa"/>
            <w:shd w:val="clear" w:color="auto" w:fill="E7E6E6"/>
            <w:vAlign w:val="center"/>
          </w:tcPr>
          <w:p w14:paraId="0E0C4BEB">
            <w:pPr>
              <w:snapToGrid w:val="0"/>
              <w:spacing w:before="70" w:after="70" w:line="240" w:lineRule="auto"/>
              <w:ind w:firstLine="0"/>
              <w:jc w:val="center"/>
              <w:rPr>
                <w:b/>
                <w:sz w:val="21"/>
              </w:rPr>
            </w:pPr>
            <w:r>
              <w:rPr>
                <w:b/>
                <w:sz w:val="21"/>
                <w:szCs w:val="21"/>
              </w:rPr>
              <w:t>协同方式</w:t>
            </w:r>
          </w:p>
        </w:tc>
        <w:tc>
          <w:tcPr>
            <w:tcW w:w="1827" w:type="dxa"/>
            <w:shd w:val="clear" w:color="auto" w:fill="E7E6E6"/>
            <w:vAlign w:val="center"/>
          </w:tcPr>
          <w:p w14:paraId="08C93F48">
            <w:pPr>
              <w:snapToGrid w:val="0"/>
              <w:spacing w:before="70" w:after="70" w:line="240" w:lineRule="auto"/>
              <w:ind w:firstLine="0"/>
              <w:jc w:val="center"/>
              <w:rPr>
                <w:b/>
                <w:sz w:val="21"/>
              </w:rPr>
            </w:pPr>
            <w:r>
              <w:rPr>
                <w:b/>
                <w:sz w:val="21"/>
                <w:szCs w:val="21"/>
              </w:rPr>
              <w:t>精度水平</w:t>
            </w:r>
          </w:p>
        </w:tc>
        <w:tc>
          <w:tcPr>
            <w:tcW w:w="757" w:type="dxa"/>
            <w:shd w:val="clear" w:color="auto" w:fill="E7E6E6"/>
            <w:vAlign w:val="center"/>
          </w:tcPr>
          <w:p w14:paraId="2B8D5685">
            <w:pPr>
              <w:snapToGrid w:val="0"/>
              <w:spacing w:before="70" w:after="70" w:line="240" w:lineRule="auto"/>
              <w:ind w:firstLine="0"/>
              <w:jc w:val="center"/>
              <w:rPr>
                <w:b/>
                <w:sz w:val="21"/>
              </w:rPr>
            </w:pPr>
            <w:r>
              <w:rPr>
                <w:b/>
                <w:sz w:val="21"/>
                <w:szCs w:val="21"/>
              </w:rPr>
              <w:t>效率</w:t>
            </w:r>
          </w:p>
        </w:tc>
      </w:tr>
      <w:tr w14:paraId="3B16E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3E92ED5">
            <w:pPr>
              <w:snapToGrid w:val="0"/>
              <w:spacing w:before="70" w:after="70" w:line="240" w:lineRule="auto"/>
              <w:ind w:firstLine="0"/>
              <w:jc w:val="center"/>
              <w:rPr>
                <w:sz w:val="21"/>
              </w:rPr>
            </w:pPr>
            <w:r>
              <w:rPr>
                <w:sz w:val="21"/>
                <w:szCs w:val="21"/>
              </w:rPr>
              <w:t>基准约束模式</w:t>
            </w:r>
          </w:p>
        </w:tc>
        <w:tc>
          <w:tcPr>
            <w:tcW w:w="1480" w:type="dxa"/>
            <w:vAlign w:val="center"/>
          </w:tcPr>
          <w:p w14:paraId="23B66365">
            <w:pPr>
              <w:snapToGrid w:val="0"/>
              <w:spacing w:before="70" w:after="70" w:line="240" w:lineRule="auto"/>
              <w:ind w:firstLine="0"/>
              <w:jc w:val="left"/>
              <w:rPr>
                <w:sz w:val="21"/>
              </w:rPr>
            </w:pPr>
            <w:r>
              <w:rPr>
                <w:sz w:val="21"/>
                <w:szCs w:val="21"/>
              </w:rPr>
              <w:t>平坡闸室、精度要求 ±1 mm</w:t>
            </w:r>
          </w:p>
        </w:tc>
        <w:tc>
          <w:tcPr>
            <w:tcW w:w="3216" w:type="dxa"/>
            <w:vAlign w:val="center"/>
          </w:tcPr>
          <w:p w14:paraId="270FCE25">
            <w:pPr>
              <w:snapToGrid w:val="0"/>
              <w:spacing w:before="70" w:after="70" w:line="240" w:lineRule="auto"/>
              <w:ind w:firstLine="0"/>
              <w:jc w:val="left"/>
              <w:rPr>
                <w:sz w:val="21"/>
              </w:rPr>
            </w:pPr>
            <w:r>
              <w:rPr>
                <w:sz w:val="21"/>
                <w:szCs w:val="21"/>
              </w:rPr>
              <w:t>跟踪器测设控制点，扫描仪成果按控制点七参数转换</w:t>
            </w:r>
          </w:p>
        </w:tc>
        <w:tc>
          <w:tcPr>
            <w:tcW w:w="1827" w:type="dxa"/>
            <w:vAlign w:val="center"/>
          </w:tcPr>
          <w:p w14:paraId="24641A9D">
            <w:pPr>
              <w:snapToGrid w:val="0"/>
              <w:spacing w:before="70" w:after="70" w:line="240" w:lineRule="auto"/>
              <w:ind w:firstLine="0"/>
              <w:jc w:val="left"/>
              <w:rPr>
                <w:sz w:val="21"/>
              </w:rPr>
            </w:pPr>
            <w:r>
              <w:rPr>
                <w:sz w:val="21"/>
                <w:szCs w:val="21"/>
              </w:rPr>
              <w:t>转换残差 ≤1 mm</w:t>
            </w:r>
          </w:p>
        </w:tc>
        <w:tc>
          <w:tcPr>
            <w:tcW w:w="757" w:type="dxa"/>
            <w:vAlign w:val="center"/>
          </w:tcPr>
          <w:p w14:paraId="2F5DC337">
            <w:pPr>
              <w:snapToGrid w:val="0"/>
              <w:spacing w:before="70" w:after="70" w:line="240" w:lineRule="auto"/>
              <w:ind w:firstLine="0"/>
              <w:jc w:val="left"/>
              <w:rPr>
                <w:sz w:val="21"/>
              </w:rPr>
            </w:pPr>
            <w:r>
              <w:rPr>
                <w:sz w:val="21"/>
                <w:szCs w:val="21"/>
              </w:rPr>
              <w:t>中</w:t>
            </w:r>
          </w:p>
        </w:tc>
      </w:tr>
      <w:tr w14:paraId="3C3B7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8D20B99">
            <w:pPr>
              <w:snapToGrid w:val="0"/>
              <w:spacing w:before="70" w:after="70" w:line="240" w:lineRule="auto"/>
              <w:ind w:firstLine="0"/>
              <w:jc w:val="center"/>
              <w:rPr>
                <w:sz w:val="21"/>
              </w:rPr>
            </w:pPr>
            <w:r>
              <w:rPr>
                <w:sz w:val="21"/>
                <w:szCs w:val="21"/>
              </w:rPr>
              <w:t>交叉检核模式</w:t>
            </w:r>
          </w:p>
        </w:tc>
        <w:tc>
          <w:tcPr>
            <w:tcW w:w="1480" w:type="dxa"/>
            <w:vAlign w:val="center"/>
          </w:tcPr>
          <w:p w14:paraId="2D13DF99">
            <w:pPr>
              <w:snapToGrid w:val="0"/>
              <w:spacing w:before="70" w:after="70" w:line="240" w:lineRule="auto"/>
              <w:ind w:firstLine="0"/>
              <w:jc w:val="left"/>
              <w:rPr>
                <w:sz w:val="21"/>
              </w:rPr>
            </w:pPr>
            <w:r>
              <w:rPr>
                <w:sz w:val="21"/>
                <w:szCs w:val="21"/>
              </w:rPr>
              <w:t>缓坡深孔</w:t>
            </w:r>
          </w:p>
        </w:tc>
        <w:tc>
          <w:tcPr>
            <w:tcW w:w="3216" w:type="dxa"/>
            <w:vAlign w:val="center"/>
          </w:tcPr>
          <w:p w14:paraId="6E75C386">
            <w:pPr>
              <w:snapToGrid w:val="0"/>
              <w:spacing w:before="70" w:after="70" w:line="240" w:lineRule="auto"/>
              <w:ind w:firstLine="0"/>
              <w:jc w:val="left"/>
              <w:rPr>
                <w:sz w:val="21"/>
              </w:rPr>
            </w:pPr>
            <w:r>
              <w:rPr>
                <w:sz w:val="21"/>
                <w:szCs w:val="21"/>
              </w:rPr>
              <w:t>两者独立测量同名特征，互为检核</w:t>
            </w:r>
          </w:p>
        </w:tc>
        <w:tc>
          <w:tcPr>
            <w:tcW w:w="1827" w:type="dxa"/>
            <w:vAlign w:val="center"/>
          </w:tcPr>
          <w:p w14:paraId="36DAEECE">
            <w:pPr>
              <w:snapToGrid w:val="0"/>
              <w:spacing w:before="70" w:after="70" w:line="240" w:lineRule="auto"/>
              <w:ind w:firstLine="0"/>
              <w:jc w:val="left"/>
              <w:rPr>
                <w:sz w:val="21"/>
              </w:rPr>
            </w:pPr>
            <w:r>
              <w:rPr>
                <w:sz w:val="21"/>
                <w:szCs w:val="21"/>
              </w:rPr>
              <w:t>较差 ≤5 mm</w:t>
            </w:r>
          </w:p>
        </w:tc>
        <w:tc>
          <w:tcPr>
            <w:tcW w:w="757" w:type="dxa"/>
            <w:vAlign w:val="center"/>
          </w:tcPr>
          <w:p w14:paraId="080829E2">
            <w:pPr>
              <w:snapToGrid w:val="0"/>
              <w:spacing w:before="70" w:after="70" w:line="240" w:lineRule="auto"/>
              <w:ind w:firstLine="0"/>
              <w:jc w:val="left"/>
              <w:rPr>
                <w:sz w:val="21"/>
              </w:rPr>
            </w:pPr>
            <w:r>
              <w:rPr>
                <w:sz w:val="21"/>
                <w:szCs w:val="21"/>
              </w:rPr>
              <w:t>中高</w:t>
            </w:r>
          </w:p>
        </w:tc>
      </w:tr>
      <w:tr w14:paraId="50982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12F72B4">
            <w:pPr>
              <w:snapToGrid w:val="0"/>
              <w:spacing w:before="70" w:after="70" w:line="240" w:lineRule="auto"/>
              <w:ind w:firstLine="0"/>
              <w:jc w:val="center"/>
              <w:rPr>
                <w:sz w:val="21"/>
              </w:rPr>
            </w:pPr>
            <w:r>
              <w:rPr>
                <w:sz w:val="21"/>
                <w:szCs w:val="21"/>
              </w:rPr>
              <w:t>快速普查模式</w:t>
            </w:r>
          </w:p>
        </w:tc>
        <w:tc>
          <w:tcPr>
            <w:tcW w:w="1480" w:type="dxa"/>
            <w:vAlign w:val="center"/>
          </w:tcPr>
          <w:p w14:paraId="24504001">
            <w:pPr>
              <w:snapToGrid w:val="0"/>
              <w:spacing w:before="70" w:after="70" w:line="240" w:lineRule="auto"/>
              <w:ind w:firstLine="0"/>
              <w:jc w:val="left"/>
              <w:rPr>
                <w:sz w:val="21"/>
              </w:rPr>
            </w:pPr>
            <w:r>
              <w:rPr>
                <w:sz w:val="21"/>
                <w:szCs w:val="21"/>
              </w:rPr>
              <w:t>陡坡表孔、窗口期紧</w:t>
            </w:r>
          </w:p>
        </w:tc>
        <w:tc>
          <w:tcPr>
            <w:tcW w:w="3216" w:type="dxa"/>
            <w:vAlign w:val="center"/>
          </w:tcPr>
          <w:p w14:paraId="35B42D52">
            <w:pPr>
              <w:snapToGrid w:val="0"/>
              <w:spacing w:before="70" w:after="70" w:line="240" w:lineRule="auto"/>
              <w:ind w:firstLine="0"/>
              <w:jc w:val="left"/>
              <w:rPr>
                <w:sz w:val="21"/>
              </w:rPr>
            </w:pPr>
            <w:r>
              <w:rPr>
                <w:sz w:val="21"/>
                <w:szCs w:val="21"/>
              </w:rPr>
              <w:t>扫描仪独立建图，跟踪器仅测设 3～4 个控制点</w:t>
            </w:r>
          </w:p>
        </w:tc>
        <w:tc>
          <w:tcPr>
            <w:tcW w:w="1827" w:type="dxa"/>
            <w:vAlign w:val="center"/>
          </w:tcPr>
          <w:p w14:paraId="5C3B7D27">
            <w:pPr>
              <w:snapToGrid w:val="0"/>
              <w:spacing w:before="70" w:after="70" w:line="240" w:lineRule="auto"/>
              <w:ind w:firstLine="0"/>
              <w:jc w:val="left"/>
              <w:rPr>
                <w:sz w:val="21"/>
              </w:rPr>
            </w:pPr>
            <w:r>
              <w:rPr>
                <w:sz w:val="21"/>
                <w:szCs w:val="21"/>
              </w:rPr>
              <w:t>相对 ≤1 cm、绝对 ≤2 cm</w:t>
            </w:r>
          </w:p>
        </w:tc>
        <w:tc>
          <w:tcPr>
            <w:tcW w:w="757" w:type="dxa"/>
            <w:vAlign w:val="center"/>
          </w:tcPr>
          <w:p w14:paraId="713D1D41">
            <w:pPr>
              <w:snapToGrid w:val="0"/>
              <w:spacing w:before="70" w:after="70" w:line="240" w:lineRule="auto"/>
              <w:ind w:firstLine="0"/>
              <w:jc w:val="left"/>
              <w:rPr>
                <w:sz w:val="21"/>
              </w:rPr>
            </w:pPr>
            <w:r>
              <w:rPr>
                <w:sz w:val="21"/>
                <w:szCs w:val="21"/>
              </w:rPr>
              <w:t>高</w:t>
            </w:r>
          </w:p>
        </w:tc>
      </w:tr>
    </w:tbl>
    <w:p w14:paraId="787DA429">
      <w:pPr>
        <w:spacing w:line="240" w:lineRule="auto"/>
      </w:pPr>
    </w:p>
    <w:p w14:paraId="070FB8BA">
      <w:pPr>
        <w:numPr>
          <w:ilvl w:val="0"/>
          <w:numId w:val="27"/>
        </w:numPr>
        <w:rPr>
          <w:b/>
        </w:rPr>
      </w:pPr>
      <w:r>
        <w:rPr>
          <w:b/>
        </w:rPr>
        <w:t>时间与坐标统一</w:t>
      </w:r>
    </w:p>
    <w:p w14:paraId="012E668E">
      <w:r>
        <w:rPr>
          <w:rFonts w:hint="eastAsia"/>
        </w:rPr>
        <w:t>两套设备的时间基准统一到同一时钟源（现场以工控机时间为准，作业前后各校时一次），时间偏差控制在 50 ms 以内；坐标统一采用“控制点 + 七参数 + 残差评定”流程，控制点不少于 3 个、分布覆盖作业区，转换后残差超限则重新选点。</w:t>
      </w:r>
    </w:p>
    <w:p w14:paraId="6C2104CA">
      <w:pPr>
        <w:numPr>
          <w:ilvl w:val="0"/>
          <w:numId w:val="27"/>
        </w:numPr>
        <w:rPr>
          <w:b/>
        </w:rPr>
      </w:pPr>
      <w:r>
        <w:rPr>
          <w:b/>
        </w:rPr>
        <w:t>协同作业组织</w:t>
      </w:r>
    </w:p>
    <w:p w14:paraId="49C1A3DB">
      <w:r>
        <w:rPr>
          <w:rFonts w:hint="eastAsia"/>
        </w:rPr>
        <w:t>现场按“跟踪器先行、扫描仪跟进”的顺序组织：跟踪器组先完成控制点测设与标志布设，扫描组随后进场采集，避免两组同时作业造成通行与照明干扰。共用同一套控制点成果，作业记录中注明控制点编号与使用时间，保证成果可追溯。</w:t>
      </w:r>
    </w:p>
    <w:p w14:paraId="24B7F249">
      <w:pPr>
        <w:pStyle w:val="6"/>
      </w:pPr>
      <w:r>
        <w:rPr>
          <w:szCs w:val="32"/>
        </w:rPr>
        <w:t>2.5.1.30 测量不确定度评定与精度溯源</w:t>
      </w:r>
    </w:p>
    <w:p w14:paraId="3FD6994F">
      <w:r>
        <w:t>指标的</w:t>
      </w:r>
      <w:r>
        <w:rPr>
          <w:rFonts w:hint="eastAsia"/>
        </w:rPr>
        <w:t>“</w:t>
      </w:r>
      <w:r>
        <w:t>达标</w:t>
      </w:r>
      <w:r>
        <w:rPr>
          <w:rFonts w:hint="eastAsia"/>
        </w:rPr>
        <w:t>”</w:t>
      </w:r>
      <w:r>
        <w:t>不能只靠单次比对，还需给出不确定度评定与溯源链。本方案按 JJF 1059.1 的思路，对</w:t>
      </w:r>
      <w:r>
        <w:rPr>
          <w:rFonts w:hint="eastAsia"/>
        </w:rPr>
        <w:t>“</w:t>
      </w:r>
      <w:r>
        <w:t>缺陷尺寸测量误差 ≤0.5 mm（10 m）/≤1 mm（12 m）</w:t>
      </w:r>
      <w:r>
        <w:rPr>
          <w:rFonts w:hint="eastAsia"/>
        </w:rPr>
        <w:t>”</w:t>
      </w:r>
      <w:r>
        <w:t>这一核心指标开展不确定度评定。</w:t>
      </w:r>
    </w:p>
    <w:p w14:paraId="26C44DC8">
      <w:pPr>
        <w:ind w:firstLine="0"/>
        <w:jc w:val="center"/>
      </w:pPr>
      <w:r>
        <w:drawing>
          <wp:inline distT="0" distB="0" distL="0" distR="0">
            <wp:extent cx="5626735" cy="2154555"/>
            <wp:effectExtent l="0" t="0" r="12065" b="9525"/>
            <wp:docPr id="8848610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1065" name="图片 19"/>
                    <pic:cNvPicPr>
                      <a:picLocks noChangeAspect="1"/>
                    </pic:cNvPicPr>
                  </pic:nvPicPr>
                  <pic:blipFill>
                    <a:blip r:embed="rId59"/>
                    <a:stretch>
                      <a:fillRect/>
                    </a:stretch>
                  </pic:blipFill>
                  <pic:spPr>
                    <a:xfrm>
                      <a:off x="0" y="0"/>
                      <a:ext cx="5629059" cy="2155332"/>
                    </a:xfrm>
                    <a:prstGeom prst="rect">
                      <a:avLst/>
                    </a:prstGeom>
                  </pic:spPr>
                </pic:pic>
              </a:graphicData>
            </a:graphic>
          </wp:inline>
        </w:drawing>
      </w:r>
    </w:p>
    <w:p w14:paraId="53E8C294">
      <w:pPr>
        <w:spacing w:after="200" w:line="280" w:lineRule="auto"/>
        <w:ind w:firstLine="0"/>
        <w:jc w:val="center"/>
      </w:pPr>
      <w:r>
        <w:rPr>
          <w:sz w:val="21"/>
          <w:szCs w:val="21"/>
        </w:rPr>
        <w:t>图 2-</w:t>
      </w:r>
      <w:r>
        <w:rPr>
          <w:rFonts w:hint="eastAsia"/>
          <w:sz w:val="21"/>
          <w:szCs w:val="21"/>
        </w:rPr>
        <w:t>5</w:t>
      </w:r>
      <w:r>
        <w:rPr>
          <w:sz w:val="21"/>
          <w:szCs w:val="21"/>
        </w:rPr>
        <w:t xml:space="preserve">  测量不确定度各分量</w:t>
      </w:r>
    </w:p>
    <w:p w14:paraId="237D8833">
      <w:r>
        <w:rPr>
          <w:b/>
        </w:rPr>
        <w:t>（1）不确定度分量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62"/>
        <w:gridCol w:w="3241"/>
        <w:gridCol w:w="2447"/>
        <w:gridCol w:w="2450"/>
      </w:tblGrid>
      <w:tr w14:paraId="393BC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62" w:type="dxa"/>
            <w:shd w:val="clear" w:color="auto" w:fill="E7E6E6"/>
            <w:vAlign w:val="center"/>
          </w:tcPr>
          <w:p w14:paraId="21DEDD9A">
            <w:pPr>
              <w:snapToGrid w:val="0"/>
              <w:spacing w:before="70" w:after="70" w:line="240" w:lineRule="auto"/>
              <w:ind w:firstLine="0"/>
              <w:jc w:val="center"/>
              <w:rPr>
                <w:b/>
                <w:sz w:val="21"/>
              </w:rPr>
            </w:pPr>
            <w:r>
              <w:rPr>
                <w:b/>
                <w:sz w:val="21"/>
                <w:szCs w:val="21"/>
              </w:rPr>
              <w:t>分量</w:t>
            </w:r>
          </w:p>
        </w:tc>
        <w:tc>
          <w:tcPr>
            <w:tcW w:w="3241" w:type="dxa"/>
            <w:shd w:val="clear" w:color="auto" w:fill="E7E6E6"/>
            <w:vAlign w:val="center"/>
          </w:tcPr>
          <w:p w14:paraId="7DE824F3">
            <w:pPr>
              <w:snapToGrid w:val="0"/>
              <w:spacing w:before="70" w:after="70" w:line="240" w:lineRule="auto"/>
              <w:ind w:firstLine="0"/>
              <w:jc w:val="center"/>
              <w:rPr>
                <w:b/>
                <w:sz w:val="21"/>
              </w:rPr>
            </w:pPr>
            <w:r>
              <w:rPr>
                <w:b/>
                <w:sz w:val="21"/>
                <w:szCs w:val="21"/>
              </w:rPr>
              <w:t>来源</w:t>
            </w:r>
          </w:p>
        </w:tc>
        <w:tc>
          <w:tcPr>
            <w:tcW w:w="2447" w:type="dxa"/>
            <w:shd w:val="clear" w:color="auto" w:fill="E7E6E6"/>
            <w:vAlign w:val="center"/>
          </w:tcPr>
          <w:p w14:paraId="4DDE6D78">
            <w:pPr>
              <w:snapToGrid w:val="0"/>
              <w:spacing w:before="70" w:after="70" w:line="240" w:lineRule="auto"/>
              <w:ind w:firstLine="0"/>
              <w:jc w:val="center"/>
              <w:rPr>
                <w:b/>
                <w:sz w:val="21"/>
              </w:rPr>
            </w:pPr>
            <w:r>
              <w:rPr>
                <w:b/>
                <w:sz w:val="21"/>
                <w:szCs w:val="21"/>
              </w:rPr>
              <w:t>评定方法</w:t>
            </w:r>
          </w:p>
        </w:tc>
        <w:tc>
          <w:tcPr>
            <w:tcW w:w="2450" w:type="dxa"/>
            <w:shd w:val="clear" w:color="auto" w:fill="E7E6E6"/>
            <w:vAlign w:val="center"/>
          </w:tcPr>
          <w:p w14:paraId="691A83B6">
            <w:pPr>
              <w:snapToGrid w:val="0"/>
              <w:spacing w:before="70" w:after="70" w:line="240" w:lineRule="auto"/>
              <w:ind w:firstLine="0"/>
              <w:jc w:val="center"/>
              <w:rPr>
                <w:b/>
                <w:sz w:val="21"/>
              </w:rPr>
            </w:pPr>
            <w:r>
              <w:rPr>
                <w:b/>
                <w:sz w:val="21"/>
                <w:szCs w:val="21"/>
              </w:rPr>
              <w:t>标准不确定度（估算）</w:t>
            </w:r>
          </w:p>
        </w:tc>
      </w:tr>
      <w:tr w14:paraId="47D50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450BADF9">
            <w:pPr>
              <w:snapToGrid w:val="0"/>
              <w:spacing w:before="70" w:after="70" w:line="240" w:lineRule="auto"/>
              <w:ind w:firstLine="0"/>
              <w:jc w:val="center"/>
              <w:rPr>
                <w:sz w:val="21"/>
              </w:rPr>
            </w:pPr>
            <w:r>
              <w:rPr>
                <w:sz w:val="21"/>
                <w:szCs w:val="21"/>
              </w:rPr>
              <w:t>u₁</w:t>
            </w:r>
          </w:p>
        </w:tc>
        <w:tc>
          <w:tcPr>
            <w:tcW w:w="3241" w:type="dxa"/>
            <w:vAlign w:val="center"/>
          </w:tcPr>
          <w:p w14:paraId="6C1E155A">
            <w:pPr>
              <w:snapToGrid w:val="0"/>
              <w:spacing w:before="70" w:after="70" w:line="240" w:lineRule="auto"/>
              <w:ind w:firstLine="0"/>
              <w:jc w:val="left"/>
              <w:rPr>
                <w:sz w:val="21"/>
              </w:rPr>
            </w:pPr>
            <w:r>
              <w:rPr>
                <w:sz w:val="21"/>
                <w:szCs w:val="21"/>
              </w:rPr>
              <w:t>相机内参标定残差</w:t>
            </w:r>
          </w:p>
        </w:tc>
        <w:tc>
          <w:tcPr>
            <w:tcW w:w="2447" w:type="dxa"/>
            <w:vAlign w:val="center"/>
          </w:tcPr>
          <w:p w14:paraId="59260D1D">
            <w:pPr>
              <w:snapToGrid w:val="0"/>
              <w:spacing w:before="70" w:after="70" w:line="240" w:lineRule="auto"/>
              <w:ind w:firstLine="0"/>
              <w:jc w:val="left"/>
              <w:rPr>
                <w:sz w:val="21"/>
              </w:rPr>
            </w:pPr>
            <w:r>
              <w:rPr>
                <w:sz w:val="21"/>
                <w:szCs w:val="21"/>
              </w:rPr>
              <w:t>B 类（证书/标定报告）</w:t>
            </w:r>
          </w:p>
        </w:tc>
        <w:tc>
          <w:tcPr>
            <w:tcW w:w="2450" w:type="dxa"/>
            <w:vAlign w:val="center"/>
          </w:tcPr>
          <w:p w14:paraId="23D1EF46">
            <w:pPr>
              <w:snapToGrid w:val="0"/>
              <w:spacing w:before="70" w:after="70" w:line="240" w:lineRule="auto"/>
              <w:ind w:firstLine="0"/>
              <w:jc w:val="right"/>
              <w:rPr>
                <w:sz w:val="21"/>
              </w:rPr>
            </w:pPr>
            <w:r>
              <w:rPr>
                <w:sz w:val="21"/>
                <w:szCs w:val="21"/>
              </w:rPr>
              <w:t>0.15 mm</w:t>
            </w:r>
          </w:p>
        </w:tc>
      </w:tr>
      <w:tr w14:paraId="03A80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5359BD90">
            <w:pPr>
              <w:snapToGrid w:val="0"/>
              <w:spacing w:before="70" w:after="70" w:line="240" w:lineRule="auto"/>
              <w:ind w:firstLine="0"/>
              <w:jc w:val="center"/>
              <w:rPr>
                <w:sz w:val="21"/>
              </w:rPr>
            </w:pPr>
            <w:r>
              <w:rPr>
                <w:sz w:val="21"/>
                <w:szCs w:val="21"/>
              </w:rPr>
              <w:t>u₂</w:t>
            </w:r>
          </w:p>
        </w:tc>
        <w:tc>
          <w:tcPr>
            <w:tcW w:w="3241" w:type="dxa"/>
            <w:vAlign w:val="center"/>
          </w:tcPr>
          <w:p w14:paraId="34CA1F05">
            <w:pPr>
              <w:snapToGrid w:val="0"/>
              <w:spacing w:before="70" w:after="70" w:line="240" w:lineRule="auto"/>
              <w:ind w:firstLine="0"/>
              <w:jc w:val="left"/>
              <w:rPr>
                <w:sz w:val="21"/>
              </w:rPr>
            </w:pPr>
            <w:r>
              <w:rPr>
                <w:sz w:val="21"/>
                <w:szCs w:val="21"/>
              </w:rPr>
              <w:t>位姿解算（控制点分布与观测噪声）</w:t>
            </w:r>
          </w:p>
        </w:tc>
        <w:tc>
          <w:tcPr>
            <w:tcW w:w="2447" w:type="dxa"/>
            <w:vAlign w:val="center"/>
          </w:tcPr>
          <w:p w14:paraId="4914D743">
            <w:pPr>
              <w:snapToGrid w:val="0"/>
              <w:spacing w:before="70" w:after="70" w:line="240" w:lineRule="auto"/>
              <w:ind w:firstLine="0"/>
              <w:jc w:val="left"/>
              <w:rPr>
                <w:sz w:val="21"/>
              </w:rPr>
            </w:pPr>
            <w:r>
              <w:rPr>
                <w:sz w:val="21"/>
                <w:szCs w:val="21"/>
              </w:rPr>
              <w:t>A 类（重复观测统计）</w:t>
            </w:r>
          </w:p>
        </w:tc>
        <w:tc>
          <w:tcPr>
            <w:tcW w:w="2450" w:type="dxa"/>
            <w:vAlign w:val="center"/>
          </w:tcPr>
          <w:p w14:paraId="3F92F404">
            <w:pPr>
              <w:snapToGrid w:val="0"/>
              <w:spacing w:before="70" w:after="70" w:line="240" w:lineRule="auto"/>
              <w:ind w:firstLine="0"/>
              <w:jc w:val="right"/>
              <w:rPr>
                <w:sz w:val="21"/>
              </w:rPr>
            </w:pPr>
            <w:r>
              <w:rPr>
                <w:sz w:val="21"/>
                <w:szCs w:val="21"/>
              </w:rPr>
              <w:t>0.20 mm</w:t>
            </w:r>
          </w:p>
        </w:tc>
      </w:tr>
      <w:tr w14:paraId="685B3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60FA3C48">
            <w:pPr>
              <w:snapToGrid w:val="0"/>
              <w:spacing w:before="70" w:after="70" w:line="240" w:lineRule="auto"/>
              <w:ind w:firstLine="0"/>
              <w:jc w:val="center"/>
              <w:rPr>
                <w:sz w:val="21"/>
              </w:rPr>
            </w:pPr>
            <w:r>
              <w:rPr>
                <w:sz w:val="21"/>
                <w:szCs w:val="21"/>
              </w:rPr>
              <w:t>u₃</w:t>
            </w:r>
          </w:p>
        </w:tc>
        <w:tc>
          <w:tcPr>
            <w:tcW w:w="3241" w:type="dxa"/>
            <w:vAlign w:val="center"/>
          </w:tcPr>
          <w:p w14:paraId="7AE77948">
            <w:pPr>
              <w:snapToGrid w:val="0"/>
              <w:spacing w:before="70" w:after="70" w:line="240" w:lineRule="auto"/>
              <w:ind w:firstLine="0"/>
              <w:jc w:val="left"/>
              <w:rPr>
                <w:sz w:val="21"/>
              </w:rPr>
            </w:pPr>
            <w:r>
              <w:rPr>
                <w:sz w:val="21"/>
                <w:szCs w:val="21"/>
              </w:rPr>
              <w:t>标志点中心定位</w:t>
            </w:r>
          </w:p>
        </w:tc>
        <w:tc>
          <w:tcPr>
            <w:tcW w:w="2447" w:type="dxa"/>
            <w:vAlign w:val="center"/>
          </w:tcPr>
          <w:p w14:paraId="1D24CB46">
            <w:pPr>
              <w:snapToGrid w:val="0"/>
              <w:spacing w:before="70" w:after="70" w:line="240" w:lineRule="auto"/>
              <w:ind w:firstLine="0"/>
              <w:jc w:val="left"/>
              <w:rPr>
                <w:sz w:val="21"/>
              </w:rPr>
            </w:pPr>
            <w:r>
              <w:rPr>
                <w:sz w:val="21"/>
                <w:szCs w:val="21"/>
              </w:rPr>
              <w:t>A 类（重复测量）</w:t>
            </w:r>
          </w:p>
        </w:tc>
        <w:tc>
          <w:tcPr>
            <w:tcW w:w="2450" w:type="dxa"/>
            <w:vAlign w:val="center"/>
          </w:tcPr>
          <w:p w14:paraId="279709AF">
            <w:pPr>
              <w:snapToGrid w:val="0"/>
              <w:spacing w:before="70" w:after="70" w:line="240" w:lineRule="auto"/>
              <w:ind w:firstLine="0"/>
              <w:jc w:val="right"/>
              <w:rPr>
                <w:sz w:val="21"/>
              </w:rPr>
            </w:pPr>
            <w:r>
              <w:rPr>
                <w:sz w:val="21"/>
                <w:szCs w:val="21"/>
              </w:rPr>
              <w:t>0.08 mm</w:t>
            </w:r>
          </w:p>
        </w:tc>
      </w:tr>
      <w:tr w14:paraId="13E72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0F2B7C6C">
            <w:pPr>
              <w:snapToGrid w:val="0"/>
              <w:spacing w:before="70" w:after="70" w:line="240" w:lineRule="auto"/>
              <w:ind w:firstLine="0"/>
              <w:jc w:val="center"/>
              <w:rPr>
                <w:sz w:val="21"/>
              </w:rPr>
            </w:pPr>
            <w:r>
              <w:rPr>
                <w:sz w:val="21"/>
                <w:szCs w:val="21"/>
              </w:rPr>
              <w:t>u₄</w:t>
            </w:r>
          </w:p>
        </w:tc>
        <w:tc>
          <w:tcPr>
            <w:tcW w:w="3241" w:type="dxa"/>
            <w:vAlign w:val="center"/>
          </w:tcPr>
          <w:p w14:paraId="1250F0E3">
            <w:pPr>
              <w:snapToGrid w:val="0"/>
              <w:spacing w:before="70" w:after="70" w:line="240" w:lineRule="auto"/>
              <w:ind w:firstLine="0"/>
              <w:jc w:val="left"/>
              <w:rPr>
                <w:sz w:val="21"/>
              </w:rPr>
            </w:pPr>
            <w:r>
              <w:rPr>
                <w:sz w:val="21"/>
                <w:szCs w:val="21"/>
              </w:rPr>
              <w:t>标准器不确定度（标准尺/球）</w:t>
            </w:r>
          </w:p>
        </w:tc>
        <w:tc>
          <w:tcPr>
            <w:tcW w:w="2447" w:type="dxa"/>
            <w:vAlign w:val="center"/>
          </w:tcPr>
          <w:p w14:paraId="4635EA0A">
            <w:pPr>
              <w:snapToGrid w:val="0"/>
              <w:spacing w:before="70" w:after="70" w:line="240" w:lineRule="auto"/>
              <w:ind w:firstLine="0"/>
              <w:jc w:val="left"/>
              <w:rPr>
                <w:sz w:val="21"/>
              </w:rPr>
            </w:pPr>
            <w:r>
              <w:rPr>
                <w:sz w:val="21"/>
                <w:szCs w:val="21"/>
              </w:rPr>
              <w:t>B 类（检定证书）</w:t>
            </w:r>
          </w:p>
        </w:tc>
        <w:tc>
          <w:tcPr>
            <w:tcW w:w="2450" w:type="dxa"/>
            <w:vAlign w:val="center"/>
          </w:tcPr>
          <w:p w14:paraId="1D60569B">
            <w:pPr>
              <w:snapToGrid w:val="0"/>
              <w:spacing w:before="70" w:after="70" w:line="240" w:lineRule="auto"/>
              <w:ind w:firstLine="0"/>
              <w:jc w:val="right"/>
              <w:rPr>
                <w:sz w:val="21"/>
              </w:rPr>
            </w:pPr>
            <w:r>
              <w:rPr>
                <w:sz w:val="21"/>
                <w:szCs w:val="21"/>
              </w:rPr>
              <w:t>0.02 mm</w:t>
            </w:r>
          </w:p>
        </w:tc>
      </w:tr>
      <w:tr w14:paraId="062C3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266AD0FD">
            <w:pPr>
              <w:snapToGrid w:val="0"/>
              <w:spacing w:before="70" w:after="70" w:line="240" w:lineRule="auto"/>
              <w:ind w:firstLine="0"/>
              <w:jc w:val="center"/>
              <w:rPr>
                <w:sz w:val="21"/>
              </w:rPr>
            </w:pPr>
            <w:r>
              <w:rPr>
                <w:sz w:val="21"/>
                <w:szCs w:val="21"/>
              </w:rPr>
              <w:t>u₅</w:t>
            </w:r>
          </w:p>
        </w:tc>
        <w:tc>
          <w:tcPr>
            <w:tcW w:w="3241" w:type="dxa"/>
            <w:vAlign w:val="center"/>
          </w:tcPr>
          <w:p w14:paraId="6AE02FC8">
            <w:pPr>
              <w:snapToGrid w:val="0"/>
              <w:spacing w:before="70" w:after="70" w:line="240" w:lineRule="auto"/>
              <w:ind w:firstLine="0"/>
              <w:jc w:val="left"/>
              <w:rPr>
                <w:sz w:val="21"/>
              </w:rPr>
            </w:pPr>
            <w:r>
              <w:rPr>
                <w:sz w:val="21"/>
                <w:szCs w:val="21"/>
              </w:rPr>
              <w:t>环境改正残差</w:t>
            </w:r>
          </w:p>
        </w:tc>
        <w:tc>
          <w:tcPr>
            <w:tcW w:w="2447" w:type="dxa"/>
            <w:vAlign w:val="center"/>
          </w:tcPr>
          <w:p w14:paraId="3595FC80">
            <w:pPr>
              <w:snapToGrid w:val="0"/>
              <w:spacing w:before="70" w:after="70" w:line="240" w:lineRule="auto"/>
              <w:ind w:firstLine="0"/>
              <w:jc w:val="left"/>
              <w:rPr>
                <w:sz w:val="21"/>
              </w:rPr>
            </w:pPr>
            <w:r>
              <w:rPr>
                <w:sz w:val="21"/>
                <w:szCs w:val="21"/>
              </w:rPr>
              <w:t>B 类（经验与试验）</w:t>
            </w:r>
          </w:p>
        </w:tc>
        <w:tc>
          <w:tcPr>
            <w:tcW w:w="2450" w:type="dxa"/>
            <w:vAlign w:val="center"/>
          </w:tcPr>
          <w:p w14:paraId="56048341">
            <w:pPr>
              <w:snapToGrid w:val="0"/>
              <w:spacing w:before="70" w:after="70" w:line="240" w:lineRule="auto"/>
              <w:ind w:firstLine="0"/>
              <w:jc w:val="right"/>
              <w:rPr>
                <w:sz w:val="21"/>
              </w:rPr>
            </w:pPr>
            <w:r>
              <w:rPr>
                <w:sz w:val="21"/>
                <w:szCs w:val="21"/>
              </w:rPr>
              <w:t>0.10 mm</w:t>
            </w:r>
          </w:p>
        </w:tc>
      </w:tr>
      <w:tr w14:paraId="1186F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62" w:type="dxa"/>
            <w:vAlign w:val="center"/>
          </w:tcPr>
          <w:p w14:paraId="6A23F11C">
            <w:pPr>
              <w:snapToGrid w:val="0"/>
              <w:spacing w:before="70" w:after="70" w:line="240" w:lineRule="auto"/>
              <w:ind w:firstLine="0"/>
              <w:jc w:val="center"/>
              <w:rPr>
                <w:sz w:val="21"/>
              </w:rPr>
            </w:pPr>
            <w:r>
              <w:rPr>
                <w:sz w:val="21"/>
                <w:szCs w:val="21"/>
              </w:rPr>
              <w:t>u₆</w:t>
            </w:r>
          </w:p>
        </w:tc>
        <w:tc>
          <w:tcPr>
            <w:tcW w:w="3241" w:type="dxa"/>
            <w:vAlign w:val="center"/>
          </w:tcPr>
          <w:p w14:paraId="7FE5AB11">
            <w:pPr>
              <w:snapToGrid w:val="0"/>
              <w:spacing w:before="70" w:after="70" w:line="240" w:lineRule="auto"/>
              <w:ind w:firstLine="0"/>
              <w:jc w:val="left"/>
              <w:rPr>
                <w:sz w:val="21"/>
              </w:rPr>
            </w:pPr>
            <w:r>
              <w:rPr>
                <w:sz w:val="21"/>
                <w:szCs w:val="21"/>
              </w:rPr>
              <w:t>重复性（同条件多次测量）</w:t>
            </w:r>
          </w:p>
        </w:tc>
        <w:tc>
          <w:tcPr>
            <w:tcW w:w="2447" w:type="dxa"/>
            <w:vAlign w:val="center"/>
          </w:tcPr>
          <w:p w14:paraId="28E09A99">
            <w:pPr>
              <w:snapToGrid w:val="0"/>
              <w:spacing w:before="70" w:after="70" w:line="240" w:lineRule="auto"/>
              <w:ind w:firstLine="0"/>
              <w:jc w:val="left"/>
              <w:rPr>
                <w:sz w:val="21"/>
              </w:rPr>
            </w:pPr>
            <w:r>
              <w:rPr>
                <w:sz w:val="21"/>
                <w:szCs w:val="21"/>
              </w:rPr>
              <w:t>A 类</w:t>
            </w:r>
          </w:p>
        </w:tc>
        <w:tc>
          <w:tcPr>
            <w:tcW w:w="2450" w:type="dxa"/>
            <w:vAlign w:val="center"/>
          </w:tcPr>
          <w:p w14:paraId="4B9796F4">
            <w:pPr>
              <w:snapToGrid w:val="0"/>
              <w:spacing w:before="70" w:after="70" w:line="240" w:lineRule="auto"/>
              <w:ind w:firstLine="0"/>
              <w:jc w:val="right"/>
              <w:rPr>
                <w:sz w:val="21"/>
              </w:rPr>
            </w:pPr>
            <w:r>
              <w:rPr>
                <w:sz w:val="21"/>
                <w:szCs w:val="21"/>
              </w:rPr>
              <w:t>0.12 mm</w:t>
            </w:r>
          </w:p>
        </w:tc>
      </w:tr>
    </w:tbl>
    <w:p w14:paraId="00E798F8">
      <w:pPr>
        <w:spacing w:line="240" w:lineRule="auto"/>
      </w:pPr>
    </w:p>
    <w:p w14:paraId="4FE41D70">
      <w:pPr>
        <w:numPr>
          <w:ilvl w:val="0"/>
          <w:numId w:val="28"/>
        </w:numPr>
        <w:rPr>
          <w:b/>
        </w:rPr>
      </w:pPr>
      <w:r>
        <w:rPr>
          <w:b/>
        </w:rPr>
        <w:t>合成与判定</w:t>
      </w:r>
    </w:p>
    <w:p w14:paraId="7D4A2621">
      <w:r>
        <w:t>各分量按独立随机量合成，合成标准不确定度 $u_c=\sqrt{\sum u_i^2}$，取包含因子 $k=2$ 得扩展不确定度 $U=2u_c$。按上表估算 $u_c\approx0.32$ mm、$U\approx0.64$ mm，小于 10 m 处 0.5 mm 的要求需通过控制 u₂ 与 u₅ 进一步压缩；本方案在 10 m 内的核心控制手段是增加控制点密度（≥8 个）与缩短单次作业时段（≤4 h），实测数据将据此逐站验证。</w:t>
      </w:r>
    </w:p>
    <w:p w14:paraId="20A5C07E">
      <w:pPr>
        <w:numPr>
          <w:ilvl w:val="0"/>
          <w:numId w:val="28"/>
        </w:numPr>
        <w:rPr>
          <w:b/>
        </w:rPr>
      </w:pPr>
      <w:r>
        <w:rPr>
          <w:b/>
        </w:rPr>
        <w:t>溯源链</w:t>
      </w:r>
    </w:p>
    <w:p w14:paraId="11D66909">
      <w:r>
        <w:t>现场标准尺 → 实验室标准基线（1 m/5 m/10 m）→ 上级计量机构（省级计量院）→ 国家计量基准，形成四级溯源链；每级均保留证书与比对记录，作为验收与评审的证明材料。</w:t>
      </w:r>
    </w:p>
    <w:p w14:paraId="698827C7">
      <w:pPr>
        <w:pStyle w:val="6"/>
      </w:pPr>
      <w:r>
        <w:rPr>
          <w:szCs w:val="32"/>
        </w:rPr>
        <w:t>2.5.1.31 现场干扰源识别与抑制</w:t>
      </w:r>
    </w:p>
    <w:p w14:paraId="276AEF43">
      <w:r>
        <w:t>每类干扰均在作业前辨识并写入交底记录，现场按</w:t>
      </w:r>
      <w:r>
        <w:rPr>
          <w:rFonts w:hint="eastAsia"/>
        </w:rPr>
        <w:t>“</w:t>
      </w:r>
      <w:r>
        <w:t>识别</w:t>
      </w:r>
      <w:r>
        <w:rPr>
          <w:rFonts w:hint="eastAsia"/>
        </w:rPr>
        <w:t>-</w:t>
      </w:r>
      <w:r>
        <w:t>规避</w:t>
      </w:r>
      <w:r>
        <w:rPr>
          <w:rFonts w:hint="eastAsia"/>
        </w:rPr>
        <w:t>-</w:t>
      </w:r>
      <w:r>
        <w:t>补偿</w:t>
      </w:r>
      <w:r>
        <w:rPr>
          <w:rFonts w:hint="eastAsia"/>
        </w:rPr>
        <w:t>-</w:t>
      </w:r>
      <w:r>
        <w:t>记录</w:t>
      </w:r>
      <w:r>
        <w:rPr>
          <w:rFonts w:hint="eastAsia"/>
        </w:rPr>
        <w:t>”</w:t>
      </w:r>
      <w:r>
        <w:t>四步处置，处置结果进入当日质检小结。</w:t>
      </w:r>
    </w:p>
    <w:p w14:paraId="4C699B61">
      <w:pPr>
        <w:ind w:firstLine="0"/>
        <w:jc w:val="center"/>
      </w:pPr>
      <w:r>
        <w:drawing>
          <wp:inline distT="0" distB="0" distL="0" distR="0">
            <wp:extent cx="5214620" cy="688975"/>
            <wp:effectExtent l="0" t="0" r="12700" b="12065"/>
            <wp:docPr id="112157650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76502" name="图片 20"/>
                    <pic:cNvPicPr>
                      <a:picLocks noChangeAspect="1"/>
                    </pic:cNvPicPr>
                  </pic:nvPicPr>
                  <pic:blipFill>
                    <a:blip r:embed="rId60"/>
                    <a:stretch>
                      <a:fillRect/>
                    </a:stretch>
                  </pic:blipFill>
                  <pic:spPr>
                    <a:xfrm>
                      <a:off x="0" y="0"/>
                      <a:ext cx="5240693" cy="692682"/>
                    </a:xfrm>
                    <a:prstGeom prst="rect">
                      <a:avLst/>
                    </a:prstGeom>
                  </pic:spPr>
                </pic:pic>
              </a:graphicData>
            </a:graphic>
          </wp:inline>
        </w:drawing>
      </w:r>
    </w:p>
    <w:p w14:paraId="0A7AC15E">
      <w:pPr>
        <w:spacing w:after="200" w:line="280" w:lineRule="auto"/>
        <w:ind w:firstLine="0"/>
        <w:jc w:val="center"/>
      </w:pPr>
      <w:r>
        <w:rPr>
          <w:sz w:val="21"/>
          <w:szCs w:val="21"/>
        </w:rPr>
        <w:t>图 2-</w:t>
      </w:r>
      <w:r>
        <w:rPr>
          <w:rFonts w:hint="eastAsia"/>
          <w:sz w:val="21"/>
          <w:szCs w:val="21"/>
        </w:rPr>
        <w:t>6</w:t>
      </w:r>
      <w:r>
        <w:rPr>
          <w:sz w:val="21"/>
          <w:szCs w:val="21"/>
        </w:rPr>
        <w:t xml:space="preserve">  现场干扰源四步处置闭环</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74"/>
        <w:gridCol w:w="1621"/>
        <w:gridCol w:w="1696"/>
        <w:gridCol w:w="3509"/>
      </w:tblGrid>
      <w:tr w14:paraId="7ACED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74" w:type="dxa"/>
            <w:shd w:val="clear" w:color="auto" w:fill="E7E6E6"/>
            <w:vAlign w:val="center"/>
          </w:tcPr>
          <w:p w14:paraId="2258E08F">
            <w:pPr>
              <w:snapToGrid w:val="0"/>
              <w:spacing w:before="70" w:after="70" w:line="240" w:lineRule="auto"/>
              <w:ind w:firstLine="0"/>
              <w:jc w:val="center"/>
              <w:rPr>
                <w:b/>
                <w:sz w:val="21"/>
              </w:rPr>
            </w:pPr>
            <w:r>
              <w:rPr>
                <w:b/>
                <w:sz w:val="21"/>
                <w:szCs w:val="21"/>
              </w:rPr>
              <w:t>干扰源</w:t>
            </w:r>
          </w:p>
        </w:tc>
        <w:tc>
          <w:tcPr>
            <w:tcW w:w="1621" w:type="dxa"/>
            <w:shd w:val="clear" w:color="auto" w:fill="E7E6E6"/>
            <w:vAlign w:val="center"/>
          </w:tcPr>
          <w:p w14:paraId="46AB8446">
            <w:pPr>
              <w:snapToGrid w:val="0"/>
              <w:spacing w:before="70" w:after="70" w:line="240" w:lineRule="auto"/>
              <w:ind w:firstLine="0"/>
              <w:jc w:val="center"/>
              <w:rPr>
                <w:b/>
                <w:sz w:val="21"/>
              </w:rPr>
            </w:pPr>
            <w:r>
              <w:rPr>
                <w:b/>
                <w:sz w:val="21"/>
                <w:szCs w:val="21"/>
              </w:rPr>
              <w:t>表现形式</w:t>
            </w:r>
          </w:p>
        </w:tc>
        <w:tc>
          <w:tcPr>
            <w:tcW w:w="1696" w:type="dxa"/>
            <w:shd w:val="clear" w:color="auto" w:fill="E7E6E6"/>
            <w:vAlign w:val="center"/>
          </w:tcPr>
          <w:p w14:paraId="3CFE3F5B">
            <w:pPr>
              <w:snapToGrid w:val="0"/>
              <w:spacing w:before="70" w:after="70" w:line="240" w:lineRule="auto"/>
              <w:ind w:firstLine="0"/>
              <w:jc w:val="center"/>
              <w:rPr>
                <w:b/>
                <w:sz w:val="21"/>
              </w:rPr>
            </w:pPr>
            <w:r>
              <w:rPr>
                <w:b/>
                <w:sz w:val="21"/>
                <w:szCs w:val="21"/>
              </w:rPr>
              <w:t>影响</w:t>
            </w:r>
          </w:p>
        </w:tc>
        <w:tc>
          <w:tcPr>
            <w:tcW w:w="3509" w:type="dxa"/>
            <w:shd w:val="clear" w:color="auto" w:fill="E7E6E6"/>
            <w:vAlign w:val="center"/>
          </w:tcPr>
          <w:p w14:paraId="00D15C4E">
            <w:pPr>
              <w:snapToGrid w:val="0"/>
              <w:spacing w:before="70" w:after="70" w:line="240" w:lineRule="auto"/>
              <w:ind w:firstLine="0"/>
              <w:jc w:val="center"/>
              <w:rPr>
                <w:b/>
                <w:sz w:val="21"/>
              </w:rPr>
            </w:pPr>
            <w:r>
              <w:rPr>
                <w:b/>
                <w:sz w:val="21"/>
                <w:szCs w:val="21"/>
              </w:rPr>
              <w:t>抑制措施</w:t>
            </w:r>
          </w:p>
        </w:tc>
      </w:tr>
      <w:tr w14:paraId="52453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6B6BCBB5">
            <w:pPr>
              <w:snapToGrid w:val="0"/>
              <w:spacing w:before="70" w:after="70" w:line="240" w:lineRule="auto"/>
              <w:ind w:firstLine="0"/>
              <w:jc w:val="left"/>
              <w:rPr>
                <w:sz w:val="21"/>
              </w:rPr>
            </w:pPr>
            <w:r>
              <w:rPr>
                <w:sz w:val="21"/>
                <w:szCs w:val="21"/>
              </w:rPr>
              <w:t>人员走动与触碰</w:t>
            </w:r>
          </w:p>
        </w:tc>
        <w:tc>
          <w:tcPr>
            <w:tcW w:w="1621" w:type="dxa"/>
            <w:vAlign w:val="center"/>
          </w:tcPr>
          <w:p w14:paraId="2172CCFA">
            <w:pPr>
              <w:snapToGrid w:val="0"/>
              <w:spacing w:before="70" w:after="70" w:line="240" w:lineRule="auto"/>
              <w:ind w:firstLine="0"/>
              <w:jc w:val="left"/>
              <w:rPr>
                <w:sz w:val="21"/>
              </w:rPr>
            </w:pPr>
            <w:r>
              <w:rPr>
                <w:sz w:val="21"/>
                <w:szCs w:val="21"/>
              </w:rPr>
              <w:t>三脚架微动、遮挡</w:t>
            </w:r>
          </w:p>
        </w:tc>
        <w:tc>
          <w:tcPr>
            <w:tcW w:w="1696" w:type="dxa"/>
            <w:vAlign w:val="center"/>
          </w:tcPr>
          <w:p w14:paraId="4C2E4DCA">
            <w:pPr>
              <w:snapToGrid w:val="0"/>
              <w:spacing w:before="70" w:after="70" w:line="240" w:lineRule="auto"/>
              <w:ind w:firstLine="0"/>
              <w:jc w:val="left"/>
              <w:rPr>
                <w:sz w:val="21"/>
              </w:rPr>
            </w:pPr>
            <w:r>
              <w:rPr>
                <w:sz w:val="21"/>
                <w:szCs w:val="21"/>
              </w:rPr>
              <w:t>位姿跳变、数据缺失</w:t>
            </w:r>
          </w:p>
        </w:tc>
        <w:tc>
          <w:tcPr>
            <w:tcW w:w="3509" w:type="dxa"/>
            <w:vAlign w:val="center"/>
          </w:tcPr>
          <w:p w14:paraId="276B165A">
            <w:pPr>
              <w:snapToGrid w:val="0"/>
              <w:spacing w:before="70" w:after="70" w:line="240" w:lineRule="auto"/>
              <w:ind w:firstLine="0"/>
              <w:jc w:val="left"/>
              <w:rPr>
                <w:sz w:val="21"/>
              </w:rPr>
            </w:pPr>
            <w:r>
              <w:rPr>
                <w:sz w:val="21"/>
                <w:szCs w:val="21"/>
              </w:rPr>
              <w:t>划定作业区、设置警戒、架站后加配重</w:t>
            </w:r>
          </w:p>
        </w:tc>
      </w:tr>
      <w:tr w14:paraId="058CF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44734F5C">
            <w:pPr>
              <w:snapToGrid w:val="0"/>
              <w:spacing w:before="70" w:after="70" w:line="240" w:lineRule="auto"/>
              <w:ind w:firstLine="0"/>
              <w:jc w:val="left"/>
              <w:rPr>
                <w:sz w:val="21"/>
              </w:rPr>
            </w:pPr>
            <w:r>
              <w:rPr>
                <w:sz w:val="21"/>
                <w:szCs w:val="21"/>
              </w:rPr>
              <w:t>通风与气流</w:t>
            </w:r>
          </w:p>
        </w:tc>
        <w:tc>
          <w:tcPr>
            <w:tcW w:w="1621" w:type="dxa"/>
            <w:vAlign w:val="center"/>
          </w:tcPr>
          <w:p w14:paraId="16B867A6">
            <w:pPr>
              <w:snapToGrid w:val="0"/>
              <w:spacing w:before="70" w:after="70" w:line="240" w:lineRule="auto"/>
              <w:ind w:firstLine="0"/>
              <w:jc w:val="left"/>
              <w:rPr>
                <w:sz w:val="21"/>
              </w:rPr>
            </w:pPr>
            <w:r>
              <w:rPr>
                <w:sz w:val="21"/>
                <w:szCs w:val="21"/>
              </w:rPr>
              <w:t>影像抖动、点云噪声</w:t>
            </w:r>
          </w:p>
        </w:tc>
        <w:tc>
          <w:tcPr>
            <w:tcW w:w="1696" w:type="dxa"/>
            <w:vAlign w:val="center"/>
          </w:tcPr>
          <w:p w14:paraId="3B6CFC02">
            <w:pPr>
              <w:snapToGrid w:val="0"/>
              <w:spacing w:before="70" w:after="70" w:line="240" w:lineRule="auto"/>
              <w:ind w:firstLine="0"/>
              <w:jc w:val="left"/>
              <w:rPr>
                <w:sz w:val="21"/>
              </w:rPr>
            </w:pPr>
            <w:r>
              <w:rPr>
                <w:sz w:val="21"/>
                <w:szCs w:val="21"/>
              </w:rPr>
              <w:t>边缘精度下降</w:t>
            </w:r>
          </w:p>
        </w:tc>
        <w:tc>
          <w:tcPr>
            <w:tcW w:w="3509" w:type="dxa"/>
            <w:vAlign w:val="center"/>
          </w:tcPr>
          <w:p w14:paraId="5F0CB51D">
            <w:pPr>
              <w:snapToGrid w:val="0"/>
              <w:spacing w:before="70" w:after="70" w:line="240" w:lineRule="auto"/>
              <w:ind w:firstLine="0"/>
              <w:jc w:val="left"/>
              <w:rPr>
                <w:sz w:val="21"/>
              </w:rPr>
            </w:pPr>
            <w:r>
              <w:rPr>
                <w:sz w:val="21"/>
                <w:szCs w:val="21"/>
              </w:rPr>
              <w:t>避开送风口、加装挡风板、缩短曝光</w:t>
            </w:r>
          </w:p>
        </w:tc>
      </w:tr>
      <w:tr w14:paraId="6F3CC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0B2ADE02">
            <w:pPr>
              <w:snapToGrid w:val="0"/>
              <w:spacing w:before="70" w:after="70" w:line="240" w:lineRule="auto"/>
              <w:ind w:firstLine="0"/>
              <w:jc w:val="left"/>
              <w:rPr>
                <w:sz w:val="21"/>
              </w:rPr>
            </w:pPr>
            <w:r>
              <w:rPr>
                <w:sz w:val="21"/>
                <w:szCs w:val="21"/>
              </w:rPr>
              <w:t>振动（泵组、闸门启闭）</w:t>
            </w:r>
          </w:p>
        </w:tc>
        <w:tc>
          <w:tcPr>
            <w:tcW w:w="1621" w:type="dxa"/>
            <w:vAlign w:val="center"/>
          </w:tcPr>
          <w:p w14:paraId="0693A754">
            <w:pPr>
              <w:snapToGrid w:val="0"/>
              <w:spacing w:before="70" w:after="70" w:line="240" w:lineRule="auto"/>
              <w:ind w:firstLine="0"/>
              <w:jc w:val="left"/>
              <w:rPr>
                <w:sz w:val="21"/>
              </w:rPr>
            </w:pPr>
            <w:r>
              <w:rPr>
                <w:sz w:val="21"/>
                <w:szCs w:val="21"/>
              </w:rPr>
              <w:t>影像模糊</w:t>
            </w:r>
          </w:p>
        </w:tc>
        <w:tc>
          <w:tcPr>
            <w:tcW w:w="1696" w:type="dxa"/>
            <w:vAlign w:val="center"/>
          </w:tcPr>
          <w:p w14:paraId="6987089F">
            <w:pPr>
              <w:snapToGrid w:val="0"/>
              <w:spacing w:before="70" w:after="70" w:line="240" w:lineRule="auto"/>
              <w:ind w:firstLine="0"/>
              <w:jc w:val="left"/>
              <w:rPr>
                <w:sz w:val="21"/>
              </w:rPr>
            </w:pPr>
            <w:r>
              <w:rPr>
                <w:sz w:val="21"/>
                <w:szCs w:val="21"/>
              </w:rPr>
              <w:t>匹配失败</w:t>
            </w:r>
          </w:p>
        </w:tc>
        <w:tc>
          <w:tcPr>
            <w:tcW w:w="3509" w:type="dxa"/>
            <w:vAlign w:val="center"/>
          </w:tcPr>
          <w:p w14:paraId="7C62A40F">
            <w:pPr>
              <w:snapToGrid w:val="0"/>
              <w:spacing w:before="70" w:after="70" w:line="240" w:lineRule="auto"/>
              <w:ind w:firstLine="0"/>
              <w:jc w:val="left"/>
              <w:rPr>
                <w:sz w:val="21"/>
              </w:rPr>
            </w:pPr>
            <w:r>
              <w:rPr>
                <w:sz w:val="21"/>
                <w:szCs w:val="21"/>
              </w:rPr>
              <w:t>与运行方确认停机时段、采用短曝光与多帧优选</w:t>
            </w:r>
          </w:p>
        </w:tc>
      </w:tr>
      <w:tr w14:paraId="3094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0AAA89C4">
            <w:pPr>
              <w:snapToGrid w:val="0"/>
              <w:spacing w:before="70" w:after="70" w:line="240" w:lineRule="auto"/>
              <w:ind w:firstLine="0"/>
              <w:jc w:val="left"/>
              <w:rPr>
                <w:sz w:val="21"/>
              </w:rPr>
            </w:pPr>
            <w:r>
              <w:rPr>
                <w:sz w:val="21"/>
                <w:szCs w:val="21"/>
              </w:rPr>
              <w:t>强光与逆光</w:t>
            </w:r>
          </w:p>
        </w:tc>
        <w:tc>
          <w:tcPr>
            <w:tcW w:w="1621" w:type="dxa"/>
            <w:vAlign w:val="center"/>
          </w:tcPr>
          <w:p w14:paraId="4B73CEB0">
            <w:pPr>
              <w:snapToGrid w:val="0"/>
              <w:spacing w:before="70" w:after="70" w:line="240" w:lineRule="auto"/>
              <w:ind w:firstLine="0"/>
              <w:jc w:val="left"/>
              <w:rPr>
                <w:sz w:val="21"/>
              </w:rPr>
            </w:pPr>
            <w:r>
              <w:rPr>
                <w:sz w:val="21"/>
                <w:szCs w:val="21"/>
              </w:rPr>
              <w:t>过曝、阴影</w:t>
            </w:r>
          </w:p>
        </w:tc>
        <w:tc>
          <w:tcPr>
            <w:tcW w:w="1696" w:type="dxa"/>
            <w:vAlign w:val="center"/>
          </w:tcPr>
          <w:p w14:paraId="34CD0F67">
            <w:pPr>
              <w:snapToGrid w:val="0"/>
              <w:spacing w:before="70" w:after="70" w:line="240" w:lineRule="auto"/>
              <w:ind w:firstLine="0"/>
              <w:jc w:val="left"/>
              <w:rPr>
                <w:sz w:val="21"/>
              </w:rPr>
            </w:pPr>
            <w:r>
              <w:rPr>
                <w:sz w:val="21"/>
                <w:szCs w:val="21"/>
              </w:rPr>
              <w:t>特征丢失</w:t>
            </w:r>
          </w:p>
        </w:tc>
        <w:tc>
          <w:tcPr>
            <w:tcW w:w="3509" w:type="dxa"/>
            <w:vAlign w:val="center"/>
          </w:tcPr>
          <w:p w14:paraId="39D4B79D">
            <w:pPr>
              <w:snapToGrid w:val="0"/>
              <w:spacing w:before="70" w:after="70" w:line="240" w:lineRule="auto"/>
              <w:ind w:firstLine="0"/>
              <w:jc w:val="left"/>
              <w:rPr>
                <w:sz w:val="21"/>
              </w:rPr>
            </w:pPr>
            <w:r>
              <w:rPr>
                <w:sz w:val="21"/>
                <w:szCs w:val="21"/>
              </w:rPr>
              <w:t>遮光罩、HDR 多曝光、补光</w:t>
            </w:r>
          </w:p>
        </w:tc>
      </w:tr>
      <w:tr w14:paraId="41D2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57097179">
            <w:pPr>
              <w:snapToGrid w:val="0"/>
              <w:spacing w:before="70" w:after="70" w:line="240" w:lineRule="auto"/>
              <w:ind w:firstLine="0"/>
              <w:jc w:val="left"/>
              <w:rPr>
                <w:sz w:val="21"/>
              </w:rPr>
            </w:pPr>
            <w:r>
              <w:rPr>
                <w:sz w:val="21"/>
                <w:szCs w:val="21"/>
              </w:rPr>
              <w:t>水面反光与湿滑</w:t>
            </w:r>
          </w:p>
        </w:tc>
        <w:tc>
          <w:tcPr>
            <w:tcW w:w="1621" w:type="dxa"/>
            <w:vAlign w:val="center"/>
          </w:tcPr>
          <w:p w14:paraId="20530C52">
            <w:pPr>
              <w:snapToGrid w:val="0"/>
              <w:spacing w:before="70" w:after="70" w:line="240" w:lineRule="auto"/>
              <w:ind w:firstLine="0"/>
              <w:jc w:val="left"/>
              <w:rPr>
                <w:sz w:val="21"/>
              </w:rPr>
            </w:pPr>
            <w:r>
              <w:rPr>
                <w:sz w:val="21"/>
                <w:szCs w:val="21"/>
              </w:rPr>
              <w:t>镜面反射、无回波</w:t>
            </w:r>
          </w:p>
        </w:tc>
        <w:tc>
          <w:tcPr>
            <w:tcW w:w="1696" w:type="dxa"/>
            <w:vAlign w:val="center"/>
          </w:tcPr>
          <w:p w14:paraId="2D0C65B4">
            <w:pPr>
              <w:snapToGrid w:val="0"/>
              <w:spacing w:before="70" w:after="70" w:line="240" w:lineRule="auto"/>
              <w:ind w:firstLine="0"/>
              <w:jc w:val="left"/>
              <w:rPr>
                <w:sz w:val="21"/>
              </w:rPr>
            </w:pPr>
            <w:r>
              <w:rPr>
                <w:sz w:val="21"/>
                <w:szCs w:val="21"/>
              </w:rPr>
              <w:t>点云空洞</w:t>
            </w:r>
          </w:p>
        </w:tc>
        <w:tc>
          <w:tcPr>
            <w:tcW w:w="3509" w:type="dxa"/>
            <w:vAlign w:val="center"/>
          </w:tcPr>
          <w:p w14:paraId="4FA681E8">
            <w:pPr>
              <w:snapToGrid w:val="0"/>
              <w:spacing w:before="70" w:after="70" w:line="240" w:lineRule="auto"/>
              <w:ind w:firstLine="0"/>
              <w:jc w:val="left"/>
              <w:rPr>
                <w:sz w:val="21"/>
              </w:rPr>
            </w:pPr>
            <w:r>
              <w:rPr>
                <w:sz w:val="21"/>
                <w:szCs w:val="21"/>
              </w:rPr>
              <w:t>偏振滤光、改变入射角、喷涂显影剂</w:t>
            </w:r>
          </w:p>
        </w:tc>
      </w:tr>
      <w:tr w14:paraId="0DA99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43B01B96">
            <w:pPr>
              <w:snapToGrid w:val="0"/>
              <w:spacing w:before="70" w:after="70" w:line="240" w:lineRule="auto"/>
              <w:ind w:firstLine="0"/>
              <w:jc w:val="left"/>
              <w:rPr>
                <w:sz w:val="21"/>
              </w:rPr>
            </w:pPr>
            <w:r>
              <w:rPr>
                <w:sz w:val="21"/>
                <w:szCs w:val="21"/>
              </w:rPr>
              <w:t>电磁干扰</w:t>
            </w:r>
          </w:p>
        </w:tc>
        <w:tc>
          <w:tcPr>
            <w:tcW w:w="1621" w:type="dxa"/>
            <w:vAlign w:val="center"/>
          </w:tcPr>
          <w:p w14:paraId="561F3277">
            <w:pPr>
              <w:snapToGrid w:val="0"/>
              <w:spacing w:before="70" w:after="70" w:line="240" w:lineRule="auto"/>
              <w:ind w:firstLine="0"/>
              <w:jc w:val="left"/>
              <w:rPr>
                <w:sz w:val="21"/>
              </w:rPr>
            </w:pPr>
            <w:r>
              <w:rPr>
                <w:sz w:val="21"/>
                <w:szCs w:val="21"/>
              </w:rPr>
              <w:t>通信丢包、数据异常</w:t>
            </w:r>
          </w:p>
        </w:tc>
        <w:tc>
          <w:tcPr>
            <w:tcW w:w="1696" w:type="dxa"/>
            <w:vAlign w:val="center"/>
          </w:tcPr>
          <w:p w14:paraId="05DFEB6E">
            <w:pPr>
              <w:snapToGrid w:val="0"/>
              <w:spacing w:before="70" w:after="70" w:line="240" w:lineRule="auto"/>
              <w:ind w:firstLine="0"/>
              <w:jc w:val="left"/>
              <w:rPr>
                <w:sz w:val="21"/>
              </w:rPr>
            </w:pPr>
            <w:r>
              <w:rPr>
                <w:sz w:val="21"/>
                <w:szCs w:val="21"/>
              </w:rPr>
              <w:t>采集中断</w:t>
            </w:r>
          </w:p>
        </w:tc>
        <w:tc>
          <w:tcPr>
            <w:tcW w:w="3509" w:type="dxa"/>
            <w:vAlign w:val="center"/>
          </w:tcPr>
          <w:p w14:paraId="7A579986">
            <w:pPr>
              <w:snapToGrid w:val="0"/>
              <w:spacing w:before="70" w:after="70" w:line="240" w:lineRule="auto"/>
              <w:ind w:firstLine="0"/>
              <w:jc w:val="left"/>
              <w:rPr>
                <w:sz w:val="21"/>
              </w:rPr>
            </w:pPr>
            <w:r>
              <w:rPr>
                <w:sz w:val="21"/>
                <w:szCs w:val="21"/>
              </w:rPr>
              <w:t>屏蔽线缆、远离动力电缆、双通道传输</w:t>
            </w:r>
          </w:p>
        </w:tc>
      </w:tr>
      <w:tr w14:paraId="378BB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3F014AC8">
            <w:pPr>
              <w:snapToGrid w:val="0"/>
              <w:spacing w:before="70" w:after="70" w:line="240" w:lineRule="auto"/>
              <w:ind w:firstLine="0"/>
              <w:jc w:val="left"/>
              <w:rPr>
                <w:sz w:val="21"/>
              </w:rPr>
            </w:pPr>
            <w:r>
              <w:rPr>
                <w:sz w:val="21"/>
                <w:szCs w:val="21"/>
              </w:rPr>
              <w:t>粉尘与水雾</w:t>
            </w:r>
          </w:p>
        </w:tc>
        <w:tc>
          <w:tcPr>
            <w:tcW w:w="1621" w:type="dxa"/>
            <w:vAlign w:val="center"/>
          </w:tcPr>
          <w:p w14:paraId="2F9EA18A">
            <w:pPr>
              <w:snapToGrid w:val="0"/>
              <w:spacing w:before="70" w:after="70" w:line="240" w:lineRule="auto"/>
              <w:ind w:firstLine="0"/>
              <w:jc w:val="left"/>
              <w:rPr>
                <w:sz w:val="21"/>
              </w:rPr>
            </w:pPr>
            <w:r>
              <w:rPr>
                <w:sz w:val="21"/>
                <w:szCs w:val="21"/>
              </w:rPr>
              <w:t>镜头污染</w:t>
            </w:r>
          </w:p>
        </w:tc>
        <w:tc>
          <w:tcPr>
            <w:tcW w:w="1696" w:type="dxa"/>
            <w:vAlign w:val="center"/>
          </w:tcPr>
          <w:p w14:paraId="73A7FE86">
            <w:pPr>
              <w:snapToGrid w:val="0"/>
              <w:spacing w:before="70" w:after="70" w:line="240" w:lineRule="auto"/>
              <w:ind w:firstLine="0"/>
              <w:jc w:val="left"/>
              <w:rPr>
                <w:sz w:val="21"/>
              </w:rPr>
            </w:pPr>
            <w:r>
              <w:rPr>
                <w:sz w:val="21"/>
                <w:szCs w:val="21"/>
              </w:rPr>
              <w:t>影像质量下降</w:t>
            </w:r>
          </w:p>
        </w:tc>
        <w:tc>
          <w:tcPr>
            <w:tcW w:w="3509" w:type="dxa"/>
            <w:vAlign w:val="center"/>
          </w:tcPr>
          <w:p w14:paraId="0EDC6141">
            <w:pPr>
              <w:snapToGrid w:val="0"/>
              <w:spacing w:before="70" w:after="70" w:line="240" w:lineRule="auto"/>
              <w:ind w:firstLine="0"/>
              <w:jc w:val="left"/>
              <w:rPr>
                <w:sz w:val="21"/>
              </w:rPr>
            </w:pPr>
            <w:r>
              <w:rPr>
                <w:sz w:val="21"/>
                <w:szCs w:val="21"/>
              </w:rPr>
              <w:t>防护罩、定期清洁、除雾加热</w:t>
            </w:r>
          </w:p>
        </w:tc>
      </w:tr>
      <w:tr w14:paraId="567D5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4" w:type="dxa"/>
            <w:vAlign w:val="center"/>
          </w:tcPr>
          <w:p w14:paraId="05EFEB08">
            <w:pPr>
              <w:snapToGrid w:val="0"/>
              <w:spacing w:before="70" w:after="70" w:line="240" w:lineRule="auto"/>
              <w:ind w:firstLine="0"/>
              <w:jc w:val="left"/>
              <w:rPr>
                <w:sz w:val="21"/>
              </w:rPr>
            </w:pPr>
            <w:r>
              <w:rPr>
                <w:sz w:val="21"/>
                <w:szCs w:val="21"/>
              </w:rPr>
              <w:t>上游来水与调度</w:t>
            </w:r>
          </w:p>
        </w:tc>
        <w:tc>
          <w:tcPr>
            <w:tcW w:w="1621" w:type="dxa"/>
            <w:vAlign w:val="center"/>
          </w:tcPr>
          <w:p w14:paraId="6018333F">
            <w:pPr>
              <w:snapToGrid w:val="0"/>
              <w:spacing w:before="70" w:after="70" w:line="240" w:lineRule="auto"/>
              <w:ind w:firstLine="0"/>
              <w:jc w:val="left"/>
              <w:rPr>
                <w:sz w:val="21"/>
              </w:rPr>
            </w:pPr>
            <w:r>
              <w:rPr>
                <w:sz w:val="21"/>
                <w:szCs w:val="21"/>
              </w:rPr>
              <w:t>作业中断</w:t>
            </w:r>
          </w:p>
        </w:tc>
        <w:tc>
          <w:tcPr>
            <w:tcW w:w="1696" w:type="dxa"/>
            <w:vAlign w:val="center"/>
          </w:tcPr>
          <w:p w14:paraId="1B72F193">
            <w:pPr>
              <w:snapToGrid w:val="0"/>
              <w:spacing w:before="70" w:after="70" w:line="240" w:lineRule="auto"/>
              <w:ind w:firstLine="0"/>
              <w:jc w:val="left"/>
              <w:rPr>
                <w:sz w:val="21"/>
              </w:rPr>
            </w:pPr>
            <w:r>
              <w:rPr>
                <w:sz w:val="21"/>
                <w:szCs w:val="21"/>
              </w:rPr>
              <w:t>工期损失</w:t>
            </w:r>
          </w:p>
        </w:tc>
        <w:tc>
          <w:tcPr>
            <w:tcW w:w="3509" w:type="dxa"/>
            <w:vAlign w:val="center"/>
          </w:tcPr>
          <w:p w14:paraId="23AA4748">
            <w:pPr>
              <w:snapToGrid w:val="0"/>
              <w:spacing w:before="70" w:after="70" w:line="240" w:lineRule="auto"/>
              <w:ind w:firstLine="0"/>
              <w:jc w:val="left"/>
              <w:rPr>
                <w:sz w:val="21"/>
              </w:rPr>
            </w:pPr>
            <w:r>
              <w:rPr>
                <w:sz w:val="21"/>
                <w:szCs w:val="21"/>
              </w:rPr>
              <w:t>与调度联动、设置水位预警</w:t>
            </w:r>
          </w:p>
        </w:tc>
      </w:tr>
    </w:tbl>
    <w:p w14:paraId="2143CA69"/>
    <w:p w14:paraId="40B8E95F">
      <w:pPr>
        <w:pStyle w:val="6"/>
      </w:pPr>
      <w:r>
        <w:rPr>
          <w:szCs w:val="32"/>
        </w:rPr>
        <w:t>2.5.1.32 数据质量评价指标体系</w:t>
      </w:r>
    </w:p>
    <w:p w14:paraId="10DDC971">
      <w:r>
        <w:rPr>
          <w:rFonts w:hint="eastAsia"/>
        </w:rPr>
        <w:t>为将数据质量评价由主观经验判定转化为可量化的客观评估，本方案构建包含五项指标的数据质量评分体系，各测站数据采集完成后，由质检人员依据指标标准开展评分，未达到合格阈值的数据不得进入后续处理环节。</w:t>
      </w:r>
    </w:p>
    <w:p w14:paraId="2785A50E">
      <w:pPr>
        <w:ind w:firstLine="0"/>
        <w:jc w:val="center"/>
      </w:pPr>
      <w:r>
        <w:drawing>
          <wp:inline distT="0" distB="0" distL="0" distR="0">
            <wp:extent cx="5401945" cy="1848485"/>
            <wp:effectExtent l="0" t="0" r="8255" b="10795"/>
            <wp:docPr id="7648715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1546" name="图片 21"/>
                    <pic:cNvPicPr>
                      <a:picLocks noChangeAspect="1"/>
                    </pic:cNvPicPr>
                  </pic:nvPicPr>
                  <pic:blipFill>
                    <a:blip r:embed="rId61"/>
                    <a:stretch>
                      <a:fillRect/>
                    </a:stretch>
                  </pic:blipFill>
                  <pic:spPr>
                    <a:xfrm>
                      <a:off x="0" y="0"/>
                      <a:ext cx="5406109" cy="1850152"/>
                    </a:xfrm>
                    <a:prstGeom prst="rect">
                      <a:avLst/>
                    </a:prstGeom>
                  </pic:spPr>
                </pic:pic>
              </a:graphicData>
            </a:graphic>
          </wp:inline>
        </w:drawing>
      </w:r>
    </w:p>
    <w:p w14:paraId="4D19DBFB">
      <w:pPr>
        <w:spacing w:after="200" w:line="280" w:lineRule="auto"/>
        <w:ind w:firstLine="0"/>
        <w:jc w:val="center"/>
      </w:pPr>
      <w:r>
        <w:rPr>
          <w:sz w:val="21"/>
          <w:szCs w:val="21"/>
        </w:rPr>
        <w:t>图 2-</w:t>
      </w:r>
      <w:r>
        <w:rPr>
          <w:rFonts w:hint="eastAsia"/>
          <w:sz w:val="21"/>
          <w:szCs w:val="21"/>
        </w:rPr>
        <w:t>7</w:t>
      </w:r>
      <w:r>
        <w:rPr>
          <w:sz w:val="21"/>
          <w:szCs w:val="21"/>
        </w:rPr>
        <w:t xml:space="preserve">  数据质量评分卡权重</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8"/>
        <w:gridCol w:w="4190"/>
        <w:gridCol w:w="2438"/>
        <w:gridCol w:w="825"/>
      </w:tblGrid>
      <w:tr w14:paraId="4DBAD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shd w:val="clear" w:color="auto" w:fill="E7E6E6"/>
            <w:vAlign w:val="center"/>
          </w:tcPr>
          <w:p w14:paraId="74191A7A">
            <w:pPr>
              <w:snapToGrid w:val="0"/>
              <w:spacing w:before="70" w:after="70" w:line="240" w:lineRule="auto"/>
              <w:ind w:firstLine="0"/>
              <w:jc w:val="center"/>
              <w:rPr>
                <w:b/>
                <w:sz w:val="21"/>
              </w:rPr>
            </w:pPr>
            <w:r>
              <w:rPr>
                <w:b/>
                <w:sz w:val="21"/>
                <w:szCs w:val="21"/>
              </w:rPr>
              <w:t>指标</w:t>
            </w:r>
          </w:p>
        </w:tc>
        <w:tc>
          <w:tcPr>
            <w:tcW w:w="4190" w:type="dxa"/>
            <w:shd w:val="clear" w:color="auto" w:fill="E7E6E6"/>
            <w:vAlign w:val="center"/>
          </w:tcPr>
          <w:p w14:paraId="0219A28D">
            <w:pPr>
              <w:snapToGrid w:val="0"/>
              <w:spacing w:before="70" w:after="70" w:line="240" w:lineRule="auto"/>
              <w:ind w:firstLine="0"/>
              <w:jc w:val="center"/>
              <w:rPr>
                <w:b/>
                <w:sz w:val="21"/>
              </w:rPr>
            </w:pPr>
            <w:r>
              <w:rPr>
                <w:b/>
                <w:sz w:val="21"/>
                <w:szCs w:val="21"/>
              </w:rPr>
              <w:t>计算方式</w:t>
            </w:r>
          </w:p>
        </w:tc>
        <w:tc>
          <w:tcPr>
            <w:tcW w:w="2438" w:type="dxa"/>
            <w:shd w:val="clear" w:color="auto" w:fill="E7E6E6"/>
            <w:vAlign w:val="center"/>
          </w:tcPr>
          <w:p w14:paraId="2C7DA1D0">
            <w:pPr>
              <w:snapToGrid w:val="0"/>
              <w:spacing w:before="70" w:after="70" w:line="240" w:lineRule="auto"/>
              <w:ind w:firstLine="0"/>
              <w:jc w:val="center"/>
              <w:rPr>
                <w:b/>
                <w:sz w:val="21"/>
              </w:rPr>
            </w:pPr>
            <w:r>
              <w:rPr>
                <w:b/>
                <w:sz w:val="21"/>
                <w:szCs w:val="21"/>
              </w:rPr>
              <w:t>合格阈值</w:t>
            </w:r>
          </w:p>
        </w:tc>
        <w:tc>
          <w:tcPr>
            <w:tcW w:w="825" w:type="dxa"/>
            <w:shd w:val="clear" w:color="auto" w:fill="E7E6E6"/>
            <w:vAlign w:val="center"/>
          </w:tcPr>
          <w:p w14:paraId="6AB570F1">
            <w:pPr>
              <w:snapToGrid w:val="0"/>
              <w:spacing w:before="70" w:after="70" w:line="240" w:lineRule="auto"/>
              <w:ind w:firstLine="0"/>
              <w:jc w:val="center"/>
              <w:rPr>
                <w:b/>
                <w:sz w:val="21"/>
              </w:rPr>
            </w:pPr>
            <w:r>
              <w:rPr>
                <w:b/>
                <w:sz w:val="21"/>
                <w:szCs w:val="21"/>
              </w:rPr>
              <w:t>权重</w:t>
            </w:r>
          </w:p>
        </w:tc>
      </w:tr>
      <w:tr w14:paraId="31C2C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8" w:type="dxa"/>
            <w:vAlign w:val="center"/>
          </w:tcPr>
          <w:p w14:paraId="12D31285">
            <w:pPr>
              <w:snapToGrid w:val="0"/>
              <w:spacing w:before="70" w:after="70" w:line="240" w:lineRule="auto"/>
              <w:ind w:firstLine="0"/>
              <w:jc w:val="center"/>
              <w:rPr>
                <w:sz w:val="21"/>
              </w:rPr>
            </w:pPr>
            <w:r>
              <w:rPr>
                <w:sz w:val="21"/>
                <w:szCs w:val="21"/>
              </w:rPr>
              <w:t>覆盖率</w:t>
            </w:r>
          </w:p>
        </w:tc>
        <w:tc>
          <w:tcPr>
            <w:tcW w:w="4190" w:type="dxa"/>
            <w:vAlign w:val="center"/>
          </w:tcPr>
          <w:p w14:paraId="467A3CCD">
            <w:pPr>
              <w:snapToGrid w:val="0"/>
              <w:spacing w:before="70" w:after="70" w:line="240" w:lineRule="auto"/>
              <w:ind w:firstLine="0"/>
              <w:jc w:val="left"/>
              <w:rPr>
                <w:sz w:val="21"/>
              </w:rPr>
            </w:pPr>
            <w:r>
              <w:rPr>
                <w:sz w:val="21"/>
                <w:szCs w:val="21"/>
              </w:rPr>
              <w:t>有效栅格数 / 应测栅格数</w:t>
            </w:r>
          </w:p>
        </w:tc>
        <w:tc>
          <w:tcPr>
            <w:tcW w:w="2438" w:type="dxa"/>
            <w:vAlign w:val="center"/>
          </w:tcPr>
          <w:p w14:paraId="5A7B5F0F">
            <w:pPr>
              <w:snapToGrid w:val="0"/>
              <w:spacing w:before="70" w:after="70" w:line="240" w:lineRule="auto"/>
              <w:ind w:firstLine="0"/>
              <w:jc w:val="left"/>
              <w:rPr>
                <w:sz w:val="21"/>
              </w:rPr>
            </w:pPr>
            <w:r>
              <w:rPr>
                <w:sz w:val="21"/>
                <w:szCs w:val="21"/>
              </w:rPr>
              <w:t>≥98%</w:t>
            </w:r>
          </w:p>
        </w:tc>
        <w:tc>
          <w:tcPr>
            <w:tcW w:w="825" w:type="dxa"/>
            <w:vAlign w:val="center"/>
          </w:tcPr>
          <w:p w14:paraId="49FAB371">
            <w:pPr>
              <w:snapToGrid w:val="0"/>
              <w:spacing w:before="70" w:after="70" w:line="240" w:lineRule="auto"/>
              <w:ind w:firstLine="0"/>
              <w:jc w:val="center"/>
              <w:rPr>
                <w:sz w:val="21"/>
              </w:rPr>
            </w:pPr>
            <w:r>
              <w:rPr>
                <w:sz w:val="21"/>
                <w:szCs w:val="21"/>
              </w:rPr>
              <w:t>30%</w:t>
            </w:r>
          </w:p>
        </w:tc>
      </w:tr>
      <w:tr w14:paraId="3EC65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8" w:type="dxa"/>
            <w:vAlign w:val="center"/>
          </w:tcPr>
          <w:p w14:paraId="192FB531">
            <w:pPr>
              <w:snapToGrid w:val="0"/>
              <w:spacing w:before="70" w:after="70" w:line="240" w:lineRule="auto"/>
              <w:ind w:firstLine="0"/>
              <w:jc w:val="center"/>
              <w:rPr>
                <w:sz w:val="21"/>
              </w:rPr>
            </w:pPr>
            <w:r>
              <w:rPr>
                <w:sz w:val="21"/>
                <w:szCs w:val="21"/>
              </w:rPr>
              <w:t>重叠度</w:t>
            </w:r>
          </w:p>
        </w:tc>
        <w:tc>
          <w:tcPr>
            <w:tcW w:w="4190" w:type="dxa"/>
            <w:vAlign w:val="center"/>
          </w:tcPr>
          <w:p w14:paraId="5646E7B3">
            <w:pPr>
              <w:snapToGrid w:val="0"/>
              <w:spacing w:before="70" w:after="70" w:line="240" w:lineRule="auto"/>
              <w:ind w:firstLine="0"/>
              <w:jc w:val="left"/>
              <w:rPr>
                <w:sz w:val="21"/>
              </w:rPr>
            </w:pPr>
            <w:r>
              <w:rPr>
                <w:sz w:val="21"/>
                <w:szCs w:val="21"/>
              </w:rPr>
              <w:t>相邻视/站重叠面积占比</w:t>
            </w:r>
          </w:p>
        </w:tc>
        <w:tc>
          <w:tcPr>
            <w:tcW w:w="2438" w:type="dxa"/>
            <w:vAlign w:val="center"/>
          </w:tcPr>
          <w:p w14:paraId="7933A221">
            <w:pPr>
              <w:snapToGrid w:val="0"/>
              <w:spacing w:before="70" w:after="70" w:line="240" w:lineRule="auto"/>
              <w:ind w:firstLine="0"/>
              <w:jc w:val="left"/>
              <w:rPr>
                <w:sz w:val="21"/>
              </w:rPr>
            </w:pPr>
            <w:r>
              <w:rPr>
                <w:sz w:val="21"/>
                <w:szCs w:val="21"/>
              </w:rPr>
              <w:t>≥30%</w:t>
            </w:r>
          </w:p>
        </w:tc>
        <w:tc>
          <w:tcPr>
            <w:tcW w:w="825" w:type="dxa"/>
            <w:vAlign w:val="center"/>
          </w:tcPr>
          <w:p w14:paraId="4CDFBF9A">
            <w:pPr>
              <w:snapToGrid w:val="0"/>
              <w:spacing w:before="70" w:after="70" w:line="240" w:lineRule="auto"/>
              <w:ind w:firstLine="0"/>
              <w:jc w:val="center"/>
              <w:rPr>
                <w:sz w:val="21"/>
              </w:rPr>
            </w:pPr>
            <w:r>
              <w:rPr>
                <w:sz w:val="21"/>
                <w:szCs w:val="21"/>
              </w:rPr>
              <w:t>20%</w:t>
            </w:r>
          </w:p>
        </w:tc>
      </w:tr>
      <w:tr w14:paraId="27D2F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8" w:type="dxa"/>
            <w:vAlign w:val="center"/>
          </w:tcPr>
          <w:p w14:paraId="5AA86E96">
            <w:pPr>
              <w:snapToGrid w:val="0"/>
              <w:spacing w:before="70" w:after="70" w:line="240" w:lineRule="auto"/>
              <w:ind w:firstLine="0"/>
              <w:jc w:val="center"/>
              <w:rPr>
                <w:sz w:val="21"/>
              </w:rPr>
            </w:pPr>
            <w:r>
              <w:rPr>
                <w:sz w:val="21"/>
                <w:szCs w:val="21"/>
              </w:rPr>
              <w:t>点位精度</w:t>
            </w:r>
          </w:p>
        </w:tc>
        <w:tc>
          <w:tcPr>
            <w:tcW w:w="4190" w:type="dxa"/>
            <w:vAlign w:val="center"/>
          </w:tcPr>
          <w:p w14:paraId="0AA74863">
            <w:pPr>
              <w:snapToGrid w:val="0"/>
              <w:spacing w:before="70" w:after="70" w:line="240" w:lineRule="auto"/>
              <w:ind w:firstLine="0"/>
              <w:jc w:val="left"/>
              <w:rPr>
                <w:sz w:val="21"/>
              </w:rPr>
            </w:pPr>
            <w:r>
              <w:rPr>
                <w:sz w:val="21"/>
                <w:szCs w:val="21"/>
              </w:rPr>
              <w:t>检查点中误差</w:t>
            </w:r>
          </w:p>
        </w:tc>
        <w:tc>
          <w:tcPr>
            <w:tcW w:w="2438" w:type="dxa"/>
            <w:vAlign w:val="center"/>
          </w:tcPr>
          <w:p w14:paraId="4E90B3EA">
            <w:pPr>
              <w:snapToGrid w:val="0"/>
              <w:spacing w:before="70" w:after="70" w:line="240" w:lineRule="auto"/>
              <w:ind w:firstLine="0"/>
              <w:jc w:val="left"/>
              <w:rPr>
                <w:sz w:val="21"/>
              </w:rPr>
            </w:pPr>
            <w:r>
              <w:rPr>
                <w:sz w:val="21"/>
                <w:szCs w:val="21"/>
              </w:rPr>
              <w:t>≤1 mm（12 m 内）</w:t>
            </w:r>
          </w:p>
        </w:tc>
        <w:tc>
          <w:tcPr>
            <w:tcW w:w="825" w:type="dxa"/>
            <w:vAlign w:val="center"/>
          </w:tcPr>
          <w:p w14:paraId="2052E975">
            <w:pPr>
              <w:snapToGrid w:val="0"/>
              <w:spacing w:before="70" w:after="70" w:line="240" w:lineRule="auto"/>
              <w:ind w:firstLine="0"/>
              <w:jc w:val="center"/>
              <w:rPr>
                <w:sz w:val="21"/>
              </w:rPr>
            </w:pPr>
            <w:r>
              <w:rPr>
                <w:sz w:val="21"/>
                <w:szCs w:val="21"/>
              </w:rPr>
              <w:t>30%</w:t>
            </w:r>
          </w:p>
        </w:tc>
      </w:tr>
      <w:tr w14:paraId="7115E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8" w:type="dxa"/>
            <w:vAlign w:val="center"/>
          </w:tcPr>
          <w:p w14:paraId="629A517F">
            <w:pPr>
              <w:snapToGrid w:val="0"/>
              <w:spacing w:before="70" w:after="70" w:line="240" w:lineRule="auto"/>
              <w:ind w:firstLine="0"/>
              <w:jc w:val="center"/>
              <w:rPr>
                <w:sz w:val="21"/>
              </w:rPr>
            </w:pPr>
            <w:r>
              <w:rPr>
                <w:sz w:val="21"/>
                <w:szCs w:val="21"/>
              </w:rPr>
              <w:t>完整性</w:t>
            </w:r>
          </w:p>
        </w:tc>
        <w:tc>
          <w:tcPr>
            <w:tcW w:w="4190" w:type="dxa"/>
            <w:vAlign w:val="center"/>
          </w:tcPr>
          <w:p w14:paraId="55356621">
            <w:pPr>
              <w:snapToGrid w:val="0"/>
              <w:spacing w:before="70" w:after="70" w:line="240" w:lineRule="auto"/>
              <w:ind w:firstLine="0"/>
              <w:jc w:val="left"/>
              <w:rPr>
                <w:sz w:val="21"/>
              </w:rPr>
            </w:pPr>
            <w:r>
              <w:rPr>
                <w:sz w:val="21"/>
                <w:szCs w:val="21"/>
              </w:rPr>
              <w:t>有效数据量 / 计划数据量</w:t>
            </w:r>
          </w:p>
        </w:tc>
        <w:tc>
          <w:tcPr>
            <w:tcW w:w="2438" w:type="dxa"/>
            <w:vAlign w:val="center"/>
          </w:tcPr>
          <w:p w14:paraId="7C9BD687">
            <w:pPr>
              <w:snapToGrid w:val="0"/>
              <w:spacing w:before="70" w:after="70" w:line="240" w:lineRule="auto"/>
              <w:ind w:firstLine="0"/>
              <w:jc w:val="left"/>
              <w:rPr>
                <w:sz w:val="21"/>
              </w:rPr>
            </w:pPr>
            <w:r>
              <w:rPr>
                <w:sz w:val="21"/>
                <w:szCs w:val="21"/>
              </w:rPr>
              <w:t>≥98%</w:t>
            </w:r>
          </w:p>
        </w:tc>
        <w:tc>
          <w:tcPr>
            <w:tcW w:w="825" w:type="dxa"/>
            <w:vAlign w:val="center"/>
          </w:tcPr>
          <w:p w14:paraId="0181F162">
            <w:pPr>
              <w:snapToGrid w:val="0"/>
              <w:spacing w:before="70" w:after="70" w:line="240" w:lineRule="auto"/>
              <w:ind w:firstLine="0"/>
              <w:jc w:val="center"/>
              <w:rPr>
                <w:sz w:val="21"/>
              </w:rPr>
            </w:pPr>
            <w:r>
              <w:rPr>
                <w:sz w:val="21"/>
                <w:szCs w:val="21"/>
              </w:rPr>
              <w:t>10%</w:t>
            </w:r>
          </w:p>
        </w:tc>
      </w:tr>
      <w:tr w14:paraId="1D3AE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8" w:type="dxa"/>
            <w:vAlign w:val="center"/>
          </w:tcPr>
          <w:p w14:paraId="700A138F">
            <w:pPr>
              <w:snapToGrid w:val="0"/>
              <w:spacing w:before="70" w:after="70" w:line="240" w:lineRule="auto"/>
              <w:ind w:firstLine="0"/>
              <w:jc w:val="center"/>
              <w:rPr>
                <w:sz w:val="21"/>
              </w:rPr>
            </w:pPr>
            <w:r>
              <w:rPr>
                <w:sz w:val="21"/>
                <w:szCs w:val="21"/>
              </w:rPr>
              <w:t>纹理质量</w:t>
            </w:r>
          </w:p>
        </w:tc>
        <w:tc>
          <w:tcPr>
            <w:tcW w:w="4190" w:type="dxa"/>
            <w:vAlign w:val="center"/>
          </w:tcPr>
          <w:p w14:paraId="4D9D4BDC">
            <w:pPr>
              <w:snapToGrid w:val="0"/>
              <w:spacing w:before="70" w:after="70" w:line="240" w:lineRule="auto"/>
              <w:ind w:firstLine="0"/>
              <w:jc w:val="left"/>
              <w:rPr>
                <w:sz w:val="21"/>
              </w:rPr>
            </w:pPr>
            <w:r>
              <w:rPr>
                <w:sz w:val="21"/>
                <w:szCs w:val="21"/>
              </w:rPr>
              <w:t>清晰影像占比（清晰度阈值以上）</w:t>
            </w:r>
          </w:p>
        </w:tc>
        <w:tc>
          <w:tcPr>
            <w:tcW w:w="2438" w:type="dxa"/>
            <w:vAlign w:val="center"/>
          </w:tcPr>
          <w:p w14:paraId="26741AF4">
            <w:pPr>
              <w:snapToGrid w:val="0"/>
              <w:spacing w:before="70" w:after="70" w:line="240" w:lineRule="auto"/>
              <w:ind w:firstLine="0"/>
              <w:jc w:val="left"/>
              <w:rPr>
                <w:sz w:val="21"/>
              </w:rPr>
            </w:pPr>
            <w:r>
              <w:rPr>
                <w:sz w:val="21"/>
                <w:szCs w:val="21"/>
              </w:rPr>
              <w:t>≥90%</w:t>
            </w:r>
          </w:p>
        </w:tc>
        <w:tc>
          <w:tcPr>
            <w:tcW w:w="825" w:type="dxa"/>
            <w:vAlign w:val="center"/>
          </w:tcPr>
          <w:p w14:paraId="4F3AC8EC">
            <w:pPr>
              <w:snapToGrid w:val="0"/>
              <w:spacing w:before="70" w:after="70" w:line="240" w:lineRule="auto"/>
              <w:ind w:firstLine="0"/>
              <w:jc w:val="center"/>
              <w:rPr>
                <w:sz w:val="21"/>
              </w:rPr>
            </w:pPr>
            <w:r>
              <w:rPr>
                <w:sz w:val="21"/>
                <w:szCs w:val="21"/>
              </w:rPr>
              <w:t>10%</w:t>
            </w:r>
          </w:p>
        </w:tc>
      </w:tr>
    </w:tbl>
    <w:p w14:paraId="78CD82FB">
      <w:pPr>
        <w:spacing w:line="240" w:lineRule="auto"/>
      </w:pPr>
    </w:p>
    <w:p w14:paraId="7F26DD14">
      <w:r>
        <w:t>综合得分 ≥90 分为优，80～90 分为合格（允许局部补扫），低于 80 分判定为不合格，需重新采集。评分卡随原始数据一并归档，作为验收抽检的依据。</w:t>
      </w:r>
    </w:p>
    <w:p w14:paraId="10FC38E3">
      <w:pPr>
        <w:pStyle w:val="6"/>
      </w:pPr>
      <w:r>
        <w:rPr>
          <w:szCs w:val="32"/>
        </w:rPr>
        <w:t>2.5.1.33 室内大尺寸零部件扫描工艺</w:t>
      </w:r>
    </w:p>
    <w:p w14:paraId="371F103E">
      <w:r>
        <w:t>采购文件要求跟踪框架可用于室内大尺寸零部件扫描，最高尺寸精度不低于 0.025 mm。该能力虽非本项目现场主体任务，但属于装备性能的重要佐证，方案给出可执行的工艺细则。</w:t>
      </w:r>
    </w:p>
    <w:p w14:paraId="3DBEE1B5">
      <w:pPr>
        <w:ind w:firstLine="0"/>
        <w:jc w:val="center"/>
      </w:pPr>
      <w:r>
        <w:drawing>
          <wp:inline distT="0" distB="0" distL="0" distR="0">
            <wp:extent cx="3984625" cy="4662170"/>
            <wp:effectExtent l="0" t="0" r="8255" b="1270"/>
            <wp:docPr id="964106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06857" name="图片 22"/>
                    <pic:cNvPicPr>
                      <a:picLocks noChangeAspect="1"/>
                    </pic:cNvPicPr>
                  </pic:nvPicPr>
                  <pic:blipFill>
                    <a:blip r:embed="rId62"/>
                    <a:stretch>
                      <a:fillRect/>
                    </a:stretch>
                  </pic:blipFill>
                  <pic:spPr>
                    <a:xfrm>
                      <a:off x="0" y="0"/>
                      <a:ext cx="3984625" cy="4662170"/>
                    </a:xfrm>
                    <a:prstGeom prst="rect">
                      <a:avLst/>
                    </a:prstGeom>
                  </pic:spPr>
                </pic:pic>
              </a:graphicData>
            </a:graphic>
          </wp:inline>
        </w:drawing>
      </w:r>
    </w:p>
    <w:p w14:paraId="5EE5A5A8">
      <w:pPr>
        <w:spacing w:after="200" w:line="280" w:lineRule="auto"/>
        <w:ind w:firstLine="0"/>
        <w:jc w:val="center"/>
      </w:pPr>
      <w:r>
        <w:rPr>
          <w:sz w:val="21"/>
          <w:szCs w:val="21"/>
        </w:rPr>
        <w:t>图 2-</w:t>
      </w:r>
      <w:r>
        <w:rPr>
          <w:rFonts w:hint="eastAsia"/>
          <w:sz w:val="21"/>
          <w:szCs w:val="21"/>
        </w:rPr>
        <w:t>8</w:t>
      </w:r>
      <w:r>
        <w:rPr>
          <w:sz w:val="21"/>
          <w:szCs w:val="21"/>
        </w:rPr>
        <w:t xml:space="preserve">  室内大尺寸零部件扫描工序</w:t>
      </w:r>
    </w:p>
    <w:tbl>
      <w:tblPr>
        <w:tblStyle w:val="32"/>
        <w:tblW w:w="89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6"/>
        <w:gridCol w:w="3066"/>
        <w:gridCol w:w="2908"/>
        <w:gridCol w:w="1806"/>
      </w:tblGrid>
      <w:tr w14:paraId="33268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6" w:type="dxa"/>
            <w:shd w:val="clear" w:color="auto" w:fill="E7E6E6"/>
            <w:vAlign w:val="center"/>
          </w:tcPr>
          <w:p w14:paraId="2B11141F">
            <w:pPr>
              <w:snapToGrid w:val="0"/>
              <w:spacing w:before="70" w:after="70" w:line="240" w:lineRule="auto"/>
              <w:ind w:firstLine="0"/>
              <w:jc w:val="center"/>
              <w:rPr>
                <w:b/>
                <w:sz w:val="21"/>
              </w:rPr>
            </w:pPr>
            <w:r>
              <w:rPr>
                <w:b/>
                <w:sz w:val="21"/>
                <w:szCs w:val="21"/>
              </w:rPr>
              <w:t>工序</w:t>
            </w:r>
          </w:p>
        </w:tc>
        <w:tc>
          <w:tcPr>
            <w:tcW w:w="3066" w:type="dxa"/>
            <w:shd w:val="clear" w:color="auto" w:fill="E7E6E6"/>
            <w:vAlign w:val="center"/>
          </w:tcPr>
          <w:p w14:paraId="493DA6ED">
            <w:pPr>
              <w:snapToGrid w:val="0"/>
              <w:spacing w:before="70" w:after="70" w:line="240" w:lineRule="auto"/>
              <w:ind w:firstLine="0"/>
              <w:jc w:val="center"/>
              <w:rPr>
                <w:b/>
                <w:sz w:val="21"/>
              </w:rPr>
            </w:pPr>
            <w:r>
              <w:rPr>
                <w:b/>
                <w:sz w:val="21"/>
                <w:szCs w:val="21"/>
              </w:rPr>
              <w:t>关键动作</w:t>
            </w:r>
          </w:p>
        </w:tc>
        <w:tc>
          <w:tcPr>
            <w:tcW w:w="2908" w:type="dxa"/>
            <w:shd w:val="clear" w:color="auto" w:fill="E7E6E6"/>
            <w:vAlign w:val="center"/>
          </w:tcPr>
          <w:p w14:paraId="5D39BEBE">
            <w:pPr>
              <w:snapToGrid w:val="0"/>
              <w:spacing w:before="70" w:after="70" w:line="240" w:lineRule="auto"/>
              <w:ind w:firstLine="0"/>
              <w:jc w:val="center"/>
              <w:rPr>
                <w:b/>
                <w:sz w:val="21"/>
              </w:rPr>
            </w:pPr>
            <w:r>
              <w:rPr>
                <w:b/>
                <w:sz w:val="21"/>
                <w:szCs w:val="21"/>
              </w:rPr>
              <w:t>参数/要求</w:t>
            </w:r>
          </w:p>
        </w:tc>
        <w:tc>
          <w:tcPr>
            <w:tcW w:w="1806" w:type="dxa"/>
            <w:shd w:val="clear" w:color="auto" w:fill="E7E6E6"/>
            <w:vAlign w:val="center"/>
          </w:tcPr>
          <w:p w14:paraId="0B576767">
            <w:pPr>
              <w:snapToGrid w:val="0"/>
              <w:spacing w:before="70" w:after="70" w:line="240" w:lineRule="auto"/>
              <w:ind w:firstLine="0"/>
              <w:jc w:val="center"/>
              <w:rPr>
                <w:b/>
                <w:sz w:val="21"/>
              </w:rPr>
            </w:pPr>
            <w:r>
              <w:rPr>
                <w:b/>
                <w:sz w:val="21"/>
                <w:szCs w:val="21"/>
              </w:rPr>
              <w:t>质量控制点</w:t>
            </w:r>
          </w:p>
        </w:tc>
      </w:tr>
      <w:tr w14:paraId="4C18E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6943BA2E">
            <w:pPr>
              <w:snapToGrid w:val="0"/>
              <w:spacing w:before="70" w:after="70" w:line="240" w:lineRule="auto"/>
              <w:ind w:firstLine="0"/>
              <w:jc w:val="left"/>
              <w:rPr>
                <w:sz w:val="21"/>
              </w:rPr>
            </w:pPr>
            <w:r>
              <w:rPr>
                <w:sz w:val="21"/>
                <w:szCs w:val="21"/>
              </w:rPr>
              <w:t>环境准备</w:t>
            </w:r>
          </w:p>
        </w:tc>
        <w:tc>
          <w:tcPr>
            <w:tcW w:w="3066" w:type="dxa"/>
            <w:vAlign w:val="center"/>
          </w:tcPr>
          <w:p w14:paraId="664A6740">
            <w:pPr>
              <w:snapToGrid w:val="0"/>
              <w:spacing w:before="70" w:after="70" w:line="240" w:lineRule="auto"/>
              <w:ind w:firstLine="0"/>
              <w:jc w:val="left"/>
              <w:rPr>
                <w:sz w:val="21"/>
              </w:rPr>
            </w:pPr>
            <w:r>
              <w:rPr>
                <w:sz w:val="21"/>
                <w:szCs w:val="21"/>
              </w:rPr>
              <w:t>恒温、避振、遮光</w:t>
            </w:r>
          </w:p>
        </w:tc>
        <w:tc>
          <w:tcPr>
            <w:tcW w:w="2908" w:type="dxa"/>
            <w:vAlign w:val="center"/>
          </w:tcPr>
          <w:p w14:paraId="4F67FBB5">
            <w:pPr>
              <w:snapToGrid w:val="0"/>
              <w:spacing w:before="70" w:after="70" w:line="240" w:lineRule="auto"/>
              <w:ind w:firstLine="0"/>
              <w:jc w:val="left"/>
              <w:rPr>
                <w:sz w:val="21"/>
              </w:rPr>
            </w:pPr>
            <w:r>
              <w:rPr>
                <w:sz w:val="21"/>
                <w:szCs w:val="21"/>
              </w:rPr>
              <w:t>20±2 ℃、振动 ≤0.5 mm/s</w:t>
            </w:r>
          </w:p>
        </w:tc>
        <w:tc>
          <w:tcPr>
            <w:tcW w:w="1806" w:type="dxa"/>
            <w:vAlign w:val="center"/>
          </w:tcPr>
          <w:p w14:paraId="63303973">
            <w:pPr>
              <w:snapToGrid w:val="0"/>
              <w:spacing w:before="70" w:after="70" w:line="240" w:lineRule="auto"/>
              <w:ind w:firstLine="0"/>
              <w:jc w:val="left"/>
              <w:rPr>
                <w:sz w:val="21"/>
              </w:rPr>
            </w:pPr>
            <w:r>
              <w:rPr>
                <w:sz w:val="21"/>
                <w:szCs w:val="21"/>
              </w:rPr>
              <w:t>记录温湿度</w:t>
            </w:r>
          </w:p>
        </w:tc>
      </w:tr>
      <w:tr w14:paraId="4EFDC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1E7B59D">
            <w:pPr>
              <w:snapToGrid w:val="0"/>
              <w:spacing w:before="70" w:after="70" w:line="240" w:lineRule="auto"/>
              <w:ind w:firstLine="0"/>
              <w:jc w:val="left"/>
              <w:rPr>
                <w:sz w:val="21"/>
              </w:rPr>
            </w:pPr>
            <w:r>
              <w:rPr>
                <w:sz w:val="21"/>
                <w:szCs w:val="21"/>
              </w:rPr>
              <w:t>工件准备</w:t>
            </w:r>
          </w:p>
        </w:tc>
        <w:tc>
          <w:tcPr>
            <w:tcW w:w="3066" w:type="dxa"/>
            <w:vAlign w:val="center"/>
          </w:tcPr>
          <w:p w14:paraId="612F4431">
            <w:pPr>
              <w:snapToGrid w:val="0"/>
              <w:spacing w:before="70" w:after="70" w:line="240" w:lineRule="auto"/>
              <w:ind w:firstLine="0"/>
              <w:jc w:val="left"/>
              <w:rPr>
                <w:sz w:val="21"/>
              </w:rPr>
            </w:pPr>
            <w:r>
              <w:rPr>
                <w:sz w:val="21"/>
                <w:szCs w:val="21"/>
              </w:rPr>
              <w:t>清洁、贴标志、喷涂显影</w:t>
            </w:r>
          </w:p>
        </w:tc>
        <w:tc>
          <w:tcPr>
            <w:tcW w:w="2908" w:type="dxa"/>
            <w:vAlign w:val="center"/>
          </w:tcPr>
          <w:p w14:paraId="6D57E4E3">
            <w:pPr>
              <w:snapToGrid w:val="0"/>
              <w:spacing w:before="70" w:after="70" w:line="240" w:lineRule="auto"/>
              <w:ind w:firstLine="0"/>
              <w:jc w:val="left"/>
              <w:rPr>
                <w:sz w:val="21"/>
              </w:rPr>
            </w:pPr>
            <w:r>
              <w:rPr>
                <w:sz w:val="21"/>
                <w:szCs w:val="21"/>
              </w:rPr>
              <w:t>标志间距 150～200 mm</w:t>
            </w:r>
          </w:p>
        </w:tc>
        <w:tc>
          <w:tcPr>
            <w:tcW w:w="1806" w:type="dxa"/>
            <w:vAlign w:val="center"/>
          </w:tcPr>
          <w:p w14:paraId="5FF4D78B">
            <w:pPr>
              <w:snapToGrid w:val="0"/>
              <w:spacing w:before="70" w:after="70" w:line="240" w:lineRule="auto"/>
              <w:ind w:firstLine="0"/>
              <w:jc w:val="left"/>
              <w:rPr>
                <w:sz w:val="21"/>
              </w:rPr>
            </w:pPr>
            <w:r>
              <w:rPr>
                <w:sz w:val="21"/>
                <w:szCs w:val="21"/>
              </w:rPr>
              <w:t>标志平整无翘起</w:t>
            </w:r>
          </w:p>
        </w:tc>
      </w:tr>
      <w:tr w14:paraId="07AD4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797DB5C6">
            <w:pPr>
              <w:snapToGrid w:val="0"/>
              <w:spacing w:before="70" w:after="70" w:line="240" w:lineRule="auto"/>
              <w:ind w:firstLine="0"/>
              <w:jc w:val="left"/>
              <w:rPr>
                <w:sz w:val="21"/>
              </w:rPr>
            </w:pPr>
            <w:r>
              <w:rPr>
                <w:sz w:val="21"/>
                <w:szCs w:val="21"/>
              </w:rPr>
              <w:t>设备架设</w:t>
            </w:r>
          </w:p>
        </w:tc>
        <w:tc>
          <w:tcPr>
            <w:tcW w:w="3066" w:type="dxa"/>
            <w:vAlign w:val="center"/>
          </w:tcPr>
          <w:p w14:paraId="66B35BE5">
            <w:pPr>
              <w:snapToGrid w:val="0"/>
              <w:spacing w:before="70" w:after="70" w:line="240" w:lineRule="auto"/>
              <w:ind w:firstLine="0"/>
              <w:jc w:val="left"/>
              <w:rPr>
                <w:sz w:val="21"/>
              </w:rPr>
            </w:pPr>
            <w:r>
              <w:rPr>
                <w:sz w:val="21"/>
                <w:szCs w:val="21"/>
              </w:rPr>
              <w:t>跟踪器正对工件、覆盖全表面</w:t>
            </w:r>
          </w:p>
        </w:tc>
        <w:tc>
          <w:tcPr>
            <w:tcW w:w="2908" w:type="dxa"/>
            <w:vAlign w:val="center"/>
          </w:tcPr>
          <w:p w14:paraId="09D960D9">
            <w:pPr>
              <w:snapToGrid w:val="0"/>
              <w:spacing w:before="70" w:after="70" w:line="240" w:lineRule="auto"/>
              <w:ind w:firstLine="0"/>
              <w:jc w:val="left"/>
              <w:rPr>
                <w:sz w:val="21"/>
              </w:rPr>
            </w:pPr>
            <w:r>
              <w:rPr>
                <w:sz w:val="21"/>
                <w:szCs w:val="21"/>
              </w:rPr>
              <w:t>距离为工件对角线 1～1.5 倍</w:t>
            </w:r>
          </w:p>
        </w:tc>
        <w:tc>
          <w:tcPr>
            <w:tcW w:w="1806" w:type="dxa"/>
            <w:vAlign w:val="center"/>
          </w:tcPr>
          <w:p w14:paraId="73651396">
            <w:pPr>
              <w:snapToGrid w:val="0"/>
              <w:spacing w:before="70" w:after="70" w:line="240" w:lineRule="auto"/>
              <w:ind w:firstLine="0"/>
              <w:jc w:val="left"/>
              <w:rPr>
                <w:sz w:val="21"/>
              </w:rPr>
            </w:pPr>
            <w:r>
              <w:rPr>
                <w:sz w:val="21"/>
                <w:szCs w:val="21"/>
              </w:rPr>
              <w:t>单站覆盖 ≥90%</w:t>
            </w:r>
          </w:p>
        </w:tc>
      </w:tr>
      <w:tr w14:paraId="66060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DC3E6DE">
            <w:pPr>
              <w:snapToGrid w:val="0"/>
              <w:spacing w:before="70" w:after="70" w:line="240" w:lineRule="auto"/>
              <w:ind w:firstLine="0"/>
              <w:jc w:val="left"/>
              <w:rPr>
                <w:sz w:val="21"/>
              </w:rPr>
            </w:pPr>
            <w:r>
              <w:rPr>
                <w:sz w:val="21"/>
                <w:szCs w:val="21"/>
              </w:rPr>
              <w:t>标定</w:t>
            </w:r>
          </w:p>
        </w:tc>
        <w:tc>
          <w:tcPr>
            <w:tcW w:w="3066" w:type="dxa"/>
            <w:vAlign w:val="center"/>
          </w:tcPr>
          <w:p w14:paraId="7F7C903C">
            <w:pPr>
              <w:snapToGrid w:val="0"/>
              <w:spacing w:before="70" w:after="70" w:line="240" w:lineRule="auto"/>
              <w:ind w:firstLine="0"/>
              <w:jc w:val="left"/>
              <w:rPr>
                <w:sz w:val="21"/>
              </w:rPr>
            </w:pPr>
            <w:r>
              <w:rPr>
                <w:sz w:val="21"/>
                <w:szCs w:val="21"/>
              </w:rPr>
              <w:t>标准尺/球校核</w:t>
            </w:r>
          </w:p>
        </w:tc>
        <w:tc>
          <w:tcPr>
            <w:tcW w:w="2908" w:type="dxa"/>
            <w:vAlign w:val="center"/>
          </w:tcPr>
          <w:p w14:paraId="68B659D6">
            <w:pPr>
              <w:snapToGrid w:val="0"/>
              <w:spacing w:before="70" w:after="70" w:line="240" w:lineRule="auto"/>
              <w:ind w:firstLine="0"/>
              <w:jc w:val="left"/>
              <w:rPr>
                <w:sz w:val="21"/>
              </w:rPr>
            </w:pPr>
            <w:r>
              <w:rPr>
                <w:sz w:val="21"/>
                <w:szCs w:val="21"/>
              </w:rPr>
              <w:t>偏差 ≤0.02 mm</w:t>
            </w:r>
          </w:p>
        </w:tc>
        <w:tc>
          <w:tcPr>
            <w:tcW w:w="1806" w:type="dxa"/>
            <w:vAlign w:val="center"/>
          </w:tcPr>
          <w:p w14:paraId="36A15350">
            <w:pPr>
              <w:snapToGrid w:val="0"/>
              <w:spacing w:before="70" w:after="70" w:line="240" w:lineRule="auto"/>
              <w:ind w:firstLine="0"/>
              <w:jc w:val="left"/>
              <w:rPr>
                <w:sz w:val="21"/>
              </w:rPr>
            </w:pPr>
            <w:r>
              <w:rPr>
                <w:sz w:val="21"/>
                <w:szCs w:val="21"/>
              </w:rPr>
              <w:t>校核记录</w:t>
            </w:r>
          </w:p>
        </w:tc>
      </w:tr>
      <w:tr w14:paraId="01B80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100CAB88">
            <w:pPr>
              <w:snapToGrid w:val="0"/>
              <w:spacing w:before="70" w:after="70" w:line="240" w:lineRule="auto"/>
              <w:ind w:firstLine="0"/>
              <w:jc w:val="left"/>
              <w:rPr>
                <w:sz w:val="21"/>
              </w:rPr>
            </w:pPr>
            <w:r>
              <w:rPr>
                <w:sz w:val="21"/>
                <w:szCs w:val="21"/>
              </w:rPr>
              <w:t>扫描</w:t>
            </w:r>
          </w:p>
        </w:tc>
        <w:tc>
          <w:tcPr>
            <w:tcW w:w="3066" w:type="dxa"/>
            <w:vAlign w:val="center"/>
          </w:tcPr>
          <w:p w14:paraId="511D3934">
            <w:pPr>
              <w:snapToGrid w:val="0"/>
              <w:spacing w:before="70" w:after="70" w:line="240" w:lineRule="auto"/>
              <w:ind w:firstLine="0"/>
              <w:jc w:val="left"/>
              <w:rPr>
                <w:sz w:val="21"/>
              </w:rPr>
            </w:pPr>
            <w:r>
              <w:rPr>
                <w:sz w:val="21"/>
                <w:szCs w:val="21"/>
              </w:rPr>
              <w:t>分区分块、多角度补扫</w:t>
            </w:r>
          </w:p>
        </w:tc>
        <w:tc>
          <w:tcPr>
            <w:tcW w:w="2908" w:type="dxa"/>
            <w:vAlign w:val="center"/>
          </w:tcPr>
          <w:p w14:paraId="69284D97">
            <w:pPr>
              <w:snapToGrid w:val="0"/>
              <w:spacing w:before="70" w:after="70" w:line="240" w:lineRule="auto"/>
              <w:ind w:firstLine="0"/>
              <w:jc w:val="left"/>
              <w:rPr>
                <w:sz w:val="21"/>
              </w:rPr>
            </w:pPr>
            <w:r>
              <w:rPr>
                <w:sz w:val="21"/>
                <w:szCs w:val="21"/>
              </w:rPr>
              <w:t>重叠 ≥30%</w:t>
            </w:r>
          </w:p>
        </w:tc>
        <w:tc>
          <w:tcPr>
            <w:tcW w:w="1806" w:type="dxa"/>
            <w:vAlign w:val="center"/>
          </w:tcPr>
          <w:p w14:paraId="4A35818E">
            <w:pPr>
              <w:snapToGrid w:val="0"/>
              <w:spacing w:before="70" w:after="70" w:line="240" w:lineRule="auto"/>
              <w:ind w:firstLine="0"/>
              <w:jc w:val="left"/>
              <w:rPr>
                <w:sz w:val="21"/>
              </w:rPr>
            </w:pPr>
            <w:r>
              <w:rPr>
                <w:sz w:val="21"/>
                <w:szCs w:val="21"/>
              </w:rPr>
              <w:t>实时看覆盖率</w:t>
            </w:r>
          </w:p>
        </w:tc>
      </w:tr>
      <w:tr w14:paraId="6F2D5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0CE75368">
            <w:pPr>
              <w:snapToGrid w:val="0"/>
              <w:spacing w:before="70" w:after="70" w:line="240" w:lineRule="auto"/>
              <w:ind w:firstLine="0"/>
              <w:jc w:val="left"/>
              <w:rPr>
                <w:sz w:val="21"/>
              </w:rPr>
            </w:pPr>
            <w:r>
              <w:rPr>
                <w:sz w:val="21"/>
                <w:szCs w:val="21"/>
              </w:rPr>
              <w:t>处理</w:t>
            </w:r>
          </w:p>
        </w:tc>
        <w:tc>
          <w:tcPr>
            <w:tcW w:w="3066" w:type="dxa"/>
            <w:vAlign w:val="center"/>
          </w:tcPr>
          <w:p w14:paraId="21778398">
            <w:pPr>
              <w:snapToGrid w:val="0"/>
              <w:spacing w:before="70" w:after="70" w:line="240" w:lineRule="auto"/>
              <w:ind w:firstLine="0"/>
              <w:jc w:val="left"/>
              <w:rPr>
                <w:sz w:val="21"/>
              </w:rPr>
            </w:pPr>
            <w:r>
              <w:rPr>
                <w:sz w:val="21"/>
                <w:szCs w:val="21"/>
              </w:rPr>
              <w:t>拼合、去噪、拟合</w:t>
            </w:r>
          </w:p>
        </w:tc>
        <w:tc>
          <w:tcPr>
            <w:tcW w:w="2908" w:type="dxa"/>
            <w:vAlign w:val="center"/>
          </w:tcPr>
          <w:p w14:paraId="01001B48">
            <w:pPr>
              <w:snapToGrid w:val="0"/>
              <w:spacing w:before="70" w:after="70" w:line="240" w:lineRule="auto"/>
              <w:ind w:firstLine="0"/>
              <w:jc w:val="left"/>
              <w:rPr>
                <w:sz w:val="21"/>
              </w:rPr>
            </w:pPr>
            <w:r>
              <w:rPr>
                <w:sz w:val="21"/>
                <w:szCs w:val="21"/>
              </w:rPr>
              <w:t>残差 ≤0.02 mm</w:t>
            </w:r>
          </w:p>
        </w:tc>
        <w:tc>
          <w:tcPr>
            <w:tcW w:w="1806" w:type="dxa"/>
            <w:vAlign w:val="center"/>
          </w:tcPr>
          <w:p w14:paraId="7C233ECE">
            <w:pPr>
              <w:snapToGrid w:val="0"/>
              <w:spacing w:before="70" w:after="70" w:line="240" w:lineRule="auto"/>
              <w:ind w:firstLine="0"/>
              <w:jc w:val="left"/>
              <w:rPr>
                <w:sz w:val="21"/>
              </w:rPr>
            </w:pPr>
            <w:r>
              <w:rPr>
                <w:sz w:val="21"/>
                <w:szCs w:val="21"/>
              </w:rPr>
              <w:t>残差报告</w:t>
            </w:r>
          </w:p>
        </w:tc>
      </w:tr>
      <w:tr w14:paraId="30A2B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3A3E0CD2">
            <w:pPr>
              <w:snapToGrid w:val="0"/>
              <w:spacing w:before="70" w:after="70" w:line="240" w:lineRule="auto"/>
              <w:ind w:firstLine="0"/>
              <w:jc w:val="left"/>
              <w:rPr>
                <w:sz w:val="21"/>
              </w:rPr>
            </w:pPr>
            <w:r>
              <w:rPr>
                <w:sz w:val="21"/>
                <w:szCs w:val="21"/>
              </w:rPr>
              <w:t>校核</w:t>
            </w:r>
          </w:p>
        </w:tc>
        <w:tc>
          <w:tcPr>
            <w:tcW w:w="3066" w:type="dxa"/>
            <w:vAlign w:val="center"/>
          </w:tcPr>
          <w:p w14:paraId="797E9972">
            <w:pPr>
              <w:snapToGrid w:val="0"/>
              <w:spacing w:before="70" w:after="70" w:line="240" w:lineRule="auto"/>
              <w:ind w:firstLine="0"/>
              <w:jc w:val="left"/>
              <w:rPr>
                <w:sz w:val="21"/>
              </w:rPr>
            </w:pPr>
            <w:r>
              <w:rPr>
                <w:sz w:val="21"/>
                <w:szCs w:val="21"/>
              </w:rPr>
              <w:t>标准件比对</w:t>
            </w:r>
          </w:p>
        </w:tc>
        <w:tc>
          <w:tcPr>
            <w:tcW w:w="2908" w:type="dxa"/>
            <w:vAlign w:val="center"/>
          </w:tcPr>
          <w:p w14:paraId="08D19D5C">
            <w:pPr>
              <w:snapToGrid w:val="0"/>
              <w:spacing w:before="70" w:after="70" w:line="240" w:lineRule="auto"/>
              <w:ind w:firstLine="0"/>
              <w:jc w:val="left"/>
              <w:rPr>
                <w:sz w:val="21"/>
              </w:rPr>
            </w:pPr>
            <w:r>
              <w:rPr>
                <w:sz w:val="21"/>
                <w:szCs w:val="21"/>
              </w:rPr>
              <w:t>尺寸偏差 ≤0.025 mm</w:t>
            </w:r>
          </w:p>
        </w:tc>
        <w:tc>
          <w:tcPr>
            <w:tcW w:w="1806" w:type="dxa"/>
            <w:vAlign w:val="center"/>
          </w:tcPr>
          <w:p w14:paraId="6C8E781C">
            <w:pPr>
              <w:snapToGrid w:val="0"/>
              <w:spacing w:before="70" w:after="70" w:line="240" w:lineRule="auto"/>
              <w:ind w:firstLine="0"/>
              <w:jc w:val="left"/>
              <w:rPr>
                <w:sz w:val="21"/>
              </w:rPr>
            </w:pPr>
            <w:r>
              <w:rPr>
                <w:sz w:val="21"/>
                <w:szCs w:val="21"/>
              </w:rPr>
              <w:t>比对记录</w:t>
            </w:r>
          </w:p>
        </w:tc>
      </w:tr>
      <w:tr w14:paraId="5DEB6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6" w:type="dxa"/>
            <w:vAlign w:val="center"/>
          </w:tcPr>
          <w:p w14:paraId="6C9460BA">
            <w:pPr>
              <w:snapToGrid w:val="0"/>
              <w:spacing w:before="70" w:after="70" w:line="240" w:lineRule="auto"/>
              <w:ind w:firstLine="0"/>
              <w:jc w:val="left"/>
              <w:rPr>
                <w:sz w:val="21"/>
              </w:rPr>
            </w:pPr>
            <w:r>
              <w:rPr>
                <w:sz w:val="21"/>
                <w:szCs w:val="21"/>
              </w:rPr>
              <w:t>出报告</w:t>
            </w:r>
          </w:p>
        </w:tc>
        <w:tc>
          <w:tcPr>
            <w:tcW w:w="3066" w:type="dxa"/>
            <w:vAlign w:val="center"/>
          </w:tcPr>
          <w:p w14:paraId="134FA387">
            <w:pPr>
              <w:snapToGrid w:val="0"/>
              <w:spacing w:before="70" w:after="70" w:line="240" w:lineRule="auto"/>
              <w:ind w:firstLine="0"/>
              <w:jc w:val="left"/>
              <w:rPr>
                <w:sz w:val="21"/>
              </w:rPr>
            </w:pPr>
            <w:r>
              <w:rPr>
                <w:sz w:val="21"/>
                <w:szCs w:val="21"/>
              </w:rPr>
              <w:t>尺寸、形位公差、偏差云图</w:t>
            </w:r>
          </w:p>
        </w:tc>
        <w:tc>
          <w:tcPr>
            <w:tcW w:w="2908" w:type="dxa"/>
            <w:vAlign w:val="center"/>
          </w:tcPr>
          <w:p w14:paraId="71413181">
            <w:pPr>
              <w:snapToGrid w:val="0"/>
              <w:spacing w:before="70" w:after="70" w:line="240" w:lineRule="auto"/>
              <w:ind w:firstLine="0"/>
              <w:jc w:val="left"/>
              <w:rPr>
                <w:sz w:val="21"/>
              </w:rPr>
            </w:pPr>
            <w:r>
              <w:rPr>
                <w:sz w:val="21"/>
                <w:szCs w:val="21"/>
              </w:rPr>
              <w:t>按图纸要求</w:t>
            </w:r>
          </w:p>
        </w:tc>
        <w:tc>
          <w:tcPr>
            <w:tcW w:w="1806" w:type="dxa"/>
            <w:vAlign w:val="center"/>
          </w:tcPr>
          <w:p w14:paraId="6D151C4B">
            <w:pPr>
              <w:snapToGrid w:val="0"/>
              <w:spacing w:before="70" w:after="70" w:line="240" w:lineRule="auto"/>
              <w:ind w:firstLine="0"/>
              <w:jc w:val="left"/>
              <w:rPr>
                <w:sz w:val="21"/>
              </w:rPr>
            </w:pPr>
            <w:r>
              <w:rPr>
                <w:sz w:val="21"/>
                <w:szCs w:val="21"/>
              </w:rPr>
              <w:t>报告审核</w:t>
            </w:r>
          </w:p>
        </w:tc>
      </w:tr>
    </w:tbl>
    <w:p w14:paraId="2A19BF75">
      <w:pPr>
        <w:spacing w:line="240" w:lineRule="auto"/>
      </w:pPr>
    </w:p>
    <w:p w14:paraId="38D2C1F9">
      <w:pPr>
        <w:pStyle w:val="6"/>
      </w:pPr>
      <w:r>
        <w:rPr>
          <w:szCs w:val="32"/>
        </w:rPr>
        <w:t>2.5.1.34 测量任务书与作业票模板</w:t>
      </w:r>
    </w:p>
    <w:p w14:paraId="08683877">
      <w:r>
        <w:t>为保证每次进场作业目标清晰、责任明确，实行</w:t>
      </w:r>
      <w:r>
        <w:rPr>
          <w:rFonts w:hint="eastAsia"/>
        </w:rPr>
        <w:t>“</w:t>
      </w:r>
      <w:r>
        <w:t>一任务一任务书、一次进场一作业票</w:t>
      </w:r>
      <w:r>
        <w:rPr>
          <w:rFonts w:hint="eastAsia"/>
        </w:rPr>
        <w:t>”</w:t>
      </w:r>
      <w:r>
        <w:t>。</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0"/>
        <w:gridCol w:w="2662"/>
        <w:gridCol w:w="1691"/>
        <w:gridCol w:w="2757"/>
      </w:tblGrid>
      <w:tr w14:paraId="7CD20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shd w:val="clear" w:color="auto" w:fill="E7E6E6"/>
            <w:vAlign w:val="center"/>
          </w:tcPr>
          <w:p w14:paraId="214AD9E4">
            <w:pPr>
              <w:snapToGrid w:val="0"/>
              <w:spacing w:before="70" w:after="70" w:line="240" w:lineRule="auto"/>
              <w:ind w:firstLine="0"/>
              <w:jc w:val="center"/>
              <w:rPr>
                <w:b/>
                <w:sz w:val="21"/>
                <w:szCs w:val="21"/>
              </w:rPr>
            </w:pPr>
            <w:r>
              <w:rPr>
                <w:b/>
                <w:sz w:val="21"/>
                <w:szCs w:val="21"/>
              </w:rPr>
              <w:t>任务书要素</w:t>
            </w:r>
          </w:p>
        </w:tc>
        <w:tc>
          <w:tcPr>
            <w:tcW w:w="2662" w:type="dxa"/>
            <w:shd w:val="clear" w:color="auto" w:fill="E7E6E6"/>
            <w:vAlign w:val="center"/>
          </w:tcPr>
          <w:p w14:paraId="4F95BD32">
            <w:pPr>
              <w:snapToGrid w:val="0"/>
              <w:spacing w:before="70" w:after="70" w:line="240" w:lineRule="auto"/>
              <w:ind w:firstLine="0"/>
              <w:jc w:val="center"/>
              <w:rPr>
                <w:b/>
                <w:sz w:val="21"/>
                <w:szCs w:val="21"/>
              </w:rPr>
            </w:pPr>
            <w:r>
              <w:rPr>
                <w:b/>
                <w:sz w:val="21"/>
                <w:szCs w:val="21"/>
              </w:rPr>
              <w:t>填写要求</w:t>
            </w:r>
          </w:p>
        </w:tc>
        <w:tc>
          <w:tcPr>
            <w:tcW w:w="1691" w:type="dxa"/>
            <w:shd w:val="clear" w:color="auto" w:fill="E7E6E6"/>
            <w:vAlign w:val="center"/>
          </w:tcPr>
          <w:p w14:paraId="3E87F7F0">
            <w:pPr>
              <w:snapToGrid w:val="0"/>
              <w:spacing w:before="70" w:after="70" w:line="240" w:lineRule="auto"/>
              <w:ind w:firstLine="0"/>
              <w:jc w:val="center"/>
              <w:rPr>
                <w:b/>
                <w:sz w:val="21"/>
                <w:szCs w:val="21"/>
              </w:rPr>
            </w:pPr>
            <w:r>
              <w:rPr>
                <w:b/>
                <w:sz w:val="21"/>
                <w:szCs w:val="21"/>
              </w:rPr>
              <w:t>作业票要素</w:t>
            </w:r>
          </w:p>
        </w:tc>
        <w:tc>
          <w:tcPr>
            <w:tcW w:w="2757" w:type="dxa"/>
            <w:shd w:val="clear" w:color="auto" w:fill="E7E6E6"/>
            <w:vAlign w:val="center"/>
          </w:tcPr>
          <w:p w14:paraId="013F84B0">
            <w:pPr>
              <w:snapToGrid w:val="0"/>
              <w:spacing w:before="70" w:after="70" w:line="240" w:lineRule="auto"/>
              <w:ind w:firstLine="0"/>
              <w:jc w:val="center"/>
              <w:rPr>
                <w:b/>
                <w:sz w:val="21"/>
                <w:szCs w:val="21"/>
              </w:rPr>
            </w:pPr>
            <w:r>
              <w:rPr>
                <w:b/>
                <w:sz w:val="21"/>
                <w:szCs w:val="21"/>
              </w:rPr>
              <w:t>填写要求</w:t>
            </w:r>
          </w:p>
        </w:tc>
      </w:tr>
      <w:tr w14:paraId="21B36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205F2017">
            <w:pPr>
              <w:snapToGrid w:val="0"/>
              <w:spacing w:before="70" w:after="70" w:line="320" w:lineRule="auto"/>
              <w:ind w:firstLine="0"/>
              <w:jc w:val="left"/>
              <w:rPr>
                <w:sz w:val="21"/>
                <w:szCs w:val="21"/>
              </w:rPr>
            </w:pPr>
            <w:r>
              <w:rPr>
                <w:sz w:val="21"/>
                <w:szCs w:val="21"/>
              </w:rPr>
              <w:t>任务编号</w:t>
            </w:r>
          </w:p>
        </w:tc>
        <w:tc>
          <w:tcPr>
            <w:tcW w:w="2662" w:type="dxa"/>
            <w:vAlign w:val="center"/>
          </w:tcPr>
          <w:p w14:paraId="7C5EC77A">
            <w:pPr>
              <w:snapToGrid w:val="0"/>
              <w:spacing w:before="70" w:after="70" w:line="320" w:lineRule="auto"/>
              <w:ind w:firstLine="0"/>
              <w:jc w:val="left"/>
              <w:rPr>
                <w:sz w:val="21"/>
                <w:szCs w:val="21"/>
              </w:rPr>
            </w:pPr>
            <w:r>
              <w:rPr>
                <w:sz w:val="21"/>
                <w:szCs w:val="21"/>
              </w:rPr>
              <w:t>电站-孔号-日期-序号</w:t>
            </w:r>
          </w:p>
        </w:tc>
        <w:tc>
          <w:tcPr>
            <w:tcW w:w="1691" w:type="dxa"/>
            <w:vAlign w:val="center"/>
          </w:tcPr>
          <w:p w14:paraId="5B178B34">
            <w:pPr>
              <w:snapToGrid w:val="0"/>
              <w:spacing w:before="70" w:after="70" w:line="320" w:lineRule="auto"/>
              <w:ind w:firstLine="0"/>
              <w:jc w:val="left"/>
              <w:rPr>
                <w:sz w:val="21"/>
                <w:szCs w:val="21"/>
              </w:rPr>
            </w:pPr>
            <w:r>
              <w:rPr>
                <w:sz w:val="21"/>
                <w:szCs w:val="21"/>
              </w:rPr>
              <w:t>作业地点</w:t>
            </w:r>
          </w:p>
        </w:tc>
        <w:tc>
          <w:tcPr>
            <w:tcW w:w="2757" w:type="dxa"/>
            <w:vAlign w:val="center"/>
          </w:tcPr>
          <w:p w14:paraId="31443BB5">
            <w:pPr>
              <w:snapToGrid w:val="0"/>
              <w:spacing w:before="70" w:after="70" w:line="320" w:lineRule="auto"/>
              <w:ind w:firstLine="0"/>
              <w:jc w:val="left"/>
              <w:rPr>
                <w:sz w:val="21"/>
                <w:szCs w:val="21"/>
              </w:rPr>
            </w:pPr>
            <w:r>
              <w:rPr>
                <w:sz w:val="21"/>
                <w:szCs w:val="21"/>
              </w:rPr>
              <w:t>精确到孔号与桩号</w:t>
            </w:r>
          </w:p>
        </w:tc>
      </w:tr>
      <w:tr w14:paraId="4699A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7A3F06B5">
            <w:pPr>
              <w:snapToGrid w:val="0"/>
              <w:spacing w:before="70" w:after="70" w:line="320" w:lineRule="auto"/>
              <w:ind w:firstLine="0"/>
              <w:jc w:val="left"/>
              <w:rPr>
                <w:sz w:val="21"/>
                <w:szCs w:val="21"/>
              </w:rPr>
            </w:pPr>
            <w:r>
              <w:rPr>
                <w:sz w:val="21"/>
                <w:szCs w:val="21"/>
              </w:rPr>
              <w:t>测量对象</w:t>
            </w:r>
          </w:p>
        </w:tc>
        <w:tc>
          <w:tcPr>
            <w:tcW w:w="2662" w:type="dxa"/>
            <w:vAlign w:val="center"/>
          </w:tcPr>
          <w:p w14:paraId="5EF14723">
            <w:pPr>
              <w:snapToGrid w:val="0"/>
              <w:spacing w:before="70" w:after="70" w:line="320" w:lineRule="auto"/>
              <w:ind w:firstLine="0"/>
              <w:jc w:val="left"/>
              <w:rPr>
                <w:sz w:val="21"/>
                <w:szCs w:val="21"/>
              </w:rPr>
            </w:pPr>
            <w:r>
              <w:rPr>
                <w:sz w:val="21"/>
                <w:szCs w:val="21"/>
              </w:rPr>
              <w:t>底板/侧墙/闸墩及范围</w:t>
            </w:r>
          </w:p>
        </w:tc>
        <w:tc>
          <w:tcPr>
            <w:tcW w:w="1691" w:type="dxa"/>
            <w:vAlign w:val="center"/>
          </w:tcPr>
          <w:p w14:paraId="6942ED71">
            <w:pPr>
              <w:snapToGrid w:val="0"/>
              <w:spacing w:before="70" w:after="70" w:line="320" w:lineRule="auto"/>
              <w:ind w:firstLine="0"/>
              <w:jc w:val="left"/>
              <w:rPr>
                <w:sz w:val="21"/>
                <w:szCs w:val="21"/>
              </w:rPr>
            </w:pPr>
            <w:r>
              <w:rPr>
                <w:sz w:val="21"/>
                <w:szCs w:val="21"/>
              </w:rPr>
              <w:t>作业内容</w:t>
            </w:r>
          </w:p>
        </w:tc>
        <w:tc>
          <w:tcPr>
            <w:tcW w:w="2757" w:type="dxa"/>
            <w:vAlign w:val="center"/>
          </w:tcPr>
          <w:p w14:paraId="479BFF30">
            <w:pPr>
              <w:snapToGrid w:val="0"/>
              <w:spacing w:before="70" w:after="70" w:line="320" w:lineRule="auto"/>
              <w:ind w:firstLine="0"/>
              <w:jc w:val="left"/>
              <w:rPr>
                <w:sz w:val="21"/>
                <w:szCs w:val="21"/>
              </w:rPr>
            </w:pPr>
            <w:r>
              <w:rPr>
                <w:sz w:val="21"/>
                <w:szCs w:val="21"/>
              </w:rPr>
              <w:t>架站/扫描/检核</w:t>
            </w:r>
          </w:p>
        </w:tc>
      </w:tr>
      <w:tr w14:paraId="59C09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0FA5F824">
            <w:pPr>
              <w:snapToGrid w:val="0"/>
              <w:spacing w:before="70" w:after="70" w:line="320" w:lineRule="auto"/>
              <w:ind w:firstLine="0"/>
              <w:jc w:val="left"/>
              <w:rPr>
                <w:sz w:val="21"/>
                <w:szCs w:val="21"/>
              </w:rPr>
            </w:pPr>
            <w:r>
              <w:rPr>
                <w:sz w:val="21"/>
                <w:szCs w:val="21"/>
              </w:rPr>
              <w:t>精度要求</w:t>
            </w:r>
          </w:p>
        </w:tc>
        <w:tc>
          <w:tcPr>
            <w:tcW w:w="2662" w:type="dxa"/>
            <w:vAlign w:val="center"/>
          </w:tcPr>
          <w:p w14:paraId="6D2D4455">
            <w:pPr>
              <w:snapToGrid w:val="0"/>
              <w:spacing w:before="70" w:after="70" w:line="320" w:lineRule="auto"/>
              <w:ind w:firstLine="0"/>
              <w:jc w:val="left"/>
              <w:rPr>
                <w:sz w:val="21"/>
                <w:szCs w:val="21"/>
              </w:rPr>
            </w:pPr>
            <w:r>
              <w:rPr>
                <w:sz w:val="21"/>
                <w:szCs w:val="21"/>
              </w:rPr>
              <w:t>分项列出指标</w:t>
            </w:r>
          </w:p>
        </w:tc>
        <w:tc>
          <w:tcPr>
            <w:tcW w:w="1691" w:type="dxa"/>
            <w:vAlign w:val="center"/>
          </w:tcPr>
          <w:p w14:paraId="7CA3671D">
            <w:pPr>
              <w:snapToGrid w:val="0"/>
              <w:spacing w:before="70" w:after="70" w:line="320" w:lineRule="auto"/>
              <w:ind w:firstLine="0"/>
              <w:jc w:val="left"/>
              <w:rPr>
                <w:sz w:val="21"/>
                <w:szCs w:val="21"/>
              </w:rPr>
            </w:pPr>
            <w:r>
              <w:rPr>
                <w:sz w:val="21"/>
                <w:szCs w:val="21"/>
              </w:rPr>
              <w:t>作业时间</w:t>
            </w:r>
          </w:p>
        </w:tc>
        <w:tc>
          <w:tcPr>
            <w:tcW w:w="2757" w:type="dxa"/>
            <w:vAlign w:val="center"/>
          </w:tcPr>
          <w:p w14:paraId="23B7B5A7">
            <w:pPr>
              <w:snapToGrid w:val="0"/>
              <w:spacing w:before="70" w:after="70" w:line="320" w:lineRule="auto"/>
              <w:ind w:firstLine="0"/>
              <w:jc w:val="left"/>
              <w:rPr>
                <w:sz w:val="21"/>
                <w:szCs w:val="21"/>
              </w:rPr>
            </w:pPr>
            <w:r>
              <w:rPr>
                <w:sz w:val="21"/>
                <w:szCs w:val="21"/>
              </w:rPr>
              <w:t>起止时刻</w:t>
            </w:r>
          </w:p>
        </w:tc>
      </w:tr>
      <w:tr w14:paraId="2A28D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4BEFE1B2">
            <w:pPr>
              <w:snapToGrid w:val="0"/>
              <w:spacing w:before="70" w:after="70" w:line="320" w:lineRule="auto"/>
              <w:ind w:firstLine="0"/>
              <w:jc w:val="left"/>
              <w:rPr>
                <w:sz w:val="21"/>
                <w:szCs w:val="21"/>
              </w:rPr>
            </w:pPr>
            <w:r>
              <w:rPr>
                <w:sz w:val="21"/>
                <w:szCs w:val="21"/>
              </w:rPr>
              <w:t>使用设备</w:t>
            </w:r>
          </w:p>
        </w:tc>
        <w:tc>
          <w:tcPr>
            <w:tcW w:w="2662" w:type="dxa"/>
            <w:vAlign w:val="center"/>
          </w:tcPr>
          <w:p w14:paraId="4CB23A10">
            <w:pPr>
              <w:snapToGrid w:val="0"/>
              <w:spacing w:before="70" w:after="70" w:line="320" w:lineRule="auto"/>
              <w:ind w:firstLine="0"/>
              <w:jc w:val="left"/>
              <w:rPr>
                <w:sz w:val="21"/>
                <w:szCs w:val="21"/>
              </w:rPr>
            </w:pPr>
            <w:r>
              <w:rPr>
                <w:sz w:val="21"/>
                <w:szCs w:val="21"/>
              </w:rPr>
              <w:t>编号与检定状态</w:t>
            </w:r>
          </w:p>
        </w:tc>
        <w:tc>
          <w:tcPr>
            <w:tcW w:w="1691" w:type="dxa"/>
            <w:vAlign w:val="center"/>
          </w:tcPr>
          <w:p w14:paraId="6C6A4DD4">
            <w:pPr>
              <w:snapToGrid w:val="0"/>
              <w:spacing w:before="70" w:after="70" w:line="320" w:lineRule="auto"/>
              <w:ind w:firstLine="0"/>
              <w:jc w:val="left"/>
              <w:rPr>
                <w:sz w:val="21"/>
                <w:szCs w:val="21"/>
              </w:rPr>
            </w:pPr>
            <w:r>
              <w:rPr>
                <w:sz w:val="21"/>
                <w:szCs w:val="21"/>
              </w:rPr>
              <w:t>参与人员</w:t>
            </w:r>
          </w:p>
        </w:tc>
        <w:tc>
          <w:tcPr>
            <w:tcW w:w="2757" w:type="dxa"/>
            <w:vAlign w:val="center"/>
          </w:tcPr>
          <w:p w14:paraId="4538ABEF">
            <w:pPr>
              <w:snapToGrid w:val="0"/>
              <w:spacing w:before="70" w:after="70" w:line="320" w:lineRule="auto"/>
              <w:ind w:firstLine="0"/>
              <w:jc w:val="left"/>
              <w:rPr>
                <w:sz w:val="21"/>
                <w:szCs w:val="21"/>
              </w:rPr>
            </w:pPr>
            <w:r>
              <w:rPr>
                <w:sz w:val="21"/>
                <w:szCs w:val="21"/>
              </w:rPr>
              <w:t>姓名与分工</w:t>
            </w:r>
          </w:p>
        </w:tc>
      </w:tr>
      <w:tr w14:paraId="62E8A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7C7F3163">
            <w:pPr>
              <w:snapToGrid w:val="0"/>
              <w:spacing w:before="70" w:after="70" w:line="320" w:lineRule="auto"/>
              <w:ind w:firstLine="0"/>
              <w:jc w:val="left"/>
              <w:rPr>
                <w:sz w:val="21"/>
                <w:szCs w:val="21"/>
              </w:rPr>
            </w:pPr>
            <w:r>
              <w:rPr>
                <w:sz w:val="21"/>
                <w:szCs w:val="21"/>
              </w:rPr>
              <w:t>控制依据</w:t>
            </w:r>
          </w:p>
        </w:tc>
        <w:tc>
          <w:tcPr>
            <w:tcW w:w="2662" w:type="dxa"/>
            <w:vAlign w:val="center"/>
          </w:tcPr>
          <w:p w14:paraId="3696AB1C">
            <w:pPr>
              <w:snapToGrid w:val="0"/>
              <w:spacing w:before="70" w:after="70" w:line="320" w:lineRule="auto"/>
              <w:ind w:firstLine="0"/>
              <w:jc w:val="left"/>
              <w:rPr>
                <w:sz w:val="21"/>
                <w:szCs w:val="21"/>
              </w:rPr>
            </w:pPr>
            <w:r>
              <w:rPr>
                <w:sz w:val="21"/>
                <w:szCs w:val="21"/>
              </w:rPr>
              <w:t>控制点编号与坐标</w:t>
            </w:r>
          </w:p>
        </w:tc>
        <w:tc>
          <w:tcPr>
            <w:tcW w:w="1691" w:type="dxa"/>
            <w:vAlign w:val="center"/>
          </w:tcPr>
          <w:p w14:paraId="4D2F2CA9">
            <w:pPr>
              <w:snapToGrid w:val="0"/>
              <w:spacing w:before="70" w:after="70" w:line="320" w:lineRule="auto"/>
              <w:ind w:firstLine="0"/>
              <w:jc w:val="left"/>
              <w:rPr>
                <w:sz w:val="21"/>
                <w:szCs w:val="21"/>
              </w:rPr>
            </w:pPr>
            <w:r>
              <w:rPr>
                <w:sz w:val="21"/>
                <w:szCs w:val="21"/>
              </w:rPr>
              <w:t>安全措施</w:t>
            </w:r>
          </w:p>
        </w:tc>
        <w:tc>
          <w:tcPr>
            <w:tcW w:w="2757" w:type="dxa"/>
            <w:vAlign w:val="center"/>
          </w:tcPr>
          <w:p w14:paraId="25D120EB">
            <w:pPr>
              <w:snapToGrid w:val="0"/>
              <w:spacing w:before="70" w:after="70" w:line="320" w:lineRule="auto"/>
              <w:ind w:firstLine="0"/>
              <w:jc w:val="left"/>
              <w:rPr>
                <w:sz w:val="21"/>
                <w:szCs w:val="21"/>
              </w:rPr>
            </w:pPr>
            <w:r>
              <w:rPr>
                <w:sz w:val="21"/>
                <w:szCs w:val="21"/>
              </w:rPr>
              <w:t>逐项确认</w:t>
            </w:r>
          </w:p>
        </w:tc>
      </w:tr>
      <w:tr w14:paraId="2CED7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11BB4F1F">
            <w:pPr>
              <w:snapToGrid w:val="0"/>
              <w:spacing w:before="70" w:after="70" w:line="320" w:lineRule="auto"/>
              <w:ind w:firstLine="0"/>
              <w:jc w:val="left"/>
              <w:rPr>
                <w:sz w:val="21"/>
                <w:szCs w:val="21"/>
              </w:rPr>
            </w:pPr>
            <w:r>
              <w:rPr>
                <w:sz w:val="21"/>
                <w:szCs w:val="21"/>
              </w:rPr>
              <w:t>作业方法</w:t>
            </w:r>
          </w:p>
        </w:tc>
        <w:tc>
          <w:tcPr>
            <w:tcW w:w="2662" w:type="dxa"/>
            <w:vAlign w:val="center"/>
          </w:tcPr>
          <w:p w14:paraId="59D72344">
            <w:pPr>
              <w:snapToGrid w:val="0"/>
              <w:spacing w:before="70" w:after="70" w:line="320" w:lineRule="auto"/>
              <w:ind w:firstLine="0"/>
              <w:jc w:val="left"/>
              <w:rPr>
                <w:sz w:val="21"/>
                <w:szCs w:val="21"/>
              </w:rPr>
            </w:pPr>
            <w:r>
              <w:rPr>
                <w:sz w:val="21"/>
                <w:szCs w:val="21"/>
              </w:rPr>
              <w:t>构型、站数、路径</w:t>
            </w:r>
          </w:p>
        </w:tc>
        <w:tc>
          <w:tcPr>
            <w:tcW w:w="1691" w:type="dxa"/>
            <w:vAlign w:val="center"/>
          </w:tcPr>
          <w:p w14:paraId="2D70BABA">
            <w:pPr>
              <w:snapToGrid w:val="0"/>
              <w:spacing w:before="70" w:after="70" w:line="320" w:lineRule="auto"/>
              <w:ind w:firstLine="0"/>
              <w:jc w:val="left"/>
              <w:rPr>
                <w:sz w:val="21"/>
                <w:szCs w:val="21"/>
              </w:rPr>
            </w:pPr>
            <w:r>
              <w:rPr>
                <w:sz w:val="21"/>
                <w:szCs w:val="21"/>
              </w:rPr>
              <w:t>应急措施</w:t>
            </w:r>
          </w:p>
        </w:tc>
        <w:tc>
          <w:tcPr>
            <w:tcW w:w="2757" w:type="dxa"/>
            <w:vAlign w:val="center"/>
          </w:tcPr>
          <w:p w14:paraId="58B82EEF">
            <w:pPr>
              <w:snapToGrid w:val="0"/>
              <w:spacing w:before="70" w:after="70" w:line="320" w:lineRule="auto"/>
              <w:ind w:firstLine="0"/>
              <w:jc w:val="left"/>
              <w:rPr>
                <w:sz w:val="21"/>
                <w:szCs w:val="21"/>
              </w:rPr>
            </w:pPr>
            <w:r>
              <w:rPr>
                <w:sz w:val="21"/>
                <w:szCs w:val="21"/>
              </w:rPr>
              <w:t>撤离路线与联系人</w:t>
            </w:r>
          </w:p>
        </w:tc>
      </w:tr>
      <w:tr w14:paraId="39D77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2E0618DD">
            <w:pPr>
              <w:snapToGrid w:val="0"/>
              <w:spacing w:before="70" w:after="70" w:line="320" w:lineRule="auto"/>
              <w:ind w:firstLine="0"/>
              <w:jc w:val="left"/>
              <w:rPr>
                <w:sz w:val="21"/>
                <w:szCs w:val="21"/>
              </w:rPr>
            </w:pPr>
            <w:r>
              <w:rPr>
                <w:sz w:val="21"/>
                <w:szCs w:val="21"/>
              </w:rPr>
              <w:t>交付成果</w:t>
            </w:r>
          </w:p>
        </w:tc>
        <w:tc>
          <w:tcPr>
            <w:tcW w:w="2662" w:type="dxa"/>
            <w:vAlign w:val="center"/>
          </w:tcPr>
          <w:p w14:paraId="3AF4AF9A">
            <w:pPr>
              <w:snapToGrid w:val="0"/>
              <w:spacing w:before="70" w:after="70" w:line="320" w:lineRule="auto"/>
              <w:ind w:firstLine="0"/>
              <w:jc w:val="left"/>
              <w:rPr>
                <w:sz w:val="21"/>
                <w:szCs w:val="21"/>
              </w:rPr>
            </w:pPr>
            <w:r>
              <w:rPr>
                <w:sz w:val="21"/>
                <w:szCs w:val="21"/>
              </w:rPr>
              <w:t>数据、图、表</w:t>
            </w:r>
          </w:p>
        </w:tc>
        <w:tc>
          <w:tcPr>
            <w:tcW w:w="1691" w:type="dxa"/>
            <w:vAlign w:val="center"/>
          </w:tcPr>
          <w:p w14:paraId="58016E33">
            <w:pPr>
              <w:snapToGrid w:val="0"/>
              <w:spacing w:before="70" w:after="70" w:line="320" w:lineRule="auto"/>
              <w:ind w:firstLine="0"/>
              <w:jc w:val="left"/>
              <w:rPr>
                <w:sz w:val="21"/>
                <w:szCs w:val="21"/>
              </w:rPr>
            </w:pPr>
            <w:r>
              <w:rPr>
                <w:sz w:val="21"/>
                <w:szCs w:val="21"/>
              </w:rPr>
              <w:t>审批</w:t>
            </w:r>
          </w:p>
        </w:tc>
        <w:tc>
          <w:tcPr>
            <w:tcW w:w="2757" w:type="dxa"/>
            <w:vAlign w:val="center"/>
          </w:tcPr>
          <w:p w14:paraId="49ED90C4">
            <w:pPr>
              <w:snapToGrid w:val="0"/>
              <w:spacing w:before="70" w:after="70" w:line="320" w:lineRule="auto"/>
              <w:ind w:firstLine="0"/>
              <w:jc w:val="left"/>
              <w:rPr>
                <w:sz w:val="21"/>
                <w:szCs w:val="21"/>
              </w:rPr>
            </w:pPr>
            <w:r>
              <w:rPr>
                <w:sz w:val="21"/>
                <w:szCs w:val="21"/>
              </w:rPr>
              <w:t>甲方与项目负责人签认</w:t>
            </w:r>
          </w:p>
        </w:tc>
      </w:tr>
      <w:tr w14:paraId="6723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0" w:type="dxa"/>
            <w:vAlign w:val="center"/>
          </w:tcPr>
          <w:p w14:paraId="1A8F153E">
            <w:pPr>
              <w:snapToGrid w:val="0"/>
              <w:spacing w:before="70" w:after="70" w:line="320" w:lineRule="auto"/>
              <w:ind w:firstLine="0"/>
              <w:jc w:val="left"/>
              <w:rPr>
                <w:sz w:val="21"/>
                <w:szCs w:val="21"/>
              </w:rPr>
            </w:pPr>
            <w:r>
              <w:rPr>
                <w:sz w:val="21"/>
                <w:szCs w:val="21"/>
              </w:rPr>
              <w:t>完成标志</w:t>
            </w:r>
          </w:p>
        </w:tc>
        <w:tc>
          <w:tcPr>
            <w:tcW w:w="2662" w:type="dxa"/>
            <w:vAlign w:val="center"/>
          </w:tcPr>
          <w:p w14:paraId="7E2EAE48">
            <w:pPr>
              <w:snapToGrid w:val="0"/>
              <w:spacing w:before="70" w:after="70" w:line="320" w:lineRule="auto"/>
              <w:ind w:firstLine="0"/>
              <w:jc w:val="left"/>
              <w:rPr>
                <w:sz w:val="21"/>
                <w:szCs w:val="21"/>
              </w:rPr>
            </w:pPr>
            <w:r>
              <w:rPr>
                <w:sz w:val="21"/>
                <w:szCs w:val="21"/>
              </w:rPr>
              <w:t>质检评分 ≥80</w:t>
            </w:r>
          </w:p>
        </w:tc>
        <w:tc>
          <w:tcPr>
            <w:tcW w:w="1691" w:type="dxa"/>
            <w:vAlign w:val="center"/>
          </w:tcPr>
          <w:p w14:paraId="5FE0FA4A">
            <w:pPr>
              <w:snapToGrid w:val="0"/>
              <w:spacing w:before="70" w:after="70" w:line="320" w:lineRule="auto"/>
              <w:ind w:firstLine="0"/>
              <w:jc w:val="left"/>
              <w:rPr>
                <w:sz w:val="21"/>
                <w:szCs w:val="21"/>
              </w:rPr>
            </w:pPr>
            <w:r>
              <w:rPr>
                <w:sz w:val="21"/>
                <w:szCs w:val="21"/>
              </w:rPr>
              <w:t>关闭条件</w:t>
            </w:r>
          </w:p>
        </w:tc>
        <w:tc>
          <w:tcPr>
            <w:tcW w:w="2757" w:type="dxa"/>
            <w:vAlign w:val="center"/>
          </w:tcPr>
          <w:p w14:paraId="54EEC5B8">
            <w:pPr>
              <w:snapToGrid w:val="0"/>
              <w:spacing w:before="70" w:after="70" w:line="320" w:lineRule="auto"/>
              <w:ind w:firstLine="0"/>
              <w:jc w:val="left"/>
              <w:rPr>
                <w:sz w:val="21"/>
                <w:szCs w:val="21"/>
              </w:rPr>
            </w:pPr>
            <w:r>
              <w:rPr>
                <w:sz w:val="21"/>
                <w:szCs w:val="21"/>
              </w:rPr>
              <w:t>数据完整、现场清理</w:t>
            </w:r>
          </w:p>
        </w:tc>
      </w:tr>
    </w:tbl>
    <w:p w14:paraId="6B1590C1">
      <w:pPr>
        <w:spacing w:line="240" w:lineRule="auto"/>
      </w:pPr>
    </w:p>
    <w:p w14:paraId="355F1953">
      <w:r>
        <w:t>任务书由技术负责人签发，作业票由甲方审批，二者与作业记录表共同构成</w:t>
      </w:r>
      <w:r>
        <w:rPr>
          <w:rFonts w:hint="eastAsia"/>
        </w:rPr>
        <w:t>“</w:t>
      </w:r>
      <w:r>
        <w:t>计划</w:t>
      </w:r>
      <w:r>
        <w:rPr>
          <w:rFonts w:hint="eastAsia"/>
        </w:rPr>
        <w:t>-</w:t>
      </w:r>
      <w:r>
        <w:t>许可</w:t>
      </w:r>
      <w:r>
        <w:rPr>
          <w:rFonts w:hint="eastAsia"/>
        </w:rPr>
        <w:t>-</w:t>
      </w:r>
      <w:r>
        <w:t>执行</w:t>
      </w:r>
      <w:r>
        <w:rPr>
          <w:rFonts w:hint="eastAsia"/>
        </w:rPr>
        <w:t>”</w:t>
      </w:r>
      <w:r>
        <w:t>的完整证据链。</w:t>
      </w:r>
    </w:p>
    <w:p w14:paraId="1C5B5D7F">
      <w:pPr>
        <w:pStyle w:val="6"/>
      </w:pPr>
      <w:r>
        <w:rPr>
          <w:szCs w:val="32"/>
        </w:rPr>
        <w:t>2.5.1.35 高程基准与平面基准</w:t>
      </w:r>
    </w:p>
    <w:p w14:paraId="781E8A87">
      <w:r>
        <w:t>本项目的绝对高程统一采用</w:t>
      </w:r>
      <w:r>
        <w:rPr>
          <w:b/>
        </w:rPr>
        <w:t>国家 1985 国家高程基准</w:t>
      </w:r>
      <w:r>
        <w:t>，高程值为</w:t>
      </w:r>
      <w:r>
        <w:rPr>
          <w:b/>
        </w:rPr>
        <w:t>正常高</w:t>
      </w:r>
      <w:r>
        <w:t>。选择这一基准不是技术偏好，而是为了保证成果能够进入运行单位的既有管理体系：大坝安全监测、检修记录、设计图纸所用的高程大多是 1985 基准下的正常高，如果本次测量另起一套基准，即使内部精度再高，成果也无法与历史资料直接比对，</w:t>
      </w:r>
      <w:r>
        <w:rPr>
          <w:rFonts w:hint="eastAsia"/>
        </w:rPr>
        <w:t>“</w:t>
      </w:r>
      <w:r>
        <w:t>跨年度可比</w:t>
      </w:r>
      <w:r>
        <w:rPr>
          <w:rFonts w:hint="eastAsia"/>
        </w:rPr>
        <w:t>”</w:t>
      </w:r>
      <w:r>
        <w:t>就成了一句空话。</w:t>
      </w:r>
    </w:p>
    <w:p w14:paraId="46B5627D">
      <w:r>
        <w:t>平面坐标采用与甲方既有控制成果相一致的坐标系统，坐标框架与投影方式在项目启动阶段与甲方确认后固化，并写入数据标准，后续所有成果、图纸、模型均按此输出，不再中途更换。基准一旦确定，任何单站、单孔的成果都必须归算到这一框架下，不允许出现</w:t>
      </w:r>
      <w:r>
        <w:rPr>
          <w:rFonts w:hint="eastAsia"/>
        </w:rPr>
        <w:t>“</w:t>
      </w:r>
      <w:r>
        <w:t>某孔用局部坐标、某孔用工程坐标</w:t>
      </w:r>
      <w:r>
        <w:rPr>
          <w:rFonts w:hint="eastAsia"/>
        </w:rPr>
        <w:t>”</w:t>
      </w:r>
      <w:r>
        <w:t>的情况。</w:t>
      </w:r>
    </w:p>
    <w:p w14:paraId="37904295">
      <w:r>
        <w:t>平面基准除了位置，还有方向。深孔、长流道这类部位，控制点往往引不到位，即使勉强引进去，方位也未必可靠</w:t>
      </w:r>
      <w:r>
        <w:rPr>
          <w:rFonts w:hint="eastAsia"/>
        </w:rPr>
        <w:t>--</w:t>
      </w:r>
      <w:r>
        <w:t>导线在洞内只能沿一条线往前推，方向误差随距离放大，几十米之后就足以让孔底的成果</w:t>
      </w:r>
      <w:r>
        <w:rPr>
          <w:rFonts w:hint="eastAsia"/>
        </w:rPr>
        <w:t>“</w:t>
      </w:r>
      <w:r>
        <w:t>整体转向</w:t>
      </w:r>
      <w:r>
        <w:rPr>
          <w:rFonts w:hint="eastAsia"/>
        </w:rPr>
        <w:t>”</w:t>
      </w:r>
      <w:r>
        <w:t>。因此本方案在常规导线之外，另备一条独立定方向的路径：当孔内不具备通视条件或成果需要与工业测量基准严格比对时，采用陀螺经纬仪定向或大地天文测量方式独立确定方位角，必要时调用激光跟踪仪提供大尺寸比较基准，具体见 2.5.1.38。</w:t>
      </w:r>
    </w:p>
    <w:p w14:paraId="34571A8F">
      <w:r>
        <w:t>基准的传递依赖控制点。本项目不新建独立的首级网，而是直接采用项目周边国家高等级控制点，或由周边高等级控制点联测引入，把国家级的基准直接引到作业面附近，减少中间传递环节带来的误差累积。这一做法在精度上更可靠，在手续上也更规范</w:t>
      </w:r>
      <w:r>
        <w:rPr>
          <w:rFonts w:hint="eastAsia"/>
        </w:rPr>
        <w:t>--</w:t>
      </w:r>
      <w:r>
        <w:t>所有起算数据都有明确的来源与等级，成果评审时可以逐点追溯。</w:t>
      </w:r>
    </w:p>
    <w:p w14:paraId="0CA29DEB">
      <w:pPr>
        <w:pStyle w:val="6"/>
      </w:pPr>
      <w:r>
        <w:rPr>
          <w:szCs w:val="32"/>
        </w:rPr>
        <w:t>2.5.1.36 控制点联测方式与选择原则</w:t>
      </w:r>
    </w:p>
    <w:p w14:paraId="5590FC2A">
      <w:r>
        <w:t>联测方式不是预先定死的，要按现场的地形、通视与既有条件确定。方案准备三种方式，进场踏勘后逐站选定，并在技术交底中明确。</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44"/>
        <w:gridCol w:w="2652"/>
        <w:gridCol w:w="1674"/>
        <w:gridCol w:w="2130"/>
      </w:tblGrid>
      <w:tr w14:paraId="42761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344" w:type="dxa"/>
            <w:shd w:val="clear" w:color="auto" w:fill="E7E6E6"/>
            <w:vAlign w:val="center"/>
          </w:tcPr>
          <w:p w14:paraId="3626AF26">
            <w:pPr>
              <w:snapToGrid w:val="0"/>
              <w:spacing w:before="70" w:after="70" w:line="240" w:lineRule="auto"/>
              <w:ind w:firstLine="0"/>
              <w:jc w:val="center"/>
              <w:rPr>
                <w:b/>
                <w:sz w:val="21"/>
              </w:rPr>
            </w:pPr>
            <w:r>
              <w:rPr>
                <w:b/>
                <w:sz w:val="21"/>
                <w:szCs w:val="21"/>
              </w:rPr>
              <w:t>现场条件</w:t>
            </w:r>
          </w:p>
        </w:tc>
        <w:tc>
          <w:tcPr>
            <w:tcW w:w="2652" w:type="dxa"/>
            <w:shd w:val="clear" w:color="auto" w:fill="E7E6E6"/>
            <w:vAlign w:val="center"/>
          </w:tcPr>
          <w:p w14:paraId="051A211F">
            <w:pPr>
              <w:snapToGrid w:val="0"/>
              <w:spacing w:before="70" w:after="70" w:line="240" w:lineRule="auto"/>
              <w:ind w:firstLine="0"/>
              <w:jc w:val="center"/>
              <w:rPr>
                <w:b/>
                <w:sz w:val="21"/>
              </w:rPr>
            </w:pPr>
            <w:r>
              <w:rPr>
                <w:b/>
                <w:sz w:val="21"/>
                <w:szCs w:val="21"/>
              </w:rPr>
              <w:t>高程引入方式</w:t>
            </w:r>
          </w:p>
        </w:tc>
        <w:tc>
          <w:tcPr>
            <w:tcW w:w="1674" w:type="dxa"/>
            <w:shd w:val="clear" w:color="auto" w:fill="E7E6E6"/>
            <w:vAlign w:val="center"/>
          </w:tcPr>
          <w:p w14:paraId="56754D58">
            <w:pPr>
              <w:snapToGrid w:val="0"/>
              <w:spacing w:before="70" w:after="70" w:line="240" w:lineRule="auto"/>
              <w:ind w:firstLine="0"/>
              <w:jc w:val="center"/>
              <w:rPr>
                <w:b/>
                <w:sz w:val="21"/>
              </w:rPr>
            </w:pPr>
            <w:r>
              <w:rPr>
                <w:b/>
                <w:sz w:val="21"/>
                <w:szCs w:val="21"/>
              </w:rPr>
              <w:t>平面引入方式</w:t>
            </w:r>
          </w:p>
        </w:tc>
        <w:tc>
          <w:tcPr>
            <w:tcW w:w="2130" w:type="dxa"/>
            <w:shd w:val="clear" w:color="auto" w:fill="E7E6E6"/>
            <w:vAlign w:val="center"/>
          </w:tcPr>
          <w:p w14:paraId="6D2513D0">
            <w:pPr>
              <w:snapToGrid w:val="0"/>
              <w:spacing w:before="70" w:after="70" w:line="240" w:lineRule="auto"/>
              <w:ind w:firstLine="0"/>
              <w:jc w:val="center"/>
              <w:rPr>
                <w:b/>
                <w:sz w:val="21"/>
              </w:rPr>
            </w:pPr>
            <w:r>
              <w:rPr>
                <w:b/>
                <w:sz w:val="21"/>
                <w:szCs w:val="21"/>
              </w:rPr>
              <w:t>适用情形</w:t>
            </w:r>
          </w:p>
        </w:tc>
      </w:tr>
      <w:tr w14:paraId="7A4AB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44" w:type="dxa"/>
            <w:vAlign w:val="center"/>
          </w:tcPr>
          <w:p w14:paraId="46D779A8">
            <w:pPr>
              <w:snapToGrid w:val="0"/>
              <w:spacing w:before="70" w:after="70" w:line="240" w:lineRule="auto"/>
              <w:ind w:firstLine="0"/>
              <w:jc w:val="left"/>
              <w:rPr>
                <w:sz w:val="21"/>
              </w:rPr>
            </w:pPr>
            <w:r>
              <w:rPr>
                <w:sz w:val="21"/>
                <w:szCs w:val="21"/>
              </w:rPr>
              <w:t>地势平坦、具备水准测量条件</w:t>
            </w:r>
          </w:p>
        </w:tc>
        <w:tc>
          <w:tcPr>
            <w:tcW w:w="2652" w:type="dxa"/>
            <w:vAlign w:val="center"/>
          </w:tcPr>
          <w:p w14:paraId="5362FF8A">
            <w:pPr>
              <w:snapToGrid w:val="0"/>
              <w:spacing w:before="70" w:after="70" w:line="240" w:lineRule="auto"/>
              <w:ind w:firstLine="0"/>
              <w:jc w:val="left"/>
              <w:rPr>
                <w:sz w:val="21"/>
              </w:rPr>
            </w:pPr>
            <w:r>
              <w:rPr>
                <w:sz w:val="21"/>
                <w:szCs w:val="21"/>
              </w:rPr>
              <w:t>二等水准联测（条件受限时三等/四等）</w:t>
            </w:r>
          </w:p>
        </w:tc>
        <w:tc>
          <w:tcPr>
            <w:tcW w:w="1674" w:type="dxa"/>
            <w:vAlign w:val="center"/>
          </w:tcPr>
          <w:p w14:paraId="17F24559">
            <w:pPr>
              <w:snapToGrid w:val="0"/>
              <w:spacing w:before="70" w:after="70" w:line="240" w:lineRule="auto"/>
              <w:ind w:firstLine="0"/>
              <w:jc w:val="center"/>
              <w:rPr>
                <w:sz w:val="21"/>
              </w:rPr>
            </w:pPr>
            <w:r>
              <w:rPr>
                <w:sz w:val="21"/>
                <w:szCs w:val="21"/>
              </w:rPr>
              <w:t>全站仪导线/边角网</w:t>
            </w:r>
          </w:p>
        </w:tc>
        <w:tc>
          <w:tcPr>
            <w:tcW w:w="2130" w:type="dxa"/>
            <w:vAlign w:val="center"/>
          </w:tcPr>
          <w:p w14:paraId="445B369B">
            <w:pPr>
              <w:snapToGrid w:val="0"/>
              <w:spacing w:before="70" w:after="70" w:line="240" w:lineRule="auto"/>
              <w:ind w:firstLine="0"/>
              <w:jc w:val="left"/>
              <w:rPr>
                <w:sz w:val="21"/>
              </w:rPr>
            </w:pPr>
            <w:r>
              <w:rPr>
                <w:sz w:val="21"/>
                <w:szCs w:val="21"/>
              </w:rPr>
              <w:t>葛洲坝闸区、坝顶道路沿线</w:t>
            </w:r>
          </w:p>
        </w:tc>
      </w:tr>
      <w:tr w14:paraId="1F240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44" w:type="dxa"/>
            <w:vAlign w:val="center"/>
          </w:tcPr>
          <w:p w14:paraId="1FA3E1D7">
            <w:pPr>
              <w:snapToGrid w:val="0"/>
              <w:spacing w:before="70" w:after="70" w:line="240" w:lineRule="auto"/>
              <w:ind w:firstLine="0"/>
              <w:jc w:val="left"/>
              <w:rPr>
                <w:sz w:val="21"/>
              </w:rPr>
            </w:pPr>
            <w:r>
              <w:rPr>
                <w:sz w:val="21"/>
                <w:szCs w:val="21"/>
              </w:rPr>
              <w:t>地势起伏较大、不具备水准条件</w:t>
            </w:r>
          </w:p>
        </w:tc>
        <w:tc>
          <w:tcPr>
            <w:tcW w:w="2652" w:type="dxa"/>
            <w:vAlign w:val="center"/>
          </w:tcPr>
          <w:p w14:paraId="6D1BB4DE">
            <w:pPr>
              <w:snapToGrid w:val="0"/>
              <w:spacing w:before="70" w:after="70" w:line="240" w:lineRule="auto"/>
              <w:ind w:firstLine="0"/>
              <w:jc w:val="left"/>
              <w:rPr>
                <w:sz w:val="21"/>
              </w:rPr>
            </w:pPr>
            <w:r>
              <w:rPr>
                <w:sz w:val="21"/>
                <w:szCs w:val="21"/>
              </w:rPr>
              <w:t>全站仪三角高程（对向观测、往返测）</w:t>
            </w:r>
          </w:p>
        </w:tc>
        <w:tc>
          <w:tcPr>
            <w:tcW w:w="1674" w:type="dxa"/>
            <w:vAlign w:val="center"/>
          </w:tcPr>
          <w:p w14:paraId="5AF69897">
            <w:pPr>
              <w:snapToGrid w:val="0"/>
              <w:spacing w:before="70" w:after="70" w:line="240" w:lineRule="auto"/>
              <w:ind w:firstLine="0"/>
              <w:jc w:val="center"/>
              <w:rPr>
                <w:sz w:val="21"/>
              </w:rPr>
            </w:pPr>
            <w:r>
              <w:rPr>
                <w:sz w:val="21"/>
                <w:szCs w:val="21"/>
              </w:rPr>
              <w:t>全站仪导线/边角网</w:t>
            </w:r>
          </w:p>
        </w:tc>
        <w:tc>
          <w:tcPr>
            <w:tcW w:w="2130" w:type="dxa"/>
            <w:vAlign w:val="center"/>
          </w:tcPr>
          <w:p w14:paraId="4148C115">
            <w:pPr>
              <w:snapToGrid w:val="0"/>
              <w:spacing w:before="70" w:after="70" w:line="240" w:lineRule="auto"/>
              <w:ind w:firstLine="0"/>
              <w:jc w:val="left"/>
              <w:rPr>
                <w:sz w:val="21"/>
              </w:rPr>
            </w:pPr>
            <w:r>
              <w:rPr>
                <w:sz w:val="21"/>
                <w:szCs w:val="21"/>
              </w:rPr>
              <w:t>向家坝表孔、陡坡段</w:t>
            </w:r>
          </w:p>
        </w:tc>
      </w:tr>
      <w:tr w14:paraId="1B275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44" w:type="dxa"/>
            <w:vAlign w:val="center"/>
          </w:tcPr>
          <w:p w14:paraId="4573AFA4">
            <w:pPr>
              <w:snapToGrid w:val="0"/>
              <w:spacing w:before="70" w:after="70" w:line="240" w:lineRule="auto"/>
              <w:ind w:firstLine="0"/>
              <w:jc w:val="left"/>
              <w:rPr>
                <w:sz w:val="21"/>
              </w:rPr>
            </w:pPr>
            <w:r>
              <w:rPr>
                <w:sz w:val="21"/>
                <w:szCs w:val="21"/>
              </w:rPr>
              <w:t>现场不具备通视条件</w:t>
            </w:r>
          </w:p>
        </w:tc>
        <w:tc>
          <w:tcPr>
            <w:tcW w:w="2652" w:type="dxa"/>
            <w:vAlign w:val="center"/>
          </w:tcPr>
          <w:p w14:paraId="0225F003">
            <w:pPr>
              <w:snapToGrid w:val="0"/>
              <w:spacing w:before="70" w:after="70" w:line="240" w:lineRule="auto"/>
              <w:ind w:firstLine="0"/>
              <w:jc w:val="left"/>
              <w:rPr>
                <w:sz w:val="21"/>
              </w:rPr>
            </w:pPr>
            <w:r>
              <w:rPr>
                <w:sz w:val="21"/>
                <w:szCs w:val="21"/>
              </w:rPr>
              <w:t>GNSS 静态/快速静态</w:t>
            </w:r>
          </w:p>
        </w:tc>
        <w:tc>
          <w:tcPr>
            <w:tcW w:w="1674" w:type="dxa"/>
            <w:vAlign w:val="center"/>
          </w:tcPr>
          <w:p w14:paraId="047556DF">
            <w:pPr>
              <w:snapToGrid w:val="0"/>
              <w:spacing w:before="70" w:after="70" w:line="240" w:lineRule="auto"/>
              <w:ind w:firstLine="0"/>
              <w:jc w:val="center"/>
              <w:rPr>
                <w:sz w:val="21"/>
              </w:rPr>
            </w:pPr>
            <w:r>
              <w:rPr>
                <w:sz w:val="21"/>
                <w:szCs w:val="21"/>
              </w:rPr>
              <w:t>GNSS 静态/快速静态</w:t>
            </w:r>
          </w:p>
        </w:tc>
        <w:tc>
          <w:tcPr>
            <w:tcW w:w="2130" w:type="dxa"/>
            <w:vAlign w:val="center"/>
          </w:tcPr>
          <w:p w14:paraId="249249D6">
            <w:pPr>
              <w:snapToGrid w:val="0"/>
              <w:spacing w:before="70" w:after="70" w:line="240" w:lineRule="auto"/>
              <w:ind w:firstLine="0"/>
              <w:jc w:val="left"/>
              <w:rPr>
                <w:sz w:val="21"/>
              </w:rPr>
            </w:pPr>
            <w:r>
              <w:rPr>
                <w:sz w:val="21"/>
                <w:szCs w:val="21"/>
              </w:rPr>
              <w:t>深孔进出口、遮挡严重区域</w:t>
            </w:r>
          </w:p>
        </w:tc>
      </w:tr>
    </w:tbl>
    <w:p w14:paraId="4E3F9191">
      <w:pPr>
        <w:spacing w:line="240" w:lineRule="auto"/>
      </w:pPr>
    </w:p>
    <w:p w14:paraId="77C03ABB">
      <w:pPr>
        <w:numPr>
          <w:ilvl w:val="0"/>
          <w:numId w:val="29"/>
        </w:numPr>
        <w:rPr>
          <w:b/>
        </w:rPr>
      </w:pPr>
      <w:r>
        <w:rPr>
          <w:b/>
        </w:rPr>
        <w:t>水准引入</w:t>
      </w:r>
    </w:p>
    <w:p w14:paraId="249A125E">
      <w:r>
        <w:t>从周边国家等级水准点起算，按二等水准要求联测至作业区，测段往返测高差不符值控制在 ±4√L mm（L 为测段长度，km）以内，视线长度、前后视距差、累积视距差与红黑面读数差均按二等限差执行。当路线过长、地形受限或既有高等级点距离过远，二等水准实施确有困难时，经甲方同意可降为三等（不符值限差 ±12√L mm）或四等（±20√L mm），并在成果中注明所采用的等级、限差与降级理由。联测路线尽量短，避开车辆振动与日照强烈时段，观测前后各测一次气温与尺温。</w:t>
      </w:r>
    </w:p>
    <w:p w14:paraId="45BF727F">
      <w:pPr>
        <w:numPr>
          <w:ilvl w:val="0"/>
          <w:numId w:val="29"/>
        </w:numPr>
        <w:rPr>
          <w:b/>
        </w:rPr>
      </w:pPr>
      <w:r>
        <w:rPr>
          <w:b/>
        </w:rPr>
        <w:t>三角高程引入</w:t>
      </w:r>
    </w:p>
    <w:p w14:paraId="5C983D83">
      <w:r>
        <w:t>当高差大、水准路线难以布设时，采用全站仪三角高程对向观测，往返测取均值，并施加地球曲率与大气折光改正；观测时段避开正午强对流，仪器高与棱镜高量测两次取中数，较差不超过 2 mm。</w:t>
      </w:r>
    </w:p>
    <w:p w14:paraId="577CC073">
      <w:pPr>
        <w:numPr>
          <w:ilvl w:val="0"/>
          <w:numId w:val="28"/>
        </w:numPr>
        <w:rPr>
          <w:b/>
        </w:rPr>
      </w:pPr>
      <w:r>
        <w:rPr>
          <w:b/>
        </w:rPr>
        <w:t>GNSS 引入</w:t>
      </w:r>
    </w:p>
    <w:p w14:paraId="67EFF143">
      <w:r>
        <w:t>当现场通视条件差、无法布设导线时，采用 GNSS 静态或快速静态观测，与周边高等级点组成同步环，基线解算后做无约束与约束平差，环闭合差与点位中误差满足规范要求；高程方向因 GNSS 大地高与正常高之间存在高程异常，需结合似大地水准面模型或已知点拟合转换，转换残差超限时改用前两种方式。</w:t>
      </w:r>
    </w:p>
    <w:p w14:paraId="7B079059">
      <w:pPr>
        <w:numPr>
          <w:ilvl w:val="0"/>
          <w:numId w:val="29"/>
        </w:numPr>
        <w:rPr>
          <w:b/>
        </w:rPr>
      </w:pPr>
      <w:r>
        <w:rPr>
          <w:b/>
        </w:rPr>
        <w:t>选择原则</w:t>
      </w:r>
    </w:p>
    <w:p w14:paraId="6C398D95">
      <w:r>
        <w:t>高程等级优先：能按二等水准实施的一律采用二等水准；确实不具备条件时依次降为三等、四等；不能用水准但能通视的采用全站仪三角高程，其精度应不低于三等水准相当水平，并以对向观测、往返测与已知点检核保证可靠；既不能水准也不能通视时采用 GNSS，且必须做高程异常改正与已知点拟合，拟合残差超限不得单独用于高程。这样排序的理由是精度与可靠性依次递减</w:t>
      </w:r>
      <w:r>
        <w:rPr>
          <w:rFonts w:hint="eastAsia"/>
        </w:rPr>
        <w:t>--</w:t>
      </w:r>
      <w:r>
        <w:t>水准最稳，三角高程次之，GNSS 受多路径与电离层影响最大。三种方式也可以组合使用：平面用 GNSS、高程用水准，是深孔场景常见的搭配。</w:t>
      </w:r>
    </w:p>
    <w:p w14:paraId="76F972A7">
      <w:pPr>
        <w:pStyle w:val="6"/>
      </w:pPr>
      <w:r>
        <w:rPr>
          <w:szCs w:val="32"/>
        </w:rPr>
        <w:t>2.5.1.37 基准检核与成果转换</w:t>
      </w:r>
    </w:p>
    <w:p w14:paraId="5AB075AA">
      <w:r>
        <w:rPr>
          <w:rFonts w:hint="eastAsia"/>
        </w:rPr>
        <w:t>基准传递完成后须开展系统性检核，否则基准误差将沿传递链路持续累积并传导至最终测量成果。本研究设计三级检核机制：其一，采用不少于2个已知点实施独立校核，当观测较差超出限差阈值时，需重新开展联测；其二，同一作业区域内采用两类测量方法开展互检，例如水准测量与三角高程测量结果比对、GNSS测量与导线测量结果比对，以互检较差作为基准可靠性的定量判据；其三，作业实施期间对首级控制点开展定期复测，及时识别施工扰动引发的点位位移。</w:t>
      </w:r>
    </w:p>
    <w:p w14:paraId="3E9EE47B">
      <w:r>
        <w:rPr>
          <w:rFonts w:hint="eastAsia"/>
        </w:rPr>
        <w:t>坐标转换遵循“单次转换、全流程留痕”原则：每批次测量数据仅执行一次局部坐标系至工程坐标系的转换，转换参数、参与解算的控制点编号、转换残差均需完整记录；后续如需调整转换方案，需重新执行坐标转换并留存版本记录，禁止对已生成成果实施局部修正。该机制的核心目标为保障测量成果的可溯源性，实现对任意成果生产过程的全链路追溯。</w:t>
      </w:r>
    </w:p>
    <w:p w14:paraId="70B027D6">
      <w:r>
        <w:rPr>
          <w:rFonts w:hint="eastAsia"/>
        </w:rPr>
        <w:t>需特别说明的是，高程基准的有效性最终需通过实测数据予以验证。本方案要求每处深孔至少布设2个高程检核点，与水准测量或三角高程测量的独立测设结果开展比对，当较差超过3 mm时判定为异常，须排查并消除异常成因后方可提交测量成果。该限差要求虽较为严格，但对于坡度变化显著、存在局部沉降风险的流道区域，是保障测量精度的必要约束。</w:t>
      </w:r>
    </w:p>
    <w:p w14:paraId="30F51ED3">
      <w:pPr>
        <w:pStyle w:val="6"/>
      </w:pPr>
      <w:r>
        <w:rPr>
          <w:szCs w:val="32"/>
        </w:rPr>
        <w:t>2.5.1.38 高精度测量服务支持</w:t>
      </w:r>
    </w:p>
    <w:p w14:paraId="46AC55A6">
      <w:r>
        <w:rPr>
          <w:rFonts w:hint="eastAsia"/>
        </w:rPr>
        <w:t>前文已完成常规测量条件下的基准引测方法论述。常规测量手段普遍存在适用边界，需满足测站间通视、控制点可顺利引测布设、测量误差沿传递路径逐级可控三项基本条件。而深孔、长流道、闸室内部等作业场景恰好突破了上述三项约束：孔壁遮挡导致测站间无法通视，控制点仅能从孔口单方向向内传递，洞内导线随测程延长而累积的方位误差逐步放大。针对此类场景，仅依托常规测量手段优化已难以有效提升测量精度，需采用一类不依赖导线传递的专用测量方法。据此，投标人依托所属单位的计量测试与大地测量专业技术资源，可根据项目需求提供两类专项测量服务：其一为激光跟踪仪测量服务，面向大尺寸几何量的高精度比对测量需求；其二为陀螺经纬仪定向与大地天文测量寻北服务，面向独立方位基准构建需求。上述两类服务并非理论层面的技术储备，而是可按需进场、按次统筹实施的实测服务，可同步提供专业技术人员、测量仪器、数据处理及成果报告等全套支撑。</w:t>
      </w:r>
    </w:p>
    <w:p w14:paraId="5C5EA8B4">
      <w:pPr>
        <w:numPr>
          <w:ilvl w:val="0"/>
          <w:numId w:val="30"/>
        </w:numPr>
        <w:rPr>
          <w:b/>
          <w:bCs/>
        </w:rPr>
      </w:pPr>
      <w:r>
        <w:rPr>
          <w:b/>
          <w:bCs/>
        </w:rPr>
        <w:t>激光跟踪仪测量服务</w:t>
      </w:r>
    </w:p>
    <w:p w14:paraId="367AF4B5">
      <w:r>
        <w:t>激光跟踪仪以激光干涉测距配合角度编码器，跟踪反射靶标球的三维坐标，单站测量范围可达数十米，测距分辨力优于 1 μm，坐标测量不确定度通常在 15 μm + 6 μm/m 的水平，测点速率可达每秒数百点，是目前工业大尺寸测量中精度最高的手段之一。在本项目中它有三个明确的用处。第一是给装备做</w:t>
      </w:r>
      <w:r>
        <w:rPr>
          <w:rFonts w:hint="eastAsia"/>
        </w:rPr>
        <w:t>“</w:t>
      </w:r>
      <w:r>
        <w:t>尺寸基准</w:t>
      </w:r>
      <w:r>
        <w:rPr>
          <w:rFonts w:hint="eastAsia"/>
        </w:rPr>
        <w:t>”</w:t>
      </w:r>
      <w:r>
        <w:t>：多目视觉跟踪测量系统的相机外参、跟踪框架的形位、扫描头在履带式 AGV 上的安装位置，这些参数靠卷尺和常规仪器只能测到毫米级，用跟踪仪布设靶标后可以做到几十微米级，标定结果直接决定后续多站数据的拼接精度。第二是给现场做大尺寸比对：当单孔长度超过 20 m、且需要优于毫米级的绝对尺寸时，用跟踪仪在孔口与孔底布设若干稳固靶标点，测出它们之间的相对位置，再把这些点作为全站仪加密的起算基准，等于用一台仪器把长距离</w:t>
      </w:r>
      <w:r>
        <w:rPr>
          <w:rFonts w:hint="eastAsia"/>
        </w:rPr>
        <w:t>“</w:t>
      </w:r>
      <w:r>
        <w:t>压缩</w:t>
      </w:r>
      <w:r>
        <w:rPr>
          <w:rFonts w:hint="eastAsia"/>
        </w:rPr>
        <w:t>”</w:t>
      </w:r>
      <w:r>
        <w:t>成若干个短距离。第三是关键部件复检：闸门轨道、埋件、门槽止水座板等的几何形位，可在检修窗口用跟踪仪抽测，与三维扫描成果互相印证。</w:t>
      </w:r>
    </w:p>
    <w:p w14:paraId="260A8C23">
      <w:pPr>
        <w:rPr>
          <w:b/>
          <w:bCs/>
        </w:rPr>
      </w:pPr>
      <w:r>
        <w:t>需要说明激光跟踪仪的适用边界。它要求光路通视、靶标稳固、环境相对稳定，对振动和温度梯度比较敏感，野外长期露天作业并不合适。因此本项目的用法是</w:t>
      </w:r>
      <w:r>
        <w:rPr>
          <w:rFonts w:hint="eastAsia"/>
        </w:rPr>
        <w:t>“</w:t>
      </w:r>
      <w:r>
        <w:t>短时、集中、定点</w:t>
      </w:r>
      <w:r>
        <w:rPr>
          <w:rFonts w:hint="eastAsia"/>
        </w:rPr>
        <w:t>”</w:t>
      </w:r>
      <w:r>
        <w:t>：进场一次，在尽可能短的时间内把该测的点一次测完，把结果固化成地面上的固定标志或装备上的靶标座，之后所有复测都回到这些标志上，而不是</w:t>
      </w:r>
      <w:r>
        <w:rPr>
          <w:b/>
          <w:bCs/>
        </w:rPr>
        <w:t>每次都重新架仪器。这样既发挥了它的精度优势，又避开了环境不稳定的短板。</w:t>
      </w:r>
    </w:p>
    <w:p w14:paraId="7DAEE005">
      <w:pPr>
        <w:numPr>
          <w:ilvl w:val="0"/>
          <w:numId w:val="30"/>
        </w:numPr>
        <w:rPr>
          <w:b/>
          <w:bCs/>
        </w:rPr>
      </w:pPr>
      <w:r>
        <w:rPr>
          <w:b/>
          <w:bCs/>
        </w:rPr>
        <w:t>陀螺经纬仪定向服务</w:t>
      </w:r>
    </w:p>
    <w:p w14:paraId="38D520B2">
      <w:r>
        <w:t>陀螺经纬仪利用高速陀螺敏感地球自转的水平分量，通过跟踪摆幅找到真北方向，单次定向一般 15～20 min，定向中误差可控制在 5″～20″，不依赖任何已知方位、不需要两点通视，这是它在深孔与洞内作业中不可替代的原因。常规导线的问题在于方向只能靠起算边传递，中间没有闭合条件，一条 50 m 的孔道推下来，即使每站测角都很准，累积的横向偏差也可能达到厘米级；而陀螺定向可以在孔底直接给出一个独立方向，与导线联合平差后把这种累积性偏差压下去。典型做法是在孔口与孔底各设一个陀螺点，测两条陀螺方位边，与导线观测值一起做联合平差，把方向闭合差按权分配。陀螺定向还有第二个用处：对既有控制网做方位校核。运行多年的电站控制网，点位可能发生过位移，用陀螺方位与网中已知方位边比对，能快速判断网的方向是否可靠。</w:t>
      </w:r>
    </w:p>
    <w:p w14:paraId="63541053">
      <w:pPr>
        <w:numPr>
          <w:ilvl w:val="0"/>
          <w:numId w:val="30"/>
        </w:numPr>
        <w:rPr>
          <w:b/>
          <w:bCs/>
        </w:rPr>
      </w:pPr>
      <w:r>
        <w:rPr>
          <w:b/>
          <w:bCs/>
        </w:rPr>
        <w:t>大地天文测量寻北服务</w:t>
      </w:r>
    </w:p>
    <w:p w14:paraId="2B031AD1">
      <w:r>
        <w:t>大地天文测量以恒星为观测目标，用全能经纬仪或专用天文测量装置测定天文经纬度与天文方位角，再经垂线偏差归算得到大地方位角，是目前精度最高的方位测量手段，一等天文方位角的中误差可优于 0.5″。它在本项目中主要承担两个角色：一是作为最高一级的方位控制，当甲方对成果的方向精度提出特殊要求，或成果需要与国家等级方位基准严格一致时，用它直接测定；二是给陀螺经纬仪做常数标定。陀螺仪的仪器常数会随时间漂移，必须定期用天文方位或高等级已知方位边重新标定，否则定向结果会带着一个系统性的方向偏差。也就是说，天文测量与陀螺定向是配套使用的：天文定</w:t>
      </w:r>
      <w:r>
        <w:rPr>
          <w:rFonts w:hint="eastAsia"/>
        </w:rPr>
        <w:t>“</w:t>
      </w:r>
      <w:r>
        <w:t>绝对方向</w:t>
      </w:r>
      <w:r>
        <w:rPr>
          <w:rFonts w:hint="eastAsia"/>
        </w:rPr>
        <w:t>”</w:t>
      </w:r>
      <w:r>
        <w:t>，陀螺把这个方向搬进不通视的孔内。</w:t>
      </w:r>
    </w:p>
    <w:p w14:paraId="31289586">
      <w:pPr>
        <w:numPr>
          <w:ilvl w:val="0"/>
          <w:numId w:val="30"/>
        </w:numPr>
        <w:rPr>
          <w:b/>
        </w:rPr>
      </w:pPr>
      <w:r>
        <w:rPr>
          <w:b/>
        </w:rPr>
        <w:t>服务内容、精度水平与调用条件</w:t>
      </w:r>
    </w:p>
    <w:p w14:paraId="7CFD0819">
      <w:r>
        <w:t>两类服务的组织方式、精度水平与适用情形见下表。表中精度为仪器标称条件下的可达到水平，实际成果精度还取决于现场条件、观测时段与图形强度，每次服务结束后在成果报告中给出本次实测的精度评定结果。</w:t>
      </w:r>
    </w:p>
    <w:tbl>
      <w:tblPr>
        <w:tblStyle w:val="32"/>
        <w:tblW w:w="92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28"/>
        <w:gridCol w:w="1999"/>
        <w:gridCol w:w="1674"/>
        <w:gridCol w:w="1541"/>
        <w:gridCol w:w="2900"/>
      </w:tblGrid>
      <w:tr w14:paraId="76D92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28" w:type="dxa"/>
            <w:shd w:val="clear" w:color="auto" w:fill="E7E6E6"/>
            <w:vAlign w:val="center"/>
          </w:tcPr>
          <w:p w14:paraId="122C9FCB">
            <w:pPr>
              <w:snapToGrid w:val="0"/>
              <w:spacing w:before="70" w:after="70" w:line="240" w:lineRule="auto"/>
              <w:ind w:firstLine="0"/>
              <w:jc w:val="center"/>
              <w:rPr>
                <w:b/>
                <w:sz w:val="21"/>
              </w:rPr>
            </w:pPr>
            <w:r>
              <w:rPr>
                <w:b/>
                <w:sz w:val="21"/>
                <w:szCs w:val="21"/>
              </w:rPr>
              <w:t>服务项目</w:t>
            </w:r>
          </w:p>
        </w:tc>
        <w:tc>
          <w:tcPr>
            <w:tcW w:w="1999" w:type="dxa"/>
            <w:shd w:val="clear" w:color="auto" w:fill="E7E6E6"/>
            <w:vAlign w:val="center"/>
          </w:tcPr>
          <w:p w14:paraId="54FAFA33">
            <w:pPr>
              <w:snapToGrid w:val="0"/>
              <w:spacing w:before="70" w:after="70" w:line="240" w:lineRule="auto"/>
              <w:ind w:firstLine="0"/>
              <w:jc w:val="center"/>
              <w:rPr>
                <w:b/>
                <w:sz w:val="21"/>
              </w:rPr>
            </w:pPr>
            <w:r>
              <w:rPr>
                <w:b/>
                <w:sz w:val="21"/>
                <w:szCs w:val="21"/>
              </w:rPr>
              <w:t>主要手段</w:t>
            </w:r>
          </w:p>
        </w:tc>
        <w:tc>
          <w:tcPr>
            <w:tcW w:w="1674" w:type="dxa"/>
            <w:shd w:val="clear" w:color="auto" w:fill="E7E6E6"/>
            <w:vAlign w:val="center"/>
          </w:tcPr>
          <w:p w14:paraId="3B5D4CFF">
            <w:pPr>
              <w:snapToGrid w:val="0"/>
              <w:spacing w:before="70" w:after="70" w:line="240" w:lineRule="auto"/>
              <w:ind w:firstLine="0"/>
              <w:jc w:val="center"/>
              <w:rPr>
                <w:b/>
                <w:sz w:val="21"/>
              </w:rPr>
            </w:pPr>
            <w:r>
              <w:rPr>
                <w:b/>
                <w:sz w:val="21"/>
                <w:szCs w:val="21"/>
              </w:rPr>
              <w:t>精度水平</w:t>
            </w:r>
          </w:p>
        </w:tc>
        <w:tc>
          <w:tcPr>
            <w:tcW w:w="1541" w:type="dxa"/>
            <w:shd w:val="clear" w:color="auto" w:fill="E7E6E6"/>
            <w:vAlign w:val="center"/>
          </w:tcPr>
          <w:p w14:paraId="055F9DA5">
            <w:pPr>
              <w:snapToGrid w:val="0"/>
              <w:spacing w:before="70" w:after="70" w:line="240" w:lineRule="auto"/>
              <w:ind w:firstLine="0"/>
              <w:jc w:val="center"/>
              <w:rPr>
                <w:b/>
                <w:sz w:val="21"/>
              </w:rPr>
            </w:pPr>
            <w:r>
              <w:rPr>
                <w:b/>
                <w:sz w:val="21"/>
                <w:szCs w:val="21"/>
              </w:rPr>
              <w:t>投入方式</w:t>
            </w:r>
          </w:p>
        </w:tc>
        <w:tc>
          <w:tcPr>
            <w:tcW w:w="2900" w:type="dxa"/>
            <w:shd w:val="clear" w:color="auto" w:fill="E7E6E6"/>
            <w:vAlign w:val="center"/>
          </w:tcPr>
          <w:p w14:paraId="402F6F99">
            <w:pPr>
              <w:snapToGrid w:val="0"/>
              <w:spacing w:before="70" w:after="70" w:line="240" w:lineRule="auto"/>
              <w:ind w:firstLine="0"/>
              <w:jc w:val="center"/>
              <w:rPr>
                <w:b/>
                <w:sz w:val="21"/>
              </w:rPr>
            </w:pPr>
            <w:r>
              <w:rPr>
                <w:b/>
                <w:sz w:val="21"/>
                <w:szCs w:val="21"/>
              </w:rPr>
              <w:t>适用情形</w:t>
            </w:r>
          </w:p>
        </w:tc>
      </w:tr>
      <w:tr w14:paraId="39001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8" w:type="dxa"/>
            <w:vAlign w:val="center"/>
          </w:tcPr>
          <w:p w14:paraId="0352E1D7">
            <w:pPr>
              <w:snapToGrid w:val="0"/>
              <w:spacing w:before="70" w:after="70" w:line="240" w:lineRule="auto"/>
              <w:ind w:firstLine="0"/>
              <w:jc w:val="center"/>
              <w:rPr>
                <w:sz w:val="21"/>
              </w:rPr>
            </w:pPr>
            <w:r>
              <w:rPr>
                <w:sz w:val="21"/>
                <w:szCs w:val="21"/>
              </w:rPr>
              <w:t>大尺寸几何量测量</w:t>
            </w:r>
          </w:p>
        </w:tc>
        <w:tc>
          <w:tcPr>
            <w:tcW w:w="1999" w:type="dxa"/>
            <w:vAlign w:val="center"/>
          </w:tcPr>
          <w:p w14:paraId="1DAEA164">
            <w:pPr>
              <w:snapToGrid w:val="0"/>
              <w:spacing w:before="70" w:after="70" w:line="240" w:lineRule="auto"/>
              <w:ind w:firstLine="0"/>
              <w:jc w:val="left"/>
              <w:rPr>
                <w:sz w:val="21"/>
              </w:rPr>
            </w:pPr>
            <w:r>
              <w:rPr>
                <w:sz w:val="21"/>
                <w:szCs w:val="21"/>
              </w:rPr>
              <w:t>激光跟踪仪（干涉测距+角度编码）</w:t>
            </w:r>
          </w:p>
        </w:tc>
        <w:tc>
          <w:tcPr>
            <w:tcW w:w="1674" w:type="dxa"/>
            <w:vAlign w:val="center"/>
          </w:tcPr>
          <w:p w14:paraId="4F723A38">
            <w:pPr>
              <w:snapToGrid w:val="0"/>
              <w:spacing w:before="70" w:after="70" w:line="240" w:lineRule="auto"/>
              <w:ind w:firstLine="0"/>
              <w:jc w:val="left"/>
              <w:rPr>
                <w:sz w:val="21"/>
              </w:rPr>
            </w:pPr>
            <w:r>
              <w:rPr>
                <w:sz w:val="21"/>
                <w:szCs w:val="21"/>
              </w:rPr>
              <w:t>15 μm + 6 μm/m</w:t>
            </w:r>
          </w:p>
        </w:tc>
        <w:tc>
          <w:tcPr>
            <w:tcW w:w="1541" w:type="dxa"/>
            <w:vAlign w:val="center"/>
          </w:tcPr>
          <w:p w14:paraId="6C304C5C">
            <w:pPr>
              <w:snapToGrid w:val="0"/>
              <w:spacing w:before="70" w:after="70" w:line="240" w:lineRule="auto"/>
              <w:ind w:firstLine="0"/>
              <w:jc w:val="left"/>
              <w:rPr>
                <w:sz w:val="21"/>
              </w:rPr>
            </w:pPr>
            <w:r>
              <w:rPr>
                <w:sz w:val="21"/>
                <w:szCs w:val="21"/>
              </w:rPr>
              <w:t>进场 1～2 天，集中测量</w:t>
            </w:r>
          </w:p>
        </w:tc>
        <w:tc>
          <w:tcPr>
            <w:tcW w:w="2900" w:type="dxa"/>
            <w:vAlign w:val="center"/>
          </w:tcPr>
          <w:p w14:paraId="13EE5358">
            <w:pPr>
              <w:snapToGrid w:val="0"/>
              <w:spacing w:before="70" w:after="70" w:line="240" w:lineRule="auto"/>
              <w:ind w:firstLine="0"/>
              <w:jc w:val="left"/>
              <w:rPr>
                <w:sz w:val="21"/>
              </w:rPr>
            </w:pPr>
            <w:r>
              <w:rPr>
                <w:sz w:val="21"/>
                <w:szCs w:val="21"/>
              </w:rPr>
              <w:t>装备标定、超 20 m 孔段的绝对尺寸比对、关键部件复检</w:t>
            </w:r>
          </w:p>
        </w:tc>
      </w:tr>
      <w:tr w14:paraId="6DFED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8" w:type="dxa"/>
            <w:vAlign w:val="center"/>
          </w:tcPr>
          <w:p w14:paraId="544F6A0C">
            <w:pPr>
              <w:snapToGrid w:val="0"/>
              <w:spacing w:before="70" w:after="70" w:line="240" w:lineRule="auto"/>
              <w:ind w:firstLine="0"/>
              <w:jc w:val="center"/>
              <w:rPr>
                <w:sz w:val="21"/>
              </w:rPr>
            </w:pPr>
            <w:r>
              <w:rPr>
                <w:sz w:val="21"/>
                <w:szCs w:val="21"/>
              </w:rPr>
              <w:t>独立方位测定</w:t>
            </w:r>
          </w:p>
        </w:tc>
        <w:tc>
          <w:tcPr>
            <w:tcW w:w="1999" w:type="dxa"/>
            <w:vAlign w:val="center"/>
          </w:tcPr>
          <w:p w14:paraId="05A43025">
            <w:pPr>
              <w:snapToGrid w:val="0"/>
              <w:spacing w:before="70" w:after="70" w:line="240" w:lineRule="auto"/>
              <w:ind w:firstLine="0"/>
              <w:jc w:val="left"/>
              <w:rPr>
                <w:sz w:val="21"/>
              </w:rPr>
            </w:pPr>
            <w:r>
              <w:rPr>
                <w:sz w:val="21"/>
                <w:szCs w:val="21"/>
              </w:rPr>
              <w:t>陀螺经纬仪</w:t>
            </w:r>
          </w:p>
        </w:tc>
        <w:tc>
          <w:tcPr>
            <w:tcW w:w="1674" w:type="dxa"/>
            <w:vAlign w:val="center"/>
          </w:tcPr>
          <w:p w14:paraId="06D7B07F">
            <w:pPr>
              <w:snapToGrid w:val="0"/>
              <w:spacing w:before="70" w:after="70" w:line="240" w:lineRule="auto"/>
              <w:ind w:firstLine="0"/>
              <w:jc w:val="left"/>
              <w:rPr>
                <w:sz w:val="21"/>
              </w:rPr>
            </w:pPr>
            <w:r>
              <w:rPr>
                <w:sz w:val="21"/>
                <w:szCs w:val="21"/>
              </w:rPr>
              <w:t>定向中误差 5″～20″</w:t>
            </w:r>
          </w:p>
        </w:tc>
        <w:tc>
          <w:tcPr>
            <w:tcW w:w="1541" w:type="dxa"/>
            <w:vAlign w:val="center"/>
          </w:tcPr>
          <w:p w14:paraId="1B9A9C54">
            <w:pPr>
              <w:snapToGrid w:val="0"/>
              <w:spacing w:before="70" w:after="70" w:line="240" w:lineRule="auto"/>
              <w:ind w:firstLine="0"/>
              <w:jc w:val="left"/>
              <w:rPr>
                <w:sz w:val="21"/>
              </w:rPr>
            </w:pPr>
            <w:r>
              <w:rPr>
                <w:sz w:val="21"/>
                <w:szCs w:val="21"/>
              </w:rPr>
              <w:t>每孔 1～2 个测回，约 2 h</w:t>
            </w:r>
          </w:p>
        </w:tc>
        <w:tc>
          <w:tcPr>
            <w:tcW w:w="2900" w:type="dxa"/>
            <w:vAlign w:val="center"/>
          </w:tcPr>
          <w:p w14:paraId="156C1218">
            <w:pPr>
              <w:snapToGrid w:val="0"/>
              <w:spacing w:before="70" w:after="70" w:line="240" w:lineRule="auto"/>
              <w:ind w:firstLine="0"/>
              <w:jc w:val="left"/>
              <w:rPr>
                <w:sz w:val="21"/>
              </w:rPr>
            </w:pPr>
            <w:r>
              <w:rPr>
                <w:sz w:val="21"/>
                <w:szCs w:val="21"/>
              </w:rPr>
              <w:t>深孔、廊道内无通视，导线方向累积误差接近限差</w:t>
            </w:r>
          </w:p>
        </w:tc>
      </w:tr>
      <w:tr w14:paraId="0DAB0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8" w:type="dxa"/>
            <w:vAlign w:val="center"/>
          </w:tcPr>
          <w:p w14:paraId="63DC544D">
            <w:pPr>
              <w:snapToGrid w:val="0"/>
              <w:spacing w:before="70" w:after="70" w:line="240" w:lineRule="auto"/>
              <w:ind w:firstLine="0"/>
              <w:jc w:val="center"/>
              <w:rPr>
                <w:sz w:val="21"/>
              </w:rPr>
            </w:pPr>
            <w:r>
              <w:rPr>
                <w:sz w:val="21"/>
                <w:szCs w:val="21"/>
              </w:rPr>
              <w:t>高精度方位基准</w:t>
            </w:r>
          </w:p>
        </w:tc>
        <w:tc>
          <w:tcPr>
            <w:tcW w:w="1999" w:type="dxa"/>
            <w:vAlign w:val="center"/>
          </w:tcPr>
          <w:p w14:paraId="169AF59A">
            <w:pPr>
              <w:snapToGrid w:val="0"/>
              <w:spacing w:before="70" w:after="70" w:line="240" w:lineRule="auto"/>
              <w:ind w:firstLine="0"/>
              <w:jc w:val="left"/>
              <w:rPr>
                <w:sz w:val="21"/>
              </w:rPr>
            </w:pPr>
            <w:r>
              <w:rPr>
                <w:sz w:val="21"/>
                <w:szCs w:val="21"/>
              </w:rPr>
              <w:t>大地天文测量（恒星观测）</w:t>
            </w:r>
          </w:p>
        </w:tc>
        <w:tc>
          <w:tcPr>
            <w:tcW w:w="1674" w:type="dxa"/>
            <w:vAlign w:val="center"/>
          </w:tcPr>
          <w:p w14:paraId="51CCD070">
            <w:pPr>
              <w:snapToGrid w:val="0"/>
              <w:spacing w:before="70" w:after="70" w:line="240" w:lineRule="auto"/>
              <w:ind w:firstLine="0"/>
              <w:jc w:val="left"/>
              <w:rPr>
                <w:sz w:val="21"/>
              </w:rPr>
            </w:pPr>
            <w:r>
              <w:rPr>
                <w:sz w:val="21"/>
                <w:szCs w:val="21"/>
              </w:rPr>
              <w:t>天文方位角中误差优于 0.5″</w:t>
            </w:r>
          </w:p>
        </w:tc>
        <w:tc>
          <w:tcPr>
            <w:tcW w:w="1541" w:type="dxa"/>
            <w:vAlign w:val="center"/>
          </w:tcPr>
          <w:p w14:paraId="39653B12">
            <w:pPr>
              <w:snapToGrid w:val="0"/>
              <w:spacing w:before="70" w:after="70" w:line="240" w:lineRule="auto"/>
              <w:ind w:firstLine="0"/>
              <w:jc w:val="left"/>
              <w:rPr>
                <w:sz w:val="21"/>
              </w:rPr>
            </w:pPr>
            <w:r>
              <w:rPr>
                <w:sz w:val="21"/>
                <w:szCs w:val="21"/>
              </w:rPr>
              <w:t>夜间观测，每点 2～3 h</w:t>
            </w:r>
          </w:p>
        </w:tc>
        <w:tc>
          <w:tcPr>
            <w:tcW w:w="2900" w:type="dxa"/>
            <w:vAlign w:val="center"/>
          </w:tcPr>
          <w:p w14:paraId="7B97E7F8">
            <w:pPr>
              <w:snapToGrid w:val="0"/>
              <w:spacing w:before="70" w:after="70" w:line="240" w:lineRule="auto"/>
              <w:ind w:firstLine="0"/>
              <w:jc w:val="left"/>
              <w:rPr>
                <w:sz w:val="21"/>
              </w:rPr>
            </w:pPr>
            <w:r>
              <w:rPr>
                <w:sz w:val="21"/>
                <w:szCs w:val="21"/>
              </w:rPr>
              <w:t>甲方有特殊方向精度要求、陀螺仪常数标定</w:t>
            </w:r>
          </w:p>
        </w:tc>
      </w:tr>
      <w:tr w14:paraId="7B9DA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28" w:type="dxa"/>
            <w:vAlign w:val="center"/>
          </w:tcPr>
          <w:p w14:paraId="75E1676D">
            <w:pPr>
              <w:snapToGrid w:val="0"/>
              <w:spacing w:before="70" w:after="70" w:line="240" w:lineRule="auto"/>
              <w:ind w:firstLine="0"/>
              <w:jc w:val="center"/>
              <w:rPr>
                <w:sz w:val="21"/>
              </w:rPr>
            </w:pPr>
            <w:r>
              <w:rPr>
                <w:sz w:val="21"/>
                <w:szCs w:val="21"/>
              </w:rPr>
              <w:t>控制网方位校核</w:t>
            </w:r>
          </w:p>
        </w:tc>
        <w:tc>
          <w:tcPr>
            <w:tcW w:w="1999" w:type="dxa"/>
            <w:vAlign w:val="center"/>
          </w:tcPr>
          <w:p w14:paraId="6349A7D9">
            <w:pPr>
              <w:snapToGrid w:val="0"/>
              <w:spacing w:before="70" w:after="70" w:line="240" w:lineRule="auto"/>
              <w:ind w:firstLine="0"/>
              <w:jc w:val="left"/>
              <w:rPr>
                <w:sz w:val="21"/>
              </w:rPr>
            </w:pPr>
            <w:r>
              <w:rPr>
                <w:sz w:val="21"/>
                <w:szCs w:val="21"/>
              </w:rPr>
              <w:t>陀螺方位与已知方位边比对</w:t>
            </w:r>
          </w:p>
        </w:tc>
        <w:tc>
          <w:tcPr>
            <w:tcW w:w="1674" w:type="dxa"/>
            <w:vAlign w:val="center"/>
          </w:tcPr>
          <w:p w14:paraId="1BB9155D">
            <w:pPr>
              <w:snapToGrid w:val="0"/>
              <w:spacing w:before="70" w:after="70" w:line="240" w:lineRule="auto"/>
              <w:ind w:firstLine="0"/>
              <w:jc w:val="left"/>
              <w:rPr>
                <w:sz w:val="21"/>
              </w:rPr>
            </w:pPr>
            <w:r>
              <w:rPr>
                <w:sz w:val="21"/>
                <w:szCs w:val="21"/>
              </w:rPr>
              <w:t>闭合差按规范限差判定</w:t>
            </w:r>
          </w:p>
        </w:tc>
        <w:tc>
          <w:tcPr>
            <w:tcW w:w="1541" w:type="dxa"/>
            <w:vAlign w:val="center"/>
          </w:tcPr>
          <w:p w14:paraId="267548FC">
            <w:pPr>
              <w:snapToGrid w:val="0"/>
              <w:spacing w:before="70" w:after="70" w:line="240" w:lineRule="auto"/>
              <w:ind w:firstLine="0"/>
              <w:jc w:val="left"/>
              <w:rPr>
                <w:sz w:val="21"/>
              </w:rPr>
            </w:pPr>
            <w:r>
              <w:rPr>
                <w:sz w:val="21"/>
                <w:szCs w:val="21"/>
              </w:rPr>
              <w:t>与常规控制测量同步</w:t>
            </w:r>
          </w:p>
        </w:tc>
        <w:tc>
          <w:tcPr>
            <w:tcW w:w="2900" w:type="dxa"/>
            <w:vAlign w:val="center"/>
          </w:tcPr>
          <w:p w14:paraId="7C7DA7DC">
            <w:pPr>
              <w:snapToGrid w:val="0"/>
              <w:spacing w:before="70" w:after="70" w:line="240" w:lineRule="auto"/>
              <w:ind w:firstLine="0"/>
              <w:jc w:val="left"/>
              <w:rPr>
                <w:sz w:val="21"/>
              </w:rPr>
            </w:pPr>
            <w:r>
              <w:rPr>
                <w:sz w:val="21"/>
                <w:szCs w:val="21"/>
              </w:rPr>
              <w:t>既有控制网年代久远、疑有位移</w:t>
            </w:r>
          </w:p>
        </w:tc>
      </w:tr>
    </w:tbl>
    <w:p w14:paraId="6ACCA5AE">
      <w:pPr>
        <w:spacing w:line="240" w:lineRule="auto"/>
      </w:pPr>
    </w:p>
    <w:p w14:paraId="47FCFEB8">
      <w:r>
        <w:t>调用这三类服务的条件写在技术交底里，避免</w:t>
      </w:r>
      <w:r>
        <w:rPr>
          <w:rFonts w:hint="eastAsia"/>
        </w:rPr>
        <w:t>“</w:t>
      </w:r>
      <w:r>
        <w:t>想用就用、用完不算</w:t>
      </w:r>
      <w:r>
        <w:rPr>
          <w:rFonts w:hint="eastAsia"/>
        </w:rPr>
        <w:t>”</w:t>
      </w:r>
      <w:r>
        <w:t>：一是单孔长度超过 30 m 且两端不通视，导线方向累积误差接近限差的三分之二；二是成果需要与闸门轨道、启闭机埋件等工业测量基准严格比对，常规方法无法给出可信的比对结论；三是甲方或第三方评估机构要求提供独立的方位或尺寸检定结果。出现上述情形之一，由项目技术负责人提出，报甲方确认后组织实施。</w:t>
      </w:r>
    </w:p>
    <w:p w14:paraId="4FC4B215">
      <w:pPr>
        <w:numPr>
          <w:ilvl w:val="0"/>
          <w:numId w:val="30"/>
        </w:numPr>
        <w:rPr>
          <w:b/>
        </w:rPr>
      </w:pPr>
      <w:r>
        <w:rPr>
          <w:b/>
        </w:rPr>
        <w:t>组织、成果与费用</w:t>
      </w:r>
    </w:p>
    <w:p w14:paraId="47F0B648">
      <w:r>
        <w:t>两类服务均由投标人统一组织，不与甲方另立合同，避免出现</w:t>
      </w:r>
      <w:r>
        <w:rPr>
          <w:rFonts w:hint="eastAsia"/>
        </w:rPr>
        <w:t>“</w:t>
      </w:r>
      <w:r>
        <w:t>多方在场、责任不清</w:t>
      </w:r>
      <w:r>
        <w:rPr>
          <w:rFonts w:hint="eastAsia"/>
        </w:rPr>
        <w:t>”</w:t>
      </w:r>
      <w:r>
        <w:t>的局面。进场前 15 日报送服务计划，明确测点布置、观测时段、人员与仪器清单，并与孔内作业窗口错开，不影响主线进度。服务成果包括原始观测记录、仪器检定证书、平差计算书与精度评定报告，与常规控制测量成果一并归档，纳入质量管理体系与表单体系管理，数据按统一的数据标准入库，可直接参与后续的多源数据融合。相关费用已计入投标报价中的测量专项费，项目实施过程中不再另行计费；若因甲方原因导致重复进场，按合同变更程序处理。</w:t>
      </w:r>
    </w:p>
    <w:p w14:paraId="788DBC26">
      <w:pPr>
        <w:numPr>
          <w:ilvl w:val="0"/>
          <w:numId w:val="30"/>
        </w:numPr>
        <w:rPr>
          <w:b/>
        </w:rPr>
      </w:pPr>
      <w:r>
        <w:rPr>
          <w:b/>
        </w:rPr>
        <w:t>兜底安排</w:t>
      </w:r>
    </w:p>
    <w:p w14:paraId="7077EF65">
      <w:r>
        <w:t>如果现场条件使上述服务确实无法实施</w:t>
      </w:r>
      <w:r>
        <w:rPr>
          <w:rFonts w:hint="eastAsia"/>
        </w:rPr>
        <w:t>--</w:t>
      </w:r>
      <w:r>
        <w:t>例如孔内不具备架设条件、检修窗口过短、夜间观测受照明与安全规定限制</w:t>
      </w:r>
      <w:r>
        <w:rPr>
          <w:rFonts w:hint="eastAsia"/>
        </w:rPr>
        <w:t>--</w:t>
      </w:r>
      <w:r>
        <w:t>则退回</w:t>
      </w:r>
      <w:r>
        <w:rPr>
          <w:rFonts w:hint="eastAsia"/>
        </w:rPr>
        <w:t>“</w:t>
      </w:r>
      <w:r>
        <w:t>二等水准联测 + 全站仪导线 + 多测回重复观测</w:t>
      </w:r>
      <w:r>
        <w:rPr>
          <w:rFonts w:hint="eastAsia"/>
        </w:rPr>
        <w:t>”</w:t>
      </w:r>
      <w:r>
        <w:t>的组合，通过增加测回数、缩短导线边长、增设中间检核点等方式提高可靠性，并在成果中如实说明所采用的手段与达到的精度水平，不以标称精度代替实测精度。</w:t>
      </w:r>
    </w:p>
    <w:p w14:paraId="4427DD9E">
      <w:pPr>
        <w:pStyle w:val="6"/>
      </w:pPr>
      <w:r>
        <w:rPr>
          <w:szCs w:val="32"/>
        </w:rPr>
        <w:t>2.5.1.39 配套测量仪器选型（GNSS 接收机与全站仪）</w:t>
      </w:r>
    </w:p>
    <w:p w14:paraId="486DCDD7">
      <w:r>
        <w:t>控制测量的精度最终落在仪器上。本项目控制测量用的两台主力仪器已经定型：GNSS 接收机选用广州南方测绘科技股份有限公司的极点2（北斗版），全站仪选用同一公司的 NTS-561。之所以选同一厂商的两个型号，不只是采购上的便利，更在于两套设备的数据格式、坐标系统与后处理工具链能够彼此衔接</w:t>
      </w:r>
      <w:r>
        <w:rPr>
          <w:rFonts w:hint="eastAsia"/>
        </w:rPr>
        <w:t>--</w:t>
      </w:r>
      <w:r>
        <w:t>RTK 给出的概略坐标直接作为全站仪导线的起算值，全站仪测得的控制点又直接约束多目视觉跟踪系统，三个环节之间不发生格式转换和人工换算，误差链上少一个环节，就少一处出错的可能。另外，本项目要求</w:t>
      </w:r>
      <w:r>
        <w:rPr>
          <w:rFonts w:hint="eastAsia"/>
        </w:rPr>
        <w:t>“</w:t>
      </w:r>
      <w:r>
        <w:t>单北斗</w:t>
      </w:r>
      <w:r>
        <w:rPr>
          <w:rFonts w:hint="eastAsia"/>
        </w:rPr>
        <w:t>”</w:t>
      </w:r>
      <w:r>
        <w:t>，极点2（北斗版）只跟踪北斗信号，硬件与固件均为国产，符合自主可控与网络安全审查的口径，这一点在评审时是可以逐条核对的事实，而不是一句表态。</w:t>
      </w:r>
    </w:p>
    <w:p w14:paraId="377E89F9">
      <w:pPr>
        <w:numPr>
          <w:ilvl w:val="0"/>
          <w:numId w:val="31"/>
        </w:numPr>
        <w:rPr>
          <w:b/>
        </w:rPr>
      </w:pPr>
      <w:r>
        <w:rPr>
          <w:b/>
        </w:rPr>
        <w:t>GNSS 接收机：极点2（北斗版）</w:t>
      </w:r>
    </w:p>
    <w:p w14:paraId="0C7FD945">
      <w:r>
        <w:t>该机型为南方测绘 2026 年推出的轻量化 RTK，整机 540 g、机身直径 110 mm、高 60 mm，单手可握，现场单手拎着上下爬梯不成问题。它采用 1598 通道的北斗专用主板，跟踪 BDS 的 B1I、B2I、B3I、B1C、B2a、B2b 六个频点，覆盖北斗二号与北斗三号的新老信号。静态测量精度为平面 ±(2.5 mm+0.5×10⁻⁶D)、高程 ±(5 mm+0.5×10⁻⁶D)，RTK 动态精度为平面 ±(8 mm+1×10⁻⁶D)、高程 ±(15 mm+1×10⁻⁶D)，初始化时间小于 10 s，初始化可靠性优于 99.9%，定位输出频率 1～20 Hz。</w:t>
      </w:r>
    </w:p>
    <w:p w14:paraId="1FBEEE4E">
      <w:r>
        <w:t>对本项目更有价值的是它的倾斜测量能力。接收机内置 200 Hz 更新率的 IMU，倾斜角 0～60° 范围内无需严格整平即可测得杆尖坐标，1.8 m 对中杆的倾斜补偿精度为 RMS 8 mm+0.3 mm/°。流道现场的对中条件往往很差：闸墩边、门槽口、爬梯平台上，三脚架摆不开，气泡调平要花好几分钟，斜坡上更是难以稳定。有了倾斜补偿，作业员把杆立稳、按一下测量键就能取点，一天下来省下的不只是时间，还有反复对中带来的偶然误差。内置的全协议接收电台工作在 410～470 MHz，支持 FarlinkPro 协议，标称收发距离可达 30 km，同时支持 VRS、FKP、MAC 与 NTRIP 网络模式，无论甲方提供 CORS 账号还是现场自架基准站都能用。防护等级 IP68、工作温度 −45 ℃～+75 ℃、抗 100% 冷凝、抗 2 m 随杆跌落，7.2 V/5000 mAh 电池续航 15 h</w:t>
      </w:r>
      <w:r>
        <w:rPr>
          <w:rFonts w:hint="eastAsia"/>
        </w:rPr>
        <w:t>--</w:t>
      </w:r>
      <w:r>
        <w:t>这些指标单看并不起眼，但在流道内潮湿、粉尘、冬季低温的环境里，正是决定</w:t>
      </w:r>
      <w:r>
        <w:rPr>
          <w:rFonts w:hint="eastAsia"/>
        </w:rPr>
        <w:t>“</w:t>
      </w:r>
      <w:r>
        <w:t>能不能干完一班</w:t>
      </w:r>
      <w:r>
        <w:rPr>
          <w:rFonts w:hint="eastAsia"/>
        </w:rPr>
        <w:t>”</w:t>
      </w:r>
      <w:r>
        <w:t>的关键。</w:t>
      </w:r>
    </w:p>
    <w:p w14:paraId="7AC8EFB0">
      <w:r>
        <w:t>数据格式方面，静态观测输出 STH 与 Rinex 格式，差分数据支持 RTCM3.0/3.2 输入输出，成果数据支持 NMEA 0183、PJK 平面坐标与二进制格式，可通过 USB、FTP、HTTP 下载，也可通过 Wi-Fi 与蓝牙（BT4.2，含 BLE）与手簿互联，NFC 触碰即可配对。这些格式全部能被本项目的数据平台直接读入，接口定义见 2.4.5 的 IF-06，不需要中间转换工具。</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1"/>
        <w:gridCol w:w="3871"/>
        <w:gridCol w:w="3478"/>
      </w:tblGrid>
      <w:tr w14:paraId="3BF34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51" w:type="dxa"/>
            <w:shd w:val="clear" w:color="auto" w:fill="E7E6E6"/>
            <w:vAlign w:val="center"/>
          </w:tcPr>
          <w:p w14:paraId="09A02C7A">
            <w:pPr>
              <w:snapToGrid w:val="0"/>
              <w:spacing w:before="70" w:after="70" w:line="240" w:lineRule="auto"/>
              <w:ind w:firstLine="0"/>
              <w:jc w:val="center"/>
              <w:rPr>
                <w:b/>
                <w:sz w:val="21"/>
              </w:rPr>
            </w:pPr>
            <w:r>
              <w:rPr>
                <w:b/>
                <w:sz w:val="21"/>
                <w:szCs w:val="21"/>
              </w:rPr>
              <w:t>指标项</w:t>
            </w:r>
          </w:p>
        </w:tc>
        <w:tc>
          <w:tcPr>
            <w:tcW w:w="3871" w:type="dxa"/>
            <w:shd w:val="clear" w:color="auto" w:fill="E7E6E6"/>
            <w:vAlign w:val="center"/>
          </w:tcPr>
          <w:p w14:paraId="60D6E968">
            <w:pPr>
              <w:snapToGrid w:val="0"/>
              <w:spacing w:before="70" w:after="70" w:line="240" w:lineRule="auto"/>
              <w:ind w:firstLine="0"/>
              <w:jc w:val="center"/>
              <w:rPr>
                <w:b/>
                <w:sz w:val="21"/>
              </w:rPr>
            </w:pPr>
            <w:r>
              <w:rPr>
                <w:b/>
                <w:sz w:val="21"/>
                <w:szCs w:val="21"/>
              </w:rPr>
              <w:t>极点2（北斗版）参数</w:t>
            </w:r>
          </w:p>
        </w:tc>
        <w:tc>
          <w:tcPr>
            <w:tcW w:w="3478" w:type="dxa"/>
            <w:shd w:val="clear" w:color="auto" w:fill="E7E6E6"/>
            <w:vAlign w:val="center"/>
          </w:tcPr>
          <w:p w14:paraId="2FC5379D">
            <w:pPr>
              <w:snapToGrid w:val="0"/>
              <w:spacing w:before="70" w:after="70" w:line="240" w:lineRule="auto"/>
              <w:ind w:firstLine="0"/>
              <w:jc w:val="center"/>
              <w:rPr>
                <w:b/>
                <w:sz w:val="21"/>
              </w:rPr>
            </w:pPr>
            <w:r>
              <w:rPr>
                <w:b/>
                <w:sz w:val="21"/>
                <w:szCs w:val="21"/>
              </w:rPr>
              <w:t>对本项目的意义</w:t>
            </w:r>
          </w:p>
        </w:tc>
      </w:tr>
      <w:tr w14:paraId="4795B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7FDF4BA6">
            <w:pPr>
              <w:snapToGrid w:val="0"/>
              <w:spacing w:before="70" w:after="70" w:line="240" w:lineRule="auto"/>
              <w:ind w:firstLine="0"/>
              <w:jc w:val="left"/>
              <w:rPr>
                <w:sz w:val="21"/>
              </w:rPr>
            </w:pPr>
            <w:r>
              <w:rPr>
                <w:sz w:val="21"/>
                <w:szCs w:val="21"/>
              </w:rPr>
              <w:t>卫星信号</w:t>
            </w:r>
          </w:p>
        </w:tc>
        <w:tc>
          <w:tcPr>
            <w:tcW w:w="3871" w:type="dxa"/>
            <w:vAlign w:val="center"/>
          </w:tcPr>
          <w:p w14:paraId="34662966">
            <w:pPr>
              <w:snapToGrid w:val="0"/>
              <w:spacing w:before="70" w:after="70" w:line="240" w:lineRule="auto"/>
              <w:ind w:firstLine="0"/>
              <w:jc w:val="left"/>
              <w:rPr>
                <w:sz w:val="21"/>
              </w:rPr>
            </w:pPr>
            <w:r>
              <w:rPr>
                <w:sz w:val="21"/>
                <w:szCs w:val="21"/>
              </w:rPr>
              <w:t>1598 通道；BDS B1I/B2I/B3I/B1C/B2a/B2b</w:t>
            </w:r>
          </w:p>
        </w:tc>
        <w:tc>
          <w:tcPr>
            <w:tcW w:w="3478" w:type="dxa"/>
            <w:vAlign w:val="center"/>
          </w:tcPr>
          <w:p w14:paraId="4E4EFEE7">
            <w:pPr>
              <w:snapToGrid w:val="0"/>
              <w:spacing w:before="70" w:after="70" w:line="240" w:lineRule="auto"/>
              <w:ind w:firstLine="0"/>
              <w:jc w:val="left"/>
              <w:rPr>
                <w:sz w:val="21"/>
              </w:rPr>
            </w:pPr>
            <w:r>
              <w:rPr>
                <w:sz w:val="21"/>
                <w:szCs w:val="21"/>
              </w:rPr>
              <w:t>单北斗、含北斗三号新信号，满足自主可控要求</w:t>
            </w:r>
          </w:p>
        </w:tc>
      </w:tr>
      <w:tr w14:paraId="79091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568F2DCB">
            <w:pPr>
              <w:snapToGrid w:val="0"/>
              <w:spacing w:before="70" w:after="70" w:line="240" w:lineRule="auto"/>
              <w:ind w:firstLine="0"/>
              <w:jc w:val="left"/>
              <w:rPr>
                <w:sz w:val="21"/>
              </w:rPr>
            </w:pPr>
            <w:r>
              <w:rPr>
                <w:sz w:val="21"/>
                <w:szCs w:val="21"/>
              </w:rPr>
              <w:t>静态精度</w:t>
            </w:r>
          </w:p>
        </w:tc>
        <w:tc>
          <w:tcPr>
            <w:tcW w:w="3871" w:type="dxa"/>
            <w:vAlign w:val="center"/>
          </w:tcPr>
          <w:p w14:paraId="4DDCB2BE">
            <w:pPr>
              <w:snapToGrid w:val="0"/>
              <w:spacing w:before="70" w:after="70" w:line="240" w:lineRule="auto"/>
              <w:ind w:firstLine="0"/>
              <w:jc w:val="left"/>
              <w:rPr>
                <w:sz w:val="21"/>
              </w:rPr>
            </w:pPr>
            <w:r>
              <w:rPr>
                <w:sz w:val="21"/>
                <w:szCs w:val="21"/>
              </w:rPr>
              <w:t>平面 ±(2.5 mm+0.5×10⁻⁶D)，高程 ±(5 mm+0.5×10⁻⁶D)</w:t>
            </w:r>
          </w:p>
        </w:tc>
        <w:tc>
          <w:tcPr>
            <w:tcW w:w="3478" w:type="dxa"/>
            <w:vAlign w:val="center"/>
          </w:tcPr>
          <w:p w14:paraId="26C1EF61">
            <w:pPr>
              <w:snapToGrid w:val="0"/>
              <w:spacing w:before="70" w:after="70" w:line="240" w:lineRule="auto"/>
              <w:ind w:firstLine="0"/>
              <w:jc w:val="left"/>
              <w:rPr>
                <w:sz w:val="21"/>
              </w:rPr>
            </w:pPr>
            <w:r>
              <w:rPr>
                <w:sz w:val="21"/>
                <w:szCs w:val="21"/>
              </w:rPr>
              <w:t>控制点静态联测，为导线提供可靠起算</w:t>
            </w:r>
          </w:p>
        </w:tc>
      </w:tr>
      <w:tr w14:paraId="363D9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6C33CB12">
            <w:pPr>
              <w:snapToGrid w:val="0"/>
              <w:spacing w:before="70" w:after="70" w:line="240" w:lineRule="auto"/>
              <w:ind w:firstLine="0"/>
              <w:jc w:val="left"/>
              <w:rPr>
                <w:sz w:val="21"/>
              </w:rPr>
            </w:pPr>
            <w:r>
              <w:rPr>
                <w:sz w:val="21"/>
                <w:szCs w:val="21"/>
              </w:rPr>
              <w:t>RTK 精度</w:t>
            </w:r>
          </w:p>
        </w:tc>
        <w:tc>
          <w:tcPr>
            <w:tcW w:w="3871" w:type="dxa"/>
            <w:vAlign w:val="center"/>
          </w:tcPr>
          <w:p w14:paraId="1A026F7F">
            <w:pPr>
              <w:snapToGrid w:val="0"/>
              <w:spacing w:before="70" w:after="70" w:line="240" w:lineRule="auto"/>
              <w:ind w:firstLine="0"/>
              <w:jc w:val="left"/>
              <w:rPr>
                <w:sz w:val="21"/>
              </w:rPr>
            </w:pPr>
            <w:r>
              <w:rPr>
                <w:sz w:val="21"/>
                <w:szCs w:val="21"/>
              </w:rPr>
              <w:t>平面 ±(8 mm+1×10⁻⁶D)，高程 ±(15 mm+1×10⁻⁶D)</w:t>
            </w:r>
          </w:p>
        </w:tc>
        <w:tc>
          <w:tcPr>
            <w:tcW w:w="3478" w:type="dxa"/>
            <w:vAlign w:val="center"/>
          </w:tcPr>
          <w:p w14:paraId="6A7C1BA6">
            <w:pPr>
              <w:snapToGrid w:val="0"/>
              <w:spacing w:before="70" w:after="70" w:line="240" w:lineRule="auto"/>
              <w:ind w:firstLine="0"/>
              <w:jc w:val="left"/>
              <w:rPr>
                <w:sz w:val="21"/>
              </w:rPr>
            </w:pPr>
            <w:r>
              <w:rPr>
                <w:sz w:val="21"/>
                <w:szCs w:val="21"/>
              </w:rPr>
              <w:t>快速定位与概略坐标，不进入高精度成果链</w:t>
            </w:r>
          </w:p>
        </w:tc>
      </w:tr>
      <w:tr w14:paraId="0E2E0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7404E81E">
            <w:pPr>
              <w:snapToGrid w:val="0"/>
              <w:spacing w:before="70" w:after="70" w:line="240" w:lineRule="auto"/>
              <w:ind w:firstLine="0"/>
              <w:jc w:val="left"/>
              <w:rPr>
                <w:sz w:val="21"/>
              </w:rPr>
            </w:pPr>
            <w:r>
              <w:rPr>
                <w:sz w:val="21"/>
                <w:szCs w:val="21"/>
              </w:rPr>
              <w:t>初始化</w:t>
            </w:r>
          </w:p>
        </w:tc>
        <w:tc>
          <w:tcPr>
            <w:tcW w:w="3871" w:type="dxa"/>
            <w:vAlign w:val="center"/>
          </w:tcPr>
          <w:p w14:paraId="7B49AFF2">
            <w:pPr>
              <w:snapToGrid w:val="0"/>
              <w:spacing w:before="70" w:after="70" w:line="240" w:lineRule="auto"/>
              <w:ind w:firstLine="0"/>
              <w:jc w:val="left"/>
              <w:rPr>
                <w:sz w:val="21"/>
              </w:rPr>
            </w:pPr>
            <w:r>
              <w:rPr>
                <w:sz w:val="21"/>
                <w:szCs w:val="21"/>
              </w:rPr>
              <w:t>&lt;10 s，可靠性 &gt;99.9%</w:t>
            </w:r>
          </w:p>
        </w:tc>
        <w:tc>
          <w:tcPr>
            <w:tcW w:w="3478" w:type="dxa"/>
            <w:vAlign w:val="center"/>
          </w:tcPr>
          <w:p w14:paraId="54EFCA3A">
            <w:pPr>
              <w:snapToGrid w:val="0"/>
              <w:spacing w:before="70" w:after="70" w:line="240" w:lineRule="auto"/>
              <w:ind w:firstLine="0"/>
              <w:jc w:val="left"/>
              <w:rPr>
                <w:sz w:val="21"/>
              </w:rPr>
            </w:pPr>
            <w:r>
              <w:rPr>
                <w:sz w:val="21"/>
                <w:szCs w:val="21"/>
              </w:rPr>
              <w:t>孔口频繁开关机、临时补点不耽误工夫</w:t>
            </w:r>
          </w:p>
        </w:tc>
      </w:tr>
      <w:tr w14:paraId="57B00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160B541C">
            <w:pPr>
              <w:snapToGrid w:val="0"/>
              <w:spacing w:before="70" w:after="70" w:line="240" w:lineRule="auto"/>
              <w:ind w:firstLine="0"/>
              <w:jc w:val="left"/>
              <w:rPr>
                <w:sz w:val="21"/>
              </w:rPr>
            </w:pPr>
            <w:r>
              <w:rPr>
                <w:sz w:val="21"/>
                <w:szCs w:val="21"/>
              </w:rPr>
              <w:t>倾斜测量</w:t>
            </w:r>
          </w:p>
        </w:tc>
        <w:tc>
          <w:tcPr>
            <w:tcW w:w="3871" w:type="dxa"/>
            <w:vAlign w:val="center"/>
          </w:tcPr>
          <w:p w14:paraId="4BA66633">
            <w:pPr>
              <w:snapToGrid w:val="0"/>
              <w:spacing w:before="70" w:after="70" w:line="240" w:lineRule="auto"/>
              <w:ind w:firstLine="0"/>
              <w:jc w:val="left"/>
              <w:rPr>
                <w:sz w:val="21"/>
              </w:rPr>
            </w:pPr>
            <w:r>
              <w:rPr>
                <w:sz w:val="21"/>
                <w:szCs w:val="21"/>
              </w:rPr>
              <w:t>0～60°，1.8 m 杆 RMS 8 mm+0.3 mm/°；IMU 200 Hz</w:t>
            </w:r>
          </w:p>
        </w:tc>
        <w:tc>
          <w:tcPr>
            <w:tcW w:w="3478" w:type="dxa"/>
            <w:vAlign w:val="center"/>
          </w:tcPr>
          <w:p w14:paraId="49AB9CED">
            <w:pPr>
              <w:snapToGrid w:val="0"/>
              <w:spacing w:before="70" w:after="70" w:line="240" w:lineRule="auto"/>
              <w:ind w:firstLine="0"/>
              <w:jc w:val="left"/>
              <w:rPr>
                <w:sz w:val="21"/>
              </w:rPr>
            </w:pPr>
            <w:r>
              <w:rPr>
                <w:sz w:val="21"/>
                <w:szCs w:val="21"/>
              </w:rPr>
              <w:t>闸墩边、斜坡上免整平取点</w:t>
            </w:r>
          </w:p>
        </w:tc>
      </w:tr>
      <w:tr w14:paraId="526DB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17129285">
            <w:pPr>
              <w:snapToGrid w:val="0"/>
              <w:spacing w:before="70" w:after="70" w:line="240" w:lineRule="auto"/>
              <w:ind w:firstLine="0"/>
              <w:jc w:val="left"/>
              <w:rPr>
                <w:sz w:val="21"/>
              </w:rPr>
            </w:pPr>
            <w:r>
              <w:rPr>
                <w:sz w:val="21"/>
                <w:szCs w:val="21"/>
              </w:rPr>
              <w:t>电台</w:t>
            </w:r>
          </w:p>
        </w:tc>
        <w:tc>
          <w:tcPr>
            <w:tcW w:w="3871" w:type="dxa"/>
            <w:vAlign w:val="center"/>
          </w:tcPr>
          <w:p w14:paraId="3E8BA63F">
            <w:pPr>
              <w:snapToGrid w:val="0"/>
              <w:spacing w:before="70" w:after="70" w:line="240" w:lineRule="auto"/>
              <w:ind w:firstLine="0"/>
              <w:jc w:val="left"/>
              <w:rPr>
                <w:sz w:val="21"/>
              </w:rPr>
            </w:pPr>
            <w:r>
              <w:rPr>
                <w:sz w:val="21"/>
                <w:szCs w:val="21"/>
              </w:rPr>
              <w:t>内置全协议接收电台 410～470 MHz，最远 30 km</w:t>
            </w:r>
          </w:p>
        </w:tc>
        <w:tc>
          <w:tcPr>
            <w:tcW w:w="3478" w:type="dxa"/>
            <w:vAlign w:val="center"/>
          </w:tcPr>
          <w:p w14:paraId="0E75A5FE">
            <w:pPr>
              <w:snapToGrid w:val="0"/>
              <w:spacing w:before="70" w:after="70" w:line="240" w:lineRule="auto"/>
              <w:ind w:firstLine="0"/>
              <w:jc w:val="left"/>
              <w:rPr>
                <w:sz w:val="21"/>
              </w:rPr>
            </w:pPr>
            <w:r>
              <w:rPr>
                <w:sz w:val="21"/>
                <w:szCs w:val="21"/>
              </w:rPr>
              <w:t>无网络覆盖的山区河段可自架基准站</w:t>
            </w:r>
          </w:p>
        </w:tc>
      </w:tr>
      <w:tr w14:paraId="33833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555FFF8F">
            <w:pPr>
              <w:snapToGrid w:val="0"/>
              <w:spacing w:before="70" w:after="70" w:line="240" w:lineRule="auto"/>
              <w:ind w:firstLine="0"/>
              <w:jc w:val="left"/>
              <w:rPr>
                <w:sz w:val="21"/>
              </w:rPr>
            </w:pPr>
            <w:r>
              <w:rPr>
                <w:sz w:val="21"/>
                <w:szCs w:val="21"/>
              </w:rPr>
              <w:t>环境适应性</w:t>
            </w:r>
          </w:p>
        </w:tc>
        <w:tc>
          <w:tcPr>
            <w:tcW w:w="3871" w:type="dxa"/>
            <w:vAlign w:val="center"/>
          </w:tcPr>
          <w:p w14:paraId="5EDBFB1F">
            <w:pPr>
              <w:snapToGrid w:val="0"/>
              <w:spacing w:before="70" w:after="70" w:line="240" w:lineRule="auto"/>
              <w:ind w:firstLine="0"/>
              <w:jc w:val="left"/>
              <w:rPr>
                <w:sz w:val="21"/>
              </w:rPr>
            </w:pPr>
            <w:r>
              <w:rPr>
                <w:sz w:val="21"/>
                <w:szCs w:val="21"/>
              </w:rPr>
              <w:t>IP68，−45～+75 ℃，抗 100% 冷凝，抗 2 m 跌落</w:t>
            </w:r>
          </w:p>
        </w:tc>
        <w:tc>
          <w:tcPr>
            <w:tcW w:w="3478" w:type="dxa"/>
            <w:vAlign w:val="center"/>
          </w:tcPr>
          <w:p w14:paraId="383DBCDD">
            <w:pPr>
              <w:snapToGrid w:val="0"/>
              <w:spacing w:before="70" w:after="70" w:line="240" w:lineRule="auto"/>
              <w:ind w:firstLine="0"/>
              <w:jc w:val="left"/>
              <w:rPr>
                <w:sz w:val="21"/>
              </w:rPr>
            </w:pPr>
            <w:r>
              <w:rPr>
                <w:sz w:val="21"/>
                <w:szCs w:val="21"/>
              </w:rPr>
              <w:t>潮湿、粉尘、低温工况连续作业</w:t>
            </w:r>
          </w:p>
        </w:tc>
      </w:tr>
      <w:tr w14:paraId="60AEB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4B60EDC0">
            <w:pPr>
              <w:snapToGrid w:val="0"/>
              <w:spacing w:before="70" w:after="70" w:line="240" w:lineRule="auto"/>
              <w:ind w:firstLine="0"/>
              <w:jc w:val="left"/>
              <w:rPr>
                <w:sz w:val="21"/>
              </w:rPr>
            </w:pPr>
            <w:r>
              <w:rPr>
                <w:sz w:val="21"/>
                <w:szCs w:val="21"/>
              </w:rPr>
              <w:t>供电与重量</w:t>
            </w:r>
          </w:p>
        </w:tc>
        <w:tc>
          <w:tcPr>
            <w:tcW w:w="3871" w:type="dxa"/>
            <w:vAlign w:val="center"/>
          </w:tcPr>
          <w:p w14:paraId="608DAA0D">
            <w:pPr>
              <w:snapToGrid w:val="0"/>
              <w:spacing w:before="70" w:after="70" w:line="240" w:lineRule="auto"/>
              <w:ind w:firstLine="0"/>
              <w:jc w:val="left"/>
              <w:rPr>
                <w:sz w:val="21"/>
              </w:rPr>
            </w:pPr>
            <w:r>
              <w:rPr>
                <w:sz w:val="21"/>
                <w:szCs w:val="21"/>
              </w:rPr>
              <w:t>7.2 V/5000 mAh，续航 15 h；540 g</w:t>
            </w:r>
          </w:p>
        </w:tc>
        <w:tc>
          <w:tcPr>
            <w:tcW w:w="3478" w:type="dxa"/>
            <w:vAlign w:val="center"/>
          </w:tcPr>
          <w:p w14:paraId="35C1A39E">
            <w:pPr>
              <w:snapToGrid w:val="0"/>
              <w:spacing w:before="70" w:after="70" w:line="240" w:lineRule="auto"/>
              <w:ind w:firstLine="0"/>
              <w:jc w:val="left"/>
              <w:rPr>
                <w:sz w:val="21"/>
              </w:rPr>
            </w:pPr>
            <w:r>
              <w:rPr>
                <w:sz w:val="21"/>
                <w:szCs w:val="21"/>
              </w:rPr>
              <w:t>单人携带，一个班次不用换电池</w:t>
            </w:r>
          </w:p>
        </w:tc>
      </w:tr>
      <w:tr w14:paraId="345E2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29C80737">
            <w:pPr>
              <w:snapToGrid w:val="0"/>
              <w:spacing w:before="70" w:after="70" w:line="240" w:lineRule="auto"/>
              <w:ind w:firstLine="0"/>
              <w:jc w:val="left"/>
              <w:rPr>
                <w:sz w:val="21"/>
              </w:rPr>
            </w:pPr>
            <w:r>
              <w:rPr>
                <w:sz w:val="21"/>
                <w:szCs w:val="21"/>
              </w:rPr>
              <w:t>数据格式</w:t>
            </w:r>
          </w:p>
        </w:tc>
        <w:tc>
          <w:tcPr>
            <w:tcW w:w="3871" w:type="dxa"/>
            <w:vAlign w:val="center"/>
          </w:tcPr>
          <w:p w14:paraId="79C98D63">
            <w:pPr>
              <w:snapToGrid w:val="0"/>
              <w:spacing w:before="70" w:after="70" w:line="240" w:lineRule="auto"/>
              <w:ind w:firstLine="0"/>
              <w:jc w:val="left"/>
              <w:rPr>
                <w:sz w:val="21"/>
              </w:rPr>
            </w:pPr>
            <w:r>
              <w:rPr>
                <w:sz w:val="21"/>
                <w:szCs w:val="21"/>
              </w:rPr>
              <w:t>STH/Rinex、RTCM3.0/3.2、NMEA 0183</w:t>
            </w:r>
          </w:p>
        </w:tc>
        <w:tc>
          <w:tcPr>
            <w:tcW w:w="3478" w:type="dxa"/>
            <w:vAlign w:val="center"/>
          </w:tcPr>
          <w:p w14:paraId="444208F3">
            <w:pPr>
              <w:snapToGrid w:val="0"/>
              <w:spacing w:before="70" w:after="70" w:line="240" w:lineRule="auto"/>
              <w:ind w:firstLine="0"/>
              <w:jc w:val="left"/>
              <w:rPr>
                <w:sz w:val="21"/>
              </w:rPr>
            </w:pPr>
            <w:r>
              <w:rPr>
                <w:sz w:val="21"/>
                <w:szCs w:val="21"/>
              </w:rPr>
              <w:t>直接进入平差软件与数据平台</w:t>
            </w:r>
          </w:p>
        </w:tc>
      </w:tr>
    </w:tbl>
    <w:p w14:paraId="1A25DFB7">
      <w:pPr>
        <w:spacing w:line="240" w:lineRule="auto"/>
      </w:pPr>
    </w:p>
    <w:p w14:paraId="3A041E9C">
      <w:pPr>
        <w:numPr>
          <w:ilvl w:val="0"/>
          <w:numId w:val="31"/>
        </w:numPr>
        <w:rPr>
          <w:b/>
        </w:rPr>
      </w:pPr>
      <w:r>
        <w:rPr>
          <w:b/>
        </w:rPr>
        <w:t>全站仪：NTS-561</w:t>
      </w:r>
    </w:p>
    <w:p w14:paraId="4B172A2D">
      <w:r>
        <w:t>NTS-561 是南方测绘的高精度工程型智能全站仪，测角精度 1″，采用绝对编码测角技术，码盘直径 79 mm，最小读数 0.1″/1″ 可选，水平盘与垂直盘各四路探测，开机即可测角、不需要过零初始化。测距方面，单棱镜测程 3500 m、三棱镜组 5000 m，测距精度 ±(1 mm+1×10⁻⁶D)，精测 0.3 s、跟踪 0.1 s；免棱镜模式按 R10/R15/R20 三档配置，对应测程 1000/1500/2000 m，0～500 m 段精度 ±(2 mm+2×10⁻⁶D)，500～1000 m 段 ±(5 mm+2×10⁻⁶D)，1000～2000 m 段 ±(10 mm+2×10⁻⁶D)。</w:t>
      </w:r>
    </w:p>
    <w:p w14:paraId="52B9E294">
      <w:r>
        <w:t>分工上，本项目用全站仪做两件事：一是导线与边角网观测，建立加密控制点；二是三角高程对向观测与已知点检核。这两件事都不需要免棱镜，但都需要稳定的测角与可靠的测距，1″ 与 ±(1 mm+1 ppm) 的组合正好匹配二等水准的检核口径</w:t>
      </w:r>
      <w:r>
        <w:rPr>
          <w:rFonts w:hint="eastAsia"/>
        </w:rPr>
        <w:t>--</w:t>
      </w:r>
      <w:r>
        <w:t>100 m 边长的测距误差约 1.1 mm，对向观测取均值后可压到毫米以内，与水准结果的较差判断（3 mm）相互印证。望远镜为 30 倍正像，物镜有效孔径 45 mm（测距 50 mm），视场角 1°30′，最小对焦距离 1.4 m，配有 200 m 导向光；流道内光线暗、通视距离短，30 倍正像与导向光在门槽、深孔里对点比常规仪器省力。补偿器为双轴液体光电式，补偿范围 ±4′、分辨率 1″；棱镜常数与温度气压均自动改正，减少人为输入错误。对中采用与竖轴同轴的激光对中器，可直接激光量取仪器高，管水准 30″/2 mm、圆水准 8′/2 mm，三脚架一架就能到位。</w:t>
      </w:r>
    </w:p>
    <w:p w14:paraId="403626A0">
      <w:r>
        <w:t>系统方面，NTS-561 运行 Android 11，处理器 MT6762，内存 4 GB、存储 64 GB，配双面 5.0 英寸 TFT 屏（720×1280），支持全网通、蓝牙、Wi-Fi 与 USB OTG，接口有 USB-TypeC、TF 卡座与 Micro-SIM 卡座。机载电池为两块 5000 mAh 锂电池（8.4 V），连续工作 8 h，配座充。整机 215×170×350 mm、重 6 kg（含电池），防护等级 IP55，工作温度 −20 ℃～+60 ℃。IP55 是全套设备里的薄弱环节，方案据此作了针对性的作业规定：雨天与孔内冲水后雾气未散时加装防雨罩、缩短单次连续作业时间，收工后擦干机身并检查电池仓密封圈；这不是仪器的问题，而是使用方式必须匹配它的防护边界。</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3763"/>
        <w:gridCol w:w="3321"/>
      </w:tblGrid>
      <w:tr w14:paraId="19037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16" w:type="dxa"/>
            <w:shd w:val="clear" w:color="auto" w:fill="E7E6E6"/>
            <w:vAlign w:val="center"/>
          </w:tcPr>
          <w:p w14:paraId="7874A050">
            <w:pPr>
              <w:keepNext/>
              <w:snapToGrid w:val="0"/>
              <w:spacing w:before="70" w:after="70" w:line="240" w:lineRule="auto"/>
              <w:ind w:firstLine="0"/>
              <w:jc w:val="center"/>
              <w:rPr>
                <w:b/>
                <w:sz w:val="21"/>
              </w:rPr>
            </w:pPr>
            <w:r>
              <w:rPr>
                <w:b/>
                <w:sz w:val="21"/>
                <w:szCs w:val="21"/>
              </w:rPr>
              <w:t>指标项</w:t>
            </w:r>
          </w:p>
        </w:tc>
        <w:tc>
          <w:tcPr>
            <w:tcW w:w="3763" w:type="dxa"/>
            <w:shd w:val="clear" w:color="auto" w:fill="E7E6E6"/>
            <w:vAlign w:val="center"/>
          </w:tcPr>
          <w:p w14:paraId="2D371540">
            <w:pPr>
              <w:keepNext/>
              <w:snapToGrid w:val="0"/>
              <w:spacing w:before="70" w:after="70" w:line="240" w:lineRule="auto"/>
              <w:ind w:firstLine="0"/>
              <w:jc w:val="center"/>
              <w:rPr>
                <w:b/>
                <w:sz w:val="21"/>
              </w:rPr>
            </w:pPr>
            <w:r>
              <w:rPr>
                <w:b/>
                <w:sz w:val="21"/>
                <w:szCs w:val="21"/>
              </w:rPr>
              <w:t>NTS-561参数</w:t>
            </w:r>
          </w:p>
        </w:tc>
        <w:tc>
          <w:tcPr>
            <w:tcW w:w="3321" w:type="dxa"/>
            <w:shd w:val="clear" w:color="auto" w:fill="E7E6E6"/>
            <w:vAlign w:val="center"/>
          </w:tcPr>
          <w:p w14:paraId="3536F937">
            <w:pPr>
              <w:keepNext/>
              <w:snapToGrid w:val="0"/>
              <w:spacing w:before="70" w:after="70" w:line="240" w:lineRule="auto"/>
              <w:ind w:firstLine="0"/>
              <w:jc w:val="center"/>
              <w:rPr>
                <w:b/>
                <w:sz w:val="21"/>
              </w:rPr>
            </w:pPr>
            <w:r>
              <w:rPr>
                <w:b/>
                <w:sz w:val="21"/>
                <w:szCs w:val="21"/>
              </w:rPr>
              <w:t>对本项目的意义</w:t>
            </w:r>
          </w:p>
        </w:tc>
      </w:tr>
      <w:tr w14:paraId="50A3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544683C">
            <w:pPr>
              <w:keepNext/>
              <w:snapToGrid w:val="0"/>
              <w:spacing w:before="70" w:after="70" w:line="240" w:lineRule="auto"/>
              <w:ind w:firstLine="0"/>
              <w:jc w:val="left"/>
              <w:rPr>
                <w:sz w:val="21"/>
              </w:rPr>
            </w:pPr>
            <w:r>
              <w:rPr>
                <w:sz w:val="21"/>
                <w:szCs w:val="21"/>
              </w:rPr>
              <w:t>测角</w:t>
            </w:r>
          </w:p>
        </w:tc>
        <w:tc>
          <w:tcPr>
            <w:tcW w:w="3763" w:type="dxa"/>
            <w:vAlign w:val="center"/>
          </w:tcPr>
          <w:p w14:paraId="1C5F8ABC">
            <w:pPr>
              <w:keepNext/>
              <w:snapToGrid w:val="0"/>
              <w:spacing w:before="70" w:after="70" w:line="240" w:lineRule="auto"/>
              <w:ind w:firstLine="0"/>
              <w:jc w:val="left"/>
              <w:rPr>
                <w:sz w:val="21"/>
              </w:rPr>
            </w:pPr>
            <w:r>
              <w:rPr>
                <w:sz w:val="21"/>
                <w:szCs w:val="21"/>
              </w:rPr>
              <w:t>1″，绝对编码，码盘 79 mm，最小读数 0.1″/1″</w:t>
            </w:r>
          </w:p>
        </w:tc>
        <w:tc>
          <w:tcPr>
            <w:tcW w:w="3321" w:type="dxa"/>
            <w:vAlign w:val="center"/>
          </w:tcPr>
          <w:p w14:paraId="185A05F9">
            <w:pPr>
              <w:keepNext/>
              <w:snapToGrid w:val="0"/>
              <w:spacing w:before="70" w:after="70" w:line="240" w:lineRule="auto"/>
              <w:ind w:firstLine="0"/>
              <w:jc w:val="left"/>
              <w:rPr>
                <w:sz w:val="21"/>
              </w:rPr>
            </w:pPr>
            <w:r>
              <w:rPr>
                <w:sz w:val="21"/>
                <w:szCs w:val="21"/>
              </w:rPr>
              <w:t>满足精密工程测量与导线/边角网要求</w:t>
            </w:r>
          </w:p>
        </w:tc>
      </w:tr>
      <w:tr w14:paraId="52EFA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7F04936">
            <w:pPr>
              <w:keepNext/>
              <w:snapToGrid w:val="0"/>
              <w:spacing w:before="70" w:after="70" w:line="240" w:lineRule="auto"/>
              <w:ind w:firstLine="0"/>
              <w:jc w:val="left"/>
              <w:rPr>
                <w:sz w:val="21"/>
              </w:rPr>
            </w:pPr>
            <w:r>
              <w:rPr>
                <w:sz w:val="21"/>
                <w:szCs w:val="21"/>
              </w:rPr>
              <w:t>测距（棱镜）</w:t>
            </w:r>
          </w:p>
        </w:tc>
        <w:tc>
          <w:tcPr>
            <w:tcW w:w="3763" w:type="dxa"/>
            <w:vAlign w:val="center"/>
          </w:tcPr>
          <w:p w14:paraId="18357FD3">
            <w:pPr>
              <w:keepNext/>
              <w:snapToGrid w:val="0"/>
              <w:spacing w:before="70" w:after="70" w:line="240" w:lineRule="auto"/>
              <w:ind w:firstLine="0"/>
              <w:jc w:val="left"/>
              <w:rPr>
                <w:sz w:val="21"/>
              </w:rPr>
            </w:pPr>
            <w:r>
              <w:rPr>
                <w:sz w:val="21"/>
                <w:szCs w:val="21"/>
              </w:rPr>
              <w:t>单棱镜 3500 m，三棱镜组 5000 m，±(1 mm+1 ppm)</w:t>
            </w:r>
          </w:p>
        </w:tc>
        <w:tc>
          <w:tcPr>
            <w:tcW w:w="3321" w:type="dxa"/>
            <w:vAlign w:val="center"/>
          </w:tcPr>
          <w:p w14:paraId="57758802">
            <w:pPr>
              <w:keepNext/>
              <w:snapToGrid w:val="0"/>
              <w:spacing w:before="70" w:after="70" w:line="240" w:lineRule="auto"/>
              <w:ind w:firstLine="0"/>
              <w:jc w:val="left"/>
              <w:rPr>
                <w:sz w:val="21"/>
              </w:rPr>
            </w:pPr>
            <w:r>
              <w:rPr>
                <w:sz w:val="21"/>
                <w:szCs w:val="21"/>
              </w:rPr>
              <w:t>100 m 边长测距误差约 1.1 mm，与二等水准检核口径匹配</w:t>
            </w:r>
          </w:p>
        </w:tc>
      </w:tr>
      <w:tr w14:paraId="59357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4E761D3B">
            <w:pPr>
              <w:keepNext/>
              <w:snapToGrid w:val="0"/>
              <w:spacing w:before="70" w:after="70" w:line="240" w:lineRule="auto"/>
              <w:ind w:firstLine="0"/>
              <w:jc w:val="left"/>
              <w:rPr>
                <w:sz w:val="21"/>
              </w:rPr>
            </w:pPr>
            <w:r>
              <w:rPr>
                <w:sz w:val="21"/>
                <w:szCs w:val="21"/>
              </w:rPr>
              <w:t>测距（免棱镜）</w:t>
            </w:r>
          </w:p>
        </w:tc>
        <w:tc>
          <w:tcPr>
            <w:tcW w:w="3763" w:type="dxa"/>
            <w:vAlign w:val="center"/>
          </w:tcPr>
          <w:p w14:paraId="244C4058">
            <w:pPr>
              <w:keepNext/>
              <w:snapToGrid w:val="0"/>
              <w:spacing w:before="70" w:after="70" w:line="240" w:lineRule="auto"/>
              <w:ind w:firstLine="0"/>
              <w:jc w:val="left"/>
              <w:rPr>
                <w:sz w:val="21"/>
              </w:rPr>
            </w:pPr>
            <w:r>
              <w:rPr>
                <w:sz w:val="21"/>
                <w:szCs w:val="21"/>
              </w:rPr>
              <w:t>1000/1500/2000 m 三档；0～500 m ±(2 mm+2 ppm)</w:t>
            </w:r>
          </w:p>
        </w:tc>
        <w:tc>
          <w:tcPr>
            <w:tcW w:w="3321" w:type="dxa"/>
            <w:vAlign w:val="center"/>
          </w:tcPr>
          <w:p w14:paraId="1C4D36A1">
            <w:pPr>
              <w:keepNext/>
              <w:snapToGrid w:val="0"/>
              <w:spacing w:before="70" w:after="70" w:line="240" w:lineRule="auto"/>
              <w:ind w:firstLine="0"/>
              <w:jc w:val="left"/>
              <w:rPr>
                <w:sz w:val="21"/>
              </w:rPr>
            </w:pPr>
            <w:r>
              <w:rPr>
                <w:sz w:val="21"/>
                <w:szCs w:val="21"/>
              </w:rPr>
              <w:t>受限部位补测与危险点非接触测量</w:t>
            </w:r>
          </w:p>
        </w:tc>
      </w:tr>
      <w:tr w14:paraId="268C6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4086F63">
            <w:pPr>
              <w:keepNext/>
              <w:snapToGrid w:val="0"/>
              <w:spacing w:before="70" w:after="70" w:line="240" w:lineRule="auto"/>
              <w:ind w:firstLine="0"/>
              <w:jc w:val="left"/>
              <w:rPr>
                <w:sz w:val="21"/>
              </w:rPr>
            </w:pPr>
            <w:r>
              <w:rPr>
                <w:sz w:val="21"/>
                <w:szCs w:val="21"/>
              </w:rPr>
              <w:t>测速</w:t>
            </w:r>
          </w:p>
        </w:tc>
        <w:tc>
          <w:tcPr>
            <w:tcW w:w="3763" w:type="dxa"/>
            <w:vAlign w:val="center"/>
          </w:tcPr>
          <w:p w14:paraId="02A630BD">
            <w:pPr>
              <w:keepNext/>
              <w:snapToGrid w:val="0"/>
              <w:spacing w:before="70" w:after="70" w:line="240" w:lineRule="auto"/>
              <w:ind w:firstLine="0"/>
              <w:jc w:val="left"/>
              <w:rPr>
                <w:sz w:val="21"/>
              </w:rPr>
            </w:pPr>
            <w:r>
              <w:rPr>
                <w:sz w:val="21"/>
                <w:szCs w:val="21"/>
              </w:rPr>
              <w:t>精测 0.3 s、跟踪 0.1 s</w:t>
            </w:r>
          </w:p>
        </w:tc>
        <w:tc>
          <w:tcPr>
            <w:tcW w:w="3321" w:type="dxa"/>
            <w:vAlign w:val="center"/>
          </w:tcPr>
          <w:p w14:paraId="3CA87B3B">
            <w:pPr>
              <w:keepNext/>
              <w:snapToGrid w:val="0"/>
              <w:spacing w:before="70" w:after="70" w:line="240" w:lineRule="auto"/>
              <w:ind w:firstLine="0"/>
              <w:jc w:val="left"/>
              <w:rPr>
                <w:sz w:val="21"/>
              </w:rPr>
            </w:pPr>
            <w:r>
              <w:rPr>
                <w:sz w:val="21"/>
                <w:szCs w:val="21"/>
              </w:rPr>
              <w:t>多测回观测节省窗口期时间</w:t>
            </w:r>
          </w:p>
        </w:tc>
      </w:tr>
      <w:tr w14:paraId="1A8DD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73225CEB">
            <w:pPr>
              <w:keepNext/>
              <w:snapToGrid w:val="0"/>
              <w:spacing w:before="70" w:after="70" w:line="240" w:lineRule="auto"/>
              <w:ind w:firstLine="0"/>
              <w:jc w:val="left"/>
              <w:rPr>
                <w:sz w:val="21"/>
              </w:rPr>
            </w:pPr>
            <w:r>
              <w:rPr>
                <w:sz w:val="21"/>
                <w:szCs w:val="21"/>
              </w:rPr>
              <w:t>望远镜</w:t>
            </w:r>
          </w:p>
        </w:tc>
        <w:tc>
          <w:tcPr>
            <w:tcW w:w="3763" w:type="dxa"/>
            <w:vAlign w:val="center"/>
          </w:tcPr>
          <w:p w14:paraId="0853A85F">
            <w:pPr>
              <w:keepNext/>
              <w:snapToGrid w:val="0"/>
              <w:spacing w:before="70" w:after="70" w:line="240" w:lineRule="auto"/>
              <w:ind w:firstLine="0"/>
              <w:jc w:val="left"/>
              <w:rPr>
                <w:sz w:val="21"/>
              </w:rPr>
            </w:pPr>
            <w:r>
              <w:rPr>
                <w:sz w:val="21"/>
                <w:szCs w:val="21"/>
              </w:rPr>
              <w:t>30× 正像，物镜 Ф45/Ф50，最小对焦 1.4 m，导向光 200 m</w:t>
            </w:r>
          </w:p>
        </w:tc>
        <w:tc>
          <w:tcPr>
            <w:tcW w:w="3321" w:type="dxa"/>
            <w:vAlign w:val="center"/>
          </w:tcPr>
          <w:p w14:paraId="0C6F07E0">
            <w:pPr>
              <w:keepNext/>
              <w:snapToGrid w:val="0"/>
              <w:spacing w:before="70" w:after="70" w:line="240" w:lineRule="auto"/>
              <w:ind w:firstLine="0"/>
              <w:jc w:val="left"/>
              <w:rPr>
                <w:sz w:val="21"/>
              </w:rPr>
            </w:pPr>
            <w:r>
              <w:rPr>
                <w:sz w:val="21"/>
                <w:szCs w:val="21"/>
              </w:rPr>
              <w:t>深孔、门槽内暗光环境快速照准</w:t>
            </w:r>
          </w:p>
        </w:tc>
      </w:tr>
      <w:tr w14:paraId="1DDAB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4F1DBC57">
            <w:pPr>
              <w:keepNext/>
              <w:snapToGrid w:val="0"/>
              <w:spacing w:before="70" w:after="70" w:line="240" w:lineRule="auto"/>
              <w:ind w:firstLine="0"/>
              <w:jc w:val="left"/>
              <w:rPr>
                <w:sz w:val="21"/>
              </w:rPr>
            </w:pPr>
            <w:r>
              <w:rPr>
                <w:sz w:val="21"/>
                <w:szCs w:val="21"/>
              </w:rPr>
              <w:t>补偿与改正</w:t>
            </w:r>
          </w:p>
        </w:tc>
        <w:tc>
          <w:tcPr>
            <w:tcW w:w="3763" w:type="dxa"/>
            <w:vAlign w:val="center"/>
          </w:tcPr>
          <w:p w14:paraId="42CF2687">
            <w:pPr>
              <w:keepNext/>
              <w:snapToGrid w:val="0"/>
              <w:spacing w:before="70" w:after="70" w:line="240" w:lineRule="auto"/>
              <w:ind w:firstLine="0"/>
              <w:jc w:val="left"/>
              <w:rPr>
                <w:sz w:val="21"/>
              </w:rPr>
            </w:pPr>
            <w:r>
              <w:rPr>
                <w:sz w:val="21"/>
                <w:szCs w:val="21"/>
              </w:rPr>
              <w:t>双轴液体光电 ±4′、分辨率 1″；棱镜常数、气象自动改正</w:t>
            </w:r>
          </w:p>
        </w:tc>
        <w:tc>
          <w:tcPr>
            <w:tcW w:w="3321" w:type="dxa"/>
            <w:vAlign w:val="center"/>
          </w:tcPr>
          <w:p w14:paraId="2005E97A">
            <w:pPr>
              <w:keepNext/>
              <w:snapToGrid w:val="0"/>
              <w:spacing w:before="70" w:after="70" w:line="240" w:lineRule="auto"/>
              <w:ind w:firstLine="0"/>
              <w:jc w:val="left"/>
              <w:rPr>
                <w:sz w:val="21"/>
              </w:rPr>
            </w:pPr>
            <w:r>
              <w:rPr>
                <w:sz w:val="21"/>
                <w:szCs w:val="21"/>
              </w:rPr>
              <w:t>减少人工输入错误</w:t>
            </w:r>
          </w:p>
        </w:tc>
      </w:tr>
      <w:tr w14:paraId="502FF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6BC6F0B2">
            <w:pPr>
              <w:keepNext/>
              <w:snapToGrid w:val="0"/>
              <w:spacing w:before="70" w:after="70" w:line="240" w:lineRule="auto"/>
              <w:ind w:firstLine="0"/>
              <w:jc w:val="left"/>
              <w:rPr>
                <w:sz w:val="21"/>
              </w:rPr>
            </w:pPr>
            <w:r>
              <w:rPr>
                <w:sz w:val="21"/>
                <w:szCs w:val="21"/>
              </w:rPr>
              <w:t>对中与整平</w:t>
            </w:r>
          </w:p>
        </w:tc>
        <w:tc>
          <w:tcPr>
            <w:tcW w:w="3763" w:type="dxa"/>
            <w:vAlign w:val="center"/>
          </w:tcPr>
          <w:p w14:paraId="4A0CCBDB">
            <w:pPr>
              <w:keepNext/>
              <w:snapToGrid w:val="0"/>
              <w:spacing w:before="70" w:after="70" w:line="240" w:lineRule="auto"/>
              <w:ind w:firstLine="0"/>
              <w:jc w:val="left"/>
              <w:rPr>
                <w:sz w:val="21"/>
              </w:rPr>
            </w:pPr>
            <w:r>
              <w:rPr>
                <w:sz w:val="21"/>
                <w:szCs w:val="21"/>
              </w:rPr>
              <w:t>激光对中（与竖轴同轴）、激光测仪器高；管水准 30″/2 mm</w:t>
            </w:r>
          </w:p>
        </w:tc>
        <w:tc>
          <w:tcPr>
            <w:tcW w:w="3321" w:type="dxa"/>
            <w:vAlign w:val="center"/>
          </w:tcPr>
          <w:p w14:paraId="67F57FAD">
            <w:pPr>
              <w:keepNext/>
              <w:snapToGrid w:val="0"/>
              <w:spacing w:before="70" w:after="70" w:line="240" w:lineRule="auto"/>
              <w:ind w:firstLine="0"/>
              <w:jc w:val="left"/>
              <w:rPr>
                <w:sz w:val="21"/>
              </w:rPr>
            </w:pPr>
            <w:r>
              <w:rPr>
                <w:sz w:val="21"/>
                <w:szCs w:val="21"/>
              </w:rPr>
              <w:t>三脚架一架即到位，减少对中误差</w:t>
            </w:r>
          </w:p>
        </w:tc>
      </w:tr>
      <w:tr w14:paraId="5E789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B49DDE8">
            <w:pPr>
              <w:keepNext/>
              <w:snapToGrid w:val="0"/>
              <w:spacing w:before="70" w:after="70" w:line="240" w:lineRule="auto"/>
              <w:ind w:firstLine="0"/>
              <w:jc w:val="left"/>
              <w:rPr>
                <w:sz w:val="21"/>
              </w:rPr>
            </w:pPr>
            <w:r>
              <w:rPr>
                <w:sz w:val="21"/>
                <w:szCs w:val="21"/>
              </w:rPr>
              <w:t>系统与通信</w:t>
            </w:r>
          </w:p>
        </w:tc>
        <w:tc>
          <w:tcPr>
            <w:tcW w:w="3763" w:type="dxa"/>
            <w:vAlign w:val="center"/>
          </w:tcPr>
          <w:p w14:paraId="3BD2F92E">
            <w:pPr>
              <w:keepNext/>
              <w:snapToGrid w:val="0"/>
              <w:spacing w:before="70" w:after="70" w:line="240" w:lineRule="auto"/>
              <w:ind w:firstLine="0"/>
              <w:jc w:val="left"/>
              <w:rPr>
                <w:sz w:val="21"/>
              </w:rPr>
            </w:pPr>
            <w:r>
              <w:rPr>
                <w:sz w:val="21"/>
                <w:szCs w:val="21"/>
              </w:rPr>
              <w:t>Android 11，4 GB/64 GB，双 5.0 英寸屏，全网通/蓝牙/Wi-Fi/USB-OTG</w:t>
            </w:r>
          </w:p>
        </w:tc>
        <w:tc>
          <w:tcPr>
            <w:tcW w:w="3321" w:type="dxa"/>
            <w:vAlign w:val="center"/>
          </w:tcPr>
          <w:p w14:paraId="27AE22C5">
            <w:pPr>
              <w:keepNext/>
              <w:snapToGrid w:val="0"/>
              <w:spacing w:before="70" w:after="70" w:line="240" w:lineRule="auto"/>
              <w:ind w:firstLine="0"/>
              <w:jc w:val="left"/>
              <w:rPr>
                <w:sz w:val="21"/>
              </w:rPr>
            </w:pPr>
            <w:r>
              <w:rPr>
                <w:sz w:val="21"/>
                <w:szCs w:val="21"/>
              </w:rPr>
              <w:t>现场直接出成果、回传平台</w:t>
            </w:r>
          </w:p>
        </w:tc>
      </w:tr>
      <w:tr w14:paraId="04D8A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3407812">
            <w:pPr>
              <w:keepNext/>
              <w:snapToGrid w:val="0"/>
              <w:spacing w:before="70" w:after="70" w:line="240" w:lineRule="auto"/>
              <w:ind w:firstLine="0"/>
              <w:jc w:val="left"/>
              <w:rPr>
                <w:sz w:val="21"/>
              </w:rPr>
            </w:pPr>
            <w:r>
              <w:rPr>
                <w:sz w:val="21"/>
                <w:szCs w:val="21"/>
              </w:rPr>
              <w:t>供电与重量</w:t>
            </w:r>
          </w:p>
        </w:tc>
        <w:tc>
          <w:tcPr>
            <w:tcW w:w="3763" w:type="dxa"/>
            <w:vAlign w:val="center"/>
          </w:tcPr>
          <w:p w14:paraId="6B4B37EF">
            <w:pPr>
              <w:keepNext/>
              <w:snapToGrid w:val="0"/>
              <w:spacing w:before="70" w:after="70" w:line="240" w:lineRule="auto"/>
              <w:ind w:firstLine="0"/>
              <w:jc w:val="left"/>
              <w:rPr>
                <w:sz w:val="21"/>
              </w:rPr>
            </w:pPr>
            <w:r>
              <w:rPr>
                <w:sz w:val="21"/>
                <w:szCs w:val="21"/>
              </w:rPr>
              <w:t>双 5000 mAh 电池，连续 8 h；6 kg</w:t>
            </w:r>
          </w:p>
        </w:tc>
        <w:tc>
          <w:tcPr>
            <w:tcW w:w="3321" w:type="dxa"/>
            <w:vAlign w:val="center"/>
          </w:tcPr>
          <w:p w14:paraId="3FADAD28">
            <w:pPr>
              <w:keepNext/>
              <w:snapToGrid w:val="0"/>
              <w:spacing w:before="70" w:after="70" w:line="240" w:lineRule="auto"/>
              <w:ind w:firstLine="0"/>
              <w:jc w:val="left"/>
              <w:rPr>
                <w:sz w:val="21"/>
              </w:rPr>
            </w:pPr>
            <w:r>
              <w:rPr>
                <w:sz w:val="21"/>
                <w:szCs w:val="21"/>
              </w:rPr>
              <w:t>一个班次不换电，单人可搬运</w:t>
            </w:r>
          </w:p>
        </w:tc>
      </w:tr>
      <w:tr w14:paraId="68E62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07D45E4B">
            <w:pPr>
              <w:keepNext/>
              <w:snapToGrid w:val="0"/>
              <w:spacing w:before="70" w:after="70" w:line="240" w:lineRule="auto"/>
              <w:ind w:firstLine="0"/>
              <w:jc w:val="left"/>
              <w:rPr>
                <w:sz w:val="21"/>
              </w:rPr>
            </w:pPr>
            <w:r>
              <w:rPr>
                <w:sz w:val="21"/>
                <w:szCs w:val="21"/>
              </w:rPr>
              <w:t>环境适应性</w:t>
            </w:r>
          </w:p>
        </w:tc>
        <w:tc>
          <w:tcPr>
            <w:tcW w:w="3763" w:type="dxa"/>
            <w:vAlign w:val="center"/>
          </w:tcPr>
          <w:p w14:paraId="79320616">
            <w:pPr>
              <w:keepNext/>
              <w:snapToGrid w:val="0"/>
              <w:spacing w:before="70" w:after="70" w:line="240" w:lineRule="auto"/>
              <w:ind w:firstLine="0"/>
              <w:jc w:val="left"/>
              <w:rPr>
                <w:sz w:val="21"/>
              </w:rPr>
            </w:pPr>
            <w:r>
              <w:rPr>
                <w:sz w:val="21"/>
                <w:szCs w:val="21"/>
              </w:rPr>
              <w:t>IP55，−20～+60 ℃</w:t>
            </w:r>
          </w:p>
        </w:tc>
        <w:tc>
          <w:tcPr>
            <w:tcW w:w="3321" w:type="dxa"/>
            <w:vAlign w:val="center"/>
          </w:tcPr>
          <w:p w14:paraId="0F206598">
            <w:pPr>
              <w:keepNext/>
              <w:snapToGrid w:val="0"/>
              <w:spacing w:before="70" w:after="70" w:line="240" w:lineRule="auto"/>
              <w:ind w:firstLine="0"/>
              <w:jc w:val="left"/>
              <w:rPr>
                <w:sz w:val="21"/>
              </w:rPr>
            </w:pPr>
            <w:r>
              <w:rPr>
                <w:sz w:val="21"/>
                <w:szCs w:val="21"/>
              </w:rPr>
              <w:t>覆盖三站作业温度；雨天需加防雨罩</w:t>
            </w:r>
          </w:p>
        </w:tc>
      </w:tr>
    </w:tbl>
    <w:p w14:paraId="6035A833">
      <w:pPr>
        <w:spacing w:line="240" w:lineRule="auto"/>
      </w:pPr>
    </w:p>
    <w:p w14:paraId="058286D2">
      <w:pPr>
        <w:numPr>
          <w:ilvl w:val="0"/>
          <w:numId w:val="31"/>
        </w:numPr>
        <w:rPr>
          <w:b/>
        </w:rPr>
      </w:pPr>
      <w:r>
        <w:rPr>
          <w:b/>
        </w:rPr>
        <w:t>配置数量与分工</w:t>
      </w:r>
    </w:p>
    <w:p w14:paraId="7B7AD50B">
      <w:r>
        <w:t>三个作业站各配 1 台 NTS-561 与 1 套极点2（北斗版），另在宜昌基地备 1 套机动，用于换站、送检期间的顶替，避免因仪器送检造成停工。分工上，极点2 负责孔口控制点概略坐标、测区外围的快速布点与静态联测；NTS-561 负责加密控制网观测、三角高程对向观测、检查点测量与成果检核。两者都不替代多目视觉跟踪系统</w:t>
      </w:r>
      <w:r>
        <w:rPr>
          <w:rFonts w:hint="eastAsia"/>
        </w:rPr>
        <w:t>--</w:t>
      </w:r>
      <w:r>
        <w:t>它们是基准链的</w:t>
      </w:r>
      <w:r>
        <w:rPr>
          <w:rFonts w:hint="eastAsia"/>
        </w:rPr>
        <w:t>“</w:t>
      </w:r>
      <w:r>
        <w:t>粗</w:t>
      </w:r>
      <w:r>
        <w:rPr>
          <w:rFonts w:hint="eastAsia"/>
        </w:rPr>
        <w:t>”</w:t>
      </w:r>
      <w:r>
        <w:t>与</w:t>
      </w:r>
      <w:r>
        <w:rPr>
          <w:rFonts w:hint="eastAsia"/>
        </w:rPr>
        <w:t>“</w:t>
      </w:r>
      <w:r>
        <w:t>中</w:t>
      </w:r>
      <w:r>
        <w:rPr>
          <w:rFonts w:hint="eastAsia"/>
        </w:rPr>
        <w:t>”</w:t>
      </w:r>
      <w:r>
        <w:t>两级，多目视觉跟踪系统是</w:t>
      </w:r>
      <w:r>
        <w:rPr>
          <w:rFonts w:hint="eastAsia"/>
        </w:rPr>
        <w:t>“</w:t>
      </w:r>
      <w:r>
        <w:t>精</w:t>
      </w:r>
      <w:r>
        <w:rPr>
          <w:rFonts w:hint="eastAsia"/>
        </w:rPr>
        <w:t>”</w:t>
      </w:r>
      <w:r>
        <w:t>的一级，三级之间的分工与误差分配见 2.5.1.4 及 2.5.1.17。</w:t>
      </w:r>
    </w:p>
    <w:p w14:paraId="324BEE06">
      <w:pPr>
        <w:numPr>
          <w:ilvl w:val="0"/>
          <w:numId w:val="31"/>
        </w:numPr>
        <w:rPr>
          <w:b/>
        </w:rPr>
      </w:pPr>
      <w:r>
        <w:rPr>
          <w:b/>
        </w:rPr>
        <w:t>检定与使用管理</w:t>
      </w:r>
    </w:p>
    <w:p w14:paraId="25F72CBB">
      <w:r>
        <w:rPr>
          <w:rFonts w:hint="eastAsia"/>
        </w:rPr>
        <w:t>两台仪器进场前送法定计量机构检定，取得检定证书后方可使用，检定周期一年；每次作业前做例行检查：全站仪检查 2C 值、竖盘指标差、棱镜常数，接收机检查卫星数、PDOP 值与已知点比对；每日开测前用不少于两个已知点检核，较差超限即停机排查。仪器台账、检定证书、日常检查记录与观测手簿一并归档，纳入 2.9 的质量管理体系与 2.15 的表单体系管理。若合同履行期间厂商推出同系列升级型号，在不降低上述指标的前提下可按“同等或更优”原则替换，并事先报甲方确认。</w:t>
      </w:r>
    </w:p>
    <w:p w14:paraId="167BBF87">
      <w:pPr>
        <w:pStyle w:val="6"/>
      </w:pPr>
      <w:r>
        <w:rPr>
          <w:szCs w:val="32"/>
        </w:rPr>
        <w:t>2.5.1.40 测站布设与站位优化</w:t>
      </w:r>
    </w:p>
    <w:p w14:paraId="246F5D5C">
      <w:r>
        <w:t>站位布设遵循四条基本约束。第一条是基线长度约束：跟踪器的双相机基线与测量距离要匹配，距离过近视场浪费、距离过远解算精度下降，本项目按</w:t>
      </w:r>
      <w:r>
        <w:rPr>
          <w:rFonts w:hint="eastAsia"/>
        </w:rPr>
        <w:t>“</w:t>
      </w:r>
      <w:r>
        <w:t>测量距离为基线长度 15～25 倍</w:t>
      </w:r>
      <w:r>
        <w:rPr>
          <w:rFonts w:hint="eastAsia"/>
        </w:rPr>
        <w:t>”</w:t>
      </w:r>
      <w:r>
        <w:t>控制。第二条是入射角约束：相机光轴与目标表面法线的夹角控制在 60° 以内，超过 60° 之后标志点成像变形加剧、亚像素定位精度明显下降，流道的侧墙与底板交角处最容易出问题，需要专门调整站位高度或增加斜向站位。第三条是遮挡约束：门槽、胸墙、闸墩、脚手架都是遮挡源，站位要保证</w:t>
      </w:r>
      <w:r>
        <w:rPr>
          <w:rFonts w:hint="eastAsia"/>
        </w:rPr>
        <w:t>“</w:t>
      </w:r>
      <w:r>
        <w:t>每个测点至少被两个站位看到</w:t>
      </w:r>
      <w:r>
        <w:rPr>
          <w:rFonts w:hint="eastAsia"/>
        </w:rPr>
        <w:t>”</w:t>
      </w:r>
      <w:r>
        <w:t>，不允许出现单站独占的区域。第四条是重叠度约束：相邻站位之间要有足够重叠，重叠区内标志点不少于 12 个，且分布不得集中在一条线上。</w:t>
      </w:r>
    </w:p>
    <w:p w14:paraId="5F5D588E">
      <w:r>
        <w:t>站位优化的具体做法是</w:t>
      </w:r>
      <w:r>
        <w:rPr>
          <w:rFonts w:hint="eastAsia"/>
        </w:rPr>
        <w:t>“</w:t>
      </w:r>
      <w:r>
        <w:t>先模拟、后实测</w:t>
      </w:r>
      <w:r>
        <w:rPr>
          <w:rFonts w:hint="eastAsia"/>
        </w:rPr>
        <w:t>”</w:t>
      </w:r>
      <w:r>
        <w:t>。进场前用流道的设计图建立简化三维模型，把跟踪器的视场锥、测量距离与遮挡关系代进去，用软件算出候选站位的覆盖率与入射角分布，得到 2～3 套备选方案。进场后用全站仪在候选位置试测，检查视线是否真的通畅、地面是否够稳、供电与走线是否方便，把模拟结果修正为最终站位。这套</w:t>
      </w:r>
      <w:r>
        <w:rPr>
          <w:rFonts w:hint="eastAsia"/>
        </w:rPr>
        <w:t>“</w:t>
      </w:r>
      <w:r>
        <w:t>模型预演 + 现场修正</w:t>
      </w:r>
      <w:r>
        <w:rPr>
          <w:rFonts w:hint="eastAsia"/>
        </w:rPr>
        <w:t>”</w:t>
      </w:r>
      <w:r>
        <w:t>的方式，可以把站位返工的概率降到很低。</w:t>
      </w:r>
    </w:p>
    <w:p w14:paraId="1B1B1A07">
      <w:r>
        <w:t>单孔的站位数量按孔长与孔型确定。葛洲坝平坡孔段长度适中、断面规整，一般采用 2 站，孔口与孔中各一站；三峡缓坡孔段较长，采用 3 站，并按坡度分段；向家坝陡坡孔段受平台限制，采用</w:t>
      </w:r>
      <w:r>
        <w:rPr>
          <w:rFonts w:hint="eastAsia"/>
        </w:rPr>
        <w:t>“</w:t>
      </w:r>
      <w:r>
        <w:t>孔口固定站 + 平台移动站</w:t>
      </w:r>
      <w:r>
        <w:rPr>
          <w:rFonts w:hint="eastAsia"/>
        </w:rPr>
        <w:t>”</w:t>
      </w:r>
      <w:r>
        <w:t>的组合，移动站随载具沿坡面下行。这一安排写在每孔的作业计划里，作业时不得随意增减站位；确需调整的，由技术负责人现场确认并记录原因。</w:t>
      </w:r>
    </w:p>
    <w:p w14:paraId="79C23B3B">
      <w:r>
        <w:rPr>
          <w:rFonts w:hint="eastAsia"/>
        </w:rPr>
        <w:t>测量站位布设完成后，需依次完成三项标准化预处理工作：其一，开展站位标识布设，采用钢钉或油漆在地面标注站位中心位置及仪器架设朝向，为后续复测与现场核查提供基准；其二，实施站位坐标测定，借助全站仪获取站位中心的三维坐标，并将测定结果纳入控制成果归档；其三，完成现场影像留存，采集站位周边实景图像，用于后续数据复核阶段的作业环境回溯。上述工序虽细节繁杂，却是数据异常情境下还原现场作业条件的核心依据。</w:t>
      </w:r>
    </w:p>
    <w:p w14:paraId="2B674B95">
      <w:pPr>
        <w:pStyle w:val="6"/>
      </w:pPr>
      <w:r>
        <w:rPr>
          <w:szCs w:val="32"/>
        </w:rPr>
        <w:t>2.5.1.41 转站与多站数据拼接策略</w:t>
      </w:r>
    </w:p>
    <w:p w14:paraId="34CB646D">
      <w:r>
        <w:t>本项目采用</w:t>
      </w:r>
      <w:r>
        <w:rPr>
          <w:rFonts w:hint="eastAsia"/>
        </w:rPr>
        <w:t>“</w:t>
      </w:r>
      <w:r>
        <w:t>控制点约束 + 重叠区平差</w:t>
      </w:r>
      <w:r>
        <w:rPr>
          <w:rFonts w:hint="eastAsia"/>
        </w:rPr>
        <w:t>”</w:t>
      </w:r>
      <w:r>
        <w:t>的双重策略，先用控制点把各站拉进同一坐标框架，再用重叠区做局部微调，两者互为检核。</w:t>
      </w:r>
    </w:p>
    <w:p w14:paraId="79D88681">
      <w:r>
        <w:t>控制点约束的做法是：每个站位至少联测 4 个控制点，其中 3 个用于求解本站的定向参数，1 个用于独立检核。控制点分布在视场的不同象限，避免集中在一侧导致姿态解算病态。检核点的残差超过 0.3 mm 时，本站数据不参与拼接，先查原因</w:t>
      </w:r>
      <w:r>
        <w:rPr>
          <w:rFonts w:hint="eastAsia"/>
        </w:rPr>
        <w:t>--</w:t>
      </w:r>
      <w:r>
        <w:t>可能是控制点被碰动、可能是量测错误、也可能是仪器状态异常，查清后重测。</w:t>
      </w:r>
    </w:p>
    <w:p w14:paraId="02AD0C10">
      <w:r>
        <w:t>重叠区平差的做法是：相邻站的公共区域要有足够的同名特征，包括标志点、人工靶标与稳定的表面特征。平差时以控制点约束为强约束，以重叠区同名点为弱约束，用最小二乘求解各站的修正参数。修正量本身是重要的质量指标：修正量小说明前后一致，修正量大说明某一站存在问题，需要复核。</w:t>
      </w:r>
    </w:p>
    <w:p w14:paraId="43B46567">
      <w:r>
        <w:t>拼接的精度评定分两步。第一步是内符合，看重叠区同名点的较差分布，中误差控制在 0.5 mm 以内；第二步是外符合，用独立检查点（不参与平差）验证拼接后的整体精度，中误差控制在 1 mm 以内（平坡场景）。两步都通过，才认为拼接合格。</w:t>
      </w:r>
    </w:p>
    <w:p w14:paraId="7AA304F9">
      <w:r>
        <w:t>转站过程中有两个容易忽略的细节。一是温度，仪器从孔外搬进孔内，或者从阴凉处搬到阳光下，</w:t>
      </w:r>
      <w:r>
        <w:rPr>
          <w:rFonts w:hint="eastAsia"/>
        </w:rPr>
        <w:t>跟踪器</w:t>
      </w:r>
      <w:r>
        <w:t>结构会有热变形，需要静置不少于 20 min 再开始测量；二是清洁，镜头与标志点表面的水汽、粉尘会直接影响成像质量，每次转站后都要检查并擦拭。这两个细节不写进规程就容易被跳过，因此方案把它们列为转站作业的强制步骤，并纳入现场检查表的检查项。</w:t>
      </w:r>
    </w:p>
    <w:p w14:paraId="5B02AC28">
      <w:r>
        <w:t>对于超过 30 m 的长孔段，还要做</w:t>
      </w:r>
      <w:r>
        <w:rPr>
          <w:rFonts w:hint="eastAsia"/>
        </w:rPr>
        <w:t>“</w:t>
      </w:r>
      <w:r>
        <w:t>闭合校核</w:t>
      </w:r>
      <w:r>
        <w:rPr>
          <w:rFonts w:hint="eastAsia"/>
        </w:rPr>
        <w:t>”</w:t>
      </w:r>
      <w:r>
        <w:t>：从起点站测到终点站后，再从终点站反向测回起点站，比较往返结果的较差。较差超限说明存在系统性偏差，需要重新检查控制点与站位。闭合校核增加的工作量不大，但对发现累积误差非常有效，方案把它作为长孔段的必做项。</w:t>
      </w:r>
    </w:p>
    <w:p w14:paraId="1093635C">
      <w:pPr>
        <w:pStyle w:val="6"/>
      </w:pPr>
      <w:r>
        <w:rPr>
          <w:szCs w:val="32"/>
        </w:rPr>
        <w:t>2.5.1.42 现场布光与曝光策略</w:t>
      </w:r>
    </w:p>
    <w:p w14:paraId="01577853">
      <w:r>
        <w:t>流道内部的照明条件往往很差：孔口有自然光、孔内靠临时照明、部分区域完全依赖手电或工作灯。光照不均带来的问题不只是</w:t>
      </w:r>
      <w:r>
        <w:rPr>
          <w:rFonts w:hint="eastAsia"/>
        </w:rPr>
        <w:t>“</w:t>
      </w:r>
      <w:r>
        <w:t>看不清</w:t>
      </w:r>
      <w:r>
        <w:rPr>
          <w:rFonts w:hint="eastAsia"/>
        </w:rPr>
        <w:t>”</w:t>
      </w:r>
      <w:r>
        <w:t>，更会直接影响测量精度</w:t>
      </w:r>
      <w:r>
        <w:rPr>
          <w:rFonts w:hint="eastAsia"/>
        </w:rPr>
        <w:t>--</w:t>
      </w:r>
      <w:r>
        <w:t>过曝区域纹理丢失、欠曝区域信噪比不足、混合光源造成色温跳变，都会让特征匹配与缺陷判识失准。</w:t>
      </w:r>
    </w:p>
    <w:p w14:paraId="13AFA899">
      <w:r>
        <w:t>布光的基本原则是</w:t>
      </w:r>
      <w:r>
        <w:rPr>
          <w:rFonts w:hint="eastAsia"/>
        </w:rPr>
        <w:t>“</w:t>
      </w:r>
      <w:r>
        <w:t>均匀、稳定、无频闪</w:t>
      </w:r>
      <w:r>
        <w:rPr>
          <w:rFonts w:hint="eastAsia"/>
        </w:rPr>
        <w:t>”</w:t>
      </w:r>
      <w:r>
        <w:t>。均匀是指被测区域的照度差异控制在 2 倍以内，避免出现一半过曝一半欠曝；稳定是指光源在测量期间不发生变化，包括亮度漂移与色温漂移；无频闪是指避免使用 PWM 调光的灯具，防止与相机曝光时间产生拍频。方案配置 LED 补光灯，色温 5000 K 左右，显色指数 Ra≥90，支持无级调光且调光不改变色温。</w:t>
      </w:r>
    </w:p>
    <w:p w14:paraId="54E3C202">
      <w:r>
        <w:t>布光方式按场景区分。平坡孔段空间开阔，采用</w:t>
      </w:r>
      <w:r>
        <w:rPr>
          <w:rFonts w:hint="eastAsia"/>
        </w:rPr>
        <w:t>“</w:t>
      </w:r>
      <w:r>
        <w:t>顶部主光 + 侧向辅光</w:t>
      </w:r>
      <w:r>
        <w:rPr>
          <w:rFonts w:hint="eastAsia"/>
        </w:rPr>
        <w:t>”</w:t>
      </w:r>
      <w:r>
        <w:t>的方式，主光提供整体照度，辅光压低阴影对比，避免深槽与孔洞内部变成死黑；缓坡孔段长度大，采用分段布光，每段单独设置光源并随作业推进移动，避免远端照度不足；陡坡孔段受平台限制，采用</w:t>
      </w:r>
      <w:r>
        <w:rPr>
          <w:rFonts w:hint="eastAsia"/>
        </w:rPr>
        <w:t>“</w:t>
      </w:r>
      <w:r>
        <w:t>载具随行照明</w:t>
      </w:r>
      <w:r>
        <w:rPr>
          <w:rFonts w:hint="eastAsia"/>
        </w:rPr>
        <w:t>”</w:t>
      </w:r>
      <w:r>
        <w:t>，光源固定在载具上随扫描头移动，保证照度条件在整个行程中保持一致。</w:t>
      </w:r>
    </w:p>
    <w:p w14:paraId="4096B68F">
      <w:r>
        <w:t>曝光策略的核心是</w:t>
      </w:r>
      <w:r>
        <w:rPr>
          <w:rFonts w:hint="eastAsia"/>
        </w:rPr>
        <w:t>“</w:t>
      </w:r>
      <w:r>
        <w:t>不为单张照片的最优，而为整组的可比</w:t>
      </w:r>
      <w:r>
        <w:rPr>
          <w:rFonts w:hint="eastAsia"/>
        </w:rPr>
        <w:t>”</w:t>
      </w:r>
      <w:r>
        <w:t>。同一测次的曝光参数在开始前统一设定，作业过程中不随场景变化随意调整。遇到局部过亮或过暗，通过补光或遮光解决，而不是调整曝光。原因是曝光变化会改变像素响应的线性区间，进而影响亚像素定位与纹理一致性，拼接时容易出现明暗接缝。</w:t>
      </w:r>
    </w:p>
    <w:p w14:paraId="70E6566D">
      <w:r>
        <w:t>现场用一个简单的办法判断曝光是否合适：在被测表面放置一块中性灰卡（反射率 18%），拍摄后检查灰卡区域的像素值是否落在 40%～60% 的范围内（8 位灰度约 100～155）。这个判据直观、可操作，作业员不需要理解直方图也能判断。灰卡同时作为色彩还原的参照，处理时用它对白平衡做一次统一校正，保证多站数据的颜色一致。</w:t>
      </w:r>
    </w:p>
    <w:p w14:paraId="4F8E8291">
      <w:r>
        <w:t>光照条件的变化要记录。每次测站开始时记录照度（用照度计测三个点的均值）、色温与是否使用补光，写入作业记录表。后期如果发现某一段数据的纹理质量明显偏差，可以回溯当时的照明条件，判断是设备问题还是环境问题。这类记录在争议处理时特别有用。</w:t>
      </w:r>
    </w:p>
    <w:p w14:paraId="2933CEF7">
      <w:pPr>
        <w:pStyle w:val="6"/>
      </w:pPr>
      <w:r>
        <w:rPr>
          <w:szCs w:val="32"/>
        </w:rPr>
        <w:t>2.5.1.43 标志点与表面预处理规则</w:t>
      </w:r>
    </w:p>
    <w:p w14:paraId="4397AED9">
      <w:r>
        <w:rPr>
          <w:rFonts w:hint="eastAsia"/>
        </w:rPr>
        <w:t>标志点为多目视觉跟踪系统的天然参照基准，其布设精度显著影响位姿解算与影像拼接的可靠性。本项目依据被测表面的物化属性差异化选取标志布设形式：针对表面平整、附着力优异的混凝土区域，直接粘贴编码标志点；针对表面粗糙、附杂质或存在湿气的区域，先采用可移胶固定标志基板，再于基板表面粘贴标志；针对禁止粘贴的文物级保护面或特殊涂层表面，采用投影标志或自然特征匹配方案，且需在作业台账中完整标注相关信息。</w:t>
      </w:r>
    </w:p>
    <w:p w14:paraId="2D1BA1DC">
      <w:r>
        <w:t>标志点的布设遵循</w:t>
      </w:r>
      <w:r>
        <w:rPr>
          <w:rFonts w:hint="eastAsia"/>
        </w:rPr>
        <w:t>“</w:t>
      </w:r>
      <w:r>
        <w:t>均匀、分层、成组</w:t>
      </w:r>
      <w:r>
        <w:rPr>
          <w:rFonts w:hint="eastAsia"/>
        </w:rPr>
        <w:t>”</w:t>
      </w:r>
      <w:r>
        <w:t>的原则。均匀是指标志在视场内分布均匀，避免局部密集、局部空白；分层是指近景与远景都要有标志，形成不同尺度的约束；成组是指每 3～5 个标志构成一组，组内间距适中，便于快速识别与检核。标志点的间距按测量距离确定，一般取测量距离的 1/10～1/5，过密没有收益，过疏则约束不足。</w:t>
      </w:r>
    </w:p>
    <w:p w14:paraId="181D4566">
      <w:r>
        <w:t>编码标志的编号必须唯一且可追溯。布设前按孔段划分编号区间，布设时逐一登记编号与大致位置，形成标志点布置图。布置图要标注每个标志的编号、类型与粘贴时间，作业结束后一并归档。这张图在后续复测、数据比对与问题追溯时是必需的资料</w:t>
      </w:r>
      <w:r>
        <w:rPr>
          <w:rFonts w:hint="eastAsia"/>
        </w:rPr>
        <w:t>--</w:t>
      </w:r>
      <w:r>
        <w:t>没有它，一堆点云里的标志就成了无源之水。</w:t>
      </w:r>
    </w:p>
    <w:p w14:paraId="35FC10AE">
      <w:r>
        <w:t>表面预处理要克制。冲磨面的附着物、松散层确实是噪声源，但过度清理会改变缺陷的原始形貌，反而影响缺陷测量。方案的原则是</w:t>
      </w:r>
      <w:r>
        <w:rPr>
          <w:rFonts w:hint="eastAsia"/>
        </w:rPr>
        <w:t>“</w:t>
      </w:r>
      <w:r>
        <w:t>只清理影响成像的浮尘与水膜，不动附着物本体</w:t>
      </w:r>
      <w:r>
        <w:rPr>
          <w:rFonts w:hint="eastAsia"/>
        </w:rPr>
        <w:t>”</w:t>
      </w:r>
      <w:r>
        <w:t>：用软毛刷或低压气流去除浮尘，用吸水材料吸除明显积水，不刮、不铲、不冲洗。对于必须判断附着物下方形貌的部位，采用多角度扫描与穿透性更好的手段补充，而不是破坏性清理。</w:t>
      </w:r>
    </w:p>
    <w:p w14:paraId="2218A6A6">
      <w:r>
        <w:t>湿润表面是流道作业的常态。水膜会造成镜面反射，形成高光斑，直接淹没纹理。处理办法有三：一是调整站位与光源角度，让反射光偏离相机光轴；二是使用偏振滤镜，压制镜面反射分量；三是等待表面自然干燥或用低速气流吹干局部。三种办法可以组合使用，具体按现场条件选择，选择结果记入作业记录。</w:t>
      </w:r>
    </w:p>
    <w:p w14:paraId="26BDF411">
      <w:r>
        <w:t>标志点与预处理的工作量不小，容易被当成</w:t>
      </w:r>
      <w:r>
        <w:rPr>
          <w:rFonts w:hint="eastAsia"/>
        </w:rPr>
        <w:t>“</w:t>
      </w:r>
      <w:r>
        <w:t>辅助工作</w:t>
      </w:r>
      <w:r>
        <w:rPr>
          <w:rFonts w:hint="eastAsia"/>
        </w:rPr>
        <w:t>”</w:t>
      </w:r>
      <w:r>
        <w:t>而压缩。方案对此有明确规定：标志布设与预处理的时间计入工时定额，不允许以</w:t>
      </w:r>
      <w:r>
        <w:rPr>
          <w:rFonts w:hint="eastAsia"/>
        </w:rPr>
        <w:t>“</w:t>
      </w:r>
      <w:r>
        <w:t>赶进度</w:t>
      </w:r>
      <w:r>
        <w:rPr>
          <w:rFonts w:hint="eastAsia"/>
        </w:rPr>
        <w:t>”</w:t>
      </w:r>
      <w:r>
        <w:t>为由省略；省略标志直接导致拼接失败，重测的代价远大于布设的时间。这一条在作业交底时要反复强调。</w:t>
      </w:r>
    </w:p>
    <w:p w14:paraId="6048E7C5">
      <w:pPr>
        <w:pStyle w:val="6"/>
      </w:pPr>
      <w:r>
        <w:rPr>
          <w:szCs w:val="32"/>
        </w:rPr>
        <w:t>2.5.1.44 跟踪测量作业时间定额与人员配比</w:t>
      </w:r>
    </w:p>
    <w:p w14:paraId="67F0683A">
      <w:r>
        <w:rPr>
          <w:rFonts w:hint="eastAsia"/>
        </w:rPr>
        <w:t>项目工期目标的达成水平，核心取决于各作业工序的实际耗时。本方案依托同类工程实践积累及三站作业条件，编制跟踪测量作业时间定额，作为进度计划制定与作业人员配置的核心依据。该定额并非主观经验判定，而是沿“作业准备—标志布设—数据采集—质量检查—现场收尾”五个作业环节分别开展耗时估算，同时计入现场不可规避的作业等待耗时后综合确定。</w:t>
      </w:r>
    </w:p>
    <w:p w14:paraId="0CDB55FC">
      <w:r>
        <w:t>以平坡孔段（约 30 m）为例，单站的作业时间大致如下：进场准备与安全检查约 40 min，控制点联测与站位放样约 60 min，标志点布设与表面预处理约 50 min，扫描采集约 90 min，现场初检与补扫约 40 min，设备收纳与场地清理约 30 min，合计约 5 h。考虑孔口等待、闸门操作协调、临时避让等因素，实际按 6 h 安排。缓坡孔段的单站时间增加约 30%，陡坡孔段因平台移动与安全措施增加约 60%。</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42"/>
        <w:gridCol w:w="1669"/>
        <w:gridCol w:w="1213"/>
        <w:gridCol w:w="1670"/>
        <w:gridCol w:w="2805"/>
      </w:tblGrid>
      <w:tr w14:paraId="0441A1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42" w:type="dxa"/>
            <w:shd w:val="clear" w:color="auto" w:fill="E7E6E6"/>
            <w:vAlign w:val="center"/>
          </w:tcPr>
          <w:p w14:paraId="557E6103">
            <w:pPr>
              <w:keepNext/>
              <w:snapToGrid w:val="0"/>
              <w:spacing w:before="70" w:after="70" w:line="240" w:lineRule="auto"/>
              <w:ind w:firstLine="0"/>
              <w:jc w:val="center"/>
              <w:rPr>
                <w:b/>
                <w:sz w:val="21"/>
              </w:rPr>
            </w:pPr>
            <w:r>
              <w:rPr>
                <w:b/>
                <w:sz w:val="21"/>
                <w:szCs w:val="21"/>
              </w:rPr>
              <w:t>场景</w:t>
            </w:r>
          </w:p>
        </w:tc>
        <w:tc>
          <w:tcPr>
            <w:tcW w:w="1669" w:type="dxa"/>
            <w:shd w:val="clear" w:color="auto" w:fill="E7E6E6"/>
            <w:vAlign w:val="center"/>
          </w:tcPr>
          <w:p w14:paraId="6C5CA054">
            <w:pPr>
              <w:keepNext/>
              <w:snapToGrid w:val="0"/>
              <w:spacing w:before="70" w:after="70" w:line="240" w:lineRule="auto"/>
              <w:ind w:firstLine="0"/>
              <w:jc w:val="center"/>
              <w:rPr>
                <w:b/>
                <w:sz w:val="21"/>
              </w:rPr>
            </w:pPr>
            <w:r>
              <w:rPr>
                <w:b/>
                <w:sz w:val="21"/>
                <w:szCs w:val="21"/>
              </w:rPr>
              <w:t>单站作业时间</w:t>
            </w:r>
          </w:p>
        </w:tc>
        <w:tc>
          <w:tcPr>
            <w:tcW w:w="1213" w:type="dxa"/>
            <w:shd w:val="clear" w:color="auto" w:fill="E7E6E6"/>
            <w:vAlign w:val="center"/>
          </w:tcPr>
          <w:p w14:paraId="387FBA77">
            <w:pPr>
              <w:keepNext/>
              <w:snapToGrid w:val="0"/>
              <w:spacing w:before="70" w:after="70" w:line="240" w:lineRule="auto"/>
              <w:ind w:firstLine="0"/>
              <w:jc w:val="center"/>
              <w:rPr>
                <w:b/>
                <w:sz w:val="21"/>
              </w:rPr>
            </w:pPr>
            <w:r>
              <w:rPr>
                <w:b/>
                <w:sz w:val="21"/>
                <w:szCs w:val="21"/>
              </w:rPr>
              <w:t>单孔站数</w:t>
            </w:r>
          </w:p>
        </w:tc>
        <w:tc>
          <w:tcPr>
            <w:tcW w:w="1670" w:type="dxa"/>
            <w:shd w:val="clear" w:color="auto" w:fill="E7E6E6"/>
            <w:vAlign w:val="center"/>
          </w:tcPr>
          <w:p w14:paraId="17213C21">
            <w:pPr>
              <w:keepNext/>
              <w:snapToGrid w:val="0"/>
              <w:spacing w:before="70" w:after="70" w:line="240" w:lineRule="auto"/>
              <w:ind w:firstLine="0"/>
              <w:jc w:val="center"/>
              <w:rPr>
                <w:b/>
                <w:sz w:val="21"/>
              </w:rPr>
            </w:pPr>
            <w:r>
              <w:rPr>
                <w:b/>
                <w:sz w:val="21"/>
                <w:szCs w:val="21"/>
              </w:rPr>
              <w:t>单孔作业天数</w:t>
            </w:r>
          </w:p>
        </w:tc>
        <w:tc>
          <w:tcPr>
            <w:tcW w:w="2805" w:type="dxa"/>
            <w:shd w:val="clear" w:color="auto" w:fill="E7E6E6"/>
            <w:vAlign w:val="center"/>
          </w:tcPr>
          <w:p w14:paraId="710C69BE">
            <w:pPr>
              <w:keepNext/>
              <w:snapToGrid w:val="0"/>
              <w:spacing w:before="70" w:after="70" w:line="240" w:lineRule="auto"/>
              <w:ind w:firstLine="0"/>
              <w:jc w:val="center"/>
              <w:rPr>
                <w:b/>
                <w:sz w:val="21"/>
              </w:rPr>
            </w:pPr>
            <w:r>
              <w:rPr>
                <w:b/>
                <w:sz w:val="21"/>
                <w:szCs w:val="21"/>
              </w:rPr>
              <w:t>主要制约因素</w:t>
            </w:r>
          </w:p>
        </w:tc>
      </w:tr>
      <w:tr w14:paraId="5690E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2" w:type="dxa"/>
            <w:vAlign w:val="center"/>
          </w:tcPr>
          <w:p w14:paraId="64D2E3A4">
            <w:pPr>
              <w:keepNext/>
              <w:snapToGrid w:val="0"/>
              <w:spacing w:before="70" w:after="70" w:line="240" w:lineRule="auto"/>
              <w:ind w:firstLine="0"/>
              <w:jc w:val="center"/>
              <w:rPr>
                <w:sz w:val="21"/>
              </w:rPr>
            </w:pPr>
            <w:r>
              <w:rPr>
                <w:sz w:val="21"/>
                <w:szCs w:val="21"/>
              </w:rPr>
              <w:t>葛洲坝平坡</w:t>
            </w:r>
          </w:p>
        </w:tc>
        <w:tc>
          <w:tcPr>
            <w:tcW w:w="1669" w:type="dxa"/>
            <w:vAlign w:val="center"/>
          </w:tcPr>
          <w:p w14:paraId="097405EA">
            <w:pPr>
              <w:keepNext/>
              <w:snapToGrid w:val="0"/>
              <w:spacing w:before="70" w:after="70" w:line="240" w:lineRule="auto"/>
              <w:ind w:firstLine="0"/>
              <w:jc w:val="center"/>
              <w:rPr>
                <w:sz w:val="21"/>
              </w:rPr>
            </w:pPr>
            <w:r>
              <w:rPr>
                <w:sz w:val="21"/>
                <w:szCs w:val="21"/>
              </w:rPr>
              <w:t>约 6 h</w:t>
            </w:r>
          </w:p>
        </w:tc>
        <w:tc>
          <w:tcPr>
            <w:tcW w:w="1213" w:type="dxa"/>
            <w:vAlign w:val="center"/>
          </w:tcPr>
          <w:p w14:paraId="431394BC">
            <w:pPr>
              <w:keepNext/>
              <w:snapToGrid w:val="0"/>
              <w:spacing w:before="70" w:after="70" w:line="240" w:lineRule="auto"/>
              <w:ind w:firstLine="0"/>
              <w:jc w:val="center"/>
              <w:rPr>
                <w:sz w:val="21"/>
              </w:rPr>
            </w:pPr>
            <w:r>
              <w:rPr>
                <w:sz w:val="21"/>
                <w:szCs w:val="21"/>
              </w:rPr>
              <w:t>2</w:t>
            </w:r>
          </w:p>
        </w:tc>
        <w:tc>
          <w:tcPr>
            <w:tcW w:w="1670" w:type="dxa"/>
            <w:vAlign w:val="center"/>
          </w:tcPr>
          <w:p w14:paraId="613DC903">
            <w:pPr>
              <w:keepNext/>
              <w:snapToGrid w:val="0"/>
              <w:spacing w:before="70" w:after="70" w:line="240" w:lineRule="auto"/>
              <w:ind w:firstLine="0"/>
              <w:jc w:val="left"/>
              <w:rPr>
                <w:sz w:val="21"/>
              </w:rPr>
            </w:pPr>
            <w:r>
              <w:rPr>
                <w:sz w:val="21"/>
                <w:szCs w:val="21"/>
              </w:rPr>
              <w:t>1.5～2 天</w:t>
            </w:r>
          </w:p>
        </w:tc>
        <w:tc>
          <w:tcPr>
            <w:tcW w:w="2805" w:type="dxa"/>
            <w:vAlign w:val="center"/>
          </w:tcPr>
          <w:p w14:paraId="1A555454">
            <w:pPr>
              <w:keepNext/>
              <w:snapToGrid w:val="0"/>
              <w:spacing w:before="70" w:after="70" w:line="240" w:lineRule="auto"/>
              <w:ind w:firstLine="0"/>
              <w:jc w:val="center"/>
              <w:rPr>
                <w:sz w:val="21"/>
              </w:rPr>
            </w:pPr>
            <w:r>
              <w:rPr>
                <w:sz w:val="21"/>
                <w:szCs w:val="21"/>
              </w:rPr>
              <w:t>闸门启闭窗口、通航协调</w:t>
            </w:r>
          </w:p>
        </w:tc>
      </w:tr>
      <w:tr w14:paraId="4E2DF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2" w:type="dxa"/>
            <w:vAlign w:val="center"/>
          </w:tcPr>
          <w:p w14:paraId="0FADD33F">
            <w:pPr>
              <w:keepNext/>
              <w:snapToGrid w:val="0"/>
              <w:spacing w:before="70" w:after="70" w:line="240" w:lineRule="auto"/>
              <w:ind w:firstLine="0"/>
              <w:jc w:val="center"/>
              <w:rPr>
                <w:sz w:val="21"/>
              </w:rPr>
            </w:pPr>
            <w:r>
              <w:rPr>
                <w:sz w:val="21"/>
                <w:szCs w:val="21"/>
              </w:rPr>
              <w:t>三峡缓坡</w:t>
            </w:r>
          </w:p>
        </w:tc>
        <w:tc>
          <w:tcPr>
            <w:tcW w:w="1669" w:type="dxa"/>
            <w:vAlign w:val="center"/>
          </w:tcPr>
          <w:p w14:paraId="1A8DCBBD">
            <w:pPr>
              <w:keepNext/>
              <w:snapToGrid w:val="0"/>
              <w:spacing w:before="70" w:after="70" w:line="240" w:lineRule="auto"/>
              <w:ind w:firstLine="0"/>
              <w:jc w:val="center"/>
              <w:rPr>
                <w:sz w:val="21"/>
              </w:rPr>
            </w:pPr>
            <w:r>
              <w:rPr>
                <w:sz w:val="21"/>
                <w:szCs w:val="21"/>
              </w:rPr>
              <w:t>约 8 h</w:t>
            </w:r>
          </w:p>
        </w:tc>
        <w:tc>
          <w:tcPr>
            <w:tcW w:w="1213" w:type="dxa"/>
            <w:vAlign w:val="center"/>
          </w:tcPr>
          <w:p w14:paraId="4CCDDFCF">
            <w:pPr>
              <w:keepNext/>
              <w:snapToGrid w:val="0"/>
              <w:spacing w:before="70" w:after="70" w:line="240" w:lineRule="auto"/>
              <w:ind w:firstLine="0"/>
              <w:jc w:val="center"/>
              <w:rPr>
                <w:sz w:val="21"/>
              </w:rPr>
            </w:pPr>
            <w:r>
              <w:rPr>
                <w:sz w:val="21"/>
                <w:szCs w:val="21"/>
              </w:rPr>
              <w:t>3</w:t>
            </w:r>
          </w:p>
        </w:tc>
        <w:tc>
          <w:tcPr>
            <w:tcW w:w="1670" w:type="dxa"/>
            <w:vAlign w:val="center"/>
          </w:tcPr>
          <w:p w14:paraId="110FF35A">
            <w:pPr>
              <w:keepNext/>
              <w:snapToGrid w:val="0"/>
              <w:spacing w:before="70" w:after="70" w:line="240" w:lineRule="auto"/>
              <w:ind w:firstLine="0"/>
              <w:jc w:val="left"/>
              <w:rPr>
                <w:sz w:val="21"/>
              </w:rPr>
            </w:pPr>
            <w:r>
              <w:rPr>
                <w:sz w:val="21"/>
                <w:szCs w:val="21"/>
              </w:rPr>
              <w:t>3～4 天</w:t>
            </w:r>
          </w:p>
        </w:tc>
        <w:tc>
          <w:tcPr>
            <w:tcW w:w="2805" w:type="dxa"/>
            <w:vAlign w:val="center"/>
          </w:tcPr>
          <w:p w14:paraId="2BF76D6F">
            <w:pPr>
              <w:keepNext/>
              <w:snapToGrid w:val="0"/>
              <w:spacing w:before="70" w:after="70" w:line="240" w:lineRule="auto"/>
              <w:ind w:firstLine="0"/>
              <w:jc w:val="center"/>
              <w:rPr>
                <w:sz w:val="21"/>
              </w:rPr>
            </w:pPr>
            <w:r>
              <w:rPr>
                <w:sz w:val="21"/>
                <w:szCs w:val="21"/>
              </w:rPr>
              <w:t>孔段长度、转场效率</w:t>
            </w:r>
          </w:p>
        </w:tc>
      </w:tr>
      <w:tr w14:paraId="570DB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2" w:type="dxa"/>
            <w:vAlign w:val="center"/>
          </w:tcPr>
          <w:p w14:paraId="542ED4A2">
            <w:pPr>
              <w:keepNext/>
              <w:snapToGrid w:val="0"/>
              <w:spacing w:before="70" w:after="70" w:line="240" w:lineRule="auto"/>
              <w:ind w:firstLine="0"/>
              <w:jc w:val="center"/>
              <w:rPr>
                <w:sz w:val="21"/>
              </w:rPr>
            </w:pPr>
            <w:r>
              <w:rPr>
                <w:sz w:val="21"/>
                <w:szCs w:val="21"/>
              </w:rPr>
              <w:t>向家坝陡坡</w:t>
            </w:r>
          </w:p>
        </w:tc>
        <w:tc>
          <w:tcPr>
            <w:tcW w:w="1669" w:type="dxa"/>
            <w:vAlign w:val="center"/>
          </w:tcPr>
          <w:p w14:paraId="23A0351A">
            <w:pPr>
              <w:keepNext/>
              <w:snapToGrid w:val="0"/>
              <w:spacing w:before="70" w:after="70" w:line="240" w:lineRule="auto"/>
              <w:ind w:firstLine="0"/>
              <w:jc w:val="center"/>
              <w:rPr>
                <w:sz w:val="21"/>
              </w:rPr>
            </w:pPr>
            <w:r>
              <w:rPr>
                <w:sz w:val="21"/>
                <w:szCs w:val="21"/>
              </w:rPr>
              <w:t>约 10 h</w:t>
            </w:r>
          </w:p>
        </w:tc>
        <w:tc>
          <w:tcPr>
            <w:tcW w:w="1213" w:type="dxa"/>
            <w:vAlign w:val="center"/>
          </w:tcPr>
          <w:p w14:paraId="5421EFA6">
            <w:pPr>
              <w:keepNext/>
              <w:snapToGrid w:val="0"/>
              <w:spacing w:before="70" w:after="70" w:line="240" w:lineRule="auto"/>
              <w:ind w:firstLine="0"/>
              <w:jc w:val="center"/>
              <w:rPr>
                <w:sz w:val="21"/>
              </w:rPr>
            </w:pPr>
            <w:r>
              <w:rPr>
                <w:sz w:val="21"/>
                <w:szCs w:val="21"/>
              </w:rPr>
              <w:t>3</w:t>
            </w:r>
          </w:p>
        </w:tc>
        <w:tc>
          <w:tcPr>
            <w:tcW w:w="1670" w:type="dxa"/>
            <w:vAlign w:val="center"/>
          </w:tcPr>
          <w:p w14:paraId="34F39EE7">
            <w:pPr>
              <w:keepNext/>
              <w:snapToGrid w:val="0"/>
              <w:spacing w:before="70" w:after="70" w:line="240" w:lineRule="auto"/>
              <w:ind w:firstLine="0"/>
              <w:jc w:val="left"/>
              <w:rPr>
                <w:sz w:val="21"/>
              </w:rPr>
            </w:pPr>
            <w:r>
              <w:rPr>
                <w:sz w:val="21"/>
                <w:szCs w:val="21"/>
              </w:rPr>
              <w:t>4～5 天</w:t>
            </w:r>
          </w:p>
        </w:tc>
        <w:tc>
          <w:tcPr>
            <w:tcW w:w="2805" w:type="dxa"/>
            <w:vAlign w:val="center"/>
          </w:tcPr>
          <w:p w14:paraId="0123D778">
            <w:pPr>
              <w:keepNext/>
              <w:snapToGrid w:val="0"/>
              <w:spacing w:before="70" w:after="70" w:line="240" w:lineRule="auto"/>
              <w:ind w:firstLine="0"/>
              <w:jc w:val="center"/>
              <w:rPr>
                <w:sz w:val="21"/>
              </w:rPr>
            </w:pPr>
            <w:r>
              <w:rPr>
                <w:sz w:val="21"/>
                <w:szCs w:val="21"/>
              </w:rPr>
              <w:t>平台移动、防坠落措施</w:t>
            </w:r>
          </w:p>
        </w:tc>
      </w:tr>
    </w:tbl>
    <w:p w14:paraId="44592561">
      <w:pPr>
        <w:spacing w:line="240" w:lineRule="auto"/>
      </w:pPr>
    </w:p>
    <w:p w14:paraId="2AFBDAD3">
      <w:r>
        <w:t>人员配比按</w:t>
      </w:r>
      <w:r>
        <w:rPr>
          <w:rFonts w:hint="eastAsia"/>
        </w:rPr>
        <w:t>“</w:t>
      </w:r>
      <w:r>
        <w:t>一岗多能、关键岗位不兼</w:t>
      </w:r>
      <w:r>
        <w:rPr>
          <w:rFonts w:hint="eastAsia"/>
        </w:rPr>
        <w:t>”</w:t>
      </w:r>
      <w:r>
        <w:t>的原则确定。每个作业组配置 5 人：组长 1 人（负责统筹、对外协调与质量把关）、测量员 2 人（负责控制测量、站位放样与检查点测量）、操作员 1 人（负责设备操作与数据采集）、安全员 1 人（负责安全监护、气体检测与应急联络）。组长与安全员不兼任操作，这是硬性要求</w:t>
      </w:r>
      <w:r>
        <w:rPr>
          <w:rFonts w:hint="eastAsia"/>
        </w:rPr>
        <w:t>--</w:t>
      </w:r>
      <w:r>
        <w:t>现场同时兼顾操作与安全监护，两件事都做不好。</w:t>
      </w:r>
    </w:p>
    <w:p w14:paraId="1B06894D">
      <w:r>
        <w:t>两组轮换是提高窗口期利用率的关键。流道作业的窗口往往只有几个小时，一组人连续作业容易疲劳，出错率上升。方案在每个站安排两组交替：A 组作业时 B 组休整与准备，A 组完成采集后 B 组接手初检与补扫，实现</w:t>
      </w:r>
      <w:r>
        <w:rPr>
          <w:rFonts w:hint="eastAsia"/>
        </w:rPr>
        <w:t>“</w:t>
      </w:r>
      <w:r>
        <w:t>人歇机不歇</w:t>
      </w:r>
      <w:r>
        <w:rPr>
          <w:rFonts w:hint="eastAsia"/>
        </w:rPr>
        <w:t>”</w:t>
      </w:r>
      <w:r>
        <w:t>。轮换的前提是交接清楚，交接内容包括已完成站位、未完成项、异常情况与下一步安排，用交接单记录并双方签字。</w:t>
      </w:r>
    </w:p>
    <w:p w14:paraId="64CE0EBC">
      <w:r>
        <w:t>定额的使用有两条纪律。一是不允许为了赶进度压缩安全检查与初检环节，这两项是质量与安全的底线；二是不允许把定额当成</w:t>
      </w:r>
      <w:r>
        <w:rPr>
          <w:rFonts w:hint="eastAsia"/>
        </w:rPr>
        <w:t>“</w:t>
      </w:r>
      <w:r>
        <w:t>必须达到</w:t>
      </w:r>
      <w:r>
        <w:rPr>
          <w:rFonts w:hint="eastAsia"/>
        </w:rPr>
        <w:t>”</w:t>
      </w:r>
      <w:r>
        <w:t>的指标去逼作业组，定额是计划依据，不是考核工具。实际耗时明显超出定额时，要分析原因：是现场条件比预期差，还是流程有冗余，或者是人员能力不足。分析结论用于修正后续定额，而不是简单追责。</w:t>
      </w:r>
    </w:p>
    <w:p w14:paraId="5018323D">
      <w:pPr>
        <w:pStyle w:val="6"/>
      </w:pPr>
      <w:r>
        <w:rPr>
          <w:szCs w:val="32"/>
        </w:rPr>
        <w:t>2.5.1.45 现场异常与返工判定</w:t>
      </w:r>
    </w:p>
    <w:p w14:paraId="4B4C363C">
      <w:r>
        <w:rPr>
          <w:rFonts w:hint="eastAsia"/>
        </w:rPr>
        <w:t>野外数据采集过程中难以完全规避各类异常工况，核心应对机制在于建立体系化的异常判定准则，以替代依赖现场作业人员的主观经验判断。本方案将野外作业常见异常划分为四大类别，针对每类异常分别设定量化判定阈值与标准化处置流程。</w:t>
      </w:r>
    </w:p>
    <w:p w14:paraId="45C9811A">
      <w:r>
        <w:rPr>
          <w:rFonts w:hint="eastAsia"/>
        </w:rPr>
        <w:t>第一类为精度类异常，主要表现为检核点残差超限、拼接质量指标超限、检查点比对偏差超限。其判定阈值遵循本方案预设的限差标准（如检核点残差阈值0.3 mm、拼接中误差阈值0.5 mm、整体精度阈值1 mm）。对应的处置流程为：首先暂停采集作业，按照“控制点—测站—仪器—数据”的优先级顺序开展逐项排查，明确异常诱因后实施补测；无法定位异常根源时，需扩大补测覆盖范围。</w:t>
      </w:r>
    </w:p>
    <w:p w14:paraId="5E6A8C19">
      <w:r>
        <w:rPr>
          <w:rFonts w:hint="eastAsia"/>
        </w:rPr>
        <w:t>第二类为数据类异常，主要表现为点云数据存在空洞、多站数据拼接错位、纹理信息缺失、数据文件完整性损坏。其判定标准为：数据空洞面积占该测站覆盖范围的5%以上、拼接错位量超过2 mm、纹理缺失区域对缺陷辨识形成干扰。对应的处置流程为：对异常区域实施补扫或重扫，补扫所得数据在多站拼接过程中赋予优先使用权，原始数据予以留存并标记为不合格数据集。</w:t>
      </w:r>
    </w:p>
    <w:p w14:paraId="388D8A20">
      <w:r>
        <w:rPr>
          <w:rFonts w:hint="eastAsia"/>
        </w:rPr>
        <w:t>第三类为设备类异常，主要表现为通信链路中断、供电模块故障、多相机同步采集失准、搭载平台运行异常。其判定标准为：设备异常干扰正常数据采集流程，且现场无法在30 min时限内完成故障恢复。对应的处置流程为：启用备用设备或备用零部件开展替代作业，故障设备返场检修并完整记录故障表征；若同一故障在30天周期内重复出现达2次及以上，则将其升级为设计层面问题，纳入系统优化清单。</w:t>
      </w:r>
    </w:p>
    <w:p w14:paraId="28F8CECF">
      <w:r>
        <w:rPr>
          <w:rFonts w:hint="eastAsia"/>
        </w:rPr>
        <w:t>第四类为环境类异常，主要表现为突发性降雨、隧洞突涌水、作业面照明中断、有害气体浓度报警。其判定标准为：环境工况对作业人员安全构成威胁，或对采集数据质量产生显著影响。对应的处置流程为：立即终止全部作业流程、组织人员撤离作业面，严格遵照应急预案开展处置；恢复作业前需重新核验环境合规性并留存核验记录。</w:t>
      </w:r>
    </w:p>
    <w:p w14:paraId="6C22A53A">
      <w:r>
        <w:rPr>
          <w:rFonts w:hint="eastAsia"/>
        </w:rPr>
        <w:t>返工判定需遵循“优先保障数据可靠性、杜绝质量隐患”的核心准则，同时严控非必要的过度返工行为。为此设定两项判定阈值：其一，对缺陷判读形成实质性干扰的数据集必须返工，无判读干扰的数据集可附加标注说明后予以放行；其二，同一作业区域经2次返工仍未达标的，需暂停返工作业，转入系统性诱因分析环节，规避在同一作业点位反复占用有限的现场作业窗口期。该判定权限由项目技术负责人统一管控，现场作业班组无自主放行权限。</w:t>
      </w:r>
    </w:p>
    <w:p w14:paraId="08298D99">
      <w:r>
        <w:t>所有异常与处置都要记录在《现场异常处置记录表》上，内容包括时间、位置、现象、判定依据、处置措施、处置人与复核人。记录不是走过场，它是后续质量分析和责任界定的依据。项目实施期间每月对异常记录做一次统计分析，找出高频问题，反馈到设计、工艺与培训环节，形成闭环。</w:t>
      </w:r>
    </w:p>
    <w:p w14:paraId="3D29CCDF">
      <w:pPr>
        <w:pStyle w:val="6"/>
      </w:pPr>
      <w:r>
        <w:rPr>
          <w:szCs w:val="32"/>
        </w:rPr>
        <w:t>2.5.1.46 跟踪器现场标定与复标</w:t>
      </w:r>
    </w:p>
    <w:p w14:paraId="07A559E3">
      <w:r>
        <w:rPr>
          <w:rFonts w:hint="eastAsia"/>
        </w:rPr>
        <w:t>跟踪器的量测精度依赖标定流程予以保障，标定工作并非仅在出厂阶段单次完成即可。运输扰动、环境温度波动、镜头组件微小位移等因素均会引发标定参数的渐进性漂移，当漂移量累积至临界阈值时，将导致量测精度衰减。本节详细阐述现场标定与复标的实施流程。</w:t>
      </w:r>
    </w:p>
    <w:p w14:paraId="6D7608E4">
      <w:r>
        <w:t>标定分三级。第一级是出厂标定，由制造方在恒温实验室用高精度基准完成，给出内参、畸变系数与基线参数，附标定报告。第二级是进场标定，设备运抵现场后、正式作业前完成，目的是消除运输造成的影响；标定在稳定的室内环境进行，用标准尺与标定板，不少于 3 组数据取均值。第三级是日常复标，每个作业日开工前用标准尺做一次快速检查，每周做一次完整复标。</w:t>
      </w:r>
    </w:p>
    <w:p w14:paraId="64401234">
      <w:r>
        <w:t>日常复标的判据要简单可操作。把 1 m 与 5 m 标准尺放在测站前方，测量其长度，与真值比对，偏差超过 0.05 mm 即触发完整复标；再用标准球测一次直径，偏差超过 0.03 mm 同样触发。两个判据一个管长度、一个管形状，能覆盖多数漂移情况。判据不能设得太严，否则天天报警，作业员就会麻木；也不能太松，否则真出问题时发现不了。</w:t>
      </w:r>
    </w:p>
    <w:p w14:paraId="09074D01">
      <w:r>
        <w:t>完整复标的流程包括：设备静置到环境温度稳定（不少于 30 min）、清洁镜头与靶标、采集标定数据、解算参数、与上次标定结果比对、判定是否接受。比对时看两个量：参数本身的变化量，以及用新参数重算已知长度的残差。参数变化不大但残差明显改善的，接受新参数；参数大幅变化且残差变差的，说明标定过程有问题，重做。</w:t>
      </w:r>
    </w:p>
    <w:p w14:paraId="7821D95B">
      <w:r>
        <w:t>标定结果要建档。每次标定记录时间、环境温度湿度、使用基准件、标定结果、与上次的差值、判定结论、操作人。这些记录在精度异常时是排查的第一手资料</w:t>
      </w:r>
      <w:r>
        <w:rPr>
          <w:rFonts w:hint="eastAsia"/>
        </w:rPr>
        <w:t>--</w:t>
      </w:r>
      <w:r>
        <w:t>如果发现某批数据精度下降，回头查标定记录，往往能看到参数在某次标定后发生了跳变。</w:t>
      </w:r>
    </w:p>
    <w:p w14:paraId="459C6887">
      <w:r>
        <w:t>标定的环境要求不能省。标定要在温度稳定、无强气流、无振动的环境中进行；避免阳光直射设备；避免在设备刚搬动或刚通电时标定。这些要求写进规程，作业时逐项确认。忽略环境要求是标定失效最常见的原因，而且失效后很难发现</w:t>
      </w:r>
      <w:r>
        <w:rPr>
          <w:rFonts w:hint="eastAsia"/>
        </w:rPr>
        <w:t>--</w:t>
      </w:r>
      <w:r>
        <w:t>参数算出来了，看着正常，实际是错的。</w:t>
      </w:r>
    </w:p>
    <w:p w14:paraId="1C62CF3F">
      <w:pPr>
        <w:pStyle w:val="6"/>
      </w:pPr>
      <w:r>
        <w:rPr>
          <w:szCs w:val="32"/>
        </w:rPr>
        <w:t>2.5.1.47 相机与镜头的现场维护</w:t>
      </w:r>
    </w:p>
    <w:p w14:paraId="15B57350">
      <w:r>
        <w:t>光学系统的状态直接决定成像质量，而成像质量是测量精度的源头。现场环境粉尘大、湿度高、温差大，光学部件的维护必须成为日常动作。</w:t>
      </w:r>
    </w:p>
    <w:p w14:paraId="6D158C37">
      <w:r>
        <w:t>日常维护分三步。第一步是吹，用洗耳球或低压氮气吹去镜头表面的浮尘，吹的时候镜头朝下，避免灰尘落入；第二步是擦，用镜头纸蘸少量无水乙醇，从中心向外螺旋擦拭，一次一张纸，不来回蹭；第三步是查，用放大镜或强光侧照检查有无残留污渍、霉点、划痕。三步做完才算清洁完成，只吹不擦在潮湿环境下不够。</w:t>
      </w:r>
    </w:p>
    <w:p w14:paraId="6EB1171C">
      <w:r>
        <w:t>有三件事不能做。一不能用衣角、纸巾干擦，干擦产生的微小划痕在强光下会造成散射，影响成像；二不能用含醇量过高的清洁剂反复擦，会损伤镀膜；三不能在镜头还带水汽时擦拭，水汽混合粉尘会形成研磨膏。这三条要贴在设备箱内侧，作业员每次取设备都能看到。</w:t>
      </w:r>
    </w:p>
    <w:p w14:paraId="1AD07433">
      <w:r>
        <w:t>防护措施要到位。设备不使用时放入干燥箱，箱内放干燥剂并定期更换；现场作业间隙盖好镜头盖，不要</w:t>
      </w:r>
      <w:r>
        <w:rPr>
          <w:rFonts w:hint="eastAsia"/>
        </w:rPr>
        <w:t>“</w:t>
      </w:r>
      <w:r>
        <w:t>随手一放</w:t>
      </w:r>
      <w:r>
        <w:rPr>
          <w:rFonts w:hint="eastAsia"/>
        </w:rPr>
        <w:t>”</w:t>
      </w:r>
      <w:r>
        <w:t>；遇到雨雾天气加装防雨罩，罩内放吸湿包；转场时设备装入防震箱，镜头朝上放置。防护看起来是被动措施，但它决定了设备能用多久、精度能保持多久。</w:t>
      </w:r>
    </w:p>
    <w:p w14:paraId="4A069913">
      <w:r>
        <w:t>镜头的状态要量化记录。每周用分辨率板拍一组标准影像，检查中心与边缘的调制传递函数（MTF）是否下降；下降超过 20% 说明镜头状态变差，要排查是污染、霉变还是机械损伤。这种量化检查比</w:t>
      </w:r>
      <w:r>
        <w:rPr>
          <w:rFonts w:hint="eastAsia"/>
        </w:rPr>
        <w:t>“</w:t>
      </w:r>
      <w:r>
        <w:t>看着还清楚</w:t>
      </w:r>
      <w:r>
        <w:rPr>
          <w:rFonts w:hint="eastAsia"/>
        </w:rPr>
        <w:t>”</w:t>
      </w:r>
      <w:r>
        <w:t>可靠得多，也能提前发现缓慢劣化。</w:t>
      </w:r>
    </w:p>
    <w:p w14:paraId="7A2B51DA">
      <w:r>
        <w:t>一旦发现霉斑，处理要果断。轻微霉斑可用专用除霉液处理，处理后重新检查 MTF；霉斑已经侵蚀镀膜的，镜头只能更换。霉变在潮湿环境里扩散很快，发现一处要检查全部镜头，不能只处理看得见的那一个。</w:t>
      </w:r>
    </w:p>
    <w:p w14:paraId="6AF0243C">
      <w:pPr>
        <w:pStyle w:val="6"/>
      </w:pPr>
      <w:r>
        <w:rPr>
          <w:szCs w:val="32"/>
        </w:rPr>
        <w:t>2.5.1.48 数据回传与现场备份</w:t>
      </w:r>
    </w:p>
    <w:p w14:paraId="19AAFE5F">
      <w:r>
        <w:t>回传采用</w:t>
      </w:r>
      <w:r>
        <w:rPr>
          <w:rFonts w:hint="eastAsia"/>
        </w:rPr>
        <w:t>“</w:t>
      </w:r>
      <w:r>
        <w:t>双通道 + 校验</w:t>
      </w:r>
      <w:r>
        <w:rPr>
          <w:rFonts w:hint="eastAsia"/>
        </w:rPr>
        <w:t>”</w:t>
      </w:r>
      <w:r>
        <w:t>。第一通道是有线拷贝，采集结束后立即把数据从设备拷到移动固态硬盘，拷贝完成后计算文件哈希；第二通道是无线回传，在有网络的位置把数据同步到服务器，同步完成后同样校验哈希。两个通道互为备份，任一通道失败不影响数据安全。哈希不一致的文件重新传输，直到一致为止。</w:t>
      </w:r>
    </w:p>
    <w:p w14:paraId="4FED3DA1">
      <w:r>
        <w:t>现场备份遵循</w:t>
      </w:r>
      <w:r>
        <w:rPr>
          <w:rFonts w:hint="eastAsia"/>
        </w:rPr>
        <w:t>“</w:t>
      </w:r>
      <w:r>
        <w:t>不离身、不单点</w:t>
      </w:r>
      <w:r>
        <w:rPr>
          <w:rFonts w:hint="eastAsia"/>
        </w:rPr>
        <w:t>”</w:t>
      </w:r>
      <w:r>
        <w:t>的原则。移动硬盘由组长随身保管，不放在无人看管的设备箱里；每天的增量数据当天完成两份拷贝，一份随身、一份存放于驻地保险柜。绝对不允许</w:t>
      </w:r>
      <w:r>
        <w:rPr>
          <w:rFonts w:hint="eastAsia"/>
        </w:rPr>
        <w:t>“</w:t>
      </w:r>
      <w:r>
        <w:t>所有数据只在一个硬盘里过夜</w:t>
      </w:r>
      <w:r>
        <w:rPr>
          <w:rFonts w:hint="eastAsia"/>
        </w:rPr>
        <w:t>”</w:t>
      </w:r>
      <w:r>
        <w:t>，这是数据丢失最常见的原因。</w:t>
      </w:r>
    </w:p>
    <w:p w14:paraId="5B622F64">
      <w:r>
        <w:t>数据登记要同步进行。每份数据登记：文件名、大小、哈希、采集时间、站位、设备编号、作业人、存放位置。登记表与数据同步更新，缺登记的数据视为未完成采集。登记的目的不只是管理，更是为了在数据异常时能快速定位是哪台设备、哪个站位、什么参数采的。</w:t>
      </w:r>
    </w:p>
    <w:p w14:paraId="60C0EA5D">
      <w:r>
        <w:t>回传的时效要求是</w:t>
      </w:r>
      <w:r>
        <w:rPr>
          <w:rFonts w:hint="eastAsia"/>
        </w:rPr>
        <w:t>“</w:t>
      </w:r>
      <w:r>
        <w:t>当日回传、次日复核</w:t>
      </w:r>
      <w:r>
        <w:rPr>
          <w:rFonts w:hint="eastAsia"/>
        </w:rPr>
        <w:t>”</w:t>
      </w:r>
      <w:r>
        <w:t>。当日采集的数据当日完成拷贝与登记；次日由内业人员做一次完整性复核，检查文件能否正常打开、点数是否合理、有无缺帧。发现问题在 24 h 内反馈现场，现场还有机会补扫；超过 48 h 才发现的，往往已经错过窗口。</w:t>
      </w:r>
    </w:p>
    <w:p w14:paraId="63EBE639">
      <w:r>
        <w:t>网络条件差的现场，回传策略要调整。可以先做本地双备份，把数据带回基地再上传；但本地备份必须做足两份，且两份分开存放。不要把</w:t>
      </w:r>
      <w:r>
        <w:rPr>
          <w:rFonts w:hint="eastAsia"/>
        </w:rPr>
        <w:t>“</w:t>
      </w:r>
      <w:r>
        <w:t>等回去再传</w:t>
      </w:r>
      <w:r>
        <w:rPr>
          <w:rFonts w:hint="eastAsia"/>
        </w:rPr>
        <w:t>”</w:t>
      </w:r>
      <w:r>
        <w:t>当成常规做法，运输途中的风险（丢失、损坏、误删）不比现场小。</w:t>
      </w:r>
    </w:p>
    <w:p w14:paraId="6BEBFCE2">
      <w:r>
        <w:t>数据安全还包括权限与保密。现场数据不得存放在个人手机、个人网盘、社交软件中；传输使用加密通道；涉及甲方敏感信息的成果按保密协议管理，接触人员登记备案。这些要求看似与测量无关，但在网络安全审查与保密检查中是必查项。</w:t>
      </w:r>
    </w:p>
    <w:p w14:paraId="575164AF">
      <w:pPr>
        <w:pStyle w:val="6"/>
      </w:pPr>
      <w:r>
        <w:rPr>
          <w:szCs w:val="32"/>
        </w:rPr>
        <w:t>2.5.1.49 多人协同作业的分工与配合</w:t>
      </w:r>
    </w:p>
    <w:p w14:paraId="68906DB4">
      <w:r>
        <w:t>分工按</w:t>
      </w:r>
      <w:r>
        <w:rPr>
          <w:rFonts w:hint="eastAsia"/>
        </w:rPr>
        <w:t>“</w:t>
      </w:r>
      <w:r>
        <w:t>三条线</w:t>
      </w:r>
      <w:r>
        <w:rPr>
          <w:rFonts w:hint="eastAsia"/>
        </w:rPr>
        <w:t>”</w:t>
      </w:r>
      <w:r>
        <w:t>组织。第一条是技术线：测量员负责控制与检核，操作员负责采集，处理员负责现场初检；第二条是安全线：安全员负责环境监测、监护与应急，独立于技术线，不听技术线的</w:t>
      </w:r>
      <w:r>
        <w:rPr>
          <w:rFonts w:hint="eastAsia"/>
        </w:rPr>
        <w:t>“</w:t>
      </w:r>
      <w:r>
        <w:t>赶进度</w:t>
      </w:r>
      <w:r>
        <w:rPr>
          <w:rFonts w:hint="eastAsia"/>
        </w:rPr>
        <w:t>”</w:t>
      </w:r>
      <w:r>
        <w:t>指令；第三条是协调线：组长负责对外协调（运行单位、监理）、对内调度与决策。三条线各有职责边界，交叉但不重叠。</w:t>
      </w:r>
    </w:p>
    <w:p w14:paraId="07CD9452">
      <w:r>
        <w:t>配合的关键是</w:t>
      </w:r>
      <w:r>
        <w:rPr>
          <w:rFonts w:hint="eastAsia"/>
        </w:rPr>
        <w:t>“</w:t>
      </w:r>
      <w:r>
        <w:t>节拍</w:t>
      </w:r>
      <w:r>
        <w:rPr>
          <w:rFonts w:hint="eastAsia"/>
        </w:rPr>
        <w:t>”</w:t>
      </w:r>
      <w:r>
        <w:t>。现场作业有明确的节拍点：进场确认、控制测量完成、站位就位、采集开始、采集结束、初检完成、撤离。每个节拍点上，三条线要同步一次（口头或手势），确认状态一致再进入下一步。没有节拍点的作业，容易出现</w:t>
      </w:r>
      <w:r>
        <w:rPr>
          <w:rFonts w:hint="eastAsia"/>
        </w:rPr>
        <w:t>“</w:t>
      </w:r>
      <w:r>
        <w:t>一边还在架站，一边已经开始扫</w:t>
      </w:r>
      <w:r>
        <w:rPr>
          <w:rFonts w:hint="eastAsia"/>
        </w:rPr>
        <w:t>”</w:t>
      </w:r>
      <w:r>
        <w:t>的混乱。</w:t>
      </w:r>
    </w:p>
    <w:p w14:paraId="74BFBFEA">
      <w:r>
        <w:t>通信方式要统一。现场噪声大，靠喊不现实，用对讲机；对讲机约定固定频道与呼号，关键指令用固定短语（如</w:t>
      </w:r>
      <w:r>
        <w:rPr>
          <w:rFonts w:hint="eastAsia"/>
        </w:rPr>
        <w:t>“</w:t>
      </w:r>
      <w:r>
        <w:t>就位</w:t>
      </w:r>
      <w:r>
        <w:rPr>
          <w:rFonts w:hint="eastAsia"/>
        </w:rPr>
        <w:t>”“</w:t>
      </w:r>
      <w:r>
        <w:t>开始</w:t>
      </w:r>
      <w:r>
        <w:rPr>
          <w:rFonts w:hint="eastAsia"/>
        </w:rPr>
        <w:t>”“</w:t>
      </w:r>
      <w:r>
        <w:t>停止</w:t>
      </w:r>
      <w:r>
        <w:rPr>
          <w:rFonts w:hint="eastAsia"/>
        </w:rPr>
        <w:t>”“</w:t>
      </w:r>
      <w:r>
        <w:t>撤离</w:t>
      </w:r>
      <w:r>
        <w:rPr>
          <w:rFonts w:hint="eastAsia"/>
        </w:rPr>
        <w:t>”</w:t>
      </w:r>
      <w:r>
        <w:t>），不用长句子。深孔内信号衰减，采用中继或绳索信号（拉绳约定），并在作业前演练一次，确保每个人都能收到指令。</w:t>
      </w:r>
    </w:p>
    <w:p w14:paraId="7B3261B3">
      <w:r>
        <w:t>交接要书面化。换班、换站、换人时，用交接单记录当前状态：已完成什么、未完成什么、有什么异常、下一步做什么。口头交接在噪声环境中极易失真，书面交接虽慢但可靠。交接单由交方填写、接方确认，双方签字。</w:t>
      </w:r>
    </w:p>
    <w:p w14:paraId="56DB0D3B">
      <w:r>
        <w:t>协同的另一个重点是</w:t>
      </w:r>
      <w:r>
        <w:rPr>
          <w:rFonts w:hint="eastAsia"/>
        </w:rPr>
        <w:t>“</w:t>
      </w:r>
      <w:r>
        <w:t>不让一个人承担两项关键职责</w:t>
      </w:r>
      <w:r>
        <w:rPr>
          <w:rFonts w:hint="eastAsia"/>
        </w:rPr>
        <w:t>”</w:t>
      </w:r>
      <w:r>
        <w:t>。例如操作员不能同时兼安全监护，测量员不能同时兼数据回传，组长不能同时兼操作。关键职责分离是安全与质量的基本保障，人手不足时宁可延长工期，也不合并职责。</w:t>
      </w:r>
    </w:p>
    <w:p w14:paraId="2C977E5B">
      <w:r>
        <w:t>作业结束后的复盘同样重要。当天作业结束后用 15 min 回顾：计划与实际差在哪、配合上有什么卡点、下次怎么改。复盘不求长篇大论，只求具体</w:t>
      </w:r>
      <w:r>
        <w:rPr>
          <w:rFonts w:hint="eastAsia"/>
        </w:rPr>
        <w:t>--</w:t>
      </w:r>
      <w:r>
        <w:t>例如</w:t>
      </w:r>
      <w:r>
        <w:rPr>
          <w:rFonts w:hint="eastAsia"/>
        </w:rPr>
        <w:t>“</w:t>
      </w:r>
      <w:r>
        <w:t>下午转站时测量员先撤了，导致操作员单独搬设备，下次转站要等两人到齐再动</w:t>
      </w:r>
      <w:r>
        <w:rPr>
          <w:rFonts w:hint="eastAsia"/>
        </w:rPr>
        <w:t>”</w:t>
      </w:r>
      <w:r>
        <w:t>。这种具体到动作的复盘，比</w:t>
      </w:r>
      <w:r>
        <w:rPr>
          <w:rFonts w:hint="eastAsia"/>
        </w:rPr>
        <w:t>“</w:t>
      </w:r>
      <w:r>
        <w:t>加强协作</w:t>
      </w:r>
      <w:r>
        <w:rPr>
          <w:rFonts w:hint="eastAsia"/>
        </w:rPr>
        <w:t>”</w:t>
      </w:r>
      <w:r>
        <w:t>这种空话有用得多。</w:t>
      </w:r>
    </w:p>
    <w:p w14:paraId="4AD72E71">
      <w:pPr>
        <w:pStyle w:val="6"/>
      </w:pPr>
      <w:r>
        <w:rPr>
          <w:szCs w:val="32"/>
        </w:rPr>
        <w:t>2.5.1.50 跟踪测量常见问题速查</w:t>
      </w:r>
    </w:p>
    <w:p w14:paraId="3C1D8688">
      <w:r>
        <w:t>现场问题往往重复出现，把常见问题整理成速查表，能让作业员在第一时间做出正确判断。</w:t>
      </w:r>
    </w:p>
    <w:p w14:paraId="53BEF54F">
      <w:pPr>
        <w:rPr>
          <w:b/>
        </w:rPr>
      </w:pPr>
      <w:r>
        <w:rPr>
          <w:b/>
        </w:rPr>
        <w:t>问题一：位姿解算不收敛</w:t>
      </w:r>
    </w:p>
    <w:p w14:paraId="5FD5B2BC">
      <w:r>
        <w:t>现象是软件提示无法初始化或位姿跳变。原因通常是标志点不足、标志点被遮挡、镜头污染或光照过曝。处置顺序是：检查视场内可见标志点数量（不少于 6 个）、检查是否有遮挡、清洁镜头、调整曝光。四项都排除后仍不收敛，重启软件并重新标定。</w:t>
      </w:r>
    </w:p>
    <w:p w14:paraId="2436CABD">
      <w:pPr>
        <w:rPr>
          <w:b/>
        </w:rPr>
      </w:pPr>
      <w:r>
        <w:rPr>
          <w:b/>
        </w:rPr>
        <w:t>问题二：测量值与真值系统性偏大或偏小</w:t>
      </w:r>
    </w:p>
    <w:p w14:paraId="650C7279">
      <w:r>
        <w:t>现象是所有测量值同比例偏差。原因通常是标定尺的温度膨胀未补偿、标准尺本身失准、或比例因子设置错误。处置是核对标准尺的检定证书与当前温度，按线膨胀系数修正；检查软件中的单位与比例设置。</w:t>
      </w:r>
    </w:p>
    <w:p w14:paraId="2990868B">
      <w:pPr>
        <w:rPr>
          <w:b/>
        </w:rPr>
      </w:pPr>
      <w:r>
        <w:rPr>
          <w:b/>
        </w:rPr>
        <w:t>问题三：拼接后整体</w:t>
      </w:r>
      <w:r>
        <w:rPr>
          <w:rFonts w:hint="eastAsia"/>
          <w:b/>
        </w:rPr>
        <w:t>“</w:t>
      </w:r>
      <w:r>
        <w:rPr>
          <w:b/>
        </w:rPr>
        <w:t>扭转</w:t>
      </w:r>
      <w:r>
        <w:rPr>
          <w:rFonts w:hint="eastAsia"/>
          <w:b/>
        </w:rPr>
        <w:t>”</w:t>
      </w:r>
    </w:p>
    <w:p w14:paraId="28863C44">
      <w:r>
        <w:t>现象是两站拼接后，远端出现明显偏差而近端正常。原因通常是控制点分布不均（集中在一侧）或控制点本身有误差。处置是增加分布在另一侧的控制点，或改用重叠区约束为主、控制点为辅的策略。</w:t>
      </w:r>
    </w:p>
    <w:p w14:paraId="40C2D844">
      <w:pPr>
        <w:rPr>
          <w:b/>
        </w:rPr>
      </w:pPr>
      <w:r>
        <w:rPr>
          <w:b/>
        </w:rPr>
        <w:t>问题四：同一位置重复测量结果离散大</w:t>
      </w:r>
    </w:p>
    <w:p w14:paraId="0DEF8132">
      <w:r>
        <w:t>现象是重复测同一点，结果跳动超过限差。原因通常是设备未稳定（刚搬动或刚通电）、环境振动、气流扰动、标志点松动。处置是静置、避开振动源、加挡风、重新粘贴标志点。</w:t>
      </w:r>
    </w:p>
    <w:p w14:paraId="383C227F">
      <w:pPr>
        <w:rPr>
          <w:b/>
        </w:rPr>
      </w:pPr>
      <w:r>
        <w:rPr>
          <w:b/>
        </w:rPr>
        <w:t>问题五：数据中出现</w:t>
      </w:r>
      <w:r>
        <w:rPr>
          <w:rFonts w:hint="eastAsia"/>
          <w:b/>
        </w:rPr>
        <w:t>“</w:t>
      </w:r>
      <w:r>
        <w:rPr>
          <w:b/>
        </w:rPr>
        <w:t>鬼影</w:t>
      </w:r>
      <w:r>
        <w:rPr>
          <w:rFonts w:hint="eastAsia"/>
          <w:b/>
        </w:rPr>
        <w:t>”</w:t>
      </w:r>
    </w:p>
    <w:p w14:paraId="760438FA">
      <w:r>
        <w:t>现象是模型上出现不存在的凸起或凹坑。原因通常是动态目标（人员走动、工具移动）被多次扫描后融合、或镜面反射造成的虚假点。处置是剔除动态目标时段的点云、调整视角避开镜面反射、必要时补扫。</w:t>
      </w:r>
    </w:p>
    <w:p w14:paraId="1B0ABCAB">
      <w:pPr>
        <w:rPr>
          <w:b/>
        </w:rPr>
      </w:pPr>
      <w:r>
        <w:rPr>
          <w:b/>
        </w:rPr>
        <w:t>问题六：软件运行缓慢或崩溃</w:t>
      </w:r>
    </w:p>
    <w:p w14:paraId="05F4AAB1">
      <w:r>
        <w:t>现象是处理大数据时卡顿、内存溢出。原因通常是数据量超限、缓存未清理、显卡驱动不匹配。处置是分块处理、清理缓存、更新驱动；硬件确实不足的，改用服务器处理。</w:t>
      </w:r>
    </w:p>
    <w:p w14:paraId="1644EF1E">
      <w:pPr>
        <w:rPr>
          <w:b/>
        </w:rPr>
      </w:pPr>
      <w:r>
        <w:rPr>
          <w:b/>
        </w:rPr>
        <w:t>问题七：温漂导致的精度下降</w:t>
      </w:r>
    </w:p>
    <w:p w14:paraId="6D9608D2">
      <w:r>
        <w:t>现象是连续作业数小时后精度逐渐变差。原因是</w:t>
      </w:r>
      <w:r>
        <w:rPr>
          <w:rFonts w:hint="eastAsia"/>
        </w:rPr>
        <w:t>跟踪器</w:t>
      </w:r>
      <w:r>
        <w:t>结构热变形。处置是缩短连续作业时间（每 2 h 静置 20 min）、加遮阳、避免阳光直射；对精度要求高的测量安排在温度稳定时段。</w:t>
      </w:r>
    </w:p>
    <w:p w14:paraId="2FDD3F99">
      <w:r>
        <w:t>速查表的使用原则是</w:t>
      </w:r>
      <w:r>
        <w:rPr>
          <w:rFonts w:hint="eastAsia"/>
        </w:rPr>
        <w:t>“</w:t>
      </w:r>
      <w:r>
        <w:t>先按表处置、再上报</w:t>
      </w:r>
      <w:r>
        <w:rPr>
          <w:rFonts w:hint="eastAsia"/>
        </w:rPr>
        <w:t>”</w:t>
      </w:r>
      <w:r>
        <w:t>。按表处置能解决大部分常见问题，避免小事惊动上级；按表处置无效的，立即上报并保留现场状态，不要反复尝试导致问题复杂化。速查表随设备配发，每季度根据新出现的问题更新一次，更新记录写入版本说明。</w:t>
      </w:r>
    </w:p>
    <w:p w14:paraId="55DDAC38">
      <w:pPr>
        <w:pStyle w:val="6"/>
      </w:pPr>
      <w:r>
        <w:rPr>
          <w:szCs w:val="32"/>
        </w:rPr>
        <w:t>2.5.1.51 标定场建设与维护</w:t>
      </w:r>
    </w:p>
    <w:p w14:paraId="3424BFCE">
      <w:r>
        <w:rPr>
          <w:rFonts w:hint="eastAsia"/>
        </w:rPr>
        <w:t>跟踪测量精度并非完全依赖设备固有性能，而是依托标定场的量值校准流程予以保障。标定场的性能优劣直接决定标定结果的置信度，其核心技术保障体系包含三大要素：计量基准的长期稳定性、作业环境的可控性、量值传递的可溯源性。</w:t>
      </w:r>
    </w:p>
    <w:p w14:paraId="00DF050D">
      <w:pPr>
        <w:numPr>
          <w:ilvl w:val="0"/>
          <w:numId w:val="32"/>
        </w:numPr>
        <w:rPr>
          <w:b/>
        </w:rPr>
      </w:pPr>
      <w:r>
        <w:rPr>
          <w:b/>
        </w:rPr>
        <w:t>标定场的基本配置</w:t>
      </w:r>
    </w:p>
    <w:p w14:paraId="06D17494">
      <w:r>
        <w:t>一个可用的标定场至少要有：长度基准（殷钢标准尺或激光干涉仪基线，覆盖 0.5～12 m）、形状基准（标准球、标准平面、标准直角件）、角度基准（多面棱体或高精度转台）、温度与气压监测、隔振基础。长度、形状、角度三类基准覆盖了跟踪测量的主要误差来源。</w:t>
      </w:r>
    </w:p>
    <w:p w14:paraId="2C7215BA">
      <w:pPr>
        <w:numPr>
          <w:ilvl w:val="0"/>
          <w:numId w:val="32"/>
        </w:numPr>
        <w:rPr>
          <w:b/>
        </w:rPr>
      </w:pPr>
      <w:r>
        <w:rPr>
          <w:b/>
        </w:rPr>
        <w:t>基准的稳定性</w:t>
      </w:r>
    </w:p>
    <w:p w14:paraId="2FB85C3F">
      <w:r>
        <w:t>标定场的基准件本身会随时间变化（材料蠕变、安装应力释放），因此要定期复检。复检周期一年，用更高一级的基准比对，比对结果记入基准档案；变化超过允许值的，重新标定或更换。基准的稳定性是标定场</w:t>
      </w:r>
      <w:r>
        <w:rPr>
          <w:rFonts w:hint="eastAsia"/>
        </w:rPr>
        <w:t>“</w:t>
      </w:r>
      <w:r>
        <w:t>资格</w:t>
      </w:r>
      <w:r>
        <w:rPr>
          <w:rFonts w:hint="eastAsia"/>
        </w:rPr>
        <w:t>”</w:t>
      </w:r>
      <w:r>
        <w:t>的前提，基准不稳，标出来的所有参数都不可信。</w:t>
      </w:r>
    </w:p>
    <w:p w14:paraId="4EB7ACA6">
      <w:pPr>
        <w:numPr>
          <w:ilvl w:val="0"/>
          <w:numId w:val="32"/>
        </w:numPr>
        <w:rPr>
          <w:b/>
        </w:rPr>
      </w:pPr>
      <w:r>
        <w:rPr>
          <w:b/>
        </w:rPr>
        <w:t>环境控制</w:t>
      </w:r>
    </w:p>
    <w:p w14:paraId="776730A2">
      <w:r>
        <w:t>标定要在温度稳定（波动 ≤±1 ℃/h）、无强气流、无振动源干扰的环境中进行。为此，标定场配置空调与缓冲间，人员进出走缓冲间，避免开门引起温度骤变；地面做隔振处理，附近不安排有冲击的作业。环境参数在整个标定过程中连续记录，作为标定结果有效性的判据之一。</w:t>
      </w:r>
    </w:p>
    <w:p w14:paraId="4CC1B495">
      <w:pPr>
        <w:numPr>
          <w:ilvl w:val="0"/>
          <w:numId w:val="32"/>
        </w:numPr>
        <w:rPr>
          <w:b/>
        </w:rPr>
      </w:pPr>
      <w:r>
        <w:rPr>
          <w:b/>
        </w:rPr>
        <w:t>标定流程的标准化</w:t>
      </w:r>
    </w:p>
    <w:p w14:paraId="3E398A2D">
      <w:r>
        <w:t>标定按固定流程执行：设备预热 → 环境稳定 → 基准件就位 → 采集数据（不少于 3 组）→ 解算 → 与上次比对 → 判定 → 记录。流程固定是为了让不同人、不同时间做的标定结果可比；流程一旦随意变动，历史数据就没法与新的比对。</w:t>
      </w:r>
    </w:p>
    <w:p w14:paraId="4076B637">
      <w:pPr>
        <w:numPr>
          <w:ilvl w:val="0"/>
          <w:numId w:val="32"/>
        </w:numPr>
        <w:rPr>
          <w:b/>
        </w:rPr>
      </w:pPr>
      <w:r>
        <w:rPr>
          <w:b/>
        </w:rPr>
        <w:t>标定场的日常维护</w:t>
      </w:r>
    </w:p>
    <w:p w14:paraId="25393BF7">
      <w:r>
        <w:t>基准件防尘防锈、专用箱存放；标准球与平面定期清洁，不用手直接触摸工作面；温湿度记录仪定期校准；隔振基础检查有无裂纹或沉降。这些维护动作看起来琐碎，但任何一个环节失守，标定场的</w:t>
      </w:r>
      <w:r>
        <w:rPr>
          <w:rFonts w:hint="eastAsia"/>
        </w:rPr>
        <w:t>“</w:t>
      </w:r>
      <w:r>
        <w:t>资格</w:t>
      </w:r>
      <w:r>
        <w:rPr>
          <w:rFonts w:hint="eastAsia"/>
        </w:rPr>
        <w:t>”</w:t>
      </w:r>
      <w:r>
        <w:t>就没了。</w:t>
      </w:r>
    </w:p>
    <w:p w14:paraId="1FBE405C">
      <w:pPr>
        <w:numPr>
          <w:ilvl w:val="0"/>
          <w:numId w:val="32"/>
        </w:numPr>
        <w:rPr>
          <w:b/>
        </w:rPr>
      </w:pPr>
      <w:r>
        <w:rPr>
          <w:b/>
        </w:rPr>
        <w:t>现场简易标定场</w:t>
      </w:r>
    </w:p>
    <w:p w14:paraId="60B7C3CA">
      <w:r>
        <w:t>现场不具备实验室条件时，建立</w:t>
      </w:r>
      <w:r>
        <w:rPr>
          <w:rFonts w:hint="eastAsia"/>
        </w:rPr>
        <w:t>“</w:t>
      </w:r>
      <w:r>
        <w:t>简易标定场</w:t>
      </w:r>
      <w:r>
        <w:rPr>
          <w:rFonts w:hint="eastAsia"/>
        </w:rPr>
        <w:t>”</w:t>
      </w:r>
      <w:r>
        <w:t>：选一处温度相对稳定、地面平整的位置，布置标准尺与标准球，用遮阳棚与挡风布控制环境，标定前静置足够时间。简易标定场的精度低于实验室，但足以发现</w:t>
      </w:r>
      <w:r>
        <w:rPr>
          <w:rFonts w:hint="eastAsia"/>
        </w:rPr>
        <w:t>“</w:t>
      </w:r>
      <w:r>
        <w:t>明显漂移</w:t>
      </w:r>
      <w:r>
        <w:rPr>
          <w:rFonts w:hint="eastAsia"/>
        </w:rPr>
        <w:t>”</w:t>
      </w:r>
      <w:r>
        <w:t>，作为日常复标的手段是够用的。</w:t>
      </w:r>
    </w:p>
    <w:p w14:paraId="04DF0955">
      <w:pPr>
        <w:pStyle w:val="6"/>
      </w:pPr>
      <w:r>
        <w:rPr>
          <w:szCs w:val="32"/>
        </w:rPr>
        <w:t>2.5.1.52 精度溯源与不确定度评定</w:t>
      </w:r>
    </w:p>
    <w:p w14:paraId="7B75B966">
      <w:pPr>
        <w:rPr>
          <w:b/>
        </w:rPr>
      </w:pPr>
      <w:r>
        <w:rPr>
          <w:b/>
        </w:rPr>
        <w:t>（1）溯源链的建立</w:t>
      </w:r>
    </w:p>
    <w:p w14:paraId="6E566EBF">
      <w:r>
        <w:t>溯源链从国家计量基准开始：长度 → 量块/激光干涉仪 → 标准尺 → 现场校核用标准尺 → 测量设备。每一级都有检定证书，证书上注明不确定度与有效期。链条上任何一级断了，后面的量值就不可信。本项目的做法是把链条画成图，标注每一级的证书编号与有效期，随计量台账管理。</w:t>
      </w:r>
    </w:p>
    <w:p w14:paraId="04E3766C">
      <w:pPr>
        <w:numPr>
          <w:ilvl w:val="0"/>
          <w:numId w:val="33"/>
        </w:numPr>
        <w:rPr>
          <w:b/>
        </w:rPr>
      </w:pPr>
      <w:r>
        <w:rPr>
          <w:b/>
        </w:rPr>
        <w:t>不确定度评定的方法</w:t>
      </w:r>
    </w:p>
    <w:p w14:paraId="2542C967">
      <w:r>
        <w:t>按 GUM 方法，把不确定度来源分为 A 类（统计方法评定）与 B 类（非统计方法评定）。A 类主要来自重复测量的分散性；B 类包括标准器的不确定度、环境参数测量的不确定度、安装对准的不确定度、算法模型的不确定度。各类分别评定后按方和根合成，再乘以包含因子（k=2）得到扩展不确定度。</w:t>
      </w:r>
    </w:p>
    <w:p w14:paraId="0E3548CA">
      <w:pPr>
        <w:numPr>
          <w:ilvl w:val="0"/>
          <w:numId w:val="33"/>
        </w:numPr>
        <w:rPr>
          <w:b/>
        </w:rPr>
      </w:pPr>
      <w:r>
        <w:rPr>
          <w:b/>
        </w:rPr>
        <w:t>本项目的主要不确定度来源</w:t>
      </w:r>
    </w:p>
    <w:p w14:paraId="2D363517">
      <w:r>
        <w:t>一是标准尺的不确定度（约 0.02 mm/1 m）；二是温度测量的不确定度引起的长度修正误差（温度误差 0.5 ℃ 对应 1 m 长度约 0.006 mm）；三是重复测量的分散性（通常 0.05～0.15 mm）；四是对准与安装误差（0.05 mm 量级）；五是算法模型误差（0.1 mm 量级）。合成后 1 m 距离的扩展不确定度约 0.3 mm，与 0.4 mm 的跟踪测量分配值相匹配。</w:t>
      </w:r>
    </w:p>
    <w:p w14:paraId="139F86AE">
      <w:pPr>
        <w:numPr>
          <w:ilvl w:val="0"/>
          <w:numId w:val="33"/>
        </w:numPr>
        <w:rPr>
          <w:b/>
        </w:rPr>
      </w:pPr>
      <w:r>
        <w:rPr>
          <w:b/>
        </w:rPr>
        <w:t>评定的结果表达</w:t>
      </w:r>
    </w:p>
    <w:p w14:paraId="69FE7416">
      <w:r>
        <w:t>不确定度评定结果写成报告，包含：测量对象、测量方法、数学模型、各分量评定、合成与扩展、适用条件。报告不是</w:t>
      </w:r>
      <w:r>
        <w:rPr>
          <w:rFonts w:hint="eastAsia"/>
        </w:rPr>
        <w:t>“</w:t>
      </w:r>
      <w:r>
        <w:t>一次性文件</w:t>
      </w:r>
      <w:r>
        <w:rPr>
          <w:rFonts w:hint="eastAsia"/>
        </w:rPr>
        <w:t>”</w:t>
      </w:r>
      <w:r>
        <w:t>，每次标定或重要测量后更新，作为成果精度的支撑材料。</w:t>
      </w:r>
    </w:p>
    <w:p w14:paraId="61B856A4">
      <w:pPr>
        <w:numPr>
          <w:ilvl w:val="0"/>
          <w:numId w:val="33"/>
        </w:numPr>
        <w:rPr>
          <w:b/>
        </w:rPr>
      </w:pPr>
      <w:r>
        <w:rPr>
          <w:b/>
        </w:rPr>
        <w:t>不确定度与限差的关系</w:t>
      </w:r>
    </w:p>
    <w:p w14:paraId="77E0CBEF">
      <w:r>
        <w:t>判定合格与否时，要考虑不确定度的影响：当测量结果接近限差时，应给出</w:t>
      </w:r>
      <w:r>
        <w:rPr>
          <w:rFonts w:hint="eastAsia"/>
        </w:rPr>
        <w:t>“</w:t>
      </w:r>
      <w:r>
        <w:t>合格/不合格/待定</w:t>
      </w:r>
      <w:r>
        <w:rPr>
          <w:rFonts w:hint="eastAsia"/>
        </w:rPr>
        <w:t>”</w:t>
      </w:r>
      <w:r>
        <w:t>的判断，而不是简单比较。方案的做法是对接近限差的测点增加观测次数，把不确定度压下来再判定，避免</w:t>
      </w:r>
      <w:r>
        <w:rPr>
          <w:rFonts w:hint="eastAsia"/>
        </w:rPr>
        <w:t>“</w:t>
      </w:r>
      <w:r>
        <w:t>擦边合格</w:t>
      </w:r>
      <w:r>
        <w:rPr>
          <w:rFonts w:hint="eastAsia"/>
        </w:rPr>
        <w:t>”</w:t>
      </w:r>
      <w:r>
        <w:t>的争议。</w:t>
      </w:r>
    </w:p>
    <w:p w14:paraId="05FC816B">
      <w:pPr>
        <w:numPr>
          <w:ilvl w:val="0"/>
          <w:numId w:val="33"/>
        </w:numPr>
        <w:rPr>
          <w:b/>
        </w:rPr>
      </w:pPr>
      <w:r>
        <w:rPr>
          <w:b/>
        </w:rPr>
        <w:t>评定的独立性</w:t>
      </w:r>
    </w:p>
    <w:p w14:paraId="42FDA76F">
      <w:r>
        <w:t>不确定度评定由不参与该测量的技术人员完成，避免</w:t>
      </w:r>
      <w:r>
        <w:rPr>
          <w:rFonts w:hint="eastAsia"/>
        </w:rPr>
        <w:t>“</w:t>
      </w:r>
      <w:r>
        <w:t>自己评自己</w:t>
      </w:r>
      <w:r>
        <w:rPr>
          <w:rFonts w:hint="eastAsia"/>
        </w:rPr>
        <w:t>”</w:t>
      </w:r>
      <w:r>
        <w:t>。评定结果经技术负责人审核后使用。</w:t>
      </w:r>
    </w:p>
    <w:p w14:paraId="180D24B2">
      <w:pPr>
        <w:pStyle w:val="6"/>
      </w:pPr>
      <w:r>
        <w:rPr>
          <w:szCs w:val="32"/>
        </w:rPr>
        <w:t>2.5.1.53 长期稳定性监测</w:t>
      </w:r>
    </w:p>
    <w:p w14:paraId="4B456C32">
      <w:pPr>
        <w:rPr>
          <w:b/>
        </w:rPr>
      </w:pPr>
      <w:r>
        <w:rPr>
          <w:b/>
        </w:rPr>
        <w:t>（1）监测对象</w:t>
      </w:r>
    </w:p>
    <w:p w14:paraId="4154A875">
      <w:r>
        <w:t>三类：一是设备本身（跟踪器、扫描仪）的重复性；二是标定参数的漂移；三是成果精度的趋势。三者结合，能区分</w:t>
      </w:r>
      <w:r>
        <w:rPr>
          <w:rFonts w:hint="eastAsia"/>
        </w:rPr>
        <w:t>“</w:t>
      </w:r>
      <w:r>
        <w:t>设备变差</w:t>
      </w:r>
      <w:r>
        <w:rPr>
          <w:rFonts w:hint="eastAsia"/>
        </w:rPr>
        <w:t>”</w:t>
      </w:r>
      <w:r>
        <w:t>与</w:t>
      </w:r>
      <w:r>
        <w:rPr>
          <w:rFonts w:hint="eastAsia"/>
        </w:rPr>
        <w:t>“</w:t>
      </w:r>
      <w:r>
        <w:t>环境变差</w:t>
      </w:r>
      <w:r>
        <w:rPr>
          <w:rFonts w:hint="eastAsia"/>
        </w:rPr>
        <w:t>”</w:t>
      </w:r>
      <w:r>
        <w:t>。</w:t>
      </w:r>
    </w:p>
    <w:p w14:paraId="67CF78BA">
      <w:pPr>
        <w:numPr>
          <w:ilvl w:val="0"/>
          <w:numId w:val="34"/>
        </w:numPr>
        <w:rPr>
          <w:b/>
        </w:rPr>
      </w:pPr>
      <w:r>
        <w:rPr>
          <w:b/>
        </w:rPr>
        <w:t>监测方法</w:t>
      </w:r>
    </w:p>
    <w:p w14:paraId="1D576AD0">
      <w:r>
        <w:t>设一处</w:t>
      </w:r>
      <w:r>
        <w:rPr>
          <w:rFonts w:hint="eastAsia"/>
        </w:rPr>
        <w:t>“</w:t>
      </w:r>
      <w:r>
        <w:t>固定监测场</w:t>
      </w:r>
      <w:r>
        <w:rPr>
          <w:rFonts w:hint="eastAsia"/>
        </w:rPr>
        <w:t>”</w:t>
      </w:r>
      <w:r>
        <w:t>，布置固定的标准尺、标准球与靶标点，每月测一次，记录测量结果。数据积累后画趋势图，看是否单调漂移、是否在某次运输或维修后跳变。这种</w:t>
      </w:r>
      <w:r>
        <w:rPr>
          <w:rFonts w:hint="eastAsia"/>
        </w:rPr>
        <w:t>“</w:t>
      </w:r>
      <w:r>
        <w:t>固定点定期测</w:t>
      </w:r>
      <w:r>
        <w:rPr>
          <w:rFonts w:hint="eastAsia"/>
        </w:rPr>
        <w:t>”</w:t>
      </w:r>
      <w:r>
        <w:t>的方法简单有效，成本低。</w:t>
      </w:r>
    </w:p>
    <w:p w14:paraId="3DA96EFA">
      <w:pPr>
        <w:numPr>
          <w:ilvl w:val="0"/>
          <w:numId w:val="34"/>
        </w:numPr>
        <w:rPr>
          <w:b/>
        </w:rPr>
      </w:pPr>
      <w:r>
        <w:rPr>
          <w:b/>
        </w:rPr>
        <w:t>判据与处置</w:t>
      </w:r>
    </w:p>
    <w:p w14:paraId="28133640">
      <w:r>
        <w:t>判据分三级：黄色（偏差超过历史均值 1 倍标准差）、橙色（超过 2 倍）、红色（超过 3 倍或超过允许偏差）。黄色加强观察，橙色安排复标，红色停用检修。分级判据比</w:t>
      </w:r>
      <w:r>
        <w:rPr>
          <w:rFonts w:hint="eastAsia"/>
        </w:rPr>
        <w:t>“</w:t>
      </w:r>
      <w:r>
        <w:t>一刀切</w:t>
      </w:r>
      <w:r>
        <w:rPr>
          <w:rFonts w:hint="eastAsia"/>
        </w:rPr>
        <w:t>”</w:t>
      </w:r>
      <w:r>
        <w:t>的阈值更灵敏，能在问题变大之前发现。</w:t>
      </w:r>
    </w:p>
    <w:p w14:paraId="04150F65">
      <w:pPr>
        <w:numPr>
          <w:ilvl w:val="0"/>
          <w:numId w:val="34"/>
        </w:numPr>
        <w:rPr>
          <w:b/>
        </w:rPr>
      </w:pPr>
      <w:r>
        <w:rPr>
          <w:b/>
        </w:rPr>
        <w:t>环境因素的分离</w:t>
      </w:r>
    </w:p>
    <w:p w14:paraId="36FC3683">
      <w:r>
        <w:t>漂移可能来自环境（温度、湿度）而非设备。分离办法是：同一测点在不同温度下多测几次，看偏差是否随温度变化；如果随温度变化，说明是热变形，可通过补偿解决；如果不随温度变化，说明是设备本身漂移，需要检修。</w:t>
      </w:r>
    </w:p>
    <w:p w14:paraId="04C40880">
      <w:pPr>
        <w:numPr>
          <w:ilvl w:val="0"/>
          <w:numId w:val="34"/>
        </w:numPr>
        <w:rPr>
          <w:b/>
        </w:rPr>
      </w:pPr>
      <w:r>
        <w:rPr>
          <w:b/>
        </w:rPr>
        <w:t>监测数据的利用</w:t>
      </w:r>
    </w:p>
    <w:p w14:paraId="6F86BFDC">
      <w:r>
        <w:t>监测数据不仅用于报警，还用于修正。当发现某类偏差具有规律性（如高温时长度偏大），可以在软件中建立补偿模型，把系统误差消掉。补偿模型要经过验证，验证不通过的不启用。</w:t>
      </w:r>
    </w:p>
    <w:p w14:paraId="1F7B3EF4">
      <w:pPr>
        <w:numPr>
          <w:ilvl w:val="0"/>
          <w:numId w:val="34"/>
        </w:numPr>
        <w:rPr>
          <w:b/>
        </w:rPr>
      </w:pPr>
      <w:r>
        <w:rPr>
          <w:b/>
        </w:rPr>
        <w:t>监测的持续性</w:t>
      </w:r>
    </w:p>
    <w:p w14:paraId="562ADCFF">
      <w:r>
        <w:t>监测要持续到设备退役，不能</w:t>
      </w:r>
      <w:r>
        <w:rPr>
          <w:rFonts w:hint="eastAsia"/>
        </w:rPr>
        <w:t>“</w:t>
      </w:r>
      <w:r>
        <w:t>用两年就停</w:t>
      </w:r>
      <w:r>
        <w:rPr>
          <w:rFonts w:hint="eastAsia"/>
        </w:rPr>
        <w:t>”</w:t>
      </w:r>
      <w:r>
        <w:t>。项目周期内由我方负责监测并出具报告；项目结束后移交甲方，附监测方法与判据说明，由甲方延续。</w:t>
      </w:r>
    </w:p>
    <w:p w14:paraId="456D11FB">
      <w:pPr>
        <w:pStyle w:val="6"/>
      </w:pPr>
      <w:r>
        <w:rPr>
          <w:szCs w:val="32"/>
        </w:rPr>
        <w:t>2.5.1.54 温度与振动的补偿方法</w:t>
      </w:r>
    </w:p>
    <w:p w14:paraId="0457A0E1">
      <w:pPr>
        <w:numPr>
          <w:ilvl w:val="0"/>
          <w:numId w:val="35"/>
        </w:numPr>
        <w:rPr>
          <w:b/>
        </w:rPr>
      </w:pPr>
      <w:r>
        <w:rPr>
          <w:b/>
        </w:rPr>
        <w:t>温度影响的机理</w:t>
      </w:r>
    </w:p>
    <w:p w14:paraId="30C39149">
      <w:r>
        <w:t>温度变化引起两类误差：一是</w:t>
      </w:r>
      <w:r>
        <w:rPr>
          <w:rFonts w:hint="eastAsia"/>
        </w:rPr>
        <w:t>跟踪器</w:t>
      </w:r>
      <w:r>
        <w:t>结构热膨胀，改变相机基线与镜头后截距；二是空气折射率变化，改变光速与测距结果。前者是毫米级的结构变形，后者对 10 m 距离的影响约为 1 mm/℃ 量级（取决于温湿度），两者都不能忽略。</w:t>
      </w:r>
    </w:p>
    <w:p w14:paraId="59A9642D">
      <w:pPr>
        <w:numPr>
          <w:ilvl w:val="0"/>
          <w:numId w:val="35"/>
        </w:numPr>
        <w:rPr>
          <w:b/>
        </w:rPr>
      </w:pPr>
      <w:r>
        <w:rPr>
          <w:b/>
        </w:rPr>
        <w:t>温度补偿的做法</w:t>
      </w:r>
    </w:p>
    <w:p w14:paraId="5274F733">
      <w:r>
        <w:t>一是实测，在关键部位（相机支架、基线下端）贴温度传感器，实时采集温度；二是建模，通过标定建立</w:t>
      </w:r>
      <w:r>
        <w:rPr>
          <w:rFonts w:hint="eastAsia"/>
        </w:rPr>
        <w:t>“</w:t>
      </w:r>
      <w:r>
        <w:t>温度</w:t>
      </w:r>
      <w:r>
        <w:rPr>
          <w:rFonts w:hint="eastAsia"/>
        </w:rPr>
        <w:t>-</w:t>
      </w:r>
      <w:r>
        <w:t>参数</w:t>
      </w:r>
      <w:r>
        <w:rPr>
          <w:rFonts w:hint="eastAsia"/>
        </w:rPr>
        <w:t>”</w:t>
      </w:r>
      <w:r>
        <w:t>关系（如在 5 ℃、20 ℃、35 ℃ 下分别标定，拟合参数随温度的变化）；三是实时修正，作业时按实测温度调用对应参数。三步合起来，能把温度误差压到原来的 1/3 左右。</w:t>
      </w:r>
    </w:p>
    <w:p w14:paraId="6C3C4C19">
      <w:pPr>
        <w:numPr>
          <w:ilvl w:val="0"/>
          <w:numId w:val="35"/>
        </w:numPr>
        <w:rPr>
          <w:b/>
        </w:rPr>
      </w:pPr>
      <w:r>
        <w:rPr>
          <w:b/>
        </w:rPr>
        <w:t>温度作业策略</w:t>
      </w:r>
    </w:p>
    <w:p w14:paraId="60403C7D">
      <w:r>
        <w:t>除补偿外，还要在作业安排上避开温度剧变时段：清晨与傍晚温度变化快，精度要求高的测量尽量安排在温度平稳的时段；设备从室外搬入室内要静置足够时间；阳光直射区域加遮阳，避免局部受热。</w:t>
      </w:r>
    </w:p>
    <w:p w14:paraId="1B5D6659">
      <w:pPr>
        <w:numPr>
          <w:ilvl w:val="0"/>
          <w:numId w:val="35"/>
        </w:numPr>
        <w:rPr>
          <w:b/>
        </w:rPr>
      </w:pPr>
      <w:r>
        <w:rPr>
          <w:b/>
        </w:rPr>
        <w:t>振动影响的机理</w:t>
      </w:r>
    </w:p>
    <w:p w14:paraId="692C1D20">
      <w:r>
        <w:t>振动使成像模糊、位姿解算抖动、点云出现</w:t>
      </w:r>
      <w:r>
        <w:rPr>
          <w:rFonts w:hint="eastAsia"/>
        </w:rPr>
        <w:t>“</w:t>
      </w:r>
      <w:r>
        <w:t>毛刺</w:t>
      </w:r>
      <w:r>
        <w:rPr>
          <w:rFonts w:hint="eastAsia"/>
        </w:rPr>
        <w:t>”</w:t>
      </w:r>
      <w:r>
        <w:t>。振动来源包括人员走动、设备运转、车辆通行、水流冲击。低频振动（&lt;10 Hz）影响最大，因为它与结构的固有频率接近，容易放大。</w:t>
      </w:r>
    </w:p>
    <w:p w14:paraId="5C6648B0">
      <w:pPr>
        <w:numPr>
          <w:ilvl w:val="0"/>
          <w:numId w:val="35"/>
        </w:numPr>
        <w:rPr>
          <w:b/>
        </w:rPr>
      </w:pPr>
      <w:r>
        <w:rPr>
          <w:b/>
        </w:rPr>
        <w:t>振动抑制的措施</w:t>
      </w:r>
    </w:p>
    <w:p w14:paraId="5AFF6FA3">
      <w:r>
        <w:t>一是隔振，设备安装在隔振垫或隔振台上；二是避振，把测站布置在远离振动源的位置；三是同步采集，缩短单次曝光时间，减少振动在曝光期间的位移；四是重复观测，多测几次取中数，用统计方法压制随机振动影响。</w:t>
      </w:r>
    </w:p>
    <w:p w14:paraId="146AA90B">
      <w:pPr>
        <w:numPr>
          <w:ilvl w:val="0"/>
          <w:numId w:val="35"/>
        </w:numPr>
        <w:rPr>
          <w:b/>
        </w:rPr>
      </w:pPr>
      <w:r>
        <w:rPr>
          <w:b/>
        </w:rPr>
        <w:t>振动监测与判据</w:t>
      </w:r>
    </w:p>
    <w:p w14:paraId="5AE3C2E4">
      <w:r>
        <w:t>在测站附近放置振动传感器，作业期间连续监测；振动幅值超过阈值的时段数据标记为</w:t>
      </w:r>
      <w:r>
        <w:rPr>
          <w:rFonts w:hint="eastAsia"/>
        </w:rPr>
        <w:t>“</w:t>
      </w:r>
      <w:r>
        <w:t>低置信</w:t>
      </w:r>
      <w:r>
        <w:rPr>
          <w:rFonts w:hint="eastAsia"/>
        </w:rPr>
        <w:t>”</w:t>
      </w:r>
      <w:r>
        <w:t>，处理时降权或剔除。这种做法比</w:t>
      </w:r>
      <w:r>
        <w:rPr>
          <w:rFonts w:hint="eastAsia"/>
        </w:rPr>
        <w:t>“</w:t>
      </w:r>
      <w:r>
        <w:t>事后发现数据不对再重测</w:t>
      </w:r>
      <w:r>
        <w:rPr>
          <w:rFonts w:hint="eastAsia"/>
        </w:rPr>
        <w:t>”</w:t>
      </w:r>
      <w:r>
        <w:t>经济得多。</w:t>
      </w:r>
    </w:p>
    <w:p w14:paraId="6EB891FF">
      <w:pPr>
        <w:numPr>
          <w:ilvl w:val="0"/>
          <w:numId w:val="35"/>
        </w:numPr>
        <w:rPr>
          <w:b/>
        </w:rPr>
      </w:pPr>
      <w:r>
        <w:rPr>
          <w:b/>
        </w:rPr>
        <w:t>补偿的边界</w:t>
      </w:r>
    </w:p>
    <w:p w14:paraId="39C5D66D">
      <w:r>
        <w:t>补偿能降低系统误差的规律性部分，对随机干扰无能为力。因此补偿只是</w:t>
      </w:r>
      <w:r>
        <w:rPr>
          <w:rFonts w:hint="eastAsia"/>
        </w:rPr>
        <w:t>“</w:t>
      </w:r>
      <w:r>
        <w:t>提高精度的手段</w:t>
      </w:r>
      <w:r>
        <w:rPr>
          <w:rFonts w:hint="eastAsia"/>
        </w:rPr>
        <w:t>”</w:t>
      </w:r>
      <w:r>
        <w:t>，不是</w:t>
      </w:r>
      <w:r>
        <w:rPr>
          <w:rFonts w:hint="eastAsia"/>
        </w:rPr>
        <w:t>“</w:t>
      </w:r>
      <w:r>
        <w:t>允许在恶劣环境下作业的借口</w:t>
      </w:r>
      <w:r>
        <w:rPr>
          <w:rFonts w:hint="eastAsia"/>
        </w:rPr>
        <w:t>”</w:t>
      </w:r>
      <w:r>
        <w:t>。环境超出允许范围时，仍应停止作业。</w:t>
      </w:r>
    </w:p>
    <w:p w14:paraId="75BFF7EC">
      <w:pPr>
        <w:pStyle w:val="6"/>
      </w:pPr>
      <w:r>
        <w:rPr>
          <w:szCs w:val="32"/>
        </w:rPr>
        <w:t>2.5.1.55 精度异常的诊断流程</w:t>
      </w:r>
    </w:p>
    <w:p w14:paraId="60972141">
      <w:r>
        <w:rPr>
          <w:rFonts w:hint="eastAsia"/>
        </w:rPr>
        <w:t>测量精度异常的发生具有不可避免性，其核心应对策略在于构建系统化的“现象表征—诱因溯源”诊断逻辑框架，以替代无明确目标的离散化排查模式。</w:t>
      </w:r>
    </w:p>
    <w:p w14:paraId="20E392A8">
      <w:r>
        <w:rPr>
          <w:b/>
        </w:rPr>
        <w:t>（1）诊断的顺序。</w:t>
      </w:r>
      <w:r>
        <w:t xml:space="preserve"> 按</w:t>
      </w:r>
      <w:r>
        <w:rPr>
          <w:rFonts w:hint="eastAsia"/>
        </w:rPr>
        <w:t>“</w:t>
      </w:r>
      <w:r>
        <w:t>现象</w:t>
      </w:r>
      <w:r>
        <w:rPr>
          <w:rFonts w:hint="eastAsia"/>
        </w:rPr>
        <w:t>-</w:t>
      </w:r>
      <w:r>
        <w:t>比对</w:t>
      </w:r>
      <w:r>
        <w:rPr>
          <w:rFonts w:hint="eastAsia"/>
        </w:rPr>
        <w:t>-</w:t>
      </w:r>
      <w:r>
        <w:t>隔离</w:t>
      </w:r>
      <w:r>
        <w:rPr>
          <w:rFonts w:hint="eastAsia"/>
        </w:rPr>
        <w:t>-</w:t>
      </w:r>
      <w:r>
        <w:t>验证</w:t>
      </w:r>
      <w:r>
        <w:rPr>
          <w:rFonts w:hint="eastAsia"/>
        </w:rPr>
        <w:t>”</w:t>
      </w:r>
      <w:r>
        <w:t>四步走。现象是</w:t>
      </w:r>
      <w:r>
        <w:rPr>
          <w:rFonts w:hint="eastAsia"/>
        </w:rPr>
        <w:t>“</w:t>
      </w:r>
      <w:r>
        <w:t>哪里不对、差多少、什么时候开始的</w:t>
      </w:r>
      <w:r>
        <w:rPr>
          <w:rFonts w:hint="eastAsia"/>
        </w:rPr>
        <w:t>”</w:t>
      </w:r>
      <w:r>
        <w:t>；比对是与历史数据、与标准件、与另一台设备比对；隔离是逐项排除（设备、环境、操作、数据链）；验证是修正后重测，确认问题解决。</w:t>
      </w:r>
    </w:p>
    <w:p w14:paraId="557DFAEA">
      <w:r>
        <w:rPr>
          <w:b/>
        </w:rPr>
        <w:t>（2）常见现象与指向。</w:t>
      </w:r>
      <w:r>
        <w:t xml:space="preserve"> 整体偏移（所有点同方向偏）→ 控制点或基准问题；比例偏差（距离越远差越大）→ 标定参数或折射率问题；局部偏差（某一区域差）→ 该区域的数据质量或拼接问题；随机分散（重复测量跳动大）→ 振动、温度或操作问题；间歇性异常（时好时坏）→ 接触不良、供电不稳或软件状态问题。</w:t>
      </w:r>
    </w:p>
    <w:p w14:paraId="5D0FD293">
      <w:r>
        <w:rPr>
          <w:b/>
        </w:rPr>
        <w:t>（3）隔离的具体做法。</w:t>
      </w:r>
      <w:r>
        <w:t xml:space="preserve"> 用标准件在测站前测一次，排除环境与操作因素；用第二台设备测同一目标，排除设备因素；用同一设备测另一目标，排除目标因素；检查数据链（采集</w:t>
      </w:r>
      <w:r>
        <w:rPr>
          <w:rFonts w:hint="eastAsia"/>
        </w:rPr>
        <w:t>-</w:t>
      </w:r>
      <w:r>
        <w:t>传输</w:t>
      </w:r>
      <w:r>
        <w:rPr>
          <w:rFonts w:hint="eastAsia"/>
        </w:rPr>
        <w:t>-</w:t>
      </w:r>
      <w:r>
        <w:t>处理）各环节的记录，排除软件因素。四步做完，原因基本锁定。</w:t>
      </w:r>
    </w:p>
    <w:p w14:paraId="430E3D00">
      <w:r>
        <w:rPr>
          <w:b/>
        </w:rPr>
        <w:t>（4）诊断的记录。</w:t>
      </w:r>
      <w:r>
        <w:t xml:space="preserve"> 每次诊断记录现象、比对数据、隔离步骤、结论、处置措施、验证结果。记录的价值在于：同类问题再出现时不必从零开始，也在于发现问题背后的系统性原因。</w:t>
      </w:r>
    </w:p>
    <w:p w14:paraId="1446FC8C">
      <w:r>
        <w:rPr>
          <w:b/>
        </w:rPr>
        <w:t>（5）系统性问题的识别。</w:t>
      </w:r>
      <w:r>
        <w:t xml:space="preserve"> 单个测次出问题是个案，多个测次出现同类问题就是系统性。判断标准是：同类现象在两周内出现 3 次以上，或在 3 个以上测站出现。系统性问题的处置要上升到设计或工艺层面，不能靠现场</w:t>
      </w:r>
      <w:r>
        <w:rPr>
          <w:rFonts w:hint="eastAsia"/>
        </w:rPr>
        <w:t>“</w:t>
      </w:r>
      <w:r>
        <w:t>修修补补</w:t>
      </w:r>
      <w:r>
        <w:rPr>
          <w:rFonts w:hint="eastAsia"/>
        </w:rPr>
        <w:t>”</w:t>
      </w:r>
      <w:r>
        <w:t>。</w:t>
      </w:r>
    </w:p>
    <w:p w14:paraId="02534EA5">
      <w:r>
        <w:rPr>
          <w:b/>
        </w:rPr>
        <w:t>（6）诊断能力的建设。</w:t>
      </w:r>
      <w:r>
        <w:t xml:space="preserve"> 诊断能力依赖经验，但经验要能传递。做法是把典型诊断案例整理成</w:t>
      </w:r>
      <w:r>
        <w:rPr>
          <w:rFonts w:hint="eastAsia"/>
        </w:rPr>
        <w:t>“</w:t>
      </w:r>
      <w:r>
        <w:t>病例库</w:t>
      </w:r>
      <w:r>
        <w:rPr>
          <w:rFonts w:hint="eastAsia"/>
        </w:rPr>
        <w:t>”</w:t>
      </w:r>
      <w:r>
        <w:t>：现象、排查过程、最终原因、解决办法。新问题可以先查病例库，缩短诊断时间。病例库每季度更新一次，由技术负责人审核入册。</w:t>
      </w:r>
    </w:p>
    <w:p w14:paraId="50FCC3DE">
      <w:pPr>
        <w:pStyle w:val="6"/>
      </w:pPr>
      <w:r>
        <w:rPr>
          <w:szCs w:val="32"/>
        </w:rPr>
        <w:t>2.5.1.56 硬件接口定义与对接要求</w:t>
      </w:r>
    </w:p>
    <w:p w14:paraId="0BF2F0C6">
      <w:r>
        <w:rPr>
          <w:rFonts w:hint="eastAsia"/>
        </w:rPr>
        <w:t>系统由跟踪器、跟踪框架、控制器、计算机、全站仪、RTK等多类单元构成，若各单元间接口定义未予明确，将导致系统联调阶段出现重复性调试问题。本节对核心硬件接口予以逐项明确界定。</w:t>
      </w:r>
    </w:p>
    <w:p w14:paraId="020B8D3D">
      <w:r>
        <w:rPr>
          <w:b/>
        </w:rPr>
        <w:t>（1）机械接口。</w:t>
      </w:r>
      <w:r>
        <w:t xml:space="preserve"> 包括安装基准面、定位销、紧固方式与快换结构。跟踪器与三脚架之间采用标准 3/8 英寸螺纹加定位销；跟踪框架与手持杆、载具之间采用快换接口，重复定位精度 ≤0.05 mm；控制器与机箱之间采用导轨插拔式，插拔后不需要重新接线。机械接口的关键参数是</w:t>
      </w:r>
      <w:r>
        <w:rPr>
          <w:rFonts w:hint="eastAsia"/>
        </w:rPr>
        <w:t>“</w:t>
      </w:r>
      <w:r>
        <w:t>重复定位精度</w:t>
      </w:r>
      <w:r>
        <w:rPr>
          <w:rFonts w:hint="eastAsia"/>
        </w:rPr>
        <w:t>”</w:t>
      </w:r>
      <w:r>
        <w:t>与</w:t>
      </w:r>
      <w:r>
        <w:rPr>
          <w:rFonts w:hint="eastAsia"/>
        </w:rPr>
        <w:t>“</w:t>
      </w:r>
      <w:r>
        <w:t>刚性</w:t>
      </w:r>
      <w:r>
        <w:rPr>
          <w:rFonts w:hint="eastAsia"/>
        </w:rPr>
        <w:t>”</w:t>
      </w:r>
      <w:r>
        <w:t>，前者影响精度，后者影响稳定性。</w:t>
      </w:r>
    </w:p>
    <w:p w14:paraId="1035FE35">
      <w:r>
        <w:rPr>
          <w:b/>
        </w:rPr>
        <w:t>（2）供电接口。</w:t>
      </w:r>
      <w:r>
        <w:t xml:space="preserve"> 统一采用 24 V 直流供电，电压波动范围 ±10%，接口采用航空插头并带防呆设计，防止插反。各部件功耗：跟踪器 ≤60 W、控制器 ≤40 W、扫描仪 ≤30 W、载具 ≤400 W。供电设计留 30% 余量，避免满载运行导致电压跌落。</w:t>
      </w:r>
    </w:p>
    <w:p w14:paraId="0265EEB5">
      <w:r>
        <w:rPr>
          <w:b/>
        </w:rPr>
        <w:t>（3）数据接口。</w:t>
      </w:r>
      <w:r>
        <w:t xml:space="preserve"> 跟踪器与控制器之间采用千兆以太网（图像与位姿）；扫描仪与控制器之间采用 USB 3.0（点云流）；全站仪与计算机之间采用蓝牙或 RS232（坐标数据）；RTK 与计算机之间采用蓝牙（NMEA）。接口的物理形式、协议、速率、连接器型号写入接口清单，双方签字确认。</w:t>
      </w:r>
    </w:p>
    <w:p w14:paraId="1B8349C2">
      <w:r>
        <w:rPr>
          <w:b/>
        </w:rPr>
        <w:t>（4）时间同步接口。</w:t>
      </w:r>
      <w:r>
        <w:t xml:space="preserve"> 各设备预留 PPS（秒脉冲）或 NTP 接口，用于统一时间基准。无网络时由控制器做授时主节点，其他设备向其同步。同步精度要求：设备内部 ≤1 ms，设备之间 ≤50 ms。</w:t>
      </w:r>
    </w:p>
    <w:p w14:paraId="16B14D35">
      <w:r>
        <w:rPr>
          <w:b/>
        </w:rPr>
        <w:t>（5）接口的验证。</w:t>
      </w:r>
      <w:r>
        <w:t xml:space="preserve"> 每个接口在联调前单独验证：机械接口验证插拔力与重复定位；供电接口验证电压、电流与纹波；数据接口验证连通性与丢包率；时间接口验证同步偏差。单独验证通过后再做系统联调，避免</w:t>
      </w:r>
      <w:r>
        <w:rPr>
          <w:rFonts w:hint="eastAsia"/>
        </w:rPr>
        <w:t>“</w:t>
      </w:r>
      <w:r>
        <w:t>一个问题掩盖另一个问题</w:t>
      </w:r>
      <w:r>
        <w:rPr>
          <w:rFonts w:hint="eastAsia"/>
        </w:rPr>
        <w:t>”</w:t>
      </w:r>
      <w:r>
        <w:t>。</w:t>
      </w:r>
    </w:p>
    <w:p w14:paraId="2AEB9770">
      <w:r>
        <w:rPr>
          <w:b/>
        </w:rPr>
        <w:t>（6）接口变更的控制。</w:t>
      </w:r>
      <w:r>
        <w:t xml:space="preserve"> 接口参数变更视同设计变更，需走评审并通知所有相关方。变更后重新验证，验证记录与接口清单同步更新。</w:t>
      </w:r>
    </w:p>
    <w:p w14:paraId="2B1D6B78">
      <w:pPr>
        <w:pStyle w:val="6"/>
      </w:pPr>
      <w:r>
        <w:rPr>
          <w:szCs w:val="32"/>
        </w:rPr>
        <w:t>2.5.1.57 软件接口与数据契约</w:t>
      </w:r>
    </w:p>
    <w:p w14:paraId="22B0B4E2">
      <w:r>
        <w:rPr>
          <w:rFonts w:hint="eastAsia"/>
        </w:rPr>
        <w:t>硬件链路的连通性仅为系统正常运行的前提基础，跨软件模块间的“数据契约”才是制约系统功能实现的核心关键。数据契约指交互双方针对数据传输内容、格式规范、语义映射及约束条件所达成的一致性约定。</w:t>
      </w:r>
    </w:p>
    <w:p w14:paraId="70181738">
      <w:r>
        <w:rPr>
          <w:b/>
        </w:rPr>
        <w:t>（1）契约的内容。</w:t>
      </w:r>
      <w:r>
        <w:t xml:space="preserve"> 包括：数据名称、字段列表、字段类型与单位、必填与可选、取值范围、坐标系与时间基准、编码方式、错误码定义。六项要素缺一不可，尤其是</w:t>
      </w:r>
      <w:r>
        <w:rPr>
          <w:rFonts w:hint="eastAsia"/>
        </w:rPr>
        <w:t>“</w:t>
      </w:r>
      <w:r>
        <w:t>单位</w:t>
      </w:r>
      <w:r>
        <w:rPr>
          <w:rFonts w:hint="eastAsia"/>
        </w:rPr>
        <w:t>”</w:t>
      </w:r>
      <w:r>
        <w:t>与</w:t>
      </w:r>
      <w:r>
        <w:rPr>
          <w:rFonts w:hint="eastAsia"/>
        </w:rPr>
        <w:t>“</w:t>
      </w:r>
      <w:r>
        <w:t>坐标系</w:t>
      </w:r>
      <w:r>
        <w:rPr>
          <w:rFonts w:hint="eastAsia"/>
        </w:rPr>
        <w:t>”</w:t>
      </w:r>
      <w:r>
        <w:t>，这两处不一致是联调中最常见的低级错误。</w:t>
      </w:r>
    </w:p>
    <w:p w14:paraId="673FA65E">
      <w:r>
        <w:rPr>
          <w:b/>
        </w:rPr>
        <w:t>（2）契约的形式。</w:t>
      </w:r>
      <w:r>
        <w:t xml:space="preserve"> 用结构化的接口文档（含 JSON 示例）固化，随软件版本管理。文档不是</w:t>
      </w:r>
      <w:r>
        <w:rPr>
          <w:rFonts w:hint="eastAsia"/>
        </w:rPr>
        <w:t>“</w:t>
      </w:r>
      <w:r>
        <w:t>写给人看的说明</w:t>
      </w:r>
      <w:r>
        <w:rPr>
          <w:rFonts w:hint="eastAsia"/>
        </w:rPr>
        <w:t>”</w:t>
      </w:r>
      <w:r>
        <w:t>，而是</w:t>
      </w:r>
      <w:r>
        <w:rPr>
          <w:rFonts w:hint="eastAsia"/>
        </w:rPr>
        <w:t>“</w:t>
      </w:r>
      <w:r>
        <w:t>能被校验的规范</w:t>
      </w:r>
      <w:r>
        <w:rPr>
          <w:rFonts w:hint="eastAsia"/>
        </w:rPr>
        <w:t>”--</w:t>
      </w:r>
      <w:r>
        <w:t>联调时用工具按文档校验实际数据，不符合的立即报错。</w:t>
      </w:r>
    </w:p>
    <w:p w14:paraId="0FDE5B10">
      <w:r>
        <w:rPr>
          <w:b/>
        </w:rPr>
        <w:t>（3）版本与兼容。</w:t>
      </w:r>
      <w:r>
        <w:t xml:space="preserve"> 接口版本采用</w:t>
      </w:r>
      <w:r>
        <w:rPr>
          <w:rFonts w:hint="eastAsia"/>
        </w:rPr>
        <w:t>“</w:t>
      </w:r>
      <w:r>
        <w:t>主.次</w:t>
      </w:r>
      <w:r>
        <w:rPr>
          <w:rFonts w:hint="eastAsia"/>
        </w:rPr>
        <w:t>”</w:t>
      </w:r>
      <w:r>
        <w:t>两段式，主版本变更表示不兼容，次版本变更表示向后兼容的新增字段。消费方必须能容忍未知字段（忽略而非报错），提供方不得删除既有字段，只能标记为</w:t>
      </w:r>
      <w:r>
        <w:rPr>
          <w:rFonts w:hint="eastAsia"/>
        </w:rPr>
        <w:t>“</w:t>
      </w:r>
      <w:r>
        <w:t>废弃</w:t>
      </w:r>
      <w:r>
        <w:rPr>
          <w:rFonts w:hint="eastAsia"/>
        </w:rPr>
        <w:t>”</w:t>
      </w:r>
      <w:r>
        <w:t>并在两个版本后移除。这条规则能避免</w:t>
      </w:r>
      <w:r>
        <w:rPr>
          <w:rFonts w:hint="eastAsia"/>
        </w:rPr>
        <w:t>“</w:t>
      </w:r>
      <w:r>
        <w:t>一升级就全挂</w:t>
      </w:r>
      <w:r>
        <w:rPr>
          <w:rFonts w:hint="eastAsia"/>
        </w:rPr>
        <w:t>”</w:t>
      </w:r>
      <w:r>
        <w:t>。</w:t>
      </w:r>
    </w:p>
    <w:p w14:paraId="60583267">
      <w:r>
        <w:rPr>
          <w:b/>
        </w:rPr>
        <w:t>（4）异常与重试。</w:t>
      </w:r>
      <w:r>
        <w:t xml:space="preserve"> 明确定义：超时时间、重试次数、幂等性要求、失败后的补偿方式。例如点云上传接口超时 30 s、重试 3 次、按文件哈希幂等，重试不产生重复记录。异常处理写进契约，不靠口头约定。</w:t>
      </w:r>
    </w:p>
    <w:p w14:paraId="32927F19">
      <w:r>
        <w:rPr>
          <w:b/>
        </w:rPr>
        <w:t>（5）联调的顺序。</w:t>
      </w:r>
      <w:r>
        <w:t xml:space="preserve"> 按</w:t>
      </w:r>
      <w:r>
        <w:rPr>
          <w:rFonts w:hint="eastAsia"/>
        </w:rPr>
        <w:t>“</w:t>
      </w:r>
      <w:r>
        <w:t>模拟数据</w:t>
      </w:r>
      <w:r>
        <w:rPr>
          <w:rFonts w:hint="eastAsia"/>
        </w:rPr>
        <w:t>-</w:t>
      </w:r>
      <w:r>
        <w:t>单向联调</w:t>
      </w:r>
      <w:r>
        <w:rPr>
          <w:rFonts w:hint="eastAsia"/>
        </w:rPr>
        <w:t>-</w:t>
      </w:r>
      <w:r>
        <w:t>双向联调</w:t>
      </w:r>
      <w:r>
        <w:rPr>
          <w:rFonts w:hint="eastAsia"/>
        </w:rPr>
        <w:t>-</w:t>
      </w:r>
      <w:r>
        <w:t>全链路联调</w:t>
      </w:r>
      <w:r>
        <w:rPr>
          <w:rFonts w:hint="eastAsia"/>
        </w:rPr>
        <w:t>”</w:t>
      </w:r>
      <w:r>
        <w:t>推进。先用构造的模拟数据验证格式，再做单向传输验证，再做双向交互，最后做全链路（含异常注入）。每一步都有验收判据，不通过不进入下一步。</w:t>
      </w:r>
    </w:p>
    <w:p w14:paraId="3922A837">
      <w:r>
        <w:rPr>
          <w:b/>
        </w:rPr>
        <w:t>（6）契约的冻结。</w:t>
      </w:r>
      <w:r>
        <w:t xml:space="preserve"> 联调开始前冻结契约，冻结后只允许</w:t>
      </w:r>
      <w:r>
        <w:rPr>
          <w:rFonts w:hint="eastAsia"/>
        </w:rPr>
        <w:t>“</w:t>
      </w:r>
      <w:r>
        <w:t>修 bug</w:t>
      </w:r>
      <w:r>
        <w:rPr>
          <w:rFonts w:hint="eastAsia"/>
        </w:rPr>
        <w:t>”</w:t>
      </w:r>
      <w:r>
        <w:t>不允许</w:t>
      </w:r>
      <w:r>
        <w:rPr>
          <w:rFonts w:hint="eastAsia"/>
        </w:rPr>
        <w:t>“</w:t>
      </w:r>
      <w:r>
        <w:t>加需求</w:t>
      </w:r>
      <w:r>
        <w:rPr>
          <w:rFonts w:hint="eastAsia"/>
        </w:rPr>
        <w:t>”</w:t>
      </w:r>
      <w:r>
        <w:t>。新增需求走变更，评估影响后排入下一版本。冻结期一般不短于两周，这是保证联调效率的关键。</w:t>
      </w:r>
    </w:p>
    <w:p w14:paraId="019C206C">
      <w:pPr>
        <w:pStyle w:val="6"/>
      </w:pPr>
      <w:r>
        <w:rPr>
          <w:szCs w:val="32"/>
        </w:rPr>
        <w:t>2.5.1.58 系统联调的步骤与判据</w:t>
      </w:r>
    </w:p>
    <w:p w14:paraId="5D948BED">
      <w:r>
        <w:rPr>
          <w:rFonts w:hint="eastAsia"/>
        </w:rPr>
        <w:t>系统联调的核心目标是实现各独立运行单元从功能自洽到协同运转的转化。本节将阐述联调流程的四个实施阶段，并明确各阶段对应的性能判定指标。</w:t>
      </w:r>
    </w:p>
    <w:p w14:paraId="26C8E1E3">
      <w:r>
        <w:rPr>
          <w:b/>
        </w:rPr>
        <w:t>（1）单机自检。</w:t>
      </w:r>
      <w:r>
        <w:t xml:space="preserve"> 各设备单独开机、单独运行、单独输出数据。判据是：能正常启动、能输出完整数据、无异常报警。单机不过关，联调无从谈起。</w:t>
      </w:r>
    </w:p>
    <w:p w14:paraId="038E77CB">
      <w:r>
        <w:rPr>
          <w:b/>
        </w:rPr>
        <w:t>（2）两两联调。</w:t>
      </w:r>
      <w:r>
        <w:t xml:space="preserve"> 按</w:t>
      </w:r>
      <w:r>
        <w:rPr>
          <w:rFonts w:hint="eastAsia"/>
        </w:rPr>
        <w:t>“</w:t>
      </w:r>
      <w:r>
        <w:t>跟踪器</w:t>
      </w:r>
      <w:r>
        <w:rPr>
          <w:rFonts w:hint="eastAsia"/>
        </w:rPr>
        <w:t>-</w:t>
      </w:r>
      <w:r>
        <w:t>控制器</w:t>
      </w:r>
      <w:r>
        <w:rPr>
          <w:rFonts w:hint="eastAsia"/>
        </w:rPr>
        <w:t>”“</w:t>
      </w:r>
      <w:r>
        <w:t>扫描仪</w:t>
      </w:r>
      <w:r>
        <w:rPr>
          <w:rFonts w:hint="eastAsia"/>
        </w:rPr>
        <w:t>-</w:t>
      </w:r>
      <w:r>
        <w:t>控制器</w:t>
      </w:r>
      <w:r>
        <w:rPr>
          <w:rFonts w:hint="eastAsia"/>
        </w:rPr>
        <w:t>”“</w:t>
      </w:r>
      <w:r>
        <w:t>全站仪</w:t>
      </w:r>
      <w:r>
        <w:rPr>
          <w:rFonts w:hint="eastAsia"/>
        </w:rPr>
        <w:t>-</w:t>
      </w:r>
      <w:r>
        <w:t>计算机</w:t>
      </w:r>
      <w:r>
        <w:rPr>
          <w:rFonts w:hint="eastAsia"/>
        </w:rPr>
        <w:t>”“</w:t>
      </w:r>
      <w:r>
        <w:t>RTK</w:t>
      </w:r>
      <w:r>
        <w:rPr>
          <w:rFonts w:hint="eastAsia"/>
        </w:rPr>
        <w:t>-</w:t>
      </w:r>
      <w:r>
        <w:t>计算机</w:t>
      </w:r>
      <w:r>
        <w:rPr>
          <w:rFonts w:hint="eastAsia"/>
        </w:rPr>
        <w:t>”</w:t>
      </w:r>
      <w:r>
        <w:t>逐对连接。判据是：数据能正确传输、格式符合契约、时间戳合理、无丢包与错帧。两两联调要逐对做，不能图省事</w:t>
      </w:r>
      <w:r>
        <w:rPr>
          <w:rFonts w:hint="eastAsia"/>
        </w:rPr>
        <w:t>“</w:t>
      </w:r>
      <w:r>
        <w:t>一起上</w:t>
      </w:r>
      <w:r>
        <w:rPr>
          <w:rFonts w:hint="eastAsia"/>
        </w:rPr>
        <w:t>”</w:t>
      </w:r>
      <w:r>
        <w:t>，否则出问题无法定位。</w:t>
      </w:r>
    </w:p>
    <w:p w14:paraId="0B964E50">
      <w:r>
        <w:rPr>
          <w:b/>
        </w:rPr>
        <w:t>（3）全链路联调。</w:t>
      </w:r>
      <w:r>
        <w:t xml:space="preserve"> 全部设备同时工作，完成一次完整的采集</w:t>
      </w:r>
      <w:r>
        <w:rPr>
          <w:rFonts w:hint="eastAsia"/>
        </w:rPr>
        <w:t>-</w:t>
      </w:r>
      <w:r>
        <w:t>传输</w:t>
      </w:r>
      <w:r>
        <w:rPr>
          <w:rFonts w:hint="eastAsia"/>
        </w:rPr>
        <w:t>-</w:t>
      </w:r>
      <w:r>
        <w:t>处理</w:t>
      </w:r>
      <w:r>
        <w:rPr>
          <w:rFonts w:hint="eastAsia"/>
        </w:rPr>
        <w:t>-</w:t>
      </w:r>
      <w:r>
        <w:t>输出。判据是：全流程无中断、数据完整、处理结果正确、耗时符合预期。全链路联调要跑不少于 3 次，其中至少 1 次做异常注入（拔线、断网、断电重启）。</w:t>
      </w:r>
    </w:p>
    <w:p w14:paraId="204702F2">
      <w:r>
        <w:rPr>
          <w:b/>
        </w:rPr>
        <w:t>（4）现场联调。</w:t>
      </w:r>
      <w:r>
        <w:t xml:space="preserve"> 在三站实际环境中按作业流程完整走一遍。判据是：能在现场条件下稳定运行、能在窗口时间内完成一个测站、能输出合格的初检结果。现场联调是</w:t>
      </w:r>
      <w:r>
        <w:rPr>
          <w:rFonts w:hint="eastAsia"/>
        </w:rPr>
        <w:t>“</w:t>
      </w:r>
      <w:r>
        <w:t>最终检验</w:t>
      </w:r>
      <w:r>
        <w:rPr>
          <w:rFonts w:hint="eastAsia"/>
        </w:rPr>
        <w:t>”</w:t>
      </w:r>
      <w:r>
        <w:t>，此前的问题都应该在实验室暴露完。</w:t>
      </w:r>
    </w:p>
    <w:p w14:paraId="5F48B403">
      <w:r>
        <w:rPr>
          <w:b/>
        </w:rPr>
        <w:t>（5）联调记录。</w:t>
      </w:r>
      <w:r>
        <w:t xml:space="preserve"> 每个阶段形成联调记录：时间、参与人、测试项、结果、问题清单、整改状态。问题清单逐条闭环，未闭环的不进入下一阶段。记录归档，作为验收材料。</w:t>
      </w:r>
    </w:p>
    <w:p w14:paraId="032EB67A">
      <w:r>
        <w:rPr>
          <w:b/>
        </w:rPr>
        <w:t>（6）联调的时间安排。</w:t>
      </w:r>
      <w:r>
        <w:t xml:space="preserve"> 实验室联调不少于 4 周，现场联调不少于 2 周。时间不能压缩，压缩联调时间的结果是</w:t>
      </w:r>
      <w:r>
        <w:rPr>
          <w:rFonts w:hint="eastAsia"/>
        </w:rPr>
        <w:t>“</w:t>
      </w:r>
      <w:r>
        <w:t>问题带到验收现场</w:t>
      </w:r>
      <w:r>
        <w:rPr>
          <w:rFonts w:hint="eastAsia"/>
        </w:rPr>
        <w:t>”</w:t>
      </w:r>
      <w:r>
        <w:t>，代价更大。</w:t>
      </w:r>
    </w:p>
    <w:p w14:paraId="321B2290">
      <w:pPr>
        <w:pStyle w:val="6"/>
      </w:pPr>
      <w:r>
        <w:rPr>
          <w:szCs w:val="32"/>
        </w:rPr>
        <w:t>2.5.1.59 联调问题的定位与协同处理</w:t>
      </w:r>
    </w:p>
    <w:p w14:paraId="5609C9A7">
      <w:r>
        <w:rPr>
          <w:rFonts w:hint="eastAsia"/>
        </w:rPr>
        <w:t>联调过程中出现故障为普遍现象，其核心在于是否具备高效的故障定位方法以及明确的协同处置规则。</w:t>
      </w:r>
    </w:p>
    <w:p w14:paraId="5089E641">
      <w:r>
        <w:rPr>
          <w:b/>
        </w:rPr>
        <w:t>（1）定位的基本方法。</w:t>
      </w:r>
      <w:r>
        <w:t xml:space="preserve"> 一是</w:t>
      </w:r>
      <w:r>
        <w:rPr>
          <w:rFonts w:hint="eastAsia"/>
        </w:rPr>
        <w:t>“</w:t>
      </w:r>
      <w:r>
        <w:t>二分法</w:t>
      </w:r>
      <w:r>
        <w:rPr>
          <w:rFonts w:hint="eastAsia"/>
        </w:rPr>
        <w:t>”</w:t>
      </w:r>
      <w:r>
        <w:t>，把链路从中间切断，先判断问题在前半段还是后半段；二是</w:t>
      </w:r>
      <w:r>
        <w:rPr>
          <w:rFonts w:hint="eastAsia"/>
        </w:rPr>
        <w:t>“</w:t>
      </w:r>
      <w:r>
        <w:t>替换法</w:t>
      </w:r>
      <w:r>
        <w:rPr>
          <w:rFonts w:hint="eastAsia"/>
        </w:rPr>
        <w:t>”</w:t>
      </w:r>
      <w:r>
        <w:t>，用已知正常的部件替换可疑部件，看问题是否消失；三是</w:t>
      </w:r>
      <w:r>
        <w:rPr>
          <w:rFonts w:hint="eastAsia"/>
        </w:rPr>
        <w:t>“</w:t>
      </w:r>
      <w:r>
        <w:t>日志法</w:t>
      </w:r>
      <w:r>
        <w:rPr>
          <w:rFonts w:hint="eastAsia"/>
        </w:rPr>
        <w:t>”</w:t>
      </w:r>
      <w:r>
        <w:t>，看各环节日志的时间戳与错误码，定位第一个出错的环节；四是</w:t>
      </w:r>
      <w:r>
        <w:rPr>
          <w:rFonts w:hint="eastAsia"/>
        </w:rPr>
        <w:t>“</w:t>
      </w:r>
      <w:r>
        <w:t>最小系统法</w:t>
      </w:r>
      <w:r>
        <w:rPr>
          <w:rFonts w:hint="eastAsia"/>
        </w:rPr>
        <w:t>”</w:t>
      </w:r>
      <w:r>
        <w:t>，逐步减少设备，直到系统正常，从而定位引发问题的部件。</w:t>
      </w:r>
    </w:p>
    <w:p w14:paraId="55533C9B">
      <w:r>
        <w:rPr>
          <w:b/>
        </w:rPr>
        <w:t>（2）常见问题的定位捷径。</w:t>
      </w:r>
      <w:r>
        <w:t xml:space="preserve"> 数据不对先看单位与坐标系；连接不上先看 IP 与端口；时间错乱先看同步源；性能不足先看瓶颈资源（CPU、内存、带宽）；偶发异常先看供电与接地。这几条经验能解决大部分问题。</w:t>
      </w:r>
    </w:p>
    <w:p w14:paraId="7548DCD9">
      <w:r>
        <w:rPr>
          <w:b/>
        </w:rPr>
        <w:t>（3）协同处理的分工。</w:t>
      </w:r>
      <w:r>
        <w:t xml:space="preserve"> 涉及多专业的问题，按</w:t>
      </w:r>
      <w:r>
        <w:rPr>
          <w:rFonts w:hint="eastAsia"/>
        </w:rPr>
        <w:t>“</w:t>
      </w:r>
      <w:r>
        <w:t>主责 + 配合</w:t>
      </w:r>
      <w:r>
        <w:rPr>
          <w:rFonts w:hint="eastAsia"/>
        </w:rPr>
        <w:t>”</w:t>
      </w:r>
      <w:r>
        <w:t>明确：接口问题由接口定义方主责，实现问题由实现方主责，集成问题由系统集成负责人主责。主责方负责提出方案，配合方负责提供信息与验证。避免</w:t>
      </w:r>
      <w:r>
        <w:rPr>
          <w:rFonts w:hint="eastAsia"/>
        </w:rPr>
        <w:t>“</w:t>
      </w:r>
      <w:r>
        <w:t>都说不是自己的问题</w:t>
      </w:r>
      <w:r>
        <w:rPr>
          <w:rFonts w:hint="eastAsia"/>
        </w:rPr>
        <w:t>”</w:t>
      </w:r>
      <w:r>
        <w:t>。</w:t>
      </w:r>
    </w:p>
    <w:p w14:paraId="074D692C">
      <w:r>
        <w:rPr>
          <w:b/>
        </w:rPr>
        <w:t>（4）问题的升级机制。</w:t>
      </w:r>
      <w:r>
        <w:t xml:space="preserve"> 单个问题排查超过 4 h 未定位的，升级到项目技术负责人；影响里程碑的，24 h 内组织专项分析会。升级不是追责，而是引入更多资源与视角。</w:t>
      </w:r>
    </w:p>
    <w:p w14:paraId="3FC865AC">
      <w:r>
        <w:rPr>
          <w:b/>
        </w:rPr>
        <w:t>（5）问题台账。</w:t>
      </w:r>
      <w:r>
        <w:t xml:space="preserve"> 记录：编号、现象、影响、定位过程、根因、措施、责任方、闭环时间。台账每周 review，未闭环的说明卡点。台账同时作为</w:t>
      </w:r>
      <w:r>
        <w:rPr>
          <w:rFonts w:hint="eastAsia"/>
        </w:rPr>
        <w:t>“</w:t>
      </w:r>
      <w:r>
        <w:t>经验库</w:t>
      </w:r>
      <w:r>
        <w:rPr>
          <w:rFonts w:hint="eastAsia"/>
        </w:rPr>
        <w:t>”</w:t>
      </w:r>
      <w:r>
        <w:t>，同类问题再出现时可快速检索。</w:t>
      </w:r>
    </w:p>
    <w:p w14:paraId="05F1432A">
      <w:r>
        <w:rPr>
          <w:b/>
        </w:rPr>
        <w:t>（6）联调后的固化。</w:t>
      </w:r>
      <w:r>
        <w:t xml:space="preserve"> 联调通过后，把配置、参数、版本号固化并形成</w:t>
      </w:r>
      <w:r>
        <w:rPr>
          <w:rFonts w:hint="eastAsia"/>
        </w:rPr>
        <w:t>“</w:t>
      </w:r>
      <w:r>
        <w:t>基线</w:t>
      </w:r>
      <w:r>
        <w:rPr>
          <w:rFonts w:hint="eastAsia"/>
        </w:rPr>
        <w:t>”</w:t>
      </w:r>
      <w:r>
        <w:t>。后续任何变更都要与基线比对，确保不引入回归问题。基线随版本管理，可回溯。</w:t>
      </w:r>
    </w:p>
    <w:p w14:paraId="13AA6745">
      <w:pPr>
        <w:pStyle w:val="6"/>
      </w:pPr>
      <w:r>
        <w:rPr>
          <w:szCs w:val="32"/>
        </w:rPr>
        <w:t>2.5.1.60 双目构型</w:t>
      </w:r>
      <w:r>
        <w:rPr>
          <w:rFonts w:hint="eastAsia"/>
          <w:szCs w:val="32"/>
        </w:rPr>
        <w:t>选取依据</w:t>
      </w:r>
    </w:p>
    <w:p w14:paraId="0B4880B6">
      <w:r>
        <w:rPr>
          <w:rFonts w:hint="eastAsia"/>
        </w:rPr>
        <w:t>针对跟踪测量场景，双目光学构型相较于单目、三目构型的适用性分析，是决定系统性能边界的核心问题——构型方案直接制约系统的测量精度上限、硬件投入成本与现场部署可行性。</w:t>
      </w:r>
    </w:p>
    <w:p w14:paraId="777E73E5">
      <w:r>
        <w:rPr>
          <w:rFonts w:hint="eastAsia"/>
        </w:rPr>
        <w:t>单目构型的固有局限在于尺度不确定性：单帧影像仅可解算空间目标的方位角，无法直接获取深度信息，需依托已知物理尺寸的标定靶或额外约束条件方可恢复场景尺度。理想实验室环境中，布设标准标定板即可完成尺度标定；但针对流道应用场景，由于标志点为被动布设并粘贴于混凝土表面，其空间位置与朝向均无先验已知信息，单目系统难以实现稳定的尺度解算，这是本项目排除单目构型的首要依据。</w:t>
      </w:r>
    </w:p>
    <w:p w14:paraId="493117B8">
      <w:r>
        <w:rPr>
          <w:rFonts w:hint="eastAsia"/>
        </w:rPr>
        <w:t>双目构型的核心优势在于三角交会测量机制：两台相机从不同视角采集同一标志点影像，通过双视线空间交会即可解算标志点的三维坐标，其尺度基准由相机间基线长度唯一确定，无需依赖目标的已知物理尺寸。该测量原理具有直观可解释性，误差传递模型清晰明确：横向测量精度由相机像素分辨率与基线长度共同决定，纵向测量精度由交会角决定。结合本项目12m的工作距离要求，在合理选取基线长度的条件下，可获得充足的交会角，保障纵向测量精度满足0.4mm的指标分配要求。</w:t>
      </w:r>
    </w:p>
    <w:p w14:paraId="7B67CDAC">
      <w:r>
        <w:rPr>
          <w:rFonts w:hint="eastAsia"/>
        </w:rPr>
        <w:t>三目及多目构型的主要价值在于冗余设计与遮挡容忍能力：增加相机数量可在单一视角被遮挡时，通过其余视角实现目标观测；同时多组基线可进行交叉校验，提升测量结果的可靠性。但该类构型的缺陷在于结构复杂度高、硬件成本上升、标定流程难度增加，且测量数据量呈倍数增长。本项目评估表明，流道场景的遮挡源主要为门槽与结构棱线，可通过观测站位优化设计实现规避，无需通过增加相机数量的方式被动应对。因此，本项目在跟踪器主体采用双目构型，在需冗余保障的关键测站增设辅助相机，构建“基础构型+局部增强”的混合架构。</w:t>
      </w:r>
    </w:p>
    <w:p w14:paraId="584A4BE6">
      <w:r>
        <w:rPr>
          <w:rFonts w:hint="eastAsia"/>
        </w:rPr>
        <w:t>另一关键影响因素为基线稳定性：双目系统的基线长度一旦发生形变，将导致全局解算结果出现系统性偏差。基线结构越简洁，越易保障结构刚性；相机数量越多，支撑结构复杂度越高，温度变形与装配应力的影响越难管控。这是本项目选择双目而非多目构型的第三项核心依据——并非多目构型无法实现测量功能，而是其带来的冗余收益不足以弥补其对基线稳定性造成的负面影响。</w:t>
      </w:r>
    </w:p>
    <w:p w14:paraId="354E9FAE">
      <w:r>
        <w:rPr>
          <w:rFonts w:hint="eastAsia"/>
        </w:rPr>
        <w:t>需明确界定的是，本方案中所述“双目”特指跟踪器本体的构型，不含搭载于跟踪框架的辅助相机。系统整体架构为“跟踪器双目+跟踪框架多视”：前者负责目标位姿解算，后者负责面形扫描，二者功能边界清晰、分工明确。这亦是本方案与“纯多目摄影测量”方案的核心差异：并非通过堆叠相机数量提升性能，而是通过功能分区的构型设计实现各模块性能的最优化。</w:t>
      </w:r>
    </w:p>
    <w:p w14:paraId="2450A9FC">
      <w:pPr>
        <w:pStyle w:val="6"/>
      </w:pPr>
      <w:r>
        <w:rPr>
          <w:szCs w:val="32"/>
        </w:rPr>
        <w:t>2.5.1.61 基线与工作距离的匹配</w:t>
      </w:r>
    </w:p>
    <w:p w14:paraId="4595DEDF">
      <w:r>
        <w:rPr>
          <w:rFonts w:hint="eastAsia"/>
        </w:rPr>
        <w:t>基线长度与工作距离为存在强耦合制约关系的设计参数。当基线长度增大时，双目交会角提升，可有效改善纵向测量精度，但会导致双相机视场重叠区域缩减，近端观测盲区扩大；当基线长度缩减时，视场重叠范围增大且结构紧凑性提升，但远端交会角减小，引发测量精度下降。从几何误差传递机制分析，纵向测量精度近似正比于「工作距离平方与基线长度、相机焦距、像素分辨率乘积的比值」。该关系表明，在相机参数与像素分辨率既定条件下，测量精度随工作距离的平方呈衰减趋势，随基线长度呈线性提升。基于此规律，若需扩展有效测量距离，可通过增大基线长度、提升像素分辨率或适度放宽精度指标三类途径实现。</w:t>
      </w:r>
    </w:p>
    <w:p w14:paraId="2193DEF0">
      <w:r>
        <w:t>本项目的工作距离定为 12 m，理由是流道单孔的典型尺寸与站位布置的可行性：孔宽 10～14 m、孔长 30～60 m，站位通常布置在孔口与孔中，最远测量距离在 10～15 m 之间。取 12 m 作为设计点，既能覆盖多数测点，又不至于让基线过长导致结构笨重。</w:t>
      </w:r>
    </w:p>
    <w:p w14:paraId="40DC736E">
      <w:r>
        <w:t>按</w:t>
      </w:r>
      <w:r>
        <w:rPr>
          <w:rFonts w:hint="eastAsia"/>
        </w:rPr>
        <w:t>“</w:t>
      </w:r>
      <w:r>
        <w:t>测量距离为基线长度 15～25 倍</w:t>
      </w:r>
      <w:r>
        <w:rPr>
          <w:rFonts w:hint="eastAsia"/>
        </w:rPr>
        <w:t>”</w:t>
      </w:r>
      <w:r>
        <w:t>的经验关系，12 m 对应基线 0.5～0.8 m。这个范围内，交会角约 2.4°～3.8°，配合 5000 万像素级相机与亚像素定位，纵向精度可以达到亚毫米级。若把基线缩短到 0.3 m，交会角降到 1.4°，纵向精度大致减半；若加长到 1.2 m，交会角增到 5.7°，精度改善有限，但结构与便携性明显变差。因此 0.5～0.8 m 是一个合理的折中区间。</w:t>
      </w:r>
    </w:p>
    <w:p w14:paraId="64451F6C">
      <w:r>
        <w:t>基线确定后，站位设计要与之匹配：站位不能太近（近处交会角过大、视场浪费），也不能太远（远处精度不足）。本方案给出的站位规则是</w:t>
      </w:r>
      <w:r>
        <w:rPr>
          <w:rFonts w:hint="eastAsia"/>
        </w:rPr>
        <w:t>“</w:t>
      </w:r>
      <w:r>
        <w:t>测量距离落在 0.6～1.5 倍设计距离之间</w:t>
      </w:r>
      <w:r>
        <w:rPr>
          <w:rFonts w:hint="eastAsia"/>
        </w:rPr>
        <w:t>”</w:t>
      </w:r>
      <w:r>
        <w:t>，超出范围的区域依靠增加站位解决，而不是靠</w:t>
      </w:r>
      <w:r>
        <w:rPr>
          <w:rFonts w:hint="eastAsia"/>
        </w:rPr>
        <w:t>“</w:t>
      </w:r>
      <w:r>
        <w:t>硬测</w:t>
      </w:r>
      <w:r>
        <w:rPr>
          <w:rFonts w:hint="eastAsia"/>
        </w:rPr>
        <w:t>”</w:t>
      </w:r>
      <w:r>
        <w:t>。</w:t>
      </w:r>
    </w:p>
    <w:p w14:paraId="4AD3519E">
      <w:r>
        <w:t>这套关系的意义在于：现场遇到</w:t>
      </w:r>
      <w:r>
        <w:rPr>
          <w:rFonts w:hint="eastAsia"/>
        </w:rPr>
        <w:t>“</w:t>
      </w:r>
      <w:r>
        <w:t>这里测不到</w:t>
      </w:r>
      <w:r>
        <w:rPr>
          <w:rFonts w:hint="eastAsia"/>
        </w:rPr>
        <w:t>”</w:t>
      </w:r>
      <w:r>
        <w:t>的情况时，作业员知道该怎么调整</w:t>
      </w:r>
      <w:r>
        <w:rPr>
          <w:rFonts w:hint="eastAsia"/>
        </w:rPr>
        <w:t>--</w:t>
      </w:r>
      <w:r>
        <w:t>是加站、是移站、还是换角度，而不是盲目</w:t>
      </w:r>
      <w:r>
        <w:rPr>
          <w:rFonts w:hint="eastAsia"/>
        </w:rPr>
        <w:t>“</w:t>
      </w:r>
      <w:r>
        <w:t>再试一次</w:t>
      </w:r>
      <w:r>
        <w:rPr>
          <w:rFonts w:hint="eastAsia"/>
        </w:rPr>
        <w:t>”</w:t>
      </w:r>
      <w:r>
        <w:t>。参数之间的关系讲清楚了，现场就有了判断依据。</w:t>
      </w:r>
    </w:p>
    <w:p w14:paraId="27EEFD02">
      <w:pPr>
        <w:pStyle w:val="6"/>
      </w:pPr>
      <w:r>
        <w:rPr>
          <w:szCs w:val="32"/>
        </w:rPr>
        <w:t>2.5.1.62 标定方式选择</w:t>
      </w:r>
    </w:p>
    <w:p w14:paraId="166CEAB4">
      <w:r>
        <w:rPr>
          <w:rFonts w:hint="eastAsia"/>
        </w:rPr>
        <w:t>标定方式的选取对测量精度的可复现性具有决定性影响。现有标定方法主要包括棋盘格标定、圆点标定板标定、自标定（光束法）以及控制场标定四类。本项目采用以控制场标定为核心、自标定为辅助的组合标定方案。其中，棋盘格标定的优势为实现流程简便、角点提取结果稳定，局限性在于标定精度受标定板平面度与拍摄姿态覆盖范围的约束，且大视场条件下，棋盘格角点在低分辨率影像中的提取精度会显著降低；圆点标定板的优势为对离焦与影像模糊的鲁棒性更强，适配工业现场环境，局限性在于圆心提取依赖椭圆拟合算法，对镜头畸变较为敏感。上述两种标定方法可满足实验室环境下的标定需求，但无法实现现场场景下的可复现性要求。</w:t>
      </w:r>
    </w:p>
    <w:p w14:paraId="6B74BEF9">
      <w:r>
        <w:rPr>
          <w:rFonts w:hint="eastAsia"/>
        </w:rPr>
        <w:t>控制场标定通过布设具有已知空间坐标标志点的标定场地，将相机置于实际工作距离进行影像采集，直接解算相机内外参数。该方法的优势为在真实工作条件下完成标定，可规避“近距离标定、远距离使用”模式下的参数外推误差，局限性在于需配备结构稳定的控制场，且标定流程耗时较长。自标定（光束法）无需已知控制点，通过多视角冗余观测同步解算相机参数与点位坐标。其优势为部署灵活，局限性在于存在基准缺失问题与解算稳定性不足，易收敛至数学层面自洽但物理意义错误的解。本项目采用该组合方案的逻辑为：出厂标定与进场标定环节采用控制场标定，保障相机参数在实际工作距离下的准确性；日常重复标定采用简化控制场（少量已知点+标准尺），兼顾标定效率与结果可靠性；当出现参数异常情况时，采用自标定开展交叉验证，判断异常源于参数漂移还是单点观测粗差。三类标定方法分工明确，并非单一方法全程应用。该方案的实施成本为控制场的运维工作：控制场标志点存在松动、磨损、受外力偏移的风险，需定期开展检查与复测。该运维工作的工作量较大，但相较于标定精度不足导致整批测量数据返工的成本，具备经济合理性。本方案将控制场运维纳入日常工作计划，执行每月一次的常规检查与每季度一次的精度复测。</w:t>
      </w:r>
    </w:p>
    <w:p w14:paraId="78CF5083">
      <w:pPr>
        <w:pStyle w:val="6"/>
      </w:pPr>
      <w:r>
        <w:rPr>
          <w:szCs w:val="32"/>
        </w:rPr>
        <w:t>2.5.1.63 光束法平差</w:t>
      </w:r>
      <w:r>
        <w:rPr>
          <w:rFonts w:hint="eastAsia"/>
          <w:szCs w:val="32"/>
        </w:rPr>
        <w:t>方案取舍分析</w:t>
      </w:r>
    </w:p>
    <w:p w14:paraId="4450ADBF">
      <w:r>
        <w:rPr>
          <w:rFonts w:hint="eastAsia"/>
        </w:rPr>
        <w:t>光束法平差是多视测量领域的经典方法，理论上具备最优解特性，但工程应用中是否全量采用、及应用程度的界定，需开展系统性权衡分析。全参数光束法平差将相机参数、点位坐标乃至畸变系数共同作为待求未知量，理论上可获取最高测量精度，但该方法存在初值敏感性强、计算量庞大、易受粗差干扰等缺陷，若存在个别错误观测值，易导致整体解算结果偏离真值。</w:t>
      </w:r>
    </w:p>
    <w:p w14:paraId="66265179">
      <w:r>
        <w:rPr>
          <w:rFonts w:hint="eastAsia"/>
        </w:rPr>
        <w:t>该类方法在实验室可控环境下可稳定应用，但在现场观测数据质量波动较大的条件下应用风险显著提升。本项目采用分层平差策略：第一层固定经标定获取的相机内参，仅解算位姿参数与外方位元素，保障解算过程的稳定性；第二层固定位姿解算结果，优化点位坐标；第三层针对关键区域开展局部联合平差，通过少量参数实现微调。该分层策略虽牺牲了部分理论最优性，但可提升解算稳定性与可诊断性——异常发生时可定位至位姿解算偏差或点位观测粗差，而非出现整体解算紊乱的情况。另一项权衡为解算模式的选择：在线解算可实时输出结果，便于现场工况判断，但对算力需求较高；离线解算可采用更复杂的模型，但存在结果反馈滞后的问题。</w:t>
      </w:r>
    </w:p>
    <w:p w14:paraId="67108E09">
      <w:r>
        <w:rPr>
          <w:rFonts w:hint="eastAsia"/>
        </w:rPr>
        <w:t>本项目采用“在线粗解+离线精解”的组合模式：在线端采用简化模型输出位姿与概略点云，用于现场初步检测；离线端采用完整模型开展精密解算，作为最终测量成果。两类解算模式基于同一套观测数据开展，保障结果的一致性。平差的精度评定不应仅以单位权中误差为依据，单位权中误差偏小可能仅反映观测值间的内部自洽性，不代表绝对测量精度达标，真实测量精度需通过独立检查点开展验证。因此本方案明确规定：平差报告需同时提交内符合精度与外符合精度结果，两类精度指标均满足要求方可判定为合格。该规定可规避常见的精度评价误区，即以内符合精度的优良数值掩盖外符合精度的偏差问题。需明确的是，平差方法的选择并非遵循“复杂度越高性能越优”的逻辑，方法复杂度提升会提高对操作人员的能力要求，同时增大出错概率。本方案选用成熟度高、稳定性强、可解释性优的方法组合，而非追逐前沿算法，在工程交付场景下，可靠性优先于技术先进性。</w:t>
      </w:r>
    </w:p>
    <w:p w14:paraId="0125CB83">
      <w:pPr>
        <w:pStyle w:val="6"/>
      </w:pPr>
      <w:r>
        <w:rPr>
          <w:szCs w:val="32"/>
        </w:rPr>
        <w:t>2.5.1.64 误差</w:t>
      </w:r>
      <w:r>
        <w:rPr>
          <w:rFonts w:hint="eastAsia"/>
          <w:szCs w:val="32"/>
        </w:rPr>
        <w:t>来源与分类</w:t>
      </w:r>
    </w:p>
    <w:p w14:paraId="21FD04B5">
      <w:r>
        <w:rPr>
          <w:rFonts w:hint="eastAsia"/>
        </w:rPr>
        <w:t>开展精度分析工作的核心前提为明确误差来源的构成机制；若无法厘清误差产生路径，则难以实现误差的合理分配、有效管控与超差溯源。本节对本项目涉及的误差来源展开系统性分类阐释。</w:t>
      </w:r>
    </w:p>
    <w:p w14:paraId="02AA5C5D">
      <w:r>
        <w:rPr>
          <w:rFonts w:hint="eastAsia"/>
        </w:rPr>
        <w:t>第一类为仪器系统误差。相机像素分辨率决定了单像素对应的空间尺度，亚像素定位算法可将该精度水平提升3~5倍，但仍存在精度边界；镜头畸变虽经标定流程修正，残余畸变成分仍客观存在；基线长度的标定误差会以线性比例传递至全部测量结果。该类误差的核心特征为具备系统性与可标定性，可通过标定流程将其抑制至较低水平，但无法完全消除。</w:t>
      </w:r>
    </w:p>
    <w:p w14:paraId="5CA61B23">
      <w:r>
        <w:rPr>
          <w:rFonts w:hint="eastAsia"/>
        </w:rPr>
        <w:t>第二类为环境干扰误差。温度变化会引发结构件热胀冷缩与空气折射率偏移，振动会导致成像模糊与位姿抖动，气流扰动会造成光路稳定性下降。该类误差的核心特征为时变特性与部分可补偿性，通过实时监测与模型补偿可消除绝大多数规律性成分，剩余随机成分仅能通过重复观测予以压制。</w:t>
      </w:r>
    </w:p>
    <w:p w14:paraId="6B6BEA83">
      <w:r>
        <w:rPr>
          <w:rFonts w:hint="eastAsia"/>
        </w:rPr>
        <w:t>第三类为观测几何误差。交会角过小会导致纵向测量精度劣化，入射角过大将引发标志点成像畸变，遮挡会造成观测数据不足。该类误差的核心特征为由站位设计决定，可通过测量方案优化予以规避，这也是站位选取工作具备重要意义的核心原因。</w:t>
      </w:r>
    </w:p>
    <w:p w14:paraId="2610A61E">
      <w:r>
        <w:rPr>
          <w:rFonts w:hint="eastAsia"/>
        </w:rPr>
        <w:t>第四类为数据处理误差。平差模型误差、粗差剔除误判、配准残差与插值近似等环节均会引入误差。该类误差的隐蔽性最强，原因在于其不会直接体现在观测数据中，而是内嵌于算法流程内部。</w:t>
      </w:r>
    </w:p>
    <w:p w14:paraId="67C1908E">
      <w:r>
        <w:rPr>
          <w:rFonts w:hint="eastAsia"/>
        </w:rPr>
        <w:t>本项目对四类误差采用如下分配控制思路：仪器误差0.2 mm、环境误差0.2 mm、几何误差0.2 mm、处理误差0.25 mm，合成误差约为0.4 mm，与跟踪测量的误差分配取值保持一致。该误差分配并非基于精确推导计算的结果，而是结合工程经验与试验数据确定的控制目标，其核心作用为明确各环节的误差控制阈值。</w:t>
      </w:r>
    </w:p>
    <w:p w14:paraId="07D3989E">
      <w:r>
        <w:rPr>
          <w:rFonts w:hint="eastAsia"/>
        </w:rPr>
        <w:t>误差分配的核心价值在于实现误差的可管理性。若仅明确整体误差限值为1 mm，各环节将无法确定自身的控制精度要求；而将1 mm限值分解至四个环节后，各环节即可获得明确的控制指标。当某环节出现超差时，可直接针对该环节开展溯源分析，避免笼统归因于整体精度不足。</w:t>
      </w:r>
    </w:p>
    <w:p w14:paraId="5B9290A1">
      <w:r>
        <w:rPr>
          <w:rFonts w:hint="eastAsia"/>
        </w:rPr>
        <w:t>需着重说明的是，误差分配值为各环节误差的上限阈值，而非控制目标。各环节的实测误差值需优于分配值，方表明系统具备充足的精度余量；若各环节实测误差恰好达到分配值，将导致整体合成误差超差。因此本方案要求各环节的实测误差值不超过对应分配值的80%，为系统预留合理的精度冗余。</w:t>
      </w:r>
    </w:p>
    <w:p w14:paraId="20C36946">
      <w:pPr>
        <w:pStyle w:val="5"/>
      </w:pPr>
      <w:bookmarkStart w:id="179" w:name="_Toc12838"/>
      <w:r>
        <w:rPr>
          <w:szCs w:val="32"/>
        </w:rPr>
        <w:t>2.5.2 实景三维扫描装备技术方案</w:t>
      </w:r>
      <w:bookmarkEnd w:id="179"/>
    </w:p>
    <w:p w14:paraId="03AA74C8">
      <w:r>
        <w:rPr>
          <w:rFonts w:hint="eastAsia"/>
        </w:rPr>
        <w:t>选定SHARE SLAM S100-16作为定型机型的核心依据并非其标称参数的最优性，而是该设备在泄洪洞等受限空间场景下的工程适用性更为突出。泄洪流道环境存在三类对设备性能形成约束的典型特征：其一为空间尺度受限，要求设备具备单人背负通过检修门与狭窄通道的便携性；其二为作业面表面湿润，水膜会削弱激光回波强度，同时造成影像采集出现反光干扰；其三为无GNSS信号覆盖，定位性能完全依赖设备自身的SLAM建图能力。</w:t>
      </w:r>
    </w:p>
    <w:p w14:paraId="3D4EC1AC">
      <w:r>
        <w:rPr>
          <w:rFonts w:hint="eastAsia"/>
        </w:rPr>
        <w:t>上述三类约束叠加，使得满足作业要求的可选设备范围显著收窄。从设备参数层面分析，该设备的测距范围为0.05~120 m，相对精度优于1 cm，相较于采购文件中“最大测量距离不低于100 m、相对精度不低于±1 cm”的指标要求具备充足余量。更具工程价值的是，该设备的点云厚度控制在5 mm以内，该指标在实际判读中的参考价值高于标称精度——直接决定3 mm级浅层冲磨缺陷能否被稳定识别。整机重量为2438 g，配套背负系统，可保障单人背负进场作业模式的落地实施。续航性能是工程应用中易被忽视的关键约束：单组电池标称续航约180 min，该时长看似有限，但依托双电池热插拔功能与设备内置1 TB存储容量，实际作业可采用“采集60 min、换电10 min、续采”的标准化流程，单日有效作业时长的可控性优于“长续航但充电效率低”的设备方案。基于该特性，本方案为三站各配置2块电池，另配备3块机动电池，将换电流程纳入标准化作业环节，而非应急处置事项。</w:t>
      </w:r>
    </w:p>
    <w:p w14:paraId="1168B2FD">
      <w:r>
        <w:rPr>
          <w:rFonts w:hint="eastAsia"/>
        </w:rPr>
        <w:t>履带式AGV的技术短板体现为转向占地范围与整机重量两方面：履带转向依靠两侧速度差实现，原地回转时车体中心存在偏移量，贴墙根作业的灵活性不及全向底盘；且整机重量较轮式底盘高约10 kg，虽可支持两人搬运，但频繁跨孔转移会提升操作人员的体力负荷。针对上述短板，本方案采取的应对策略为：接纳该固有局限，并对作业流程进行适应性调整——作业路径采用梳齿式逐行扫描模式，行距按有效幅宽缩减20%设定，以降低转向频次；边角与门槽区域改为操作手遥控微调，或采用手持扫描设备补测。设备选型的核心本质是性能权衡，关键在于明确权衡依据，并配套可落地的补偿措施，而非宣称某类底盘具备全场景适用性。</w:t>
      </w:r>
    </w:p>
    <w:p w14:paraId="78A73CAB">
      <w:pPr>
        <w:pStyle w:val="6"/>
      </w:pPr>
      <w:r>
        <w:rPr>
          <w:szCs w:val="32"/>
        </w:rPr>
        <w:t>2.5.2.1 产品定型与系统组成</w:t>
      </w:r>
    </w:p>
    <w:p w14:paraId="42CF6521">
      <w:r>
        <w:rPr>
          <w:b/>
        </w:rPr>
        <w:t>（1）产品定型。</w:t>
      </w:r>
      <w:r>
        <w:t xml:space="preserve"> 依据采购文件</w:t>
      </w:r>
      <w:r>
        <w:rPr>
          <w:rFonts w:hint="eastAsia"/>
        </w:rPr>
        <w:t>“</w:t>
      </w:r>
      <w:r>
        <w:t>实景三维扫描仪推荐选用国内主流品牌如赛尔智控、其域创新、华测导航设备材料进行试制</w:t>
      </w:r>
      <w:r>
        <w:rPr>
          <w:rFonts w:hint="eastAsia"/>
        </w:rPr>
        <w:t>”</w:t>
      </w:r>
      <w:r>
        <w:t xml:space="preserve">的要求，结合三座电站泄洪流道的空间尺度、湿润环境与窗口期约束，本方案将实景三维扫描仪定型为 </w:t>
      </w:r>
      <w:r>
        <w:rPr>
          <w:b/>
        </w:rPr>
        <w:t>SHARE SLAM S100-16</w:t>
      </w:r>
      <w:r>
        <w:t>（品牌 SHARE／赛尔智控，手持式实景三维激光扫描仪），三站各配置 1 台，共 3 台。定型机型为 16 线机械旋转式激光雷达与双 1600 万像素相机、IMU 一体化集成的便携式 SLAM 扫描仪，具备无靶标、无 GNSS 条件下的连续建图能力，与本方案</w:t>
      </w:r>
      <w:r>
        <w:rPr>
          <w:rFonts w:hint="eastAsia"/>
        </w:rPr>
        <w:t>“</w:t>
      </w:r>
      <w:r>
        <w:t>激光 SLAM + 视觉 SLAM 紧耦合</w:t>
      </w:r>
      <w:r>
        <w:rPr>
          <w:rFonts w:hint="eastAsia"/>
        </w:rPr>
        <w:t>”</w:t>
      </w:r>
      <w:r>
        <w:t>的技术路线完全一致。</w:t>
      </w:r>
    </w:p>
    <w:p w14:paraId="29678A51">
      <w:r>
        <w:rPr>
          <w:b/>
        </w:rPr>
        <w:t>（2）选型依据。</w:t>
      </w:r>
      <w:r>
        <w:t xml:space="preserve"> 一是</w:t>
      </w:r>
      <w:r>
        <w:rPr>
          <w:b/>
        </w:rPr>
        <w:t>指标裕度</w:t>
      </w:r>
      <w:r>
        <w:t>：定型机型测量距离 0.05～120 m，相对精度优于 1 cm，绝对精度优于 5 cm，对采购文件</w:t>
      </w:r>
      <w:r>
        <w:rPr>
          <w:rFonts w:hint="eastAsia"/>
        </w:rPr>
        <w:t>“</w:t>
      </w:r>
      <w:r>
        <w:t>最大测量距离不低于 100 m、相对精度不低于 ±1 cm</w:t>
      </w:r>
      <w:r>
        <w:rPr>
          <w:rFonts w:hint="eastAsia"/>
        </w:rPr>
        <w:t>”</w:t>
      </w:r>
      <w:r>
        <w:t>的要求分别留有不小于 20% 与</w:t>
      </w:r>
      <w:r>
        <w:rPr>
          <w:rFonts w:hint="eastAsia"/>
        </w:rPr>
        <w:t>“</w:t>
      </w:r>
      <w:r>
        <w:t>优于</w:t>
      </w:r>
      <w:r>
        <w:rPr>
          <w:rFonts w:hint="eastAsia"/>
        </w:rPr>
        <w:t>”</w:t>
      </w:r>
      <w:r>
        <w:t>表述的裕度；双相机 1600 万像素、1 英寸传感器（13.13 mm×8.76 mm，像元 2.4 μm）满足</w:t>
      </w:r>
      <w:r>
        <w:rPr>
          <w:rFonts w:hint="eastAsia"/>
        </w:rPr>
        <w:t>“</w:t>
      </w:r>
      <w:r>
        <w:t>高清相机不少于 2 个、不低于 1600 万像素</w:t>
      </w:r>
      <w:r>
        <w:rPr>
          <w:rFonts w:hint="eastAsia"/>
        </w:rPr>
        <w:t>”</w:t>
      </w:r>
      <w:r>
        <w:t>的要求。二是</w:t>
      </w:r>
      <w:r>
        <w:rPr>
          <w:b/>
        </w:rPr>
        <w:t>环境适应性</w:t>
      </w:r>
      <w:r>
        <w:t>：设备在无卫星信号的闸室内部、深孔、廊道中依靠 SLAM 自行建图，无需布设靶标，适应流道</w:t>
      </w:r>
      <w:r>
        <w:rPr>
          <w:rFonts w:hint="eastAsia"/>
        </w:rPr>
        <w:t>“</w:t>
      </w:r>
      <w:r>
        <w:t>少控制、快进场</w:t>
      </w:r>
      <w:r>
        <w:rPr>
          <w:rFonts w:hint="eastAsia"/>
        </w:rPr>
        <w:t>”</w:t>
      </w:r>
      <w:r>
        <w:t>的作业条件；支持 RTK/PPK 后处理（原始观测数据随任务一并记录），可在外界有信号时为模型提供绝对基准。三是</w:t>
      </w:r>
      <w:r>
        <w:rPr>
          <w:b/>
        </w:rPr>
        <w:t>便携性</w:t>
      </w:r>
      <w:r>
        <w:t>：整机质量 2438 g、外形 386.8 mm×152.7 mm×174.4 mm，配多功能人体工学背负系统，单人可以背负通过闸室检修门、深孔检修通道与表孔检修平台，符合</w:t>
      </w:r>
      <w:r>
        <w:rPr>
          <w:rFonts w:hint="eastAsia"/>
        </w:rPr>
        <w:t>“</w:t>
      </w:r>
      <w:r>
        <w:t>便携式设计</w:t>
      </w:r>
      <w:r>
        <w:rPr>
          <w:rFonts w:hint="eastAsia"/>
        </w:rPr>
        <w:t>”</w:t>
      </w:r>
      <w:r>
        <w:t>要求。四是</w:t>
      </w:r>
      <w:r>
        <w:rPr>
          <w:b/>
        </w:rPr>
        <w:t>数据保障</w:t>
      </w:r>
      <w:r>
        <w:t>：内置 1 TB 高速 SSD，拷贝速度超过 1 GB/s，单日多孔连续采集不需要中途倒数据；双电池 49.436 Wh（3400 mAh）设计、单组续航约 180 min，配合热插拔实现班次内不间断作业。五是</w:t>
      </w:r>
      <w:r>
        <w:rPr>
          <w:b/>
        </w:rPr>
        <w:t>供应链与自主可控</w:t>
      </w:r>
      <w:r>
        <w:t>：定型机型为国内主流品牌量产产品，供货、备件与升级渠道稳定，符合采购文件 4.4.1.3 关于国产自主可控的总体要求。</w:t>
      </w:r>
    </w:p>
    <w:p w14:paraId="04320B6A">
      <w:r>
        <w:rPr>
          <w:b/>
        </w:rPr>
        <w:t>（3）定型机型主要参数。</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68"/>
        <w:gridCol w:w="3694"/>
        <w:gridCol w:w="2590"/>
        <w:gridCol w:w="1049"/>
      </w:tblGrid>
      <w:tr w14:paraId="21159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68" w:type="dxa"/>
            <w:shd w:val="clear" w:color="auto" w:fill="E7E6E6"/>
            <w:vAlign w:val="center"/>
          </w:tcPr>
          <w:p w14:paraId="0EEC87A6">
            <w:pPr>
              <w:snapToGrid w:val="0"/>
              <w:spacing w:before="70" w:after="70" w:line="240" w:lineRule="auto"/>
              <w:ind w:firstLine="0"/>
              <w:jc w:val="center"/>
              <w:rPr>
                <w:b/>
                <w:sz w:val="21"/>
              </w:rPr>
            </w:pPr>
            <w:r>
              <w:rPr>
                <w:b/>
                <w:sz w:val="21"/>
                <w:szCs w:val="21"/>
              </w:rPr>
              <w:t>参数项</w:t>
            </w:r>
          </w:p>
        </w:tc>
        <w:tc>
          <w:tcPr>
            <w:tcW w:w="3694" w:type="dxa"/>
            <w:shd w:val="clear" w:color="auto" w:fill="E7E6E6"/>
            <w:vAlign w:val="center"/>
          </w:tcPr>
          <w:p w14:paraId="231CB03E">
            <w:pPr>
              <w:snapToGrid w:val="0"/>
              <w:spacing w:before="70" w:after="70" w:line="240" w:lineRule="auto"/>
              <w:ind w:firstLine="0"/>
              <w:jc w:val="center"/>
              <w:rPr>
                <w:b/>
                <w:sz w:val="21"/>
              </w:rPr>
            </w:pPr>
            <w:r>
              <w:rPr>
                <w:b/>
                <w:sz w:val="21"/>
                <w:szCs w:val="21"/>
              </w:rPr>
              <w:t>定型指标（SHARESLAMS100-16）</w:t>
            </w:r>
          </w:p>
        </w:tc>
        <w:tc>
          <w:tcPr>
            <w:tcW w:w="2590" w:type="dxa"/>
            <w:shd w:val="clear" w:color="auto" w:fill="E7E6E6"/>
            <w:vAlign w:val="center"/>
          </w:tcPr>
          <w:p w14:paraId="1EA1F233">
            <w:pPr>
              <w:snapToGrid w:val="0"/>
              <w:spacing w:before="70" w:after="70" w:line="240" w:lineRule="auto"/>
              <w:ind w:firstLine="0"/>
              <w:jc w:val="center"/>
              <w:rPr>
                <w:b/>
                <w:sz w:val="21"/>
              </w:rPr>
            </w:pPr>
            <w:r>
              <w:rPr>
                <w:b/>
                <w:sz w:val="21"/>
                <w:szCs w:val="21"/>
              </w:rPr>
              <w:t>采购文件要求</w:t>
            </w:r>
          </w:p>
        </w:tc>
        <w:tc>
          <w:tcPr>
            <w:tcW w:w="1049" w:type="dxa"/>
            <w:shd w:val="clear" w:color="auto" w:fill="E7E6E6"/>
            <w:vAlign w:val="center"/>
          </w:tcPr>
          <w:p w14:paraId="45D5406E">
            <w:pPr>
              <w:snapToGrid w:val="0"/>
              <w:spacing w:before="70" w:after="70" w:line="240" w:lineRule="auto"/>
              <w:ind w:firstLine="0"/>
              <w:jc w:val="center"/>
              <w:rPr>
                <w:b/>
                <w:sz w:val="21"/>
              </w:rPr>
            </w:pPr>
            <w:r>
              <w:rPr>
                <w:b/>
                <w:sz w:val="21"/>
                <w:szCs w:val="21"/>
              </w:rPr>
              <w:t>符合性</w:t>
            </w:r>
          </w:p>
        </w:tc>
      </w:tr>
      <w:tr w14:paraId="411E4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53F86CF4">
            <w:pPr>
              <w:snapToGrid w:val="0"/>
              <w:spacing w:before="70" w:after="70" w:line="240" w:lineRule="auto"/>
              <w:ind w:firstLine="0"/>
              <w:jc w:val="left"/>
              <w:rPr>
                <w:sz w:val="21"/>
              </w:rPr>
            </w:pPr>
            <w:r>
              <w:rPr>
                <w:sz w:val="21"/>
                <w:szCs w:val="21"/>
              </w:rPr>
              <w:t>雷达线数</w:t>
            </w:r>
          </w:p>
        </w:tc>
        <w:tc>
          <w:tcPr>
            <w:tcW w:w="3694" w:type="dxa"/>
            <w:vAlign w:val="center"/>
          </w:tcPr>
          <w:p w14:paraId="7C78B95C">
            <w:pPr>
              <w:snapToGrid w:val="0"/>
              <w:spacing w:before="70" w:after="70" w:line="240" w:lineRule="auto"/>
              <w:ind w:firstLine="0"/>
              <w:jc w:val="left"/>
              <w:rPr>
                <w:sz w:val="21"/>
              </w:rPr>
            </w:pPr>
            <w:r>
              <w:rPr>
                <w:sz w:val="21"/>
                <w:szCs w:val="21"/>
              </w:rPr>
              <w:t>16 线机械旋转式</w:t>
            </w:r>
          </w:p>
        </w:tc>
        <w:tc>
          <w:tcPr>
            <w:tcW w:w="2590" w:type="dxa"/>
            <w:vAlign w:val="center"/>
          </w:tcPr>
          <w:p w14:paraId="3E6BEDC4">
            <w:pPr>
              <w:snapToGrid w:val="0"/>
              <w:spacing w:before="70" w:after="70" w:line="240" w:lineRule="auto"/>
              <w:ind w:firstLine="0"/>
              <w:jc w:val="left"/>
              <w:rPr>
                <w:sz w:val="21"/>
              </w:rPr>
            </w:pPr>
            <w:r>
              <w:rPr>
                <w:sz w:val="21"/>
                <w:szCs w:val="21"/>
              </w:rPr>
              <w:t>未限定</w:t>
            </w:r>
          </w:p>
        </w:tc>
        <w:tc>
          <w:tcPr>
            <w:tcW w:w="1049" w:type="dxa"/>
            <w:vAlign w:val="center"/>
          </w:tcPr>
          <w:p w14:paraId="4D8D4F0B">
            <w:pPr>
              <w:snapToGrid w:val="0"/>
              <w:spacing w:before="70" w:after="70" w:line="240" w:lineRule="auto"/>
              <w:ind w:firstLine="0"/>
              <w:jc w:val="center"/>
              <w:rPr>
                <w:sz w:val="21"/>
              </w:rPr>
            </w:pPr>
            <w:r>
              <w:rPr>
                <w:rFonts w:hint="eastAsia"/>
                <w:sz w:val="21"/>
                <w:szCs w:val="21"/>
              </w:rPr>
              <w:t>-</w:t>
            </w:r>
          </w:p>
        </w:tc>
      </w:tr>
      <w:tr w14:paraId="39C1F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41908AE2">
            <w:pPr>
              <w:snapToGrid w:val="0"/>
              <w:spacing w:before="70" w:after="70" w:line="240" w:lineRule="auto"/>
              <w:ind w:firstLine="0"/>
              <w:jc w:val="left"/>
              <w:rPr>
                <w:sz w:val="21"/>
              </w:rPr>
            </w:pPr>
            <w:r>
              <w:rPr>
                <w:sz w:val="21"/>
                <w:szCs w:val="21"/>
              </w:rPr>
              <w:t>点云数量</w:t>
            </w:r>
          </w:p>
        </w:tc>
        <w:tc>
          <w:tcPr>
            <w:tcW w:w="3694" w:type="dxa"/>
            <w:vAlign w:val="center"/>
          </w:tcPr>
          <w:p w14:paraId="612CE5B4">
            <w:pPr>
              <w:snapToGrid w:val="0"/>
              <w:spacing w:before="70" w:after="70" w:line="240" w:lineRule="auto"/>
              <w:ind w:firstLine="0"/>
              <w:jc w:val="left"/>
              <w:rPr>
                <w:sz w:val="21"/>
              </w:rPr>
            </w:pPr>
            <w:r>
              <w:rPr>
                <w:sz w:val="21"/>
                <w:szCs w:val="21"/>
              </w:rPr>
              <w:t>32 万点/秒</w:t>
            </w:r>
          </w:p>
        </w:tc>
        <w:tc>
          <w:tcPr>
            <w:tcW w:w="2590" w:type="dxa"/>
            <w:vAlign w:val="center"/>
          </w:tcPr>
          <w:p w14:paraId="12750FEC">
            <w:pPr>
              <w:snapToGrid w:val="0"/>
              <w:spacing w:before="70" w:after="70" w:line="240" w:lineRule="auto"/>
              <w:ind w:firstLine="0"/>
              <w:jc w:val="left"/>
              <w:rPr>
                <w:sz w:val="21"/>
              </w:rPr>
            </w:pPr>
            <w:r>
              <w:rPr>
                <w:sz w:val="21"/>
                <w:szCs w:val="21"/>
              </w:rPr>
              <w:t>未限定</w:t>
            </w:r>
          </w:p>
        </w:tc>
        <w:tc>
          <w:tcPr>
            <w:tcW w:w="1049" w:type="dxa"/>
            <w:vAlign w:val="center"/>
          </w:tcPr>
          <w:p w14:paraId="2FF088EF">
            <w:pPr>
              <w:snapToGrid w:val="0"/>
              <w:spacing w:before="70" w:after="70" w:line="240" w:lineRule="auto"/>
              <w:ind w:firstLine="0"/>
              <w:jc w:val="center"/>
              <w:rPr>
                <w:sz w:val="21"/>
              </w:rPr>
            </w:pPr>
            <w:r>
              <w:rPr>
                <w:rFonts w:hint="eastAsia"/>
                <w:sz w:val="21"/>
                <w:szCs w:val="21"/>
              </w:rPr>
              <w:t>-</w:t>
            </w:r>
          </w:p>
        </w:tc>
      </w:tr>
      <w:tr w14:paraId="47EAD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60E64862">
            <w:pPr>
              <w:snapToGrid w:val="0"/>
              <w:spacing w:before="70" w:after="70" w:line="240" w:lineRule="auto"/>
              <w:ind w:firstLine="0"/>
              <w:jc w:val="left"/>
              <w:rPr>
                <w:sz w:val="21"/>
              </w:rPr>
            </w:pPr>
            <w:r>
              <w:rPr>
                <w:sz w:val="21"/>
                <w:szCs w:val="21"/>
              </w:rPr>
              <w:t>测量距离</w:t>
            </w:r>
          </w:p>
        </w:tc>
        <w:tc>
          <w:tcPr>
            <w:tcW w:w="3694" w:type="dxa"/>
            <w:vAlign w:val="center"/>
          </w:tcPr>
          <w:p w14:paraId="7D73BD6D">
            <w:pPr>
              <w:snapToGrid w:val="0"/>
              <w:spacing w:before="70" w:after="70" w:line="240" w:lineRule="auto"/>
              <w:ind w:firstLine="0"/>
              <w:jc w:val="left"/>
              <w:rPr>
                <w:sz w:val="21"/>
              </w:rPr>
            </w:pPr>
            <w:r>
              <w:rPr>
                <w:sz w:val="21"/>
                <w:szCs w:val="21"/>
              </w:rPr>
              <w:t>0.05～120 m</w:t>
            </w:r>
          </w:p>
        </w:tc>
        <w:tc>
          <w:tcPr>
            <w:tcW w:w="2590" w:type="dxa"/>
            <w:vAlign w:val="center"/>
          </w:tcPr>
          <w:p w14:paraId="5C36F907">
            <w:pPr>
              <w:snapToGrid w:val="0"/>
              <w:spacing w:before="70" w:after="70" w:line="240" w:lineRule="auto"/>
              <w:ind w:firstLine="0"/>
              <w:jc w:val="left"/>
              <w:rPr>
                <w:sz w:val="21"/>
              </w:rPr>
            </w:pPr>
            <w:r>
              <w:rPr>
                <w:sz w:val="21"/>
                <w:szCs w:val="21"/>
              </w:rPr>
              <w:t>不低于 100 m</w:t>
            </w:r>
          </w:p>
        </w:tc>
        <w:tc>
          <w:tcPr>
            <w:tcW w:w="1049" w:type="dxa"/>
            <w:vAlign w:val="center"/>
          </w:tcPr>
          <w:p w14:paraId="43FC7A41">
            <w:pPr>
              <w:snapToGrid w:val="0"/>
              <w:spacing w:before="70" w:after="70" w:line="240" w:lineRule="auto"/>
              <w:ind w:firstLine="0"/>
              <w:jc w:val="center"/>
              <w:rPr>
                <w:sz w:val="21"/>
              </w:rPr>
            </w:pPr>
            <w:r>
              <w:rPr>
                <w:sz w:val="21"/>
                <w:szCs w:val="21"/>
              </w:rPr>
              <w:t>满足</w:t>
            </w:r>
          </w:p>
        </w:tc>
      </w:tr>
      <w:tr w14:paraId="0106D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17E011C6">
            <w:pPr>
              <w:snapToGrid w:val="0"/>
              <w:spacing w:before="70" w:after="70" w:line="240" w:lineRule="auto"/>
              <w:ind w:firstLine="0"/>
              <w:jc w:val="left"/>
              <w:rPr>
                <w:sz w:val="21"/>
              </w:rPr>
            </w:pPr>
            <w:r>
              <w:rPr>
                <w:sz w:val="21"/>
                <w:szCs w:val="21"/>
              </w:rPr>
              <w:t>相机数量与像素</w:t>
            </w:r>
          </w:p>
        </w:tc>
        <w:tc>
          <w:tcPr>
            <w:tcW w:w="3694" w:type="dxa"/>
            <w:vAlign w:val="center"/>
          </w:tcPr>
          <w:p w14:paraId="0A16A80F">
            <w:pPr>
              <w:snapToGrid w:val="0"/>
              <w:spacing w:before="70" w:after="70" w:line="240" w:lineRule="auto"/>
              <w:ind w:firstLine="0"/>
              <w:jc w:val="left"/>
              <w:rPr>
                <w:sz w:val="21"/>
              </w:rPr>
            </w:pPr>
            <w:r>
              <w:rPr>
                <w:sz w:val="21"/>
                <w:szCs w:val="21"/>
              </w:rPr>
              <w:t>2 个，单相机 1600 万像素</w:t>
            </w:r>
          </w:p>
        </w:tc>
        <w:tc>
          <w:tcPr>
            <w:tcW w:w="2590" w:type="dxa"/>
            <w:vAlign w:val="center"/>
          </w:tcPr>
          <w:p w14:paraId="2239F3BC">
            <w:pPr>
              <w:snapToGrid w:val="0"/>
              <w:spacing w:before="70" w:after="70" w:line="240" w:lineRule="auto"/>
              <w:ind w:firstLine="0"/>
              <w:jc w:val="left"/>
              <w:rPr>
                <w:sz w:val="21"/>
              </w:rPr>
            </w:pPr>
            <w:r>
              <w:rPr>
                <w:sz w:val="21"/>
                <w:szCs w:val="21"/>
              </w:rPr>
              <w:t>不少于 2 个、不低于 1600 万像素</w:t>
            </w:r>
          </w:p>
        </w:tc>
        <w:tc>
          <w:tcPr>
            <w:tcW w:w="1049" w:type="dxa"/>
            <w:vAlign w:val="center"/>
          </w:tcPr>
          <w:p w14:paraId="24483430">
            <w:pPr>
              <w:snapToGrid w:val="0"/>
              <w:spacing w:before="70" w:after="70" w:line="240" w:lineRule="auto"/>
              <w:ind w:firstLine="0"/>
              <w:jc w:val="center"/>
              <w:rPr>
                <w:sz w:val="21"/>
              </w:rPr>
            </w:pPr>
            <w:r>
              <w:rPr>
                <w:sz w:val="21"/>
                <w:szCs w:val="21"/>
              </w:rPr>
              <w:t>满足</w:t>
            </w:r>
          </w:p>
        </w:tc>
      </w:tr>
      <w:tr w14:paraId="17650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7E1136C3">
            <w:pPr>
              <w:snapToGrid w:val="0"/>
              <w:spacing w:before="70" w:after="70" w:line="240" w:lineRule="auto"/>
              <w:ind w:firstLine="0"/>
              <w:jc w:val="left"/>
              <w:rPr>
                <w:sz w:val="21"/>
              </w:rPr>
            </w:pPr>
            <w:r>
              <w:rPr>
                <w:sz w:val="21"/>
                <w:szCs w:val="21"/>
              </w:rPr>
              <w:t>传感器</w:t>
            </w:r>
          </w:p>
        </w:tc>
        <w:tc>
          <w:tcPr>
            <w:tcW w:w="3694" w:type="dxa"/>
            <w:vAlign w:val="center"/>
          </w:tcPr>
          <w:p w14:paraId="756EC1C3">
            <w:pPr>
              <w:snapToGrid w:val="0"/>
              <w:spacing w:before="70" w:after="70" w:line="240" w:lineRule="auto"/>
              <w:ind w:firstLine="0"/>
              <w:jc w:val="left"/>
              <w:rPr>
                <w:sz w:val="21"/>
              </w:rPr>
            </w:pPr>
            <w:r>
              <w:rPr>
                <w:sz w:val="21"/>
                <w:szCs w:val="21"/>
              </w:rPr>
              <w:t>1 英寸（13.13×8.76 mm），像元 2.4 μm</w:t>
            </w:r>
          </w:p>
        </w:tc>
        <w:tc>
          <w:tcPr>
            <w:tcW w:w="2590" w:type="dxa"/>
            <w:vAlign w:val="center"/>
          </w:tcPr>
          <w:p w14:paraId="350C4303">
            <w:pPr>
              <w:snapToGrid w:val="0"/>
              <w:spacing w:before="70" w:after="70" w:line="240" w:lineRule="auto"/>
              <w:ind w:firstLine="0"/>
              <w:jc w:val="left"/>
              <w:rPr>
                <w:sz w:val="21"/>
              </w:rPr>
            </w:pPr>
            <w:r>
              <w:rPr>
                <w:sz w:val="21"/>
                <w:szCs w:val="21"/>
              </w:rPr>
              <w:t>未限定</w:t>
            </w:r>
          </w:p>
        </w:tc>
        <w:tc>
          <w:tcPr>
            <w:tcW w:w="1049" w:type="dxa"/>
            <w:vAlign w:val="center"/>
          </w:tcPr>
          <w:p w14:paraId="32739698">
            <w:pPr>
              <w:snapToGrid w:val="0"/>
              <w:spacing w:before="70" w:after="70" w:line="240" w:lineRule="auto"/>
              <w:ind w:firstLine="0"/>
              <w:jc w:val="center"/>
              <w:rPr>
                <w:sz w:val="21"/>
              </w:rPr>
            </w:pPr>
            <w:r>
              <w:rPr>
                <w:rFonts w:hint="eastAsia"/>
                <w:sz w:val="21"/>
                <w:szCs w:val="21"/>
              </w:rPr>
              <w:t>-</w:t>
            </w:r>
          </w:p>
        </w:tc>
      </w:tr>
      <w:tr w14:paraId="4C87C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1A435835">
            <w:pPr>
              <w:snapToGrid w:val="0"/>
              <w:spacing w:before="70" w:after="70" w:line="240" w:lineRule="auto"/>
              <w:ind w:firstLine="0"/>
              <w:jc w:val="left"/>
              <w:rPr>
                <w:sz w:val="21"/>
              </w:rPr>
            </w:pPr>
            <w:r>
              <w:rPr>
                <w:sz w:val="21"/>
                <w:szCs w:val="21"/>
              </w:rPr>
              <w:t>相对精度</w:t>
            </w:r>
          </w:p>
        </w:tc>
        <w:tc>
          <w:tcPr>
            <w:tcW w:w="3694" w:type="dxa"/>
            <w:vAlign w:val="center"/>
          </w:tcPr>
          <w:p w14:paraId="249B9B28">
            <w:pPr>
              <w:snapToGrid w:val="0"/>
              <w:spacing w:before="70" w:after="70" w:line="240" w:lineRule="auto"/>
              <w:ind w:firstLine="0"/>
              <w:jc w:val="left"/>
              <w:rPr>
                <w:sz w:val="21"/>
              </w:rPr>
            </w:pPr>
            <w:r>
              <w:rPr>
                <w:sz w:val="21"/>
                <w:szCs w:val="21"/>
              </w:rPr>
              <w:t>优于 1 cm</w:t>
            </w:r>
          </w:p>
        </w:tc>
        <w:tc>
          <w:tcPr>
            <w:tcW w:w="2590" w:type="dxa"/>
            <w:vAlign w:val="center"/>
          </w:tcPr>
          <w:p w14:paraId="009C2653">
            <w:pPr>
              <w:snapToGrid w:val="0"/>
              <w:spacing w:before="70" w:after="70" w:line="240" w:lineRule="auto"/>
              <w:ind w:firstLine="0"/>
              <w:jc w:val="left"/>
              <w:rPr>
                <w:sz w:val="21"/>
              </w:rPr>
            </w:pPr>
            <w:r>
              <w:rPr>
                <w:sz w:val="21"/>
                <w:szCs w:val="21"/>
              </w:rPr>
              <w:t>不低于 ±1 cm</w:t>
            </w:r>
          </w:p>
        </w:tc>
        <w:tc>
          <w:tcPr>
            <w:tcW w:w="1049" w:type="dxa"/>
            <w:vAlign w:val="center"/>
          </w:tcPr>
          <w:p w14:paraId="0176FB00">
            <w:pPr>
              <w:snapToGrid w:val="0"/>
              <w:spacing w:before="70" w:after="70" w:line="240" w:lineRule="auto"/>
              <w:ind w:firstLine="0"/>
              <w:jc w:val="center"/>
              <w:rPr>
                <w:sz w:val="21"/>
              </w:rPr>
            </w:pPr>
            <w:r>
              <w:rPr>
                <w:sz w:val="21"/>
                <w:szCs w:val="21"/>
              </w:rPr>
              <w:t>满足</w:t>
            </w:r>
          </w:p>
        </w:tc>
      </w:tr>
      <w:tr w14:paraId="291D6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111CE11F">
            <w:pPr>
              <w:snapToGrid w:val="0"/>
              <w:spacing w:before="70" w:after="70" w:line="240" w:lineRule="auto"/>
              <w:ind w:firstLine="0"/>
              <w:jc w:val="left"/>
              <w:rPr>
                <w:sz w:val="21"/>
              </w:rPr>
            </w:pPr>
            <w:r>
              <w:rPr>
                <w:sz w:val="21"/>
                <w:szCs w:val="21"/>
              </w:rPr>
              <w:t>绝对精度</w:t>
            </w:r>
          </w:p>
        </w:tc>
        <w:tc>
          <w:tcPr>
            <w:tcW w:w="3694" w:type="dxa"/>
            <w:vAlign w:val="center"/>
          </w:tcPr>
          <w:p w14:paraId="1BF50A47">
            <w:pPr>
              <w:snapToGrid w:val="0"/>
              <w:spacing w:before="70" w:after="70" w:line="240" w:lineRule="auto"/>
              <w:ind w:firstLine="0"/>
              <w:jc w:val="left"/>
              <w:rPr>
                <w:sz w:val="21"/>
              </w:rPr>
            </w:pPr>
            <w:r>
              <w:rPr>
                <w:sz w:val="21"/>
                <w:szCs w:val="21"/>
              </w:rPr>
              <w:t>优于 5 cm</w:t>
            </w:r>
          </w:p>
        </w:tc>
        <w:tc>
          <w:tcPr>
            <w:tcW w:w="2590" w:type="dxa"/>
            <w:vAlign w:val="center"/>
          </w:tcPr>
          <w:p w14:paraId="2297F91F">
            <w:pPr>
              <w:snapToGrid w:val="0"/>
              <w:spacing w:before="70" w:after="70" w:line="240" w:lineRule="auto"/>
              <w:ind w:firstLine="0"/>
              <w:jc w:val="left"/>
              <w:rPr>
                <w:sz w:val="21"/>
              </w:rPr>
            </w:pPr>
            <w:r>
              <w:rPr>
                <w:sz w:val="21"/>
                <w:szCs w:val="21"/>
              </w:rPr>
              <w:t>未限定（配合控制点可进一步提升）</w:t>
            </w:r>
          </w:p>
        </w:tc>
        <w:tc>
          <w:tcPr>
            <w:tcW w:w="1049" w:type="dxa"/>
            <w:vAlign w:val="center"/>
          </w:tcPr>
          <w:p w14:paraId="3B3CDDFF">
            <w:pPr>
              <w:snapToGrid w:val="0"/>
              <w:spacing w:before="70" w:after="70" w:line="240" w:lineRule="auto"/>
              <w:ind w:firstLine="0"/>
              <w:jc w:val="center"/>
              <w:rPr>
                <w:sz w:val="21"/>
              </w:rPr>
            </w:pPr>
            <w:r>
              <w:rPr>
                <w:rFonts w:hint="eastAsia"/>
                <w:sz w:val="21"/>
                <w:szCs w:val="21"/>
              </w:rPr>
              <w:t>-</w:t>
            </w:r>
          </w:p>
        </w:tc>
      </w:tr>
      <w:tr w14:paraId="2FB49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6729618A">
            <w:pPr>
              <w:snapToGrid w:val="0"/>
              <w:spacing w:before="70" w:after="70" w:line="240" w:lineRule="auto"/>
              <w:ind w:firstLine="0"/>
              <w:jc w:val="left"/>
              <w:rPr>
                <w:sz w:val="21"/>
              </w:rPr>
            </w:pPr>
            <w:r>
              <w:rPr>
                <w:sz w:val="21"/>
                <w:szCs w:val="21"/>
              </w:rPr>
              <w:t>点云厚度</w:t>
            </w:r>
          </w:p>
        </w:tc>
        <w:tc>
          <w:tcPr>
            <w:tcW w:w="3694" w:type="dxa"/>
            <w:vAlign w:val="center"/>
          </w:tcPr>
          <w:p w14:paraId="398FE44B">
            <w:pPr>
              <w:snapToGrid w:val="0"/>
              <w:spacing w:before="70" w:after="70" w:line="240" w:lineRule="auto"/>
              <w:ind w:firstLine="0"/>
              <w:jc w:val="left"/>
              <w:rPr>
                <w:sz w:val="21"/>
              </w:rPr>
            </w:pPr>
            <w:r>
              <w:rPr>
                <w:sz w:val="21"/>
                <w:szCs w:val="21"/>
              </w:rPr>
              <w:t>5 mm 以内</w:t>
            </w:r>
          </w:p>
        </w:tc>
        <w:tc>
          <w:tcPr>
            <w:tcW w:w="2590" w:type="dxa"/>
            <w:vAlign w:val="center"/>
          </w:tcPr>
          <w:p w14:paraId="6035E012">
            <w:pPr>
              <w:snapToGrid w:val="0"/>
              <w:spacing w:before="70" w:after="70" w:line="240" w:lineRule="auto"/>
              <w:ind w:firstLine="0"/>
              <w:jc w:val="left"/>
              <w:rPr>
                <w:sz w:val="21"/>
              </w:rPr>
            </w:pPr>
            <w:r>
              <w:rPr>
                <w:sz w:val="21"/>
                <w:szCs w:val="21"/>
              </w:rPr>
              <w:t>未限定</w:t>
            </w:r>
          </w:p>
        </w:tc>
        <w:tc>
          <w:tcPr>
            <w:tcW w:w="1049" w:type="dxa"/>
            <w:vAlign w:val="center"/>
          </w:tcPr>
          <w:p w14:paraId="0DE1EFAE">
            <w:pPr>
              <w:snapToGrid w:val="0"/>
              <w:spacing w:before="70" w:after="70" w:line="240" w:lineRule="auto"/>
              <w:ind w:firstLine="0"/>
              <w:jc w:val="center"/>
              <w:rPr>
                <w:sz w:val="21"/>
              </w:rPr>
            </w:pPr>
            <w:r>
              <w:rPr>
                <w:rFonts w:hint="eastAsia"/>
                <w:sz w:val="21"/>
                <w:szCs w:val="21"/>
              </w:rPr>
              <w:t>-</w:t>
            </w:r>
          </w:p>
        </w:tc>
      </w:tr>
      <w:tr w14:paraId="58E7F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3D33F539">
            <w:pPr>
              <w:snapToGrid w:val="0"/>
              <w:spacing w:before="70" w:after="70" w:line="240" w:lineRule="auto"/>
              <w:ind w:firstLine="0"/>
              <w:jc w:val="left"/>
              <w:rPr>
                <w:sz w:val="21"/>
              </w:rPr>
            </w:pPr>
            <w:r>
              <w:rPr>
                <w:sz w:val="21"/>
                <w:szCs w:val="21"/>
              </w:rPr>
              <w:t>RTK 精度</w:t>
            </w:r>
          </w:p>
        </w:tc>
        <w:tc>
          <w:tcPr>
            <w:tcW w:w="3694" w:type="dxa"/>
            <w:vAlign w:val="center"/>
          </w:tcPr>
          <w:p w14:paraId="0D536A6B">
            <w:pPr>
              <w:snapToGrid w:val="0"/>
              <w:spacing w:before="70" w:after="70" w:line="240" w:lineRule="auto"/>
              <w:ind w:firstLine="0"/>
              <w:jc w:val="left"/>
              <w:rPr>
                <w:sz w:val="21"/>
              </w:rPr>
            </w:pPr>
            <w:r>
              <w:rPr>
                <w:sz w:val="21"/>
                <w:szCs w:val="21"/>
              </w:rPr>
              <w:t>平面 0.8 cm+1 ppm，高程 1.5 cm+1 ppm</w:t>
            </w:r>
          </w:p>
        </w:tc>
        <w:tc>
          <w:tcPr>
            <w:tcW w:w="2590" w:type="dxa"/>
            <w:vAlign w:val="center"/>
          </w:tcPr>
          <w:p w14:paraId="54265520">
            <w:pPr>
              <w:snapToGrid w:val="0"/>
              <w:spacing w:before="70" w:after="70" w:line="240" w:lineRule="auto"/>
              <w:ind w:firstLine="0"/>
              <w:jc w:val="left"/>
              <w:rPr>
                <w:sz w:val="21"/>
              </w:rPr>
            </w:pPr>
            <w:r>
              <w:rPr>
                <w:sz w:val="21"/>
                <w:szCs w:val="21"/>
              </w:rPr>
              <w:t>未限定</w:t>
            </w:r>
          </w:p>
        </w:tc>
        <w:tc>
          <w:tcPr>
            <w:tcW w:w="1049" w:type="dxa"/>
            <w:vAlign w:val="center"/>
          </w:tcPr>
          <w:p w14:paraId="5D9C86B0">
            <w:pPr>
              <w:snapToGrid w:val="0"/>
              <w:spacing w:before="70" w:after="70" w:line="240" w:lineRule="auto"/>
              <w:ind w:firstLine="0"/>
              <w:jc w:val="center"/>
              <w:rPr>
                <w:sz w:val="21"/>
              </w:rPr>
            </w:pPr>
            <w:r>
              <w:rPr>
                <w:rFonts w:hint="eastAsia"/>
                <w:sz w:val="21"/>
                <w:szCs w:val="21"/>
              </w:rPr>
              <w:t>-</w:t>
            </w:r>
          </w:p>
        </w:tc>
      </w:tr>
      <w:tr w14:paraId="1E6E1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559C38FA">
            <w:pPr>
              <w:snapToGrid w:val="0"/>
              <w:spacing w:before="70" w:after="70" w:line="240" w:lineRule="auto"/>
              <w:ind w:firstLine="0"/>
              <w:jc w:val="left"/>
              <w:rPr>
                <w:sz w:val="21"/>
              </w:rPr>
            </w:pPr>
            <w:r>
              <w:rPr>
                <w:sz w:val="21"/>
                <w:szCs w:val="21"/>
              </w:rPr>
              <w:t>存储容量</w:t>
            </w:r>
          </w:p>
        </w:tc>
        <w:tc>
          <w:tcPr>
            <w:tcW w:w="3694" w:type="dxa"/>
            <w:vAlign w:val="center"/>
          </w:tcPr>
          <w:p w14:paraId="6542C488">
            <w:pPr>
              <w:snapToGrid w:val="0"/>
              <w:spacing w:before="70" w:after="70" w:line="240" w:lineRule="auto"/>
              <w:ind w:firstLine="0"/>
              <w:jc w:val="left"/>
              <w:rPr>
                <w:sz w:val="21"/>
              </w:rPr>
            </w:pPr>
            <w:r>
              <w:rPr>
                <w:sz w:val="21"/>
                <w:szCs w:val="21"/>
              </w:rPr>
              <w:t>1 TB SSD，拷贝速度 &gt;1 GB/s</w:t>
            </w:r>
          </w:p>
        </w:tc>
        <w:tc>
          <w:tcPr>
            <w:tcW w:w="2590" w:type="dxa"/>
            <w:vAlign w:val="center"/>
          </w:tcPr>
          <w:p w14:paraId="4D7A7CF5">
            <w:pPr>
              <w:snapToGrid w:val="0"/>
              <w:spacing w:before="70" w:after="70" w:line="240" w:lineRule="auto"/>
              <w:ind w:firstLine="0"/>
              <w:jc w:val="left"/>
              <w:rPr>
                <w:sz w:val="21"/>
              </w:rPr>
            </w:pPr>
            <w:r>
              <w:rPr>
                <w:sz w:val="21"/>
                <w:szCs w:val="21"/>
              </w:rPr>
              <w:t>未限定</w:t>
            </w:r>
          </w:p>
        </w:tc>
        <w:tc>
          <w:tcPr>
            <w:tcW w:w="1049" w:type="dxa"/>
            <w:vAlign w:val="center"/>
          </w:tcPr>
          <w:p w14:paraId="6F189DE4">
            <w:pPr>
              <w:snapToGrid w:val="0"/>
              <w:spacing w:before="70" w:after="70" w:line="240" w:lineRule="auto"/>
              <w:ind w:firstLine="0"/>
              <w:jc w:val="center"/>
              <w:rPr>
                <w:sz w:val="21"/>
              </w:rPr>
            </w:pPr>
            <w:r>
              <w:rPr>
                <w:rFonts w:hint="eastAsia"/>
                <w:sz w:val="21"/>
                <w:szCs w:val="21"/>
              </w:rPr>
              <w:t>-</w:t>
            </w:r>
          </w:p>
        </w:tc>
      </w:tr>
      <w:tr w14:paraId="5DBC2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00F4F4F1">
            <w:pPr>
              <w:snapToGrid w:val="0"/>
              <w:spacing w:before="70" w:after="70" w:line="240" w:lineRule="auto"/>
              <w:ind w:firstLine="0"/>
              <w:jc w:val="left"/>
              <w:rPr>
                <w:sz w:val="21"/>
              </w:rPr>
            </w:pPr>
            <w:r>
              <w:rPr>
                <w:sz w:val="21"/>
                <w:szCs w:val="21"/>
              </w:rPr>
              <w:t>电池与续航</w:t>
            </w:r>
          </w:p>
        </w:tc>
        <w:tc>
          <w:tcPr>
            <w:tcW w:w="3694" w:type="dxa"/>
            <w:vAlign w:val="center"/>
          </w:tcPr>
          <w:p w14:paraId="50656EA8">
            <w:pPr>
              <w:snapToGrid w:val="0"/>
              <w:spacing w:before="70" w:after="70" w:line="240" w:lineRule="auto"/>
              <w:ind w:firstLine="0"/>
              <w:jc w:val="left"/>
              <w:rPr>
                <w:sz w:val="21"/>
              </w:rPr>
            </w:pPr>
            <w:r>
              <w:rPr>
                <w:sz w:val="21"/>
                <w:szCs w:val="21"/>
              </w:rPr>
              <w:t>49.436 Wh（3400 mAh）×2，单组约 180 min</w:t>
            </w:r>
          </w:p>
        </w:tc>
        <w:tc>
          <w:tcPr>
            <w:tcW w:w="2590" w:type="dxa"/>
            <w:vAlign w:val="center"/>
          </w:tcPr>
          <w:p w14:paraId="5E530A35">
            <w:pPr>
              <w:snapToGrid w:val="0"/>
              <w:spacing w:before="70" w:after="70" w:line="240" w:lineRule="auto"/>
              <w:ind w:firstLine="0"/>
              <w:jc w:val="left"/>
              <w:rPr>
                <w:sz w:val="21"/>
              </w:rPr>
            </w:pPr>
            <w:r>
              <w:rPr>
                <w:sz w:val="21"/>
                <w:szCs w:val="21"/>
              </w:rPr>
              <w:t>未限定</w:t>
            </w:r>
          </w:p>
        </w:tc>
        <w:tc>
          <w:tcPr>
            <w:tcW w:w="1049" w:type="dxa"/>
            <w:vAlign w:val="center"/>
          </w:tcPr>
          <w:p w14:paraId="32BB7D21">
            <w:pPr>
              <w:snapToGrid w:val="0"/>
              <w:spacing w:before="70" w:after="70" w:line="240" w:lineRule="auto"/>
              <w:ind w:firstLine="0"/>
              <w:jc w:val="center"/>
              <w:rPr>
                <w:sz w:val="21"/>
              </w:rPr>
            </w:pPr>
            <w:r>
              <w:rPr>
                <w:rFonts w:hint="eastAsia"/>
                <w:sz w:val="21"/>
                <w:szCs w:val="21"/>
              </w:rPr>
              <w:t>-</w:t>
            </w:r>
          </w:p>
        </w:tc>
      </w:tr>
      <w:tr w14:paraId="1994D0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164C7153">
            <w:pPr>
              <w:snapToGrid w:val="0"/>
              <w:spacing w:before="70" w:after="70" w:line="240" w:lineRule="auto"/>
              <w:ind w:firstLine="0"/>
              <w:jc w:val="left"/>
              <w:rPr>
                <w:sz w:val="21"/>
              </w:rPr>
            </w:pPr>
            <w:r>
              <w:rPr>
                <w:sz w:val="21"/>
                <w:szCs w:val="21"/>
              </w:rPr>
              <w:t>整机质量/尺寸</w:t>
            </w:r>
          </w:p>
        </w:tc>
        <w:tc>
          <w:tcPr>
            <w:tcW w:w="3694" w:type="dxa"/>
            <w:vAlign w:val="center"/>
          </w:tcPr>
          <w:p w14:paraId="0DA42877">
            <w:pPr>
              <w:snapToGrid w:val="0"/>
              <w:spacing w:before="70" w:after="70" w:line="240" w:lineRule="auto"/>
              <w:ind w:firstLine="0"/>
              <w:jc w:val="left"/>
              <w:rPr>
                <w:sz w:val="21"/>
              </w:rPr>
            </w:pPr>
            <w:r>
              <w:rPr>
                <w:sz w:val="21"/>
                <w:szCs w:val="21"/>
              </w:rPr>
              <w:t>2438 g；386.8×152.7×174.4 mm</w:t>
            </w:r>
          </w:p>
        </w:tc>
        <w:tc>
          <w:tcPr>
            <w:tcW w:w="2590" w:type="dxa"/>
            <w:vAlign w:val="center"/>
          </w:tcPr>
          <w:p w14:paraId="6DB11041">
            <w:pPr>
              <w:snapToGrid w:val="0"/>
              <w:spacing w:before="70" w:after="70" w:line="240" w:lineRule="auto"/>
              <w:ind w:firstLine="0"/>
              <w:jc w:val="left"/>
              <w:rPr>
                <w:sz w:val="21"/>
              </w:rPr>
            </w:pPr>
            <w:r>
              <w:rPr>
                <w:sz w:val="21"/>
                <w:szCs w:val="21"/>
              </w:rPr>
              <w:t>便携式设计</w:t>
            </w:r>
          </w:p>
        </w:tc>
        <w:tc>
          <w:tcPr>
            <w:tcW w:w="1049" w:type="dxa"/>
            <w:vAlign w:val="center"/>
          </w:tcPr>
          <w:p w14:paraId="3CC98234">
            <w:pPr>
              <w:snapToGrid w:val="0"/>
              <w:spacing w:before="70" w:after="70" w:line="240" w:lineRule="auto"/>
              <w:ind w:firstLine="0"/>
              <w:jc w:val="center"/>
              <w:rPr>
                <w:sz w:val="21"/>
              </w:rPr>
            </w:pPr>
            <w:r>
              <w:rPr>
                <w:sz w:val="21"/>
                <w:szCs w:val="21"/>
              </w:rPr>
              <w:t>满足</w:t>
            </w:r>
          </w:p>
        </w:tc>
      </w:tr>
      <w:tr w14:paraId="0106C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7D1515EA">
            <w:pPr>
              <w:snapToGrid w:val="0"/>
              <w:spacing w:before="70" w:after="70" w:line="240" w:lineRule="auto"/>
              <w:ind w:firstLine="0"/>
              <w:jc w:val="left"/>
              <w:rPr>
                <w:sz w:val="21"/>
              </w:rPr>
            </w:pPr>
            <w:r>
              <w:rPr>
                <w:sz w:val="21"/>
                <w:szCs w:val="21"/>
              </w:rPr>
              <w:t>无线通信</w:t>
            </w:r>
          </w:p>
        </w:tc>
        <w:tc>
          <w:tcPr>
            <w:tcW w:w="3694" w:type="dxa"/>
            <w:vAlign w:val="center"/>
          </w:tcPr>
          <w:p w14:paraId="2CF6B941">
            <w:pPr>
              <w:snapToGrid w:val="0"/>
              <w:spacing w:before="70" w:after="70" w:line="240" w:lineRule="auto"/>
              <w:ind w:firstLine="0"/>
              <w:jc w:val="left"/>
              <w:rPr>
                <w:sz w:val="21"/>
              </w:rPr>
            </w:pPr>
            <w:r>
              <w:rPr>
                <w:sz w:val="21"/>
                <w:szCs w:val="21"/>
              </w:rPr>
              <w:t>WiFi 6，2.4 GHz/5 GHz，约 20 m</w:t>
            </w:r>
          </w:p>
        </w:tc>
        <w:tc>
          <w:tcPr>
            <w:tcW w:w="2590" w:type="dxa"/>
            <w:vAlign w:val="center"/>
          </w:tcPr>
          <w:p w14:paraId="102DC736">
            <w:pPr>
              <w:snapToGrid w:val="0"/>
              <w:spacing w:before="70" w:after="70" w:line="240" w:lineRule="auto"/>
              <w:ind w:firstLine="0"/>
              <w:jc w:val="left"/>
              <w:rPr>
                <w:sz w:val="21"/>
              </w:rPr>
            </w:pPr>
            <w:r>
              <w:rPr>
                <w:sz w:val="21"/>
                <w:szCs w:val="21"/>
              </w:rPr>
              <w:t>未限定</w:t>
            </w:r>
          </w:p>
        </w:tc>
        <w:tc>
          <w:tcPr>
            <w:tcW w:w="1049" w:type="dxa"/>
            <w:vAlign w:val="center"/>
          </w:tcPr>
          <w:p w14:paraId="474018DD">
            <w:pPr>
              <w:snapToGrid w:val="0"/>
              <w:spacing w:before="70" w:after="70" w:line="240" w:lineRule="auto"/>
              <w:ind w:firstLine="0"/>
              <w:jc w:val="center"/>
              <w:rPr>
                <w:sz w:val="21"/>
              </w:rPr>
            </w:pPr>
            <w:r>
              <w:rPr>
                <w:rFonts w:hint="eastAsia"/>
                <w:sz w:val="21"/>
                <w:szCs w:val="21"/>
              </w:rPr>
              <w:t>-</w:t>
            </w:r>
          </w:p>
        </w:tc>
      </w:tr>
      <w:tr w14:paraId="5C229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68" w:type="dxa"/>
            <w:vAlign w:val="center"/>
          </w:tcPr>
          <w:p w14:paraId="7B8AEBAB">
            <w:pPr>
              <w:snapToGrid w:val="0"/>
              <w:spacing w:before="70" w:after="70" w:line="240" w:lineRule="auto"/>
              <w:ind w:firstLine="0"/>
              <w:jc w:val="left"/>
              <w:rPr>
                <w:sz w:val="21"/>
              </w:rPr>
            </w:pPr>
            <w:r>
              <w:rPr>
                <w:sz w:val="21"/>
                <w:szCs w:val="21"/>
              </w:rPr>
              <w:t>背负系统</w:t>
            </w:r>
          </w:p>
        </w:tc>
        <w:tc>
          <w:tcPr>
            <w:tcW w:w="3694" w:type="dxa"/>
            <w:vAlign w:val="center"/>
          </w:tcPr>
          <w:p w14:paraId="1B800193">
            <w:pPr>
              <w:snapToGrid w:val="0"/>
              <w:spacing w:before="70" w:after="70" w:line="240" w:lineRule="auto"/>
              <w:ind w:firstLine="0"/>
              <w:jc w:val="left"/>
              <w:rPr>
                <w:sz w:val="21"/>
              </w:rPr>
            </w:pPr>
            <w:r>
              <w:rPr>
                <w:sz w:val="21"/>
                <w:szCs w:val="21"/>
              </w:rPr>
              <w:t>标配多功能人体工学背负系统</w:t>
            </w:r>
          </w:p>
        </w:tc>
        <w:tc>
          <w:tcPr>
            <w:tcW w:w="2590" w:type="dxa"/>
            <w:vAlign w:val="center"/>
          </w:tcPr>
          <w:p w14:paraId="18C92C90">
            <w:pPr>
              <w:snapToGrid w:val="0"/>
              <w:spacing w:before="70" w:after="70" w:line="240" w:lineRule="auto"/>
              <w:ind w:firstLine="0"/>
              <w:jc w:val="left"/>
              <w:rPr>
                <w:sz w:val="21"/>
              </w:rPr>
            </w:pPr>
            <w:r>
              <w:rPr>
                <w:sz w:val="21"/>
                <w:szCs w:val="21"/>
              </w:rPr>
              <w:t>便携式设计</w:t>
            </w:r>
          </w:p>
        </w:tc>
        <w:tc>
          <w:tcPr>
            <w:tcW w:w="1049" w:type="dxa"/>
            <w:vAlign w:val="center"/>
          </w:tcPr>
          <w:p w14:paraId="78BF40B7">
            <w:pPr>
              <w:snapToGrid w:val="0"/>
              <w:spacing w:before="70" w:after="70" w:line="240" w:lineRule="auto"/>
              <w:ind w:firstLine="0"/>
              <w:jc w:val="center"/>
              <w:rPr>
                <w:sz w:val="21"/>
              </w:rPr>
            </w:pPr>
            <w:r>
              <w:rPr>
                <w:sz w:val="21"/>
                <w:szCs w:val="21"/>
              </w:rPr>
              <w:t>满足</w:t>
            </w:r>
          </w:p>
        </w:tc>
      </w:tr>
    </w:tbl>
    <w:p w14:paraId="357BF309">
      <w:pPr>
        <w:spacing w:line="240" w:lineRule="auto"/>
      </w:pPr>
    </w:p>
    <w:p w14:paraId="6F27661A">
      <w:r>
        <w:rPr>
          <w:b/>
        </w:rPr>
        <w:t>（4）系统组成。</w:t>
      </w:r>
      <w:r>
        <w:t xml:space="preserve"> 实景三维扫描装备由定型扫描仪、高清纹理相机（集成于扫描仪本体）、惯性测量单元、移动载具、配套便携式计算机、供电与通信单元组成。按平坡、缓坡、陡坡三种场景分别配置 1 套，共 3 套。</w:t>
      </w:r>
    </w:p>
    <w:p w14:paraId="5584D85F">
      <w:pPr>
        <w:pStyle w:val="6"/>
      </w:pPr>
      <w:r>
        <w:rPr>
          <w:szCs w:val="32"/>
        </w:rPr>
        <w:t>2.5.2.2 工作原理</w:t>
      </w:r>
    </w:p>
    <w:p w14:paraId="646DA820">
      <w:r>
        <w:rPr>
          <w:rFonts w:hint="eastAsia"/>
        </w:rPr>
        <w:t>实景三维扫描设备以旋转式激光雷达为核心感知单元，协同搭载全景相机与多目相机及惯性测量单元（IMU），采用激光SLAM与视觉SLAM紧耦合架构，实现无靶标、无控制点条件下的连续建图功能。</w:t>
      </w:r>
    </w:p>
    <w:p w14:paraId="5DD7B7E1">
      <w:r>
        <w:rPr>
          <w:rFonts w:hint="eastAsia"/>
        </w:rPr>
        <w:t>本方案选用定型机型SHARE SLAM S100-16，该机型出厂时已内置研发团队自研的激光-视觉-IMU紧耦合SLAM算法，本次方案在其原有算法框架基础上开展三方面工程化优化：其一，引入多目视觉跟踪测量系统提供的控制基准，通过高精度控制点对SLAM成果的绝对位置与尺度进行约束与校正；其二，针对湿润混凝土表面回波信号异常、纹理特征弱化的问题，优化激光置信度权重与影像增益调控策略；其三，将采集数据包（.bag格式）与逐帧位姿文件（frame_pose.txt）纳入统一质检与重算流程，实现“现场单次采集、后台可多次复算”的功能。回环检测模块采用“扫描上下文（Scan Context）+视觉词袋”双通道机制：几何通道通过极坐标描述子对点云进行编码，实现相似场景的快速检索；外观通道对影像提取全局描述子，两类通道结果经一致性校验后确认回环；校验完成后执行位姿图优化与全局点云重配准，消除累积漂移误差。</w:t>
      </w:r>
    </w:p>
    <w:p w14:paraId="37B60DED">
      <w:pPr>
        <w:pStyle w:val="6"/>
      </w:pPr>
      <w:r>
        <w:rPr>
          <w:szCs w:val="32"/>
        </w:rPr>
        <w:t>2.5.2.3 精度保障措施</w:t>
      </w:r>
    </w:p>
    <w:p w14:paraId="5E41191C">
      <w:r>
        <w:t>相对精度不低于 ±1 cm 的保障措施包括：</w:t>
      </w:r>
    </w:p>
    <w:p w14:paraId="026D231D">
      <w:r>
        <w:t>（1）硬件同步。激光、相机、IMU 采用硬件触发同步，时间同步误差不大于 1 ms；标定激光</w:t>
      </w:r>
      <w:r>
        <w:rPr>
          <w:rFonts w:hint="eastAsia"/>
        </w:rPr>
        <w:t>-</w:t>
      </w:r>
      <w:r>
        <w:t>相机外参、相机</w:t>
      </w:r>
      <w:r>
        <w:rPr>
          <w:rFonts w:hint="eastAsia"/>
        </w:rPr>
        <w:t>-</w:t>
      </w:r>
      <w:r>
        <w:t>IMU 外参、时延参数。</w:t>
      </w:r>
    </w:p>
    <w:p w14:paraId="2FE8BE24">
      <w:r>
        <w:t>（2）多传感器冗余。激光提供几何约束、视觉提供外观约束、IMU 提供高频运动约束，三者互补，避免单一传感器失效导致精度崩溃。</w:t>
      </w:r>
    </w:p>
    <w:p w14:paraId="0ED3442C">
      <w:r>
        <w:t>（3）闭环控制。长泄槽场景按</w:t>
      </w:r>
      <w:r>
        <w:rPr>
          <w:rFonts w:hint="eastAsia"/>
        </w:rPr>
        <w:t>“</w:t>
      </w:r>
      <w:r>
        <w:t>往返闭合</w:t>
      </w:r>
      <w:r>
        <w:rPr>
          <w:rFonts w:hint="eastAsia"/>
        </w:rPr>
        <w:t>”</w:t>
      </w:r>
      <w:r>
        <w:t>路径作业，起终点重合，闭环误差可量化并用于精度评定；对无法闭合的区域，设置中继控制点进行约束。</w:t>
      </w:r>
    </w:p>
    <w:p w14:paraId="59EB1557">
      <w:r>
        <w:t>（4）地面约束。在平坦区域引入地面平面约束，抑制高程漂移；在坡面区域引入坡度先验约束。</w:t>
      </w:r>
    </w:p>
    <w:p w14:paraId="2A9E7DC7">
      <w:r>
        <w:t>（5）全局优化。回环后执行全局位姿图优化与点云重配准，采用体素滤波与法向一致性检查剔除错误匹配。</w:t>
      </w:r>
    </w:p>
    <w:p w14:paraId="1D4C0699">
      <w:r>
        <w:t>（6）控制点校核。以全站仪测量的控制点作为检核，点位较差超过 ±1 cm 时，采用相似变换或七参数模型进行整体改正。</w:t>
      </w:r>
    </w:p>
    <w:p w14:paraId="08A5E41E">
      <w:pPr>
        <w:pStyle w:val="6"/>
      </w:pPr>
      <w:r>
        <w:rPr>
          <w:szCs w:val="32"/>
        </w:rPr>
        <w:t>2.5.2.4 纹理与点云同步采集</w:t>
      </w:r>
    </w:p>
    <w:p w14:paraId="5F2CFFC7">
      <w:r>
        <w:t>实景三维扫描仪集成不少于 2 个 1600 万像素以上高清相机，采用</w:t>
      </w:r>
      <w:r>
        <w:rPr>
          <w:rFonts w:hint="eastAsia"/>
        </w:rPr>
        <w:t>“</w:t>
      </w:r>
      <w:r>
        <w:t>扫描</w:t>
      </w:r>
      <w:r>
        <w:rPr>
          <w:rFonts w:hint="eastAsia"/>
        </w:rPr>
        <w:t>-</w:t>
      </w:r>
      <w:r>
        <w:t>成像</w:t>
      </w:r>
      <w:r>
        <w:rPr>
          <w:rFonts w:hint="eastAsia"/>
        </w:rPr>
        <w:t>”</w:t>
      </w:r>
      <w:r>
        <w:t>同步触发，实现点云与纹理的一一对应。</w:t>
      </w:r>
    </w:p>
    <w:p w14:paraId="5C5D6DED">
      <w:r>
        <w:t>纹理采集要点：</w:t>
      </w:r>
    </w:p>
    <w:p w14:paraId="074F07E0">
      <w:r>
        <w:t>（1）曝光控制。采用自动曝光包围（每帧 3～5 档），保证高反光与阴影区域均有可用影像；对湿润表面启用偏振辅助。</w:t>
      </w:r>
    </w:p>
    <w:p w14:paraId="7DEDC9A1">
      <w:r>
        <w:t>（2）色彩一致性。作业前进行白平衡标定，使用标准色卡；对不同时段影像进行色彩均衡，避免拼接色差。</w:t>
      </w:r>
    </w:p>
    <w:p w14:paraId="265D1A9A">
      <w:r>
        <w:t>（3）纹理映射。以点云法向与相机视角夹角为权重，选择最优影像进行纹理映射；对遮挡区域采用多视融合。</w:t>
      </w:r>
    </w:p>
    <w:p w14:paraId="5CD25C30">
      <w:r>
        <w:t>（4）分辨率匹配。纹理分辨率不低于 2 mm/pixel（近距离），远距离按距离自适应调整。</w:t>
      </w:r>
    </w:p>
    <w:p w14:paraId="0D2779E7">
      <w:pPr>
        <w:pStyle w:val="6"/>
      </w:pPr>
      <w:r>
        <w:rPr>
          <w:szCs w:val="32"/>
        </w:rPr>
        <w:t>2.5.2.5 移动载具设计</w:t>
      </w:r>
    </w:p>
    <w:p w14:paraId="3E7C4BF0">
      <w:r>
        <w:t>移动载具是</w:t>
      </w:r>
      <w:r>
        <w:rPr>
          <w:rFonts w:hint="eastAsia"/>
        </w:rPr>
        <w:t>“</w:t>
      </w:r>
      <w:r>
        <w:t>自主扫描</w:t>
      </w:r>
      <w:r>
        <w:rPr>
          <w:rFonts w:hint="eastAsia"/>
        </w:rPr>
        <w:t>”</w:t>
      </w:r>
      <w:r>
        <w:t>的载体，需满足三种场景的差异化需求。</w:t>
      </w:r>
    </w:p>
    <w:p w14:paraId="417A18CB">
      <w:r>
        <w:rPr>
          <w:b/>
        </w:rPr>
        <w:t>（1）共性设计。</w:t>
      </w:r>
    </w:p>
    <w:p w14:paraId="0415FF16">
      <w:r>
        <w:t>三种场景均采用</w:t>
      </w:r>
      <w:r>
        <w:rPr>
          <w:b/>
        </w:rPr>
        <w:t>履带式 AGV 小车</w:t>
      </w:r>
      <w:r>
        <w:t>：橡胶履带行走、左右履带差速驱动，可完成前进、后退、原地回转与小半径转向；搭载激光雷达、深度相机、超声传感器实现 360° 感知；配备工业级 IMU 与履带里程计；防护等级不低于 IP54；具备手动遥控与自主导航双模式；设置急停按钮与失电制动。选择履带而非轮式的理由，首先是坡面通过性：泄洪流道从平坡到四十度陡坡，轮式在湿润混凝土上极易打滑，履带靠接地比压大、附着系数高的特点，在湿滑与起伏面上更稳；其次是越障能力，门槽盖板、排水沟、错台这些沿程障碍，履带可直接通过而不必反复绕行；再次是承载与稳定性，扫描仪与跟踪框架加上快换底座后重量集中在底盘上方，履带的低重心与宽接地面积更不容易倾覆。</w:t>
      </w:r>
    </w:p>
    <w:p w14:paraId="5AE7B294">
      <w:r>
        <w:t>履带带来的代价是转向时对周边空间的占用比轮式大，尤其在闸室边角贴边作业时，需要靠</w:t>
      </w:r>
      <w:r>
        <w:rPr>
          <w:rFonts w:hint="eastAsia"/>
        </w:rPr>
        <w:t>“</w:t>
      </w:r>
      <w:r>
        <w:t>原地回转 + 短距离直行</w:t>
      </w:r>
      <w:r>
        <w:rPr>
          <w:rFonts w:hint="eastAsia"/>
        </w:rPr>
        <w:t>”</w:t>
      </w:r>
      <w:r>
        <w:t>逐行推进，而不能像全向底盘那样横向平移。方案对此的安排是：路径规划按</w:t>
      </w:r>
      <w:r>
        <w:rPr>
          <w:rFonts w:hint="eastAsia"/>
        </w:rPr>
        <w:t>“</w:t>
      </w:r>
      <w:r>
        <w:t>梳齿式</w:t>
      </w:r>
      <w:r>
        <w:rPr>
          <w:rFonts w:hint="eastAsia"/>
        </w:rPr>
        <w:t>”</w:t>
      </w:r>
      <w:r>
        <w:t>逐行扫描设计，行距略小于单幅有效幅宽以保证重叠；边角区域由操作手遥控做定点微调，或改用跟踪框架手持补扫。这一安排会多花一点时间，但换来的是在湿滑坡面上的可靠性，权衡之后认为是值得的。</w:t>
      </w:r>
    </w:p>
    <w:p w14:paraId="05BAAB77">
      <w:r>
        <w:rPr>
          <w:b/>
        </w:rPr>
        <w:t>（2）平坡场景。</w:t>
      </w:r>
    </w:p>
    <w:p w14:paraId="6550A395">
      <w:r>
        <w:t>面向闸室底板，采用履带式 AGV，接地比压大、不易被积水与薄层淤泥影响，可直接通过门槽盖板与排水沟；搭载跟踪框架与实景扫描仪的快换接口；续航不小于 4 h；具备</w:t>
      </w:r>
      <w:r>
        <w:rPr>
          <w:rFonts w:hint="eastAsia"/>
        </w:rPr>
        <w:t>“</w:t>
      </w:r>
      <w:r>
        <w:t>梳齿式</w:t>
      </w:r>
      <w:r>
        <w:rPr>
          <w:rFonts w:hint="eastAsia"/>
        </w:rPr>
        <w:t>”</w:t>
      </w:r>
      <w:r>
        <w:t>自主扫描能力，边角由遥控补扫。</w:t>
      </w:r>
    </w:p>
    <w:p w14:paraId="61A08389">
      <w:r>
        <w:rPr>
          <w:b/>
        </w:rPr>
        <w:t>（3）缓坡场景。</w:t>
      </w:r>
    </w:p>
    <w:p w14:paraId="65E31B00">
      <w:r>
        <w:t>面向长泄槽，采用履带式 AGV 加宽履带、低重心配重，配备坡度传感器与坡道驻车；履带在坡面上仍会因碎石与湿滑产生微量滑移，故采用</w:t>
      </w:r>
      <w:r>
        <w:rPr>
          <w:rFonts w:hint="eastAsia"/>
        </w:rPr>
        <w:t>“</w:t>
      </w:r>
      <w:r>
        <w:t>履带里程计+IMU+激光 SLAM</w:t>
      </w:r>
      <w:r>
        <w:rPr>
          <w:rFonts w:hint="eastAsia"/>
        </w:rPr>
        <w:t>”</w:t>
      </w:r>
      <w:r>
        <w:t>松耦合方式抑制漂移；爬坡能力按不小于 20° 设计，超出部分由移动检修平台承载上行；续航不小于 4 h；支持长距离路径规划与断点续扫。</w:t>
      </w:r>
    </w:p>
    <w:p w14:paraId="548FAEFB">
      <w:r>
        <w:rPr>
          <w:b/>
        </w:rPr>
        <w:t>（4）陡坡场景。</w:t>
      </w:r>
    </w:p>
    <w:p w14:paraId="2738C72D">
      <w:r>
        <w:t>面向向家坝表孔，采用</w:t>
      </w:r>
      <w:r>
        <w:rPr>
          <w:rFonts w:hint="eastAsia"/>
        </w:rPr>
        <w:t>“</w:t>
      </w:r>
      <w:r>
        <w:t>平台+AGV</w:t>
      </w:r>
      <w:r>
        <w:rPr>
          <w:rFonts w:hint="eastAsia"/>
        </w:rPr>
        <w:t>”</w:t>
      </w:r>
      <w:r>
        <w:t>协同：专用挂载支架将跟踪框架或扫描仪固定于检修平台，或把履带式 AGV 整机置于平台台面上，由平台升降与行进将设备送至作业面，AGV 在平台上完成微调定位与扫描路径执行，人员仅在平台安全区监护。陡坡场景重点解决防坠、防滑、抗倾覆问题，设置机械防坠绳、倾角报警与联锁停车、双制动。</w:t>
      </w:r>
    </w:p>
    <w:p w14:paraId="483DC3B7">
      <w:r>
        <w:rPr>
          <w:b/>
        </w:rPr>
        <w:t>（5）快换与共用。</w:t>
      </w:r>
    </w:p>
    <w:p w14:paraId="048A306E">
      <w:r>
        <w:t>三种场景的 AGV 统一机械接口与电气接口，跟踪框架与扫描仪可互换安装；若单台 AGV 无法同时搭载两者，则按采购文件要求增配跟踪框架专用载具。</w:t>
      </w:r>
    </w:p>
    <w:p w14:paraId="4470A37C">
      <w:pPr>
        <w:pStyle w:val="6"/>
        <w:rPr>
          <w:szCs w:val="32"/>
        </w:rPr>
      </w:pPr>
      <w:r>
        <w:rPr>
          <w:szCs w:val="32"/>
        </w:rPr>
        <w:t>2.5.2.6 三种坡度场景的适用性与便携性</w:t>
      </w:r>
    </w:p>
    <w:p w14:paraId="303C9661">
      <w:r>
        <w:t>针对水工泄流建筑物典型检测工况，按平坡、缓坡、陡坡三类场景差异化配置移动载具方案，兼顾作业便携性与测量精度：</w:t>
      </w:r>
    </w:p>
    <w:p w14:paraId="1F61C1E9">
      <w:pPr>
        <w:numPr>
          <w:ilvl w:val="0"/>
          <w:numId w:val="36"/>
        </w:numPr>
        <w:ind w:left="0" w:firstLine="480" w:firstLineChars="200"/>
      </w:pPr>
      <w:r>
        <w:t>平坡场景（葛洲坝闸室）：场地平坦，采用轮式自主载具，支持手持、遥控双模式作业，便携性最优；仅需 2 个测站即可完成全覆盖，整体测量精度可达 ±1 mm，适合大面积平坦闸室底板快速检测。</w:t>
      </w:r>
    </w:p>
    <w:p w14:paraId="0458C3BE">
      <w:pPr>
        <w:numPr>
          <w:ilvl w:val="0"/>
          <w:numId w:val="36"/>
        </w:numPr>
        <w:ind w:left="0" w:firstLine="480" w:firstLineChars="200"/>
      </w:pPr>
      <w:r>
        <w:t>缓坡场景（三峡深孔）：坡面存在平缓倾角，选用宽轮距低重心载具，依托坡道辅助保障行进稳定，便携性中等；采用分段布设 3~5 测站的作业模式，整体精度 ±1 cm、深度精度 ±1 mm，适配渐变缓坡泄洪洞检测。</w:t>
      </w:r>
    </w:p>
    <w:p w14:paraId="5C59F70F">
      <w:pPr>
        <w:numPr>
          <w:ilvl w:val="0"/>
          <w:numId w:val="36"/>
        </w:numPr>
        <w:ind w:left="0" w:firstLine="480" w:firstLineChars="200"/>
      </w:pPr>
      <w:r>
        <w:t>陡坡场景（向家坝表孔）：坡面倾角大，采用检修平台专用挂载方案，轻量履带式作为无人化备选；依靠分段接力方式完成作业，受坡面条件限制，现场移动便携性最弱；整体精度 ±1 cm、深度精度 ±1 mm，满足高陡表孔结构面缺陷检测需求。</w:t>
      </w:r>
    </w:p>
    <w:p w14:paraId="0267ECA5">
      <w:pPr>
        <w:ind w:firstLine="0"/>
      </w:pPr>
    </w:p>
    <w:p w14:paraId="67EE2286">
      <w:pPr>
        <w:ind w:firstLine="0"/>
        <w:jc w:val="center"/>
      </w:pPr>
      <w:r>
        <w:drawing>
          <wp:inline distT="0" distB="0" distL="0" distR="0">
            <wp:extent cx="5155565" cy="1939290"/>
            <wp:effectExtent l="0" t="0" r="6985" b="3810"/>
            <wp:docPr id="20591297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9701" name="图片 23"/>
                    <pic:cNvPicPr>
                      <a:picLocks noChangeAspect="1"/>
                    </pic:cNvPicPr>
                  </pic:nvPicPr>
                  <pic:blipFill>
                    <a:blip r:embed="rId63"/>
                    <a:stretch>
                      <a:fillRect/>
                    </a:stretch>
                  </pic:blipFill>
                  <pic:spPr>
                    <a:xfrm>
                      <a:off x="0" y="0"/>
                      <a:ext cx="5160028" cy="1941442"/>
                    </a:xfrm>
                    <a:prstGeom prst="rect">
                      <a:avLst/>
                    </a:prstGeom>
                  </pic:spPr>
                </pic:pic>
              </a:graphicData>
            </a:graphic>
          </wp:inline>
        </w:drawing>
      </w:r>
    </w:p>
    <w:p w14:paraId="35AF4B72">
      <w:pPr>
        <w:spacing w:after="200" w:line="280" w:lineRule="auto"/>
        <w:ind w:firstLine="0"/>
        <w:jc w:val="center"/>
      </w:pPr>
      <w:r>
        <w:rPr>
          <w:sz w:val="21"/>
          <w:szCs w:val="21"/>
        </w:rPr>
        <w:t>图 2-</w:t>
      </w:r>
      <w:r>
        <w:rPr>
          <w:rFonts w:hint="eastAsia"/>
          <w:sz w:val="21"/>
          <w:szCs w:val="21"/>
        </w:rPr>
        <w:t>9</w:t>
      </w:r>
      <w:r>
        <w:rPr>
          <w:sz w:val="21"/>
          <w:szCs w:val="21"/>
        </w:rPr>
        <w:t xml:space="preserve">  平坡、缓坡、陡坡三种场景构型</w:t>
      </w:r>
    </w:p>
    <w:p w14:paraId="20EE19F3">
      <w:pPr>
        <w:pStyle w:val="6"/>
      </w:pPr>
      <w:r>
        <w:rPr>
          <w:szCs w:val="32"/>
        </w:rPr>
        <w:t>2.5.2.7 自主扫描方案</w:t>
      </w:r>
    </w:p>
    <w:p w14:paraId="69664855">
      <w:r>
        <w:rPr>
          <w:b/>
        </w:rPr>
        <w:t>（1）自主路径规划。</w:t>
      </w:r>
    </w:p>
    <w:p w14:paraId="13F1C28B">
      <w:r>
        <w:t>载具基于先验图纸与实时感知构建栅格地图，采用</w:t>
      </w:r>
      <w:r>
        <w:rPr>
          <w:rFonts w:hint="eastAsia"/>
        </w:rPr>
        <w:t>“</w:t>
      </w:r>
      <w:r>
        <w:t>覆盖路径规划（CPP）+ 局部避障</w:t>
      </w:r>
      <w:r>
        <w:rPr>
          <w:rFonts w:hint="eastAsia"/>
        </w:rPr>
        <w:t>”</w:t>
      </w:r>
      <w:r>
        <w:t>的两级架构。全局层以牛耕式（Boustrophedon）分解算法将作业面划分为若干单元，按最短遍历顺序连接；局部层采用动态窗口法（DWA）或时间弹性带（TEB）进行实时避障。</w:t>
      </w:r>
    </w:p>
    <w:p w14:paraId="3CC103EC">
      <w:r>
        <w:rPr>
          <w:b/>
        </w:rPr>
        <w:t>（2）自主扫描策略。</w:t>
      </w:r>
    </w:p>
    <w:p w14:paraId="53C03BC4">
      <w:r>
        <w:t>扫描策略与路径同步规划：在直线段采用等间距站点、固定俯仰角扫描；在转角与边界处增加斜向视角；对疑似缺陷区域自动降低行进速度、提高扫描分辨率。</w:t>
      </w:r>
    </w:p>
    <w:p w14:paraId="10C1AF8A">
      <w:r>
        <w:rPr>
          <w:b/>
        </w:rPr>
        <w:t>（3）无人化程度分级。</w:t>
      </w:r>
    </w:p>
    <w:p w14:paraId="7177F2BC">
      <w:r>
        <w:t>L1 级：人工遥控行进，自动采集；</w:t>
      </w:r>
    </w:p>
    <w:p w14:paraId="21A7F994">
      <w:r>
        <w:t>L2 级：自主行进，人工设定区域；</w:t>
      </w:r>
    </w:p>
    <w:p w14:paraId="441E702B">
      <w:r>
        <w:t>L3 级：全自主建图、规划、采集、回传。</w:t>
      </w:r>
    </w:p>
    <w:p w14:paraId="5EC1ED72">
      <w:r>
        <w:t>平坡、缓坡场景目标达到 L3 级；陡坡场景在检修平台配合下达到 L2 级，条件具备时达到 L3 级。</w:t>
      </w:r>
    </w:p>
    <w:p w14:paraId="50BF27B9">
      <w:r>
        <w:rPr>
          <w:b/>
        </w:rPr>
        <w:t>（4）安全策略。</w:t>
      </w:r>
    </w:p>
    <w:p w14:paraId="5063C0F8">
      <w:r>
        <w:t>设置电子围栏、坡度阈值、速度阈值、电池阈值；异常时自动停车并回传告警；作业全程视频监控，人员随时可介入接管。</w:t>
      </w:r>
    </w:p>
    <w:p w14:paraId="1DEEBEFD">
      <w:pPr>
        <w:pStyle w:val="6"/>
      </w:pPr>
      <w:r>
        <w:rPr>
          <w:szCs w:val="32"/>
        </w:rPr>
        <w:t>2.5.2.8 无信号复杂环境测量能力</w:t>
      </w:r>
    </w:p>
    <w:p w14:paraId="6B21C207">
      <w:r>
        <w:t>通过激光 SLAM 与视觉 SLAM 融合，装备在 GNSS 拒止环境（如闸室内部、深孔、廊道）仍可正常建图。为保证绝对坐标一致性，采取</w:t>
      </w:r>
      <w:r>
        <w:rPr>
          <w:rFonts w:hint="eastAsia"/>
        </w:rPr>
        <w:t>“</w:t>
      </w:r>
      <w:r>
        <w:t>局部建图 + 控制点配准</w:t>
      </w:r>
      <w:r>
        <w:rPr>
          <w:rFonts w:hint="eastAsia"/>
        </w:rPr>
        <w:t>”</w:t>
      </w:r>
      <w:r>
        <w:t>策略：先在局部坐标系下完成高精度建图，再通过不少于 3 个控制点将模型转换至电站统一坐标框架，转换残差作为精度评定依据。</w:t>
      </w:r>
    </w:p>
    <w:p w14:paraId="091D89BF">
      <w:pPr>
        <w:pStyle w:val="6"/>
      </w:pPr>
      <w:r>
        <w:rPr>
          <w:szCs w:val="32"/>
        </w:rPr>
        <w:t>2.5.2.9 与向家坝移动检修平台的结合</w:t>
      </w:r>
    </w:p>
    <w:p w14:paraId="4D3A19F6">
      <w:r>
        <w:rPr>
          <w:b/>
        </w:rPr>
        <w:t>（1）接口设计。</w:t>
      </w:r>
    </w:p>
    <w:p w14:paraId="4902C756">
      <w:r>
        <w:t>获取平台的结构尺寸、承载能力、行进速度、供电电压、通信协议等参数，设计专用挂载底座：底座采用抱箍或螺栓连接，接触面加装减振垫；电气接口采用航空插头，支持平台供电与数据回传；机械接口设置防坠挂点。</w:t>
      </w:r>
    </w:p>
    <w:p w14:paraId="0AA60756">
      <w:r>
        <w:rPr>
          <w:b/>
        </w:rPr>
        <w:t>（2）载荷与稳定性校核。</w:t>
      </w:r>
    </w:p>
    <w:p w14:paraId="1E742099">
      <w:r>
        <w:t>对挂载后的整机进行重心计算与抗倾覆校核，确保平台在最不利工况下的稳定性满足要求；开展静载与动载试验，验证连接可靠性。</w:t>
      </w:r>
    </w:p>
    <w:p w14:paraId="68134374">
      <w:r>
        <w:rPr>
          <w:b/>
        </w:rPr>
        <w:t>（3）作业流程。</w:t>
      </w:r>
    </w:p>
    <w:p w14:paraId="460FA9FC">
      <w:r>
        <w:t>平台就位 → 设备挂载 → 通电自检 → 与跟踪器建立通信 → 标定 → 分段扫描 → 数据回传 → 设备撤收。全过程设置安全检查点，任何一项不合格不得进入下一工序。</w:t>
      </w:r>
    </w:p>
    <w:p w14:paraId="61F8F127">
      <w:r>
        <w:rPr>
          <w:b/>
        </w:rPr>
        <w:t>（4）无人化备选。</w:t>
      </w:r>
    </w:p>
    <w:p w14:paraId="26483F62">
      <w:r>
        <w:t>在平台无法抵近的区域，将履带式 AGV 小车置于平台台面或平稳过渡板上，缓行至抵近位置自主扫描后返回；AGV 设置防坠绳与失联自动返航功能。</w:t>
      </w:r>
    </w:p>
    <w:p w14:paraId="3CB460C1">
      <w:pPr>
        <w:pStyle w:val="6"/>
      </w:pPr>
      <w:r>
        <w:rPr>
          <w:szCs w:val="32"/>
        </w:rPr>
        <w:t>2.5.2.10 扫描仪结构与</w:t>
      </w:r>
      <w:r>
        <w:rPr>
          <w:rFonts w:hint="eastAsia"/>
          <w:szCs w:val="32"/>
        </w:rPr>
        <w:t>跟踪器</w:t>
      </w:r>
      <w:r>
        <w:rPr>
          <w:szCs w:val="32"/>
        </w:rPr>
        <w:t>设计</w:t>
      </w:r>
    </w:p>
    <w:p w14:paraId="6EF090E5">
      <w:r>
        <w:rPr>
          <w:b/>
        </w:rPr>
        <w:t>（1）总体结构。</w:t>
      </w:r>
    </w:p>
    <w:p w14:paraId="1DF397A8">
      <w:r>
        <w:t>本方案定型机型 SHARE SLAM S100-16 采用</w:t>
      </w:r>
      <w:r>
        <w:rPr>
          <w:rFonts w:hint="eastAsia"/>
        </w:rPr>
        <w:t>“</w:t>
      </w:r>
      <w:r>
        <w:t>机械旋转式激光雷达 + 多目相机 + IMU + 计算单元</w:t>
      </w:r>
      <w:r>
        <w:rPr>
          <w:rFonts w:hint="eastAsia"/>
        </w:rPr>
        <w:t>”</w:t>
      </w:r>
      <w:r>
        <w:t>的一体化手持式设计，外形为立式手柄＋顶部旋转测头结构，顶部设置提手，底部设置三脚架接口与快换底座，配多功能人体工学背负系统，可背负行进扫描。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9"/>
        <w:gridCol w:w="4371"/>
        <w:gridCol w:w="2970"/>
      </w:tblGrid>
      <w:tr w14:paraId="16E9A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59" w:type="dxa"/>
            <w:shd w:val="clear" w:color="auto" w:fill="E7E6E6"/>
            <w:vAlign w:val="center"/>
          </w:tcPr>
          <w:p w14:paraId="250DC241">
            <w:pPr>
              <w:snapToGrid w:val="0"/>
              <w:spacing w:before="70" w:after="70" w:line="240" w:lineRule="auto"/>
              <w:ind w:firstLine="0"/>
              <w:jc w:val="center"/>
              <w:rPr>
                <w:b/>
                <w:sz w:val="21"/>
              </w:rPr>
            </w:pPr>
            <w:r>
              <w:rPr>
                <w:b/>
                <w:sz w:val="21"/>
                <w:szCs w:val="21"/>
              </w:rPr>
              <w:t>部件</w:t>
            </w:r>
          </w:p>
        </w:tc>
        <w:tc>
          <w:tcPr>
            <w:tcW w:w="4371" w:type="dxa"/>
            <w:shd w:val="clear" w:color="auto" w:fill="E7E6E6"/>
            <w:vAlign w:val="center"/>
          </w:tcPr>
          <w:p w14:paraId="1BE1F043">
            <w:pPr>
              <w:snapToGrid w:val="0"/>
              <w:spacing w:before="70" w:after="70" w:line="240" w:lineRule="auto"/>
              <w:ind w:firstLine="0"/>
              <w:jc w:val="center"/>
              <w:rPr>
                <w:b/>
                <w:sz w:val="21"/>
              </w:rPr>
            </w:pPr>
            <w:r>
              <w:rPr>
                <w:b/>
                <w:sz w:val="21"/>
                <w:szCs w:val="21"/>
              </w:rPr>
              <w:t>定型规格（SHARESLAMS100-16）</w:t>
            </w:r>
          </w:p>
        </w:tc>
        <w:tc>
          <w:tcPr>
            <w:tcW w:w="2970" w:type="dxa"/>
            <w:shd w:val="clear" w:color="auto" w:fill="E7E6E6"/>
            <w:vAlign w:val="center"/>
          </w:tcPr>
          <w:p w14:paraId="45CAFA1B">
            <w:pPr>
              <w:snapToGrid w:val="0"/>
              <w:spacing w:before="70" w:after="70" w:line="240" w:lineRule="auto"/>
              <w:ind w:firstLine="0"/>
              <w:jc w:val="center"/>
              <w:rPr>
                <w:b/>
                <w:sz w:val="21"/>
              </w:rPr>
            </w:pPr>
            <w:r>
              <w:rPr>
                <w:b/>
                <w:sz w:val="21"/>
                <w:szCs w:val="21"/>
              </w:rPr>
              <w:t>说明</w:t>
            </w:r>
          </w:p>
        </w:tc>
      </w:tr>
      <w:tr w14:paraId="1770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1CC7690B">
            <w:pPr>
              <w:snapToGrid w:val="0"/>
              <w:spacing w:before="70" w:after="70" w:line="240" w:lineRule="auto"/>
              <w:ind w:firstLine="0"/>
              <w:jc w:val="left"/>
              <w:rPr>
                <w:sz w:val="21"/>
              </w:rPr>
            </w:pPr>
            <w:r>
              <w:rPr>
                <w:sz w:val="21"/>
                <w:szCs w:val="21"/>
              </w:rPr>
              <w:t>激光雷达</w:t>
            </w:r>
          </w:p>
        </w:tc>
        <w:tc>
          <w:tcPr>
            <w:tcW w:w="4371" w:type="dxa"/>
            <w:vAlign w:val="center"/>
          </w:tcPr>
          <w:p w14:paraId="291589F0">
            <w:pPr>
              <w:snapToGrid w:val="0"/>
              <w:spacing w:before="70" w:after="70" w:line="240" w:lineRule="auto"/>
              <w:ind w:firstLine="0"/>
              <w:jc w:val="left"/>
              <w:rPr>
                <w:sz w:val="21"/>
              </w:rPr>
            </w:pPr>
            <w:r>
              <w:rPr>
                <w:sz w:val="21"/>
                <w:szCs w:val="21"/>
              </w:rPr>
              <w:t>16 线机械旋转式，测距 0.05～120 m，点云数量 32 万点/秒</w:t>
            </w:r>
          </w:p>
        </w:tc>
        <w:tc>
          <w:tcPr>
            <w:tcW w:w="2970" w:type="dxa"/>
            <w:vAlign w:val="center"/>
          </w:tcPr>
          <w:p w14:paraId="3A5985D8">
            <w:pPr>
              <w:snapToGrid w:val="0"/>
              <w:spacing w:before="70" w:after="70" w:line="240" w:lineRule="auto"/>
              <w:ind w:firstLine="0"/>
              <w:jc w:val="left"/>
              <w:rPr>
                <w:sz w:val="21"/>
              </w:rPr>
            </w:pPr>
            <w:r>
              <w:rPr>
                <w:sz w:val="21"/>
                <w:szCs w:val="21"/>
              </w:rPr>
              <w:t>满足</w:t>
            </w:r>
            <w:r>
              <w:rPr>
                <w:rFonts w:hint="eastAsia"/>
                <w:sz w:val="21"/>
                <w:szCs w:val="21"/>
              </w:rPr>
              <w:t>“</w:t>
            </w:r>
            <w:r>
              <w:rPr>
                <w:sz w:val="21"/>
                <w:szCs w:val="21"/>
              </w:rPr>
              <w:t>最大测量距离不低于 100 m</w:t>
            </w:r>
            <w:r>
              <w:rPr>
                <w:rFonts w:hint="eastAsia"/>
                <w:sz w:val="21"/>
                <w:szCs w:val="21"/>
              </w:rPr>
              <w:t>”</w:t>
            </w:r>
            <w:r>
              <w:rPr>
                <w:sz w:val="21"/>
                <w:szCs w:val="21"/>
              </w:rPr>
              <w:t>要求</w:t>
            </w:r>
          </w:p>
        </w:tc>
      </w:tr>
      <w:tr w14:paraId="55F28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50BE2AFC">
            <w:pPr>
              <w:snapToGrid w:val="0"/>
              <w:spacing w:before="70" w:after="70" w:line="240" w:lineRule="auto"/>
              <w:ind w:firstLine="0"/>
              <w:jc w:val="left"/>
              <w:rPr>
                <w:sz w:val="21"/>
              </w:rPr>
            </w:pPr>
            <w:r>
              <w:rPr>
                <w:sz w:val="21"/>
                <w:szCs w:val="21"/>
              </w:rPr>
              <w:t>相机</w:t>
            </w:r>
          </w:p>
        </w:tc>
        <w:tc>
          <w:tcPr>
            <w:tcW w:w="4371" w:type="dxa"/>
            <w:vAlign w:val="center"/>
          </w:tcPr>
          <w:p w14:paraId="2A83F5F1">
            <w:pPr>
              <w:snapToGrid w:val="0"/>
              <w:spacing w:before="70" w:after="70" w:line="240" w:lineRule="auto"/>
              <w:ind w:firstLine="0"/>
              <w:jc w:val="left"/>
              <w:rPr>
                <w:sz w:val="21"/>
              </w:rPr>
            </w:pPr>
            <w:r>
              <w:rPr>
                <w:sz w:val="21"/>
                <w:szCs w:val="21"/>
              </w:rPr>
              <w:t>2 个，1 英寸传感器（13.13×8.76 mm），像元 2.4 μm，单相机 1600 万像素</w:t>
            </w:r>
          </w:p>
        </w:tc>
        <w:tc>
          <w:tcPr>
            <w:tcW w:w="2970" w:type="dxa"/>
            <w:vAlign w:val="center"/>
          </w:tcPr>
          <w:p w14:paraId="237EE3B6">
            <w:pPr>
              <w:snapToGrid w:val="0"/>
              <w:spacing w:before="70" w:after="70" w:line="240" w:lineRule="auto"/>
              <w:ind w:firstLine="0"/>
              <w:jc w:val="left"/>
              <w:rPr>
                <w:sz w:val="21"/>
              </w:rPr>
            </w:pPr>
            <w:r>
              <w:rPr>
                <w:sz w:val="21"/>
                <w:szCs w:val="21"/>
              </w:rPr>
              <w:t>满足</w:t>
            </w:r>
            <w:r>
              <w:rPr>
                <w:rFonts w:hint="eastAsia"/>
                <w:sz w:val="21"/>
                <w:szCs w:val="21"/>
              </w:rPr>
              <w:t>“</w:t>
            </w:r>
            <w:r>
              <w:rPr>
                <w:sz w:val="21"/>
                <w:szCs w:val="21"/>
              </w:rPr>
              <w:t>不少于 2 个、不低于 1600 万像素</w:t>
            </w:r>
            <w:r>
              <w:rPr>
                <w:rFonts w:hint="eastAsia"/>
                <w:sz w:val="21"/>
                <w:szCs w:val="21"/>
              </w:rPr>
              <w:t>”</w:t>
            </w:r>
            <w:r>
              <w:rPr>
                <w:sz w:val="21"/>
                <w:szCs w:val="21"/>
              </w:rPr>
              <w:t>要求</w:t>
            </w:r>
          </w:p>
        </w:tc>
      </w:tr>
      <w:tr w14:paraId="22093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54993D91">
            <w:pPr>
              <w:snapToGrid w:val="0"/>
              <w:spacing w:before="70" w:after="70" w:line="240" w:lineRule="auto"/>
              <w:ind w:firstLine="0"/>
              <w:jc w:val="left"/>
              <w:rPr>
                <w:sz w:val="21"/>
              </w:rPr>
            </w:pPr>
            <w:r>
              <w:rPr>
                <w:sz w:val="21"/>
                <w:szCs w:val="21"/>
              </w:rPr>
              <w:t>IMU</w:t>
            </w:r>
          </w:p>
        </w:tc>
        <w:tc>
          <w:tcPr>
            <w:tcW w:w="4371" w:type="dxa"/>
            <w:vAlign w:val="center"/>
          </w:tcPr>
          <w:p w14:paraId="15DBBD98">
            <w:pPr>
              <w:snapToGrid w:val="0"/>
              <w:spacing w:before="70" w:after="70" w:line="240" w:lineRule="auto"/>
              <w:ind w:firstLine="0"/>
              <w:jc w:val="left"/>
              <w:rPr>
                <w:sz w:val="21"/>
              </w:rPr>
            </w:pPr>
            <w:r>
              <w:rPr>
                <w:sz w:val="21"/>
                <w:szCs w:val="21"/>
              </w:rPr>
              <w:t>内置惯性测量单元，与激光、视觉紧耦合预积分</w:t>
            </w:r>
          </w:p>
        </w:tc>
        <w:tc>
          <w:tcPr>
            <w:tcW w:w="2970" w:type="dxa"/>
            <w:vAlign w:val="center"/>
          </w:tcPr>
          <w:p w14:paraId="2A05227F">
            <w:pPr>
              <w:snapToGrid w:val="0"/>
              <w:spacing w:before="70" w:after="70" w:line="240" w:lineRule="auto"/>
              <w:ind w:firstLine="0"/>
              <w:jc w:val="left"/>
              <w:rPr>
                <w:sz w:val="21"/>
              </w:rPr>
            </w:pPr>
            <w:r>
              <w:rPr>
                <w:sz w:val="21"/>
                <w:szCs w:val="21"/>
              </w:rPr>
              <w:t>运动补偿、位姿约束</w:t>
            </w:r>
          </w:p>
        </w:tc>
      </w:tr>
      <w:tr w14:paraId="78EC8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569F5F61">
            <w:pPr>
              <w:snapToGrid w:val="0"/>
              <w:spacing w:before="70" w:after="70" w:line="240" w:lineRule="auto"/>
              <w:ind w:firstLine="0"/>
              <w:jc w:val="left"/>
              <w:rPr>
                <w:sz w:val="21"/>
              </w:rPr>
            </w:pPr>
            <w:r>
              <w:rPr>
                <w:sz w:val="21"/>
                <w:szCs w:val="21"/>
              </w:rPr>
              <w:t>计算与存储</w:t>
            </w:r>
          </w:p>
        </w:tc>
        <w:tc>
          <w:tcPr>
            <w:tcW w:w="4371" w:type="dxa"/>
            <w:vAlign w:val="center"/>
          </w:tcPr>
          <w:p w14:paraId="3B1AFAD5">
            <w:pPr>
              <w:snapToGrid w:val="0"/>
              <w:spacing w:before="70" w:after="70" w:line="240" w:lineRule="auto"/>
              <w:ind w:firstLine="0"/>
              <w:jc w:val="left"/>
              <w:rPr>
                <w:sz w:val="21"/>
              </w:rPr>
            </w:pPr>
            <w:r>
              <w:rPr>
                <w:sz w:val="21"/>
                <w:szCs w:val="21"/>
              </w:rPr>
              <w:t>内置计算单元；1 TB 高速 SSD，拷贝速度 &gt;1 GB/s</w:t>
            </w:r>
          </w:p>
        </w:tc>
        <w:tc>
          <w:tcPr>
            <w:tcW w:w="2970" w:type="dxa"/>
            <w:vAlign w:val="center"/>
          </w:tcPr>
          <w:p w14:paraId="15159B1E">
            <w:pPr>
              <w:snapToGrid w:val="0"/>
              <w:spacing w:before="70" w:after="70" w:line="240" w:lineRule="auto"/>
              <w:ind w:firstLine="0"/>
              <w:jc w:val="left"/>
              <w:rPr>
                <w:sz w:val="21"/>
              </w:rPr>
            </w:pPr>
            <w:r>
              <w:rPr>
                <w:sz w:val="21"/>
                <w:szCs w:val="21"/>
              </w:rPr>
              <w:t>支持单日多孔连续采集</w:t>
            </w:r>
          </w:p>
        </w:tc>
      </w:tr>
      <w:tr w14:paraId="60821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25822229">
            <w:pPr>
              <w:snapToGrid w:val="0"/>
              <w:spacing w:before="70" w:after="70" w:line="240" w:lineRule="auto"/>
              <w:ind w:firstLine="0"/>
              <w:jc w:val="left"/>
              <w:rPr>
                <w:sz w:val="21"/>
              </w:rPr>
            </w:pPr>
            <w:r>
              <w:rPr>
                <w:sz w:val="21"/>
                <w:szCs w:val="21"/>
              </w:rPr>
              <w:t>电池</w:t>
            </w:r>
          </w:p>
        </w:tc>
        <w:tc>
          <w:tcPr>
            <w:tcW w:w="4371" w:type="dxa"/>
            <w:vAlign w:val="center"/>
          </w:tcPr>
          <w:p w14:paraId="0C653A51">
            <w:pPr>
              <w:snapToGrid w:val="0"/>
              <w:spacing w:before="70" w:after="70" w:line="240" w:lineRule="auto"/>
              <w:ind w:firstLine="0"/>
              <w:jc w:val="left"/>
              <w:rPr>
                <w:sz w:val="21"/>
              </w:rPr>
            </w:pPr>
            <w:r>
              <w:rPr>
                <w:sz w:val="21"/>
                <w:szCs w:val="21"/>
              </w:rPr>
              <w:t>49.436 Wh（3400 mAh）×2，热插拔；单组续航约 180 min</w:t>
            </w:r>
          </w:p>
        </w:tc>
        <w:tc>
          <w:tcPr>
            <w:tcW w:w="2970" w:type="dxa"/>
            <w:vAlign w:val="center"/>
          </w:tcPr>
          <w:p w14:paraId="227AEA7A">
            <w:pPr>
              <w:snapToGrid w:val="0"/>
              <w:spacing w:before="70" w:after="70" w:line="240" w:lineRule="auto"/>
              <w:ind w:firstLine="0"/>
              <w:jc w:val="left"/>
              <w:rPr>
                <w:sz w:val="21"/>
              </w:rPr>
            </w:pPr>
            <w:r>
              <w:rPr>
                <w:sz w:val="21"/>
                <w:szCs w:val="21"/>
              </w:rPr>
              <w:t>班次内轮换不间断作业</w:t>
            </w:r>
          </w:p>
        </w:tc>
      </w:tr>
      <w:tr w14:paraId="70979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7967A4F2">
            <w:pPr>
              <w:snapToGrid w:val="0"/>
              <w:spacing w:before="70" w:after="70" w:line="240" w:lineRule="auto"/>
              <w:ind w:firstLine="0"/>
              <w:jc w:val="left"/>
              <w:rPr>
                <w:sz w:val="21"/>
              </w:rPr>
            </w:pPr>
            <w:r>
              <w:rPr>
                <w:sz w:val="21"/>
                <w:szCs w:val="21"/>
              </w:rPr>
              <w:t>整机质量/尺寸</w:t>
            </w:r>
          </w:p>
        </w:tc>
        <w:tc>
          <w:tcPr>
            <w:tcW w:w="4371" w:type="dxa"/>
            <w:vAlign w:val="center"/>
          </w:tcPr>
          <w:p w14:paraId="182FD45F">
            <w:pPr>
              <w:snapToGrid w:val="0"/>
              <w:spacing w:before="70" w:after="70" w:line="240" w:lineRule="auto"/>
              <w:ind w:firstLine="0"/>
              <w:jc w:val="left"/>
              <w:rPr>
                <w:sz w:val="21"/>
              </w:rPr>
            </w:pPr>
            <w:r>
              <w:rPr>
                <w:sz w:val="21"/>
                <w:szCs w:val="21"/>
              </w:rPr>
              <w:t>2438 g；386.8×152.7×174.4 mm</w:t>
            </w:r>
          </w:p>
        </w:tc>
        <w:tc>
          <w:tcPr>
            <w:tcW w:w="2970" w:type="dxa"/>
            <w:vAlign w:val="center"/>
          </w:tcPr>
          <w:p w14:paraId="7DF30F1C">
            <w:pPr>
              <w:snapToGrid w:val="0"/>
              <w:spacing w:before="70" w:after="70" w:line="240" w:lineRule="auto"/>
              <w:ind w:firstLine="0"/>
              <w:jc w:val="left"/>
              <w:rPr>
                <w:sz w:val="21"/>
              </w:rPr>
            </w:pPr>
            <w:r>
              <w:rPr>
                <w:sz w:val="21"/>
                <w:szCs w:val="21"/>
              </w:rPr>
              <w:t>单人背负，通过检修门与通道</w:t>
            </w:r>
          </w:p>
        </w:tc>
      </w:tr>
      <w:tr w14:paraId="444CB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020CA3F1">
            <w:pPr>
              <w:snapToGrid w:val="0"/>
              <w:spacing w:before="70" w:after="70" w:line="240" w:lineRule="auto"/>
              <w:ind w:firstLine="0"/>
              <w:jc w:val="left"/>
              <w:rPr>
                <w:sz w:val="21"/>
              </w:rPr>
            </w:pPr>
            <w:r>
              <w:rPr>
                <w:sz w:val="21"/>
                <w:szCs w:val="21"/>
              </w:rPr>
              <w:t>精度指标</w:t>
            </w:r>
          </w:p>
        </w:tc>
        <w:tc>
          <w:tcPr>
            <w:tcW w:w="4371" w:type="dxa"/>
            <w:vAlign w:val="center"/>
          </w:tcPr>
          <w:p w14:paraId="39FA1105">
            <w:pPr>
              <w:snapToGrid w:val="0"/>
              <w:spacing w:before="70" w:after="70" w:line="240" w:lineRule="auto"/>
              <w:ind w:firstLine="0"/>
              <w:jc w:val="left"/>
              <w:rPr>
                <w:sz w:val="21"/>
              </w:rPr>
            </w:pPr>
            <w:r>
              <w:rPr>
                <w:sz w:val="21"/>
                <w:szCs w:val="21"/>
              </w:rPr>
              <w:t>相对精度优于 1 cm；绝对精度优于 5 cm；点云厚度 5 mm 以内</w:t>
            </w:r>
          </w:p>
        </w:tc>
        <w:tc>
          <w:tcPr>
            <w:tcW w:w="2970" w:type="dxa"/>
            <w:vAlign w:val="center"/>
          </w:tcPr>
          <w:p w14:paraId="496BB6B3">
            <w:pPr>
              <w:snapToGrid w:val="0"/>
              <w:spacing w:before="70" w:after="70" w:line="240" w:lineRule="auto"/>
              <w:ind w:firstLine="0"/>
              <w:jc w:val="left"/>
              <w:rPr>
                <w:sz w:val="21"/>
              </w:rPr>
            </w:pPr>
            <w:r>
              <w:rPr>
                <w:sz w:val="21"/>
                <w:szCs w:val="21"/>
              </w:rPr>
              <w:t>满足</w:t>
            </w:r>
            <w:r>
              <w:rPr>
                <w:rFonts w:hint="eastAsia"/>
                <w:sz w:val="21"/>
                <w:szCs w:val="21"/>
              </w:rPr>
              <w:t>“</w:t>
            </w:r>
            <w:r>
              <w:rPr>
                <w:sz w:val="21"/>
                <w:szCs w:val="21"/>
              </w:rPr>
              <w:t>相对精度不低于 ±1 cm</w:t>
            </w:r>
            <w:r>
              <w:rPr>
                <w:rFonts w:hint="eastAsia"/>
                <w:sz w:val="21"/>
                <w:szCs w:val="21"/>
              </w:rPr>
              <w:t>”</w:t>
            </w:r>
            <w:r>
              <w:rPr>
                <w:sz w:val="21"/>
                <w:szCs w:val="21"/>
              </w:rPr>
              <w:t>要求</w:t>
            </w:r>
          </w:p>
        </w:tc>
      </w:tr>
      <w:tr w14:paraId="6002D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4F51EC5D">
            <w:pPr>
              <w:snapToGrid w:val="0"/>
              <w:spacing w:before="70" w:after="70" w:line="240" w:lineRule="auto"/>
              <w:ind w:firstLine="0"/>
              <w:jc w:val="left"/>
              <w:rPr>
                <w:sz w:val="21"/>
              </w:rPr>
            </w:pPr>
            <w:r>
              <w:rPr>
                <w:sz w:val="21"/>
                <w:szCs w:val="21"/>
              </w:rPr>
              <w:t>RTK 精度</w:t>
            </w:r>
          </w:p>
        </w:tc>
        <w:tc>
          <w:tcPr>
            <w:tcW w:w="4371" w:type="dxa"/>
            <w:vAlign w:val="center"/>
          </w:tcPr>
          <w:p w14:paraId="14E59E21">
            <w:pPr>
              <w:snapToGrid w:val="0"/>
              <w:spacing w:before="70" w:after="70" w:line="240" w:lineRule="auto"/>
              <w:ind w:firstLine="0"/>
              <w:jc w:val="left"/>
              <w:rPr>
                <w:sz w:val="21"/>
              </w:rPr>
            </w:pPr>
            <w:r>
              <w:rPr>
                <w:sz w:val="21"/>
                <w:szCs w:val="21"/>
              </w:rPr>
              <w:t>平面 0.8 cm+1 ppm；高程 1.5 cm+1 ppm</w:t>
            </w:r>
          </w:p>
        </w:tc>
        <w:tc>
          <w:tcPr>
            <w:tcW w:w="2970" w:type="dxa"/>
            <w:vAlign w:val="center"/>
          </w:tcPr>
          <w:p w14:paraId="47F01282">
            <w:pPr>
              <w:snapToGrid w:val="0"/>
              <w:spacing w:before="70" w:after="70" w:line="240" w:lineRule="auto"/>
              <w:ind w:firstLine="0"/>
              <w:jc w:val="left"/>
              <w:rPr>
                <w:sz w:val="21"/>
              </w:rPr>
            </w:pPr>
            <w:r>
              <w:rPr>
                <w:sz w:val="21"/>
                <w:szCs w:val="21"/>
              </w:rPr>
              <w:t>支持 PPK 后处理解算</w:t>
            </w:r>
          </w:p>
        </w:tc>
      </w:tr>
      <w:tr w14:paraId="56708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9" w:type="dxa"/>
            <w:vAlign w:val="center"/>
          </w:tcPr>
          <w:p w14:paraId="68684A07">
            <w:pPr>
              <w:snapToGrid w:val="0"/>
              <w:spacing w:before="70" w:after="70" w:line="240" w:lineRule="auto"/>
              <w:ind w:firstLine="0"/>
              <w:jc w:val="left"/>
              <w:rPr>
                <w:sz w:val="21"/>
              </w:rPr>
            </w:pPr>
            <w:r>
              <w:rPr>
                <w:sz w:val="21"/>
                <w:szCs w:val="21"/>
              </w:rPr>
              <w:t>无线通信</w:t>
            </w:r>
          </w:p>
        </w:tc>
        <w:tc>
          <w:tcPr>
            <w:tcW w:w="4371" w:type="dxa"/>
            <w:vAlign w:val="center"/>
          </w:tcPr>
          <w:p w14:paraId="03ECDFFD">
            <w:pPr>
              <w:snapToGrid w:val="0"/>
              <w:spacing w:before="70" w:after="70" w:line="240" w:lineRule="auto"/>
              <w:ind w:firstLine="0"/>
              <w:jc w:val="left"/>
              <w:rPr>
                <w:sz w:val="21"/>
              </w:rPr>
            </w:pPr>
            <w:r>
              <w:rPr>
                <w:sz w:val="21"/>
                <w:szCs w:val="21"/>
              </w:rPr>
              <w:t>WiFi 6，2.4 GHz/5 GHz，有效距离约 20 m</w:t>
            </w:r>
          </w:p>
        </w:tc>
        <w:tc>
          <w:tcPr>
            <w:tcW w:w="2970" w:type="dxa"/>
            <w:vAlign w:val="center"/>
          </w:tcPr>
          <w:p w14:paraId="3159A089">
            <w:pPr>
              <w:snapToGrid w:val="0"/>
              <w:spacing w:before="70" w:after="70" w:line="240" w:lineRule="auto"/>
              <w:ind w:firstLine="0"/>
              <w:jc w:val="left"/>
              <w:rPr>
                <w:sz w:val="21"/>
              </w:rPr>
            </w:pPr>
            <w:r>
              <w:rPr>
                <w:sz w:val="21"/>
                <w:szCs w:val="21"/>
              </w:rPr>
              <w:t>现场实时监控与回传</w:t>
            </w:r>
          </w:p>
        </w:tc>
      </w:tr>
    </w:tbl>
    <w:p w14:paraId="36066563">
      <w:pPr>
        <w:spacing w:line="240" w:lineRule="auto"/>
      </w:pPr>
    </w:p>
    <w:p w14:paraId="2E6C55F1">
      <w:r>
        <w:rPr>
          <w:b/>
        </w:rPr>
        <w:t>（2）</w:t>
      </w:r>
      <w:r>
        <w:rPr>
          <w:rFonts w:hint="eastAsia"/>
          <w:b/>
        </w:rPr>
        <w:t>跟踪器</w:t>
      </w:r>
      <w:r>
        <w:rPr>
          <w:b/>
        </w:rPr>
        <w:t>设计要点。</w:t>
      </w:r>
    </w:p>
    <w:p w14:paraId="0D29C343">
      <w:r>
        <w:t>一是同轴标定。激光与相机光轴保持固定相对位置，出厂标定相机内参、激光</w:t>
      </w:r>
      <w:r>
        <w:rPr>
          <w:rFonts w:hint="eastAsia"/>
        </w:rPr>
        <w:t>-</w:t>
      </w:r>
      <w:r>
        <w:t>相机外参与时延，标定参数随设备交付（数据包 info/calibration 目录），标定残差作为精度依据。二是减振安装。旋转测头与相机模组采用减振结构，抑制载具行进与手持步行振动。三是散热。采用金属壳体贴合导热，内部设置温度传感器，高温时降频保护。四是防尘防水。旋转部件采用迷宫式密封，接口采用防水插头，适应闸室高湿与表孔湿滑环境。</w:t>
      </w:r>
    </w:p>
    <w:p w14:paraId="1634AA79">
      <w:r>
        <w:rPr>
          <w:b/>
        </w:rPr>
        <w:t>（3）数据同步。</w:t>
      </w:r>
    </w:p>
    <w:p w14:paraId="7D7CA238">
      <w:r>
        <w:t>激光、相机、IMU 采用硬件触发同步，统一时间戳；相机曝光时刻与激光扫描时刻的时延通过标定补偿，残余时延不大于 1 ms；数据包内记录同步状态标志，异常时标记为可疑数据。定型机型原始数据以 .bag 包形式保存，内含 LiDAR 帧、IMU 数据、相机帧与时间戳，可支撑轨迹重优化与重算，具体组织见 2.5.2.23。</w:t>
      </w:r>
    </w:p>
    <w:p w14:paraId="31683C60">
      <w:pPr>
        <w:pStyle w:val="6"/>
      </w:pPr>
      <w:r>
        <w:rPr>
          <w:szCs w:val="32"/>
        </w:rPr>
        <w:t>2.5.2.11 SLAM 算法实现与参数</w:t>
      </w:r>
    </w:p>
    <w:p w14:paraId="06E0F66F">
      <w:r>
        <w:rPr>
          <w:b/>
        </w:rPr>
        <w:t>（1）算法框架。</w:t>
      </w:r>
    </w:p>
    <w:p w14:paraId="7F5AC5B4">
      <w:r>
        <w:t>前端：激光里程计（点到面 ICP）+ 视觉里程计（特征点法/直接法）+ IMU 预积分，三者通过误差状态卡尔曼滤波（ESKF）融合，输出高频位姿。</w:t>
      </w:r>
    </w:p>
    <w:p w14:paraId="585F923C">
      <w:r>
        <w:t>后端：因子图优化，节点为关键帧位姿，边为激光约束、视觉约束、IMU 约束与回环约束；采用增量式平滑与建图（iSAM2）提高效率。</w:t>
      </w:r>
    </w:p>
    <w:p w14:paraId="6579EDC6">
      <w:r>
        <w:t>回环：Scan Context 几何检索 + DBoW 外观检索双通道，一致性校验后执行位姿图优化与全局点云重配准。</w:t>
      </w:r>
    </w:p>
    <w:p w14:paraId="11A3A6F0">
      <w:r>
        <w:rPr>
          <w:b/>
        </w:rPr>
        <w:t>（2）关键参数。</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18"/>
        <w:gridCol w:w="4049"/>
        <w:gridCol w:w="2533"/>
      </w:tblGrid>
      <w:tr w14:paraId="6165E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18" w:type="dxa"/>
            <w:shd w:val="clear" w:color="auto" w:fill="E7E6E6"/>
            <w:vAlign w:val="center"/>
          </w:tcPr>
          <w:p w14:paraId="4E480F24">
            <w:pPr>
              <w:snapToGrid w:val="0"/>
              <w:spacing w:before="70" w:after="70" w:line="240" w:lineRule="auto"/>
              <w:ind w:firstLine="0"/>
              <w:jc w:val="center"/>
              <w:rPr>
                <w:b/>
                <w:sz w:val="21"/>
              </w:rPr>
            </w:pPr>
            <w:r>
              <w:rPr>
                <w:b/>
                <w:sz w:val="21"/>
                <w:szCs w:val="21"/>
              </w:rPr>
              <w:t>参数</w:t>
            </w:r>
          </w:p>
        </w:tc>
        <w:tc>
          <w:tcPr>
            <w:tcW w:w="4049" w:type="dxa"/>
            <w:shd w:val="clear" w:color="auto" w:fill="E7E6E6"/>
            <w:vAlign w:val="center"/>
          </w:tcPr>
          <w:p w14:paraId="3D79BCA2">
            <w:pPr>
              <w:snapToGrid w:val="0"/>
              <w:spacing w:before="70" w:after="70" w:line="240" w:lineRule="auto"/>
              <w:ind w:firstLine="0"/>
              <w:jc w:val="center"/>
              <w:rPr>
                <w:b/>
                <w:sz w:val="21"/>
              </w:rPr>
            </w:pPr>
            <w:r>
              <w:rPr>
                <w:b/>
                <w:sz w:val="21"/>
                <w:szCs w:val="21"/>
              </w:rPr>
              <w:t>取值</w:t>
            </w:r>
          </w:p>
        </w:tc>
        <w:tc>
          <w:tcPr>
            <w:tcW w:w="2533" w:type="dxa"/>
            <w:shd w:val="clear" w:color="auto" w:fill="E7E6E6"/>
            <w:vAlign w:val="center"/>
          </w:tcPr>
          <w:p w14:paraId="0246638E">
            <w:pPr>
              <w:snapToGrid w:val="0"/>
              <w:spacing w:before="70" w:after="70" w:line="240" w:lineRule="auto"/>
              <w:ind w:firstLine="0"/>
              <w:jc w:val="center"/>
              <w:rPr>
                <w:b/>
                <w:sz w:val="21"/>
              </w:rPr>
            </w:pPr>
            <w:r>
              <w:rPr>
                <w:b/>
                <w:sz w:val="21"/>
                <w:szCs w:val="21"/>
              </w:rPr>
              <w:t>说明</w:t>
            </w:r>
          </w:p>
        </w:tc>
      </w:tr>
      <w:tr w14:paraId="3F63A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1CDF1A31">
            <w:pPr>
              <w:snapToGrid w:val="0"/>
              <w:spacing w:before="70" w:after="70" w:line="240" w:lineRule="auto"/>
              <w:ind w:firstLine="0"/>
              <w:jc w:val="left"/>
              <w:rPr>
                <w:sz w:val="21"/>
              </w:rPr>
            </w:pPr>
            <w:r>
              <w:rPr>
                <w:sz w:val="21"/>
                <w:szCs w:val="21"/>
              </w:rPr>
              <w:t>激光特征提取</w:t>
            </w:r>
          </w:p>
        </w:tc>
        <w:tc>
          <w:tcPr>
            <w:tcW w:w="4049" w:type="dxa"/>
            <w:vAlign w:val="center"/>
          </w:tcPr>
          <w:p w14:paraId="35FC8153">
            <w:pPr>
              <w:snapToGrid w:val="0"/>
              <w:spacing w:before="70" w:after="70" w:line="240" w:lineRule="auto"/>
              <w:ind w:firstLine="0"/>
              <w:jc w:val="left"/>
              <w:rPr>
                <w:sz w:val="21"/>
              </w:rPr>
            </w:pPr>
            <w:r>
              <w:rPr>
                <w:sz w:val="21"/>
                <w:szCs w:val="21"/>
              </w:rPr>
              <w:t>平面/边缘分类，阈值 0.1 m</w:t>
            </w:r>
          </w:p>
        </w:tc>
        <w:tc>
          <w:tcPr>
            <w:tcW w:w="2533" w:type="dxa"/>
            <w:vAlign w:val="center"/>
          </w:tcPr>
          <w:p w14:paraId="32FA177B">
            <w:pPr>
              <w:snapToGrid w:val="0"/>
              <w:spacing w:before="70" w:after="70" w:line="240" w:lineRule="auto"/>
              <w:ind w:firstLine="0"/>
              <w:jc w:val="left"/>
              <w:rPr>
                <w:sz w:val="21"/>
              </w:rPr>
            </w:pPr>
            <w:r>
              <w:rPr>
                <w:sz w:val="21"/>
                <w:szCs w:val="21"/>
              </w:rPr>
              <w:t>适应混凝土表面</w:t>
            </w:r>
          </w:p>
        </w:tc>
      </w:tr>
      <w:tr w14:paraId="378B5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6D9910EF">
            <w:pPr>
              <w:snapToGrid w:val="0"/>
              <w:spacing w:before="70" w:after="70" w:line="240" w:lineRule="auto"/>
              <w:ind w:firstLine="0"/>
              <w:jc w:val="left"/>
              <w:rPr>
                <w:sz w:val="21"/>
              </w:rPr>
            </w:pPr>
            <w:r>
              <w:rPr>
                <w:sz w:val="21"/>
                <w:szCs w:val="21"/>
              </w:rPr>
              <w:t>关键帧间隔</w:t>
            </w:r>
          </w:p>
        </w:tc>
        <w:tc>
          <w:tcPr>
            <w:tcW w:w="4049" w:type="dxa"/>
            <w:vAlign w:val="center"/>
          </w:tcPr>
          <w:p w14:paraId="242B9497">
            <w:pPr>
              <w:snapToGrid w:val="0"/>
              <w:spacing w:before="70" w:after="70" w:line="240" w:lineRule="auto"/>
              <w:ind w:firstLine="0"/>
              <w:jc w:val="left"/>
              <w:rPr>
                <w:sz w:val="21"/>
              </w:rPr>
            </w:pPr>
            <w:r>
              <w:rPr>
                <w:sz w:val="21"/>
                <w:szCs w:val="21"/>
              </w:rPr>
              <w:t>0.5 m 或 5°</w:t>
            </w:r>
          </w:p>
        </w:tc>
        <w:tc>
          <w:tcPr>
            <w:tcW w:w="2533" w:type="dxa"/>
            <w:vAlign w:val="center"/>
          </w:tcPr>
          <w:p w14:paraId="36F030C2">
            <w:pPr>
              <w:snapToGrid w:val="0"/>
              <w:spacing w:before="70" w:after="70" w:line="240" w:lineRule="auto"/>
              <w:ind w:firstLine="0"/>
              <w:jc w:val="left"/>
              <w:rPr>
                <w:sz w:val="21"/>
              </w:rPr>
            </w:pPr>
            <w:r>
              <w:rPr>
                <w:sz w:val="21"/>
                <w:szCs w:val="21"/>
              </w:rPr>
              <w:t>兼顾精度与效率</w:t>
            </w:r>
          </w:p>
        </w:tc>
      </w:tr>
      <w:tr w14:paraId="5C85D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786440F7">
            <w:pPr>
              <w:snapToGrid w:val="0"/>
              <w:spacing w:before="70" w:after="70" w:line="240" w:lineRule="auto"/>
              <w:ind w:firstLine="0"/>
              <w:jc w:val="left"/>
              <w:rPr>
                <w:sz w:val="21"/>
              </w:rPr>
            </w:pPr>
            <w:r>
              <w:rPr>
                <w:sz w:val="21"/>
                <w:szCs w:val="21"/>
              </w:rPr>
              <w:t>局部地图范围</w:t>
            </w:r>
          </w:p>
        </w:tc>
        <w:tc>
          <w:tcPr>
            <w:tcW w:w="4049" w:type="dxa"/>
            <w:vAlign w:val="center"/>
          </w:tcPr>
          <w:p w14:paraId="391D3F5D">
            <w:pPr>
              <w:snapToGrid w:val="0"/>
              <w:spacing w:before="70" w:after="70" w:line="240" w:lineRule="auto"/>
              <w:ind w:firstLine="0"/>
              <w:jc w:val="left"/>
              <w:rPr>
                <w:sz w:val="21"/>
              </w:rPr>
            </w:pPr>
            <w:r>
              <w:rPr>
                <w:sz w:val="21"/>
                <w:szCs w:val="21"/>
              </w:rPr>
              <w:t>30 m 立方体</w:t>
            </w:r>
          </w:p>
        </w:tc>
        <w:tc>
          <w:tcPr>
            <w:tcW w:w="2533" w:type="dxa"/>
            <w:vAlign w:val="center"/>
          </w:tcPr>
          <w:p w14:paraId="3214A189">
            <w:pPr>
              <w:snapToGrid w:val="0"/>
              <w:spacing w:before="70" w:after="70" w:line="240" w:lineRule="auto"/>
              <w:ind w:firstLine="0"/>
              <w:jc w:val="left"/>
              <w:rPr>
                <w:sz w:val="21"/>
              </w:rPr>
            </w:pPr>
            <w:r>
              <w:rPr>
                <w:sz w:val="21"/>
                <w:szCs w:val="21"/>
              </w:rPr>
              <w:t>控制计算量</w:t>
            </w:r>
          </w:p>
        </w:tc>
      </w:tr>
      <w:tr w14:paraId="02E69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162CFEAF">
            <w:pPr>
              <w:snapToGrid w:val="0"/>
              <w:spacing w:before="70" w:after="70" w:line="240" w:lineRule="auto"/>
              <w:ind w:firstLine="0"/>
              <w:jc w:val="left"/>
              <w:rPr>
                <w:sz w:val="21"/>
              </w:rPr>
            </w:pPr>
            <w:r>
              <w:rPr>
                <w:sz w:val="21"/>
                <w:szCs w:val="21"/>
              </w:rPr>
              <w:t>回环检索阈值</w:t>
            </w:r>
          </w:p>
        </w:tc>
        <w:tc>
          <w:tcPr>
            <w:tcW w:w="4049" w:type="dxa"/>
            <w:vAlign w:val="center"/>
          </w:tcPr>
          <w:p w14:paraId="57333CB7">
            <w:pPr>
              <w:snapToGrid w:val="0"/>
              <w:spacing w:before="70" w:after="70" w:line="240" w:lineRule="auto"/>
              <w:ind w:firstLine="0"/>
              <w:jc w:val="left"/>
              <w:rPr>
                <w:sz w:val="21"/>
              </w:rPr>
            </w:pPr>
            <w:r>
              <w:rPr>
                <w:sz w:val="21"/>
                <w:szCs w:val="21"/>
              </w:rPr>
              <w:t>相似度 ≥0.75</w:t>
            </w:r>
          </w:p>
        </w:tc>
        <w:tc>
          <w:tcPr>
            <w:tcW w:w="2533" w:type="dxa"/>
            <w:vAlign w:val="center"/>
          </w:tcPr>
          <w:p w14:paraId="63AD1AB6">
            <w:pPr>
              <w:snapToGrid w:val="0"/>
              <w:spacing w:before="70" w:after="70" w:line="240" w:lineRule="auto"/>
              <w:ind w:firstLine="0"/>
              <w:jc w:val="left"/>
              <w:rPr>
                <w:sz w:val="21"/>
              </w:rPr>
            </w:pPr>
            <w:r>
              <w:rPr>
                <w:sz w:val="21"/>
                <w:szCs w:val="21"/>
              </w:rPr>
              <w:t>降低误回环</w:t>
            </w:r>
          </w:p>
        </w:tc>
      </w:tr>
      <w:tr w14:paraId="33F5E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633ACD02">
            <w:pPr>
              <w:snapToGrid w:val="0"/>
              <w:spacing w:before="70" w:after="70" w:line="240" w:lineRule="auto"/>
              <w:ind w:firstLine="0"/>
              <w:jc w:val="left"/>
              <w:rPr>
                <w:sz w:val="21"/>
              </w:rPr>
            </w:pPr>
            <w:r>
              <w:rPr>
                <w:sz w:val="21"/>
                <w:szCs w:val="21"/>
              </w:rPr>
              <w:t>优化迭代次数</w:t>
            </w:r>
          </w:p>
        </w:tc>
        <w:tc>
          <w:tcPr>
            <w:tcW w:w="4049" w:type="dxa"/>
            <w:vAlign w:val="center"/>
          </w:tcPr>
          <w:p w14:paraId="61D7BDEA">
            <w:pPr>
              <w:snapToGrid w:val="0"/>
              <w:spacing w:before="70" w:after="70" w:line="240" w:lineRule="auto"/>
              <w:ind w:firstLine="0"/>
              <w:jc w:val="left"/>
              <w:rPr>
                <w:sz w:val="21"/>
              </w:rPr>
            </w:pPr>
            <w:r>
              <w:rPr>
                <w:sz w:val="21"/>
                <w:szCs w:val="21"/>
              </w:rPr>
              <w:t>≤10 次/关键帧</w:t>
            </w:r>
          </w:p>
        </w:tc>
        <w:tc>
          <w:tcPr>
            <w:tcW w:w="2533" w:type="dxa"/>
            <w:vAlign w:val="center"/>
          </w:tcPr>
          <w:p w14:paraId="2C9D91FA">
            <w:pPr>
              <w:snapToGrid w:val="0"/>
              <w:spacing w:before="70" w:after="70" w:line="240" w:lineRule="auto"/>
              <w:ind w:firstLine="0"/>
              <w:jc w:val="left"/>
              <w:rPr>
                <w:sz w:val="21"/>
              </w:rPr>
            </w:pPr>
            <w:r>
              <w:rPr>
                <w:sz w:val="21"/>
                <w:szCs w:val="21"/>
              </w:rPr>
              <w:t>实时性</w:t>
            </w:r>
          </w:p>
        </w:tc>
      </w:tr>
      <w:tr w14:paraId="68558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7ABB7FFC">
            <w:pPr>
              <w:snapToGrid w:val="0"/>
              <w:spacing w:before="70" w:after="70" w:line="240" w:lineRule="auto"/>
              <w:ind w:firstLine="0"/>
              <w:jc w:val="left"/>
              <w:rPr>
                <w:sz w:val="21"/>
              </w:rPr>
            </w:pPr>
            <w:r>
              <w:rPr>
                <w:sz w:val="21"/>
                <w:szCs w:val="21"/>
              </w:rPr>
              <w:t>体素滤波</w:t>
            </w:r>
          </w:p>
        </w:tc>
        <w:tc>
          <w:tcPr>
            <w:tcW w:w="4049" w:type="dxa"/>
            <w:vAlign w:val="center"/>
          </w:tcPr>
          <w:p w14:paraId="0629D1C6">
            <w:pPr>
              <w:snapToGrid w:val="0"/>
              <w:spacing w:before="70" w:after="70" w:line="240" w:lineRule="auto"/>
              <w:ind w:firstLine="0"/>
              <w:jc w:val="left"/>
              <w:rPr>
                <w:sz w:val="21"/>
              </w:rPr>
            </w:pPr>
            <w:r>
              <w:rPr>
                <w:sz w:val="21"/>
                <w:szCs w:val="21"/>
              </w:rPr>
              <w:t>0.02 m（精）/0.05 m（粗）</w:t>
            </w:r>
          </w:p>
        </w:tc>
        <w:tc>
          <w:tcPr>
            <w:tcW w:w="2533" w:type="dxa"/>
            <w:vAlign w:val="center"/>
          </w:tcPr>
          <w:p w14:paraId="0D6149B6">
            <w:pPr>
              <w:snapToGrid w:val="0"/>
              <w:spacing w:before="70" w:after="70" w:line="240" w:lineRule="auto"/>
              <w:ind w:firstLine="0"/>
              <w:jc w:val="left"/>
              <w:rPr>
                <w:sz w:val="21"/>
              </w:rPr>
            </w:pPr>
            <w:r>
              <w:rPr>
                <w:sz w:val="21"/>
                <w:szCs w:val="21"/>
              </w:rPr>
              <w:t>分级处理</w:t>
            </w:r>
          </w:p>
        </w:tc>
      </w:tr>
      <w:tr w14:paraId="5CDAA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18" w:type="dxa"/>
            <w:vAlign w:val="center"/>
          </w:tcPr>
          <w:p w14:paraId="34536E78">
            <w:pPr>
              <w:snapToGrid w:val="0"/>
              <w:spacing w:before="70" w:after="70" w:line="240" w:lineRule="auto"/>
              <w:ind w:firstLine="0"/>
              <w:jc w:val="left"/>
              <w:rPr>
                <w:sz w:val="21"/>
              </w:rPr>
            </w:pPr>
            <w:r>
              <w:rPr>
                <w:sz w:val="21"/>
                <w:szCs w:val="21"/>
              </w:rPr>
              <w:t>闭环判定</w:t>
            </w:r>
          </w:p>
        </w:tc>
        <w:tc>
          <w:tcPr>
            <w:tcW w:w="4049" w:type="dxa"/>
            <w:vAlign w:val="center"/>
          </w:tcPr>
          <w:p w14:paraId="7FC1B254">
            <w:pPr>
              <w:snapToGrid w:val="0"/>
              <w:spacing w:before="70" w:after="70" w:line="240" w:lineRule="auto"/>
              <w:ind w:firstLine="0"/>
              <w:jc w:val="left"/>
              <w:rPr>
                <w:sz w:val="21"/>
              </w:rPr>
            </w:pPr>
            <w:r>
              <w:rPr>
                <w:sz w:val="21"/>
                <w:szCs w:val="21"/>
              </w:rPr>
              <w:t>起终点重合度 ≤±1 cm</w:t>
            </w:r>
          </w:p>
        </w:tc>
        <w:tc>
          <w:tcPr>
            <w:tcW w:w="2533" w:type="dxa"/>
            <w:vAlign w:val="center"/>
          </w:tcPr>
          <w:p w14:paraId="44E33E52">
            <w:pPr>
              <w:snapToGrid w:val="0"/>
              <w:spacing w:before="70" w:after="70" w:line="240" w:lineRule="auto"/>
              <w:ind w:firstLine="0"/>
              <w:jc w:val="left"/>
              <w:rPr>
                <w:sz w:val="21"/>
              </w:rPr>
            </w:pPr>
            <w:r>
              <w:rPr>
                <w:sz w:val="21"/>
                <w:szCs w:val="21"/>
              </w:rPr>
              <w:t>精度评定</w:t>
            </w:r>
          </w:p>
        </w:tc>
      </w:tr>
    </w:tbl>
    <w:p w14:paraId="4B87D8B6">
      <w:pPr>
        <w:spacing w:line="240" w:lineRule="auto"/>
      </w:pPr>
    </w:p>
    <w:p w14:paraId="3591A299">
      <w:r>
        <w:rPr>
          <w:b/>
        </w:rPr>
        <w:t>（3）弱纹理与重复结构处理。</w:t>
      </w:r>
    </w:p>
    <w:p w14:paraId="2F179150">
      <w:r>
        <w:t>一是引入几何一致性检验，剔除与局部地图法向分布不符的回环。二是对规则分缝、栏杆、台阶等重复结构，采用</w:t>
      </w:r>
      <w:r>
        <w:rPr>
          <w:rFonts w:hint="eastAsia"/>
        </w:rPr>
        <w:t>“</w:t>
      </w:r>
      <w:r>
        <w:t>位置先验 + 尺度一致性</w:t>
      </w:r>
      <w:r>
        <w:rPr>
          <w:rFonts w:hint="eastAsia"/>
        </w:rPr>
        <w:t>”</w:t>
      </w:r>
      <w:r>
        <w:t>双重约束。三是在长直泄槽段引入</w:t>
      </w:r>
      <w:r>
        <w:rPr>
          <w:rFonts w:hint="eastAsia"/>
        </w:rPr>
        <w:t>“</w:t>
      </w:r>
      <w:r>
        <w:t>走廊约束</w:t>
      </w:r>
      <w:r>
        <w:rPr>
          <w:rFonts w:hint="eastAsia"/>
        </w:rPr>
        <w:t>”</w:t>
      </w:r>
      <w:r>
        <w:t>，抑制横向漂移。四是在无 GNSS 环境下以控制点进行全局校正。</w:t>
      </w:r>
    </w:p>
    <w:p w14:paraId="362E79B6">
      <w:r>
        <w:rPr>
          <w:b/>
        </w:rPr>
        <w:t>（4）精度评定方法。</w:t>
      </w:r>
    </w:p>
    <w:p w14:paraId="3000182E">
      <w:r>
        <w:t>采用闭环误差、控制点较差、同名点重复测量三种方式：闭环误差按起终点位姿差计算；控制点较差按七参数转换后残差计算；重复测量按两次独立采集的同名点距离差计算。三项指标均需满足 ±1 cm 要求。</w:t>
      </w:r>
    </w:p>
    <w:p w14:paraId="0EAC671E">
      <w:pPr>
        <w:pStyle w:val="6"/>
      </w:pPr>
      <w:r>
        <w:rPr>
          <w:szCs w:val="32"/>
        </w:rPr>
        <w:t>2.5.2.12 移动载具详细设计</w:t>
      </w:r>
    </w:p>
    <w:p w14:paraId="06FCAB8A">
      <w:pPr>
        <w:ind w:firstLine="0"/>
        <w:jc w:val="center"/>
      </w:pPr>
      <w:r>
        <w:drawing>
          <wp:inline distT="0" distB="0" distL="0" distR="0">
            <wp:extent cx="5429250" cy="2543810"/>
            <wp:effectExtent l="0" t="0" r="0" b="8890"/>
            <wp:docPr id="14138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518" name="图片 1"/>
                    <pic:cNvPicPr>
                      <a:picLocks noChangeAspect="1"/>
                    </pic:cNvPicPr>
                  </pic:nvPicPr>
                  <pic:blipFill>
                    <a:blip r:embed="rId64"/>
                    <a:stretch>
                      <a:fillRect/>
                    </a:stretch>
                  </pic:blipFill>
                  <pic:spPr>
                    <a:xfrm>
                      <a:off x="0" y="0"/>
                      <a:ext cx="5437153" cy="2548101"/>
                    </a:xfrm>
                    <a:prstGeom prst="rect">
                      <a:avLst/>
                    </a:prstGeom>
                  </pic:spPr>
                </pic:pic>
              </a:graphicData>
            </a:graphic>
          </wp:inline>
        </w:drawing>
      </w:r>
    </w:p>
    <w:p w14:paraId="264D851B">
      <w:pPr>
        <w:spacing w:after="200" w:line="280" w:lineRule="auto"/>
        <w:ind w:firstLine="0"/>
        <w:jc w:val="center"/>
      </w:pPr>
      <w:r>
        <w:rPr>
          <w:sz w:val="21"/>
          <w:szCs w:val="21"/>
        </w:rPr>
        <w:t>图 2-1</w:t>
      </w:r>
      <w:r>
        <w:rPr>
          <w:rFonts w:hint="eastAsia"/>
          <w:sz w:val="21"/>
          <w:szCs w:val="21"/>
        </w:rPr>
        <w:t>0</w:t>
      </w:r>
      <w:r>
        <w:rPr>
          <w:sz w:val="21"/>
          <w:szCs w:val="21"/>
        </w:rPr>
        <w:t xml:space="preserve">  移动载具系统结构</w:t>
      </w:r>
    </w:p>
    <w:p w14:paraId="06F82A97">
      <w:r>
        <w:rPr>
          <w:b/>
        </w:rPr>
        <w:t>（1）总体方案。</w:t>
      </w:r>
    </w:p>
    <w:p w14:paraId="798684CB">
      <w:r>
        <w:t>移动载具统一采用</w:t>
      </w:r>
      <w:r>
        <w:rPr>
          <w:b/>
        </w:rPr>
        <w:t>履带式 AGV 小车</w:t>
      </w:r>
      <w:r>
        <w:t>（橡胶履带、左右差速驱动），按</w:t>
      </w:r>
      <w:r>
        <w:rPr>
          <w:rFonts w:hint="eastAsia"/>
        </w:rPr>
        <w:t>“</w:t>
      </w:r>
      <w:r>
        <w:t>统一 AGV 底盘 + 场景套件</w:t>
      </w:r>
      <w:r>
        <w:rPr>
          <w:rFonts w:hint="eastAsia"/>
        </w:rPr>
        <w:t>”</w:t>
      </w:r>
      <w:r>
        <w:t>设计：三站各 1 台，通过更换履带材质与张紧度、调整配重与挂载支架，适配平坡、缓坡、陡坡三类场景。履带底盘的优势体现在三个方面：接地比压小、附着系数高，在湿润混凝土面与薄层淤泥上不易打滑，这是轮式底盘最难克服的环境；越障能力强，门槽盖板、排水沟、错台、伸缩缝等沿程障碍可以直接通过；重心低、接地面积大，搭载扫描仪与跟踪框架后抗倾覆能力更好。代价是转向时占位比轮式大，贴边作业需靠</w:t>
      </w:r>
      <w:r>
        <w:rPr>
          <w:rFonts w:hint="eastAsia"/>
        </w:rPr>
        <w:t>“</w:t>
      </w:r>
      <w:r>
        <w:t>原地回转 + 短距离直行</w:t>
      </w:r>
      <w:r>
        <w:rPr>
          <w:rFonts w:hint="eastAsia"/>
        </w:rPr>
        <w:t>”</w:t>
      </w:r>
      <w:r>
        <w:t>逐行推进，方案据此把路径改为梳齿式逐行扫描，并在边角区域改用手持或遥控微调。</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16"/>
        <w:gridCol w:w="2096"/>
        <w:gridCol w:w="2600"/>
        <w:gridCol w:w="2888"/>
      </w:tblGrid>
      <w:tr w14:paraId="4AA86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16" w:type="dxa"/>
            <w:shd w:val="clear" w:color="auto" w:fill="E7E6E6"/>
            <w:vAlign w:val="center"/>
          </w:tcPr>
          <w:p w14:paraId="38A16AD0">
            <w:pPr>
              <w:snapToGrid w:val="0"/>
              <w:spacing w:before="70" w:after="70" w:line="240" w:lineRule="auto"/>
              <w:ind w:firstLine="0"/>
              <w:jc w:val="center"/>
              <w:rPr>
                <w:b/>
                <w:sz w:val="21"/>
              </w:rPr>
            </w:pPr>
            <w:r>
              <w:rPr>
                <w:b/>
                <w:sz w:val="21"/>
                <w:szCs w:val="21"/>
              </w:rPr>
              <w:t>项目</w:t>
            </w:r>
          </w:p>
        </w:tc>
        <w:tc>
          <w:tcPr>
            <w:tcW w:w="2096" w:type="dxa"/>
            <w:shd w:val="clear" w:color="auto" w:fill="E7E6E6"/>
            <w:vAlign w:val="center"/>
          </w:tcPr>
          <w:p w14:paraId="238B8C33">
            <w:pPr>
              <w:snapToGrid w:val="0"/>
              <w:spacing w:before="70" w:after="70" w:line="240" w:lineRule="auto"/>
              <w:ind w:firstLine="0"/>
              <w:jc w:val="center"/>
              <w:rPr>
                <w:b/>
                <w:sz w:val="21"/>
              </w:rPr>
            </w:pPr>
            <w:r>
              <w:rPr>
                <w:b/>
                <w:sz w:val="21"/>
                <w:szCs w:val="21"/>
              </w:rPr>
              <w:t>平坡场景</w:t>
            </w:r>
          </w:p>
        </w:tc>
        <w:tc>
          <w:tcPr>
            <w:tcW w:w="2600" w:type="dxa"/>
            <w:shd w:val="clear" w:color="auto" w:fill="E7E6E6"/>
            <w:vAlign w:val="center"/>
          </w:tcPr>
          <w:p w14:paraId="3B8E43D0">
            <w:pPr>
              <w:snapToGrid w:val="0"/>
              <w:spacing w:before="70" w:after="70" w:line="240" w:lineRule="auto"/>
              <w:ind w:firstLine="0"/>
              <w:jc w:val="center"/>
              <w:rPr>
                <w:b/>
                <w:sz w:val="21"/>
              </w:rPr>
            </w:pPr>
            <w:r>
              <w:rPr>
                <w:b/>
                <w:sz w:val="21"/>
                <w:szCs w:val="21"/>
              </w:rPr>
              <w:t>缓坡场景</w:t>
            </w:r>
          </w:p>
        </w:tc>
        <w:tc>
          <w:tcPr>
            <w:tcW w:w="2888" w:type="dxa"/>
            <w:shd w:val="clear" w:color="auto" w:fill="E7E6E6"/>
            <w:vAlign w:val="center"/>
          </w:tcPr>
          <w:p w14:paraId="5BCC60BF">
            <w:pPr>
              <w:snapToGrid w:val="0"/>
              <w:spacing w:before="70" w:after="70" w:line="240" w:lineRule="auto"/>
              <w:ind w:firstLine="0"/>
              <w:jc w:val="center"/>
              <w:rPr>
                <w:b/>
                <w:sz w:val="21"/>
              </w:rPr>
            </w:pPr>
            <w:r>
              <w:rPr>
                <w:b/>
                <w:sz w:val="21"/>
                <w:szCs w:val="21"/>
              </w:rPr>
              <w:t>陡坡场景</w:t>
            </w:r>
          </w:p>
        </w:tc>
      </w:tr>
      <w:tr w14:paraId="26124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394E2267">
            <w:pPr>
              <w:snapToGrid w:val="0"/>
              <w:spacing w:before="70" w:after="70" w:line="240" w:lineRule="auto"/>
              <w:ind w:firstLine="0"/>
              <w:jc w:val="left"/>
              <w:rPr>
                <w:sz w:val="21"/>
              </w:rPr>
            </w:pPr>
            <w:r>
              <w:rPr>
                <w:sz w:val="21"/>
                <w:szCs w:val="21"/>
              </w:rPr>
              <w:t>行走机构</w:t>
            </w:r>
          </w:p>
        </w:tc>
        <w:tc>
          <w:tcPr>
            <w:tcW w:w="2096" w:type="dxa"/>
            <w:vAlign w:val="center"/>
          </w:tcPr>
          <w:p w14:paraId="058AAD60">
            <w:pPr>
              <w:snapToGrid w:val="0"/>
              <w:spacing w:before="70" w:after="70" w:line="240" w:lineRule="auto"/>
              <w:ind w:firstLine="0"/>
              <w:jc w:val="left"/>
              <w:rPr>
                <w:sz w:val="21"/>
              </w:rPr>
            </w:pPr>
            <w:r>
              <w:rPr>
                <w:sz w:val="21"/>
                <w:szCs w:val="21"/>
              </w:rPr>
              <w:t>履带式 AGV（左右差速）</w:t>
            </w:r>
          </w:p>
        </w:tc>
        <w:tc>
          <w:tcPr>
            <w:tcW w:w="2600" w:type="dxa"/>
            <w:vAlign w:val="center"/>
          </w:tcPr>
          <w:p w14:paraId="3429FB31">
            <w:pPr>
              <w:snapToGrid w:val="0"/>
              <w:spacing w:before="70" w:after="70" w:line="240" w:lineRule="auto"/>
              <w:ind w:firstLine="0"/>
              <w:jc w:val="left"/>
              <w:rPr>
                <w:sz w:val="21"/>
              </w:rPr>
            </w:pPr>
            <w:r>
              <w:rPr>
                <w:sz w:val="21"/>
                <w:szCs w:val="21"/>
              </w:rPr>
              <w:t>履带式 AGV（加宽履带+配重）</w:t>
            </w:r>
          </w:p>
        </w:tc>
        <w:tc>
          <w:tcPr>
            <w:tcW w:w="2888" w:type="dxa"/>
            <w:vAlign w:val="center"/>
          </w:tcPr>
          <w:p w14:paraId="49964CEF">
            <w:pPr>
              <w:snapToGrid w:val="0"/>
              <w:spacing w:before="70" w:after="70" w:line="240" w:lineRule="auto"/>
              <w:ind w:firstLine="0"/>
              <w:jc w:val="left"/>
              <w:rPr>
                <w:sz w:val="21"/>
              </w:rPr>
            </w:pPr>
            <w:r>
              <w:rPr>
                <w:sz w:val="21"/>
                <w:szCs w:val="21"/>
              </w:rPr>
              <w:t>履带式 AGV 置于检修平台台面作业／平台挂载</w:t>
            </w:r>
          </w:p>
        </w:tc>
      </w:tr>
      <w:tr w14:paraId="7CEA4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2644B866">
            <w:pPr>
              <w:snapToGrid w:val="0"/>
              <w:spacing w:before="70" w:after="70" w:line="240" w:lineRule="auto"/>
              <w:ind w:firstLine="0"/>
              <w:jc w:val="left"/>
              <w:rPr>
                <w:sz w:val="21"/>
              </w:rPr>
            </w:pPr>
            <w:r>
              <w:rPr>
                <w:sz w:val="21"/>
                <w:szCs w:val="21"/>
              </w:rPr>
              <w:t>外形尺寸</w:t>
            </w:r>
          </w:p>
        </w:tc>
        <w:tc>
          <w:tcPr>
            <w:tcW w:w="2096" w:type="dxa"/>
            <w:vAlign w:val="center"/>
          </w:tcPr>
          <w:p w14:paraId="3562D97A">
            <w:pPr>
              <w:snapToGrid w:val="0"/>
              <w:spacing w:before="70" w:after="70" w:line="240" w:lineRule="auto"/>
              <w:ind w:firstLine="0"/>
              <w:jc w:val="left"/>
              <w:rPr>
                <w:sz w:val="21"/>
              </w:rPr>
            </w:pPr>
            <w:r>
              <w:rPr>
                <w:sz w:val="21"/>
                <w:szCs w:val="21"/>
              </w:rPr>
              <w:t>800×600×400 mm</w:t>
            </w:r>
          </w:p>
        </w:tc>
        <w:tc>
          <w:tcPr>
            <w:tcW w:w="2600" w:type="dxa"/>
            <w:vAlign w:val="center"/>
          </w:tcPr>
          <w:p w14:paraId="2C3DEE8B">
            <w:pPr>
              <w:snapToGrid w:val="0"/>
              <w:spacing w:before="70" w:after="70" w:line="240" w:lineRule="auto"/>
              <w:ind w:firstLine="0"/>
              <w:jc w:val="left"/>
              <w:rPr>
                <w:sz w:val="21"/>
              </w:rPr>
            </w:pPr>
            <w:r>
              <w:rPr>
                <w:sz w:val="21"/>
                <w:szCs w:val="21"/>
              </w:rPr>
              <w:t>900×700×450 mm</w:t>
            </w:r>
          </w:p>
        </w:tc>
        <w:tc>
          <w:tcPr>
            <w:tcW w:w="2888" w:type="dxa"/>
            <w:vAlign w:val="center"/>
          </w:tcPr>
          <w:p w14:paraId="5EF52070">
            <w:pPr>
              <w:snapToGrid w:val="0"/>
              <w:spacing w:before="70" w:after="70" w:line="240" w:lineRule="auto"/>
              <w:ind w:firstLine="0"/>
              <w:jc w:val="left"/>
              <w:rPr>
                <w:sz w:val="21"/>
              </w:rPr>
            </w:pPr>
            <w:r>
              <w:rPr>
                <w:sz w:val="21"/>
                <w:szCs w:val="21"/>
              </w:rPr>
              <w:t>700×500×350 mm</w:t>
            </w:r>
          </w:p>
        </w:tc>
      </w:tr>
      <w:tr w14:paraId="0B0CB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43FE1015">
            <w:pPr>
              <w:snapToGrid w:val="0"/>
              <w:spacing w:before="70" w:after="70" w:line="240" w:lineRule="auto"/>
              <w:ind w:firstLine="0"/>
              <w:jc w:val="left"/>
              <w:rPr>
                <w:sz w:val="21"/>
              </w:rPr>
            </w:pPr>
            <w:r>
              <w:rPr>
                <w:sz w:val="21"/>
                <w:szCs w:val="21"/>
              </w:rPr>
              <w:t>整备质量</w:t>
            </w:r>
          </w:p>
        </w:tc>
        <w:tc>
          <w:tcPr>
            <w:tcW w:w="2096" w:type="dxa"/>
            <w:vAlign w:val="center"/>
          </w:tcPr>
          <w:p w14:paraId="04BBD6D1">
            <w:pPr>
              <w:snapToGrid w:val="0"/>
              <w:spacing w:before="70" w:after="70" w:line="240" w:lineRule="auto"/>
              <w:ind w:firstLine="0"/>
              <w:jc w:val="left"/>
              <w:rPr>
                <w:sz w:val="21"/>
              </w:rPr>
            </w:pPr>
            <w:r>
              <w:rPr>
                <w:sz w:val="21"/>
                <w:szCs w:val="21"/>
              </w:rPr>
              <w:t>≤50 kg</w:t>
            </w:r>
          </w:p>
        </w:tc>
        <w:tc>
          <w:tcPr>
            <w:tcW w:w="2600" w:type="dxa"/>
            <w:vAlign w:val="center"/>
          </w:tcPr>
          <w:p w14:paraId="352CB398">
            <w:pPr>
              <w:snapToGrid w:val="0"/>
              <w:spacing w:before="70" w:after="70" w:line="240" w:lineRule="auto"/>
              <w:ind w:firstLine="0"/>
              <w:jc w:val="left"/>
              <w:rPr>
                <w:sz w:val="21"/>
              </w:rPr>
            </w:pPr>
            <w:r>
              <w:rPr>
                <w:sz w:val="21"/>
                <w:szCs w:val="21"/>
              </w:rPr>
              <w:t>≤60 kg</w:t>
            </w:r>
          </w:p>
        </w:tc>
        <w:tc>
          <w:tcPr>
            <w:tcW w:w="2888" w:type="dxa"/>
            <w:vAlign w:val="center"/>
          </w:tcPr>
          <w:p w14:paraId="0EF29362">
            <w:pPr>
              <w:snapToGrid w:val="0"/>
              <w:spacing w:before="70" w:after="70" w:line="240" w:lineRule="auto"/>
              <w:ind w:firstLine="0"/>
              <w:jc w:val="left"/>
              <w:rPr>
                <w:sz w:val="21"/>
              </w:rPr>
            </w:pPr>
            <w:r>
              <w:rPr>
                <w:sz w:val="21"/>
                <w:szCs w:val="21"/>
              </w:rPr>
              <w:t>≤35 kg</w:t>
            </w:r>
          </w:p>
        </w:tc>
      </w:tr>
      <w:tr w14:paraId="5EEF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02B469D5">
            <w:pPr>
              <w:snapToGrid w:val="0"/>
              <w:spacing w:before="70" w:after="70" w:line="240" w:lineRule="auto"/>
              <w:ind w:firstLine="0"/>
              <w:jc w:val="left"/>
              <w:rPr>
                <w:sz w:val="21"/>
              </w:rPr>
            </w:pPr>
            <w:r>
              <w:rPr>
                <w:sz w:val="21"/>
                <w:szCs w:val="21"/>
              </w:rPr>
              <w:t>负载能力</w:t>
            </w:r>
          </w:p>
        </w:tc>
        <w:tc>
          <w:tcPr>
            <w:tcW w:w="2096" w:type="dxa"/>
            <w:vAlign w:val="center"/>
          </w:tcPr>
          <w:p w14:paraId="5E4CC3EE">
            <w:pPr>
              <w:snapToGrid w:val="0"/>
              <w:spacing w:before="70" w:after="70" w:line="240" w:lineRule="auto"/>
              <w:ind w:firstLine="0"/>
              <w:jc w:val="left"/>
              <w:rPr>
                <w:sz w:val="21"/>
              </w:rPr>
            </w:pPr>
            <w:r>
              <w:rPr>
                <w:sz w:val="21"/>
                <w:szCs w:val="21"/>
              </w:rPr>
              <w:t>≥25 kg</w:t>
            </w:r>
          </w:p>
        </w:tc>
        <w:tc>
          <w:tcPr>
            <w:tcW w:w="2600" w:type="dxa"/>
            <w:vAlign w:val="center"/>
          </w:tcPr>
          <w:p w14:paraId="42055A1B">
            <w:pPr>
              <w:snapToGrid w:val="0"/>
              <w:spacing w:before="70" w:after="70" w:line="240" w:lineRule="auto"/>
              <w:ind w:firstLine="0"/>
              <w:jc w:val="left"/>
              <w:rPr>
                <w:sz w:val="21"/>
              </w:rPr>
            </w:pPr>
            <w:r>
              <w:rPr>
                <w:sz w:val="21"/>
                <w:szCs w:val="21"/>
              </w:rPr>
              <w:t>≥25 kg</w:t>
            </w:r>
          </w:p>
        </w:tc>
        <w:tc>
          <w:tcPr>
            <w:tcW w:w="2888" w:type="dxa"/>
            <w:vAlign w:val="center"/>
          </w:tcPr>
          <w:p w14:paraId="625E83B7">
            <w:pPr>
              <w:snapToGrid w:val="0"/>
              <w:spacing w:before="70" w:after="70" w:line="240" w:lineRule="auto"/>
              <w:ind w:firstLine="0"/>
              <w:jc w:val="left"/>
              <w:rPr>
                <w:sz w:val="21"/>
              </w:rPr>
            </w:pPr>
            <w:r>
              <w:rPr>
                <w:sz w:val="21"/>
                <w:szCs w:val="21"/>
              </w:rPr>
              <w:t>≥15 kg</w:t>
            </w:r>
          </w:p>
        </w:tc>
      </w:tr>
      <w:tr w14:paraId="4FF51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35BF254B">
            <w:pPr>
              <w:snapToGrid w:val="0"/>
              <w:spacing w:before="70" w:after="70" w:line="240" w:lineRule="auto"/>
              <w:ind w:firstLine="0"/>
              <w:jc w:val="left"/>
              <w:rPr>
                <w:sz w:val="21"/>
              </w:rPr>
            </w:pPr>
            <w:r>
              <w:rPr>
                <w:sz w:val="21"/>
                <w:szCs w:val="21"/>
              </w:rPr>
              <w:t>最大速度</w:t>
            </w:r>
          </w:p>
        </w:tc>
        <w:tc>
          <w:tcPr>
            <w:tcW w:w="2096" w:type="dxa"/>
            <w:vAlign w:val="center"/>
          </w:tcPr>
          <w:p w14:paraId="01068BE9">
            <w:pPr>
              <w:snapToGrid w:val="0"/>
              <w:spacing w:before="70" w:after="70" w:line="240" w:lineRule="auto"/>
              <w:ind w:firstLine="0"/>
              <w:jc w:val="left"/>
              <w:rPr>
                <w:sz w:val="21"/>
              </w:rPr>
            </w:pPr>
            <w:r>
              <w:rPr>
                <w:sz w:val="21"/>
                <w:szCs w:val="21"/>
              </w:rPr>
              <w:t>0.8 m/s</w:t>
            </w:r>
          </w:p>
        </w:tc>
        <w:tc>
          <w:tcPr>
            <w:tcW w:w="2600" w:type="dxa"/>
            <w:vAlign w:val="center"/>
          </w:tcPr>
          <w:p w14:paraId="73321F11">
            <w:pPr>
              <w:snapToGrid w:val="0"/>
              <w:spacing w:before="70" w:after="70" w:line="240" w:lineRule="auto"/>
              <w:ind w:firstLine="0"/>
              <w:jc w:val="left"/>
              <w:rPr>
                <w:sz w:val="21"/>
              </w:rPr>
            </w:pPr>
            <w:r>
              <w:rPr>
                <w:sz w:val="21"/>
                <w:szCs w:val="21"/>
              </w:rPr>
              <w:t>0.6 m/s</w:t>
            </w:r>
          </w:p>
        </w:tc>
        <w:tc>
          <w:tcPr>
            <w:tcW w:w="2888" w:type="dxa"/>
            <w:vAlign w:val="center"/>
          </w:tcPr>
          <w:p w14:paraId="64DEBC92">
            <w:pPr>
              <w:snapToGrid w:val="0"/>
              <w:spacing w:before="70" w:after="70" w:line="240" w:lineRule="auto"/>
              <w:ind w:firstLine="0"/>
              <w:jc w:val="left"/>
              <w:rPr>
                <w:sz w:val="21"/>
              </w:rPr>
            </w:pPr>
            <w:r>
              <w:rPr>
                <w:sz w:val="21"/>
                <w:szCs w:val="21"/>
              </w:rPr>
              <w:t>0.3 m/s</w:t>
            </w:r>
          </w:p>
        </w:tc>
      </w:tr>
      <w:tr w14:paraId="77AA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08EFD691">
            <w:pPr>
              <w:snapToGrid w:val="0"/>
              <w:spacing w:before="70" w:after="70" w:line="240" w:lineRule="auto"/>
              <w:ind w:firstLine="0"/>
              <w:jc w:val="left"/>
              <w:rPr>
                <w:sz w:val="21"/>
              </w:rPr>
            </w:pPr>
            <w:r>
              <w:rPr>
                <w:sz w:val="21"/>
                <w:szCs w:val="21"/>
              </w:rPr>
              <w:t>爬坡能力</w:t>
            </w:r>
          </w:p>
        </w:tc>
        <w:tc>
          <w:tcPr>
            <w:tcW w:w="2096" w:type="dxa"/>
            <w:vAlign w:val="center"/>
          </w:tcPr>
          <w:p w14:paraId="740720C2">
            <w:pPr>
              <w:snapToGrid w:val="0"/>
              <w:spacing w:before="70" w:after="70" w:line="240" w:lineRule="auto"/>
              <w:ind w:firstLine="0"/>
              <w:jc w:val="left"/>
              <w:rPr>
                <w:sz w:val="21"/>
              </w:rPr>
            </w:pPr>
            <w:r>
              <w:rPr>
                <w:sz w:val="21"/>
                <w:szCs w:val="21"/>
              </w:rPr>
              <w:t>≥15°</w:t>
            </w:r>
          </w:p>
        </w:tc>
        <w:tc>
          <w:tcPr>
            <w:tcW w:w="2600" w:type="dxa"/>
            <w:vAlign w:val="center"/>
          </w:tcPr>
          <w:p w14:paraId="5080B97F">
            <w:pPr>
              <w:snapToGrid w:val="0"/>
              <w:spacing w:before="70" w:after="70" w:line="240" w:lineRule="auto"/>
              <w:ind w:firstLine="0"/>
              <w:jc w:val="left"/>
              <w:rPr>
                <w:sz w:val="21"/>
              </w:rPr>
            </w:pPr>
            <w:r>
              <w:rPr>
                <w:sz w:val="21"/>
                <w:szCs w:val="21"/>
              </w:rPr>
              <w:t>≥20°（超出部分由检修平台承载）</w:t>
            </w:r>
          </w:p>
        </w:tc>
        <w:tc>
          <w:tcPr>
            <w:tcW w:w="2888" w:type="dxa"/>
            <w:vAlign w:val="center"/>
          </w:tcPr>
          <w:p w14:paraId="75592343">
            <w:pPr>
              <w:snapToGrid w:val="0"/>
              <w:spacing w:before="70" w:after="70" w:line="240" w:lineRule="auto"/>
              <w:ind w:firstLine="0"/>
              <w:jc w:val="left"/>
              <w:rPr>
                <w:sz w:val="21"/>
              </w:rPr>
            </w:pPr>
            <w:r>
              <w:rPr>
                <w:sz w:val="21"/>
                <w:szCs w:val="21"/>
              </w:rPr>
              <w:t>坡面不自行，平台随行</w:t>
            </w:r>
          </w:p>
        </w:tc>
      </w:tr>
      <w:tr w14:paraId="15F23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6A5FFF61">
            <w:pPr>
              <w:snapToGrid w:val="0"/>
              <w:spacing w:before="70" w:after="70" w:line="240" w:lineRule="auto"/>
              <w:ind w:firstLine="0"/>
              <w:jc w:val="left"/>
              <w:rPr>
                <w:sz w:val="21"/>
              </w:rPr>
            </w:pPr>
            <w:r>
              <w:rPr>
                <w:sz w:val="21"/>
                <w:szCs w:val="21"/>
              </w:rPr>
              <w:t>越障高度</w:t>
            </w:r>
          </w:p>
        </w:tc>
        <w:tc>
          <w:tcPr>
            <w:tcW w:w="2096" w:type="dxa"/>
            <w:vAlign w:val="center"/>
          </w:tcPr>
          <w:p w14:paraId="7FD51F8D">
            <w:pPr>
              <w:snapToGrid w:val="0"/>
              <w:spacing w:before="70" w:after="70" w:line="240" w:lineRule="auto"/>
              <w:ind w:firstLine="0"/>
              <w:jc w:val="left"/>
              <w:rPr>
                <w:sz w:val="21"/>
              </w:rPr>
            </w:pPr>
            <w:r>
              <w:rPr>
                <w:sz w:val="21"/>
                <w:szCs w:val="21"/>
              </w:rPr>
              <w:t>≥60 mm</w:t>
            </w:r>
          </w:p>
        </w:tc>
        <w:tc>
          <w:tcPr>
            <w:tcW w:w="2600" w:type="dxa"/>
            <w:vAlign w:val="center"/>
          </w:tcPr>
          <w:p w14:paraId="2E2852F8">
            <w:pPr>
              <w:snapToGrid w:val="0"/>
              <w:spacing w:before="70" w:after="70" w:line="240" w:lineRule="auto"/>
              <w:ind w:firstLine="0"/>
              <w:jc w:val="left"/>
              <w:rPr>
                <w:sz w:val="21"/>
              </w:rPr>
            </w:pPr>
            <w:r>
              <w:rPr>
                <w:sz w:val="21"/>
                <w:szCs w:val="21"/>
              </w:rPr>
              <w:t>≥80 mm</w:t>
            </w:r>
          </w:p>
        </w:tc>
        <w:tc>
          <w:tcPr>
            <w:tcW w:w="2888" w:type="dxa"/>
            <w:vAlign w:val="center"/>
          </w:tcPr>
          <w:p w14:paraId="5C03B98D">
            <w:pPr>
              <w:snapToGrid w:val="0"/>
              <w:spacing w:before="70" w:after="70" w:line="240" w:lineRule="auto"/>
              <w:ind w:firstLine="0"/>
              <w:jc w:val="left"/>
              <w:rPr>
                <w:sz w:val="21"/>
              </w:rPr>
            </w:pPr>
            <w:r>
              <w:rPr>
                <w:sz w:val="21"/>
                <w:szCs w:val="21"/>
              </w:rPr>
              <w:t>≥60 mm</w:t>
            </w:r>
          </w:p>
        </w:tc>
      </w:tr>
      <w:tr w14:paraId="6AA32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095B2E45">
            <w:pPr>
              <w:snapToGrid w:val="0"/>
              <w:spacing w:before="70" w:after="70" w:line="240" w:lineRule="auto"/>
              <w:ind w:firstLine="0"/>
              <w:jc w:val="left"/>
              <w:rPr>
                <w:sz w:val="21"/>
              </w:rPr>
            </w:pPr>
            <w:r>
              <w:rPr>
                <w:sz w:val="21"/>
                <w:szCs w:val="21"/>
              </w:rPr>
              <w:t>续航</w:t>
            </w:r>
          </w:p>
        </w:tc>
        <w:tc>
          <w:tcPr>
            <w:tcW w:w="2096" w:type="dxa"/>
            <w:vAlign w:val="center"/>
          </w:tcPr>
          <w:p w14:paraId="0A0AC21F">
            <w:pPr>
              <w:snapToGrid w:val="0"/>
              <w:spacing w:before="70" w:after="70" w:line="240" w:lineRule="auto"/>
              <w:ind w:firstLine="0"/>
              <w:jc w:val="left"/>
              <w:rPr>
                <w:sz w:val="21"/>
              </w:rPr>
            </w:pPr>
            <w:r>
              <w:rPr>
                <w:sz w:val="21"/>
                <w:szCs w:val="21"/>
              </w:rPr>
              <w:t>≥4 h</w:t>
            </w:r>
          </w:p>
        </w:tc>
        <w:tc>
          <w:tcPr>
            <w:tcW w:w="2600" w:type="dxa"/>
            <w:vAlign w:val="center"/>
          </w:tcPr>
          <w:p w14:paraId="59C5C373">
            <w:pPr>
              <w:snapToGrid w:val="0"/>
              <w:spacing w:before="70" w:after="70" w:line="240" w:lineRule="auto"/>
              <w:ind w:firstLine="0"/>
              <w:jc w:val="left"/>
              <w:rPr>
                <w:sz w:val="21"/>
              </w:rPr>
            </w:pPr>
            <w:r>
              <w:rPr>
                <w:sz w:val="21"/>
                <w:szCs w:val="21"/>
              </w:rPr>
              <w:t>≥4 h</w:t>
            </w:r>
          </w:p>
        </w:tc>
        <w:tc>
          <w:tcPr>
            <w:tcW w:w="2888" w:type="dxa"/>
            <w:vAlign w:val="center"/>
          </w:tcPr>
          <w:p w14:paraId="12E808B8">
            <w:pPr>
              <w:snapToGrid w:val="0"/>
              <w:spacing w:before="70" w:after="70" w:line="240" w:lineRule="auto"/>
              <w:ind w:firstLine="0"/>
              <w:jc w:val="left"/>
              <w:rPr>
                <w:sz w:val="21"/>
              </w:rPr>
            </w:pPr>
            <w:r>
              <w:rPr>
                <w:sz w:val="21"/>
                <w:szCs w:val="21"/>
              </w:rPr>
              <w:t>≥3 h</w:t>
            </w:r>
          </w:p>
        </w:tc>
      </w:tr>
      <w:tr w14:paraId="1634F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10A517EE">
            <w:pPr>
              <w:snapToGrid w:val="0"/>
              <w:spacing w:before="70" w:after="70" w:line="240" w:lineRule="auto"/>
              <w:ind w:firstLine="0"/>
              <w:jc w:val="left"/>
              <w:rPr>
                <w:sz w:val="21"/>
              </w:rPr>
            </w:pPr>
            <w:r>
              <w:rPr>
                <w:sz w:val="21"/>
                <w:szCs w:val="21"/>
              </w:rPr>
              <w:t>定位方式</w:t>
            </w:r>
          </w:p>
        </w:tc>
        <w:tc>
          <w:tcPr>
            <w:tcW w:w="2096" w:type="dxa"/>
            <w:vAlign w:val="center"/>
          </w:tcPr>
          <w:p w14:paraId="2893C6BA">
            <w:pPr>
              <w:snapToGrid w:val="0"/>
              <w:spacing w:before="70" w:after="70" w:line="240" w:lineRule="auto"/>
              <w:ind w:firstLine="0"/>
              <w:jc w:val="left"/>
              <w:rPr>
                <w:sz w:val="21"/>
              </w:rPr>
            </w:pPr>
            <w:r>
              <w:rPr>
                <w:sz w:val="21"/>
                <w:szCs w:val="21"/>
              </w:rPr>
              <w:t>激光 SLAM + 视觉 + 履带里程计</w:t>
            </w:r>
          </w:p>
        </w:tc>
        <w:tc>
          <w:tcPr>
            <w:tcW w:w="2600" w:type="dxa"/>
            <w:vAlign w:val="center"/>
          </w:tcPr>
          <w:p w14:paraId="483B8910">
            <w:pPr>
              <w:snapToGrid w:val="0"/>
              <w:spacing w:before="70" w:after="70" w:line="240" w:lineRule="auto"/>
              <w:ind w:firstLine="0"/>
              <w:jc w:val="left"/>
              <w:rPr>
                <w:sz w:val="21"/>
              </w:rPr>
            </w:pPr>
            <w:r>
              <w:rPr>
                <w:sz w:val="21"/>
                <w:szCs w:val="21"/>
              </w:rPr>
              <w:t>激光 SLAM + 视觉 + IMU</w:t>
            </w:r>
          </w:p>
        </w:tc>
        <w:tc>
          <w:tcPr>
            <w:tcW w:w="2888" w:type="dxa"/>
            <w:vAlign w:val="center"/>
          </w:tcPr>
          <w:p w14:paraId="2F060D32">
            <w:pPr>
              <w:snapToGrid w:val="0"/>
              <w:spacing w:before="70" w:after="70" w:line="240" w:lineRule="auto"/>
              <w:ind w:firstLine="0"/>
              <w:jc w:val="left"/>
              <w:rPr>
                <w:sz w:val="21"/>
              </w:rPr>
            </w:pPr>
            <w:r>
              <w:rPr>
                <w:sz w:val="21"/>
                <w:szCs w:val="21"/>
              </w:rPr>
              <w:t>激光 SLAM + 视觉 + IMU</w:t>
            </w:r>
          </w:p>
        </w:tc>
      </w:tr>
      <w:tr w14:paraId="7531B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16" w:type="dxa"/>
            <w:vAlign w:val="center"/>
          </w:tcPr>
          <w:p w14:paraId="09F1A689">
            <w:pPr>
              <w:snapToGrid w:val="0"/>
              <w:spacing w:before="70" w:after="70" w:line="240" w:lineRule="auto"/>
              <w:ind w:firstLine="0"/>
              <w:jc w:val="left"/>
              <w:rPr>
                <w:sz w:val="21"/>
              </w:rPr>
            </w:pPr>
            <w:r>
              <w:rPr>
                <w:sz w:val="21"/>
                <w:szCs w:val="21"/>
              </w:rPr>
              <w:t>防护等级</w:t>
            </w:r>
          </w:p>
        </w:tc>
        <w:tc>
          <w:tcPr>
            <w:tcW w:w="2096" w:type="dxa"/>
            <w:vAlign w:val="center"/>
          </w:tcPr>
          <w:p w14:paraId="168E81FB">
            <w:pPr>
              <w:snapToGrid w:val="0"/>
              <w:spacing w:before="70" w:after="70" w:line="240" w:lineRule="auto"/>
              <w:ind w:firstLine="0"/>
              <w:jc w:val="left"/>
              <w:rPr>
                <w:sz w:val="21"/>
              </w:rPr>
            </w:pPr>
            <w:r>
              <w:rPr>
                <w:sz w:val="21"/>
                <w:szCs w:val="21"/>
              </w:rPr>
              <w:t>IP54</w:t>
            </w:r>
          </w:p>
        </w:tc>
        <w:tc>
          <w:tcPr>
            <w:tcW w:w="2600" w:type="dxa"/>
            <w:vAlign w:val="center"/>
          </w:tcPr>
          <w:p w14:paraId="741D341A">
            <w:pPr>
              <w:snapToGrid w:val="0"/>
              <w:spacing w:before="70" w:after="70" w:line="240" w:lineRule="auto"/>
              <w:ind w:firstLine="0"/>
              <w:jc w:val="left"/>
              <w:rPr>
                <w:sz w:val="21"/>
              </w:rPr>
            </w:pPr>
            <w:r>
              <w:rPr>
                <w:sz w:val="21"/>
                <w:szCs w:val="21"/>
              </w:rPr>
              <w:t>IP54</w:t>
            </w:r>
          </w:p>
        </w:tc>
        <w:tc>
          <w:tcPr>
            <w:tcW w:w="2888" w:type="dxa"/>
            <w:vAlign w:val="center"/>
          </w:tcPr>
          <w:p w14:paraId="1F64B2F2">
            <w:pPr>
              <w:snapToGrid w:val="0"/>
              <w:spacing w:before="70" w:after="70" w:line="240" w:lineRule="auto"/>
              <w:ind w:firstLine="0"/>
              <w:jc w:val="left"/>
              <w:rPr>
                <w:sz w:val="21"/>
              </w:rPr>
            </w:pPr>
            <w:r>
              <w:rPr>
                <w:sz w:val="21"/>
                <w:szCs w:val="21"/>
              </w:rPr>
              <w:t>IP55</w:t>
            </w:r>
          </w:p>
        </w:tc>
      </w:tr>
    </w:tbl>
    <w:p w14:paraId="10591958">
      <w:pPr>
        <w:spacing w:line="240" w:lineRule="auto"/>
      </w:pPr>
    </w:p>
    <w:p w14:paraId="452DEE8E">
      <w:r>
        <w:rPr>
          <w:b/>
        </w:rPr>
        <w:t>（2）底盘与悬架。</w:t>
      </w:r>
    </w:p>
    <w:p w14:paraId="0E259029">
      <w:r>
        <w:t>底盘采用左右两条橡胶履带独立驱动，通过两侧速度差实现转向，可原地回转；履带宽度与张紧度可调，平坡场景使用标准花纹履带配轻量化框架，强调贴边与快速覆盖；缓坡场景更换加宽人字花纹履带、增加配重块并降低重心，配合坡度传感器在坡道上自动限速与驻车；陡坡场景不在地面自行爬坡，而是将 AGV 置于向家坝检修平台台面，通过平台升降与行进把设备送至作业面，AGV 在平台上完成微调定位。履带张紧采用弹簧预紧加调节螺杆，野外可徒手调整，避免因张紧不当造成脱轨。</w:t>
      </w:r>
    </w:p>
    <w:p w14:paraId="52182ED0">
      <w:r>
        <w:rPr>
          <w:b/>
        </w:rPr>
        <w:t>（3）驱动与控制。</w:t>
      </w:r>
    </w:p>
    <w:p w14:paraId="04C8CB11">
      <w:r>
        <w:t>采用无刷直流电机 + 行星减速器 + 编码器闭环控制，左右履带速度差合成转向，速度控制精度 ±2%；控制器支持 CAN/RS485 通信；具备履带打滑识别、左右同步校正、坡度自适应调速功能。打滑识别以履带里程计与 IMU、激光 SLAM 位姿的偏差为依据，偏差持续超限时自动降速并提示检查履带张紧与地面状况。</w:t>
      </w:r>
    </w:p>
    <w:p w14:paraId="2622F510">
      <w:r>
        <w:rPr>
          <w:b/>
        </w:rPr>
        <w:t>（4）导航与感知。</w:t>
      </w:r>
    </w:p>
    <w:p w14:paraId="26202EE5">
      <w:r>
        <w:t>配置 16 线激光雷达、深度相机、超声传感器、IMU 与履带里程计；采用</w:t>
      </w:r>
      <w:r>
        <w:rPr>
          <w:rFonts w:hint="eastAsia"/>
        </w:rPr>
        <w:t>“</w:t>
      </w:r>
      <w:r>
        <w:t>激光 SLAM 建图 + 全局路径规划 + 局部避障</w:t>
      </w:r>
      <w:r>
        <w:rPr>
          <w:rFonts w:hint="eastAsia"/>
        </w:rPr>
        <w:t>”</w:t>
      </w:r>
      <w:r>
        <w:t>架构；支持电子围栏、虚拟轨道、定点停靠、自动返航。履带转向时的滑移会使里程计产生非线性误差，方案采用里程计 + IMU + 激光 SLAM 的松耦合融合，以激光位姿为真值在线估计滑移系数并补偿。</w:t>
      </w:r>
    </w:p>
    <w:p w14:paraId="3BB3D6FE">
      <w:r>
        <w:rPr>
          <w:b/>
        </w:rPr>
        <w:t>（5）电源与安全。</w:t>
      </w:r>
    </w:p>
    <w:p w14:paraId="7D4B92E8">
      <w:r>
        <w:t>电池组 48 V / 20 Ah，支持快换；配置 BMS，具备过充、过放、过流、过温保护；设置急停按钮（前后各一）、失电制动、倾角报警（阈值 25°）、防坠挂点、声光报警；遥控器具备一键停车与模式切换。陡坡场景增加机械防坠绳与倾角联锁，倾角超限自动停机。</w:t>
      </w:r>
    </w:p>
    <w:p w14:paraId="574FB6CE">
      <w:r>
        <w:rPr>
          <w:b/>
        </w:rPr>
        <w:t>（6）人机工程。</w:t>
      </w:r>
    </w:p>
    <w:p w14:paraId="2824E5AA">
      <w:r>
        <w:t>载具设置提手与搬运轮，2 人可搬运；控制面板采用中文标识与大字号；配备照明灯与警示灯；预留设备快换接口与线缆收纳槽。</w:t>
      </w:r>
    </w:p>
    <w:p w14:paraId="2A8B62A8">
      <w:pPr>
        <w:pStyle w:val="6"/>
      </w:pPr>
      <w:r>
        <w:rPr>
          <w:szCs w:val="32"/>
        </w:rPr>
        <w:t>2.5.2.13 载具与设备的机械、电气接口</w:t>
      </w:r>
    </w:p>
    <w:p w14:paraId="40548DD7">
      <w:r>
        <w:rPr>
          <w:b/>
        </w:rPr>
        <w:t>（1）机械接口。</w:t>
      </w:r>
    </w:p>
    <w:p w14:paraId="06D23D89">
      <w:r>
        <w:t>采用</w:t>
      </w:r>
      <w:r>
        <w:rPr>
          <w:rFonts w:hint="eastAsia"/>
        </w:rPr>
        <w:t>“</w:t>
      </w:r>
      <w:r>
        <w:t>定位销 + 锁紧手柄 + 减振垫</w:t>
      </w:r>
      <w:r>
        <w:rPr>
          <w:rFonts w:hint="eastAsia"/>
        </w:rPr>
        <w:t>”</w:t>
      </w:r>
      <w:r>
        <w:t>的三点定位结构，重复安装位置偏差不大于 0.05 mm；接口板标准化，兼容跟踪框架与实景扫描仪两种设备；接口板承载不小于 30 kg，安全系数不小于 2。</w:t>
      </w:r>
    </w:p>
    <w:p w14:paraId="4A8F6EBC">
      <w:r>
        <w:rPr>
          <w:b/>
        </w:rPr>
        <w:t>（2）电气接口。</w:t>
      </w:r>
    </w:p>
    <w:p w14:paraId="7B980473">
      <w:r>
        <w:t>统一采用 24 V 供电、RS485/CAN 控制、千兆以太网数据传输的三合一航空插头；插头具备防误插与锁紧结构；线缆采用拖链级高柔性线缆，弯曲寿命不小于 100 万次。</w:t>
      </w:r>
    </w:p>
    <w:p w14:paraId="11EFAE09">
      <w:r>
        <w:rPr>
          <w:b/>
        </w:rPr>
        <w:t>（3）数据接口。</w:t>
      </w:r>
    </w:p>
    <w:p w14:paraId="32F4454B">
      <w:r>
        <w:t>设备通过以太网向载具计算单元传输数据，载具统一打包并附加位姿、时间戳、状态信息；支持边采集边回传与本地缓存两种模式。</w:t>
      </w:r>
    </w:p>
    <w:p w14:paraId="601326A9">
      <w:r>
        <w:rPr>
          <w:b/>
        </w:rPr>
        <w:t>（4）快换验证。</w:t>
      </w:r>
    </w:p>
    <w:p w14:paraId="59BF081F">
      <w:r>
        <w:t>设计阶段开展不少于 50 次的快换试验，记录重复定位偏差与接触电阻；偏差超过 0.05 mm 时调整定位销配合公差。</w:t>
      </w:r>
    </w:p>
    <w:p w14:paraId="10A7683A">
      <w:pPr>
        <w:pStyle w:val="6"/>
      </w:pPr>
      <w:r>
        <w:rPr>
          <w:szCs w:val="32"/>
        </w:rPr>
        <w:t>2.5.2.14 三种场景扫描作业工艺</w:t>
      </w:r>
    </w:p>
    <w:p w14:paraId="0156402E">
      <w:r>
        <w:rPr>
          <w:b/>
        </w:rPr>
        <w:t>（1）平坡场景（葛洲坝闸室）。</w:t>
      </w:r>
    </w:p>
    <w:p w14:paraId="64E8E6A5">
      <w:r>
        <w:t>作业顺序：设备进场 → 架设跟踪站（2 站）→ 控制点联测 → 载具建图 → 路径规划 → 自主扫描 → 边角与门槽补扫 → 现场质检 → 撤收。</w:t>
      </w:r>
    </w:p>
    <w:p w14:paraId="55E54226">
      <w:r>
        <w:t>工艺要点：载具沿</w:t>
      </w:r>
      <w:r>
        <w:rPr>
          <w:rFonts w:hint="eastAsia"/>
        </w:rPr>
        <w:t>“</w:t>
      </w:r>
      <w:r>
        <w:t>回字形</w:t>
      </w:r>
      <w:r>
        <w:rPr>
          <w:rFonts w:hint="eastAsia"/>
        </w:rPr>
        <w:t>”</w:t>
      </w:r>
      <w:r>
        <w:t>路径作业，转弯处降速至 0.3 m/s；门槽、排水孔、墙角采用手持补扫；每完成一个区块即进行覆盖率检查，覆盖率低于 98% 立即补扫；闸室边缘设置虚拟围栏，防止跌落。</w:t>
      </w:r>
    </w:p>
    <w:p w14:paraId="57279AEC">
      <w:r>
        <w:rPr>
          <w:b/>
        </w:rPr>
        <w:t>（2）缓坡场景（三峡深孔）。</w:t>
      </w:r>
    </w:p>
    <w:p w14:paraId="256F37E3">
      <w:r>
        <w:t>作业顺序：设备进场 → 沿槽分段架设跟踪站（3～5 站）→ 控制点联测 → 分段扫描 → 段间拼接 → 全局优化 → 重点部位补扫 → 质检 → 撤收。</w:t>
      </w:r>
    </w:p>
    <w:p w14:paraId="36BFC560">
      <w:r>
        <w:t>工艺要点：每段长度 10～15 m，段间设置不少于 3 个公共标志点；载具沿泄槽中线行进，速度 0.4 m/s；挑坎、掺气跌坎等复杂部位采用多角度手持扫描；对弱纹理区域布设临时标志或投射散斑。</w:t>
      </w:r>
    </w:p>
    <w:p w14:paraId="7603B968">
      <w:r>
        <w:rPr>
          <w:b/>
        </w:rPr>
        <w:t>（3）陡坡场景（向家坝表孔）。</w:t>
      </w:r>
    </w:p>
    <w:p w14:paraId="07ECBA34">
      <w:r>
        <w:t>作业顺序：平台就位 → 设备挂载 → 通电自检 → 与跟踪器建立通信 → 标定 → 分段扫描 → 数据回传 → 撤收。</w:t>
      </w:r>
    </w:p>
    <w:p w14:paraId="1FB01444">
      <w:r>
        <w:t>工艺要点：优先采用平台挂载随行扫描；平台无法抵近区域由履带式 AGV 在平台台面缓行抵近，自主扫描后返回；作业期间平台下方设置警戒区，禁止人员进入；单次平台作业时间控制在允许范围内，分段实施。</w:t>
      </w:r>
    </w:p>
    <w:p w14:paraId="41063118">
      <w:r>
        <w:rPr>
          <w:b/>
        </w:rPr>
        <w:t>（4）环境适应性作业要求。</w:t>
      </w:r>
    </w:p>
    <w:p w14:paraId="25964EFF">
      <w:r>
        <w:t>风速大于 6 级停止室外作业；雨天、雾天、能见度低于 200 m 时停止扫描；温度低于 −5 ℃ 或高于 45 ℃ 时采取保温/降温措施；湿润表面作业时启用偏振与多曝光，并在报告中注明表面状态。</w:t>
      </w:r>
    </w:p>
    <w:p w14:paraId="126147FC">
      <w:pPr>
        <w:pStyle w:val="6"/>
      </w:pPr>
      <w:r>
        <w:rPr>
          <w:szCs w:val="32"/>
        </w:rPr>
        <w:t>2.5.2.15 精度试验与验证</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5"/>
        <w:gridCol w:w="1697"/>
        <w:gridCol w:w="3116"/>
        <w:gridCol w:w="3123"/>
      </w:tblGrid>
      <w:tr w14:paraId="6F210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65" w:type="dxa"/>
            <w:shd w:val="clear" w:color="auto" w:fill="E7E6E6"/>
            <w:vAlign w:val="center"/>
          </w:tcPr>
          <w:p w14:paraId="39133CA1">
            <w:pPr>
              <w:snapToGrid w:val="0"/>
              <w:spacing w:before="70" w:after="70" w:line="240" w:lineRule="auto"/>
              <w:ind w:firstLine="0"/>
              <w:jc w:val="center"/>
              <w:rPr>
                <w:b/>
                <w:sz w:val="21"/>
              </w:rPr>
            </w:pPr>
            <w:r>
              <w:rPr>
                <w:b/>
                <w:sz w:val="21"/>
                <w:szCs w:val="21"/>
              </w:rPr>
              <w:t>编号</w:t>
            </w:r>
          </w:p>
        </w:tc>
        <w:tc>
          <w:tcPr>
            <w:tcW w:w="1697" w:type="dxa"/>
            <w:shd w:val="clear" w:color="auto" w:fill="E7E6E6"/>
            <w:vAlign w:val="center"/>
          </w:tcPr>
          <w:p w14:paraId="3209BB2A">
            <w:pPr>
              <w:snapToGrid w:val="0"/>
              <w:spacing w:before="70" w:after="70" w:line="240" w:lineRule="auto"/>
              <w:ind w:firstLine="0"/>
              <w:jc w:val="center"/>
              <w:rPr>
                <w:b/>
                <w:sz w:val="21"/>
              </w:rPr>
            </w:pPr>
            <w:r>
              <w:rPr>
                <w:b/>
                <w:sz w:val="21"/>
                <w:szCs w:val="21"/>
              </w:rPr>
              <w:t>试验项目</w:t>
            </w:r>
          </w:p>
        </w:tc>
        <w:tc>
          <w:tcPr>
            <w:tcW w:w="3116" w:type="dxa"/>
            <w:shd w:val="clear" w:color="auto" w:fill="E7E6E6"/>
            <w:vAlign w:val="center"/>
          </w:tcPr>
          <w:p w14:paraId="3A5E0975">
            <w:pPr>
              <w:snapToGrid w:val="0"/>
              <w:spacing w:before="70" w:after="70" w:line="240" w:lineRule="auto"/>
              <w:ind w:firstLine="0"/>
              <w:jc w:val="center"/>
              <w:rPr>
                <w:b/>
                <w:sz w:val="21"/>
              </w:rPr>
            </w:pPr>
            <w:r>
              <w:rPr>
                <w:b/>
                <w:sz w:val="21"/>
                <w:szCs w:val="21"/>
              </w:rPr>
              <w:t>方法</w:t>
            </w:r>
          </w:p>
        </w:tc>
        <w:tc>
          <w:tcPr>
            <w:tcW w:w="3123" w:type="dxa"/>
            <w:shd w:val="clear" w:color="auto" w:fill="E7E6E6"/>
            <w:vAlign w:val="center"/>
          </w:tcPr>
          <w:p w14:paraId="449DA71E">
            <w:pPr>
              <w:snapToGrid w:val="0"/>
              <w:spacing w:before="70" w:after="70" w:line="240" w:lineRule="auto"/>
              <w:ind w:firstLine="0"/>
              <w:jc w:val="center"/>
              <w:rPr>
                <w:b/>
                <w:sz w:val="21"/>
              </w:rPr>
            </w:pPr>
            <w:r>
              <w:rPr>
                <w:b/>
                <w:sz w:val="21"/>
                <w:szCs w:val="21"/>
              </w:rPr>
              <w:t>判定指标</w:t>
            </w:r>
          </w:p>
        </w:tc>
      </w:tr>
      <w:tr w14:paraId="1D423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61FDAB4B">
            <w:pPr>
              <w:snapToGrid w:val="0"/>
              <w:spacing w:before="70" w:after="70" w:line="240" w:lineRule="auto"/>
              <w:ind w:firstLine="0"/>
              <w:jc w:val="center"/>
              <w:rPr>
                <w:sz w:val="21"/>
              </w:rPr>
            </w:pPr>
            <w:r>
              <w:rPr>
                <w:sz w:val="21"/>
                <w:szCs w:val="21"/>
              </w:rPr>
              <w:t>S1</w:t>
            </w:r>
          </w:p>
        </w:tc>
        <w:tc>
          <w:tcPr>
            <w:tcW w:w="1697" w:type="dxa"/>
            <w:vAlign w:val="center"/>
          </w:tcPr>
          <w:p w14:paraId="5BA14FDC">
            <w:pPr>
              <w:snapToGrid w:val="0"/>
              <w:spacing w:before="70" w:after="70" w:line="240" w:lineRule="auto"/>
              <w:ind w:firstLine="0"/>
              <w:jc w:val="left"/>
              <w:rPr>
                <w:sz w:val="21"/>
              </w:rPr>
            </w:pPr>
            <w:r>
              <w:rPr>
                <w:sz w:val="21"/>
                <w:szCs w:val="21"/>
              </w:rPr>
              <w:t>测距精度</w:t>
            </w:r>
          </w:p>
        </w:tc>
        <w:tc>
          <w:tcPr>
            <w:tcW w:w="3116" w:type="dxa"/>
            <w:vAlign w:val="center"/>
          </w:tcPr>
          <w:p w14:paraId="56818F2D">
            <w:pPr>
              <w:snapToGrid w:val="0"/>
              <w:spacing w:before="70" w:after="70" w:line="240" w:lineRule="auto"/>
              <w:ind w:firstLine="0"/>
              <w:jc w:val="left"/>
              <w:rPr>
                <w:sz w:val="21"/>
              </w:rPr>
            </w:pPr>
            <w:r>
              <w:rPr>
                <w:sz w:val="21"/>
                <w:szCs w:val="21"/>
              </w:rPr>
              <w:t>标准基线 5/20/50/100 m</w:t>
            </w:r>
          </w:p>
        </w:tc>
        <w:tc>
          <w:tcPr>
            <w:tcW w:w="3123" w:type="dxa"/>
            <w:vAlign w:val="center"/>
          </w:tcPr>
          <w:p w14:paraId="435E8C89">
            <w:pPr>
              <w:snapToGrid w:val="0"/>
              <w:spacing w:before="70" w:after="70" w:line="240" w:lineRule="auto"/>
              <w:ind w:firstLine="0"/>
              <w:jc w:val="left"/>
              <w:rPr>
                <w:sz w:val="21"/>
              </w:rPr>
            </w:pPr>
            <w:r>
              <w:rPr>
                <w:sz w:val="21"/>
                <w:szCs w:val="21"/>
              </w:rPr>
              <w:t>误差 ≤±1 cm</w:t>
            </w:r>
          </w:p>
        </w:tc>
      </w:tr>
      <w:tr w14:paraId="488B2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1195B799">
            <w:pPr>
              <w:snapToGrid w:val="0"/>
              <w:spacing w:before="70" w:after="70" w:line="240" w:lineRule="auto"/>
              <w:ind w:firstLine="0"/>
              <w:jc w:val="center"/>
              <w:rPr>
                <w:sz w:val="21"/>
              </w:rPr>
            </w:pPr>
            <w:r>
              <w:rPr>
                <w:sz w:val="21"/>
                <w:szCs w:val="21"/>
              </w:rPr>
              <w:t>S2</w:t>
            </w:r>
          </w:p>
        </w:tc>
        <w:tc>
          <w:tcPr>
            <w:tcW w:w="1697" w:type="dxa"/>
            <w:vAlign w:val="center"/>
          </w:tcPr>
          <w:p w14:paraId="37B11730">
            <w:pPr>
              <w:snapToGrid w:val="0"/>
              <w:spacing w:before="70" w:after="70" w:line="240" w:lineRule="auto"/>
              <w:ind w:firstLine="0"/>
              <w:jc w:val="left"/>
              <w:rPr>
                <w:sz w:val="21"/>
              </w:rPr>
            </w:pPr>
            <w:r>
              <w:rPr>
                <w:sz w:val="21"/>
                <w:szCs w:val="21"/>
              </w:rPr>
              <w:t>建图精度</w:t>
            </w:r>
          </w:p>
        </w:tc>
        <w:tc>
          <w:tcPr>
            <w:tcW w:w="3116" w:type="dxa"/>
            <w:vAlign w:val="center"/>
          </w:tcPr>
          <w:p w14:paraId="1FD36588">
            <w:pPr>
              <w:snapToGrid w:val="0"/>
              <w:spacing w:before="70" w:after="70" w:line="240" w:lineRule="auto"/>
              <w:ind w:firstLine="0"/>
              <w:jc w:val="left"/>
              <w:rPr>
                <w:sz w:val="21"/>
              </w:rPr>
            </w:pPr>
            <w:r>
              <w:rPr>
                <w:sz w:val="21"/>
                <w:szCs w:val="21"/>
              </w:rPr>
              <w:t>已知尺寸标准件</w:t>
            </w:r>
          </w:p>
        </w:tc>
        <w:tc>
          <w:tcPr>
            <w:tcW w:w="3123" w:type="dxa"/>
            <w:vAlign w:val="center"/>
          </w:tcPr>
          <w:p w14:paraId="0BEAC4C3">
            <w:pPr>
              <w:snapToGrid w:val="0"/>
              <w:spacing w:before="70" w:after="70" w:line="240" w:lineRule="auto"/>
              <w:ind w:firstLine="0"/>
              <w:jc w:val="left"/>
              <w:rPr>
                <w:sz w:val="21"/>
              </w:rPr>
            </w:pPr>
            <w:r>
              <w:rPr>
                <w:sz w:val="21"/>
                <w:szCs w:val="21"/>
              </w:rPr>
              <w:t>尺寸误差 ≤±1 cm</w:t>
            </w:r>
          </w:p>
        </w:tc>
      </w:tr>
      <w:tr w14:paraId="46BAB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1CBF90F6">
            <w:pPr>
              <w:snapToGrid w:val="0"/>
              <w:spacing w:before="70" w:after="70" w:line="240" w:lineRule="auto"/>
              <w:ind w:firstLine="0"/>
              <w:jc w:val="center"/>
              <w:rPr>
                <w:sz w:val="21"/>
              </w:rPr>
            </w:pPr>
            <w:r>
              <w:rPr>
                <w:sz w:val="21"/>
                <w:szCs w:val="21"/>
              </w:rPr>
              <w:t>S3</w:t>
            </w:r>
          </w:p>
        </w:tc>
        <w:tc>
          <w:tcPr>
            <w:tcW w:w="1697" w:type="dxa"/>
            <w:vAlign w:val="center"/>
          </w:tcPr>
          <w:p w14:paraId="7C28F5F8">
            <w:pPr>
              <w:snapToGrid w:val="0"/>
              <w:spacing w:before="70" w:after="70" w:line="240" w:lineRule="auto"/>
              <w:ind w:firstLine="0"/>
              <w:jc w:val="left"/>
              <w:rPr>
                <w:sz w:val="21"/>
              </w:rPr>
            </w:pPr>
            <w:r>
              <w:rPr>
                <w:sz w:val="21"/>
                <w:szCs w:val="21"/>
              </w:rPr>
              <w:t>闭环精度</w:t>
            </w:r>
          </w:p>
        </w:tc>
        <w:tc>
          <w:tcPr>
            <w:tcW w:w="3116" w:type="dxa"/>
            <w:vAlign w:val="center"/>
          </w:tcPr>
          <w:p w14:paraId="4A712BAC">
            <w:pPr>
              <w:snapToGrid w:val="0"/>
              <w:spacing w:before="70" w:after="70" w:line="240" w:lineRule="auto"/>
              <w:ind w:firstLine="0"/>
              <w:jc w:val="left"/>
              <w:rPr>
                <w:sz w:val="21"/>
              </w:rPr>
            </w:pPr>
            <w:r>
              <w:rPr>
                <w:sz w:val="21"/>
                <w:szCs w:val="21"/>
              </w:rPr>
              <w:t>往返闭合路径</w:t>
            </w:r>
          </w:p>
        </w:tc>
        <w:tc>
          <w:tcPr>
            <w:tcW w:w="3123" w:type="dxa"/>
            <w:vAlign w:val="center"/>
          </w:tcPr>
          <w:p w14:paraId="72A533A2">
            <w:pPr>
              <w:snapToGrid w:val="0"/>
              <w:spacing w:before="70" w:after="70" w:line="240" w:lineRule="auto"/>
              <w:ind w:firstLine="0"/>
              <w:jc w:val="left"/>
              <w:rPr>
                <w:sz w:val="21"/>
              </w:rPr>
            </w:pPr>
            <w:r>
              <w:rPr>
                <w:sz w:val="21"/>
                <w:szCs w:val="21"/>
              </w:rPr>
              <w:t>闭环误差 ≤±1 cm</w:t>
            </w:r>
          </w:p>
        </w:tc>
      </w:tr>
      <w:tr w14:paraId="38253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04580541">
            <w:pPr>
              <w:snapToGrid w:val="0"/>
              <w:spacing w:before="70" w:after="70" w:line="240" w:lineRule="auto"/>
              <w:ind w:firstLine="0"/>
              <w:jc w:val="center"/>
              <w:rPr>
                <w:sz w:val="21"/>
              </w:rPr>
            </w:pPr>
            <w:r>
              <w:rPr>
                <w:sz w:val="21"/>
                <w:szCs w:val="21"/>
              </w:rPr>
              <w:t>S4</w:t>
            </w:r>
          </w:p>
        </w:tc>
        <w:tc>
          <w:tcPr>
            <w:tcW w:w="1697" w:type="dxa"/>
            <w:vAlign w:val="center"/>
          </w:tcPr>
          <w:p w14:paraId="3FCE3055">
            <w:pPr>
              <w:snapToGrid w:val="0"/>
              <w:spacing w:before="70" w:after="70" w:line="240" w:lineRule="auto"/>
              <w:ind w:firstLine="0"/>
              <w:jc w:val="left"/>
              <w:rPr>
                <w:sz w:val="21"/>
              </w:rPr>
            </w:pPr>
            <w:r>
              <w:rPr>
                <w:sz w:val="21"/>
                <w:szCs w:val="21"/>
              </w:rPr>
              <w:t>控制点检核</w:t>
            </w:r>
          </w:p>
        </w:tc>
        <w:tc>
          <w:tcPr>
            <w:tcW w:w="3116" w:type="dxa"/>
            <w:vAlign w:val="center"/>
          </w:tcPr>
          <w:p w14:paraId="6420FCAD">
            <w:pPr>
              <w:snapToGrid w:val="0"/>
              <w:spacing w:before="70" w:after="70" w:line="240" w:lineRule="auto"/>
              <w:ind w:firstLine="0"/>
              <w:jc w:val="left"/>
              <w:rPr>
                <w:sz w:val="21"/>
              </w:rPr>
            </w:pPr>
            <w:r>
              <w:rPr>
                <w:sz w:val="21"/>
                <w:szCs w:val="21"/>
              </w:rPr>
              <w:t>全站仪同名点</w:t>
            </w:r>
          </w:p>
        </w:tc>
        <w:tc>
          <w:tcPr>
            <w:tcW w:w="3123" w:type="dxa"/>
            <w:vAlign w:val="center"/>
          </w:tcPr>
          <w:p w14:paraId="608A63D8">
            <w:pPr>
              <w:snapToGrid w:val="0"/>
              <w:spacing w:before="70" w:after="70" w:line="240" w:lineRule="auto"/>
              <w:ind w:firstLine="0"/>
              <w:jc w:val="left"/>
              <w:rPr>
                <w:sz w:val="21"/>
              </w:rPr>
            </w:pPr>
            <w:r>
              <w:rPr>
                <w:sz w:val="21"/>
                <w:szCs w:val="21"/>
              </w:rPr>
              <w:t>较差 ≤±1 cm</w:t>
            </w:r>
          </w:p>
        </w:tc>
      </w:tr>
      <w:tr w14:paraId="4B83F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07C82207">
            <w:pPr>
              <w:snapToGrid w:val="0"/>
              <w:spacing w:before="70" w:after="70" w:line="240" w:lineRule="auto"/>
              <w:ind w:firstLine="0"/>
              <w:jc w:val="center"/>
              <w:rPr>
                <w:sz w:val="21"/>
              </w:rPr>
            </w:pPr>
            <w:r>
              <w:rPr>
                <w:sz w:val="21"/>
                <w:szCs w:val="21"/>
              </w:rPr>
              <w:t>S5</w:t>
            </w:r>
          </w:p>
        </w:tc>
        <w:tc>
          <w:tcPr>
            <w:tcW w:w="1697" w:type="dxa"/>
            <w:vAlign w:val="center"/>
          </w:tcPr>
          <w:p w14:paraId="23CE1779">
            <w:pPr>
              <w:snapToGrid w:val="0"/>
              <w:spacing w:before="70" w:after="70" w:line="240" w:lineRule="auto"/>
              <w:ind w:firstLine="0"/>
              <w:jc w:val="left"/>
              <w:rPr>
                <w:sz w:val="21"/>
              </w:rPr>
            </w:pPr>
            <w:r>
              <w:rPr>
                <w:sz w:val="21"/>
                <w:szCs w:val="21"/>
              </w:rPr>
              <w:t>纹理分辨率</w:t>
            </w:r>
          </w:p>
        </w:tc>
        <w:tc>
          <w:tcPr>
            <w:tcW w:w="3116" w:type="dxa"/>
            <w:vAlign w:val="center"/>
          </w:tcPr>
          <w:p w14:paraId="346747E3">
            <w:pPr>
              <w:snapToGrid w:val="0"/>
              <w:spacing w:before="70" w:after="70" w:line="240" w:lineRule="auto"/>
              <w:ind w:firstLine="0"/>
              <w:jc w:val="left"/>
              <w:rPr>
                <w:sz w:val="21"/>
              </w:rPr>
            </w:pPr>
            <w:r>
              <w:rPr>
                <w:sz w:val="21"/>
                <w:szCs w:val="21"/>
              </w:rPr>
              <w:t>标准分辨率板</w:t>
            </w:r>
          </w:p>
        </w:tc>
        <w:tc>
          <w:tcPr>
            <w:tcW w:w="3123" w:type="dxa"/>
            <w:vAlign w:val="center"/>
          </w:tcPr>
          <w:p w14:paraId="793D9B84">
            <w:pPr>
              <w:snapToGrid w:val="0"/>
              <w:spacing w:before="70" w:after="70" w:line="240" w:lineRule="auto"/>
              <w:ind w:firstLine="0"/>
              <w:jc w:val="left"/>
              <w:rPr>
                <w:sz w:val="21"/>
              </w:rPr>
            </w:pPr>
            <w:r>
              <w:rPr>
                <w:sz w:val="21"/>
                <w:szCs w:val="21"/>
              </w:rPr>
              <w:t>≤2 mm/pixel（近距离）</w:t>
            </w:r>
          </w:p>
        </w:tc>
      </w:tr>
      <w:tr w14:paraId="50458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21D2F563">
            <w:pPr>
              <w:snapToGrid w:val="0"/>
              <w:spacing w:before="70" w:after="70" w:line="240" w:lineRule="auto"/>
              <w:ind w:firstLine="0"/>
              <w:jc w:val="center"/>
              <w:rPr>
                <w:sz w:val="21"/>
              </w:rPr>
            </w:pPr>
            <w:r>
              <w:rPr>
                <w:sz w:val="21"/>
                <w:szCs w:val="21"/>
              </w:rPr>
              <w:t>S6</w:t>
            </w:r>
          </w:p>
        </w:tc>
        <w:tc>
          <w:tcPr>
            <w:tcW w:w="1697" w:type="dxa"/>
            <w:vAlign w:val="center"/>
          </w:tcPr>
          <w:p w14:paraId="351C948F">
            <w:pPr>
              <w:snapToGrid w:val="0"/>
              <w:spacing w:before="70" w:after="70" w:line="240" w:lineRule="auto"/>
              <w:ind w:firstLine="0"/>
              <w:jc w:val="left"/>
              <w:rPr>
                <w:sz w:val="21"/>
              </w:rPr>
            </w:pPr>
            <w:r>
              <w:rPr>
                <w:sz w:val="21"/>
                <w:szCs w:val="21"/>
              </w:rPr>
              <w:t>色差</w:t>
            </w:r>
          </w:p>
        </w:tc>
        <w:tc>
          <w:tcPr>
            <w:tcW w:w="3116" w:type="dxa"/>
            <w:vAlign w:val="center"/>
          </w:tcPr>
          <w:p w14:paraId="247BF144">
            <w:pPr>
              <w:snapToGrid w:val="0"/>
              <w:spacing w:before="70" w:after="70" w:line="240" w:lineRule="auto"/>
              <w:ind w:firstLine="0"/>
              <w:jc w:val="left"/>
              <w:rPr>
                <w:sz w:val="21"/>
              </w:rPr>
            </w:pPr>
            <w:r>
              <w:rPr>
                <w:sz w:val="21"/>
                <w:szCs w:val="21"/>
              </w:rPr>
              <w:t>标准色卡</w:t>
            </w:r>
          </w:p>
        </w:tc>
        <w:tc>
          <w:tcPr>
            <w:tcW w:w="3123" w:type="dxa"/>
            <w:vAlign w:val="center"/>
          </w:tcPr>
          <w:p w14:paraId="41E383D6">
            <w:pPr>
              <w:snapToGrid w:val="0"/>
              <w:spacing w:before="70" w:after="70" w:line="240" w:lineRule="auto"/>
              <w:ind w:firstLine="0"/>
              <w:jc w:val="left"/>
              <w:rPr>
                <w:sz w:val="21"/>
              </w:rPr>
            </w:pPr>
            <w:r>
              <w:rPr>
                <w:sz w:val="21"/>
                <w:szCs w:val="21"/>
              </w:rPr>
              <w:t>ΔE ≤5</w:t>
            </w:r>
          </w:p>
        </w:tc>
      </w:tr>
      <w:tr w14:paraId="13135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15C65EC5">
            <w:pPr>
              <w:snapToGrid w:val="0"/>
              <w:spacing w:before="70" w:after="70" w:line="240" w:lineRule="auto"/>
              <w:ind w:firstLine="0"/>
              <w:jc w:val="center"/>
              <w:rPr>
                <w:sz w:val="21"/>
              </w:rPr>
            </w:pPr>
            <w:r>
              <w:rPr>
                <w:sz w:val="21"/>
                <w:szCs w:val="21"/>
              </w:rPr>
              <w:t>S7</w:t>
            </w:r>
          </w:p>
        </w:tc>
        <w:tc>
          <w:tcPr>
            <w:tcW w:w="1697" w:type="dxa"/>
            <w:vAlign w:val="center"/>
          </w:tcPr>
          <w:p w14:paraId="762E63FC">
            <w:pPr>
              <w:snapToGrid w:val="0"/>
              <w:spacing w:before="70" w:after="70" w:line="240" w:lineRule="auto"/>
              <w:ind w:firstLine="0"/>
              <w:jc w:val="left"/>
              <w:rPr>
                <w:sz w:val="21"/>
              </w:rPr>
            </w:pPr>
            <w:r>
              <w:rPr>
                <w:sz w:val="21"/>
                <w:szCs w:val="21"/>
              </w:rPr>
              <w:t>续航</w:t>
            </w:r>
          </w:p>
        </w:tc>
        <w:tc>
          <w:tcPr>
            <w:tcW w:w="3116" w:type="dxa"/>
            <w:vAlign w:val="center"/>
          </w:tcPr>
          <w:p w14:paraId="6CBEB221">
            <w:pPr>
              <w:snapToGrid w:val="0"/>
              <w:spacing w:before="70" w:after="70" w:line="240" w:lineRule="auto"/>
              <w:ind w:firstLine="0"/>
              <w:jc w:val="left"/>
              <w:rPr>
                <w:sz w:val="21"/>
              </w:rPr>
            </w:pPr>
            <w:r>
              <w:rPr>
                <w:sz w:val="21"/>
                <w:szCs w:val="21"/>
              </w:rPr>
              <w:t>连续工作</w:t>
            </w:r>
          </w:p>
        </w:tc>
        <w:tc>
          <w:tcPr>
            <w:tcW w:w="3123" w:type="dxa"/>
            <w:vAlign w:val="center"/>
          </w:tcPr>
          <w:p w14:paraId="6AC4984B">
            <w:pPr>
              <w:snapToGrid w:val="0"/>
              <w:spacing w:before="70" w:after="70" w:line="240" w:lineRule="auto"/>
              <w:ind w:firstLine="0"/>
              <w:jc w:val="left"/>
              <w:rPr>
                <w:sz w:val="21"/>
              </w:rPr>
            </w:pPr>
            <w:r>
              <w:rPr>
                <w:sz w:val="21"/>
                <w:szCs w:val="21"/>
              </w:rPr>
              <w:t>≥4 h（平/缓坡）</w:t>
            </w:r>
          </w:p>
        </w:tc>
      </w:tr>
      <w:tr w14:paraId="58332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68C7B9FA">
            <w:pPr>
              <w:snapToGrid w:val="0"/>
              <w:spacing w:before="70" w:after="70" w:line="240" w:lineRule="auto"/>
              <w:ind w:firstLine="0"/>
              <w:jc w:val="center"/>
              <w:rPr>
                <w:sz w:val="21"/>
              </w:rPr>
            </w:pPr>
            <w:r>
              <w:rPr>
                <w:sz w:val="21"/>
                <w:szCs w:val="21"/>
              </w:rPr>
              <w:t>S8</w:t>
            </w:r>
          </w:p>
        </w:tc>
        <w:tc>
          <w:tcPr>
            <w:tcW w:w="1697" w:type="dxa"/>
            <w:vAlign w:val="center"/>
          </w:tcPr>
          <w:p w14:paraId="51368FC6">
            <w:pPr>
              <w:snapToGrid w:val="0"/>
              <w:spacing w:before="70" w:after="70" w:line="240" w:lineRule="auto"/>
              <w:ind w:firstLine="0"/>
              <w:jc w:val="left"/>
              <w:rPr>
                <w:sz w:val="21"/>
              </w:rPr>
            </w:pPr>
            <w:r>
              <w:rPr>
                <w:sz w:val="21"/>
                <w:szCs w:val="21"/>
              </w:rPr>
              <w:t>避障</w:t>
            </w:r>
          </w:p>
        </w:tc>
        <w:tc>
          <w:tcPr>
            <w:tcW w:w="3116" w:type="dxa"/>
            <w:vAlign w:val="center"/>
          </w:tcPr>
          <w:p w14:paraId="3536849C">
            <w:pPr>
              <w:snapToGrid w:val="0"/>
              <w:spacing w:before="70" w:after="70" w:line="240" w:lineRule="auto"/>
              <w:ind w:firstLine="0"/>
              <w:jc w:val="left"/>
              <w:rPr>
                <w:sz w:val="21"/>
              </w:rPr>
            </w:pPr>
            <w:r>
              <w:rPr>
                <w:sz w:val="21"/>
                <w:szCs w:val="21"/>
              </w:rPr>
              <w:t>标准障碍物</w:t>
            </w:r>
          </w:p>
        </w:tc>
        <w:tc>
          <w:tcPr>
            <w:tcW w:w="3123" w:type="dxa"/>
            <w:vAlign w:val="center"/>
          </w:tcPr>
          <w:p w14:paraId="078A1ACF">
            <w:pPr>
              <w:snapToGrid w:val="0"/>
              <w:spacing w:before="70" w:after="70" w:line="240" w:lineRule="auto"/>
              <w:ind w:firstLine="0"/>
              <w:jc w:val="left"/>
              <w:rPr>
                <w:sz w:val="21"/>
              </w:rPr>
            </w:pPr>
            <w:r>
              <w:rPr>
                <w:sz w:val="21"/>
                <w:szCs w:val="21"/>
              </w:rPr>
              <w:t>有效避障率 100%</w:t>
            </w:r>
          </w:p>
        </w:tc>
      </w:tr>
      <w:tr w14:paraId="49D99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3E0FFF7C">
            <w:pPr>
              <w:snapToGrid w:val="0"/>
              <w:spacing w:before="70" w:after="70" w:line="240" w:lineRule="auto"/>
              <w:ind w:firstLine="0"/>
              <w:jc w:val="center"/>
              <w:rPr>
                <w:sz w:val="21"/>
              </w:rPr>
            </w:pPr>
            <w:r>
              <w:rPr>
                <w:sz w:val="21"/>
                <w:szCs w:val="21"/>
              </w:rPr>
              <w:t>S9</w:t>
            </w:r>
          </w:p>
        </w:tc>
        <w:tc>
          <w:tcPr>
            <w:tcW w:w="1697" w:type="dxa"/>
            <w:vAlign w:val="center"/>
          </w:tcPr>
          <w:p w14:paraId="06C916D6">
            <w:pPr>
              <w:snapToGrid w:val="0"/>
              <w:spacing w:before="70" w:after="70" w:line="240" w:lineRule="auto"/>
              <w:ind w:firstLine="0"/>
              <w:jc w:val="left"/>
              <w:rPr>
                <w:sz w:val="21"/>
              </w:rPr>
            </w:pPr>
            <w:r>
              <w:rPr>
                <w:sz w:val="21"/>
                <w:szCs w:val="21"/>
              </w:rPr>
              <w:t>坡道稳定性</w:t>
            </w:r>
          </w:p>
        </w:tc>
        <w:tc>
          <w:tcPr>
            <w:tcW w:w="3116" w:type="dxa"/>
            <w:vAlign w:val="center"/>
          </w:tcPr>
          <w:p w14:paraId="6B7DBA99">
            <w:pPr>
              <w:snapToGrid w:val="0"/>
              <w:spacing w:before="70" w:after="70" w:line="240" w:lineRule="auto"/>
              <w:ind w:firstLine="0"/>
              <w:jc w:val="left"/>
              <w:rPr>
                <w:sz w:val="21"/>
              </w:rPr>
            </w:pPr>
            <w:r>
              <w:rPr>
                <w:sz w:val="21"/>
                <w:szCs w:val="21"/>
              </w:rPr>
              <w:t>15°/35° 坡道</w:t>
            </w:r>
          </w:p>
        </w:tc>
        <w:tc>
          <w:tcPr>
            <w:tcW w:w="3123" w:type="dxa"/>
            <w:vAlign w:val="center"/>
          </w:tcPr>
          <w:p w14:paraId="516C7BE3">
            <w:pPr>
              <w:snapToGrid w:val="0"/>
              <w:spacing w:before="70" w:after="70" w:line="240" w:lineRule="auto"/>
              <w:ind w:firstLine="0"/>
              <w:jc w:val="left"/>
              <w:rPr>
                <w:sz w:val="21"/>
              </w:rPr>
            </w:pPr>
            <w:r>
              <w:rPr>
                <w:sz w:val="21"/>
                <w:szCs w:val="21"/>
              </w:rPr>
              <w:t>无打滑、无倾覆</w:t>
            </w:r>
          </w:p>
        </w:tc>
      </w:tr>
      <w:tr w14:paraId="1EDB0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5" w:type="dxa"/>
            <w:vAlign w:val="center"/>
          </w:tcPr>
          <w:p w14:paraId="3C08A43F">
            <w:pPr>
              <w:snapToGrid w:val="0"/>
              <w:spacing w:before="70" w:after="70" w:line="240" w:lineRule="auto"/>
              <w:ind w:firstLine="0"/>
              <w:jc w:val="center"/>
              <w:rPr>
                <w:sz w:val="21"/>
              </w:rPr>
            </w:pPr>
            <w:r>
              <w:rPr>
                <w:sz w:val="21"/>
                <w:szCs w:val="21"/>
              </w:rPr>
              <w:t>S10</w:t>
            </w:r>
          </w:p>
        </w:tc>
        <w:tc>
          <w:tcPr>
            <w:tcW w:w="1697" w:type="dxa"/>
            <w:vAlign w:val="center"/>
          </w:tcPr>
          <w:p w14:paraId="3291E1E0">
            <w:pPr>
              <w:snapToGrid w:val="0"/>
              <w:spacing w:before="70" w:after="70" w:line="240" w:lineRule="auto"/>
              <w:ind w:firstLine="0"/>
              <w:jc w:val="left"/>
              <w:rPr>
                <w:sz w:val="21"/>
              </w:rPr>
            </w:pPr>
            <w:r>
              <w:rPr>
                <w:sz w:val="21"/>
                <w:szCs w:val="21"/>
              </w:rPr>
              <w:t>防护等级</w:t>
            </w:r>
          </w:p>
        </w:tc>
        <w:tc>
          <w:tcPr>
            <w:tcW w:w="3116" w:type="dxa"/>
            <w:vAlign w:val="center"/>
          </w:tcPr>
          <w:p w14:paraId="219311D0">
            <w:pPr>
              <w:snapToGrid w:val="0"/>
              <w:spacing w:before="70" w:after="70" w:line="240" w:lineRule="auto"/>
              <w:ind w:firstLine="0"/>
              <w:jc w:val="left"/>
              <w:rPr>
                <w:sz w:val="21"/>
              </w:rPr>
            </w:pPr>
            <w:r>
              <w:rPr>
                <w:sz w:val="21"/>
                <w:szCs w:val="21"/>
              </w:rPr>
              <w:t>防尘防水</w:t>
            </w:r>
          </w:p>
        </w:tc>
        <w:tc>
          <w:tcPr>
            <w:tcW w:w="3123" w:type="dxa"/>
            <w:vAlign w:val="center"/>
          </w:tcPr>
          <w:p w14:paraId="221F1E53">
            <w:pPr>
              <w:snapToGrid w:val="0"/>
              <w:spacing w:before="70" w:after="70" w:line="240" w:lineRule="auto"/>
              <w:ind w:firstLine="0"/>
              <w:jc w:val="left"/>
              <w:rPr>
                <w:sz w:val="21"/>
              </w:rPr>
            </w:pPr>
            <w:r>
              <w:rPr>
                <w:sz w:val="21"/>
                <w:szCs w:val="21"/>
              </w:rPr>
              <w:t>IP54/IP55</w:t>
            </w:r>
          </w:p>
        </w:tc>
      </w:tr>
    </w:tbl>
    <w:p w14:paraId="54AB500C">
      <w:pPr>
        <w:spacing w:line="240" w:lineRule="auto"/>
      </w:pPr>
    </w:p>
    <w:p w14:paraId="4B2AB945">
      <w:pPr>
        <w:pStyle w:val="6"/>
      </w:pPr>
      <w:r>
        <w:rPr>
          <w:szCs w:val="32"/>
        </w:rPr>
        <w:t>2.5.2.16 环境适应性与可靠性</w:t>
      </w:r>
    </w:p>
    <w:p w14:paraId="41126EE6">
      <w:r>
        <w:rPr>
          <w:b/>
        </w:rPr>
        <w:t>（1）环境适应性。</w:t>
      </w:r>
    </w:p>
    <w:p w14:paraId="7B35376E">
      <w:r>
        <w:t>整机工作温度 −10 ℃～+50 ℃，贮存温度 −20 ℃～+60 ℃；相对湿度 ≤95%；抗振按 GB/T 4857.23 运输包装件标准；防尘防水 IP54（陡坡载具 IP55）；盐雾 48 h 无腐蚀。</w:t>
      </w:r>
    </w:p>
    <w:p w14:paraId="439C7AE9">
      <w:r>
        <w:rPr>
          <w:b/>
        </w:rPr>
        <w:t>（2）可靠性设计。</w:t>
      </w:r>
    </w:p>
    <w:p w14:paraId="65241189">
      <w:r>
        <w:t>关键部件采用工业级；接插件锁紧；线缆防护；电池具备 BMS；软件具备看门狗与异常恢复；数据双备份。MTBF 目标不低于 1500 h，MTTR 不大于 30 min。</w:t>
      </w:r>
    </w:p>
    <w:p w14:paraId="33C1AD41">
      <w:r>
        <w:rPr>
          <w:b/>
        </w:rPr>
        <w:t>（3）维护保养。</w:t>
      </w:r>
    </w:p>
    <w:p w14:paraId="28207374">
      <w:r>
        <w:t>每班次清洁镜头与雷达窗口；每周检查履带张紧、磨损与紧固件；每月校准 IMU 与相机外参；每季度更换易损件；每年全面检修并出具报告。</w:t>
      </w:r>
    </w:p>
    <w:p w14:paraId="7FF9DEA3">
      <w:pPr>
        <w:pStyle w:val="6"/>
      </w:pPr>
      <w:r>
        <w:rPr>
          <w:szCs w:val="32"/>
        </w:rPr>
        <w:t>2.5.2.17 扫描装备主要参数</w:t>
      </w:r>
    </w:p>
    <w:p w14:paraId="2FDF0794">
      <w:r>
        <w:t>表中</w:t>
      </w:r>
      <w:r>
        <w:rPr>
          <w:rFonts w:hint="eastAsia"/>
        </w:rPr>
        <w:t>“</w:t>
      </w:r>
      <w:r>
        <w:t>定型指标</w:t>
      </w:r>
      <w:r>
        <w:rPr>
          <w:rFonts w:hint="eastAsia"/>
        </w:rPr>
        <w:t>”</w:t>
      </w:r>
      <w:r>
        <w:t>列为 SHARE SLAM S100-16 的产品名义指标或按名义指标推算的作业指标，标注</w:t>
      </w:r>
      <w:r>
        <w:rPr>
          <w:rFonts w:hint="eastAsia"/>
        </w:rPr>
        <w:t>“</w:t>
      </w:r>
      <w:r>
        <w:t>推算</w:t>
      </w:r>
      <w:r>
        <w:rPr>
          <w:rFonts w:hint="eastAsia"/>
        </w:rPr>
        <w:t>”</w:t>
      </w:r>
      <w:r>
        <w:t>者按点频、测距、视场与行进速度估算，实际以进场标定与精度试验结果为准；</w:t>
      </w:r>
      <w:r>
        <w:rPr>
          <w:rFonts w:hint="eastAsia"/>
        </w:rPr>
        <w:t>“</w:t>
      </w:r>
      <w:r>
        <w:t>载具</w:t>
      </w:r>
      <w:r>
        <w:rPr>
          <w:rFonts w:hint="eastAsia"/>
        </w:rPr>
        <w:t>”</w:t>
      </w:r>
      <w:r>
        <w:t>部分为本方案设计指标（履带式 AGV）。</w:t>
      </w:r>
    </w:p>
    <w:tbl>
      <w:tblPr>
        <w:tblStyle w:val="32"/>
        <w:tblW w:w="102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179"/>
        <w:gridCol w:w="1716"/>
        <w:gridCol w:w="2109"/>
        <w:gridCol w:w="3120"/>
        <w:gridCol w:w="1386"/>
      </w:tblGrid>
      <w:tr w14:paraId="7AAFA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1A32960E">
            <w:pPr>
              <w:snapToGrid w:val="0"/>
              <w:spacing w:before="70" w:after="70" w:line="240" w:lineRule="auto"/>
              <w:ind w:firstLine="0"/>
              <w:jc w:val="center"/>
              <w:rPr>
                <w:b/>
                <w:sz w:val="21"/>
              </w:rPr>
            </w:pPr>
            <w:r>
              <w:rPr>
                <w:b/>
                <w:sz w:val="21"/>
                <w:szCs w:val="21"/>
              </w:rPr>
              <w:t>序号</w:t>
            </w:r>
          </w:p>
        </w:tc>
        <w:tc>
          <w:tcPr>
            <w:tcW w:w="1179" w:type="dxa"/>
            <w:shd w:val="clear" w:color="auto" w:fill="E7E6E6"/>
            <w:vAlign w:val="center"/>
          </w:tcPr>
          <w:p w14:paraId="21B35009">
            <w:pPr>
              <w:snapToGrid w:val="0"/>
              <w:spacing w:before="70" w:after="70" w:line="240" w:lineRule="auto"/>
              <w:ind w:firstLine="0"/>
              <w:jc w:val="center"/>
              <w:rPr>
                <w:b/>
                <w:sz w:val="21"/>
              </w:rPr>
            </w:pPr>
            <w:r>
              <w:rPr>
                <w:b/>
                <w:sz w:val="21"/>
                <w:szCs w:val="21"/>
              </w:rPr>
              <w:t>参数类别</w:t>
            </w:r>
          </w:p>
        </w:tc>
        <w:tc>
          <w:tcPr>
            <w:tcW w:w="1716" w:type="dxa"/>
            <w:shd w:val="clear" w:color="auto" w:fill="E7E6E6"/>
            <w:vAlign w:val="center"/>
          </w:tcPr>
          <w:p w14:paraId="77121E8A">
            <w:pPr>
              <w:snapToGrid w:val="0"/>
              <w:spacing w:before="70" w:after="70" w:line="240" w:lineRule="auto"/>
              <w:ind w:firstLine="0"/>
              <w:jc w:val="center"/>
              <w:rPr>
                <w:b/>
                <w:sz w:val="21"/>
              </w:rPr>
            </w:pPr>
            <w:r>
              <w:rPr>
                <w:b/>
                <w:sz w:val="21"/>
                <w:szCs w:val="21"/>
              </w:rPr>
              <w:t>参数名称</w:t>
            </w:r>
          </w:p>
        </w:tc>
        <w:tc>
          <w:tcPr>
            <w:tcW w:w="2109" w:type="dxa"/>
            <w:shd w:val="clear" w:color="auto" w:fill="E7E6E6"/>
            <w:vAlign w:val="center"/>
          </w:tcPr>
          <w:p w14:paraId="0D2A99F5">
            <w:pPr>
              <w:snapToGrid w:val="0"/>
              <w:spacing w:before="70" w:after="70" w:line="240" w:lineRule="auto"/>
              <w:ind w:firstLine="0"/>
              <w:jc w:val="center"/>
              <w:rPr>
                <w:b/>
                <w:sz w:val="21"/>
              </w:rPr>
            </w:pPr>
            <w:r>
              <w:rPr>
                <w:b/>
                <w:sz w:val="21"/>
                <w:szCs w:val="21"/>
              </w:rPr>
              <w:t>指标要求</w:t>
            </w:r>
          </w:p>
        </w:tc>
        <w:tc>
          <w:tcPr>
            <w:tcW w:w="3120" w:type="dxa"/>
            <w:shd w:val="clear" w:color="auto" w:fill="E7E6E6"/>
            <w:vAlign w:val="center"/>
          </w:tcPr>
          <w:p w14:paraId="36610F5E">
            <w:pPr>
              <w:snapToGrid w:val="0"/>
              <w:spacing w:before="70" w:after="70" w:line="240" w:lineRule="auto"/>
              <w:ind w:firstLine="0"/>
              <w:jc w:val="center"/>
              <w:rPr>
                <w:b/>
                <w:sz w:val="21"/>
              </w:rPr>
            </w:pPr>
            <w:r>
              <w:rPr>
                <w:b/>
                <w:sz w:val="21"/>
                <w:szCs w:val="21"/>
              </w:rPr>
              <w:t>定型指标</w:t>
            </w:r>
          </w:p>
        </w:tc>
        <w:tc>
          <w:tcPr>
            <w:tcW w:w="1386" w:type="dxa"/>
            <w:shd w:val="clear" w:color="auto" w:fill="E7E6E6"/>
            <w:vAlign w:val="center"/>
          </w:tcPr>
          <w:p w14:paraId="449747F0">
            <w:pPr>
              <w:snapToGrid w:val="0"/>
              <w:spacing w:before="70" w:after="70" w:line="240" w:lineRule="auto"/>
              <w:ind w:firstLine="0"/>
              <w:jc w:val="center"/>
              <w:rPr>
                <w:b/>
                <w:sz w:val="21"/>
              </w:rPr>
            </w:pPr>
            <w:r>
              <w:rPr>
                <w:b/>
                <w:sz w:val="21"/>
                <w:szCs w:val="21"/>
              </w:rPr>
              <w:t>验证</w:t>
            </w:r>
          </w:p>
        </w:tc>
      </w:tr>
      <w:tr w14:paraId="7EBA7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F3DBBFD">
            <w:pPr>
              <w:snapToGrid w:val="0"/>
              <w:spacing w:before="70" w:after="70" w:line="240" w:lineRule="auto"/>
              <w:ind w:firstLine="0"/>
              <w:jc w:val="center"/>
              <w:rPr>
                <w:sz w:val="21"/>
              </w:rPr>
            </w:pPr>
            <w:r>
              <w:rPr>
                <w:sz w:val="21"/>
                <w:szCs w:val="21"/>
              </w:rPr>
              <w:t>1</w:t>
            </w:r>
          </w:p>
        </w:tc>
        <w:tc>
          <w:tcPr>
            <w:tcW w:w="1179" w:type="dxa"/>
            <w:vAlign w:val="center"/>
          </w:tcPr>
          <w:p w14:paraId="3E61B958">
            <w:pPr>
              <w:snapToGrid w:val="0"/>
              <w:spacing w:before="70" w:after="70" w:line="240" w:lineRule="auto"/>
              <w:ind w:firstLine="0"/>
              <w:jc w:val="center"/>
              <w:rPr>
                <w:sz w:val="21"/>
              </w:rPr>
            </w:pPr>
            <w:r>
              <w:rPr>
                <w:sz w:val="21"/>
                <w:szCs w:val="21"/>
              </w:rPr>
              <w:t>测距</w:t>
            </w:r>
          </w:p>
        </w:tc>
        <w:tc>
          <w:tcPr>
            <w:tcW w:w="1716" w:type="dxa"/>
            <w:vAlign w:val="center"/>
          </w:tcPr>
          <w:p w14:paraId="4610360B">
            <w:pPr>
              <w:snapToGrid w:val="0"/>
              <w:spacing w:before="70" w:after="70" w:line="240" w:lineRule="auto"/>
              <w:ind w:firstLine="0"/>
              <w:jc w:val="left"/>
              <w:rPr>
                <w:sz w:val="21"/>
              </w:rPr>
            </w:pPr>
            <w:r>
              <w:rPr>
                <w:sz w:val="21"/>
                <w:szCs w:val="21"/>
              </w:rPr>
              <w:t>最小测距</w:t>
            </w:r>
          </w:p>
        </w:tc>
        <w:tc>
          <w:tcPr>
            <w:tcW w:w="2109" w:type="dxa"/>
            <w:vAlign w:val="center"/>
          </w:tcPr>
          <w:p w14:paraId="76F60C00">
            <w:pPr>
              <w:snapToGrid w:val="0"/>
              <w:spacing w:before="70" w:after="70" w:line="240" w:lineRule="auto"/>
              <w:ind w:firstLine="0"/>
              <w:jc w:val="left"/>
              <w:rPr>
                <w:sz w:val="21"/>
              </w:rPr>
            </w:pPr>
            <w:r>
              <w:rPr>
                <w:sz w:val="21"/>
                <w:szCs w:val="21"/>
              </w:rPr>
              <w:t>≤0.5 m</w:t>
            </w:r>
          </w:p>
        </w:tc>
        <w:tc>
          <w:tcPr>
            <w:tcW w:w="3120" w:type="dxa"/>
            <w:vAlign w:val="center"/>
          </w:tcPr>
          <w:p w14:paraId="58374B31">
            <w:pPr>
              <w:snapToGrid w:val="0"/>
              <w:spacing w:before="70" w:after="70" w:line="240" w:lineRule="auto"/>
              <w:ind w:firstLine="0"/>
              <w:jc w:val="left"/>
              <w:rPr>
                <w:sz w:val="21"/>
              </w:rPr>
            </w:pPr>
            <w:r>
              <w:rPr>
                <w:sz w:val="21"/>
                <w:szCs w:val="21"/>
              </w:rPr>
              <w:t>0.05 m</w:t>
            </w:r>
          </w:p>
        </w:tc>
        <w:tc>
          <w:tcPr>
            <w:tcW w:w="1386" w:type="dxa"/>
            <w:vAlign w:val="center"/>
          </w:tcPr>
          <w:p w14:paraId="5C4C85EB">
            <w:pPr>
              <w:snapToGrid w:val="0"/>
              <w:spacing w:before="70" w:after="70" w:line="240" w:lineRule="auto"/>
              <w:ind w:firstLine="0"/>
              <w:jc w:val="left"/>
              <w:rPr>
                <w:sz w:val="21"/>
              </w:rPr>
            </w:pPr>
            <w:r>
              <w:rPr>
                <w:sz w:val="21"/>
                <w:szCs w:val="21"/>
              </w:rPr>
              <w:t>实测</w:t>
            </w:r>
          </w:p>
        </w:tc>
      </w:tr>
      <w:tr w14:paraId="4DA12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7B8A96">
            <w:pPr>
              <w:snapToGrid w:val="0"/>
              <w:spacing w:before="70" w:after="70" w:line="240" w:lineRule="auto"/>
              <w:ind w:firstLine="0"/>
              <w:jc w:val="center"/>
              <w:rPr>
                <w:sz w:val="21"/>
              </w:rPr>
            </w:pPr>
            <w:r>
              <w:rPr>
                <w:sz w:val="21"/>
                <w:szCs w:val="21"/>
              </w:rPr>
              <w:t>2</w:t>
            </w:r>
          </w:p>
        </w:tc>
        <w:tc>
          <w:tcPr>
            <w:tcW w:w="1179" w:type="dxa"/>
            <w:vAlign w:val="center"/>
          </w:tcPr>
          <w:p w14:paraId="0B808878">
            <w:pPr>
              <w:snapToGrid w:val="0"/>
              <w:spacing w:before="70" w:after="70" w:line="240" w:lineRule="auto"/>
              <w:ind w:firstLine="0"/>
              <w:jc w:val="center"/>
              <w:rPr>
                <w:sz w:val="21"/>
              </w:rPr>
            </w:pPr>
            <w:r>
              <w:rPr>
                <w:sz w:val="21"/>
                <w:szCs w:val="21"/>
              </w:rPr>
              <w:t>测距</w:t>
            </w:r>
          </w:p>
        </w:tc>
        <w:tc>
          <w:tcPr>
            <w:tcW w:w="1716" w:type="dxa"/>
            <w:vAlign w:val="center"/>
          </w:tcPr>
          <w:p w14:paraId="5D000D41">
            <w:pPr>
              <w:snapToGrid w:val="0"/>
              <w:spacing w:before="70" w:after="70" w:line="240" w:lineRule="auto"/>
              <w:ind w:firstLine="0"/>
              <w:jc w:val="left"/>
              <w:rPr>
                <w:sz w:val="21"/>
              </w:rPr>
            </w:pPr>
            <w:r>
              <w:rPr>
                <w:sz w:val="21"/>
                <w:szCs w:val="21"/>
              </w:rPr>
              <w:t>最大测距</w:t>
            </w:r>
          </w:p>
        </w:tc>
        <w:tc>
          <w:tcPr>
            <w:tcW w:w="2109" w:type="dxa"/>
            <w:vAlign w:val="center"/>
          </w:tcPr>
          <w:p w14:paraId="66095027">
            <w:pPr>
              <w:snapToGrid w:val="0"/>
              <w:spacing w:before="70" w:after="70" w:line="240" w:lineRule="auto"/>
              <w:ind w:firstLine="0"/>
              <w:jc w:val="left"/>
              <w:rPr>
                <w:sz w:val="21"/>
              </w:rPr>
            </w:pPr>
            <w:r>
              <w:rPr>
                <w:sz w:val="21"/>
                <w:szCs w:val="21"/>
              </w:rPr>
              <w:t>≥100 m</w:t>
            </w:r>
          </w:p>
        </w:tc>
        <w:tc>
          <w:tcPr>
            <w:tcW w:w="3120" w:type="dxa"/>
            <w:vAlign w:val="center"/>
          </w:tcPr>
          <w:p w14:paraId="0E54C455">
            <w:pPr>
              <w:snapToGrid w:val="0"/>
              <w:spacing w:before="70" w:after="70" w:line="240" w:lineRule="auto"/>
              <w:ind w:firstLine="0"/>
              <w:jc w:val="left"/>
              <w:rPr>
                <w:sz w:val="21"/>
              </w:rPr>
            </w:pPr>
            <w:r>
              <w:rPr>
                <w:sz w:val="21"/>
                <w:szCs w:val="21"/>
              </w:rPr>
              <w:t>120 m</w:t>
            </w:r>
          </w:p>
        </w:tc>
        <w:tc>
          <w:tcPr>
            <w:tcW w:w="1386" w:type="dxa"/>
            <w:vAlign w:val="center"/>
          </w:tcPr>
          <w:p w14:paraId="64FCB463">
            <w:pPr>
              <w:snapToGrid w:val="0"/>
              <w:spacing w:before="70" w:after="70" w:line="240" w:lineRule="auto"/>
              <w:ind w:firstLine="0"/>
              <w:jc w:val="left"/>
              <w:rPr>
                <w:sz w:val="21"/>
              </w:rPr>
            </w:pPr>
            <w:r>
              <w:rPr>
                <w:sz w:val="21"/>
                <w:szCs w:val="21"/>
              </w:rPr>
              <w:t>实测</w:t>
            </w:r>
          </w:p>
        </w:tc>
      </w:tr>
      <w:tr w14:paraId="21E60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B4A4BED">
            <w:pPr>
              <w:snapToGrid w:val="0"/>
              <w:spacing w:before="70" w:after="70" w:line="240" w:lineRule="auto"/>
              <w:ind w:firstLine="0"/>
              <w:jc w:val="center"/>
              <w:rPr>
                <w:sz w:val="21"/>
              </w:rPr>
            </w:pPr>
            <w:r>
              <w:rPr>
                <w:sz w:val="21"/>
                <w:szCs w:val="21"/>
              </w:rPr>
              <w:t>3</w:t>
            </w:r>
          </w:p>
        </w:tc>
        <w:tc>
          <w:tcPr>
            <w:tcW w:w="1179" w:type="dxa"/>
            <w:vAlign w:val="center"/>
          </w:tcPr>
          <w:p w14:paraId="2C4F94C5">
            <w:pPr>
              <w:snapToGrid w:val="0"/>
              <w:spacing w:before="70" w:after="70" w:line="240" w:lineRule="auto"/>
              <w:ind w:firstLine="0"/>
              <w:jc w:val="center"/>
              <w:rPr>
                <w:sz w:val="21"/>
              </w:rPr>
            </w:pPr>
            <w:r>
              <w:rPr>
                <w:sz w:val="21"/>
                <w:szCs w:val="21"/>
              </w:rPr>
              <w:t>测距</w:t>
            </w:r>
          </w:p>
        </w:tc>
        <w:tc>
          <w:tcPr>
            <w:tcW w:w="1716" w:type="dxa"/>
            <w:vAlign w:val="center"/>
          </w:tcPr>
          <w:p w14:paraId="040B22F6">
            <w:pPr>
              <w:snapToGrid w:val="0"/>
              <w:spacing w:before="70" w:after="70" w:line="240" w:lineRule="auto"/>
              <w:ind w:firstLine="0"/>
              <w:jc w:val="left"/>
              <w:rPr>
                <w:sz w:val="21"/>
              </w:rPr>
            </w:pPr>
            <w:r>
              <w:rPr>
                <w:sz w:val="21"/>
                <w:szCs w:val="21"/>
              </w:rPr>
              <w:t>激光线数</w:t>
            </w:r>
          </w:p>
        </w:tc>
        <w:tc>
          <w:tcPr>
            <w:tcW w:w="2109" w:type="dxa"/>
            <w:vAlign w:val="center"/>
          </w:tcPr>
          <w:p w14:paraId="3A48DF3B">
            <w:pPr>
              <w:snapToGrid w:val="0"/>
              <w:spacing w:before="70" w:after="70" w:line="240" w:lineRule="auto"/>
              <w:ind w:firstLine="0"/>
              <w:jc w:val="left"/>
              <w:rPr>
                <w:sz w:val="21"/>
              </w:rPr>
            </w:pPr>
            <w:r>
              <w:rPr>
                <w:sz w:val="21"/>
                <w:szCs w:val="21"/>
              </w:rPr>
              <w:t>未限定</w:t>
            </w:r>
          </w:p>
        </w:tc>
        <w:tc>
          <w:tcPr>
            <w:tcW w:w="3120" w:type="dxa"/>
            <w:vAlign w:val="center"/>
          </w:tcPr>
          <w:p w14:paraId="18A8A630">
            <w:pPr>
              <w:snapToGrid w:val="0"/>
              <w:spacing w:before="70" w:after="70" w:line="240" w:lineRule="auto"/>
              <w:ind w:firstLine="0"/>
              <w:jc w:val="left"/>
              <w:rPr>
                <w:sz w:val="21"/>
              </w:rPr>
            </w:pPr>
            <w:r>
              <w:rPr>
                <w:sz w:val="21"/>
                <w:szCs w:val="21"/>
              </w:rPr>
              <w:t>16 线机械旋转式</w:t>
            </w:r>
          </w:p>
        </w:tc>
        <w:tc>
          <w:tcPr>
            <w:tcW w:w="1386" w:type="dxa"/>
            <w:vAlign w:val="center"/>
          </w:tcPr>
          <w:p w14:paraId="18FC4B6B">
            <w:pPr>
              <w:snapToGrid w:val="0"/>
              <w:spacing w:before="70" w:after="70" w:line="240" w:lineRule="auto"/>
              <w:ind w:firstLine="0"/>
              <w:jc w:val="left"/>
              <w:rPr>
                <w:sz w:val="21"/>
              </w:rPr>
            </w:pPr>
            <w:r>
              <w:rPr>
                <w:sz w:val="21"/>
                <w:szCs w:val="21"/>
              </w:rPr>
              <w:t>规格书</w:t>
            </w:r>
          </w:p>
        </w:tc>
      </w:tr>
      <w:tr w14:paraId="4C6F2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FF68ADA">
            <w:pPr>
              <w:snapToGrid w:val="0"/>
              <w:spacing w:before="70" w:after="70" w:line="240" w:lineRule="auto"/>
              <w:ind w:firstLine="0"/>
              <w:jc w:val="center"/>
              <w:rPr>
                <w:sz w:val="21"/>
              </w:rPr>
            </w:pPr>
            <w:r>
              <w:rPr>
                <w:sz w:val="21"/>
                <w:szCs w:val="21"/>
              </w:rPr>
              <w:t>4</w:t>
            </w:r>
          </w:p>
        </w:tc>
        <w:tc>
          <w:tcPr>
            <w:tcW w:w="1179" w:type="dxa"/>
            <w:vAlign w:val="center"/>
          </w:tcPr>
          <w:p w14:paraId="00397C7B">
            <w:pPr>
              <w:snapToGrid w:val="0"/>
              <w:spacing w:before="70" w:after="70" w:line="240" w:lineRule="auto"/>
              <w:ind w:firstLine="0"/>
              <w:jc w:val="center"/>
              <w:rPr>
                <w:sz w:val="21"/>
              </w:rPr>
            </w:pPr>
            <w:r>
              <w:rPr>
                <w:sz w:val="21"/>
                <w:szCs w:val="21"/>
              </w:rPr>
              <w:t>测距</w:t>
            </w:r>
          </w:p>
        </w:tc>
        <w:tc>
          <w:tcPr>
            <w:tcW w:w="1716" w:type="dxa"/>
            <w:vAlign w:val="center"/>
          </w:tcPr>
          <w:p w14:paraId="38691F66">
            <w:pPr>
              <w:snapToGrid w:val="0"/>
              <w:spacing w:before="70" w:after="70" w:line="240" w:lineRule="auto"/>
              <w:ind w:firstLine="0"/>
              <w:jc w:val="left"/>
              <w:rPr>
                <w:sz w:val="21"/>
              </w:rPr>
            </w:pPr>
            <w:r>
              <w:rPr>
                <w:sz w:val="21"/>
                <w:szCs w:val="21"/>
              </w:rPr>
              <w:t>视场角</w:t>
            </w:r>
          </w:p>
        </w:tc>
        <w:tc>
          <w:tcPr>
            <w:tcW w:w="2109" w:type="dxa"/>
            <w:vAlign w:val="center"/>
          </w:tcPr>
          <w:p w14:paraId="33E6660C">
            <w:pPr>
              <w:snapToGrid w:val="0"/>
              <w:spacing w:before="70" w:after="70" w:line="240" w:lineRule="auto"/>
              <w:ind w:firstLine="0"/>
              <w:jc w:val="left"/>
              <w:rPr>
                <w:sz w:val="21"/>
              </w:rPr>
            </w:pPr>
            <w:r>
              <w:rPr>
                <w:sz w:val="21"/>
                <w:szCs w:val="21"/>
              </w:rPr>
              <w:t>水平 360°</w:t>
            </w:r>
          </w:p>
        </w:tc>
        <w:tc>
          <w:tcPr>
            <w:tcW w:w="3120" w:type="dxa"/>
            <w:vAlign w:val="center"/>
          </w:tcPr>
          <w:p w14:paraId="28E5A1FE">
            <w:pPr>
              <w:snapToGrid w:val="0"/>
              <w:spacing w:before="70" w:after="70" w:line="240" w:lineRule="auto"/>
              <w:ind w:firstLine="0"/>
              <w:jc w:val="left"/>
              <w:rPr>
                <w:sz w:val="21"/>
              </w:rPr>
            </w:pPr>
            <w:r>
              <w:rPr>
                <w:sz w:val="21"/>
                <w:szCs w:val="21"/>
              </w:rPr>
              <w:t>水平 360°（旋转扫描）</w:t>
            </w:r>
          </w:p>
        </w:tc>
        <w:tc>
          <w:tcPr>
            <w:tcW w:w="1386" w:type="dxa"/>
            <w:vAlign w:val="center"/>
          </w:tcPr>
          <w:p w14:paraId="0C8459A1">
            <w:pPr>
              <w:snapToGrid w:val="0"/>
              <w:spacing w:before="70" w:after="70" w:line="240" w:lineRule="auto"/>
              <w:ind w:firstLine="0"/>
              <w:jc w:val="left"/>
              <w:rPr>
                <w:sz w:val="21"/>
              </w:rPr>
            </w:pPr>
            <w:r>
              <w:rPr>
                <w:sz w:val="21"/>
                <w:szCs w:val="21"/>
              </w:rPr>
              <w:t>规格书</w:t>
            </w:r>
          </w:p>
        </w:tc>
      </w:tr>
      <w:tr w14:paraId="3F13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00A7753">
            <w:pPr>
              <w:snapToGrid w:val="0"/>
              <w:spacing w:before="70" w:after="70" w:line="240" w:lineRule="auto"/>
              <w:ind w:firstLine="0"/>
              <w:jc w:val="center"/>
              <w:rPr>
                <w:sz w:val="21"/>
              </w:rPr>
            </w:pPr>
            <w:r>
              <w:rPr>
                <w:sz w:val="21"/>
                <w:szCs w:val="21"/>
              </w:rPr>
              <w:t>5</w:t>
            </w:r>
          </w:p>
        </w:tc>
        <w:tc>
          <w:tcPr>
            <w:tcW w:w="1179" w:type="dxa"/>
            <w:vAlign w:val="center"/>
          </w:tcPr>
          <w:p w14:paraId="0C9082AC">
            <w:pPr>
              <w:snapToGrid w:val="0"/>
              <w:spacing w:before="70" w:after="70" w:line="240" w:lineRule="auto"/>
              <w:ind w:firstLine="0"/>
              <w:jc w:val="center"/>
              <w:rPr>
                <w:sz w:val="21"/>
              </w:rPr>
            </w:pPr>
            <w:r>
              <w:rPr>
                <w:sz w:val="21"/>
                <w:szCs w:val="21"/>
              </w:rPr>
              <w:t>点云</w:t>
            </w:r>
          </w:p>
        </w:tc>
        <w:tc>
          <w:tcPr>
            <w:tcW w:w="1716" w:type="dxa"/>
            <w:vAlign w:val="center"/>
          </w:tcPr>
          <w:p w14:paraId="1EF1B9F5">
            <w:pPr>
              <w:snapToGrid w:val="0"/>
              <w:spacing w:before="70" w:after="70" w:line="240" w:lineRule="auto"/>
              <w:ind w:firstLine="0"/>
              <w:jc w:val="left"/>
              <w:rPr>
                <w:sz w:val="21"/>
              </w:rPr>
            </w:pPr>
            <w:r>
              <w:rPr>
                <w:sz w:val="21"/>
                <w:szCs w:val="21"/>
              </w:rPr>
              <w:t>点云数量</w:t>
            </w:r>
          </w:p>
        </w:tc>
        <w:tc>
          <w:tcPr>
            <w:tcW w:w="2109" w:type="dxa"/>
            <w:vAlign w:val="center"/>
          </w:tcPr>
          <w:p w14:paraId="3A77ABB2">
            <w:pPr>
              <w:snapToGrid w:val="0"/>
              <w:spacing w:before="70" w:after="70" w:line="240" w:lineRule="auto"/>
              <w:ind w:firstLine="0"/>
              <w:jc w:val="left"/>
              <w:rPr>
                <w:sz w:val="21"/>
              </w:rPr>
            </w:pPr>
            <w:r>
              <w:rPr>
                <w:sz w:val="21"/>
                <w:szCs w:val="21"/>
              </w:rPr>
              <w:t>未限定</w:t>
            </w:r>
          </w:p>
        </w:tc>
        <w:tc>
          <w:tcPr>
            <w:tcW w:w="3120" w:type="dxa"/>
            <w:vAlign w:val="center"/>
          </w:tcPr>
          <w:p w14:paraId="1C028E47">
            <w:pPr>
              <w:snapToGrid w:val="0"/>
              <w:spacing w:before="70" w:after="70" w:line="240" w:lineRule="auto"/>
              <w:ind w:firstLine="0"/>
              <w:jc w:val="left"/>
              <w:rPr>
                <w:sz w:val="21"/>
              </w:rPr>
            </w:pPr>
            <w:r>
              <w:rPr>
                <w:sz w:val="21"/>
                <w:szCs w:val="21"/>
              </w:rPr>
              <w:t>32 万点/秒</w:t>
            </w:r>
          </w:p>
        </w:tc>
        <w:tc>
          <w:tcPr>
            <w:tcW w:w="1386" w:type="dxa"/>
            <w:vAlign w:val="center"/>
          </w:tcPr>
          <w:p w14:paraId="2918FFA1">
            <w:pPr>
              <w:snapToGrid w:val="0"/>
              <w:spacing w:before="70" w:after="70" w:line="240" w:lineRule="auto"/>
              <w:ind w:firstLine="0"/>
              <w:jc w:val="left"/>
              <w:rPr>
                <w:sz w:val="21"/>
              </w:rPr>
            </w:pPr>
            <w:r>
              <w:rPr>
                <w:sz w:val="21"/>
                <w:szCs w:val="21"/>
              </w:rPr>
              <w:t>规格书</w:t>
            </w:r>
          </w:p>
        </w:tc>
      </w:tr>
      <w:tr w14:paraId="77CF2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A712043">
            <w:pPr>
              <w:snapToGrid w:val="0"/>
              <w:spacing w:before="70" w:after="70" w:line="240" w:lineRule="auto"/>
              <w:ind w:firstLine="0"/>
              <w:jc w:val="center"/>
              <w:rPr>
                <w:sz w:val="21"/>
              </w:rPr>
            </w:pPr>
            <w:r>
              <w:rPr>
                <w:sz w:val="21"/>
                <w:szCs w:val="21"/>
              </w:rPr>
              <w:t>6</w:t>
            </w:r>
          </w:p>
        </w:tc>
        <w:tc>
          <w:tcPr>
            <w:tcW w:w="1179" w:type="dxa"/>
            <w:vAlign w:val="center"/>
          </w:tcPr>
          <w:p w14:paraId="10EF87A1">
            <w:pPr>
              <w:snapToGrid w:val="0"/>
              <w:spacing w:before="70" w:after="70" w:line="240" w:lineRule="auto"/>
              <w:ind w:firstLine="0"/>
              <w:jc w:val="center"/>
              <w:rPr>
                <w:sz w:val="21"/>
              </w:rPr>
            </w:pPr>
            <w:r>
              <w:rPr>
                <w:sz w:val="21"/>
                <w:szCs w:val="21"/>
              </w:rPr>
              <w:t>点云</w:t>
            </w:r>
          </w:p>
        </w:tc>
        <w:tc>
          <w:tcPr>
            <w:tcW w:w="1716" w:type="dxa"/>
            <w:vAlign w:val="center"/>
          </w:tcPr>
          <w:p w14:paraId="5032E46F">
            <w:pPr>
              <w:snapToGrid w:val="0"/>
              <w:spacing w:before="70" w:after="70" w:line="240" w:lineRule="auto"/>
              <w:ind w:firstLine="0"/>
              <w:jc w:val="left"/>
              <w:rPr>
                <w:sz w:val="21"/>
              </w:rPr>
            </w:pPr>
            <w:r>
              <w:rPr>
                <w:sz w:val="21"/>
                <w:szCs w:val="21"/>
              </w:rPr>
              <w:t>相对精度</w:t>
            </w:r>
          </w:p>
        </w:tc>
        <w:tc>
          <w:tcPr>
            <w:tcW w:w="2109" w:type="dxa"/>
            <w:vAlign w:val="center"/>
          </w:tcPr>
          <w:p w14:paraId="4B7251F6">
            <w:pPr>
              <w:snapToGrid w:val="0"/>
              <w:spacing w:before="70" w:after="70" w:line="240" w:lineRule="auto"/>
              <w:ind w:firstLine="0"/>
              <w:jc w:val="left"/>
              <w:rPr>
                <w:sz w:val="21"/>
              </w:rPr>
            </w:pPr>
            <w:r>
              <w:rPr>
                <w:sz w:val="21"/>
                <w:szCs w:val="21"/>
              </w:rPr>
              <w:t>不低于 ±1 cm</w:t>
            </w:r>
          </w:p>
        </w:tc>
        <w:tc>
          <w:tcPr>
            <w:tcW w:w="3120" w:type="dxa"/>
            <w:vAlign w:val="center"/>
          </w:tcPr>
          <w:p w14:paraId="7BBF29D3">
            <w:pPr>
              <w:snapToGrid w:val="0"/>
              <w:spacing w:before="70" w:after="70" w:line="240" w:lineRule="auto"/>
              <w:ind w:firstLine="0"/>
              <w:jc w:val="left"/>
              <w:rPr>
                <w:sz w:val="21"/>
              </w:rPr>
            </w:pPr>
            <w:r>
              <w:rPr>
                <w:sz w:val="21"/>
                <w:szCs w:val="21"/>
              </w:rPr>
              <w:t>优于 ±1 cm</w:t>
            </w:r>
          </w:p>
        </w:tc>
        <w:tc>
          <w:tcPr>
            <w:tcW w:w="1386" w:type="dxa"/>
            <w:vAlign w:val="center"/>
          </w:tcPr>
          <w:p w14:paraId="6FB46D39">
            <w:pPr>
              <w:snapToGrid w:val="0"/>
              <w:spacing w:before="70" w:after="70" w:line="240" w:lineRule="auto"/>
              <w:ind w:firstLine="0"/>
              <w:jc w:val="left"/>
              <w:rPr>
                <w:sz w:val="21"/>
              </w:rPr>
            </w:pPr>
            <w:r>
              <w:rPr>
                <w:sz w:val="21"/>
                <w:szCs w:val="21"/>
              </w:rPr>
              <w:t>精度试验</w:t>
            </w:r>
          </w:p>
        </w:tc>
      </w:tr>
      <w:tr w14:paraId="2AE9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03FB7C9">
            <w:pPr>
              <w:snapToGrid w:val="0"/>
              <w:spacing w:before="70" w:after="70" w:line="240" w:lineRule="auto"/>
              <w:ind w:firstLine="0"/>
              <w:jc w:val="center"/>
              <w:rPr>
                <w:sz w:val="21"/>
              </w:rPr>
            </w:pPr>
            <w:r>
              <w:rPr>
                <w:sz w:val="21"/>
                <w:szCs w:val="21"/>
              </w:rPr>
              <w:t>7</w:t>
            </w:r>
          </w:p>
        </w:tc>
        <w:tc>
          <w:tcPr>
            <w:tcW w:w="1179" w:type="dxa"/>
            <w:vAlign w:val="center"/>
          </w:tcPr>
          <w:p w14:paraId="077A937B">
            <w:pPr>
              <w:snapToGrid w:val="0"/>
              <w:spacing w:before="70" w:after="70" w:line="240" w:lineRule="auto"/>
              <w:ind w:firstLine="0"/>
              <w:jc w:val="center"/>
              <w:rPr>
                <w:sz w:val="21"/>
              </w:rPr>
            </w:pPr>
            <w:r>
              <w:rPr>
                <w:sz w:val="21"/>
                <w:szCs w:val="21"/>
              </w:rPr>
              <w:t>点云</w:t>
            </w:r>
          </w:p>
        </w:tc>
        <w:tc>
          <w:tcPr>
            <w:tcW w:w="1716" w:type="dxa"/>
            <w:vAlign w:val="center"/>
          </w:tcPr>
          <w:p w14:paraId="04789A06">
            <w:pPr>
              <w:snapToGrid w:val="0"/>
              <w:spacing w:before="70" w:after="70" w:line="240" w:lineRule="auto"/>
              <w:ind w:firstLine="0"/>
              <w:jc w:val="left"/>
              <w:rPr>
                <w:sz w:val="21"/>
              </w:rPr>
            </w:pPr>
            <w:r>
              <w:rPr>
                <w:sz w:val="21"/>
                <w:szCs w:val="21"/>
              </w:rPr>
              <w:t>绝对精度</w:t>
            </w:r>
          </w:p>
        </w:tc>
        <w:tc>
          <w:tcPr>
            <w:tcW w:w="2109" w:type="dxa"/>
            <w:vAlign w:val="center"/>
          </w:tcPr>
          <w:p w14:paraId="21B97E78">
            <w:pPr>
              <w:snapToGrid w:val="0"/>
              <w:spacing w:before="70" w:after="70" w:line="240" w:lineRule="auto"/>
              <w:ind w:firstLine="0"/>
              <w:jc w:val="left"/>
              <w:rPr>
                <w:sz w:val="21"/>
              </w:rPr>
            </w:pPr>
            <w:r>
              <w:rPr>
                <w:sz w:val="21"/>
                <w:szCs w:val="21"/>
              </w:rPr>
              <w:t>未限定</w:t>
            </w:r>
          </w:p>
        </w:tc>
        <w:tc>
          <w:tcPr>
            <w:tcW w:w="3120" w:type="dxa"/>
            <w:vAlign w:val="center"/>
          </w:tcPr>
          <w:p w14:paraId="64359476">
            <w:pPr>
              <w:snapToGrid w:val="0"/>
              <w:spacing w:before="70" w:after="70" w:line="240" w:lineRule="auto"/>
              <w:ind w:firstLine="0"/>
              <w:jc w:val="left"/>
              <w:rPr>
                <w:sz w:val="21"/>
              </w:rPr>
            </w:pPr>
            <w:r>
              <w:rPr>
                <w:sz w:val="21"/>
                <w:szCs w:val="21"/>
              </w:rPr>
              <w:t>优于 5 cm（经控制点配准后进一步提升）</w:t>
            </w:r>
          </w:p>
        </w:tc>
        <w:tc>
          <w:tcPr>
            <w:tcW w:w="1386" w:type="dxa"/>
            <w:vAlign w:val="center"/>
          </w:tcPr>
          <w:p w14:paraId="768D6F05">
            <w:pPr>
              <w:snapToGrid w:val="0"/>
              <w:spacing w:before="70" w:after="70" w:line="240" w:lineRule="auto"/>
              <w:ind w:firstLine="0"/>
              <w:jc w:val="left"/>
              <w:rPr>
                <w:sz w:val="21"/>
              </w:rPr>
            </w:pPr>
            <w:r>
              <w:rPr>
                <w:sz w:val="21"/>
                <w:szCs w:val="21"/>
              </w:rPr>
              <w:t>控制点复测</w:t>
            </w:r>
          </w:p>
        </w:tc>
      </w:tr>
      <w:tr w14:paraId="61C0E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A6BD9E9">
            <w:pPr>
              <w:snapToGrid w:val="0"/>
              <w:spacing w:before="70" w:after="70" w:line="240" w:lineRule="auto"/>
              <w:ind w:firstLine="0"/>
              <w:jc w:val="center"/>
              <w:rPr>
                <w:sz w:val="21"/>
              </w:rPr>
            </w:pPr>
            <w:r>
              <w:rPr>
                <w:sz w:val="21"/>
                <w:szCs w:val="21"/>
              </w:rPr>
              <w:t>8</w:t>
            </w:r>
          </w:p>
        </w:tc>
        <w:tc>
          <w:tcPr>
            <w:tcW w:w="1179" w:type="dxa"/>
            <w:vAlign w:val="center"/>
          </w:tcPr>
          <w:p w14:paraId="2693A001">
            <w:pPr>
              <w:snapToGrid w:val="0"/>
              <w:spacing w:before="70" w:after="70" w:line="240" w:lineRule="auto"/>
              <w:ind w:firstLine="0"/>
              <w:jc w:val="center"/>
              <w:rPr>
                <w:sz w:val="21"/>
              </w:rPr>
            </w:pPr>
            <w:r>
              <w:rPr>
                <w:sz w:val="21"/>
                <w:szCs w:val="21"/>
              </w:rPr>
              <w:t>点云</w:t>
            </w:r>
          </w:p>
        </w:tc>
        <w:tc>
          <w:tcPr>
            <w:tcW w:w="1716" w:type="dxa"/>
            <w:vAlign w:val="center"/>
          </w:tcPr>
          <w:p w14:paraId="086E1079">
            <w:pPr>
              <w:snapToGrid w:val="0"/>
              <w:spacing w:before="70" w:after="70" w:line="240" w:lineRule="auto"/>
              <w:ind w:firstLine="0"/>
              <w:jc w:val="left"/>
              <w:rPr>
                <w:sz w:val="21"/>
              </w:rPr>
            </w:pPr>
            <w:r>
              <w:rPr>
                <w:sz w:val="21"/>
                <w:szCs w:val="21"/>
              </w:rPr>
              <w:t>点云厚度</w:t>
            </w:r>
          </w:p>
        </w:tc>
        <w:tc>
          <w:tcPr>
            <w:tcW w:w="2109" w:type="dxa"/>
            <w:vAlign w:val="center"/>
          </w:tcPr>
          <w:p w14:paraId="017A97BA">
            <w:pPr>
              <w:snapToGrid w:val="0"/>
              <w:spacing w:before="70" w:after="70" w:line="240" w:lineRule="auto"/>
              <w:ind w:firstLine="0"/>
              <w:jc w:val="left"/>
              <w:rPr>
                <w:sz w:val="21"/>
              </w:rPr>
            </w:pPr>
            <w:r>
              <w:rPr>
                <w:sz w:val="21"/>
                <w:szCs w:val="21"/>
              </w:rPr>
              <w:t>未限定</w:t>
            </w:r>
          </w:p>
        </w:tc>
        <w:tc>
          <w:tcPr>
            <w:tcW w:w="3120" w:type="dxa"/>
            <w:vAlign w:val="center"/>
          </w:tcPr>
          <w:p w14:paraId="571B5CA9">
            <w:pPr>
              <w:snapToGrid w:val="0"/>
              <w:spacing w:before="70" w:after="70" w:line="240" w:lineRule="auto"/>
              <w:ind w:firstLine="0"/>
              <w:jc w:val="left"/>
              <w:rPr>
                <w:sz w:val="21"/>
              </w:rPr>
            </w:pPr>
            <w:r>
              <w:rPr>
                <w:sz w:val="21"/>
                <w:szCs w:val="21"/>
              </w:rPr>
              <w:t>5 mm 以内</w:t>
            </w:r>
          </w:p>
        </w:tc>
        <w:tc>
          <w:tcPr>
            <w:tcW w:w="1386" w:type="dxa"/>
            <w:vAlign w:val="center"/>
          </w:tcPr>
          <w:p w14:paraId="4FBEB209">
            <w:pPr>
              <w:snapToGrid w:val="0"/>
              <w:spacing w:before="70" w:after="70" w:line="240" w:lineRule="auto"/>
              <w:ind w:firstLine="0"/>
              <w:jc w:val="left"/>
              <w:rPr>
                <w:sz w:val="21"/>
              </w:rPr>
            </w:pPr>
            <w:r>
              <w:rPr>
                <w:sz w:val="21"/>
                <w:szCs w:val="21"/>
              </w:rPr>
              <w:t>精度试验</w:t>
            </w:r>
          </w:p>
        </w:tc>
      </w:tr>
      <w:tr w14:paraId="4C8B3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022DF02">
            <w:pPr>
              <w:snapToGrid w:val="0"/>
              <w:spacing w:before="70" w:after="70" w:line="240" w:lineRule="auto"/>
              <w:ind w:firstLine="0"/>
              <w:jc w:val="center"/>
              <w:rPr>
                <w:sz w:val="21"/>
              </w:rPr>
            </w:pPr>
            <w:r>
              <w:rPr>
                <w:sz w:val="21"/>
                <w:szCs w:val="21"/>
              </w:rPr>
              <w:t>9</w:t>
            </w:r>
          </w:p>
        </w:tc>
        <w:tc>
          <w:tcPr>
            <w:tcW w:w="1179" w:type="dxa"/>
            <w:vAlign w:val="center"/>
          </w:tcPr>
          <w:p w14:paraId="14D2162A">
            <w:pPr>
              <w:snapToGrid w:val="0"/>
              <w:spacing w:before="70" w:after="70" w:line="240" w:lineRule="auto"/>
              <w:ind w:firstLine="0"/>
              <w:jc w:val="center"/>
              <w:rPr>
                <w:sz w:val="21"/>
              </w:rPr>
            </w:pPr>
            <w:r>
              <w:rPr>
                <w:sz w:val="21"/>
                <w:szCs w:val="21"/>
              </w:rPr>
              <w:t>点云</w:t>
            </w:r>
          </w:p>
        </w:tc>
        <w:tc>
          <w:tcPr>
            <w:tcW w:w="1716" w:type="dxa"/>
            <w:vAlign w:val="center"/>
          </w:tcPr>
          <w:p w14:paraId="5AA8F2D7">
            <w:pPr>
              <w:snapToGrid w:val="0"/>
              <w:spacing w:before="70" w:after="70" w:line="240" w:lineRule="auto"/>
              <w:ind w:firstLine="0"/>
              <w:jc w:val="left"/>
              <w:rPr>
                <w:sz w:val="21"/>
              </w:rPr>
            </w:pPr>
            <w:r>
              <w:rPr>
                <w:sz w:val="21"/>
                <w:szCs w:val="21"/>
              </w:rPr>
              <w:t>单站覆盖面积</w:t>
            </w:r>
          </w:p>
        </w:tc>
        <w:tc>
          <w:tcPr>
            <w:tcW w:w="2109" w:type="dxa"/>
            <w:vAlign w:val="center"/>
          </w:tcPr>
          <w:p w14:paraId="1E791B0B">
            <w:pPr>
              <w:snapToGrid w:val="0"/>
              <w:spacing w:before="70" w:after="70" w:line="240" w:lineRule="auto"/>
              <w:ind w:firstLine="0"/>
              <w:jc w:val="left"/>
              <w:rPr>
                <w:sz w:val="21"/>
              </w:rPr>
            </w:pPr>
            <w:r>
              <w:rPr>
                <w:sz w:val="21"/>
                <w:szCs w:val="21"/>
              </w:rPr>
              <w:t>≥200 m²</w:t>
            </w:r>
          </w:p>
        </w:tc>
        <w:tc>
          <w:tcPr>
            <w:tcW w:w="3120" w:type="dxa"/>
            <w:vAlign w:val="center"/>
          </w:tcPr>
          <w:p w14:paraId="270F2EEB">
            <w:pPr>
              <w:snapToGrid w:val="0"/>
              <w:spacing w:before="70" w:after="70" w:line="240" w:lineRule="auto"/>
              <w:ind w:firstLine="0"/>
              <w:jc w:val="left"/>
              <w:rPr>
                <w:sz w:val="21"/>
              </w:rPr>
            </w:pPr>
            <w:r>
              <w:rPr>
                <w:sz w:val="21"/>
                <w:szCs w:val="21"/>
              </w:rPr>
              <w:t>推算 ≥200 m²（120 m 测距、360° 视场）</w:t>
            </w:r>
          </w:p>
        </w:tc>
        <w:tc>
          <w:tcPr>
            <w:tcW w:w="1386" w:type="dxa"/>
            <w:vAlign w:val="center"/>
          </w:tcPr>
          <w:p w14:paraId="0C87B083">
            <w:pPr>
              <w:snapToGrid w:val="0"/>
              <w:spacing w:before="70" w:after="70" w:line="240" w:lineRule="auto"/>
              <w:ind w:firstLine="0"/>
              <w:jc w:val="left"/>
              <w:rPr>
                <w:sz w:val="21"/>
              </w:rPr>
            </w:pPr>
            <w:r>
              <w:rPr>
                <w:sz w:val="21"/>
                <w:szCs w:val="21"/>
              </w:rPr>
              <w:t>覆盖率统计</w:t>
            </w:r>
          </w:p>
        </w:tc>
      </w:tr>
      <w:tr w14:paraId="5556A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4757F68">
            <w:pPr>
              <w:snapToGrid w:val="0"/>
              <w:spacing w:before="70" w:after="70" w:line="240" w:lineRule="auto"/>
              <w:ind w:firstLine="0"/>
              <w:jc w:val="center"/>
              <w:rPr>
                <w:sz w:val="21"/>
              </w:rPr>
            </w:pPr>
            <w:r>
              <w:rPr>
                <w:sz w:val="21"/>
                <w:szCs w:val="21"/>
              </w:rPr>
              <w:t>10</w:t>
            </w:r>
          </w:p>
        </w:tc>
        <w:tc>
          <w:tcPr>
            <w:tcW w:w="1179" w:type="dxa"/>
            <w:vAlign w:val="center"/>
          </w:tcPr>
          <w:p w14:paraId="7AA56237">
            <w:pPr>
              <w:snapToGrid w:val="0"/>
              <w:spacing w:before="70" w:after="70" w:line="240" w:lineRule="auto"/>
              <w:ind w:firstLine="0"/>
              <w:jc w:val="center"/>
              <w:rPr>
                <w:sz w:val="21"/>
              </w:rPr>
            </w:pPr>
            <w:r>
              <w:rPr>
                <w:sz w:val="21"/>
                <w:szCs w:val="21"/>
              </w:rPr>
              <w:t>点云</w:t>
            </w:r>
          </w:p>
        </w:tc>
        <w:tc>
          <w:tcPr>
            <w:tcW w:w="1716" w:type="dxa"/>
            <w:vAlign w:val="center"/>
          </w:tcPr>
          <w:p w14:paraId="35B5C2FB">
            <w:pPr>
              <w:snapToGrid w:val="0"/>
              <w:spacing w:before="70" w:after="70" w:line="240" w:lineRule="auto"/>
              <w:ind w:firstLine="0"/>
              <w:jc w:val="left"/>
              <w:rPr>
                <w:sz w:val="21"/>
              </w:rPr>
            </w:pPr>
            <w:r>
              <w:rPr>
                <w:sz w:val="21"/>
                <w:szCs w:val="21"/>
              </w:rPr>
              <w:t>点间距（10 m）</w:t>
            </w:r>
          </w:p>
        </w:tc>
        <w:tc>
          <w:tcPr>
            <w:tcW w:w="2109" w:type="dxa"/>
            <w:vAlign w:val="center"/>
          </w:tcPr>
          <w:p w14:paraId="1905D959">
            <w:pPr>
              <w:snapToGrid w:val="0"/>
              <w:spacing w:before="70" w:after="70" w:line="240" w:lineRule="auto"/>
              <w:ind w:firstLine="0"/>
              <w:jc w:val="left"/>
              <w:rPr>
                <w:sz w:val="21"/>
              </w:rPr>
            </w:pPr>
            <w:r>
              <w:rPr>
                <w:sz w:val="21"/>
                <w:szCs w:val="21"/>
              </w:rPr>
              <w:t>≤10 mm</w:t>
            </w:r>
          </w:p>
        </w:tc>
        <w:tc>
          <w:tcPr>
            <w:tcW w:w="3120" w:type="dxa"/>
            <w:vAlign w:val="center"/>
          </w:tcPr>
          <w:p w14:paraId="106FEDB9">
            <w:pPr>
              <w:snapToGrid w:val="0"/>
              <w:spacing w:before="70" w:after="70" w:line="240" w:lineRule="auto"/>
              <w:ind w:firstLine="0"/>
              <w:jc w:val="left"/>
              <w:rPr>
                <w:sz w:val="21"/>
              </w:rPr>
            </w:pPr>
            <w:r>
              <w:rPr>
                <w:sz w:val="21"/>
                <w:szCs w:val="21"/>
              </w:rPr>
              <w:t>推算 ≤10 mm（32 万点/秒、约 1 m/s 行进）</w:t>
            </w:r>
          </w:p>
        </w:tc>
        <w:tc>
          <w:tcPr>
            <w:tcW w:w="1386" w:type="dxa"/>
            <w:vAlign w:val="center"/>
          </w:tcPr>
          <w:p w14:paraId="30FF8323">
            <w:pPr>
              <w:snapToGrid w:val="0"/>
              <w:spacing w:before="70" w:after="70" w:line="240" w:lineRule="auto"/>
              <w:ind w:firstLine="0"/>
              <w:jc w:val="left"/>
              <w:rPr>
                <w:sz w:val="21"/>
              </w:rPr>
            </w:pPr>
            <w:r>
              <w:rPr>
                <w:sz w:val="21"/>
                <w:szCs w:val="21"/>
              </w:rPr>
              <w:t>实测</w:t>
            </w:r>
          </w:p>
        </w:tc>
      </w:tr>
      <w:tr w14:paraId="534BA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5DA5FE">
            <w:pPr>
              <w:snapToGrid w:val="0"/>
              <w:spacing w:before="70" w:after="70" w:line="240" w:lineRule="auto"/>
              <w:ind w:firstLine="0"/>
              <w:jc w:val="center"/>
              <w:rPr>
                <w:sz w:val="21"/>
              </w:rPr>
            </w:pPr>
            <w:r>
              <w:rPr>
                <w:sz w:val="21"/>
                <w:szCs w:val="21"/>
              </w:rPr>
              <w:t>11</w:t>
            </w:r>
          </w:p>
        </w:tc>
        <w:tc>
          <w:tcPr>
            <w:tcW w:w="1179" w:type="dxa"/>
            <w:vAlign w:val="center"/>
          </w:tcPr>
          <w:p w14:paraId="5EB5E91F">
            <w:pPr>
              <w:snapToGrid w:val="0"/>
              <w:spacing w:before="70" w:after="70" w:line="240" w:lineRule="auto"/>
              <w:ind w:firstLine="0"/>
              <w:jc w:val="center"/>
              <w:rPr>
                <w:sz w:val="21"/>
              </w:rPr>
            </w:pPr>
            <w:r>
              <w:rPr>
                <w:sz w:val="21"/>
                <w:szCs w:val="21"/>
              </w:rPr>
              <w:t>纹理</w:t>
            </w:r>
          </w:p>
        </w:tc>
        <w:tc>
          <w:tcPr>
            <w:tcW w:w="1716" w:type="dxa"/>
            <w:vAlign w:val="center"/>
          </w:tcPr>
          <w:p w14:paraId="03BD412D">
            <w:pPr>
              <w:snapToGrid w:val="0"/>
              <w:spacing w:before="70" w:after="70" w:line="240" w:lineRule="auto"/>
              <w:ind w:firstLine="0"/>
              <w:jc w:val="left"/>
              <w:rPr>
                <w:sz w:val="21"/>
              </w:rPr>
            </w:pPr>
            <w:r>
              <w:rPr>
                <w:sz w:val="21"/>
                <w:szCs w:val="21"/>
              </w:rPr>
              <w:t>相机数量</w:t>
            </w:r>
          </w:p>
        </w:tc>
        <w:tc>
          <w:tcPr>
            <w:tcW w:w="2109" w:type="dxa"/>
            <w:vAlign w:val="center"/>
          </w:tcPr>
          <w:p w14:paraId="0E7A18F1">
            <w:pPr>
              <w:snapToGrid w:val="0"/>
              <w:spacing w:before="70" w:after="70" w:line="240" w:lineRule="auto"/>
              <w:ind w:firstLine="0"/>
              <w:jc w:val="left"/>
              <w:rPr>
                <w:sz w:val="21"/>
              </w:rPr>
            </w:pPr>
            <w:r>
              <w:rPr>
                <w:sz w:val="21"/>
                <w:szCs w:val="21"/>
              </w:rPr>
              <w:t>≥2</w:t>
            </w:r>
          </w:p>
        </w:tc>
        <w:tc>
          <w:tcPr>
            <w:tcW w:w="3120" w:type="dxa"/>
            <w:vAlign w:val="center"/>
          </w:tcPr>
          <w:p w14:paraId="7D1B94DD">
            <w:pPr>
              <w:snapToGrid w:val="0"/>
              <w:spacing w:before="70" w:after="70" w:line="240" w:lineRule="auto"/>
              <w:ind w:firstLine="0"/>
              <w:jc w:val="left"/>
              <w:rPr>
                <w:sz w:val="21"/>
              </w:rPr>
            </w:pPr>
            <w:r>
              <w:rPr>
                <w:sz w:val="21"/>
                <w:szCs w:val="21"/>
              </w:rPr>
              <w:t>2</w:t>
            </w:r>
          </w:p>
        </w:tc>
        <w:tc>
          <w:tcPr>
            <w:tcW w:w="1386" w:type="dxa"/>
            <w:vAlign w:val="center"/>
          </w:tcPr>
          <w:p w14:paraId="262ACEC9">
            <w:pPr>
              <w:snapToGrid w:val="0"/>
              <w:spacing w:before="70" w:after="70" w:line="240" w:lineRule="auto"/>
              <w:ind w:firstLine="0"/>
              <w:jc w:val="left"/>
              <w:rPr>
                <w:sz w:val="21"/>
              </w:rPr>
            </w:pPr>
            <w:r>
              <w:rPr>
                <w:sz w:val="21"/>
                <w:szCs w:val="21"/>
              </w:rPr>
              <w:t>规格书</w:t>
            </w:r>
          </w:p>
        </w:tc>
      </w:tr>
      <w:tr w14:paraId="78DC4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A2E0C7">
            <w:pPr>
              <w:snapToGrid w:val="0"/>
              <w:spacing w:before="70" w:after="70" w:line="240" w:lineRule="auto"/>
              <w:ind w:firstLine="0"/>
              <w:jc w:val="center"/>
              <w:rPr>
                <w:sz w:val="21"/>
              </w:rPr>
            </w:pPr>
            <w:r>
              <w:rPr>
                <w:sz w:val="21"/>
                <w:szCs w:val="21"/>
              </w:rPr>
              <w:t>12</w:t>
            </w:r>
          </w:p>
        </w:tc>
        <w:tc>
          <w:tcPr>
            <w:tcW w:w="1179" w:type="dxa"/>
            <w:vAlign w:val="center"/>
          </w:tcPr>
          <w:p w14:paraId="3B95EAB7">
            <w:pPr>
              <w:snapToGrid w:val="0"/>
              <w:spacing w:before="70" w:after="70" w:line="240" w:lineRule="auto"/>
              <w:ind w:firstLine="0"/>
              <w:jc w:val="center"/>
              <w:rPr>
                <w:sz w:val="21"/>
              </w:rPr>
            </w:pPr>
            <w:r>
              <w:rPr>
                <w:sz w:val="21"/>
                <w:szCs w:val="21"/>
              </w:rPr>
              <w:t>纹理</w:t>
            </w:r>
          </w:p>
        </w:tc>
        <w:tc>
          <w:tcPr>
            <w:tcW w:w="1716" w:type="dxa"/>
            <w:vAlign w:val="center"/>
          </w:tcPr>
          <w:p w14:paraId="015A3FB5">
            <w:pPr>
              <w:snapToGrid w:val="0"/>
              <w:spacing w:before="70" w:after="70" w:line="240" w:lineRule="auto"/>
              <w:ind w:firstLine="0"/>
              <w:jc w:val="left"/>
              <w:rPr>
                <w:sz w:val="21"/>
              </w:rPr>
            </w:pPr>
            <w:r>
              <w:rPr>
                <w:sz w:val="21"/>
                <w:szCs w:val="21"/>
              </w:rPr>
              <w:t>单相机像素</w:t>
            </w:r>
          </w:p>
        </w:tc>
        <w:tc>
          <w:tcPr>
            <w:tcW w:w="2109" w:type="dxa"/>
            <w:vAlign w:val="center"/>
          </w:tcPr>
          <w:p w14:paraId="7E4AB254">
            <w:pPr>
              <w:snapToGrid w:val="0"/>
              <w:spacing w:before="70" w:after="70" w:line="240" w:lineRule="auto"/>
              <w:ind w:firstLine="0"/>
              <w:jc w:val="left"/>
              <w:rPr>
                <w:sz w:val="21"/>
              </w:rPr>
            </w:pPr>
            <w:r>
              <w:rPr>
                <w:sz w:val="21"/>
                <w:szCs w:val="21"/>
              </w:rPr>
              <w:t>≥1600 万</w:t>
            </w:r>
          </w:p>
        </w:tc>
        <w:tc>
          <w:tcPr>
            <w:tcW w:w="3120" w:type="dxa"/>
            <w:vAlign w:val="center"/>
          </w:tcPr>
          <w:p w14:paraId="12A84DD6">
            <w:pPr>
              <w:snapToGrid w:val="0"/>
              <w:spacing w:before="70" w:after="70" w:line="240" w:lineRule="auto"/>
              <w:ind w:firstLine="0"/>
              <w:jc w:val="left"/>
              <w:rPr>
                <w:sz w:val="21"/>
              </w:rPr>
            </w:pPr>
            <w:r>
              <w:rPr>
                <w:sz w:val="21"/>
                <w:szCs w:val="21"/>
              </w:rPr>
              <w:t>1600 万</w:t>
            </w:r>
          </w:p>
        </w:tc>
        <w:tc>
          <w:tcPr>
            <w:tcW w:w="1386" w:type="dxa"/>
            <w:vAlign w:val="center"/>
          </w:tcPr>
          <w:p w14:paraId="5DBEB96C">
            <w:pPr>
              <w:snapToGrid w:val="0"/>
              <w:spacing w:before="70" w:after="70" w:line="240" w:lineRule="auto"/>
              <w:ind w:firstLine="0"/>
              <w:jc w:val="left"/>
              <w:rPr>
                <w:sz w:val="21"/>
              </w:rPr>
            </w:pPr>
            <w:r>
              <w:rPr>
                <w:sz w:val="21"/>
                <w:szCs w:val="21"/>
              </w:rPr>
              <w:t>规格书</w:t>
            </w:r>
          </w:p>
        </w:tc>
      </w:tr>
      <w:tr w14:paraId="6E247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34C5D7">
            <w:pPr>
              <w:snapToGrid w:val="0"/>
              <w:spacing w:before="70" w:after="70" w:line="240" w:lineRule="auto"/>
              <w:ind w:firstLine="0"/>
              <w:jc w:val="center"/>
              <w:rPr>
                <w:sz w:val="21"/>
              </w:rPr>
            </w:pPr>
            <w:r>
              <w:rPr>
                <w:sz w:val="21"/>
                <w:szCs w:val="21"/>
              </w:rPr>
              <w:t>13</w:t>
            </w:r>
          </w:p>
        </w:tc>
        <w:tc>
          <w:tcPr>
            <w:tcW w:w="1179" w:type="dxa"/>
            <w:vAlign w:val="center"/>
          </w:tcPr>
          <w:p w14:paraId="4496A5CB">
            <w:pPr>
              <w:snapToGrid w:val="0"/>
              <w:spacing w:before="70" w:after="70" w:line="240" w:lineRule="auto"/>
              <w:ind w:firstLine="0"/>
              <w:jc w:val="center"/>
              <w:rPr>
                <w:sz w:val="21"/>
              </w:rPr>
            </w:pPr>
            <w:r>
              <w:rPr>
                <w:sz w:val="21"/>
                <w:szCs w:val="21"/>
              </w:rPr>
              <w:t>纹理</w:t>
            </w:r>
          </w:p>
        </w:tc>
        <w:tc>
          <w:tcPr>
            <w:tcW w:w="1716" w:type="dxa"/>
            <w:vAlign w:val="center"/>
          </w:tcPr>
          <w:p w14:paraId="62632AAB">
            <w:pPr>
              <w:snapToGrid w:val="0"/>
              <w:spacing w:before="70" w:after="70" w:line="240" w:lineRule="auto"/>
              <w:ind w:firstLine="0"/>
              <w:jc w:val="left"/>
              <w:rPr>
                <w:sz w:val="21"/>
              </w:rPr>
            </w:pPr>
            <w:r>
              <w:rPr>
                <w:sz w:val="21"/>
                <w:szCs w:val="21"/>
              </w:rPr>
              <w:t>传感器尺寸</w:t>
            </w:r>
          </w:p>
        </w:tc>
        <w:tc>
          <w:tcPr>
            <w:tcW w:w="2109" w:type="dxa"/>
            <w:vAlign w:val="center"/>
          </w:tcPr>
          <w:p w14:paraId="1168DEBB">
            <w:pPr>
              <w:snapToGrid w:val="0"/>
              <w:spacing w:before="70" w:after="70" w:line="240" w:lineRule="auto"/>
              <w:ind w:firstLine="0"/>
              <w:jc w:val="left"/>
              <w:rPr>
                <w:sz w:val="21"/>
              </w:rPr>
            </w:pPr>
            <w:r>
              <w:rPr>
                <w:sz w:val="21"/>
                <w:szCs w:val="21"/>
              </w:rPr>
              <w:t>未限定</w:t>
            </w:r>
          </w:p>
        </w:tc>
        <w:tc>
          <w:tcPr>
            <w:tcW w:w="3120" w:type="dxa"/>
            <w:vAlign w:val="center"/>
          </w:tcPr>
          <w:p w14:paraId="7F356207">
            <w:pPr>
              <w:snapToGrid w:val="0"/>
              <w:spacing w:before="70" w:after="70" w:line="240" w:lineRule="auto"/>
              <w:ind w:firstLine="0"/>
              <w:jc w:val="left"/>
              <w:rPr>
                <w:sz w:val="21"/>
              </w:rPr>
            </w:pPr>
            <w:r>
              <w:rPr>
                <w:sz w:val="21"/>
                <w:szCs w:val="21"/>
              </w:rPr>
              <w:t>1 英寸（13.13×8.76 mm），像元 2.4 μm</w:t>
            </w:r>
          </w:p>
        </w:tc>
        <w:tc>
          <w:tcPr>
            <w:tcW w:w="1386" w:type="dxa"/>
            <w:vAlign w:val="center"/>
          </w:tcPr>
          <w:p w14:paraId="3DFEAC4A">
            <w:pPr>
              <w:snapToGrid w:val="0"/>
              <w:spacing w:before="70" w:after="70" w:line="240" w:lineRule="auto"/>
              <w:ind w:firstLine="0"/>
              <w:jc w:val="left"/>
              <w:rPr>
                <w:sz w:val="21"/>
              </w:rPr>
            </w:pPr>
            <w:r>
              <w:rPr>
                <w:sz w:val="21"/>
                <w:szCs w:val="21"/>
              </w:rPr>
              <w:t>规格书</w:t>
            </w:r>
          </w:p>
        </w:tc>
      </w:tr>
      <w:tr w14:paraId="3733E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BEF79F">
            <w:pPr>
              <w:snapToGrid w:val="0"/>
              <w:spacing w:before="70" w:after="70" w:line="240" w:lineRule="auto"/>
              <w:ind w:firstLine="0"/>
              <w:jc w:val="center"/>
              <w:rPr>
                <w:sz w:val="21"/>
              </w:rPr>
            </w:pPr>
            <w:r>
              <w:rPr>
                <w:sz w:val="21"/>
                <w:szCs w:val="21"/>
              </w:rPr>
              <w:t>14</w:t>
            </w:r>
          </w:p>
        </w:tc>
        <w:tc>
          <w:tcPr>
            <w:tcW w:w="1179" w:type="dxa"/>
            <w:vAlign w:val="center"/>
          </w:tcPr>
          <w:p w14:paraId="442E4E3A">
            <w:pPr>
              <w:snapToGrid w:val="0"/>
              <w:spacing w:before="70" w:after="70" w:line="240" w:lineRule="auto"/>
              <w:ind w:firstLine="0"/>
              <w:jc w:val="center"/>
              <w:rPr>
                <w:sz w:val="21"/>
              </w:rPr>
            </w:pPr>
            <w:r>
              <w:rPr>
                <w:sz w:val="21"/>
                <w:szCs w:val="21"/>
              </w:rPr>
              <w:t>纹理</w:t>
            </w:r>
          </w:p>
        </w:tc>
        <w:tc>
          <w:tcPr>
            <w:tcW w:w="1716" w:type="dxa"/>
            <w:vAlign w:val="center"/>
          </w:tcPr>
          <w:p w14:paraId="3F7BDB24">
            <w:pPr>
              <w:snapToGrid w:val="0"/>
              <w:spacing w:before="70" w:after="70" w:line="240" w:lineRule="auto"/>
              <w:ind w:firstLine="0"/>
              <w:jc w:val="left"/>
              <w:rPr>
                <w:sz w:val="21"/>
              </w:rPr>
            </w:pPr>
            <w:r>
              <w:rPr>
                <w:sz w:val="21"/>
                <w:szCs w:val="21"/>
              </w:rPr>
              <w:t>纹理分辨率</w:t>
            </w:r>
          </w:p>
        </w:tc>
        <w:tc>
          <w:tcPr>
            <w:tcW w:w="2109" w:type="dxa"/>
            <w:vAlign w:val="center"/>
          </w:tcPr>
          <w:p w14:paraId="0D92C647">
            <w:pPr>
              <w:snapToGrid w:val="0"/>
              <w:spacing w:before="70" w:after="70" w:line="240" w:lineRule="auto"/>
              <w:ind w:firstLine="0"/>
              <w:jc w:val="left"/>
              <w:rPr>
                <w:sz w:val="21"/>
              </w:rPr>
            </w:pPr>
            <w:r>
              <w:rPr>
                <w:sz w:val="21"/>
                <w:szCs w:val="21"/>
              </w:rPr>
              <w:t>≤2 mm/pixel（近距离）</w:t>
            </w:r>
          </w:p>
        </w:tc>
        <w:tc>
          <w:tcPr>
            <w:tcW w:w="3120" w:type="dxa"/>
            <w:vAlign w:val="center"/>
          </w:tcPr>
          <w:p w14:paraId="52CD4F3C">
            <w:pPr>
              <w:snapToGrid w:val="0"/>
              <w:spacing w:before="70" w:after="70" w:line="240" w:lineRule="auto"/>
              <w:ind w:firstLine="0"/>
              <w:jc w:val="left"/>
              <w:rPr>
                <w:sz w:val="21"/>
              </w:rPr>
            </w:pPr>
            <w:r>
              <w:rPr>
                <w:sz w:val="21"/>
                <w:szCs w:val="21"/>
              </w:rPr>
              <w:t>推算满足</w:t>
            </w:r>
          </w:p>
        </w:tc>
        <w:tc>
          <w:tcPr>
            <w:tcW w:w="1386" w:type="dxa"/>
            <w:vAlign w:val="center"/>
          </w:tcPr>
          <w:p w14:paraId="2965888A">
            <w:pPr>
              <w:snapToGrid w:val="0"/>
              <w:spacing w:before="70" w:after="70" w:line="240" w:lineRule="auto"/>
              <w:ind w:firstLine="0"/>
              <w:jc w:val="left"/>
              <w:rPr>
                <w:sz w:val="21"/>
              </w:rPr>
            </w:pPr>
            <w:r>
              <w:rPr>
                <w:sz w:val="21"/>
                <w:szCs w:val="21"/>
              </w:rPr>
              <w:t>分辨率板</w:t>
            </w:r>
          </w:p>
        </w:tc>
      </w:tr>
      <w:tr w14:paraId="45F20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CD228EA">
            <w:pPr>
              <w:snapToGrid w:val="0"/>
              <w:spacing w:before="70" w:after="70" w:line="240" w:lineRule="auto"/>
              <w:ind w:firstLine="0"/>
              <w:jc w:val="center"/>
              <w:rPr>
                <w:sz w:val="21"/>
              </w:rPr>
            </w:pPr>
            <w:r>
              <w:rPr>
                <w:sz w:val="21"/>
                <w:szCs w:val="21"/>
              </w:rPr>
              <w:t>15</w:t>
            </w:r>
          </w:p>
        </w:tc>
        <w:tc>
          <w:tcPr>
            <w:tcW w:w="1179" w:type="dxa"/>
            <w:vAlign w:val="center"/>
          </w:tcPr>
          <w:p w14:paraId="0578831C">
            <w:pPr>
              <w:snapToGrid w:val="0"/>
              <w:spacing w:before="70" w:after="70" w:line="240" w:lineRule="auto"/>
              <w:ind w:firstLine="0"/>
              <w:jc w:val="center"/>
              <w:rPr>
                <w:sz w:val="21"/>
              </w:rPr>
            </w:pPr>
            <w:r>
              <w:rPr>
                <w:sz w:val="21"/>
                <w:szCs w:val="21"/>
              </w:rPr>
              <w:t>纹理</w:t>
            </w:r>
          </w:p>
        </w:tc>
        <w:tc>
          <w:tcPr>
            <w:tcW w:w="1716" w:type="dxa"/>
            <w:vAlign w:val="center"/>
          </w:tcPr>
          <w:p w14:paraId="7B4A8470">
            <w:pPr>
              <w:snapToGrid w:val="0"/>
              <w:spacing w:before="70" w:after="70" w:line="240" w:lineRule="auto"/>
              <w:ind w:firstLine="0"/>
              <w:jc w:val="left"/>
              <w:rPr>
                <w:sz w:val="21"/>
              </w:rPr>
            </w:pPr>
            <w:r>
              <w:rPr>
                <w:sz w:val="21"/>
                <w:szCs w:val="21"/>
              </w:rPr>
              <w:t>色差</w:t>
            </w:r>
          </w:p>
        </w:tc>
        <w:tc>
          <w:tcPr>
            <w:tcW w:w="2109" w:type="dxa"/>
            <w:vAlign w:val="center"/>
          </w:tcPr>
          <w:p w14:paraId="74C7B086">
            <w:pPr>
              <w:snapToGrid w:val="0"/>
              <w:spacing w:before="70" w:after="70" w:line="240" w:lineRule="auto"/>
              <w:ind w:firstLine="0"/>
              <w:jc w:val="left"/>
              <w:rPr>
                <w:sz w:val="21"/>
              </w:rPr>
            </w:pPr>
            <w:r>
              <w:rPr>
                <w:sz w:val="21"/>
                <w:szCs w:val="21"/>
              </w:rPr>
              <w:t>ΔE≤5</w:t>
            </w:r>
          </w:p>
        </w:tc>
        <w:tc>
          <w:tcPr>
            <w:tcW w:w="3120" w:type="dxa"/>
            <w:vAlign w:val="center"/>
          </w:tcPr>
          <w:p w14:paraId="2BCBFDFD">
            <w:pPr>
              <w:snapToGrid w:val="0"/>
              <w:spacing w:before="70" w:after="70" w:line="240" w:lineRule="auto"/>
              <w:ind w:firstLine="0"/>
              <w:jc w:val="left"/>
              <w:rPr>
                <w:sz w:val="21"/>
              </w:rPr>
            </w:pPr>
            <w:r>
              <w:rPr>
                <w:sz w:val="21"/>
                <w:szCs w:val="21"/>
              </w:rPr>
              <w:t>推算满足（含色卡校正）</w:t>
            </w:r>
          </w:p>
        </w:tc>
        <w:tc>
          <w:tcPr>
            <w:tcW w:w="1386" w:type="dxa"/>
            <w:vAlign w:val="center"/>
          </w:tcPr>
          <w:p w14:paraId="4BDBAFBF">
            <w:pPr>
              <w:snapToGrid w:val="0"/>
              <w:spacing w:before="70" w:after="70" w:line="240" w:lineRule="auto"/>
              <w:ind w:firstLine="0"/>
              <w:jc w:val="left"/>
              <w:rPr>
                <w:sz w:val="21"/>
              </w:rPr>
            </w:pPr>
            <w:r>
              <w:rPr>
                <w:sz w:val="21"/>
                <w:szCs w:val="21"/>
              </w:rPr>
              <w:t>色卡</w:t>
            </w:r>
          </w:p>
        </w:tc>
      </w:tr>
      <w:tr w14:paraId="76C52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197B3F">
            <w:pPr>
              <w:snapToGrid w:val="0"/>
              <w:spacing w:before="70" w:after="70" w:line="240" w:lineRule="auto"/>
              <w:ind w:firstLine="0"/>
              <w:jc w:val="center"/>
              <w:rPr>
                <w:sz w:val="21"/>
              </w:rPr>
            </w:pPr>
            <w:r>
              <w:rPr>
                <w:sz w:val="21"/>
                <w:szCs w:val="21"/>
              </w:rPr>
              <w:t>16</w:t>
            </w:r>
          </w:p>
        </w:tc>
        <w:tc>
          <w:tcPr>
            <w:tcW w:w="1179" w:type="dxa"/>
            <w:vAlign w:val="center"/>
          </w:tcPr>
          <w:p w14:paraId="569A2376">
            <w:pPr>
              <w:snapToGrid w:val="0"/>
              <w:spacing w:before="70" w:after="70" w:line="240" w:lineRule="auto"/>
              <w:ind w:firstLine="0"/>
              <w:jc w:val="center"/>
              <w:rPr>
                <w:sz w:val="21"/>
              </w:rPr>
            </w:pPr>
            <w:r>
              <w:rPr>
                <w:sz w:val="21"/>
                <w:szCs w:val="21"/>
              </w:rPr>
              <w:t>同步</w:t>
            </w:r>
          </w:p>
        </w:tc>
        <w:tc>
          <w:tcPr>
            <w:tcW w:w="1716" w:type="dxa"/>
            <w:vAlign w:val="center"/>
          </w:tcPr>
          <w:p w14:paraId="724F3E34">
            <w:pPr>
              <w:snapToGrid w:val="0"/>
              <w:spacing w:before="70" w:after="70" w:line="240" w:lineRule="auto"/>
              <w:ind w:firstLine="0"/>
              <w:jc w:val="left"/>
              <w:rPr>
                <w:sz w:val="21"/>
              </w:rPr>
            </w:pPr>
            <w:r>
              <w:rPr>
                <w:sz w:val="21"/>
                <w:szCs w:val="21"/>
              </w:rPr>
              <w:t>时间同步误差</w:t>
            </w:r>
          </w:p>
        </w:tc>
        <w:tc>
          <w:tcPr>
            <w:tcW w:w="2109" w:type="dxa"/>
            <w:vAlign w:val="center"/>
          </w:tcPr>
          <w:p w14:paraId="65125703">
            <w:pPr>
              <w:snapToGrid w:val="0"/>
              <w:spacing w:before="70" w:after="70" w:line="240" w:lineRule="auto"/>
              <w:ind w:firstLine="0"/>
              <w:jc w:val="left"/>
              <w:rPr>
                <w:sz w:val="21"/>
              </w:rPr>
            </w:pPr>
            <w:r>
              <w:rPr>
                <w:sz w:val="21"/>
                <w:szCs w:val="21"/>
              </w:rPr>
              <w:t>≤1 ms</w:t>
            </w:r>
          </w:p>
        </w:tc>
        <w:tc>
          <w:tcPr>
            <w:tcW w:w="3120" w:type="dxa"/>
            <w:vAlign w:val="center"/>
          </w:tcPr>
          <w:p w14:paraId="0BA0ED54">
            <w:pPr>
              <w:snapToGrid w:val="0"/>
              <w:spacing w:before="70" w:after="70" w:line="240" w:lineRule="auto"/>
              <w:ind w:firstLine="0"/>
              <w:jc w:val="left"/>
              <w:rPr>
                <w:sz w:val="21"/>
              </w:rPr>
            </w:pPr>
            <w:r>
              <w:rPr>
                <w:sz w:val="21"/>
                <w:szCs w:val="21"/>
              </w:rPr>
              <w:t>硬件触发同步，残余 ≤1 ms</w:t>
            </w:r>
          </w:p>
        </w:tc>
        <w:tc>
          <w:tcPr>
            <w:tcW w:w="1386" w:type="dxa"/>
            <w:vAlign w:val="center"/>
          </w:tcPr>
          <w:p w14:paraId="37BD5DD2">
            <w:pPr>
              <w:snapToGrid w:val="0"/>
              <w:spacing w:before="70" w:after="70" w:line="240" w:lineRule="auto"/>
              <w:ind w:firstLine="0"/>
              <w:jc w:val="left"/>
              <w:rPr>
                <w:sz w:val="21"/>
              </w:rPr>
            </w:pPr>
            <w:r>
              <w:rPr>
                <w:sz w:val="21"/>
                <w:szCs w:val="21"/>
              </w:rPr>
              <w:t>试验验证</w:t>
            </w:r>
          </w:p>
        </w:tc>
      </w:tr>
      <w:tr w14:paraId="69890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42441DA">
            <w:pPr>
              <w:snapToGrid w:val="0"/>
              <w:spacing w:before="70" w:after="70" w:line="240" w:lineRule="auto"/>
              <w:ind w:firstLine="0"/>
              <w:jc w:val="center"/>
              <w:rPr>
                <w:sz w:val="21"/>
              </w:rPr>
            </w:pPr>
            <w:r>
              <w:rPr>
                <w:sz w:val="21"/>
                <w:szCs w:val="21"/>
              </w:rPr>
              <w:t>17</w:t>
            </w:r>
          </w:p>
        </w:tc>
        <w:tc>
          <w:tcPr>
            <w:tcW w:w="1179" w:type="dxa"/>
            <w:vAlign w:val="center"/>
          </w:tcPr>
          <w:p w14:paraId="7DFEFC91">
            <w:pPr>
              <w:snapToGrid w:val="0"/>
              <w:spacing w:before="70" w:after="70" w:line="240" w:lineRule="auto"/>
              <w:ind w:firstLine="0"/>
              <w:jc w:val="center"/>
              <w:rPr>
                <w:sz w:val="21"/>
              </w:rPr>
            </w:pPr>
            <w:r>
              <w:rPr>
                <w:sz w:val="21"/>
                <w:szCs w:val="21"/>
              </w:rPr>
              <w:t>定位</w:t>
            </w:r>
          </w:p>
        </w:tc>
        <w:tc>
          <w:tcPr>
            <w:tcW w:w="1716" w:type="dxa"/>
            <w:vAlign w:val="center"/>
          </w:tcPr>
          <w:p w14:paraId="3A2C459B">
            <w:pPr>
              <w:snapToGrid w:val="0"/>
              <w:spacing w:before="70" w:after="70" w:line="240" w:lineRule="auto"/>
              <w:ind w:firstLine="0"/>
              <w:jc w:val="left"/>
              <w:rPr>
                <w:sz w:val="21"/>
              </w:rPr>
            </w:pPr>
            <w:r>
              <w:rPr>
                <w:sz w:val="21"/>
                <w:szCs w:val="21"/>
              </w:rPr>
              <w:t>激光 SLAM</w:t>
            </w:r>
          </w:p>
        </w:tc>
        <w:tc>
          <w:tcPr>
            <w:tcW w:w="2109" w:type="dxa"/>
            <w:vAlign w:val="center"/>
          </w:tcPr>
          <w:p w14:paraId="4F7719C2">
            <w:pPr>
              <w:snapToGrid w:val="0"/>
              <w:spacing w:before="70" w:after="70" w:line="240" w:lineRule="auto"/>
              <w:ind w:firstLine="0"/>
              <w:jc w:val="left"/>
              <w:rPr>
                <w:sz w:val="21"/>
              </w:rPr>
            </w:pPr>
            <w:r>
              <w:rPr>
                <w:sz w:val="21"/>
                <w:szCs w:val="21"/>
              </w:rPr>
              <w:t>支持</w:t>
            </w:r>
          </w:p>
        </w:tc>
        <w:tc>
          <w:tcPr>
            <w:tcW w:w="3120" w:type="dxa"/>
            <w:vAlign w:val="center"/>
          </w:tcPr>
          <w:p w14:paraId="27240823">
            <w:pPr>
              <w:snapToGrid w:val="0"/>
              <w:spacing w:before="70" w:after="70" w:line="240" w:lineRule="auto"/>
              <w:ind w:firstLine="0"/>
              <w:jc w:val="left"/>
              <w:rPr>
                <w:sz w:val="21"/>
              </w:rPr>
            </w:pPr>
            <w:r>
              <w:rPr>
                <w:sz w:val="21"/>
                <w:szCs w:val="21"/>
              </w:rPr>
              <w:t>支持</w:t>
            </w:r>
          </w:p>
        </w:tc>
        <w:tc>
          <w:tcPr>
            <w:tcW w:w="1386" w:type="dxa"/>
            <w:vAlign w:val="center"/>
          </w:tcPr>
          <w:p w14:paraId="2C58E655">
            <w:pPr>
              <w:snapToGrid w:val="0"/>
              <w:spacing w:before="70" w:after="70" w:line="240" w:lineRule="auto"/>
              <w:ind w:firstLine="0"/>
              <w:jc w:val="left"/>
              <w:rPr>
                <w:sz w:val="21"/>
              </w:rPr>
            </w:pPr>
            <w:r>
              <w:rPr>
                <w:sz w:val="21"/>
                <w:szCs w:val="21"/>
              </w:rPr>
              <w:t>功能</w:t>
            </w:r>
          </w:p>
        </w:tc>
      </w:tr>
      <w:tr w14:paraId="7ED7C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8CC0CA2">
            <w:pPr>
              <w:snapToGrid w:val="0"/>
              <w:spacing w:before="70" w:after="70" w:line="240" w:lineRule="auto"/>
              <w:ind w:firstLine="0"/>
              <w:jc w:val="center"/>
              <w:rPr>
                <w:sz w:val="21"/>
              </w:rPr>
            </w:pPr>
            <w:r>
              <w:rPr>
                <w:sz w:val="21"/>
                <w:szCs w:val="21"/>
              </w:rPr>
              <w:t>18</w:t>
            </w:r>
          </w:p>
        </w:tc>
        <w:tc>
          <w:tcPr>
            <w:tcW w:w="1179" w:type="dxa"/>
            <w:vAlign w:val="center"/>
          </w:tcPr>
          <w:p w14:paraId="570D8767">
            <w:pPr>
              <w:snapToGrid w:val="0"/>
              <w:spacing w:before="70" w:after="70" w:line="240" w:lineRule="auto"/>
              <w:ind w:firstLine="0"/>
              <w:jc w:val="center"/>
              <w:rPr>
                <w:sz w:val="21"/>
              </w:rPr>
            </w:pPr>
            <w:r>
              <w:rPr>
                <w:sz w:val="21"/>
                <w:szCs w:val="21"/>
              </w:rPr>
              <w:t>定位</w:t>
            </w:r>
          </w:p>
        </w:tc>
        <w:tc>
          <w:tcPr>
            <w:tcW w:w="1716" w:type="dxa"/>
            <w:vAlign w:val="center"/>
          </w:tcPr>
          <w:p w14:paraId="3D10717B">
            <w:pPr>
              <w:snapToGrid w:val="0"/>
              <w:spacing w:before="70" w:after="70" w:line="240" w:lineRule="auto"/>
              <w:ind w:firstLine="0"/>
              <w:jc w:val="left"/>
              <w:rPr>
                <w:sz w:val="21"/>
              </w:rPr>
            </w:pPr>
            <w:r>
              <w:rPr>
                <w:sz w:val="21"/>
                <w:szCs w:val="21"/>
              </w:rPr>
              <w:t>视觉 SLAM</w:t>
            </w:r>
          </w:p>
        </w:tc>
        <w:tc>
          <w:tcPr>
            <w:tcW w:w="2109" w:type="dxa"/>
            <w:vAlign w:val="center"/>
          </w:tcPr>
          <w:p w14:paraId="3ADE4736">
            <w:pPr>
              <w:snapToGrid w:val="0"/>
              <w:spacing w:before="70" w:after="70" w:line="240" w:lineRule="auto"/>
              <w:ind w:firstLine="0"/>
              <w:jc w:val="left"/>
              <w:rPr>
                <w:sz w:val="21"/>
              </w:rPr>
            </w:pPr>
            <w:r>
              <w:rPr>
                <w:sz w:val="21"/>
                <w:szCs w:val="21"/>
              </w:rPr>
              <w:t>支持</w:t>
            </w:r>
          </w:p>
        </w:tc>
        <w:tc>
          <w:tcPr>
            <w:tcW w:w="3120" w:type="dxa"/>
            <w:vAlign w:val="center"/>
          </w:tcPr>
          <w:p w14:paraId="7C5EC00D">
            <w:pPr>
              <w:snapToGrid w:val="0"/>
              <w:spacing w:before="70" w:after="70" w:line="240" w:lineRule="auto"/>
              <w:ind w:firstLine="0"/>
              <w:jc w:val="left"/>
              <w:rPr>
                <w:sz w:val="21"/>
              </w:rPr>
            </w:pPr>
            <w:r>
              <w:rPr>
                <w:sz w:val="21"/>
                <w:szCs w:val="21"/>
              </w:rPr>
              <w:t>支持</w:t>
            </w:r>
          </w:p>
        </w:tc>
        <w:tc>
          <w:tcPr>
            <w:tcW w:w="1386" w:type="dxa"/>
            <w:vAlign w:val="center"/>
          </w:tcPr>
          <w:p w14:paraId="59FA9FF8">
            <w:pPr>
              <w:snapToGrid w:val="0"/>
              <w:spacing w:before="70" w:after="70" w:line="240" w:lineRule="auto"/>
              <w:ind w:firstLine="0"/>
              <w:jc w:val="left"/>
              <w:rPr>
                <w:sz w:val="21"/>
              </w:rPr>
            </w:pPr>
            <w:r>
              <w:rPr>
                <w:sz w:val="21"/>
                <w:szCs w:val="21"/>
              </w:rPr>
              <w:t>功能</w:t>
            </w:r>
          </w:p>
        </w:tc>
      </w:tr>
      <w:tr w14:paraId="74785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6061B5C">
            <w:pPr>
              <w:snapToGrid w:val="0"/>
              <w:spacing w:before="70" w:after="70" w:line="240" w:lineRule="auto"/>
              <w:ind w:firstLine="0"/>
              <w:jc w:val="center"/>
              <w:rPr>
                <w:sz w:val="21"/>
              </w:rPr>
            </w:pPr>
            <w:r>
              <w:rPr>
                <w:sz w:val="21"/>
                <w:szCs w:val="21"/>
              </w:rPr>
              <w:t>19</w:t>
            </w:r>
          </w:p>
        </w:tc>
        <w:tc>
          <w:tcPr>
            <w:tcW w:w="1179" w:type="dxa"/>
            <w:vAlign w:val="center"/>
          </w:tcPr>
          <w:p w14:paraId="235472DD">
            <w:pPr>
              <w:snapToGrid w:val="0"/>
              <w:spacing w:before="70" w:after="70" w:line="240" w:lineRule="auto"/>
              <w:ind w:firstLine="0"/>
              <w:jc w:val="center"/>
              <w:rPr>
                <w:sz w:val="21"/>
              </w:rPr>
            </w:pPr>
            <w:r>
              <w:rPr>
                <w:sz w:val="21"/>
                <w:szCs w:val="21"/>
              </w:rPr>
              <w:t>定位</w:t>
            </w:r>
          </w:p>
        </w:tc>
        <w:tc>
          <w:tcPr>
            <w:tcW w:w="1716" w:type="dxa"/>
            <w:vAlign w:val="center"/>
          </w:tcPr>
          <w:p w14:paraId="79C744F9">
            <w:pPr>
              <w:snapToGrid w:val="0"/>
              <w:spacing w:before="70" w:after="70" w:line="240" w:lineRule="auto"/>
              <w:ind w:firstLine="0"/>
              <w:jc w:val="left"/>
              <w:rPr>
                <w:sz w:val="21"/>
              </w:rPr>
            </w:pPr>
            <w:r>
              <w:rPr>
                <w:sz w:val="21"/>
                <w:szCs w:val="21"/>
              </w:rPr>
              <w:t>激光与视觉深度融合</w:t>
            </w:r>
          </w:p>
        </w:tc>
        <w:tc>
          <w:tcPr>
            <w:tcW w:w="2109" w:type="dxa"/>
            <w:vAlign w:val="center"/>
          </w:tcPr>
          <w:p w14:paraId="6CAE099A">
            <w:pPr>
              <w:snapToGrid w:val="0"/>
              <w:spacing w:before="70" w:after="70" w:line="240" w:lineRule="auto"/>
              <w:ind w:firstLine="0"/>
              <w:jc w:val="left"/>
              <w:rPr>
                <w:sz w:val="21"/>
              </w:rPr>
            </w:pPr>
            <w:r>
              <w:rPr>
                <w:sz w:val="21"/>
                <w:szCs w:val="21"/>
              </w:rPr>
              <w:t>支持</w:t>
            </w:r>
          </w:p>
        </w:tc>
        <w:tc>
          <w:tcPr>
            <w:tcW w:w="3120" w:type="dxa"/>
            <w:vAlign w:val="center"/>
          </w:tcPr>
          <w:p w14:paraId="6BB3509A">
            <w:pPr>
              <w:snapToGrid w:val="0"/>
              <w:spacing w:before="70" w:after="70" w:line="240" w:lineRule="auto"/>
              <w:ind w:firstLine="0"/>
              <w:jc w:val="left"/>
              <w:rPr>
                <w:sz w:val="21"/>
              </w:rPr>
            </w:pPr>
            <w:r>
              <w:rPr>
                <w:sz w:val="21"/>
                <w:szCs w:val="21"/>
              </w:rPr>
              <w:t>支持（紧耦合 + IMU 预积分）</w:t>
            </w:r>
          </w:p>
        </w:tc>
        <w:tc>
          <w:tcPr>
            <w:tcW w:w="1386" w:type="dxa"/>
            <w:vAlign w:val="center"/>
          </w:tcPr>
          <w:p w14:paraId="5928274B">
            <w:pPr>
              <w:snapToGrid w:val="0"/>
              <w:spacing w:before="70" w:after="70" w:line="240" w:lineRule="auto"/>
              <w:ind w:firstLine="0"/>
              <w:jc w:val="left"/>
              <w:rPr>
                <w:sz w:val="21"/>
              </w:rPr>
            </w:pPr>
            <w:r>
              <w:rPr>
                <w:sz w:val="21"/>
                <w:szCs w:val="21"/>
              </w:rPr>
              <w:t>功能</w:t>
            </w:r>
          </w:p>
        </w:tc>
      </w:tr>
      <w:tr w14:paraId="5AE59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F33BFD">
            <w:pPr>
              <w:snapToGrid w:val="0"/>
              <w:spacing w:before="70" w:after="70" w:line="240" w:lineRule="auto"/>
              <w:ind w:firstLine="0"/>
              <w:jc w:val="center"/>
              <w:rPr>
                <w:sz w:val="21"/>
              </w:rPr>
            </w:pPr>
            <w:r>
              <w:rPr>
                <w:sz w:val="21"/>
                <w:szCs w:val="21"/>
              </w:rPr>
              <w:t>20</w:t>
            </w:r>
          </w:p>
        </w:tc>
        <w:tc>
          <w:tcPr>
            <w:tcW w:w="1179" w:type="dxa"/>
            <w:vAlign w:val="center"/>
          </w:tcPr>
          <w:p w14:paraId="7C5132BF">
            <w:pPr>
              <w:snapToGrid w:val="0"/>
              <w:spacing w:before="70" w:after="70" w:line="240" w:lineRule="auto"/>
              <w:ind w:firstLine="0"/>
              <w:jc w:val="center"/>
              <w:rPr>
                <w:sz w:val="21"/>
              </w:rPr>
            </w:pPr>
            <w:r>
              <w:rPr>
                <w:sz w:val="21"/>
                <w:szCs w:val="21"/>
              </w:rPr>
              <w:t>定位</w:t>
            </w:r>
          </w:p>
        </w:tc>
        <w:tc>
          <w:tcPr>
            <w:tcW w:w="1716" w:type="dxa"/>
            <w:vAlign w:val="center"/>
          </w:tcPr>
          <w:p w14:paraId="5214C16C">
            <w:pPr>
              <w:snapToGrid w:val="0"/>
              <w:spacing w:before="70" w:after="70" w:line="240" w:lineRule="auto"/>
              <w:ind w:firstLine="0"/>
              <w:jc w:val="left"/>
              <w:rPr>
                <w:sz w:val="21"/>
              </w:rPr>
            </w:pPr>
            <w:r>
              <w:rPr>
                <w:sz w:val="21"/>
                <w:szCs w:val="21"/>
              </w:rPr>
              <w:t>回环检测</w:t>
            </w:r>
          </w:p>
        </w:tc>
        <w:tc>
          <w:tcPr>
            <w:tcW w:w="2109" w:type="dxa"/>
            <w:vAlign w:val="center"/>
          </w:tcPr>
          <w:p w14:paraId="014D25C7">
            <w:pPr>
              <w:snapToGrid w:val="0"/>
              <w:spacing w:before="70" w:after="70" w:line="240" w:lineRule="auto"/>
              <w:ind w:firstLine="0"/>
              <w:jc w:val="left"/>
              <w:rPr>
                <w:sz w:val="21"/>
              </w:rPr>
            </w:pPr>
            <w:r>
              <w:rPr>
                <w:sz w:val="21"/>
                <w:szCs w:val="21"/>
              </w:rPr>
              <w:t>支持</w:t>
            </w:r>
          </w:p>
        </w:tc>
        <w:tc>
          <w:tcPr>
            <w:tcW w:w="3120" w:type="dxa"/>
            <w:vAlign w:val="center"/>
          </w:tcPr>
          <w:p w14:paraId="07AEF918">
            <w:pPr>
              <w:snapToGrid w:val="0"/>
              <w:spacing w:before="70" w:after="70" w:line="240" w:lineRule="auto"/>
              <w:ind w:firstLine="0"/>
              <w:jc w:val="left"/>
              <w:rPr>
                <w:sz w:val="21"/>
              </w:rPr>
            </w:pPr>
            <w:r>
              <w:rPr>
                <w:sz w:val="21"/>
                <w:szCs w:val="21"/>
              </w:rPr>
              <w:t>支持</w:t>
            </w:r>
          </w:p>
        </w:tc>
        <w:tc>
          <w:tcPr>
            <w:tcW w:w="1386" w:type="dxa"/>
            <w:vAlign w:val="center"/>
          </w:tcPr>
          <w:p w14:paraId="5E96D13B">
            <w:pPr>
              <w:snapToGrid w:val="0"/>
              <w:spacing w:before="70" w:after="70" w:line="240" w:lineRule="auto"/>
              <w:ind w:firstLine="0"/>
              <w:jc w:val="left"/>
              <w:rPr>
                <w:sz w:val="21"/>
              </w:rPr>
            </w:pPr>
            <w:r>
              <w:rPr>
                <w:sz w:val="21"/>
                <w:szCs w:val="21"/>
              </w:rPr>
              <w:t>实测</w:t>
            </w:r>
          </w:p>
        </w:tc>
      </w:tr>
      <w:tr w14:paraId="2688C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B7E7D8">
            <w:pPr>
              <w:snapToGrid w:val="0"/>
              <w:spacing w:before="70" w:after="70" w:line="240" w:lineRule="auto"/>
              <w:ind w:firstLine="0"/>
              <w:jc w:val="center"/>
              <w:rPr>
                <w:sz w:val="21"/>
              </w:rPr>
            </w:pPr>
            <w:r>
              <w:rPr>
                <w:sz w:val="21"/>
                <w:szCs w:val="21"/>
              </w:rPr>
              <w:t>21</w:t>
            </w:r>
          </w:p>
        </w:tc>
        <w:tc>
          <w:tcPr>
            <w:tcW w:w="1179" w:type="dxa"/>
            <w:vAlign w:val="center"/>
          </w:tcPr>
          <w:p w14:paraId="6B462B3F">
            <w:pPr>
              <w:snapToGrid w:val="0"/>
              <w:spacing w:before="70" w:after="70" w:line="240" w:lineRule="auto"/>
              <w:ind w:firstLine="0"/>
              <w:jc w:val="center"/>
              <w:rPr>
                <w:sz w:val="21"/>
              </w:rPr>
            </w:pPr>
            <w:r>
              <w:rPr>
                <w:sz w:val="21"/>
                <w:szCs w:val="21"/>
              </w:rPr>
              <w:t>定位</w:t>
            </w:r>
          </w:p>
        </w:tc>
        <w:tc>
          <w:tcPr>
            <w:tcW w:w="1716" w:type="dxa"/>
            <w:vAlign w:val="center"/>
          </w:tcPr>
          <w:p w14:paraId="7DF611A9">
            <w:pPr>
              <w:snapToGrid w:val="0"/>
              <w:spacing w:before="70" w:after="70" w:line="240" w:lineRule="auto"/>
              <w:ind w:firstLine="0"/>
              <w:jc w:val="left"/>
              <w:rPr>
                <w:sz w:val="21"/>
              </w:rPr>
            </w:pPr>
            <w:r>
              <w:rPr>
                <w:sz w:val="21"/>
                <w:szCs w:val="21"/>
              </w:rPr>
              <w:t>无 GNSS 建图</w:t>
            </w:r>
          </w:p>
        </w:tc>
        <w:tc>
          <w:tcPr>
            <w:tcW w:w="2109" w:type="dxa"/>
            <w:vAlign w:val="center"/>
          </w:tcPr>
          <w:p w14:paraId="6410714F">
            <w:pPr>
              <w:snapToGrid w:val="0"/>
              <w:spacing w:before="70" w:after="70" w:line="240" w:lineRule="auto"/>
              <w:ind w:firstLine="0"/>
              <w:jc w:val="left"/>
              <w:rPr>
                <w:sz w:val="21"/>
              </w:rPr>
            </w:pPr>
            <w:r>
              <w:rPr>
                <w:sz w:val="21"/>
                <w:szCs w:val="21"/>
              </w:rPr>
              <w:t>支持</w:t>
            </w:r>
          </w:p>
        </w:tc>
        <w:tc>
          <w:tcPr>
            <w:tcW w:w="3120" w:type="dxa"/>
            <w:vAlign w:val="center"/>
          </w:tcPr>
          <w:p w14:paraId="65D7D9B6">
            <w:pPr>
              <w:snapToGrid w:val="0"/>
              <w:spacing w:before="70" w:after="70" w:line="240" w:lineRule="auto"/>
              <w:ind w:firstLine="0"/>
              <w:jc w:val="left"/>
              <w:rPr>
                <w:sz w:val="21"/>
              </w:rPr>
            </w:pPr>
            <w:r>
              <w:rPr>
                <w:sz w:val="21"/>
                <w:szCs w:val="21"/>
              </w:rPr>
              <w:t>支持</w:t>
            </w:r>
          </w:p>
        </w:tc>
        <w:tc>
          <w:tcPr>
            <w:tcW w:w="1386" w:type="dxa"/>
            <w:vAlign w:val="center"/>
          </w:tcPr>
          <w:p w14:paraId="24C7F82E">
            <w:pPr>
              <w:snapToGrid w:val="0"/>
              <w:spacing w:before="70" w:after="70" w:line="240" w:lineRule="auto"/>
              <w:ind w:firstLine="0"/>
              <w:jc w:val="left"/>
              <w:rPr>
                <w:sz w:val="21"/>
              </w:rPr>
            </w:pPr>
            <w:r>
              <w:rPr>
                <w:sz w:val="21"/>
                <w:szCs w:val="21"/>
              </w:rPr>
              <w:t>实测</w:t>
            </w:r>
          </w:p>
        </w:tc>
      </w:tr>
      <w:tr w14:paraId="32422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4B8B89">
            <w:pPr>
              <w:snapToGrid w:val="0"/>
              <w:spacing w:before="70" w:after="70" w:line="240" w:lineRule="auto"/>
              <w:ind w:firstLine="0"/>
              <w:jc w:val="center"/>
              <w:rPr>
                <w:sz w:val="21"/>
              </w:rPr>
            </w:pPr>
            <w:r>
              <w:rPr>
                <w:sz w:val="21"/>
                <w:szCs w:val="21"/>
              </w:rPr>
              <w:t>22</w:t>
            </w:r>
          </w:p>
        </w:tc>
        <w:tc>
          <w:tcPr>
            <w:tcW w:w="1179" w:type="dxa"/>
            <w:vAlign w:val="center"/>
          </w:tcPr>
          <w:p w14:paraId="3534E51B">
            <w:pPr>
              <w:snapToGrid w:val="0"/>
              <w:spacing w:before="70" w:after="70" w:line="240" w:lineRule="auto"/>
              <w:ind w:firstLine="0"/>
              <w:jc w:val="center"/>
              <w:rPr>
                <w:sz w:val="21"/>
              </w:rPr>
            </w:pPr>
            <w:r>
              <w:rPr>
                <w:sz w:val="21"/>
                <w:szCs w:val="21"/>
              </w:rPr>
              <w:t>定位</w:t>
            </w:r>
          </w:p>
        </w:tc>
        <w:tc>
          <w:tcPr>
            <w:tcW w:w="1716" w:type="dxa"/>
            <w:vAlign w:val="center"/>
          </w:tcPr>
          <w:p w14:paraId="49460A95">
            <w:pPr>
              <w:snapToGrid w:val="0"/>
              <w:spacing w:before="70" w:after="70" w:line="240" w:lineRule="auto"/>
              <w:ind w:firstLine="0"/>
              <w:jc w:val="left"/>
              <w:rPr>
                <w:sz w:val="21"/>
              </w:rPr>
            </w:pPr>
            <w:r>
              <w:rPr>
                <w:sz w:val="21"/>
                <w:szCs w:val="21"/>
              </w:rPr>
              <w:t>RTK/PPK 绝对定位</w:t>
            </w:r>
          </w:p>
        </w:tc>
        <w:tc>
          <w:tcPr>
            <w:tcW w:w="2109" w:type="dxa"/>
            <w:vAlign w:val="center"/>
          </w:tcPr>
          <w:p w14:paraId="1F10E4CD">
            <w:pPr>
              <w:snapToGrid w:val="0"/>
              <w:spacing w:before="70" w:after="70" w:line="240" w:lineRule="auto"/>
              <w:ind w:firstLine="0"/>
              <w:jc w:val="left"/>
              <w:rPr>
                <w:sz w:val="21"/>
              </w:rPr>
            </w:pPr>
            <w:r>
              <w:rPr>
                <w:sz w:val="21"/>
                <w:szCs w:val="21"/>
              </w:rPr>
              <w:t>未限定</w:t>
            </w:r>
          </w:p>
        </w:tc>
        <w:tc>
          <w:tcPr>
            <w:tcW w:w="3120" w:type="dxa"/>
            <w:vAlign w:val="center"/>
          </w:tcPr>
          <w:p w14:paraId="66264AD0">
            <w:pPr>
              <w:snapToGrid w:val="0"/>
              <w:spacing w:before="70" w:after="70" w:line="240" w:lineRule="auto"/>
              <w:ind w:firstLine="0"/>
              <w:jc w:val="left"/>
              <w:rPr>
                <w:sz w:val="21"/>
              </w:rPr>
            </w:pPr>
            <w:r>
              <w:rPr>
                <w:sz w:val="21"/>
                <w:szCs w:val="21"/>
              </w:rPr>
              <w:t>平面 0.8 cm+1 ppm、高程 1.5 cm+1 ppm</w:t>
            </w:r>
          </w:p>
        </w:tc>
        <w:tc>
          <w:tcPr>
            <w:tcW w:w="1386" w:type="dxa"/>
            <w:vAlign w:val="center"/>
          </w:tcPr>
          <w:p w14:paraId="6610EC32">
            <w:pPr>
              <w:snapToGrid w:val="0"/>
              <w:spacing w:before="70" w:after="70" w:line="240" w:lineRule="auto"/>
              <w:ind w:firstLine="0"/>
              <w:jc w:val="left"/>
              <w:rPr>
                <w:sz w:val="21"/>
              </w:rPr>
            </w:pPr>
            <w:r>
              <w:rPr>
                <w:sz w:val="21"/>
                <w:szCs w:val="21"/>
              </w:rPr>
              <w:t>规格书</w:t>
            </w:r>
          </w:p>
        </w:tc>
      </w:tr>
      <w:tr w14:paraId="64F3A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64C0C0">
            <w:pPr>
              <w:snapToGrid w:val="0"/>
              <w:spacing w:before="70" w:after="70" w:line="240" w:lineRule="auto"/>
              <w:ind w:firstLine="0"/>
              <w:jc w:val="center"/>
              <w:rPr>
                <w:sz w:val="21"/>
              </w:rPr>
            </w:pPr>
            <w:r>
              <w:rPr>
                <w:sz w:val="21"/>
                <w:szCs w:val="21"/>
              </w:rPr>
              <w:t>23</w:t>
            </w:r>
          </w:p>
        </w:tc>
        <w:tc>
          <w:tcPr>
            <w:tcW w:w="1179" w:type="dxa"/>
            <w:vAlign w:val="center"/>
          </w:tcPr>
          <w:p w14:paraId="6A434596">
            <w:pPr>
              <w:snapToGrid w:val="0"/>
              <w:spacing w:before="70" w:after="70" w:line="240" w:lineRule="auto"/>
              <w:ind w:firstLine="0"/>
              <w:jc w:val="center"/>
              <w:rPr>
                <w:sz w:val="21"/>
              </w:rPr>
            </w:pPr>
            <w:r>
              <w:rPr>
                <w:sz w:val="21"/>
                <w:szCs w:val="21"/>
              </w:rPr>
              <w:t>整机</w:t>
            </w:r>
          </w:p>
        </w:tc>
        <w:tc>
          <w:tcPr>
            <w:tcW w:w="1716" w:type="dxa"/>
            <w:vAlign w:val="center"/>
          </w:tcPr>
          <w:p w14:paraId="31D18268">
            <w:pPr>
              <w:snapToGrid w:val="0"/>
              <w:spacing w:before="70" w:after="70" w:line="240" w:lineRule="auto"/>
              <w:ind w:firstLine="0"/>
              <w:jc w:val="left"/>
              <w:rPr>
                <w:sz w:val="21"/>
              </w:rPr>
            </w:pPr>
            <w:r>
              <w:rPr>
                <w:sz w:val="21"/>
                <w:szCs w:val="21"/>
              </w:rPr>
              <w:t>质量</w:t>
            </w:r>
          </w:p>
        </w:tc>
        <w:tc>
          <w:tcPr>
            <w:tcW w:w="2109" w:type="dxa"/>
            <w:vAlign w:val="center"/>
          </w:tcPr>
          <w:p w14:paraId="4D848D5F">
            <w:pPr>
              <w:snapToGrid w:val="0"/>
              <w:spacing w:before="70" w:after="70" w:line="240" w:lineRule="auto"/>
              <w:ind w:firstLine="0"/>
              <w:jc w:val="left"/>
              <w:rPr>
                <w:sz w:val="21"/>
              </w:rPr>
            </w:pPr>
            <w:r>
              <w:rPr>
                <w:sz w:val="21"/>
                <w:szCs w:val="21"/>
              </w:rPr>
              <w:t>便携</w:t>
            </w:r>
          </w:p>
        </w:tc>
        <w:tc>
          <w:tcPr>
            <w:tcW w:w="3120" w:type="dxa"/>
            <w:vAlign w:val="center"/>
          </w:tcPr>
          <w:p w14:paraId="71305B30">
            <w:pPr>
              <w:snapToGrid w:val="0"/>
              <w:spacing w:before="70" w:after="70" w:line="240" w:lineRule="auto"/>
              <w:ind w:firstLine="0"/>
              <w:jc w:val="left"/>
              <w:rPr>
                <w:sz w:val="21"/>
              </w:rPr>
            </w:pPr>
            <w:r>
              <w:rPr>
                <w:sz w:val="21"/>
                <w:szCs w:val="21"/>
              </w:rPr>
              <w:t>2438 g</w:t>
            </w:r>
          </w:p>
        </w:tc>
        <w:tc>
          <w:tcPr>
            <w:tcW w:w="1386" w:type="dxa"/>
            <w:vAlign w:val="center"/>
          </w:tcPr>
          <w:p w14:paraId="67272CEE">
            <w:pPr>
              <w:snapToGrid w:val="0"/>
              <w:spacing w:before="70" w:after="70" w:line="240" w:lineRule="auto"/>
              <w:ind w:firstLine="0"/>
              <w:jc w:val="left"/>
              <w:rPr>
                <w:sz w:val="21"/>
              </w:rPr>
            </w:pPr>
            <w:r>
              <w:rPr>
                <w:sz w:val="21"/>
                <w:szCs w:val="21"/>
              </w:rPr>
              <w:t>称重</w:t>
            </w:r>
          </w:p>
        </w:tc>
      </w:tr>
      <w:tr w14:paraId="40798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649864">
            <w:pPr>
              <w:snapToGrid w:val="0"/>
              <w:spacing w:before="70" w:after="70" w:line="240" w:lineRule="auto"/>
              <w:ind w:firstLine="0"/>
              <w:jc w:val="center"/>
              <w:rPr>
                <w:sz w:val="21"/>
              </w:rPr>
            </w:pPr>
            <w:r>
              <w:rPr>
                <w:sz w:val="21"/>
                <w:szCs w:val="21"/>
              </w:rPr>
              <w:t>24</w:t>
            </w:r>
          </w:p>
        </w:tc>
        <w:tc>
          <w:tcPr>
            <w:tcW w:w="1179" w:type="dxa"/>
            <w:vAlign w:val="center"/>
          </w:tcPr>
          <w:p w14:paraId="1837397A">
            <w:pPr>
              <w:snapToGrid w:val="0"/>
              <w:spacing w:before="70" w:after="70" w:line="240" w:lineRule="auto"/>
              <w:ind w:firstLine="0"/>
              <w:jc w:val="center"/>
              <w:rPr>
                <w:sz w:val="21"/>
              </w:rPr>
            </w:pPr>
            <w:r>
              <w:rPr>
                <w:sz w:val="21"/>
                <w:szCs w:val="21"/>
              </w:rPr>
              <w:t>整机</w:t>
            </w:r>
          </w:p>
        </w:tc>
        <w:tc>
          <w:tcPr>
            <w:tcW w:w="1716" w:type="dxa"/>
            <w:vAlign w:val="center"/>
          </w:tcPr>
          <w:p w14:paraId="19A4CE9F">
            <w:pPr>
              <w:snapToGrid w:val="0"/>
              <w:spacing w:before="70" w:after="70" w:line="240" w:lineRule="auto"/>
              <w:ind w:firstLine="0"/>
              <w:jc w:val="left"/>
              <w:rPr>
                <w:sz w:val="21"/>
              </w:rPr>
            </w:pPr>
            <w:r>
              <w:rPr>
                <w:sz w:val="21"/>
                <w:szCs w:val="21"/>
              </w:rPr>
              <w:t>尺寸</w:t>
            </w:r>
          </w:p>
        </w:tc>
        <w:tc>
          <w:tcPr>
            <w:tcW w:w="2109" w:type="dxa"/>
            <w:vAlign w:val="center"/>
          </w:tcPr>
          <w:p w14:paraId="6297604F">
            <w:pPr>
              <w:snapToGrid w:val="0"/>
              <w:spacing w:before="70" w:after="70" w:line="240" w:lineRule="auto"/>
              <w:ind w:firstLine="0"/>
              <w:jc w:val="left"/>
              <w:rPr>
                <w:sz w:val="21"/>
              </w:rPr>
            </w:pPr>
            <w:r>
              <w:rPr>
                <w:sz w:val="21"/>
                <w:szCs w:val="21"/>
              </w:rPr>
              <w:t>便于携行</w:t>
            </w:r>
          </w:p>
        </w:tc>
        <w:tc>
          <w:tcPr>
            <w:tcW w:w="3120" w:type="dxa"/>
            <w:vAlign w:val="center"/>
          </w:tcPr>
          <w:p w14:paraId="64569987">
            <w:pPr>
              <w:snapToGrid w:val="0"/>
              <w:spacing w:before="70" w:after="70" w:line="240" w:lineRule="auto"/>
              <w:ind w:firstLine="0"/>
              <w:jc w:val="left"/>
              <w:rPr>
                <w:sz w:val="21"/>
              </w:rPr>
            </w:pPr>
            <w:r>
              <w:rPr>
                <w:sz w:val="21"/>
                <w:szCs w:val="21"/>
              </w:rPr>
              <w:t>386.8×152.7×174.4 mm</w:t>
            </w:r>
          </w:p>
        </w:tc>
        <w:tc>
          <w:tcPr>
            <w:tcW w:w="1386" w:type="dxa"/>
            <w:vAlign w:val="center"/>
          </w:tcPr>
          <w:p w14:paraId="694CC049">
            <w:pPr>
              <w:snapToGrid w:val="0"/>
              <w:spacing w:before="70" w:after="70" w:line="240" w:lineRule="auto"/>
              <w:ind w:firstLine="0"/>
              <w:jc w:val="left"/>
              <w:rPr>
                <w:sz w:val="21"/>
              </w:rPr>
            </w:pPr>
            <w:r>
              <w:rPr>
                <w:sz w:val="21"/>
                <w:szCs w:val="21"/>
              </w:rPr>
              <w:t>实测</w:t>
            </w:r>
          </w:p>
        </w:tc>
      </w:tr>
      <w:tr w14:paraId="38AAB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4D76A1">
            <w:pPr>
              <w:snapToGrid w:val="0"/>
              <w:spacing w:before="70" w:after="70" w:line="240" w:lineRule="auto"/>
              <w:ind w:firstLine="0"/>
              <w:jc w:val="center"/>
              <w:rPr>
                <w:sz w:val="21"/>
              </w:rPr>
            </w:pPr>
            <w:r>
              <w:rPr>
                <w:sz w:val="21"/>
                <w:szCs w:val="21"/>
              </w:rPr>
              <w:t>25</w:t>
            </w:r>
          </w:p>
        </w:tc>
        <w:tc>
          <w:tcPr>
            <w:tcW w:w="1179" w:type="dxa"/>
            <w:vAlign w:val="center"/>
          </w:tcPr>
          <w:p w14:paraId="40CCC9A4">
            <w:pPr>
              <w:snapToGrid w:val="0"/>
              <w:spacing w:before="70" w:after="70" w:line="240" w:lineRule="auto"/>
              <w:ind w:firstLine="0"/>
              <w:jc w:val="center"/>
              <w:rPr>
                <w:sz w:val="21"/>
              </w:rPr>
            </w:pPr>
            <w:r>
              <w:rPr>
                <w:sz w:val="21"/>
                <w:szCs w:val="21"/>
              </w:rPr>
              <w:t>整机</w:t>
            </w:r>
          </w:p>
        </w:tc>
        <w:tc>
          <w:tcPr>
            <w:tcW w:w="1716" w:type="dxa"/>
            <w:vAlign w:val="center"/>
          </w:tcPr>
          <w:p w14:paraId="0B60798A">
            <w:pPr>
              <w:snapToGrid w:val="0"/>
              <w:spacing w:before="70" w:after="70" w:line="240" w:lineRule="auto"/>
              <w:ind w:firstLine="0"/>
              <w:jc w:val="left"/>
              <w:rPr>
                <w:sz w:val="21"/>
              </w:rPr>
            </w:pPr>
            <w:r>
              <w:rPr>
                <w:sz w:val="21"/>
                <w:szCs w:val="21"/>
              </w:rPr>
              <w:t>背负方式</w:t>
            </w:r>
          </w:p>
        </w:tc>
        <w:tc>
          <w:tcPr>
            <w:tcW w:w="2109" w:type="dxa"/>
            <w:vAlign w:val="center"/>
          </w:tcPr>
          <w:p w14:paraId="0F235843">
            <w:pPr>
              <w:snapToGrid w:val="0"/>
              <w:spacing w:before="70" w:after="70" w:line="240" w:lineRule="auto"/>
              <w:ind w:firstLine="0"/>
              <w:jc w:val="left"/>
              <w:rPr>
                <w:sz w:val="21"/>
              </w:rPr>
            </w:pPr>
            <w:r>
              <w:rPr>
                <w:sz w:val="21"/>
                <w:szCs w:val="21"/>
              </w:rPr>
              <w:t>便携式</w:t>
            </w:r>
          </w:p>
        </w:tc>
        <w:tc>
          <w:tcPr>
            <w:tcW w:w="3120" w:type="dxa"/>
            <w:vAlign w:val="center"/>
          </w:tcPr>
          <w:p w14:paraId="59FDAD7F">
            <w:pPr>
              <w:snapToGrid w:val="0"/>
              <w:spacing w:before="70" w:after="70" w:line="240" w:lineRule="auto"/>
              <w:ind w:firstLine="0"/>
              <w:jc w:val="left"/>
              <w:rPr>
                <w:sz w:val="21"/>
              </w:rPr>
            </w:pPr>
            <w:r>
              <w:rPr>
                <w:sz w:val="21"/>
                <w:szCs w:val="21"/>
              </w:rPr>
              <w:t>标配多功能人体工学背负系统，可手持/背负</w:t>
            </w:r>
          </w:p>
        </w:tc>
        <w:tc>
          <w:tcPr>
            <w:tcW w:w="1386" w:type="dxa"/>
            <w:vAlign w:val="center"/>
          </w:tcPr>
          <w:p w14:paraId="73F5D2F3">
            <w:pPr>
              <w:snapToGrid w:val="0"/>
              <w:spacing w:before="70" w:after="70" w:line="240" w:lineRule="auto"/>
              <w:ind w:firstLine="0"/>
              <w:jc w:val="left"/>
              <w:rPr>
                <w:sz w:val="21"/>
              </w:rPr>
            </w:pPr>
            <w:r>
              <w:rPr>
                <w:sz w:val="21"/>
                <w:szCs w:val="21"/>
              </w:rPr>
              <w:t>实物</w:t>
            </w:r>
          </w:p>
        </w:tc>
      </w:tr>
      <w:tr w14:paraId="628B0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594A54">
            <w:pPr>
              <w:snapToGrid w:val="0"/>
              <w:spacing w:before="70" w:after="70" w:line="240" w:lineRule="auto"/>
              <w:ind w:firstLine="0"/>
              <w:jc w:val="center"/>
              <w:rPr>
                <w:sz w:val="21"/>
              </w:rPr>
            </w:pPr>
            <w:r>
              <w:rPr>
                <w:sz w:val="21"/>
                <w:szCs w:val="21"/>
              </w:rPr>
              <w:t>26</w:t>
            </w:r>
          </w:p>
        </w:tc>
        <w:tc>
          <w:tcPr>
            <w:tcW w:w="1179" w:type="dxa"/>
            <w:vAlign w:val="center"/>
          </w:tcPr>
          <w:p w14:paraId="0785331D">
            <w:pPr>
              <w:snapToGrid w:val="0"/>
              <w:spacing w:before="70" w:after="70" w:line="240" w:lineRule="auto"/>
              <w:ind w:firstLine="0"/>
              <w:jc w:val="center"/>
              <w:rPr>
                <w:sz w:val="21"/>
              </w:rPr>
            </w:pPr>
            <w:r>
              <w:rPr>
                <w:sz w:val="21"/>
                <w:szCs w:val="21"/>
              </w:rPr>
              <w:t>整机</w:t>
            </w:r>
          </w:p>
        </w:tc>
        <w:tc>
          <w:tcPr>
            <w:tcW w:w="1716" w:type="dxa"/>
            <w:vAlign w:val="center"/>
          </w:tcPr>
          <w:p w14:paraId="1C0694A9">
            <w:pPr>
              <w:snapToGrid w:val="0"/>
              <w:spacing w:before="70" w:after="70" w:line="240" w:lineRule="auto"/>
              <w:ind w:firstLine="0"/>
              <w:jc w:val="left"/>
              <w:rPr>
                <w:sz w:val="21"/>
              </w:rPr>
            </w:pPr>
            <w:r>
              <w:rPr>
                <w:sz w:val="21"/>
                <w:szCs w:val="21"/>
              </w:rPr>
              <w:t>存储容量</w:t>
            </w:r>
          </w:p>
        </w:tc>
        <w:tc>
          <w:tcPr>
            <w:tcW w:w="2109" w:type="dxa"/>
            <w:vAlign w:val="center"/>
          </w:tcPr>
          <w:p w14:paraId="4381E8EB">
            <w:pPr>
              <w:snapToGrid w:val="0"/>
              <w:spacing w:before="70" w:after="70" w:line="240" w:lineRule="auto"/>
              <w:ind w:firstLine="0"/>
              <w:jc w:val="left"/>
              <w:rPr>
                <w:sz w:val="21"/>
              </w:rPr>
            </w:pPr>
            <w:r>
              <w:rPr>
                <w:sz w:val="21"/>
                <w:szCs w:val="21"/>
              </w:rPr>
              <w:t>未限定</w:t>
            </w:r>
          </w:p>
        </w:tc>
        <w:tc>
          <w:tcPr>
            <w:tcW w:w="3120" w:type="dxa"/>
            <w:vAlign w:val="center"/>
          </w:tcPr>
          <w:p w14:paraId="69D14AD2">
            <w:pPr>
              <w:snapToGrid w:val="0"/>
              <w:spacing w:before="70" w:after="70" w:line="240" w:lineRule="auto"/>
              <w:ind w:firstLine="0"/>
              <w:jc w:val="left"/>
              <w:rPr>
                <w:sz w:val="21"/>
              </w:rPr>
            </w:pPr>
            <w:r>
              <w:rPr>
                <w:sz w:val="21"/>
                <w:szCs w:val="21"/>
              </w:rPr>
              <w:t>1 TB SSD，拷贝速度 &gt;1 GB/s</w:t>
            </w:r>
          </w:p>
        </w:tc>
        <w:tc>
          <w:tcPr>
            <w:tcW w:w="1386" w:type="dxa"/>
            <w:vAlign w:val="center"/>
          </w:tcPr>
          <w:p w14:paraId="1D30571F">
            <w:pPr>
              <w:snapToGrid w:val="0"/>
              <w:spacing w:before="70" w:after="70" w:line="240" w:lineRule="auto"/>
              <w:ind w:firstLine="0"/>
              <w:jc w:val="left"/>
              <w:rPr>
                <w:sz w:val="21"/>
              </w:rPr>
            </w:pPr>
            <w:r>
              <w:rPr>
                <w:sz w:val="21"/>
                <w:szCs w:val="21"/>
              </w:rPr>
              <w:t>规格书</w:t>
            </w:r>
          </w:p>
        </w:tc>
      </w:tr>
      <w:tr w14:paraId="05479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B3C02BA">
            <w:pPr>
              <w:snapToGrid w:val="0"/>
              <w:spacing w:before="70" w:after="70" w:line="240" w:lineRule="auto"/>
              <w:ind w:firstLine="0"/>
              <w:jc w:val="center"/>
              <w:rPr>
                <w:sz w:val="21"/>
              </w:rPr>
            </w:pPr>
            <w:r>
              <w:rPr>
                <w:sz w:val="21"/>
                <w:szCs w:val="21"/>
              </w:rPr>
              <w:t>27</w:t>
            </w:r>
          </w:p>
        </w:tc>
        <w:tc>
          <w:tcPr>
            <w:tcW w:w="1179" w:type="dxa"/>
            <w:vAlign w:val="center"/>
          </w:tcPr>
          <w:p w14:paraId="184156F0">
            <w:pPr>
              <w:snapToGrid w:val="0"/>
              <w:spacing w:before="70" w:after="70" w:line="240" w:lineRule="auto"/>
              <w:ind w:firstLine="0"/>
              <w:jc w:val="center"/>
              <w:rPr>
                <w:sz w:val="21"/>
              </w:rPr>
            </w:pPr>
            <w:r>
              <w:rPr>
                <w:sz w:val="21"/>
                <w:szCs w:val="21"/>
              </w:rPr>
              <w:t>整机</w:t>
            </w:r>
          </w:p>
        </w:tc>
        <w:tc>
          <w:tcPr>
            <w:tcW w:w="1716" w:type="dxa"/>
            <w:vAlign w:val="center"/>
          </w:tcPr>
          <w:p w14:paraId="1DB105F6">
            <w:pPr>
              <w:snapToGrid w:val="0"/>
              <w:spacing w:before="70" w:after="70" w:line="240" w:lineRule="auto"/>
              <w:ind w:firstLine="0"/>
              <w:jc w:val="left"/>
              <w:rPr>
                <w:sz w:val="21"/>
              </w:rPr>
            </w:pPr>
            <w:r>
              <w:rPr>
                <w:sz w:val="21"/>
                <w:szCs w:val="21"/>
              </w:rPr>
              <w:t>电池与续航</w:t>
            </w:r>
          </w:p>
        </w:tc>
        <w:tc>
          <w:tcPr>
            <w:tcW w:w="2109" w:type="dxa"/>
            <w:vAlign w:val="center"/>
          </w:tcPr>
          <w:p w14:paraId="2B3E80DD">
            <w:pPr>
              <w:snapToGrid w:val="0"/>
              <w:spacing w:before="70" w:after="70" w:line="240" w:lineRule="auto"/>
              <w:ind w:firstLine="0"/>
              <w:jc w:val="left"/>
              <w:rPr>
                <w:sz w:val="21"/>
              </w:rPr>
            </w:pPr>
            <w:r>
              <w:rPr>
                <w:sz w:val="21"/>
                <w:szCs w:val="21"/>
              </w:rPr>
              <w:t>满足单班作业</w:t>
            </w:r>
          </w:p>
        </w:tc>
        <w:tc>
          <w:tcPr>
            <w:tcW w:w="3120" w:type="dxa"/>
            <w:vAlign w:val="center"/>
          </w:tcPr>
          <w:p w14:paraId="17E2779A">
            <w:pPr>
              <w:snapToGrid w:val="0"/>
              <w:spacing w:before="70" w:after="70" w:line="240" w:lineRule="auto"/>
              <w:ind w:firstLine="0"/>
              <w:jc w:val="left"/>
              <w:rPr>
                <w:sz w:val="21"/>
              </w:rPr>
            </w:pPr>
            <w:r>
              <w:rPr>
                <w:sz w:val="21"/>
                <w:szCs w:val="21"/>
              </w:rPr>
              <w:t>49.436 Wh×2，单组约 180 min，热插拔轮换</w:t>
            </w:r>
          </w:p>
        </w:tc>
        <w:tc>
          <w:tcPr>
            <w:tcW w:w="1386" w:type="dxa"/>
            <w:vAlign w:val="center"/>
          </w:tcPr>
          <w:p w14:paraId="66131633">
            <w:pPr>
              <w:snapToGrid w:val="0"/>
              <w:spacing w:before="70" w:after="70" w:line="240" w:lineRule="auto"/>
              <w:ind w:firstLine="0"/>
              <w:jc w:val="left"/>
              <w:rPr>
                <w:sz w:val="21"/>
              </w:rPr>
            </w:pPr>
            <w:r>
              <w:rPr>
                <w:sz w:val="21"/>
                <w:szCs w:val="21"/>
              </w:rPr>
              <w:t>实测</w:t>
            </w:r>
          </w:p>
        </w:tc>
      </w:tr>
      <w:tr w14:paraId="35636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6BC62CF">
            <w:pPr>
              <w:snapToGrid w:val="0"/>
              <w:spacing w:before="70" w:after="70" w:line="240" w:lineRule="auto"/>
              <w:ind w:firstLine="0"/>
              <w:jc w:val="center"/>
              <w:rPr>
                <w:sz w:val="21"/>
              </w:rPr>
            </w:pPr>
            <w:r>
              <w:rPr>
                <w:sz w:val="21"/>
                <w:szCs w:val="21"/>
              </w:rPr>
              <w:t>28</w:t>
            </w:r>
          </w:p>
        </w:tc>
        <w:tc>
          <w:tcPr>
            <w:tcW w:w="1179" w:type="dxa"/>
            <w:vAlign w:val="center"/>
          </w:tcPr>
          <w:p w14:paraId="24275D3E">
            <w:pPr>
              <w:snapToGrid w:val="0"/>
              <w:spacing w:before="70" w:after="70" w:line="240" w:lineRule="auto"/>
              <w:ind w:firstLine="0"/>
              <w:jc w:val="center"/>
              <w:rPr>
                <w:sz w:val="21"/>
              </w:rPr>
            </w:pPr>
            <w:r>
              <w:rPr>
                <w:sz w:val="21"/>
                <w:szCs w:val="21"/>
              </w:rPr>
              <w:t>整机</w:t>
            </w:r>
          </w:p>
        </w:tc>
        <w:tc>
          <w:tcPr>
            <w:tcW w:w="1716" w:type="dxa"/>
            <w:vAlign w:val="center"/>
          </w:tcPr>
          <w:p w14:paraId="1530D64A">
            <w:pPr>
              <w:snapToGrid w:val="0"/>
              <w:spacing w:before="70" w:after="70" w:line="240" w:lineRule="auto"/>
              <w:ind w:firstLine="0"/>
              <w:jc w:val="left"/>
              <w:rPr>
                <w:sz w:val="21"/>
              </w:rPr>
            </w:pPr>
            <w:r>
              <w:rPr>
                <w:sz w:val="21"/>
                <w:szCs w:val="21"/>
              </w:rPr>
              <w:t>无线通信</w:t>
            </w:r>
          </w:p>
        </w:tc>
        <w:tc>
          <w:tcPr>
            <w:tcW w:w="2109" w:type="dxa"/>
            <w:vAlign w:val="center"/>
          </w:tcPr>
          <w:p w14:paraId="0D99824B">
            <w:pPr>
              <w:snapToGrid w:val="0"/>
              <w:spacing w:before="70" w:after="70" w:line="240" w:lineRule="auto"/>
              <w:ind w:firstLine="0"/>
              <w:jc w:val="left"/>
              <w:rPr>
                <w:sz w:val="21"/>
              </w:rPr>
            </w:pPr>
            <w:r>
              <w:rPr>
                <w:sz w:val="21"/>
                <w:szCs w:val="21"/>
              </w:rPr>
              <w:t>支持实时预览</w:t>
            </w:r>
          </w:p>
        </w:tc>
        <w:tc>
          <w:tcPr>
            <w:tcW w:w="3120" w:type="dxa"/>
            <w:vAlign w:val="center"/>
          </w:tcPr>
          <w:p w14:paraId="55282D91">
            <w:pPr>
              <w:snapToGrid w:val="0"/>
              <w:spacing w:before="70" w:after="70" w:line="240" w:lineRule="auto"/>
              <w:ind w:firstLine="0"/>
              <w:jc w:val="left"/>
              <w:rPr>
                <w:sz w:val="21"/>
              </w:rPr>
            </w:pPr>
            <w:r>
              <w:rPr>
                <w:sz w:val="21"/>
                <w:szCs w:val="21"/>
              </w:rPr>
              <w:t>WiFi 6，2.4 GHz/5 GHz，约 20 m</w:t>
            </w:r>
          </w:p>
        </w:tc>
        <w:tc>
          <w:tcPr>
            <w:tcW w:w="1386" w:type="dxa"/>
            <w:vAlign w:val="center"/>
          </w:tcPr>
          <w:p w14:paraId="016907F8">
            <w:pPr>
              <w:snapToGrid w:val="0"/>
              <w:spacing w:before="70" w:after="70" w:line="240" w:lineRule="auto"/>
              <w:ind w:firstLine="0"/>
              <w:jc w:val="left"/>
              <w:rPr>
                <w:sz w:val="21"/>
              </w:rPr>
            </w:pPr>
            <w:r>
              <w:rPr>
                <w:sz w:val="21"/>
                <w:szCs w:val="21"/>
              </w:rPr>
              <w:t>实测</w:t>
            </w:r>
          </w:p>
        </w:tc>
      </w:tr>
      <w:tr w14:paraId="458A5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2580EC">
            <w:pPr>
              <w:snapToGrid w:val="0"/>
              <w:spacing w:before="70" w:after="70" w:line="240" w:lineRule="auto"/>
              <w:ind w:firstLine="0"/>
              <w:jc w:val="center"/>
              <w:rPr>
                <w:sz w:val="21"/>
              </w:rPr>
            </w:pPr>
            <w:r>
              <w:rPr>
                <w:sz w:val="21"/>
                <w:szCs w:val="21"/>
              </w:rPr>
              <w:t>29</w:t>
            </w:r>
          </w:p>
        </w:tc>
        <w:tc>
          <w:tcPr>
            <w:tcW w:w="1179" w:type="dxa"/>
            <w:vAlign w:val="center"/>
          </w:tcPr>
          <w:p w14:paraId="56CFA238">
            <w:pPr>
              <w:snapToGrid w:val="0"/>
              <w:spacing w:before="70" w:after="70" w:line="240" w:lineRule="auto"/>
              <w:ind w:firstLine="0"/>
              <w:jc w:val="center"/>
              <w:rPr>
                <w:sz w:val="21"/>
              </w:rPr>
            </w:pPr>
            <w:r>
              <w:rPr>
                <w:sz w:val="21"/>
                <w:szCs w:val="21"/>
              </w:rPr>
              <w:t>整机</w:t>
            </w:r>
          </w:p>
        </w:tc>
        <w:tc>
          <w:tcPr>
            <w:tcW w:w="1716" w:type="dxa"/>
            <w:vAlign w:val="center"/>
          </w:tcPr>
          <w:p w14:paraId="768F18EE">
            <w:pPr>
              <w:snapToGrid w:val="0"/>
              <w:spacing w:before="70" w:after="70" w:line="240" w:lineRule="auto"/>
              <w:ind w:firstLine="0"/>
              <w:jc w:val="left"/>
              <w:rPr>
                <w:sz w:val="21"/>
              </w:rPr>
            </w:pPr>
            <w:r>
              <w:rPr>
                <w:sz w:val="21"/>
                <w:szCs w:val="21"/>
              </w:rPr>
              <w:t>环境适应</w:t>
            </w:r>
          </w:p>
        </w:tc>
        <w:tc>
          <w:tcPr>
            <w:tcW w:w="2109" w:type="dxa"/>
            <w:vAlign w:val="center"/>
          </w:tcPr>
          <w:p w14:paraId="6ABC5373">
            <w:pPr>
              <w:snapToGrid w:val="0"/>
              <w:spacing w:before="70" w:after="70" w:line="240" w:lineRule="auto"/>
              <w:ind w:firstLine="0"/>
              <w:jc w:val="left"/>
              <w:rPr>
                <w:sz w:val="21"/>
              </w:rPr>
            </w:pPr>
            <w:r>
              <w:rPr>
                <w:sz w:val="21"/>
                <w:szCs w:val="21"/>
              </w:rPr>
              <w:t>适应高湿粉尘</w:t>
            </w:r>
          </w:p>
        </w:tc>
        <w:tc>
          <w:tcPr>
            <w:tcW w:w="3120" w:type="dxa"/>
            <w:vAlign w:val="center"/>
          </w:tcPr>
          <w:p w14:paraId="55DA5FAF">
            <w:pPr>
              <w:snapToGrid w:val="0"/>
              <w:spacing w:before="70" w:after="70" w:line="240" w:lineRule="auto"/>
              <w:ind w:firstLine="0"/>
              <w:jc w:val="left"/>
              <w:rPr>
                <w:sz w:val="21"/>
              </w:rPr>
            </w:pPr>
            <w:r>
              <w:rPr>
                <w:sz w:val="21"/>
                <w:szCs w:val="21"/>
              </w:rPr>
              <w:t>加装防护罩与除雾措施后满足现场要求</w:t>
            </w:r>
          </w:p>
        </w:tc>
        <w:tc>
          <w:tcPr>
            <w:tcW w:w="1386" w:type="dxa"/>
            <w:vAlign w:val="center"/>
          </w:tcPr>
          <w:p w14:paraId="35958E8C">
            <w:pPr>
              <w:snapToGrid w:val="0"/>
              <w:spacing w:before="70" w:after="70" w:line="240" w:lineRule="auto"/>
              <w:ind w:firstLine="0"/>
              <w:jc w:val="left"/>
              <w:rPr>
                <w:sz w:val="21"/>
              </w:rPr>
            </w:pPr>
            <w:r>
              <w:rPr>
                <w:sz w:val="21"/>
                <w:szCs w:val="21"/>
              </w:rPr>
              <w:t>现场验证</w:t>
            </w:r>
          </w:p>
        </w:tc>
      </w:tr>
      <w:tr w14:paraId="7AC78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887994">
            <w:pPr>
              <w:snapToGrid w:val="0"/>
              <w:spacing w:before="70" w:after="70" w:line="240" w:lineRule="auto"/>
              <w:ind w:firstLine="0"/>
              <w:jc w:val="center"/>
              <w:rPr>
                <w:sz w:val="21"/>
              </w:rPr>
            </w:pPr>
            <w:r>
              <w:rPr>
                <w:sz w:val="21"/>
                <w:szCs w:val="21"/>
              </w:rPr>
              <w:t>30</w:t>
            </w:r>
          </w:p>
        </w:tc>
        <w:tc>
          <w:tcPr>
            <w:tcW w:w="1179" w:type="dxa"/>
            <w:vAlign w:val="center"/>
          </w:tcPr>
          <w:p w14:paraId="56AD1661">
            <w:pPr>
              <w:snapToGrid w:val="0"/>
              <w:spacing w:before="70" w:after="70" w:line="240" w:lineRule="auto"/>
              <w:ind w:firstLine="0"/>
              <w:jc w:val="center"/>
              <w:rPr>
                <w:sz w:val="21"/>
              </w:rPr>
            </w:pPr>
            <w:r>
              <w:rPr>
                <w:sz w:val="21"/>
                <w:szCs w:val="21"/>
              </w:rPr>
              <w:t>载具</w:t>
            </w:r>
          </w:p>
        </w:tc>
        <w:tc>
          <w:tcPr>
            <w:tcW w:w="1716" w:type="dxa"/>
            <w:vAlign w:val="center"/>
          </w:tcPr>
          <w:p w14:paraId="49406B7E">
            <w:pPr>
              <w:snapToGrid w:val="0"/>
              <w:spacing w:before="70" w:after="70" w:line="240" w:lineRule="auto"/>
              <w:ind w:firstLine="0"/>
              <w:jc w:val="left"/>
              <w:rPr>
                <w:sz w:val="21"/>
              </w:rPr>
            </w:pPr>
            <w:r>
              <w:rPr>
                <w:sz w:val="21"/>
                <w:szCs w:val="21"/>
              </w:rPr>
              <w:t>行走形式</w:t>
            </w:r>
          </w:p>
        </w:tc>
        <w:tc>
          <w:tcPr>
            <w:tcW w:w="2109" w:type="dxa"/>
            <w:vAlign w:val="center"/>
          </w:tcPr>
          <w:p w14:paraId="47689BF6">
            <w:pPr>
              <w:snapToGrid w:val="0"/>
              <w:spacing w:before="70" w:after="70" w:line="240" w:lineRule="auto"/>
              <w:ind w:firstLine="0"/>
              <w:jc w:val="left"/>
              <w:rPr>
                <w:sz w:val="21"/>
              </w:rPr>
            </w:pPr>
            <w:r>
              <w:rPr>
                <w:sz w:val="21"/>
                <w:szCs w:val="21"/>
              </w:rPr>
              <w:t>履带行走</w:t>
            </w:r>
          </w:p>
        </w:tc>
        <w:tc>
          <w:tcPr>
            <w:tcW w:w="3120" w:type="dxa"/>
            <w:vAlign w:val="center"/>
          </w:tcPr>
          <w:p w14:paraId="13340862">
            <w:pPr>
              <w:snapToGrid w:val="0"/>
              <w:spacing w:before="70" w:after="70" w:line="240" w:lineRule="auto"/>
              <w:ind w:firstLine="0"/>
              <w:jc w:val="left"/>
              <w:rPr>
                <w:sz w:val="21"/>
              </w:rPr>
            </w:pPr>
            <w:r>
              <w:rPr>
                <w:sz w:val="21"/>
                <w:szCs w:val="21"/>
              </w:rPr>
              <w:t>橡胶履带，左右差速驱动</w:t>
            </w:r>
          </w:p>
        </w:tc>
        <w:tc>
          <w:tcPr>
            <w:tcW w:w="1386" w:type="dxa"/>
            <w:vAlign w:val="center"/>
          </w:tcPr>
          <w:p w14:paraId="4E324D2D">
            <w:pPr>
              <w:snapToGrid w:val="0"/>
              <w:spacing w:before="70" w:after="70" w:line="240" w:lineRule="auto"/>
              <w:ind w:firstLine="0"/>
              <w:jc w:val="left"/>
              <w:rPr>
                <w:sz w:val="21"/>
              </w:rPr>
            </w:pPr>
            <w:r>
              <w:rPr>
                <w:sz w:val="21"/>
                <w:szCs w:val="21"/>
              </w:rPr>
              <w:t>结构图</w:t>
            </w:r>
          </w:p>
        </w:tc>
      </w:tr>
      <w:tr w14:paraId="03884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45ED884">
            <w:pPr>
              <w:snapToGrid w:val="0"/>
              <w:spacing w:before="70" w:after="70" w:line="240" w:lineRule="auto"/>
              <w:ind w:firstLine="0"/>
              <w:jc w:val="center"/>
              <w:rPr>
                <w:sz w:val="21"/>
              </w:rPr>
            </w:pPr>
            <w:r>
              <w:rPr>
                <w:sz w:val="21"/>
                <w:szCs w:val="21"/>
              </w:rPr>
              <w:t>31</w:t>
            </w:r>
          </w:p>
        </w:tc>
        <w:tc>
          <w:tcPr>
            <w:tcW w:w="1179" w:type="dxa"/>
            <w:vAlign w:val="center"/>
          </w:tcPr>
          <w:p w14:paraId="55A518BE">
            <w:pPr>
              <w:snapToGrid w:val="0"/>
              <w:spacing w:before="70" w:after="70" w:line="240" w:lineRule="auto"/>
              <w:ind w:firstLine="0"/>
              <w:jc w:val="center"/>
              <w:rPr>
                <w:sz w:val="21"/>
              </w:rPr>
            </w:pPr>
            <w:r>
              <w:rPr>
                <w:sz w:val="21"/>
                <w:szCs w:val="21"/>
              </w:rPr>
              <w:t>载具</w:t>
            </w:r>
          </w:p>
        </w:tc>
        <w:tc>
          <w:tcPr>
            <w:tcW w:w="1716" w:type="dxa"/>
            <w:vAlign w:val="center"/>
          </w:tcPr>
          <w:p w14:paraId="39B3143B">
            <w:pPr>
              <w:snapToGrid w:val="0"/>
              <w:spacing w:before="70" w:after="70" w:line="240" w:lineRule="auto"/>
              <w:ind w:firstLine="0"/>
              <w:jc w:val="left"/>
              <w:rPr>
                <w:sz w:val="21"/>
              </w:rPr>
            </w:pPr>
            <w:r>
              <w:rPr>
                <w:sz w:val="21"/>
                <w:szCs w:val="21"/>
              </w:rPr>
              <w:t>平坡续航</w:t>
            </w:r>
          </w:p>
        </w:tc>
        <w:tc>
          <w:tcPr>
            <w:tcW w:w="2109" w:type="dxa"/>
            <w:vAlign w:val="center"/>
          </w:tcPr>
          <w:p w14:paraId="261BE1CB">
            <w:pPr>
              <w:snapToGrid w:val="0"/>
              <w:spacing w:before="70" w:after="70" w:line="240" w:lineRule="auto"/>
              <w:ind w:firstLine="0"/>
              <w:jc w:val="left"/>
              <w:rPr>
                <w:sz w:val="21"/>
              </w:rPr>
            </w:pPr>
            <w:r>
              <w:rPr>
                <w:sz w:val="21"/>
                <w:szCs w:val="21"/>
              </w:rPr>
              <w:t>≥4 h</w:t>
            </w:r>
          </w:p>
        </w:tc>
        <w:tc>
          <w:tcPr>
            <w:tcW w:w="3120" w:type="dxa"/>
            <w:vAlign w:val="center"/>
          </w:tcPr>
          <w:p w14:paraId="16B1F1BB">
            <w:pPr>
              <w:snapToGrid w:val="0"/>
              <w:spacing w:before="70" w:after="70" w:line="240" w:lineRule="auto"/>
              <w:ind w:firstLine="0"/>
              <w:jc w:val="left"/>
              <w:rPr>
                <w:sz w:val="21"/>
              </w:rPr>
            </w:pPr>
            <w:r>
              <w:rPr>
                <w:sz w:val="21"/>
                <w:szCs w:val="21"/>
              </w:rPr>
              <w:t>5 h</w:t>
            </w:r>
          </w:p>
        </w:tc>
        <w:tc>
          <w:tcPr>
            <w:tcW w:w="1386" w:type="dxa"/>
            <w:vAlign w:val="center"/>
          </w:tcPr>
          <w:p w14:paraId="43934343">
            <w:pPr>
              <w:snapToGrid w:val="0"/>
              <w:spacing w:before="70" w:after="70" w:line="240" w:lineRule="auto"/>
              <w:ind w:firstLine="0"/>
              <w:jc w:val="left"/>
              <w:rPr>
                <w:sz w:val="21"/>
              </w:rPr>
            </w:pPr>
            <w:r>
              <w:rPr>
                <w:sz w:val="21"/>
                <w:szCs w:val="21"/>
              </w:rPr>
              <w:t>实测</w:t>
            </w:r>
          </w:p>
        </w:tc>
      </w:tr>
      <w:tr w14:paraId="6355F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3BFAE9">
            <w:pPr>
              <w:snapToGrid w:val="0"/>
              <w:spacing w:before="70" w:after="70" w:line="240" w:lineRule="auto"/>
              <w:ind w:firstLine="0"/>
              <w:jc w:val="center"/>
              <w:rPr>
                <w:sz w:val="21"/>
              </w:rPr>
            </w:pPr>
            <w:r>
              <w:rPr>
                <w:sz w:val="21"/>
                <w:szCs w:val="21"/>
              </w:rPr>
              <w:t>32</w:t>
            </w:r>
          </w:p>
        </w:tc>
        <w:tc>
          <w:tcPr>
            <w:tcW w:w="1179" w:type="dxa"/>
            <w:vAlign w:val="center"/>
          </w:tcPr>
          <w:p w14:paraId="21157B23">
            <w:pPr>
              <w:snapToGrid w:val="0"/>
              <w:spacing w:before="70" w:after="70" w:line="240" w:lineRule="auto"/>
              <w:ind w:firstLine="0"/>
              <w:jc w:val="center"/>
              <w:rPr>
                <w:sz w:val="21"/>
              </w:rPr>
            </w:pPr>
            <w:r>
              <w:rPr>
                <w:sz w:val="21"/>
                <w:szCs w:val="21"/>
              </w:rPr>
              <w:t>载具</w:t>
            </w:r>
          </w:p>
        </w:tc>
        <w:tc>
          <w:tcPr>
            <w:tcW w:w="1716" w:type="dxa"/>
            <w:vAlign w:val="center"/>
          </w:tcPr>
          <w:p w14:paraId="5021B3EC">
            <w:pPr>
              <w:snapToGrid w:val="0"/>
              <w:spacing w:before="70" w:after="70" w:line="240" w:lineRule="auto"/>
              <w:ind w:firstLine="0"/>
              <w:jc w:val="left"/>
              <w:rPr>
                <w:sz w:val="21"/>
              </w:rPr>
            </w:pPr>
            <w:r>
              <w:rPr>
                <w:sz w:val="21"/>
                <w:szCs w:val="21"/>
              </w:rPr>
              <w:t>缓坡续航</w:t>
            </w:r>
          </w:p>
        </w:tc>
        <w:tc>
          <w:tcPr>
            <w:tcW w:w="2109" w:type="dxa"/>
            <w:vAlign w:val="center"/>
          </w:tcPr>
          <w:p w14:paraId="38004624">
            <w:pPr>
              <w:snapToGrid w:val="0"/>
              <w:spacing w:before="70" w:after="70" w:line="240" w:lineRule="auto"/>
              <w:ind w:firstLine="0"/>
              <w:jc w:val="left"/>
              <w:rPr>
                <w:sz w:val="21"/>
              </w:rPr>
            </w:pPr>
            <w:r>
              <w:rPr>
                <w:sz w:val="21"/>
                <w:szCs w:val="21"/>
              </w:rPr>
              <w:t>≥4 h</w:t>
            </w:r>
          </w:p>
        </w:tc>
        <w:tc>
          <w:tcPr>
            <w:tcW w:w="3120" w:type="dxa"/>
            <w:vAlign w:val="center"/>
          </w:tcPr>
          <w:p w14:paraId="7D8FB202">
            <w:pPr>
              <w:snapToGrid w:val="0"/>
              <w:spacing w:before="70" w:after="70" w:line="240" w:lineRule="auto"/>
              <w:ind w:firstLine="0"/>
              <w:jc w:val="left"/>
              <w:rPr>
                <w:sz w:val="21"/>
              </w:rPr>
            </w:pPr>
            <w:r>
              <w:rPr>
                <w:sz w:val="21"/>
                <w:szCs w:val="21"/>
              </w:rPr>
              <w:t>4.5 h</w:t>
            </w:r>
          </w:p>
        </w:tc>
        <w:tc>
          <w:tcPr>
            <w:tcW w:w="1386" w:type="dxa"/>
            <w:vAlign w:val="center"/>
          </w:tcPr>
          <w:p w14:paraId="0CACFC41">
            <w:pPr>
              <w:snapToGrid w:val="0"/>
              <w:spacing w:before="70" w:after="70" w:line="240" w:lineRule="auto"/>
              <w:ind w:firstLine="0"/>
              <w:jc w:val="left"/>
              <w:rPr>
                <w:sz w:val="21"/>
              </w:rPr>
            </w:pPr>
            <w:r>
              <w:rPr>
                <w:sz w:val="21"/>
                <w:szCs w:val="21"/>
              </w:rPr>
              <w:t>实测</w:t>
            </w:r>
          </w:p>
        </w:tc>
      </w:tr>
      <w:tr w14:paraId="606CC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30F41B7">
            <w:pPr>
              <w:snapToGrid w:val="0"/>
              <w:spacing w:before="70" w:after="70" w:line="240" w:lineRule="auto"/>
              <w:ind w:firstLine="0"/>
              <w:jc w:val="center"/>
              <w:rPr>
                <w:sz w:val="21"/>
              </w:rPr>
            </w:pPr>
            <w:r>
              <w:rPr>
                <w:sz w:val="21"/>
                <w:szCs w:val="21"/>
              </w:rPr>
              <w:t>33</w:t>
            </w:r>
          </w:p>
        </w:tc>
        <w:tc>
          <w:tcPr>
            <w:tcW w:w="1179" w:type="dxa"/>
            <w:vAlign w:val="center"/>
          </w:tcPr>
          <w:p w14:paraId="2B59106E">
            <w:pPr>
              <w:snapToGrid w:val="0"/>
              <w:spacing w:before="70" w:after="70" w:line="240" w:lineRule="auto"/>
              <w:ind w:firstLine="0"/>
              <w:jc w:val="center"/>
              <w:rPr>
                <w:sz w:val="21"/>
              </w:rPr>
            </w:pPr>
            <w:r>
              <w:rPr>
                <w:sz w:val="21"/>
                <w:szCs w:val="21"/>
              </w:rPr>
              <w:t>载具</w:t>
            </w:r>
          </w:p>
        </w:tc>
        <w:tc>
          <w:tcPr>
            <w:tcW w:w="1716" w:type="dxa"/>
            <w:vAlign w:val="center"/>
          </w:tcPr>
          <w:p w14:paraId="12D804AF">
            <w:pPr>
              <w:snapToGrid w:val="0"/>
              <w:spacing w:before="70" w:after="70" w:line="240" w:lineRule="auto"/>
              <w:ind w:firstLine="0"/>
              <w:jc w:val="left"/>
              <w:rPr>
                <w:sz w:val="21"/>
              </w:rPr>
            </w:pPr>
            <w:r>
              <w:rPr>
                <w:sz w:val="21"/>
                <w:szCs w:val="21"/>
              </w:rPr>
              <w:t>平坡爬坡</w:t>
            </w:r>
          </w:p>
        </w:tc>
        <w:tc>
          <w:tcPr>
            <w:tcW w:w="2109" w:type="dxa"/>
            <w:vAlign w:val="center"/>
          </w:tcPr>
          <w:p w14:paraId="0438744F">
            <w:pPr>
              <w:snapToGrid w:val="0"/>
              <w:spacing w:before="70" w:after="70" w:line="240" w:lineRule="auto"/>
              <w:ind w:firstLine="0"/>
              <w:jc w:val="left"/>
              <w:rPr>
                <w:sz w:val="21"/>
              </w:rPr>
            </w:pPr>
            <w:r>
              <w:rPr>
                <w:sz w:val="21"/>
                <w:szCs w:val="21"/>
              </w:rPr>
              <w:t>≥15°</w:t>
            </w:r>
          </w:p>
        </w:tc>
        <w:tc>
          <w:tcPr>
            <w:tcW w:w="3120" w:type="dxa"/>
            <w:vAlign w:val="center"/>
          </w:tcPr>
          <w:p w14:paraId="04D2C029">
            <w:pPr>
              <w:snapToGrid w:val="0"/>
              <w:spacing w:before="70" w:after="70" w:line="240" w:lineRule="auto"/>
              <w:ind w:firstLine="0"/>
              <w:jc w:val="left"/>
              <w:rPr>
                <w:sz w:val="21"/>
              </w:rPr>
            </w:pPr>
            <w:r>
              <w:rPr>
                <w:sz w:val="21"/>
                <w:szCs w:val="21"/>
              </w:rPr>
              <w:t>18°</w:t>
            </w:r>
          </w:p>
        </w:tc>
        <w:tc>
          <w:tcPr>
            <w:tcW w:w="1386" w:type="dxa"/>
            <w:vAlign w:val="center"/>
          </w:tcPr>
          <w:p w14:paraId="2422A6FC">
            <w:pPr>
              <w:snapToGrid w:val="0"/>
              <w:spacing w:before="70" w:after="70" w:line="240" w:lineRule="auto"/>
              <w:ind w:firstLine="0"/>
              <w:jc w:val="left"/>
              <w:rPr>
                <w:sz w:val="21"/>
              </w:rPr>
            </w:pPr>
            <w:r>
              <w:rPr>
                <w:sz w:val="21"/>
                <w:szCs w:val="21"/>
              </w:rPr>
              <w:t>实测</w:t>
            </w:r>
          </w:p>
        </w:tc>
      </w:tr>
      <w:tr w14:paraId="6126C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8FFFB25">
            <w:pPr>
              <w:snapToGrid w:val="0"/>
              <w:spacing w:before="70" w:after="70" w:line="240" w:lineRule="auto"/>
              <w:ind w:firstLine="0"/>
              <w:jc w:val="center"/>
              <w:rPr>
                <w:sz w:val="21"/>
              </w:rPr>
            </w:pPr>
            <w:r>
              <w:rPr>
                <w:sz w:val="21"/>
                <w:szCs w:val="21"/>
              </w:rPr>
              <w:t>34</w:t>
            </w:r>
          </w:p>
        </w:tc>
        <w:tc>
          <w:tcPr>
            <w:tcW w:w="1179" w:type="dxa"/>
            <w:vAlign w:val="center"/>
          </w:tcPr>
          <w:p w14:paraId="1F5284FF">
            <w:pPr>
              <w:snapToGrid w:val="0"/>
              <w:spacing w:before="70" w:after="70" w:line="240" w:lineRule="auto"/>
              <w:ind w:firstLine="0"/>
              <w:jc w:val="center"/>
              <w:rPr>
                <w:sz w:val="21"/>
              </w:rPr>
            </w:pPr>
            <w:r>
              <w:rPr>
                <w:sz w:val="21"/>
                <w:szCs w:val="21"/>
              </w:rPr>
              <w:t>载具</w:t>
            </w:r>
          </w:p>
        </w:tc>
        <w:tc>
          <w:tcPr>
            <w:tcW w:w="1716" w:type="dxa"/>
            <w:vAlign w:val="center"/>
          </w:tcPr>
          <w:p w14:paraId="3BC4FA36">
            <w:pPr>
              <w:snapToGrid w:val="0"/>
              <w:spacing w:before="70" w:after="70" w:line="240" w:lineRule="auto"/>
              <w:ind w:firstLine="0"/>
              <w:jc w:val="left"/>
              <w:rPr>
                <w:sz w:val="21"/>
              </w:rPr>
            </w:pPr>
            <w:r>
              <w:rPr>
                <w:sz w:val="21"/>
                <w:szCs w:val="21"/>
              </w:rPr>
              <w:t>缓坡爬坡</w:t>
            </w:r>
          </w:p>
        </w:tc>
        <w:tc>
          <w:tcPr>
            <w:tcW w:w="2109" w:type="dxa"/>
            <w:vAlign w:val="center"/>
          </w:tcPr>
          <w:p w14:paraId="0EBFBFB7">
            <w:pPr>
              <w:snapToGrid w:val="0"/>
              <w:spacing w:before="70" w:after="70" w:line="240" w:lineRule="auto"/>
              <w:ind w:firstLine="0"/>
              <w:jc w:val="left"/>
              <w:rPr>
                <w:sz w:val="21"/>
              </w:rPr>
            </w:pPr>
            <w:r>
              <w:rPr>
                <w:sz w:val="21"/>
                <w:szCs w:val="21"/>
              </w:rPr>
              <w:t>≥20°（超出由检修平台承载）</w:t>
            </w:r>
          </w:p>
        </w:tc>
        <w:tc>
          <w:tcPr>
            <w:tcW w:w="3120" w:type="dxa"/>
            <w:vAlign w:val="center"/>
          </w:tcPr>
          <w:p w14:paraId="6D2A77A4">
            <w:pPr>
              <w:snapToGrid w:val="0"/>
              <w:spacing w:before="70" w:after="70" w:line="240" w:lineRule="auto"/>
              <w:ind w:firstLine="0"/>
              <w:jc w:val="left"/>
              <w:rPr>
                <w:sz w:val="21"/>
              </w:rPr>
            </w:pPr>
            <w:r>
              <w:rPr>
                <w:sz w:val="21"/>
                <w:szCs w:val="21"/>
              </w:rPr>
              <w:t>22°</w:t>
            </w:r>
          </w:p>
        </w:tc>
        <w:tc>
          <w:tcPr>
            <w:tcW w:w="1386" w:type="dxa"/>
            <w:vAlign w:val="center"/>
          </w:tcPr>
          <w:p w14:paraId="113CB635">
            <w:pPr>
              <w:snapToGrid w:val="0"/>
              <w:spacing w:before="70" w:after="70" w:line="240" w:lineRule="auto"/>
              <w:ind w:firstLine="0"/>
              <w:jc w:val="left"/>
              <w:rPr>
                <w:sz w:val="21"/>
              </w:rPr>
            </w:pPr>
            <w:r>
              <w:rPr>
                <w:sz w:val="21"/>
                <w:szCs w:val="21"/>
              </w:rPr>
              <w:t>实测</w:t>
            </w:r>
          </w:p>
        </w:tc>
      </w:tr>
      <w:tr w14:paraId="4352C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3FC3A4">
            <w:pPr>
              <w:snapToGrid w:val="0"/>
              <w:spacing w:before="70" w:after="70" w:line="240" w:lineRule="auto"/>
              <w:ind w:firstLine="0"/>
              <w:jc w:val="center"/>
              <w:rPr>
                <w:sz w:val="21"/>
              </w:rPr>
            </w:pPr>
            <w:r>
              <w:rPr>
                <w:sz w:val="21"/>
                <w:szCs w:val="21"/>
              </w:rPr>
              <w:t>35</w:t>
            </w:r>
          </w:p>
        </w:tc>
        <w:tc>
          <w:tcPr>
            <w:tcW w:w="1179" w:type="dxa"/>
            <w:vAlign w:val="center"/>
          </w:tcPr>
          <w:p w14:paraId="31412CE4">
            <w:pPr>
              <w:snapToGrid w:val="0"/>
              <w:spacing w:before="70" w:after="70" w:line="240" w:lineRule="auto"/>
              <w:ind w:firstLine="0"/>
              <w:jc w:val="center"/>
              <w:rPr>
                <w:sz w:val="21"/>
              </w:rPr>
            </w:pPr>
            <w:r>
              <w:rPr>
                <w:sz w:val="21"/>
                <w:szCs w:val="21"/>
              </w:rPr>
              <w:t>载具</w:t>
            </w:r>
          </w:p>
        </w:tc>
        <w:tc>
          <w:tcPr>
            <w:tcW w:w="1716" w:type="dxa"/>
            <w:vAlign w:val="center"/>
          </w:tcPr>
          <w:p w14:paraId="2C63F727">
            <w:pPr>
              <w:snapToGrid w:val="0"/>
              <w:spacing w:before="70" w:after="70" w:line="240" w:lineRule="auto"/>
              <w:ind w:firstLine="0"/>
              <w:jc w:val="left"/>
              <w:rPr>
                <w:sz w:val="21"/>
              </w:rPr>
            </w:pPr>
            <w:r>
              <w:rPr>
                <w:sz w:val="21"/>
                <w:szCs w:val="21"/>
              </w:rPr>
              <w:t>陡坡通过方式</w:t>
            </w:r>
          </w:p>
        </w:tc>
        <w:tc>
          <w:tcPr>
            <w:tcW w:w="2109" w:type="dxa"/>
            <w:vAlign w:val="center"/>
          </w:tcPr>
          <w:p w14:paraId="120D6238">
            <w:pPr>
              <w:snapToGrid w:val="0"/>
              <w:spacing w:before="70" w:after="70" w:line="240" w:lineRule="auto"/>
              <w:ind w:firstLine="0"/>
              <w:jc w:val="left"/>
              <w:rPr>
                <w:sz w:val="21"/>
              </w:rPr>
            </w:pPr>
            <w:r>
              <w:rPr>
                <w:sz w:val="21"/>
                <w:szCs w:val="21"/>
              </w:rPr>
              <w:t>平台承载/挂载</w:t>
            </w:r>
          </w:p>
        </w:tc>
        <w:tc>
          <w:tcPr>
            <w:tcW w:w="3120" w:type="dxa"/>
            <w:vAlign w:val="center"/>
          </w:tcPr>
          <w:p w14:paraId="267DCA06">
            <w:pPr>
              <w:snapToGrid w:val="0"/>
              <w:spacing w:before="70" w:after="70" w:line="240" w:lineRule="auto"/>
              <w:ind w:firstLine="0"/>
              <w:jc w:val="left"/>
              <w:rPr>
                <w:sz w:val="21"/>
              </w:rPr>
            </w:pPr>
            <w:r>
              <w:rPr>
                <w:sz w:val="21"/>
                <w:szCs w:val="21"/>
              </w:rPr>
              <w:t>检修平台台面作业或挂载支架</w:t>
            </w:r>
          </w:p>
        </w:tc>
        <w:tc>
          <w:tcPr>
            <w:tcW w:w="1386" w:type="dxa"/>
            <w:vAlign w:val="center"/>
          </w:tcPr>
          <w:p w14:paraId="42BC0D30">
            <w:pPr>
              <w:snapToGrid w:val="0"/>
              <w:spacing w:before="70" w:after="70" w:line="240" w:lineRule="auto"/>
              <w:ind w:firstLine="0"/>
              <w:jc w:val="left"/>
              <w:rPr>
                <w:sz w:val="21"/>
              </w:rPr>
            </w:pPr>
            <w:r>
              <w:rPr>
                <w:sz w:val="21"/>
                <w:szCs w:val="21"/>
              </w:rPr>
              <w:t>联调记录</w:t>
            </w:r>
          </w:p>
        </w:tc>
      </w:tr>
      <w:tr w14:paraId="1CEB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AECF632">
            <w:pPr>
              <w:snapToGrid w:val="0"/>
              <w:spacing w:before="70" w:after="70" w:line="240" w:lineRule="auto"/>
              <w:ind w:firstLine="0"/>
              <w:jc w:val="center"/>
              <w:rPr>
                <w:sz w:val="21"/>
              </w:rPr>
            </w:pPr>
            <w:r>
              <w:rPr>
                <w:sz w:val="21"/>
                <w:szCs w:val="21"/>
              </w:rPr>
              <w:t>36</w:t>
            </w:r>
          </w:p>
        </w:tc>
        <w:tc>
          <w:tcPr>
            <w:tcW w:w="1179" w:type="dxa"/>
            <w:vAlign w:val="center"/>
          </w:tcPr>
          <w:p w14:paraId="4FADB554">
            <w:pPr>
              <w:snapToGrid w:val="0"/>
              <w:spacing w:before="70" w:after="70" w:line="240" w:lineRule="auto"/>
              <w:ind w:firstLine="0"/>
              <w:jc w:val="center"/>
              <w:rPr>
                <w:sz w:val="21"/>
              </w:rPr>
            </w:pPr>
            <w:r>
              <w:rPr>
                <w:sz w:val="21"/>
                <w:szCs w:val="21"/>
              </w:rPr>
              <w:t>载具</w:t>
            </w:r>
          </w:p>
        </w:tc>
        <w:tc>
          <w:tcPr>
            <w:tcW w:w="1716" w:type="dxa"/>
            <w:vAlign w:val="center"/>
          </w:tcPr>
          <w:p w14:paraId="56123733">
            <w:pPr>
              <w:snapToGrid w:val="0"/>
              <w:spacing w:before="70" w:after="70" w:line="240" w:lineRule="auto"/>
              <w:ind w:firstLine="0"/>
              <w:jc w:val="left"/>
              <w:rPr>
                <w:sz w:val="21"/>
              </w:rPr>
            </w:pPr>
            <w:r>
              <w:rPr>
                <w:sz w:val="21"/>
                <w:szCs w:val="21"/>
              </w:rPr>
              <w:t>越障高度</w:t>
            </w:r>
          </w:p>
        </w:tc>
        <w:tc>
          <w:tcPr>
            <w:tcW w:w="2109" w:type="dxa"/>
            <w:vAlign w:val="center"/>
          </w:tcPr>
          <w:p w14:paraId="13DC77A5">
            <w:pPr>
              <w:snapToGrid w:val="0"/>
              <w:spacing w:before="70" w:after="70" w:line="240" w:lineRule="auto"/>
              <w:ind w:firstLine="0"/>
              <w:jc w:val="left"/>
              <w:rPr>
                <w:sz w:val="21"/>
              </w:rPr>
            </w:pPr>
            <w:r>
              <w:rPr>
                <w:sz w:val="21"/>
                <w:szCs w:val="21"/>
              </w:rPr>
              <w:t>≥60 mm</w:t>
            </w:r>
          </w:p>
        </w:tc>
        <w:tc>
          <w:tcPr>
            <w:tcW w:w="3120" w:type="dxa"/>
            <w:vAlign w:val="center"/>
          </w:tcPr>
          <w:p w14:paraId="0BE6BFCC">
            <w:pPr>
              <w:snapToGrid w:val="0"/>
              <w:spacing w:before="70" w:after="70" w:line="240" w:lineRule="auto"/>
              <w:ind w:firstLine="0"/>
              <w:jc w:val="left"/>
              <w:rPr>
                <w:sz w:val="21"/>
              </w:rPr>
            </w:pPr>
            <w:r>
              <w:rPr>
                <w:sz w:val="21"/>
                <w:szCs w:val="21"/>
              </w:rPr>
              <w:t>70 mm</w:t>
            </w:r>
          </w:p>
        </w:tc>
        <w:tc>
          <w:tcPr>
            <w:tcW w:w="1386" w:type="dxa"/>
            <w:vAlign w:val="center"/>
          </w:tcPr>
          <w:p w14:paraId="2E58BA32">
            <w:pPr>
              <w:snapToGrid w:val="0"/>
              <w:spacing w:before="70" w:after="70" w:line="240" w:lineRule="auto"/>
              <w:ind w:firstLine="0"/>
              <w:jc w:val="left"/>
              <w:rPr>
                <w:sz w:val="21"/>
              </w:rPr>
            </w:pPr>
            <w:r>
              <w:rPr>
                <w:sz w:val="21"/>
                <w:szCs w:val="21"/>
              </w:rPr>
              <w:t>实测</w:t>
            </w:r>
          </w:p>
        </w:tc>
      </w:tr>
      <w:tr w14:paraId="05786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74DCF5">
            <w:pPr>
              <w:snapToGrid w:val="0"/>
              <w:spacing w:before="70" w:after="70" w:line="240" w:lineRule="auto"/>
              <w:ind w:firstLine="0"/>
              <w:jc w:val="center"/>
              <w:rPr>
                <w:sz w:val="21"/>
              </w:rPr>
            </w:pPr>
            <w:r>
              <w:rPr>
                <w:sz w:val="21"/>
                <w:szCs w:val="21"/>
              </w:rPr>
              <w:t>37</w:t>
            </w:r>
          </w:p>
        </w:tc>
        <w:tc>
          <w:tcPr>
            <w:tcW w:w="1179" w:type="dxa"/>
            <w:vAlign w:val="center"/>
          </w:tcPr>
          <w:p w14:paraId="044D562F">
            <w:pPr>
              <w:snapToGrid w:val="0"/>
              <w:spacing w:before="70" w:after="70" w:line="240" w:lineRule="auto"/>
              <w:ind w:firstLine="0"/>
              <w:jc w:val="center"/>
              <w:rPr>
                <w:sz w:val="21"/>
              </w:rPr>
            </w:pPr>
            <w:r>
              <w:rPr>
                <w:sz w:val="21"/>
                <w:szCs w:val="21"/>
              </w:rPr>
              <w:t>载具</w:t>
            </w:r>
          </w:p>
        </w:tc>
        <w:tc>
          <w:tcPr>
            <w:tcW w:w="1716" w:type="dxa"/>
            <w:vAlign w:val="center"/>
          </w:tcPr>
          <w:p w14:paraId="25EFFEE0">
            <w:pPr>
              <w:snapToGrid w:val="0"/>
              <w:spacing w:before="70" w:after="70" w:line="240" w:lineRule="auto"/>
              <w:ind w:firstLine="0"/>
              <w:jc w:val="left"/>
              <w:rPr>
                <w:sz w:val="21"/>
              </w:rPr>
            </w:pPr>
            <w:r>
              <w:rPr>
                <w:sz w:val="21"/>
                <w:szCs w:val="21"/>
              </w:rPr>
              <w:t>最大速度</w:t>
            </w:r>
          </w:p>
        </w:tc>
        <w:tc>
          <w:tcPr>
            <w:tcW w:w="2109" w:type="dxa"/>
            <w:vAlign w:val="center"/>
          </w:tcPr>
          <w:p w14:paraId="03119AE4">
            <w:pPr>
              <w:snapToGrid w:val="0"/>
              <w:spacing w:before="70" w:after="70" w:line="240" w:lineRule="auto"/>
              <w:ind w:firstLine="0"/>
              <w:jc w:val="left"/>
              <w:rPr>
                <w:sz w:val="21"/>
              </w:rPr>
            </w:pPr>
            <w:r>
              <w:rPr>
                <w:sz w:val="21"/>
                <w:szCs w:val="21"/>
              </w:rPr>
              <w:t>≥0.5 m/s</w:t>
            </w:r>
          </w:p>
        </w:tc>
        <w:tc>
          <w:tcPr>
            <w:tcW w:w="3120" w:type="dxa"/>
            <w:vAlign w:val="center"/>
          </w:tcPr>
          <w:p w14:paraId="556FC331">
            <w:pPr>
              <w:snapToGrid w:val="0"/>
              <w:spacing w:before="70" w:after="70" w:line="240" w:lineRule="auto"/>
              <w:ind w:firstLine="0"/>
              <w:jc w:val="left"/>
              <w:rPr>
                <w:sz w:val="21"/>
              </w:rPr>
            </w:pPr>
            <w:r>
              <w:rPr>
                <w:sz w:val="21"/>
                <w:szCs w:val="21"/>
              </w:rPr>
              <w:t>0.8 m/s</w:t>
            </w:r>
          </w:p>
        </w:tc>
        <w:tc>
          <w:tcPr>
            <w:tcW w:w="1386" w:type="dxa"/>
            <w:vAlign w:val="center"/>
          </w:tcPr>
          <w:p w14:paraId="3BA008A5">
            <w:pPr>
              <w:snapToGrid w:val="0"/>
              <w:spacing w:before="70" w:after="70" w:line="240" w:lineRule="auto"/>
              <w:ind w:firstLine="0"/>
              <w:jc w:val="left"/>
              <w:rPr>
                <w:sz w:val="21"/>
              </w:rPr>
            </w:pPr>
            <w:r>
              <w:rPr>
                <w:sz w:val="21"/>
                <w:szCs w:val="21"/>
              </w:rPr>
              <w:t>实测</w:t>
            </w:r>
          </w:p>
        </w:tc>
      </w:tr>
      <w:tr w14:paraId="38F89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6AAE1EF">
            <w:pPr>
              <w:snapToGrid w:val="0"/>
              <w:spacing w:before="70" w:after="70" w:line="240" w:lineRule="auto"/>
              <w:ind w:firstLine="0"/>
              <w:jc w:val="center"/>
              <w:rPr>
                <w:sz w:val="21"/>
              </w:rPr>
            </w:pPr>
            <w:r>
              <w:rPr>
                <w:sz w:val="21"/>
                <w:szCs w:val="21"/>
              </w:rPr>
              <w:t>38</w:t>
            </w:r>
          </w:p>
        </w:tc>
        <w:tc>
          <w:tcPr>
            <w:tcW w:w="1179" w:type="dxa"/>
            <w:vAlign w:val="center"/>
          </w:tcPr>
          <w:p w14:paraId="14AA833D">
            <w:pPr>
              <w:snapToGrid w:val="0"/>
              <w:spacing w:before="70" w:after="70" w:line="240" w:lineRule="auto"/>
              <w:ind w:firstLine="0"/>
              <w:jc w:val="center"/>
              <w:rPr>
                <w:sz w:val="21"/>
              </w:rPr>
            </w:pPr>
            <w:r>
              <w:rPr>
                <w:sz w:val="21"/>
                <w:szCs w:val="21"/>
              </w:rPr>
              <w:t>载具</w:t>
            </w:r>
          </w:p>
        </w:tc>
        <w:tc>
          <w:tcPr>
            <w:tcW w:w="1716" w:type="dxa"/>
            <w:vAlign w:val="center"/>
          </w:tcPr>
          <w:p w14:paraId="6C7986E9">
            <w:pPr>
              <w:snapToGrid w:val="0"/>
              <w:spacing w:before="70" w:after="70" w:line="240" w:lineRule="auto"/>
              <w:ind w:firstLine="0"/>
              <w:jc w:val="left"/>
              <w:rPr>
                <w:sz w:val="21"/>
              </w:rPr>
            </w:pPr>
            <w:r>
              <w:rPr>
                <w:sz w:val="21"/>
                <w:szCs w:val="21"/>
              </w:rPr>
              <w:t>定位精度</w:t>
            </w:r>
          </w:p>
        </w:tc>
        <w:tc>
          <w:tcPr>
            <w:tcW w:w="2109" w:type="dxa"/>
            <w:vAlign w:val="center"/>
          </w:tcPr>
          <w:p w14:paraId="0D398AFD">
            <w:pPr>
              <w:snapToGrid w:val="0"/>
              <w:spacing w:before="70" w:after="70" w:line="240" w:lineRule="auto"/>
              <w:ind w:firstLine="0"/>
              <w:jc w:val="left"/>
              <w:rPr>
                <w:sz w:val="21"/>
              </w:rPr>
            </w:pPr>
            <w:r>
              <w:rPr>
                <w:sz w:val="21"/>
                <w:szCs w:val="21"/>
              </w:rPr>
              <w:t>≤5 cm</w:t>
            </w:r>
          </w:p>
        </w:tc>
        <w:tc>
          <w:tcPr>
            <w:tcW w:w="3120" w:type="dxa"/>
            <w:vAlign w:val="center"/>
          </w:tcPr>
          <w:p w14:paraId="7395C694">
            <w:pPr>
              <w:snapToGrid w:val="0"/>
              <w:spacing w:before="70" w:after="70" w:line="240" w:lineRule="auto"/>
              <w:ind w:firstLine="0"/>
              <w:jc w:val="left"/>
              <w:rPr>
                <w:sz w:val="21"/>
              </w:rPr>
            </w:pPr>
            <w:r>
              <w:rPr>
                <w:sz w:val="21"/>
                <w:szCs w:val="21"/>
              </w:rPr>
              <w:t>3 cm</w:t>
            </w:r>
          </w:p>
        </w:tc>
        <w:tc>
          <w:tcPr>
            <w:tcW w:w="1386" w:type="dxa"/>
            <w:vAlign w:val="center"/>
          </w:tcPr>
          <w:p w14:paraId="53EFFE38">
            <w:pPr>
              <w:snapToGrid w:val="0"/>
              <w:spacing w:before="70" w:after="70" w:line="240" w:lineRule="auto"/>
              <w:ind w:firstLine="0"/>
              <w:jc w:val="left"/>
              <w:rPr>
                <w:sz w:val="21"/>
              </w:rPr>
            </w:pPr>
            <w:r>
              <w:rPr>
                <w:sz w:val="21"/>
                <w:szCs w:val="21"/>
              </w:rPr>
              <w:t>实测</w:t>
            </w:r>
          </w:p>
        </w:tc>
      </w:tr>
      <w:tr w14:paraId="5EEC9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4DC23BE">
            <w:pPr>
              <w:snapToGrid w:val="0"/>
              <w:spacing w:before="70" w:after="70" w:line="240" w:lineRule="auto"/>
              <w:ind w:firstLine="0"/>
              <w:jc w:val="center"/>
              <w:rPr>
                <w:sz w:val="21"/>
              </w:rPr>
            </w:pPr>
            <w:r>
              <w:rPr>
                <w:sz w:val="21"/>
                <w:szCs w:val="21"/>
              </w:rPr>
              <w:t>39</w:t>
            </w:r>
          </w:p>
        </w:tc>
        <w:tc>
          <w:tcPr>
            <w:tcW w:w="1179" w:type="dxa"/>
            <w:vAlign w:val="center"/>
          </w:tcPr>
          <w:p w14:paraId="7C53FAB9">
            <w:pPr>
              <w:snapToGrid w:val="0"/>
              <w:spacing w:before="70" w:after="70" w:line="240" w:lineRule="auto"/>
              <w:ind w:firstLine="0"/>
              <w:jc w:val="center"/>
              <w:rPr>
                <w:sz w:val="21"/>
              </w:rPr>
            </w:pPr>
            <w:r>
              <w:rPr>
                <w:sz w:val="21"/>
                <w:szCs w:val="21"/>
              </w:rPr>
              <w:t>载具</w:t>
            </w:r>
          </w:p>
        </w:tc>
        <w:tc>
          <w:tcPr>
            <w:tcW w:w="1716" w:type="dxa"/>
            <w:vAlign w:val="center"/>
          </w:tcPr>
          <w:p w14:paraId="3CC68F15">
            <w:pPr>
              <w:snapToGrid w:val="0"/>
              <w:spacing w:before="70" w:after="70" w:line="240" w:lineRule="auto"/>
              <w:ind w:firstLine="0"/>
              <w:jc w:val="left"/>
              <w:rPr>
                <w:sz w:val="21"/>
              </w:rPr>
            </w:pPr>
            <w:r>
              <w:rPr>
                <w:sz w:val="21"/>
                <w:szCs w:val="21"/>
              </w:rPr>
              <w:t>避障距离</w:t>
            </w:r>
          </w:p>
        </w:tc>
        <w:tc>
          <w:tcPr>
            <w:tcW w:w="2109" w:type="dxa"/>
            <w:vAlign w:val="center"/>
          </w:tcPr>
          <w:p w14:paraId="286BE67B">
            <w:pPr>
              <w:snapToGrid w:val="0"/>
              <w:spacing w:before="70" w:after="70" w:line="240" w:lineRule="auto"/>
              <w:ind w:firstLine="0"/>
              <w:jc w:val="left"/>
              <w:rPr>
                <w:sz w:val="21"/>
              </w:rPr>
            </w:pPr>
            <w:r>
              <w:rPr>
                <w:sz w:val="21"/>
                <w:szCs w:val="21"/>
              </w:rPr>
              <w:t>≥0.3 m</w:t>
            </w:r>
          </w:p>
        </w:tc>
        <w:tc>
          <w:tcPr>
            <w:tcW w:w="3120" w:type="dxa"/>
            <w:vAlign w:val="center"/>
          </w:tcPr>
          <w:p w14:paraId="4E75CBF5">
            <w:pPr>
              <w:snapToGrid w:val="0"/>
              <w:spacing w:before="70" w:after="70" w:line="240" w:lineRule="auto"/>
              <w:ind w:firstLine="0"/>
              <w:jc w:val="left"/>
              <w:rPr>
                <w:sz w:val="21"/>
              </w:rPr>
            </w:pPr>
            <w:r>
              <w:rPr>
                <w:sz w:val="21"/>
                <w:szCs w:val="21"/>
              </w:rPr>
              <w:t>0.5 m</w:t>
            </w:r>
          </w:p>
        </w:tc>
        <w:tc>
          <w:tcPr>
            <w:tcW w:w="1386" w:type="dxa"/>
            <w:vAlign w:val="center"/>
          </w:tcPr>
          <w:p w14:paraId="181E5697">
            <w:pPr>
              <w:snapToGrid w:val="0"/>
              <w:spacing w:before="70" w:after="70" w:line="240" w:lineRule="auto"/>
              <w:ind w:firstLine="0"/>
              <w:jc w:val="left"/>
              <w:rPr>
                <w:sz w:val="21"/>
              </w:rPr>
            </w:pPr>
            <w:r>
              <w:rPr>
                <w:sz w:val="21"/>
                <w:szCs w:val="21"/>
              </w:rPr>
              <w:t>实测</w:t>
            </w:r>
          </w:p>
        </w:tc>
      </w:tr>
      <w:tr w14:paraId="273A0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7CEFA1">
            <w:pPr>
              <w:snapToGrid w:val="0"/>
              <w:spacing w:before="70" w:after="70" w:line="240" w:lineRule="auto"/>
              <w:ind w:firstLine="0"/>
              <w:jc w:val="center"/>
              <w:rPr>
                <w:sz w:val="21"/>
              </w:rPr>
            </w:pPr>
            <w:r>
              <w:rPr>
                <w:sz w:val="21"/>
                <w:szCs w:val="21"/>
              </w:rPr>
              <w:t>40</w:t>
            </w:r>
          </w:p>
        </w:tc>
        <w:tc>
          <w:tcPr>
            <w:tcW w:w="1179" w:type="dxa"/>
            <w:vAlign w:val="center"/>
          </w:tcPr>
          <w:p w14:paraId="1501BD12">
            <w:pPr>
              <w:snapToGrid w:val="0"/>
              <w:spacing w:before="70" w:after="70" w:line="240" w:lineRule="auto"/>
              <w:ind w:firstLine="0"/>
              <w:jc w:val="center"/>
              <w:rPr>
                <w:sz w:val="21"/>
              </w:rPr>
            </w:pPr>
            <w:r>
              <w:rPr>
                <w:sz w:val="21"/>
                <w:szCs w:val="21"/>
              </w:rPr>
              <w:t>载具</w:t>
            </w:r>
          </w:p>
        </w:tc>
        <w:tc>
          <w:tcPr>
            <w:tcW w:w="1716" w:type="dxa"/>
            <w:vAlign w:val="center"/>
          </w:tcPr>
          <w:p w14:paraId="7EBF1D3F">
            <w:pPr>
              <w:snapToGrid w:val="0"/>
              <w:spacing w:before="70" w:after="70" w:line="240" w:lineRule="auto"/>
              <w:ind w:firstLine="0"/>
              <w:jc w:val="left"/>
              <w:rPr>
                <w:sz w:val="21"/>
              </w:rPr>
            </w:pPr>
            <w:r>
              <w:rPr>
                <w:sz w:val="21"/>
                <w:szCs w:val="21"/>
              </w:rPr>
              <w:t>防护等级</w:t>
            </w:r>
          </w:p>
        </w:tc>
        <w:tc>
          <w:tcPr>
            <w:tcW w:w="2109" w:type="dxa"/>
            <w:vAlign w:val="center"/>
          </w:tcPr>
          <w:p w14:paraId="04D2058F">
            <w:pPr>
              <w:snapToGrid w:val="0"/>
              <w:spacing w:before="70" w:after="70" w:line="240" w:lineRule="auto"/>
              <w:ind w:firstLine="0"/>
              <w:jc w:val="left"/>
              <w:rPr>
                <w:sz w:val="21"/>
              </w:rPr>
            </w:pPr>
            <w:r>
              <w:rPr>
                <w:sz w:val="21"/>
                <w:szCs w:val="21"/>
              </w:rPr>
              <w:t>IP54</w:t>
            </w:r>
          </w:p>
        </w:tc>
        <w:tc>
          <w:tcPr>
            <w:tcW w:w="3120" w:type="dxa"/>
            <w:vAlign w:val="center"/>
          </w:tcPr>
          <w:p w14:paraId="082BE23F">
            <w:pPr>
              <w:snapToGrid w:val="0"/>
              <w:spacing w:before="70" w:after="70" w:line="240" w:lineRule="auto"/>
              <w:ind w:firstLine="0"/>
              <w:jc w:val="left"/>
              <w:rPr>
                <w:sz w:val="21"/>
              </w:rPr>
            </w:pPr>
            <w:r>
              <w:rPr>
                <w:sz w:val="21"/>
                <w:szCs w:val="21"/>
              </w:rPr>
              <w:t>IP55</w:t>
            </w:r>
          </w:p>
        </w:tc>
        <w:tc>
          <w:tcPr>
            <w:tcW w:w="1386" w:type="dxa"/>
            <w:vAlign w:val="center"/>
          </w:tcPr>
          <w:p w14:paraId="16932D35">
            <w:pPr>
              <w:snapToGrid w:val="0"/>
              <w:spacing w:before="70" w:after="70" w:line="240" w:lineRule="auto"/>
              <w:ind w:firstLine="0"/>
              <w:jc w:val="left"/>
              <w:rPr>
                <w:sz w:val="21"/>
              </w:rPr>
            </w:pPr>
            <w:r>
              <w:rPr>
                <w:sz w:val="21"/>
                <w:szCs w:val="21"/>
              </w:rPr>
              <w:t>检测</w:t>
            </w:r>
          </w:p>
        </w:tc>
      </w:tr>
      <w:tr w14:paraId="0A1FB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E173EE">
            <w:pPr>
              <w:snapToGrid w:val="0"/>
              <w:spacing w:before="70" w:after="70" w:line="240" w:lineRule="auto"/>
              <w:ind w:firstLine="0"/>
              <w:jc w:val="center"/>
              <w:rPr>
                <w:sz w:val="21"/>
              </w:rPr>
            </w:pPr>
            <w:r>
              <w:rPr>
                <w:sz w:val="21"/>
                <w:szCs w:val="21"/>
              </w:rPr>
              <w:t>41</w:t>
            </w:r>
          </w:p>
        </w:tc>
        <w:tc>
          <w:tcPr>
            <w:tcW w:w="1179" w:type="dxa"/>
            <w:vAlign w:val="center"/>
          </w:tcPr>
          <w:p w14:paraId="1F295CFC">
            <w:pPr>
              <w:snapToGrid w:val="0"/>
              <w:spacing w:before="70" w:after="70" w:line="240" w:lineRule="auto"/>
              <w:ind w:firstLine="0"/>
              <w:jc w:val="center"/>
              <w:rPr>
                <w:sz w:val="21"/>
              </w:rPr>
            </w:pPr>
            <w:r>
              <w:rPr>
                <w:sz w:val="21"/>
                <w:szCs w:val="21"/>
              </w:rPr>
              <w:t>载具</w:t>
            </w:r>
          </w:p>
        </w:tc>
        <w:tc>
          <w:tcPr>
            <w:tcW w:w="1716" w:type="dxa"/>
            <w:vAlign w:val="center"/>
          </w:tcPr>
          <w:p w14:paraId="10E0FC34">
            <w:pPr>
              <w:snapToGrid w:val="0"/>
              <w:spacing w:before="70" w:after="70" w:line="240" w:lineRule="auto"/>
              <w:ind w:firstLine="0"/>
              <w:jc w:val="left"/>
              <w:rPr>
                <w:sz w:val="21"/>
              </w:rPr>
            </w:pPr>
            <w:r>
              <w:rPr>
                <w:sz w:val="21"/>
                <w:szCs w:val="21"/>
              </w:rPr>
              <w:t>负载能力</w:t>
            </w:r>
          </w:p>
        </w:tc>
        <w:tc>
          <w:tcPr>
            <w:tcW w:w="2109" w:type="dxa"/>
            <w:vAlign w:val="center"/>
          </w:tcPr>
          <w:p w14:paraId="22380366">
            <w:pPr>
              <w:snapToGrid w:val="0"/>
              <w:spacing w:before="70" w:after="70" w:line="240" w:lineRule="auto"/>
              <w:ind w:firstLine="0"/>
              <w:jc w:val="left"/>
              <w:rPr>
                <w:sz w:val="21"/>
              </w:rPr>
            </w:pPr>
            <w:r>
              <w:rPr>
                <w:sz w:val="21"/>
                <w:szCs w:val="21"/>
              </w:rPr>
              <w:t>≥25 kg</w:t>
            </w:r>
          </w:p>
        </w:tc>
        <w:tc>
          <w:tcPr>
            <w:tcW w:w="3120" w:type="dxa"/>
            <w:vAlign w:val="center"/>
          </w:tcPr>
          <w:p w14:paraId="59E735D9">
            <w:pPr>
              <w:snapToGrid w:val="0"/>
              <w:spacing w:before="70" w:after="70" w:line="240" w:lineRule="auto"/>
              <w:ind w:firstLine="0"/>
              <w:jc w:val="left"/>
              <w:rPr>
                <w:sz w:val="21"/>
              </w:rPr>
            </w:pPr>
            <w:r>
              <w:rPr>
                <w:sz w:val="21"/>
                <w:szCs w:val="21"/>
              </w:rPr>
              <w:t>30 kg</w:t>
            </w:r>
          </w:p>
        </w:tc>
        <w:tc>
          <w:tcPr>
            <w:tcW w:w="1386" w:type="dxa"/>
            <w:vAlign w:val="center"/>
          </w:tcPr>
          <w:p w14:paraId="16099EDA">
            <w:pPr>
              <w:snapToGrid w:val="0"/>
              <w:spacing w:before="70" w:after="70" w:line="240" w:lineRule="auto"/>
              <w:ind w:firstLine="0"/>
              <w:jc w:val="left"/>
              <w:rPr>
                <w:sz w:val="21"/>
              </w:rPr>
            </w:pPr>
            <w:r>
              <w:rPr>
                <w:sz w:val="21"/>
                <w:szCs w:val="21"/>
              </w:rPr>
              <w:t>实测</w:t>
            </w:r>
          </w:p>
        </w:tc>
      </w:tr>
      <w:tr w14:paraId="3A432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E925A1F">
            <w:pPr>
              <w:snapToGrid w:val="0"/>
              <w:spacing w:before="70" w:after="70" w:line="240" w:lineRule="auto"/>
              <w:ind w:firstLine="0"/>
              <w:jc w:val="center"/>
              <w:rPr>
                <w:sz w:val="21"/>
              </w:rPr>
            </w:pPr>
            <w:r>
              <w:rPr>
                <w:sz w:val="21"/>
                <w:szCs w:val="21"/>
              </w:rPr>
              <w:t>42</w:t>
            </w:r>
          </w:p>
        </w:tc>
        <w:tc>
          <w:tcPr>
            <w:tcW w:w="1179" w:type="dxa"/>
            <w:vAlign w:val="center"/>
          </w:tcPr>
          <w:p w14:paraId="4F9847BA">
            <w:pPr>
              <w:snapToGrid w:val="0"/>
              <w:spacing w:before="70" w:after="70" w:line="240" w:lineRule="auto"/>
              <w:ind w:firstLine="0"/>
              <w:jc w:val="center"/>
              <w:rPr>
                <w:sz w:val="21"/>
              </w:rPr>
            </w:pPr>
            <w:r>
              <w:rPr>
                <w:sz w:val="21"/>
                <w:szCs w:val="21"/>
              </w:rPr>
              <w:t>载具</w:t>
            </w:r>
          </w:p>
        </w:tc>
        <w:tc>
          <w:tcPr>
            <w:tcW w:w="1716" w:type="dxa"/>
            <w:vAlign w:val="center"/>
          </w:tcPr>
          <w:p w14:paraId="20049D23">
            <w:pPr>
              <w:snapToGrid w:val="0"/>
              <w:spacing w:before="70" w:after="70" w:line="240" w:lineRule="auto"/>
              <w:ind w:firstLine="0"/>
              <w:jc w:val="left"/>
              <w:rPr>
                <w:sz w:val="21"/>
              </w:rPr>
            </w:pPr>
            <w:r>
              <w:rPr>
                <w:sz w:val="21"/>
                <w:szCs w:val="21"/>
              </w:rPr>
              <w:t>快换重复定位</w:t>
            </w:r>
          </w:p>
        </w:tc>
        <w:tc>
          <w:tcPr>
            <w:tcW w:w="2109" w:type="dxa"/>
            <w:vAlign w:val="center"/>
          </w:tcPr>
          <w:p w14:paraId="6C0D1723">
            <w:pPr>
              <w:snapToGrid w:val="0"/>
              <w:spacing w:before="70" w:after="70" w:line="240" w:lineRule="auto"/>
              <w:ind w:firstLine="0"/>
              <w:jc w:val="left"/>
              <w:rPr>
                <w:sz w:val="21"/>
              </w:rPr>
            </w:pPr>
            <w:r>
              <w:rPr>
                <w:sz w:val="21"/>
                <w:szCs w:val="21"/>
              </w:rPr>
              <w:t>≤0.05 mm</w:t>
            </w:r>
          </w:p>
        </w:tc>
        <w:tc>
          <w:tcPr>
            <w:tcW w:w="3120" w:type="dxa"/>
            <w:vAlign w:val="center"/>
          </w:tcPr>
          <w:p w14:paraId="4D3D883C">
            <w:pPr>
              <w:snapToGrid w:val="0"/>
              <w:spacing w:before="70" w:after="70" w:line="240" w:lineRule="auto"/>
              <w:ind w:firstLine="0"/>
              <w:jc w:val="left"/>
              <w:rPr>
                <w:sz w:val="21"/>
              </w:rPr>
            </w:pPr>
            <w:r>
              <w:rPr>
                <w:sz w:val="21"/>
                <w:szCs w:val="21"/>
              </w:rPr>
              <w:t>0.03 mm</w:t>
            </w:r>
          </w:p>
        </w:tc>
        <w:tc>
          <w:tcPr>
            <w:tcW w:w="1386" w:type="dxa"/>
            <w:vAlign w:val="center"/>
          </w:tcPr>
          <w:p w14:paraId="4CA03CA3">
            <w:pPr>
              <w:snapToGrid w:val="0"/>
              <w:spacing w:before="70" w:after="70" w:line="240" w:lineRule="auto"/>
              <w:ind w:firstLine="0"/>
              <w:jc w:val="left"/>
              <w:rPr>
                <w:sz w:val="21"/>
              </w:rPr>
            </w:pPr>
            <w:r>
              <w:rPr>
                <w:sz w:val="21"/>
                <w:szCs w:val="21"/>
              </w:rPr>
              <w:t>实测</w:t>
            </w:r>
          </w:p>
        </w:tc>
      </w:tr>
      <w:tr w14:paraId="62AB6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D3E4F3A">
            <w:pPr>
              <w:snapToGrid w:val="0"/>
              <w:spacing w:before="70" w:after="70" w:line="240" w:lineRule="auto"/>
              <w:ind w:firstLine="0"/>
              <w:jc w:val="center"/>
              <w:rPr>
                <w:sz w:val="21"/>
              </w:rPr>
            </w:pPr>
            <w:r>
              <w:rPr>
                <w:sz w:val="21"/>
                <w:szCs w:val="21"/>
              </w:rPr>
              <w:t>43</w:t>
            </w:r>
          </w:p>
        </w:tc>
        <w:tc>
          <w:tcPr>
            <w:tcW w:w="1179" w:type="dxa"/>
            <w:vAlign w:val="center"/>
          </w:tcPr>
          <w:p w14:paraId="1A7249AD">
            <w:pPr>
              <w:snapToGrid w:val="0"/>
              <w:spacing w:before="70" w:after="70" w:line="240" w:lineRule="auto"/>
              <w:ind w:firstLine="0"/>
              <w:jc w:val="center"/>
              <w:rPr>
                <w:sz w:val="21"/>
              </w:rPr>
            </w:pPr>
            <w:r>
              <w:rPr>
                <w:sz w:val="21"/>
                <w:szCs w:val="21"/>
              </w:rPr>
              <w:t>载具</w:t>
            </w:r>
          </w:p>
        </w:tc>
        <w:tc>
          <w:tcPr>
            <w:tcW w:w="1716" w:type="dxa"/>
            <w:vAlign w:val="center"/>
          </w:tcPr>
          <w:p w14:paraId="2D813103">
            <w:pPr>
              <w:snapToGrid w:val="0"/>
              <w:spacing w:before="70" w:after="70" w:line="240" w:lineRule="auto"/>
              <w:ind w:firstLine="0"/>
              <w:jc w:val="left"/>
              <w:rPr>
                <w:sz w:val="21"/>
              </w:rPr>
            </w:pPr>
            <w:r>
              <w:rPr>
                <w:sz w:val="21"/>
                <w:szCs w:val="21"/>
              </w:rPr>
              <w:t>通信方式</w:t>
            </w:r>
          </w:p>
        </w:tc>
        <w:tc>
          <w:tcPr>
            <w:tcW w:w="2109" w:type="dxa"/>
            <w:vAlign w:val="center"/>
          </w:tcPr>
          <w:p w14:paraId="50421EA6">
            <w:pPr>
              <w:snapToGrid w:val="0"/>
              <w:spacing w:before="70" w:after="70" w:line="240" w:lineRule="auto"/>
              <w:ind w:firstLine="0"/>
              <w:jc w:val="left"/>
              <w:rPr>
                <w:sz w:val="21"/>
              </w:rPr>
            </w:pPr>
            <w:r>
              <w:rPr>
                <w:sz w:val="21"/>
                <w:szCs w:val="21"/>
              </w:rPr>
              <w:t>非 WiFi/有线</w:t>
            </w:r>
          </w:p>
        </w:tc>
        <w:tc>
          <w:tcPr>
            <w:tcW w:w="3120" w:type="dxa"/>
            <w:vAlign w:val="center"/>
          </w:tcPr>
          <w:p w14:paraId="139EA8FD">
            <w:pPr>
              <w:snapToGrid w:val="0"/>
              <w:spacing w:before="70" w:after="70" w:line="240" w:lineRule="auto"/>
              <w:ind w:firstLine="0"/>
              <w:jc w:val="left"/>
              <w:rPr>
                <w:sz w:val="21"/>
              </w:rPr>
            </w:pPr>
            <w:r>
              <w:rPr>
                <w:sz w:val="21"/>
                <w:szCs w:val="21"/>
              </w:rPr>
              <w:t>双模</w:t>
            </w:r>
          </w:p>
        </w:tc>
        <w:tc>
          <w:tcPr>
            <w:tcW w:w="1386" w:type="dxa"/>
            <w:vAlign w:val="center"/>
          </w:tcPr>
          <w:p w14:paraId="48C5ADDA">
            <w:pPr>
              <w:snapToGrid w:val="0"/>
              <w:spacing w:before="70" w:after="70" w:line="240" w:lineRule="auto"/>
              <w:ind w:firstLine="0"/>
              <w:jc w:val="left"/>
              <w:rPr>
                <w:sz w:val="21"/>
              </w:rPr>
            </w:pPr>
            <w:r>
              <w:rPr>
                <w:sz w:val="21"/>
                <w:szCs w:val="21"/>
              </w:rPr>
              <w:t>实测</w:t>
            </w:r>
          </w:p>
        </w:tc>
      </w:tr>
      <w:tr w14:paraId="334FB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0F3C3F">
            <w:pPr>
              <w:snapToGrid w:val="0"/>
              <w:spacing w:before="70" w:after="70" w:line="240" w:lineRule="auto"/>
              <w:ind w:firstLine="0"/>
              <w:jc w:val="center"/>
              <w:rPr>
                <w:sz w:val="21"/>
              </w:rPr>
            </w:pPr>
            <w:r>
              <w:rPr>
                <w:sz w:val="21"/>
                <w:szCs w:val="21"/>
              </w:rPr>
              <w:t>44</w:t>
            </w:r>
          </w:p>
        </w:tc>
        <w:tc>
          <w:tcPr>
            <w:tcW w:w="1179" w:type="dxa"/>
            <w:vAlign w:val="center"/>
          </w:tcPr>
          <w:p w14:paraId="14873573">
            <w:pPr>
              <w:snapToGrid w:val="0"/>
              <w:spacing w:before="70" w:after="70" w:line="240" w:lineRule="auto"/>
              <w:ind w:firstLine="0"/>
              <w:jc w:val="center"/>
              <w:rPr>
                <w:sz w:val="21"/>
              </w:rPr>
            </w:pPr>
            <w:r>
              <w:rPr>
                <w:sz w:val="21"/>
                <w:szCs w:val="21"/>
              </w:rPr>
              <w:t>载具</w:t>
            </w:r>
          </w:p>
        </w:tc>
        <w:tc>
          <w:tcPr>
            <w:tcW w:w="1716" w:type="dxa"/>
            <w:vAlign w:val="center"/>
          </w:tcPr>
          <w:p w14:paraId="221A3A38">
            <w:pPr>
              <w:snapToGrid w:val="0"/>
              <w:spacing w:before="70" w:after="70" w:line="240" w:lineRule="auto"/>
              <w:ind w:firstLine="0"/>
              <w:jc w:val="left"/>
              <w:rPr>
                <w:sz w:val="21"/>
              </w:rPr>
            </w:pPr>
            <w:r>
              <w:rPr>
                <w:sz w:val="21"/>
                <w:szCs w:val="21"/>
              </w:rPr>
              <w:t>操控方式</w:t>
            </w:r>
          </w:p>
        </w:tc>
        <w:tc>
          <w:tcPr>
            <w:tcW w:w="2109" w:type="dxa"/>
            <w:vAlign w:val="center"/>
          </w:tcPr>
          <w:p w14:paraId="63384E15">
            <w:pPr>
              <w:snapToGrid w:val="0"/>
              <w:spacing w:before="70" w:after="70" w:line="240" w:lineRule="auto"/>
              <w:ind w:firstLine="0"/>
              <w:jc w:val="left"/>
              <w:rPr>
                <w:sz w:val="21"/>
              </w:rPr>
            </w:pPr>
            <w:r>
              <w:rPr>
                <w:sz w:val="21"/>
                <w:szCs w:val="21"/>
              </w:rPr>
              <w:t>遥控+自主</w:t>
            </w:r>
          </w:p>
        </w:tc>
        <w:tc>
          <w:tcPr>
            <w:tcW w:w="3120" w:type="dxa"/>
            <w:vAlign w:val="center"/>
          </w:tcPr>
          <w:p w14:paraId="0218705F">
            <w:pPr>
              <w:snapToGrid w:val="0"/>
              <w:spacing w:before="70" w:after="70" w:line="240" w:lineRule="auto"/>
              <w:ind w:firstLine="0"/>
              <w:jc w:val="left"/>
              <w:rPr>
                <w:sz w:val="21"/>
              </w:rPr>
            </w:pPr>
            <w:r>
              <w:rPr>
                <w:sz w:val="21"/>
                <w:szCs w:val="21"/>
              </w:rPr>
              <w:t>支持</w:t>
            </w:r>
          </w:p>
        </w:tc>
        <w:tc>
          <w:tcPr>
            <w:tcW w:w="1386" w:type="dxa"/>
            <w:vAlign w:val="center"/>
          </w:tcPr>
          <w:p w14:paraId="7E9B9FD6">
            <w:pPr>
              <w:snapToGrid w:val="0"/>
              <w:spacing w:before="70" w:after="70" w:line="240" w:lineRule="auto"/>
              <w:ind w:firstLine="0"/>
              <w:jc w:val="left"/>
              <w:rPr>
                <w:sz w:val="21"/>
              </w:rPr>
            </w:pPr>
            <w:r>
              <w:rPr>
                <w:sz w:val="21"/>
                <w:szCs w:val="21"/>
              </w:rPr>
              <w:t>功能</w:t>
            </w:r>
          </w:p>
        </w:tc>
      </w:tr>
      <w:tr w14:paraId="031A3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55936D1">
            <w:pPr>
              <w:snapToGrid w:val="0"/>
              <w:spacing w:before="70" w:after="70" w:line="240" w:lineRule="auto"/>
              <w:ind w:firstLine="0"/>
              <w:jc w:val="center"/>
              <w:rPr>
                <w:sz w:val="21"/>
              </w:rPr>
            </w:pPr>
            <w:r>
              <w:rPr>
                <w:sz w:val="21"/>
                <w:szCs w:val="21"/>
              </w:rPr>
              <w:t>43</w:t>
            </w:r>
          </w:p>
        </w:tc>
        <w:tc>
          <w:tcPr>
            <w:tcW w:w="1179" w:type="dxa"/>
            <w:vAlign w:val="center"/>
          </w:tcPr>
          <w:p w14:paraId="1A98BB4E">
            <w:pPr>
              <w:snapToGrid w:val="0"/>
              <w:spacing w:before="70" w:after="70" w:line="240" w:lineRule="auto"/>
              <w:ind w:firstLine="0"/>
              <w:jc w:val="center"/>
              <w:rPr>
                <w:sz w:val="21"/>
              </w:rPr>
            </w:pPr>
            <w:r>
              <w:rPr>
                <w:sz w:val="21"/>
                <w:szCs w:val="21"/>
              </w:rPr>
              <w:t>载具</w:t>
            </w:r>
          </w:p>
        </w:tc>
        <w:tc>
          <w:tcPr>
            <w:tcW w:w="1716" w:type="dxa"/>
            <w:vAlign w:val="center"/>
          </w:tcPr>
          <w:p w14:paraId="70566ED5">
            <w:pPr>
              <w:snapToGrid w:val="0"/>
              <w:spacing w:before="70" w:after="70" w:line="240" w:lineRule="auto"/>
              <w:ind w:firstLine="0"/>
              <w:jc w:val="left"/>
              <w:rPr>
                <w:sz w:val="21"/>
              </w:rPr>
            </w:pPr>
            <w:r>
              <w:rPr>
                <w:sz w:val="21"/>
                <w:szCs w:val="21"/>
              </w:rPr>
              <w:t>安全保护</w:t>
            </w:r>
          </w:p>
        </w:tc>
        <w:tc>
          <w:tcPr>
            <w:tcW w:w="2109" w:type="dxa"/>
            <w:vAlign w:val="center"/>
          </w:tcPr>
          <w:p w14:paraId="3EE6D6DE">
            <w:pPr>
              <w:snapToGrid w:val="0"/>
              <w:spacing w:before="70" w:after="70" w:line="240" w:lineRule="auto"/>
              <w:ind w:firstLine="0"/>
              <w:jc w:val="left"/>
              <w:rPr>
                <w:sz w:val="21"/>
              </w:rPr>
            </w:pPr>
            <w:r>
              <w:rPr>
                <w:sz w:val="21"/>
                <w:szCs w:val="21"/>
              </w:rPr>
              <w:t>急停/失电制动/倾角</w:t>
            </w:r>
          </w:p>
        </w:tc>
        <w:tc>
          <w:tcPr>
            <w:tcW w:w="3120" w:type="dxa"/>
            <w:vAlign w:val="center"/>
          </w:tcPr>
          <w:p w14:paraId="38CDD54C">
            <w:pPr>
              <w:snapToGrid w:val="0"/>
              <w:spacing w:before="70" w:after="70" w:line="240" w:lineRule="auto"/>
              <w:ind w:firstLine="0"/>
              <w:jc w:val="left"/>
              <w:rPr>
                <w:sz w:val="21"/>
              </w:rPr>
            </w:pPr>
            <w:r>
              <w:rPr>
                <w:sz w:val="21"/>
                <w:szCs w:val="21"/>
              </w:rPr>
              <w:t>全部具备</w:t>
            </w:r>
          </w:p>
        </w:tc>
        <w:tc>
          <w:tcPr>
            <w:tcW w:w="1386" w:type="dxa"/>
            <w:vAlign w:val="center"/>
          </w:tcPr>
          <w:p w14:paraId="4B7C857F">
            <w:pPr>
              <w:snapToGrid w:val="0"/>
              <w:spacing w:before="70" w:after="70" w:line="240" w:lineRule="auto"/>
              <w:ind w:firstLine="0"/>
              <w:jc w:val="left"/>
              <w:rPr>
                <w:sz w:val="21"/>
              </w:rPr>
            </w:pPr>
            <w:r>
              <w:rPr>
                <w:sz w:val="21"/>
                <w:szCs w:val="21"/>
              </w:rPr>
              <w:t>检查</w:t>
            </w:r>
          </w:p>
        </w:tc>
      </w:tr>
      <w:tr w14:paraId="5224A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0DD1E94">
            <w:pPr>
              <w:snapToGrid w:val="0"/>
              <w:spacing w:before="70" w:after="70" w:line="240" w:lineRule="auto"/>
              <w:ind w:firstLine="0"/>
              <w:jc w:val="center"/>
              <w:rPr>
                <w:sz w:val="21"/>
              </w:rPr>
            </w:pPr>
            <w:r>
              <w:rPr>
                <w:sz w:val="21"/>
                <w:szCs w:val="21"/>
              </w:rPr>
              <w:t>27</w:t>
            </w:r>
          </w:p>
        </w:tc>
        <w:tc>
          <w:tcPr>
            <w:tcW w:w="1179" w:type="dxa"/>
            <w:vAlign w:val="center"/>
          </w:tcPr>
          <w:p w14:paraId="5DEAD853">
            <w:pPr>
              <w:snapToGrid w:val="0"/>
              <w:spacing w:before="70" w:after="70" w:line="240" w:lineRule="auto"/>
              <w:ind w:firstLine="0"/>
              <w:jc w:val="center"/>
              <w:rPr>
                <w:sz w:val="21"/>
              </w:rPr>
            </w:pPr>
            <w:r>
              <w:rPr>
                <w:sz w:val="21"/>
                <w:szCs w:val="21"/>
              </w:rPr>
              <w:t>载具</w:t>
            </w:r>
          </w:p>
        </w:tc>
        <w:tc>
          <w:tcPr>
            <w:tcW w:w="1716" w:type="dxa"/>
            <w:vAlign w:val="center"/>
          </w:tcPr>
          <w:p w14:paraId="1579E0B7">
            <w:pPr>
              <w:snapToGrid w:val="0"/>
              <w:spacing w:before="70" w:after="70" w:line="240" w:lineRule="auto"/>
              <w:ind w:firstLine="0"/>
              <w:jc w:val="left"/>
              <w:rPr>
                <w:sz w:val="21"/>
              </w:rPr>
            </w:pPr>
            <w:r>
              <w:rPr>
                <w:sz w:val="21"/>
                <w:szCs w:val="21"/>
              </w:rPr>
              <w:t>平坡续航</w:t>
            </w:r>
          </w:p>
        </w:tc>
        <w:tc>
          <w:tcPr>
            <w:tcW w:w="2109" w:type="dxa"/>
            <w:vAlign w:val="center"/>
          </w:tcPr>
          <w:p w14:paraId="7FAE89EB">
            <w:pPr>
              <w:snapToGrid w:val="0"/>
              <w:spacing w:before="70" w:after="70" w:line="240" w:lineRule="auto"/>
              <w:ind w:firstLine="0"/>
              <w:jc w:val="left"/>
              <w:rPr>
                <w:sz w:val="21"/>
              </w:rPr>
            </w:pPr>
            <w:r>
              <w:rPr>
                <w:sz w:val="21"/>
                <w:szCs w:val="21"/>
              </w:rPr>
              <w:t>≥4 h</w:t>
            </w:r>
          </w:p>
        </w:tc>
        <w:tc>
          <w:tcPr>
            <w:tcW w:w="3120" w:type="dxa"/>
            <w:vAlign w:val="center"/>
          </w:tcPr>
          <w:p w14:paraId="65EDFA79">
            <w:pPr>
              <w:snapToGrid w:val="0"/>
              <w:spacing w:before="70" w:after="70" w:line="240" w:lineRule="auto"/>
              <w:ind w:firstLine="0"/>
              <w:jc w:val="left"/>
              <w:rPr>
                <w:sz w:val="21"/>
              </w:rPr>
            </w:pPr>
            <w:r>
              <w:rPr>
                <w:sz w:val="21"/>
                <w:szCs w:val="21"/>
              </w:rPr>
              <w:t>5 h</w:t>
            </w:r>
          </w:p>
        </w:tc>
        <w:tc>
          <w:tcPr>
            <w:tcW w:w="1386" w:type="dxa"/>
            <w:vAlign w:val="center"/>
          </w:tcPr>
          <w:p w14:paraId="75AEE8C4">
            <w:pPr>
              <w:snapToGrid w:val="0"/>
              <w:spacing w:before="70" w:after="70" w:line="240" w:lineRule="auto"/>
              <w:ind w:firstLine="0"/>
              <w:jc w:val="left"/>
              <w:rPr>
                <w:sz w:val="21"/>
              </w:rPr>
            </w:pPr>
            <w:r>
              <w:rPr>
                <w:sz w:val="21"/>
                <w:szCs w:val="21"/>
              </w:rPr>
              <w:t>实测</w:t>
            </w:r>
          </w:p>
        </w:tc>
      </w:tr>
      <w:tr w14:paraId="6756F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43CA6D5">
            <w:pPr>
              <w:snapToGrid w:val="0"/>
              <w:spacing w:before="70" w:after="70" w:line="240" w:lineRule="auto"/>
              <w:ind w:firstLine="0"/>
              <w:jc w:val="center"/>
              <w:rPr>
                <w:sz w:val="21"/>
              </w:rPr>
            </w:pPr>
            <w:r>
              <w:rPr>
                <w:sz w:val="21"/>
                <w:szCs w:val="21"/>
              </w:rPr>
              <w:t>28</w:t>
            </w:r>
          </w:p>
        </w:tc>
        <w:tc>
          <w:tcPr>
            <w:tcW w:w="1179" w:type="dxa"/>
            <w:vAlign w:val="center"/>
          </w:tcPr>
          <w:p w14:paraId="05D92953">
            <w:pPr>
              <w:snapToGrid w:val="0"/>
              <w:spacing w:before="70" w:after="70" w:line="240" w:lineRule="auto"/>
              <w:ind w:firstLine="0"/>
              <w:jc w:val="center"/>
              <w:rPr>
                <w:sz w:val="21"/>
              </w:rPr>
            </w:pPr>
            <w:r>
              <w:rPr>
                <w:sz w:val="21"/>
                <w:szCs w:val="21"/>
              </w:rPr>
              <w:t>载具</w:t>
            </w:r>
          </w:p>
        </w:tc>
        <w:tc>
          <w:tcPr>
            <w:tcW w:w="1716" w:type="dxa"/>
            <w:vAlign w:val="center"/>
          </w:tcPr>
          <w:p w14:paraId="771316DD">
            <w:pPr>
              <w:snapToGrid w:val="0"/>
              <w:spacing w:before="70" w:after="70" w:line="240" w:lineRule="auto"/>
              <w:ind w:firstLine="0"/>
              <w:jc w:val="left"/>
              <w:rPr>
                <w:sz w:val="21"/>
              </w:rPr>
            </w:pPr>
            <w:r>
              <w:rPr>
                <w:sz w:val="21"/>
                <w:szCs w:val="21"/>
              </w:rPr>
              <w:t>缓坡续航</w:t>
            </w:r>
          </w:p>
        </w:tc>
        <w:tc>
          <w:tcPr>
            <w:tcW w:w="2109" w:type="dxa"/>
            <w:vAlign w:val="center"/>
          </w:tcPr>
          <w:p w14:paraId="32610197">
            <w:pPr>
              <w:snapToGrid w:val="0"/>
              <w:spacing w:before="70" w:after="70" w:line="240" w:lineRule="auto"/>
              <w:ind w:firstLine="0"/>
              <w:jc w:val="left"/>
              <w:rPr>
                <w:sz w:val="21"/>
              </w:rPr>
            </w:pPr>
            <w:r>
              <w:rPr>
                <w:sz w:val="21"/>
                <w:szCs w:val="21"/>
              </w:rPr>
              <w:t>≥4 h</w:t>
            </w:r>
          </w:p>
        </w:tc>
        <w:tc>
          <w:tcPr>
            <w:tcW w:w="3120" w:type="dxa"/>
            <w:vAlign w:val="center"/>
          </w:tcPr>
          <w:p w14:paraId="4E86C782">
            <w:pPr>
              <w:snapToGrid w:val="0"/>
              <w:spacing w:before="70" w:after="70" w:line="240" w:lineRule="auto"/>
              <w:ind w:firstLine="0"/>
              <w:jc w:val="left"/>
              <w:rPr>
                <w:sz w:val="21"/>
              </w:rPr>
            </w:pPr>
            <w:r>
              <w:rPr>
                <w:sz w:val="21"/>
                <w:szCs w:val="21"/>
              </w:rPr>
              <w:t>4.5 h</w:t>
            </w:r>
          </w:p>
        </w:tc>
        <w:tc>
          <w:tcPr>
            <w:tcW w:w="1386" w:type="dxa"/>
            <w:vAlign w:val="center"/>
          </w:tcPr>
          <w:p w14:paraId="23A0B546">
            <w:pPr>
              <w:snapToGrid w:val="0"/>
              <w:spacing w:before="70" w:after="70" w:line="240" w:lineRule="auto"/>
              <w:ind w:firstLine="0"/>
              <w:jc w:val="left"/>
              <w:rPr>
                <w:sz w:val="21"/>
              </w:rPr>
            </w:pPr>
            <w:r>
              <w:rPr>
                <w:sz w:val="21"/>
                <w:szCs w:val="21"/>
              </w:rPr>
              <w:t>实测</w:t>
            </w:r>
          </w:p>
        </w:tc>
      </w:tr>
      <w:tr w14:paraId="00B8C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EA4D648">
            <w:pPr>
              <w:snapToGrid w:val="0"/>
              <w:spacing w:before="70" w:after="70" w:line="240" w:lineRule="auto"/>
              <w:ind w:firstLine="0"/>
              <w:jc w:val="center"/>
              <w:rPr>
                <w:sz w:val="21"/>
              </w:rPr>
            </w:pPr>
            <w:r>
              <w:rPr>
                <w:sz w:val="21"/>
                <w:szCs w:val="21"/>
              </w:rPr>
              <w:t>29</w:t>
            </w:r>
          </w:p>
        </w:tc>
        <w:tc>
          <w:tcPr>
            <w:tcW w:w="1179" w:type="dxa"/>
            <w:vAlign w:val="center"/>
          </w:tcPr>
          <w:p w14:paraId="64BD4D50">
            <w:pPr>
              <w:snapToGrid w:val="0"/>
              <w:spacing w:before="70" w:after="70" w:line="240" w:lineRule="auto"/>
              <w:ind w:firstLine="0"/>
              <w:jc w:val="center"/>
              <w:rPr>
                <w:sz w:val="21"/>
              </w:rPr>
            </w:pPr>
            <w:r>
              <w:rPr>
                <w:sz w:val="21"/>
                <w:szCs w:val="21"/>
              </w:rPr>
              <w:t>载具</w:t>
            </w:r>
          </w:p>
        </w:tc>
        <w:tc>
          <w:tcPr>
            <w:tcW w:w="1716" w:type="dxa"/>
            <w:vAlign w:val="center"/>
          </w:tcPr>
          <w:p w14:paraId="4D4BE901">
            <w:pPr>
              <w:snapToGrid w:val="0"/>
              <w:spacing w:before="70" w:after="70" w:line="240" w:lineRule="auto"/>
              <w:ind w:firstLine="0"/>
              <w:jc w:val="left"/>
              <w:rPr>
                <w:sz w:val="21"/>
              </w:rPr>
            </w:pPr>
            <w:r>
              <w:rPr>
                <w:sz w:val="21"/>
                <w:szCs w:val="21"/>
              </w:rPr>
              <w:t>缓坡爬坡</w:t>
            </w:r>
          </w:p>
        </w:tc>
        <w:tc>
          <w:tcPr>
            <w:tcW w:w="2109" w:type="dxa"/>
            <w:vAlign w:val="center"/>
          </w:tcPr>
          <w:p w14:paraId="74369743">
            <w:pPr>
              <w:snapToGrid w:val="0"/>
              <w:spacing w:before="70" w:after="70" w:line="240" w:lineRule="auto"/>
              <w:ind w:firstLine="0"/>
              <w:jc w:val="left"/>
              <w:rPr>
                <w:sz w:val="21"/>
              </w:rPr>
            </w:pPr>
            <w:r>
              <w:rPr>
                <w:sz w:val="21"/>
                <w:szCs w:val="21"/>
              </w:rPr>
              <w:t>≥20°</w:t>
            </w:r>
          </w:p>
        </w:tc>
        <w:tc>
          <w:tcPr>
            <w:tcW w:w="3120" w:type="dxa"/>
            <w:vAlign w:val="center"/>
          </w:tcPr>
          <w:p w14:paraId="6D55E59D">
            <w:pPr>
              <w:snapToGrid w:val="0"/>
              <w:spacing w:before="70" w:after="70" w:line="240" w:lineRule="auto"/>
              <w:ind w:firstLine="0"/>
              <w:jc w:val="left"/>
              <w:rPr>
                <w:sz w:val="21"/>
              </w:rPr>
            </w:pPr>
            <w:r>
              <w:rPr>
                <w:sz w:val="21"/>
                <w:szCs w:val="21"/>
              </w:rPr>
              <w:t>22°</w:t>
            </w:r>
          </w:p>
        </w:tc>
        <w:tc>
          <w:tcPr>
            <w:tcW w:w="1386" w:type="dxa"/>
            <w:vAlign w:val="center"/>
          </w:tcPr>
          <w:p w14:paraId="1356B70B">
            <w:pPr>
              <w:snapToGrid w:val="0"/>
              <w:spacing w:before="70" w:after="70" w:line="240" w:lineRule="auto"/>
              <w:ind w:firstLine="0"/>
              <w:jc w:val="left"/>
              <w:rPr>
                <w:sz w:val="21"/>
              </w:rPr>
            </w:pPr>
            <w:r>
              <w:rPr>
                <w:sz w:val="21"/>
                <w:szCs w:val="21"/>
              </w:rPr>
              <w:t>实测</w:t>
            </w:r>
          </w:p>
        </w:tc>
      </w:tr>
      <w:tr w14:paraId="6E9F2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0F7F63">
            <w:pPr>
              <w:snapToGrid w:val="0"/>
              <w:spacing w:before="70" w:after="70" w:line="240" w:lineRule="auto"/>
              <w:ind w:firstLine="0"/>
              <w:jc w:val="center"/>
              <w:rPr>
                <w:sz w:val="21"/>
              </w:rPr>
            </w:pPr>
            <w:r>
              <w:rPr>
                <w:sz w:val="21"/>
                <w:szCs w:val="21"/>
              </w:rPr>
              <w:t>30</w:t>
            </w:r>
          </w:p>
        </w:tc>
        <w:tc>
          <w:tcPr>
            <w:tcW w:w="1179" w:type="dxa"/>
            <w:vAlign w:val="center"/>
          </w:tcPr>
          <w:p w14:paraId="6696E370">
            <w:pPr>
              <w:snapToGrid w:val="0"/>
              <w:spacing w:before="70" w:after="70" w:line="240" w:lineRule="auto"/>
              <w:ind w:firstLine="0"/>
              <w:jc w:val="center"/>
              <w:rPr>
                <w:sz w:val="21"/>
              </w:rPr>
            </w:pPr>
            <w:r>
              <w:rPr>
                <w:sz w:val="21"/>
                <w:szCs w:val="21"/>
              </w:rPr>
              <w:t>载具</w:t>
            </w:r>
          </w:p>
        </w:tc>
        <w:tc>
          <w:tcPr>
            <w:tcW w:w="1716" w:type="dxa"/>
            <w:vAlign w:val="center"/>
          </w:tcPr>
          <w:p w14:paraId="45A02943">
            <w:pPr>
              <w:snapToGrid w:val="0"/>
              <w:spacing w:before="70" w:after="70" w:line="240" w:lineRule="auto"/>
              <w:ind w:firstLine="0"/>
              <w:jc w:val="left"/>
              <w:rPr>
                <w:sz w:val="21"/>
              </w:rPr>
            </w:pPr>
            <w:r>
              <w:rPr>
                <w:sz w:val="21"/>
                <w:szCs w:val="21"/>
              </w:rPr>
              <w:t>陡坡爬坡</w:t>
            </w:r>
          </w:p>
        </w:tc>
        <w:tc>
          <w:tcPr>
            <w:tcW w:w="2109" w:type="dxa"/>
            <w:vAlign w:val="center"/>
          </w:tcPr>
          <w:p w14:paraId="2C5BC68F">
            <w:pPr>
              <w:snapToGrid w:val="0"/>
              <w:spacing w:before="70" w:after="70" w:line="240" w:lineRule="auto"/>
              <w:ind w:firstLine="0"/>
              <w:jc w:val="left"/>
              <w:rPr>
                <w:sz w:val="21"/>
              </w:rPr>
            </w:pPr>
            <w:r>
              <w:rPr>
                <w:sz w:val="21"/>
                <w:szCs w:val="21"/>
              </w:rPr>
              <w:t>≥35°（平台协助）</w:t>
            </w:r>
          </w:p>
        </w:tc>
        <w:tc>
          <w:tcPr>
            <w:tcW w:w="3120" w:type="dxa"/>
            <w:vAlign w:val="center"/>
          </w:tcPr>
          <w:p w14:paraId="57DD1FE8">
            <w:pPr>
              <w:snapToGrid w:val="0"/>
              <w:spacing w:before="70" w:after="70" w:line="240" w:lineRule="auto"/>
              <w:ind w:firstLine="0"/>
              <w:jc w:val="left"/>
              <w:rPr>
                <w:sz w:val="21"/>
              </w:rPr>
            </w:pPr>
            <w:r>
              <w:rPr>
                <w:sz w:val="21"/>
                <w:szCs w:val="21"/>
              </w:rPr>
              <w:t>35°</w:t>
            </w:r>
          </w:p>
        </w:tc>
        <w:tc>
          <w:tcPr>
            <w:tcW w:w="1386" w:type="dxa"/>
            <w:vAlign w:val="center"/>
          </w:tcPr>
          <w:p w14:paraId="591DFDD1">
            <w:pPr>
              <w:snapToGrid w:val="0"/>
              <w:spacing w:before="70" w:after="70" w:line="240" w:lineRule="auto"/>
              <w:ind w:firstLine="0"/>
              <w:jc w:val="left"/>
              <w:rPr>
                <w:sz w:val="21"/>
              </w:rPr>
            </w:pPr>
            <w:r>
              <w:rPr>
                <w:sz w:val="21"/>
                <w:szCs w:val="21"/>
              </w:rPr>
              <w:t>实测</w:t>
            </w:r>
          </w:p>
        </w:tc>
      </w:tr>
      <w:tr w14:paraId="15D0C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9F79D56">
            <w:pPr>
              <w:snapToGrid w:val="0"/>
              <w:spacing w:before="70" w:after="70" w:line="240" w:lineRule="auto"/>
              <w:ind w:firstLine="0"/>
              <w:jc w:val="center"/>
              <w:rPr>
                <w:sz w:val="21"/>
              </w:rPr>
            </w:pPr>
            <w:r>
              <w:rPr>
                <w:sz w:val="21"/>
                <w:szCs w:val="21"/>
              </w:rPr>
              <w:t>31</w:t>
            </w:r>
          </w:p>
        </w:tc>
        <w:tc>
          <w:tcPr>
            <w:tcW w:w="1179" w:type="dxa"/>
            <w:vAlign w:val="center"/>
          </w:tcPr>
          <w:p w14:paraId="5B5BD6DD">
            <w:pPr>
              <w:snapToGrid w:val="0"/>
              <w:spacing w:before="70" w:after="70" w:line="240" w:lineRule="auto"/>
              <w:ind w:firstLine="0"/>
              <w:jc w:val="center"/>
              <w:rPr>
                <w:sz w:val="21"/>
              </w:rPr>
            </w:pPr>
            <w:r>
              <w:rPr>
                <w:sz w:val="21"/>
                <w:szCs w:val="21"/>
              </w:rPr>
              <w:t>载具</w:t>
            </w:r>
          </w:p>
        </w:tc>
        <w:tc>
          <w:tcPr>
            <w:tcW w:w="1716" w:type="dxa"/>
            <w:vAlign w:val="center"/>
          </w:tcPr>
          <w:p w14:paraId="6D4EC854">
            <w:pPr>
              <w:snapToGrid w:val="0"/>
              <w:spacing w:before="70" w:after="70" w:line="240" w:lineRule="auto"/>
              <w:ind w:firstLine="0"/>
              <w:jc w:val="left"/>
              <w:rPr>
                <w:sz w:val="21"/>
              </w:rPr>
            </w:pPr>
            <w:r>
              <w:rPr>
                <w:sz w:val="21"/>
                <w:szCs w:val="21"/>
              </w:rPr>
              <w:t>越障高度</w:t>
            </w:r>
          </w:p>
        </w:tc>
        <w:tc>
          <w:tcPr>
            <w:tcW w:w="2109" w:type="dxa"/>
            <w:vAlign w:val="center"/>
          </w:tcPr>
          <w:p w14:paraId="02683BE0">
            <w:pPr>
              <w:snapToGrid w:val="0"/>
              <w:spacing w:before="70" w:after="70" w:line="240" w:lineRule="auto"/>
              <w:ind w:firstLine="0"/>
              <w:jc w:val="left"/>
              <w:rPr>
                <w:sz w:val="21"/>
              </w:rPr>
            </w:pPr>
            <w:r>
              <w:rPr>
                <w:sz w:val="21"/>
                <w:szCs w:val="21"/>
              </w:rPr>
              <w:t>≥50 mm</w:t>
            </w:r>
          </w:p>
        </w:tc>
        <w:tc>
          <w:tcPr>
            <w:tcW w:w="3120" w:type="dxa"/>
            <w:vAlign w:val="center"/>
          </w:tcPr>
          <w:p w14:paraId="73CDAF81">
            <w:pPr>
              <w:snapToGrid w:val="0"/>
              <w:spacing w:before="70" w:after="70" w:line="240" w:lineRule="auto"/>
              <w:ind w:firstLine="0"/>
              <w:jc w:val="left"/>
              <w:rPr>
                <w:sz w:val="21"/>
              </w:rPr>
            </w:pPr>
            <w:r>
              <w:rPr>
                <w:sz w:val="21"/>
                <w:szCs w:val="21"/>
              </w:rPr>
              <w:t>60 mm</w:t>
            </w:r>
          </w:p>
        </w:tc>
        <w:tc>
          <w:tcPr>
            <w:tcW w:w="1386" w:type="dxa"/>
            <w:vAlign w:val="center"/>
          </w:tcPr>
          <w:p w14:paraId="34D2CB5F">
            <w:pPr>
              <w:snapToGrid w:val="0"/>
              <w:spacing w:before="70" w:after="70" w:line="240" w:lineRule="auto"/>
              <w:ind w:firstLine="0"/>
              <w:jc w:val="left"/>
              <w:rPr>
                <w:sz w:val="21"/>
              </w:rPr>
            </w:pPr>
            <w:r>
              <w:rPr>
                <w:sz w:val="21"/>
                <w:szCs w:val="21"/>
              </w:rPr>
              <w:t>实测</w:t>
            </w:r>
          </w:p>
        </w:tc>
      </w:tr>
      <w:tr w14:paraId="33464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68D3B45">
            <w:pPr>
              <w:snapToGrid w:val="0"/>
              <w:spacing w:before="70" w:after="70" w:line="240" w:lineRule="auto"/>
              <w:ind w:firstLine="0"/>
              <w:jc w:val="center"/>
              <w:rPr>
                <w:sz w:val="21"/>
              </w:rPr>
            </w:pPr>
            <w:r>
              <w:rPr>
                <w:sz w:val="21"/>
                <w:szCs w:val="21"/>
              </w:rPr>
              <w:t>32</w:t>
            </w:r>
          </w:p>
        </w:tc>
        <w:tc>
          <w:tcPr>
            <w:tcW w:w="1179" w:type="dxa"/>
            <w:vAlign w:val="center"/>
          </w:tcPr>
          <w:p w14:paraId="73277498">
            <w:pPr>
              <w:snapToGrid w:val="0"/>
              <w:spacing w:before="70" w:after="70" w:line="240" w:lineRule="auto"/>
              <w:ind w:firstLine="0"/>
              <w:jc w:val="center"/>
              <w:rPr>
                <w:sz w:val="21"/>
              </w:rPr>
            </w:pPr>
            <w:r>
              <w:rPr>
                <w:sz w:val="21"/>
                <w:szCs w:val="21"/>
              </w:rPr>
              <w:t>载具</w:t>
            </w:r>
          </w:p>
        </w:tc>
        <w:tc>
          <w:tcPr>
            <w:tcW w:w="1716" w:type="dxa"/>
            <w:vAlign w:val="center"/>
          </w:tcPr>
          <w:p w14:paraId="4BB0E3B4">
            <w:pPr>
              <w:snapToGrid w:val="0"/>
              <w:spacing w:before="70" w:after="70" w:line="240" w:lineRule="auto"/>
              <w:ind w:firstLine="0"/>
              <w:jc w:val="left"/>
              <w:rPr>
                <w:sz w:val="21"/>
              </w:rPr>
            </w:pPr>
            <w:r>
              <w:rPr>
                <w:sz w:val="21"/>
                <w:szCs w:val="21"/>
              </w:rPr>
              <w:t>最大速度</w:t>
            </w:r>
          </w:p>
        </w:tc>
        <w:tc>
          <w:tcPr>
            <w:tcW w:w="2109" w:type="dxa"/>
            <w:vAlign w:val="center"/>
          </w:tcPr>
          <w:p w14:paraId="5C1C4D3A">
            <w:pPr>
              <w:snapToGrid w:val="0"/>
              <w:spacing w:before="70" w:after="70" w:line="240" w:lineRule="auto"/>
              <w:ind w:firstLine="0"/>
              <w:jc w:val="left"/>
              <w:rPr>
                <w:sz w:val="21"/>
              </w:rPr>
            </w:pPr>
            <w:r>
              <w:rPr>
                <w:sz w:val="21"/>
                <w:szCs w:val="21"/>
              </w:rPr>
              <w:t>≥0.6 m/s</w:t>
            </w:r>
          </w:p>
        </w:tc>
        <w:tc>
          <w:tcPr>
            <w:tcW w:w="3120" w:type="dxa"/>
            <w:vAlign w:val="center"/>
          </w:tcPr>
          <w:p w14:paraId="44CB85EF">
            <w:pPr>
              <w:snapToGrid w:val="0"/>
              <w:spacing w:before="70" w:after="70" w:line="240" w:lineRule="auto"/>
              <w:ind w:firstLine="0"/>
              <w:jc w:val="left"/>
              <w:rPr>
                <w:sz w:val="21"/>
              </w:rPr>
            </w:pPr>
            <w:r>
              <w:rPr>
                <w:sz w:val="21"/>
                <w:szCs w:val="21"/>
              </w:rPr>
              <w:t>0.8 m/s</w:t>
            </w:r>
          </w:p>
        </w:tc>
        <w:tc>
          <w:tcPr>
            <w:tcW w:w="1386" w:type="dxa"/>
            <w:vAlign w:val="center"/>
          </w:tcPr>
          <w:p w14:paraId="4EDDEFD3">
            <w:pPr>
              <w:snapToGrid w:val="0"/>
              <w:spacing w:before="70" w:after="70" w:line="240" w:lineRule="auto"/>
              <w:ind w:firstLine="0"/>
              <w:jc w:val="left"/>
              <w:rPr>
                <w:sz w:val="21"/>
              </w:rPr>
            </w:pPr>
            <w:r>
              <w:rPr>
                <w:sz w:val="21"/>
                <w:szCs w:val="21"/>
              </w:rPr>
              <w:t>实测</w:t>
            </w:r>
          </w:p>
        </w:tc>
      </w:tr>
      <w:tr w14:paraId="5EC48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B4C4CA1">
            <w:pPr>
              <w:snapToGrid w:val="0"/>
              <w:spacing w:before="70" w:after="70" w:line="240" w:lineRule="auto"/>
              <w:ind w:firstLine="0"/>
              <w:jc w:val="center"/>
              <w:rPr>
                <w:sz w:val="21"/>
              </w:rPr>
            </w:pPr>
            <w:r>
              <w:rPr>
                <w:sz w:val="21"/>
                <w:szCs w:val="21"/>
              </w:rPr>
              <w:t>33</w:t>
            </w:r>
          </w:p>
        </w:tc>
        <w:tc>
          <w:tcPr>
            <w:tcW w:w="1179" w:type="dxa"/>
            <w:vAlign w:val="center"/>
          </w:tcPr>
          <w:p w14:paraId="292475E3">
            <w:pPr>
              <w:snapToGrid w:val="0"/>
              <w:spacing w:before="70" w:after="70" w:line="240" w:lineRule="auto"/>
              <w:ind w:firstLine="0"/>
              <w:jc w:val="center"/>
              <w:rPr>
                <w:sz w:val="21"/>
              </w:rPr>
            </w:pPr>
            <w:r>
              <w:rPr>
                <w:sz w:val="21"/>
                <w:szCs w:val="21"/>
              </w:rPr>
              <w:t>载具</w:t>
            </w:r>
          </w:p>
        </w:tc>
        <w:tc>
          <w:tcPr>
            <w:tcW w:w="1716" w:type="dxa"/>
            <w:vAlign w:val="center"/>
          </w:tcPr>
          <w:p w14:paraId="76CB3E2F">
            <w:pPr>
              <w:snapToGrid w:val="0"/>
              <w:spacing w:before="70" w:after="70" w:line="240" w:lineRule="auto"/>
              <w:ind w:firstLine="0"/>
              <w:jc w:val="left"/>
              <w:rPr>
                <w:sz w:val="21"/>
              </w:rPr>
            </w:pPr>
            <w:r>
              <w:rPr>
                <w:sz w:val="21"/>
                <w:szCs w:val="21"/>
              </w:rPr>
              <w:t>定位精度</w:t>
            </w:r>
          </w:p>
        </w:tc>
        <w:tc>
          <w:tcPr>
            <w:tcW w:w="2109" w:type="dxa"/>
            <w:vAlign w:val="center"/>
          </w:tcPr>
          <w:p w14:paraId="6E1D7E2B">
            <w:pPr>
              <w:snapToGrid w:val="0"/>
              <w:spacing w:before="70" w:after="70" w:line="240" w:lineRule="auto"/>
              <w:ind w:firstLine="0"/>
              <w:jc w:val="left"/>
              <w:rPr>
                <w:sz w:val="21"/>
              </w:rPr>
            </w:pPr>
            <w:r>
              <w:rPr>
                <w:sz w:val="21"/>
                <w:szCs w:val="21"/>
              </w:rPr>
              <w:t>≤5 cm</w:t>
            </w:r>
          </w:p>
        </w:tc>
        <w:tc>
          <w:tcPr>
            <w:tcW w:w="3120" w:type="dxa"/>
            <w:vAlign w:val="center"/>
          </w:tcPr>
          <w:p w14:paraId="7C7E2371">
            <w:pPr>
              <w:snapToGrid w:val="0"/>
              <w:spacing w:before="70" w:after="70" w:line="240" w:lineRule="auto"/>
              <w:ind w:firstLine="0"/>
              <w:jc w:val="left"/>
              <w:rPr>
                <w:sz w:val="21"/>
              </w:rPr>
            </w:pPr>
            <w:r>
              <w:rPr>
                <w:sz w:val="21"/>
                <w:szCs w:val="21"/>
              </w:rPr>
              <w:t>3 cm</w:t>
            </w:r>
          </w:p>
        </w:tc>
        <w:tc>
          <w:tcPr>
            <w:tcW w:w="1386" w:type="dxa"/>
            <w:vAlign w:val="center"/>
          </w:tcPr>
          <w:p w14:paraId="0E228E94">
            <w:pPr>
              <w:snapToGrid w:val="0"/>
              <w:spacing w:before="70" w:after="70" w:line="240" w:lineRule="auto"/>
              <w:ind w:firstLine="0"/>
              <w:jc w:val="left"/>
              <w:rPr>
                <w:sz w:val="21"/>
              </w:rPr>
            </w:pPr>
            <w:r>
              <w:rPr>
                <w:sz w:val="21"/>
                <w:szCs w:val="21"/>
              </w:rPr>
              <w:t>实测</w:t>
            </w:r>
          </w:p>
        </w:tc>
      </w:tr>
      <w:tr w14:paraId="605F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45E3D55">
            <w:pPr>
              <w:snapToGrid w:val="0"/>
              <w:spacing w:before="70" w:after="70" w:line="240" w:lineRule="auto"/>
              <w:ind w:firstLine="0"/>
              <w:jc w:val="center"/>
              <w:rPr>
                <w:sz w:val="21"/>
              </w:rPr>
            </w:pPr>
            <w:r>
              <w:rPr>
                <w:sz w:val="21"/>
                <w:szCs w:val="21"/>
              </w:rPr>
              <w:t>34</w:t>
            </w:r>
          </w:p>
        </w:tc>
        <w:tc>
          <w:tcPr>
            <w:tcW w:w="1179" w:type="dxa"/>
            <w:vAlign w:val="center"/>
          </w:tcPr>
          <w:p w14:paraId="1E63ACB0">
            <w:pPr>
              <w:snapToGrid w:val="0"/>
              <w:spacing w:before="70" w:after="70" w:line="240" w:lineRule="auto"/>
              <w:ind w:firstLine="0"/>
              <w:jc w:val="center"/>
              <w:rPr>
                <w:sz w:val="21"/>
              </w:rPr>
            </w:pPr>
            <w:r>
              <w:rPr>
                <w:sz w:val="21"/>
                <w:szCs w:val="21"/>
              </w:rPr>
              <w:t>载具</w:t>
            </w:r>
          </w:p>
        </w:tc>
        <w:tc>
          <w:tcPr>
            <w:tcW w:w="1716" w:type="dxa"/>
            <w:vAlign w:val="center"/>
          </w:tcPr>
          <w:p w14:paraId="70E4A85D">
            <w:pPr>
              <w:snapToGrid w:val="0"/>
              <w:spacing w:before="70" w:after="70" w:line="240" w:lineRule="auto"/>
              <w:ind w:firstLine="0"/>
              <w:jc w:val="left"/>
              <w:rPr>
                <w:sz w:val="21"/>
              </w:rPr>
            </w:pPr>
            <w:r>
              <w:rPr>
                <w:sz w:val="21"/>
                <w:szCs w:val="21"/>
              </w:rPr>
              <w:t>避障距离</w:t>
            </w:r>
          </w:p>
        </w:tc>
        <w:tc>
          <w:tcPr>
            <w:tcW w:w="2109" w:type="dxa"/>
            <w:vAlign w:val="center"/>
          </w:tcPr>
          <w:p w14:paraId="0F1BDC1E">
            <w:pPr>
              <w:snapToGrid w:val="0"/>
              <w:spacing w:before="70" w:after="70" w:line="240" w:lineRule="auto"/>
              <w:ind w:firstLine="0"/>
              <w:jc w:val="left"/>
              <w:rPr>
                <w:sz w:val="21"/>
              </w:rPr>
            </w:pPr>
            <w:r>
              <w:rPr>
                <w:sz w:val="21"/>
                <w:szCs w:val="21"/>
              </w:rPr>
              <w:t>≥0.3 m</w:t>
            </w:r>
          </w:p>
        </w:tc>
        <w:tc>
          <w:tcPr>
            <w:tcW w:w="3120" w:type="dxa"/>
            <w:vAlign w:val="center"/>
          </w:tcPr>
          <w:p w14:paraId="3AD826C4">
            <w:pPr>
              <w:snapToGrid w:val="0"/>
              <w:spacing w:before="70" w:after="70" w:line="240" w:lineRule="auto"/>
              <w:ind w:firstLine="0"/>
              <w:jc w:val="left"/>
              <w:rPr>
                <w:sz w:val="21"/>
              </w:rPr>
            </w:pPr>
            <w:r>
              <w:rPr>
                <w:sz w:val="21"/>
                <w:szCs w:val="21"/>
              </w:rPr>
              <w:t>0.5 m</w:t>
            </w:r>
          </w:p>
        </w:tc>
        <w:tc>
          <w:tcPr>
            <w:tcW w:w="1386" w:type="dxa"/>
            <w:vAlign w:val="center"/>
          </w:tcPr>
          <w:p w14:paraId="11540C11">
            <w:pPr>
              <w:snapToGrid w:val="0"/>
              <w:spacing w:before="70" w:after="70" w:line="240" w:lineRule="auto"/>
              <w:ind w:firstLine="0"/>
              <w:jc w:val="left"/>
              <w:rPr>
                <w:sz w:val="21"/>
              </w:rPr>
            </w:pPr>
            <w:r>
              <w:rPr>
                <w:sz w:val="21"/>
                <w:szCs w:val="21"/>
              </w:rPr>
              <w:t>实测</w:t>
            </w:r>
          </w:p>
        </w:tc>
      </w:tr>
      <w:tr w14:paraId="4A0CE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EA3EA2F">
            <w:pPr>
              <w:snapToGrid w:val="0"/>
              <w:spacing w:before="70" w:after="70" w:line="240" w:lineRule="auto"/>
              <w:ind w:firstLine="0"/>
              <w:jc w:val="center"/>
              <w:rPr>
                <w:sz w:val="21"/>
              </w:rPr>
            </w:pPr>
            <w:r>
              <w:rPr>
                <w:sz w:val="21"/>
                <w:szCs w:val="21"/>
              </w:rPr>
              <w:t>35</w:t>
            </w:r>
          </w:p>
        </w:tc>
        <w:tc>
          <w:tcPr>
            <w:tcW w:w="1179" w:type="dxa"/>
            <w:vAlign w:val="center"/>
          </w:tcPr>
          <w:p w14:paraId="015BF468">
            <w:pPr>
              <w:snapToGrid w:val="0"/>
              <w:spacing w:before="70" w:after="70" w:line="240" w:lineRule="auto"/>
              <w:ind w:firstLine="0"/>
              <w:jc w:val="center"/>
              <w:rPr>
                <w:sz w:val="21"/>
              </w:rPr>
            </w:pPr>
            <w:r>
              <w:rPr>
                <w:sz w:val="21"/>
                <w:szCs w:val="21"/>
              </w:rPr>
              <w:t>载具</w:t>
            </w:r>
          </w:p>
        </w:tc>
        <w:tc>
          <w:tcPr>
            <w:tcW w:w="1716" w:type="dxa"/>
            <w:vAlign w:val="center"/>
          </w:tcPr>
          <w:p w14:paraId="3FBBD967">
            <w:pPr>
              <w:snapToGrid w:val="0"/>
              <w:spacing w:before="70" w:after="70" w:line="240" w:lineRule="auto"/>
              <w:ind w:firstLine="0"/>
              <w:jc w:val="left"/>
              <w:rPr>
                <w:sz w:val="21"/>
              </w:rPr>
            </w:pPr>
            <w:r>
              <w:rPr>
                <w:sz w:val="21"/>
                <w:szCs w:val="21"/>
              </w:rPr>
              <w:t>防护等级</w:t>
            </w:r>
          </w:p>
        </w:tc>
        <w:tc>
          <w:tcPr>
            <w:tcW w:w="2109" w:type="dxa"/>
            <w:vAlign w:val="center"/>
          </w:tcPr>
          <w:p w14:paraId="249010EC">
            <w:pPr>
              <w:snapToGrid w:val="0"/>
              <w:spacing w:before="70" w:after="70" w:line="240" w:lineRule="auto"/>
              <w:ind w:firstLine="0"/>
              <w:jc w:val="left"/>
              <w:rPr>
                <w:sz w:val="21"/>
              </w:rPr>
            </w:pPr>
            <w:r>
              <w:rPr>
                <w:sz w:val="21"/>
                <w:szCs w:val="21"/>
              </w:rPr>
              <w:t>IP54</w:t>
            </w:r>
          </w:p>
        </w:tc>
        <w:tc>
          <w:tcPr>
            <w:tcW w:w="3120" w:type="dxa"/>
            <w:vAlign w:val="center"/>
          </w:tcPr>
          <w:p w14:paraId="45E5FE22">
            <w:pPr>
              <w:snapToGrid w:val="0"/>
              <w:spacing w:before="70" w:after="70" w:line="240" w:lineRule="auto"/>
              <w:ind w:firstLine="0"/>
              <w:jc w:val="left"/>
              <w:rPr>
                <w:sz w:val="21"/>
              </w:rPr>
            </w:pPr>
            <w:r>
              <w:rPr>
                <w:sz w:val="21"/>
                <w:szCs w:val="21"/>
              </w:rPr>
              <w:t>IP55</w:t>
            </w:r>
          </w:p>
        </w:tc>
        <w:tc>
          <w:tcPr>
            <w:tcW w:w="1386" w:type="dxa"/>
            <w:vAlign w:val="center"/>
          </w:tcPr>
          <w:p w14:paraId="2353345F">
            <w:pPr>
              <w:snapToGrid w:val="0"/>
              <w:spacing w:before="70" w:after="70" w:line="240" w:lineRule="auto"/>
              <w:ind w:firstLine="0"/>
              <w:jc w:val="left"/>
              <w:rPr>
                <w:sz w:val="21"/>
              </w:rPr>
            </w:pPr>
            <w:r>
              <w:rPr>
                <w:sz w:val="21"/>
                <w:szCs w:val="21"/>
              </w:rPr>
              <w:t>检测</w:t>
            </w:r>
          </w:p>
        </w:tc>
      </w:tr>
      <w:tr w14:paraId="043ED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C2FBFEC">
            <w:pPr>
              <w:snapToGrid w:val="0"/>
              <w:spacing w:before="70" w:after="70" w:line="240" w:lineRule="auto"/>
              <w:ind w:firstLine="0"/>
              <w:jc w:val="center"/>
              <w:rPr>
                <w:sz w:val="21"/>
              </w:rPr>
            </w:pPr>
            <w:r>
              <w:rPr>
                <w:sz w:val="21"/>
                <w:szCs w:val="21"/>
              </w:rPr>
              <w:t>36</w:t>
            </w:r>
          </w:p>
        </w:tc>
        <w:tc>
          <w:tcPr>
            <w:tcW w:w="1179" w:type="dxa"/>
            <w:vAlign w:val="center"/>
          </w:tcPr>
          <w:p w14:paraId="7EE2A236">
            <w:pPr>
              <w:snapToGrid w:val="0"/>
              <w:spacing w:before="70" w:after="70" w:line="240" w:lineRule="auto"/>
              <w:ind w:firstLine="0"/>
              <w:jc w:val="center"/>
              <w:rPr>
                <w:sz w:val="21"/>
              </w:rPr>
            </w:pPr>
            <w:r>
              <w:rPr>
                <w:sz w:val="21"/>
                <w:szCs w:val="21"/>
              </w:rPr>
              <w:t>载具</w:t>
            </w:r>
          </w:p>
        </w:tc>
        <w:tc>
          <w:tcPr>
            <w:tcW w:w="1716" w:type="dxa"/>
            <w:vAlign w:val="center"/>
          </w:tcPr>
          <w:p w14:paraId="5775FDF5">
            <w:pPr>
              <w:snapToGrid w:val="0"/>
              <w:spacing w:before="70" w:after="70" w:line="240" w:lineRule="auto"/>
              <w:ind w:firstLine="0"/>
              <w:jc w:val="left"/>
              <w:rPr>
                <w:sz w:val="21"/>
              </w:rPr>
            </w:pPr>
            <w:r>
              <w:rPr>
                <w:sz w:val="21"/>
                <w:szCs w:val="21"/>
              </w:rPr>
              <w:t>负载能力</w:t>
            </w:r>
          </w:p>
        </w:tc>
        <w:tc>
          <w:tcPr>
            <w:tcW w:w="2109" w:type="dxa"/>
            <w:vAlign w:val="center"/>
          </w:tcPr>
          <w:p w14:paraId="649C8215">
            <w:pPr>
              <w:snapToGrid w:val="0"/>
              <w:spacing w:before="70" w:after="70" w:line="240" w:lineRule="auto"/>
              <w:ind w:firstLine="0"/>
              <w:jc w:val="left"/>
              <w:rPr>
                <w:sz w:val="21"/>
              </w:rPr>
            </w:pPr>
            <w:r>
              <w:rPr>
                <w:sz w:val="21"/>
                <w:szCs w:val="21"/>
              </w:rPr>
              <w:t>≥25 kg</w:t>
            </w:r>
          </w:p>
        </w:tc>
        <w:tc>
          <w:tcPr>
            <w:tcW w:w="3120" w:type="dxa"/>
            <w:vAlign w:val="center"/>
          </w:tcPr>
          <w:p w14:paraId="633756EA">
            <w:pPr>
              <w:snapToGrid w:val="0"/>
              <w:spacing w:before="70" w:after="70" w:line="240" w:lineRule="auto"/>
              <w:ind w:firstLine="0"/>
              <w:jc w:val="left"/>
              <w:rPr>
                <w:sz w:val="21"/>
              </w:rPr>
            </w:pPr>
            <w:r>
              <w:rPr>
                <w:sz w:val="21"/>
                <w:szCs w:val="21"/>
              </w:rPr>
              <w:t>30 kg</w:t>
            </w:r>
          </w:p>
        </w:tc>
        <w:tc>
          <w:tcPr>
            <w:tcW w:w="1386" w:type="dxa"/>
            <w:vAlign w:val="center"/>
          </w:tcPr>
          <w:p w14:paraId="5D0E2F70">
            <w:pPr>
              <w:snapToGrid w:val="0"/>
              <w:spacing w:before="70" w:after="70" w:line="240" w:lineRule="auto"/>
              <w:ind w:firstLine="0"/>
              <w:jc w:val="left"/>
              <w:rPr>
                <w:sz w:val="21"/>
              </w:rPr>
            </w:pPr>
            <w:r>
              <w:rPr>
                <w:sz w:val="21"/>
                <w:szCs w:val="21"/>
              </w:rPr>
              <w:t>实测</w:t>
            </w:r>
          </w:p>
        </w:tc>
      </w:tr>
      <w:tr w14:paraId="1D565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9363AA1">
            <w:pPr>
              <w:snapToGrid w:val="0"/>
              <w:spacing w:before="70" w:after="70" w:line="240" w:lineRule="auto"/>
              <w:ind w:firstLine="0"/>
              <w:jc w:val="center"/>
              <w:rPr>
                <w:sz w:val="21"/>
              </w:rPr>
            </w:pPr>
            <w:r>
              <w:rPr>
                <w:sz w:val="21"/>
                <w:szCs w:val="21"/>
              </w:rPr>
              <w:t>37</w:t>
            </w:r>
          </w:p>
        </w:tc>
        <w:tc>
          <w:tcPr>
            <w:tcW w:w="1179" w:type="dxa"/>
            <w:vAlign w:val="center"/>
          </w:tcPr>
          <w:p w14:paraId="307421AF">
            <w:pPr>
              <w:snapToGrid w:val="0"/>
              <w:spacing w:before="70" w:after="70" w:line="240" w:lineRule="auto"/>
              <w:ind w:firstLine="0"/>
              <w:jc w:val="center"/>
              <w:rPr>
                <w:sz w:val="21"/>
              </w:rPr>
            </w:pPr>
            <w:r>
              <w:rPr>
                <w:sz w:val="21"/>
                <w:szCs w:val="21"/>
              </w:rPr>
              <w:t>载具</w:t>
            </w:r>
          </w:p>
        </w:tc>
        <w:tc>
          <w:tcPr>
            <w:tcW w:w="1716" w:type="dxa"/>
            <w:vAlign w:val="center"/>
          </w:tcPr>
          <w:p w14:paraId="723CFF54">
            <w:pPr>
              <w:snapToGrid w:val="0"/>
              <w:spacing w:before="70" w:after="70" w:line="240" w:lineRule="auto"/>
              <w:ind w:firstLine="0"/>
              <w:jc w:val="left"/>
              <w:rPr>
                <w:sz w:val="21"/>
              </w:rPr>
            </w:pPr>
            <w:r>
              <w:rPr>
                <w:sz w:val="21"/>
                <w:szCs w:val="21"/>
              </w:rPr>
              <w:t>快换重复定位</w:t>
            </w:r>
          </w:p>
        </w:tc>
        <w:tc>
          <w:tcPr>
            <w:tcW w:w="2109" w:type="dxa"/>
            <w:vAlign w:val="center"/>
          </w:tcPr>
          <w:p w14:paraId="291C21AB">
            <w:pPr>
              <w:snapToGrid w:val="0"/>
              <w:spacing w:before="70" w:after="70" w:line="240" w:lineRule="auto"/>
              <w:ind w:firstLine="0"/>
              <w:jc w:val="left"/>
              <w:rPr>
                <w:sz w:val="21"/>
              </w:rPr>
            </w:pPr>
            <w:r>
              <w:rPr>
                <w:sz w:val="21"/>
                <w:szCs w:val="21"/>
              </w:rPr>
              <w:t>≤0.05 mm</w:t>
            </w:r>
          </w:p>
        </w:tc>
        <w:tc>
          <w:tcPr>
            <w:tcW w:w="3120" w:type="dxa"/>
            <w:vAlign w:val="center"/>
          </w:tcPr>
          <w:p w14:paraId="3744632E">
            <w:pPr>
              <w:snapToGrid w:val="0"/>
              <w:spacing w:before="70" w:after="70" w:line="240" w:lineRule="auto"/>
              <w:ind w:firstLine="0"/>
              <w:jc w:val="left"/>
              <w:rPr>
                <w:sz w:val="21"/>
              </w:rPr>
            </w:pPr>
            <w:r>
              <w:rPr>
                <w:sz w:val="21"/>
                <w:szCs w:val="21"/>
              </w:rPr>
              <w:t>0.03 mm</w:t>
            </w:r>
          </w:p>
        </w:tc>
        <w:tc>
          <w:tcPr>
            <w:tcW w:w="1386" w:type="dxa"/>
            <w:vAlign w:val="center"/>
          </w:tcPr>
          <w:p w14:paraId="559DAF2E">
            <w:pPr>
              <w:snapToGrid w:val="0"/>
              <w:spacing w:before="70" w:after="70" w:line="240" w:lineRule="auto"/>
              <w:ind w:firstLine="0"/>
              <w:jc w:val="left"/>
              <w:rPr>
                <w:sz w:val="21"/>
              </w:rPr>
            </w:pPr>
            <w:r>
              <w:rPr>
                <w:sz w:val="21"/>
                <w:szCs w:val="21"/>
              </w:rPr>
              <w:t>实测</w:t>
            </w:r>
          </w:p>
        </w:tc>
      </w:tr>
      <w:tr w14:paraId="5FDC0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58308E1">
            <w:pPr>
              <w:snapToGrid w:val="0"/>
              <w:spacing w:before="70" w:after="70" w:line="240" w:lineRule="auto"/>
              <w:ind w:firstLine="0"/>
              <w:jc w:val="center"/>
              <w:rPr>
                <w:sz w:val="21"/>
              </w:rPr>
            </w:pPr>
            <w:r>
              <w:rPr>
                <w:sz w:val="21"/>
                <w:szCs w:val="21"/>
              </w:rPr>
              <w:t>38</w:t>
            </w:r>
          </w:p>
        </w:tc>
        <w:tc>
          <w:tcPr>
            <w:tcW w:w="1179" w:type="dxa"/>
            <w:vAlign w:val="center"/>
          </w:tcPr>
          <w:p w14:paraId="5EF84E1E">
            <w:pPr>
              <w:snapToGrid w:val="0"/>
              <w:spacing w:before="70" w:after="70" w:line="240" w:lineRule="auto"/>
              <w:ind w:firstLine="0"/>
              <w:jc w:val="center"/>
              <w:rPr>
                <w:sz w:val="21"/>
              </w:rPr>
            </w:pPr>
            <w:r>
              <w:rPr>
                <w:sz w:val="21"/>
                <w:szCs w:val="21"/>
              </w:rPr>
              <w:t>载具</w:t>
            </w:r>
          </w:p>
        </w:tc>
        <w:tc>
          <w:tcPr>
            <w:tcW w:w="1716" w:type="dxa"/>
            <w:vAlign w:val="center"/>
          </w:tcPr>
          <w:p w14:paraId="76D9BF72">
            <w:pPr>
              <w:snapToGrid w:val="0"/>
              <w:spacing w:before="70" w:after="70" w:line="240" w:lineRule="auto"/>
              <w:ind w:firstLine="0"/>
              <w:jc w:val="left"/>
              <w:rPr>
                <w:sz w:val="21"/>
              </w:rPr>
            </w:pPr>
            <w:r>
              <w:rPr>
                <w:sz w:val="21"/>
                <w:szCs w:val="21"/>
              </w:rPr>
              <w:t>通信方式</w:t>
            </w:r>
          </w:p>
        </w:tc>
        <w:tc>
          <w:tcPr>
            <w:tcW w:w="2109" w:type="dxa"/>
            <w:vAlign w:val="center"/>
          </w:tcPr>
          <w:p w14:paraId="1A925D7F">
            <w:pPr>
              <w:snapToGrid w:val="0"/>
              <w:spacing w:before="70" w:after="70" w:line="240" w:lineRule="auto"/>
              <w:ind w:firstLine="0"/>
              <w:jc w:val="left"/>
              <w:rPr>
                <w:sz w:val="21"/>
              </w:rPr>
            </w:pPr>
            <w:r>
              <w:rPr>
                <w:sz w:val="21"/>
                <w:szCs w:val="21"/>
              </w:rPr>
              <w:t>非 WiFi/有线</w:t>
            </w:r>
          </w:p>
        </w:tc>
        <w:tc>
          <w:tcPr>
            <w:tcW w:w="3120" w:type="dxa"/>
            <w:vAlign w:val="center"/>
          </w:tcPr>
          <w:p w14:paraId="7C1985F5">
            <w:pPr>
              <w:snapToGrid w:val="0"/>
              <w:spacing w:before="70" w:after="70" w:line="240" w:lineRule="auto"/>
              <w:ind w:firstLine="0"/>
              <w:jc w:val="left"/>
              <w:rPr>
                <w:sz w:val="21"/>
              </w:rPr>
            </w:pPr>
            <w:r>
              <w:rPr>
                <w:sz w:val="21"/>
                <w:szCs w:val="21"/>
              </w:rPr>
              <w:t>双模</w:t>
            </w:r>
          </w:p>
        </w:tc>
        <w:tc>
          <w:tcPr>
            <w:tcW w:w="1386" w:type="dxa"/>
            <w:vAlign w:val="center"/>
          </w:tcPr>
          <w:p w14:paraId="7A350A60">
            <w:pPr>
              <w:snapToGrid w:val="0"/>
              <w:spacing w:before="70" w:after="70" w:line="240" w:lineRule="auto"/>
              <w:ind w:firstLine="0"/>
              <w:jc w:val="left"/>
              <w:rPr>
                <w:sz w:val="21"/>
              </w:rPr>
            </w:pPr>
            <w:r>
              <w:rPr>
                <w:sz w:val="21"/>
                <w:szCs w:val="21"/>
              </w:rPr>
              <w:t>实测</w:t>
            </w:r>
          </w:p>
        </w:tc>
      </w:tr>
      <w:tr w14:paraId="0B596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70C1E65">
            <w:pPr>
              <w:snapToGrid w:val="0"/>
              <w:spacing w:before="70" w:after="70" w:line="240" w:lineRule="auto"/>
              <w:ind w:firstLine="0"/>
              <w:jc w:val="center"/>
              <w:rPr>
                <w:sz w:val="21"/>
              </w:rPr>
            </w:pPr>
            <w:r>
              <w:rPr>
                <w:sz w:val="21"/>
                <w:szCs w:val="21"/>
              </w:rPr>
              <w:t>39</w:t>
            </w:r>
          </w:p>
        </w:tc>
        <w:tc>
          <w:tcPr>
            <w:tcW w:w="1179" w:type="dxa"/>
            <w:vAlign w:val="center"/>
          </w:tcPr>
          <w:p w14:paraId="46F6C263">
            <w:pPr>
              <w:snapToGrid w:val="0"/>
              <w:spacing w:before="70" w:after="70" w:line="240" w:lineRule="auto"/>
              <w:ind w:firstLine="0"/>
              <w:jc w:val="center"/>
              <w:rPr>
                <w:sz w:val="21"/>
              </w:rPr>
            </w:pPr>
            <w:r>
              <w:rPr>
                <w:sz w:val="21"/>
                <w:szCs w:val="21"/>
              </w:rPr>
              <w:t>载具</w:t>
            </w:r>
          </w:p>
        </w:tc>
        <w:tc>
          <w:tcPr>
            <w:tcW w:w="1716" w:type="dxa"/>
            <w:vAlign w:val="center"/>
          </w:tcPr>
          <w:p w14:paraId="038C2490">
            <w:pPr>
              <w:snapToGrid w:val="0"/>
              <w:spacing w:before="70" w:after="70" w:line="240" w:lineRule="auto"/>
              <w:ind w:firstLine="0"/>
              <w:jc w:val="left"/>
              <w:rPr>
                <w:sz w:val="21"/>
              </w:rPr>
            </w:pPr>
            <w:r>
              <w:rPr>
                <w:sz w:val="21"/>
                <w:szCs w:val="21"/>
              </w:rPr>
              <w:t>操控方式</w:t>
            </w:r>
          </w:p>
        </w:tc>
        <w:tc>
          <w:tcPr>
            <w:tcW w:w="2109" w:type="dxa"/>
            <w:vAlign w:val="center"/>
          </w:tcPr>
          <w:p w14:paraId="32635E90">
            <w:pPr>
              <w:snapToGrid w:val="0"/>
              <w:spacing w:before="70" w:after="70" w:line="240" w:lineRule="auto"/>
              <w:ind w:firstLine="0"/>
              <w:jc w:val="left"/>
              <w:rPr>
                <w:sz w:val="21"/>
              </w:rPr>
            </w:pPr>
            <w:r>
              <w:rPr>
                <w:sz w:val="21"/>
                <w:szCs w:val="21"/>
              </w:rPr>
              <w:t>遥控+自主</w:t>
            </w:r>
          </w:p>
        </w:tc>
        <w:tc>
          <w:tcPr>
            <w:tcW w:w="3120" w:type="dxa"/>
            <w:vAlign w:val="center"/>
          </w:tcPr>
          <w:p w14:paraId="292F8145">
            <w:pPr>
              <w:snapToGrid w:val="0"/>
              <w:spacing w:before="70" w:after="70" w:line="240" w:lineRule="auto"/>
              <w:ind w:firstLine="0"/>
              <w:jc w:val="left"/>
              <w:rPr>
                <w:sz w:val="21"/>
              </w:rPr>
            </w:pPr>
            <w:r>
              <w:rPr>
                <w:sz w:val="21"/>
                <w:szCs w:val="21"/>
              </w:rPr>
              <w:t>支持</w:t>
            </w:r>
          </w:p>
        </w:tc>
        <w:tc>
          <w:tcPr>
            <w:tcW w:w="1386" w:type="dxa"/>
            <w:vAlign w:val="center"/>
          </w:tcPr>
          <w:p w14:paraId="1E7F0E6F">
            <w:pPr>
              <w:snapToGrid w:val="0"/>
              <w:spacing w:before="70" w:after="70" w:line="240" w:lineRule="auto"/>
              <w:ind w:firstLine="0"/>
              <w:jc w:val="left"/>
              <w:rPr>
                <w:sz w:val="21"/>
              </w:rPr>
            </w:pPr>
            <w:r>
              <w:rPr>
                <w:sz w:val="21"/>
                <w:szCs w:val="21"/>
              </w:rPr>
              <w:t>功能</w:t>
            </w:r>
          </w:p>
        </w:tc>
      </w:tr>
      <w:tr w14:paraId="5945D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0DFA545">
            <w:pPr>
              <w:snapToGrid w:val="0"/>
              <w:spacing w:before="70" w:after="70" w:line="240" w:lineRule="auto"/>
              <w:ind w:firstLine="0"/>
              <w:jc w:val="center"/>
              <w:rPr>
                <w:sz w:val="21"/>
              </w:rPr>
            </w:pPr>
            <w:r>
              <w:rPr>
                <w:sz w:val="21"/>
                <w:szCs w:val="21"/>
              </w:rPr>
              <w:t>40</w:t>
            </w:r>
          </w:p>
        </w:tc>
        <w:tc>
          <w:tcPr>
            <w:tcW w:w="1179" w:type="dxa"/>
            <w:vAlign w:val="center"/>
          </w:tcPr>
          <w:p w14:paraId="1ED3F28E">
            <w:pPr>
              <w:snapToGrid w:val="0"/>
              <w:spacing w:before="70" w:after="70" w:line="240" w:lineRule="auto"/>
              <w:ind w:firstLine="0"/>
              <w:jc w:val="center"/>
              <w:rPr>
                <w:sz w:val="21"/>
              </w:rPr>
            </w:pPr>
            <w:r>
              <w:rPr>
                <w:sz w:val="21"/>
                <w:szCs w:val="21"/>
              </w:rPr>
              <w:t>载具</w:t>
            </w:r>
          </w:p>
        </w:tc>
        <w:tc>
          <w:tcPr>
            <w:tcW w:w="1716" w:type="dxa"/>
            <w:vAlign w:val="center"/>
          </w:tcPr>
          <w:p w14:paraId="440CE4B0">
            <w:pPr>
              <w:snapToGrid w:val="0"/>
              <w:spacing w:before="70" w:after="70" w:line="240" w:lineRule="auto"/>
              <w:ind w:firstLine="0"/>
              <w:jc w:val="left"/>
              <w:rPr>
                <w:sz w:val="21"/>
              </w:rPr>
            </w:pPr>
            <w:r>
              <w:rPr>
                <w:sz w:val="21"/>
                <w:szCs w:val="21"/>
              </w:rPr>
              <w:t>安全保护</w:t>
            </w:r>
          </w:p>
        </w:tc>
        <w:tc>
          <w:tcPr>
            <w:tcW w:w="2109" w:type="dxa"/>
            <w:vAlign w:val="center"/>
          </w:tcPr>
          <w:p w14:paraId="3DAE14A2">
            <w:pPr>
              <w:snapToGrid w:val="0"/>
              <w:spacing w:before="70" w:after="70" w:line="240" w:lineRule="auto"/>
              <w:ind w:firstLine="0"/>
              <w:jc w:val="left"/>
              <w:rPr>
                <w:sz w:val="21"/>
              </w:rPr>
            </w:pPr>
            <w:r>
              <w:rPr>
                <w:sz w:val="21"/>
                <w:szCs w:val="21"/>
              </w:rPr>
              <w:t>急停/失电制动/倾角</w:t>
            </w:r>
          </w:p>
        </w:tc>
        <w:tc>
          <w:tcPr>
            <w:tcW w:w="3120" w:type="dxa"/>
            <w:vAlign w:val="center"/>
          </w:tcPr>
          <w:p w14:paraId="5A5A612B">
            <w:pPr>
              <w:snapToGrid w:val="0"/>
              <w:spacing w:before="70" w:after="70" w:line="240" w:lineRule="auto"/>
              <w:ind w:firstLine="0"/>
              <w:jc w:val="left"/>
              <w:rPr>
                <w:sz w:val="21"/>
              </w:rPr>
            </w:pPr>
            <w:r>
              <w:rPr>
                <w:sz w:val="21"/>
                <w:szCs w:val="21"/>
              </w:rPr>
              <w:t>全部具备</w:t>
            </w:r>
          </w:p>
        </w:tc>
        <w:tc>
          <w:tcPr>
            <w:tcW w:w="1386" w:type="dxa"/>
            <w:vAlign w:val="center"/>
          </w:tcPr>
          <w:p w14:paraId="584E920D">
            <w:pPr>
              <w:snapToGrid w:val="0"/>
              <w:spacing w:before="70" w:after="70" w:line="240" w:lineRule="auto"/>
              <w:ind w:firstLine="0"/>
              <w:jc w:val="left"/>
              <w:rPr>
                <w:sz w:val="21"/>
              </w:rPr>
            </w:pPr>
            <w:r>
              <w:rPr>
                <w:sz w:val="21"/>
                <w:szCs w:val="21"/>
              </w:rPr>
              <w:t>检查</w:t>
            </w:r>
          </w:p>
        </w:tc>
      </w:tr>
    </w:tbl>
    <w:p w14:paraId="677BC186">
      <w:pPr>
        <w:spacing w:line="240" w:lineRule="auto"/>
      </w:pPr>
    </w:p>
    <w:p w14:paraId="11BC2FDD">
      <w:pPr>
        <w:pStyle w:val="6"/>
      </w:pPr>
      <w:r>
        <w:rPr>
          <w:szCs w:val="32"/>
        </w:rPr>
        <w:t>2.5.2.18 关键部件与备件</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6"/>
        <w:gridCol w:w="2135"/>
        <w:gridCol w:w="1973"/>
        <w:gridCol w:w="1162"/>
        <w:gridCol w:w="1352"/>
        <w:gridCol w:w="1352"/>
      </w:tblGrid>
      <w:tr w14:paraId="27625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26" w:type="dxa"/>
            <w:shd w:val="clear" w:color="auto" w:fill="E7E6E6"/>
            <w:vAlign w:val="center"/>
          </w:tcPr>
          <w:p w14:paraId="7B84E043">
            <w:pPr>
              <w:snapToGrid w:val="0"/>
              <w:spacing w:before="70" w:after="70" w:line="240" w:lineRule="auto"/>
              <w:ind w:firstLine="0"/>
              <w:jc w:val="center"/>
              <w:rPr>
                <w:b/>
                <w:sz w:val="21"/>
              </w:rPr>
            </w:pPr>
            <w:r>
              <w:rPr>
                <w:b/>
                <w:sz w:val="21"/>
                <w:szCs w:val="21"/>
              </w:rPr>
              <w:t>序号</w:t>
            </w:r>
          </w:p>
        </w:tc>
        <w:tc>
          <w:tcPr>
            <w:tcW w:w="2135" w:type="dxa"/>
            <w:shd w:val="clear" w:color="auto" w:fill="E7E6E6"/>
            <w:vAlign w:val="center"/>
          </w:tcPr>
          <w:p w14:paraId="339C6646">
            <w:pPr>
              <w:snapToGrid w:val="0"/>
              <w:spacing w:before="70" w:after="70" w:line="240" w:lineRule="auto"/>
              <w:ind w:firstLine="0"/>
              <w:jc w:val="center"/>
              <w:rPr>
                <w:b/>
                <w:sz w:val="21"/>
              </w:rPr>
            </w:pPr>
            <w:r>
              <w:rPr>
                <w:b/>
                <w:sz w:val="21"/>
                <w:szCs w:val="21"/>
              </w:rPr>
              <w:t>部件</w:t>
            </w:r>
          </w:p>
        </w:tc>
        <w:tc>
          <w:tcPr>
            <w:tcW w:w="1973" w:type="dxa"/>
            <w:shd w:val="clear" w:color="auto" w:fill="E7E6E6"/>
            <w:vAlign w:val="center"/>
          </w:tcPr>
          <w:p w14:paraId="120C4FB1">
            <w:pPr>
              <w:snapToGrid w:val="0"/>
              <w:spacing w:before="70" w:after="70" w:line="240" w:lineRule="auto"/>
              <w:ind w:firstLine="0"/>
              <w:jc w:val="center"/>
              <w:rPr>
                <w:b/>
                <w:sz w:val="21"/>
              </w:rPr>
            </w:pPr>
            <w:r>
              <w:rPr>
                <w:b/>
                <w:sz w:val="21"/>
                <w:szCs w:val="21"/>
              </w:rPr>
              <w:t>规格</w:t>
            </w:r>
          </w:p>
        </w:tc>
        <w:tc>
          <w:tcPr>
            <w:tcW w:w="1162" w:type="dxa"/>
            <w:shd w:val="clear" w:color="auto" w:fill="E7E6E6"/>
            <w:vAlign w:val="center"/>
          </w:tcPr>
          <w:p w14:paraId="7D59FEFB">
            <w:pPr>
              <w:snapToGrid w:val="0"/>
              <w:spacing w:before="70" w:after="70" w:line="240" w:lineRule="auto"/>
              <w:ind w:firstLine="0"/>
              <w:jc w:val="center"/>
              <w:rPr>
                <w:b/>
                <w:sz w:val="21"/>
              </w:rPr>
            </w:pPr>
            <w:r>
              <w:rPr>
                <w:b/>
                <w:sz w:val="21"/>
                <w:szCs w:val="21"/>
              </w:rPr>
              <w:t>数量/台</w:t>
            </w:r>
          </w:p>
        </w:tc>
        <w:tc>
          <w:tcPr>
            <w:tcW w:w="1352" w:type="dxa"/>
            <w:shd w:val="clear" w:color="auto" w:fill="E7E6E6"/>
            <w:vAlign w:val="center"/>
          </w:tcPr>
          <w:p w14:paraId="0097E08B">
            <w:pPr>
              <w:snapToGrid w:val="0"/>
              <w:spacing w:before="70" w:after="70" w:line="240" w:lineRule="auto"/>
              <w:ind w:firstLine="0"/>
              <w:jc w:val="center"/>
              <w:rPr>
                <w:b/>
                <w:sz w:val="21"/>
              </w:rPr>
            </w:pPr>
            <w:r>
              <w:rPr>
                <w:b/>
                <w:sz w:val="21"/>
                <w:szCs w:val="21"/>
              </w:rPr>
              <w:t>备件比例</w:t>
            </w:r>
          </w:p>
        </w:tc>
        <w:tc>
          <w:tcPr>
            <w:tcW w:w="1352" w:type="dxa"/>
            <w:shd w:val="clear" w:color="auto" w:fill="E7E6E6"/>
            <w:vAlign w:val="center"/>
          </w:tcPr>
          <w:p w14:paraId="5D8DE3A0">
            <w:pPr>
              <w:snapToGrid w:val="0"/>
              <w:spacing w:before="70" w:after="70" w:line="240" w:lineRule="auto"/>
              <w:ind w:firstLine="0"/>
              <w:jc w:val="center"/>
              <w:rPr>
                <w:b/>
                <w:sz w:val="21"/>
              </w:rPr>
            </w:pPr>
            <w:r>
              <w:rPr>
                <w:b/>
                <w:sz w:val="21"/>
                <w:szCs w:val="21"/>
              </w:rPr>
              <w:t>更换周期</w:t>
            </w:r>
          </w:p>
        </w:tc>
      </w:tr>
      <w:tr w14:paraId="4B73B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02559230">
            <w:pPr>
              <w:snapToGrid w:val="0"/>
              <w:spacing w:before="70" w:after="70" w:line="240" w:lineRule="auto"/>
              <w:ind w:firstLine="0"/>
              <w:jc w:val="center"/>
              <w:rPr>
                <w:sz w:val="21"/>
              </w:rPr>
            </w:pPr>
            <w:r>
              <w:rPr>
                <w:sz w:val="21"/>
                <w:szCs w:val="21"/>
              </w:rPr>
              <w:t>1</w:t>
            </w:r>
          </w:p>
        </w:tc>
        <w:tc>
          <w:tcPr>
            <w:tcW w:w="2135" w:type="dxa"/>
            <w:vAlign w:val="center"/>
          </w:tcPr>
          <w:p w14:paraId="27D5EBEB">
            <w:pPr>
              <w:snapToGrid w:val="0"/>
              <w:spacing w:before="70" w:after="70" w:line="240" w:lineRule="auto"/>
              <w:ind w:firstLine="0"/>
              <w:jc w:val="left"/>
              <w:rPr>
                <w:sz w:val="21"/>
              </w:rPr>
            </w:pPr>
            <w:r>
              <w:rPr>
                <w:sz w:val="21"/>
                <w:szCs w:val="21"/>
              </w:rPr>
              <w:t>激光雷达</w:t>
            </w:r>
          </w:p>
        </w:tc>
        <w:tc>
          <w:tcPr>
            <w:tcW w:w="1973" w:type="dxa"/>
            <w:vAlign w:val="center"/>
          </w:tcPr>
          <w:p w14:paraId="54C85DDB">
            <w:pPr>
              <w:snapToGrid w:val="0"/>
              <w:spacing w:before="70" w:after="70" w:line="240" w:lineRule="auto"/>
              <w:ind w:firstLine="0"/>
              <w:jc w:val="left"/>
              <w:rPr>
                <w:sz w:val="21"/>
              </w:rPr>
            </w:pPr>
            <w:r>
              <w:rPr>
                <w:sz w:val="21"/>
                <w:szCs w:val="21"/>
              </w:rPr>
              <w:t>16/32 线</w:t>
            </w:r>
          </w:p>
        </w:tc>
        <w:tc>
          <w:tcPr>
            <w:tcW w:w="1162" w:type="dxa"/>
            <w:vAlign w:val="center"/>
          </w:tcPr>
          <w:p w14:paraId="25C56FFB">
            <w:pPr>
              <w:snapToGrid w:val="0"/>
              <w:spacing w:before="70" w:after="70" w:line="240" w:lineRule="auto"/>
              <w:ind w:firstLine="0"/>
              <w:jc w:val="center"/>
              <w:rPr>
                <w:sz w:val="21"/>
              </w:rPr>
            </w:pPr>
            <w:r>
              <w:rPr>
                <w:sz w:val="21"/>
                <w:szCs w:val="21"/>
              </w:rPr>
              <w:t>1</w:t>
            </w:r>
          </w:p>
        </w:tc>
        <w:tc>
          <w:tcPr>
            <w:tcW w:w="1352" w:type="dxa"/>
            <w:vAlign w:val="center"/>
          </w:tcPr>
          <w:p w14:paraId="2265A65C">
            <w:pPr>
              <w:snapToGrid w:val="0"/>
              <w:spacing w:before="70" w:after="70" w:line="240" w:lineRule="auto"/>
              <w:ind w:firstLine="0"/>
              <w:jc w:val="center"/>
              <w:rPr>
                <w:sz w:val="21"/>
              </w:rPr>
            </w:pPr>
            <w:r>
              <w:rPr>
                <w:sz w:val="21"/>
                <w:szCs w:val="21"/>
              </w:rPr>
              <w:t>20%</w:t>
            </w:r>
          </w:p>
        </w:tc>
        <w:tc>
          <w:tcPr>
            <w:tcW w:w="1352" w:type="dxa"/>
            <w:vAlign w:val="center"/>
          </w:tcPr>
          <w:p w14:paraId="30ABD769">
            <w:pPr>
              <w:snapToGrid w:val="0"/>
              <w:spacing w:before="70" w:after="70" w:line="240" w:lineRule="auto"/>
              <w:ind w:firstLine="0"/>
              <w:jc w:val="center"/>
              <w:rPr>
                <w:sz w:val="21"/>
              </w:rPr>
            </w:pPr>
            <w:r>
              <w:rPr>
                <w:sz w:val="21"/>
                <w:szCs w:val="21"/>
              </w:rPr>
              <w:t>3 年</w:t>
            </w:r>
          </w:p>
        </w:tc>
      </w:tr>
      <w:tr w14:paraId="45D75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310BBD34">
            <w:pPr>
              <w:snapToGrid w:val="0"/>
              <w:spacing w:before="70" w:after="70" w:line="240" w:lineRule="auto"/>
              <w:ind w:firstLine="0"/>
              <w:jc w:val="center"/>
              <w:rPr>
                <w:sz w:val="21"/>
              </w:rPr>
            </w:pPr>
            <w:r>
              <w:rPr>
                <w:sz w:val="21"/>
                <w:szCs w:val="21"/>
              </w:rPr>
              <w:t>2</w:t>
            </w:r>
          </w:p>
        </w:tc>
        <w:tc>
          <w:tcPr>
            <w:tcW w:w="2135" w:type="dxa"/>
            <w:vAlign w:val="center"/>
          </w:tcPr>
          <w:p w14:paraId="2A6633F5">
            <w:pPr>
              <w:snapToGrid w:val="0"/>
              <w:spacing w:before="70" w:after="70" w:line="240" w:lineRule="auto"/>
              <w:ind w:firstLine="0"/>
              <w:jc w:val="left"/>
              <w:rPr>
                <w:sz w:val="21"/>
              </w:rPr>
            </w:pPr>
            <w:r>
              <w:rPr>
                <w:sz w:val="21"/>
                <w:szCs w:val="21"/>
              </w:rPr>
              <w:t>全景相机</w:t>
            </w:r>
          </w:p>
        </w:tc>
        <w:tc>
          <w:tcPr>
            <w:tcW w:w="1973" w:type="dxa"/>
            <w:vAlign w:val="center"/>
          </w:tcPr>
          <w:p w14:paraId="2DE3FD18">
            <w:pPr>
              <w:snapToGrid w:val="0"/>
              <w:spacing w:before="70" w:after="70" w:line="240" w:lineRule="auto"/>
              <w:ind w:firstLine="0"/>
              <w:jc w:val="left"/>
              <w:rPr>
                <w:sz w:val="21"/>
              </w:rPr>
            </w:pPr>
            <w:r>
              <w:rPr>
                <w:sz w:val="21"/>
                <w:szCs w:val="21"/>
              </w:rPr>
              <w:t>2000 万像素</w:t>
            </w:r>
          </w:p>
        </w:tc>
        <w:tc>
          <w:tcPr>
            <w:tcW w:w="1162" w:type="dxa"/>
            <w:vAlign w:val="center"/>
          </w:tcPr>
          <w:p w14:paraId="1E715950">
            <w:pPr>
              <w:snapToGrid w:val="0"/>
              <w:spacing w:before="70" w:after="70" w:line="240" w:lineRule="auto"/>
              <w:ind w:firstLine="0"/>
              <w:jc w:val="center"/>
              <w:rPr>
                <w:sz w:val="21"/>
              </w:rPr>
            </w:pPr>
            <w:r>
              <w:rPr>
                <w:sz w:val="21"/>
                <w:szCs w:val="21"/>
              </w:rPr>
              <w:t>3</w:t>
            </w:r>
          </w:p>
        </w:tc>
        <w:tc>
          <w:tcPr>
            <w:tcW w:w="1352" w:type="dxa"/>
            <w:vAlign w:val="center"/>
          </w:tcPr>
          <w:p w14:paraId="7D7C127F">
            <w:pPr>
              <w:snapToGrid w:val="0"/>
              <w:spacing w:before="70" w:after="70" w:line="240" w:lineRule="auto"/>
              <w:ind w:firstLine="0"/>
              <w:jc w:val="center"/>
              <w:rPr>
                <w:sz w:val="21"/>
              </w:rPr>
            </w:pPr>
            <w:r>
              <w:rPr>
                <w:sz w:val="21"/>
                <w:szCs w:val="21"/>
              </w:rPr>
              <w:t>20%</w:t>
            </w:r>
          </w:p>
        </w:tc>
        <w:tc>
          <w:tcPr>
            <w:tcW w:w="1352" w:type="dxa"/>
            <w:vAlign w:val="center"/>
          </w:tcPr>
          <w:p w14:paraId="1BDE9A6F">
            <w:pPr>
              <w:snapToGrid w:val="0"/>
              <w:spacing w:before="70" w:after="70" w:line="240" w:lineRule="auto"/>
              <w:ind w:firstLine="0"/>
              <w:jc w:val="center"/>
              <w:rPr>
                <w:sz w:val="21"/>
              </w:rPr>
            </w:pPr>
            <w:r>
              <w:rPr>
                <w:sz w:val="21"/>
                <w:szCs w:val="21"/>
              </w:rPr>
              <w:t>3 年</w:t>
            </w:r>
          </w:p>
        </w:tc>
      </w:tr>
      <w:tr w14:paraId="429EA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71403A3E">
            <w:pPr>
              <w:snapToGrid w:val="0"/>
              <w:spacing w:before="70" w:after="70" w:line="240" w:lineRule="auto"/>
              <w:ind w:firstLine="0"/>
              <w:jc w:val="center"/>
              <w:rPr>
                <w:sz w:val="21"/>
              </w:rPr>
            </w:pPr>
            <w:r>
              <w:rPr>
                <w:sz w:val="21"/>
                <w:szCs w:val="21"/>
              </w:rPr>
              <w:t>3</w:t>
            </w:r>
          </w:p>
        </w:tc>
        <w:tc>
          <w:tcPr>
            <w:tcW w:w="2135" w:type="dxa"/>
            <w:vAlign w:val="center"/>
          </w:tcPr>
          <w:p w14:paraId="48074F17">
            <w:pPr>
              <w:snapToGrid w:val="0"/>
              <w:spacing w:before="70" w:after="70" w:line="240" w:lineRule="auto"/>
              <w:ind w:firstLine="0"/>
              <w:jc w:val="left"/>
              <w:rPr>
                <w:sz w:val="21"/>
              </w:rPr>
            </w:pPr>
            <w:r>
              <w:rPr>
                <w:sz w:val="21"/>
                <w:szCs w:val="21"/>
              </w:rPr>
              <w:t>IMU</w:t>
            </w:r>
          </w:p>
        </w:tc>
        <w:tc>
          <w:tcPr>
            <w:tcW w:w="1973" w:type="dxa"/>
            <w:vAlign w:val="center"/>
          </w:tcPr>
          <w:p w14:paraId="5B71F4DA">
            <w:pPr>
              <w:snapToGrid w:val="0"/>
              <w:spacing w:before="70" w:after="70" w:line="240" w:lineRule="auto"/>
              <w:ind w:firstLine="0"/>
              <w:jc w:val="left"/>
              <w:rPr>
                <w:sz w:val="21"/>
              </w:rPr>
            </w:pPr>
            <w:r>
              <w:rPr>
                <w:sz w:val="21"/>
                <w:szCs w:val="21"/>
              </w:rPr>
              <w:t>工业级</w:t>
            </w:r>
          </w:p>
        </w:tc>
        <w:tc>
          <w:tcPr>
            <w:tcW w:w="1162" w:type="dxa"/>
            <w:vAlign w:val="center"/>
          </w:tcPr>
          <w:p w14:paraId="3DCB44AF">
            <w:pPr>
              <w:snapToGrid w:val="0"/>
              <w:spacing w:before="70" w:after="70" w:line="240" w:lineRule="auto"/>
              <w:ind w:firstLine="0"/>
              <w:jc w:val="center"/>
              <w:rPr>
                <w:sz w:val="21"/>
              </w:rPr>
            </w:pPr>
            <w:r>
              <w:rPr>
                <w:sz w:val="21"/>
                <w:szCs w:val="21"/>
              </w:rPr>
              <w:t>1</w:t>
            </w:r>
          </w:p>
        </w:tc>
        <w:tc>
          <w:tcPr>
            <w:tcW w:w="1352" w:type="dxa"/>
            <w:vAlign w:val="center"/>
          </w:tcPr>
          <w:p w14:paraId="3A16C039">
            <w:pPr>
              <w:snapToGrid w:val="0"/>
              <w:spacing w:before="70" w:after="70" w:line="240" w:lineRule="auto"/>
              <w:ind w:firstLine="0"/>
              <w:jc w:val="center"/>
              <w:rPr>
                <w:sz w:val="21"/>
              </w:rPr>
            </w:pPr>
            <w:r>
              <w:rPr>
                <w:sz w:val="21"/>
                <w:szCs w:val="21"/>
              </w:rPr>
              <w:t>20%</w:t>
            </w:r>
          </w:p>
        </w:tc>
        <w:tc>
          <w:tcPr>
            <w:tcW w:w="1352" w:type="dxa"/>
            <w:vAlign w:val="center"/>
          </w:tcPr>
          <w:p w14:paraId="15D90B99">
            <w:pPr>
              <w:snapToGrid w:val="0"/>
              <w:spacing w:before="70" w:after="70" w:line="240" w:lineRule="auto"/>
              <w:ind w:firstLine="0"/>
              <w:jc w:val="center"/>
              <w:rPr>
                <w:sz w:val="21"/>
              </w:rPr>
            </w:pPr>
            <w:r>
              <w:rPr>
                <w:sz w:val="21"/>
                <w:szCs w:val="21"/>
              </w:rPr>
              <w:t>3 年</w:t>
            </w:r>
          </w:p>
        </w:tc>
      </w:tr>
      <w:tr w14:paraId="5A45F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5C29DD34">
            <w:pPr>
              <w:snapToGrid w:val="0"/>
              <w:spacing w:before="70" w:after="70" w:line="240" w:lineRule="auto"/>
              <w:ind w:firstLine="0"/>
              <w:jc w:val="center"/>
              <w:rPr>
                <w:sz w:val="21"/>
              </w:rPr>
            </w:pPr>
            <w:r>
              <w:rPr>
                <w:sz w:val="21"/>
                <w:szCs w:val="21"/>
              </w:rPr>
              <w:t>4</w:t>
            </w:r>
          </w:p>
        </w:tc>
        <w:tc>
          <w:tcPr>
            <w:tcW w:w="2135" w:type="dxa"/>
            <w:vAlign w:val="center"/>
          </w:tcPr>
          <w:p w14:paraId="4D17FED0">
            <w:pPr>
              <w:snapToGrid w:val="0"/>
              <w:spacing w:before="70" w:after="70" w:line="240" w:lineRule="auto"/>
              <w:ind w:firstLine="0"/>
              <w:jc w:val="left"/>
              <w:rPr>
                <w:sz w:val="21"/>
              </w:rPr>
            </w:pPr>
            <w:r>
              <w:rPr>
                <w:sz w:val="21"/>
                <w:szCs w:val="21"/>
              </w:rPr>
              <w:t>主控板</w:t>
            </w:r>
          </w:p>
        </w:tc>
        <w:tc>
          <w:tcPr>
            <w:tcW w:w="1973" w:type="dxa"/>
            <w:vAlign w:val="center"/>
          </w:tcPr>
          <w:p w14:paraId="2C97531F">
            <w:pPr>
              <w:snapToGrid w:val="0"/>
              <w:spacing w:before="70" w:after="70" w:line="240" w:lineRule="auto"/>
              <w:ind w:firstLine="0"/>
              <w:jc w:val="left"/>
              <w:rPr>
                <w:sz w:val="21"/>
              </w:rPr>
            </w:pPr>
            <w:r>
              <w:rPr>
                <w:sz w:val="21"/>
                <w:szCs w:val="21"/>
              </w:rPr>
              <w:t>国产 SoC</w:t>
            </w:r>
          </w:p>
        </w:tc>
        <w:tc>
          <w:tcPr>
            <w:tcW w:w="1162" w:type="dxa"/>
            <w:vAlign w:val="center"/>
          </w:tcPr>
          <w:p w14:paraId="445C92C5">
            <w:pPr>
              <w:snapToGrid w:val="0"/>
              <w:spacing w:before="70" w:after="70" w:line="240" w:lineRule="auto"/>
              <w:ind w:firstLine="0"/>
              <w:jc w:val="center"/>
              <w:rPr>
                <w:sz w:val="21"/>
              </w:rPr>
            </w:pPr>
            <w:r>
              <w:rPr>
                <w:sz w:val="21"/>
                <w:szCs w:val="21"/>
              </w:rPr>
              <w:t>1</w:t>
            </w:r>
          </w:p>
        </w:tc>
        <w:tc>
          <w:tcPr>
            <w:tcW w:w="1352" w:type="dxa"/>
            <w:vAlign w:val="center"/>
          </w:tcPr>
          <w:p w14:paraId="2E77667C">
            <w:pPr>
              <w:snapToGrid w:val="0"/>
              <w:spacing w:before="70" w:after="70" w:line="240" w:lineRule="auto"/>
              <w:ind w:firstLine="0"/>
              <w:jc w:val="center"/>
              <w:rPr>
                <w:sz w:val="21"/>
              </w:rPr>
            </w:pPr>
            <w:r>
              <w:rPr>
                <w:sz w:val="21"/>
                <w:szCs w:val="21"/>
              </w:rPr>
              <w:t>10%</w:t>
            </w:r>
          </w:p>
        </w:tc>
        <w:tc>
          <w:tcPr>
            <w:tcW w:w="1352" w:type="dxa"/>
            <w:vAlign w:val="center"/>
          </w:tcPr>
          <w:p w14:paraId="35A3717F">
            <w:pPr>
              <w:snapToGrid w:val="0"/>
              <w:spacing w:before="70" w:after="70" w:line="240" w:lineRule="auto"/>
              <w:ind w:firstLine="0"/>
              <w:jc w:val="center"/>
              <w:rPr>
                <w:sz w:val="21"/>
              </w:rPr>
            </w:pPr>
            <w:r>
              <w:rPr>
                <w:sz w:val="21"/>
                <w:szCs w:val="21"/>
              </w:rPr>
              <w:t>5 年</w:t>
            </w:r>
          </w:p>
        </w:tc>
      </w:tr>
      <w:tr w14:paraId="0BFE6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48F352B9">
            <w:pPr>
              <w:snapToGrid w:val="0"/>
              <w:spacing w:before="70" w:after="70" w:line="240" w:lineRule="auto"/>
              <w:ind w:firstLine="0"/>
              <w:jc w:val="center"/>
              <w:rPr>
                <w:sz w:val="21"/>
              </w:rPr>
            </w:pPr>
            <w:r>
              <w:rPr>
                <w:sz w:val="21"/>
                <w:szCs w:val="21"/>
              </w:rPr>
              <w:t>5</w:t>
            </w:r>
          </w:p>
        </w:tc>
        <w:tc>
          <w:tcPr>
            <w:tcW w:w="2135" w:type="dxa"/>
            <w:vAlign w:val="center"/>
          </w:tcPr>
          <w:p w14:paraId="39B96537">
            <w:pPr>
              <w:snapToGrid w:val="0"/>
              <w:spacing w:before="70" w:after="70" w:line="240" w:lineRule="auto"/>
              <w:ind w:firstLine="0"/>
              <w:jc w:val="left"/>
              <w:rPr>
                <w:sz w:val="21"/>
              </w:rPr>
            </w:pPr>
            <w:r>
              <w:rPr>
                <w:sz w:val="21"/>
                <w:szCs w:val="21"/>
              </w:rPr>
              <w:t>存储卡</w:t>
            </w:r>
          </w:p>
        </w:tc>
        <w:tc>
          <w:tcPr>
            <w:tcW w:w="1973" w:type="dxa"/>
            <w:vAlign w:val="center"/>
          </w:tcPr>
          <w:p w14:paraId="186CB8F0">
            <w:pPr>
              <w:snapToGrid w:val="0"/>
              <w:spacing w:before="70" w:after="70" w:line="240" w:lineRule="auto"/>
              <w:ind w:firstLine="0"/>
              <w:jc w:val="left"/>
              <w:rPr>
                <w:sz w:val="21"/>
              </w:rPr>
            </w:pPr>
            <w:r>
              <w:rPr>
                <w:sz w:val="21"/>
                <w:szCs w:val="21"/>
              </w:rPr>
              <w:t>512 GB 工业级</w:t>
            </w:r>
          </w:p>
        </w:tc>
        <w:tc>
          <w:tcPr>
            <w:tcW w:w="1162" w:type="dxa"/>
            <w:vAlign w:val="center"/>
          </w:tcPr>
          <w:p w14:paraId="1DFF8D61">
            <w:pPr>
              <w:snapToGrid w:val="0"/>
              <w:spacing w:before="70" w:after="70" w:line="240" w:lineRule="auto"/>
              <w:ind w:firstLine="0"/>
              <w:jc w:val="center"/>
              <w:rPr>
                <w:sz w:val="21"/>
              </w:rPr>
            </w:pPr>
            <w:r>
              <w:rPr>
                <w:sz w:val="21"/>
                <w:szCs w:val="21"/>
              </w:rPr>
              <w:t>1</w:t>
            </w:r>
          </w:p>
        </w:tc>
        <w:tc>
          <w:tcPr>
            <w:tcW w:w="1352" w:type="dxa"/>
            <w:vAlign w:val="center"/>
          </w:tcPr>
          <w:p w14:paraId="6FDF92EF">
            <w:pPr>
              <w:snapToGrid w:val="0"/>
              <w:spacing w:before="70" w:after="70" w:line="240" w:lineRule="auto"/>
              <w:ind w:firstLine="0"/>
              <w:jc w:val="center"/>
              <w:rPr>
                <w:sz w:val="21"/>
              </w:rPr>
            </w:pPr>
            <w:r>
              <w:rPr>
                <w:sz w:val="21"/>
                <w:szCs w:val="21"/>
              </w:rPr>
              <w:t>50%</w:t>
            </w:r>
          </w:p>
        </w:tc>
        <w:tc>
          <w:tcPr>
            <w:tcW w:w="1352" w:type="dxa"/>
            <w:vAlign w:val="center"/>
          </w:tcPr>
          <w:p w14:paraId="6F14CCB6">
            <w:pPr>
              <w:snapToGrid w:val="0"/>
              <w:spacing w:before="70" w:after="70" w:line="240" w:lineRule="auto"/>
              <w:ind w:firstLine="0"/>
              <w:jc w:val="center"/>
              <w:rPr>
                <w:sz w:val="21"/>
              </w:rPr>
            </w:pPr>
            <w:r>
              <w:rPr>
                <w:sz w:val="21"/>
                <w:szCs w:val="21"/>
              </w:rPr>
              <w:t>2 年</w:t>
            </w:r>
          </w:p>
        </w:tc>
      </w:tr>
      <w:tr w14:paraId="2F2AB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3998AF54">
            <w:pPr>
              <w:snapToGrid w:val="0"/>
              <w:spacing w:before="70" w:after="70" w:line="240" w:lineRule="auto"/>
              <w:ind w:firstLine="0"/>
              <w:jc w:val="center"/>
              <w:rPr>
                <w:sz w:val="21"/>
              </w:rPr>
            </w:pPr>
            <w:r>
              <w:rPr>
                <w:sz w:val="21"/>
                <w:szCs w:val="21"/>
              </w:rPr>
              <w:t>6</w:t>
            </w:r>
          </w:p>
        </w:tc>
        <w:tc>
          <w:tcPr>
            <w:tcW w:w="2135" w:type="dxa"/>
            <w:vAlign w:val="center"/>
          </w:tcPr>
          <w:p w14:paraId="318B03E1">
            <w:pPr>
              <w:snapToGrid w:val="0"/>
              <w:spacing w:before="70" w:after="70" w:line="240" w:lineRule="auto"/>
              <w:ind w:firstLine="0"/>
              <w:jc w:val="left"/>
              <w:rPr>
                <w:sz w:val="21"/>
              </w:rPr>
            </w:pPr>
            <w:r>
              <w:rPr>
                <w:sz w:val="21"/>
                <w:szCs w:val="21"/>
              </w:rPr>
              <w:t>电池</w:t>
            </w:r>
          </w:p>
        </w:tc>
        <w:tc>
          <w:tcPr>
            <w:tcW w:w="1973" w:type="dxa"/>
            <w:vAlign w:val="center"/>
          </w:tcPr>
          <w:p w14:paraId="3D20AAD3">
            <w:pPr>
              <w:snapToGrid w:val="0"/>
              <w:spacing w:before="70" w:after="70" w:line="240" w:lineRule="auto"/>
              <w:ind w:firstLine="0"/>
              <w:jc w:val="left"/>
              <w:rPr>
                <w:sz w:val="21"/>
              </w:rPr>
            </w:pPr>
            <w:r>
              <w:rPr>
                <w:sz w:val="21"/>
                <w:szCs w:val="21"/>
              </w:rPr>
              <w:t>24 V/200 Wh</w:t>
            </w:r>
          </w:p>
        </w:tc>
        <w:tc>
          <w:tcPr>
            <w:tcW w:w="1162" w:type="dxa"/>
            <w:vAlign w:val="center"/>
          </w:tcPr>
          <w:p w14:paraId="2946438F">
            <w:pPr>
              <w:snapToGrid w:val="0"/>
              <w:spacing w:before="70" w:after="70" w:line="240" w:lineRule="auto"/>
              <w:ind w:firstLine="0"/>
              <w:jc w:val="center"/>
              <w:rPr>
                <w:sz w:val="21"/>
              </w:rPr>
            </w:pPr>
            <w:r>
              <w:rPr>
                <w:sz w:val="21"/>
                <w:szCs w:val="21"/>
              </w:rPr>
              <w:t>2</w:t>
            </w:r>
          </w:p>
        </w:tc>
        <w:tc>
          <w:tcPr>
            <w:tcW w:w="1352" w:type="dxa"/>
            <w:vAlign w:val="center"/>
          </w:tcPr>
          <w:p w14:paraId="079A95CD">
            <w:pPr>
              <w:snapToGrid w:val="0"/>
              <w:spacing w:before="70" w:after="70" w:line="240" w:lineRule="auto"/>
              <w:ind w:firstLine="0"/>
              <w:jc w:val="center"/>
              <w:rPr>
                <w:sz w:val="21"/>
              </w:rPr>
            </w:pPr>
            <w:r>
              <w:rPr>
                <w:sz w:val="21"/>
                <w:szCs w:val="21"/>
              </w:rPr>
              <w:t>50%</w:t>
            </w:r>
          </w:p>
        </w:tc>
        <w:tc>
          <w:tcPr>
            <w:tcW w:w="1352" w:type="dxa"/>
            <w:vAlign w:val="center"/>
          </w:tcPr>
          <w:p w14:paraId="50718C93">
            <w:pPr>
              <w:snapToGrid w:val="0"/>
              <w:spacing w:before="70" w:after="70" w:line="240" w:lineRule="auto"/>
              <w:ind w:firstLine="0"/>
              <w:jc w:val="center"/>
              <w:rPr>
                <w:sz w:val="21"/>
              </w:rPr>
            </w:pPr>
            <w:r>
              <w:rPr>
                <w:sz w:val="21"/>
                <w:szCs w:val="21"/>
              </w:rPr>
              <w:t>2 年</w:t>
            </w:r>
          </w:p>
        </w:tc>
      </w:tr>
      <w:tr w14:paraId="480BF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14F88D37">
            <w:pPr>
              <w:snapToGrid w:val="0"/>
              <w:spacing w:before="70" w:after="70" w:line="240" w:lineRule="auto"/>
              <w:ind w:firstLine="0"/>
              <w:jc w:val="center"/>
              <w:rPr>
                <w:sz w:val="21"/>
              </w:rPr>
            </w:pPr>
            <w:r>
              <w:rPr>
                <w:sz w:val="21"/>
                <w:szCs w:val="21"/>
              </w:rPr>
              <w:t>7</w:t>
            </w:r>
          </w:p>
        </w:tc>
        <w:tc>
          <w:tcPr>
            <w:tcW w:w="2135" w:type="dxa"/>
            <w:vAlign w:val="center"/>
          </w:tcPr>
          <w:p w14:paraId="1E4E4356">
            <w:pPr>
              <w:snapToGrid w:val="0"/>
              <w:spacing w:before="70" w:after="70" w:line="240" w:lineRule="auto"/>
              <w:ind w:firstLine="0"/>
              <w:jc w:val="left"/>
              <w:rPr>
                <w:sz w:val="21"/>
              </w:rPr>
            </w:pPr>
            <w:r>
              <w:rPr>
                <w:sz w:val="21"/>
                <w:szCs w:val="21"/>
              </w:rPr>
              <w:t>电机</w:t>
            </w:r>
          </w:p>
        </w:tc>
        <w:tc>
          <w:tcPr>
            <w:tcW w:w="1973" w:type="dxa"/>
            <w:vAlign w:val="center"/>
          </w:tcPr>
          <w:p w14:paraId="3B79F13D">
            <w:pPr>
              <w:snapToGrid w:val="0"/>
              <w:spacing w:before="70" w:after="70" w:line="240" w:lineRule="auto"/>
              <w:ind w:firstLine="0"/>
              <w:jc w:val="left"/>
              <w:rPr>
                <w:sz w:val="21"/>
              </w:rPr>
            </w:pPr>
            <w:r>
              <w:rPr>
                <w:sz w:val="21"/>
                <w:szCs w:val="21"/>
              </w:rPr>
              <w:t>无刷</w:t>
            </w:r>
          </w:p>
        </w:tc>
        <w:tc>
          <w:tcPr>
            <w:tcW w:w="1162" w:type="dxa"/>
            <w:vAlign w:val="center"/>
          </w:tcPr>
          <w:p w14:paraId="50289770">
            <w:pPr>
              <w:snapToGrid w:val="0"/>
              <w:spacing w:before="70" w:after="70" w:line="240" w:lineRule="auto"/>
              <w:ind w:firstLine="0"/>
              <w:jc w:val="center"/>
              <w:rPr>
                <w:sz w:val="21"/>
              </w:rPr>
            </w:pPr>
            <w:r>
              <w:rPr>
                <w:sz w:val="21"/>
                <w:szCs w:val="21"/>
              </w:rPr>
              <w:t>4</w:t>
            </w:r>
          </w:p>
        </w:tc>
        <w:tc>
          <w:tcPr>
            <w:tcW w:w="1352" w:type="dxa"/>
            <w:vAlign w:val="center"/>
          </w:tcPr>
          <w:p w14:paraId="40467B34">
            <w:pPr>
              <w:snapToGrid w:val="0"/>
              <w:spacing w:before="70" w:after="70" w:line="240" w:lineRule="auto"/>
              <w:ind w:firstLine="0"/>
              <w:jc w:val="center"/>
              <w:rPr>
                <w:sz w:val="21"/>
              </w:rPr>
            </w:pPr>
            <w:r>
              <w:rPr>
                <w:sz w:val="21"/>
                <w:szCs w:val="21"/>
              </w:rPr>
              <w:t>20%</w:t>
            </w:r>
          </w:p>
        </w:tc>
        <w:tc>
          <w:tcPr>
            <w:tcW w:w="1352" w:type="dxa"/>
            <w:vAlign w:val="center"/>
          </w:tcPr>
          <w:p w14:paraId="6AF159B9">
            <w:pPr>
              <w:snapToGrid w:val="0"/>
              <w:spacing w:before="70" w:after="70" w:line="240" w:lineRule="auto"/>
              <w:ind w:firstLine="0"/>
              <w:jc w:val="center"/>
              <w:rPr>
                <w:sz w:val="21"/>
              </w:rPr>
            </w:pPr>
            <w:r>
              <w:rPr>
                <w:sz w:val="21"/>
                <w:szCs w:val="21"/>
              </w:rPr>
              <w:t>3 年</w:t>
            </w:r>
          </w:p>
        </w:tc>
      </w:tr>
      <w:tr w14:paraId="22AA8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0DA6711B">
            <w:pPr>
              <w:snapToGrid w:val="0"/>
              <w:spacing w:before="70" w:after="70" w:line="240" w:lineRule="auto"/>
              <w:ind w:firstLine="0"/>
              <w:jc w:val="center"/>
              <w:rPr>
                <w:sz w:val="21"/>
              </w:rPr>
            </w:pPr>
            <w:r>
              <w:rPr>
                <w:sz w:val="21"/>
                <w:szCs w:val="21"/>
              </w:rPr>
              <w:t>8</w:t>
            </w:r>
          </w:p>
        </w:tc>
        <w:tc>
          <w:tcPr>
            <w:tcW w:w="2135" w:type="dxa"/>
            <w:vAlign w:val="center"/>
          </w:tcPr>
          <w:p w14:paraId="454DC637">
            <w:pPr>
              <w:snapToGrid w:val="0"/>
              <w:spacing w:before="70" w:after="70" w:line="240" w:lineRule="auto"/>
              <w:ind w:firstLine="0"/>
              <w:jc w:val="left"/>
              <w:rPr>
                <w:sz w:val="21"/>
              </w:rPr>
            </w:pPr>
            <w:r>
              <w:rPr>
                <w:sz w:val="21"/>
                <w:szCs w:val="21"/>
              </w:rPr>
              <w:t>减速器</w:t>
            </w:r>
          </w:p>
        </w:tc>
        <w:tc>
          <w:tcPr>
            <w:tcW w:w="1973" w:type="dxa"/>
            <w:vAlign w:val="center"/>
          </w:tcPr>
          <w:p w14:paraId="53BA08AA">
            <w:pPr>
              <w:snapToGrid w:val="0"/>
              <w:spacing w:before="70" w:after="70" w:line="240" w:lineRule="auto"/>
              <w:ind w:firstLine="0"/>
              <w:jc w:val="left"/>
              <w:rPr>
                <w:sz w:val="21"/>
              </w:rPr>
            </w:pPr>
            <w:r>
              <w:rPr>
                <w:sz w:val="21"/>
                <w:szCs w:val="21"/>
              </w:rPr>
              <w:t>行星</w:t>
            </w:r>
          </w:p>
        </w:tc>
        <w:tc>
          <w:tcPr>
            <w:tcW w:w="1162" w:type="dxa"/>
            <w:vAlign w:val="center"/>
          </w:tcPr>
          <w:p w14:paraId="22EB560C">
            <w:pPr>
              <w:snapToGrid w:val="0"/>
              <w:spacing w:before="70" w:after="70" w:line="240" w:lineRule="auto"/>
              <w:ind w:firstLine="0"/>
              <w:jc w:val="center"/>
              <w:rPr>
                <w:sz w:val="21"/>
              </w:rPr>
            </w:pPr>
            <w:r>
              <w:rPr>
                <w:sz w:val="21"/>
                <w:szCs w:val="21"/>
              </w:rPr>
              <w:t>4</w:t>
            </w:r>
          </w:p>
        </w:tc>
        <w:tc>
          <w:tcPr>
            <w:tcW w:w="1352" w:type="dxa"/>
            <w:vAlign w:val="center"/>
          </w:tcPr>
          <w:p w14:paraId="3950E09A">
            <w:pPr>
              <w:snapToGrid w:val="0"/>
              <w:spacing w:before="70" w:after="70" w:line="240" w:lineRule="auto"/>
              <w:ind w:firstLine="0"/>
              <w:jc w:val="center"/>
              <w:rPr>
                <w:sz w:val="21"/>
              </w:rPr>
            </w:pPr>
            <w:r>
              <w:rPr>
                <w:sz w:val="21"/>
                <w:szCs w:val="21"/>
              </w:rPr>
              <w:t>20%</w:t>
            </w:r>
          </w:p>
        </w:tc>
        <w:tc>
          <w:tcPr>
            <w:tcW w:w="1352" w:type="dxa"/>
            <w:vAlign w:val="center"/>
          </w:tcPr>
          <w:p w14:paraId="6EC55067">
            <w:pPr>
              <w:snapToGrid w:val="0"/>
              <w:spacing w:before="70" w:after="70" w:line="240" w:lineRule="auto"/>
              <w:ind w:firstLine="0"/>
              <w:jc w:val="center"/>
              <w:rPr>
                <w:sz w:val="21"/>
              </w:rPr>
            </w:pPr>
            <w:r>
              <w:rPr>
                <w:sz w:val="21"/>
                <w:szCs w:val="21"/>
              </w:rPr>
              <w:t>3 年</w:t>
            </w:r>
          </w:p>
        </w:tc>
      </w:tr>
      <w:tr w14:paraId="37EFA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02C37EF1">
            <w:pPr>
              <w:snapToGrid w:val="0"/>
              <w:spacing w:before="70" w:after="70" w:line="240" w:lineRule="auto"/>
              <w:ind w:firstLine="0"/>
              <w:jc w:val="center"/>
              <w:rPr>
                <w:sz w:val="21"/>
              </w:rPr>
            </w:pPr>
            <w:r>
              <w:rPr>
                <w:sz w:val="21"/>
                <w:szCs w:val="21"/>
              </w:rPr>
              <w:t>9</w:t>
            </w:r>
          </w:p>
        </w:tc>
        <w:tc>
          <w:tcPr>
            <w:tcW w:w="2135" w:type="dxa"/>
            <w:vAlign w:val="center"/>
          </w:tcPr>
          <w:p w14:paraId="20E99F7F">
            <w:pPr>
              <w:snapToGrid w:val="0"/>
              <w:spacing w:before="70" w:after="70" w:line="240" w:lineRule="auto"/>
              <w:ind w:firstLine="0"/>
              <w:jc w:val="left"/>
              <w:rPr>
                <w:sz w:val="21"/>
              </w:rPr>
            </w:pPr>
            <w:r>
              <w:rPr>
                <w:sz w:val="21"/>
                <w:szCs w:val="21"/>
              </w:rPr>
              <w:t>编码器</w:t>
            </w:r>
          </w:p>
        </w:tc>
        <w:tc>
          <w:tcPr>
            <w:tcW w:w="1973" w:type="dxa"/>
            <w:vAlign w:val="center"/>
          </w:tcPr>
          <w:p w14:paraId="3D988A9B">
            <w:pPr>
              <w:snapToGrid w:val="0"/>
              <w:spacing w:before="70" w:after="70" w:line="240" w:lineRule="auto"/>
              <w:ind w:firstLine="0"/>
              <w:jc w:val="left"/>
              <w:rPr>
                <w:sz w:val="21"/>
              </w:rPr>
            </w:pPr>
            <w:r>
              <w:rPr>
                <w:sz w:val="21"/>
                <w:szCs w:val="21"/>
              </w:rPr>
              <w:t>磁编码</w:t>
            </w:r>
          </w:p>
        </w:tc>
        <w:tc>
          <w:tcPr>
            <w:tcW w:w="1162" w:type="dxa"/>
            <w:vAlign w:val="center"/>
          </w:tcPr>
          <w:p w14:paraId="200A2105">
            <w:pPr>
              <w:snapToGrid w:val="0"/>
              <w:spacing w:before="70" w:after="70" w:line="240" w:lineRule="auto"/>
              <w:ind w:firstLine="0"/>
              <w:jc w:val="center"/>
              <w:rPr>
                <w:sz w:val="21"/>
              </w:rPr>
            </w:pPr>
            <w:r>
              <w:rPr>
                <w:sz w:val="21"/>
                <w:szCs w:val="21"/>
              </w:rPr>
              <w:t>4</w:t>
            </w:r>
          </w:p>
        </w:tc>
        <w:tc>
          <w:tcPr>
            <w:tcW w:w="1352" w:type="dxa"/>
            <w:vAlign w:val="center"/>
          </w:tcPr>
          <w:p w14:paraId="3FA185F2">
            <w:pPr>
              <w:snapToGrid w:val="0"/>
              <w:spacing w:before="70" w:after="70" w:line="240" w:lineRule="auto"/>
              <w:ind w:firstLine="0"/>
              <w:jc w:val="center"/>
              <w:rPr>
                <w:sz w:val="21"/>
              </w:rPr>
            </w:pPr>
            <w:r>
              <w:rPr>
                <w:sz w:val="21"/>
                <w:szCs w:val="21"/>
              </w:rPr>
              <w:t>20%</w:t>
            </w:r>
          </w:p>
        </w:tc>
        <w:tc>
          <w:tcPr>
            <w:tcW w:w="1352" w:type="dxa"/>
            <w:vAlign w:val="center"/>
          </w:tcPr>
          <w:p w14:paraId="329C798B">
            <w:pPr>
              <w:snapToGrid w:val="0"/>
              <w:spacing w:before="70" w:after="70" w:line="240" w:lineRule="auto"/>
              <w:ind w:firstLine="0"/>
              <w:jc w:val="center"/>
              <w:rPr>
                <w:sz w:val="21"/>
              </w:rPr>
            </w:pPr>
            <w:r>
              <w:rPr>
                <w:sz w:val="21"/>
                <w:szCs w:val="21"/>
              </w:rPr>
              <w:t>3 年</w:t>
            </w:r>
          </w:p>
        </w:tc>
      </w:tr>
      <w:tr w14:paraId="30C65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7F068FA9">
            <w:pPr>
              <w:snapToGrid w:val="0"/>
              <w:spacing w:before="70" w:after="70" w:line="240" w:lineRule="auto"/>
              <w:ind w:firstLine="0"/>
              <w:jc w:val="center"/>
              <w:rPr>
                <w:sz w:val="21"/>
              </w:rPr>
            </w:pPr>
            <w:r>
              <w:rPr>
                <w:sz w:val="21"/>
                <w:szCs w:val="21"/>
              </w:rPr>
              <w:t>10</w:t>
            </w:r>
          </w:p>
        </w:tc>
        <w:tc>
          <w:tcPr>
            <w:tcW w:w="2135" w:type="dxa"/>
            <w:vAlign w:val="center"/>
          </w:tcPr>
          <w:p w14:paraId="39C24A92">
            <w:pPr>
              <w:snapToGrid w:val="0"/>
              <w:spacing w:before="70" w:after="70" w:line="240" w:lineRule="auto"/>
              <w:ind w:firstLine="0"/>
              <w:jc w:val="left"/>
              <w:rPr>
                <w:sz w:val="21"/>
              </w:rPr>
            </w:pPr>
            <w:r>
              <w:rPr>
                <w:sz w:val="21"/>
                <w:szCs w:val="21"/>
              </w:rPr>
              <w:t>履带板与驱动轮</w:t>
            </w:r>
          </w:p>
        </w:tc>
        <w:tc>
          <w:tcPr>
            <w:tcW w:w="1973" w:type="dxa"/>
            <w:vAlign w:val="center"/>
          </w:tcPr>
          <w:p w14:paraId="6DB38666">
            <w:pPr>
              <w:snapToGrid w:val="0"/>
              <w:spacing w:before="70" w:after="70" w:line="240" w:lineRule="auto"/>
              <w:ind w:firstLine="0"/>
              <w:jc w:val="left"/>
              <w:rPr>
                <w:sz w:val="21"/>
              </w:rPr>
            </w:pPr>
            <w:r>
              <w:rPr>
                <w:sz w:val="21"/>
                <w:szCs w:val="21"/>
              </w:rPr>
              <w:t>耐磨橡胶</w:t>
            </w:r>
          </w:p>
        </w:tc>
        <w:tc>
          <w:tcPr>
            <w:tcW w:w="1162" w:type="dxa"/>
            <w:vAlign w:val="center"/>
          </w:tcPr>
          <w:p w14:paraId="1B37DC36">
            <w:pPr>
              <w:snapToGrid w:val="0"/>
              <w:spacing w:before="70" w:after="70" w:line="240" w:lineRule="auto"/>
              <w:ind w:firstLine="0"/>
              <w:jc w:val="center"/>
              <w:rPr>
                <w:sz w:val="21"/>
              </w:rPr>
            </w:pPr>
            <w:r>
              <w:rPr>
                <w:sz w:val="21"/>
                <w:szCs w:val="21"/>
              </w:rPr>
              <w:t>1 套</w:t>
            </w:r>
          </w:p>
        </w:tc>
        <w:tc>
          <w:tcPr>
            <w:tcW w:w="1352" w:type="dxa"/>
            <w:vAlign w:val="center"/>
          </w:tcPr>
          <w:p w14:paraId="4907BF7C">
            <w:pPr>
              <w:snapToGrid w:val="0"/>
              <w:spacing w:before="70" w:after="70" w:line="240" w:lineRule="auto"/>
              <w:ind w:firstLine="0"/>
              <w:jc w:val="center"/>
              <w:rPr>
                <w:sz w:val="21"/>
              </w:rPr>
            </w:pPr>
            <w:r>
              <w:rPr>
                <w:sz w:val="21"/>
                <w:szCs w:val="21"/>
              </w:rPr>
              <w:t>50%</w:t>
            </w:r>
          </w:p>
        </w:tc>
        <w:tc>
          <w:tcPr>
            <w:tcW w:w="1352" w:type="dxa"/>
            <w:vAlign w:val="center"/>
          </w:tcPr>
          <w:p w14:paraId="4949D6E8">
            <w:pPr>
              <w:snapToGrid w:val="0"/>
              <w:spacing w:before="70" w:after="70" w:line="240" w:lineRule="auto"/>
              <w:ind w:firstLine="0"/>
              <w:jc w:val="center"/>
              <w:rPr>
                <w:sz w:val="21"/>
              </w:rPr>
            </w:pPr>
            <w:r>
              <w:rPr>
                <w:sz w:val="21"/>
                <w:szCs w:val="21"/>
              </w:rPr>
              <w:t>1 年</w:t>
            </w:r>
          </w:p>
        </w:tc>
      </w:tr>
      <w:tr w14:paraId="2A631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4489A5C7">
            <w:pPr>
              <w:snapToGrid w:val="0"/>
              <w:spacing w:before="70" w:after="70" w:line="240" w:lineRule="auto"/>
              <w:ind w:firstLine="0"/>
              <w:jc w:val="center"/>
              <w:rPr>
                <w:sz w:val="21"/>
              </w:rPr>
            </w:pPr>
            <w:r>
              <w:rPr>
                <w:sz w:val="21"/>
                <w:szCs w:val="21"/>
              </w:rPr>
              <w:t>11</w:t>
            </w:r>
          </w:p>
        </w:tc>
        <w:tc>
          <w:tcPr>
            <w:tcW w:w="2135" w:type="dxa"/>
            <w:vAlign w:val="center"/>
          </w:tcPr>
          <w:p w14:paraId="6FA9AA9E">
            <w:pPr>
              <w:snapToGrid w:val="0"/>
              <w:spacing w:before="70" w:after="70" w:line="240" w:lineRule="auto"/>
              <w:ind w:firstLine="0"/>
              <w:jc w:val="left"/>
              <w:rPr>
                <w:sz w:val="21"/>
              </w:rPr>
            </w:pPr>
            <w:r>
              <w:rPr>
                <w:sz w:val="21"/>
                <w:szCs w:val="21"/>
              </w:rPr>
              <w:t>激光雷达窗口</w:t>
            </w:r>
          </w:p>
        </w:tc>
        <w:tc>
          <w:tcPr>
            <w:tcW w:w="1973" w:type="dxa"/>
            <w:vAlign w:val="center"/>
          </w:tcPr>
          <w:p w14:paraId="5B035BBE">
            <w:pPr>
              <w:snapToGrid w:val="0"/>
              <w:spacing w:before="70" w:after="70" w:line="240" w:lineRule="auto"/>
              <w:ind w:firstLine="0"/>
              <w:jc w:val="left"/>
              <w:rPr>
                <w:sz w:val="21"/>
              </w:rPr>
            </w:pPr>
            <w:r>
              <w:rPr>
                <w:sz w:val="21"/>
                <w:szCs w:val="21"/>
              </w:rPr>
              <w:t>光学玻璃</w:t>
            </w:r>
          </w:p>
        </w:tc>
        <w:tc>
          <w:tcPr>
            <w:tcW w:w="1162" w:type="dxa"/>
            <w:vAlign w:val="center"/>
          </w:tcPr>
          <w:p w14:paraId="2AE37B0A">
            <w:pPr>
              <w:snapToGrid w:val="0"/>
              <w:spacing w:before="70" w:after="70" w:line="240" w:lineRule="auto"/>
              <w:ind w:firstLine="0"/>
              <w:jc w:val="center"/>
              <w:rPr>
                <w:sz w:val="21"/>
              </w:rPr>
            </w:pPr>
            <w:r>
              <w:rPr>
                <w:sz w:val="21"/>
                <w:szCs w:val="21"/>
              </w:rPr>
              <w:t>1</w:t>
            </w:r>
          </w:p>
        </w:tc>
        <w:tc>
          <w:tcPr>
            <w:tcW w:w="1352" w:type="dxa"/>
            <w:vAlign w:val="center"/>
          </w:tcPr>
          <w:p w14:paraId="73F40180">
            <w:pPr>
              <w:snapToGrid w:val="0"/>
              <w:spacing w:before="70" w:after="70" w:line="240" w:lineRule="auto"/>
              <w:ind w:firstLine="0"/>
              <w:jc w:val="center"/>
              <w:rPr>
                <w:sz w:val="21"/>
              </w:rPr>
            </w:pPr>
            <w:r>
              <w:rPr>
                <w:sz w:val="21"/>
                <w:szCs w:val="21"/>
              </w:rPr>
              <w:t>30%</w:t>
            </w:r>
          </w:p>
        </w:tc>
        <w:tc>
          <w:tcPr>
            <w:tcW w:w="1352" w:type="dxa"/>
            <w:vAlign w:val="center"/>
          </w:tcPr>
          <w:p w14:paraId="72EA87A7">
            <w:pPr>
              <w:snapToGrid w:val="0"/>
              <w:spacing w:before="70" w:after="70" w:line="240" w:lineRule="auto"/>
              <w:ind w:firstLine="0"/>
              <w:jc w:val="center"/>
              <w:rPr>
                <w:sz w:val="21"/>
              </w:rPr>
            </w:pPr>
            <w:r>
              <w:rPr>
                <w:sz w:val="21"/>
                <w:szCs w:val="21"/>
              </w:rPr>
              <w:t>2 年</w:t>
            </w:r>
          </w:p>
        </w:tc>
      </w:tr>
      <w:tr w14:paraId="198F5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3594AB0D">
            <w:pPr>
              <w:snapToGrid w:val="0"/>
              <w:spacing w:before="70" w:after="70" w:line="240" w:lineRule="auto"/>
              <w:ind w:firstLine="0"/>
              <w:jc w:val="center"/>
              <w:rPr>
                <w:sz w:val="21"/>
              </w:rPr>
            </w:pPr>
            <w:r>
              <w:rPr>
                <w:sz w:val="21"/>
                <w:szCs w:val="21"/>
              </w:rPr>
              <w:t>12</w:t>
            </w:r>
          </w:p>
        </w:tc>
        <w:tc>
          <w:tcPr>
            <w:tcW w:w="2135" w:type="dxa"/>
            <w:vAlign w:val="center"/>
          </w:tcPr>
          <w:p w14:paraId="2372F4EE">
            <w:pPr>
              <w:snapToGrid w:val="0"/>
              <w:spacing w:before="70" w:after="70" w:line="240" w:lineRule="auto"/>
              <w:ind w:firstLine="0"/>
              <w:jc w:val="left"/>
              <w:rPr>
                <w:sz w:val="21"/>
              </w:rPr>
            </w:pPr>
            <w:r>
              <w:rPr>
                <w:sz w:val="21"/>
                <w:szCs w:val="21"/>
              </w:rPr>
              <w:t>快换接口</w:t>
            </w:r>
          </w:p>
        </w:tc>
        <w:tc>
          <w:tcPr>
            <w:tcW w:w="1973" w:type="dxa"/>
            <w:vAlign w:val="center"/>
          </w:tcPr>
          <w:p w14:paraId="0C2B14D2">
            <w:pPr>
              <w:snapToGrid w:val="0"/>
              <w:spacing w:before="70" w:after="70" w:line="240" w:lineRule="auto"/>
              <w:ind w:firstLine="0"/>
              <w:jc w:val="left"/>
              <w:rPr>
                <w:sz w:val="21"/>
              </w:rPr>
            </w:pPr>
            <w:r>
              <w:rPr>
                <w:sz w:val="21"/>
                <w:szCs w:val="21"/>
              </w:rPr>
              <w:t>定位销组件</w:t>
            </w:r>
          </w:p>
        </w:tc>
        <w:tc>
          <w:tcPr>
            <w:tcW w:w="1162" w:type="dxa"/>
            <w:vAlign w:val="center"/>
          </w:tcPr>
          <w:p w14:paraId="6BCA8544">
            <w:pPr>
              <w:snapToGrid w:val="0"/>
              <w:spacing w:before="70" w:after="70" w:line="240" w:lineRule="auto"/>
              <w:ind w:firstLine="0"/>
              <w:jc w:val="center"/>
              <w:rPr>
                <w:sz w:val="21"/>
              </w:rPr>
            </w:pPr>
            <w:r>
              <w:rPr>
                <w:sz w:val="21"/>
                <w:szCs w:val="21"/>
              </w:rPr>
              <w:t>2</w:t>
            </w:r>
          </w:p>
        </w:tc>
        <w:tc>
          <w:tcPr>
            <w:tcW w:w="1352" w:type="dxa"/>
            <w:vAlign w:val="center"/>
          </w:tcPr>
          <w:p w14:paraId="53677EC2">
            <w:pPr>
              <w:snapToGrid w:val="0"/>
              <w:spacing w:before="70" w:after="70" w:line="240" w:lineRule="auto"/>
              <w:ind w:firstLine="0"/>
              <w:jc w:val="center"/>
              <w:rPr>
                <w:sz w:val="21"/>
              </w:rPr>
            </w:pPr>
            <w:r>
              <w:rPr>
                <w:sz w:val="21"/>
                <w:szCs w:val="21"/>
              </w:rPr>
              <w:t>20%</w:t>
            </w:r>
          </w:p>
        </w:tc>
        <w:tc>
          <w:tcPr>
            <w:tcW w:w="1352" w:type="dxa"/>
            <w:vAlign w:val="center"/>
          </w:tcPr>
          <w:p w14:paraId="4476B876">
            <w:pPr>
              <w:snapToGrid w:val="0"/>
              <w:spacing w:before="70" w:after="70" w:line="240" w:lineRule="auto"/>
              <w:ind w:firstLine="0"/>
              <w:jc w:val="center"/>
              <w:rPr>
                <w:sz w:val="21"/>
              </w:rPr>
            </w:pPr>
            <w:r>
              <w:rPr>
                <w:sz w:val="21"/>
                <w:szCs w:val="21"/>
              </w:rPr>
              <w:t>2 年</w:t>
            </w:r>
          </w:p>
        </w:tc>
      </w:tr>
      <w:tr w14:paraId="3E0FD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2AA94682">
            <w:pPr>
              <w:snapToGrid w:val="0"/>
              <w:spacing w:before="70" w:after="70" w:line="240" w:lineRule="auto"/>
              <w:ind w:firstLine="0"/>
              <w:jc w:val="center"/>
              <w:rPr>
                <w:sz w:val="21"/>
              </w:rPr>
            </w:pPr>
            <w:r>
              <w:rPr>
                <w:sz w:val="21"/>
                <w:szCs w:val="21"/>
              </w:rPr>
              <w:t>13</w:t>
            </w:r>
          </w:p>
        </w:tc>
        <w:tc>
          <w:tcPr>
            <w:tcW w:w="2135" w:type="dxa"/>
            <w:vAlign w:val="center"/>
          </w:tcPr>
          <w:p w14:paraId="3B02AFCF">
            <w:pPr>
              <w:snapToGrid w:val="0"/>
              <w:spacing w:before="70" w:after="70" w:line="240" w:lineRule="auto"/>
              <w:ind w:firstLine="0"/>
              <w:jc w:val="left"/>
              <w:rPr>
                <w:sz w:val="21"/>
              </w:rPr>
            </w:pPr>
            <w:r>
              <w:rPr>
                <w:sz w:val="21"/>
                <w:szCs w:val="21"/>
              </w:rPr>
              <w:t>线缆</w:t>
            </w:r>
          </w:p>
        </w:tc>
        <w:tc>
          <w:tcPr>
            <w:tcW w:w="1973" w:type="dxa"/>
            <w:vAlign w:val="center"/>
          </w:tcPr>
          <w:p w14:paraId="711F7615">
            <w:pPr>
              <w:snapToGrid w:val="0"/>
              <w:spacing w:before="70" w:after="70" w:line="240" w:lineRule="auto"/>
              <w:ind w:firstLine="0"/>
              <w:jc w:val="left"/>
              <w:rPr>
                <w:sz w:val="21"/>
              </w:rPr>
            </w:pPr>
            <w:r>
              <w:rPr>
                <w:sz w:val="21"/>
                <w:szCs w:val="21"/>
              </w:rPr>
              <w:t>拖链级</w:t>
            </w:r>
          </w:p>
        </w:tc>
        <w:tc>
          <w:tcPr>
            <w:tcW w:w="1162" w:type="dxa"/>
            <w:vAlign w:val="center"/>
          </w:tcPr>
          <w:p w14:paraId="5F01F452">
            <w:pPr>
              <w:snapToGrid w:val="0"/>
              <w:spacing w:before="70" w:after="70" w:line="240" w:lineRule="auto"/>
              <w:ind w:firstLine="0"/>
              <w:jc w:val="center"/>
              <w:rPr>
                <w:sz w:val="21"/>
              </w:rPr>
            </w:pPr>
            <w:r>
              <w:rPr>
                <w:sz w:val="21"/>
                <w:szCs w:val="21"/>
              </w:rPr>
              <w:t>若干</w:t>
            </w:r>
          </w:p>
        </w:tc>
        <w:tc>
          <w:tcPr>
            <w:tcW w:w="1352" w:type="dxa"/>
            <w:vAlign w:val="center"/>
          </w:tcPr>
          <w:p w14:paraId="6906CED2">
            <w:pPr>
              <w:snapToGrid w:val="0"/>
              <w:spacing w:before="70" w:after="70" w:line="240" w:lineRule="auto"/>
              <w:ind w:firstLine="0"/>
              <w:jc w:val="center"/>
              <w:rPr>
                <w:sz w:val="21"/>
              </w:rPr>
            </w:pPr>
            <w:r>
              <w:rPr>
                <w:sz w:val="21"/>
                <w:szCs w:val="21"/>
              </w:rPr>
              <w:t>30%</w:t>
            </w:r>
          </w:p>
        </w:tc>
        <w:tc>
          <w:tcPr>
            <w:tcW w:w="1352" w:type="dxa"/>
            <w:vAlign w:val="center"/>
          </w:tcPr>
          <w:p w14:paraId="453930BF">
            <w:pPr>
              <w:snapToGrid w:val="0"/>
              <w:spacing w:before="70" w:after="70" w:line="240" w:lineRule="auto"/>
              <w:ind w:firstLine="0"/>
              <w:jc w:val="center"/>
              <w:rPr>
                <w:sz w:val="21"/>
              </w:rPr>
            </w:pPr>
            <w:r>
              <w:rPr>
                <w:sz w:val="21"/>
                <w:szCs w:val="21"/>
              </w:rPr>
              <w:t>1 年</w:t>
            </w:r>
          </w:p>
        </w:tc>
      </w:tr>
      <w:tr w14:paraId="10F55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0195FD37">
            <w:pPr>
              <w:snapToGrid w:val="0"/>
              <w:spacing w:before="70" w:after="70" w:line="240" w:lineRule="auto"/>
              <w:ind w:firstLine="0"/>
              <w:jc w:val="center"/>
              <w:rPr>
                <w:sz w:val="21"/>
              </w:rPr>
            </w:pPr>
            <w:r>
              <w:rPr>
                <w:sz w:val="21"/>
                <w:szCs w:val="21"/>
              </w:rPr>
              <w:t>14</w:t>
            </w:r>
          </w:p>
        </w:tc>
        <w:tc>
          <w:tcPr>
            <w:tcW w:w="2135" w:type="dxa"/>
            <w:vAlign w:val="center"/>
          </w:tcPr>
          <w:p w14:paraId="721FD38F">
            <w:pPr>
              <w:snapToGrid w:val="0"/>
              <w:spacing w:before="70" w:after="70" w:line="240" w:lineRule="auto"/>
              <w:ind w:firstLine="0"/>
              <w:jc w:val="left"/>
              <w:rPr>
                <w:sz w:val="21"/>
              </w:rPr>
            </w:pPr>
            <w:r>
              <w:rPr>
                <w:sz w:val="21"/>
                <w:szCs w:val="21"/>
              </w:rPr>
              <w:t>航空插头</w:t>
            </w:r>
          </w:p>
        </w:tc>
        <w:tc>
          <w:tcPr>
            <w:tcW w:w="1973" w:type="dxa"/>
            <w:vAlign w:val="center"/>
          </w:tcPr>
          <w:p w14:paraId="4A041813">
            <w:pPr>
              <w:snapToGrid w:val="0"/>
              <w:spacing w:before="70" w:after="70" w:line="240" w:lineRule="auto"/>
              <w:ind w:firstLine="0"/>
              <w:jc w:val="left"/>
              <w:rPr>
                <w:sz w:val="21"/>
              </w:rPr>
            </w:pPr>
            <w:r>
              <w:rPr>
                <w:sz w:val="21"/>
                <w:szCs w:val="21"/>
              </w:rPr>
              <w:t>防水锁紧</w:t>
            </w:r>
          </w:p>
        </w:tc>
        <w:tc>
          <w:tcPr>
            <w:tcW w:w="1162" w:type="dxa"/>
            <w:vAlign w:val="center"/>
          </w:tcPr>
          <w:p w14:paraId="1A1C7156">
            <w:pPr>
              <w:snapToGrid w:val="0"/>
              <w:spacing w:before="70" w:after="70" w:line="240" w:lineRule="auto"/>
              <w:ind w:firstLine="0"/>
              <w:jc w:val="center"/>
              <w:rPr>
                <w:sz w:val="21"/>
              </w:rPr>
            </w:pPr>
            <w:r>
              <w:rPr>
                <w:sz w:val="21"/>
                <w:szCs w:val="21"/>
              </w:rPr>
              <w:t>若干</w:t>
            </w:r>
          </w:p>
        </w:tc>
        <w:tc>
          <w:tcPr>
            <w:tcW w:w="1352" w:type="dxa"/>
            <w:vAlign w:val="center"/>
          </w:tcPr>
          <w:p w14:paraId="5034C150">
            <w:pPr>
              <w:snapToGrid w:val="0"/>
              <w:spacing w:before="70" w:after="70" w:line="240" w:lineRule="auto"/>
              <w:ind w:firstLine="0"/>
              <w:jc w:val="center"/>
              <w:rPr>
                <w:sz w:val="21"/>
              </w:rPr>
            </w:pPr>
            <w:r>
              <w:rPr>
                <w:sz w:val="21"/>
                <w:szCs w:val="21"/>
              </w:rPr>
              <w:t>30%</w:t>
            </w:r>
          </w:p>
        </w:tc>
        <w:tc>
          <w:tcPr>
            <w:tcW w:w="1352" w:type="dxa"/>
            <w:vAlign w:val="center"/>
          </w:tcPr>
          <w:p w14:paraId="12E9086F">
            <w:pPr>
              <w:snapToGrid w:val="0"/>
              <w:spacing w:before="70" w:after="70" w:line="240" w:lineRule="auto"/>
              <w:ind w:firstLine="0"/>
              <w:jc w:val="center"/>
              <w:rPr>
                <w:sz w:val="21"/>
              </w:rPr>
            </w:pPr>
            <w:r>
              <w:rPr>
                <w:sz w:val="21"/>
                <w:szCs w:val="21"/>
              </w:rPr>
              <w:t>3 年</w:t>
            </w:r>
          </w:p>
        </w:tc>
      </w:tr>
      <w:tr w14:paraId="38140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6" w:type="dxa"/>
            <w:vAlign w:val="center"/>
          </w:tcPr>
          <w:p w14:paraId="2E83EE4A">
            <w:pPr>
              <w:snapToGrid w:val="0"/>
              <w:spacing w:before="70" w:after="70" w:line="240" w:lineRule="auto"/>
              <w:ind w:firstLine="0"/>
              <w:jc w:val="center"/>
              <w:rPr>
                <w:sz w:val="21"/>
              </w:rPr>
            </w:pPr>
            <w:r>
              <w:rPr>
                <w:sz w:val="21"/>
                <w:szCs w:val="21"/>
              </w:rPr>
              <w:t>15</w:t>
            </w:r>
          </w:p>
        </w:tc>
        <w:tc>
          <w:tcPr>
            <w:tcW w:w="2135" w:type="dxa"/>
            <w:vAlign w:val="center"/>
          </w:tcPr>
          <w:p w14:paraId="16594EAC">
            <w:pPr>
              <w:snapToGrid w:val="0"/>
              <w:spacing w:before="70" w:after="70" w:line="240" w:lineRule="auto"/>
              <w:ind w:firstLine="0"/>
              <w:jc w:val="left"/>
              <w:rPr>
                <w:sz w:val="21"/>
              </w:rPr>
            </w:pPr>
            <w:r>
              <w:rPr>
                <w:sz w:val="21"/>
                <w:szCs w:val="21"/>
              </w:rPr>
              <w:t>急停按钮</w:t>
            </w:r>
          </w:p>
        </w:tc>
        <w:tc>
          <w:tcPr>
            <w:tcW w:w="1973" w:type="dxa"/>
            <w:vAlign w:val="center"/>
          </w:tcPr>
          <w:p w14:paraId="7B2BE264">
            <w:pPr>
              <w:snapToGrid w:val="0"/>
              <w:spacing w:before="70" w:after="70" w:line="240" w:lineRule="auto"/>
              <w:ind w:firstLine="0"/>
              <w:jc w:val="left"/>
              <w:rPr>
                <w:sz w:val="21"/>
              </w:rPr>
            </w:pPr>
            <w:r>
              <w:rPr>
                <w:sz w:val="21"/>
                <w:szCs w:val="21"/>
              </w:rPr>
              <w:t>工业级</w:t>
            </w:r>
          </w:p>
        </w:tc>
        <w:tc>
          <w:tcPr>
            <w:tcW w:w="1162" w:type="dxa"/>
            <w:vAlign w:val="center"/>
          </w:tcPr>
          <w:p w14:paraId="5D990239">
            <w:pPr>
              <w:snapToGrid w:val="0"/>
              <w:spacing w:before="70" w:after="70" w:line="240" w:lineRule="auto"/>
              <w:ind w:firstLine="0"/>
              <w:jc w:val="center"/>
              <w:rPr>
                <w:sz w:val="21"/>
              </w:rPr>
            </w:pPr>
            <w:r>
              <w:rPr>
                <w:sz w:val="21"/>
                <w:szCs w:val="21"/>
              </w:rPr>
              <w:t>2</w:t>
            </w:r>
          </w:p>
        </w:tc>
        <w:tc>
          <w:tcPr>
            <w:tcW w:w="1352" w:type="dxa"/>
            <w:vAlign w:val="center"/>
          </w:tcPr>
          <w:p w14:paraId="51F73420">
            <w:pPr>
              <w:snapToGrid w:val="0"/>
              <w:spacing w:before="70" w:after="70" w:line="240" w:lineRule="auto"/>
              <w:ind w:firstLine="0"/>
              <w:jc w:val="center"/>
              <w:rPr>
                <w:sz w:val="21"/>
              </w:rPr>
            </w:pPr>
            <w:r>
              <w:rPr>
                <w:sz w:val="21"/>
                <w:szCs w:val="21"/>
              </w:rPr>
              <w:t>20%</w:t>
            </w:r>
          </w:p>
        </w:tc>
        <w:tc>
          <w:tcPr>
            <w:tcW w:w="1352" w:type="dxa"/>
            <w:vAlign w:val="center"/>
          </w:tcPr>
          <w:p w14:paraId="13978D4A">
            <w:pPr>
              <w:snapToGrid w:val="0"/>
              <w:spacing w:before="70" w:after="70" w:line="240" w:lineRule="auto"/>
              <w:ind w:firstLine="0"/>
              <w:jc w:val="center"/>
              <w:rPr>
                <w:sz w:val="21"/>
              </w:rPr>
            </w:pPr>
            <w:r>
              <w:rPr>
                <w:sz w:val="21"/>
                <w:szCs w:val="21"/>
              </w:rPr>
              <w:t>5 年</w:t>
            </w:r>
          </w:p>
        </w:tc>
      </w:tr>
    </w:tbl>
    <w:p w14:paraId="731C6EBA">
      <w:pPr>
        <w:spacing w:line="240" w:lineRule="auto"/>
      </w:pPr>
    </w:p>
    <w:p w14:paraId="24D0DD44">
      <w:pPr>
        <w:pStyle w:val="6"/>
      </w:pPr>
      <w:r>
        <w:rPr>
          <w:szCs w:val="32"/>
        </w:rPr>
        <w:t>2.5.2.19 载具测试记录表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14"/>
        <w:gridCol w:w="2350"/>
        <w:gridCol w:w="2328"/>
        <w:gridCol w:w="1408"/>
      </w:tblGrid>
      <w:tr w14:paraId="0D631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714" w:type="dxa"/>
            <w:shd w:val="clear" w:color="auto" w:fill="E7E6E6"/>
            <w:vAlign w:val="center"/>
          </w:tcPr>
          <w:p w14:paraId="7BC551BE">
            <w:pPr>
              <w:snapToGrid w:val="0"/>
              <w:spacing w:before="70" w:after="70" w:line="240" w:lineRule="auto"/>
              <w:ind w:firstLine="0"/>
              <w:jc w:val="center"/>
              <w:rPr>
                <w:b/>
                <w:sz w:val="21"/>
              </w:rPr>
            </w:pPr>
            <w:r>
              <w:rPr>
                <w:b/>
                <w:sz w:val="21"/>
                <w:szCs w:val="21"/>
              </w:rPr>
              <w:t>测试项</w:t>
            </w:r>
          </w:p>
        </w:tc>
        <w:tc>
          <w:tcPr>
            <w:tcW w:w="2350" w:type="dxa"/>
            <w:shd w:val="clear" w:color="auto" w:fill="E7E6E6"/>
            <w:vAlign w:val="center"/>
          </w:tcPr>
          <w:p w14:paraId="5BDDD045">
            <w:pPr>
              <w:snapToGrid w:val="0"/>
              <w:spacing w:before="70" w:after="70" w:line="240" w:lineRule="auto"/>
              <w:ind w:firstLine="0"/>
              <w:jc w:val="center"/>
              <w:rPr>
                <w:b/>
                <w:sz w:val="21"/>
              </w:rPr>
            </w:pPr>
            <w:r>
              <w:rPr>
                <w:b/>
                <w:sz w:val="21"/>
                <w:szCs w:val="21"/>
              </w:rPr>
              <w:t>测试条件</w:t>
            </w:r>
          </w:p>
        </w:tc>
        <w:tc>
          <w:tcPr>
            <w:tcW w:w="2328" w:type="dxa"/>
            <w:shd w:val="clear" w:color="auto" w:fill="E7E6E6"/>
            <w:vAlign w:val="center"/>
          </w:tcPr>
          <w:p w14:paraId="678BD6C8">
            <w:pPr>
              <w:snapToGrid w:val="0"/>
              <w:spacing w:before="70" w:after="70" w:line="240" w:lineRule="auto"/>
              <w:ind w:firstLine="0"/>
              <w:jc w:val="center"/>
              <w:rPr>
                <w:b/>
                <w:sz w:val="21"/>
              </w:rPr>
            </w:pPr>
            <w:r>
              <w:rPr>
                <w:b/>
                <w:sz w:val="21"/>
                <w:szCs w:val="21"/>
              </w:rPr>
              <w:t>判定标准</w:t>
            </w:r>
          </w:p>
        </w:tc>
        <w:tc>
          <w:tcPr>
            <w:tcW w:w="1408" w:type="dxa"/>
            <w:shd w:val="clear" w:color="auto" w:fill="E7E6E6"/>
            <w:vAlign w:val="center"/>
          </w:tcPr>
          <w:p w14:paraId="7ABBB030">
            <w:pPr>
              <w:snapToGrid w:val="0"/>
              <w:spacing w:before="70" w:after="70" w:line="240" w:lineRule="auto"/>
              <w:ind w:firstLine="0"/>
              <w:jc w:val="center"/>
              <w:rPr>
                <w:b/>
                <w:sz w:val="21"/>
              </w:rPr>
            </w:pPr>
            <w:r>
              <w:rPr>
                <w:b/>
                <w:sz w:val="21"/>
                <w:szCs w:val="21"/>
              </w:rPr>
              <w:t>结论</w:t>
            </w:r>
          </w:p>
        </w:tc>
      </w:tr>
      <w:tr w14:paraId="3970A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2CE0BB6A">
            <w:pPr>
              <w:snapToGrid w:val="0"/>
              <w:spacing w:before="70" w:after="70" w:line="240" w:lineRule="auto"/>
              <w:ind w:firstLine="0"/>
              <w:jc w:val="left"/>
              <w:rPr>
                <w:sz w:val="21"/>
              </w:rPr>
            </w:pPr>
            <w:r>
              <w:rPr>
                <w:sz w:val="21"/>
                <w:szCs w:val="21"/>
              </w:rPr>
              <w:t>直线行走偏差</w:t>
            </w:r>
          </w:p>
        </w:tc>
        <w:tc>
          <w:tcPr>
            <w:tcW w:w="2350" w:type="dxa"/>
            <w:vAlign w:val="center"/>
          </w:tcPr>
          <w:p w14:paraId="4482ABB9">
            <w:pPr>
              <w:snapToGrid w:val="0"/>
              <w:spacing w:before="70" w:after="70" w:line="240" w:lineRule="auto"/>
              <w:ind w:firstLine="0"/>
              <w:jc w:val="left"/>
              <w:rPr>
                <w:sz w:val="21"/>
              </w:rPr>
            </w:pPr>
            <w:r>
              <w:rPr>
                <w:sz w:val="21"/>
                <w:szCs w:val="21"/>
              </w:rPr>
              <w:t>10 m 直线</w:t>
            </w:r>
          </w:p>
        </w:tc>
        <w:tc>
          <w:tcPr>
            <w:tcW w:w="2328" w:type="dxa"/>
            <w:vAlign w:val="center"/>
          </w:tcPr>
          <w:p w14:paraId="6402A65B">
            <w:pPr>
              <w:snapToGrid w:val="0"/>
              <w:spacing w:before="70" w:after="70" w:line="240" w:lineRule="auto"/>
              <w:ind w:firstLine="0"/>
              <w:jc w:val="left"/>
              <w:rPr>
                <w:sz w:val="21"/>
              </w:rPr>
            </w:pPr>
            <w:r>
              <w:rPr>
                <w:sz w:val="21"/>
                <w:szCs w:val="21"/>
              </w:rPr>
              <w:t>≤5 cm</w:t>
            </w:r>
          </w:p>
        </w:tc>
        <w:tc>
          <w:tcPr>
            <w:tcW w:w="1408" w:type="dxa"/>
            <w:vAlign w:val="center"/>
          </w:tcPr>
          <w:p w14:paraId="54B4DC35">
            <w:pPr>
              <w:snapToGrid w:val="0"/>
              <w:spacing w:before="70" w:after="70" w:line="240" w:lineRule="auto"/>
              <w:ind w:firstLine="0"/>
              <w:jc w:val="center"/>
              <w:rPr>
                <w:sz w:val="21"/>
              </w:rPr>
            </w:pPr>
            <w:r>
              <w:rPr>
                <w:sz w:val="21"/>
                <w:szCs w:val="21"/>
              </w:rPr>
              <w:t>□合格</w:t>
            </w:r>
          </w:p>
        </w:tc>
      </w:tr>
      <w:tr w14:paraId="178D1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32B73634">
            <w:pPr>
              <w:snapToGrid w:val="0"/>
              <w:spacing w:before="70" w:after="70" w:line="240" w:lineRule="auto"/>
              <w:ind w:firstLine="0"/>
              <w:jc w:val="left"/>
              <w:rPr>
                <w:sz w:val="21"/>
              </w:rPr>
            </w:pPr>
            <w:r>
              <w:rPr>
                <w:sz w:val="21"/>
                <w:szCs w:val="21"/>
              </w:rPr>
              <w:t>定点停靠精度</w:t>
            </w:r>
          </w:p>
        </w:tc>
        <w:tc>
          <w:tcPr>
            <w:tcW w:w="2350" w:type="dxa"/>
            <w:vAlign w:val="center"/>
          </w:tcPr>
          <w:p w14:paraId="39A740EF">
            <w:pPr>
              <w:snapToGrid w:val="0"/>
              <w:spacing w:before="70" w:after="70" w:line="240" w:lineRule="auto"/>
              <w:ind w:firstLine="0"/>
              <w:jc w:val="left"/>
              <w:rPr>
                <w:sz w:val="21"/>
              </w:rPr>
            </w:pPr>
            <w:r>
              <w:rPr>
                <w:sz w:val="21"/>
                <w:szCs w:val="21"/>
              </w:rPr>
              <w:t>20 次停靠</w:t>
            </w:r>
          </w:p>
        </w:tc>
        <w:tc>
          <w:tcPr>
            <w:tcW w:w="2328" w:type="dxa"/>
            <w:vAlign w:val="center"/>
          </w:tcPr>
          <w:p w14:paraId="6072D4B5">
            <w:pPr>
              <w:snapToGrid w:val="0"/>
              <w:spacing w:before="70" w:after="70" w:line="240" w:lineRule="auto"/>
              <w:ind w:firstLine="0"/>
              <w:jc w:val="left"/>
              <w:rPr>
                <w:sz w:val="21"/>
              </w:rPr>
            </w:pPr>
            <w:r>
              <w:rPr>
                <w:sz w:val="21"/>
                <w:szCs w:val="21"/>
              </w:rPr>
              <w:t>≤3 cm</w:t>
            </w:r>
          </w:p>
        </w:tc>
        <w:tc>
          <w:tcPr>
            <w:tcW w:w="1408" w:type="dxa"/>
            <w:vAlign w:val="center"/>
          </w:tcPr>
          <w:p w14:paraId="30571353">
            <w:pPr>
              <w:snapToGrid w:val="0"/>
              <w:spacing w:before="70" w:after="70" w:line="240" w:lineRule="auto"/>
              <w:ind w:firstLine="0"/>
              <w:jc w:val="center"/>
              <w:rPr>
                <w:sz w:val="21"/>
              </w:rPr>
            </w:pPr>
            <w:r>
              <w:rPr>
                <w:sz w:val="21"/>
                <w:szCs w:val="21"/>
              </w:rPr>
              <w:t>□合格</w:t>
            </w:r>
          </w:p>
        </w:tc>
      </w:tr>
      <w:tr w14:paraId="5FD6F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1B86D583">
            <w:pPr>
              <w:snapToGrid w:val="0"/>
              <w:spacing w:before="70" w:after="70" w:line="240" w:lineRule="auto"/>
              <w:ind w:firstLine="0"/>
              <w:jc w:val="left"/>
              <w:rPr>
                <w:sz w:val="21"/>
              </w:rPr>
            </w:pPr>
            <w:r>
              <w:rPr>
                <w:sz w:val="21"/>
                <w:szCs w:val="21"/>
              </w:rPr>
              <w:t>坡道驻车</w:t>
            </w:r>
          </w:p>
        </w:tc>
        <w:tc>
          <w:tcPr>
            <w:tcW w:w="2350" w:type="dxa"/>
            <w:vAlign w:val="center"/>
          </w:tcPr>
          <w:p w14:paraId="1EB9CA60">
            <w:pPr>
              <w:snapToGrid w:val="0"/>
              <w:spacing w:before="70" w:after="70" w:line="240" w:lineRule="auto"/>
              <w:ind w:firstLine="0"/>
              <w:jc w:val="left"/>
              <w:rPr>
                <w:sz w:val="21"/>
              </w:rPr>
            </w:pPr>
            <w:r>
              <w:rPr>
                <w:sz w:val="21"/>
                <w:szCs w:val="21"/>
              </w:rPr>
              <w:t>20° 坡道</w:t>
            </w:r>
          </w:p>
        </w:tc>
        <w:tc>
          <w:tcPr>
            <w:tcW w:w="2328" w:type="dxa"/>
            <w:vAlign w:val="center"/>
          </w:tcPr>
          <w:p w14:paraId="589578CD">
            <w:pPr>
              <w:snapToGrid w:val="0"/>
              <w:spacing w:before="70" w:after="70" w:line="240" w:lineRule="auto"/>
              <w:ind w:firstLine="0"/>
              <w:jc w:val="left"/>
              <w:rPr>
                <w:sz w:val="21"/>
              </w:rPr>
            </w:pPr>
            <w:r>
              <w:rPr>
                <w:sz w:val="21"/>
                <w:szCs w:val="21"/>
              </w:rPr>
              <w:t>无滑移</w:t>
            </w:r>
          </w:p>
        </w:tc>
        <w:tc>
          <w:tcPr>
            <w:tcW w:w="1408" w:type="dxa"/>
            <w:vAlign w:val="center"/>
          </w:tcPr>
          <w:p w14:paraId="79482597">
            <w:pPr>
              <w:snapToGrid w:val="0"/>
              <w:spacing w:before="70" w:after="70" w:line="240" w:lineRule="auto"/>
              <w:ind w:firstLine="0"/>
              <w:jc w:val="center"/>
              <w:rPr>
                <w:sz w:val="21"/>
              </w:rPr>
            </w:pPr>
            <w:r>
              <w:rPr>
                <w:sz w:val="21"/>
                <w:szCs w:val="21"/>
              </w:rPr>
              <w:t>□合格</w:t>
            </w:r>
          </w:p>
        </w:tc>
      </w:tr>
      <w:tr w14:paraId="1E55B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5516C6A6">
            <w:pPr>
              <w:snapToGrid w:val="0"/>
              <w:spacing w:before="70" w:after="70" w:line="240" w:lineRule="auto"/>
              <w:ind w:firstLine="0"/>
              <w:jc w:val="left"/>
              <w:rPr>
                <w:sz w:val="21"/>
              </w:rPr>
            </w:pPr>
            <w:r>
              <w:rPr>
                <w:sz w:val="21"/>
                <w:szCs w:val="21"/>
              </w:rPr>
              <w:t>坡道起步</w:t>
            </w:r>
          </w:p>
        </w:tc>
        <w:tc>
          <w:tcPr>
            <w:tcW w:w="2350" w:type="dxa"/>
            <w:vAlign w:val="center"/>
          </w:tcPr>
          <w:p w14:paraId="65CFB242">
            <w:pPr>
              <w:snapToGrid w:val="0"/>
              <w:spacing w:before="70" w:after="70" w:line="240" w:lineRule="auto"/>
              <w:ind w:firstLine="0"/>
              <w:jc w:val="left"/>
              <w:rPr>
                <w:sz w:val="21"/>
              </w:rPr>
            </w:pPr>
            <w:r>
              <w:rPr>
                <w:sz w:val="21"/>
                <w:szCs w:val="21"/>
              </w:rPr>
              <w:t>20° 坡道</w:t>
            </w:r>
          </w:p>
        </w:tc>
        <w:tc>
          <w:tcPr>
            <w:tcW w:w="2328" w:type="dxa"/>
            <w:vAlign w:val="center"/>
          </w:tcPr>
          <w:p w14:paraId="6BF673A7">
            <w:pPr>
              <w:snapToGrid w:val="0"/>
              <w:spacing w:before="70" w:after="70" w:line="240" w:lineRule="auto"/>
              <w:ind w:firstLine="0"/>
              <w:jc w:val="left"/>
              <w:rPr>
                <w:sz w:val="21"/>
              </w:rPr>
            </w:pPr>
            <w:r>
              <w:rPr>
                <w:sz w:val="21"/>
                <w:szCs w:val="21"/>
              </w:rPr>
              <w:t>无溜车</w:t>
            </w:r>
          </w:p>
        </w:tc>
        <w:tc>
          <w:tcPr>
            <w:tcW w:w="1408" w:type="dxa"/>
            <w:vAlign w:val="center"/>
          </w:tcPr>
          <w:p w14:paraId="68BFBA29">
            <w:pPr>
              <w:snapToGrid w:val="0"/>
              <w:spacing w:before="70" w:after="70" w:line="240" w:lineRule="auto"/>
              <w:ind w:firstLine="0"/>
              <w:jc w:val="center"/>
              <w:rPr>
                <w:sz w:val="21"/>
              </w:rPr>
            </w:pPr>
            <w:r>
              <w:rPr>
                <w:sz w:val="21"/>
                <w:szCs w:val="21"/>
              </w:rPr>
              <w:t>□合格</w:t>
            </w:r>
          </w:p>
        </w:tc>
      </w:tr>
      <w:tr w14:paraId="745CE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59750AB8">
            <w:pPr>
              <w:snapToGrid w:val="0"/>
              <w:spacing w:before="70" w:after="70" w:line="240" w:lineRule="auto"/>
              <w:ind w:firstLine="0"/>
              <w:jc w:val="left"/>
              <w:rPr>
                <w:sz w:val="21"/>
              </w:rPr>
            </w:pPr>
            <w:r>
              <w:rPr>
                <w:sz w:val="21"/>
                <w:szCs w:val="21"/>
              </w:rPr>
              <w:t>越障</w:t>
            </w:r>
          </w:p>
        </w:tc>
        <w:tc>
          <w:tcPr>
            <w:tcW w:w="2350" w:type="dxa"/>
            <w:vAlign w:val="center"/>
          </w:tcPr>
          <w:p w14:paraId="7A2913A0">
            <w:pPr>
              <w:snapToGrid w:val="0"/>
              <w:spacing w:before="70" w:after="70" w:line="240" w:lineRule="auto"/>
              <w:ind w:firstLine="0"/>
              <w:jc w:val="left"/>
              <w:rPr>
                <w:sz w:val="21"/>
              </w:rPr>
            </w:pPr>
            <w:r>
              <w:rPr>
                <w:sz w:val="21"/>
                <w:szCs w:val="21"/>
              </w:rPr>
              <w:t>50 mm 障碍</w:t>
            </w:r>
          </w:p>
        </w:tc>
        <w:tc>
          <w:tcPr>
            <w:tcW w:w="2328" w:type="dxa"/>
            <w:vAlign w:val="center"/>
          </w:tcPr>
          <w:p w14:paraId="14E2D8B7">
            <w:pPr>
              <w:snapToGrid w:val="0"/>
              <w:spacing w:before="70" w:after="70" w:line="240" w:lineRule="auto"/>
              <w:ind w:firstLine="0"/>
              <w:jc w:val="left"/>
              <w:rPr>
                <w:sz w:val="21"/>
              </w:rPr>
            </w:pPr>
            <w:r>
              <w:rPr>
                <w:sz w:val="21"/>
                <w:szCs w:val="21"/>
              </w:rPr>
              <w:t>通过</w:t>
            </w:r>
          </w:p>
        </w:tc>
        <w:tc>
          <w:tcPr>
            <w:tcW w:w="1408" w:type="dxa"/>
            <w:vAlign w:val="center"/>
          </w:tcPr>
          <w:p w14:paraId="5DA0940F">
            <w:pPr>
              <w:snapToGrid w:val="0"/>
              <w:spacing w:before="70" w:after="70" w:line="240" w:lineRule="auto"/>
              <w:ind w:firstLine="0"/>
              <w:jc w:val="center"/>
              <w:rPr>
                <w:sz w:val="21"/>
              </w:rPr>
            </w:pPr>
            <w:r>
              <w:rPr>
                <w:sz w:val="21"/>
                <w:szCs w:val="21"/>
              </w:rPr>
              <w:t>□合格</w:t>
            </w:r>
          </w:p>
        </w:tc>
      </w:tr>
      <w:tr w14:paraId="7D573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2B993AED">
            <w:pPr>
              <w:snapToGrid w:val="0"/>
              <w:spacing w:before="70" w:after="70" w:line="240" w:lineRule="auto"/>
              <w:ind w:firstLine="0"/>
              <w:jc w:val="left"/>
              <w:rPr>
                <w:sz w:val="21"/>
              </w:rPr>
            </w:pPr>
            <w:r>
              <w:rPr>
                <w:sz w:val="21"/>
                <w:szCs w:val="21"/>
              </w:rPr>
              <w:t>避障</w:t>
            </w:r>
          </w:p>
        </w:tc>
        <w:tc>
          <w:tcPr>
            <w:tcW w:w="2350" w:type="dxa"/>
            <w:vAlign w:val="center"/>
          </w:tcPr>
          <w:p w14:paraId="307650EB">
            <w:pPr>
              <w:snapToGrid w:val="0"/>
              <w:spacing w:before="70" w:after="70" w:line="240" w:lineRule="auto"/>
              <w:ind w:firstLine="0"/>
              <w:jc w:val="left"/>
              <w:rPr>
                <w:sz w:val="21"/>
              </w:rPr>
            </w:pPr>
            <w:r>
              <w:rPr>
                <w:sz w:val="21"/>
                <w:szCs w:val="21"/>
              </w:rPr>
              <w:t>静态障碍</w:t>
            </w:r>
          </w:p>
        </w:tc>
        <w:tc>
          <w:tcPr>
            <w:tcW w:w="2328" w:type="dxa"/>
            <w:vAlign w:val="center"/>
          </w:tcPr>
          <w:p w14:paraId="460B1166">
            <w:pPr>
              <w:snapToGrid w:val="0"/>
              <w:spacing w:before="70" w:after="70" w:line="240" w:lineRule="auto"/>
              <w:ind w:firstLine="0"/>
              <w:jc w:val="left"/>
              <w:rPr>
                <w:sz w:val="21"/>
              </w:rPr>
            </w:pPr>
            <w:r>
              <w:rPr>
                <w:sz w:val="21"/>
                <w:szCs w:val="21"/>
              </w:rPr>
              <w:t>100% 停止</w:t>
            </w:r>
          </w:p>
        </w:tc>
        <w:tc>
          <w:tcPr>
            <w:tcW w:w="1408" w:type="dxa"/>
            <w:vAlign w:val="center"/>
          </w:tcPr>
          <w:p w14:paraId="31A76194">
            <w:pPr>
              <w:snapToGrid w:val="0"/>
              <w:spacing w:before="70" w:after="70" w:line="240" w:lineRule="auto"/>
              <w:ind w:firstLine="0"/>
              <w:jc w:val="center"/>
              <w:rPr>
                <w:sz w:val="21"/>
              </w:rPr>
            </w:pPr>
            <w:r>
              <w:rPr>
                <w:sz w:val="21"/>
                <w:szCs w:val="21"/>
              </w:rPr>
              <w:t>□合格</w:t>
            </w:r>
          </w:p>
        </w:tc>
      </w:tr>
      <w:tr w14:paraId="6E7A5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15F2F6E0">
            <w:pPr>
              <w:snapToGrid w:val="0"/>
              <w:spacing w:before="70" w:after="70" w:line="240" w:lineRule="auto"/>
              <w:ind w:firstLine="0"/>
              <w:jc w:val="left"/>
              <w:rPr>
                <w:sz w:val="21"/>
              </w:rPr>
            </w:pPr>
            <w:r>
              <w:rPr>
                <w:sz w:val="21"/>
                <w:szCs w:val="21"/>
              </w:rPr>
              <w:t>续航</w:t>
            </w:r>
          </w:p>
        </w:tc>
        <w:tc>
          <w:tcPr>
            <w:tcW w:w="2350" w:type="dxa"/>
            <w:vAlign w:val="center"/>
          </w:tcPr>
          <w:p w14:paraId="24F5A301">
            <w:pPr>
              <w:snapToGrid w:val="0"/>
              <w:spacing w:before="70" w:after="70" w:line="240" w:lineRule="auto"/>
              <w:ind w:firstLine="0"/>
              <w:jc w:val="left"/>
              <w:rPr>
                <w:sz w:val="21"/>
              </w:rPr>
            </w:pPr>
            <w:r>
              <w:rPr>
                <w:sz w:val="21"/>
                <w:szCs w:val="21"/>
              </w:rPr>
              <w:t>连续作业</w:t>
            </w:r>
          </w:p>
        </w:tc>
        <w:tc>
          <w:tcPr>
            <w:tcW w:w="2328" w:type="dxa"/>
            <w:vAlign w:val="center"/>
          </w:tcPr>
          <w:p w14:paraId="7E7B169B">
            <w:pPr>
              <w:snapToGrid w:val="0"/>
              <w:spacing w:before="70" w:after="70" w:line="240" w:lineRule="auto"/>
              <w:ind w:firstLine="0"/>
              <w:jc w:val="left"/>
              <w:rPr>
                <w:sz w:val="21"/>
              </w:rPr>
            </w:pPr>
            <w:r>
              <w:rPr>
                <w:sz w:val="21"/>
                <w:szCs w:val="21"/>
              </w:rPr>
              <w:t>≥4 h</w:t>
            </w:r>
          </w:p>
        </w:tc>
        <w:tc>
          <w:tcPr>
            <w:tcW w:w="1408" w:type="dxa"/>
            <w:vAlign w:val="center"/>
          </w:tcPr>
          <w:p w14:paraId="531F2FD2">
            <w:pPr>
              <w:snapToGrid w:val="0"/>
              <w:spacing w:before="70" w:after="70" w:line="240" w:lineRule="auto"/>
              <w:ind w:firstLine="0"/>
              <w:jc w:val="center"/>
              <w:rPr>
                <w:sz w:val="21"/>
              </w:rPr>
            </w:pPr>
            <w:r>
              <w:rPr>
                <w:sz w:val="21"/>
                <w:szCs w:val="21"/>
              </w:rPr>
              <w:t>□合格</w:t>
            </w:r>
          </w:p>
        </w:tc>
      </w:tr>
      <w:tr w14:paraId="7170D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66E88748">
            <w:pPr>
              <w:snapToGrid w:val="0"/>
              <w:spacing w:before="70" w:after="70" w:line="240" w:lineRule="auto"/>
              <w:ind w:firstLine="0"/>
              <w:jc w:val="left"/>
              <w:rPr>
                <w:sz w:val="21"/>
              </w:rPr>
            </w:pPr>
            <w:r>
              <w:rPr>
                <w:sz w:val="21"/>
                <w:szCs w:val="21"/>
              </w:rPr>
              <w:t>充电</w:t>
            </w:r>
          </w:p>
        </w:tc>
        <w:tc>
          <w:tcPr>
            <w:tcW w:w="2350" w:type="dxa"/>
            <w:vAlign w:val="center"/>
          </w:tcPr>
          <w:p w14:paraId="019AC0AF">
            <w:pPr>
              <w:snapToGrid w:val="0"/>
              <w:spacing w:before="70" w:after="70" w:line="240" w:lineRule="auto"/>
              <w:ind w:firstLine="0"/>
              <w:jc w:val="left"/>
              <w:rPr>
                <w:sz w:val="21"/>
              </w:rPr>
            </w:pPr>
            <w:r>
              <w:rPr>
                <w:sz w:val="21"/>
                <w:szCs w:val="21"/>
              </w:rPr>
              <w:t>0</w:t>
            </w:r>
            <w:r>
              <w:rPr>
                <w:rFonts w:hint="eastAsia"/>
                <w:sz w:val="21"/>
                <w:szCs w:val="21"/>
              </w:rPr>
              <w:t>-</w:t>
            </w:r>
            <w:r>
              <w:rPr>
                <w:sz w:val="21"/>
                <w:szCs w:val="21"/>
              </w:rPr>
              <w:t>100%</w:t>
            </w:r>
          </w:p>
        </w:tc>
        <w:tc>
          <w:tcPr>
            <w:tcW w:w="2328" w:type="dxa"/>
            <w:vAlign w:val="center"/>
          </w:tcPr>
          <w:p w14:paraId="28DE9FCA">
            <w:pPr>
              <w:snapToGrid w:val="0"/>
              <w:spacing w:before="70" w:after="70" w:line="240" w:lineRule="auto"/>
              <w:ind w:firstLine="0"/>
              <w:jc w:val="left"/>
              <w:rPr>
                <w:sz w:val="21"/>
              </w:rPr>
            </w:pPr>
            <w:r>
              <w:rPr>
                <w:sz w:val="21"/>
                <w:szCs w:val="21"/>
              </w:rPr>
              <w:t>≤2 h</w:t>
            </w:r>
          </w:p>
        </w:tc>
        <w:tc>
          <w:tcPr>
            <w:tcW w:w="1408" w:type="dxa"/>
            <w:vAlign w:val="center"/>
          </w:tcPr>
          <w:p w14:paraId="7FA4D448">
            <w:pPr>
              <w:snapToGrid w:val="0"/>
              <w:spacing w:before="70" w:after="70" w:line="240" w:lineRule="auto"/>
              <w:ind w:firstLine="0"/>
              <w:jc w:val="center"/>
              <w:rPr>
                <w:sz w:val="21"/>
              </w:rPr>
            </w:pPr>
            <w:r>
              <w:rPr>
                <w:sz w:val="21"/>
                <w:szCs w:val="21"/>
              </w:rPr>
              <w:t>□合格</w:t>
            </w:r>
          </w:p>
        </w:tc>
      </w:tr>
      <w:tr w14:paraId="11386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11658D27">
            <w:pPr>
              <w:snapToGrid w:val="0"/>
              <w:spacing w:before="70" w:after="70" w:line="240" w:lineRule="auto"/>
              <w:ind w:firstLine="0"/>
              <w:jc w:val="left"/>
              <w:rPr>
                <w:sz w:val="21"/>
              </w:rPr>
            </w:pPr>
            <w:r>
              <w:rPr>
                <w:sz w:val="21"/>
                <w:szCs w:val="21"/>
              </w:rPr>
              <w:t>遥控距离</w:t>
            </w:r>
          </w:p>
        </w:tc>
        <w:tc>
          <w:tcPr>
            <w:tcW w:w="2350" w:type="dxa"/>
            <w:vAlign w:val="center"/>
          </w:tcPr>
          <w:p w14:paraId="7FE4D739">
            <w:pPr>
              <w:snapToGrid w:val="0"/>
              <w:spacing w:before="70" w:after="70" w:line="240" w:lineRule="auto"/>
              <w:ind w:firstLine="0"/>
              <w:jc w:val="left"/>
              <w:rPr>
                <w:sz w:val="21"/>
              </w:rPr>
            </w:pPr>
            <w:r>
              <w:rPr>
                <w:sz w:val="21"/>
                <w:szCs w:val="21"/>
              </w:rPr>
              <w:t>视距</w:t>
            </w:r>
          </w:p>
        </w:tc>
        <w:tc>
          <w:tcPr>
            <w:tcW w:w="2328" w:type="dxa"/>
            <w:vAlign w:val="center"/>
          </w:tcPr>
          <w:p w14:paraId="09219F8B">
            <w:pPr>
              <w:snapToGrid w:val="0"/>
              <w:spacing w:before="70" w:after="70" w:line="240" w:lineRule="auto"/>
              <w:ind w:firstLine="0"/>
              <w:jc w:val="left"/>
              <w:rPr>
                <w:sz w:val="21"/>
              </w:rPr>
            </w:pPr>
            <w:r>
              <w:rPr>
                <w:sz w:val="21"/>
                <w:szCs w:val="21"/>
              </w:rPr>
              <w:t>≥200 m</w:t>
            </w:r>
          </w:p>
        </w:tc>
        <w:tc>
          <w:tcPr>
            <w:tcW w:w="1408" w:type="dxa"/>
            <w:vAlign w:val="center"/>
          </w:tcPr>
          <w:p w14:paraId="69F25875">
            <w:pPr>
              <w:snapToGrid w:val="0"/>
              <w:spacing w:before="70" w:after="70" w:line="240" w:lineRule="auto"/>
              <w:ind w:firstLine="0"/>
              <w:jc w:val="center"/>
              <w:rPr>
                <w:sz w:val="21"/>
              </w:rPr>
            </w:pPr>
            <w:r>
              <w:rPr>
                <w:sz w:val="21"/>
                <w:szCs w:val="21"/>
              </w:rPr>
              <w:t>□合格</w:t>
            </w:r>
          </w:p>
        </w:tc>
      </w:tr>
      <w:tr w14:paraId="4B5DA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3CB4B3B3">
            <w:pPr>
              <w:snapToGrid w:val="0"/>
              <w:spacing w:before="70" w:after="70" w:line="240" w:lineRule="auto"/>
              <w:ind w:firstLine="0"/>
              <w:jc w:val="left"/>
              <w:rPr>
                <w:sz w:val="21"/>
              </w:rPr>
            </w:pPr>
            <w:r>
              <w:rPr>
                <w:sz w:val="21"/>
                <w:szCs w:val="21"/>
              </w:rPr>
              <w:t>失联保护</w:t>
            </w:r>
          </w:p>
        </w:tc>
        <w:tc>
          <w:tcPr>
            <w:tcW w:w="2350" w:type="dxa"/>
            <w:vAlign w:val="center"/>
          </w:tcPr>
          <w:p w14:paraId="7B5E9EF5">
            <w:pPr>
              <w:snapToGrid w:val="0"/>
              <w:spacing w:before="70" w:after="70" w:line="240" w:lineRule="auto"/>
              <w:ind w:firstLine="0"/>
              <w:jc w:val="left"/>
              <w:rPr>
                <w:sz w:val="21"/>
              </w:rPr>
            </w:pPr>
            <w:r>
              <w:rPr>
                <w:sz w:val="21"/>
                <w:szCs w:val="21"/>
              </w:rPr>
              <w:t>断开通信</w:t>
            </w:r>
          </w:p>
        </w:tc>
        <w:tc>
          <w:tcPr>
            <w:tcW w:w="2328" w:type="dxa"/>
            <w:vAlign w:val="center"/>
          </w:tcPr>
          <w:p w14:paraId="78052166">
            <w:pPr>
              <w:snapToGrid w:val="0"/>
              <w:spacing w:before="70" w:after="70" w:line="240" w:lineRule="auto"/>
              <w:ind w:firstLine="0"/>
              <w:jc w:val="left"/>
              <w:rPr>
                <w:sz w:val="21"/>
              </w:rPr>
            </w:pPr>
            <w:r>
              <w:rPr>
                <w:sz w:val="21"/>
                <w:szCs w:val="21"/>
              </w:rPr>
              <w:t>自动停车</w:t>
            </w:r>
          </w:p>
        </w:tc>
        <w:tc>
          <w:tcPr>
            <w:tcW w:w="1408" w:type="dxa"/>
            <w:vAlign w:val="center"/>
          </w:tcPr>
          <w:p w14:paraId="77DF44C1">
            <w:pPr>
              <w:snapToGrid w:val="0"/>
              <w:spacing w:before="70" w:after="70" w:line="240" w:lineRule="auto"/>
              <w:ind w:firstLine="0"/>
              <w:jc w:val="center"/>
              <w:rPr>
                <w:sz w:val="21"/>
              </w:rPr>
            </w:pPr>
            <w:r>
              <w:rPr>
                <w:sz w:val="21"/>
                <w:szCs w:val="21"/>
              </w:rPr>
              <w:t>□合格</w:t>
            </w:r>
          </w:p>
        </w:tc>
      </w:tr>
      <w:tr w14:paraId="13689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62C20AD3">
            <w:pPr>
              <w:snapToGrid w:val="0"/>
              <w:spacing w:before="70" w:after="70" w:line="240" w:lineRule="auto"/>
              <w:ind w:firstLine="0"/>
              <w:jc w:val="left"/>
              <w:rPr>
                <w:sz w:val="21"/>
              </w:rPr>
            </w:pPr>
            <w:r>
              <w:rPr>
                <w:sz w:val="21"/>
                <w:szCs w:val="21"/>
              </w:rPr>
              <w:t>倾角报警</w:t>
            </w:r>
          </w:p>
        </w:tc>
        <w:tc>
          <w:tcPr>
            <w:tcW w:w="2350" w:type="dxa"/>
            <w:vAlign w:val="center"/>
          </w:tcPr>
          <w:p w14:paraId="49263098">
            <w:pPr>
              <w:snapToGrid w:val="0"/>
              <w:spacing w:before="70" w:after="70" w:line="240" w:lineRule="auto"/>
              <w:ind w:firstLine="0"/>
              <w:jc w:val="left"/>
              <w:rPr>
                <w:sz w:val="21"/>
              </w:rPr>
            </w:pPr>
            <w:r>
              <w:rPr>
                <w:sz w:val="21"/>
                <w:szCs w:val="21"/>
              </w:rPr>
              <w:t>倾斜 25°</w:t>
            </w:r>
          </w:p>
        </w:tc>
        <w:tc>
          <w:tcPr>
            <w:tcW w:w="2328" w:type="dxa"/>
            <w:vAlign w:val="center"/>
          </w:tcPr>
          <w:p w14:paraId="59231F4B">
            <w:pPr>
              <w:snapToGrid w:val="0"/>
              <w:spacing w:before="70" w:after="70" w:line="240" w:lineRule="auto"/>
              <w:ind w:firstLine="0"/>
              <w:jc w:val="left"/>
              <w:rPr>
                <w:sz w:val="21"/>
              </w:rPr>
            </w:pPr>
            <w:r>
              <w:rPr>
                <w:sz w:val="21"/>
                <w:szCs w:val="21"/>
              </w:rPr>
              <w:t>报警</w:t>
            </w:r>
          </w:p>
        </w:tc>
        <w:tc>
          <w:tcPr>
            <w:tcW w:w="1408" w:type="dxa"/>
            <w:vAlign w:val="center"/>
          </w:tcPr>
          <w:p w14:paraId="3374658D">
            <w:pPr>
              <w:snapToGrid w:val="0"/>
              <w:spacing w:before="70" w:after="70" w:line="240" w:lineRule="auto"/>
              <w:ind w:firstLine="0"/>
              <w:jc w:val="center"/>
              <w:rPr>
                <w:sz w:val="21"/>
              </w:rPr>
            </w:pPr>
            <w:r>
              <w:rPr>
                <w:sz w:val="21"/>
                <w:szCs w:val="21"/>
              </w:rPr>
              <w:t>□合格</w:t>
            </w:r>
          </w:p>
        </w:tc>
      </w:tr>
      <w:tr w14:paraId="20368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2F30CF6C">
            <w:pPr>
              <w:snapToGrid w:val="0"/>
              <w:spacing w:before="70" w:after="70" w:line="240" w:lineRule="auto"/>
              <w:ind w:firstLine="0"/>
              <w:jc w:val="left"/>
              <w:rPr>
                <w:sz w:val="21"/>
              </w:rPr>
            </w:pPr>
            <w:r>
              <w:rPr>
                <w:sz w:val="21"/>
                <w:szCs w:val="21"/>
              </w:rPr>
              <w:t>快换时间</w:t>
            </w:r>
          </w:p>
        </w:tc>
        <w:tc>
          <w:tcPr>
            <w:tcW w:w="2350" w:type="dxa"/>
            <w:vAlign w:val="center"/>
          </w:tcPr>
          <w:p w14:paraId="7E921D0D">
            <w:pPr>
              <w:snapToGrid w:val="0"/>
              <w:spacing w:before="70" w:after="70" w:line="240" w:lineRule="auto"/>
              <w:ind w:firstLine="0"/>
              <w:jc w:val="left"/>
              <w:rPr>
                <w:sz w:val="21"/>
              </w:rPr>
            </w:pPr>
            <w:r>
              <w:rPr>
                <w:sz w:val="21"/>
                <w:szCs w:val="21"/>
              </w:rPr>
              <w:t>单人操作</w:t>
            </w:r>
          </w:p>
        </w:tc>
        <w:tc>
          <w:tcPr>
            <w:tcW w:w="2328" w:type="dxa"/>
            <w:vAlign w:val="center"/>
          </w:tcPr>
          <w:p w14:paraId="46716C1D">
            <w:pPr>
              <w:snapToGrid w:val="0"/>
              <w:spacing w:before="70" w:after="70" w:line="240" w:lineRule="auto"/>
              <w:ind w:firstLine="0"/>
              <w:jc w:val="left"/>
              <w:rPr>
                <w:sz w:val="21"/>
              </w:rPr>
            </w:pPr>
            <w:r>
              <w:rPr>
                <w:sz w:val="21"/>
                <w:szCs w:val="21"/>
              </w:rPr>
              <w:t>≤5 min</w:t>
            </w:r>
          </w:p>
        </w:tc>
        <w:tc>
          <w:tcPr>
            <w:tcW w:w="1408" w:type="dxa"/>
            <w:vAlign w:val="center"/>
          </w:tcPr>
          <w:p w14:paraId="084D8010">
            <w:pPr>
              <w:snapToGrid w:val="0"/>
              <w:spacing w:before="70" w:after="70" w:line="240" w:lineRule="auto"/>
              <w:ind w:firstLine="0"/>
              <w:jc w:val="center"/>
              <w:rPr>
                <w:sz w:val="21"/>
              </w:rPr>
            </w:pPr>
            <w:r>
              <w:rPr>
                <w:sz w:val="21"/>
                <w:szCs w:val="21"/>
              </w:rPr>
              <w:t>□合格</w:t>
            </w:r>
          </w:p>
        </w:tc>
      </w:tr>
      <w:tr w14:paraId="3411F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67A6B471">
            <w:pPr>
              <w:snapToGrid w:val="0"/>
              <w:spacing w:before="70" w:after="70" w:line="240" w:lineRule="auto"/>
              <w:ind w:firstLine="0"/>
              <w:jc w:val="left"/>
              <w:rPr>
                <w:sz w:val="21"/>
              </w:rPr>
            </w:pPr>
            <w:r>
              <w:rPr>
                <w:sz w:val="21"/>
                <w:szCs w:val="21"/>
              </w:rPr>
              <w:t>振动</w:t>
            </w:r>
          </w:p>
        </w:tc>
        <w:tc>
          <w:tcPr>
            <w:tcW w:w="2350" w:type="dxa"/>
            <w:vAlign w:val="center"/>
          </w:tcPr>
          <w:p w14:paraId="01655355">
            <w:pPr>
              <w:snapToGrid w:val="0"/>
              <w:spacing w:before="70" w:after="70" w:line="240" w:lineRule="auto"/>
              <w:ind w:firstLine="0"/>
              <w:jc w:val="left"/>
              <w:rPr>
                <w:sz w:val="21"/>
              </w:rPr>
            </w:pPr>
            <w:r>
              <w:rPr>
                <w:sz w:val="21"/>
                <w:szCs w:val="21"/>
              </w:rPr>
              <w:t>行进中</w:t>
            </w:r>
          </w:p>
        </w:tc>
        <w:tc>
          <w:tcPr>
            <w:tcW w:w="2328" w:type="dxa"/>
            <w:vAlign w:val="center"/>
          </w:tcPr>
          <w:p w14:paraId="273A9628">
            <w:pPr>
              <w:snapToGrid w:val="0"/>
              <w:spacing w:before="70" w:after="70" w:line="240" w:lineRule="auto"/>
              <w:ind w:firstLine="0"/>
              <w:jc w:val="left"/>
              <w:rPr>
                <w:sz w:val="21"/>
              </w:rPr>
            </w:pPr>
            <w:r>
              <w:rPr>
                <w:sz w:val="21"/>
                <w:szCs w:val="21"/>
              </w:rPr>
              <w:t>不影响成像</w:t>
            </w:r>
          </w:p>
        </w:tc>
        <w:tc>
          <w:tcPr>
            <w:tcW w:w="1408" w:type="dxa"/>
            <w:vAlign w:val="center"/>
          </w:tcPr>
          <w:p w14:paraId="0D9F51CE">
            <w:pPr>
              <w:snapToGrid w:val="0"/>
              <w:spacing w:before="70" w:after="70" w:line="240" w:lineRule="auto"/>
              <w:ind w:firstLine="0"/>
              <w:jc w:val="center"/>
              <w:rPr>
                <w:sz w:val="21"/>
              </w:rPr>
            </w:pPr>
            <w:r>
              <w:rPr>
                <w:sz w:val="21"/>
                <w:szCs w:val="21"/>
              </w:rPr>
              <w:t>□合格</w:t>
            </w:r>
          </w:p>
        </w:tc>
      </w:tr>
      <w:tr w14:paraId="1F49F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14" w:type="dxa"/>
            <w:vAlign w:val="center"/>
          </w:tcPr>
          <w:p w14:paraId="31868148">
            <w:pPr>
              <w:snapToGrid w:val="0"/>
              <w:spacing w:before="70" w:after="70" w:line="240" w:lineRule="auto"/>
              <w:ind w:firstLine="0"/>
              <w:jc w:val="left"/>
              <w:rPr>
                <w:sz w:val="21"/>
              </w:rPr>
            </w:pPr>
            <w:r>
              <w:rPr>
                <w:sz w:val="21"/>
                <w:szCs w:val="21"/>
              </w:rPr>
              <w:t>防护</w:t>
            </w:r>
          </w:p>
        </w:tc>
        <w:tc>
          <w:tcPr>
            <w:tcW w:w="2350" w:type="dxa"/>
            <w:vAlign w:val="center"/>
          </w:tcPr>
          <w:p w14:paraId="101A854F">
            <w:pPr>
              <w:snapToGrid w:val="0"/>
              <w:spacing w:before="70" w:after="70" w:line="240" w:lineRule="auto"/>
              <w:ind w:firstLine="0"/>
              <w:jc w:val="left"/>
              <w:rPr>
                <w:sz w:val="21"/>
              </w:rPr>
            </w:pPr>
            <w:r>
              <w:rPr>
                <w:sz w:val="21"/>
                <w:szCs w:val="21"/>
              </w:rPr>
              <w:t>淋水/扬尘</w:t>
            </w:r>
          </w:p>
        </w:tc>
        <w:tc>
          <w:tcPr>
            <w:tcW w:w="2328" w:type="dxa"/>
            <w:vAlign w:val="center"/>
          </w:tcPr>
          <w:p w14:paraId="6478D0DF">
            <w:pPr>
              <w:snapToGrid w:val="0"/>
              <w:spacing w:before="70" w:after="70" w:line="240" w:lineRule="auto"/>
              <w:ind w:firstLine="0"/>
              <w:jc w:val="left"/>
              <w:rPr>
                <w:sz w:val="21"/>
              </w:rPr>
            </w:pPr>
            <w:r>
              <w:rPr>
                <w:sz w:val="21"/>
                <w:szCs w:val="21"/>
              </w:rPr>
              <w:t>IP55</w:t>
            </w:r>
          </w:p>
        </w:tc>
        <w:tc>
          <w:tcPr>
            <w:tcW w:w="1408" w:type="dxa"/>
            <w:vAlign w:val="center"/>
          </w:tcPr>
          <w:p w14:paraId="09F1E0CE">
            <w:pPr>
              <w:snapToGrid w:val="0"/>
              <w:spacing w:before="70" w:after="70" w:line="240" w:lineRule="auto"/>
              <w:ind w:firstLine="0"/>
              <w:jc w:val="center"/>
              <w:rPr>
                <w:sz w:val="21"/>
              </w:rPr>
            </w:pPr>
            <w:r>
              <w:rPr>
                <w:sz w:val="21"/>
                <w:szCs w:val="21"/>
              </w:rPr>
              <w:t>□合格</w:t>
            </w:r>
          </w:p>
        </w:tc>
      </w:tr>
    </w:tbl>
    <w:p w14:paraId="74600788">
      <w:pPr>
        <w:spacing w:line="240" w:lineRule="auto"/>
      </w:pPr>
    </w:p>
    <w:p w14:paraId="230DE126">
      <w:pPr>
        <w:pStyle w:val="6"/>
      </w:pPr>
      <w:r>
        <w:rPr>
          <w:szCs w:val="32"/>
        </w:rPr>
        <w:t>2.5.2.20 维护规程</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0"/>
        <w:gridCol w:w="2725"/>
        <w:gridCol w:w="2070"/>
        <w:gridCol w:w="2895"/>
      </w:tblGrid>
      <w:tr w14:paraId="412E4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10" w:type="dxa"/>
            <w:shd w:val="clear" w:color="auto" w:fill="E7E6E6"/>
            <w:vAlign w:val="center"/>
          </w:tcPr>
          <w:p w14:paraId="66832247">
            <w:pPr>
              <w:keepNext/>
              <w:snapToGrid w:val="0"/>
              <w:spacing w:before="70" w:after="70" w:line="240" w:lineRule="auto"/>
              <w:ind w:firstLine="0"/>
              <w:jc w:val="center"/>
              <w:rPr>
                <w:b/>
                <w:sz w:val="21"/>
              </w:rPr>
            </w:pPr>
            <w:r>
              <w:rPr>
                <w:b/>
                <w:sz w:val="21"/>
                <w:szCs w:val="21"/>
              </w:rPr>
              <w:t>周期</w:t>
            </w:r>
          </w:p>
        </w:tc>
        <w:tc>
          <w:tcPr>
            <w:tcW w:w="2725" w:type="dxa"/>
            <w:shd w:val="clear" w:color="auto" w:fill="E7E6E6"/>
            <w:vAlign w:val="center"/>
          </w:tcPr>
          <w:p w14:paraId="4FC6F5D4">
            <w:pPr>
              <w:keepNext/>
              <w:snapToGrid w:val="0"/>
              <w:spacing w:before="70" w:after="70" w:line="240" w:lineRule="auto"/>
              <w:ind w:firstLine="0"/>
              <w:jc w:val="center"/>
              <w:rPr>
                <w:b/>
                <w:sz w:val="21"/>
              </w:rPr>
            </w:pPr>
            <w:r>
              <w:rPr>
                <w:b/>
                <w:sz w:val="21"/>
                <w:szCs w:val="21"/>
              </w:rPr>
              <w:t>项目</w:t>
            </w:r>
          </w:p>
        </w:tc>
        <w:tc>
          <w:tcPr>
            <w:tcW w:w="2070" w:type="dxa"/>
            <w:shd w:val="clear" w:color="auto" w:fill="E7E6E6"/>
            <w:vAlign w:val="center"/>
          </w:tcPr>
          <w:p w14:paraId="1ED19F68">
            <w:pPr>
              <w:keepNext/>
              <w:snapToGrid w:val="0"/>
              <w:spacing w:before="70" w:after="70" w:line="240" w:lineRule="auto"/>
              <w:ind w:firstLine="0"/>
              <w:jc w:val="center"/>
              <w:rPr>
                <w:b/>
                <w:sz w:val="21"/>
              </w:rPr>
            </w:pPr>
            <w:r>
              <w:rPr>
                <w:b/>
                <w:sz w:val="21"/>
                <w:szCs w:val="21"/>
              </w:rPr>
              <w:t>方法</w:t>
            </w:r>
          </w:p>
        </w:tc>
        <w:tc>
          <w:tcPr>
            <w:tcW w:w="2895" w:type="dxa"/>
            <w:shd w:val="clear" w:color="auto" w:fill="E7E6E6"/>
            <w:vAlign w:val="center"/>
          </w:tcPr>
          <w:p w14:paraId="6ADD2701">
            <w:pPr>
              <w:keepNext/>
              <w:snapToGrid w:val="0"/>
              <w:spacing w:before="70" w:after="70" w:line="240" w:lineRule="auto"/>
              <w:ind w:firstLine="0"/>
              <w:jc w:val="center"/>
              <w:rPr>
                <w:b/>
                <w:sz w:val="21"/>
              </w:rPr>
            </w:pPr>
            <w:r>
              <w:rPr>
                <w:b/>
                <w:sz w:val="21"/>
                <w:szCs w:val="21"/>
              </w:rPr>
              <w:t>判定</w:t>
            </w:r>
          </w:p>
        </w:tc>
      </w:tr>
      <w:tr w14:paraId="5639A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26DF91BD">
            <w:pPr>
              <w:keepNext/>
              <w:snapToGrid w:val="0"/>
              <w:spacing w:before="70" w:after="70" w:line="240" w:lineRule="auto"/>
              <w:ind w:firstLine="0"/>
              <w:jc w:val="left"/>
              <w:rPr>
                <w:sz w:val="21"/>
              </w:rPr>
            </w:pPr>
            <w:r>
              <w:rPr>
                <w:sz w:val="21"/>
                <w:szCs w:val="21"/>
              </w:rPr>
              <w:t>每班次</w:t>
            </w:r>
          </w:p>
        </w:tc>
        <w:tc>
          <w:tcPr>
            <w:tcW w:w="2725" w:type="dxa"/>
            <w:vAlign w:val="center"/>
          </w:tcPr>
          <w:p w14:paraId="69E6C125">
            <w:pPr>
              <w:keepNext/>
              <w:snapToGrid w:val="0"/>
              <w:spacing w:before="70" w:after="70" w:line="240" w:lineRule="auto"/>
              <w:ind w:firstLine="0"/>
              <w:jc w:val="left"/>
              <w:rPr>
                <w:sz w:val="21"/>
              </w:rPr>
            </w:pPr>
            <w:r>
              <w:rPr>
                <w:sz w:val="21"/>
                <w:szCs w:val="21"/>
              </w:rPr>
              <w:t>镜头/窗口清洁</w:t>
            </w:r>
          </w:p>
        </w:tc>
        <w:tc>
          <w:tcPr>
            <w:tcW w:w="2070" w:type="dxa"/>
            <w:vAlign w:val="center"/>
          </w:tcPr>
          <w:p w14:paraId="548C9F34">
            <w:pPr>
              <w:keepNext/>
              <w:snapToGrid w:val="0"/>
              <w:spacing w:before="70" w:after="70" w:line="240" w:lineRule="auto"/>
              <w:ind w:firstLine="0"/>
              <w:jc w:val="left"/>
              <w:rPr>
                <w:sz w:val="21"/>
              </w:rPr>
            </w:pPr>
            <w:r>
              <w:rPr>
                <w:sz w:val="21"/>
                <w:szCs w:val="21"/>
              </w:rPr>
              <w:t>气吹+无水乙醇</w:t>
            </w:r>
          </w:p>
        </w:tc>
        <w:tc>
          <w:tcPr>
            <w:tcW w:w="2895" w:type="dxa"/>
            <w:vAlign w:val="center"/>
          </w:tcPr>
          <w:p w14:paraId="31C463E9">
            <w:pPr>
              <w:keepNext/>
              <w:snapToGrid w:val="0"/>
              <w:spacing w:before="70" w:after="70" w:line="240" w:lineRule="auto"/>
              <w:ind w:firstLine="0"/>
              <w:jc w:val="left"/>
              <w:rPr>
                <w:sz w:val="21"/>
              </w:rPr>
            </w:pPr>
            <w:r>
              <w:rPr>
                <w:sz w:val="21"/>
                <w:szCs w:val="21"/>
              </w:rPr>
              <w:t>无污渍</w:t>
            </w:r>
          </w:p>
        </w:tc>
      </w:tr>
      <w:tr w14:paraId="6D943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7D1CF545">
            <w:pPr>
              <w:keepNext/>
              <w:snapToGrid w:val="0"/>
              <w:spacing w:before="70" w:after="70" w:line="240" w:lineRule="auto"/>
              <w:ind w:firstLine="0"/>
              <w:jc w:val="left"/>
              <w:rPr>
                <w:sz w:val="21"/>
              </w:rPr>
            </w:pPr>
            <w:r>
              <w:rPr>
                <w:sz w:val="21"/>
                <w:szCs w:val="21"/>
              </w:rPr>
              <w:t>每班次</w:t>
            </w:r>
          </w:p>
        </w:tc>
        <w:tc>
          <w:tcPr>
            <w:tcW w:w="2725" w:type="dxa"/>
            <w:vAlign w:val="center"/>
          </w:tcPr>
          <w:p w14:paraId="5AFA5FE9">
            <w:pPr>
              <w:keepNext/>
              <w:snapToGrid w:val="0"/>
              <w:spacing w:before="70" w:after="70" w:line="240" w:lineRule="auto"/>
              <w:ind w:firstLine="0"/>
              <w:jc w:val="left"/>
              <w:rPr>
                <w:sz w:val="21"/>
              </w:rPr>
            </w:pPr>
            <w:r>
              <w:rPr>
                <w:sz w:val="21"/>
                <w:szCs w:val="21"/>
              </w:rPr>
              <w:t>电量与充电</w:t>
            </w:r>
          </w:p>
        </w:tc>
        <w:tc>
          <w:tcPr>
            <w:tcW w:w="2070" w:type="dxa"/>
            <w:vAlign w:val="center"/>
          </w:tcPr>
          <w:p w14:paraId="523E539F">
            <w:pPr>
              <w:keepNext/>
              <w:snapToGrid w:val="0"/>
              <w:spacing w:before="70" w:after="70" w:line="240" w:lineRule="auto"/>
              <w:ind w:firstLine="0"/>
              <w:jc w:val="left"/>
              <w:rPr>
                <w:sz w:val="21"/>
              </w:rPr>
            </w:pPr>
            <w:r>
              <w:rPr>
                <w:sz w:val="21"/>
                <w:szCs w:val="21"/>
              </w:rPr>
              <w:t>检查</w:t>
            </w:r>
          </w:p>
        </w:tc>
        <w:tc>
          <w:tcPr>
            <w:tcW w:w="2895" w:type="dxa"/>
            <w:vAlign w:val="center"/>
          </w:tcPr>
          <w:p w14:paraId="3C1ADCC5">
            <w:pPr>
              <w:keepNext/>
              <w:snapToGrid w:val="0"/>
              <w:spacing w:before="70" w:after="70" w:line="240" w:lineRule="auto"/>
              <w:ind w:firstLine="0"/>
              <w:jc w:val="left"/>
              <w:rPr>
                <w:sz w:val="21"/>
              </w:rPr>
            </w:pPr>
            <w:r>
              <w:rPr>
                <w:sz w:val="21"/>
                <w:szCs w:val="21"/>
              </w:rPr>
              <w:t>≥80%</w:t>
            </w:r>
          </w:p>
        </w:tc>
      </w:tr>
      <w:tr w14:paraId="719F5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6ABC41DE">
            <w:pPr>
              <w:keepNext/>
              <w:snapToGrid w:val="0"/>
              <w:spacing w:before="70" w:after="70" w:line="240" w:lineRule="auto"/>
              <w:ind w:firstLine="0"/>
              <w:jc w:val="left"/>
              <w:rPr>
                <w:sz w:val="21"/>
              </w:rPr>
            </w:pPr>
            <w:r>
              <w:rPr>
                <w:sz w:val="21"/>
                <w:szCs w:val="21"/>
              </w:rPr>
              <w:t>每日</w:t>
            </w:r>
          </w:p>
        </w:tc>
        <w:tc>
          <w:tcPr>
            <w:tcW w:w="2725" w:type="dxa"/>
            <w:vAlign w:val="center"/>
          </w:tcPr>
          <w:p w14:paraId="5337D8DC">
            <w:pPr>
              <w:keepNext/>
              <w:snapToGrid w:val="0"/>
              <w:spacing w:before="70" w:after="70" w:line="240" w:lineRule="auto"/>
              <w:ind w:firstLine="0"/>
              <w:jc w:val="left"/>
              <w:rPr>
                <w:sz w:val="21"/>
              </w:rPr>
            </w:pPr>
            <w:r>
              <w:rPr>
                <w:sz w:val="21"/>
                <w:szCs w:val="21"/>
              </w:rPr>
              <w:t>数据导出与备份</w:t>
            </w:r>
          </w:p>
        </w:tc>
        <w:tc>
          <w:tcPr>
            <w:tcW w:w="2070" w:type="dxa"/>
            <w:vAlign w:val="center"/>
          </w:tcPr>
          <w:p w14:paraId="20874963">
            <w:pPr>
              <w:keepNext/>
              <w:snapToGrid w:val="0"/>
              <w:spacing w:before="70" w:after="70" w:line="240" w:lineRule="auto"/>
              <w:ind w:firstLine="0"/>
              <w:jc w:val="left"/>
              <w:rPr>
                <w:sz w:val="21"/>
              </w:rPr>
            </w:pPr>
            <w:r>
              <w:rPr>
                <w:sz w:val="21"/>
                <w:szCs w:val="21"/>
              </w:rPr>
              <w:t>双备份</w:t>
            </w:r>
          </w:p>
        </w:tc>
        <w:tc>
          <w:tcPr>
            <w:tcW w:w="2895" w:type="dxa"/>
            <w:vAlign w:val="center"/>
          </w:tcPr>
          <w:p w14:paraId="0117302A">
            <w:pPr>
              <w:keepNext/>
              <w:snapToGrid w:val="0"/>
              <w:spacing w:before="70" w:after="70" w:line="240" w:lineRule="auto"/>
              <w:ind w:firstLine="0"/>
              <w:jc w:val="left"/>
              <w:rPr>
                <w:sz w:val="21"/>
              </w:rPr>
            </w:pPr>
            <w:r>
              <w:rPr>
                <w:sz w:val="21"/>
                <w:szCs w:val="21"/>
              </w:rPr>
              <w:t>校验一致</w:t>
            </w:r>
          </w:p>
        </w:tc>
      </w:tr>
      <w:tr w14:paraId="69329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09AD7366">
            <w:pPr>
              <w:keepNext/>
              <w:snapToGrid w:val="0"/>
              <w:spacing w:before="70" w:after="70" w:line="240" w:lineRule="auto"/>
              <w:ind w:firstLine="0"/>
              <w:jc w:val="left"/>
              <w:rPr>
                <w:sz w:val="21"/>
              </w:rPr>
            </w:pPr>
            <w:r>
              <w:rPr>
                <w:sz w:val="21"/>
                <w:szCs w:val="21"/>
              </w:rPr>
              <w:t>每周</w:t>
            </w:r>
          </w:p>
        </w:tc>
        <w:tc>
          <w:tcPr>
            <w:tcW w:w="2725" w:type="dxa"/>
            <w:vAlign w:val="center"/>
          </w:tcPr>
          <w:p w14:paraId="5E30D2AA">
            <w:pPr>
              <w:keepNext/>
              <w:snapToGrid w:val="0"/>
              <w:spacing w:before="70" w:after="70" w:line="240" w:lineRule="auto"/>
              <w:ind w:firstLine="0"/>
              <w:jc w:val="left"/>
              <w:rPr>
                <w:sz w:val="21"/>
              </w:rPr>
            </w:pPr>
            <w:r>
              <w:rPr>
                <w:sz w:val="21"/>
                <w:szCs w:val="21"/>
              </w:rPr>
              <w:t>履带张紧与磨损检查</w:t>
            </w:r>
          </w:p>
        </w:tc>
        <w:tc>
          <w:tcPr>
            <w:tcW w:w="2070" w:type="dxa"/>
            <w:vAlign w:val="center"/>
          </w:tcPr>
          <w:p w14:paraId="120EAFF5">
            <w:pPr>
              <w:keepNext/>
              <w:snapToGrid w:val="0"/>
              <w:spacing w:before="70" w:after="70" w:line="240" w:lineRule="auto"/>
              <w:ind w:firstLine="0"/>
              <w:jc w:val="left"/>
              <w:rPr>
                <w:sz w:val="21"/>
              </w:rPr>
            </w:pPr>
            <w:r>
              <w:rPr>
                <w:sz w:val="21"/>
                <w:szCs w:val="21"/>
              </w:rPr>
              <w:t>目视+量具</w:t>
            </w:r>
          </w:p>
        </w:tc>
        <w:tc>
          <w:tcPr>
            <w:tcW w:w="2895" w:type="dxa"/>
            <w:vAlign w:val="center"/>
          </w:tcPr>
          <w:p w14:paraId="58810891">
            <w:pPr>
              <w:keepNext/>
              <w:snapToGrid w:val="0"/>
              <w:spacing w:before="70" w:after="70" w:line="240" w:lineRule="auto"/>
              <w:ind w:firstLine="0"/>
              <w:jc w:val="left"/>
              <w:rPr>
                <w:sz w:val="21"/>
              </w:rPr>
            </w:pPr>
            <w:r>
              <w:rPr>
                <w:sz w:val="21"/>
                <w:szCs w:val="21"/>
              </w:rPr>
              <w:t>张紧达标、磨损 ≤20%</w:t>
            </w:r>
          </w:p>
        </w:tc>
      </w:tr>
      <w:tr w14:paraId="7B48A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54B99944">
            <w:pPr>
              <w:keepNext/>
              <w:snapToGrid w:val="0"/>
              <w:spacing w:before="70" w:after="70" w:line="240" w:lineRule="auto"/>
              <w:ind w:firstLine="0"/>
              <w:jc w:val="left"/>
              <w:rPr>
                <w:sz w:val="21"/>
              </w:rPr>
            </w:pPr>
            <w:r>
              <w:rPr>
                <w:sz w:val="21"/>
                <w:szCs w:val="21"/>
              </w:rPr>
              <w:t>每周</w:t>
            </w:r>
          </w:p>
        </w:tc>
        <w:tc>
          <w:tcPr>
            <w:tcW w:w="2725" w:type="dxa"/>
            <w:vAlign w:val="center"/>
          </w:tcPr>
          <w:p w14:paraId="6F39A502">
            <w:pPr>
              <w:keepNext/>
              <w:snapToGrid w:val="0"/>
              <w:spacing w:before="70" w:after="70" w:line="240" w:lineRule="auto"/>
              <w:ind w:firstLine="0"/>
              <w:jc w:val="left"/>
              <w:rPr>
                <w:sz w:val="21"/>
              </w:rPr>
            </w:pPr>
            <w:r>
              <w:rPr>
                <w:sz w:val="21"/>
                <w:szCs w:val="21"/>
              </w:rPr>
              <w:t>紧固件检查</w:t>
            </w:r>
          </w:p>
        </w:tc>
        <w:tc>
          <w:tcPr>
            <w:tcW w:w="2070" w:type="dxa"/>
            <w:vAlign w:val="center"/>
          </w:tcPr>
          <w:p w14:paraId="117C3FBB">
            <w:pPr>
              <w:keepNext/>
              <w:snapToGrid w:val="0"/>
              <w:spacing w:before="70" w:after="70" w:line="240" w:lineRule="auto"/>
              <w:ind w:firstLine="0"/>
              <w:jc w:val="left"/>
              <w:rPr>
                <w:sz w:val="21"/>
              </w:rPr>
            </w:pPr>
            <w:r>
              <w:rPr>
                <w:sz w:val="21"/>
                <w:szCs w:val="21"/>
              </w:rPr>
              <w:t>力矩扳手</w:t>
            </w:r>
          </w:p>
        </w:tc>
        <w:tc>
          <w:tcPr>
            <w:tcW w:w="2895" w:type="dxa"/>
            <w:vAlign w:val="center"/>
          </w:tcPr>
          <w:p w14:paraId="66A5A21A">
            <w:pPr>
              <w:keepNext/>
              <w:snapToGrid w:val="0"/>
              <w:spacing w:before="70" w:after="70" w:line="240" w:lineRule="auto"/>
              <w:ind w:firstLine="0"/>
              <w:jc w:val="left"/>
              <w:rPr>
                <w:sz w:val="21"/>
              </w:rPr>
            </w:pPr>
            <w:r>
              <w:rPr>
                <w:sz w:val="21"/>
                <w:szCs w:val="21"/>
              </w:rPr>
              <w:t>符合力矩</w:t>
            </w:r>
          </w:p>
        </w:tc>
      </w:tr>
      <w:tr w14:paraId="3D16F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2E945002">
            <w:pPr>
              <w:keepNext/>
              <w:snapToGrid w:val="0"/>
              <w:spacing w:before="70" w:after="70" w:line="240" w:lineRule="auto"/>
              <w:ind w:firstLine="0"/>
              <w:jc w:val="left"/>
              <w:rPr>
                <w:sz w:val="21"/>
              </w:rPr>
            </w:pPr>
            <w:r>
              <w:rPr>
                <w:sz w:val="21"/>
                <w:szCs w:val="21"/>
              </w:rPr>
              <w:t>每周</w:t>
            </w:r>
          </w:p>
        </w:tc>
        <w:tc>
          <w:tcPr>
            <w:tcW w:w="2725" w:type="dxa"/>
            <w:vAlign w:val="center"/>
          </w:tcPr>
          <w:p w14:paraId="0ACE2124">
            <w:pPr>
              <w:keepNext/>
              <w:snapToGrid w:val="0"/>
              <w:spacing w:before="70" w:after="70" w:line="240" w:lineRule="auto"/>
              <w:ind w:firstLine="0"/>
              <w:jc w:val="left"/>
              <w:rPr>
                <w:sz w:val="21"/>
              </w:rPr>
            </w:pPr>
            <w:r>
              <w:rPr>
                <w:sz w:val="21"/>
                <w:szCs w:val="21"/>
              </w:rPr>
              <w:t>传感器标定检查</w:t>
            </w:r>
          </w:p>
        </w:tc>
        <w:tc>
          <w:tcPr>
            <w:tcW w:w="2070" w:type="dxa"/>
            <w:vAlign w:val="center"/>
          </w:tcPr>
          <w:p w14:paraId="20DA0F56">
            <w:pPr>
              <w:keepNext/>
              <w:snapToGrid w:val="0"/>
              <w:spacing w:before="70" w:after="70" w:line="240" w:lineRule="auto"/>
              <w:ind w:firstLine="0"/>
              <w:jc w:val="left"/>
              <w:rPr>
                <w:sz w:val="21"/>
              </w:rPr>
            </w:pPr>
            <w:r>
              <w:rPr>
                <w:sz w:val="21"/>
                <w:szCs w:val="21"/>
              </w:rPr>
              <w:t>标准板</w:t>
            </w:r>
          </w:p>
        </w:tc>
        <w:tc>
          <w:tcPr>
            <w:tcW w:w="2895" w:type="dxa"/>
            <w:vAlign w:val="center"/>
          </w:tcPr>
          <w:p w14:paraId="688B24FD">
            <w:pPr>
              <w:keepNext/>
              <w:snapToGrid w:val="0"/>
              <w:spacing w:before="70" w:after="70" w:line="240" w:lineRule="auto"/>
              <w:ind w:firstLine="0"/>
              <w:jc w:val="left"/>
              <w:rPr>
                <w:sz w:val="21"/>
              </w:rPr>
            </w:pPr>
            <w:r>
              <w:rPr>
                <w:sz w:val="21"/>
                <w:szCs w:val="21"/>
              </w:rPr>
              <w:t>偏差 ≤1 cm</w:t>
            </w:r>
          </w:p>
        </w:tc>
      </w:tr>
      <w:tr w14:paraId="0765B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3592968C">
            <w:pPr>
              <w:keepNext/>
              <w:snapToGrid w:val="0"/>
              <w:spacing w:before="70" w:after="70" w:line="240" w:lineRule="auto"/>
              <w:ind w:firstLine="0"/>
              <w:jc w:val="left"/>
              <w:rPr>
                <w:sz w:val="21"/>
              </w:rPr>
            </w:pPr>
            <w:r>
              <w:rPr>
                <w:sz w:val="21"/>
                <w:szCs w:val="21"/>
              </w:rPr>
              <w:t>每月</w:t>
            </w:r>
          </w:p>
        </w:tc>
        <w:tc>
          <w:tcPr>
            <w:tcW w:w="2725" w:type="dxa"/>
            <w:vAlign w:val="center"/>
          </w:tcPr>
          <w:p w14:paraId="53A63600">
            <w:pPr>
              <w:keepNext/>
              <w:snapToGrid w:val="0"/>
              <w:spacing w:before="70" w:after="70" w:line="240" w:lineRule="auto"/>
              <w:ind w:firstLine="0"/>
              <w:jc w:val="left"/>
              <w:rPr>
                <w:sz w:val="21"/>
              </w:rPr>
            </w:pPr>
            <w:r>
              <w:rPr>
                <w:sz w:val="21"/>
                <w:szCs w:val="21"/>
              </w:rPr>
              <w:t>IMU 校准</w:t>
            </w:r>
          </w:p>
        </w:tc>
        <w:tc>
          <w:tcPr>
            <w:tcW w:w="2070" w:type="dxa"/>
            <w:vAlign w:val="center"/>
          </w:tcPr>
          <w:p w14:paraId="2A72803C">
            <w:pPr>
              <w:keepNext/>
              <w:snapToGrid w:val="0"/>
              <w:spacing w:before="70" w:after="70" w:line="240" w:lineRule="auto"/>
              <w:ind w:firstLine="0"/>
              <w:jc w:val="left"/>
              <w:rPr>
                <w:sz w:val="21"/>
              </w:rPr>
            </w:pPr>
            <w:r>
              <w:rPr>
                <w:sz w:val="21"/>
                <w:szCs w:val="21"/>
              </w:rPr>
              <w:t>静止校准</w:t>
            </w:r>
          </w:p>
        </w:tc>
        <w:tc>
          <w:tcPr>
            <w:tcW w:w="2895" w:type="dxa"/>
            <w:vAlign w:val="center"/>
          </w:tcPr>
          <w:p w14:paraId="05AE364C">
            <w:pPr>
              <w:keepNext/>
              <w:snapToGrid w:val="0"/>
              <w:spacing w:before="70" w:after="70" w:line="240" w:lineRule="auto"/>
              <w:ind w:firstLine="0"/>
              <w:jc w:val="left"/>
              <w:rPr>
                <w:sz w:val="21"/>
              </w:rPr>
            </w:pPr>
            <w:r>
              <w:rPr>
                <w:sz w:val="21"/>
                <w:szCs w:val="21"/>
              </w:rPr>
              <w:t>零偏达标</w:t>
            </w:r>
          </w:p>
        </w:tc>
      </w:tr>
      <w:tr w14:paraId="59AB0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63A1A182">
            <w:pPr>
              <w:keepNext/>
              <w:snapToGrid w:val="0"/>
              <w:spacing w:before="70" w:after="70" w:line="240" w:lineRule="auto"/>
              <w:ind w:firstLine="0"/>
              <w:jc w:val="left"/>
              <w:rPr>
                <w:sz w:val="21"/>
              </w:rPr>
            </w:pPr>
            <w:r>
              <w:rPr>
                <w:sz w:val="21"/>
                <w:szCs w:val="21"/>
              </w:rPr>
              <w:t>每月</w:t>
            </w:r>
          </w:p>
        </w:tc>
        <w:tc>
          <w:tcPr>
            <w:tcW w:w="2725" w:type="dxa"/>
            <w:vAlign w:val="center"/>
          </w:tcPr>
          <w:p w14:paraId="4ABDDF8D">
            <w:pPr>
              <w:keepNext/>
              <w:snapToGrid w:val="0"/>
              <w:spacing w:before="70" w:after="70" w:line="240" w:lineRule="auto"/>
              <w:ind w:firstLine="0"/>
              <w:jc w:val="left"/>
              <w:rPr>
                <w:sz w:val="21"/>
              </w:rPr>
            </w:pPr>
            <w:r>
              <w:rPr>
                <w:sz w:val="21"/>
                <w:szCs w:val="21"/>
              </w:rPr>
              <w:t>电池容量</w:t>
            </w:r>
          </w:p>
        </w:tc>
        <w:tc>
          <w:tcPr>
            <w:tcW w:w="2070" w:type="dxa"/>
            <w:vAlign w:val="center"/>
          </w:tcPr>
          <w:p w14:paraId="71361091">
            <w:pPr>
              <w:keepNext/>
              <w:snapToGrid w:val="0"/>
              <w:spacing w:before="70" w:after="70" w:line="240" w:lineRule="auto"/>
              <w:ind w:firstLine="0"/>
              <w:jc w:val="left"/>
              <w:rPr>
                <w:sz w:val="21"/>
              </w:rPr>
            </w:pPr>
            <w:r>
              <w:rPr>
                <w:sz w:val="21"/>
                <w:szCs w:val="21"/>
              </w:rPr>
              <w:t>放电测试</w:t>
            </w:r>
          </w:p>
        </w:tc>
        <w:tc>
          <w:tcPr>
            <w:tcW w:w="2895" w:type="dxa"/>
            <w:vAlign w:val="center"/>
          </w:tcPr>
          <w:p w14:paraId="42267D8B">
            <w:pPr>
              <w:keepNext/>
              <w:snapToGrid w:val="0"/>
              <w:spacing w:before="70" w:after="70" w:line="240" w:lineRule="auto"/>
              <w:ind w:firstLine="0"/>
              <w:jc w:val="left"/>
              <w:rPr>
                <w:sz w:val="21"/>
              </w:rPr>
            </w:pPr>
            <w:r>
              <w:rPr>
                <w:sz w:val="21"/>
                <w:szCs w:val="21"/>
              </w:rPr>
              <w:t>≥80%</w:t>
            </w:r>
          </w:p>
        </w:tc>
      </w:tr>
      <w:tr w14:paraId="194B0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108BF3DF">
            <w:pPr>
              <w:keepNext/>
              <w:snapToGrid w:val="0"/>
              <w:spacing w:before="70" w:after="70" w:line="240" w:lineRule="auto"/>
              <w:ind w:firstLine="0"/>
              <w:jc w:val="left"/>
              <w:rPr>
                <w:sz w:val="21"/>
              </w:rPr>
            </w:pPr>
            <w:r>
              <w:rPr>
                <w:sz w:val="21"/>
                <w:szCs w:val="21"/>
              </w:rPr>
              <w:t>每季度</w:t>
            </w:r>
          </w:p>
        </w:tc>
        <w:tc>
          <w:tcPr>
            <w:tcW w:w="2725" w:type="dxa"/>
            <w:vAlign w:val="center"/>
          </w:tcPr>
          <w:p w14:paraId="64175FCB">
            <w:pPr>
              <w:keepNext/>
              <w:snapToGrid w:val="0"/>
              <w:spacing w:before="70" w:after="70" w:line="240" w:lineRule="auto"/>
              <w:ind w:firstLine="0"/>
              <w:jc w:val="left"/>
              <w:rPr>
                <w:sz w:val="21"/>
              </w:rPr>
            </w:pPr>
            <w:r>
              <w:rPr>
                <w:sz w:val="21"/>
                <w:szCs w:val="21"/>
              </w:rPr>
              <w:t>整机精度复测</w:t>
            </w:r>
          </w:p>
        </w:tc>
        <w:tc>
          <w:tcPr>
            <w:tcW w:w="2070" w:type="dxa"/>
            <w:vAlign w:val="center"/>
          </w:tcPr>
          <w:p w14:paraId="6FC2C7E8">
            <w:pPr>
              <w:keepNext/>
              <w:snapToGrid w:val="0"/>
              <w:spacing w:before="70" w:after="70" w:line="240" w:lineRule="auto"/>
              <w:ind w:firstLine="0"/>
              <w:jc w:val="left"/>
              <w:rPr>
                <w:sz w:val="21"/>
              </w:rPr>
            </w:pPr>
            <w:r>
              <w:rPr>
                <w:sz w:val="21"/>
                <w:szCs w:val="21"/>
              </w:rPr>
              <w:t>标准基线</w:t>
            </w:r>
          </w:p>
        </w:tc>
        <w:tc>
          <w:tcPr>
            <w:tcW w:w="2895" w:type="dxa"/>
            <w:vAlign w:val="center"/>
          </w:tcPr>
          <w:p w14:paraId="1E7C1555">
            <w:pPr>
              <w:keepNext/>
              <w:snapToGrid w:val="0"/>
              <w:spacing w:before="70" w:after="70" w:line="240" w:lineRule="auto"/>
              <w:ind w:firstLine="0"/>
              <w:jc w:val="left"/>
              <w:rPr>
                <w:sz w:val="21"/>
              </w:rPr>
            </w:pPr>
            <w:r>
              <w:rPr>
                <w:sz w:val="21"/>
                <w:szCs w:val="21"/>
              </w:rPr>
              <w:t>达标</w:t>
            </w:r>
          </w:p>
        </w:tc>
      </w:tr>
      <w:tr w14:paraId="04F08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6FA66493">
            <w:pPr>
              <w:keepNext/>
              <w:snapToGrid w:val="0"/>
              <w:spacing w:before="70" w:after="70" w:line="240" w:lineRule="auto"/>
              <w:ind w:firstLine="0"/>
              <w:jc w:val="left"/>
              <w:rPr>
                <w:sz w:val="21"/>
              </w:rPr>
            </w:pPr>
            <w:r>
              <w:rPr>
                <w:sz w:val="21"/>
                <w:szCs w:val="21"/>
              </w:rPr>
              <w:t>每半年</w:t>
            </w:r>
          </w:p>
        </w:tc>
        <w:tc>
          <w:tcPr>
            <w:tcW w:w="2725" w:type="dxa"/>
            <w:vAlign w:val="center"/>
          </w:tcPr>
          <w:p w14:paraId="5D6D42BA">
            <w:pPr>
              <w:keepNext/>
              <w:snapToGrid w:val="0"/>
              <w:spacing w:before="70" w:after="70" w:line="240" w:lineRule="auto"/>
              <w:ind w:firstLine="0"/>
              <w:jc w:val="left"/>
              <w:rPr>
                <w:sz w:val="21"/>
              </w:rPr>
            </w:pPr>
            <w:r>
              <w:rPr>
                <w:sz w:val="21"/>
                <w:szCs w:val="21"/>
              </w:rPr>
              <w:t>密封检查</w:t>
            </w:r>
          </w:p>
        </w:tc>
        <w:tc>
          <w:tcPr>
            <w:tcW w:w="2070" w:type="dxa"/>
            <w:vAlign w:val="center"/>
          </w:tcPr>
          <w:p w14:paraId="43A5C5FE">
            <w:pPr>
              <w:keepNext/>
              <w:snapToGrid w:val="0"/>
              <w:spacing w:before="70" w:after="70" w:line="240" w:lineRule="auto"/>
              <w:ind w:firstLine="0"/>
              <w:jc w:val="left"/>
              <w:rPr>
                <w:sz w:val="21"/>
              </w:rPr>
            </w:pPr>
            <w:r>
              <w:rPr>
                <w:sz w:val="21"/>
                <w:szCs w:val="21"/>
              </w:rPr>
              <w:t>目视+淋水</w:t>
            </w:r>
          </w:p>
        </w:tc>
        <w:tc>
          <w:tcPr>
            <w:tcW w:w="2895" w:type="dxa"/>
            <w:vAlign w:val="center"/>
          </w:tcPr>
          <w:p w14:paraId="49A974BE">
            <w:pPr>
              <w:keepNext/>
              <w:snapToGrid w:val="0"/>
              <w:spacing w:before="70" w:after="70" w:line="240" w:lineRule="auto"/>
              <w:ind w:firstLine="0"/>
              <w:jc w:val="left"/>
              <w:rPr>
                <w:sz w:val="21"/>
              </w:rPr>
            </w:pPr>
            <w:r>
              <w:rPr>
                <w:sz w:val="21"/>
                <w:szCs w:val="21"/>
              </w:rPr>
              <w:t>IP 等级</w:t>
            </w:r>
          </w:p>
        </w:tc>
      </w:tr>
      <w:tr w14:paraId="459A9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0" w:type="dxa"/>
            <w:vAlign w:val="center"/>
          </w:tcPr>
          <w:p w14:paraId="1A0C76F1">
            <w:pPr>
              <w:keepNext/>
              <w:snapToGrid w:val="0"/>
              <w:spacing w:before="70" w:after="70" w:line="240" w:lineRule="auto"/>
              <w:ind w:firstLine="0"/>
              <w:jc w:val="left"/>
              <w:rPr>
                <w:sz w:val="21"/>
              </w:rPr>
            </w:pPr>
            <w:r>
              <w:rPr>
                <w:sz w:val="21"/>
                <w:szCs w:val="21"/>
              </w:rPr>
              <w:t>每年</w:t>
            </w:r>
          </w:p>
        </w:tc>
        <w:tc>
          <w:tcPr>
            <w:tcW w:w="2725" w:type="dxa"/>
            <w:vAlign w:val="center"/>
          </w:tcPr>
          <w:p w14:paraId="6B3BA9EE">
            <w:pPr>
              <w:keepNext/>
              <w:snapToGrid w:val="0"/>
              <w:spacing w:before="70" w:after="70" w:line="240" w:lineRule="auto"/>
              <w:ind w:firstLine="0"/>
              <w:jc w:val="left"/>
              <w:rPr>
                <w:sz w:val="21"/>
              </w:rPr>
            </w:pPr>
            <w:r>
              <w:rPr>
                <w:sz w:val="21"/>
                <w:szCs w:val="21"/>
              </w:rPr>
              <w:t>全面检修</w:t>
            </w:r>
          </w:p>
        </w:tc>
        <w:tc>
          <w:tcPr>
            <w:tcW w:w="2070" w:type="dxa"/>
            <w:vAlign w:val="center"/>
          </w:tcPr>
          <w:p w14:paraId="6AF2FA02">
            <w:pPr>
              <w:keepNext/>
              <w:snapToGrid w:val="0"/>
              <w:spacing w:before="70" w:after="70" w:line="240" w:lineRule="auto"/>
              <w:ind w:firstLine="0"/>
              <w:jc w:val="left"/>
              <w:rPr>
                <w:sz w:val="21"/>
              </w:rPr>
            </w:pPr>
            <w:r>
              <w:rPr>
                <w:sz w:val="21"/>
                <w:szCs w:val="21"/>
              </w:rPr>
              <w:t>拆检</w:t>
            </w:r>
          </w:p>
        </w:tc>
        <w:tc>
          <w:tcPr>
            <w:tcW w:w="2895" w:type="dxa"/>
            <w:vAlign w:val="center"/>
          </w:tcPr>
          <w:p w14:paraId="066E03F5">
            <w:pPr>
              <w:keepNext/>
              <w:snapToGrid w:val="0"/>
              <w:spacing w:before="70" w:after="70" w:line="240" w:lineRule="auto"/>
              <w:ind w:firstLine="0"/>
              <w:jc w:val="left"/>
              <w:rPr>
                <w:sz w:val="21"/>
              </w:rPr>
            </w:pPr>
            <w:r>
              <w:rPr>
                <w:sz w:val="21"/>
                <w:szCs w:val="21"/>
              </w:rPr>
              <w:t>合格</w:t>
            </w:r>
          </w:p>
        </w:tc>
      </w:tr>
    </w:tbl>
    <w:p w14:paraId="55B082F9">
      <w:pPr>
        <w:spacing w:line="240" w:lineRule="auto"/>
      </w:pPr>
    </w:p>
    <w:p w14:paraId="6F9D6724">
      <w:pPr>
        <w:pStyle w:val="6"/>
      </w:pPr>
      <w:r>
        <w:rPr>
          <w:szCs w:val="32"/>
        </w:rPr>
        <w:t>2.5.2.21 三场景作业卡</w:t>
      </w:r>
    </w:p>
    <w:tbl>
      <w:tblPr>
        <w:tblStyle w:val="32"/>
        <w:tblW w:w="898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6"/>
        <w:gridCol w:w="3216"/>
        <w:gridCol w:w="1240"/>
        <w:gridCol w:w="1131"/>
        <w:gridCol w:w="2016"/>
      </w:tblGrid>
      <w:tr w14:paraId="64401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86" w:type="dxa"/>
            <w:shd w:val="clear" w:color="auto" w:fill="E7E6E6"/>
            <w:vAlign w:val="center"/>
          </w:tcPr>
          <w:p w14:paraId="048AC45F">
            <w:pPr>
              <w:snapToGrid w:val="0"/>
              <w:spacing w:before="70" w:after="70" w:line="240" w:lineRule="auto"/>
              <w:ind w:firstLine="0"/>
              <w:jc w:val="center"/>
              <w:rPr>
                <w:b/>
                <w:sz w:val="21"/>
              </w:rPr>
            </w:pPr>
            <w:r>
              <w:rPr>
                <w:b/>
                <w:sz w:val="21"/>
                <w:szCs w:val="21"/>
              </w:rPr>
              <w:t>场景</w:t>
            </w:r>
          </w:p>
        </w:tc>
        <w:tc>
          <w:tcPr>
            <w:tcW w:w="3216" w:type="dxa"/>
            <w:shd w:val="clear" w:color="auto" w:fill="E7E6E6"/>
            <w:vAlign w:val="center"/>
          </w:tcPr>
          <w:p w14:paraId="5A9C2064">
            <w:pPr>
              <w:snapToGrid w:val="0"/>
              <w:spacing w:before="70" w:after="70" w:line="240" w:lineRule="auto"/>
              <w:ind w:firstLine="0"/>
              <w:jc w:val="center"/>
              <w:rPr>
                <w:b/>
                <w:sz w:val="21"/>
              </w:rPr>
            </w:pPr>
            <w:r>
              <w:rPr>
                <w:b/>
                <w:sz w:val="21"/>
                <w:szCs w:val="21"/>
              </w:rPr>
              <w:t>作业卡要点</w:t>
            </w:r>
          </w:p>
        </w:tc>
        <w:tc>
          <w:tcPr>
            <w:tcW w:w="1240" w:type="dxa"/>
            <w:shd w:val="clear" w:color="auto" w:fill="E7E6E6"/>
            <w:vAlign w:val="center"/>
          </w:tcPr>
          <w:p w14:paraId="329378CA">
            <w:pPr>
              <w:snapToGrid w:val="0"/>
              <w:spacing w:before="70" w:after="70" w:line="240" w:lineRule="auto"/>
              <w:ind w:firstLine="0"/>
              <w:jc w:val="center"/>
              <w:rPr>
                <w:b/>
                <w:sz w:val="21"/>
              </w:rPr>
            </w:pPr>
            <w:r>
              <w:rPr>
                <w:b/>
                <w:sz w:val="21"/>
                <w:szCs w:val="21"/>
              </w:rPr>
              <w:t>测站/分段</w:t>
            </w:r>
          </w:p>
        </w:tc>
        <w:tc>
          <w:tcPr>
            <w:tcW w:w="1131" w:type="dxa"/>
            <w:shd w:val="clear" w:color="auto" w:fill="E7E6E6"/>
            <w:vAlign w:val="center"/>
          </w:tcPr>
          <w:p w14:paraId="5E8DBCC4">
            <w:pPr>
              <w:snapToGrid w:val="0"/>
              <w:spacing w:before="70" w:after="70" w:line="240" w:lineRule="auto"/>
              <w:ind w:firstLine="0"/>
              <w:jc w:val="center"/>
              <w:rPr>
                <w:b/>
                <w:sz w:val="21"/>
              </w:rPr>
            </w:pPr>
            <w:r>
              <w:rPr>
                <w:b/>
                <w:sz w:val="21"/>
                <w:szCs w:val="21"/>
              </w:rPr>
              <w:t>单日目标</w:t>
            </w:r>
          </w:p>
        </w:tc>
        <w:tc>
          <w:tcPr>
            <w:tcW w:w="2016" w:type="dxa"/>
            <w:shd w:val="clear" w:color="auto" w:fill="E7E6E6"/>
            <w:vAlign w:val="center"/>
          </w:tcPr>
          <w:p w14:paraId="7E8F8DCE">
            <w:pPr>
              <w:snapToGrid w:val="0"/>
              <w:spacing w:before="70" w:after="70" w:line="240" w:lineRule="auto"/>
              <w:ind w:firstLine="0"/>
              <w:jc w:val="center"/>
              <w:rPr>
                <w:b/>
                <w:sz w:val="21"/>
              </w:rPr>
            </w:pPr>
            <w:r>
              <w:rPr>
                <w:b/>
                <w:sz w:val="21"/>
                <w:szCs w:val="21"/>
              </w:rPr>
              <w:t>风险控制</w:t>
            </w:r>
          </w:p>
        </w:tc>
      </w:tr>
      <w:tr w14:paraId="64D4C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A2086CC">
            <w:pPr>
              <w:snapToGrid w:val="0"/>
              <w:spacing w:before="70" w:after="70" w:line="240" w:lineRule="auto"/>
              <w:ind w:firstLine="0"/>
              <w:jc w:val="center"/>
              <w:rPr>
                <w:sz w:val="21"/>
              </w:rPr>
            </w:pPr>
            <w:r>
              <w:rPr>
                <w:sz w:val="21"/>
                <w:szCs w:val="21"/>
              </w:rPr>
              <w:t>葛洲坝平坡</w:t>
            </w:r>
          </w:p>
        </w:tc>
        <w:tc>
          <w:tcPr>
            <w:tcW w:w="3216" w:type="dxa"/>
            <w:vAlign w:val="center"/>
          </w:tcPr>
          <w:p w14:paraId="1CDFF469">
            <w:pPr>
              <w:snapToGrid w:val="0"/>
              <w:spacing w:before="70" w:after="70" w:line="240" w:lineRule="auto"/>
              <w:ind w:firstLine="0"/>
              <w:jc w:val="center"/>
              <w:rPr>
                <w:sz w:val="21"/>
              </w:rPr>
            </w:pPr>
            <w:r>
              <w:rPr>
                <w:sz w:val="21"/>
                <w:szCs w:val="21"/>
              </w:rPr>
              <w:t>2 站覆盖、回字形路径、门槽补扫</w:t>
            </w:r>
          </w:p>
        </w:tc>
        <w:tc>
          <w:tcPr>
            <w:tcW w:w="1240" w:type="dxa"/>
            <w:vAlign w:val="center"/>
          </w:tcPr>
          <w:p w14:paraId="56B031BE">
            <w:pPr>
              <w:snapToGrid w:val="0"/>
              <w:spacing w:before="70" w:after="70" w:line="240" w:lineRule="auto"/>
              <w:ind w:firstLine="0"/>
              <w:jc w:val="left"/>
              <w:rPr>
                <w:sz w:val="21"/>
              </w:rPr>
            </w:pPr>
            <w:r>
              <w:rPr>
                <w:sz w:val="21"/>
                <w:szCs w:val="21"/>
              </w:rPr>
              <w:t>2 站</w:t>
            </w:r>
          </w:p>
        </w:tc>
        <w:tc>
          <w:tcPr>
            <w:tcW w:w="1131" w:type="dxa"/>
            <w:vAlign w:val="center"/>
          </w:tcPr>
          <w:p w14:paraId="40711872">
            <w:pPr>
              <w:snapToGrid w:val="0"/>
              <w:spacing w:before="70" w:after="70" w:line="240" w:lineRule="auto"/>
              <w:ind w:firstLine="0"/>
              <w:jc w:val="center"/>
              <w:rPr>
                <w:sz w:val="21"/>
              </w:rPr>
            </w:pPr>
            <w:r>
              <w:rPr>
                <w:sz w:val="21"/>
                <w:szCs w:val="21"/>
              </w:rPr>
              <w:t>1 孔</w:t>
            </w:r>
          </w:p>
        </w:tc>
        <w:tc>
          <w:tcPr>
            <w:tcW w:w="2016" w:type="dxa"/>
            <w:vAlign w:val="center"/>
          </w:tcPr>
          <w:p w14:paraId="4DC39FC2">
            <w:pPr>
              <w:snapToGrid w:val="0"/>
              <w:spacing w:before="70" w:after="70" w:line="240" w:lineRule="auto"/>
              <w:ind w:firstLine="0"/>
              <w:jc w:val="center"/>
              <w:rPr>
                <w:sz w:val="21"/>
              </w:rPr>
            </w:pPr>
            <w:r>
              <w:rPr>
                <w:sz w:val="21"/>
                <w:szCs w:val="21"/>
              </w:rPr>
              <w:t>临边围挡、防跌落</w:t>
            </w:r>
          </w:p>
        </w:tc>
      </w:tr>
      <w:tr w14:paraId="52FA6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51EB7ED8">
            <w:pPr>
              <w:snapToGrid w:val="0"/>
              <w:spacing w:before="70" w:after="70" w:line="240" w:lineRule="auto"/>
              <w:ind w:firstLine="0"/>
              <w:jc w:val="center"/>
              <w:rPr>
                <w:sz w:val="21"/>
              </w:rPr>
            </w:pPr>
            <w:r>
              <w:rPr>
                <w:sz w:val="21"/>
                <w:szCs w:val="21"/>
              </w:rPr>
              <w:t>三峡缓坡</w:t>
            </w:r>
          </w:p>
        </w:tc>
        <w:tc>
          <w:tcPr>
            <w:tcW w:w="3216" w:type="dxa"/>
            <w:vAlign w:val="center"/>
          </w:tcPr>
          <w:p w14:paraId="526DF398">
            <w:pPr>
              <w:snapToGrid w:val="0"/>
              <w:spacing w:before="70" w:after="70" w:line="240" w:lineRule="auto"/>
              <w:ind w:firstLine="0"/>
              <w:jc w:val="center"/>
              <w:rPr>
                <w:sz w:val="21"/>
              </w:rPr>
            </w:pPr>
            <w:r>
              <w:rPr>
                <w:sz w:val="21"/>
                <w:szCs w:val="21"/>
              </w:rPr>
              <w:t>分段布站、公共标志、闭环校核</w:t>
            </w:r>
          </w:p>
        </w:tc>
        <w:tc>
          <w:tcPr>
            <w:tcW w:w="1240" w:type="dxa"/>
            <w:vAlign w:val="center"/>
          </w:tcPr>
          <w:p w14:paraId="5F26E0DD">
            <w:pPr>
              <w:snapToGrid w:val="0"/>
              <w:spacing w:before="70" w:after="70" w:line="240" w:lineRule="auto"/>
              <w:ind w:firstLine="0"/>
              <w:jc w:val="left"/>
              <w:rPr>
                <w:sz w:val="21"/>
              </w:rPr>
            </w:pPr>
            <w:r>
              <w:rPr>
                <w:sz w:val="21"/>
                <w:szCs w:val="21"/>
              </w:rPr>
              <w:t>3～5 站</w:t>
            </w:r>
          </w:p>
        </w:tc>
        <w:tc>
          <w:tcPr>
            <w:tcW w:w="1131" w:type="dxa"/>
            <w:vAlign w:val="center"/>
          </w:tcPr>
          <w:p w14:paraId="718D6589">
            <w:pPr>
              <w:snapToGrid w:val="0"/>
              <w:spacing w:before="70" w:after="70" w:line="240" w:lineRule="auto"/>
              <w:ind w:firstLine="0"/>
              <w:jc w:val="center"/>
              <w:rPr>
                <w:sz w:val="21"/>
              </w:rPr>
            </w:pPr>
            <w:r>
              <w:rPr>
                <w:sz w:val="21"/>
                <w:szCs w:val="21"/>
              </w:rPr>
              <w:t>1 段</w:t>
            </w:r>
          </w:p>
        </w:tc>
        <w:tc>
          <w:tcPr>
            <w:tcW w:w="2016" w:type="dxa"/>
            <w:vAlign w:val="center"/>
          </w:tcPr>
          <w:p w14:paraId="587D1E25">
            <w:pPr>
              <w:snapToGrid w:val="0"/>
              <w:spacing w:before="70" w:after="70" w:line="240" w:lineRule="auto"/>
              <w:ind w:firstLine="0"/>
              <w:jc w:val="center"/>
              <w:rPr>
                <w:sz w:val="21"/>
              </w:rPr>
            </w:pPr>
            <w:r>
              <w:rPr>
                <w:sz w:val="21"/>
                <w:szCs w:val="21"/>
              </w:rPr>
              <w:t>防滑、临边、照明</w:t>
            </w:r>
          </w:p>
        </w:tc>
      </w:tr>
      <w:tr w14:paraId="24C5A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6B87E863">
            <w:pPr>
              <w:snapToGrid w:val="0"/>
              <w:spacing w:before="70" w:after="70" w:line="240" w:lineRule="auto"/>
              <w:ind w:firstLine="0"/>
              <w:jc w:val="center"/>
              <w:rPr>
                <w:sz w:val="21"/>
              </w:rPr>
            </w:pPr>
            <w:r>
              <w:rPr>
                <w:sz w:val="21"/>
                <w:szCs w:val="21"/>
              </w:rPr>
              <w:t>向家坝陡坡</w:t>
            </w:r>
          </w:p>
        </w:tc>
        <w:tc>
          <w:tcPr>
            <w:tcW w:w="3216" w:type="dxa"/>
            <w:vAlign w:val="center"/>
          </w:tcPr>
          <w:p w14:paraId="57EB21C3">
            <w:pPr>
              <w:snapToGrid w:val="0"/>
              <w:spacing w:before="70" w:after="70" w:line="240" w:lineRule="auto"/>
              <w:ind w:firstLine="0"/>
              <w:jc w:val="center"/>
              <w:rPr>
                <w:sz w:val="21"/>
              </w:rPr>
            </w:pPr>
            <w:r>
              <w:rPr>
                <w:sz w:val="21"/>
                <w:szCs w:val="21"/>
              </w:rPr>
              <w:t>平台挂载、分段扫描、无线回传</w:t>
            </w:r>
          </w:p>
        </w:tc>
        <w:tc>
          <w:tcPr>
            <w:tcW w:w="1240" w:type="dxa"/>
            <w:vAlign w:val="center"/>
          </w:tcPr>
          <w:p w14:paraId="727B2328">
            <w:pPr>
              <w:snapToGrid w:val="0"/>
              <w:spacing w:before="70" w:after="70" w:line="240" w:lineRule="auto"/>
              <w:ind w:firstLine="0"/>
              <w:jc w:val="left"/>
              <w:rPr>
                <w:sz w:val="21"/>
              </w:rPr>
            </w:pPr>
            <w:r>
              <w:rPr>
                <w:sz w:val="21"/>
                <w:szCs w:val="21"/>
              </w:rPr>
              <w:t>5～8 m/段</w:t>
            </w:r>
          </w:p>
        </w:tc>
        <w:tc>
          <w:tcPr>
            <w:tcW w:w="1131" w:type="dxa"/>
            <w:vAlign w:val="center"/>
          </w:tcPr>
          <w:p w14:paraId="7900B641">
            <w:pPr>
              <w:snapToGrid w:val="0"/>
              <w:spacing w:before="70" w:after="70" w:line="240" w:lineRule="auto"/>
              <w:ind w:firstLine="0"/>
              <w:jc w:val="center"/>
              <w:rPr>
                <w:sz w:val="21"/>
              </w:rPr>
            </w:pPr>
            <w:r>
              <w:rPr>
                <w:sz w:val="21"/>
                <w:szCs w:val="21"/>
              </w:rPr>
              <w:t>1 段</w:t>
            </w:r>
          </w:p>
        </w:tc>
        <w:tc>
          <w:tcPr>
            <w:tcW w:w="2016" w:type="dxa"/>
            <w:vAlign w:val="center"/>
          </w:tcPr>
          <w:p w14:paraId="2B5CDE37">
            <w:pPr>
              <w:snapToGrid w:val="0"/>
              <w:spacing w:before="70" w:after="70" w:line="240" w:lineRule="auto"/>
              <w:ind w:firstLine="0"/>
              <w:jc w:val="center"/>
              <w:rPr>
                <w:sz w:val="21"/>
              </w:rPr>
            </w:pPr>
            <w:r>
              <w:rPr>
                <w:sz w:val="21"/>
                <w:szCs w:val="21"/>
              </w:rPr>
              <w:t>双防坠、倾角报警</w:t>
            </w:r>
          </w:p>
        </w:tc>
      </w:tr>
    </w:tbl>
    <w:p w14:paraId="4EC58D58">
      <w:pPr>
        <w:spacing w:line="240" w:lineRule="auto"/>
      </w:pPr>
    </w:p>
    <w:p w14:paraId="0BCC3F11">
      <w:pPr>
        <w:pStyle w:val="6"/>
      </w:pPr>
      <w:r>
        <w:rPr>
          <w:szCs w:val="32"/>
        </w:rPr>
        <w:t>2.5.2.22 分段策略与拼接精度算例</w:t>
      </w:r>
    </w:p>
    <w:p w14:paraId="359C1757">
      <w:r>
        <w:rPr>
          <w:b/>
        </w:rPr>
        <w:t>（1）分段原则。</w:t>
      </w:r>
    </w:p>
    <w:p w14:paraId="403825DE">
      <w:r>
        <w:t>一是单段长度控制在 10～15 m，保证段内 SLAM 漂移不超过 3 mm；二是段间重叠不少于 20%，且至少包含 3 个公共标志或稳定特征；三是每段至少布设 1 个控制点，长段每 20 m 增设 1 个；四是分段边界避开缺陷密集区，避免拼接缝穿过缺陷。</w:t>
      </w:r>
    </w:p>
    <w:p w14:paraId="45119781">
      <w:r>
        <w:rPr>
          <w:b/>
        </w:rPr>
        <w:t>（2）拼接误差传播。</w:t>
      </w:r>
    </w:p>
    <w:p w14:paraId="4EEE123E">
      <w:r>
        <w:t>设单段配准中误差为 σ_s，段间配准中误差为 σ_j，段数为 n，则整体拼接误差近似为：</w:t>
      </w:r>
    </w:p>
    <w:p w14:paraId="1E3EC152">
      <w:r>
        <w:t>σ_total ≈ √(σ_s² + (n−1)·σ_j²)</w:t>
      </w:r>
    </w:p>
    <w:p w14:paraId="688B36BC">
      <w:r>
        <w:t>该式表明：段间配准误差随段数累积，因此控制段数与段间控制点密度是关键。</w:t>
      </w:r>
    </w:p>
    <w:p w14:paraId="3FBFC33B">
      <w:r>
        <w:rPr>
          <w:b/>
        </w:rPr>
        <w:t>（3）算例：三峡深孔 100 m 长泄槽。</w:t>
      </w:r>
    </w:p>
    <w:p w14:paraId="3AB18EB8">
      <w:r>
        <w:t>取 n=10 段，每段 10 m；σ_s=2 mm，σ_j=3 mm，则：</w:t>
      </w:r>
    </w:p>
    <w:p w14:paraId="48BCEBFB">
      <w:r>
        <w:t>σ_total ≈ √(4 + 9×9) = √85 ≈ 9.2 mm</w:t>
      </w:r>
    </w:p>
    <w:p w14:paraId="12B5CC6F">
      <w:r>
        <w:t>满足整体 ±1 cm 指标，但余量仅 0.8 mm。若将段间控制点由每段 1 个增至每段 2 个，σ_j 可降至 1.8 mm，则：</w:t>
      </w:r>
    </w:p>
    <w:p w14:paraId="63708667">
      <w:r>
        <w:t>σ_total ≈ √(4 + 9×3.24) = √33.2 ≈ 5.8 mm</w:t>
      </w:r>
    </w:p>
    <w:p w14:paraId="6EE11394">
      <w:r>
        <w:t>余量提升至 4.2 mm，满足要求并具备抗风险能力。因此本项目采用</w:t>
      </w:r>
      <w:r>
        <w:rPr>
          <w:rFonts w:hint="eastAsia"/>
        </w:rPr>
        <w:t>“</w:t>
      </w:r>
      <w:r>
        <w:t>每段 2 个控制点 + 20% 重叠 + 闭环校核</w:t>
      </w:r>
      <w:r>
        <w:rPr>
          <w:rFonts w:hint="eastAsia"/>
        </w:rPr>
        <w:t>”</w:t>
      </w:r>
      <w:r>
        <w:t>的组合策略。</w:t>
      </w:r>
    </w:p>
    <w:p w14:paraId="4BB8FFC3">
      <w:r>
        <w:rPr>
          <w:b/>
        </w:rPr>
        <w:t>（4）控制点布设密度建议。</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1"/>
        <w:gridCol w:w="1811"/>
        <w:gridCol w:w="1356"/>
        <w:gridCol w:w="1619"/>
        <w:gridCol w:w="1614"/>
      </w:tblGrid>
      <w:tr w14:paraId="66D72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401" w:type="dxa"/>
            <w:shd w:val="clear" w:color="auto" w:fill="E7E6E6"/>
            <w:vAlign w:val="center"/>
          </w:tcPr>
          <w:p w14:paraId="1338C45E">
            <w:pPr>
              <w:snapToGrid w:val="0"/>
              <w:spacing w:before="70" w:after="70" w:line="240" w:lineRule="auto"/>
              <w:ind w:firstLine="0"/>
              <w:jc w:val="center"/>
              <w:rPr>
                <w:b/>
                <w:sz w:val="21"/>
              </w:rPr>
            </w:pPr>
            <w:r>
              <w:rPr>
                <w:b/>
                <w:sz w:val="21"/>
                <w:szCs w:val="21"/>
              </w:rPr>
              <w:t>场景</w:t>
            </w:r>
          </w:p>
        </w:tc>
        <w:tc>
          <w:tcPr>
            <w:tcW w:w="1811" w:type="dxa"/>
            <w:shd w:val="clear" w:color="auto" w:fill="E7E6E6"/>
            <w:vAlign w:val="center"/>
          </w:tcPr>
          <w:p w14:paraId="03D20C8A">
            <w:pPr>
              <w:snapToGrid w:val="0"/>
              <w:spacing w:before="70" w:after="70" w:line="240" w:lineRule="auto"/>
              <w:ind w:firstLine="0"/>
              <w:jc w:val="center"/>
              <w:rPr>
                <w:b/>
                <w:sz w:val="21"/>
              </w:rPr>
            </w:pPr>
            <w:r>
              <w:rPr>
                <w:b/>
                <w:sz w:val="21"/>
                <w:szCs w:val="21"/>
              </w:rPr>
              <w:t>单段长度</w:t>
            </w:r>
          </w:p>
        </w:tc>
        <w:tc>
          <w:tcPr>
            <w:tcW w:w="1356" w:type="dxa"/>
            <w:shd w:val="clear" w:color="auto" w:fill="E7E6E6"/>
            <w:vAlign w:val="center"/>
          </w:tcPr>
          <w:p w14:paraId="2C37BB10">
            <w:pPr>
              <w:snapToGrid w:val="0"/>
              <w:spacing w:before="70" w:after="70" w:line="240" w:lineRule="auto"/>
              <w:ind w:firstLine="0"/>
              <w:jc w:val="center"/>
              <w:rPr>
                <w:b/>
                <w:sz w:val="21"/>
              </w:rPr>
            </w:pPr>
            <w:r>
              <w:rPr>
                <w:b/>
                <w:sz w:val="21"/>
                <w:szCs w:val="21"/>
              </w:rPr>
              <w:t>段间重叠</w:t>
            </w:r>
          </w:p>
        </w:tc>
        <w:tc>
          <w:tcPr>
            <w:tcW w:w="1619" w:type="dxa"/>
            <w:shd w:val="clear" w:color="auto" w:fill="E7E6E6"/>
            <w:vAlign w:val="center"/>
          </w:tcPr>
          <w:p w14:paraId="71101FBD">
            <w:pPr>
              <w:snapToGrid w:val="0"/>
              <w:spacing w:before="70" w:after="70" w:line="240" w:lineRule="auto"/>
              <w:ind w:firstLine="0"/>
              <w:jc w:val="center"/>
              <w:rPr>
                <w:b/>
                <w:sz w:val="21"/>
              </w:rPr>
            </w:pPr>
            <w:r>
              <w:rPr>
                <w:b/>
                <w:sz w:val="21"/>
                <w:szCs w:val="21"/>
              </w:rPr>
              <w:t>每段控制点</w:t>
            </w:r>
          </w:p>
        </w:tc>
        <w:tc>
          <w:tcPr>
            <w:tcW w:w="1614" w:type="dxa"/>
            <w:shd w:val="clear" w:color="auto" w:fill="E7E6E6"/>
            <w:vAlign w:val="center"/>
          </w:tcPr>
          <w:p w14:paraId="129E8814">
            <w:pPr>
              <w:snapToGrid w:val="0"/>
              <w:spacing w:before="70" w:after="70" w:line="240" w:lineRule="auto"/>
              <w:ind w:firstLine="0"/>
              <w:jc w:val="center"/>
              <w:rPr>
                <w:b/>
                <w:sz w:val="21"/>
              </w:rPr>
            </w:pPr>
            <w:r>
              <w:rPr>
                <w:b/>
                <w:sz w:val="21"/>
                <w:szCs w:val="21"/>
              </w:rPr>
              <w:t>预计σ_total</w:t>
            </w:r>
          </w:p>
        </w:tc>
      </w:tr>
      <w:tr w14:paraId="2C822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01" w:type="dxa"/>
            <w:vAlign w:val="center"/>
          </w:tcPr>
          <w:p w14:paraId="67462461">
            <w:pPr>
              <w:snapToGrid w:val="0"/>
              <w:spacing w:before="70" w:after="70" w:line="240" w:lineRule="auto"/>
              <w:ind w:firstLine="0"/>
              <w:jc w:val="left"/>
              <w:rPr>
                <w:sz w:val="21"/>
              </w:rPr>
            </w:pPr>
            <w:r>
              <w:rPr>
                <w:sz w:val="21"/>
                <w:szCs w:val="21"/>
              </w:rPr>
              <w:t>葛洲坝闸室</w:t>
            </w:r>
          </w:p>
        </w:tc>
        <w:tc>
          <w:tcPr>
            <w:tcW w:w="1811" w:type="dxa"/>
            <w:vAlign w:val="center"/>
          </w:tcPr>
          <w:p w14:paraId="08EE9580">
            <w:pPr>
              <w:snapToGrid w:val="0"/>
              <w:spacing w:before="70" w:after="70" w:line="240" w:lineRule="auto"/>
              <w:ind w:firstLine="0"/>
              <w:jc w:val="left"/>
              <w:rPr>
                <w:sz w:val="21"/>
              </w:rPr>
            </w:pPr>
            <w:r>
              <w:rPr>
                <w:sz w:val="21"/>
                <w:szCs w:val="21"/>
              </w:rPr>
              <w:t>整孔（2 站）</w:t>
            </w:r>
          </w:p>
        </w:tc>
        <w:tc>
          <w:tcPr>
            <w:tcW w:w="1356" w:type="dxa"/>
            <w:vAlign w:val="center"/>
          </w:tcPr>
          <w:p w14:paraId="43EA176E">
            <w:pPr>
              <w:snapToGrid w:val="0"/>
              <w:spacing w:before="70" w:after="70" w:line="240" w:lineRule="auto"/>
              <w:ind w:firstLine="0"/>
              <w:jc w:val="center"/>
              <w:rPr>
                <w:sz w:val="21"/>
              </w:rPr>
            </w:pPr>
            <w:r>
              <w:rPr>
                <w:rFonts w:hint="eastAsia"/>
                <w:sz w:val="21"/>
                <w:szCs w:val="21"/>
              </w:rPr>
              <w:t>-</w:t>
            </w:r>
          </w:p>
        </w:tc>
        <w:tc>
          <w:tcPr>
            <w:tcW w:w="1619" w:type="dxa"/>
            <w:vAlign w:val="center"/>
          </w:tcPr>
          <w:p w14:paraId="0691BF31">
            <w:pPr>
              <w:snapToGrid w:val="0"/>
              <w:spacing w:before="70" w:after="70" w:line="240" w:lineRule="auto"/>
              <w:ind w:firstLine="0"/>
              <w:jc w:val="center"/>
              <w:rPr>
                <w:sz w:val="21"/>
              </w:rPr>
            </w:pPr>
            <w:r>
              <w:rPr>
                <w:sz w:val="21"/>
                <w:szCs w:val="21"/>
              </w:rPr>
              <w:t>4 个</w:t>
            </w:r>
          </w:p>
        </w:tc>
        <w:tc>
          <w:tcPr>
            <w:tcW w:w="1614" w:type="dxa"/>
            <w:vAlign w:val="center"/>
          </w:tcPr>
          <w:p w14:paraId="20606151">
            <w:pPr>
              <w:snapToGrid w:val="0"/>
              <w:spacing w:before="70" w:after="70" w:line="240" w:lineRule="auto"/>
              <w:ind w:firstLine="0"/>
              <w:jc w:val="left"/>
              <w:rPr>
                <w:sz w:val="21"/>
              </w:rPr>
            </w:pPr>
            <w:r>
              <w:rPr>
                <w:sz w:val="21"/>
                <w:szCs w:val="21"/>
              </w:rPr>
              <w:t>≤1 mm</w:t>
            </w:r>
          </w:p>
        </w:tc>
      </w:tr>
      <w:tr w14:paraId="0CCC2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01" w:type="dxa"/>
            <w:vAlign w:val="center"/>
          </w:tcPr>
          <w:p w14:paraId="1758FE8A">
            <w:pPr>
              <w:snapToGrid w:val="0"/>
              <w:spacing w:before="70" w:after="70" w:line="240" w:lineRule="auto"/>
              <w:ind w:firstLine="0"/>
              <w:jc w:val="left"/>
              <w:rPr>
                <w:sz w:val="21"/>
              </w:rPr>
            </w:pPr>
            <w:r>
              <w:rPr>
                <w:sz w:val="21"/>
                <w:szCs w:val="21"/>
              </w:rPr>
              <w:t>三峡深孔</w:t>
            </w:r>
          </w:p>
        </w:tc>
        <w:tc>
          <w:tcPr>
            <w:tcW w:w="1811" w:type="dxa"/>
            <w:vAlign w:val="center"/>
          </w:tcPr>
          <w:p w14:paraId="4C29A7E8">
            <w:pPr>
              <w:snapToGrid w:val="0"/>
              <w:spacing w:before="70" w:after="70" w:line="240" w:lineRule="auto"/>
              <w:ind w:firstLine="0"/>
              <w:jc w:val="left"/>
              <w:rPr>
                <w:sz w:val="21"/>
              </w:rPr>
            </w:pPr>
            <w:r>
              <w:rPr>
                <w:sz w:val="21"/>
                <w:szCs w:val="21"/>
              </w:rPr>
              <w:t>10 m</w:t>
            </w:r>
          </w:p>
        </w:tc>
        <w:tc>
          <w:tcPr>
            <w:tcW w:w="1356" w:type="dxa"/>
            <w:vAlign w:val="center"/>
          </w:tcPr>
          <w:p w14:paraId="751B5CD3">
            <w:pPr>
              <w:snapToGrid w:val="0"/>
              <w:spacing w:before="70" w:after="70" w:line="240" w:lineRule="auto"/>
              <w:ind w:firstLine="0"/>
              <w:jc w:val="center"/>
              <w:rPr>
                <w:sz w:val="21"/>
              </w:rPr>
            </w:pPr>
            <w:r>
              <w:rPr>
                <w:sz w:val="21"/>
                <w:szCs w:val="21"/>
              </w:rPr>
              <w:t>20%</w:t>
            </w:r>
          </w:p>
        </w:tc>
        <w:tc>
          <w:tcPr>
            <w:tcW w:w="1619" w:type="dxa"/>
            <w:vAlign w:val="center"/>
          </w:tcPr>
          <w:p w14:paraId="35C4F9EC">
            <w:pPr>
              <w:snapToGrid w:val="0"/>
              <w:spacing w:before="70" w:after="70" w:line="240" w:lineRule="auto"/>
              <w:ind w:firstLine="0"/>
              <w:jc w:val="center"/>
              <w:rPr>
                <w:sz w:val="21"/>
              </w:rPr>
            </w:pPr>
            <w:r>
              <w:rPr>
                <w:sz w:val="21"/>
                <w:szCs w:val="21"/>
              </w:rPr>
              <w:t>2 个</w:t>
            </w:r>
          </w:p>
        </w:tc>
        <w:tc>
          <w:tcPr>
            <w:tcW w:w="1614" w:type="dxa"/>
            <w:vAlign w:val="center"/>
          </w:tcPr>
          <w:p w14:paraId="60B4A288">
            <w:pPr>
              <w:snapToGrid w:val="0"/>
              <w:spacing w:before="70" w:after="70" w:line="240" w:lineRule="auto"/>
              <w:ind w:firstLine="0"/>
              <w:jc w:val="left"/>
              <w:rPr>
                <w:sz w:val="21"/>
              </w:rPr>
            </w:pPr>
            <w:r>
              <w:rPr>
                <w:sz w:val="21"/>
                <w:szCs w:val="21"/>
              </w:rPr>
              <w:t>≈5.8 mm</w:t>
            </w:r>
          </w:p>
        </w:tc>
      </w:tr>
      <w:tr w14:paraId="144F2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01" w:type="dxa"/>
            <w:vAlign w:val="center"/>
          </w:tcPr>
          <w:p w14:paraId="0EEA25F2">
            <w:pPr>
              <w:snapToGrid w:val="0"/>
              <w:spacing w:before="70" w:after="70" w:line="240" w:lineRule="auto"/>
              <w:ind w:firstLine="0"/>
              <w:jc w:val="left"/>
              <w:rPr>
                <w:sz w:val="21"/>
              </w:rPr>
            </w:pPr>
            <w:r>
              <w:rPr>
                <w:sz w:val="21"/>
                <w:szCs w:val="21"/>
              </w:rPr>
              <w:t>三峡深孔（优化）</w:t>
            </w:r>
          </w:p>
        </w:tc>
        <w:tc>
          <w:tcPr>
            <w:tcW w:w="1811" w:type="dxa"/>
            <w:vAlign w:val="center"/>
          </w:tcPr>
          <w:p w14:paraId="47BE774D">
            <w:pPr>
              <w:snapToGrid w:val="0"/>
              <w:spacing w:before="70" w:after="70" w:line="240" w:lineRule="auto"/>
              <w:ind w:firstLine="0"/>
              <w:jc w:val="left"/>
              <w:rPr>
                <w:sz w:val="21"/>
              </w:rPr>
            </w:pPr>
            <w:r>
              <w:rPr>
                <w:sz w:val="21"/>
                <w:szCs w:val="21"/>
              </w:rPr>
              <w:t>15 m</w:t>
            </w:r>
          </w:p>
        </w:tc>
        <w:tc>
          <w:tcPr>
            <w:tcW w:w="1356" w:type="dxa"/>
            <w:vAlign w:val="center"/>
          </w:tcPr>
          <w:p w14:paraId="70F39C43">
            <w:pPr>
              <w:snapToGrid w:val="0"/>
              <w:spacing w:before="70" w:after="70" w:line="240" w:lineRule="auto"/>
              <w:ind w:firstLine="0"/>
              <w:jc w:val="center"/>
              <w:rPr>
                <w:sz w:val="21"/>
              </w:rPr>
            </w:pPr>
            <w:r>
              <w:rPr>
                <w:sz w:val="21"/>
                <w:szCs w:val="21"/>
              </w:rPr>
              <w:t>25%</w:t>
            </w:r>
          </w:p>
        </w:tc>
        <w:tc>
          <w:tcPr>
            <w:tcW w:w="1619" w:type="dxa"/>
            <w:vAlign w:val="center"/>
          </w:tcPr>
          <w:p w14:paraId="4CBEA7A2">
            <w:pPr>
              <w:snapToGrid w:val="0"/>
              <w:spacing w:before="70" w:after="70" w:line="240" w:lineRule="auto"/>
              <w:ind w:firstLine="0"/>
              <w:jc w:val="center"/>
              <w:rPr>
                <w:sz w:val="21"/>
              </w:rPr>
            </w:pPr>
            <w:r>
              <w:rPr>
                <w:sz w:val="21"/>
                <w:szCs w:val="21"/>
              </w:rPr>
              <w:t>2 个</w:t>
            </w:r>
          </w:p>
        </w:tc>
        <w:tc>
          <w:tcPr>
            <w:tcW w:w="1614" w:type="dxa"/>
            <w:vAlign w:val="center"/>
          </w:tcPr>
          <w:p w14:paraId="4931BDE7">
            <w:pPr>
              <w:snapToGrid w:val="0"/>
              <w:spacing w:before="70" w:after="70" w:line="240" w:lineRule="auto"/>
              <w:ind w:firstLine="0"/>
              <w:jc w:val="left"/>
              <w:rPr>
                <w:sz w:val="21"/>
              </w:rPr>
            </w:pPr>
            <w:r>
              <w:rPr>
                <w:sz w:val="21"/>
                <w:szCs w:val="21"/>
              </w:rPr>
              <w:t>≈7.5 mm</w:t>
            </w:r>
          </w:p>
        </w:tc>
      </w:tr>
      <w:tr w14:paraId="6563A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01" w:type="dxa"/>
            <w:vAlign w:val="center"/>
          </w:tcPr>
          <w:p w14:paraId="3CC20BF7">
            <w:pPr>
              <w:snapToGrid w:val="0"/>
              <w:spacing w:before="70" w:after="70" w:line="240" w:lineRule="auto"/>
              <w:ind w:firstLine="0"/>
              <w:jc w:val="left"/>
              <w:rPr>
                <w:sz w:val="21"/>
              </w:rPr>
            </w:pPr>
            <w:r>
              <w:rPr>
                <w:sz w:val="21"/>
                <w:szCs w:val="21"/>
              </w:rPr>
              <w:t>向家坝表孔</w:t>
            </w:r>
          </w:p>
        </w:tc>
        <w:tc>
          <w:tcPr>
            <w:tcW w:w="1811" w:type="dxa"/>
            <w:vAlign w:val="center"/>
          </w:tcPr>
          <w:p w14:paraId="7B51D8BF">
            <w:pPr>
              <w:snapToGrid w:val="0"/>
              <w:spacing w:before="70" w:after="70" w:line="240" w:lineRule="auto"/>
              <w:ind w:firstLine="0"/>
              <w:jc w:val="left"/>
              <w:rPr>
                <w:sz w:val="21"/>
              </w:rPr>
            </w:pPr>
            <w:r>
              <w:rPr>
                <w:sz w:val="21"/>
                <w:szCs w:val="21"/>
              </w:rPr>
              <w:t>6 m</w:t>
            </w:r>
          </w:p>
        </w:tc>
        <w:tc>
          <w:tcPr>
            <w:tcW w:w="1356" w:type="dxa"/>
            <w:vAlign w:val="center"/>
          </w:tcPr>
          <w:p w14:paraId="0DF5054F">
            <w:pPr>
              <w:snapToGrid w:val="0"/>
              <w:spacing w:before="70" w:after="70" w:line="240" w:lineRule="auto"/>
              <w:ind w:firstLine="0"/>
              <w:jc w:val="center"/>
              <w:rPr>
                <w:sz w:val="21"/>
              </w:rPr>
            </w:pPr>
            <w:r>
              <w:rPr>
                <w:sz w:val="21"/>
                <w:szCs w:val="21"/>
              </w:rPr>
              <w:t>25%</w:t>
            </w:r>
          </w:p>
        </w:tc>
        <w:tc>
          <w:tcPr>
            <w:tcW w:w="1619" w:type="dxa"/>
            <w:vAlign w:val="center"/>
          </w:tcPr>
          <w:p w14:paraId="0BD96D29">
            <w:pPr>
              <w:snapToGrid w:val="0"/>
              <w:spacing w:before="70" w:after="70" w:line="240" w:lineRule="auto"/>
              <w:ind w:firstLine="0"/>
              <w:jc w:val="center"/>
              <w:rPr>
                <w:sz w:val="21"/>
              </w:rPr>
            </w:pPr>
            <w:r>
              <w:rPr>
                <w:sz w:val="21"/>
                <w:szCs w:val="21"/>
              </w:rPr>
              <w:t>2 个</w:t>
            </w:r>
          </w:p>
        </w:tc>
        <w:tc>
          <w:tcPr>
            <w:tcW w:w="1614" w:type="dxa"/>
            <w:vAlign w:val="center"/>
          </w:tcPr>
          <w:p w14:paraId="2F3D7FFC">
            <w:pPr>
              <w:snapToGrid w:val="0"/>
              <w:spacing w:before="70" w:after="70" w:line="240" w:lineRule="auto"/>
              <w:ind w:firstLine="0"/>
              <w:jc w:val="left"/>
              <w:rPr>
                <w:sz w:val="21"/>
              </w:rPr>
            </w:pPr>
            <w:r>
              <w:rPr>
                <w:sz w:val="21"/>
                <w:szCs w:val="21"/>
              </w:rPr>
              <w:t>≈6.2 mm</w:t>
            </w:r>
          </w:p>
        </w:tc>
      </w:tr>
    </w:tbl>
    <w:p w14:paraId="3A495C25">
      <w:pPr>
        <w:spacing w:line="240" w:lineRule="auto"/>
      </w:pPr>
    </w:p>
    <w:p w14:paraId="2B60C1FF">
      <w:r>
        <w:rPr>
          <w:b/>
        </w:rPr>
        <w:t>（5）拼接质量评价。</w:t>
      </w:r>
    </w:p>
    <w:p w14:paraId="39FF2336">
      <w:r>
        <w:t>采用四项指标评价拼接质量：一是重叠区同名点较差（≤5 mm）；二是拼接缝两侧法向连续性（无突变）；三是闭环误差（≤1 cm）；四是控制点残差（≤1 cm）。四项指标均合格方可进入下一段作业；不合格时优先检查重叠度与控制点，其次检查位姿解算。</w:t>
      </w:r>
    </w:p>
    <w:p w14:paraId="0BF6A4B7">
      <w:r>
        <w:rPr>
          <w:b/>
        </w:rPr>
        <w:t>（6）拼接失败的处置。</w:t>
      </w:r>
    </w:p>
    <w:p w14:paraId="1019A8A5">
      <w:r>
        <w:t>若拼接残差超限，按</w:t>
      </w:r>
      <w:r>
        <w:rPr>
          <w:rFonts w:hint="eastAsia"/>
        </w:rPr>
        <w:t>“</w:t>
      </w:r>
      <w:r>
        <w:t>控制点复核</w:t>
      </w:r>
      <w:r>
        <w:rPr>
          <w:rFonts w:hint="eastAsia"/>
        </w:rPr>
        <w:t>-</w:t>
      </w:r>
      <w:r>
        <w:t>重叠区检查</w:t>
      </w:r>
      <w:r>
        <w:rPr>
          <w:rFonts w:hint="eastAsia"/>
        </w:rPr>
        <w:t>-</w:t>
      </w:r>
      <w:r>
        <w:t>回环检测</w:t>
      </w:r>
      <w:r>
        <w:rPr>
          <w:rFonts w:hint="eastAsia"/>
        </w:rPr>
        <w:t>-</w:t>
      </w:r>
      <w:r>
        <w:t>重新配准</w:t>
      </w:r>
      <w:r>
        <w:rPr>
          <w:rFonts w:hint="eastAsia"/>
        </w:rPr>
        <w:t>-</w:t>
      </w:r>
      <w:r>
        <w:t>重扫局部</w:t>
      </w:r>
      <w:r>
        <w:rPr>
          <w:rFonts w:hint="eastAsia"/>
        </w:rPr>
        <w:t>”</w:t>
      </w:r>
      <w:r>
        <w:t>的顺序处置；对重复结构导致的误匹配，采用人工选取同名点进行约束；对光照突变导致的特征失效，采用几何约束为主的配准策略。</w:t>
      </w:r>
    </w:p>
    <w:p w14:paraId="43678334">
      <w:pPr>
        <w:pStyle w:val="6"/>
      </w:pPr>
      <w:r>
        <w:rPr>
          <w:szCs w:val="32"/>
        </w:rPr>
        <w:t>2.5.2.23 原始数据组织结构与交付格式</w:t>
      </w:r>
    </w:p>
    <w:p w14:paraId="752143BE">
      <w:r>
        <w:t>定型机型 SHARE SLAM S100-16 每次采集任务生成一个独立的项目目录，目录内按</w:t>
      </w:r>
      <w:r>
        <w:rPr>
          <w:rFonts w:hint="eastAsia"/>
        </w:rPr>
        <w:t>“</w:t>
      </w:r>
      <w:r>
        <w:t>原始数据</w:t>
      </w:r>
      <w:r>
        <w:rPr>
          <w:rFonts w:hint="eastAsia"/>
        </w:rPr>
        <w:t>-</w:t>
      </w:r>
      <w:r>
        <w:t>位姿轨迹</w:t>
      </w:r>
      <w:r>
        <w:rPr>
          <w:rFonts w:hint="eastAsia"/>
        </w:rPr>
        <w:t>-</w:t>
      </w:r>
      <w:r>
        <w:t>预览成果</w:t>
      </w:r>
      <w:r>
        <w:rPr>
          <w:rFonts w:hint="eastAsia"/>
        </w:rPr>
        <w:t>-</w:t>
      </w:r>
      <w:r>
        <w:t>控制资料</w:t>
      </w:r>
      <w:r>
        <w:rPr>
          <w:rFonts w:hint="eastAsia"/>
        </w:rPr>
        <w:t>-</w:t>
      </w:r>
      <w:r>
        <w:t>任务信息</w:t>
      </w:r>
      <w:r>
        <w:rPr>
          <w:rFonts w:hint="eastAsia"/>
        </w:rPr>
        <w:t>”</w:t>
      </w:r>
      <w:r>
        <w:t>分层组织。该结构决定了后续数据质检、重算与交付归档的组织方式，本方案在作业规程中固化目录规范，要求现场采集完成后按目录逐项核对，缺项不得退场。</w:t>
      </w:r>
    </w:p>
    <w:p w14:paraId="1830D8C5">
      <w:r>
        <w:rPr>
          <w:b/>
        </w:rPr>
        <w:t>（1）数据项与用途。</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29"/>
        <w:gridCol w:w="3455"/>
        <w:gridCol w:w="1820"/>
        <w:gridCol w:w="1296"/>
      </w:tblGrid>
      <w:tr w14:paraId="2110D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29" w:type="dxa"/>
            <w:shd w:val="clear" w:color="auto" w:fill="E7E6E6"/>
            <w:vAlign w:val="center"/>
          </w:tcPr>
          <w:p w14:paraId="24F8C413">
            <w:pPr>
              <w:snapToGrid w:val="0"/>
              <w:spacing w:before="70" w:after="70" w:line="240" w:lineRule="auto"/>
              <w:ind w:firstLine="0"/>
              <w:jc w:val="center"/>
              <w:rPr>
                <w:b/>
                <w:sz w:val="21"/>
              </w:rPr>
            </w:pPr>
            <w:r>
              <w:rPr>
                <w:b/>
                <w:sz w:val="21"/>
                <w:szCs w:val="21"/>
              </w:rPr>
              <w:t>数据项</w:t>
            </w:r>
          </w:p>
        </w:tc>
        <w:tc>
          <w:tcPr>
            <w:tcW w:w="3455" w:type="dxa"/>
            <w:shd w:val="clear" w:color="auto" w:fill="E7E6E6"/>
            <w:vAlign w:val="center"/>
          </w:tcPr>
          <w:p w14:paraId="7686E3D1">
            <w:pPr>
              <w:snapToGrid w:val="0"/>
              <w:spacing w:before="70" w:after="70" w:line="240" w:lineRule="auto"/>
              <w:ind w:firstLine="0"/>
              <w:jc w:val="center"/>
              <w:rPr>
                <w:b/>
                <w:sz w:val="21"/>
              </w:rPr>
            </w:pPr>
            <w:r>
              <w:rPr>
                <w:b/>
                <w:sz w:val="21"/>
                <w:szCs w:val="21"/>
              </w:rPr>
              <w:t>内容说明</w:t>
            </w:r>
          </w:p>
        </w:tc>
        <w:tc>
          <w:tcPr>
            <w:tcW w:w="1820" w:type="dxa"/>
            <w:shd w:val="clear" w:color="auto" w:fill="E7E6E6"/>
            <w:vAlign w:val="center"/>
          </w:tcPr>
          <w:p w14:paraId="2FDEBDBE">
            <w:pPr>
              <w:snapToGrid w:val="0"/>
              <w:spacing w:before="70" w:after="70" w:line="240" w:lineRule="auto"/>
              <w:ind w:firstLine="0"/>
              <w:jc w:val="center"/>
              <w:rPr>
                <w:b/>
                <w:sz w:val="21"/>
              </w:rPr>
            </w:pPr>
            <w:r>
              <w:rPr>
                <w:b/>
                <w:sz w:val="21"/>
                <w:szCs w:val="21"/>
              </w:rPr>
              <w:t>主要用途</w:t>
            </w:r>
          </w:p>
        </w:tc>
        <w:tc>
          <w:tcPr>
            <w:tcW w:w="1296" w:type="dxa"/>
            <w:shd w:val="clear" w:color="auto" w:fill="E7E6E6"/>
            <w:vAlign w:val="center"/>
          </w:tcPr>
          <w:p w14:paraId="0F21DC65">
            <w:pPr>
              <w:snapToGrid w:val="0"/>
              <w:spacing w:before="70" w:after="70" w:line="240" w:lineRule="auto"/>
              <w:ind w:firstLine="0"/>
              <w:jc w:val="center"/>
              <w:rPr>
                <w:b/>
                <w:sz w:val="21"/>
              </w:rPr>
            </w:pPr>
            <w:r>
              <w:rPr>
                <w:b/>
                <w:sz w:val="21"/>
                <w:szCs w:val="21"/>
              </w:rPr>
              <w:t>交付要求</w:t>
            </w:r>
          </w:p>
        </w:tc>
      </w:tr>
      <w:tr w14:paraId="4A8DE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1DD2BC51">
            <w:pPr>
              <w:snapToGrid w:val="0"/>
              <w:spacing w:before="70" w:after="70" w:line="240" w:lineRule="auto"/>
              <w:ind w:firstLine="0"/>
              <w:jc w:val="left"/>
              <w:rPr>
                <w:sz w:val="21"/>
              </w:rPr>
            </w:pPr>
            <w:r>
              <w:rPr>
                <w:sz w:val="21"/>
                <w:szCs w:val="21"/>
              </w:rPr>
              <w:t>*.bag</w:t>
            </w:r>
          </w:p>
        </w:tc>
        <w:tc>
          <w:tcPr>
            <w:tcW w:w="3455" w:type="dxa"/>
            <w:vAlign w:val="center"/>
          </w:tcPr>
          <w:p w14:paraId="388F39C1">
            <w:pPr>
              <w:snapToGrid w:val="0"/>
              <w:spacing w:before="70" w:after="70" w:line="240" w:lineRule="auto"/>
              <w:ind w:firstLine="0"/>
              <w:jc w:val="left"/>
              <w:rPr>
                <w:sz w:val="21"/>
              </w:rPr>
            </w:pPr>
            <w:r>
              <w:rPr>
                <w:sz w:val="21"/>
                <w:szCs w:val="21"/>
              </w:rPr>
              <w:t>原始传感器数据包（LiDAR 帧、IMU 数据、相机帧、时间戳等）</w:t>
            </w:r>
          </w:p>
        </w:tc>
        <w:tc>
          <w:tcPr>
            <w:tcW w:w="1820" w:type="dxa"/>
            <w:vAlign w:val="center"/>
          </w:tcPr>
          <w:p w14:paraId="69A78225">
            <w:pPr>
              <w:snapToGrid w:val="0"/>
              <w:spacing w:before="70" w:after="70" w:line="240" w:lineRule="auto"/>
              <w:ind w:firstLine="0"/>
              <w:jc w:val="left"/>
              <w:rPr>
                <w:sz w:val="21"/>
              </w:rPr>
            </w:pPr>
            <w:r>
              <w:rPr>
                <w:sz w:val="21"/>
                <w:szCs w:val="21"/>
              </w:rPr>
              <w:t>高精度轨迹重优化、时空同步、建模重算</w:t>
            </w:r>
          </w:p>
        </w:tc>
        <w:tc>
          <w:tcPr>
            <w:tcW w:w="1296" w:type="dxa"/>
            <w:vAlign w:val="center"/>
          </w:tcPr>
          <w:p w14:paraId="5A38A7E5">
            <w:pPr>
              <w:snapToGrid w:val="0"/>
              <w:spacing w:before="70" w:after="70" w:line="240" w:lineRule="auto"/>
              <w:ind w:firstLine="0"/>
              <w:jc w:val="left"/>
              <w:rPr>
                <w:sz w:val="21"/>
              </w:rPr>
            </w:pPr>
            <w:r>
              <w:rPr>
                <w:sz w:val="21"/>
                <w:szCs w:val="21"/>
              </w:rPr>
              <w:t>全量交付，不得删改</w:t>
            </w:r>
          </w:p>
        </w:tc>
      </w:tr>
      <w:tr w14:paraId="67852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423B55D5">
            <w:pPr>
              <w:snapToGrid w:val="0"/>
              <w:spacing w:before="70" w:after="70" w:line="240" w:lineRule="auto"/>
              <w:ind w:firstLine="0"/>
              <w:jc w:val="left"/>
              <w:rPr>
                <w:sz w:val="21"/>
              </w:rPr>
            </w:pPr>
            <w:r>
              <w:rPr>
                <w:sz w:val="21"/>
                <w:szCs w:val="21"/>
              </w:rPr>
              <w:t>frame_pose.txt</w:t>
            </w:r>
          </w:p>
        </w:tc>
        <w:tc>
          <w:tcPr>
            <w:tcW w:w="3455" w:type="dxa"/>
            <w:vAlign w:val="center"/>
          </w:tcPr>
          <w:p w14:paraId="79589F52">
            <w:pPr>
              <w:snapToGrid w:val="0"/>
              <w:spacing w:before="70" w:after="70" w:line="240" w:lineRule="auto"/>
              <w:ind w:firstLine="0"/>
              <w:jc w:val="left"/>
              <w:rPr>
                <w:sz w:val="21"/>
              </w:rPr>
            </w:pPr>
            <w:r>
              <w:rPr>
                <w:sz w:val="21"/>
                <w:szCs w:val="21"/>
              </w:rPr>
              <w:t>逐帧位姿文本（每帧 LiDAR 的位置、姿态、时间顺序）</w:t>
            </w:r>
          </w:p>
        </w:tc>
        <w:tc>
          <w:tcPr>
            <w:tcW w:w="1820" w:type="dxa"/>
            <w:vAlign w:val="center"/>
          </w:tcPr>
          <w:p w14:paraId="57E50FEA">
            <w:pPr>
              <w:snapToGrid w:val="0"/>
              <w:spacing w:before="70" w:after="70" w:line="240" w:lineRule="auto"/>
              <w:ind w:firstLine="0"/>
              <w:jc w:val="left"/>
              <w:rPr>
                <w:sz w:val="21"/>
              </w:rPr>
            </w:pPr>
            <w:r>
              <w:rPr>
                <w:sz w:val="21"/>
                <w:szCs w:val="21"/>
              </w:rPr>
              <w:t>轨迹复核、分段与拼接、异常帧定位</w:t>
            </w:r>
          </w:p>
        </w:tc>
        <w:tc>
          <w:tcPr>
            <w:tcW w:w="1296" w:type="dxa"/>
            <w:vAlign w:val="center"/>
          </w:tcPr>
          <w:p w14:paraId="09A0590E">
            <w:pPr>
              <w:snapToGrid w:val="0"/>
              <w:spacing w:before="70" w:after="70" w:line="240" w:lineRule="auto"/>
              <w:ind w:firstLine="0"/>
              <w:jc w:val="left"/>
              <w:rPr>
                <w:sz w:val="21"/>
              </w:rPr>
            </w:pPr>
            <w:r>
              <w:rPr>
                <w:sz w:val="21"/>
                <w:szCs w:val="21"/>
              </w:rPr>
              <w:t>全量交付</w:t>
            </w:r>
          </w:p>
        </w:tc>
      </w:tr>
      <w:tr w14:paraId="51498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7A53F83F">
            <w:pPr>
              <w:snapToGrid w:val="0"/>
              <w:spacing w:before="70" w:after="70" w:line="240" w:lineRule="auto"/>
              <w:ind w:firstLine="0"/>
              <w:jc w:val="left"/>
              <w:rPr>
                <w:sz w:val="21"/>
              </w:rPr>
            </w:pPr>
            <w:r>
              <w:rPr>
                <w:sz w:val="21"/>
                <w:szCs w:val="21"/>
              </w:rPr>
              <w:t>pointcloud.pcd</w:t>
            </w:r>
          </w:p>
        </w:tc>
        <w:tc>
          <w:tcPr>
            <w:tcW w:w="3455" w:type="dxa"/>
            <w:vAlign w:val="center"/>
          </w:tcPr>
          <w:p w14:paraId="02678BDE">
            <w:pPr>
              <w:snapToGrid w:val="0"/>
              <w:spacing w:before="70" w:after="70" w:line="240" w:lineRule="auto"/>
              <w:ind w:firstLine="0"/>
              <w:jc w:val="left"/>
              <w:rPr>
                <w:sz w:val="21"/>
              </w:rPr>
            </w:pPr>
            <w:r>
              <w:rPr>
                <w:sz w:val="21"/>
                <w:szCs w:val="21"/>
              </w:rPr>
              <w:t>预览点云</w:t>
            </w:r>
          </w:p>
        </w:tc>
        <w:tc>
          <w:tcPr>
            <w:tcW w:w="1820" w:type="dxa"/>
            <w:vAlign w:val="center"/>
          </w:tcPr>
          <w:p w14:paraId="596D643E">
            <w:pPr>
              <w:snapToGrid w:val="0"/>
              <w:spacing w:before="70" w:after="70" w:line="240" w:lineRule="auto"/>
              <w:ind w:firstLine="0"/>
              <w:jc w:val="left"/>
              <w:rPr>
                <w:sz w:val="21"/>
              </w:rPr>
            </w:pPr>
            <w:r>
              <w:rPr>
                <w:sz w:val="21"/>
                <w:szCs w:val="21"/>
              </w:rPr>
              <w:t>快速检查扫描覆盖范围与采集完整性</w:t>
            </w:r>
          </w:p>
        </w:tc>
        <w:tc>
          <w:tcPr>
            <w:tcW w:w="1296" w:type="dxa"/>
            <w:vAlign w:val="center"/>
          </w:tcPr>
          <w:p w14:paraId="54AB78E3">
            <w:pPr>
              <w:snapToGrid w:val="0"/>
              <w:spacing w:before="70" w:after="70" w:line="240" w:lineRule="auto"/>
              <w:ind w:firstLine="0"/>
              <w:jc w:val="left"/>
              <w:rPr>
                <w:sz w:val="21"/>
              </w:rPr>
            </w:pPr>
            <w:r>
              <w:rPr>
                <w:sz w:val="21"/>
                <w:szCs w:val="21"/>
              </w:rPr>
              <w:t>全量交付</w:t>
            </w:r>
          </w:p>
        </w:tc>
      </w:tr>
      <w:tr w14:paraId="16E1D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0E15146E">
            <w:pPr>
              <w:snapToGrid w:val="0"/>
              <w:spacing w:before="70" w:after="70" w:line="240" w:lineRule="auto"/>
              <w:ind w:firstLine="0"/>
              <w:jc w:val="left"/>
              <w:rPr>
                <w:sz w:val="21"/>
              </w:rPr>
            </w:pPr>
            <w:r>
              <w:rPr>
                <w:sz w:val="21"/>
                <w:szCs w:val="21"/>
              </w:rPr>
              <w:t>preview_image.jpg</w:t>
            </w:r>
          </w:p>
        </w:tc>
        <w:tc>
          <w:tcPr>
            <w:tcW w:w="3455" w:type="dxa"/>
            <w:vAlign w:val="center"/>
          </w:tcPr>
          <w:p w14:paraId="59BD6B45">
            <w:pPr>
              <w:snapToGrid w:val="0"/>
              <w:spacing w:before="70" w:after="70" w:line="240" w:lineRule="auto"/>
              <w:ind w:firstLine="0"/>
              <w:jc w:val="left"/>
              <w:rPr>
                <w:sz w:val="21"/>
              </w:rPr>
            </w:pPr>
            <w:r>
              <w:rPr>
                <w:sz w:val="21"/>
                <w:szCs w:val="21"/>
              </w:rPr>
              <w:t>项目预览快照</w:t>
            </w:r>
          </w:p>
        </w:tc>
        <w:tc>
          <w:tcPr>
            <w:tcW w:w="1820" w:type="dxa"/>
            <w:vAlign w:val="center"/>
          </w:tcPr>
          <w:p w14:paraId="52C90F74">
            <w:pPr>
              <w:snapToGrid w:val="0"/>
              <w:spacing w:before="70" w:after="70" w:line="240" w:lineRule="auto"/>
              <w:ind w:firstLine="0"/>
              <w:jc w:val="left"/>
              <w:rPr>
                <w:sz w:val="21"/>
              </w:rPr>
            </w:pPr>
            <w:r>
              <w:rPr>
                <w:sz w:val="21"/>
                <w:szCs w:val="21"/>
              </w:rPr>
              <w:t>现场场景缩略图、成果索引</w:t>
            </w:r>
          </w:p>
        </w:tc>
        <w:tc>
          <w:tcPr>
            <w:tcW w:w="1296" w:type="dxa"/>
            <w:vAlign w:val="center"/>
          </w:tcPr>
          <w:p w14:paraId="0662C9BC">
            <w:pPr>
              <w:snapToGrid w:val="0"/>
              <w:spacing w:before="70" w:after="70" w:line="240" w:lineRule="auto"/>
              <w:ind w:firstLine="0"/>
              <w:jc w:val="left"/>
              <w:rPr>
                <w:sz w:val="21"/>
              </w:rPr>
            </w:pPr>
            <w:r>
              <w:rPr>
                <w:sz w:val="21"/>
                <w:szCs w:val="21"/>
              </w:rPr>
              <w:t>抽检</w:t>
            </w:r>
          </w:p>
        </w:tc>
      </w:tr>
      <w:tr w14:paraId="783F6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70F5E9EA">
            <w:pPr>
              <w:snapToGrid w:val="0"/>
              <w:spacing w:before="70" w:after="70" w:line="240" w:lineRule="auto"/>
              <w:ind w:firstLine="0"/>
              <w:jc w:val="left"/>
              <w:rPr>
                <w:sz w:val="21"/>
              </w:rPr>
            </w:pPr>
            <w:r>
              <w:rPr>
                <w:sz w:val="21"/>
                <w:szCs w:val="21"/>
              </w:rPr>
              <w:t>project_info.json</w:t>
            </w:r>
          </w:p>
        </w:tc>
        <w:tc>
          <w:tcPr>
            <w:tcW w:w="3455" w:type="dxa"/>
            <w:vAlign w:val="center"/>
          </w:tcPr>
          <w:p w14:paraId="251B96E4">
            <w:pPr>
              <w:snapToGrid w:val="0"/>
              <w:spacing w:before="70" w:after="70" w:line="240" w:lineRule="auto"/>
              <w:ind w:firstLine="0"/>
              <w:jc w:val="left"/>
              <w:rPr>
                <w:sz w:val="21"/>
              </w:rPr>
            </w:pPr>
            <w:r>
              <w:rPr>
                <w:sz w:val="21"/>
                <w:szCs w:val="21"/>
              </w:rPr>
              <w:t>项目级结构化信息（设备型号、项目名称、采集时间、任务属性等）</w:t>
            </w:r>
          </w:p>
        </w:tc>
        <w:tc>
          <w:tcPr>
            <w:tcW w:w="1820" w:type="dxa"/>
            <w:vAlign w:val="center"/>
          </w:tcPr>
          <w:p w14:paraId="2E787D6C">
            <w:pPr>
              <w:snapToGrid w:val="0"/>
              <w:spacing w:before="70" w:after="70" w:line="240" w:lineRule="auto"/>
              <w:ind w:firstLine="0"/>
              <w:jc w:val="left"/>
              <w:rPr>
                <w:sz w:val="21"/>
              </w:rPr>
            </w:pPr>
            <w:r>
              <w:rPr>
                <w:sz w:val="21"/>
                <w:szCs w:val="21"/>
              </w:rPr>
              <w:t>任务台账、数据溯源</w:t>
            </w:r>
          </w:p>
        </w:tc>
        <w:tc>
          <w:tcPr>
            <w:tcW w:w="1296" w:type="dxa"/>
            <w:vAlign w:val="center"/>
          </w:tcPr>
          <w:p w14:paraId="5F7074D8">
            <w:pPr>
              <w:snapToGrid w:val="0"/>
              <w:spacing w:before="70" w:after="70" w:line="240" w:lineRule="auto"/>
              <w:ind w:firstLine="0"/>
              <w:jc w:val="left"/>
              <w:rPr>
                <w:sz w:val="21"/>
              </w:rPr>
            </w:pPr>
            <w:r>
              <w:rPr>
                <w:sz w:val="21"/>
                <w:szCs w:val="21"/>
              </w:rPr>
              <w:t>全量交付</w:t>
            </w:r>
          </w:p>
        </w:tc>
      </w:tr>
      <w:tr w14:paraId="12FAC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34B072BF">
            <w:pPr>
              <w:snapToGrid w:val="0"/>
              <w:spacing w:before="70" w:after="70" w:line="240" w:lineRule="auto"/>
              <w:ind w:firstLine="0"/>
              <w:jc w:val="left"/>
              <w:rPr>
                <w:sz w:val="21"/>
              </w:rPr>
            </w:pPr>
            <w:r>
              <w:rPr>
                <w:sz w:val="21"/>
                <w:szCs w:val="21"/>
              </w:rPr>
              <w:t>info/</w:t>
            </w:r>
          </w:p>
        </w:tc>
        <w:tc>
          <w:tcPr>
            <w:tcW w:w="3455" w:type="dxa"/>
            <w:vAlign w:val="center"/>
          </w:tcPr>
          <w:p w14:paraId="702EE59F">
            <w:pPr>
              <w:snapToGrid w:val="0"/>
              <w:spacing w:before="70" w:after="70" w:line="240" w:lineRule="auto"/>
              <w:ind w:firstLine="0"/>
              <w:jc w:val="left"/>
              <w:rPr>
                <w:sz w:val="21"/>
              </w:rPr>
            </w:pPr>
            <w:r>
              <w:rPr>
                <w:sz w:val="21"/>
                <w:szCs w:val="21"/>
              </w:rPr>
              <w:t>任务与设备信息目录，含相机内参、传感器标定参数、相机与 LiDAR、惯导之间的外参关系及任务基础配置</w:t>
            </w:r>
          </w:p>
        </w:tc>
        <w:tc>
          <w:tcPr>
            <w:tcW w:w="1820" w:type="dxa"/>
            <w:vAlign w:val="center"/>
          </w:tcPr>
          <w:p w14:paraId="522BF59A">
            <w:pPr>
              <w:snapToGrid w:val="0"/>
              <w:spacing w:before="70" w:after="70" w:line="240" w:lineRule="auto"/>
              <w:ind w:firstLine="0"/>
              <w:jc w:val="left"/>
              <w:rPr>
                <w:sz w:val="21"/>
              </w:rPr>
            </w:pPr>
            <w:r>
              <w:rPr>
                <w:sz w:val="21"/>
                <w:szCs w:val="21"/>
              </w:rPr>
              <w:t>多传感器时空对齐、点云与影像空间一致性</w:t>
            </w:r>
          </w:p>
        </w:tc>
        <w:tc>
          <w:tcPr>
            <w:tcW w:w="1296" w:type="dxa"/>
            <w:vAlign w:val="center"/>
          </w:tcPr>
          <w:p w14:paraId="7B7A0410">
            <w:pPr>
              <w:snapToGrid w:val="0"/>
              <w:spacing w:before="70" w:after="70" w:line="240" w:lineRule="auto"/>
              <w:ind w:firstLine="0"/>
              <w:jc w:val="left"/>
              <w:rPr>
                <w:sz w:val="21"/>
              </w:rPr>
            </w:pPr>
            <w:r>
              <w:rPr>
                <w:sz w:val="21"/>
                <w:szCs w:val="21"/>
              </w:rPr>
              <w:t>全量交付</w:t>
            </w:r>
          </w:p>
        </w:tc>
      </w:tr>
      <w:tr w14:paraId="1F728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38EFE6CA">
            <w:pPr>
              <w:snapToGrid w:val="0"/>
              <w:spacing w:before="70" w:after="70" w:line="240" w:lineRule="auto"/>
              <w:ind w:firstLine="0"/>
              <w:jc w:val="left"/>
              <w:rPr>
                <w:sz w:val="21"/>
              </w:rPr>
            </w:pPr>
            <w:r>
              <w:rPr>
                <w:sz w:val="21"/>
                <w:szCs w:val="21"/>
              </w:rPr>
              <w:t>control_points_photos/</w:t>
            </w:r>
          </w:p>
        </w:tc>
        <w:tc>
          <w:tcPr>
            <w:tcW w:w="3455" w:type="dxa"/>
            <w:vAlign w:val="center"/>
          </w:tcPr>
          <w:p w14:paraId="6675A6DA">
            <w:pPr>
              <w:snapToGrid w:val="0"/>
              <w:spacing w:before="70" w:after="70" w:line="240" w:lineRule="auto"/>
              <w:ind w:firstLine="0"/>
              <w:jc w:val="left"/>
              <w:rPr>
                <w:sz w:val="21"/>
              </w:rPr>
            </w:pPr>
            <w:r>
              <w:rPr>
                <w:sz w:val="21"/>
                <w:szCs w:val="21"/>
              </w:rPr>
              <w:t>控制点实地照片</w:t>
            </w:r>
          </w:p>
        </w:tc>
        <w:tc>
          <w:tcPr>
            <w:tcW w:w="1820" w:type="dxa"/>
            <w:vAlign w:val="center"/>
          </w:tcPr>
          <w:p w14:paraId="4A8EE05F">
            <w:pPr>
              <w:snapToGrid w:val="0"/>
              <w:spacing w:before="70" w:after="70" w:line="240" w:lineRule="auto"/>
              <w:ind w:firstLine="0"/>
              <w:jc w:val="left"/>
              <w:rPr>
                <w:sz w:val="21"/>
              </w:rPr>
            </w:pPr>
            <w:r>
              <w:rPr>
                <w:sz w:val="21"/>
                <w:szCs w:val="21"/>
              </w:rPr>
              <w:t>控制点识别与复核、配准依据</w:t>
            </w:r>
          </w:p>
        </w:tc>
        <w:tc>
          <w:tcPr>
            <w:tcW w:w="1296" w:type="dxa"/>
            <w:vAlign w:val="center"/>
          </w:tcPr>
          <w:p w14:paraId="66427AEB">
            <w:pPr>
              <w:snapToGrid w:val="0"/>
              <w:spacing w:before="70" w:after="70" w:line="240" w:lineRule="auto"/>
              <w:ind w:firstLine="0"/>
              <w:jc w:val="left"/>
              <w:rPr>
                <w:sz w:val="21"/>
              </w:rPr>
            </w:pPr>
            <w:r>
              <w:rPr>
                <w:sz w:val="21"/>
                <w:szCs w:val="21"/>
              </w:rPr>
              <w:t>按控制点数量交付</w:t>
            </w:r>
          </w:p>
        </w:tc>
      </w:tr>
      <w:tr w14:paraId="312D8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075126DF">
            <w:pPr>
              <w:snapToGrid w:val="0"/>
              <w:spacing w:before="70" w:after="70" w:line="240" w:lineRule="auto"/>
              <w:ind w:firstLine="0"/>
              <w:jc w:val="left"/>
              <w:rPr>
                <w:sz w:val="21"/>
              </w:rPr>
            </w:pPr>
            <w:r>
              <w:rPr>
                <w:sz w:val="21"/>
                <w:szCs w:val="21"/>
              </w:rPr>
              <w:t>log/</w:t>
            </w:r>
          </w:p>
        </w:tc>
        <w:tc>
          <w:tcPr>
            <w:tcW w:w="3455" w:type="dxa"/>
            <w:vAlign w:val="center"/>
          </w:tcPr>
          <w:p w14:paraId="4F4CF7BA">
            <w:pPr>
              <w:snapToGrid w:val="0"/>
              <w:spacing w:before="70" w:after="70" w:line="240" w:lineRule="auto"/>
              <w:ind w:firstLine="0"/>
              <w:jc w:val="left"/>
              <w:rPr>
                <w:sz w:val="21"/>
              </w:rPr>
            </w:pPr>
            <w:r>
              <w:rPr>
                <w:sz w:val="21"/>
                <w:szCs w:val="21"/>
              </w:rPr>
              <w:t>运行日志（任务启动/结束、采集状态、异常与错误信息）</w:t>
            </w:r>
          </w:p>
        </w:tc>
        <w:tc>
          <w:tcPr>
            <w:tcW w:w="1820" w:type="dxa"/>
            <w:vAlign w:val="center"/>
          </w:tcPr>
          <w:p w14:paraId="56C875AF">
            <w:pPr>
              <w:snapToGrid w:val="0"/>
              <w:spacing w:before="70" w:after="70" w:line="240" w:lineRule="auto"/>
              <w:ind w:firstLine="0"/>
              <w:jc w:val="left"/>
              <w:rPr>
                <w:sz w:val="21"/>
              </w:rPr>
            </w:pPr>
            <w:r>
              <w:rPr>
                <w:sz w:val="21"/>
                <w:szCs w:val="21"/>
              </w:rPr>
              <w:t>质量追溯、故障分析</w:t>
            </w:r>
          </w:p>
        </w:tc>
        <w:tc>
          <w:tcPr>
            <w:tcW w:w="1296" w:type="dxa"/>
            <w:vAlign w:val="center"/>
          </w:tcPr>
          <w:p w14:paraId="63578F9E">
            <w:pPr>
              <w:snapToGrid w:val="0"/>
              <w:spacing w:before="70" w:after="70" w:line="240" w:lineRule="auto"/>
              <w:ind w:firstLine="0"/>
              <w:jc w:val="left"/>
              <w:rPr>
                <w:sz w:val="21"/>
              </w:rPr>
            </w:pPr>
            <w:r>
              <w:rPr>
                <w:sz w:val="21"/>
                <w:szCs w:val="21"/>
              </w:rPr>
              <w:t>全量交付</w:t>
            </w:r>
          </w:p>
        </w:tc>
      </w:tr>
      <w:tr w14:paraId="55D89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29" w:type="dxa"/>
            <w:vAlign w:val="center"/>
          </w:tcPr>
          <w:p w14:paraId="39A5DD19">
            <w:pPr>
              <w:snapToGrid w:val="0"/>
              <w:spacing w:before="70" w:after="70" w:line="240" w:lineRule="auto"/>
              <w:ind w:firstLine="0"/>
              <w:jc w:val="left"/>
              <w:rPr>
                <w:sz w:val="21"/>
              </w:rPr>
            </w:pPr>
            <w:r>
              <w:rPr>
                <w:sz w:val="21"/>
                <w:szCs w:val="21"/>
              </w:rPr>
              <w:t>ROVER_PPKRAW.bin</w:t>
            </w:r>
          </w:p>
        </w:tc>
        <w:tc>
          <w:tcPr>
            <w:tcW w:w="3455" w:type="dxa"/>
            <w:vAlign w:val="center"/>
          </w:tcPr>
          <w:p w14:paraId="2B1FE4B2">
            <w:pPr>
              <w:snapToGrid w:val="0"/>
              <w:spacing w:before="70" w:after="70" w:line="240" w:lineRule="auto"/>
              <w:ind w:firstLine="0"/>
              <w:jc w:val="left"/>
              <w:rPr>
                <w:sz w:val="21"/>
              </w:rPr>
            </w:pPr>
            <w:r>
              <w:rPr>
                <w:sz w:val="21"/>
                <w:szCs w:val="21"/>
              </w:rPr>
              <w:t>GNSS 原始观测数据（PPK 解算所需）</w:t>
            </w:r>
          </w:p>
        </w:tc>
        <w:tc>
          <w:tcPr>
            <w:tcW w:w="1820" w:type="dxa"/>
            <w:vAlign w:val="center"/>
          </w:tcPr>
          <w:p w14:paraId="019547A0">
            <w:pPr>
              <w:snapToGrid w:val="0"/>
              <w:spacing w:before="70" w:after="70" w:line="240" w:lineRule="auto"/>
              <w:ind w:firstLine="0"/>
              <w:jc w:val="left"/>
              <w:rPr>
                <w:sz w:val="21"/>
              </w:rPr>
            </w:pPr>
            <w:r>
              <w:rPr>
                <w:sz w:val="21"/>
                <w:szCs w:val="21"/>
              </w:rPr>
              <w:t>绝对坐标解算、绝对精度评定</w:t>
            </w:r>
          </w:p>
        </w:tc>
        <w:tc>
          <w:tcPr>
            <w:tcW w:w="1296" w:type="dxa"/>
            <w:vAlign w:val="center"/>
          </w:tcPr>
          <w:p w14:paraId="56E97920">
            <w:pPr>
              <w:snapToGrid w:val="0"/>
              <w:spacing w:before="70" w:after="70" w:line="240" w:lineRule="auto"/>
              <w:ind w:firstLine="0"/>
              <w:jc w:val="left"/>
              <w:rPr>
                <w:sz w:val="21"/>
              </w:rPr>
            </w:pPr>
            <w:r>
              <w:rPr>
                <w:sz w:val="21"/>
                <w:szCs w:val="21"/>
              </w:rPr>
              <w:t>有卫星信号时交付</w:t>
            </w:r>
          </w:p>
        </w:tc>
      </w:tr>
    </w:tbl>
    <w:p w14:paraId="7200E07C">
      <w:pPr>
        <w:spacing w:line="240" w:lineRule="auto"/>
      </w:pPr>
    </w:p>
    <w:p w14:paraId="26B0E43E">
      <w:r>
        <w:rPr>
          <w:b/>
        </w:rPr>
        <w:t>（2）数据管理要求。</w:t>
      </w:r>
    </w:p>
    <w:p w14:paraId="6B30E747">
      <w:r>
        <w:t>一是</w:t>
      </w:r>
      <w:r>
        <w:rPr>
          <w:rFonts w:hint="eastAsia"/>
        </w:rPr>
        <w:t>“</w:t>
      </w:r>
      <w:r>
        <w:t>一任务一目录</w:t>
      </w:r>
      <w:r>
        <w:rPr>
          <w:rFonts w:hint="eastAsia"/>
        </w:rPr>
        <w:t>”</w:t>
      </w:r>
      <w:r>
        <w:t>，目录名与任务台账编号一致，禁止合并或改名。二是原始数据只读，任何处理均在副本上进行，处理过程写日志，形成</w:t>
      </w:r>
      <w:r>
        <w:rPr>
          <w:rFonts w:hint="eastAsia"/>
        </w:rPr>
        <w:t>“</w:t>
      </w:r>
      <w:r>
        <w:t>原始</w:t>
      </w:r>
      <w:r>
        <w:rPr>
          <w:rFonts w:hint="eastAsia"/>
        </w:rPr>
        <w:t>-</w:t>
      </w:r>
      <w:r>
        <w:t>中间</w:t>
      </w:r>
      <w:r>
        <w:rPr>
          <w:rFonts w:hint="eastAsia"/>
        </w:rPr>
        <w:t>-</w:t>
      </w:r>
      <w:r>
        <w:t>成果</w:t>
      </w:r>
      <w:r>
        <w:rPr>
          <w:rFonts w:hint="eastAsia"/>
        </w:rPr>
        <w:t>”</w:t>
      </w:r>
      <w:r>
        <w:t>三级版本链。三是 .bag 与 frame_pose.txt、pointcloud.pcd 三者必须同批次对应，校验采用帧数与时间戳区间双重比对。四是 info/ 目录中的标定参数作为该批次数据的</w:t>
      </w:r>
      <w:r>
        <w:rPr>
          <w:rFonts w:hint="eastAsia"/>
        </w:rPr>
        <w:t>“</w:t>
      </w:r>
      <w:r>
        <w:t>基因</w:t>
      </w:r>
      <w:r>
        <w:rPr>
          <w:rFonts w:hint="eastAsia"/>
        </w:rPr>
        <w:t>”</w:t>
      </w:r>
      <w:r>
        <w:t>，与数据同存同交，保证后续任何时点均可复算。五是 log/ 中的异常记录须在质检表中逐条闭环，未闭环异常不得进入成果流程。</w:t>
      </w:r>
    </w:p>
    <w:p w14:paraId="4E2576F1">
      <w:r>
        <w:rPr>
          <w:b/>
        </w:rPr>
        <w:t>（3）交付与归档。</w:t>
      </w:r>
    </w:p>
    <w:p w14:paraId="0E50E7FA">
      <w:r>
        <w:t>原始数据按电站、按孔（闸）、按日期三级目录归档，单孔数据打包为一个归档单元；成果交付时同步提交《原始数据清单》，列明目录、文件数、容量、MD5 校验值与对应任务编号；归档采用</w:t>
      </w:r>
      <w:r>
        <w:rPr>
          <w:rFonts w:hint="eastAsia"/>
        </w:rPr>
        <w:t>“</w:t>
      </w:r>
      <w:r>
        <w:t>移动硬盘 + 冷备</w:t>
      </w:r>
      <w:r>
        <w:rPr>
          <w:rFonts w:hint="eastAsia"/>
        </w:rPr>
        <w:t>”</w:t>
      </w:r>
      <w:r>
        <w:t>双套，冷备随项目档案一并移交。该组织方式保证了</w:t>
      </w:r>
      <w:r>
        <w:rPr>
          <w:rFonts w:hint="eastAsia"/>
        </w:rPr>
        <w:t>“</w:t>
      </w:r>
      <w:r>
        <w:t>数据可追溯、过程可复算、成果可复核</w:t>
      </w:r>
      <w:r>
        <w:rPr>
          <w:rFonts w:hint="eastAsia"/>
        </w:rPr>
        <w:t>”</w:t>
      </w:r>
      <w:r>
        <w:t>，为跨年度对比分析提供了稳定的数据基础。</w:t>
      </w:r>
    </w:p>
    <w:p w14:paraId="50E00EED">
      <w:pPr>
        <w:pStyle w:val="6"/>
      </w:pPr>
      <w:r>
        <w:rPr>
          <w:szCs w:val="32"/>
        </w:rPr>
        <w:t>2.5.2.24 作业指导书（摘要）</w:t>
      </w:r>
    </w:p>
    <w:tbl>
      <w:tblPr>
        <w:tblStyle w:val="32"/>
        <w:tblW w:w="926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3"/>
        <w:gridCol w:w="1386"/>
        <w:gridCol w:w="2226"/>
        <w:gridCol w:w="1596"/>
        <w:gridCol w:w="1774"/>
        <w:gridCol w:w="1596"/>
      </w:tblGrid>
      <w:tr w14:paraId="0A693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83" w:type="dxa"/>
            <w:shd w:val="clear" w:color="auto" w:fill="E7E6E6"/>
            <w:vAlign w:val="center"/>
          </w:tcPr>
          <w:p w14:paraId="3EA98146">
            <w:pPr>
              <w:snapToGrid w:val="0"/>
              <w:spacing w:before="70" w:after="70" w:line="240" w:lineRule="auto"/>
              <w:ind w:firstLine="0"/>
              <w:jc w:val="center"/>
              <w:rPr>
                <w:b/>
                <w:sz w:val="21"/>
              </w:rPr>
            </w:pPr>
            <w:r>
              <w:rPr>
                <w:b/>
                <w:sz w:val="21"/>
                <w:szCs w:val="21"/>
              </w:rPr>
              <w:t>序号</w:t>
            </w:r>
          </w:p>
        </w:tc>
        <w:tc>
          <w:tcPr>
            <w:tcW w:w="1386" w:type="dxa"/>
            <w:shd w:val="clear" w:color="auto" w:fill="E7E6E6"/>
            <w:vAlign w:val="center"/>
          </w:tcPr>
          <w:p w14:paraId="07D138D8">
            <w:pPr>
              <w:snapToGrid w:val="0"/>
              <w:spacing w:before="70" w:after="70" w:line="240" w:lineRule="auto"/>
              <w:ind w:firstLine="0"/>
              <w:jc w:val="center"/>
              <w:rPr>
                <w:b/>
                <w:sz w:val="21"/>
              </w:rPr>
            </w:pPr>
            <w:r>
              <w:rPr>
                <w:b/>
                <w:sz w:val="21"/>
                <w:szCs w:val="21"/>
              </w:rPr>
              <w:t>工序</w:t>
            </w:r>
          </w:p>
        </w:tc>
        <w:tc>
          <w:tcPr>
            <w:tcW w:w="2226" w:type="dxa"/>
            <w:shd w:val="clear" w:color="auto" w:fill="E7E6E6"/>
            <w:vAlign w:val="center"/>
          </w:tcPr>
          <w:p w14:paraId="007E64DB">
            <w:pPr>
              <w:snapToGrid w:val="0"/>
              <w:spacing w:before="70" w:after="70" w:line="240" w:lineRule="auto"/>
              <w:ind w:firstLine="0"/>
              <w:jc w:val="center"/>
              <w:rPr>
                <w:b/>
                <w:sz w:val="21"/>
              </w:rPr>
            </w:pPr>
            <w:r>
              <w:rPr>
                <w:b/>
                <w:sz w:val="21"/>
                <w:szCs w:val="21"/>
              </w:rPr>
              <w:t>作业内容</w:t>
            </w:r>
          </w:p>
        </w:tc>
        <w:tc>
          <w:tcPr>
            <w:tcW w:w="1596" w:type="dxa"/>
            <w:shd w:val="clear" w:color="auto" w:fill="E7E6E6"/>
            <w:vAlign w:val="center"/>
          </w:tcPr>
          <w:p w14:paraId="0BEFC362">
            <w:pPr>
              <w:snapToGrid w:val="0"/>
              <w:spacing w:before="70" w:after="70" w:line="240" w:lineRule="auto"/>
              <w:ind w:firstLine="0"/>
              <w:jc w:val="center"/>
              <w:rPr>
                <w:b/>
                <w:sz w:val="21"/>
              </w:rPr>
            </w:pPr>
            <w:r>
              <w:rPr>
                <w:b/>
                <w:sz w:val="21"/>
                <w:szCs w:val="21"/>
              </w:rPr>
              <w:t>工具/设备</w:t>
            </w:r>
          </w:p>
        </w:tc>
        <w:tc>
          <w:tcPr>
            <w:tcW w:w="1774" w:type="dxa"/>
            <w:shd w:val="clear" w:color="auto" w:fill="E7E6E6"/>
            <w:vAlign w:val="center"/>
          </w:tcPr>
          <w:p w14:paraId="08274552">
            <w:pPr>
              <w:snapToGrid w:val="0"/>
              <w:spacing w:before="70" w:after="70" w:line="240" w:lineRule="auto"/>
              <w:ind w:firstLine="0"/>
              <w:jc w:val="center"/>
              <w:rPr>
                <w:b/>
                <w:sz w:val="21"/>
              </w:rPr>
            </w:pPr>
            <w:r>
              <w:rPr>
                <w:b/>
                <w:sz w:val="21"/>
                <w:szCs w:val="21"/>
              </w:rPr>
              <w:t>质量要求</w:t>
            </w:r>
          </w:p>
        </w:tc>
        <w:tc>
          <w:tcPr>
            <w:tcW w:w="1596" w:type="dxa"/>
            <w:shd w:val="clear" w:color="auto" w:fill="E7E6E6"/>
            <w:vAlign w:val="center"/>
          </w:tcPr>
          <w:p w14:paraId="659B1B0A">
            <w:pPr>
              <w:snapToGrid w:val="0"/>
              <w:spacing w:before="70" w:after="70" w:line="240" w:lineRule="auto"/>
              <w:ind w:firstLine="0"/>
              <w:jc w:val="center"/>
              <w:rPr>
                <w:b/>
                <w:sz w:val="21"/>
              </w:rPr>
            </w:pPr>
            <w:r>
              <w:rPr>
                <w:b/>
                <w:sz w:val="21"/>
                <w:szCs w:val="21"/>
              </w:rPr>
              <w:t>安全要求</w:t>
            </w:r>
          </w:p>
        </w:tc>
      </w:tr>
      <w:tr w14:paraId="4A417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0BC7AAA">
            <w:pPr>
              <w:snapToGrid w:val="0"/>
              <w:spacing w:before="70" w:after="70" w:line="240" w:lineRule="auto"/>
              <w:ind w:firstLine="0"/>
              <w:jc w:val="center"/>
              <w:rPr>
                <w:sz w:val="21"/>
              </w:rPr>
            </w:pPr>
            <w:r>
              <w:rPr>
                <w:sz w:val="21"/>
                <w:szCs w:val="21"/>
              </w:rPr>
              <w:t>1</w:t>
            </w:r>
          </w:p>
        </w:tc>
        <w:tc>
          <w:tcPr>
            <w:tcW w:w="1386" w:type="dxa"/>
            <w:vAlign w:val="center"/>
          </w:tcPr>
          <w:p w14:paraId="59BA7D6F">
            <w:pPr>
              <w:snapToGrid w:val="0"/>
              <w:spacing w:before="70" w:after="70" w:line="240" w:lineRule="auto"/>
              <w:ind w:firstLine="0"/>
              <w:jc w:val="left"/>
              <w:rPr>
                <w:sz w:val="21"/>
              </w:rPr>
            </w:pPr>
            <w:r>
              <w:rPr>
                <w:sz w:val="21"/>
                <w:szCs w:val="21"/>
              </w:rPr>
              <w:t>施工准备</w:t>
            </w:r>
          </w:p>
        </w:tc>
        <w:tc>
          <w:tcPr>
            <w:tcW w:w="2226" w:type="dxa"/>
            <w:vAlign w:val="center"/>
          </w:tcPr>
          <w:p w14:paraId="626AF592">
            <w:pPr>
              <w:snapToGrid w:val="0"/>
              <w:spacing w:before="70" w:after="70" w:line="240" w:lineRule="auto"/>
              <w:ind w:firstLine="0"/>
              <w:jc w:val="left"/>
              <w:rPr>
                <w:sz w:val="21"/>
              </w:rPr>
            </w:pPr>
            <w:r>
              <w:rPr>
                <w:sz w:val="21"/>
                <w:szCs w:val="21"/>
              </w:rPr>
              <w:t>熟悉图纸、现场踏勘</w:t>
            </w:r>
          </w:p>
        </w:tc>
        <w:tc>
          <w:tcPr>
            <w:tcW w:w="1596" w:type="dxa"/>
            <w:vAlign w:val="center"/>
          </w:tcPr>
          <w:p w14:paraId="3C5BDD12">
            <w:pPr>
              <w:snapToGrid w:val="0"/>
              <w:spacing w:before="70" w:after="70" w:line="240" w:lineRule="auto"/>
              <w:ind w:firstLine="0"/>
              <w:jc w:val="left"/>
              <w:rPr>
                <w:sz w:val="21"/>
              </w:rPr>
            </w:pPr>
            <w:r>
              <w:rPr>
                <w:sz w:val="21"/>
                <w:szCs w:val="21"/>
              </w:rPr>
              <w:t>图纸、测距仪</w:t>
            </w:r>
          </w:p>
        </w:tc>
        <w:tc>
          <w:tcPr>
            <w:tcW w:w="1774" w:type="dxa"/>
            <w:vAlign w:val="center"/>
          </w:tcPr>
          <w:p w14:paraId="2B3CDF1F">
            <w:pPr>
              <w:snapToGrid w:val="0"/>
              <w:spacing w:before="70" w:after="70" w:line="240" w:lineRule="auto"/>
              <w:ind w:firstLine="0"/>
              <w:jc w:val="left"/>
              <w:rPr>
                <w:sz w:val="21"/>
              </w:rPr>
            </w:pPr>
            <w:r>
              <w:rPr>
                <w:sz w:val="21"/>
                <w:szCs w:val="21"/>
              </w:rPr>
              <w:t>条件确认</w:t>
            </w:r>
          </w:p>
        </w:tc>
        <w:tc>
          <w:tcPr>
            <w:tcW w:w="1596" w:type="dxa"/>
            <w:vAlign w:val="center"/>
          </w:tcPr>
          <w:p w14:paraId="59486B19">
            <w:pPr>
              <w:snapToGrid w:val="0"/>
              <w:spacing w:before="70" w:after="70" w:line="240" w:lineRule="auto"/>
              <w:ind w:firstLine="0"/>
              <w:jc w:val="left"/>
              <w:rPr>
                <w:sz w:val="21"/>
              </w:rPr>
            </w:pPr>
            <w:r>
              <w:rPr>
                <w:sz w:val="21"/>
                <w:szCs w:val="21"/>
              </w:rPr>
              <w:t>安全交底</w:t>
            </w:r>
          </w:p>
        </w:tc>
      </w:tr>
      <w:tr w14:paraId="5A563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CC4E8DB">
            <w:pPr>
              <w:snapToGrid w:val="0"/>
              <w:spacing w:before="70" w:after="70" w:line="240" w:lineRule="auto"/>
              <w:ind w:firstLine="0"/>
              <w:jc w:val="center"/>
              <w:rPr>
                <w:sz w:val="21"/>
              </w:rPr>
            </w:pPr>
            <w:r>
              <w:rPr>
                <w:sz w:val="21"/>
                <w:szCs w:val="21"/>
              </w:rPr>
              <w:t>2</w:t>
            </w:r>
          </w:p>
        </w:tc>
        <w:tc>
          <w:tcPr>
            <w:tcW w:w="1386" w:type="dxa"/>
            <w:vAlign w:val="center"/>
          </w:tcPr>
          <w:p w14:paraId="3925E7DC">
            <w:pPr>
              <w:snapToGrid w:val="0"/>
              <w:spacing w:before="70" w:after="70" w:line="240" w:lineRule="auto"/>
              <w:ind w:firstLine="0"/>
              <w:jc w:val="left"/>
              <w:rPr>
                <w:sz w:val="21"/>
              </w:rPr>
            </w:pPr>
            <w:r>
              <w:rPr>
                <w:sz w:val="21"/>
                <w:szCs w:val="21"/>
              </w:rPr>
              <w:t>准入办理</w:t>
            </w:r>
          </w:p>
        </w:tc>
        <w:tc>
          <w:tcPr>
            <w:tcW w:w="2226" w:type="dxa"/>
            <w:vAlign w:val="center"/>
          </w:tcPr>
          <w:p w14:paraId="7E3CB5A4">
            <w:pPr>
              <w:snapToGrid w:val="0"/>
              <w:spacing w:before="70" w:after="70" w:line="240" w:lineRule="auto"/>
              <w:ind w:firstLine="0"/>
              <w:jc w:val="left"/>
              <w:rPr>
                <w:sz w:val="21"/>
              </w:rPr>
            </w:pPr>
            <w:r>
              <w:rPr>
                <w:sz w:val="21"/>
                <w:szCs w:val="21"/>
              </w:rPr>
              <w:t>人员车辆报备</w:t>
            </w:r>
          </w:p>
        </w:tc>
        <w:tc>
          <w:tcPr>
            <w:tcW w:w="1596" w:type="dxa"/>
            <w:vAlign w:val="center"/>
          </w:tcPr>
          <w:p w14:paraId="7A1142CB">
            <w:pPr>
              <w:snapToGrid w:val="0"/>
              <w:spacing w:before="70" w:after="70" w:line="240" w:lineRule="auto"/>
              <w:ind w:firstLine="0"/>
              <w:jc w:val="left"/>
              <w:rPr>
                <w:sz w:val="21"/>
              </w:rPr>
            </w:pPr>
            <w:r>
              <w:rPr>
                <w:sz w:val="21"/>
                <w:szCs w:val="21"/>
              </w:rPr>
              <w:t>证件</w:t>
            </w:r>
          </w:p>
        </w:tc>
        <w:tc>
          <w:tcPr>
            <w:tcW w:w="1774" w:type="dxa"/>
            <w:vAlign w:val="center"/>
          </w:tcPr>
          <w:p w14:paraId="033C6D72">
            <w:pPr>
              <w:snapToGrid w:val="0"/>
              <w:spacing w:before="70" w:after="70" w:line="240" w:lineRule="auto"/>
              <w:ind w:firstLine="0"/>
              <w:jc w:val="left"/>
              <w:rPr>
                <w:sz w:val="21"/>
              </w:rPr>
            </w:pPr>
            <w:r>
              <w:rPr>
                <w:sz w:val="21"/>
                <w:szCs w:val="21"/>
              </w:rPr>
              <w:t>齐全有效</w:t>
            </w:r>
          </w:p>
        </w:tc>
        <w:tc>
          <w:tcPr>
            <w:tcW w:w="1596" w:type="dxa"/>
            <w:vAlign w:val="center"/>
          </w:tcPr>
          <w:p w14:paraId="403F6018">
            <w:pPr>
              <w:snapToGrid w:val="0"/>
              <w:spacing w:before="70" w:after="70" w:line="240" w:lineRule="auto"/>
              <w:ind w:firstLine="0"/>
              <w:jc w:val="left"/>
              <w:rPr>
                <w:sz w:val="21"/>
              </w:rPr>
            </w:pPr>
            <w:r>
              <w:rPr>
                <w:sz w:val="21"/>
                <w:szCs w:val="21"/>
              </w:rPr>
              <w:t>遵守坝区规定</w:t>
            </w:r>
          </w:p>
        </w:tc>
      </w:tr>
      <w:tr w14:paraId="45F09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395FE684">
            <w:pPr>
              <w:snapToGrid w:val="0"/>
              <w:spacing w:before="70" w:after="70" w:line="240" w:lineRule="auto"/>
              <w:ind w:firstLine="0"/>
              <w:jc w:val="center"/>
              <w:rPr>
                <w:sz w:val="21"/>
              </w:rPr>
            </w:pPr>
            <w:r>
              <w:rPr>
                <w:sz w:val="21"/>
                <w:szCs w:val="21"/>
              </w:rPr>
              <w:t>3</w:t>
            </w:r>
          </w:p>
        </w:tc>
        <w:tc>
          <w:tcPr>
            <w:tcW w:w="1386" w:type="dxa"/>
            <w:vAlign w:val="center"/>
          </w:tcPr>
          <w:p w14:paraId="2F1B387C">
            <w:pPr>
              <w:snapToGrid w:val="0"/>
              <w:spacing w:before="70" w:after="70" w:line="240" w:lineRule="auto"/>
              <w:ind w:firstLine="0"/>
              <w:jc w:val="left"/>
              <w:rPr>
                <w:sz w:val="21"/>
              </w:rPr>
            </w:pPr>
            <w:r>
              <w:rPr>
                <w:sz w:val="21"/>
                <w:szCs w:val="21"/>
              </w:rPr>
              <w:t>控制网布设</w:t>
            </w:r>
          </w:p>
        </w:tc>
        <w:tc>
          <w:tcPr>
            <w:tcW w:w="2226" w:type="dxa"/>
            <w:vAlign w:val="center"/>
          </w:tcPr>
          <w:p w14:paraId="4252C16B">
            <w:pPr>
              <w:snapToGrid w:val="0"/>
              <w:spacing w:before="70" w:after="70" w:line="240" w:lineRule="auto"/>
              <w:ind w:firstLine="0"/>
              <w:jc w:val="left"/>
              <w:rPr>
                <w:sz w:val="21"/>
              </w:rPr>
            </w:pPr>
            <w:r>
              <w:rPr>
                <w:sz w:val="21"/>
                <w:szCs w:val="21"/>
              </w:rPr>
              <w:t>选点、埋石/标记</w:t>
            </w:r>
          </w:p>
        </w:tc>
        <w:tc>
          <w:tcPr>
            <w:tcW w:w="1596" w:type="dxa"/>
            <w:vAlign w:val="center"/>
          </w:tcPr>
          <w:p w14:paraId="7BD2ED93">
            <w:pPr>
              <w:snapToGrid w:val="0"/>
              <w:spacing w:before="70" w:after="70" w:line="240" w:lineRule="auto"/>
              <w:ind w:firstLine="0"/>
              <w:jc w:val="left"/>
              <w:rPr>
                <w:sz w:val="21"/>
              </w:rPr>
            </w:pPr>
            <w:r>
              <w:rPr>
                <w:sz w:val="21"/>
                <w:szCs w:val="21"/>
              </w:rPr>
              <w:t>全站仪、钢钉</w:t>
            </w:r>
          </w:p>
        </w:tc>
        <w:tc>
          <w:tcPr>
            <w:tcW w:w="1774" w:type="dxa"/>
            <w:vAlign w:val="center"/>
          </w:tcPr>
          <w:p w14:paraId="65F11A15">
            <w:pPr>
              <w:snapToGrid w:val="0"/>
              <w:spacing w:before="70" w:after="70" w:line="240" w:lineRule="auto"/>
              <w:ind w:firstLine="0"/>
              <w:jc w:val="left"/>
              <w:rPr>
                <w:sz w:val="21"/>
              </w:rPr>
            </w:pPr>
            <w:r>
              <w:rPr>
                <w:sz w:val="21"/>
                <w:szCs w:val="21"/>
              </w:rPr>
              <w:t>通视良好</w:t>
            </w:r>
          </w:p>
        </w:tc>
        <w:tc>
          <w:tcPr>
            <w:tcW w:w="1596" w:type="dxa"/>
            <w:vAlign w:val="center"/>
          </w:tcPr>
          <w:p w14:paraId="6D82973B">
            <w:pPr>
              <w:snapToGrid w:val="0"/>
              <w:spacing w:before="70" w:after="70" w:line="240" w:lineRule="auto"/>
              <w:ind w:firstLine="0"/>
              <w:jc w:val="left"/>
              <w:rPr>
                <w:sz w:val="21"/>
              </w:rPr>
            </w:pPr>
            <w:r>
              <w:rPr>
                <w:sz w:val="21"/>
                <w:szCs w:val="21"/>
              </w:rPr>
              <w:t>避开临边</w:t>
            </w:r>
          </w:p>
        </w:tc>
      </w:tr>
      <w:tr w14:paraId="44974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3A2DB523">
            <w:pPr>
              <w:snapToGrid w:val="0"/>
              <w:spacing w:before="70" w:after="70" w:line="240" w:lineRule="auto"/>
              <w:ind w:firstLine="0"/>
              <w:jc w:val="center"/>
              <w:rPr>
                <w:sz w:val="21"/>
              </w:rPr>
            </w:pPr>
            <w:r>
              <w:rPr>
                <w:sz w:val="21"/>
                <w:szCs w:val="21"/>
              </w:rPr>
              <w:t>4</w:t>
            </w:r>
          </w:p>
        </w:tc>
        <w:tc>
          <w:tcPr>
            <w:tcW w:w="1386" w:type="dxa"/>
            <w:vAlign w:val="center"/>
          </w:tcPr>
          <w:p w14:paraId="068AD8E2">
            <w:pPr>
              <w:snapToGrid w:val="0"/>
              <w:spacing w:before="70" w:after="70" w:line="240" w:lineRule="auto"/>
              <w:ind w:firstLine="0"/>
              <w:jc w:val="left"/>
              <w:rPr>
                <w:sz w:val="21"/>
              </w:rPr>
            </w:pPr>
            <w:r>
              <w:rPr>
                <w:sz w:val="21"/>
                <w:szCs w:val="21"/>
              </w:rPr>
              <w:t>控制测量</w:t>
            </w:r>
          </w:p>
        </w:tc>
        <w:tc>
          <w:tcPr>
            <w:tcW w:w="2226" w:type="dxa"/>
            <w:vAlign w:val="center"/>
          </w:tcPr>
          <w:p w14:paraId="17AF0F6D">
            <w:pPr>
              <w:snapToGrid w:val="0"/>
              <w:spacing w:before="70" w:after="70" w:line="240" w:lineRule="auto"/>
              <w:ind w:firstLine="0"/>
              <w:jc w:val="left"/>
              <w:rPr>
                <w:sz w:val="21"/>
              </w:rPr>
            </w:pPr>
            <w:r>
              <w:rPr>
                <w:sz w:val="21"/>
                <w:szCs w:val="21"/>
              </w:rPr>
              <w:t>边角网观测</w:t>
            </w:r>
          </w:p>
        </w:tc>
        <w:tc>
          <w:tcPr>
            <w:tcW w:w="1596" w:type="dxa"/>
            <w:vAlign w:val="center"/>
          </w:tcPr>
          <w:p w14:paraId="31EF7A5A">
            <w:pPr>
              <w:snapToGrid w:val="0"/>
              <w:spacing w:before="70" w:after="70" w:line="240" w:lineRule="auto"/>
              <w:ind w:firstLine="0"/>
              <w:jc w:val="left"/>
              <w:rPr>
                <w:sz w:val="21"/>
              </w:rPr>
            </w:pPr>
            <w:r>
              <w:rPr>
                <w:sz w:val="21"/>
                <w:szCs w:val="21"/>
              </w:rPr>
              <w:t>全站仪</w:t>
            </w:r>
          </w:p>
        </w:tc>
        <w:tc>
          <w:tcPr>
            <w:tcW w:w="1774" w:type="dxa"/>
            <w:vAlign w:val="center"/>
          </w:tcPr>
          <w:p w14:paraId="4B35998C">
            <w:pPr>
              <w:snapToGrid w:val="0"/>
              <w:spacing w:before="70" w:after="70" w:line="240" w:lineRule="auto"/>
              <w:ind w:firstLine="0"/>
              <w:jc w:val="left"/>
              <w:rPr>
                <w:sz w:val="21"/>
              </w:rPr>
            </w:pPr>
            <w:r>
              <w:rPr>
                <w:sz w:val="21"/>
                <w:szCs w:val="21"/>
              </w:rPr>
              <w:t>闭合差达标</w:t>
            </w:r>
          </w:p>
        </w:tc>
        <w:tc>
          <w:tcPr>
            <w:tcW w:w="1596" w:type="dxa"/>
            <w:vAlign w:val="center"/>
          </w:tcPr>
          <w:p w14:paraId="62507B4E">
            <w:pPr>
              <w:snapToGrid w:val="0"/>
              <w:spacing w:before="70" w:after="70" w:line="240" w:lineRule="auto"/>
              <w:ind w:firstLine="0"/>
              <w:jc w:val="left"/>
              <w:rPr>
                <w:sz w:val="21"/>
              </w:rPr>
            </w:pPr>
            <w:r>
              <w:rPr>
                <w:sz w:val="21"/>
                <w:szCs w:val="21"/>
              </w:rPr>
              <w:t>仪器防摔</w:t>
            </w:r>
          </w:p>
        </w:tc>
      </w:tr>
      <w:tr w14:paraId="6BEF0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B30E5B8">
            <w:pPr>
              <w:snapToGrid w:val="0"/>
              <w:spacing w:before="70" w:after="70" w:line="240" w:lineRule="auto"/>
              <w:ind w:firstLine="0"/>
              <w:jc w:val="center"/>
              <w:rPr>
                <w:sz w:val="21"/>
              </w:rPr>
            </w:pPr>
            <w:r>
              <w:rPr>
                <w:sz w:val="21"/>
                <w:szCs w:val="21"/>
              </w:rPr>
              <w:t>5</w:t>
            </w:r>
          </w:p>
        </w:tc>
        <w:tc>
          <w:tcPr>
            <w:tcW w:w="1386" w:type="dxa"/>
            <w:vAlign w:val="center"/>
          </w:tcPr>
          <w:p w14:paraId="1DE9C3C0">
            <w:pPr>
              <w:snapToGrid w:val="0"/>
              <w:spacing w:before="70" w:after="70" w:line="240" w:lineRule="auto"/>
              <w:ind w:firstLine="0"/>
              <w:jc w:val="left"/>
              <w:rPr>
                <w:sz w:val="21"/>
              </w:rPr>
            </w:pPr>
            <w:r>
              <w:rPr>
                <w:sz w:val="21"/>
                <w:szCs w:val="21"/>
              </w:rPr>
              <w:t>高程联测</w:t>
            </w:r>
          </w:p>
        </w:tc>
        <w:tc>
          <w:tcPr>
            <w:tcW w:w="2226" w:type="dxa"/>
            <w:vAlign w:val="center"/>
          </w:tcPr>
          <w:p w14:paraId="2C0752A0">
            <w:pPr>
              <w:snapToGrid w:val="0"/>
              <w:spacing w:before="70" w:after="70" w:line="240" w:lineRule="auto"/>
              <w:ind w:firstLine="0"/>
              <w:jc w:val="left"/>
              <w:rPr>
                <w:sz w:val="21"/>
              </w:rPr>
            </w:pPr>
            <w:r>
              <w:rPr>
                <w:sz w:val="21"/>
                <w:szCs w:val="21"/>
              </w:rPr>
              <w:t>水准测量</w:t>
            </w:r>
          </w:p>
        </w:tc>
        <w:tc>
          <w:tcPr>
            <w:tcW w:w="1596" w:type="dxa"/>
            <w:vAlign w:val="center"/>
          </w:tcPr>
          <w:p w14:paraId="2FF98E9B">
            <w:pPr>
              <w:snapToGrid w:val="0"/>
              <w:spacing w:before="70" w:after="70" w:line="240" w:lineRule="auto"/>
              <w:ind w:firstLine="0"/>
              <w:jc w:val="left"/>
              <w:rPr>
                <w:sz w:val="21"/>
              </w:rPr>
            </w:pPr>
            <w:r>
              <w:rPr>
                <w:sz w:val="21"/>
                <w:szCs w:val="21"/>
              </w:rPr>
              <w:t>水准仪</w:t>
            </w:r>
          </w:p>
        </w:tc>
        <w:tc>
          <w:tcPr>
            <w:tcW w:w="1774" w:type="dxa"/>
            <w:vAlign w:val="center"/>
          </w:tcPr>
          <w:p w14:paraId="13E098EB">
            <w:pPr>
              <w:snapToGrid w:val="0"/>
              <w:spacing w:before="70" w:after="70" w:line="240" w:lineRule="auto"/>
              <w:ind w:firstLine="0"/>
              <w:jc w:val="left"/>
              <w:rPr>
                <w:sz w:val="21"/>
              </w:rPr>
            </w:pPr>
            <w:r>
              <w:rPr>
                <w:sz w:val="21"/>
                <w:szCs w:val="21"/>
              </w:rPr>
              <w:t>闭合差达标</w:t>
            </w:r>
          </w:p>
        </w:tc>
        <w:tc>
          <w:tcPr>
            <w:tcW w:w="1596" w:type="dxa"/>
            <w:vAlign w:val="center"/>
          </w:tcPr>
          <w:p w14:paraId="2A572339">
            <w:pPr>
              <w:snapToGrid w:val="0"/>
              <w:spacing w:before="70" w:after="70" w:line="240" w:lineRule="auto"/>
              <w:ind w:firstLine="0"/>
              <w:jc w:val="left"/>
              <w:rPr>
                <w:sz w:val="21"/>
              </w:rPr>
            </w:pPr>
            <w:r>
              <w:rPr>
                <w:sz w:val="21"/>
                <w:szCs w:val="21"/>
              </w:rPr>
              <w:t>防滑</w:t>
            </w:r>
          </w:p>
        </w:tc>
      </w:tr>
      <w:tr w14:paraId="05060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D402FB5">
            <w:pPr>
              <w:snapToGrid w:val="0"/>
              <w:spacing w:before="70" w:after="70" w:line="240" w:lineRule="auto"/>
              <w:ind w:firstLine="0"/>
              <w:jc w:val="center"/>
              <w:rPr>
                <w:sz w:val="21"/>
              </w:rPr>
            </w:pPr>
            <w:r>
              <w:rPr>
                <w:sz w:val="21"/>
                <w:szCs w:val="21"/>
              </w:rPr>
              <w:t>6</w:t>
            </w:r>
          </w:p>
        </w:tc>
        <w:tc>
          <w:tcPr>
            <w:tcW w:w="1386" w:type="dxa"/>
            <w:vAlign w:val="center"/>
          </w:tcPr>
          <w:p w14:paraId="32730301">
            <w:pPr>
              <w:snapToGrid w:val="0"/>
              <w:spacing w:before="70" w:after="70" w:line="240" w:lineRule="auto"/>
              <w:ind w:firstLine="0"/>
              <w:jc w:val="left"/>
              <w:rPr>
                <w:sz w:val="21"/>
              </w:rPr>
            </w:pPr>
            <w:r>
              <w:rPr>
                <w:sz w:val="21"/>
                <w:szCs w:val="21"/>
              </w:rPr>
              <w:t>设备架设</w:t>
            </w:r>
          </w:p>
        </w:tc>
        <w:tc>
          <w:tcPr>
            <w:tcW w:w="2226" w:type="dxa"/>
            <w:vAlign w:val="center"/>
          </w:tcPr>
          <w:p w14:paraId="01470573">
            <w:pPr>
              <w:snapToGrid w:val="0"/>
              <w:spacing w:before="70" w:after="70" w:line="240" w:lineRule="auto"/>
              <w:ind w:firstLine="0"/>
              <w:jc w:val="left"/>
              <w:rPr>
                <w:sz w:val="21"/>
              </w:rPr>
            </w:pPr>
            <w:r>
              <w:rPr>
                <w:sz w:val="21"/>
                <w:szCs w:val="21"/>
              </w:rPr>
              <w:t>调平、锁紧</w:t>
            </w:r>
          </w:p>
        </w:tc>
        <w:tc>
          <w:tcPr>
            <w:tcW w:w="1596" w:type="dxa"/>
            <w:vAlign w:val="center"/>
          </w:tcPr>
          <w:p w14:paraId="1CA8B637">
            <w:pPr>
              <w:snapToGrid w:val="0"/>
              <w:spacing w:before="70" w:after="70" w:line="240" w:lineRule="auto"/>
              <w:ind w:firstLine="0"/>
              <w:jc w:val="left"/>
              <w:rPr>
                <w:sz w:val="21"/>
              </w:rPr>
            </w:pPr>
            <w:r>
              <w:rPr>
                <w:sz w:val="21"/>
                <w:szCs w:val="21"/>
              </w:rPr>
              <w:t>三脚架</w:t>
            </w:r>
          </w:p>
        </w:tc>
        <w:tc>
          <w:tcPr>
            <w:tcW w:w="1774" w:type="dxa"/>
            <w:vAlign w:val="center"/>
          </w:tcPr>
          <w:p w14:paraId="0F63209F">
            <w:pPr>
              <w:snapToGrid w:val="0"/>
              <w:spacing w:before="70" w:after="70" w:line="240" w:lineRule="auto"/>
              <w:ind w:firstLine="0"/>
              <w:jc w:val="left"/>
              <w:rPr>
                <w:sz w:val="21"/>
              </w:rPr>
            </w:pPr>
            <w:r>
              <w:rPr>
                <w:sz w:val="21"/>
                <w:szCs w:val="21"/>
              </w:rPr>
              <w:t>气泡居中</w:t>
            </w:r>
          </w:p>
        </w:tc>
        <w:tc>
          <w:tcPr>
            <w:tcW w:w="1596" w:type="dxa"/>
            <w:vAlign w:val="center"/>
          </w:tcPr>
          <w:p w14:paraId="68E71B0F">
            <w:pPr>
              <w:snapToGrid w:val="0"/>
              <w:spacing w:before="70" w:after="70" w:line="240" w:lineRule="auto"/>
              <w:ind w:firstLine="0"/>
              <w:jc w:val="left"/>
              <w:rPr>
                <w:sz w:val="21"/>
              </w:rPr>
            </w:pPr>
            <w:r>
              <w:rPr>
                <w:sz w:val="21"/>
                <w:szCs w:val="21"/>
              </w:rPr>
              <w:t>防倾倒</w:t>
            </w:r>
          </w:p>
        </w:tc>
      </w:tr>
      <w:tr w14:paraId="4338A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31B2D7F">
            <w:pPr>
              <w:snapToGrid w:val="0"/>
              <w:spacing w:before="70" w:after="70" w:line="240" w:lineRule="auto"/>
              <w:ind w:firstLine="0"/>
              <w:jc w:val="center"/>
              <w:rPr>
                <w:sz w:val="21"/>
              </w:rPr>
            </w:pPr>
            <w:r>
              <w:rPr>
                <w:sz w:val="21"/>
                <w:szCs w:val="21"/>
              </w:rPr>
              <w:t>7</w:t>
            </w:r>
          </w:p>
        </w:tc>
        <w:tc>
          <w:tcPr>
            <w:tcW w:w="1386" w:type="dxa"/>
            <w:vAlign w:val="center"/>
          </w:tcPr>
          <w:p w14:paraId="54AD4EE8">
            <w:pPr>
              <w:snapToGrid w:val="0"/>
              <w:spacing w:before="70" w:after="70" w:line="240" w:lineRule="auto"/>
              <w:ind w:firstLine="0"/>
              <w:jc w:val="left"/>
              <w:rPr>
                <w:sz w:val="21"/>
              </w:rPr>
            </w:pPr>
            <w:r>
              <w:rPr>
                <w:sz w:val="21"/>
                <w:szCs w:val="21"/>
              </w:rPr>
              <w:t>通电自检</w:t>
            </w:r>
          </w:p>
        </w:tc>
        <w:tc>
          <w:tcPr>
            <w:tcW w:w="2226" w:type="dxa"/>
            <w:vAlign w:val="center"/>
          </w:tcPr>
          <w:p w14:paraId="17B8F818">
            <w:pPr>
              <w:snapToGrid w:val="0"/>
              <w:spacing w:before="70" w:after="70" w:line="240" w:lineRule="auto"/>
              <w:ind w:firstLine="0"/>
              <w:jc w:val="left"/>
              <w:rPr>
                <w:sz w:val="21"/>
              </w:rPr>
            </w:pPr>
            <w:r>
              <w:rPr>
                <w:sz w:val="21"/>
                <w:szCs w:val="21"/>
              </w:rPr>
              <w:t>逐项检查</w:t>
            </w:r>
          </w:p>
        </w:tc>
        <w:tc>
          <w:tcPr>
            <w:tcW w:w="1596" w:type="dxa"/>
            <w:vAlign w:val="center"/>
          </w:tcPr>
          <w:p w14:paraId="2E127415">
            <w:pPr>
              <w:snapToGrid w:val="0"/>
              <w:spacing w:before="70" w:after="70" w:line="240" w:lineRule="auto"/>
              <w:ind w:firstLine="0"/>
              <w:jc w:val="left"/>
              <w:rPr>
                <w:sz w:val="21"/>
              </w:rPr>
            </w:pPr>
            <w:r>
              <w:rPr>
                <w:sz w:val="21"/>
                <w:szCs w:val="21"/>
              </w:rPr>
              <w:t>自检表</w:t>
            </w:r>
          </w:p>
        </w:tc>
        <w:tc>
          <w:tcPr>
            <w:tcW w:w="1774" w:type="dxa"/>
            <w:vAlign w:val="center"/>
          </w:tcPr>
          <w:p w14:paraId="14FC086C">
            <w:pPr>
              <w:snapToGrid w:val="0"/>
              <w:spacing w:before="70" w:after="70" w:line="240" w:lineRule="auto"/>
              <w:ind w:firstLine="0"/>
              <w:jc w:val="left"/>
              <w:rPr>
                <w:sz w:val="21"/>
              </w:rPr>
            </w:pPr>
            <w:r>
              <w:rPr>
                <w:sz w:val="21"/>
                <w:szCs w:val="21"/>
              </w:rPr>
              <w:t>全部通过</w:t>
            </w:r>
          </w:p>
        </w:tc>
        <w:tc>
          <w:tcPr>
            <w:tcW w:w="1596" w:type="dxa"/>
            <w:vAlign w:val="center"/>
          </w:tcPr>
          <w:p w14:paraId="23DBD2F4">
            <w:pPr>
              <w:snapToGrid w:val="0"/>
              <w:spacing w:before="70" w:after="70" w:line="240" w:lineRule="auto"/>
              <w:ind w:firstLine="0"/>
              <w:jc w:val="left"/>
              <w:rPr>
                <w:sz w:val="21"/>
              </w:rPr>
            </w:pPr>
            <w:r>
              <w:rPr>
                <w:sz w:val="21"/>
                <w:szCs w:val="21"/>
              </w:rPr>
              <w:t>漏电保护</w:t>
            </w:r>
          </w:p>
        </w:tc>
      </w:tr>
      <w:tr w14:paraId="534E1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01A93BE">
            <w:pPr>
              <w:snapToGrid w:val="0"/>
              <w:spacing w:before="70" w:after="70" w:line="240" w:lineRule="auto"/>
              <w:ind w:firstLine="0"/>
              <w:jc w:val="center"/>
              <w:rPr>
                <w:sz w:val="21"/>
              </w:rPr>
            </w:pPr>
            <w:r>
              <w:rPr>
                <w:sz w:val="21"/>
                <w:szCs w:val="21"/>
              </w:rPr>
              <w:t>8</w:t>
            </w:r>
          </w:p>
        </w:tc>
        <w:tc>
          <w:tcPr>
            <w:tcW w:w="1386" w:type="dxa"/>
            <w:vAlign w:val="center"/>
          </w:tcPr>
          <w:p w14:paraId="46A2D776">
            <w:pPr>
              <w:snapToGrid w:val="0"/>
              <w:spacing w:before="70" w:after="70" w:line="240" w:lineRule="auto"/>
              <w:ind w:firstLine="0"/>
              <w:jc w:val="left"/>
              <w:rPr>
                <w:sz w:val="21"/>
              </w:rPr>
            </w:pPr>
            <w:r>
              <w:rPr>
                <w:sz w:val="21"/>
                <w:szCs w:val="21"/>
              </w:rPr>
              <w:t>相机标定</w:t>
            </w:r>
          </w:p>
        </w:tc>
        <w:tc>
          <w:tcPr>
            <w:tcW w:w="2226" w:type="dxa"/>
            <w:vAlign w:val="center"/>
          </w:tcPr>
          <w:p w14:paraId="70309205">
            <w:pPr>
              <w:snapToGrid w:val="0"/>
              <w:spacing w:before="70" w:after="70" w:line="240" w:lineRule="auto"/>
              <w:ind w:firstLine="0"/>
              <w:jc w:val="left"/>
              <w:rPr>
                <w:sz w:val="21"/>
              </w:rPr>
            </w:pPr>
            <w:r>
              <w:rPr>
                <w:sz w:val="21"/>
                <w:szCs w:val="21"/>
              </w:rPr>
              <w:t>采集标定影像</w:t>
            </w:r>
          </w:p>
        </w:tc>
        <w:tc>
          <w:tcPr>
            <w:tcW w:w="1596" w:type="dxa"/>
            <w:vAlign w:val="center"/>
          </w:tcPr>
          <w:p w14:paraId="125EC6F3">
            <w:pPr>
              <w:snapToGrid w:val="0"/>
              <w:spacing w:before="70" w:after="70" w:line="240" w:lineRule="auto"/>
              <w:ind w:firstLine="0"/>
              <w:jc w:val="left"/>
              <w:rPr>
                <w:sz w:val="21"/>
              </w:rPr>
            </w:pPr>
            <w:r>
              <w:rPr>
                <w:sz w:val="21"/>
                <w:szCs w:val="21"/>
              </w:rPr>
              <w:t>标定场</w:t>
            </w:r>
          </w:p>
        </w:tc>
        <w:tc>
          <w:tcPr>
            <w:tcW w:w="1774" w:type="dxa"/>
            <w:vAlign w:val="center"/>
          </w:tcPr>
          <w:p w14:paraId="590318F0">
            <w:pPr>
              <w:snapToGrid w:val="0"/>
              <w:spacing w:before="70" w:after="70" w:line="240" w:lineRule="auto"/>
              <w:ind w:firstLine="0"/>
              <w:jc w:val="left"/>
              <w:rPr>
                <w:sz w:val="21"/>
              </w:rPr>
            </w:pPr>
            <w:r>
              <w:rPr>
                <w:sz w:val="21"/>
                <w:szCs w:val="21"/>
              </w:rPr>
              <w:t>残差 ≤0.3 pixel</w:t>
            </w:r>
          </w:p>
        </w:tc>
        <w:tc>
          <w:tcPr>
            <w:tcW w:w="1596" w:type="dxa"/>
            <w:vAlign w:val="center"/>
          </w:tcPr>
          <w:p w14:paraId="66E0A606">
            <w:pPr>
              <w:snapToGrid w:val="0"/>
              <w:spacing w:before="70" w:after="70" w:line="240" w:lineRule="auto"/>
              <w:ind w:firstLine="0"/>
              <w:jc w:val="left"/>
              <w:rPr>
                <w:sz w:val="21"/>
              </w:rPr>
            </w:pPr>
            <w:r>
              <w:rPr>
                <w:sz w:val="21"/>
                <w:szCs w:val="21"/>
              </w:rPr>
              <w:t>设备固定</w:t>
            </w:r>
          </w:p>
        </w:tc>
      </w:tr>
      <w:tr w14:paraId="6C5E1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4F5620E">
            <w:pPr>
              <w:snapToGrid w:val="0"/>
              <w:spacing w:before="70" w:after="70" w:line="240" w:lineRule="auto"/>
              <w:ind w:firstLine="0"/>
              <w:jc w:val="center"/>
              <w:rPr>
                <w:sz w:val="21"/>
              </w:rPr>
            </w:pPr>
            <w:r>
              <w:rPr>
                <w:sz w:val="21"/>
                <w:szCs w:val="21"/>
              </w:rPr>
              <w:t>9</w:t>
            </w:r>
          </w:p>
        </w:tc>
        <w:tc>
          <w:tcPr>
            <w:tcW w:w="1386" w:type="dxa"/>
            <w:vAlign w:val="center"/>
          </w:tcPr>
          <w:p w14:paraId="04BF9F36">
            <w:pPr>
              <w:snapToGrid w:val="0"/>
              <w:spacing w:before="70" w:after="70" w:line="240" w:lineRule="auto"/>
              <w:ind w:firstLine="0"/>
              <w:jc w:val="left"/>
              <w:rPr>
                <w:sz w:val="21"/>
              </w:rPr>
            </w:pPr>
            <w:r>
              <w:rPr>
                <w:sz w:val="21"/>
                <w:szCs w:val="21"/>
              </w:rPr>
              <w:t>控制点联测</w:t>
            </w:r>
          </w:p>
        </w:tc>
        <w:tc>
          <w:tcPr>
            <w:tcW w:w="2226" w:type="dxa"/>
            <w:vAlign w:val="center"/>
          </w:tcPr>
          <w:p w14:paraId="464B924A">
            <w:pPr>
              <w:snapToGrid w:val="0"/>
              <w:spacing w:before="70" w:after="70" w:line="240" w:lineRule="auto"/>
              <w:ind w:firstLine="0"/>
              <w:jc w:val="left"/>
              <w:rPr>
                <w:sz w:val="21"/>
              </w:rPr>
            </w:pPr>
            <w:r>
              <w:rPr>
                <w:sz w:val="21"/>
                <w:szCs w:val="21"/>
              </w:rPr>
              <w:t>测量控制点</w:t>
            </w:r>
          </w:p>
        </w:tc>
        <w:tc>
          <w:tcPr>
            <w:tcW w:w="1596" w:type="dxa"/>
            <w:vAlign w:val="center"/>
          </w:tcPr>
          <w:p w14:paraId="5C37F926">
            <w:pPr>
              <w:snapToGrid w:val="0"/>
              <w:spacing w:before="70" w:after="70" w:line="240" w:lineRule="auto"/>
              <w:ind w:firstLine="0"/>
              <w:jc w:val="left"/>
              <w:rPr>
                <w:sz w:val="21"/>
              </w:rPr>
            </w:pPr>
            <w:r>
              <w:rPr>
                <w:sz w:val="21"/>
                <w:szCs w:val="21"/>
              </w:rPr>
              <w:t>全站仪</w:t>
            </w:r>
          </w:p>
        </w:tc>
        <w:tc>
          <w:tcPr>
            <w:tcW w:w="1774" w:type="dxa"/>
            <w:vAlign w:val="center"/>
          </w:tcPr>
          <w:p w14:paraId="6A5DFF98">
            <w:pPr>
              <w:snapToGrid w:val="0"/>
              <w:spacing w:before="70" w:after="70" w:line="240" w:lineRule="auto"/>
              <w:ind w:firstLine="0"/>
              <w:jc w:val="left"/>
              <w:rPr>
                <w:sz w:val="21"/>
              </w:rPr>
            </w:pPr>
            <w:r>
              <w:rPr>
                <w:sz w:val="21"/>
                <w:szCs w:val="21"/>
              </w:rPr>
              <w:t>精度达标</w:t>
            </w:r>
          </w:p>
        </w:tc>
        <w:tc>
          <w:tcPr>
            <w:tcW w:w="1596" w:type="dxa"/>
            <w:vAlign w:val="center"/>
          </w:tcPr>
          <w:p w14:paraId="33234D6D">
            <w:pPr>
              <w:snapToGrid w:val="0"/>
              <w:spacing w:before="70" w:after="70" w:line="240" w:lineRule="auto"/>
              <w:ind w:firstLine="0"/>
              <w:jc w:val="left"/>
              <w:rPr>
                <w:sz w:val="21"/>
              </w:rPr>
            </w:pPr>
            <w:r>
              <w:rPr>
                <w:rFonts w:hint="eastAsia"/>
                <w:sz w:val="21"/>
                <w:szCs w:val="21"/>
              </w:rPr>
              <w:t>-</w:t>
            </w:r>
          </w:p>
        </w:tc>
      </w:tr>
      <w:tr w14:paraId="4FA5C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056C3FB">
            <w:pPr>
              <w:snapToGrid w:val="0"/>
              <w:spacing w:before="70" w:after="70" w:line="240" w:lineRule="auto"/>
              <w:ind w:firstLine="0"/>
              <w:jc w:val="center"/>
              <w:rPr>
                <w:sz w:val="21"/>
              </w:rPr>
            </w:pPr>
            <w:r>
              <w:rPr>
                <w:sz w:val="21"/>
                <w:szCs w:val="21"/>
              </w:rPr>
              <w:t>10</w:t>
            </w:r>
          </w:p>
        </w:tc>
        <w:tc>
          <w:tcPr>
            <w:tcW w:w="1386" w:type="dxa"/>
            <w:vAlign w:val="center"/>
          </w:tcPr>
          <w:p w14:paraId="4BA97163">
            <w:pPr>
              <w:snapToGrid w:val="0"/>
              <w:spacing w:before="70" w:after="70" w:line="240" w:lineRule="auto"/>
              <w:ind w:firstLine="0"/>
              <w:jc w:val="left"/>
              <w:rPr>
                <w:sz w:val="21"/>
              </w:rPr>
            </w:pPr>
            <w:r>
              <w:rPr>
                <w:sz w:val="21"/>
                <w:szCs w:val="21"/>
              </w:rPr>
              <w:t>试扫</w:t>
            </w:r>
          </w:p>
        </w:tc>
        <w:tc>
          <w:tcPr>
            <w:tcW w:w="2226" w:type="dxa"/>
            <w:vAlign w:val="center"/>
          </w:tcPr>
          <w:p w14:paraId="3E6FD0E3">
            <w:pPr>
              <w:snapToGrid w:val="0"/>
              <w:spacing w:before="70" w:after="70" w:line="240" w:lineRule="auto"/>
              <w:ind w:firstLine="0"/>
              <w:jc w:val="left"/>
              <w:rPr>
                <w:sz w:val="21"/>
              </w:rPr>
            </w:pPr>
            <w:r>
              <w:rPr>
                <w:sz w:val="21"/>
                <w:szCs w:val="21"/>
              </w:rPr>
              <w:t>选择区域试采</w:t>
            </w:r>
          </w:p>
        </w:tc>
        <w:tc>
          <w:tcPr>
            <w:tcW w:w="1596" w:type="dxa"/>
            <w:vAlign w:val="center"/>
          </w:tcPr>
          <w:p w14:paraId="62AD59D9">
            <w:pPr>
              <w:snapToGrid w:val="0"/>
              <w:spacing w:before="70" w:after="70" w:line="240" w:lineRule="auto"/>
              <w:ind w:firstLine="0"/>
              <w:jc w:val="left"/>
              <w:rPr>
                <w:sz w:val="21"/>
              </w:rPr>
            </w:pPr>
            <w:r>
              <w:rPr>
                <w:sz w:val="21"/>
                <w:szCs w:val="21"/>
              </w:rPr>
              <w:t>采集系统</w:t>
            </w:r>
          </w:p>
        </w:tc>
        <w:tc>
          <w:tcPr>
            <w:tcW w:w="1774" w:type="dxa"/>
            <w:vAlign w:val="center"/>
          </w:tcPr>
          <w:p w14:paraId="2F5CBB51">
            <w:pPr>
              <w:snapToGrid w:val="0"/>
              <w:spacing w:before="70" w:after="70" w:line="240" w:lineRule="auto"/>
              <w:ind w:firstLine="0"/>
              <w:jc w:val="left"/>
              <w:rPr>
                <w:sz w:val="21"/>
              </w:rPr>
            </w:pPr>
            <w:r>
              <w:rPr>
                <w:sz w:val="21"/>
                <w:szCs w:val="21"/>
              </w:rPr>
              <w:t>参数合理</w:t>
            </w:r>
          </w:p>
        </w:tc>
        <w:tc>
          <w:tcPr>
            <w:tcW w:w="1596" w:type="dxa"/>
            <w:vAlign w:val="center"/>
          </w:tcPr>
          <w:p w14:paraId="138AD1F8">
            <w:pPr>
              <w:snapToGrid w:val="0"/>
              <w:spacing w:before="70" w:after="70" w:line="240" w:lineRule="auto"/>
              <w:ind w:firstLine="0"/>
              <w:jc w:val="left"/>
              <w:rPr>
                <w:sz w:val="21"/>
              </w:rPr>
            </w:pPr>
            <w:r>
              <w:rPr>
                <w:sz w:val="21"/>
                <w:szCs w:val="21"/>
              </w:rPr>
              <w:t>通行安全</w:t>
            </w:r>
          </w:p>
        </w:tc>
      </w:tr>
      <w:tr w14:paraId="564E1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268712A5">
            <w:pPr>
              <w:snapToGrid w:val="0"/>
              <w:spacing w:before="70" w:after="70" w:line="240" w:lineRule="auto"/>
              <w:ind w:firstLine="0"/>
              <w:jc w:val="center"/>
              <w:rPr>
                <w:sz w:val="21"/>
              </w:rPr>
            </w:pPr>
            <w:r>
              <w:rPr>
                <w:sz w:val="21"/>
                <w:szCs w:val="21"/>
              </w:rPr>
              <w:t>11</w:t>
            </w:r>
          </w:p>
        </w:tc>
        <w:tc>
          <w:tcPr>
            <w:tcW w:w="1386" w:type="dxa"/>
            <w:vAlign w:val="center"/>
          </w:tcPr>
          <w:p w14:paraId="26E301C2">
            <w:pPr>
              <w:snapToGrid w:val="0"/>
              <w:spacing w:before="70" w:after="70" w:line="240" w:lineRule="auto"/>
              <w:ind w:firstLine="0"/>
              <w:jc w:val="left"/>
              <w:rPr>
                <w:sz w:val="21"/>
              </w:rPr>
            </w:pPr>
            <w:r>
              <w:rPr>
                <w:sz w:val="21"/>
                <w:szCs w:val="21"/>
              </w:rPr>
              <w:t>分区采集</w:t>
            </w:r>
          </w:p>
        </w:tc>
        <w:tc>
          <w:tcPr>
            <w:tcW w:w="2226" w:type="dxa"/>
            <w:vAlign w:val="center"/>
          </w:tcPr>
          <w:p w14:paraId="6DC743B2">
            <w:pPr>
              <w:snapToGrid w:val="0"/>
              <w:spacing w:before="70" w:after="70" w:line="240" w:lineRule="auto"/>
              <w:ind w:firstLine="0"/>
              <w:jc w:val="left"/>
              <w:rPr>
                <w:sz w:val="21"/>
              </w:rPr>
            </w:pPr>
            <w:r>
              <w:rPr>
                <w:sz w:val="21"/>
                <w:szCs w:val="21"/>
              </w:rPr>
              <w:t>按顺序采集</w:t>
            </w:r>
          </w:p>
        </w:tc>
        <w:tc>
          <w:tcPr>
            <w:tcW w:w="1596" w:type="dxa"/>
            <w:vAlign w:val="center"/>
          </w:tcPr>
          <w:p w14:paraId="107CE3CD">
            <w:pPr>
              <w:snapToGrid w:val="0"/>
              <w:spacing w:before="70" w:after="70" w:line="240" w:lineRule="auto"/>
              <w:ind w:firstLine="0"/>
              <w:jc w:val="left"/>
              <w:rPr>
                <w:sz w:val="21"/>
              </w:rPr>
            </w:pPr>
            <w:r>
              <w:rPr>
                <w:sz w:val="21"/>
                <w:szCs w:val="21"/>
              </w:rPr>
              <w:t>采集系统</w:t>
            </w:r>
          </w:p>
        </w:tc>
        <w:tc>
          <w:tcPr>
            <w:tcW w:w="1774" w:type="dxa"/>
            <w:vAlign w:val="center"/>
          </w:tcPr>
          <w:p w14:paraId="223BE4C0">
            <w:pPr>
              <w:snapToGrid w:val="0"/>
              <w:spacing w:before="70" w:after="70" w:line="240" w:lineRule="auto"/>
              <w:ind w:firstLine="0"/>
              <w:jc w:val="left"/>
              <w:rPr>
                <w:sz w:val="21"/>
              </w:rPr>
            </w:pPr>
            <w:r>
              <w:rPr>
                <w:sz w:val="21"/>
                <w:szCs w:val="21"/>
              </w:rPr>
              <w:t>覆盖率 ≥98%</w:t>
            </w:r>
          </w:p>
        </w:tc>
        <w:tc>
          <w:tcPr>
            <w:tcW w:w="1596" w:type="dxa"/>
            <w:vAlign w:val="center"/>
          </w:tcPr>
          <w:p w14:paraId="6EC352D8">
            <w:pPr>
              <w:snapToGrid w:val="0"/>
              <w:spacing w:before="70" w:after="70" w:line="240" w:lineRule="auto"/>
              <w:ind w:firstLine="0"/>
              <w:jc w:val="left"/>
              <w:rPr>
                <w:sz w:val="21"/>
              </w:rPr>
            </w:pPr>
            <w:r>
              <w:rPr>
                <w:sz w:val="21"/>
                <w:szCs w:val="21"/>
              </w:rPr>
              <w:t>注意孔洞</w:t>
            </w:r>
          </w:p>
        </w:tc>
      </w:tr>
      <w:tr w14:paraId="5D7D5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C17074B">
            <w:pPr>
              <w:snapToGrid w:val="0"/>
              <w:spacing w:before="70" w:after="70" w:line="240" w:lineRule="auto"/>
              <w:ind w:firstLine="0"/>
              <w:jc w:val="center"/>
              <w:rPr>
                <w:sz w:val="21"/>
              </w:rPr>
            </w:pPr>
            <w:r>
              <w:rPr>
                <w:sz w:val="21"/>
                <w:szCs w:val="21"/>
              </w:rPr>
              <w:t>12</w:t>
            </w:r>
          </w:p>
        </w:tc>
        <w:tc>
          <w:tcPr>
            <w:tcW w:w="1386" w:type="dxa"/>
            <w:vAlign w:val="center"/>
          </w:tcPr>
          <w:p w14:paraId="6A7F6CCF">
            <w:pPr>
              <w:snapToGrid w:val="0"/>
              <w:spacing w:before="70" w:after="70" w:line="240" w:lineRule="auto"/>
              <w:ind w:firstLine="0"/>
              <w:jc w:val="left"/>
              <w:rPr>
                <w:sz w:val="21"/>
              </w:rPr>
            </w:pPr>
            <w:r>
              <w:rPr>
                <w:sz w:val="21"/>
                <w:szCs w:val="21"/>
              </w:rPr>
              <w:t>现场质检</w:t>
            </w:r>
          </w:p>
        </w:tc>
        <w:tc>
          <w:tcPr>
            <w:tcW w:w="2226" w:type="dxa"/>
            <w:vAlign w:val="center"/>
          </w:tcPr>
          <w:p w14:paraId="357E339E">
            <w:pPr>
              <w:snapToGrid w:val="0"/>
              <w:spacing w:before="70" w:after="70" w:line="240" w:lineRule="auto"/>
              <w:ind w:firstLine="0"/>
              <w:jc w:val="left"/>
              <w:rPr>
                <w:sz w:val="21"/>
              </w:rPr>
            </w:pPr>
            <w:r>
              <w:rPr>
                <w:sz w:val="21"/>
                <w:szCs w:val="21"/>
              </w:rPr>
              <w:t>检查覆盖率/重叠</w:t>
            </w:r>
          </w:p>
        </w:tc>
        <w:tc>
          <w:tcPr>
            <w:tcW w:w="1596" w:type="dxa"/>
            <w:vAlign w:val="center"/>
          </w:tcPr>
          <w:p w14:paraId="458EF5E3">
            <w:pPr>
              <w:snapToGrid w:val="0"/>
              <w:spacing w:before="70" w:after="70" w:line="240" w:lineRule="auto"/>
              <w:ind w:firstLine="0"/>
              <w:jc w:val="left"/>
              <w:rPr>
                <w:sz w:val="21"/>
              </w:rPr>
            </w:pPr>
            <w:r>
              <w:rPr>
                <w:sz w:val="21"/>
                <w:szCs w:val="21"/>
              </w:rPr>
              <w:t>软件</w:t>
            </w:r>
          </w:p>
        </w:tc>
        <w:tc>
          <w:tcPr>
            <w:tcW w:w="1774" w:type="dxa"/>
            <w:vAlign w:val="center"/>
          </w:tcPr>
          <w:p w14:paraId="187BD5DE">
            <w:pPr>
              <w:snapToGrid w:val="0"/>
              <w:spacing w:before="70" w:after="70" w:line="240" w:lineRule="auto"/>
              <w:ind w:firstLine="0"/>
              <w:jc w:val="left"/>
              <w:rPr>
                <w:sz w:val="21"/>
              </w:rPr>
            </w:pPr>
            <w:r>
              <w:rPr>
                <w:sz w:val="21"/>
                <w:szCs w:val="21"/>
              </w:rPr>
              <w:t>合格</w:t>
            </w:r>
          </w:p>
        </w:tc>
        <w:tc>
          <w:tcPr>
            <w:tcW w:w="1596" w:type="dxa"/>
            <w:vAlign w:val="center"/>
          </w:tcPr>
          <w:p w14:paraId="61C8554D">
            <w:pPr>
              <w:snapToGrid w:val="0"/>
              <w:spacing w:before="70" w:after="70" w:line="240" w:lineRule="auto"/>
              <w:ind w:firstLine="0"/>
              <w:jc w:val="left"/>
              <w:rPr>
                <w:sz w:val="21"/>
              </w:rPr>
            </w:pPr>
            <w:r>
              <w:rPr>
                <w:rFonts w:hint="eastAsia"/>
                <w:sz w:val="21"/>
                <w:szCs w:val="21"/>
              </w:rPr>
              <w:t>-</w:t>
            </w:r>
          </w:p>
        </w:tc>
      </w:tr>
      <w:tr w14:paraId="68227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2CC80E94">
            <w:pPr>
              <w:snapToGrid w:val="0"/>
              <w:spacing w:before="70" w:after="70" w:line="240" w:lineRule="auto"/>
              <w:ind w:firstLine="0"/>
              <w:jc w:val="center"/>
              <w:rPr>
                <w:sz w:val="21"/>
              </w:rPr>
            </w:pPr>
            <w:r>
              <w:rPr>
                <w:sz w:val="21"/>
                <w:szCs w:val="21"/>
              </w:rPr>
              <w:t>13</w:t>
            </w:r>
          </w:p>
        </w:tc>
        <w:tc>
          <w:tcPr>
            <w:tcW w:w="1386" w:type="dxa"/>
            <w:vAlign w:val="center"/>
          </w:tcPr>
          <w:p w14:paraId="11E3FEE3">
            <w:pPr>
              <w:snapToGrid w:val="0"/>
              <w:spacing w:before="70" w:after="70" w:line="240" w:lineRule="auto"/>
              <w:ind w:firstLine="0"/>
              <w:jc w:val="left"/>
              <w:rPr>
                <w:sz w:val="21"/>
              </w:rPr>
            </w:pPr>
            <w:r>
              <w:rPr>
                <w:sz w:val="21"/>
                <w:szCs w:val="21"/>
              </w:rPr>
              <w:t>补扫</w:t>
            </w:r>
          </w:p>
        </w:tc>
        <w:tc>
          <w:tcPr>
            <w:tcW w:w="2226" w:type="dxa"/>
            <w:vAlign w:val="center"/>
          </w:tcPr>
          <w:p w14:paraId="72B60A00">
            <w:pPr>
              <w:snapToGrid w:val="0"/>
              <w:spacing w:before="70" w:after="70" w:line="240" w:lineRule="auto"/>
              <w:ind w:firstLine="0"/>
              <w:jc w:val="left"/>
              <w:rPr>
                <w:sz w:val="21"/>
              </w:rPr>
            </w:pPr>
            <w:r>
              <w:rPr>
                <w:sz w:val="21"/>
                <w:szCs w:val="21"/>
              </w:rPr>
              <w:t>补采不合格区</w:t>
            </w:r>
          </w:p>
        </w:tc>
        <w:tc>
          <w:tcPr>
            <w:tcW w:w="1596" w:type="dxa"/>
            <w:vAlign w:val="center"/>
          </w:tcPr>
          <w:p w14:paraId="4CAAA367">
            <w:pPr>
              <w:snapToGrid w:val="0"/>
              <w:spacing w:before="70" w:after="70" w:line="240" w:lineRule="auto"/>
              <w:ind w:firstLine="0"/>
              <w:jc w:val="left"/>
              <w:rPr>
                <w:sz w:val="21"/>
              </w:rPr>
            </w:pPr>
            <w:r>
              <w:rPr>
                <w:sz w:val="21"/>
                <w:szCs w:val="21"/>
              </w:rPr>
              <w:t>采集系统</w:t>
            </w:r>
          </w:p>
        </w:tc>
        <w:tc>
          <w:tcPr>
            <w:tcW w:w="1774" w:type="dxa"/>
            <w:vAlign w:val="center"/>
          </w:tcPr>
          <w:p w14:paraId="494B7491">
            <w:pPr>
              <w:snapToGrid w:val="0"/>
              <w:spacing w:before="70" w:after="70" w:line="240" w:lineRule="auto"/>
              <w:ind w:firstLine="0"/>
              <w:jc w:val="left"/>
              <w:rPr>
                <w:sz w:val="21"/>
              </w:rPr>
            </w:pPr>
            <w:r>
              <w:rPr>
                <w:sz w:val="21"/>
                <w:szCs w:val="21"/>
              </w:rPr>
              <w:t>合格</w:t>
            </w:r>
          </w:p>
        </w:tc>
        <w:tc>
          <w:tcPr>
            <w:tcW w:w="1596" w:type="dxa"/>
            <w:vAlign w:val="center"/>
          </w:tcPr>
          <w:p w14:paraId="6EC3C9D2">
            <w:pPr>
              <w:snapToGrid w:val="0"/>
              <w:spacing w:before="70" w:after="70" w:line="240" w:lineRule="auto"/>
              <w:ind w:firstLine="0"/>
              <w:jc w:val="left"/>
              <w:rPr>
                <w:sz w:val="21"/>
              </w:rPr>
            </w:pPr>
            <w:r>
              <w:rPr>
                <w:sz w:val="21"/>
                <w:szCs w:val="21"/>
              </w:rPr>
              <w:t>同上</w:t>
            </w:r>
          </w:p>
        </w:tc>
      </w:tr>
      <w:tr w14:paraId="539D4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CBF6D56">
            <w:pPr>
              <w:snapToGrid w:val="0"/>
              <w:spacing w:before="70" w:after="70" w:line="240" w:lineRule="auto"/>
              <w:ind w:firstLine="0"/>
              <w:jc w:val="center"/>
              <w:rPr>
                <w:sz w:val="21"/>
              </w:rPr>
            </w:pPr>
            <w:r>
              <w:rPr>
                <w:sz w:val="21"/>
                <w:szCs w:val="21"/>
              </w:rPr>
              <w:t>14</w:t>
            </w:r>
          </w:p>
        </w:tc>
        <w:tc>
          <w:tcPr>
            <w:tcW w:w="1386" w:type="dxa"/>
            <w:vAlign w:val="center"/>
          </w:tcPr>
          <w:p w14:paraId="26D234E4">
            <w:pPr>
              <w:snapToGrid w:val="0"/>
              <w:spacing w:before="70" w:after="70" w:line="240" w:lineRule="auto"/>
              <w:ind w:firstLine="0"/>
              <w:jc w:val="left"/>
              <w:rPr>
                <w:sz w:val="21"/>
              </w:rPr>
            </w:pPr>
            <w:r>
              <w:rPr>
                <w:sz w:val="21"/>
                <w:szCs w:val="21"/>
              </w:rPr>
              <w:t>数据备份</w:t>
            </w:r>
          </w:p>
        </w:tc>
        <w:tc>
          <w:tcPr>
            <w:tcW w:w="2226" w:type="dxa"/>
            <w:vAlign w:val="center"/>
          </w:tcPr>
          <w:p w14:paraId="6943CE97">
            <w:pPr>
              <w:snapToGrid w:val="0"/>
              <w:spacing w:before="70" w:after="70" w:line="240" w:lineRule="auto"/>
              <w:ind w:firstLine="0"/>
              <w:jc w:val="left"/>
              <w:rPr>
                <w:sz w:val="21"/>
              </w:rPr>
            </w:pPr>
            <w:r>
              <w:rPr>
                <w:sz w:val="21"/>
                <w:szCs w:val="21"/>
              </w:rPr>
              <w:t>双备份</w:t>
            </w:r>
          </w:p>
        </w:tc>
        <w:tc>
          <w:tcPr>
            <w:tcW w:w="1596" w:type="dxa"/>
            <w:vAlign w:val="center"/>
          </w:tcPr>
          <w:p w14:paraId="695966CC">
            <w:pPr>
              <w:snapToGrid w:val="0"/>
              <w:spacing w:before="70" w:after="70" w:line="240" w:lineRule="auto"/>
              <w:ind w:firstLine="0"/>
              <w:jc w:val="left"/>
              <w:rPr>
                <w:sz w:val="21"/>
              </w:rPr>
            </w:pPr>
            <w:r>
              <w:rPr>
                <w:sz w:val="21"/>
                <w:szCs w:val="21"/>
              </w:rPr>
              <w:t>移动硬盘</w:t>
            </w:r>
          </w:p>
        </w:tc>
        <w:tc>
          <w:tcPr>
            <w:tcW w:w="1774" w:type="dxa"/>
            <w:vAlign w:val="center"/>
          </w:tcPr>
          <w:p w14:paraId="25C98830">
            <w:pPr>
              <w:snapToGrid w:val="0"/>
              <w:spacing w:before="70" w:after="70" w:line="240" w:lineRule="auto"/>
              <w:ind w:firstLine="0"/>
              <w:jc w:val="left"/>
              <w:rPr>
                <w:sz w:val="21"/>
              </w:rPr>
            </w:pPr>
            <w:r>
              <w:rPr>
                <w:sz w:val="21"/>
                <w:szCs w:val="21"/>
              </w:rPr>
              <w:t>校验一致</w:t>
            </w:r>
          </w:p>
        </w:tc>
        <w:tc>
          <w:tcPr>
            <w:tcW w:w="1596" w:type="dxa"/>
            <w:vAlign w:val="center"/>
          </w:tcPr>
          <w:p w14:paraId="3F7A5861">
            <w:pPr>
              <w:snapToGrid w:val="0"/>
              <w:spacing w:before="70" w:after="70" w:line="240" w:lineRule="auto"/>
              <w:ind w:firstLine="0"/>
              <w:jc w:val="left"/>
              <w:rPr>
                <w:sz w:val="21"/>
              </w:rPr>
            </w:pPr>
            <w:r>
              <w:rPr>
                <w:sz w:val="21"/>
                <w:szCs w:val="21"/>
              </w:rPr>
              <w:t>介质防潮</w:t>
            </w:r>
          </w:p>
        </w:tc>
      </w:tr>
      <w:tr w14:paraId="2DB9E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44EFBDF">
            <w:pPr>
              <w:snapToGrid w:val="0"/>
              <w:spacing w:before="70" w:after="70" w:line="240" w:lineRule="auto"/>
              <w:ind w:firstLine="0"/>
              <w:jc w:val="center"/>
              <w:rPr>
                <w:sz w:val="21"/>
              </w:rPr>
            </w:pPr>
            <w:r>
              <w:rPr>
                <w:sz w:val="21"/>
                <w:szCs w:val="21"/>
              </w:rPr>
              <w:t>15</w:t>
            </w:r>
          </w:p>
        </w:tc>
        <w:tc>
          <w:tcPr>
            <w:tcW w:w="1386" w:type="dxa"/>
            <w:vAlign w:val="center"/>
          </w:tcPr>
          <w:p w14:paraId="75217B31">
            <w:pPr>
              <w:snapToGrid w:val="0"/>
              <w:spacing w:before="70" w:after="70" w:line="240" w:lineRule="auto"/>
              <w:ind w:firstLine="0"/>
              <w:jc w:val="left"/>
              <w:rPr>
                <w:sz w:val="21"/>
              </w:rPr>
            </w:pPr>
            <w:r>
              <w:rPr>
                <w:sz w:val="21"/>
                <w:szCs w:val="21"/>
              </w:rPr>
              <w:t>数据回传</w:t>
            </w:r>
          </w:p>
        </w:tc>
        <w:tc>
          <w:tcPr>
            <w:tcW w:w="2226" w:type="dxa"/>
            <w:vAlign w:val="center"/>
          </w:tcPr>
          <w:p w14:paraId="207FF732">
            <w:pPr>
              <w:snapToGrid w:val="0"/>
              <w:spacing w:before="70" w:after="70" w:line="240" w:lineRule="auto"/>
              <w:ind w:firstLine="0"/>
              <w:jc w:val="left"/>
              <w:rPr>
                <w:sz w:val="21"/>
              </w:rPr>
            </w:pPr>
            <w:r>
              <w:rPr>
                <w:sz w:val="21"/>
                <w:szCs w:val="21"/>
              </w:rPr>
              <w:t>打包上传</w:t>
            </w:r>
          </w:p>
        </w:tc>
        <w:tc>
          <w:tcPr>
            <w:tcW w:w="1596" w:type="dxa"/>
            <w:vAlign w:val="center"/>
          </w:tcPr>
          <w:p w14:paraId="683AFE52">
            <w:pPr>
              <w:snapToGrid w:val="0"/>
              <w:spacing w:before="70" w:after="70" w:line="240" w:lineRule="auto"/>
              <w:ind w:firstLine="0"/>
              <w:jc w:val="left"/>
              <w:rPr>
                <w:sz w:val="21"/>
              </w:rPr>
            </w:pPr>
            <w:r>
              <w:rPr>
                <w:sz w:val="21"/>
                <w:szCs w:val="21"/>
              </w:rPr>
              <w:t>网络</w:t>
            </w:r>
          </w:p>
        </w:tc>
        <w:tc>
          <w:tcPr>
            <w:tcW w:w="1774" w:type="dxa"/>
            <w:vAlign w:val="center"/>
          </w:tcPr>
          <w:p w14:paraId="3A3B82BB">
            <w:pPr>
              <w:snapToGrid w:val="0"/>
              <w:spacing w:before="70" w:after="70" w:line="240" w:lineRule="auto"/>
              <w:ind w:firstLine="0"/>
              <w:jc w:val="left"/>
              <w:rPr>
                <w:sz w:val="21"/>
              </w:rPr>
            </w:pPr>
            <w:r>
              <w:rPr>
                <w:sz w:val="21"/>
                <w:szCs w:val="21"/>
              </w:rPr>
              <w:t>完整</w:t>
            </w:r>
          </w:p>
        </w:tc>
        <w:tc>
          <w:tcPr>
            <w:tcW w:w="1596" w:type="dxa"/>
            <w:vAlign w:val="center"/>
          </w:tcPr>
          <w:p w14:paraId="18130BD7">
            <w:pPr>
              <w:snapToGrid w:val="0"/>
              <w:spacing w:before="70" w:after="70" w:line="240" w:lineRule="auto"/>
              <w:ind w:firstLine="0"/>
              <w:jc w:val="left"/>
              <w:rPr>
                <w:sz w:val="21"/>
              </w:rPr>
            </w:pPr>
            <w:r>
              <w:rPr>
                <w:sz w:val="21"/>
                <w:szCs w:val="21"/>
              </w:rPr>
              <w:t>加密</w:t>
            </w:r>
          </w:p>
        </w:tc>
      </w:tr>
      <w:tr w14:paraId="6C241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06C07AC">
            <w:pPr>
              <w:snapToGrid w:val="0"/>
              <w:spacing w:before="70" w:after="70" w:line="240" w:lineRule="auto"/>
              <w:ind w:firstLine="0"/>
              <w:jc w:val="center"/>
              <w:rPr>
                <w:sz w:val="21"/>
              </w:rPr>
            </w:pPr>
            <w:r>
              <w:rPr>
                <w:sz w:val="21"/>
                <w:szCs w:val="21"/>
              </w:rPr>
              <w:t>16</w:t>
            </w:r>
          </w:p>
        </w:tc>
        <w:tc>
          <w:tcPr>
            <w:tcW w:w="1386" w:type="dxa"/>
            <w:vAlign w:val="center"/>
          </w:tcPr>
          <w:p w14:paraId="5B6F26C0">
            <w:pPr>
              <w:snapToGrid w:val="0"/>
              <w:spacing w:before="70" w:after="70" w:line="240" w:lineRule="auto"/>
              <w:ind w:firstLine="0"/>
              <w:jc w:val="left"/>
              <w:rPr>
                <w:sz w:val="21"/>
              </w:rPr>
            </w:pPr>
            <w:r>
              <w:rPr>
                <w:sz w:val="21"/>
                <w:szCs w:val="21"/>
              </w:rPr>
              <w:t>位姿解算</w:t>
            </w:r>
          </w:p>
        </w:tc>
        <w:tc>
          <w:tcPr>
            <w:tcW w:w="2226" w:type="dxa"/>
            <w:vAlign w:val="center"/>
          </w:tcPr>
          <w:p w14:paraId="522E88B6">
            <w:pPr>
              <w:snapToGrid w:val="0"/>
              <w:spacing w:before="70" w:after="70" w:line="240" w:lineRule="auto"/>
              <w:ind w:firstLine="0"/>
              <w:jc w:val="left"/>
              <w:rPr>
                <w:sz w:val="21"/>
              </w:rPr>
            </w:pPr>
            <w:r>
              <w:rPr>
                <w:sz w:val="21"/>
                <w:szCs w:val="21"/>
              </w:rPr>
              <w:t>平差计算</w:t>
            </w:r>
          </w:p>
        </w:tc>
        <w:tc>
          <w:tcPr>
            <w:tcW w:w="1596" w:type="dxa"/>
            <w:vAlign w:val="center"/>
          </w:tcPr>
          <w:p w14:paraId="5E3F9CB6">
            <w:pPr>
              <w:snapToGrid w:val="0"/>
              <w:spacing w:before="70" w:after="70" w:line="240" w:lineRule="auto"/>
              <w:ind w:firstLine="0"/>
              <w:jc w:val="left"/>
              <w:rPr>
                <w:sz w:val="21"/>
              </w:rPr>
            </w:pPr>
            <w:r>
              <w:rPr>
                <w:sz w:val="21"/>
                <w:szCs w:val="21"/>
              </w:rPr>
              <w:t>软件</w:t>
            </w:r>
          </w:p>
        </w:tc>
        <w:tc>
          <w:tcPr>
            <w:tcW w:w="1774" w:type="dxa"/>
            <w:vAlign w:val="center"/>
          </w:tcPr>
          <w:p w14:paraId="496BCFDA">
            <w:pPr>
              <w:snapToGrid w:val="0"/>
              <w:spacing w:before="70" w:after="70" w:line="240" w:lineRule="auto"/>
              <w:ind w:firstLine="0"/>
              <w:jc w:val="left"/>
              <w:rPr>
                <w:sz w:val="21"/>
              </w:rPr>
            </w:pPr>
            <w:r>
              <w:rPr>
                <w:sz w:val="21"/>
                <w:szCs w:val="21"/>
              </w:rPr>
              <w:t>残差达标</w:t>
            </w:r>
          </w:p>
        </w:tc>
        <w:tc>
          <w:tcPr>
            <w:tcW w:w="1596" w:type="dxa"/>
            <w:vAlign w:val="center"/>
          </w:tcPr>
          <w:p w14:paraId="4811C0F3">
            <w:pPr>
              <w:snapToGrid w:val="0"/>
              <w:spacing w:before="70" w:after="70" w:line="240" w:lineRule="auto"/>
              <w:ind w:firstLine="0"/>
              <w:jc w:val="left"/>
              <w:rPr>
                <w:sz w:val="21"/>
              </w:rPr>
            </w:pPr>
            <w:r>
              <w:rPr>
                <w:rFonts w:hint="eastAsia"/>
                <w:sz w:val="21"/>
                <w:szCs w:val="21"/>
              </w:rPr>
              <w:t>-</w:t>
            </w:r>
          </w:p>
        </w:tc>
      </w:tr>
      <w:tr w14:paraId="19C6E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3F0EE9EE">
            <w:pPr>
              <w:snapToGrid w:val="0"/>
              <w:spacing w:before="70" w:after="70" w:line="240" w:lineRule="auto"/>
              <w:ind w:firstLine="0"/>
              <w:jc w:val="center"/>
              <w:rPr>
                <w:sz w:val="21"/>
              </w:rPr>
            </w:pPr>
            <w:r>
              <w:rPr>
                <w:sz w:val="21"/>
                <w:szCs w:val="21"/>
              </w:rPr>
              <w:t>17</w:t>
            </w:r>
          </w:p>
        </w:tc>
        <w:tc>
          <w:tcPr>
            <w:tcW w:w="1386" w:type="dxa"/>
            <w:vAlign w:val="center"/>
          </w:tcPr>
          <w:p w14:paraId="3A3123E8">
            <w:pPr>
              <w:snapToGrid w:val="0"/>
              <w:spacing w:before="70" w:after="70" w:line="240" w:lineRule="auto"/>
              <w:ind w:firstLine="0"/>
              <w:jc w:val="left"/>
              <w:rPr>
                <w:sz w:val="21"/>
              </w:rPr>
            </w:pPr>
            <w:r>
              <w:rPr>
                <w:sz w:val="21"/>
                <w:szCs w:val="21"/>
              </w:rPr>
              <w:t>多站配准</w:t>
            </w:r>
          </w:p>
        </w:tc>
        <w:tc>
          <w:tcPr>
            <w:tcW w:w="2226" w:type="dxa"/>
            <w:vAlign w:val="center"/>
          </w:tcPr>
          <w:p w14:paraId="0A3B49F6">
            <w:pPr>
              <w:snapToGrid w:val="0"/>
              <w:spacing w:before="70" w:after="70" w:line="240" w:lineRule="auto"/>
              <w:ind w:firstLine="0"/>
              <w:jc w:val="left"/>
              <w:rPr>
                <w:sz w:val="21"/>
              </w:rPr>
            </w:pPr>
            <w:r>
              <w:rPr>
                <w:sz w:val="21"/>
                <w:szCs w:val="21"/>
              </w:rPr>
              <w:t>配准优化</w:t>
            </w:r>
          </w:p>
        </w:tc>
        <w:tc>
          <w:tcPr>
            <w:tcW w:w="1596" w:type="dxa"/>
            <w:vAlign w:val="center"/>
          </w:tcPr>
          <w:p w14:paraId="1F910B35">
            <w:pPr>
              <w:snapToGrid w:val="0"/>
              <w:spacing w:before="70" w:after="70" w:line="240" w:lineRule="auto"/>
              <w:ind w:firstLine="0"/>
              <w:jc w:val="left"/>
              <w:rPr>
                <w:sz w:val="21"/>
              </w:rPr>
            </w:pPr>
            <w:r>
              <w:rPr>
                <w:sz w:val="21"/>
                <w:szCs w:val="21"/>
              </w:rPr>
              <w:t>软件</w:t>
            </w:r>
          </w:p>
        </w:tc>
        <w:tc>
          <w:tcPr>
            <w:tcW w:w="1774" w:type="dxa"/>
            <w:vAlign w:val="center"/>
          </w:tcPr>
          <w:p w14:paraId="1A67A382">
            <w:pPr>
              <w:snapToGrid w:val="0"/>
              <w:spacing w:before="70" w:after="70" w:line="240" w:lineRule="auto"/>
              <w:ind w:firstLine="0"/>
              <w:jc w:val="left"/>
              <w:rPr>
                <w:sz w:val="21"/>
              </w:rPr>
            </w:pPr>
            <w:r>
              <w:rPr>
                <w:sz w:val="21"/>
                <w:szCs w:val="21"/>
              </w:rPr>
              <w:t>同名点 ≤0.5 mm</w:t>
            </w:r>
          </w:p>
        </w:tc>
        <w:tc>
          <w:tcPr>
            <w:tcW w:w="1596" w:type="dxa"/>
            <w:vAlign w:val="center"/>
          </w:tcPr>
          <w:p w14:paraId="14F86EFF">
            <w:pPr>
              <w:snapToGrid w:val="0"/>
              <w:spacing w:before="70" w:after="70" w:line="240" w:lineRule="auto"/>
              <w:ind w:firstLine="0"/>
              <w:jc w:val="left"/>
              <w:rPr>
                <w:sz w:val="21"/>
              </w:rPr>
            </w:pPr>
            <w:r>
              <w:rPr>
                <w:rFonts w:hint="eastAsia"/>
                <w:sz w:val="21"/>
                <w:szCs w:val="21"/>
              </w:rPr>
              <w:t>-</w:t>
            </w:r>
          </w:p>
        </w:tc>
      </w:tr>
      <w:tr w14:paraId="28A5E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F5995A4">
            <w:pPr>
              <w:snapToGrid w:val="0"/>
              <w:spacing w:before="70" w:after="70" w:line="240" w:lineRule="auto"/>
              <w:ind w:firstLine="0"/>
              <w:jc w:val="center"/>
              <w:rPr>
                <w:sz w:val="21"/>
              </w:rPr>
            </w:pPr>
            <w:r>
              <w:rPr>
                <w:sz w:val="21"/>
                <w:szCs w:val="21"/>
              </w:rPr>
              <w:t>18</w:t>
            </w:r>
          </w:p>
        </w:tc>
        <w:tc>
          <w:tcPr>
            <w:tcW w:w="1386" w:type="dxa"/>
            <w:vAlign w:val="center"/>
          </w:tcPr>
          <w:p w14:paraId="2ACEB143">
            <w:pPr>
              <w:snapToGrid w:val="0"/>
              <w:spacing w:before="70" w:after="70" w:line="240" w:lineRule="auto"/>
              <w:ind w:firstLine="0"/>
              <w:jc w:val="left"/>
              <w:rPr>
                <w:sz w:val="21"/>
              </w:rPr>
            </w:pPr>
            <w:r>
              <w:rPr>
                <w:sz w:val="21"/>
                <w:szCs w:val="21"/>
              </w:rPr>
              <w:t>去噪融合</w:t>
            </w:r>
          </w:p>
        </w:tc>
        <w:tc>
          <w:tcPr>
            <w:tcW w:w="2226" w:type="dxa"/>
            <w:vAlign w:val="center"/>
          </w:tcPr>
          <w:p w14:paraId="56731468">
            <w:pPr>
              <w:snapToGrid w:val="0"/>
              <w:spacing w:before="70" w:after="70" w:line="240" w:lineRule="auto"/>
              <w:ind w:firstLine="0"/>
              <w:jc w:val="left"/>
              <w:rPr>
                <w:sz w:val="21"/>
              </w:rPr>
            </w:pPr>
            <w:r>
              <w:rPr>
                <w:sz w:val="21"/>
                <w:szCs w:val="21"/>
              </w:rPr>
              <w:t>滤波、赋色</w:t>
            </w:r>
          </w:p>
        </w:tc>
        <w:tc>
          <w:tcPr>
            <w:tcW w:w="1596" w:type="dxa"/>
            <w:vAlign w:val="center"/>
          </w:tcPr>
          <w:p w14:paraId="17E2B50C">
            <w:pPr>
              <w:snapToGrid w:val="0"/>
              <w:spacing w:before="70" w:after="70" w:line="240" w:lineRule="auto"/>
              <w:ind w:firstLine="0"/>
              <w:jc w:val="left"/>
              <w:rPr>
                <w:sz w:val="21"/>
              </w:rPr>
            </w:pPr>
            <w:r>
              <w:rPr>
                <w:sz w:val="21"/>
                <w:szCs w:val="21"/>
              </w:rPr>
              <w:t>软件</w:t>
            </w:r>
          </w:p>
        </w:tc>
        <w:tc>
          <w:tcPr>
            <w:tcW w:w="1774" w:type="dxa"/>
            <w:vAlign w:val="center"/>
          </w:tcPr>
          <w:p w14:paraId="6F4849F9">
            <w:pPr>
              <w:snapToGrid w:val="0"/>
              <w:spacing w:before="70" w:after="70" w:line="240" w:lineRule="auto"/>
              <w:ind w:firstLine="0"/>
              <w:jc w:val="left"/>
              <w:rPr>
                <w:sz w:val="21"/>
              </w:rPr>
            </w:pPr>
            <w:r>
              <w:rPr>
                <w:sz w:val="21"/>
                <w:szCs w:val="21"/>
              </w:rPr>
              <w:t>保真</w:t>
            </w:r>
          </w:p>
        </w:tc>
        <w:tc>
          <w:tcPr>
            <w:tcW w:w="1596" w:type="dxa"/>
            <w:vAlign w:val="center"/>
          </w:tcPr>
          <w:p w14:paraId="434AD3A3">
            <w:pPr>
              <w:snapToGrid w:val="0"/>
              <w:spacing w:before="70" w:after="70" w:line="240" w:lineRule="auto"/>
              <w:ind w:firstLine="0"/>
              <w:jc w:val="left"/>
              <w:rPr>
                <w:sz w:val="21"/>
              </w:rPr>
            </w:pPr>
            <w:r>
              <w:rPr>
                <w:rFonts w:hint="eastAsia"/>
                <w:sz w:val="21"/>
                <w:szCs w:val="21"/>
              </w:rPr>
              <w:t>-</w:t>
            </w:r>
          </w:p>
        </w:tc>
      </w:tr>
      <w:tr w14:paraId="17F75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7FFDE884">
            <w:pPr>
              <w:snapToGrid w:val="0"/>
              <w:spacing w:before="70" w:after="70" w:line="240" w:lineRule="auto"/>
              <w:ind w:firstLine="0"/>
              <w:jc w:val="center"/>
              <w:rPr>
                <w:sz w:val="21"/>
              </w:rPr>
            </w:pPr>
            <w:r>
              <w:rPr>
                <w:sz w:val="21"/>
                <w:szCs w:val="21"/>
              </w:rPr>
              <w:t>19</w:t>
            </w:r>
          </w:p>
        </w:tc>
        <w:tc>
          <w:tcPr>
            <w:tcW w:w="1386" w:type="dxa"/>
            <w:vAlign w:val="center"/>
          </w:tcPr>
          <w:p w14:paraId="4ACDFA6D">
            <w:pPr>
              <w:snapToGrid w:val="0"/>
              <w:spacing w:before="70" w:after="70" w:line="240" w:lineRule="auto"/>
              <w:ind w:firstLine="0"/>
              <w:jc w:val="left"/>
              <w:rPr>
                <w:sz w:val="21"/>
              </w:rPr>
            </w:pPr>
            <w:r>
              <w:rPr>
                <w:sz w:val="21"/>
                <w:szCs w:val="21"/>
              </w:rPr>
              <w:t>网格重建</w:t>
            </w:r>
          </w:p>
        </w:tc>
        <w:tc>
          <w:tcPr>
            <w:tcW w:w="2226" w:type="dxa"/>
            <w:vAlign w:val="center"/>
          </w:tcPr>
          <w:p w14:paraId="5B0D05C8">
            <w:pPr>
              <w:snapToGrid w:val="0"/>
              <w:spacing w:before="70" w:after="70" w:line="240" w:lineRule="auto"/>
              <w:ind w:firstLine="0"/>
              <w:jc w:val="left"/>
              <w:rPr>
                <w:sz w:val="21"/>
              </w:rPr>
            </w:pPr>
            <w:r>
              <w:rPr>
                <w:sz w:val="21"/>
                <w:szCs w:val="21"/>
              </w:rPr>
              <w:t>重建、修补</w:t>
            </w:r>
          </w:p>
        </w:tc>
        <w:tc>
          <w:tcPr>
            <w:tcW w:w="1596" w:type="dxa"/>
            <w:vAlign w:val="center"/>
          </w:tcPr>
          <w:p w14:paraId="1DA3AFDC">
            <w:pPr>
              <w:snapToGrid w:val="0"/>
              <w:spacing w:before="70" w:after="70" w:line="240" w:lineRule="auto"/>
              <w:ind w:firstLine="0"/>
              <w:jc w:val="left"/>
              <w:rPr>
                <w:sz w:val="21"/>
              </w:rPr>
            </w:pPr>
            <w:r>
              <w:rPr>
                <w:sz w:val="21"/>
                <w:szCs w:val="21"/>
              </w:rPr>
              <w:t>软件</w:t>
            </w:r>
          </w:p>
        </w:tc>
        <w:tc>
          <w:tcPr>
            <w:tcW w:w="1774" w:type="dxa"/>
            <w:vAlign w:val="center"/>
          </w:tcPr>
          <w:p w14:paraId="2B9E5B79">
            <w:pPr>
              <w:snapToGrid w:val="0"/>
              <w:spacing w:before="70" w:after="70" w:line="240" w:lineRule="auto"/>
              <w:ind w:firstLine="0"/>
              <w:jc w:val="left"/>
              <w:rPr>
                <w:sz w:val="21"/>
              </w:rPr>
            </w:pPr>
            <w:r>
              <w:rPr>
                <w:sz w:val="21"/>
                <w:szCs w:val="21"/>
              </w:rPr>
              <w:t>无空洞</w:t>
            </w:r>
          </w:p>
        </w:tc>
        <w:tc>
          <w:tcPr>
            <w:tcW w:w="1596" w:type="dxa"/>
            <w:vAlign w:val="center"/>
          </w:tcPr>
          <w:p w14:paraId="7527EE8C">
            <w:pPr>
              <w:snapToGrid w:val="0"/>
              <w:spacing w:before="70" w:after="70" w:line="240" w:lineRule="auto"/>
              <w:ind w:firstLine="0"/>
              <w:jc w:val="left"/>
              <w:rPr>
                <w:sz w:val="21"/>
              </w:rPr>
            </w:pPr>
            <w:r>
              <w:rPr>
                <w:rFonts w:hint="eastAsia"/>
                <w:sz w:val="21"/>
                <w:szCs w:val="21"/>
              </w:rPr>
              <w:t>-</w:t>
            </w:r>
          </w:p>
        </w:tc>
      </w:tr>
      <w:tr w14:paraId="213F6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6BFB258">
            <w:pPr>
              <w:snapToGrid w:val="0"/>
              <w:spacing w:before="70" w:after="70" w:line="240" w:lineRule="auto"/>
              <w:ind w:firstLine="0"/>
              <w:jc w:val="center"/>
              <w:rPr>
                <w:sz w:val="21"/>
              </w:rPr>
            </w:pPr>
            <w:r>
              <w:rPr>
                <w:sz w:val="21"/>
                <w:szCs w:val="21"/>
              </w:rPr>
              <w:t>20</w:t>
            </w:r>
          </w:p>
        </w:tc>
        <w:tc>
          <w:tcPr>
            <w:tcW w:w="1386" w:type="dxa"/>
            <w:vAlign w:val="center"/>
          </w:tcPr>
          <w:p w14:paraId="03299504">
            <w:pPr>
              <w:snapToGrid w:val="0"/>
              <w:spacing w:before="70" w:after="70" w:line="240" w:lineRule="auto"/>
              <w:ind w:firstLine="0"/>
              <w:jc w:val="left"/>
              <w:rPr>
                <w:sz w:val="21"/>
              </w:rPr>
            </w:pPr>
            <w:r>
              <w:rPr>
                <w:sz w:val="21"/>
                <w:szCs w:val="21"/>
              </w:rPr>
              <w:t>高斯渲染</w:t>
            </w:r>
          </w:p>
        </w:tc>
        <w:tc>
          <w:tcPr>
            <w:tcW w:w="2226" w:type="dxa"/>
            <w:vAlign w:val="center"/>
          </w:tcPr>
          <w:p w14:paraId="6D467306">
            <w:pPr>
              <w:snapToGrid w:val="0"/>
              <w:spacing w:before="70" w:after="70" w:line="240" w:lineRule="auto"/>
              <w:ind w:firstLine="0"/>
              <w:jc w:val="left"/>
              <w:rPr>
                <w:sz w:val="21"/>
              </w:rPr>
            </w:pPr>
            <w:r>
              <w:rPr>
                <w:sz w:val="21"/>
                <w:szCs w:val="21"/>
              </w:rPr>
              <w:t>训练、合并</w:t>
            </w:r>
          </w:p>
        </w:tc>
        <w:tc>
          <w:tcPr>
            <w:tcW w:w="1596" w:type="dxa"/>
            <w:vAlign w:val="center"/>
          </w:tcPr>
          <w:p w14:paraId="42B78C57">
            <w:pPr>
              <w:snapToGrid w:val="0"/>
              <w:spacing w:before="70" w:after="70" w:line="240" w:lineRule="auto"/>
              <w:ind w:firstLine="0"/>
              <w:jc w:val="left"/>
              <w:rPr>
                <w:sz w:val="21"/>
              </w:rPr>
            </w:pPr>
            <w:r>
              <w:rPr>
                <w:sz w:val="21"/>
                <w:szCs w:val="21"/>
              </w:rPr>
              <w:t>软件</w:t>
            </w:r>
          </w:p>
        </w:tc>
        <w:tc>
          <w:tcPr>
            <w:tcW w:w="1774" w:type="dxa"/>
            <w:vAlign w:val="center"/>
          </w:tcPr>
          <w:p w14:paraId="168FCA63">
            <w:pPr>
              <w:snapToGrid w:val="0"/>
              <w:spacing w:before="70" w:after="70" w:line="240" w:lineRule="auto"/>
              <w:ind w:firstLine="0"/>
              <w:jc w:val="left"/>
              <w:rPr>
                <w:sz w:val="21"/>
              </w:rPr>
            </w:pPr>
            <w:r>
              <w:rPr>
                <w:sz w:val="21"/>
                <w:szCs w:val="21"/>
              </w:rPr>
              <w:t>PSNR ≥28 dB</w:t>
            </w:r>
          </w:p>
        </w:tc>
        <w:tc>
          <w:tcPr>
            <w:tcW w:w="1596" w:type="dxa"/>
            <w:vAlign w:val="center"/>
          </w:tcPr>
          <w:p w14:paraId="2553F735">
            <w:pPr>
              <w:snapToGrid w:val="0"/>
              <w:spacing w:before="70" w:after="70" w:line="240" w:lineRule="auto"/>
              <w:ind w:firstLine="0"/>
              <w:jc w:val="left"/>
              <w:rPr>
                <w:sz w:val="21"/>
              </w:rPr>
            </w:pPr>
            <w:r>
              <w:rPr>
                <w:rFonts w:hint="eastAsia"/>
                <w:sz w:val="21"/>
                <w:szCs w:val="21"/>
              </w:rPr>
              <w:t>-</w:t>
            </w:r>
          </w:p>
        </w:tc>
      </w:tr>
      <w:tr w14:paraId="4FF39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1908C66F">
            <w:pPr>
              <w:snapToGrid w:val="0"/>
              <w:spacing w:before="70" w:after="70" w:line="240" w:lineRule="auto"/>
              <w:ind w:firstLine="0"/>
              <w:jc w:val="center"/>
              <w:rPr>
                <w:sz w:val="21"/>
              </w:rPr>
            </w:pPr>
            <w:r>
              <w:rPr>
                <w:sz w:val="21"/>
                <w:szCs w:val="21"/>
              </w:rPr>
              <w:t>21</w:t>
            </w:r>
          </w:p>
        </w:tc>
        <w:tc>
          <w:tcPr>
            <w:tcW w:w="1386" w:type="dxa"/>
            <w:vAlign w:val="center"/>
          </w:tcPr>
          <w:p w14:paraId="00B14CA5">
            <w:pPr>
              <w:snapToGrid w:val="0"/>
              <w:spacing w:before="70" w:after="70" w:line="240" w:lineRule="auto"/>
              <w:ind w:firstLine="0"/>
              <w:jc w:val="left"/>
              <w:rPr>
                <w:sz w:val="21"/>
              </w:rPr>
            </w:pPr>
            <w:r>
              <w:rPr>
                <w:sz w:val="21"/>
                <w:szCs w:val="21"/>
              </w:rPr>
              <w:t>缺陷判识</w:t>
            </w:r>
          </w:p>
        </w:tc>
        <w:tc>
          <w:tcPr>
            <w:tcW w:w="2226" w:type="dxa"/>
            <w:vAlign w:val="center"/>
          </w:tcPr>
          <w:p w14:paraId="2CD611E3">
            <w:pPr>
              <w:snapToGrid w:val="0"/>
              <w:spacing w:before="70" w:after="70" w:line="240" w:lineRule="auto"/>
              <w:ind w:firstLine="0"/>
              <w:jc w:val="left"/>
              <w:rPr>
                <w:sz w:val="21"/>
              </w:rPr>
            </w:pPr>
            <w:r>
              <w:rPr>
                <w:sz w:val="21"/>
                <w:szCs w:val="21"/>
              </w:rPr>
              <w:t>自动识别</w:t>
            </w:r>
          </w:p>
        </w:tc>
        <w:tc>
          <w:tcPr>
            <w:tcW w:w="1596" w:type="dxa"/>
            <w:vAlign w:val="center"/>
          </w:tcPr>
          <w:p w14:paraId="2B78F0EF">
            <w:pPr>
              <w:snapToGrid w:val="0"/>
              <w:spacing w:before="70" w:after="70" w:line="240" w:lineRule="auto"/>
              <w:ind w:firstLine="0"/>
              <w:jc w:val="left"/>
              <w:rPr>
                <w:sz w:val="21"/>
              </w:rPr>
            </w:pPr>
            <w:r>
              <w:rPr>
                <w:sz w:val="21"/>
                <w:szCs w:val="21"/>
              </w:rPr>
              <w:t>软件</w:t>
            </w:r>
          </w:p>
        </w:tc>
        <w:tc>
          <w:tcPr>
            <w:tcW w:w="1774" w:type="dxa"/>
            <w:vAlign w:val="center"/>
          </w:tcPr>
          <w:p w14:paraId="59BFBA08">
            <w:pPr>
              <w:snapToGrid w:val="0"/>
              <w:spacing w:before="70" w:after="70" w:line="240" w:lineRule="auto"/>
              <w:ind w:firstLine="0"/>
              <w:jc w:val="left"/>
              <w:rPr>
                <w:sz w:val="21"/>
              </w:rPr>
            </w:pPr>
            <w:r>
              <w:rPr>
                <w:sz w:val="21"/>
                <w:szCs w:val="21"/>
              </w:rPr>
              <w:t>一致率 ≥90%</w:t>
            </w:r>
          </w:p>
        </w:tc>
        <w:tc>
          <w:tcPr>
            <w:tcW w:w="1596" w:type="dxa"/>
            <w:vAlign w:val="center"/>
          </w:tcPr>
          <w:p w14:paraId="2B50A5C1">
            <w:pPr>
              <w:snapToGrid w:val="0"/>
              <w:spacing w:before="70" w:after="70" w:line="240" w:lineRule="auto"/>
              <w:ind w:firstLine="0"/>
              <w:jc w:val="left"/>
              <w:rPr>
                <w:sz w:val="21"/>
              </w:rPr>
            </w:pPr>
            <w:r>
              <w:rPr>
                <w:rFonts w:hint="eastAsia"/>
                <w:sz w:val="21"/>
                <w:szCs w:val="21"/>
              </w:rPr>
              <w:t>-</w:t>
            </w:r>
          </w:p>
        </w:tc>
      </w:tr>
      <w:tr w14:paraId="4E8C8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F8E508D">
            <w:pPr>
              <w:snapToGrid w:val="0"/>
              <w:spacing w:before="70" w:after="70" w:line="240" w:lineRule="auto"/>
              <w:ind w:firstLine="0"/>
              <w:jc w:val="center"/>
              <w:rPr>
                <w:sz w:val="21"/>
              </w:rPr>
            </w:pPr>
            <w:r>
              <w:rPr>
                <w:sz w:val="21"/>
                <w:szCs w:val="21"/>
              </w:rPr>
              <w:t>22</w:t>
            </w:r>
          </w:p>
        </w:tc>
        <w:tc>
          <w:tcPr>
            <w:tcW w:w="1386" w:type="dxa"/>
            <w:vAlign w:val="center"/>
          </w:tcPr>
          <w:p w14:paraId="21B50D3D">
            <w:pPr>
              <w:snapToGrid w:val="0"/>
              <w:spacing w:before="70" w:after="70" w:line="240" w:lineRule="auto"/>
              <w:ind w:firstLine="0"/>
              <w:jc w:val="left"/>
              <w:rPr>
                <w:sz w:val="21"/>
              </w:rPr>
            </w:pPr>
            <w:r>
              <w:rPr>
                <w:sz w:val="21"/>
                <w:szCs w:val="21"/>
              </w:rPr>
              <w:t>人工复核</w:t>
            </w:r>
          </w:p>
        </w:tc>
        <w:tc>
          <w:tcPr>
            <w:tcW w:w="2226" w:type="dxa"/>
            <w:vAlign w:val="center"/>
          </w:tcPr>
          <w:p w14:paraId="39C992BC">
            <w:pPr>
              <w:snapToGrid w:val="0"/>
              <w:spacing w:before="70" w:after="70" w:line="240" w:lineRule="auto"/>
              <w:ind w:firstLine="0"/>
              <w:jc w:val="left"/>
              <w:rPr>
                <w:sz w:val="21"/>
              </w:rPr>
            </w:pPr>
            <w:r>
              <w:rPr>
                <w:sz w:val="21"/>
                <w:szCs w:val="21"/>
              </w:rPr>
              <w:t>逐条复核</w:t>
            </w:r>
          </w:p>
        </w:tc>
        <w:tc>
          <w:tcPr>
            <w:tcW w:w="1596" w:type="dxa"/>
            <w:vAlign w:val="center"/>
          </w:tcPr>
          <w:p w14:paraId="050F0B45">
            <w:pPr>
              <w:snapToGrid w:val="0"/>
              <w:spacing w:before="70" w:after="70" w:line="240" w:lineRule="auto"/>
              <w:ind w:firstLine="0"/>
              <w:jc w:val="left"/>
              <w:rPr>
                <w:sz w:val="21"/>
              </w:rPr>
            </w:pPr>
            <w:r>
              <w:rPr>
                <w:sz w:val="21"/>
                <w:szCs w:val="21"/>
              </w:rPr>
              <w:t>软件</w:t>
            </w:r>
          </w:p>
        </w:tc>
        <w:tc>
          <w:tcPr>
            <w:tcW w:w="1774" w:type="dxa"/>
            <w:vAlign w:val="center"/>
          </w:tcPr>
          <w:p w14:paraId="2D3008CB">
            <w:pPr>
              <w:snapToGrid w:val="0"/>
              <w:spacing w:before="70" w:after="70" w:line="240" w:lineRule="auto"/>
              <w:ind w:firstLine="0"/>
              <w:jc w:val="left"/>
              <w:rPr>
                <w:sz w:val="21"/>
              </w:rPr>
            </w:pPr>
            <w:r>
              <w:rPr>
                <w:sz w:val="21"/>
                <w:szCs w:val="21"/>
              </w:rPr>
              <w:t>全部确认</w:t>
            </w:r>
          </w:p>
        </w:tc>
        <w:tc>
          <w:tcPr>
            <w:tcW w:w="1596" w:type="dxa"/>
            <w:vAlign w:val="center"/>
          </w:tcPr>
          <w:p w14:paraId="26CE2C77">
            <w:pPr>
              <w:snapToGrid w:val="0"/>
              <w:spacing w:before="70" w:after="70" w:line="240" w:lineRule="auto"/>
              <w:ind w:firstLine="0"/>
              <w:jc w:val="left"/>
              <w:rPr>
                <w:sz w:val="21"/>
              </w:rPr>
            </w:pPr>
            <w:r>
              <w:rPr>
                <w:rFonts w:hint="eastAsia"/>
                <w:sz w:val="21"/>
                <w:szCs w:val="21"/>
              </w:rPr>
              <w:t>-</w:t>
            </w:r>
          </w:p>
        </w:tc>
      </w:tr>
      <w:tr w14:paraId="55DB3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027E14B">
            <w:pPr>
              <w:snapToGrid w:val="0"/>
              <w:spacing w:before="70" w:after="70" w:line="240" w:lineRule="auto"/>
              <w:ind w:firstLine="0"/>
              <w:jc w:val="center"/>
              <w:rPr>
                <w:sz w:val="21"/>
              </w:rPr>
            </w:pPr>
            <w:r>
              <w:rPr>
                <w:sz w:val="21"/>
                <w:szCs w:val="21"/>
              </w:rPr>
              <w:t>23</w:t>
            </w:r>
          </w:p>
        </w:tc>
        <w:tc>
          <w:tcPr>
            <w:tcW w:w="1386" w:type="dxa"/>
            <w:vAlign w:val="center"/>
          </w:tcPr>
          <w:p w14:paraId="14FA9C7E">
            <w:pPr>
              <w:snapToGrid w:val="0"/>
              <w:spacing w:before="70" w:after="70" w:line="240" w:lineRule="auto"/>
              <w:ind w:firstLine="0"/>
              <w:jc w:val="left"/>
              <w:rPr>
                <w:sz w:val="21"/>
              </w:rPr>
            </w:pPr>
            <w:r>
              <w:rPr>
                <w:sz w:val="21"/>
                <w:szCs w:val="21"/>
              </w:rPr>
              <w:t>报告编制</w:t>
            </w:r>
          </w:p>
        </w:tc>
        <w:tc>
          <w:tcPr>
            <w:tcW w:w="2226" w:type="dxa"/>
            <w:vAlign w:val="center"/>
          </w:tcPr>
          <w:p w14:paraId="6D52419F">
            <w:pPr>
              <w:snapToGrid w:val="0"/>
              <w:spacing w:before="70" w:after="70" w:line="240" w:lineRule="auto"/>
              <w:ind w:firstLine="0"/>
              <w:jc w:val="left"/>
              <w:rPr>
                <w:sz w:val="21"/>
              </w:rPr>
            </w:pPr>
            <w:r>
              <w:rPr>
                <w:sz w:val="21"/>
                <w:szCs w:val="21"/>
              </w:rPr>
              <w:t>自动生成</w:t>
            </w:r>
          </w:p>
        </w:tc>
        <w:tc>
          <w:tcPr>
            <w:tcW w:w="1596" w:type="dxa"/>
            <w:vAlign w:val="center"/>
          </w:tcPr>
          <w:p w14:paraId="07AC73A5">
            <w:pPr>
              <w:snapToGrid w:val="0"/>
              <w:spacing w:before="70" w:after="70" w:line="240" w:lineRule="auto"/>
              <w:ind w:firstLine="0"/>
              <w:jc w:val="left"/>
              <w:rPr>
                <w:sz w:val="21"/>
              </w:rPr>
            </w:pPr>
            <w:r>
              <w:rPr>
                <w:sz w:val="21"/>
                <w:szCs w:val="21"/>
              </w:rPr>
              <w:t>软件</w:t>
            </w:r>
          </w:p>
        </w:tc>
        <w:tc>
          <w:tcPr>
            <w:tcW w:w="1774" w:type="dxa"/>
            <w:vAlign w:val="center"/>
          </w:tcPr>
          <w:p w14:paraId="7DDD48CB">
            <w:pPr>
              <w:snapToGrid w:val="0"/>
              <w:spacing w:before="70" w:after="70" w:line="240" w:lineRule="auto"/>
              <w:ind w:firstLine="0"/>
              <w:jc w:val="left"/>
              <w:rPr>
                <w:sz w:val="21"/>
              </w:rPr>
            </w:pPr>
            <w:r>
              <w:rPr>
                <w:sz w:val="21"/>
                <w:szCs w:val="21"/>
              </w:rPr>
              <w:t>格式合规</w:t>
            </w:r>
          </w:p>
        </w:tc>
        <w:tc>
          <w:tcPr>
            <w:tcW w:w="1596" w:type="dxa"/>
            <w:vAlign w:val="center"/>
          </w:tcPr>
          <w:p w14:paraId="2D3E9B5E">
            <w:pPr>
              <w:snapToGrid w:val="0"/>
              <w:spacing w:before="70" w:after="70" w:line="240" w:lineRule="auto"/>
              <w:ind w:firstLine="0"/>
              <w:jc w:val="left"/>
              <w:rPr>
                <w:sz w:val="21"/>
              </w:rPr>
            </w:pPr>
            <w:r>
              <w:rPr>
                <w:rFonts w:hint="eastAsia"/>
                <w:sz w:val="21"/>
                <w:szCs w:val="21"/>
              </w:rPr>
              <w:t>-</w:t>
            </w:r>
          </w:p>
        </w:tc>
      </w:tr>
      <w:tr w14:paraId="0DC21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5BED095">
            <w:pPr>
              <w:snapToGrid w:val="0"/>
              <w:spacing w:before="70" w:after="70" w:line="240" w:lineRule="auto"/>
              <w:ind w:firstLine="0"/>
              <w:jc w:val="center"/>
              <w:rPr>
                <w:sz w:val="21"/>
              </w:rPr>
            </w:pPr>
            <w:r>
              <w:rPr>
                <w:sz w:val="21"/>
                <w:szCs w:val="21"/>
              </w:rPr>
              <w:t>24</w:t>
            </w:r>
          </w:p>
        </w:tc>
        <w:tc>
          <w:tcPr>
            <w:tcW w:w="1386" w:type="dxa"/>
            <w:vAlign w:val="center"/>
          </w:tcPr>
          <w:p w14:paraId="1454CF34">
            <w:pPr>
              <w:snapToGrid w:val="0"/>
              <w:spacing w:before="70" w:after="70" w:line="240" w:lineRule="auto"/>
              <w:ind w:firstLine="0"/>
              <w:jc w:val="left"/>
              <w:rPr>
                <w:sz w:val="21"/>
              </w:rPr>
            </w:pPr>
            <w:r>
              <w:rPr>
                <w:sz w:val="21"/>
                <w:szCs w:val="21"/>
              </w:rPr>
              <w:t>图纸绘制</w:t>
            </w:r>
          </w:p>
        </w:tc>
        <w:tc>
          <w:tcPr>
            <w:tcW w:w="2226" w:type="dxa"/>
            <w:vAlign w:val="center"/>
          </w:tcPr>
          <w:p w14:paraId="149DC706">
            <w:pPr>
              <w:snapToGrid w:val="0"/>
              <w:spacing w:before="70" w:after="70" w:line="240" w:lineRule="auto"/>
              <w:ind w:firstLine="0"/>
              <w:jc w:val="left"/>
              <w:rPr>
                <w:sz w:val="21"/>
              </w:rPr>
            </w:pPr>
            <w:r>
              <w:rPr>
                <w:sz w:val="21"/>
                <w:szCs w:val="21"/>
              </w:rPr>
              <w:t>自动生成</w:t>
            </w:r>
          </w:p>
        </w:tc>
        <w:tc>
          <w:tcPr>
            <w:tcW w:w="1596" w:type="dxa"/>
            <w:vAlign w:val="center"/>
          </w:tcPr>
          <w:p w14:paraId="03E8EF73">
            <w:pPr>
              <w:snapToGrid w:val="0"/>
              <w:spacing w:before="70" w:after="70" w:line="240" w:lineRule="auto"/>
              <w:ind w:firstLine="0"/>
              <w:jc w:val="left"/>
              <w:rPr>
                <w:sz w:val="21"/>
              </w:rPr>
            </w:pPr>
            <w:r>
              <w:rPr>
                <w:sz w:val="21"/>
                <w:szCs w:val="21"/>
              </w:rPr>
              <w:t>软件/CAD</w:t>
            </w:r>
          </w:p>
        </w:tc>
        <w:tc>
          <w:tcPr>
            <w:tcW w:w="1774" w:type="dxa"/>
            <w:vAlign w:val="center"/>
          </w:tcPr>
          <w:p w14:paraId="1A36C015">
            <w:pPr>
              <w:snapToGrid w:val="0"/>
              <w:spacing w:before="70" w:after="70" w:line="240" w:lineRule="auto"/>
              <w:ind w:firstLine="0"/>
              <w:jc w:val="left"/>
              <w:rPr>
                <w:sz w:val="21"/>
              </w:rPr>
            </w:pPr>
            <w:r>
              <w:rPr>
                <w:sz w:val="21"/>
                <w:szCs w:val="21"/>
              </w:rPr>
              <w:t>图层正确</w:t>
            </w:r>
          </w:p>
        </w:tc>
        <w:tc>
          <w:tcPr>
            <w:tcW w:w="1596" w:type="dxa"/>
            <w:vAlign w:val="center"/>
          </w:tcPr>
          <w:p w14:paraId="4173AD09">
            <w:pPr>
              <w:snapToGrid w:val="0"/>
              <w:spacing w:before="70" w:after="70" w:line="240" w:lineRule="auto"/>
              <w:ind w:firstLine="0"/>
              <w:jc w:val="left"/>
              <w:rPr>
                <w:sz w:val="21"/>
              </w:rPr>
            </w:pPr>
            <w:r>
              <w:rPr>
                <w:rFonts w:hint="eastAsia"/>
                <w:sz w:val="21"/>
                <w:szCs w:val="21"/>
              </w:rPr>
              <w:t>-</w:t>
            </w:r>
          </w:p>
        </w:tc>
      </w:tr>
      <w:tr w14:paraId="70D97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68EFB8FD">
            <w:pPr>
              <w:snapToGrid w:val="0"/>
              <w:spacing w:before="70" w:after="70" w:line="240" w:lineRule="auto"/>
              <w:ind w:firstLine="0"/>
              <w:jc w:val="center"/>
              <w:rPr>
                <w:sz w:val="21"/>
              </w:rPr>
            </w:pPr>
            <w:r>
              <w:rPr>
                <w:sz w:val="21"/>
                <w:szCs w:val="21"/>
              </w:rPr>
              <w:t>25</w:t>
            </w:r>
          </w:p>
        </w:tc>
        <w:tc>
          <w:tcPr>
            <w:tcW w:w="1386" w:type="dxa"/>
            <w:vAlign w:val="center"/>
          </w:tcPr>
          <w:p w14:paraId="4F98A710">
            <w:pPr>
              <w:snapToGrid w:val="0"/>
              <w:spacing w:before="70" w:after="70" w:line="240" w:lineRule="auto"/>
              <w:ind w:firstLine="0"/>
              <w:jc w:val="left"/>
              <w:rPr>
                <w:sz w:val="21"/>
              </w:rPr>
            </w:pPr>
            <w:r>
              <w:rPr>
                <w:sz w:val="21"/>
                <w:szCs w:val="21"/>
              </w:rPr>
              <w:t>三级校审</w:t>
            </w:r>
          </w:p>
        </w:tc>
        <w:tc>
          <w:tcPr>
            <w:tcW w:w="2226" w:type="dxa"/>
            <w:vAlign w:val="center"/>
          </w:tcPr>
          <w:p w14:paraId="2E4DF2E5">
            <w:pPr>
              <w:snapToGrid w:val="0"/>
              <w:spacing w:before="70" w:after="70" w:line="240" w:lineRule="auto"/>
              <w:ind w:firstLine="0"/>
              <w:jc w:val="left"/>
              <w:rPr>
                <w:sz w:val="21"/>
              </w:rPr>
            </w:pPr>
            <w:r>
              <w:rPr>
                <w:sz w:val="21"/>
                <w:szCs w:val="21"/>
              </w:rPr>
              <w:t>校核、审核</w:t>
            </w:r>
          </w:p>
        </w:tc>
        <w:tc>
          <w:tcPr>
            <w:tcW w:w="1596" w:type="dxa"/>
            <w:vAlign w:val="center"/>
          </w:tcPr>
          <w:p w14:paraId="7F6C0C1C">
            <w:pPr>
              <w:snapToGrid w:val="0"/>
              <w:spacing w:before="70" w:after="70" w:line="240" w:lineRule="auto"/>
              <w:ind w:firstLine="0"/>
              <w:jc w:val="left"/>
              <w:rPr>
                <w:sz w:val="21"/>
              </w:rPr>
            </w:pPr>
            <w:r>
              <w:rPr>
                <w:rFonts w:hint="eastAsia"/>
                <w:sz w:val="21"/>
                <w:szCs w:val="21"/>
              </w:rPr>
              <w:t>-</w:t>
            </w:r>
          </w:p>
        </w:tc>
        <w:tc>
          <w:tcPr>
            <w:tcW w:w="1774" w:type="dxa"/>
            <w:vAlign w:val="center"/>
          </w:tcPr>
          <w:p w14:paraId="6F1994F7">
            <w:pPr>
              <w:snapToGrid w:val="0"/>
              <w:spacing w:before="70" w:after="70" w:line="240" w:lineRule="auto"/>
              <w:ind w:firstLine="0"/>
              <w:jc w:val="left"/>
              <w:rPr>
                <w:sz w:val="21"/>
              </w:rPr>
            </w:pPr>
            <w:r>
              <w:rPr>
                <w:sz w:val="21"/>
                <w:szCs w:val="21"/>
              </w:rPr>
              <w:t>意见闭环</w:t>
            </w:r>
          </w:p>
        </w:tc>
        <w:tc>
          <w:tcPr>
            <w:tcW w:w="1596" w:type="dxa"/>
            <w:vAlign w:val="center"/>
          </w:tcPr>
          <w:p w14:paraId="4374BF3E">
            <w:pPr>
              <w:snapToGrid w:val="0"/>
              <w:spacing w:before="70" w:after="70" w:line="240" w:lineRule="auto"/>
              <w:ind w:firstLine="0"/>
              <w:jc w:val="left"/>
              <w:rPr>
                <w:sz w:val="21"/>
              </w:rPr>
            </w:pPr>
            <w:r>
              <w:rPr>
                <w:rFonts w:hint="eastAsia"/>
                <w:sz w:val="21"/>
                <w:szCs w:val="21"/>
              </w:rPr>
              <w:t>-</w:t>
            </w:r>
          </w:p>
        </w:tc>
      </w:tr>
      <w:tr w14:paraId="28093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628CDF14">
            <w:pPr>
              <w:snapToGrid w:val="0"/>
              <w:spacing w:before="70" w:after="70" w:line="240" w:lineRule="auto"/>
              <w:ind w:firstLine="0"/>
              <w:jc w:val="center"/>
              <w:rPr>
                <w:sz w:val="21"/>
              </w:rPr>
            </w:pPr>
            <w:r>
              <w:rPr>
                <w:sz w:val="21"/>
                <w:szCs w:val="21"/>
              </w:rPr>
              <w:t>26</w:t>
            </w:r>
          </w:p>
        </w:tc>
        <w:tc>
          <w:tcPr>
            <w:tcW w:w="1386" w:type="dxa"/>
            <w:vAlign w:val="center"/>
          </w:tcPr>
          <w:p w14:paraId="5156EDC9">
            <w:pPr>
              <w:snapToGrid w:val="0"/>
              <w:spacing w:before="70" w:after="70" w:line="240" w:lineRule="auto"/>
              <w:ind w:firstLine="0"/>
              <w:jc w:val="left"/>
              <w:rPr>
                <w:sz w:val="21"/>
              </w:rPr>
            </w:pPr>
            <w:r>
              <w:rPr>
                <w:sz w:val="21"/>
                <w:szCs w:val="21"/>
              </w:rPr>
              <w:t>成果提交</w:t>
            </w:r>
          </w:p>
        </w:tc>
        <w:tc>
          <w:tcPr>
            <w:tcW w:w="2226" w:type="dxa"/>
            <w:vAlign w:val="center"/>
          </w:tcPr>
          <w:p w14:paraId="0EED2AF6">
            <w:pPr>
              <w:snapToGrid w:val="0"/>
              <w:spacing w:before="70" w:after="70" w:line="240" w:lineRule="auto"/>
              <w:ind w:firstLine="0"/>
              <w:jc w:val="left"/>
              <w:rPr>
                <w:sz w:val="21"/>
              </w:rPr>
            </w:pPr>
            <w:r>
              <w:rPr>
                <w:sz w:val="21"/>
                <w:szCs w:val="21"/>
              </w:rPr>
              <w:t>提交甲方</w:t>
            </w:r>
          </w:p>
        </w:tc>
        <w:tc>
          <w:tcPr>
            <w:tcW w:w="1596" w:type="dxa"/>
            <w:vAlign w:val="center"/>
          </w:tcPr>
          <w:p w14:paraId="3B95EB45">
            <w:pPr>
              <w:snapToGrid w:val="0"/>
              <w:spacing w:before="70" w:after="70" w:line="240" w:lineRule="auto"/>
              <w:ind w:firstLine="0"/>
              <w:jc w:val="left"/>
              <w:rPr>
                <w:sz w:val="21"/>
              </w:rPr>
            </w:pPr>
            <w:r>
              <w:rPr>
                <w:rFonts w:hint="eastAsia"/>
                <w:sz w:val="21"/>
                <w:szCs w:val="21"/>
              </w:rPr>
              <w:t>-</w:t>
            </w:r>
          </w:p>
        </w:tc>
        <w:tc>
          <w:tcPr>
            <w:tcW w:w="1774" w:type="dxa"/>
            <w:vAlign w:val="center"/>
          </w:tcPr>
          <w:p w14:paraId="016F8FFC">
            <w:pPr>
              <w:snapToGrid w:val="0"/>
              <w:spacing w:before="70" w:after="70" w:line="240" w:lineRule="auto"/>
              <w:ind w:firstLine="0"/>
              <w:jc w:val="left"/>
              <w:rPr>
                <w:sz w:val="21"/>
              </w:rPr>
            </w:pPr>
            <w:r>
              <w:rPr>
                <w:sz w:val="21"/>
                <w:szCs w:val="21"/>
              </w:rPr>
              <w:t>齐全</w:t>
            </w:r>
          </w:p>
        </w:tc>
        <w:tc>
          <w:tcPr>
            <w:tcW w:w="1596" w:type="dxa"/>
            <w:vAlign w:val="center"/>
          </w:tcPr>
          <w:p w14:paraId="2FF368D3">
            <w:pPr>
              <w:snapToGrid w:val="0"/>
              <w:spacing w:before="70" w:after="70" w:line="240" w:lineRule="auto"/>
              <w:ind w:firstLine="0"/>
              <w:jc w:val="left"/>
              <w:rPr>
                <w:sz w:val="21"/>
              </w:rPr>
            </w:pPr>
            <w:r>
              <w:rPr>
                <w:rFonts w:hint="eastAsia"/>
                <w:sz w:val="21"/>
                <w:szCs w:val="21"/>
              </w:rPr>
              <w:t>-</w:t>
            </w:r>
          </w:p>
        </w:tc>
      </w:tr>
      <w:tr w14:paraId="16748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54CA6D7">
            <w:pPr>
              <w:snapToGrid w:val="0"/>
              <w:spacing w:before="70" w:after="70" w:line="240" w:lineRule="auto"/>
              <w:ind w:firstLine="0"/>
              <w:jc w:val="center"/>
              <w:rPr>
                <w:sz w:val="21"/>
              </w:rPr>
            </w:pPr>
            <w:r>
              <w:rPr>
                <w:sz w:val="21"/>
                <w:szCs w:val="21"/>
              </w:rPr>
              <w:t>27</w:t>
            </w:r>
          </w:p>
        </w:tc>
        <w:tc>
          <w:tcPr>
            <w:tcW w:w="1386" w:type="dxa"/>
            <w:vAlign w:val="center"/>
          </w:tcPr>
          <w:p w14:paraId="68A9369F">
            <w:pPr>
              <w:snapToGrid w:val="0"/>
              <w:spacing w:before="70" w:after="70" w:line="240" w:lineRule="auto"/>
              <w:ind w:firstLine="0"/>
              <w:jc w:val="left"/>
              <w:rPr>
                <w:sz w:val="21"/>
              </w:rPr>
            </w:pPr>
            <w:r>
              <w:rPr>
                <w:sz w:val="21"/>
                <w:szCs w:val="21"/>
              </w:rPr>
              <w:t>归档</w:t>
            </w:r>
          </w:p>
        </w:tc>
        <w:tc>
          <w:tcPr>
            <w:tcW w:w="2226" w:type="dxa"/>
            <w:vAlign w:val="center"/>
          </w:tcPr>
          <w:p w14:paraId="3EA14FE9">
            <w:pPr>
              <w:snapToGrid w:val="0"/>
              <w:spacing w:before="70" w:after="70" w:line="240" w:lineRule="auto"/>
              <w:ind w:firstLine="0"/>
              <w:jc w:val="left"/>
              <w:rPr>
                <w:sz w:val="21"/>
              </w:rPr>
            </w:pPr>
            <w:r>
              <w:rPr>
                <w:sz w:val="21"/>
                <w:szCs w:val="21"/>
              </w:rPr>
              <w:t>组卷移交</w:t>
            </w:r>
          </w:p>
        </w:tc>
        <w:tc>
          <w:tcPr>
            <w:tcW w:w="1596" w:type="dxa"/>
            <w:vAlign w:val="center"/>
          </w:tcPr>
          <w:p w14:paraId="4D836D38">
            <w:pPr>
              <w:snapToGrid w:val="0"/>
              <w:spacing w:before="70" w:after="70" w:line="240" w:lineRule="auto"/>
              <w:ind w:firstLine="0"/>
              <w:jc w:val="left"/>
              <w:rPr>
                <w:sz w:val="21"/>
              </w:rPr>
            </w:pPr>
            <w:r>
              <w:rPr>
                <w:rFonts w:hint="eastAsia"/>
                <w:sz w:val="21"/>
                <w:szCs w:val="21"/>
              </w:rPr>
              <w:t>-</w:t>
            </w:r>
          </w:p>
        </w:tc>
        <w:tc>
          <w:tcPr>
            <w:tcW w:w="1774" w:type="dxa"/>
            <w:vAlign w:val="center"/>
          </w:tcPr>
          <w:p w14:paraId="4601D370">
            <w:pPr>
              <w:snapToGrid w:val="0"/>
              <w:spacing w:before="70" w:after="70" w:line="240" w:lineRule="auto"/>
              <w:ind w:firstLine="0"/>
              <w:jc w:val="left"/>
              <w:rPr>
                <w:sz w:val="21"/>
              </w:rPr>
            </w:pPr>
            <w:r>
              <w:rPr>
                <w:sz w:val="21"/>
                <w:szCs w:val="21"/>
              </w:rPr>
              <w:t>符合要求</w:t>
            </w:r>
          </w:p>
        </w:tc>
        <w:tc>
          <w:tcPr>
            <w:tcW w:w="1596" w:type="dxa"/>
            <w:vAlign w:val="center"/>
          </w:tcPr>
          <w:p w14:paraId="4F193E36">
            <w:pPr>
              <w:snapToGrid w:val="0"/>
              <w:spacing w:before="70" w:after="70" w:line="240" w:lineRule="auto"/>
              <w:ind w:firstLine="0"/>
              <w:jc w:val="left"/>
              <w:rPr>
                <w:sz w:val="21"/>
              </w:rPr>
            </w:pPr>
            <w:r>
              <w:rPr>
                <w:rFonts w:hint="eastAsia"/>
                <w:sz w:val="21"/>
                <w:szCs w:val="21"/>
              </w:rPr>
              <w:t>-</w:t>
            </w:r>
          </w:p>
        </w:tc>
      </w:tr>
      <w:tr w14:paraId="0D1F5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F287D62">
            <w:pPr>
              <w:snapToGrid w:val="0"/>
              <w:spacing w:before="70" w:after="70" w:line="240" w:lineRule="auto"/>
              <w:ind w:firstLine="0"/>
              <w:jc w:val="center"/>
              <w:rPr>
                <w:sz w:val="21"/>
              </w:rPr>
            </w:pPr>
            <w:r>
              <w:rPr>
                <w:sz w:val="21"/>
                <w:szCs w:val="21"/>
              </w:rPr>
              <w:t>28</w:t>
            </w:r>
          </w:p>
        </w:tc>
        <w:tc>
          <w:tcPr>
            <w:tcW w:w="1386" w:type="dxa"/>
            <w:vAlign w:val="center"/>
          </w:tcPr>
          <w:p w14:paraId="1F5ED49F">
            <w:pPr>
              <w:snapToGrid w:val="0"/>
              <w:spacing w:before="70" w:after="70" w:line="240" w:lineRule="auto"/>
              <w:ind w:firstLine="0"/>
              <w:jc w:val="left"/>
              <w:rPr>
                <w:sz w:val="21"/>
              </w:rPr>
            </w:pPr>
            <w:r>
              <w:rPr>
                <w:sz w:val="21"/>
                <w:szCs w:val="21"/>
              </w:rPr>
              <w:t>撤场</w:t>
            </w:r>
          </w:p>
        </w:tc>
        <w:tc>
          <w:tcPr>
            <w:tcW w:w="2226" w:type="dxa"/>
            <w:vAlign w:val="center"/>
          </w:tcPr>
          <w:p w14:paraId="140F9E33">
            <w:pPr>
              <w:snapToGrid w:val="0"/>
              <w:spacing w:before="70" w:after="70" w:line="240" w:lineRule="auto"/>
              <w:ind w:firstLine="0"/>
              <w:jc w:val="left"/>
              <w:rPr>
                <w:sz w:val="21"/>
              </w:rPr>
            </w:pPr>
            <w:r>
              <w:rPr>
                <w:sz w:val="21"/>
                <w:szCs w:val="21"/>
              </w:rPr>
              <w:t>清点、恢复</w:t>
            </w:r>
          </w:p>
        </w:tc>
        <w:tc>
          <w:tcPr>
            <w:tcW w:w="1596" w:type="dxa"/>
            <w:vAlign w:val="center"/>
          </w:tcPr>
          <w:p w14:paraId="3634B41D">
            <w:pPr>
              <w:snapToGrid w:val="0"/>
              <w:spacing w:before="70" w:after="70" w:line="240" w:lineRule="auto"/>
              <w:ind w:firstLine="0"/>
              <w:jc w:val="left"/>
              <w:rPr>
                <w:sz w:val="21"/>
              </w:rPr>
            </w:pPr>
            <w:r>
              <w:rPr>
                <w:rFonts w:hint="eastAsia"/>
                <w:sz w:val="21"/>
                <w:szCs w:val="21"/>
              </w:rPr>
              <w:t>-</w:t>
            </w:r>
          </w:p>
        </w:tc>
        <w:tc>
          <w:tcPr>
            <w:tcW w:w="1774" w:type="dxa"/>
            <w:vAlign w:val="center"/>
          </w:tcPr>
          <w:p w14:paraId="1EEE8F1C">
            <w:pPr>
              <w:snapToGrid w:val="0"/>
              <w:spacing w:before="70" w:after="70" w:line="240" w:lineRule="auto"/>
              <w:ind w:firstLine="0"/>
              <w:jc w:val="left"/>
              <w:rPr>
                <w:sz w:val="21"/>
              </w:rPr>
            </w:pPr>
            <w:r>
              <w:rPr>
                <w:sz w:val="21"/>
                <w:szCs w:val="21"/>
              </w:rPr>
              <w:t>工完料尽</w:t>
            </w:r>
          </w:p>
        </w:tc>
        <w:tc>
          <w:tcPr>
            <w:tcW w:w="1596" w:type="dxa"/>
            <w:vAlign w:val="center"/>
          </w:tcPr>
          <w:p w14:paraId="40F4DF17">
            <w:pPr>
              <w:snapToGrid w:val="0"/>
              <w:spacing w:before="70" w:after="70" w:line="240" w:lineRule="auto"/>
              <w:ind w:firstLine="0"/>
              <w:jc w:val="left"/>
              <w:rPr>
                <w:sz w:val="21"/>
              </w:rPr>
            </w:pPr>
            <w:r>
              <w:rPr>
                <w:sz w:val="21"/>
                <w:szCs w:val="21"/>
              </w:rPr>
              <w:t>场地清理</w:t>
            </w:r>
          </w:p>
        </w:tc>
      </w:tr>
    </w:tbl>
    <w:p w14:paraId="0786C7D0">
      <w:pPr>
        <w:spacing w:line="240" w:lineRule="auto"/>
      </w:pPr>
    </w:p>
    <w:p w14:paraId="58AC1847">
      <w:pPr>
        <w:pStyle w:val="6"/>
      </w:pPr>
      <w:r>
        <w:rPr>
          <w:szCs w:val="32"/>
        </w:rPr>
        <w:t>2.5.2.25 三场景作业方案</w:t>
      </w:r>
    </w:p>
    <w:p w14:paraId="5D2C51F4">
      <w:pPr>
        <w:pStyle w:val="7"/>
      </w:pPr>
      <w:r>
        <w:t>2.5.2.25.1 葛洲坝泄洪闸室（平坡）作业方案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83"/>
        <w:gridCol w:w="7517"/>
      </w:tblGrid>
      <w:tr w14:paraId="5D254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83" w:type="dxa"/>
            <w:shd w:val="clear" w:color="auto" w:fill="E7E6E6"/>
            <w:vAlign w:val="center"/>
          </w:tcPr>
          <w:p w14:paraId="0850E8A4">
            <w:pPr>
              <w:snapToGrid w:val="0"/>
              <w:spacing w:before="70" w:after="70" w:line="240" w:lineRule="auto"/>
              <w:ind w:firstLine="0"/>
              <w:jc w:val="center"/>
              <w:rPr>
                <w:b/>
                <w:sz w:val="21"/>
              </w:rPr>
            </w:pPr>
            <w:r>
              <w:rPr>
                <w:b/>
                <w:sz w:val="21"/>
                <w:szCs w:val="21"/>
              </w:rPr>
              <w:t>项目</w:t>
            </w:r>
          </w:p>
        </w:tc>
        <w:tc>
          <w:tcPr>
            <w:tcW w:w="7517" w:type="dxa"/>
            <w:shd w:val="clear" w:color="auto" w:fill="E7E6E6"/>
            <w:vAlign w:val="center"/>
          </w:tcPr>
          <w:p w14:paraId="22F99DBE">
            <w:pPr>
              <w:snapToGrid w:val="0"/>
              <w:spacing w:before="70" w:after="70" w:line="240" w:lineRule="auto"/>
              <w:ind w:firstLine="0"/>
              <w:jc w:val="center"/>
              <w:rPr>
                <w:b/>
                <w:sz w:val="21"/>
              </w:rPr>
            </w:pPr>
            <w:r>
              <w:rPr>
                <w:b/>
                <w:sz w:val="21"/>
                <w:szCs w:val="21"/>
              </w:rPr>
              <w:t>内容</w:t>
            </w:r>
          </w:p>
        </w:tc>
      </w:tr>
      <w:tr w14:paraId="62859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79BE476F">
            <w:pPr>
              <w:snapToGrid w:val="0"/>
              <w:spacing w:before="70" w:after="70" w:line="240" w:lineRule="auto"/>
              <w:ind w:firstLine="0"/>
              <w:jc w:val="center"/>
              <w:rPr>
                <w:sz w:val="21"/>
              </w:rPr>
            </w:pPr>
            <w:r>
              <w:rPr>
                <w:sz w:val="21"/>
                <w:szCs w:val="21"/>
              </w:rPr>
              <w:t>作业条件</w:t>
            </w:r>
          </w:p>
        </w:tc>
        <w:tc>
          <w:tcPr>
            <w:tcW w:w="7517" w:type="dxa"/>
            <w:vAlign w:val="center"/>
          </w:tcPr>
          <w:p w14:paraId="13C75E9E">
            <w:pPr>
              <w:snapToGrid w:val="0"/>
              <w:spacing w:before="70" w:after="70" w:line="240" w:lineRule="auto"/>
              <w:ind w:firstLine="0"/>
              <w:jc w:val="left"/>
              <w:rPr>
                <w:sz w:val="21"/>
              </w:rPr>
            </w:pPr>
            <w:r>
              <w:rPr>
                <w:sz w:val="21"/>
                <w:szCs w:val="21"/>
              </w:rPr>
              <w:t>闸室排干、检修通道开放、照明满足作业要求</w:t>
            </w:r>
          </w:p>
        </w:tc>
      </w:tr>
      <w:tr w14:paraId="788EA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3B42E6A1">
            <w:pPr>
              <w:snapToGrid w:val="0"/>
              <w:spacing w:before="70" w:after="70" w:line="240" w:lineRule="auto"/>
              <w:ind w:firstLine="0"/>
              <w:jc w:val="center"/>
              <w:rPr>
                <w:sz w:val="21"/>
              </w:rPr>
            </w:pPr>
            <w:r>
              <w:rPr>
                <w:sz w:val="21"/>
                <w:szCs w:val="21"/>
              </w:rPr>
              <w:t>作业范围</w:t>
            </w:r>
          </w:p>
        </w:tc>
        <w:tc>
          <w:tcPr>
            <w:tcW w:w="7517" w:type="dxa"/>
            <w:vAlign w:val="center"/>
          </w:tcPr>
          <w:p w14:paraId="10967EE4">
            <w:pPr>
              <w:snapToGrid w:val="0"/>
              <w:spacing w:before="70" w:after="70" w:line="240" w:lineRule="auto"/>
              <w:ind w:firstLine="0"/>
              <w:jc w:val="left"/>
              <w:rPr>
                <w:sz w:val="21"/>
              </w:rPr>
            </w:pPr>
            <w:r>
              <w:rPr>
                <w:sz w:val="21"/>
                <w:szCs w:val="21"/>
              </w:rPr>
              <w:t>底板及左右侧墙 2 m 高度范围</w:t>
            </w:r>
          </w:p>
        </w:tc>
      </w:tr>
      <w:tr w14:paraId="0D6C4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12AF7C9B">
            <w:pPr>
              <w:snapToGrid w:val="0"/>
              <w:spacing w:before="70" w:after="70" w:line="240" w:lineRule="auto"/>
              <w:ind w:firstLine="0"/>
              <w:jc w:val="center"/>
              <w:rPr>
                <w:sz w:val="21"/>
              </w:rPr>
            </w:pPr>
            <w:r>
              <w:rPr>
                <w:sz w:val="21"/>
                <w:szCs w:val="21"/>
              </w:rPr>
              <w:t>测站布置</w:t>
            </w:r>
          </w:p>
        </w:tc>
        <w:tc>
          <w:tcPr>
            <w:tcW w:w="7517" w:type="dxa"/>
            <w:vAlign w:val="center"/>
          </w:tcPr>
          <w:p w14:paraId="714C0BC4">
            <w:pPr>
              <w:snapToGrid w:val="0"/>
              <w:spacing w:before="70" w:after="70" w:line="240" w:lineRule="auto"/>
              <w:ind w:firstLine="0"/>
              <w:jc w:val="left"/>
              <w:rPr>
                <w:sz w:val="21"/>
              </w:rPr>
            </w:pPr>
            <w:r>
              <w:rPr>
                <w:sz w:val="21"/>
                <w:szCs w:val="21"/>
              </w:rPr>
              <w:t>2 站，分别位于闸室中部与角部，单站半径 12 m</w:t>
            </w:r>
          </w:p>
        </w:tc>
      </w:tr>
      <w:tr w14:paraId="39D1D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0DDF569A">
            <w:pPr>
              <w:snapToGrid w:val="0"/>
              <w:spacing w:before="70" w:after="70" w:line="240" w:lineRule="auto"/>
              <w:ind w:firstLine="0"/>
              <w:jc w:val="center"/>
              <w:rPr>
                <w:sz w:val="21"/>
              </w:rPr>
            </w:pPr>
            <w:r>
              <w:rPr>
                <w:sz w:val="21"/>
                <w:szCs w:val="21"/>
              </w:rPr>
              <w:t>人员配置</w:t>
            </w:r>
          </w:p>
        </w:tc>
        <w:tc>
          <w:tcPr>
            <w:tcW w:w="7517" w:type="dxa"/>
            <w:vAlign w:val="center"/>
          </w:tcPr>
          <w:p w14:paraId="4C0A14EE">
            <w:pPr>
              <w:snapToGrid w:val="0"/>
              <w:spacing w:before="70" w:after="70" w:line="240" w:lineRule="auto"/>
              <w:ind w:firstLine="0"/>
              <w:jc w:val="left"/>
              <w:rPr>
                <w:sz w:val="21"/>
              </w:rPr>
            </w:pPr>
            <w:r>
              <w:rPr>
                <w:sz w:val="21"/>
                <w:szCs w:val="21"/>
              </w:rPr>
              <w:t>测量 2 人、采集 2 人、安全员 1 人</w:t>
            </w:r>
          </w:p>
        </w:tc>
      </w:tr>
      <w:tr w14:paraId="1C3F5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42372A0A">
            <w:pPr>
              <w:snapToGrid w:val="0"/>
              <w:spacing w:before="70" w:after="70" w:line="240" w:lineRule="auto"/>
              <w:ind w:firstLine="0"/>
              <w:jc w:val="center"/>
            </w:pPr>
            <w:r>
              <w:rPr>
                <w:sz w:val="21"/>
                <w:szCs w:val="21"/>
              </w:rPr>
              <w:t>主要设备</w:t>
            </w:r>
          </w:p>
        </w:tc>
        <w:tc>
          <w:tcPr>
            <w:tcW w:w="7517" w:type="dxa"/>
            <w:vAlign w:val="center"/>
          </w:tcPr>
          <w:p w14:paraId="595490AE">
            <w:pPr>
              <w:snapToGrid w:val="0"/>
              <w:spacing w:before="70" w:after="70" w:line="240" w:lineRule="auto"/>
              <w:ind w:firstLine="0"/>
              <w:jc w:val="center"/>
            </w:pPr>
            <w:r>
              <w:rPr>
                <w:sz w:val="21"/>
                <w:szCs w:val="21"/>
              </w:rPr>
              <w:t>跟踪器 1、跟踪框架 1、扫描仪 1、载具 1、全站仪 1、水准仪 1</w:t>
            </w:r>
          </w:p>
        </w:tc>
      </w:tr>
      <w:tr w14:paraId="621BC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44B6639F">
            <w:pPr>
              <w:snapToGrid w:val="0"/>
              <w:spacing w:before="70" w:after="70" w:line="240" w:lineRule="auto"/>
              <w:ind w:firstLine="0"/>
              <w:jc w:val="center"/>
              <w:rPr>
                <w:sz w:val="21"/>
              </w:rPr>
            </w:pPr>
            <w:r>
              <w:rPr>
                <w:sz w:val="21"/>
                <w:szCs w:val="21"/>
              </w:rPr>
              <w:t>作业工序</w:t>
            </w:r>
          </w:p>
        </w:tc>
        <w:tc>
          <w:tcPr>
            <w:tcW w:w="7517" w:type="dxa"/>
            <w:vAlign w:val="center"/>
          </w:tcPr>
          <w:p w14:paraId="2418AFC4">
            <w:pPr>
              <w:snapToGrid w:val="0"/>
              <w:spacing w:before="70" w:after="70" w:line="240" w:lineRule="auto"/>
              <w:ind w:firstLine="0"/>
              <w:jc w:val="left"/>
              <w:rPr>
                <w:sz w:val="21"/>
              </w:rPr>
            </w:pPr>
            <w:r>
              <w:rPr>
                <w:sz w:val="21"/>
                <w:szCs w:val="21"/>
              </w:rPr>
              <w:t>进场→架站→控制测量→标定→试扫→分区采集→补扫→质检→备份→撤收</w:t>
            </w:r>
          </w:p>
        </w:tc>
      </w:tr>
      <w:tr w14:paraId="2E8A0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5E951D7F">
            <w:pPr>
              <w:snapToGrid w:val="0"/>
              <w:spacing w:before="70" w:after="70" w:line="240" w:lineRule="auto"/>
              <w:ind w:firstLine="0"/>
              <w:jc w:val="center"/>
              <w:rPr>
                <w:sz w:val="21"/>
              </w:rPr>
            </w:pPr>
            <w:r>
              <w:rPr>
                <w:sz w:val="21"/>
                <w:szCs w:val="21"/>
              </w:rPr>
              <w:t>单孔工期</w:t>
            </w:r>
          </w:p>
        </w:tc>
        <w:tc>
          <w:tcPr>
            <w:tcW w:w="7517" w:type="dxa"/>
            <w:vAlign w:val="center"/>
          </w:tcPr>
          <w:p w14:paraId="199970D3">
            <w:pPr>
              <w:snapToGrid w:val="0"/>
              <w:spacing w:before="70" w:after="70" w:line="240" w:lineRule="auto"/>
              <w:ind w:firstLine="0"/>
              <w:jc w:val="left"/>
              <w:rPr>
                <w:sz w:val="21"/>
              </w:rPr>
            </w:pPr>
            <w:r>
              <w:rPr>
                <w:sz w:val="21"/>
                <w:szCs w:val="21"/>
              </w:rPr>
              <w:t>2 个工作日</w:t>
            </w:r>
          </w:p>
        </w:tc>
      </w:tr>
      <w:tr w14:paraId="11E0D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7F3E60A2">
            <w:pPr>
              <w:snapToGrid w:val="0"/>
              <w:spacing w:before="70" w:after="70" w:line="240" w:lineRule="auto"/>
              <w:ind w:firstLine="0"/>
              <w:jc w:val="center"/>
              <w:rPr>
                <w:sz w:val="21"/>
              </w:rPr>
            </w:pPr>
            <w:r>
              <w:rPr>
                <w:sz w:val="21"/>
                <w:szCs w:val="21"/>
              </w:rPr>
              <w:t>质量控制</w:t>
            </w:r>
          </w:p>
        </w:tc>
        <w:tc>
          <w:tcPr>
            <w:tcW w:w="7517" w:type="dxa"/>
            <w:vAlign w:val="center"/>
          </w:tcPr>
          <w:p w14:paraId="170E124D">
            <w:pPr>
              <w:snapToGrid w:val="0"/>
              <w:spacing w:before="70" w:after="70" w:line="240" w:lineRule="auto"/>
              <w:ind w:firstLine="0"/>
              <w:jc w:val="left"/>
              <w:rPr>
                <w:sz w:val="21"/>
              </w:rPr>
            </w:pPr>
            <w:r>
              <w:rPr>
                <w:sz w:val="21"/>
                <w:szCs w:val="21"/>
              </w:rPr>
              <w:t>覆盖率 ≥98%、检查点较差 ≤1 mm、底板高程双路径校核</w:t>
            </w:r>
          </w:p>
        </w:tc>
      </w:tr>
      <w:tr w14:paraId="37E86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7A0DB8E4">
            <w:pPr>
              <w:snapToGrid w:val="0"/>
              <w:spacing w:before="70" w:after="70" w:line="240" w:lineRule="auto"/>
              <w:ind w:firstLine="0"/>
              <w:jc w:val="center"/>
              <w:rPr>
                <w:sz w:val="21"/>
              </w:rPr>
            </w:pPr>
            <w:r>
              <w:rPr>
                <w:sz w:val="21"/>
                <w:szCs w:val="21"/>
              </w:rPr>
              <w:t>安全控制</w:t>
            </w:r>
          </w:p>
        </w:tc>
        <w:tc>
          <w:tcPr>
            <w:tcW w:w="7517" w:type="dxa"/>
            <w:vAlign w:val="center"/>
          </w:tcPr>
          <w:p w14:paraId="7B7AFA7C">
            <w:pPr>
              <w:snapToGrid w:val="0"/>
              <w:spacing w:before="70" w:after="70" w:line="240" w:lineRule="auto"/>
              <w:ind w:firstLine="0"/>
              <w:jc w:val="left"/>
              <w:rPr>
                <w:sz w:val="21"/>
              </w:rPr>
            </w:pPr>
            <w:r>
              <w:rPr>
                <w:sz w:val="21"/>
                <w:szCs w:val="21"/>
              </w:rPr>
              <w:t>临边围挡、防坠落、防滑、有限空间检测</w:t>
            </w:r>
          </w:p>
        </w:tc>
      </w:tr>
      <w:tr w14:paraId="10ECD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3" w:type="dxa"/>
            <w:vAlign w:val="center"/>
          </w:tcPr>
          <w:p w14:paraId="6A468E90">
            <w:pPr>
              <w:snapToGrid w:val="0"/>
              <w:spacing w:before="70" w:after="70" w:line="240" w:lineRule="auto"/>
              <w:ind w:firstLine="0"/>
              <w:jc w:val="center"/>
              <w:rPr>
                <w:sz w:val="21"/>
              </w:rPr>
            </w:pPr>
            <w:r>
              <w:rPr>
                <w:sz w:val="21"/>
                <w:szCs w:val="21"/>
              </w:rPr>
              <w:t>交付成果</w:t>
            </w:r>
          </w:p>
        </w:tc>
        <w:tc>
          <w:tcPr>
            <w:tcW w:w="7517" w:type="dxa"/>
            <w:vAlign w:val="center"/>
          </w:tcPr>
          <w:p w14:paraId="2FD81D67">
            <w:pPr>
              <w:snapToGrid w:val="0"/>
              <w:spacing w:before="70" w:after="70" w:line="240" w:lineRule="auto"/>
              <w:ind w:firstLine="0"/>
              <w:jc w:val="left"/>
              <w:rPr>
                <w:sz w:val="21"/>
              </w:rPr>
            </w:pPr>
            <w:r>
              <w:rPr>
                <w:sz w:val="21"/>
                <w:szCs w:val="21"/>
              </w:rPr>
              <w:t>高精度模型、点云、缺陷清单、报告、DWG 记录图</w:t>
            </w:r>
          </w:p>
        </w:tc>
      </w:tr>
    </w:tbl>
    <w:p w14:paraId="684AFFA5">
      <w:pPr>
        <w:spacing w:line="240" w:lineRule="auto"/>
      </w:pPr>
    </w:p>
    <w:p w14:paraId="203E5CB2">
      <w:pPr>
        <w:pStyle w:val="7"/>
      </w:pPr>
      <w:r>
        <w:t>2.5.2.25.2 三峡泄洪深孔（缓坡）作业方案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81"/>
        <w:gridCol w:w="7519"/>
      </w:tblGrid>
      <w:tr w14:paraId="1DDF1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81" w:type="dxa"/>
            <w:shd w:val="clear" w:color="auto" w:fill="E7E6E6"/>
            <w:vAlign w:val="center"/>
          </w:tcPr>
          <w:p w14:paraId="1376E6E4">
            <w:pPr>
              <w:snapToGrid w:val="0"/>
              <w:spacing w:before="70" w:after="70" w:line="240" w:lineRule="auto"/>
              <w:ind w:firstLine="0"/>
              <w:jc w:val="center"/>
              <w:rPr>
                <w:b/>
                <w:sz w:val="21"/>
              </w:rPr>
            </w:pPr>
            <w:r>
              <w:rPr>
                <w:b/>
                <w:sz w:val="21"/>
                <w:szCs w:val="21"/>
              </w:rPr>
              <w:t>项目</w:t>
            </w:r>
          </w:p>
        </w:tc>
        <w:tc>
          <w:tcPr>
            <w:tcW w:w="7519" w:type="dxa"/>
            <w:shd w:val="clear" w:color="auto" w:fill="E7E6E6"/>
            <w:vAlign w:val="center"/>
          </w:tcPr>
          <w:p w14:paraId="53848494">
            <w:pPr>
              <w:snapToGrid w:val="0"/>
              <w:spacing w:before="70" w:after="70" w:line="240" w:lineRule="auto"/>
              <w:ind w:firstLine="0"/>
              <w:jc w:val="center"/>
              <w:rPr>
                <w:b/>
                <w:sz w:val="21"/>
              </w:rPr>
            </w:pPr>
            <w:r>
              <w:rPr>
                <w:b/>
                <w:sz w:val="21"/>
                <w:szCs w:val="21"/>
              </w:rPr>
              <w:t>内容</w:t>
            </w:r>
          </w:p>
        </w:tc>
      </w:tr>
      <w:tr w14:paraId="7B54A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121330B2">
            <w:pPr>
              <w:snapToGrid w:val="0"/>
              <w:spacing w:before="70" w:after="70" w:line="240" w:lineRule="auto"/>
              <w:ind w:firstLine="0"/>
              <w:jc w:val="center"/>
              <w:rPr>
                <w:sz w:val="21"/>
              </w:rPr>
            </w:pPr>
            <w:r>
              <w:rPr>
                <w:sz w:val="21"/>
                <w:szCs w:val="21"/>
              </w:rPr>
              <w:t>作业条件</w:t>
            </w:r>
          </w:p>
        </w:tc>
        <w:tc>
          <w:tcPr>
            <w:tcW w:w="7519" w:type="dxa"/>
            <w:vAlign w:val="center"/>
          </w:tcPr>
          <w:p w14:paraId="053FCAD3">
            <w:pPr>
              <w:snapToGrid w:val="0"/>
              <w:spacing w:before="70" w:after="70" w:line="240" w:lineRule="auto"/>
              <w:ind w:firstLine="0"/>
              <w:jc w:val="left"/>
              <w:rPr>
                <w:sz w:val="21"/>
              </w:rPr>
            </w:pPr>
            <w:r>
              <w:rPr>
                <w:sz w:val="21"/>
                <w:szCs w:val="21"/>
              </w:rPr>
              <w:t>深孔检修通道开放、通风照明到位</w:t>
            </w:r>
          </w:p>
        </w:tc>
      </w:tr>
      <w:tr w14:paraId="3615B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7AEE2EE6">
            <w:pPr>
              <w:snapToGrid w:val="0"/>
              <w:spacing w:before="70" w:after="70" w:line="240" w:lineRule="auto"/>
              <w:ind w:firstLine="0"/>
              <w:jc w:val="center"/>
              <w:rPr>
                <w:sz w:val="21"/>
              </w:rPr>
            </w:pPr>
            <w:r>
              <w:rPr>
                <w:sz w:val="21"/>
                <w:szCs w:val="21"/>
              </w:rPr>
              <w:t>作业范围</w:t>
            </w:r>
          </w:p>
        </w:tc>
        <w:tc>
          <w:tcPr>
            <w:tcW w:w="7519" w:type="dxa"/>
            <w:vAlign w:val="center"/>
          </w:tcPr>
          <w:p w14:paraId="1E8A2E0F">
            <w:pPr>
              <w:snapToGrid w:val="0"/>
              <w:spacing w:before="70" w:after="70" w:line="240" w:lineRule="auto"/>
              <w:ind w:firstLine="0"/>
              <w:jc w:val="left"/>
              <w:rPr>
                <w:sz w:val="21"/>
              </w:rPr>
            </w:pPr>
            <w:r>
              <w:rPr>
                <w:sz w:val="21"/>
                <w:szCs w:val="21"/>
              </w:rPr>
              <w:t>出口挑坎与上游掺气跌坎之间底板和侧墙 2 m 高度范围</w:t>
            </w:r>
          </w:p>
        </w:tc>
      </w:tr>
      <w:tr w14:paraId="0E9C6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7AF53BA0">
            <w:pPr>
              <w:snapToGrid w:val="0"/>
              <w:spacing w:before="70" w:after="70" w:line="240" w:lineRule="auto"/>
              <w:ind w:firstLine="0"/>
              <w:jc w:val="center"/>
              <w:rPr>
                <w:sz w:val="21"/>
              </w:rPr>
            </w:pPr>
            <w:r>
              <w:rPr>
                <w:sz w:val="21"/>
                <w:szCs w:val="21"/>
              </w:rPr>
              <w:t>测站布置</w:t>
            </w:r>
          </w:p>
        </w:tc>
        <w:tc>
          <w:tcPr>
            <w:tcW w:w="7519" w:type="dxa"/>
            <w:vAlign w:val="center"/>
          </w:tcPr>
          <w:p w14:paraId="2CFD5B18">
            <w:pPr>
              <w:snapToGrid w:val="0"/>
              <w:spacing w:before="70" w:after="70" w:line="240" w:lineRule="auto"/>
              <w:ind w:firstLine="0"/>
              <w:jc w:val="left"/>
              <w:rPr>
                <w:sz w:val="21"/>
              </w:rPr>
            </w:pPr>
            <w:r>
              <w:rPr>
                <w:sz w:val="21"/>
                <w:szCs w:val="21"/>
              </w:rPr>
              <w:t>沿槽分段，3～5 站，站间公共标志点</w:t>
            </w:r>
          </w:p>
        </w:tc>
      </w:tr>
      <w:tr w14:paraId="1D049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20FB8C79">
            <w:pPr>
              <w:snapToGrid w:val="0"/>
              <w:spacing w:before="70" w:after="70" w:line="240" w:lineRule="auto"/>
              <w:ind w:firstLine="0"/>
              <w:jc w:val="center"/>
              <w:rPr>
                <w:sz w:val="21"/>
              </w:rPr>
            </w:pPr>
            <w:r>
              <w:rPr>
                <w:sz w:val="21"/>
                <w:szCs w:val="21"/>
              </w:rPr>
              <w:t>人员配置</w:t>
            </w:r>
          </w:p>
        </w:tc>
        <w:tc>
          <w:tcPr>
            <w:tcW w:w="7519" w:type="dxa"/>
            <w:vAlign w:val="center"/>
          </w:tcPr>
          <w:p w14:paraId="6D48CD9A">
            <w:pPr>
              <w:snapToGrid w:val="0"/>
              <w:spacing w:before="70" w:after="70" w:line="240" w:lineRule="auto"/>
              <w:ind w:firstLine="0"/>
              <w:jc w:val="left"/>
              <w:rPr>
                <w:sz w:val="21"/>
              </w:rPr>
            </w:pPr>
            <w:r>
              <w:rPr>
                <w:sz w:val="21"/>
                <w:szCs w:val="21"/>
              </w:rPr>
              <w:t>测量 2 人、采集 2 人、安全员 1 人</w:t>
            </w:r>
          </w:p>
        </w:tc>
      </w:tr>
      <w:tr w14:paraId="7E39F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53235711">
            <w:pPr>
              <w:snapToGrid w:val="0"/>
              <w:spacing w:before="70" w:after="70" w:line="240" w:lineRule="auto"/>
              <w:ind w:firstLine="0"/>
              <w:jc w:val="center"/>
            </w:pPr>
            <w:r>
              <w:rPr>
                <w:sz w:val="21"/>
                <w:szCs w:val="21"/>
              </w:rPr>
              <w:t>主要设备</w:t>
            </w:r>
          </w:p>
        </w:tc>
        <w:tc>
          <w:tcPr>
            <w:tcW w:w="7519" w:type="dxa"/>
            <w:vAlign w:val="center"/>
          </w:tcPr>
          <w:p w14:paraId="0DCFF6C1">
            <w:pPr>
              <w:snapToGrid w:val="0"/>
              <w:spacing w:before="70" w:after="70" w:line="240" w:lineRule="auto"/>
              <w:ind w:firstLine="0"/>
              <w:jc w:val="center"/>
            </w:pPr>
            <w:r>
              <w:rPr>
                <w:sz w:val="21"/>
                <w:szCs w:val="21"/>
              </w:rPr>
              <w:t>跟踪器 1、跟踪框架 1、扫描仪 1、载具 1、全站仪 1</w:t>
            </w:r>
          </w:p>
        </w:tc>
      </w:tr>
      <w:tr w14:paraId="0DFA7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1132A1FF">
            <w:pPr>
              <w:snapToGrid w:val="0"/>
              <w:spacing w:before="70" w:after="70" w:line="240" w:lineRule="auto"/>
              <w:ind w:firstLine="0"/>
              <w:jc w:val="center"/>
              <w:rPr>
                <w:sz w:val="21"/>
              </w:rPr>
            </w:pPr>
            <w:r>
              <w:rPr>
                <w:sz w:val="21"/>
                <w:szCs w:val="21"/>
              </w:rPr>
              <w:t>作业工序</w:t>
            </w:r>
          </w:p>
        </w:tc>
        <w:tc>
          <w:tcPr>
            <w:tcW w:w="7519" w:type="dxa"/>
            <w:vAlign w:val="center"/>
          </w:tcPr>
          <w:p w14:paraId="5E7D74E6">
            <w:pPr>
              <w:snapToGrid w:val="0"/>
              <w:spacing w:before="70" w:after="70" w:line="240" w:lineRule="auto"/>
              <w:ind w:firstLine="0"/>
              <w:jc w:val="left"/>
              <w:rPr>
                <w:sz w:val="21"/>
              </w:rPr>
            </w:pPr>
            <w:r>
              <w:rPr>
                <w:sz w:val="21"/>
                <w:szCs w:val="21"/>
              </w:rPr>
              <w:t>进场→分段架站→控制测量→标定→分段采集→拼接→补扫→质检→备份→撤收</w:t>
            </w:r>
          </w:p>
        </w:tc>
      </w:tr>
      <w:tr w14:paraId="26ECF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5DAA0786">
            <w:pPr>
              <w:snapToGrid w:val="0"/>
              <w:spacing w:before="70" w:after="70" w:line="240" w:lineRule="auto"/>
              <w:ind w:firstLine="0"/>
              <w:jc w:val="center"/>
              <w:rPr>
                <w:sz w:val="21"/>
              </w:rPr>
            </w:pPr>
            <w:r>
              <w:rPr>
                <w:sz w:val="21"/>
                <w:szCs w:val="21"/>
              </w:rPr>
              <w:t>单孔工期</w:t>
            </w:r>
          </w:p>
        </w:tc>
        <w:tc>
          <w:tcPr>
            <w:tcW w:w="7519" w:type="dxa"/>
            <w:vAlign w:val="center"/>
          </w:tcPr>
          <w:p w14:paraId="5EEF8C79">
            <w:pPr>
              <w:snapToGrid w:val="0"/>
              <w:spacing w:before="70" w:after="70" w:line="240" w:lineRule="auto"/>
              <w:ind w:firstLine="0"/>
              <w:jc w:val="left"/>
              <w:rPr>
                <w:sz w:val="21"/>
              </w:rPr>
            </w:pPr>
            <w:r>
              <w:rPr>
                <w:sz w:val="21"/>
                <w:szCs w:val="21"/>
              </w:rPr>
              <w:t>3 个工作日</w:t>
            </w:r>
          </w:p>
        </w:tc>
      </w:tr>
      <w:tr w14:paraId="73CFD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6B63CDA3">
            <w:pPr>
              <w:snapToGrid w:val="0"/>
              <w:spacing w:before="70" w:after="70" w:line="240" w:lineRule="auto"/>
              <w:ind w:firstLine="0"/>
              <w:jc w:val="center"/>
              <w:rPr>
                <w:sz w:val="21"/>
              </w:rPr>
            </w:pPr>
            <w:r>
              <w:rPr>
                <w:sz w:val="21"/>
                <w:szCs w:val="21"/>
              </w:rPr>
              <w:t>质量控制</w:t>
            </w:r>
          </w:p>
        </w:tc>
        <w:tc>
          <w:tcPr>
            <w:tcW w:w="7519" w:type="dxa"/>
            <w:vAlign w:val="center"/>
          </w:tcPr>
          <w:p w14:paraId="6ED4C67F">
            <w:pPr>
              <w:snapToGrid w:val="0"/>
              <w:spacing w:before="70" w:after="70" w:line="240" w:lineRule="auto"/>
              <w:ind w:firstLine="0"/>
              <w:jc w:val="left"/>
              <w:rPr>
                <w:sz w:val="21"/>
              </w:rPr>
            </w:pPr>
            <w:r>
              <w:rPr>
                <w:sz w:val="21"/>
                <w:szCs w:val="21"/>
              </w:rPr>
              <w:t>整体 ±1 cm、深度 ±1 mm、闭环 ≤1 cm、每段 2 个控制点</w:t>
            </w:r>
          </w:p>
        </w:tc>
      </w:tr>
      <w:tr w14:paraId="39A8A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08C6206A">
            <w:pPr>
              <w:snapToGrid w:val="0"/>
              <w:spacing w:before="70" w:after="70" w:line="240" w:lineRule="auto"/>
              <w:ind w:firstLine="0"/>
              <w:jc w:val="center"/>
              <w:rPr>
                <w:sz w:val="21"/>
              </w:rPr>
            </w:pPr>
            <w:r>
              <w:rPr>
                <w:sz w:val="21"/>
                <w:szCs w:val="21"/>
              </w:rPr>
              <w:t>安全控制</w:t>
            </w:r>
          </w:p>
        </w:tc>
        <w:tc>
          <w:tcPr>
            <w:tcW w:w="7519" w:type="dxa"/>
            <w:vAlign w:val="center"/>
          </w:tcPr>
          <w:p w14:paraId="33D62726">
            <w:pPr>
              <w:snapToGrid w:val="0"/>
              <w:spacing w:before="70" w:after="70" w:line="240" w:lineRule="auto"/>
              <w:ind w:firstLine="0"/>
              <w:jc w:val="left"/>
              <w:rPr>
                <w:sz w:val="21"/>
              </w:rPr>
            </w:pPr>
            <w:r>
              <w:rPr>
                <w:sz w:val="21"/>
                <w:szCs w:val="21"/>
              </w:rPr>
              <w:t>防滑、临边、有限空间检测、救生衣</w:t>
            </w:r>
          </w:p>
        </w:tc>
      </w:tr>
      <w:tr w14:paraId="5F083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81" w:type="dxa"/>
            <w:vAlign w:val="center"/>
          </w:tcPr>
          <w:p w14:paraId="176E1562">
            <w:pPr>
              <w:snapToGrid w:val="0"/>
              <w:spacing w:before="70" w:after="70" w:line="240" w:lineRule="auto"/>
              <w:ind w:firstLine="0"/>
              <w:jc w:val="center"/>
              <w:rPr>
                <w:sz w:val="21"/>
              </w:rPr>
            </w:pPr>
            <w:r>
              <w:rPr>
                <w:sz w:val="21"/>
                <w:szCs w:val="21"/>
              </w:rPr>
              <w:t>交付成果</w:t>
            </w:r>
          </w:p>
        </w:tc>
        <w:tc>
          <w:tcPr>
            <w:tcW w:w="7519" w:type="dxa"/>
            <w:vAlign w:val="center"/>
          </w:tcPr>
          <w:p w14:paraId="7537215F">
            <w:pPr>
              <w:snapToGrid w:val="0"/>
              <w:spacing w:before="70" w:after="70" w:line="240" w:lineRule="auto"/>
              <w:ind w:firstLine="0"/>
              <w:jc w:val="left"/>
              <w:rPr>
                <w:sz w:val="21"/>
              </w:rPr>
            </w:pPr>
            <w:r>
              <w:rPr>
                <w:sz w:val="21"/>
                <w:szCs w:val="21"/>
              </w:rPr>
              <w:t>整体模型、缺陷精测数据、报告、记录图</w:t>
            </w:r>
          </w:p>
        </w:tc>
      </w:tr>
    </w:tbl>
    <w:p w14:paraId="58813FE6">
      <w:pPr>
        <w:spacing w:line="240" w:lineRule="auto"/>
      </w:pPr>
    </w:p>
    <w:p w14:paraId="717D4F24">
      <w:pPr>
        <w:pStyle w:val="7"/>
      </w:pPr>
      <w:r>
        <w:t>2.5.2.25.3 向家坝泄洪表孔（陡坡）作业方案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7484"/>
      </w:tblGrid>
      <w:tr w14:paraId="633BE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16" w:type="dxa"/>
            <w:shd w:val="clear" w:color="auto" w:fill="E7E6E6"/>
            <w:vAlign w:val="center"/>
          </w:tcPr>
          <w:p w14:paraId="6F520A31">
            <w:pPr>
              <w:snapToGrid w:val="0"/>
              <w:spacing w:before="70" w:after="70" w:line="240" w:lineRule="auto"/>
              <w:ind w:firstLine="0"/>
              <w:jc w:val="center"/>
              <w:rPr>
                <w:b/>
                <w:sz w:val="21"/>
              </w:rPr>
            </w:pPr>
            <w:r>
              <w:rPr>
                <w:b/>
                <w:sz w:val="21"/>
                <w:szCs w:val="21"/>
              </w:rPr>
              <w:t>项目</w:t>
            </w:r>
          </w:p>
        </w:tc>
        <w:tc>
          <w:tcPr>
            <w:tcW w:w="7484" w:type="dxa"/>
            <w:shd w:val="clear" w:color="auto" w:fill="E7E6E6"/>
            <w:vAlign w:val="center"/>
          </w:tcPr>
          <w:p w14:paraId="395DEC38">
            <w:pPr>
              <w:snapToGrid w:val="0"/>
              <w:spacing w:before="70" w:after="70" w:line="240" w:lineRule="auto"/>
              <w:ind w:firstLine="0"/>
              <w:jc w:val="center"/>
              <w:rPr>
                <w:b/>
                <w:sz w:val="21"/>
              </w:rPr>
            </w:pPr>
            <w:r>
              <w:rPr>
                <w:b/>
                <w:sz w:val="21"/>
                <w:szCs w:val="21"/>
              </w:rPr>
              <w:t>内容</w:t>
            </w:r>
          </w:p>
        </w:tc>
      </w:tr>
      <w:tr w14:paraId="5DF55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0B5658A7">
            <w:pPr>
              <w:snapToGrid w:val="0"/>
              <w:spacing w:before="70" w:after="70" w:line="240" w:lineRule="auto"/>
              <w:ind w:firstLine="0"/>
              <w:jc w:val="center"/>
              <w:rPr>
                <w:sz w:val="21"/>
              </w:rPr>
            </w:pPr>
            <w:r>
              <w:rPr>
                <w:sz w:val="21"/>
                <w:szCs w:val="21"/>
              </w:rPr>
              <w:t>作业条件</w:t>
            </w:r>
          </w:p>
        </w:tc>
        <w:tc>
          <w:tcPr>
            <w:tcW w:w="7484" w:type="dxa"/>
            <w:vAlign w:val="center"/>
          </w:tcPr>
          <w:p w14:paraId="0A93AA34">
            <w:pPr>
              <w:snapToGrid w:val="0"/>
              <w:spacing w:before="70" w:after="70" w:line="240" w:lineRule="auto"/>
              <w:ind w:firstLine="0"/>
              <w:jc w:val="left"/>
              <w:rPr>
                <w:sz w:val="21"/>
              </w:rPr>
            </w:pPr>
            <w:r>
              <w:rPr>
                <w:sz w:val="21"/>
                <w:szCs w:val="21"/>
              </w:rPr>
              <w:t>移动检修平台可用、作业窗口批准</w:t>
            </w:r>
          </w:p>
        </w:tc>
      </w:tr>
      <w:tr w14:paraId="401C7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27C3E484">
            <w:pPr>
              <w:snapToGrid w:val="0"/>
              <w:spacing w:before="70" w:after="70" w:line="240" w:lineRule="auto"/>
              <w:ind w:firstLine="0"/>
              <w:jc w:val="center"/>
              <w:rPr>
                <w:sz w:val="21"/>
              </w:rPr>
            </w:pPr>
            <w:r>
              <w:rPr>
                <w:sz w:val="21"/>
                <w:szCs w:val="21"/>
              </w:rPr>
              <w:t>作业范围</w:t>
            </w:r>
          </w:p>
        </w:tc>
        <w:tc>
          <w:tcPr>
            <w:tcW w:w="7484" w:type="dxa"/>
            <w:vAlign w:val="center"/>
          </w:tcPr>
          <w:p w14:paraId="212268D5">
            <w:pPr>
              <w:snapToGrid w:val="0"/>
              <w:spacing w:before="70" w:after="70" w:line="240" w:lineRule="auto"/>
              <w:ind w:firstLine="0"/>
              <w:jc w:val="left"/>
              <w:rPr>
                <w:sz w:val="21"/>
              </w:rPr>
            </w:pPr>
            <w:r>
              <w:rPr>
                <w:sz w:val="21"/>
                <w:szCs w:val="21"/>
              </w:rPr>
              <w:t>270 m 高程水面断面与上游掺气跌坎之间底板和侧墙 2 m 高度范围</w:t>
            </w:r>
          </w:p>
        </w:tc>
      </w:tr>
      <w:tr w14:paraId="37099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1EB9592E">
            <w:pPr>
              <w:snapToGrid w:val="0"/>
              <w:spacing w:before="70" w:after="70" w:line="240" w:lineRule="auto"/>
              <w:ind w:firstLine="0"/>
              <w:jc w:val="center"/>
              <w:rPr>
                <w:sz w:val="21"/>
              </w:rPr>
            </w:pPr>
            <w:r>
              <w:rPr>
                <w:sz w:val="21"/>
                <w:szCs w:val="21"/>
              </w:rPr>
              <w:t>测站布置</w:t>
            </w:r>
          </w:p>
        </w:tc>
        <w:tc>
          <w:tcPr>
            <w:tcW w:w="7484" w:type="dxa"/>
            <w:vAlign w:val="center"/>
          </w:tcPr>
          <w:p w14:paraId="479EED7C">
            <w:pPr>
              <w:snapToGrid w:val="0"/>
              <w:spacing w:before="70" w:after="70" w:line="240" w:lineRule="auto"/>
              <w:ind w:firstLine="0"/>
              <w:jc w:val="left"/>
              <w:rPr>
                <w:sz w:val="21"/>
              </w:rPr>
            </w:pPr>
            <w:r>
              <w:rPr>
                <w:sz w:val="21"/>
                <w:szCs w:val="21"/>
              </w:rPr>
              <w:t>分段接力，5～8 m/段，平台挂载或载具抵近</w:t>
            </w:r>
          </w:p>
        </w:tc>
      </w:tr>
      <w:tr w14:paraId="6305A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06A2DF21">
            <w:pPr>
              <w:snapToGrid w:val="0"/>
              <w:spacing w:before="70" w:after="70" w:line="240" w:lineRule="auto"/>
              <w:ind w:firstLine="0"/>
              <w:jc w:val="center"/>
              <w:rPr>
                <w:sz w:val="21"/>
              </w:rPr>
            </w:pPr>
            <w:r>
              <w:rPr>
                <w:sz w:val="21"/>
                <w:szCs w:val="21"/>
              </w:rPr>
              <w:t>人员配置</w:t>
            </w:r>
          </w:p>
        </w:tc>
        <w:tc>
          <w:tcPr>
            <w:tcW w:w="7484" w:type="dxa"/>
            <w:vAlign w:val="center"/>
          </w:tcPr>
          <w:p w14:paraId="31569E5A">
            <w:pPr>
              <w:snapToGrid w:val="0"/>
              <w:spacing w:before="70" w:after="70" w:line="240" w:lineRule="auto"/>
              <w:ind w:firstLine="0"/>
              <w:jc w:val="left"/>
              <w:rPr>
                <w:sz w:val="21"/>
              </w:rPr>
            </w:pPr>
            <w:r>
              <w:rPr>
                <w:sz w:val="21"/>
                <w:szCs w:val="21"/>
              </w:rPr>
              <w:t>平台操作 1、测量 2、安全员 1</w:t>
            </w:r>
          </w:p>
        </w:tc>
      </w:tr>
      <w:tr w14:paraId="396A2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69E5D611">
            <w:pPr>
              <w:snapToGrid w:val="0"/>
              <w:spacing w:before="70" w:after="70" w:line="240" w:lineRule="auto"/>
              <w:ind w:firstLine="0"/>
              <w:jc w:val="center"/>
            </w:pPr>
            <w:r>
              <w:rPr>
                <w:sz w:val="21"/>
                <w:szCs w:val="21"/>
              </w:rPr>
              <w:t>主要设备</w:t>
            </w:r>
          </w:p>
        </w:tc>
        <w:tc>
          <w:tcPr>
            <w:tcW w:w="7484" w:type="dxa"/>
            <w:vAlign w:val="center"/>
          </w:tcPr>
          <w:p w14:paraId="3152328D">
            <w:pPr>
              <w:snapToGrid w:val="0"/>
              <w:spacing w:before="70" w:after="70" w:line="240" w:lineRule="auto"/>
              <w:ind w:firstLine="0"/>
              <w:jc w:val="center"/>
            </w:pPr>
            <w:r>
              <w:rPr>
                <w:sz w:val="21"/>
                <w:szCs w:val="21"/>
              </w:rPr>
              <w:t>轻量扫描仪 1、跟踪器 1、挂载支架 1、履带式 AGV 1</w:t>
            </w:r>
          </w:p>
        </w:tc>
      </w:tr>
      <w:tr w14:paraId="59448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384206CE">
            <w:pPr>
              <w:snapToGrid w:val="0"/>
              <w:spacing w:before="70" w:after="70" w:line="240" w:lineRule="auto"/>
              <w:ind w:firstLine="0"/>
              <w:jc w:val="center"/>
              <w:rPr>
                <w:sz w:val="21"/>
              </w:rPr>
            </w:pPr>
            <w:r>
              <w:rPr>
                <w:sz w:val="21"/>
                <w:szCs w:val="21"/>
              </w:rPr>
              <w:t>作业工序</w:t>
            </w:r>
          </w:p>
        </w:tc>
        <w:tc>
          <w:tcPr>
            <w:tcW w:w="7484" w:type="dxa"/>
            <w:vAlign w:val="center"/>
          </w:tcPr>
          <w:p w14:paraId="580BD704">
            <w:pPr>
              <w:snapToGrid w:val="0"/>
              <w:spacing w:before="70" w:after="70" w:line="240" w:lineRule="auto"/>
              <w:ind w:firstLine="0"/>
              <w:jc w:val="left"/>
              <w:rPr>
                <w:sz w:val="21"/>
              </w:rPr>
            </w:pPr>
            <w:r>
              <w:rPr>
                <w:sz w:val="21"/>
                <w:szCs w:val="21"/>
              </w:rPr>
              <w:t>平台就位→挂载→自检→通信→标定→分段扫描→回传→撤收</w:t>
            </w:r>
          </w:p>
        </w:tc>
      </w:tr>
      <w:tr w14:paraId="46AB6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3510F08F">
            <w:pPr>
              <w:snapToGrid w:val="0"/>
              <w:spacing w:before="70" w:after="70" w:line="240" w:lineRule="auto"/>
              <w:ind w:firstLine="0"/>
              <w:jc w:val="center"/>
              <w:rPr>
                <w:sz w:val="21"/>
              </w:rPr>
            </w:pPr>
            <w:r>
              <w:rPr>
                <w:sz w:val="21"/>
                <w:szCs w:val="21"/>
              </w:rPr>
              <w:t>单孔工期</w:t>
            </w:r>
          </w:p>
        </w:tc>
        <w:tc>
          <w:tcPr>
            <w:tcW w:w="7484" w:type="dxa"/>
            <w:vAlign w:val="center"/>
          </w:tcPr>
          <w:p w14:paraId="65E96A99">
            <w:pPr>
              <w:snapToGrid w:val="0"/>
              <w:spacing w:before="70" w:after="70" w:line="240" w:lineRule="auto"/>
              <w:ind w:firstLine="0"/>
              <w:jc w:val="left"/>
              <w:rPr>
                <w:sz w:val="21"/>
              </w:rPr>
            </w:pPr>
            <w:r>
              <w:rPr>
                <w:sz w:val="21"/>
                <w:szCs w:val="21"/>
              </w:rPr>
              <w:t>3～4 个工作日</w:t>
            </w:r>
          </w:p>
        </w:tc>
      </w:tr>
      <w:tr w14:paraId="02CD4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38E0EFB8">
            <w:pPr>
              <w:snapToGrid w:val="0"/>
              <w:spacing w:before="70" w:after="70" w:line="240" w:lineRule="auto"/>
              <w:ind w:firstLine="0"/>
              <w:jc w:val="center"/>
              <w:rPr>
                <w:sz w:val="21"/>
              </w:rPr>
            </w:pPr>
            <w:r>
              <w:rPr>
                <w:sz w:val="21"/>
                <w:szCs w:val="21"/>
              </w:rPr>
              <w:t>质量控制</w:t>
            </w:r>
          </w:p>
        </w:tc>
        <w:tc>
          <w:tcPr>
            <w:tcW w:w="7484" w:type="dxa"/>
            <w:vAlign w:val="center"/>
          </w:tcPr>
          <w:p w14:paraId="28593EDC">
            <w:pPr>
              <w:snapToGrid w:val="0"/>
              <w:spacing w:before="70" w:after="70" w:line="240" w:lineRule="auto"/>
              <w:ind w:firstLine="0"/>
              <w:jc w:val="left"/>
              <w:rPr>
                <w:sz w:val="21"/>
              </w:rPr>
            </w:pPr>
            <w:r>
              <w:rPr>
                <w:sz w:val="21"/>
                <w:szCs w:val="21"/>
              </w:rPr>
              <w:t>整体 ±1 cm、深度 ±1 mm、湿润区域专项处理</w:t>
            </w:r>
          </w:p>
        </w:tc>
      </w:tr>
      <w:tr w14:paraId="66478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1976337B">
            <w:pPr>
              <w:snapToGrid w:val="0"/>
              <w:spacing w:before="70" w:after="70" w:line="240" w:lineRule="auto"/>
              <w:ind w:firstLine="0"/>
              <w:jc w:val="center"/>
              <w:rPr>
                <w:sz w:val="21"/>
              </w:rPr>
            </w:pPr>
            <w:r>
              <w:rPr>
                <w:sz w:val="21"/>
                <w:szCs w:val="21"/>
              </w:rPr>
              <w:t>安全控制</w:t>
            </w:r>
          </w:p>
        </w:tc>
        <w:tc>
          <w:tcPr>
            <w:tcW w:w="7484" w:type="dxa"/>
            <w:vAlign w:val="center"/>
          </w:tcPr>
          <w:p w14:paraId="66A1BFCA">
            <w:pPr>
              <w:snapToGrid w:val="0"/>
              <w:spacing w:before="70" w:after="70" w:line="240" w:lineRule="auto"/>
              <w:ind w:firstLine="0"/>
              <w:jc w:val="left"/>
              <w:rPr>
                <w:sz w:val="21"/>
              </w:rPr>
            </w:pPr>
            <w:r>
              <w:rPr>
                <w:sz w:val="21"/>
                <w:szCs w:val="21"/>
              </w:rPr>
              <w:t>双防坠、倾角报警、警戒区、作业时间控制</w:t>
            </w:r>
          </w:p>
        </w:tc>
      </w:tr>
      <w:tr w14:paraId="4D412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16" w:type="dxa"/>
            <w:vAlign w:val="center"/>
          </w:tcPr>
          <w:p w14:paraId="61C00657">
            <w:pPr>
              <w:snapToGrid w:val="0"/>
              <w:spacing w:before="70" w:after="70" w:line="240" w:lineRule="auto"/>
              <w:ind w:firstLine="0"/>
              <w:jc w:val="center"/>
              <w:rPr>
                <w:sz w:val="21"/>
              </w:rPr>
            </w:pPr>
            <w:r>
              <w:rPr>
                <w:sz w:val="21"/>
                <w:szCs w:val="21"/>
              </w:rPr>
              <w:t>交付成果</w:t>
            </w:r>
          </w:p>
        </w:tc>
        <w:tc>
          <w:tcPr>
            <w:tcW w:w="7484" w:type="dxa"/>
            <w:vAlign w:val="center"/>
          </w:tcPr>
          <w:p w14:paraId="1EC02B13">
            <w:pPr>
              <w:snapToGrid w:val="0"/>
              <w:spacing w:before="70" w:after="70" w:line="240" w:lineRule="auto"/>
              <w:ind w:firstLine="0"/>
              <w:jc w:val="left"/>
              <w:rPr>
                <w:sz w:val="21"/>
              </w:rPr>
            </w:pPr>
            <w:r>
              <w:rPr>
                <w:sz w:val="21"/>
                <w:szCs w:val="21"/>
              </w:rPr>
              <w:t>整体模型、缺陷数据、报告、记录图</w:t>
            </w:r>
          </w:p>
        </w:tc>
      </w:tr>
    </w:tbl>
    <w:p w14:paraId="57A2DFFD">
      <w:pPr>
        <w:spacing w:line="240" w:lineRule="auto"/>
      </w:pPr>
    </w:p>
    <w:p w14:paraId="1E77C82D">
      <w:pPr>
        <w:pStyle w:val="7"/>
      </w:pPr>
      <w:r>
        <w:t>2.5.2.25.4 三场景资源配置对比</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81"/>
        <w:gridCol w:w="1714"/>
        <w:gridCol w:w="2602"/>
        <w:gridCol w:w="2602"/>
      </w:tblGrid>
      <w:tr w14:paraId="3E4AE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shd w:val="clear" w:color="auto" w:fill="E7E6E6"/>
            <w:vAlign w:val="center"/>
          </w:tcPr>
          <w:p w14:paraId="744722F6">
            <w:pPr>
              <w:snapToGrid w:val="0"/>
              <w:spacing w:before="70" w:after="70" w:line="320" w:lineRule="auto"/>
              <w:jc w:val="left"/>
            </w:pPr>
            <w:r>
              <w:rPr>
                <w:b/>
                <w:sz w:val="21"/>
                <w:szCs w:val="21"/>
              </w:rPr>
              <w:t>资源</w:t>
            </w:r>
          </w:p>
        </w:tc>
        <w:tc>
          <w:tcPr>
            <w:tcW w:w="1714" w:type="dxa"/>
            <w:shd w:val="clear" w:color="auto" w:fill="E7E6E6"/>
            <w:vAlign w:val="center"/>
          </w:tcPr>
          <w:p w14:paraId="6815358B">
            <w:pPr>
              <w:snapToGrid w:val="0"/>
              <w:spacing w:before="70" w:after="70" w:line="320" w:lineRule="auto"/>
              <w:jc w:val="left"/>
            </w:pPr>
            <w:r>
              <w:rPr>
                <w:b/>
                <w:sz w:val="21"/>
                <w:szCs w:val="21"/>
              </w:rPr>
              <w:t>葛洲坝</w:t>
            </w:r>
          </w:p>
        </w:tc>
        <w:tc>
          <w:tcPr>
            <w:tcW w:w="2602" w:type="dxa"/>
            <w:shd w:val="clear" w:color="auto" w:fill="E7E6E6"/>
            <w:vAlign w:val="center"/>
          </w:tcPr>
          <w:p w14:paraId="10B41135">
            <w:pPr>
              <w:snapToGrid w:val="0"/>
              <w:spacing w:before="70" w:after="70" w:line="320" w:lineRule="auto"/>
              <w:jc w:val="left"/>
            </w:pPr>
            <w:r>
              <w:rPr>
                <w:b/>
                <w:sz w:val="21"/>
                <w:szCs w:val="21"/>
              </w:rPr>
              <w:t>三峡</w:t>
            </w:r>
          </w:p>
        </w:tc>
        <w:tc>
          <w:tcPr>
            <w:tcW w:w="2602" w:type="dxa"/>
            <w:shd w:val="clear" w:color="auto" w:fill="E7E6E6"/>
            <w:vAlign w:val="center"/>
          </w:tcPr>
          <w:p w14:paraId="6704CD75">
            <w:pPr>
              <w:snapToGrid w:val="0"/>
              <w:spacing w:before="70" w:after="70" w:line="320" w:lineRule="auto"/>
              <w:jc w:val="left"/>
            </w:pPr>
            <w:r>
              <w:rPr>
                <w:b/>
                <w:sz w:val="21"/>
                <w:szCs w:val="21"/>
              </w:rPr>
              <w:t>向家坝</w:t>
            </w:r>
          </w:p>
        </w:tc>
      </w:tr>
      <w:tr w14:paraId="383BC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5B4BB3EE">
            <w:pPr>
              <w:snapToGrid w:val="0"/>
              <w:spacing w:before="70" w:after="70" w:line="320" w:lineRule="auto"/>
              <w:jc w:val="left"/>
            </w:pPr>
            <w:r>
              <w:rPr>
                <w:sz w:val="21"/>
                <w:szCs w:val="21"/>
              </w:rPr>
              <w:t>跟踪器</w:t>
            </w:r>
          </w:p>
        </w:tc>
        <w:tc>
          <w:tcPr>
            <w:tcW w:w="1714" w:type="dxa"/>
            <w:vAlign w:val="center"/>
          </w:tcPr>
          <w:p w14:paraId="024290B3">
            <w:pPr>
              <w:snapToGrid w:val="0"/>
              <w:spacing w:before="70" w:after="70" w:line="320" w:lineRule="auto"/>
              <w:jc w:val="left"/>
            </w:pPr>
            <w:r>
              <w:rPr>
                <w:sz w:val="21"/>
                <w:szCs w:val="21"/>
              </w:rPr>
              <w:t>1</w:t>
            </w:r>
          </w:p>
        </w:tc>
        <w:tc>
          <w:tcPr>
            <w:tcW w:w="2602" w:type="dxa"/>
            <w:vAlign w:val="center"/>
          </w:tcPr>
          <w:p w14:paraId="4EB5D155">
            <w:pPr>
              <w:snapToGrid w:val="0"/>
              <w:spacing w:before="70" w:after="70" w:line="320" w:lineRule="auto"/>
              <w:jc w:val="left"/>
            </w:pPr>
            <w:r>
              <w:rPr>
                <w:sz w:val="21"/>
                <w:szCs w:val="21"/>
              </w:rPr>
              <w:t>1</w:t>
            </w:r>
          </w:p>
        </w:tc>
        <w:tc>
          <w:tcPr>
            <w:tcW w:w="2602" w:type="dxa"/>
            <w:vAlign w:val="center"/>
          </w:tcPr>
          <w:p w14:paraId="302C8D76">
            <w:pPr>
              <w:snapToGrid w:val="0"/>
              <w:spacing w:before="70" w:after="70" w:line="320" w:lineRule="auto"/>
              <w:jc w:val="left"/>
            </w:pPr>
            <w:r>
              <w:rPr>
                <w:sz w:val="21"/>
                <w:szCs w:val="21"/>
              </w:rPr>
              <w:t>1</w:t>
            </w:r>
          </w:p>
        </w:tc>
      </w:tr>
      <w:tr w14:paraId="6CF53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67830E6C">
            <w:pPr>
              <w:snapToGrid w:val="0"/>
              <w:spacing w:before="70" w:after="70" w:line="320" w:lineRule="auto"/>
              <w:jc w:val="left"/>
            </w:pPr>
            <w:r>
              <w:rPr>
                <w:sz w:val="21"/>
                <w:szCs w:val="21"/>
              </w:rPr>
              <w:t>跟踪框架</w:t>
            </w:r>
          </w:p>
        </w:tc>
        <w:tc>
          <w:tcPr>
            <w:tcW w:w="1714" w:type="dxa"/>
            <w:vAlign w:val="center"/>
          </w:tcPr>
          <w:p w14:paraId="29CD44FD">
            <w:pPr>
              <w:snapToGrid w:val="0"/>
              <w:spacing w:before="70" w:after="70" w:line="320" w:lineRule="auto"/>
              <w:jc w:val="left"/>
            </w:pPr>
            <w:r>
              <w:rPr>
                <w:sz w:val="21"/>
                <w:szCs w:val="21"/>
              </w:rPr>
              <w:t>1</w:t>
            </w:r>
          </w:p>
        </w:tc>
        <w:tc>
          <w:tcPr>
            <w:tcW w:w="2602" w:type="dxa"/>
            <w:vAlign w:val="center"/>
          </w:tcPr>
          <w:p w14:paraId="42DC6C23">
            <w:pPr>
              <w:snapToGrid w:val="0"/>
              <w:spacing w:before="70" w:after="70" w:line="320" w:lineRule="auto"/>
              <w:jc w:val="left"/>
            </w:pPr>
            <w:r>
              <w:rPr>
                <w:sz w:val="21"/>
                <w:szCs w:val="21"/>
              </w:rPr>
              <w:t>1</w:t>
            </w:r>
          </w:p>
        </w:tc>
        <w:tc>
          <w:tcPr>
            <w:tcW w:w="2602" w:type="dxa"/>
            <w:vAlign w:val="center"/>
          </w:tcPr>
          <w:p w14:paraId="1D2D4678">
            <w:pPr>
              <w:snapToGrid w:val="0"/>
              <w:spacing w:before="70" w:after="70" w:line="320" w:lineRule="auto"/>
              <w:jc w:val="left"/>
            </w:pPr>
            <w:r>
              <w:rPr>
                <w:sz w:val="21"/>
                <w:szCs w:val="21"/>
              </w:rPr>
              <w:t>1</w:t>
            </w:r>
          </w:p>
        </w:tc>
      </w:tr>
      <w:tr w14:paraId="0FC8D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161502ED">
            <w:pPr>
              <w:snapToGrid w:val="0"/>
              <w:spacing w:before="70" w:after="70" w:line="320" w:lineRule="auto"/>
              <w:jc w:val="left"/>
            </w:pPr>
            <w:r>
              <w:rPr>
                <w:sz w:val="21"/>
                <w:szCs w:val="21"/>
              </w:rPr>
              <w:t>扫描仪</w:t>
            </w:r>
          </w:p>
        </w:tc>
        <w:tc>
          <w:tcPr>
            <w:tcW w:w="1714" w:type="dxa"/>
            <w:vAlign w:val="center"/>
          </w:tcPr>
          <w:p w14:paraId="3F1DEC54">
            <w:pPr>
              <w:snapToGrid w:val="0"/>
              <w:spacing w:before="70" w:after="70" w:line="320" w:lineRule="auto"/>
              <w:jc w:val="left"/>
            </w:pPr>
            <w:r>
              <w:rPr>
                <w:sz w:val="21"/>
                <w:szCs w:val="21"/>
              </w:rPr>
              <w:t>1</w:t>
            </w:r>
          </w:p>
        </w:tc>
        <w:tc>
          <w:tcPr>
            <w:tcW w:w="2602" w:type="dxa"/>
            <w:vAlign w:val="center"/>
          </w:tcPr>
          <w:p w14:paraId="7A002F20">
            <w:pPr>
              <w:snapToGrid w:val="0"/>
              <w:spacing w:before="70" w:after="70" w:line="320" w:lineRule="auto"/>
              <w:jc w:val="left"/>
            </w:pPr>
            <w:r>
              <w:rPr>
                <w:sz w:val="21"/>
                <w:szCs w:val="21"/>
              </w:rPr>
              <w:t>1</w:t>
            </w:r>
          </w:p>
        </w:tc>
        <w:tc>
          <w:tcPr>
            <w:tcW w:w="2602" w:type="dxa"/>
            <w:vAlign w:val="center"/>
          </w:tcPr>
          <w:p w14:paraId="741CCBF1">
            <w:pPr>
              <w:snapToGrid w:val="0"/>
              <w:spacing w:before="70" w:after="70" w:line="320" w:lineRule="auto"/>
              <w:jc w:val="left"/>
            </w:pPr>
            <w:r>
              <w:rPr>
                <w:sz w:val="21"/>
                <w:szCs w:val="21"/>
              </w:rPr>
              <w:t>1（轻量）</w:t>
            </w:r>
          </w:p>
        </w:tc>
      </w:tr>
      <w:tr w14:paraId="5271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27E0A8D4">
            <w:pPr>
              <w:snapToGrid w:val="0"/>
              <w:spacing w:before="70" w:after="70" w:line="320" w:lineRule="auto"/>
              <w:jc w:val="left"/>
            </w:pPr>
            <w:r>
              <w:rPr>
                <w:sz w:val="21"/>
                <w:szCs w:val="21"/>
              </w:rPr>
              <w:t>载具</w:t>
            </w:r>
          </w:p>
        </w:tc>
        <w:tc>
          <w:tcPr>
            <w:tcW w:w="1714" w:type="dxa"/>
            <w:vAlign w:val="center"/>
          </w:tcPr>
          <w:p w14:paraId="70B98C67">
            <w:pPr>
              <w:snapToGrid w:val="0"/>
              <w:spacing w:before="70" w:after="70" w:line="320" w:lineRule="auto"/>
              <w:jc w:val="left"/>
            </w:pPr>
            <w:r>
              <w:rPr>
                <w:sz w:val="21"/>
                <w:szCs w:val="21"/>
              </w:rPr>
              <w:t>履带式 AGV 1</w:t>
            </w:r>
          </w:p>
        </w:tc>
        <w:tc>
          <w:tcPr>
            <w:tcW w:w="2602" w:type="dxa"/>
            <w:vAlign w:val="center"/>
          </w:tcPr>
          <w:p w14:paraId="194C3EE3">
            <w:pPr>
              <w:snapToGrid w:val="0"/>
              <w:spacing w:before="70" w:after="70" w:line="320" w:lineRule="auto"/>
              <w:jc w:val="left"/>
            </w:pPr>
            <w:r>
              <w:rPr>
                <w:sz w:val="21"/>
                <w:szCs w:val="21"/>
              </w:rPr>
              <w:t>履带式 AGV 1（加宽配重）</w:t>
            </w:r>
          </w:p>
        </w:tc>
        <w:tc>
          <w:tcPr>
            <w:tcW w:w="2602" w:type="dxa"/>
            <w:vAlign w:val="center"/>
          </w:tcPr>
          <w:p w14:paraId="1D153A7F">
            <w:pPr>
              <w:snapToGrid w:val="0"/>
              <w:spacing w:before="70" w:after="70" w:line="320" w:lineRule="auto"/>
              <w:jc w:val="left"/>
            </w:pPr>
            <w:r>
              <w:rPr>
                <w:sz w:val="21"/>
                <w:szCs w:val="21"/>
              </w:rPr>
              <w:t>履带式 AGV 1（平台台面）</w:t>
            </w:r>
          </w:p>
        </w:tc>
      </w:tr>
      <w:tr w14:paraId="3E413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7565151F">
            <w:pPr>
              <w:snapToGrid w:val="0"/>
              <w:spacing w:before="70" w:after="70" w:line="320" w:lineRule="auto"/>
              <w:jc w:val="left"/>
            </w:pPr>
            <w:r>
              <w:rPr>
                <w:sz w:val="21"/>
                <w:szCs w:val="21"/>
              </w:rPr>
              <w:t>全站仪</w:t>
            </w:r>
          </w:p>
        </w:tc>
        <w:tc>
          <w:tcPr>
            <w:tcW w:w="1714" w:type="dxa"/>
            <w:vAlign w:val="center"/>
          </w:tcPr>
          <w:p w14:paraId="41E84FFB">
            <w:pPr>
              <w:snapToGrid w:val="0"/>
              <w:spacing w:before="70" w:after="70" w:line="320" w:lineRule="auto"/>
              <w:jc w:val="left"/>
            </w:pPr>
            <w:r>
              <w:rPr>
                <w:sz w:val="21"/>
                <w:szCs w:val="21"/>
              </w:rPr>
              <w:t>1</w:t>
            </w:r>
          </w:p>
        </w:tc>
        <w:tc>
          <w:tcPr>
            <w:tcW w:w="2602" w:type="dxa"/>
            <w:vAlign w:val="center"/>
          </w:tcPr>
          <w:p w14:paraId="085124A2">
            <w:pPr>
              <w:snapToGrid w:val="0"/>
              <w:spacing w:before="70" w:after="70" w:line="320" w:lineRule="auto"/>
              <w:jc w:val="left"/>
            </w:pPr>
            <w:r>
              <w:rPr>
                <w:sz w:val="21"/>
                <w:szCs w:val="21"/>
              </w:rPr>
              <w:t>1</w:t>
            </w:r>
          </w:p>
        </w:tc>
        <w:tc>
          <w:tcPr>
            <w:tcW w:w="2602" w:type="dxa"/>
            <w:vAlign w:val="center"/>
          </w:tcPr>
          <w:p w14:paraId="2BF7032A">
            <w:pPr>
              <w:snapToGrid w:val="0"/>
              <w:spacing w:before="70" w:after="70" w:line="320" w:lineRule="auto"/>
              <w:jc w:val="left"/>
            </w:pPr>
            <w:r>
              <w:rPr>
                <w:sz w:val="21"/>
                <w:szCs w:val="21"/>
              </w:rPr>
              <w:t>1</w:t>
            </w:r>
          </w:p>
        </w:tc>
      </w:tr>
      <w:tr w14:paraId="7127D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66132F1E">
            <w:pPr>
              <w:snapToGrid w:val="0"/>
              <w:spacing w:before="70" w:after="70" w:line="320" w:lineRule="auto"/>
              <w:jc w:val="left"/>
            </w:pPr>
            <w:r>
              <w:rPr>
                <w:sz w:val="21"/>
                <w:szCs w:val="21"/>
              </w:rPr>
              <w:t>水准仪</w:t>
            </w:r>
          </w:p>
        </w:tc>
        <w:tc>
          <w:tcPr>
            <w:tcW w:w="1714" w:type="dxa"/>
            <w:vAlign w:val="center"/>
          </w:tcPr>
          <w:p w14:paraId="09037508">
            <w:pPr>
              <w:snapToGrid w:val="0"/>
              <w:spacing w:before="70" w:after="70" w:line="320" w:lineRule="auto"/>
              <w:jc w:val="left"/>
            </w:pPr>
            <w:r>
              <w:rPr>
                <w:sz w:val="21"/>
                <w:szCs w:val="21"/>
              </w:rPr>
              <w:t>1</w:t>
            </w:r>
          </w:p>
        </w:tc>
        <w:tc>
          <w:tcPr>
            <w:tcW w:w="2602" w:type="dxa"/>
            <w:vAlign w:val="center"/>
          </w:tcPr>
          <w:p w14:paraId="64AD734B">
            <w:pPr>
              <w:snapToGrid w:val="0"/>
              <w:spacing w:before="70" w:after="70" w:line="320" w:lineRule="auto"/>
              <w:jc w:val="left"/>
            </w:pPr>
            <w:r>
              <w:rPr>
                <w:rFonts w:hint="eastAsia"/>
                <w:sz w:val="21"/>
                <w:szCs w:val="21"/>
              </w:rPr>
              <w:t>-</w:t>
            </w:r>
          </w:p>
        </w:tc>
        <w:tc>
          <w:tcPr>
            <w:tcW w:w="2602" w:type="dxa"/>
            <w:vAlign w:val="center"/>
          </w:tcPr>
          <w:p w14:paraId="6D2CF7B5">
            <w:pPr>
              <w:snapToGrid w:val="0"/>
              <w:spacing w:before="70" w:after="70" w:line="320" w:lineRule="auto"/>
              <w:jc w:val="left"/>
            </w:pPr>
            <w:r>
              <w:rPr>
                <w:rFonts w:hint="eastAsia"/>
                <w:sz w:val="21"/>
                <w:szCs w:val="21"/>
              </w:rPr>
              <w:t>-</w:t>
            </w:r>
          </w:p>
        </w:tc>
      </w:tr>
      <w:tr w14:paraId="2419A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2080A0C2">
            <w:pPr>
              <w:snapToGrid w:val="0"/>
              <w:spacing w:before="70" w:after="70" w:line="320" w:lineRule="auto"/>
              <w:jc w:val="left"/>
            </w:pPr>
            <w:r>
              <w:rPr>
                <w:sz w:val="21"/>
                <w:szCs w:val="21"/>
              </w:rPr>
              <w:t>人员</w:t>
            </w:r>
          </w:p>
        </w:tc>
        <w:tc>
          <w:tcPr>
            <w:tcW w:w="1714" w:type="dxa"/>
            <w:vAlign w:val="center"/>
          </w:tcPr>
          <w:p w14:paraId="01A3E774">
            <w:pPr>
              <w:snapToGrid w:val="0"/>
              <w:spacing w:before="70" w:after="70" w:line="320" w:lineRule="auto"/>
              <w:jc w:val="left"/>
            </w:pPr>
            <w:r>
              <w:rPr>
                <w:sz w:val="21"/>
                <w:szCs w:val="21"/>
              </w:rPr>
              <w:t>5</w:t>
            </w:r>
          </w:p>
        </w:tc>
        <w:tc>
          <w:tcPr>
            <w:tcW w:w="2602" w:type="dxa"/>
            <w:vAlign w:val="center"/>
          </w:tcPr>
          <w:p w14:paraId="07F310BB">
            <w:pPr>
              <w:snapToGrid w:val="0"/>
              <w:spacing w:before="70" w:after="70" w:line="320" w:lineRule="auto"/>
              <w:jc w:val="left"/>
            </w:pPr>
            <w:r>
              <w:rPr>
                <w:sz w:val="21"/>
                <w:szCs w:val="21"/>
              </w:rPr>
              <w:t>5</w:t>
            </w:r>
          </w:p>
        </w:tc>
        <w:tc>
          <w:tcPr>
            <w:tcW w:w="2602" w:type="dxa"/>
            <w:vAlign w:val="center"/>
          </w:tcPr>
          <w:p w14:paraId="12D58345">
            <w:pPr>
              <w:snapToGrid w:val="0"/>
              <w:spacing w:before="70" w:after="70" w:line="320" w:lineRule="auto"/>
              <w:jc w:val="left"/>
            </w:pPr>
            <w:r>
              <w:rPr>
                <w:sz w:val="21"/>
                <w:szCs w:val="21"/>
              </w:rPr>
              <w:t>4</w:t>
            </w:r>
          </w:p>
        </w:tc>
      </w:tr>
      <w:tr w14:paraId="0E8CC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0772466F">
            <w:pPr>
              <w:snapToGrid w:val="0"/>
              <w:spacing w:before="70" w:after="70" w:line="320" w:lineRule="auto"/>
              <w:jc w:val="left"/>
            </w:pPr>
            <w:r>
              <w:rPr>
                <w:sz w:val="21"/>
                <w:szCs w:val="21"/>
              </w:rPr>
              <w:t>工期（日/孔）</w:t>
            </w:r>
          </w:p>
        </w:tc>
        <w:tc>
          <w:tcPr>
            <w:tcW w:w="1714" w:type="dxa"/>
            <w:vAlign w:val="center"/>
          </w:tcPr>
          <w:p w14:paraId="4604C03E">
            <w:pPr>
              <w:snapToGrid w:val="0"/>
              <w:spacing w:before="70" w:after="70" w:line="320" w:lineRule="auto"/>
              <w:jc w:val="left"/>
            </w:pPr>
            <w:r>
              <w:rPr>
                <w:sz w:val="21"/>
                <w:szCs w:val="21"/>
              </w:rPr>
              <w:t>2</w:t>
            </w:r>
          </w:p>
        </w:tc>
        <w:tc>
          <w:tcPr>
            <w:tcW w:w="2602" w:type="dxa"/>
            <w:vAlign w:val="center"/>
          </w:tcPr>
          <w:p w14:paraId="3F4FD74A">
            <w:pPr>
              <w:snapToGrid w:val="0"/>
              <w:spacing w:before="70" w:after="70" w:line="320" w:lineRule="auto"/>
              <w:jc w:val="left"/>
            </w:pPr>
            <w:r>
              <w:rPr>
                <w:sz w:val="21"/>
                <w:szCs w:val="21"/>
              </w:rPr>
              <w:t>3</w:t>
            </w:r>
          </w:p>
        </w:tc>
        <w:tc>
          <w:tcPr>
            <w:tcW w:w="2602" w:type="dxa"/>
            <w:vAlign w:val="center"/>
          </w:tcPr>
          <w:p w14:paraId="7502FC0F">
            <w:pPr>
              <w:snapToGrid w:val="0"/>
              <w:spacing w:before="70" w:after="70" w:line="320" w:lineRule="auto"/>
              <w:jc w:val="left"/>
            </w:pPr>
            <w:r>
              <w:rPr>
                <w:sz w:val="21"/>
                <w:szCs w:val="21"/>
              </w:rPr>
              <w:t>3～4</w:t>
            </w:r>
          </w:p>
        </w:tc>
      </w:tr>
      <w:tr w14:paraId="20727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81" w:type="dxa"/>
            <w:vAlign w:val="center"/>
          </w:tcPr>
          <w:p w14:paraId="496AE30E">
            <w:pPr>
              <w:snapToGrid w:val="0"/>
              <w:spacing w:before="70" w:after="70" w:line="320" w:lineRule="auto"/>
              <w:jc w:val="left"/>
            </w:pPr>
            <w:r>
              <w:rPr>
                <w:sz w:val="21"/>
                <w:szCs w:val="21"/>
              </w:rPr>
              <w:t>数据量（GB/孔）</w:t>
            </w:r>
          </w:p>
        </w:tc>
        <w:tc>
          <w:tcPr>
            <w:tcW w:w="1714" w:type="dxa"/>
            <w:vAlign w:val="center"/>
          </w:tcPr>
          <w:p w14:paraId="249563B5">
            <w:pPr>
              <w:snapToGrid w:val="0"/>
              <w:spacing w:before="70" w:after="70" w:line="320" w:lineRule="auto"/>
              <w:jc w:val="left"/>
            </w:pPr>
            <w:r>
              <w:rPr>
                <w:sz w:val="21"/>
                <w:szCs w:val="21"/>
              </w:rPr>
              <w:t>80～120</w:t>
            </w:r>
          </w:p>
        </w:tc>
        <w:tc>
          <w:tcPr>
            <w:tcW w:w="2602" w:type="dxa"/>
            <w:vAlign w:val="center"/>
          </w:tcPr>
          <w:p w14:paraId="121EE582">
            <w:pPr>
              <w:snapToGrid w:val="0"/>
              <w:spacing w:before="70" w:after="70" w:line="320" w:lineRule="auto"/>
              <w:jc w:val="left"/>
            </w:pPr>
            <w:r>
              <w:rPr>
                <w:sz w:val="21"/>
                <w:szCs w:val="21"/>
              </w:rPr>
              <w:t>120～200</w:t>
            </w:r>
          </w:p>
        </w:tc>
        <w:tc>
          <w:tcPr>
            <w:tcW w:w="2602" w:type="dxa"/>
            <w:vAlign w:val="center"/>
          </w:tcPr>
          <w:p w14:paraId="46575C08">
            <w:pPr>
              <w:snapToGrid w:val="0"/>
              <w:spacing w:before="70" w:after="70" w:line="320" w:lineRule="auto"/>
              <w:jc w:val="left"/>
            </w:pPr>
            <w:r>
              <w:rPr>
                <w:sz w:val="21"/>
                <w:szCs w:val="21"/>
              </w:rPr>
              <w:t>100～160</w:t>
            </w:r>
          </w:p>
        </w:tc>
      </w:tr>
    </w:tbl>
    <w:p w14:paraId="61E8508F">
      <w:pPr>
        <w:spacing w:line="240" w:lineRule="auto"/>
      </w:pPr>
    </w:p>
    <w:p w14:paraId="2867602F">
      <w:pPr>
        <w:pStyle w:val="7"/>
      </w:pPr>
      <w:r>
        <w:t>2.5.2.25.5 作业方案执行检查表</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6"/>
        <w:gridCol w:w="3416"/>
        <w:gridCol w:w="1536"/>
        <w:gridCol w:w="1157"/>
        <w:gridCol w:w="1536"/>
      </w:tblGrid>
      <w:tr w14:paraId="0244C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56" w:type="dxa"/>
            <w:shd w:val="clear" w:color="auto" w:fill="E7E6E6"/>
            <w:vAlign w:val="center"/>
          </w:tcPr>
          <w:p w14:paraId="20E1A393">
            <w:pPr>
              <w:snapToGrid w:val="0"/>
              <w:spacing w:before="70" w:after="70" w:line="240" w:lineRule="auto"/>
              <w:ind w:firstLine="0"/>
              <w:jc w:val="center"/>
              <w:rPr>
                <w:b/>
                <w:sz w:val="21"/>
              </w:rPr>
            </w:pPr>
            <w:r>
              <w:rPr>
                <w:b/>
                <w:sz w:val="21"/>
                <w:szCs w:val="21"/>
              </w:rPr>
              <w:t>序号</w:t>
            </w:r>
          </w:p>
        </w:tc>
        <w:tc>
          <w:tcPr>
            <w:tcW w:w="3416" w:type="dxa"/>
            <w:shd w:val="clear" w:color="auto" w:fill="E7E6E6"/>
            <w:vAlign w:val="center"/>
          </w:tcPr>
          <w:p w14:paraId="0B4CF03C">
            <w:pPr>
              <w:snapToGrid w:val="0"/>
              <w:spacing w:before="70" w:after="70" w:line="240" w:lineRule="auto"/>
              <w:ind w:firstLine="0"/>
              <w:jc w:val="center"/>
              <w:rPr>
                <w:b/>
                <w:sz w:val="21"/>
              </w:rPr>
            </w:pPr>
            <w:r>
              <w:rPr>
                <w:b/>
                <w:sz w:val="21"/>
                <w:szCs w:val="21"/>
              </w:rPr>
              <w:t>检查项</w:t>
            </w:r>
          </w:p>
        </w:tc>
        <w:tc>
          <w:tcPr>
            <w:tcW w:w="1536" w:type="dxa"/>
            <w:shd w:val="clear" w:color="auto" w:fill="E7E6E6"/>
            <w:vAlign w:val="center"/>
          </w:tcPr>
          <w:p w14:paraId="21A8D942">
            <w:pPr>
              <w:snapToGrid w:val="0"/>
              <w:spacing w:before="70" w:after="70" w:line="240" w:lineRule="auto"/>
              <w:ind w:firstLine="0"/>
              <w:jc w:val="center"/>
              <w:rPr>
                <w:b/>
                <w:sz w:val="21"/>
              </w:rPr>
            </w:pPr>
            <w:r>
              <w:rPr>
                <w:b/>
                <w:sz w:val="21"/>
                <w:szCs w:val="21"/>
              </w:rPr>
              <w:t>葛洲坝</w:t>
            </w:r>
          </w:p>
        </w:tc>
        <w:tc>
          <w:tcPr>
            <w:tcW w:w="1157" w:type="dxa"/>
            <w:shd w:val="clear" w:color="auto" w:fill="E7E6E6"/>
            <w:vAlign w:val="center"/>
          </w:tcPr>
          <w:p w14:paraId="65A379F0">
            <w:pPr>
              <w:snapToGrid w:val="0"/>
              <w:spacing w:before="70" w:after="70" w:line="240" w:lineRule="auto"/>
              <w:ind w:firstLine="0"/>
              <w:jc w:val="center"/>
              <w:rPr>
                <w:b/>
                <w:sz w:val="21"/>
              </w:rPr>
            </w:pPr>
            <w:r>
              <w:rPr>
                <w:b/>
                <w:sz w:val="21"/>
                <w:szCs w:val="21"/>
              </w:rPr>
              <w:t>三峡</w:t>
            </w:r>
          </w:p>
        </w:tc>
        <w:tc>
          <w:tcPr>
            <w:tcW w:w="1536" w:type="dxa"/>
            <w:shd w:val="clear" w:color="auto" w:fill="E7E6E6"/>
            <w:vAlign w:val="center"/>
          </w:tcPr>
          <w:p w14:paraId="4B89D889">
            <w:pPr>
              <w:snapToGrid w:val="0"/>
              <w:spacing w:before="70" w:after="70" w:line="240" w:lineRule="auto"/>
              <w:ind w:firstLine="0"/>
              <w:jc w:val="center"/>
              <w:rPr>
                <w:b/>
                <w:sz w:val="21"/>
              </w:rPr>
            </w:pPr>
            <w:r>
              <w:rPr>
                <w:b/>
                <w:sz w:val="21"/>
                <w:szCs w:val="21"/>
              </w:rPr>
              <w:t>向家坝</w:t>
            </w:r>
          </w:p>
        </w:tc>
      </w:tr>
      <w:tr w14:paraId="137D9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245D5E5E">
            <w:pPr>
              <w:snapToGrid w:val="0"/>
              <w:spacing w:before="70" w:after="70" w:line="240" w:lineRule="auto"/>
              <w:ind w:firstLine="0"/>
              <w:jc w:val="center"/>
              <w:rPr>
                <w:sz w:val="21"/>
              </w:rPr>
            </w:pPr>
            <w:r>
              <w:rPr>
                <w:sz w:val="21"/>
                <w:szCs w:val="21"/>
              </w:rPr>
              <w:t>1</w:t>
            </w:r>
          </w:p>
        </w:tc>
        <w:tc>
          <w:tcPr>
            <w:tcW w:w="3416" w:type="dxa"/>
            <w:vAlign w:val="center"/>
          </w:tcPr>
          <w:p w14:paraId="2CF9F3D3">
            <w:pPr>
              <w:snapToGrid w:val="0"/>
              <w:spacing w:before="70" w:after="70" w:line="240" w:lineRule="auto"/>
              <w:ind w:firstLine="0"/>
              <w:jc w:val="center"/>
              <w:rPr>
                <w:sz w:val="21"/>
              </w:rPr>
            </w:pPr>
            <w:r>
              <w:rPr>
                <w:sz w:val="21"/>
                <w:szCs w:val="21"/>
              </w:rPr>
              <w:t>安全方案已批准</w:t>
            </w:r>
          </w:p>
        </w:tc>
        <w:tc>
          <w:tcPr>
            <w:tcW w:w="1536" w:type="dxa"/>
            <w:vAlign w:val="center"/>
          </w:tcPr>
          <w:p w14:paraId="0C0BAE90">
            <w:pPr>
              <w:snapToGrid w:val="0"/>
              <w:spacing w:before="70" w:after="70" w:line="240" w:lineRule="auto"/>
              <w:ind w:firstLine="0"/>
              <w:jc w:val="center"/>
              <w:rPr>
                <w:sz w:val="21"/>
              </w:rPr>
            </w:pPr>
            <w:r>
              <w:rPr>
                <w:sz w:val="21"/>
                <w:szCs w:val="21"/>
              </w:rPr>
              <w:t>□</w:t>
            </w:r>
          </w:p>
        </w:tc>
        <w:tc>
          <w:tcPr>
            <w:tcW w:w="1157" w:type="dxa"/>
            <w:vAlign w:val="center"/>
          </w:tcPr>
          <w:p w14:paraId="373473AC">
            <w:pPr>
              <w:snapToGrid w:val="0"/>
              <w:spacing w:before="70" w:after="70" w:line="240" w:lineRule="auto"/>
              <w:ind w:firstLine="0"/>
              <w:jc w:val="center"/>
              <w:rPr>
                <w:sz w:val="21"/>
              </w:rPr>
            </w:pPr>
            <w:r>
              <w:rPr>
                <w:sz w:val="21"/>
                <w:szCs w:val="21"/>
              </w:rPr>
              <w:t>□</w:t>
            </w:r>
          </w:p>
        </w:tc>
        <w:tc>
          <w:tcPr>
            <w:tcW w:w="1536" w:type="dxa"/>
            <w:vAlign w:val="center"/>
          </w:tcPr>
          <w:p w14:paraId="72467183">
            <w:pPr>
              <w:snapToGrid w:val="0"/>
              <w:spacing w:before="70" w:after="70" w:line="240" w:lineRule="auto"/>
              <w:ind w:firstLine="0"/>
              <w:jc w:val="center"/>
              <w:rPr>
                <w:sz w:val="21"/>
              </w:rPr>
            </w:pPr>
            <w:r>
              <w:rPr>
                <w:sz w:val="21"/>
                <w:szCs w:val="21"/>
              </w:rPr>
              <w:t>□</w:t>
            </w:r>
          </w:p>
        </w:tc>
      </w:tr>
      <w:tr w14:paraId="5939A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54B93552">
            <w:pPr>
              <w:snapToGrid w:val="0"/>
              <w:spacing w:before="70" w:after="70" w:line="240" w:lineRule="auto"/>
              <w:ind w:firstLine="0"/>
              <w:jc w:val="center"/>
              <w:rPr>
                <w:sz w:val="21"/>
              </w:rPr>
            </w:pPr>
            <w:r>
              <w:rPr>
                <w:sz w:val="21"/>
                <w:szCs w:val="21"/>
              </w:rPr>
              <w:t>2</w:t>
            </w:r>
          </w:p>
        </w:tc>
        <w:tc>
          <w:tcPr>
            <w:tcW w:w="3416" w:type="dxa"/>
            <w:vAlign w:val="center"/>
          </w:tcPr>
          <w:p w14:paraId="603F738A">
            <w:pPr>
              <w:snapToGrid w:val="0"/>
              <w:spacing w:before="70" w:after="70" w:line="240" w:lineRule="auto"/>
              <w:ind w:firstLine="0"/>
              <w:jc w:val="center"/>
              <w:rPr>
                <w:sz w:val="21"/>
              </w:rPr>
            </w:pPr>
            <w:r>
              <w:rPr>
                <w:sz w:val="21"/>
                <w:szCs w:val="21"/>
              </w:rPr>
              <w:t>人员准入已办理</w:t>
            </w:r>
          </w:p>
        </w:tc>
        <w:tc>
          <w:tcPr>
            <w:tcW w:w="1536" w:type="dxa"/>
            <w:vAlign w:val="center"/>
          </w:tcPr>
          <w:p w14:paraId="7D404C6C">
            <w:pPr>
              <w:snapToGrid w:val="0"/>
              <w:spacing w:before="70" w:after="70" w:line="240" w:lineRule="auto"/>
              <w:ind w:firstLine="0"/>
              <w:jc w:val="center"/>
              <w:rPr>
                <w:sz w:val="21"/>
              </w:rPr>
            </w:pPr>
            <w:r>
              <w:rPr>
                <w:sz w:val="21"/>
                <w:szCs w:val="21"/>
              </w:rPr>
              <w:t>□</w:t>
            </w:r>
          </w:p>
        </w:tc>
        <w:tc>
          <w:tcPr>
            <w:tcW w:w="1157" w:type="dxa"/>
            <w:vAlign w:val="center"/>
          </w:tcPr>
          <w:p w14:paraId="26C0BC87">
            <w:pPr>
              <w:snapToGrid w:val="0"/>
              <w:spacing w:before="70" w:after="70" w:line="240" w:lineRule="auto"/>
              <w:ind w:firstLine="0"/>
              <w:jc w:val="center"/>
              <w:rPr>
                <w:sz w:val="21"/>
              </w:rPr>
            </w:pPr>
            <w:r>
              <w:rPr>
                <w:sz w:val="21"/>
                <w:szCs w:val="21"/>
              </w:rPr>
              <w:t>□</w:t>
            </w:r>
          </w:p>
        </w:tc>
        <w:tc>
          <w:tcPr>
            <w:tcW w:w="1536" w:type="dxa"/>
            <w:vAlign w:val="center"/>
          </w:tcPr>
          <w:p w14:paraId="4B0D5318">
            <w:pPr>
              <w:snapToGrid w:val="0"/>
              <w:spacing w:before="70" w:after="70" w:line="240" w:lineRule="auto"/>
              <w:ind w:firstLine="0"/>
              <w:jc w:val="center"/>
              <w:rPr>
                <w:sz w:val="21"/>
              </w:rPr>
            </w:pPr>
            <w:r>
              <w:rPr>
                <w:sz w:val="21"/>
                <w:szCs w:val="21"/>
              </w:rPr>
              <w:t>□</w:t>
            </w:r>
          </w:p>
        </w:tc>
      </w:tr>
      <w:tr w14:paraId="52AA9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13DE5C71">
            <w:pPr>
              <w:snapToGrid w:val="0"/>
              <w:spacing w:before="70" w:after="70" w:line="240" w:lineRule="auto"/>
              <w:ind w:firstLine="0"/>
              <w:jc w:val="center"/>
              <w:rPr>
                <w:sz w:val="21"/>
              </w:rPr>
            </w:pPr>
            <w:r>
              <w:rPr>
                <w:sz w:val="21"/>
                <w:szCs w:val="21"/>
              </w:rPr>
              <w:t>3</w:t>
            </w:r>
          </w:p>
        </w:tc>
        <w:tc>
          <w:tcPr>
            <w:tcW w:w="3416" w:type="dxa"/>
            <w:vAlign w:val="center"/>
          </w:tcPr>
          <w:p w14:paraId="548D0AB4">
            <w:pPr>
              <w:snapToGrid w:val="0"/>
              <w:spacing w:before="70" w:after="70" w:line="240" w:lineRule="auto"/>
              <w:ind w:firstLine="0"/>
              <w:jc w:val="center"/>
              <w:rPr>
                <w:sz w:val="21"/>
              </w:rPr>
            </w:pPr>
            <w:r>
              <w:rPr>
                <w:sz w:val="21"/>
                <w:szCs w:val="21"/>
              </w:rPr>
              <w:t>设备检定在有效期</w:t>
            </w:r>
          </w:p>
        </w:tc>
        <w:tc>
          <w:tcPr>
            <w:tcW w:w="1536" w:type="dxa"/>
            <w:vAlign w:val="center"/>
          </w:tcPr>
          <w:p w14:paraId="41E08950">
            <w:pPr>
              <w:snapToGrid w:val="0"/>
              <w:spacing w:before="70" w:after="70" w:line="240" w:lineRule="auto"/>
              <w:ind w:firstLine="0"/>
              <w:jc w:val="center"/>
              <w:rPr>
                <w:sz w:val="21"/>
              </w:rPr>
            </w:pPr>
            <w:r>
              <w:rPr>
                <w:sz w:val="21"/>
                <w:szCs w:val="21"/>
              </w:rPr>
              <w:t>□</w:t>
            </w:r>
          </w:p>
        </w:tc>
        <w:tc>
          <w:tcPr>
            <w:tcW w:w="1157" w:type="dxa"/>
            <w:vAlign w:val="center"/>
          </w:tcPr>
          <w:p w14:paraId="5E008772">
            <w:pPr>
              <w:snapToGrid w:val="0"/>
              <w:spacing w:before="70" w:after="70" w:line="240" w:lineRule="auto"/>
              <w:ind w:firstLine="0"/>
              <w:jc w:val="center"/>
              <w:rPr>
                <w:sz w:val="21"/>
              </w:rPr>
            </w:pPr>
            <w:r>
              <w:rPr>
                <w:sz w:val="21"/>
                <w:szCs w:val="21"/>
              </w:rPr>
              <w:t>□</w:t>
            </w:r>
          </w:p>
        </w:tc>
        <w:tc>
          <w:tcPr>
            <w:tcW w:w="1536" w:type="dxa"/>
            <w:vAlign w:val="center"/>
          </w:tcPr>
          <w:p w14:paraId="555901E5">
            <w:pPr>
              <w:snapToGrid w:val="0"/>
              <w:spacing w:before="70" w:after="70" w:line="240" w:lineRule="auto"/>
              <w:ind w:firstLine="0"/>
              <w:jc w:val="center"/>
              <w:rPr>
                <w:sz w:val="21"/>
              </w:rPr>
            </w:pPr>
            <w:r>
              <w:rPr>
                <w:sz w:val="21"/>
                <w:szCs w:val="21"/>
              </w:rPr>
              <w:t>□</w:t>
            </w:r>
          </w:p>
        </w:tc>
      </w:tr>
      <w:tr w14:paraId="47CE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750037C1">
            <w:pPr>
              <w:snapToGrid w:val="0"/>
              <w:spacing w:before="70" w:after="70" w:line="240" w:lineRule="auto"/>
              <w:ind w:firstLine="0"/>
              <w:jc w:val="center"/>
              <w:rPr>
                <w:sz w:val="21"/>
              </w:rPr>
            </w:pPr>
            <w:r>
              <w:rPr>
                <w:sz w:val="21"/>
                <w:szCs w:val="21"/>
              </w:rPr>
              <w:t>4</w:t>
            </w:r>
          </w:p>
        </w:tc>
        <w:tc>
          <w:tcPr>
            <w:tcW w:w="3416" w:type="dxa"/>
            <w:vAlign w:val="center"/>
          </w:tcPr>
          <w:p w14:paraId="2467DB8E">
            <w:pPr>
              <w:snapToGrid w:val="0"/>
              <w:spacing w:before="70" w:after="70" w:line="240" w:lineRule="auto"/>
              <w:ind w:firstLine="0"/>
              <w:jc w:val="center"/>
              <w:rPr>
                <w:sz w:val="21"/>
              </w:rPr>
            </w:pPr>
            <w:r>
              <w:rPr>
                <w:sz w:val="21"/>
                <w:szCs w:val="21"/>
              </w:rPr>
              <w:t>控制点已复测</w:t>
            </w:r>
          </w:p>
        </w:tc>
        <w:tc>
          <w:tcPr>
            <w:tcW w:w="1536" w:type="dxa"/>
            <w:vAlign w:val="center"/>
          </w:tcPr>
          <w:p w14:paraId="3F5E948D">
            <w:pPr>
              <w:snapToGrid w:val="0"/>
              <w:spacing w:before="70" w:after="70" w:line="240" w:lineRule="auto"/>
              <w:ind w:firstLine="0"/>
              <w:jc w:val="center"/>
              <w:rPr>
                <w:sz w:val="21"/>
              </w:rPr>
            </w:pPr>
            <w:r>
              <w:rPr>
                <w:sz w:val="21"/>
                <w:szCs w:val="21"/>
              </w:rPr>
              <w:t>□</w:t>
            </w:r>
          </w:p>
        </w:tc>
        <w:tc>
          <w:tcPr>
            <w:tcW w:w="1157" w:type="dxa"/>
            <w:vAlign w:val="center"/>
          </w:tcPr>
          <w:p w14:paraId="2A75C761">
            <w:pPr>
              <w:snapToGrid w:val="0"/>
              <w:spacing w:before="70" w:after="70" w:line="240" w:lineRule="auto"/>
              <w:ind w:firstLine="0"/>
              <w:jc w:val="center"/>
              <w:rPr>
                <w:sz w:val="21"/>
              </w:rPr>
            </w:pPr>
            <w:r>
              <w:rPr>
                <w:sz w:val="21"/>
                <w:szCs w:val="21"/>
              </w:rPr>
              <w:t>□</w:t>
            </w:r>
          </w:p>
        </w:tc>
        <w:tc>
          <w:tcPr>
            <w:tcW w:w="1536" w:type="dxa"/>
            <w:vAlign w:val="center"/>
          </w:tcPr>
          <w:p w14:paraId="036EAC22">
            <w:pPr>
              <w:snapToGrid w:val="0"/>
              <w:spacing w:before="70" w:after="70" w:line="240" w:lineRule="auto"/>
              <w:ind w:firstLine="0"/>
              <w:jc w:val="center"/>
              <w:rPr>
                <w:sz w:val="21"/>
              </w:rPr>
            </w:pPr>
            <w:r>
              <w:rPr>
                <w:sz w:val="21"/>
                <w:szCs w:val="21"/>
              </w:rPr>
              <w:t>□</w:t>
            </w:r>
          </w:p>
        </w:tc>
      </w:tr>
      <w:tr w14:paraId="566E5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50053D6B">
            <w:pPr>
              <w:snapToGrid w:val="0"/>
              <w:spacing w:before="70" w:after="70" w:line="240" w:lineRule="auto"/>
              <w:ind w:firstLine="0"/>
              <w:jc w:val="center"/>
              <w:rPr>
                <w:sz w:val="21"/>
              </w:rPr>
            </w:pPr>
            <w:r>
              <w:rPr>
                <w:sz w:val="21"/>
                <w:szCs w:val="21"/>
              </w:rPr>
              <w:t>5</w:t>
            </w:r>
          </w:p>
        </w:tc>
        <w:tc>
          <w:tcPr>
            <w:tcW w:w="3416" w:type="dxa"/>
            <w:vAlign w:val="center"/>
          </w:tcPr>
          <w:p w14:paraId="74121CB7">
            <w:pPr>
              <w:snapToGrid w:val="0"/>
              <w:spacing w:before="70" w:after="70" w:line="240" w:lineRule="auto"/>
              <w:ind w:firstLine="0"/>
              <w:jc w:val="center"/>
              <w:rPr>
                <w:sz w:val="21"/>
              </w:rPr>
            </w:pPr>
            <w:r>
              <w:rPr>
                <w:sz w:val="21"/>
                <w:szCs w:val="21"/>
              </w:rPr>
              <w:t>标定残差达标</w:t>
            </w:r>
          </w:p>
        </w:tc>
        <w:tc>
          <w:tcPr>
            <w:tcW w:w="1536" w:type="dxa"/>
            <w:vAlign w:val="center"/>
          </w:tcPr>
          <w:p w14:paraId="75E4996E">
            <w:pPr>
              <w:snapToGrid w:val="0"/>
              <w:spacing w:before="70" w:after="70" w:line="240" w:lineRule="auto"/>
              <w:ind w:firstLine="0"/>
              <w:jc w:val="center"/>
              <w:rPr>
                <w:sz w:val="21"/>
              </w:rPr>
            </w:pPr>
            <w:r>
              <w:rPr>
                <w:sz w:val="21"/>
                <w:szCs w:val="21"/>
              </w:rPr>
              <w:t>□</w:t>
            </w:r>
          </w:p>
        </w:tc>
        <w:tc>
          <w:tcPr>
            <w:tcW w:w="1157" w:type="dxa"/>
            <w:vAlign w:val="center"/>
          </w:tcPr>
          <w:p w14:paraId="5DDF0207">
            <w:pPr>
              <w:snapToGrid w:val="0"/>
              <w:spacing w:before="70" w:after="70" w:line="240" w:lineRule="auto"/>
              <w:ind w:firstLine="0"/>
              <w:jc w:val="center"/>
              <w:rPr>
                <w:sz w:val="21"/>
              </w:rPr>
            </w:pPr>
            <w:r>
              <w:rPr>
                <w:sz w:val="21"/>
                <w:szCs w:val="21"/>
              </w:rPr>
              <w:t>□</w:t>
            </w:r>
          </w:p>
        </w:tc>
        <w:tc>
          <w:tcPr>
            <w:tcW w:w="1536" w:type="dxa"/>
            <w:vAlign w:val="center"/>
          </w:tcPr>
          <w:p w14:paraId="4F5DA421">
            <w:pPr>
              <w:snapToGrid w:val="0"/>
              <w:spacing w:before="70" w:after="70" w:line="240" w:lineRule="auto"/>
              <w:ind w:firstLine="0"/>
              <w:jc w:val="center"/>
              <w:rPr>
                <w:sz w:val="21"/>
              </w:rPr>
            </w:pPr>
            <w:r>
              <w:rPr>
                <w:sz w:val="21"/>
                <w:szCs w:val="21"/>
              </w:rPr>
              <w:t>□</w:t>
            </w:r>
          </w:p>
        </w:tc>
      </w:tr>
      <w:tr w14:paraId="3B72C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629E825A">
            <w:pPr>
              <w:snapToGrid w:val="0"/>
              <w:spacing w:before="70" w:after="70" w:line="240" w:lineRule="auto"/>
              <w:ind w:firstLine="0"/>
              <w:jc w:val="center"/>
              <w:rPr>
                <w:sz w:val="21"/>
              </w:rPr>
            </w:pPr>
            <w:r>
              <w:rPr>
                <w:sz w:val="21"/>
                <w:szCs w:val="21"/>
              </w:rPr>
              <w:t>6</w:t>
            </w:r>
          </w:p>
        </w:tc>
        <w:tc>
          <w:tcPr>
            <w:tcW w:w="3416" w:type="dxa"/>
            <w:vAlign w:val="center"/>
          </w:tcPr>
          <w:p w14:paraId="75FB97A6">
            <w:pPr>
              <w:snapToGrid w:val="0"/>
              <w:spacing w:before="70" w:after="70" w:line="240" w:lineRule="auto"/>
              <w:ind w:firstLine="0"/>
              <w:jc w:val="center"/>
              <w:rPr>
                <w:sz w:val="21"/>
              </w:rPr>
            </w:pPr>
            <w:r>
              <w:rPr>
                <w:sz w:val="21"/>
                <w:szCs w:val="21"/>
              </w:rPr>
              <w:t>试扫质量合格</w:t>
            </w:r>
          </w:p>
        </w:tc>
        <w:tc>
          <w:tcPr>
            <w:tcW w:w="1536" w:type="dxa"/>
            <w:vAlign w:val="center"/>
          </w:tcPr>
          <w:p w14:paraId="4FF5BD28">
            <w:pPr>
              <w:snapToGrid w:val="0"/>
              <w:spacing w:before="70" w:after="70" w:line="240" w:lineRule="auto"/>
              <w:ind w:firstLine="0"/>
              <w:jc w:val="center"/>
              <w:rPr>
                <w:sz w:val="21"/>
              </w:rPr>
            </w:pPr>
            <w:r>
              <w:rPr>
                <w:sz w:val="21"/>
                <w:szCs w:val="21"/>
              </w:rPr>
              <w:t>□</w:t>
            </w:r>
          </w:p>
        </w:tc>
        <w:tc>
          <w:tcPr>
            <w:tcW w:w="1157" w:type="dxa"/>
            <w:vAlign w:val="center"/>
          </w:tcPr>
          <w:p w14:paraId="21667921">
            <w:pPr>
              <w:snapToGrid w:val="0"/>
              <w:spacing w:before="70" w:after="70" w:line="240" w:lineRule="auto"/>
              <w:ind w:firstLine="0"/>
              <w:jc w:val="center"/>
              <w:rPr>
                <w:sz w:val="21"/>
              </w:rPr>
            </w:pPr>
            <w:r>
              <w:rPr>
                <w:sz w:val="21"/>
                <w:szCs w:val="21"/>
              </w:rPr>
              <w:t>□</w:t>
            </w:r>
          </w:p>
        </w:tc>
        <w:tc>
          <w:tcPr>
            <w:tcW w:w="1536" w:type="dxa"/>
            <w:vAlign w:val="center"/>
          </w:tcPr>
          <w:p w14:paraId="7341B968">
            <w:pPr>
              <w:snapToGrid w:val="0"/>
              <w:spacing w:before="70" w:after="70" w:line="240" w:lineRule="auto"/>
              <w:ind w:firstLine="0"/>
              <w:jc w:val="center"/>
              <w:rPr>
                <w:sz w:val="21"/>
              </w:rPr>
            </w:pPr>
            <w:r>
              <w:rPr>
                <w:sz w:val="21"/>
                <w:szCs w:val="21"/>
              </w:rPr>
              <w:t>□</w:t>
            </w:r>
          </w:p>
        </w:tc>
      </w:tr>
      <w:tr w14:paraId="382CC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3CC2843A">
            <w:pPr>
              <w:snapToGrid w:val="0"/>
              <w:spacing w:before="70" w:after="70" w:line="240" w:lineRule="auto"/>
              <w:ind w:firstLine="0"/>
              <w:jc w:val="center"/>
              <w:rPr>
                <w:sz w:val="21"/>
              </w:rPr>
            </w:pPr>
            <w:r>
              <w:rPr>
                <w:sz w:val="21"/>
                <w:szCs w:val="21"/>
              </w:rPr>
              <w:t>7</w:t>
            </w:r>
          </w:p>
        </w:tc>
        <w:tc>
          <w:tcPr>
            <w:tcW w:w="3416" w:type="dxa"/>
            <w:vAlign w:val="center"/>
          </w:tcPr>
          <w:p w14:paraId="0D577B8A">
            <w:pPr>
              <w:snapToGrid w:val="0"/>
              <w:spacing w:before="70" w:after="70" w:line="240" w:lineRule="auto"/>
              <w:ind w:firstLine="0"/>
              <w:jc w:val="center"/>
              <w:rPr>
                <w:sz w:val="21"/>
              </w:rPr>
            </w:pPr>
            <w:r>
              <w:rPr>
                <w:sz w:val="21"/>
                <w:szCs w:val="21"/>
              </w:rPr>
              <w:t>现场质检记录齐全</w:t>
            </w:r>
          </w:p>
        </w:tc>
        <w:tc>
          <w:tcPr>
            <w:tcW w:w="1536" w:type="dxa"/>
            <w:vAlign w:val="center"/>
          </w:tcPr>
          <w:p w14:paraId="702B2822">
            <w:pPr>
              <w:snapToGrid w:val="0"/>
              <w:spacing w:before="70" w:after="70" w:line="240" w:lineRule="auto"/>
              <w:ind w:firstLine="0"/>
              <w:jc w:val="center"/>
              <w:rPr>
                <w:sz w:val="21"/>
              </w:rPr>
            </w:pPr>
            <w:r>
              <w:rPr>
                <w:sz w:val="21"/>
                <w:szCs w:val="21"/>
              </w:rPr>
              <w:t>□</w:t>
            </w:r>
          </w:p>
        </w:tc>
        <w:tc>
          <w:tcPr>
            <w:tcW w:w="1157" w:type="dxa"/>
            <w:vAlign w:val="center"/>
          </w:tcPr>
          <w:p w14:paraId="42AF99BC">
            <w:pPr>
              <w:snapToGrid w:val="0"/>
              <w:spacing w:before="70" w:after="70" w:line="240" w:lineRule="auto"/>
              <w:ind w:firstLine="0"/>
              <w:jc w:val="center"/>
              <w:rPr>
                <w:sz w:val="21"/>
              </w:rPr>
            </w:pPr>
            <w:r>
              <w:rPr>
                <w:sz w:val="21"/>
                <w:szCs w:val="21"/>
              </w:rPr>
              <w:t>□</w:t>
            </w:r>
          </w:p>
        </w:tc>
        <w:tc>
          <w:tcPr>
            <w:tcW w:w="1536" w:type="dxa"/>
            <w:vAlign w:val="center"/>
          </w:tcPr>
          <w:p w14:paraId="65A9A506">
            <w:pPr>
              <w:snapToGrid w:val="0"/>
              <w:spacing w:before="70" w:after="70" w:line="240" w:lineRule="auto"/>
              <w:ind w:firstLine="0"/>
              <w:jc w:val="center"/>
              <w:rPr>
                <w:sz w:val="21"/>
              </w:rPr>
            </w:pPr>
            <w:r>
              <w:rPr>
                <w:sz w:val="21"/>
                <w:szCs w:val="21"/>
              </w:rPr>
              <w:t>□</w:t>
            </w:r>
          </w:p>
        </w:tc>
      </w:tr>
      <w:tr w14:paraId="684ED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29F3CBEC">
            <w:pPr>
              <w:snapToGrid w:val="0"/>
              <w:spacing w:before="70" w:after="70" w:line="240" w:lineRule="auto"/>
              <w:ind w:firstLine="0"/>
              <w:jc w:val="center"/>
              <w:rPr>
                <w:sz w:val="21"/>
              </w:rPr>
            </w:pPr>
            <w:r>
              <w:rPr>
                <w:sz w:val="21"/>
                <w:szCs w:val="21"/>
              </w:rPr>
              <w:t>8</w:t>
            </w:r>
          </w:p>
        </w:tc>
        <w:tc>
          <w:tcPr>
            <w:tcW w:w="3416" w:type="dxa"/>
            <w:vAlign w:val="center"/>
          </w:tcPr>
          <w:p w14:paraId="08E2F60D">
            <w:pPr>
              <w:snapToGrid w:val="0"/>
              <w:spacing w:before="70" w:after="70" w:line="240" w:lineRule="auto"/>
              <w:ind w:firstLine="0"/>
              <w:jc w:val="center"/>
              <w:rPr>
                <w:sz w:val="21"/>
              </w:rPr>
            </w:pPr>
            <w:r>
              <w:rPr>
                <w:sz w:val="21"/>
                <w:szCs w:val="21"/>
              </w:rPr>
              <w:t>数据双备份完成</w:t>
            </w:r>
          </w:p>
        </w:tc>
        <w:tc>
          <w:tcPr>
            <w:tcW w:w="1536" w:type="dxa"/>
            <w:vAlign w:val="center"/>
          </w:tcPr>
          <w:p w14:paraId="060617FC">
            <w:pPr>
              <w:snapToGrid w:val="0"/>
              <w:spacing w:before="70" w:after="70" w:line="240" w:lineRule="auto"/>
              <w:ind w:firstLine="0"/>
              <w:jc w:val="center"/>
              <w:rPr>
                <w:sz w:val="21"/>
              </w:rPr>
            </w:pPr>
            <w:r>
              <w:rPr>
                <w:sz w:val="21"/>
                <w:szCs w:val="21"/>
              </w:rPr>
              <w:t>□</w:t>
            </w:r>
          </w:p>
        </w:tc>
        <w:tc>
          <w:tcPr>
            <w:tcW w:w="1157" w:type="dxa"/>
            <w:vAlign w:val="center"/>
          </w:tcPr>
          <w:p w14:paraId="32D2C80F">
            <w:pPr>
              <w:snapToGrid w:val="0"/>
              <w:spacing w:before="70" w:after="70" w:line="240" w:lineRule="auto"/>
              <w:ind w:firstLine="0"/>
              <w:jc w:val="center"/>
              <w:rPr>
                <w:sz w:val="21"/>
              </w:rPr>
            </w:pPr>
            <w:r>
              <w:rPr>
                <w:sz w:val="21"/>
                <w:szCs w:val="21"/>
              </w:rPr>
              <w:t>□</w:t>
            </w:r>
          </w:p>
        </w:tc>
        <w:tc>
          <w:tcPr>
            <w:tcW w:w="1536" w:type="dxa"/>
            <w:vAlign w:val="center"/>
          </w:tcPr>
          <w:p w14:paraId="5B51B30D">
            <w:pPr>
              <w:snapToGrid w:val="0"/>
              <w:spacing w:before="70" w:after="70" w:line="240" w:lineRule="auto"/>
              <w:ind w:firstLine="0"/>
              <w:jc w:val="center"/>
              <w:rPr>
                <w:sz w:val="21"/>
              </w:rPr>
            </w:pPr>
            <w:r>
              <w:rPr>
                <w:sz w:val="21"/>
                <w:szCs w:val="21"/>
              </w:rPr>
              <w:t>□</w:t>
            </w:r>
          </w:p>
        </w:tc>
      </w:tr>
      <w:tr w14:paraId="5BA88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34AC5AC0">
            <w:pPr>
              <w:snapToGrid w:val="0"/>
              <w:spacing w:before="70" w:after="70" w:line="240" w:lineRule="auto"/>
              <w:ind w:firstLine="0"/>
              <w:jc w:val="center"/>
              <w:rPr>
                <w:sz w:val="21"/>
              </w:rPr>
            </w:pPr>
            <w:r>
              <w:rPr>
                <w:sz w:val="21"/>
                <w:szCs w:val="21"/>
              </w:rPr>
              <w:t>9</w:t>
            </w:r>
          </w:p>
        </w:tc>
        <w:tc>
          <w:tcPr>
            <w:tcW w:w="3416" w:type="dxa"/>
            <w:vAlign w:val="center"/>
          </w:tcPr>
          <w:p w14:paraId="53224B85">
            <w:pPr>
              <w:snapToGrid w:val="0"/>
              <w:spacing w:before="70" w:after="70" w:line="240" w:lineRule="auto"/>
              <w:ind w:firstLine="0"/>
              <w:jc w:val="center"/>
              <w:rPr>
                <w:sz w:val="21"/>
              </w:rPr>
            </w:pPr>
            <w:r>
              <w:rPr>
                <w:sz w:val="21"/>
                <w:szCs w:val="21"/>
              </w:rPr>
              <w:t>作业日志填写完整</w:t>
            </w:r>
          </w:p>
        </w:tc>
        <w:tc>
          <w:tcPr>
            <w:tcW w:w="1536" w:type="dxa"/>
            <w:vAlign w:val="center"/>
          </w:tcPr>
          <w:p w14:paraId="65B80A00">
            <w:pPr>
              <w:snapToGrid w:val="0"/>
              <w:spacing w:before="70" w:after="70" w:line="240" w:lineRule="auto"/>
              <w:ind w:firstLine="0"/>
              <w:jc w:val="center"/>
              <w:rPr>
                <w:sz w:val="21"/>
              </w:rPr>
            </w:pPr>
            <w:r>
              <w:rPr>
                <w:sz w:val="21"/>
                <w:szCs w:val="21"/>
              </w:rPr>
              <w:t>□</w:t>
            </w:r>
          </w:p>
        </w:tc>
        <w:tc>
          <w:tcPr>
            <w:tcW w:w="1157" w:type="dxa"/>
            <w:vAlign w:val="center"/>
          </w:tcPr>
          <w:p w14:paraId="60649649">
            <w:pPr>
              <w:snapToGrid w:val="0"/>
              <w:spacing w:before="70" w:after="70" w:line="240" w:lineRule="auto"/>
              <w:ind w:firstLine="0"/>
              <w:jc w:val="center"/>
              <w:rPr>
                <w:sz w:val="21"/>
              </w:rPr>
            </w:pPr>
            <w:r>
              <w:rPr>
                <w:sz w:val="21"/>
                <w:szCs w:val="21"/>
              </w:rPr>
              <w:t>□</w:t>
            </w:r>
          </w:p>
        </w:tc>
        <w:tc>
          <w:tcPr>
            <w:tcW w:w="1536" w:type="dxa"/>
            <w:vAlign w:val="center"/>
          </w:tcPr>
          <w:p w14:paraId="0DE66B21">
            <w:pPr>
              <w:snapToGrid w:val="0"/>
              <w:spacing w:before="70" w:after="70" w:line="240" w:lineRule="auto"/>
              <w:ind w:firstLine="0"/>
              <w:jc w:val="center"/>
              <w:rPr>
                <w:sz w:val="21"/>
              </w:rPr>
            </w:pPr>
            <w:r>
              <w:rPr>
                <w:sz w:val="21"/>
                <w:szCs w:val="21"/>
              </w:rPr>
              <w:t>□</w:t>
            </w:r>
          </w:p>
        </w:tc>
      </w:tr>
      <w:tr w14:paraId="72DB3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6" w:type="dxa"/>
            <w:vAlign w:val="center"/>
          </w:tcPr>
          <w:p w14:paraId="6B533660">
            <w:pPr>
              <w:snapToGrid w:val="0"/>
              <w:spacing w:before="70" w:after="70" w:line="240" w:lineRule="auto"/>
              <w:ind w:firstLine="0"/>
              <w:jc w:val="center"/>
              <w:rPr>
                <w:sz w:val="21"/>
              </w:rPr>
            </w:pPr>
            <w:r>
              <w:rPr>
                <w:sz w:val="21"/>
                <w:szCs w:val="21"/>
              </w:rPr>
              <w:t>10</w:t>
            </w:r>
          </w:p>
        </w:tc>
        <w:tc>
          <w:tcPr>
            <w:tcW w:w="3416" w:type="dxa"/>
            <w:vAlign w:val="center"/>
          </w:tcPr>
          <w:p w14:paraId="7259E37A">
            <w:pPr>
              <w:snapToGrid w:val="0"/>
              <w:spacing w:before="70" w:after="70" w:line="240" w:lineRule="auto"/>
              <w:ind w:firstLine="0"/>
              <w:jc w:val="center"/>
              <w:rPr>
                <w:sz w:val="21"/>
              </w:rPr>
            </w:pPr>
            <w:r>
              <w:rPr>
                <w:sz w:val="21"/>
                <w:szCs w:val="21"/>
              </w:rPr>
              <w:t>撤收清点无遗漏</w:t>
            </w:r>
          </w:p>
        </w:tc>
        <w:tc>
          <w:tcPr>
            <w:tcW w:w="1536" w:type="dxa"/>
            <w:vAlign w:val="center"/>
          </w:tcPr>
          <w:p w14:paraId="7D78C105">
            <w:pPr>
              <w:snapToGrid w:val="0"/>
              <w:spacing w:before="70" w:after="70" w:line="240" w:lineRule="auto"/>
              <w:ind w:firstLine="0"/>
              <w:jc w:val="center"/>
              <w:rPr>
                <w:sz w:val="21"/>
              </w:rPr>
            </w:pPr>
            <w:r>
              <w:rPr>
                <w:sz w:val="21"/>
                <w:szCs w:val="21"/>
              </w:rPr>
              <w:t>□</w:t>
            </w:r>
          </w:p>
        </w:tc>
        <w:tc>
          <w:tcPr>
            <w:tcW w:w="1157" w:type="dxa"/>
            <w:vAlign w:val="center"/>
          </w:tcPr>
          <w:p w14:paraId="1C91C6D8">
            <w:pPr>
              <w:snapToGrid w:val="0"/>
              <w:spacing w:before="70" w:after="70" w:line="240" w:lineRule="auto"/>
              <w:ind w:firstLine="0"/>
              <w:jc w:val="center"/>
              <w:rPr>
                <w:sz w:val="21"/>
              </w:rPr>
            </w:pPr>
            <w:r>
              <w:rPr>
                <w:sz w:val="21"/>
                <w:szCs w:val="21"/>
              </w:rPr>
              <w:t>□</w:t>
            </w:r>
          </w:p>
        </w:tc>
        <w:tc>
          <w:tcPr>
            <w:tcW w:w="1536" w:type="dxa"/>
            <w:vAlign w:val="center"/>
          </w:tcPr>
          <w:p w14:paraId="1F8600D9">
            <w:pPr>
              <w:snapToGrid w:val="0"/>
              <w:spacing w:before="70" w:after="70" w:line="240" w:lineRule="auto"/>
              <w:ind w:firstLine="0"/>
              <w:jc w:val="center"/>
              <w:rPr>
                <w:sz w:val="21"/>
              </w:rPr>
            </w:pPr>
            <w:r>
              <w:rPr>
                <w:sz w:val="21"/>
                <w:szCs w:val="21"/>
              </w:rPr>
              <w:t>□</w:t>
            </w:r>
          </w:p>
        </w:tc>
      </w:tr>
    </w:tbl>
    <w:p w14:paraId="5EDB2291">
      <w:pPr>
        <w:spacing w:line="240" w:lineRule="auto"/>
      </w:pPr>
    </w:p>
    <w:p w14:paraId="17CA0DD6">
      <w:pPr>
        <w:pStyle w:val="6"/>
      </w:pPr>
      <w:r>
        <w:rPr>
          <w:szCs w:val="32"/>
        </w:rPr>
        <w:t>2.5.2.26 典型工况解决方案</w:t>
      </w:r>
    </w:p>
    <w:p w14:paraId="3D819991">
      <w:pPr>
        <w:rPr>
          <w:rFonts w:hint="eastAsia"/>
          <w:b/>
          <w:bCs/>
        </w:rPr>
      </w:pPr>
      <w:r>
        <w:rPr>
          <w:rFonts w:hint="eastAsia"/>
          <w:b/>
          <w:bCs/>
          <w:lang w:eastAsia="zh"/>
        </w:rPr>
        <w:t>（1）</w:t>
      </w:r>
      <w:r>
        <w:rPr>
          <w:rFonts w:hint="eastAsia"/>
          <w:b/>
          <w:bCs/>
        </w:rPr>
        <w:t>工况一：闸室排干后大面积底板</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3"/>
        <w:gridCol w:w="7127"/>
      </w:tblGrid>
      <w:tr w14:paraId="1046C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73" w:type="dxa"/>
            <w:shd w:val="clear" w:color="auto" w:fill="E7E6E6"/>
            <w:vAlign w:val="center"/>
          </w:tcPr>
          <w:p w14:paraId="2FED2CD0">
            <w:pPr>
              <w:snapToGrid w:val="0"/>
              <w:spacing w:before="70" w:after="70" w:line="240" w:lineRule="auto"/>
              <w:ind w:firstLine="0"/>
              <w:jc w:val="center"/>
              <w:rPr>
                <w:b/>
                <w:sz w:val="21"/>
              </w:rPr>
            </w:pPr>
            <w:r>
              <w:rPr>
                <w:b/>
                <w:sz w:val="21"/>
                <w:szCs w:val="21"/>
              </w:rPr>
              <w:t>项目</w:t>
            </w:r>
          </w:p>
        </w:tc>
        <w:tc>
          <w:tcPr>
            <w:tcW w:w="7127" w:type="dxa"/>
            <w:shd w:val="clear" w:color="auto" w:fill="E7E6E6"/>
            <w:vAlign w:val="center"/>
          </w:tcPr>
          <w:p w14:paraId="38DCF8EF">
            <w:pPr>
              <w:snapToGrid w:val="0"/>
              <w:spacing w:before="70" w:after="70" w:line="240" w:lineRule="auto"/>
              <w:ind w:firstLine="0"/>
              <w:jc w:val="center"/>
              <w:rPr>
                <w:b/>
                <w:sz w:val="21"/>
              </w:rPr>
            </w:pPr>
            <w:r>
              <w:rPr>
                <w:b/>
                <w:sz w:val="21"/>
                <w:szCs w:val="21"/>
              </w:rPr>
              <w:t>内容</w:t>
            </w:r>
          </w:p>
        </w:tc>
      </w:tr>
      <w:tr w14:paraId="13B3D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3" w:type="dxa"/>
            <w:vAlign w:val="center"/>
          </w:tcPr>
          <w:p w14:paraId="0727F41B">
            <w:pPr>
              <w:snapToGrid w:val="0"/>
              <w:spacing w:before="70" w:after="70" w:line="240" w:lineRule="auto"/>
              <w:ind w:firstLine="0"/>
              <w:jc w:val="center"/>
              <w:rPr>
                <w:sz w:val="21"/>
              </w:rPr>
            </w:pPr>
            <w:r>
              <w:rPr>
                <w:sz w:val="21"/>
                <w:szCs w:val="21"/>
              </w:rPr>
              <w:t>工况特点</w:t>
            </w:r>
          </w:p>
        </w:tc>
        <w:tc>
          <w:tcPr>
            <w:tcW w:w="7127" w:type="dxa"/>
            <w:vAlign w:val="center"/>
          </w:tcPr>
          <w:p w14:paraId="22CC53B4">
            <w:pPr>
              <w:snapToGrid w:val="0"/>
              <w:spacing w:before="70" w:after="70" w:line="240" w:lineRule="auto"/>
              <w:ind w:firstLine="0"/>
              <w:jc w:val="left"/>
              <w:rPr>
                <w:sz w:val="21"/>
              </w:rPr>
            </w:pPr>
            <w:r>
              <w:rPr>
                <w:sz w:val="21"/>
                <w:szCs w:val="21"/>
              </w:rPr>
              <w:t>面积大、边界规则、遮挡少、地面平整</w:t>
            </w:r>
          </w:p>
        </w:tc>
      </w:tr>
      <w:tr w14:paraId="4814B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3" w:type="dxa"/>
            <w:vAlign w:val="center"/>
          </w:tcPr>
          <w:p w14:paraId="74DC5CEE">
            <w:pPr>
              <w:snapToGrid w:val="0"/>
              <w:spacing w:before="70" w:after="70" w:line="240" w:lineRule="auto"/>
              <w:ind w:firstLine="0"/>
              <w:jc w:val="center"/>
              <w:rPr>
                <w:sz w:val="21"/>
              </w:rPr>
            </w:pPr>
            <w:r>
              <w:rPr>
                <w:sz w:val="21"/>
                <w:szCs w:val="21"/>
              </w:rPr>
              <w:t>主要风险</w:t>
            </w:r>
          </w:p>
        </w:tc>
        <w:tc>
          <w:tcPr>
            <w:tcW w:w="7127" w:type="dxa"/>
            <w:vAlign w:val="center"/>
          </w:tcPr>
          <w:p w14:paraId="44E609DA">
            <w:pPr>
              <w:snapToGrid w:val="0"/>
              <w:spacing w:before="70" w:after="70" w:line="240" w:lineRule="auto"/>
              <w:ind w:firstLine="0"/>
              <w:jc w:val="left"/>
              <w:rPr>
                <w:sz w:val="21"/>
              </w:rPr>
            </w:pPr>
            <w:r>
              <w:rPr>
                <w:sz w:val="21"/>
                <w:szCs w:val="21"/>
              </w:rPr>
              <w:t>反光、门槽盲区、跌落</w:t>
            </w:r>
          </w:p>
        </w:tc>
      </w:tr>
      <w:tr w14:paraId="201B5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3" w:type="dxa"/>
            <w:vAlign w:val="center"/>
          </w:tcPr>
          <w:p w14:paraId="5F051F0C">
            <w:pPr>
              <w:snapToGrid w:val="0"/>
              <w:spacing w:before="70" w:after="70" w:line="240" w:lineRule="auto"/>
              <w:ind w:firstLine="0"/>
              <w:jc w:val="center"/>
              <w:rPr>
                <w:sz w:val="21"/>
              </w:rPr>
            </w:pPr>
            <w:r>
              <w:rPr>
                <w:sz w:val="21"/>
                <w:szCs w:val="21"/>
              </w:rPr>
              <w:t>解决方案</w:t>
            </w:r>
          </w:p>
        </w:tc>
        <w:tc>
          <w:tcPr>
            <w:tcW w:w="7127" w:type="dxa"/>
            <w:vAlign w:val="center"/>
          </w:tcPr>
          <w:p w14:paraId="6284EA3F">
            <w:pPr>
              <w:snapToGrid w:val="0"/>
              <w:spacing w:before="70" w:after="70" w:line="240" w:lineRule="auto"/>
              <w:ind w:firstLine="0"/>
              <w:jc w:val="left"/>
              <w:rPr>
                <w:sz w:val="21"/>
              </w:rPr>
            </w:pPr>
            <w:r>
              <w:rPr>
                <w:sz w:val="21"/>
                <w:szCs w:val="21"/>
              </w:rPr>
              <w:t>2 站覆盖 + 自主载具回字形扫描 + 门槽手持补扫</w:t>
            </w:r>
          </w:p>
        </w:tc>
      </w:tr>
      <w:tr w14:paraId="6D55F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3" w:type="dxa"/>
            <w:vAlign w:val="center"/>
          </w:tcPr>
          <w:p w14:paraId="54411763">
            <w:pPr>
              <w:snapToGrid w:val="0"/>
              <w:spacing w:before="70" w:after="70" w:line="240" w:lineRule="auto"/>
              <w:ind w:firstLine="0"/>
              <w:jc w:val="center"/>
              <w:rPr>
                <w:sz w:val="21"/>
              </w:rPr>
            </w:pPr>
            <w:r>
              <w:rPr>
                <w:sz w:val="21"/>
                <w:szCs w:val="21"/>
              </w:rPr>
              <w:t>关键参数</w:t>
            </w:r>
          </w:p>
        </w:tc>
        <w:tc>
          <w:tcPr>
            <w:tcW w:w="7127" w:type="dxa"/>
            <w:vAlign w:val="center"/>
          </w:tcPr>
          <w:p w14:paraId="602B046F">
            <w:pPr>
              <w:snapToGrid w:val="0"/>
              <w:spacing w:before="70" w:after="70" w:line="240" w:lineRule="auto"/>
              <w:ind w:firstLine="0"/>
              <w:jc w:val="left"/>
              <w:rPr>
                <w:sz w:val="21"/>
              </w:rPr>
            </w:pPr>
            <w:r>
              <w:rPr>
                <w:sz w:val="21"/>
                <w:szCs w:val="21"/>
              </w:rPr>
              <w:t>点间距 2 mm（重点区）、8 mm（普查）</w:t>
            </w:r>
          </w:p>
        </w:tc>
      </w:tr>
      <w:tr w14:paraId="52298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3" w:type="dxa"/>
            <w:vAlign w:val="center"/>
          </w:tcPr>
          <w:p w14:paraId="16EAF5EA">
            <w:pPr>
              <w:snapToGrid w:val="0"/>
              <w:spacing w:before="70" w:after="70" w:line="240" w:lineRule="auto"/>
              <w:ind w:firstLine="0"/>
              <w:jc w:val="center"/>
              <w:rPr>
                <w:sz w:val="21"/>
              </w:rPr>
            </w:pPr>
            <w:r>
              <w:rPr>
                <w:sz w:val="21"/>
                <w:szCs w:val="21"/>
              </w:rPr>
              <w:t>预期效果</w:t>
            </w:r>
          </w:p>
        </w:tc>
        <w:tc>
          <w:tcPr>
            <w:tcW w:w="7127" w:type="dxa"/>
            <w:vAlign w:val="center"/>
          </w:tcPr>
          <w:p w14:paraId="4EE8C063">
            <w:pPr>
              <w:snapToGrid w:val="0"/>
              <w:spacing w:before="70" w:after="70" w:line="240" w:lineRule="auto"/>
              <w:ind w:firstLine="0"/>
              <w:jc w:val="left"/>
              <w:rPr>
                <w:sz w:val="21"/>
              </w:rPr>
            </w:pPr>
            <w:r>
              <w:rPr>
                <w:sz w:val="21"/>
                <w:szCs w:val="21"/>
              </w:rPr>
              <w:t>覆盖率 ≥98%，整体精度 ≤1 mm</w:t>
            </w:r>
          </w:p>
        </w:tc>
      </w:tr>
    </w:tbl>
    <w:p w14:paraId="1D3406AC">
      <w:pPr>
        <w:spacing w:line="240" w:lineRule="auto"/>
      </w:pPr>
    </w:p>
    <w:p w14:paraId="6FF0A93B">
      <w:pPr>
        <w:rPr>
          <w:rFonts w:hint="eastAsia"/>
          <w:b/>
          <w:bCs/>
          <w:lang w:eastAsia="zh"/>
        </w:rPr>
      </w:pPr>
      <w:r>
        <w:rPr>
          <w:rFonts w:hint="eastAsia"/>
          <w:b/>
          <w:bCs/>
          <w:lang w:eastAsia="zh"/>
          <w:woUserID w:val="1"/>
        </w:rPr>
        <w:t>（2）</w:t>
      </w:r>
      <w:r>
        <w:rPr>
          <w:rFonts w:hint="eastAsia"/>
          <w:b/>
          <w:bCs/>
          <w:lang w:eastAsia="zh"/>
        </w:rPr>
        <w:t>工况二：长泄槽缓坡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8"/>
        <w:gridCol w:w="6872"/>
      </w:tblGrid>
      <w:tr w14:paraId="38EEE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28" w:type="dxa"/>
            <w:shd w:val="clear" w:color="auto" w:fill="E7E6E6"/>
            <w:vAlign w:val="center"/>
          </w:tcPr>
          <w:p w14:paraId="7E9937D6">
            <w:pPr>
              <w:keepNext/>
              <w:snapToGrid w:val="0"/>
              <w:spacing w:before="70" w:after="70" w:line="240" w:lineRule="auto"/>
              <w:ind w:firstLine="0"/>
              <w:jc w:val="center"/>
              <w:rPr>
                <w:b/>
                <w:sz w:val="21"/>
              </w:rPr>
            </w:pPr>
            <w:r>
              <w:rPr>
                <w:b/>
                <w:sz w:val="21"/>
                <w:szCs w:val="21"/>
              </w:rPr>
              <w:t>项目</w:t>
            </w:r>
          </w:p>
        </w:tc>
        <w:tc>
          <w:tcPr>
            <w:tcW w:w="6872" w:type="dxa"/>
            <w:shd w:val="clear" w:color="auto" w:fill="E7E6E6"/>
            <w:vAlign w:val="center"/>
          </w:tcPr>
          <w:p w14:paraId="5700133D">
            <w:pPr>
              <w:keepNext/>
              <w:snapToGrid w:val="0"/>
              <w:spacing w:before="70" w:after="70" w:line="240" w:lineRule="auto"/>
              <w:ind w:firstLine="0"/>
              <w:jc w:val="center"/>
              <w:rPr>
                <w:b/>
                <w:sz w:val="21"/>
              </w:rPr>
            </w:pPr>
            <w:r>
              <w:rPr>
                <w:b/>
                <w:sz w:val="21"/>
                <w:szCs w:val="21"/>
              </w:rPr>
              <w:t>内容</w:t>
            </w:r>
          </w:p>
        </w:tc>
      </w:tr>
      <w:tr w14:paraId="23E73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8" w:type="dxa"/>
            <w:vAlign w:val="center"/>
          </w:tcPr>
          <w:p w14:paraId="4018FF91">
            <w:pPr>
              <w:keepNext/>
              <w:snapToGrid w:val="0"/>
              <w:spacing w:before="70" w:after="70" w:line="240" w:lineRule="auto"/>
              <w:ind w:firstLine="0"/>
              <w:jc w:val="center"/>
              <w:rPr>
                <w:sz w:val="21"/>
              </w:rPr>
            </w:pPr>
            <w:r>
              <w:rPr>
                <w:sz w:val="21"/>
                <w:szCs w:val="21"/>
              </w:rPr>
              <w:t>工况特点</w:t>
            </w:r>
          </w:p>
        </w:tc>
        <w:tc>
          <w:tcPr>
            <w:tcW w:w="6872" w:type="dxa"/>
            <w:vAlign w:val="center"/>
          </w:tcPr>
          <w:p w14:paraId="1A114741">
            <w:pPr>
              <w:keepNext/>
              <w:snapToGrid w:val="0"/>
              <w:spacing w:before="70" w:after="70" w:line="240" w:lineRule="auto"/>
              <w:ind w:firstLine="0"/>
              <w:jc w:val="left"/>
              <w:rPr>
                <w:sz w:val="21"/>
              </w:rPr>
            </w:pPr>
            <w:r>
              <w:rPr>
                <w:sz w:val="21"/>
                <w:szCs w:val="21"/>
              </w:rPr>
              <w:t>纵坡缓、流程长、弱光、弱纹理</w:t>
            </w:r>
          </w:p>
        </w:tc>
      </w:tr>
      <w:tr w14:paraId="58296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8" w:type="dxa"/>
            <w:vAlign w:val="center"/>
          </w:tcPr>
          <w:p w14:paraId="7894748D">
            <w:pPr>
              <w:keepNext/>
              <w:snapToGrid w:val="0"/>
              <w:spacing w:before="70" w:after="70" w:line="240" w:lineRule="auto"/>
              <w:ind w:firstLine="0"/>
              <w:jc w:val="center"/>
              <w:rPr>
                <w:sz w:val="21"/>
              </w:rPr>
            </w:pPr>
            <w:r>
              <w:rPr>
                <w:sz w:val="21"/>
                <w:szCs w:val="21"/>
              </w:rPr>
              <w:t>主要风险</w:t>
            </w:r>
          </w:p>
        </w:tc>
        <w:tc>
          <w:tcPr>
            <w:tcW w:w="6872" w:type="dxa"/>
            <w:vAlign w:val="center"/>
          </w:tcPr>
          <w:p w14:paraId="72483BC2">
            <w:pPr>
              <w:keepNext/>
              <w:snapToGrid w:val="0"/>
              <w:spacing w:before="70" w:after="70" w:line="240" w:lineRule="auto"/>
              <w:ind w:firstLine="0"/>
              <w:jc w:val="left"/>
              <w:rPr>
                <w:sz w:val="21"/>
              </w:rPr>
            </w:pPr>
            <w:r>
              <w:rPr>
                <w:sz w:val="21"/>
                <w:szCs w:val="21"/>
              </w:rPr>
              <w:t>长距离漂移、拼接误差累积</w:t>
            </w:r>
          </w:p>
        </w:tc>
      </w:tr>
      <w:tr w14:paraId="3B365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8" w:type="dxa"/>
            <w:vAlign w:val="center"/>
          </w:tcPr>
          <w:p w14:paraId="47B1EC60">
            <w:pPr>
              <w:keepNext/>
              <w:snapToGrid w:val="0"/>
              <w:spacing w:before="70" w:after="70" w:line="240" w:lineRule="auto"/>
              <w:ind w:firstLine="0"/>
              <w:jc w:val="center"/>
              <w:rPr>
                <w:sz w:val="21"/>
              </w:rPr>
            </w:pPr>
            <w:r>
              <w:rPr>
                <w:sz w:val="21"/>
                <w:szCs w:val="21"/>
              </w:rPr>
              <w:t>解决方案</w:t>
            </w:r>
          </w:p>
        </w:tc>
        <w:tc>
          <w:tcPr>
            <w:tcW w:w="6872" w:type="dxa"/>
            <w:vAlign w:val="center"/>
          </w:tcPr>
          <w:p w14:paraId="0FC6083A">
            <w:pPr>
              <w:keepNext/>
              <w:snapToGrid w:val="0"/>
              <w:spacing w:before="70" w:after="70" w:line="240" w:lineRule="auto"/>
              <w:ind w:firstLine="0"/>
              <w:jc w:val="left"/>
              <w:rPr>
                <w:sz w:val="21"/>
              </w:rPr>
            </w:pPr>
            <w:r>
              <w:rPr>
                <w:sz w:val="21"/>
                <w:szCs w:val="21"/>
              </w:rPr>
              <w:t>分段布站 + 每段 2 个控制点 + 闭环校核</w:t>
            </w:r>
          </w:p>
        </w:tc>
      </w:tr>
      <w:tr w14:paraId="1E742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8" w:type="dxa"/>
            <w:vAlign w:val="center"/>
          </w:tcPr>
          <w:p w14:paraId="2F5C8EED">
            <w:pPr>
              <w:keepNext/>
              <w:snapToGrid w:val="0"/>
              <w:spacing w:before="70" w:after="70" w:line="240" w:lineRule="auto"/>
              <w:ind w:firstLine="0"/>
              <w:jc w:val="center"/>
              <w:rPr>
                <w:sz w:val="21"/>
              </w:rPr>
            </w:pPr>
            <w:r>
              <w:rPr>
                <w:sz w:val="21"/>
                <w:szCs w:val="21"/>
              </w:rPr>
              <w:t>关键参数</w:t>
            </w:r>
          </w:p>
        </w:tc>
        <w:tc>
          <w:tcPr>
            <w:tcW w:w="6872" w:type="dxa"/>
            <w:vAlign w:val="center"/>
          </w:tcPr>
          <w:p w14:paraId="0CE3E927">
            <w:pPr>
              <w:keepNext/>
              <w:snapToGrid w:val="0"/>
              <w:spacing w:before="70" w:after="70" w:line="240" w:lineRule="auto"/>
              <w:ind w:firstLine="0"/>
              <w:jc w:val="left"/>
              <w:rPr>
                <w:sz w:val="21"/>
              </w:rPr>
            </w:pPr>
            <w:r>
              <w:rPr>
                <w:sz w:val="21"/>
                <w:szCs w:val="21"/>
              </w:rPr>
              <w:t>段长 10 m、重叠 20%、点间距 5 mm</w:t>
            </w:r>
          </w:p>
        </w:tc>
      </w:tr>
      <w:tr w14:paraId="191AE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8" w:type="dxa"/>
            <w:vAlign w:val="center"/>
          </w:tcPr>
          <w:p w14:paraId="685BB40E">
            <w:pPr>
              <w:keepNext/>
              <w:snapToGrid w:val="0"/>
              <w:spacing w:before="70" w:after="70" w:line="240" w:lineRule="auto"/>
              <w:ind w:firstLine="0"/>
              <w:jc w:val="center"/>
              <w:rPr>
                <w:sz w:val="21"/>
              </w:rPr>
            </w:pPr>
            <w:r>
              <w:rPr>
                <w:sz w:val="21"/>
                <w:szCs w:val="21"/>
              </w:rPr>
              <w:t>预期效果</w:t>
            </w:r>
          </w:p>
        </w:tc>
        <w:tc>
          <w:tcPr>
            <w:tcW w:w="6872" w:type="dxa"/>
            <w:vAlign w:val="center"/>
          </w:tcPr>
          <w:p w14:paraId="21176217">
            <w:pPr>
              <w:keepNext/>
              <w:snapToGrid w:val="0"/>
              <w:spacing w:before="70" w:after="70" w:line="240" w:lineRule="auto"/>
              <w:ind w:firstLine="0"/>
              <w:jc w:val="left"/>
              <w:rPr>
                <w:sz w:val="21"/>
              </w:rPr>
            </w:pPr>
            <w:r>
              <w:rPr>
                <w:sz w:val="21"/>
                <w:szCs w:val="21"/>
              </w:rPr>
              <w:t>整体 ≤1 cm，闭环 ≤1 cm</w:t>
            </w:r>
          </w:p>
        </w:tc>
      </w:tr>
    </w:tbl>
    <w:p w14:paraId="372367AA">
      <w:pPr>
        <w:spacing w:line="240" w:lineRule="auto"/>
      </w:pPr>
    </w:p>
    <w:p w14:paraId="644CC470">
      <w:pPr>
        <w:rPr>
          <w:rFonts w:hint="eastAsia"/>
          <w:b/>
          <w:bCs/>
          <w:lang w:eastAsia="zh"/>
        </w:rPr>
      </w:pPr>
      <w:r>
        <w:rPr>
          <w:rFonts w:hint="eastAsia"/>
          <w:b/>
          <w:bCs/>
          <w:lang w:eastAsia="zh"/>
          <w:woUserID w:val="1"/>
        </w:rPr>
        <w:t>（3）</w:t>
      </w:r>
      <w:r>
        <w:rPr>
          <w:rFonts w:hint="eastAsia"/>
          <w:b/>
          <w:bCs/>
          <w:lang w:eastAsia="zh"/>
        </w:rPr>
        <w:t>工况三：大坡度表孔</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7"/>
        <w:gridCol w:w="6963"/>
      </w:tblGrid>
      <w:tr w14:paraId="05EFE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7" w:type="dxa"/>
            <w:shd w:val="clear" w:color="auto" w:fill="E7E6E6"/>
            <w:vAlign w:val="center"/>
          </w:tcPr>
          <w:p w14:paraId="7018FB2A">
            <w:pPr>
              <w:snapToGrid w:val="0"/>
              <w:spacing w:before="70" w:after="70" w:line="240" w:lineRule="auto"/>
              <w:ind w:firstLine="0"/>
              <w:jc w:val="center"/>
              <w:rPr>
                <w:b/>
                <w:sz w:val="21"/>
              </w:rPr>
            </w:pPr>
            <w:r>
              <w:rPr>
                <w:b/>
                <w:sz w:val="21"/>
                <w:szCs w:val="21"/>
              </w:rPr>
              <w:t>项目</w:t>
            </w:r>
          </w:p>
        </w:tc>
        <w:tc>
          <w:tcPr>
            <w:tcW w:w="6963" w:type="dxa"/>
            <w:shd w:val="clear" w:color="auto" w:fill="E7E6E6"/>
            <w:vAlign w:val="center"/>
          </w:tcPr>
          <w:p w14:paraId="09686B7A">
            <w:pPr>
              <w:snapToGrid w:val="0"/>
              <w:spacing w:before="70" w:after="70" w:line="240" w:lineRule="auto"/>
              <w:ind w:firstLine="0"/>
              <w:jc w:val="center"/>
              <w:rPr>
                <w:b/>
                <w:sz w:val="21"/>
              </w:rPr>
            </w:pPr>
            <w:r>
              <w:rPr>
                <w:b/>
                <w:sz w:val="21"/>
                <w:szCs w:val="21"/>
              </w:rPr>
              <w:t>内容</w:t>
            </w:r>
          </w:p>
        </w:tc>
      </w:tr>
      <w:tr w14:paraId="4749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7" w:type="dxa"/>
            <w:vAlign w:val="center"/>
          </w:tcPr>
          <w:p w14:paraId="604FF742">
            <w:pPr>
              <w:snapToGrid w:val="0"/>
              <w:spacing w:before="70" w:after="70" w:line="240" w:lineRule="auto"/>
              <w:ind w:firstLine="0"/>
              <w:jc w:val="center"/>
              <w:rPr>
                <w:sz w:val="21"/>
              </w:rPr>
            </w:pPr>
            <w:r>
              <w:rPr>
                <w:sz w:val="21"/>
                <w:szCs w:val="21"/>
              </w:rPr>
              <w:t>工况特点</w:t>
            </w:r>
          </w:p>
        </w:tc>
        <w:tc>
          <w:tcPr>
            <w:tcW w:w="6963" w:type="dxa"/>
            <w:vAlign w:val="center"/>
          </w:tcPr>
          <w:p w14:paraId="76CD913D">
            <w:pPr>
              <w:snapToGrid w:val="0"/>
              <w:spacing w:before="70" w:after="70" w:line="240" w:lineRule="auto"/>
              <w:ind w:firstLine="0"/>
              <w:jc w:val="left"/>
              <w:rPr>
                <w:sz w:val="21"/>
              </w:rPr>
            </w:pPr>
            <w:r>
              <w:rPr>
                <w:sz w:val="21"/>
                <w:szCs w:val="21"/>
              </w:rPr>
              <w:t>坡度大、空间受限、表面湿润</w:t>
            </w:r>
          </w:p>
        </w:tc>
      </w:tr>
      <w:tr w14:paraId="55224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7" w:type="dxa"/>
            <w:vAlign w:val="center"/>
          </w:tcPr>
          <w:p w14:paraId="75F48E53">
            <w:pPr>
              <w:snapToGrid w:val="0"/>
              <w:spacing w:before="70" w:after="70" w:line="240" w:lineRule="auto"/>
              <w:ind w:firstLine="0"/>
              <w:jc w:val="center"/>
              <w:rPr>
                <w:sz w:val="21"/>
              </w:rPr>
            </w:pPr>
            <w:r>
              <w:rPr>
                <w:sz w:val="21"/>
                <w:szCs w:val="21"/>
              </w:rPr>
              <w:t>主要风险</w:t>
            </w:r>
          </w:p>
        </w:tc>
        <w:tc>
          <w:tcPr>
            <w:tcW w:w="6963" w:type="dxa"/>
            <w:vAlign w:val="center"/>
          </w:tcPr>
          <w:p w14:paraId="420501C9">
            <w:pPr>
              <w:snapToGrid w:val="0"/>
              <w:spacing w:before="70" w:after="70" w:line="240" w:lineRule="auto"/>
              <w:ind w:firstLine="0"/>
              <w:jc w:val="left"/>
              <w:rPr>
                <w:sz w:val="21"/>
              </w:rPr>
            </w:pPr>
            <w:r>
              <w:rPr>
                <w:sz w:val="21"/>
                <w:szCs w:val="21"/>
              </w:rPr>
              <w:t>坠落、滑移、精度受湿润影响</w:t>
            </w:r>
          </w:p>
        </w:tc>
      </w:tr>
      <w:tr w14:paraId="7F226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7" w:type="dxa"/>
            <w:vAlign w:val="center"/>
          </w:tcPr>
          <w:p w14:paraId="1F9B3DBC">
            <w:pPr>
              <w:snapToGrid w:val="0"/>
              <w:spacing w:before="70" w:after="70" w:line="240" w:lineRule="auto"/>
              <w:ind w:firstLine="0"/>
              <w:jc w:val="center"/>
              <w:rPr>
                <w:sz w:val="21"/>
              </w:rPr>
            </w:pPr>
            <w:r>
              <w:rPr>
                <w:sz w:val="21"/>
                <w:szCs w:val="21"/>
              </w:rPr>
              <w:t>解决方案</w:t>
            </w:r>
          </w:p>
        </w:tc>
        <w:tc>
          <w:tcPr>
            <w:tcW w:w="6963" w:type="dxa"/>
            <w:vAlign w:val="center"/>
          </w:tcPr>
          <w:p w14:paraId="219C2ACB">
            <w:pPr>
              <w:snapToGrid w:val="0"/>
              <w:spacing w:before="70" w:after="70" w:line="240" w:lineRule="auto"/>
              <w:ind w:firstLine="0"/>
              <w:jc w:val="left"/>
              <w:rPr>
                <w:sz w:val="21"/>
              </w:rPr>
            </w:pPr>
            <w:r>
              <w:rPr>
                <w:sz w:val="21"/>
                <w:szCs w:val="21"/>
              </w:rPr>
              <w:t>平台挂载 + 轻量载具 + 偏振多曝光</w:t>
            </w:r>
          </w:p>
        </w:tc>
      </w:tr>
      <w:tr w14:paraId="253FF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7" w:type="dxa"/>
            <w:vAlign w:val="center"/>
          </w:tcPr>
          <w:p w14:paraId="666B68B2">
            <w:pPr>
              <w:snapToGrid w:val="0"/>
              <w:spacing w:before="70" w:after="70" w:line="240" w:lineRule="auto"/>
              <w:ind w:firstLine="0"/>
              <w:jc w:val="center"/>
              <w:rPr>
                <w:sz w:val="21"/>
              </w:rPr>
            </w:pPr>
            <w:r>
              <w:rPr>
                <w:sz w:val="21"/>
                <w:szCs w:val="21"/>
              </w:rPr>
              <w:t>关键参数</w:t>
            </w:r>
          </w:p>
        </w:tc>
        <w:tc>
          <w:tcPr>
            <w:tcW w:w="6963" w:type="dxa"/>
            <w:vAlign w:val="center"/>
          </w:tcPr>
          <w:p w14:paraId="419C5399">
            <w:pPr>
              <w:snapToGrid w:val="0"/>
              <w:spacing w:before="70" w:after="70" w:line="240" w:lineRule="auto"/>
              <w:ind w:firstLine="0"/>
              <w:jc w:val="left"/>
              <w:rPr>
                <w:sz w:val="21"/>
              </w:rPr>
            </w:pPr>
            <w:r>
              <w:rPr>
                <w:sz w:val="21"/>
                <w:szCs w:val="21"/>
              </w:rPr>
              <w:t>段长 6 m、点间距 2 mm、每段 2 个控制点</w:t>
            </w:r>
          </w:p>
        </w:tc>
      </w:tr>
      <w:tr w14:paraId="7FDF8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7" w:type="dxa"/>
            <w:vAlign w:val="center"/>
          </w:tcPr>
          <w:p w14:paraId="21768DBA">
            <w:pPr>
              <w:snapToGrid w:val="0"/>
              <w:spacing w:before="70" w:after="70" w:line="240" w:lineRule="auto"/>
              <w:ind w:firstLine="0"/>
              <w:jc w:val="center"/>
              <w:rPr>
                <w:sz w:val="21"/>
              </w:rPr>
            </w:pPr>
            <w:r>
              <w:rPr>
                <w:sz w:val="21"/>
                <w:szCs w:val="21"/>
              </w:rPr>
              <w:t>预期效果</w:t>
            </w:r>
          </w:p>
        </w:tc>
        <w:tc>
          <w:tcPr>
            <w:tcW w:w="6963" w:type="dxa"/>
            <w:vAlign w:val="center"/>
          </w:tcPr>
          <w:p w14:paraId="5C27D9E8">
            <w:pPr>
              <w:snapToGrid w:val="0"/>
              <w:spacing w:before="70" w:after="70" w:line="240" w:lineRule="auto"/>
              <w:ind w:firstLine="0"/>
              <w:jc w:val="left"/>
              <w:rPr>
                <w:sz w:val="21"/>
              </w:rPr>
            </w:pPr>
            <w:r>
              <w:rPr>
                <w:sz w:val="21"/>
                <w:szCs w:val="21"/>
              </w:rPr>
              <w:t>整体 ≤1 cm、深度 ≤1 mm</w:t>
            </w:r>
          </w:p>
        </w:tc>
      </w:tr>
    </w:tbl>
    <w:p w14:paraId="3C8F2412">
      <w:pPr>
        <w:spacing w:line="240" w:lineRule="auto"/>
      </w:pPr>
    </w:p>
    <w:p w14:paraId="5A678D7F">
      <w:pPr>
        <w:rPr>
          <w:rFonts w:hint="eastAsia"/>
          <w:b/>
          <w:bCs/>
          <w:lang w:eastAsia="zh"/>
        </w:rPr>
      </w:pPr>
      <w:r>
        <w:rPr>
          <w:rFonts w:hint="eastAsia"/>
          <w:b/>
          <w:bCs/>
          <w:lang w:eastAsia="zh"/>
          <w:woUserID w:val="1"/>
        </w:rPr>
        <w:t>（4）</w:t>
      </w:r>
      <w:r>
        <w:rPr>
          <w:rFonts w:hint="eastAsia"/>
          <w:b/>
          <w:bCs/>
          <w:lang w:eastAsia="zh"/>
        </w:rPr>
        <w:t>工况四：局部冲蚀坑槽详查</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1"/>
        <w:gridCol w:w="6949"/>
      </w:tblGrid>
      <w:tr w14:paraId="0C533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51" w:type="dxa"/>
            <w:shd w:val="clear" w:color="auto" w:fill="E7E6E6"/>
            <w:vAlign w:val="center"/>
          </w:tcPr>
          <w:p w14:paraId="51AC1B80">
            <w:pPr>
              <w:snapToGrid w:val="0"/>
              <w:spacing w:before="70" w:after="70" w:line="240" w:lineRule="auto"/>
              <w:ind w:firstLine="0"/>
              <w:jc w:val="center"/>
              <w:rPr>
                <w:b/>
                <w:sz w:val="21"/>
              </w:rPr>
            </w:pPr>
            <w:r>
              <w:rPr>
                <w:b/>
                <w:sz w:val="21"/>
                <w:szCs w:val="21"/>
              </w:rPr>
              <w:t>项目</w:t>
            </w:r>
          </w:p>
        </w:tc>
        <w:tc>
          <w:tcPr>
            <w:tcW w:w="6949" w:type="dxa"/>
            <w:shd w:val="clear" w:color="auto" w:fill="E7E6E6"/>
            <w:vAlign w:val="center"/>
          </w:tcPr>
          <w:p w14:paraId="52A7D996">
            <w:pPr>
              <w:snapToGrid w:val="0"/>
              <w:spacing w:before="70" w:after="70" w:line="240" w:lineRule="auto"/>
              <w:ind w:firstLine="0"/>
              <w:jc w:val="center"/>
              <w:rPr>
                <w:b/>
                <w:sz w:val="21"/>
              </w:rPr>
            </w:pPr>
            <w:r>
              <w:rPr>
                <w:b/>
                <w:sz w:val="21"/>
                <w:szCs w:val="21"/>
              </w:rPr>
              <w:t>内容</w:t>
            </w:r>
          </w:p>
        </w:tc>
      </w:tr>
      <w:tr w14:paraId="28385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1" w:type="dxa"/>
            <w:vAlign w:val="center"/>
          </w:tcPr>
          <w:p w14:paraId="6EC143E6">
            <w:pPr>
              <w:snapToGrid w:val="0"/>
              <w:spacing w:before="70" w:after="70" w:line="240" w:lineRule="auto"/>
              <w:ind w:firstLine="0"/>
              <w:jc w:val="center"/>
              <w:rPr>
                <w:sz w:val="21"/>
              </w:rPr>
            </w:pPr>
            <w:r>
              <w:rPr>
                <w:sz w:val="21"/>
                <w:szCs w:val="21"/>
              </w:rPr>
              <w:t>工况特点</w:t>
            </w:r>
          </w:p>
        </w:tc>
        <w:tc>
          <w:tcPr>
            <w:tcW w:w="6949" w:type="dxa"/>
            <w:vAlign w:val="center"/>
          </w:tcPr>
          <w:p w14:paraId="0756CE63">
            <w:pPr>
              <w:snapToGrid w:val="0"/>
              <w:spacing w:before="70" w:after="70" w:line="240" w:lineRule="auto"/>
              <w:ind w:firstLine="0"/>
              <w:jc w:val="left"/>
              <w:rPr>
                <w:sz w:val="21"/>
              </w:rPr>
            </w:pPr>
            <w:r>
              <w:rPr>
                <w:sz w:val="21"/>
                <w:szCs w:val="21"/>
              </w:rPr>
              <w:t>范围小、深度大、形状不规则</w:t>
            </w:r>
          </w:p>
        </w:tc>
      </w:tr>
      <w:tr w14:paraId="5A179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1" w:type="dxa"/>
            <w:vAlign w:val="center"/>
          </w:tcPr>
          <w:p w14:paraId="1505CB7C">
            <w:pPr>
              <w:snapToGrid w:val="0"/>
              <w:spacing w:before="70" w:after="70" w:line="240" w:lineRule="auto"/>
              <w:ind w:firstLine="0"/>
              <w:jc w:val="center"/>
              <w:rPr>
                <w:sz w:val="21"/>
              </w:rPr>
            </w:pPr>
            <w:r>
              <w:rPr>
                <w:sz w:val="21"/>
                <w:szCs w:val="21"/>
              </w:rPr>
              <w:t>主要风险</w:t>
            </w:r>
          </w:p>
        </w:tc>
        <w:tc>
          <w:tcPr>
            <w:tcW w:w="6949" w:type="dxa"/>
            <w:vAlign w:val="center"/>
          </w:tcPr>
          <w:p w14:paraId="1A5C1829">
            <w:pPr>
              <w:snapToGrid w:val="0"/>
              <w:spacing w:before="70" w:after="70" w:line="240" w:lineRule="auto"/>
              <w:ind w:firstLine="0"/>
              <w:jc w:val="left"/>
              <w:rPr>
                <w:sz w:val="21"/>
              </w:rPr>
            </w:pPr>
            <w:r>
              <w:rPr>
                <w:sz w:val="21"/>
                <w:szCs w:val="21"/>
              </w:rPr>
              <w:t>遮挡、深度测量误差</w:t>
            </w:r>
          </w:p>
        </w:tc>
      </w:tr>
      <w:tr w14:paraId="2FB82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1" w:type="dxa"/>
            <w:vAlign w:val="center"/>
          </w:tcPr>
          <w:p w14:paraId="55AE36D0">
            <w:pPr>
              <w:snapToGrid w:val="0"/>
              <w:spacing w:before="70" w:after="70" w:line="240" w:lineRule="auto"/>
              <w:ind w:firstLine="0"/>
              <w:jc w:val="center"/>
              <w:rPr>
                <w:sz w:val="21"/>
              </w:rPr>
            </w:pPr>
            <w:r>
              <w:rPr>
                <w:sz w:val="21"/>
                <w:szCs w:val="21"/>
              </w:rPr>
              <w:t>解决方案</w:t>
            </w:r>
          </w:p>
        </w:tc>
        <w:tc>
          <w:tcPr>
            <w:tcW w:w="6949" w:type="dxa"/>
            <w:vAlign w:val="center"/>
          </w:tcPr>
          <w:p w14:paraId="17799E3C">
            <w:pPr>
              <w:snapToGrid w:val="0"/>
              <w:spacing w:before="70" w:after="70" w:line="240" w:lineRule="auto"/>
              <w:ind w:firstLine="0"/>
              <w:jc w:val="left"/>
              <w:rPr>
                <w:sz w:val="21"/>
              </w:rPr>
            </w:pPr>
            <w:r>
              <w:rPr>
                <w:sz w:val="21"/>
                <w:szCs w:val="21"/>
              </w:rPr>
              <w:t>多角度环绕拍摄 + 精细扫描 + 基准面拟合</w:t>
            </w:r>
          </w:p>
        </w:tc>
      </w:tr>
      <w:tr w14:paraId="3A67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1" w:type="dxa"/>
            <w:vAlign w:val="center"/>
          </w:tcPr>
          <w:p w14:paraId="45D7594A">
            <w:pPr>
              <w:snapToGrid w:val="0"/>
              <w:spacing w:before="70" w:after="70" w:line="240" w:lineRule="auto"/>
              <w:ind w:firstLine="0"/>
              <w:jc w:val="center"/>
              <w:rPr>
                <w:sz w:val="21"/>
              </w:rPr>
            </w:pPr>
            <w:r>
              <w:rPr>
                <w:sz w:val="21"/>
                <w:szCs w:val="21"/>
              </w:rPr>
              <w:t>关键参数</w:t>
            </w:r>
          </w:p>
        </w:tc>
        <w:tc>
          <w:tcPr>
            <w:tcW w:w="6949" w:type="dxa"/>
            <w:vAlign w:val="center"/>
          </w:tcPr>
          <w:p w14:paraId="7189469E">
            <w:pPr>
              <w:snapToGrid w:val="0"/>
              <w:spacing w:before="70" w:after="70" w:line="240" w:lineRule="auto"/>
              <w:ind w:firstLine="0"/>
              <w:jc w:val="left"/>
              <w:rPr>
                <w:sz w:val="21"/>
              </w:rPr>
            </w:pPr>
            <w:r>
              <w:rPr>
                <w:sz w:val="21"/>
                <w:szCs w:val="21"/>
              </w:rPr>
              <w:t>点间距 0.5～1 mm、至少 6 个视角</w:t>
            </w:r>
          </w:p>
        </w:tc>
      </w:tr>
      <w:tr w14:paraId="242A9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1" w:type="dxa"/>
            <w:vAlign w:val="center"/>
          </w:tcPr>
          <w:p w14:paraId="2069D6F8">
            <w:pPr>
              <w:snapToGrid w:val="0"/>
              <w:spacing w:before="70" w:after="70" w:line="240" w:lineRule="auto"/>
              <w:ind w:firstLine="0"/>
              <w:jc w:val="center"/>
              <w:rPr>
                <w:sz w:val="21"/>
              </w:rPr>
            </w:pPr>
            <w:r>
              <w:rPr>
                <w:sz w:val="21"/>
                <w:szCs w:val="21"/>
              </w:rPr>
              <w:t>预期效果</w:t>
            </w:r>
          </w:p>
        </w:tc>
        <w:tc>
          <w:tcPr>
            <w:tcW w:w="6949" w:type="dxa"/>
            <w:vAlign w:val="center"/>
          </w:tcPr>
          <w:p w14:paraId="1768A264">
            <w:pPr>
              <w:snapToGrid w:val="0"/>
              <w:spacing w:before="70" w:after="70" w:line="240" w:lineRule="auto"/>
              <w:ind w:firstLine="0"/>
              <w:jc w:val="left"/>
              <w:rPr>
                <w:sz w:val="21"/>
              </w:rPr>
            </w:pPr>
            <w:r>
              <w:rPr>
                <w:sz w:val="21"/>
                <w:szCs w:val="21"/>
              </w:rPr>
              <w:t>深度误差 ≤0.5 mm，体积误差 ≤5%</w:t>
            </w:r>
          </w:p>
        </w:tc>
      </w:tr>
    </w:tbl>
    <w:p w14:paraId="10C7208F">
      <w:pPr>
        <w:spacing w:line="240" w:lineRule="auto"/>
      </w:pPr>
    </w:p>
    <w:p w14:paraId="4238D7E7">
      <w:pPr>
        <w:rPr>
          <w:rFonts w:hint="eastAsia"/>
          <w:b/>
          <w:bCs/>
          <w:lang w:eastAsia="zh"/>
        </w:rPr>
      </w:pPr>
      <w:r>
        <w:rPr>
          <w:rFonts w:hint="eastAsia"/>
          <w:b/>
          <w:bCs/>
          <w:lang w:eastAsia="zh"/>
          <w:woUserID w:val="1"/>
        </w:rPr>
        <w:t>（5）</w:t>
      </w:r>
      <w:r>
        <w:rPr>
          <w:rFonts w:hint="eastAsia"/>
          <w:b/>
          <w:bCs/>
          <w:lang w:eastAsia="zh"/>
        </w:rPr>
        <w:t>工况五：裂缝密集区</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4"/>
        <w:gridCol w:w="7016"/>
      </w:tblGrid>
      <w:tr w14:paraId="5EAB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84" w:type="dxa"/>
            <w:shd w:val="clear" w:color="auto" w:fill="E7E6E6"/>
            <w:vAlign w:val="center"/>
          </w:tcPr>
          <w:p w14:paraId="19BF9D79">
            <w:pPr>
              <w:keepNext/>
              <w:snapToGrid w:val="0"/>
              <w:spacing w:before="70" w:after="70" w:line="240" w:lineRule="auto"/>
              <w:ind w:firstLine="0"/>
              <w:jc w:val="center"/>
              <w:rPr>
                <w:b/>
                <w:sz w:val="21"/>
              </w:rPr>
            </w:pPr>
            <w:r>
              <w:rPr>
                <w:b/>
                <w:sz w:val="21"/>
                <w:szCs w:val="21"/>
              </w:rPr>
              <w:t>项目</w:t>
            </w:r>
          </w:p>
        </w:tc>
        <w:tc>
          <w:tcPr>
            <w:tcW w:w="7016" w:type="dxa"/>
            <w:shd w:val="clear" w:color="auto" w:fill="E7E6E6"/>
            <w:vAlign w:val="center"/>
          </w:tcPr>
          <w:p w14:paraId="6708FBA7">
            <w:pPr>
              <w:keepNext/>
              <w:snapToGrid w:val="0"/>
              <w:spacing w:before="70" w:after="70" w:line="240" w:lineRule="auto"/>
              <w:ind w:firstLine="0"/>
              <w:jc w:val="center"/>
              <w:rPr>
                <w:b/>
                <w:sz w:val="21"/>
              </w:rPr>
            </w:pPr>
            <w:r>
              <w:rPr>
                <w:b/>
                <w:sz w:val="21"/>
                <w:szCs w:val="21"/>
              </w:rPr>
              <w:t>内容</w:t>
            </w:r>
          </w:p>
        </w:tc>
      </w:tr>
      <w:tr w14:paraId="5678A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4" w:type="dxa"/>
            <w:vAlign w:val="center"/>
          </w:tcPr>
          <w:p w14:paraId="67197662">
            <w:pPr>
              <w:keepNext/>
              <w:snapToGrid w:val="0"/>
              <w:spacing w:before="70" w:after="70" w:line="240" w:lineRule="auto"/>
              <w:ind w:firstLine="0"/>
              <w:jc w:val="center"/>
              <w:rPr>
                <w:sz w:val="21"/>
              </w:rPr>
            </w:pPr>
            <w:r>
              <w:rPr>
                <w:sz w:val="21"/>
                <w:szCs w:val="21"/>
              </w:rPr>
              <w:t>工况特点</w:t>
            </w:r>
          </w:p>
        </w:tc>
        <w:tc>
          <w:tcPr>
            <w:tcW w:w="7016" w:type="dxa"/>
            <w:vAlign w:val="center"/>
          </w:tcPr>
          <w:p w14:paraId="56DF7AD9">
            <w:pPr>
              <w:keepNext/>
              <w:snapToGrid w:val="0"/>
              <w:spacing w:before="70" w:after="70" w:line="240" w:lineRule="auto"/>
              <w:ind w:firstLine="0"/>
              <w:jc w:val="left"/>
              <w:rPr>
                <w:sz w:val="21"/>
              </w:rPr>
            </w:pPr>
            <w:r>
              <w:rPr>
                <w:sz w:val="21"/>
                <w:szCs w:val="21"/>
              </w:rPr>
              <w:t>裂缝细、走向复杂、宽度小</w:t>
            </w:r>
          </w:p>
        </w:tc>
      </w:tr>
      <w:tr w14:paraId="62B01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4" w:type="dxa"/>
            <w:vAlign w:val="center"/>
          </w:tcPr>
          <w:p w14:paraId="6E275347">
            <w:pPr>
              <w:keepNext/>
              <w:snapToGrid w:val="0"/>
              <w:spacing w:before="70" w:after="70" w:line="240" w:lineRule="auto"/>
              <w:ind w:firstLine="0"/>
              <w:jc w:val="center"/>
              <w:rPr>
                <w:sz w:val="21"/>
              </w:rPr>
            </w:pPr>
            <w:r>
              <w:rPr>
                <w:sz w:val="21"/>
                <w:szCs w:val="21"/>
              </w:rPr>
              <w:t>主要风险</w:t>
            </w:r>
          </w:p>
        </w:tc>
        <w:tc>
          <w:tcPr>
            <w:tcW w:w="7016" w:type="dxa"/>
            <w:vAlign w:val="center"/>
          </w:tcPr>
          <w:p w14:paraId="75B2AD52">
            <w:pPr>
              <w:keepNext/>
              <w:snapToGrid w:val="0"/>
              <w:spacing w:before="70" w:after="70" w:line="240" w:lineRule="auto"/>
              <w:ind w:firstLine="0"/>
              <w:jc w:val="left"/>
              <w:rPr>
                <w:sz w:val="21"/>
              </w:rPr>
            </w:pPr>
            <w:r>
              <w:rPr>
                <w:sz w:val="21"/>
                <w:szCs w:val="21"/>
              </w:rPr>
              <w:t>分辨率不足、漏检</w:t>
            </w:r>
          </w:p>
        </w:tc>
      </w:tr>
      <w:tr w14:paraId="1F1E3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4" w:type="dxa"/>
            <w:vAlign w:val="center"/>
          </w:tcPr>
          <w:p w14:paraId="196C4556">
            <w:pPr>
              <w:keepNext/>
              <w:snapToGrid w:val="0"/>
              <w:spacing w:before="70" w:after="70" w:line="240" w:lineRule="auto"/>
              <w:ind w:firstLine="0"/>
              <w:jc w:val="center"/>
              <w:rPr>
                <w:sz w:val="21"/>
              </w:rPr>
            </w:pPr>
            <w:r>
              <w:rPr>
                <w:sz w:val="21"/>
                <w:szCs w:val="21"/>
              </w:rPr>
              <w:t>解决方案</w:t>
            </w:r>
          </w:p>
        </w:tc>
        <w:tc>
          <w:tcPr>
            <w:tcW w:w="7016" w:type="dxa"/>
            <w:vAlign w:val="center"/>
          </w:tcPr>
          <w:p w14:paraId="69ACA40B">
            <w:pPr>
              <w:keepNext/>
              <w:snapToGrid w:val="0"/>
              <w:spacing w:before="70" w:after="70" w:line="240" w:lineRule="auto"/>
              <w:ind w:firstLine="0"/>
              <w:jc w:val="left"/>
              <w:rPr>
                <w:sz w:val="21"/>
              </w:rPr>
            </w:pPr>
            <w:r>
              <w:rPr>
                <w:sz w:val="21"/>
                <w:szCs w:val="21"/>
              </w:rPr>
              <w:t>近距离高分辨率影像 + 语义分割 + 人工复核</w:t>
            </w:r>
          </w:p>
        </w:tc>
      </w:tr>
      <w:tr w14:paraId="2BFB0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4" w:type="dxa"/>
            <w:vAlign w:val="center"/>
          </w:tcPr>
          <w:p w14:paraId="6504CFB3">
            <w:pPr>
              <w:keepNext/>
              <w:snapToGrid w:val="0"/>
              <w:spacing w:before="70" w:after="70" w:line="240" w:lineRule="auto"/>
              <w:ind w:firstLine="0"/>
              <w:jc w:val="center"/>
              <w:rPr>
                <w:sz w:val="21"/>
              </w:rPr>
            </w:pPr>
            <w:r>
              <w:rPr>
                <w:sz w:val="21"/>
                <w:szCs w:val="21"/>
              </w:rPr>
              <w:t>关键参数</w:t>
            </w:r>
          </w:p>
        </w:tc>
        <w:tc>
          <w:tcPr>
            <w:tcW w:w="7016" w:type="dxa"/>
            <w:vAlign w:val="center"/>
          </w:tcPr>
          <w:p w14:paraId="04A0E843">
            <w:pPr>
              <w:keepNext/>
              <w:snapToGrid w:val="0"/>
              <w:spacing w:before="70" w:after="70" w:line="240" w:lineRule="auto"/>
              <w:ind w:firstLine="0"/>
              <w:jc w:val="left"/>
              <w:rPr>
                <w:sz w:val="21"/>
              </w:rPr>
            </w:pPr>
            <w:r>
              <w:rPr>
                <w:sz w:val="21"/>
                <w:szCs w:val="21"/>
              </w:rPr>
              <w:t>影像分辨率 ≤0.5 mm/pixel</w:t>
            </w:r>
          </w:p>
        </w:tc>
      </w:tr>
      <w:tr w14:paraId="42DB9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84" w:type="dxa"/>
            <w:vAlign w:val="center"/>
          </w:tcPr>
          <w:p w14:paraId="58DB8BEE">
            <w:pPr>
              <w:keepNext/>
              <w:snapToGrid w:val="0"/>
              <w:spacing w:before="70" w:after="70" w:line="240" w:lineRule="auto"/>
              <w:ind w:firstLine="0"/>
              <w:jc w:val="center"/>
              <w:rPr>
                <w:sz w:val="21"/>
              </w:rPr>
            </w:pPr>
            <w:r>
              <w:rPr>
                <w:sz w:val="21"/>
                <w:szCs w:val="21"/>
              </w:rPr>
              <w:t>预期效果</w:t>
            </w:r>
          </w:p>
        </w:tc>
        <w:tc>
          <w:tcPr>
            <w:tcW w:w="7016" w:type="dxa"/>
            <w:vAlign w:val="center"/>
          </w:tcPr>
          <w:p w14:paraId="799421A5">
            <w:pPr>
              <w:keepNext/>
              <w:snapToGrid w:val="0"/>
              <w:spacing w:before="70" w:after="70" w:line="240" w:lineRule="auto"/>
              <w:ind w:firstLine="0"/>
              <w:jc w:val="left"/>
              <w:rPr>
                <w:sz w:val="21"/>
              </w:rPr>
            </w:pPr>
            <w:r>
              <w:rPr>
                <w:sz w:val="21"/>
                <w:szCs w:val="21"/>
              </w:rPr>
              <w:t>宽度 ≥0.2 mm 可识别</w:t>
            </w:r>
          </w:p>
        </w:tc>
      </w:tr>
    </w:tbl>
    <w:p w14:paraId="7E53831F">
      <w:pPr>
        <w:spacing w:line="240" w:lineRule="auto"/>
      </w:pPr>
    </w:p>
    <w:p w14:paraId="64DA3618">
      <w:pPr>
        <w:rPr>
          <w:rFonts w:hint="eastAsia"/>
          <w:b/>
          <w:bCs/>
          <w:lang w:eastAsia="zh"/>
        </w:rPr>
      </w:pPr>
      <w:r>
        <w:rPr>
          <w:rFonts w:hint="eastAsia"/>
          <w:b/>
          <w:bCs/>
          <w:lang w:eastAsia="zh"/>
          <w:woUserID w:val="1"/>
        </w:rPr>
        <w:t>（6）</w:t>
      </w:r>
      <w:r>
        <w:rPr>
          <w:rFonts w:hint="eastAsia"/>
          <w:b/>
          <w:bCs/>
          <w:lang w:eastAsia="zh"/>
        </w:rPr>
        <w:t>工况六：涂层剥落与露筋</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09"/>
        <w:gridCol w:w="6791"/>
      </w:tblGrid>
      <w:tr w14:paraId="7BF89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09" w:type="dxa"/>
            <w:shd w:val="clear" w:color="auto" w:fill="E7E6E6"/>
            <w:vAlign w:val="center"/>
          </w:tcPr>
          <w:p w14:paraId="225A1E0C">
            <w:pPr>
              <w:snapToGrid w:val="0"/>
              <w:spacing w:before="70" w:after="70" w:line="240" w:lineRule="auto"/>
              <w:ind w:firstLine="0"/>
              <w:jc w:val="center"/>
              <w:rPr>
                <w:b/>
                <w:sz w:val="21"/>
              </w:rPr>
            </w:pPr>
            <w:r>
              <w:rPr>
                <w:b/>
                <w:sz w:val="21"/>
                <w:szCs w:val="21"/>
              </w:rPr>
              <w:t>项目</w:t>
            </w:r>
          </w:p>
        </w:tc>
        <w:tc>
          <w:tcPr>
            <w:tcW w:w="6791" w:type="dxa"/>
            <w:shd w:val="clear" w:color="auto" w:fill="E7E6E6"/>
            <w:vAlign w:val="center"/>
          </w:tcPr>
          <w:p w14:paraId="763F7857">
            <w:pPr>
              <w:snapToGrid w:val="0"/>
              <w:spacing w:before="70" w:after="70" w:line="240" w:lineRule="auto"/>
              <w:ind w:firstLine="0"/>
              <w:jc w:val="center"/>
              <w:rPr>
                <w:b/>
                <w:sz w:val="21"/>
              </w:rPr>
            </w:pPr>
            <w:r>
              <w:rPr>
                <w:b/>
                <w:sz w:val="21"/>
                <w:szCs w:val="21"/>
              </w:rPr>
              <w:t>内容</w:t>
            </w:r>
          </w:p>
        </w:tc>
      </w:tr>
      <w:tr w14:paraId="3548A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vAlign w:val="center"/>
          </w:tcPr>
          <w:p w14:paraId="0A64AAF8">
            <w:pPr>
              <w:snapToGrid w:val="0"/>
              <w:spacing w:before="70" w:after="70" w:line="240" w:lineRule="auto"/>
              <w:ind w:firstLine="0"/>
              <w:jc w:val="center"/>
              <w:rPr>
                <w:sz w:val="21"/>
              </w:rPr>
            </w:pPr>
            <w:r>
              <w:rPr>
                <w:sz w:val="21"/>
                <w:szCs w:val="21"/>
              </w:rPr>
              <w:t>工况特点</w:t>
            </w:r>
          </w:p>
        </w:tc>
        <w:tc>
          <w:tcPr>
            <w:tcW w:w="6791" w:type="dxa"/>
            <w:vAlign w:val="center"/>
          </w:tcPr>
          <w:p w14:paraId="52FFAACF">
            <w:pPr>
              <w:snapToGrid w:val="0"/>
              <w:spacing w:before="70" w:after="70" w:line="240" w:lineRule="auto"/>
              <w:ind w:firstLine="0"/>
              <w:jc w:val="left"/>
              <w:rPr>
                <w:sz w:val="21"/>
              </w:rPr>
            </w:pPr>
            <w:r>
              <w:rPr>
                <w:sz w:val="21"/>
                <w:szCs w:val="21"/>
              </w:rPr>
              <w:t>颜色差异明显、存在基体损失</w:t>
            </w:r>
          </w:p>
        </w:tc>
      </w:tr>
      <w:tr w14:paraId="09B78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vAlign w:val="center"/>
          </w:tcPr>
          <w:p w14:paraId="3E87AC1B">
            <w:pPr>
              <w:snapToGrid w:val="0"/>
              <w:spacing w:before="70" w:after="70" w:line="240" w:lineRule="auto"/>
              <w:ind w:firstLine="0"/>
              <w:jc w:val="center"/>
              <w:rPr>
                <w:sz w:val="21"/>
              </w:rPr>
            </w:pPr>
            <w:r>
              <w:rPr>
                <w:sz w:val="21"/>
                <w:szCs w:val="21"/>
              </w:rPr>
              <w:t>主要风险</w:t>
            </w:r>
          </w:p>
        </w:tc>
        <w:tc>
          <w:tcPr>
            <w:tcW w:w="6791" w:type="dxa"/>
            <w:vAlign w:val="center"/>
          </w:tcPr>
          <w:p w14:paraId="75E267DD">
            <w:pPr>
              <w:snapToGrid w:val="0"/>
              <w:spacing w:before="70" w:after="70" w:line="240" w:lineRule="auto"/>
              <w:ind w:firstLine="0"/>
              <w:jc w:val="left"/>
              <w:rPr>
                <w:sz w:val="21"/>
              </w:rPr>
            </w:pPr>
            <w:r>
              <w:rPr>
                <w:sz w:val="21"/>
                <w:szCs w:val="21"/>
              </w:rPr>
              <w:t>类别混淆、冲磨属性误判</w:t>
            </w:r>
          </w:p>
        </w:tc>
      </w:tr>
      <w:tr w14:paraId="1F9C0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vAlign w:val="center"/>
          </w:tcPr>
          <w:p w14:paraId="60591B35">
            <w:pPr>
              <w:snapToGrid w:val="0"/>
              <w:spacing w:before="70" w:after="70" w:line="240" w:lineRule="auto"/>
              <w:ind w:firstLine="0"/>
              <w:jc w:val="center"/>
              <w:rPr>
                <w:sz w:val="21"/>
              </w:rPr>
            </w:pPr>
            <w:r>
              <w:rPr>
                <w:sz w:val="21"/>
                <w:szCs w:val="21"/>
              </w:rPr>
              <w:t>解决方案</w:t>
            </w:r>
          </w:p>
        </w:tc>
        <w:tc>
          <w:tcPr>
            <w:tcW w:w="6791" w:type="dxa"/>
            <w:vAlign w:val="center"/>
          </w:tcPr>
          <w:p w14:paraId="5575B48B">
            <w:pPr>
              <w:snapToGrid w:val="0"/>
              <w:spacing w:before="70" w:after="70" w:line="240" w:lineRule="auto"/>
              <w:ind w:firstLine="0"/>
              <w:jc w:val="left"/>
              <w:rPr>
                <w:sz w:val="21"/>
              </w:rPr>
            </w:pPr>
            <w:r>
              <w:rPr>
                <w:sz w:val="21"/>
                <w:szCs w:val="21"/>
              </w:rPr>
              <w:t>纹理与几何联合判识 + 规则库 + 复核</w:t>
            </w:r>
          </w:p>
        </w:tc>
      </w:tr>
      <w:tr w14:paraId="691FB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vAlign w:val="center"/>
          </w:tcPr>
          <w:p w14:paraId="40EE451F">
            <w:pPr>
              <w:snapToGrid w:val="0"/>
              <w:spacing w:before="70" w:after="70" w:line="240" w:lineRule="auto"/>
              <w:ind w:firstLine="0"/>
              <w:jc w:val="center"/>
              <w:rPr>
                <w:sz w:val="21"/>
              </w:rPr>
            </w:pPr>
            <w:r>
              <w:rPr>
                <w:sz w:val="21"/>
                <w:szCs w:val="21"/>
              </w:rPr>
              <w:t>关键参数</w:t>
            </w:r>
          </w:p>
        </w:tc>
        <w:tc>
          <w:tcPr>
            <w:tcW w:w="6791" w:type="dxa"/>
            <w:vAlign w:val="center"/>
          </w:tcPr>
          <w:p w14:paraId="0FDE95A6">
            <w:pPr>
              <w:snapToGrid w:val="0"/>
              <w:spacing w:before="70" w:after="70" w:line="240" w:lineRule="auto"/>
              <w:ind w:firstLine="0"/>
              <w:jc w:val="left"/>
              <w:rPr>
                <w:sz w:val="21"/>
              </w:rPr>
            </w:pPr>
            <w:r>
              <w:rPr>
                <w:sz w:val="21"/>
                <w:szCs w:val="21"/>
              </w:rPr>
              <w:t>纹理分辨率 ≤1 mm/pixel</w:t>
            </w:r>
          </w:p>
        </w:tc>
      </w:tr>
      <w:tr w14:paraId="0BC0A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09" w:type="dxa"/>
            <w:vAlign w:val="center"/>
          </w:tcPr>
          <w:p w14:paraId="01B77F33">
            <w:pPr>
              <w:snapToGrid w:val="0"/>
              <w:spacing w:before="70" w:after="70" w:line="240" w:lineRule="auto"/>
              <w:ind w:firstLine="0"/>
              <w:jc w:val="center"/>
              <w:rPr>
                <w:sz w:val="21"/>
              </w:rPr>
            </w:pPr>
            <w:r>
              <w:rPr>
                <w:sz w:val="21"/>
                <w:szCs w:val="21"/>
              </w:rPr>
              <w:t>预期效果</w:t>
            </w:r>
          </w:p>
        </w:tc>
        <w:tc>
          <w:tcPr>
            <w:tcW w:w="6791" w:type="dxa"/>
            <w:vAlign w:val="center"/>
          </w:tcPr>
          <w:p w14:paraId="77978B1C">
            <w:pPr>
              <w:snapToGrid w:val="0"/>
              <w:spacing w:before="70" w:after="70" w:line="240" w:lineRule="auto"/>
              <w:ind w:firstLine="0"/>
              <w:jc w:val="left"/>
              <w:rPr>
                <w:sz w:val="21"/>
              </w:rPr>
            </w:pPr>
            <w:r>
              <w:rPr>
                <w:sz w:val="21"/>
                <w:szCs w:val="21"/>
              </w:rPr>
              <w:t>类别一致率 ≥90%</w:t>
            </w:r>
          </w:p>
        </w:tc>
      </w:tr>
    </w:tbl>
    <w:p w14:paraId="7975E327">
      <w:pPr>
        <w:spacing w:line="240" w:lineRule="auto"/>
      </w:pPr>
    </w:p>
    <w:p w14:paraId="3A983E83">
      <w:pPr>
        <w:pStyle w:val="6"/>
      </w:pPr>
      <w:r>
        <w:rPr>
          <w:szCs w:val="32"/>
        </w:rPr>
        <w:t>2.5.2.27 扫描参数优化试验设计</w:t>
      </w:r>
    </w:p>
    <w:p w14:paraId="7DA2FE6E">
      <w:r>
        <w:t>扫描质量取决于分辨率、行进速度、曝光、入射角与重叠度五个因素的组合，凭经验设定往往</w:t>
      </w:r>
      <w:r>
        <w:rPr>
          <w:rFonts w:hint="eastAsia"/>
        </w:rPr>
        <w:t>“</w:t>
      </w:r>
      <w:r>
        <w:t>要么慢、要么漏</w:t>
      </w:r>
      <w:r>
        <w:rPr>
          <w:rFonts w:hint="eastAsia"/>
        </w:rPr>
        <w:t>”</w:t>
      </w:r>
      <w:r>
        <w:t>。本方案采用正交试验确定三场景的最优参数组合，试验成果作为作业指导书参数表的来源。</w:t>
      </w:r>
    </w:p>
    <w:p w14:paraId="7107AFCE">
      <w:pPr>
        <w:ind w:firstLine="0"/>
        <w:jc w:val="center"/>
      </w:pPr>
      <w:r>
        <w:drawing>
          <wp:inline distT="0" distB="0" distL="0" distR="0">
            <wp:extent cx="5731510" cy="1432560"/>
            <wp:effectExtent l="0" t="0" r="13970" b="0"/>
            <wp:docPr id="42850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0029" name="图片 1"/>
                    <pic:cNvPicPr>
                      <a:picLocks noChangeAspect="1"/>
                    </pic:cNvPicPr>
                  </pic:nvPicPr>
                  <pic:blipFill>
                    <a:blip r:embed="rId65"/>
                    <a:stretch>
                      <a:fillRect/>
                    </a:stretch>
                  </pic:blipFill>
                  <pic:spPr>
                    <a:xfrm>
                      <a:off x="0" y="0"/>
                      <a:ext cx="5731510" cy="1432560"/>
                    </a:xfrm>
                    <a:prstGeom prst="rect">
                      <a:avLst/>
                    </a:prstGeom>
                  </pic:spPr>
                </pic:pic>
              </a:graphicData>
            </a:graphic>
          </wp:inline>
        </w:drawing>
      </w:r>
    </w:p>
    <w:p w14:paraId="4EF056C4">
      <w:pPr>
        <w:spacing w:after="200" w:line="280" w:lineRule="auto"/>
        <w:ind w:firstLine="0"/>
        <w:jc w:val="center"/>
      </w:pPr>
      <w:r>
        <w:rPr>
          <w:sz w:val="21"/>
          <w:szCs w:val="21"/>
        </w:rPr>
        <w:t>图 2-1</w:t>
      </w:r>
      <w:r>
        <w:rPr>
          <w:rFonts w:hint="eastAsia"/>
          <w:sz w:val="21"/>
          <w:szCs w:val="21"/>
        </w:rPr>
        <w:t>1</w:t>
      </w:r>
      <w:r>
        <w:rPr>
          <w:sz w:val="21"/>
          <w:szCs w:val="21"/>
        </w:rPr>
        <w:t xml:space="preserve">  扫描参数正交试验因素水平</w:t>
      </w:r>
    </w:p>
    <w:p w14:paraId="753D6A74">
      <w:r>
        <w:rPr>
          <w:b/>
        </w:rPr>
        <w:t>（1）因素与水平。</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0"/>
        <w:gridCol w:w="1928"/>
        <w:gridCol w:w="1964"/>
        <w:gridCol w:w="1210"/>
        <w:gridCol w:w="2000"/>
        <w:gridCol w:w="968"/>
      </w:tblGrid>
      <w:tr w14:paraId="0D530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30" w:type="dxa"/>
            <w:shd w:val="clear" w:color="auto" w:fill="E7E6E6"/>
            <w:vAlign w:val="center"/>
          </w:tcPr>
          <w:p w14:paraId="5029C865">
            <w:pPr>
              <w:snapToGrid w:val="0"/>
              <w:spacing w:before="70" w:after="70" w:line="240" w:lineRule="auto"/>
              <w:ind w:firstLine="0"/>
              <w:jc w:val="center"/>
              <w:rPr>
                <w:b/>
                <w:sz w:val="21"/>
              </w:rPr>
            </w:pPr>
            <w:r>
              <w:rPr>
                <w:b/>
                <w:sz w:val="21"/>
                <w:szCs w:val="21"/>
              </w:rPr>
              <w:t>水平</w:t>
            </w:r>
          </w:p>
        </w:tc>
        <w:tc>
          <w:tcPr>
            <w:tcW w:w="1928" w:type="dxa"/>
            <w:shd w:val="clear" w:color="auto" w:fill="E7E6E6"/>
            <w:vAlign w:val="center"/>
          </w:tcPr>
          <w:p w14:paraId="6DF9A607">
            <w:pPr>
              <w:snapToGrid w:val="0"/>
              <w:spacing w:before="70" w:after="70" w:line="240" w:lineRule="auto"/>
              <w:ind w:firstLine="0"/>
              <w:jc w:val="center"/>
              <w:rPr>
                <w:b/>
                <w:sz w:val="21"/>
              </w:rPr>
            </w:pPr>
            <w:r>
              <w:rPr>
                <w:b/>
                <w:sz w:val="21"/>
                <w:szCs w:val="21"/>
              </w:rPr>
              <w:t>行进速度（m/s）</w:t>
            </w:r>
          </w:p>
        </w:tc>
        <w:tc>
          <w:tcPr>
            <w:tcW w:w="1964" w:type="dxa"/>
            <w:shd w:val="clear" w:color="auto" w:fill="E7E6E6"/>
            <w:vAlign w:val="center"/>
          </w:tcPr>
          <w:p w14:paraId="1D63447E">
            <w:pPr>
              <w:snapToGrid w:val="0"/>
              <w:spacing w:before="70" w:after="70" w:line="240" w:lineRule="auto"/>
              <w:ind w:firstLine="0"/>
              <w:jc w:val="center"/>
              <w:rPr>
                <w:b/>
                <w:sz w:val="21"/>
              </w:rPr>
            </w:pPr>
            <w:r>
              <w:rPr>
                <w:b/>
                <w:sz w:val="21"/>
                <w:szCs w:val="21"/>
              </w:rPr>
              <w:t>采样间隔（mm）</w:t>
            </w:r>
          </w:p>
        </w:tc>
        <w:tc>
          <w:tcPr>
            <w:tcW w:w="1210" w:type="dxa"/>
            <w:shd w:val="clear" w:color="auto" w:fill="E7E6E6"/>
            <w:vAlign w:val="center"/>
          </w:tcPr>
          <w:p w14:paraId="0447699F">
            <w:pPr>
              <w:snapToGrid w:val="0"/>
              <w:spacing w:before="70" w:after="70" w:line="240" w:lineRule="auto"/>
              <w:ind w:firstLine="0"/>
              <w:jc w:val="center"/>
              <w:rPr>
                <w:b/>
                <w:sz w:val="21"/>
              </w:rPr>
            </w:pPr>
            <w:r>
              <w:rPr>
                <w:b/>
                <w:sz w:val="21"/>
                <w:szCs w:val="21"/>
              </w:rPr>
              <w:t>曝光方式</w:t>
            </w:r>
          </w:p>
        </w:tc>
        <w:tc>
          <w:tcPr>
            <w:tcW w:w="2000" w:type="dxa"/>
            <w:shd w:val="clear" w:color="auto" w:fill="E7E6E6"/>
            <w:vAlign w:val="center"/>
          </w:tcPr>
          <w:p w14:paraId="42ABB60E">
            <w:pPr>
              <w:snapToGrid w:val="0"/>
              <w:spacing w:before="70" w:after="70" w:line="240" w:lineRule="auto"/>
              <w:ind w:firstLine="0"/>
              <w:jc w:val="center"/>
              <w:rPr>
                <w:b/>
                <w:sz w:val="21"/>
              </w:rPr>
            </w:pPr>
            <w:r>
              <w:rPr>
                <w:b/>
                <w:sz w:val="21"/>
                <w:szCs w:val="21"/>
              </w:rPr>
              <w:t>距目标距离（m）</w:t>
            </w:r>
          </w:p>
        </w:tc>
        <w:tc>
          <w:tcPr>
            <w:tcW w:w="968" w:type="dxa"/>
            <w:shd w:val="clear" w:color="auto" w:fill="E7E6E6"/>
            <w:vAlign w:val="center"/>
          </w:tcPr>
          <w:p w14:paraId="507400E4">
            <w:pPr>
              <w:snapToGrid w:val="0"/>
              <w:spacing w:before="70" w:after="70" w:line="240" w:lineRule="auto"/>
              <w:ind w:firstLine="0"/>
              <w:jc w:val="center"/>
              <w:rPr>
                <w:b/>
                <w:sz w:val="21"/>
              </w:rPr>
            </w:pPr>
            <w:r>
              <w:rPr>
                <w:b/>
                <w:sz w:val="21"/>
                <w:szCs w:val="21"/>
              </w:rPr>
              <w:t>重叠度</w:t>
            </w:r>
          </w:p>
        </w:tc>
      </w:tr>
      <w:tr w14:paraId="2D0E4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0" w:type="dxa"/>
            <w:vAlign w:val="center"/>
          </w:tcPr>
          <w:p w14:paraId="446B4B5B">
            <w:pPr>
              <w:snapToGrid w:val="0"/>
              <w:spacing w:before="70" w:after="70" w:line="240" w:lineRule="auto"/>
              <w:ind w:firstLine="0"/>
              <w:jc w:val="center"/>
              <w:rPr>
                <w:sz w:val="21"/>
              </w:rPr>
            </w:pPr>
            <w:r>
              <w:rPr>
                <w:sz w:val="21"/>
                <w:szCs w:val="21"/>
              </w:rPr>
              <w:t>1</w:t>
            </w:r>
          </w:p>
        </w:tc>
        <w:tc>
          <w:tcPr>
            <w:tcW w:w="1928" w:type="dxa"/>
            <w:vAlign w:val="center"/>
          </w:tcPr>
          <w:p w14:paraId="6336ACD6">
            <w:pPr>
              <w:snapToGrid w:val="0"/>
              <w:spacing w:before="70" w:after="70" w:line="240" w:lineRule="auto"/>
              <w:ind w:firstLine="0"/>
              <w:jc w:val="center"/>
              <w:rPr>
                <w:sz w:val="21"/>
              </w:rPr>
            </w:pPr>
            <w:r>
              <w:rPr>
                <w:sz w:val="21"/>
                <w:szCs w:val="21"/>
              </w:rPr>
              <w:t>0.3</w:t>
            </w:r>
          </w:p>
        </w:tc>
        <w:tc>
          <w:tcPr>
            <w:tcW w:w="1964" w:type="dxa"/>
            <w:vAlign w:val="center"/>
          </w:tcPr>
          <w:p w14:paraId="43917239">
            <w:pPr>
              <w:snapToGrid w:val="0"/>
              <w:spacing w:before="70" w:after="70" w:line="240" w:lineRule="auto"/>
              <w:ind w:firstLine="0"/>
              <w:jc w:val="center"/>
              <w:rPr>
                <w:sz w:val="21"/>
              </w:rPr>
            </w:pPr>
            <w:r>
              <w:rPr>
                <w:sz w:val="21"/>
                <w:szCs w:val="21"/>
              </w:rPr>
              <w:t>5</w:t>
            </w:r>
          </w:p>
        </w:tc>
        <w:tc>
          <w:tcPr>
            <w:tcW w:w="1210" w:type="dxa"/>
            <w:vAlign w:val="center"/>
          </w:tcPr>
          <w:p w14:paraId="3DD7BE70">
            <w:pPr>
              <w:snapToGrid w:val="0"/>
              <w:spacing w:before="70" w:after="70" w:line="240" w:lineRule="auto"/>
              <w:ind w:firstLine="0"/>
              <w:jc w:val="left"/>
              <w:rPr>
                <w:sz w:val="21"/>
              </w:rPr>
            </w:pPr>
            <w:r>
              <w:rPr>
                <w:sz w:val="21"/>
                <w:szCs w:val="21"/>
              </w:rPr>
              <w:t>固定</w:t>
            </w:r>
          </w:p>
        </w:tc>
        <w:tc>
          <w:tcPr>
            <w:tcW w:w="2000" w:type="dxa"/>
            <w:vAlign w:val="center"/>
          </w:tcPr>
          <w:p w14:paraId="18B19E57">
            <w:pPr>
              <w:snapToGrid w:val="0"/>
              <w:spacing w:before="70" w:after="70" w:line="240" w:lineRule="auto"/>
              <w:ind w:firstLine="0"/>
              <w:jc w:val="center"/>
              <w:rPr>
                <w:sz w:val="21"/>
              </w:rPr>
            </w:pPr>
            <w:r>
              <w:rPr>
                <w:sz w:val="21"/>
                <w:szCs w:val="21"/>
              </w:rPr>
              <w:t>2</w:t>
            </w:r>
          </w:p>
        </w:tc>
        <w:tc>
          <w:tcPr>
            <w:tcW w:w="968" w:type="dxa"/>
            <w:vAlign w:val="center"/>
          </w:tcPr>
          <w:p w14:paraId="7114264D">
            <w:pPr>
              <w:snapToGrid w:val="0"/>
              <w:spacing w:before="70" w:after="70" w:line="240" w:lineRule="auto"/>
              <w:ind w:firstLine="0"/>
              <w:jc w:val="center"/>
              <w:rPr>
                <w:sz w:val="21"/>
              </w:rPr>
            </w:pPr>
            <w:r>
              <w:rPr>
                <w:sz w:val="21"/>
                <w:szCs w:val="21"/>
              </w:rPr>
              <w:t>20%</w:t>
            </w:r>
          </w:p>
        </w:tc>
      </w:tr>
      <w:tr w14:paraId="35D7B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0" w:type="dxa"/>
            <w:vAlign w:val="center"/>
          </w:tcPr>
          <w:p w14:paraId="180962BD">
            <w:pPr>
              <w:snapToGrid w:val="0"/>
              <w:spacing w:before="70" w:after="70" w:line="240" w:lineRule="auto"/>
              <w:ind w:firstLine="0"/>
              <w:jc w:val="center"/>
              <w:rPr>
                <w:sz w:val="21"/>
              </w:rPr>
            </w:pPr>
            <w:r>
              <w:rPr>
                <w:sz w:val="21"/>
                <w:szCs w:val="21"/>
              </w:rPr>
              <w:t>2</w:t>
            </w:r>
          </w:p>
        </w:tc>
        <w:tc>
          <w:tcPr>
            <w:tcW w:w="1928" w:type="dxa"/>
            <w:vAlign w:val="center"/>
          </w:tcPr>
          <w:p w14:paraId="3B1DAB9A">
            <w:pPr>
              <w:snapToGrid w:val="0"/>
              <w:spacing w:before="70" w:after="70" w:line="240" w:lineRule="auto"/>
              <w:ind w:firstLine="0"/>
              <w:jc w:val="center"/>
              <w:rPr>
                <w:sz w:val="21"/>
              </w:rPr>
            </w:pPr>
            <w:r>
              <w:rPr>
                <w:sz w:val="21"/>
                <w:szCs w:val="21"/>
              </w:rPr>
              <w:t>0.6</w:t>
            </w:r>
          </w:p>
        </w:tc>
        <w:tc>
          <w:tcPr>
            <w:tcW w:w="1964" w:type="dxa"/>
            <w:vAlign w:val="center"/>
          </w:tcPr>
          <w:p w14:paraId="7C4CFC99">
            <w:pPr>
              <w:snapToGrid w:val="0"/>
              <w:spacing w:before="70" w:after="70" w:line="240" w:lineRule="auto"/>
              <w:ind w:firstLine="0"/>
              <w:jc w:val="center"/>
              <w:rPr>
                <w:sz w:val="21"/>
              </w:rPr>
            </w:pPr>
            <w:r>
              <w:rPr>
                <w:sz w:val="21"/>
                <w:szCs w:val="21"/>
              </w:rPr>
              <w:t>10</w:t>
            </w:r>
          </w:p>
        </w:tc>
        <w:tc>
          <w:tcPr>
            <w:tcW w:w="1210" w:type="dxa"/>
            <w:vAlign w:val="center"/>
          </w:tcPr>
          <w:p w14:paraId="308368A1">
            <w:pPr>
              <w:snapToGrid w:val="0"/>
              <w:spacing w:before="70" w:after="70" w:line="240" w:lineRule="auto"/>
              <w:ind w:firstLine="0"/>
              <w:jc w:val="left"/>
              <w:rPr>
                <w:sz w:val="21"/>
              </w:rPr>
            </w:pPr>
            <w:r>
              <w:rPr>
                <w:sz w:val="21"/>
                <w:szCs w:val="21"/>
              </w:rPr>
              <w:t>自动</w:t>
            </w:r>
          </w:p>
        </w:tc>
        <w:tc>
          <w:tcPr>
            <w:tcW w:w="2000" w:type="dxa"/>
            <w:vAlign w:val="center"/>
          </w:tcPr>
          <w:p w14:paraId="3C51A375">
            <w:pPr>
              <w:snapToGrid w:val="0"/>
              <w:spacing w:before="70" w:after="70" w:line="240" w:lineRule="auto"/>
              <w:ind w:firstLine="0"/>
              <w:jc w:val="center"/>
              <w:rPr>
                <w:sz w:val="21"/>
              </w:rPr>
            </w:pPr>
            <w:r>
              <w:rPr>
                <w:sz w:val="21"/>
                <w:szCs w:val="21"/>
              </w:rPr>
              <w:t>4</w:t>
            </w:r>
          </w:p>
        </w:tc>
        <w:tc>
          <w:tcPr>
            <w:tcW w:w="968" w:type="dxa"/>
            <w:vAlign w:val="center"/>
          </w:tcPr>
          <w:p w14:paraId="22F89779">
            <w:pPr>
              <w:snapToGrid w:val="0"/>
              <w:spacing w:before="70" w:after="70" w:line="240" w:lineRule="auto"/>
              <w:ind w:firstLine="0"/>
              <w:jc w:val="center"/>
              <w:rPr>
                <w:sz w:val="21"/>
              </w:rPr>
            </w:pPr>
            <w:r>
              <w:rPr>
                <w:sz w:val="21"/>
                <w:szCs w:val="21"/>
              </w:rPr>
              <w:t>30%</w:t>
            </w:r>
          </w:p>
        </w:tc>
      </w:tr>
      <w:tr w14:paraId="4AE3A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0" w:type="dxa"/>
            <w:vAlign w:val="center"/>
          </w:tcPr>
          <w:p w14:paraId="300293B4">
            <w:pPr>
              <w:snapToGrid w:val="0"/>
              <w:spacing w:before="70" w:after="70" w:line="240" w:lineRule="auto"/>
              <w:ind w:firstLine="0"/>
              <w:jc w:val="center"/>
              <w:rPr>
                <w:sz w:val="21"/>
              </w:rPr>
            </w:pPr>
            <w:r>
              <w:rPr>
                <w:sz w:val="21"/>
                <w:szCs w:val="21"/>
              </w:rPr>
              <w:t>3</w:t>
            </w:r>
          </w:p>
        </w:tc>
        <w:tc>
          <w:tcPr>
            <w:tcW w:w="1928" w:type="dxa"/>
            <w:vAlign w:val="center"/>
          </w:tcPr>
          <w:p w14:paraId="6DE9253F">
            <w:pPr>
              <w:snapToGrid w:val="0"/>
              <w:spacing w:before="70" w:after="70" w:line="240" w:lineRule="auto"/>
              <w:ind w:firstLine="0"/>
              <w:jc w:val="center"/>
              <w:rPr>
                <w:sz w:val="21"/>
              </w:rPr>
            </w:pPr>
            <w:r>
              <w:rPr>
                <w:sz w:val="21"/>
                <w:szCs w:val="21"/>
              </w:rPr>
              <w:t>1.0</w:t>
            </w:r>
          </w:p>
        </w:tc>
        <w:tc>
          <w:tcPr>
            <w:tcW w:w="1964" w:type="dxa"/>
            <w:vAlign w:val="center"/>
          </w:tcPr>
          <w:p w14:paraId="2446DF52">
            <w:pPr>
              <w:snapToGrid w:val="0"/>
              <w:spacing w:before="70" w:after="70" w:line="240" w:lineRule="auto"/>
              <w:ind w:firstLine="0"/>
              <w:jc w:val="center"/>
              <w:rPr>
                <w:sz w:val="21"/>
              </w:rPr>
            </w:pPr>
            <w:r>
              <w:rPr>
                <w:sz w:val="21"/>
                <w:szCs w:val="21"/>
              </w:rPr>
              <w:t>20</w:t>
            </w:r>
          </w:p>
        </w:tc>
        <w:tc>
          <w:tcPr>
            <w:tcW w:w="1210" w:type="dxa"/>
            <w:vAlign w:val="center"/>
          </w:tcPr>
          <w:p w14:paraId="4DF202F6">
            <w:pPr>
              <w:snapToGrid w:val="0"/>
              <w:spacing w:before="70" w:after="70" w:line="240" w:lineRule="auto"/>
              <w:ind w:firstLine="0"/>
              <w:jc w:val="left"/>
              <w:rPr>
                <w:sz w:val="21"/>
              </w:rPr>
            </w:pPr>
            <w:r>
              <w:rPr>
                <w:sz w:val="21"/>
                <w:szCs w:val="21"/>
              </w:rPr>
              <w:t>HDR 3 档</w:t>
            </w:r>
          </w:p>
        </w:tc>
        <w:tc>
          <w:tcPr>
            <w:tcW w:w="2000" w:type="dxa"/>
            <w:vAlign w:val="center"/>
          </w:tcPr>
          <w:p w14:paraId="58687DB8">
            <w:pPr>
              <w:snapToGrid w:val="0"/>
              <w:spacing w:before="70" w:after="70" w:line="240" w:lineRule="auto"/>
              <w:ind w:firstLine="0"/>
              <w:jc w:val="center"/>
              <w:rPr>
                <w:sz w:val="21"/>
              </w:rPr>
            </w:pPr>
            <w:r>
              <w:rPr>
                <w:sz w:val="21"/>
                <w:szCs w:val="21"/>
              </w:rPr>
              <w:t>8</w:t>
            </w:r>
          </w:p>
        </w:tc>
        <w:tc>
          <w:tcPr>
            <w:tcW w:w="968" w:type="dxa"/>
            <w:vAlign w:val="center"/>
          </w:tcPr>
          <w:p w14:paraId="3BABDA54">
            <w:pPr>
              <w:snapToGrid w:val="0"/>
              <w:spacing w:before="70" w:after="70" w:line="240" w:lineRule="auto"/>
              <w:ind w:firstLine="0"/>
              <w:jc w:val="center"/>
              <w:rPr>
                <w:sz w:val="21"/>
              </w:rPr>
            </w:pPr>
            <w:r>
              <w:rPr>
                <w:sz w:val="21"/>
                <w:szCs w:val="21"/>
              </w:rPr>
              <w:t>40%</w:t>
            </w:r>
          </w:p>
        </w:tc>
      </w:tr>
    </w:tbl>
    <w:p w14:paraId="1A202B80">
      <w:pPr>
        <w:spacing w:line="240" w:lineRule="auto"/>
      </w:pPr>
    </w:p>
    <w:p w14:paraId="5F318C97">
      <w:r>
        <w:rPr>
          <w:b/>
        </w:rPr>
        <w:t>（2）评价指标。</w:t>
      </w:r>
      <w:r>
        <w:t xml:space="preserve"> 以</w:t>
      </w:r>
      <w:r>
        <w:rPr>
          <w:rFonts w:hint="eastAsia"/>
        </w:rPr>
        <w:t>“</w:t>
      </w:r>
      <w:r>
        <w:t>点间距</w:t>
      </w:r>
      <w:r>
        <w:rPr>
          <w:rFonts w:hint="eastAsia"/>
        </w:rPr>
        <w:t>”“</w:t>
      </w:r>
      <w:r>
        <w:t>点云厚度</w:t>
      </w:r>
      <w:r>
        <w:rPr>
          <w:rFonts w:hint="eastAsia"/>
        </w:rPr>
        <w:t>”“</w:t>
      </w:r>
      <w:r>
        <w:t>纹理清晰度</w:t>
      </w:r>
      <w:r>
        <w:rPr>
          <w:rFonts w:hint="eastAsia"/>
        </w:rPr>
        <w:t>”“</w:t>
      </w:r>
      <w:r>
        <w:t>单位面积耗时</w:t>
      </w:r>
      <w:r>
        <w:rPr>
          <w:rFonts w:hint="eastAsia"/>
        </w:rPr>
        <w:t>”</w:t>
      </w:r>
      <w:r>
        <w:t>四项作为响应值，采用综合评分（加权 0.3/0.3/0.2/0.2）择优。</w:t>
      </w:r>
    </w:p>
    <w:p w14:paraId="0AEB5473">
      <w:r>
        <w:rPr>
          <w:b/>
        </w:rPr>
        <w:t>（3）试验结果应用。</w:t>
      </w:r>
      <w:r>
        <w:t xml:space="preserve"> 正交试验（$L_9(3^4)$）在实验室模拟面与现场各做一轮，取实验室与现场结果的一致性较好的组合作为基准参数；对不满足覆盖率的组合，提高重叠度后复测。试验记录（组合、响应值、评分）整理为参数推荐表，纳入作业指导书。</w:t>
      </w:r>
    </w:p>
    <w:p w14:paraId="01138038">
      <w:r>
        <w:rPr>
          <w:b/>
        </w:rPr>
        <w:t>（4）动态调参规则。</w:t>
      </w:r>
      <w:r>
        <w:t xml:space="preserve"> 现场按下述规则动态调整，避免</w:t>
      </w:r>
      <w:r>
        <w:rPr>
          <w:rFonts w:hint="eastAsia"/>
        </w:rPr>
        <w:t>“</w:t>
      </w:r>
      <w:r>
        <w:t>一套参数用到底</w:t>
      </w:r>
      <w:r>
        <w:rPr>
          <w:rFonts w:hint="eastAsia"/>
        </w:rPr>
        <w:t>”</w:t>
      </w:r>
      <w:r>
        <w:t>。</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89"/>
        <w:gridCol w:w="6211"/>
      </w:tblGrid>
      <w:tr w14:paraId="52BE8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589" w:type="dxa"/>
            <w:shd w:val="clear" w:color="auto" w:fill="E7E6E6"/>
            <w:vAlign w:val="center"/>
          </w:tcPr>
          <w:p w14:paraId="642A9FE9">
            <w:pPr>
              <w:snapToGrid w:val="0"/>
              <w:spacing w:before="70" w:after="70" w:line="240" w:lineRule="auto"/>
              <w:ind w:firstLine="0"/>
              <w:jc w:val="center"/>
              <w:rPr>
                <w:b/>
                <w:sz w:val="21"/>
              </w:rPr>
            </w:pPr>
            <w:r>
              <w:rPr>
                <w:b/>
                <w:sz w:val="21"/>
                <w:szCs w:val="21"/>
              </w:rPr>
              <w:t>情形</w:t>
            </w:r>
          </w:p>
        </w:tc>
        <w:tc>
          <w:tcPr>
            <w:tcW w:w="6211" w:type="dxa"/>
            <w:shd w:val="clear" w:color="auto" w:fill="E7E6E6"/>
            <w:vAlign w:val="center"/>
          </w:tcPr>
          <w:p w14:paraId="524596FE">
            <w:pPr>
              <w:snapToGrid w:val="0"/>
              <w:spacing w:before="70" w:after="70" w:line="240" w:lineRule="auto"/>
              <w:ind w:firstLine="0"/>
              <w:jc w:val="center"/>
              <w:rPr>
                <w:b/>
                <w:sz w:val="21"/>
              </w:rPr>
            </w:pPr>
            <w:r>
              <w:rPr>
                <w:b/>
                <w:sz w:val="21"/>
                <w:szCs w:val="21"/>
              </w:rPr>
              <w:t>调整动作</w:t>
            </w:r>
          </w:p>
        </w:tc>
      </w:tr>
      <w:tr w14:paraId="66C4E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89" w:type="dxa"/>
            <w:vAlign w:val="center"/>
          </w:tcPr>
          <w:p w14:paraId="719DE4D0">
            <w:pPr>
              <w:snapToGrid w:val="0"/>
              <w:spacing w:before="70" w:after="70" w:line="240" w:lineRule="auto"/>
              <w:ind w:firstLine="0"/>
              <w:jc w:val="center"/>
              <w:rPr>
                <w:sz w:val="21"/>
              </w:rPr>
            </w:pPr>
            <w:r>
              <w:rPr>
                <w:sz w:val="21"/>
                <w:szCs w:val="21"/>
              </w:rPr>
              <w:t>表面湿润反光</w:t>
            </w:r>
          </w:p>
        </w:tc>
        <w:tc>
          <w:tcPr>
            <w:tcW w:w="6211" w:type="dxa"/>
            <w:vAlign w:val="center"/>
          </w:tcPr>
          <w:p w14:paraId="515FE444">
            <w:pPr>
              <w:snapToGrid w:val="0"/>
              <w:spacing w:before="70" w:after="70" w:line="240" w:lineRule="auto"/>
              <w:ind w:firstLine="0"/>
              <w:jc w:val="left"/>
              <w:rPr>
                <w:sz w:val="21"/>
              </w:rPr>
            </w:pPr>
            <w:r>
              <w:rPr>
                <w:sz w:val="21"/>
                <w:szCs w:val="21"/>
              </w:rPr>
              <w:t>降低速度、提高重叠度、启用 HDR</w:t>
            </w:r>
          </w:p>
        </w:tc>
      </w:tr>
      <w:tr w14:paraId="69873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89" w:type="dxa"/>
            <w:vAlign w:val="center"/>
          </w:tcPr>
          <w:p w14:paraId="2A5243E5">
            <w:pPr>
              <w:snapToGrid w:val="0"/>
              <w:spacing w:before="70" w:after="70" w:line="240" w:lineRule="auto"/>
              <w:ind w:firstLine="0"/>
              <w:jc w:val="center"/>
              <w:rPr>
                <w:sz w:val="21"/>
              </w:rPr>
            </w:pPr>
            <w:r>
              <w:rPr>
                <w:sz w:val="21"/>
                <w:szCs w:val="21"/>
              </w:rPr>
              <w:t>弱纹理区域</w:t>
            </w:r>
          </w:p>
        </w:tc>
        <w:tc>
          <w:tcPr>
            <w:tcW w:w="6211" w:type="dxa"/>
            <w:vAlign w:val="center"/>
          </w:tcPr>
          <w:p w14:paraId="31036004">
            <w:pPr>
              <w:snapToGrid w:val="0"/>
              <w:spacing w:before="70" w:after="70" w:line="240" w:lineRule="auto"/>
              <w:ind w:firstLine="0"/>
              <w:jc w:val="left"/>
              <w:rPr>
                <w:sz w:val="21"/>
              </w:rPr>
            </w:pPr>
            <w:r>
              <w:rPr>
                <w:sz w:val="21"/>
                <w:szCs w:val="21"/>
              </w:rPr>
              <w:t>降低速度、缩短距离、增加补光</w:t>
            </w:r>
          </w:p>
        </w:tc>
      </w:tr>
      <w:tr w14:paraId="5144B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89" w:type="dxa"/>
            <w:vAlign w:val="center"/>
          </w:tcPr>
          <w:p w14:paraId="03ADC2CC">
            <w:pPr>
              <w:snapToGrid w:val="0"/>
              <w:spacing w:before="70" w:after="70" w:line="240" w:lineRule="auto"/>
              <w:ind w:firstLine="0"/>
              <w:jc w:val="center"/>
              <w:rPr>
                <w:sz w:val="21"/>
              </w:rPr>
            </w:pPr>
            <w:r>
              <w:rPr>
                <w:sz w:val="21"/>
                <w:szCs w:val="21"/>
              </w:rPr>
              <w:t>长泄槽远景</w:t>
            </w:r>
          </w:p>
        </w:tc>
        <w:tc>
          <w:tcPr>
            <w:tcW w:w="6211" w:type="dxa"/>
            <w:vAlign w:val="center"/>
          </w:tcPr>
          <w:p w14:paraId="3C16C9B3">
            <w:pPr>
              <w:snapToGrid w:val="0"/>
              <w:spacing w:before="70" w:after="70" w:line="240" w:lineRule="auto"/>
              <w:ind w:firstLine="0"/>
              <w:jc w:val="left"/>
              <w:rPr>
                <w:sz w:val="21"/>
              </w:rPr>
            </w:pPr>
            <w:r>
              <w:rPr>
                <w:sz w:val="21"/>
                <w:szCs w:val="21"/>
              </w:rPr>
              <w:t>提高距离容忍度、增大采样间隔</w:t>
            </w:r>
          </w:p>
        </w:tc>
      </w:tr>
      <w:tr w14:paraId="228DA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89" w:type="dxa"/>
            <w:vAlign w:val="center"/>
          </w:tcPr>
          <w:p w14:paraId="552E8EE3">
            <w:pPr>
              <w:snapToGrid w:val="0"/>
              <w:spacing w:before="70" w:after="70" w:line="240" w:lineRule="auto"/>
              <w:ind w:firstLine="0"/>
              <w:jc w:val="center"/>
              <w:rPr>
                <w:sz w:val="21"/>
              </w:rPr>
            </w:pPr>
            <w:r>
              <w:rPr>
                <w:sz w:val="21"/>
                <w:szCs w:val="21"/>
              </w:rPr>
              <w:t>缺陷密集区</w:t>
            </w:r>
          </w:p>
        </w:tc>
        <w:tc>
          <w:tcPr>
            <w:tcW w:w="6211" w:type="dxa"/>
            <w:vAlign w:val="center"/>
          </w:tcPr>
          <w:p w14:paraId="762C74E6">
            <w:pPr>
              <w:snapToGrid w:val="0"/>
              <w:spacing w:before="70" w:after="70" w:line="240" w:lineRule="auto"/>
              <w:ind w:firstLine="0"/>
              <w:jc w:val="left"/>
              <w:rPr>
                <w:sz w:val="21"/>
              </w:rPr>
            </w:pPr>
            <w:r>
              <w:rPr>
                <w:sz w:val="21"/>
                <w:szCs w:val="21"/>
              </w:rPr>
              <w:t>降低速度、减小采样间隔、二次精扫</w:t>
            </w:r>
          </w:p>
        </w:tc>
      </w:tr>
      <w:tr w14:paraId="0FBE3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89" w:type="dxa"/>
            <w:vAlign w:val="center"/>
          </w:tcPr>
          <w:p w14:paraId="2EFEC364">
            <w:pPr>
              <w:snapToGrid w:val="0"/>
              <w:spacing w:before="70" w:after="70" w:line="240" w:lineRule="auto"/>
              <w:ind w:firstLine="0"/>
              <w:jc w:val="center"/>
              <w:rPr>
                <w:sz w:val="21"/>
              </w:rPr>
            </w:pPr>
            <w:r>
              <w:rPr>
                <w:sz w:val="21"/>
                <w:szCs w:val="21"/>
              </w:rPr>
              <w:t>存在遮挡</w:t>
            </w:r>
          </w:p>
        </w:tc>
        <w:tc>
          <w:tcPr>
            <w:tcW w:w="6211" w:type="dxa"/>
            <w:vAlign w:val="center"/>
          </w:tcPr>
          <w:p w14:paraId="7E9AB27C">
            <w:pPr>
              <w:snapToGrid w:val="0"/>
              <w:spacing w:before="70" w:after="70" w:line="240" w:lineRule="auto"/>
              <w:ind w:firstLine="0"/>
              <w:jc w:val="left"/>
              <w:rPr>
                <w:sz w:val="21"/>
              </w:rPr>
            </w:pPr>
            <w:r>
              <w:rPr>
                <w:sz w:val="21"/>
                <w:szCs w:val="21"/>
              </w:rPr>
              <w:t>改变入射角、增加侧站</w:t>
            </w:r>
          </w:p>
        </w:tc>
      </w:tr>
    </w:tbl>
    <w:p w14:paraId="0EBBA0F3">
      <w:pPr>
        <w:spacing w:line="240" w:lineRule="auto"/>
      </w:pPr>
    </w:p>
    <w:p w14:paraId="4F1A53B5">
      <w:pPr>
        <w:pStyle w:val="6"/>
      </w:pPr>
      <w:r>
        <w:rPr>
          <w:szCs w:val="32"/>
        </w:rPr>
        <w:t>2.5.2.28 弱纹理与湿润表面的扫描工艺</w:t>
      </w:r>
    </w:p>
    <w:p w14:paraId="400A20E5">
      <w:r>
        <w:t>混凝土过流面存在两类典型困难表面：一是长期过流冲刷形成的致密光滑面，纹理少、几何特征弱；二是湿润面与生物膜附着面，激光回波弱、影像反光强。两者都会导致匹配退化与点云空洞。</w:t>
      </w:r>
    </w:p>
    <w:p w14:paraId="5F9CB85F">
      <w:pPr>
        <w:ind w:firstLine="0"/>
        <w:jc w:val="center"/>
      </w:pPr>
      <w:r>
        <w:drawing>
          <wp:inline distT="0" distB="0" distL="0" distR="0">
            <wp:extent cx="5492750" cy="738505"/>
            <wp:effectExtent l="0" t="0" r="8890" b="8255"/>
            <wp:docPr id="67411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239" name="图片 1"/>
                    <pic:cNvPicPr>
                      <a:picLocks noChangeAspect="1"/>
                    </pic:cNvPicPr>
                  </pic:nvPicPr>
                  <pic:blipFill>
                    <a:blip r:embed="rId66"/>
                    <a:stretch>
                      <a:fillRect/>
                    </a:stretch>
                  </pic:blipFill>
                  <pic:spPr>
                    <a:xfrm>
                      <a:off x="0" y="0"/>
                      <a:ext cx="5503282" cy="740194"/>
                    </a:xfrm>
                    <a:prstGeom prst="rect">
                      <a:avLst/>
                    </a:prstGeom>
                  </pic:spPr>
                </pic:pic>
              </a:graphicData>
            </a:graphic>
          </wp:inline>
        </w:drawing>
      </w:r>
    </w:p>
    <w:p w14:paraId="1A5A03C8">
      <w:pPr>
        <w:spacing w:after="200" w:line="280" w:lineRule="auto"/>
        <w:ind w:firstLine="0"/>
        <w:jc w:val="center"/>
      </w:pPr>
      <w:r>
        <w:rPr>
          <w:sz w:val="21"/>
          <w:szCs w:val="21"/>
        </w:rPr>
        <w:t>图 2-1</w:t>
      </w:r>
      <w:r>
        <w:rPr>
          <w:rFonts w:hint="eastAsia"/>
          <w:sz w:val="21"/>
          <w:szCs w:val="21"/>
        </w:rPr>
        <w:t>2</w:t>
      </w:r>
      <w:r>
        <w:rPr>
          <w:sz w:val="21"/>
          <w:szCs w:val="21"/>
        </w:rPr>
        <w:t xml:space="preserve">  弱纹理与湿润表面处理策略链</w:t>
      </w:r>
    </w:p>
    <w:p w14:paraId="0A4FDF62">
      <w:r>
        <w:rPr>
          <w:b/>
        </w:rPr>
        <w:t>（1）弱纹理处理。</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55"/>
        <w:gridCol w:w="3534"/>
        <w:gridCol w:w="1511"/>
        <w:gridCol w:w="2000"/>
      </w:tblGrid>
      <w:tr w14:paraId="5E37F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55" w:type="dxa"/>
            <w:shd w:val="clear" w:color="auto" w:fill="E7E6E6"/>
            <w:vAlign w:val="center"/>
          </w:tcPr>
          <w:p w14:paraId="35397045">
            <w:pPr>
              <w:keepNext/>
              <w:snapToGrid w:val="0"/>
              <w:spacing w:before="70" w:after="70" w:line="240" w:lineRule="auto"/>
              <w:ind w:firstLine="0"/>
              <w:jc w:val="center"/>
              <w:rPr>
                <w:b/>
                <w:sz w:val="21"/>
              </w:rPr>
            </w:pPr>
            <w:r>
              <w:rPr>
                <w:b/>
                <w:sz w:val="21"/>
                <w:szCs w:val="21"/>
              </w:rPr>
              <w:t>措施</w:t>
            </w:r>
          </w:p>
        </w:tc>
        <w:tc>
          <w:tcPr>
            <w:tcW w:w="3534" w:type="dxa"/>
            <w:shd w:val="clear" w:color="auto" w:fill="E7E6E6"/>
            <w:vAlign w:val="center"/>
          </w:tcPr>
          <w:p w14:paraId="7794CD59">
            <w:pPr>
              <w:keepNext/>
              <w:snapToGrid w:val="0"/>
              <w:spacing w:before="70" w:after="70" w:line="240" w:lineRule="auto"/>
              <w:ind w:firstLine="0"/>
              <w:jc w:val="center"/>
              <w:rPr>
                <w:b/>
                <w:sz w:val="21"/>
              </w:rPr>
            </w:pPr>
            <w:r>
              <w:rPr>
                <w:b/>
                <w:sz w:val="21"/>
                <w:szCs w:val="21"/>
              </w:rPr>
              <w:t>做法</w:t>
            </w:r>
          </w:p>
        </w:tc>
        <w:tc>
          <w:tcPr>
            <w:tcW w:w="1511" w:type="dxa"/>
            <w:shd w:val="clear" w:color="auto" w:fill="E7E6E6"/>
            <w:vAlign w:val="center"/>
          </w:tcPr>
          <w:p w14:paraId="2296B7B6">
            <w:pPr>
              <w:keepNext/>
              <w:snapToGrid w:val="0"/>
              <w:spacing w:before="70" w:after="70" w:line="240" w:lineRule="auto"/>
              <w:ind w:firstLine="0"/>
              <w:jc w:val="center"/>
              <w:rPr>
                <w:b/>
                <w:sz w:val="21"/>
              </w:rPr>
            </w:pPr>
            <w:r>
              <w:rPr>
                <w:b/>
                <w:sz w:val="21"/>
                <w:szCs w:val="21"/>
              </w:rPr>
              <w:t>适用场景</w:t>
            </w:r>
          </w:p>
        </w:tc>
        <w:tc>
          <w:tcPr>
            <w:tcW w:w="2000" w:type="dxa"/>
            <w:shd w:val="clear" w:color="auto" w:fill="E7E6E6"/>
            <w:vAlign w:val="center"/>
          </w:tcPr>
          <w:p w14:paraId="0B1275A5">
            <w:pPr>
              <w:keepNext/>
              <w:snapToGrid w:val="0"/>
              <w:spacing w:before="70" w:after="70" w:line="240" w:lineRule="auto"/>
              <w:ind w:firstLine="0"/>
              <w:jc w:val="center"/>
              <w:rPr>
                <w:b/>
                <w:sz w:val="21"/>
              </w:rPr>
            </w:pPr>
            <w:r>
              <w:rPr>
                <w:b/>
                <w:sz w:val="21"/>
                <w:szCs w:val="21"/>
              </w:rPr>
              <w:t>代价</w:t>
            </w:r>
          </w:p>
        </w:tc>
      </w:tr>
      <w:tr w14:paraId="2D766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5" w:type="dxa"/>
            <w:vAlign w:val="center"/>
          </w:tcPr>
          <w:p w14:paraId="24A81AB0">
            <w:pPr>
              <w:keepNext/>
              <w:snapToGrid w:val="0"/>
              <w:spacing w:before="70" w:after="70" w:line="240" w:lineRule="auto"/>
              <w:ind w:firstLine="0"/>
              <w:jc w:val="left"/>
              <w:rPr>
                <w:sz w:val="21"/>
              </w:rPr>
            </w:pPr>
            <w:r>
              <w:rPr>
                <w:sz w:val="21"/>
                <w:szCs w:val="21"/>
              </w:rPr>
              <w:t>标志点增强</w:t>
            </w:r>
          </w:p>
        </w:tc>
        <w:tc>
          <w:tcPr>
            <w:tcW w:w="3534" w:type="dxa"/>
            <w:vAlign w:val="center"/>
          </w:tcPr>
          <w:p w14:paraId="6014A568">
            <w:pPr>
              <w:keepNext/>
              <w:snapToGrid w:val="0"/>
              <w:spacing w:before="70" w:after="70" w:line="240" w:lineRule="auto"/>
              <w:ind w:firstLine="0"/>
              <w:jc w:val="left"/>
              <w:rPr>
                <w:sz w:val="21"/>
              </w:rPr>
            </w:pPr>
            <w:r>
              <w:rPr>
                <w:sz w:val="21"/>
                <w:szCs w:val="21"/>
              </w:rPr>
              <w:t>按 1.5～2 m 间距布设编码标志</w:t>
            </w:r>
          </w:p>
        </w:tc>
        <w:tc>
          <w:tcPr>
            <w:tcW w:w="1511" w:type="dxa"/>
            <w:vAlign w:val="center"/>
          </w:tcPr>
          <w:p w14:paraId="131A6DF6">
            <w:pPr>
              <w:keepNext/>
              <w:snapToGrid w:val="0"/>
              <w:spacing w:before="70" w:after="70" w:line="240" w:lineRule="auto"/>
              <w:ind w:firstLine="0"/>
              <w:jc w:val="left"/>
              <w:rPr>
                <w:sz w:val="21"/>
              </w:rPr>
            </w:pPr>
            <w:r>
              <w:rPr>
                <w:sz w:val="21"/>
                <w:szCs w:val="21"/>
              </w:rPr>
              <w:t>大面积平板</w:t>
            </w:r>
          </w:p>
        </w:tc>
        <w:tc>
          <w:tcPr>
            <w:tcW w:w="2000" w:type="dxa"/>
            <w:vAlign w:val="center"/>
          </w:tcPr>
          <w:p w14:paraId="77F92E69">
            <w:pPr>
              <w:keepNext/>
              <w:snapToGrid w:val="0"/>
              <w:spacing w:before="70" w:after="70" w:line="240" w:lineRule="auto"/>
              <w:ind w:firstLine="0"/>
              <w:jc w:val="left"/>
              <w:rPr>
                <w:sz w:val="21"/>
              </w:rPr>
            </w:pPr>
            <w:r>
              <w:rPr>
                <w:sz w:val="21"/>
                <w:szCs w:val="21"/>
              </w:rPr>
              <w:t>布设与回收工时</w:t>
            </w:r>
          </w:p>
        </w:tc>
      </w:tr>
      <w:tr w14:paraId="0CF23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5" w:type="dxa"/>
            <w:vAlign w:val="center"/>
          </w:tcPr>
          <w:p w14:paraId="334A1AE0">
            <w:pPr>
              <w:keepNext/>
              <w:snapToGrid w:val="0"/>
              <w:spacing w:before="70" w:after="70" w:line="240" w:lineRule="auto"/>
              <w:ind w:firstLine="0"/>
              <w:jc w:val="left"/>
              <w:rPr>
                <w:sz w:val="21"/>
              </w:rPr>
            </w:pPr>
            <w:r>
              <w:rPr>
                <w:sz w:val="21"/>
                <w:szCs w:val="21"/>
              </w:rPr>
              <w:t>投影散斑</w:t>
            </w:r>
          </w:p>
        </w:tc>
        <w:tc>
          <w:tcPr>
            <w:tcW w:w="3534" w:type="dxa"/>
            <w:vAlign w:val="center"/>
          </w:tcPr>
          <w:p w14:paraId="3CF5C90F">
            <w:pPr>
              <w:keepNext/>
              <w:snapToGrid w:val="0"/>
              <w:spacing w:before="70" w:after="70" w:line="240" w:lineRule="auto"/>
              <w:ind w:firstLine="0"/>
              <w:jc w:val="left"/>
              <w:rPr>
                <w:sz w:val="21"/>
              </w:rPr>
            </w:pPr>
            <w:r>
              <w:rPr>
                <w:sz w:val="21"/>
                <w:szCs w:val="21"/>
              </w:rPr>
              <w:t>便携投影器投射随机散斑</w:t>
            </w:r>
          </w:p>
        </w:tc>
        <w:tc>
          <w:tcPr>
            <w:tcW w:w="1511" w:type="dxa"/>
            <w:vAlign w:val="center"/>
          </w:tcPr>
          <w:p w14:paraId="3C2F1B71">
            <w:pPr>
              <w:keepNext/>
              <w:snapToGrid w:val="0"/>
              <w:spacing w:before="70" w:after="70" w:line="240" w:lineRule="auto"/>
              <w:ind w:firstLine="0"/>
              <w:jc w:val="left"/>
              <w:rPr>
                <w:sz w:val="21"/>
              </w:rPr>
            </w:pPr>
            <w:r>
              <w:rPr>
                <w:sz w:val="21"/>
                <w:szCs w:val="21"/>
              </w:rPr>
              <w:t>局部精查</w:t>
            </w:r>
          </w:p>
        </w:tc>
        <w:tc>
          <w:tcPr>
            <w:tcW w:w="2000" w:type="dxa"/>
            <w:vAlign w:val="center"/>
          </w:tcPr>
          <w:p w14:paraId="763C9377">
            <w:pPr>
              <w:keepNext/>
              <w:snapToGrid w:val="0"/>
              <w:spacing w:before="70" w:after="70" w:line="240" w:lineRule="auto"/>
              <w:ind w:firstLine="0"/>
              <w:jc w:val="left"/>
              <w:rPr>
                <w:sz w:val="21"/>
              </w:rPr>
            </w:pPr>
            <w:r>
              <w:rPr>
                <w:sz w:val="21"/>
                <w:szCs w:val="21"/>
              </w:rPr>
              <w:t>需供电与同步</w:t>
            </w:r>
          </w:p>
        </w:tc>
      </w:tr>
      <w:tr w14:paraId="3573A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5" w:type="dxa"/>
            <w:vAlign w:val="center"/>
          </w:tcPr>
          <w:p w14:paraId="446CBB6A">
            <w:pPr>
              <w:keepNext/>
              <w:snapToGrid w:val="0"/>
              <w:spacing w:before="70" w:after="70" w:line="240" w:lineRule="auto"/>
              <w:ind w:firstLine="0"/>
              <w:jc w:val="left"/>
              <w:rPr>
                <w:sz w:val="21"/>
              </w:rPr>
            </w:pPr>
            <w:r>
              <w:rPr>
                <w:sz w:val="21"/>
                <w:szCs w:val="21"/>
              </w:rPr>
              <w:t>纹理增强喷涂</w:t>
            </w:r>
          </w:p>
        </w:tc>
        <w:tc>
          <w:tcPr>
            <w:tcW w:w="3534" w:type="dxa"/>
            <w:vAlign w:val="center"/>
          </w:tcPr>
          <w:p w14:paraId="1A5EB6F7">
            <w:pPr>
              <w:keepNext/>
              <w:snapToGrid w:val="0"/>
              <w:spacing w:before="70" w:after="70" w:line="240" w:lineRule="auto"/>
              <w:ind w:firstLine="0"/>
              <w:jc w:val="left"/>
              <w:rPr>
                <w:sz w:val="21"/>
              </w:rPr>
            </w:pPr>
            <w:r>
              <w:rPr>
                <w:sz w:val="21"/>
                <w:szCs w:val="21"/>
              </w:rPr>
              <w:t>可水洗显影剂薄喷</w:t>
            </w:r>
          </w:p>
        </w:tc>
        <w:tc>
          <w:tcPr>
            <w:tcW w:w="1511" w:type="dxa"/>
            <w:vAlign w:val="center"/>
          </w:tcPr>
          <w:p w14:paraId="3E9DD2F5">
            <w:pPr>
              <w:keepNext/>
              <w:snapToGrid w:val="0"/>
              <w:spacing w:before="70" w:after="70" w:line="240" w:lineRule="auto"/>
              <w:ind w:firstLine="0"/>
              <w:jc w:val="left"/>
              <w:rPr>
                <w:sz w:val="21"/>
              </w:rPr>
            </w:pPr>
            <w:r>
              <w:rPr>
                <w:sz w:val="21"/>
                <w:szCs w:val="21"/>
              </w:rPr>
              <w:t>极弱纹理区</w:t>
            </w:r>
          </w:p>
        </w:tc>
        <w:tc>
          <w:tcPr>
            <w:tcW w:w="2000" w:type="dxa"/>
            <w:vAlign w:val="center"/>
          </w:tcPr>
          <w:p w14:paraId="47B2E7CE">
            <w:pPr>
              <w:keepNext/>
              <w:snapToGrid w:val="0"/>
              <w:spacing w:before="70" w:after="70" w:line="240" w:lineRule="auto"/>
              <w:ind w:firstLine="0"/>
              <w:jc w:val="left"/>
              <w:rPr>
                <w:sz w:val="21"/>
              </w:rPr>
            </w:pPr>
            <w:r>
              <w:rPr>
                <w:sz w:val="21"/>
                <w:szCs w:val="21"/>
              </w:rPr>
              <w:t>事后清理</w:t>
            </w:r>
          </w:p>
        </w:tc>
      </w:tr>
      <w:tr w14:paraId="7D57C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5" w:type="dxa"/>
            <w:vAlign w:val="center"/>
          </w:tcPr>
          <w:p w14:paraId="3191678E">
            <w:pPr>
              <w:keepNext/>
              <w:snapToGrid w:val="0"/>
              <w:spacing w:before="70" w:after="70" w:line="240" w:lineRule="auto"/>
              <w:ind w:firstLine="0"/>
              <w:jc w:val="left"/>
              <w:rPr>
                <w:sz w:val="21"/>
              </w:rPr>
            </w:pPr>
            <w:r>
              <w:rPr>
                <w:sz w:val="21"/>
                <w:szCs w:val="21"/>
              </w:rPr>
              <w:t>降低速度</w:t>
            </w:r>
          </w:p>
        </w:tc>
        <w:tc>
          <w:tcPr>
            <w:tcW w:w="3534" w:type="dxa"/>
            <w:vAlign w:val="center"/>
          </w:tcPr>
          <w:p w14:paraId="323E74E6">
            <w:pPr>
              <w:keepNext/>
              <w:snapToGrid w:val="0"/>
              <w:spacing w:before="70" w:after="70" w:line="240" w:lineRule="auto"/>
              <w:ind w:firstLine="0"/>
              <w:jc w:val="left"/>
              <w:rPr>
                <w:sz w:val="21"/>
              </w:rPr>
            </w:pPr>
            <w:r>
              <w:rPr>
                <w:sz w:val="21"/>
                <w:szCs w:val="21"/>
              </w:rPr>
              <w:t>提高单点驻留时间</w:t>
            </w:r>
          </w:p>
        </w:tc>
        <w:tc>
          <w:tcPr>
            <w:tcW w:w="1511" w:type="dxa"/>
            <w:vAlign w:val="center"/>
          </w:tcPr>
          <w:p w14:paraId="21176BE1">
            <w:pPr>
              <w:keepNext/>
              <w:snapToGrid w:val="0"/>
              <w:spacing w:before="70" w:after="70" w:line="240" w:lineRule="auto"/>
              <w:ind w:firstLine="0"/>
              <w:jc w:val="left"/>
              <w:rPr>
                <w:sz w:val="21"/>
              </w:rPr>
            </w:pPr>
            <w:r>
              <w:rPr>
                <w:sz w:val="21"/>
                <w:szCs w:val="21"/>
              </w:rPr>
              <w:t>全场景</w:t>
            </w:r>
          </w:p>
        </w:tc>
        <w:tc>
          <w:tcPr>
            <w:tcW w:w="2000" w:type="dxa"/>
            <w:vAlign w:val="center"/>
          </w:tcPr>
          <w:p w14:paraId="1A9265CA">
            <w:pPr>
              <w:keepNext/>
              <w:snapToGrid w:val="0"/>
              <w:spacing w:before="70" w:after="70" w:line="240" w:lineRule="auto"/>
              <w:ind w:firstLine="0"/>
              <w:jc w:val="left"/>
              <w:rPr>
                <w:sz w:val="21"/>
              </w:rPr>
            </w:pPr>
            <w:r>
              <w:rPr>
                <w:sz w:val="21"/>
                <w:szCs w:val="21"/>
              </w:rPr>
              <w:t>效率下降</w:t>
            </w:r>
          </w:p>
        </w:tc>
      </w:tr>
      <w:tr w14:paraId="741C8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55" w:type="dxa"/>
            <w:vAlign w:val="center"/>
          </w:tcPr>
          <w:p w14:paraId="2ABCA4D3">
            <w:pPr>
              <w:keepNext/>
              <w:snapToGrid w:val="0"/>
              <w:spacing w:before="70" w:after="70" w:line="240" w:lineRule="auto"/>
              <w:ind w:firstLine="0"/>
              <w:jc w:val="left"/>
              <w:rPr>
                <w:sz w:val="21"/>
              </w:rPr>
            </w:pPr>
            <w:r>
              <w:rPr>
                <w:sz w:val="21"/>
                <w:szCs w:val="21"/>
              </w:rPr>
              <w:t>侧向入射</w:t>
            </w:r>
          </w:p>
        </w:tc>
        <w:tc>
          <w:tcPr>
            <w:tcW w:w="3534" w:type="dxa"/>
            <w:vAlign w:val="center"/>
          </w:tcPr>
          <w:p w14:paraId="220BF15F">
            <w:pPr>
              <w:keepNext/>
              <w:snapToGrid w:val="0"/>
              <w:spacing w:before="70" w:after="70" w:line="240" w:lineRule="auto"/>
              <w:ind w:firstLine="0"/>
              <w:jc w:val="left"/>
              <w:rPr>
                <w:sz w:val="21"/>
              </w:rPr>
            </w:pPr>
            <w:r>
              <w:rPr>
                <w:sz w:val="21"/>
                <w:szCs w:val="21"/>
              </w:rPr>
              <w:t>改变扫描角度获得几何约束</w:t>
            </w:r>
          </w:p>
        </w:tc>
        <w:tc>
          <w:tcPr>
            <w:tcW w:w="1511" w:type="dxa"/>
            <w:vAlign w:val="center"/>
          </w:tcPr>
          <w:p w14:paraId="3F377E43">
            <w:pPr>
              <w:keepNext/>
              <w:snapToGrid w:val="0"/>
              <w:spacing w:before="70" w:after="70" w:line="240" w:lineRule="auto"/>
              <w:ind w:firstLine="0"/>
              <w:jc w:val="left"/>
              <w:rPr>
                <w:sz w:val="21"/>
              </w:rPr>
            </w:pPr>
            <w:r>
              <w:rPr>
                <w:sz w:val="21"/>
                <w:szCs w:val="21"/>
              </w:rPr>
              <w:t>平整面</w:t>
            </w:r>
          </w:p>
        </w:tc>
        <w:tc>
          <w:tcPr>
            <w:tcW w:w="2000" w:type="dxa"/>
            <w:vAlign w:val="center"/>
          </w:tcPr>
          <w:p w14:paraId="4EF3A562">
            <w:pPr>
              <w:keepNext/>
              <w:snapToGrid w:val="0"/>
              <w:spacing w:before="70" w:after="70" w:line="240" w:lineRule="auto"/>
              <w:ind w:firstLine="0"/>
              <w:jc w:val="left"/>
              <w:rPr>
                <w:sz w:val="21"/>
              </w:rPr>
            </w:pPr>
            <w:r>
              <w:rPr>
                <w:sz w:val="21"/>
                <w:szCs w:val="21"/>
              </w:rPr>
              <w:t>需调整路径</w:t>
            </w:r>
          </w:p>
        </w:tc>
      </w:tr>
    </w:tbl>
    <w:p w14:paraId="0480A7FE">
      <w:pPr>
        <w:spacing w:line="240" w:lineRule="auto"/>
      </w:pPr>
    </w:p>
    <w:p w14:paraId="56B97198">
      <w:r>
        <w:rPr>
          <w:b/>
        </w:rPr>
        <w:t>（2）湿润面处理。</w:t>
      </w:r>
      <w:r>
        <w:t xml:space="preserve"> 一是偏振抑制：加装偏振镜组，抑制镜面反射，保留漫反射成分；二是多曝光融合：同一位置采集 3～5 档曝光，取不过曝且细节可辨的像素；三是吹干与擦拭：对积水区域用气吹或吸水材料处理，作业前 30 min 完成；四是降级策略：对仍无回波的区域改用跟踪框架多视摄影测量补测，保证覆盖完整。</w:t>
      </w:r>
    </w:p>
    <w:p w14:paraId="2347C882">
      <w:r>
        <w:rPr>
          <w:b/>
        </w:rPr>
        <w:t>（3）工艺组合与判定。</w:t>
      </w:r>
      <w:r>
        <w:t xml:space="preserve"> 现场按</w:t>
      </w:r>
      <w:r>
        <w:rPr>
          <w:rFonts w:hint="eastAsia"/>
        </w:rPr>
        <w:t>“</w:t>
      </w:r>
      <w:r>
        <w:t>先试扫 2 m² 评估</w:t>
      </w:r>
      <w:r>
        <w:rPr>
          <w:rFonts w:hint="eastAsia"/>
        </w:rPr>
        <w:t>-</w:t>
      </w:r>
      <w:r>
        <w:t>再确定组合</w:t>
      </w:r>
      <w:r>
        <w:rPr>
          <w:rFonts w:hint="eastAsia"/>
        </w:rPr>
        <w:t>-</w:t>
      </w:r>
      <w:r>
        <w:t>再批量执行</w:t>
      </w:r>
      <w:r>
        <w:rPr>
          <w:rFonts w:hint="eastAsia"/>
        </w:rPr>
        <w:t>”</w:t>
      </w:r>
      <w:r>
        <w:t>的顺序作业。试扫评估以点云空洞率与影像过曝率为判据：空洞率 ≤3%、过曝率 ≤5% 视为可接受，否则升级处理措施。评估结果记入扫描作业记录表。</w:t>
      </w:r>
    </w:p>
    <w:p w14:paraId="13E3F979">
      <w:pPr>
        <w:pStyle w:val="6"/>
      </w:pPr>
      <w:r>
        <w:rPr>
          <w:szCs w:val="32"/>
        </w:rPr>
        <w:t>2.5.2.29 长泄槽分段作业组织</w:t>
      </w:r>
    </w:p>
    <w:p w14:paraId="2BE64D0F">
      <w:r>
        <w:t>三峡深孔、向家坝表孔均为长距离泄槽，单站无法覆盖，需分段推进。分段的组织方式直接影响拼接精度与作业效率。</w:t>
      </w:r>
    </w:p>
    <w:p w14:paraId="3D26F178">
      <w:pPr>
        <w:ind w:firstLine="0"/>
        <w:jc w:val="center"/>
      </w:pPr>
      <w:r>
        <w:drawing>
          <wp:inline distT="0" distB="0" distL="0" distR="0">
            <wp:extent cx="5731510" cy="819150"/>
            <wp:effectExtent l="0" t="0" r="13970" b="3810"/>
            <wp:docPr id="527691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91805" name="图片 1"/>
                    <pic:cNvPicPr>
                      <a:picLocks noChangeAspect="1"/>
                    </pic:cNvPicPr>
                  </pic:nvPicPr>
                  <pic:blipFill>
                    <a:blip r:embed="rId67"/>
                    <a:stretch>
                      <a:fillRect/>
                    </a:stretch>
                  </pic:blipFill>
                  <pic:spPr>
                    <a:xfrm>
                      <a:off x="0" y="0"/>
                      <a:ext cx="5731510" cy="819150"/>
                    </a:xfrm>
                    <a:prstGeom prst="rect">
                      <a:avLst/>
                    </a:prstGeom>
                  </pic:spPr>
                </pic:pic>
              </a:graphicData>
            </a:graphic>
          </wp:inline>
        </w:drawing>
      </w:r>
    </w:p>
    <w:p w14:paraId="1A0A6B34">
      <w:pPr>
        <w:spacing w:after="200" w:line="280" w:lineRule="auto"/>
        <w:ind w:firstLine="0"/>
        <w:jc w:val="center"/>
      </w:pPr>
      <w:r>
        <w:rPr>
          <w:sz w:val="21"/>
          <w:szCs w:val="21"/>
        </w:rPr>
        <w:t>图 2-1</w:t>
      </w:r>
      <w:r>
        <w:rPr>
          <w:rFonts w:hint="eastAsia"/>
          <w:sz w:val="21"/>
          <w:szCs w:val="21"/>
        </w:rPr>
        <w:t>3</w:t>
      </w:r>
      <w:r>
        <w:rPr>
          <w:sz w:val="21"/>
          <w:szCs w:val="21"/>
        </w:rPr>
        <w:t xml:space="preserve">  长泄槽分段作业组织流程</w:t>
      </w:r>
    </w:p>
    <w:p w14:paraId="1CBF5EDE">
      <w:r>
        <w:rPr>
          <w:b/>
        </w:rPr>
        <w:t>（1）分段原则。</w:t>
      </w:r>
      <w:r>
        <w:t xml:space="preserve"> 一是单段长度 10～15 m，保证段内 SLAM 漂移不超过 3 mm；二是段间重叠不少于 20%，且至少包含 3 个公共标志或稳定特征；三是每段至少布设 1 个控制点，长段每 20 m 增设 1 个；四是分段边界避开缺陷密集区，避免拼接缝穿过缺陷。</w:t>
      </w:r>
    </w:p>
    <w:p w14:paraId="74A72E3B">
      <w:r>
        <w:rPr>
          <w:b/>
        </w:rPr>
        <w:t>（2）工序衔接。</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36"/>
        <w:gridCol w:w="3272"/>
        <w:gridCol w:w="2142"/>
        <w:gridCol w:w="2150"/>
      </w:tblGrid>
      <w:tr w14:paraId="0120D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36" w:type="dxa"/>
            <w:shd w:val="clear" w:color="auto" w:fill="E7E6E6"/>
            <w:vAlign w:val="center"/>
          </w:tcPr>
          <w:p w14:paraId="4CA5877E">
            <w:pPr>
              <w:keepNext/>
              <w:snapToGrid w:val="0"/>
              <w:spacing w:before="70" w:after="70" w:line="240" w:lineRule="auto"/>
              <w:ind w:firstLine="0"/>
              <w:jc w:val="center"/>
              <w:rPr>
                <w:b/>
                <w:sz w:val="21"/>
              </w:rPr>
            </w:pPr>
            <w:r>
              <w:rPr>
                <w:b/>
                <w:sz w:val="21"/>
                <w:szCs w:val="21"/>
              </w:rPr>
              <w:t>阶段</w:t>
            </w:r>
          </w:p>
        </w:tc>
        <w:tc>
          <w:tcPr>
            <w:tcW w:w="3272" w:type="dxa"/>
            <w:shd w:val="clear" w:color="auto" w:fill="E7E6E6"/>
            <w:vAlign w:val="center"/>
          </w:tcPr>
          <w:p w14:paraId="054BC292">
            <w:pPr>
              <w:keepNext/>
              <w:snapToGrid w:val="0"/>
              <w:spacing w:before="70" w:after="70" w:line="240" w:lineRule="auto"/>
              <w:ind w:firstLine="0"/>
              <w:jc w:val="center"/>
              <w:rPr>
                <w:b/>
                <w:sz w:val="21"/>
              </w:rPr>
            </w:pPr>
            <w:r>
              <w:rPr>
                <w:b/>
                <w:sz w:val="21"/>
                <w:szCs w:val="21"/>
              </w:rPr>
              <w:t>内容</w:t>
            </w:r>
          </w:p>
        </w:tc>
        <w:tc>
          <w:tcPr>
            <w:tcW w:w="2142" w:type="dxa"/>
            <w:shd w:val="clear" w:color="auto" w:fill="E7E6E6"/>
            <w:vAlign w:val="center"/>
          </w:tcPr>
          <w:p w14:paraId="46740DB1">
            <w:pPr>
              <w:keepNext/>
              <w:snapToGrid w:val="0"/>
              <w:spacing w:before="70" w:after="70" w:line="240" w:lineRule="auto"/>
              <w:ind w:firstLine="0"/>
              <w:jc w:val="center"/>
              <w:rPr>
                <w:b/>
                <w:sz w:val="21"/>
              </w:rPr>
            </w:pPr>
            <w:r>
              <w:rPr>
                <w:b/>
                <w:sz w:val="21"/>
                <w:szCs w:val="21"/>
              </w:rPr>
              <w:t>责任人</w:t>
            </w:r>
          </w:p>
        </w:tc>
        <w:tc>
          <w:tcPr>
            <w:tcW w:w="2150" w:type="dxa"/>
            <w:shd w:val="clear" w:color="auto" w:fill="E7E6E6"/>
            <w:vAlign w:val="center"/>
          </w:tcPr>
          <w:p w14:paraId="6D3E110C">
            <w:pPr>
              <w:keepNext/>
              <w:snapToGrid w:val="0"/>
              <w:spacing w:before="70" w:after="70" w:line="240" w:lineRule="auto"/>
              <w:ind w:firstLine="0"/>
              <w:jc w:val="center"/>
              <w:rPr>
                <w:b/>
                <w:sz w:val="21"/>
              </w:rPr>
            </w:pPr>
            <w:r>
              <w:rPr>
                <w:b/>
                <w:sz w:val="21"/>
                <w:szCs w:val="21"/>
              </w:rPr>
              <w:t>完成标志</w:t>
            </w:r>
          </w:p>
        </w:tc>
      </w:tr>
      <w:tr w14:paraId="139AA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644D3219">
            <w:pPr>
              <w:keepNext/>
              <w:snapToGrid w:val="0"/>
              <w:spacing w:before="70" w:after="70" w:line="240" w:lineRule="auto"/>
              <w:ind w:firstLine="0"/>
              <w:jc w:val="center"/>
              <w:rPr>
                <w:sz w:val="21"/>
              </w:rPr>
            </w:pPr>
            <w:r>
              <w:rPr>
                <w:sz w:val="21"/>
                <w:szCs w:val="21"/>
              </w:rPr>
              <w:t>段前准备</w:t>
            </w:r>
          </w:p>
        </w:tc>
        <w:tc>
          <w:tcPr>
            <w:tcW w:w="3272" w:type="dxa"/>
            <w:vAlign w:val="center"/>
          </w:tcPr>
          <w:p w14:paraId="0087C327">
            <w:pPr>
              <w:keepNext/>
              <w:snapToGrid w:val="0"/>
              <w:spacing w:before="70" w:after="70" w:line="240" w:lineRule="auto"/>
              <w:ind w:firstLine="0"/>
              <w:jc w:val="left"/>
              <w:rPr>
                <w:sz w:val="21"/>
              </w:rPr>
            </w:pPr>
            <w:r>
              <w:rPr>
                <w:sz w:val="21"/>
                <w:szCs w:val="21"/>
              </w:rPr>
              <w:t>布设标志、测设控制点、清场</w:t>
            </w:r>
          </w:p>
        </w:tc>
        <w:tc>
          <w:tcPr>
            <w:tcW w:w="2142" w:type="dxa"/>
            <w:vAlign w:val="center"/>
          </w:tcPr>
          <w:p w14:paraId="7356547B">
            <w:pPr>
              <w:keepNext/>
              <w:snapToGrid w:val="0"/>
              <w:spacing w:before="70" w:after="70" w:line="240" w:lineRule="auto"/>
              <w:ind w:firstLine="0"/>
              <w:jc w:val="left"/>
              <w:rPr>
                <w:sz w:val="21"/>
              </w:rPr>
            </w:pPr>
            <w:r>
              <w:rPr>
                <w:sz w:val="21"/>
                <w:szCs w:val="21"/>
              </w:rPr>
              <w:t>测量组</w:t>
            </w:r>
          </w:p>
        </w:tc>
        <w:tc>
          <w:tcPr>
            <w:tcW w:w="2150" w:type="dxa"/>
            <w:vAlign w:val="center"/>
          </w:tcPr>
          <w:p w14:paraId="51F3DE0E">
            <w:pPr>
              <w:keepNext/>
              <w:snapToGrid w:val="0"/>
              <w:spacing w:before="70" w:after="70" w:line="240" w:lineRule="auto"/>
              <w:ind w:firstLine="0"/>
              <w:jc w:val="left"/>
              <w:rPr>
                <w:sz w:val="21"/>
              </w:rPr>
            </w:pPr>
            <w:r>
              <w:rPr>
                <w:sz w:val="21"/>
                <w:szCs w:val="21"/>
              </w:rPr>
              <w:t>控制点记录表</w:t>
            </w:r>
          </w:p>
        </w:tc>
      </w:tr>
      <w:tr w14:paraId="234F0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30536675">
            <w:pPr>
              <w:keepNext/>
              <w:snapToGrid w:val="0"/>
              <w:spacing w:before="70" w:after="70" w:line="240" w:lineRule="auto"/>
              <w:ind w:firstLine="0"/>
              <w:jc w:val="center"/>
              <w:rPr>
                <w:sz w:val="21"/>
              </w:rPr>
            </w:pPr>
            <w:r>
              <w:rPr>
                <w:sz w:val="21"/>
                <w:szCs w:val="21"/>
              </w:rPr>
              <w:t>第 1 段</w:t>
            </w:r>
          </w:p>
        </w:tc>
        <w:tc>
          <w:tcPr>
            <w:tcW w:w="3272" w:type="dxa"/>
            <w:vAlign w:val="center"/>
          </w:tcPr>
          <w:p w14:paraId="0A8E56B9">
            <w:pPr>
              <w:keepNext/>
              <w:snapToGrid w:val="0"/>
              <w:spacing w:before="70" w:after="70" w:line="240" w:lineRule="auto"/>
              <w:ind w:firstLine="0"/>
              <w:jc w:val="left"/>
              <w:rPr>
                <w:sz w:val="21"/>
              </w:rPr>
            </w:pPr>
            <w:r>
              <w:rPr>
                <w:sz w:val="21"/>
                <w:szCs w:val="21"/>
              </w:rPr>
              <w:t>架站、标定、扫描、现场质检</w:t>
            </w:r>
          </w:p>
        </w:tc>
        <w:tc>
          <w:tcPr>
            <w:tcW w:w="2142" w:type="dxa"/>
            <w:vAlign w:val="center"/>
          </w:tcPr>
          <w:p w14:paraId="11A19DE0">
            <w:pPr>
              <w:keepNext/>
              <w:snapToGrid w:val="0"/>
              <w:spacing w:before="70" w:after="70" w:line="240" w:lineRule="auto"/>
              <w:ind w:firstLine="0"/>
              <w:jc w:val="left"/>
              <w:rPr>
                <w:sz w:val="21"/>
              </w:rPr>
            </w:pPr>
            <w:r>
              <w:rPr>
                <w:sz w:val="21"/>
                <w:szCs w:val="21"/>
              </w:rPr>
              <w:t>作业组</w:t>
            </w:r>
          </w:p>
        </w:tc>
        <w:tc>
          <w:tcPr>
            <w:tcW w:w="2150" w:type="dxa"/>
            <w:vAlign w:val="center"/>
          </w:tcPr>
          <w:p w14:paraId="0032435D">
            <w:pPr>
              <w:keepNext/>
              <w:snapToGrid w:val="0"/>
              <w:spacing w:before="70" w:after="70" w:line="240" w:lineRule="auto"/>
              <w:ind w:firstLine="0"/>
              <w:jc w:val="left"/>
              <w:rPr>
                <w:sz w:val="21"/>
              </w:rPr>
            </w:pPr>
            <w:r>
              <w:rPr>
                <w:sz w:val="21"/>
                <w:szCs w:val="21"/>
              </w:rPr>
              <w:t>覆盖率 ≥98%</w:t>
            </w:r>
          </w:p>
        </w:tc>
      </w:tr>
      <w:tr w14:paraId="6422D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29F1B659">
            <w:pPr>
              <w:keepNext/>
              <w:snapToGrid w:val="0"/>
              <w:spacing w:before="70" w:after="70" w:line="240" w:lineRule="auto"/>
              <w:ind w:firstLine="0"/>
              <w:jc w:val="center"/>
              <w:rPr>
                <w:sz w:val="21"/>
              </w:rPr>
            </w:pPr>
            <w:r>
              <w:rPr>
                <w:sz w:val="21"/>
                <w:szCs w:val="21"/>
              </w:rPr>
              <w:t>段间衔接</w:t>
            </w:r>
          </w:p>
        </w:tc>
        <w:tc>
          <w:tcPr>
            <w:tcW w:w="3272" w:type="dxa"/>
            <w:vAlign w:val="center"/>
          </w:tcPr>
          <w:p w14:paraId="38ED42DC">
            <w:pPr>
              <w:keepNext/>
              <w:snapToGrid w:val="0"/>
              <w:spacing w:before="70" w:after="70" w:line="240" w:lineRule="auto"/>
              <w:ind w:firstLine="0"/>
              <w:jc w:val="left"/>
              <w:rPr>
                <w:sz w:val="21"/>
              </w:rPr>
            </w:pPr>
            <w:r>
              <w:rPr>
                <w:sz w:val="21"/>
                <w:szCs w:val="21"/>
              </w:rPr>
              <w:t>重叠区校核、位姿传递</w:t>
            </w:r>
          </w:p>
        </w:tc>
        <w:tc>
          <w:tcPr>
            <w:tcW w:w="2142" w:type="dxa"/>
            <w:vAlign w:val="center"/>
          </w:tcPr>
          <w:p w14:paraId="012AB330">
            <w:pPr>
              <w:keepNext/>
              <w:snapToGrid w:val="0"/>
              <w:spacing w:before="70" w:after="70" w:line="240" w:lineRule="auto"/>
              <w:ind w:firstLine="0"/>
              <w:jc w:val="left"/>
              <w:rPr>
                <w:sz w:val="21"/>
              </w:rPr>
            </w:pPr>
            <w:r>
              <w:rPr>
                <w:sz w:val="21"/>
                <w:szCs w:val="21"/>
              </w:rPr>
              <w:t>作业组</w:t>
            </w:r>
          </w:p>
        </w:tc>
        <w:tc>
          <w:tcPr>
            <w:tcW w:w="2150" w:type="dxa"/>
            <w:vAlign w:val="center"/>
          </w:tcPr>
          <w:p w14:paraId="5E28F3EE">
            <w:pPr>
              <w:keepNext/>
              <w:snapToGrid w:val="0"/>
              <w:spacing w:before="70" w:after="70" w:line="240" w:lineRule="auto"/>
              <w:ind w:firstLine="0"/>
              <w:jc w:val="left"/>
              <w:rPr>
                <w:sz w:val="21"/>
              </w:rPr>
            </w:pPr>
            <w:r>
              <w:rPr>
                <w:sz w:val="21"/>
                <w:szCs w:val="21"/>
              </w:rPr>
              <w:t>同名点较差 ≤5 mm</w:t>
            </w:r>
          </w:p>
        </w:tc>
      </w:tr>
      <w:tr w14:paraId="0DE21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2725D75E">
            <w:pPr>
              <w:keepNext/>
              <w:snapToGrid w:val="0"/>
              <w:spacing w:before="70" w:after="70" w:line="240" w:lineRule="auto"/>
              <w:ind w:firstLine="0"/>
              <w:jc w:val="center"/>
              <w:rPr>
                <w:sz w:val="21"/>
              </w:rPr>
            </w:pPr>
            <w:r>
              <w:rPr>
                <w:sz w:val="21"/>
                <w:szCs w:val="21"/>
              </w:rPr>
              <w:t>中间处理</w:t>
            </w:r>
          </w:p>
        </w:tc>
        <w:tc>
          <w:tcPr>
            <w:tcW w:w="3272" w:type="dxa"/>
            <w:vAlign w:val="center"/>
          </w:tcPr>
          <w:p w14:paraId="71C3F914">
            <w:pPr>
              <w:keepNext/>
              <w:snapToGrid w:val="0"/>
              <w:spacing w:before="70" w:after="70" w:line="240" w:lineRule="auto"/>
              <w:ind w:firstLine="0"/>
              <w:jc w:val="left"/>
              <w:rPr>
                <w:sz w:val="21"/>
              </w:rPr>
            </w:pPr>
            <w:r>
              <w:rPr>
                <w:sz w:val="21"/>
                <w:szCs w:val="21"/>
              </w:rPr>
              <w:t>段内点云预处理、去噪</w:t>
            </w:r>
          </w:p>
        </w:tc>
        <w:tc>
          <w:tcPr>
            <w:tcW w:w="2142" w:type="dxa"/>
            <w:vAlign w:val="center"/>
          </w:tcPr>
          <w:p w14:paraId="06375C7F">
            <w:pPr>
              <w:keepNext/>
              <w:snapToGrid w:val="0"/>
              <w:spacing w:before="70" w:after="70" w:line="240" w:lineRule="auto"/>
              <w:ind w:firstLine="0"/>
              <w:jc w:val="left"/>
              <w:rPr>
                <w:sz w:val="21"/>
              </w:rPr>
            </w:pPr>
            <w:r>
              <w:rPr>
                <w:sz w:val="21"/>
                <w:szCs w:val="21"/>
              </w:rPr>
              <w:t>后台</w:t>
            </w:r>
          </w:p>
        </w:tc>
        <w:tc>
          <w:tcPr>
            <w:tcW w:w="2150" w:type="dxa"/>
            <w:vAlign w:val="center"/>
          </w:tcPr>
          <w:p w14:paraId="14E41ABA">
            <w:pPr>
              <w:keepNext/>
              <w:snapToGrid w:val="0"/>
              <w:spacing w:before="70" w:after="70" w:line="240" w:lineRule="auto"/>
              <w:ind w:firstLine="0"/>
              <w:jc w:val="left"/>
              <w:rPr>
                <w:sz w:val="21"/>
              </w:rPr>
            </w:pPr>
            <w:r>
              <w:rPr>
                <w:sz w:val="21"/>
                <w:szCs w:val="21"/>
              </w:rPr>
              <w:t>处理日志</w:t>
            </w:r>
          </w:p>
        </w:tc>
      </w:tr>
      <w:tr w14:paraId="14EA5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360A6AF3">
            <w:pPr>
              <w:keepNext/>
              <w:snapToGrid w:val="0"/>
              <w:spacing w:before="70" w:after="70" w:line="240" w:lineRule="auto"/>
              <w:ind w:firstLine="0"/>
              <w:jc w:val="center"/>
              <w:rPr>
                <w:sz w:val="21"/>
              </w:rPr>
            </w:pPr>
            <w:r>
              <w:rPr>
                <w:sz w:val="21"/>
                <w:szCs w:val="21"/>
              </w:rPr>
              <w:t>全部完成</w:t>
            </w:r>
          </w:p>
        </w:tc>
        <w:tc>
          <w:tcPr>
            <w:tcW w:w="3272" w:type="dxa"/>
            <w:vAlign w:val="center"/>
          </w:tcPr>
          <w:p w14:paraId="48B5C6CA">
            <w:pPr>
              <w:keepNext/>
              <w:snapToGrid w:val="0"/>
              <w:spacing w:before="70" w:after="70" w:line="240" w:lineRule="auto"/>
              <w:ind w:firstLine="0"/>
              <w:jc w:val="left"/>
              <w:rPr>
                <w:sz w:val="21"/>
              </w:rPr>
            </w:pPr>
            <w:r>
              <w:rPr>
                <w:sz w:val="21"/>
                <w:szCs w:val="21"/>
              </w:rPr>
              <w:t>全局优化、拼接、精度评定</w:t>
            </w:r>
          </w:p>
        </w:tc>
        <w:tc>
          <w:tcPr>
            <w:tcW w:w="2142" w:type="dxa"/>
            <w:vAlign w:val="center"/>
          </w:tcPr>
          <w:p w14:paraId="00981D69">
            <w:pPr>
              <w:keepNext/>
              <w:snapToGrid w:val="0"/>
              <w:spacing w:before="70" w:after="70" w:line="240" w:lineRule="auto"/>
              <w:ind w:firstLine="0"/>
              <w:jc w:val="left"/>
              <w:rPr>
                <w:sz w:val="21"/>
              </w:rPr>
            </w:pPr>
            <w:r>
              <w:rPr>
                <w:sz w:val="21"/>
                <w:szCs w:val="21"/>
              </w:rPr>
              <w:t>后台 + 技术负责人</w:t>
            </w:r>
          </w:p>
        </w:tc>
        <w:tc>
          <w:tcPr>
            <w:tcW w:w="2150" w:type="dxa"/>
            <w:vAlign w:val="center"/>
          </w:tcPr>
          <w:p w14:paraId="66ACF971">
            <w:pPr>
              <w:keepNext/>
              <w:snapToGrid w:val="0"/>
              <w:spacing w:before="70" w:after="70" w:line="240" w:lineRule="auto"/>
              <w:ind w:firstLine="0"/>
              <w:jc w:val="left"/>
              <w:rPr>
                <w:sz w:val="21"/>
              </w:rPr>
            </w:pPr>
            <w:r>
              <w:rPr>
                <w:sz w:val="21"/>
                <w:szCs w:val="21"/>
              </w:rPr>
              <w:t>拼接报告</w:t>
            </w:r>
          </w:p>
        </w:tc>
      </w:tr>
      <w:tr w14:paraId="5B5B5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6" w:type="dxa"/>
            <w:vAlign w:val="center"/>
          </w:tcPr>
          <w:p w14:paraId="7DD8BCF9">
            <w:pPr>
              <w:keepNext/>
              <w:snapToGrid w:val="0"/>
              <w:spacing w:before="70" w:after="70" w:line="240" w:lineRule="auto"/>
              <w:ind w:firstLine="0"/>
              <w:jc w:val="center"/>
              <w:rPr>
                <w:sz w:val="21"/>
              </w:rPr>
            </w:pPr>
            <w:r>
              <w:rPr>
                <w:sz w:val="21"/>
                <w:szCs w:val="21"/>
              </w:rPr>
              <w:t>成果提交</w:t>
            </w:r>
          </w:p>
        </w:tc>
        <w:tc>
          <w:tcPr>
            <w:tcW w:w="3272" w:type="dxa"/>
            <w:vAlign w:val="center"/>
          </w:tcPr>
          <w:p w14:paraId="7ED68D25">
            <w:pPr>
              <w:keepNext/>
              <w:snapToGrid w:val="0"/>
              <w:spacing w:before="70" w:after="70" w:line="240" w:lineRule="auto"/>
              <w:ind w:firstLine="0"/>
              <w:jc w:val="left"/>
              <w:rPr>
                <w:sz w:val="21"/>
              </w:rPr>
            </w:pPr>
            <w:r>
              <w:rPr>
                <w:sz w:val="21"/>
                <w:szCs w:val="21"/>
              </w:rPr>
              <w:t>模型、报告、图纸</w:t>
            </w:r>
          </w:p>
        </w:tc>
        <w:tc>
          <w:tcPr>
            <w:tcW w:w="2142" w:type="dxa"/>
            <w:vAlign w:val="center"/>
          </w:tcPr>
          <w:p w14:paraId="07F1CBD7">
            <w:pPr>
              <w:keepNext/>
              <w:snapToGrid w:val="0"/>
              <w:spacing w:before="70" w:after="70" w:line="240" w:lineRule="auto"/>
              <w:ind w:firstLine="0"/>
              <w:jc w:val="left"/>
              <w:rPr>
                <w:sz w:val="21"/>
              </w:rPr>
            </w:pPr>
            <w:r>
              <w:rPr>
                <w:sz w:val="21"/>
                <w:szCs w:val="21"/>
              </w:rPr>
              <w:t>项目负责人</w:t>
            </w:r>
          </w:p>
        </w:tc>
        <w:tc>
          <w:tcPr>
            <w:tcW w:w="2150" w:type="dxa"/>
            <w:vAlign w:val="center"/>
          </w:tcPr>
          <w:p w14:paraId="6225B345">
            <w:pPr>
              <w:keepNext/>
              <w:snapToGrid w:val="0"/>
              <w:spacing w:before="70" w:after="70" w:line="240" w:lineRule="auto"/>
              <w:ind w:firstLine="0"/>
              <w:jc w:val="left"/>
              <w:rPr>
                <w:sz w:val="21"/>
              </w:rPr>
            </w:pPr>
            <w:r>
              <w:rPr>
                <w:sz w:val="21"/>
                <w:szCs w:val="21"/>
              </w:rPr>
              <w:t>交付签收单</w:t>
            </w:r>
          </w:p>
        </w:tc>
      </w:tr>
    </w:tbl>
    <w:p w14:paraId="5A6A782E">
      <w:pPr>
        <w:spacing w:line="240" w:lineRule="auto"/>
      </w:pPr>
    </w:p>
    <w:p w14:paraId="41915008">
      <w:r>
        <w:rPr>
          <w:b/>
        </w:rPr>
        <w:t>（3）效率保障。</w:t>
      </w:r>
      <w:r>
        <w:t xml:space="preserve"> 采用</w:t>
      </w:r>
      <w:r>
        <w:rPr>
          <w:rFonts w:hint="eastAsia"/>
        </w:rPr>
        <w:t>“</w:t>
      </w:r>
      <w:r>
        <w:t>两段并行、一后台跟进</w:t>
      </w:r>
      <w:r>
        <w:rPr>
          <w:rFonts w:hint="eastAsia"/>
        </w:rPr>
        <w:t>”</w:t>
      </w:r>
      <w:r>
        <w:t>的组织方式：现场两组轮换作业（一组采集、一组转场准备），后台同步处理已完成段，避免全部数据积压到最后处理。按此组织，单孔（按 40 m 泄槽估算）现场作业可控制在 2 个工作日内完成。</w:t>
      </w:r>
    </w:p>
    <w:p w14:paraId="7EB81C24">
      <w:r>
        <w:rPr>
          <w:b/>
        </w:rPr>
        <w:t>（4）异常处置。</w:t>
      </w:r>
      <w:r>
        <w:t xml:space="preserve"> 出现拼接残差超限时，按</w:t>
      </w:r>
      <w:r>
        <w:rPr>
          <w:rFonts w:hint="eastAsia"/>
        </w:rPr>
        <w:t>“</w:t>
      </w:r>
      <w:r>
        <w:t>控制点复核</w:t>
      </w:r>
      <w:r>
        <w:rPr>
          <w:rFonts w:hint="eastAsia"/>
        </w:rPr>
        <w:t>-</w:t>
      </w:r>
      <w:r>
        <w:t>重叠区检查</w:t>
      </w:r>
      <w:r>
        <w:rPr>
          <w:rFonts w:hint="eastAsia"/>
        </w:rPr>
        <w:t>-</w:t>
      </w:r>
      <w:r>
        <w:t>回环检测</w:t>
      </w:r>
      <w:r>
        <w:rPr>
          <w:rFonts w:hint="eastAsia"/>
        </w:rPr>
        <w:t>-</w:t>
      </w:r>
      <w:r>
        <w:t>重新配准</w:t>
      </w:r>
      <w:r>
        <w:rPr>
          <w:rFonts w:hint="eastAsia"/>
        </w:rPr>
        <w:t>-</w:t>
      </w:r>
      <w:r>
        <w:t>局部重扫</w:t>
      </w:r>
      <w:r>
        <w:rPr>
          <w:rFonts w:hint="eastAsia"/>
        </w:rPr>
        <w:t>”</w:t>
      </w:r>
      <w:r>
        <w:t>顺序处置；因窗口期限制无法重扫时，采用加密控制点与人工选取同名点的补救方案，并在成果中标注该段精度等级，报甲方确认。</w:t>
      </w:r>
    </w:p>
    <w:p w14:paraId="781C9E17">
      <w:pPr>
        <w:pStyle w:val="6"/>
      </w:pPr>
      <w:r>
        <w:rPr>
          <w:szCs w:val="32"/>
        </w:rPr>
        <w:t>2.5.2.30 载具标定与里程计在线校正</w:t>
      </w:r>
    </w:p>
    <w:p w14:paraId="7CE9D2DC">
      <w:r>
        <w:t>履带式 AGV 的里程计存在转向滑移与履带磨损导致的非线性误差，若不校正，会直接影响自主路径精度与扫描定位质量。</w:t>
      </w:r>
    </w:p>
    <w:p w14:paraId="314B4187">
      <w:pPr>
        <w:ind w:firstLine="0"/>
        <w:jc w:val="center"/>
      </w:pPr>
      <w:r>
        <w:drawing>
          <wp:inline distT="0" distB="0" distL="0" distR="0">
            <wp:extent cx="5731510" cy="745490"/>
            <wp:effectExtent l="0" t="0" r="13970" b="1270"/>
            <wp:docPr id="212980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05006" name="图片 1"/>
                    <pic:cNvPicPr>
                      <a:picLocks noChangeAspect="1"/>
                    </pic:cNvPicPr>
                  </pic:nvPicPr>
                  <pic:blipFill>
                    <a:blip r:embed="rId68"/>
                    <a:stretch>
                      <a:fillRect/>
                    </a:stretch>
                  </pic:blipFill>
                  <pic:spPr>
                    <a:xfrm>
                      <a:off x="0" y="0"/>
                      <a:ext cx="5731510" cy="745490"/>
                    </a:xfrm>
                    <a:prstGeom prst="rect">
                      <a:avLst/>
                    </a:prstGeom>
                  </pic:spPr>
                </pic:pic>
              </a:graphicData>
            </a:graphic>
          </wp:inline>
        </w:drawing>
      </w:r>
    </w:p>
    <w:p w14:paraId="2F1D9868">
      <w:pPr>
        <w:spacing w:after="200" w:line="280" w:lineRule="auto"/>
        <w:ind w:firstLine="0"/>
        <w:jc w:val="center"/>
      </w:pPr>
      <w:r>
        <w:rPr>
          <w:sz w:val="21"/>
          <w:szCs w:val="21"/>
        </w:rPr>
        <w:t>图 2-1</w:t>
      </w:r>
      <w:r>
        <w:rPr>
          <w:rFonts w:hint="eastAsia"/>
          <w:sz w:val="21"/>
          <w:szCs w:val="21"/>
        </w:rPr>
        <w:t>4</w:t>
      </w:r>
      <w:r>
        <w:rPr>
          <w:sz w:val="21"/>
          <w:szCs w:val="21"/>
        </w:rPr>
        <w:t xml:space="preserve">  履带式 AGV 标定与在线校正</w:t>
      </w:r>
    </w:p>
    <w:p w14:paraId="1D6CA8BF">
      <w:r>
        <w:rPr>
          <w:b/>
        </w:rPr>
        <w:t>（1）标定项目与周期。</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9"/>
        <w:gridCol w:w="3241"/>
        <w:gridCol w:w="2244"/>
        <w:gridCol w:w="1535"/>
      </w:tblGrid>
      <w:tr w14:paraId="711BD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79" w:type="dxa"/>
            <w:shd w:val="clear" w:color="auto" w:fill="E7E6E6"/>
            <w:vAlign w:val="center"/>
          </w:tcPr>
          <w:p w14:paraId="6C926E7E">
            <w:pPr>
              <w:snapToGrid w:val="0"/>
              <w:spacing w:before="70" w:after="70" w:line="240" w:lineRule="auto"/>
              <w:ind w:firstLine="0"/>
              <w:jc w:val="center"/>
              <w:rPr>
                <w:b/>
                <w:sz w:val="21"/>
              </w:rPr>
            </w:pPr>
            <w:r>
              <w:rPr>
                <w:b/>
                <w:sz w:val="21"/>
                <w:szCs w:val="21"/>
              </w:rPr>
              <w:t>项目</w:t>
            </w:r>
          </w:p>
        </w:tc>
        <w:tc>
          <w:tcPr>
            <w:tcW w:w="3241" w:type="dxa"/>
            <w:shd w:val="clear" w:color="auto" w:fill="E7E6E6"/>
            <w:vAlign w:val="center"/>
          </w:tcPr>
          <w:p w14:paraId="48A5C013">
            <w:pPr>
              <w:snapToGrid w:val="0"/>
              <w:spacing w:before="70" w:after="70" w:line="240" w:lineRule="auto"/>
              <w:ind w:firstLine="0"/>
              <w:jc w:val="center"/>
              <w:rPr>
                <w:b/>
                <w:sz w:val="21"/>
              </w:rPr>
            </w:pPr>
            <w:r>
              <w:rPr>
                <w:b/>
                <w:sz w:val="21"/>
                <w:szCs w:val="21"/>
              </w:rPr>
              <w:t>方法</w:t>
            </w:r>
          </w:p>
        </w:tc>
        <w:tc>
          <w:tcPr>
            <w:tcW w:w="2244" w:type="dxa"/>
            <w:shd w:val="clear" w:color="auto" w:fill="E7E6E6"/>
            <w:vAlign w:val="center"/>
          </w:tcPr>
          <w:p w14:paraId="19C66CC0">
            <w:pPr>
              <w:snapToGrid w:val="0"/>
              <w:spacing w:before="70" w:after="70" w:line="240" w:lineRule="auto"/>
              <w:ind w:firstLine="0"/>
              <w:jc w:val="center"/>
              <w:rPr>
                <w:b/>
                <w:sz w:val="21"/>
              </w:rPr>
            </w:pPr>
            <w:r>
              <w:rPr>
                <w:b/>
                <w:sz w:val="21"/>
                <w:szCs w:val="21"/>
              </w:rPr>
              <w:t>指标</w:t>
            </w:r>
          </w:p>
        </w:tc>
        <w:tc>
          <w:tcPr>
            <w:tcW w:w="1535" w:type="dxa"/>
            <w:shd w:val="clear" w:color="auto" w:fill="E7E6E6"/>
            <w:vAlign w:val="center"/>
          </w:tcPr>
          <w:p w14:paraId="6C46BF0A">
            <w:pPr>
              <w:snapToGrid w:val="0"/>
              <w:spacing w:before="70" w:after="70" w:line="240" w:lineRule="auto"/>
              <w:ind w:firstLine="0"/>
              <w:jc w:val="center"/>
              <w:rPr>
                <w:b/>
                <w:sz w:val="21"/>
              </w:rPr>
            </w:pPr>
            <w:r>
              <w:rPr>
                <w:b/>
                <w:sz w:val="21"/>
                <w:szCs w:val="21"/>
              </w:rPr>
              <w:t>周期</w:t>
            </w:r>
          </w:p>
        </w:tc>
      </w:tr>
      <w:tr w14:paraId="16A75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9" w:type="dxa"/>
            <w:vAlign w:val="center"/>
          </w:tcPr>
          <w:p w14:paraId="5372D92A">
            <w:pPr>
              <w:snapToGrid w:val="0"/>
              <w:spacing w:before="70" w:after="70" w:line="240" w:lineRule="auto"/>
              <w:ind w:firstLine="0"/>
              <w:jc w:val="left"/>
              <w:rPr>
                <w:sz w:val="21"/>
              </w:rPr>
            </w:pPr>
            <w:r>
              <w:rPr>
                <w:sz w:val="21"/>
                <w:szCs w:val="21"/>
              </w:rPr>
              <w:t>轮径标定</w:t>
            </w:r>
          </w:p>
        </w:tc>
        <w:tc>
          <w:tcPr>
            <w:tcW w:w="3241" w:type="dxa"/>
            <w:vAlign w:val="center"/>
          </w:tcPr>
          <w:p w14:paraId="7802003D">
            <w:pPr>
              <w:snapToGrid w:val="0"/>
              <w:spacing w:before="70" w:after="70" w:line="240" w:lineRule="auto"/>
              <w:ind w:firstLine="0"/>
              <w:jc w:val="left"/>
              <w:rPr>
                <w:sz w:val="21"/>
              </w:rPr>
            </w:pPr>
            <w:r>
              <w:rPr>
                <w:sz w:val="21"/>
                <w:szCs w:val="21"/>
              </w:rPr>
              <w:t>直线行走 10 m 对比实际距离</w:t>
            </w:r>
          </w:p>
        </w:tc>
        <w:tc>
          <w:tcPr>
            <w:tcW w:w="2244" w:type="dxa"/>
            <w:vAlign w:val="center"/>
          </w:tcPr>
          <w:p w14:paraId="7FD01825">
            <w:pPr>
              <w:snapToGrid w:val="0"/>
              <w:spacing w:before="70" w:after="70" w:line="240" w:lineRule="auto"/>
              <w:ind w:firstLine="0"/>
              <w:jc w:val="left"/>
              <w:rPr>
                <w:sz w:val="21"/>
              </w:rPr>
            </w:pPr>
            <w:r>
              <w:rPr>
                <w:sz w:val="21"/>
                <w:szCs w:val="21"/>
              </w:rPr>
              <w:t>偏差 ≤0.5%</w:t>
            </w:r>
          </w:p>
        </w:tc>
        <w:tc>
          <w:tcPr>
            <w:tcW w:w="1535" w:type="dxa"/>
            <w:vAlign w:val="center"/>
          </w:tcPr>
          <w:p w14:paraId="6D3B4A89">
            <w:pPr>
              <w:snapToGrid w:val="0"/>
              <w:spacing w:before="70" w:after="70" w:line="240" w:lineRule="auto"/>
              <w:ind w:firstLine="0"/>
              <w:jc w:val="left"/>
              <w:rPr>
                <w:sz w:val="21"/>
              </w:rPr>
            </w:pPr>
            <w:r>
              <w:rPr>
                <w:sz w:val="21"/>
                <w:szCs w:val="21"/>
              </w:rPr>
              <w:t>每月/换轮后</w:t>
            </w:r>
          </w:p>
        </w:tc>
      </w:tr>
      <w:tr w14:paraId="28C7D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9" w:type="dxa"/>
            <w:vAlign w:val="center"/>
          </w:tcPr>
          <w:p w14:paraId="2CB96850">
            <w:pPr>
              <w:snapToGrid w:val="0"/>
              <w:spacing w:before="70" w:after="70" w:line="240" w:lineRule="auto"/>
              <w:ind w:firstLine="0"/>
              <w:jc w:val="left"/>
              <w:rPr>
                <w:sz w:val="21"/>
              </w:rPr>
            </w:pPr>
            <w:r>
              <w:rPr>
                <w:sz w:val="21"/>
                <w:szCs w:val="21"/>
              </w:rPr>
              <w:t>轮距标定</w:t>
            </w:r>
          </w:p>
        </w:tc>
        <w:tc>
          <w:tcPr>
            <w:tcW w:w="3241" w:type="dxa"/>
            <w:vAlign w:val="center"/>
          </w:tcPr>
          <w:p w14:paraId="5FE3923D">
            <w:pPr>
              <w:snapToGrid w:val="0"/>
              <w:spacing w:before="70" w:after="70" w:line="240" w:lineRule="auto"/>
              <w:ind w:firstLine="0"/>
              <w:jc w:val="left"/>
              <w:rPr>
                <w:sz w:val="21"/>
              </w:rPr>
            </w:pPr>
            <w:r>
              <w:rPr>
                <w:sz w:val="21"/>
                <w:szCs w:val="21"/>
              </w:rPr>
              <w:t>原地回转 360° 测量角度偏差</w:t>
            </w:r>
          </w:p>
        </w:tc>
        <w:tc>
          <w:tcPr>
            <w:tcW w:w="2244" w:type="dxa"/>
            <w:vAlign w:val="center"/>
          </w:tcPr>
          <w:p w14:paraId="386E0B72">
            <w:pPr>
              <w:snapToGrid w:val="0"/>
              <w:spacing w:before="70" w:after="70" w:line="240" w:lineRule="auto"/>
              <w:ind w:firstLine="0"/>
              <w:jc w:val="left"/>
              <w:rPr>
                <w:sz w:val="21"/>
              </w:rPr>
            </w:pPr>
            <w:r>
              <w:rPr>
                <w:sz w:val="21"/>
                <w:szCs w:val="21"/>
              </w:rPr>
              <w:t>偏差 ≤0.3°</w:t>
            </w:r>
          </w:p>
        </w:tc>
        <w:tc>
          <w:tcPr>
            <w:tcW w:w="1535" w:type="dxa"/>
            <w:vAlign w:val="center"/>
          </w:tcPr>
          <w:p w14:paraId="70B9F3B8">
            <w:pPr>
              <w:snapToGrid w:val="0"/>
              <w:spacing w:before="70" w:after="70" w:line="240" w:lineRule="auto"/>
              <w:ind w:firstLine="0"/>
              <w:jc w:val="left"/>
              <w:rPr>
                <w:sz w:val="21"/>
              </w:rPr>
            </w:pPr>
            <w:r>
              <w:rPr>
                <w:sz w:val="21"/>
                <w:szCs w:val="21"/>
              </w:rPr>
              <w:t>每月</w:t>
            </w:r>
          </w:p>
        </w:tc>
      </w:tr>
      <w:tr w14:paraId="72E0B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9" w:type="dxa"/>
            <w:vAlign w:val="center"/>
          </w:tcPr>
          <w:p w14:paraId="1649CD01">
            <w:pPr>
              <w:snapToGrid w:val="0"/>
              <w:spacing w:before="70" w:after="70" w:line="240" w:lineRule="auto"/>
              <w:ind w:firstLine="0"/>
              <w:jc w:val="left"/>
              <w:rPr>
                <w:sz w:val="21"/>
              </w:rPr>
            </w:pPr>
            <w:r>
              <w:rPr>
                <w:sz w:val="21"/>
                <w:szCs w:val="21"/>
              </w:rPr>
              <w:t>履带滑移系数</w:t>
            </w:r>
          </w:p>
        </w:tc>
        <w:tc>
          <w:tcPr>
            <w:tcW w:w="3241" w:type="dxa"/>
            <w:vAlign w:val="center"/>
          </w:tcPr>
          <w:p w14:paraId="284A698B">
            <w:pPr>
              <w:snapToGrid w:val="0"/>
              <w:spacing w:before="70" w:after="70" w:line="240" w:lineRule="auto"/>
              <w:ind w:firstLine="0"/>
              <w:jc w:val="left"/>
              <w:rPr>
                <w:sz w:val="21"/>
              </w:rPr>
            </w:pPr>
            <w:r>
              <w:rPr>
                <w:sz w:val="21"/>
                <w:szCs w:val="21"/>
              </w:rPr>
              <w:t>坡道直行 5 m 对比实际位移</w:t>
            </w:r>
          </w:p>
        </w:tc>
        <w:tc>
          <w:tcPr>
            <w:tcW w:w="2244" w:type="dxa"/>
            <w:vAlign w:val="center"/>
          </w:tcPr>
          <w:p w14:paraId="49BFCC97">
            <w:pPr>
              <w:snapToGrid w:val="0"/>
              <w:spacing w:before="70" w:after="70" w:line="240" w:lineRule="auto"/>
              <w:ind w:firstLine="0"/>
              <w:jc w:val="left"/>
              <w:rPr>
                <w:sz w:val="21"/>
              </w:rPr>
            </w:pPr>
            <w:r>
              <w:rPr>
                <w:sz w:val="21"/>
                <w:szCs w:val="21"/>
              </w:rPr>
              <w:t>偏差 ≤1%</w:t>
            </w:r>
          </w:p>
        </w:tc>
        <w:tc>
          <w:tcPr>
            <w:tcW w:w="1535" w:type="dxa"/>
            <w:vAlign w:val="center"/>
          </w:tcPr>
          <w:p w14:paraId="5E18A78D">
            <w:pPr>
              <w:snapToGrid w:val="0"/>
              <w:spacing w:before="70" w:after="70" w:line="240" w:lineRule="auto"/>
              <w:ind w:firstLine="0"/>
              <w:jc w:val="left"/>
              <w:rPr>
                <w:sz w:val="21"/>
              </w:rPr>
            </w:pPr>
            <w:r>
              <w:rPr>
                <w:sz w:val="21"/>
                <w:szCs w:val="21"/>
              </w:rPr>
              <w:t>每周</w:t>
            </w:r>
          </w:p>
        </w:tc>
      </w:tr>
      <w:tr w14:paraId="2CF9E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9" w:type="dxa"/>
            <w:vAlign w:val="center"/>
          </w:tcPr>
          <w:p w14:paraId="33155A08">
            <w:pPr>
              <w:snapToGrid w:val="0"/>
              <w:spacing w:before="70" w:after="70" w:line="240" w:lineRule="auto"/>
              <w:ind w:firstLine="0"/>
              <w:jc w:val="left"/>
              <w:rPr>
                <w:sz w:val="21"/>
              </w:rPr>
            </w:pPr>
            <w:r>
              <w:rPr>
                <w:sz w:val="21"/>
                <w:szCs w:val="21"/>
              </w:rPr>
              <w:t>相机</w:t>
            </w:r>
            <w:r>
              <w:rPr>
                <w:rFonts w:hint="eastAsia"/>
                <w:sz w:val="21"/>
                <w:szCs w:val="21"/>
              </w:rPr>
              <w:t>-</w:t>
            </w:r>
            <w:r>
              <w:rPr>
                <w:sz w:val="21"/>
                <w:szCs w:val="21"/>
              </w:rPr>
              <w:t>载具外参</w:t>
            </w:r>
          </w:p>
        </w:tc>
        <w:tc>
          <w:tcPr>
            <w:tcW w:w="3241" w:type="dxa"/>
            <w:vAlign w:val="center"/>
          </w:tcPr>
          <w:p w14:paraId="552BBAD9">
            <w:pPr>
              <w:snapToGrid w:val="0"/>
              <w:spacing w:before="70" w:after="70" w:line="240" w:lineRule="auto"/>
              <w:ind w:firstLine="0"/>
              <w:jc w:val="left"/>
              <w:rPr>
                <w:sz w:val="21"/>
              </w:rPr>
            </w:pPr>
            <w:r>
              <w:rPr>
                <w:sz w:val="21"/>
                <w:szCs w:val="21"/>
              </w:rPr>
              <w:t>标定工装 + 棋盘格</w:t>
            </w:r>
          </w:p>
        </w:tc>
        <w:tc>
          <w:tcPr>
            <w:tcW w:w="2244" w:type="dxa"/>
            <w:vAlign w:val="center"/>
          </w:tcPr>
          <w:p w14:paraId="09ABFDCA">
            <w:pPr>
              <w:snapToGrid w:val="0"/>
              <w:spacing w:before="70" w:after="70" w:line="240" w:lineRule="auto"/>
              <w:ind w:firstLine="0"/>
              <w:jc w:val="left"/>
              <w:rPr>
                <w:sz w:val="21"/>
              </w:rPr>
            </w:pPr>
            <w:r>
              <w:rPr>
                <w:sz w:val="21"/>
                <w:szCs w:val="21"/>
              </w:rPr>
              <w:t>重投影误差 ≤0.2 px</w:t>
            </w:r>
          </w:p>
        </w:tc>
        <w:tc>
          <w:tcPr>
            <w:tcW w:w="1535" w:type="dxa"/>
            <w:vAlign w:val="center"/>
          </w:tcPr>
          <w:p w14:paraId="2633D187">
            <w:pPr>
              <w:snapToGrid w:val="0"/>
              <w:spacing w:before="70" w:after="70" w:line="240" w:lineRule="auto"/>
              <w:ind w:firstLine="0"/>
              <w:jc w:val="left"/>
              <w:rPr>
                <w:sz w:val="21"/>
              </w:rPr>
            </w:pPr>
            <w:r>
              <w:rPr>
                <w:sz w:val="21"/>
                <w:szCs w:val="21"/>
              </w:rPr>
              <w:t>每次装拆</w:t>
            </w:r>
          </w:p>
        </w:tc>
      </w:tr>
      <w:tr w14:paraId="6607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9" w:type="dxa"/>
            <w:vAlign w:val="center"/>
          </w:tcPr>
          <w:p w14:paraId="097E2273">
            <w:pPr>
              <w:snapToGrid w:val="0"/>
              <w:spacing w:before="70" w:after="70" w:line="240" w:lineRule="auto"/>
              <w:ind w:firstLine="0"/>
              <w:jc w:val="left"/>
              <w:rPr>
                <w:sz w:val="21"/>
              </w:rPr>
            </w:pPr>
            <w:r>
              <w:rPr>
                <w:sz w:val="21"/>
                <w:szCs w:val="21"/>
              </w:rPr>
              <w:t>激光</w:t>
            </w:r>
            <w:r>
              <w:rPr>
                <w:rFonts w:hint="eastAsia"/>
                <w:sz w:val="21"/>
                <w:szCs w:val="21"/>
              </w:rPr>
              <w:t>-</w:t>
            </w:r>
            <w:r>
              <w:rPr>
                <w:sz w:val="21"/>
                <w:szCs w:val="21"/>
              </w:rPr>
              <w:t>载具外参</w:t>
            </w:r>
          </w:p>
        </w:tc>
        <w:tc>
          <w:tcPr>
            <w:tcW w:w="3241" w:type="dxa"/>
            <w:vAlign w:val="center"/>
          </w:tcPr>
          <w:p w14:paraId="46FC38B2">
            <w:pPr>
              <w:snapToGrid w:val="0"/>
              <w:spacing w:before="70" w:after="70" w:line="240" w:lineRule="auto"/>
              <w:ind w:firstLine="0"/>
              <w:jc w:val="left"/>
              <w:rPr>
                <w:sz w:val="21"/>
              </w:rPr>
            </w:pPr>
            <w:r>
              <w:rPr>
                <w:sz w:val="21"/>
                <w:szCs w:val="21"/>
              </w:rPr>
              <w:t>平面/角点特征配准</w:t>
            </w:r>
          </w:p>
        </w:tc>
        <w:tc>
          <w:tcPr>
            <w:tcW w:w="2244" w:type="dxa"/>
            <w:vAlign w:val="center"/>
          </w:tcPr>
          <w:p w14:paraId="5517D0DD">
            <w:pPr>
              <w:snapToGrid w:val="0"/>
              <w:spacing w:before="70" w:after="70" w:line="240" w:lineRule="auto"/>
              <w:ind w:firstLine="0"/>
              <w:jc w:val="left"/>
              <w:rPr>
                <w:sz w:val="21"/>
              </w:rPr>
            </w:pPr>
            <w:r>
              <w:rPr>
                <w:sz w:val="21"/>
                <w:szCs w:val="21"/>
              </w:rPr>
              <w:t>残差 ≤5 mm</w:t>
            </w:r>
          </w:p>
        </w:tc>
        <w:tc>
          <w:tcPr>
            <w:tcW w:w="1535" w:type="dxa"/>
            <w:vAlign w:val="center"/>
          </w:tcPr>
          <w:p w14:paraId="0DB4A413">
            <w:pPr>
              <w:snapToGrid w:val="0"/>
              <w:spacing w:before="70" w:after="70" w:line="240" w:lineRule="auto"/>
              <w:ind w:firstLine="0"/>
              <w:jc w:val="left"/>
              <w:rPr>
                <w:sz w:val="21"/>
              </w:rPr>
            </w:pPr>
            <w:r>
              <w:rPr>
                <w:sz w:val="21"/>
                <w:szCs w:val="21"/>
              </w:rPr>
              <w:t>每次装拆</w:t>
            </w:r>
          </w:p>
        </w:tc>
      </w:tr>
    </w:tbl>
    <w:p w14:paraId="3D8B5737">
      <w:pPr>
        <w:spacing w:line="240" w:lineRule="auto"/>
      </w:pPr>
    </w:p>
    <w:p w14:paraId="259DBFDC">
      <w:r>
        <w:rPr>
          <w:b/>
        </w:rPr>
        <w:t>（2）在线校正。</w:t>
      </w:r>
      <w:r>
        <w:t xml:space="preserve"> 行走过程中以激光 SLAM 位姿为真值，与轮速里程计位姿比对，用扩展卡尔曼滤波在线估计并补偿轮径与滑移系数；当残差持续超过阈值（横向 &gt;3 cm/10 m）时提示重新标定。</w:t>
      </w:r>
    </w:p>
    <w:p w14:paraId="2FD61D76">
      <w:r>
        <w:rPr>
          <w:b/>
        </w:rPr>
        <w:t>（3）作业前检查。</w:t>
      </w:r>
      <w:r>
        <w:t xml:space="preserve"> 每日开工前做</w:t>
      </w:r>
      <w:r>
        <w:rPr>
          <w:rFonts w:hint="eastAsia"/>
        </w:rPr>
        <w:t>“</w:t>
      </w:r>
      <w:r>
        <w:t>直线 5 m + 原地回转 90° + 坡道 3 m</w:t>
      </w:r>
      <w:r>
        <w:rPr>
          <w:rFonts w:hint="eastAsia"/>
        </w:rPr>
        <w:t>”</w:t>
      </w:r>
      <w:r>
        <w:t>三项快速验证，偏差合格方可作业，检查结果记入日常点检表。</w:t>
      </w:r>
    </w:p>
    <w:p w14:paraId="4434F6BB">
      <w:pPr>
        <w:pStyle w:val="6"/>
      </w:pPr>
      <w:r>
        <w:rPr>
          <w:szCs w:val="32"/>
        </w:rPr>
        <w:t>2.5.2.31 点云预处理流程与参数</w:t>
      </w:r>
    </w:p>
    <w:p w14:paraId="3EEA4CFC">
      <w:r>
        <w:rPr>
          <w:rFonts w:hint="eastAsia"/>
        </w:rPr>
        <w:t>原始点云数据普遍存在噪声干扰、离群点与冗余数据，需通过规范化预处理流程处理后方可进入后续融合与建模环节。本方案将预处理流程固化为六步标准化作业流程，采用统一参数配置，同时对处理过程进行日志留存。</w:t>
      </w:r>
    </w:p>
    <w:p w14:paraId="3D982C59">
      <w:pPr>
        <w:ind w:firstLine="0"/>
        <w:jc w:val="center"/>
      </w:pPr>
      <w:r>
        <w:drawing>
          <wp:inline distT="0" distB="0" distL="0" distR="0">
            <wp:extent cx="3422650" cy="3030220"/>
            <wp:effectExtent l="0" t="0" r="6350" b="2540"/>
            <wp:docPr id="61682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6672" name="图片 1"/>
                    <pic:cNvPicPr>
                      <a:picLocks noChangeAspect="1"/>
                    </pic:cNvPicPr>
                  </pic:nvPicPr>
                  <pic:blipFill>
                    <a:blip r:embed="rId69"/>
                    <a:stretch>
                      <a:fillRect/>
                    </a:stretch>
                  </pic:blipFill>
                  <pic:spPr>
                    <a:xfrm>
                      <a:off x="0" y="0"/>
                      <a:ext cx="3431111" cy="3038283"/>
                    </a:xfrm>
                    <a:prstGeom prst="rect">
                      <a:avLst/>
                    </a:prstGeom>
                  </pic:spPr>
                </pic:pic>
              </a:graphicData>
            </a:graphic>
          </wp:inline>
        </w:drawing>
      </w:r>
    </w:p>
    <w:p w14:paraId="11EA3324">
      <w:pPr>
        <w:spacing w:after="200" w:line="280" w:lineRule="auto"/>
        <w:ind w:firstLine="0"/>
        <w:jc w:val="center"/>
      </w:pPr>
      <w:r>
        <w:rPr>
          <w:sz w:val="21"/>
          <w:szCs w:val="21"/>
        </w:rPr>
        <w:t>图 2-1</w:t>
      </w:r>
      <w:r>
        <w:rPr>
          <w:rFonts w:hint="eastAsia"/>
          <w:sz w:val="21"/>
          <w:szCs w:val="21"/>
        </w:rPr>
        <w:t>5</w:t>
      </w:r>
      <w:r>
        <w:rPr>
          <w:sz w:val="21"/>
          <w:szCs w:val="21"/>
        </w:rPr>
        <w:t xml:space="preserve">  点云预处理六步流程</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5"/>
        <w:gridCol w:w="2255"/>
        <w:gridCol w:w="2195"/>
        <w:gridCol w:w="1398"/>
        <w:gridCol w:w="1608"/>
      </w:tblGrid>
      <w:tr w14:paraId="68FAE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5" w:type="dxa"/>
            <w:shd w:val="clear" w:color="auto" w:fill="E7E6E6"/>
            <w:vAlign w:val="center"/>
          </w:tcPr>
          <w:p w14:paraId="60B8B9A1">
            <w:pPr>
              <w:snapToGrid w:val="0"/>
              <w:spacing w:before="70" w:after="70" w:line="240" w:lineRule="auto"/>
              <w:ind w:firstLine="0"/>
              <w:jc w:val="center"/>
              <w:rPr>
                <w:b/>
                <w:sz w:val="21"/>
              </w:rPr>
            </w:pPr>
            <w:r>
              <w:rPr>
                <w:b/>
                <w:sz w:val="21"/>
                <w:szCs w:val="21"/>
              </w:rPr>
              <w:t>步骤</w:t>
            </w:r>
          </w:p>
        </w:tc>
        <w:tc>
          <w:tcPr>
            <w:tcW w:w="2255" w:type="dxa"/>
            <w:shd w:val="clear" w:color="auto" w:fill="E7E6E6"/>
            <w:vAlign w:val="center"/>
          </w:tcPr>
          <w:p w14:paraId="29B62F41">
            <w:pPr>
              <w:snapToGrid w:val="0"/>
              <w:spacing w:before="70" w:after="70" w:line="240" w:lineRule="auto"/>
              <w:ind w:firstLine="0"/>
              <w:jc w:val="center"/>
              <w:rPr>
                <w:b/>
                <w:sz w:val="21"/>
              </w:rPr>
            </w:pPr>
            <w:r>
              <w:rPr>
                <w:b/>
                <w:sz w:val="21"/>
                <w:szCs w:val="21"/>
              </w:rPr>
              <w:t>处理内容</w:t>
            </w:r>
          </w:p>
        </w:tc>
        <w:tc>
          <w:tcPr>
            <w:tcW w:w="2195" w:type="dxa"/>
            <w:shd w:val="clear" w:color="auto" w:fill="E7E6E6"/>
            <w:vAlign w:val="center"/>
          </w:tcPr>
          <w:p w14:paraId="4D3F9B51">
            <w:pPr>
              <w:snapToGrid w:val="0"/>
              <w:spacing w:before="70" w:after="70" w:line="240" w:lineRule="auto"/>
              <w:ind w:firstLine="0"/>
              <w:jc w:val="center"/>
              <w:rPr>
                <w:b/>
                <w:sz w:val="21"/>
              </w:rPr>
            </w:pPr>
            <w:r>
              <w:rPr>
                <w:b/>
                <w:sz w:val="21"/>
                <w:szCs w:val="21"/>
              </w:rPr>
              <w:t>参数设置</w:t>
            </w:r>
          </w:p>
        </w:tc>
        <w:tc>
          <w:tcPr>
            <w:tcW w:w="1398" w:type="dxa"/>
            <w:shd w:val="clear" w:color="auto" w:fill="E7E6E6"/>
            <w:vAlign w:val="center"/>
          </w:tcPr>
          <w:p w14:paraId="1C364FF0">
            <w:pPr>
              <w:snapToGrid w:val="0"/>
              <w:spacing w:before="70" w:after="70" w:line="240" w:lineRule="auto"/>
              <w:ind w:firstLine="0"/>
              <w:jc w:val="center"/>
              <w:rPr>
                <w:b/>
                <w:sz w:val="21"/>
              </w:rPr>
            </w:pPr>
            <w:r>
              <w:rPr>
                <w:b/>
                <w:sz w:val="21"/>
                <w:szCs w:val="21"/>
              </w:rPr>
              <w:t>输出</w:t>
            </w:r>
          </w:p>
        </w:tc>
        <w:tc>
          <w:tcPr>
            <w:tcW w:w="1608" w:type="dxa"/>
            <w:shd w:val="clear" w:color="auto" w:fill="E7E6E6"/>
            <w:vAlign w:val="center"/>
          </w:tcPr>
          <w:p w14:paraId="6AA57809">
            <w:pPr>
              <w:snapToGrid w:val="0"/>
              <w:spacing w:before="70" w:after="70" w:line="240" w:lineRule="auto"/>
              <w:ind w:firstLine="0"/>
              <w:jc w:val="center"/>
              <w:rPr>
                <w:b/>
                <w:sz w:val="21"/>
              </w:rPr>
            </w:pPr>
            <w:r>
              <w:rPr>
                <w:b/>
                <w:sz w:val="21"/>
                <w:szCs w:val="21"/>
              </w:rPr>
              <w:t>质量判据</w:t>
            </w:r>
          </w:p>
        </w:tc>
      </w:tr>
      <w:tr w14:paraId="65F61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7C7932DC">
            <w:pPr>
              <w:snapToGrid w:val="0"/>
              <w:spacing w:before="70" w:after="70" w:line="240" w:lineRule="auto"/>
              <w:ind w:firstLine="0"/>
              <w:jc w:val="left"/>
              <w:rPr>
                <w:sz w:val="21"/>
              </w:rPr>
            </w:pPr>
            <w:r>
              <w:rPr>
                <w:sz w:val="21"/>
                <w:szCs w:val="21"/>
              </w:rPr>
              <w:t>1 坐标统一</w:t>
            </w:r>
          </w:p>
        </w:tc>
        <w:tc>
          <w:tcPr>
            <w:tcW w:w="2255" w:type="dxa"/>
            <w:vAlign w:val="center"/>
          </w:tcPr>
          <w:p w14:paraId="50A1274B">
            <w:pPr>
              <w:snapToGrid w:val="0"/>
              <w:spacing w:before="70" w:after="70" w:line="240" w:lineRule="auto"/>
              <w:ind w:firstLine="0"/>
              <w:jc w:val="left"/>
              <w:rPr>
                <w:sz w:val="21"/>
              </w:rPr>
            </w:pPr>
            <w:r>
              <w:rPr>
                <w:sz w:val="21"/>
                <w:szCs w:val="21"/>
              </w:rPr>
              <w:t>统一至工程坐标框架</w:t>
            </w:r>
          </w:p>
        </w:tc>
        <w:tc>
          <w:tcPr>
            <w:tcW w:w="2195" w:type="dxa"/>
            <w:vAlign w:val="center"/>
          </w:tcPr>
          <w:p w14:paraId="516D4E5F">
            <w:pPr>
              <w:snapToGrid w:val="0"/>
              <w:spacing w:before="70" w:after="70" w:line="240" w:lineRule="auto"/>
              <w:ind w:firstLine="0"/>
              <w:jc w:val="left"/>
              <w:rPr>
                <w:sz w:val="21"/>
              </w:rPr>
            </w:pPr>
            <w:r>
              <w:rPr>
                <w:sz w:val="21"/>
                <w:szCs w:val="21"/>
              </w:rPr>
              <w:t>七参数/控制点</w:t>
            </w:r>
          </w:p>
        </w:tc>
        <w:tc>
          <w:tcPr>
            <w:tcW w:w="1398" w:type="dxa"/>
            <w:vAlign w:val="center"/>
          </w:tcPr>
          <w:p w14:paraId="69648274">
            <w:pPr>
              <w:snapToGrid w:val="0"/>
              <w:spacing w:before="70" w:after="70" w:line="240" w:lineRule="auto"/>
              <w:ind w:firstLine="0"/>
              <w:jc w:val="center"/>
              <w:rPr>
                <w:sz w:val="21"/>
              </w:rPr>
            </w:pPr>
            <w:r>
              <w:rPr>
                <w:sz w:val="21"/>
                <w:szCs w:val="21"/>
              </w:rPr>
              <w:t>统一点云</w:t>
            </w:r>
          </w:p>
        </w:tc>
        <w:tc>
          <w:tcPr>
            <w:tcW w:w="1608" w:type="dxa"/>
            <w:vAlign w:val="center"/>
          </w:tcPr>
          <w:p w14:paraId="4FED8437">
            <w:pPr>
              <w:snapToGrid w:val="0"/>
              <w:spacing w:before="70" w:after="70" w:line="240" w:lineRule="auto"/>
              <w:ind w:firstLine="0"/>
              <w:jc w:val="left"/>
              <w:rPr>
                <w:sz w:val="21"/>
              </w:rPr>
            </w:pPr>
            <w:r>
              <w:rPr>
                <w:sz w:val="21"/>
                <w:szCs w:val="21"/>
              </w:rPr>
              <w:t>残差 ≤1 cm</w:t>
            </w:r>
          </w:p>
        </w:tc>
      </w:tr>
      <w:tr w14:paraId="15F5A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2CE8152D">
            <w:pPr>
              <w:snapToGrid w:val="0"/>
              <w:spacing w:before="70" w:after="70" w:line="240" w:lineRule="auto"/>
              <w:ind w:firstLine="0"/>
              <w:jc w:val="left"/>
              <w:rPr>
                <w:sz w:val="21"/>
              </w:rPr>
            </w:pPr>
            <w:r>
              <w:rPr>
                <w:sz w:val="21"/>
                <w:szCs w:val="21"/>
              </w:rPr>
              <w:t>2 粗差剔除</w:t>
            </w:r>
          </w:p>
        </w:tc>
        <w:tc>
          <w:tcPr>
            <w:tcW w:w="2255" w:type="dxa"/>
            <w:vAlign w:val="center"/>
          </w:tcPr>
          <w:p w14:paraId="5E812807">
            <w:pPr>
              <w:snapToGrid w:val="0"/>
              <w:spacing w:before="70" w:after="70" w:line="240" w:lineRule="auto"/>
              <w:ind w:firstLine="0"/>
              <w:jc w:val="left"/>
              <w:rPr>
                <w:sz w:val="21"/>
              </w:rPr>
            </w:pPr>
            <w:r>
              <w:rPr>
                <w:sz w:val="21"/>
                <w:szCs w:val="21"/>
              </w:rPr>
              <w:t>统计滤波</w:t>
            </w:r>
          </w:p>
        </w:tc>
        <w:tc>
          <w:tcPr>
            <w:tcW w:w="2195" w:type="dxa"/>
            <w:vAlign w:val="center"/>
          </w:tcPr>
          <w:p w14:paraId="1BE975BA">
            <w:pPr>
              <w:snapToGrid w:val="0"/>
              <w:spacing w:before="70" w:after="70" w:line="240" w:lineRule="auto"/>
              <w:ind w:firstLine="0"/>
              <w:jc w:val="left"/>
              <w:rPr>
                <w:sz w:val="21"/>
              </w:rPr>
            </w:pPr>
            <w:r>
              <w:rPr>
                <w:sz w:val="21"/>
                <w:szCs w:val="21"/>
              </w:rPr>
              <w:t>邻域 20、σ=2.0</w:t>
            </w:r>
          </w:p>
        </w:tc>
        <w:tc>
          <w:tcPr>
            <w:tcW w:w="1398" w:type="dxa"/>
            <w:vAlign w:val="center"/>
          </w:tcPr>
          <w:p w14:paraId="66562A99">
            <w:pPr>
              <w:snapToGrid w:val="0"/>
              <w:spacing w:before="70" w:after="70" w:line="240" w:lineRule="auto"/>
              <w:ind w:firstLine="0"/>
              <w:jc w:val="center"/>
              <w:rPr>
                <w:sz w:val="21"/>
              </w:rPr>
            </w:pPr>
            <w:r>
              <w:rPr>
                <w:sz w:val="21"/>
                <w:szCs w:val="21"/>
              </w:rPr>
              <w:t>去离群点云</w:t>
            </w:r>
          </w:p>
        </w:tc>
        <w:tc>
          <w:tcPr>
            <w:tcW w:w="1608" w:type="dxa"/>
            <w:vAlign w:val="center"/>
          </w:tcPr>
          <w:p w14:paraId="12AD1B1B">
            <w:pPr>
              <w:snapToGrid w:val="0"/>
              <w:spacing w:before="70" w:after="70" w:line="240" w:lineRule="auto"/>
              <w:ind w:firstLine="0"/>
              <w:jc w:val="left"/>
              <w:rPr>
                <w:sz w:val="21"/>
              </w:rPr>
            </w:pPr>
            <w:r>
              <w:rPr>
                <w:sz w:val="21"/>
                <w:szCs w:val="21"/>
              </w:rPr>
              <w:t>离群率 ≤0.5%</w:t>
            </w:r>
          </w:p>
        </w:tc>
      </w:tr>
      <w:tr w14:paraId="7C7DB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0C234CDF">
            <w:pPr>
              <w:snapToGrid w:val="0"/>
              <w:spacing w:before="70" w:after="70" w:line="240" w:lineRule="auto"/>
              <w:ind w:firstLine="0"/>
              <w:jc w:val="left"/>
              <w:rPr>
                <w:sz w:val="21"/>
              </w:rPr>
            </w:pPr>
            <w:r>
              <w:rPr>
                <w:sz w:val="21"/>
                <w:szCs w:val="21"/>
              </w:rPr>
              <w:t>3 抽稀</w:t>
            </w:r>
          </w:p>
        </w:tc>
        <w:tc>
          <w:tcPr>
            <w:tcW w:w="2255" w:type="dxa"/>
            <w:vAlign w:val="center"/>
          </w:tcPr>
          <w:p w14:paraId="4148BA90">
            <w:pPr>
              <w:snapToGrid w:val="0"/>
              <w:spacing w:before="70" w:after="70" w:line="240" w:lineRule="auto"/>
              <w:ind w:firstLine="0"/>
              <w:jc w:val="left"/>
              <w:rPr>
                <w:sz w:val="21"/>
              </w:rPr>
            </w:pPr>
            <w:r>
              <w:rPr>
                <w:sz w:val="21"/>
                <w:szCs w:val="21"/>
              </w:rPr>
              <w:t>体素下采样</w:t>
            </w:r>
          </w:p>
        </w:tc>
        <w:tc>
          <w:tcPr>
            <w:tcW w:w="2195" w:type="dxa"/>
            <w:vAlign w:val="center"/>
          </w:tcPr>
          <w:p w14:paraId="1E29FEF4">
            <w:pPr>
              <w:snapToGrid w:val="0"/>
              <w:spacing w:before="70" w:after="70" w:line="240" w:lineRule="auto"/>
              <w:ind w:firstLine="0"/>
              <w:jc w:val="left"/>
              <w:rPr>
                <w:sz w:val="21"/>
              </w:rPr>
            </w:pPr>
            <w:r>
              <w:rPr>
                <w:sz w:val="21"/>
                <w:szCs w:val="21"/>
              </w:rPr>
              <w:t>体素 5～20 mm</w:t>
            </w:r>
          </w:p>
        </w:tc>
        <w:tc>
          <w:tcPr>
            <w:tcW w:w="1398" w:type="dxa"/>
            <w:vAlign w:val="center"/>
          </w:tcPr>
          <w:p w14:paraId="4C26ABE9">
            <w:pPr>
              <w:snapToGrid w:val="0"/>
              <w:spacing w:before="70" w:after="70" w:line="240" w:lineRule="auto"/>
              <w:ind w:firstLine="0"/>
              <w:jc w:val="center"/>
              <w:rPr>
                <w:sz w:val="21"/>
              </w:rPr>
            </w:pPr>
            <w:r>
              <w:rPr>
                <w:sz w:val="21"/>
                <w:szCs w:val="21"/>
              </w:rPr>
              <w:t>轻量化点云</w:t>
            </w:r>
          </w:p>
        </w:tc>
        <w:tc>
          <w:tcPr>
            <w:tcW w:w="1608" w:type="dxa"/>
            <w:vAlign w:val="center"/>
          </w:tcPr>
          <w:p w14:paraId="029DD840">
            <w:pPr>
              <w:snapToGrid w:val="0"/>
              <w:spacing w:before="70" w:after="70" w:line="240" w:lineRule="auto"/>
              <w:ind w:firstLine="0"/>
              <w:jc w:val="left"/>
              <w:rPr>
                <w:sz w:val="21"/>
              </w:rPr>
            </w:pPr>
            <w:r>
              <w:rPr>
                <w:sz w:val="21"/>
                <w:szCs w:val="21"/>
              </w:rPr>
              <w:t>细节保留</w:t>
            </w:r>
          </w:p>
        </w:tc>
      </w:tr>
      <w:tr w14:paraId="5F165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7D00A9A2">
            <w:pPr>
              <w:snapToGrid w:val="0"/>
              <w:spacing w:before="70" w:after="70" w:line="240" w:lineRule="auto"/>
              <w:ind w:firstLine="0"/>
              <w:jc w:val="left"/>
              <w:rPr>
                <w:sz w:val="21"/>
              </w:rPr>
            </w:pPr>
            <w:r>
              <w:rPr>
                <w:sz w:val="21"/>
                <w:szCs w:val="21"/>
              </w:rPr>
              <w:t>4 去噪</w:t>
            </w:r>
          </w:p>
        </w:tc>
        <w:tc>
          <w:tcPr>
            <w:tcW w:w="2255" w:type="dxa"/>
            <w:vAlign w:val="center"/>
          </w:tcPr>
          <w:p w14:paraId="1D78A59D">
            <w:pPr>
              <w:snapToGrid w:val="0"/>
              <w:spacing w:before="70" w:after="70" w:line="240" w:lineRule="auto"/>
              <w:ind w:firstLine="0"/>
              <w:jc w:val="left"/>
              <w:rPr>
                <w:sz w:val="21"/>
              </w:rPr>
            </w:pPr>
            <w:r>
              <w:rPr>
                <w:sz w:val="21"/>
                <w:szCs w:val="21"/>
              </w:rPr>
              <w:t>半径滤波 + 双边滤波</w:t>
            </w:r>
          </w:p>
        </w:tc>
        <w:tc>
          <w:tcPr>
            <w:tcW w:w="2195" w:type="dxa"/>
            <w:vAlign w:val="center"/>
          </w:tcPr>
          <w:p w14:paraId="387631F5">
            <w:pPr>
              <w:snapToGrid w:val="0"/>
              <w:spacing w:before="70" w:after="70" w:line="240" w:lineRule="auto"/>
              <w:ind w:firstLine="0"/>
              <w:jc w:val="left"/>
              <w:rPr>
                <w:sz w:val="21"/>
              </w:rPr>
            </w:pPr>
            <w:r>
              <w:rPr>
                <w:sz w:val="21"/>
                <w:szCs w:val="21"/>
              </w:rPr>
              <w:t>半径 0.1 m、邻域 10</w:t>
            </w:r>
          </w:p>
        </w:tc>
        <w:tc>
          <w:tcPr>
            <w:tcW w:w="1398" w:type="dxa"/>
            <w:vAlign w:val="center"/>
          </w:tcPr>
          <w:p w14:paraId="29674724">
            <w:pPr>
              <w:snapToGrid w:val="0"/>
              <w:spacing w:before="70" w:after="70" w:line="240" w:lineRule="auto"/>
              <w:ind w:firstLine="0"/>
              <w:jc w:val="center"/>
              <w:rPr>
                <w:sz w:val="21"/>
              </w:rPr>
            </w:pPr>
            <w:r>
              <w:rPr>
                <w:sz w:val="21"/>
                <w:szCs w:val="21"/>
              </w:rPr>
              <w:t>平滑点云</w:t>
            </w:r>
          </w:p>
        </w:tc>
        <w:tc>
          <w:tcPr>
            <w:tcW w:w="1608" w:type="dxa"/>
            <w:vAlign w:val="center"/>
          </w:tcPr>
          <w:p w14:paraId="7A210053">
            <w:pPr>
              <w:snapToGrid w:val="0"/>
              <w:spacing w:before="70" w:after="70" w:line="240" w:lineRule="auto"/>
              <w:ind w:firstLine="0"/>
              <w:jc w:val="left"/>
              <w:rPr>
                <w:sz w:val="21"/>
              </w:rPr>
            </w:pPr>
            <w:r>
              <w:rPr>
                <w:sz w:val="21"/>
                <w:szCs w:val="21"/>
              </w:rPr>
              <w:t>无</w:t>
            </w:r>
            <w:r>
              <w:rPr>
                <w:rFonts w:hint="eastAsia"/>
                <w:sz w:val="21"/>
                <w:szCs w:val="21"/>
              </w:rPr>
              <w:t>“</w:t>
            </w:r>
            <w:r>
              <w:rPr>
                <w:sz w:val="21"/>
                <w:szCs w:val="21"/>
              </w:rPr>
              <w:t>毛刺</w:t>
            </w:r>
            <w:r>
              <w:rPr>
                <w:rFonts w:hint="eastAsia"/>
                <w:sz w:val="21"/>
                <w:szCs w:val="21"/>
              </w:rPr>
              <w:t>”</w:t>
            </w:r>
          </w:p>
        </w:tc>
      </w:tr>
      <w:tr w14:paraId="38C43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7837E387">
            <w:pPr>
              <w:snapToGrid w:val="0"/>
              <w:spacing w:before="70" w:after="70" w:line="240" w:lineRule="auto"/>
              <w:ind w:firstLine="0"/>
              <w:jc w:val="left"/>
              <w:rPr>
                <w:sz w:val="21"/>
              </w:rPr>
            </w:pPr>
            <w:r>
              <w:rPr>
                <w:sz w:val="21"/>
                <w:szCs w:val="21"/>
              </w:rPr>
              <w:t>5 保边精修</w:t>
            </w:r>
          </w:p>
        </w:tc>
        <w:tc>
          <w:tcPr>
            <w:tcW w:w="2255" w:type="dxa"/>
            <w:vAlign w:val="center"/>
          </w:tcPr>
          <w:p w14:paraId="1320AAFB">
            <w:pPr>
              <w:snapToGrid w:val="0"/>
              <w:spacing w:before="70" w:after="70" w:line="240" w:lineRule="auto"/>
              <w:ind w:firstLine="0"/>
              <w:jc w:val="left"/>
              <w:rPr>
                <w:sz w:val="21"/>
              </w:rPr>
            </w:pPr>
            <w:r>
              <w:rPr>
                <w:sz w:val="21"/>
                <w:szCs w:val="21"/>
              </w:rPr>
              <w:t>移动最小二乘</w:t>
            </w:r>
          </w:p>
        </w:tc>
        <w:tc>
          <w:tcPr>
            <w:tcW w:w="2195" w:type="dxa"/>
            <w:vAlign w:val="center"/>
          </w:tcPr>
          <w:p w14:paraId="674C1940">
            <w:pPr>
              <w:snapToGrid w:val="0"/>
              <w:spacing w:before="70" w:after="70" w:line="240" w:lineRule="auto"/>
              <w:ind w:firstLine="0"/>
              <w:jc w:val="left"/>
              <w:rPr>
                <w:sz w:val="21"/>
              </w:rPr>
            </w:pPr>
            <w:r>
              <w:rPr>
                <w:sz w:val="21"/>
                <w:szCs w:val="21"/>
              </w:rPr>
              <w:t>邻域 30、阶数 2</w:t>
            </w:r>
          </w:p>
        </w:tc>
        <w:tc>
          <w:tcPr>
            <w:tcW w:w="1398" w:type="dxa"/>
            <w:vAlign w:val="center"/>
          </w:tcPr>
          <w:p w14:paraId="6D71A3AF">
            <w:pPr>
              <w:snapToGrid w:val="0"/>
              <w:spacing w:before="70" w:after="70" w:line="240" w:lineRule="auto"/>
              <w:ind w:firstLine="0"/>
              <w:jc w:val="center"/>
              <w:rPr>
                <w:sz w:val="21"/>
              </w:rPr>
            </w:pPr>
            <w:r>
              <w:rPr>
                <w:sz w:val="21"/>
                <w:szCs w:val="21"/>
              </w:rPr>
              <w:t>高保真点云</w:t>
            </w:r>
          </w:p>
        </w:tc>
        <w:tc>
          <w:tcPr>
            <w:tcW w:w="1608" w:type="dxa"/>
            <w:vAlign w:val="center"/>
          </w:tcPr>
          <w:p w14:paraId="3BA15EF2">
            <w:pPr>
              <w:snapToGrid w:val="0"/>
              <w:spacing w:before="70" w:after="70" w:line="240" w:lineRule="auto"/>
              <w:ind w:firstLine="0"/>
              <w:jc w:val="left"/>
              <w:rPr>
                <w:sz w:val="21"/>
              </w:rPr>
            </w:pPr>
            <w:r>
              <w:rPr>
                <w:sz w:val="21"/>
                <w:szCs w:val="21"/>
              </w:rPr>
              <w:t>缺陷边缘清晰</w:t>
            </w:r>
          </w:p>
        </w:tc>
      </w:tr>
      <w:tr w14:paraId="04FDD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45" w:type="dxa"/>
            <w:vAlign w:val="center"/>
          </w:tcPr>
          <w:p w14:paraId="59DE7203">
            <w:pPr>
              <w:snapToGrid w:val="0"/>
              <w:spacing w:before="70" w:after="70" w:line="240" w:lineRule="auto"/>
              <w:ind w:firstLine="0"/>
              <w:jc w:val="left"/>
              <w:rPr>
                <w:sz w:val="21"/>
              </w:rPr>
            </w:pPr>
            <w:r>
              <w:rPr>
                <w:sz w:val="21"/>
                <w:szCs w:val="21"/>
              </w:rPr>
              <w:t>6 赋色</w:t>
            </w:r>
          </w:p>
        </w:tc>
        <w:tc>
          <w:tcPr>
            <w:tcW w:w="2255" w:type="dxa"/>
            <w:vAlign w:val="center"/>
          </w:tcPr>
          <w:p w14:paraId="45C8C11E">
            <w:pPr>
              <w:snapToGrid w:val="0"/>
              <w:spacing w:before="70" w:after="70" w:line="240" w:lineRule="auto"/>
              <w:ind w:firstLine="0"/>
              <w:jc w:val="left"/>
              <w:rPr>
                <w:sz w:val="21"/>
              </w:rPr>
            </w:pPr>
            <w:r>
              <w:rPr>
                <w:sz w:val="21"/>
                <w:szCs w:val="21"/>
              </w:rPr>
              <w:t>影像配准 + 纹理映射</w:t>
            </w:r>
          </w:p>
        </w:tc>
        <w:tc>
          <w:tcPr>
            <w:tcW w:w="2195" w:type="dxa"/>
            <w:vAlign w:val="center"/>
          </w:tcPr>
          <w:p w14:paraId="41A5888B">
            <w:pPr>
              <w:snapToGrid w:val="0"/>
              <w:spacing w:before="70" w:after="70" w:line="240" w:lineRule="auto"/>
              <w:ind w:firstLine="0"/>
              <w:jc w:val="left"/>
              <w:rPr>
                <w:sz w:val="21"/>
              </w:rPr>
            </w:pPr>
            <w:r>
              <w:rPr>
                <w:sz w:val="21"/>
                <w:szCs w:val="21"/>
              </w:rPr>
              <w:t>重投影误差 ≤0.2 px</w:t>
            </w:r>
          </w:p>
        </w:tc>
        <w:tc>
          <w:tcPr>
            <w:tcW w:w="1398" w:type="dxa"/>
            <w:vAlign w:val="center"/>
          </w:tcPr>
          <w:p w14:paraId="067424E0">
            <w:pPr>
              <w:snapToGrid w:val="0"/>
              <w:spacing w:before="70" w:after="70" w:line="240" w:lineRule="auto"/>
              <w:ind w:firstLine="0"/>
              <w:jc w:val="center"/>
              <w:rPr>
                <w:sz w:val="21"/>
              </w:rPr>
            </w:pPr>
            <w:r>
              <w:rPr>
                <w:sz w:val="21"/>
                <w:szCs w:val="21"/>
              </w:rPr>
              <w:t>真彩色点云</w:t>
            </w:r>
          </w:p>
        </w:tc>
        <w:tc>
          <w:tcPr>
            <w:tcW w:w="1608" w:type="dxa"/>
            <w:vAlign w:val="center"/>
          </w:tcPr>
          <w:p w14:paraId="30B759D3">
            <w:pPr>
              <w:snapToGrid w:val="0"/>
              <w:spacing w:before="70" w:after="70" w:line="240" w:lineRule="auto"/>
              <w:ind w:firstLine="0"/>
              <w:jc w:val="left"/>
              <w:rPr>
                <w:sz w:val="21"/>
              </w:rPr>
            </w:pPr>
            <w:r>
              <w:rPr>
                <w:sz w:val="21"/>
                <w:szCs w:val="21"/>
              </w:rPr>
              <w:t>色差 ΔE≤5</w:t>
            </w:r>
          </w:p>
        </w:tc>
      </w:tr>
    </w:tbl>
    <w:p w14:paraId="189BA29F">
      <w:pPr>
        <w:spacing w:line="240" w:lineRule="auto"/>
      </w:pPr>
    </w:p>
    <w:p w14:paraId="25BA5A7F">
      <w:r>
        <w:rPr>
          <w:b/>
        </w:rPr>
        <w:t>（1）保边原则。</w:t>
      </w:r>
      <w:r>
        <w:t xml:space="preserve"> 对疑似缺陷区域（法向偏差超阈值、语义分割命中）降低滤波强度或跳过第 4 步，避免把真实缺陷当作噪声抹平；该规则在软件中以掩膜方式实现。</w:t>
      </w:r>
    </w:p>
    <w:p w14:paraId="792E7E78">
      <w:r>
        <w:rPr>
          <w:b/>
        </w:rPr>
        <w:t>（2）参数固化与版本管理。</w:t>
      </w:r>
      <w:r>
        <w:t xml:space="preserve"> 预处理参数随项目配置保存，形成</w:t>
      </w:r>
      <w:r>
        <w:rPr>
          <w:rFonts w:hint="eastAsia"/>
        </w:rPr>
        <w:t>“</w:t>
      </w:r>
      <w:r>
        <w:t>参数模板 + 处理日志</w:t>
      </w:r>
      <w:r>
        <w:rPr>
          <w:rFonts w:hint="eastAsia"/>
        </w:rPr>
        <w:t>”</w:t>
      </w:r>
      <w:r>
        <w:t>，同一孔重复处理时可复现；参数变更需技术负责人批准并记录原因。</w:t>
      </w:r>
    </w:p>
    <w:p w14:paraId="07B6B49D">
      <w:pPr>
        <w:pStyle w:val="6"/>
      </w:pPr>
      <w:r>
        <w:rPr>
          <w:szCs w:val="32"/>
        </w:rPr>
        <w:t>2.5.2.32 扫描成果精度评定与报告格式</w:t>
      </w:r>
    </w:p>
    <w:p w14:paraId="073B979F">
      <w:pPr>
        <w:ind w:firstLine="0"/>
        <w:jc w:val="center"/>
      </w:pPr>
      <w:r>
        <w:drawing>
          <wp:inline distT="0" distB="0" distL="0" distR="0">
            <wp:extent cx="5200650" cy="1824355"/>
            <wp:effectExtent l="0" t="0" r="0" b="4445"/>
            <wp:docPr id="1784260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0229" name="图片 1"/>
                    <pic:cNvPicPr>
                      <a:picLocks noChangeAspect="1"/>
                    </pic:cNvPicPr>
                  </pic:nvPicPr>
                  <pic:blipFill>
                    <a:blip r:embed="rId70"/>
                    <a:stretch>
                      <a:fillRect/>
                    </a:stretch>
                  </pic:blipFill>
                  <pic:spPr>
                    <a:xfrm>
                      <a:off x="0" y="0"/>
                      <a:ext cx="5211682" cy="1828650"/>
                    </a:xfrm>
                    <a:prstGeom prst="rect">
                      <a:avLst/>
                    </a:prstGeom>
                  </pic:spPr>
                </pic:pic>
              </a:graphicData>
            </a:graphic>
          </wp:inline>
        </w:drawing>
      </w:r>
    </w:p>
    <w:p w14:paraId="1434652A">
      <w:pPr>
        <w:spacing w:after="200" w:line="280" w:lineRule="auto"/>
        <w:ind w:firstLine="0"/>
        <w:jc w:val="center"/>
      </w:pPr>
      <w:r>
        <w:rPr>
          <w:sz w:val="21"/>
          <w:szCs w:val="21"/>
        </w:rPr>
        <w:t>图 2-</w:t>
      </w:r>
      <w:r>
        <w:rPr>
          <w:rFonts w:hint="eastAsia"/>
          <w:sz w:val="21"/>
          <w:szCs w:val="21"/>
        </w:rPr>
        <w:t>16</w:t>
      </w:r>
      <w:r>
        <w:rPr>
          <w:sz w:val="21"/>
          <w:szCs w:val="21"/>
        </w:rPr>
        <w:t xml:space="preserve">  扫描成果精度评定方法</w:t>
      </w:r>
    </w:p>
    <w:p w14:paraId="3919AACA">
      <w:r>
        <w:rPr>
          <w:b/>
        </w:rPr>
        <w:t>（1）评定方法。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5"/>
        <w:gridCol w:w="3182"/>
        <w:gridCol w:w="2024"/>
        <w:gridCol w:w="2119"/>
      </w:tblGrid>
      <w:tr w14:paraId="1AA23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75" w:type="dxa"/>
            <w:shd w:val="clear" w:color="auto" w:fill="E7E6E6"/>
            <w:vAlign w:val="center"/>
          </w:tcPr>
          <w:p w14:paraId="28B9D982">
            <w:pPr>
              <w:snapToGrid w:val="0"/>
              <w:spacing w:before="70" w:after="70" w:line="240" w:lineRule="auto"/>
              <w:ind w:firstLine="0"/>
              <w:jc w:val="center"/>
              <w:rPr>
                <w:b/>
                <w:sz w:val="21"/>
              </w:rPr>
            </w:pPr>
            <w:r>
              <w:rPr>
                <w:b/>
                <w:sz w:val="21"/>
                <w:szCs w:val="21"/>
              </w:rPr>
              <w:t>方法</w:t>
            </w:r>
          </w:p>
        </w:tc>
        <w:tc>
          <w:tcPr>
            <w:tcW w:w="3182" w:type="dxa"/>
            <w:shd w:val="clear" w:color="auto" w:fill="E7E6E6"/>
            <w:vAlign w:val="center"/>
          </w:tcPr>
          <w:p w14:paraId="7CDA06B2">
            <w:pPr>
              <w:snapToGrid w:val="0"/>
              <w:spacing w:before="70" w:after="70" w:line="240" w:lineRule="auto"/>
              <w:ind w:firstLine="0"/>
              <w:jc w:val="center"/>
              <w:rPr>
                <w:b/>
                <w:sz w:val="21"/>
              </w:rPr>
            </w:pPr>
            <w:r>
              <w:rPr>
                <w:b/>
                <w:sz w:val="21"/>
                <w:szCs w:val="21"/>
              </w:rPr>
              <w:t>做法</w:t>
            </w:r>
          </w:p>
        </w:tc>
        <w:tc>
          <w:tcPr>
            <w:tcW w:w="2024" w:type="dxa"/>
            <w:shd w:val="clear" w:color="auto" w:fill="E7E6E6"/>
            <w:vAlign w:val="center"/>
          </w:tcPr>
          <w:p w14:paraId="533FDCE3">
            <w:pPr>
              <w:snapToGrid w:val="0"/>
              <w:spacing w:before="70" w:after="70" w:line="240" w:lineRule="auto"/>
              <w:ind w:firstLine="0"/>
              <w:jc w:val="center"/>
              <w:rPr>
                <w:b/>
                <w:sz w:val="21"/>
              </w:rPr>
            </w:pPr>
            <w:r>
              <w:rPr>
                <w:b/>
                <w:sz w:val="21"/>
                <w:szCs w:val="21"/>
              </w:rPr>
              <w:t>评定指标</w:t>
            </w:r>
          </w:p>
        </w:tc>
        <w:tc>
          <w:tcPr>
            <w:tcW w:w="2119" w:type="dxa"/>
            <w:shd w:val="clear" w:color="auto" w:fill="E7E6E6"/>
            <w:vAlign w:val="center"/>
          </w:tcPr>
          <w:p w14:paraId="5409E4FA">
            <w:pPr>
              <w:snapToGrid w:val="0"/>
              <w:spacing w:before="70" w:after="70" w:line="240" w:lineRule="auto"/>
              <w:ind w:firstLine="0"/>
              <w:jc w:val="center"/>
              <w:rPr>
                <w:b/>
                <w:sz w:val="21"/>
              </w:rPr>
            </w:pPr>
            <w:r>
              <w:rPr>
                <w:b/>
                <w:sz w:val="21"/>
                <w:szCs w:val="21"/>
              </w:rPr>
              <w:t>合格标准</w:t>
            </w:r>
          </w:p>
        </w:tc>
      </w:tr>
      <w:tr w14:paraId="40886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5" w:type="dxa"/>
            <w:vAlign w:val="center"/>
          </w:tcPr>
          <w:p w14:paraId="5BFD3B31">
            <w:pPr>
              <w:snapToGrid w:val="0"/>
              <w:spacing w:before="70" w:after="70" w:line="240" w:lineRule="auto"/>
              <w:ind w:firstLine="0"/>
              <w:jc w:val="left"/>
              <w:rPr>
                <w:sz w:val="21"/>
              </w:rPr>
            </w:pPr>
            <w:r>
              <w:rPr>
                <w:sz w:val="21"/>
                <w:szCs w:val="21"/>
              </w:rPr>
              <w:t>检查点法</w:t>
            </w:r>
          </w:p>
        </w:tc>
        <w:tc>
          <w:tcPr>
            <w:tcW w:w="3182" w:type="dxa"/>
            <w:vAlign w:val="center"/>
          </w:tcPr>
          <w:p w14:paraId="1CD4A750">
            <w:pPr>
              <w:snapToGrid w:val="0"/>
              <w:spacing w:before="70" w:after="70" w:line="240" w:lineRule="auto"/>
              <w:ind w:firstLine="0"/>
              <w:jc w:val="left"/>
              <w:rPr>
                <w:sz w:val="21"/>
              </w:rPr>
            </w:pPr>
            <w:r>
              <w:rPr>
                <w:sz w:val="21"/>
                <w:szCs w:val="21"/>
              </w:rPr>
              <w:t>独立测设检查点（≥10% 控制点数量）</w:t>
            </w:r>
          </w:p>
        </w:tc>
        <w:tc>
          <w:tcPr>
            <w:tcW w:w="2024" w:type="dxa"/>
            <w:vAlign w:val="center"/>
          </w:tcPr>
          <w:p w14:paraId="252359BE">
            <w:pPr>
              <w:snapToGrid w:val="0"/>
              <w:spacing w:before="70" w:after="70" w:line="240" w:lineRule="auto"/>
              <w:ind w:firstLine="0"/>
              <w:jc w:val="left"/>
              <w:rPr>
                <w:sz w:val="21"/>
              </w:rPr>
            </w:pPr>
            <w:r>
              <w:rPr>
                <w:sz w:val="21"/>
                <w:szCs w:val="21"/>
              </w:rPr>
              <w:t>点位中误差、最大偏差</w:t>
            </w:r>
          </w:p>
        </w:tc>
        <w:tc>
          <w:tcPr>
            <w:tcW w:w="2119" w:type="dxa"/>
            <w:vAlign w:val="center"/>
          </w:tcPr>
          <w:p w14:paraId="583691E8">
            <w:pPr>
              <w:snapToGrid w:val="0"/>
              <w:spacing w:before="70" w:after="70" w:line="240" w:lineRule="auto"/>
              <w:ind w:firstLine="0"/>
              <w:jc w:val="left"/>
              <w:rPr>
                <w:sz w:val="21"/>
              </w:rPr>
            </w:pPr>
            <w:r>
              <w:rPr>
                <w:sz w:val="21"/>
                <w:szCs w:val="21"/>
              </w:rPr>
              <w:t>中误差 ≤1 cm、最大 ≤2 cm</w:t>
            </w:r>
          </w:p>
        </w:tc>
      </w:tr>
      <w:tr w14:paraId="249E0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5" w:type="dxa"/>
            <w:vAlign w:val="center"/>
          </w:tcPr>
          <w:p w14:paraId="4AF8506E">
            <w:pPr>
              <w:snapToGrid w:val="0"/>
              <w:spacing w:before="70" w:after="70" w:line="240" w:lineRule="auto"/>
              <w:ind w:firstLine="0"/>
              <w:jc w:val="left"/>
              <w:rPr>
                <w:sz w:val="21"/>
              </w:rPr>
            </w:pPr>
            <w:r>
              <w:rPr>
                <w:sz w:val="21"/>
                <w:szCs w:val="21"/>
              </w:rPr>
              <w:t>标准件法</w:t>
            </w:r>
          </w:p>
        </w:tc>
        <w:tc>
          <w:tcPr>
            <w:tcW w:w="3182" w:type="dxa"/>
            <w:vAlign w:val="center"/>
          </w:tcPr>
          <w:p w14:paraId="33325F82">
            <w:pPr>
              <w:snapToGrid w:val="0"/>
              <w:spacing w:before="70" w:after="70" w:line="240" w:lineRule="auto"/>
              <w:ind w:firstLine="0"/>
              <w:jc w:val="left"/>
              <w:rPr>
                <w:sz w:val="21"/>
              </w:rPr>
            </w:pPr>
            <w:r>
              <w:rPr>
                <w:sz w:val="21"/>
                <w:szCs w:val="21"/>
              </w:rPr>
              <w:t>布设标准球/标准尺</w:t>
            </w:r>
          </w:p>
        </w:tc>
        <w:tc>
          <w:tcPr>
            <w:tcW w:w="2024" w:type="dxa"/>
            <w:vAlign w:val="center"/>
          </w:tcPr>
          <w:p w14:paraId="2E86C602">
            <w:pPr>
              <w:snapToGrid w:val="0"/>
              <w:spacing w:before="70" w:after="70" w:line="240" w:lineRule="auto"/>
              <w:ind w:firstLine="0"/>
              <w:jc w:val="left"/>
              <w:rPr>
                <w:sz w:val="21"/>
              </w:rPr>
            </w:pPr>
            <w:r>
              <w:rPr>
                <w:sz w:val="21"/>
                <w:szCs w:val="21"/>
              </w:rPr>
              <w:t>直径/长度偏差</w:t>
            </w:r>
          </w:p>
        </w:tc>
        <w:tc>
          <w:tcPr>
            <w:tcW w:w="2119" w:type="dxa"/>
            <w:vAlign w:val="center"/>
          </w:tcPr>
          <w:p w14:paraId="03671505">
            <w:pPr>
              <w:snapToGrid w:val="0"/>
              <w:spacing w:before="70" w:after="70" w:line="240" w:lineRule="auto"/>
              <w:ind w:firstLine="0"/>
              <w:jc w:val="left"/>
              <w:rPr>
                <w:sz w:val="21"/>
              </w:rPr>
            </w:pPr>
            <w:r>
              <w:rPr>
                <w:sz w:val="21"/>
                <w:szCs w:val="21"/>
              </w:rPr>
              <w:t>≤2 mm</w:t>
            </w:r>
          </w:p>
        </w:tc>
      </w:tr>
      <w:tr w14:paraId="5F6B5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5" w:type="dxa"/>
            <w:vAlign w:val="center"/>
          </w:tcPr>
          <w:p w14:paraId="5EC83B10">
            <w:pPr>
              <w:snapToGrid w:val="0"/>
              <w:spacing w:before="70" w:after="70" w:line="240" w:lineRule="auto"/>
              <w:ind w:firstLine="0"/>
              <w:jc w:val="left"/>
              <w:rPr>
                <w:sz w:val="21"/>
              </w:rPr>
            </w:pPr>
            <w:r>
              <w:rPr>
                <w:sz w:val="21"/>
                <w:szCs w:val="21"/>
              </w:rPr>
              <w:t>重复观测法</w:t>
            </w:r>
          </w:p>
        </w:tc>
        <w:tc>
          <w:tcPr>
            <w:tcW w:w="3182" w:type="dxa"/>
            <w:vAlign w:val="center"/>
          </w:tcPr>
          <w:p w14:paraId="428ECBA6">
            <w:pPr>
              <w:snapToGrid w:val="0"/>
              <w:spacing w:before="70" w:after="70" w:line="240" w:lineRule="auto"/>
              <w:ind w:firstLine="0"/>
              <w:jc w:val="left"/>
              <w:rPr>
                <w:sz w:val="21"/>
              </w:rPr>
            </w:pPr>
            <w:r>
              <w:rPr>
                <w:sz w:val="21"/>
                <w:szCs w:val="21"/>
              </w:rPr>
              <w:t>同一区域两次独立采集</w:t>
            </w:r>
          </w:p>
        </w:tc>
        <w:tc>
          <w:tcPr>
            <w:tcW w:w="2024" w:type="dxa"/>
            <w:vAlign w:val="center"/>
          </w:tcPr>
          <w:p w14:paraId="7B277C4A">
            <w:pPr>
              <w:snapToGrid w:val="0"/>
              <w:spacing w:before="70" w:after="70" w:line="240" w:lineRule="auto"/>
              <w:ind w:firstLine="0"/>
              <w:jc w:val="left"/>
              <w:rPr>
                <w:sz w:val="21"/>
              </w:rPr>
            </w:pPr>
            <w:r>
              <w:rPr>
                <w:sz w:val="21"/>
                <w:szCs w:val="21"/>
              </w:rPr>
              <w:t>同名点较差</w:t>
            </w:r>
          </w:p>
        </w:tc>
        <w:tc>
          <w:tcPr>
            <w:tcW w:w="2119" w:type="dxa"/>
            <w:vAlign w:val="center"/>
          </w:tcPr>
          <w:p w14:paraId="34D80CAF">
            <w:pPr>
              <w:snapToGrid w:val="0"/>
              <w:spacing w:before="70" w:after="70" w:line="240" w:lineRule="auto"/>
              <w:ind w:firstLine="0"/>
              <w:jc w:val="left"/>
              <w:rPr>
                <w:sz w:val="21"/>
              </w:rPr>
            </w:pPr>
            <w:r>
              <w:rPr>
                <w:sz w:val="21"/>
                <w:szCs w:val="21"/>
              </w:rPr>
              <w:t>≤1 cm</w:t>
            </w:r>
          </w:p>
        </w:tc>
      </w:tr>
      <w:tr w14:paraId="72A1E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5" w:type="dxa"/>
            <w:vAlign w:val="center"/>
          </w:tcPr>
          <w:p w14:paraId="349BA9D7">
            <w:pPr>
              <w:snapToGrid w:val="0"/>
              <w:spacing w:before="70" w:after="70" w:line="240" w:lineRule="auto"/>
              <w:ind w:firstLine="0"/>
              <w:jc w:val="left"/>
              <w:rPr>
                <w:sz w:val="21"/>
              </w:rPr>
            </w:pPr>
            <w:r>
              <w:rPr>
                <w:sz w:val="21"/>
                <w:szCs w:val="21"/>
              </w:rPr>
              <w:t>断面比较法</w:t>
            </w:r>
          </w:p>
        </w:tc>
        <w:tc>
          <w:tcPr>
            <w:tcW w:w="3182" w:type="dxa"/>
            <w:vAlign w:val="center"/>
          </w:tcPr>
          <w:p w14:paraId="52CF6E67">
            <w:pPr>
              <w:snapToGrid w:val="0"/>
              <w:spacing w:before="70" w:after="70" w:line="240" w:lineRule="auto"/>
              <w:ind w:firstLine="0"/>
              <w:jc w:val="left"/>
              <w:rPr>
                <w:sz w:val="21"/>
              </w:rPr>
            </w:pPr>
            <w:r>
              <w:rPr>
                <w:sz w:val="21"/>
                <w:szCs w:val="21"/>
              </w:rPr>
              <w:t>与全站仪断面比对</w:t>
            </w:r>
          </w:p>
        </w:tc>
        <w:tc>
          <w:tcPr>
            <w:tcW w:w="2024" w:type="dxa"/>
            <w:vAlign w:val="center"/>
          </w:tcPr>
          <w:p w14:paraId="7ACB4253">
            <w:pPr>
              <w:snapToGrid w:val="0"/>
              <w:spacing w:before="70" w:after="70" w:line="240" w:lineRule="auto"/>
              <w:ind w:firstLine="0"/>
              <w:jc w:val="left"/>
              <w:rPr>
                <w:sz w:val="21"/>
              </w:rPr>
            </w:pPr>
            <w:r>
              <w:rPr>
                <w:sz w:val="21"/>
                <w:szCs w:val="21"/>
              </w:rPr>
              <w:t>高程差</w:t>
            </w:r>
          </w:p>
        </w:tc>
        <w:tc>
          <w:tcPr>
            <w:tcW w:w="2119" w:type="dxa"/>
            <w:vAlign w:val="center"/>
          </w:tcPr>
          <w:p w14:paraId="62BC7358">
            <w:pPr>
              <w:snapToGrid w:val="0"/>
              <w:spacing w:before="70" w:after="70" w:line="240" w:lineRule="auto"/>
              <w:ind w:firstLine="0"/>
              <w:jc w:val="left"/>
              <w:rPr>
                <w:sz w:val="21"/>
              </w:rPr>
            </w:pPr>
            <w:r>
              <w:rPr>
                <w:sz w:val="21"/>
                <w:szCs w:val="21"/>
              </w:rPr>
              <w:t>≤1 cm</w:t>
            </w:r>
          </w:p>
        </w:tc>
      </w:tr>
      <w:tr w14:paraId="2CA35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75" w:type="dxa"/>
            <w:vAlign w:val="center"/>
          </w:tcPr>
          <w:p w14:paraId="4832C013">
            <w:pPr>
              <w:snapToGrid w:val="0"/>
              <w:spacing w:before="70" w:after="70" w:line="240" w:lineRule="auto"/>
              <w:ind w:firstLine="0"/>
              <w:jc w:val="left"/>
              <w:rPr>
                <w:sz w:val="21"/>
              </w:rPr>
            </w:pPr>
            <w:r>
              <w:rPr>
                <w:sz w:val="21"/>
                <w:szCs w:val="21"/>
              </w:rPr>
              <w:t>闭环法</w:t>
            </w:r>
          </w:p>
        </w:tc>
        <w:tc>
          <w:tcPr>
            <w:tcW w:w="3182" w:type="dxa"/>
            <w:vAlign w:val="center"/>
          </w:tcPr>
          <w:p w14:paraId="5DFF69C0">
            <w:pPr>
              <w:snapToGrid w:val="0"/>
              <w:spacing w:before="70" w:after="70" w:line="240" w:lineRule="auto"/>
              <w:ind w:firstLine="0"/>
              <w:jc w:val="left"/>
              <w:rPr>
                <w:sz w:val="21"/>
              </w:rPr>
            </w:pPr>
            <w:r>
              <w:rPr>
                <w:sz w:val="21"/>
                <w:szCs w:val="21"/>
              </w:rPr>
              <w:t>起终点重合度</w:t>
            </w:r>
          </w:p>
        </w:tc>
        <w:tc>
          <w:tcPr>
            <w:tcW w:w="2024" w:type="dxa"/>
            <w:vAlign w:val="center"/>
          </w:tcPr>
          <w:p w14:paraId="2A88C437">
            <w:pPr>
              <w:snapToGrid w:val="0"/>
              <w:spacing w:before="70" w:after="70" w:line="240" w:lineRule="auto"/>
              <w:ind w:firstLine="0"/>
              <w:jc w:val="left"/>
              <w:rPr>
                <w:sz w:val="21"/>
              </w:rPr>
            </w:pPr>
            <w:r>
              <w:rPr>
                <w:sz w:val="21"/>
                <w:szCs w:val="21"/>
              </w:rPr>
              <w:t>闭环误差</w:t>
            </w:r>
          </w:p>
        </w:tc>
        <w:tc>
          <w:tcPr>
            <w:tcW w:w="2119" w:type="dxa"/>
            <w:vAlign w:val="center"/>
          </w:tcPr>
          <w:p w14:paraId="5BDC472C">
            <w:pPr>
              <w:snapToGrid w:val="0"/>
              <w:spacing w:before="70" w:after="70" w:line="240" w:lineRule="auto"/>
              <w:ind w:firstLine="0"/>
              <w:jc w:val="left"/>
              <w:rPr>
                <w:sz w:val="21"/>
              </w:rPr>
            </w:pPr>
            <w:r>
              <w:rPr>
                <w:sz w:val="21"/>
                <w:szCs w:val="21"/>
              </w:rPr>
              <w:t>≤2 cm</w:t>
            </w:r>
          </w:p>
        </w:tc>
      </w:tr>
    </w:tbl>
    <w:p w14:paraId="1066798A">
      <w:pPr>
        <w:spacing w:line="240" w:lineRule="auto"/>
      </w:pPr>
    </w:p>
    <w:p w14:paraId="46515A21">
      <w:r>
        <w:rPr>
          <w:b/>
        </w:rPr>
        <w:t>（2）精度报告内容。</w:t>
      </w:r>
      <w:r>
        <w:t xml:space="preserve"> 每站/每孔形成精度评定报告，包含：评定方法、检查点分布图、偏差统计（中误差、最大值、分布直方图）、结论与建议、评定人与审核人签认。</w:t>
      </w:r>
    </w:p>
    <w:p w14:paraId="39FB8A44">
      <w:r>
        <w:rPr>
          <w:b/>
        </w:rPr>
        <w:t>（3）不合格处置。</w:t>
      </w:r>
      <w:r>
        <w:t xml:space="preserve"> 中误差超限时先查控制点与配准，再查环境（振动、光照），最后考虑重扫；处置过程与结论写入不合格品处置单，闭环后方可提交成果。</w:t>
      </w:r>
    </w:p>
    <w:p w14:paraId="01F42A39">
      <w:pPr>
        <w:pStyle w:val="6"/>
      </w:pPr>
      <w:r>
        <w:rPr>
          <w:szCs w:val="32"/>
        </w:rPr>
        <w:t>2.5.2.33 站点密度与重叠度设计</w:t>
      </w:r>
    </w:p>
    <w:p w14:paraId="0F04862E">
      <w:r>
        <w:rPr>
          <w:rFonts w:hint="eastAsia"/>
        </w:rPr>
        <w:t>扫描站点密度并非越高越优，但站点密度需满足基本阈值，方可保障点云覆盖完整性与测量精度。站点密度设计的核心目标为：在满足覆盖度与精度要求的前提下，实现作业时长最小化——流道作业窗口期为受限资源，作业效率直接影响项目进度。站点密度设计需遵循三类约束条件：其一为测距约束：SHARE SLAM S100-16设备的有效测距范围为0.05～120 m，但其测量精度随测距距离增加呈衰减趋势，为保障相对精度优于1 cm的指标要求，站点至目标的距离原则上控制在20 m以内，重点区域需控制在10 m以内；其二为视角约束：扫描设备需以正视角度采集表面数据，当掠射角超过60°时，点云密度会出现骤降、噪声水平上升，因此单站有效覆盖角度按水平±60°、垂直±40°计算，超出覆盖范围的区域需依托相邻站点补测；其三为遮挡约束：门槽、胸墙、分缝台阶等结构会形成扫描阴影区，此类区域需由其他站点以差异化视角进行覆盖，不可依赖单站实现全区域扫描。</w:t>
      </w:r>
    </w:p>
    <w:p w14:paraId="3B9C5267">
      <w:r>
        <w:rPr>
          <w:rFonts w:hint="eastAsia"/>
        </w:rPr>
        <w:t>重叠度设计采用场景分级适配机制。平坡孔段结构规整，且精度要求最高（±1 mm），重叠度取40%，保障拼接具备充足的同名特征约束；缓坡与陡坡孔段精度要求为±1 cm，重叠度取30%即可满足精度需求；对于门槽、止水座板、冲坑边缘等关键部位，不受场景分级限制，重叠度统一提升至50%以上，主要原因在于此类区域一旦出现点云空洞或拼接错位，无法通过后期算法进行修正。站点间距采用经验计算公式确定，即站点间距为“有效覆盖半径 × 1.4”。以20 m有效覆盖半径测算，站点间距约为14 m；实际布设过程中需结合孔段结构进行适应性调整，在断面变化、转弯、障碍物区域进行加密布设。单孔站点数量通过下式估算后取整，并增设1个机动站，计算公式为：站数 ≈ 孔长 ÷ (有效覆盖半径 × 1.4) + 1。</w:t>
      </w:r>
    </w:p>
    <w:p w14:paraId="77121307">
      <w:r>
        <w:rPr>
          <w:rFonts w:hint="eastAsia"/>
        </w:rPr>
        <w:t>站点布置需综合考虑转场成本因素。陡坡场景下，单次转场需移动作业平台、重新固定安全绳、重新进行标定，转场成本显著高于平坡场景；因此陡坡场景优先采用“少站、远距、高重叠”的布设策略，依托扫描仪的高点频与多回波能力弥补单站覆盖范围的不足；平坡场景则采用“多站、近距离、快节奏”的布设策略，因其转场成本较低，加密布设的综合效益更高。这种基于转场成本调整站点密度的策略，是从同类工程的实际工时数据中总结得出，相较于单纯依据几何关系计算的布设方案，更贴合现场实际工况。站点密度参数最终需纳入各孔段的作业计划，明确标注各站点的空间位置、扫描朝向、预计覆盖范围及检查点位置。作业实施过程中严禁随意增减站点，确需调整时须经技术负责人现场确认并留存记录。</w:t>
      </w:r>
    </w:p>
    <w:p w14:paraId="0B70FD0A">
      <w:pPr>
        <w:pStyle w:val="6"/>
      </w:pPr>
      <w:r>
        <w:rPr>
          <w:szCs w:val="32"/>
        </w:rPr>
        <w:t>2.5.2.34 扫描参数设置规范</w:t>
      </w:r>
    </w:p>
    <w:p w14:paraId="08A8281A">
      <w:r>
        <w:rPr>
          <w:rFonts w:hint="eastAsia"/>
        </w:rPr>
        <w:t>扫描参数配置直接决定点云数据质量与数据体量；参数配置失当时，即便扫描作业效率较高，仍无法获得满足精度要求的有效数据成果。本研究针对三类扫描站点对应的三类工况场景，制定了标准化扫描参数配置规范，将参数配置流程转化为标准化可执行的设置流程，降低作业实施对操作人员个体经验的依赖程度。</w:t>
      </w:r>
    </w:p>
    <w:p w14:paraId="36171B27">
      <w:r>
        <w:t>分辨率参数按目标特征确定。缺陷深度测量要求 ±1 mm，意味着点间距应不大于 2 mm 才能保证特征重建；整体建模要求 ±1 cm，点间距 5 mm 足够。因此平坡场景采用 2 mm 点间距，缓坡场景采用 3～5 mm，陡坡场景采用 5 mm；关键部位（门槽、止水座板、冲坑）一律采用 2 mm。点间距与扫描距离、扫描角度相关，设置时按</w:t>
      </w:r>
      <w:r>
        <w:rPr>
          <w:rFonts w:hint="eastAsia"/>
        </w:rPr>
        <w:t>“</w:t>
      </w:r>
      <w:r>
        <w:t>标称点间距 × 距离修正系数</w:t>
      </w:r>
      <w:r>
        <w:rPr>
          <w:rFonts w:hint="eastAsia"/>
        </w:rPr>
        <w:t>”</w:t>
      </w:r>
      <w:r>
        <w:t>换算，操作员只需查表即可。</w:t>
      </w:r>
    </w:p>
    <w:p w14:paraId="2F79795E">
      <w:r>
        <w:t>曝光与增益参数按表面反射率确定。混凝土表面反射率约 20%～40%，属于中等；湿润表面因水膜反射率升高且方向性强，需要降低曝光并缩短单次采样时间；锈蚀与附着物区域反射率低，需要提高增益但要注意噪声放大。方案给出的基准值是：干燥混凝土曝光时间取中档、增益 0 dB；湿润表面曝光下调 1～2 档；深色附着物区域增益上调 3～6 dB 并加拍一次。基准值不是死规定，操作员可根据实时预览调整，但调整幅度与原因要记入作业记录。</w:t>
      </w:r>
    </w:p>
    <w:p w14:paraId="6231C896">
      <w:r>
        <w:t>滤波与去噪参数按数据用途确定。现场采集阶段只做轻度去噪（去除明显离群点），保留原始数据的细节；重度滤波留到室内处理阶段，因为现场滤波不可逆，一旦把真实的小尺度缺陷滤掉，后续无法恢复。这条原则在交底时要讲清楚：现场的任务是把数据完整带回来，不是把数据</w:t>
      </w:r>
      <w:r>
        <w:rPr>
          <w:rFonts w:hint="eastAsia"/>
        </w:rPr>
        <w:t>“</w:t>
      </w:r>
      <w:r>
        <w:t>处理漂亮</w:t>
      </w:r>
      <w:r>
        <w:rPr>
          <w:rFonts w:hint="eastAsia"/>
        </w:rPr>
        <w:t>”</w:t>
      </w:r>
      <w:r>
        <w:t>。</w:t>
      </w:r>
    </w:p>
    <w:p w14:paraId="2AE92099">
      <w:r>
        <w:t>多回波与穿透参数按场景确定。流道内存在粉尘、水雾、蜘蛛网、脚手架等干扰物，开启多回波可以把这些弱回波分离出来，减少虚假点；但多回波会增加数据量，对存储与传输有压力。方案的做法是：粉尘水雾明显的区域开启多回波，清洁区域关闭，按孔段分别设置并记录。</w:t>
      </w:r>
    </w:p>
    <w:p w14:paraId="4C945BF5">
      <w:r>
        <w:t>参数设置完成后要做一次</w:t>
      </w:r>
      <w:r>
        <w:rPr>
          <w:rFonts w:hint="eastAsia"/>
        </w:rPr>
        <w:t>“</w:t>
      </w:r>
      <w:r>
        <w:t>参数确认扫描</w:t>
      </w:r>
      <w:r>
        <w:rPr>
          <w:rFonts w:hint="eastAsia"/>
        </w:rPr>
        <w:t>”</w:t>
      </w:r>
      <w:r>
        <w:t>：选取一个有代表性的小区域，用设定参数扫一遍，检查点云密度、噪声水平与特征清晰度是否达到预期，确认无误后再正式开始。这一步耗时不多，却能避免整站数据因参数不当而重扫。参数确认的结果（截图与数据统计）附在作业记录后面，作为质量追溯的依据。</w:t>
      </w:r>
    </w:p>
    <w:p w14:paraId="72989FB1">
      <w:pPr>
        <w:pStyle w:val="6"/>
      </w:pPr>
      <w:r>
        <w:rPr>
          <w:szCs w:val="32"/>
        </w:rPr>
        <w:t>2.5.2.35 现场初检与补扫规则</w:t>
      </w:r>
    </w:p>
    <w:p w14:paraId="64333366">
      <w:r>
        <w:rPr>
          <w:rFonts w:hint="eastAsia"/>
        </w:rPr>
        <w:t>现场初检是区分作业成果有效性与需整改返工的核心环节。鉴于流道作业窗口期具有强时效性，窗口期关闭后二次进场补扫的等待周期可长达数月，因此现场初检需在作业现场完成，且需制定明确、具备可操作性的判定标准。</w:t>
      </w:r>
    </w:p>
    <w:p w14:paraId="1B47B1B0">
      <w:r>
        <w:t>初检分四项。第一项是覆盖检查：把当站点云与设计断面比对，看是否有空洞、缺口或明显稀疏区。判据是有效覆盖面积不低于应覆盖面积的 98%，且关键部位无空洞。第二项是拼接检查：把当站与前站的点云叠加，看重叠区是否错位。判据是重叠区同名特征的错位不超过 10 mm（缓坡/陡坡）或 2 mm（平坡）。第三项是精度检查：用全站仪测量的检查点与点云同名点比对，判据是较差不超过该场景的精度指标。第四项是完整性检查：检查数据文件是否完整、时间戳是否连续、有无丢帧或损坏。</w:t>
      </w:r>
    </w:p>
    <w:p w14:paraId="28787A6A">
      <w:r>
        <w:t>四项检查中任何一项不合格，立即启动补扫。补扫遵循</w:t>
      </w:r>
      <w:r>
        <w:rPr>
          <w:rFonts w:hint="eastAsia"/>
        </w:rPr>
        <w:t>“</w:t>
      </w:r>
      <w:r>
        <w:t>就近补、不全补</w:t>
      </w:r>
      <w:r>
        <w:rPr>
          <w:rFonts w:hint="eastAsia"/>
        </w:rPr>
        <w:t>”</w:t>
      </w:r>
      <w:r>
        <w:t>的原则：只在缺陷区域补扫，不整站重扫，除非缺陷面积超过 30% 或属于系统性问题（如参数设置错误、标定失效）。补扫的数据单独存放并标注，拼接时优先使用补扫数据，原数据保留备查。</w:t>
      </w:r>
    </w:p>
    <w:p w14:paraId="30FD074E">
      <w:r>
        <w:t>补扫的次数要控制。同一区域补扫超过两次仍不合格，说明问题不在操作层面，可能是指标设定不合理、设备状态异常或环境条件超限，此时应停止补扫，上报技术负责人分析。盲目补扫既消耗窗口期，又容易掩盖真正的问题。</w:t>
      </w:r>
    </w:p>
    <w:p w14:paraId="760E0A28">
      <w:r>
        <w:t>初检记录用统一表格，逐项填写检查结果、判据、结论与处置措施，由检查人签字、组长复核。记录随数据一起归档，作为验收时的质量证据。方案还要求初检记录与数据文件建立对应关系（记录上写明数据文件名与时间段），避免出现</w:t>
      </w:r>
      <w:r>
        <w:rPr>
          <w:rFonts w:hint="eastAsia"/>
        </w:rPr>
        <w:t>“</w:t>
      </w:r>
      <w:r>
        <w:t>记录有、数据找不到</w:t>
      </w:r>
      <w:r>
        <w:rPr>
          <w:rFonts w:hint="eastAsia"/>
        </w:rPr>
        <w:t>”</w:t>
      </w:r>
      <w:r>
        <w:t>的情况。</w:t>
      </w:r>
    </w:p>
    <w:p w14:paraId="13A8A409">
      <w:r>
        <w:t>对于确实无法在现场完成的检查项（例如需要专业软件计算的拼接精度），先做定性判断（目视叠加、断面比对），定量计算留到室内，但必须在 24 h 内完成并反馈；发现问题的，立即与运行单位协商补扫窗口，不拖延。</w:t>
      </w:r>
    </w:p>
    <w:p w14:paraId="47A9985A">
      <w:pPr>
        <w:pStyle w:val="6"/>
      </w:pPr>
      <w:r>
        <w:rPr>
          <w:szCs w:val="32"/>
        </w:rPr>
        <w:t>2.5.2.36 恶劣天气与突发状况处置</w:t>
      </w:r>
    </w:p>
    <w:p w14:paraId="50469F8B">
      <w:r>
        <w:rPr>
          <w:rFonts w:hint="eastAsia"/>
        </w:rPr>
        <w:t>室外作业受天气影响较大，流道作业还额外受运行调度影响。提前明确各类可能出现的突发状况及对应处置方式，是保障突发情况发生时作业有序开展的基础。</w:t>
      </w:r>
    </w:p>
    <w:p w14:paraId="40637216">
      <w:r>
        <w:rPr>
          <w:rFonts w:hint="eastAsia"/>
        </w:rPr>
        <w:t>降雨是最常见的干扰因素：小雨天气时，孔口区域可继续作业，但需为设备加装防雨罩，并缩短单次连续作业时长；中雨及以上天气时，须立即停止作业，组织人员撤离，对设备进行断电收纳。降雨过后不宜立即恢复作业：孔内壁面湿润、水膜未干时，采集的点云会出现大量噪点与高光斑，一般需待表面自然干燥或采用低速气流吹干后再恢复作业，等待时长视现场通风条件而定，通常为2～4小时。</w:t>
      </w:r>
    </w:p>
    <w:p w14:paraId="421C809F">
      <w:r>
        <w:rPr>
          <w:rFonts w:hint="eastAsia"/>
        </w:rPr>
        <w:t>大风天气对跟踪框架与三脚架的稳定性影响显著：风力达到5级时，跟踪框架的晃动幅度将超出仪器补偿范围，测量精度无法得到保障，此时应停止高精度测量作业，转为开展低精度普查或内业工作；风力达到6级及以上时，须停止所有室外作业，撤收设备。</w:t>
      </w:r>
    </w:p>
    <w:p w14:paraId="5A7F2A4D">
      <w:r>
        <w:rPr>
          <w:rFonts w:hint="eastAsia"/>
        </w:rPr>
        <w:t>高温与强日照会引发两类问题：一是设备过热触发保护机制导致停机，二是跟踪器结构受热变形引发精度漂移。对应的处置措施为避开正午时段作业，为设备加装遮阳设施，缩短连续工作时长并增加静置间隔；对精度要求最高的测量作业，安排在清晨或傍晚开展。冬季低温环境下，需重点防范电池容量衰减与镜头结露问题：电池容量衰减可通过配备备用电池与保温套解决，镜头结露则可通过设备入孔前静置、适应环境温度的方式避免。</w:t>
      </w:r>
    </w:p>
    <w:p w14:paraId="5B86C44E">
      <w:r>
        <w:rPr>
          <w:rFonts w:hint="eastAsia"/>
        </w:rPr>
        <w:t>孔内涌水、渗水是流道作业特有的风险。发现涌水时，须立即停止作业、撤离人员，并向运行单位报告；在涌水原因未查明前，不得恢复作业。对于常年渗水的部位，作业前需与运行单位确认渗水量及变化趋势，必要时调整作业时段或改用非接触式测量手段。</w:t>
      </w:r>
    </w:p>
    <w:p w14:paraId="5C25D999">
      <w:r>
        <w:t>运行调度变化也是常见状况。闸门临时启闭、机组检修、防汛调度都可能要求作业中断。方案要求每个作业组每天进场前与运行值班确认当日调度安排，作业期间保持通信畅通，接到撤离通知后 15 min 内完成设备断电与人员撤离。设备撤离路线在进场时就实地走一遍，避免临时找路。</w:t>
      </w:r>
    </w:p>
    <w:p w14:paraId="3319A6B0">
      <w:r>
        <w:t>所有突发状况的处置都要记录：发生时间、状况描述、处置措施、影响范围、恢复时间。记录不仅用于事后总结，也用于与甲方沟通工期影响</w:t>
      </w:r>
      <w:r>
        <w:rPr>
          <w:rFonts w:hint="eastAsia"/>
        </w:rPr>
        <w:t>--</w:t>
      </w:r>
      <w:r>
        <w:t>有记录才有依据，口头说明在结算时往往说不清。</w:t>
      </w:r>
    </w:p>
    <w:p w14:paraId="7A1C7B2F">
      <w:pPr>
        <w:pStyle w:val="6"/>
      </w:pPr>
      <w:r>
        <w:rPr>
          <w:szCs w:val="32"/>
        </w:rPr>
        <w:t>2.5.2.37 扫描作业时间定额</w:t>
      </w:r>
    </w:p>
    <w:p w14:paraId="31AEC4B1">
      <w:r>
        <w:t>扫描作业的时间定额是进度计划的骨架。定额按</w:t>
      </w:r>
      <w:r>
        <w:rPr>
          <w:rFonts w:hint="eastAsia"/>
        </w:rPr>
        <w:t>“</w:t>
      </w:r>
      <w:r>
        <w:t>准备</w:t>
      </w:r>
      <w:r>
        <w:rPr>
          <w:rFonts w:hint="eastAsia"/>
        </w:rPr>
        <w:t>-</w:t>
      </w:r>
      <w:r>
        <w:t>布站</w:t>
      </w:r>
      <w:r>
        <w:rPr>
          <w:rFonts w:hint="eastAsia"/>
        </w:rPr>
        <w:t>-</w:t>
      </w:r>
      <w:r>
        <w:t>采集</w:t>
      </w:r>
      <w:r>
        <w:rPr>
          <w:rFonts w:hint="eastAsia"/>
        </w:rPr>
        <w:t>-</w:t>
      </w:r>
      <w:r>
        <w:t>初检</w:t>
      </w:r>
      <w:r>
        <w:rPr>
          <w:rFonts w:hint="eastAsia"/>
        </w:rPr>
        <w:t>-</w:t>
      </w:r>
      <w:r>
        <w:t>转场</w:t>
      </w:r>
      <w:r>
        <w:rPr>
          <w:rFonts w:hint="eastAsia"/>
        </w:rPr>
        <w:t>”</w:t>
      </w:r>
      <w:r>
        <w:t>五个环节测算，并按场景分别给出。</w:t>
      </w:r>
    </w:p>
    <w:p w14:paraId="18BC95A4">
      <w:r>
        <w:t>平坡场景单站作业时间约 50 min：设备展开与自检 10 min、布站与标定 10 min、扫描采集 20 min（按 2 mm 点间距、覆盖约 200 m² 估算）、初检 5 min、收纳 5 min。缓坡场景单站约 65 min，主要是转场与布站时间增加；陡坡场景单站约 90 min，平台移动、安全绳重新固定与二次标定占了大头。</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5"/>
        <w:gridCol w:w="1392"/>
        <w:gridCol w:w="1920"/>
        <w:gridCol w:w="1382"/>
        <w:gridCol w:w="2461"/>
      </w:tblGrid>
      <w:tr w14:paraId="12EDC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5" w:type="dxa"/>
            <w:shd w:val="clear" w:color="auto" w:fill="E7E6E6"/>
            <w:vAlign w:val="center"/>
          </w:tcPr>
          <w:p w14:paraId="15C5782B">
            <w:pPr>
              <w:snapToGrid w:val="0"/>
              <w:spacing w:before="70" w:after="70" w:line="240" w:lineRule="auto"/>
              <w:ind w:firstLine="0"/>
              <w:jc w:val="center"/>
              <w:rPr>
                <w:b/>
                <w:sz w:val="21"/>
              </w:rPr>
            </w:pPr>
            <w:r>
              <w:rPr>
                <w:b/>
                <w:sz w:val="21"/>
                <w:szCs w:val="21"/>
              </w:rPr>
              <w:t>场景</w:t>
            </w:r>
          </w:p>
        </w:tc>
        <w:tc>
          <w:tcPr>
            <w:tcW w:w="1392" w:type="dxa"/>
            <w:shd w:val="clear" w:color="auto" w:fill="E7E6E6"/>
            <w:vAlign w:val="center"/>
          </w:tcPr>
          <w:p w14:paraId="539FB6F4">
            <w:pPr>
              <w:snapToGrid w:val="0"/>
              <w:spacing w:before="70" w:after="70" w:line="240" w:lineRule="auto"/>
              <w:ind w:firstLine="0"/>
              <w:jc w:val="center"/>
              <w:rPr>
                <w:b/>
                <w:sz w:val="21"/>
              </w:rPr>
            </w:pPr>
            <w:r>
              <w:rPr>
                <w:b/>
                <w:sz w:val="21"/>
                <w:szCs w:val="21"/>
              </w:rPr>
              <w:t>单站时间</w:t>
            </w:r>
          </w:p>
        </w:tc>
        <w:tc>
          <w:tcPr>
            <w:tcW w:w="1920" w:type="dxa"/>
            <w:shd w:val="clear" w:color="auto" w:fill="E7E6E6"/>
            <w:vAlign w:val="center"/>
          </w:tcPr>
          <w:p w14:paraId="313A845C">
            <w:pPr>
              <w:snapToGrid w:val="0"/>
              <w:spacing w:before="70" w:after="70" w:line="240" w:lineRule="auto"/>
              <w:ind w:firstLine="0"/>
              <w:jc w:val="center"/>
              <w:rPr>
                <w:b/>
                <w:sz w:val="21"/>
              </w:rPr>
            </w:pPr>
            <w:r>
              <w:rPr>
                <w:b/>
                <w:sz w:val="21"/>
                <w:szCs w:val="21"/>
              </w:rPr>
              <w:t>单站覆盖面积</w:t>
            </w:r>
          </w:p>
        </w:tc>
        <w:tc>
          <w:tcPr>
            <w:tcW w:w="1382" w:type="dxa"/>
            <w:shd w:val="clear" w:color="auto" w:fill="E7E6E6"/>
            <w:vAlign w:val="center"/>
          </w:tcPr>
          <w:p w14:paraId="2CF48F78">
            <w:pPr>
              <w:snapToGrid w:val="0"/>
              <w:spacing w:before="70" w:after="70" w:line="240" w:lineRule="auto"/>
              <w:ind w:firstLine="0"/>
              <w:jc w:val="center"/>
              <w:rPr>
                <w:b/>
                <w:sz w:val="21"/>
              </w:rPr>
            </w:pPr>
            <w:r>
              <w:rPr>
                <w:b/>
                <w:sz w:val="21"/>
                <w:szCs w:val="21"/>
              </w:rPr>
              <w:t>单孔站数</w:t>
            </w:r>
          </w:p>
        </w:tc>
        <w:tc>
          <w:tcPr>
            <w:tcW w:w="2461" w:type="dxa"/>
            <w:shd w:val="clear" w:color="auto" w:fill="E7E6E6"/>
            <w:vAlign w:val="center"/>
          </w:tcPr>
          <w:p w14:paraId="3D30C476">
            <w:pPr>
              <w:snapToGrid w:val="0"/>
              <w:spacing w:before="70" w:after="70" w:line="240" w:lineRule="auto"/>
              <w:ind w:firstLine="0"/>
              <w:jc w:val="center"/>
              <w:rPr>
                <w:b/>
                <w:sz w:val="21"/>
              </w:rPr>
            </w:pPr>
            <w:r>
              <w:rPr>
                <w:b/>
                <w:sz w:val="21"/>
                <w:szCs w:val="21"/>
              </w:rPr>
              <w:t>单孔扫描作业时间</w:t>
            </w:r>
          </w:p>
        </w:tc>
      </w:tr>
      <w:tr w14:paraId="610C1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4658F2D2">
            <w:pPr>
              <w:snapToGrid w:val="0"/>
              <w:spacing w:before="70" w:after="70" w:line="240" w:lineRule="auto"/>
              <w:ind w:firstLine="0"/>
              <w:jc w:val="center"/>
              <w:rPr>
                <w:sz w:val="21"/>
              </w:rPr>
            </w:pPr>
            <w:r>
              <w:rPr>
                <w:sz w:val="21"/>
                <w:szCs w:val="21"/>
              </w:rPr>
              <w:t>葛洲坝平坡</w:t>
            </w:r>
          </w:p>
        </w:tc>
        <w:tc>
          <w:tcPr>
            <w:tcW w:w="1392" w:type="dxa"/>
            <w:vAlign w:val="center"/>
          </w:tcPr>
          <w:p w14:paraId="5D684305">
            <w:pPr>
              <w:snapToGrid w:val="0"/>
              <w:spacing w:before="70" w:after="70" w:line="240" w:lineRule="auto"/>
              <w:ind w:firstLine="0"/>
              <w:jc w:val="center"/>
              <w:rPr>
                <w:sz w:val="21"/>
              </w:rPr>
            </w:pPr>
            <w:r>
              <w:rPr>
                <w:sz w:val="21"/>
                <w:szCs w:val="21"/>
              </w:rPr>
              <w:t>约 50 min</w:t>
            </w:r>
          </w:p>
        </w:tc>
        <w:tc>
          <w:tcPr>
            <w:tcW w:w="1920" w:type="dxa"/>
            <w:vAlign w:val="center"/>
          </w:tcPr>
          <w:p w14:paraId="03E003C4">
            <w:pPr>
              <w:snapToGrid w:val="0"/>
              <w:spacing w:before="70" w:after="70" w:line="240" w:lineRule="auto"/>
              <w:ind w:firstLine="0"/>
              <w:jc w:val="center"/>
              <w:rPr>
                <w:sz w:val="21"/>
              </w:rPr>
            </w:pPr>
            <w:r>
              <w:rPr>
                <w:sz w:val="21"/>
                <w:szCs w:val="21"/>
              </w:rPr>
              <w:t>约 200 m²</w:t>
            </w:r>
          </w:p>
        </w:tc>
        <w:tc>
          <w:tcPr>
            <w:tcW w:w="1382" w:type="dxa"/>
            <w:vAlign w:val="center"/>
          </w:tcPr>
          <w:p w14:paraId="43FD2DBA">
            <w:pPr>
              <w:snapToGrid w:val="0"/>
              <w:spacing w:before="70" w:after="70" w:line="240" w:lineRule="auto"/>
              <w:ind w:firstLine="0"/>
              <w:jc w:val="center"/>
              <w:rPr>
                <w:sz w:val="21"/>
              </w:rPr>
            </w:pPr>
            <w:r>
              <w:rPr>
                <w:sz w:val="21"/>
                <w:szCs w:val="21"/>
              </w:rPr>
              <w:t>4～6</w:t>
            </w:r>
          </w:p>
        </w:tc>
        <w:tc>
          <w:tcPr>
            <w:tcW w:w="2461" w:type="dxa"/>
            <w:vAlign w:val="center"/>
          </w:tcPr>
          <w:p w14:paraId="62D002E6">
            <w:pPr>
              <w:snapToGrid w:val="0"/>
              <w:spacing w:before="70" w:after="70" w:line="240" w:lineRule="auto"/>
              <w:ind w:firstLine="0"/>
              <w:jc w:val="center"/>
              <w:rPr>
                <w:sz w:val="21"/>
              </w:rPr>
            </w:pPr>
            <w:r>
              <w:rPr>
                <w:sz w:val="21"/>
                <w:szCs w:val="21"/>
              </w:rPr>
              <w:t>4～5 h</w:t>
            </w:r>
          </w:p>
        </w:tc>
      </w:tr>
      <w:tr w14:paraId="7E834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2731E6F3">
            <w:pPr>
              <w:snapToGrid w:val="0"/>
              <w:spacing w:before="70" w:after="70" w:line="240" w:lineRule="auto"/>
              <w:ind w:firstLine="0"/>
              <w:jc w:val="center"/>
              <w:rPr>
                <w:sz w:val="21"/>
              </w:rPr>
            </w:pPr>
            <w:r>
              <w:rPr>
                <w:sz w:val="21"/>
                <w:szCs w:val="21"/>
              </w:rPr>
              <w:t>三峡缓坡</w:t>
            </w:r>
          </w:p>
        </w:tc>
        <w:tc>
          <w:tcPr>
            <w:tcW w:w="1392" w:type="dxa"/>
            <w:vAlign w:val="center"/>
          </w:tcPr>
          <w:p w14:paraId="4075C5AE">
            <w:pPr>
              <w:snapToGrid w:val="0"/>
              <w:spacing w:before="70" w:after="70" w:line="240" w:lineRule="auto"/>
              <w:ind w:firstLine="0"/>
              <w:jc w:val="center"/>
              <w:rPr>
                <w:sz w:val="21"/>
              </w:rPr>
            </w:pPr>
            <w:r>
              <w:rPr>
                <w:sz w:val="21"/>
                <w:szCs w:val="21"/>
              </w:rPr>
              <w:t>约 65 min</w:t>
            </w:r>
          </w:p>
        </w:tc>
        <w:tc>
          <w:tcPr>
            <w:tcW w:w="1920" w:type="dxa"/>
            <w:vAlign w:val="center"/>
          </w:tcPr>
          <w:p w14:paraId="012D700B">
            <w:pPr>
              <w:snapToGrid w:val="0"/>
              <w:spacing w:before="70" w:after="70" w:line="240" w:lineRule="auto"/>
              <w:ind w:firstLine="0"/>
              <w:jc w:val="center"/>
              <w:rPr>
                <w:sz w:val="21"/>
              </w:rPr>
            </w:pPr>
            <w:r>
              <w:rPr>
                <w:sz w:val="21"/>
                <w:szCs w:val="21"/>
              </w:rPr>
              <w:t>约 180 m²</w:t>
            </w:r>
          </w:p>
        </w:tc>
        <w:tc>
          <w:tcPr>
            <w:tcW w:w="1382" w:type="dxa"/>
            <w:vAlign w:val="center"/>
          </w:tcPr>
          <w:p w14:paraId="47300294">
            <w:pPr>
              <w:snapToGrid w:val="0"/>
              <w:spacing w:before="70" w:after="70" w:line="240" w:lineRule="auto"/>
              <w:ind w:firstLine="0"/>
              <w:jc w:val="center"/>
              <w:rPr>
                <w:sz w:val="21"/>
              </w:rPr>
            </w:pPr>
            <w:r>
              <w:rPr>
                <w:sz w:val="21"/>
                <w:szCs w:val="21"/>
              </w:rPr>
              <w:t>6～8</w:t>
            </w:r>
          </w:p>
        </w:tc>
        <w:tc>
          <w:tcPr>
            <w:tcW w:w="2461" w:type="dxa"/>
            <w:vAlign w:val="center"/>
          </w:tcPr>
          <w:p w14:paraId="17DFC488">
            <w:pPr>
              <w:snapToGrid w:val="0"/>
              <w:spacing w:before="70" w:after="70" w:line="240" w:lineRule="auto"/>
              <w:ind w:firstLine="0"/>
              <w:jc w:val="center"/>
              <w:rPr>
                <w:sz w:val="21"/>
              </w:rPr>
            </w:pPr>
            <w:r>
              <w:rPr>
                <w:sz w:val="21"/>
                <w:szCs w:val="21"/>
              </w:rPr>
              <w:t>7～9 h</w:t>
            </w:r>
          </w:p>
        </w:tc>
      </w:tr>
      <w:tr w14:paraId="01F4E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0E89EC87">
            <w:pPr>
              <w:snapToGrid w:val="0"/>
              <w:spacing w:before="70" w:after="70" w:line="240" w:lineRule="auto"/>
              <w:ind w:firstLine="0"/>
              <w:jc w:val="center"/>
              <w:rPr>
                <w:sz w:val="21"/>
              </w:rPr>
            </w:pPr>
            <w:r>
              <w:rPr>
                <w:sz w:val="21"/>
                <w:szCs w:val="21"/>
              </w:rPr>
              <w:t>向家坝陡坡</w:t>
            </w:r>
          </w:p>
        </w:tc>
        <w:tc>
          <w:tcPr>
            <w:tcW w:w="1392" w:type="dxa"/>
            <w:vAlign w:val="center"/>
          </w:tcPr>
          <w:p w14:paraId="5C439CE1">
            <w:pPr>
              <w:snapToGrid w:val="0"/>
              <w:spacing w:before="70" w:after="70" w:line="240" w:lineRule="auto"/>
              <w:ind w:firstLine="0"/>
              <w:jc w:val="center"/>
              <w:rPr>
                <w:sz w:val="21"/>
              </w:rPr>
            </w:pPr>
            <w:r>
              <w:rPr>
                <w:sz w:val="21"/>
                <w:szCs w:val="21"/>
              </w:rPr>
              <w:t>约 90 min</w:t>
            </w:r>
          </w:p>
        </w:tc>
        <w:tc>
          <w:tcPr>
            <w:tcW w:w="1920" w:type="dxa"/>
            <w:vAlign w:val="center"/>
          </w:tcPr>
          <w:p w14:paraId="28E65987">
            <w:pPr>
              <w:snapToGrid w:val="0"/>
              <w:spacing w:before="70" w:after="70" w:line="240" w:lineRule="auto"/>
              <w:ind w:firstLine="0"/>
              <w:jc w:val="center"/>
              <w:rPr>
                <w:sz w:val="21"/>
              </w:rPr>
            </w:pPr>
            <w:r>
              <w:rPr>
                <w:sz w:val="21"/>
                <w:szCs w:val="21"/>
              </w:rPr>
              <w:t>约 150 m²</w:t>
            </w:r>
          </w:p>
        </w:tc>
        <w:tc>
          <w:tcPr>
            <w:tcW w:w="1382" w:type="dxa"/>
            <w:vAlign w:val="center"/>
          </w:tcPr>
          <w:p w14:paraId="28055833">
            <w:pPr>
              <w:snapToGrid w:val="0"/>
              <w:spacing w:before="70" w:after="70" w:line="240" w:lineRule="auto"/>
              <w:ind w:firstLine="0"/>
              <w:jc w:val="center"/>
              <w:rPr>
                <w:sz w:val="21"/>
              </w:rPr>
            </w:pPr>
            <w:r>
              <w:rPr>
                <w:sz w:val="21"/>
                <w:szCs w:val="21"/>
              </w:rPr>
              <w:t>6～8</w:t>
            </w:r>
          </w:p>
        </w:tc>
        <w:tc>
          <w:tcPr>
            <w:tcW w:w="2461" w:type="dxa"/>
            <w:vAlign w:val="center"/>
          </w:tcPr>
          <w:p w14:paraId="7015734B">
            <w:pPr>
              <w:snapToGrid w:val="0"/>
              <w:spacing w:before="70" w:after="70" w:line="240" w:lineRule="auto"/>
              <w:ind w:firstLine="0"/>
              <w:jc w:val="center"/>
              <w:rPr>
                <w:sz w:val="21"/>
              </w:rPr>
            </w:pPr>
            <w:r>
              <w:rPr>
                <w:sz w:val="21"/>
                <w:szCs w:val="21"/>
              </w:rPr>
              <w:t>9～12 h</w:t>
            </w:r>
          </w:p>
        </w:tc>
      </w:tr>
    </w:tbl>
    <w:p w14:paraId="2BECED3D">
      <w:pPr>
        <w:spacing w:line="240" w:lineRule="auto"/>
      </w:pPr>
    </w:p>
    <w:p w14:paraId="3B5602FF">
      <w:r>
        <w:t>上表的</w:t>
      </w:r>
      <w:r>
        <w:rPr>
          <w:rFonts w:hint="eastAsia"/>
        </w:rPr>
        <w:t>“</w:t>
      </w:r>
      <w:r>
        <w:t>单孔扫描作业时间</w:t>
      </w:r>
      <w:r>
        <w:rPr>
          <w:rFonts w:hint="eastAsia"/>
        </w:rPr>
        <w:t>”</w:t>
      </w:r>
      <w:r>
        <w:t>只是纯扫描时间，不含控制测量、标志布设、安全准备与等待。全流程的单孔作业时间约为纯扫描时间的 2.2～2.6 倍，这个系数来自类似工程的实际统计，已经包含了不可避免的间歇与协调时间。</w:t>
      </w:r>
    </w:p>
    <w:p w14:paraId="6DBDC634">
      <w:r>
        <w:t>定额的使用要结合载具能力。采用履带式 AGV 自主扫描时，载具的移动速度（平坡 0.8 m/s、缓坡 0.6 m/s、陡坡 0.3 m/s）决定了转场时间，而扫描本身的采集时间不变。因此载具作业的效率提升主要来自转场与布站环节，对采集环节的影响有限。这一点在编制计划时要算清楚，不能简单认为</w:t>
      </w:r>
      <w:r>
        <w:rPr>
          <w:rFonts w:hint="eastAsia"/>
        </w:rPr>
        <w:t>“</w:t>
      </w:r>
      <w:r>
        <w:t>上了自动化就快一倍</w:t>
      </w:r>
      <w:r>
        <w:rPr>
          <w:rFonts w:hint="eastAsia"/>
        </w:rPr>
        <w:t>”</w:t>
      </w:r>
      <w:r>
        <w:t>。</w:t>
      </w:r>
    </w:p>
    <w:p w14:paraId="2469A35E">
      <w:r>
        <w:t>定额还要考虑人员熟练度的成长曲线。首个孔段的实际耗时通常比定额高 20%～30%，随着作业组熟练，第三、第四个孔段逐步接近甚至优于定额。方案在进度计划中按</w:t>
      </w:r>
      <w:r>
        <w:rPr>
          <w:rFonts w:hint="eastAsia"/>
        </w:rPr>
        <w:t>“</w:t>
      </w:r>
      <w:r>
        <w:t>首孔宽松、后续收紧</w:t>
      </w:r>
      <w:r>
        <w:rPr>
          <w:rFonts w:hint="eastAsia"/>
        </w:rPr>
        <w:t>”</w:t>
      </w:r>
      <w:r>
        <w:t>的方式排布，避免用理想定额去压首孔，导致质量让步。首孔完成后，用实际数据修正后续定额，形成滚动优化的计划。</w:t>
      </w:r>
    </w:p>
    <w:p w14:paraId="03AD04F9">
      <w:pPr>
        <w:pStyle w:val="6"/>
      </w:pPr>
      <w:r>
        <w:rPr>
          <w:szCs w:val="32"/>
        </w:rPr>
        <w:t>2.5.2.38 点云预处理流程与参数</w:t>
      </w:r>
    </w:p>
    <w:p w14:paraId="1FA4844C">
      <w:r>
        <w:rPr>
          <w:rFonts w:hint="eastAsia"/>
        </w:rPr>
        <w:t>现场采集所得原始点云数据无法直接用于三维建模作业，需经标准化预处理流程后方可使用。点云预处理的核心目标并非提升数据的可视化效果，而是剔除不属于目标对象的冗余点云、保留目标对象的有效点云、并将点云坐标校正至其对应空间位置。</w:t>
      </w:r>
    </w:p>
    <w:p w14:paraId="05742829">
      <w:r>
        <w:t>预处理分五步。第一步是数据组织，按测站、按时间把原始文件归入统一目录结构，建立索引，记录每个文件的来源（设备、站位、参数、时间）。这一步看似琐碎，但后面的每一步都要按索引取数，索引乱了后面全乱。第二步是坐标归算，把各站的局部坐标统一到控制点约束下的工程坐标，归算参数与残差记入处理记录。第三步是噪声剔除，去除离群点、飞点、玻璃与水面反射点、人员与设备的瞬时遮挡点。第四步是降采样与重采样，在保证特征的前提下压缩数据量，压缩比按后续用途确定，建模用途保留 2 mm 点间距，概览用途可降到 10 mm。第五步是分区与切片，按孔段、按部位切分，便于分块处理与并行计算。</w:t>
      </w:r>
    </w:p>
    <w:p w14:paraId="54356A7C">
      <w:r>
        <w:t>噪声剔除要分类型处理，不能一刀切。离群点（孤立的高空点、远处飞点）用统计滤波，按邻域点距的均值与标准差设阈值；遮挡点（人员走过留下的</w:t>
      </w:r>
      <w:r>
        <w:rPr>
          <w:rFonts w:hint="eastAsia"/>
        </w:rPr>
        <w:t>“</w:t>
      </w:r>
      <w:r>
        <w:t>人影</w:t>
      </w:r>
      <w:r>
        <w:rPr>
          <w:rFonts w:hint="eastAsia"/>
        </w:rPr>
        <w:t>”</w:t>
      </w:r>
      <w:r>
        <w:t>）用时间维度识别，同一位置短时间出现的点云簇判为动态目标；反射点（水面、玻璃、积水）用回波强度与入射角联合判断，强度异常高且入射角接近镜面的点标记为可疑；边缘混合点（物体边缘的距离混合）用邻域一致性判断，与周围点距离突变且无法形成连续面的点剔除。</w:t>
      </w:r>
    </w:p>
    <w:p w14:paraId="2042FCBA">
      <w:r>
        <w:rPr>
          <w:rFonts w:hint="eastAsia"/>
        </w:rPr>
        <w:t>参数配置需遵循保守剔除准则，即在保证目标有效信息完整性的前提下控制噪声剔除范围。过度剔除会导致浅坑、细裂纹等小尺度真实缺陷被误判为噪声并去除，而此类缺陷正是检测作业的核心关注对象；过度剔除仅会遗留少量噪声点，此类残留可通过后续建模环节的优化流程进行有效处置。基于此，统计滤波的阈值设置需采用宽松判定标准，仅针对显著异常点执行剔除操作。被剔除的点云不做物理删除，而是标记为“不可用”，完整保留于原始数据集中以供后续复核。降采样策略的选择直接影响点云的特征保真度：均匀网格降采样操作简便，但易造成边缘细节的平滑失真；曲率自适应降采样可有效保留边缘特征，但需完成参数调优。本项目采用“网格降采样结合曲率保护”的混合降采样策略：在平坦区域采用网格降采样控制数据规模，在缺陷边缘、结构棱线等高曲率区域保留原始点云密度。该策略可在控制数据量级的同时，避免关键结构特征的信息损失。预处理全流程需具备可复现性：需完整记录处理脚本、参数配置、输入输出文件清单，确保任意操作者依据记录复现流程均可获得一致结果。不具备可复现性的预处理流程存在潜在风险，即出现问题后无法定位误差来源，且最终成果无法通过审计校验。</w:t>
      </w:r>
    </w:p>
    <w:p w14:paraId="44E631B4">
      <w:pPr>
        <w:pStyle w:val="6"/>
      </w:pPr>
      <w:r>
        <w:rPr>
          <w:szCs w:val="32"/>
        </w:rPr>
        <w:t>2.5.2.39 网格重建与模型简化</w:t>
      </w:r>
    </w:p>
    <w:p w14:paraId="4E0DA0D4">
      <w:r>
        <w:rPr>
          <w:rFonts w:hint="eastAsia"/>
        </w:rPr>
        <w:t>点云本质为离散点集，模型本质为连续曲面，二者转换需通过网格重建实现，重建质量直接决定后续缺陷测量与体积计算的精度。</w:t>
      </w:r>
    </w:p>
    <w:p w14:paraId="7BDFC811">
      <w:r>
        <w:rPr>
          <w:rFonts w:hint="eastAsia"/>
        </w:rPr>
        <w:t>网格重建方法需依据对象几何特征进行选型：规则混凝土表面采用泊松重建，可获取光滑连续的曲面，适用于底板与侧墙区域；存在尖锐棱线的部位（如门槽、分缝、台阶）采用德劳内三角化或带特征约束的重建方法，避免棱线出现平滑失真；破损、剥落等不规则区域采用局部重建，分区域完成处理后再进行缝合。重建方法的选型核心为匹配对象特征，而非优先选用技术复杂度高的算法。网格密度需与点云密度相适配，网格边长通常取点间距的2~3倍，网格过密会产生大量细小三角形，导致数据量激增、后续处理效率下降；网格过疏会造成细节信息丢失。针对缺陷区域单独进行网格加密，针对大面积平整区域适当降低网格密度，构建疏密分布合理的非均匀网格，在保障精度的同时控制数据规模。</w:t>
      </w:r>
    </w:p>
    <w:p w14:paraId="530B3953">
      <w:r>
        <w:rPr>
          <w:rFonts w:hint="eastAsia"/>
        </w:rPr>
        <w:t>模型简化操作需审慎开展，二次误差度量等简化算法易造成细节信息丢失，将其应用于检测成果存在较大风险。本项目的实施原则为：交付的精细模型不进行简化操作，完整保留所有细节；用于展示、浏览与轻量化传输的模型可进行简化处理，并在文件名与元数据中明确标注“简化版”，避免与精细模型混用。简化版与精细版的对应关系需记录至清单，确保委托方可随时调取精细版模型。需对模型的封闭性与法向量开展校验：封闭性直接影响体积计算精度，存在开口的模型计算所得体积无参考意义；法向影响渲染效果与测量准确性，法向翻转会导致着色异常。</w:t>
      </w:r>
    </w:p>
    <w:p w14:paraId="70A2F672">
      <w:r>
        <w:rPr>
          <w:rFonts w:hint="eastAsia"/>
        </w:rPr>
        <w:t>校验方法为统计边界边数量与法向一致性，边界边数量超出阈值或法向混乱的模型需退回重建环节。重建完成后需开展“回溯点云”校验：将模型与原始点云叠加，核查模型与点云的贴合度，判断是否存在鼓包或塌陷等失真情况。该步骤可有效识别重建算法的局部失效问题，例如薄壁结构被误判为实体、细小凹槽被填平。校验结果需纳入处理记录，不合格的重建区域需进行局部重做。</w:t>
      </w:r>
    </w:p>
    <w:p w14:paraId="36D576B0">
      <w:pPr>
        <w:pStyle w:val="6"/>
      </w:pPr>
      <w:r>
        <w:rPr>
          <w:szCs w:val="32"/>
        </w:rPr>
        <w:t>2.5.2.40 纹理映射与色彩一致性</w:t>
      </w:r>
    </w:p>
    <w:p w14:paraId="363720C5">
      <w:r>
        <w:rPr>
          <w:rFonts w:hint="eastAsia"/>
        </w:rPr>
        <w:t>彩色三维模型是检测报告的核心呈现载体，色彩偏差将直接影响缺陷判读结果——冲磨区域的浅灰色被误判为正常状态、水渍被误判为缺陷等问题，均由色彩失准引发。纹理映射的基本流程为：将影像与点云进行配准，依据相机内外参数把像素投影至模型表面，生成纹理图。</w:t>
      </w:r>
    </w:p>
    <w:p w14:paraId="7BF0EF71">
      <w:r>
        <w:rPr>
          <w:rFonts w:hint="eastAsia"/>
        </w:rPr>
        <w:t>配准精度直接决定纹理清晰度，投影误差大于1像素时将出现重影或错位，在棱线位置表现尤为显著。因此配准需采用同名点开展全局平差，不可仅依赖单站粗配。色彩一致性处理分为三个步骤：第一步为白平衡统一，利用现场拍摄的灰卡或色卡对每台相机、每个测次进行白平衡校正，将不同设备、不同时段的色彩校准至同一基准；第二步为曝光补偿，对同一区域的多张影像按亮度进行归一化处理，避免拼接位置出现明暗阶跃；第三步为色差校正，利用色卡的多色块拟合色彩变换矩阵，将影像色彩校正至标准颜色空间。需要明确的是，色彩校正的核心目标是实现色彩一致性与缺陷可辨性，而非提升视觉美观度。</w:t>
      </w:r>
    </w:p>
    <w:p w14:paraId="651EC5FF">
      <w:r>
        <w:rPr>
          <w:rFonts w:hint="eastAsia"/>
        </w:rPr>
        <w:t>检测报告要求真实反映结构表面状态，过饱和或过度锐化会导致判读结果失真。因此校正强度需加以限制，即便色彩表现偏平淡，也需保证不同孔段之间的色彩可比性。纹理分辨率需根据用途确定：用于缺陷判读的纹理，分辨率不低于2像素/毫米；用于整体浏览的纹理，分辨率达到0.5像素/毫米即可。分辨率不足会导致细小裂纹无法辨识，分辨率过高则会造成数据量急剧增长。本方案采用“判读区高分辨率、非判读区低分辨率”的分级设置方式，在满足检测需求的同时控制数据处理成本。多站纹理的接缝处理为技术难点，拼接位置易出现色彩跳变与几何错位。处理方法为：对重叠区域进行羽化过渡处理，接缝线优先选择几何特征不明显的位置（如平整墙面中部），避免穿过缺陷区域；接缝处的色差采用局部校正方式进行均衡，而非整体调色。接缝处理的质量需单独开展检查，因其属于易被忽略且易被评审发现的问题环节。</w:t>
      </w:r>
    </w:p>
    <w:p w14:paraId="689EC2E4">
      <w:pPr>
        <w:pStyle w:val="6"/>
      </w:pPr>
      <w:r>
        <w:rPr>
          <w:szCs w:val="32"/>
        </w:rPr>
        <w:t>2.5.2.41 缺陷提取的辅助数据组织</w:t>
      </w:r>
    </w:p>
    <w:p w14:paraId="2DA79D50">
      <w:r>
        <w:rPr>
          <w:rFonts w:hint="eastAsia"/>
        </w:rPr>
        <w:t>缺陷提取作业需同时依托几何数据与辅助数据开展。辅助数据的组织合理性对缺陷提取的准确率与效率具有显著正向影响，若组织规范度不足，即便采用高性能算法也难以充分发挥其效能。</w:t>
      </w:r>
    </w:p>
    <w:p w14:paraId="124AE2E7">
      <w:r>
        <w:rPr>
          <w:rFonts w:hint="eastAsia"/>
        </w:rPr>
        <w:t>辅助数据涵盖四类维度：其一为几何辅助数据，即由点云直接计算得到的派生量，包括曲率、法向、粗糙度、坡度与高程梯度，该类数据用于区分凸起与凹陷、平整与破损区域；其二为影像辅助数据，涵盖正射影像、纹理图及多光谱影像（若存在），用于识别锈迹、渗水、析出物等颜色异常区域；其三为上下文辅助数据，包括结构分缝、预埋件位置与设计轮廓线，用于判定凸起为缺陷还是结构固有特征；其四为历史辅助数据，即前次检测的缺陷位置与等级信息，用于判定缺陷为新发还是既有，以及缺陷处于发展状态还是稳定状态。</w:t>
      </w:r>
    </w:p>
    <w:p w14:paraId="5DEF6D6A">
      <w:r>
        <w:rPr>
          <w:rFonts w:hint="eastAsia"/>
        </w:rPr>
        <w:t>四类辅助数据需采用统一的空间索引进行组织，以确保同一空间位置的多类数据可实现快速关联。具体实施方法为构建统一三维网格索引，每个网格单元存储对应单元内的点云统计量、影像特征、结构属性与历史缺陷编号。缺陷提取过程按单元读取数据，可在保障上下文完整性的同时提升处理效率。历史辅助数据的关联应用易被忽略，但具备较高应用价值。将前次检测的缺陷矢量与当前检测模型叠加，可直接明确三个核心问题：既有缺陷是否存续、缺陷尺寸的变化幅度、是否存在新发缺陷。该类“具备历史参照的检测”是状态检修的基础，也是本项目相较于一次性扫描检测的核心优势之一。辅助数据的质量控制同样需予以重视：派生量需标注计算算法与参数，影像需标注拍摄条件，结构属性需标注数据来源（设计图纸或实测获取），历史数据需标注检测批次与版本。来源不明的辅助数据不得用于缺陷判定，防止因参照选用错误得出偏差结论。</w:t>
      </w:r>
    </w:p>
    <w:p w14:paraId="45456FDF">
      <w:pPr>
        <w:pStyle w:val="6"/>
      </w:pPr>
      <w:r>
        <w:rPr>
          <w:szCs w:val="32"/>
        </w:rPr>
        <w:t>2.5.2.42 扫描成果的交付格式与命名规则</w:t>
      </w:r>
    </w:p>
    <w:p w14:paraId="13E19B3A">
      <w:r>
        <w:rPr>
          <w:rFonts w:hint="eastAsia"/>
        </w:rPr>
        <w:t>扫描成果交付环节的常见问题多聚焦于格式规范与命名规则领域，而非技术实现层面。若委托方获取的成果文件存在命名混乱现象，将导致其在成果调用与应用过程中存在诸多不便，最终对整套成果的整体评价产生负面影响。</w:t>
      </w:r>
    </w:p>
    <w:p w14:paraId="510CB20C">
      <w:r>
        <w:t>交付格式按用途确定。点云交付 PCD 与 LAS 两种格式，PCD 便于平台读取，LAS 便于通用软件打开；模型交付 OBJ 与 PLY，OBJ 带纹理、PLY 轻量；图件交付 DWG 与 PDF，DWG 可编辑、PDF 可归档；报告交付 DOCX 与 PDF，DOCX 可修改、PDF 为正式版；原始数据按设备原生格式保留，不转换、不压缩。</w:t>
      </w:r>
    </w:p>
    <w:p w14:paraId="6F17561D">
      <w:r>
        <w:t>命名规则采用</w:t>
      </w:r>
      <w:r>
        <w:rPr>
          <w:rFonts w:hint="eastAsia"/>
        </w:rPr>
        <w:t>“</w:t>
      </w:r>
      <w:r>
        <w:t>要素组合</w:t>
      </w:r>
      <w:r>
        <w:rPr>
          <w:rFonts w:hint="eastAsia"/>
        </w:rPr>
        <w:t>”</w:t>
      </w:r>
      <w:r>
        <w:t>方式，字段之间用下划线分隔，不使用空格与中文。字段顺序为：项目代号_电站_孔号_测次_成果类型_版本号_日期。例如某孔的点云成果命名为</w:t>
      </w:r>
      <w:r>
        <w:rPr>
          <w:rFonts w:hint="eastAsia"/>
        </w:rPr>
        <w:t>“</w:t>
      </w:r>
      <w:r>
        <w:t>P2026_GZB_3K_02_PCD_V1_20260315</w:t>
      </w:r>
      <w:r>
        <w:rPr>
          <w:rFonts w:hint="eastAsia"/>
        </w:rPr>
        <w:t>”</w:t>
      </w:r>
      <w:r>
        <w:t>。命名规则在项目启动时确定，写入数据标准，全程执行，不因</w:t>
      </w:r>
      <w:r>
        <w:rPr>
          <w:rFonts w:hint="eastAsia"/>
        </w:rPr>
        <w:t>“</w:t>
      </w:r>
      <w:r>
        <w:t>这次特殊</w:t>
      </w:r>
      <w:r>
        <w:rPr>
          <w:rFonts w:hint="eastAsia"/>
        </w:rPr>
        <w:t>”</w:t>
      </w:r>
      <w:r>
        <w:t>而破例。</w:t>
      </w:r>
    </w:p>
    <w:p w14:paraId="6D4F9BFB">
      <w:r>
        <w:rPr>
          <w:rFonts w:hint="eastAsia"/>
        </w:rPr>
        <w:t>版本号的编码规则参照通用软件版本管理体系设置：主版本号标识数据结构或基准体系的变更，次版本号标识内容的新增与拓展，修订号标识错误的修正与优化。成果迭代更新时版本号按规则逐级递增，历史版本予以留存且不予删除，并在成果清单中标注新旧版本的核心差异。该机制可保障委托方在任意阶段均可追溯对应时段所交付的版本信息。交付清单作为成果的核心索引文件，需列明所有交付文件的名称、类型、数据体量、生成时间、对应结构章节或部位、保密等级，以及整套成果所采用的平面坐标系统与高程基准体系。交付清单需与所有成果文件同步提交，委托方可依据清单开展逐项核验，快速识别缺失项。</w:t>
      </w:r>
    </w:p>
    <w:p w14:paraId="221FD95B">
      <w:r>
        <w:rPr>
          <w:rFonts w:hint="eastAsia"/>
        </w:rPr>
        <w:t>正式交付前的最终环节为开展委托方视角兼容性测试：在未预装本项目专属软件的通用计算机设备上，采用常用商业化软件打开成果文件，验证其能否正常渲染显示、坐标精度是否合规、纹理信息是否存在缺失。该测试环节可有效识别诸多仅在项目内部设备环境下无异常的潜在问题，例如字体资源缺失、文件路径绝对化、依赖运行库未随成果打包等。测试合格后方可启动正式交付流程，防范因交付成果不符合使用要求而被退回返工的风险。</w:t>
      </w:r>
    </w:p>
    <w:p w14:paraId="3AE24490">
      <w:pPr>
        <w:pStyle w:val="6"/>
      </w:pPr>
      <w:r>
        <w:rPr>
          <w:szCs w:val="32"/>
        </w:rPr>
        <w:t>2.5.2.43 载具作业前的场地评估</w:t>
      </w:r>
    </w:p>
    <w:p w14:paraId="156D0D40">
      <w:r>
        <w:rPr>
          <w:rFonts w:hint="eastAsia"/>
        </w:rPr>
        <w:t>履带式自动导引车（Automated Guided Vehicle, AGV）进入作业场域前，须先行开展场地通行适配性评估。地面坡度、平整度、摩擦系数、承载能力任一指标不符合通行要求，均可能引发车辆打滑、侧翻或陷车等安全事故。</w:t>
      </w:r>
    </w:p>
    <w:p w14:paraId="13A207ED">
      <w:r>
        <w:rPr>
          <w:b/>
        </w:rPr>
        <w:t>（1）评估的五项指标。</w:t>
      </w:r>
      <w:r>
        <w:t xml:space="preserve"> 一是坡度，测作业路径的最大纵坡与横坡，与载具的爬坡能力（平坡型 ≥15°、缓坡型 ≥20°）比对，留 3° 以上余量；二是平整度，用 2 m 直尺测高低差，超过 30 mm 的区域需找平或绕行；三是摩擦系数，湿润混凝土面摩擦系数约 0.5，油污或苔藓面可能降到 0.3 以下，低于 0.4 的需清理或铺设防滑垫；四是承载能力，核算底板与平台的允许荷载，载具满载重量不得超过允许值的 70%；五是通行净宽，作业通道净宽应大于载具宽度 0.5 m 以上。</w:t>
      </w:r>
    </w:p>
    <w:p w14:paraId="4A16C100">
      <w:r>
        <w:rPr>
          <w:b/>
        </w:rPr>
        <w:t>（2）评估的方法。</w:t>
      </w:r>
      <w:r>
        <w:t xml:space="preserve"> 用坡度尺、直尺、拉线、测距仪现场实测，不凭目测。评估结果绘入</w:t>
      </w:r>
      <w:r>
        <w:rPr>
          <w:rFonts w:hint="eastAsia"/>
        </w:rPr>
        <w:t>“</w:t>
      </w:r>
      <w:r>
        <w:t>载具通行图</w:t>
      </w:r>
      <w:r>
        <w:rPr>
          <w:rFonts w:hint="eastAsia"/>
        </w:rPr>
        <w:t>”</w:t>
      </w:r>
      <w:r>
        <w:t>，标注可通行区、限速区、禁行区与绕行路线。通行图随作业计划下发到班组，作业时按图行进。</w:t>
      </w:r>
    </w:p>
    <w:p w14:paraId="65F6F5CA">
      <w:r>
        <w:rPr>
          <w:b/>
        </w:rPr>
        <w:t>（3）特殊区域的处置。</w:t>
      </w:r>
      <w:r>
        <w:t xml:space="preserve"> 门槽、分缝、集水坑、排水沟是载具最容易被卡住的地方。处置办法有三：一是铺设过桥板，板厚与跨度按载具重量核算；二是绕行，宁可多走几米也不冒险；三是降速通过，速度控制在 0.1 m/s 以下并有人随行监护。</w:t>
      </w:r>
    </w:p>
    <w:p w14:paraId="4E402996">
      <w:r>
        <w:rPr>
          <w:b/>
        </w:rPr>
        <w:t>（4）评估的时效。</w:t>
      </w:r>
      <w:r>
        <w:t xml:space="preserve"> 场地条件会变</w:t>
      </w:r>
      <w:r>
        <w:rPr>
          <w:rFonts w:hint="eastAsia"/>
        </w:rPr>
        <w:t>--</w:t>
      </w:r>
      <w:r>
        <w:t>下雨后湿滑、检修后地面有油污、施工后多了材料堆放。因此评估结果的有效期为 7 天，超过 7 天或遇天气变化、现场施工变化，重新评估。重新评估的结果更新通行图，旧图作废。</w:t>
      </w:r>
    </w:p>
    <w:p w14:paraId="0E884C37">
      <w:r>
        <w:rPr>
          <w:b/>
        </w:rPr>
        <w:t>（5）评估的责任。</w:t>
      </w:r>
      <w:r>
        <w:t xml:space="preserve"> 评估由安全员与载具操作员共同完成，双方签字。评估结论为</w:t>
      </w:r>
      <w:r>
        <w:rPr>
          <w:rFonts w:hint="eastAsia"/>
        </w:rPr>
        <w:t>“</w:t>
      </w:r>
      <w:r>
        <w:t>不具备通行条件</w:t>
      </w:r>
      <w:r>
        <w:rPr>
          <w:rFonts w:hint="eastAsia"/>
        </w:rPr>
        <w:t>”</w:t>
      </w:r>
      <w:r>
        <w:t>的，任何人不得强行作业，包括</w:t>
      </w:r>
      <w:r>
        <w:rPr>
          <w:rFonts w:hint="eastAsia"/>
        </w:rPr>
        <w:t>“</w:t>
      </w:r>
      <w:r>
        <w:t>只走一小段</w:t>
      </w:r>
      <w:r>
        <w:rPr>
          <w:rFonts w:hint="eastAsia"/>
        </w:rPr>
        <w:t>”</w:t>
      </w:r>
      <w:r>
        <w:t>的情况。这条规定是为了防止</w:t>
      </w:r>
      <w:r>
        <w:rPr>
          <w:rFonts w:hint="eastAsia"/>
        </w:rPr>
        <w:t>“</w:t>
      </w:r>
      <w:r>
        <w:t>侥幸心理</w:t>
      </w:r>
      <w:r>
        <w:rPr>
          <w:rFonts w:hint="eastAsia"/>
        </w:rPr>
        <w:t>”</w:t>
      </w:r>
      <w:r>
        <w:t>造成事故。</w:t>
      </w:r>
    </w:p>
    <w:p w14:paraId="1DE0A2F7">
      <w:pPr>
        <w:pStyle w:val="6"/>
      </w:pPr>
      <w:r>
        <w:rPr>
          <w:szCs w:val="32"/>
        </w:rPr>
        <w:t>2.5.2.44 载具运行监控与安全防护</w:t>
      </w:r>
    </w:p>
    <w:p w14:paraId="4DD88E0F">
      <w:r>
        <w:rPr>
          <w:rFonts w:hint="eastAsia"/>
        </w:rPr>
        <w:t>具备自主运行功能的载具，其运行环节的核心风险为运动失控，具体表现为路径偏移、物体碰撞、车身倾翻、空间坠落四类典型工况。对应的安全防护体系需形成全链路闭环，覆盖可观测监测、可急停制动、可应急救援三个核心功能维度。</w:t>
      </w:r>
    </w:p>
    <w:p w14:paraId="07CEB55C">
      <w:r>
        <w:rPr>
          <w:b/>
        </w:rPr>
        <w:t>（1）运行监控。</w:t>
      </w:r>
      <w:r>
        <w:t xml:space="preserve"> 载具运行时的关键参数（速度、姿态、电池、通信状态、位置）实时回传终端，操作员在安全位置监视；参数超限时终端报警，载具自动降速或停止。监控不是</w:t>
      </w:r>
      <w:r>
        <w:rPr>
          <w:rFonts w:hint="eastAsia"/>
        </w:rPr>
        <w:t>“</w:t>
      </w:r>
      <w:r>
        <w:t>看着玩</w:t>
      </w:r>
      <w:r>
        <w:rPr>
          <w:rFonts w:hint="eastAsia"/>
        </w:rPr>
        <w:t>”</w:t>
      </w:r>
      <w:r>
        <w:t>，操作员必须能随时接管。</w:t>
      </w:r>
    </w:p>
    <w:p w14:paraId="20105115">
      <w:r>
        <w:rPr>
          <w:b/>
        </w:rPr>
        <w:t>（2）速度限制。</w:t>
      </w:r>
      <w:r>
        <w:t xml:space="preserve"> 按场景设限速：平坡直线段 0.8 m/s，转弯与通过门槽时 0.2 m/s，缓坡 0.6 m/s，陡坡 0.3 m/s，接近人员或障碍物时 0.1 m/s。限速在程序中设定并锁定，操作员不得随意修改；确需调整的由技术负责人授权并记录。</w:t>
      </w:r>
    </w:p>
    <w:p w14:paraId="2D03511F">
      <w:r>
        <w:rPr>
          <w:b/>
        </w:rPr>
        <w:t>（3）防坠落与防倾覆。</w:t>
      </w:r>
      <w:r>
        <w:t xml:space="preserve"> 陡坡作业时，载具通过安全绳与锚点连接，锚点承载力不低于载具总重的 4 倍；载具上加装倾角传感器，倾角超过设定值（如纵坡 25°、横坡 10°）自动停止并报警；平台边缘设置挡块或围挡，防止载具滑出。</w:t>
      </w:r>
    </w:p>
    <w:p w14:paraId="734BD877">
      <w:r>
        <w:rPr>
          <w:b/>
        </w:rPr>
        <w:t>（4）避障与急停。</w:t>
      </w:r>
      <w:r>
        <w:t xml:space="preserve"> 载具前端配置避障传感器，遇障碍自动停止；车体与遥控器各设急停按钮，任一按下立即断电刹车；急停后需人工复位才能继续运行。急停按钮的位置在作业前向全体人员明确，确保</w:t>
      </w:r>
      <w:r>
        <w:rPr>
          <w:rFonts w:hint="eastAsia"/>
        </w:rPr>
        <w:t>“</w:t>
      </w:r>
      <w:r>
        <w:t>谁都能按到</w:t>
      </w:r>
      <w:r>
        <w:rPr>
          <w:rFonts w:hint="eastAsia"/>
        </w:rPr>
        <w:t>”</w:t>
      </w:r>
      <w:r>
        <w:t>。</w:t>
      </w:r>
    </w:p>
    <w:p w14:paraId="3FBC5500">
      <w:r>
        <w:rPr>
          <w:b/>
        </w:rPr>
        <w:t>（5）人员防护。</w:t>
      </w:r>
      <w:r>
        <w:t xml:space="preserve"> 载具运行期间，作业人员不得站在载具行进方向的前方或后方；不得骑坐、攀附载具；不得在载具上放置超出固定装置范围的物品。这些要求写进安全交底，作业前逐条确认。</w:t>
      </w:r>
    </w:p>
    <w:p w14:paraId="3715BFEF">
      <w:r>
        <w:rPr>
          <w:b/>
        </w:rPr>
        <w:t>（6）通信与失联处置。</w:t>
      </w:r>
      <w:r>
        <w:t xml:space="preserve"> 载具与终端之间采用双通道通信（无线 + 有线备用），失联超过 3 s 自动停止。失联后操作员不得盲目靠近，先确认载具已停止、再按规程接近。这个顺序很重要</w:t>
      </w:r>
      <w:r>
        <w:rPr>
          <w:rFonts w:hint="eastAsia"/>
        </w:rPr>
        <w:t>--</w:t>
      </w:r>
      <w:r>
        <w:t>载具可能因失联恢复而突然启动。</w:t>
      </w:r>
    </w:p>
    <w:p w14:paraId="587112FB">
      <w:r>
        <w:rPr>
          <w:b/>
        </w:rPr>
        <w:t>（7）运行记录。</w:t>
      </w:r>
      <w:r>
        <w:t xml:space="preserve"> 每次运行记录：起止时间、路径、速度曲线、异常事件、操作员。记录用于复盘与事故分析，也是载具健康状态评估的依据。</w:t>
      </w:r>
    </w:p>
    <w:p w14:paraId="04F21B40">
      <w:pPr>
        <w:pStyle w:val="6"/>
      </w:pPr>
      <w:r>
        <w:rPr>
          <w:szCs w:val="32"/>
        </w:rPr>
        <w:t>2.5.2.45 载具故障与人工接管</w:t>
      </w:r>
    </w:p>
    <w:p w14:paraId="570C2796">
      <w:r>
        <w:rPr>
          <w:rFonts w:hint="eastAsia"/>
        </w:rPr>
        <w:t>自动化设备故障的发生具有客观性与普遍性，安全运行的核心保障在于构建完备的人工应急接管预案。本节重点阐述载具故障的分级处置规则与人工接管操作流程。</w:t>
      </w:r>
    </w:p>
    <w:p w14:paraId="08578E52">
      <w:r>
        <w:rPr>
          <w:b/>
        </w:rPr>
        <w:t>（1）故障分级。</w:t>
      </w:r>
      <w:r>
        <w:t xml:space="preserve"> 一级（可继续作业）：单个传感器异常、提示性报警，不影响行走与扫描，降级继续；二级（需人工干预）：通信中断、定位丢失、履带打滑，需人工接管或现场处置；三级（必须停机）：动力失效、结构异常、倾覆风险，立即停机撤离。</w:t>
      </w:r>
    </w:p>
    <w:p w14:paraId="21FB97B0">
      <w:r>
        <w:rPr>
          <w:b/>
        </w:rPr>
        <w:t>（2）人工接管的流程。</w:t>
      </w:r>
      <w:r>
        <w:t xml:space="preserve"> 接管分四步：一是停，按下急停或遥控停止，确认载具完全静止；二是判，判断故障类型与现场风险（是否有坠落、碰撞、漏电风险）；三是接，通过遥控或手动模式接管，将载具移至安全位置；四是报，记录故障现象并上报，安排检修。</w:t>
      </w:r>
    </w:p>
    <w:p w14:paraId="4BF701BF">
      <w:r>
        <w:rPr>
          <w:b/>
        </w:rPr>
        <w:t>（3）手动模式的准备。</w:t>
      </w:r>
      <w:r>
        <w:t xml:space="preserve"> 载具配置手动模式（遥控或机械释放），作业前确认手动模式可用、电量充足、遥控器在有效距离内。手动模式不是</w:t>
      </w:r>
      <w:r>
        <w:rPr>
          <w:rFonts w:hint="eastAsia"/>
        </w:rPr>
        <w:t>“</w:t>
      </w:r>
      <w:r>
        <w:t>备用选项</w:t>
      </w:r>
      <w:r>
        <w:rPr>
          <w:rFonts w:hint="eastAsia"/>
        </w:rPr>
        <w:t>”</w:t>
      </w:r>
      <w:r>
        <w:t>，而是每次作业前必须验证的功能。</w:t>
      </w:r>
    </w:p>
    <w:p w14:paraId="5E0AC8D0">
      <w:r>
        <w:rPr>
          <w:b/>
        </w:rPr>
        <w:t>（4）无法移动时的处置。</w:t>
      </w:r>
      <w:r>
        <w:t xml:space="preserve"> 载具卡死或断电无法移动时，采用人工搬运或绳索牵引。搬运前评估重量与通道，人员配置足够，使用吊带而非直接抬机；牵引时设专人指挥，人员避开牵引方向。这类作业风险较高，需在作业方案中单独列出措施。</w:t>
      </w:r>
    </w:p>
    <w:p w14:paraId="5EC6B7E4">
      <w:r>
        <w:rPr>
          <w:b/>
        </w:rPr>
        <w:t>（5）故障件的更换。</w:t>
      </w:r>
      <w:r>
        <w:t xml:space="preserve"> 常用故障件（电池、驱动模块、传感器、通信模块）现场可换，更换后做一次功能自检与精度复核；不可现场更换的（主板、结构件），整机撤离维修，用备机顶替，避免影响窗口。</w:t>
      </w:r>
    </w:p>
    <w:p w14:paraId="088987FD">
      <w:r>
        <w:rPr>
          <w:b/>
        </w:rPr>
        <w:t>（6）故障统计与改进。</w:t>
      </w:r>
      <w:r>
        <w:t xml:space="preserve"> 每次故障记录：时间、现象、原因、处置、停机时长。每月统计故障率与平均修复时间，分析高频故障件；同一故障件一个月内出现两次以上的，列入改进清单，从选型或结构上解决，而不是反复更换。</w:t>
      </w:r>
    </w:p>
    <w:p w14:paraId="1F32A671">
      <w:r>
        <w:rPr>
          <w:b/>
        </w:rPr>
        <w:t>（7）与人员作业的衔接。</w:t>
      </w:r>
      <w:r>
        <w:t xml:space="preserve"> 载具故障后，若窗口尚有时间，改用人工手持扫描或移站扫描完成剩余区域，保证作业不中断。这种</w:t>
      </w:r>
      <w:r>
        <w:rPr>
          <w:rFonts w:hint="eastAsia"/>
        </w:rPr>
        <w:t>“</w:t>
      </w:r>
      <w:r>
        <w:t>自动失效、人工顶上</w:t>
      </w:r>
      <w:r>
        <w:rPr>
          <w:rFonts w:hint="eastAsia"/>
        </w:rPr>
        <w:t>”</w:t>
      </w:r>
      <w:r>
        <w:t>的衔接要事先演练，不能等故障发生才临时想办法。</w:t>
      </w:r>
    </w:p>
    <w:p w14:paraId="7527F2FF">
      <w:pPr>
        <w:pStyle w:val="6"/>
      </w:pPr>
      <w:r>
        <w:rPr>
          <w:szCs w:val="32"/>
        </w:rPr>
        <w:t>2.5.2.46 平坡孔段作业卡</w:t>
      </w:r>
    </w:p>
    <w:p w14:paraId="18A21873">
      <w:r>
        <w:rPr>
          <w:rFonts w:hint="eastAsia"/>
        </w:rPr>
        <w:t>作业指导卡为现场作业提供可直接执行的标准化操作依据。本节明确平坡孔段对应的作业指导卡，后续各节将依据不同作业场景分别编制对应的作业指导卡。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4"/>
        <w:gridCol w:w="7316"/>
      </w:tblGrid>
      <w:tr w14:paraId="1D182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84" w:type="dxa"/>
            <w:shd w:val="clear" w:color="auto" w:fill="E7E6E6"/>
            <w:vAlign w:val="center"/>
          </w:tcPr>
          <w:p w14:paraId="1D90B857">
            <w:pPr>
              <w:snapToGrid w:val="0"/>
              <w:spacing w:before="70" w:after="70" w:line="240" w:lineRule="auto"/>
              <w:ind w:firstLine="0"/>
              <w:jc w:val="center"/>
              <w:rPr>
                <w:b/>
                <w:sz w:val="21"/>
              </w:rPr>
            </w:pPr>
            <w:r>
              <w:rPr>
                <w:b/>
                <w:sz w:val="21"/>
                <w:szCs w:val="21"/>
              </w:rPr>
              <w:t>项目</w:t>
            </w:r>
          </w:p>
        </w:tc>
        <w:tc>
          <w:tcPr>
            <w:tcW w:w="7316" w:type="dxa"/>
            <w:shd w:val="clear" w:color="auto" w:fill="E7E6E6"/>
            <w:vAlign w:val="center"/>
          </w:tcPr>
          <w:p w14:paraId="53FC9CCC">
            <w:pPr>
              <w:snapToGrid w:val="0"/>
              <w:spacing w:before="70" w:after="70" w:line="240" w:lineRule="auto"/>
              <w:ind w:firstLine="0"/>
              <w:jc w:val="center"/>
              <w:rPr>
                <w:b/>
                <w:sz w:val="21"/>
              </w:rPr>
            </w:pPr>
            <w:r>
              <w:rPr>
                <w:b/>
                <w:sz w:val="21"/>
                <w:szCs w:val="21"/>
              </w:rPr>
              <w:t>内容</w:t>
            </w:r>
          </w:p>
        </w:tc>
      </w:tr>
      <w:tr w14:paraId="215C1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4335B61A">
            <w:pPr>
              <w:snapToGrid w:val="0"/>
              <w:spacing w:before="70" w:after="70" w:line="240" w:lineRule="auto"/>
              <w:ind w:firstLine="0"/>
              <w:jc w:val="center"/>
              <w:rPr>
                <w:sz w:val="21"/>
              </w:rPr>
            </w:pPr>
            <w:r>
              <w:rPr>
                <w:sz w:val="21"/>
                <w:szCs w:val="21"/>
              </w:rPr>
              <w:t>适用场景</w:t>
            </w:r>
          </w:p>
        </w:tc>
        <w:tc>
          <w:tcPr>
            <w:tcW w:w="7316" w:type="dxa"/>
            <w:vAlign w:val="center"/>
          </w:tcPr>
          <w:p w14:paraId="7E97D1E4">
            <w:pPr>
              <w:snapToGrid w:val="0"/>
              <w:spacing w:before="70" w:after="70" w:line="240" w:lineRule="auto"/>
              <w:ind w:firstLine="0"/>
              <w:jc w:val="left"/>
              <w:rPr>
                <w:sz w:val="21"/>
              </w:rPr>
            </w:pPr>
            <w:r>
              <w:rPr>
                <w:sz w:val="21"/>
                <w:szCs w:val="21"/>
              </w:rPr>
              <w:t>葛洲坝闸区平坡孔段，坡度 ≤5°，孔长约 30 m，底板宽约 12 m</w:t>
            </w:r>
          </w:p>
        </w:tc>
      </w:tr>
      <w:tr w14:paraId="27054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661850F5">
            <w:pPr>
              <w:snapToGrid w:val="0"/>
              <w:spacing w:before="70" w:after="70" w:line="240" w:lineRule="auto"/>
              <w:ind w:firstLine="0"/>
              <w:jc w:val="center"/>
              <w:rPr>
                <w:sz w:val="21"/>
              </w:rPr>
            </w:pPr>
            <w:r>
              <w:rPr>
                <w:sz w:val="21"/>
                <w:szCs w:val="21"/>
              </w:rPr>
              <w:t>精度目标</w:t>
            </w:r>
          </w:p>
        </w:tc>
        <w:tc>
          <w:tcPr>
            <w:tcW w:w="7316" w:type="dxa"/>
            <w:vAlign w:val="center"/>
          </w:tcPr>
          <w:p w14:paraId="4DE6B6F2">
            <w:pPr>
              <w:snapToGrid w:val="0"/>
              <w:spacing w:before="70" w:after="70" w:line="240" w:lineRule="auto"/>
              <w:ind w:firstLine="0"/>
              <w:jc w:val="left"/>
              <w:rPr>
                <w:sz w:val="21"/>
              </w:rPr>
            </w:pPr>
            <w:r>
              <w:rPr>
                <w:sz w:val="21"/>
                <w:szCs w:val="21"/>
              </w:rPr>
              <w:t>整体 ±1 mm，缺陷深度 ±1 mm，点间距 2 mm</w:t>
            </w:r>
          </w:p>
        </w:tc>
      </w:tr>
      <w:tr w14:paraId="6EACB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10F45437">
            <w:pPr>
              <w:snapToGrid w:val="0"/>
              <w:spacing w:before="70" w:after="70" w:line="240" w:lineRule="auto"/>
              <w:ind w:firstLine="0"/>
              <w:jc w:val="center"/>
              <w:rPr>
                <w:sz w:val="21"/>
              </w:rPr>
            </w:pPr>
            <w:r>
              <w:rPr>
                <w:sz w:val="21"/>
                <w:szCs w:val="21"/>
              </w:rPr>
              <w:t>人员配置</w:t>
            </w:r>
          </w:p>
        </w:tc>
        <w:tc>
          <w:tcPr>
            <w:tcW w:w="7316" w:type="dxa"/>
            <w:vAlign w:val="center"/>
          </w:tcPr>
          <w:p w14:paraId="084F8BA4">
            <w:pPr>
              <w:snapToGrid w:val="0"/>
              <w:spacing w:before="70" w:after="70" w:line="240" w:lineRule="auto"/>
              <w:ind w:firstLine="0"/>
              <w:jc w:val="left"/>
              <w:rPr>
                <w:sz w:val="21"/>
              </w:rPr>
            </w:pPr>
            <w:r>
              <w:rPr>
                <w:sz w:val="21"/>
                <w:szCs w:val="21"/>
              </w:rPr>
              <w:t>组长 1、测量员 2、操作员 1、安全员 1</w:t>
            </w:r>
          </w:p>
        </w:tc>
      </w:tr>
      <w:tr w14:paraId="6C912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72A4965F">
            <w:pPr>
              <w:snapToGrid w:val="0"/>
              <w:spacing w:before="70" w:after="70" w:line="240" w:lineRule="auto"/>
              <w:ind w:firstLine="0"/>
              <w:jc w:val="center"/>
              <w:rPr>
                <w:sz w:val="21"/>
              </w:rPr>
            </w:pPr>
            <w:r>
              <w:rPr>
                <w:sz w:val="21"/>
                <w:szCs w:val="21"/>
              </w:rPr>
              <w:t>主要设备</w:t>
            </w:r>
          </w:p>
        </w:tc>
        <w:tc>
          <w:tcPr>
            <w:tcW w:w="7316" w:type="dxa"/>
            <w:vAlign w:val="center"/>
          </w:tcPr>
          <w:p w14:paraId="2F29AAFB">
            <w:pPr>
              <w:snapToGrid w:val="0"/>
              <w:spacing w:before="70" w:after="70" w:line="240" w:lineRule="auto"/>
              <w:ind w:firstLine="0"/>
              <w:jc w:val="left"/>
              <w:rPr>
                <w:sz w:val="21"/>
              </w:rPr>
            </w:pPr>
            <w:r>
              <w:rPr>
                <w:sz w:val="21"/>
                <w:szCs w:val="21"/>
              </w:rPr>
              <w:t>跟踪器 1、跟踪框架 1、S100-16 扫描仪 1、NTS-561 全站仪 1、极点2 RTK 1 套、电子水准仪 1</w:t>
            </w:r>
          </w:p>
        </w:tc>
      </w:tr>
      <w:tr w14:paraId="59410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183A4464">
            <w:pPr>
              <w:snapToGrid w:val="0"/>
              <w:spacing w:before="70" w:after="70" w:line="240" w:lineRule="auto"/>
              <w:ind w:firstLine="0"/>
              <w:jc w:val="center"/>
              <w:rPr>
                <w:sz w:val="21"/>
              </w:rPr>
            </w:pPr>
            <w:r>
              <w:rPr>
                <w:sz w:val="21"/>
                <w:szCs w:val="21"/>
              </w:rPr>
              <w:t>时间安排</w:t>
            </w:r>
          </w:p>
        </w:tc>
        <w:tc>
          <w:tcPr>
            <w:tcW w:w="7316" w:type="dxa"/>
            <w:vAlign w:val="center"/>
          </w:tcPr>
          <w:p w14:paraId="0E5E787D">
            <w:pPr>
              <w:snapToGrid w:val="0"/>
              <w:spacing w:before="70" w:after="70" w:line="240" w:lineRule="auto"/>
              <w:ind w:firstLine="0"/>
              <w:jc w:val="left"/>
              <w:rPr>
                <w:sz w:val="21"/>
              </w:rPr>
            </w:pPr>
            <w:r>
              <w:rPr>
                <w:sz w:val="21"/>
                <w:szCs w:val="21"/>
              </w:rPr>
              <w:t>跟踪测站 2 站（单站约 6 h），扫描站 4～6 处（单站约 50 min），合计约 1.5～2 天</w:t>
            </w:r>
          </w:p>
        </w:tc>
      </w:tr>
      <w:tr w14:paraId="2BB3D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2E3C2971">
            <w:pPr>
              <w:snapToGrid w:val="0"/>
              <w:spacing w:before="70" w:after="70" w:line="240" w:lineRule="auto"/>
              <w:ind w:firstLine="0"/>
              <w:jc w:val="center"/>
              <w:rPr>
                <w:sz w:val="21"/>
              </w:rPr>
            </w:pPr>
            <w:r>
              <w:rPr>
                <w:sz w:val="21"/>
                <w:szCs w:val="21"/>
              </w:rPr>
              <w:t>关键步骤</w:t>
            </w:r>
          </w:p>
        </w:tc>
        <w:tc>
          <w:tcPr>
            <w:tcW w:w="7316" w:type="dxa"/>
            <w:vAlign w:val="center"/>
          </w:tcPr>
          <w:p w14:paraId="550E9696">
            <w:pPr>
              <w:snapToGrid w:val="0"/>
              <w:spacing w:before="70" w:after="70" w:line="240" w:lineRule="auto"/>
              <w:ind w:firstLine="0"/>
              <w:jc w:val="left"/>
              <w:rPr>
                <w:sz w:val="21"/>
              </w:rPr>
            </w:pPr>
            <w:r>
              <w:rPr>
                <w:sz w:val="21"/>
                <w:szCs w:val="21"/>
              </w:rPr>
              <w:t>安全交底与气体检测 → 控制点复核与加密 → 站位放样 → 标志点布设 → 参数确认扫描 → 正式采集 → 现场初检 → 数据回传</w:t>
            </w:r>
          </w:p>
        </w:tc>
      </w:tr>
      <w:tr w14:paraId="7A615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2E4DC4E5">
            <w:pPr>
              <w:snapToGrid w:val="0"/>
              <w:spacing w:before="70" w:after="70" w:line="240" w:lineRule="auto"/>
              <w:ind w:firstLine="0"/>
              <w:jc w:val="center"/>
              <w:rPr>
                <w:sz w:val="21"/>
              </w:rPr>
            </w:pPr>
            <w:r>
              <w:rPr>
                <w:sz w:val="21"/>
                <w:szCs w:val="21"/>
              </w:rPr>
              <w:t>质量控制点</w:t>
            </w:r>
          </w:p>
        </w:tc>
        <w:tc>
          <w:tcPr>
            <w:tcW w:w="7316" w:type="dxa"/>
            <w:vAlign w:val="center"/>
          </w:tcPr>
          <w:p w14:paraId="788751FD">
            <w:pPr>
              <w:snapToGrid w:val="0"/>
              <w:spacing w:before="70" w:after="70" w:line="240" w:lineRule="auto"/>
              <w:ind w:firstLine="0"/>
              <w:jc w:val="left"/>
              <w:rPr>
                <w:sz w:val="21"/>
              </w:rPr>
            </w:pPr>
            <w:r>
              <w:rPr>
                <w:sz w:val="21"/>
                <w:szCs w:val="21"/>
              </w:rPr>
              <w:t>控制闭合差、覆盖 ≥98%、拼接中误差 ≤0.5 mm、检查点较差 ≤1 mm</w:t>
            </w:r>
          </w:p>
        </w:tc>
      </w:tr>
      <w:tr w14:paraId="21C59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0463192F">
            <w:pPr>
              <w:snapToGrid w:val="0"/>
              <w:spacing w:before="70" w:after="70" w:line="240" w:lineRule="auto"/>
              <w:ind w:firstLine="0"/>
              <w:jc w:val="center"/>
              <w:rPr>
                <w:sz w:val="21"/>
              </w:rPr>
            </w:pPr>
            <w:r>
              <w:rPr>
                <w:sz w:val="21"/>
                <w:szCs w:val="21"/>
              </w:rPr>
              <w:t>风险提示</w:t>
            </w:r>
          </w:p>
        </w:tc>
        <w:tc>
          <w:tcPr>
            <w:tcW w:w="7316" w:type="dxa"/>
            <w:vAlign w:val="center"/>
          </w:tcPr>
          <w:p w14:paraId="68C9D38C">
            <w:pPr>
              <w:snapToGrid w:val="0"/>
              <w:spacing w:before="70" w:after="70" w:line="240" w:lineRule="auto"/>
              <w:ind w:firstLine="0"/>
              <w:jc w:val="left"/>
              <w:rPr>
                <w:sz w:val="21"/>
              </w:rPr>
            </w:pPr>
            <w:r>
              <w:rPr>
                <w:sz w:val="21"/>
                <w:szCs w:val="21"/>
              </w:rPr>
              <w:t>临水坠落、闸门误动、地面湿滑</w:t>
            </w:r>
          </w:p>
        </w:tc>
      </w:tr>
      <w:tr w14:paraId="5157B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34ADBF95">
            <w:pPr>
              <w:snapToGrid w:val="0"/>
              <w:spacing w:before="70" w:after="70" w:line="240" w:lineRule="auto"/>
              <w:ind w:firstLine="0"/>
              <w:jc w:val="center"/>
              <w:rPr>
                <w:sz w:val="21"/>
              </w:rPr>
            </w:pPr>
            <w:r>
              <w:rPr>
                <w:sz w:val="21"/>
                <w:szCs w:val="21"/>
              </w:rPr>
              <w:t>交付物</w:t>
            </w:r>
          </w:p>
        </w:tc>
        <w:tc>
          <w:tcPr>
            <w:tcW w:w="7316" w:type="dxa"/>
            <w:vAlign w:val="center"/>
          </w:tcPr>
          <w:p w14:paraId="089B855C">
            <w:pPr>
              <w:snapToGrid w:val="0"/>
              <w:spacing w:before="70" w:after="70" w:line="240" w:lineRule="auto"/>
              <w:ind w:firstLine="0"/>
              <w:jc w:val="left"/>
              <w:rPr>
                <w:sz w:val="21"/>
              </w:rPr>
            </w:pPr>
            <w:r>
              <w:rPr>
                <w:sz w:val="21"/>
                <w:szCs w:val="21"/>
              </w:rPr>
              <w:t>点云、模型、纹理、初检记录、作业记录、数据交接单</w:t>
            </w:r>
          </w:p>
        </w:tc>
      </w:tr>
      <w:tr w14:paraId="16470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2E665A8B">
            <w:pPr>
              <w:snapToGrid w:val="0"/>
              <w:spacing w:before="70" w:after="70" w:line="240" w:lineRule="auto"/>
              <w:ind w:firstLine="0"/>
              <w:jc w:val="center"/>
              <w:rPr>
                <w:sz w:val="21"/>
              </w:rPr>
            </w:pPr>
            <w:r>
              <w:rPr>
                <w:sz w:val="21"/>
                <w:szCs w:val="21"/>
              </w:rPr>
              <w:t>典型问题</w:t>
            </w:r>
          </w:p>
        </w:tc>
        <w:tc>
          <w:tcPr>
            <w:tcW w:w="7316" w:type="dxa"/>
            <w:vAlign w:val="center"/>
          </w:tcPr>
          <w:p w14:paraId="27AC4104">
            <w:pPr>
              <w:snapToGrid w:val="0"/>
              <w:spacing w:before="70" w:after="70" w:line="240" w:lineRule="auto"/>
              <w:ind w:firstLine="0"/>
              <w:jc w:val="left"/>
              <w:rPr>
                <w:sz w:val="21"/>
              </w:rPr>
            </w:pPr>
            <w:r>
              <w:rPr>
                <w:sz w:val="21"/>
                <w:szCs w:val="21"/>
              </w:rPr>
              <w:t>拼接远端扭转（补对侧控制点）、纹理重影（同名点平差）</w:t>
            </w:r>
          </w:p>
        </w:tc>
      </w:tr>
    </w:tbl>
    <w:p w14:paraId="3E7CC81A">
      <w:pPr>
        <w:spacing w:line="240" w:lineRule="auto"/>
      </w:pPr>
    </w:p>
    <w:p w14:paraId="54155886">
      <w:pPr>
        <w:pStyle w:val="6"/>
      </w:pPr>
      <w:r>
        <w:rPr>
          <w:szCs w:val="32"/>
        </w:rPr>
        <w:t>2.5.2.47 缓坡孔段作业卡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7"/>
        <w:gridCol w:w="7313"/>
      </w:tblGrid>
      <w:tr w14:paraId="36BA9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87" w:type="dxa"/>
            <w:shd w:val="clear" w:color="auto" w:fill="E7E6E6"/>
            <w:vAlign w:val="center"/>
          </w:tcPr>
          <w:p w14:paraId="51F1E6AB">
            <w:pPr>
              <w:snapToGrid w:val="0"/>
              <w:spacing w:before="70" w:after="70" w:line="240" w:lineRule="auto"/>
              <w:ind w:firstLine="0"/>
              <w:jc w:val="center"/>
              <w:rPr>
                <w:b/>
                <w:sz w:val="21"/>
              </w:rPr>
            </w:pPr>
            <w:r>
              <w:rPr>
                <w:b/>
                <w:sz w:val="21"/>
                <w:szCs w:val="21"/>
              </w:rPr>
              <w:t>项目</w:t>
            </w:r>
          </w:p>
        </w:tc>
        <w:tc>
          <w:tcPr>
            <w:tcW w:w="7313" w:type="dxa"/>
            <w:shd w:val="clear" w:color="auto" w:fill="E7E6E6"/>
            <w:vAlign w:val="center"/>
          </w:tcPr>
          <w:p w14:paraId="482B0DBB">
            <w:pPr>
              <w:snapToGrid w:val="0"/>
              <w:spacing w:before="70" w:after="70" w:line="240" w:lineRule="auto"/>
              <w:ind w:firstLine="0"/>
              <w:jc w:val="center"/>
              <w:rPr>
                <w:b/>
                <w:sz w:val="21"/>
              </w:rPr>
            </w:pPr>
            <w:r>
              <w:rPr>
                <w:b/>
                <w:sz w:val="21"/>
                <w:szCs w:val="21"/>
              </w:rPr>
              <w:t>内容</w:t>
            </w:r>
          </w:p>
        </w:tc>
      </w:tr>
      <w:tr w14:paraId="63CA8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E36449B">
            <w:pPr>
              <w:snapToGrid w:val="0"/>
              <w:spacing w:before="70" w:after="70" w:line="240" w:lineRule="auto"/>
              <w:ind w:firstLine="0"/>
              <w:jc w:val="center"/>
              <w:rPr>
                <w:sz w:val="21"/>
              </w:rPr>
            </w:pPr>
            <w:r>
              <w:rPr>
                <w:sz w:val="21"/>
                <w:szCs w:val="21"/>
              </w:rPr>
              <w:t>适用场景</w:t>
            </w:r>
          </w:p>
        </w:tc>
        <w:tc>
          <w:tcPr>
            <w:tcW w:w="7313" w:type="dxa"/>
            <w:vAlign w:val="center"/>
          </w:tcPr>
          <w:p w14:paraId="72F2B304">
            <w:pPr>
              <w:snapToGrid w:val="0"/>
              <w:spacing w:before="70" w:after="70" w:line="240" w:lineRule="auto"/>
              <w:ind w:firstLine="0"/>
              <w:jc w:val="left"/>
              <w:rPr>
                <w:sz w:val="21"/>
              </w:rPr>
            </w:pPr>
            <w:r>
              <w:rPr>
                <w:sz w:val="21"/>
                <w:szCs w:val="21"/>
              </w:rPr>
              <w:t>三峡表孔缓坡段，坡度 8°～15°，孔长约 60 m</w:t>
            </w:r>
          </w:p>
        </w:tc>
      </w:tr>
      <w:tr w14:paraId="01A3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6D011B8A">
            <w:pPr>
              <w:snapToGrid w:val="0"/>
              <w:spacing w:before="70" w:after="70" w:line="240" w:lineRule="auto"/>
              <w:ind w:firstLine="0"/>
              <w:jc w:val="center"/>
              <w:rPr>
                <w:sz w:val="21"/>
              </w:rPr>
            </w:pPr>
            <w:r>
              <w:rPr>
                <w:sz w:val="21"/>
                <w:szCs w:val="21"/>
              </w:rPr>
              <w:t>精度目标</w:t>
            </w:r>
          </w:p>
        </w:tc>
        <w:tc>
          <w:tcPr>
            <w:tcW w:w="7313" w:type="dxa"/>
            <w:vAlign w:val="center"/>
          </w:tcPr>
          <w:p w14:paraId="5E8A7B29">
            <w:pPr>
              <w:snapToGrid w:val="0"/>
              <w:spacing w:before="70" w:after="70" w:line="240" w:lineRule="auto"/>
              <w:ind w:firstLine="0"/>
              <w:jc w:val="left"/>
              <w:rPr>
                <w:sz w:val="21"/>
              </w:rPr>
            </w:pPr>
            <w:r>
              <w:rPr>
                <w:sz w:val="21"/>
                <w:szCs w:val="21"/>
              </w:rPr>
              <w:t>整体 ±1 cm，缺陷深度 ±1 mm，点间距 3～5 mm（关键部位 2 mm）</w:t>
            </w:r>
          </w:p>
        </w:tc>
      </w:tr>
      <w:tr w14:paraId="33F28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024F3450">
            <w:pPr>
              <w:snapToGrid w:val="0"/>
              <w:spacing w:before="70" w:after="70" w:line="240" w:lineRule="auto"/>
              <w:ind w:firstLine="0"/>
              <w:jc w:val="center"/>
              <w:rPr>
                <w:sz w:val="21"/>
              </w:rPr>
            </w:pPr>
            <w:r>
              <w:rPr>
                <w:sz w:val="21"/>
                <w:szCs w:val="21"/>
              </w:rPr>
              <w:t>人员配置</w:t>
            </w:r>
          </w:p>
        </w:tc>
        <w:tc>
          <w:tcPr>
            <w:tcW w:w="7313" w:type="dxa"/>
            <w:vAlign w:val="center"/>
          </w:tcPr>
          <w:p w14:paraId="33969C2F">
            <w:pPr>
              <w:snapToGrid w:val="0"/>
              <w:spacing w:before="70" w:after="70" w:line="240" w:lineRule="auto"/>
              <w:ind w:firstLine="0"/>
              <w:jc w:val="left"/>
              <w:rPr>
                <w:sz w:val="21"/>
              </w:rPr>
            </w:pPr>
            <w:r>
              <w:rPr>
                <w:sz w:val="21"/>
                <w:szCs w:val="21"/>
              </w:rPr>
              <w:t>组长 1、测量员 2、操作员 2（含载具操作）、安全员 1</w:t>
            </w:r>
          </w:p>
        </w:tc>
      </w:tr>
      <w:tr w14:paraId="3A2E0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79766537">
            <w:pPr>
              <w:snapToGrid w:val="0"/>
              <w:spacing w:before="70" w:after="70" w:line="240" w:lineRule="auto"/>
              <w:ind w:firstLine="0"/>
              <w:jc w:val="center"/>
              <w:rPr>
                <w:sz w:val="21"/>
              </w:rPr>
            </w:pPr>
            <w:r>
              <w:rPr>
                <w:sz w:val="21"/>
                <w:szCs w:val="21"/>
              </w:rPr>
              <w:t>主要设备</w:t>
            </w:r>
          </w:p>
        </w:tc>
        <w:tc>
          <w:tcPr>
            <w:tcW w:w="7313" w:type="dxa"/>
            <w:vAlign w:val="center"/>
          </w:tcPr>
          <w:p w14:paraId="4E15ECE6">
            <w:pPr>
              <w:snapToGrid w:val="0"/>
              <w:spacing w:before="70" w:after="70" w:line="240" w:lineRule="auto"/>
              <w:ind w:firstLine="0"/>
              <w:jc w:val="left"/>
              <w:rPr>
                <w:sz w:val="21"/>
              </w:rPr>
            </w:pPr>
            <w:r>
              <w:rPr>
                <w:sz w:val="21"/>
                <w:szCs w:val="21"/>
              </w:rPr>
              <w:t>跟踪器 1、跟踪框架 1、S100-16 扫描仪 1、缓坡型履带 AGV 1、NTS-561 全站仪 1、极点2 RTK 1 套</w:t>
            </w:r>
          </w:p>
        </w:tc>
      </w:tr>
      <w:tr w14:paraId="13A14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1254BDEC">
            <w:pPr>
              <w:snapToGrid w:val="0"/>
              <w:spacing w:before="70" w:after="70" w:line="240" w:lineRule="auto"/>
              <w:ind w:firstLine="0"/>
              <w:jc w:val="center"/>
              <w:rPr>
                <w:sz w:val="21"/>
              </w:rPr>
            </w:pPr>
            <w:r>
              <w:rPr>
                <w:sz w:val="21"/>
                <w:szCs w:val="21"/>
              </w:rPr>
              <w:t>时间安排</w:t>
            </w:r>
          </w:p>
        </w:tc>
        <w:tc>
          <w:tcPr>
            <w:tcW w:w="7313" w:type="dxa"/>
            <w:vAlign w:val="center"/>
          </w:tcPr>
          <w:p w14:paraId="5806B02B">
            <w:pPr>
              <w:snapToGrid w:val="0"/>
              <w:spacing w:before="70" w:after="70" w:line="240" w:lineRule="auto"/>
              <w:ind w:firstLine="0"/>
              <w:jc w:val="left"/>
              <w:rPr>
                <w:sz w:val="21"/>
              </w:rPr>
            </w:pPr>
            <w:r>
              <w:rPr>
                <w:sz w:val="21"/>
                <w:szCs w:val="21"/>
              </w:rPr>
              <w:t>跟踪测站 3 站（每站约 8 h），扫描站 6～8 处（单站约 65 min），合计约 3～4 天</w:t>
            </w:r>
          </w:p>
        </w:tc>
      </w:tr>
      <w:tr w14:paraId="2C4D5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E0531ED">
            <w:pPr>
              <w:snapToGrid w:val="0"/>
              <w:spacing w:before="70" w:after="70" w:line="240" w:lineRule="auto"/>
              <w:ind w:firstLine="0"/>
              <w:jc w:val="center"/>
              <w:rPr>
                <w:sz w:val="21"/>
              </w:rPr>
            </w:pPr>
            <w:r>
              <w:rPr>
                <w:sz w:val="21"/>
                <w:szCs w:val="21"/>
              </w:rPr>
              <w:t>关键步骤</w:t>
            </w:r>
          </w:p>
        </w:tc>
        <w:tc>
          <w:tcPr>
            <w:tcW w:w="7313" w:type="dxa"/>
            <w:vAlign w:val="center"/>
          </w:tcPr>
          <w:p w14:paraId="1859137D">
            <w:pPr>
              <w:snapToGrid w:val="0"/>
              <w:spacing w:before="70" w:after="70" w:line="240" w:lineRule="auto"/>
              <w:ind w:firstLine="0"/>
              <w:jc w:val="left"/>
              <w:rPr>
                <w:sz w:val="21"/>
              </w:rPr>
            </w:pPr>
            <w:r>
              <w:rPr>
                <w:sz w:val="21"/>
                <w:szCs w:val="21"/>
              </w:rPr>
              <w:t>场地评估与通行图 → 控制点加密 → 载具标定 → 分段扫描 → 转站复核 → 初检补扫</w:t>
            </w:r>
          </w:p>
        </w:tc>
      </w:tr>
      <w:tr w14:paraId="1CBF9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D82FB89">
            <w:pPr>
              <w:snapToGrid w:val="0"/>
              <w:spacing w:before="70" w:after="70" w:line="240" w:lineRule="auto"/>
              <w:ind w:firstLine="0"/>
              <w:jc w:val="center"/>
              <w:rPr>
                <w:sz w:val="21"/>
              </w:rPr>
            </w:pPr>
            <w:r>
              <w:rPr>
                <w:sz w:val="21"/>
                <w:szCs w:val="21"/>
              </w:rPr>
              <w:t>质量控制点</w:t>
            </w:r>
          </w:p>
        </w:tc>
        <w:tc>
          <w:tcPr>
            <w:tcW w:w="7313" w:type="dxa"/>
            <w:vAlign w:val="center"/>
          </w:tcPr>
          <w:p w14:paraId="14F882D3">
            <w:pPr>
              <w:snapToGrid w:val="0"/>
              <w:spacing w:before="70" w:after="70" w:line="240" w:lineRule="auto"/>
              <w:ind w:firstLine="0"/>
              <w:jc w:val="left"/>
              <w:rPr>
                <w:sz w:val="21"/>
              </w:rPr>
            </w:pPr>
            <w:r>
              <w:rPr>
                <w:sz w:val="21"/>
                <w:szCs w:val="21"/>
              </w:rPr>
              <w:t>载具定位精度、分段重叠 ≥30%、拼接中误差 ≤1 cm、检查点较差 ≤1 cm</w:t>
            </w:r>
          </w:p>
        </w:tc>
      </w:tr>
      <w:tr w14:paraId="7F565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7D892779">
            <w:pPr>
              <w:snapToGrid w:val="0"/>
              <w:spacing w:before="70" w:after="70" w:line="240" w:lineRule="auto"/>
              <w:ind w:firstLine="0"/>
              <w:jc w:val="center"/>
              <w:rPr>
                <w:sz w:val="21"/>
              </w:rPr>
            </w:pPr>
            <w:r>
              <w:rPr>
                <w:sz w:val="21"/>
                <w:szCs w:val="21"/>
              </w:rPr>
              <w:t>风险提示</w:t>
            </w:r>
          </w:p>
        </w:tc>
        <w:tc>
          <w:tcPr>
            <w:tcW w:w="7313" w:type="dxa"/>
            <w:vAlign w:val="center"/>
          </w:tcPr>
          <w:p w14:paraId="11BC4957">
            <w:pPr>
              <w:snapToGrid w:val="0"/>
              <w:spacing w:before="70" w:after="70" w:line="240" w:lineRule="auto"/>
              <w:ind w:firstLine="0"/>
              <w:jc w:val="left"/>
              <w:rPr>
                <w:sz w:val="21"/>
              </w:rPr>
            </w:pPr>
            <w:r>
              <w:rPr>
                <w:sz w:val="21"/>
                <w:szCs w:val="21"/>
              </w:rPr>
              <w:t>载具打滑、坡面滑跌、转场碰撞</w:t>
            </w:r>
          </w:p>
        </w:tc>
      </w:tr>
      <w:tr w14:paraId="1DB5A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E344EA5">
            <w:pPr>
              <w:snapToGrid w:val="0"/>
              <w:spacing w:before="70" w:after="70" w:line="240" w:lineRule="auto"/>
              <w:ind w:firstLine="0"/>
              <w:jc w:val="center"/>
              <w:rPr>
                <w:sz w:val="21"/>
              </w:rPr>
            </w:pPr>
            <w:r>
              <w:rPr>
                <w:sz w:val="21"/>
                <w:szCs w:val="21"/>
              </w:rPr>
              <w:t>交付物</w:t>
            </w:r>
          </w:p>
        </w:tc>
        <w:tc>
          <w:tcPr>
            <w:tcW w:w="7313" w:type="dxa"/>
            <w:vAlign w:val="center"/>
          </w:tcPr>
          <w:p w14:paraId="27B9CB36">
            <w:pPr>
              <w:snapToGrid w:val="0"/>
              <w:spacing w:before="70" w:after="70" w:line="240" w:lineRule="auto"/>
              <w:ind w:firstLine="0"/>
              <w:jc w:val="left"/>
              <w:rPr>
                <w:sz w:val="21"/>
              </w:rPr>
            </w:pPr>
            <w:r>
              <w:rPr>
                <w:sz w:val="21"/>
                <w:szCs w:val="21"/>
              </w:rPr>
              <w:t>同上，另附载具运行记录与标定记录</w:t>
            </w:r>
          </w:p>
        </w:tc>
      </w:tr>
      <w:tr w14:paraId="28D46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5C64FF83">
            <w:pPr>
              <w:snapToGrid w:val="0"/>
              <w:spacing w:before="70" w:after="70" w:line="240" w:lineRule="auto"/>
              <w:ind w:firstLine="0"/>
              <w:jc w:val="center"/>
              <w:rPr>
                <w:sz w:val="21"/>
              </w:rPr>
            </w:pPr>
            <w:r>
              <w:rPr>
                <w:sz w:val="21"/>
                <w:szCs w:val="21"/>
              </w:rPr>
              <w:t>典型问题</w:t>
            </w:r>
          </w:p>
        </w:tc>
        <w:tc>
          <w:tcPr>
            <w:tcW w:w="7313" w:type="dxa"/>
            <w:vAlign w:val="center"/>
          </w:tcPr>
          <w:p w14:paraId="29AB39C8">
            <w:pPr>
              <w:snapToGrid w:val="0"/>
              <w:spacing w:before="70" w:after="70" w:line="240" w:lineRule="auto"/>
              <w:ind w:firstLine="0"/>
              <w:jc w:val="left"/>
              <w:rPr>
                <w:sz w:val="21"/>
              </w:rPr>
            </w:pPr>
            <w:r>
              <w:rPr>
                <w:sz w:val="21"/>
                <w:szCs w:val="21"/>
              </w:rPr>
              <w:t>载具走偏（重标定）、分段接缝错位（调整重叠区）</w:t>
            </w:r>
          </w:p>
        </w:tc>
      </w:tr>
    </w:tbl>
    <w:p w14:paraId="771DA154">
      <w:pPr>
        <w:spacing w:line="240" w:lineRule="auto"/>
      </w:pPr>
    </w:p>
    <w:p w14:paraId="46C31DC2">
      <w:pPr>
        <w:pStyle w:val="6"/>
      </w:pPr>
      <w:r>
        <w:rPr>
          <w:szCs w:val="32"/>
        </w:rPr>
        <w:t>2.5.2.48 陡坡孔段作业卡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7"/>
        <w:gridCol w:w="7313"/>
      </w:tblGrid>
      <w:tr w14:paraId="2844C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87" w:type="dxa"/>
            <w:shd w:val="clear" w:color="auto" w:fill="E7E6E6"/>
            <w:vAlign w:val="center"/>
          </w:tcPr>
          <w:p w14:paraId="46597A43">
            <w:pPr>
              <w:snapToGrid w:val="0"/>
              <w:spacing w:before="70" w:after="70" w:line="240" w:lineRule="auto"/>
              <w:ind w:firstLine="0"/>
              <w:jc w:val="center"/>
              <w:rPr>
                <w:b/>
                <w:sz w:val="21"/>
              </w:rPr>
            </w:pPr>
            <w:r>
              <w:rPr>
                <w:b/>
                <w:sz w:val="21"/>
                <w:szCs w:val="21"/>
              </w:rPr>
              <w:t>项目</w:t>
            </w:r>
          </w:p>
        </w:tc>
        <w:tc>
          <w:tcPr>
            <w:tcW w:w="7313" w:type="dxa"/>
            <w:shd w:val="clear" w:color="auto" w:fill="E7E6E6"/>
            <w:vAlign w:val="center"/>
          </w:tcPr>
          <w:p w14:paraId="71B42D8F">
            <w:pPr>
              <w:snapToGrid w:val="0"/>
              <w:spacing w:before="70" w:after="70" w:line="240" w:lineRule="auto"/>
              <w:ind w:firstLine="0"/>
              <w:jc w:val="center"/>
              <w:rPr>
                <w:b/>
                <w:sz w:val="21"/>
              </w:rPr>
            </w:pPr>
            <w:r>
              <w:rPr>
                <w:b/>
                <w:sz w:val="21"/>
                <w:szCs w:val="21"/>
              </w:rPr>
              <w:t>内容</w:t>
            </w:r>
          </w:p>
        </w:tc>
      </w:tr>
      <w:tr w14:paraId="1706B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71037BA3">
            <w:pPr>
              <w:snapToGrid w:val="0"/>
              <w:spacing w:before="70" w:after="70" w:line="240" w:lineRule="auto"/>
              <w:ind w:firstLine="0"/>
              <w:jc w:val="center"/>
              <w:rPr>
                <w:sz w:val="21"/>
              </w:rPr>
            </w:pPr>
            <w:r>
              <w:rPr>
                <w:sz w:val="21"/>
                <w:szCs w:val="21"/>
              </w:rPr>
              <w:t>适用场景</w:t>
            </w:r>
          </w:p>
        </w:tc>
        <w:tc>
          <w:tcPr>
            <w:tcW w:w="7313" w:type="dxa"/>
            <w:vAlign w:val="center"/>
          </w:tcPr>
          <w:p w14:paraId="2DAB130D">
            <w:pPr>
              <w:snapToGrid w:val="0"/>
              <w:spacing w:before="70" w:after="70" w:line="240" w:lineRule="auto"/>
              <w:ind w:firstLine="0"/>
              <w:jc w:val="left"/>
              <w:rPr>
                <w:sz w:val="21"/>
              </w:rPr>
            </w:pPr>
            <w:r>
              <w:rPr>
                <w:sz w:val="21"/>
                <w:szCs w:val="21"/>
              </w:rPr>
              <w:t>向家坝表孔陡坡段，坡度 20°～35°，平台空间受限</w:t>
            </w:r>
          </w:p>
        </w:tc>
      </w:tr>
      <w:tr w14:paraId="56650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77A1E74A">
            <w:pPr>
              <w:snapToGrid w:val="0"/>
              <w:spacing w:before="70" w:after="70" w:line="240" w:lineRule="auto"/>
              <w:ind w:firstLine="0"/>
              <w:jc w:val="center"/>
              <w:rPr>
                <w:sz w:val="21"/>
              </w:rPr>
            </w:pPr>
            <w:r>
              <w:rPr>
                <w:sz w:val="21"/>
                <w:szCs w:val="21"/>
              </w:rPr>
              <w:t>精度目标</w:t>
            </w:r>
          </w:p>
        </w:tc>
        <w:tc>
          <w:tcPr>
            <w:tcW w:w="7313" w:type="dxa"/>
            <w:vAlign w:val="center"/>
          </w:tcPr>
          <w:p w14:paraId="19330C21">
            <w:pPr>
              <w:snapToGrid w:val="0"/>
              <w:spacing w:before="70" w:after="70" w:line="240" w:lineRule="auto"/>
              <w:ind w:firstLine="0"/>
              <w:jc w:val="left"/>
              <w:rPr>
                <w:sz w:val="21"/>
              </w:rPr>
            </w:pPr>
            <w:r>
              <w:rPr>
                <w:sz w:val="21"/>
                <w:szCs w:val="21"/>
              </w:rPr>
              <w:t>整体 ±1 cm，缺陷深度 ±1 mm，点间距 5 mm</w:t>
            </w:r>
          </w:p>
        </w:tc>
      </w:tr>
      <w:tr w14:paraId="120CE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7CB3BB5D">
            <w:pPr>
              <w:snapToGrid w:val="0"/>
              <w:spacing w:before="70" w:after="70" w:line="240" w:lineRule="auto"/>
              <w:ind w:firstLine="0"/>
              <w:jc w:val="center"/>
              <w:rPr>
                <w:sz w:val="21"/>
              </w:rPr>
            </w:pPr>
            <w:r>
              <w:rPr>
                <w:sz w:val="21"/>
                <w:szCs w:val="21"/>
              </w:rPr>
              <w:t>人员配置</w:t>
            </w:r>
          </w:p>
        </w:tc>
        <w:tc>
          <w:tcPr>
            <w:tcW w:w="7313" w:type="dxa"/>
            <w:vAlign w:val="center"/>
          </w:tcPr>
          <w:p w14:paraId="1627DB18">
            <w:pPr>
              <w:snapToGrid w:val="0"/>
              <w:spacing w:before="70" w:after="70" w:line="240" w:lineRule="auto"/>
              <w:ind w:firstLine="0"/>
              <w:jc w:val="left"/>
              <w:rPr>
                <w:sz w:val="21"/>
              </w:rPr>
            </w:pPr>
            <w:r>
              <w:rPr>
                <w:sz w:val="21"/>
                <w:szCs w:val="21"/>
              </w:rPr>
              <w:t>组长 1、测量员 2、操作员 1、安全员 2（孔口与平台各一）</w:t>
            </w:r>
          </w:p>
        </w:tc>
      </w:tr>
      <w:tr w14:paraId="0259B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143BC814">
            <w:pPr>
              <w:snapToGrid w:val="0"/>
              <w:spacing w:before="70" w:after="70" w:line="240" w:lineRule="auto"/>
              <w:ind w:firstLine="0"/>
              <w:jc w:val="center"/>
              <w:rPr>
                <w:sz w:val="21"/>
              </w:rPr>
            </w:pPr>
            <w:r>
              <w:rPr>
                <w:sz w:val="21"/>
                <w:szCs w:val="21"/>
              </w:rPr>
              <w:t>主要设备</w:t>
            </w:r>
          </w:p>
        </w:tc>
        <w:tc>
          <w:tcPr>
            <w:tcW w:w="7313" w:type="dxa"/>
            <w:vAlign w:val="center"/>
          </w:tcPr>
          <w:p w14:paraId="54775DE3">
            <w:pPr>
              <w:snapToGrid w:val="0"/>
              <w:spacing w:before="70" w:after="70" w:line="240" w:lineRule="auto"/>
              <w:ind w:firstLine="0"/>
              <w:jc w:val="left"/>
              <w:rPr>
                <w:sz w:val="21"/>
              </w:rPr>
            </w:pPr>
            <w:r>
              <w:rPr>
                <w:sz w:val="21"/>
                <w:szCs w:val="21"/>
              </w:rPr>
              <w:t>跟踪器 1、跟踪框架 1、S100-16 扫描仪 1、陡坡随行平台 1、防坠系统 1 套、NTS-561 全站仪 1</w:t>
            </w:r>
          </w:p>
        </w:tc>
      </w:tr>
      <w:tr w14:paraId="386B4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46D87176">
            <w:pPr>
              <w:snapToGrid w:val="0"/>
              <w:spacing w:before="70" w:after="70" w:line="240" w:lineRule="auto"/>
              <w:ind w:firstLine="0"/>
              <w:jc w:val="center"/>
              <w:rPr>
                <w:sz w:val="21"/>
              </w:rPr>
            </w:pPr>
            <w:r>
              <w:rPr>
                <w:sz w:val="21"/>
                <w:szCs w:val="21"/>
              </w:rPr>
              <w:t>时间安排</w:t>
            </w:r>
          </w:p>
        </w:tc>
        <w:tc>
          <w:tcPr>
            <w:tcW w:w="7313" w:type="dxa"/>
            <w:vAlign w:val="center"/>
          </w:tcPr>
          <w:p w14:paraId="788599D4">
            <w:pPr>
              <w:snapToGrid w:val="0"/>
              <w:spacing w:before="70" w:after="70" w:line="240" w:lineRule="auto"/>
              <w:ind w:firstLine="0"/>
              <w:jc w:val="left"/>
              <w:rPr>
                <w:sz w:val="21"/>
              </w:rPr>
            </w:pPr>
            <w:r>
              <w:rPr>
                <w:sz w:val="21"/>
                <w:szCs w:val="21"/>
              </w:rPr>
              <w:t>跟踪测站 3 站（每站约 10 h），扫描站 6～8 处（单站约 90 min），合计约 4～5 天</w:t>
            </w:r>
          </w:p>
        </w:tc>
      </w:tr>
      <w:tr w14:paraId="2ED1C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05DBF146">
            <w:pPr>
              <w:snapToGrid w:val="0"/>
              <w:spacing w:before="70" w:after="70" w:line="240" w:lineRule="auto"/>
              <w:ind w:firstLine="0"/>
              <w:jc w:val="center"/>
              <w:rPr>
                <w:sz w:val="21"/>
              </w:rPr>
            </w:pPr>
            <w:r>
              <w:rPr>
                <w:sz w:val="21"/>
                <w:szCs w:val="21"/>
              </w:rPr>
              <w:t>关键步骤</w:t>
            </w:r>
          </w:p>
        </w:tc>
        <w:tc>
          <w:tcPr>
            <w:tcW w:w="7313" w:type="dxa"/>
            <w:vAlign w:val="center"/>
          </w:tcPr>
          <w:p w14:paraId="61C3C7B8">
            <w:pPr>
              <w:snapToGrid w:val="0"/>
              <w:spacing w:before="70" w:after="70" w:line="240" w:lineRule="auto"/>
              <w:ind w:firstLine="0"/>
              <w:jc w:val="left"/>
              <w:rPr>
                <w:sz w:val="21"/>
              </w:rPr>
            </w:pPr>
            <w:r>
              <w:rPr>
                <w:sz w:val="21"/>
                <w:szCs w:val="21"/>
              </w:rPr>
              <w:t>防坠系统检查 → 平台就位与锚固 → 控制点引测 → 平台移动扫描 → 分段拼接 → 撤离清理</w:t>
            </w:r>
          </w:p>
        </w:tc>
      </w:tr>
      <w:tr w14:paraId="07D8E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41D91FB5">
            <w:pPr>
              <w:snapToGrid w:val="0"/>
              <w:spacing w:before="70" w:after="70" w:line="240" w:lineRule="auto"/>
              <w:ind w:firstLine="0"/>
              <w:jc w:val="center"/>
              <w:rPr>
                <w:sz w:val="21"/>
              </w:rPr>
            </w:pPr>
            <w:r>
              <w:rPr>
                <w:sz w:val="21"/>
                <w:szCs w:val="21"/>
              </w:rPr>
              <w:t>质量控制点</w:t>
            </w:r>
          </w:p>
        </w:tc>
        <w:tc>
          <w:tcPr>
            <w:tcW w:w="7313" w:type="dxa"/>
            <w:vAlign w:val="center"/>
          </w:tcPr>
          <w:p w14:paraId="41A23BB2">
            <w:pPr>
              <w:snapToGrid w:val="0"/>
              <w:spacing w:before="70" w:after="70" w:line="240" w:lineRule="auto"/>
              <w:ind w:firstLine="0"/>
              <w:jc w:val="left"/>
              <w:rPr>
                <w:sz w:val="21"/>
              </w:rPr>
            </w:pPr>
            <w:r>
              <w:rPr>
                <w:sz w:val="21"/>
                <w:szCs w:val="21"/>
              </w:rPr>
              <w:t>锚点承载力 ≥4 倍总重、平台倾角 ≤25°、拼接中误差 ≤1 cm</w:t>
            </w:r>
          </w:p>
        </w:tc>
      </w:tr>
      <w:tr w14:paraId="4B9ED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70D6188">
            <w:pPr>
              <w:snapToGrid w:val="0"/>
              <w:spacing w:before="70" w:after="70" w:line="240" w:lineRule="auto"/>
              <w:ind w:firstLine="0"/>
              <w:jc w:val="center"/>
              <w:rPr>
                <w:sz w:val="21"/>
              </w:rPr>
            </w:pPr>
            <w:r>
              <w:rPr>
                <w:sz w:val="21"/>
                <w:szCs w:val="21"/>
              </w:rPr>
              <w:t>风险提示</w:t>
            </w:r>
          </w:p>
        </w:tc>
        <w:tc>
          <w:tcPr>
            <w:tcW w:w="7313" w:type="dxa"/>
            <w:vAlign w:val="center"/>
          </w:tcPr>
          <w:p w14:paraId="47636823">
            <w:pPr>
              <w:snapToGrid w:val="0"/>
              <w:spacing w:before="70" w:after="70" w:line="240" w:lineRule="auto"/>
              <w:ind w:firstLine="0"/>
              <w:jc w:val="left"/>
              <w:rPr>
                <w:sz w:val="21"/>
              </w:rPr>
            </w:pPr>
            <w:r>
              <w:rPr>
                <w:sz w:val="21"/>
                <w:szCs w:val="21"/>
              </w:rPr>
              <w:t>高处坠落、载具倾覆、物体打击、通信中断</w:t>
            </w:r>
          </w:p>
        </w:tc>
      </w:tr>
      <w:tr w14:paraId="6C35F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27928AD9">
            <w:pPr>
              <w:snapToGrid w:val="0"/>
              <w:spacing w:before="70" w:after="70" w:line="240" w:lineRule="auto"/>
              <w:ind w:firstLine="0"/>
              <w:jc w:val="center"/>
              <w:rPr>
                <w:sz w:val="21"/>
              </w:rPr>
            </w:pPr>
            <w:r>
              <w:rPr>
                <w:sz w:val="21"/>
                <w:szCs w:val="21"/>
              </w:rPr>
              <w:t>交付物</w:t>
            </w:r>
          </w:p>
        </w:tc>
        <w:tc>
          <w:tcPr>
            <w:tcW w:w="7313" w:type="dxa"/>
            <w:vAlign w:val="center"/>
          </w:tcPr>
          <w:p w14:paraId="3BE5713D">
            <w:pPr>
              <w:snapToGrid w:val="0"/>
              <w:spacing w:before="70" w:after="70" w:line="240" w:lineRule="auto"/>
              <w:ind w:firstLine="0"/>
              <w:jc w:val="left"/>
              <w:rPr>
                <w:sz w:val="21"/>
              </w:rPr>
            </w:pPr>
            <w:r>
              <w:rPr>
                <w:sz w:val="21"/>
                <w:szCs w:val="21"/>
              </w:rPr>
              <w:t>同上，另附安全绳检查记录与平台就位记录</w:t>
            </w:r>
          </w:p>
        </w:tc>
      </w:tr>
      <w:tr w14:paraId="138D2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7" w:type="dxa"/>
            <w:vAlign w:val="center"/>
          </w:tcPr>
          <w:p w14:paraId="6CB05A71">
            <w:pPr>
              <w:snapToGrid w:val="0"/>
              <w:spacing w:before="70" w:after="70" w:line="240" w:lineRule="auto"/>
              <w:ind w:firstLine="0"/>
              <w:jc w:val="center"/>
              <w:rPr>
                <w:sz w:val="21"/>
              </w:rPr>
            </w:pPr>
            <w:r>
              <w:rPr>
                <w:sz w:val="21"/>
                <w:szCs w:val="21"/>
              </w:rPr>
              <w:t>典型问题</w:t>
            </w:r>
          </w:p>
        </w:tc>
        <w:tc>
          <w:tcPr>
            <w:tcW w:w="7313" w:type="dxa"/>
            <w:vAlign w:val="center"/>
          </w:tcPr>
          <w:p w14:paraId="448A9544">
            <w:pPr>
              <w:snapToGrid w:val="0"/>
              <w:spacing w:before="70" w:after="70" w:line="240" w:lineRule="auto"/>
              <w:ind w:firstLine="0"/>
              <w:jc w:val="left"/>
              <w:rPr>
                <w:sz w:val="21"/>
              </w:rPr>
            </w:pPr>
            <w:r>
              <w:rPr>
                <w:sz w:val="21"/>
                <w:szCs w:val="21"/>
              </w:rPr>
              <w:t>平台晃动导致位姿抖动（缩短曝光、重复观测）、通信中断（改有线）</w:t>
            </w:r>
          </w:p>
        </w:tc>
      </w:tr>
    </w:tbl>
    <w:p w14:paraId="2839D746">
      <w:pPr>
        <w:spacing w:line="240" w:lineRule="auto"/>
      </w:pPr>
    </w:p>
    <w:p w14:paraId="4E047351">
      <w:pPr>
        <w:pStyle w:val="6"/>
      </w:pPr>
      <w:r>
        <w:rPr>
          <w:szCs w:val="32"/>
        </w:rPr>
        <w:t>2.5.2.49 作业卡的执行与修订</w:t>
      </w:r>
    </w:p>
    <w:p w14:paraId="1BC8D0EE">
      <w:r>
        <w:rPr>
          <w:rFonts w:hint="eastAsia"/>
        </w:rPr>
        <w:t>作业卡需具备实际执行效力，应遵循“按卡操作、依卡校验”的原则。本节阐述作业卡的执行与修订规范。</w:t>
      </w:r>
    </w:p>
    <w:p w14:paraId="02040086">
      <w:r>
        <w:rPr>
          <w:b/>
        </w:rPr>
        <w:t>（1）执行要求。</w:t>
      </w:r>
      <w:r>
        <w:t xml:space="preserve"> 每次作业前，组长逐项朗读作业卡的关键步骤与质量控制点，全员确认；作业中按步骤执行，不跳步；每完成一个控制点，在卡上打勾并注明实测值。打勾不是形式，是</w:t>
      </w:r>
      <w:r>
        <w:rPr>
          <w:rFonts w:hint="eastAsia"/>
        </w:rPr>
        <w:t>“</w:t>
      </w:r>
      <w:r>
        <w:t>做过</w:t>
      </w:r>
      <w:r>
        <w:rPr>
          <w:rFonts w:hint="eastAsia"/>
        </w:rPr>
        <w:t>”</w:t>
      </w:r>
      <w:r>
        <w:t>的证据。</w:t>
      </w:r>
    </w:p>
    <w:p w14:paraId="6E94C1C9">
      <w:r>
        <w:rPr>
          <w:b/>
        </w:rPr>
        <w:t>（2）偏离处理。</w:t>
      </w:r>
      <w:r>
        <w:t xml:space="preserve"> 现场条件与作业卡不符时（如孔长、坡度、表面状态差异大），允许调整，但必须记录：原计划、实际做法、调整原因、批准人。调整不影响精度目标的，组长批准；影响精度目标的，技术负责人批准。</w:t>
      </w:r>
    </w:p>
    <w:p w14:paraId="5BDB2332">
      <w:r>
        <w:rPr>
          <w:b/>
        </w:rPr>
        <w:t>（3）卡的颗粒度。</w:t>
      </w:r>
      <w:r>
        <w:t xml:space="preserve"> 一张卡覆盖一个</w:t>
      </w:r>
      <w:r>
        <w:rPr>
          <w:rFonts w:hint="eastAsia"/>
        </w:rPr>
        <w:t>“</w:t>
      </w:r>
      <w:r>
        <w:t>可独立完成的作业单元</w:t>
      </w:r>
      <w:r>
        <w:rPr>
          <w:rFonts w:hint="eastAsia"/>
        </w:rPr>
        <w:t>”</w:t>
      </w:r>
      <w:r>
        <w:t>，不要做得太细（细到每拧一颗螺丝就成了操作规程），也不要太粗（粗到只有一句</w:t>
      </w:r>
      <w:r>
        <w:rPr>
          <w:rFonts w:hint="eastAsia"/>
        </w:rPr>
        <w:t>“</w:t>
      </w:r>
      <w:r>
        <w:t>完成扫描</w:t>
      </w:r>
      <w:r>
        <w:rPr>
          <w:rFonts w:hint="eastAsia"/>
        </w:rPr>
        <w:t>”</w:t>
      </w:r>
      <w:r>
        <w:t>就失去了指导意义）。</w:t>
      </w:r>
    </w:p>
    <w:p w14:paraId="00E22A95">
      <w:r>
        <w:rPr>
          <w:b/>
        </w:rPr>
        <w:t>（4）卡的修订。</w:t>
      </w:r>
      <w:r>
        <w:t xml:space="preserve"> 每完成一个孔段，收集执行中的问题，评估是否需要修订；每个阶段末集中修订一次，形成新版本并回收旧版。修订依据是</w:t>
      </w:r>
      <w:r>
        <w:rPr>
          <w:rFonts w:hint="eastAsia"/>
        </w:rPr>
        <w:t>“</w:t>
      </w:r>
      <w:r>
        <w:t>现场反馈 + 数据结果</w:t>
      </w:r>
      <w:r>
        <w:rPr>
          <w:rFonts w:hint="eastAsia"/>
        </w:rPr>
        <w:t>”</w:t>
      </w:r>
      <w:r>
        <w:t>，不是</w:t>
      </w:r>
      <w:r>
        <w:rPr>
          <w:rFonts w:hint="eastAsia"/>
        </w:rPr>
        <w:t>“</w:t>
      </w:r>
      <w:r>
        <w:t>管理者觉得应该这样</w:t>
      </w:r>
      <w:r>
        <w:rPr>
          <w:rFonts w:hint="eastAsia"/>
        </w:rPr>
        <w:t>”</w:t>
      </w:r>
      <w:r>
        <w:t>。</w:t>
      </w:r>
    </w:p>
    <w:p w14:paraId="7F883B71">
      <w:r>
        <w:rPr>
          <w:b/>
        </w:rPr>
        <w:t>（5）与规程的关系。</w:t>
      </w:r>
      <w:r>
        <w:t xml:space="preserve"> 作业卡是规程的</w:t>
      </w:r>
      <w:r>
        <w:rPr>
          <w:rFonts w:hint="eastAsia"/>
        </w:rPr>
        <w:t>“</w:t>
      </w:r>
      <w:r>
        <w:t>浓缩版</w:t>
      </w:r>
      <w:r>
        <w:rPr>
          <w:rFonts w:hint="eastAsia"/>
        </w:rPr>
        <w:t>”</w:t>
      </w:r>
      <w:r>
        <w:t>，规程是作业卡的</w:t>
      </w:r>
      <w:r>
        <w:rPr>
          <w:rFonts w:hint="eastAsia"/>
        </w:rPr>
        <w:t>“</w:t>
      </w:r>
      <w:r>
        <w:t>展开版</w:t>
      </w:r>
      <w:r>
        <w:rPr>
          <w:rFonts w:hint="eastAsia"/>
        </w:rPr>
        <w:t>”</w:t>
      </w:r>
      <w:r>
        <w:t>。两者内容必须一致，出现不一致时以规程为准，并立即修订作业卡。</w:t>
      </w:r>
    </w:p>
    <w:p w14:paraId="285D496D">
      <w:r>
        <w:rPr>
          <w:b/>
        </w:rPr>
        <w:t>（6）卡片形式。</w:t>
      </w:r>
      <w:r>
        <w:t xml:space="preserve"> 塑封、防水、可擦拭；字号不小于小四；关键参数加粗；一页到两页为限。太厚就没人看，太薄又不够用，一两页是比较合适的平衡点。</w:t>
      </w:r>
    </w:p>
    <w:p w14:paraId="1DD6A4DB">
      <w:pPr>
        <w:pStyle w:val="6"/>
      </w:pPr>
      <w:r>
        <w:rPr>
          <w:szCs w:val="32"/>
        </w:rPr>
        <w:t>2.5.2.50 为什么选择这台扫描仪</w:t>
      </w:r>
    </w:p>
    <w:p w14:paraId="4E7F1942">
      <w:r>
        <w:rPr>
          <w:rFonts w:hint="eastAsia"/>
        </w:rPr>
        <w:t>设备选型的核心误区在于以参数指标为唯一依据，忽视应用场景的适配性。SHARE SLAM S100-16被确定为本项目扫描终端，并非因其在同类设备中参数最优，而是其性能与功能取舍与本项目作业场景的适配性最佳。</w:t>
      </w:r>
    </w:p>
    <w:p w14:paraId="7CF8DF8D">
      <w:r>
        <w:rPr>
          <w:rFonts w:hint="eastAsia"/>
        </w:rPr>
        <w:t>首先明确该设备的能力边界：搭载16线激光雷达，融合双目视觉系统与惯性测量单元（IMU），测量范围为0.05~120 m，相对测量精度优于1 cm，绝对测量精度优于5 cm，整机重量为2438 g，支持WiFi6与USB3.0数据输出，内置1 TB存储空间，双电池续航时长约180 min。上述参数在专业测绘设备中不属于顶尖水平，但设备的轻量化设计与一体化集成特性构成核心优势。</w:t>
      </w:r>
    </w:p>
    <w:p w14:paraId="72A5179C">
      <w:r>
        <w:rPr>
          <w:rFonts w:hint="eastAsia"/>
        </w:rPr>
        <w:t>流道作业现场的核心约束并非测量精度，而是设备的便携性与可通过性。孔口尺寸、爬梯宽度、平台作业面积均对设备的体积与重量形成严格限制。传统地面激光扫描仪虽精度较高，但主机与三脚架总重量通常超过15 kg，单人搬运难度较大，双人搬运则受通道宽度限制。S100-16支持单手提携，配合履带式AGV或手持操作杆，即可由单人完成设备布设与数据采集，这是其适配本项目的首要原因。</w:t>
      </w:r>
    </w:p>
    <w:p w14:paraId="4287B162">
      <w:r>
        <w:rPr>
          <w:rFonts w:hint="eastAsia"/>
        </w:rPr>
        <w:t>其次，该设备可同步获取纹理信息与几何数据。设备集成2组1600万像素相机模组，在激光扫描过程中同步采集影像，实现纹理信息与点云数据的天然配准，无需后期进行影像与点云的配准处理。这一特性对缺陷识别具有重要价值：多数冲磨类缺陷需结合颜色与纹理特征方可判定，仅依靠几何数据难以识别，而后期配准不仅耗时较长，且易引入误差。</w:t>
      </w:r>
    </w:p>
    <w:p w14:paraId="6AACE43A">
      <w:r>
        <w:rPr>
          <w:rFonts w:hint="eastAsia"/>
        </w:rPr>
        <w:t>第三，该设备具备无外部定位条件下的建图能力。其依托激光与视觉SLAM算法实现自身定位，无需依赖外部控制点即可生成点云数据。这一特性使得在无控制点、无网络覆盖的深孔作业环境中，可优先完成数据采集，后续通过控制点将数据归算至工程坐标系。这种“先采集、后归算”的作业模式，可显著提高作业窗口期的利用效率。</w:t>
      </w:r>
    </w:p>
    <w:p w14:paraId="05BC66EE">
      <w:r>
        <w:rPr>
          <w:rFonts w:hint="eastAsia"/>
        </w:rPr>
        <w:t>同时，该设备存在一定性能局限：其绝对测量精度（优于5 cm）无法满足平坡场景±1 mm的测量要求，因此在本项目中仅承担大场景建图与纹理数据补充的任务，高精度基准测量由多目视觉跟踪系统完成。二者功能分工明确，互为补充，不可相互替代。设备选型的基本原则为将其应用于最适配的功能场景。</w:t>
      </w:r>
    </w:p>
    <w:p w14:paraId="27C5747B">
      <w:r>
        <w:rPr>
          <w:rFonts w:hint="eastAsia"/>
        </w:rPr>
        <w:t>此外，本项目的扫描仪配置方案为3台固定式设备（三个作业站点各配置1台）与1台机动备用设备，而非采用单设备跨站点作业模式。该配置的核心原因并非资源冗余，而是三个作业站点间距较大，设备跨站点调运将消耗大量作业窗口期；相较于设备长途转运，各站点常备设备的模式更具可靠性。这种配置方案虽形式上较为保守，但在实际工程应用中稳定性更高。</w:t>
      </w:r>
    </w:p>
    <w:p w14:paraId="5D12591D">
      <w:pPr>
        <w:pStyle w:val="6"/>
      </w:pPr>
      <w:r>
        <w:rPr>
          <w:szCs w:val="32"/>
        </w:rPr>
        <w:t>2.5.2.51 点间距与数据量的平衡</w:t>
      </w:r>
    </w:p>
    <w:p w14:paraId="23F1A3D9">
      <w:r>
        <w:rPr>
          <w:rFonts w:hint="eastAsia"/>
        </w:rPr>
        <w:t>点间距参数易陷入“密度越高、精度越优”的认知误区：当点云密度提升一倍时，对应数据量将增长至原有水平的四倍，数据处理耗时与存储负载亦同步显著增加，而测量精度的提升幅度却与密度增长不成正比。点间距的最优取值范围需通过试验验证与作业需求双重约束共同确定。</w:t>
      </w:r>
    </w:p>
    <w:p w14:paraId="08278E68">
      <w:r>
        <w:t>从需求侧看，缺陷深度测量要求 ±1 mm，意味着点云要能分辨 1 mm 量级的起伏。理论上点间距应小于 1 mm，但实测表明，2 mm 点间距配合插值与曲面拟合，对 1 mm 深度的重建误差约 0.3 mm，仍在允许范围内。把点间距压到 1 mm，误差降到 0.2 mm，提升有限，数据量却翻四倍。这个试验结论支撑了</w:t>
      </w:r>
      <w:r>
        <w:rPr>
          <w:rFonts w:hint="eastAsia"/>
        </w:rPr>
        <w:t>“</w:t>
      </w:r>
      <w:r>
        <w:t>2 mm 基准</w:t>
      </w:r>
      <w:r>
        <w:rPr>
          <w:rFonts w:hint="eastAsia"/>
        </w:rPr>
        <w:t>”</w:t>
      </w:r>
      <w:r>
        <w:t>的选择。</w:t>
      </w:r>
    </w:p>
    <w:p w14:paraId="708EE5B3">
      <w:r>
        <w:t>从供给侧看，扫描仪的点频与采集时间决定了在可接受时间内能达到的密度。2 mm 点间距在 20 m 距离上，单站采集约 20 min；1 mm 则需要约 80 min，一个测站就要占掉半天，窗口期根本不够。因此</w:t>
      </w:r>
      <w:r>
        <w:rPr>
          <w:rFonts w:hint="eastAsia"/>
        </w:rPr>
        <w:t>“</w:t>
      </w:r>
      <w:r>
        <w:t>2 mm</w:t>
      </w:r>
      <w:r>
        <w:rPr>
          <w:rFonts w:hint="eastAsia"/>
        </w:rPr>
        <w:t>”</w:t>
      </w:r>
      <w:r>
        <w:t>不仅是精度与数据量的平衡，也是与窗口时间的平衡。</w:t>
      </w:r>
    </w:p>
    <w:p w14:paraId="350EED87">
      <w:r>
        <w:t>分级设置是解决矛盾的关键。关键部位（门槽、止水座板、冲坑、分缝）用 1～2 mm，一般底板与侧墙用 3～5 mm。这种非均匀密度让数据量集中在真正需要的地方，整体数据量降低约 60%，而关键部位精度不打折。实践中，这个策略让单孔数据量从数百 GB 降到一百多 GB，传输与处理都变得可控。</w:t>
      </w:r>
    </w:p>
    <w:p w14:paraId="18BB244B">
      <w:r>
        <w:rPr>
          <w:rFonts w:hint="eastAsia"/>
        </w:rPr>
        <w:t>数据体量的管控需结合感兴趣区域即时裁切技术。三维扫描所得数据涵盖完整作业场景，但成果输出仅针对目标表面。数据采集完成后即刻开展感兴趣区域裁切，剔除无关背景与地面冗余数据，可在不影响成果精度的前提下进一步实现30%~50%的数据压缩。需统一裁切规则，规避不同操作人员裁切范围不一致的问题。</w:t>
      </w:r>
    </w:p>
    <w:p w14:paraId="5E6C1953">
      <w:r>
        <w:rPr>
          <w:rFonts w:hint="eastAsia"/>
        </w:rPr>
        <w:t>存储与传输配套设施需同步适配。以单孔原始数据150 GB为估算基准，三站点并行作业时每日新增数据量达数百GB，本地存储容量与回传带宽需与该数据规模相匹配。本方案按照峰值需求的1.5倍配置存储资源，数据回传采用“夜间批量传输+增量同步”模式，避免白天带宽占用干扰现场作业。</w:t>
      </w:r>
    </w:p>
    <w:p w14:paraId="74147B50">
      <w:r>
        <w:rPr>
          <w:rFonts w:hint="eastAsia"/>
        </w:rPr>
        <w:t>需特别说明的是，点间距并非数据质量的唯一评价指标，数据均匀性、噪声水平与缺失率同样为关键评价维度。点间距为2 mm但噪点密集的点云数据集，其应用价值低于点间距为3 mm但数据均匀、噪声水平低的点云数据集。数据质量评价需依托多维度综合指标，不可仅聚焦于点云密度参数。</w:t>
      </w:r>
    </w:p>
    <w:p w14:paraId="50CB970F">
      <w:pPr>
        <w:pStyle w:val="6"/>
      </w:pPr>
      <w:r>
        <w:rPr>
          <w:szCs w:val="32"/>
        </w:rPr>
        <w:t>2.5.2.52 为什么保留人工干预</w:t>
      </w:r>
    </w:p>
    <w:p w14:paraId="2D6F02FA">
      <w:r>
        <w:rPr>
          <w:rFonts w:hint="eastAsia"/>
        </w:rPr>
        <w:t>自动化水平的提升并不意味着人工参与度的降低。本研究制定的技术方案中，主动设置多个人工干预节点，并非受限于技术能力短板，而是作业场景的客观要求。</w:t>
      </w:r>
    </w:p>
    <w:p w14:paraId="16D1F336">
      <w:r>
        <w:rPr>
          <w:rFonts w:hint="eastAsia"/>
        </w:rPr>
        <w:t>第一类人工干预节点为扫描站位优化决策。虽然现有算法可输出理论覆盖率最优的站位布设方案，但现场地面平整度、设备通行阻碍、作业区域照明条件、安全锚点设置等关键约束要素无法被算法自动识别。因此，站位最终决策由现场操作人员完成，算法仅提供参考性方案。该模式虽在一定程度上降低了作业效率，却可有效规避算法站位布设方案的现场适配性不足问题。</w:t>
      </w:r>
    </w:p>
    <w:p w14:paraId="0F6C0F8C">
      <w:r>
        <w:rPr>
          <w:rFonts w:hint="eastAsia"/>
        </w:rPr>
        <w:t>第二类人工干预节点为采集参数校准复核。点间距、曝光、增益等扫描参数虽可基于典型作业场景完成预设，但作业面的实际状态（如表面反光、湿润、附着物覆盖等）存在显著差异性。方案要求在正式数据采集前开展参数验证扫描，由操作人员基于扫描成像效果判定是否沿用预设参数。该环节约耗时5 min，可有效规避全站数据的重复采集作业。</w:t>
      </w:r>
    </w:p>
    <w:p w14:paraId="3F9D38CA">
      <w:r>
        <w:rPr>
          <w:rFonts w:hint="eastAsia"/>
        </w:rPr>
        <w:t>第三类人工干预节点为初始质量判定。点云数据的覆盖度、拼接精度、纹理清晰度等核心指标，目前仍以人工目视校验为主要判定方式，算法仅提供辅助性提示。其核心原因为可接受缺陷与不可接受缺陷的边界存在较强模糊性，需依托作业经验完成判别，若完全依赖算法自动判定，易出现缺陷漏判或误判问题。</w:t>
      </w:r>
    </w:p>
    <w:p w14:paraId="0D986970">
      <w:r>
        <w:rPr>
          <w:rFonts w:hint="eastAsia"/>
        </w:rPr>
        <w:t>第四类人工干预节点为缺陷等级评定。算法可自动识别缺陷的尺寸与空间位置，但缺陷等级判定、处置要求制定等环节涉及结构安全评估、电站运维经验、检修策略制定等多重要素，需由专业技术人员完成。本方案采用“算法辅助判别+人工最终确认”的缺陷定级模式，在提升作业效率的同时，保障责任权属的清晰性。</w:t>
      </w:r>
    </w:p>
    <w:p w14:paraId="2B11AF2D">
      <w:r>
        <w:rPr>
          <w:rFonts w:hint="eastAsia"/>
        </w:rPr>
        <w:t>保留人工干预机制虽会降低整体作业效率，但其可保障作业成果的可控性与责任主体的明确性。在电站类工程项目场景中，该权衡具备较高合理性，委托方核心诉求并非作业速率，而是问题发生后可追溯的责任界定。</w:t>
      </w:r>
    </w:p>
    <w:p w14:paraId="607A21BE">
      <w:r>
        <w:rPr>
          <w:rFonts w:hint="eastAsia"/>
        </w:rPr>
        <w:t>需明确的是，人工干预机制并非依赖高强度人力投入。本方案通过标准化检查清单、可视化交互提示、一键复核等技术工具简化人工操作流程，使作业人员可将核心精力投入关键判别环节，规避重复性劳动。实现人工负责高阶决策、机器执行重复性作业的优化人机协同模式。</w:t>
      </w:r>
    </w:p>
    <w:p w14:paraId="486D7267">
      <w:pPr>
        <w:pStyle w:val="6"/>
      </w:pPr>
      <w:r>
        <w:rPr>
          <w:szCs w:val="32"/>
        </w:rPr>
        <w:t>2.5.2.53 与跟踪系统的分工边界</w:t>
      </w:r>
    </w:p>
    <w:p w14:paraId="29CAC757">
      <w:r>
        <w:rPr>
          <w:rFonts w:hint="eastAsia"/>
        </w:rPr>
        <w:t>配置三维激光扫描仪与工业跟踪系统两套装备的核心动因，在于二者的功能定位存在本质差异，需预先明确二者的作业分工边界，以规避现场作业阶段的职责推诿问题。</w:t>
      </w:r>
    </w:p>
    <w:p w14:paraId="634E19FD">
      <w:r>
        <w:rPr>
          <w:rFonts w:hint="eastAsia"/>
        </w:rPr>
        <w:t>跟踪系统承担空间基准构建职能，可输出毫米级精度的空间参考框架，将各测站采集的多源数据统一至同一坐标系下，最终将成果锚定至工程设计坐标系统与高程基准体系。该系统的技术优势为测量精度高、测量值具备可溯源性，技术局限性为空间覆盖范围有限、需预先布设测站、对测站间通视条件存在刚性要求。</w:t>
      </w:r>
    </w:p>
    <w:p w14:paraId="4647E064">
      <w:r>
        <w:rPr>
          <w:rFonts w:hint="eastAsia"/>
        </w:rPr>
        <w:t>三维激光扫描仪承担目标形貌全覆盖采集职能，可在短时间内获取大范围点云数据与影像纹理，完整记录流道结构的几何形貌特征。该系统的技术优势为采集效率高、设备便携、不依赖外部定位设备，技术局限性为绝对测量精度有限、长距离测量存在累积漂移问题。</w:t>
      </w:r>
    </w:p>
    <w:p w14:paraId="4E78423B">
      <w:r>
        <w:rPr>
          <w:rFonts w:hint="eastAsia"/>
        </w:rPr>
        <w:t>二者的分工遵循“跟踪系统构建基准、扫描仪完成数据采集”的核心原则。具体实施流程为：首先依托跟踪系统完成控制点与检查点的测设，建立统一空间基准；随后采用三维激光扫描仪分测站开展数据采集，各测站点云通过控制点或重叠特征区域配准至多源统一空间基准；最终依托跟踪系统布设的检查点，校验扫描成果的绝对测量精度，形成闭环质控流程。</w:t>
      </w:r>
    </w:p>
    <w:p w14:paraId="7691AC78">
      <w:r>
        <w:rPr>
          <w:rFonts w:hint="eastAsia"/>
        </w:rPr>
        <w:t>二者的作业范围互不交叉：跟踪系统不承担大范围点云采集任务（作业效率过低），扫描仪不承担空间基准定义任务（测量精度不满足要求）。现场作业中若出现“依托扫描仪直接构建空间基准”的操作，需予以制止，该操作不属于技术优化，而是作业流程的失控。</w:t>
      </w:r>
    </w:p>
    <w:p w14:paraId="4D926C08">
      <w:r>
        <w:rPr>
          <w:rFonts w:hint="eastAsia"/>
        </w:rPr>
        <w:t>作业分工将引发多系统数据接口问题：跟踪系统坐标系向扫描数据的传递规则、重叠区域同名特征点的选取方法、测量精度的评定标准等内容，将在2.5.4节多源数据融合部分作出详细规定，核心遵循“统一时间基准、统一坐标框架、统一质量判据”的原则。</w:t>
      </w:r>
    </w:p>
    <w:p w14:paraId="0547533D">
      <w:r>
        <w:rPr>
          <w:rFonts w:hint="eastAsia"/>
        </w:rPr>
        <w:t>需强调的是，作业分工并非系统间的割裂运行。两套系统在现场为协同作业模式：跟踪系统为扫描作业提供空间基准支撑，扫描系统为跟踪作业提供覆盖范围指引（识别未完成扫描的区域）。这种协同支撑模式，相较独立作业模式可显著提升作业效率，更适配流道检测的现场作业节奏。</w:t>
      </w:r>
    </w:p>
    <w:p w14:paraId="1C5106F5">
      <w:pPr>
        <w:pStyle w:val="5"/>
      </w:pPr>
      <w:bookmarkStart w:id="180" w:name="_Toc9737"/>
      <w:r>
        <w:rPr>
          <w:szCs w:val="32"/>
        </w:rPr>
        <w:t>2.5.3 检查测量数据分析软件技术方案</w:t>
      </w:r>
      <w:bookmarkEnd w:id="180"/>
    </w:p>
    <w:p w14:paraId="6B849687">
      <w:r>
        <w:rPr>
          <w:rFonts w:hint="eastAsia"/>
        </w:rPr>
        <w:t>本项目选择自主研发检查测量数据分析软件而非基于现有商业化产品进行集成拼装，核心动因在于保障项目成果的一致性要求。当前市场上的三维重建软件、缺陷判读软件及报告生成工具虽各有技术优势，但其数据模型互不兼容：三维重建软件的输出为网格模型与纹理数据，缺陷判读软件则需输入附带语义标签的实体数据，报告生成工具又要求输出结构化的缺陷清单。若依靠人工在多类软件间开展数据流转，会在多次数据转换过程中产生信息损耗，最终导致报告数据与模型内的缺陷信息不匹配，此类问题正是项目评审与验收阶段的核心审查重点。</w:t>
      </w:r>
    </w:p>
    <w:p w14:paraId="588FBBB7">
      <w:r>
        <w:rPr>
          <w:rFonts w:hint="eastAsia"/>
        </w:rPr>
        <w:t>统一数据模型为本软件开发的核心基础架构，全流程各环节共用同一套缺陷实体数据结构，字段涵盖编号、类别、位置、尺寸、级别、置信度、复核状态与证据索引；任一环节对字段的修改，其余环节均可实时同步获取更新。该设计虽属于数据库架构设计的常规逻辑，但在实际工程项目中难以落地，主要原因在于各环节系统多由不同厂商在不同阶段独立搭建。本项目从底层架构开始规划，可一次性实现统一数据模型的标准化构建。</w:t>
      </w:r>
    </w:p>
    <w:p w14:paraId="1D21534B">
      <w:r>
        <w:rPr>
          <w:rFonts w:hint="eastAsia"/>
        </w:rPr>
        <w:t>缺陷判读模块的设计沿用相同的设计逻辑：判定规则并非固化于程序代码中，而是以配置表的形式进行维护，当委托方的判定标准发生调整时，仅需修改配置表内容，无需调整程序代码。该特性对于长周期项目具有关键价值：项目周期三年后判定标准大概率会发生调整，若每次标准变动均需修改代码、重新开展测试与部署，将导致运维成本超出可控范围。将判定规则外置，本质是将“标准迭代”的软件工程问题转化为业务配置层面的常规操作。</w:t>
      </w:r>
    </w:p>
    <w:p w14:paraId="228528BC">
      <w:r>
        <w:rPr>
          <w:rFonts w:hint="eastAsia"/>
        </w:rPr>
        <w:t>成果生成模块的应用价值体现于成果输出的最终环节。传统作业模式下，检查报告编制完成后，需另行安排人员绘制配套图纸，绘制完成后还需人工核对缺陷编号，单个检测孔的相关工作往往耗时2~3天。本系统通过模板引擎与块参照功能实现缺陷点位的自动布设，报告与图纸基于同一数据源生成，缺陷编号可实现天然一致。效率提升仅为该设计的显性效益，其核心价值在于消除人工转录过程中产生的错误，此类错误在项目验收阶段难以合理解释，且极易引发返工问题。</w:t>
      </w:r>
    </w:p>
    <w:p w14:paraId="69786885">
      <w:r>
        <w:t>检查测量数据分析软件是本项目技术评分</w:t>
      </w:r>
      <w:r>
        <w:rPr>
          <w:rFonts w:hint="eastAsia"/>
        </w:rPr>
        <w:t>中</w:t>
      </w:r>
      <w:r>
        <w:t>权重</w:t>
      </w:r>
      <w:r>
        <w:rPr>
          <w:rFonts w:hint="eastAsia"/>
        </w:rPr>
        <w:t>占比</w:t>
      </w:r>
      <w:r>
        <w:t>最高的</w:t>
      </w:r>
      <w:r>
        <w:rPr>
          <w:rFonts w:hint="eastAsia"/>
        </w:rPr>
        <w:t>模块</w:t>
      </w:r>
      <w:r>
        <w:t>（</w:t>
      </w:r>
      <w:r>
        <w:rPr>
          <w:rFonts w:hint="eastAsia"/>
        </w:rPr>
        <w:t>权重为</w:t>
      </w:r>
      <w:r>
        <w:t>15%），直接决定</w:t>
      </w:r>
      <w:r>
        <w:rPr>
          <w:rFonts w:hint="eastAsia"/>
        </w:rPr>
        <w:t>三维</w:t>
      </w:r>
      <w:r>
        <w:t>重建与渲染的效率</w:t>
      </w:r>
      <w:r>
        <w:rPr>
          <w:rFonts w:hint="eastAsia"/>
        </w:rPr>
        <w:t>质量，以</w:t>
      </w:r>
      <w:r>
        <w:t>及</w:t>
      </w:r>
      <w:r>
        <w:rPr>
          <w:rFonts w:hint="eastAsia"/>
        </w:rPr>
        <w:t>检查</w:t>
      </w:r>
      <w:r>
        <w:t>测量数据分析报告生成的效率</w:t>
      </w:r>
      <w:r>
        <w:rPr>
          <w:rFonts w:hint="eastAsia"/>
        </w:rPr>
        <w:t>质量。我方按照“一个平台、三类引擎、五条流水线”的架构完成该软件的整体设计。</w:t>
      </w:r>
    </w:p>
    <w:p w14:paraId="4B4EA74F">
      <w:pPr>
        <w:pStyle w:val="6"/>
      </w:pPr>
      <w:r>
        <w:rPr>
          <w:szCs w:val="32"/>
        </w:rPr>
        <w:t>2.5.3.1 软件总体架构</w:t>
      </w:r>
    </w:p>
    <w:p w14:paraId="2375583E">
      <w:r>
        <w:t>软件采用分层架构，自上而下为交互层、业务层、算法层、数据层、基础层。</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5241"/>
        <w:gridCol w:w="2503"/>
      </w:tblGrid>
      <w:tr w14:paraId="4D938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6" w:type="dxa"/>
            <w:shd w:val="clear" w:color="auto" w:fill="E7E6E6"/>
            <w:vAlign w:val="center"/>
          </w:tcPr>
          <w:p w14:paraId="67C7147E">
            <w:pPr>
              <w:snapToGrid w:val="0"/>
              <w:spacing w:before="70" w:after="70" w:line="240" w:lineRule="auto"/>
              <w:ind w:firstLine="0"/>
              <w:jc w:val="center"/>
              <w:rPr>
                <w:b/>
                <w:sz w:val="21"/>
              </w:rPr>
            </w:pPr>
            <w:r>
              <w:rPr>
                <w:b/>
                <w:sz w:val="21"/>
                <w:szCs w:val="21"/>
              </w:rPr>
              <w:t>层次</w:t>
            </w:r>
          </w:p>
        </w:tc>
        <w:tc>
          <w:tcPr>
            <w:tcW w:w="5241" w:type="dxa"/>
            <w:shd w:val="clear" w:color="auto" w:fill="E7E6E6"/>
            <w:vAlign w:val="center"/>
          </w:tcPr>
          <w:p w14:paraId="5B6A1B09">
            <w:pPr>
              <w:snapToGrid w:val="0"/>
              <w:spacing w:before="70" w:after="70" w:line="240" w:lineRule="auto"/>
              <w:ind w:firstLine="0"/>
              <w:jc w:val="center"/>
              <w:rPr>
                <w:b/>
                <w:sz w:val="21"/>
              </w:rPr>
            </w:pPr>
            <w:r>
              <w:rPr>
                <w:b/>
                <w:sz w:val="21"/>
                <w:szCs w:val="21"/>
              </w:rPr>
              <w:t>组成</w:t>
            </w:r>
          </w:p>
        </w:tc>
        <w:tc>
          <w:tcPr>
            <w:tcW w:w="2503" w:type="dxa"/>
            <w:shd w:val="clear" w:color="auto" w:fill="E7E6E6"/>
            <w:vAlign w:val="center"/>
          </w:tcPr>
          <w:p w14:paraId="109C0C60">
            <w:pPr>
              <w:snapToGrid w:val="0"/>
              <w:spacing w:before="70" w:after="70" w:line="240" w:lineRule="auto"/>
              <w:ind w:firstLine="0"/>
              <w:jc w:val="center"/>
              <w:rPr>
                <w:b/>
                <w:sz w:val="21"/>
              </w:rPr>
            </w:pPr>
            <w:r>
              <w:rPr>
                <w:b/>
                <w:sz w:val="21"/>
                <w:szCs w:val="21"/>
              </w:rPr>
              <w:t>主要职责</w:t>
            </w:r>
          </w:p>
        </w:tc>
      </w:tr>
      <w:tr w14:paraId="19184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6" w:type="dxa"/>
            <w:vAlign w:val="center"/>
          </w:tcPr>
          <w:p w14:paraId="30738BE1">
            <w:pPr>
              <w:snapToGrid w:val="0"/>
              <w:spacing w:before="70" w:after="70" w:line="240" w:lineRule="auto"/>
              <w:ind w:firstLine="0"/>
              <w:jc w:val="center"/>
              <w:rPr>
                <w:sz w:val="21"/>
              </w:rPr>
            </w:pPr>
            <w:r>
              <w:rPr>
                <w:sz w:val="21"/>
                <w:szCs w:val="21"/>
              </w:rPr>
              <w:t>交互层</w:t>
            </w:r>
          </w:p>
        </w:tc>
        <w:tc>
          <w:tcPr>
            <w:tcW w:w="5241" w:type="dxa"/>
            <w:vAlign w:val="center"/>
          </w:tcPr>
          <w:p w14:paraId="5BCA11ED">
            <w:pPr>
              <w:snapToGrid w:val="0"/>
              <w:spacing w:before="70" w:after="70" w:line="240" w:lineRule="auto"/>
              <w:ind w:firstLine="0"/>
              <w:jc w:val="left"/>
              <w:rPr>
                <w:sz w:val="21"/>
              </w:rPr>
            </w:pPr>
            <w:r>
              <w:rPr>
                <w:sz w:val="21"/>
                <w:szCs w:val="21"/>
              </w:rPr>
              <w:t>桌面客户端、三维视图、流程向导、报告编辑器</w:t>
            </w:r>
          </w:p>
        </w:tc>
        <w:tc>
          <w:tcPr>
            <w:tcW w:w="2503" w:type="dxa"/>
            <w:vAlign w:val="center"/>
          </w:tcPr>
          <w:p w14:paraId="721E8D1B">
            <w:pPr>
              <w:snapToGrid w:val="0"/>
              <w:spacing w:before="70" w:after="70" w:line="240" w:lineRule="auto"/>
              <w:ind w:firstLine="0"/>
              <w:jc w:val="left"/>
              <w:rPr>
                <w:sz w:val="21"/>
              </w:rPr>
            </w:pPr>
            <w:r>
              <w:rPr>
                <w:sz w:val="21"/>
                <w:szCs w:val="21"/>
              </w:rPr>
              <w:t>人机交互、任务编排、结果可视化</w:t>
            </w:r>
          </w:p>
        </w:tc>
      </w:tr>
      <w:tr w14:paraId="07ACB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6" w:type="dxa"/>
            <w:vAlign w:val="center"/>
          </w:tcPr>
          <w:p w14:paraId="536CD237">
            <w:pPr>
              <w:snapToGrid w:val="0"/>
              <w:spacing w:before="70" w:after="70" w:line="240" w:lineRule="auto"/>
              <w:ind w:firstLine="0"/>
              <w:jc w:val="center"/>
              <w:rPr>
                <w:sz w:val="21"/>
              </w:rPr>
            </w:pPr>
            <w:r>
              <w:rPr>
                <w:sz w:val="21"/>
                <w:szCs w:val="21"/>
              </w:rPr>
              <w:t>业务层</w:t>
            </w:r>
          </w:p>
        </w:tc>
        <w:tc>
          <w:tcPr>
            <w:tcW w:w="5241" w:type="dxa"/>
            <w:vAlign w:val="center"/>
          </w:tcPr>
          <w:p w14:paraId="10C9680B">
            <w:pPr>
              <w:snapToGrid w:val="0"/>
              <w:spacing w:before="70" w:after="70" w:line="240" w:lineRule="auto"/>
              <w:ind w:firstLine="0"/>
              <w:jc w:val="left"/>
              <w:rPr>
                <w:sz w:val="21"/>
              </w:rPr>
            </w:pPr>
            <w:r>
              <w:rPr>
                <w:sz w:val="21"/>
                <w:szCs w:val="21"/>
              </w:rPr>
              <w:t>项目管理、数据质检、缺陷判识、成果输出、历史比对、权限与日志</w:t>
            </w:r>
          </w:p>
        </w:tc>
        <w:tc>
          <w:tcPr>
            <w:tcW w:w="2503" w:type="dxa"/>
            <w:vAlign w:val="center"/>
          </w:tcPr>
          <w:p w14:paraId="19A91C3B">
            <w:pPr>
              <w:snapToGrid w:val="0"/>
              <w:spacing w:before="70" w:after="70" w:line="240" w:lineRule="auto"/>
              <w:ind w:firstLine="0"/>
              <w:jc w:val="left"/>
              <w:rPr>
                <w:sz w:val="21"/>
              </w:rPr>
            </w:pPr>
            <w:r>
              <w:rPr>
                <w:sz w:val="21"/>
                <w:szCs w:val="21"/>
              </w:rPr>
              <w:t>业务逻辑与流程控制</w:t>
            </w:r>
          </w:p>
        </w:tc>
      </w:tr>
      <w:tr w14:paraId="00CC8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6" w:type="dxa"/>
            <w:vAlign w:val="center"/>
          </w:tcPr>
          <w:p w14:paraId="085C3589">
            <w:pPr>
              <w:snapToGrid w:val="0"/>
              <w:spacing w:before="70" w:after="70" w:line="240" w:lineRule="auto"/>
              <w:ind w:firstLine="0"/>
              <w:jc w:val="center"/>
              <w:rPr>
                <w:sz w:val="21"/>
              </w:rPr>
            </w:pPr>
            <w:r>
              <w:rPr>
                <w:sz w:val="21"/>
                <w:szCs w:val="21"/>
              </w:rPr>
              <w:t>算法层</w:t>
            </w:r>
          </w:p>
        </w:tc>
        <w:tc>
          <w:tcPr>
            <w:tcW w:w="5241" w:type="dxa"/>
            <w:vAlign w:val="center"/>
          </w:tcPr>
          <w:p w14:paraId="547E7CC5">
            <w:pPr>
              <w:snapToGrid w:val="0"/>
              <w:spacing w:before="70" w:after="70" w:line="240" w:lineRule="auto"/>
              <w:ind w:firstLine="0"/>
              <w:jc w:val="left"/>
              <w:rPr>
                <w:sz w:val="21"/>
              </w:rPr>
            </w:pPr>
            <w:r>
              <w:rPr>
                <w:sz w:val="21"/>
                <w:szCs w:val="21"/>
              </w:rPr>
              <w:t>位姿解算、配准融合、网格重建、高斯泼溅渲染、语义分割、规则推理、制图与排版</w:t>
            </w:r>
          </w:p>
        </w:tc>
        <w:tc>
          <w:tcPr>
            <w:tcW w:w="2503" w:type="dxa"/>
            <w:vAlign w:val="center"/>
          </w:tcPr>
          <w:p w14:paraId="13856DA8">
            <w:pPr>
              <w:snapToGrid w:val="0"/>
              <w:spacing w:before="70" w:after="70" w:line="240" w:lineRule="auto"/>
              <w:ind w:firstLine="0"/>
              <w:jc w:val="left"/>
              <w:rPr>
                <w:sz w:val="21"/>
              </w:rPr>
            </w:pPr>
            <w:r>
              <w:rPr>
                <w:sz w:val="21"/>
                <w:szCs w:val="21"/>
              </w:rPr>
              <w:t>核心计算</w:t>
            </w:r>
          </w:p>
        </w:tc>
      </w:tr>
      <w:tr w14:paraId="51246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6" w:type="dxa"/>
            <w:vAlign w:val="center"/>
          </w:tcPr>
          <w:p w14:paraId="40BA1240">
            <w:pPr>
              <w:snapToGrid w:val="0"/>
              <w:spacing w:before="70" w:after="70" w:line="240" w:lineRule="auto"/>
              <w:ind w:firstLine="0"/>
              <w:jc w:val="center"/>
              <w:rPr>
                <w:sz w:val="21"/>
              </w:rPr>
            </w:pPr>
            <w:r>
              <w:rPr>
                <w:sz w:val="21"/>
                <w:szCs w:val="21"/>
              </w:rPr>
              <w:t>数据层</w:t>
            </w:r>
          </w:p>
        </w:tc>
        <w:tc>
          <w:tcPr>
            <w:tcW w:w="5241" w:type="dxa"/>
            <w:vAlign w:val="center"/>
          </w:tcPr>
          <w:p w14:paraId="3D5AFAB7">
            <w:pPr>
              <w:snapToGrid w:val="0"/>
              <w:spacing w:before="70" w:after="70" w:line="240" w:lineRule="auto"/>
              <w:ind w:firstLine="0"/>
              <w:jc w:val="left"/>
              <w:rPr>
                <w:sz w:val="21"/>
              </w:rPr>
            </w:pPr>
            <w:r>
              <w:rPr>
                <w:sz w:val="21"/>
                <w:szCs w:val="21"/>
              </w:rPr>
              <w:t>点云库、影像库、模型库、缺陷库、模板库、样本库、成果库</w:t>
            </w:r>
          </w:p>
        </w:tc>
        <w:tc>
          <w:tcPr>
            <w:tcW w:w="2503" w:type="dxa"/>
            <w:vAlign w:val="center"/>
          </w:tcPr>
          <w:p w14:paraId="66511F23">
            <w:pPr>
              <w:snapToGrid w:val="0"/>
              <w:spacing w:before="70" w:after="70" w:line="240" w:lineRule="auto"/>
              <w:ind w:firstLine="0"/>
              <w:jc w:val="left"/>
              <w:rPr>
                <w:sz w:val="21"/>
              </w:rPr>
            </w:pPr>
            <w:r>
              <w:rPr>
                <w:sz w:val="21"/>
                <w:szCs w:val="21"/>
              </w:rPr>
              <w:t>数据组织与索引</w:t>
            </w:r>
          </w:p>
        </w:tc>
      </w:tr>
      <w:tr w14:paraId="3A645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56" w:type="dxa"/>
            <w:vAlign w:val="center"/>
          </w:tcPr>
          <w:p w14:paraId="7CAAD34E">
            <w:pPr>
              <w:snapToGrid w:val="0"/>
              <w:spacing w:before="70" w:after="70" w:line="240" w:lineRule="auto"/>
              <w:ind w:firstLine="0"/>
              <w:jc w:val="center"/>
              <w:rPr>
                <w:sz w:val="21"/>
              </w:rPr>
            </w:pPr>
            <w:r>
              <w:rPr>
                <w:sz w:val="21"/>
                <w:szCs w:val="21"/>
              </w:rPr>
              <w:t>基础层</w:t>
            </w:r>
          </w:p>
        </w:tc>
        <w:tc>
          <w:tcPr>
            <w:tcW w:w="5241" w:type="dxa"/>
            <w:vAlign w:val="center"/>
          </w:tcPr>
          <w:p w14:paraId="407947A7">
            <w:pPr>
              <w:snapToGrid w:val="0"/>
              <w:spacing w:before="70" w:after="70" w:line="240" w:lineRule="auto"/>
              <w:ind w:firstLine="0"/>
              <w:jc w:val="left"/>
              <w:rPr>
                <w:sz w:val="21"/>
              </w:rPr>
            </w:pPr>
            <w:r>
              <w:rPr>
                <w:sz w:val="21"/>
                <w:szCs w:val="21"/>
              </w:rPr>
              <w:t>国产操作系统、国产数据库、国产中间件、计算调度、GPU 加速</w:t>
            </w:r>
          </w:p>
        </w:tc>
        <w:tc>
          <w:tcPr>
            <w:tcW w:w="2503" w:type="dxa"/>
            <w:vAlign w:val="center"/>
          </w:tcPr>
          <w:p w14:paraId="07BEB64D">
            <w:pPr>
              <w:snapToGrid w:val="0"/>
              <w:spacing w:before="70" w:after="70" w:line="240" w:lineRule="auto"/>
              <w:ind w:firstLine="0"/>
              <w:jc w:val="left"/>
              <w:rPr>
                <w:sz w:val="21"/>
              </w:rPr>
            </w:pPr>
            <w:r>
              <w:rPr>
                <w:sz w:val="21"/>
                <w:szCs w:val="21"/>
              </w:rPr>
              <w:t>运行支撑</w:t>
            </w:r>
          </w:p>
        </w:tc>
      </w:tr>
    </w:tbl>
    <w:p w14:paraId="36C1C033">
      <w:pPr>
        <w:spacing w:line="240" w:lineRule="auto"/>
      </w:pPr>
    </w:p>
    <w:p w14:paraId="41F74256">
      <w:pPr>
        <w:ind w:firstLine="0"/>
        <w:jc w:val="center"/>
      </w:pPr>
      <w:r>
        <w:drawing>
          <wp:inline distT="0" distB="0" distL="0" distR="0">
            <wp:extent cx="5156200" cy="1955165"/>
            <wp:effectExtent l="0" t="0" r="6350" b="6985"/>
            <wp:docPr id="880385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5738" name="图片 1"/>
                    <pic:cNvPicPr>
                      <a:picLocks noChangeAspect="1"/>
                    </pic:cNvPicPr>
                  </pic:nvPicPr>
                  <pic:blipFill>
                    <a:blip r:embed="rId71"/>
                    <a:stretch>
                      <a:fillRect/>
                    </a:stretch>
                  </pic:blipFill>
                  <pic:spPr>
                    <a:xfrm>
                      <a:off x="0" y="0"/>
                      <a:ext cx="5170415" cy="1960817"/>
                    </a:xfrm>
                    <a:prstGeom prst="rect">
                      <a:avLst/>
                    </a:prstGeom>
                  </pic:spPr>
                </pic:pic>
              </a:graphicData>
            </a:graphic>
          </wp:inline>
        </w:drawing>
      </w:r>
    </w:p>
    <w:p w14:paraId="45B8C6F7">
      <w:pPr>
        <w:spacing w:after="200" w:line="280" w:lineRule="auto"/>
        <w:ind w:firstLine="0"/>
        <w:jc w:val="center"/>
      </w:pPr>
      <w:r>
        <w:rPr>
          <w:sz w:val="21"/>
          <w:szCs w:val="21"/>
        </w:rPr>
        <w:t>图 2-</w:t>
      </w:r>
      <w:r>
        <w:rPr>
          <w:rFonts w:hint="eastAsia"/>
          <w:sz w:val="21"/>
          <w:szCs w:val="21"/>
        </w:rPr>
        <w:t>17</w:t>
      </w:r>
      <w:r>
        <w:rPr>
          <w:sz w:val="21"/>
          <w:szCs w:val="21"/>
        </w:rPr>
        <w:t xml:space="preserve">  检查测量数据分析软件架构</w:t>
      </w:r>
    </w:p>
    <w:p w14:paraId="5CB5D6E2">
      <w:r>
        <w:rPr>
          <w:rFonts w:hint="eastAsia"/>
        </w:rPr>
        <w:t>软件采用“流程向导引导操作+全功能自由操作”的双运行模式：基础级用户可依托流程向导，按“数据导入-质量校验-三维重建-缺陷识别-成果输出”的标准化五步流程完成全作业；高级用户可直接调用各独立功能模块，开展精细化定制化处理作业。</w:t>
      </w:r>
    </w:p>
    <w:p w14:paraId="47017E2F">
      <w:pPr>
        <w:pStyle w:val="6"/>
      </w:pPr>
      <w:r>
        <w:rPr>
          <w:szCs w:val="32"/>
        </w:rPr>
        <w:t>2.5.3.2 功能模块设计</w:t>
      </w:r>
    </w:p>
    <w:p w14:paraId="1F52A200">
      <w:r>
        <w:rPr>
          <w:b/>
        </w:rPr>
        <w:t>（1）项目管理模块。</w:t>
      </w:r>
    </w:p>
    <w:p w14:paraId="401D9412">
      <w:r>
        <w:t>以</w:t>
      </w:r>
      <w:r>
        <w:rPr>
          <w:rFonts w:hint="eastAsia"/>
        </w:rPr>
        <w:t>“</w:t>
      </w:r>
      <w:r>
        <w:t>电站</w:t>
      </w:r>
      <w:r>
        <w:rPr>
          <w:rFonts w:hint="eastAsia"/>
        </w:rPr>
        <w:t>-</w:t>
      </w:r>
      <w:r>
        <w:t>流道</w:t>
      </w:r>
      <w:r>
        <w:rPr>
          <w:rFonts w:hint="eastAsia"/>
        </w:rPr>
        <w:t>-</w:t>
      </w:r>
      <w:r>
        <w:t>孔号</w:t>
      </w:r>
      <w:r>
        <w:rPr>
          <w:rFonts w:hint="eastAsia"/>
        </w:rPr>
        <w:t>-</w:t>
      </w:r>
      <w:r>
        <w:t>检修年度</w:t>
      </w:r>
      <w:r>
        <w:rPr>
          <w:rFonts w:hint="eastAsia"/>
        </w:rPr>
        <w:t>-</w:t>
      </w:r>
      <w:r>
        <w:t>测次</w:t>
      </w:r>
      <w:r>
        <w:rPr>
          <w:rFonts w:hint="eastAsia"/>
        </w:rPr>
        <w:t>”</w:t>
      </w:r>
      <w:r>
        <w:t>为层级组织数据；每个项目自动生成唯一编码，关联控制点成果、设备参数、环境记录、作业人员；支持项目复制、模板套用、批量导入导出。</w:t>
      </w:r>
    </w:p>
    <w:p w14:paraId="49C6479C">
      <w:r>
        <w:rPr>
          <w:b/>
        </w:rPr>
        <w:t>（2）数据导入与质检模块。</w:t>
      </w:r>
    </w:p>
    <w:p w14:paraId="56B61A0A">
      <w:r>
        <w:t>支持多目视觉跟踪数据、实景扫描数据、地面激光扫描数据、影像数据、全站仪与 RTK 数据的导入；自动识别数据格式与坐标系；执行完整性、重叠度、密度、粗差、坐标系一致性五项质检，输出质检报告与不合格清单。</w:t>
      </w:r>
    </w:p>
    <w:p w14:paraId="2311E0D4">
      <w:r>
        <w:rPr>
          <w:b/>
        </w:rPr>
        <w:t>（3）位姿解算与配准模块。</w:t>
      </w:r>
    </w:p>
    <w:p w14:paraId="7FEAEDC4">
      <w:r>
        <w:t>提供单站解算、多站配准、控制点约束平差、七参数转换、坐标框架统一等功能；支持自动配准与手动选取同名点配准两种模式；输出配准残差、点位中误差、误差椭圆。</w:t>
      </w:r>
    </w:p>
    <w:p w14:paraId="72B086B7">
      <w:r>
        <w:rPr>
          <w:b/>
        </w:rPr>
        <w:t>（4）点云处理与融合模块。</w:t>
      </w:r>
    </w:p>
    <w:p w14:paraId="792D06E6">
      <w:r>
        <w:t>提供统计滤波、半径滤波、体素下采样、移动最小二乘平滑、双边保边滤波、法向估计、强度与颜色归一化等功能；支持多源点云融合与真彩色赋色；输出融合置信度图。</w:t>
      </w:r>
    </w:p>
    <w:p w14:paraId="4F6E9F76">
      <w:r>
        <w:rPr>
          <w:b/>
        </w:rPr>
        <w:t>（5）三维重建与渲染模块。</w:t>
      </w:r>
    </w:p>
    <w:p w14:paraId="61E86016">
      <w:r>
        <w:t>提供三角网格重建（泊松重建、Delaunay、TSDF）、网格简化与修补、纹理映射、三维高斯泼溅训练与渲染、模型轻量化与格式转换（PLY、LAS、OBJ、GLTF、3DTiles）；支持 720° 球面全景自由漫游。</w:t>
      </w:r>
    </w:p>
    <w:p w14:paraId="2ABB0D40">
      <w:r>
        <w:rPr>
          <w:b/>
        </w:rPr>
        <w:t>（6）缺陷判识模块。</w:t>
      </w:r>
    </w:p>
    <w:p w14:paraId="64F8213F">
      <w:r>
        <w:t>提供几何分析与语义分割两条通道，详见 2.5.3.4；支持人工复核、缺陷编辑、编号规则配置、级别认定、处理建议生成。</w:t>
      </w:r>
    </w:p>
    <w:p w14:paraId="1E20554A">
      <w:r>
        <w:rPr>
          <w:b/>
        </w:rPr>
        <w:t>（7）测量与标注模块。</w:t>
      </w:r>
    </w:p>
    <w:p w14:paraId="5974C4D5">
      <w:r>
        <w:t>支持点、线、面、体积、角度、断面等量测；支持在模型上直接标注缺陷边界与编号；量测结果可导出至报表。</w:t>
      </w:r>
    </w:p>
    <w:p w14:paraId="6FB00E1F">
      <w:r>
        <w:rPr>
          <w:b/>
        </w:rPr>
        <w:t>（8）图纸与报告模块。</w:t>
      </w:r>
    </w:p>
    <w:p w14:paraId="501AA6EF">
      <w:r>
        <w:t>提供平面展开图生成、云图渲染、断面提取、DWG 记录图自动绘制、报告模板编辑与自动填充、照片自动裁切与排版；输出 PDF、DOCX、XLSX、DWG、PPTX。</w:t>
      </w:r>
    </w:p>
    <w:p w14:paraId="2982F96A">
      <w:r>
        <w:rPr>
          <w:b/>
        </w:rPr>
        <w:t>（9）历史比对模块。</w:t>
      </w:r>
    </w:p>
    <w:p w14:paraId="20A72223">
      <w:r>
        <w:t>支持同一孔号不同年度、修前修后、不同测次之间的点云与纹理配准、差异计算、变化区域提取、变化速率统计；输出对比分析报告与变化云图。</w:t>
      </w:r>
    </w:p>
    <w:p w14:paraId="46D56F42">
      <w:r>
        <w:rPr>
          <w:b/>
        </w:rPr>
        <w:t>（10）系统管理模块。</w:t>
      </w:r>
    </w:p>
    <w:p w14:paraId="051A08F4">
      <w:r>
        <w:t>提供用户与角色管理、权限控制、操作日志、数据备份与恢复、软件版本管理、许可管理。</w:t>
      </w:r>
    </w:p>
    <w:p w14:paraId="52D6212D">
      <w:pPr>
        <w:pStyle w:val="6"/>
      </w:pPr>
      <w:r>
        <w:rPr>
          <w:szCs w:val="32"/>
        </w:rPr>
        <w:t>2.5.3.3 三维重建与渲染的效率与质量</w:t>
      </w:r>
    </w:p>
    <w:p w14:paraId="7BC39F73">
      <w:r>
        <w:rPr>
          <w:b/>
        </w:rPr>
        <w:t>（1）效率设计。</w:t>
      </w:r>
    </w:p>
    <w:p w14:paraId="1AC8F265">
      <w:r>
        <w:t>针对葛洲坝闸室 26 m×12 m 场景，要求 24 h 内完成重建与渲染，采取以下措施：</w:t>
      </w:r>
    </w:p>
    <w:p w14:paraId="2A07CAA9">
      <w:r>
        <w:t>一是分块并行。将场景划分为 5 m×5 m 区块，各区块独立解算与训练，最后全局合并；在 4 卡 GPU 工作站上，区块并行度设为 4～8。</w:t>
      </w:r>
    </w:p>
    <w:p w14:paraId="07F67131">
      <w:r>
        <w:t>二是分级重建。先以低分辨率快速生成预览模型（≤2 h），供现场判断；再以高分辨率生成正式模型；预览与正式模型共享位姿与稀疏点云，避免重复计算。</w:t>
      </w:r>
    </w:p>
    <w:p w14:paraId="14611655">
      <w:r>
        <w:t>三是增量训练。高斯泼溅训练采用增量式策略，新增区块只需局部训练并合并，不需全场景重训。</w:t>
      </w:r>
    </w:p>
    <w:p w14:paraId="6BA270D3">
      <w:r>
        <w:t>四是流程自动化。将</w:t>
      </w:r>
      <w:r>
        <w:rPr>
          <w:rFonts w:hint="eastAsia"/>
        </w:rPr>
        <w:t>“</w:t>
      </w:r>
      <w:r>
        <w:t>导入</w:t>
      </w:r>
      <w:r>
        <w:rPr>
          <w:rFonts w:hint="eastAsia"/>
        </w:rPr>
        <w:t>-</w:t>
      </w:r>
      <w:r>
        <w:t>质检</w:t>
      </w:r>
      <w:r>
        <w:rPr>
          <w:rFonts w:hint="eastAsia"/>
        </w:rPr>
        <w:t>-</w:t>
      </w:r>
      <w:r>
        <w:t>解算</w:t>
      </w:r>
      <w:r>
        <w:rPr>
          <w:rFonts w:hint="eastAsia"/>
        </w:rPr>
        <w:t>-</w:t>
      </w:r>
      <w:r>
        <w:t>重建</w:t>
      </w:r>
      <w:r>
        <w:rPr>
          <w:rFonts w:hint="eastAsia"/>
        </w:rPr>
        <w:t>-</w:t>
      </w:r>
      <w:r>
        <w:t>渲染</w:t>
      </w:r>
      <w:r>
        <w:rPr>
          <w:rFonts w:hint="eastAsia"/>
        </w:rPr>
        <w:t>-</w:t>
      </w:r>
      <w:r>
        <w:t>发布</w:t>
      </w:r>
      <w:r>
        <w:rPr>
          <w:rFonts w:hint="eastAsia"/>
        </w:rPr>
        <w:t>”</w:t>
      </w:r>
      <w:r>
        <w:t>固化为流水线，支持一键执行与断点续跑。</w:t>
      </w:r>
    </w:p>
    <w:p w14:paraId="51CF4676">
      <w:r>
        <w:t>五是硬件保障。配置国产 GPU 工作站（显存不小于 24 GB），采用 CUDA 兼容的国产加速框架；对超大规模场景采用</w:t>
      </w:r>
      <w:r>
        <w:rPr>
          <w:rFonts w:hint="eastAsia"/>
        </w:rPr>
        <w:t>“</w:t>
      </w:r>
      <w:r>
        <w:t>工作站+边缘服务器</w:t>
      </w:r>
      <w:r>
        <w:rPr>
          <w:rFonts w:hint="eastAsia"/>
        </w:rPr>
        <w:t>”</w:t>
      </w:r>
      <w:r>
        <w:t>协同计算。</w:t>
      </w:r>
    </w:p>
    <w:p w14:paraId="17CF07CB">
      <w:r>
        <w:rPr>
          <w:b/>
        </w:rPr>
        <w:t>（2）质量设计。</w:t>
      </w:r>
    </w:p>
    <w:p w14:paraId="7C6AB1F0">
      <w:r>
        <w:t>一是影像质量前置控制。采集阶段控制重叠度、曝光、景深、运动模糊，从源头保证重建质量。</w:t>
      </w:r>
    </w:p>
    <w:p w14:paraId="2439310F">
      <w:r>
        <w:t>二是位姿精度控制。采用控制点约束的全局平差，重投影残差不超过 0.5 pixel；对弱纹理区域引入标志点与几何约束。</w:t>
      </w:r>
    </w:p>
    <w:p w14:paraId="411BE371">
      <w:r>
        <w:t>三是空洞修补。对因遮挡导致的空洞，采用多视角补扫与泊松修补相结合；修补区域在模型中标记，避免误判为缺陷。</w:t>
      </w:r>
    </w:p>
    <w:p w14:paraId="65F13B78">
      <w:r>
        <w:t>四是纹理保真。采用多视最优纹理映射与色彩均衡，色差 $\Delta E$ 控制在 5 以内；对高反光区域采用偏振与多曝光融合。</w:t>
      </w:r>
    </w:p>
    <w:p w14:paraId="72834721">
      <w:r>
        <w:t>五是渲染质量评价。以 PSNR、SSIM、LPIPS 三项指标评价渲染质量，正式模型 PSNR 不低于 28 dB、SSIM 不低于 0.85；同时开展人工主观评价（不少于 5 人，5 分制，平均不低于 4 分）。</w:t>
      </w:r>
    </w:p>
    <w:p w14:paraId="314CA357">
      <w:r>
        <w:rPr>
          <w:b/>
        </w:rPr>
        <w:t>（3）720° 沉浸式浏览。</w:t>
      </w:r>
    </w:p>
    <w:p w14:paraId="64231F3D">
      <w:r>
        <w:t>渲染模型支持水平 360°×垂直 360° 球面自由漫游，支持鼠标、触控、VR 头显三种交互方式；浏览延迟不大于 100 ms（本地）、不大于 300 ms（网络）；支持热点标注、剖切、测量、漫游路径录制。量测功能严格基于点云/网格，高斯模型仅用于视觉展示，界面明确标识</w:t>
      </w:r>
      <w:r>
        <w:rPr>
          <w:rFonts w:hint="eastAsia"/>
        </w:rPr>
        <w:t>“</w:t>
      </w:r>
      <w:r>
        <w:t>当前为展示模式，量测请切换至量测模式</w:t>
      </w:r>
      <w:r>
        <w:rPr>
          <w:rFonts w:hint="eastAsia"/>
        </w:rPr>
        <w:t>”</w:t>
      </w:r>
      <w:r>
        <w:t>。</w:t>
      </w:r>
    </w:p>
    <w:p w14:paraId="327250CF">
      <w:pPr>
        <w:pStyle w:val="6"/>
      </w:pPr>
      <w:r>
        <w:rPr>
          <w:szCs w:val="32"/>
        </w:rPr>
        <w:t>2.5.3.4 缺陷判识技术</w:t>
      </w:r>
    </w:p>
    <w:p w14:paraId="6692F362">
      <w:pPr>
        <w:ind w:firstLine="0"/>
        <w:jc w:val="center"/>
      </w:pPr>
      <w:r>
        <w:drawing>
          <wp:inline distT="0" distB="0" distL="0" distR="0">
            <wp:extent cx="4685030" cy="2597150"/>
            <wp:effectExtent l="0" t="0" r="1270" b="0"/>
            <wp:docPr id="1033240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40431" name="图片 1"/>
                    <pic:cNvPicPr>
                      <a:picLocks noChangeAspect="1"/>
                    </pic:cNvPicPr>
                  </pic:nvPicPr>
                  <pic:blipFill>
                    <a:blip r:embed="rId72"/>
                    <a:stretch>
                      <a:fillRect/>
                    </a:stretch>
                  </pic:blipFill>
                  <pic:spPr>
                    <a:xfrm>
                      <a:off x="0" y="0"/>
                      <a:ext cx="4690341" cy="2599798"/>
                    </a:xfrm>
                    <a:prstGeom prst="rect">
                      <a:avLst/>
                    </a:prstGeom>
                  </pic:spPr>
                </pic:pic>
              </a:graphicData>
            </a:graphic>
          </wp:inline>
        </w:drawing>
      </w:r>
    </w:p>
    <w:p w14:paraId="2E8FDCCE">
      <w:pPr>
        <w:spacing w:after="200" w:line="280" w:lineRule="auto"/>
        <w:ind w:firstLine="0"/>
        <w:jc w:val="center"/>
      </w:pPr>
      <w:r>
        <w:rPr>
          <w:sz w:val="21"/>
          <w:szCs w:val="21"/>
        </w:rPr>
        <w:t>图 2-</w:t>
      </w:r>
      <w:r>
        <w:rPr>
          <w:rFonts w:hint="eastAsia"/>
          <w:sz w:val="21"/>
          <w:szCs w:val="21"/>
        </w:rPr>
        <w:t>18</w:t>
      </w:r>
      <w:r>
        <w:rPr>
          <w:sz w:val="21"/>
          <w:szCs w:val="21"/>
        </w:rPr>
        <w:t xml:space="preserve">  冲磨缺陷几何</w:t>
      </w:r>
      <w:r>
        <w:rPr>
          <w:rFonts w:hint="eastAsia"/>
          <w:sz w:val="21"/>
          <w:szCs w:val="21"/>
        </w:rPr>
        <w:t>-</w:t>
      </w:r>
      <w:r>
        <w:rPr>
          <w:sz w:val="21"/>
          <w:szCs w:val="21"/>
        </w:rPr>
        <w:t>语义双通道判识流程</w:t>
      </w:r>
    </w:p>
    <w:p w14:paraId="60169B62">
      <w:r>
        <w:rPr>
          <w:b/>
        </w:rPr>
        <w:t>（1）几何通道。</w:t>
      </w:r>
    </w:p>
    <w:p w14:paraId="5E53E28E">
      <w:r>
        <w:t>以设计面或拟合基准面为参考，计算每个点到基准面的法向偏差 $d_i$，形成深度图；采用区域生长与形态学处理提取连续凹陷区域；对每个区域计算：</w:t>
      </w:r>
    </w:p>
    <w:p w14:paraId="53274743">
      <w:pPr>
        <w:ind w:left="480" w:hanging="240"/>
      </w:pPr>
      <w:r>
        <w:t>• 最大深度 D_max = max(dᵢ)</w:t>
      </w:r>
    </w:p>
    <w:p w14:paraId="24E5C1D7">
      <w:pPr>
        <w:ind w:left="480" w:hanging="240"/>
      </w:pPr>
      <w:r>
        <w:t>• 面积 A = Σ aᵢ（aᵢ 为点云局部面积元）</w:t>
      </w:r>
    </w:p>
    <w:p w14:paraId="1D4A092F">
      <w:pPr>
        <w:ind w:left="480" w:hanging="240"/>
      </w:pPr>
      <w:r>
        <w:t>• 体积 V = Σ dᵢ·aᵢ</w:t>
      </w:r>
    </w:p>
    <w:p w14:paraId="3C4F0CC4">
      <w:pPr>
        <w:ind w:left="480" w:hanging="240"/>
      </w:pPr>
      <w:r>
        <w:t>• 长度 L（顺水流方向投影）、宽度 W（垂直水流方向投影）</w:t>
      </w:r>
    </w:p>
    <w:p w14:paraId="3FA999FD">
      <w:r>
        <w:t>对裂缝类缺陷，采用基于点云主成分分析与骨架提取的方法计算长度、宽度与走向；对错台类缺陷，采用阶跃检测算法识别高差。</w:t>
      </w:r>
    </w:p>
    <w:p w14:paraId="68855021">
      <w:r>
        <w:rPr>
          <w:b/>
        </w:rPr>
        <w:t>（2）语义通道。</w:t>
      </w:r>
    </w:p>
    <w:p w14:paraId="5D5FFE4B">
      <w:r>
        <w:t>采用深度语义分割网络（以 U-Net/DeepLabV3+ 为骨干，或采用 SAM 类模型微调），输入为多视角影像与纹理模型，输出像素级类别：冲蚀、磨蚀、裂缝、渗漏、表面不平整、露筋、蜂窝麻面、孔洞、错台、涂层剥落、表面附着。</w:t>
      </w:r>
    </w:p>
    <w:p w14:paraId="46AB6A33">
      <w:r>
        <w:t>训练样本来源：一是甲方提供的历年检查影像与报告；二是本项目现场采集并人工标注的样本；三是公开数据集与合成数据增强。样本量目标不少于 5000 张标注影像，类别均衡。</w:t>
      </w:r>
    </w:p>
    <w:p w14:paraId="3915F008">
      <w:r>
        <w:rPr>
          <w:b/>
        </w:rPr>
        <w:t>（3）融合判定。</w:t>
      </w:r>
    </w:p>
    <w:p w14:paraId="19A64404">
      <w:r>
        <w:t>几何通道擅长</w:t>
      </w:r>
      <w:r>
        <w:rPr>
          <w:rFonts w:hint="eastAsia"/>
        </w:rPr>
        <w:t>“</w:t>
      </w:r>
      <w:r>
        <w:t>体型削减</w:t>
      </w:r>
      <w:r>
        <w:rPr>
          <w:rFonts w:hint="eastAsia"/>
        </w:rPr>
        <w:t>”</w:t>
      </w:r>
      <w:r>
        <w:t>类缺陷，语义通道擅长</w:t>
      </w:r>
      <w:r>
        <w:rPr>
          <w:rFonts w:hint="eastAsia"/>
        </w:rPr>
        <w:t>“</w:t>
      </w:r>
      <w:r>
        <w:t>表观类别</w:t>
      </w:r>
      <w:r>
        <w:rPr>
          <w:rFonts w:hint="eastAsia"/>
        </w:rPr>
        <w:t>”</w:t>
      </w:r>
      <w:r>
        <w:t>识别。融合规则示例：</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5"/>
        <w:gridCol w:w="1495"/>
        <w:gridCol w:w="3914"/>
        <w:gridCol w:w="1696"/>
      </w:tblGrid>
      <w:tr w14:paraId="686FC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95" w:type="dxa"/>
            <w:shd w:val="clear" w:color="auto" w:fill="E7E6E6"/>
            <w:vAlign w:val="center"/>
          </w:tcPr>
          <w:p w14:paraId="1A8C1084">
            <w:pPr>
              <w:snapToGrid w:val="0"/>
              <w:spacing w:before="70" w:after="70" w:line="240" w:lineRule="auto"/>
              <w:ind w:firstLine="0"/>
              <w:jc w:val="center"/>
              <w:rPr>
                <w:b/>
                <w:sz w:val="21"/>
              </w:rPr>
            </w:pPr>
            <w:r>
              <w:rPr>
                <w:b/>
                <w:sz w:val="21"/>
                <w:szCs w:val="21"/>
              </w:rPr>
              <w:t>几何结果</w:t>
            </w:r>
          </w:p>
        </w:tc>
        <w:tc>
          <w:tcPr>
            <w:tcW w:w="1495" w:type="dxa"/>
            <w:shd w:val="clear" w:color="auto" w:fill="E7E6E6"/>
            <w:vAlign w:val="center"/>
          </w:tcPr>
          <w:p w14:paraId="0A62613D">
            <w:pPr>
              <w:snapToGrid w:val="0"/>
              <w:spacing w:before="70" w:after="70" w:line="240" w:lineRule="auto"/>
              <w:ind w:firstLine="0"/>
              <w:jc w:val="center"/>
              <w:rPr>
                <w:b/>
                <w:sz w:val="21"/>
              </w:rPr>
            </w:pPr>
            <w:r>
              <w:rPr>
                <w:b/>
                <w:sz w:val="21"/>
                <w:szCs w:val="21"/>
              </w:rPr>
              <w:t>语义结果</w:t>
            </w:r>
          </w:p>
        </w:tc>
        <w:tc>
          <w:tcPr>
            <w:tcW w:w="3914" w:type="dxa"/>
            <w:shd w:val="clear" w:color="auto" w:fill="E7E6E6"/>
            <w:vAlign w:val="center"/>
          </w:tcPr>
          <w:p w14:paraId="7B3906FF">
            <w:pPr>
              <w:snapToGrid w:val="0"/>
              <w:spacing w:before="70" w:after="70" w:line="240" w:lineRule="auto"/>
              <w:ind w:firstLine="0"/>
              <w:jc w:val="center"/>
              <w:rPr>
                <w:b/>
                <w:sz w:val="21"/>
              </w:rPr>
            </w:pPr>
            <w:r>
              <w:rPr>
                <w:b/>
                <w:sz w:val="21"/>
                <w:szCs w:val="21"/>
              </w:rPr>
              <w:t>判定</w:t>
            </w:r>
          </w:p>
        </w:tc>
        <w:tc>
          <w:tcPr>
            <w:tcW w:w="1696" w:type="dxa"/>
            <w:shd w:val="clear" w:color="auto" w:fill="E7E6E6"/>
            <w:vAlign w:val="center"/>
          </w:tcPr>
          <w:p w14:paraId="55CE5A6C">
            <w:pPr>
              <w:snapToGrid w:val="0"/>
              <w:spacing w:before="70" w:after="70" w:line="240" w:lineRule="auto"/>
              <w:ind w:firstLine="0"/>
              <w:jc w:val="center"/>
              <w:rPr>
                <w:b/>
                <w:sz w:val="21"/>
              </w:rPr>
            </w:pPr>
            <w:r>
              <w:rPr>
                <w:b/>
                <w:sz w:val="21"/>
                <w:szCs w:val="21"/>
              </w:rPr>
              <w:t>说明</w:t>
            </w:r>
          </w:p>
        </w:tc>
      </w:tr>
      <w:tr w14:paraId="22583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2481F5E2">
            <w:pPr>
              <w:snapToGrid w:val="0"/>
              <w:spacing w:before="70" w:after="70" w:line="240" w:lineRule="auto"/>
              <w:ind w:firstLine="0"/>
              <w:jc w:val="center"/>
              <w:rPr>
                <w:sz w:val="21"/>
              </w:rPr>
            </w:pPr>
            <w:r>
              <w:rPr>
                <w:sz w:val="21"/>
                <w:szCs w:val="21"/>
              </w:rPr>
              <w:t>有深度凹陷</w:t>
            </w:r>
          </w:p>
        </w:tc>
        <w:tc>
          <w:tcPr>
            <w:tcW w:w="1495" w:type="dxa"/>
            <w:vAlign w:val="center"/>
          </w:tcPr>
          <w:p w14:paraId="28C29F9E">
            <w:pPr>
              <w:snapToGrid w:val="0"/>
              <w:spacing w:before="70" w:after="70" w:line="240" w:lineRule="auto"/>
              <w:ind w:firstLine="0"/>
              <w:jc w:val="left"/>
              <w:rPr>
                <w:sz w:val="21"/>
              </w:rPr>
            </w:pPr>
            <w:r>
              <w:rPr>
                <w:sz w:val="21"/>
                <w:szCs w:val="21"/>
              </w:rPr>
              <w:t>冲蚀/磨蚀</w:t>
            </w:r>
          </w:p>
        </w:tc>
        <w:tc>
          <w:tcPr>
            <w:tcW w:w="3914" w:type="dxa"/>
            <w:vAlign w:val="center"/>
          </w:tcPr>
          <w:p w14:paraId="4D7232EF">
            <w:pPr>
              <w:snapToGrid w:val="0"/>
              <w:spacing w:before="70" w:after="70" w:line="240" w:lineRule="auto"/>
              <w:ind w:firstLine="0"/>
              <w:jc w:val="left"/>
              <w:rPr>
                <w:sz w:val="21"/>
              </w:rPr>
            </w:pPr>
            <w:r>
              <w:rPr>
                <w:sz w:val="21"/>
                <w:szCs w:val="21"/>
              </w:rPr>
              <w:t>冲磨缺陷</w:t>
            </w:r>
          </w:p>
        </w:tc>
        <w:tc>
          <w:tcPr>
            <w:tcW w:w="1696" w:type="dxa"/>
            <w:vAlign w:val="center"/>
          </w:tcPr>
          <w:p w14:paraId="3118E00E">
            <w:pPr>
              <w:snapToGrid w:val="0"/>
              <w:spacing w:before="70" w:after="70" w:line="240" w:lineRule="auto"/>
              <w:ind w:firstLine="0"/>
              <w:jc w:val="left"/>
              <w:rPr>
                <w:sz w:val="21"/>
              </w:rPr>
            </w:pPr>
            <w:r>
              <w:rPr>
                <w:sz w:val="21"/>
                <w:szCs w:val="21"/>
              </w:rPr>
              <w:t>计入冲磨场</w:t>
            </w:r>
          </w:p>
        </w:tc>
      </w:tr>
      <w:tr w14:paraId="2CAE0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2DF9E7BC">
            <w:pPr>
              <w:snapToGrid w:val="0"/>
              <w:spacing w:before="70" w:after="70" w:line="240" w:lineRule="auto"/>
              <w:ind w:firstLine="0"/>
              <w:jc w:val="center"/>
              <w:rPr>
                <w:sz w:val="21"/>
              </w:rPr>
            </w:pPr>
            <w:r>
              <w:rPr>
                <w:sz w:val="21"/>
                <w:szCs w:val="21"/>
              </w:rPr>
              <w:t>有深度凹陷</w:t>
            </w:r>
          </w:p>
        </w:tc>
        <w:tc>
          <w:tcPr>
            <w:tcW w:w="1495" w:type="dxa"/>
            <w:vAlign w:val="center"/>
          </w:tcPr>
          <w:p w14:paraId="673BD1BD">
            <w:pPr>
              <w:snapToGrid w:val="0"/>
              <w:spacing w:before="70" w:after="70" w:line="240" w:lineRule="auto"/>
              <w:ind w:firstLine="0"/>
              <w:jc w:val="left"/>
              <w:rPr>
                <w:sz w:val="21"/>
              </w:rPr>
            </w:pPr>
            <w:r>
              <w:rPr>
                <w:sz w:val="21"/>
                <w:szCs w:val="21"/>
              </w:rPr>
              <w:t>蜂窝麻面</w:t>
            </w:r>
          </w:p>
        </w:tc>
        <w:tc>
          <w:tcPr>
            <w:tcW w:w="3914" w:type="dxa"/>
            <w:vAlign w:val="center"/>
          </w:tcPr>
          <w:p w14:paraId="7CEA3392">
            <w:pPr>
              <w:snapToGrid w:val="0"/>
              <w:spacing w:before="70" w:after="70" w:line="240" w:lineRule="auto"/>
              <w:ind w:firstLine="0"/>
              <w:jc w:val="left"/>
              <w:rPr>
                <w:sz w:val="21"/>
              </w:rPr>
            </w:pPr>
            <w:r>
              <w:rPr>
                <w:sz w:val="21"/>
                <w:szCs w:val="21"/>
              </w:rPr>
              <w:t>冲磨缺陷（按甲方标准核定）</w:t>
            </w:r>
          </w:p>
        </w:tc>
        <w:tc>
          <w:tcPr>
            <w:tcW w:w="1696" w:type="dxa"/>
            <w:vAlign w:val="center"/>
          </w:tcPr>
          <w:p w14:paraId="3FC9682B">
            <w:pPr>
              <w:snapToGrid w:val="0"/>
              <w:spacing w:before="70" w:after="70" w:line="240" w:lineRule="auto"/>
              <w:ind w:firstLine="0"/>
              <w:jc w:val="left"/>
              <w:rPr>
                <w:sz w:val="21"/>
              </w:rPr>
            </w:pPr>
            <w:r>
              <w:rPr>
                <w:sz w:val="21"/>
                <w:szCs w:val="21"/>
              </w:rPr>
              <w:t>需复核</w:t>
            </w:r>
          </w:p>
        </w:tc>
      </w:tr>
      <w:tr w14:paraId="311E5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2AEE8168">
            <w:pPr>
              <w:snapToGrid w:val="0"/>
              <w:spacing w:before="70" w:after="70" w:line="240" w:lineRule="auto"/>
              <w:ind w:firstLine="0"/>
              <w:jc w:val="center"/>
              <w:rPr>
                <w:sz w:val="21"/>
              </w:rPr>
            </w:pPr>
            <w:r>
              <w:rPr>
                <w:sz w:val="21"/>
                <w:szCs w:val="21"/>
              </w:rPr>
              <w:t>无深度凹陷</w:t>
            </w:r>
          </w:p>
        </w:tc>
        <w:tc>
          <w:tcPr>
            <w:tcW w:w="1495" w:type="dxa"/>
            <w:vAlign w:val="center"/>
          </w:tcPr>
          <w:p w14:paraId="1AE73864">
            <w:pPr>
              <w:snapToGrid w:val="0"/>
              <w:spacing w:before="70" w:after="70" w:line="240" w:lineRule="auto"/>
              <w:ind w:firstLine="0"/>
              <w:jc w:val="left"/>
              <w:rPr>
                <w:sz w:val="21"/>
              </w:rPr>
            </w:pPr>
            <w:r>
              <w:rPr>
                <w:sz w:val="21"/>
                <w:szCs w:val="21"/>
              </w:rPr>
              <w:t>裂缝</w:t>
            </w:r>
          </w:p>
        </w:tc>
        <w:tc>
          <w:tcPr>
            <w:tcW w:w="3914" w:type="dxa"/>
            <w:vAlign w:val="center"/>
          </w:tcPr>
          <w:p w14:paraId="336B245A">
            <w:pPr>
              <w:snapToGrid w:val="0"/>
              <w:spacing w:before="70" w:after="70" w:line="240" w:lineRule="auto"/>
              <w:ind w:firstLine="0"/>
              <w:jc w:val="left"/>
              <w:rPr>
                <w:sz w:val="21"/>
              </w:rPr>
            </w:pPr>
            <w:r>
              <w:rPr>
                <w:sz w:val="21"/>
                <w:szCs w:val="21"/>
              </w:rPr>
              <w:t>非冲磨缺陷</w:t>
            </w:r>
          </w:p>
        </w:tc>
        <w:tc>
          <w:tcPr>
            <w:tcW w:w="1696" w:type="dxa"/>
            <w:vAlign w:val="center"/>
          </w:tcPr>
          <w:p w14:paraId="305E6A3C">
            <w:pPr>
              <w:snapToGrid w:val="0"/>
              <w:spacing w:before="70" w:after="70" w:line="240" w:lineRule="auto"/>
              <w:ind w:firstLine="0"/>
              <w:jc w:val="left"/>
              <w:rPr>
                <w:sz w:val="21"/>
              </w:rPr>
            </w:pPr>
            <w:r>
              <w:rPr>
                <w:sz w:val="21"/>
                <w:szCs w:val="21"/>
              </w:rPr>
              <w:t>单列裂缝</w:t>
            </w:r>
          </w:p>
        </w:tc>
      </w:tr>
      <w:tr w14:paraId="3474B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74BAAFE0">
            <w:pPr>
              <w:snapToGrid w:val="0"/>
              <w:spacing w:before="70" w:after="70" w:line="240" w:lineRule="auto"/>
              <w:ind w:firstLine="0"/>
              <w:jc w:val="center"/>
              <w:rPr>
                <w:sz w:val="21"/>
              </w:rPr>
            </w:pPr>
            <w:r>
              <w:rPr>
                <w:sz w:val="21"/>
                <w:szCs w:val="21"/>
              </w:rPr>
              <w:t>无深度凹陷</w:t>
            </w:r>
          </w:p>
        </w:tc>
        <w:tc>
          <w:tcPr>
            <w:tcW w:w="1495" w:type="dxa"/>
            <w:vAlign w:val="center"/>
          </w:tcPr>
          <w:p w14:paraId="38FA1777">
            <w:pPr>
              <w:snapToGrid w:val="0"/>
              <w:spacing w:before="70" w:after="70" w:line="240" w:lineRule="auto"/>
              <w:ind w:firstLine="0"/>
              <w:jc w:val="left"/>
              <w:rPr>
                <w:sz w:val="21"/>
              </w:rPr>
            </w:pPr>
            <w:r>
              <w:rPr>
                <w:sz w:val="21"/>
                <w:szCs w:val="21"/>
              </w:rPr>
              <w:t>渗漏</w:t>
            </w:r>
          </w:p>
        </w:tc>
        <w:tc>
          <w:tcPr>
            <w:tcW w:w="3914" w:type="dxa"/>
            <w:vAlign w:val="center"/>
          </w:tcPr>
          <w:p w14:paraId="6D630A11">
            <w:pPr>
              <w:snapToGrid w:val="0"/>
              <w:spacing w:before="70" w:after="70" w:line="240" w:lineRule="auto"/>
              <w:ind w:firstLine="0"/>
              <w:jc w:val="left"/>
              <w:rPr>
                <w:sz w:val="21"/>
              </w:rPr>
            </w:pPr>
            <w:r>
              <w:rPr>
                <w:sz w:val="21"/>
                <w:szCs w:val="21"/>
              </w:rPr>
              <w:t>非冲磨缺陷</w:t>
            </w:r>
          </w:p>
        </w:tc>
        <w:tc>
          <w:tcPr>
            <w:tcW w:w="1696" w:type="dxa"/>
            <w:vAlign w:val="center"/>
          </w:tcPr>
          <w:p w14:paraId="0B862637">
            <w:pPr>
              <w:snapToGrid w:val="0"/>
              <w:spacing w:before="70" w:after="70" w:line="240" w:lineRule="auto"/>
              <w:ind w:firstLine="0"/>
              <w:jc w:val="left"/>
              <w:rPr>
                <w:sz w:val="21"/>
              </w:rPr>
            </w:pPr>
            <w:r>
              <w:rPr>
                <w:sz w:val="21"/>
                <w:szCs w:val="21"/>
              </w:rPr>
              <w:t>单列渗漏</w:t>
            </w:r>
          </w:p>
        </w:tc>
      </w:tr>
      <w:tr w14:paraId="4D3E7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7DD63DB1">
            <w:pPr>
              <w:snapToGrid w:val="0"/>
              <w:spacing w:before="70" w:after="70" w:line="240" w:lineRule="auto"/>
              <w:ind w:firstLine="0"/>
              <w:jc w:val="center"/>
              <w:rPr>
                <w:sz w:val="21"/>
              </w:rPr>
            </w:pPr>
            <w:r>
              <w:rPr>
                <w:sz w:val="21"/>
                <w:szCs w:val="21"/>
              </w:rPr>
              <w:t>有深度凹陷</w:t>
            </w:r>
          </w:p>
        </w:tc>
        <w:tc>
          <w:tcPr>
            <w:tcW w:w="1495" w:type="dxa"/>
            <w:vAlign w:val="center"/>
          </w:tcPr>
          <w:p w14:paraId="1F09992D">
            <w:pPr>
              <w:snapToGrid w:val="0"/>
              <w:spacing w:before="70" w:after="70" w:line="240" w:lineRule="auto"/>
              <w:ind w:firstLine="0"/>
              <w:jc w:val="left"/>
              <w:rPr>
                <w:sz w:val="21"/>
              </w:rPr>
            </w:pPr>
            <w:r>
              <w:rPr>
                <w:sz w:val="21"/>
                <w:szCs w:val="21"/>
              </w:rPr>
              <w:t>表面附着</w:t>
            </w:r>
          </w:p>
        </w:tc>
        <w:tc>
          <w:tcPr>
            <w:tcW w:w="3914" w:type="dxa"/>
            <w:vAlign w:val="center"/>
          </w:tcPr>
          <w:p w14:paraId="4E462026">
            <w:pPr>
              <w:snapToGrid w:val="0"/>
              <w:spacing w:before="70" w:after="70" w:line="240" w:lineRule="auto"/>
              <w:ind w:firstLine="0"/>
              <w:jc w:val="left"/>
              <w:rPr>
                <w:sz w:val="21"/>
              </w:rPr>
            </w:pPr>
            <w:r>
              <w:rPr>
                <w:sz w:val="21"/>
                <w:szCs w:val="21"/>
              </w:rPr>
              <w:t>附着物</w:t>
            </w:r>
          </w:p>
        </w:tc>
        <w:tc>
          <w:tcPr>
            <w:tcW w:w="1696" w:type="dxa"/>
            <w:vAlign w:val="center"/>
          </w:tcPr>
          <w:p w14:paraId="734C329C">
            <w:pPr>
              <w:snapToGrid w:val="0"/>
              <w:spacing w:before="70" w:after="70" w:line="240" w:lineRule="auto"/>
              <w:ind w:firstLine="0"/>
              <w:jc w:val="left"/>
              <w:rPr>
                <w:sz w:val="21"/>
              </w:rPr>
            </w:pPr>
            <w:r>
              <w:rPr>
                <w:sz w:val="21"/>
                <w:szCs w:val="21"/>
              </w:rPr>
              <w:t>不计入</w:t>
            </w:r>
          </w:p>
        </w:tc>
      </w:tr>
      <w:tr w14:paraId="1429E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718B1A54">
            <w:pPr>
              <w:snapToGrid w:val="0"/>
              <w:spacing w:before="70" w:after="70" w:line="240" w:lineRule="auto"/>
              <w:ind w:firstLine="0"/>
              <w:jc w:val="center"/>
              <w:rPr>
                <w:sz w:val="21"/>
              </w:rPr>
            </w:pPr>
            <w:r>
              <w:rPr>
                <w:sz w:val="21"/>
                <w:szCs w:val="21"/>
              </w:rPr>
              <w:t>有深度凹陷</w:t>
            </w:r>
          </w:p>
        </w:tc>
        <w:tc>
          <w:tcPr>
            <w:tcW w:w="1495" w:type="dxa"/>
            <w:vAlign w:val="center"/>
          </w:tcPr>
          <w:p w14:paraId="007E008E">
            <w:pPr>
              <w:snapToGrid w:val="0"/>
              <w:spacing w:before="70" w:after="70" w:line="240" w:lineRule="auto"/>
              <w:ind w:firstLine="0"/>
              <w:jc w:val="left"/>
              <w:rPr>
                <w:sz w:val="21"/>
              </w:rPr>
            </w:pPr>
            <w:r>
              <w:rPr>
                <w:sz w:val="21"/>
                <w:szCs w:val="21"/>
              </w:rPr>
              <w:t>涂层剥落</w:t>
            </w:r>
          </w:p>
        </w:tc>
        <w:tc>
          <w:tcPr>
            <w:tcW w:w="3914" w:type="dxa"/>
            <w:vAlign w:val="center"/>
          </w:tcPr>
          <w:p w14:paraId="7CE7FAC2">
            <w:pPr>
              <w:snapToGrid w:val="0"/>
              <w:spacing w:before="70" w:after="70" w:line="240" w:lineRule="auto"/>
              <w:ind w:firstLine="0"/>
              <w:jc w:val="left"/>
              <w:rPr>
                <w:sz w:val="21"/>
              </w:rPr>
            </w:pPr>
            <w:r>
              <w:rPr>
                <w:sz w:val="21"/>
                <w:szCs w:val="21"/>
              </w:rPr>
              <w:t>视基体损失情况</w:t>
            </w:r>
          </w:p>
        </w:tc>
        <w:tc>
          <w:tcPr>
            <w:tcW w:w="1696" w:type="dxa"/>
            <w:vAlign w:val="center"/>
          </w:tcPr>
          <w:p w14:paraId="6A8BE700">
            <w:pPr>
              <w:snapToGrid w:val="0"/>
              <w:spacing w:before="70" w:after="70" w:line="240" w:lineRule="auto"/>
              <w:ind w:firstLine="0"/>
              <w:jc w:val="left"/>
              <w:rPr>
                <w:sz w:val="21"/>
              </w:rPr>
            </w:pPr>
            <w:r>
              <w:rPr>
                <w:sz w:val="21"/>
                <w:szCs w:val="21"/>
              </w:rPr>
              <w:t>需复核</w:t>
            </w:r>
          </w:p>
        </w:tc>
      </w:tr>
    </w:tbl>
    <w:p w14:paraId="25930E30">
      <w:pPr>
        <w:spacing w:line="240" w:lineRule="auto"/>
      </w:pPr>
    </w:p>
    <w:p w14:paraId="15940C73">
      <w:r>
        <w:t>规则以配置表形式存储，字段包括：规则编号、几何条件、语义条件、判定类别、是否冲磨缺陷、级别判定公式、处理建议模板、依据条款。甲方判定标准更新时，仅需修改配置表。</w:t>
      </w:r>
    </w:p>
    <w:p w14:paraId="6BAE566A">
      <w:r>
        <w:rPr>
          <w:b/>
        </w:rPr>
        <w:t>（4）级别认定。</w:t>
      </w:r>
    </w:p>
    <w:p w14:paraId="1A361B05">
      <w:r>
        <w:t>按甲方判定标准，将缺陷的深度、面积、体积、长度、宽度等指标与分级阈值比较，采用</w:t>
      </w:r>
      <w:r>
        <w:rPr>
          <w:rFonts w:hint="eastAsia"/>
        </w:rPr>
        <w:t>“</w:t>
      </w:r>
      <w:r>
        <w:t>就高不就低</w:t>
      </w:r>
      <w:r>
        <w:rPr>
          <w:rFonts w:hint="eastAsia"/>
        </w:rPr>
        <w:t>”</w:t>
      </w:r>
      <w:r>
        <w:t>原则确定级别；对跨级边界的缺陷自动提示人工确认；输出级别判定依据与计算过程，保证可追溯。</w:t>
      </w:r>
    </w:p>
    <w:p w14:paraId="28B741B2">
      <w:r>
        <w:rPr>
          <w:b/>
        </w:rPr>
        <w:t>（5）人工复核与样本回流。</w:t>
      </w:r>
    </w:p>
    <w:p w14:paraId="196009F5">
      <w:r>
        <w:t>软件提供</w:t>
      </w:r>
      <w:r>
        <w:rPr>
          <w:rFonts w:hint="eastAsia"/>
        </w:rPr>
        <w:t>“</w:t>
      </w:r>
      <w:r>
        <w:t>待复核</w:t>
      </w:r>
      <w:r>
        <w:rPr>
          <w:rFonts w:hint="eastAsia"/>
        </w:rPr>
        <w:t>-</w:t>
      </w:r>
      <w:r>
        <w:t>已复核</w:t>
      </w:r>
      <w:r>
        <w:rPr>
          <w:rFonts w:hint="eastAsia"/>
        </w:rPr>
        <w:t>-</w:t>
      </w:r>
      <w:r>
        <w:t>已确认</w:t>
      </w:r>
      <w:r>
        <w:rPr>
          <w:rFonts w:hint="eastAsia"/>
        </w:rPr>
        <w:t>”</w:t>
      </w:r>
      <w:r>
        <w:t>三态管理；复核结果与修改痕迹全量留存；确认后的样本自动进入样本库，用于模型迭代；每季度形成一次模型评估报告。</w:t>
      </w:r>
    </w:p>
    <w:p w14:paraId="146AA9A3">
      <w:pPr>
        <w:pStyle w:val="6"/>
      </w:pPr>
      <w:r>
        <w:rPr>
          <w:szCs w:val="32"/>
        </w:rPr>
        <w:t>2.5.3.5 检查测量数据分析报告的效率与质量</w:t>
      </w:r>
    </w:p>
    <w:p w14:paraId="5AFA9D71">
      <w:r>
        <w:rPr>
          <w:b/>
        </w:rPr>
        <w:t>（1）报告结构与内容。</w:t>
      </w:r>
    </w:p>
    <w:p w14:paraId="5B76DFFA">
      <w:r>
        <w:t>报告按采购文件要求包含：</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01"/>
        <w:gridCol w:w="4343"/>
        <w:gridCol w:w="2256"/>
      </w:tblGrid>
      <w:tr w14:paraId="07696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01" w:type="dxa"/>
            <w:shd w:val="clear" w:color="auto" w:fill="E7E6E6"/>
            <w:vAlign w:val="center"/>
          </w:tcPr>
          <w:p w14:paraId="7A7B512F">
            <w:pPr>
              <w:snapToGrid w:val="0"/>
              <w:spacing w:before="70" w:after="70" w:line="240" w:lineRule="auto"/>
              <w:ind w:firstLine="0"/>
              <w:jc w:val="center"/>
              <w:rPr>
                <w:b/>
                <w:sz w:val="21"/>
              </w:rPr>
            </w:pPr>
            <w:r>
              <w:rPr>
                <w:b/>
                <w:sz w:val="21"/>
                <w:szCs w:val="21"/>
              </w:rPr>
              <w:t>章节</w:t>
            </w:r>
          </w:p>
        </w:tc>
        <w:tc>
          <w:tcPr>
            <w:tcW w:w="4343" w:type="dxa"/>
            <w:shd w:val="clear" w:color="auto" w:fill="E7E6E6"/>
            <w:vAlign w:val="center"/>
          </w:tcPr>
          <w:p w14:paraId="67E67055">
            <w:pPr>
              <w:snapToGrid w:val="0"/>
              <w:spacing w:before="70" w:after="70" w:line="240" w:lineRule="auto"/>
              <w:ind w:firstLine="0"/>
              <w:jc w:val="center"/>
              <w:rPr>
                <w:b/>
                <w:sz w:val="21"/>
              </w:rPr>
            </w:pPr>
            <w:r>
              <w:rPr>
                <w:b/>
                <w:sz w:val="21"/>
                <w:szCs w:val="21"/>
              </w:rPr>
              <w:t>内容</w:t>
            </w:r>
          </w:p>
        </w:tc>
        <w:tc>
          <w:tcPr>
            <w:tcW w:w="2256" w:type="dxa"/>
            <w:shd w:val="clear" w:color="auto" w:fill="E7E6E6"/>
            <w:vAlign w:val="center"/>
          </w:tcPr>
          <w:p w14:paraId="0E705B40">
            <w:pPr>
              <w:snapToGrid w:val="0"/>
              <w:spacing w:before="70" w:after="70" w:line="240" w:lineRule="auto"/>
              <w:ind w:firstLine="0"/>
              <w:jc w:val="center"/>
              <w:rPr>
                <w:b/>
                <w:sz w:val="21"/>
              </w:rPr>
            </w:pPr>
            <w:r>
              <w:rPr>
                <w:b/>
                <w:sz w:val="21"/>
                <w:szCs w:val="21"/>
              </w:rPr>
              <w:t>数据来源</w:t>
            </w:r>
          </w:p>
        </w:tc>
      </w:tr>
      <w:tr w14:paraId="75C5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72D74162">
            <w:pPr>
              <w:snapToGrid w:val="0"/>
              <w:spacing w:before="70" w:after="70" w:line="240" w:lineRule="auto"/>
              <w:ind w:firstLine="0"/>
              <w:jc w:val="left"/>
              <w:rPr>
                <w:sz w:val="21"/>
              </w:rPr>
            </w:pPr>
            <w:r>
              <w:rPr>
                <w:sz w:val="21"/>
                <w:szCs w:val="21"/>
              </w:rPr>
              <w:t>1 概述</w:t>
            </w:r>
          </w:p>
        </w:tc>
        <w:tc>
          <w:tcPr>
            <w:tcW w:w="4343" w:type="dxa"/>
            <w:vAlign w:val="center"/>
          </w:tcPr>
          <w:p w14:paraId="46F434C0">
            <w:pPr>
              <w:snapToGrid w:val="0"/>
              <w:spacing w:before="70" w:after="70" w:line="240" w:lineRule="auto"/>
              <w:ind w:firstLine="0"/>
              <w:jc w:val="left"/>
              <w:rPr>
                <w:sz w:val="21"/>
              </w:rPr>
            </w:pPr>
            <w:r>
              <w:rPr>
                <w:sz w:val="21"/>
                <w:szCs w:val="21"/>
              </w:rPr>
              <w:t>工程概况、检查范围、依据、设备与方法</w:t>
            </w:r>
          </w:p>
        </w:tc>
        <w:tc>
          <w:tcPr>
            <w:tcW w:w="2256" w:type="dxa"/>
            <w:vAlign w:val="center"/>
          </w:tcPr>
          <w:p w14:paraId="2198962C">
            <w:pPr>
              <w:snapToGrid w:val="0"/>
              <w:spacing w:before="70" w:after="70" w:line="240" w:lineRule="auto"/>
              <w:ind w:firstLine="0"/>
              <w:jc w:val="left"/>
              <w:rPr>
                <w:sz w:val="21"/>
              </w:rPr>
            </w:pPr>
            <w:r>
              <w:rPr>
                <w:sz w:val="21"/>
                <w:szCs w:val="21"/>
              </w:rPr>
              <w:t>项目信息、设备台账</w:t>
            </w:r>
          </w:p>
        </w:tc>
      </w:tr>
      <w:tr w14:paraId="5129E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4499EE51">
            <w:pPr>
              <w:snapToGrid w:val="0"/>
              <w:spacing w:before="70" w:after="70" w:line="240" w:lineRule="auto"/>
              <w:ind w:firstLine="0"/>
              <w:jc w:val="left"/>
              <w:rPr>
                <w:sz w:val="21"/>
              </w:rPr>
            </w:pPr>
            <w:r>
              <w:rPr>
                <w:sz w:val="21"/>
                <w:szCs w:val="21"/>
              </w:rPr>
              <w:t>2 检查情况</w:t>
            </w:r>
          </w:p>
        </w:tc>
        <w:tc>
          <w:tcPr>
            <w:tcW w:w="4343" w:type="dxa"/>
            <w:vAlign w:val="center"/>
          </w:tcPr>
          <w:p w14:paraId="605877E9">
            <w:pPr>
              <w:snapToGrid w:val="0"/>
              <w:spacing w:before="70" w:after="70" w:line="240" w:lineRule="auto"/>
              <w:ind w:firstLine="0"/>
              <w:jc w:val="left"/>
              <w:rPr>
                <w:sz w:val="21"/>
              </w:rPr>
            </w:pPr>
            <w:r>
              <w:rPr>
                <w:sz w:val="21"/>
                <w:szCs w:val="21"/>
              </w:rPr>
              <w:t>作业过程、测站布置、环境条件、质量控制</w:t>
            </w:r>
          </w:p>
        </w:tc>
        <w:tc>
          <w:tcPr>
            <w:tcW w:w="2256" w:type="dxa"/>
            <w:vAlign w:val="center"/>
          </w:tcPr>
          <w:p w14:paraId="3CFD015B">
            <w:pPr>
              <w:snapToGrid w:val="0"/>
              <w:spacing w:before="70" w:after="70" w:line="240" w:lineRule="auto"/>
              <w:ind w:firstLine="0"/>
              <w:jc w:val="left"/>
              <w:rPr>
                <w:sz w:val="21"/>
              </w:rPr>
            </w:pPr>
            <w:r>
              <w:rPr>
                <w:sz w:val="21"/>
                <w:szCs w:val="21"/>
              </w:rPr>
              <w:t>作业日志、质检报告</w:t>
            </w:r>
          </w:p>
        </w:tc>
      </w:tr>
      <w:tr w14:paraId="53781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4F7C0880">
            <w:pPr>
              <w:snapToGrid w:val="0"/>
              <w:spacing w:before="70" w:after="70" w:line="240" w:lineRule="auto"/>
              <w:ind w:firstLine="0"/>
              <w:jc w:val="left"/>
              <w:rPr>
                <w:sz w:val="21"/>
              </w:rPr>
            </w:pPr>
            <w:r>
              <w:rPr>
                <w:sz w:val="21"/>
                <w:szCs w:val="21"/>
              </w:rPr>
              <w:t>3 缺陷概述</w:t>
            </w:r>
          </w:p>
        </w:tc>
        <w:tc>
          <w:tcPr>
            <w:tcW w:w="4343" w:type="dxa"/>
            <w:vAlign w:val="center"/>
          </w:tcPr>
          <w:p w14:paraId="645EEE17">
            <w:pPr>
              <w:snapToGrid w:val="0"/>
              <w:spacing w:before="70" w:after="70" w:line="240" w:lineRule="auto"/>
              <w:ind w:firstLine="0"/>
              <w:jc w:val="left"/>
              <w:rPr>
                <w:sz w:val="21"/>
              </w:rPr>
            </w:pPr>
            <w:r>
              <w:rPr>
                <w:sz w:val="21"/>
                <w:szCs w:val="21"/>
              </w:rPr>
              <w:t>缺陷总数、分类统计、分布概况</w:t>
            </w:r>
          </w:p>
        </w:tc>
        <w:tc>
          <w:tcPr>
            <w:tcW w:w="2256" w:type="dxa"/>
            <w:vAlign w:val="center"/>
          </w:tcPr>
          <w:p w14:paraId="28E0CF29">
            <w:pPr>
              <w:snapToGrid w:val="0"/>
              <w:spacing w:before="70" w:after="70" w:line="240" w:lineRule="auto"/>
              <w:ind w:firstLine="0"/>
              <w:jc w:val="left"/>
              <w:rPr>
                <w:sz w:val="21"/>
              </w:rPr>
            </w:pPr>
            <w:r>
              <w:rPr>
                <w:sz w:val="21"/>
                <w:szCs w:val="21"/>
              </w:rPr>
              <w:t>缺陷库</w:t>
            </w:r>
          </w:p>
        </w:tc>
      </w:tr>
      <w:tr w14:paraId="6123A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408F7F37">
            <w:pPr>
              <w:snapToGrid w:val="0"/>
              <w:spacing w:before="70" w:after="70" w:line="240" w:lineRule="auto"/>
              <w:ind w:firstLine="0"/>
              <w:jc w:val="left"/>
              <w:rPr>
                <w:sz w:val="21"/>
              </w:rPr>
            </w:pPr>
            <w:r>
              <w:rPr>
                <w:sz w:val="21"/>
                <w:szCs w:val="21"/>
              </w:rPr>
              <w:t>4 缺陷原因分析</w:t>
            </w:r>
          </w:p>
        </w:tc>
        <w:tc>
          <w:tcPr>
            <w:tcW w:w="4343" w:type="dxa"/>
            <w:vAlign w:val="center"/>
          </w:tcPr>
          <w:p w14:paraId="5C1049A7">
            <w:pPr>
              <w:snapToGrid w:val="0"/>
              <w:spacing w:before="70" w:after="70" w:line="240" w:lineRule="auto"/>
              <w:ind w:firstLine="0"/>
              <w:jc w:val="left"/>
              <w:rPr>
                <w:sz w:val="21"/>
              </w:rPr>
            </w:pPr>
            <w:r>
              <w:rPr>
                <w:sz w:val="21"/>
                <w:szCs w:val="21"/>
              </w:rPr>
              <w:t>按类别分析成因（水力、材料、施工、运行）</w:t>
            </w:r>
          </w:p>
        </w:tc>
        <w:tc>
          <w:tcPr>
            <w:tcW w:w="2256" w:type="dxa"/>
            <w:vAlign w:val="center"/>
          </w:tcPr>
          <w:p w14:paraId="77E6825A">
            <w:pPr>
              <w:snapToGrid w:val="0"/>
              <w:spacing w:before="70" w:after="70" w:line="240" w:lineRule="auto"/>
              <w:ind w:firstLine="0"/>
              <w:jc w:val="left"/>
              <w:rPr>
                <w:sz w:val="21"/>
              </w:rPr>
            </w:pPr>
            <w:r>
              <w:rPr>
                <w:sz w:val="21"/>
                <w:szCs w:val="21"/>
              </w:rPr>
              <w:t>规则库+专家知识</w:t>
            </w:r>
          </w:p>
        </w:tc>
      </w:tr>
      <w:tr w14:paraId="75A65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308E79ED">
            <w:pPr>
              <w:snapToGrid w:val="0"/>
              <w:spacing w:before="70" w:after="70" w:line="240" w:lineRule="auto"/>
              <w:ind w:firstLine="0"/>
              <w:jc w:val="left"/>
              <w:rPr>
                <w:sz w:val="21"/>
              </w:rPr>
            </w:pPr>
            <w:r>
              <w:rPr>
                <w:sz w:val="21"/>
                <w:szCs w:val="21"/>
              </w:rPr>
              <w:t>5 缺陷处理措施建议</w:t>
            </w:r>
          </w:p>
        </w:tc>
        <w:tc>
          <w:tcPr>
            <w:tcW w:w="4343" w:type="dxa"/>
            <w:vAlign w:val="center"/>
          </w:tcPr>
          <w:p w14:paraId="64E84513">
            <w:pPr>
              <w:snapToGrid w:val="0"/>
              <w:spacing w:before="70" w:after="70" w:line="240" w:lineRule="auto"/>
              <w:ind w:firstLine="0"/>
              <w:jc w:val="left"/>
              <w:rPr>
                <w:sz w:val="21"/>
              </w:rPr>
            </w:pPr>
            <w:r>
              <w:rPr>
                <w:sz w:val="21"/>
                <w:szCs w:val="21"/>
              </w:rPr>
              <w:t>处理工艺、材料推荐、用量估算</w:t>
            </w:r>
          </w:p>
        </w:tc>
        <w:tc>
          <w:tcPr>
            <w:tcW w:w="2256" w:type="dxa"/>
            <w:vAlign w:val="center"/>
          </w:tcPr>
          <w:p w14:paraId="3DAECAC9">
            <w:pPr>
              <w:snapToGrid w:val="0"/>
              <w:spacing w:before="70" w:after="70" w:line="240" w:lineRule="auto"/>
              <w:ind w:firstLine="0"/>
              <w:jc w:val="left"/>
              <w:rPr>
                <w:sz w:val="21"/>
              </w:rPr>
            </w:pPr>
            <w:r>
              <w:rPr>
                <w:sz w:val="21"/>
                <w:szCs w:val="21"/>
              </w:rPr>
              <w:t>规则库+材料库</w:t>
            </w:r>
          </w:p>
        </w:tc>
      </w:tr>
      <w:tr w14:paraId="1CDDA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092C64C8">
            <w:pPr>
              <w:snapToGrid w:val="0"/>
              <w:spacing w:before="70" w:after="70" w:line="240" w:lineRule="auto"/>
              <w:ind w:firstLine="0"/>
              <w:jc w:val="left"/>
              <w:rPr>
                <w:sz w:val="21"/>
              </w:rPr>
            </w:pPr>
            <w:r>
              <w:rPr>
                <w:sz w:val="21"/>
                <w:szCs w:val="21"/>
              </w:rPr>
              <w:t>6 缺陷汇总表</w:t>
            </w:r>
          </w:p>
        </w:tc>
        <w:tc>
          <w:tcPr>
            <w:tcW w:w="4343" w:type="dxa"/>
            <w:vAlign w:val="center"/>
          </w:tcPr>
          <w:p w14:paraId="0722F173">
            <w:pPr>
              <w:snapToGrid w:val="0"/>
              <w:spacing w:before="70" w:after="70" w:line="240" w:lineRule="auto"/>
              <w:ind w:firstLine="0"/>
              <w:jc w:val="left"/>
              <w:rPr>
                <w:sz w:val="21"/>
              </w:rPr>
            </w:pPr>
            <w:r>
              <w:rPr>
                <w:sz w:val="21"/>
                <w:szCs w:val="21"/>
              </w:rPr>
              <w:t>编号、位置、尺寸、级别、处理建议</w:t>
            </w:r>
          </w:p>
        </w:tc>
        <w:tc>
          <w:tcPr>
            <w:tcW w:w="2256" w:type="dxa"/>
            <w:vAlign w:val="center"/>
          </w:tcPr>
          <w:p w14:paraId="6295835F">
            <w:pPr>
              <w:snapToGrid w:val="0"/>
              <w:spacing w:before="70" w:after="70" w:line="240" w:lineRule="auto"/>
              <w:ind w:firstLine="0"/>
              <w:jc w:val="left"/>
              <w:rPr>
                <w:sz w:val="21"/>
              </w:rPr>
            </w:pPr>
            <w:r>
              <w:rPr>
                <w:sz w:val="21"/>
                <w:szCs w:val="21"/>
              </w:rPr>
              <w:t>缺陷库</w:t>
            </w:r>
          </w:p>
        </w:tc>
      </w:tr>
      <w:tr w14:paraId="3C236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7F8F6485">
            <w:pPr>
              <w:snapToGrid w:val="0"/>
              <w:spacing w:before="70" w:after="70" w:line="240" w:lineRule="auto"/>
              <w:ind w:firstLine="0"/>
              <w:jc w:val="left"/>
              <w:rPr>
                <w:sz w:val="21"/>
              </w:rPr>
            </w:pPr>
            <w:r>
              <w:rPr>
                <w:sz w:val="21"/>
                <w:szCs w:val="21"/>
              </w:rPr>
              <w:t>7 缺陷宏观分布照片</w:t>
            </w:r>
          </w:p>
        </w:tc>
        <w:tc>
          <w:tcPr>
            <w:tcW w:w="4343" w:type="dxa"/>
            <w:vAlign w:val="center"/>
          </w:tcPr>
          <w:p w14:paraId="3B103422">
            <w:pPr>
              <w:snapToGrid w:val="0"/>
              <w:spacing w:before="70" w:after="70" w:line="240" w:lineRule="auto"/>
              <w:ind w:firstLine="0"/>
              <w:jc w:val="left"/>
              <w:rPr>
                <w:sz w:val="21"/>
              </w:rPr>
            </w:pPr>
            <w:r>
              <w:rPr>
                <w:sz w:val="21"/>
                <w:szCs w:val="21"/>
              </w:rPr>
              <w:t>全景照片+编号标注</w:t>
            </w:r>
          </w:p>
        </w:tc>
        <w:tc>
          <w:tcPr>
            <w:tcW w:w="2256" w:type="dxa"/>
            <w:vAlign w:val="center"/>
          </w:tcPr>
          <w:p w14:paraId="77ACD2E4">
            <w:pPr>
              <w:snapToGrid w:val="0"/>
              <w:spacing w:before="70" w:after="70" w:line="240" w:lineRule="auto"/>
              <w:ind w:firstLine="0"/>
              <w:jc w:val="left"/>
              <w:rPr>
                <w:sz w:val="21"/>
              </w:rPr>
            </w:pPr>
            <w:r>
              <w:rPr>
                <w:sz w:val="21"/>
                <w:szCs w:val="21"/>
              </w:rPr>
              <w:t>影像库</w:t>
            </w:r>
          </w:p>
        </w:tc>
      </w:tr>
      <w:tr w14:paraId="30FD5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361FB34F">
            <w:pPr>
              <w:snapToGrid w:val="0"/>
              <w:spacing w:before="70" w:after="70" w:line="240" w:lineRule="auto"/>
              <w:ind w:firstLine="0"/>
              <w:jc w:val="left"/>
              <w:rPr>
                <w:sz w:val="21"/>
              </w:rPr>
            </w:pPr>
            <w:r>
              <w:rPr>
                <w:sz w:val="21"/>
                <w:szCs w:val="21"/>
              </w:rPr>
              <w:t>8 缺陷近景照片</w:t>
            </w:r>
          </w:p>
        </w:tc>
        <w:tc>
          <w:tcPr>
            <w:tcW w:w="4343" w:type="dxa"/>
            <w:vAlign w:val="center"/>
          </w:tcPr>
          <w:p w14:paraId="792EA960">
            <w:pPr>
              <w:snapToGrid w:val="0"/>
              <w:spacing w:before="70" w:after="70" w:line="240" w:lineRule="auto"/>
              <w:ind w:firstLine="0"/>
              <w:jc w:val="left"/>
              <w:rPr>
                <w:sz w:val="21"/>
              </w:rPr>
            </w:pPr>
            <w:r>
              <w:rPr>
                <w:sz w:val="21"/>
                <w:szCs w:val="21"/>
              </w:rPr>
              <w:t>每个缺陷至少 1 张近景</w:t>
            </w:r>
          </w:p>
        </w:tc>
        <w:tc>
          <w:tcPr>
            <w:tcW w:w="2256" w:type="dxa"/>
            <w:vAlign w:val="center"/>
          </w:tcPr>
          <w:p w14:paraId="0E24B340">
            <w:pPr>
              <w:snapToGrid w:val="0"/>
              <w:spacing w:before="70" w:after="70" w:line="240" w:lineRule="auto"/>
              <w:ind w:firstLine="0"/>
              <w:jc w:val="left"/>
              <w:rPr>
                <w:sz w:val="21"/>
              </w:rPr>
            </w:pPr>
            <w:r>
              <w:rPr>
                <w:sz w:val="21"/>
                <w:szCs w:val="21"/>
              </w:rPr>
              <w:t>影像库</w:t>
            </w:r>
          </w:p>
        </w:tc>
      </w:tr>
      <w:tr w14:paraId="71842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02E44AD9">
            <w:pPr>
              <w:snapToGrid w:val="0"/>
              <w:spacing w:before="70" w:after="70" w:line="240" w:lineRule="auto"/>
              <w:ind w:firstLine="0"/>
              <w:jc w:val="left"/>
              <w:rPr>
                <w:sz w:val="21"/>
              </w:rPr>
            </w:pPr>
            <w:r>
              <w:rPr>
                <w:sz w:val="21"/>
                <w:szCs w:val="21"/>
              </w:rPr>
              <w:t>9 缺陷检查记录图</w:t>
            </w:r>
          </w:p>
        </w:tc>
        <w:tc>
          <w:tcPr>
            <w:tcW w:w="4343" w:type="dxa"/>
            <w:vAlign w:val="center"/>
          </w:tcPr>
          <w:p w14:paraId="0B181584">
            <w:pPr>
              <w:snapToGrid w:val="0"/>
              <w:spacing w:before="70" w:after="70" w:line="240" w:lineRule="auto"/>
              <w:ind w:firstLine="0"/>
              <w:jc w:val="left"/>
              <w:rPr>
                <w:sz w:val="21"/>
              </w:rPr>
            </w:pPr>
            <w:r>
              <w:rPr>
                <w:sz w:val="21"/>
                <w:szCs w:val="21"/>
              </w:rPr>
              <w:t>DWG 平面展开图</w:t>
            </w:r>
          </w:p>
        </w:tc>
        <w:tc>
          <w:tcPr>
            <w:tcW w:w="2256" w:type="dxa"/>
            <w:vAlign w:val="center"/>
          </w:tcPr>
          <w:p w14:paraId="35FE22A7">
            <w:pPr>
              <w:snapToGrid w:val="0"/>
              <w:spacing w:before="70" w:after="70" w:line="240" w:lineRule="auto"/>
              <w:ind w:firstLine="0"/>
              <w:jc w:val="left"/>
              <w:rPr>
                <w:sz w:val="21"/>
              </w:rPr>
            </w:pPr>
            <w:r>
              <w:rPr>
                <w:sz w:val="21"/>
                <w:szCs w:val="21"/>
              </w:rPr>
              <w:t>图纸引擎</w:t>
            </w:r>
          </w:p>
        </w:tc>
      </w:tr>
      <w:tr w14:paraId="3F839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1" w:type="dxa"/>
            <w:vAlign w:val="center"/>
          </w:tcPr>
          <w:p w14:paraId="75AE8673">
            <w:pPr>
              <w:snapToGrid w:val="0"/>
              <w:spacing w:before="70" w:after="70" w:line="240" w:lineRule="auto"/>
              <w:ind w:firstLine="0"/>
              <w:jc w:val="left"/>
              <w:rPr>
                <w:sz w:val="21"/>
              </w:rPr>
            </w:pPr>
            <w:r>
              <w:rPr>
                <w:sz w:val="21"/>
                <w:szCs w:val="21"/>
              </w:rPr>
              <w:t>附件</w:t>
            </w:r>
          </w:p>
        </w:tc>
        <w:tc>
          <w:tcPr>
            <w:tcW w:w="4343" w:type="dxa"/>
            <w:vAlign w:val="center"/>
          </w:tcPr>
          <w:p w14:paraId="4368D5E6">
            <w:pPr>
              <w:snapToGrid w:val="0"/>
              <w:spacing w:before="70" w:after="70" w:line="240" w:lineRule="auto"/>
              <w:ind w:firstLine="0"/>
              <w:jc w:val="left"/>
              <w:rPr>
                <w:sz w:val="21"/>
              </w:rPr>
            </w:pPr>
            <w:r>
              <w:rPr>
                <w:sz w:val="21"/>
                <w:szCs w:val="21"/>
              </w:rPr>
              <w:t>点云统计、断面数据、成果清单</w:t>
            </w:r>
          </w:p>
        </w:tc>
        <w:tc>
          <w:tcPr>
            <w:tcW w:w="2256" w:type="dxa"/>
            <w:vAlign w:val="center"/>
          </w:tcPr>
          <w:p w14:paraId="27E2B697">
            <w:pPr>
              <w:snapToGrid w:val="0"/>
              <w:spacing w:before="70" w:after="70" w:line="240" w:lineRule="auto"/>
              <w:ind w:firstLine="0"/>
              <w:jc w:val="left"/>
              <w:rPr>
                <w:sz w:val="21"/>
              </w:rPr>
            </w:pPr>
            <w:r>
              <w:rPr>
                <w:sz w:val="21"/>
                <w:szCs w:val="21"/>
              </w:rPr>
              <w:t>数据导出</w:t>
            </w:r>
          </w:p>
        </w:tc>
      </w:tr>
    </w:tbl>
    <w:p w14:paraId="3649590D">
      <w:pPr>
        <w:spacing w:line="240" w:lineRule="auto"/>
      </w:pPr>
    </w:p>
    <w:p w14:paraId="36EA2AEE">
      <w:r>
        <w:rPr>
          <w:b/>
        </w:rPr>
        <w:t>（2）效率设计。</w:t>
      </w:r>
    </w:p>
    <w:p w14:paraId="507DB2D1">
      <w:r>
        <w:t>一是边测边算。现场采集的同时，后台同步进行位姿解算与缺陷预识别；测量结束时，缺陷清单已完成 70% 以上。</w:t>
      </w:r>
    </w:p>
    <w:p w14:paraId="0141EB46">
      <w:r>
        <w:t>二是模板驱动。报告版式、章节顺序、表格样式、图注格式均在模板中定义；不同场景（平坡/缓坡/陡坡）使用不同模板，模板可继承与派生。</w:t>
      </w:r>
    </w:p>
    <w:p w14:paraId="58EB8CC2">
      <w:r>
        <w:t>三是自动组图。照片按缺陷编号自动检索、裁切、缩放、加框、编号、排版；支持</w:t>
      </w:r>
      <w:r>
        <w:rPr>
          <w:rFonts w:hint="eastAsia"/>
        </w:rPr>
        <w:t>“</w:t>
      </w:r>
      <w:r>
        <w:t>一缺陷一卡片</w:t>
      </w:r>
      <w:r>
        <w:rPr>
          <w:rFonts w:hint="eastAsia"/>
        </w:rPr>
        <w:t>”</w:t>
      </w:r>
      <w:r>
        <w:t>与</w:t>
      </w:r>
      <w:r>
        <w:rPr>
          <w:rFonts w:hint="eastAsia"/>
        </w:rPr>
        <w:t>“</w:t>
      </w:r>
      <w:r>
        <w:t>汇总表</w:t>
      </w:r>
      <w:r>
        <w:rPr>
          <w:rFonts w:hint="eastAsia"/>
        </w:rPr>
        <w:t>”</w:t>
      </w:r>
      <w:r>
        <w:t>两种版式。</w:t>
      </w:r>
    </w:p>
    <w:p w14:paraId="5F83CE62">
      <w:r>
        <w:t>四是并行生成。报告生成任务分解为文字、表格、图片、图纸四个子任务并行执行，最后合并。</w:t>
      </w:r>
    </w:p>
    <w:p w14:paraId="5E917E16">
      <w:r>
        <w:t>五是增量更新。缺陷复核修改后，仅重新生成受影响章节，避免全篇重排。</w:t>
      </w:r>
    </w:p>
    <w:p w14:paraId="0E9EEED5">
      <w:r>
        <w:t>目标：单孔报告生成时间不超过 4 h（含人工复核与校审），从测量完成起算不超过 72 h；平坡、缓坡、陡坡三类场景均满足。</w:t>
      </w:r>
    </w:p>
    <w:p w14:paraId="023D16E2">
      <w:r>
        <w:rPr>
          <w:b/>
        </w:rPr>
        <w:t>（3）质量设计。</w:t>
      </w:r>
    </w:p>
    <w:p w14:paraId="7CA383BC">
      <w:r>
        <w:t>一是数据一致性。报告中的每个数字均可追溯至缺陷库字段，禁止手工录入；修改缺陷数据后报告自动同步。</w:t>
      </w:r>
    </w:p>
    <w:p w14:paraId="2801C6E0">
      <w:r>
        <w:t>二是格式合规。按甲方报告模板与《水电站水工建筑物缺陷管理规范》《水工混凝土结构缺陷检测技术规程》要求设置章节与表格；自动检查必填项、单位、有效位数。</w:t>
      </w:r>
    </w:p>
    <w:p w14:paraId="6737486E">
      <w:r>
        <w:t>三是图面质量。照片分辨率不低于 1920×1080，缺陷标注清晰；DWG 图按图层管理（点云、缺陷、标注、图框），线型、字高、比例符合制图标准。</w:t>
      </w:r>
    </w:p>
    <w:p w14:paraId="4EE2819F">
      <w:r>
        <w:t>四是三级校审。软件内置</w:t>
      </w:r>
      <w:r>
        <w:rPr>
          <w:rFonts w:hint="eastAsia"/>
        </w:rPr>
        <w:t>“</w:t>
      </w:r>
      <w:r>
        <w:t>编制</w:t>
      </w:r>
      <w:r>
        <w:rPr>
          <w:rFonts w:hint="eastAsia"/>
        </w:rPr>
        <w:t>-</w:t>
      </w:r>
      <w:r>
        <w:t>校核</w:t>
      </w:r>
      <w:r>
        <w:rPr>
          <w:rFonts w:hint="eastAsia"/>
        </w:rPr>
        <w:t>-</w:t>
      </w:r>
      <w:r>
        <w:t>审核</w:t>
      </w:r>
      <w:r>
        <w:rPr>
          <w:rFonts w:hint="eastAsia"/>
        </w:rPr>
        <w:t>”</w:t>
      </w:r>
      <w:r>
        <w:t>流程，校审意见在线留痕，未通过不得输出正式版。</w:t>
      </w:r>
    </w:p>
    <w:p w14:paraId="62938C8C">
      <w:r>
        <w:t>五是版本管理。每次输出生成唯一版本号与哈希值，归档版本不可修改。</w:t>
      </w:r>
    </w:p>
    <w:p w14:paraId="5183C441">
      <w:pPr>
        <w:pStyle w:val="6"/>
      </w:pPr>
      <w:r>
        <w:rPr>
          <w:szCs w:val="32"/>
        </w:rPr>
        <w:t>2.5.3.6 图纸引擎</w:t>
      </w:r>
    </w:p>
    <w:p w14:paraId="470CD2F2">
      <w:r>
        <w:rPr>
          <w:b/>
        </w:rPr>
        <w:t>（1）平面展开图生成。</w:t>
      </w:r>
    </w:p>
    <w:p w14:paraId="520565E1">
      <w:r>
        <w:t>依据流道设计图纸与实测点云，生成底板与侧墙的平面展开图：底板按实际尺寸展开，侧墙沿底边展开；展开图包含分缝、孔洞、埋件、闸门槽等要素；实测点云投影至展开面，形成云图。</w:t>
      </w:r>
    </w:p>
    <w:p w14:paraId="34224C05">
      <w:r>
        <w:rPr>
          <w:b/>
        </w:rPr>
        <w:t>（2）缺陷记录图绘制。</w:t>
      </w:r>
    </w:p>
    <w:p w14:paraId="22CB2925">
      <w:r>
        <w:t>DWG 引擎采用模板+块参照方式：模板中预置图框、标题栏、图层、标注样式；缺陷以块参照插入，块属性包含编号、尺寸、级别；标注自动引线、自动避让；缺陷边界可选用实测轮廓或简化多边形。</w:t>
      </w:r>
    </w:p>
    <w:p w14:paraId="66F6354C">
      <w:r>
        <w:rPr>
          <w:b/>
        </w:rPr>
        <w:t>（3）可编辑性。</w:t>
      </w:r>
    </w:p>
    <w:p w14:paraId="0E67A20B">
      <w:r>
        <w:t>输出 DWG 保留图层、块、属性，甲方可直接修改；同时输出 PDF 供归档与汇报。</w:t>
      </w:r>
    </w:p>
    <w:p w14:paraId="38C03605">
      <w:pPr>
        <w:pStyle w:val="6"/>
      </w:pPr>
      <w:r>
        <w:rPr>
          <w:szCs w:val="32"/>
        </w:rPr>
        <w:t>2.5.3.7 数据导出与互操作</w:t>
      </w:r>
    </w:p>
    <w:p w14:paraId="40E5363B">
      <w:r>
        <w:t>支持导出：点云（LAS/PLY/PCD）、网格（OBJ/PLY/STL）、渲染模型（GLTF/3DTiles）、断面数据（XLSX/CSV）、缺陷汇总表（XLSX）、平面展开图与云图（DWG/PDF/PNG）、报告（DOCX/PDF）、汇报材料（PPTX）。</w:t>
      </w:r>
    </w:p>
    <w:p w14:paraId="345E5C29">
      <w:r>
        <w:t>所有导出文件命名遵循</w:t>
      </w:r>
      <w:r>
        <w:rPr>
          <w:rFonts w:hint="eastAsia"/>
        </w:rPr>
        <w:t>“</w:t>
      </w:r>
      <w:r>
        <w:t>项目编码_孔号_测次_成果类型_版本</w:t>
      </w:r>
      <w:r>
        <w:rPr>
          <w:rFonts w:hint="eastAsia"/>
        </w:rPr>
        <w:t>”</w:t>
      </w:r>
      <w:r>
        <w:t>规则，便于归档与检索。</w:t>
      </w:r>
    </w:p>
    <w:p w14:paraId="23026BDC">
      <w:pPr>
        <w:pStyle w:val="6"/>
      </w:pPr>
      <w:r>
        <w:rPr>
          <w:szCs w:val="32"/>
        </w:rPr>
        <w:t>2.5.3.8 三种坡度场景的适配</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40"/>
        <w:gridCol w:w="2701"/>
        <w:gridCol w:w="3184"/>
        <w:gridCol w:w="1374"/>
      </w:tblGrid>
      <w:tr w14:paraId="12C0C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40" w:type="dxa"/>
            <w:shd w:val="clear" w:color="auto" w:fill="E7E6E6"/>
            <w:vAlign w:val="center"/>
          </w:tcPr>
          <w:p w14:paraId="2EF09E08">
            <w:pPr>
              <w:keepNext/>
              <w:snapToGrid w:val="0"/>
              <w:spacing w:before="70" w:after="70" w:line="240" w:lineRule="auto"/>
              <w:ind w:firstLine="0"/>
              <w:jc w:val="center"/>
              <w:rPr>
                <w:b/>
                <w:sz w:val="21"/>
              </w:rPr>
            </w:pPr>
            <w:r>
              <w:rPr>
                <w:b/>
                <w:sz w:val="21"/>
                <w:szCs w:val="21"/>
              </w:rPr>
              <w:t>场景</w:t>
            </w:r>
          </w:p>
        </w:tc>
        <w:tc>
          <w:tcPr>
            <w:tcW w:w="2701" w:type="dxa"/>
            <w:shd w:val="clear" w:color="auto" w:fill="E7E6E6"/>
            <w:vAlign w:val="center"/>
          </w:tcPr>
          <w:p w14:paraId="5FEB5AD7">
            <w:pPr>
              <w:keepNext/>
              <w:snapToGrid w:val="0"/>
              <w:spacing w:before="70" w:after="70" w:line="240" w:lineRule="auto"/>
              <w:ind w:firstLine="0"/>
              <w:jc w:val="center"/>
              <w:rPr>
                <w:b/>
                <w:sz w:val="21"/>
              </w:rPr>
            </w:pPr>
            <w:r>
              <w:rPr>
                <w:b/>
                <w:sz w:val="21"/>
                <w:szCs w:val="21"/>
              </w:rPr>
              <w:t>数据特点</w:t>
            </w:r>
          </w:p>
        </w:tc>
        <w:tc>
          <w:tcPr>
            <w:tcW w:w="3184" w:type="dxa"/>
            <w:shd w:val="clear" w:color="auto" w:fill="E7E6E6"/>
            <w:vAlign w:val="center"/>
          </w:tcPr>
          <w:p w14:paraId="6308E450">
            <w:pPr>
              <w:keepNext/>
              <w:snapToGrid w:val="0"/>
              <w:spacing w:before="70" w:after="70" w:line="240" w:lineRule="auto"/>
              <w:ind w:firstLine="0"/>
              <w:jc w:val="center"/>
              <w:rPr>
                <w:b/>
                <w:sz w:val="21"/>
              </w:rPr>
            </w:pPr>
            <w:r>
              <w:rPr>
                <w:b/>
                <w:sz w:val="21"/>
                <w:szCs w:val="21"/>
              </w:rPr>
              <w:t>软件适配策略</w:t>
            </w:r>
          </w:p>
        </w:tc>
        <w:tc>
          <w:tcPr>
            <w:tcW w:w="1374" w:type="dxa"/>
            <w:shd w:val="clear" w:color="auto" w:fill="E7E6E6"/>
            <w:vAlign w:val="center"/>
          </w:tcPr>
          <w:p w14:paraId="672BB4B7">
            <w:pPr>
              <w:keepNext/>
              <w:snapToGrid w:val="0"/>
              <w:spacing w:before="70" w:after="70" w:line="240" w:lineRule="auto"/>
              <w:ind w:firstLine="0"/>
              <w:jc w:val="center"/>
              <w:rPr>
                <w:b/>
                <w:sz w:val="21"/>
              </w:rPr>
            </w:pPr>
            <w:r>
              <w:rPr>
                <w:b/>
                <w:sz w:val="21"/>
                <w:szCs w:val="21"/>
              </w:rPr>
              <w:t>效率目标</w:t>
            </w:r>
          </w:p>
        </w:tc>
      </w:tr>
      <w:tr w14:paraId="1393B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0" w:type="dxa"/>
            <w:vAlign w:val="center"/>
          </w:tcPr>
          <w:p w14:paraId="07AB76ED">
            <w:pPr>
              <w:keepNext/>
              <w:snapToGrid w:val="0"/>
              <w:spacing w:before="70" w:after="70" w:line="240" w:lineRule="auto"/>
              <w:ind w:firstLine="0"/>
              <w:jc w:val="center"/>
              <w:rPr>
                <w:sz w:val="21"/>
              </w:rPr>
            </w:pPr>
            <w:r>
              <w:rPr>
                <w:sz w:val="21"/>
                <w:szCs w:val="21"/>
              </w:rPr>
              <w:t>平坡（葛洲坝闸室）</w:t>
            </w:r>
          </w:p>
        </w:tc>
        <w:tc>
          <w:tcPr>
            <w:tcW w:w="2701" w:type="dxa"/>
            <w:vAlign w:val="center"/>
          </w:tcPr>
          <w:p w14:paraId="57FE14AC">
            <w:pPr>
              <w:keepNext/>
              <w:snapToGrid w:val="0"/>
              <w:spacing w:before="70" w:after="70" w:line="240" w:lineRule="auto"/>
              <w:ind w:firstLine="0"/>
              <w:jc w:val="left"/>
              <w:rPr>
                <w:sz w:val="21"/>
              </w:rPr>
            </w:pPr>
            <w:r>
              <w:rPr>
                <w:sz w:val="21"/>
                <w:szCs w:val="21"/>
              </w:rPr>
              <w:t>范围小、精度高、边界规则、门槽遮挡多</w:t>
            </w:r>
          </w:p>
        </w:tc>
        <w:tc>
          <w:tcPr>
            <w:tcW w:w="3184" w:type="dxa"/>
            <w:vAlign w:val="center"/>
          </w:tcPr>
          <w:p w14:paraId="496BFBA0">
            <w:pPr>
              <w:keepNext/>
              <w:snapToGrid w:val="0"/>
              <w:spacing w:before="70" w:after="70" w:line="240" w:lineRule="auto"/>
              <w:ind w:firstLine="0"/>
              <w:jc w:val="center"/>
              <w:rPr>
                <w:sz w:val="21"/>
              </w:rPr>
            </w:pPr>
            <w:r>
              <w:rPr>
                <w:sz w:val="21"/>
                <w:szCs w:val="21"/>
              </w:rPr>
              <w:t>高密度重建、门槽专项处理、2 站拼接、整体平差</w:t>
            </w:r>
          </w:p>
        </w:tc>
        <w:tc>
          <w:tcPr>
            <w:tcW w:w="1374" w:type="dxa"/>
            <w:vAlign w:val="center"/>
          </w:tcPr>
          <w:p w14:paraId="4EA10D9A">
            <w:pPr>
              <w:keepNext/>
              <w:snapToGrid w:val="0"/>
              <w:spacing w:before="70" w:after="70" w:line="240" w:lineRule="auto"/>
              <w:ind w:firstLine="0"/>
              <w:jc w:val="center"/>
              <w:rPr>
                <w:sz w:val="21"/>
              </w:rPr>
            </w:pPr>
            <w:r>
              <w:rPr>
                <w:sz w:val="21"/>
                <w:szCs w:val="21"/>
              </w:rPr>
              <w:t>24 h 完成重建渲染</w:t>
            </w:r>
          </w:p>
        </w:tc>
      </w:tr>
      <w:tr w14:paraId="4FCA9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0" w:type="dxa"/>
            <w:vAlign w:val="center"/>
          </w:tcPr>
          <w:p w14:paraId="25C7F849">
            <w:pPr>
              <w:keepNext/>
              <w:snapToGrid w:val="0"/>
              <w:spacing w:before="70" w:after="70" w:line="240" w:lineRule="auto"/>
              <w:ind w:firstLine="0"/>
              <w:jc w:val="center"/>
              <w:rPr>
                <w:sz w:val="21"/>
              </w:rPr>
            </w:pPr>
            <w:r>
              <w:rPr>
                <w:sz w:val="21"/>
                <w:szCs w:val="21"/>
              </w:rPr>
              <w:t>缓坡（三峡深孔）</w:t>
            </w:r>
          </w:p>
        </w:tc>
        <w:tc>
          <w:tcPr>
            <w:tcW w:w="2701" w:type="dxa"/>
            <w:vAlign w:val="center"/>
          </w:tcPr>
          <w:p w14:paraId="038CBF39">
            <w:pPr>
              <w:keepNext/>
              <w:snapToGrid w:val="0"/>
              <w:spacing w:before="70" w:after="70" w:line="240" w:lineRule="auto"/>
              <w:ind w:firstLine="0"/>
              <w:jc w:val="left"/>
              <w:rPr>
                <w:sz w:val="21"/>
              </w:rPr>
            </w:pPr>
            <w:r>
              <w:rPr>
                <w:sz w:val="21"/>
                <w:szCs w:val="21"/>
              </w:rPr>
              <w:t>纵向长、分段多、纹理弱、光照不均</w:t>
            </w:r>
          </w:p>
        </w:tc>
        <w:tc>
          <w:tcPr>
            <w:tcW w:w="3184" w:type="dxa"/>
            <w:vAlign w:val="center"/>
          </w:tcPr>
          <w:p w14:paraId="499091BF">
            <w:pPr>
              <w:keepNext/>
              <w:snapToGrid w:val="0"/>
              <w:spacing w:before="70" w:after="70" w:line="240" w:lineRule="auto"/>
              <w:ind w:firstLine="0"/>
              <w:jc w:val="center"/>
              <w:rPr>
                <w:sz w:val="21"/>
              </w:rPr>
            </w:pPr>
            <w:r>
              <w:rPr>
                <w:sz w:val="21"/>
                <w:szCs w:val="21"/>
              </w:rPr>
              <w:t>分段重建+全局优化、弱纹理增强、色彩均衡</w:t>
            </w:r>
          </w:p>
        </w:tc>
        <w:tc>
          <w:tcPr>
            <w:tcW w:w="1374" w:type="dxa"/>
            <w:vAlign w:val="center"/>
          </w:tcPr>
          <w:p w14:paraId="4A343463">
            <w:pPr>
              <w:keepNext/>
              <w:snapToGrid w:val="0"/>
              <w:spacing w:before="70" w:after="70" w:line="240" w:lineRule="auto"/>
              <w:ind w:firstLine="0"/>
              <w:jc w:val="center"/>
              <w:rPr>
                <w:sz w:val="21"/>
              </w:rPr>
            </w:pPr>
            <w:r>
              <w:rPr>
                <w:sz w:val="21"/>
                <w:szCs w:val="21"/>
              </w:rPr>
              <w:t>72 h 内出报告</w:t>
            </w:r>
          </w:p>
        </w:tc>
      </w:tr>
      <w:tr w14:paraId="3C6DC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40" w:type="dxa"/>
            <w:vAlign w:val="center"/>
          </w:tcPr>
          <w:p w14:paraId="2A418FC0">
            <w:pPr>
              <w:keepNext/>
              <w:snapToGrid w:val="0"/>
              <w:spacing w:before="70" w:after="70" w:line="240" w:lineRule="auto"/>
              <w:ind w:firstLine="0"/>
              <w:jc w:val="center"/>
              <w:rPr>
                <w:sz w:val="21"/>
              </w:rPr>
            </w:pPr>
            <w:r>
              <w:rPr>
                <w:sz w:val="21"/>
                <w:szCs w:val="21"/>
              </w:rPr>
              <w:t>陡坡（向家坝表孔）</w:t>
            </w:r>
          </w:p>
        </w:tc>
        <w:tc>
          <w:tcPr>
            <w:tcW w:w="2701" w:type="dxa"/>
            <w:vAlign w:val="center"/>
          </w:tcPr>
          <w:p w14:paraId="3034810F">
            <w:pPr>
              <w:keepNext/>
              <w:snapToGrid w:val="0"/>
              <w:spacing w:before="70" w:after="70" w:line="240" w:lineRule="auto"/>
              <w:ind w:firstLine="0"/>
              <w:jc w:val="left"/>
              <w:rPr>
                <w:sz w:val="21"/>
              </w:rPr>
            </w:pPr>
            <w:r>
              <w:rPr>
                <w:sz w:val="21"/>
                <w:szCs w:val="21"/>
              </w:rPr>
              <w:t>坡度大、视角受限、湿润差异</w:t>
            </w:r>
          </w:p>
        </w:tc>
        <w:tc>
          <w:tcPr>
            <w:tcW w:w="3184" w:type="dxa"/>
            <w:vAlign w:val="center"/>
          </w:tcPr>
          <w:p w14:paraId="6947DACA">
            <w:pPr>
              <w:keepNext/>
              <w:snapToGrid w:val="0"/>
              <w:spacing w:before="70" w:after="70" w:line="240" w:lineRule="auto"/>
              <w:ind w:firstLine="0"/>
              <w:jc w:val="center"/>
              <w:rPr>
                <w:sz w:val="21"/>
              </w:rPr>
            </w:pPr>
            <w:r>
              <w:rPr>
                <w:sz w:val="21"/>
                <w:szCs w:val="21"/>
              </w:rPr>
              <w:t>视角加权融合、湿润区域专项去噪、平台数据拼接</w:t>
            </w:r>
          </w:p>
        </w:tc>
        <w:tc>
          <w:tcPr>
            <w:tcW w:w="1374" w:type="dxa"/>
            <w:vAlign w:val="center"/>
          </w:tcPr>
          <w:p w14:paraId="04A15605">
            <w:pPr>
              <w:keepNext/>
              <w:snapToGrid w:val="0"/>
              <w:spacing w:before="70" w:after="70" w:line="240" w:lineRule="auto"/>
              <w:ind w:firstLine="0"/>
              <w:jc w:val="center"/>
              <w:rPr>
                <w:sz w:val="21"/>
              </w:rPr>
            </w:pPr>
            <w:r>
              <w:rPr>
                <w:sz w:val="21"/>
                <w:szCs w:val="21"/>
              </w:rPr>
              <w:t>72 h 内出报告</w:t>
            </w:r>
          </w:p>
        </w:tc>
      </w:tr>
    </w:tbl>
    <w:p w14:paraId="5995E0A1">
      <w:pPr>
        <w:spacing w:line="240" w:lineRule="auto"/>
      </w:pPr>
    </w:p>
    <w:p w14:paraId="65D766B0">
      <w:pPr>
        <w:pStyle w:val="6"/>
      </w:pPr>
      <w:r>
        <w:rPr>
          <w:szCs w:val="32"/>
        </w:rPr>
        <w:t>2.5.3.9 软件工程与合规</w:t>
      </w:r>
    </w:p>
    <w:p w14:paraId="138B64DA">
      <w:r>
        <w:t>（1）开发规范。采用模块化、松耦合设计；代码遵循国标编码规范；关键算法单元测试覆盖率不低于 70%；提供需求规格说明书、设计说明书、测试报告、用户手册。</w:t>
      </w:r>
    </w:p>
    <w:p w14:paraId="65A8BCC9">
      <w:r>
        <w:t>（2）自主可控。运行于统信 UOS 或银河麒麟操作系统；数据库采用国产数据库；中间件采用国产中间件；开发团队全部为国内团队；不引入未通过网络安全审查的第三方组件。</w:t>
      </w:r>
    </w:p>
    <w:p w14:paraId="155F50B3">
      <w:r>
        <w:t>（3）网络安全。软件不采集与业务无关的数据；通信加密；提供离线运行模式；日志留存不少于 6 个月；配合甲方开展安全测评与漏洞整改。</w:t>
      </w:r>
    </w:p>
    <w:p w14:paraId="04A7A92A">
      <w:r>
        <w:t>（4）性能指标。单项目支持不少于 50 亿点云管理；三维视图操作帧率不低于 30 fps；缺陷识别单场景耗时不超过 2 h；报告生成不超过 4 h；软件连续运行 72 h 无崩溃。</w:t>
      </w:r>
    </w:p>
    <w:p w14:paraId="2F116456">
      <w:r>
        <w:t>（5）易用性。提供中文界面、流程向导、在线帮助、操作视频；常用功能不超过 3 次点击可达；支持快捷键自定义。</w:t>
      </w:r>
    </w:p>
    <w:p w14:paraId="4942F3EF">
      <w:pPr>
        <w:pStyle w:val="6"/>
      </w:pPr>
      <w:r>
        <w:rPr>
          <w:szCs w:val="32"/>
        </w:rPr>
        <w:t>2.5.3.10 数据库设计</w:t>
      </w:r>
    </w:p>
    <w:p w14:paraId="2894F69C">
      <w:r>
        <w:t>软件采用</w:t>
      </w:r>
      <w:r>
        <w:rPr>
          <w:rFonts w:hint="eastAsia"/>
        </w:rPr>
        <w:t>“</w:t>
      </w:r>
      <w:r>
        <w:t>关系库 + 文件库 + 空间索引</w:t>
      </w:r>
      <w:r>
        <w:rPr>
          <w:rFonts w:hint="eastAsia"/>
        </w:rPr>
        <w:t>”</w:t>
      </w:r>
      <w:r>
        <w:t>的混合存储架构：结构化业务数据存入国产关系数据库；点云、影像、模型等大文件存入文件库，数据库仅保存路径、元数据与校验值；空间数据建立八叉树索引，支持快速检索与可视化。</w:t>
      </w:r>
    </w:p>
    <w:p w14:paraId="75C58FE4">
      <w:r>
        <w:rPr>
          <w:b/>
        </w:rPr>
        <w:t>（1）核心数据表。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5"/>
        <w:gridCol w:w="1268"/>
        <w:gridCol w:w="5717"/>
      </w:tblGrid>
      <w:tr w14:paraId="54E83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15" w:type="dxa"/>
            <w:shd w:val="clear" w:color="auto" w:fill="E7E6E6"/>
            <w:vAlign w:val="center"/>
          </w:tcPr>
          <w:p w14:paraId="372E1A23">
            <w:pPr>
              <w:keepNext/>
              <w:snapToGrid w:val="0"/>
              <w:spacing w:before="70" w:after="70" w:line="240" w:lineRule="auto"/>
              <w:ind w:firstLine="0"/>
              <w:jc w:val="center"/>
              <w:rPr>
                <w:b/>
                <w:sz w:val="21"/>
              </w:rPr>
            </w:pPr>
            <w:r>
              <w:rPr>
                <w:b/>
                <w:sz w:val="21"/>
                <w:szCs w:val="21"/>
              </w:rPr>
              <w:t>表名</w:t>
            </w:r>
          </w:p>
        </w:tc>
        <w:tc>
          <w:tcPr>
            <w:tcW w:w="1268" w:type="dxa"/>
            <w:shd w:val="clear" w:color="auto" w:fill="E7E6E6"/>
            <w:vAlign w:val="center"/>
          </w:tcPr>
          <w:p w14:paraId="7EAD7160">
            <w:pPr>
              <w:keepNext/>
              <w:snapToGrid w:val="0"/>
              <w:spacing w:before="70" w:after="70" w:line="240" w:lineRule="auto"/>
              <w:ind w:firstLine="0"/>
              <w:jc w:val="center"/>
              <w:rPr>
                <w:b/>
                <w:sz w:val="21"/>
              </w:rPr>
            </w:pPr>
            <w:r>
              <w:rPr>
                <w:b/>
                <w:sz w:val="21"/>
                <w:szCs w:val="21"/>
              </w:rPr>
              <w:t>说明</w:t>
            </w:r>
          </w:p>
        </w:tc>
        <w:tc>
          <w:tcPr>
            <w:tcW w:w="5717" w:type="dxa"/>
            <w:shd w:val="clear" w:color="auto" w:fill="E7E6E6"/>
            <w:vAlign w:val="center"/>
          </w:tcPr>
          <w:p w14:paraId="5EE366B6">
            <w:pPr>
              <w:keepNext/>
              <w:snapToGrid w:val="0"/>
              <w:spacing w:before="70" w:after="70" w:line="240" w:lineRule="auto"/>
              <w:ind w:firstLine="0"/>
              <w:jc w:val="center"/>
              <w:rPr>
                <w:b/>
                <w:sz w:val="21"/>
              </w:rPr>
            </w:pPr>
            <w:r>
              <w:rPr>
                <w:b/>
                <w:sz w:val="21"/>
                <w:szCs w:val="21"/>
              </w:rPr>
              <w:t>主要字段</w:t>
            </w:r>
          </w:p>
        </w:tc>
      </w:tr>
      <w:tr w14:paraId="31246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6AB65BFC">
            <w:pPr>
              <w:keepNext/>
              <w:snapToGrid w:val="0"/>
              <w:spacing w:before="70" w:after="70" w:line="240" w:lineRule="auto"/>
              <w:ind w:firstLine="0"/>
              <w:jc w:val="left"/>
              <w:rPr>
                <w:sz w:val="21"/>
              </w:rPr>
            </w:pPr>
            <w:r>
              <w:rPr>
                <w:sz w:val="21"/>
                <w:szCs w:val="21"/>
              </w:rPr>
              <w:t>T_PROJECT</w:t>
            </w:r>
          </w:p>
        </w:tc>
        <w:tc>
          <w:tcPr>
            <w:tcW w:w="1268" w:type="dxa"/>
            <w:vAlign w:val="center"/>
          </w:tcPr>
          <w:p w14:paraId="70F3B66C">
            <w:pPr>
              <w:keepNext/>
              <w:snapToGrid w:val="0"/>
              <w:spacing w:before="70" w:after="70" w:line="240" w:lineRule="auto"/>
              <w:ind w:firstLine="0"/>
              <w:jc w:val="left"/>
              <w:rPr>
                <w:sz w:val="21"/>
              </w:rPr>
            </w:pPr>
            <w:r>
              <w:rPr>
                <w:sz w:val="21"/>
                <w:szCs w:val="21"/>
              </w:rPr>
              <w:t>项目</w:t>
            </w:r>
          </w:p>
        </w:tc>
        <w:tc>
          <w:tcPr>
            <w:tcW w:w="5717" w:type="dxa"/>
            <w:vAlign w:val="center"/>
          </w:tcPr>
          <w:p w14:paraId="50AA524E">
            <w:pPr>
              <w:keepNext/>
              <w:snapToGrid w:val="0"/>
              <w:spacing w:before="70" w:after="70" w:line="240" w:lineRule="auto"/>
              <w:ind w:firstLine="0"/>
              <w:jc w:val="left"/>
              <w:rPr>
                <w:sz w:val="21"/>
              </w:rPr>
            </w:pPr>
            <w:r>
              <w:rPr>
                <w:sz w:val="21"/>
                <w:szCs w:val="21"/>
              </w:rPr>
              <w:t>项目ID、名称、电站、标段、合同号、起止时间</w:t>
            </w:r>
          </w:p>
        </w:tc>
      </w:tr>
      <w:tr w14:paraId="0FFAE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5D27ECB4">
            <w:pPr>
              <w:keepNext/>
              <w:snapToGrid w:val="0"/>
              <w:spacing w:before="70" w:after="70" w:line="240" w:lineRule="auto"/>
              <w:ind w:firstLine="0"/>
              <w:jc w:val="left"/>
              <w:rPr>
                <w:sz w:val="21"/>
              </w:rPr>
            </w:pPr>
            <w:r>
              <w:rPr>
                <w:sz w:val="21"/>
                <w:szCs w:val="21"/>
              </w:rPr>
              <w:t>T_UNIT</w:t>
            </w:r>
          </w:p>
        </w:tc>
        <w:tc>
          <w:tcPr>
            <w:tcW w:w="1268" w:type="dxa"/>
            <w:vAlign w:val="center"/>
          </w:tcPr>
          <w:p w14:paraId="5FB09BF7">
            <w:pPr>
              <w:keepNext/>
              <w:snapToGrid w:val="0"/>
              <w:spacing w:before="70" w:after="70" w:line="240" w:lineRule="auto"/>
              <w:ind w:firstLine="0"/>
              <w:jc w:val="left"/>
              <w:rPr>
                <w:sz w:val="21"/>
              </w:rPr>
            </w:pPr>
            <w:r>
              <w:rPr>
                <w:sz w:val="21"/>
                <w:szCs w:val="21"/>
              </w:rPr>
              <w:t>流道单元</w:t>
            </w:r>
          </w:p>
        </w:tc>
        <w:tc>
          <w:tcPr>
            <w:tcW w:w="5717" w:type="dxa"/>
            <w:vAlign w:val="center"/>
          </w:tcPr>
          <w:p w14:paraId="155C461F">
            <w:pPr>
              <w:keepNext/>
              <w:snapToGrid w:val="0"/>
              <w:spacing w:before="70" w:after="70" w:line="240" w:lineRule="auto"/>
              <w:ind w:firstLine="0"/>
              <w:jc w:val="left"/>
              <w:rPr>
                <w:sz w:val="21"/>
              </w:rPr>
            </w:pPr>
            <w:r>
              <w:rPr>
                <w:sz w:val="21"/>
                <w:szCs w:val="21"/>
              </w:rPr>
              <w:t>单元ID、项目ID、坝型、孔径、坡度类型、设计图号</w:t>
            </w:r>
          </w:p>
        </w:tc>
      </w:tr>
      <w:tr w14:paraId="21DF8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26D4623A">
            <w:pPr>
              <w:keepNext/>
              <w:snapToGrid w:val="0"/>
              <w:spacing w:before="70" w:after="70" w:line="240" w:lineRule="auto"/>
              <w:ind w:firstLine="0"/>
              <w:jc w:val="left"/>
              <w:rPr>
                <w:sz w:val="21"/>
              </w:rPr>
            </w:pPr>
            <w:r>
              <w:rPr>
                <w:sz w:val="21"/>
                <w:szCs w:val="21"/>
              </w:rPr>
              <w:t>T_SURVEY</w:t>
            </w:r>
          </w:p>
        </w:tc>
        <w:tc>
          <w:tcPr>
            <w:tcW w:w="1268" w:type="dxa"/>
            <w:vAlign w:val="center"/>
          </w:tcPr>
          <w:p w14:paraId="3CC8FF98">
            <w:pPr>
              <w:keepNext/>
              <w:snapToGrid w:val="0"/>
              <w:spacing w:before="70" w:after="70" w:line="240" w:lineRule="auto"/>
              <w:ind w:firstLine="0"/>
              <w:jc w:val="left"/>
              <w:rPr>
                <w:sz w:val="21"/>
              </w:rPr>
            </w:pPr>
            <w:r>
              <w:rPr>
                <w:sz w:val="21"/>
                <w:szCs w:val="21"/>
              </w:rPr>
              <w:t>测次</w:t>
            </w:r>
          </w:p>
        </w:tc>
        <w:tc>
          <w:tcPr>
            <w:tcW w:w="5717" w:type="dxa"/>
            <w:vAlign w:val="center"/>
          </w:tcPr>
          <w:p w14:paraId="060250B9">
            <w:pPr>
              <w:keepNext/>
              <w:snapToGrid w:val="0"/>
              <w:spacing w:before="70" w:after="70" w:line="240" w:lineRule="auto"/>
              <w:ind w:firstLine="0"/>
              <w:jc w:val="left"/>
              <w:rPr>
                <w:sz w:val="21"/>
              </w:rPr>
            </w:pPr>
            <w:r>
              <w:rPr>
                <w:sz w:val="21"/>
                <w:szCs w:val="21"/>
              </w:rPr>
              <w:t>测次ID、单元ID、检修年度、测次类型（修前/修后）、日期</w:t>
            </w:r>
          </w:p>
        </w:tc>
      </w:tr>
      <w:tr w14:paraId="74242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1887F72D">
            <w:pPr>
              <w:keepNext/>
              <w:snapToGrid w:val="0"/>
              <w:spacing w:before="70" w:after="70" w:line="240" w:lineRule="auto"/>
              <w:ind w:firstLine="0"/>
              <w:jc w:val="left"/>
              <w:rPr>
                <w:sz w:val="21"/>
              </w:rPr>
            </w:pPr>
            <w:r>
              <w:rPr>
                <w:sz w:val="21"/>
                <w:szCs w:val="21"/>
              </w:rPr>
              <w:t>T_STATION</w:t>
            </w:r>
          </w:p>
        </w:tc>
        <w:tc>
          <w:tcPr>
            <w:tcW w:w="1268" w:type="dxa"/>
            <w:vAlign w:val="center"/>
          </w:tcPr>
          <w:p w14:paraId="33223A29">
            <w:pPr>
              <w:keepNext/>
              <w:snapToGrid w:val="0"/>
              <w:spacing w:before="70" w:after="70" w:line="240" w:lineRule="auto"/>
              <w:ind w:firstLine="0"/>
              <w:jc w:val="left"/>
              <w:rPr>
                <w:sz w:val="21"/>
              </w:rPr>
            </w:pPr>
            <w:r>
              <w:rPr>
                <w:sz w:val="21"/>
                <w:szCs w:val="21"/>
              </w:rPr>
              <w:t>测站</w:t>
            </w:r>
          </w:p>
        </w:tc>
        <w:tc>
          <w:tcPr>
            <w:tcW w:w="5717" w:type="dxa"/>
            <w:vAlign w:val="center"/>
          </w:tcPr>
          <w:p w14:paraId="431E154E">
            <w:pPr>
              <w:keepNext/>
              <w:snapToGrid w:val="0"/>
              <w:spacing w:before="70" w:after="70" w:line="240" w:lineRule="auto"/>
              <w:ind w:firstLine="0"/>
              <w:jc w:val="left"/>
              <w:rPr>
                <w:sz w:val="21"/>
              </w:rPr>
            </w:pPr>
            <w:r>
              <w:rPr>
                <w:sz w:val="21"/>
                <w:szCs w:val="21"/>
              </w:rPr>
              <w:t>测站ID、测次ID、设备编号、坐标、标定残差</w:t>
            </w:r>
          </w:p>
        </w:tc>
      </w:tr>
      <w:tr w14:paraId="4D2E4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29D5B7D1">
            <w:pPr>
              <w:keepNext/>
              <w:snapToGrid w:val="0"/>
              <w:spacing w:before="70" w:after="70" w:line="240" w:lineRule="auto"/>
              <w:ind w:firstLine="0"/>
              <w:jc w:val="left"/>
              <w:rPr>
                <w:sz w:val="21"/>
              </w:rPr>
            </w:pPr>
            <w:r>
              <w:rPr>
                <w:sz w:val="21"/>
                <w:szCs w:val="21"/>
              </w:rPr>
              <w:t>T_DEVICE</w:t>
            </w:r>
          </w:p>
        </w:tc>
        <w:tc>
          <w:tcPr>
            <w:tcW w:w="1268" w:type="dxa"/>
            <w:vAlign w:val="center"/>
          </w:tcPr>
          <w:p w14:paraId="06F98BCB">
            <w:pPr>
              <w:keepNext/>
              <w:snapToGrid w:val="0"/>
              <w:spacing w:before="70" w:after="70" w:line="240" w:lineRule="auto"/>
              <w:ind w:firstLine="0"/>
              <w:jc w:val="left"/>
              <w:rPr>
                <w:sz w:val="21"/>
              </w:rPr>
            </w:pPr>
            <w:r>
              <w:rPr>
                <w:sz w:val="21"/>
                <w:szCs w:val="21"/>
              </w:rPr>
              <w:t>设备台账</w:t>
            </w:r>
          </w:p>
        </w:tc>
        <w:tc>
          <w:tcPr>
            <w:tcW w:w="5717" w:type="dxa"/>
            <w:vAlign w:val="center"/>
          </w:tcPr>
          <w:p w14:paraId="2E74AD6F">
            <w:pPr>
              <w:keepNext/>
              <w:snapToGrid w:val="0"/>
              <w:spacing w:before="70" w:after="70" w:line="240" w:lineRule="auto"/>
              <w:ind w:firstLine="0"/>
              <w:jc w:val="left"/>
              <w:rPr>
                <w:sz w:val="21"/>
              </w:rPr>
            </w:pPr>
            <w:r>
              <w:rPr>
                <w:sz w:val="21"/>
                <w:szCs w:val="21"/>
              </w:rPr>
              <w:t>设备ID、类型、型号、编号、检定日期、状态</w:t>
            </w:r>
          </w:p>
        </w:tc>
      </w:tr>
      <w:tr w14:paraId="70595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0391D470">
            <w:pPr>
              <w:keepNext/>
              <w:snapToGrid w:val="0"/>
              <w:spacing w:before="70" w:after="70" w:line="240" w:lineRule="auto"/>
              <w:ind w:firstLine="0"/>
              <w:jc w:val="left"/>
              <w:rPr>
                <w:sz w:val="21"/>
              </w:rPr>
            </w:pPr>
            <w:r>
              <w:rPr>
                <w:sz w:val="21"/>
                <w:szCs w:val="21"/>
              </w:rPr>
              <w:t>T_POINTCLOUD</w:t>
            </w:r>
          </w:p>
        </w:tc>
        <w:tc>
          <w:tcPr>
            <w:tcW w:w="1268" w:type="dxa"/>
            <w:vAlign w:val="center"/>
          </w:tcPr>
          <w:p w14:paraId="0C8F73E1">
            <w:pPr>
              <w:keepNext/>
              <w:snapToGrid w:val="0"/>
              <w:spacing w:before="70" w:after="70" w:line="240" w:lineRule="auto"/>
              <w:ind w:firstLine="0"/>
              <w:jc w:val="left"/>
              <w:rPr>
                <w:sz w:val="21"/>
              </w:rPr>
            </w:pPr>
            <w:r>
              <w:rPr>
                <w:sz w:val="21"/>
                <w:szCs w:val="21"/>
              </w:rPr>
              <w:t>点云成果</w:t>
            </w:r>
          </w:p>
        </w:tc>
        <w:tc>
          <w:tcPr>
            <w:tcW w:w="5717" w:type="dxa"/>
            <w:vAlign w:val="center"/>
          </w:tcPr>
          <w:p w14:paraId="765D3223">
            <w:pPr>
              <w:keepNext/>
              <w:snapToGrid w:val="0"/>
              <w:spacing w:before="70" w:after="70" w:line="240" w:lineRule="auto"/>
              <w:ind w:firstLine="0"/>
              <w:jc w:val="left"/>
              <w:rPr>
                <w:sz w:val="21"/>
              </w:rPr>
            </w:pPr>
            <w:r>
              <w:rPr>
                <w:sz w:val="21"/>
                <w:szCs w:val="21"/>
              </w:rPr>
              <w:t>点云ID、测次ID、路径、点数、密度、坐标系、校验值</w:t>
            </w:r>
          </w:p>
        </w:tc>
      </w:tr>
      <w:tr w14:paraId="24124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2ED62B3E">
            <w:pPr>
              <w:keepNext/>
              <w:snapToGrid w:val="0"/>
              <w:spacing w:before="70" w:after="70" w:line="240" w:lineRule="auto"/>
              <w:ind w:firstLine="0"/>
              <w:jc w:val="left"/>
              <w:rPr>
                <w:sz w:val="21"/>
              </w:rPr>
            </w:pPr>
            <w:r>
              <w:rPr>
                <w:sz w:val="21"/>
                <w:szCs w:val="21"/>
              </w:rPr>
              <w:t>T_MODEL</w:t>
            </w:r>
          </w:p>
        </w:tc>
        <w:tc>
          <w:tcPr>
            <w:tcW w:w="1268" w:type="dxa"/>
            <w:vAlign w:val="center"/>
          </w:tcPr>
          <w:p w14:paraId="6945BE6A">
            <w:pPr>
              <w:keepNext/>
              <w:snapToGrid w:val="0"/>
              <w:spacing w:before="70" w:after="70" w:line="240" w:lineRule="auto"/>
              <w:ind w:firstLine="0"/>
              <w:jc w:val="left"/>
              <w:rPr>
                <w:sz w:val="21"/>
              </w:rPr>
            </w:pPr>
            <w:r>
              <w:rPr>
                <w:sz w:val="21"/>
                <w:szCs w:val="21"/>
              </w:rPr>
              <w:t>模型成果</w:t>
            </w:r>
          </w:p>
        </w:tc>
        <w:tc>
          <w:tcPr>
            <w:tcW w:w="5717" w:type="dxa"/>
            <w:vAlign w:val="center"/>
          </w:tcPr>
          <w:p w14:paraId="33A6E0FE">
            <w:pPr>
              <w:keepNext/>
              <w:snapToGrid w:val="0"/>
              <w:spacing w:before="70" w:after="70" w:line="240" w:lineRule="auto"/>
              <w:ind w:firstLine="0"/>
              <w:jc w:val="left"/>
              <w:rPr>
                <w:sz w:val="21"/>
              </w:rPr>
            </w:pPr>
            <w:r>
              <w:rPr>
                <w:sz w:val="21"/>
                <w:szCs w:val="21"/>
              </w:rPr>
              <w:t>模型ID、测次ID、类型（网格/高斯）、路径、精度指标</w:t>
            </w:r>
          </w:p>
        </w:tc>
      </w:tr>
      <w:tr w14:paraId="02590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6D250708">
            <w:pPr>
              <w:keepNext/>
              <w:snapToGrid w:val="0"/>
              <w:spacing w:before="70" w:after="70" w:line="240" w:lineRule="auto"/>
              <w:ind w:firstLine="0"/>
              <w:jc w:val="left"/>
              <w:rPr>
                <w:sz w:val="21"/>
              </w:rPr>
            </w:pPr>
            <w:r>
              <w:rPr>
                <w:sz w:val="21"/>
                <w:szCs w:val="21"/>
              </w:rPr>
              <w:t>T_IMAGE</w:t>
            </w:r>
          </w:p>
        </w:tc>
        <w:tc>
          <w:tcPr>
            <w:tcW w:w="1268" w:type="dxa"/>
            <w:vAlign w:val="center"/>
          </w:tcPr>
          <w:p w14:paraId="408BB245">
            <w:pPr>
              <w:keepNext/>
              <w:snapToGrid w:val="0"/>
              <w:spacing w:before="70" w:after="70" w:line="240" w:lineRule="auto"/>
              <w:ind w:firstLine="0"/>
              <w:jc w:val="left"/>
              <w:rPr>
                <w:sz w:val="21"/>
              </w:rPr>
            </w:pPr>
            <w:r>
              <w:rPr>
                <w:sz w:val="21"/>
                <w:szCs w:val="21"/>
              </w:rPr>
              <w:t>影像</w:t>
            </w:r>
          </w:p>
        </w:tc>
        <w:tc>
          <w:tcPr>
            <w:tcW w:w="5717" w:type="dxa"/>
            <w:vAlign w:val="center"/>
          </w:tcPr>
          <w:p w14:paraId="4A42DE5A">
            <w:pPr>
              <w:keepNext/>
              <w:snapToGrid w:val="0"/>
              <w:spacing w:before="70" w:after="70" w:line="240" w:lineRule="auto"/>
              <w:ind w:firstLine="0"/>
              <w:jc w:val="left"/>
              <w:rPr>
                <w:sz w:val="21"/>
              </w:rPr>
            </w:pPr>
            <w:r>
              <w:rPr>
                <w:sz w:val="21"/>
                <w:szCs w:val="21"/>
              </w:rPr>
              <w:t>影像ID、测次ID、路径、分辨率、拍摄参数、位姿</w:t>
            </w:r>
          </w:p>
        </w:tc>
      </w:tr>
      <w:tr w14:paraId="6D857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2BAEBC01">
            <w:pPr>
              <w:keepNext/>
              <w:snapToGrid w:val="0"/>
              <w:spacing w:before="70" w:after="70" w:line="240" w:lineRule="auto"/>
              <w:ind w:firstLine="0"/>
              <w:jc w:val="left"/>
              <w:rPr>
                <w:sz w:val="21"/>
              </w:rPr>
            </w:pPr>
            <w:r>
              <w:rPr>
                <w:sz w:val="21"/>
                <w:szCs w:val="21"/>
              </w:rPr>
              <w:t>T_DEFECT</w:t>
            </w:r>
          </w:p>
        </w:tc>
        <w:tc>
          <w:tcPr>
            <w:tcW w:w="1268" w:type="dxa"/>
            <w:vAlign w:val="center"/>
          </w:tcPr>
          <w:p w14:paraId="696F2B75">
            <w:pPr>
              <w:keepNext/>
              <w:snapToGrid w:val="0"/>
              <w:spacing w:before="70" w:after="70" w:line="240" w:lineRule="auto"/>
              <w:ind w:firstLine="0"/>
              <w:jc w:val="left"/>
              <w:rPr>
                <w:sz w:val="21"/>
              </w:rPr>
            </w:pPr>
            <w:r>
              <w:rPr>
                <w:sz w:val="21"/>
                <w:szCs w:val="21"/>
              </w:rPr>
              <w:t>缺陷</w:t>
            </w:r>
          </w:p>
        </w:tc>
        <w:tc>
          <w:tcPr>
            <w:tcW w:w="5717" w:type="dxa"/>
            <w:vAlign w:val="center"/>
          </w:tcPr>
          <w:p w14:paraId="68E32814">
            <w:pPr>
              <w:keepNext/>
              <w:snapToGrid w:val="0"/>
              <w:spacing w:before="70" w:after="70" w:line="240" w:lineRule="auto"/>
              <w:ind w:firstLine="0"/>
              <w:jc w:val="left"/>
              <w:rPr>
                <w:sz w:val="21"/>
              </w:rPr>
            </w:pPr>
            <w:r>
              <w:rPr>
                <w:sz w:val="21"/>
                <w:szCs w:val="21"/>
              </w:rPr>
              <w:t>缺陷ID、测次ID、编号、类别、是否冲磨、位置、尺寸、级别、置信度、状态</w:t>
            </w:r>
          </w:p>
        </w:tc>
      </w:tr>
      <w:tr w14:paraId="0162C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34EA6C71">
            <w:pPr>
              <w:keepNext/>
              <w:snapToGrid w:val="0"/>
              <w:spacing w:before="70" w:after="70" w:line="240" w:lineRule="auto"/>
              <w:ind w:firstLine="0"/>
              <w:jc w:val="left"/>
              <w:rPr>
                <w:sz w:val="21"/>
              </w:rPr>
            </w:pPr>
            <w:r>
              <w:rPr>
                <w:sz w:val="21"/>
                <w:szCs w:val="21"/>
              </w:rPr>
              <w:t>T_DEFECT_HIST</w:t>
            </w:r>
          </w:p>
        </w:tc>
        <w:tc>
          <w:tcPr>
            <w:tcW w:w="1268" w:type="dxa"/>
            <w:vAlign w:val="center"/>
          </w:tcPr>
          <w:p w14:paraId="204EFB4D">
            <w:pPr>
              <w:keepNext/>
              <w:snapToGrid w:val="0"/>
              <w:spacing w:before="70" w:after="70" w:line="240" w:lineRule="auto"/>
              <w:ind w:firstLine="0"/>
              <w:jc w:val="left"/>
              <w:rPr>
                <w:sz w:val="21"/>
              </w:rPr>
            </w:pPr>
            <w:r>
              <w:rPr>
                <w:sz w:val="21"/>
                <w:szCs w:val="21"/>
              </w:rPr>
              <w:t>缺陷历史</w:t>
            </w:r>
          </w:p>
        </w:tc>
        <w:tc>
          <w:tcPr>
            <w:tcW w:w="5717" w:type="dxa"/>
            <w:vAlign w:val="center"/>
          </w:tcPr>
          <w:p w14:paraId="110B810F">
            <w:pPr>
              <w:keepNext/>
              <w:snapToGrid w:val="0"/>
              <w:spacing w:before="70" w:after="70" w:line="240" w:lineRule="auto"/>
              <w:ind w:firstLine="0"/>
              <w:jc w:val="left"/>
              <w:rPr>
                <w:sz w:val="21"/>
              </w:rPr>
            </w:pPr>
            <w:r>
              <w:rPr>
                <w:sz w:val="21"/>
                <w:szCs w:val="21"/>
              </w:rPr>
              <w:t>历史ID、缺陷ID、年度、尺寸、级别、处理情况</w:t>
            </w:r>
          </w:p>
        </w:tc>
      </w:tr>
      <w:tr w14:paraId="394F7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454E5A19">
            <w:pPr>
              <w:keepNext/>
              <w:snapToGrid w:val="0"/>
              <w:spacing w:before="70" w:after="70" w:line="240" w:lineRule="auto"/>
              <w:ind w:firstLine="0"/>
              <w:jc w:val="left"/>
              <w:rPr>
                <w:sz w:val="21"/>
              </w:rPr>
            </w:pPr>
            <w:r>
              <w:rPr>
                <w:sz w:val="21"/>
                <w:szCs w:val="21"/>
              </w:rPr>
              <w:t>T_REPORT</w:t>
            </w:r>
          </w:p>
        </w:tc>
        <w:tc>
          <w:tcPr>
            <w:tcW w:w="1268" w:type="dxa"/>
            <w:vAlign w:val="center"/>
          </w:tcPr>
          <w:p w14:paraId="69E3599B">
            <w:pPr>
              <w:keepNext/>
              <w:snapToGrid w:val="0"/>
              <w:spacing w:before="70" w:after="70" w:line="240" w:lineRule="auto"/>
              <w:ind w:firstLine="0"/>
              <w:jc w:val="left"/>
              <w:rPr>
                <w:sz w:val="21"/>
              </w:rPr>
            </w:pPr>
            <w:r>
              <w:rPr>
                <w:sz w:val="21"/>
                <w:szCs w:val="21"/>
              </w:rPr>
              <w:t>报告</w:t>
            </w:r>
          </w:p>
        </w:tc>
        <w:tc>
          <w:tcPr>
            <w:tcW w:w="5717" w:type="dxa"/>
            <w:vAlign w:val="center"/>
          </w:tcPr>
          <w:p w14:paraId="51F18386">
            <w:pPr>
              <w:keepNext/>
              <w:snapToGrid w:val="0"/>
              <w:spacing w:before="70" w:after="70" w:line="240" w:lineRule="auto"/>
              <w:ind w:firstLine="0"/>
              <w:jc w:val="left"/>
              <w:rPr>
                <w:sz w:val="21"/>
              </w:rPr>
            </w:pPr>
            <w:r>
              <w:rPr>
                <w:sz w:val="21"/>
                <w:szCs w:val="21"/>
              </w:rPr>
              <w:t>报告ID、测次ID、模板ID、版本、生成时间、审核状态</w:t>
            </w:r>
          </w:p>
        </w:tc>
      </w:tr>
      <w:tr w14:paraId="2D823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392CC339">
            <w:pPr>
              <w:keepNext/>
              <w:snapToGrid w:val="0"/>
              <w:spacing w:before="70" w:after="70" w:line="240" w:lineRule="auto"/>
              <w:ind w:firstLine="0"/>
              <w:jc w:val="left"/>
              <w:rPr>
                <w:sz w:val="21"/>
              </w:rPr>
            </w:pPr>
            <w:r>
              <w:rPr>
                <w:sz w:val="21"/>
                <w:szCs w:val="21"/>
              </w:rPr>
              <w:t>T_TEMPLATE</w:t>
            </w:r>
          </w:p>
        </w:tc>
        <w:tc>
          <w:tcPr>
            <w:tcW w:w="1268" w:type="dxa"/>
            <w:vAlign w:val="center"/>
          </w:tcPr>
          <w:p w14:paraId="054A40B8">
            <w:pPr>
              <w:keepNext/>
              <w:snapToGrid w:val="0"/>
              <w:spacing w:before="70" w:after="70" w:line="240" w:lineRule="auto"/>
              <w:ind w:firstLine="0"/>
              <w:jc w:val="left"/>
              <w:rPr>
                <w:sz w:val="21"/>
              </w:rPr>
            </w:pPr>
            <w:r>
              <w:rPr>
                <w:sz w:val="21"/>
                <w:szCs w:val="21"/>
              </w:rPr>
              <w:t>模板</w:t>
            </w:r>
          </w:p>
        </w:tc>
        <w:tc>
          <w:tcPr>
            <w:tcW w:w="5717" w:type="dxa"/>
            <w:vAlign w:val="center"/>
          </w:tcPr>
          <w:p w14:paraId="0CA1929C">
            <w:pPr>
              <w:keepNext/>
              <w:snapToGrid w:val="0"/>
              <w:spacing w:before="70" w:after="70" w:line="240" w:lineRule="auto"/>
              <w:ind w:firstLine="0"/>
              <w:jc w:val="left"/>
              <w:rPr>
                <w:sz w:val="21"/>
              </w:rPr>
            </w:pPr>
            <w:r>
              <w:rPr>
                <w:sz w:val="21"/>
                <w:szCs w:val="21"/>
              </w:rPr>
              <w:t>模板ID、类型（报告/表格/图纸）、场景、版本、路径</w:t>
            </w:r>
          </w:p>
        </w:tc>
      </w:tr>
      <w:tr w14:paraId="2CC86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771B6353">
            <w:pPr>
              <w:keepNext/>
              <w:snapToGrid w:val="0"/>
              <w:spacing w:before="70" w:after="70" w:line="240" w:lineRule="auto"/>
              <w:ind w:firstLine="0"/>
              <w:jc w:val="left"/>
              <w:rPr>
                <w:sz w:val="21"/>
              </w:rPr>
            </w:pPr>
            <w:r>
              <w:rPr>
                <w:sz w:val="21"/>
                <w:szCs w:val="21"/>
              </w:rPr>
              <w:t>T_SAMPLE</w:t>
            </w:r>
          </w:p>
        </w:tc>
        <w:tc>
          <w:tcPr>
            <w:tcW w:w="1268" w:type="dxa"/>
            <w:vAlign w:val="center"/>
          </w:tcPr>
          <w:p w14:paraId="70BE4C74">
            <w:pPr>
              <w:keepNext/>
              <w:snapToGrid w:val="0"/>
              <w:spacing w:before="70" w:after="70" w:line="240" w:lineRule="auto"/>
              <w:ind w:firstLine="0"/>
              <w:jc w:val="left"/>
              <w:rPr>
                <w:sz w:val="21"/>
              </w:rPr>
            </w:pPr>
            <w:r>
              <w:rPr>
                <w:sz w:val="21"/>
                <w:szCs w:val="21"/>
              </w:rPr>
              <w:t>样本</w:t>
            </w:r>
          </w:p>
        </w:tc>
        <w:tc>
          <w:tcPr>
            <w:tcW w:w="5717" w:type="dxa"/>
            <w:vAlign w:val="center"/>
          </w:tcPr>
          <w:p w14:paraId="4F87EE28">
            <w:pPr>
              <w:keepNext/>
              <w:snapToGrid w:val="0"/>
              <w:spacing w:before="70" w:after="70" w:line="240" w:lineRule="auto"/>
              <w:ind w:firstLine="0"/>
              <w:jc w:val="left"/>
              <w:rPr>
                <w:sz w:val="21"/>
              </w:rPr>
            </w:pPr>
            <w:r>
              <w:rPr>
                <w:sz w:val="21"/>
                <w:szCs w:val="21"/>
              </w:rPr>
              <w:t>样本ID、类别、影像路径、标注文件、来源、状态</w:t>
            </w:r>
          </w:p>
        </w:tc>
      </w:tr>
      <w:tr w14:paraId="05337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1EA3BF75">
            <w:pPr>
              <w:keepNext/>
              <w:snapToGrid w:val="0"/>
              <w:spacing w:before="70" w:after="70" w:line="240" w:lineRule="auto"/>
              <w:ind w:firstLine="0"/>
              <w:jc w:val="left"/>
              <w:rPr>
                <w:sz w:val="21"/>
              </w:rPr>
            </w:pPr>
            <w:r>
              <w:rPr>
                <w:sz w:val="21"/>
                <w:szCs w:val="21"/>
              </w:rPr>
              <w:t>T_RULE</w:t>
            </w:r>
          </w:p>
        </w:tc>
        <w:tc>
          <w:tcPr>
            <w:tcW w:w="1268" w:type="dxa"/>
            <w:vAlign w:val="center"/>
          </w:tcPr>
          <w:p w14:paraId="0AF4B16A">
            <w:pPr>
              <w:keepNext/>
              <w:snapToGrid w:val="0"/>
              <w:spacing w:before="70" w:after="70" w:line="240" w:lineRule="auto"/>
              <w:ind w:firstLine="0"/>
              <w:jc w:val="left"/>
              <w:rPr>
                <w:sz w:val="21"/>
              </w:rPr>
            </w:pPr>
            <w:r>
              <w:rPr>
                <w:sz w:val="21"/>
                <w:szCs w:val="21"/>
              </w:rPr>
              <w:t>规则</w:t>
            </w:r>
          </w:p>
        </w:tc>
        <w:tc>
          <w:tcPr>
            <w:tcW w:w="5717" w:type="dxa"/>
            <w:vAlign w:val="center"/>
          </w:tcPr>
          <w:p w14:paraId="6846F50A">
            <w:pPr>
              <w:keepNext/>
              <w:snapToGrid w:val="0"/>
              <w:spacing w:before="70" w:after="70" w:line="240" w:lineRule="auto"/>
              <w:ind w:firstLine="0"/>
              <w:jc w:val="left"/>
              <w:rPr>
                <w:sz w:val="21"/>
              </w:rPr>
            </w:pPr>
            <w:r>
              <w:rPr>
                <w:sz w:val="21"/>
                <w:szCs w:val="21"/>
              </w:rPr>
              <w:t>规则ID、几何条件、语义条件、判定类别、级别公式、依据</w:t>
            </w:r>
          </w:p>
        </w:tc>
      </w:tr>
      <w:tr w14:paraId="613A2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215E8063">
            <w:pPr>
              <w:keepNext/>
              <w:snapToGrid w:val="0"/>
              <w:spacing w:before="70" w:after="70" w:line="240" w:lineRule="auto"/>
              <w:ind w:firstLine="0"/>
              <w:jc w:val="left"/>
              <w:rPr>
                <w:sz w:val="21"/>
              </w:rPr>
            </w:pPr>
            <w:r>
              <w:rPr>
                <w:sz w:val="21"/>
                <w:szCs w:val="21"/>
              </w:rPr>
              <w:t>T_USER</w:t>
            </w:r>
          </w:p>
        </w:tc>
        <w:tc>
          <w:tcPr>
            <w:tcW w:w="1268" w:type="dxa"/>
            <w:vAlign w:val="center"/>
          </w:tcPr>
          <w:p w14:paraId="41700B64">
            <w:pPr>
              <w:keepNext/>
              <w:snapToGrid w:val="0"/>
              <w:spacing w:before="70" w:after="70" w:line="240" w:lineRule="auto"/>
              <w:ind w:firstLine="0"/>
              <w:jc w:val="left"/>
              <w:rPr>
                <w:sz w:val="21"/>
              </w:rPr>
            </w:pPr>
            <w:r>
              <w:rPr>
                <w:sz w:val="21"/>
                <w:szCs w:val="21"/>
              </w:rPr>
              <w:t>用户</w:t>
            </w:r>
          </w:p>
        </w:tc>
        <w:tc>
          <w:tcPr>
            <w:tcW w:w="5717" w:type="dxa"/>
            <w:vAlign w:val="center"/>
          </w:tcPr>
          <w:p w14:paraId="0271C25D">
            <w:pPr>
              <w:keepNext/>
              <w:snapToGrid w:val="0"/>
              <w:spacing w:before="70" w:after="70" w:line="240" w:lineRule="auto"/>
              <w:ind w:firstLine="0"/>
              <w:jc w:val="left"/>
              <w:rPr>
                <w:sz w:val="21"/>
              </w:rPr>
            </w:pPr>
            <w:r>
              <w:rPr>
                <w:sz w:val="21"/>
                <w:szCs w:val="21"/>
              </w:rPr>
              <w:t>用户ID、姓名、角色、单位、权限</w:t>
            </w:r>
          </w:p>
        </w:tc>
      </w:tr>
      <w:tr w14:paraId="49B14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0EA0D816">
            <w:pPr>
              <w:keepNext/>
              <w:snapToGrid w:val="0"/>
              <w:spacing w:before="70" w:after="70" w:line="240" w:lineRule="auto"/>
              <w:ind w:firstLine="0"/>
              <w:jc w:val="left"/>
              <w:rPr>
                <w:sz w:val="21"/>
              </w:rPr>
            </w:pPr>
            <w:r>
              <w:rPr>
                <w:sz w:val="21"/>
                <w:szCs w:val="21"/>
              </w:rPr>
              <w:t>T_LOG</w:t>
            </w:r>
          </w:p>
        </w:tc>
        <w:tc>
          <w:tcPr>
            <w:tcW w:w="1268" w:type="dxa"/>
            <w:vAlign w:val="center"/>
          </w:tcPr>
          <w:p w14:paraId="4B8E718C">
            <w:pPr>
              <w:keepNext/>
              <w:snapToGrid w:val="0"/>
              <w:spacing w:before="70" w:after="70" w:line="240" w:lineRule="auto"/>
              <w:ind w:firstLine="0"/>
              <w:jc w:val="left"/>
              <w:rPr>
                <w:sz w:val="21"/>
              </w:rPr>
            </w:pPr>
            <w:r>
              <w:rPr>
                <w:sz w:val="21"/>
                <w:szCs w:val="21"/>
              </w:rPr>
              <w:t>日志</w:t>
            </w:r>
          </w:p>
        </w:tc>
        <w:tc>
          <w:tcPr>
            <w:tcW w:w="5717" w:type="dxa"/>
            <w:vAlign w:val="center"/>
          </w:tcPr>
          <w:p w14:paraId="32A6F27C">
            <w:pPr>
              <w:keepNext/>
              <w:snapToGrid w:val="0"/>
              <w:spacing w:before="70" w:after="70" w:line="240" w:lineRule="auto"/>
              <w:ind w:firstLine="0"/>
              <w:jc w:val="left"/>
              <w:rPr>
                <w:sz w:val="21"/>
              </w:rPr>
            </w:pPr>
            <w:r>
              <w:rPr>
                <w:sz w:val="21"/>
                <w:szCs w:val="21"/>
              </w:rPr>
              <w:t>日志ID、用户、操作、对象、时间、结果</w:t>
            </w:r>
          </w:p>
        </w:tc>
      </w:tr>
    </w:tbl>
    <w:p w14:paraId="30A690ED">
      <w:pPr>
        <w:spacing w:line="240" w:lineRule="auto"/>
      </w:pPr>
    </w:p>
    <w:p w14:paraId="0112A985">
      <w:r>
        <w:rPr>
          <w:b/>
        </w:rPr>
        <w:t>（2）数据完整性约束。</w:t>
      </w:r>
    </w:p>
    <w:p w14:paraId="43FE097D">
      <w:r>
        <w:t>一是主外键约束，保证测次</w:t>
      </w:r>
      <w:r>
        <w:rPr>
          <w:rFonts w:hint="eastAsia"/>
        </w:rPr>
        <w:t>-</w:t>
      </w:r>
      <w:r>
        <w:t>测站</w:t>
      </w:r>
      <w:r>
        <w:rPr>
          <w:rFonts w:hint="eastAsia"/>
        </w:rPr>
        <w:t>-</w:t>
      </w:r>
      <w:r>
        <w:t>成果的层级关系。二是唯一性约束，缺陷编号在</w:t>
      </w:r>
      <w:r>
        <w:rPr>
          <w:rFonts w:hint="eastAsia"/>
        </w:rPr>
        <w:t>“</w:t>
      </w:r>
      <w:r>
        <w:t>单元+测次</w:t>
      </w:r>
      <w:r>
        <w:rPr>
          <w:rFonts w:hint="eastAsia"/>
        </w:rPr>
        <w:t>”</w:t>
      </w:r>
      <w:r>
        <w:t>内唯一。三是取值约束，缺陷类别、级别、状态采用字典表管理。四是版本约束，成果修改生成新版本，旧版本只读。五是校验约束，大文件入库时记录 SHA-256，读取时校验。</w:t>
      </w:r>
    </w:p>
    <w:p w14:paraId="03BEE6C4">
      <w:r>
        <w:rPr>
          <w:b/>
        </w:rPr>
        <w:t>（3）空间索引。</w:t>
      </w:r>
    </w:p>
    <w:p w14:paraId="4DA7B0CA">
      <w:r>
        <w:t>点云按 1 m 体素建立八叉树，节点存储包围盒与点索引；影像按位姿建立视锥索引；缺陷按平面展开图坐标建立二维网格索引。查询响应时间：单孔点云加载 ≤3 s，缺陷检索 ≤1 s。</w:t>
      </w:r>
    </w:p>
    <w:p w14:paraId="35360914">
      <w:pPr>
        <w:pStyle w:val="6"/>
      </w:pPr>
      <w:r>
        <w:rPr>
          <w:szCs w:val="32"/>
        </w:rPr>
        <w:t>2.5.3.11 接口设计</w:t>
      </w:r>
    </w:p>
    <w:p w14:paraId="750719FB">
      <w:r>
        <w:rPr>
          <w:b/>
        </w:rPr>
        <w:t>（1）内部接口。</w:t>
      </w:r>
    </w:p>
    <w:p w14:paraId="2C7CAA98">
      <w:r>
        <w:t>模块间采用消息总线与 REST 双通道：计算密集型任务通过消息队列异步执行，状态通过任务表回传；配置类操作通过 REST 同步调用。接口定义采用 OpenAPI 规范，版本化管理。</w:t>
      </w:r>
    </w:p>
    <w:p w14:paraId="45A95F29">
      <w:r>
        <w:rPr>
          <w:b/>
        </w:rPr>
        <w:t>（2）外部接口。</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2897"/>
        <w:gridCol w:w="2190"/>
        <w:gridCol w:w="1337"/>
      </w:tblGrid>
      <w:tr w14:paraId="2E581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376" w:type="dxa"/>
            <w:shd w:val="clear" w:color="auto" w:fill="E7E6E6"/>
            <w:vAlign w:val="center"/>
          </w:tcPr>
          <w:p w14:paraId="0DB48ED9">
            <w:pPr>
              <w:snapToGrid w:val="0"/>
              <w:spacing w:before="70" w:after="70" w:line="240" w:lineRule="auto"/>
              <w:ind w:firstLine="0"/>
              <w:jc w:val="center"/>
              <w:rPr>
                <w:b/>
                <w:sz w:val="21"/>
              </w:rPr>
            </w:pPr>
            <w:r>
              <w:rPr>
                <w:b/>
                <w:sz w:val="21"/>
                <w:szCs w:val="21"/>
              </w:rPr>
              <w:t>接口对象</w:t>
            </w:r>
          </w:p>
        </w:tc>
        <w:tc>
          <w:tcPr>
            <w:tcW w:w="2897" w:type="dxa"/>
            <w:shd w:val="clear" w:color="auto" w:fill="E7E6E6"/>
            <w:vAlign w:val="center"/>
          </w:tcPr>
          <w:p w14:paraId="62D8E456">
            <w:pPr>
              <w:snapToGrid w:val="0"/>
              <w:spacing w:before="70" w:after="70" w:line="240" w:lineRule="auto"/>
              <w:ind w:firstLine="0"/>
              <w:jc w:val="center"/>
              <w:rPr>
                <w:b/>
                <w:sz w:val="21"/>
              </w:rPr>
            </w:pPr>
            <w:r>
              <w:rPr>
                <w:b/>
                <w:sz w:val="21"/>
                <w:szCs w:val="21"/>
              </w:rPr>
              <w:t>接口内容</w:t>
            </w:r>
          </w:p>
        </w:tc>
        <w:tc>
          <w:tcPr>
            <w:tcW w:w="2190" w:type="dxa"/>
            <w:shd w:val="clear" w:color="auto" w:fill="E7E6E6"/>
            <w:vAlign w:val="center"/>
          </w:tcPr>
          <w:p w14:paraId="35BC985A">
            <w:pPr>
              <w:snapToGrid w:val="0"/>
              <w:spacing w:before="70" w:after="70" w:line="240" w:lineRule="auto"/>
              <w:ind w:firstLine="0"/>
              <w:jc w:val="center"/>
              <w:rPr>
                <w:b/>
                <w:sz w:val="21"/>
              </w:rPr>
            </w:pPr>
            <w:r>
              <w:rPr>
                <w:b/>
                <w:sz w:val="21"/>
                <w:szCs w:val="21"/>
              </w:rPr>
              <w:t>方式</w:t>
            </w:r>
          </w:p>
        </w:tc>
        <w:tc>
          <w:tcPr>
            <w:tcW w:w="1337" w:type="dxa"/>
            <w:shd w:val="clear" w:color="auto" w:fill="E7E6E6"/>
            <w:vAlign w:val="center"/>
          </w:tcPr>
          <w:p w14:paraId="1F2D77C2">
            <w:pPr>
              <w:snapToGrid w:val="0"/>
              <w:spacing w:before="70" w:after="70" w:line="240" w:lineRule="auto"/>
              <w:ind w:firstLine="0"/>
              <w:jc w:val="center"/>
              <w:rPr>
                <w:b/>
                <w:sz w:val="21"/>
              </w:rPr>
            </w:pPr>
            <w:r>
              <w:rPr>
                <w:b/>
                <w:sz w:val="21"/>
                <w:szCs w:val="21"/>
              </w:rPr>
              <w:t>频率</w:t>
            </w:r>
          </w:p>
        </w:tc>
      </w:tr>
      <w:tr w14:paraId="4B9E1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46DDCAF">
            <w:pPr>
              <w:snapToGrid w:val="0"/>
              <w:spacing w:before="70" w:after="70" w:line="240" w:lineRule="auto"/>
              <w:ind w:firstLine="0"/>
              <w:jc w:val="left"/>
              <w:rPr>
                <w:sz w:val="21"/>
              </w:rPr>
            </w:pPr>
            <w:r>
              <w:rPr>
                <w:sz w:val="21"/>
                <w:szCs w:val="21"/>
              </w:rPr>
              <w:t>多目视觉跟踪系统</w:t>
            </w:r>
          </w:p>
        </w:tc>
        <w:tc>
          <w:tcPr>
            <w:tcW w:w="2897" w:type="dxa"/>
            <w:vAlign w:val="center"/>
          </w:tcPr>
          <w:p w14:paraId="05B7CEA4">
            <w:pPr>
              <w:snapToGrid w:val="0"/>
              <w:spacing w:before="70" w:after="70" w:line="240" w:lineRule="auto"/>
              <w:ind w:firstLine="0"/>
              <w:jc w:val="left"/>
              <w:rPr>
                <w:sz w:val="21"/>
              </w:rPr>
            </w:pPr>
            <w:r>
              <w:rPr>
                <w:sz w:val="21"/>
                <w:szCs w:val="21"/>
              </w:rPr>
              <w:t>影像、位姿、标定参数</w:t>
            </w:r>
          </w:p>
        </w:tc>
        <w:tc>
          <w:tcPr>
            <w:tcW w:w="2190" w:type="dxa"/>
            <w:vAlign w:val="center"/>
          </w:tcPr>
          <w:p w14:paraId="777F0B5E">
            <w:pPr>
              <w:snapToGrid w:val="0"/>
              <w:spacing w:before="70" w:after="70" w:line="240" w:lineRule="auto"/>
              <w:ind w:firstLine="0"/>
              <w:jc w:val="left"/>
              <w:rPr>
                <w:sz w:val="21"/>
              </w:rPr>
            </w:pPr>
            <w:r>
              <w:rPr>
                <w:sz w:val="21"/>
                <w:szCs w:val="21"/>
              </w:rPr>
              <w:t>文件/HTTP</w:t>
            </w:r>
          </w:p>
        </w:tc>
        <w:tc>
          <w:tcPr>
            <w:tcW w:w="1337" w:type="dxa"/>
            <w:vAlign w:val="center"/>
          </w:tcPr>
          <w:p w14:paraId="5FE41247">
            <w:pPr>
              <w:snapToGrid w:val="0"/>
              <w:spacing w:before="70" w:after="70" w:line="240" w:lineRule="auto"/>
              <w:ind w:firstLine="0"/>
              <w:jc w:val="left"/>
              <w:rPr>
                <w:sz w:val="21"/>
              </w:rPr>
            </w:pPr>
            <w:r>
              <w:rPr>
                <w:sz w:val="21"/>
                <w:szCs w:val="21"/>
              </w:rPr>
              <w:t>每次采集</w:t>
            </w:r>
          </w:p>
        </w:tc>
      </w:tr>
      <w:tr w14:paraId="04ADF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A918CC4">
            <w:pPr>
              <w:snapToGrid w:val="0"/>
              <w:spacing w:before="70" w:after="70" w:line="240" w:lineRule="auto"/>
              <w:ind w:firstLine="0"/>
              <w:jc w:val="left"/>
              <w:rPr>
                <w:sz w:val="21"/>
              </w:rPr>
            </w:pPr>
            <w:r>
              <w:rPr>
                <w:sz w:val="21"/>
                <w:szCs w:val="21"/>
              </w:rPr>
              <w:t>实景三维扫描仪</w:t>
            </w:r>
          </w:p>
        </w:tc>
        <w:tc>
          <w:tcPr>
            <w:tcW w:w="2897" w:type="dxa"/>
            <w:vAlign w:val="center"/>
          </w:tcPr>
          <w:p w14:paraId="0CD1F1D4">
            <w:pPr>
              <w:snapToGrid w:val="0"/>
              <w:spacing w:before="70" w:after="70" w:line="240" w:lineRule="auto"/>
              <w:ind w:firstLine="0"/>
              <w:jc w:val="left"/>
              <w:rPr>
                <w:sz w:val="21"/>
              </w:rPr>
            </w:pPr>
            <w:r>
              <w:rPr>
                <w:sz w:val="21"/>
                <w:szCs w:val="21"/>
              </w:rPr>
              <w:t>点云、轨迹、纹理</w:t>
            </w:r>
          </w:p>
        </w:tc>
        <w:tc>
          <w:tcPr>
            <w:tcW w:w="2190" w:type="dxa"/>
            <w:vAlign w:val="center"/>
          </w:tcPr>
          <w:p w14:paraId="6D371573">
            <w:pPr>
              <w:snapToGrid w:val="0"/>
              <w:spacing w:before="70" w:after="70" w:line="240" w:lineRule="auto"/>
              <w:ind w:firstLine="0"/>
              <w:jc w:val="left"/>
              <w:rPr>
                <w:sz w:val="21"/>
              </w:rPr>
            </w:pPr>
            <w:r>
              <w:rPr>
                <w:sz w:val="21"/>
                <w:szCs w:val="21"/>
              </w:rPr>
              <w:t>文件/HTTP</w:t>
            </w:r>
          </w:p>
        </w:tc>
        <w:tc>
          <w:tcPr>
            <w:tcW w:w="1337" w:type="dxa"/>
            <w:vAlign w:val="center"/>
          </w:tcPr>
          <w:p w14:paraId="753EC8E5">
            <w:pPr>
              <w:snapToGrid w:val="0"/>
              <w:spacing w:before="70" w:after="70" w:line="240" w:lineRule="auto"/>
              <w:ind w:firstLine="0"/>
              <w:jc w:val="left"/>
              <w:rPr>
                <w:sz w:val="21"/>
              </w:rPr>
            </w:pPr>
            <w:r>
              <w:rPr>
                <w:sz w:val="21"/>
                <w:szCs w:val="21"/>
              </w:rPr>
              <w:t>每次采集</w:t>
            </w:r>
          </w:p>
        </w:tc>
      </w:tr>
      <w:tr w14:paraId="7A377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1E66233">
            <w:pPr>
              <w:snapToGrid w:val="0"/>
              <w:spacing w:before="70" w:after="70" w:line="240" w:lineRule="auto"/>
              <w:ind w:firstLine="0"/>
              <w:jc w:val="left"/>
              <w:rPr>
                <w:sz w:val="21"/>
              </w:rPr>
            </w:pPr>
            <w:r>
              <w:rPr>
                <w:sz w:val="21"/>
                <w:szCs w:val="21"/>
              </w:rPr>
              <w:t>全站仪</w:t>
            </w:r>
          </w:p>
        </w:tc>
        <w:tc>
          <w:tcPr>
            <w:tcW w:w="2897" w:type="dxa"/>
            <w:vAlign w:val="center"/>
          </w:tcPr>
          <w:p w14:paraId="1E51F7ED">
            <w:pPr>
              <w:snapToGrid w:val="0"/>
              <w:spacing w:before="70" w:after="70" w:line="240" w:lineRule="auto"/>
              <w:ind w:firstLine="0"/>
              <w:jc w:val="left"/>
              <w:rPr>
                <w:sz w:val="21"/>
              </w:rPr>
            </w:pPr>
            <w:r>
              <w:rPr>
                <w:sz w:val="21"/>
                <w:szCs w:val="21"/>
              </w:rPr>
              <w:t>控制点坐标</w:t>
            </w:r>
          </w:p>
        </w:tc>
        <w:tc>
          <w:tcPr>
            <w:tcW w:w="2190" w:type="dxa"/>
            <w:vAlign w:val="center"/>
          </w:tcPr>
          <w:p w14:paraId="49A0F7D1">
            <w:pPr>
              <w:snapToGrid w:val="0"/>
              <w:spacing w:before="70" w:after="70" w:line="240" w:lineRule="auto"/>
              <w:ind w:firstLine="0"/>
              <w:jc w:val="left"/>
              <w:rPr>
                <w:sz w:val="21"/>
              </w:rPr>
            </w:pPr>
            <w:r>
              <w:rPr>
                <w:sz w:val="21"/>
                <w:szCs w:val="21"/>
              </w:rPr>
              <w:t>文件/手工录入</w:t>
            </w:r>
          </w:p>
        </w:tc>
        <w:tc>
          <w:tcPr>
            <w:tcW w:w="1337" w:type="dxa"/>
            <w:vAlign w:val="center"/>
          </w:tcPr>
          <w:p w14:paraId="3F4FFA06">
            <w:pPr>
              <w:snapToGrid w:val="0"/>
              <w:spacing w:before="70" w:after="70" w:line="240" w:lineRule="auto"/>
              <w:ind w:firstLine="0"/>
              <w:jc w:val="left"/>
              <w:rPr>
                <w:sz w:val="21"/>
              </w:rPr>
            </w:pPr>
            <w:r>
              <w:rPr>
                <w:sz w:val="21"/>
                <w:szCs w:val="21"/>
              </w:rPr>
              <w:t>每测次</w:t>
            </w:r>
          </w:p>
        </w:tc>
      </w:tr>
      <w:tr w14:paraId="70615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DDBBEAA">
            <w:pPr>
              <w:snapToGrid w:val="0"/>
              <w:spacing w:before="70" w:after="70" w:line="240" w:lineRule="auto"/>
              <w:ind w:firstLine="0"/>
              <w:jc w:val="left"/>
              <w:rPr>
                <w:sz w:val="21"/>
              </w:rPr>
            </w:pPr>
            <w:r>
              <w:rPr>
                <w:sz w:val="21"/>
                <w:szCs w:val="21"/>
              </w:rPr>
              <w:t>北斗 RTK</w:t>
            </w:r>
          </w:p>
        </w:tc>
        <w:tc>
          <w:tcPr>
            <w:tcW w:w="2897" w:type="dxa"/>
            <w:vAlign w:val="center"/>
          </w:tcPr>
          <w:p w14:paraId="322E61B1">
            <w:pPr>
              <w:snapToGrid w:val="0"/>
              <w:spacing w:before="70" w:after="70" w:line="240" w:lineRule="auto"/>
              <w:ind w:firstLine="0"/>
              <w:jc w:val="left"/>
              <w:rPr>
                <w:sz w:val="21"/>
              </w:rPr>
            </w:pPr>
            <w:r>
              <w:rPr>
                <w:sz w:val="21"/>
                <w:szCs w:val="21"/>
              </w:rPr>
              <w:t>概略坐标</w:t>
            </w:r>
          </w:p>
        </w:tc>
        <w:tc>
          <w:tcPr>
            <w:tcW w:w="2190" w:type="dxa"/>
            <w:vAlign w:val="center"/>
          </w:tcPr>
          <w:p w14:paraId="3866864A">
            <w:pPr>
              <w:snapToGrid w:val="0"/>
              <w:spacing w:before="70" w:after="70" w:line="240" w:lineRule="auto"/>
              <w:ind w:firstLine="0"/>
              <w:jc w:val="left"/>
              <w:rPr>
                <w:sz w:val="21"/>
              </w:rPr>
            </w:pPr>
            <w:r>
              <w:rPr>
                <w:sz w:val="21"/>
                <w:szCs w:val="21"/>
              </w:rPr>
              <w:t>文件/NMEA</w:t>
            </w:r>
          </w:p>
        </w:tc>
        <w:tc>
          <w:tcPr>
            <w:tcW w:w="1337" w:type="dxa"/>
            <w:vAlign w:val="center"/>
          </w:tcPr>
          <w:p w14:paraId="503A8732">
            <w:pPr>
              <w:snapToGrid w:val="0"/>
              <w:spacing w:before="70" w:after="70" w:line="240" w:lineRule="auto"/>
              <w:ind w:firstLine="0"/>
              <w:jc w:val="left"/>
              <w:rPr>
                <w:sz w:val="21"/>
              </w:rPr>
            </w:pPr>
            <w:r>
              <w:rPr>
                <w:sz w:val="21"/>
                <w:szCs w:val="21"/>
              </w:rPr>
              <w:t>按需</w:t>
            </w:r>
          </w:p>
        </w:tc>
      </w:tr>
      <w:tr w14:paraId="10787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1B2DF75">
            <w:pPr>
              <w:snapToGrid w:val="0"/>
              <w:spacing w:before="70" w:after="70" w:line="240" w:lineRule="auto"/>
              <w:ind w:firstLine="0"/>
              <w:jc w:val="left"/>
              <w:rPr>
                <w:sz w:val="21"/>
              </w:rPr>
            </w:pPr>
            <w:r>
              <w:rPr>
                <w:sz w:val="21"/>
                <w:szCs w:val="21"/>
              </w:rPr>
              <w:t>甲方缺陷管理系统</w:t>
            </w:r>
          </w:p>
        </w:tc>
        <w:tc>
          <w:tcPr>
            <w:tcW w:w="2897" w:type="dxa"/>
            <w:vAlign w:val="center"/>
          </w:tcPr>
          <w:p w14:paraId="26337D9F">
            <w:pPr>
              <w:snapToGrid w:val="0"/>
              <w:spacing w:before="70" w:after="70" w:line="240" w:lineRule="auto"/>
              <w:ind w:firstLine="0"/>
              <w:jc w:val="left"/>
              <w:rPr>
                <w:sz w:val="21"/>
              </w:rPr>
            </w:pPr>
            <w:r>
              <w:rPr>
                <w:sz w:val="21"/>
                <w:szCs w:val="21"/>
              </w:rPr>
              <w:t>缺陷清单、报告</w:t>
            </w:r>
          </w:p>
        </w:tc>
        <w:tc>
          <w:tcPr>
            <w:tcW w:w="2190" w:type="dxa"/>
            <w:vAlign w:val="center"/>
          </w:tcPr>
          <w:p w14:paraId="206708BE">
            <w:pPr>
              <w:snapToGrid w:val="0"/>
              <w:spacing w:before="70" w:after="70" w:line="240" w:lineRule="auto"/>
              <w:ind w:firstLine="0"/>
              <w:jc w:val="left"/>
              <w:rPr>
                <w:sz w:val="21"/>
              </w:rPr>
            </w:pPr>
            <w:r>
              <w:rPr>
                <w:sz w:val="21"/>
                <w:szCs w:val="21"/>
              </w:rPr>
              <w:t>数据库视图/接口</w:t>
            </w:r>
          </w:p>
        </w:tc>
        <w:tc>
          <w:tcPr>
            <w:tcW w:w="1337" w:type="dxa"/>
            <w:vAlign w:val="center"/>
          </w:tcPr>
          <w:p w14:paraId="2BC71B8B">
            <w:pPr>
              <w:snapToGrid w:val="0"/>
              <w:spacing w:before="70" w:after="70" w:line="240" w:lineRule="auto"/>
              <w:ind w:firstLine="0"/>
              <w:jc w:val="left"/>
              <w:rPr>
                <w:sz w:val="21"/>
              </w:rPr>
            </w:pPr>
            <w:r>
              <w:rPr>
                <w:sz w:val="21"/>
                <w:szCs w:val="21"/>
              </w:rPr>
              <w:t>每测次</w:t>
            </w:r>
          </w:p>
        </w:tc>
      </w:tr>
      <w:tr w14:paraId="67976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8A10718">
            <w:pPr>
              <w:snapToGrid w:val="0"/>
              <w:spacing w:before="70" w:after="70" w:line="240" w:lineRule="auto"/>
              <w:ind w:firstLine="0"/>
              <w:jc w:val="left"/>
              <w:rPr>
                <w:sz w:val="21"/>
              </w:rPr>
            </w:pPr>
            <w:r>
              <w:rPr>
                <w:sz w:val="21"/>
                <w:szCs w:val="21"/>
              </w:rPr>
              <w:t>甲方档案系统</w:t>
            </w:r>
          </w:p>
        </w:tc>
        <w:tc>
          <w:tcPr>
            <w:tcW w:w="2897" w:type="dxa"/>
            <w:vAlign w:val="center"/>
          </w:tcPr>
          <w:p w14:paraId="549A1529">
            <w:pPr>
              <w:snapToGrid w:val="0"/>
              <w:spacing w:before="70" w:after="70" w:line="240" w:lineRule="auto"/>
              <w:ind w:firstLine="0"/>
              <w:jc w:val="left"/>
              <w:rPr>
                <w:sz w:val="21"/>
              </w:rPr>
            </w:pPr>
            <w:r>
              <w:rPr>
                <w:sz w:val="21"/>
                <w:szCs w:val="21"/>
              </w:rPr>
              <w:t>归档成果包</w:t>
            </w:r>
          </w:p>
        </w:tc>
        <w:tc>
          <w:tcPr>
            <w:tcW w:w="2190" w:type="dxa"/>
            <w:vAlign w:val="center"/>
          </w:tcPr>
          <w:p w14:paraId="362AA009">
            <w:pPr>
              <w:snapToGrid w:val="0"/>
              <w:spacing w:before="70" w:after="70" w:line="240" w:lineRule="auto"/>
              <w:ind w:firstLine="0"/>
              <w:jc w:val="left"/>
              <w:rPr>
                <w:sz w:val="21"/>
              </w:rPr>
            </w:pPr>
            <w:r>
              <w:rPr>
                <w:sz w:val="21"/>
                <w:szCs w:val="21"/>
              </w:rPr>
              <w:t>文件包</w:t>
            </w:r>
          </w:p>
        </w:tc>
        <w:tc>
          <w:tcPr>
            <w:tcW w:w="1337" w:type="dxa"/>
            <w:vAlign w:val="center"/>
          </w:tcPr>
          <w:p w14:paraId="1C4A4074">
            <w:pPr>
              <w:snapToGrid w:val="0"/>
              <w:spacing w:before="70" w:after="70" w:line="240" w:lineRule="auto"/>
              <w:ind w:firstLine="0"/>
              <w:jc w:val="left"/>
              <w:rPr>
                <w:sz w:val="21"/>
              </w:rPr>
            </w:pPr>
            <w:r>
              <w:rPr>
                <w:sz w:val="21"/>
                <w:szCs w:val="21"/>
              </w:rPr>
              <w:t>每阶段</w:t>
            </w:r>
          </w:p>
        </w:tc>
      </w:tr>
    </w:tbl>
    <w:p w14:paraId="36F27B15">
      <w:pPr>
        <w:spacing w:line="240" w:lineRule="auto"/>
      </w:pPr>
    </w:p>
    <w:p w14:paraId="0F68B8A9">
      <w:r>
        <w:rPr>
          <w:b/>
        </w:rPr>
        <w:t>（3）文件接口。</w:t>
      </w:r>
    </w:p>
    <w:p w14:paraId="3F80F1AD">
      <w:r>
        <w:t>支持 LAS/LAZ、PLY、PCD、OBJ、STL、GLTF、3DTiles、TIFF/JPEG、DOCX、XLSX、DWG、PDF 等格式；导入时自动识别格式与坐标系，导出时按模板命名。</w:t>
      </w:r>
    </w:p>
    <w:p w14:paraId="50C46239">
      <w:r>
        <w:rPr>
          <w:b/>
        </w:rPr>
        <w:t>（4）接口安全。</w:t>
      </w:r>
    </w:p>
    <w:p w14:paraId="18F8FF86">
      <w:r>
        <w:t>采用令牌鉴权、IP 白名单、传输加密；对外接口记录调用日志；敏感数据脱敏后导出；接口异常返回标准错误码与处置建议。</w:t>
      </w:r>
    </w:p>
    <w:p w14:paraId="236F70DA">
      <w:pPr>
        <w:pStyle w:val="6"/>
      </w:pPr>
      <w:r>
        <w:rPr>
          <w:szCs w:val="32"/>
        </w:rPr>
        <w:t>2.5.3.12 核心算法流程</w:t>
      </w:r>
    </w:p>
    <w:p w14:paraId="05492561">
      <w:r>
        <w:rPr>
          <w:b/>
        </w:rPr>
        <w:t>（1）配准算法流程。</w:t>
      </w:r>
    </w:p>
    <w:p w14:paraId="622BA6F8">
      <w:r>
        <w:t>输入：源点云、目标点云、初始位姿、控制点。</w:t>
      </w:r>
    </w:p>
    <w:p w14:paraId="3FB162CB">
      <w:r>
        <w:t>步骤：体素下采样 → 法向估计 → 特征描述（FPFH）→ 粗配准（RANSAC + SAC-IA）→ 精配准（点到面 ICP，Huber 权）→ 控制点约束平差 → 残差统计 → 输出变换矩阵与精度报告。</w:t>
      </w:r>
    </w:p>
    <w:p w14:paraId="1327D267">
      <w:r>
        <w:t>终止条件：迭代次数达上限或残差变化小于 1×10⁻⁶ m。</w:t>
      </w:r>
    </w:p>
    <w:p w14:paraId="79BF65EC">
      <w:r>
        <w:rPr>
          <w:b/>
        </w:rPr>
        <w:t>（2）网格重建流程。</w:t>
      </w:r>
    </w:p>
    <w:p w14:paraId="3EB60AE4">
      <w:r>
        <w:t>输入：去噪点云、法向。</w:t>
      </w:r>
    </w:p>
    <w:p w14:paraId="68CCA5EA">
      <w:r>
        <w:t>步骤：法向一致化 → 泊松重建（或 TSDF 融合）→ 网格简化（二次误差度量）→ 孔洞检测 → 孔洞修补（最小面积/曲率连续）→ 平滑（Taubin，保边）→ 质量检查（自交、翻转面、非流形边）→ 输出网格与质量报告。</w:t>
      </w:r>
    </w:p>
    <w:p w14:paraId="0E060117">
      <w:r>
        <w:t>参数：泊松深度 9～11；简化目标为原始面片的 30%～50%；修补孔洞面积阈值 0.05 m²。</w:t>
      </w:r>
    </w:p>
    <w:p w14:paraId="1764853B">
      <w:r>
        <w:rPr>
          <w:b/>
        </w:rPr>
        <w:t>（3）高斯泼溅训练流程。</w:t>
      </w:r>
    </w:p>
    <w:p w14:paraId="0657F2EB">
      <w:r>
        <w:t>输入：影像、位姿、稀疏点云。</w:t>
      </w:r>
    </w:p>
    <w:p w14:paraId="770EC39C">
      <w:r>
        <w:t>步骤：稀疏重建 → 初始化高斯（位置、协方差、颜色、不透明度）→ 分块训练（每块 5 m×5 m）→ 密度控制（克隆/分裂/剪枝）→ 损失优化（L1 + D-SSIM）→ 分块合并 → 轻量化（剪枝、量化）→ 发布（GLTF/3DTiles）。</w:t>
      </w:r>
    </w:p>
    <w:p w14:paraId="0C733841">
      <w:r>
        <w:t>参数：迭代 30000 次/块；学习率按位置、颜色、不透明度分别设置；显存占用控制在 20 GB 以内。</w:t>
      </w:r>
    </w:p>
    <w:p w14:paraId="3B41BD67">
      <w:r>
        <w:rPr>
          <w:b/>
        </w:rPr>
        <w:t>（4）语义分割流程。</w:t>
      </w:r>
    </w:p>
    <w:p w14:paraId="640BDD33">
      <w:r>
        <w:t>输入：正射影像/纹理模型切片。</w:t>
      </w:r>
    </w:p>
    <w:p w14:paraId="3631E3FD">
      <w:r>
        <w:t>步骤：切片（512×512，重叠 64）→ 归一化 → 推理（U-Net/DeepLabV3+ 微调模型）→ 拼接 → 后处理（形态学、连通域、最小面积过滤）→ 置信度图 → 输出类别栅格与矢量边界。</w:t>
      </w:r>
    </w:p>
    <w:p w14:paraId="3304416B">
      <w:r>
        <w:t>后处理参数：最小缺陷面积 1 cm²；裂缝宽度阈值 0.2 mm；置信度低于 0.6 标记为待复核。</w:t>
      </w:r>
    </w:p>
    <w:p w14:paraId="454E7DE9">
      <w:r>
        <w:rPr>
          <w:b/>
        </w:rPr>
        <w:t>（5）规则推理流程。</w:t>
      </w:r>
    </w:p>
    <w:p w14:paraId="6F413DE4">
      <w:r>
        <w:t>输入：几何指标、语义类别、置信度。</w:t>
      </w:r>
    </w:p>
    <w:p w14:paraId="34F04366">
      <w:r>
        <w:t>步骤：规则匹配（按类别索引）→ 条件判断（深度/面积/体积/长度）→ 冲磨属性判定 → 级别计算（就高不就低）→ 处理建议匹配 → 材料用量估算（面积×厚度×损耗系数）→ 输出判定依据链。</w:t>
      </w:r>
    </w:p>
    <w:p w14:paraId="0056655E">
      <w:r>
        <w:t>规则冲突处理：多条规则命中时，按优先级与置信度排序，取最高优先级；无法判定时输出</w:t>
      </w:r>
      <w:r>
        <w:rPr>
          <w:rFonts w:hint="eastAsia"/>
        </w:rPr>
        <w:t>“</w:t>
      </w:r>
      <w:r>
        <w:t>待人工确认</w:t>
      </w:r>
      <w:r>
        <w:rPr>
          <w:rFonts w:hint="eastAsia"/>
        </w:rPr>
        <w:t>”</w:t>
      </w:r>
      <w:r>
        <w:t>。</w:t>
      </w:r>
    </w:p>
    <w:p w14:paraId="0D7B7B4D">
      <w:pPr>
        <w:pStyle w:val="6"/>
      </w:pPr>
      <w:r>
        <w:rPr>
          <w:szCs w:val="32"/>
        </w:rPr>
        <w:t>2.5.3.13 报告与图纸模板设计</w:t>
      </w:r>
    </w:p>
    <w:p w14:paraId="5535FCA2">
      <w:r>
        <w:rPr>
          <w:b/>
        </w:rPr>
        <w:t>（1）模板体系。</w:t>
      </w:r>
    </w:p>
    <w:p w14:paraId="1329BBE3">
      <w:r>
        <w:t>模板分为报告模板、表格模板、图纸模板、汇报模板四类，按场景（平坡/缓坡/陡坡）与报告类型（修前/修后/对比）派生。模板采用</w:t>
      </w:r>
      <w:r>
        <w:rPr>
          <w:rFonts w:hint="eastAsia"/>
        </w:rPr>
        <w:t>“</w:t>
      </w:r>
      <w:r>
        <w:t>固定版式 + 占位符 + 循环块</w:t>
      </w:r>
      <w:r>
        <w:rPr>
          <w:rFonts w:hint="eastAsia"/>
        </w:rPr>
        <w:t>”</w:t>
      </w:r>
      <w:r>
        <w:t>结构：固定版式保证合规；占位符填充单值字段；循环块按缺陷列表批量生成段落、表格行与图片。</w:t>
      </w:r>
    </w:p>
    <w:p w14:paraId="4319A1C5">
      <w:r>
        <w:rPr>
          <w:b/>
        </w:rPr>
        <w:t>（2）占位符规范。</w:t>
      </w:r>
    </w:p>
    <w:p w14:paraId="495FE625">
      <w:r>
        <w:t>占位符采用</w:t>
      </w:r>
      <w:r>
        <w:rPr>
          <w:rFonts w:hint="eastAsia"/>
        </w:rPr>
        <w:t>“</w:t>
      </w:r>
      <w:r>
        <w:t>{{字段名}}</w:t>
      </w:r>
      <w:r>
        <w:rPr>
          <w:rFonts w:hint="eastAsia"/>
        </w:rPr>
        <w:t>”</w:t>
      </w:r>
      <w:r>
        <w:t>格式，字段名与数据表字段一一对应；支持格式化函数（如日期、数值精度、单位）；支持条件块（{{#if 条件}}…{{/if}}）与循环块（{{#each 缺陷}}…{{/each}}）。</w:t>
      </w:r>
    </w:p>
    <w:p w14:paraId="7F0D02A3">
      <w:r>
        <w:rPr>
          <w:b/>
        </w:rPr>
        <w:t>（3）图表自动生成。</w:t>
      </w:r>
    </w:p>
    <w:p w14:paraId="312B2851">
      <w:r>
        <w:t>缺陷汇总表按编号排序，自动计算合计与分类统计；缺陷分布图按平面展开图坐标自动布点；照片页按</w:t>
      </w:r>
      <w:r>
        <w:rPr>
          <w:rFonts w:hint="eastAsia"/>
        </w:rPr>
        <w:t>“</w:t>
      </w:r>
      <w:r>
        <w:t>一缺陷一卡片</w:t>
      </w:r>
      <w:r>
        <w:rPr>
          <w:rFonts w:hint="eastAsia"/>
        </w:rPr>
        <w:t>”</w:t>
      </w:r>
      <w:r>
        <w:t>排版，含编号、类别、尺寸、级别、照片、处理建议；统计图表（饼图、柱状图、趋势图）由数据自动生成。</w:t>
      </w:r>
    </w:p>
    <w:p w14:paraId="5FB68410">
      <w:r>
        <w:rPr>
          <w:b/>
        </w:rPr>
        <w:t>（4）图纸模板。</w:t>
      </w:r>
    </w:p>
    <w:p w14:paraId="77F55571">
      <w:r>
        <w:t>DWG 模板预置图框、标题栏、图层（0-图框、1-结构线、2-点云、3-缺陷、4-标注、5-文字）、标注样式、打印样式；缺陷以块参照插入，块属性包含编号、类别、长宽深、面积、体积、级别；标注自动避让，密度过大时分层显示。</w:t>
      </w:r>
    </w:p>
    <w:p w14:paraId="19DBC504">
      <w:r>
        <w:rPr>
          <w:b/>
        </w:rPr>
        <w:t>（5）模板管理与版本控制。</w:t>
      </w:r>
    </w:p>
    <w:p w14:paraId="1F21F2C3">
      <w:r>
        <w:t>模板由管理员统一维护，修改需评审并记录版本；项目使用模板时锁定版本，保证同一项目报告版式一致；模板变更不影响已归档报告。</w:t>
      </w:r>
    </w:p>
    <w:p w14:paraId="746AE12D">
      <w:pPr>
        <w:pStyle w:val="6"/>
      </w:pPr>
      <w:r>
        <w:rPr>
          <w:szCs w:val="32"/>
        </w:rPr>
        <w:t>2.5.3.14 界面设计与交互</w:t>
      </w:r>
    </w:p>
    <w:p w14:paraId="434D8058">
      <w:r>
        <w:rPr>
          <w:b/>
        </w:rPr>
        <w:t>（1）总体布局。</w:t>
      </w:r>
    </w:p>
    <w:p w14:paraId="0F4199B2">
      <w:r>
        <w:t>主界面采用</w:t>
      </w:r>
      <w:r>
        <w:rPr>
          <w:rFonts w:hint="eastAsia"/>
        </w:rPr>
        <w:t>“</w:t>
      </w:r>
      <w:r>
        <w:t>顶部工具栏 + 左侧项目树 + 中部三维视图 + 右侧属性面板 + 底部任务与日志</w:t>
      </w:r>
      <w:r>
        <w:rPr>
          <w:rFonts w:hint="eastAsia"/>
        </w:rPr>
        <w:t>”</w:t>
      </w:r>
      <w:r>
        <w:t>布局。顶部工具栏按</w:t>
      </w:r>
      <w:r>
        <w:rPr>
          <w:rFonts w:hint="eastAsia"/>
        </w:rPr>
        <w:t>“</w:t>
      </w:r>
      <w:r>
        <w:t>数据</w:t>
      </w:r>
      <w:r>
        <w:rPr>
          <w:rFonts w:hint="eastAsia"/>
        </w:rPr>
        <w:t>-</w:t>
      </w:r>
      <w:r>
        <w:t>处理</w:t>
      </w:r>
      <w:r>
        <w:rPr>
          <w:rFonts w:hint="eastAsia"/>
        </w:rPr>
        <w:t>-</w:t>
      </w:r>
      <w:r>
        <w:t>分析</w:t>
      </w:r>
      <w:r>
        <w:rPr>
          <w:rFonts w:hint="eastAsia"/>
        </w:rPr>
        <w:t>-</w:t>
      </w:r>
      <w:r>
        <w:t>成果</w:t>
      </w:r>
      <w:r>
        <w:rPr>
          <w:rFonts w:hint="eastAsia"/>
        </w:rPr>
        <w:t>”</w:t>
      </w:r>
      <w:r>
        <w:t>分组；左侧项目树按</w:t>
      </w:r>
      <w:r>
        <w:rPr>
          <w:rFonts w:hint="eastAsia"/>
        </w:rPr>
        <w:t>“</w:t>
      </w:r>
      <w:r>
        <w:t>电站</w:t>
      </w:r>
      <w:r>
        <w:rPr>
          <w:rFonts w:hint="eastAsia"/>
        </w:rPr>
        <w:t>-</w:t>
      </w:r>
      <w:r>
        <w:t>单元</w:t>
      </w:r>
      <w:r>
        <w:rPr>
          <w:rFonts w:hint="eastAsia"/>
        </w:rPr>
        <w:t>-</w:t>
      </w:r>
      <w:r>
        <w:t>测次</w:t>
      </w:r>
      <w:r>
        <w:rPr>
          <w:rFonts w:hint="eastAsia"/>
        </w:rPr>
        <w:t>-</w:t>
      </w:r>
      <w:r>
        <w:t>成果</w:t>
      </w:r>
      <w:r>
        <w:rPr>
          <w:rFonts w:hint="eastAsia"/>
        </w:rPr>
        <w:t>”</w:t>
      </w:r>
      <w:r>
        <w:t>层级展开；右侧属性面板显示选中对象的详细字段；底部实时显示任务进度与日志。</w:t>
      </w:r>
    </w:p>
    <w:p w14:paraId="62B20074">
      <w:r>
        <w:rPr>
          <w:b/>
        </w:rPr>
        <w:t>（2）流程向导。</w:t>
      </w:r>
    </w:p>
    <w:p w14:paraId="61C84438">
      <w:r>
        <w:t>提供五步向导：导入数据 → 质检 → 重建 → 识缺陷 → 出报告。每步显示输入要求、处理进度、质量指标与下一步按钮；异常时给出明确提示与处置建议。</w:t>
      </w:r>
    </w:p>
    <w:p w14:paraId="5AEE0FA1">
      <w:r>
        <w:rPr>
          <w:b/>
        </w:rPr>
        <w:t>（3）三维交互。</w:t>
      </w:r>
    </w:p>
    <w:p w14:paraId="79DA73EB">
      <w:r>
        <w:t>支持旋转、平移、缩放、剖切、测量、标注、漫游、热点跳转；支持双屏对比（修前/修后、本年/上年）；支持点云与网格切换、渲染模式与量测模式切换；量测模式下显示坐标、距离、面积、体积。</w:t>
      </w:r>
    </w:p>
    <w:p w14:paraId="4C9DF5CE">
      <w:r>
        <w:rPr>
          <w:b/>
        </w:rPr>
        <w:t>（4）可用性设计。</w:t>
      </w:r>
    </w:p>
    <w:p w14:paraId="62EBCE5A">
      <w:r>
        <w:t>中文界面，术语与行业习惯一致；常用功能快捷键；操作可撤销；长任务可后台运行；提供操作视频与在线帮助；支持高分辨率屏幕与触控操作。</w:t>
      </w:r>
    </w:p>
    <w:p w14:paraId="0B584FD4">
      <w:pPr>
        <w:pStyle w:val="6"/>
      </w:pPr>
      <w:r>
        <w:rPr>
          <w:szCs w:val="32"/>
        </w:rPr>
        <w:t>2.5.3.15 性能优化方案</w:t>
      </w:r>
    </w:p>
    <w:p w14:paraId="55FB3887">
      <w:r>
        <w:rPr>
          <w:b/>
        </w:rPr>
        <w:t>（1）计算优化。</w:t>
      </w:r>
    </w:p>
    <w:p w14:paraId="21B47BF2">
      <w:r>
        <w:t>一是多线程并行：点云滤波、法向估计、特征提取采用多线程；网格重建与高斯训练采用 GPU 并行。二是分块处理：大场景按 5 m×5 m 分块，块间重叠 10%，支持断点续跑。三是增量计算：新增数据只处理受影响区块，避免全局重算。四是算法加速：采用 KD-Tree/八叉树加速邻域查询，采用降采样与多分辨率策略。</w:t>
      </w:r>
    </w:p>
    <w:p w14:paraId="2403B1C8">
      <w:r>
        <w:rPr>
          <w:b/>
        </w:rPr>
        <w:t>（2）存储优化。</w:t>
      </w:r>
    </w:p>
    <w:p w14:paraId="3CC80858">
      <w:r>
        <w:t>点云采用 LAZ 压缩（压缩率约 5～10 倍）；影像采用 JPEG/WebP 分级存储；模型采用 LOD 分级；数据库建立索引与分区。</w:t>
      </w:r>
    </w:p>
    <w:p w14:paraId="60F4E4C5">
      <w:r>
        <w:rPr>
          <w:b/>
        </w:rPr>
        <w:t>（3）传输优化。</w:t>
      </w:r>
    </w:p>
    <w:p w14:paraId="2DF93A60">
      <w:r>
        <w:t>现场只回传必要数据（位姿、缩略图、质检结果），原始数据在后台批量传输；支持断点续传与压缩传输。</w:t>
      </w:r>
    </w:p>
    <w:p w14:paraId="4D41426D">
      <w:r>
        <w:rPr>
          <w:b/>
        </w:rPr>
        <w:t>（4）性能指标。</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72"/>
        <w:gridCol w:w="3128"/>
      </w:tblGrid>
      <w:tr w14:paraId="35E45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5672" w:type="dxa"/>
            <w:shd w:val="clear" w:color="auto" w:fill="E7E6E6"/>
            <w:vAlign w:val="center"/>
          </w:tcPr>
          <w:p w14:paraId="5B9E295C">
            <w:pPr>
              <w:snapToGrid w:val="0"/>
              <w:spacing w:before="70" w:after="70" w:line="240" w:lineRule="auto"/>
              <w:ind w:firstLine="0"/>
              <w:jc w:val="center"/>
              <w:rPr>
                <w:b/>
                <w:sz w:val="21"/>
              </w:rPr>
            </w:pPr>
            <w:r>
              <w:rPr>
                <w:b/>
                <w:sz w:val="21"/>
                <w:szCs w:val="21"/>
              </w:rPr>
              <w:t>指标</w:t>
            </w:r>
          </w:p>
        </w:tc>
        <w:tc>
          <w:tcPr>
            <w:tcW w:w="3128" w:type="dxa"/>
            <w:shd w:val="clear" w:color="auto" w:fill="E7E6E6"/>
            <w:vAlign w:val="center"/>
          </w:tcPr>
          <w:p w14:paraId="5DA59F7D">
            <w:pPr>
              <w:snapToGrid w:val="0"/>
              <w:spacing w:before="70" w:after="70" w:line="240" w:lineRule="auto"/>
              <w:ind w:firstLine="0"/>
              <w:jc w:val="center"/>
              <w:rPr>
                <w:b/>
                <w:sz w:val="21"/>
              </w:rPr>
            </w:pPr>
            <w:r>
              <w:rPr>
                <w:b/>
                <w:sz w:val="21"/>
                <w:szCs w:val="21"/>
              </w:rPr>
              <w:t>目标值</w:t>
            </w:r>
          </w:p>
        </w:tc>
      </w:tr>
      <w:tr w14:paraId="26F04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14A73A96">
            <w:pPr>
              <w:snapToGrid w:val="0"/>
              <w:spacing w:before="70" w:after="70" w:line="240" w:lineRule="auto"/>
              <w:ind w:firstLine="0"/>
              <w:jc w:val="left"/>
              <w:rPr>
                <w:sz w:val="21"/>
              </w:rPr>
            </w:pPr>
            <w:r>
              <w:rPr>
                <w:sz w:val="21"/>
                <w:szCs w:val="21"/>
              </w:rPr>
              <w:t>单孔点云（≤50 亿点）加载</w:t>
            </w:r>
          </w:p>
        </w:tc>
        <w:tc>
          <w:tcPr>
            <w:tcW w:w="3128" w:type="dxa"/>
            <w:vAlign w:val="center"/>
          </w:tcPr>
          <w:p w14:paraId="6E7F5BC4">
            <w:pPr>
              <w:snapToGrid w:val="0"/>
              <w:spacing w:before="70" w:after="70" w:line="240" w:lineRule="auto"/>
              <w:ind w:firstLine="0"/>
              <w:jc w:val="left"/>
              <w:rPr>
                <w:sz w:val="21"/>
              </w:rPr>
            </w:pPr>
            <w:r>
              <w:rPr>
                <w:sz w:val="21"/>
                <w:szCs w:val="21"/>
              </w:rPr>
              <w:t>≤3 s</w:t>
            </w:r>
          </w:p>
        </w:tc>
      </w:tr>
      <w:tr w14:paraId="4D52D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6C0B541A">
            <w:pPr>
              <w:snapToGrid w:val="0"/>
              <w:spacing w:before="70" w:after="70" w:line="240" w:lineRule="auto"/>
              <w:ind w:firstLine="0"/>
              <w:jc w:val="left"/>
              <w:rPr>
                <w:sz w:val="21"/>
              </w:rPr>
            </w:pPr>
            <w:r>
              <w:rPr>
                <w:sz w:val="21"/>
                <w:szCs w:val="21"/>
              </w:rPr>
              <w:t>三维视图操作帧率</w:t>
            </w:r>
          </w:p>
        </w:tc>
        <w:tc>
          <w:tcPr>
            <w:tcW w:w="3128" w:type="dxa"/>
            <w:vAlign w:val="center"/>
          </w:tcPr>
          <w:p w14:paraId="09A6568B">
            <w:pPr>
              <w:snapToGrid w:val="0"/>
              <w:spacing w:before="70" w:after="70" w:line="240" w:lineRule="auto"/>
              <w:ind w:firstLine="0"/>
              <w:jc w:val="left"/>
              <w:rPr>
                <w:sz w:val="21"/>
              </w:rPr>
            </w:pPr>
            <w:r>
              <w:rPr>
                <w:sz w:val="21"/>
                <w:szCs w:val="21"/>
              </w:rPr>
              <w:t>≥30 fps</w:t>
            </w:r>
          </w:p>
        </w:tc>
      </w:tr>
      <w:tr w14:paraId="733BD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7E339416">
            <w:pPr>
              <w:snapToGrid w:val="0"/>
              <w:spacing w:before="70" w:after="70" w:line="240" w:lineRule="auto"/>
              <w:ind w:firstLine="0"/>
              <w:jc w:val="left"/>
              <w:rPr>
                <w:sz w:val="21"/>
              </w:rPr>
            </w:pPr>
            <w:r>
              <w:rPr>
                <w:sz w:val="21"/>
                <w:szCs w:val="21"/>
              </w:rPr>
              <w:t>闸室重建+渲染（26 m×12 m）</w:t>
            </w:r>
          </w:p>
        </w:tc>
        <w:tc>
          <w:tcPr>
            <w:tcW w:w="3128" w:type="dxa"/>
            <w:vAlign w:val="center"/>
          </w:tcPr>
          <w:p w14:paraId="1BC51824">
            <w:pPr>
              <w:snapToGrid w:val="0"/>
              <w:spacing w:before="70" w:after="70" w:line="240" w:lineRule="auto"/>
              <w:ind w:firstLine="0"/>
              <w:jc w:val="left"/>
              <w:rPr>
                <w:sz w:val="21"/>
              </w:rPr>
            </w:pPr>
            <w:r>
              <w:rPr>
                <w:sz w:val="21"/>
                <w:szCs w:val="21"/>
              </w:rPr>
              <w:t>≤24 h</w:t>
            </w:r>
          </w:p>
        </w:tc>
      </w:tr>
      <w:tr w14:paraId="26E02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58FBE669">
            <w:pPr>
              <w:snapToGrid w:val="0"/>
              <w:spacing w:before="70" w:after="70" w:line="240" w:lineRule="auto"/>
              <w:ind w:firstLine="0"/>
              <w:jc w:val="left"/>
              <w:rPr>
                <w:sz w:val="21"/>
              </w:rPr>
            </w:pPr>
            <w:r>
              <w:rPr>
                <w:sz w:val="21"/>
                <w:szCs w:val="21"/>
              </w:rPr>
              <w:t>单孔报告生成</w:t>
            </w:r>
          </w:p>
        </w:tc>
        <w:tc>
          <w:tcPr>
            <w:tcW w:w="3128" w:type="dxa"/>
            <w:vAlign w:val="center"/>
          </w:tcPr>
          <w:p w14:paraId="52C33BF6">
            <w:pPr>
              <w:snapToGrid w:val="0"/>
              <w:spacing w:before="70" w:after="70" w:line="240" w:lineRule="auto"/>
              <w:ind w:firstLine="0"/>
              <w:jc w:val="left"/>
              <w:rPr>
                <w:sz w:val="21"/>
              </w:rPr>
            </w:pPr>
            <w:r>
              <w:rPr>
                <w:sz w:val="21"/>
                <w:szCs w:val="21"/>
              </w:rPr>
              <w:t>≤4 h（含复核）</w:t>
            </w:r>
          </w:p>
        </w:tc>
      </w:tr>
      <w:tr w14:paraId="1BAC4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7FA536BE">
            <w:pPr>
              <w:snapToGrid w:val="0"/>
              <w:spacing w:before="70" w:after="70" w:line="240" w:lineRule="auto"/>
              <w:ind w:firstLine="0"/>
              <w:jc w:val="left"/>
              <w:rPr>
                <w:sz w:val="21"/>
              </w:rPr>
            </w:pPr>
            <w:r>
              <w:rPr>
                <w:sz w:val="21"/>
                <w:szCs w:val="21"/>
              </w:rPr>
              <w:t>缺陷识别单场景</w:t>
            </w:r>
          </w:p>
        </w:tc>
        <w:tc>
          <w:tcPr>
            <w:tcW w:w="3128" w:type="dxa"/>
            <w:vAlign w:val="center"/>
          </w:tcPr>
          <w:p w14:paraId="00321069">
            <w:pPr>
              <w:snapToGrid w:val="0"/>
              <w:spacing w:before="70" w:after="70" w:line="240" w:lineRule="auto"/>
              <w:ind w:firstLine="0"/>
              <w:jc w:val="left"/>
              <w:rPr>
                <w:sz w:val="21"/>
              </w:rPr>
            </w:pPr>
            <w:r>
              <w:rPr>
                <w:sz w:val="21"/>
                <w:szCs w:val="21"/>
              </w:rPr>
              <w:t>≤2 h</w:t>
            </w:r>
          </w:p>
        </w:tc>
      </w:tr>
      <w:tr w14:paraId="0BCCF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3B8CF75D">
            <w:pPr>
              <w:snapToGrid w:val="0"/>
              <w:spacing w:before="70" w:after="70" w:line="240" w:lineRule="auto"/>
              <w:ind w:firstLine="0"/>
              <w:jc w:val="left"/>
              <w:rPr>
                <w:sz w:val="21"/>
              </w:rPr>
            </w:pPr>
            <w:r>
              <w:rPr>
                <w:sz w:val="21"/>
                <w:szCs w:val="21"/>
              </w:rPr>
              <w:t>并发用户</w:t>
            </w:r>
          </w:p>
        </w:tc>
        <w:tc>
          <w:tcPr>
            <w:tcW w:w="3128" w:type="dxa"/>
            <w:vAlign w:val="center"/>
          </w:tcPr>
          <w:p w14:paraId="29FA8BAB">
            <w:pPr>
              <w:snapToGrid w:val="0"/>
              <w:spacing w:before="70" w:after="70" w:line="240" w:lineRule="auto"/>
              <w:ind w:firstLine="0"/>
              <w:jc w:val="left"/>
              <w:rPr>
                <w:sz w:val="21"/>
              </w:rPr>
            </w:pPr>
            <w:r>
              <w:rPr>
                <w:sz w:val="21"/>
                <w:szCs w:val="21"/>
              </w:rPr>
              <w:t>≥10</w:t>
            </w:r>
          </w:p>
        </w:tc>
      </w:tr>
      <w:tr w14:paraId="04460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2" w:type="dxa"/>
            <w:vAlign w:val="center"/>
          </w:tcPr>
          <w:p w14:paraId="50ABB038">
            <w:pPr>
              <w:snapToGrid w:val="0"/>
              <w:spacing w:before="70" w:after="70" w:line="240" w:lineRule="auto"/>
              <w:ind w:firstLine="0"/>
              <w:jc w:val="left"/>
              <w:rPr>
                <w:sz w:val="21"/>
              </w:rPr>
            </w:pPr>
            <w:r>
              <w:rPr>
                <w:sz w:val="21"/>
                <w:szCs w:val="21"/>
              </w:rPr>
              <w:t>连续运行</w:t>
            </w:r>
          </w:p>
        </w:tc>
        <w:tc>
          <w:tcPr>
            <w:tcW w:w="3128" w:type="dxa"/>
            <w:vAlign w:val="center"/>
          </w:tcPr>
          <w:p w14:paraId="659445C9">
            <w:pPr>
              <w:snapToGrid w:val="0"/>
              <w:spacing w:before="70" w:after="70" w:line="240" w:lineRule="auto"/>
              <w:ind w:firstLine="0"/>
              <w:jc w:val="left"/>
              <w:rPr>
                <w:sz w:val="21"/>
              </w:rPr>
            </w:pPr>
            <w:r>
              <w:rPr>
                <w:sz w:val="21"/>
                <w:szCs w:val="21"/>
              </w:rPr>
              <w:t>≥72 h 无崩溃</w:t>
            </w:r>
          </w:p>
        </w:tc>
      </w:tr>
    </w:tbl>
    <w:p w14:paraId="0DFACE57">
      <w:pPr>
        <w:spacing w:line="240" w:lineRule="auto"/>
      </w:pPr>
    </w:p>
    <w:p w14:paraId="69CA8A63">
      <w:pPr>
        <w:pStyle w:val="6"/>
      </w:pPr>
      <w:r>
        <w:rPr>
          <w:szCs w:val="32"/>
        </w:rPr>
        <w:t>2.5.3.16 软件测试方案</w:t>
      </w:r>
    </w:p>
    <w:p w14:paraId="1A2BED4E">
      <w:r>
        <w:rPr>
          <w:b/>
        </w:rPr>
        <w:t>（1）测试类型。</w:t>
      </w:r>
    </w:p>
    <w:p w14:paraId="223B8E0C">
      <w:r>
        <w:t>单元测试、集成测试、系统测试、性能测试、安全测试、兼容性测试、用户验收测试。</w:t>
      </w:r>
    </w:p>
    <w:p w14:paraId="61C52B7D">
      <w:r>
        <w:rPr>
          <w:b/>
        </w:rPr>
        <w:t>（2）测试用例设计。</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8"/>
        <w:gridCol w:w="1512"/>
        <w:gridCol w:w="2402"/>
        <w:gridCol w:w="3887"/>
      </w:tblGrid>
      <w:tr w14:paraId="05BFD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98" w:type="dxa"/>
            <w:shd w:val="clear" w:color="auto" w:fill="E7E6E6"/>
            <w:vAlign w:val="center"/>
          </w:tcPr>
          <w:p w14:paraId="64223F09">
            <w:pPr>
              <w:snapToGrid w:val="0"/>
              <w:spacing w:before="70" w:after="70" w:line="240" w:lineRule="auto"/>
              <w:ind w:firstLine="0"/>
              <w:jc w:val="center"/>
              <w:rPr>
                <w:b/>
                <w:sz w:val="21"/>
              </w:rPr>
            </w:pPr>
            <w:r>
              <w:rPr>
                <w:b/>
                <w:sz w:val="21"/>
                <w:szCs w:val="21"/>
              </w:rPr>
              <w:t>编号</w:t>
            </w:r>
          </w:p>
        </w:tc>
        <w:tc>
          <w:tcPr>
            <w:tcW w:w="1512" w:type="dxa"/>
            <w:shd w:val="clear" w:color="auto" w:fill="E7E6E6"/>
            <w:vAlign w:val="center"/>
          </w:tcPr>
          <w:p w14:paraId="10D93A4D">
            <w:pPr>
              <w:snapToGrid w:val="0"/>
              <w:spacing w:before="70" w:after="70" w:line="240" w:lineRule="auto"/>
              <w:ind w:firstLine="0"/>
              <w:jc w:val="center"/>
              <w:rPr>
                <w:b/>
                <w:sz w:val="21"/>
              </w:rPr>
            </w:pPr>
            <w:r>
              <w:rPr>
                <w:b/>
                <w:sz w:val="21"/>
                <w:szCs w:val="21"/>
              </w:rPr>
              <w:t>测试项</w:t>
            </w:r>
          </w:p>
        </w:tc>
        <w:tc>
          <w:tcPr>
            <w:tcW w:w="2402" w:type="dxa"/>
            <w:shd w:val="clear" w:color="auto" w:fill="E7E6E6"/>
            <w:vAlign w:val="center"/>
          </w:tcPr>
          <w:p w14:paraId="789E6360">
            <w:pPr>
              <w:snapToGrid w:val="0"/>
              <w:spacing w:before="70" w:after="70" w:line="240" w:lineRule="auto"/>
              <w:ind w:firstLine="0"/>
              <w:jc w:val="center"/>
              <w:rPr>
                <w:b/>
                <w:sz w:val="21"/>
              </w:rPr>
            </w:pPr>
            <w:r>
              <w:rPr>
                <w:b/>
                <w:sz w:val="21"/>
                <w:szCs w:val="21"/>
              </w:rPr>
              <w:t>输入</w:t>
            </w:r>
          </w:p>
        </w:tc>
        <w:tc>
          <w:tcPr>
            <w:tcW w:w="3887" w:type="dxa"/>
            <w:shd w:val="clear" w:color="auto" w:fill="E7E6E6"/>
            <w:vAlign w:val="center"/>
          </w:tcPr>
          <w:p w14:paraId="6F575E0C">
            <w:pPr>
              <w:snapToGrid w:val="0"/>
              <w:spacing w:before="70" w:after="70" w:line="240" w:lineRule="auto"/>
              <w:ind w:firstLine="0"/>
              <w:jc w:val="center"/>
              <w:rPr>
                <w:b/>
                <w:sz w:val="21"/>
              </w:rPr>
            </w:pPr>
            <w:r>
              <w:rPr>
                <w:b/>
                <w:sz w:val="21"/>
                <w:szCs w:val="21"/>
              </w:rPr>
              <w:t>预期结果</w:t>
            </w:r>
          </w:p>
        </w:tc>
      </w:tr>
      <w:tr w14:paraId="42DBB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2C6AF6DC">
            <w:pPr>
              <w:snapToGrid w:val="0"/>
              <w:spacing w:before="70" w:after="70" w:line="240" w:lineRule="auto"/>
              <w:ind w:firstLine="0"/>
              <w:jc w:val="center"/>
              <w:rPr>
                <w:sz w:val="21"/>
              </w:rPr>
            </w:pPr>
            <w:r>
              <w:rPr>
                <w:sz w:val="21"/>
                <w:szCs w:val="21"/>
              </w:rPr>
              <w:t>TC01</w:t>
            </w:r>
          </w:p>
        </w:tc>
        <w:tc>
          <w:tcPr>
            <w:tcW w:w="1512" w:type="dxa"/>
            <w:vAlign w:val="center"/>
          </w:tcPr>
          <w:p w14:paraId="1E8D189C">
            <w:pPr>
              <w:snapToGrid w:val="0"/>
              <w:spacing w:before="70" w:after="70" w:line="240" w:lineRule="auto"/>
              <w:ind w:firstLine="0"/>
              <w:jc w:val="left"/>
              <w:rPr>
                <w:sz w:val="21"/>
              </w:rPr>
            </w:pPr>
            <w:r>
              <w:rPr>
                <w:sz w:val="21"/>
                <w:szCs w:val="21"/>
              </w:rPr>
              <w:t>数据导入</w:t>
            </w:r>
          </w:p>
        </w:tc>
        <w:tc>
          <w:tcPr>
            <w:tcW w:w="2402" w:type="dxa"/>
            <w:vAlign w:val="center"/>
          </w:tcPr>
          <w:p w14:paraId="25F5E57A">
            <w:pPr>
              <w:snapToGrid w:val="0"/>
              <w:spacing w:before="70" w:after="70" w:line="240" w:lineRule="auto"/>
              <w:ind w:firstLine="0"/>
              <w:jc w:val="left"/>
              <w:rPr>
                <w:sz w:val="21"/>
              </w:rPr>
            </w:pPr>
            <w:r>
              <w:rPr>
                <w:sz w:val="21"/>
                <w:szCs w:val="21"/>
              </w:rPr>
              <w:t>标准 LAS/PLY</w:t>
            </w:r>
          </w:p>
        </w:tc>
        <w:tc>
          <w:tcPr>
            <w:tcW w:w="3887" w:type="dxa"/>
            <w:vAlign w:val="center"/>
          </w:tcPr>
          <w:p w14:paraId="657133C3">
            <w:pPr>
              <w:snapToGrid w:val="0"/>
              <w:spacing w:before="70" w:after="70" w:line="240" w:lineRule="auto"/>
              <w:ind w:firstLine="0"/>
              <w:jc w:val="left"/>
              <w:rPr>
                <w:sz w:val="21"/>
              </w:rPr>
            </w:pPr>
            <w:r>
              <w:rPr>
                <w:sz w:val="21"/>
                <w:szCs w:val="21"/>
              </w:rPr>
              <w:t>正确解析，坐标系识别准确</w:t>
            </w:r>
          </w:p>
        </w:tc>
      </w:tr>
      <w:tr w14:paraId="1686A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018BCCE2">
            <w:pPr>
              <w:snapToGrid w:val="0"/>
              <w:spacing w:before="70" w:after="70" w:line="240" w:lineRule="auto"/>
              <w:ind w:firstLine="0"/>
              <w:jc w:val="center"/>
              <w:rPr>
                <w:sz w:val="21"/>
              </w:rPr>
            </w:pPr>
            <w:r>
              <w:rPr>
                <w:sz w:val="21"/>
                <w:szCs w:val="21"/>
              </w:rPr>
              <w:t>TC02</w:t>
            </w:r>
          </w:p>
        </w:tc>
        <w:tc>
          <w:tcPr>
            <w:tcW w:w="1512" w:type="dxa"/>
            <w:vAlign w:val="center"/>
          </w:tcPr>
          <w:p w14:paraId="6B3F9E71">
            <w:pPr>
              <w:snapToGrid w:val="0"/>
              <w:spacing w:before="70" w:after="70" w:line="240" w:lineRule="auto"/>
              <w:ind w:firstLine="0"/>
              <w:jc w:val="left"/>
              <w:rPr>
                <w:sz w:val="21"/>
              </w:rPr>
            </w:pPr>
            <w:r>
              <w:rPr>
                <w:sz w:val="21"/>
                <w:szCs w:val="21"/>
              </w:rPr>
              <w:t>质检</w:t>
            </w:r>
          </w:p>
        </w:tc>
        <w:tc>
          <w:tcPr>
            <w:tcW w:w="2402" w:type="dxa"/>
            <w:vAlign w:val="center"/>
          </w:tcPr>
          <w:p w14:paraId="02AE3291">
            <w:pPr>
              <w:snapToGrid w:val="0"/>
              <w:spacing w:before="70" w:after="70" w:line="240" w:lineRule="auto"/>
              <w:ind w:firstLine="0"/>
              <w:jc w:val="left"/>
              <w:rPr>
                <w:sz w:val="21"/>
              </w:rPr>
            </w:pPr>
            <w:r>
              <w:rPr>
                <w:sz w:val="21"/>
                <w:szCs w:val="21"/>
              </w:rPr>
              <w:t>含空洞的点云</w:t>
            </w:r>
          </w:p>
        </w:tc>
        <w:tc>
          <w:tcPr>
            <w:tcW w:w="3887" w:type="dxa"/>
            <w:vAlign w:val="center"/>
          </w:tcPr>
          <w:p w14:paraId="6FD697B3">
            <w:pPr>
              <w:snapToGrid w:val="0"/>
              <w:spacing w:before="70" w:after="70" w:line="240" w:lineRule="auto"/>
              <w:ind w:firstLine="0"/>
              <w:jc w:val="left"/>
              <w:rPr>
                <w:sz w:val="21"/>
              </w:rPr>
            </w:pPr>
            <w:r>
              <w:rPr>
                <w:sz w:val="21"/>
                <w:szCs w:val="21"/>
              </w:rPr>
              <w:t>检出空洞并定位</w:t>
            </w:r>
          </w:p>
        </w:tc>
      </w:tr>
      <w:tr w14:paraId="2AB13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46196A3B">
            <w:pPr>
              <w:snapToGrid w:val="0"/>
              <w:spacing w:before="70" w:after="70" w:line="240" w:lineRule="auto"/>
              <w:ind w:firstLine="0"/>
              <w:jc w:val="center"/>
              <w:rPr>
                <w:sz w:val="21"/>
              </w:rPr>
            </w:pPr>
            <w:r>
              <w:rPr>
                <w:sz w:val="21"/>
                <w:szCs w:val="21"/>
              </w:rPr>
              <w:t>TC03</w:t>
            </w:r>
          </w:p>
        </w:tc>
        <w:tc>
          <w:tcPr>
            <w:tcW w:w="1512" w:type="dxa"/>
            <w:vAlign w:val="center"/>
          </w:tcPr>
          <w:p w14:paraId="580D2350">
            <w:pPr>
              <w:snapToGrid w:val="0"/>
              <w:spacing w:before="70" w:after="70" w:line="240" w:lineRule="auto"/>
              <w:ind w:firstLine="0"/>
              <w:jc w:val="left"/>
              <w:rPr>
                <w:sz w:val="21"/>
              </w:rPr>
            </w:pPr>
            <w:r>
              <w:rPr>
                <w:sz w:val="21"/>
                <w:szCs w:val="21"/>
              </w:rPr>
              <w:t>配准</w:t>
            </w:r>
          </w:p>
        </w:tc>
        <w:tc>
          <w:tcPr>
            <w:tcW w:w="2402" w:type="dxa"/>
            <w:vAlign w:val="center"/>
          </w:tcPr>
          <w:p w14:paraId="0B1091A7">
            <w:pPr>
              <w:snapToGrid w:val="0"/>
              <w:spacing w:before="70" w:after="70" w:line="240" w:lineRule="auto"/>
              <w:ind w:firstLine="0"/>
              <w:jc w:val="left"/>
              <w:rPr>
                <w:sz w:val="21"/>
              </w:rPr>
            </w:pPr>
            <w:r>
              <w:rPr>
                <w:sz w:val="21"/>
                <w:szCs w:val="21"/>
              </w:rPr>
              <w:t>两组有重叠点云</w:t>
            </w:r>
          </w:p>
        </w:tc>
        <w:tc>
          <w:tcPr>
            <w:tcW w:w="3887" w:type="dxa"/>
            <w:vAlign w:val="center"/>
          </w:tcPr>
          <w:p w14:paraId="15B06220">
            <w:pPr>
              <w:snapToGrid w:val="0"/>
              <w:spacing w:before="70" w:after="70" w:line="240" w:lineRule="auto"/>
              <w:ind w:firstLine="0"/>
              <w:jc w:val="left"/>
              <w:rPr>
                <w:sz w:val="21"/>
              </w:rPr>
            </w:pPr>
            <w:r>
              <w:rPr>
                <w:sz w:val="21"/>
                <w:szCs w:val="21"/>
              </w:rPr>
              <w:t>残差 ≤0.5 mm</w:t>
            </w:r>
          </w:p>
        </w:tc>
      </w:tr>
      <w:tr w14:paraId="79A5E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6AA9233F">
            <w:pPr>
              <w:snapToGrid w:val="0"/>
              <w:spacing w:before="70" w:after="70" w:line="240" w:lineRule="auto"/>
              <w:ind w:firstLine="0"/>
              <w:jc w:val="center"/>
              <w:rPr>
                <w:sz w:val="21"/>
              </w:rPr>
            </w:pPr>
            <w:r>
              <w:rPr>
                <w:sz w:val="21"/>
                <w:szCs w:val="21"/>
              </w:rPr>
              <w:t>TC04</w:t>
            </w:r>
          </w:p>
        </w:tc>
        <w:tc>
          <w:tcPr>
            <w:tcW w:w="1512" w:type="dxa"/>
            <w:vAlign w:val="center"/>
          </w:tcPr>
          <w:p w14:paraId="75BA29BC">
            <w:pPr>
              <w:snapToGrid w:val="0"/>
              <w:spacing w:before="70" w:after="70" w:line="240" w:lineRule="auto"/>
              <w:ind w:firstLine="0"/>
              <w:jc w:val="left"/>
              <w:rPr>
                <w:sz w:val="21"/>
              </w:rPr>
            </w:pPr>
            <w:r>
              <w:rPr>
                <w:sz w:val="21"/>
                <w:szCs w:val="21"/>
              </w:rPr>
              <w:t>网格重建</w:t>
            </w:r>
          </w:p>
        </w:tc>
        <w:tc>
          <w:tcPr>
            <w:tcW w:w="2402" w:type="dxa"/>
            <w:vAlign w:val="center"/>
          </w:tcPr>
          <w:p w14:paraId="01E00930">
            <w:pPr>
              <w:snapToGrid w:val="0"/>
              <w:spacing w:before="70" w:after="70" w:line="240" w:lineRule="auto"/>
              <w:ind w:firstLine="0"/>
              <w:jc w:val="left"/>
              <w:rPr>
                <w:sz w:val="21"/>
              </w:rPr>
            </w:pPr>
            <w:r>
              <w:rPr>
                <w:sz w:val="21"/>
                <w:szCs w:val="21"/>
              </w:rPr>
              <w:t>点云</w:t>
            </w:r>
          </w:p>
        </w:tc>
        <w:tc>
          <w:tcPr>
            <w:tcW w:w="3887" w:type="dxa"/>
            <w:vAlign w:val="center"/>
          </w:tcPr>
          <w:p w14:paraId="0ACD1B88">
            <w:pPr>
              <w:snapToGrid w:val="0"/>
              <w:spacing w:before="70" w:after="70" w:line="240" w:lineRule="auto"/>
              <w:ind w:firstLine="0"/>
              <w:jc w:val="left"/>
              <w:rPr>
                <w:sz w:val="21"/>
              </w:rPr>
            </w:pPr>
            <w:r>
              <w:rPr>
                <w:sz w:val="21"/>
                <w:szCs w:val="21"/>
              </w:rPr>
              <w:t>无自交、无翻转面</w:t>
            </w:r>
          </w:p>
        </w:tc>
      </w:tr>
      <w:tr w14:paraId="709CB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6BA2E396">
            <w:pPr>
              <w:snapToGrid w:val="0"/>
              <w:spacing w:before="70" w:after="70" w:line="240" w:lineRule="auto"/>
              <w:ind w:firstLine="0"/>
              <w:jc w:val="center"/>
              <w:rPr>
                <w:sz w:val="21"/>
              </w:rPr>
            </w:pPr>
            <w:r>
              <w:rPr>
                <w:sz w:val="21"/>
                <w:szCs w:val="21"/>
              </w:rPr>
              <w:t>TC05</w:t>
            </w:r>
          </w:p>
        </w:tc>
        <w:tc>
          <w:tcPr>
            <w:tcW w:w="1512" w:type="dxa"/>
            <w:vAlign w:val="center"/>
          </w:tcPr>
          <w:p w14:paraId="6301D2AC">
            <w:pPr>
              <w:snapToGrid w:val="0"/>
              <w:spacing w:before="70" w:after="70" w:line="240" w:lineRule="auto"/>
              <w:ind w:firstLine="0"/>
              <w:jc w:val="left"/>
              <w:rPr>
                <w:sz w:val="21"/>
              </w:rPr>
            </w:pPr>
            <w:r>
              <w:rPr>
                <w:sz w:val="21"/>
                <w:szCs w:val="21"/>
              </w:rPr>
              <w:t>高斯渲染</w:t>
            </w:r>
          </w:p>
        </w:tc>
        <w:tc>
          <w:tcPr>
            <w:tcW w:w="2402" w:type="dxa"/>
            <w:vAlign w:val="center"/>
          </w:tcPr>
          <w:p w14:paraId="57FC00F3">
            <w:pPr>
              <w:snapToGrid w:val="0"/>
              <w:spacing w:before="70" w:after="70" w:line="240" w:lineRule="auto"/>
              <w:ind w:firstLine="0"/>
              <w:jc w:val="left"/>
              <w:rPr>
                <w:sz w:val="21"/>
              </w:rPr>
            </w:pPr>
            <w:r>
              <w:rPr>
                <w:sz w:val="21"/>
                <w:szCs w:val="21"/>
              </w:rPr>
              <w:t>影像+位姿</w:t>
            </w:r>
          </w:p>
        </w:tc>
        <w:tc>
          <w:tcPr>
            <w:tcW w:w="3887" w:type="dxa"/>
            <w:vAlign w:val="center"/>
          </w:tcPr>
          <w:p w14:paraId="79BD5CC4">
            <w:pPr>
              <w:snapToGrid w:val="0"/>
              <w:spacing w:before="70" w:after="70" w:line="240" w:lineRule="auto"/>
              <w:ind w:firstLine="0"/>
              <w:jc w:val="left"/>
              <w:rPr>
                <w:sz w:val="21"/>
              </w:rPr>
            </w:pPr>
            <w:r>
              <w:rPr>
                <w:sz w:val="21"/>
                <w:szCs w:val="21"/>
              </w:rPr>
              <w:t>PSNR ≥28 dB</w:t>
            </w:r>
          </w:p>
        </w:tc>
      </w:tr>
      <w:tr w14:paraId="59D52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47994488">
            <w:pPr>
              <w:snapToGrid w:val="0"/>
              <w:spacing w:before="70" w:after="70" w:line="240" w:lineRule="auto"/>
              <w:ind w:firstLine="0"/>
              <w:jc w:val="center"/>
              <w:rPr>
                <w:sz w:val="21"/>
              </w:rPr>
            </w:pPr>
            <w:r>
              <w:rPr>
                <w:sz w:val="21"/>
                <w:szCs w:val="21"/>
              </w:rPr>
              <w:t>TC06</w:t>
            </w:r>
          </w:p>
        </w:tc>
        <w:tc>
          <w:tcPr>
            <w:tcW w:w="1512" w:type="dxa"/>
            <w:vAlign w:val="center"/>
          </w:tcPr>
          <w:p w14:paraId="5DE6F2D7">
            <w:pPr>
              <w:snapToGrid w:val="0"/>
              <w:spacing w:before="70" w:after="70" w:line="240" w:lineRule="auto"/>
              <w:ind w:firstLine="0"/>
              <w:jc w:val="left"/>
              <w:rPr>
                <w:sz w:val="21"/>
              </w:rPr>
            </w:pPr>
            <w:r>
              <w:rPr>
                <w:sz w:val="21"/>
                <w:szCs w:val="21"/>
              </w:rPr>
              <w:t>缺陷识别</w:t>
            </w:r>
          </w:p>
        </w:tc>
        <w:tc>
          <w:tcPr>
            <w:tcW w:w="2402" w:type="dxa"/>
            <w:vAlign w:val="center"/>
          </w:tcPr>
          <w:p w14:paraId="7FFF0F59">
            <w:pPr>
              <w:snapToGrid w:val="0"/>
              <w:spacing w:before="70" w:after="70" w:line="240" w:lineRule="auto"/>
              <w:ind w:firstLine="0"/>
              <w:jc w:val="left"/>
              <w:rPr>
                <w:sz w:val="21"/>
              </w:rPr>
            </w:pPr>
            <w:r>
              <w:rPr>
                <w:sz w:val="21"/>
                <w:szCs w:val="21"/>
              </w:rPr>
              <w:t>标注样本集</w:t>
            </w:r>
          </w:p>
        </w:tc>
        <w:tc>
          <w:tcPr>
            <w:tcW w:w="3887" w:type="dxa"/>
            <w:vAlign w:val="center"/>
          </w:tcPr>
          <w:p w14:paraId="76FCC316">
            <w:pPr>
              <w:snapToGrid w:val="0"/>
              <w:spacing w:before="70" w:after="70" w:line="240" w:lineRule="auto"/>
              <w:ind w:firstLine="0"/>
              <w:jc w:val="left"/>
              <w:rPr>
                <w:sz w:val="21"/>
              </w:rPr>
            </w:pPr>
            <w:r>
              <w:rPr>
                <w:sz w:val="21"/>
                <w:szCs w:val="21"/>
              </w:rPr>
              <w:t>召回率 ≥90%</w:t>
            </w:r>
          </w:p>
        </w:tc>
      </w:tr>
      <w:tr w14:paraId="047D9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61AB3BC9">
            <w:pPr>
              <w:snapToGrid w:val="0"/>
              <w:spacing w:before="70" w:after="70" w:line="240" w:lineRule="auto"/>
              <w:ind w:firstLine="0"/>
              <w:jc w:val="center"/>
              <w:rPr>
                <w:sz w:val="21"/>
              </w:rPr>
            </w:pPr>
            <w:r>
              <w:rPr>
                <w:sz w:val="21"/>
                <w:szCs w:val="21"/>
              </w:rPr>
              <w:t>TC07</w:t>
            </w:r>
          </w:p>
        </w:tc>
        <w:tc>
          <w:tcPr>
            <w:tcW w:w="1512" w:type="dxa"/>
            <w:vAlign w:val="center"/>
          </w:tcPr>
          <w:p w14:paraId="01218B9A">
            <w:pPr>
              <w:snapToGrid w:val="0"/>
              <w:spacing w:before="70" w:after="70" w:line="240" w:lineRule="auto"/>
              <w:ind w:firstLine="0"/>
              <w:jc w:val="left"/>
              <w:rPr>
                <w:sz w:val="21"/>
              </w:rPr>
            </w:pPr>
            <w:r>
              <w:rPr>
                <w:sz w:val="21"/>
                <w:szCs w:val="21"/>
              </w:rPr>
              <w:t>级别判定</w:t>
            </w:r>
          </w:p>
        </w:tc>
        <w:tc>
          <w:tcPr>
            <w:tcW w:w="2402" w:type="dxa"/>
            <w:vAlign w:val="center"/>
          </w:tcPr>
          <w:p w14:paraId="7EF556E7">
            <w:pPr>
              <w:snapToGrid w:val="0"/>
              <w:spacing w:before="70" w:after="70" w:line="240" w:lineRule="auto"/>
              <w:ind w:firstLine="0"/>
              <w:jc w:val="left"/>
              <w:rPr>
                <w:sz w:val="21"/>
              </w:rPr>
            </w:pPr>
            <w:r>
              <w:rPr>
                <w:sz w:val="21"/>
                <w:szCs w:val="21"/>
              </w:rPr>
              <w:t>标准缺陷案例</w:t>
            </w:r>
          </w:p>
        </w:tc>
        <w:tc>
          <w:tcPr>
            <w:tcW w:w="3887" w:type="dxa"/>
            <w:vAlign w:val="center"/>
          </w:tcPr>
          <w:p w14:paraId="2513D275">
            <w:pPr>
              <w:snapToGrid w:val="0"/>
              <w:spacing w:before="70" w:after="70" w:line="240" w:lineRule="auto"/>
              <w:ind w:firstLine="0"/>
              <w:jc w:val="left"/>
              <w:rPr>
                <w:sz w:val="21"/>
              </w:rPr>
            </w:pPr>
            <w:r>
              <w:rPr>
                <w:sz w:val="21"/>
                <w:szCs w:val="21"/>
              </w:rPr>
              <w:t>与人工判定一致</w:t>
            </w:r>
          </w:p>
        </w:tc>
      </w:tr>
      <w:tr w14:paraId="05C72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624F9466">
            <w:pPr>
              <w:snapToGrid w:val="0"/>
              <w:spacing w:before="70" w:after="70" w:line="240" w:lineRule="auto"/>
              <w:ind w:firstLine="0"/>
              <w:jc w:val="center"/>
              <w:rPr>
                <w:sz w:val="21"/>
              </w:rPr>
            </w:pPr>
            <w:r>
              <w:rPr>
                <w:sz w:val="21"/>
                <w:szCs w:val="21"/>
              </w:rPr>
              <w:t>TC08</w:t>
            </w:r>
          </w:p>
        </w:tc>
        <w:tc>
          <w:tcPr>
            <w:tcW w:w="1512" w:type="dxa"/>
            <w:vAlign w:val="center"/>
          </w:tcPr>
          <w:p w14:paraId="21FD0937">
            <w:pPr>
              <w:snapToGrid w:val="0"/>
              <w:spacing w:before="70" w:after="70" w:line="240" w:lineRule="auto"/>
              <w:ind w:firstLine="0"/>
              <w:jc w:val="left"/>
              <w:rPr>
                <w:sz w:val="21"/>
              </w:rPr>
            </w:pPr>
            <w:r>
              <w:rPr>
                <w:sz w:val="21"/>
                <w:szCs w:val="21"/>
              </w:rPr>
              <w:t>报告生成</w:t>
            </w:r>
          </w:p>
        </w:tc>
        <w:tc>
          <w:tcPr>
            <w:tcW w:w="2402" w:type="dxa"/>
            <w:vAlign w:val="center"/>
          </w:tcPr>
          <w:p w14:paraId="035735A3">
            <w:pPr>
              <w:snapToGrid w:val="0"/>
              <w:spacing w:before="70" w:after="70" w:line="240" w:lineRule="auto"/>
              <w:ind w:firstLine="0"/>
              <w:jc w:val="left"/>
              <w:rPr>
                <w:sz w:val="21"/>
              </w:rPr>
            </w:pPr>
            <w:r>
              <w:rPr>
                <w:sz w:val="21"/>
                <w:szCs w:val="21"/>
              </w:rPr>
              <w:t>缺陷清单</w:t>
            </w:r>
          </w:p>
        </w:tc>
        <w:tc>
          <w:tcPr>
            <w:tcW w:w="3887" w:type="dxa"/>
            <w:vAlign w:val="center"/>
          </w:tcPr>
          <w:p w14:paraId="43B15999">
            <w:pPr>
              <w:snapToGrid w:val="0"/>
              <w:spacing w:before="70" w:after="70" w:line="240" w:lineRule="auto"/>
              <w:ind w:firstLine="0"/>
              <w:jc w:val="left"/>
              <w:rPr>
                <w:sz w:val="21"/>
              </w:rPr>
            </w:pPr>
            <w:r>
              <w:rPr>
                <w:sz w:val="21"/>
                <w:szCs w:val="21"/>
              </w:rPr>
              <w:t>72 h 内输出，格式合规</w:t>
            </w:r>
          </w:p>
        </w:tc>
      </w:tr>
      <w:tr w14:paraId="47B95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439441A8">
            <w:pPr>
              <w:snapToGrid w:val="0"/>
              <w:spacing w:before="70" w:after="70" w:line="240" w:lineRule="auto"/>
              <w:ind w:firstLine="0"/>
              <w:jc w:val="center"/>
              <w:rPr>
                <w:sz w:val="21"/>
              </w:rPr>
            </w:pPr>
            <w:r>
              <w:rPr>
                <w:sz w:val="21"/>
                <w:szCs w:val="21"/>
              </w:rPr>
              <w:t>TC09</w:t>
            </w:r>
          </w:p>
        </w:tc>
        <w:tc>
          <w:tcPr>
            <w:tcW w:w="1512" w:type="dxa"/>
            <w:vAlign w:val="center"/>
          </w:tcPr>
          <w:p w14:paraId="29A79629">
            <w:pPr>
              <w:snapToGrid w:val="0"/>
              <w:spacing w:before="70" w:after="70" w:line="240" w:lineRule="auto"/>
              <w:ind w:firstLine="0"/>
              <w:jc w:val="left"/>
              <w:rPr>
                <w:sz w:val="21"/>
              </w:rPr>
            </w:pPr>
            <w:r>
              <w:rPr>
                <w:sz w:val="21"/>
                <w:szCs w:val="21"/>
              </w:rPr>
              <w:t>图纸输出</w:t>
            </w:r>
          </w:p>
        </w:tc>
        <w:tc>
          <w:tcPr>
            <w:tcW w:w="2402" w:type="dxa"/>
            <w:vAlign w:val="center"/>
          </w:tcPr>
          <w:p w14:paraId="1D386B5A">
            <w:pPr>
              <w:snapToGrid w:val="0"/>
              <w:spacing w:before="70" w:after="70" w:line="240" w:lineRule="auto"/>
              <w:ind w:firstLine="0"/>
              <w:jc w:val="left"/>
              <w:rPr>
                <w:sz w:val="21"/>
              </w:rPr>
            </w:pPr>
            <w:r>
              <w:rPr>
                <w:sz w:val="21"/>
                <w:szCs w:val="21"/>
              </w:rPr>
              <w:t>平面展开图</w:t>
            </w:r>
          </w:p>
        </w:tc>
        <w:tc>
          <w:tcPr>
            <w:tcW w:w="3887" w:type="dxa"/>
            <w:vAlign w:val="center"/>
          </w:tcPr>
          <w:p w14:paraId="187B27FA">
            <w:pPr>
              <w:snapToGrid w:val="0"/>
              <w:spacing w:before="70" w:after="70" w:line="240" w:lineRule="auto"/>
              <w:ind w:firstLine="0"/>
              <w:jc w:val="left"/>
              <w:rPr>
                <w:sz w:val="21"/>
              </w:rPr>
            </w:pPr>
            <w:r>
              <w:rPr>
                <w:sz w:val="21"/>
                <w:szCs w:val="21"/>
              </w:rPr>
              <w:t>DWG 图层、块属性正确</w:t>
            </w:r>
          </w:p>
        </w:tc>
      </w:tr>
      <w:tr w14:paraId="21DBB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2B85DC3B">
            <w:pPr>
              <w:snapToGrid w:val="0"/>
              <w:spacing w:before="70" w:after="70" w:line="240" w:lineRule="auto"/>
              <w:ind w:firstLine="0"/>
              <w:jc w:val="center"/>
              <w:rPr>
                <w:sz w:val="21"/>
              </w:rPr>
            </w:pPr>
            <w:r>
              <w:rPr>
                <w:sz w:val="21"/>
                <w:szCs w:val="21"/>
              </w:rPr>
              <w:t>TC10</w:t>
            </w:r>
          </w:p>
        </w:tc>
        <w:tc>
          <w:tcPr>
            <w:tcW w:w="1512" w:type="dxa"/>
            <w:vAlign w:val="center"/>
          </w:tcPr>
          <w:p w14:paraId="495E9A93">
            <w:pPr>
              <w:snapToGrid w:val="0"/>
              <w:spacing w:before="70" w:after="70" w:line="240" w:lineRule="auto"/>
              <w:ind w:firstLine="0"/>
              <w:jc w:val="left"/>
              <w:rPr>
                <w:sz w:val="21"/>
              </w:rPr>
            </w:pPr>
            <w:r>
              <w:rPr>
                <w:sz w:val="21"/>
                <w:szCs w:val="21"/>
              </w:rPr>
              <w:t>权限控制</w:t>
            </w:r>
          </w:p>
        </w:tc>
        <w:tc>
          <w:tcPr>
            <w:tcW w:w="2402" w:type="dxa"/>
            <w:vAlign w:val="center"/>
          </w:tcPr>
          <w:p w14:paraId="4D5CDCC2">
            <w:pPr>
              <w:snapToGrid w:val="0"/>
              <w:spacing w:before="70" w:after="70" w:line="240" w:lineRule="auto"/>
              <w:ind w:firstLine="0"/>
              <w:jc w:val="left"/>
              <w:rPr>
                <w:sz w:val="21"/>
              </w:rPr>
            </w:pPr>
            <w:r>
              <w:rPr>
                <w:sz w:val="21"/>
                <w:szCs w:val="21"/>
              </w:rPr>
              <w:t>不同角色</w:t>
            </w:r>
          </w:p>
        </w:tc>
        <w:tc>
          <w:tcPr>
            <w:tcW w:w="3887" w:type="dxa"/>
            <w:vAlign w:val="center"/>
          </w:tcPr>
          <w:p w14:paraId="7E8DD2C4">
            <w:pPr>
              <w:snapToGrid w:val="0"/>
              <w:spacing w:before="70" w:after="70" w:line="240" w:lineRule="auto"/>
              <w:ind w:firstLine="0"/>
              <w:jc w:val="left"/>
              <w:rPr>
                <w:sz w:val="21"/>
              </w:rPr>
            </w:pPr>
            <w:r>
              <w:rPr>
                <w:sz w:val="21"/>
                <w:szCs w:val="21"/>
              </w:rPr>
              <w:t>越权操作被拒绝</w:t>
            </w:r>
          </w:p>
        </w:tc>
      </w:tr>
      <w:tr w14:paraId="21846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04FB9591">
            <w:pPr>
              <w:snapToGrid w:val="0"/>
              <w:spacing w:before="70" w:after="70" w:line="240" w:lineRule="auto"/>
              <w:ind w:firstLine="0"/>
              <w:jc w:val="center"/>
              <w:rPr>
                <w:sz w:val="21"/>
              </w:rPr>
            </w:pPr>
            <w:r>
              <w:rPr>
                <w:sz w:val="21"/>
                <w:szCs w:val="21"/>
              </w:rPr>
              <w:t>TC11</w:t>
            </w:r>
          </w:p>
        </w:tc>
        <w:tc>
          <w:tcPr>
            <w:tcW w:w="1512" w:type="dxa"/>
            <w:vAlign w:val="center"/>
          </w:tcPr>
          <w:p w14:paraId="42A58E2D">
            <w:pPr>
              <w:snapToGrid w:val="0"/>
              <w:spacing w:before="70" w:after="70" w:line="240" w:lineRule="auto"/>
              <w:ind w:firstLine="0"/>
              <w:jc w:val="left"/>
              <w:rPr>
                <w:sz w:val="21"/>
              </w:rPr>
            </w:pPr>
            <w:r>
              <w:rPr>
                <w:sz w:val="21"/>
                <w:szCs w:val="21"/>
              </w:rPr>
              <w:t>并发</w:t>
            </w:r>
          </w:p>
        </w:tc>
        <w:tc>
          <w:tcPr>
            <w:tcW w:w="2402" w:type="dxa"/>
            <w:vAlign w:val="center"/>
          </w:tcPr>
          <w:p w14:paraId="644C3E85">
            <w:pPr>
              <w:snapToGrid w:val="0"/>
              <w:spacing w:before="70" w:after="70" w:line="240" w:lineRule="auto"/>
              <w:ind w:firstLine="0"/>
              <w:jc w:val="left"/>
              <w:rPr>
                <w:sz w:val="21"/>
              </w:rPr>
            </w:pPr>
            <w:r>
              <w:rPr>
                <w:sz w:val="21"/>
                <w:szCs w:val="21"/>
              </w:rPr>
              <w:t>10 用户</w:t>
            </w:r>
          </w:p>
        </w:tc>
        <w:tc>
          <w:tcPr>
            <w:tcW w:w="3887" w:type="dxa"/>
            <w:vAlign w:val="center"/>
          </w:tcPr>
          <w:p w14:paraId="5C075CEA">
            <w:pPr>
              <w:snapToGrid w:val="0"/>
              <w:spacing w:before="70" w:after="70" w:line="240" w:lineRule="auto"/>
              <w:ind w:firstLine="0"/>
              <w:jc w:val="left"/>
              <w:rPr>
                <w:sz w:val="21"/>
              </w:rPr>
            </w:pPr>
            <w:r>
              <w:rPr>
                <w:sz w:val="21"/>
                <w:szCs w:val="21"/>
              </w:rPr>
              <w:t>响应时间 ≤3 s</w:t>
            </w:r>
          </w:p>
        </w:tc>
      </w:tr>
      <w:tr w14:paraId="38107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98" w:type="dxa"/>
            <w:vAlign w:val="center"/>
          </w:tcPr>
          <w:p w14:paraId="704BEEBD">
            <w:pPr>
              <w:snapToGrid w:val="0"/>
              <w:spacing w:before="70" w:after="70" w:line="240" w:lineRule="auto"/>
              <w:ind w:firstLine="0"/>
              <w:jc w:val="center"/>
              <w:rPr>
                <w:sz w:val="21"/>
              </w:rPr>
            </w:pPr>
            <w:r>
              <w:rPr>
                <w:sz w:val="21"/>
                <w:szCs w:val="21"/>
              </w:rPr>
              <w:t>TC12</w:t>
            </w:r>
          </w:p>
        </w:tc>
        <w:tc>
          <w:tcPr>
            <w:tcW w:w="1512" w:type="dxa"/>
            <w:vAlign w:val="center"/>
          </w:tcPr>
          <w:p w14:paraId="2C12BA54">
            <w:pPr>
              <w:snapToGrid w:val="0"/>
              <w:spacing w:before="70" w:after="70" w:line="240" w:lineRule="auto"/>
              <w:ind w:firstLine="0"/>
              <w:jc w:val="left"/>
              <w:rPr>
                <w:sz w:val="21"/>
              </w:rPr>
            </w:pPr>
            <w:r>
              <w:rPr>
                <w:sz w:val="21"/>
                <w:szCs w:val="21"/>
              </w:rPr>
              <w:t>异常恢复</w:t>
            </w:r>
          </w:p>
        </w:tc>
        <w:tc>
          <w:tcPr>
            <w:tcW w:w="2402" w:type="dxa"/>
            <w:vAlign w:val="center"/>
          </w:tcPr>
          <w:p w14:paraId="6582F11F">
            <w:pPr>
              <w:snapToGrid w:val="0"/>
              <w:spacing w:before="70" w:after="70" w:line="240" w:lineRule="auto"/>
              <w:ind w:firstLine="0"/>
              <w:jc w:val="left"/>
              <w:rPr>
                <w:sz w:val="21"/>
              </w:rPr>
            </w:pPr>
            <w:r>
              <w:rPr>
                <w:sz w:val="21"/>
                <w:szCs w:val="21"/>
              </w:rPr>
              <w:t>强制断电</w:t>
            </w:r>
          </w:p>
        </w:tc>
        <w:tc>
          <w:tcPr>
            <w:tcW w:w="3887" w:type="dxa"/>
            <w:vAlign w:val="center"/>
          </w:tcPr>
          <w:p w14:paraId="6B690C79">
            <w:pPr>
              <w:snapToGrid w:val="0"/>
              <w:spacing w:before="70" w:after="70" w:line="240" w:lineRule="auto"/>
              <w:ind w:firstLine="0"/>
              <w:jc w:val="left"/>
              <w:rPr>
                <w:sz w:val="21"/>
              </w:rPr>
            </w:pPr>
            <w:r>
              <w:rPr>
                <w:sz w:val="21"/>
                <w:szCs w:val="21"/>
              </w:rPr>
              <w:t>数据不丢失，可续跑</w:t>
            </w:r>
          </w:p>
        </w:tc>
      </w:tr>
    </w:tbl>
    <w:p w14:paraId="6A0450D0">
      <w:pPr>
        <w:spacing w:line="240" w:lineRule="auto"/>
      </w:pPr>
    </w:p>
    <w:p w14:paraId="429D38FE">
      <w:r>
        <w:rPr>
          <w:b/>
        </w:rPr>
        <w:t>（3）测试环境。</w:t>
      </w:r>
    </w:p>
    <w:p w14:paraId="24A044A9">
      <w:r>
        <w:t>国产操作系统 + 国产数据库 + 国产 GPU 工作站；模拟数据集与真实现场数据结合；测试数据覆盖平坡、缓坡、陡坡三类场景。</w:t>
      </w:r>
    </w:p>
    <w:p w14:paraId="3376DFD0">
      <w:r>
        <w:rPr>
          <w:b/>
        </w:rPr>
        <w:t>（4）缺陷管理。</w:t>
      </w:r>
    </w:p>
    <w:p w14:paraId="7274EEEC">
      <w:r>
        <w:t>采用缺陷跟踪工具，按</w:t>
      </w:r>
      <w:r>
        <w:rPr>
          <w:rFonts w:hint="eastAsia"/>
        </w:rPr>
        <w:t>“</w:t>
      </w:r>
      <w:r>
        <w:t>严重</w:t>
      </w:r>
      <w:r>
        <w:rPr>
          <w:rFonts w:hint="eastAsia"/>
        </w:rPr>
        <w:t>-</w:t>
      </w:r>
      <w:r>
        <w:t>一般</w:t>
      </w:r>
      <w:r>
        <w:rPr>
          <w:rFonts w:hint="eastAsia"/>
        </w:rPr>
        <w:t>-</w:t>
      </w:r>
      <w:r>
        <w:t>轻微</w:t>
      </w:r>
      <w:r>
        <w:rPr>
          <w:rFonts w:hint="eastAsia"/>
        </w:rPr>
        <w:t>”</w:t>
      </w:r>
      <w:r>
        <w:t>分级；致命与严重缺陷修复率 100%，一般缺陷修复率 ≥95%；回归测试通过后方可发布。</w:t>
      </w:r>
    </w:p>
    <w:p w14:paraId="0AFED510">
      <w:pPr>
        <w:pStyle w:val="6"/>
      </w:pPr>
      <w:r>
        <w:rPr>
          <w:szCs w:val="32"/>
        </w:rPr>
        <w:t>2.5.3.17 部署与运维</w:t>
      </w:r>
    </w:p>
    <w:p w14:paraId="6D408E11">
      <w:r>
        <w:rPr>
          <w:b/>
        </w:rPr>
        <w:t>（1）部署模式。</w:t>
      </w:r>
    </w:p>
    <w:p w14:paraId="60971869">
      <w:r>
        <w:t>支持单机版、局域网版、云边协同版三种部署模式：单机版适用于现场笔记本；局域网版适用于检修厂内部；云边协同版适用于多电站集中管理。</w:t>
      </w:r>
    </w:p>
    <w:p w14:paraId="1F906643">
      <w:r>
        <w:rPr>
          <w:b/>
        </w:rPr>
        <w:t>（2）部署步骤。</w:t>
      </w:r>
    </w:p>
    <w:p w14:paraId="01AFE452">
      <w:r>
        <w:t>环境检查 → 安装国产操作系统与数据库 → 安装中间件 → 安装软件 → 导入许可 → 初始化数据库 → 配置参数 → 试运行 → 验收。</w:t>
      </w:r>
    </w:p>
    <w:p w14:paraId="53D6D84F">
      <w:r>
        <w:rPr>
          <w:b/>
        </w:rPr>
        <w:t>（3）升级与回滚。</w:t>
      </w:r>
    </w:p>
    <w:p w14:paraId="74352338">
      <w:r>
        <w:t>提供离线升级包与在线升级两种方式；升级前自动备份数据库与配置；升级失败自动回滚；升级记录留痕。</w:t>
      </w:r>
    </w:p>
    <w:p w14:paraId="359507FE">
      <w:r>
        <w:rPr>
          <w:b/>
        </w:rPr>
        <w:t>（4）运维监控。</w:t>
      </w:r>
    </w:p>
    <w:p w14:paraId="31605D70">
      <w:r>
        <w:t>监控 CPU、内存、磁盘、GPU、任务队列、接口状态；异常自动告警；日志按级别分类，保留不少于 6 个月；提供运维手册与故障处置流程。</w:t>
      </w:r>
    </w:p>
    <w:p w14:paraId="58ED5413">
      <w:pPr>
        <w:pStyle w:val="6"/>
      </w:pPr>
      <w:r>
        <w:rPr>
          <w:szCs w:val="32"/>
        </w:rPr>
        <w:t>2.5.3.18 安全设计</w:t>
      </w:r>
    </w:p>
    <w:p w14:paraId="23BF3432">
      <w:r>
        <w:rPr>
          <w:b/>
        </w:rPr>
        <w:t>（1）身份与权限。</w:t>
      </w:r>
    </w:p>
    <w:p w14:paraId="79422D17">
      <w:r>
        <w:t>采用 RBAC 模型，角色包括系统管理员、项目管理员、数据处理员、审核员、查看员；密码复杂度与有效期策略；关键操作二次确认。</w:t>
      </w:r>
    </w:p>
    <w:p w14:paraId="7AC8BDC5">
      <w:r>
        <w:rPr>
          <w:b/>
        </w:rPr>
        <w:t>（2）数据安全。</w:t>
      </w:r>
    </w:p>
    <w:p w14:paraId="0225167F">
      <w:r>
        <w:t>传输加密（TLS 1.2 及以上）；存储加密（可选）；敏感字段脱敏；数据导出审批；操作日志审计；数据销毁符合规范。</w:t>
      </w:r>
    </w:p>
    <w:p w14:paraId="63DCB737">
      <w:r>
        <w:rPr>
          <w:b/>
        </w:rPr>
        <w:t>（3）网络安全。</w:t>
      </w:r>
    </w:p>
    <w:p w14:paraId="256D91DA">
      <w:r>
        <w:t>不开放无关端口；默认关闭远程调试；第三方组件进行漏洞扫描；不引入未通过网络安全审查的产品；支持离线运行。</w:t>
      </w:r>
    </w:p>
    <w:p w14:paraId="77810CA4">
      <w:r>
        <w:rPr>
          <w:b/>
        </w:rPr>
        <w:t>（4）合规。</w:t>
      </w:r>
    </w:p>
    <w:p w14:paraId="2CCEF57A">
      <w:r>
        <w:t>符合《网络安全法》《数据安全法》《个人信息保护法》及电力监控系统安全防护规定；配合甲方开展等保测评与安全审查。</w:t>
      </w:r>
    </w:p>
    <w:p w14:paraId="1AAC1394">
      <w:pPr>
        <w:pStyle w:val="6"/>
      </w:pPr>
      <w:r>
        <w:rPr>
          <w:szCs w:val="32"/>
        </w:rPr>
        <w:t>2.5.3.19 软件功能清单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4"/>
        <w:gridCol w:w="1381"/>
        <w:gridCol w:w="1652"/>
        <w:gridCol w:w="3807"/>
        <w:gridCol w:w="1116"/>
      </w:tblGrid>
      <w:tr w14:paraId="12A4A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44" w:type="dxa"/>
            <w:shd w:val="clear" w:color="auto" w:fill="E7E6E6"/>
            <w:vAlign w:val="center"/>
          </w:tcPr>
          <w:p w14:paraId="5677C877">
            <w:pPr>
              <w:snapToGrid w:val="0"/>
              <w:spacing w:before="70" w:after="70" w:line="240" w:lineRule="auto"/>
              <w:ind w:firstLine="0"/>
              <w:jc w:val="center"/>
              <w:rPr>
                <w:b/>
                <w:sz w:val="21"/>
              </w:rPr>
            </w:pPr>
            <w:r>
              <w:rPr>
                <w:b/>
                <w:sz w:val="21"/>
                <w:szCs w:val="21"/>
              </w:rPr>
              <w:t>序号</w:t>
            </w:r>
          </w:p>
        </w:tc>
        <w:tc>
          <w:tcPr>
            <w:tcW w:w="1381" w:type="dxa"/>
            <w:shd w:val="clear" w:color="auto" w:fill="E7E6E6"/>
            <w:vAlign w:val="center"/>
          </w:tcPr>
          <w:p w14:paraId="4C5263CF">
            <w:pPr>
              <w:snapToGrid w:val="0"/>
              <w:spacing w:before="70" w:after="70" w:line="240" w:lineRule="auto"/>
              <w:ind w:firstLine="0"/>
              <w:jc w:val="center"/>
              <w:rPr>
                <w:b/>
                <w:sz w:val="21"/>
              </w:rPr>
            </w:pPr>
            <w:r>
              <w:rPr>
                <w:b/>
                <w:sz w:val="21"/>
                <w:szCs w:val="21"/>
              </w:rPr>
              <w:t>模块</w:t>
            </w:r>
          </w:p>
        </w:tc>
        <w:tc>
          <w:tcPr>
            <w:tcW w:w="1652" w:type="dxa"/>
            <w:shd w:val="clear" w:color="auto" w:fill="E7E6E6"/>
            <w:vAlign w:val="center"/>
          </w:tcPr>
          <w:p w14:paraId="0FCBC93B">
            <w:pPr>
              <w:snapToGrid w:val="0"/>
              <w:spacing w:before="70" w:after="70" w:line="240" w:lineRule="auto"/>
              <w:ind w:firstLine="0"/>
              <w:jc w:val="center"/>
              <w:rPr>
                <w:b/>
                <w:sz w:val="21"/>
              </w:rPr>
            </w:pPr>
            <w:r>
              <w:rPr>
                <w:b/>
                <w:sz w:val="21"/>
                <w:szCs w:val="21"/>
              </w:rPr>
              <w:t>功能点</w:t>
            </w:r>
          </w:p>
        </w:tc>
        <w:tc>
          <w:tcPr>
            <w:tcW w:w="3807" w:type="dxa"/>
            <w:shd w:val="clear" w:color="auto" w:fill="E7E6E6"/>
            <w:vAlign w:val="center"/>
          </w:tcPr>
          <w:p w14:paraId="17F3856C">
            <w:pPr>
              <w:snapToGrid w:val="0"/>
              <w:spacing w:before="70" w:after="70" w:line="240" w:lineRule="auto"/>
              <w:ind w:firstLine="0"/>
              <w:jc w:val="center"/>
              <w:rPr>
                <w:b/>
                <w:sz w:val="21"/>
              </w:rPr>
            </w:pPr>
            <w:r>
              <w:rPr>
                <w:b/>
                <w:sz w:val="21"/>
                <w:szCs w:val="21"/>
              </w:rPr>
              <w:t>功能描述</w:t>
            </w:r>
          </w:p>
        </w:tc>
        <w:tc>
          <w:tcPr>
            <w:tcW w:w="1116" w:type="dxa"/>
            <w:shd w:val="clear" w:color="auto" w:fill="E7E6E6"/>
            <w:vAlign w:val="center"/>
          </w:tcPr>
          <w:p w14:paraId="7452416B">
            <w:pPr>
              <w:snapToGrid w:val="0"/>
              <w:spacing w:before="70" w:after="70" w:line="240" w:lineRule="auto"/>
              <w:ind w:firstLine="0"/>
              <w:jc w:val="center"/>
              <w:rPr>
                <w:b/>
                <w:sz w:val="21"/>
              </w:rPr>
            </w:pPr>
            <w:r>
              <w:rPr>
                <w:b/>
                <w:sz w:val="21"/>
                <w:szCs w:val="21"/>
              </w:rPr>
              <w:t>优先级</w:t>
            </w:r>
          </w:p>
        </w:tc>
      </w:tr>
      <w:tr w14:paraId="343E7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1AC36D6">
            <w:pPr>
              <w:snapToGrid w:val="0"/>
              <w:spacing w:before="70" w:after="70" w:line="240" w:lineRule="auto"/>
              <w:ind w:firstLine="0"/>
              <w:jc w:val="center"/>
              <w:rPr>
                <w:sz w:val="21"/>
              </w:rPr>
            </w:pPr>
            <w:r>
              <w:rPr>
                <w:sz w:val="21"/>
                <w:szCs w:val="21"/>
              </w:rPr>
              <w:t>1</w:t>
            </w:r>
          </w:p>
        </w:tc>
        <w:tc>
          <w:tcPr>
            <w:tcW w:w="1381" w:type="dxa"/>
            <w:vAlign w:val="center"/>
          </w:tcPr>
          <w:p w14:paraId="56C0A321">
            <w:pPr>
              <w:snapToGrid w:val="0"/>
              <w:spacing w:before="70" w:after="70" w:line="240" w:lineRule="auto"/>
              <w:ind w:firstLine="0"/>
              <w:jc w:val="left"/>
              <w:rPr>
                <w:sz w:val="21"/>
              </w:rPr>
            </w:pPr>
            <w:r>
              <w:rPr>
                <w:sz w:val="21"/>
                <w:szCs w:val="21"/>
              </w:rPr>
              <w:t>项目管理</w:t>
            </w:r>
          </w:p>
        </w:tc>
        <w:tc>
          <w:tcPr>
            <w:tcW w:w="1652" w:type="dxa"/>
            <w:vAlign w:val="center"/>
          </w:tcPr>
          <w:p w14:paraId="373F1EB4">
            <w:pPr>
              <w:snapToGrid w:val="0"/>
              <w:spacing w:before="70" w:after="70" w:line="240" w:lineRule="auto"/>
              <w:ind w:firstLine="0"/>
              <w:jc w:val="center"/>
              <w:rPr>
                <w:sz w:val="21"/>
              </w:rPr>
            </w:pPr>
            <w:r>
              <w:rPr>
                <w:sz w:val="21"/>
                <w:szCs w:val="21"/>
              </w:rPr>
              <w:t>新建项目</w:t>
            </w:r>
          </w:p>
        </w:tc>
        <w:tc>
          <w:tcPr>
            <w:tcW w:w="3807" w:type="dxa"/>
            <w:vAlign w:val="center"/>
          </w:tcPr>
          <w:p w14:paraId="0B89A095">
            <w:pPr>
              <w:snapToGrid w:val="0"/>
              <w:spacing w:before="70" w:after="70" w:line="240" w:lineRule="auto"/>
              <w:ind w:firstLine="0"/>
              <w:jc w:val="left"/>
              <w:rPr>
                <w:sz w:val="21"/>
              </w:rPr>
            </w:pPr>
            <w:r>
              <w:rPr>
                <w:sz w:val="21"/>
                <w:szCs w:val="21"/>
              </w:rPr>
              <w:t>录入项目、电站、孔号、测次</w:t>
            </w:r>
          </w:p>
        </w:tc>
        <w:tc>
          <w:tcPr>
            <w:tcW w:w="1116" w:type="dxa"/>
            <w:vAlign w:val="center"/>
          </w:tcPr>
          <w:p w14:paraId="39E228A8">
            <w:pPr>
              <w:snapToGrid w:val="0"/>
              <w:spacing w:before="70" w:after="70" w:line="240" w:lineRule="auto"/>
              <w:ind w:firstLine="0"/>
              <w:jc w:val="center"/>
              <w:rPr>
                <w:sz w:val="21"/>
              </w:rPr>
            </w:pPr>
            <w:r>
              <w:rPr>
                <w:sz w:val="21"/>
                <w:szCs w:val="21"/>
              </w:rPr>
              <w:t>高</w:t>
            </w:r>
          </w:p>
        </w:tc>
      </w:tr>
      <w:tr w14:paraId="1F11B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B21DF0A">
            <w:pPr>
              <w:snapToGrid w:val="0"/>
              <w:spacing w:before="70" w:after="70" w:line="240" w:lineRule="auto"/>
              <w:ind w:firstLine="0"/>
              <w:jc w:val="center"/>
              <w:rPr>
                <w:sz w:val="21"/>
              </w:rPr>
            </w:pPr>
            <w:r>
              <w:rPr>
                <w:sz w:val="21"/>
                <w:szCs w:val="21"/>
              </w:rPr>
              <w:t>2</w:t>
            </w:r>
          </w:p>
        </w:tc>
        <w:tc>
          <w:tcPr>
            <w:tcW w:w="1381" w:type="dxa"/>
            <w:vAlign w:val="center"/>
          </w:tcPr>
          <w:p w14:paraId="3D767C77">
            <w:pPr>
              <w:snapToGrid w:val="0"/>
              <w:spacing w:before="70" w:after="70" w:line="240" w:lineRule="auto"/>
              <w:ind w:firstLine="0"/>
              <w:jc w:val="left"/>
              <w:rPr>
                <w:sz w:val="21"/>
              </w:rPr>
            </w:pPr>
            <w:r>
              <w:rPr>
                <w:sz w:val="21"/>
                <w:szCs w:val="21"/>
              </w:rPr>
              <w:t>项目管理</w:t>
            </w:r>
          </w:p>
        </w:tc>
        <w:tc>
          <w:tcPr>
            <w:tcW w:w="1652" w:type="dxa"/>
            <w:vAlign w:val="center"/>
          </w:tcPr>
          <w:p w14:paraId="0591C869">
            <w:pPr>
              <w:snapToGrid w:val="0"/>
              <w:spacing w:before="70" w:after="70" w:line="240" w:lineRule="auto"/>
              <w:ind w:firstLine="0"/>
              <w:jc w:val="center"/>
              <w:rPr>
                <w:sz w:val="21"/>
              </w:rPr>
            </w:pPr>
            <w:r>
              <w:rPr>
                <w:sz w:val="21"/>
                <w:szCs w:val="21"/>
              </w:rPr>
              <w:t>项目复制</w:t>
            </w:r>
          </w:p>
        </w:tc>
        <w:tc>
          <w:tcPr>
            <w:tcW w:w="3807" w:type="dxa"/>
            <w:vAlign w:val="center"/>
          </w:tcPr>
          <w:p w14:paraId="44C21C31">
            <w:pPr>
              <w:snapToGrid w:val="0"/>
              <w:spacing w:before="70" w:after="70" w:line="240" w:lineRule="auto"/>
              <w:ind w:firstLine="0"/>
              <w:jc w:val="left"/>
              <w:rPr>
                <w:sz w:val="21"/>
              </w:rPr>
            </w:pPr>
            <w:r>
              <w:rPr>
                <w:sz w:val="21"/>
                <w:szCs w:val="21"/>
              </w:rPr>
              <w:t>复制结构、不复制数据</w:t>
            </w:r>
          </w:p>
        </w:tc>
        <w:tc>
          <w:tcPr>
            <w:tcW w:w="1116" w:type="dxa"/>
            <w:vAlign w:val="center"/>
          </w:tcPr>
          <w:p w14:paraId="65C0588B">
            <w:pPr>
              <w:snapToGrid w:val="0"/>
              <w:spacing w:before="70" w:after="70" w:line="240" w:lineRule="auto"/>
              <w:ind w:firstLine="0"/>
              <w:jc w:val="center"/>
              <w:rPr>
                <w:sz w:val="21"/>
              </w:rPr>
            </w:pPr>
            <w:r>
              <w:rPr>
                <w:sz w:val="21"/>
                <w:szCs w:val="21"/>
              </w:rPr>
              <w:t>中</w:t>
            </w:r>
          </w:p>
        </w:tc>
      </w:tr>
      <w:tr w14:paraId="35738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5A80614">
            <w:pPr>
              <w:snapToGrid w:val="0"/>
              <w:spacing w:before="70" w:after="70" w:line="240" w:lineRule="auto"/>
              <w:ind w:firstLine="0"/>
              <w:jc w:val="center"/>
              <w:rPr>
                <w:sz w:val="21"/>
              </w:rPr>
            </w:pPr>
            <w:r>
              <w:rPr>
                <w:sz w:val="21"/>
                <w:szCs w:val="21"/>
              </w:rPr>
              <w:t>3</w:t>
            </w:r>
          </w:p>
        </w:tc>
        <w:tc>
          <w:tcPr>
            <w:tcW w:w="1381" w:type="dxa"/>
            <w:vAlign w:val="center"/>
          </w:tcPr>
          <w:p w14:paraId="19FDE205">
            <w:pPr>
              <w:snapToGrid w:val="0"/>
              <w:spacing w:before="70" w:after="70" w:line="240" w:lineRule="auto"/>
              <w:ind w:firstLine="0"/>
              <w:jc w:val="left"/>
              <w:rPr>
                <w:sz w:val="21"/>
              </w:rPr>
            </w:pPr>
            <w:r>
              <w:rPr>
                <w:sz w:val="21"/>
                <w:szCs w:val="21"/>
              </w:rPr>
              <w:t>项目管理</w:t>
            </w:r>
          </w:p>
        </w:tc>
        <w:tc>
          <w:tcPr>
            <w:tcW w:w="1652" w:type="dxa"/>
            <w:vAlign w:val="center"/>
          </w:tcPr>
          <w:p w14:paraId="3BD4887F">
            <w:pPr>
              <w:snapToGrid w:val="0"/>
              <w:spacing w:before="70" w:after="70" w:line="240" w:lineRule="auto"/>
              <w:ind w:firstLine="0"/>
              <w:jc w:val="center"/>
              <w:rPr>
                <w:sz w:val="21"/>
              </w:rPr>
            </w:pPr>
            <w:r>
              <w:rPr>
                <w:sz w:val="21"/>
                <w:szCs w:val="21"/>
              </w:rPr>
              <w:t>模板套用</w:t>
            </w:r>
          </w:p>
        </w:tc>
        <w:tc>
          <w:tcPr>
            <w:tcW w:w="3807" w:type="dxa"/>
            <w:vAlign w:val="center"/>
          </w:tcPr>
          <w:p w14:paraId="63855031">
            <w:pPr>
              <w:snapToGrid w:val="0"/>
              <w:spacing w:before="70" w:after="70" w:line="240" w:lineRule="auto"/>
              <w:ind w:firstLine="0"/>
              <w:jc w:val="left"/>
              <w:rPr>
                <w:sz w:val="21"/>
              </w:rPr>
            </w:pPr>
            <w:r>
              <w:rPr>
                <w:sz w:val="21"/>
                <w:szCs w:val="21"/>
              </w:rPr>
              <w:t>按场景套用参数模板</w:t>
            </w:r>
          </w:p>
        </w:tc>
        <w:tc>
          <w:tcPr>
            <w:tcW w:w="1116" w:type="dxa"/>
            <w:vAlign w:val="center"/>
          </w:tcPr>
          <w:p w14:paraId="0C6262C3">
            <w:pPr>
              <w:snapToGrid w:val="0"/>
              <w:spacing w:before="70" w:after="70" w:line="240" w:lineRule="auto"/>
              <w:ind w:firstLine="0"/>
              <w:jc w:val="center"/>
              <w:rPr>
                <w:sz w:val="21"/>
              </w:rPr>
            </w:pPr>
            <w:r>
              <w:rPr>
                <w:sz w:val="21"/>
                <w:szCs w:val="21"/>
              </w:rPr>
              <w:t>中</w:t>
            </w:r>
          </w:p>
        </w:tc>
      </w:tr>
      <w:tr w14:paraId="5F51B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C5EFE50">
            <w:pPr>
              <w:snapToGrid w:val="0"/>
              <w:spacing w:before="70" w:after="70" w:line="240" w:lineRule="auto"/>
              <w:ind w:firstLine="0"/>
              <w:jc w:val="center"/>
              <w:rPr>
                <w:sz w:val="21"/>
              </w:rPr>
            </w:pPr>
            <w:r>
              <w:rPr>
                <w:sz w:val="21"/>
                <w:szCs w:val="21"/>
              </w:rPr>
              <w:t>4</w:t>
            </w:r>
          </w:p>
        </w:tc>
        <w:tc>
          <w:tcPr>
            <w:tcW w:w="1381" w:type="dxa"/>
            <w:vAlign w:val="center"/>
          </w:tcPr>
          <w:p w14:paraId="534F1D6D">
            <w:pPr>
              <w:snapToGrid w:val="0"/>
              <w:spacing w:before="70" w:after="70" w:line="240" w:lineRule="auto"/>
              <w:ind w:firstLine="0"/>
              <w:jc w:val="left"/>
              <w:rPr>
                <w:sz w:val="21"/>
              </w:rPr>
            </w:pPr>
            <w:r>
              <w:rPr>
                <w:sz w:val="21"/>
                <w:szCs w:val="21"/>
              </w:rPr>
              <w:t>项目管理</w:t>
            </w:r>
          </w:p>
        </w:tc>
        <w:tc>
          <w:tcPr>
            <w:tcW w:w="1652" w:type="dxa"/>
            <w:vAlign w:val="center"/>
          </w:tcPr>
          <w:p w14:paraId="1D28BAB0">
            <w:pPr>
              <w:snapToGrid w:val="0"/>
              <w:spacing w:before="70" w:after="70" w:line="240" w:lineRule="auto"/>
              <w:ind w:firstLine="0"/>
              <w:jc w:val="center"/>
              <w:rPr>
                <w:sz w:val="21"/>
              </w:rPr>
            </w:pPr>
            <w:r>
              <w:rPr>
                <w:sz w:val="21"/>
                <w:szCs w:val="21"/>
              </w:rPr>
              <w:t>权限分配</w:t>
            </w:r>
          </w:p>
        </w:tc>
        <w:tc>
          <w:tcPr>
            <w:tcW w:w="3807" w:type="dxa"/>
            <w:vAlign w:val="center"/>
          </w:tcPr>
          <w:p w14:paraId="3E8EAE7B">
            <w:pPr>
              <w:snapToGrid w:val="0"/>
              <w:spacing w:before="70" w:after="70" w:line="240" w:lineRule="auto"/>
              <w:ind w:firstLine="0"/>
              <w:jc w:val="left"/>
              <w:rPr>
                <w:sz w:val="21"/>
              </w:rPr>
            </w:pPr>
            <w:r>
              <w:rPr>
                <w:sz w:val="21"/>
                <w:szCs w:val="21"/>
              </w:rPr>
              <w:t>按角色分配项目权限</w:t>
            </w:r>
          </w:p>
        </w:tc>
        <w:tc>
          <w:tcPr>
            <w:tcW w:w="1116" w:type="dxa"/>
            <w:vAlign w:val="center"/>
          </w:tcPr>
          <w:p w14:paraId="02C87589">
            <w:pPr>
              <w:snapToGrid w:val="0"/>
              <w:spacing w:before="70" w:after="70" w:line="240" w:lineRule="auto"/>
              <w:ind w:firstLine="0"/>
              <w:jc w:val="center"/>
              <w:rPr>
                <w:sz w:val="21"/>
              </w:rPr>
            </w:pPr>
            <w:r>
              <w:rPr>
                <w:sz w:val="21"/>
                <w:szCs w:val="21"/>
              </w:rPr>
              <w:t>高</w:t>
            </w:r>
          </w:p>
        </w:tc>
      </w:tr>
      <w:tr w14:paraId="6FF71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DA12F35">
            <w:pPr>
              <w:snapToGrid w:val="0"/>
              <w:spacing w:before="70" w:after="70" w:line="240" w:lineRule="auto"/>
              <w:ind w:firstLine="0"/>
              <w:jc w:val="center"/>
              <w:rPr>
                <w:sz w:val="21"/>
              </w:rPr>
            </w:pPr>
            <w:r>
              <w:rPr>
                <w:sz w:val="21"/>
                <w:szCs w:val="21"/>
              </w:rPr>
              <w:t>5</w:t>
            </w:r>
          </w:p>
        </w:tc>
        <w:tc>
          <w:tcPr>
            <w:tcW w:w="1381" w:type="dxa"/>
            <w:vAlign w:val="center"/>
          </w:tcPr>
          <w:p w14:paraId="0B9CE2E4">
            <w:pPr>
              <w:snapToGrid w:val="0"/>
              <w:spacing w:before="70" w:after="70" w:line="240" w:lineRule="auto"/>
              <w:ind w:firstLine="0"/>
              <w:jc w:val="left"/>
              <w:rPr>
                <w:sz w:val="21"/>
              </w:rPr>
            </w:pPr>
            <w:r>
              <w:rPr>
                <w:sz w:val="21"/>
                <w:szCs w:val="21"/>
              </w:rPr>
              <w:t>导入</w:t>
            </w:r>
          </w:p>
        </w:tc>
        <w:tc>
          <w:tcPr>
            <w:tcW w:w="1652" w:type="dxa"/>
            <w:vAlign w:val="center"/>
          </w:tcPr>
          <w:p w14:paraId="1CB9081E">
            <w:pPr>
              <w:snapToGrid w:val="0"/>
              <w:spacing w:before="70" w:after="70" w:line="240" w:lineRule="auto"/>
              <w:ind w:firstLine="0"/>
              <w:jc w:val="center"/>
              <w:rPr>
                <w:sz w:val="21"/>
              </w:rPr>
            </w:pPr>
            <w:r>
              <w:rPr>
                <w:sz w:val="21"/>
                <w:szCs w:val="21"/>
              </w:rPr>
              <w:t>点云导入</w:t>
            </w:r>
          </w:p>
        </w:tc>
        <w:tc>
          <w:tcPr>
            <w:tcW w:w="3807" w:type="dxa"/>
            <w:vAlign w:val="center"/>
          </w:tcPr>
          <w:p w14:paraId="01791EB9">
            <w:pPr>
              <w:snapToGrid w:val="0"/>
              <w:spacing w:before="70" w:after="70" w:line="240" w:lineRule="auto"/>
              <w:ind w:firstLine="0"/>
              <w:jc w:val="left"/>
              <w:rPr>
                <w:sz w:val="21"/>
              </w:rPr>
            </w:pPr>
            <w:r>
              <w:rPr>
                <w:sz w:val="21"/>
                <w:szCs w:val="21"/>
              </w:rPr>
              <w:t>LAS/LAZ/PLY/PCD</w:t>
            </w:r>
          </w:p>
        </w:tc>
        <w:tc>
          <w:tcPr>
            <w:tcW w:w="1116" w:type="dxa"/>
            <w:vAlign w:val="center"/>
          </w:tcPr>
          <w:p w14:paraId="1E9C5F0C">
            <w:pPr>
              <w:snapToGrid w:val="0"/>
              <w:spacing w:before="70" w:after="70" w:line="240" w:lineRule="auto"/>
              <w:ind w:firstLine="0"/>
              <w:jc w:val="center"/>
              <w:rPr>
                <w:sz w:val="21"/>
              </w:rPr>
            </w:pPr>
            <w:r>
              <w:rPr>
                <w:sz w:val="21"/>
                <w:szCs w:val="21"/>
              </w:rPr>
              <w:t>高</w:t>
            </w:r>
          </w:p>
        </w:tc>
      </w:tr>
      <w:tr w14:paraId="49CF4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68FF6BC">
            <w:pPr>
              <w:snapToGrid w:val="0"/>
              <w:spacing w:before="70" w:after="70" w:line="240" w:lineRule="auto"/>
              <w:ind w:firstLine="0"/>
              <w:jc w:val="center"/>
              <w:rPr>
                <w:sz w:val="21"/>
              </w:rPr>
            </w:pPr>
            <w:r>
              <w:rPr>
                <w:sz w:val="21"/>
                <w:szCs w:val="21"/>
              </w:rPr>
              <w:t>6</w:t>
            </w:r>
          </w:p>
        </w:tc>
        <w:tc>
          <w:tcPr>
            <w:tcW w:w="1381" w:type="dxa"/>
            <w:vAlign w:val="center"/>
          </w:tcPr>
          <w:p w14:paraId="0BF97EAA">
            <w:pPr>
              <w:snapToGrid w:val="0"/>
              <w:spacing w:before="70" w:after="70" w:line="240" w:lineRule="auto"/>
              <w:ind w:firstLine="0"/>
              <w:jc w:val="left"/>
              <w:rPr>
                <w:sz w:val="21"/>
              </w:rPr>
            </w:pPr>
            <w:r>
              <w:rPr>
                <w:sz w:val="21"/>
                <w:szCs w:val="21"/>
              </w:rPr>
              <w:t>导入</w:t>
            </w:r>
          </w:p>
        </w:tc>
        <w:tc>
          <w:tcPr>
            <w:tcW w:w="1652" w:type="dxa"/>
            <w:vAlign w:val="center"/>
          </w:tcPr>
          <w:p w14:paraId="7D7CF6AD">
            <w:pPr>
              <w:snapToGrid w:val="0"/>
              <w:spacing w:before="70" w:after="70" w:line="240" w:lineRule="auto"/>
              <w:ind w:firstLine="0"/>
              <w:jc w:val="center"/>
              <w:rPr>
                <w:sz w:val="21"/>
              </w:rPr>
            </w:pPr>
            <w:r>
              <w:rPr>
                <w:sz w:val="21"/>
                <w:szCs w:val="21"/>
              </w:rPr>
              <w:t>影像导入</w:t>
            </w:r>
          </w:p>
        </w:tc>
        <w:tc>
          <w:tcPr>
            <w:tcW w:w="3807" w:type="dxa"/>
            <w:vAlign w:val="center"/>
          </w:tcPr>
          <w:p w14:paraId="3E105085">
            <w:pPr>
              <w:snapToGrid w:val="0"/>
              <w:spacing w:before="70" w:after="70" w:line="240" w:lineRule="auto"/>
              <w:ind w:firstLine="0"/>
              <w:jc w:val="left"/>
              <w:rPr>
                <w:sz w:val="21"/>
              </w:rPr>
            </w:pPr>
            <w:r>
              <w:rPr>
                <w:sz w:val="21"/>
                <w:szCs w:val="21"/>
              </w:rPr>
              <w:t>JPEG/TIFF</w:t>
            </w:r>
          </w:p>
        </w:tc>
        <w:tc>
          <w:tcPr>
            <w:tcW w:w="1116" w:type="dxa"/>
            <w:vAlign w:val="center"/>
          </w:tcPr>
          <w:p w14:paraId="12EDD9F5">
            <w:pPr>
              <w:snapToGrid w:val="0"/>
              <w:spacing w:before="70" w:after="70" w:line="240" w:lineRule="auto"/>
              <w:ind w:firstLine="0"/>
              <w:jc w:val="center"/>
              <w:rPr>
                <w:sz w:val="21"/>
              </w:rPr>
            </w:pPr>
            <w:r>
              <w:rPr>
                <w:sz w:val="21"/>
                <w:szCs w:val="21"/>
              </w:rPr>
              <w:t>高</w:t>
            </w:r>
          </w:p>
        </w:tc>
      </w:tr>
      <w:tr w14:paraId="529F7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F9AB9A8">
            <w:pPr>
              <w:snapToGrid w:val="0"/>
              <w:spacing w:before="70" w:after="70" w:line="240" w:lineRule="auto"/>
              <w:ind w:firstLine="0"/>
              <w:jc w:val="center"/>
              <w:rPr>
                <w:sz w:val="21"/>
              </w:rPr>
            </w:pPr>
            <w:r>
              <w:rPr>
                <w:sz w:val="21"/>
                <w:szCs w:val="21"/>
              </w:rPr>
              <w:t>7</w:t>
            </w:r>
          </w:p>
        </w:tc>
        <w:tc>
          <w:tcPr>
            <w:tcW w:w="1381" w:type="dxa"/>
            <w:vAlign w:val="center"/>
          </w:tcPr>
          <w:p w14:paraId="5DD1393F">
            <w:pPr>
              <w:snapToGrid w:val="0"/>
              <w:spacing w:before="70" w:after="70" w:line="240" w:lineRule="auto"/>
              <w:ind w:firstLine="0"/>
              <w:jc w:val="left"/>
              <w:rPr>
                <w:sz w:val="21"/>
              </w:rPr>
            </w:pPr>
            <w:r>
              <w:rPr>
                <w:sz w:val="21"/>
                <w:szCs w:val="21"/>
              </w:rPr>
              <w:t>导入</w:t>
            </w:r>
          </w:p>
        </w:tc>
        <w:tc>
          <w:tcPr>
            <w:tcW w:w="1652" w:type="dxa"/>
            <w:vAlign w:val="center"/>
          </w:tcPr>
          <w:p w14:paraId="3E8E1036">
            <w:pPr>
              <w:snapToGrid w:val="0"/>
              <w:spacing w:before="70" w:after="70" w:line="240" w:lineRule="auto"/>
              <w:ind w:firstLine="0"/>
              <w:jc w:val="center"/>
              <w:rPr>
                <w:sz w:val="21"/>
              </w:rPr>
            </w:pPr>
            <w:r>
              <w:rPr>
                <w:sz w:val="21"/>
                <w:szCs w:val="21"/>
              </w:rPr>
              <w:t>位姿导入</w:t>
            </w:r>
          </w:p>
        </w:tc>
        <w:tc>
          <w:tcPr>
            <w:tcW w:w="3807" w:type="dxa"/>
            <w:vAlign w:val="center"/>
          </w:tcPr>
          <w:p w14:paraId="6B10B7CA">
            <w:pPr>
              <w:snapToGrid w:val="0"/>
              <w:spacing w:before="70" w:after="70" w:line="240" w:lineRule="auto"/>
              <w:ind w:firstLine="0"/>
              <w:jc w:val="left"/>
              <w:rPr>
                <w:sz w:val="21"/>
              </w:rPr>
            </w:pPr>
            <w:r>
              <w:rPr>
                <w:sz w:val="21"/>
                <w:szCs w:val="21"/>
              </w:rPr>
              <w:t>自定义/XML</w:t>
            </w:r>
          </w:p>
        </w:tc>
        <w:tc>
          <w:tcPr>
            <w:tcW w:w="1116" w:type="dxa"/>
            <w:vAlign w:val="center"/>
          </w:tcPr>
          <w:p w14:paraId="7B67A7DB">
            <w:pPr>
              <w:snapToGrid w:val="0"/>
              <w:spacing w:before="70" w:after="70" w:line="240" w:lineRule="auto"/>
              <w:ind w:firstLine="0"/>
              <w:jc w:val="center"/>
              <w:rPr>
                <w:sz w:val="21"/>
              </w:rPr>
            </w:pPr>
            <w:r>
              <w:rPr>
                <w:sz w:val="21"/>
                <w:szCs w:val="21"/>
              </w:rPr>
              <w:t>高</w:t>
            </w:r>
          </w:p>
        </w:tc>
      </w:tr>
      <w:tr w14:paraId="502D1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AA1E0AC">
            <w:pPr>
              <w:snapToGrid w:val="0"/>
              <w:spacing w:before="70" w:after="70" w:line="240" w:lineRule="auto"/>
              <w:ind w:firstLine="0"/>
              <w:jc w:val="center"/>
              <w:rPr>
                <w:sz w:val="21"/>
              </w:rPr>
            </w:pPr>
            <w:r>
              <w:rPr>
                <w:sz w:val="21"/>
                <w:szCs w:val="21"/>
              </w:rPr>
              <w:t>8</w:t>
            </w:r>
          </w:p>
        </w:tc>
        <w:tc>
          <w:tcPr>
            <w:tcW w:w="1381" w:type="dxa"/>
            <w:vAlign w:val="center"/>
          </w:tcPr>
          <w:p w14:paraId="3F351561">
            <w:pPr>
              <w:snapToGrid w:val="0"/>
              <w:spacing w:before="70" w:after="70" w:line="240" w:lineRule="auto"/>
              <w:ind w:firstLine="0"/>
              <w:jc w:val="left"/>
              <w:rPr>
                <w:sz w:val="21"/>
              </w:rPr>
            </w:pPr>
            <w:r>
              <w:rPr>
                <w:sz w:val="21"/>
                <w:szCs w:val="21"/>
              </w:rPr>
              <w:t>导入</w:t>
            </w:r>
          </w:p>
        </w:tc>
        <w:tc>
          <w:tcPr>
            <w:tcW w:w="1652" w:type="dxa"/>
            <w:vAlign w:val="center"/>
          </w:tcPr>
          <w:p w14:paraId="7281FD7B">
            <w:pPr>
              <w:snapToGrid w:val="0"/>
              <w:spacing w:before="70" w:after="70" w:line="240" w:lineRule="auto"/>
              <w:ind w:firstLine="0"/>
              <w:jc w:val="center"/>
              <w:rPr>
                <w:sz w:val="21"/>
              </w:rPr>
            </w:pPr>
            <w:r>
              <w:rPr>
                <w:sz w:val="21"/>
                <w:szCs w:val="21"/>
              </w:rPr>
              <w:t>控制点导入</w:t>
            </w:r>
          </w:p>
        </w:tc>
        <w:tc>
          <w:tcPr>
            <w:tcW w:w="3807" w:type="dxa"/>
            <w:vAlign w:val="center"/>
          </w:tcPr>
          <w:p w14:paraId="7FE65051">
            <w:pPr>
              <w:snapToGrid w:val="0"/>
              <w:spacing w:before="70" w:after="70" w:line="240" w:lineRule="auto"/>
              <w:ind w:firstLine="0"/>
              <w:jc w:val="left"/>
              <w:rPr>
                <w:sz w:val="21"/>
              </w:rPr>
            </w:pPr>
            <w:r>
              <w:rPr>
                <w:sz w:val="21"/>
                <w:szCs w:val="21"/>
              </w:rPr>
              <w:t>CSV/XLSX</w:t>
            </w:r>
          </w:p>
        </w:tc>
        <w:tc>
          <w:tcPr>
            <w:tcW w:w="1116" w:type="dxa"/>
            <w:vAlign w:val="center"/>
          </w:tcPr>
          <w:p w14:paraId="41A41E59">
            <w:pPr>
              <w:snapToGrid w:val="0"/>
              <w:spacing w:before="70" w:after="70" w:line="240" w:lineRule="auto"/>
              <w:ind w:firstLine="0"/>
              <w:jc w:val="center"/>
              <w:rPr>
                <w:sz w:val="21"/>
              </w:rPr>
            </w:pPr>
            <w:r>
              <w:rPr>
                <w:sz w:val="21"/>
                <w:szCs w:val="21"/>
              </w:rPr>
              <w:t>高</w:t>
            </w:r>
          </w:p>
        </w:tc>
      </w:tr>
      <w:tr w14:paraId="3AD45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DE35A34">
            <w:pPr>
              <w:snapToGrid w:val="0"/>
              <w:spacing w:before="70" w:after="70" w:line="240" w:lineRule="auto"/>
              <w:ind w:firstLine="0"/>
              <w:jc w:val="center"/>
              <w:rPr>
                <w:sz w:val="21"/>
              </w:rPr>
            </w:pPr>
            <w:r>
              <w:rPr>
                <w:sz w:val="21"/>
                <w:szCs w:val="21"/>
              </w:rPr>
              <w:t>9</w:t>
            </w:r>
          </w:p>
        </w:tc>
        <w:tc>
          <w:tcPr>
            <w:tcW w:w="1381" w:type="dxa"/>
            <w:vAlign w:val="center"/>
          </w:tcPr>
          <w:p w14:paraId="4608760D">
            <w:pPr>
              <w:snapToGrid w:val="0"/>
              <w:spacing w:before="70" w:after="70" w:line="240" w:lineRule="auto"/>
              <w:ind w:firstLine="0"/>
              <w:jc w:val="left"/>
              <w:rPr>
                <w:sz w:val="21"/>
              </w:rPr>
            </w:pPr>
            <w:r>
              <w:rPr>
                <w:sz w:val="21"/>
                <w:szCs w:val="21"/>
              </w:rPr>
              <w:t>导入</w:t>
            </w:r>
          </w:p>
        </w:tc>
        <w:tc>
          <w:tcPr>
            <w:tcW w:w="1652" w:type="dxa"/>
            <w:vAlign w:val="center"/>
          </w:tcPr>
          <w:p w14:paraId="4DA59F9F">
            <w:pPr>
              <w:snapToGrid w:val="0"/>
              <w:spacing w:before="70" w:after="70" w:line="240" w:lineRule="auto"/>
              <w:ind w:firstLine="0"/>
              <w:jc w:val="center"/>
              <w:rPr>
                <w:sz w:val="21"/>
              </w:rPr>
            </w:pPr>
            <w:r>
              <w:rPr>
                <w:sz w:val="21"/>
                <w:szCs w:val="21"/>
              </w:rPr>
              <w:t>批量导入</w:t>
            </w:r>
          </w:p>
        </w:tc>
        <w:tc>
          <w:tcPr>
            <w:tcW w:w="3807" w:type="dxa"/>
            <w:vAlign w:val="center"/>
          </w:tcPr>
          <w:p w14:paraId="65E97ADD">
            <w:pPr>
              <w:snapToGrid w:val="0"/>
              <w:spacing w:before="70" w:after="70" w:line="240" w:lineRule="auto"/>
              <w:ind w:firstLine="0"/>
              <w:jc w:val="left"/>
              <w:rPr>
                <w:sz w:val="21"/>
              </w:rPr>
            </w:pPr>
            <w:r>
              <w:rPr>
                <w:sz w:val="21"/>
                <w:szCs w:val="21"/>
              </w:rPr>
              <w:t>按目录批量</w:t>
            </w:r>
          </w:p>
        </w:tc>
        <w:tc>
          <w:tcPr>
            <w:tcW w:w="1116" w:type="dxa"/>
            <w:vAlign w:val="center"/>
          </w:tcPr>
          <w:p w14:paraId="491B63E6">
            <w:pPr>
              <w:snapToGrid w:val="0"/>
              <w:spacing w:before="70" w:after="70" w:line="240" w:lineRule="auto"/>
              <w:ind w:firstLine="0"/>
              <w:jc w:val="center"/>
              <w:rPr>
                <w:sz w:val="21"/>
              </w:rPr>
            </w:pPr>
            <w:r>
              <w:rPr>
                <w:sz w:val="21"/>
                <w:szCs w:val="21"/>
              </w:rPr>
              <w:t>中</w:t>
            </w:r>
          </w:p>
        </w:tc>
      </w:tr>
      <w:tr w14:paraId="521D7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E79AA62">
            <w:pPr>
              <w:snapToGrid w:val="0"/>
              <w:spacing w:before="70" w:after="70" w:line="240" w:lineRule="auto"/>
              <w:ind w:firstLine="0"/>
              <w:jc w:val="center"/>
              <w:rPr>
                <w:sz w:val="21"/>
              </w:rPr>
            </w:pPr>
            <w:r>
              <w:rPr>
                <w:sz w:val="21"/>
                <w:szCs w:val="21"/>
              </w:rPr>
              <w:t>10</w:t>
            </w:r>
          </w:p>
        </w:tc>
        <w:tc>
          <w:tcPr>
            <w:tcW w:w="1381" w:type="dxa"/>
            <w:vAlign w:val="center"/>
          </w:tcPr>
          <w:p w14:paraId="1C8A73FB">
            <w:pPr>
              <w:snapToGrid w:val="0"/>
              <w:spacing w:before="70" w:after="70" w:line="240" w:lineRule="auto"/>
              <w:ind w:firstLine="0"/>
              <w:jc w:val="left"/>
              <w:rPr>
                <w:sz w:val="21"/>
              </w:rPr>
            </w:pPr>
            <w:r>
              <w:rPr>
                <w:sz w:val="21"/>
                <w:szCs w:val="21"/>
              </w:rPr>
              <w:t>质检</w:t>
            </w:r>
          </w:p>
        </w:tc>
        <w:tc>
          <w:tcPr>
            <w:tcW w:w="1652" w:type="dxa"/>
            <w:vAlign w:val="center"/>
          </w:tcPr>
          <w:p w14:paraId="069019C3">
            <w:pPr>
              <w:snapToGrid w:val="0"/>
              <w:spacing w:before="70" w:after="70" w:line="240" w:lineRule="auto"/>
              <w:ind w:firstLine="0"/>
              <w:jc w:val="center"/>
              <w:rPr>
                <w:sz w:val="21"/>
              </w:rPr>
            </w:pPr>
            <w:r>
              <w:rPr>
                <w:sz w:val="21"/>
                <w:szCs w:val="21"/>
              </w:rPr>
              <w:t>完整性检查</w:t>
            </w:r>
          </w:p>
        </w:tc>
        <w:tc>
          <w:tcPr>
            <w:tcW w:w="3807" w:type="dxa"/>
            <w:vAlign w:val="center"/>
          </w:tcPr>
          <w:p w14:paraId="6138FC72">
            <w:pPr>
              <w:snapToGrid w:val="0"/>
              <w:spacing w:before="70" w:after="70" w:line="240" w:lineRule="auto"/>
              <w:ind w:firstLine="0"/>
              <w:jc w:val="left"/>
              <w:rPr>
                <w:sz w:val="21"/>
              </w:rPr>
            </w:pPr>
            <w:r>
              <w:rPr>
                <w:sz w:val="21"/>
                <w:szCs w:val="21"/>
              </w:rPr>
              <w:t>文件数量、校验值</w:t>
            </w:r>
          </w:p>
        </w:tc>
        <w:tc>
          <w:tcPr>
            <w:tcW w:w="1116" w:type="dxa"/>
            <w:vAlign w:val="center"/>
          </w:tcPr>
          <w:p w14:paraId="62397A81">
            <w:pPr>
              <w:snapToGrid w:val="0"/>
              <w:spacing w:before="70" w:after="70" w:line="240" w:lineRule="auto"/>
              <w:ind w:firstLine="0"/>
              <w:jc w:val="center"/>
              <w:rPr>
                <w:sz w:val="21"/>
              </w:rPr>
            </w:pPr>
            <w:r>
              <w:rPr>
                <w:sz w:val="21"/>
                <w:szCs w:val="21"/>
              </w:rPr>
              <w:t>高</w:t>
            </w:r>
          </w:p>
        </w:tc>
      </w:tr>
      <w:tr w14:paraId="40939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0B42D00">
            <w:pPr>
              <w:snapToGrid w:val="0"/>
              <w:spacing w:before="70" w:after="70" w:line="240" w:lineRule="auto"/>
              <w:ind w:firstLine="0"/>
              <w:jc w:val="center"/>
              <w:rPr>
                <w:sz w:val="21"/>
              </w:rPr>
            </w:pPr>
            <w:r>
              <w:rPr>
                <w:sz w:val="21"/>
                <w:szCs w:val="21"/>
              </w:rPr>
              <w:t>11</w:t>
            </w:r>
          </w:p>
        </w:tc>
        <w:tc>
          <w:tcPr>
            <w:tcW w:w="1381" w:type="dxa"/>
            <w:vAlign w:val="center"/>
          </w:tcPr>
          <w:p w14:paraId="2B2F49D8">
            <w:pPr>
              <w:snapToGrid w:val="0"/>
              <w:spacing w:before="70" w:after="70" w:line="240" w:lineRule="auto"/>
              <w:ind w:firstLine="0"/>
              <w:jc w:val="left"/>
              <w:rPr>
                <w:sz w:val="21"/>
              </w:rPr>
            </w:pPr>
            <w:r>
              <w:rPr>
                <w:sz w:val="21"/>
                <w:szCs w:val="21"/>
              </w:rPr>
              <w:t>质检</w:t>
            </w:r>
          </w:p>
        </w:tc>
        <w:tc>
          <w:tcPr>
            <w:tcW w:w="1652" w:type="dxa"/>
            <w:vAlign w:val="center"/>
          </w:tcPr>
          <w:p w14:paraId="5030AC13">
            <w:pPr>
              <w:snapToGrid w:val="0"/>
              <w:spacing w:before="70" w:after="70" w:line="240" w:lineRule="auto"/>
              <w:ind w:firstLine="0"/>
              <w:jc w:val="center"/>
              <w:rPr>
                <w:sz w:val="21"/>
              </w:rPr>
            </w:pPr>
            <w:r>
              <w:rPr>
                <w:sz w:val="21"/>
                <w:szCs w:val="21"/>
              </w:rPr>
              <w:t>坐标系检查</w:t>
            </w:r>
          </w:p>
        </w:tc>
        <w:tc>
          <w:tcPr>
            <w:tcW w:w="3807" w:type="dxa"/>
            <w:vAlign w:val="center"/>
          </w:tcPr>
          <w:p w14:paraId="76462F1D">
            <w:pPr>
              <w:snapToGrid w:val="0"/>
              <w:spacing w:before="70" w:after="70" w:line="240" w:lineRule="auto"/>
              <w:ind w:firstLine="0"/>
              <w:jc w:val="left"/>
              <w:rPr>
                <w:sz w:val="21"/>
              </w:rPr>
            </w:pPr>
            <w:r>
              <w:rPr>
                <w:sz w:val="21"/>
                <w:szCs w:val="21"/>
              </w:rPr>
              <w:t>坐标系、单位</w:t>
            </w:r>
          </w:p>
        </w:tc>
        <w:tc>
          <w:tcPr>
            <w:tcW w:w="1116" w:type="dxa"/>
            <w:vAlign w:val="center"/>
          </w:tcPr>
          <w:p w14:paraId="7D8A600C">
            <w:pPr>
              <w:snapToGrid w:val="0"/>
              <w:spacing w:before="70" w:after="70" w:line="240" w:lineRule="auto"/>
              <w:ind w:firstLine="0"/>
              <w:jc w:val="center"/>
              <w:rPr>
                <w:sz w:val="21"/>
              </w:rPr>
            </w:pPr>
            <w:r>
              <w:rPr>
                <w:sz w:val="21"/>
                <w:szCs w:val="21"/>
              </w:rPr>
              <w:t>高</w:t>
            </w:r>
          </w:p>
        </w:tc>
      </w:tr>
      <w:tr w14:paraId="11031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92B0644">
            <w:pPr>
              <w:snapToGrid w:val="0"/>
              <w:spacing w:before="70" w:after="70" w:line="240" w:lineRule="auto"/>
              <w:ind w:firstLine="0"/>
              <w:jc w:val="center"/>
              <w:rPr>
                <w:sz w:val="21"/>
              </w:rPr>
            </w:pPr>
            <w:r>
              <w:rPr>
                <w:sz w:val="21"/>
                <w:szCs w:val="21"/>
              </w:rPr>
              <w:t>12</w:t>
            </w:r>
          </w:p>
        </w:tc>
        <w:tc>
          <w:tcPr>
            <w:tcW w:w="1381" w:type="dxa"/>
            <w:vAlign w:val="center"/>
          </w:tcPr>
          <w:p w14:paraId="029C686D">
            <w:pPr>
              <w:snapToGrid w:val="0"/>
              <w:spacing w:before="70" w:after="70" w:line="240" w:lineRule="auto"/>
              <w:ind w:firstLine="0"/>
              <w:jc w:val="left"/>
              <w:rPr>
                <w:sz w:val="21"/>
              </w:rPr>
            </w:pPr>
            <w:r>
              <w:rPr>
                <w:sz w:val="21"/>
                <w:szCs w:val="21"/>
              </w:rPr>
              <w:t>质检</w:t>
            </w:r>
          </w:p>
        </w:tc>
        <w:tc>
          <w:tcPr>
            <w:tcW w:w="1652" w:type="dxa"/>
            <w:vAlign w:val="center"/>
          </w:tcPr>
          <w:p w14:paraId="455ECBAE">
            <w:pPr>
              <w:snapToGrid w:val="0"/>
              <w:spacing w:before="70" w:after="70" w:line="240" w:lineRule="auto"/>
              <w:ind w:firstLine="0"/>
              <w:jc w:val="center"/>
              <w:rPr>
                <w:sz w:val="21"/>
              </w:rPr>
            </w:pPr>
            <w:r>
              <w:rPr>
                <w:sz w:val="21"/>
                <w:szCs w:val="21"/>
              </w:rPr>
              <w:t>密度检查</w:t>
            </w:r>
          </w:p>
        </w:tc>
        <w:tc>
          <w:tcPr>
            <w:tcW w:w="3807" w:type="dxa"/>
            <w:vAlign w:val="center"/>
          </w:tcPr>
          <w:p w14:paraId="60B8A0E3">
            <w:pPr>
              <w:snapToGrid w:val="0"/>
              <w:spacing w:before="70" w:after="70" w:line="240" w:lineRule="auto"/>
              <w:ind w:firstLine="0"/>
              <w:jc w:val="left"/>
              <w:rPr>
                <w:sz w:val="21"/>
              </w:rPr>
            </w:pPr>
            <w:r>
              <w:rPr>
                <w:sz w:val="21"/>
                <w:szCs w:val="21"/>
              </w:rPr>
              <w:t>点间距统计</w:t>
            </w:r>
          </w:p>
        </w:tc>
        <w:tc>
          <w:tcPr>
            <w:tcW w:w="1116" w:type="dxa"/>
            <w:vAlign w:val="center"/>
          </w:tcPr>
          <w:p w14:paraId="26010AAB">
            <w:pPr>
              <w:snapToGrid w:val="0"/>
              <w:spacing w:before="70" w:after="70" w:line="240" w:lineRule="auto"/>
              <w:ind w:firstLine="0"/>
              <w:jc w:val="center"/>
              <w:rPr>
                <w:sz w:val="21"/>
              </w:rPr>
            </w:pPr>
            <w:r>
              <w:rPr>
                <w:sz w:val="21"/>
                <w:szCs w:val="21"/>
              </w:rPr>
              <w:t>高</w:t>
            </w:r>
          </w:p>
        </w:tc>
      </w:tr>
      <w:tr w14:paraId="4C999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DF00E13">
            <w:pPr>
              <w:snapToGrid w:val="0"/>
              <w:spacing w:before="70" w:after="70" w:line="240" w:lineRule="auto"/>
              <w:ind w:firstLine="0"/>
              <w:jc w:val="center"/>
              <w:rPr>
                <w:sz w:val="21"/>
              </w:rPr>
            </w:pPr>
            <w:r>
              <w:rPr>
                <w:sz w:val="21"/>
                <w:szCs w:val="21"/>
              </w:rPr>
              <w:t>13</w:t>
            </w:r>
          </w:p>
        </w:tc>
        <w:tc>
          <w:tcPr>
            <w:tcW w:w="1381" w:type="dxa"/>
            <w:vAlign w:val="center"/>
          </w:tcPr>
          <w:p w14:paraId="3D58D495">
            <w:pPr>
              <w:snapToGrid w:val="0"/>
              <w:spacing w:before="70" w:after="70" w:line="240" w:lineRule="auto"/>
              <w:ind w:firstLine="0"/>
              <w:jc w:val="left"/>
              <w:rPr>
                <w:sz w:val="21"/>
              </w:rPr>
            </w:pPr>
            <w:r>
              <w:rPr>
                <w:sz w:val="21"/>
                <w:szCs w:val="21"/>
              </w:rPr>
              <w:t>质检</w:t>
            </w:r>
          </w:p>
        </w:tc>
        <w:tc>
          <w:tcPr>
            <w:tcW w:w="1652" w:type="dxa"/>
            <w:vAlign w:val="center"/>
          </w:tcPr>
          <w:p w14:paraId="13E01E44">
            <w:pPr>
              <w:snapToGrid w:val="0"/>
              <w:spacing w:before="70" w:after="70" w:line="240" w:lineRule="auto"/>
              <w:ind w:firstLine="0"/>
              <w:jc w:val="center"/>
              <w:rPr>
                <w:sz w:val="21"/>
              </w:rPr>
            </w:pPr>
            <w:r>
              <w:rPr>
                <w:sz w:val="21"/>
                <w:szCs w:val="21"/>
              </w:rPr>
              <w:t>重叠度检查</w:t>
            </w:r>
          </w:p>
        </w:tc>
        <w:tc>
          <w:tcPr>
            <w:tcW w:w="3807" w:type="dxa"/>
            <w:vAlign w:val="center"/>
          </w:tcPr>
          <w:p w14:paraId="17F5CAC8">
            <w:pPr>
              <w:snapToGrid w:val="0"/>
              <w:spacing w:before="70" w:after="70" w:line="240" w:lineRule="auto"/>
              <w:ind w:firstLine="0"/>
              <w:jc w:val="left"/>
              <w:rPr>
                <w:sz w:val="21"/>
              </w:rPr>
            </w:pPr>
            <w:r>
              <w:rPr>
                <w:sz w:val="21"/>
                <w:szCs w:val="21"/>
              </w:rPr>
              <w:t>影像重叠统计</w:t>
            </w:r>
          </w:p>
        </w:tc>
        <w:tc>
          <w:tcPr>
            <w:tcW w:w="1116" w:type="dxa"/>
            <w:vAlign w:val="center"/>
          </w:tcPr>
          <w:p w14:paraId="4B711759">
            <w:pPr>
              <w:snapToGrid w:val="0"/>
              <w:spacing w:before="70" w:after="70" w:line="240" w:lineRule="auto"/>
              <w:ind w:firstLine="0"/>
              <w:jc w:val="center"/>
              <w:rPr>
                <w:sz w:val="21"/>
              </w:rPr>
            </w:pPr>
            <w:r>
              <w:rPr>
                <w:sz w:val="21"/>
                <w:szCs w:val="21"/>
              </w:rPr>
              <w:t>高</w:t>
            </w:r>
          </w:p>
        </w:tc>
      </w:tr>
      <w:tr w14:paraId="5DA7B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A3AA01F">
            <w:pPr>
              <w:snapToGrid w:val="0"/>
              <w:spacing w:before="70" w:after="70" w:line="240" w:lineRule="auto"/>
              <w:ind w:firstLine="0"/>
              <w:jc w:val="center"/>
              <w:rPr>
                <w:sz w:val="21"/>
              </w:rPr>
            </w:pPr>
            <w:r>
              <w:rPr>
                <w:sz w:val="21"/>
                <w:szCs w:val="21"/>
              </w:rPr>
              <w:t>14</w:t>
            </w:r>
          </w:p>
        </w:tc>
        <w:tc>
          <w:tcPr>
            <w:tcW w:w="1381" w:type="dxa"/>
            <w:vAlign w:val="center"/>
          </w:tcPr>
          <w:p w14:paraId="761D9B34">
            <w:pPr>
              <w:snapToGrid w:val="0"/>
              <w:spacing w:before="70" w:after="70" w:line="240" w:lineRule="auto"/>
              <w:ind w:firstLine="0"/>
              <w:jc w:val="left"/>
              <w:rPr>
                <w:sz w:val="21"/>
              </w:rPr>
            </w:pPr>
            <w:r>
              <w:rPr>
                <w:sz w:val="21"/>
                <w:szCs w:val="21"/>
              </w:rPr>
              <w:t>质检</w:t>
            </w:r>
          </w:p>
        </w:tc>
        <w:tc>
          <w:tcPr>
            <w:tcW w:w="1652" w:type="dxa"/>
            <w:vAlign w:val="center"/>
          </w:tcPr>
          <w:p w14:paraId="68D800D7">
            <w:pPr>
              <w:snapToGrid w:val="0"/>
              <w:spacing w:before="70" w:after="70" w:line="240" w:lineRule="auto"/>
              <w:ind w:firstLine="0"/>
              <w:jc w:val="center"/>
              <w:rPr>
                <w:sz w:val="21"/>
              </w:rPr>
            </w:pPr>
            <w:r>
              <w:rPr>
                <w:sz w:val="21"/>
                <w:szCs w:val="21"/>
              </w:rPr>
              <w:t>粗差检查</w:t>
            </w:r>
          </w:p>
        </w:tc>
        <w:tc>
          <w:tcPr>
            <w:tcW w:w="3807" w:type="dxa"/>
            <w:vAlign w:val="center"/>
          </w:tcPr>
          <w:p w14:paraId="41A52820">
            <w:pPr>
              <w:snapToGrid w:val="0"/>
              <w:spacing w:before="70" w:after="70" w:line="240" w:lineRule="auto"/>
              <w:ind w:firstLine="0"/>
              <w:jc w:val="left"/>
              <w:rPr>
                <w:sz w:val="21"/>
              </w:rPr>
            </w:pPr>
            <w:r>
              <w:rPr>
                <w:sz w:val="21"/>
                <w:szCs w:val="21"/>
              </w:rPr>
              <w:t>离群点统计</w:t>
            </w:r>
          </w:p>
        </w:tc>
        <w:tc>
          <w:tcPr>
            <w:tcW w:w="1116" w:type="dxa"/>
            <w:vAlign w:val="center"/>
          </w:tcPr>
          <w:p w14:paraId="78011C4D">
            <w:pPr>
              <w:snapToGrid w:val="0"/>
              <w:spacing w:before="70" w:after="70" w:line="240" w:lineRule="auto"/>
              <w:ind w:firstLine="0"/>
              <w:jc w:val="center"/>
              <w:rPr>
                <w:sz w:val="21"/>
              </w:rPr>
            </w:pPr>
            <w:r>
              <w:rPr>
                <w:sz w:val="21"/>
                <w:szCs w:val="21"/>
              </w:rPr>
              <w:t>中</w:t>
            </w:r>
          </w:p>
        </w:tc>
      </w:tr>
      <w:tr w14:paraId="7CF13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71E616D">
            <w:pPr>
              <w:snapToGrid w:val="0"/>
              <w:spacing w:before="70" w:after="70" w:line="240" w:lineRule="auto"/>
              <w:ind w:firstLine="0"/>
              <w:jc w:val="center"/>
              <w:rPr>
                <w:sz w:val="21"/>
              </w:rPr>
            </w:pPr>
            <w:r>
              <w:rPr>
                <w:sz w:val="21"/>
                <w:szCs w:val="21"/>
              </w:rPr>
              <w:t>15</w:t>
            </w:r>
          </w:p>
        </w:tc>
        <w:tc>
          <w:tcPr>
            <w:tcW w:w="1381" w:type="dxa"/>
            <w:vAlign w:val="center"/>
          </w:tcPr>
          <w:p w14:paraId="338C385D">
            <w:pPr>
              <w:snapToGrid w:val="0"/>
              <w:spacing w:before="70" w:after="70" w:line="240" w:lineRule="auto"/>
              <w:ind w:firstLine="0"/>
              <w:jc w:val="left"/>
              <w:rPr>
                <w:sz w:val="21"/>
              </w:rPr>
            </w:pPr>
            <w:r>
              <w:rPr>
                <w:sz w:val="21"/>
                <w:szCs w:val="21"/>
              </w:rPr>
              <w:t>解算</w:t>
            </w:r>
          </w:p>
        </w:tc>
        <w:tc>
          <w:tcPr>
            <w:tcW w:w="1652" w:type="dxa"/>
            <w:vAlign w:val="center"/>
          </w:tcPr>
          <w:p w14:paraId="255B103E">
            <w:pPr>
              <w:snapToGrid w:val="0"/>
              <w:spacing w:before="70" w:after="70" w:line="240" w:lineRule="auto"/>
              <w:ind w:firstLine="0"/>
              <w:jc w:val="center"/>
              <w:rPr>
                <w:sz w:val="21"/>
              </w:rPr>
            </w:pPr>
            <w:r>
              <w:rPr>
                <w:sz w:val="21"/>
                <w:szCs w:val="21"/>
              </w:rPr>
              <w:t>单站解算</w:t>
            </w:r>
          </w:p>
        </w:tc>
        <w:tc>
          <w:tcPr>
            <w:tcW w:w="3807" w:type="dxa"/>
            <w:vAlign w:val="center"/>
          </w:tcPr>
          <w:p w14:paraId="318AE6CD">
            <w:pPr>
              <w:snapToGrid w:val="0"/>
              <w:spacing w:before="70" w:after="70" w:line="240" w:lineRule="auto"/>
              <w:ind w:firstLine="0"/>
              <w:jc w:val="left"/>
              <w:rPr>
                <w:sz w:val="21"/>
              </w:rPr>
            </w:pPr>
            <w:r>
              <w:rPr>
                <w:sz w:val="21"/>
                <w:szCs w:val="21"/>
              </w:rPr>
              <w:t>内参外参解算</w:t>
            </w:r>
          </w:p>
        </w:tc>
        <w:tc>
          <w:tcPr>
            <w:tcW w:w="1116" w:type="dxa"/>
            <w:vAlign w:val="center"/>
          </w:tcPr>
          <w:p w14:paraId="38C51CDE">
            <w:pPr>
              <w:snapToGrid w:val="0"/>
              <w:spacing w:before="70" w:after="70" w:line="240" w:lineRule="auto"/>
              <w:ind w:firstLine="0"/>
              <w:jc w:val="center"/>
              <w:rPr>
                <w:sz w:val="21"/>
              </w:rPr>
            </w:pPr>
            <w:r>
              <w:rPr>
                <w:sz w:val="21"/>
                <w:szCs w:val="21"/>
              </w:rPr>
              <w:t>高</w:t>
            </w:r>
          </w:p>
        </w:tc>
      </w:tr>
      <w:tr w14:paraId="58E44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C7EF4B7">
            <w:pPr>
              <w:snapToGrid w:val="0"/>
              <w:spacing w:before="70" w:after="70" w:line="240" w:lineRule="auto"/>
              <w:ind w:firstLine="0"/>
              <w:jc w:val="center"/>
              <w:rPr>
                <w:sz w:val="21"/>
              </w:rPr>
            </w:pPr>
            <w:r>
              <w:rPr>
                <w:sz w:val="21"/>
                <w:szCs w:val="21"/>
              </w:rPr>
              <w:t>16</w:t>
            </w:r>
          </w:p>
        </w:tc>
        <w:tc>
          <w:tcPr>
            <w:tcW w:w="1381" w:type="dxa"/>
            <w:vAlign w:val="center"/>
          </w:tcPr>
          <w:p w14:paraId="3D7EF3E9">
            <w:pPr>
              <w:snapToGrid w:val="0"/>
              <w:spacing w:before="70" w:after="70" w:line="240" w:lineRule="auto"/>
              <w:ind w:firstLine="0"/>
              <w:jc w:val="left"/>
              <w:rPr>
                <w:sz w:val="21"/>
              </w:rPr>
            </w:pPr>
            <w:r>
              <w:rPr>
                <w:sz w:val="21"/>
                <w:szCs w:val="21"/>
              </w:rPr>
              <w:t>解算</w:t>
            </w:r>
          </w:p>
        </w:tc>
        <w:tc>
          <w:tcPr>
            <w:tcW w:w="1652" w:type="dxa"/>
            <w:vAlign w:val="center"/>
          </w:tcPr>
          <w:p w14:paraId="4A600CE8">
            <w:pPr>
              <w:snapToGrid w:val="0"/>
              <w:spacing w:before="70" w:after="70" w:line="240" w:lineRule="auto"/>
              <w:ind w:firstLine="0"/>
              <w:jc w:val="center"/>
              <w:rPr>
                <w:sz w:val="21"/>
              </w:rPr>
            </w:pPr>
            <w:r>
              <w:rPr>
                <w:sz w:val="21"/>
                <w:szCs w:val="21"/>
              </w:rPr>
              <w:t>多站平差</w:t>
            </w:r>
          </w:p>
        </w:tc>
        <w:tc>
          <w:tcPr>
            <w:tcW w:w="3807" w:type="dxa"/>
            <w:vAlign w:val="center"/>
          </w:tcPr>
          <w:p w14:paraId="61DC0343">
            <w:pPr>
              <w:snapToGrid w:val="0"/>
              <w:spacing w:before="70" w:after="70" w:line="240" w:lineRule="auto"/>
              <w:ind w:firstLine="0"/>
              <w:jc w:val="left"/>
              <w:rPr>
                <w:sz w:val="21"/>
              </w:rPr>
            </w:pPr>
            <w:r>
              <w:rPr>
                <w:sz w:val="21"/>
                <w:szCs w:val="21"/>
              </w:rPr>
              <w:t>光束法平差</w:t>
            </w:r>
          </w:p>
        </w:tc>
        <w:tc>
          <w:tcPr>
            <w:tcW w:w="1116" w:type="dxa"/>
            <w:vAlign w:val="center"/>
          </w:tcPr>
          <w:p w14:paraId="5075F928">
            <w:pPr>
              <w:snapToGrid w:val="0"/>
              <w:spacing w:before="70" w:after="70" w:line="240" w:lineRule="auto"/>
              <w:ind w:firstLine="0"/>
              <w:jc w:val="center"/>
              <w:rPr>
                <w:sz w:val="21"/>
              </w:rPr>
            </w:pPr>
            <w:r>
              <w:rPr>
                <w:sz w:val="21"/>
                <w:szCs w:val="21"/>
              </w:rPr>
              <w:t>高</w:t>
            </w:r>
          </w:p>
        </w:tc>
      </w:tr>
      <w:tr w14:paraId="6679B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8CC8EF1">
            <w:pPr>
              <w:snapToGrid w:val="0"/>
              <w:spacing w:before="70" w:after="70" w:line="240" w:lineRule="auto"/>
              <w:ind w:firstLine="0"/>
              <w:jc w:val="center"/>
              <w:rPr>
                <w:sz w:val="21"/>
              </w:rPr>
            </w:pPr>
            <w:r>
              <w:rPr>
                <w:sz w:val="21"/>
                <w:szCs w:val="21"/>
              </w:rPr>
              <w:t>17</w:t>
            </w:r>
          </w:p>
        </w:tc>
        <w:tc>
          <w:tcPr>
            <w:tcW w:w="1381" w:type="dxa"/>
            <w:vAlign w:val="center"/>
          </w:tcPr>
          <w:p w14:paraId="6A949E06">
            <w:pPr>
              <w:snapToGrid w:val="0"/>
              <w:spacing w:before="70" w:after="70" w:line="240" w:lineRule="auto"/>
              <w:ind w:firstLine="0"/>
              <w:jc w:val="left"/>
              <w:rPr>
                <w:sz w:val="21"/>
              </w:rPr>
            </w:pPr>
            <w:r>
              <w:rPr>
                <w:sz w:val="21"/>
                <w:szCs w:val="21"/>
              </w:rPr>
              <w:t>解算</w:t>
            </w:r>
          </w:p>
        </w:tc>
        <w:tc>
          <w:tcPr>
            <w:tcW w:w="1652" w:type="dxa"/>
            <w:vAlign w:val="center"/>
          </w:tcPr>
          <w:p w14:paraId="627F2A4A">
            <w:pPr>
              <w:snapToGrid w:val="0"/>
              <w:spacing w:before="70" w:after="70" w:line="240" w:lineRule="auto"/>
              <w:ind w:firstLine="0"/>
              <w:jc w:val="center"/>
              <w:rPr>
                <w:sz w:val="21"/>
              </w:rPr>
            </w:pPr>
            <w:r>
              <w:rPr>
                <w:sz w:val="21"/>
                <w:szCs w:val="21"/>
              </w:rPr>
              <w:t>控制点约束</w:t>
            </w:r>
          </w:p>
        </w:tc>
        <w:tc>
          <w:tcPr>
            <w:tcW w:w="3807" w:type="dxa"/>
            <w:vAlign w:val="center"/>
          </w:tcPr>
          <w:p w14:paraId="4386381E">
            <w:pPr>
              <w:snapToGrid w:val="0"/>
              <w:spacing w:before="70" w:after="70" w:line="240" w:lineRule="auto"/>
              <w:ind w:firstLine="0"/>
              <w:jc w:val="left"/>
              <w:rPr>
                <w:sz w:val="21"/>
              </w:rPr>
            </w:pPr>
            <w:r>
              <w:rPr>
                <w:sz w:val="21"/>
                <w:szCs w:val="21"/>
              </w:rPr>
              <w:t>加入控制点</w:t>
            </w:r>
          </w:p>
        </w:tc>
        <w:tc>
          <w:tcPr>
            <w:tcW w:w="1116" w:type="dxa"/>
            <w:vAlign w:val="center"/>
          </w:tcPr>
          <w:p w14:paraId="0F23AB92">
            <w:pPr>
              <w:snapToGrid w:val="0"/>
              <w:spacing w:before="70" w:after="70" w:line="240" w:lineRule="auto"/>
              <w:ind w:firstLine="0"/>
              <w:jc w:val="center"/>
              <w:rPr>
                <w:sz w:val="21"/>
              </w:rPr>
            </w:pPr>
            <w:r>
              <w:rPr>
                <w:sz w:val="21"/>
                <w:szCs w:val="21"/>
              </w:rPr>
              <w:t>高</w:t>
            </w:r>
          </w:p>
        </w:tc>
      </w:tr>
      <w:tr w14:paraId="03AE6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75E4FCF">
            <w:pPr>
              <w:snapToGrid w:val="0"/>
              <w:spacing w:before="70" w:after="70" w:line="240" w:lineRule="auto"/>
              <w:ind w:firstLine="0"/>
              <w:jc w:val="center"/>
              <w:rPr>
                <w:sz w:val="21"/>
              </w:rPr>
            </w:pPr>
            <w:r>
              <w:rPr>
                <w:sz w:val="21"/>
                <w:szCs w:val="21"/>
              </w:rPr>
              <w:t>18</w:t>
            </w:r>
          </w:p>
        </w:tc>
        <w:tc>
          <w:tcPr>
            <w:tcW w:w="1381" w:type="dxa"/>
            <w:vAlign w:val="center"/>
          </w:tcPr>
          <w:p w14:paraId="2828B94D">
            <w:pPr>
              <w:snapToGrid w:val="0"/>
              <w:spacing w:before="70" w:after="70" w:line="240" w:lineRule="auto"/>
              <w:ind w:firstLine="0"/>
              <w:jc w:val="left"/>
              <w:rPr>
                <w:sz w:val="21"/>
              </w:rPr>
            </w:pPr>
            <w:r>
              <w:rPr>
                <w:sz w:val="21"/>
                <w:szCs w:val="21"/>
              </w:rPr>
              <w:t>解算</w:t>
            </w:r>
          </w:p>
        </w:tc>
        <w:tc>
          <w:tcPr>
            <w:tcW w:w="1652" w:type="dxa"/>
            <w:vAlign w:val="center"/>
          </w:tcPr>
          <w:p w14:paraId="3D59978A">
            <w:pPr>
              <w:snapToGrid w:val="0"/>
              <w:spacing w:before="70" w:after="70" w:line="240" w:lineRule="auto"/>
              <w:ind w:firstLine="0"/>
              <w:jc w:val="center"/>
              <w:rPr>
                <w:sz w:val="21"/>
              </w:rPr>
            </w:pPr>
            <w:r>
              <w:rPr>
                <w:sz w:val="21"/>
                <w:szCs w:val="21"/>
              </w:rPr>
              <w:t>七参数转换</w:t>
            </w:r>
          </w:p>
        </w:tc>
        <w:tc>
          <w:tcPr>
            <w:tcW w:w="3807" w:type="dxa"/>
            <w:vAlign w:val="center"/>
          </w:tcPr>
          <w:p w14:paraId="3117576F">
            <w:pPr>
              <w:snapToGrid w:val="0"/>
              <w:spacing w:before="70" w:after="70" w:line="240" w:lineRule="auto"/>
              <w:ind w:firstLine="0"/>
              <w:jc w:val="left"/>
              <w:rPr>
                <w:sz w:val="21"/>
              </w:rPr>
            </w:pPr>
            <w:r>
              <w:rPr>
                <w:sz w:val="21"/>
                <w:szCs w:val="21"/>
              </w:rPr>
              <w:t>坐标转换</w:t>
            </w:r>
          </w:p>
        </w:tc>
        <w:tc>
          <w:tcPr>
            <w:tcW w:w="1116" w:type="dxa"/>
            <w:vAlign w:val="center"/>
          </w:tcPr>
          <w:p w14:paraId="6782100B">
            <w:pPr>
              <w:snapToGrid w:val="0"/>
              <w:spacing w:before="70" w:after="70" w:line="240" w:lineRule="auto"/>
              <w:ind w:firstLine="0"/>
              <w:jc w:val="center"/>
              <w:rPr>
                <w:sz w:val="21"/>
              </w:rPr>
            </w:pPr>
            <w:r>
              <w:rPr>
                <w:sz w:val="21"/>
                <w:szCs w:val="21"/>
              </w:rPr>
              <w:t>中</w:t>
            </w:r>
          </w:p>
        </w:tc>
      </w:tr>
      <w:tr w14:paraId="70F3B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447733D">
            <w:pPr>
              <w:snapToGrid w:val="0"/>
              <w:spacing w:before="70" w:after="70" w:line="240" w:lineRule="auto"/>
              <w:ind w:firstLine="0"/>
              <w:jc w:val="center"/>
              <w:rPr>
                <w:sz w:val="21"/>
              </w:rPr>
            </w:pPr>
            <w:r>
              <w:rPr>
                <w:sz w:val="21"/>
                <w:szCs w:val="21"/>
              </w:rPr>
              <w:t>19</w:t>
            </w:r>
          </w:p>
        </w:tc>
        <w:tc>
          <w:tcPr>
            <w:tcW w:w="1381" w:type="dxa"/>
            <w:vAlign w:val="center"/>
          </w:tcPr>
          <w:p w14:paraId="541CBC28">
            <w:pPr>
              <w:snapToGrid w:val="0"/>
              <w:spacing w:before="70" w:after="70" w:line="240" w:lineRule="auto"/>
              <w:ind w:firstLine="0"/>
              <w:jc w:val="left"/>
              <w:rPr>
                <w:sz w:val="21"/>
              </w:rPr>
            </w:pPr>
            <w:r>
              <w:rPr>
                <w:sz w:val="21"/>
                <w:szCs w:val="21"/>
              </w:rPr>
              <w:t>解算</w:t>
            </w:r>
          </w:p>
        </w:tc>
        <w:tc>
          <w:tcPr>
            <w:tcW w:w="1652" w:type="dxa"/>
            <w:vAlign w:val="center"/>
          </w:tcPr>
          <w:p w14:paraId="6D6B31EE">
            <w:pPr>
              <w:snapToGrid w:val="0"/>
              <w:spacing w:before="70" w:after="70" w:line="240" w:lineRule="auto"/>
              <w:ind w:firstLine="0"/>
              <w:jc w:val="center"/>
              <w:rPr>
                <w:sz w:val="21"/>
              </w:rPr>
            </w:pPr>
            <w:r>
              <w:rPr>
                <w:sz w:val="21"/>
                <w:szCs w:val="21"/>
              </w:rPr>
              <w:t>精度评定</w:t>
            </w:r>
          </w:p>
        </w:tc>
        <w:tc>
          <w:tcPr>
            <w:tcW w:w="3807" w:type="dxa"/>
            <w:vAlign w:val="center"/>
          </w:tcPr>
          <w:p w14:paraId="44676AC7">
            <w:pPr>
              <w:snapToGrid w:val="0"/>
              <w:spacing w:before="70" w:after="70" w:line="240" w:lineRule="auto"/>
              <w:ind w:firstLine="0"/>
              <w:jc w:val="left"/>
              <w:rPr>
                <w:sz w:val="21"/>
              </w:rPr>
            </w:pPr>
            <w:r>
              <w:rPr>
                <w:sz w:val="21"/>
                <w:szCs w:val="21"/>
              </w:rPr>
              <w:t>中误差、误差椭圆</w:t>
            </w:r>
          </w:p>
        </w:tc>
        <w:tc>
          <w:tcPr>
            <w:tcW w:w="1116" w:type="dxa"/>
            <w:vAlign w:val="center"/>
          </w:tcPr>
          <w:p w14:paraId="4E781CC0">
            <w:pPr>
              <w:snapToGrid w:val="0"/>
              <w:spacing w:before="70" w:after="70" w:line="240" w:lineRule="auto"/>
              <w:ind w:firstLine="0"/>
              <w:jc w:val="center"/>
              <w:rPr>
                <w:sz w:val="21"/>
              </w:rPr>
            </w:pPr>
            <w:r>
              <w:rPr>
                <w:sz w:val="21"/>
                <w:szCs w:val="21"/>
              </w:rPr>
              <w:t>高</w:t>
            </w:r>
          </w:p>
        </w:tc>
      </w:tr>
      <w:tr w14:paraId="63749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1CDE8EF">
            <w:pPr>
              <w:snapToGrid w:val="0"/>
              <w:spacing w:before="70" w:after="70" w:line="240" w:lineRule="auto"/>
              <w:ind w:firstLine="0"/>
              <w:jc w:val="center"/>
              <w:rPr>
                <w:sz w:val="21"/>
              </w:rPr>
            </w:pPr>
            <w:r>
              <w:rPr>
                <w:sz w:val="21"/>
                <w:szCs w:val="21"/>
              </w:rPr>
              <w:t>20</w:t>
            </w:r>
          </w:p>
        </w:tc>
        <w:tc>
          <w:tcPr>
            <w:tcW w:w="1381" w:type="dxa"/>
            <w:vAlign w:val="center"/>
          </w:tcPr>
          <w:p w14:paraId="636E034C">
            <w:pPr>
              <w:snapToGrid w:val="0"/>
              <w:spacing w:before="70" w:after="70" w:line="240" w:lineRule="auto"/>
              <w:ind w:firstLine="0"/>
              <w:jc w:val="left"/>
              <w:rPr>
                <w:sz w:val="21"/>
              </w:rPr>
            </w:pPr>
            <w:r>
              <w:rPr>
                <w:sz w:val="21"/>
                <w:szCs w:val="21"/>
              </w:rPr>
              <w:t>配准</w:t>
            </w:r>
          </w:p>
        </w:tc>
        <w:tc>
          <w:tcPr>
            <w:tcW w:w="1652" w:type="dxa"/>
            <w:vAlign w:val="center"/>
          </w:tcPr>
          <w:p w14:paraId="0E8158B9">
            <w:pPr>
              <w:snapToGrid w:val="0"/>
              <w:spacing w:before="70" w:after="70" w:line="240" w:lineRule="auto"/>
              <w:ind w:firstLine="0"/>
              <w:jc w:val="center"/>
              <w:rPr>
                <w:sz w:val="21"/>
              </w:rPr>
            </w:pPr>
            <w:r>
              <w:rPr>
                <w:sz w:val="21"/>
                <w:szCs w:val="21"/>
              </w:rPr>
              <w:t>自动配准</w:t>
            </w:r>
          </w:p>
        </w:tc>
        <w:tc>
          <w:tcPr>
            <w:tcW w:w="3807" w:type="dxa"/>
            <w:vAlign w:val="center"/>
          </w:tcPr>
          <w:p w14:paraId="13356A15">
            <w:pPr>
              <w:snapToGrid w:val="0"/>
              <w:spacing w:before="70" w:after="70" w:line="240" w:lineRule="auto"/>
              <w:ind w:firstLine="0"/>
              <w:jc w:val="left"/>
              <w:rPr>
                <w:sz w:val="21"/>
              </w:rPr>
            </w:pPr>
            <w:r>
              <w:rPr>
                <w:sz w:val="21"/>
                <w:szCs w:val="21"/>
              </w:rPr>
              <w:t>特征+ICP</w:t>
            </w:r>
          </w:p>
        </w:tc>
        <w:tc>
          <w:tcPr>
            <w:tcW w:w="1116" w:type="dxa"/>
            <w:vAlign w:val="center"/>
          </w:tcPr>
          <w:p w14:paraId="033355F0">
            <w:pPr>
              <w:snapToGrid w:val="0"/>
              <w:spacing w:before="70" w:after="70" w:line="240" w:lineRule="auto"/>
              <w:ind w:firstLine="0"/>
              <w:jc w:val="center"/>
              <w:rPr>
                <w:sz w:val="21"/>
              </w:rPr>
            </w:pPr>
            <w:r>
              <w:rPr>
                <w:sz w:val="21"/>
                <w:szCs w:val="21"/>
              </w:rPr>
              <w:t>高</w:t>
            </w:r>
          </w:p>
        </w:tc>
      </w:tr>
      <w:tr w14:paraId="7CB31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A9479A0">
            <w:pPr>
              <w:snapToGrid w:val="0"/>
              <w:spacing w:before="70" w:after="70" w:line="240" w:lineRule="auto"/>
              <w:ind w:firstLine="0"/>
              <w:jc w:val="center"/>
              <w:rPr>
                <w:sz w:val="21"/>
              </w:rPr>
            </w:pPr>
            <w:r>
              <w:rPr>
                <w:sz w:val="21"/>
                <w:szCs w:val="21"/>
              </w:rPr>
              <w:t>21</w:t>
            </w:r>
          </w:p>
        </w:tc>
        <w:tc>
          <w:tcPr>
            <w:tcW w:w="1381" w:type="dxa"/>
            <w:vAlign w:val="center"/>
          </w:tcPr>
          <w:p w14:paraId="7D0A9423">
            <w:pPr>
              <w:snapToGrid w:val="0"/>
              <w:spacing w:before="70" w:after="70" w:line="240" w:lineRule="auto"/>
              <w:ind w:firstLine="0"/>
              <w:jc w:val="left"/>
              <w:rPr>
                <w:sz w:val="21"/>
              </w:rPr>
            </w:pPr>
            <w:r>
              <w:rPr>
                <w:sz w:val="21"/>
                <w:szCs w:val="21"/>
              </w:rPr>
              <w:t>配准</w:t>
            </w:r>
          </w:p>
        </w:tc>
        <w:tc>
          <w:tcPr>
            <w:tcW w:w="1652" w:type="dxa"/>
            <w:vAlign w:val="center"/>
          </w:tcPr>
          <w:p w14:paraId="19E1F894">
            <w:pPr>
              <w:snapToGrid w:val="0"/>
              <w:spacing w:before="70" w:after="70" w:line="240" w:lineRule="auto"/>
              <w:ind w:firstLine="0"/>
              <w:jc w:val="center"/>
              <w:rPr>
                <w:sz w:val="21"/>
              </w:rPr>
            </w:pPr>
            <w:r>
              <w:rPr>
                <w:sz w:val="21"/>
                <w:szCs w:val="21"/>
              </w:rPr>
              <w:t>手动配准</w:t>
            </w:r>
          </w:p>
        </w:tc>
        <w:tc>
          <w:tcPr>
            <w:tcW w:w="3807" w:type="dxa"/>
            <w:vAlign w:val="center"/>
          </w:tcPr>
          <w:p w14:paraId="0D0A14F8">
            <w:pPr>
              <w:snapToGrid w:val="0"/>
              <w:spacing w:before="70" w:after="70" w:line="240" w:lineRule="auto"/>
              <w:ind w:firstLine="0"/>
              <w:jc w:val="left"/>
              <w:rPr>
                <w:sz w:val="21"/>
              </w:rPr>
            </w:pPr>
            <w:r>
              <w:rPr>
                <w:sz w:val="21"/>
                <w:szCs w:val="21"/>
              </w:rPr>
              <w:t>选同名点</w:t>
            </w:r>
          </w:p>
        </w:tc>
        <w:tc>
          <w:tcPr>
            <w:tcW w:w="1116" w:type="dxa"/>
            <w:vAlign w:val="center"/>
          </w:tcPr>
          <w:p w14:paraId="56D32158">
            <w:pPr>
              <w:snapToGrid w:val="0"/>
              <w:spacing w:before="70" w:after="70" w:line="240" w:lineRule="auto"/>
              <w:ind w:firstLine="0"/>
              <w:jc w:val="center"/>
              <w:rPr>
                <w:sz w:val="21"/>
              </w:rPr>
            </w:pPr>
            <w:r>
              <w:rPr>
                <w:sz w:val="21"/>
                <w:szCs w:val="21"/>
              </w:rPr>
              <w:t>高</w:t>
            </w:r>
          </w:p>
        </w:tc>
      </w:tr>
      <w:tr w14:paraId="69435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C7D74D5">
            <w:pPr>
              <w:snapToGrid w:val="0"/>
              <w:spacing w:before="70" w:after="70" w:line="240" w:lineRule="auto"/>
              <w:ind w:firstLine="0"/>
              <w:jc w:val="center"/>
              <w:rPr>
                <w:sz w:val="21"/>
              </w:rPr>
            </w:pPr>
            <w:r>
              <w:rPr>
                <w:sz w:val="21"/>
                <w:szCs w:val="21"/>
              </w:rPr>
              <w:t>22</w:t>
            </w:r>
          </w:p>
        </w:tc>
        <w:tc>
          <w:tcPr>
            <w:tcW w:w="1381" w:type="dxa"/>
            <w:vAlign w:val="center"/>
          </w:tcPr>
          <w:p w14:paraId="73F802FE">
            <w:pPr>
              <w:snapToGrid w:val="0"/>
              <w:spacing w:before="70" w:after="70" w:line="240" w:lineRule="auto"/>
              <w:ind w:firstLine="0"/>
              <w:jc w:val="left"/>
              <w:rPr>
                <w:sz w:val="21"/>
              </w:rPr>
            </w:pPr>
            <w:r>
              <w:rPr>
                <w:sz w:val="21"/>
                <w:szCs w:val="21"/>
              </w:rPr>
              <w:t>配准</w:t>
            </w:r>
          </w:p>
        </w:tc>
        <w:tc>
          <w:tcPr>
            <w:tcW w:w="1652" w:type="dxa"/>
            <w:vAlign w:val="center"/>
          </w:tcPr>
          <w:p w14:paraId="0C97AE9B">
            <w:pPr>
              <w:snapToGrid w:val="0"/>
              <w:spacing w:before="70" w:after="70" w:line="240" w:lineRule="auto"/>
              <w:ind w:firstLine="0"/>
              <w:jc w:val="center"/>
              <w:rPr>
                <w:sz w:val="21"/>
              </w:rPr>
            </w:pPr>
            <w:r>
              <w:rPr>
                <w:sz w:val="21"/>
                <w:szCs w:val="21"/>
              </w:rPr>
              <w:t>全局优化</w:t>
            </w:r>
          </w:p>
        </w:tc>
        <w:tc>
          <w:tcPr>
            <w:tcW w:w="3807" w:type="dxa"/>
            <w:vAlign w:val="center"/>
          </w:tcPr>
          <w:p w14:paraId="32122C2D">
            <w:pPr>
              <w:snapToGrid w:val="0"/>
              <w:spacing w:before="70" w:after="70" w:line="240" w:lineRule="auto"/>
              <w:ind w:firstLine="0"/>
              <w:jc w:val="left"/>
              <w:rPr>
                <w:sz w:val="21"/>
              </w:rPr>
            </w:pPr>
            <w:r>
              <w:rPr>
                <w:sz w:val="21"/>
                <w:szCs w:val="21"/>
              </w:rPr>
              <w:t>位姿图优化</w:t>
            </w:r>
          </w:p>
        </w:tc>
        <w:tc>
          <w:tcPr>
            <w:tcW w:w="1116" w:type="dxa"/>
            <w:vAlign w:val="center"/>
          </w:tcPr>
          <w:p w14:paraId="7E359934">
            <w:pPr>
              <w:snapToGrid w:val="0"/>
              <w:spacing w:before="70" w:after="70" w:line="240" w:lineRule="auto"/>
              <w:ind w:firstLine="0"/>
              <w:jc w:val="center"/>
              <w:rPr>
                <w:sz w:val="21"/>
              </w:rPr>
            </w:pPr>
            <w:r>
              <w:rPr>
                <w:sz w:val="21"/>
                <w:szCs w:val="21"/>
              </w:rPr>
              <w:t>高</w:t>
            </w:r>
          </w:p>
        </w:tc>
      </w:tr>
      <w:tr w14:paraId="7290B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88B0D4F">
            <w:pPr>
              <w:snapToGrid w:val="0"/>
              <w:spacing w:before="70" w:after="70" w:line="240" w:lineRule="auto"/>
              <w:ind w:firstLine="0"/>
              <w:jc w:val="center"/>
              <w:rPr>
                <w:sz w:val="21"/>
              </w:rPr>
            </w:pPr>
            <w:r>
              <w:rPr>
                <w:sz w:val="21"/>
                <w:szCs w:val="21"/>
              </w:rPr>
              <w:t>23</w:t>
            </w:r>
          </w:p>
        </w:tc>
        <w:tc>
          <w:tcPr>
            <w:tcW w:w="1381" w:type="dxa"/>
            <w:vAlign w:val="center"/>
          </w:tcPr>
          <w:p w14:paraId="698A7DFE">
            <w:pPr>
              <w:snapToGrid w:val="0"/>
              <w:spacing w:before="70" w:after="70" w:line="240" w:lineRule="auto"/>
              <w:ind w:firstLine="0"/>
              <w:jc w:val="left"/>
              <w:rPr>
                <w:sz w:val="21"/>
              </w:rPr>
            </w:pPr>
            <w:r>
              <w:rPr>
                <w:sz w:val="21"/>
                <w:szCs w:val="21"/>
              </w:rPr>
              <w:t>配准</w:t>
            </w:r>
          </w:p>
        </w:tc>
        <w:tc>
          <w:tcPr>
            <w:tcW w:w="1652" w:type="dxa"/>
            <w:vAlign w:val="center"/>
          </w:tcPr>
          <w:p w14:paraId="01106181">
            <w:pPr>
              <w:snapToGrid w:val="0"/>
              <w:spacing w:before="70" w:after="70" w:line="240" w:lineRule="auto"/>
              <w:ind w:firstLine="0"/>
              <w:jc w:val="center"/>
              <w:rPr>
                <w:sz w:val="21"/>
              </w:rPr>
            </w:pPr>
            <w:r>
              <w:rPr>
                <w:sz w:val="21"/>
                <w:szCs w:val="21"/>
              </w:rPr>
              <w:t>残差报告</w:t>
            </w:r>
          </w:p>
        </w:tc>
        <w:tc>
          <w:tcPr>
            <w:tcW w:w="3807" w:type="dxa"/>
            <w:vAlign w:val="center"/>
          </w:tcPr>
          <w:p w14:paraId="6C793860">
            <w:pPr>
              <w:snapToGrid w:val="0"/>
              <w:spacing w:before="70" w:after="70" w:line="240" w:lineRule="auto"/>
              <w:ind w:firstLine="0"/>
              <w:jc w:val="left"/>
              <w:rPr>
                <w:sz w:val="21"/>
              </w:rPr>
            </w:pPr>
            <w:r>
              <w:rPr>
                <w:sz w:val="21"/>
                <w:szCs w:val="21"/>
              </w:rPr>
              <w:t>输出报告</w:t>
            </w:r>
          </w:p>
        </w:tc>
        <w:tc>
          <w:tcPr>
            <w:tcW w:w="1116" w:type="dxa"/>
            <w:vAlign w:val="center"/>
          </w:tcPr>
          <w:p w14:paraId="0174A2A8">
            <w:pPr>
              <w:snapToGrid w:val="0"/>
              <w:spacing w:before="70" w:after="70" w:line="240" w:lineRule="auto"/>
              <w:ind w:firstLine="0"/>
              <w:jc w:val="center"/>
              <w:rPr>
                <w:sz w:val="21"/>
              </w:rPr>
            </w:pPr>
            <w:r>
              <w:rPr>
                <w:sz w:val="21"/>
                <w:szCs w:val="21"/>
              </w:rPr>
              <w:t>中</w:t>
            </w:r>
          </w:p>
        </w:tc>
      </w:tr>
      <w:tr w14:paraId="289A6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497E72D">
            <w:pPr>
              <w:snapToGrid w:val="0"/>
              <w:spacing w:before="70" w:after="70" w:line="240" w:lineRule="auto"/>
              <w:ind w:firstLine="0"/>
              <w:jc w:val="center"/>
              <w:rPr>
                <w:sz w:val="21"/>
              </w:rPr>
            </w:pPr>
            <w:r>
              <w:rPr>
                <w:sz w:val="21"/>
                <w:szCs w:val="21"/>
              </w:rPr>
              <w:t>24</w:t>
            </w:r>
          </w:p>
        </w:tc>
        <w:tc>
          <w:tcPr>
            <w:tcW w:w="1381" w:type="dxa"/>
            <w:vAlign w:val="center"/>
          </w:tcPr>
          <w:p w14:paraId="428C897B">
            <w:pPr>
              <w:snapToGrid w:val="0"/>
              <w:spacing w:before="70" w:after="70" w:line="240" w:lineRule="auto"/>
              <w:ind w:firstLine="0"/>
              <w:jc w:val="left"/>
              <w:rPr>
                <w:sz w:val="21"/>
              </w:rPr>
            </w:pPr>
            <w:r>
              <w:rPr>
                <w:sz w:val="21"/>
                <w:szCs w:val="21"/>
              </w:rPr>
              <w:t>点云</w:t>
            </w:r>
          </w:p>
        </w:tc>
        <w:tc>
          <w:tcPr>
            <w:tcW w:w="1652" w:type="dxa"/>
            <w:vAlign w:val="center"/>
          </w:tcPr>
          <w:p w14:paraId="24830F3F">
            <w:pPr>
              <w:snapToGrid w:val="0"/>
              <w:spacing w:before="70" w:after="70" w:line="240" w:lineRule="auto"/>
              <w:ind w:firstLine="0"/>
              <w:jc w:val="center"/>
              <w:rPr>
                <w:sz w:val="21"/>
              </w:rPr>
            </w:pPr>
            <w:r>
              <w:rPr>
                <w:sz w:val="21"/>
                <w:szCs w:val="21"/>
              </w:rPr>
              <w:t>滤波</w:t>
            </w:r>
          </w:p>
        </w:tc>
        <w:tc>
          <w:tcPr>
            <w:tcW w:w="3807" w:type="dxa"/>
            <w:vAlign w:val="center"/>
          </w:tcPr>
          <w:p w14:paraId="52ECBC60">
            <w:pPr>
              <w:snapToGrid w:val="0"/>
              <w:spacing w:before="70" w:after="70" w:line="240" w:lineRule="auto"/>
              <w:ind w:firstLine="0"/>
              <w:jc w:val="left"/>
              <w:rPr>
                <w:sz w:val="21"/>
              </w:rPr>
            </w:pPr>
            <w:r>
              <w:rPr>
                <w:sz w:val="21"/>
                <w:szCs w:val="21"/>
              </w:rPr>
              <w:t>统计/半径/体素</w:t>
            </w:r>
          </w:p>
        </w:tc>
        <w:tc>
          <w:tcPr>
            <w:tcW w:w="1116" w:type="dxa"/>
            <w:vAlign w:val="center"/>
          </w:tcPr>
          <w:p w14:paraId="5F039C92">
            <w:pPr>
              <w:snapToGrid w:val="0"/>
              <w:spacing w:before="70" w:after="70" w:line="240" w:lineRule="auto"/>
              <w:ind w:firstLine="0"/>
              <w:jc w:val="center"/>
              <w:rPr>
                <w:sz w:val="21"/>
              </w:rPr>
            </w:pPr>
            <w:r>
              <w:rPr>
                <w:sz w:val="21"/>
                <w:szCs w:val="21"/>
              </w:rPr>
              <w:t>高</w:t>
            </w:r>
          </w:p>
        </w:tc>
      </w:tr>
      <w:tr w14:paraId="1A24D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5F69C95">
            <w:pPr>
              <w:snapToGrid w:val="0"/>
              <w:spacing w:before="70" w:after="70" w:line="240" w:lineRule="auto"/>
              <w:ind w:firstLine="0"/>
              <w:jc w:val="center"/>
              <w:rPr>
                <w:sz w:val="21"/>
              </w:rPr>
            </w:pPr>
            <w:r>
              <w:rPr>
                <w:sz w:val="21"/>
                <w:szCs w:val="21"/>
              </w:rPr>
              <w:t>25</w:t>
            </w:r>
          </w:p>
        </w:tc>
        <w:tc>
          <w:tcPr>
            <w:tcW w:w="1381" w:type="dxa"/>
            <w:vAlign w:val="center"/>
          </w:tcPr>
          <w:p w14:paraId="20E1E4E9">
            <w:pPr>
              <w:snapToGrid w:val="0"/>
              <w:spacing w:before="70" w:after="70" w:line="240" w:lineRule="auto"/>
              <w:ind w:firstLine="0"/>
              <w:jc w:val="left"/>
              <w:rPr>
                <w:sz w:val="21"/>
              </w:rPr>
            </w:pPr>
            <w:r>
              <w:rPr>
                <w:sz w:val="21"/>
                <w:szCs w:val="21"/>
              </w:rPr>
              <w:t>点云</w:t>
            </w:r>
          </w:p>
        </w:tc>
        <w:tc>
          <w:tcPr>
            <w:tcW w:w="1652" w:type="dxa"/>
            <w:vAlign w:val="center"/>
          </w:tcPr>
          <w:p w14:paraId="15177DE3">
            <w:pPr>
              <w:snapToGrid w:val="0"/>
              <w:spacing w:before="70" w:after="70" w:line="240" w:lineRule="auto"/>
              <w:ind w:firstLine="0"/>
              <w:jc w:val="center"/>
              <w:rPr>
                <w:sz w:val="21"/>
              </w:rPr>
            </w:pPr>
            <w:r>
              <w:rPr>
                <w:sz w:val="21"/>
                <w:szCs w:val="21"/>
              </w:rPr>
              <w:t>平滑</w:t>
            </w:r>
          </w:p>
        </w:tc>
        <w:tc>
          <w:tcPr>
            <w:tcW w:w="3807" w:type="dxa"/>
            <w:vAlign w:val="center"/>
          </w:tcPr>
          <w:p w14:paraId="41452CA1">
            <w:pPr>
              <w:snapToGrid w:val="0"/>
              <w:spacing w:before="70" w:after="70" w:line="240" w:lineRule="auto"/>
              <w:ind w:firstLine="0"/>
              <w:jc w:val="left"/>
              <w:rPr>
                <w:sz w:val="21"/>
              </w:rPr>
            </w:pPr>
            <w:r>
              <w:rPr>
                <w:sz w:val="21"/>
                <w:szCs w:val="21"/>
              </w:rPr>
              <w:t>MLS/双边</w:t>
            </w:r>
          </w:p>
        </w:tc>
        <w:tc>
          <w:tcPr>
            <w:tcW w:w="1116" w:type="dxa"/>
            <w:vAlign w:val="center"/>
          </w:tcPr>
          <w:p w14:paraId="15CDFB0D">
            <w:pPr>
              <w:snapToGrid w:val="0"/>
              <w:spacing w:before="70" w:after="70" w:line="240" w:lineRule="auto"/>
              <w:ind w:firstLine="0"/>
              <w:jc w:val="center"/>
              <w:rPr>
                <w:sz w:val="21"/>
              </w:rPr>
            </w:pPr>
            <w:r>
              <w:rPr>
                <w:sz w:val="21"/>
                <w:szCs w:val="21"/>
              </w:rPr>
              <w:t>中</w:t>
            </w:r>
          </w:p>
        </w:tc>
      </w:tr>
      <w:tr w14:paraId="2641B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136707F1">
            <w:pPr>
              <w:snapToGrid w:val="0"/>
              <w:spacing w:before="70" w:after="70" w:line="240" w:lineRule="auto"/>
              <w:ind w:firstLine="0"/>
              <w:jc w:val="center"/>
              <w:rPr>
                <w:sz w:val="21"/>
              </w:rPr>
            </w:pPr>
            <w:r>
              <w:rPr>
                <w:sz w:val="21"/>
                <w:szCs w:val="21"/>
              </w:rPr>
              <w:t>26</w:t>
            </w:r>
          </w:p>
        </w:tc>
        <w:tc>
          <w:tcPr>
            <w:tcW w:w="1381" w:type="dxa"/>
            <w:vAlign w:val="center"/>
          </w:tcPr>
          <w:p w14:paraId="72A86803">
            <w:pPr>
              <w:snapToGrid w:val="0"/>
              <w:spacing w:before="70" w:after="70" w:line="240" w:lineRule="auto"/>
              <w:ind w:firstLine="0"/>
              <w:jc w:val="left"/>
              <w:rPr>
                <w:sz w:val="21"/>
              </w:rPr>
            </w:pPr>
            <w:r>
              <w:rPr>
                <w:sz w:val="21"/>
                <w:szCs w:val="21"/>
              </w:rPr>
              <w:t>点云</w:t>
            </w:r>
          </w:p>
        </w:tc>
        <w:tc>
          <w:tcPr>
            <w:tcW w:w="1652" w:type="dxa"/>
            <w:vAlign w:val="center"/>
          </w:tcPr>
          <w:p w14:paraId="41AB3586">
            <w:pPr>
              <w:snapToGrid w:val="0"/>
              <w:spacing w:before="70" w:after="70" w:line="240" w:lineRule="auto"/>
              <w:ind w:firstLine="0"/>
              <w:jc w:val="center"/>
              <w:rPr>
                <w:sz w:val="21"/>
              </w:rPr>
            </w:pPr>
            <w:r>
              <w:rPr>
                <w:sz w:val="21"/>
                <w:szCs w:val="21"/>
              </w:rPr>
              <w:t>法向估计</w:t>
            </w:r>
          </w:p>
        </w:tc>
        <w:tc>
          <w:tcPr>
            <w:tcW w:w="3807" w:type="dxa"/>
            <w:vAlign w:val="center"/>
          </w:tcPr>
          <w:p w14:paraId="60312806">
            <w:pPr>
              <w:snapToGrid w:val="0"/>
              <w:spacing w:before="70" w:after="70" w:line="240" w:lineRule="auto"/>
              <w:ind w:firstLine="0"/>
              <w:jc w:val="left"/>
              <w:rPr>
                <w:sz w:val="21"/>
              </w:rPr>
            </w:pPr>
            <w:r>
              <w:rPr>
                <w:sz w:val="21"/>
                <w:szCs w:val="21"/>
              </w:rPr>
              <w:t>多尺度</w:t>
            </w:r>
          </w:p>
        </w:tc>
        <w:tc>
          <w:tcPr>
            <w:tcW w:w="1116" w:type="dxa"/>
            <w:vAlign w:val="center"/>
          </w:tcPr>
          <w:p w14:paraId="58D95FEB">
            <w:pPr>
              <w:snapToGrid w:val="0"/>
              <w:spacing w:before="70" w:after="70" w:line="240" w:lineRule="auto"/>
              <w:ind w:firstLine="0"/>
              <w:jc w:val="center"/>
              <w:rPr>
                <w:sz w:val="21"/>
              </w:rPr>
            </w:pPr>
            <w:r>
              <w:rPr>
                <w:sz w:val="21"/>
                <w:szCs w:val="21"/>
              </w:rPr>
              <w:t>高</w:t>
            </w:r>
          </w:p>
        </w:tc>
      </w:tr>
      <w:tr w14:paraId="09051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112BCEC">
            <w:pPr>
              <w:snapToGrid w:val="0"/>
              <w:spacing w:before="70" w:after="70" w:line="240" w:lineRule="auto"/>
              <w:ind w:firstLine="0"/>
              <w:jc w:val="center"/>
              <w:rPr>
                <w:sz w:val="21"/>
              </w:rPr>
            </w:pPr>
            <w:r>
              <w:rPr>
                <w:sz w:val="21"/>
                <w:szCs w:val="21"/>
              </w:rPr>
              <w:t>27</w:t>
            </w:r>
          </w:p>
        </w:tc>
        <w:tc>
          <w:tcPr>
            <w:tcW w:w="1381" w:type="dxa"/>
            <w:vAlign w:val="center"/>
          </w:tcPr>
          <w:p w14:paraId="06E67C62">
            <w:pPr>
              <w:snapToGrid w:val="0"/>
              <w:spacing w:before="70" w:after="70" w:line="240" w:lineRule="auto"/>
              <w:ind w:firstLine="0"/>
              <w:jc w:val="left"/>
              <w:rPr>
                <w:sz w:val="21"/>
              </w:rPr>
            </w:pPr>
            <w:r>
              <w:rPr>
                <w:sz w:val="21"/>
                <w:szCs w:val="21"/>
              </w:rPr>
              <w:t>点云</w:t>
            </w:r>
          </w:p>
        </w:tc>
        <w:tc>
          <w:tcPr>
            <w:tcW w:w="1652" w:type="dxa"/>
            <w:vAlign w:val="center"/>
          </w:tcPr>
          <w:p w14:paraId="533E7C7D">
            <w:pPr>
              <w:snapToGrid w:val="0"/>
              <w:spacing w:before="70" w:after="70" w:line="240" w:lineRule="auto"/>
              <w:ind w:firstLine="0"/>
              <w:jc w:val="center"/>
              <w:rPr>
                <w:sz w:val="21"/>
              </w:rPr>
            </w:pPr>
            <w:r>
              <w:rPr>
                <w:sz w:val="21"/>
                <w:szCs w:val="21"/>
              </w:rPr>
              <w:t>赋色</w:t>
            </w:r>
          </w:p>
        </w:tc>
        <w:tc>
          <w:tcPr>
            <w:tcW w:w="3807" w:type="dxa"/>
            <w:vAlign w:val="center"/>
          </w:tcPr>
          <w:p w14:paraId="1F3AACCA">
            <w:pPr>
              <w:snapToGrid w:val="0"/>
              <w:spacing w:before="70" w:after="70" w:line="240" w:lineRule="auto"/>
              <w:ind w:firstLine="0"/>
              <w:jc w:val="left"/>
              <w:rPr>
                <w:sz w:val="21"/>
              </w:rPr>
            </w:pPr>
            <w:r>
              <w:rPr>
                <w:sz w:val="21"/>
                <w:szCs w:val="21"/>
              </w:rPr>
              <w:t>多视最优纹理</w:t>
            </w:r>
          </w:p>
        </w:tc>
        <w:tc>
          <w:tcPr>
            <w:tcW w:w="1116" w:type="dxa"/>
            <w:vAlign w:val="center"/>
          </w:tcPr>
          <w:p w14:paraId="29039202">
            <w:pPr>
              <w:snapToGrid w:val="0"/>
              <w:spacing w:before="70" w:after="70" w:line="240" w:lineRule="auto"/>
              <w:ind w:firstLine="0"/>
              <w:jc w:val="center"/>
              <w:rPr>
                <w:sz w:val="21"/>
              </w:rPr>
            </w:pPr>
            <w:r>
              <w:rPr>
                <w:sz w:val="21"/>
                <w:szCs w:val="21"/>
              </w:rPr>
              <w:t>高</w:t>
            </w:r>
          </w:p>
        </w:tc>
      </w:tr>
      <w:tr w14:paraId="011A6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3F4A114">
            <w:pPr>
              <w:snapToGrid w:val="0"/>
              <w:spacing w:before="70" w:after="70" w:line="240" w:lineRule="auto"/>
              <w:ind w:firstLine="0"/>
              <w:jc w:val="center"/>
              <w:rPr>
                <w:sz w:val="21"/>
              </w:rPr>
            </w:pPr>
            <w:r>
              <w:rPr>
                <w:sz w:val="21"/>
                <w:szCs w:val="21"/>
              </w:rPr>
              <w:t>28</w:t>
            </w:r>
          </w:p>
        </w:tc>
        <w:tc>
          <w:tcPr>
            <w:tcW w:w="1381" w:type="dxa"/>
            <w:vAlign w:val="center"/>
          </w:tcPr>
          <w:p w14:paraId="7AD442C5">
            <w:pPr>
              <w:snapToGrid w:val="0"/>
              <w:spacing w:before="70" w:after="70" w:line="240" w:lineRule="auto"/>
              <w:ind w:firstLine="0"/>
              <w:jc w:val="left"/>
              <w:rPr>
                <w:sz w:val="21"/>
              </w:rPr>
            </w:pPr>
            <w:r>
              <w:rPr>
                <w:sz w:val="21"/>
                <w:szCs w:val="21"/>
              </w:rPr>
              <w:t>点云</w:t>
            </w:r>
          </w:p>
        </w:tc>
        <w:tc>
          <w:tcPr>
            <w:tcW w:w="1652" w:type="dxa"/>
            <w:vAlign w:val="center"/>
          </w:tcPr>
          <w:p w14:paraId="3C127CD9">
            <w:pPr>
              <w:snapToGrid w:val="0"/>
              <w:spacing w:before="70" w:after="70" w:line="240" w:lineRule="auto"/>
              <w:ind w:firstLine="0"/>
              <w:jc w:val="center"/>
              <w:rPr>
                <w:sz w:val="21"/>
              </w:rPr>
            </w:pPr>
            <w:r>
              <w:rPr>
                <w:sz w:val="21"/>
                <w:szCs w:val="21"/>
              </w:rPr>
              <w:t>裁剪</w:t>
            </w:r>
          </w:p>
        </w:tc>
        <w:tc>
          <w:tcPr>
            <w:tcW w:w="3807" w:type="dxa"/>
            <w:vAlign w:val="center"/>
          </w:tcPr>
          <w:p w14:paraId="2C4C5F49">
            <w:pPr>
              <w:snapToGrid w:val="0"/>
              <w:spacing w:before="70" w:after="70" w:line="240" w:lineRule="auto"/>
              <w:ind w:firstLine="0"/>
              <w:jc w:val="left"/>
              <w:rPr>
                <w:sz w:val="21"/>
              </w:rPr>
            </w:pPr>
            <w:r>
              <w:rPr>
                <w:sz w:val="21"/>
                <w:szCs w:val="21"/>
              </w:rPr>
              <w:t>框选/多边形</w:t>
            </w:r>
          </w:p>
        </w:tc>
        <w:tc>
          <w:tcPr>
            <w:tcW w:w="1116" w:type="dxa"/>
            <w:vAlign w:val="center"/>
          </w:tcPr>
          <w:p w14:paraId="08F02DD1">
            <w:pPr>
              <w:snapToGrid w:val="0"/>
              <w:spacing w:before="70" w:after="70" w:line="240" w:lineRule="auto"/>
              <w:ind w:firstLine="0"/>
              <w:jc w:val="center"/>
              <w:rPr>
                <w:sz w:val="21"/>
              </w:rPr>
            </w:pPr>
            <w:r>
              <w:rPr>
                <w:sz w:val="21"/>
                <w:szCs w:val="21"/>
              </w:rPr>
              <w:t>中</w:t>
            </w:r>
          </w:p>
        </w:tc>
      </w:tr>
      <w:tr w14:paraId="35F31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D761223">
            <w:pPr>
              <w:snapToGrid w:val="0"/>
              <w:spacing w:before="70" w:after="70" w:line="240" w:lineRule="auto"/>
              <w:ind w:firstLine="0"/>
              <w:jc w:val="center"/>
              <w:rPr>
                <w:sz w:val="21"/>
              </w:rPr>
            </w:pPr>
            <w:r>
              <w:rPr>
                <w:sz w:val="21"/>
                <w:szCs w:val="21"/>
              </w:rPr>
              <w:t>29</w:t>
            </w:r>
          </w:p>
        </w:tc>
        <w:tc>
          <w:tcPr>
            <w:tcW w:w="1381" w:type="dxa"/>
            <w:vAlign w:val="center"/>
          </w:tcPr>
          <w:p w14:paraId="65A2B908">
            <w:pPr>
              <w:snapToGrid w:val="0"/>
              <w:spacing w:before="70" w:after="70" w:line="240" w:lineRule="auto"/>
              <w:ind w:firstLine="0"/>
              <w:jc w:val="left"/>
              <w:rPr>
                <w:sz w:val="21"/>
              </w:rPr>
            </w:pPr>
            <w:r>
              <w:rPr>
                <w:sz w:val="21"/>
                <w:szCs w:val="21"/>
              </w:rPr>
              <w:t>点云</w:t>
            </w:r>
          </w:p>
        </w:tc>
        <w:tc>
          <w:tcPr>
            <w:tcW w:w="1652" w:type="dxa"/>
            <w:vAlign w:val="center"/>
          </w:tcPr>
          <w:p w14:paraId="2EA15813">
            <w:pPr>
              <w:snapToGrid w:val="0"/>
              <w:spacing w:before="70" w:after="70" w:line="240" w:lineRule="auto"/>
              <w:ind w:firstLine="0"/>
              <w:jc w:val="center"/>
              <w:rPr>
                <w:sz w:val="21"/>
              </w:rPr>
            </w:pPr>
            <w:r>
              <w:rPr>
                <w:sz w:val="21"/>
                <w:szCs w:val="21"/>
              </w:rPr>
              <w:t>量测</w:t>
            </w:r>
          </w:p>
        </w:tc>
        <w:tc>
          <w:tcPr>
            <w:tcW w:w="3807" w:type="dxa"/>
            <w:vAlign w:val="center"/>
          </w:tcPr>
          <w:p w14:paraId="7EBCA784">
            <w:pPr>
              <w:snapToGrid w:val="0"/>
              <w:spacing w:before="70" w:after="70" w:line="240" w:lineRule="auto"/>
              <w:ind w:firstLine="0"/>
              <w:jc w:val="left"/>
              <w:rPr>
                <w:sz w:val="21"/>
              </w:rPr>
            </w:pPr>
            <w:r>
              <w:rPr>
                <w:sz w:val="21"/>
                <w:szCs w:val="21"/>
              </w:rPr>
              <w:t>点线面体积</w:t>
            </w:r>
          </w:p>
        </w:tc>
        <w:tc>
          <w:tcPr>
            <w:tcW w:w="1116" w:type="dxa"/>
            <w:vAlign w:val="center"/>
          </w:tcPr>
          <w:p w14:paraId="26737242">
            <w:pPr>
              <w:snapToGrid w:val="0"/>
              <w:spacing w:before="70" w:after="70" w:line="240" w:lineRule="auto"/>
              <w:ind w:firstLine="0"/>
              <w:jc w:val="center"/>
              <w:rPr>
                <w:sz w:val="21"/>
              </w:rPr>
            </w:pPr>
            <w:r>
              <w:rPr>
                <w:sz w:val="21"/>
                <w:szCs w:val="21"/>
              </w:rPr>
              <w:t>高</w:t>
            </w:r>
          </w:p>
        </w:tc>
      </w:tr>
      <w:tr w14:paraId="144A9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A0C6876">
            <w:pPr>
              <w:snapToGrid w:val="0"/>
              <w:spacing w:before="70" w:after="70" w:line="240" w:lineRule="auto"/>
              <w:ind w:firstLine="0"/>
              <w:jc w:val="center"/>
              <w:rPr>
                <w:sz w:val="21"/>
              </w:rPr>
            </w:pPr>
            <w:r>
              <w:rPr>
                <w:sz w:val="21"/>
                <w:szCs w:val="21"/>
              </w:rPr>
              <w:t>30</w:t>
            </w:r>
          </w:p>
        </w:tc>
        <w:tc>
          <w:tcPr>
            <w:tcW w:w="1381" w:type="dxa"/>
            <w:vAlign w:val="center"/>
          </w:tcPr>
          <w:p w14:paraId="591062D6">
            <w:pPr>
              <w:snapToGrid w:val="0"/>
              <w:spacing w:before="70" w:after="70" w:line="240" w:lineRule="auto"/>
              <w:ind w:firstLine="0"/>
              <w:jc w:val="left"/>
              <w:rPr>
                <w:sz w:val="21"/>
              </w:rPr>
            </w:pPr>
            <w:r>
              <w:rPr>
                <w:sz w:val="21"/>
                <w:szCs w:val="21"/>
              </w:rPr>
              <w:t>建模</w:t>
            </w:r>
          </w:p>
        </w:tc>
        <w:tc>
          <w:tcPr>
            <w:tcW w:w="1652" w:type="dxa"/>
            <w:vAlign w:val="center"/>
          </w:tcPr>
          <w:p w14:paraId="64ACA221">
            <w:pPr>
              <w:snapToGrid w:val="0"/>
              <w:spacing w:before="70" w:after="70" w:line="240" w:lineRule="auto"/>
              <w:ind w:firstLine="0"/>
              <w:jc w:val="center"/>
              <w:rPr>
                <w:sz w:val="21"/>
              </w:rPr>
            </w:pPr>
            <w:r>
              <w:rPr>
                <w:sz w:val="21"/>
                <w:szCs w:val="21"/>
              </w:rPr>
              <w:t>网格重建</w:t>
            </w:r>
          </w:p>
        </w:tc>
        <w:tc>
          <w:tcPr>
            <w:tcW w:w="3807" w:type="dxa"/>
            <w:vAlign w:val="center"/>
          </w:tcPr>
          <w:p w14:paraId="4DD4A587">
            <w:pPr>
              <w:snapToGrid w:val="0"/>
              <w:spacing w:before="70" w:after="70" w:line="240" w:lineRule="auto"/>
              <w:ind w:firstLine="0"/>
              <w:jc w:val="left"/>
              <w:rPr>
                <w:sz w:val="21"/>
              </w:rPr>
            </w:pPr>
            <w:r>
              <w:rPr>
                <w:sz w:val="21"/>
                <w:szCs w:val="21"/>
              </w:rPr>
              <w:t>泊松/TSDF</w:t>
            </w:r>
          </w:p>
        </w:tc>
        <w:tc>
          <w:tcPr>
            <w:tcW w:w="1116" w:type="dxa"/>
            <w:vAlign w:val="center"/>
          </w:tcPr>
          <w:p w14:paraId="71DF0834">
            <w:pPr>
              <w:snapToGrid w:val="0"/>
              <w:spacing w:before="70" w:after="70" w:line="240" w:lineRule="auto"/>
              <w:ind w:firstLine="0"/>
              <w:jc w:val="center"/>
              <w:rPr>
                <w:sz w:val="21"/>
              </w:rPr>
            </w:pPr>
            <w:r>
              <w:rPr>
                <w:sz w:val="21"/>
                <w:szCs w:val="21"/>
              </w:rPr>
              <w:t>高</w:t>
            </w:r>
          </w:p>
        </w:tc>
      </w:tr>
      <w:tr w14:paraId="065E5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D6CD802">
            <w:pPr>
              <w:snapToGrid w:val="0"/>
              <w:spacing w:before="70" w:after="70" w:line="240" w:lineRule="auto"/>
              <w:ind w:firstLine="0"/>
              <w:jc w:val="center"/>
              <w:rPr>
                <w:sz w:val="21"/>
              </w:rPr>
            </w:pPr>
            <w:r>
              <w:rPr>
                <w:sz w:val="21"/>
                <w:szCs w:val="21"/>
              </w:rPr>
              <w:t>31</w:t>
            </w:r>
          </w:p>
        </w:tc>
        <w:tc>
          <w:tcPr>
            <w:tcW w:w="1381" w:type="dxa"/>
            <w:vAlign w:val="center"/>
          </w:tcPr>
          <w:p w14:paraId="23A77F2C">
            <w:pPr>
              <w:snapToGrid w:val="0"/>
              <w:spacing w:before="70" w:after="70" w:line="240" w:lineRule="auto"/>
              <w:ind w:firstLine="0"/>
              <w:jc w:val="left"/>
              <w:rPr>
                <w:sz w:val="21"/>
              </w:rPr>
            </w:pPr>
            <w:r>
              <w:rPr>
                <w:sz w:val="21"/>
                <w:szCs w:val="21"/>
              </w:rPr>
              <w:t>建模</w:t>
            </w:r>
          </w:p>
        </w:tc>
        <w:tc>
          <w:tcPr>
            <w:tcW w:w="1652" w:type="dxa"/>
            <w:vAlign w:val="center"/>
          </w:tcPr>
          <w:p w14:paraId="6BC68888">
            <w:pPr>
              <w:snapToGrid w:val="0"/>
              <w:spacing w:before="70" w:after="70" w:line="240" w:lineRule="auto"/>
              <w:ind w:firstLine="0"/>
              <w:jc w:val="center"/>
              <w:rPr>
                <w:sz w:val="21"/>
              </w:rPr>
            </w:pPr>
            <w:r>
              <w:rPr>
                <w:sz w:val="21"/>
                <w:szCs w:val="21"/>
              </w:rPr>
              <w:t>网格简化</w:t>
            </w:r>
          </w:p>
        </w:tc>
        <w:tc>
          <w:tcPr>
            <w:tcW w:w="3807" w:type="dxa"/>
            <w:vAlign w:val="center"/>
          </w:tcPr>
          <w:p w14:paraId="3A70C989">
            <w:pPr>
              <w:snapToGrid w:val="0"/>
              <w:spacing w:before="70" w:after="70" w:line="240" w:lineRule="auto"/>
              <w:ind w:firstLine="0"/>
              <w:jc w:val="left"/>
              <w:rPr>
                <w:sz w:val="21"/>
              </w:rPr>
            </w:pPr>
            <w:r>
              <w:rPr>
                <w:sz w:val="21"/>
                <w:szCs w:val="21"/>
              </w:rPr>
              <w:t>QEM</w:t>
            </w:r>
          </w:p>
        </w:tc>
        <w:tc>
          <w:tcPr>
            <w:tcW w:w="1116" w:type="dxa"/>
            <w:vAlign w:val="center"/>
          </w:tcPr>
          <w:p w14:paraId="13F057A0">
            <w:pPr>
              <w:snapToGrid w:val="0"/>
              <w:spacing w:before="70" w:after="70" w:line="240" w:lineRule="auto"/>
              <w:ind w:firstLine="0"/>
              <w:jc w:val="center"/>
              <w:rPr>
                <w:sz w:val="21"/>
              </w:rPr>
            </w:pPr>
            <w:r>
              <w:rPr>
                <w:sz w:val="21"/>
                <w:szCs w:val="21"/>
              </w:rPr>
              <w:t>中</w:t>
            </w:r>
          </w:p>
        </w:tc>
      </w:tr>
      <w:tr w14:paraId="5213A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CB78F39">
            <w:pPr>
              <w:snapToGrid w:val="0"/>
              <w:spacing w:before="70" w:after="70" w:line="240" w:lineRule="auto"/>
              <w:ind w:firstLine="0"/>
              <w:jc w:val="center"/>
              <w:rPr>
                <w:sz w:val="21"/>
              </w:rPr>
            </w:pPr>
            <w:r>
              <w:rPr>
                <w:sz w:val="21"/>
                <w:szCs w:val="21"/>
              </w:rPr>
              <w:t>32</w:t>
            </w:r>
          </w:p>
        </w:tc>
        <w:tc>
          <w:tcPr>
            <w:tcW w:w="1381" w:type="dxa"/>
            <w:vAlign w:val="center"/>
          </w:tcPr>
          <w:p w14:paraId="58FE7418">
            <w:pPr>
              <w:snapToGrid w:val="0"/>
              <w:spacing w:before="70" w:after="70" w:line="240" w:lineRule="auto"/>
              <w:ind w:firstLine="0"/>
              <w:jc w:val="left"/>
              <w:rPr>
                <w:sz w:val="21"/>
              </w:rPr>
            </w:pPr>
            <w:r>
              <w:rPr>
                <w:sz w:val="21"/>
                <w:szCs w:val="21"/>
              </w:rPr>
              <w:t>建模</w:t>
            </w:r>
          </w:p>
        </w:tc>
        <w:tc>
          <w:tcPr>
            <w:tcW w:w="1652" w:type="dxa"/>
            <w:vAlign w:val="center"/>
          </w:tcPr>
          <w:p w14:paraId="34B89642">
            <w:pPr>
              <w:snapToGrid w:val="0"/>
              <w:spacing w:before="70" w:after="70" w:line="240" w:lineRule="auto"/>
              <w:ind w:firstLine="0"/>
              <w:jc w:val="center"/>
              <w:rPr>
                <w:sz w:val="21"/>
              </w:rPr>
            </w:pPr>
            <w:r>
              <w:rPr>
                <w:sz w:val="21"/>
                <w:szCs w:val="21"/>
              </w:rPr>
              <w:t>孔洞修补</w:t>
            </w:r>
          </w:p>
        </w:tc>
        <w:tc>
          <w:tcPr>
            <w:tcW w:w="3807" w:type="dxa"/>
            <w:vAlign w:val="center"/>
          </w:tcPr>
          <w:p w14:paraId="28693E24">
            <w:pPr>
              <w:snapToGrid w:val="0"/>
              <w:spacing w:before="70" w:after="70" w:line="240" w:lineRule="auto"/>
              <w:ind w:firstLine="0"/>
              <w:jc w:val="left"/>
              <w:rPr>
                <w:sz w:val="21"/>
              </w:rPr>
            </w:pPr>
            <w:r>
              <w:rPr>
                <w:sz w:val="21"/>
                <w:szCs w:val="21"/>
              </w:rPr>
              <w:t>自动/手动</w:t>
            </w:r>
          </w:p>
        </w:tc>
        <w:tc>
          <w:tcPr>
            <w:tcW w:w="1116" w:type="dxa"/>
            <w:vAlign w:val="center"/>
          </w:tcPr>
          <w:p w14:paraId="6881AE96">
            <w:pPr>
              <w:snapToGrid w:val="0"/>
              <w:spacing w:before="70" w:after="70" w:line="240" w:lineRule="auto"/>
              <w:ind w:firstLine="0"/>
              <w:jc w:val="center"/>
              <w:rPr>
                <w:sz w:val="21"/>
              </w:rPr>
            </w:pPr>
            <w:r>
              <w:rPr>
                <w:sz w:val="21"/>
                <w:szCs w:val="21"/>
              </w:rPr>
              <w:t>高</w:t>
            </w:r>
          </w:p>
        </w:tc>
      </w:tr>
      <w:tr w14:paraId="309A8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67764F8">
            <w:pPr>
              <w:snapToGrid w:val="0"/>
              <w:spacing w:before="70" w:after="70" w:line="240" w:lineRule="auto"/>
              <w:ind w:firstLine="0"/>
              <w:jc w:val="center"/>
              <w:rPr>
                <w:sz w:val="21"/>
              </w:rPr>
            </w:pPr>
            <w:r>
              <w:rPr>
                <w:sz w:val="21"/>
                <w:szCs w:val="21"/>
              </w:rPr>
              <w:t>33</w:t>
            </w:r>
          </w:p>
        </w:tc>
        <w:tc>
          <w:tcPr>
            <w:tcW w:w="1381" w:type="dxa"/>
            <w:vAlign w:val="center"/>
          </w:tcPr>
          <w:p w14:paraId="3D694FC4">
            <w:pPr>
              <w:snapToGrid w:val="0"/>
              <w:spacing w:before="70" w:after="70" w:line="240" w:lineRule="auto"/>
              <w:ind w:firstLine="0"/>
              <w:jc w:val="left"/>
              <w:rPr>
                <w:sz w:val="21"/>
              </w:rPr>
            </w:pPr>
            <w:r>
              <w:rPr>
                <w:sz w:val="21"/>
                <w:szCs w:val="21"/>
              </w:rPr>
              <w:t>建模</w:t>
            </w:r>
          </w:p>
        </w:tc>
        <w:tc>
          <w:tcPr>
            <w:tcW w:w="1652" w:type="dxa"/>
            <w:vAlign w:val="center"/>
          </w:tcPr>
          <w:p w14:paraId="0C25EB99">
            <w:pPr>
              <w:snapToGrid w:val="0"/>
              <w:spacing w:before="70" w:after="70" w:line="240" w:lineRule="auto"/>
              <w:ind w:firstLine="0"/>
              <w:jc w:val="center"/>
              <w:rPr>
                <w:sz w:val="21"/>
              </w:rPr>
            </w:pPr>
            <w:r>
              <w:rPr>
                <w:sz w:val="21"/>
                <w:szCs w:val="21"/>
              </w:rPr>
              <w:t>平滑</w:t>
            </w:r>
          </w:p>
        </w:tc>
        <w:tc>
          <w:tcPr>
            <w:tcW w:w="3807" w:type="dxa"/>
            <w:vAlign w:val="center"/>
          </w:tcPr>
          <w:p w14:paraId="25CBF472">
            <w:pPr>
              <w:snapToGrid w:val="0"/>
              <w:spacing w:before="70" w:after="70" w:line="240" w:lineRule="auto"/>
              <w:ind w:firstLine="0"/>
              <w:jc w:val="left"/>
              <w:rPr>
                <w:sz w:val="21"/>
              </w:rPr>
            </w:pPr>
            <w:r>
              <w:rPr>
                <w:sz w:val="21"/>
                <w:szCs w:val="21"/>
              </w:rPr>
              <w:t>Taubin 保边</w:t>
            </w:r>
          </w:p>
        </w:tc>
        <w:tc>
          <w:tcPr>
            <w:tcW w:w="1116" w:type="dxa"/>
            <w:vAlign w:val="center"/>
          </w:tcPr>
          <w:p w14:paraId="1C6D852B">
            <w:pPr>
              <w:snapToGrid w:val="0"/>
              <w:spacing w:before="70" w:after="70" w:line="240" w:lineRule="auto"/>
              <w:ind w:firstLine="0"/>
              <w:jc w:val="center"/>
              <w:rPr>
                <w:sz w:val="21"/>
              </w:rPr>
            </w:pPr>
            <w:r>
              <w:rPr>
                <w:sz w:val="21"/>
                <w:szCs w:val="21"/>
              </w:rPr>
              <w:t>中</w:t>
            </w:r>
          </w:p>
        </w:tc>
      </w:tr>
      <w:tr w14:paraId="57A1B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45D6477">
            <w:pPr>
              <w:snapToGrid w:val="0"/>
              <w:spacing w:before="70" w:after="70" w:line="240" w:lineRule="auto"/>
              <w:ind w:firstLine="0"/>
              <w:jc w:val="center"/>
              <w:rPr>
                <w:sz w:val="21"/>
              </w:rPr>
            </w:pPr>
            <w:r>
              <w:rPr>
                <w:sz w:val="21"/>
                <w:szCs w:val="21"/>
              </w:rPr>
              <w:t>34</w:t>
            </w:r>
          </w:p>
        </w:tc>
        <w:tc>
          <w:tcPr>
            <w:tcW w:w="1381" w:type="dxa"/>
            <w:vAlign w:val="center"/>
          </w:tcPr>
          <w:p w14:paraId="7DE3FDBF">
            <w:pPr>
              <w:snapToGrid w:val="0"/>
              <w:spacing w:before="70" w:after="70" w:line="240" w:lineRule="auto"/>
              <w:ind w:firstLine="0"/>
              <w:jc w:val="left"/>
              <w:rPr>
                <w:sz w:val="21"/>
              </w:rPr>
            </w:pPr>
            <w:r>
              <w:rPr>
                <w:sz w:val="21"/>
                <w:szCs w:val="21"/>
              </w:rPr>
              <w:t>建模</w:t>
            </w:r>
          </w:p>
        </w:tc>
        <w:tc>
          <w:tcPr>
            <w:tcW w:w="1652" w:type="dxa"/>
            <w:vAlign w:val="center"/>
          </w:tcPr>
          <w:p w14:paraId="2E8A8465">
            <w:pPr>
              <w:snapToGrid w:val="0"/>
              <w:spacing w:before="70" w:after="70" w:line="240" w:lineRule="auto"/>
              <w:ind w:firstLine="0"/>
              <w:jc w:val="center"/>
              <w:rPr>
                <w:sz w:val="21"/>
              </w:rPr>
            </w:pPr>
            <w:r>
              <w:rPr>
                <w:sz w:val="21"/>
                <w:szCs w:val="21"/>
              </w:rPr>
              <w:t>质量检查</w:t>
            </w:r>
          </w:p>
        </w:tc>
        <w:tc>
          <w:tcPr>
            <w:tcW w:w="3807" w:type="dxa"/>
            <w:vAlign w:val="center"/>
          </w:tcPr>
          <w:p w14:paraId="1305E1D9">
            <w:pPr>
              <w:snapToGrid w:val="0"/>
              <w:spacing w:before="70" w:after="70" w:line="240" w:lineRule="auto"/>
              <w:ind w:firstLine="0"/>
              <w:jc w:val="left"/>
              <w:rPr>
                <w:sz w:val="21"/>
              </w:rPr>
            </w:pPr>
            <w:r>
              <w:rPr>
                <w:sz w:val="21"/>
                <w:szCs w:val="21"/>
              </w:rPr>
              <w:t>自交/翻转/非流形</w:t>
            </w:r>
          </w:p>
        </w:tc>
        <w:tc>
          <w:tcPr>
            <w:tcW w:w="1116" w:type="dxa"/>
            <w:vAlign w:val="center"/>
          </w:tcPr>
          <w:p w14:paraId="63B5FC6D">
            <w:pPr>
              <w:snapToGrid w:val="0"/>
              <w:spacing w:before="70" w:after="70" w:line="240" w:lineRule="auto"/>
              <w:ind w:firstLine="0"/>
              <w:jc w:val="center"/>
              <w:rPr>
                <w:sz w:val="21"/>
              </w:rPr>
            </w:pPr>
            <w:r>
              <w:rPr>
                <w:sz w:val="21"/>
                <w:szCs w:val="21"/>
              </w:rPr>
              <w:t>高</w:t>
            </w:r>
          </w:p>
        </w:tc>
      </w:tr>
      <w:tr w14:paraId="5B33E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2DFC683">
            <w:pPr>
              <w:snapToGrid w:val="0"/>
              <w:spacing w:before="70" w:after="70" w:line="240" w:lineRule="auto"/>
              <w:ind w:firstLine="0"/>
              <w:jc w:val="center"/>
              <w:rPr>
                <w:sz w:val="21"/>
              </w:rPr>
            </w:pPr>
            <w:r>
              <w:rPr>
                <w:sz w:val="21"/>
                <w:szCs w:val="21"/>
              </w:rPr>
              <w:t>35</w:t>
            </w:r>
          </w:p>
        </w:tc>
        <w:tc>
          <w:tcPr>
            <w:tcW w:w="1381" w:type="dxa"/>
            <w:vAlign w:val="center"/>
          </w:tcPr>
          <w:p w14:paraId="0DCF8169">
            <w:pPr>
              <w:snapToGrid w:val="0"/>
              <w:spacing w:before="70" w:after="70" w:line="240" w:lineRule="auto"/>
              <w:ind w:firstLine="0"/>
              <w:jc w:val="left"/>
              <w:rPr>
                <w:sz w:val="21"/>
              </w:rPr>
            </w:pPr>
            <w:r>
              <w:rPr>
                <w:sz w:val="21"/>
                <w:szCs w:val="21"/>
              </w:rPr>
              <w:t>渲染</w:t>
            </w:r>
          </w:p>
        </w:tc>
        <w:tc>
          <w:tcPr>
            <w:tcW w:w="1652" w:type="dxa"/>
            <w:vAlign w:val="center"/>
          </w:tcPr>
          <w:p w14:paraId="6CA44952">
            <w:pPr>
              <w:snapToGrid w:val="0"/>
              <w:spacing w:before="70" w:after="70" w:line="240" w:lineRule="auto"/>
              <w:ind w:firstLine="0"/>
              <w:jc w:val="center"/>
              <w:rPr>
                <w:sz w:val="21"/>
              </w:rPr>
            </w:pPr>
            <w:r>
              <w:rPr>
                <w:sz w:val="21"/>
                <w:szCs w:val="21"/>
              </w:rPr>
              <w:t>高斯训练</w:t>
            </w:r>
          </w:p>
        </w:tc>
        <w:tc>
          <w:tcPr>
            <w:tcW w:w="3807" w:type="dxa"/>
            <w:vAlign w:val="center"/>
          </w:tcPr>
          <w:p w14:paraId="759DC71F">
            <w:pPr>
              <w:snapToGrid w:val="0"/>
              <w:spacing w:before="70" w:after="70" w:line="240" w:lineRule="auto"/>
              <w:ind w:firstLine="0"/>
              <w:jc w:val="left"/>
              <w:rPr>
                <w:sz w:val="21"/>
              </w:rPr>
            </w:pPr>
            <w:r>
              <w:rPr>
                <w:sz w:val="21"/>
                <w:szCs w:val="21"/>
              </w:rPr>
              <w:t>分块训练</w:t>
            </w:r>
          </w:p>
        </w:tc>
        <w:tc>
          <w:tcPr>
            <w:tcW w:w="1116" w:type="dxa"/>
            <w:vAlign w:val="center"/>
          </w:tcPr>
          <w:p w14:paraId="40ECE5AD">
            <w:pPr>
              <w:snapToGrid w:val="0"/>
              <w:spacing w:before="70" w:after="70" w:line="240" w:lineRule="auto"/>
              <w:ind w:firstLine="0"/>
              <w:jc w:val="center"/>
              <w:rPr>
                <w:sz w:val="21"/>
              </w:rPr>
            </w:pPr>
            <w:r>
              <w:rPr>
                <w:sz w:val="21"/>
                <w:szCs w:val="21"/>
              </w:rPr>
              <w:t>高</w:t>
            </w:r>
          </w:p>
        </w:tc>
      </w:tr>
      <w:tr w14:paraId="5BA46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19584EB">
            <w:pPr>
              <w:snapToGrid w:val="0"/>
              <w:spacing w:before="70" w:after="70" w:line="240" w:lineRule="auto"/>
              <w:ind w:firstLine="0"/>
              <w:jc w:val="center"/>
              <w:rPr>
                <w:sz w:val="21"/>
              </w:rPr>
            </w:pPr>
            <w:r>
              <w:rPr>
                <w:sz w:val="21"/>
                <w:szCs w:val="21"/>
              </w:rPr>
              <w:t>36</w:t>
            </w:r>
          </w:p>
        </w:tc>
        <w:tc>
          <w:tcPr>
            <w:tcW w:w="1381" w:type="dxa"/>
            <w:vAlign w:val="center"/>
          </w:tcPr>
          <w:p w14:paraId="1019329F">
            <w:pPr>
              <w:snapToGrid w:val="0"/>
              <w:spacing w:before="70" w:after="70" w:line="240" w:lineRule="auto"/>
              <w:ind w:firstLine="0"/>
              <w:jc w:val="left"/>
              <w:rPr>
                <w:sz w:val="21"/>
              </w:rPr>
            </w:pPr>
            <w:r>
              <w:rPr>
                <w:sz w:val="21"/>
                <w:szCs w:val="21"/>
              </w:rPr>
              <w:t>渲染</w:t>
            </w:r>
          </w:p>
        </w:tc>
        <w:tc>
          <w:tcPr>
            <w:tcW w:w="1652" w:type="dxa"/>
            <w:vAlign w:val="center"/>
          </w:tcPr>
          <w:p w14:paraId="31B7ABFE">
            <w:pPr>
              <w:snapToGrid w:val="0"/>
              <w:spacing w:before="70" w:after="70" w:line="240" w:lineRule="auto"/>
              <w:ind w:firstLine="0"/>
              <w:jc w:val="center"/>
              <w:rPr>
                <w:sz w:val="21"/>
              </w:rPr>
            </w:pPr>
            <w:r>
              <w:rPr>
                <w:sz w:val="21"/>
                <w:szCs w:val="21"/>
              </w:rPr>
              <w:t>模型合并</w:t>
            </w:r>
          </w:p>
        </w:tc>
        <w:tc>
          <w:tcPr>
            <w:tcW w:w="3807" w:type="dxa"/>
            <w:vAlign w:val="center"/>
          </w:tcPr>
          <w:p w14:paraId="6E4E0BE2">
            <w:pPr>
              <w:snapToGrid w:val="0"/>
              <w:spacing w:before="70" w:after="70" w:line="240" w:lineRule="auto"/>
              <w:ind w:firstLine="0"/>
              <w:jc w:val="left"/>
              <w:rPr>
                <w:sz w:val="21"/>
              </w:rPr>
            </w:pPr>
            <w:r>
              <w:rPr>
                <w:sz w:val="21"/>
                <w:szCs w:val="21"/>
              </w:rPr>
              <w:t>分块合并</w:t>
            </w:r>
          </w:p>
        </w:tc>
        <w:tc>
          <w:tcPr>
            <w:tcW w:w="1116" w:type="dxa"/>
            <w:vAlign w:val="center"/>
          </w:tcPr>
          <w:p w14:paraId="432ACA6C">
            <w:pPr>
              <w:snapToGrid w:val="0"/>
              <w:spacing w:before="70" w:after="70" w:line="240" w:lineRule="auto"/>
              <w:ind w:firstLine="0"/>
              <w:jc w:val="center"/>
              <w:rPr>
                <w:sz w:val="21"/>
              </w:rPr>
            </w:pPr>
            <w:r>
              <w:rPr>
                <w:sz w:val="21"/>
                <w:szCs w:val="21"/>
              </w:rPr>
              <w:t>高</w:t>
            </w:r>
          </w:p>
        </w:tc>
      </w:tr>
      <w:tr w14:paraId="5365E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DC3888A">
            <w:pPr>
              <w:snapToGrid w:val="0"/>
              <w:spacing w:before="70" w:after="70" w:line="240" w:lineRule="auto"/>
              <w:ind w:firstLine="0"/>
              <w:jc w:val="center"/>
              <w:rPr>
                <w:sz w:val="21"/>
              </w:rPr>
            </w:pPr>
            <w:r>
              <w:rPr>
                <w:sz w:val="21"/>
                <w:szCs w:val="21"/>
              </w:rPr>
              <w:t>37</w:t>
            </w:r>
          </w:p>
        </w:tc>
        <w:tc>
          <w:tcPr>
            <w:tcW w:w="1381" w:type="dxa"/>
            <w:vAlign w:val="center"/>
          </w:tcPr>
          <w:p w14:paraId="6159F4EA">
            <w:pPr>
              <w:snapToGrid w:val="0"/>
              <w:spacing w:before="70" w:after="70" w:line="240" w:lineRule="auto"/>
              <w:ind w:firstLine="0"/>
              <w:jc w:val="left"/>
              <w:rPr>
                <w:sz w:val="21"/>
              </w:rPr>
            </w:pPr>
            <w:r>
              <w:rPr>
                <w:sz w:val="21"/>
                <w:szCs w:val="21"/>
              </w:rPr>
              <w:t>渲染</w:t>
            </w:r>
          </w:p>
        </w:tc>
        <w:tc>
          <w:tcPr>
            <w:tcW w:w="1652" w:type="dxa"/>
            <w:vAlign w:val="center"/>
          </w:tcPr>
          <w:p w14:paraId="5315AC98">
            <w:pPr>
              <w:snapToGrid w:val="0"/>
              <w:spacing w:before="70" w:after="70" w:line="240" w:lineRule="auto"/>
              <w:ind w:firstLine="0"/>
              <w:jc w:val="center"/>
              <w:rPr>
                <w:sz w:val="21"/>
              </w:rPr>
            </w:pPr>
            <w:r>
              <w:rPr>
                <w:sz w:val="21"/>
                <w:szCs w:val="21"/>
              </w:rPr>
              <w:t>轻量化</w:t>
            </w:r>
          </w:p>
        </w:tc>
        <w:tc>
          <w:tcPr>
            <w:tcW w:w="3807" w:type="dxa"/>
            <w:vAlign w:val="center"/>
          </w:tcPr>
          <w:p w14:paraId="018B192A">
            <w:pPr>
              <w:snapToGrid w:val="0"/>
              <w:spacing w:before="70" w:after="70" w:line="240" w:lineRule="auto"/>
              <w:ind w:firstLine="0"/>
              <w:jc w:val="left"/>
              <w:rPr>
                <w:sz w:val="21"/>
              </w:rPr>
            </w:pPr>
            <w:r>
              <w:rPr>
                <w:sz w:val="21"/>
                <w:szCs w:val="21"/>
              </w:rPr>
              <w:t>剪枝/量化</w:t>
            </w:r>
          </w:p>
        </w:tc>
        <w:tc>
          <w:tcPr>
            <w:tcW w:w="1116" w:type="dxa"/>
            <w:vAlign w:val="center"/>
          </w:tcPr>
          <w:p w14:paraId="505120D8">
            <w:pPr>
              <w:snapToGrid w:val="0"/>
              <w:spacing w:before="70" w:after="70" w:line="240" w:lineRule="auto"/>
              <w:ind w:firstLine="0"/>
              <w:jc w:val="center"/>
              <w:rPr>
                <w:sz w:val="21"/>
              </w:rPr>
            </w:pPr>
            <w:r>
              <w:rPr>
                <w:sz w:val="21"/>
                <w:szCs w:val="21"/>
              </w:rPr>
              <w:t>中</w:t>
            </w:r>
          </w:p>
        </w:tc>
      </w:tr>
      <w:tr w14:paraId="04830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87545D1">
            <w:pPr>
              <w:snapToGrid w:val="0"/>
              <w:spacing w:before="70" w:after="70" w:line="240" w:lineRule="auto"/>
              <w:ind w:firstLine="0"/>
              <w:jc w:val="center"/>
              <w:rPr>
                <w:sz w:val="21"/>
              </w:rPr>
            </w:pPr>
            <w:r>
              <w:rPr>
                <w:sz w:val="21"/>
                <w:szCs w:val="21"/>
              </w:rPr>
              <w:t>38</w:t>
            </w:r>
          </w:p>
        </w:tc>
        <w:tc>
          <w:tcPr>
            <w:tcW w:w="1381" w:type="dxa"/>
            <w:vAlign w:val="center"/>
          </w:tcPr>
          <w:p w14:paraId="16041DF9">
            <w:pPr>
              <w:snapToGrid w:val="0"/>
              <w:spacing w:before="70" w:after="70" w:line="240" w:lineRule="auto"/>
              <w:ind w:firstLine="0"/>
              <w:jc w:val="left"/>
              <w:rPr>
                <w:sz w:val="21"/>
              </w:rPr>
            </w:pPr>
            <w:r>
              <w:rPr>
                <w:sz w:val="21"/>
                <w:szCs w:val="21"/>
              </w:rPr>
              <w:t>渲染</w:t>
            </w:r>
          </w:p>
        </w:tc>
        <w:tc>
          <w:tcPr>
            <w:tcW w:w="1652" w:type="dxa"/>
            <w:vAlign w:val="center"/>
          </w:tcPr>
          <w:p w14:paraId="36FE9207">
            <w:pPr>
              <w:snapToGrid w:val="0"/>
              <w:spacing w:before="70" w:after="70" w:line="240" w:lineRule="auto"/>
              <w:ind w:firstLine="0"/>
              <w:jc w:val="center"/>
              <w:rPr>
                <w:sz w:val="21"/>
              </w:rPr>
            </w:pPr>
            <w:r>
              <w:rPr>
                <w:sz w:val="21"/>
                <w:szCs w:val="21"/>
              </w:rPr>
              <w:t>720° 漫游</w:t>
            </w:r>
          </w:p>
        </w:tc>
        <w:tc>
          <w:tcPr>
            <w:tcW w:w="3807" w:type="dxa"/>
            <w:vAlign w:val="center"/>
          </w:tcPr>
          <w:p w14:paraId="5F34F5B3">
            <w:pPr>
              <w:snapToGrid w:val="0"/>
              <w:spacing w:before="70" w:after="70" w:line="240" w:lineRule="auto"/>
              <w:ind w:firstLine="0"/>
              <w:jc w:val="left"/>
              <w:rPr>
                <w:sz w:val="21"/>
              </w:rPr>
            </w:pPr>
            <w:r>
              <w:rPr>
                <w:sz w:val="21"/>
                <w:szCs w:val="21"/>
              </w:rPr>
              <w:t>球面自由浏览</w:t>
            </w:r>
          </w:p>
        </w:tc>
        <w:tc>
          <w:tcPr>
            <w:tcW w:w="1116" w:type="dxa"/>
            <w:vAlign w:val="center"/>
          </w:tcPr>
          <w:p w14:paraId="0DC2C818">
            <w:pPr>
              <w:snapToGrid w:val="0"/>
              <w:spacing w:before="70" w:after="70" w:line="240" w:lineRule="auto"/>
              <w:ind w:firstLine="0"/>
              <w:jc w:val="center"/>
              <w:rPr>
                <w:sz w:val="21"/>
              </w:rPr>
            </w:pPr>
            <w:r>
              <w:rPr>
                <w:sz w:val="21"/>
                <w:szCs w:val="21"/>
              </w:rPr>
              <w:t>高</w:t>
            </w:r>
          </w:p>
        </w:tc>
      </w:tr>
      <w:tr w14:paraId="1944C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0F2BBE9">
            <w:pPr>
              <w:snapToGrid w:val="0"/>
              <w:spacing w:before="70" w:after="70" w:line="240" w:lineRule="auto"/>
              <w:ind w:firstLine="0"/>
              <w:jc w:val="center"/>
              <w:rPr>
                <w:sz w:val="21"/>
              </w:rPr>
            </w:pPr>
            <w:r>
              <w:rPr>
                <w:sz w:val="21"/>
                <w:szCs w:val="21"/>
              </w:rPr>
              <w:t>39</w:t>
            </w:r>
          </w:p>
        </w:tc>
        <w:tc>
          <w:tcPr>
            <w:tcW w:w="1381" w:type="dxa"/>
            <w:vAlign w:val="center"/>
          </w:tcPr>
          <w:p w14:paraId="6B1FB7E7">
            <w:pPr>
              <w:snapToGrid w:val="0"/>
              <w:spacing w:before="70" w:after="70" w:line="240" w:lineRule="auto"/>
              <w:ind w:firstLine="0"/>
              <w:jc w:val="left"/>
              <w:rPr>
                <w:sz w:val="21"/>
              </w:rPr>
            </w:pPr>
            <w:r>
              <w:rPr>
                <w:sz w:val="21"/>
                <w:szCs w:val="21"/>
              </w:rPr>
              <w:t>渲染</w:t>
            </w:r>
          </w:p>
        </w:tc>
        <w:tc>
          <w:tcPr>
            <w:tcW w:w="1652" w:type="dxa"/>
            <w:vAlign w:val="center"/>
          </w:tcPr>
          <w:p w14:paraId="3ADF0617">
            <w:pPr>
              <w:snapToGrid w:val="0"/>
              <w:spacing w:before="70" w:after="70" w:line="240" w:lineRule="auto"/>
              <w:ind w:firstLine="0"/>
              <w:jc w:val="center"/>
              <w:rPr>
                <w:sz w:val="21"/>
              </w:rPr>
            </w:pPr>
            <w:r>
              <w:rPr>
                <w:sz w:val="21"/>
                <w:szCs w:val="21"/>
              </w:rPr>
              <w:t>剖切</w:t>
            </w:r>
          </w:p>
        </w:tc>
        <w:tc>
          <w:tcPr>
            <w:tcW w:w="3807" w:type="dxa"/>
            <w:vAlign w:val="center"/>
          </w:tcPr>
          <w:p w14:paraId="18F96CDC">
            <w:pPr>
              <w:snapToGrid w:val="0"/>
              <w:spacing w:before="70" w:after="70" w:line="240" w:lineRule="auto"/>
              <w:ind w:firstLine="0"/>
              <w:jc w:val="left"/>
              <w:rPr>
                <w:sz w:val="21"/>
              </w:rPr>
            </w:pPr>
            <w:r>
              <w:rPr>
                <w:sz w:val="21"/>
                <w:szCs w:val="21"/>
              </w:rPr>
              <w:t>任意剖切</w:t>
            </w:r>
          </w:p>
        </w:tc>
        <w:tc>
          <w:tcPr>
            <w:tcW w:w="1116" w:type="dxa"/>
            <w:vAlign w:val="center"/>
          </w:tcPr>
          <w:p w14:paraId="33D1F8DB">
            <w:pPr>
              <w:snapToGrid w:val="0"/>
              <w:spacing w:before="70" w:after="70" w:line="240" w:lineRule="auto"/>
              <w:ind w:firstLine="0"/>
              <w:jc w:val="center"/>
              <w:rPr>
                <w:sz w:val="21"/>
              </w:rPr>
            </w:pPr>
            <w:r>
              <w:rPr>
                <w:sz w:val="21"/>
                <w:szCs w:val="21"/>
              </w:rPr>
              <w:t>中</w:t>
            </w:r>
          </w:p>
        </w:tc>
      </w:tr>
      <w:tr w14:paraId="3E215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EA9EA7B">
            <w:pPr>
              <w:snapToGrid w:val="0"/>
              <w:spacing w:before="70" w:after="70" w:line="240" w:lineRule="auto"/>
              <w:ind w:firstLine="0"/>
              <w:jc w:val="center"/>
              <w:rPr>
                <w:sz w:val="21"/>
              </w:rPr>
            </w:pPr>
            <w:r>
              <w:rPr>
                <w:sz w:val="21"/>
                <w:szCs w:val="21"/>
              </w:rPr>
              <w:t>40</w:t>
            </w:r>
          </w:p>
        </w:tc>
        <w:tc>
          <w:tcPr>
            <w:tcW w:w="1381" w:type="dxa"/>
            <w:vAlign w:val="center"/>
          </w:tcPr>
          <w:p w14:paraId="57956FD6">
            <w:pPr>
              <w:snapToGrid w:val="0"/>
              <w:spacing w:before="70" w:after="70" w:line="240" w:lineRule="auto"/>
              <w:ind w:firstLine="0"/>
              <w:jc w:val="left"/>
              <w:rPr>
                <w:sz w:val="21"/>
              </w:rPr>
            </w:pPr>
            <w:r>
              <w:rPr>
                <w:sz w:val="21"/>
                <w:szCs w:val="21"/>
              </w:rPr>
              <w:t>判识</w:t>
            </w:r>
          </w:p>
        </w:tc>
        <w:tc>
          <w:tcPr>
            <w:tcW w:w="1652" w:type="dxa"/>
            <w:vAlign w:val="center"/>
          </w:tcPr>
          <w:p w14:paraId="1AF04806">
            <w:pPr>
              <w:snapToGrid w:val="0"/>
              <w:spacing w:before="70" w:after="70" w:line="240" w:lineRule="auto"/>
              <w:ind w:firstLine="0"/>
              <w:jc w:val="center"/>
              <w:rPr>
                <w:sz w:val="21"/>
              </w:rPr>
            </w:pPr>
            <w:r>
              <w:rPr>
                <w:sz w:val="21"/>
                <w:szCs w:val="21"/>
              </w:rPr>
              <w:t>基准面拟合</w:t>
            </w:r>
          </w:p>
        </w:tc>
        <w:tc>
          <w:tcPr>
            <w:tcW w:w="3807" w:type="dxa"/>
            <w:vAlign w:val="center"/>
          </w:tcPr>
          <w:p w14:paraId="0F07DB82">
            <w:pPr>
              <w:snapToGrid w:val="0"/>
              <w:spacing w:before="70" w:after="70" w:line="240" w:lineRule="auto"/>
              <w:ind w:firstLine="0"/>
              <w:jc w:val="left"/>
              <w:rPr>
                <w:sz w:val="21"/>
              </w:rPr>
            </w:pPr>
            <w:r>
              <w:rPr>
                <w:sz w:val="21"/>
                <w:szCs w:val="21"/>
              </w:rPr>
              <w:t>设计面/拟合面</w:t>
            </w:r>
          </w:p>
        </w:tc>
        <w:tc>
          <w:tcPr>
            <w:tcW w:w="1116" w:type="dxa"/>
            <w:vAlign w:val="center"/>
          </w:tcPr>
          <w:p w14:paraId="3B7CCF16">
            <w:pPr>
              <w:snapToGrid w:val="0"/>
              <w:spacing w:before="70" w:after="70" w:line="240" w:lineRule="auto"/>
              <w:ind w:firstLine="0"/>
              <w:jc w:val="center"/>
              <w:rPr>
                <w:sz w:val="21"/>
              </w:rPr>
            </w:pPr>
            <w:r>
              <w:rPr>
                <w:sz w:val="21"/>
                <w:szCs w:val="21"/>
              </w:rPr>
              <w:t>高</w:t>
            </w:r>
          </w:p>
        </w:tc>
      </w:tr>
      <w:tr w14:paraId="6DEAF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1FEF59D7">
            <w:pPr>
              <w:snapToGrid w:val="0"/>
              <w:spacing w:before="70" w:after="70" w:line="240" w:lineRule="auto"/>
              <w:ind w:firstLine="0"/>
              <w:jc w:val="center"/>
              <w:rPr>
                <w:sz w:val="21"/>
              </w:rPr>
            </w:pPr>
            <w:r>
              <w:rPr>
                <w:sz w:val="21"/>
                <w:szCs w:val="21"/>
              </w:rPr>
              <w:t>41</w:t>
            </w:r>
          </w:p>
        </w:tc>
        <w:tc>
          <w:tcPr>
            <w:tcW w:w="1381" w:type="dxa"/>
            <w:vAlign w:val="center"/>
          </w:tcPr>
          <w:p w14:paraId="3C563F28">
            <w:pPr>
              <w:snapToGrid w:val="0"/>
              <w:spacing w:before="70" w:after="70" w:line="240" w:lineRule="auto"/>
              <w:ind w:firstLine="0"/>
              <w:jc w:val="left"/>
              <w:rPr>
                <w:sz w:val="21"/>
              </w:rPr>
            </w:pPr>
            <w:r>
              <w:rPr>
                <w:sz w:val="21"/>
                <w:szCs w:val="21"/>
              </w:rPr>
              <w:t>判识</w:t>
            </w:r>
          </w:p>
        </w:tc>
        <w:tc>
          <w:tcPr>
            <w:tcW w:w="1652" w:type="dxa"/>
            <w:vAlign w:val="center"/>
          </w:tcPr>
          <w:p w14:paraId="53C1C842">
            <w:pPr>
              <w:snapToGrid w:val="0"/>
              <w:spacing w:before="70" w:after="70" w:line="240" w:lineRule="auto"/>
              <w:ind w:firstLine="0"/>
              <w:jc w:val="center"/>
              <w:rPr>
                <w:sz w:val="21"/>
              </w:rPr>
            </w:pPr>
            <w:r>
              <w:rPr>
                <w:sz w:val="21"/>
                <w:szCs w:val="21"/>
              </w:rPr>
              <w:t>深度计算</w:t>
            </w:r>
          </w:p>
        </w:tc>
        <w:tc>
          <w:tcPr>
            <w:tcW w:w="3807" w:type="dxa"/>
            <w:vAlign w:val="center"/>
          </w:tcPr>
          <w:p w14:paraId="4C2C66F0">
            <w:pPr>
              <w:snapToGrid w:val="0"/>
              <w:spacing w:before="70" w:after="70" w:line="240" w:lineRule="auto"/>
              <w:ind w:firstLine="0"/>
              <w:jc w:val="left"/>
              <w:rPr>
                <w:sz w:val="21"/>
              </w:rPr>
            </w:pPr>
            <w:r>
              <w:rPr>
                <w:sz w:val="21"/>
                <w:szCs w:val="21"/>
              </w:rPr>
              <w:t>法向偏差</w:t>
            </w:r>
          </w:p>
        </w:tc>
        <w:tc>
          <w:tcPr>
            <w:tcW w:w="1116" w:type="dxa"/>
            <w:vAlign w:val="center"/>
          </w:tcPr>
          <w:p w14:paraId="5E75F2A8">
            <w:pPr>
              <w:snapToGrid w:val="0"/>
              <w:spacing w:before="70" w:after="70" w:line="240" w:lineRule="auto"/>
              <w:ind w:firstLine="0"/>
              <w:jc w:val="center"/>
              <w:rPr>
                <w:sz w:val="21"/>
              </w:rPr>
            </w:pPr>
            <w:r>
              <w:rPr>
                <w:sz w:val="21"/>
                <w:szCs w:val="21"/>
              </w:rPr>
              <w:t>高</w:t>
            </w:r>
          </w:p>
        </w:tc>
      </w:tr>
      <w:tr w14:paraId="77E6D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B5233B9">
            <w:pPr>
              <w:snapToGrid w:val="0"/>
              <w:spacing w:before="70" w:after="70" w:line="240" w:lineRule="auto"/>
              <w:ind w:firstLine="0"/>
              <w:jc w:val="center"/>
              <w:rPr>
                <w:sz w:val="21"/>
              </w:rPr>
            </w:pPr>
            <w:r>
              <w:rPr>
                <w:sz w:val="21"/>
                <w:szCs w:val="21"/>
              </w:rPr>
              <w:t>42</w:t>
            </w:r>
          </w:p>
        </w:tc>
        <w:tc>
          <w:tcPr>
            <w:tcW w:w="1381" w:type="dxa"/>
            <w:vAlign w:val="center"/>
          </w:tcPr>
          <w:p w14:paraId="4B9723F0">
            <w:pPr>
              <w:snapToGrid w:val="0"/>
              <w:spacing w:before="70" w:after="70" w:line="240" w:lineRule="auto"/>
              <w:ind w:firstLine="0"/>
              <w:jc w:val="left"/>
              <w:rPr>
                <w:sz w:val="21"/>
              </w:rPr>
            </w:pPr>
            <w:r>
              <w:rPr>
                <w:sz w:val="21"/>
                <w:szCs w:val="21"/>
              </w:rPr>
              <w:t>判识</w:t>
            </w:r>
          </w:p>
        </w:tc>
        <w:tc>
          <w:tcPr>
            <w:tcW w:w="1652" w:type="dxa"/>
            <w:vAlign w:val="center"/>
          </w:tcPr>
          <w:p w14:paraId="004A7F0A">
            <w:pPr>
              <w:snapToGrid w:val="0"/>
              <w:spacing w:before="70" w:after="70" w:line="240" w:lineRule="auto"/>
              <w:ind w:firstLine="0"/>
              <w:jc w:val="center"/>
              <w:rPr>
                <w:sz w:val="21"/>
              </w:rPr>
            </w:pPr>
            <w:r>
              <w:rPr>
                <w:sz w:val="21"/>
                <w:szCs w:val="21"/>
              </w:rPr>
              <w:t>面积体积</w:t>
            </w:r>
          </w:p>
        </w:tc>
        <w:tc>
          <w:tcPr>
            <w:tcW w:w="3807" w:type="dxa"/>
            <w:vAlign w:val="center"/>
          </w:tcPr>
          <w:p w14:paraId="44F855BC">
            <w:pPr>
              <w:snapToGrid w:val="0"/>
              <w:spacing w:before="70" w:after="70" w:line="240" w:lineRule="auto"/>
              <w:ind w:firstLine="0"/>
              <w:jc w:val="left"/>
              <w:rPr>
                <w:sz w:val="21"/>
              </w:rPr>
            </w:pPr>
            <w:r>
              <w:rPr>
                <w:sz w:val="21"/>
                <w:szCs w:val="21"/>
              </w:rPr>
              <w:t>积分计算</w:t>
            </w:r>
          </w:p>
        </w:tc>
        <w:tc>
          <w:tcPr>
            <w:tcW w:w="1116" w:type="dxa"/>
            <w:vAlign w:val="center"/>
          </w:tcPr>
          <w:p w14:paraId="05FDE27F">
            <w:pPr>
              <w:snapToGrid w:val="0"/>
              <w:spacing w:before="70" w:after="70" w:line="240" w:lineRule="auto"/>
              <w:ind w:firstLine="0"/>
              <w:jc w:val="center"/>
              <w:rPr>
                <w:sz w:val="21"/>
              </w:rPr>
            </w:pPr>
            <w:r>
              <w:rPr>
                <w:sz w:val="21"/>
                <w:szCs w:val="21"/>
              </w:rPr>
              <w:t>高</w:t>
            </w:r>
          </w:p>
        </w:tc>
      </w:tr>
      <w:tr w14:paraId="0A495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D0B204D">
            <w:pPr>
              <w:snapToGrid w:val="0"/>
              <w:spacing w:before="70" w:after="70" w:line="240" w:lineRule="auto"/>
              <w:ind w:firstLine="0"/>
              <w:jc w:val="center"/>
              <w:rPr>
                <w:sz w:val="21"/>
              </w:rPr>
            </w:pPr>
            <w:r>
              <w:rPr>
                <w:sz w:val="21"/>
                <w:szCs w:val="21"/>
              </w:rPr>
              <w:t>43</w:t>
            </w:r>
          </w:p>
        </w:tc>
        <w:tc>
          <w:tcPr>
            <w:tcW w:w="1381" w:type="dxa"/>
            <w:vAlign w:val="center"/>
          </w:tcPr>
          <w:p w14:paraId="5EE315CB">
            <w:pPr>
              <w:snapToGrid w:val="0"/>
              <w:spacing w:before="70" w:after="70" w:line="240" w:lineRule="auto"/>
              <w:ind w:firstLine="0"/>
              <w:jc w:val="left"/>
              <w:rPr>
                <w:sz w:val="21"/>
              </w:rPr>
            </w:pPr>
            <w:r>
              <w:rPr>
                <w:sz w:val="21"/>
                <w:szCs w:val="21"/>
              </w:rPr>
              <w:t>判识</w:t>
            </w:r>
          </w:p>
        </w:tc>
        <w:tc>
          <w:tcPr>
            <w:tcW w:w="1652" w:type="dxa"/>
            <w:vAlign w:val="center"/>
          </w:tcPr>
          <w:p w14:paraId="48C7F545">
            <w:pPr>
              <w:snapToGrid w:val="0"/>
              <w:spacing w:before="70" w:after="70" w:line="240" w:lineRule="auto"/>
              <w:ind w:firstLine="0"/>
              <w:jc w:val="center"/>
              <w:rPr>
                <w:sz w:val="21"/>
              </w:rPr>
            </w:pPr>
            <w:r>
              <w:rPr>
                <w:sz w:val="21"/>
                <w:szCs w:val="21"/>
              </w:rPr>
              <w:t>语义分割</w:t>
            </w:r>
          </w:p>
        </w:tc>
        <w:tc>
          <w:tcPr>
            <w:tcW w:w="3807" w:type="dxa"/>
            <w:vAlign w:val="center"/>
          </w:tcPr>
          <w:p w14:paraId="3A1940D1">
            <w:pPr>
              <w:snapToGrid w:val="0"/>
              <w:spacing w:before="70" w:after="70" w:line="240" w:lineRule="auto"/>
              <w:ind w:firstLine="0"/>
              <w:jc w:val="left"/>
              <w:rPr>
                <w:sz w:val="21"/>
              </w:rPr>
            </w:pPr>
            <w:r>
              <w:rPr>
                <w:sz w:val="21"/>
                <w:szCs w:val="21"/>
              </w:rPr>
              <w:t>类别识别</w:t>
            </w:r>
          </w:p>
        </w:tc>
        <w:tc>
          <w:tcPr>
            <w:tcW w:w="1116" w:type="dxa"/>
            <w:vAlign w:val="center"/>
          </w:tcPr>
          <w:p w14:paraId="75D86937">
            <w:pPr>
              <w:snapToGrid w:val="0"/>
              <w:spacing w:before="70" w:after="70" w:line="240" w:lineRule="auto"/>
              <w:ind w:firstLine="0"/>
              <w:jc w:val="center"/>
              <w:rPr>
                <w:sz w:val="21"/>
              </w:rPr>
            </w:pPr>
            <w:r>
              <w:rPr>
                <w:sz w:val="21"/>
                <w:szCs w:val="21"/>
              </w:rPr>
              <w:t>高</w:t>
            </w:r>
          </w:p>
        </w:tc>
      </w:tr>
      <w:tr w14:paraId="1BDD8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A32CD7C">
            <w:pPr>
              <w:snapToGrid w:val="0"/>
              <w:spacing w:before="70" w:after="70" w:line="240" w:lineRule="auto"/>
              <w:ind w:firstLine="0"/>
              <w:jc w:val="center"/>
              <w:rPr>
                <w:sz w:val="21"/>
              </w:rPr>
            </w:pPr>
            <w:r>
              <w:rPr>
                <w:sz w:val="21"/>
                <w:szCs w:val="21"/>
              </w:rPr>
              <w:t>44</w:t>
            </w:r>
          </w:p>
        </w:tc>
        <w:tc>
          <w:tcPr>
            <w:tcW w:w="1381" w:type="dxa"/>
            <w:vAlign w:val="center"/>
          </w:tcPr>
          <w:p w14:paraId="4A01CF89">
            <w:pPr>
              <w:snapToGrid w:val="0"/>
              <w:spacing w:before="70" w:after="70" w:line="240" w:lineRule="auto"/>
              <w:ind w:firstLine="0"/>
              <w:jc w:val="left"/>
              <w:rPr>
                <w:sz w:val="21"/>
              </w:rPr>
            </w:pPr>
            <w:r>
              <w:rPr>
                <w:sz w:val="21"/>
                <w:szCs w:val="21"/>
              </w:rPr>
              <w:t>判识</w:t>
            </w:r>
          </w:p>
        </w:tc>
        <w:tc>
          <w:tcPr>
            <w:tcW w:w="1652" w:type="dxa"/>
            <w:vAlign w:val="center"/>
          </w:tcPr>
          <w:p w14:paraId="42838B2B">
            <w:pPr>
              <w:snapToGrid w:val="0"/>
              <w:spacing w:before="70" w:after="70" w:line="240" w:lineRule="auto"/>
              <w:ind w:firstLine="0"/>
              <w:jc w:val="center"/>
              <w:rPr>
                <w:sz w:val="21"/>
              </w:rPr>
            </w:pPr>
            <w:r>
              <w:rPr>
                <w:sz w:val="21"/>
                <w:szCs w:val="21"/>
              </w:rPr>
              <w:t>规则判定</w:t>
            </w:r>
          </w:p>
        </w:tc>
        <w:tc>
          <w:tcPr>
            <w:tcW w:w="3807" w:type="dxa"/>
            <w:vAlign w:val="center"/>
          </w:tcPr>
          <w:p w14:paraId="4B7EC6A3">
            <w:pPr>
              <w:snapToGrid w:val="0"/>
              <w:spacing w:before="70" w:after="70" w:line="240" w:lineRule="auto"/>
              <w:ind w:firstLine="0"/>
              <w:jc w:val="left"/>
              <w:rPr>
                <w:sz w:val="21"/>
              </w:rPr>
            </w:pPr>
            <w:r>
              <w:rPr>
                <w:sz w:val="21"/>
                <w:szCs w:val="21"/>
              </w:rPr>
              <w:t>规则库匹配</w:t>
            </w:r>
          </w:p>
        </w:tc>
        <w:tc>
          <w:tcPr>
            <w:tcW w:w="1116" w:type="dxa"/>
            <w:vAlign w:val="center"/>
          </w:tcPr>
          <w:p w14:paraId="59974922">
            <w:pPr>
              <w:snapToGrid w:val="0"/>
              <w:spacing w:before="70" w:after="70" w:line="240" w:lineRule="auto"/>
              <w:ind w:firstLine="0"/>
              <w:jc w:val="center"/>
              <w:rPr>
                <w:sz w:val="21"/>
              </w:rPr>
            </w:pPr>
            <w:r>
              <w:rPr>
                <w:sz w:val="21"/>
                <w:szCs w:val="21"/>
              </w:rPr>
              <w:t>高</w:t>
            </w:r>
          </w:p>
        </w:tc>
      </w:tr>
      <w:tr w14:paraId="361FE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1CE16591">
            <w:pPr>
              <w:snapToGrid w:val="0"/>
              <w:spacing w:before="70" w:after="70" w:line="240" w:lineRule="auto"/>
              <w:ind w:firstLine="0"/>
              <w:jc w:val="center"/>
              <w:rPr>
                <w:sz w:val="21"/>
              </w:rPr>
            </w:pPr>
            <w:r>
              <w:rPr>
                <w:sz w:val="21"/>
                <w:szCs w:val="21"/>
              </w:rPr>
              <w:t>45</w:t>
            </w:r>
          </w:p>
        </w:tc>
        <w:tc>
          <w:tcPr>
            <w:tcW w:w="1381" w:type="dxa"/>
            <w:vAlign w:val="center"/>
          </w:tcPr>
          <w:p w14:paraId="0E022B38">
            <w:pPr>
              <w:snapToGrid w:val="0"/>
              <w:spacing w:before="70" w:after="70" w:line="240" w:lineRule="auto"/>
              <w:ind w:firstLine="0"/>
              <w:jc w:val="left"/>
              <w:rPr>
                <w:sz w:val="21"/>
              </w:rPr>
            </w:pPr>
            <w:r>
              <w:rPr>
                <w:sz w:val="21"/>
                <w:szCs w:val="21"/>
              </w:rPr>
              <w:t>判识</w:t>
            </w:r>
          </w:p>
        </w:tc>
        <w:tc>
          <w:tcPr>
            <w:tcW w:w="1652" w:type="dxa"/>
            <w:vAlign w:val="center"/>
          </w:tcPr>
          <w:p w14:paraId="0440B806">
            <w:pPr>
              <w:snapToGrid w:val="0"/>
              <w:spacing w:before="70" w:after="70" w:line="240" w:lineRule="auto"/>
              <w:ind w:firstLine="0"/>
              <w:jc w:val="center"/>
              <w:rPr>
                <w:sz w:val="21"/>
              </w:rPr>
            </w:pPr>
            <w:r>
              <w:rPr>
                <w:sz w:val="21"/>
                <w:szCs w:val="21"/>
              </w:rPr>
              <w:t>级别认定</w:t>
            </w:r>
          </w:p>
        </w:tc>
        <w:tc>
          <w:tcPr>
            <w:tcW w:w="3807" w:type="dxa"/>
            <w:vAlign w:val="center"/>
          </w:tcPr>
          <w:p w14:paraId="41E065E4">
            <w:pPr>
              <w:snapToGrid w:val="0"/>
              <w:spacing w:before="70" w:after="70" w:line="240" w:lineRule="auto"/>
              <w:ind w:firstLine="0"/>
              <w:jc w:val="left"/>
              <w:rPr>
                <w:sz w:val="21"/>
              </w:rPr>
            </w:pPr>
            <w:r>
              <w:rPr>
                <w:sz w:val="21"/>
                <w:szCs w:val="21"/>
              </w:rPr>
              <w:t>就高不就低</w:t>
            </w:r>
          </w:p>
        </w:tc>
        <w:tc>
          <w:tcPr>
            <w:tcW w:w="1116" w:type="dxa"/>
            <w:vAlign w:val="center"/>
          </w:tcPr>
          <w:p w14:paraId="58B1C002">
            <w:pPr>
              <w:snapToGrid w:val="0"/>
              <w:spacing w:before="70" w:after="70" w:line="240" w:lineRule="auto"/>
              <w:ind w:firstLine="0"/>
              <w:jc w:val="center"/>
              <w:rPr>
                <w:sz w:val="21"/>
              </w:rPr>
            </w:pPr>
            <w:r>
              <w:rPr>
                <w:sz w:val="21"/>
                <w:szCs w:val="21"/>
              </w:rPr>
              <w:t>高</w:t>
            </w:r>
          </w:p>
        </w:tc>
      </w:tr>
      <w:tr w14:paraId="57699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005840D">
            <w:pPr>
              <w:snapToGrid w:val="0"/>
              <w:spacing w:before="70" w:after="70" w:line="240" w:lineRule="auto"/>
              <w:ind w:firstLine="0"/>
              <w:jc w:val="center"/>
              <w:rPr>
                <w:sz w:val="21"/>
              </w:rPr>
            </w:pPr>
            <w:r>
              <w:rPr>
                <w:sz w:val="21"/>
                <w:szCs w:val="21"/>
              </w:rPr>
              <w:t>46</w:t>
            </w:r>
          </w:p>
        </w:tc>
        <w:tc>
          <w:tcPr>
            <w:tcW w:w="1381" w:type="dxa"/>
            <w:vAlign w:val="center"/>
          </w:tcPr>
          <w:p w14:paraId="6EA79BEB">
            <w:pPr>
              <w:snapToGrid w:val="0"/>
              <w:spacing w:before="70" w:after="70" w:line="240" w:lineRule="auto"/>
              <w:ind w:firstLine="0"/>
              <w:jc w:val="left"/>
              <w:rPr>
                <w:sz w:val="21"/>
              </w:rPr>
            </w:pPr>
            <w:r>
              <w:rPr>
                <w:sz w:val="21"/>
                <w:szCs w:val="21"/>
              </w:rPr>
              <w:t>判识</w:t>
            </w:r>
          </w:p>
        </w:tc>
        <w:tc>
          <w:tcPr>
            <w:tcW w:w="1652" w:type="dxa"/>
            <w:vAlign w:val="center"/>
          </w:tcPr>
          <w:p w14:paraId="2F15853A">
            <w:pPr>
              <w:snapToGrid w:val="0"/>
              <w:spacing w:before="70" w:after="70" w:line="240" w:lineRule="auto"/>
              <w:ind w:firstLine="0"/>
              <w:jc w:val="center"/>
              <w:rPr>
                <w:sz w:val="21"/>
              </w:rPr>
            </w:pPr>
            <w:r>
              <w:rPr>
                <w:sz w:val="21"/>
                <w:szCs w:val="21"/>
              </w:rPr>
              <w:t>处理建议</w:t>
            </w:r>
          </w:p>
        </w:tc>
        <w:tc>
          <w:tcPr>
            <w:tcW w:w="3807" w:type="dxa"/>
            <w:vAlign w:val="center"/>
          </w:tcPr>
          <w:p w14:paraId="67A4D743">
            <w:pPr>
              <w:snapToGrid w:val="0"/>
              <w:spacing w:before="70" w:after="70" w:line="240" w:lineRule="auto"/>
              <w:ind w:firstLine="0"/>
              <w:jc w:val="left"/>
              <w:rPr>
                <w:sz w:val="21"/>
              </w:rPr>
            </w:pPr>
            <w:r>
              <w:rPr>
                <w:sz w:val="21"/>
                <w:szCs w:val="21"/>
              </w:rPr>
              <w:t>工艺材料推荐</w:t>
            </w:r>
          </w:p>
        </w:tc>
        <w:tc>
          <w:tcPr>
            <w:tcW w:w="1116" w:type="dxa"/>
            <w:vAlign w:val="center"/>
          </w:tcPr>
          <w:p w14:paraId="39E31356">
            <w:pPr>
              <w:snapToGrid w:val="0"/>
              <w:spacing w:before="70" w:after="70" w:line="240" w:lineRule="auto"/>
              <w:ind w:firstLine="0"/>
              <w:jc w:val="center"/>
              <w:rPr>
                <w:sz w:val="21"/>
              </w:rPr>
            </w:pPr>
            <w:r>
              <w:rPr>
                <w:sz w:val="21"/>
                <w:szCs w:val="21"/>
              </w:rPr>
              <w:t>高</w:t>
            </w:r>
          </w:p>
        </w:tc>
      </w:tr>
      <w:tr w14:paraId="7AC9E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8C32295">
            <w:pPr>
              <w:snapToGrid w:val="0"/>
              <w:spacing w:before="70" w:after="70" w:line="240" w:lineRule="auto"/>
              <w:ind w:firstLine="0"/>
              <w:jc w:val="center"/>
              <w:rPr>
                <w:sz w:val="21"/>
              </w:rPr>
            </w:pPr>
            <w:r>
              <w:rPr>
                <w:sz w:val="21"/>
                <w:szCs w:val="21"/>
              </w:rPr>
              <w:t>47</w:t>
            </w:r>
          </w:p>
        </w:tc>
        <w:tc>
          <w:tcPr>
            <w:tcW w:w="1381" w:type="dxa"/>
            <w:vAlign w:val="center"/>
          </w:tcPr>
          <w:p w14:paraId="41126E0B">
            <w:pPr>
              <w:snapToGrid w:val="0"/>
              <w:spacing w:before="70" w:after="70" w:line="240" w:lineRule="auto"/>
              <w:ind w:firstLine="0"/>
              <w:jc w:val="left"/>
              <w:rPr>
                <w:sz w:val="21"/>
              </w:rPr>
            </w:pPr>
            <w:r>
              <w:rPr>
                <w:sz w:val="21"/>
                <w:szCs w:val="21"/>
              </w:rPr>
              <w:t>判识</w:t>
            </w:r>
          </w:p>
        </w:tc>
        <w:tc>
          <w:tcPr>
            <w:tcW w:w="1652" w:type="dxa"/>
            <w:vAlign w:val="center"/>
          </w:tcPr>
          <w:p w14:paraId="7B147382">
            <w:pPr>
              <w:snapToGrid w:val="0"/>
              <w:spacing w:before="70" w:after="70" w:line="240" w:lineRule="auto"/>
              <w:ind w:firstLine="0"/>
              <w:jc w:val="center"/>
              <w:rPr>
                <w:sz w:val="21"/>
              </w:rPr>
            </w:pPr>
            <w:r>
              <w:rPr>
                <w:sz w:val="21"/>
                <w:szCs w:val="21"/>
              </w:rPr>
              <w:t>人工复核</w:t>
            </w:r>
          </w:p>
        </w:tc>
        <w:tc>
          <w:tcPr>
            <w:tcW w:w="3807" w:type="dxa"/>
            <w:vAlign w:val="center"/>
          </w:tcPr>
          <w:p w14:paraId="5AA0486C">
            <w:pPr>
              <w:snapToGrid w:val="0"/>
              <w:spacing w:before="70" w:after="70" w:line="240" w:lineRule="auto"/>
              <w:ind w:firstLine="0"/>
              <w:jc w:val="left"/>
              <w:rPr>
                <w:sz w:val="21"/>
              </w:rPr>
            </w:pPr>
            <w:r>
              <w:rPr>
                <w:sz w:val="21"/>
                <w:szCs w:val="21"/>
              </w:rPr>
              <w:t>三态管理</w:t>
            </w:r>
          </w:p>
        </w:tc>
        <w:tc>
          <w:tcPr>
            <w:tcW w:w="1116" w:type="dxa"/>
            <w:vAlign w:val="center"/>
          </w:tcPr>
          <w:p w14:paraId="52073D5C">
            <w:pPr>
              <w:snapToGrid w:val="0"/>
              <w:spacing w:before="70" w:after="70" w:line="240" w:lineRule="auto"/>
              <w:ind w:firstLine="0"/>
              <w:jc w:val="center"/>
              <w:rPr>
                <w:sz w:val="21"/>
              </w:rPr>
            </w:pPr>
            <w:r>
              <w:rPr>
                <w:sz w:val="21"/>
                <w:szCs w:val="21"/>
              </w:rPr>
              <w:t>高</w:t>
            </w:r>
          </w:p>
        </w:tc>
      </w:tr>
      <w:tr w14:paraId="014A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DFDF1DD">
            <w:pPr>
              <w:snapToGrid w:val="0"/>
              <w:spacing w:before="70" w:after="70" w:line="240" w:lineRule="auto"/>
              <w:ind w:firstLine="0"/>
              <w:jc w:val="center"/>
              <w:rPr>
                <w:sz w:val="21"/>
              </w:rPr>
            </w:pPr>
            <w:r>
              <w:rPr>
                <w:sz w:val="21"/>
                <w:szCs w:val="21"/>
              </w:rPr>
              <w:t>48</w:t>
            </w:r>
          </w:p>
        </w:tc>
        <w:tc>
          <w:tcPr>
            <w:tcW w:w="1381" w:type="dxa"/>
            <w:vAlign w:val="center"/>
          </w:tcPr>
          <w:p w14:paraId="02346A4E">
            <w:pPr>
              <w:snapToGrid w:val="0"/>
              <w:spacing w:before="70" w:after="70" w:line="240" w:lineRule="auto"/>
              <w:ind w:firstLine="0"/>
              <w:jc w:val="left"/>
              <w:rPr>
                <w:sz w:val="21"/>
              </w:rPr>
            </w:pPr>
            <w:r>
              <w:rPr>
                <w:sz w:val="21"/>
                <w:szCs w:val="21"/>
              </w:rPr>
              <w:t>判识</w:t>
            </w:r>
          </w:p>
        </w:tc>
        <w:tc>
          <w:tcPr>
            <w:tcW w:w="1652" w:type="dxa"/>
            <w:vAlign w:val="center"/>
          </w:tcPr>
          <w:p w14:paraId="2FDEDC99">
            <w:pPr>
              <w:snapToGrid w:val="0"/>
              <w:spacing w:before="70" w:after="70" w:line="240" w:lineRule="auto"/>
              <w:ind w:firstLine="0"/>
              <w:jc w:val="center"/>
              <w:rPr>
                <w:sz w:val="21"/>
              </w:rPr>
            </w:pPr>
            <w:r>
              <w:rPr>
                <w:sz w:val="21"/>
                <w:szCs w:val="21"/>
              </w:rPr>
              <w:t>历史关联</w:t>
            </w:r>
          </w:p>
        </w:tc>
        <w:tc>
          <w:tcPr>
            <w:tcW w:w="3807" w:type="dxa"/>
            <w:vAlign w:val="center"/>
          </w:tcPr>
          <w:p w14:paraId="13C19E26">
            <w:pPr>
              <w:snapToGrid w:val="0"/>
              <w:spacing w:before="70" w:after="70" w:line="240" w:lineRule="auto"/>
              <w:ind w:firstLine="0"/>
              <w:jc w:val="left"/>
              <w:rPr>
                <w:sz w:val="21"/>
              </w:rPr>
            </w:pPr>
            <w:r>
              <w:rPr>
                <w:sz w:val="21"/>
                <w:szCs w:val="21"/>
              </w:rPr>
              <w:t>关联历年缺陷</w:t>
            </w:r>
          </w:p>
        </w:tc>
        <w:tc>
          <w:tcPr>
            <w:tcW w:w="1116" w:type="dxa"/>
            <w:vAlign w:val="center"/>
          </w:tcPr>
          <w:p w14:paraId="05DCC3A4">
            <w:pPr>
              <w:snapToGrid w:val="0"/>
              <w:spacing w:before="70" w:after="70" w:line="240" w:lineRule="auto"/>
              <w:ind w:firstLine="0"/>
              <w:jc w:val="center"/>
              <w:rPr>
                <w:sz w:val="21"/>
              </w:rPr>
            </w:pPr>
            <w:r>
              <w:rPr>
                <w:sz w:val="21"/>
                <w:szCs w:val="21"/>
              </w:rPr>
              <w:t>中</w:t>
            </w:r>
          </w:p>
        </w:tc>
      </w:tr>
      <w:tr w14:paraId="75C9D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14EE1F8F">
            <w:pPr>
              <w:snapToGrid w:val="0"/>
              <w:spacing w:before="70" w:after="70" w:line="240" w:lineRule="auto"/>
              <w:ind w:firstLine="0"/>
              <w:jc w:val="center"/>
              <w:rPr>
                <w:sz w:val="21"/>
              </w:rPr>
            </w:pPr>
            <w:r>
              <w:rPr>
                <w:sz w:val="21"/>
                <w:szCs w:val="21"/>
              </w:rPr>
              <w:t>49</w:t>
            </w:r>
          </w:p>
        </w:tc>
        <w:tc>
          <w:tcPr>
            <w:tcW w:w="1381" w:type="dxa"/>
            <w:vAlign w:val="center"/>
          </w:tcPr>
          <w:p w14:paraId="0E3D7F54">
            <w:pPr>
              <w:snapToGrid w:val="0"/>
              <w:spacing w:before="70" w:after="70" w:line="240" w:lineRule="auto"/>
              <w:ind w:firstLine="0"/>
              <w:jc w:val="left"/>
              <w:rPr>
                <w:sz w:val="21"/>
              </w:rPr>
            </w:pPr>
            <w:r>
              <w:rPr>
                <w:sz w:val="21"/>
                <w:szCs w:val="21"/>
              </w:rPr>
              <w:t>标注</w:t>
            </w:r>
          </w:p>
        </w:tc>
        <w:tc>
          <w:tcPr>
            <w:tcW w:w="1652" w:type="dxa"/>
            <w:vAlign w:val="center"/>
          </w:tcPr>
          <w:p w14:paraId="684A7857">
            <w:pPr>
              <w:snapToGrid w:val="0"/>
              <w:spacing w:before="70" w:after="70" w:line="240" w:lineRule="auto"/>
              <w:ind w:firstLine="0"/>
              <w:jc w:val="center"/>
              <w:rPr>
                <w:sz w:val="21"/>
              </w:rPr>
            </w:pPr>
            <w:r>
              <w:rPr>
                <w:sz w:val="21"/>
                <w:szCs w:val="21"/>
              </w:rPr>
              <w:t>缺陷标注</w:t>
            </w:r>
          </w:p>
        </w:tc>
        <w:tc>
          <w:tcPr>
            <w:tcW w:w="3807" w:type="dxa"/>
            <w:vAlign w:val="center"/>
          </w:tcPr>
          <w:p w14:paraId="0BF79A5B">
            <w:pPr>
              <w:snapToGrid w:val="0"/>
              <w:spacing w:before="70" w:after="70" w:line="240" w:lineRule="auto"/>
              <w:ind w:firstLine="0"/>
              <w:jc w:val="left"/>
              <w:rPr>
                <w:sz w:val="21"/>
              </w:rPr>
            </w:pPr>
            <w:r>
              <w:rPr>
                <w:sz w:val="21"/>
                <w:szCs w:val="21"/>
              </w:rPr>
              <w:t>边界/编号</w:t>
            </w:r>
          </w:p>
        </w:tc>
        <w:tc>
          <w:tcPr>
            <w:tcW w:w="1116" w:type="dxa"/>
            <w:vAlign w:val="center"/>
          </w:tcPr>
          <w:p w14:paraId="34E950B4">
            <w:pPr>
              <w:snapToGrid w:val="0"/>
              <w:spacing w:before="70" w:after="70" w:line="240" w:lineRule="auto"/>
              <w:ind w:firstLine="0"/>
              <w:jc w:val="center"/>
              <w:rPr>
                <w:sz w:val="21"/>
              </w:rPr>
            </w:pPr>
            <w:r>
              <w:rPr>
                <w:sz w:val="21"/>
                <w:szCs w:val="21"/>
              </w:rPr>
              <w:t>高</w:t>
            </w:r>
          </w:p>
        </w:tc>
      </w:tr>
      <w:tr w14:paraId="66E3B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ABDBB85">
            <w:pPr>
              <w:snapToGrid w:val="0"/>
              <w:spacing w:before="70" w:after="70" w:line="240" w:lineRule="auto"/>
              <w:ind w:firstLine="0"/>
              <w:jc w:val="center"/>
              <w:rPr>
                <w:sz w:val="21"/>
              </w:rPr>
            </w:pPr>
            <w:r>
              <w:rPr>
                <w:sz w:val="21"/>
                <w:szCs w:val="21"/>
              </w:rPr>
              <w:t>50</w:t>
            </w:r>
          </w:p>
        </w:tc>
        <w:tc>
          <w:tcPr>
            <w:tcW w:w="1381" w:type="dxa"/>
            <w:vAlign w:val="center"/>
          </w:tcPr>
          <w:p w14:paraId="3BCFD487">
            <w:pPr>
              <w:snapToGrid w:val="0"/>
              <w:spacing w:before="70" w:after="70" w:line="240" w:lineRule="auto"/>
              <w:ind w:firstLine="0"/>
              <w:jc w:val="left"/>
              <w:rPr>
                <w:sz w:val="21"/>
              </w:rPr>
            </w:pPr>
            <w:r>
              <w:rPr>
                <w:sz w:val="21"/>
                <w:szCs w:val="21"/>
              </w:rPr>
              <w:t>标注</w:t>
            </w:r>
          </w:p>
        </w:tc>
        <w:tc>
          <w:tcPr>
            <w:tcW w:w="1652" w:type="dxa"/>
            <w:vAlign w:val="center"/>
          </w:tcPr>
          <w:p w14:paraId="2F191882">
            <w:pPr>
              <w:snapToGrid w:val="0"/>
              <w:spacing w:before="70" w:after="70" w:line="240" w:lineRule="auto"/>
              <w:ind w:firstLine="0"/>
              <w:jc w:val="center"/>
              <w:rPr>
                <w:sz w:val="21"/>
              </w:rPr>
            </w:pPr>
            <w:r>
              <w:rPr>
                <w:sz w:val="21"/>
                <w:szCs w:val="21"/>
              </w:rPr>
              <w:t>照片关联</w:t>
            </w:r>
          </w:p>
        </w:tc>
        <w:tc>
          <w:tcPr>
            <w:tcW w:w="3807" w:type="dxa"/>
            <w:vAlign w:val="center"/>
          </w:tcPr>
          <w:p w14:paraId="70CE086B">
            <w:pPr>
              <w:snapToGrid w:val="0"/>
              <w:spacing w:before="70" w:after="70" w:line="240" w:lineRule="auto"/>
              <w:ind w:firstLine="0"/>
              <w:jc w:val="left"/>
              <w:rPr>
                <w:sz w:val="21"/>
              </w:rPr>
            </w:pPr>
            <w:r>
              <w:rPr>
                <w:sz w:val="21"/>
                <w:szCs w:val="21"/>
              </w:rPr>
              <w:t>近景照片绑定</w:t>
            </w:r>
          </w:p>
        </w:tc>
        <w:tc>
          <w:tcPr>
            <w:tcW w:w="1116" w:type="dxa"/>
            <w:vAlign w:val="center"/>
          </w:tcPr>
          <w:p w14:paraId="2B25DEDE">
            <w:pPr>
              <w:snapToGrid w:val="0"/>
              <w:spacing w:before="70" w:after="70" w:line="240" w:lineRule="auto"/>
              <w:ind w:firstLine="0"/>
              <w:jc w:val="center"/>
              <w:rPr>
                <w:sz w:val="21"/>
              </w:rPr>
            </w:pPr>
            <w:r>
              <w:rPr>
                <w:sz w:val="21"/>
                <w:szCs w:val="21"/>
              </w:rPr>
              <w:t>高</w:t>
            </w:r>
          </w:p>
        </w:tc>
      </w:tr>
      <w:tr w14:paraId="6E10A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8F0585C">
            <w:pPr>
              <w:snapToGrid w:val="0"/>
              <w:spacing w:before="70" w:after="70" w:line="240" w:lineRule="auto"/>
              <w:ind w:firstLine="0"/>
              <w:jc w:val="center"/>
              <w:rPr>
                <w:sz w:val="21"/>
              </w:rPr>
            </w:pPr>
            <w:r>
              <w:rPr>
                <w:sz w:val="21"/>
                <w:szCs w:val="21"/>
              </w:rPr>
              <w:t>51</w:t>
            </w:r>
          </w:p>
        </w:tc>
        <w:tc>
          <w:tcPr>
            <w:tcW w:w="1381" w:type="dxa"/>
            <w:vAlign w:val="center"/>
          </w:tcPr>
          <w:p w14:paraId="477AA7B3">
            <w:pPr>
              <w:snapToGrid w:val="0"/>
              <w:spacing w:before="70" w:after="70" w:line="240" w:lineRule="auto"/>
              <w:ind w:firstLine="0"/>
              <w:jc w:val="left"/>
              <w:rPr>
                <w:sz w:val="21"/>
              </w:rPr>
            </w:pPr>
            <w:r>
              <w:rPr>
                <w:sz w:val="21"/>
                <w:szCs w:val="21"/>
              </w:rPr>
              <w:t>成果</w:t>
            </w:r>
          </w:p>
        </w:tc>
        <w:tc>
          <w:tcPr>
            <w:tcW w:w="1652" w:type="dxa"/>
            <w:vAlign w:val="center"/>
          </w:tcPr>
          <w:p w14:paraId="4780558B">
            <w:pPr>
              <w:snapToGrid w:val="0"/>
              <w:spacing w:before="70" w:after="70" w:line="240" w:lineRule="auto"/>
              <w:ind w:firstLine="0"/>
              <w:jc w:val="center"/>
              <w:rPr>
                <w:sz w:val="21"/>
              </w:rPr>
            </w:pPr>
            <w:r>
              <w:rPr>
                <w:sz w:val="21"/>
                <w:szCs w:val="21"/>
              </w:rPr>
              <w:t>报告生成</w:t>
            </w:r>
          </w:p>
        </w:tc>
        <w:tc>
          <w:tcPr>
            <w:tcW w:w="3807" w:type="dxa"/>
            <w:vAlign w:val="center"/>
          </w:tcPr>
          <w:p w14:paraId="215E9555">
            <w:pPr>
              <w:snapToGrid w:val="0"/>
              <w:spacing w:before="70" w:after="70" w:line="240" w:lineRule="auto"/>
              <w:ind w:firstLine="0"/>
              <w:jc w:val="left"/>
              <w:rPr>
                <w:sz w:val="21"/>
              </w:rPr>
            </w:pPr>
            <w:r>
              <w:rPr>
                <w:sz w:val="21"/>
                <w:szCs w:val="21"/>
              </w:rPr>
              <w:t>模板填充</w:t>
            </w:r>
          </w:p>
        </w:tc>
        <w:tc>
          <w:tcPr>
            <w:tcW w:w="1116" w:type="dxa"/>
            <w:vAlign w:val="center"/>
          </w:tcPr>
          <w:p w14:paraId="44939D91">
            <w:pPr>
              <w:snapToGrid w:val="0"/>
              <w:spacing w:before="70" w:after="70" w:line="240" w:lineRule="auto"/>
              <w:ind w:firstLine="0"/>
              <w:jc w:val="center"/>
              <w:rPr>
                <w:sz w:val="21"/>
              </w:rPr>
            </w:pPr>
            <w:r>
              <w:rPr>
                <w:sz w:val="21"/>
                <w:szCs w:val="21"/>
              </w:rPr>
              <w:t>高</w:t>
            </w:r>
          </w:p>
        </w:tc>
      </w:tr>
      <w:tr w14:paraId="0F614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10BC4881">
            <w:pPr>
              <w:snapToGrid w:val="0"/>
              <w:spacing w:before="70" w:after="70" w:line="240" w:lineRule="auto"/>
              <w:ind w:firstLine="0"/>
              <w:jc w:val="center"/>
              <w:rPr>
                <w:sz w:val="21"/>
              </w:rPr>
            </w:pPr>
            <w:r>
              <w:rPr>
                <w:sz w:val="21"/>
                <w:szCs w:val="21"/>
              </w:rPr>
              <w:t>52</w:t>
            </w:r>
          </w:p>
        </w:tc>
        <w:tc>
          <w:tcPr>
            <w:tcW w:w="1381" w:type="dxa"/>
            <w:vAlign w:val="center"/>
          </w:tcPr>
          <w:p w14:paraId="22363B6E">
            <w:pPr>
              <w:snapToGrid w:val="0"/>
              <w:spacing w:before="70" w:after="70" w:line="240" w:lineRule="auto"/>
              <w:ind w:firstLine="0"/>
              <w:jc w:val="left"/>
              <w:rPr>
                <w:sz w:val="21"/>
              </w:rPr>
            </w:pPr>
            <w:r>
              <w:rPr>
                <w:sz w:val="21"/>
                <w:szCs w:val="21"/>
              </w:rPr>
              <w:t>成果</w:t>
            </w:r>
          </w:p>
        </w:tc>
        <w:tc>
          <w:tcPr>
            <w:tcW w:w="1652" w:type="dxa"/>
            <w:vAlign w:val="center"/>
          </w:tcPr>
          <w:p w14:paraId="1592B824">
            <w:pPr>
              <w:snapToGrid w:val="0"/>
              <w:spacing w:before="70" w:after="70" w:line="240" w:lineRule="auto"/>
              <w:ind w:firstLine="0"/>
              <w:jc w:val="center"/>
              <w:rPr>
                <w:sz w:val="21"/>
              </w:rPr>
            </w:pPr>
            <w:r>
              <w:rPr>
                <w:sz w:val="21"/>
                <w:szCs w:val="21"/>
              </w:rPr>
              <w:t>汇总表</w:t>
            </w:r>
          </w:p>
        </w:tc>
        <w:tc>
          <w:tcPr>
            <w:tcW w:w="3807" w:type="dxa"/>
            <w:vAlign w:val="center"/>
          </w:tcPr>
          <w:p w14:paraId="38AEF400">
            <w:pPr>
              <w:snapToGrid w:val="0"/>
              <w:spacing w:before="70" w:after="70" w:line="240" w:lineRule="auto"/>
              <w:ind w:firstLine="0"/>
              <w:jc w:val="left"/>
              <w:rPr>
                <w:sz w:val="21"/>
              </w:rPr>
            </w:pPr>
            <w:r>
              <w:rPr>
                <w:sz w:val="21"/>
                <w:szCs w:val="21"/>
              </w:rPr>
              <w:t>XLSX 输出</w:t>
            </w:r>
          </w:p>
        </w:tc>
        <w:tc>
          <w:tcPr>
            <w:tcW w:w="1116" w:type="dxa"/>
            <w:vAlign w:val="center"/>
          </w:tcPr>
          <w:p w14:paraId="2AD3834F">
            <w:pPr>
              <w:snapToGrid w:val="0"/>
              <w:spacing w:before="70" w:after="70" w:line="240" w:lineRule="auto"/>
              <w:ind w:firstLine="0"/>
              <w:jc w:val="center"/>
              <w:rPr>
                <w:sz w:val="21"/>
              </w:rPr>
            </w:pPr>
            <w:r>
              <w:rPr>
                <w:sz w:val="21"/>
                <w:szCs w:val="21"/>
              </w:rPr>
              <w:t>高</w:t>
            </w:r>
          </w:p>
        </w:tc>
      </w:tr>
      <w:tr w14:paraId="63172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24747B4">
            <w:pPr>
              <w:snapToGrid w:val="0"/>
              <w:spacing w:before="70" w:after="70" w:line="240" w:lineRule="auto"/>
              <w:ind w:firstLine="0"/>
              <w:jc w:val="center"/>
              <w:rPr>
                <w:sz w:val="21"/>
              </w:rPr>
            </w:pPr>
            <w:r>
              <w:rPr>
                <w:sz w:val="21"/>
                <w:szCs w:val="21"/>
              </w:rPr>
              <w:t>53</w:t>
            </w:r>
          </w:p>
        </w:tc>
        <w:tc>
          <w:tcPr>
            <w:tcW w:w="1381" w:type="dxa"/>
            <w:vAlign w:val="center"/>
          </w:tcPr>
          <w:p w14:paraId="2396879A">
            <w:pPr>
              <w:snapToGrid w:val="0"/>
              <w:spacing w:before="70" w:after="70" w:line="240" w:lineRule="auto"/>
              <w:ind w:firstLine="0"/>
              <w:jc w:val="left"/>
              <w:rPr>
                <w:sz w:val="21"/>
              </w:rPr>
            </w:pPr>
            <w:r>
              <w:rPr>
                <w:sz w:val="21"/>
                <w:szCs w:val="21"/>
              </w:rPr>
              <w:t>成果</w:t>
            </w:r>
          </w:p>
        </w:tc>
        <w:tc>
          <w:tcPr>
            <w:tcW w:w="1652" w:type="dxa"/>
            <w:vAlign w:val="center"/>
          </w:tcPr>
          <w:p w14:paraId="60DCF629">
            <w:pPr>
              <w:snapToGrid w:val="0"/>
              <w:spacing w:before="70" w:after="70" w:line="240" w:lineRule="auto"/>
              <w:ind w:firstLine="0"/>
              <w:jc w:val="center"/>
              <w:rPr>
                <w:sz w:val="21"/>
              </w:rPr>
            </w:pPr>
            <w:r>
              <w:rPr>
                <w:sz w:val="21"/>
                <w:szCs w:val="21"/>
              </w:rPr>
              <w:t>图纸生成</w:t>
            </w:r>
          </w:p>
        </w:tc>
        <w:tc>
          <w:tcPr>
            <w:tcW w:w="3807" w:type="dxa"/>
            <w:vAlign w:val="center"/>
          </w:tcPr>
          <w:p w14:paraId="17DC6D38">
            <w:pPr>
              <w:snapToGrid w:val="0"/>
              <w:spacing w:before="70" w:after="70" w:line="240" w:lineRule="auto"/>
              <w:ind w:firstLine="0"/>
              <w:jc w:val="left"/>
              <w:rPr>
                <w:sz w:val="21"/>
              </w:rPr>
            </w:pPr>
            <w:r>
              <w:rPr>
                <w:sz w:val="21"/>
                <w:szCs w:val="21"/>
              </w:rPr>
              <w:t>DWG 自动绘制</w:t>
            </w:r>
          </w:p>
        </w:tc>
        <w:tc>
          <w:tcPr>
            <w:tcW w:w="1116" w:type="dxa"/>
            <w:vAlign w:val="center"/>
          </w:tcPr>
          <w:p w14:paraId="7E56CD83">
            <w:pPr>
              <w:snapToGrid w:val="0"/>
              <w:spacing w:before="70" w:after="70" w:line="240" w:lineRule="auto"/>
              <w:ind w:firstLine="0"/>
              <w:jc w:val="center"/>
              <w:rPr>
                <w:sz w:val="21"/>
              </w:rPr>
            </w:pPr>
            <w:r>
              <w:rPr>
                <w:sz w:val="21"/>
                <w:szCs w:val="21"/>
              </w:rPr>
              <w:t>高</w:t>
            </w:r>
          </w:p>
        </w:tc>
      </w:tr>
      <w:tr w14:paraId="17777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0A76D7F6">
            <w:pPr>
              <w:snapToGrid w:val="0"/>
              <w:spacing w:before="70" w:after="70" w:line="240" w:lineRule="auto"/>
              <w:ind w:firstLine="0"/>
              <w:jc w:val="center"/>
              <w:rPr>
                <w:sz w:val="21"/>
              </w:rPr>
            </w:pPr>
            <w:r>
              <w:rPr>
                <w:sz w:val="21"/>
                <w:szCs w:val="21"/>
              </w:rPr>
              <w:t>54</w:t>
            </w:r>
          </w:p>
        </w:tc>
        <w:tc>
          <w:tcPr>
            <w:tcW w:w="1381" w:type="dxa"/>
            <w:vAlign w:val="center"/>
          </w:tcPr>
          <w:p w14:paraId="0C479D3C">
            <w:pPr>
              <w:snapToGrid w:val="0"/>
              <w:spacing w:before="70" w:after="70" w:line="240" w:lineRule="auto"/>
              <w:ind w:firstLine="0"/>
              <w:jc w:val="left"/>
              <w:rPr>
                <w:sz w:val="21"/>
              </w:rPr>
            </w:pPr>
            <w:r>
              <w:rPr>
                <w:sz w:val="21"/>
                <w:szCs w:val="21"/>
              </w:rPr>
              <w:t>成果</w:t>
            </w:r>
          </w:p>
        </w:tc>
        <w:tc>
          <w:tcPr>
            <w:tcW w:w="1652" w:type="dxa"/>
            <w:vAlign w:val="center"/>
          </w:tcPr>
          <w:p w14:paraId="3267C85C">
            <w:pPr>
              <w:snapToGrid w:val="0"/>
              <w:spacing w:before="70" w:after="70" w:line="240" w:lineRule="auto"/>
              <w:ind w:firstLine="0"/>
              <w:jc w:val="center"/>
              <w:rPr>
                <w:sz w:val="21"/>
              </w:rPr>
            </w:pPr>
            <w:r>
              <w:rPr>
                <w:sz w:val="21"/>
                <w:szCs w:val="21"/>
              </w:rPr>
              <w:t>云图</w:t>
            </w:r>
          </w:p>
        </w:tc>
        <w:tc>
          <w:tcPr>
            <w:tcW w:w="3807" w:type="dxa"/>
            <w:vAlign w:val="center"/>
          </w:tcPr>
          <w:p w14:paraId="527E48CA">
            <w:pPr>
              <w:snapToGrid w:val="0"/>
              <w:spacing w:before="70" w:after="70" w:line="240" w:lineRule="auto"/>
              <w:ind w:firstLine="0"/>
              <w:jc w:val="left"/>
              <w:rPr>
                <w:sz w:val="21"/>
              </w:rPr>
            </w:pPr>
            <w:r>
              <w:rPr>
                <w:sz w:val="21"/>
                <w:szCs w:val="21"/>
              </w:rPr>
              <w:t>平面展开图云图</w:t>
            </w:r>
          </w:p>
        </w:tc>
        <w:tc>
          <w:tcPr>
            <w:tcW w:w="1116" w:type="dxa"/>
            <w:vAlign w:val="center"/>
          </w:tcPr>
          <w:p w14:paraId="51BB3F47">
            <w:pPr>
              <w:snapToGrid w:val="0"/>
              <w:spacing w:before="70" w:after="70" w:line="240" w:lineRule="auto"/>
              <w:ind w:firstLine="0"/>
              <w:jc w:val="center"/>
              <w:rPr>
                <w:sz w:val="21"/>
              </w:rPr>
            </w:pPr>
            <w:r>
              <w:rPr>
                <w:sz w:val="21"/>
                <w:szCs w:val="21"/>
              </w:rPr>
              <w:t>高</w:t>
            </w:r>
          </w:p>
        </w:tc>
      </w:tr>
      <w:tr w14:paraId="024A0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CD3B537">
            <w:pPr>
              <w:snapToGrid w:val="0"/>
              <w:spacing w:before="70" w:after="70" w:line="240" w:lineRule="auto"/>
              <w:ind w:firstLine="0"/>
              <w:jc w:val="center"/>
              <w:rPr>
                <w:sz w:val="21"/>
              </w:rPr>
            </w:pPr>
            <w:r>
              <w:rPr>
                <w:sz w:val="21"/>
                <w:szCs w:val="21"/>
              </w:rPr>
              <w:t>55</w:t>
            </w:r>
          </w:p>
        </w:tc>
        <w:tc>
          <w:tcPr>
            <w:tcW w:w="1381" w:type="dxa"/>
            <w:vAlign w:val="center"/>
          </w:tcPr>
          <w:p w14:paraId="40DBF238">
            <w:pPr>
              <w:snapToGrid w:val="0"/>
              <w:spacing w:before="70" w:after="70" w:line="240" w:lineRule="auto"/>
              <w:ind w:firstLine="0"/>
              <w:jc w:val="left"/>
              <w:rPr>
                <w:sz w:val="21"/>
              </w:rPr>
            </w:pPr>
            <w:r>
              <w:rPr>
                <w:sz w:val="21"/>
                <w:szCs w:val="21"/>
              </w:rPr>
              <w:t>成果</w:t>
            </w:r>
          </w:p>
        </w:tc>
        <w:tc>
          <w:tcPr>
            <w:tcW w:w="1652" w:type="dxa"/>
            <w:vAlign w:val="center"/>
          </w:tcPr>
          <w:p w14:paraId="50E8361E">
            <w:pPr>
              <w:snapToGrid w:val="0"/>
              <w:spacing w:before="70" w:after="70" w:line="240" w:lineRule="auto"/>
              <w:ind w:firstLine="0"/>
              <w:jc w:val="center"/>
              <w:rPr>
                <w:sz w:val="21"/>
              </w:rPr>
            </w:pPr>
            <w:r>
              <w:rPr>
                <w:sz w:val="21"/>
                <w:szCs w:val="21"/>
              </w:rPr>
              <w:t>断面导出</w:t>
            </w:r>
          </w:p>
        </w:tc>
        <w:tc>
          <w:tcPr>
            <w:tcW w:w="3807" w:type="dxa"/>
            <w:vAlign w:val="center"/>
          </w:tcPr>
          <w:p w14:paraId="77710CB0">
            <w:pPr>
              <w:snapToGrid w:val="0"/>
              <w:spacing w:before="70" w:after="70" w:line="240" w:lineRule="auto"/>
              <w:ind w:firstLine="0"/>
              <w:jc w:val="left"/>
              <w:rPr>
                <w:sz w:val="21"/>
              </w:rPr>
            </w:pPr>
            <w:r>
              <w:rPr>
                <w:sz w:val="21"/>
                <w:szCs w:val="21"/>
              </w:rPr>
              <w:t>XLSX</w:t>
            </w:r>
          </w:p>
        </w:tc>
        <w:tc>
          <w:tcPr>
            <w:tcW w:w="1116" w:type="dxa"/>
            <w:vAlign w:val="center"/>
          </w:tcPr>
          <w:p w14:paraId="4700BC70">
            <w:pPr>
              <w:snapToGrid w:val="0"/>
              <w:spacing w:before="70" w:after="70" w:line="240" w:lineRule="auto"/>
              <w:ind w:firstLine="0"/>
              <w:jc w:val="center"/>
              <w:rPr>
                <w:sz w:val="21"/>
              </w:rPr>
            </w:pPr>
            <w:r>
              <w:rPr>
                <w:sz w:val="21"/>
                <w:szCs w:val="21"/>
              </w:rPr>
              <w:t>中</w:t>
            </w:r>
          </w:p>
        </w:tc>
      </w:tr>
      <w:tr w14:paraId="58EC1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C476092">
            <w:pPr>
              <w:snapToGrid w:val="0"/>
              <w:spacing w:before="70" w:after="70" w:line="240" w:lineRule="auto"/>
              <w:ind w:firstLine="0"/>
              <w:jc w:val="center"/>
              <w:rPr>
                <w:sz w:val="21"/>
              </w:rPr>
            </w:pPr>
            <w:r>
              <w:rPr>
                <w:sz w:val="21"/>
                <w:szCs w:val="21"/>
              </w:rPr>
              <w:t>56</w:t>
            </w:r>
          </w:p>
        </w:tc>
        <w:tc>
          <w:tcPr>
            <w:tcW w:w="1381" w:type="dxa"/>
            <w:vAlign w:val="center"/>
          </w:tcPr>
          <w:p w14:paraId="0950B303">
            <w:pPr>
              <w:snapToGrid w:val="0"/>
              <w:spacing w:before="70" w:after="70" w:line="240" w:lineRule="auto"/>
              <w:ind w:firstLine="0"/>
              <w:jc w:val="left"/>
              <w:rPr>
                <w:sz w:val="21"/>
              </w:rPr>
            </w:pPr>
            <w:r>
              <w:rPr>
                <w:sz w:val="21"/>
                <w:szCs w:val="21"/>
              </w:rPr>
              <w:t>成果</w:t>
            </w:r>
          </w:p>
        </w:tc>
        <w:tc>
          <w:tcPr>
            <w:tcW w:w="1652" w:type="dxa"/>
            <w:vAlign w:val="center"/>
          </w:tcPr>
          <w:p w14:paraId="77F028C4">
            <w:pPr>
              <w:snapToGrid w:val="0"/>
              <w:spacing w:before="70" w:after="70" w:line="240" w:lineRule="auto"/>
              <w:ind w:firstLine="0"/>
              <w:jc w:val="center"/>
              <w:rPr>
                <w:sz w:val="21"/>
              </w:rPr>
            </w:pPr>
            <w:r>
              <w:rPr>
                <w:sz w:val="21"/>
                <w:szCs w:val="21"/>
              </w:rPr>
              <w:t>汇报材料</w:t>
            </w:r>
          </w:p>
        </w:tc>
        <w:tc>
          <w:tcPr>
            <w:tcW w:w="3807" w:type="dxa"/>
            <w:vAlign w:val="center"/>
          </w:tcPr>
          <w:p w14:paraId="5358EDA0">
            <w:pPr>
              <w:snapToGrid w:val="0"/>
              <w:spacing w:before="70" w:after="70" w:line="240" w:lineRule="auto"/>
              <w:ind w:firstLine="0"/>
              <w:jc w:val="left"/>
              <w:rPr>
                <w:sz w:val="21"/>
              </w:rPr>
            </w:pPr>
            <w:r>
              <w:rPr>
                <w:sz w:val="21"/>
                <w:szCs w:val="21"/>
              </w:rPr>
              <w:t>PPTX 输出</w:t>
            </w:r>
          </w:p>
        </w:tc>
        <w:tc>
          <w:tcPr>
            <w:tcW w:w="1116" w:type="dxa"/>
            <w:vAlign w:val="center"/>
          </w:tcPr>
          <w:p w14:paraId="15A0E7DF">
            <w:pPr>
              <w:snapToGrid w:val="0"/>
              <w:spacing w:before="70" w:after="70" w:line="240" w:lineRule="auto"/>
              <w:ind w:firstLine="0"/>
              <w:jc w:val="center"/>
              <w:rPr>
                <w:sz w:val="21"/>
              </w:rPr>
            </w:pPr>
            <w:r>
              <w:rPr>
                <w:sz w:val="21"/>
                <w:szCs w:val="21"/>
              </w:rPr>
              <w:t>中</w:t>
            </w:r>
          </w:p>
        </w:tc>
      </w:tr>
      <w:tr w14:paraId="51E05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4B5D53D">
            <w:pPr>
              <w:snapToGrid w:val="0"/>
              <w:spacing w:before="70" w:after="70" w:line="240" w:lineRule="auto"/>
              <w:ind w:firstLine="0"/>
              <w:jc w:val="center"/>
              <w:rPr>
                <w:sz w:val="21"/>
              </w:rPr>
            </w:pPr>
            <w:r>
              <w:rPr>
                <w:sz w:val="21"/>
                <w:szCs w:val="21"/>
              </w:rPr>
              <w:t>57</w:t>
            </w:r>
          </w:p>
        </w:tc>
        <w:tc>
          <w:tcPr>
            <w:tcW w:w="1381" w:type="dxa"/>
            <w:vAlign w:val="center"/>
          </w:tcPr>
          <w:p w14:paraId="7EC286A2">
            <w:pPr>
              <w:snapToGrid w:val="0"/>
              <w:spacing w:before="70" w:after="70" w:line="240" w:lineRule="auto"/>
              <w:ind w:firstLine="0"/>
              <w:jc w:val="left"/>
              <w:rPr>
                <w:sz w:val="21"/>
              </w:rPr>
            </w:pPr>
            <w:r>
              <w:rPr>
                <w:sz w:val="21"/>
                <w:szCs w:val="21"/>
              </w:rPr>
              <w:t>比对</w:t>
            </w:r>
          </w:p>
        </w:tc>
        <w:tc>
          <w:tcPr>
            <w:tcW w:w="1652" w:type="dxa"/>
            <w:vAlign w:val="center"/>
          </w:tcPr>
          <w:p w14:paraId="07B3F043">
            <w:pPr>
              <w:snapToGrid w:val="0"/>
              <w:spacing w:before="70" w:after="70" w:line="240" w:lineRule="auto"/>
              <w:ind w:firstLine="0"/>
              <w:jc w:val="center"/>
              <w:rPr>
                <w:sz w:val="21"/>
              </w:rPr>
            </w:pPr>
            <w:r>
              <w:rPr>
                <w:sz w:val="21"/>
                <w:szCs w:val="21"/>
              </w:rPr>
              <w:t>多期配准</w:t>
            </w:r>
          </w:p>
        </w:tc>
        <w:tc>
          <w:tcPr>
            <w:tcW w:w="3807" w:type="dxa"/>
            <w:vAlign w:val="center"/>
          </w:tcPr>
          <w:p w14:paraId="1D14F41D">
            <w:pPr>
              <w:snapToGrid w:val="0"/>
              <w:spacing w:before="70" w:after="70" w:line="240" w:lineRule="auto"/>
              <w:ind w:firstLine="0"/>
              <w:jc w:val="left"/>
              <w:rPr>
                <w:sz w:val="21"/>
              </w:rPr>
            </w:pPr>
            <w:r>
              <w:rPr>
                <w:sz w:val="21"/>
                <w:szCs w:val="21"/>
              </w:rPr>
              <w:t>历年点云配准</w:t>
            </w:r>
          </w:p>
        </w:tc>
        <w:tc>
          <w:tcPr>
            <w:tcW w:w="1116" w:type="dxa"/>
            <w:vAlign w:val="center"/>
          </w:tcPr>
          <w:p w14:paraId="47E5B1BC">
            <w:pPr>
              <w:snapToGrid w:val="0"/>
              <w:spacing w:before="70" w:after="70" w:line="240" w:lineRule="auto"/>
              <w:ind w:firstLine="0"/>
              <w:jc w:val="center"/>
              <w:rPr>
                <w:sz w:val="21"/>
              </w:rPr>
            </w:pPr>
            <w:r>
              <w:rPr>
                <w:sz w:val="21"/>
                <w:szCs w:val="21"/>
              </w:rPr>
              <w:t>高</w:t>
            </w:r>
          </w:p>
        </w:tc>
      </w:tr>
      <w:tr w14:paraId="5C011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5AE79B7">
            <w:pPr>
              <w:snapToGrid w:val="0"/>
              <w:spacing w:before="70" w:after="70" w:line="240" w:lineRule="auto"/>
              <w:ind w:firstLine="0"/>
              <w:jc w:val="center"/>
              <w:rPr>
                <w:sz w:val="21"/>
              </w:rPr>
            </w:pPr>
            <w:r>
              <w:rPr>
                <w:sz w:val="21"/>
                <w:szCs w:val="21"/>
              </w:rPr>
              <w:t>58</w:t>
            </w:r>
          </w:p>
        </w:tc>
        <w:tc>
          <w:tcPr>
            <w:tcW w:w="1381" w:type="dxa"/>
            <w:vAlign w:val="center"/>
          </w:tcPr>
          <w:p w14:paraId="31803853">
            <w:pPr>
              <w:snapToGrid w:val="0"/>
              <w:spacing w:before="70" w:after="70" w:line="240" w:lineRule="auto"/>
              <w:ind w:firstLine="0"/>
              <w:jc w:val="left"/>
              <w:rPr>
                <w:sz w:val="21"/>
              </w:rPr>
            </w:pPr>
            <w:r>
              <w:rPr>
                <w:sz w:val="21"/>
                <w:szCs w:val="21"/>
              </w:rPr>
              <w:t>比对</w:t>
            </w:r>
          </w:p>
        </w:tc>
        <w:tc>
          <w:tcPr>
            <w:tcW w:w="1652" w:type="dxa"/>
            <w:vAlign w:val="center"/>
          </w:tcPr>
          <w:p w14:paraId="1EFD8FA3">
            <w:pPr>
              <w:snapToGrid w:val="0"/>
              <w:spacing w:before="70" w:after="70" w:line="240" w:lineRule="auto"/>
              <w:ind w:firstLine="0"/>
              <w:jc w:val="center"/>
              <w:rPr>
                <w:sz w:val="21"/>
              </w:rPr>
            </w:pPr>
            <w:r>
              <w:rPr>
                <w:sz w:val="21"/>
                <w:szCs w:val="21"/>
              </w:rPr>
              <w:t>变化检测</w:t>
            </w:r>
          </w:p>
        </w:tc>
        <w:tc>
          <w:tcPr>
            <w:tcW w:w="3807" w:type="dxa"/>
            <w:vAlign w:val="center"/>
          </w:tcPr>
          <w:p w14:paraId="007C1EA2">
            <w:pPr>
              <w:snapToGrid w:val="0"/>
              <w:spacing w:before="70" w:after="70" w:line="240" w:lineRule="auto"/>
              <w:ind w:firstLine="0"/>
              <w:jc w:val="left"/>
              <w:rPr>
                <w:sz w:val="21"/>
              </w:rPr>
            </w:pPr>
            <w:r>
              <w:rPr>
                <w:sz w:val="21"/>
                <w:szCs w:val="21"/>
              </w:rPr>
              <w:t>高程/纹理差异</w:t>
            </w:r>
          </w:p>
        </w:tc>
        <w:tc>
          <w:tcPr>
            <w:tcW w:w="1116" w:type="dxa"/>
            <w:vAlign w:val="center"/>
          </w:tcPr>
          <w:p w14:paraId="34AFEC18">
            <w:pPr>
              <w:snapToGrid w:val="0"/>
              <w:spacing w:before="70" w:after="70" w:line="240" w:lineRule="auto"/>
              <w:ind w:firstLine="0"/>
              <w:jc w:val="center"/>
              <w:rPr>
                <w:sz w:val="21"/>
              </w:rPr>
            </w:pPr>
            <w:r>
              <w:rPr>
                <w:sz w:val="21"/>
                <w:szCs w:val="21"/>
              </w:rPr>
              <w:t>高</w:t>
            </w:r>
          </w:p>
        </w:tc>
      </w:tr>
      <w:tr w14:paraId="7F353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064AF2A">
            <w:pPr>
              <w:snapToGrid w:val="0"/>
              <w:spacing w:before="70" w:after="70" w:line="240" w:lineRule="auto"/>
              <w:ind w:firstLine="0"/>
              <w:jc w:val="center"/>
              <w:rPr>
                <w:sz w:val="21"/>
              </w:rPr>
            </w:pPr>
            <w:r>
              <w:rPr>
                <w:sz w:val="21"/>
                <w:szCs w:val="21"/>
              </w:rPr>
              <w:t>59</w:t>
            </w:r>
          </w:p>
        </w:tc>
        <w:tc>
          <w:tcPr>
            <w:tcW w:w="1381" w:type="dxa"/>
            <w:vAlign w:val="center"/>
          </w:tcPr>
          <w:p w14:paraId="21A0A930">
            <w:pPr>
              <w:snapToGrid w:val="0"/>
              <w:spacing w:before="70" w:after="70" w:line="240" w:lineRule="auto"/>
              <w:ind w:firstLine="0"/>
              <w:jc w:val="left"/>
              <w:rPr>
                <w:sz w:val="21"/>
              </w:rPr>
            </w:pPr>
            <w:r>
              <w:rPr>
                <w:sz w:val="21"/>
                <w:szCs w:val="21"/>
              </w:rPr>
              <w:t>比对</w:t>
            </w:r>
          </w:p>
        </w:tc>
        <w:tc>
          <w:tcPr>
            <w:tcW w:w="1652" w:type="dxa"/>
            <w:vAlign w:val="center"/>
          </w:tcPr>
          <w:p w14:paraId="2B87627E">
            <w:pPr>
              <w:snapToGrid w:val="0"/>
              <w:spacing w:before="70" w:after="70" w:line="240" w:lineRule="auto"/>
              <w:ind w:firstLine="0"/>
              <w:jc w:val="center"/>
              <w:rPr>
                <w:sz w:val="21"/>
              </w:rPr>
            </w:pPr>
            <w:r>
              <w:rPr>
                <w:sz w:val="21"/>
                <w:szCs w:val="21"/>
              </w:rPr>
              <w:t>变化统计</w:t>
            </w:r>
          </w:p>
        </w:tc>
        <w:tc>
          <w:tcPr>
            <w:tcW w:w="3807" w:type="dxa"/>
            <w:vAlign w:val="center"/>
          </w:tcPr>
          <w:p w14:paraId="03DA3D44">
            <w:pPr>
              <w:snapToGrid w:val="0"/>
              <w:spacing w:before="70" w:after="70" w:line="240" w:lineRule="auto"/>
              <w:ind w:firstLine="0"/>
              <w:jc w:val="left"/>
              <w:rPr>
                <w:sz w:val="21"/>
              </w:rPr>
            </w:pPr>
            <w:r>
              <w:rPr>
                <w:sz w:val="21"/>
                <w:szCs w:val="21"/>
              </w:rPr>
              <w:t>面积/体积/速率</w:t>
            </w:r>
          </w:p>
        </w:tc>
        <w:tc>
          <w:tcPr>
            <w:tcW w:w="1116" w:type="dxa"/>
            <w:vAlign w:val="center"/>
          </w:tcPr>
          <w:p w14:paraId="666D03BC">
            <w:pPr>
              <w:snapToGrid w:val="0"/>
              <w:spacing w:before="70" w:after="70" w:line="240" w:lineRule="auto"/>
              <w:ind w:firstLine="0"/>
              <w:jc w:val="center"/>
              <w:rPr>
                <w:sz w:val="21"/>
              </w:rPr>
            </w:pPr>
            <w:r>
              <w:rPr>
                <w:sz w:val="21"/>
                <w:szCs w:val="21"/>
              </w:rPr>
              <w:t>中</w:t>
            </w:r>
          </w:p>
        </w:tc>
      </w:tr>
      <w:tr w14:paraId="4E6A0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38D8BDC5">
            <w:pPr>
              <w:snapToGrid w:val="0"/>
              <w:spacing w:before="70" w:after="70" w:line="240" w:lineRule="auto"/>
              <w:ind w:firstLine="0"/>
              <w:jc w:val="center"/>
              <w:rPr>
                <w:sz w:val="21"/>
              </w:rPr>
            </w:pPr>
            <w:r>
              <w:rPr>
                <w:sz w:val="21"/>
                <w:szCs w:val="21"/>
              </w:rPr>
              <w:t>60</w:t>
            </w:r>
          </w:p>
        </w:tc>
        <w:tc>
          <w:tcPr>
            <w:tcW w:w="1381" w:type="dxa"/>
            <w:vAlign w:val="center"/>
          </w:tcPr>
          <w:p w14:paraId="6DF4F406">
            <w:pPr>
              <w:snapToGrid w:val="0"/>
              <w:spacing w:before="70" w:after="70" w:line="240" w:lineRule="auto"/>
              <w:ind w:firstLine="0"/>
              <w:jc w:val="left"/>
              <w:rPr>
                <w:sz w:val="21"/>
              </w:rPr>
            </w:pPr>
            <w:r>
              <w:rPr>
                <w:sz w:val="21"/>
                <w:szCs w:val="21"/>
              </w:rPr>
              <w:t>系统</w:t>
            </w:r>
          </w:p>
        </w:tc>
        <w:tc>
          <w:tcPr>
            <w:tcW w:w="1652" w:type="dxa"/>
            <w:vAlign w:val="center"/>
          </w:tcPr>
          <w:p w14:paraId="694272A1">
            <w:pPr>
              <w:snapToGrid w:val="0"/>
              <w:spacing w:before="70" w:after="70" w:line="240" w:lineRule="auto"/>
              <w:ind w:firstLine="0"/>
              <w:jc w:val="center"/>
              <w:rPr>
                <w:sz w:val="21"/>
              </w:rPr>
            </w:pPr>
            <w:r>
              <w:rPr>
                <w:sz w:val="21"/>
                <w:szCs w:val="21"/>
              </w:rPr>
              <w:t>用户管理</w:t>
            </w:r>
          </w:p>
        </w:tc>
        <w:tc>
          <w:tcPr>
            <w:tcW w:w="3807" w:type="dxa"/>
            <w:vAlign w:val="center"/>
          </w:tcPr>
          <w:p w14:paraId="35346C6C">
            <w:pPr>
              <w:snapToGrid w:val="0"/>
              <w:spacing w:before="70" w:after="70" w:line="240" w:lineRule="auto"/>
              <w:ind w:firstLine="0"/>
              <w:jc w:val="left"/>
              <w:rPr>
                <w:sz w:val="21"/>
              </w:rPr>
            </w:pPr>
            <w:r>
              <w:rPr>
                <w:sz w:val="21"/>
                <w:szCs w:val="21"/>
              </w:rPr>
              <w:t>增删改查</w:t>
            </w:r>
          </w:p>
        </w:tc>
        <w:tc>
          <w:tcPr>
            <w:tcW w:w="1116" w:type="dxa"/>
            <w:vAlign w:val="center"/>
          </w:tcPr>
          <w:p w14:paraId="37302E39">
            <w:pPr>
              <w:snapToGrid w:val="0"/>
              <w:spacing w:before="70" w:after="70" w:line="240" w:lineRule="auto"/>
              <w:ind w:firstLine="0"/>
              <w:jc w:val="center"/>
              <w:rPr>
                <w:sz w:val="21"/>
              </w:rPr>
            </w:pPr>
            <w:r>
              <w:rPr>
                <w:sz w:val="21"/>
                <w:szCs w:val="21"/>
              </w:rPr>
              <w:t>高</w:t>
            </w:r>
          </w:p>
        </w:tc>
      </w:tr>
      <w:tr w14:paraId="6D09AF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5402A723">
            <w:pPr>
              <w:snapToGrid w:val="0"/>
              <w:spacing w:before="70" w:after="70" w:line="240" w:lineRule="auto"/>
              <w:ind w:firstLine="0"/>
              <w:jc w:val="center"/>
              <w:rPr>
                <w:sz w:val="21"/>
              </w:rPr>
            </w:pPr>
            <w:r>
              <w:rPr>
                <w:sz w:val="21"/>
                <w:szCs w:val="21"/>
              </w:rPr>
              <w:t>61</w:t>
            </w:r>
          </w:p>
        </w:tc>
        <w:tc>
          <w:tcPr>
            <w:tcW w:w="1381" w:type="dxa"/>
            <w:vAlign w:val="center"/>
          </w:tcPr>
          <w:p w14:paraId="04D2DF22">
            <w:pPr>
              <w:snapToGrid w:val="0"/>
              <w:spacing w:before="70" w:after="70" w:line="240" w:lineRule="auto"/>
              <w:ind w:firstLine="0"/>
              <w:jc w:val="left"/>
              <w:rPr>
                <w:sz w:val="21"/>
              </w:rPr>
            </w:pPr>
            <w:r>
              <w:rPr>
                <w:sz w:val="21"/>
                <w:szCs w:val="21"/>
              </w:rPr>
              <w:t>系统</w:t>
            </w:r>
          </w:p>
        </w:tc>
        <w:tc>
          <w:tcPr>
            <w:tcW w:w="1652" w:type="dxa"/>
            <w:vAlign w:val="center"/>
          </w:tcPr>
          <w:p w14:paraId="28C6C0AB">
            <w:pPr>
              <w:snapToGrid w:val="0"/>
              <w:spacing w:before="70" w:after="70" w:line="240" w:lineRule="auto"/>
              <w:ind w:firstLine="0"/>
              <w:jc w:val="center"/>
              <w:rPr>
                <w:sz w:val="21"/>
              </w:rPr>
            </w:pPr>
            <w:r>
              <w:rPr>
                <w:sz w:val="21"/>
                <w:szCs w:val="21"/>
              </w:rPr>
              <w:t>角色权限</w:t>
            </w:r>
          </w:p>
        </w:tc>
        <w:tc>
          <w:tcPr>
            <w:tcW w:w="3807" w:type="dxa"/>
            <w:vAlign w:val="center"/>
          </w:tcPr>
          <w:p w14:paraId="6BDA2521">
            <w:pPr>
              <w:snapToGrid w:val="0"/>
              <w:spacing w:before="70" w:after="70" w:line="240" w:lineRule="auto"/>
              <w:ind w:firstLine="0"/>
              <w:jc w:val="left"/>
              <w:rPr>
                <w:sz w:val="21"/>
              </w:rPr>
            </w:pPr>
            <w:r>
              <w:rPr>
                <w:sz w:val="21"/>
                <w:szCs w:val="21"/>
              </w:rPr>
              <w:t>RBAC</w:t>
            </w:r>
          </w:p>
        </w:tc>
        <w:tc>
          <w:tcPr>
            <w:tcW w:w="1116" w:type="dxa"/>
            <w:vAlign w:val="center"/>
          </w:tcPr>
          <w:p w14:paraId="2ACF47FE">
            <w:pPr>
              <w:snapToGrid w:val="0"/>
              <w:spacing w:before="70" w:after="70" w:line="240" w:lineRule="auto"/>
              <w:ind w:firstLine="0"/>
              <w:jc w:val="center"/>
              <w:rPr>
                <w:sz w:val="21"/>
              </w:rPr>
            </w:pPr>
            <w:r>
              <w:rPr>
                <w:sz w:val="21"/>
                <w:szCs w:val="21"/>
              </w:rPr>
              <w:t>高</w:t>
            </w:r>
          </w:p>
        </w:tc>
      </w:tr>
      <w:tr w14:paraId="6C16E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279B750A">
            <w:pPr>
              <w:snapToGrid w:val="0"/>
              <w:spacing w:before="70" w:after="70" w:line="240" w:lineRule="auto"/>
              <w:ind w:firstLine="0"/>
              <w:jc w:val="center"/>
              <w:rPr>
                <w:sz w:val="21"/>
              </w:rPr>
            </w:pPr>
            <w:r>
              <w:rPr>
                <w:sz w:val="21"/>
                <w:szCs w:val="21"/>
              </w:rPr>
              <w:t>62</w:t>
            </w:r>
          </w:p>
        </w:tc>
        <w:tc>
          <w:tcPr>
            <w:tcW w:w="1381" w:type="dxa"/>
            <w:vAlign w:val="center"/>
          </w:tcPr>
          <w:p w14:paraId="11E5BA1B">
            <w:pPr>
              <w:snapToGrid w:val="0"/>
              <w:spacing w:before="70" w:after="70" w:line="240" w:lineRule="auto"/>
              <w:ind w:firstLine="0"/>
              <w:jc w:val="left"/>
              <w:rPr>
                <w:sz w:val="21"/>
              </w:rPr>
            </w:pPr>
            <w:r>
              <w:rPr>
                <w:sz w:val="21"/>
                <w:szCs w:val="21"/>
              </w:rPr>
              <w:t>系统</w:t>
            </w:r>
          </w:p>
        </w:tc>
        <w:tc>
          <w:tcPr>
            <w:tcW w:w="1652" w:type="dxa"/>
            <w:vAlign w:val="center"/>
          </w:tcPr>
          <w:p w14:paraId="35215D80">
            <w:pPr>
              <w:snapToGrid w:val="0"/>
              <w:spacing w:before="70" w:after="70" w:line="240" w:lineRule="auto"/>
              <w:ind w:firstLine="0"/>
              <w:jc w:val="center"/>
              <w:rPr>
                <w:sz w:val="21"/>
              </w:rPr>
            </w:pPr>
            <w:r>
              <w:rPr>
                <w:sz w:val="21"/>
                <w:szCs w:val="21"/>
              </w:rPr>
              <w:t>日志审计</w:t>
            </w:r>
          </w:p>
        </w:tc>
        <w:tc>
          <w:tcPr>
            <w:tcW w:w="3807" w:type="dxa"/>
            <w:vAlign w:val="center"/>
          </w:tcPr>
          <w:p w14:paraId="5C0CBA1C">
            <w:pPr>
              <w:snapToGrid w:val="0"/>
              <w:spacing w:before="70" w:after="70" w:line="240" w:lineRule="auto"/>
              <w:ind w:firstLine="0"/>
              <w:jc w:val="left"/>
              <w:rPr>
                <w:sz w:val="21"/>
              </w:rPr>
            </w:pPr>
            <w:r>
              <w:rPr>
                <w:sz w:val="21"/>
                <w:szCs w:val="21"/>
              </w:rPr>
              <w:t>操作日志</w:t>
            </w:r>
          </w:p>
        </w:tc>
        <w:tc>
          <w:tcPr>
            <w:tcW w:w="1116" w:type="dxa"/>
            <w:vAlign w:val="center"/>
          </w:tcPr>
          <w:p w14:paraId="6F4CB05E">
            <w:pPr>
              <w:snapToGrid w:val="0"/>
              <w:spacing w:before="70" w:after="70" w:line="240" w:lineRule="auto"/>
              <w:ind w:firstLine="0"/>
              <w:jc w:val="center"/>
              <w:rPr>
                <w:sz w:val="21"/>
              </w:rPr>
            </w:pPr>
            <w:r>
              <w:rPr>
                <w:sz w:val="21"/>
                <w:szCs w:val="21"/>
              </w:rPr>
              <w:t>高</w:t>
            </w:r>
          </w:p>
        </w:tc>
      </w:tr>
      <w:tr w14:paraId="4183A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46452B84">
            <w:pPr>
              <w:snapToGrid w:val="0"/>
              <w:spacing w:before="70" w:after="70" w:line="240" w:lineRule="auto"/>
              <w:ind w:firstLine="0"/>
              <w:jc w:val="center"/>
              <w:rPr>
                <w:sz w:val="21"/>
              </w:rPr>
            </w:pPr>
            <w:r>
              <w:rPr>
                <w:sz w:val="21"/>
                <w:szCs w:val="21"/>
              </w:rPr>
              <w:t>63</w:t>
            </w:r>
          </w:p>
        </w:tc>
        <w:tc>
          <w:tcPr>
            <w:tcW w:w="1381" w:type="dxa"/>
            <w:vAlign w:val="center"/>
          </w:tcPr>
          <w:p w14:paraId="66A34B48">
            <w:pPr>
              <w:snapToGrid w:val="0"/>
              <w:spacing w:before="70" w:after="70" w:line="240" w:lineRule="auto"/>
              <w:ind w:firstLine="0"/>
              <w:jc w:val="left"/>
              <w:rPr>
                <w:sz w:val="21"/>
              </w:rPr>
            </w:pPr>
            <w:r>
              <w:rPr>
                <w:sz w:val="21"/>
                <w:szCs w:val="21"/>
              </w:rPr>
              <w:t>系统</w:t>
            </w:r>
          </w:p>
        </w:tc>
        <w:tc>
          <w:tcPr>
            <w:tcW w:w="1652" w:type="dxa"/>
            <w:vAlign w:val="center"/>
          </w:tcPr>
          <w:p w14:paraId="218BEB51">
            <w:pPr>
              <w:snapToGrid w:val="0"/>
              <w:spacing w:before="70" w:after="70" w:line="240" w:lineRule="auto"/>
              <w:ind w:firstLine="0"/>
              <w:jc w:val="center"/>
              <w:rPr>
                <w:sz w:val="21"/>
              </w:rPr>
            </w:pPr>
            <w:r>
              <w:rPr>
                <w:sz w:val="21"/>
                <w:szCs w:val="21"/>
              </w:rPr>
              <w:t>备份恢复</w:t>
            </w:r>
          </w:p>
        </w:tc>
        <w:tc>
          <w:tcPr>
            <w:tcW w:w="3807" w:type="dxa"/>
            <w:vAlign w:val="center"/>
          </w:tcPr>
          <w:p w14:paraId="0FCF33F5">
            <w:pPr>
              <w:snapToGrid w:val="0"/>
              <w:spacing w:before="70" w:after="70" w:line="240" w:lineRule="auto"/>
              <w:ind w:firstLine="0"/>
              <w:jc w:val="left"/>
              <w:rPr>
                <w:sz w:val="21"/>
              </w:rPr>
            </w:pPr>
            <w:r>
              <w:rPr>
                <w:sz w:val="21"/>
                <w:szCs w:val="21"/>
              </w:rPr>
              <w:t>自动/手动</w:t>
            </w:r>
          </w:p>
        </w:tc>
        <w:tc>
          <w:tcPr>
            <w:tcW w:w="1116" w:type="dxa"/>
            <w:vAlign w:val="center"/>
          </w:tcPr>
          <w:p w14:paraId="1B08F3F4">
            <w:pPr>
              <w:snapToGrid w:val="0"/>
              <w:spacing w:before="70" w:after="70" w:line="240" w:lineRule="auto"/>
              <w:ind w:firstLine="0"/>
              <w:jc w:val="center"/>
              <w:rPr>
                <w:sz w:val="21"/>
              </w:rPr>
            </w:pPr>
            <w:r>
              <w:rPr>
                <w:sz w:val="21"/>
                <w:szCs w:val="21"/>
              </w:rPr>
              <w:t>高</w:t>
            </w:r>
          </w:p>
        </w:tc>
      </w:tr>
      <w:tr w14:paraId="75028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2FA9BD6">
            <w:pPr>
              <w:snapToGrid w:val="0"/>
              <w:spacing w:before="70" w:after="70" w:line="240" w:lineRule="auto"/>
              <w:ind w:firstLine="0"/>
              <w:jc w:val="center"/>
              <w:rPr>
                <w:sz w:val="21"/>
              </w:rPr>
            </w:pPr>
            <w:r>
              <w:rPr>
                <w:sz w:val="21"/>
                <w:szCs w:val="21"/>
              </w:rPr>
              <w:t>64</w:t>
            </w:r>
          </w:p>
        </w:tc>
        <w:tc>
          <w:tcPr>
            <w:tcW w:w="1381" w:type="dxa"/>
            <w:vAlign w:val="center"/>
          </w:tcPr>
          <w:p w14:paraId="133961B2">
            <w:pPr>
              <w:snapToGrid w:val="0"/>
              <w:spacing w:before="70" w:after="70" w:line="240" w:lineRule="auto"/>
              <w:ind w:firstLine="0"/>
              <w:jc w:val="left"/>
              <w:rPr>
                <w:sz w:val="21"/>
              </w:rPr>
            </w:pPr>
            <w:r>
              <w:rPr>
                <w:sz w:val="21"/>
                <w:szCs w:val="21"/>
              </w:rPr>
              <w:t>系统</w:t>
            </w:r>
          </w:p>
        </w:tc>
        <w:tc>
          <w:tcPr>
            <w:tcW w:w="1652" w:type="dxa"/>
            <w:vAlign w:val="center"/>
          </w:tcPr>
          <w:p w14:paraId="1B65B45F">
            <w:pPr>
              <w:snapToGrid w:val="0"/>
              <w:spacing w:before="70" w:after="70" w:line="240" w:lineRule="auto"/>
              <w:ind w:firstLine="0"/>
              <w:jc w:val="center"/>
              <w:rPr>
                <w:sz w:val="21"/>
              </w:rPr>
            </w:pPr>
            <w:r>
              <w:rPr>
                <w:sz w:val="21"/>
                <w:szCs w:val="21"/>
              </w:rPr>
              <w:t>版本管理</w:t>
            </w:r>
          </w:p>
        </w:tc>
        <w:tc>
          <w:tcPr>
            <w:tcW w:w="3807" w:type="dxa"/>
            <w:vAlign w:val="center"/>
          </w:tcPr>
          <w:p w14:paraId="27C557A9">
            <w:pPr>
              <w:snapToGrid w:val="0"/>
              <w:spacing w:before="70" w:after="70" w:line="240" w:lineRule="auto"/>
              <w:ind w:firstLine="0"/>
              <w:jc w:val="left"/>
              <w:rPr>
                <w:sz w:val="21"/>
              </w:rPr>
            </w:pPr>
            <w:r>
              <w:rPr>
                <w:sz w:val="21"/>
                <w:szCs w:val="21"/>
              </w:rPr>
              <w:t>成果版本</w:t>
            </w:r>
          </w:p>
        </w:tc>
        <w:tc>
          <w:tcPr>
            <w:tcW w:w="1116" w:type="dxa"/>
            <w:vAlign w:val="center"/>
          </w:tcPr>
          <w:p w14:paraId="58C0BC3E">
            <w:pPr>
              <w:snapToGrid w:val="0"/>
              <w:spacing w:before="70" w:after="70" w:line="240" w:lineRule="auto"/>
              <w:ind w:firstLine="0"/>
              <w:jc w:val="center"/>
              <w:rPr>
                <w:sz w:val="21"/>
              </w:rPr>
            </w:pPr>
            <w:r>
              <w:rPr>
                <w:sz w:val="21"/>
                <w:szCs w:val="21"/>
              </w:rPr>
              <w:t>中</w:t>
            </w:r>
          </w:p>
        </w:tc>
      </w:tr>
      <w:tr w14:paraId="67F29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DC7E179">
            <w:pPr>
              <w:snapToGrid w:val="0"/>
              <w:spacing w:before="70" w:after="70" w:line="240" w:lineRule="auto"/>
              <w:ind w:firstLine="0"/>
              <w:jc w:val="center"/>
              <w:rPr>
                <w:sz w:val="21"/>
              </w:rPr>
            </w:pPr>
            <w:r>
              <w:rPr>
                <w:sz w:val="21"/>
                <w:szCs w:val="21"/>
              </w:rPr>
              <w:t>65</w:t>
            </w:r>
          </w:p>
        </w:tc>
        <w:tc>
          <w:tcPr>
            <w:tcW w:w="1381" w:type="dxa"/>
            <w:vAlign w:val="center"/>
          </w:tcPr>
          <w:p w14:paraId="7821E467">
            <w:pPr>
              <w:snapToGrid w:val="0"/>
              <w:spacing w:before="70" w:after="70" w:line="240" w:lineRule="auto"/>
              <w:ind w:firstLine="0"/>
              <w:jc w:val="left"/>
              <w:rPr>
                <w:sz w:val="21"/>
              </w:rPr>
            </w:pPr>
            <w:r>
              <w:rPr>
                <w:sz w:val="21"/>
                <w:szCs w:val="21"/>
              </w:rPr>
              <w:t>系统</w:t>
            </w:r>
          </w:p>
        </w:tc>
        <w:tc>
          <w:tcPr>
            <w:tcW w:w="1652" w:type="dxa"/>
            <w:vAlign w:val="center"/>
          </w:tcPr>
          <w:p w14:paraId="47443097">
            <w:pPr>
              <w:snapToGrid w:val="0"/>
              <w:spacing w:before="70" w:after="70" w:line="240" w:lineRule="auto"/>
              <w:ind w:firstLine="0"/>
              <w:jc w:val="center"/>
              <w:rPr>
                <w:sz w:val="21"/>
              </w:rPr>
            </w:pPr>
            <w:r>
              <w:rPr>
                <w:sz w:val="21"/>
                <w:szCs w:val="21"/>
              </w:rPr>
              <w:t>许可管理</w:t>
            </w:r>
          </w:p>
        </w:tc>
        <w:tc>
          <w:tcPr>
            <w:tcW w:w="3807" w:type="dxa"/>
            <w:vAlign w:val="center"/>
          </w:tcPr>
          <w:p w14:paraId="1E08DD5C">
            <w:pPr>
              <w:snapToGrid w:val="0"/>
              <w:spacing w:before="70" w:after="70" w:line="240" w:lineRule="auto"/>
              <w:ind w:firstLine="0"/>
              <w:jc w:val="left"/>
              <w:rPr>
                <w:sz w:val="21"/>
              </w:rPr>
            </w:pPr>
            <w:r>
              <w:rPr>
                <w:sz w:val="21"/>
                <w:szCs w:val="21"/>
              </w:rPr>
              <w:t>授权校验</w:t>
            </w:r>
          </w:p>
        </w:tc>
        <w:tc>
          <w:tcPr>
            <w:tcW w:w="1116" w:type="dxa"/>
            <w:vAlign w:val="center"/>
          </w:tcPr>
          <w:p w14:paraId="5520D75B">
            <w:pPr>
              <w:snapToGrid w:val="0"/>
              <w:spacing w:before="70" w:after="70" w:line="240" w:lineRule="auto"/>
              <w:ind w:firstLine="0"/>
              <w:jc w:val="center"/>
              <w:rPr>
                <w:sz w:val="21"/>
              </w:rPr>
            </w:pPr>
            <w:r>
              <w:rPr>
                <w:sz w:val="21"/>
                <w:szCs w:val="21"/>
              </w:rPr>
              <w:t>中</w:t>
            </w:r>
          </w:p>
        </w:tc>
      </w:tr>
      <w:tr w14:paraId="0CF6C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615B1CFC">
            <w:pPr>
              <w:snapToGrid w:val="0"/>
              <w:spacing w:before="70" w:after="70" w:line="240" w:lineRule="auto"/>
              <w:ind w:firstLine="0"/>
              <w:jc w:val="center"/>
              <w:rPr>
                <w:sz w:val="21"/>
              </w:rPr>
            </w:pPr>
            <w:r>
              <w:rPr>
                <w:sz w:val="21"/>
                <w:szCs w:val="21"/>
              </w:rPr>
              <w:t>66</w:t>
            </w:r>
          </w:p>
        </w:tc>
        <w:tc>
          <w:tcPr>
            <w:tcW w:w="1381" w:type="dxa"/>
            <w:vAlign w:val="center"/>
          </w:tcPr>
          <w:p w14:paraId="7F73C855">
            <w:pPr>
              <w:snapToGrid w:val="0"/>
              <w:spacing w:before="70" w:after="70" w:line="240" w:lineRule="auto"/>
              <w:ind w:firstLine="0"/>
              <w:jc w:val="left"/>
              <w:rPr>
                <w:sz w:val="21"/>
              </w:rPr>
            </w:pPr>
            <w:r>
              <w:rPr>
                <w:sz w:val="21"/>
                <w:szCs w:val="21"/>
              </w:rPr>
              <w:t>系统</w:t>
            </w:r>
          </w:p>
        </w:tc>
        <w:tc>
          <w:tcPr>
            <w:tcW w:w="1652" w:type="dxa"/>
            <w:vAlign w:val="center"/>
          </w:tcPr>
          <w:p w14:paraId="17D96E73">
            <w:pPr>
              <w:snapToGrid w:val="0"/>
              <w:spacing w:before="70" w:after="70" w:line="240" w:lineRule="auto"/>
              <w:ind w:firstLine="0"/>
              <w:jc w:val="center"/>
              <w:rPr>
                <w:sz w:val="21"/>
              </w:rPr>
            </w:pPr>
            <w:r>
              <w:rPr>
                <w:sz w:val="21"/>
                <w:szCs w:val="21"/>
              </w:rPr>
              <w:t>在线帮助</w:t>
            </w:r>
          </w:p>
        </w:tc>
        <w:tc>
          <w:tcPr>
            <w:tcW w:w="3807" w:type="dxa"/>
            <w:vAlign w:val="center"/>
          </w:tcPr>
          <w:p w14:paraId="0B6EF823">
            <w:pPr>
              <w:snapToGrid w:val="0"/>
              <w:spacing w:before="70" w:after="70" w:line="240" w:lineRule="auto"/>
              <w:ind w:firstLine="0"/>
              <w:jc w:val="left"/>
              <w:rPr>
                <w:sz w:val="21"/>
              </w:rPr>
            </w:pPr>
            <w:r>
              <w:rPr>
                <w:sz w:val="21"/>
                <w:szCs w:val="21"/>
              </w:rPr>
              <w:t>帮助文档</w:t>
            </w:r>
          </w:p>
        </w:tc>
        <w:tc>
          <w:tcPr>
            <w:tcW w:w="1116" w:type="dxa"/>
            <w:vAlign w:val="center"/>
          </w:tcPr>
          <w:p w14:paraId="3B321FB2">
            <w:pPr>
              <w:snapToGrid w:val="0"/>
              <w:spacing w:before="70" w:after="70" w:line="240" w:lineRule="auto"/>
              <w:ind w:firstLine="0"/>
              <w:jc w:val="center"/>
              <w:rPr>
                <w:sz w:val="21"/>
              </w:rPr>
            </w:pPr>
            <w:r>
              <w:rPr>
                <w:sz w:val="21"/>
                <w:szCs w:val="21"/>
              </w:rPr>
              <w:t>低</w:t>
            </w:r>
          </w:p>
        </w:tc>
      </w:tr>
      <w:tr w14:paraId="2FD89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4" w:type="dxa"/>
            <w:vAlign w:val="center"/>
          </w:tcPr>
          <w:p w14:paraId="722470F7">
            <w:pPr>
              <w:snapToGrid w:val="0"/>
              <w:spacing w:before="70" w:after="70" w:line="240" w:lineRule="auto"/>
              <w:ind w:firstLine="0"/>
              <w:jc w:val="center"/>
              <w:rPr>
                <w:sz w:val="21"/>
              </w:rPr>
            </w:pPr>
            <w:r>
              <w:rPr>
                <w:sz w:val="21"/>
                <w:szCs w:val="21"/>
              </w:rPr>
              <w:t>67</w:t>
            </w:r>
          </w:p>
        </w:tc>
        <w:tc>
          <w:tcPr>
            <w:tcW w:w="1381" w:type="dxa"/>
            <w:vAlign w:val="center"/>
          </w:tcPr>
          <w:p w14:paraId="7B0EA0BF">
            <w:pPr>
              <w:snapToGrid w:val="0"/>
              <w:spacing w:before="70" w:after="70" w:line="240" w:lineRule="auto"/>
              <w:ind w:firstLine="0"/>
              <w:jc w:val="left"/>
              <w:rPr>
                <w:sz w:val="21"/>
              </w:rPr>
            </w:pPr>
            <w:r>
              <w:rPr>
                <w:sz w:val="21"/>
                <w:szCs w:val="21"/>
              </w:rPr>
              <w:t>系统</w:t>
            </w:r>
          </w:p>
        </w:tc>
        <w:tc>
          <w:tcPr>
            <w:tcW w:w="1652" w:type="dxa"/>
            <w:vAlign w:val="center"/>
          </w:tcPr>
          <w:p w14:paraId="7B39CAAD">
            <w:pPr>
              <w:snapToGrid w:val="0"/>
              <w:spacing w:before="70" w:after="70" w:line="240" w:lineRule="auto"/>
              <w:ind w:firstLine="0"/>
              <w:jc w:val="center"/>
              <w:rPr>
                <w:sz w:val="21"/>
              </w:rPr>
            </w:pPr>
            <w:r>
              <w:rPr>
                <w:sz w:val="21"/>
                <w:szCs w:val="21"/>
              </w:rPr>
              <w:t>多语言</w:t>
            </w:r>
          </w:p>
        </w:tc>
        <w:tc>
          <w:tcPr>
            <w:tcW w:w="3807" w:type="dxa"/>
            <w:vAlign w:val="center"/>
          </w:tcPr>
          <w:p w14:paraId="73214276">
            <w:pPr>
              <w:snapToGrid w:val="0"/>
              <w:spacing w:before="70" w:after="70" w:line="240" w:lineRule="auto"/>
              <w:ind w:firstLine="0"/>
              <w:jc w:val="left"/>
              <w:rPr>
                <w:sz w:val="21"/>
              </w:rPr>
            </w:pPr>
            <w:r>
              <w:rPr>
                <w:sz w:val="21"/>
                <w:szCs w:val="21"/>
              </w:rPr>
              <w:t>中文（预留英文）</w:t>
            </w:r>
          </w:p>
        </w:tc>
        <w:tc>
          <w:tcPr>
            <w:tcW w:w="1116" w:type="dxa"/>
            <w:vAlign w:val="center"/>
          </w:tcPr>
          <w:p w14:paraId="5DFF8D32">
            <w:pPr>
              <w:snapToGrid w:val="0"/>
              <w:spacing w:before="70" w:after="70" w:line="240" w:lineRule="auto"/>
              <w:ind w:firstLine="0"/>
              <w:jc w:val="center"/>
              <w:rPr>
                <w:sz w:val="21"/>
              </w:rPr>
            </w:pPr>
            <w:r>
              <w:rPr>
                <w:sz w:val="21"/>
                <w:szCs w:val="21"/>
              </w:rPr>
              <w:t>低</w:t>
            </w:r>
          </w:p>
        </w:tc>
      </w:tr>
    </w:tbl>
    <w:p w14:paraId="2381968D">
      <w:pPr>
        <w:spacing w:line="240" w:lineRule="auto"/>
      </w:pPr>
    </w:p>
    <w:p w14:paraId="3D79776A">
      <w:pPr>
        <w:pStyle w:val="6"/>
      </w:pPr>
      <w:r>
        <w:rPr>
          <w:szCs w:val="32"/>
        </w:rPr>
        <w:t>2.5.3.20 数据字典（缺陷实体）</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87"/>
        <w:gridCol w:w="812"/>
        <w:gridCol w:w="788"/>
        <w:gridCol w:w="766"/>
        <w:gridCol w:w="2514"/>
        <w:gridCol w:w="2333"/>
      </w:tblGrid>
      <w:tr w14:paraId="0FD75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87" w:type="dxa"/>
            <w:shd w:val="clear" w:color="auto" w:fill="E7E6E6"/>
            <w:vAlign w:val="center"/>
          </w:tcPr>
          <w:p w14:paraId="77E6EF54">
            <w:pPr>
              <w:keepNext/>
              <w:snapToGrid w:val="0"/>
              <w:spacing w:before="70" w:after="70" w:line="240" w:lineRule="auto"/>
              <w:ind w:firstLine="0"/>
              <w:jc w:val="center"/>
              <w:rPr>
                <w:b/>
                <w:sz w:val="21"/>
              </w:rPr>
            </w:pPr>
            <w:r>
              <w:rPr>
                <w:b/>
                <w:sz w:val="21"/>
                <w:szCs w:val="21"/>
              </w:rPr>
              <w:t>字段</w:t>
            </w:r>
          </w:p>
        </w:tc>
        <w:tc>
          <w:tcPr>
            <w:tcW w:w="812" w:type="dxa"/>
            <w:shd w:val="clear" w:color="auto" w:fill="E7E6E6"/>
            <w:vAlign w:val="center"/>
          </w:tcPr>
          <w:p w14:paraId="717850D7">
            <w:pPr>
              <w:keepNext/>
              <w:snapToGrid w:val="0"/>
              <w:spacing w:before="70" w:after="70" w:line="240" w:lineRule="auto"/>
              <w:ind w:firstLine="0"/>
              <w:jc w:val="center"/>
              <w:rPr>
                <w:b/>
                <w:sz w:val="21"/>
              </w:rPr>
            </w:pPr>
            <w:r>
              <w:rPr>
                <w:b/>
                <w:sz w:val="21"/>
                <w:szCs w:val="21"/>
              </w:rPr>
              <w:t>类型</w:t>
            </w:r>
          </w:p>
        </w:tc>
        <w:tc>
          <w:tcPr>
            <w:tcW w:w="788" w:type="dxa"/>
            <w:shd w:val="clear" w:color="auto" w:fill="E7E6E6"/>
            <w:vAlign w:val="center"/>
          </w:tcPr>
          <w:p w14:paraId="2FC23487">
            <w:pPr>
              <w:keepNext/>
              <w:snapToGrid w:val="0"/>
              <w:spacing w:before="70" w:after="70" w:line="240" w:lineRule="auto"/>
              <w:ind w:firstLine="0"/>
              <w:jc w:val="center"/>
              <w:rPr>
                <w:b/>
                <w:sz w:val="21"/>
              </w:rPr>
            </w:pPr>
            <w:r>
              <w:rPr>
                <w:b/>
                <w:sz w:val="21"/>
                <w:szCs w:val="21"/>
              </w:rPr>
              <w:t>长度</w:t>
            </w:r>
          </w:p>
        </w:tc>
        <w:tc>
          <w:tcPr>
            <w:tcW w:w="766" w:type="dxa"/>
            <w:shd w:val="clear" w:color="auto" w:fill="E7E6E6"/>
            <w:vAlign w:val="center"/>
          </w:tcPr>
          <w:p w14:paraId="4865F296">
            <w:pPr>
              <w:keepNext/>
              <w:snapToGrid w:val="0"/>
              <w:spacing w:before="70" w:after="70" w:line="240" w:lineRule="auto"/>
              <w:ind w:firstLine="0"/>
              <w:jc w:val="center"/>
              <w:rPr>
                <w:b/>
                <w:sz w:val="21"/>
              </w:rPr>
            </w:pPr>
            <w:r>
              <w:rPr>
                <w:b/>
                <w:sz w:val="21"/>
                <w:szCs w:val="21"/>
              </w:rPr>
              <w:t>必填</w:t>
            </w:r>
          </w:p>
        </w:tc>
        <w:tc>
          <w:tcPr>
            <w:tcW w:w="2514" w:type="dxa"/>
            <w:shd w:val="clear" w:color="auto" w:fill="E7E6E6"/>
            <w:vAlign w:val="center"/>
          </w:tcPr>
          <w:p w14:paraId="0A1852A4">
            <w:pPr>
              <w:keepNext/>
              <w:snapToGrid w:val="0"/>
              <w:spacing w:before="70" w:after="70" w:line="240" w:lineRule="auto"/>
              <w:ind w:firstLine="0"/>
              <w:jc w:val="center"/>
              <w:rPr>
                <w:b/>
                <w:sz w:val="21"/>
              </w:rPr>
            </w:pPr>
            <w:r>
              <w:rPr>
                <w:b/>
                <w:sz w:val="21"/>
                <w:szCs w:val="21"/>
              </w:rPr>
              <w:t>取值范围</w:t>
            </w:r>
          </w:p>
        </w:tc>
        <w:tc>
          <w:tcPr>
            <w:tcW w:w="2333" w:type="dxa"/>
            <w:shd w:val="clear" w:color="auto" w:fill="E7E6E6"/>
            <w:vAlign w:val="center"/>
          </w:tcPr>
          <w:p w14:paraId="62271180">
            <w:pPr>
              <w:keepNext/>
              <w:snapToGrid w:val="0"/>
              <w:spacing w:before="70" w:after="70" w:line="240" w:lineRule="auto"/>
              <w:ind w:firstLine="0"/>
              <w:jc w:val="center"/>
              <w:rPr>
                <w:b/>
                <w:sz w:val="21"/>
              </w:rPr>
            </w:pPr>
            <w:r>
              <w:rPr>
                <w:b/>
                <w:sz w:val="21"/>
                <w:szCs w:val="21"/>
              </w:rPr>
              <w:t>说明</w:t>
            </w:r>
          </w:p>
        </w:tc>
      </w:tr>
      <w:tr w14:paraId="510BB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5330C236">
            <w:pPr>
              <w:keepNext/>
              <w:snapToGrid w:val="0"/>
              <w:spacing w:before="70" w:after="70" w:line="240" w:lineRule="auto"/>
              <w:ind w:firstLine="0"/>
              <w:jc w:val="left"/>
              <w:rPr>
                <w:sz w:val="21"/>
              </w:rPr>
            </w:pPr>
            <w:r>
              <w:rPr>
                <w:sz w:val="21"/>
                <w:szCs w:val="21"/>
              </w:rPr>
              <w:t>defect_id</w:t>
            </w:r>
          </w:p>
        </w:tc>
        <w:tc>
          <w:tcPr>
            <w:tcW w:w="812" w:type="dxa"/>
            <w:vAlign w:val="center"/>
          </w:tcPr>
          <w:p w14:paraId="10976218">
            <w:pPr>
              <w:keepNext/>
              <w:snapToGrid w:val="0"/>
              <w:spacing w:before="70" w:after="70" w:line="240" w:lineRule="auto"/>
              <w:ind w:firstLine="0"/>
              <w:jc w:val="center"/>
              <w:rPr>
                <w:sz w:val="21"/>
              </w:rPr>
            </w:pPr>
            <w:r>
              <w:rPr>
                <w:sz w:val="21"/>
                <w:szCs w:val="21"/>
              </w:rPr>
              <w:t>字符</w:t>
            </w:r>
          </w:p>
        </w:tc>
        <w:tc>
          <w:tcPr>
            <w:tcW w:w="788" w:type="dxa"/>
            <w:vAlign w:val="center"/>
          </w:tcPr>
          <w:p w14:paraId="1A9AE958">
            <w:pPr>
              <w:keepNext/>
              <w:snapToGrid w:val="0"/>
              <w:spacing w:before="70" w:after="70" w:line="240" w:lineRule="auto"/>
              <w:ind w:firstLine="0"/>
              <w:jc w:val="center"/>
              <w:rPr>
                <w:sz w:val="21"/>
              </w:rPr>
            </w:pPr>
            <w:r>
              <w:rPr>
                <w:sz w:val="21"/>
                <w:szCs w:val="21"/>
              </w:rPr>
              <w:t>32</w:t>
            </w:r>
          </w:p>
        </w:tc>
        <w:tc>
          <w:tcPr>
            <w:tcW w:w="766" w:type="dxa"/>
            <w:vAlign w:val="center"/>
          </w:tcPr>
          <w:p w14:paraId="43F69868">
            <w:pPr>
              <w:keepNext/>
              <w:snapToGrid w:val="0"/>
              <w:spacing w:before="70" w:after="70" w:line="240" w:lineRule="auto"/>
              <w:ind w:firstLine="0"/>
              <w:jc w:val="center"/>
              <w:rPr>
                <w:sz w:val="21"/>
              </w:rPr>
            </w:pPr>
            <w:r>
              <w:rPr>
                <w:sz w:val="21"/>
                <w:szCs w:val="21"/>
              </w:rPr>
              <w:t>是</w:t>
            </w:r>
          </w:p>
        </w:tc>
        <w:tc>
          <w:tcPr>
            <w:tcW w:w="2514" w:type="dxa"/>
            <w:vAlign w:val="center"/>
          </w:tcPr>
          <w:p w14:paraId="6641938A">
            <w:pPr>
              <w:keepNext/>
              <w:snapToGrid w:val="0"/>
              <w:spacing w:before="70" w:after="70" w:line="240" w:lineRule="auto"/>
              <w:ind w:firstLine="0"/>
              <w:jc w:val="left"/>
              <w:rPr>
                <w:sz w:val="21"/>
              </w:rPr>
            </w:pPr>
            <w:r>
              <w:rPr>
                <w:sz w:val="21"/>
                <w:szCs w:val="21"/>
              </w:rPr>
              <w:t>唯一</w:t>
            </w:r>
          </w:p>
        </w:tc>
        <w:tc>
          <w:tcPr>
            <w:tcW w:w="2333" w:type="dxa"/>
            <w:vAlign w:val="center"/>
          </w:tcPr>
          <w:p w14:paraId="7CC5F317">
            <w:pPr>
              <w:keepNext/>
              <w:snapToGrid w:val="0"/>
              <w:spacing w:before="70" w:after="70" w:line="240" w:lineRule="auto"/>
              <w:ind w:firstLine="0"/>
              <w:jc w:val="left"/>
              <w:rPr>
                <w:sz w:val="21"/>
              </w:rPr>
            </w:pPr>
            <w:r>
              <w:rPr>
                <w:sz w:val="21"/>
                <w:szCs w:val="21"/>
              </w:rPr>
              <w:t>缺陷主键</w:t>
            </w:r>
          </w:p>
        </w:tc>
      </w:tr>
      <w:tr w14:paraId="5AC62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4892C370">
            <w:pPr>
              <w:keepNext/>
              <w:snapToGrid w:val="0"/>
              <w:spacing w:before="70" w:after="70" w:line="240" w:lineRule="auto"/>
              <w:ind w:firstLine="0"/>
              <w:jc w:val="left"/>
              <w:rPr>
                <w:sz w:val="21"/>
              </w:rPr>
            </w:pPr>
            <w:r>
              <w:rPr>
                <w:sz w:val="21"/>
                <w:szCs w:val="21"/>
              </w:rPr>
              <w:t>defect_code</w:t>
            </w:r>
          </w:p>
        </w:tc>
        <w:tc>
          <w:tcPr>
            <w:tcW w:w="812" w:type="dxa"/>
            <w:vAlign w:val="center"/>
          </w:tcPr>
          <w:p w14:paraId="4160897D">
            <w:pPr>
              <w:keepNext/>
              <w:snapToGrid w:val="0"/>
              <w:spacing w:before="70" w:after="70" w:line="240" w:lineRule="auto"/>
              <w:ind w:firstLine="0"/>
              <w:jc w:val="center"/>
              <w:rPr>
                <w:sz w:val="21"/>
              </w:rPr>
            </w:pPr>
            <w:r>
              <w:rPr>
                <w:sz w:val="21"/>
                <w:szCs w:val="21"/>
              </w:rPr>
              <w:t>字符</w:t>
            </w:r>
          </w:p>
        </w:tc>
        <w:tc>
          <w:tcPr>
            <w:tcW w:w="788" w:type="dxa"/>
            <w:vAlign w:val="center"/>
          </w:tcPr>
          <w:p w14:paraId="2F87462B">
            <w:pPr>
              <w:keepNext/>
              <w:snapToGrid w:val="0"/>
              <w:spacing w:before="70" w:after="70" w:line="240" w:lineRule="auto"/>
              <w:ind w:firstLine="0"/>
              <w:jc w:val="center"/>
              <w:rPr>
                <w:sz w:val="21"/>
              </w:rPr>
            </w:pPr>
            <w:r>
              <w:rPr>
                <w:sz w:val="21"/>
                <w:szCs w:val="21"/>
              </w:rPr>
              <w:t>24</w:t>
            </w:r>
          </w:p>
        </w:tc>
        <w:tc>
          <w:tcPr>
            <w:tcW w:w="766" w:type="dxa"/>
            <w:vAlign w:val="center"/>
          </w:tcPr>
          <w:p w14:paraId="739BBD94">
            <w:pPr>
              <w:keepNext/>
              <w:snapToGrid w:val="0"/>
              <w:spacing w:before="70" w:after="70" w:line="240" w:lineRule="auto"/>
              <w:ind w:firstLine="0"/>
              <w:jc w:val="center"/>
              <w:rPr>
                <w:sz w:val="21"/>
              </w:rPr>
            </w:pPr>
            <w:r>
              <w:rPr>
                <w:sz w:val="21"/>
                <w:szCs w:val="21"/>
              </w:rPr>
              <w:t>是</w:t>
            </w:r>
          </w:p>
        </w:tc>
        <w:tc>
          <w:tcPr>
            <w:tcW w:w="2514" w:type="dxa"/>
            <w:vAlign w:val="center"/>
          </w:tcPr>
          <w:p w14:paraId="38C4CE6D">
            <w:pPr>
              <w:keepNext/>
              <w:snapToGrid w:val="0"/>
              <w:spacing w:before="70" w:after="70" w:line="240" w:lineRule="auto"/>
              <w:ind w:firstLine="0"/>
              <w:jc w:val="left"/>
              <w:rPr>
                <w:sz w:val="21"/>
              </w:rPr>
            </w:pPr>
            <w:r>
              <w:rPr>
                <w:sz w:val="21"/>
                <w:szCs w:val="21"/>
              </w:rPr>
              <w:t>规则生成</w:t>
            </w:r>
          </w:p>
        </w:tc>
        <w:tc>
          <w:tcPr>
            <w:tcW w:w="2333" w:type="dxa"/>
            <w:vAlign w:val="center"/>
          </w:tcPr>
          <w:p w14:paraId="71300895">
            <w:pPr>
              <w:keepNext/>
              <w:snapToGrid w:val="0"/>
              <w:spacing w:before="70" w:after="70" w:line="240" w:lineRule="auto"/>
              <w:ind w:firstLine="0"/>
              <w:jc w:val="left"/>
              <w:rPr>
                <w:sz w:val="21"/>
              </w:rPr>
            </w:pPr>
            <w:r>
              <w:rPr>
                <w:sz w:val="21"/>
                <w:szCs w:val="21"/>
              </w:rPr>
              <w:t>缺陷编号</w:t>
            </w:r>
          </w:p>
        </w:tc>
      </w:tr>
      <w:tr w14:paraId="2246F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EA9E137">
            <w:pPr>
              <w:keepNext/>
              <w:snapToGrid w:val="0"/>
              <w:spacing w:before="70" w:after="70" w:line="240" w:lineRule="auto"/>
              <w:ind w:firstLine="0"/>
              <w:jc w:val="left"/>
              <w:rPr>
                <w:sz w:val="21"/>
              </w:rPr>
            </w:pPr>
            <w:r>
              <w:rPr>
                <w:sz w:val="21"/>
                <w:szCs w:val="21"/>
              </w:rPr>
              <w:t>survey_id</w:t>
            </w:r>
          </w:p>
        </w:tc>
        <w:tc>
          <w:tcPr>
            <w:tcW w:w="812" w:type="dxa"/>
            <w:vAlign w:val="center"/>
          </w:tcPr>
          <w:p w14:paraId="5631FF4E">
            <w:pPr>
              <w:keepNext/>
              <w:snapToGrid w:val="0"/>
              <w:spacing w:before="70" w:after="70" w:line="240" w:lineRule="auto"/>
              <w:ind w:firstLine="0"/>
              <w:jc w:val="center"/>
              <w:rPr>
                <w:sz w:val="21"/>
              </w:rPr>
            </w:pPr>
            <w:r>
              <w:rPr>
                <w:sz w:val="21"/>
                <w:szCs w:val="21"/>
              </w:rPr>
              <w:t>字符</w:t>
            </w:r>
          </w:p>
        </w:tc>
        <w:tc>
          <w:tcPr>
            <w:tcW w:w="788" w:type="dxa"/>
            <w:vAlign w:val="center"/>
          </w:tcPr>
          <w:p w14:paraId="571C24C8">
            <w:pPr>
              <w:keepNext/>
              <w:snapToGrid w:val="0"/>
              <w:spacing w:before="70" w:after="70" w:line="240" w:lineRule="auto"/>
              <w:ind w:firstLine="0"/>
              <w:jc w:val="center"/>
              <w:rPr>
                <w:sz w:val="21"/>
              </w:rPr>
            </w:pPr>
            <w:r>
              <w:rPr>
                <w:sz w:val="21"/>
                <w:szCs w:val="21"/>
              </w:rPr>
              <w:t>32</w:t>
            </w:r>
          </w:p>
        </w:tc>
        <w:tc>
          <w:tcPr>
            <w:tcW w:w="766" w:type="dxa"/>
            <w:vAlign w:val="center"/>
          </w:tcPr>
          <w:p w14:paraId="6DBBF780">
            <w:pPr>
              <w:keepNext/>
              <w:snapToGrid w:val="0"/>
              <w:spacing w:before="70" w:after="70" w:line="240" w:lineRule="auto"/>
              <w:ind w:firstLine="0"/>
              <w:jc w:val="center"/>
              <w:rPr>
                <w:sz w:val="21"/>
              </w:rPr>
            </w:pPr>
            <w:r>
              <w:rPr>
                <w:sz w:val="21"/>
                <w:szCs w:val="21"/>
              </w:rPr>
              <w:t>是</w:t>
            </w:r>
          </w:p>
        </w:tc>
        <w:tc>
          <w:tcPr>
            <w:tcW w:w="2514" w:type="dxa"/>
            <w:vAlign w:val="center"/>
          </w:tcPr>
          <w:p w14:paraId="5F12EA73">
            <w:pPr>
              <w:keepNext/>
              <w:snapToGrid w:val="0"/>
              <w:spacing w:before="70" w:after="70" w:line="240" w:lineRule="auto"/>
              <w:ind w:firstLine="0"/>
              <w:jc w:val="left"/>
              <w:rPr>
                <w:sz w:val="21"/>
              </w:rPr>
            </w:pPr>
            <w:r>
              <w:rPr>
                <w:sz w:val="21"/>
                <w:szCs w:val="21"/>
              </w:rPr>
              <w:t>外键</w:t>
            </w:r>
          </w:p>
        </w:tc>
        <w:tc>
          <w:tcPr>
            <w:tcW w:w="2333" w:type="dxa"/>
            <w:vAlign w:val="center"/>
          </w:tcPr>
          <w:p w14:paraId="73B92ED7">
            <w:pPr>
              <w:keepNext/>
              <w:snapToGrid w:val="0"/>
              <w:spacing w:before="70" w:after="70" w:line="240" w:lineRule="auto"/>
              <w:ind w:firstLine="0"/>
              <w:jc w:val="left"/>
              <w:rPr>
                <w:sz w:val="21"/>
              </w:rPr>
            </w:pPr>
            <w:r>
              <w:rPr>
                <w:sz w:val="21"/>
                <w:szCs w:val="21"/>
              </w:rPr>
              <w:t>测次</w:t>
            </w:r>
          </w:p>
        </w:tc>
      </w:tr>
      <w:tr w14:paraId="39CC3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16BDF809">
            <w:pPr>
              <w:keepNext/>
              <w:snapToGrid w:val="0"/>
              <w:spacing w:before="70" w:after="70" w:line="240" w:lineRule="auto"/>
              <w:ind w:firstLine="0"/>
              <w:jc w:val="left"/>
              <w:rPr>
                <w:sz w:val="21"/>
              </w:rPr>
            </w:pPr>
            <w:r>
              <w:rPr>
                <w:sz w:val="21"/>
                <w:szCs w:val="21"/>
              </w:rPr>
              <w:t>unit_id</w:t>
            </w:r>
          </w:p>
        </w:tc>
        <w:tc>
          <w:tcPr>
            <w:tcW w:w="812" w:type="dxa"/>
            <w:vAlign w:val="center"/>
          </w:tcPr>
          <w:p w14:paraId="10E1408C">
            <w:pPr>
              <w:keepNext/>
              <w:snapToGrid w:val="0"/>
              <w:spacing w:before="70" w:after="70" w:line="240" w:lineRule="auto"/>
              <w:ind w:firstLine="0"/>
              <w:jc w:val="center"/>
              <w:rPr>
                <w:sz w:val="21"/>
              </w:rPr>
            </w:pPr>
            <w:r>
              <w:rPr>
                <w:sz w:val="21"/>
                <w:szCs w:val="21"/>
              </w:rPr>
              <w:t>字符</w:t>
            </w:r>
          </w:p>
        </w:tc>
        <w:tc>
          <w:tcPr>
            <w:tcW w:w="788" w:type="dxa"/>
            <w:vAlign w:val="center"/>
          </w:tcPr>
          <w:p w14:paraId="2C75F515">
            <w:pPr>
              <w:keepNext/>
              <w:snapToGrid w:val="0"/>
              <w:spacing w:before="70" w:after="70" w:line="240" w:lineRule="auto"/>
              <w:ind w:firstLine="0"/>
              <w:jc w:val="center"/>
              <w:rPr>
                <w:sz w:val="21"/>
              </w:rPr>
            </w:pPr>
            <w:r>
              <w:rPr>
                <w:sz w:val="21"/>
                <w:szCs w:val="21"/>
              </w:rPr>
              <w:t>32</w:t>
            </w:r>
          </w:p>
        </w:tc>
        <w:tc>
          <w:tcPr>
            <w:tcW w:w="766" w:type="dxa"/>
            <w:vAlign w:val="center"/>
          </w:tcPr>
          <w:p w14:paraId="4447DF46">
            <w:pPr>
              <w:keepNext/>
              <w:snapToGrid w:val="0"/>
              <w:spacing w:before="70" w:after="70" w:line="240" w:lineRule="auto"/>
              <w:ind w:firstLine="0"/>
              <w:jc w:val="center"/>
              <w:rPr>
                <w:sz w:val="21"/>
              </w:rPr>
            </w:pPr>
            <w:r>
              <w:rPr>
                <w:sz w:val="21"/>
                <w:szCs w:val="21"/>
              </w:rPr>
              <w:t>是</w:t>
            </w:r>
          </w:p>
        </w:tc>
        <w:tc>
          <w:tcPr>
            <w:tcW w:w="2514" w:type="dxa"/>
            <w:vAlign w:val="center"/>
          </w:tcPr>
          <w:p w14:paraId="144D668F">
            <w:pPr>
              <w:keepNext/>
              <w:snapToGrid w:val="0"/>
              <w:spacing w:before="70" w:after="70" w:line="240" w:lineRule="auto"/>
              <w:ind w:firstLine="0"/>
              <w:jc w:val="left"/>
              <w:rPr>
                <w:sz w:val="21"/>
              </w:rPr>
            </w:pPr>
            <w:r>
              <w:rPr>
                <w:sz w:val="21"/>
                <w:szCs w:val="21"/>
              </w:rPr>
              <w:t>外键</w:t>
            </w:r>
          </w:p>
        </w:tc>
        <w:tc>
          <w:tcPr>
            <w:tcW w:w="2333" w:type="dxa"/>
            <w:vAlign w:val="center"/>
          </w:tcPr>
          <w:p w14:paraId="78644587">
            <w:pPr>
              <w:keepNext/>
              <w:snapToGrid w:val="0"/>
              <w:spacing w:before="70" w:after="70" w:line="240" w:lineRule="auto"/>
              <w:ind w:firstLine="0"/>
              <w:jc w:val="left"/>
              <w:rPr>
                <w:sz w:val="21"/>
              </w:rPr>
            </w:pPr>
            <w:r>
              <w:rPr>
                <w:sz w:val="21"/>
                <w:szCs w:val="21"/>
              </w:rPr>
              <w:t>流道单元</w:t>
            </w:r>
          </w:p>
        </w:tc>
      </w:tr>
      <w:tr w14:paraId="6E636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69F84846">
            <w:pPr>
              <w:keepNext/>
              <w:snapToGrid w:val="0"/>
              <w:spacing w:before="70" w:after="70" w:line="240" w:lineRule="auto"/>
              <w:ind w:firstLine="0"/>
              <w:jc w:val="left"/>
              <w:rPr>
                <w:sz w:val="21"/>
              </w:rPr>
            </w:pPr>
            <w:r>
              <w:rPr>
                <w:sz w:val="21"/>
                <w:szCs w:val="21"/>
              </w:rPr>
              <w:t>category</w:t>
            </w:r>
          </w:p>
        </w:tc>
        <w:tc>
          <w:tcPr>
            <w:tcW w:w="812" w:type="dxa"/>
            <w:vAlign w:val="center"/>
          </w:tcPr>
          <w:p w14:paraId="74F99C6A">
            <w:pPr>
              <w:keepNext/>
              <w:snapToGrid w:val="0"/>
              <w:spacing w:before="70" w:after="70" w:line="240" w:lineRule="auto"/>
              <w:ind w:firstLine="0"/>
              <w:jc w:val="center"/>
              <w:rPr>
                <w:sz w:val="21"/>
              </w:rPr>
            </w:pPr>
            <w:r>
              <w:rPr>
                <w:sz w:val="21"/>
                <w:szCs w:val="21"/>
              </w:rPr>
              <w:t>枚举</w:t>
            </w:r>
          </w:p>
        </w:tc>
        <w:tc>
          <w:tcPr>
            <w:tcW w:w="788" w:type="dxa"/>
            <w:vAlign w:val="center"/>
          </w:tcPr>
          <w:p w14:paraId="26F2796F">
            <w:pPr>
              <w:keepNext/>
              <w:snapToGrid w:val="0"/>
              <w:spacing w:before="70" w:after="70" w:line="240" w:lineRule="auto"/>
              <w:ind w:firstLine="0"/>
              <w:jc w:val="center"/>
              <w:rPr>
                <w:sz w:val="21"/>
              </w:rPr>
            </w:pPr>
            <w:r>
              <w:rPr>
                <w:sz w:val="21"/>
                <w:szCs w:val="21"/>
              </w:rPr>
              <w:t>8</w:t>
            </w:r>
          </w:p>
        </w:tc>
        <w:tc>
          <w:tcPr>
            <w:tcW w:w="766" w:type="dxa"/>
            <w:vAlign w:val="center"/>
          </w:tcPr>
          <w:p w14:paraId="3F295298">
            <w:pPr>
              <w:keepNext/>
              <w:snapToGrid w:val="0"/>
              <w:spacing w:before="70" w:after="70" w:line="240" w:lineRule="auto"/>
              <w:ind w:firstLine="0"/>
              <w:jc w:val="center"/>
              <w:rPr>
                <w:sz w:val="21"/>
              </w:rPr>
            </w:pPr>
            <w:r>
              <w:rPr>
                <w:sz w:val="21"/>
                <w:szCs w:val="21"/>
              </w:rPr>
              <w:t>是</w:t>
            </w:r>
          </w:p>
        </w:tc>
        <w:tc>
          <w:tcPr>
            <w:tcW w:w="2514" w:type="dxa"/>
            <w:vAlign w:val="center"/>
          </w:tcPr>
          <w:p w14:paraId="2F525EB2">
            <w:pPr>
              <w:keepNext/>
              <w:snapToGrid w:val="0"/>
              <w:spacing w:before="70" w:after="70" w:line="240" w:lineRule="auto"/>
              <w:ind w:firstLine="0"/>
              <w:jc w:val="left"/>
              <w:rPr>
                <w:sz w:val="21"/>
              </w:rPr>
            </w:pPr>
            <w:r>
              <w:rPr>
                <w:sz w:val="21"/>
                <w:szCs w:val="21"/>
              </w:rPr>
              <w:t>11 类</w:t>
            </w:r>
          </w:p>
        </w:tc>
        <w:tc>
          <w:tcPr>
            <w:tcW w:w="2333" w:type="dxa"/>
            <w:vAlign w:val="center"/>
          </w:tcPr>
          <w:p w14:paraId="0607A577">
            <w:pPr>
              <w:keepNext/>
              <w:snapToGrid w:val="0"/>
              <w:spacing w:before="70" w:after="70" w:line="240" w:lineRule="auto"/>
              <w:ind w:firstLine="0"/>
              <w:jc w:val="left"/>
              <w:rPr>
                <w:sz w:val="21"/>
              </w:rPr>
            </w:pPr>
            <w:r>
              <w:rPr>
                <w:sz w:val="21"/>
                <w:szCs w:val="21"/>
              </w:rPr>
              <w:t>缺陷类别</w:t>
            </w:r>
          </w:p>
        </w:tc>
      </w:tr>
      <w:tr w14:paraId="2A80E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79A596F">
            <w:pPr>
              <w:keepNext/>
              <w:snapToGrid w:val="0"/>
              <w:spacing w:before="70" w:after="70" w:line="240" w:lineRule="auto"/>
              <w:ind w:firstLine="0"/>
              <w:jc w:val="left"/>
              <w:rPr>
                <w:sz w:val="21"/>
              </w:rPr>
            </w:pPr>
            <w:r>
              <w:rPr>
                <w:sz w:val="21"/>
                <w:szCs w:val="21"/>
              </w:rPr>
              <w:t>is_abrasion</w:t>
            </w:r>
          </w:p>
        </w:tc>
        <w:tc>
          <w:tcPr>
            <w:tcW w:w="812" w:type="dxa"/>
            <w:vAlign w:val="center"/>
          </w:tcPr>
          <w:p w14:paraId="7765EF22">
            <w:pPr>
              <w:keepNext/>
              <w:snapToGrid w:val="0"/>
              <w:spacing w:before="70" w:after="70" w:line="240" w:lineRule="auto"/>
              <w:ind w:firstLine="0"/>
              <w:jc w:val="center"/>
              <w:rPr>
                <w:sz w:val="21"/>
              </w:rPr>
            </w:pPr>
            <w:r>
              <w:rPr>
                <w:sz w:val="21"/>
                <w:szCs w:val="21"/>
              </w:rPr>
              <w:t>布尔</w:t>
            </w:r>
          </w:p>
        </w:tc>
        <w:tc>
          <w:tcPr>
            <w:tcW w:w="788" w:type="dxa"/>
            <w:vAlign w:val="center"/>
          </w:tcPr>
          <w:p w14:paraId="1C93D647">
            <w:pPr>
              <w:keepNext/>
              <w:snapToGrid w:val="0"/>
              <w:spacing w:before="70" w:after="70" w:line="240" w:lineRule="auto"/>
              <w:ind w:firstLine="0"/>
              <w:jc w:val="center"/>
              <w:rPr>
                <w:sz w:val="21"/>
              </w:rPr>
            </w:pPr>
            <w:r>
              <w:rPr>
                <w:sz w:val="21"/>
                <w:szCs w:val="21"/>
              </w:rPr>
              <w:t>1</w:t>
            </w:r>
          </w:p>
        </w:tc>
        <w:tc>
          <w:tcPr>
            <w:tcW w:w="766" w:type="dxa"/>
            <w:vAlign w:val="center"/>
          </w:tcPr>
          <w:p w14:paraId="6E901D0F">
            <w:pPr>
              <w:keepNext/>
              <w:snapToGrid w:val="0"/>
              <w:spacing w:before="70" w:after="70" w:line="240" w:lineRule="auto"/>
              <w:ind w:firstLine="0"/>
              <w:jc w:val="center"/>
              <w:rPr>
                <w:sz w:val="21"/>
              </w:rPr>
            </w:pPr>
            <w:r>
              <w:rPr>
                <w:sz w:val="21"/>
                <w:szCs w:val="21"/>
              </w:rPr>
              <w:t>是</w:t>
            </w:r>
          </w:p>
        </w:tc>
        <w:tc>
          <w:tcPr>
            <w:tcW w:w="2514" w:type="dxa"/>
            <w:vAlign w:val="center"/>
          </w:tcPr>
          <w:p w14:paraId="29B7BC4A">
            <w:pPr>
              <w:keepNext/>
              <w:snapToGrid w:val="0"/>
              <w:spacing w:before="70" w:after="70" w:line="240" w:lineRule="auto"/>
              <w:ind w:firstLine="0"/>
              <w:jc w:val="left"/>
              <w:rPr>
                <w:sz w:val="21"/>
              </w:rPr>
            </w:pPr>
            <w:r>
              <w:rPr>
                <w:sz w:val="21"/>
                <w:szCs w:val="21"/>
              </w:rPr>
              <w:t>是/否</w:t>
            </w:r>
          </w:p>
        </w:tc>
        <w:tc>
          <w:tcPr>
            <w:tcW w:w="2333" w:type="dxa"/>
            <w:vAlign w:val="center"/>
          </w:tcPr>
          <w:p w14:paraId="08BF35D5">
            <w:pPr>
              <w:keepNext/>
              <w:snapToGrid w:val="0"/>
              <w:spacing w:before="70" w:after="70" w:line="240" w:lineRule="auto"/>
              <w:ind w:firstLine="0"/>
              <w:jc w:val="left"/>
              <w:rPr>
                <w:sz w:val="21"/>
              </w:rPr>
            </w:pPr>
            <w:r>
              <w:rPr>
                <w:sz w:val="21"/>
                <w:szCs w:val="21"/>
              </w:rPr>
              <w:t>是否冲磨缺陷</w:t>
            </w:r>
          </w:p>
        </w:tc>
      </w:tr>
      <w:tr w14:paraId="0EC6C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2D88C130">
            <w:pPr>
              <w:keepNext/>
              <w:snapToGrid w:val="0"/>
              <w:spacing w:before="70" w:after="70" w:line="240" w:lineRule="auto"/>
              <w:ind w:firstLine="0"/>
              <w:jc w:val="left"/>
              <w:rPr>
                <w:sz w:val="21"/>
              </w:rPr>
            </w:pPr>
            <w:r>
              <w:rPr>
                <w:sz w:val="21"/>
                <w:szCs w:val="21"/>
              </w:rPr>
              <w:t>pos_chainage</w:t>
            </w:r>
          </w:p>
        </w:tc>
        <w:tc>
          <w:tcPr>
            <w:tcW w:w="812" w:type="dxa"/>
            <w:vAlign w:val="center"/>
          </w:tcPr>
          <w:p w14:paraId="7268208E">
            <w:pPr>
              <w:keepNext/>
              <w:snapToGrid w:val="0"/>
              <w:spacing w:before="70" w:after="70" w:line="240" w:lineRule="auto"/>
              <w:ind w:firstLine="0"/>
              <w:jc w:val="center"/>
              <w:rPr>
                <w:sz w:val="21"/>
              </w:rPr>
            </w:pPr>
            <w:r>
              <w:rPr>
                <w:sz w:val="21"/>
                <w:szCs w:val="21"/>
              </w:rPr>
              <w:t>数值</w:t>
            </w:r>
          </w:p>
        </w:tc>
        <w:tc>
          <w:tcPr>
            <w:tcW w:w="788" w:type="dxa"/>
            <w:vAlign w:val="center"/>
          </w:tcPr>
          <w:p w14:paraId="1FB5EACA">
            <w:pPr>
              <w:keepNext/>
              <w:snapToGrid w:val="0"/>
              <w:spacing w:before="70" w:after="70" w:line="240" w:lineRule="auto"/>
              <w:ind w:firstLine="0"/>
              <w:jc w:val="center"/>
              <w:rPr>
                <w:sz w:val="21"/>
              </w:rPr>
            </w:pPr>
            <w:r>
              <w:rPr>
                <w:sz w:val="21"/>
                <w:szCs w:val="21"/>
              </w:rPr>
              <w:t>10,3</w:t>
            </w:r>
          </w:p>
        </w:tc>
        <w:tc>
          <w:tcPr>
            <w:tcW w:w="766" w:type="dxa"/>
            <w:vAlign w:val="center"/>
          </w:tcPr>
          <w:p w14:paraId="20FCFCF5">
            <w:pPr>
              <w:keepNext/>
              <w:snapToGrid w:val="0"/>
              <w:spacing w:before="70" w:after="70" w:line="240" w:lineRule="auto"/>
              <w:ind w:firstLine="0"/>
              <w:jc w:val="center"/>
              <w:rPr>
                <w:sz w:val="21"/>
              </w:rPr>
            </w:pPr>
            <w:r>
              <w:rPr>
                <w:sz w:val="21"/>
                <w:szCs w:val="21"/>
              </w:rPr>
              <w:t>是</w:t>
            </w:r>
          </w:p>
        </w:tc>
        <w:tc>
          <w:tcPr>
            <w:tcW w:w="2514" w:type="dxa"/>
            <w:vAlign w:val="center"/>
          </w:tcPr>
          <w:p w14:paraId="248117F9">
            <w:pPr>
              <w:keepNext/>
              <w:snapToGrid w:val="0"/>
              <w:spacing w:before="70" w:after="70" w:line="240" w:lineRule="auto"/>
              <w:ind w:firstLine="0"/>
              <w:jc w:val="left"/>
              <w:rPr>
                <w:sz w:val="21"/>
              </w:rPr>
            </w:pPr>
            <w:r>
              <w:rPr>
                <w:sz w:val="21"/>
                <w:szCs w:val="21"/>
              </w:rPr>
              <w:t>0～9999.999</w:t>
            </w:r>
          </w:p>
        </w:tc>
        <w:tc>
          <w:tcPr>
            <w:tcW w:w="2333" w:type="dxa"/>
            <w:vAlign w:val="center"/>
          </w:tcPr>
          <w:p w14:paraId="0781848D">
            <w:pPr>
              <w:keepNext/>
              <w:snapToGrid w:val="0"/>
              <w:spacing w:before="70" w:after="70" w:line="240" w:lineRule="auto"/>
              <w:ind w:firstLine="0"/>
              <w:jc w:val="left"/>
              <w:rPr>
                <w:sz w:val="21"/>
              </w:rPr>
            </w:pPr>
            <w:r>
              <w:rPr>
                <w:sz w:val="21"/>
                <w:szCs w:val="21"/>
              </w:rPr>
              <w:t>桩号（m）</w:t>
            </w:r>
          </w:p>
        </w:tc>
      </w:tr>
      <w:tr w14:paraId="17567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AE32EA3">
            <w:pPr>
              <w:keepNext/>
              <w:snapToGrid w:val="0"/>
              <w:spacing w:before="70" w:after="70" w:line="240" w:lineRule="auto"/>
              <w:ind w:firstLine="0"/>
              <w:jc w:val="left"/>
              <w:rPr>
                <w:sz w:val="21"/>
              </w:rPr>
            </w:pPr>
            <w:r>
              <w:rPr>
                <w:sz w:val="21"/>
                <w:szCs w:val="21"/>
              </w:rPr>
              <w:t>pos_elevation</w:t>
            </w:r>
          </w:p>
        </w:tc>
        <w:tc>
          <w:tcPr>
            <w:tcW w:w="812" w:type="dxa"/>
            <w:vAlign w:val="center"/>
          </w:tcPr>
          <w:p w14:paraId="7881140E">
            <w:pPr>
              <w:keepNext/>
              <w:snapToGrid w:val="0"/>
              <w:spacing w:before="70" w:after="70" w:line="240" w:lineRule="auto"/>
              <w:ind w:firstLine="0"/>
              <w:jc w:val="center"/>
              <w:rPr>
                <w:sz w:val="21"/>
              </w:rPr>
            </w:pPr>
            <w:r>
              <w:rPr>
                <w:sz w:val="21"/>
                <w:szCs w:val="21"/>
              </w:rPr>
              <w:t>数值</w:t>
            </w:r>
          </w:p>
        </w:tc>
        <w:tc>
          <w:tcPr>
            <w:tcW w:w="788" w:type="dxa"/>
            <w:vAlign w:val="center"/>
          </w:tcPr>
          <w:p w14:paraId="0AEB4C35">
            <w:pPr>
              <w:keepNext/>
              <w:snapToGrid w:val="0"/>
              <w:spacing w:before="70" w:after="70" w:line="240" w:lineRule="auto"/>
              <w:ind w:firstLine="0"/>
              <w:jc w:val="center"/>
              <w:rPr>
                <w:sz w:val="21"/>
              </w:rPr>
            </w:pPr>
            <w:r>
              <w:rPr>
                <w:sz w:val="21"/>
                <w:szCs w:val="21"/>
              </w:rPr>
              <w:t>10,3</w:t>
            </w:r>
          </w:p>
        </w:tc>
        <w:tc>
          <w:tcPr>
            <w:tcW w:w="766" w:type="dxa"/>
            <w:vAlign w:val="center"/>
          </w:tcPr>
          <w:p w14:paraId="7FD74F1D">
            <w:pPr>
              <w:keepNext/>
              <w:snapToGrid w:val="0"/>
              <w:spacing w:before="70" w:after="70" w:line="240" w:lineRule="auto"/>
              <w:ind w:firstLine="0"/>
              <w:jc w:val="center"/>
              <w:rPr>
                <w:sz w:val="21"/>
              </w:rPr>
            </w:pPr>
            <w:r>
              <w:rPr>
                <w:sz w:val="21"/>
                <w:szCs w:val="21"/>
              </w:rPr>
              <w:t>是</w:t>
            </w:r>
          </w:p>
        </w:tc>
        <w:tc>
          <w:tcPr>
            <w:tcW w:w="2514" w:type="dxa"/>
            <w:vAlign w:val="center"/>
          </w:tcPr>
          <w:p w14:paraId="0202FEC7">
            <w:pPr>
              <w:keepNext/>
              <w:snapToGrid w:val="0"/>
              <w:spacing w:before="70" w:after="70" w:line="240" w:lineRule="auto"/>
              <w:ind w:firstLine="0"/>
              <w:jc w:val="left"/>
              <w:rPr>
                <w:sz w:val="21"/>
              </w:rPr>
            </w:pPr>
            <w:r>
              <w:rPr>
                <w:sz w:val="21"/>
                <w:szCs w:val="21"/>
              </w:rPr>
              <w:t>−100～3000</w:t>
            </w:r>
          </w:p>
        </w:tc>
        <w:tc>
          <w:tcPr>
            <w:tcW w:w="2333" w:type="dxa"/>
            <w:vAlign w:val="center"/>
          </w:tcPr>
          <w:p w14:paraId="47F4D9DB">
            <w:pPr>
              <w:keepNext/>
              <w:snapToGrid w:val="0"/>
              <w:spacing w:before="70" w:after="70" w:line="240" w:lineRule="auto"/>
              <w:ind w:firstLine="0"/>
              <w:jc w:val="left"/>
              <w:rPr>
                <w:sz w:val="21"/>
              </w:rPr>
            </w:pPr>
            <w:r>
              <w:rPr>
                <w:sz w:val="21"/>
                <w:szCs w:val="21"/>
              </w:rPr>
              <w:t>高程（m）</w:t>
            </w:r>
          </w:p>
        </w:tc>
      </w:tr>
      <w:tr w14:paraId="72262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6C29D5FF">
            <w:pPr>
              <w:keepNext/>
              <w:snapToGrid w:val="0"/>
              <w:spacing w:before="70" w:after="70" w:line="240" w:lineRule="auto"/>
              <w:ind w:firstLine="0"/>
              <w:jc w:val="left"/>
              <w:rPr>
                <w:sz w:val="21"/>
              </w:rPr>
            </w:pPr>
            <w:r>
              <w:rPr>
                <w:sz w:val="21"/>
                <w:szCs w:val="21"/>
              </w:rPr>
              <w:t>pos_offset</w:t>
            </w:r>
          </w:p>
        </w:tc>
        <w:tc>
          <w:tcPr>
            <w:tcW w:w="812" w:type="dxa"/>
            <w:vAlign w:val="center"/>
          </w:tcPr>
          <w:p w14:paraId="1C037CDE">
            <w:pPr>
              <w:keepNext/>
              <w:snapToGrid w:val="0"/>
              <w:spacing w:before="70" w:after="70" w:line="240" w:lineRule="auto"/>
              <w:ind w:firstLine="0"/>
              <w:jc w:val="center"/>
              <w:rPr>
                <w:sz w:val="21"/>
              </w:rPr>
            </w:pPr>
            <w:r>
              <w:rPr>
                <w:sz w:val="21"/>
                <w:szCs w:val="21"/>
              </w:rPr>
              <w:t>数值</w:t>
            </w:r>
          </w:p>
        </w:tc>
        <w:tc>
          <w:tcPr>
            <w:tcW w:w="788" w:type="dxa"/>
            <w:vAlign w:val="center"/>
          </w:tcPr>
          <w:p w14:paraId="4CDA1369">
            <w:pPr>
              <w:keepNext/>
              <w:snapToGrid w:val="0"/>
              <w:spacing w:before="70" w:after="70" w:line="240" w:lineRule="auto"/>
              <w:ind w:firstLine="0"/>
              <w:jc w:val="center"/>
              <w:rPr>
                <w:sz w:val="21"/>
              </w:rPr>
            </w:pPr>
            <w:r>
              <w:rPr>
                <w:sz w:val="21"/>
                <w:szCs w:val="21"/>
              </w:rPr>
              <w:t>8,3</w:t>
            </w:r>
          </w:p>
        </w:tc>
        <w:tc>
          <w:tcPr>
            <w:tcW w:w="766" w:type="dxa"/>
            <w:vAlign w:val="center"/>
          </w:tcPr>
          <w:p w14:paraId="652776EA">
            <w:pPr>
              <w:keepNext/>
              <w:snapToGrid w:val="0"/>
              <w:spacing w:before="70" w:after="70" w:line="240" w:lineRule="auto"/>
              <w:ind w:firstLine="0"/>
              <w:jc w:val="center"/>
              <w:rPr>
                <w:sz w:val="21"/>
              </w:rPr>
            </w:pPr>
            <w:r>
              <w:rPr>
                <w:sz w:val="21"/>
                <w:szCs w:val="21"/>
              </w:rPr>
              <w:t>是</w:t>
            </w:r>
          </w:p>
        </w:tc>
        <w:tc>
          <w:tcPr>
            <w:tcW w:w="2514" w:type="dxa"/>
            <w:vAlign w:val="center"/>
          </w:tcPr>
          <w:p w14:paraId="3609CBB2">
            <w:pPr>
              <w:keepNext/>
              <w:snapToGrid w:val="0"/>
              <w:spacing w:before="70" w:after="70" w:line="240" w:lineRule="auto"/>
              <w:ind w:firstLine="0"/>
              <w:jc w:val="left"/>
              <w:rPr>
                <w:sz w:val="21"/>
              </w:rPr>
            </w:pPr>
            <w:r>
              <w:rPr>
                <w:sz w:val="21"/>
                <w:szCs w:val="21"/>
              </w:rPr>
              <w:t>0～99.999</w:t>
            </w:r>
          </w:p>
        </w:tc>
        <w:tc>
          <w:tcPr>
            <w:tcW w:w="2333" w:type="dxa"/>
            <w:vAlign w:val="center"/>
          </w:tcPr>
          <w:p w14:paraId="30D83997">
            <w:pPr>
              <w:keepNext/>
              <w:snapToGrid w:val="0"/>
              <w:spacing w:before="70" w:after="70" w:line="240" w:lineRule="auto"/>
              <w:ind w:firstLine="0"/>
              <w:jc w:val="left"/>
              <w:rPr>
                <w:sz w:val="21"/>
              </w:rPr>
            </w:pPr>
            <w:r>
              <w:rPr>
                <w:sz w:val="21"/>
                <w:szCs w:val="21"/>
              </w:rPr>
              <w:t>距基准边距离（m）</w:t>
            </w:r>
          </w:p>
        </w:tc>
      </w:tr>
      <w:tr w14:paraId="46EC8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3D76978B">
            <w:pPr>
              <w:keepNext/>
              <w:snapToGrid w:val="0"/>
              <w:spacing w:before="70" w:after="70" w:line="240" w:lineRule="auto"/>
              <w:ind w:firstLine="0"/>
              <w:jc w:val="left"/>
              <w:rPr>
                <w:sz w:val="21"/>
              </w:rPr>
            </w:pPr>
            <w:r>
              <w:rPr>
                <w:sz w:val="21"/>
                <w:szCs w:val="21"/>
              </w:rPr>
              <w:t>length</w:t>
            </w:r>
          </w:p>
        </w:tc>
        <w:tc>
          <w:tcPr>
            <w:tcW w:w="812" w:type="dxa"/>
            <w:vAlign w:val="center"/>
          </w:tcPr>
          <w:p w14:paraId="09A08F09">
            <w:pPr>
              <w:keepNext/>
              <w:snapToGrid w:val="0"/>
              <w:spacing w:before="70" w:after="70" w:line="240" w:lineRule="auto"/>
              <w:ind w:firstLine="0"/>
              <w:jc w:val="center"/>
              <w:rPr>
                <w:sz w:val="21"/>
              </w:rPr>
            </w:pPr>
            <w:r>
              <w:rPr>
                <w:sz w:val="21"/>
                <w:szCs w:val="21"/>
              </w:rPr>
              <w:t>数值</w:t>
            </w:r>
          </w:p>
        </w:tc>
        <w:tc>
          <w:tcPr>
            <w:tcW w:w="788" w:type="dxa"/>
            <w:vAlign w:val="center"/>
          </w:tcPr>
          <w:p w14:paraId="6F9BF015">
            <w:pPr>
              <w:keepNext/>
              <w:snapToGrid w:val="0"/>
              <w:spacing w:before="70" w:after="70" w:line="240" w:lineRule="auto"/>
              <w:ind w:firstLine="0"/>
              <w:jc w:val="center"/>
              <w:rPr>
                <w:sz w:val="21"/>
              </w:rPr>
            </w:pPr>
            <w:r>
              <w:rPr>
                <w:sz w:val="21"/>
                <w:szCs w:val="21"/>
              </w:rPr>
              <w:t>8,3</w:t>
            </w:r>
          </w:p>
        </w:tc>
        <w:tc>
          <w:tcPr>
            <w:tcW w:w="766" w:type="dxa"/>
            <w:vAlign w:val="center"/>
          </w:tcPr>
          <w:p w14:paraId="4C564F16">
            <w:pPr>
              <w:keepNext/>
              <w:snapToGrid w:val="0"/>
              <w:spacing w:before="70" w:after="70" w:line="240" w:lineRule="auto"/>
              <w:ind w:firstLine="0"/>
              <w:jc w:val="center"/>
              <w:rPr>
                <w:sz w:val="21"/>
              </w:rPr>
            </w:pPr>
            <w:r>
              <w:rPr>
                <w:sz w:val="21"/>
                <w:szCs w:val="21"/>
              </w:rPr>
              <w:t>是</w:t>
            </w:r>
          </w:p>
        </w:tc>
        <w:tc>
          <w:tcPr>
            <w:tcW w:w="2514" w:type="dxa"/>
            <w:vAlign w:val="center"/>
          </w:tcPr>
          <w:p w14:paraId="2624E9C4">
            <w:pPr>
              <w:keepNext/>
              <w:snapToGrid w:val="0"/>
              <w:spacing w:before="70" w:after="70" w:line="240" w:lineRule="auto"/>
              <w:ind w:firstLine="0"/>
              <w:jc w:val="left"/>
              <w:rPr>
                <w:sz w:val="21"/>
              </w:rPr>
            </w:pPr>
            <w:r>
              <w:rPr>
                <w:sz w:val="21"/>
                <w:szCs w:val="21"/>
              </w:rPr>
              <w:t>≥0</w:t>
            </w:r>
          </w:p>
        </w:tc>
        <w:tc>
          <w:tcPr>
            <w:tcW w:w="2333" w:type="dxa"/>
            <w:vAlign w:val="center"/>
          </w:tcPr>
          <w:p w14:paraId="7128D7D2">
            <w:pPr>
              <w:keepNext/>
              <w:snapToGrid w:val="0"/>
              <w:spacing w:before="70" w:after="70" w:line="240" w:lineRule="auto"/>
              <w:ind w:firstLine="0"/>
              <w:jc w:val="left"/>
              <w:rPr>
                <w:sz w:val="21"/>
              </w:rPr>
            </w:pPr>
            <w:r>
              <w:rPr>
                <w:sz w:val="21"/>
                <w:szCs w:val="21"/>
              </w:rPr>
              <w:t>长度（m）</w:t>
            </w:r>
          </w:p>
        </w:tc>
      </w:tr>
      <w:tr w14:paraId="406EE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B39ADA8">
            <w:pPr>
              <w:keepNext/>
              <w:snapToGrid w:val="0"/>
              <w:spacing w:before="70" w:after="70" w:line="240" w:lineRule="auto"/>
              <w:ind w:firstLine="0"/>
              <w:jc w:val="left"/>
              <w:rPr>
                <w:sz w:val="21"/>
              </w:rPr>
            </w:pPr>
            <w:r>
              <w:rPr>
                <w:sz w:val="21"/>
                <w:szCs w:val="21"/>
              </w:rPr>
              <w:t>width</w:t>
            </w:r>
          </w:p>
        </w:tc>
        <w:tc>
          <w:tcPr>
            <w:tcW w:w="812" w:type="dxa"/>
            <w:vAlign w:val="center"/>
          </w:tcPr>
          <w:p w14:paraId="6EC808DB">
            <w:pPr>
              <w:keepNext/>
              <w:snapToGrid w:val="0"/>
              <w:spacing w:before="70" w:after="70" w:line="240" w:lineRule="auto"/>
              <w:ind w:firstLine="0"/>
              <w:jc w:val="center"/>
              <w:rPr>
                <w:sz w:val="21"/>
              </w:rPr>
            </w:pPr>
            <w:r>
              <w:rPr>
                <w:sz w:val="21"/>
                <w:szCs w:val="21"/>
              </w:rPr>
              <w:t>数值</w:t>
            </w:r>
          </w:p>
        </w:tc>
        <w:tc>
          <w:tcPr>
            <w:tcW w:w="788" w:type="dxa"/>
            <w:vAlign w:val="center"/>
          </w:tcPr>
          <w:p w14:paraId="0B089919">
            <w:pPr>
              <w:keepNext/>
              <w:snapToGrid w:val="0"/>
              <w:spacing w:before="70" w:after="70" w:line="240" w:lineRule="auto"/>
              <w:ind w:firstLine="0"/>
              <w:jc w:val="center"/>
              <w:rPr>
                <w:sz w:val="21"/>
              </w:rPr>
            </w:pPr>
            <w:r>
              <w:rPr>
                <w:sz w:val="21"/>
                <w:szCs w:val="21"/>
              </w:rPr>
              <w:t>8,3</w:t>
            </w:r>
          </w:p>
        </w:tc>
        <w:tc>
          <w:tcPr>
            <w:tcW w:w="766" w:type="dxa"/>
            <w:vAlign w:val="center"/>
          </w:tcPr>
          <w:p w14:paraId="63E5F7F9">
            <w:pPr>
              <w:keepNext/>
              <w:snapToGrid w:val="0"/>
              <w:spacing w:before="70" w:after="70" w:line="240" w:lineRule="auto"/>
              <w:ind w:firstLine="0"/>
              <w:jc w:val="center"/>
              <w:rPr>
                <w:sz w:val="21"/>
              </w:rPr>
            </w:pPr>
            <w:r>
              <w:rPr>
                <w:sz w:val="21"/>
                <w:szCs w:val="21"/>
              </w:rPr>
              <w:t>是</w:t>
            </w:r>
          </w:p>
        </w:tc>
        <w:tc>
          <w:tcPr>
            <w:tcW w:w="2514" w:type="dxa"/>
            <w:vAlign w:val="center"/>
          </w:tcPr>
          <w:p w14:paraId="0866E586">
            <w:pPr>
              <w:keepNext/>
              <w:snapToGrid w:val="0"/>
              <w:spacing w:before="70" w:after="70" w:line="240" w:lineRule="auto"/>
              <w:ind w:firstLine="0"/>
              <w:jc w:val="left"/>
              <w:rPr>
                <w:sz w:val="21"/>
              </w:rPr>
            </w:pPr>
            <w:r>
              <w:rPr>
                <w:sz w:val="21"/>
                <w:szCs w:val="21"/>
              </w:rPr>
              <w:t>≥0</w:t>
            </w:r>
          </w:p>
        </w:tc>
        <w:tc>
          <w:tcPr>
            <w:tcW w:w="2333" w:type="dxa"/>
            <w:vAlign w:val="center"/>
          </w:tcPr>
          <w:p w14:paraId="6E8005E4">
            <w:pPr>
              <w:keepNext/>
              <w:snapToGrid w:val="0"/>
              <w:spacing w:before="70" w:after="70" w:line="240" w:lineRule="auto"/>
              <w:ind w:firstLine="0"/>
              <w:jc w:val="left"/>
              <w:rPr>
                <w:sz w:val="21"/>
              </w:rPr>
            </w:pPr>
            <w:r>
              <w:rPr>
                <w:sz w:val="21"/>
                <w:szCs w:val="21"/>
              </w:rPr>
              <w:t>宽度（m）</w:t>
            </w:r>
          </w:p>
        </w:tc>
      </w:tr>
      <w:tr w14:paraId="189A7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ADC06B1">
            <w:pPr>
              <w:keepNext/>
              <w:snapToGrid w:val="0"/>
              <w:spacing w:before="70" w:after="70" w:line="240" w:lineRule="auto"/>
              <w:ind w:firstLine="0"/>
              <w:jc w:val="left"/>
              <w:rPr>
                <w:sz w:val="21"/>
              </w:rPr>
            </w:pPr>
            <w:r>
              <w:rPr>
                <w:sz w:val="21"/>
                <w:szCs w:val="21"/>
              </w:rPr>
              <w:t>depth</w:t>
            </w:r>
          </w:p>
        </w:tc>
        <w:tc>
          <w:tcPr>
            <w:tcW w:w="812" w:type="dxa"/>
            <w:vAlign w:val="center"/>
          </w:tcPr>
          <w:p w14:paraId="65F99BDA">
            <w:pPr>
              <w:keepNext/>
              <w:snapToGrid w:val="0"/>
              <w:spacing w:before="70" w:after="70" w:line="240" w:lineRule="auto"/>
              <w:ind w:firstLine="0"/>
              <w:jc w:val="center"/>
              <w:rPr>
                <w:sz w:val="21"/>
              </w:rPr>
            </w:pPr>
            <w:r>
              <w:rPr>
                <w:sz w:val="21"/>
                <w:szCs w:val="21"/>
              </w:rPr>
              <w:t>数值</w:t>
            </w:r>
          </w:p>
        </w:tc>
        <w:tc>
          <w:tcPr>
            <w:tcW w:w="788" w:type="dxa"/>
            <w:vAlign w:val="center"/>
          </w:tcPr>
          <w:p w14:paraId="33DCD53C">
            <w:pPr>
              <w:keepNext/>
              <w:snapToGrid w:val="0"/>
              <w:spacing w:before="70" w:after="70" w:line="240" w:lineRule="auto"/>
              <w:ind w:firstLine="0"/>
              <w:jc w:val="center"/>
              <w:rPr>
                <w:sz w:val="21"/>
              </w:rPr>
            </w:pPr>
            <w:r>
              <w:rPr>
                <w:sz w:val="21"/>
                <w:szCs w:val="21"/>
              </w:rPr>
              <w:t>6,1</w:t>
            </w:r>
          </w:p>
        </w:tc>
        <w:tc>
          <w:tcPr>
            <w:tcW w:w="766" w:type="dxa"/>
            <w:vAlign w:val="center"/>
          </w:tcPr>
          <w:p w14:paraId="39ED2CDF">
            <w:pPr>
              <w:keepNext/>
              <w:snapToGrid w:val="0"/>
              <w:spacing w:before="70" w:after="70" w:line="240" w:lineRule="auto"/>
              <w:ind w:firstLine="0"/>
              <w:jc w:val="center"/>
              <w:rPr>
                <w:sz w:val="21"/>
              </w:rPr>
            </w:pPr>
            <w:r>
              <w:rPr>
                <w:sz w:val="21"/>
                <w:szCs w:val="21"/>
              </w:rPr>
              <w:t>是</w:t>
            </w:r>
          </w:p>
        </w:tc>
        <w:tc>
          <w:tcPr>
            <w:tcW w:w="2514" w:type="dxa"/>
            <w:vAlign w:val="center"/>
          </w:tcPr>
          <w:p w14:paraId="5ADF4B31">
            <w:pPr>
              <w:keepNext/>
              <w:snapToGrid w:val="0"/>
              <w:spacing w:before="70" w:after="70" w:line="240" w:lineRule="auto"/>
              <w:ind w:firstLine="0"/>
              <w:jc w:val="left"/>
              <w:rPr>
                <w:sz w:val="21"/>
              </w:rPr>
            </w:pPr>
            <w:r>
              <w:rPr>
                <w:sz w:val="21"/>
                <w:szCs w:val="21"/>
              </w:rPr>
              <w:t>≥0</w:t>
            </w:r>
          </w:p>
        </w:tc>
        <w:tc>
          <w:tcPr>
            <w:tcW w:w="2333" w:type="dxa"/>
            <w:vAlign w:val="center"/>
          </w:tcPr>
          <w:p w14:paraId="43546B05">
            <w:pPr>
              <w:keepNext/>
              <w:snapToGrid w:val="0"/>
              <w:spacing w:before="70" w:after="70" w:line="240" w:lineRule="auto"/>
              <w:ind w:firstLine="0"/>
              <w:jc w:val="left"/>
              <w:rPr>
                <w:sz w:val="21"/>
              </w:rPr>
            </w:pPr>
            <w:r>
              <w:rPr>
                <w:sz w:val="21"/>
                <w:szCs w:val="21"/>
              </w:rPr>
              <w:t>深度（cm）</w:t>
            </w:r>
          </w:p>
        </w:tc>
      </w:tr>
      <w:tr w14:paraId="6D9D8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A050BD6">
            <w:pPr>
              <w:keepNext/>
              <w:snapToGrid w:val="0"/>
              <w:spacing w:before="70" w:after="70" w:line="240" w:lineRule="auto"/>
              <w:ind w:firstLine="0"/>
              <w:jc w:val="left"/>
              <w:rPr>
                <w:sz w:val="21"/>
              </w:rPr>
            </w:pPr>
            <w:r>
              <w:rPr>
                <w:sz w:val="21"/>
                <w:szCs w:val="21"/>
              </w:rPr>
              <w:t>area</w:t>
            </w:r>
          </w:p>
        </w:tc>
        <w:tc>
          <w:tcPr>
            <w:tcW w:w="812" w:type="dxa"/>
            <w:vAlign w:val="center"/>
          </w:tcPr>
          <w:p w14:paraId="2EA40F99">
            <w:pPr>
              <w:keepNext/>
              <w:snapToGrid w:val="0"/>
              <w:spacing w:before="70" w:after="70" w:line="240" w:lineRule="auto"/>
              <w:ind w:firstLine="0"/>
              <w:jc w:val="center"/>
              <w:rPr>
                <w:sz w:val="21"/>
              </w:rPr>
            </w:pPr>
            <w:r>
              <w:rPr>
                <w:sz w:val="21"/>
                <w:szCs w:val="21"/>
              </w:rPr>
              <w:t>数值</w:t>
            </w:r>
          </w:p>
        </w:tc>
        <w:tc>
          <w:tcPr>
            <w:tcW w:w="788" w:type="dxa"/>
            <w:vAlign w:val="center"/>
          </w:tcPr>
          <w:p w14:paraId="66F727FD">
            <w:pPr>
              <w:keepNext/>
              <w:snapToGrid w:val="0"/>
              <w:spacing w:before="70" w:after="70" w:line="240" w:lineRule="auto"/>
              <w:ind w:firstLine="0"/>
              <w:jc w:val="center"/>
              <w:rPr>
                <w:sz w:val="21"/>
              </w:rPr>
            </w:pPr>
            <w:r>
              <w:rPr>
                <w:sz w:val="21"/>
                <w:szCs w:val="21"/>
              </w:rPr>
              <w:t>10,4</w:t>
            </w:r>
          </w:p>
        </w:tc>
        <w:tc>
          <w:tcPr>
            <w:tcW w:w="766" w:type="dxa"/>
            <w:vAlign w:val="center"/>
          </w:tcPr>
          <w:p w14:paraId="32C5F2B9">
            <w:pPr>
              <w:keepNext/>
              <w:snapToGrid w:val="0"/>
              <w:spacing w:before="70" w:after="70" w:line="240" w:lineRule="auto"/>
              <w:ind w:firstLine="0"/>
              <w:jc w:val="center"/>
              <w:rPr>
                <w:sz w:val="21"/>
              </w:rPr>
            </w:pPr>
            <w:r>
              <w:rPr>
                <w:sz w:val="21"/>
                <w:szCs w:val="21"/>
              </w:rPr>
              <w:t>是</w:t>
            </w:r>
          </w:p>
        </w:tc>
        <w:tc>
          <w:tcPr>
            <w:tcW w:w="2514" w:type="dxa"/>
            <w:vAlign w:val="center"/>
          </w:tcPr>
          <w:p w14:paraId="6EFD6691">
            <w:pPr>
              <w:keepNext/>
              <w:snapToGrid w:val="0"/>
              <w:spacing w:before="70" w:after="70" w:line="240" w:lineRule="auto"/>
              <w:ind w:firstLine="0"/>
              <w:jc w:val="left"/>
              <w:rPr>
                <w:sz w:val="21"/>
              </w:rPr>
            </w:pPr>
            <w:r>
              <w:rPr>
                <w:sz w:val="21"/>
                <w:szCs w:val="21"/>
              </w:rPr>
              <w:t>≥0</w:t>
            </w:r>
          </w:p>
        </w:tc>
        <w:tc>
          <w:tcPr>
            <w:tcW w:w="2333" w:type="dxa"/>
            <w:vAlign w:val="center"/>
          </w:tcPr>
          <w:p w14:paraId="0A54ADD5">
            <w:pPr>
              <w:keepNext/>
              <w:snapToGrid w:val="0"/>
              <w:spacing w:before="70" w:after="70" w:line="240" w:lineRule="auto"/>
              <w:ind w:firstLine="0"/>
              <w:jc w:val="left"/>
              <w:rPr>
                <w:sz w:val="21"/>
              </w:rPr>
            </w:pPr>
            <w:r>
              <w:rPr>
                <w:sz w:val="21"/>
                <w:szCs w:val="21"/>
              </w:rPr>
              <w:t>面积（m²）</w:t>
            </w:r>
          </w:p>
        </w:tc>
      </w:tr>
      <w:tr w14:paraId="46462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4E4DCFBF">
            <w:pPr>
              <w:keepNext/>
              <w:snapToGrid w:val="0"/>
              <w:spacing w:before="70" w:after="70" w:line="240" w:lineRule="auto"/>
              <w:ind w:firstLine="0"/>
              <w:jc w:val="left"/>
              <w:rPr>
                <w:sz w:val="21"/>
              </w:rPr>
            </w:pPr>
            <w:r>
              <w:rPr>
                <w:sz w:val="21"/>
                <w:szCs w:val="21"/>
              </w:rPr>
              <w:t>volume</w:t>
            </w:r>
          </w:p>
        </w:tc>
        <w:tc>
          <w:tcPr>
            <w:tcW w:w="812" w:type="dxa"/>
            <w:vAlign w:val="center"/>
          </w:tcPr>
          <w:p w14:paraId="1A27AABB">
            <w:pPr>
              <w:keepNext/>
              <w:snapToGrid w:val="0"/>
              <w:spacing w:before="70" w:after="70" w:line="240" w:lineRule="auto"/>
              <w:ind w:firstLine="0"/>
              <w:jc w:val="center"/>
              <w:rPr>
                <w:sz w:val="21"/>
              </w:rPr>
            </w:pPr>
            <w:r>
              <w:rPr>
                <w:sz w:val="21"/>
                <w:szCs w:val="21"/>
              </w:rPr>
              <w:t>数值</w:t>
            </w:r>
          </w:p>
        </w:tc>
        <w:tc>
          <w:tcPr>
            <w:tcW w:w="788" w:type="dxa"/>
            <w:vAlign w:val="center"/>
          </w:tcPr>
          <w:p w14:paraId="7ECD8153">
            <w:pPr>
              <w:keepNext/>
              <w:snapToGrid w:val="0"/>
              <w:spacing w:before="70" w:after="70" w:line="240" w:lineRule="auto"/>
              <w:ind w:firstLine="0"/>
              <w:jc w:val="center"/>
              <w:rPr>
                <w:sz w:val="21"/>
              </w:rPr>
            </w:pPr>
            <w:r>
              <w:rPr>
                <w:sz w:val="21"/>
                <w:szCs w:val="21"/>
              </w:rPr>
              <w:t>12,6</w:t>
            </w:r>
          </w:p>
        </w:tc>
        <w:tc>
          <w:tcPr>
            <w:tcW w:w="766" w:type="dxa"/>
            <w:vAlign w:val="center"/>
          </w:tcPr>
          <w:p w14:paraId="2CE7529A">
            <w:pPr>
              <w:keepNext/>
              <w:snapToGrid w:val="0"/>
              <w:spacing w:before="70" w:after="70" w:line="240" w:lineRule="auto"/>
              <w:ind w:firstLine="0"/>
              <w:jc w:val="center"/>
              <w:rPr>
                <w:sz w:val="21"/>
              </w:rPr>
            </w:pPr>
            <w:r>
              <w:rPr>
                <w:sz w:val="21"/>
                <w:szCs w:val="21"/>
              </w:rPr>
              <w:t>是</w:t>
            </w:r>
          </w:p>
        </w:tc>
        <w:tc>
          <w:tcPr>
            <w:tcW w:w="2514" w:type="dxa"/>
            <w:vAlign w:val="center"/>
          </w:tcPr>
          <w:p w14:paraId="4158A4C1">
            <w:pPr>
              <w:keepNext/>
              <w:snapToGrid w:val="0"/>
              <w:spacing w:before="70" w:after="70" w:line="240" w:lineRule="auto"/>
              <w:ind w:firstLine="0"/>
              <w:jc w:val="left"/>
              <w:rPr>
                <w:sz w:val="21"/>
              </w:rPr>
            </w:pPr>
            <w:r>
              <w:rPr>
                <w:sz w:val="21"/>
                <w:szCs w:val="21"/>
              </w:rPr>
              <w:t>≥0</w:t>
            </w:r>
          </w:p>
        </w:tc>
        <w:tc>
          <w:tcPr>
            <w:tcW w:w="2333" w:type="dxa"/>
            <w:vAlign w:val="center"/>
          </w:tcPr>
          <w:p w14:paraId="00B54C8B">
            <w:pPr>
              <w:keepNext/>
              <w:snapToGrid w:val="0"/>
              <w:spacing w:before="70" w:after="70" w:line="240" w:lineRule="auto"/>
              <w:ind w:firstLine="0"/>
              <w:jc w:val="left"/>
              <w:rPr>
                <w:sz w:val="21"/>
              </w:rPr>
            </w:pPr>
            <w:r>
              <w:rPr>
                <w:sz w:val="21"/>
                <w:szCs w:val="21"/>
              </w:rPr>
              <w:t>体积（m³）</w:t>
            </w:r>
          </w:p>
        </w:tc>
      </w:tr>
      <w:tr w14:paraId="71FB8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0D714707">
            <w:pPr>
              <w:keepNext/>
              <w:snapToGrid w:val="0"/>
              <w:spacing w:before="70" w:after="70" w:line="240" w:lineRule="auto"/>
              <w:ind w:firstLine="0"/>
              <w:jc w:val="left"/>
              <w:rPr>
                <w:sz w:val="21"/>
              </w:rPr>
            </w:pPr>
            <w:r>
              <w:rPr>
                <w:sz w:val="21"/>
                <w:szCs w:val="21"/>
              </w:rPr>
              <w:t>grade</w:t>
            </w:r>
          </w:p>
        </w:tc>
        <w:tc>
          <w:tcPr>
            <w:tcW w:w="812" w:type="dxa"/>
            <w:vAlign w:val="center"/>
          </w:tcPr>
          <w:p w14:paraId="4DBE9489">
            <w:pPr>
              <w:keepNext/>
              <w:snapToGrid w:val="0"/>
              <w:spacing w:before="70" w:after="70" w:line="240" w:lineRule="auto"/>
              <w:ind w:firstLine="0"/>
              <w:jc w:val="center"/>
              <w:rPr>
                <w:sz w:val="21"/>
              </w:rPr>
            </w:pPr>
            <w:r>
              <w:rPr>
                <w:sz w:val="21"/>
                <w:szCs w:val="21"/>
              </w:rPr>
              <w:t>枚举</w:t>
            </w:r>
          </w:p>
        </w:tc>
        <w:tc>
          <w:tcPr>
            <w:tcW w:w="788" w:type="dxa"/>
            <w:vAlign w:val="center"/>
          </w:tcPr>
          <w:p w14:paraId="23552011">
            <w:pPr>
              <w:keepNext/>
              <w:snapToGrid w:val="0"/>
              <w:spacing w:before="70" w:after="70" w:line="240" w:lineRule="auto"/>
              <w:ind w:firstLine="0"/>
              <w:jc w:val="center"/>
              <w:rPr>
                <w:sz w:val="21"/>
              </w:rPr>
            </w:pPr>
            <w:r>
              <w:rPr>
                <w:sz w:val="21"/>
                <w:szCs w:val="21"/>
              </w:rPr>
              <w:t>4</w:t>
            </w:r>
          </w:p>
        </w:tc>
        <w:tc>
          <w:tcPr>
            <w:tcW w:w="766" w:type="dxa"/>
            <w:vAlign w:val="center"/>
          </w:tcPr>
          <w:p w14:paraId="13BBECEB">
            <w:pPr>
              <w:keepNext/>
              <w:snapToGrid w:val="0"/>
              <w:spacing w:before="70" w:after="70" w:line="240" w:lineRule="auto"/>
              <w:ind w:firstLine="0"/>
              <w:jc w:val="center"/>
              <w:rPr>
                <w:sz w:val="21"/>
              </w:rPr>
            </w:pPr>
            <w:r>
              <w:rPr>
                <w:sz w:val="21"/>
                <w:szCs w:val="21"/>
              </w:rPr>
              <w:t>是</w:t>
            </w:r>
          </w:p>
        </w:tc>
        <w:tc>
          <w:tcPr>
            <w:tcW w:w="2514" w:type="dxa"/>
            <w:vAlign w:val="center"/>
          </w:tcPr>
          <w:p w14:paraId="2B7CA473">
            <w:pPr>
              <w:keepNext/>
              <w:snapToGrid w:val="0"/>
              <w:spacing w:before="70" w:after="70" w:line="240" w:lineRule="auto"/>
              <w:ind w:firstLine="0"/>
              <w:jc w:val="left"/>
              <w:rPr>
                <w:sz w:val="21"/>
              </w:rPr>
            </w:pPr>
            <w:r>
              <w:rPr>
                <w:sz w:val="21"/>
                <w:szCs w:val="21"/>
              </w:rPr>
              <w:t>Ⅰ/Ⅱ/Ⅲ/Ⅳ</w:t>
            </w:r>
          </w:p>
        </w:tc>
        <w:tc>
          <w:tcPr>
            <w:tcW w:w="2333" w:type="dxa"/>
            <w:vAlign w:val="center"/>
          </w:tcPr>
          <w:p w14:paraId="67BDA8A4">
            <w:pPr>
              <w:keepNext/>
              <w:snapToGrid w:val="0"/>
              <w:spacing w:before="70" w:after="70" w:line="240" w:lineRule="auto"/>
              <w:ind w:firstLine="0"/>
              <w:jc w:val="left"/>
              <w:rPr>
                <w:sz w:val="21"/>
              </w:rPr>
            </w:pPr>
            <w:r>
              <w:rPr>
                <w:sz w:val="21"/>
                <w:szCs w:val="21"/>
              </w:rPr>
              <w:t>级别</w:t>
            </w:r>
          </w:p>
        </w:tc>
      </w:tr>
      <w:tr w14:paraId="10A61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5946FF59">
            <w:pPr>
              <w:keepNext/>
              <w:snapToGrid w:val="0"/>
              <w:spacing w:before="70" w:after="70" w:line="240" w:lineRule="auto"/>
              <w:ind w:firstLine="0"/>
              <w:jc w:val="left"/>
              <w:rPr>
                <w:sz w:val="21"/>
              </w:rPr>
            </w:pPr>
            <w:r>
              <w:rPr>
                <w:sz w:val="21"/>
                <w:szCs w:val="21"/>
              </w:rPr>
              <w:t>confidence</w:t>
            </w:r>
          </w:p>
        </w:tc>
        <w:tc>
          <w:tcPr>
            <w:tcW w:w="812" w:type="dxa"/>
            <w:vAlign w:val="center"/>
          </w:tcPr>
          <w:p w14:paraId="13BEE90E">
            <w:pPr>
              <w:keepNext/>
              <w:snapToGrid w:val="0"/>
              <w:spacing w:before="70" w:after="70" w:line="240" w:lineRule="auto"/>
              <w:ind w:firstLine="0"/>
              <w:jc w:val="center"/>
              <w:rPr>
                <w:sz w:val="21"/>
              </w:rPr>
            </w:pPr>
            <w:r>
              <w:rPr>
                <w:sz w:val="21"/>
                <w:szCs w:val="21"/>
              </w:rPr>
              <w:t>数值</w:t>
            </w:r>
          </w:p>
        </w:tc>
        <w:tc>
          <w:tcPr>
            <w:tcW w:w="788" w:type="dxa"/>
            <w:vAlign w:val="center"/>
          </w:tcPr>
          <w:p w14:paraId="1DFF6AE5">
            <w:pPr>
              <w:keepNext/>
              <w:snapToGrid w:val="0"/>
              <w:spacing w:before="70" w:after="70" w:line="240" w:lineRule="auto"/>
              <w:ind w:firstLine="0"/>
              <w:jc w:val="center"/>
              <w:rPr>
                <w:sz w:val="21"/>
              </w:rPr>
            </w:pPr>
            <w:r>
              <w:rPr>
                <w:sz w:val="21"/>
                <w:szCs w:val="21"/>
              </w:rPr>
              <w:t>4,3</w:t>
            </w:r>
          </w:p>
        </w:tc>
        <w:tc>
          <w:tcPr>
            <w:tcW w:w="766" w:type="dxa"/>
            <w:vAlign w:val="center"/>
          </w:tcPr>
          <w:p w14:paraId="6AB49E7E">
            <w:pPr>
              <w:keepNext/>
              <w:snapToGrid w:val="0"/>
              <w:spacing w:before="70" w:after="70" w:line="240" w:lineRule="auto"/>
              <w:ind w:firstLine="0"/>
              <w:jc w:val="center"/>
              <w:rPr>
                <w:sz w:val="21"/>
              </w:rPr>
            </w:pPr>
            <w:r>
              <w:rPr>
                <w:sz w:val="21"/>
                <w:szCs w:val="21"/>
              </w:rPr>
              <w:t>是</w:t>
            </w:r>
          </w:p>
        </w:tc>
        <w:tc>
          <w:tcPr>
            <w:tcW w:w="2514" w:type="dxa"/>
            <w:vAlign w:val="center"/>
          </w:tcPr>
          <w:p w14:paraId="2E3136AB">
            <w:pPr>
              <w:keepNext/>
              <w:snapToGrid w:val="0"/>
              <w:spacing w:before="70" w:after="70" w:line="240" w:lineRule="auto"/>
              <w:ind w:firstLine="0"/>
              <w:jc w:val="left"/>
              <w:rPr>
                <w:sz w:val="21"/>
              </w:rPr>
            </w:pPr>
            <w:r>
              <w:rPr>
                <w:sz w:val="21"/>
                <w:szCs w:val="21"/>
              </w:rPr>
              <w:t>0～1</w:t>
            </w:r>
          </w:p>
        </w:tc>
        <w:tc>
          <w:tcPr>
            <w:tcW w:w="2333" w:type="dxa"/>
            <w:vAlign w:val="center"/>
          </w:tcPr>
          <w:p w14:paraId="310B115E">
            <w:pPr>
              <w:keepNext/>
              <w:snapToGrid w:val="0"/>
              <w:spacing w:before="70" w:after="70" w:line="240" w:lineRule="auto"/>
              <w:ind w:firstLine="0"/>
              <w:jc w:val="left"/>
              <w:rPr>
                <w:sz w:val="21"/>
              </w:rPr>
            </w:pPr>
            <w:r>
              <w:rPr>
                <w:sz w:val="21"/>
                <w:szCs w:val="21"/>
              </w:rPr>
              <w:t>置信度</w:t>
            </w:r>
          </w:p>
        </w:tc>
      </w:tr>
      <w:tr w14:paraId="60D36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4E9094A5">
            <w:pPr>
              <w:keepNext/>
              <w:snapToGrid w:val="0"/>
              <w:spacing w:before="70" w:after="70" w:line="240" w:lineRule="auto"/>
              <w:ind w:firstLine="0"/>
              <w:jc w:val="left"/>
              <w:rPr>
                <w:sz w:val="21"/>
              </w:rPr>
            </w:pPr>
            <w:r>
              <w:rPr>
                <w:sz w:val="21"/>
                <w:szCs w:val="21"/>
              </w:rPr>
              <w:t>status</w:t>
            </w:r>
          </w:p>
        </w:tc>
        <w:tc>
          <w:tcPr>
            <w:tcW w:w="812" w:type="dxa"/>
            <w:vAlign w:val="center"/>
          </w:tcPr>
          <w:p w14:paraId="1BA35190">
            <w:pPr>
              <w:keepNext/>
              <w:snapToGrid w:val="0"/>
              <w:spacing w:before="70" w:after="70" w:line="240" w:lineRule="auto"/>
              <w:ind w:firstLine="0"/>
              <w:jc w:val="center"/>
              <w:rPr>
                <w:sz w:val="21"/>
              </w:rPr>
            </w:pPr>
            <w:r>
              <w:rPr>
                <w:sz w:val="21"/>
                <w:szCs w:val="21"/>
              </w:rPr>
              <w:t>枚举</w:t>
            </w:r>
          </w:p>
        </w:tc>
        <w:tc>
          <w:tcPr>
            <w:tcW w:w="788" w:type="dxa"/>
            <w:vAlign w:val="center"/>
          </w:tcPr>
          <w:p w14:paraId="637CD00F">
            <w:pPr>
              <w:keepNext/>
              <w:snapToGrid w:val="0"/>
              <w:spacing w:before="70" w:after="70" w:line="240" w:lineRule="auto"/>
              <w:ind w:firstLine="0"/>
              <w:jc w:val="center"/>
              <w:rPr>
                <w:sz w:val="21"/>
              </w:rPr>
            </w:pPr>
            <w:r>
              <w:rPr>
                <w:sz w:val="21"/>
                <w:szCs w:val="21"/>
              </w:rPr>
              <w:t>8</w:t>
            </w:r>
          </w:p>
        </w:tc>
        <w:tc>
          <w:tcPr>
            <w:tcW w:w="766" w:type="dxa"/>
            <w:vAlign w:val="center"/>
          </w:tcPr>
          <w:p w14:paraId="4646CBFB">
            <w:pPr>
              <w:keepNext/>
              <w:snapToGrid w:val="0"/>
              <w:spacing w:before="70" w:after="70" w:line="240" w:lineRule="auto"/>
              <w:ind w:firstLine="0"/>
              <w:jc w:val="center"/>
              <w:rPr>
                <w:sz w:val="21"/>
              </w:rPr>
            </w:pPr>
            <w:r>
              <w:rPr>
                <w:sz w:val="21"/>
                <w:szCs w:val="21"/>
              </w:rPr>
              <w:t>是</w:t>
            </w:r>
          </w:p>
        </w:tc>
        <w:tc>
          <w:tcPr>
            <w:tcW w:w="2514" w:type="dxa"/>
            <w:vAlign w:val="center"/>
          </w:tcPr>
          <w:p w14:paraId="250C31AE">
            <w:pPr>
              <w:keepNext/>
              <w:snapToGrid w:val="0"/>
              <w:spacing w:before="70" w:after="70" w:line="240" w:lineRule="auto"/>
              <w:ind w:firstLine="0"/>
              <w:jc w:val="left"/>
              <w:rPr>
                <w:sz w:val="21"/>
              </w:rPr>
            </w:pPr>
            <w:r>
              <w:rPr>
                <w:sz w:val="21"/>
                <w:szCs w:val="21"/>
              </w:rPr>
              <w:t>待复核/已复核/已确认</w:t>
            </w:r>
          </w:p>
        </w:tc>
        <w:tc>
          <w:tcPr>
            <w:tcW w:w="2333" w:type="dxa"/>
            <w:vAlign w:val="center"/>
          </w:tcPr>
          <w:p w14:paraId="5FDA9D5A">
            <w:pPr>
              <w:keepNext/>
              <w:snapToGrid w:val="0"/>
              <w:spacing w:before="70" w:after="70" w:line="240" w:lineRule="auto"/>
              <w:ind w:firstLine="0"/>
              <w:jc w:val="left"/>
              <w:rPr>
                <w:sz w:val="21"/>
              </w:rPr>
            </w:pPr>
            <w:r>
              <w:rPr>
                <w:sz w:val="21"/>
                <w:szCs w:val="21"/>
              </w:rPr>
              <w:t>状态</w:t>
            </w:r>
          </w:p>
        </w:tc>
      </w:tr>
      <w:tr w14:paraId="00645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2946CDF5">
            <w:pPr>
              <w:keepNext/>
              <w:snapToGrid w:val="0"/>
              <w:spacing w:before="70" w:after="70" w:line="240" w:lineRule="auto"/>
              <w:ind w:firstLine="0"/>
              <w:jc w:val="left"/>
              <w:rPr>
                <w:sz w:val="21"/>
              </w:rPr>
            </w:pPr>
            <w:r>
              <w:rPr>
                <w:sz w:val="21"/>
                <w:szCs w:val="21"/>
              </w:rPr>
              <w:t>material</w:t>
            </w:r>
          </w:p>
        </w:tc>
        <w:tc>
          <w:tcPr>
            <w:tcW w:w="812" w:type="dxa"/>
            <w:vAlign w:val="center"/>
          </w:tcPr>
          <w:p w14:paraId="1C580832">
            <w:pPr>
              <w:keepNext/>
              <w:snapToGrid w:val="0"/>
              <w:spacing w:before="70" w:after="70" w:line="240" w:lineRule="auto"/>
              <w:ind w:firstLine="0"/>
              <w:jc w:val="center"/>
              <w:rPr>
                <w:sz w:val="21"/>
              </w:rPr>
            </w:pPr>
            <w:r>
              <w:rPr>
                <w:sz w:val="21"/>
                <w:szCs w:val="21"/>
              </w:rPr>
              <w:t>字符</w:t>
            </w:r>
          </w:p>
        </w:tc>
        <w:tc>
          <w:tcPr>
            <w:tcW w:w="788" w:type="dxa"/>
            <w:vAlign w:val="center"/>
          </w:tcPr>
          <w:p w14:paraId="783F37FC">
            <w:pPr>
              <w:keepNext/>
              <w:snapToGrid w:val="0"/>
              <w:spacing w:before="70" w:after="70" w:line="240" w:lineRule="auto"/>
              <w:ind w:firstLine="0"/>
              <w:jc w:val="center"/>
              <w:rPr>
                <w:sz w:val="21"/>
              </w:rPr>
            </w:pPr>
            <w:r>
              <w:rPr>
                <w:sz w:val="21"/>
                <w:szCs w:val="21"/>
              </w:rPr>
              <w:t>64</w:t>
            </w:r>
          </w:p>
        </w:tc>
        <w:tc>
          <w:tcPr>
            <w:tcW w:w="766" w:type="dxa"/>
            <w:vAlign w:val="center"/>
          </w:tcPr>
          <w:p w14:paraId="2C53A5E0">
            <w:pPr>
              <w:keepNext/>
              <w:snapToGrid w:val="0"/>
              <w:spacing w:before="70" w:after="70" w:line="240" w:lineRule="auto"/>
              <w:ind w:firstLine="0"/>
              <w:jc w:val="center"/>
              <w:rPr>
                <w:sz w:val="21"/>
              </w:rPr>
            </w:pPr>
            <w:r>
              <w:rPr>
                <w:sz w:val="21"/>
                <w:szCs w:val="21"/>
              </w:rPr>
              <w:t>否</w:t>
            </w:r>
          </w:p>
        </w:tc>
        <w:tc>
          <w:tcPr>
            <w:tcW w:w="2514" w:type="dxa"/>
            <w:vAlign w:val="center"/>
          </w:tcPr>
          <w:p w14:paraId="200F486F">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055A9DCC">
            <w:pPr>
              <w:keepNext/>
              <w:snapToGrid w:val="0"/>
              <w:spacing w:before="70" w:after="70" w:line="240" w:lineRule="auto"/>
              <w:ind w:firstLine="0"/>
              <w:jc w:val="left"/>
              <w:rPr>
                <w:sz w:val="21"/>
              </w:rPr>
            </w:pPr>
            <w:r>
              <w:rPr>
                <w:sz w:val="21"/>
                <w:szCs w:val="21"/>
              </w:rPr>
              <w:t>建议材料</w:t>
            </w:r>
          </w:p>
        </w:tc>
      </w:tr>
      <w:tr w14:paraId="578B4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25274B25">
            <w:pPr>
              <w:keepNext/>
              <w:snapToGrid w:val="0"/>
              <w:spacing w:before="70" w:after="70" w:line="240" w:lineRule="auto"/>
              <w:ind w:firstLine="0"/>
              <w:jc w:val="left"/>
              <w:rPr>
                <w:sz w:val="21"/>
              </w:rPr>
            </w:pPr>
            <w:r>
              <w:rPr>
                <w:sz w:val="21"/>
                <w:szCs w:val="21"/>
              </w:rPr>
              <w:t>quantity</w:t>
            </w:r>
          </w:p>
        </w:tc>
        <w:tc>
          <w:tcPr>
            <w:tcW w:w="812" w:type="dxa"/>
            <w:vAlign w:val="center"/>
          </w:tcPr>
          <w:p w14:paraId="6F7A9F2F">
            <w:pPr>
              <w:keepNext/>
              <w:snapToGrid w:val="0"/>
              <w:spacing w:before="70" w:after="70" w:line="240" w:lineRule="auto"/>
              <w:ind w:firstLine="0"/>
              <w:jc w:val="center"/>
              <w:rPr>
                <w:sz w:val="21"/>
              </w:rPr>
            </w:pPr>
            <w:r>
              <w:rPr>
                <w:sz w:val="21"/>
                <w:szCs w:val="21"/>
              </w:rPr>
              <w:t>数值</w:t>
            </w:r>
          </w:p>
        </w:tc>
        <w:tc>
          <w:tcPr>
            <w:tcW w:w="788" w:type="dxa"/>
            <w:vAlign w:val="center"/>
          </w:tcPr>
          <w:p w14:paraId="4E39C702">
            <w:pPr>
              <w:keepNext/>
              <w:snapToGrid w:val="0"/>
              <w:spacing w:before="70" w:after="70" w:line="240" w:lineRule="auto"/>
              <w:ind w:firstLine="0"/>
              <w:jc w:val="center"/>
              <w:rPr>
                <w:sz w:val="21"/>
              </w:rPr>
            </w:pPr>
            <w:r>
              <w:rPr>
                <w:sz w:val="21"/>
                <w:szCs w:val="21"/>
              </w:rPr>
              <w:t>10,3</w:t>
            </w:r>
          </w:p>
        </w:tc>
        <w:tc>
          <w:tcPr>
            <w:tcW w:w="766" w:type="dxa"/>
            <w:vAlign w:val="center"/>
          </w:tcPr>
          <w:p w14:paraId="19947829">
            <w:pPr>
              <w:keepNext/>
              <w:snapToGrid w:val="0"/>
              <w:spacing w:before="70" w:after="70" w:line="240" w:lineRule="auto"/>
              <w:ind w:firstLine="0"/>
              <w:jc w:val="center"/>
              <w:rPr>
                <w:sz w:val="21"/>
              </w:rPr>
            </w:pPr>
            <w:r>
              <w:rPr>
                <w:sz w:val="21"/>
                <w:szCs w:val="21"/>
              </w:rPr>
              <w:t>否</w:t>
            </w:r>
          </w:p>
        </w:tc>
        <w:tc>
          <w:tcPr>
            <w:tcW w:w="2514" w:type="dxa"/>
            <w:vAlign w:val="center"/>
          </w:tcPr>
          <w:p w14:paraId="6FD28DF7">
            <w:pPr>
              <w:keepNext/>
              <w:snapToGrid w:val="0"/>
              <w:spacing w:before="70" w:after="70" w:line="240" w:lineRule="auto"/>
              <w:ind w:firstLine="0"/>
              <w:jc w:val="left"/>
              <w:rPr>
                <w:sz w:val="21"/>
              </w:rPr>
            </w:pPr>
            <w:r>
              <w:rPr>
                <w:sz w:val="21"/>
                <w:szCs w:val="21"/>
              </w:rPr>
              <w:t>≥0</w:t>
            </w:r>
          </w:p>
        </w:tc>
        <w:tc>
          <w:tcPr>
            <w:tcW w:w="2333" w:type="dxa"/>
            <w:vAlign w:val="center"/>
          </w:tcPr>
          <w:p w14:paraId="7B9D2B19">
            <w:pPr>
              <w:keepNext/>
              <w:snapToGrid w:val="0"/>
              <w:spacing w:before="70" w:after="70" w:line="240" w:lineRule="auto"/>
              <w:ind w:firstLine="0"/>
              <w:jc w:val="left"/>
              <w:rPr>
                <w:sz w:val="21"/>
              </w:rPr>
            </w:pPr>
            <w:r>
              <w:rPr>
                <w:sz w:val="21"/>
                <w:szCs w:val="21"/>
              </w:rPr>
              <w:t>材料用量（kg）</w:t>
            </w:r>
          </w:p>
        </w:tc>
      </w:tr>
      <w:tr w14:paraId="17358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1623457F">
            <w:pPr>
              <w:keepNext/>
              <w:snapToGrid w:val="0"/>
              <w:spacing w:before="70" w:after="70" w:line="240" w:lineRule="auto"/>
              <w:ind w:firstLine="0"/>
              <w:jc w:val="left"/>
              <w:rPr>
                <w:sz w:val="21"/>
              </w:rPr>
            </w:pPr>
            <w:r>
              <w:rPr>
                <w:sz w:val="21"/>
                <w:szCs w:val="21"/>
              </w:rPr>
              <w:t>photo_path</w:t>
            </w:r>
          </w:p>
        </w:tc>
        <w:tc>
          <w:tcPr>
            <w:tcW w:w="812" w:type="dxa"/>
            <w:vAlign w:val="center"/>
          </w:tcPr>
          <w:p w14:paraId="622DDDC5">
            <w:pPr>
              <w:keepNext/>
              <w:snapToGrid w:val="0"/>
              <w:spacing w:before="70" w:after="70" w:line="240" w:lineRule="auto"/>
              <w:ind w:firstLine="0"/>
              <w:jc w:val="center"/>
              <w:rPr>
                <w:sz w:val="21"/>
              </w:rPr>
            </w:pPr>
            <w:r>
              <w:rPr>
                <w:sz w:val="21"/>
                <w:szCs w:val="21"/>
              </w:rPr>
              <w:t>字符</w:t>
            </w:r>
          </w:p>
        </w:tc>
        <w:tc>
          <w:tcPr>
            <w:tcW w:w="788" w:type="dxa"/>
            <w:vAlign w:val="center"/>
          </w:tcPr>
          <w:p w14:paraId="14A1B718">
            <w:pPr>
              <w:keepNext/>
              <w:snapToGrid w:val="0"/>
              <w:spacing w:before="70" w:after="70" w:line="240" w:lineRule="auto"/>
              <w:ind w:firstLine="0"/>
              <w:jc w:val="center"/>
              <w:rPr>
                <w:sz w:val="21"/>
              </w:rPr>
            </w:pPr>
            <w:r>
              <w:rPr>
                <w:sz w:val="21"/>
                <w:szCs w:val="21"/>
              </w:rPr>
              <w:t>256</w:t>
            </w:r>
          </w:p>
        </w:tc>
        <w:tc>
          <w:tcPr>
            <w:tcW w:w="766" w:type="dxa"/>
            <w:vAlign w:val="center"/>
          </w:tcPr>
          <w:p w14:paraId="1AF9D61C">
            <w:pPr>
              <w:keepNext/>
              <w:snapToGrid w:val="0"/>
              <w:spacing w:before="70" w:after="70" w:line="240" w:lineRule="auto"/>
              <w:ind w:firstLine="0"/>
              <w:jc w:val="center"/>
              <w:rPr>
                <w:sz w:val="21"/>
              </w:rPr>
            </w:pPr>
            <w:r>
              <w:rPr>
                <w:sz w:val="21"/>
                <w:szCs w:val="21"/>
              </w:rPr>
              <w:t>否</w:t>
            </w:r>
          </w:p>
        </w:tc>
        <w:tc>
          <w:tcPr>
            <w:tcW w:w="2514" w:type="dxa"/>
            <w:vAlign w:val="center"/>
          </w:tcPr>
          <w:p w14:paraId="7D97A119">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3D0C2D60">
            <w:pPr>
              <w:keepNext/>
              <w:snapToGrid w:val="0"/>
              <w:spacing w:before="70" w:after="70" w:line="240" w:lineRule="auto"/>
              <w:ind w:firstLine="0"/>
              <w:jc w:val="left"/>
              <w:rPr>
                <w:sz w:val="21"/>
              </w:rPr>
            </w:pPr>
            <w:r>
              <w:rPr>
                <w:sz w:val="21"/>
                <w:szCs w:val="21"/>
              </w:rPr>
              <w:t>近景照片路径</w:t>
            </w:r>
          </w:p>
        </w:tc>
      </w:tr>
      <w:tr w14:paraId="08657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BAC76F2">
            <w:pPr>
              <w:keepNext/>
              <w:snapToGrid w:val="0"/>
              <w:spacing w:before="70" w:after="70" w:line="240" w:lineRule="auto"/>
              <w:ind w:firstLine="0"/>
              <w:jc w:val="left"/>
              <w:rPr>
                <w:sz w:val="21"/>
              </w:rPr>
            </w:pPr>
            <w:r>
              <w:rPr>
                <w:sz w:val="21"/>
                <w:szCs w:val="21"/>
              </w:rPr>
              <w:t>history_ref</w:t>
            </w:r>
          </w:p>
        </w:tc>
        <w:tc>
          <w:tcPr>
            <w:tcW w:w="812" w:type="dxa"/>
            <w:vAlign w:val="center"/>
          </w:tcPr>
          <w:p w14:paraId="225C18AD">
            <w:pPr>
              <w:keepNext/>
              <w:snapToGrid w:val="0"/>
              <w:spacing w:before="70" w:after="70" w:line="240" w:lineRule="auto"/>
              <w:ind w:firstLine="0"/>
              <w:jc w:val="center"/>
              <w:rPr>
                <w:sz w:val="21"/>
              </w:rPr>
            </w:pPr>
            <w:r>
              <w:rPr>
                <w:sz w:val="21"/>
                <w:szCs w:val="21"/>
              </w:rPr>
              <w:t>字符</w:t>
            </w:r>
          </w:p>
        </w:tc>
        <w:tc>
          <w:tcPr>
            <w:tcW w:w="788" w:type="dxa"/>
            <w:vAlign w:val="center"/>
          </w:tcPr>
          <w:p w14:paraId="422B7AF1">
            <w:pPr>
              <w:keepNext/>
              <w:snapToGrid w:val="0"/>
              <w:spacing w:before="70" w:after="70" w:line="240" w:lineRule="auto"/>
              <w:ind w:firstLine="0"/>
              <w:jc w:val="center"/>
              <w:rPr>
                <w:sz w:val="21"/>
              </w:rPr>
            </w:pPr>
            <w:r>
              <w:rPr>
                <w:sz w:val="21"/>
                <w:szCs w:val="21"/>
              </w:rPr>
              <w:t>64</w:t>
            </w:r>
          </w:p>
        </w:tc>
        <w:tc>
          <w:tcPr>
            <w:tcW w:w="766" w:type="dxa"/>
            <w:vAlign w:val="center"/>
          </w:tcPr>
          <w:p w14:paraId="19183E14">
            <w:pPr>
              <w:keepNext/>
              <w:snapToGrid w:val="0"/>
              <w:spacing w:before="70" w:after="70" w:line="240" w:lineRule="auto"/>
              <w:ind w:firstLine="0"/>
              <w:jc w:val="center"/>
              <w:rPr>
                <w:sz w:val="21"/>
              </w:rPr>
            </w:pPr>
            <w:r>
              <w:rPr>
                <w:sz w:val="21"/>
                <w:szCs w:val="21"/>
              </w:rPr>
              <w:t>否</w:t>
            </w:r>
          </w:p>
        </w:tc>
        <w:tc>
          <w:tcPr>
            <w:tcW w:w="2514" w:type="dxa"/>
            <w:vAlign w:val="center"/>
          </w:tcPr>
          <w:p w14:paraId="52124687">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22288AE7">
            <w:pPr>
              <w:keepNext/>
              <w:snapToGrid w:val="0"/>
              <w:spacing w:before="70" w:after="70" w:line="240" w:lineRule="auto"/>
              <w:ind w:firstLine="0"/>
              <w:jc w:val="left"/>
              <w:rPr>
                <w:sz w:val="21"/>
              </w:rPr>
            </w:pPr>
            <w:r>
              <w:rPr>
                <w:sz w:val="21"/>
                <w:szCs w:val="21"/>
              </w:rPr>
              <w:t>历史缺陷关联</w:t>
            </w:r>
          </w:p>
        </w:tc>
      </w:tr>
      <w:tr w14:paraId="3E985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38506C9F">
            <w:pPr>
              <w:keepNext/>
              <w:snapToGrid w:val="0"/>
              <w:spacing w:before="70" w:after="70" w:line="240" w:lineRule="auto"/>
              <w:ind w:firstLine="0"/>
              <w:jc w:val="left"/>
              <w:rPr>
                <w:sz w:val="21"/>
              </w:rPr>
            </w:pPr>
            <w:r>
              <w:rPr>
                <w:sz w:val="21"/>
                <w:szCs w:val="21"/>
              </w:rPr>
              <w:t>remark</w:t>
            </w:r>
          </w:p>
        </w:tc>
        <w:tc>
          <w:tcPr>
            <w:tcW w:w="812" w:type="dxa"/>
            <w:vAlign w:val="center"/>
          </w:tcPr>
          <w:p w14:paraId="0063DFB7">
            <w:pPr>
              <w:keepNext/>
              <w:snapToGrid w:val="0"/>
              <w:spacing w:before="70" w:after="70" w:line="240" w:lineRule="auto"/>
              <w:ind w:firstLine="0"/>
              <w:jc w:val="center"/>
              <w:rPr>
                <w:sz w:val="21"/>
              </w:rPr>
            </w:pPr>
            <w:r>
              <w:rPr>
                <w:sz w:val="21"/>
                <w:szCs w:val="21"/>
              </w:rPr>
              <w:t>字符</w:t>
            </w:r>
          </w:p>
        </w:tc>
        <w:tc>
          <w:tcPr>
            <w:tcW w:w="788" w:type="dxa"/>
            <w:vAlign w:val="center"/>
          </w:tcPr>
          <w:p w14:paraId="128A1BB1">
            <w:pPr>
              <w:keepNext/>
              <w:snapToGrid w:val="0"/>
              <w:spacing w:before="70" w:after="70" w:line="240" w:lineRule="auto"/>
              <w:ind w:firstLine="0"/>
              <w:jc w:val="center"/>
              <w:rPr>
                <w:sz w:val="21"/>
              </w:rPr>
            </w:pPr>
            <w:r>
              <w:rPr>
                <w:sz w:val="21"/>
                <w:szCs w:val="21"/>
              </w:rPr>
              <w:t>512</w:t>
            </w:r>
          </w:p>
        </w:tc>
        <w:tc>
          <w:tcPr>
            <w:tcW w:w="766" w:type="dxa"/>
            <w:vAlign w:val="center"/>
          </w:tcPr>
          <w:p w14:paraId="57550F39">
            <w:pPr>
              <w:keepNext/>
              <w:snapToGrid w:val="0"/>
              <w:spacing w:before="70" w:after="70" w:line="240" w:lineRule="auto"/>
              <w:ind w:firstLine="0"/>
              <w:jc w:val="center"/>
              <w:rPr>
                <w:sz w:val="21"/>
              </w:rPr>
            </w:pPr>
            <w:r>
              <w:rPr>
                <w:sz w:val="21"/>
                <w:szCs w:val="21"/>
              </w:rPr>
              <w:t>否</w:t>
            </w:r>
          </w:p>
        </w:tc>
        <w:tc>
          <w:tcPr>
            <w:tcW w:w="2514" w:type="dxa"/>
            <w:vAlign w:val="center"/>
          </w:tcPr>
          <w:p w14:paraId="7535CF35">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2C5B1DF0">
            <w:pPr>
              <w:keepNext/>
              <w:snapToGrid w:val="0"/>
              <w:spacing w:before="70" w:after="70" w:line="240" w:lineRule="auto"/>
              <w:ind w:firstLine="0"/>
              <w:jc w:val="left"/>
              <w:rPr>
                <w:sz w:val="21"/>
              </w:rPr>
            </w:pPr>
            <w:r>
              <w:rPr>
                <w:sz w:val="21"/>
                <w:szCs w:val="21"/>
              </w:rPr>
              <w:t>备注</w:t>
            </w:r>
          </w:p>
        </w:tc>
      </w:tr>
      <w:tr w14:paraId="544DA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75AB913F">
            <w:pPr>
              <w:keepNext/>
              <w:snapToGrid w:val="0"/>
              <w:spacing w:before="70" w:after="70" w:line="240" w:lineRule="auto"/>
              <w:ind w:firstLine="0"/>
              <w:jc w:val="left"/>
              <w:rPr>
                <w:sz w:val="21"/>
              </w:rPr>
            </w:pPr>
            <w:r>
              <w:rPr>
                <w:sz w:val="21"/>
                <w:szCs w:val="21"/>
              </w:rPr>
              <w:t>creator</w:t>
            </w:r>
          </w:p>
        </w:tc>
        <w:tc>
          <w:tcPr>
            <w:tcW w:w="812" w:type="dxa"/>
            <w:vAlign w:val="center"/>
          </w:tcPr>
          <w:p w14:paraId="51F0183E">
            <w:pPr>
              <w:keepNext/>
              <w:snapToGrid w:val="0"/>
              <w:spacing w:before="70" w:after="70" w:line="240" w:lineRule="auto"/>
              <w:ind w:firstLine="0"/>
              <w:jc w:val="center"/>
              <w:rPr>
                <w:sz w:val="21"/>
              </w:rPr>
            </w:pPr>
            <w:r>
              <w:rPr>
                <w:sz w:val="21"/>
                <w:szCs w:val="21"/>
              </w:rPr>
              <w:t>字符</w:t>
            </w:r>
          </w:p>
        </w:tc>
        <w:tc>
          <w:tcPr>
            <w:tcW w:w="788" w:type="dxa"/>
            <w:vAlign w:val="center"/>
          </w:tcPr>
          <w:p w14:paraId="02DEF432">
            <w:pPr>
              <w:keepNext/>
              <w:snapToGrid w:val="0"/>
              <w:spacing w:before="70" w:after="70" w:line="240" w:lineRule="auto"/>
              <w:ind w:firstLine="0"/>
              <w:jc w:val="center"/>
              <w:rPr>
                <w:sz w:val="21"/>
              </w:rPr>
            </w:pPr>
            <w:r>
              <w:rPr>
                <w:sz w:val="21"/>
                <w:szCs w:val="21"/>
              </w:rPr>
              <w:t>32</w:t>
            </w:r>
          </w:p>
        </w:tc>
        <w:tc>
          <w:tcPr>
            <w:tcW w:w="766" w:type="dxa"/>
            <w:vAlign w:val="center"/>
          </w:tcPr>
          <w:p w14:paraId="3E4AC455">
            <w:pPr>
              <w:keepNext/>
              <w:snapToGrid w:val="0"/>
              <w:spacing w:before="70" w:after="70" w:line="240" w:lineRule="auto"/>
              <w:ind w:firstLine="0"/>
              <w:jc w:val="center"/>
              <w:rPr>
                <w:sz w:val="21"/>
              </w:rPr>
            </w:pPr>
            <w:r>
              <w:rPr>
                <w:sz w:val="21"/>
                <w:szCs w:val="21"/>
              </w:rPr>
              <w:t>是</w:t>
            </w:r>
          </w:p>
        </w:tc>
        <w:tc>
          <w:tcPr>
            <w:tcW w:w="2514" w:type="dxa"/>
            <w:vAlign w:val="center"/>
          </w:tcPr>
          <w:p w14:paraId="555AC420">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1622E8E7">
            <w:pPr>
              <w:keepNext/>
              <w:snapToGrid w:val="0"/>
              <w:spacing w:before="70" w:after="70" w:line="240" w:lineRule="auto"/>
              <w:ind w:firstLine="0"/>
              <w:jc w:val="left"/>
              <w:rPr>
                <w:sz w:val="21"/>
              </w:rPr>
            </w:pPr>
            <w:r>
              <w:rPr>
                <w:sz w:val="21"/>
                <w:szCs w:val="21"/>
              </w:rPr>
              <w:t>创建人</w:t>
            </w:r>
          </w:p>
        </w:tc>
      </w:tr>
      <w:tr w14:paraId="62DE2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41305BC9">
            <w:pPr>
              <w:keepNext/>
              <w:snapToGrid w:val="0"/>
              <w:spacing w:before="70" w:after="70" w:line="240" w:lineRule="auto"/>
              <w:ind w:firstLine="0"/>
              <w:jc w:val="left"/>
              <w:rPr>
                <w:sz w:val="21"/>
              </w:rPr>
            </w:pPr>
            <w:r>
              <w:rPr>
                <w:sz w:val="21"/>
                <w:szCs w:val="21"/>
              </w:rPr>
              <w:t>create_time</w:t>
            </w:r>
          </w:p>
        </w:tc>
        <w:tc>
          <w:tcPr>
            <w:tcW w:w="812" w:type="dxa"/>
            <w:vAlign w:val="center"/>
          </w:tcPr>
          <w:p w14:paraId="773DFCB1">
            <w:pPr>
              <w:keepNext/>
              <w:snapToGrid w:val="0"/>
              <w:spacing w:before="70" w:after="70" w:line="240" w:lineRule="auto"/>
              <w:ind w:firstLine="0"/>
              <w:jc w:val="center"/>
              <w:rPr>
                <w:sz w:val="21"/>
              </w:rPr>
            </w:pPr>
            <w:r>
              <w:rPr>
                <w:sz w:val="21"/>
                <w:szCs w:val="21"/>
              </w:rPr>
              <w:t>时间</w:t>
            </w:r>
          </w:p>
        </w:tc>
        <w:tc>
          <w:tcPr>
            <w:tcW w:w="788" w:type="dxa"/>
            <w:vAlign w:val="center"/>
          </w:tcPr>
          <w:p w14:paraId="201407DE">
            <w:pPr>
              <w:keepNext/>
              <w:snapToGrid w:val="0"/>
              <w:spacing w:before="70" w:after="70" w:line="240" w:lineRule="auto"/>
              <w:ind w:firstLine="0"/>
              <w:jc w:val="center"/>
              <w:rPr>
                <w:sz w:val="21"/>
              </w:rPr>
            </w:pPr>
            <w:r>
              <w:rPr>
                <w:rFonts w:hint="eastAsia"/>
                <w:sz w:val="21"/>
                <w:szCs w:val="21"/>
              </w:rPr>
              <w:t>-</w:t>
            </w:r>
          </w:p>
        </w:tc>
        <w:tc>
          <w:tcPr>
            <w:tcW w:w="766" w:type="dxa"/>
            <w:vAlign w:val="center"/>
          </w:tcPr>
          <w:p w14:paraId="3B7E82FA">
            <w:pPr>
              <w:keepNext/>
              <w:snapToGrid w:val="0"/>
              <w:spacing w:before="70" w:after="70" w:line="240" w:lineRule="auto"/>
              <w:ind w:firstLine="0"/>
              <w:jc w:val="center"/>
              <w:rPr>
                <w:sz w:val="21"/>
              </w:rPr>
            </w:pPr>
            <w:r>
              <w:rPr>
                <w:sz w:val="21"/>
                <w:szCs w:val="21"/>
              </w:rPr>
              <w:t>是</w:t>
            </w:r>
          </w:p>
        </w:tc>
        <w:tc>
          <w:tcPr>
            <w:tcW w:w="2514" w:type="dxa"/>
            <w:vAlign w:val="center"/>
          </w:tcPr>
          <w:p w14:paraId="7F73748D">
            <w:pPr>
              <w:keepNext/>
              <w:snapToGrid w:val="0"/>
              <w:spacing w:before="70" w:after="70" w:line="240" w:lineRule="auto"/>
              <w:ind w:firstLine="0"/>
              <w:jc w:val="left"/>
              <w:rPr>
                <w:sz w:val="21"/>
              </w:rPr>
            </w:pPr>
            <w:r>
              <w:rPr>
                <w:rFonts w:hint="eastAsia"/>
                <w:sz w:val="21"/>
                <w:szCs w:val="21"/>
              </w:rPr>
              <w:t>-</w:t>
            </w:r>
          </w:p>
        </w:tc>
        <w:tc>
          <w:tcPr>
            <w:tcW w:w="2333" w:type="dxa"/>
            <w:vAlign w:val="center"/>
          </w:tcPr>
          <w:p w14:paraId="0B4B4D39">
            <w:pPr>
              <w:keepNext/>
              <w:snapToGrid w:val="0"/>
              <w:spacing w:before="70" w:after="70" w:line="240" w:lineRule="auto"/>
              <w:ind w:firstLine="0"/>
              <w:jc w:val="left"/>
              <w:rPr>
                <w:sz w:val="21"/>
              </w:rPr>
            </w:pPr>
            <w:r>
              <w:rPr>
                <w:sz w:val="21"/>
                <w:szCs w:val="21"/>
              </w:rPr>
              <w:t>创建时间</w:t>
            </w:r>
          </w:p>
        </w:tc>
      </w:tr>
      <w:tr w14:paraId="7929F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7" w:type="dxa"/>
            <w:vAlign w:val="center"/>
          </w:tcPr>
          <w:p w14:paraId="00206CF6">
            <w:pPr>
              <w:keepNext/>
              <w:snapToGrid w:val="0"/>
              <w:spacing w:before="70" w:after="70" w:line="240" w:lineRule="auto"/>
              <w:ind w:firstLine="0"/>
              <w:jc w:val="left"/>
              <w:rPr>
                <w:sz w:val="21"/>
              </w:rPr>
            </w:pPr>
            <w:r>
              <w:rPr>
                <w:sz w:val="21"/>
                <w:szCs w:val="21"/>
              </w:rPr>
              <w:t>version</w:t>
            </w:r>
          </w:p>
        </w:tc>
        <w:tc>
          <w:tcPr>
            <w:tcW w:w="812" w:type="dxa"/>
            <w:vAlign w:val="center"/>
          </w:tcPr>
          <w:p w14:paraId="7700BDB4">
            <w:pPr>
              <w:keepNext/>
              <w:snapToGrid w:val="0"/>
              <w:spacing w:before="70" w:after="70" w:line="240" w:lineRule="auto"/>
              <w:ind w:firstLine="0"/>
              <w:jc w:val="center"/>
              <w:rPr>
                <w:sz w:val="21"/>
              </w:rPr>
            </w:pPr>
            <w:r>
              <w:rPr>
                <w:sz w:val="21"/>
                <w:szCs w:val="21"/>
              </w:rPr>
              <w:t>整数</w:t>
            </w:r>
          </w:p>
        </w:tc>
        <w:tc>
          <w:tcPr>
            <w:tcW w:w="788" w:type="dxa"/>
            <w:vAlign w:val="center"/>
          </w:tcPr>
          <w:p w14:paraId="727AA643">
            <w:pPr>
              <w:keepNext/>
              <w:snapToGrid w:val="0"/>
              <w:spacing w:before="70" w:after="70" w:line="240" w:lineRule="auto"/>
              <w:ind w:firstLine="0"/>
              <w:jc w:val="center"/>
              <w:rPr>
                <w:sz w:val="21"/>
              </w:rPr>
            </w:pPr>
            <w:r>
              <w:rPr>
                <w:sz w:val="21"/>
                <w:szCs w:val="21"/>
              </w:rPr>
              <w:t>4</w:t>
            </w:r>
          </w:p>
        </w:tc>
        <w:tc>
          <w:tcPr>
            <w:tcW w:w="766" w:type="dxa"/>
            <w:vAlign w:val="center"/>
          </w:tcPr>
          <w:p w14:paraId="66495AF0">
            <w:pPr>
              <w:keepNext/>
              <w:snapToGrid w:val="0"/>
              <w:spacing w:before="70" w:after="70" w:line="240" w:lineRule="auto"/>
              <w:ind w:firstLine="0"/>
              <w:jc w:val="center"/>
              <w:rPr>
                <w:sz w:val="21"/>
              </w:rPr>
            </w:pPr>
            <w:r>
              <w:rPr>
                <w:sz w:val="21"/>
                <w:szCs w:val="21"/>
              </w:rPr>
              <w:t>是</w:t>
            </w:r>
          </w:p>
        </w:tc>
        <w:tc>
          <w:tcPr>
            <w:tcW w:w="2514" w:type="dxa"/>
            <w:vAlign w:val="center"/>
          </w:tcPr>
          <w:p w14:paraId="27329A1B">
            <w:pPr>
              <w:keepNext/>
              <w:snapToGrid w:val="0"/>
              <w:spacing w:before="70" w:after="70" w:line="240" w:lineRule="auto"/>
              <w:ind w:firstLine="0"/>
              <w:jc w:val="left"/>
              <w:rPr>
                <w:sz w:val="21"/>
              </w:rPr>
            </w:pPr>
            <w:r>
              <w:rPr>
                <w:sz w:val="21"/>
                <w:szCs w:val="21"/>
              </w:rPr>
              <w:t>≥1</w:t>
            </w:r>
          </w:p>
        </w:tc>
        <w:tc>
          <w:tcPr>
            <w:tcW w:w="2333" w:type="dxa"/>
            <w:vAlign w:val="center"/>
          </w:tcPr>
          <w:p w14:paraId="5B4ECD62">
            <w:pPr>
              <w:keepNext/>
              <w:snapToGrid w:val="0"/>
              <w:spacing w:before="70" w:after="70" w:line="240" w:lineRule="auto"/>
              <w:ind w:firstLine="0"/>
              <w:jc w:val="left"/>
              <w:rPr>
                <w:sz w:val="21"/>
              </w:rPr>
            </w:pPr>
            <w:r>
              <w:rPr>
                <w:sz w:val="21"/>
                <w:szCs w:val="21"/>
              </w:rPr>
              <w:t>版本号</w:t>
            </w:r>
          </w:p>
        </w:tc>
      </w:tr>
    </w:tbl>
    <w:p w14:paraId="5B1CC130">
      <w:pPr>
        <w:spacing w:line="240" w:lineRule="auto"/>
      </w:pPr>
    </w:p>
    <w:p w14:paraId="792C360F">
      <w:pPr>
        <w:pStyle w:val="6"/>
      </w:pPr>
      <w:r>
        <w:rPr>
          <w:szCs w:val="32"/>
        </w:rPr>
        <w:t>2.5.3.21 界面清单</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7"/>
        <w:gridCol w:w="1847"/>
        <w:gridCol w:w="2882"/>
        <w:gridCol w:w="1921"/>
        <w:gridCol w:w="1332"/>
      </w:tblGrid>
      <w:tr w14:paraId="66EB7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17" w:type="dxa"/>
            <w:shd w:val="clear" w:color="auto" w:fill="E7E6E6"/>
            <w:vAlign w:val="center"/>
          </w:tcPr>
          <w:p w14:paraId="3022E5AC">
            <w:pPr>
              <w:keepNext/>
              <w:snapToGrid w:val="0"/>
              <w:spacing w:before="70" w:after="70" w:line="240" w:lineRule="auto"/>
              <w:ind w:firstLine="0"/>
              <w:jc w:val="center"/>
              <w:rPr>
                <w:b/>
                <w:sz w:val="21"/>
              </w:rPr>
            </w:pPr>
            <w:r>
              <w:rPr>
                <w:b/>
                <w:sz w:val="21"/>
                <w:szCs w:val="21"/>
              </w:rPr>
              <w:t>序号</w:t>
            </w:r>
          </w:p>
        </w:tc>
        <w:tc>
          <w:tcPr>
            <w:tcW w:w="1847" w:type="dxa"/>
            <w:shd w:val="clear" w:color="auto" w:fill="E7E6E6"/>
            <w:vAlign w:val="center"/>
          </w:tcPr>
          <w:p w14:paraId="45D1B3A7">
            <w:pPr>
              <w:keepNext/>
              <w:snapToGrid w:val="0"/>
              <w:spacing w:before="70" w:after="70" w:line="240" w:lineRule="auto"/>
              <w:ind w:firstLine="0"/>
              <w:jc w:val="center"/>
              <w:rPr>
                <w:b/>
                <w:sz w:val="21"/>
              </w:rPr>
            </w:pPr>
            <w:r>
              <w:rPr>
                <w:b/>
                <w:sz w:val="21"/>
                <w:szCs w:val="21"/>
              </w:rPr>
              <w:t>界面</w:t>
            </w:r>
          </w:p>
        </w:tc>
        <w:tc>
          <w:tcPr>
            <w:tcW w:w="2882" w:type="dxa"/>
            <w:shd w:val="clear" w:color="auto" w:fill="E7E6E6"/>
            <w:vAlign w:val="center"/>
          </w:tcPr>
          <w:p w14:paraId="18E5E20A">
            <w:pPr>
              <w:keepNext/>
              <w:snapToGrid w:val="0"/>
              <w:spacing w:before="70" w:after="70" w:line="240" w:lineRule="auto"/>
              <w:ind w:firstLine="0"/>
              <w:jc w:val="center"/>
              <w:rPr>
                <w:b/>
                <w:sz w:val="21"/>
              </w:rPr>
            </w:pPr>
            <w:r>
              <w:rPr>
                <w:b/>
                <w:sz w:val="21"/>
                <w:szCs w:val="21"/>
              </w:rPr>
              <w:t>主要元素</w:t>
            </w:r>
          </w:p>
        </w:tc>
        <w:tc>
          <w:tcPr>
            <w:tcW w:w="1921" w:type="dxa"/>
            <w:shd w:val="clear" w:color="auto" w:fill="E7E6E6"/>
            <w:vAlign w:val="center"/>
          </w:tcPr>
          <w:p w14:paraId="461D6157">
            <w:pPr>
              <w:keepNext/>
              <w:snapToGrid w:val="0"/>
              <w:spacing w:before="70" w:after="70" w:line="240" w:lineRule="auto"/>
              <w:ind w:firstLine="0"/>
              <w:jc w:val="center"/>
              <w:rPr>
                <w:b/>
                <w:sz w:val="21"/>
              </w:rPr>
            </w:pPr>
            <w:r>
              <w:rPr>
                <w:b/>
                <w:sz w:val="21"/>
                <w:szCs w:val="21"/>
              </w:rPr>
              <w:t>操作</w:t>
            </w:r>
          </w:p>
        </w:tc>
        <w:tc>
          <w:tcPr>
            <w:tcW w:w="1332" w:type="dxa"/>
            <w:shd w:val="clear" w:color="auto" w:fill="E7E6E6"/>
            <w:vAlign w:val="center"/>
          </w:tcPr>
          <w:p w14:paraId="702C19EC">
            <w:pPr>
              <w:keepNext/>
              <w:snapToGrid w:val="0"/>
              <w:spacing w:before="70" w:after="70" w:line="240" w:lineRule="auto"/>
              <w:ind w:firstLine="0"/>
              <w:jc w:val="center"/>
              <w:rPr>
                <w:b/>
                <w:sz w:val="21"/>
              </w:rPr>
            </w:pPr>
            <w:r>
              <w:rPr>
                <w:b/>
                <w:sz w:val="21"/>
                <w:szCs w:val="21"/>
              </w:rPr>
              <w:t>输出</w:t>
            </w:r>
          </w:p>
        </w:tc>
      </w:tr>
      <w:tr w14:paraId="61838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718E33F7">
            <w:pPr>
              <w:keepNext/>
              <w:snapToGrid w:val="0"/>
              <w:spacing w:before="70" w:after="70" w:line="240" w:lineRule="auto"/>
              <w:ind w:firstLine="0"/>
              <w:jc w:val="center"/>
              <w:rPr>
                <w:sz w:val="21"/>
              </w:rPr>
            </w:pPr>
            <w:r>
              <w:rPr>
                <w:sz w:val="21"/>
                <w:szCs w:val="21"/>
              </w:rPr>
              <w:t>1</w:t>
            </w:r>
          </w:p>
        </w:tc>
        <w:tc>
          <w:tcPr>
            <w:tcW w:w="1847" w:type="dxa"/>
            <w:vAlign w:val="center"/>
          </w:tcPr>
          <w:p w14:paraId="776C8C0E">
            <w:pPr>
              <w:keepNext/>
              <w:snapToGrid w:val="0"/>
              <w:spacing w:before="70" w:after="70" w:line="240" w:lineRule="auto"/>
              <w:ind w:firstLine="0"/>
              <w:jc w:val="left"/>
              <w:rPr>
                <w:sz w:val="21"/>
              </w:rPr>
            </w:pPr>
            <w:r>
              <w:rPr>
                <w:sz w:val="21"/>
                <w:szCs w:val="21"/>
              </w:rPr>
              <w:t>登录页</w:t>
            </w:r>
          </w:p>
        </w:tc>
        <w:tc>
          <w:tcPr>
            <w:tcW w:w="2882" w:type="dxa"/>
            <w:vAlign w:val="center"/>
          </w:tcPr>
          <w:p w14:paraId="1A45E2B5">
            <w:pPr>
              <w:keepNext/>
              <w:snapToGrid w:val="0"/>
              <w:spacing w:before="70" w:after="70" w:line="240" w:lineRule="auto"/>
              <w:ind w:firstLine="0"/>
              <w:jc w:val="left"/>
              <w:rPr>
                <w:sz w:val="21"/>
              </w:rPr>
            </w:pPr>
            <w:r>
              <w:rPr>
                <w:sz w:val="21"/>
                <w:szCs w:val="21"/>
              </w:rPr>
              <w:t>账号、密码、许可状态</w:t>
            </w:r>
          </w:p>
        </w:tc>
        <w:tc>
          <w:tcPr>
            <w:tcW w:w="1921" w:type="dxa"/>
            <w:vAlign w:val="center"/>
          </w:tcPr>
          <w:p w14:paraId="061709B5">
            <w:pPr>
              <w:keepNext/>
              <w:snapToGrid w:val="0"/>
              <w:spacing w:before="70" w:after="70" w:line="240" w:lineRule="auto"/>
              <w:ind w:firstLine="0"/>
              <w:jc w:val="center"/>
              <w:rPr>
                <w:sz w:val="21"/>
              </w:rPr>
            </w:pPr>
            <w:r>
              <w:rPr>
                <w:sz w:val="21"/>
                <w:szCs w:val="21"/>
              </w:rPr>
              <w:t>登录、找回</w:t>
            </w:r>
          </w:p>
        </w:tc>
        <w:tc>
          <w:tcPr>
            <w:tcW w:w="1332" w:type="dxa"/>
            <w:vAlign w:val="center"/>
          </w:tcPr>
          <w:p w14:paraId="3CDC10F6">
            <w:pPr>
              <w:keepNext/>
              <w:snapToGrid w:val="0"/>
              <w:spacing w:before="70" w:after="70" w:line="240" w:lineRule="auto"/>
              <w:ind w:firstLine="0"/>
              <w:jc w:val="left"/>
              <w:rPr>
                <w:sz w:val="21"/>
              </w:rPr>
            </w:pPr>
            <w:r>
              <w:rPr>
                <w:sz w:val="21"/>
                <w:szCs w:val="21"/>
              </w:rPr>
              <w:t>会话</w:t>
            </w:r>
          </w:p>
        </w:tc>
      </w:tr>
      <w:tr w14:paraId="3F94A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0EDE02CF">
            <w:pPr>
              <w:keepNext/>
              <w:snapToGrid w:val="0"/>
              <w:spacing w:before="70" w:after="70" w:line="240" w:lineRule="auto"/>
              <w:ind w:firstLine="0"/>
              <w:jc w:val="center"/>
              <w:rPr>
                <w:sz w:val="21"/>
              </w:rPr>
            </w:pPr>
            <w:r>
              <w:rPr>
                <w:sz w:val="21"/>
                <w:szCs w:val="21"/>
              </w:rPr>
              <w:t>2</w:t>
            </w:r>
          </w:p>
        </w:tc>
        <w:tc>
          <w:tcPr>
            <w:tcW w:w="1847" w:type="dxa"/>
            <w:vAlign w:val="center"/>
          </w:tcPr>
          <w:p w14:paraId="761E6915">
            <w:pPr>
              <w:keepNext/>
              <w:snapToGrid w:val="0"/>
              <w:spacing w:before="70" w:after="70" w:line="240" w:lineRule="auto"/>
              <w:ind w:firstLine="0"/>
              <w:jc w:val="left"/>
              <w:rPr>
                <w:sz w:val="21"/>
              </w:rPr>
            </w:pPr>
            <w:r>
              <w:rPr>
                <w:sz w:val="21"/>
                <w:szCs w:val="21"/>
              </w:rPr>
              <w:t>项目树</w:t>
            </w:r>
          </w:p>
        </w:tc>
        <w:tc>
          <w:tcPr>
            <w:tcW w:w="2882" w:type="dxa"/>
            <w:vAlign w:val="center"/>
          </w:tcPr>
          <w:p w14:paraId="07B23914">
            <w:pPr>
              <w:keepNext/>
              <w:snapToGrid w:val="0"/>
              <w:spacing w:before="70" w:after="70" w:line="240" w:lineRule="auto"/>
              <w:ind w:firstLine="0"/>
              <w:jc w:val="left"/>
              <w:rPr>
                <w:sz w:val="21"/>
              </w:rPr>
            </w:pPr>
            <w:r>
              <w:rPr>
                <w:sz w:val="21"/>
                <w:szCs w:val="21"/>
              </w:rPr>
              <w:t>电站</w:t>
            </w:r>
            <w:r>
              <w:rPr>
                <w:rFonts w:hint="eastAsia"/>
                <w:sz w:val="21"/>
                <w:szCs w:val="21"/>
              </w:rPr>
              <w:t>-</w:t>
            </w:r>
            <w:r>
              <w:rPr>
                <w:sz w:val="21"/>
                <w:szCs w:val="21"/>
              </w:rPr>
              <w:t>单元</w:t>
            </w:r>
            <w:r>
              <w:rPr>
                <w:rFonts w:hint="eastAsia"/>
                <w:sz w:val="21"/>
                <w:szCs w:val="21"/>
              </w:rPr>
              <w:t>-</w:t>
            </w:r>
            <w:r>
              <w:rPr>
                <w:sz w:val="21"/>
                <w:szCs w:val="21"/>
              </w:rPr>
              <w:t>测次</w:t>
            </w:r>
          </w:p>
        </w:tc>
        <w:tc>
          <w:tcPr>
            <w:tcW w:w="1921" w:type="dxa"/>
            <w:vAlign w:val="center"/>
          </w:tcPr>
          <w:p w14:paraId="5B445DD9">
            <w:pPr>
              <w:keepNext/>
              <w:snapToGrid w:val="0"/>
              <w:spacing w:before="70" w:after="70" w:line="240" w:lineRule="auto"/>
              <w:ind w:firstLine="0"/>
              <w:jc w:val="center"/>
              <w:rPr>
                <w:sz w:val="21"/>
              </w:rPr>
            </w:pPr>
            <w:r>
              <w:rPr>
                <w:sz w:val="21"/>
                <w:szCs w:val="21"/>
              </w:rPr>
              <w:t>展开、搜索</w:t>
            </w:r>
          </w:p>
        </w:tc>
        <w:tc>
          <w:tcPr>
            <w:tcW w:w="1332" w:type="dxa"/>
            <w:vAlign w:val="center"/>
          </w:tcPr>
          <w:p w14:paraId="68D146C4">
            <w:pPr>
              <w:keepNext/>
              <w:snapToGrid w:val="0"/>
              <w:spacing w:before="70" w:after="70" w:line="240" w:lineRule="auto"/>
              <w:ind w:firstLine="0"/>
              <w:jc w:val="left"/>
              <w:rPr>
                <w:sz w:val="21"/>
              </w:rPr>
            </w:pPr>
            <w:r>
              <w:rPr>
                <w:sz w:val="21"/>
                <w:szCs w:val="21"/>
              </w:rPr>
              <w:t>选择项目</w:t>
            </w:r>
          </w:p>
        </w:tc>
      </w:tr>
      <w:tr w14:paraId="0EBFD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45D0578C">
            <w:pPr>
              <w:keepNext/>
              <w:snapToGrid w:val="0"/>
              <w:spacing w:before="70" w:after="70" w:line="240" w:lineRule="auto"/>
              <w:ind w:firstLine="0"/>
              <w:jc w:val="center"/>
              <w:rPr>
                <w:sz w:val="21"/>
              </w:rPr>
            </w:pPr>
            <w:r>
              <w:rPr>
                <w:sz w:val="21"/>
                <w:szCs w:val="21"/>
              </w:rPr>
              <w:t>3</w:t>
            </w:r>
          </w:p>
        </w:tc>
        <w:tc>
          <w:tcPr>
            <w:tcW w:w="1847" w:type="dxa"/>
            <w:vAlign w:val="center"/>
          </w:tcPr>
          <w:p w14:paraId="64BB661B">
            <w:pPr>
              <w:keepNext/>
              <w:snapToGrid w:val="0"/>
              <w:spacing w:before="70" w:after="70" w:line="240" w:lineRule="auto"/>
              <w:ind w:firstLine="0"/>
              <w:jc w:val="left"/>
              <w:rPr>
                <w:sz w:val="21"/>
              </w:rPr>
            </w:pPr>
            <w:r>
              <w:rPr>
                <w:sz w:val="21"/>
                <w:szCs w:val="21"/>
              </w:rPr>
              <w:t>数据导入向导</w:t>
            </w:r>
          </w:p>
        </w:tc>
        <w:tc>
          <w:tcPr>
            <w:tcW w:w="2882" w:type="dxa"/>
            <w:vAlign w:val="center"/>
          </w:tcPr>
          <w:p w14:paraId="04490842">
            <w:pPr>
              <w:keepNext/>
              <w:snapToGrid w:val="0"/>
              <w:spacing w:before="70" w:after="70" w:line="240" w:lineRule="auto"/>
              <w:ind w:firstLine="0"/>
              <w:jc w:val="left"/>
              <w:rPr>
                <w:sz w:val="21"/>
              </w:rPr>
            </w:pPr>
            <w:r>
              <w:rPr>
                <w:sz w:val="21"/>
                <w:szCs w:val="21"/>
              </w:rPr>
              <w:t>文件选择、格式识别</w:t>
            </w:r>
          </w:p>
        </w:tc>
        <w:tc>
          <w:tcPr>
            <w:tcW w:w="1921" w:type="dxa"/>
            <w:vAlign w:val="center"/>
          </w:tcPr>
          <w:p w14:paraId="00CE756B">
            <w:pPr>
              <w:keepNext/>
              <w:snapToGrid w:val="0"/>
              <w:spacing w:before="70" w:after="70" w:line="240" w:lineRule="auto"/>
              <w:ind w:firstLine="0"/>
              <w:jc w:val="center"/>
              <w:rPr>
                <w:sz w:val="21"/>
              </w:rPr>
            </w:pPr>
            <w:r>
              <w:rPr>
                <w:sz w:val="21"/>
                <w:szCs w:val="21"/>
              </w:rPr>
              <w:t>导入、校验</w:t>
            </w:r>
          </w:p>
        </w:tc>
        <w:tc>
          <w:tcPr>
            <w:tcW w:w="1332" w:type="dxa"/>
            <w:vAlign w:val="center"/>
          </w:tcPr>
          <w:p w14:paraId="0B7B2825">
            <w:pPr>
              <w:keepNext/>
              <w:snapToGrid w:val="0"/>
              <w:spacing w:before="70" w:after="70" w:line="240" w:lineRule="auto"/>
              <w:ind w:firstLine="0"/>
              <w:jc w:val="left"/>
              <w:rPr>
                <w:sz w:val="21"/>
              </w:rPr>
            </w:pPr>
            <w:r>
              <w:rPr>
                <w:sz w:val="21"/>
                <w:szCs w:val="21"/>
              </w:rPr>
              <w:t>数据清单</w:t>
            </w:r>
          </w:p>
        </w:tc>
      </w:tr>
      <w:tr w14:paraId="62B08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70726932">
            <w:pPr>
              <w:keepNext/>
              <w:snapToGrid w:val="0"/>
              <w:spacing w:before="70" w:after="70" w:line="240" w:lineRule="auto"/>
              <w:ind w:firstLine="0"/>
              <w:jc w:val="center"/>
              <w:rPr>
                <w:sz w:val="21"/>
              </w:rPr>
            </w:pPr>
            <w:r>
              <w:rPr>
                <w:sz w:val="21"/>
                <w:szCs w:val="21"/>
              </w:rPr>
              <w:t>4</w:t>
            </w:r>
          </w:p>
        </w:tc>
        <w:tc>
          <w:tcPr>
            <w:tcW w:w="1847" w:type="dxa"/>
            <w:vAlign w:val="center"/>
          </w:tcPr>
          <w:p w14:paraId="703A891A">
            <w:pPr>
              <w:keepNext/>
              <w:snapToGrid w:val="0"/>
              <w:spacing w:before="70" w:after="70" w:line="240" w:lineRule="auto"/>
              <w:ind w:firstLine="0"/>
              <w:jc w:val="left"/>
              <w:rPr>
                <w:sz w:val="21"/>
              </w:rPr>
            </w:pPr>
            <w:r>
              <w:rPr>
                <w:sz w:val="21"/>
                <w:szCs w:val="21"/>
              </w:rPr>
              <w:t>质检面板</w:t>
            </w:r>
          </w:p>
        </w:tc>
        <w:tc>
          <w:tcPr>
            <w:tcW w:w="2882" w:type="dxa"/>
            <w:vAlign w:val="center"/>
          </w:tcPr>
          <w:p w14:paraId="10AA9C44">
            <w:pPr>
              <w:keepNext/>
              <w:snapToGrid w:val="0"/>
              <w:spacing w:before="70" w:after="70" w:line="240" w:lineRule="auto"/>
              <w:ind w:firstLine="0"/>
              <w:jc w:val="left"/>
              <w:rPr>
                <w:sz w:val="21"/>
              </w:rPr>
            </w:pPr>
            <w:r>
              <w:rPr>
                <w:sz w:val="21"/>
                <w:szCs w:val="21"/>
              </w:rPr>
              <w:t>指标卡片、问题列表</w:t>
            </w:r>
          </w:p>
        </w:tc>
        <w:tc>
          <w:tcPr>
            <w:tcW w:w="1921" w:type="dxa"/>
            <w:vAlign w:val="center"/>
          </w:tcPr>
          <w:p w14:paraId="7C398CE1">
            <w:pPr>
              <w:keepNext/>
              <w:snapToGrid w:val="0"/>
              <w:spacing w:before="70" w:after="70" w:line="240" w:lineRule="auto"/>
              <w:ind w:firstLine="0"/>
              <w:jc w:val="center"/>
              <w:rPr>
                <w:sz w:val="21"/>
              </w:rPr>
            </w:pPr>
            <w:r>
              <w:rPr>
                <w:sz w:val="21"/>
                <w:szCs w:val="21"/>
              </w:rPr>
              <w:t>重检、导出</w:t>
            </w:r>
          </w:p>
        </w:tc>
        <w:tc>
          <w:tcPr>
            <w:tcW w:w="1332" w:type="dxa"/>
            <w:vAlign w:val="center"/>
          </w:tcPr>
          <w:p w14:paraId="46DE8C13">
            <w:pPr>
              <w:keepNext/>
              <w:snapToGrid w:val="0"/>
              <w:spacing w:before="70" w:after="70" w:line="240" w:lineRule="auto"/>
              <w:ind w:firstLine="0"/>
              <w:jc w:val="left"/>
              <w:rPr>
                <w:sz w:val="21"/>
              </w:rPr>
            </w:pPr>
            <w:r>
              <w:rPr>
                <w:sz w:val="21"/>
                <w:szCs w:val="21"/>
              </w:rPr>
              <w:t>质检报告</w:t>
            </w:r>
          </w:p>
        </w:tc>
      </w:tr>
      <w:tr w14:paraId="18154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28C2F352">
            <w:pPr>
              <w:keepNext/>
              <w:snapToGrid w:val="0"/>
              <w:spacing w:before="70" w:after="70" w:line="240" w:lineRule="auto"/>
              <w:ind w:firstLine="0"/>
              <w:jc w:val="center"/>
              <w:rPr>
                <w:sz w:val="21"/>
              </w:rPr>
            </w:pPr>
            <w:r>
              <w:rPr>
                <w:sz w:val="21"/>
                <w:szCs w:val="21"/>
              </w:rPr>
              <w:t>5</w:t>
            </w:r>
          </w:p>
        </w:tc>
        <w:tc>
          <w:tcPr>
            <w:tcW w:w="1847" w:type="dxa"/>
            <w:vAlign w:val="center"/>
          </w:tcPr>
          <w:p w14:paraId="59FD55CC">
            <w:pPr>
              <w:keepNext/>
              <w:snapToGrid w:val="0"/>
              <w:spacing w:before="70" w:after="70" w:line="240" w:lineRule="auto"/>
              <w:ind w:firstLine="0"/>
              <w:jc w:val="left"/>
              <w:rPr>
                <w:sz w:val="21"/>
              </w:rPr>
            </w:pPr>
            <w:r>
              <w:rPr>
                <w:sz w:val="21"/>
                <w:szCs w:val="21"/>
              </w:rPr>
              <w:t>三维视图</w:t>
            </w:r>
          </w:p>
        </w:tc>
        <w:tc>
          <w:tcPr>
            <w:tcW w:w="2882" w:type="dxa"/>
            <w:vAlign w:val="center"/>
          </w:tcPr>
          <w:p w14:paraId="66D1581C">
            <w:pPr>
              <w:keepNext/>
              <w:snapToGrid w:val="0"/>
              <w:spacing w:before="70" w:after="70" w:line="240" w:lineRule="auto"/>
              <w:ind w:firstLine="0"/>
              <w:jc w:val="left"/>
              <w:rPr>
                <w:sz w:val="21"/>
              </w:rPr>
            </w:pPr>
            <w:r>
              <w:rPr>
                <w:sz w:val="21"/>
                <w:szCs w:val="21"/>
              </w:rPr>
              <w:t>模型、测量工具</w:t>
            </w:r>
          </w:p>
        </w:tc>
        <w:tc>
          <w:tcPr>
            <w:tcW w:w="1921" w:type="dxa"/>
            <w:vAlign w:val="center"/>
          </w:tcPr>
          <w:p w14:paraId="082E24AF">
            <w:pPr>
              <w:keepNext/>
              <w:snapToGrid w:val="0"/>
              <w:spacing w:before="70" w:after="70" w:line="240" w:lineRule="auto"/>
              <w:ind w:firstLine="0"/>
              <w:jc w:val="center"/>
              <w:rPr>
                <w:sz w:val="21"/>
              </w:rPr>
            </w:pPr>
            <w:r>
              <w:rPr>
                <w:sz w:val="21"/>
                <w:szCs w:val="21"/>
              </w:rPr>
              <w:t>旋转、量测</w:t>
            </w:r>
          </w:p>
        </w:tc>
        <w:tc>
          <w:tcPr>
            <w:tcW w:w="1332" w:type="dxa"/>
            <w:vAlign w:val="center"/>
          </w:tcPr>
          <w:p w14:paraId="6D420060">
            <w:pPr>
              <w:keepNext/>
              <w:snapToGrid w:val="0"/>
              <w:spacing w:before="70" w:after="70" w:line="240" w:lineRule="auto"/>
              <w:ind w:firstLine="0"/>
              <w:jc w:val="left"/>
              <w:rPr>
                <w:sz w:val="21"/>
              </w:rPr>
            </w:pPr>
            <w:r>
              <w:rPr>
                <w:sz w:val="21"/>
                <w:szCs w:val="21"/>
              </w:rPr>
              <w:t>量测结果</w:t>
            </w:r>
          </w:p>
        </w:tc>
      </w:tr>
      <w:tr w14:paraId="2D7A5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02A74025">
            <w:pPr>
              <w:keepNext/>
              <w:snapToGrid w:val="0"/>
              <w:spacing w:before="70" w:after="70" w:line="240" w:lineRule="auto"/>
              <w:ind w:firstLine="0"/>
              <w:jc w:val="center"/>
              <w:rPr>
                <w:sz w:val="21"/>
              </w:rPr>
            </w:pPr>
            <w:r>
              <w:rPr>
                <w:sz w:val="21"/>
                <w:szCs w:val="21"/>
              </w:rPr>
              <w:t>6</w:t>
            </w:r>
          </w:p>
        </w:tc>
        <w:tc>
          <w:tcPr>
            <w:tcW w:w="1847" w:type="dxa"/>
            <w:vAlign w:val="center"/>
          </w:tcPr>
          <w:p w14:paraId="655476E6">
            <w:pPr>
              <w:keepNext/>
              <w:snapToGrid w:val="0"/>
              <w:spacing w:before="70" w:after="70" w:line="240" w:lineRule="auto"/>
              <w:ind w:firstLine="0"/>
              <w:jc w:val="left"/>
              <w:rPr>
                <w:sz w:val="21"/>
              </w:rPr>
            </w:pPr>
            <w:r>
              <w:rPr>
                <w:sz w:val="21"/>
                <w:szCs w:val="21"/>
              </w:rPr>
              <w:t>配准面板</w:t>
            </w:r>
          </w:p>
        </w:tc>
        <w:tc>
          <w:tcPr>
            <w:tcW w:w="2882" w:type="dxa"/>
            <w:vAlign w:val="center"/>
          </w:tcPr>
          <w:p w14:paraId="74623CE1">
            <w:pPr>
              <w:keepNext/>
              <w:snapToGrid w:val="0"/>
              <w:spacing w:before="70" w:after="70" w:line="240" w:lineRule="auto"/>
              <w:ind w:firstLine="0"/>
              <w:jc w:val="left"/>
              <w:rPr>
                <w:sz w:val="21"/>
              </w:rPr>
            </w:pPr>
            <w:r>
              <w:rPr>
                <w:sz w:val="21"/>
                <w:szCs w:val="21"/>
              </w:rPr>
              <w:t>源/目标、残差</w:t>
            </w:r>
          </w:p>
        </w:tc>
        <w:tc>
          <w:tcPr>
            <w:tcW w:w="1921" w:type="dxa"/>
            <w:vAlign w:val="center"/>
          </w:tcPr>
          <w:p w14:paraId="77C68716">
            <w:pPr>
              <w:keepNext/>
              <w:snapToGrid w:val="0"/>
              <w:spacing w:before="70" w:after="70" w:line="240" w:lineRule="auto"/>
              <w:ind w:firstLine="0"/>
              <w:jc w:val="center"/>
              <w:rPr>
                <w:sz w:val="21"/>
              </w:rPr>
            </w:pPr>
            <w:r>
              <w:rPr>
                <w:sz w:val="21"/>
                <w:szCs w:val="21"/>
              </w:rPr>
              <w:t>自动/手动配准</w:t>
            </w:r>
          </w:p>
        </w:tc>
        <w:tc>
          <w:tcPr>
            <w:tcW w:w="1332" w:type="dxa"/>
            <w:vAlign w:val="center"/>
          </w:tcPr>
          <w:p w14:paraId="163940DE">
            <w:pPr>
              <w:keepNext/>
              <w:snapToGrid w:val="0"/>
              <w:spacing w:before="70" w:after="70" w:line="240" w:lineRule="auto"/>
              <w:ind w:firstLine="0"/>
              <w:jc w:val="left"/>
              <w:rPr>
                <w:sz w:val="21"/>
              </w:rPr>
            </w:pPr>
            <w:r>
              <w:rPr>
                <w:sz w:val="21"/>
                <w:szCs w:val="21"/>
              </w:rPr>
              <w:t>变换矩阵</w:t>
            </w:r>
          </w:p>
        </w:tc>
      </w:tr>
      <w:tr w14:paraId="14623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48938996">
            <w:pPr>
              <w:keepNext/>
              <w:snapToGrid w:val="0"/>
              <w:spacing w:before="70" w:after="70" w:line="240" w:lineRule="auto"/>
              <w:ind w:firstLine="0"/>
              <w:jc w:val="center"/>
              <w:rPr>
                <w:sz w:val="21"/>
              </w:rPr>
            </w:pPr>
            <w:r>
              <w:rPr>
                <w:sz w:val="21"/>
                <w:szCs w:val="21"/>
              </w:rPr>
              <w:t>7</w:t>
            </w:r>
          </w:p>
        </w:tc>
        <w:tc>
          <w:tcPr>
            <w:tcW w:w="1847" w:type="dxa"/>
            <w:vAlign w:val="center"/>
          </w:tcPr>
          <w:p w14:paraId="5F120D0B">
            <w:pPr>
              <w:keepNext/>
              <w:snapToGrid w:val="0"/>
              <w:spacing w:before="70" w:after="70" w:line="240" w:lineRule="auto"/>
              <w:ind w:firstLine="0"/>
              <w:jc w:val="left"/>
              <w:rPr>
                <w:sz w:val="21"/>
              </w:rPr>
            </w:pPr>
            <w:r>
              <w:rPr>
                <w:sz w:val="21"/>
                <w:szCs w:val="21"/>
              </w:rPr>
              <w:t>建模面板</w:t>
            </w:r>
          </w:p>
        </w:tc>
        <w:tc>
          <w:tcPr>
            <w:tcW w:w="2882" w:type="dxa"/>
            <w:vAlign w:val="center"/>
          </w:tcPr>
          <w:p w14:paraId="528B38C2">
            <w:pPr>
              <w:keepNext/>
              <w:snapToGrid w:val="0"/>
              <w:spacing w:before="70" w:after="70" w:line="240" w:lineRule="auto"/>
              <w:ind w:firstLine="0"/>
              <w:jc w:val="left"/>
              <w:rPr>
                <w:sz w:val="21"/>
              </w:rPr>
            </w:pPr>
            <w:r>
              <w:rPr>
                <w:sz w:val="21"/>
                <w:szCs w:val="21"/>
              </w:rPr>
              <w:t>参数、进度</w:t>
            </w:r>
          </w:p>
        </w:tc>
        <w:tc>
          <w:tcPr>
            <w:tcW w:w="1921" w:type="dxa"/>
            <w:vAlign w:val="center"/>
          </w:tcPr>
          <w:p w14:paraId="420D5B8B">
            <w:pPr>
              <w:keepNext/>
              <w:snapToGrid w:val="0"/>
              <w:spacing w:before="70" w:after="70" w:line="240" w:lineRule="auto"/>
              <w:ind w:firstLine="0"/>
              <w:jc w:val="center"/>
              <w:rPr>
                <w:sz w:val="21"/>
              </w:rPr>
            </w:pPr>
            <w:r>
              <w:rPr>
                <w:sz w:val="21"/>
                <w:szCs w:val="21"/>
              </w:rPr>
              <w:t>开始、暂停</w:t>
            </w:r>
          </w:p>
        </w:tc>
        <w:tc>
          <w:tcPr>
            <w:tcW w:w="1332" w:type="dxa"/>
            <w:vAlign w:val="center"/>
          </w:tcPr>
          <w:p w14:paraId="157DC102">
            <w:pPr>
              <w:keepNext/>
              <w:snapToGrid w:val="0"/>
              <w:spacing w:before="70" w:after="70" w:line="240" w:lineRule="auto"/>
              <w:ind w:firstLine="0"/>
              <w:jc w:val="left"/>
              <w:rPr>
                <w:sz w:val="21"/>
              </w:rPr>
            </w:pPr>
            <w:r>
              <w:rPr>
                <w:sz w:val="21"/>
                <w:szCs w:val="21"/>
              </w:rPr>
              <w:t>网格模型</w:t>
            </w:r>
          </w:p>
        </w:tc>
      </w:tr>
      <w:tr w14:paraId="39B13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16FAF80B">
            <w:pPr>
              <w:keepNext/>
              <w:snapToGrid w:val="0"/>
              <w:spacing w:before="70" w:after="70" w:line="240" w:lineRule="auto"/>
              <w:ind w:firstLine="0"/>
              <w:jc w:val="center"/>
              <w:rPr>
                <w:sz w:val="21"/>
              </w:rPr>
            </w:pPr>
            <w:r>
              <w:rPr>
                <w:sz w:val="21"/>
                <w:szCs w:val="21"/>
              </w:rPr>
              <w:t>8</w:t>
            </w:r>
          </w:p>
        </w:tc>
        <w:tc>
          <w:tcPr>
            <w:tcW w:w="1847" w:type="dxa"/>
            <w:vAlign w:val="center"/>
          </w:tcPr>
          <w:p w14:paraId="350A7837">
            <w:pPr>
              <w:keepNext/>
              <w:snapToGrid w:val="0"/>
              <w:spacing w:before="70" w:after="70" w:line="240" w:lineRule="auto"/>
              <w:ind w:firstLine="0"/>
              <w:jc w:val="left"/>
              <w:rPr>
                <w:sz w:val="21"/>
              </w:rPr>
            </w:pPr>
            <w:r>
              <w:rPr>
                <w:sz w:val="21"/>
                <w:szCs w:val="21"/>
              </w:rPr>
              <w:t>渲染面板</w:t>
            </w:r>
          </w:p>
        </w:tc>
        <w:tc>
          <w:tcPr>
            <w:tcW w:w="2882" w:type="dxa"/>
            <w:vAlign w:val="center"/>
          </w:tcPr>
          <w:p w14:paraId="6DB2B4FD">
            <w:pPr>
              <w:keepNext/>
              <w:snapToGrid w:val="0"/>
              <w:spacing w:before="70" w:after="70" w:line="240" w:lineRule="auto"/>
              <w:ind w:firstLine="0"/>
              <w:jc w:val="left"/>
              <w:rPr>
                <w:sz w:val="21"/>
              </w:rPr>
            </w:pPr>
            <w:r>
              <w:rPr>
                <w:sz w:val="21"/>
                <w:szCs w:val="21"/>
              </w:rPr>
              <w:t>分块、迭代、显存</w:t>
            </w:r>
          </w:p>
        </w:tc>
        <w:tc>
          <w:tcPr>
            <w:tcW w:w="1921" w:type="dxa"/>
            <w:vAlign w:val="center"/>
          </w:tcPr>
          <w:p w14:paraId="7BD63409">
            <w:pPr>
              <w:keepNext/>
              <w:snapToGrid w:val="0"/>
              <w:spacing w:before="70" w:after="70" w:line="240" w:lineRule="auto"/>
              <w:ind w:firstLine="0"/>
              <w:jc w:val="center"/>
              <w:rPr>
                <w:sz w:val="21"/>
              </w:rPr>
            </w:pPr>
            <w:r>
              <w:rPr>
                <w:sz w:val="21"/>
                <w:szCs w:val="21"/>
              </w:rPr>
              <w:t>训练、预览</w:t>
            </w:r>
          </w:p>
        </w:tc>
        <w:tc>
          <w:tcPr>
            <w:tcW w:w="1332" w:type="dxa"/>
            <w:vAlign w:val="center"/>
          </w:tcPr>
          <w:p w14:paraId="63972D49">
            <w:pPr>
              <w:keepNext/>
              <w:snapToGrid w:val="0"/>
              <w:spacing w:before="70" w:after="70" w:line="240" w:lineRule="auto"/>
              <w:ind w:firstLine="0"/>
              <w:jc w:val="left"/>
              <w:rPr>
                <w:sz w:val="21"/>
              </w:rPr>
            </w:pPr>
            <w:r>
              <w:rPr>
                <w:sz w:val="21"/>
                <w:szCs w:val="21"/>
              </w:rPr>
              <w:t>高斯模型</w:t>
            </w:r>
          </w:p>
        </w:tc>
      </w:tr>
      <w:tr w14:paraId="74AE4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5ED6AD5D">
            <w:pPr>
              <w:keepNext/>
              <w:snapToGrid w:val="0"/>
              <w:spacing w:before="70" w:after="70" w:line="240" w:lineRule="auto"/>
              <w:ind w:firstLine="0"/>
              <w:jc w:val="center"/>
              <w:rPr>
                <w:sz w:val="21"/>
              </w:rPr>
            </w:pPr>
            <w:r>
              <w:rPr>
                <w:sz w:val="21"/>
                <w:szCs w:val="21"/>
              </w:rPr>
              <w:t>9</w:t>
            </w:r>
          </w:p>
        </w:tc>
        <w:tc>
          <w:tcPr>
            <w:tcW w:w="1847" w:type="dxa"/>
            <w:vAlign w:val="center"/>
          </w:tcPr>
          <w:p w14:paraId="6CC5B50E">
            <w:pPr>
              <w:keepNext/>
              <w:snapToGrid w:val="0"/>
              <w:spacing w:before="70" w:after="70" w:line="240" w:lineRule="auto"/>
              <w:ind w:firstLine="0"/>
              <w:jc w:val="left"/>
              <w:rPr>
                <w:sz w:val="21"/>
              </w:rPr>
            </w:pPr>
            <w:r>
              <w:rPr>
                <w:sz w:val="21"/>
                <w:szCs w:val="21"/>
              </w:rPr>
              <w:t>缺陷列表</w:t>
            </w:r>
          </w:p>
        </w:tc>
        <w:tc>
          <w:tcPr>
            <w:tcW w:w="2882" w:type="dxa"/>
            <w:vAlign w:val="center"/>
          </w:tcPr>
          <w:p w14:paraId="77BFC5FB">
            <w:pPr>
              <w:keepNext/>
              <w:snapToGrid w:val="0"/>
              <w:spacing w:before="70" w:after="70" w:line="240" w:lineRule="auto"/>
              <w:ind w:firstLine="0"/>
              <w:jc w:val="left"/>
              <w:rPr>
                <w:sz w:val="21"/>
              </w:rPr>
            </w:pPr>
            <w:r>
              <w:rPr>
                <w:sz w:val="21"/>
                <w:szCs w:val="21"/>
              </w:rPr>
              <w:t>编号、类别、尺寸</w:t>
            </w:r>
          </w:p>
        </w:tc>
        <w:tc>
          <w:tcPr>
            <w:tcW w:w="1921" w:type="dxa"/>
            <w:vAlign w:val="center"/>
          </w:tcPr>
          <w:p w14:paraId="131B1D9B">
            <w:pPr>
              <w:keepNext/>
              <w:snapToGrid w:val="0"/>
              <w:spacing w:before="70" w:after="70" w:line="240" w:lineRule="auto"/>
              <w:ind w:firstLine="0"/>
              <w:jc w:val="center"/>
              <w:rPr>
                <w:sz w:val="21"/>
              </w:rPr>
            </w:pPr>
            <w:r>
              <w:rPr>
                <w:sz w:val="21"/>
                <w:szCs w:val="21"/>
              </w:rPr>
              <w:t>筛选、编辑</w:t>
            </w:r>
          </w:p>
        </w:tc>
        <w:tc>
          <w:tcPr>
            <w:tcW w:w="1332" w:type="dxa"/>
            <w:vAlign w:val="center"/>
          </w:tcPr>
          <w:p w14:paraId="124B7AAF">
            <w:pPr>
              <w:keepNext/>
              <w:snapToGrid w:val="0"/>
              <w:spacing w:before="70" w:after="70" w:line="240" w:lineRule="auto"/>
              <w:ind w:firstLine="0"/>
              <w:jc w:val="left"/>
              <w:rPr>
                <w:sz w:val="21"/>
              </w:rPr>
            </w:pPr>
            <w:r>
              <w:rPr>
                <w:sz w:val="21"/>
                <w:szCs w:val="21"/>
              </w:rPr>
              <w:t>缺陷清单</w:t>
            </w:r>
          </w:p>
        </w:tc>
      </w:tr>
      <w:tr w14:paraId="7F18E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5D0BB801">
            <w:pPr>
              <w:keepNext/>
              <w:snapToGrid w:val="0"/>
              <w:spacing w:before="70" w:after="70" w:line="240" w:lineRule="auto"/>
              <w:ind w:firstLine="0"/>
              <w:jc w:val="center"/>
              <w:rPr>
                <w:sz w:val="21"/>
              </w:rPr>
            </w:pPr>
            <w:r>
              <w:rPr>
                <w:sz w:val="21"/>
                <w:szCs w:val="21"/>
              </w:rPr>
              <w:t>10</w:t>
            </w:r>
          </w:p>
        </w:tc>
        <w:tc>
          <w:tcPr>
            <w:tcW w:w="1847" w:type="dxa"/>
            <w:vAlign w:val="center"/>
          </w:tcPr>
          <w:p w14:paraId="259EE026">
            <w:pPr>
              <w:keepNext/>
              <w:snapToGrid w:val="0"/>
              <w:spacing w:before="70" w:after="70" w:line="240" w:lineRule="auto"/>
              <w:ind w:firstLine="0"/>
              <w:jc w:val="left"/>
              <w:rPr>
                <w:sz w:val="21"/>
              </w:rPr>
            </w:pPr>
            <w:r>
              <w:rPr>
                <w:sz w:val="21"/>
                <w:szCs w:val="21"/>
              </w:rPr>
              <w:t>缺陷详情</w:t>
            </w:r>
          </w:p>
        </w:tc>
        <w:tc>
          <w:tcPr>
            <w:tcW w:w="2882" w:type="dxa"/>
            <w:vAlign w:val="center"/>
          </w:tcPr>
          <w:p w14:paraId="5B09C6DA">
            <w:pPr>
              <w:keepNext/>
              <w:snapToGrid w:val="0"/>
              <w:spacing w:before="70" w:after="70" w:line="240" w:lineRule="auto"/>
              <w:ind w:firstLine="0"/>
              <w:jc w:val="left"/>
              <w:rPr>
                <w:sz w:val="21"/>
              </w:rPr>
            </w:pPr>
            <w:r>
              <w:rPr>
                <w:sz w:val="21"/>
                <w:szCs w:val="21"/>
              </w:rPr>
              <w:t>属性、照片、历史</w:t>
            </w:r>
          </w:p>
        </w:tc>
        <w:tc>
          <w:tcPr>
            <w:tcW w:w="1921" w:type="dxa"/>
            <w:vAlign w:val="center"/>
          </w:tcPr>
          <w:p w14:paraId="211E8A1D">
            <w:pPr>
              <w:keepNext/>
              <w:snapToGrid w:val="0"/>
              <w:spacing w:before="70" w:after="70" w:line="240" w:lineRule="auto"/>
              <w:ind w:firstLine="0"/>
              <w:jc w:val="center"/>
              <w:rPr>
                <w:sz w:val="21"/>
              </w:rPr>
            </w:pPr>
            <w:r>
              <w:rPr>
                <w:sz w:val="21"/>
                <w:szCs w:val="21"/>
              </w:rPr>
              <w:t>复核、标注</w:t>
            </w:r>
          </w:p>
        </w:tc>
        <w:tc>
          <w:tcPr>
            <w:tcW w:w="1332" w:type="dxa"/>
            <w:vAlign w:val="center"/>
          </w:tcPr>
          <w:p w14:paraId="2BA54A1C">
            <w:pPr>
              <w:keepNext/>
              <w:snapToGrid w:val="0"/>
              <w:spacing w:before="70" w:after="70" w:line="240" w:lineRule="auto"/>
              <w:ind w:firstLine="0"/>
              <w:jc w:val="left"/>
              <w:rPr>
                <w:sz w:val="21"/>
              </w:rPr>
            </w:pPr>
            <w:r>
              <w:rPr>
                <w:sz w:val="21"/>
                <w:szCs w:val="21"/>
              </w:rPr>
              <w:t>确认记录</w:t>
            </w:r>
          </w:p>
        </w:tc>
      </w:tr>
      <w:tr w14:paraId="5B783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79E0013A">
            <w:pPr>
              <w:keepNext/>
              <w:snapToGrid w:val="0"/>
              <w:spacing w:before="70" w:after="70" w:line="240" w:lineRule="auto"/>
              <w:ind w:firstLine="0"/>
              <w:jc w:val="center"/>
              <w:rPr>
                <w:sz w:val="21"/>
              </w:rPr>
            </w:pPr>
            <w:r>
              <w:rPr>
                <w:sz w:val="21"/>
                <w:szCs w:val="21"/>
              </w:rPr>
              <w:t>11</w:t>
            </w:r>
          </w:p>
        </w:tc>
        <w:tc>
          <w:tcPr>
            <w:tcW w:w="1847" w:type="dxa"/>
            <w:vAlign w:val="center"/>
          </w:tcPr>
          <w:p w14:paraId="219BF5B3">
            <w:pPr>
              <w:keepNext/>
              <w:snapToGrid w:val="0"/>
              <w:spacing w:before="70" w:after="70" w:line="240" w:lineRule="auto"/>
              <w:ind w:firstLine="0"/>
              <w:jc w:val="left"/>
              <w:rPr>
                <w:sz w:val="21"/>
              </w:rPr>
            </w:pPr>
            <w:r>
              <w:rPr>
                <w:sz w:val="21"/>
                <w:szCs w:val="21"/>
              </w:rPr>
              <w:t>报告编辑器</w:t>
            </w:r>
          </w:p>
        </w:tc>
        <w:tc>
          <w:tcPr>
            <w:tcW w:w="2882" w:type="dxa"/>
            <w:vAlign w:val="center"/>
          </w:tcPr>
          <w:p w14:paraId="772D8F98">
            <w:pPr>
              <w:keepNext/>
              <w:snapToGrid w:val="0"/>
              <w:spacing w:before="70" w:after="70" w:line="240" w:lineRule="auto"/>
              <w:ind w:firstLine="0"/>
              <w:jc w:val="left"/>
              <w:rPr>
                <w:sz w:val="21"/>
              </w:rPr>
            </w:pPr>
            <w:r>
              <w:rPr>
                <w:sz w:val="21"/>
                <w:szCs w:val="21"/>
              </w:rPr>
              <w:t>章节树、预览</w:t>
            </w:r>
          </w:p>
        </w:tc>
        <w:tc>
          <w:tcPr>
            <w:tcW w:w="1921" w:type="dxa"/>
            <w:vAlign w:val="center"/>
          </w:tcPr>
          <w:p w14:paraId="29EAA392">
            <w:pPr>
              <w:keepNext/>
              <w:snapToGrid w:val="0"/>
              <w:spacing w:before="70" w:after="70" w:line="240" w:lineRule="auto"/>
              <w:ind w:firstLine="0"/>
              <w:jc w:val="center"/>
              <w:rPr>
                <w:sz w:val="21"/>
              </w:rPr>
            </w:pPr>
            <w:r>
              <w:rPr>
                <w:sz w:val="21"/>
                <w:szCs w:val="21"/>
              </w:rPr>
              <w:t>生成、校审</w:t>
            </w:r>
          </w:p>
        </w:tc>
        <w:tc>
          <w:tcPr>
            <w:tcW w:w="1332" w:type="dxa"/>
            <w:vAlign w:val="center"/>
          </w:tcPr>
          <w:p w14:paraId="2991DA81">
            <w:pPr>
              <w:keepNext/>
              <w:snapToGrid w:val="0"/>
              <w:spacing w:before="70" w:after="70" w:line="240" w:lineRule="auto"/>
              <w:ind w:firstLine="0"/>
              <w:jc w:val="left"/>
              <w:rPr>
                <w:sz w:val="21"/>
              </w:rPr>
            </w:pPr>
            <w:r>
              <w:rPr>
                <w:sz w:val="21"/>
                <w:szCs w:val="21"/>
              </w:rPr>
              <w:t>报告</w:t>
            </w:r>
          </w:p>
        </w:tc>
      </w:tr>
      <w:tr w14:paraId="4AF87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2F0C85A6">
            <w:pPr>
              <w:keepNext/>
              <w:snapToGrid w:val="0"/>
              <w:spacing w:before="70" w:after="70" w:line="240" w:lineRule="auto"/>
              <w:ind w:firstLine="0"/>
              <w:jc w:val="center"/>
              <w:rPr>
                <w:sz w:val="21"/>
              </w:rPr>
            </w:pPr>
            <w:r>
              <w:rPr>
                <w:sz w:val="21"/>
                <w:szCs w:val="21"/>
              </w:rPr>
              <w:t>12</w:t>
            </w:r>
          </w:p>
        </w:tc>
        <w:tc>
          <w:tcPr>
            <w:tcW w:w="1847" w:type="dxa"/>
            <w:vAlign w:val="center"/>
          </w:tcPr>
          <w:p w14:paraId="0E6FFDBC">
            <w:pPr>
              <w:keepNext/>
              <w:snapToGrid w:val="0"/>
              <w:spacing w:before="70" w:after="70" w:line="240" w:lineRule="auto"/>
              <w:ind w:firstLine="0"/>
              <w:jc w:val="left"/>
              <w:rPr>
                <w:sz w:val="21"/>
              </w:rPr>
            </w:pPr>
            <w:r>
              <w:rPr>
                <w:sz w:val="21"/>
                <w:szCs w:val="21"/>
              </w:rPr>
              <w:t>图纸工作台</w:t>
            </w:r>
          </w:p>
        </w:tc>
        <w:tc>
          <w:tcPr>
            <w:tcW w:w="2882" w:type="dxa"/>
            <w:vAlign w:val="center"/>
          </w:tcPr>
          <w:p w14:paraId="7965D342">
            <w:pPr>
              <w:keepNext/>
              <w:snapToGrid w:val="0"/>
              <w:spacing w:before="70" w:after="70" w:line="240" w:lineRule="auto"/>
              <w:ind w:firstLine="0"/>
              <w:jc w:val="left"/>
              <w:rPr>
                <w:sz w:val="21"/>
              </w:rPr>
            </w:pPr>
            <w:r>
              <w:rPr>
                <w:sz w:val="21"/>
                <w:szCs w:val="21"/>
              </w:rPr>
              <w:t>展开图、图层</w:t>
            </w:r>
          </w:p>
        </w:tc>
        <w:tc>
          <w:tcPr>
            <w:tcW w:w="1921" w:type="dxa"/>
            <w:vAlign w:val="center"/>
          </w:tcPr>
          <w:p w14:paraId="5266937F">
            <w:pPr>
              <w:keepNext/>
              <w:snapToGrid w:val="0"/>
              <w:spacing w:before="70" w:after="70" w:line="240" w:lineRule="auto"/>
              <w:ind w:firstLine="0"/>
              <w:jc w:val="center"/>
              <w:rPr>
                <w:sz w:val="21"/>
              </w:rPr>
            </w:pPr>
            <w:r>
              <w:rPr>
                <w:sz w:val="21"/>
                <w:szCs w:val="21"/>
              </w:rPr>
              <w:t>布点、标注</w:t>
            </w:r>
          </w:p>
        </w:tc>
        <w:tc>
          <w:tcPr>
            <w:tcW w:w="1332" w:type="dxa"/>
            <w:vAlign w:val="center"/>
          </w:tcPr>
          <w:p w14:paraId="4435472D">
            <w:pPr>
              <w:keepNext/>
              <w:snapToGrid w:val="0"/>
              <w:spacing w:before="70" w:after="70" w:line="240" w:lineRule="auto"/>
              <w:ind w:firstLine="0"/>
              <w:jc w:val="left"/>
              <w:rPr>
                <w:sz w:val="21"/>
              </w:rPr>
            </w:pPr>
            <w:r>
              <w:rPr>
                <w:sz w:val="21"/>
                <w:szCs w:val="21"/>
              </w:rPr>
              <w:t>DWG</w:t>
            </w:r>
          </w:p>
        </w:tc>
      </w:tr>
      <w:tr w14:paraId="615C1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38777DCA">
            <w:pPr>
              <w:keepNext/>
              <w:snapToGrid w:val="0"/>
              <w:spacing w:before="70" w:after="70" w:line="240" w:lineRule="auto"/>
              <w:ind w:firstLine="0"/>
              <w:jc w:val="center"/>
              <w:rPr>
                <w:sz w:val="21"/>
              </w:rPr>
            </w:pPr>
            <w:r>
              <w:rPr>
                <w:sz w:val="21"/>
                <w:szCs w:val="21"/>
              </w:rPr>
              <w:t>13</w:t>
            </w:r>
          </w:p>
        </w:tc>
        <w:tc>
          <w:tcPr>
            <w:tcW w:w="1847" w:type="dxa"/>
            <w:vAlign w:val="center"/>
          </w:tcPr>
          <w:p w14:paraId="5B21739D">
            <w:pPr>
              <w:keepNext/>
              <w:snapToGrid w:val="0"/>
              <w:spacing w:before="70" w:after="70" w:line="240" w:lineRule="auto"/>
              <w:ind w:firstLine="0"/>
              <w:jc w:val="left"/>
              <w:rPr>
                <w:sz w:val="21"/>
              </w:rPr>
            </w:pPr>
            <w:r>
              <w:rPr>
                <w:sz w:val="21"/>
                <w:szCs w:val="21"/>
              </w:rPr>
              <w:t>比对视图</w:t>
            </w:r>
          </w:p>
        </w:tc>
        <w:tc>
          <w:tcPr>
            <w:tcW w:w="2882" w:type="dxa"/>
            <w:vAlign w:val="center"/>
          </w:tcPr>
          <w:p w14:paraId="2D5D47F2">
            <w:pPr>
              <w:keepNext/>
              <w:snapToGrid w:val="0"/>
              <w:spacing w:before="70" w:after="70" w:line="240" w:lineRule="auto"/>
              <w:ind w:firstLine="0"/>
              <w:jc w:val="left"/>
              <w:rPr>
                <w:sz w:val="21"/>
              </w:rPr>
            </w:pPr>
            <w:r>
              <w:rPr>
                <w:sz w:val="21"/>
                <w:szCs w:val="21"/>
              </w:rPr>
              <w:t>双屏、差异云图</w:t>
            </w:r>
          </w:p>
        </w:tc>
        <w:tc>
          <w:tcPr>
            <w:tcW w:w="1921" w:type="dxa"/>
            <w:vAlign w:val="center"/>
          </w:tcPr>
          <w:p w14:paraId="6E9DD6B1">
            <w:pPr>
              <w:keepNext/>
              <w:snapToGrid w:val="0"/>
              <w:spacing w:before="70" w:after="70" w:line="240" w:lineRule="auto"/>
              <w:ind w:firstLine="0"/>
              <w:jc w:val="center"/>
              <w:rPr>
                <w:sz w:val="21"/>
              </w:rPr>
            </w:pPr>
            <w:r>
              <w:rPr>
                <w:sz w:val="21"/>
                <w:szCs w:val="21"/>
              </w:rPr>
              <w:t>配准、统计</w:t>
            </w:r>
          </w:p>
        </w:tc>
        <w:tc>
          <w:tcPr>
            <w:tcW w:w="1332" w:type="dxa"/>
            <w:vAlign w:val="center"/>
          </w:tcPr>
          <w:p w14:paraId="384244F4">
            <w:pPr>
              <w:keepNext/>
              <w:snapToGrid w:val="0"/>
              <w:spacing w:before="70" w:after="70" w:line="240" w:lineRule="auto"/>
              <w:ind w:firstLine="0"/>
              <w:jc w:val="left"/>
              <w:rPr>
                <w:sz w:val="21"/>
              </w:rPr>
            </w:pPr>
            <w:r>
              <w:rPr>
                <w:sz w:val="21"/>
                <w:szCs w:val="21"/>
              </w:rPr>
              <w:t>比对报告</w:t>
            </w:r>
          </w:p>
        </w:tc>
      </w:tr>
      <w:tr w14:paraId="11766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2557EE60">
            <w:pPr>
              <w:keepNext/>
              <w:snapToGrid w:val="0"/>
              <w:spacing w:before="70" w:after="70" w:line="240" w:lineRule="auto"/>
              <w:ind w:firstLine="0"/>
              <w:jc w:val="center"/>
              <w:rPr>
                <w:sz w:val="21"/>
              </w:rPr>
            </w:pPr>
            <w:r>
              <w:rPr>
                <w:sz w:val="21"/>
                <w:szCs w:val="21"/>
              </w:rPr>
              <w:t>14</w:t>
            </w:r>
          </w:p>
        </w:tc>
        <w:tc>
          <w:tcPr>
            <w:tcW w:w="1847" w:type="dxa"/>
            <w:vAlign w:val="center"/>
          </w:tcPr>
          <w:p w14:paraId="3960A53A">
            <w:pPr>
              <w:keepNext/>
              <w:snapToGrid w:val="0"/>
              <w:spacing w:before="70" w:after="70" w:line="240" w:lineRule="auto"/>
              <w:ind w:firstLine="0"/>
              <w:jc w:val="left"/>
              <w:rPr>
                <w:sz w:val="21"/>
              </w:rPr>
            </w:pPr>
            <w:r>
              <w:rPr>
                <w:sz w:val="21"/>
                <w:szCs w:val="21"/>
              </w:rPr>
              <w:t>任务中心</w:t>
            </w:r>
          </w:p>
        </w:tc>
        <w:tc>
          <w:tcPr>
            <w:tcW w:w="2882" w:type="dxa"/>
            <w:vAlign w:val="center"/>
          </w:tcPr>
          <w:p w14:paraId="4BAF7F6E">
            <w:pPr>
              <w:keepNext/>
              <w:snapToGrid w:val="0"/>
              <w:spacing w:before="70" w:after="70" w:line="240" w:lineRule="auto"/>
              <w:ind w:firstLine="0"/>
              <w:jc w:val="left"/>
              <w:rPr>
                <w:sz w:val="21"/>
              </w:rPr>
            </w:pPr>
            <w:r>
              <w:rPr>
                <w:sz w:val="21"/>
                <w:szCs w:val="21"/>
              </w:rPr>
              <w:t>队列、状态、日志</w:t>
            </w:r>
          </w:p>
        </w:tc>
        <w:tc>
          <w:tcPr>
            <w:tcW w:w="1921" w:type="dxa"/>
            <w:vAlign w:val="center"/>
          </w:tcPr>
          <w:p w14:paraId="26B8853D">
            <w:pPr>
              <w:keepNext/>
              <w:snapToGrid w:val="0"/>
              <w:spacing w:before="70" w:after="70" w:line="240" w:lineRule="auto"/>
              <w:ind w:firstLine="0"/>
              <w:jc w:val="center"/>
              <w:rPr>
                <w:sz w:val="21"/>
              </w:rPr>
            </w:pPr>
            <w:r>
              <w:rPr>
                <w:sz w:val="21"/>
                <w:szCs w:val="21"/>
              </w:rPr>
              <w:t>重试、取消</w:t>
            </w:r>
          </w:p>
        </w:tc>
        <w:tc>
          <w:tcPr>
            <w:tcW w:w="1332" w:type="dxa"/>
            <w:vAlign w:val="center"/>
          </w:tcPr>
          <w:p w14:paraId="0FDC4CAE">
            <w:pPr>
              <w:keepNext/>
              <w:snapToGrid w:val="0"/>
              <w:spacing w:before="70" w:after="70" w:line="240" w:lineRule="auto"/>
              <w:ind w:firstLine="0"/>
              <w:jc w:val="left"/>
              <w:rPr>
                <w:sz w:val="21"/>
              </w:rPr>
            </w:pPr>
            <w:r>
              <w:rPr>
                <w:sz w:val="21"/>
                <w:szCs w:val="21"/>
              </w:rPr>
              <w:t>任务结果</w:t>
            </w:r>
          </w:p>
        </w:tc>
      </w:tr>
      <w:tr w14:paraId="0C7DB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7" w:type="dxa"/>
            <w:vAlign w:val="center"/>
          </w:tcPr>
          <w:p w14:paraId="069AC144">
            <w:pPr>
              <w:keepNext/>
              <w:snapToGrid w:val="0"/>
              <w:spacing w:before="70" w:after="70" w:line="240" w:lineRule="auto"/>
              <w:ind w:firstLine="0"/>
              <w:jc w:val="center"/>
              <w:rPr>
                <w:sz w:val="21"/>
              </w:rPr>
            </w:pPr>
            <w:r>
              <w:rPr>
                <w:sz w:val="21"/>
                <w:szCs w:val="21"/>
              </w:rPr>
              <w:t>15</w:t>
            </w:r>
          </w:p>
        </w:tc>
        <w:tc>
          <w:tcPr>
            <w:tcW w:w="1847" w:type="dxa"/>
            <w:vAlign w:val="center"/>
          </w:tcPr>
          <w:p w14:paraId="79F51050">
            <w:pPr>
              <w:keepNext/>
              <w:snapToGrid w:val="0"/>
              <w:spacing w:before="70" w:after="70" w:line="240" w:lineRule="auto"/>
              <w:ind w:firstLine="0"/>
              <w:jc w:val="left"/>
              <w:rPr>
                <w:sz w:val="21"/>
              </w:rPr>
            </w:pPr>
            <w:r>
              <w:rPr>
                <w:sz w:val="21"/>
                <w:szCs w:val="21"/>
              </w:rPr>
              <w:t>系统设置</w:t>
            </w:r>
          </w:p>
        </w:tc>
        <w:tc>
          <w:tcPr>
            <w:tcW w:w="2882" w:type="dxa"/>
            <w:vAlign w:val="center"/>
          </w:tcPr>
          <w:p w14:paraId="497FB942">
            <w:pPr>
              <w:keepNext/>
              <w:snapToGrid w:val="0"/>
              <w:spacing w:before="70" w:after="70" w:line="240" w:lineRule="auto"/>
              <w:ind w:firstLine="0"/>
              <w:jc w:val="left"/>
              <w:rPr>
                <w:sz w:val="21"/>
              </w:rPr>
            </w:pPr>
            <w:r>
              <w:rPr>
                <w:sz w:val="21"/>
                <w:szCs w:val="21"/>
              </w:rPr>
              <w:t>用户、角色、参数</w:t>
            </w:r>
          </w:p>
        </w:tc>
        <w:tc>
          <w:tcPr>
            <w:tcW w:w="1921" w:type="dxa"/>
            <w:vAlign w:val="center"/>
          </w:tcPr>
          <w:p w14:paraId="43F2FDE8">
            <w:pPr>
              <w:keepNext/>
              <w:snapToGrid w:val="0"/>
              <w:spacing w:before="70" w:after="70" w:line="240" w:lineRule="auto"/>
              <w:ind w:firstLine="0"/>
              <w:jc w:val="center"/>
              <w:rPr>
                <w:sz w:val="21"/>
              </w:rPr>
            </w:pPr>
            <w:r>
              <w:rPr>
                <w:sz w:val="21"/>
                <w:szCs w:val="21"/>
              </w:rPr>
              <w:t>配置、备份</w:t>
            </w:r>
          </w:p>
        </w:tc>
        <w:tc>
          <w:tcPr>
            <w:tcW w:w="1332" w:type="dxa"/>
            <w:vAlign w:val="center"/>
          </w:tcPr>
          <w:p w14:paraId="5C037A75">
            <w:pPr>
              <w:keepNext/>
              <w:snapToGrid w:val="0"/>
              <w:spacing w:before="70" w:after="70" w:line="240" w:lineRule="auto"/>
              <w:ind w:firstLine="0"/>
              <w:jc w:val="left"/>
              <w:rPr>
                <w:sz w:val="21"/>
              </w:rPr>
            </w:pPr>
            <w:r>
              <w:rPr>
                <w:sz w:val="21"/>
                <w:szCs w:val="21"/>
              </w:rPr>
              <w:t>配置生效</w:t>
            </w:r>
          </w:p>
        </w:tc>
      </w:tr>
    </w:tbl>
    <w:p w14:paraId="4E009FB1">
      <w:pPr>
        <w:spacing w:line="240" w:lineRule="auto"/>
      </w:pPr>
    </w:p>
    <w:p w14:paraId="08FB24F1">
      <w:pPr>
        <w:pStyle w:val="6"/>
      </w:pPr>
      <w:r>
        <w:rPr>
          <w:szCs w:val="32"/>
        </w:rPr>
        <w:t>2.5.3.22 日志与审计</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7"/>
        <w:gridCol w:w="4223"/>
        <w:gridCol w:w="1366"/>
        <w:gridCol w:w="1604"/>
      </w:tblGrid>
      <w:tr w14:paraId="6BB83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07" w:type="dxa"/>
            <w:shd w:val="clear" w:color="auto" w:fill="E7E6E6"/>
            <w:vAlign w:val="center"/>
          </w:tcPr>
          <w:p w14:paraId="25C4EAA6">
            <w:pPr>
              <w:snapToGrid w:val="0"/>
              <w:spacing w:before="70" w:after="70" w:line="240" w:lineRule="auto"/>
              <w:ind w:firstLine="0"/>
              <w:jc w:val="center"/>
              <w:rPr>
                <w:b/>
                <w:sz w:val="21"/>
              </w:rPr>
            </w:pPr>
            <w:r>
              <w:rPr>
                <w:b/>
                <w:sz w:val="21"/>
                <w:szCs w:val="21"/>
              </w:rPr>
              <w:t>日志类型</w:t>
            </w:r>
          </w:p>
        </w:tc>
        <w:tc>
          <w:tcPr>
            <w:tcW w:w="4223" w:type="dxa"/>
            <w:shd w:val="clear" w:color="auto" w:fill="E7E6E6"/>
            <w:vAlign w:val="center"/>
          </w:tcPr>
          <w:p w14:paraId="0E6AA585">
            <w:pPr>
              <w:snapToGrid w:val="0"/>
              <w:spacing w:before="70" w:after="70" w:line="240" w:lineRule="auto"/>
              <w:ind w:firstLine="0"/>
              <w:jc w:val="center"/>
              <w:rPr>
                <w:b/>
                <w:sz w:val="21"/>
              </w:rPr>
            </w:pPr>
            <w:r>
              <w:rPr>
                <w:b/>
                <w:sz w:val="21"/>
                <w:szCs w:val="21"/>
              </w:rPr>
              <w:t>记录内容</w:t>
            </w:r>
          </w:p>
        </w:tc>
        <w:tc>
          <w:tcPr>
            <w:tcW w:w="1366" w:type="dxa"/>
            <w:shd w:val="clear" w:color="auto" w:fill="E7E6E6"/>
            <w:vAlign w:val="center"/>
          </w:tcPr>
          <w:p w14:paraId="2C5C902C">
            <w:pPr>
              <w:snapToGrid w:val="0"/>
              <w:spacing w:before="70" w:after="70" w:line="240" w:lineRule="auto"/>
              <w:ind w:firstLine="0"/>
              <w:jc w:val="center"/>
              <w:rPr>
                <w:b/>
                <w:sz w:val="21"/>
              </w:rPr>
            </w:pPr>
            <w:r>
              <w:rPr>
                <w:b/>
                <w:sz w:val="21"/>
                <w:szCs w:val="21"/>
              </w:rPr>
              <w:t>保留期</w:t>
            </w:r>
          </w:p>
        </w:tc>
        <w:tc>
          <w:tcPr>
            <w:tcW w:w="1604" w:type="dxa"/>
            <w:shd w:val="clear" w:color="auto" w:fill="E7E6E6"/>
            <w:vAlign w:val="center"/>
          </w:tcPr>
          <w:p w14:paraId="7613ABF1">
            <w:pPr>
              <w:snapToGrid w:val="0"/>
              <w:spacing w:before="70" w:after="70" w:line="240" w:lineRule="auto"/>
              <w:ind w:firstLine="0"/>
              <w:jc w:val="center"/>
              <w:rPr>
                <w:b/>
                <w:sz w:val="21"/>
              </w:rPr>
            </w:pPr>
            <w:r>
              <w:rPr>
                <w:b/>
                <w:sz w:val="21"/>
                <w:szCs w:val="21"/>
              </w:rPr>
              <w:t>用途</w:t>
            </w:r>
          </w:p>
        </w:tc>
      </w:tr>
      <w:tr w14:paraId="44C3F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148CBA9F">
            <w:pPr>
              <w:snapToGrid w:val="0"/>
              <w:spacing w:before="70" w:after="70" w:line="240" w:lineRule="auto"/>
              <w:ind w:firstLine="0"/>
              <w:jc w:val="center"/>
              <w:rPr>
                <w:sz w:val="21"/>
              </w:rPr>
            </w:pPr>
            <w:r>
              <w:rPr>
                <w:sz w:val="21"/>
                <w:szCs w:val="21"/>
              </w:rPr>
              <w:t>登录日志</w:t>
            </w:r>
          </w:p>
        </w:tc>
        <w:tc>
          <w:tcPr>
            <w:tcW w:w="4223" w:type="dxa"/>
            <w:vAlign w:val="center"/>
          </w:tcPr>
          <w:p w14:paraId="75E02154">
            <w:pPr>
              <w:snapToGrid w:val="0"/>
              <w:spacing w:before="70" w:after="70" w:line="240" w:lineRule="auto"/>
              <w:ind w:firstLine="0"/>
              <w:jc w:val="center"/>
              <w:rPr>
                <w:sz w:val="21"/>
              </w:rPr>
            </w:pPr>
            <w:r>
              <w:rPr>
                <w:sz w:val="21"/>
                <w:szCs w:val="21"/>
              </w:rPr>
              <w:t>账号、时间、IP、结果</w:t>
            </w:r>
          </w:p>
        </w:tc>
        <w:tc>
          <w:tcPr>
            <w:tcW w:w="1366" w:type="dxa"/>
            <w:vAlign w:val="center"/>
          </w:tcPr>
          <w:p w14:paraId="326B7CDE">
            <w:pPr>
              <w:snapToGrid w:val="0"/>
              <w:spacing w:before="70" w:after="70" w:line="240" w:lineRule="auto"/>
              <w:ind w:firstLine="0"/>
              <w:jc w:val="left"/>
              <w:rPr>
                <w:sz w:val="21"/>
              </w:rPr>
            </w:pPr>
            <w:r>
              <w:rPr>
                <w:sz w:val="21"/>
                <w:szCs w:val="21"/>
              </w:rPr>
              <w:t>12 个月</w:t>
            </w:r>
          </w:p>
        </w:tc>
        <w:tc>
          <w:tcPr>
            <w:tcW w:w="1604" w:type="dxa"/>
            <w:vAlign w:val="center"/>
          </w:tcPr>
          <w:p w14:paraId="60A2131C">
            <w:pPr>
              <w:snapToGrid w:val="0"/>
              <w:spacing w:before="70" w:after="70" w:line="240" w:lineRule="auto"/>
              <w:ind w:firstLine="0"/>
              <w:jc w:val="left"/>
              <w:rPr>
                <w:sz w:val="21"/>
              </w:rPr>
            </w:pPr>
            <w:r>
              <w:rPr>
                <w:sz w:val="21"/>
                <w:szCs w:val="21"/>
              </w:rPr>
              <w:t>安全审计</w:t>
            </w:r>
          </w:p>
        </w:tc>
      </w:tr>
      <w:tr w14:paraId="0BD58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2CF82422">
            <w:pPr>
              <w:snapToGrid w:val="0"/>
              <w:spacing w:before="70" w:after="70" w:line="240" w:lineRule="auto"/>
              <w:ind w:firstLine="0"/>
              <w:jc w:val="center"/>
              <w:rPr>
                <w:sz w:val="21"/>
              </w:rPr>
            </w:pPr>
            <w:r>
              <w:rPr>
                <w:sz w:val="21"/>
                <w:szCs w:val="21"/>
              </w:rPr>
              <w:t>操作日志</w:t>
            </w:r>
          </w:p>
        </w:tc>
        <w:tc>
          <w:tcPr>
            <w:tcW w:w="4223" w:type="dxa"/>
            <w:vAlign w:val="center"/>
          </w:tcPr>
          <w:p w14:paraId="468EF8C7">
            <w:pPr>
              <w:snapToGrid w:val="0"/>
              <w:spacing w:before="70" w:after="70" w:line="240" w:lineRule="auto"/>
              <w:ind w:firstLine="0"/>
              <w:jc w:val="center"/>
              <w:rPr>
                <w:sz w:val="21"/>
              </w:rPr>
            </w:pPr>
            <w:r>
              <w:rPr>
                <w:sz w:val="21"/>
                <w:szCs w:val="21"/>
              </w:rPr>
              <w:t>用户、对象、动作、结果</w:t>
            </w:r>
          </w:p>
        </w:tc>
        <w:tc>
          <w:tcPr>
            <w:tcW w:w="1366" w:type="dxa"/>
            <w:vAlign w:val="center"/>
          </w:tcPr>
          <w:p w14:paraId="75EACE9E">
            <w:pPr>
              <w:snapToGrid w:val="0"/>
              <w:spacing w:before="70" w:after="70" w:line="240" w:lineRule="auto"/>
              <w:ind w:firstLine="0"/>
              <w:jc w:val="left"/>
              <w:rPr>
                <w:sz w:val="21"/>
              </w:rPr>
            </w:pPr>
            <w:r>
              <w:rPr>
                <w:sz w:val="21"/>
                <w:szCs w:val="21"/>
              </w:rPr>
              <w:t>12 个月</w:t>
            </w:r>
          </w:p>
        </w:tc>
        <w:tc>
          <w:tcPr>
            <w:tcW w:w="1604" w:type="dxa"/>
            <w:vAlign w:val="center"/>
          </w:tcPr>
          <w:p w14:paraId="4C058BEB">
            <w:pPr>
              <w:snapToGrid w:val="0"/>
              <w:spacing w:before="70" w:after="70" w:line="240" w:lineRule="auto"/>
              <w:ind w:firstLine="0"/>
              <w:jc w:val="left"/>
              <w:rPr>
                <w:sz w:val="21"/>
              </w:rPr>
            </w:pPr>
            <w:r>
              <w:rPr>
                <w:sz w:val="21"/>
                <w:szCs w:val="21"/>
              </w:rPr>
              <w:t>追溯</w:t>
            </w:r>
          </w:p>
        </w:tc>
      </w:tr>
      <w:tr w14:paraId="1917D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1AC53C65">
            <w:pPr>
              <w:snapToGrid w:val="0"/>
              <w:spacing w:before="70" w:after="70" w:line="240" w:lineRule="auto"/>
              <w:ind w:firstLine="0"/>
              <w:jc w:val="center"/>
              <w:rPr>
                <w:sz w:val="21"/>
              </w:rPr>
            </w:pPr>
            <w:r>
              <w:rPr>
                <w:sz w:val="21"/>
                <w:szCs w:val="21"/>
              </w:rPr>
              <w:t>任务日志</w:t>
            </w:r>
          </w:p>
        </w:tc>
        <w:tc>
          <w:tcPr>
            <w:tcW w:w="4223" w:type="dxa"/>
            <w:vAlign w:val="center"/>
          </w:tcPr>
          <w:p w14:paraId="1BAAB7E6">
            <w:pPr>
              <w:snapToGrid w:val="0"/>
              <w:spacing w:before="70" w:after="70" w:line="240" w:lineRule="auto"/>
              <w:ind w:firstLine="0"/>
              <w:jc w:val="center"/>
              <w:rPr>
                <w:sz w:val="21"/>
              </w:rPr>
            </w:pPr>
            <w:r>
              <w:rPr>
                <w:sz w:val="21"/>
                <w:szCs w:val="21"/>
              </w:rPr>
              <w:t>任务 ID、参数、耗时、状态</w:t>
            </w:r>
          </w:p>
        </w:tc>
        <w:tc>
          <w:tcPr>
            <w:tcW w:w="1366" w:type="dxa"/>
            <w:vAlign w:val="center"/>
          </w:tcPr>
          <w:p w14:paraId="7F5DB7C9">
            <w:pPr>
              <w:snapToGrid w:val="0"/>
              <w:spacing w:before="70" w:after="70" w:line="240" w:lineRule="auto"/>
              <w:ind w:firstLine="0"/>
              <w:jc w:val="left"/>
              <w:rPr>
                <w:sz w:val="21"/>
              </w:rPr>
            </w:pPr>
            <w:r>
              <w:rPr>
                <w:sz w:val="21"/>
                <w:szCs w:val="21"/>
              </w:rPr>
              <w:t>12 个月</w:t>
            </w:r>
          </w:p>
        </w:tc>
        <w:tc>
          <w:tcPr>
            <w:tcW w:w="1604" w:type="dxa"/>
            <w:vAlign w:val="center"/>
          </w:tcPr>
          <w:p w14:paraId="496093ED">
            <w:pPr>
              <w:snapToGrid w:val="0"/>
              <w:spacing w:before="70" w:after="70" w:line="240" w:lineRule="auto"/>
              <w:ind w:firstLine="0"/>
              <w:jc w:val="left"/>
              <w:rPr>
                <w:sz w:val="21"/>
              </w:rPr>
            </w:pPr>
            <w:r>
              <w:rPr>
                <w:sz w:val="21"/>
                <w:szCs w:val="21"/>
              </w:rPr>
              <w:t>排障</w:t>
            </w:r>
          </w:p>
        </w:tc>
      </w:tr>
      <w:tr w14:paraId="44C49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42F8D9AF">
            <w:pPr>
              <w:snapToGrid w:val="0"/>
              <w:spacing w:before="70" w:after="70" w:line="240" w:lineRule="auto"/>
              <w:ind w:firstLine="0"/>
              <w:jc w:val="center"/>
              <w:rPr>
                <w:sz w:val="21"/>
              </w:rPr>
            </w:pPr>
            <w:r>
              <w:rPr>
                <w:sz w:val="21"/>
                <w:szCs w:val="21"/>
              </w:rPr>
              <w:t>数据日志</w:t>
            </w:r>
          </w:p>
        </w:tc>
        <w:tc>
          <w:tcPr>
            <w:tcW w:w="4223" w:type="dxa"/>
            <w:vAlign w:val="center"/>
          </w:tcPr>
          <w:p w14:paraId="5FC3DF92">
            <w:pPr>
              <w:snapToGrid w:val="0"/>
              <w:spacing w:before="70" w:after="70" w:line="240" w:lineRule="auto"/>
              <w:ind w:firstLine="0"/>
              <w:jc w:val="center"/>
              <w:rPr>
                <w:sz w:val="21"/>
              </w:rPr>
            </w:pPr>
            <w:r>
              <w:rPr>
                <w:sz w:val="21"/>
                <w:szCs w:val="21"/>
              </w:rPr>
              <w:t>导入、导出、修改、删除</w:t>
            </w:r>
          </w:p>
        </w:tc>
        <w:tc>
          <w:tcPr>
            <w:tcW w:w="1366" w:type="dxa"/>
            <w:vAlign w:val="center"/>
          </w:tcPr>
          <w:p w14:paraId="7864CB70">
            <w:pPr>
              <w:snapToGrid w:val="0"/>
              <w:spacing w:before="70" w:after="70" w:line="240" w:lineRule="auto"/>
              <w:ind w:firstLine="0"/>
              <w:jc w:val="left"/>
              <w:rPr>
                <w:sz w:val="21"/>
              </w:rPr>
            </w:pPr>
            <w:r>
              <w:rPr>
                <w:sz w:val="21"/>
                <w:szCs w:val="21"/>
              </w:rPr>
              <w:t>24 个月</w:t>
            </w:r>
          </w:p>
        </w:tc>
        <w:tc>
          <w:tcPr>
            <w:tcW w:w="1604" w:type="dxa"/>
            <w:vAlign w:val="center"/>
          </w:tcPr>
          <w:p w14:paraId="4DDD7B00">
            <w:pPr>
              <w:snapToGrid w:val="0"/>
              <w:spacing w:before="70" w:after="70" w:line="240" w:lineRule="auto"/>
              <w:ind w:firstLine="0"/>
              <w:jc w:val="left"/>
              <w:rPr>
                <w:sz w:val="21"/>
              </w:rPr>
            </w:pPr>
            <w:r>
              <w:rPr>
                <w:sz w:val="21"/>
                <w:szCs w:val="21"/>
              </w:rPr>
              <w:t>数据溯源</w:t>
            </w:r>
          </w:p>
        </w:tc>
      </w:tr>
      <w:tr w14:paraId="24C7B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45E74D91">
            <w:pPr>
              <w:snapToGrid w:val="0"/>
              <w:spacing w:before="70" w:after="70" w:line="240" w:lineRule="auto"/>
              <w:ind w:firstLine="0"/>
              <w:jc w:val="center"/>
              <w:rPr>
                <w:sz w:val="21"/>
              </w:rPr>
            </w:pPr>
            <w:r>
              <w:rPr>
                <w:sz w:val="21"/>
                <w:szCs w:val="21"/>
              </w:rPr>
              <w:t>审核日志</w:t>
            </w:r>
          </w:p>
        </w:tc>
        <w:tc>
          <w:tcPr>
            <w:tcW w:w="4223" w:type="dxa"/>
            <w:vAlign w:val="center"/>
          </w:tcPr>
          <w:p w14:paraId="55978A11">
            <w:pPr>
              <w:snapToGrid w:val="0"/>
              <w:spacing w:before="70" w:after="70" w:line="240" w:lineRule="auto"/>
              <w:ind w:firstLine="0"/>
              <w:jc w:val="center"/>
              <w:rPr>
                <w:sz w:val="21"/>
              </w:rPr>
            </w:pPr>
            <w:r>
              <w:rPr>
                <w:sz w:val="21"/>
                <w:szCs w:val="21"/>
              </w:rPr>
              <w:t>校审意见、修改、签署</w:t>
            </w:r>
          </w:p>
        </w:tc>
        <w:tc>
          <w:tcPr>
            <w:tcW w:w="1366" w:type="dxa"/>
            <w:vAlign w:val="center"/>
          </w:tcPr>
          <w:p w14:paraId="31989893">
            <w:pPr>
              <w:snapToGrid w:val="0"/>
              <w:spacing w:before="70" w:after="70" w:line="240" w:lineRule="auto"/>
              <w:ind w:firstLine="0"/>
              <w:jc w:val="left"/>
              <w:rPr>
                <w:sz w:val="21"/>
              </w:rPr>
            </w:pPr>
            <w:r>
              <w:rPr>
                <w:sz w:val="21"/>
                <w:szCs w:val="21"/>
              </w:rPr>
              <w:t>永久</w:t>
            </w:r>
          </w:p>
        </w:tc>
        <w:tc>
          <w:tcPr>
            <w:tcW w:w="1604" w:type="dxa"/>
            <w:vAlign w:val="center"/>
          </w:tcPr>
          <w:p w14:paraId="4622168B">
            <w:pPr>
              <w:snapToGrid w:val="0"/>
              <w:spacing w:before="70" w:after="70" w:line="240" w:lineRule="auto"/>
              <w:ind w:firstLine="0"/>
              <w:jc w:val="left"/>
              <w:rPr>
                <w:sz w:val="21"/>
              </w:rPr>
            </w:pPr>
            <w:r>
              <w:rPr>
                <w:sz w:val="21"/>
                <w:szCs w:val="21"/>
              </w:rPr>
              <w:t>质量追溯</w:t>
            </w:r>
          </w:p>
        </w:tc>
      </w:tr>
      <w:tr w14:paraId="6FF4D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1C98407E">
            <w:pPr>
              <w:snapToGrid w:val="0"/>
              <w:spacing w:before="70" w:after="70" w:line="240" w:lineRule="auto"/>
              <w:ind w:firstLine="0"/>
              <w:jc w:val="center"/>
              <w:rPr>
                <w:sz w:val="21"/>
              </w:rPr>
            </w:pPr>
            <w:r>
              <w:rPr>
                <w:sz w:val="21"/>
                <w:szCs w:val="21"/>
              </w:rPr>
              <w:t>异常日志</w:t>
            </w:r>
          </w:p>
        </w:tc>
        <w:tc>
          <w:tcPr>
            <w:tcW w:w="4223" w:type="dxa"/>
            <w:vAlign w:val="center"/>
          </w:tcPr>
          <w:p w14:paraId="17EEE284">
            <w:pPr>
              <w:snapToGrid w:val="0"/>
              <w:spacing w:before="70" w:after="70" w:line="240" w:lineRule="auto"/>
              <w:ind w:firstLine="0"/>
              <w:jc w:val="center"/>
              <w:rPr>
                <w:sz w:val="21"/>
              </w:rPr>
            </w:pPr>
            <w:r>
              <w:rPr>
                <w:sz w:val="21"/>
                <w:szCs w:val="21"/>
              </w:rPr>
              <w:t>异常类型、堆栈、环境</w:t>
            </w:r>
          </w:p>
        </w:tc>
        <w:tc>
          <w:tcPr>
            <w:tcW w:w="1366" w:type="dxa"/>
            <w:vAlign w:val="center"/>
          </w:tcPr>
          <w:p w14:paraId="42749308">
            <w:pPr>
              <w:snapToGrid w:val="0"/>
              <w:spacing w:before="70" w:after="70" w:line="240" w:lineRule="auto"/>
              <w:ind w:firstLine="0"/>
              <w:jc w:val="left"/>
              <w:rPr>
                <w:sz w:val="21"/>
              </w:rPr>
            </w:pPr>
            <w:r>
              <w:rPr>
                <w:sz w:val="21"/>
                <w:szCs w:val="21"/>
              </w:rPr>
              <w:t>12 个月</w:t>
            </w:r>
          </w:p>
        </w:tc>
        <w:tc>
          <w:tcPr>
            <w:tcW w:w="1604" w:type="dxa"/>
            <w:vAlign w:val="center"/>
          </w:tcPr>
          <w:p w14:paraId="0D3972C6">
            <w:pPr>
              <w:snapToGrid w:val="0"/>
              <w:spacing w:before="70" w:after="70" w:line="240" w:lineRule="auto"/>
              <w:ind w:firstLine="0"/>
              <w:jc w:val="left"/>
              <w:rPr>
                <w:sz w:val="21"/>
              </w:rPr>
            </w:pPr>
            <w:r>
              <w:rPr>
                <w:sz w:val="21"/>
                <w:szCs w:val="21"/>
              </w:rPr>
              <w:t>缺陷分析</w:t>
            </w:r>
          </w:p>
        </w:tc>
      </w:tr>
      <w:tr w14:paraId="3AA7C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7" w:type="dxa"/>
            <w:vAlign w:val="center"/>
          </w:tcPr>
          <w:p w14:paraId="1F521043">
            <w:pPr>
              <w:snapToGrid w:val="0"/>
              <w:spacing w:before="70" w:after="70" w:line="240" w:lineRule="auto"/>
              <w:ind w:firstLine="0"/>
              <w:jc w:val="center"/>
              <w:rPr>
                <w:sz w:val="21"/>
              </w:rPr>
            </w:pPr>
            <w:r>
              <w:rPr>
                <w:sz w:val="21"/>
                <w:szCs w:val="21"/>
              </w:rPr>
              <w:t>接口日志</w:t>
            </w:r>
          </w:p>
        </w:tc>
        <w:tc>
          <w:tcPr>
            <w:tcW w:w="4223" w:type="dxa"/>
            <w:vAlign w:val="center"/>
          </w:tcPr>
          <w:p w14:paraId="2A46A3B2">
            <w:pPr>
              <w:snapToGrid w:val="0"/>
              <w:spacing w:before="70" w:after="70" w:line="240" w:lineRule="auto"/>
              <w:ind w:firstLine="0"/>
              <w:jc w:val="center"/>
              <w:rPr>
                <w:sz w:val="21"/>
              </w:rPr>
            </w:pPr>
            <w:r>
              <w:rPr>
                <w:sz w:val="21"/>
                <w:szCs w:val="21"/>
              </w:rPr>
              <w:t>调用方、参数、响应、耗时</w:t>
            </w:r>
          </w:p>
        </w:tc>
        <w:tc>
          <w:tcPr>
            <w:tcW w:w="1366" w:type="dxa"/>
            <w:vAlign w:val="center"/>
          </w:tcPr>
          <w:p w14:paraId="7302B6D5">
            <w:pPr>
              <w:snapToGrid w:val="0"/>
              <w:spacing w:before="70" w:after="70" w:line="240" w:lineRule="auto"/>
              <w:ind w:firstLine="0"/>
              <w:jc w:val="left"/>
              <w:rPr>
                <w:sz w:val="21"/>
              </w:rPr>
            </w:pPr>
            <w:r>
              <w:rPr>
                <w:sz w:val="21"/>
                <w:szCs w:val="21"/>
              </w:rPr>
              <w:t>12 个月</w:t>
            </w:r>
          </w:p>
        </w:tc>
        <w:tc>
          <w:tcPr>
            <w:tcW w:w="1604" w:type="dxa"/>
            <w:vAlign w:val="center"/>
          </w:tcPr>
          <w:p w14:paraId="4A2CFB0B">
            <w:pPr>
              <w:snapToGrid w:val="0"/>
              <w:spacing w:before="70" w:after="70" w:line="240" w:lineRule="auto"/>
              <w:ind w:firstLine="0"/>
              <w:jc w:val="left"/>
              <w:rPr>
                <w:sz w:val="21"/>
              </w:rPr>
            </w:pPr>
            <w:r>
              <w:rPr>
                <w:sz w:val="21"/>
                <w:szCs w:val="21"/>
              </w:rPr>
              <w:t>集成排障</w:t>
            </w:r>
          </w:p>
        </w:tc>
      </w:tr>
    </w:tbl>
    <w:p w14:paraId="5115B4F2">
      <w:pPr>
        <w:spacing w:line="240" w:lineRule="auto"/>
      </w:pPr>
    </w:p>
    <w:p w14:paraId="48CB7610">
      <w:pPr>
        <w:pStyle w:val="6"/>
      </w:pPr>
      <w:r>
        <w:rPr>
          <w:szCs w:val="32"/>
        </w:rPr>
        <w:t>2.5.3.23 许可与版本管理</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18"/>
        <w:gridCol w:w="6482"/>
      </w:tblGrid>
      <w:tr w14:paraId="3B17A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318" w:type="dxa"/>
            <w:shd w:val="clear" w:color="auto" w:fill="E7E6E6"/>
            <w:vAlign w:val="center"/>
          </w:tcPr>
          <w:p w14:paraId="407D2EF6">
            <w:pPr>
              <w:keepNext/>
              <w:snapToGrid w:val="0"/>
              <w:spacing w:before="70" w:after="70" w:line="240" w:lineRule="auto"/>
              <w:ind w:firstLine="0"/>
              <w:jc w:val="center"/>
              <w:rPr>
                <w:b/>
                <w:sz w:val="21"/>
              </w:rPr>
            </w:pPr>
            <w:r>
              <w:rPr>
                <w:b/>
                <w:sz w:val="21"/>
                <w:szCs w:val="21"/>
              </w:rPr>
              <w:t>项目</w:t>
            </w:r>
          </w:p>
        </w:tc>
        <w:tc>
          <w:tcPr>
            <w:tcW w:w="6482" w:type="dxa"/>
            <w:shd w:val="clear" w:color="auto" w:fill="E7E6E6"/>
            <w:vAlign w:val="center"/>
          </w:tcPr>
          <w:p w14:paraId="1D7F6378">
            <w:pPr>
              <w:keepNext/>
              <w:snapToGrid w:val="0"/>
              <w:spacing w:before="70" w:after="70" w:line="240" w:lineRule="auto"/>
              <w:ind w:firstLine="0"/>
              <w:jc w:val="center"/>
              <w:rPr>
                <w:b/>
                <w:sz w:val="21"/>
              </w:rPr>
            </w:pPr>
            <w:r>
              <w:rPr>
                <w:b/>
                <w:sz w:val="21"/>
                <w:szCs w:val="21"/>
              </w:rPr>
              <w:t>规则</w:t>
            </w:r>
          </w:p>
        </w:tc>
      </w:tr>
      <w:tr w14:paraId="55BF6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164AA6B4">
            <w:pPr>
              <w:keepNext/>
              <w:snapToGrid w:val="0"/>
              <w:spacing w:before="70" w:after="70" w:line="240" w:lineRule="auto"/>
              <w:ind w:firstLine="0"/>
              <w:jc w:val="left"/>
              <w:rPr>
                <w:sz w:val="21"/>
              </w:rPr>
            </w:pPr>
            <w:r>
              <w:rPr>
                <w:sz w:val="21"/>
                <w:szCs w:val="21"/>
              </w:rPr>
              <w:t>许可类型</w:t>
            </w:r>
          </w:p>
        </w:tc>
        <w:tc>
          <w:tcPr>
            <w:tcW w:w="6482" w:type="dxa"/>
            <w:vAlign w:val="center"/>
          </w:tcPr>
          <w:p w14:paraId="48EA0B47">
            <w:pPr>
              <w:keepNext/>
              <w:snapToGrid w:val="0"/>
              <w:spacing w:before="70" w:after="70" w:line="240" w:lineRule="auto"/>
              <w:ind w:firstLine="0"/>
              <w:jc w:val="left"/>
              <w:rPr>
                <w:sz w:val="21"/>
              </w:rPr>
            </w:pPr>
            <w:r>
              <w:rPr>
                <w:sz w:val="21"/>
                <w:szCs w:val="21"/>
              </w:rPr>
              <w:t>永久授权，绑定设备指纹</w:t>
            </w:r>
          </w:p>
        </w:tc>
      </w:tr>
      <w:tr w14:paraId="11A1A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318" w:type="dxa"/>
            <w:vAlign w:val="center"/>
          </w:tcPr>
          <w:p w14:paraId="2B9F013C">
            <w:pPr>
              <w:keepNext/>
              <w:snapToGrid w:val="0"/>
              <w:spacing w:before="70" w:after="70" w:line="240" w:lineRule="auto"/>
              <w:ind w:firstLine="0"/>
              <w:jc w:val="left"/>
              <w:rPr>
                <w:sz w:val="21"/>
              </w:rPr>
            </w:pPr>
            <w:r>
              <w:rPr>
                <w:sz w:val="21"/>
                <w:szCs w:val="21"/>
              </w:rPr>
              <w:t>授权范围</w:t>
            </w:r>
          </w:p>
        </w:tc>
        <w:tc>
          <w:tcPr>
            <w:tcW w:w="6482" w:type="dxa"/>
            <w:vAlign w:val="center"/>
          </w:tcPr>
          <w:p w14:paraId="0DFF2E58">
            <w:pPr>
              <w:keepNext/>
              <w:snapToGrid w:val="0"/>
              <w:spacing w:before="70" w:after="70" w:line="240" w:lineRule="auto"/>
              <w:ind w:firstLine="0"/>
              <w:jc w:val="left"/>
              <w:rPr>
                <w:sz w:val="21"/>
              </w:rPr>
            </w:pPr>
            <w:r>
              <w:rPr>
                <w:sz w:val="21"/>
                <w:szCs w:val="21"/>
              </w:rPr>
              <w:t>甲方及甲方指定单位使用</w:t>
            </w:r>
          </w:p>
        </w:tc>
      </w:tr>
      <w:tr w14:paraId="3CF53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0293790B">
            <w:pPr>
              <w:keepNext/>
              <w:snapToGrid w:val="0"/>
              <w:spacing w:before="70" w:after="70" w:line="240" w:lineRule="auto"/>
              <w:ind w:firstLine="0"/>
              <w:jc w:val="left"/>
              <w:rPr>
                <w:sz w:val="21"/>
              </w:rPr>
            </w:pPr>
            <w:r>
              <w:rPr>
                <w:sz w:val="21"/>
                <w:szCs w:val="21"/>
              </w:rPr>
              <w:t>版本号规则</w:t>
            </w:r>
          </w:p>
        </w:tc>
        <w:tc>
          <w:tcPr>
            <w:tcW w:w="6482" w:type="dxa"/>
            <w:vAlign w:val="center"/>
          </w:tcPr>
          <w:p w14:paraId="6E9749C0">
            <w:pPr>
              <w:keepNext/>
              <w:snapToGrid w:val="0"/>
              <w:spacing w:before="70" w:after="70" w:line="240" w:lineRule="auto"/>
              <w:ind w:firstLine="0"/>
              <w:jc w:val="left"/>
              <w:rPr>
                <w:sz w:val="21"/>
              </w:rPr>
            </w:pPr>
            <w:r>
              <w:rPr>
                <w:sz w:val="21"/>
                <w:szCs w:val="21"/>
              </w:rPr>
              <w:t>主版本.次版本.修订号（语义化）</w:t>
            </w:r>
          </w:p>
        </w:tc>
      </w:tr>
      <w:tr w14:paraId="4AEA0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258386C5">
            <w:pPr>
              <w:keepNext/>
              <w:snapToGrid w:val="0"/>
              <w:spacing w:before="70" w:after="70" w:line="240" w:lineRule="auto"/>
              <w:ind w:firstLine="0"/>
              <w:jc w:val="left"/>
              <w:rPr>
                <w:sz w:val="21"/>
              </w:rPr>
            </w:pPr>
            <w:r>
              <w:rPr>
                <w:sz w:val="21"/>
                <w:szCs w:val="21"/>
              </w:rPr>
              <w:t>升级方式</w:t>
            </w:r>
          </w:p>
        </w:tc>
        <w:tc>
          <w:tcPr>
            <w:tcW w:w="6482" w:type="dxa"/>
            <w:vAlign w:val="center"/>
          </w:tcPr>
          <w:p w14:paraId="41D6077C">
            <w:pPr>
              <w:keepNext/>
              <w:snapToGrid w:val="0"/>
              <w:spacing w:before="70" w:after="70" w:line="240" w:lineRule="auto"/>
              <w:ind w:firstLine="0"/>
              <w:jc w:val="left"/>
              <w:rPr>
                <w:sz w:val="21"/>
              </w:rPr>
            </w:pPr>
            <w:r>
              <w:rPr>
                <w:sz w:val="21"/>
                <w:szCs w:val="21"/>
              </w:rPr>
              <w:t>离线升级包/在线升级</w:t>
            </w:r>
          </w:p>
        </w:tc>
      </w:tr>
      <w:tr w14:paraId="14D7A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0FA82E2C">
            <w:pPr>
              <w:keepNext/>
              <w:snapToGrid w:val="0"/>
              <w:spacing w:before="70" w:after="70" w:line="240" w:lineRule="auto"/>
              <w:ind w:firstLine="0"/>
              <w:jc w:val="left"/>
              <w:rPr>
                <w:sz w:val="21"/>
              </w:rPr>
            </w:pPr>
            <w:r>
              <w:rPr>
                <w:sz w:val="21"/>
                <w:szCs w:val="21"/>
              </w:rPr>
              <w:t>兼容性</w:t>
            </w:r>
          </w:p>
        </w:tc>
        <w:tc>
          <w:tcPr>
            <w:tcW w:w="6482" w:type="dxa"/>
            <w:vAlign w:val="center"/>
          </w:tcPr>
          <w:p w14:paraId="41FFFE9D">
            <w:pPr>
              <w:keepNext/>
              <w:snapToGrid w:val="0"/>
              <w:spacing w:before="70" w:after="70" w:line="240" w:lineRule="auto"/>
              <w:ind w:firstLine="0"/>
              <w:jc w:val="left"/>
              <w:rPr>
                <w:sz w:val="21"/>
              </w:rPr>
            </w:pPr>
            <w:r>
              <w:rPr>
                <w:sz w:val="21"/>
                <w:szCs w:val="21"/>
              </w:rPr>
              <w:t>向下兼容 2 个次版本的数据格式</w:t>
            </w:r>
          </w:p>
        </w:tc>
      </w:tr>
      <w:tr w14:paraId="00CC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2F8018AE">
            <w:pPr>
              <w:keepNext/>
              <w:snapToGrid w:val="0"/>
              <w:spacing w:before="70" w:after="70" w:line="240" w:lineRule="auto"/>
              <w:ind w:firstLine="0"/>
              <w:jc w:val="left"/>
              <w:rPr>
                <w:sz w:val="21"/>
              </w:rPr>
            </w:pPr>
            <w:r>
              <w:rPr>
                <w:sz w:val="21"/>
                <w:szCs w:val="21"/>
              </w:rPr>
              <w:t>回滚</w:t>
            </w:r>
          </w:p>
        </w:tc>
        <w:tc>
          <w:tcPr>
            <w:tcW w:w="6482" w:type="dxa"/>
            <w:vAlign w:val="center"/>
          </w:tcPr>
          <w:p w14:paraId="603F8B33">
            <w:pPr>
              <w:keepNext/>
              <w:snapToGrid w:val="0"/>
              <w:spacing w:before="70" w:after="70" w:line="240" w:lineRule="auto"/>
              <w:ind w:firstLine="0"/>
              <w:jc w:val="left"/>
              <w:rPr>
                <w:sz w:val="21"/>
              </w:rPr>
            </w:pPr>
            <w:r>
              <w:rPr>
                <w:sz w:val="21"/>
                <w:szCs w:val="21"/>
              </w:rPr>
              <w:t>升级失败自动回滚</w:t>
            </w:r>
          </w:p>
        </w:tc>
      </w:tr>
      <w:tr w14:paraId="41101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2D7608CE">
            <w:pPr>
              <w:keepNext/>
              <w:snapToGrid w:val="0"/>
              <w:spacing w:before="70" w:after="70" w:line="240" w:lineRule="auto"/>
              <w:ind w:firstLine="0"/>
              <w:jc w:val="left"/>
              <w:rPr>
                <w:sz w:val="21"/>
              </w:rPr>
            </w:pPr>
            <w:r>
              <w:rPr>
                <w:sz w:val="21"/>
                <w:szCs w:val="21"/>
              </w:rPr>
              <w:t>交付内容</w:t>
            </w:r>
          </w:p>
        </w:tc>
        <w:tc>
          <w:tcPr>
            <w:tcW w:w="6482" w:type="dxa"/>
            <w:vAlign w:val="center"/>
          </w:tcPr>
          <w:p w14:paraId="243C86E7">
            <w:pPr>
              <w:keepNext/>
              <w:snapToGrid w:val="0"/>
              <w:spacing w:before="70" w:after="70" w:line="240" w:lineRule="auto"/>
              <w:ind w:firstLine="0"/>
              <w:jc w:val="left"/>
              <w:rPr>
                <w:sz w:val="21"/>
              </w:rPr>
            </w:pPr>
            <w:r>
              <w:rPr>
                <w:sz w:val="21"/>
                <w:szCs w:val="21"/>
              </w:rPr>
              <w:t>安装包、许可文件、说明书、源代码</w:t>
            </w:r>
          </w:p>
        </w:tc>
      </w:tr>
      <w:tr w14:paraId="10BB3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18" w:type="dxa"/>
            <w:vAlign w:val="center"/>
          </w:tcPr>
          <w:p w14:paraId="213C5F78">
            <w:pPr>
              <w:keepNext/>
              <w:snapToGrid w:val="0"/>
              <w:spacing w:before="70" w:after="70" w:line="240" w:lineRule="auto"/>
              <w:ind w:firstLine="0"/>
              <w:jc w:val="left"/>
              <w:rPr>
                <w:sz w:val="21"/>
              </w:rPr>
            </w:pPr>
            <w:r>
              <w:rPr>
                <w:sz w:val="21"/>
                <w:szCs w:val="21"/>
              </w:rPr>
              <w:t>源代码托管</w:t>
            </w:r>
          </w:p>
        </w:tc>
        <w:tc>
          <w:tcPr>
            <w:tcW w:w="6482" w:type="dxa"/>
            <w:vAlign w:val="center"/>
          </w:tcPr>
          <w:p w14:paraId="24273F7C">
            <w:pPr>
              <w:keepNext/>
              <w:snapToGrid w:val="0"/>
              <w:spacing w:before="70" w:after="70" w:line="240" w:lineRule="auto"/>
              <w:ind w:firstLine="0"/>
              <w:jc w:val="left"/>
              <w:rPr>
                <w:sz w:val="21"/>
              </w:rPr>
            </w:pPr>
            <w:r>
              <w:rPr>
                <w:sz w:val="21"/>
                <w:szCs w:val="21"/>
              </w:rPr>
              <w:t>按合同约定交付，含构建脚本</w:t>
            </w:r>
          </w:p>
        </w:tc>
      </w:tr>
    </w:tbl>
    <w:p w14:paraId="793C316F">
      <w:pPr>
        <w:spacing w:line="240" w:lineRule="auto"/>
      </w:pPr>
    </w:p>
    <w:p w14:paraId="15415A40">
      <w:pPr>
        <w:pStyle w:val="6"/>
      </w:pPr>
      <w:r>
        <w:rPr>
          <w:szCs w:val="32"/>
        </w:rPr>
        <w:t>2.5.3.24 关键指标实现论证</w:t>
      </w:r>
    </w:p>
    <w:p w14:paraId="07300486">
      <w:r>
        <w:rPr>
          <w:b/>
        </w:rPr>
        <w:t>（1）24 h 重建渲染的可行性。</w:t>
      </w:r>
    </w:p>
    <w:p w14:paraId="582A2FCB">
      <w:r>
        <w:t>以葛洲坝闸室为例，作业面积约 450 m²（底板 312 m² + 侧墙约 140 m²），按 2 mm 点间距计算，点云约 1.1 亿点；影像按 70% 重叠、每站 300 帧计算，约 1200～1800 帧。</w:t>
      </w:r>
    </w:p>
    <w:p w14:paraId="6578518A">
      <w:r>
        <w:t>处理耗时分解：位姿解算 1.5 h（多线程 + GPU 加速）；配准与去噪 1.0 h；网格重建 1.5 h；高斯训练按 5 m×5 m 分块约 20 块，4 卡并行每块 0.5 h，合计约 2.5 h；模型合并与轻量化 0.5 h；质检与发布 1.0 h。合计约 8 h，留有 16 h 余量，可覆盖返工与人工复核。</w:t>
      </w:r>
    </w:p>
    <w:p w14:paraId="53DD1052">
      <w:r>
        <w:t>若采用单卡串行，训练环节约 10 h，总耗时约 15.5 h，仍在 24 h 之内。因此 24 h 指标具备工程可行性。</w:t>
      </w:r>
    </w:p>
    <w:p w14:paraId="62C7F6EC">
      <w:r>
        <w:rPr>
          <w:b/>
        </w:rPr>
        <w:t>（2）72 h 报告的可行性。</w:t>
      </w:r>
    </w:p>
    <w:p w14:paraId="2C58B379">
      <w:r>
        <w:t>报告编制的主要耗时在缺陷复核与照片排版。按单孔 60～100 个缺陷估算：自动判识 2 h；人工复核每缺陷 2 min，约 3.3 h；报告生成 1 h；图纸生成 0.5 h；三级校审 4 h。合计约 11 h，远小于 72 h。即使缺陷数量翻倍，仍可满足要求。</w:t>
      </w:r>
    </w:p>
    <w:p w14:paraId="61E9E679">
      <w:r>
        <w:t>真正的风险在于测量完成后数据回传延迟与甲方审核排期，因此方案采用</w:t>
      </w:r>
      <w:r>
        <w:rPr>
          <w:rFonts w:hint="eastAsia"/>
        </w:rPr>
        <w:t>“</w:t>
      </w:r>
      <w:r>
        <w:t>边测边算、现场预审</w:t>
      </w:r>
      <w:r>
        <w:rPr>
          <w:rFonts w:hint="eastAsia"/>
        </w:rPr>
        <w:t>”</w:t>
      </w:r>
      <w:r>
        <w:t>策略，把内业工作前移。</w:t>
      </w:r>
    </w:p>
    <w:p w14:paraId="653B8EAA">
      <w:r>
        <w:rPr>
          <w:b/>
        </w:rPr>
        <w:t>（3）缺陷判识一致率 90% 的可行性。</w:t>
      </w:r>
    </w:p>
    <w:p w14:paraId="38DD0060">
      <w:r>
        <w:t>一致率取决于样本质量与规则清晰度。几何通道对体型削减类缺陷的识别与人工判断高度一致；语义通道在样本充足时对裂缝、露筋、蜂窝麻面等类别识别率可达 90% 以上。融合后由人工复核兜底，最终</w:t>
      </w:r>
      <w:r>
        <w:rPr>
          <w:rFonts w:hint="eastAsia"/>
        </w:rPr>
        <w:t>“</w:t>
      </w:r>
      <w:r>
        <w:t>确认结果</w:t>
      </w:r>
      <w:r>
        <w:rPr>
          <w:rFonts w:hint="eastAsia"/>
        </w:rPr>
        <w:t>”</w:t>
      </w:r>
      <w:r>
        <w:t>与专家判定的一致性可控制在 95% 以上。因此将</w:t>
      </w:r>
      <w:r>
        <w:rPr>
          <w:rFonts w:hint="eastAsia"/>
        </w:rPr>
        <w:t>“</w:t>
      </w:r>
      <w:r>
        <w:t>自动判识一致率 ≥90%</w:t>
      </w:r>
      <w:r>
        <w:rPr>
          <w:rFonts w:hint="eastAsia"/>
        </w:rPr>
        <w:t>”</w:t>
      </w:r>
      <w:r>
        <w:t>作为过程指标、</w:t>
      </w:r>
      <w:r>
        <w:rPr>
          <w:rFonts w:hint="eastAsia"/>
        </w:rPr>
        <w:t>“</w:t>
      </w:r>
      <w:r>
        <w:t>最终确认一致率 ≥95%</w:t>
      </w:r>
      <w:r>
        <w:rPr>
          <w:rFonts w:hint="eastAsia"/>
        </w:rPr>
        <w:t>”</w:t>
      </w:r>
      <w:r>
        <w:t>作为结果指标，是稳妥的。</w:t>
      </w:r>
    </w:p>
    <w:p w14:paraId="11643CF1">
      <w:r>
        <w:rPr>
          <w:b/>
        </w:rPr>
        <w:t>（4）并发与稳定性。</w:t>
      </w:r>
    </w:p>
    <w:p w14:paraId="4D82A9C4">
      <w:r>
        <w:t>按 10 用户并发、单项目 50 亿点云设计；采用连接池、任务队列与分块加载，保证响应时间 ≤3 s；连续运行 72 h 的压力测试作为出厂必测项。</w:t>
      </w:r>
    </w:p>
    <w:p w14:paraId="28B7913B">
      <w:pPr>
        <w:pStyle w:val="6"/>
      </w:pPr>
      <w:r>
        <w:rPr>
          <w:szCs w:val="32"/>
        </w:rPr>
        <w:t>2.5.3.25 界面原型与交互说明</w:t>
      </w:r>
    </w:p>
    <w:p w14:paraId="254B53C9">
      <w:r>
        <w:rPr>
          <w:b/>
        </w:rPr>
        <w:t>（1）主界面分区。</w:t>
      </w:r>
    </w:p>
    <w:p w14:paraId="55DA0735">
      <w:r>
        <w:t>顶部为工具栏（数据、处理、分析、成果四组）；左侧为项目树（电站</w:t>
      </w:r>
      <w:r>
        <w:rPr>
          <w:rFonts w:hint="eastAsia"/>
        </w:rPr>
        <w:t>-</w:t>
      </w:r>
      <w:r>
        <w:t>单元</w:t>
      </w:r>
      <w:r>
        <w:rPr>
          <w:rFonts w:hint="eastAsia"/>
        </w:rPr>
        <w:t>-</w:t>
      </w:r>
      <w:r>
        <w:t>测次</w:t>
      </w:r>
      <w:r>
        <w:rPr>
          <w:rFonts w:hint="eastAsia"/>
        </w:rPr>
        <w:t>-</w:t>
      </w:r>
      <w:r>
        <w:t>成果）；中部为三维视图（支持单屏/双屏）；右侧为属性面板（对象属性、质检指标、缺陷详情）；底部为任务与日志（进度条、消息列表）。</w:t>
      </w:r>
    </w:p>
    <w:p w14:paraId="28535725">
      <w:r>
        <w:rPr>
          <w:b/>
        </w:rPr>
        <w:t>（2）核心交互流程。</w:t>
      </w:r>
    </w:p>
    <w:p w14:paraId="2042E695">
      <w:r>
        <w:t>以</w:t>
      </w:r>
      <w:r>
        <w:rPr>
          <w:rFonts w:hint="eastAsia"/>
        </w:rPr>
        <w:t>“</w:t>
      </w:r>
      <w:r>
        <w:t>生成报告</w:t>
      </w:r>
      <w:r>
        <w:rPr>
          <w:rFonts w:hint="eastAsia"/>
        </w:rPr>
        <w:t>”</w:t>
      </w:r>
      <w:r>
        <w:t>为例：在项目树选择测次 → 点击</w:t>
      </w:r>
      <w:r>
        <w:rPr>
          <w:rFonts w:hint="eastAsia"/>
        </w:rPr>
        <w:t>“</w:t>
      </w:r>
      <w:r>
        <w:t>成果</w:t>
      </w:r>
      <w:r>
        <w:rPr>
          <w:rFonts w:hint="eastAsia"/>
        </w:rPr>
        <w:t>-</w:t>
      </w:r>
      <w:r>
        <w:t>报告</w:t>
      </w:r>
      <w:r>
        <w:rPr>
          <w:rFonts w:hint="eastAsia"/>
        </w:rPr>
        <w:t>”</w:t>
      </w:r>
      <w:r>
        <w:t xml:space="preserve"> → 选择模板（按场景自动推荐）→ 勾选章节 → 点击生成 → 任务中心显示进度 → 完成后自动打开预览 → 校审通过后导出 PDF/DOCX。全程不超过 6 次点击。</w:t>
      </w:r>
    </w:p>
    <w:p w14:paraId="4194A830">
      <w:r>
        <w:rPr>
          <w:b/>
        </w:rPr>
        <w:t>（3）异常提示设计。</w:t>
      </w:r>
    </w:p>
    <w:p w14:paraId="7F050CE7">
      <w:r>
        <w:t>提示语采用</w:t>
      </w:r>
      <w:r>
        <w:rPr>
          <w:rFonts w:hint="eastAsia"/>
        </w:rPr>
        <w:t>“</w:t>
      </w:r>
      <w:r>
        <w:t>现象 + 原因 + 建议</w:t>
      </w:r>
      <w:r>
        <w:rPr>
          <w:rFonts w:hint="eastAsia"/>
        </w:rPr>
        <w:t>”</w:t>
      </w:r>
      <w:r>
        <w:t>三段式，例如：</w:t>
      </w:r>
      <w:r>
        <w:rPr>
          <w:rFonts w:hint="eastAsia"/>
        </w:rPr>
        <w:t>“</w:t>
      </w:r>
      <w:r>
        <w:t>点云覆盖率为 92%，低于阈值 98%；可能原因是门槽遮挡；建议对 G1 区补扫 2 个视角。</w:t>
      </w:r>
      <w:r>
        <w:rPr>
          <w:rFonts w:hint="eastAsia"/>
        </w:rPr>
        <w:t>”</w:t>
      </w:r>
      <w:r>
        <w:t>避免只提示错误码。</w:t>
      </w:r>
    </w:p>
    <w:p w14:paraId="7FCD0774">
      <w:r>
        <w:rPr>
          <w:b/>
        </w:rPr>
        <w:t>（4）可访问性。</w:t>
      </w:r>
    </w:p>
    <w:p w14:paraId="77A3F1FC">
      <w:r>
        <w:t>支持 1920×1080 及以上分辨率；支持高 DPI 缩放；关键操作提供快捷键；颜色对比度满足可读性要求；提供操作日志与撤销功能。</w:t>
      </w:r>
    </w:p>
    <w:p w14:paraId="678752B2">
      <w:pPr>
        <w:pStyle w:val="6"/>
      </w:pPr>
      <w:r>
        <w:rPr>
          <w:szCs w:val="32"/>
        </w:rPr>
        <w:t>2.5.3.26 缺陷编码与分级</w:t>
      </w:r>
    </w:p>
    <w:p w14:paraId="4D7C6422">
      <w:pPr>
        <w:pStyle w:val="7"/>
      </w:pPr>
      <w:r>
        <w:rPr>
          <w:szCs w:val="32"/>
        </w:rPr>
        <w:t>2.5.3.26.1 缺陷类别编码</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7"/>
        <w:gridCol w:w="1614"/>
        <w:gridCol w:w="1811"/>
        <w:gridCol w:w="1882"/>
        <w:gridCol w:w="2666"/>
      </w:tblGrid>
      <w:tr w14:paraId="54A15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27" w:type="dxa"/>
            <w:shd w:val="clear" w:color="auto" w:fill="E7E6E6"/>
            <w:vAlign w:val="center"/>
          </w:tcPr>
          <w:p w14:paraId="381A54A7">
            <w:pPr>
              <w:keepNext/>
              <w:snapToGrid w:val="0"/>
              <w:spacing w:before="70" w:after="70" w:line="240" w:lineRule="auto"/>
              <w:ind w:firstLine="0"/>
              <w:jc w:val="center"/>
              <w:rPr>
                <w:b/>
                <w:sz w:val="21"/>
              </w:rPr>
            </w:pPr>
            <w:r>
              <w:rPr>
                <w:b/>
                <w:sz w:val="21"/>
                <w:szCs w:val="21"/>
              </w:rPr>
              <w:t>编码</w:t>
            </w:r>
          </w:p>
        </w:tc>
        <w:tc>
          <w:tcPr>
            <w:tcW w:w="1614" w:type="dxa"/>
            <w:shd w:val="clear" w:color="auto" w:fill="E7E6E6"/>
            <w:vAlign w:val="center"/>
          </w:tcPr>
          <w:p w14:paraId="652E5E83">
            <w:pPr>
              <w:keepNext/>
              <w:snapToGrid w:val="0"/>
              <w:spacing w:before="70" w:after="70" w:line="240" w:lineRule="auto"/>
              <w:ind w:firstLine="0"/>
              <w:jc w:val="center"/>
              <w:rPr>
                <w:b/>
                <w:sz w:val="21"/>
              </w:rPr>
            </w:pPr>
            <w:r>
              <w:rPr>
                <w:b/>
                <w:sz w:val="21"/>
                <w:szCs w:val="21"/>
              </w:rPr>
              <w:t>类别</w:t>
            </w:r>
          </w:p>
        </w:tc>
        <w:tc>
          <w:tcPr>
            <w:tcW w:w="1811" w:type="dxa"/>
            <w:shd w:val="clear" w:color="auto" w:fill="E7E6E6"/>
            <w:vAlign w:val="center"/>
          </w:tcPr>
          <w:p w14:paraId="3EECAB3F">
            <w:pPr>
              <w:keepNext/>
              <w:snapToGrid w:val="0"/>
              <w:spacing w:before="70" w:after="70" w:line="240" w:lineRule="auto"/>
              <w:ind w:firstLine="0"/>
              <w:jc w:val="center"/>
              <w:rPr>
                <w:b/>
                <w:sz w:val="21"/>
              </w:rPr>
            </w:pPr>
            <w:r>
              <w:rPr>
                <w:b/>
                <w:sz w:val="21"/>
                <w:szCs w:val="21"/>
              </w:rPr>
              <w:t>英文</w:t>
            </w:r>
          </w:p>
        </w:tc>
        <w:tc>
          <w:tcPr>
            <w:tcW w:w="1882" w:type="dxa"/>
            <w:shd w:val="clear" w:color="auto" w:fill="E7E6E6"/>
            <w:vAlign w:val="center"/>
          </w:tcPr>
          <w:p w14:paraId="187259B2">
            <w:pPr>
              <w:keepNext/>
              <w:snapToGrid w:val="0"/>
              <w:spacing w:before="70" w:after="70" w:line="240" w:lineRule="auto"/>
              <w:ind w:firstLine="0"/>
              <w:jc w:val="center"/>
              <w:rPr>
                <w:b/>
                <w:sz w:val="21"/>
              </w:rPr>
            </w:pPr>
            <w:r>
              <w:rPr>
                <w:b/>
                <w:sz w:val="21"/>
                <w:szCs w:val="21"/>
              </w:rPr>
              <w:t>是否冲磨缺陷</w:t>
            </w:r>
          </w:p>
        </w:tc>
        <w:tc>
          <w:tcPr>
            <w:tcW w:w="2666" w:type="dxa"/>
            <w:shd w:val="clear" w:color="auto" w:fill="E7E6E6"/>
            <w:vAlign w:val="center"/>
          </w:tcPr>
          <w:p w14:paraId="75E7B1EA">
            <w:pPr>
              <w:keepNext/>
              <w:snapToGrid w:val="0"/>
              <w:spacing w:before="70" w:after="70" w:line="240" w:lineRule="auto"/>
              <w:ind w:firstLine="0"/>
              <w:jc w:val="center"/>
              <w:rPr>
                <w:b/>
                <w:sz w:val="21"/>
              </w:rPr>
            </w:pPr>
            <w:r>
              <w:rPr>
                <w:b/>
                <w:sz w:val="21"/>
                <w:szCs w:val="21"/>
              </w:rPr>
              <w:t>主要判据</w:t>
            </w:r>
          </w:p>
        </w:tc>
      </w:tr>
      <w:tr w14:paraId="099C5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4D8590EA">
            <w:pPr>
              <w:keepNext/>
              <w:snapToGrid w:val="0"/>
              <w:spacing w:before="70" w:after="70" w:line="240" w:lineRule="auto"/>
              <w:ind w:firstLine="0"/>
              <w:jc w:val="center"/>
              <w:rPr>
                <w:sz w:val="21"/>
              </w:rPr>
            </w:pPr>
            <w:r>
              <w:rPr>
                <w:sz w:val="21"/>
                <w:szCs w:val="21"/>
              </w:rPr>
              <w:t>D01</w:t>
            </w:r>
          </w:p>
        </w:tc>
        <w:tc>
          <w:tcPr>
            <w:tcW w:w="1614" w:type="dxa"/>
            <w:vAlign w:val="center"/>
          </w:tcPr>
          <w:p w14:paraId="18154C75">
            <w:pPr>
              <w:keepNext/>
              <w:snapToGrid w:val="0"/>
              <w:spacing w:before="70" w:after="70" w:line="240" w:lineRule="auto"/>
              <w:ind w:firstLine="0"/>
              <w:jc w:val="left"/>
              <w:rPr>
                <w:sz w:val="21"/>
              </w:rPr>
            </w:pPr>
            <w:r>
              <w:rPr>
                <w:sz w:val="21"/>
                <w:szCs w:val="21"/>
              </w:rPr>
              <w:t>冲蚀</w:t>
            </w:r>
          </w:p>
        </w:tc>
        <w:tc>
          <w:tcPr>
            <w:tcW w:w="1811" w:type="dxa"/>
            <w:vAlign w:val="center"/>
          </w:tcPr>
          <w:p w14:paraId="0422EA1E">
            <w:pPr>
              <w:keepNext/>
              <w:snapToGrid w:val="0"/>
              <w:spacing w:before="70" w:after="70" w:line="240" w:lineRule="auto"/>
              <w:ind w:firstLine="0"/>
              <w:jc w:val="left"/>
              <w:rPr>
                <w:sz w:val="21"/>
              </w:rPr>
            </w:pPr>
            <w:r>
              <w:rPr>
                <w:sz w:val="21"/>
                <w:szCs w:val="21"/>
              </w:rPr>
              <w:t>Erosion</w:t>
            </w:r>
          </w:p>
        </w:tc>
        <w:tc>
          <w:tcPr>
            <w:tcW w:w="1882" w:type="dxa"/>
            <w:vAlign w:val="center"/>
          </w:tcPr>
          <w:p w14:paraId="4A7C2A8F">
            <w:pPr>
              <w:keepNext/>
              <w:snapToGrid w:val="0"/>
              <w:spacing w:before="70" w:after="70" w:line="240" w:lineRule="auto"/>
              <w:ind w:firstLine="0"/>
              <w:jc w:val="left"/>
              <w:rPr>
                <w:sz w:val="21"/>
              </w:rPr>
            </w:pPr>
            <w:r>
              <w:rPr>
                <w:sz w:val="21"/>
                <w:szCs w:val="21"/>
              </w:rPr>
              <w:t>是</w:t>
            </w:r>
          </w:p>
        </w:tc>
        <w:tc>
          <w:tcPr>
            <w:tcW w:w="2666" w:type="dxa"/>
            <w:vAlign w:val="center"/>
          </w:tcPr>
          <w:p w14:paraId="1879897E">
            <w:pPr>
              <w:keepNext/>
              <w:snapToGrid w:val="0"/>
              <w:spacing w:before="70" w:after="70" w:line="240" w:lineRule="auto"/>
              <w:ind w:firstLine="0"/>
              <w:jc w:val="left"/>
              <w:rPr>
                <w:sz w:val="21"/>
              </w:rPr>
            </w:pPr>
            <w:r>
              <w:rPr>
                <w:sz w:val="21"/>
                <w:szCs w:val="21"/>
              </w:rPr>
              <w:t>体型削减、表面粗化</w:t>
            </w:r>
          </w:p>
        </w:tc>
      </w:tr>
      <w:tr w14:paraId="7034D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4E9836EA">
            <w:pPr>
              <w:keepNext/>
              <w:snapToGrid w:val="0"/>
              <w:spacing w:before="70" w:after="70" w:line="240" w:lineRule="auto"/>
              <w:ind w:firstLine="0"/>
              <w:jc w:val="center"/>
              <w:rPr>
                <w:sz w:val="21"/>
              </w:rPr>
            </w:pPr>
            <w:r>
              <w:rPr>
                <w:sz w:val="21"/>
                <w:szCs w:val="21"/>
              </w:rPr>
              <w:t>D02</w:t>
            </w:r>
          </w:p>
        </w:tc>
        <w:tc>
          <w:tcPr>
            <w:tcW w:w="1614" w:type="dxa"/>
            <w:vAlign w:val="center"/>
          </w:tcPr>
          <w:p w14:paraId="407F7BBC">
            <w:pPr>
              <w:keepNext/>
              <w:snapToGrid w:val="0"/>
              <w:spacing w:before="70" w:after="70" w:line="240" w:lineRule="auto"/>
              <w:ind w:firstLine="0"/>
              <w:jc w:val="left"/>
              <w:rPr>
                <w:sz w:val="21"/>
              </w:rPr>
            </w:pPr>
            <w:r>
              <w:rPr>
                <w:sz w:val="21"/>
                <w:szCs w:val="21"/>
              </w:rPr>
              <w:t>磨蚀</w:t>
            </w:r>
          </w:p>
        </w:tc>
        <w:tc>
          <w:tcPr>
            <w:tcW w:w="1811" w:type="dxa"/>
            <w:vAlign w:val="center"/>
          </w:tcPr>
          <w:p w14:paraId="75BAB522">
            <w:pPr>
              <w:keepNext/>
              <w:snapToGrid w:val="0"/>
              <w:spacing w:before="70" w:after="70" w:line="240" w:lineRule="auto"/>
              <w:ind w:firstLine="0"/>
              <w:jc w:val="left"/>
              <w:rPr>
                <w:sz w:val="21"/>
              </w:rPr>
            </w:pPr>
            <w:r>
              <w:rPr>
                <w:sz w:val="21"/>
                <w:szCs w:val="21"/>
              </w:rPr>
              <w:t>Abrasion</w:t>
            </w:r>
          </w:p>
        </w:tc>
        <w:tc>
          <w:tcPr>
            <w:tcW w:w="1882" w:type="dxa"/>
            <w:vAlign w:val="center"/>
          </w:tcPr>
          <w:p w14:paraId="16C3D164">
            <w:pPr>
              <w:keepNext/>
              <w:snapToGrid w:val="0"/>
              <w:spacing w:before="70" w:after="70" w:line="240" w:lineRule="auto"/>
              <w:ind w:firstLine="0"/>
              <w:jc w:val="left"/>
              <w:rPr>
                <w:sz w:val="21"/>
              </w:rPr>
            </w:pPr>
            <w:r>
              <w:rPr>
                <w:sz w:val="21"/>
                <w:szCs w:val="21"/>
              </w:rPr>
              <w:t>是</w:t>
            </w:r>
          </w:p>
        </w:tc>
        <w:tc>
          <w:tcPr>
            <w:tcW w:w="2666" w:type="dxa"/>
            <w:vAlign w:val="center"/>
          </w:tcPr>
          <w:p w14:paraId="71449C80">
            <w:pPr>
              <w:keepNext/>
              <w:snapToGrid w:val="0"/>
              <w:spacing w:before="70" w:after="70" w:line="240" w:lineRule="auto"/>
              <w:ind w:firstLine="0"/>
              <w:jc w:val="left"/>
              <w:rPr>
                <w:sz w:val="21"/>
              </w:rPr>
            </w:pPr>
            <w:r>
              <w:rPr>
                <w:sz w:val="21"/>
                <w:szCs w:val="21"/>
              </w:rPr>
              <w:t>体型削减、磨平</w:t>
            </w:r>
          </w:p>
        </w:tc>
      </w:tr>
      <w:tr w14:paraId="7DB01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37101934">
            <w:pPr>
              <w:keepNext/>
              <w:snapToGrid w:val="0"/>
              <w:spacing w:before="70" w:after="70" w:line="240" w:lineRule="auto"/>
              <w:ind w:firstLine="0"/>
              <w:jc w:val="center"/>
              <w:rPr>
                <w:sz w:val="21"/>
              </w:rPr>
            </w:pPr>
            <w:r>
              <w:rPr>
                <w:sz w:val="21"/>
                <w:szCs w:val="21"/>
              </w:rPr>
              <w:t>D03</w:t>
            </w:r>
          </w:p>
        </w:tc>
        <w:tc>
          <w:tcPr>
            <w:tcW w:w="1614" w:type="dxa"/>
            <w:vAlign w:val="center"/>
          </w:tcPr>
          <w:p w14:paraId="7FA3BAA0">
            <w:pPr>
              <w:keepNext/>
              <w:snapToGrid w:val="0"/>
              <w:spacing w:before="70" w:after="70" w:line="240" w:lineRule="auto"/>
              <w:ind w:firstLine="0"/>
              <w:jc w:val="left"/>
              <w:rPr>
                <w:sz w:val="21"/>
              </w:rPr>
            </w:pPr>
            <w:r>
              <w:rPr>
                <w:sz w:val="21"/>
                <w:szCs w:val="21"/>
              </w:rPr>
              <w:t>气蚀</w:t>
            </w:r>
          </w:p>
        </w:tc>
        <w:tc>
          <w:tcPr>
            <w:tcW w:w="1811" w:type="dxa"/>
            <w:vAlign w:val="center"/>
          </w:tcPr>
          <w:p w14:paraId="473B8B0E">
            <w:pPr>
              <w:keepNext/>
              <w:snapToGrid w:val="0"/>
              <w:spacing w:before="70" w:after="70" w:line="240" w:lineRule="auto"/>
              <w:ind w:firstLine="0"/>
              <w:jc w:val="left"/>
              <w:rPr>
                <w:sz w:val="21"/>
              </w:rPr>
            </w:pPr>
            <w:r>
              <w:rPr>
                <w:sz w:val="21"/>
                <w:szCs w:val="21"/>
              </w:rPr>
              <w:t>Cavitation</w:t>
            </w:r>
          </w:p>
        </w:tc>
        <w:tc>
          <w:tcPr>
            <w:tcW w:w="1882" w:type="dxa"/>
            <w:vAlign w:val="center"/>
          </w:tcPr>
          <w:p w14:paraId="52526689">
            <w:pPr>
              <w:keepNext/>
              <w:snapToGrid w:val="0"/>
              <w:spacing w:before="70" w:after="70" w:line="240" w:lineRule="auto"/>
              <w:ind w:firstLine="0"/>
              <w:jc w:val="left"/>
              <w:rPr>
                <w:sz w:val="21"/>
              </w:rPr>
            </w:pPr>
            <w:r>
              <w:rPr>
                <w:sz w:val="21"/>
                <w:szCs w:val="21"/>
              </w:rPr>
              <w:t>是</w:t>
            </w:r>
          </w:p>
        </w:tc>
        <w:tc>
          <w:tcPr>
            <w:tcW w:w="2666" w:type="dxa"/>
            <w:vAlign w:val="center"/>
          </w:tcPr>
          <w:p w14:paraId="3E34766D">
            <w:pPr>
              <w:keepNext/>
              <w:snapToGrid w:val="0"/>
              <w:spacing w:before="70" w:after="70" w:line="240" w:lineRule="auto"/>
              <w:ind w:firstLine="0"/>
              <w:jc w:val="left"/>
              <w:rPr>
                <w:sz w:val="21"/>
              </w:rPr>
            </w:pPr>
            <w:r>
              <w:rPr>
                <w:sz w:val="21"/>
                <w:szCs w:val="21"/>
              </w:rPr>
              <w:t>蜂窝状凹坑</w:t>
            </w:r>
          </w:p>
        </w:tc>
      </w:tr>
      <w:tr w14:paraId="77CDC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67D1FE68">
            <w:pPr>
              <w:keepNext/>
              <w:snapToGrid w:val="0"/>
              <w:spacing w:before="70" w:after="70" w:line="240" w:lineRule="auto"/>
              <w:ind w:firstLine="0"/>
              <w:jc w:val="center"/>
              <w:rPr>
                <w:sz w:val="21"/>
              </w:rPr>
            </w:pPr>
            <w:r>
              <w:rPr>
                <w:sz w:val="21"/>
                <w:szCs w:val="21"/>
              </w:rPr>
              <w:t>D04</w:t>
            </w:r>
          </w:p>
        </w:tc>
        <w:tc>
          <w:tcPr>
            <w:tcW w:w="1614" w:type="dxa"/>
            <w:vAlign w:val="center"/>
          </w:tcPr>
          <w:p w14:paraId="7E19CC18">
            <w:pPr>
              <w:keepNext/>
              <w:snapToGrid w:val="0"/>
              <w:spacing w:before="70" w:after="70" w:line="240" w:lineRule="auto"/>
              <w:ind w:firstLine="0"/>
              <w:jc w:val="left"/>
              <w:rPr>
                <w:sz w:val="21"/>
              </w:rPr>
            </w:pPr>
            <w:r>
              <w:rPr>
                <w:sz w:val="21"/>
                <w:szCs w:val="21"/>
              </w:rPr>
              <w:t>裂缝</w:t>
            </w:r>
          </w:p>
        </w:tc>
        <w:tc>
          <w:tcPr>
            <w:tcW w:w="1811" w:type="dxa"/>
            <w:vAlign w:val="center"/>
          </w:tcPr>
          <w:p w14:paraId="3EB7BFA3">
            <w:pPr>
              <w:keepNext/>
              <w:snapToGrid w:val="0"/>
              <w:spacing w:before="70" w:after="70" w:line="240" w:lineRule="auto"/>
              <w:ind w:firstLine="0"/>
              <w:jc w:val="left"/>
              <w:rPr>
                <w:sz w:val="21"/>
              </w:rPr>
            </w:pPr>
            <w:r>
              <w:rPr>
                <w:sz w:val="21"/>
                <w:szCs w:val="21"/>
              </w:rPr>
              <w:t>Crack</w:t>
            </w:r>
          </w:p>
        </w:tc>
        <w:tc>
          <w:tcPr>
            <w:tcW w:w="1882" w:type="dxa"/>
            <w:vAlign w:val="center"/>
          </w:tcPr>
          <w:p w14:paraId="2A3FA110">
            <w:pPr>
              <w:keepNext/>
              <w:snapToGrid w:val="0"/>
              <w:spacing w:before="70" w:after="70" w:line="240" w:lineRule="auto"/>
              <w:ind w:firstLine="0"/>
              <w:jc w:val="left"/>
              <w:rPr>
                <w:sz w:val="21"/>
              </w:rPr>
            </w:pPr>
            <w:r>
              <w:rPr>
                <w:sz w:val="21"/>
                <w:szCs w:val="21"/>
              </w:rPr>
              <w:t>否</w:t>
            </w:r>
          </w:p>
        </w:tc>
        <w:tc>
          <w:tcPr>
            <w:tcW w:w="2666" w:type="dxa"/>
            <w:vAlign w:val="center"/>
          </w:tcPr>
          <w:p w14:paraId="6612BC46">
            <w:pPr>
              <w:keepNext/>
              <w:snapToGrid w:val="0"/>
              <w:spacing w:before="70" w:after="70" w:line="240" w:lineRule="auto"/>
              <w:ind w:firstLine="0"/>
              <w:jc w:val="left"/>
              <w:rPr>
                <w:sz w:val="21"/>
              </w:rPr>
            </w:pPr>
            <w:r>
              <w:rPr>
                <w:sz w:val="21"/>
                <w:szCs w:val="21"/>
              </w:rPr>
              <w:t>线状、无深度削减</w:t>
            </w:r>
          </w:p>
        </w:tc>
      </w:tr>
      <w:tr w14:paraId="1CE5A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2C0AE58B">
            <w:pPr>
              <w:keepNext/>
              <w:snapToGrid w:val="0"/>
              <w:spacing w:before="70" w:after="70" w:line="240" w:lineRule="auto"/>
              <w:ind w:firstLine="0"/>
              <w:jc w:val="center"/>
              <w:rPr>
                <w:sz w:val="21"/>
              </w:rPr>
            </w:pPr>
            <w:r>
              <w:rPr>
                <w:sz w:val="21"/>
                <w:szCs w:val="21"/>
              </w:rPr>
              <w:t>D05</w:t>
            </w:r>
          </w:p>
        </w:tc>
        <w:tc>
          <w:tcPr>
            <w:tcW w:w="1614" w:type="dxa"/>
            <w:vAlign w:val="center"/>
          </w:tcPr>
          <w:p w14:paraId="3914D1D9">
            <w:pPr>
              <w:keepNext/>
              <w:snapToGrid w:val="0"/>
              <w:spacing w:before="70" w:after="70" w:line="240" w:lineRule="auto"/>
              <w:ind w:firstLine="0"/>
              <w:jc w:val="left"/>
              <w:rPr>
                <w:sz w:val="21"/>
              </w:rPr>
            </w:pPr>
            <w:r>
              <w:rPr>
                <w:sz w:val="21"/>
                <w:szCs w:val="21"/>
              </w:rPr>
              <w:t>渗漏</w:t>
            </w:r>
          </w:p>
        </w:tc>
        <w:tc>
          <w:tcPr>
            <w:tcW w:w="1811" w:type="dxa"/>
            <w:vAlign w:val="center"/>
          </w:tcPr>
          <w:p w14:paraId="6EC34F31">
            <w:pPr>
              <w:keepNext/>
              <w:snapToGrid w:val="0"/>
              <w:spacing w:before="70" w:after="70" w:line="240" w:lineRule="auto"/>
              <w:ind w:firstLine="0"/>
              <w:jc w:val="left"/>
              <w:rPr>
                <w:sz w:val="21"/>
              </w:rPr>
            </w:pPr>
            <w:r>
              <w:rPr>
                <w:sz w:val="21"/>
                <w:szCs w:val="21"/>
              </w:rPr>
              <w:t>Seepage</w:t>
            </w:r>
          </w:p>
        </w:tc>
        <w:tc>
          <w:tcPr>
            <w:tcW w:w="1882" w:type="dxa"/>
            <w:vAlign w:val="center"/>
          </w:tcPr>
          <w:p w14:paraId="55C1F114">
            <w:pPr>
              <w:keepNext/>
              <w:snapToGrid w:val="0"/>
              <w:spacing w:before="70" w:after="70" w:line="240" w:lineRule="auto"/>
              <w:ind w:firstLine="0"/>
              <w:jc w:val="left"/>
              <w:rPr>
                <w:sz w:val="21"/>
              </w:rPr>
            </w:pPr>
            <w:r>
              <w:rPr>
                <w:sz w:val="21"/>
                <w:szCs w:val="21"/>
              </w:rPr>
              <w:t>否</w:t>
            </w:r>
          </w:p>
        </w:tc>
        <w:tc>
          <w:tcPr>
            <w:tcW w:w="2666" w:type="dxa"/>
            <w:vAlign w:val="center"/>
          </w:tcPr>
          <w:p w14:paraId="0C4A63DC">
            <w:pPr>
              <w:keepNext/>
              <w:snapToGrid w:val="0"/>
              <w:spacing w:before="70" w:after="70" w:line="240" w:lineRule="auto"/>
              <w:ind w:firstLine="0"/>
              <w:jc w:val="left"/>
              <w:rPr>
                <w:sz w:val="21"/>
              </w:rPr>
            </w:pPr>
            <w:r>
              <w:rPr>
                <w:sz w:val="21"/>
                <w:szCs w:val="21"/>
              </w:rPr>
              <w:t>湿痕、析出物</w:t>
            </w:r>
          </w:p>
        </w:tc>
      </w:tr>
      <w:tr w14:paraId="66369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32853E5B">
            <w:pPr>
              <w:keepNext/>
              <w:snapToGrid w:val="0"/>
              <w:spacing w:before="70" w:after="70" w:line="240" w:lineRule="auto"/>
              <w:ind w:firstLine="0"/>
              <w:jc w:val="center"/>
              <w:rPr>
                <w:sz w:val="21"/>
              </w:rPr>
            </w:pPr>
            <w:r>
              <w:rPr>
                <w:sz w:val="21"/>
                <w:szCs w:val="21"/>
              </w:rPr>
              <w:t>D06</w:t>
            </w:r>
          </w:p>
        </w:tc>
        <w:tc>
          <w:tcPr>
            <w:tcW w:w="1614" w:type="dxa"/>
            <w:vAlign w:val="center"/>
          </w:tcPr>
          <w:p w14:paraId="3CB5EC0C">
            <w:pPr>
              <w:keepNext/>
              <w:snapToGrid w:val="0"/>
              <w:spacing w:before="70" w:after="70" w:line="240" w:lineRule="auto"/>
              <w:ind w:firstLine="0"/>
              <w:jc w:val="left"/>
              <w:rPr>
                <w:sz w:val="21"/>
              </w:rPr>
            </w:pPr>
            <w:r>
              <w:rPr>
                <w:sz w:val="21"/>
                <w:szCs w:val="21"/>
              </w:rPr>
              <w:t>表面不平整</w:t>
            </w:r>
          </w:p>
        </w:tc>
        <w:tc>
          <w:tcPr>
            <w:tcW w:w="1811" w:type="dxa"/>
            <w:vAlign w:val="center"/>
          </w:tcPr>
          <w:p w14:paraId="2A2D4AAC">
            <w:pPr>
              <w:keepNext/>
              <w:snapToGrid w:val="0"/>
              <w:spacing w:before="70" w:after="70" w:line="240" w:lineRule="auto"/>
              <w:ind w:firstLine="0"/>
              <w:jc w:val="left"/>
              <w:rPr>
                <w:sz w:val="21"/>
              </w:rPr>
            </w:pPr>
            <w:r>
              <w:rPr>
                <w:sz w:val="21"/>
                <w:szCs w:val="21"/>
              </w:rPr>
              <w:t>Unevenness</w:t>
            </w:r>
          </w:p>
        </w:tc>
        <w:tc>
          <w:tcPr>
            <w:tcW w:w="1882" w:type="dxa"/>
            <w:vAlign w:val="center"/>
          </w:tcPr>
          <w:p w14:paraId="269678CF">
            <w:pPr>
              <w:keepNext/>
              <w:snapToGrid w:val="0"/>
              <w:spacing w:before="70" w:after="70" w:line="240" w:lineRule="auto"/>
              <w:ind w:firstLine="0"/>
              <w:jc w:val="left"/>
              <w:rPr>
                <w:sz w:val="21"/>
              </w:rPr>
            </w:pPr>
            <w:r>
              <w:rPr>
                <w:sz w:val="21"/>
                <w:szCs w:val="21"/>
              </w:rPr>
              <w:t>视情况</w:t>
            </w:r>
          </w:p>
        </w:tc>
        <w:tc>
          <w:tcPr>
            <w:tcW w:w="2666" w:type="dxa"/>
            <w:vAlign w:val="center"/>
          </w:tcPr>
          <w:p w14:paraId="75A56C3F">
            <w:pPr>
              <w:keepNext/>
              <w:snapToGrid w:val="0"/>
              <w:spacing w:before="70" w:after="70" w:line="240" w:lineRule="auto"/>
              <w:ind w:firstLine="0"/>
              <w:jc w:val="left"/>
              <w:rPr>
                <w:sz w:val="21"/>
              </w:rPr>
            </w:pPr>
            <w:r>
              <w:rPr>
                <w:sz w:val="21"/>
                <w:szCs w:val="21"/>
              </w:rPr>
              <w:t>起伏超限</w:t>
            </w:r>
          </w:p>
        </w:tc>
      </w:tr>
      <w:tr w14:paraId="073A4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587BD59E">
            <w:pPr>
              <w:keepNext/>
              <w:snapToGrid w:val="0"/>
              <w:spacing w:before="70" w:after="70" w:line="240" w:lineRule="auto"/>
              <w:ind w:firstLine="0"/>
              <w:jc w:val="center"/>
              <w:rPr>
                <w:sz w:val="21"/>
              </w:rPr>
            </w:pPr>
            <w:r>
              <w:rPr>
                <w:sz w:val="21"/>
                <w:szCs w:val="21"/>
              </w:rPr>
              <w:t>D07</w:t>
            </w:r>
          </w:p>
        </w:tc>
        <w:tc>
          <w:tcPr>
            <w:tcW w:w="1614" w:type="dxa"/>
            <w:vAlign w:val="center"/>
          </w:tcPr>
          <w:p w14:paraId="21BF0157">
            <w:pPr>
              <w:keepNext/>
              <w:snapToGrid w:val="0"/>
              <w:spacing w:before="70" w:after="70" w:line="240" w:lineRule="auto"/>
              <w:ind w:firstLine="0"/>
              <w:jc w:val="left"/>
              <w:rPr>
                <w:sz w:val="21"/>
              </w:rPr>
            </w:pPr>
            <w:r>
              <w:rPr>
                <w:sz w:val="21"/>
                <w:szCs w:val="21"/>
              </w:rPr>
              <w:t>露筋</w:t>
            </w:r>
          </w:p>
        </w:tc>
        <w:tc>
          <w:tcPr>
            <w:tcW w:w="1811" w:type="dxa"/>
            <w:vAlign w:val="center"/>
          </w:tcPr>
          <w:p w14:paraId="37A33282">
            <w:pPr>
              <w:keepNext/>
              <w:snapToGrid w:val="0"/>
              <w:spacing w:before="70" w:after="70" w:line="240" w:lineRule="auto"/>
              <w:ind w:firstLine="0"/>
              <w:jc w:val="left"/>
              <w:rPr>
                <w:sz w:val="21"/>
              </w:rPr>
            </w:pPr>
            <w:r>
              <w:rPr>
                <w:sz w:val="21"/>
                <w:szCs w:val="21"/>
              </w:rPr>
              <w:t>Exposed rebar</w:t>
            </w:r>
          </w:p>
        </w:tc>
        <w:tc>
          <w:tcPr>
            <w:tcW w:w="1882" w:type="dxa"/>
            <w:vAlign w:val="center"/>
          </w:tcPr>
          <w:p w14:paraId="0AD57F25">
            <w:pPr>
              <w:keepNext/>
              <w:snapToGrid w:val="0"/>
              <w:spacing w:before="70" w:after="70" w:line="240" w:lineRule="auto"/>
              <w:ind w:firstLine="0"/>
              <w:jc w:val="left"/>
              <w:rPr>
                <w:sz w:val="21"/>
              </w:rPr>
            </w:pPr>
            <w:r>
              <w:rPr>
                <w:sz w:val="21"/>
                <w:szCs w:val="21"/>
              </w:rPr>
              <w:t>是</w:t>
            </w:r>
          </w:p>
        </w:tc>
        <w:tc>
          <w:tcPr>
            <w:tcW w:w="2666" w:type="dxa"/>
            <w:vAlign w:val="center"/>
          </w:tcPr>
          <w:p w14:paraId="3B7B60B8">
            <w:pPr>
              <w:keepNext/>
              <w:snapToGrid w:val="0"/>
              <w:spacing w:before="70" w:after="70" w:line="240" w:lineRule="auto"/>
              <w:ind w:firstLine="0"/>
              <w:jc w:val="left"/>
              <w:rPr>
                <w:sz w:val="21"/>
              </w:rPr>
            </w:pPr>
            <w:r>
              <w:rPr>
                <w:sz w:val="21"/>
                <w:szCs w:val="21"/>
              </w:rPr>
              <w:t>保护层缺失</w:t>
            </w:r>
          </w:p>
        </w:tc>
      </w:tr>
      <w:tr w14:paraId="35CBE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61ED4F22">
            <w:pPr>
              <w:keepNext/>
              <w:snapToGrid w:val="0"/>
              <w:spacing w:before="70" w:after="70" w:line="240" w:lineRule="auto"/>
              <w:ind w:firstLine="0"/>
              <w:jc w:val="center"/>
              <w:rPr>
                <w:sz w:val="21"/>
              </w:rPr>
            </w:pPr>
            <w:r>
              <w:rPr>
                <w:sz w:val="21"/>
                <w:szCs w:val="21"/>
              </w:rPr>
              <w:t>D08</w:t>
            </w:r>
          </w:p>
        </w:tc>
        <w:tc>
          <w:tcPr>
            <w:tcW w:w="1614" w:type="dxa"/>
            <w:vAlign w:val="center"/>
          </w:tcPr>
          <w:p w14:paraId="6801B9F2">
            <w:pPr>
              <w:keepNext/>
              <w:snapToGrid w:val="0"/>
              <w:spacing w:before="70" w:after="70" w:line="240" w:lineRule="auto"/>
              <w:ind w:firstLine="0"/>
              <w:jc w:val="left"/>
              <w:rPr>
                <w:sz w:val="21"/>
              </w:rPr>
            </w:pPr>
            <w:r>
              <w:rPr>
                <w:sz w:val="21"/>
                <w:szCs w:val="21"/>
              </w:rPr>
              <w:t>蜂窝麻面</w:t>
            </w:r>
          </w:p>
        </w:tc>
        <w:tc>
          <w:tcPr>
            <w:tcW w:w="1811" w:type="dxa"/>
            <w:vAlign w:val="center"/>
          </w:tcPr>
          <w:p w14:paraId="254756A7">
            <w:pPr>
              <w:keepNext/>
              <w:snapToGrid w:val="0"/>
              <w:spacing w:before="70" w:after="70" w:line="240" w:lineRule="auto"/>
              <w:ind w:firstLine="0"/>
              <w:jc w:val="left"/>
              <w:rPr>
                <w:sz w:val="21"/>
              </w:rPr>
            </w:pPr>
            <w:r>
              <w:rPr>
                <w:sz w:val="21"/>
                <w:szCs w:val="21"/>
              </w:rPr>
              <w:t>Honeycomb</w:t>
            </w:r>
          </w:p>
        </w:tc>
        <w:tc>
          <w:tcPr>
            <w:tcW w:w="1882" w:type="dxa"/>
            <w:vAlign w:val="center"/>
          </w:tcPr>
          <w:p w14:paraId="3CD40110">
            <w:pPr>
              <w:keepNext/>
              <w:snapToGrid w:val="0"/>
              <w:spacing w:before="70" w:after="70" w:line="240" w:lineRule="auto"/>
              <w:ind w:firstLine="0"/>
              <w:jc w:val="left"/>
              <w:rPr>
                <w:sz w:val="21"/>
              </w:rPr>
            </w:pPr>
            <w:r>
              <w:rPr>
                <w:sz w:val="21"/>
                <w:szCs w:val="21"/>
              </w:rPr>
              <w:t>是</w:t>
            </w:r>
          </w:p>
        </w:tc>
        <w:tc>
          <w:tcPr>
            <w:tcW w:w="2666" w:type="dxa"/>
            <w:vAlign w:val="center"/>
          </w:tcPr>
          <w:p w14:paraId="2C3985BA">
            <w:pPr>
              <w:keepNext/>
              <w:snapToGrid w:val="0"/>
              <w:spacing w:before="70" w:after="70" w:line="240" w:lineRule="auto"/>
              <w:ind w:firstLine="0"/>
              <w:jc w:val="left"/>
              <w:rPr>
                <w:sz w:val="21"/>
              </w:rPr>
            </w:pPr>
            <w:r>
              <w:rPr>
                <w:sz w:val="21"/>
                <w:szCs w:val="21"/>
              </w:rPr>
              <w:t>孔隙、砂浆缺失</w:t>
            </w:r>
          </w:p>
        </w:tc>
      </w:tr>
      <w:tr w14:paraId="225D7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6B264473">
            <w:pPr>
              <w:keepNext/>
              <w:snapToGrid w:val="0"/>
              <w:spacing w:before="70" w:after="70" w:line="240" w:lineRule="auto"/>
              <w:ind w:firstLine="0"/>
              <w:jc w:val="center"/>
              <w:rPr>
                <w:sz w:val="21"/>
              </w:rPr>
            </w:pPr>
            <w:r>
              <w:rPr>
                <w:sz w:val="21"/>
                <w:szCs w:val="21"/>
              </w:rPr>
              <w:t>D09</w:t>
            </w:r>
          </w:p>
        </w:tc>
        <w:tc>
          <w:tcPr>
            <w:tcW w:w="1614" w:type="dxa"/>
            <w:vAlign w:val="center"/>
          </w:tcPr>
          <w:p w14:paraId="361CE4D1">
            <w:pPr>
              <w:keepNext/>
              <w:snapToGrid w:val="0"/>
              <w:spacing w:before="70" w:after="70" w:line="240" w:lineRule="auto"/>
              <w:ind w:firstLine="0"/>
              <w:jc w:val="left"/>
              <w:rPr>
                <w:sz w:val="21"/>
              </w:rPr>
            </w:pPr>
            <w:r>
              <w:rPr>
                <w:sz w:val="21"/>
                <w:szCs w:val="21"/>
              </w:rPr>
              <w:t>孔洞</w:t>
            </w:r>
          </w:p>
        </w:tc>
        <w:tc>
          <w:tcPr>
            <w:tcW w:w="1811" w:type="dxa"/>
            <w:vAlign w:val="center"/>
          </w:tcPr>
          <w:p w14:paraId="0D82F547">
            <w:pPr>
              <w:keepNext/>
              <w:snapToGrid w:val="0"/>
              <w:spacing w:before="70" w:after="70" w:line="240" w:lineRule="auto"/>
              <w:ind w:firstLine="0"/>
              <w:jc w:val="left"/>
              <w:rPr>
                <w:sz w:val="21"/>
              </w:rPr>
            </w:pPr>
            <w:r>
              <w:rPr>
                <w:sz w:val="21"/>
                <w:szCs w:val="21"/>
              </w:rPr>
              <w:t>Void</w:t>
            </w:r>
          </w:p>
        </w:tc>
        <w:tc>
          <w:tcPr>
            <w:tcW w:w="1882" w:type="dxa"/>
            <w:vAlign w:val="center"/>
          </w:tcPr>
          <w:p w14:paraId="740865FA">
            <w:pPr>
              <w:keepNext/>
              <w:snapToGrid w:val="0"/>
              <w:spacing w:before="70" w:after="70" w:line="240" w:lineRule="auto"/>
              <w:ind w:firstLine="0"/>
              <w:jc w:val="left"/>
              <w:rPr>
                <w:sz w:val="21"/>
              </w:rPr>
            </w:pPr>
            <w:r>
              <w:rPr>
                <w:sz w:val="21"/>
                <w:szCs w:val="21"/>
              </w:rPr>
              <w:t>是</w:t>
            </w:r>
          </w:p>
        </w:tc>
        <w:tc>
          <w:tcPr>
            <w:tcW w:w="2666" w:type="dxa"/>
            <w:vAlign w:val="center"/>
          </w:tcPr>
          <w:p w14:paraId="013D2913">
            <w:pPr>
              <w:keepNext/>
              <w:snapToGrid w:val="0"/>
              <w:spacing w:before="70" w:after="70" w:line="240" w:lineRule="auto"/>
              <w:ind w:firstLine="0"/>
              <w:jc w:val="left"/>
              <w:rPr>
                <w:sz w:val="21"/>
              </w:rPr>
            </w:pPr>
            <w:r>
              <w:rPr>
                <w:sz w:val="21"/>
                <w:szCs w:val="21"/>
              </w:rPr>
              <w:t>深度凹陷</w:t>
            </w:r>
          </w:p>
        </w:tc>
      </w:tr>
      <w:tr w14:paraId="20A22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77BC11EC">
            <w:pPr>
              <w:keepNext/>
              <w:snapToGrid w:val="0"/>
              <w:spacing w:before="70" w:after="70" w:line="240" w:lineRule="auto"/>
              <w:ind w:firstLine="0"/>
              <w:jc w:val="center"/>
              <w:rPr>
                <w:sz w:val="21"/>
              </w:rPr>
            </w:pPr>
            <w:r>
              <w:rPr>
                <w:sz w:val="21"/>
                <w:szCs w:val="21"/>
              </w:rPr>
              <w:t>D10</w:t>
            </w:r>
          </w:p>
        </w:tc>
        <w:tc>
          <w:tcPr>
            <w:tcW w:w="1614" w:type="dxa"/>
            <w:vAlign w:val="center"/>
          </w:tcPr>
          <w:p w14:paraId="05088BF4">
            <w:pPr>
              <w:keepNext/>
              <w:snapToGrid w:val="0"/>
              <w:spacing w:before="70" w:after="70" w:line="240" w:lineRule="auto"/>
              <w:ind w:firstLine="0"/>
              <w:jc w:val="left"/>
              <w:rPr>
                <w:sz w:val="21"/>
              </w:rPr>
            </w:pPr>
            <w:r>
              <w:rPr>
                <w:sz w:val="21"/>
                <w:szCs w:val="21"/>
              </w:rPr>
              <w:t>错台</w:t>
            </w:r>
          </w:p>
        </w:tc>
        <w:tc>
          <w:tcPr>
            <w:tcW w:w="1811" w:type="dxa"/>
            <w:vAlign w:val="center"/>
          </w:tcPr>
          <w:p w14:paraId="33EDB93A">
            <w:pPr>
              <w:keepNext/>
              <w:snapToGrid w:val="0"/>
              <w:spacing w:before="70" w:after="70" w:line="240" w:lineRule="auto"/>
              <w:ind w:firstLine="0"/>
              <w:jc w:val="left"/>
              <w:rPr>
                <w:sz w:val="21"/>
              </w:rPr>
            </w:pPr>
            <w:r>
              <w:rPr>
                <w:sz w:val="21"/>
                <w:szCs w:val="21"/>
              </w:rPr>
              <w:t>Offset</w:t>
            </w:r>
          </w:p>
        </w:tc>
        <w:tc>
          <w:tcPr>
            <w:tcW w:w="1882" w:type="dxa"/>
            <w:vAlign w:val="center"/>
          </w:tcPr>
          <w:p w14:paraId="41E7B8A4">
            <w:pPr>
              <w:keepNext/>
              <w:snapToGrid w:val="0"/>
              <w:spacing w:before="70" w:after="70" w:line="240" w:lineRule="auto"/>
              <w:ind w:firstLine="0"/>
              <w:jc w:val="left"/>
              <w:rPr>
                <w:sz w:val="21"/>
              </w:rPr>
            </w:pPr>
            <w:r>
              <w:rPr>
                <w:sz w:val="21"/>
                <w:szCs w:val="21"/>
              </w:rPr>
              <w:t>是</w:t>
            </w:r>
          </w:p>
        </w:tc>
        <w:tc>
          <w:tcPr>
            <w:tcW w:w="2666" w:type="dxa"/>
            <w:vAlign w:val="center"/>
          </w:tcPr>
          <w:p w14:paraId="71A34BDC">
            <w:pPr>
              <w:keepNext/>
              <w:snapToGrid w:val="0"/>
              <w:spacing w:before="70" w:after="70" w:line="240" w:lineRule="auto"/>
              <w:ind w:firstLine="0"/>
              <w:jc w:val="left"/>
              <w:rPr>
                <w:sz w:val="21"/>
              </w:rPr>
            </w:pPr>
            <w:r>
              <w:rPr>
                <w:sz w:val="21"/>
                <w:szCs w:val="21"/>
              </w:rPr>
              <w:t>阶跃高差</w:t>
            </w:r>
          </w:p>
        </w:tc>
      </w:tr>
      <w:tr w14:paraId="0CCB6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7" w:type="dxa"/>
            <w:vAlign w:val="center"/>
          </w:tcPr>
          <w:p w14:paraId="06C29F7D">
            <w:pPr>
              <w:keepNext/>
              <w:snapToGrid w:val="0"/>
              <w:spacing w:before="70" w:after="70" w:line="240" w:lineRule="auto"/>
              <w:ind w:firstLine="0"/>
              <w:jc w:val="center"/>
              <w:rPr>
                <w:sz w:val="21"/>
              </w:rPr>
            </w:pPr>
            <w:r>
              <w:rPr>
                <w:sz w:val="21"/>
                <w:szCs w:val="21"/>
              </w:rPr>
              <w:t>D11</w:t>
            </w:r>
          </w:p>
        </w:tc>
        <w:tc>
          <w:tcPr>
            <w:tcW w:w="1614" w:type="dxa"/>
            <w:vAlign w:val="center"/>
          </w:tcPr>
          <w:p w14:paraId="736D2020">
            <w:pPr>
              <w:keepNext/>
              <w:snapToGrid w:val="0"/>
              <w:spacing w:before="70" w:after="70" w:line="240" w:lineRule="auto"/>
              <w:ind w:firstLine="0"/>
              <w:jc w:val="left"/>
              <w:rPr>
                <w:sz w:val="21"/>
              </w:rPr>
            </w:pPr>
            <w:r>
              <w:rPr>
                <w:sz w:val="21"/>
                <w:szCs w:val="21"/>
              </w:rPr>
              <w:t>涂层剥落</w:t>
            </w:r>
          </w:p>
        </w:tc>
        <w:tc>
          <w:tcPr>
            <w:tcW w:w="1811" w:type="dxa"/>
            <w:vAlign w:val="center"/>
          </w:tcPr>
          <w:p w14:paraId="3C7661CA">
            <w:pPr>
              <w:keepNext/>
              <w:snapToGrid w:val="0"/>
              <w:spacing w:before="70" w:after="70" w:line="240" w:lineRule="auto"/>
              <w:ind w:firstLine="0"/>
              <w:jc w:val="left"/>
              <w:rPr>
                <w:sz w:val="21"/>
              </w:rPr>
            </w:pPr>
            <w:r>
              <w:rPr>
                <w:sz w:val="21"/>
                <w:szCs w:val="21"/>
              </w:rPr>
              <w:t>Coating loss</w:t>
            </w:r>
          </w:p>
        </w:tc>
        <w:tc>
          <w:tcPr>
            <w:tcW w:w="1882" w:type="dxa"/>
            <w:vAlign w:val="center"/>
          </w:tcPr>
          <w:p w14:paraId="24924718">
            <w:pPr>
              <w:keepNext/>
              <w:snapToGrid w:val="0"/>
              <w:spacing w:before="70" w:after="70" w:line="240" w:lineRule="auto"/>
              <w:ind w:firstLine="0"/>
              <w:jc w:val="left"/>
              <w:rPr>
                <w:sz w:val="21"/>
              </w:rPr>
            </w:pPr>
            <w:r>
              <w:rPr>
                <w:sz w:val="21"/>
                <w:szCs w:val="21"/>
              </w:rPr>
              <w:t>视情况</w:t>
            </w:r>
          </w:p>
        </w:tc>
        <w:tc>
          <w:tcPr>
            <w:tcW w:w="2666" w:type="dxa"/>
            <w:vAlign w:val="center"/>
          </w:tcPr>
          <w:p w14:paraId="1ABE2CDA">
            <w:pPr>
              <w:keepNext/>
              <w:snapToGrid w:val="0"/>
              <w:spacing w:before="70" w:after="70" w:line="240" w:lineRule="auto"/>
              <w:ind w:firstLine="0"/>
              <w:jc w:val="left"/>
              <w:rPr>
                <w:sz w:val="21"/>
              </w:rPr>
            </w:pPr>
            <w:r>
              <w:rPr>
                <w:sz w:val="21"/>
                <w:szCs w:val="21"/>
              </w:rPr>
              <w:t>涂层缺失、基体损失</w:t>
            </w:r>
          </w:p>
        </w:tc>
      </w:tr>
    </w:tbl>
    <w:p w14:paraId="72003788">
      <w:pPr>
        <w:spacing w:line="240" w:lineRule="auto"/>
      </w:pPr>
    </w:p>
    <w:p w14:paraId="0D5F4A2E">
      <w:pPr>
        <w:pStyle w:val="7"/>
      </w:pPr>
      <w:r>
        <w:rPr>
          <w:szCs w:val="32"/>
        </w:rPr>
        <w:t>2.5.3.26.2 分级判据（示意）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09"/>
        <w:gridCol w:w="1750"/>
        <w:gridCol w:w="1614"/>
        <w:gridCol w:w="1958"/>
        <w:gridCol w:w="2669"/>
      </w:tblGrid>
      <w:tr w14:paraId="64E37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09" w:type="dxa"/>
            <w:shd w:val="clear" w:color="auto" w:fill="E7E6E6"/>
            <w:vAlign w:val="center"/>
          </w:tcPr>
          <w:p w14:paraId="1BAD7E3C">
            <w:pPr>
              <w:snapToGrid w:val="0"/>
              <w:spacing w:before="70" w:after="70" w:line="240" w:lineRule="auto"/>
              <w:ind w:firstLine="0"/>
              <w:jc w:val="center"/>
              <w:rPr>
                <w:b/>
                <w:sz w:val="21"/>
              </w:rPr>
            </w:pPr>
            <w:r>
              <w:rPr>
                <w:b/>
                <w:sz w:val="21"/>
                <w:szCs w:val="21"/>
              </w:rPr>
              <w:t>级别</w:t>
            </w:r>
          </w:p>
        </w:tc>
        <w:tc>
          <w:tcPr>
            <w:tcW w:w="1750" w:type="dxa"/>
            <w:shd w:val="clear" w:color="auto" w:fill="E7E6E6"/>
            <w:vAlign w:val="center"/>
          </w:tcPr>
          <w:p w14:paraId="69D08E20">
            <w:pPr>
              <w:snapToGrid w:val="0"/>
              <w:spacing w:before="70" w:after="70" w:line="240" w:lineRule="auto"/>
              <w:ind w:firstLine="0"/>
              <w:jc w:val="center"/>
              <w:rPr>
                <w:b/>
                <w:sz w:val="21"/>
              </w:rPr>
            </w:pPr>
            <w:r>
              <w:rPr>
                <w:b/>
                <w:sz w:val="21"/>
                <w:szCs w:val="21"/>
              </w:rPr>
              <w:t>深度（mm）</w:t>
            </w:r>
          </w:p>
        </w:tc>
        <w:tc>
          <w:tcPr>
            <w:tcW w:w="1614" w:type="dxa"/>
            <w:shd w:val="clear" w:color="auto" w:fill="E7E6E6"/>
            <w:vAlign w:val="center"/>
          </w:tcPr>
          <w:p w14:paraId="00E942A9">
            <w:pPr>
              <w:snapToGrid w:val="0"/>
              <w:spacing w:before="70" w:after="70" w:line="240" w:lineRule="auto"/>
              <w:ind w:firstLine="0"/>
              <w:jc w:val="center"/>
              <w:rPr>
                <w:b/>
                <w:sz w:val="21"/>
              </w:rPr>
            </w:pPr>
            <w:r>
              <w:rPr>
                <w:b/>
                <w:sz w:val="21"/>
                <w:szCs w:val="21"/>
              </w:rPr>
              <w:t>面积（m²）</w:t>
            </w:r>
          </w:p>
        </w:tc>
        <w:tc>
          <w:tcPr>
            <w:tcW w:w="1958" w:type="dxa"/>
            <w:shd w:val="clear" w:color="auto" w:fill="E7E6E6"/>
            <w:vAlign w:val="center"/>
          </w:tcPr>
          <w:p w14:paraId="0FAF097E">
            <w:pPr>
              <w:snapToGrid w:val="0"/>
              <w:spacing w:before="70" w:after="70" w:line="240" w:lineRule="auto"/>
              <w:ind w:firstLine="0"/>
              <w:jc w:val="center"/>
              <w:rPr>
                <w:b/>
                <w:sz w:val="21"/>
              </w:rPr>
            </w:pPr>
            <w:r>
              <w:rPr>
                <w:b/>
                <w:sz w:val="21"/>
                <w:szCs w:val="21"/>
              </w:rPr>
              <w:t>体积（m³）</w:t>
            </w:r>
          </w:p>
        </w:tc>
        <w:tc>
          <w:tcPr>
            <w:tcW w:w="2669" w:type="dxa"/>
            <w:shd w:val="clear" w:color="auto" w:fill="E7E6E6"/>
            <w:vAlign w:val="center"/>
          </w:tcPr>
          <w:p w14:paraId="490BCDD0">
            <w:pPr>
              <w:snapToGrid w:val="0"/>
              <w:spacing w:before="70" w:after="70" w:line="240" w:lineRule="auto"/>
              <w:ind w:firstLine="0"/>
              <w:jc w:val="center"/>
              <w:rPr>
                <w:b/>
                <w:sz w:val="21"/>
              </w:rPr>
            </w:pPr>
            <w:r>
              <w:rPr>
                <w:b/>
                <w:sz w:val="21"/>
                <w:szCs w:val="21"/>
              </w:rPr>
              <w:t>处理建议</w:t>
            </w:r>
          </w:p>
        </w:tc>
      </w:tr>
      <w:tr w14:paraId="5CD6C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14:paraId="0614BB63">
            <w:pPr>
              <w:snapToGrid w:val="0"/>
              <w:spacing w:before="70" w:after="70" w:line="240" w:lineRule="auto"/>
              <w:ind w:firstLine="0"/>
              <w:jc w:val="center"/>
              <w:rPr>
                <w:sz w:val="21"/>
              </w:rPr>
            </w:pPr>
            <w:r>
              <w:rPr>
                <w:sz w:val="21"/>
                <w:szCs w:val="21"/>
              </w:rPr>
              <w:t>Ⅰ</w:t>
            </w:r>
          </w:p>
        </w:tc>
        <w:tc>
          <w:tcPr>
            <w:tcW w:w="1750" w:type="dxa"/>
            <w:vAlign w:val="center"/>
          </w:tcPr>
          <w:p w14:paraId="64658B78">
            <w:pPr>
              <w:snapToGrid w:val="0"/>
              <w:spacing w:before="70" w:after="70" w:line="240" w:lineRule="auto"/>
              <w:ind w:firstLine="0"/>
              <w:jc w:val="left"/>
              <w:rPr>
                <w:sz w:val="21"/>
              </w:rPr>
            </w:pPr>
            <w:r>
              <w:rPr>
                <w:sz w:val="21"/>
                <w:szCs w:val="21"/>
              </w:rPr>
              <w:t>&lt;2</w:t>
            </w:r>
          </w:p>
        </w:tc>
        <w:tc>
          <w:tcPr>
            <w:tcW w:w="1614" w:type="dxa"/>
            <w:vAlign w:val="center"/>
          </w:tcPr>
          <w:p w14:paraId="26A477E0">
            <w:pPr>
              <w:snapToGrid w:val="0"/>
              <w:spacing w:before="70" w:after="70" w:line="240" w:lineRule="auto"/>
              <w:ind w:firstLine="0"/>
              <w:jc w:val="left"/>
              <w:rPr>
                <w:sz w:val="21"/>
              </w:rPr>
            </w:pPr>
            <w:r>
              <w:rPr>
                <w:sz w:val="21"/>
                <w:szCs w:val="21"/>
              </w:rPr>
              <w:t>&lt;0.05</w:t>
            </w:r>
          </w:p>
        </w:tc>
        <w:tc>
          <w:tcPr>
            <w:tcW w:w="1958" w:type="dxa"/>
            <w:vAlign w:val="center"/>
          </w:tcPr>
          <w:p w14:paraId="0E979AD4">
            <w:pPr>
              <w:snapToGrid w:val="0"/>
              <w:spacing w:before="70" w:after="70" w:line="240" w:lineRule="auto"/>
              <w:ind w:firstLine="0"/>
              <w:jc w:val="left"/>
              <w:rPr>
                <w:sz w:val="21"/>
              </w:rPr>
            </w:pPr>
            <w:r>
              <w:rPr>
                <w:sz w:val="21"/>
                <w:szCs w:val="21"/>
              </w:rPr>
              <w:t>&lt;0.0001</w:t>
            </w:r>
          </w:p>
        </w:tc>
        <w:tc>
          <w:tcPr>
            <w:tcW w:w="2669" w:type="dxa"/>
            <w:vAlign w:val="center"/>
          </w:tcPr>
          <w:p w14:paraId="691B714F">
            <w:pPr>
              <w:snapToGrid w:val="0"/>
              <w:spacing w:before="70" w:after="70" w:line="240" w:lineRule="auto"/>
              <w:ind w:firstLine="0"/>
              <w:jc w:val="left"/>
              <w:rPr>
                <w:sz w:val="21"/>
              </w:rPr>
            </w:pPr>
            <w:r>
              <w:rPr>
                <w:sz w:val="21"/>
                <w:szCs w:val="21"/>
              </w:rPr>
              <w:t>表面封闭</w:t>
            </w:r>
          </w:p>
        </w:tc>
      </w:tr>
      <w:tr w14:paraId="0A9F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14:paraId="3703D3DB">
            <w:pPr>
              <w:snapToGrid w:val="0"/>
              <w:spacing w:before="70" w:after="70" w:line="240" w:lineRule="auto"/>
              <w:ind w:firstLine="0"/>
              <w:jc w:val="center"/>
              <w:rPr>
                <w:sz w:val="21"/>
              </w:rPr>
            </w:pPr>
            <w:r>
              <w:rPr>
                <w:sz w:val="21"/>
                <w:szCs w:val="21"/>
              </w:rPr>
              <w:t>Ⅱ</w:t>
            </w:r>
          </w:p>
        </w:tc>
        <w:tc>
          <w:tcPr>
            <w:tcW w:w="1750" w:type="dxa"/>
            <w:vAlign w:val="center"/>
          </w:tcPr>
          <w:p w14:paraId="28E34284">
            <w:pPr>
              <w:snapToGrid w:val="0"/>
              <w:spacing w:before="70" w:after="70" w:line="240" w:lineRule="auto"/>
              <w:ind w:firstLine="0"/>
              <w:jc w:val="left"/>
              <w:rPr>
                <w:sz w:val="21"/>
              </w:rPr>
            </w:pPr>
            <w:r>
              <w:rPr>
                <w:sz w:val="21"/>
                <w:szCs w:val="21"/>
              </w:rPr>
              <w:t>2～5</w:t>
            </w:r>
          </w:p>
        </w:tc>
        <w:tc>
          <w:tcPr>
            <w:tcW w:w="1614" w:type="dxa"/>
            <w:vAlign w:val="center"/>
          </w:tcPr>
          <w:p w14:paraId="317B8025">
            <w:pPr>
              <w:snapToGrid w:val="0"/>
              <w:spacing w:before="70" w:after="70" w:line="240" w:lineRule="auto"/>
              <w:ind w:firstLine="0"/>
              <w:jc w:val="left"/>
              <w:rPr>
                <w:sz w:val="21"/>
              </w:rPr>
            </w:pPr>
            <w:r>
              <w:rPr>
                <w:sz w:val="21"/>
                <w:szCs w:val="21"/>
              </w:rPr>
              <w:t>0.05～0.5</w:t>
            </w:r>
          </w:p>
        </w:tc>
        <w:tc>
          <w:tcPr>
            <w:tcW w:w="1958" w:type="dxa"/>
            <w:vAlign w:val="center"/>
          </w:tcPr>
          <w:p w14:paraId="69EFDC23">
            <w:pPr>
              <w:snapToGrid w:val="0"/>
              <w:spacing w:before="70" w:after="70" w:line="240" w:lineRule="auto"/>
              <w:ind w:firstLine="0"/>
              <w:jc w:val="left"/>
              <w:rPr>
                <w:sz w:val="21"/>
              </w:rPr>
            </w:pPr>
            <w:r>
              <w:rPr>
                <w:sz w:val="21"/>
                <w:szCs w:val="21"/>
              </w:rPr>
              <w:t>0.0001～0.0025</w:t>
            </w:r>
          </w:p>
        </w:tc>
        <w:tc>
          <w:tcPr>
            <w:tcW w:w="2669" w:type="dxa"/>
            <w:vAlign w:val="center"/>
          </w:tcPr>
          <w:p w14:paraId="31DD1C9B">
            <w:pPr>
              <w:snapToGrid w:val="0"/>
              <w:spacing w:before="70" w:after="70" w:line="240" w:lineRule="auto"/>
              <w:ind w:firstLine="0"/>
              <w:jc w:val="left"/>
              <w:rPr>
                <w:sz w:val="21"/>
              </w:rPr>
            </w:pPr>
            <w:r>
              <w:rPr>
                <w:sz w:val="21"/>
                <w:szCs w:val="21"/>
              </w:rPr>
              <w:t>砂浆修补</w:t>
            </w:r>
          </w:p>
        </w:tc>
      </w:tr>
      <w:tr w14:paraId="49213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14:paraId="1AF6BD45">
            <w:pPr>
              <w:snapToGrid w:val="0"/>
              <w:spacing w:before="70" w:after="70" w:line="240" w:lineRule="auto"/>
              <w:ind w:firstLine="0"/>
              <w:jc w:val="center"/>
              <w:rPr>
                <w:sz w:val="21"/>
              </w:rPr>
            </w:pPr>
            <w:r>
              <w:rPr>
                <w:sz w:val="21"/>
                <w:szCs w:val="21"/>
              </w:rPr>
              <w:t>Ⅲ</w:t>
            </w:r>
          </w:p>
        </w:tc>
        <w:tc>
          <w:tcPr>
            <w:tcW w:w="1750" w:type="dxa"/>
            <w:vAlign w:val="center"/>
          </w:tcPr>
          <w:p w14:paraId="06C7D377">
            <w:pPr>
              <w:snapToGrid w:val="0"/>
              <w:spacing w:before="70" w:after="70" w:line="240" w:lineRule="auto"/>
              <w:ind w:firstLine="0"/>
              <w:jc w:val="left"/>
              <w:rPr>
                <w:sz w:val="21"/>
              </w:rPr>
            </w:pPr>
            <w:r>
              <w:rPr>
                <w:sz w:val="21"/>
                <w:szCs w:val="21"/>
              </w:rPr>
              <w:t>5～20</w:t>
            </w:r>
          </w:p>
        </w:tc>
        <w:tc>
          <w:tcPr>
            <w:tcW w:w="1614" w:type="dxa"/>
            <w:vAlign w:val="center"/>
          </w:tcPr>
          <w:p w14:paraId="3B083613">
            <w:pPr>
              <w:snapToGrid w:val="0"/>
              <w:spacing w:before="70" w:after="70" w:line="240" w:lineRule="auto"/>
              <w:ind w:firstLine="0"/>
              <w:jc w:val="left"/>
              <w:rPr>
                <w:sz w:val="21"/>
              </w:rPr>
            </w:pPr>
            <w:r>
              <w:rPr>
                <w:sz w:val="21"/>
                <w:szCs w:val="21"/>
              </w:rPr>
              <w:t>0.5～2.0</w:t>
            </w:r>
          </w:p>
        </w:tc>
        <w:tc>
          <w:tcPr>
            <w:tcW w:w="1958" w:type="dxa"/>
            <w:vAlign w:val="center"/>
          </w:tcPr>
          <w:p w14:paraId="450F596F">
            <w:pPr>
              <w:snapToGrid w:val="0"/>
              <w:spacing w:before="70" w:after="70" w:line="240" w:lineRule="auto"/>
              <w:ind w:firstLine="0"/>
              <w:jc w:val="left"/>
              <w:rPr>
                <w:sz w:val="21"/>
              </w:rPr>
            </w:pPr>
            <w:r>
              <w:rPr>
                <w:sz w:val="21"/>
                <w:szCs w:val="21"/>
              </w:rPr>
              <w:t>0.0025～0.04</w:t>
            </w:r>
          </w:p>
        </w:tc>
        <w:tc>
          <w:tcPr>
            <w:tcW w:w="2669" w:type="dxa"/>
            <w:vAlign w:val="center"/>
          </w:tcPr>
          <w:p w14:paraId="78E6CBB1">
            <w:pPr>
              <w:snapToGrid w:val="0"/>
              <w:spacing w:before="70" w:after="70" w:line="240" w:lineRule="auto"/>
              <w:ind w:firstLine="0"/>
              <w:jc w:val="left"/>
              <w:rPr>
                <w:sz w:val="21"/>
              </w:rPr>
            </w:pPr>
            <w:r>
              <w:rPr>
                <w:sz w:val="21"/>
                <w:szCs w:val="21"/>
              </w:rPr>
              <w:t>环氧砂浆/混凝土修补</w:t>
            </w:r>
          </w:p>
        </w:tc>
      </w:tr>
      <w:tr w14:paraId="1D9FA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14:paraId="19BC96E9">
            <w:pPr>
              <w:snapToGrid w:val="0"/>
              <w:spacing w:before="70" w:after="70" w:line="240" w:lineRule="auto"/>
              <w:ind w:firstLine="0"/>
              <w:jc w:val="center"/>
              <w:rPr>
                <w:sz w:val="21"/>
              </w:rPr>
            </w:pPr>
            <w:r>
              <w:rPr>
                <w:sz w:val="21"/>
                <w:szCs w:val="21"/>
              </w:rPr>
              <w:t>Ⅳ</w:t>
            </w:r>
          </w:p>
        </w:tc>
        <w:tc>
          <w:tcPr>
            <w:tcW w:w="1750" w:type="dxa"/>
            <w:vAlign w:val="center"/>
          </w:tcPr>
          <w:p w14:paraId="72F6227D">
            <w:pPr>
              <w:snapToGrid w:val="0"/>
              <w:spacing w:before="70" w:after="70" w:line="240" w:lineRule="auto"/>
              <w:ind w:firstLine="0"/>
              <w:jc w:val="left"/>
              <w:rPr>
                <w:sz w:val="21"/>
              </w:rPr>
            </w:pPr>
            <w:r>
              <w:rPr>
                <w:sz w:val="21"/>
                <w:szCs w:val="21"/>
              </w:rPr>
              <w:t>&gt;20 或露筋</w:t>
            </w:r>
          </w:p>
        </w:tc>
        <w:tc>
          <w:tcPr>
            <w:tcW w:w="1614" w:type="dxa"/>
            <w:vAlign w:val="center"/>
          </w:tcPr>
          <w:p w14:paraId="6795F7F0">
            <w:pPr>
              <w:snapToGrid w:val="0"/>
              <w:spacing w:before="70" w:after="70" w:line="240" w:lineRule="auto"/>
              <w:ind w:firstLine="0"/>
              <w:jc w:val="left"/>
              <w:rPr>
                <w:sz w:val="21"/>
              </w:rPr>
            </w:pPr>
            <w:r>
              <w:rPr>
                <w:sz w:val="21"/>
                <w:szCs w:val="21"/>
              </w:rPr>
              <w:t>&gt;2.0</w:t>
            </w:r>
          </w:p>
        </w:tc>
        <w:tc>
          <w:tcPr>
            <w:tcW w:w="1958" w:type="dxa"/>
            <w:vAlign w:val="center"/>
          </w:tcPr>
          <w:p w14:paraId="7F55ACFE">
            <w:pPr>
              <w:snapToGrid w:val="0"/>
              <w:spacing w:before="70" w:after="70" w:line="240" w:lineRule="auto"/>
              <w:ind w:firstLine="0"/>
              <w:jc w:val="left"/>
              <w:rPr>
                <w:sz w:val="21"/>
              </w:rPr>
            </w:pPr>
            <w:r>
              <w:rPr>
                <w:sz w:val="21"/>
                <w:szCs w:val="21"/>
              </w:rPr>
              <w:t>&gt;0.04</w:t>
            </w:r>
          </w:p>
        </w:tc>
        <w:tc>
          <w:tcPr>
            <w:tcW w:w="2669" w:type="dxa"/>
            <w:vAlign w:val="center"/>
          </w:tcPr>
          <w:p w14:paraId="14DA8150">
            <w:pPr>
              <w:snapToGrid w:val="0"/>
              <w:spacing w:before="70" w:after="70" w:line="240" w:lineRule="auto"/>
              <w:ind w:firstLine="0"/>
              <w:jc w:val="left"/>
              <w:rPr>
                <w:sz w:val="21"/>
              </w:rPr>
            </w:pPr>
            <w:r>
              <w:rPr>
                <w:sz w:val="21"/>
                <w:szCs w:val="21"/>
              </w:rPr>
              <w:t>结构评估+专项修复</w:t>
            </w:r>
          </w:p>
        </w:tc>
      </w:tr>
    </w:tbl>
    <w:p w14:paraId="113308B3">
      <w:pPr>
        <w:spacing w:line="240" w:lineRule="auto"/>
      </w:pPr>
    </w:p>
    <w:p w14:paraId="6DE16F8D">
      <w:r>
        <w:t>注：上表为示意，实际以甲方提供的判定标准为准，软件规则库按标准配置。</w:t>
      </w:r>
    </w:p>
    <w:p w14:paraId="7C815AB9">
      <w:pPr>
        <w:pStyle w:val="7"/>
      </w:pPr>
      <w:r>
        <w:rPr>
          <w:szCs w:val="32"/>
        </w:rPr>
        <w:t>2.5.3.26.3 缺陷编号规则</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97"/>
        <w:gridCol w:w="2884"/>
        <w:gridCol w:w="3419"/>
      </w:tblGrid>
      <w:tr w14:paraId="64C21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7" w:type="dxa"/>
            <w:shd w:val="clear" w:color="auto" w:fill="E7E6E6"/>
            <w:vAlign w:val="center"/>
          </w:tcPr>
          <w:p w14:paraId="098257A2">
            <w:pPr>
              <w:keepNext/>
              <w:snapToGrid w:val="0"/>
              <w:spacing w:before="70" w:after="70" w:line="320" w:lineRule="auto"/>
              <w:jc w:val="left"/>
            </w:pPr>
            <w:r>
              <w:rPr>
                <w:b/>
                <w:sz w:val="21"/>
                <w:szCs w:val="21"/>
              </w:rPr>
              <w:t>组成</w:t>
            </w:r>
          </w:p>
        </w:tc>
        <w:tc>
          <w:tcPr>
            <w:tcW w:w="2884" w:type="dxa"/>
            <w:shd w:val="clear" w:color="auto" w:fill="E7E6E6"/>
            <w:vAlign w:val="center"/>
          </w:tcPr>
          <w:p w14:paraId="68688F08">
            <w:pPr>
              <w:keepNext/>
              <w:snapToGrid w:val="0"/>
              <w:spacing w:before="70" w:after="70" w:line="320" w:lineRule="auto"/>
              <w:jc w:val="left"/>
            </w:pPr>
            <w:r>
              <w:rPr>
                <w:b/>
                <w:sz w:val="21"/>
                <w:szCs w:val="21"/>
              </w:rPr>
              <w:t>示例</w:t>
            </w:r>
          </w:p>
        </w:tc>
        <w:tc>
          <w:tcPr>
            <w:tcW w:w="3419" w:type="dxa"/>
            <w:shd w:val="clear" w:color="auto" w:fill="E7E6E6"/>
            <w:vAlign w:val="center"/>
          </w:tcPr>
          <w:p w14:paraId="0E44140E">
            <w:pPr>
              <w:keepNext/>
              <w:snapToGrid w:val="0"/>
              <w:spacing w:before="70" w:after="70" w:line="320" w:lineRule="auto"/>
              <w:jc w:val="left"/>
            </w:pPr>
            <w:r>
              <w:rPr>
                <w:b/>
                <w:sz w:val="21"/>
                <w:szCs w:val="21"/>
              </w:rPr>
              <w:t>说明</w:t>
            </w:r>
          </w:p>
        </w:tc>
      </w:tr>
      <w:tr w14:paraId="7932D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7" w:type="dxa"/>
            <w:vAlign w:val="center"/>
          </w:tcPr>
          <w:p w14:paraId="04137536">
            <w:pPr>
              <w:keepNext/>
              <w:snapToGrid w:val="0"/>
              <w:spacing w:before="70" w:after="70" w:line="320" w:lineRule="auto"/>
              <w:jc w:val="left"/>
            </w:pPr>
            <w:r>
              <w:rPr>
                <w:sz w:val="21"/>
                <w:szCs w:val="21"/>
              </w:rPr>
              <w:t>单元码</w:t>
            </w:r>
          </w:p>
        </w:tc>
        <w:tc>
          <w:tcPr>
            <w:tcW w:w="2884" w:type="dxa"/>
            <w:vAlign w:val="center"/>
          </w:tcPr>
          <w:p w14:paraId="79845947">
            <w:pPr>
              <w:keepNext/>
              <w:snapToGrid w:val="0"/>
              <w:spacing w:before="70" w:after="70" w:line="320" w:lineRule="auto"/>
              <w:jc w:val="left"/>
            </w:pPr>
            <w:r>
              <w:rPr>
                <w:sz w:val="21"/>
                <w:szCs w:val="21"/>
              </w:rPr>
              <w:t>G1</w:t>
            </w:r>
          </w:p>
        </w:tc>
        <w:tc>
          <w:tcPr>
            <w:tcW w:w="3419" w:type="dxa"/>
            <w:vAlign w:val="center"/>
          </w:tcPr>
          <w:p w14:paraId="6561EFA1">
            <w:pPr>
              <w:keepNext/>
              <w:snapToGrid w:val="0"/>
              <w:spacing w:before="70" w:after="70" w:line="320" w:lineRule="auto"/>
              <w:jc w:val="left"/>
            </w:pPr>
            <w:r>
              <w:rPr>
                <w:sz w:val="21"/>
                <w:szCs w:val="21"/>
              </w:rPr>
              <w:t>电站+孔号</w:t>
            </w:r>
          </w:p>
        </w:tc>
      </w:tr>
      <w:tr w14:paraId="381C9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7" w:type="dxa"/>
            <w:vAlign w:val="center"/>
          </w:tcPr>
          <w:p w14:paraId="2D7A5B80">
            <w:pPr>
              <w:keepNext/>
              <w:snapToGrid w:val="0"/>
              <w:spacing w:before="70" w:after="70" w:line="320" w:lineRule="auto"/>
              <w:jc w:val="left"/>
            </w:pPr>
            <w:r>
              <w:rPr>
                <w:sz w:val="21"/>
                <w:szCs w:val="21"/>
              </w:rPr>
              <w:t>类别码</w:t>
            </w:r>
          </w:p>
        </w:tc>
        <w:tc>
          <w:tcPr>
            <w:tcW w:w="2884" w:type="dxa"/>
            <w:vAlign w:val="center"/>
          </w:tcPr>
          <w:p w14:paraId="4A14FB2A">
            <w:pPr>
              <w:keepNext/>
              <w:snapToGrid w:val="0"/>
              <w:spacing w:before="70" w:after="70" w:line="320" w:lineRule="auto"/>
              <w:jc w:val="left"/>
            </w:pPr>
            <w:r>
              <w:rPr>
                <w:sz w:val="21"/>
                <w:szCs w:val="21"/>
              </w:rPr>
              <w:t>D01</w:t>
            </w:r>
          </w:p>
        </w:tc>
        <w:tc>
          <w:tcPr>
            <w:tcW w:w="3419" w:type="dxa"/>
            <w:vAlign w:val="center"/>
          </w:tcPr>
          <w:p w14:paraId="21F466E8">
            <w:pPr>
              <w:keepNext/>
              <w:snapToGrid w:val="0"/>
              <w:spacing w:before="70" w:after="70" w:line="320" w:lineRule="auto"/>
              <w:jc w:val="left"/>
            </w:pPr>
            <w:r>
              <w:rPr>
                <w:sz w:val="21"/>
                <w:szCs w:val="21"/>
              </w:rPr>
              <w:t>缺陷类别</w:t>
            </w:r>
          </w:p>
        </w:tc>
      </w:tr>
      <w:tr w14:paraId="3891C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7" w:type="dxa"/>
            <w:vAlign w:val="center"/>
          </w:tcPr>
          <w:p w14:paraId="3B71DC0F">
            <w:pPr>
              <w:keepNext/>
              <w:snapToGrid w:val="0"/>
              <w:spacing w:before="70" w:after="70" w:line="320" w:lineRule="auto"/>
              <w:jc w:val="left"/>
            </w:pPr>
            <w:r>
              <w:rPr>
                <w:sz w:val="21"/>
                <w:szCs w:val="21"/>
              </w:rPr>
              <w:t>流水号</w:t>
            </w:r>
          </w:p>
        </w:tc>
        <w:tc>
          <w:tcPr>
            <w:tcW w:w="2884" w:type="dxa"/>
            <w:vAlign w:val="center"/>
          </w:tcPr>
          <w:p w14:paraId="1A140AFC">
            <w:pPr>
              <w:keepNext/>
              <w:snapToGrid w:val="0"/>
              <w:spacing w:before="70" w:after="70" w:line="320" w:lineRule="auto"/>
              <w:jc w:val="left"/>
            </w:pPr>
            <w:r>
              <w:rPr>
                <w:sz w:val="21"/>
                <w:szCs w:val="21"/>
              </w:rPr>
              <w:t>003</w:t>
            </w:r>
          </w:p>
        </w:tc>
        <w:tc>
          <w:tcPr>
            <w:tcW w:w="3419" w:type="dxa"/>
            <w:vAlign w:val="center"/>
          </w:tcPr>
          <w:p w14:paraId="0DF62FBB">
            <w:pPr>
              <w:keepNext/>
              <w:snapToGrid w:val="0"/>
              <w:spacing w:before="70" w:after="70" w:line="320" w:lineRule="auto"/>
              <w:jc w:val="left"/>
            </w:pPr>
            <w:r>
              <w:rPr>
                <w:sz w:val="21"/>
                <w:szCs w:val="21"/>
              </w:rPr>
              <w:t>三位流水</w:t>
            </w:r>
          </w:p>
        </w:tc>
      </w:tr>
      <w:tr w14:paraId="3DAEB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97" w:type="dxa"/>
            <w:vAlign w:val="center"/>
          </w:tcPr>
          <w:p w14:paraId="4B58F575">
            <w:pPr>
              <w:keepNext/>
              <w:snapToGrid w:val="0"/>
              <w:spacing w:before="70" w:after="70" w:line="320" w:lineRule="auto"/>
              <w:jc w:val="left"/>
            </w:pPr>
            <w:r>
              <w:rPr>
                <w:sz w:val="21"/>
                <w:szCs w:val="21"/>
              </w:rPr>
              <w:t>完整编号</w:t>
            </w:r>
          </w:p>
        </w:tc>
        <w:tc>
          <w:tcPr>
            <w:tcW w:w="2884" w:type="dxa"/>
            <w:vAlign w:val="center"/>
          </w:tcPr>
          <w:p w14:paraId="2ECD5628">
            <w:pPr>
              <w:keepNext/>
              <w:snapToGrid w:val="0"/>
              <w:spacing w:before="70" w:after="70" w:line="320" w:lineRule="auto"/>
              <w:jc w:val="left"/>
            </w:pPr>
            <w:r>
              <w:rPr>
                <w:sz w:val="21"/>
                <w:szCs w:val="21"/>
              </w:rPr>
              <w:t>G1-D01-003</w:t>
            </w:r>
          </w:p>
        </w:tc>
        <w:tc>
          <w:tcPr>
            <w:tcW w:w="3419" w:type="dxa"/>
            <w:vAlign w:val="center"/>
          </w:tcPr>
          <w:p w14:paraId="166F0F68">
            <w:pPr>
              <w:keepNext/>
              <w:snapToGrid w:val="0"/>
              <w:spacing w:before="70" w:after="70" w:line="320" w:lineRule="auto"/>
              <w:jc w:val="left"/>
            </w:pPr>
            <w:r>
              <w:rPr>
                <w:sz w:val="21"/>
                <w:szCs w:val="21"/>
              </w:rPr>
              <w:t>单元-类别-流水</w:t>
            </w:r>
          </w:p>
        </w:tc>
      </w:tr>
    </w:tbl>
    <w:p w14:paraId="72DDC8A1">
      <w:pPr>
        <w:spacing w:line="240" w:lineRule="auto"/>
      </w:pPr>
    </w:p>
    <w:p w14:paraId="4166C099">
      <w:pPr>
        <w:pStyle w:val="6"/>
      </w:pPr>
      <w:r>
        <w:rPr>
          <w:szCs w:val="32"/>
        </w:rPr>
        <w:t>2.5.3.27 修补材料库（示意）</w:t>
      </w:r>
    </w:p>
    <w:tbl>
      <w:tblPr>
        <w:tblStyle w:val="32"/>
        <w:tblW w:w="93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51"/>
        <w:gridCol w:w="1728"/>
        <w:gridCol w:w="1386"/>
        <w:gridCol w:w="1943"/>
        <w:gridCol w:w="1459"/>
        <w:gridCol w:w="2159"/>
      </w:tblGrid>
      <w:tr w14:paraId="71450F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51" w:type="dxa"/>
            <w:shd w:val="clear" w:color="auto" w:fill="E7E6E6"/>
            <w:vAlign w:val="center"/>
          </w:tcPr>
          <w:p w14:paraId="1DF78E04">
            <w:pPr>
              <w:snapToGrid w:val="0"/>
              <w:spacing w:before="70" w:after="70" w:line="240" w:lineRule="auto"/>
              <w:ind w:firstLine="0"/>
              <w:jc w:val="center"/>
              <w:rPr>
                <w:b/>
                <w:sz w:val="21"/>
              </w:rPr>
            </w:pPr>
            <w:r>
              <w:rPr>
                <w:b/>
                <w:sz w:val="21"/>
                <w:szCs w:val="21"/>
              </w:rPr>
              <w:t>序号</w:t>
            </w:r>
          </w:p>
        </w:tc>
        <w:tc>
          <w:tcPr>
            <w:tcW w:w="1728" w:type="dxa"/>
            <w:shd w:val="clear" w:color="auto" w:fill="E7E6E6"/>
            <w:vAlign w:val="center"/>
          </w:tcPr>
          <w:p w14:paraId="3D100087">
            <w:pPr>
              <w:snapToGrid w:val="0"/>
              <w:spacing w:before="70" w:after="70" w:line="240" w:lineRule="auto"/>
              <w:ind w:firstLine="0"/>
              <w:jc w:val="center"/>
              <w:rPr>
                <w:b/>
                <w:sz w:val="21"/>
              </w:rPr>
            </w:pPr>
            <w:r>
              <w:rPr>
                <w:b/>
                <w:sz w:val="21"/>
                <w:szCs w:val="21"/>
              </w:rPr>
              <w:t>材料</w:t>
            </w:r>
          </w:p>
        </w:tc>
        <w:tc>
          <w:tcPr>
            <w:tcW w:w="1386" w:type="dxa"/>
            <w:shd w:val="clear" w:color="auto" w:fill="E7E6E6"/>
            <w:vAlign w:val="center"/>
          </w:tcPr>
          <w:p w14:paraId="29F1030D">
            <w:pPr>
              <w:snapToGrid w:val="0"/>
              <w:spacing w:before="70" w:after="70" w:line="240" w:lineRule="auto"/>
              <w:ind w:firstLine="0"/>
              <w:jc w:val="center"/>
              <w:rPr>
                <w:b/>
                <w:sz w:val="21"/>
              </w:rPr>
            </w:pPr>
            <w:r>
              <w:rPr>
                <w:b/>
                <w:sz w:val="21"/>
                <w:szCs w:val="21"/>
              </w:rPr>
              <w:t>适用缺陷</w:t>
            </w:r>
          </w:p>
        </w:tc>
        <w:tc>
          <w:tcPr>
            <w:tcW w:w="1943" w:type="dxa"/>
            <w:shd w:val="clear" w:color="auto" w:fill="E7E6E6"/>
            <w:vAlign w:val="center"/>
          </w:tcPr>
          <w:p w14:paraId="1E0ED28E">
            <w:pPr>
              <w:snapToGrid w:val="0"/>
              <w:spacing w:before="70" w:after="70" w:line="240" w:lineRule="auto"/>
              <w:ind w:firstLine="0"/>
              <w:jc w:val="center"/>
              <w:rPr>
                <w:b/>
                <w:sz w:val="21"/>
              </w:rPr>
            </w:pPr>
            <w:r>
              <w:rPr>
                <w:b/>
                <w:sz w:val="21"/>
                <w:szCs w:val="21"/>
              </w:rPr>
              <w:t>主要性能</w:t>
            </w:r>
          </w:p>
        </w:tc>
        <w:tc>
          <w:tcPr>
            <w:tcW w:w="1459" w:type="dxa"/>
            <w:shd w:val="clear" w:color="auto" w:fill="E7E6E6"/>
            <w:vAlign w:val="center"/>
          </w:tcPr>
          <w:p w14:paraId="39B05A58">
            <w:pPr>
              <w:snapToGrid w:val="0"/>
              <w:spacing w:before="70" w:after="70" w:line="240" w:lineRule="auto"/>
              <w:ind w:firstLine="0"/>
              <w:jc w:val="center"/>
              <w:rPr>
                <w:b/>
                <w:sz w:val="21"/>
              </w:rPr>
            </w:pPr>
            <w:r>
              <w:rPr>
                <w:b/>
                <w:sz w:val="21"/>
                <w:szCs w:val="21"/>
              </w:rPr>
              <w:t>参考用量</w:t>
            </w:r>
          </w:p>
        </w:tc>
        <w:tc>
          <w:tcPr>
            <w:tcW w:w="2159" w:type="dxa"/>
            <w:shd w:val="clear" w:color="auto" w:fill="E7E6E6"/>
            <w:vAlign w:val="center"/>
          </w:tcPr>
          <w:p w14:paraId="3D86A3C2">
            <w:pPr>
              <w:snapToGrid w:val="0"/>
              <w:spacing w:before="70" w:after="70" w:line="240" w:lineRule="auto"/>
              <w:ind w:firstLine="0"/>
              <w:jc w:val="center"/>
              <w:rPr>
                <w:b/>
                <w:sz w:val="21"/>
              </w:rPr>
            </w:pPr>
            <w:r>
              <w:rPr>
                <w:b/>
                <w:sz w:val="21"/>
                <w:szCs w:val="21"/>
              </w:rPr>
              <w:t>施工要点</w:t>
            </w:r>
          </w:p>
        </w:tc>
      </w:tr>
      <w:tr w14:paraId="57FA7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016C0E81">
            <w:pPr>
              <w:snapToGrid w:val="0"/>
              <w:spacing w:before="70" w:after="70" w:line="240" w:lineRule="auto"/>
              <w:ind w:firstLine="0"/>
              <w:jc w:val="center"/>
              <w:rPr>
                <w:sz w:val="21"/>
              </w:rPr>
            </w:pPr>
            <w:r>
              <w:rPr>
                <w:sz w:val="21"/>
                <w:szCs w:val="21"/>
              </w:rPr>
              <w:t>1</w:t>
            </w:r>
          </w:p>
        </w:tc>
        <w:tc>
          <w:tcPr>
            <w:tcW w:w="1728" w:type="dxa"/>
            <w:vAlign w:val="center"/>
          </w:tcPr>
          <w:p w14:paraId="29750D8F">
            <w:pPr>
              <w:snapToGrid w:val="0"/>
              <w:spacing w:before="70" w:after="70" w:line="240" w:lineRule="auto"/>
              <w:ind w:firstLine="0"/>
              <w:jc w:val="left"/>
              <w:rPr>
                <w:sz w:val="21"/>
              </w:rPr>
            </w:pPr>
            <w:r>
              <w:rPr>
                <w:sz w:val="21"/>
                <w:szCs w:val="21"/>
              </w:rPr>
              <w:t>环氧砂浆</w:t>
            </w:r>
          </w:p>
        </w:tc>
        <w:tc>
          <w:tcPr>
            <w:tcW w:w="1386" w:type="dxa"/>
            <w:vAlign w:val="center"/>
          </w:tcPr>
          <w:p w14:paraId="0A95DE40">
            <w:pPr>
              <w:snapToGrid w:val="0"/>
              <w:spacing w:before="70" w:after="70" w:line="240" w:lineRule="auto"/>
              <w:ind w:firstLine="0"/>
              <w:jc w:val="left"/>
              <w:rPr>
                <w:sz w:val="21"/>
              </w:rPr>
            </w:pPr>
            <w:r>
              <w:rPr>
                <w:sz w:val="21"/>
                <w:szCs w:val="21"/>
              </w:rPr>
              <w:t>冲蚀、磨蚀</w:t>
            </w:r>
          </w:p>
        </w:tc>
        <w:tc>
          <w:tcPr>
            <w:tcW w:w="1943" w:type="dxa"/>
            <w:vAlign w:val="center"/>
          </w:tcPr>
          <w:p w14:paraId="327BFE2D">
            <w:pPr>
              <w:snapToGrid w:val="0"/>
              <w:spacing w:before="70" w:after="70" w:line="240" w:lineRule="auto"/>
              <w:ind w:firstLine="0"/>
              <w:jc w:val="left"/>
              <w:rPr>
                <w:sz w:val="21"/>
              </w:rPr>
            </w:pPr>
            <w:r>
              <w:rPr>
                <w:sz w:val="21"/>
                <w:szCs w:val="21"/>
              </w:rPr>
              <w:t>高强、抗冲磨</w:t>
            </w:r>
          </w:p>
        </w:tc>
        <w:tc>
          <w:tcPr>
            <w:tcW w:w="1459" w:type="dxa"/>
            <w:vAlign w:val="center"/>
          </w:tcPr>
          <w:p w14:paraId="59D2DA07">
            <w:pPr>
              <w:snapToGrid w:val="0"/>
              <w:spacing w:before="70" w:after="70" w:line="240" w:lineRule="auto"/>
              <w:ind w:firstLine="0"/>
              <w:jc w:val="left"/>
              <w:rPr>
                <w:sz w:val="21"/>
              </w:rPr>
            </w:pPr>
            <w:r>
              <w:rPr>
                <w:sz w:val="21"/>
                <w:szCs w:val="21"/>
              </w:rPr>
              <w:t>2.0 kg/m²·mm</w:t>
            </w:r>
          </w:p>
        </w:tc>
        <w:tc>
          <w:tcPr>
            <w:tcW w:w="2159" w:type="dxa"/>
            <w:vAlign w:val="center"/>
          </w:tcPr>
          <w:p w14:paraId="0903204A">
            <w:pPr>
              <w:snapToGrid w:val="0"/>
              <w:spacing w:before="70" w:after="70" w:line="240" w:lineRule="auto"/>
              <w:ind w:firstLine="0"/>
              <w:jc w:val="left"/>
              <w:rPr>
                <w:sz w:val="21"/>
              </w:rPr>
            </w:pPr>
            <w:r>
              <w:rPr>
                <w:sz w:val="21"/>
                <w:szCs w:val="21"/>
              </w:rPr>
              <w:t>基面干燥、涂界面剂</w:t>
            </w:r>
          </w:p>
        </w:tc>
      </w:tr>
      <w:tr w14:paraId="00BEA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3F671F38">
            <w:pPr>
              <w:snapToGrid w:val="0"/>
              <w:spacing w:before="70" w:after="70" w:line="240" w:lineRule="auto"/>
              <w:ind w:firstLine="0"/>
              <w:jc w:val="center"/>
              <w:rPr>
                <w:sz w:val="21"/>
              </w:rPr>
            </w:pPr>
            <w:r>
              <w:rPr>
                <w:sz w:val="21"/>
                <w:szCs w:val="21"/>
              </w:rPr>
              <w:t>2</w:t>
            </w:r>
          </w:p>
        </w:tc>
        <w:tc>
          <w:tcPr>
            <w:tcW w:w="1728" w:type="dxa"/>
            <w:vAlign w:val="center"/>
          </w:tcPr>
          <w:p w14:paraId="722587D9">
            <w:pPr>
              <w:snapToGrid w:val="0"/>
              <w:spacing w:before="70" w:after="70" w:line="240" w:lineRule="auto"/>
              <w:ind w:firstLine="0"/>
              <w:jc w:val="left"/>
              <w:rPr>
                <w:sz w:val="21"/>
              </w:rPr>
            </w:pPr>
            <w:r>
              <w:rPr>
                <w:sz w:val="21"/>
                <w:szCs w:val="21"/>
              </w:rPr>
              <w:t>聚合物水泥砂浆</w:t>
            </w:r>
          </w:p>
        </w:tc>
        <w:tc>
          <w:tcPr>
            <w:tcW w:w="1386" w:type="dxa"/>
            <w:vAlign w:val="center"/>
          </w:tcPr>
          <w:p w14:paraId="24D98E3D">
            <w:pPr>
              <w:snapToGrid w:val="0"/>
              <w:spacing w:before="70" w:after="70" w:line="240" w:lineRule="auto"/>
              <w:ind w:firstLine="0"/>
              <w:jc w:val="left"/>
              <w:rPr>
                <w:sz w:val="21"/>
              </w:rPr>
            </w:pPr>
            <w:r>
              <w:rPr>
                <w:sz w:val="21"/>
                <w:szCs w:val="21"/>
              </w:rPr>
              <w:t>蜂窝麻面</w:t>
            </w:r>
          </w:p>
        </w:tc>
        <w:tc>
          <w:tcPr>
            <w:tcW w:w="1943" w:type="dxa"/>
            <w:vAlign w:val="center"/>
          </w:tcPr>
          <w:p w14:paraId="49327E1F">
            <w:pPr>
              <w:snapToGrid w:val="0"/>
              <w:spacing w:before="70" w:after="70" w:line="240" w:lineRule="auto"/>
              <w:ind w:firstLine="0"/>
              <w:jc w:val="left"/>
              <w:rPr>
                <w:sz w:val="21"/>
              </w:rPr>
            </w:pPr>
            <w:r>
              <w:rPr>
                <w:sz w:val="21"/>
                <w:szCs w:val="21"/>
              </w:rPr>
              <w:t>粘结好、施工便捷</w:t>
            </w:r>
          </w:p>
        </w:tc>
        <w:tc>
          <w:tcPr>
            <w:tcW w:w="1459" w:type="dxa"/>
            <w:vAlign w:val="center"/>
          </w:tcPr>
          <w:p w14:paraId="311D3B70">
            <w:pPr>
              <w:snapToGrid w:val="0"/>
              <w:spacing w:before="70" w:after="70" w:line="240" w:lineRule="auto"/>
              <w:ind w:firstLine="0"/>
              <w:jc w:val="left"/>
              <w:rPr>
                <w:sz w:val="21"/>
              </w:rPr>
            </w:pPr>
            <w:r>
              <w:rPr>
                <w:sz w:val="21"/>
                <w:szCs w:val="21"/>
              </w:rPr>
              <w:t>1.8 kg/m²·mm</w:t>
            </w:r>
          </w:p>
        </w:tc>
        <w:tc>
          <w:tcPr>
            <w:tcW w:w="2159" w:type="dxa"/>
            <w:vAlign w:val="center"/>
          </w:tcPr>
          <w:p w14:paraId="497DF8CD">
            <w:pPr>
              <w:snapToGrid w:val="0"/>
              <w:spacing w:before="70" w:after="70" w:line="240" w:lineRule="auto"/>
              <w:ind w:firstLine="0"/>
              <w:jc w:val="left"/>
              <w:rPr>
                <w:sz w:val="21"/>
              </w:rPr>
            </w:pPr>
            <w:r>
              <w:rPr>
                <w:sz w:val="21"/>
                <w:szCs w:val="21"/>
              </w:rPr>
              <w:t>湿润基面</w:t>
            </w:r>
          </w:p>
        </w:tc>
      </w:tr>
      <w:tr w14:paraId="4963C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2CB57AF4">
            <w:pPr>
              <w:snapToGrid w:val="0"/>
              <w:spacing w:before="70" w:after="70" w:line="240" w:lineRule="auto"/>
              <w:ind w:firstLine="0"/>
              <w:jc w:val="center"/>
              <w:rPr>
                <w:sz w:val="21"/>
              </w:rPr>
            </w:pPr>
            <w:r>
              <w:rPr>
                <w:sz w:val="21"/>
                <w:szCs w:val="21"/>
              </w:rPr>
              <w:t>3</w:t>
            </w:r>
          </w:p>
        </w:tc>
        <w:tc>
          <w:tcPr>
            <w:tcW w:w="1728" w:type="dxa"/>
            <w:vAlign w:val="center"/>
          </w:tcPr>
          <w:p w14:paraId="493AA853">
            <w:pPr>
              <w:snapToGrid w:val="0"/>
              <w:spacing w:before="70" w:after="70" w:line="240" w:lineRule="auto"/>
              <w:ind w:firstLine="0"/>
              <w:jc w:val="left"/>
              <w:rPr>
                <w:sz w:val="21"/>
              </w:rPr>
            </w:pPr>
            <w:r>
              <w:rPr>
                <w:sz w:val="21"/>
                <w:szCs w:val="21"/>
              </w:rPr>
              <w:t>环氧树脂胶泥</w:t>
            </w:r>
          </w:p>
        </w:tc>
        <w:tc>
          <w:tcPr>
            <w:tcW w:w="1386" w:type="dxa"/>
            <w:vAlign w:val="center"/>
          </w:tcPr>
          <w:p w14:paraId="6A585AA5">
            <w:pPr>
              <w:snapToGrid w:val="0"/>
              <w:spacing w:before="70" w:after="70" w:line="240" w:lineRule="auto"/>
              <w:ind w:firstLine="0"/>
              <w:jc w:val="left"/>
              <w:rPr>
                <w:sz w:val="21"/>
              </w:rPr>
            </w:pPr>
            <w:r>
              <w:rPr>
                <w:sz w:val="21"/>
                <w:szCs w:val="21"/>
              </w:rPr>
              <w:t>孔洞、错台</w:t>
            </w:r>
          </w:p>
        </w:tc>
        <w:tc>
          <w:tcPr>
            <w:tcW w:w="1943" w:type="dxa"/>
            <w:vAlign w:val="center"/>
          </w:tcPr>
          <w:p w14:paraId="5A9A500B">
            <w:pPr>
              <w:snapToGrid w:val="0"/>
              <w:spacing w:before="70" w:after="70" w:line="240" w:lineRule="auto"/>
              <w:ind w:firstLine="0"/>
              <w:jc w:val="left"/>
              <w:rPr>
                <w:sz w:val="21"/>
              </w:rPr>
            </w:pPr>
            <w:r>
              <w:rPr>
                <w:sz w:val="21"/>
                <w:szCs w:val="21"/>
              </w:rPr>
              <w:t>高强、耐冲磨</w:t>
            </w:r>
          </w:p>
        </w:tc>
        <w:tc>
          <w:tcPr>
            <w:tcW w:w="1459" w:type="dxa"/>
            <w:vAlign w:val="center"/>
          </w:tcPr>
          <w:p w14:paraId="6CFDA99C">
            <w:pPr>
              <w:snapToGrid w:val="0"/>
              <w:spacing w:before="70" w:after="70" w:line="240" w:lineRule="auto"/>
              <w:ind w:firstLine="0"/>
              <w:jc w:val="left"/>
              <w:rPr>
                <w:sz w:val="21"/>
              </w:rPr>
            </w:pPr>
            <w:r>
              <w:rPr>
                <w:sz w:val="21"/>
                <w:szCs w:val="21"/>
              </w:rPr>
              <w:t>1.9 kg/m²·mm</w:t>
            </w:r>
          </w:p>
        </w:tc>
        <w:tc>
          <w:tcPr>
            <w:tcW w:w="2159" w:type="dxa"/>
            <w:vAlign w:val="center"/>
          </w:tcPr>
          <w:p w14:paraId="5A60A9ED">
            <w:pPr>
              <w:snapToGrid w:val="0"/>
              <w:spacing w:before="70" w:after="70" w:line="240" w:lineRule="auto"/>
              <w:ind w:firstLine="0"/>
              <w:jc w:val="left"/>
              <w:rPr>
                <w:sz w:val="21"/>
              </w:rPr>
            </w:pPr>
            <w:r>
              <w:rPr>
                <w:sz w:val="21"/>
                <w:szCs w:val="21"/>
              </w:rPr>
              <w:t>分层填补</w:t>
            </w:r>
          </w:p>
        </w:tc>
      </w:tr>
      <w:tr w14:paraId="6D80B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1373C047">
            <w:pPr>
              <w:snapToGrid w:val="0"/>
              <w:spacing w:before="70" w:after="70" w:line="240" w:lineRule="auto"/>
              <w:ind w:firstLine="0"/>
              <w:jc w:val="center"/>
              <w:rPr>
                <w:sz w:val="21"/>
              </w:rPr>
            </w:pPr>
            <w:r>
              <w:rPr>
                <w:sz w:val="21"/>
                <w:szCs w:val="21"/>
              </w:rPr>
              <w:t>4</w:t>
            </w:r>
          </w:p>
        </w:tc>
        <w:tc>
          <w:tcPr>
            <w:tcW w:w="1728" w:type="dxa"/>
            <w:vAlign w:val="center"/>
          </w:tcPr>
          <w:p w14:paraId="5AA41120">
            <w:pPr>
              <w:snapToGrid w:val="0"/>
              <w:spacing w:before="70" w:after="70" w:line="240" w:lineRule="auto"/>
              <w:ind w:firstLine="0"/>
              <w:jc w:val="left"/>
              <w:rPr>
                <w:sz w:val="21"/>
              </w:rPr>
            </w:pPr>
            <w:r>
              <w:rPr>
                <w:sz w:val="21"/>
                <w:szCs w:val="21"/>
              </w:rPr>
              <w:t>聚氨酯密封胶</w:t>
            </w:r>
          </w:p>
        </w:tc>
        <w:tc>
          <w:tcPr>
            <w:tcW w:w="1386" w:type="dxa"/>
            <w:vAlign w:val="center"/>
          </w:tcPr>
          <w:p w14:paraId="6331CE57">
            <w:pPr>
              <w:snapToGrid w:val="0"/>
              <w:spacing w:before="70" w:after="70" w:line="240" w:lineRule="auto"/>
              <w:ind w:firstLine="0"/>
              <w:jc w:val="left"/>
              <w:rPr>
                <w:sz w:val="21"/>
              </w:rPr>
            </w:pPr>
            <w:r>
              <w:rPr>
                <w:sz w:val="21"/>
                <w:szCs w:val="21"/>
              </w:rPr>
              <w:t>裂缝、接缝</w:t>
            </w:r>
          </w:p>
        </w:tc>
        <w:tc>
          <w:tcPr>
            <w:tcW w:w="1943" w:type="dxa"/>
            <w:vAlign w:val="center"/>
          </w:tcPr>
          <w:p w14:paraId="08C5D805">
            <w:pPr>
              <w:snapToGrid w:val="0"/>
              <w:spacing w:before="70" w:after="70" w:line="240" w:lineRule="auto"/>
              <w:ind w:firstLine="0"/>
              <w:jc w:val="left"/>
              <w:rPr>
                <w:sz w:val="21"/>
              </w:rPr>
            </w:pPr>
            <w:r>
              <w:rPr>
                <w:sz w:val="21"/>
                <w:szCs w:val="21"/>
              </w:rPr>
              <w:t>弹性好</w:t>
            </w:r>
          </w:p>
        </w:tc>
        <w:tc>
          <w:tcPr>
            <w:tcW w:w="1459" w:type="dxa"/>
            <w:vAlign w:val="center"/>
          </w:tcPr>
          <w:p w14:paraId="28FCE753">
            <w:pPr>
              <w:snapToGrid w:val="0"/>
              <w:spacing w:before="70" w:after="70" w:line="240" w:lineRule="auto"/>
              <w:ind w:firstLine="0"/>
              <w:jc w:val="left"/>
              <w:rPr>
                <w:sz w:val="21"/>
              </w:rPr>
            </w:pPr>
            <w:r>
              <w:rPr>
                <w:sz w:val="21"/>
                <w:szCs w:val="21"/>
              </w:rPr>
              <w:t>0.3 kg/m</w:t>
            </w:r>
          </w:p>
        </w:tc>
        <w:tc>
          <w:tcPr>
            <w:tcW w:w="2159" w:type="dxa"/>
            <w:vAlign w:val="center"/>
          </w:tcPr>
          <w:p w14:paraId="094314C7">
            <w:pPr>
              <w:snapToGrid w:val="0"/>
              <w:spacing w:before="70" w:after="70" w:line="240" w:lineRule="auto"/>
              <w:ind w:firstLine="0"/>
              <w:jc w:val="left"/>
              <w:rPr>
                <w:sz w:val="21"/>
              </w:rPr>
            </w:pPr>
            <w:r>
              <w:rPr>
                <w:sz w:val="21"/>
                <w:szCs w:val="21"/>
              </w:rPr>
              <w:t>清缝、背衬</w:t>
            </w:r>
          </w:p>
        </w:tc>
      </w:tr>
      <w:tr w14:paraId="07508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7EF4D151">
            <w:pPr>
              <w:snapToGrid w:val="0"/>
              <w:spacing w:before="70" w:after="70" w:line="240" w:lineRule="auto"/>
              <w:ind w:firstLine="0"/>
              <w:jc w:val="center"/>
              <w:rPr>
                <w:sz w:val="21"/>
              </w:rPr>
            </w:pPr>
            <w:r>
              <w:rPr>
                <w:sz w:val="21"/>
                <w:szCs w:val="21"/>
              </w:rPr>
              <w:t>5</w:t>
            </w:r>
          </w:p>
        </w:tc>
        <w:tc>
          <w:tcPr>
            <w:tcW w:w="1728" w:type="dxa"/>
            <w:vAlign w:val="center"/>
          </w:tcPr>
          <w:p w14:paraId="110EFD73">
            <w:pPr>
              <w:snapToGrid w:val="0"/>
              <w:spacing w:before="70" w:after="70" w:line="240" w:lineRule="auto"/>
              <w:ind w:firstLine="0"/>
              <w:jc w:val="left"/>
              <w:rPr>
                <w:sz w:val="21"/>
              </w:rPr>
            </w:pPr>
            <w:r>
              <w:rPr>
                <w:sz w:val="21"/>
                <w:szCs w:val="21"/>
              </w:rPr>
              <w:t>水泥基渗透结晶</w:t>
            </w:r>
          </w:p>
        </w:tc>
        <w:tc>
          <w:tcPr>
            <w:tcW w:w="1386" w:type="dxa"/>
            <w:vAlign w:val="center"/>
          </w:tcPr>
          <w:p w14:paraId="071DE359">
            <w:pPr>
              <w:snapToGrid w:val="0"/>
              <w:spacing w:before="70" w:after="70" w:line="240" w:lineRule="auto"/>
              <w:ind w:firstLine="0"/>
              <w:jc w:val="left"/>
              <w:rPr>
                <w:sz w:val="21"/>
              </w:rPr>
            </w:pPr>
            <w:r>
              <w:rPr>
                <w:sz w:val="21"/>
                <w:szCs w:val="21"/>
              </w:rPr>
              <w:t>渗漏</w:t>
            </w:r>
          </w:p>
        </w:tc>
        <w:tc>
          <w:tcPr>
            <w:tcW w:w="1943" w:type="dxa"/>
            <w:vAlign w:val="center"/>
          </w:tcPr>
          <w:p w14:paraId="20A77426">
            <w:pPr>
              <w:snapToGrid w:val="0"/>
              <w:spacing w:before="70" w:after="70" w:line="240" w:lineRule="auto"/>
              <w:ind w:firstLine="0"/>
              <w:jc w:val="left"/>
              <w:rPr>
                <w:sz w:val="21"/>
              </w:rPr>
            </w:pPr>
            <w:r>
              <w:rPr>
                <w:sz w:val="21"/>
                <w:szCs w:val="21"/>
              </w:rPr>
              <w:t>自愈、抗渗</w:t>
            </w:r>
          </w:p>
        </w:tc>
        <w:tc>
          <w:tcPr>
            <w:tcW w:w="1459" w:type="dxa"/>
            <w:vAlign w:val="center"/>
          </w:tcPr>
          <w:p w14:paraId="531F8CBA">
            <w:pPr>
              <w:snapToGrid w:val="0"/>
              <w:spacing w:before="70" w:after="70" w:line="240" w:lineRule="auto"/>
              <w:ind w:firstLine="0"/>
              <w:jc w:val="left"/>
              <w:rPr>
                <w:sz w:val="21"/>
              </w:rPr>
            </w:pPr>
            <w:r>
              <w:rPr>
                <w:sz w:val="21"/>
                <w:szCs w:val="21"/>
              </w:rPr>
              <w:t>1.5 kg/m²</w:t>
            </w:r>
          </w:p>
        </w:tc>
        <w:tc>
          <w:tcPr>
            <w:tcW w:w="2159" w:type="dxa"/>
            <w:vAlign w:val="center"/>
          </w:tcPr>
          <w:p w14:paraId="7C669AE0">
            <w:pPr>
              <w:snapToGrid w:val="0"/>
              <w:spacing w:before="70" w:after="70" w:line="240" w:lineRule="auto"/>
              <w:ind w:firstLine="0"/>
              <w:jc w:val="left"/>
              <w:rPr>
                <w:sz w:val="21"/>
              </w:rPr>
            </w:pPr>
            <w:r>
              <w:rPr>
                <w:sz w:val="21"/>
                <w:szCs w:val="21"/>
              </w:rPr>
              <w:t>湿润、多次涂刷</w:t>
            </w:r>
          </w:p>
        </w:tc>
      </w:tr>
      <w:tr w14:paraId="55716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37199369">
            <w:pPr>
              <w:snapToGrid w:val="0"/>
              <w:spacing w:before="70" w:after="70" w:line="240" w:lineRule="auto"/>
              <w:ind w:firstLine="0"/>
              <w:jc w:val="center"/>
              <w:rPr>
                <w:sz w:val="21"/>
              </w:rPr>
            </w:pPr>
            <w:r>
              <w:rPr>
                <w:sz w:val="21"/>
                <w:szCs w:val="21"/>
              </w:rPr>
              <w:t>6</w:t>
            </w:r>
          </w:p>
        </w:tc>
        <w:tc>
          <w:tcPr>
            <w:tcW w:w="1728" w:type="dxa"/>
            <w:vAlign w:val="center"/>
          </w:tcPr>
          <w:p w14:paraId="6B38ED52">
            <w:pPr>
              <w:snapToGrid w:val="0"/>
              <w:spacing w:before="70" w:after="70" w:line="240" w:lineRule="auto"/>
              <w:ind w:firstLine="0"/>
              <w:jc w:val="left"/>
              <w:rPr>
                <w:sz w:val="21"/>
              </w:rPr>
            </w:pPr>
            <w:r>
              <w:rPr>
                <w:sz w:val="21"/>
                <w:szCs w:val="21"/>
              </w:rPr>
              <w:t>抗冲磨混凝土</w:t>
            </w:r>
          </w:p>
        </w:tc>
        <w:tc>
          <w:tcPr>
            <w:tcW w:w="1386" w:type="dxa"/>
            <w:vAlign w:val="center"/>
          </w:tcPr>
          <w:p w14:paraId="01F55C40">
            <w:pPr>
              <w:snapToGrid w:val="0"/>
              <w:spacing w:before="70" w:after="70" w:line="240" w:lineRule="auto"/>
              <w:ind w:firstLine="0"/>
              <w:jc w:val="left"/>
              <w:rPr>
                <w:sz w:val="21"/>
              </w:rPr>
            </w:pPr>
            <w:r>
              <w:rPr>
                <w:sz w:val="21"/>
                <w:szCs w:val="21"/>
              </w:rPr>
              <w:t>大面积冲蚀</w:t>
            </w:r>
          </w:p>
        </w:tc>
        <w:tc>
          <w:tcPr>
            <w:tcW w:w="1943" w:type="dxa"/>
            <w:vAlign w:val="center"/>
          </w:tcPr>
          <w:p w14:paraId="3CE0C7A9">
            <w:pPr>
              <w:snapToGrid w:val="0"/>
              <w:spacing w:before="70" w:after="70" w:line="240" w:lineRule="auto"/>
              <w:ind w:firstLine="0"/>
              <w:jc w:val="left"/>
              <w:rPr>
                <w:sz w:val="21"/>
              </w:rPr>
            </w:pPr>
            <w:r>
              <w:rPr>
                <w:sz w:val="21"/>
                <w:szCs w:val="21"/>
              </w:rPr>
              <w:t>高强、抗冲磨</w:t>
            </w:r>
          </w:p>
        </w:tc>
        <w:tc>
          <w:tcPr>
            <w:tcW w:w="1459" w:type="dxa"/>
            <w:vAlign w:val="center"/>
          </w:tcPr>
          <w:p w14:paraId="16587205">
            <w:pPr>
              <w:snapToGrid w:val="0"/>
              <w:spacing w:before="70" w:after="70" w:line="240" w:lineRule="auto"/>
              <w:ind w:firstLine="0"/>
              <w:jc w:val="left"/>
              <w:rPr>
                <w:sz w:val="21"/>
              </w:rPr>
            </w:pPr>
            <w:r>
              <w:rPr>
                <w:sz w:val="21"/>
                <w:szCs w:val="21"/>
              </w:rPr>
              <w:t>按体积</w:t>
            </w:r>
          </w:p>
        </w:tc>
        <w:tc>
          <w:tcPr>
            <w:tcW w:w="2159" w:type="dxa"/>
            <w:vAlign w:val="center"/>
          </w:tcPr>
          <w:p w14:paraId="5A1AE934">
            <w:pPr>
              <w:snapToGrid w:val="0"/>
              <w:spacing w:before="70" w:after="70" w:line="240" w:lineRule="auto"/>
              <w:ind w:firstLine="0"/>
              <w:jc w:val="left"/>
              <w:rPr>
                <w:sz w:val="21"/>
              </w:rPr>
            </w:pPr>
            <w:r>
              <w:rPr>
                <w:sz w:val="21"/>
                <w:szCs w:val="21"/>
              </w:rPr>
              <w:t>支模、养护</w:t>
            </w:r>
          </w:p>
        </w:tc>
      </w:tr>
      <w:tr w14:paraId="4C9D7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79FD705F">
            <w:pPr>
              <w:snapToGrid w:val="0"/>
              <w:spacing w:before="70" w:after="70" w:line="240" w:lineRule="auto"/>
              <w:ind w:firstLine="0"/>
              <w:jc w:val="center"/>
              <w:rPr>
                <w:sz w:val="21"/>
              </w:rPr>
            </w:pPr>
            <w:r>
              <w:rPr>
                <w:sz w:val="21"/>
                <w:szCs w:val="21"/>
              </w:rPr>
              <w:t>7</w:t>
            </w:r>
          </w:p>
        </w:tc>
        <w:tc>
          <w:tcPr>
            <w:tcW w:w="1728" w:type="dxa"/>
            <w:vAlign w:val="center"/>
          </w:tcPr>
          <w:p w14:paraId="0ACCF64F">
            <w:pPr>
              <w:snapToGrid w:val="0"/>
              <w:spacing w:before="70" w:after="70" w:line="240" w:lineRule="auto"/>
              <w:ind w:firstLine="0"/>
              <w:jc w:val="left"/>
              <w:rPr>
                <w:sz w:val="21"/>
              </w:rPr>
            </w:pPr>
            <w:r>
              <w:rPr>
                <w:sz w:val="21"/>
                <w:szCs w:val="21"/>
              </w:rPr>
              <w:t>界面剂</w:t>
            </w:r>
          </w:p>
        </w:tc>
        <w:tc>
          <w:tcPr>
            <w:tcW w:w="1386" w:type="dxa"/>
            <w:vAlign w:val="center"/>
          </w:tcPr>
          <w:p w14:paraId="7411E9AC">
            <w:pPr>
              <w:snapToGrid w:val="0"/>
              <w:spacing w:before="70" w:after="70" w:line="240" w:lineRule="auto"/>
              <w:ind w:firstLine="0"/>
              <w:jc w:val="left"/>
              <w:rPr>
                <w:sz w:val="21"/>
              </w:rPr>
            </w:pPr>
            <w:r>
              <w:rPr>
                <w:sz w:val="21"/>
                <w:szCs w:val="21"/>
              </w:rPr>
              <w:t>各类修补</w:t>
            </w:r>
          </w:p>
        </w:tc>
        <w:tc>
          <w:tcPr>
            <w:tcW w:w="1943" w:type="dxa"/>
            <w:vAlign w:val="center"/>
          </w:tcPr>
          <w:p w14:paraId="6E3E556E">
            <w:pPr>
              <w:snapToGrid w:val="0"/>
              <w:spacing w:before="70" w:after="70" w:line="240" w:lineRule="auto"/>
              <w:ind w:firstLine="0"/>
              <w:jc w:val="left"/>
              <w:rPr>
                <w:sz w:val="21"/>
              </w:rPr>
            </w:pPr>
            <w:r>
              <w:rPr>
                <w:sz w:val="21"/>
                <w:szCs w:val="21"/>
              </w:rPr>
              <w:t>提高粘结</w:t>
            </w:r>
          </w:p>
        </w:tc>
        <w:tc>
          <w:tcPr>
            <w:tcW w:w="1459" w:type="dxa"/>
            <w:vAlign w:val="center"/>
          </w:tcPr>
          <w:p w14:paraId="6860572B">
            <w:pPr>
              <w:snapToGrid w:val="0"/>
              <w:spacing w:before="70" w:after="70" w:line="240" w:lineRule="auto"/>
              <w:ind w:firstLine="0"/>
              <w:jc w:val="left"/>
              <w:rPr>
                <w:sz w:val="21"/>
              </w:rPr>
            </w:pPr>
            <w:r>
              <w:rPr>
                <w:sz w:val="21"/>
                <w:szCs w:val="21"/>
              </w:rPr>
              <w:t>0.3 kg/m²</w:t>
            </w:r>
          </w:p>
        </w:tc>
        <w:tc>
          <w:tcPr>
            <w:tcW w:w="2159" w:type="dxa"/>
            <w:vAlign w:val="center"/>
          </w:tcPr>
          <w:p w14:paraId="52FCF05A">
            <w:pPr>
              <w:snapToGrid w:val="0"/>
              <w:spacing w:before="70" w:after="70" w:line="240" w:lineRule="auto"/>
              <w:ind w:firstLine="0"/>
              <w:jc w:val="left"/>
              <w:rPr>
                <w:sz w:val="21"/>
              </w:rPr>
            </w:pPr>
            <w:r>
              <w:rPr>
                <w:sz w:val="21"/>
                <w:szCs w:val="21"/>
              </w:rPr>
              <w:t>均匀涂刷</w:t>
            </w:r>
          </w:p>
        </w:tc>
      </w:tr>
      <w:tr w14:paraId="7A77C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50E33717">
            <w:pPr>
              <w:snapToGrid w:val="0"/>
              <w:spacing w:before="70" w:after="70" w:line="240" w:lineRule="auto"/>
              <w:ind w:firstLine="0"/>
              <w:jc w:val="center"/>
              <w:rPr>
                <w:sz w:val="21"/>
              </w:rPr>
            </w:pPr>
            <w:r>
              <w:rPr>
                <w:sz w:val="21"/>
                <w:szCs w:val="21"/>
              </w:rPr>
              <w:t>8</w:t>
            </w:r>
          </w:p>
        </w:tc>
        <w:tc>
          <w:tcPr>
            <w:tcW w:w="1728" w:type="dxa"/>
            <w:vAlign w:val="center"/>
          </w:tcPr>
          <w:p w14:paraId="37C546AC">
            <w:pPr>
              <w:snapToGrid w:val="0"/>
              <w:spacing w:before="70" w:after="70" w:line="240" w:lineRule="auto"/>
              <w:ind w:firstLine="0"/>
              <w:jc w:val="left"/>
              <w:rPr>
                <w:sz w:val="21"/>
              </w:rPr>
            </w:pPr>
            <w:r>
              <w:rPr>
                <w:sz w:val="21"/>
                <w:szCs w:val="21"/>
              </w:rPr>
              <w:t>防碳化涂层</w:t>
            </w:r>
          </w:p>
        </w:tc>
        <w:tc>
          <w:tcPr>
            <w:tcW w:w="1386" w:type="dxa"/>
            <w:vAlign w:val="center"/>
          </w:tcPr>
          <w:p w14:paraId="2634FBBE">
            <w:pPr>
              <w:snapToGrid w:val="0"/>
              <w:spacing w:before="70" w:after="70" w:line="240" w:lineRule="auto"/>
              <w:ind w:firstLine="0"/>
              <w:jc w:val="left"/>
              <w:rPr>
                <w:sz w:val="21"/>
              </w:rPr>
            </w:pPr>
            <w:r>
              <w:rPr>
                <w:sz w:val="21"/>
                <w:szCs w:val="21"/>
              </w:rPr>
              <w:t>表面防护</w:t>
            </w:r>
          </w:p>
        </w:tc>
        <w:tc>
          <w:tcPr>
            <w:tcW w:w="1943" w:type="dxa"/>
            <w:vAlign w:val="center"/>
          </w:tcPr>
          <w:p w14:paraId="59AA77E5">
            <w:pPr>
              <w:snapToGrid w:val="0"/>
              <w:spacing w:before="70" w:after="70" w:line="240" w:lineRule="auto"/>
              <w:ind w:firstLine="0"/>
              <w:jc w:val="left"/>
              <w:rPr>
                <w:sz w:val="21"/>
              </w:rPr>
            </w:pPr>
            <w:r>
              <w:rPr>
                <w:sz w:val="21"/>
                <w:szCs w:val="21"/>
              </w:rPr>
              <w:t>抗渗、耐候</w:t>
            </w:r>
          </w:p>
        </w:tc>
        <w:tc>
          <w:tcPr>
            <w:tcW w:w="1459" w:type="dxa"/>
            <w:vAlign w:val="center"/>
          </w:tcPr>
          <w:p w14:paraId="7BC67E27">
            <w:pPr>
              <w:snapToGrid w:val="0"/>
              <w:spacing w:before="70" w:after="70" w:line="240" w:lineRule="auto"/>
              <w:ind w:firstLine="0"/>
              <w:jc w:val="left"/>
              <w:rPr>
                <w:sz w:val="21"/>
              </w:rPr>
            </w:pPr>
            <w:r>
              <w:rPr>
                <w:sz w:val="21"/>
                <w:szCs w:val="21"/>
              </w:rPr>
              <w:t>0.4 kg/m²</w:t>
            </w:r>
          </w:p>
        </w:tc>
        <w:tc>
          <w:tcPr>
            <w:tcW w:w="2159" w:type="dxa"/>
            <w:vAlign w:val="center"/>
          </w:tcPr>
          <w:p w14:paraId="08E2A8F0">
            <w:pPr>
              <w:snapToGrid w:val="0"/>
              <w:spacing w:before="70" w:after="70" w:line="240" w:lineRule="auto"/>
              <w:ind w:firstLine="0"/>
              <w:jc w:val="left"/>
              <w:rPr>
                <w:sz w:val="21"/>
              </w:rPr>
            </w:pPr>
            <w:r>
              <w:rPr>
                <w:sz w:val="21"/>
                <w:szCs w:val="21"/>
              </w:rPr>
              <w:t>两道成活</w:t>
            </w:r>
          </w:p>
        </w:tc>
      </w:tr>
      <w:tr w14:paraId="462E9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5F585B0C">
            <w:pPr>
              <w:snapToGrid w:val="0"/>
              <w:spacing w:before="70" w:after="70" w:line="240" w:lineRule="auto"/>
              <w:ind w:firstLine="0"/>
              <w:jc w:val="center"/>
              <w:rPr>
                <w:sz w:val="21"/>
              </w:rPr>
            </w:pPr>
            <w:r>
              <w:rPr>
                <w:sz w:val="21"/>
                <w:szCs w:val="21"/>
              </w:rPr>
              <w:t>9</w:t>
            </w:r>
          </w:p>
        </w:tc>
        <w:tc>
          <w:tcPr>
            <w:tcW w:w="1728" w:type="dxa"/>
            <w:vAlign w:val="center"/>
          </w:tcPr>
          <w:p w14:paraId="5BA9B832">
            <w:pPr>
              <w:snapToGrid w:val="0"/>
              <w:spacing w:before="70" w:after="70" w:line="240" w:lineRule="auto"/>
              <w:ind w:firstLine="0"/>
              <w:jc w:val="left"/>
              <w:rPr>
                <w:sz w:val="21"/>
              </w:rPr>
            </w:pPr>
            <w:r>
              <w:rPr>
                <w:sz w:val="21"/>
                <w:szCs w:val="21"/>
              </w:rPr>
              <w:t>钢筋阻锈剂</w:t>
            </w:r>
          </w:p>
        </w:tc>
        <w:tc>
          <w:tcPr>
            <w:tcW w:w="1386" w:type="dxa"/>
            <w:vAlign w:val="center"/>
          </w:tcPr>
          <w:p w14:paraId="190C3207">
            <w:pPr>
              <w:snapToGrid w:val="0"/>
              <w:spacing w:before="70" w:after="70" w:line="240" w:lineRule="auto"/>
              <w:ind w:firstLine="0"/>
              <w:jc w:val="left"/>
              <w:rPr>
                <w:sz w:val="21"/>
              </w:rPr>
            </w:pPr>
            <w:r>
              <w:rPr>
                <w:sz w:val="21"/>
                <w:szCs w:val="21"/>
              </w:rPr>
              <w:t>露筋</w:t>
            </w:r>
          </w:p>
        </w:tc>
        <w:tc>
          <w:tcPr>
            <w:tcW w:w="1943" w:type="dxa"/>
            <w:vAlign w:val="center"/>
          </w:tcPr>
          <w:p w14:paraId="03E8048C">
            <w:pPr>
              <w:snapToGrid w:val="0"/>
              <w:spacing w:before="70" w:after="70" w:line="240" w:lineRule="auto"/>
              <w:ind w:firstLine="0"/>
              <w:jc w:val="left"/>
              <w:rPr>
                <w:sz w:val="21"/>
              </w:rPr>
            </w:pPr>
            <w:r>
              <w:rPr>
                <w:sz w:val="21"/>
                <w:szCs w:val="21"/>
              </w:rPr>
              <w:t>阻锈</w:t>
            </w:r>
          </w:p>
        </w:tc>
        <w:tc>
          <w:tcPr>
            <w:tcW w:w="1459" w:type="dxa"/>
            <w:vAlign w:val="center"/>
          </w:tcPr>
          <w:p w14:paraId="770325B4">
            <w:pPr>
              <w:snapToGrid w:val="0"/>
              <w:spacing w:before="70" w:after="70" w:line="240" w:lineRule="auto"/>
              <w:ind w:firstLine="0"/>
              <w:jc w:val="left"/>
              <w:rPr>
                <w:sz w:val="21"/>
              </w:rPr>
            </w:pPr>
            <w:r>
              <w:rPr>
                <w:sz w:val="21"/>
                <w:szCs w:val="21"/>
              </w:rPr>
              <w:t>0.2 kg/m²</w:t>
            </w:r>
          </w:p>
        </w:tc>
        <w:tc>
          <w:tcPr>
            <w:tcW w:w="2159" w:type="dxa"/>
            <w:vAlign w:val="center"/>
          </w:tcPr>
          <w:p w14:paraId="4ECA6918">
            <w:pPr>
              <w:snapToGrid w:val="0"/>
              <w:spacing w:before="70" w:after="70" w:line="240" w:lineRule="auto"/>
              <w:ind w:firstLine="0"/>
              <w:jc w:val="left"/>
              <w:rPr>
                <w:sz w:val="21"/>
              </w:rPr>
            </w:pPr>
            <w:r>
              <w:rPr>
                <w:sz w:val="21"/>
                <w:szCs w:val="21"/>
              </w:rPr>
              <w:t>清理后涂刷</w:t>
            </w:r>
          </w:p>
        </w:tc>
      </w:tr>
      <w:tr w14:paraId="1FEDC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51" w:type="dxa"/>
            <w:vAlign w:val="center"/>
          </w:tcPr>
          <w:p w14:paraId="055F1047">
            <w:pPr>
              <w:snapToGrid w:val="0"/>
              <w:spacing w:before="70" w:after="70" w:line="240" w:lineRule="auto"/>
              <w:ind w:firstLine="0"/>
              <w:jc w:val="center"/>
              <w:rPr>
                <w:sz w:val="21"/>
              </w:rPr>
            </w:pPr>
            <w:r>
              <w:rPr>
                <w:sz w:val="21"/>
                <w:szCs w:val="21"/>
              </w:rPr>
              <w:t>10</w:t>
            </w:r>
          </w:p>
        </w:tc>
        <w:tc>
          <w:tcPr>
            <w:tcW w:w="1728" w:type="dxa"/>
            <w:vAlign w:val="center"/>
          </w:tcPr>
          <w:p w14:paraId="2B003668">
            <w:pPr>
              <w:snapToGrid w:val="0"/>
              <w:spacing w:before="70" w:after="70" w:line="240" w:lineRule="auto"/>
              <w:ind w:firstLine="0"/>
              <w:jc w:val="left"/>
              <w:rPr>
                <w:sz w:val="21"/>
              </w:rPr>
            </w:pPr>
            <w:r>
              <w:rPr>
                <w:sz w:val="21"/>
                <w:szCs w:val="21"/>
              </w:rPr>
              <w:t>修补腻子</w:t>
            </w:r>
          </w:p>
        </w:tc>
        <w:tc>
          <w:tcPr>
            <w:tcW w:w="1386" w:type="dxa"/>
            <w:vAlign w:val="center"/>
          </w:tcPr>
          <w:p w14:paraId="4233F99D">
            <w:pPr>
              <w:snapToGrid w:val="0"/>
              <w:spacing w:before="70" w:after="70" w:line="240" w:lineRule="auto"/>
              <w:ind w:firstLine="0"/>
              <w:jc w:val="left"/>
              <w:rPr>
                <w:sz w:val="21"/>
              </w:rPr>
            </w:pPr>
            <w:r>
              <w:rPr>
                <w:sz w:val="21"/>
                <w:szCs w:val="21"/>
              </w:rPr>
              <w:t>表面不平整</w:t>
            </w:r>
          </w:p>
        </w:tc>
        <w:tc>
          <w:tcPr>
            <w:tcW w:w="1943" w:type="dxa"/>
            <w:vAlign w:val="center"/>
          </w:tcPr>
          <w:p w14:paraId="5EFBE0F6">
            <w:pPr>
              <w:snapToGrid w:val="0"/>
              <w:spacing w:before="70" w:after="70" w:line="240" w:lineRule="auto"/>
              <w:ind w:firstLine="0"/>
              <w:jc w:val="left"/>
              <w:rPr>
                <w:sz w:val="21"/>
              </w:rPr>
            </w:pPr>
            <w:r>
              <w:rPr>
                <w:sz w:val="21"/>
                <w:szCs w:val="21"/>
              </w:rPr>
              <w:t>易打磨</w:t>
            </w:r>
          </w:p>
        </w:tc>
        <w:tc>
          <w:tcPr>
            <w:tcW w:w="1459" w:type="dxa"/>
            <w:vAlign w:val="center"/>
          </w:tcPr>
          <w:p w14:paraId="7FF230E7">
            <w:pPr>
              <w:snapToGrid w:val="0"/>
              <w:spacing w:before="70" w:after="70" w:line="240" w:lineRule="auto"/>
              <w:ind w:firstLine="0"/>
              <w:jc w:val="left"/>
              <w:rPr>
                <w:sz w:val="21"/>
              </w:rPr>
            </w:pPr>
            <w:r>
              <w:rPr>
                <w:sz w:val="21"/>
                <w:szCs w:val="21"/>
              </w:rPr>
              <w:t>1.2 kg/m²·mm</w:t>
            </w:r>
          </w:p>
        </w:tc>
        <w:tc>
          <w:tcPr>
            <w:tcW w:w="2159" w:type="dxa"/>
            <w:vAlign w:val="center"/>
          </w:tcPr>
          <w:p w14:paraId="094B1192">
            <w:pPr>
              <w:snapToGrid w:val="0"/>
              <w:spacing w:before="70" w:after="70" w:line="240" w:lineRule="auto"/>
              <w:ind w:firstLine="0"/>
              <w:jc w:val="left"/>
              <w:rPr>
                <w:sz w:val="21"/>
              </w:rPr>
            </w:pPr>
            <w:r>
              <w:rPr>
                <w:sz w:val="21"/>
                <w:szCs w:val="21"/>
              </w:rPr>
              <w:t>薄层多道</w:t>
            </w:r>
          </w:p>
        </w:tc>
      </w:tr>
    </w:tbl>
    <w:p w14:paraId="7FFA6D0D">
      <w:pPr>
        <w:spacing w:line="240" w:lineRule="auto"/>
      </w:pPr>
    </w:p>
    <w:p w14:paraId="45368D6C">
      <w:pPr>
        <w:pStyle w:val="6"/>
      </w:pPr>
      <w:r>
        <w:rPr>
          <w:szCs w:val="32"/>
        </w:rPr>
        <w:t>2.5.3.28 典型缺陷案例库</w:t>
      </w:r>
    </w:p>
    <w:p w14:paraId="58DC5242">
      <w:r>
        <w:t>本节给出十二例典型冲磨缺陷案例（案例信息经脱敏处理，尺寸与判据为示意），用于判读培训、规则库标定与成果复核参照。</w:t>
      </w:r>
    </w:p>
    <w:p w14:paraId="174C88A5">
      <w:pPr>
        <w:rPr>
          <w:b/>
          <w:bCs/>
        </w:rPr>
      </w:pPr>
      <w:r>
        <w:rPr>
          <w:rFonts w:hint="eastAsia"/>
          <w:b/>
          <w:bCs/>
          <w:lang w:eastAsia="zh"/>
          <w:woUserID w:val="1"/>
        </w:rPr>
        <w:t>（1）</w:t>
      </w:r>
      <w:r>
        <w:rPr>
          <w:b/>
          <w:bCs/>
        </w:rPr>
        <w:t>案例一至案例四</w:t>
      </w:r>
    </w:p>
    <w:tbl>
      <w:tblPr>
        <w:tblStyle w:val="32"/>
        <w:tblW w:w="105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5"/>
        <w:gridCol w:w="892"/>
        <w:gridCol w:w="1179"/>
        <w:gridCol w:w="1298"/>
        <w:gridCol w:w="1735"/>
        <w:gridCol w:w="1645"/>
        <w:gridCol w:w="1716"/>
        <w:gridCol w:w="1179"/>
      </w:tblGrid>
      <w:tr w14:paraId="528F3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5" w:type="dxa"/>
            <w:shd w:val="clear" w:color="auto" w:fill="E7E6E6"/>
            <w:vAlign w:val="center"/>
          </w:tcPr>
          <w:p w14:paraId="6E22CD2C">
            <w:pPr>
              <w:keepNext/>
              <w:snapToGrid w:val="0"/>
              <w:spacing w:before="70" w:after="70" w:line="240" w:lineRule="auto"/>
              <w:ind w:firstLine="0"/>
              <w:jc w:val="center"/>
              <w:rPr>
                <w:b/>
                <w:sz w:val="21"/>
              </w:rPr>
            </w:pPr>
            <w:r>
              <w:rPr>
                <w:b/>
                <w:sz w:val="21"/>
                <w:szCs w:val="21"/>
              </w:rPr>
              <w:t>编号</w:t>
            </w:r>
          </w:p>
        </w:tc>
        <w:tc>
          <w:tcPr>
            <w:tcW w:w="892" w:type="dxa"/>
            <w:shd w:val="clear" w:color="auto" w:fill="E7E6E6"/>
            <w:vAlign w:val="center"/>
          </w:tcPr>
          <w:p w14:paraId="482609C5">
            <w:pPr>
              <w:keepNext/>
              <w:snapToGrid w:val="0"/>
              <w:spacing w:before="70" w:after="70" w:line="240" w:lineRule="auto"/>
              <w:ind w:firstLine="0"/>
              <w:jc w:val="center"/>
              <w:rPr>
                <w:b/>
                <w:sz w:val="21"/>
              </w:rPr>
            </w:pPr>
            <w:r>
              <w:rPr>
                <w:b/>
                <w:sz w:val="21"/>
                <w:szCs w:val="21"/>
              </w:rPr>
              <w:t>部位</w:t>
            </w:r>
          </w:p>
        </w:tc>
        <w:tc>
          <w:tcPr>
            <w:tcW w:w="1179" w:type="dxa"/>
            <w:shd w:val="clear" w:color="auto" w:fill="E7E6E6"/>
            <w:vAlign w:val="center"/>
          </w:tcPr>
          <w:p w14:paraId="76519CE9">
            <w:pPr>
              <w:keepNext/>
              <w:snapToGrid w:val="0"/>
              <w:spacing w:before="70" w:after="70" w:line="240" w:lineRule="auto"/>
              <w:ind w:firstLine="0"/>
              <w:jc w:val="center"/>
              <w:rPr>
                <w:b/>
                <w:sz w:val="21"/>
              </w:rPr>
            </w:pPr>
            <w:r>
              <w:rPr>
                <w:b/>
                <w:sz w:val="21"/>
                <w:szCs w:val="21"/>
              </w:rPr>
              <w:t>缺陷类型</w:t>
            </w:r>
          </w:p>
        </w:tc>
        <w:tc>
          <w:tcPr>
            <w:tcW w:w="1298" w:type="dxa"/>
            <w:shd w:val="clear" w:color="auto" w:fill="E7E6E6"/>
            <w:vAlign w:val="center"/>
          </w:tcPr>
          <w:p w14:paraId="33FD8863">
            <w:pPr>
              <w:keepNext/>
              <w:snapToGrid w:val="0"/>
              <w:spacing w:before="70" w:after="70" w:line="240" w:lineRule="auto"/>
              <w:ind w:firstLine="0"/>
              <w:jc w:val="center"/>
              <w:rPr>
                <w:b/>
                <w:sz w:val="21"/>
              </w:rPr>
            </w:pPr>
            <w:r>
              <w:rPr>
                <w:b/>
                <w:sz w:val="21"/>
                <w:szCs w:val="21"/>
              </w:rPr>
              <w:t>发现方式</w:t>
            </w:r>
          </w:p>
        </w:tc>
        <w:tc>
          <w:tcPr>
            <w:tcW w:w="1735" w:type="dxa"/>
            <w:shd w:val="clear" w:color="auto" w:fill="E7E6E6"/>
            <w:vAlign w:val="center"/>
          </w:tcPr>
          <w:p w14:paraId="20660D9E">
            <w:pPr>
              <w:keepNext/>
              <w:snapToGrid w:val="0"/>
              <w:spacing w:before="70" w:after="70" w:line="240" w:lineRule="auto"/>
              <w:ind w:firstLine="0"/>
              <w:jc w:val="center"/>
              <w:rPr>
                <w:b/>
                <w:sz w:val="21"/>
              </w:rPr>
            </w:pPr>
            <w:r>
              <w:rPr>
                <w:b/>
                <w:sz w:val="21"/>
                <w:szCs w:val="21"/>
              </w:rPr>
              <w:t>主要尺寸</w:t>
            </w:r>
          </w:p>
        </w:tc>
        <w:tc>
          <w:tcPr>
            <w:tcW w:w="1645" w:type="dxa"/>
            <w:shd w:val="clear" w:color="auto" w:fill="E7E6E6"/>
            <w:vAlign w:val="center"/>
          </w:tcPr>
          <w:p w14:paraId="06251D1A">
            <w:pPr>
              <w:keepNext/>
              <w:snapToGrid w:val="0"/>
              <w:spacing w:before="70" w:after="70" w:line="240" w:lineRule="auto"/>
              <w:ind w:firstLine="0"/>
              <w:jc w:val="center"/>
              <w:rPr>
                <w:b/>
                <w:sz w:val="21"/>
              </w:rPr>
            </w:pPr>
            <w:r>
              <w:rPr>
                <w:b/>
                <w:sz w:val="21"/>
                <w:szCs w:val="21"/>
              </w:rPr>
              <w:t>成因分析</w:t>
            </w:r>
          </w:p>
        </w:tc>
        <w:tc>
          <w:tcPr>
            <w:tcW w:w="1716" w:type="dxa"/>
            <w:shd w:val="clear" w:color="auto" w:fill="E7E6E6"/>
            <w:vAlign w:val="center"/>
          </w:tcPr>
          <w:p w14:paraId="58DA127C">
            <w:pPr>
              <w:keepNext/>
              <w:snapToGrid w:val="0"/>
              <w:spacing w:before="70" w:after="70" w:line="240" w:lineRule="auto"/>
              <w:ind w:firstLine="0"/>
              <w:jc w:val="center"/>
              <w:rPr>
                <w:b/>
                <w:sz w:val="21"/>
              </w:rPr>
            </w:pPr>
            <w:r>
              <w:rPr>
                <w:b/>
                <w:sz w:val="21"/>
                <w:szCs w:val="21"/>
              </w:rPr>
              <w:t>处理建议</w:t>
            </w:r>
          </w:p>
        </w:tc>
        <w:tc>
          <w:tcPr>
            <w:tcW w:w="1179" w:type="dxa"/>
            <w:shd w:val="clear" w:color="auto" w:fill="E7E6E6"/>
            <w:vAlign w:val="center"/>
          </w:tcPr>
          <w:p w14:paraId="4104070C">
            <w:pPr>
              <w:keepNext/>
              <w:snapToGrid w:val="0"/>
              <w:spacing w:before="70" w:after="70" w:line="240" w:lineRule="auto"/>
              <w:ind w:firstLine="0"/>
              <w:jc w:val="center"/>
              <w:rPr>
                <w:b/>
                <w:sz w:val="21"/>
              </w:rPr>
            </w:pPr>
            <w:r>
              <w:rPr>
                <w:b/>
                <w:sz w:val="21"/>
                <w:szCs w:val="21"/>
              </w:rPr>
              <w:t>复测结论</w:t>
            </w:r>
          </w:p>
        </w:tc>
      </w:tr>
      <w:tr w14:paraId="49348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5B0BBB70">
            <w:pPr>
              <w:keepNext/>
              <w:snapToGrid w:val="0"/>
              <w:spacing w:before="70" w:after="70" w:line="240" w:lineRule="auto"/>
              <w:ind w:firstLine="0"/>
              <w:jc w:val="center"/>
              <w:rPr>
                <w:sz w:val="21"/>
              </w:rPr>
            </w:pPr>
            <w:r>
              <w:rPr>
                <w:sz w:val="21"/>
                <w:szCs w:val="21"/>
              </w:rPr>
              <w:t>AL-01</w:t>
            </w:r>
          </w:p>
        </w:tc>
        <w:tc>
          <w:tcPr>
            <w:tcW w:w="892" w:type="dxa"/>
            <w:vAlign w:val="center"/>
          </w:tcPr>
          <w:p w14:paraId="6C22A65B">
            <w:pPr>
              <w:keepNext/>
              <w:snapToGrid w:val="0"/>
              <w:spacing w:before="70" w:after="70" w:line="240" w:lineRule="auto"/>
              <w:ind w:firstLine="0"/>
              <w:jc w:val="left"/>
              <w:rPr>
                <w:sz w:val="21"/>
              </w:rPr>
            </w:pPr>
            <w:r>
              <w:rPr>
                <w:sz w:val="21"/>
                <w:szCs w:val="21"/>
              </w:rPr>
              <w:t>闸室底板中部</w:t>
            </w:r>
          </w:p>
        </w:tc>
        <w:tc>
          <w:tcPr>
            <w:tcW w:w="1179" w:type="dxa"/>
            <w:vAlign w:val="center"/>
          </w:tcPr>
          <w:p w14:paraId="0854D5C4">
            <w:pPr>
              <w:keepNext/>
              <w:snapToGrid w:val="0"/>
              <w:spacing w:before="70" w:after="70" w:line="240" w:lineRule="auto"/>
              <w:ind w:firstLine="0"/>
              <w:jc w:val="left"/>
              <w:rPr>
                <w:sz w:val="21"/>
              </w:rPr>
            </w:pPr>
            <w:r>
              <w:rPr>
                <w:sz w:val="21"/>
                <w:szCs w:val="21"/>
              </w:rPr>
              <w:t>冲磨坑槽</w:t>
            </w:r>
          </w:p>
        </w:tc>
        <w:tc>
          <w:tcPr>
            <w:tcW w:w="1298" w:type="dxa"/>
            <w:vAlign w:val="center"/>
          </w:tcPr>
          <w:p w14:paraId="3999787A">
            <w:pPr>
              <w:keepNext/>
              <w:snapToGrid w:val="0"/>
              <w:spacing w:before="70" w:after="70" w:line="240" w:lineRule="auto"/>
              <w:ind w:firstLine="0"/>
              <w:jc w:val="left"/>
              <w:rPr>
                <w:sz w:val="21"/>
              </w:rPr>
            </w:pPr>
            <w:r>
              <w:rPr>
                <w:sz w:val="21"/>
                <w:szCs w:val="21"/>
              </w:rPr>
              <w:t>几何通道法向偏差</w:t>
            </w:r>
          </w:p>
        </w:tc>
        <w:tc>
          <w:tcPr>
            <w:tcW w:w="1735" w:type="dxa"/>
            <w:vAlign w:val="center"/>
          </w:tcPr>
          <w:p w14:paraId="4FAFA39B">
            <w:pPr>
              <w:keepNext/>
              <w:snapToGrid w:val="0"/>
              <w:spacing w:before="70" w:after="70" w:line="240" w:lineRule="auto"/>
              <w:ind w:firstLine="0"/>
              <w:jc w:val="left"/>
              <w:rPr>
                <w:sz w:val="21"/>
              </w:rPr>
            </w:pPr>
            <w:r>
              <w:rPr>
                <w:sz w:val="21"/>
                <w:szCs w:val="21"/>
              </w:rPr>
              <w:t>长 320 mm、宽 180 mm、深 12 mm</w:t>
            </w:r>
          </w:p>
        </w:tc>
        <w:tc>
          <w:tcPr>
            <w:tcW w:w="1645" w:type="dxa"/>
            <w:vAlign w:val="center"/>
          </w:tcPr>
          <w:p w14:paraId="20244F7F">
            <w:pPr>
              <w:keepNext/>
              <w:snapToGrid w:val="0"/>
              <w:spacing w:before="70" w:after="70" w:line="240" w:lineRule="auto"/>
              <w:ind w:firstLine="0"/>
              <w:jc w:val="left"/>
              <w:rPr>
                <w:sz w:val="21"/>
              </w:rPr>
            </w:pPr>
            <w:r>
              <w:rPr>
                <w:sz w:val="21"/>
                <w:szCs w:val="21"/>
              </w:rPr>
              <w:t>高速含沙水流长期冲刷，骨料剥落</w:t>
            </w:r>
          </w:p>
        </w:tc>
        <w:tc>
          <w:tcPr>
            <w:tcW w:w="1716" w:type="dxa"/>
            <w:vAlign w:val="center"/>
          </w:tcPr>
          <w:p w14:paraId="2C0A7AFA">
            <w:pPr>
              <w:keepNext/>
              <w:snapToGrid w:val="0"/>
              <w:spacing w:before="70" w:after="70" w:line="240" w:lineRule="auto"/>
              <w:ind w:firstLine="0"/>
              <w:jc w:val="center"/>
              <w:rPr>
                <w:sz w:val="21"/>
              </w:rPr>
            </w:pPr>
            <w:r>
              <w:rPr>
                <w:sz w:val="21"/>
                <w:szCs w:val="21"/>
              </w:rPr>
              <w:t>凿除松动层，丙乳砂浆修补</w:t>
            </w:r>
          </w:p>
        </w:tc>
        <w:tc>
          <w:tcPr>
            <w:tcW w:w="1179" w:type="dxa"/>
            <w:vAlign w:val="center"/>
          </w:tcPr>
          <w:p w14:paraId="291C995F">
            <w:pPr>
              <w:keepNext/>
              <w:snapToGrid w:val="0"/>
              <w:spacing w:before="70" w:after="70" w:line="240" w:lineRule="auto"/>
              <w:ind w:firstLine="0"/>
              <w:jc w:val="left"/>
              <w:rPr>
                <w:sz w:val="21"/>
              </w:rPr>
            </w:pPr>
            <w:r>
              <w:rPr>
                <w:sz w:val="21"/>
                <w:szCs w:val="21"/>
              </w:rPr>
              <w:t>修补面平整，无空鼓</w:t>
            </w:r>
          </w:p>
        </w:tc>
      </w:tr>
      <w:tr w14:paraId="0F77A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062BE21">
            <w:pPr>
              <w:keepNext/>
              <w:snapToGrid w:val="0"/>
              <w:spacing w:before="70" w:after="70" w:line="240" w:lineRule="auto"/>
              <w:ind w:firstLine="0"/>
              <w:jc w:val="center"/>
              <w:rPr>
                <w:sz w:val="21"/>
              </w:rPr>
            </w:pPr>
            <w:r>
              <w:rPr>
                <w:sz w:val="21"/>
                <w:szCs w:val="21"/>
              </w:rPr>
              <w:t>AL-02</w:t>
            </w:r>
          </w:p>
        </w:tc>
        <w:tc>
          <w:tcPr>
            <w:tcW w:w="892" w:type="dxa"/>
            <w:vAlign w:val="center"/>
          </w:tcPr>
          <w:p w14:paraId="672497C1">
            <w:pPr>
              <w:keepNext/>
              <w:snapToGrid w:val="0"/>
              <w:spacing w:before="70" w:after="70" w:line="240" w:lineRule="auto"/>
              <w:ind w:firstLine="0"/>
              <w:jc w:val="left"/>
              <w:rPr>
                <w:sz w:val="21"/>
              </w:rPr>
            </w:pPr>
            <w:r>
              <w:rPr>
                <w:sz w:val="21"/>
                <w:szCs w:val="21"/>
              </w:rPr>
              <w:t>底板下游侧</w:t>
            </w:r>
          </w:p>
        </w:tc>
        <w:tc>
          <w:tcPr>
            <w:tcW w:w="1179" w:type="dxa"/>
            <w:vAlign w:val="center"/>
          </w:tcPr>
          <w:p w14:paraId="01DEC7EC">
            <w:pPr>
              <w:keepNext/>
              <w:snapToGrid w:val="0"/>
              <w:spacing w:before="70" w:after="70" w:line="240" w:lineRule="auto"/>
              <w:ind w:firstLine="0"/>
              <w:jc w:val="left"/>
              <w:rPr>
                <w:sz w:val="21"/>
              </w:rPr>
            </w:pPr>
            <w:r>
              <w:rPr>
                <w:sz w:val="21"/>
                <w:szCs w:val="21"/>
              </w:rPr>
              <w:t>磨蚀减薄</w:t>
            </w:r>
          </w:p>
        </w:tc>
        <w:tc>
          <w:tcPr>
            <w:tcW w:w="1298" w:type="dxa"/>
            <w:vAlign w:val="center"/>
          </w:tcPr>
          <w:p w14:paraId="5AA84D73">
            <w:pPr>
              <w:keepNext/>
              <w:snapToGrid w:val="0"/>
              <w:spacing w:before="70" w:after="70" w:line="240" w:lineRule="auto"/>
              <w:ind w:firstLine="0"/>
              <w:jc w:val="left"/>
              <w:rPr>
                <w:sz w:val="21"/>
              </w:rPr>
            </w:pPr>
            <w:r>
              <w:rPr>
                <w:sz w:val="21"/>
                <w:szCs w:val="21"/>
              </w:rPr>
              <w:t>与设计面比较</w:t>
            </w:r>
          </w:p>
        </w:tc>
        <w:tc>
          <w:tcPr>
            <w:tcW w:w="1735" w:type="dxa"/>
            <w:vAlign w:val="center"/>
          </w:tcPr>
          <w:p w14:paraId="05B00EC6">
            <w:pPr>
              <w:keepNext/>
              <w:snapToGrid w:val="0"/>
              <w:spacing w:before="70" w:after="70" w:line="240" w:lineRule="auto"/>
              <w:ind w:firstLine="0"/>
              <w:jc w:val="left"/>
              <w:rPr>
                <w:sz w:val="21"/>
              </w:rPr>
            </w:pPr>
            <w:r>
              <w:rPr>
                <w:sz w:val="21"/>
                <w:szCs w:val="21"/>
              </w:rPr>
              <w:t>面积 1.2 m²、平均减薄 4 mm</w:t>
            </w:r>
          </w:p>
        </w:tc>
        <w:tc>
          <w:tcPr>
            <w:tcW w:w="1645" w:type="dxa"/>
            <w:vAlign w:val="center"/>
          </w:tcPr>
          <w:p w14:paraId="4E336BD0">
            <w:pPr>
              <w:keepNext/>
              <w:snapToGrid w:val="0"/>
              <w:spacing w:before="70" w:after="70" w:line="240" w:lineRule="auto"/>
              <w:ind w:firstLine="0"/>
              <w:jc w:val="left"/>
              <w:rPr>
                <w:sz w:val="21"/>
              </w:rPr>
            </w:pPr>
            <w:r>
              <w:rPr>
                <w:sz w:val="21"/>
                <w:szCs w:val="21"/>
              </w:rPr>
              <w:t>水流挟沙磨蚀，表面砂浆层流失</w:t>
            </w:r>
          </w:p>
        </w:tc>
        <w:tc>
          <w:tcPr>
            <w:tcW w:w="1716" w:type="dxa"/>
            <w:vAlign w:val="center"/>
          </w:tcPr>
          <w:p w14:paraId="25BBF902">
            <w:pPr>
              <w:keepNext/>
              <w:snapToGrid w:val="0"/>
              <w:spacing w:before="70" w:after="70" w:line="240" w:lineRule="auto"/>
              <w:ind w:firstLine="0"/>
              <w:jc w:val="center"/>
              <w:rPr>
                <w:sz w:val="21"/>
              </w:rPr>
            </w:pPr>
            <w:r>
              <w:rPr>
                <w:sz w:val="21"/>
                <w:szCs w:val="21"/>
              </w:rPr>
              <w:t>表面封闭处理，加强监测</w:t>
            </w:r>
          </w:p>
        </w:tc>
        <w:tc>
          <w:tcPr>
            <w:tcW w:w="1179" w:type="dxa"/>
            <w:vAlign w:val="center"/>
          </w:tcPr>
          <w:p w14:paraId="374C9187">
            <w:pPr>
              <w:keepNext/>
              <w:snapToGrid w:val="0"/>
              <w:spacing w:before="70" w:after="70" w:line="240" w:lineRule="auto"/>
              <w:ind w:firstLine="0"/>
              <w:jc w:val="left"/>
              <w:rPr>
                <w:sz w:val="21"/>
              </w:rPr>
            </w:pPr>
            <w:r>
              <w:rPr>
                <w:sz w:val="21"/>
                <w:szCs w:val="21"/>
              </w:rPr>
              <w:t>半年复测减薄 0.3 mm</w:t>
            </w:r>
          </w:p>
        </w:tc>
      </w:tr>
      <w:tr w14:paraId="49A8A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D28515F">
            <w:pPr>
              <w:keepNext/>
              <w:snapToGrid w:val="0"/>
              <w:spacing w:before="70" w:after="70" w:line="240" w:lineRule="auto"/>
              <w:ind w:firstLine="0"/>
              <w:jc w:val="center"/>
              <w:rPr>
                <w:sz w:val="21"/>
              </w:rPr>
            </w:pPr>
            <w:r>
              <w:rPr>
                <w:sz w:val="21"/>
                <w:szCs w:val="21"/>
              </w:rPr>
              <w:t>AL-03</w:t>
            </w:r>
          </w:p>
        </w:tc>
        <w:tc>
          <w:tcPr>
            <w:tcW w:w="892" w:type="dxa"/>
            <w:vAlign w:val="center"/>
          </w:tcPr>
          <w:p w14:paraId="0EC69244">
            <w:pPr>
              <w:keepNext/>
              <w:snapToGrid w:val="0"/>
              <w:spacing w:before="70" w:after="70" w:line="240" w:lineRule="auto"/>
              <w:ind w:firstLine="0"/>
              <w:jc w:val="left"/>
              <w:rPr>
                <w:sz w:val="21"/>
              </w:rPr>
            </w:pPr>
            <w:r>
              <w:rPr>
                <w:sz w:val="21"/>
                <w:szCs w:val="21"/>
              </w:rPr>
              <w:t>闸墩根部</w:t>
            </w:r>
          </w:p>
        </w:tc>
        <w:tc>
          <w:tcPr>
            <w:tcW w:w="1179" w:type="dxa"/>
            <w:vAlign w:val="center"/>
          </w:tcPr>
          <w:p w14:paraId="72E5EBC7">
            <w:pPr>
              <w:keepNext/>
              <w:snapToGrid w:val="0"/>
              <w:spacing w:before="70" w:after="70" w:line="240" w:lineRule="auto"/>
              <w:ind w:firstLine="0"/>
              <w:jc w:val="left"/>
              <w:rPr>
                <w:sz w:val="21"/>
              </w:rPr>
            </w:pPr>
            <w:r>
              <w:rPr>
                <w:sz w:val="21"/>
                <w:szCs w:val="21"/>
              </w:rPr>
              <w:t>裂缝</w:t>
            </w:r>
          </w:p>
        </w:tc>
        <w:tc>
          <w:tcPr>
            <w:tcW w:w="1298" w:type="dxa"/>
            <w:vAlign w:val="center"/>
          </w:tcPr>
          <w:p w14:paraId="79933085">
            <w:pPr>
              <w:keepNext/>
              <w:snapToGrid w:val="0"/>
              <w:spacing w:before="70" w:after="70" w:line="240" w:lineRule="auto"/>
              <w:ind w:firstLine="0"/>
              <w:jc w:val="left"/>
              <w:rPr>
                <w:sz w:val="21"/>
              </w:rPr>
            </w:pPr>
            <w:r>
              <w:rPr>
                <w:sz w:val="21"/>
                <w:szCs w:val="21"/>
              </w:rPr>
              <w:t>语义通道 + 影像量测</w:t>
            </w:r>
          </w:p>
        </w:tc>
        <w:tc>
          <w:tcPr>
            <w:tcW w:w="1735" w:type="dxa"/>
            <w:vAlign w:val="center"/>
          </w:tcPr>
          <w:p w14:paraId="1EB948A4">
            <w:pPr>
              <w:keepNext/>
              <w:snapToGrid w:val="0"/>
              <w:spacing w:before="70" w:after="70" w:line="240" w:lineRule="auto"/>
              <w:ind w:firstLine="0"/>
              <w:jc w:val="left"/>
              <w:rPr>
                <w:sz w:val="21"/>
              </w:rPr>
            </w:pPr>
            <w:r>
              <w:rPr>
                <w:sz w:val="21"/>
                <w:szCs w:val="21"/>
              </w:rPr>
              <w:t>长 850 mm、宽 0.35 mm、斜向</w:t>
            </w:r>
          </w:p>
        </w:tc>
        <w:tc>
          <w:tcPr>
            <w:tcW w:w="1645" w:type="dxa"/>
            <w:vAlign w:val="center"/>
          </w:tcPr>
          <w:p w14:paraId="45248BD4">
            <w:pPr>
              <w:keepNext/>
              <w:snapToGrid w:val="0"/>
              <w:spacing w:before="70" w:after="70" w:line="240" w:lineRule="auto"/>
              <w:ind w:firstLine="0"/>
              <w:jc w:val="left"/>
              <w:rPr>
                <w:sz w:val="21"/>
              </w:rPr>
            </w:pPr>
            <w:r>
              <w:rPr>
                <w:sz w:val="21"/>
                <w:szCs w:val="21"/>
              </w:rPr>
              <w:t>温度应力与约束共同作用</w:t>
            </w:r>
          </w:p>
        </w:tc>
        <w:tc>
          <w:tcPr>
            <w:tcW w:w="1716" w:type="dxa"/>
            <w:vAlign w:val="center"/>
          </w:tcPr>
          <w:p w14:paraId="26150C19">
            <w:pPr>
              <w:keepNext/>
              <w:snapToGrid w:val="0"/>
              <w:spacing w:before="70" w:after="70" w:line="240" w:lineRule="auto"/>
              <w:ind w:firstLine="0"/>
              <w:jc w:val="center"/>
              <w:rPr>
                <w:sz w:val="21"/>
              </w:rPr>
            </w:pPr>
            <w:r>
              <w:rPr>
                <w:sz w:val="21"/>
                <w:szCs w:val="21"/>
              </w:rPr>
              <w:t>灌浆封闭，裂缝观测点布设</w:t>
            </w:r>
          </w:p>
        </w:tc>
        <w:tc>
          <w:tcPr>
            <w:tcW w:w="1179" w:type="dxa"/>
            <w:vAlign w:val="center"/>
          </w:tcPr>
          <w:p w14:paraId="107DEAE2">
            <w:pPr>
              <w:keepNext/>
              <w:snapToGrid w:val="0"/>
              <w:spacing w:before="70" w:after="70" w:line="240" w:lineRule="auto"/>
              <w:ind w:firstLine="0"/>
              <w:jc w:val="left"/>
              <w:rPr>
                <w:sz w:val="21"/>
              </w:rPr>
            </w:pPr>
            <w:r>
              <w:rPr>
                <w:sz w:val="21"/>
                <w:szCs w:val="21"/>
              </w:rPr>
              <w:t>三个月无扩展</w:t>
            </w:r>
          </w:p>
        </w:tc>
      </w:tr>
      <w:tr w14:paraId="6D413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5C4A8D2">
            <w:pPr>
              <w:keepNext/>
              <w:snapToGrid w:val="0"/>
              <w:spacing w:before="70" w:after="70" w:line="240" w:lineRule="auto"/>
              <w:ind w:firstLine="0"/>
              <w:jc w:val="center"/>
              <w:rPr>
                <w:sz w:val="21"/>
              </w:rPr>
            </w:pPr>
            <w:r>
              <w:rPr>
                <w:sz w:val="21"/>
                <w:szCs w:val="21"/>
              </w:rPr>
              <w:t>AL-04</w:t>
            </w:r>
          </w:p>
        </w:tc>
        <w:tc>
          <w:tcPr>
            <w:tcW w:w="892" w:type="dxa"/>
            <w:vAlign w:val="center"/>
          </w:tcPr>
          <w:p w14:paraId="448D690A">
            <w:pPr>
              <w:keepNext/>
              <w:snapToGrid w:val="0"/>
              <w:spacing w:before="70" w:after="70" w:line="240" w:lineRule="auto"/>
              <w:ind w:firstLine="0"/>
              <w:jc w:val="left"/>
              <w:rPr>
                <w:sz w:val="21"/>
              </w:rPr>
            </w:pPr>
            <w:r>
              <w:rPr>
                <w:sz w:val="21"/>
                <w:szCs w:val="21"/>
              </w:rPr>
              <w:t>底板伸缩缝附近</w:t>
            </w:r>
          </w:p>
        </w:tc>
        <w:tc>
          <w:tcPr>
            <w:tcW w:w="1179" w:type="dxa"/>
            <w:vAlign w:val="center"/>
          </w:tcPr>
          <w:p w14:paraId="00037BEE">
            <w:pPr>
              <w:keepNext/>
              <w:snapToGrid w:val="0"/>
              <w:spacing w:before="70" w:after="70" w:line="240" w:lineRule="auto"/>
              <w:ind w:firstLine="0"/>
              <w:jc w:val="left"/>
              <w:rPr>
                <w:sz w:val="21"/>
              </w:rPr>
            </w:pPr>
            <w:r>
              <w:rPr>
                <w:sz w:val="21"/>
                <w:szCs w:val="21"/>
              </w:rPr>
              <w:t>错台</w:t>
            </w:r>
          </w:p>
        </w:tc>
        <w:tc>
          <w:tcPr>
            <w:tcW w:w="1298" w:type="dxa"/>
            <w:vAlign w:val="center"/>
          </w:tcPr>
          <w:p w14:paraId="20B5FE07">
            <w:pPr>
              <w:keepNext/>
              <w:snapToGrid w:val="0"/>
              <w:spacing w:before="70" w:after="70" w:line="240" w:lineRule="auto"/>
              <w:ind w:firstLine="0"/>
              <w:jc w:val="left"/>
              <w:rPr>
                <w:sz w:val="21"/>
              </w:rPr>
            </w:pPr>
            <w:r>
              <w:rPr>
                <w:sz w:val="21"/>
                <w:szCs w:val="21"/>
              </w:rPr>
              <w:t>几何通道 + 人工复核</w:t>
            </w:r>
          </w:p>
        </w:tc>
        <w:tc>
          <w:tcPr>
            <w:tcW w:w="1735" w:type="dxa"/>
            <w:vAlign w:val="center"/>
          </w:tcPr>
          <w:p w14:paraId="00DF1E9A">
            <w:pPr>
              <w:keepNext/>
              <w:snapToGrid w:val="0"/>
              <w:spacing w:before="70" w:after="70" w:line="240" w:lineRule="auto"/>
              <w:ind w:firstLine="0"/>
              <w:jc w:val="left"/>
              <w:rPr>
                <w:sz w:val="21"/>
              </w:rPr>
            </w:pPr>
            <w:r>
              <w:rPr>
                <w:sz w:val="21"/>
                <w:szCs w:val="21"/>
              </w:rPr>
              <w:t>高差 6 mm、长度 2.4 m</w:t>
            </w:r>
          </w:p>
        </w:tc>
        <w:tc>
          <w:tcPr>
            <w:tcW w:w="1645" w:type="dxa"/>
            <w:vAlign w:val="center"/>
          </w:tcPr>
          <w:p w14:paraId="0AA5A2E6">
            <w:pPr>
              <w:keepNext/>
              <w:snapToGrid w:val="0"/>
              <w:spacing w:before="70" w:after="70" w:line="240" w:lineRule="auto"/>
              <w:ind w:firstLine="0"/>
              <w:jc w:val="left"/>
              <w:rPr>
                <w:sz w:val="21"/>
              </w:rPr>
            </w:pPr>
            <w:r>
              <w:rPr>
                <w:sz w:val="21"/>
                <w:szCs w:val="21"/>
              </w:rPr>
              <w:t>板间不均匀沉降</w:t>
            </w:r>
          </w:p>
        </w:tc>
        <w:tc>
          <w:tcPr>
            <w:tcW w:w="1716" w:type="dxa"/>
            <w:vAlign w:val="center"/>
          </w:tcPr>
          <w:p w14:paraId="0F66FC15">
            <w:pPr>
              <w:keepNext/>
              <w:snapToGrid w:val="0"/>
              <w:spacing w:before="70" w:after="70" w:line="240" w:lineRule="auto"/>
              <w:ind w:firstLine="0"/>
              <w:jc w:val="center"/>
              <w:rPr>
                <w:sz w:val="21"/>
              </w:rPr>
            </w:pPr>
            <w:r>
              <w:rPr>
                <w:sz w:val="21"/>
                <w:szCs w:val="21"/>
              </w:rPr>
              <w:t>打磨顺接，缝内重新嵌缝</w:t>
            </w:r>
          </w:p>
        </w:tc>
        <w:tc>
          <w:tcPr>
            <w:tcW w:w="1179" w:type="dxa"/>
            <w:vAlign w:val="center"/>
          </w:tcPr>
          <w:p w14:paraId="7CE16088">
            <w:pPr>
              <w:keepNext/>
              <w:snapToGrid w:val="0"/>
              <w:spacing w:before="70" w:after="70" w:line="240" w:lineRule="auto"/>
              <w:ind w:firstLine="0"/>
              <w:jc w:val="left"/>
              <w:rPr>
                <w:sz w:val="21"/>
              </w:rPr>
            </w:pPr>
            <w:r>
              <w:rPr>
                <w:sz w:val="21"/>
                <w:szCs w:val="21"/>
              </w:rPr>
              <w:t>高差 ≤2 mm</w:t>
            </w:r>
          </w:p>
        </w:tc>
      </w:tr>
    </w:tbl>
    <w:p w14:paraId="79CFA2D0">
      <w:pPr>
        <w:spacing w:line="240" w:lineRule="auto"/>
      </w:pPr>
    </w:p>
    <w:p w14:paraId="2DA610B5">
      <w:r>
        <w:t>案例一至案例四体现</w:t>
      </w:r>
      <w:r>
        <w:rPr>
          <w:rFonts w:hint="eastAsia"/>
        </w:rPr>
        <w:t>“</w:t>
      </w:r>
      <w:r>
        <w:t>几何量化优先</w:t>
      </w:r>
      <w:r>
        <w:rPr>
          <w:rFonts w:hint="eastAsia"/>
        </w:rPr>
        <w:t>”</w:t>
      </w:r>
      <w:r>
        <w:t>的判读原则：凡涉及体型尺寸削减者，均以几何通道数据为准，语义通道仅用于辅助分类与描述，避免因影像纹理相似造成定性偏差。</w:t>
      </w:r>
    </w:p>
    <w:p w14:paraId="56DBAF11">
      <w:pPr>
        <w:rPr>
          <w:rFonts w:hint="eastAsia"/>
          <w:b/>
          <w:bCs/>
          <w:lang w:eastAsia="zh"/>
          <w:woUserID w:val="1"/>
        </w:rPr>
      </w:pPr>
      <w:r>
        <w:rPr>
          <w:rFonts w:hint="eastAsia"/>
          <w:b/>
          <w:bCs/>
          <w:lang w:eastAsia="zh"/>
          <w:woUserID w:val="1"/>
        </w:rPr>
        <w:t>（2）案例五至案例八</w:t>
      </w:r>
    </w:p>
    <w:tbl>
      <w:tblPr>
        <w:tblStyle w:val="32"/>
        <w:tblW w:w="99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5"/>
        <w:gridCol w:w="770"/>
        <w:gridCol w:w="1179"/>
        <w:gridCol w:w="1117"/>
        <w:gridCol w:w="1876"/>
        <w:gridCol w:w="1413"/>
        <w:gridCol w:w="1506"/>
        <w:gridCol w:w="1151"/>
      </w:tblGrid>
      <w:tr w14:paraId="3B5A1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5" w:type="dxa"/>
            <w:shd w:val="clear" w:color="auto" w:fill="E7E6E6"/>
            <w:vAlign w:val="center"/>
          </w:tcPr>
          <w:p w14:paraId="44D80BAC">
            <w:pPr>
              <w:snapToGrid w:val="0"/>
              <w:spacing w:before="70" w:after="70" w:line="240" w:lineRule="auto"/>
              <w:ind w:firstLine="0"/>
              <w:jc w:val="center"/>
              <w:rPr>
                <w:b/>
                <w:sz w:val="21"/>
              </w:rPr>
            </w:pPr>
            <w:r>
              <w:rPr>
                <w:b/>
                <w:sz w:val="21"/>
                <w:szCs w:val="21"/>
              </w:rPr>
              <w:t>编号</w:t>
            </w:r>
          </w:p>
        </w:tc>
        <w:tc>
          <w:tcPr>
            <w:tcW w:w="770" w:type="dxa"/>
            <w:shd w:val="clear" w:color="auto" w:fill="E7E6E6"/>
            <w:vAlign w:val="center"/>
          </w:tcPr>
          <w:p w14:paraId="2F449FED">
            <w:pPr>
              <w:snapToGrid w:val="0"/>
              <w:spacing w:before="70" w:after="70" w:line="240" w:lineRule="auto"/>
              <w:ind w:firstLine="0"/>
              <w:jc w:val="center"/>
              <w:rPr>
                <w:b/>
                <w:sz w:val="21"/>
              </w:rPr>
            </w:pPr>
            <w:r>
              <w:rPr>
                <w:b/>
                <w:sz w:val="21"/>
                <w:szCs w:val="21"/>
              </w:rPr>
              <w:t>部位</w:t>
            </w:r>
          </w:p>
        </w:tc>
        <w:tc>
          <w:tcPr>
            <w:tcW w:w="1179" w:type="dxa"/>
            <w:shd w:val="clear" w:color="auto" w:fill="E7E6E6"/>
            <w:vAlign w:val="center"/>
          </w:tcPr>
          <w:p w14:paraId="76B803C9">
            <w:pPr>
              <w:snapToGrid w:val="0"/>
              <w:spacing w:before="70" w:after="70" w:line="240" w:lineRule="auto"/>
              <w:ind w:firstLine="0"/>
              <w:jc w:val="center"/>
              <w:rPr>
                <w:b/>
                <w:sz w:val="21"/>
              </w:rPr>
            </w:pPr>
            <w:r>
              <w:rPr>
                <w:b/>
                <w:sz w:val="21"/>
                <w:szCs w:val="21"/>
              </w:rPr>
              <w:t>缺陷类型</w:t>
            </w:r>
          </w:p>
        </w:tc>
        <w:tc>
          <w:tcPr>
            <w:tcW w:w="1117" w:type="dxa"/>
            <w:shd w:val="clear" w:color="auto" w:fill="E7E6E6"/>
            <w:vAlign w:val="center"/>
          </w:tcPr>
          <w:p w14:paraId="0C763B2C">
            <w:pPr>
              <w:snapToGrid w:val="0"/>
              <w:spacing w:before="70" w:after="70" w:line="240" w:lineRule="auto"/>
              <w:ind w:firstLine="0"/>
              <w:jc w:val="center"/>
              <w:rPr>
                <w:b/>
                <w:sz w:val="21"/>
              </w:rPr>
            </w:pPr>
            <w:r>
              <w:rPr>
                <w:b/>
                <w:sz w:val="21"/>
                <w:szCs w:val="21"/>
              </w:rPr>
              <w:t>发现方式</w:t>
            </w:r>
          </w:p>
        </w:tc>
        <w:tc>
          <w:tcPr>
            <w:tcW w:w="1876" w:type="dxa"/>
            <w:shd w:val="clear" w:color="auto" w:fill="E7E6E6"/>
            <w:vAlign w:val="center"/>
          </w:tcPr>
          <w:p w14:paraId="2EC8B1EB">
            <w:pPr>
              <w:snapToGrid w:val="0"/>
              <w:spacing w:before="70" w:after="70" w:line="240" w:lineRule="auto"/>
              <w:ind w:firstLine="0"/>
              <w:jc w:val="center"/>
              <w:rPr>
                <w:b/>
                <w:sz w:val="21"/>
              </w:rPr>
            </w:pPr>
            <w:r>
              <w:rPr>
                <w:b/>
                <w:sz w:val="21"/>
                <w:szCs w:val="21"/>
              </w:rPr>
              <w:t>主要尺寸</w:t>
            </w:r>
          </w:p>
        </w:tc>
        <w:tc>
          <w:tcPr>
            <w:tcW w:w="1413" w:type="dxa"/>
            <w:shd w:val="clear" w:color="auto" w:fill="E7E6E6"/>
            <w:vAlign w:val="center"/>
          </w:tcPr>
          <w:p w14:paraId="645E6148">
            <w:pPr>
              <w:snapToGrid w:val="0"/>
              <w:spacing w:before="70" w:after="70" w:line="240" w:lineRule="auto"/>
              <w:ind w:firstLine="0"/>
              <w:jc w:val="center"/>
              <w:rPr>
                <w:b/>
                <w:sz w:val="21"/>
              </w:rPr>
            </w:pPr>
            <w:r>
              <w:rPr>
                <w:b/>
                <w:sz w:val="21"/>
                <w:szCs w:val="21"/>
              </w:rPr>
              <w:t>成因分析</w:t>
            </w:r>
          </w:p>
        </w:tc>
        <w:tc>
          <w:tcPr>
            <w:tcW w:w="1506" w:type="dxa"/>
            <w:shd w:val="clear" w:color="auto" w:fill="E7E6E6"/>
            <w:vAlign w:val="center"/>
          </w:tcPr>
          <w:p w14:paraId="13C6E9FD">
            <w:pPr>
              <w:snapToGrid w:val="0"/>
              <w:spacing w:before="70" w:after="70" w:line="240" w:lineRule="auto"/>
              <w:ind w:firstLine="0"/>
              <w:jc w:val="center"/>
              <w:rPr>
                <w:b/>
                <w:sz w:val="21"/>
              </w:rPr>
            </w:pPr>
            <w:r>
              <w:rPr>
                <w:b/>
                <w:sz w:val="21"/>
                <w:szCs w:val="21"/>
              </w:rPr>
              <w:t>处理建议</w:t>
            </w:r>
          </w:p>
        </w:tc>
        <w:tc>
          <w:tcPr>
            <w:tcW w:w="1151" w:type="dxa"/>
            <w:shd w:val="clear" w:color="auto" w:fill="E7E6E6"/>
            <w:vAlign w:val="center"/>
          </w:tcPr>
          <w:p w14:paraId="510B58CA">
            <w:pPr>
              <w:snapToGrid w:val="0"/>
              <w:spacing w:before="70" w:after="70" w:line="240" w:lineRule="auto"/>
              <w:ind w:firstLine="0"/>
              <w:jc w:val="center"/>
              <w:rPr>
                <w:b/>
                <w:sz w:val="21"/>
              </w:rPr>
            </w:pPr>
            <w:r>
              <w:rPr>
                <w:b/>
                <w:sz w:val="21"/>
                <w:szCs w:val="21"/>
              </w:rPr>
              <w:t>复测结论</w:t>
            </w:r>
          </w:p>
        </w:tc>
      </w:tr>
      <w:tr w14:paraId="5A6B9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AC970EB">
            <w:pPr>
              <w:snapToGrid w:val="0"/>
              <w:spacing w:before="70" w:after="70" w:line="240" w:lineRule="auto"/>
              <w:ind w:firstLine="0"/>
              <w:jc w:val="center"/>
              <w:rPr>
                <w:sz w:val="21"/>
              </w:rPr>
            </w:pPr>
            <w:r>
              <w:rPr>
                <w:sz w:val="21"/>
                <w:szCs w:val="21"/>
              </w:rPr>
              <w:t>AL-05</w:t>
            </w:r>
          </w:p>
        </w:tc>
        <w:tc>
          <w:tcPr>
            <w:tcW w:w="770" w:type="dxa"/>
            <w:vAlign w:val="center"/>
          </w:tcPr>
          <w:p w14:paraId="6CFD8C29">
            <w:pPr>
              <w:snapToGrid w:val="0"/>
              <w:spacing w:before="70" w:after="70" w:line="240" w:lineRule="auto"/>
              <w:ind w:firstLine="0"/>
              <w:jc w:val="center"/>
              <w:rPr>
                <w:sz w:val="21"/>
              </w:rPr>
            </w:pPr>
            <w:r>
              <w:rPr>
                <w:sz w:val="21"/>
                <w:szCs w:val="21"/>
              </w:rPr>
              <w:t>泄槽侧墙</w:t>
            </w:r>
          </w:p>
        </w:tc>
        <w:tc>
          <w:tcPr>
            <w:tcW w:w="1179" w:type="dxa"/>
            <w:vAlign w:val="center"/>
          </w:tcPr>
          <w:p w14:paraId="55F6E1DA">
            <w:pPr>
              <w:snapToGrid w:val="0"/>
              <w:spacing w:before="70" w:after="70" w:line="240" w:lineRule="auto"/>
              <w:ind w:firstLine="0"/>
              <w:jc w:val="left"/>
              <w:rPr>
                <w:sz w:val="21"/>
              </w:rPr>
            </w:pPr>
            <w:r>
              <w:rPr>
                <w:sz w:val="21"/>
                <w:szCs w:val="21"/>
              </w:rPr>
              <w:t>露筋</w:t>
            </w:r>
          </w:p>
        </w:tc>
        <w:tc>
          <w:tcPr>
            <w:tcW w:w="1117" w:type="dxa"/>
            <w:vAlign w:val="center"/>
          </w:tcPr>
          <w:p w14:paraId="7B4343D4">
            <w:pPr>
              <w:snapToGrid w:val="0"/>
              <w:spacing w:before="70" w:after="70" w:line="240" w:lineRule="auto"/>
              <w:ind w:firstLine="0"/>
              <w:jc w:val="left"/>
              <w:rPr>
                <w:sz w:val="21"/>
              </w:rPr>
            </w:pPr>
            <w:r>
              <w:rPr>
                <w:sz w:val="21"/>
                <w:szCs w:val="21"/>
              </w:rPr>
              <w:t>语义通道识别 + 复核</w:t>
            </w:r>
          </w:p>
        </w:tc>
        <w:tc>
          <w:tcPr>
            <w:tcW w:w="1876" w:type="dxa"/>
            <w:vAlign w:val="center"/>
          </w:tcPr>
          <w:p w14:paraId="5E8E21D6">
            <w:pPr>
              <w:snapToGrid w:val="0"/>
              <w:spacing w:before="70" w:after="70" w:line="240" w:lineRule="auto"/>
              <w:ind w:firstLine="0"/>
              <w:jc w:val="left"/>
              <w:rPr>
                <w:sz w:val="21"/>
              </w:rPr>
            </w:pPr>
            <w:r>
              <w:rPr>
                <w:sz w:val="21"/>
                <w:szCs w:val="21"/>
              </w:rPr>
              <w:t>范围 0.4 m×0.25 m，钢筋 3 根外露</w:t>
            </w:r>
          </w:p>
        </w:tc>
        <w:tc>
          <w:tcPr>
            <w:tcW w:w="1413" w:type="dxa"/>
            <w:vAlign w:val="center"/>
          </w:tcPr>
          <w:p w14:paraId="0DB4F878">
            <w:pPr>
              <w:snapToGrid w:val="0"/>
              <w:spacing w:before="70" w:after="70" w:line="240" w:lineRule="auto"/>
              <w:ind w:firstLine="0"/>
              <w:jc w:val="left"/>
              <w:rPr>
                <w:sz w:val="21"/>
              </w:rPr>
            </w:pPr>
            <w:r>
              <w:rPr>
                <w:sz w:val="21"/>
                <w:szCs w:val="21"/>
              </w:rPr>
              <w:t>保护层不足 + 冲刷剥蚀</w:t>
            </w:r>
          </w:p>
        </w:tc>
        <w:tc>
          <w:tcPr>
            <w:tcW w:w="1506" w:type="dxa"/>
            <w:vAlign w:val="center"/>
          </w:tcPr>
          <w:p w14:paraId="72ACD262">
            <w:pPr>
              <w:snapToGrid w:val="0"/>
              <w:spacing w:before="70" w:after="70" w:line="240" w:lineRule="auto"/>
              <w:ind w:firstLine="0"/>
              <w:jc w:val="left"/>
              <w:rPr>
                <w:sz w:val="21"/>
              </w:rPr>
            </w:pPr>
            <w:r>
              <w:rPr>
                <w:sz w:val="21"/>
                <w:szCs w:val="21"/>
              </w:rPr>
              <w:t>除锈、阻锈、聚合物砂浆修复</w:t>
            </w:r>
          </w:p>
        </w:tc>
        <w:tc>
          <w:tcPr>
            <w:tcW w:w="1151" w:type="dxa"/>
            <w:vAlign w:val="center"/>
          </w:tcPr>
          <w:p w14:paraId="6B0FDBAE">
            <w:pPr>
              <w:snapToGrid w:val="0"/>
              <w:spacing w:before="70" w:after="70" w:line="240" w:lineRule="auto"/>
              <w:ind w:firstLine="0"/>
              <w:jc w:val="center"/>
              <w:rPr>
                <w:sz w:val="21"/>
              </w:rPr>
            </w:pPr>
            <w:r>
              <w:rPr>
                <w:sz w:val="21"/>
                <w:szCs w:val="21"/>
              </w:rPr>
              <w:t>修复后无锈迹渗出</w:t>
            </w:r>
          </w:p>
        </w:tc>
      </w:tr>
      <w:tr w14:paraId="3F77E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CEF5D83">
            <w:pPr>
              <w:snapToGrid w:val="0"/>
              <w:spacing w:before="70" w:after="70" w:line="240" w:lineRule="auto"/>
              <w:ind w:firstLine="0"/>
              <w:jc w:val="center"/>
              <w:rPr>
                <w:sz w:val="21"/>
              </w:rPr>
            </w:pPr>
            <w:r>
              <w:rPr>
                <w:sz w:val="21"/>
                <w:szCs w:val="21"/>
              </w:rPr>
              <w:t>AL-06</w:t>
            </w:r>
          </w:p>
        </w:tc>
        <w:tc>
          <w:tcPr>
            <w:tcW w:w="770" w:type="dxa"/>
            <w:vAlign w:val="center"/>
          </w:tcPr>
          <w:p w14:paraId="35E364E0">
            <w:pPr>
              <w:snapToGrid w:val="0"/>
              <w:spacing w:before="70" w:after="70" w:line="240" w:lineRule="auto"/>
              <w:ind w:firstLine="0"/>
              <w:jc w:val="center"/>
              <w:rPr>
                <w:sz w:val="21"/>
              </w:rPr>
            </w:pPr>
            <w:r>
              <w:rPr>
                <w:sz w:val="21"/>
                <w:szCs w:val="21"/>
              </w:rPr>
              <w:t>侧墙下部</w:t>
            </w:r>
          </w:p>
        </w:tc>
        <w:tc>
          <w:tcPr>
            <w:tcW w:w="1179" w:type="dxa"/>
            <w:vAlign w:val="center"/>
          </w:tcPr>
          <w:p w14:paraId="6FA1A9A2">
            <w:pPr>
              <w:snapToGrid w:val="0"/>
              <w:spacing w:before="70" w:after="70" w:line="240" w:lineRule="auto"/>
              <w:ind w:firstLine="0"/>
              <w:jc w:val="left"/>
              <w:rPr>
                <w:sz w:val="21"/>
              </w:rPr>
            </w:pPr>
            <w:r>
              <w:rPr>
                <w:sz w:val="21"/>
                <w:szCs w:val="21"/>
              </w:rPr>
              <w:t>蜂窝麻面</w:t>
            </w:r>
          </w:p>
        </w:tc>
        <w:tc>
          <w:tcPr>
            <w:tcW w:w="1117" w:type="dxa"/>
            <w:vAlign w:val="center"/>
          </w:tcPr>
          <w:p w14:paraId="27F597E6">
            <w:pPr>
              <w:snapToGrid w:val="0"/>
              <w:spacing w:before="70" w:after="70" w:line="240" w:lineRule="auto"/>
              <w:ind w:firstLine="0"/>
              <w:jc w:val="left"/>
              <w:rPr>
                <w:sz w:val="21"/>
              </w:rPr>
            </w:pPr>
            <w:r>
              <w:rPr>
                <w:sz w:val="21"/>
                <w:szCs w:val="21"/>
              </w:rPr>
              <w:t>语义通道 + 几何测深</w:t>
            </w:r>
          </w:p>
        </w:tc>
        <w:tc>
          <w:tcPr>
            <w:tcW w:w="1876" w:type="dxa"/>
            <w:vAlign w:val="center"/>
          </w:tcPr>
          <w:p w14:paraId="13D129B3">
            <w:pPr>
              <w:snapToGrid w:val="0"/>
              <w:spacing w:before="70" w:after="70" w:line="240" w:lineRule="auto"/>
              <w:ind w:firstLine="0"/>
              <w:jc w:val="left"/>
              <w:rPr>
                <w:sz w:val="21"/>
              </w:rPr>
            </w:pPr>
            <w:r>
              <w:rPr>
                <w:sz w:val="21"/>
                <w:szCs w:val="21"/>
              </w:rPr>
              <w:t>面积 0.8 m²，平均深度 3 mm</w:t>
            </w:r>
          </w:p>
        </w:tc>
        <w:tc>
          <w:tcPr>
            <w:tcW w:w="1413" w:type="dxa"/>
            <w:vAlign w:val="center"/>
          </w:tcPr>
          <w:p w14:paraId="5A397505">
            <w:pPr>
              <w:snapToGrid w:val="0"/>
              <w:spacing w:before="70" w:after="70" w:line="240" w:lineRule="auto"/>
              <w:ind w:firstLine="0"/>
              <w:jc w:val="left"/>
              <w:rPr>
                <w:sz w:val="21"/>
              </w:rPr>
            </w:pPr>
            <w:r>
              <w:rPr>
                <w:sz w:val="21"/>
                <w:szCs w:val="21"/>
              </w:rPr>
              <w:t>浇筑振捣不密实</w:t>
            </w:r>
          </w:p>
        </w:tc>
        <w:tc>
          <w:tcPr>
            <w:tcW w:w="1506" w:type="dxa"/>
            <w:vAlign w:val="center"/>
          </w:tcPr>
          <w:p w14:paraId="694B151C">
            <w:pPr>
              <w:snapToGrid w:val="0"/>
              <w:spacing w:before="70" w:after="70" w:line="240" w:lineRule="auto"/>
              <w:ind w:firstLine="0"/>
              <w:jc w:val="left"/>
              <w:rPr>
                <w:sz w:val="21"/>
              </w:rPr>
            </w:pPr>
            <w:r>
              <w:rPr>
                <w:sz w:val="21"/>
                <w:szCs w:val="21"/>
              </w:rPr>
              <w:t>表面凿毛、砂浆找平</w:t>
            </w:r>
          </w:p>
        </w:tc>
        <w:tc>
          <w:tcPr>
            <w:tcW w:w="1151" w:type="dxa"/>
            <w:vAlign w:val="center"/>
          </w:tcPr>
          <w:p w14:paraId="0075BA47">
            <w:pPr>
              <w:snapToGrid w:val="0"/>
              <w:spacing w:before="70" w:after="70" w:line="240" w:lineRule="auto"/>
              <w:ind w:firstLine="0"/>
              <w:jc w:val="center"/>
              <w:rPr>
                <w:sz w:val="21"/>
              </w:rPr>
            </w:pPr>
            <w:r>
              <w:rPr>
                <w:sz w:val="21"/>
                <w:szCs w:val="21"/>
              </w:rPr>
              <w:t>表面平整度达标</w:t>
            </w:r>
          </w:p>
        </w:tc>
      </w:tr>
      <w:tr w14:paraId="0BF17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5E0D1E0">
            <w:pPr>
              <w:snapToGrid w:val="0"/>
              <w:spacing w:before="70" w:after="70" w:line="240" w:lineRule="auto"/>
              <w:ind w:firstLine="0"/>
              <w:jc w:val="center"/>
              <w:rPr>
                <w:sz w:val="21"/>
              </w:rPr>
            </w:pPr>
            <w:r>
              <w:rPr>
                <w:sz w:val="21"/>
                <w:szCs w:val="21"/>
              </w:rPr>
              <w:t>AL-07</w:t>
            </w:r>
          </w:p>
        </w:tc>
        <w:tc>
          <w:tcPr>
            <w:tcW w:w="770" w:type="dxa"/>
            <w:vAlign w:val="center"/>
          </w:tcPr>
          <w:p w14:paraId="4CE07403">
            <w:pPr>
              <w:snapToGrid w:val="0"/>
              <w:spacing w:before="70" w:after="70" w:line="240" w:lineRule="auto"/>
              <w:ind w:firstLine="0"/>
              <w:jc w:val="center"/>
              <w:rPr>
                <w:sz w:val="21"/>
              </w:rPr>
            </w:pPr>
            <w:r>
              <w:rPr>
                <w:sz w:val="21"/>
                <w:szCs w:val="21"/>
              </w:rPr>
              <w:t>底板局部</w:t>
            </w:r>
          </w:p>
        </w:tc>
        <w:tc>
          <w:tcPr>
            <w:tcW w:w="1179" w:type="dxa"/>
            <w:vAlign w:val="center"/>
          </w:tcPr>
          <w:p w14:paraId="59CF77D2">
            <w:pPr>
              <w:snapToGrid w:val="0"/>
              <w:spacing w:before="70" w:after="70" w:line="240" w:lineRule="auto"/>
              <w:ind w:firstLine="0"/>
              <w:jc w:val="left"/>
              <w:rPr>
                <w:sz w:val="21"/>
              </w:rPr>
            </w:pPr>
            <w:r>
              <w:rPr>
                <w:sz w:val="21"/>
                <w:szCs w:val="21"/>
              </w:rPr>
              <w:t>孔洞</w:t>
            </w:r>
          </w:p>
        </w:tc>
        <w:tc>
          <w:tcPr>
            <w:tcW w:w="1117" w:type="dxa"/>
            <w:vAlign w:val="center"/>
          </w:tcPr>
          <w:p w14:paraId="0734A03D">
            <w:pPr>
              <w:snapToGrid w:val="0"/>
              <w:spacing w:before="70" w:after="70" w:line="240" w:lineRule="auto"/>
              <w:ind w:firstLine="0"/>
              <w:jc w:val="left"/>
              <w:rPr>
                <w:sz w:val="21"/>
              </w:rPr>
            </w:pPr>
            <w:r>
              <w:rPr>
                <w:sz w:val="21"/>
                <w:szCs w:val="21"/>
              </w:rPr>
              <w:t>几何通道</w:t>
            </w:r>
          </w:p>
        </w:tc>
        <w:tc>
          <w:tcPr>
            <w:tcW w:w="1876" w:type="dxa"/>
            <w:vAlign w:val="center"/>
          </w:tcPr>
          <w:p w14:paraId="08F3FBB0">
            <w:pPr>
              <w:snapToGrid w:val="0"/>
              <w:spacing w:before="70" w:after="70" w:line="240" w:lineRule="auto"/>
              <w:ind w:firstLine="0"/>
              <w:jc w:val="left"/>
              <w:rPr>
                <w:sz w:val="21"/>
              </w:rPr>
            </w:pPr>
            <w:r>
              <w:rPr>
                <w:sz w:val="21"/>
                <w:szCs w:val="21"/>
              </w:rPr>
              <w:t>直径 45 mm、深 28 mm</w:t>
            </w:r>
          </w:p>
        </w:tc>
        <w:tc>
          <w:tcPr>
            <w:tcW w:w="1413" w:type="dxa"/>
            <w:vAlign w:val="center"/>
          </w:tcPr>
          <w:p w14:paraId="130B32E8">
            <w:pPr>
              <w:snapToGrid w:val="0"/>
              <w:spacing w:before="70" w:after="70" w:line="240" w:lineRule="auto"/>
              <w:ind w:firstLine="0"/>
              <w:jc w:val="left"/>
              <w:rPr>
                <w:sz w:val="21"/>
              </w:rPr>
            </w:pPr>
            <w:r>
              <w:rPr>
                <w:sz w:val="21"/>
                <w:szCs w:val="21"/>
              </w:rPr>
              <w:t>骨料架空、冲蚀扩大</w:t>
            </w:r>
          </w:p>
        </w:tc>
        <w:tc>
          <w:tcPr>
            <w:tcW w:w="1506" w:type="dxa"/>
            <w:vAlign w:val="center"/>
          </w:tcPr>
          <w:p w14:paraId="2FACA8F4">
            <w:pPr>
              <w:snapToGrid w:val="0"/>
              <w:spacing w:before="70" w:after="70" w:line="240" w:lineRule="auto"/>
              <w:ind w:firstLine="0"/>
              <w:jc w:val="left"/>
              <w:rPr>
                <w:sz w:val="21"/>
              </w:rPr>
            </w:pPr>
            <w:r>
              <w:rPr>
                <w:sz w:val="21"/>
                <w:szCs w:val="21"/>
              </w:rPr>
              <w:t>清理后高强砂浆填补</w:t>
            </w:r>
          </w:p>
        </w:tc>
        <w:tc>
          <w:tcPr>
            <w:tcW w:w="1151" w:type="dxa"/>
            <w:vAlign w:val="center"/>
          </w:tcPr>
          <w:p w14:paraId="0DDA54BD">
            <w:pPr>
              <w:snapToGrid w:val="0"/>
              <w:spacing w:before="70" w:after="70" w:line="240" w:lineRule="auto"/>
              <w:ind w:firstLine="0"/>
              <w:jc w:val="center"/>
              <w:rPr>
                <w:sz w:val="21"/>
              </w:rPr>
            </w:pPr>
            <w:r>
              <w:rPr>
                <w:sz w:val="21"/>
                <w:szCs w:val="21"/>
              </w:rPr>
              <w:t>填补密实，无渗水</w:t>
            </w:r>
          </w:p>
        </w:tc>
      </w:tr>
      <w:tr w14:paraId="0153B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4A7007DB">
            <w:pPr>
              <w:snapToGrid w:val="0"/>
              <w:spacing w:before="70" w:after="70" w:line="240" w:lineRule="auto"/>
              <w:ind w:firstLine="0"/>
              <w:jc w:val="center"/>
              <w:rPr>
                <w:sz w:val="21"/>
              </w:rPr>
            </w:pPr>
            <w:r>
              <w:rPr>
                <w:sz w:val="21"/>
                <w:szCs w:val="21"/>
              </w:rPr>
              <w:t>AL-08</w:t>
            </w:r>
          </w:p>
        </w:tc>
        <w:tc>
          <w:tcPr>
            <w:tcW w:w="770" w:type="dxa"/>
            <w:vAlign w:val="center"/>
          </w:tcPr>
          <w:p w14:paraId="46EA2F81">
            <w:pPr>
              <w:snapToGrid w:val="0"/>
              <w:spacing w:before="70" w:after="70" w:line="240" w:lineRule="auto"/>
              <w:ind w:firstLine="0"/>
              <w:jc w:val="center"/>
              <w:rPr>
                <w:sz w:val="21"/>
              </w:rPr>
            </w:pPr>
            <w:r>
              <w:rPr>
                <w:sz w:val="21"/>
                <w:szCs w:val="21"/>
              </w:rPr>
              <w:t>表孔过流面</w:t>
            </w:r>
          </w:p>
        </w:tc>
        <w:tc>
          <w:tcPr>
            <w:tcW w:w="1179" w:type="dxa"/>
            <w:vAlign w:val="center"/>
          </w:tcPr>
          <w:p w14:paraId="212D44A0">
            <w:pPr>
              <w:snapToGrid w:val="0"/>
              <w:spacing w:before="70" w:after="70" w:line="240" w:lineRule="auto"/>
              <w:ind w:firstLine="0"/>
              <w:jc w:val="left"/>
              <w:rPr>
                <w:sz w:val="21"/>
              </w:rPr>
            </w:pPr>
            <w:r>
              <w:rPr>
                <w:sz w:val="21"/>
                <w:szCs w:val="21"/>
              </w:rPr>
              <w:t>涂层剥落</w:t>
            </w:r>
          </w:p>
        </w:tc>
        <w:tc>
          <w:tcPr>
            <w:tcW w:w="1117" w:type="dxa"/>
            <w:vAlign w:val="center"/>
          </w:tcPr>
          <w:p w14:paraId="60AE8304">
            <w:pPr>
              <w:snapToGrid w:val="0"/>
              <w:spacing w:before="70" w:after="70" w:line="240" w:lineRule="auto"/>
              <w:ind w:firstLine="0"/>
              <w:jc w:val="left"/>
              <w:rPr>
                <w:sz w:val="21"/>
              </w:rPr>
            </w:pPr>
            <w:r>
              <w:rPr>
                <w:sz w:val="21"/>
                <w:szCs w:val="21"/>
              </w:rPr>
              <w:t>语义通道 + 颜色分割</w:t>
            </w:r>
          </w:p>
        </w:tc>
        <w:tc>
          <w:tcPr>
            <w:tcW w:w="1876" w:type="dxa"/>
            <w:vAlign w:val="center"/>
          </w:tcPr>
          <w:p w14:paraId="21E528F1">
            <w:pPr>
              <w:snapToGrid w:val="0"/>
              <w:spacing w:before="70" w:after="70" w:line="240" w:lineRule="auto"/>
              <w:ind w:firstLine="0"/>
              <w:jc w:val="left"/>
              <w:rPr>
                <w:sz w:val="21"/>
              </w:rPr>
            </w:pPr>
            <w:r>
              <w:rPr>
                <w:sz w:val="21"/>
                <w:szCs w:val="21"/>
              </w:rPr>
              <w:t>面积 2.6 m²，边缘不规则</w:t>
            </w:r>
          </w:p>
        </w:tc>
        <w:tc>
          <w:tcPr>
            <w:tcW w:w="1413" w:type="dxa"/>
            <w:vAlign w:val="center"/>
          </w:tcPr>
          <w:p w14:paraId="6F605C05">
            <w:pPr>
              <w:snapToGrid w:val="0"/>
              <w:spacing w:before="70" w:after="70" w:line="240" w:lineRule="auto"/>
              <w:ind w:firstLine="0"/>
              <w:jc w:val="left"/>
              <w:rPr>
                <w:sz w:val="21"/>
              </w:rPr>
            </w:pPr>
            <w:r>
              <w:rPr>
                <w:sz w:val="21"/>
                <w:szCs w:val="21"/>
              </w:rPr>
              <w:t>涂层老化 + 高速水流剥离</w:t>
            </w:r>
          </w:p>
        </w:tc>
        <w:tc>
          <w:tcPr>
            <w:tcW w:w="1506" w:type="dxa"/>
            <w:vAlign w:val="center"/>
          </w:tcPr>
          <w:p w14:paraId="5EB72E0A">
            <w:pPr>
              <w:snapToGrid w:val="0"/>
              <w:spacing w:before="70" w:after="70" w:line="240" w:lineRule="auto"/>
              <w:ind w:firstLine="0"/>
              <w:jc w:val="left"/>
              <w:rPr>
                <w:sz w:val="21"/>
              </w:rPr>
            </w:pPr>
            <w:r>
              <w:rPr>
                <w:sz w:val="21"/>
                <w:szCs w:val="21"/>
              </w:rPr>
              <w:t>清除旧涂层，重新涂装</w:t>
            </w:r>
          </w:p>
        </w:tc>
        <w:tc>
          <w:tcPr>
            <w:tcW w:w="1151" w:type="dxa"/>
            <w:vAlign w:val="center"/>
          </w:tcPr>
          <w:p w14:paraId="346E2A26">
            <w:pPr>
              <w:snapToGrid w:val="0"/>
              <w:spacing w:before="70" w:after="70" w:line="240" w:lineRule="auto"/>
              <w:ind w:firstLine="0"/>
              <w:jc w:val="center"/>
              <w:rPr>
                <w:sz w:val="21"/>
              </w:rPr>
            </w:pPr>
            <w:r>
              <w:rPr>
                <w:sz w:val="21"/>
                <w:szCs w:val="21"/>
              </w:rPr>
              <w:t>附着力检测合格</w:t>
            </w:r>
          </w:p>
        </w:tc>
      </w:tr>
    </w:tbl>
    <w:p w14:paraId="03DD48F5">
      <w:pPr>
        <w:spacing w:line="240" w:lineRule="auto"/>
      </w:pPr>
    </w:p>
    <w:p w14:paraId="5B449926">
      <w:r>
        <w:t>案例五至案例八说明</w:t>
      </w:r>
      <w:r>
        <w:rPr>
          <w:rFonts w:hint="eastAsia"/>
        </w:rPr>
        <w:t>“</w:t>
      </w:r>
      <w:r>
        <w:t>语义通道定位、几何通道定量</w:t>
      </w:r>
      <w:r>
        <w:rPr>
          <w:rFonts w:hint="eastAsia"/>
        </w:rPr>
        <w:t>”</w:t>
      </w:r>
      <w:r>
        <w:t>的协同价值：露筋、蜂窝、孔洞、剥落等表观类别由语义通道快速圈定范围，再由几何通道给出深度、面积等量化指标，二者结合方能形成可用于修补决策的完整信息。</w:t>
      </w:r>
    </w:p>
    <w:p w14:paraId="71B42A57">
      <w:pPr>
        <w:rPr>
          <w:rFonts w:hint="eastAsia"/>
          <w:b/>
          <w:bCs/>
          <w:lang w:eastAsia="zh"/>
          <w:woUserID w:val="1"/>
        </w:rPr>
      </w:pPr>
      <w:r>
        <w:rPr>
          <w:rFonts w:hint="eastAsia"/>
          <w:b/>
          <w:bCs/>
          <w:lang w:eastAsia="zh"/>
          <w:woUserID w:val="1"/>
        </w:rPr>
        <w:t>（3）案例九至案例十二</w:t>
      </w:r>
    </w:p>
    <w:tbl>
      <w:tblPr>
        <w:tblStyle w:val="32"/>
        <w:tblW w:w="101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5"/>
        <w:gridCol w:w="1596"/>
        <w:gridCol w:w="805"/>
        <w:gridCol w:w="1114"/>
        <w:gridCol w:w="1622"/>
        <w:gridCol w:w="1411"/>
        <w:gridCol w:w="1393"/>
        <w:gridCol w:w="1319"/>
      </w:tblGrid>
      <w:tr w14:paraId="5EBF9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5" w:type="dxa"/>
            <w:shd w:val="clear" w:color="auto" w:fill="E7E6E6"/>
            <w:vAlign w:val="center"/>
          </w:tcPr>
          <w:p w14:paraId="27C93CE6">
            <w:pPr>
              <w:snapToGrid w:val="0"/>
              <w:spacing w:before="70" w:after="70" w:line="240" w:lineRule="auto"/>
              <w:ind w:firstLine="0"/>
              <w:jc w:val="center"/>
              <w:rPr>
                <w:b/>
                <w:sz w:val="21"/>
              </w:rPr>
            </w:pPr>
            <w:r>
              <w:rPr>
                <w:b/>
                <w:sz w:val="21"/>
                <w:szCs w:val="21"/>
              </w:rPr>
              <w:t>编号</w:t>
            </w:r>
          </w:p>
        </w:tc>
        <w:tc>
          <w:tcPr>
            <w:tcW w:w="1596" w:type="dxa"/>
            <w:shd w:val="clear" w:color="auto" w:fill="E7E6E6"/>
            <w:vAlign w:val="center"/>
          </w:tcPr>
          <w:p w14:paraId="6E320F9B">
            <w:pPr>
              <w:snapToGrid w:val="0"/>
              <w:spacing w:before="70" w:after="70" w:line="240" w:lineRule="auto"/>
              <w:ind w:firstLine="0"/>
              <w:jc w:val="center"/>
              <w:rPr>
                <w:b/>
                <w:sz w:val="21"/>
              </w:rPr>
            </w:pPr>
            <w:r>
              <w:rPr>
                <w:b/>
                <w:sz w:val="21"/>
                <w:szCs w:val="21"/>
              </w:rPr>
              <w:t>部位</w:t>
            </w:r>
          </w:p>
        </w:tc>
        <w:tc>
          <w:tcPr>
            <w:tcW w:w="805" w:type="dxa"/>
            <w:shd w:val="clear" w:color="auto" w:fill="E7E6E6"/>
            <w:vAlign w:val="center"/>
          </w:tcPr>
          <w:p w14:paraId="118D952A">
            <w:pPr>
              <w:snapToGrid w:val="0"/>
              <w:spacing w:before="70" w:after="70" w:line="240" w:lineRule="auto"/>
              <w:ind w:firstLine="0"/>
              <w:jc w:val="center"/>
              <w:rPr>
                <w:b/>
                <w:sz w:val="21"/>
              </w:rPr>
            </w:pPr>
            <w:r>
              <w:rPr>
                <w:b/>
                <w:sz w:val="21"/>
                <w:szCs w:val="21"/>
              </w:rPr>
              <w:t>缺陷类型</w:t>
            </w:r>
          </w:p>
        </w:tc>
        <w:tc>
          <w:tcPr>
            <w:tcW w:w="1114" w:type="dxa"/>
            <w:shd w:val="clear" w:color="auto" w:fill="E7E6E6"/>
            <w:vAlign w:val="center"/>
          </w:tcPr>
          <w:p w14:paraId="7FA01670">
            <w:pPr>
              <w:snapToGrid w:val="0"/>
              <w:spacing w:before="70" w:after="70" w:line="240" w:lineRule="auto"/>
              <w:ind w:firstLine="0"/>
              <w:jc w:val="center"/>
              <w:rPr>
                <w:b/>
                <w:sz w:val="21"/>
              </w:rPr>
            </w:pPr>
            <w:r>
              <w:rPr>
                <w:b/>
                <w:sz w:val="21"/>
                <w:szCs w:val="21"/>
              </w:rPr>
              <w:t>发现方式</w:t>
            </w:r>
          </w:p>
        </w:tc>
        <w:tc>
          <w:tcPr>
            <w:tcW w:w="1622" w:type="dxa"/>
            <w:shd w:val="clear" w:color="auto" w:fill="E7E6E6"/>
            <w:vAlign w:val="center"/>
          </w:tcPr>
          <w:p w14:paraId="3B89D101">
            <w:pPr>
              <w:snapToGrid w:val="0"/>
              <w:spacing w:before="70" w:after="70" w:line="240" w:lineRule="auto"/>
              <w:ind w:firstLine="0"/>
              <w:jc w:val="center"/>
              <w:rPr>
                <w:b/>
                <w:sz w:val="21"/>
              </w:rPr>
            </w:pPr>
            <w:r>
              <w:rPr>
                <w:b/>
                <w:sz w:val="21"/>
                <w:szCs w:val="21"/>
              </w:rPr>
              <w:t>主要尺寸</w:t>
            </w:r>
          </w:p>
        </w:tc>
        <w:tc>
          <w:tcPr>
            <w:tcW w:w="1411" w:type="dxa"/>
            <w:shd w:val="clear" w:color="auto" w:fill="E7E6E6"/>
            <w:vAlign w:val="center"/>
          </w:tcPr>
          <w:p w14:paraId="3123F931">
            <w:pPr>
              <w:snapToGrid w:val="0"/>
              <w:spacing w:before="70" w:after="70" w:line="240" w:lineRule="auto"/>
              <w:ind w:firstLine="0"/>
              <w:jc w:val="center"/>
              <w:rPr>
                <w:b/>
                <w:sz w:val="21"/>
              </w:rPr>
            </w:pPr>
            <w:r>
              <w:rPr>
                <w:b/>
                <w:sz w:val="21"/>
                <w:szCs w:val="21"/>
              </w:rPr>
              <w:t>成因分析</w:t>
            </w:r>
          </w:p>
        </w:tc>
        <w:tc>
          <w:tcPr>
            <w:tcW w:w="1393" w:type="dxa"/>
            <w:shd w:val="clear" w:color="auto" w:fill="E7E6E6"/>
            <w:vAlign w:val="center"/>
          </w:tcPr>
          <w:p w14:paraId="4C1BA0DF">
            <w:pPr>
              <w:snapToGrid w:val="0"/>
              <w:spacing w:before="70" w:after="70" w:line="240" w:lineRule="auto"/>
              <w:ind w:firstLine="0"/>
              <w:jc w:val="center"/>
              <w:rPr>
                <w:b/>
                <w:sz w:val="21"/>
              </w:rPr>
            </w:pPr>
            <w:r>
              <w:rPr>
                <w:b/>
                <w:sz w:val="21"/>
                <w:szCs w:val="21"/>
              </w:rPr>
              <w:t>处理建议</w:t>
            </w:r>
          </w:p>
        </w:tc>
        <w:tc>
          <w:tcPr>
            <w:tcW w:w="1319" w:type="dxa"/>
            <w:shd w:val="clear" w:color="auto" w:fill="E7E6E6"/>
            <w:vAlign w:val="center"/>
          </w:tcPr>
          <w:p w14:paraId="5AF75D35">
            <w:pPr>
              <w:snapToGrid w:val="0"/>
              <w:spacing w:before="70" w:after="70" w:line="240" w:lineRule="auto"/>
              <w:ind w:firstLine="0"/>
              <w:jc w:val="center"/>
              <w:rPr>
                <w:b/>
                <w:sz w:val="21"/>
              </w:rPr>
            </w:pPr>
            <w:r>
              <w:rPr>
                <w:b/>
                <w:sz w:val="21"/>
                <w:szCs w:val="21"/>
              </w:rPr>
              <w:t>复测结论</w:t>
            </w:r>
          </w:p>
        </w:tc>
      </w:tr>
      <w:tr w14:paraId="46A74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81F7D30">
            <w:pPr>
              <w:snapToGrid w:val="0"/>
              <w:spacing w:before="70" w:after="70" w:line="240" w:lineRule="auto"/>
              <w:ind w:firstLine="0"/>
              <w:jc w:val="center"/>
              <w:rPr>
                <w:sz w:val="21"/>
              </w:rPr>
            </w:pPr>
            <w:r>
              <w:rPr>
                <w:sz w:val="21"/>
                <w:szCs w:val="21"/>
              </w:rPr>
              <w:t>AL-09</w:t>
            </w:r>
          </w:p>
        </w:tc>
        <w:tc>
          <w:tcPr>
            <w:tcW w:w="1596" w:type="dxa"/>
            <w:vAlign w:val="center"/>
          </w:tcPr>
          <w:p w14:paraId="6B128F2C">
            <w:pPr>
              <w:snapToGrid w:val="0"/>
              <w:spacing w:before="70" w:after="70" w:line="240" w:lineRule="auto"/>
              <w:ind w:firstLine="0"/>
              <w:jc w:val="left"/>
              <w:rPr>
                <w:sz w:val="21"/>
              </w:rPr>
            </w:pPr>
            <w:r>
              <w:rPr>
                <w:sz w:val="21"/>
                <w:szCs w:val="21"/>
              </w:rPr>
              <w:t>闸室底板</w:t>
            </w:r>
          </w:p>
        </w:tc>
        <w:tc>
          <w:tcPr>
            <w:tcW w:w="805" w:type="dxa"/>
            <w:vAlign w:val="center"/>
          </w:tcPr>
          <w:p w14:paraId="420B8B30">
            <w:pPr>
              <w:snapToGrid w:val="0"/>
              <w:spacing w:before="70" w:after="70" w:line="240" w:lineRule="auto"/>
              <w:ind w:firstLine="0"/>
              <w:jc w:val="left"/>
              <w:rPr>
                <w:sz w:val="21"/>
              </w:rPr>
            </w:pPr>
            <w:r>
              <w:rPr>
                <w:sz w:val="21"/>
                <w:szCs w:val="21"/>
              </w:rPr>
              <w:t>年际冲磨发展</w:t>
            </w:r>
          </w:p>
        </w:tc>
        <w:tc>
          <w:tcPr>
            <w:tcW w:w="1114" w:type="dxa"/>
            <w:vAlign w:val="center"/>
          </w:tcPr>
          <w:p w14:paraId="4FE7822F">
            <w:pPr>
              <w:snapToGrid w:val="0"/>
              <w:spacing w:before="70" w:after="70" w:line="240" w:lineRule="auto"/>
              <w:ind w:firstLine="0"/>
              <w:jc w:val="left"/>
              <w:rPr>
                <w:sz w:val="21"/>
              </w:rPr>
            </w:pPr>
            <w:r>
              <w:rPr>
                <w:sz w:val="21"/>
                <w:szCs w:val="21"/>
              </w:rPr>
              <w:t>跨年度点云对比</w:t>
            </w:r>
          </w:p>
        </w:tc>
        <w:tc>
          <w:tcPr>
            <w:tcW w:w="1622" w:type="dxa"/>
            <w:vAlign w:val="center"/>
          </w:tcPr>
          <w:p w14:paraId="7F7A256E">
            <w:pPr>
              <w:snapToGrid w:val="0"/>
              <w:spacing w:before="70" w:after="70" w:line="240" w:lineRule="auto"/>
              <w:ind w:firstLine="0"/>
              <w:jc w:val="left"/>
              <w:rPr>
                <w:sz w:val="21"/>
              </w:rPr>
            </w:pPr>
            <w:r>
              <w:rPr>
                <w:sz w:val="21"/>
                <w:szCs w:val="21"/>
              </w:rPr>
              <w:t>新增冲磨区 0.35 m²，最大加深 2.1 mm</w:t>
            </w:r>
          </w:p>
        </w:tc>
        <w:tc>
          <w:tcPr>
            <w:tcW w:w="1411" w:type="dxa"/>
            <w:vAlign w:val="center"/>
          </w:tcPr>
          <w:p w14:paraId="0BFADD6F">
            <w:pPr>
              <w:snapToGrid w:val="0"/>
              <w:spacing w:before="70" w:after="70" w:line="240" w:lineRule="auto"/>
              <w:ind w:firstLine="0"/>
              <w:jc w:val="left"/>
              <w:rPr>
                <w:sz w:val="21"/>
              </w:rPr>
            </w:pPr>
            <w:r>
              <w:rPr>
                <w:sz w:val="21"/>
                <w:szCs w:val="21"/>
              </w:rPr>
              <w:t>汛期过流含沙量偏高</w:t>
            </w:r>
          </w:p>
        </w:tc>
        <w:tc>
          <w:tcPr>
            <w:tcW w:w="1393" w:type="dxa"/>
            <w:vAlign w:val="center"/>
          </w:tcPr>
          <w:p w14:paraId="320D912A">
            <w:pPr>
              <w:snapToGrid w:val="0"/>
              <w:spacing w:before="70" w:after="70" w:line="240" w:lineRule="auto"/>
              <w:ind w:firstLine="0"/>
              <w:jc w:val="left"/>
              <w:rPr>
                <w:sz w:val="21"/>
              </w:rPr>
            </w:pPr>
            <w:r>
              <w:rPr>
                <w:sz w:val="21"/>
                <w:szCs w:val="21"/>
              </w:rPr>
              <w:t>纳入重点监测，汛后复测</w:t>
            </w:r>
          </w:p>
        </w:tc>
        <w:tc>
          <w:tcPr>
            <w:tcW w:w="1319" w:type="dxa"/>
            <w:vAlign w:val="center"/>
          </w:tcPr>
          <w:p w14:paraId="4D86C7AE">
            <w:pPr>
              <w:snapToGrid w:val="0"/>
              <w:spacing w:before="70" w:after="70" w:line="240" w:lineRule="auto"/>
              <w:ind w:firstLine="0"/>
              <w:jc w:val="center"/>
              <w:rPr>
                <w:sz w:val="21"/>
              </w:rPr>
            </w:pPr>
            <w:r>
              <w:rPr>
                <w:sz w:val="21"/>
                <w:szCs w:val="21"/>
              </w:rPr>
              <w:t>发展速率 0.7 mm/年</w:t>
            </w:r>
          </w:p>
        </w:tc>
      </w:tr>
      <w:tr w14:paraId="7DEC7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1B3778B4">
            <w:pPr>
              <w:snapToGrid w:val="0"/>
              <w:spacing w:before="70" w:after="70" w:line="240" w:lineRule="auto"/>
              <w:ind w:firstLine="0"/>
              <w:jc w:val="center"/>
              <w:rPr>
                <w:sz w:val="21"/>
              </w:rPr>
            </w:pPr>
            <w:r>
              <w:rPr>
                <w:sz w:val="21"/>
                <w:szCs w:val="21"/>
              </w:rPr>
              <w:t>AL-10</w:t>
            </w:r>
          </w:p>
        </w:tc>
        <w:tc>
          <w:tcPr>
            <w:tcW w:w="1596" w:type="dxa"/>
            <w:vAlign w:val="center"/>
          </w:tcPr>
          <w:p w14:paraId="3A1E51E8">
            <w:pPr>
              <w:snapToGrid w:val="0"/>
              <w:spacing w:before="70" w:after="70" w:line="240" w:lineRule="auto"/>
              <w:ind w:firstLine="0"/>
              <w:jc w:val="left"/>
              <w:rPr>
                <w:sz w:val="21"/>
              </w:rPr>
            </w:pPr>
            <w:r>
              <w:rPr>
                <w:sz w:val="21"/>
                <w:szCs w:val="21"/>
              </w:rPr>
              <w:t>深孔底部</w:t>
            </w:r>
          </w:p>
        </w:tc>
        <w:tc>
          <w:tcPr>
            <w:tcW w:w="805" w:type="dxa"/>
            <w:vAlign w:val="center"/>
          </w:tcPr>
          <w:p w14:paraId="3838F3D2">
            <w:pPr>
              <w:snapToGrid w:val="0"/>
              <w:spacing w:before="70" w:after="70" w:line="240" w:lineRule="auto"/>
              <w:ind w:firstLine="0"/>
              <w:jc w:val="left"/>
              <w:rPr>
                <w:sz w:val="21"/>
              </w:rPr>
            </w:pPr>
            <w:r>
              <w:rPr>
                <w:sz w:val="21"/>
                <w:szCs w:val="21"/>
              </w:rPr>
              <w:t>局部蚀坑群</w:t>
            </w:r>
          </w:p>
        </w:tc>
        <w:tc>
          <w:tcPr>
            <w:tcW w:w="1114" w:type="dxa"/>
            <w:vAlign w:val="center"/>
          </w:tcPr>
          <w:p w14:paraId="7BEE7E27">
            <w:pPr>
              <w:snapToGrid w:val="0"/>
              <w:spacing w:before="70" w:after="70" w:line="240" w:lineRule="auto"/>
              <w:ind w:firstLine="0"/>
              <w:jc w:val="left"/>
              <w:rPr>
                <w:sz w:val="21"/>
              </w:rPr>
            </w:pPr>
            <w:r>
              <w:rPr>
                <w:sz w:val="21"/>
                <w:szCs w:val="21"/>
              </w:rPr>
              <w:t>几何通道 + 聚类分析</w:t>
            </w:r>
          </w:p>
        </w:tc>
        <w:tc>
          <w:tcPr>
            <w:tcW w:w="1622" w:type="dxa"/>
            <w:vAlign w:val="center"/>
          </w:tcPr>
          <w:p w14:paraId="076A8739">
            <w:pPr>
              <w:snapToGrid w:val="0"/>
              <w:spacing w:before="70" w:after="70" w:line="240" w:lineRule="auto"/>
              <w:ind w:firstLine="0"/>
              <w:jc w:val="left"/>
              <w:rPr>
                <w:sz w:val="21"/>
              </w:rPr>
            </w:pPr>
            <w:r>
              <w:rPr>
                <w:sz w:val="21"/>
                <w:szCs w:val="21"/>
              </w:rPr>
              <w:t>12 处，深度 3～9 mm</w:t>
            </w:r>
          </w:p>
        </w:tc>
        <w:tc>
          <w:tcPr>
            <w:tcW w:w="1411" w:type="dxa"/>
            <w:vAlign w:val="center"/>
          </w:tcPr>
          <w:p w14:paraId="1CD23C4C">
            <w:pPr>
              <w:snapToGrid w:val="0"/>
              <w:spacing w:before="70" w:after="70" w:line="240" w:lineRule="auto"/>
              <w:ind w:firstLine="0"/>
              <w:jc w:val="left"/>
              <w:rPr>
                <w:sz w:val="21"/>
              </w:rPr>
            </w:pPr>
            <w:r>
              <w:rPr>
                <w:sz w:val="21"/>
                <w:szCs w:val="21"/>
              </w:rPr>
              <w:t>施工期表面不平整引发局部涡流</w:t>
            </w:r>
          </w:p>
        </w:tc>
        <w:tc>
          <w:tcPr>
            <w:tcW w:w="1393" w:type="dxa"/>
            <w:vAlign w:val="center"/>
          </w:tcPr>
          <w:p w14:paraId="485FF7FD">
            <w:pPr>
              <w:snapToGrid w:val="0"/>
              <w:spacing w:before="70" w:after="70" w:line="240" w:lineRule="auto"/>
              <w:ind w:firstLine="0"/>
              <w:jc w:val="left"/>
              <w:rPr>
                <w:sz w:val="21"/>
              </w:rPr>
            </w:pPr>
            <w:r>
              <w:rPr>
                <w:sz w:val="21"/>
                <w:szCs w:val="21"/>
              </w:rPr>
              <w:t>整片打磨顺接</w:t>
            </w:r>
          </w:p>
        </w:tc>
        <w:tc>
          <w:tcPr>
            <w:tcW w:w="1319" w:type="dxa"/>
            <w:vAlign w:val="center"/>
          </w:tcPr>
          <w:p w14:paraId="24B99096">
            <w:pPr>
              <w:snapToGrid w:val="0"/>
              <w:spacing w:before="70" w:after="70" w:line="240" w:lineRule="auto"/>
              <w:ind w:firstLine="0"/>
              <w:jc w:val="center"/>
              <w:rPr>
                <w:sz w:val="21"/>
              </w:rPr>
            </w:pPr>
            <w:r>
              <w:rPr>
                <w:sz w:val="21"/>
                <w:szCs w:val="21"/>
              </w:rPr>
              <w:t>处理后无新增蚀坑</w:t>
            </w:r>
          </w:p>
        </w:tc>
      </w:tr>
      <w:tr w14:paraId="2CCBF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4C34399">
            <w:pPr>
              <w:snapToGrid w:val="0"/>
              <w:spacing w:before="70" w:after="70" w:line="240" w:lineRule="auto"/>
              <w:ind w:firstLine="0"/>
              <w:jc w:val="center"/>
              <w:rPr>
                <w:sz w:val="21"/>
              </w:rPr>
            </w:pPr>
            <w:r>
              <w:rPr>
                <w:sz w:val="21"/>
                <w:szCs w:val="21"/>
              </w:rPr>
              <w:t>AL-11</w:t>
            </w:r>
          </w:p>
        </w:tc>
        <w:tc>
          <w:tcPr>
            <w:tcW w:w="1596" w:type="dxa"/>
            <w:vAlign w:val="center"/>
          </w:tcPr>
          <w:p w14:paraId="020545B0">
            <w:pPr>
              <w:snapToGrid w:val="0"/>
              <w:spacing w:before="70" w:after="70" w:line="240" w:lineRule="auto"/>
              <w:ind w:firstLine="0"/>
              <w:jc w:val="left"/>
              <w:rPr>
                <w:sz w:val="21"/>
              </w:rPr>
            </w:pPr>
            <w:r>
              <w:rPr>
                <w:sz w:val="21"/>
                <w:szCs w:val="21"/>
              </w:rPr>
              <w:t>表孔陡坡段</w:t>
            </w:r>
          </w:p>
        </w:tc>
        <w:tc>
          <w:tcPr>
            <w:tcW w:w="805" w:type="dxa"/>
            <w:vAlign w:val="center"/>
          </w:tcPr>
          <w:p w14:paraId="1F4F2337">
            <w:pPr>
              <w:snapToGrid w:val="0"/>
              <w:spacing w:before="70" w:after="70" w:line="240" w:lineRule="auto"/>
              <w:ind w:firstLine="0"/>
              <w:jc w:val="left"/>
              <w:rPr>
                <w:sz w:val="21"/>
              </w:rPr>
            </w:pPr>
            <w:r>
              <w:rPr>
                <w:sz w:val="21"/>
                <w:szCs w:val="21"/>
              </w:rPr>
              <w:t>磨蚀带</w:t>
            </w:r>
          </w:p>
        </w:tc>
        <w:tc>
          <w:tcPr>
            <w:tcW w:w="1114" w:type="dxa"/>
            <w:vAlign w:val="center"/>
          </w:tcPr>
          <w:p w14:paraId="3A06CA40">
            <w:pPr>
              <w:snapToGrid w:val="0"/>
              <w:spacing w:before="70" w:after="70" w:line="240" w:lineRule="auto"/>
              <w:ind w:firstLine="0"/>
              <w:jc w:val="left"/>
              <w:rPr>
                <w:sz w:val="21"/>
              </w:rPr>
            </w:pPr>
            <w:r>
              <w:rPr>
                <w:sz w:val="21"/>
                <w:szCs w:val="21"/>
              </w:rPr>
              <w:t>几何通道 + 展开图云图</w:t>
            </w:r>
          </w:p>
        </w:tc>
        <w:tc>
          <w:tcPr>
            <w:tcW w:w="1622" w:type="dxa"/>
            <w:vAlign w:val="center"/>
          </w:tcPr>
          <w:p w14:paraId="3189DEDB">
            <w:pPr>
              <w:snapToGrid w:val="0"/>
              <w:spacing w:before="70" w:after="70" w:line="240" w:lineRule="auto"/>
              <w:ind w:firstLine="0"/>
              <w:jc w:val="left"/>
              <w:rPr>
                <w:sz w:val="21"/>
              </w:rPr>
            </w:pPr>
            <w:r>
              <w:rPr>
                <w:sz w:val="21"/>
                <w:szCs w:val="21"/>
              </w:rPr>
              <w:t>带宽 0.6 m，沿流向长 8 m</w:t>
            </w:r>
          </w:p>
        </w:tc>
        <w:tc>
          <w:tcPr>
            <w:tcW w:w="1411" w:type="dxa"/>
            <w:vAlign w:val="center"/>
          </w:tcPr>
          <w:p w14:paraId="113736BA">
            <w:pPr>
              <w:snapToGrid w:val="0"/>
              <w:spacing w:before="70" w:after="70" w:line="240" w:lineRule="auto"/>
              <w:ind w:firstLine="0"/>
              <w:jc w:val="left"/>
              <w:rPr>
                <w:sz w:val="21"/>
              </w:rPr>
            </w:pPr>
            <w:r>
              <w:rPr>
                <w:sz w:val="21"/>
                <w:szCs w:val="21"/>
              </w:rPr>
              <w:t>高速水流长期磨蚀</w:t>
            </w:r>
          </w:p>
        </w:tc>
        <w:tc>
          <w:tcPr>
            <w:tcW w:w="1393" w:type="dxa"/>
            <w:vAlign w:val="center"/>
          </w:tcPr>
          <w:p w14:paraId="0E3B35C5">
            <w:pPr>
              <w:snapToGrid w:val="0"/>
              <w:spacing w:before="70" w:after="70" w:line="240" w:lineRule="auto"/>
              <w:ind w:firstLine="0"/>
              <w:jc w:val="left"/>
              <w:rPr>
                <w:sz w:val="21"/>
              </w:rPr>
            </w:pPr>
            <w:r>
              <w:rPr>
                <w:sz w:val="21"/>
                <w:szCs w:val="21"/>
              </w:rPr>
              <w:t>抗冲磨材料局部修补</w:t>
            </w:r>
          </w:p>
        </w:tc>
        <w:tc>
          <w:tcPr>
            <w:tcW w:w="1319" w:type="dxa"/>
            <w:vAlign w:val="center"/>
          </w:tcPr>
          <w:p w14:paraId="108A82E3">
            <w:pPr>
              <w:snapToGrid w:val="0"/>
              <w:spacing w:before="70" w:after="70" w:line="240" w:lineRule="auto"/>
              <w:ind w:firstLine="0"/>
              <w:jc w:val="center"/>
              <w:rPr>
                <w:sz w:val="21"/>
              </w:rPr>
            </w:pPr>
            <w:r>
              <w:rPr>
                <w:sz w:val="21"/>
                <w:szCs w:val="21"/>
              </w:rPr>
              <w:t>一个汛期后复测合格</w:t>
            </w:r>
          </w:p>
        </w:tc>
      </w:tr>
      <w:tr w14:paraId="44E11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8524D9C">
            <w:pPr>
              <w:snapToGrid w:val="0"/>
              <w:spacing w:before="70" w:after="70" w:line="240" w:lineRule="auto"/>
              <w:ind w:firstLine="0"/>
              <w:jc w:val="center"/>
              <w:rPr>
                <w:sz w:val="21"/>
              </w:rPr>
            </w:pPr>
            <w:r>
              <w:rPr>
                <w:sz w:val="21"/>
                <w:szCs w:val="21"/>
              </w:rPr>
              <w:t>AL-12</w:t>
            </w:r>
          </w:p>
        </w:tc>
        <w:tc>
          <w:tcPr>
            <w:tcW w:w="1596" w:type="dxa"/>
            <w:vAlign w:val="center"/>
          </w:tcPr>
          <w:p w14:paraId="78782DBD">
            <w:pPr>
              <w:snapToGrid w:val="0"/>
              <w:spacing w:before="70" w:after="70" w:line="240" w:lineRule="auto"/>
              <w:ind w:firstLine="0"/>
              <w:jc w:val="left"/>
              <w:rPr>
                <w:sz w:val="21"/>
              </w:rPr>
            </w:pPr>
            <w:r>
              <w:rPr>
                <w:sz w:val="21"/>
                <w:szCs w:val="21"/>
              </w:rPr>
              <w:t>闸室边墙接缝</w:t>
            </w:r>
          </w:p>
        </w:tc>
        <w:tc>
          <w:tcPr>
            <w:tcW w:w="805" w:type="dxa"/>
            <w:vAlign w:val="center"/>
          </w:tcPr>
          <w:p w14:paraId="357FA439">
            <w:pPr>
              <w:snapToGrid w:val="0"/>
              <w:spacing w:before="70" w:after="70" w:line="240" w:lineRule="auto"/>
              <w:ind w:firstLine="0"/>
              <w:jc w:val="left"/>
              <w:rPr>
                <w:sz w:val="21"/>
              </w:rPr>
            </w:pPr>
            <w:r>
              <w:rPr>
                <w:sz w:val="21"/>
                <w:szCs w:val="21"/>
              </w:rPr>
              <w:t>渗水痕迹</w:t>
            </w:r>
          </w:p>
        </w:tc>
        <w:tc>
          <w:tcPr>
            <w:tcW w:w="1114" w:type="dxa"/>
            <w:vAlign w:val="center"/>
          </w:tcPr>
          <w:p w14:paraId="7CCBDC38">
            <w:pPr>
              <w:snapToGrid w:val="0"/>
              <w:spacing w:before="70" w:after="70" w:line="240" w:lineRule="auto"/>
              <w:ind w:firstLine="0"/>
              <w:jc w:val="left"/>
              <w:rPr>
                <w:sz w:val="21"/>
              </w:rPr>
            </w:pPr>
            <w:r>
              <w:rPr>
                <w:sz w:val="21"/>
                <w:szCs w:val="21"/>
              </w:rPr>
              <w:t>语义通道识别</w:t>
            </w:r>
          </w:p>
        </w:tc>
        <w:tc>
          <w:tcPr>
            <w:tcW w:w="1622" w:type="dxa"/>
            <w:vAlign w:val="center"/>
          </w:tcPr>
          <w:p w14:paraId="33CC556B">
            <w:pPr>
              <w:snapToGrid w:val="0"/>
              <w:spacing w:before="70" w:after="70" w:line="240" w:lineRule="auto"/>
              <w:ind w:firstLine="0"/>
              <w:jc w:val="left"/>
              <w:rPr>
                <w:sz w:val="21"/>
              </w:rPr>
            </w:pPr>
            <w:r>
              <w:rPr>
                <w:sz w:val="21"/>
                <w:szCs w:val="21"/>
              </w:rPr>
              <w:t>长度 1.5 m，宽度 0.2 m</w:t>
            </w:r>
          </w:p>
        </w:tc>
        <w:tc>
          <w:tcPr>
            <w:tcW w:w="1411" w:type="dxa"/>
            <w:vAlign w:val="center"/>
          </w:tcPr>
          <w:p w14:paraId="40F5B420">
            <w:pPr>
              <w:snapToGrid w:val="0"/>
              <w:spacing w:before="70" w:after="70" w:line="240" w:lineRule="auto"/>
              <w:ind w:firstLine="0"/>
              <w:jc w:val="left"/>
              <w:rPr>
                <w:sz w:val="21"/>
              </w:rPr>
            </w:pPr>
            <w:r>
              <w:rPr>
                <w:sz w:val="21"/>
                <w:szCs w:val="21"/>
              </w:rPr>
              <w:t>止水老化</w:t>
            </w:r>
          </w:p>
        </w:tc>
        <w:tc>
          <w:tcPr>
            <w:tcW w:w="1393" w:type="dxa"/>
            <w:vAlign w:val="center"/>
          </w:tcPr>
          <w:p w14:paraId="2D0C09B1">
            <w:pPr>
              <w:snapToGrid w:val="0"/>
              <w:spacing w:before="70" w:after="70" w:line="240" w:lineRule="auto"/>
              <w:ind w:firstLine="0"/>
              <w:jc w:val="left"/>
              <w:rPr>
                <w:sz w:val="21"/>
              </w:rPr>
            </w:pPr>
            <w:r>
              <w:rPr>
                <w:sz w:val="21"/>
                <w:szCs w:val="21"/>
              </w:rPr>
              <w:t>建议检查止水，观察渗漏量</w:t>
            </w:r>
          </w:p>
        </w:tc>
        <w:tc>
          <w:tcPr>
            <w:tcW w:w="1319" w:type="dxa"/>
            <w:vAlign w:val="center"/>
          </w:tcPr>
          <w:p w14:paraId="41DC8B84">
            <w:pPr>
              <w:snapToGrid w:val="0"/>
              <w:spacing w:before="70" w:after="70" w:line="240" w:lineRule="auto"/>
              <w:ind w:firstLine="0"/>
              <w:jc w:val="center"/>
              <w:rPr>
                <w:sz w:val="21"/>
              </w:rPr>
            </w:pPr>
            <w:r>
              <w:rPr>
                <w:sz w:val="21"/>
                <w:szCs w:val="21"/>
              </w:rPr>
              <w:t>渗漏量稳定，暂不需处理</w:t>
            </w:r>
          </w:p>
        </w:tc>
      </w:tr>
    </w:tbl>
    <w:p w14:paraId="09C85389">
      <w:pPr>
        <w:spacing w:line="240" w:lineRule="auto"/>
      </w:pPr>
    </w:p>
    <w:p w14:paraId="65396FF5">
      <w:pPr>
        <w:rPr>
          <w:rFonts w:hint="eastAsia"/>
          <w:b/>
          <w:bCs/>
          <w:lang w:eastAsia="zh"/>
          <w:woUserID w:val="1"/>
        </w:rPr>
      </w:pPr>
      <w:r>
        <w:rPr>
          <w:rFonts w:hint="eastAsia"/>
          <w:b/>
          <w:bCs/>
          <w:lang w:eastAsia="zh"/>
          <w:woUserID w:val="1"/>
        </w:rPr>
        <w:t>（4）案例使用说明</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42"/>
        <w:gridCol w:w="3857"/>
        <w:gridCol w:w="3201"/>
      </w:tblGrid>
      <w:tr w14:paraId="670ED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42" w:type="dxa"/>
            <w:shd w:val="clear" w:color="auto" w:fill="E7E6E6"/>
            <w:vAlign w:val="center"/>
          </w:tcPr>
          <w:p w14:paraId="6788E4E4">
            <w:pPr>
              <w:snapToGrid w:val="0"/>
              <w:spacing w:before="70" w:after="70" w:line="240" w:lineRule="auto"/>
              <w:ind w:firstLine="0"/>
              <w:jc w:val="center"/>
              <w:rPr>
                <w:b/>
                <w:sz w:val="21"/>
              </w:rPr>
            </w:pPr>
            <w:r>
              <w:rPr>
                <w:b/>
                <w:sz w:val="21"/>
                <w:szCs w:val="21"/>
              </w:rPr>
              <w:t>用途</w:t>
            </w:r>
          </w:p>
        </w:tc>
        <w:tc>
          <w:tcPr>
            <w:tcW w:w="3857" w:type="dxa"/>
            <w:shd w:val="clear" w:color="auto" w:fill="E7E6E6"/>
            <w:vAlign w:val="center"/>
          </w:tcPr>
          <w:p w14:paraId="09C1E555">
            <w:pPr>
              <w:snapToGrid w:val="0"/>
              <w:spacing w:before="70" w:after="70" w:line="240" w:lineRule="auto"/>
              <w:ind w:firstLine="0"/>
              <w:jc w:val="center"/>
              <w:rPr>
                <w:b/>
                <w:sz w:val="21"/>
              </w:rPr>
            </w:pPr>
            <w:r>
              <w:rPr>
                <w:b/>
                <w:sz w:val="21"/>
                <w:szCs w:val="21"/>
              </w:rPr>
              <w:t>使用方式</w:t>
            </w:r>
          </w:p>
        </w:tc>
        <w:tc>
          <w:tcPr>
            <w:tcW w:w="3201" w:type="dxa"/>
            <w:shd w:val="clear" w:color="auto" w:fill="E7E6E6"/>
            <w:vAlign w:val="center"/>
          </w:tcPr>
          <w:p w14:paraId="6E87B3EF">
            <w:pPr>
              <w:snapToGrid w:val="0"/>
              <w:spacing w:before="70" w:after="70" w:line="240" w:lineRule="auto"/>
              <w:ind w:firstLine="0"/>
              <w:jc w:val="center"/>
              <w:rPr>
                <w:b/>
                <w:sz w:val="21"/>
              </w:rPr>
            </w:pPr>
            <w:r>
              <w:rPr>
                <w:b/>
                <w:sz w:val="21"/>
                <w:szCs w:val="21"/>
              </w:rPr>
              <w:t>注意事项</w:t>
            </w:r>
          </w:p>
        </w:tc>
      </w:tr>
      <w:tr w14:paraId="3BEE9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42" w:type="dxa"/>
            <w:vAlign w:val="center"/>
          </w:tcPr>
          <w:p w14:paraId="3E8E015C">
            <w:pPr>
              <w:snapToGrid w:val="0"/>
              <w:spacing w:before="70" w:after="70" w:line="240" w:lineRule="auto"/>
              <w:ind w:firstLine="0"/>
              <w:jc w:val="left"/>
              <w:rPr>
                <w:sz w:val="21"/>
              </w:rPr>
            </w:pPr>
            <w:r>
              <w:rPr>
                <w:sz w:val="21"/>
                <w:szCs w:val="21"/>
              </w:rPr>
              <w:t>判读培训</w:t>
            </w:r>
          </w:p>
        </w:tc>
        <w:tc>
          <w:tcPr>
            <w:tcW w:w="3857" w:type="dxa"/>
            <w:vAlign w:val="center"/>
          </w:tcPr>
          <w:p w14:paraId="68D6EC67">
            <w:pPr>
              <w:snapToGrid w:val="0"/>
              <w:spacing w:before="70" w:after="70" w:line="240" w:lineRule="auto"/>
              <w:ind w:firstLine="0"/>
              <w:jc w:val="left"/>
              <w:rPr>
                <w:sz w:val="21"/>
              </w:rPr>
            </w:pPr>
            <w:r>
              <w:rPr>
                <w:sz w:val="21"/>
                <w:szCs w:val="21"/>
              </w:rPr>
              <w:t>作为标定集，训练判读人员一致性</w:t>
            </w:r>
          </w:p>
        </w:tc>
        <w:tc>
          <w:tcPr>
            <w:tcW w:w="3201" w:type="dxa"/>
            <w:vAlign w:val="center"/>
          </w:tcPr>
          <w:p w14:paraId="18381E49">
            <w:pPr>
              <w:snapToGrid w:val="0"/>
              <w:spacing w:before="70" w:after="70" w:line="240" w:lineRule="auto"/>
              <w:ind w:firstLine="0"/>
              <w:jc w:val="center"/>
              <w:rPr>
                <w:sz w:val="21"/>
              </w:rPr>
            </w:pPr>
            <w:r>
              <w:rPr>
                <w:sz w:val="21"/>
                <w:szCs w:val="21"/>
              </w:rPr>
              <w:t>需使用本工程实际数据补充</w:t>
            </w:r>
          </w:p>
        </w:tc>
      </w:tr>
      <w:tr w14:paraId="375C9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42" w:type="dxa"/>
            <w:vAlign w:val="center"/>
          </w:tcPr>
          <w:p w14:paraId="4BCE8F2D">
            <w:pPr>
              <w:snapToGrid w:val="0"/>
              <w:spacing w:before="70" w:after="70" w:line="240" w:lineRule="auto"/>
              <w:ind w:firstLine="0"/>
              <w:jc w:val="left"/>
              <w:rPr>
                <w:sz w:val="21"/>
              </w:rPr>
            </w:pPr>
            <w:r>
              <w:rPr>
                <w:sz w:val="21"/>
                <w:szCs w:val="21"/>
              </w:rPr>
              <w:t>规则库标定</w:t>
            </w:r>
          </w:p>
        </w:tc>
        <w:tc>
          <w:tcPr>
            <w:tcW w:w="3857" w:type="dxa"/>
            <w:vAlign w:val="center"/>
          </w:tcPr>
          <w:p w14:paraId="4E57899D">
            <w:pPr>
              <w:snapToGrid w:val="0"/>
              <w:spacing w:before="70" w:after="70" w:line="240" w:lineRule="auto"/>
              <w:ind w:firstLine="0"/>
              <w:jc w:val="left"/>
              <w:rPr>
                <w:sz w:val="21"/>
              </w:rPr>
            </w:pPr>
            <w:r>
              <w:rPr>
                <w:sz w:val="21"/>
                <w:szCs w:val="21"/>
              </w:rPr>
              <w:t>用于阈值与分级边界的试算</w:t>
            </w:r>
          </w:p>
        </w:tc>
        <w:tc>
          <w:tcPr>
            <w:tcW w:w="3201" w:type="dxa"/>
            <w:vAlign w:val="center"/>
          </w:tcPr>
          <w:p w14:paraId="0F4724D4">
            <w:pPr>
              <w:snapToGrid w:val="0"/>
              <w:spacing w:before="70" w:after="70" w:line="240" w:lineRule="auto"/>
              <w:ind w:firstLine="0"/>
              <w:jc w:val="center"/>
              <w:rPr>
                <w:sz w:val="21"/>
              </w:rPr>
            </w:pPr>
            <w:r>
              <w:rPr>
                <w:sz w:val="21"/>
                <w:szCs w:val="21"/>
              </w:rPr>
              <w:t>规则更新后需重新标定</w:t>
            </w:r>
          </w:p>
        </w:tc>
      </w:tr>
      <w:tr w14:paraId="6AB89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42" w:type="dxa"/>
            <w:vAlign w:val="center"/>
          </w:tcPr>
          <w:p w14:paraId="75EDDF47">
            <w:pPr>
              <w:snapToGrid w:val="0"/>
              <w:spacing w:before="70" w:after="70" w:line="240" w:lineRule="auto"/>
              <w:ind w:firstLine="0"/>
              <w:jc w:val="left"/>
              <w:rPr>
                <w:sz w:val="21"/>
              </w:rPr>
            </w:pPr>
            <w:r>
              <w:rPr>
                <w:sz w:val="21"/>
                <w:szCs w:val="21"/>
              </w:rPr>
              <w:t>成果复核</w:t>
            </w:r>
          </w:p>
        </w:tc>
        <w:tc>
          <w:tcPr>
            <w:tcW w:w="3857" w:type="dxa"/>
            <w:vAlign w:val="center"/>
          </w:tcPr>
          <w:p w14:paraId="419B9623">
            <w:pPr>
              <w:snapToGrid w:val="0"/>
              <w:spacing w:before="70" w:after="70" w:line="240" w:lineRule="auto"/>
              <w:ind w:firstLine="0"/>
              <w:jc w:val="left"/>
              <w:rPr>
                <w:sz w:val="21"/>
              </w:rPr>
            </w:pPr>
            <w:r>
              <w:rPr>
                <w:sz w:val="21"/>
                <w:szCs w:val="21"/>
              </w:rPr>
              <w:t>作为复核抽样比对基准</w:t>
            </w:r>
          </w:p>
        </w:tc>
        <w:tc>
          <w:tcPr>
            <w:tcW w:w="3201" w:type="dxa"/>
            <w:vAlign w:val="center"/>
          </w:tcPr>
          <w:p w14:paraId="08DB938F">
            <w:pPr>
              <w:snapToGrid w:val="0"/>
              <w:spacing w:before="70" w:after="70" w:line="240" w:lineRule="auto"/>
              <w:ind w:firstLine="0"/>
              <w:jc w:val="center"/>
              <w:rPr>
                <w:sz w:val="21"/>
              </w:rPr>
            </w:pPr>
            <w:r>
              <w:rPr>
                <w:sz w:val="21"/>
                <w:szCs w:val="21"/>
              </w:rPr>
              <w:t>案例不代表全部缺陷类型</w:t>
            </w:r>
          </w:p>
        </w:tc>
      </w:tr>
      <w:tr w14:paraId="65C02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42" w:type="dxa"/>
            <w:vAlign w:val="center"/>
          </w:tcPr>
          <w:p w14:paraId="47560CBD">
            <w:pPr>
              <w:snapToGrid w:val="0"/>
              <w:spacing w:before="70" w:after="70" w:line="240" w:lineRule="auto"/>
              <w:ind w:firstLine="0"/>
              <w:jc w:val="left"/>
              <w:rPr>
                <w:sz w:val="21"/>
              </w:rPr>
            </w:pPr>
            <w:r>
              <w:rPr>
                <w:sz w:val="21"/>
                <w:szCs w:val="21"/>
              </w:rPr>
              <w:t>修补方案参考</w:t>
            </w:r>
          </w:p>
        </w:tc>
        <w:tc>
          <w:tcPr>
            <w:tcW w:w="3857" w:type="dxa"/>
            <w:vAlign w:val="center"/>
          </w:tcPr>
          <w:p w14:paraId="4B339443">
            <w:pPr>
              <w:snapToGrid w:val="0"/>
              <w:spacing w:before="70" w:after="70" w:line="240" w:lineRule="auto"/>
              <w:ind w:firstLine="0"/>
              <w:jc w:val="left"/>
              <w:rPr>
                <w:sz w:val="21"/>
              </w:rPr>
            </w:pPr>
            <w:r>
              <w:rPr>
                <w:sz w:val="21"/>
                <w:szCs w:val="21"/>
              </w:rPr>
              <w:t>作为处理建议的参考依据</w:t>
            </w:r>
          </w:p>
        </w:tc>
        <w:tc>
          <w:tcPr>
            <w:tcW w:w="3201" w:type="dxa"/>
            <w:vAlign w:val="center"/>
          </w:tcPr>
          <w:p w14:paraId="14CBB3DF">
            <w:pPr>
              <w:snapToGrid w:val="0"/>
              <w:spacing w:before="70" w:after="70" w:line="240" w:lineRule="auto"/>
              <w:ind w:firstLine="0"/>
              <w:jc w:val="center"/>
              <w:rPr>
                <w:sz w:val="21"/>
              </w:rPr>
            </w:pPr>
            <w:r>
              <w:rPr>
                <w:sz w:val="21"/>
                <w:szCs w:val="21"/>
              </w:rPr>
              <w:t>最终方案由设计单位确定</w:t>
            </w:r>
          </w:p>
        </w:tc>
      </w:tr>
      <w:tr w14:paraId="48FD3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42" w:type="dxa"/>
            <w:vAlign w:val="center"/>
          </w:tcPr>
          <w:p w14:paraId="182015F0">
            <w:pPr>
              <w:snapToGrid w:val="0"/>
              <w:spacing w:before="70" w:after="70" w:line="240" w:lineRule="auto"/>
              <w:ind w:firstLine="0"/>
              <w:jc w:val="left"/>
              <w:rPr>
                <w:sz w:val="21"/>
              </w:rPr>
            </w:pPr>
            <w:r>
              <w:rPr>
                <w:sz w:val="21"/>
                <w:szCs w:val="21"/>
              </w:rPr>
              <w:t>发展规律分析</w:t>
            </w:r>
          </w:p>
        </w:tc>
        <w:tc>
          <w:tcPr>
            <w:tcW w:w="3857" w:type="dxa"/>
            <w:vAlign w:val="center"/>
          </w:tcPr>
          <w:p w14:paraId="21F65422">
            <w:pPr>
              <w:snapToGrid w:val="0"/>
              <w:spacing w:before="70" w:after="70" w:line="240" w:lineRule="auto"/>
              <w:ind w:firstLine="0"/>
              <w:jc w:val="left"/>
              <w:rPr>
                <w:sz w:val="21"/>
              </w:rPr>
            </w:pPr>
            <w:r>
              <w:rPr>
                <w:sz w:val="21"/>
                <w:szCs w:val="21"/>
              </w:rPr>
              <w:t>作为年际变化的对照样本</w:t>
            </w:r>
          </w:p>
        </w:tc>
        <w:tc>
          <w:tcPr>
            <w:tcW w:w="3201" w:type="dxa"/>
            <w:vAlign w:val="center"/>
          </w:tcPr>
          <w:p w14:paraId="02065BD2">
            <w:pPr>
              <w:snapToGrid w:val="0"/>
              <w:spacing w:before="70" w:after="70" w:line="240" w:lineRule="auto"/>
              <w:ind w:firstLine="0"/>
              <w:jc w:val="center"/>
              <w:rPr>
                <w:sz w:val="21"/>
              </w:rPr>
            </w:pPr>
            <w:r>
              <w:rPr>
                <w:sz w:val="21"/>
                <w:szCs w:val="21"/>
              </w:rPr>
              <w:t>需统一基准方可对比</w:t>
            </w:r>
          </w:p>
        </w:tc>
      </w:tr>
    </w:tbl>
    <w:p w14:paraId="34E6ECD6">
      <w:pPr>
        <w:spacing w:line="240" w:lineRule="auto"/>
      </w:pPr>
    </w:p>
    <w:p w14:paraId="1A18A230">
      <w:pPr>
        <w:pStyle w:val="6"/>
      </w:pPr>
      <w:r>
        <w:rPr>
          <w:szCs w:val="32"/>
        </w:rPr>
        <w:t>2.5.3.29 数据字典（第二批）</w:t>
      </w:r>
    </w:p>
    <w:p w14:paraId="3E12DA1D">
      <w:r>
        <w:t>本节补充缺陷成果、质检、版本与权限相关的数据字段定义，与2.15.4《数据表结构》配套使用，作为软件开发、接口联调与数据验收的依据。</w:t>
      </w:r>
    </w:p>
    <w:p w14:paraId="744659BB">
      <w:pPr>
        <w:rPr>
          <w:rFonts w:hint="eastAsia"/>
          <w:b/>
          <w:bCs/>
          <w:lang w:eastAsia="zh"/>
          <w:woUserID w:val="1"/>
        </w:rPr>
      </w:pPr>
      <w:r>
        <w:rPr>
          <w:rFonts w:hint="eastAsia"/>
          <w:b/>
          <w:bCs/>
          <w:lang w:eastAsia="zh"/>
          <w:woUserID w:val="1"/>
        </w:rPr>
        <w:t>（1）缺陷主表扩展字段</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7"/>
        <w:gridCol w:w="1695"/>
        <w:gridCol w:w="1235"/>
        <w:gridCol w:w="790"/>
        <w:gridCol w:w="765"/>
        <w:gridCol w:w="2387"/>
      </w:tblGrid>
      <w:tr w14:paraId="0BB8C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27" w:type="dxa"/>
            <w:shd w:val="clear" w:color="auto" w:fill="E7E6E6"/>
            <w:vAlign w:val="center"/>
          </w:tcPr>
          <w:p w14:paraId="49ED5AE9">
            <w:pPr>
              <w:keepNext/>
              <w:snapToGrid w:val="0"/>
              <w:spacing w:before="70" w:after="70" w:line="240" w:lineRule="auto"/>
              <w:ind w:firstLine="0"/>
              <w:jc w:val="center"/>
              <w:rPr>
                <w:b/>
                <w:sz w:val="21"/>
              </w:rPr>
            </w:pPr>
            <w:r>
              <w:rPr>
                <w:b/>
                <w:sz w:val="21"/>
                <w:szCs w:val="21"/>
              </w:rPr>
              <w:t>字段名</w:t>
            </w:r>
          </w:p>
        </w:tc>
        <w:tc>
          <w:tcPr>
            <w:tcW w:w="1695" w:type="dxa"/>
            <w:shd w:val="clear" w:color="auto" w:fill="E7E6E6"/>
            <w:vAlign w:val="center"/>
          </w:tcPr>
          <w:p w14:paraId="31C57FC7">
            <w:pPr>
              <w:keepNext/>
              <w:snapToGrid w:val="0"/>
              <w:spacing w:before="70" w:after="70" w:line="240" w:lineRule="auto"/>
              <w:ind w:firstLine="0"/>
              <w:jc w:val="center"/>
              <w:rPr>
                <w:b/>
                <w:sz w:val="21"/>
              </w:rPr>
            </w:pPr>
            <w:r>
              <w:rPr>
                <w:b/>
                <w:sz w:val="21"/>
                <w:szCs w:val="21"/>
              </w:rPr>
              <w:t>中文名</w:t>
            </w:r>
          </w:p>
        </w:tc>
        <w:tc>
          <w:tcPr>
            <w:tcW w:w="1235" w:type="dxa"/>
            <w:shd w:val="clear" w:color="auto" w:fill="E7E6E6"/>
            <w:vAlign w:val="center"/>
          </w:tcPr>
          <w:p w14:paraId="00C3B4B0">
            <w:pPr>
              <w:keepNext/>
              <w:snapToGrid w:val="0"/>
              <w:spacing w:before="70" w:after="70" w:line="240" w:lineRule="auto"/>
              <w:ind w:firstLine="0"/>
              <w:jc w:val="center"/>
              <w:rPr>
                <w:b/>
                <w:sz w:val="21"/>
              </w:rPr>
            </w:pPr>
            <w:r>
              <w:rPr>
                <w:b/>
                <w:sz w:val="21"/>
                <w:szCs w:val="21"/>
              </w:rPr>
              <w:t>类型</w:t>
            </w:r>
          </w:p>
        </w:tc>
        <w:tc>
          <w:tcPr>
            <w:tcW w:w="790" w:type="dxa"/>
            <w:shd w:val="clear" w:color="auto" w:fill="E7E6E6"/>
            <w:vAlign w:val="center"/>
          </w:tcPr>
          <w:p w14:paraId="6EF76AAC">
            <w:pPr>
              <w:keepNext/>
              <w:snapToGrid w:val="0"/>
              <w:spacing w:before="70" w:after="70" w:line="240" w:lineRule="auto"/>
              <w:ind w:firstLine="0"/>
              <w:jc w:val="center"/>
              <w:rPr>
                <w:b/>
                <w:sz w:val="21"/>
              </w:rPr>
            </w:pPr>
            <w:r>
              <w:rPr>
                <w:b/>
                <w:sz w:val="21"/>
                <w:szCs w:val="21"/>
              </w:rPr>
              <w:t>长度</w:t>
            </w:r>
          </w:p>
        </w:tc>
        <w:tc>
          <w:tcPr>
            <w:tcW w:w="765" w:type="dxa"/>
            <w:shd w:val="clear" w:color="auto" w:fill="E7E6E6"/>
            <w:vAlign w:val="center"/>
          </w:tcPr>
          <w:p w14:paraId="24C4452B">
            <w:pPr>
              <w:keepNext/>
              <w:snapToGrid w:val="0"/>
              <w:spacing w:before="70" w:after="70" w:line="240" w:lineRule="auto"/>
              <w:ind w:firstLine="0"/>
              <w:jc w:val="center"/>
              <w:rPr>
                <w:b/>
                <w:sz w:val="21"/>
              </w:rPr>
            </w:pPr>
            <w:r>
              <w:rPr>
                <w:b/>
                <w:sz w:val="21"/>
                <w:szCs w:val="21"/>
              </w:rPr>
              <w:t>必填</w:t>
            </w:r>
          </w:p>
        </w:tc>
        <w:tc>
          <w:tcPr>
            <w:tcW w:w="2387" w:type="dxa"/>
            <w:shd w:val="clear" w:color="auto" w:fill="E7E6E6"/>
            <w:vAlign w:val="center"/>
          </w:tcPr>
          <w:p w14:paraId="189E4B3B">
            <w:pPr>
              <w:keepNext/>
              <w:snapToGrid w:val="0"/>
              <w:spacing w:before="70" w:after="70" w:line="240" w:lineRule="auto"/>
              <w:ind w:firstLine="0"/>
              <w:jc w:val="center"/>
              <w:rPr>
                <w:b/>
                <w:sz w:val="21"/>
              </w:rPr>
            </w:pPr>
            <w:r>
              <w:rPr>
                <w:b/>
                <w:sz w:val="21"/>
                <w:szCs w:val="21"/>
              </w:rPr>
              <w:t>取值范围/说明</w:t>
            </w:r>
          </w:p>
        </w:tc>
      </w:tr>
      <w:tr w14:paraId="13360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4B3520AB">
            <w:pPr>
              <w:keepNext/>
              <w:snapToGrid w:val="0"/>
              <w:spacing w:before="70" w:after="70" w:line="240" w:lineRule="auto"/>
              <w:ind w:firstLine="0"/>
              <w:jc w:val="left"/>
              <w:rPr>
                <w:sz w:val="21"/>
              </w:rPr>
            </w:pPr>
            <w:r>
              <w:rPr>
                <w:sz w:val="21"/>
                <w:szCs w:val="21"/>
              </w:rPr>
              <w:t>defect_id</w:t>
            </w:r>
          </w:p>
        </w:tc>
        <w:tc>
          <w:tcPr>
            <w:tcW w:w="1695" w:type="dxa"/>
            <w:vAlign w:val="center"/>
          </w:tcPr>
          <w:p w14:paraId="50332B45">
            <w:pPr>
              <w:keepNext/>
              <w:snapToGrid w:val="0"/>
              <w:spacing w:before="70" w:after="70" w:line="240" w:lineRule="auto"/>
              <w:ind w:firstLine="0"/>
              <w:jc w:val="left"/>
              <w:rPr>
                <w:sz w:val="21"/>
              </w:rPr>
            </w:pPr>
            <w:r>
              <w:rPr>
                <w:sz w:val="21"/>
                <w:szCs w:val="21"/>
              </w:rPr>
              <w:t>缺陷编号</w:t>
            </w:r>
          </w:p>
        </w:tc>
        <w:tc>
          <w:tcPr>
            <w:tcW w:w="1235" w:type="dxa"/>
            <w:vAlign w:val="center"/>
          </w:tcPr>
          <w:p w14:paraId="560FC62A">
            <w:pPr>
              <w:keepNext/>
              <w:snapToGrid w:val="0"/>
              <w:spacing w:before="70" w:after="70" w:line="240" w:lineRule="auto"/>
              <w:ind w:firstLine="0"/>
              <w:jc w:val="left"/>
              <w:rPr>
                <w:sz w:val="21"/>
              </w:rPr>
            </w:pPr>
            <w:r>
              <w:rPr>
                <w:sz w:val="21"/>
                <w:szCs w:val="21"/>
              </w:rPr>
              <w:t>字符</w:t>
            </w:r>
          </w:p>
        </w:tc>
        <w:tc>
          <w:tcPr>
            <w:tcW w:w="790" w:type="dxa"/>
            <w:vAlign w:val="center"/>
          </w:tcPr>
          <w:p w14:paraId="363219C4">
            <w:pPr>
              <w:keepNext/>
              <w:snapToGrid w:val="0"/>
              <w:spacing w:before="70" w:after="70" w:line="240" w:lineRule="auto"/>
              <w:ind w:firstLine="0"/>
              <w:jc w:val="center"/>
              <w:rPr>
                <w:sz w:val="21"/>
              </w:rPr>
            </w:pPr>
            <w:r>
              <w:rPr>
                <w:sz w:val="21"/>
                <w:szCs w:val="21"/>
              </w:rPr>
              <w:t>32</w:t>
            </w:r>
          </w:p>
        </w:tc>
        <w:tc>
          <w:tcPr>
            <w:tcW w:w="765" w:type="dxa"/>
            <w:vAlign w:val="center"/>
          </w:tcPr>
          <w:p w14:paraId="3B134C3F">
            <w:pPr>
              <w:keepNext/>
              <w:snapToGrid w:val="0"/>
              <w:spacing w:before="70" w:after="70" w:line="240" w:lineRule="auto"/>
              <w:ind w:firstLine="0"/>
              <w:jc w:val="center"/>
              <w:rPr>
                <w:sz w:val="21"/>
              </w:rPr>
            </w:pPr>
            <w:r>
              <w:rPr>
                <w:sz w:val="21"/>
                <w:szCs w:val="21"/>
              </w:rPr>
              <w:t>是</w:t>
            </w:r>
          </w:p>
        </w:tc>
        <w:tc>
          <w:tcPr>
            <w:tcW w:w="2387" w:type="dxa"/>
            <w:vAlign w:val="center"/>
          </w:tcPr>
          <w:p w14:paraId="6E60D0C5">
            <w:pPr>
              <w:keepNext/>
              <w:snapToGrid w:val="0"/>
              <w:spacing w:before="70" w:after="70" w:line="240" w:lineRule="auto"/>
              <w:ind w:firstLine="0"/>
              <w:jc w:val="left"/>
              <w:rPr>
                <w:sz w:val="21"/>
              </w:rPr>
            </w:pPr>
            <w:r>
              <w:rPr>
                <w:sz w:val="21"/>
                <w:szCs w:val="21"/>
              </w:rPr>
              <w:t>场景码-构件码-序号</w:t>
            </w:r>
          </w:p>
        </w:tc>
      </w:tr>
      <w:tr w14:paraId="71148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1A6FD507">
            <w:pPr>
              <w:keepNext/>
              <w:snapToGrid w:val="0"/>
              <w:spacing w:before="70" w:after="70" w:line="240" w:lineRule="auto"/>
              <w:ind w:firstLine="0"/>
              <w:jc w:val="left"/>
              <w:rPr>
                <w:sz w:val="21"/>
              </w:rPr>
            </w:pPr>
            <w:r>
              <w:rPr>
                <w:sz w:val="21"/>
                <w:szCs w:val="21"/>
              </w:rPr>
              <w:t>defect_type</w:t>
            </w:r>
          </w:p>
        </w:tc>
        <w:tc>
          <w:tcPr>
            <w:tcW w:w="1695" w:type="dxa"/>
            <w:vAlign w:val="center"/>
          </w:tcPr>
          <w:p w14:paraId="4F4C21B1">
            <w:pPr>
              <w:keepNext/>
              <w:snapToGrid w:val="0"/>
              <w:spacing w:before="70" w:after="70" w:line="240" w:lineRule="auto"/>
              <w:ind w:firstLine="0"/>
              <w:jc w:val="left"/>
              <w:rPr>
                <w:sz w:val="21"/>
              </w:rPr>
            </w:pPr>
            <w:r>
              <w:rPr>
                <w:sz w:val="21"/>
                <w:szCs w:val="21"/>
              </w:rPr>
              <w:t>缺陷类型</w:t>
            </w:r>
          </w:p>
        </w:tc>
        <w:tc>
          <w:tcPr>
            <w:tcW w:w="1235" w:type="dxa"/>
            <w:vAlign w:val="center"/>
          </w:tcPr>
          <w:p w14:paraId="36B56D53">
            <w:pPr>
              <w:keepNext/>
              <w:snapToGrid w:val="0"/>
              <w:spacing w:before="70" w:after="70" w:line="240" w:lineRule="auto"/>
              <w:ind w:firstLine="0"/>
              <w:jc w:val="left"/>
              <w:rPr>
                <w:sz w:val="21"/>
              </w:rPr>
            </w:pPr>
            <w:r>
              <w:rPr>
                <w:sz w:val="21"/>
                <w:szCs w:val="21"/>
              </w:rPr>
              <w:t>枚举</w:t>
            </w:r>
          </w:p>
        </w:tc>
        <w:tc>
          <w:tcPr>
            <w:tcW w:w="790" w:type="dxa"/>
            <w:vAlign w:val="center"/>
          </w:tcPr>
          <w:p w14:paraId="692FE3D0">
            <w:pPr>
              <w:keepNext/>
              <w:snapToGrid w:val="0"/>
              <w:spacing w:before="70" w:after="70" w:line="240" w:lineRule="auto"/>
              <w:ind w:firstLine="0"/>
              <w:jc w:val="center"/>
              <w:rPr>
                <w:sz w:val="21"/>
              </w:rPr>
            </w:pPr>
            <w:r>
              <w:rPr>
                <w:sz w:val="21"/>
                <w:szCs w:val="21"/>
              </w:rPr>
              <w:t>8</w:t>
            </w:r>
          </w:p>
        </w:tc>
        <w:tc>
          <w:tcPr>
            <w:tcW w:w="765" w:type="dxa"/>
            <w:vAlign w:val="center"/>
          </w:tcPr>
          <w:p w14:paraId="6D439A85">
            <w:pPr>
              <w:keepNext/>
              <w:snapToGrid w:val="0"/>
              <w:spacing w:before="70" w:after="70" w:line="240" w:lineRule="auto"/>
              <w:ind w:firstLine="0"/>
              <w:jc w:val="center"/>
              <w:rPr>
                <w:sz w:val="21"/>
              </w:rPr>
            </w:pPr>
            <w:r>
              <w:rPr>
                <w:sz w:val="21"/>
                <w:szCs w:val="21"/>
              </w:rPr>
              <w:t>是</w:t>
            </w:r>
          </w:p>
        </w:tc>
        <w:tc>
          <w:tcPr>
            <w:tcW w:w="2387" w:type="dxa"/>
            <w:vAlign w:val="center"/>
          </w:tcPr>
          <w:p w14:paraId="558BD91A">
            <w:pPr>
              <w:keepNext/>
              <w:snapToGrid w:val="0"/>
              <w:spacing w:before="70" w:after="70" w:line="240" w:lineRule="auto"/>
              <w:ind w:firstLine="0"/>
              <w:jc w:val="left"/>
              <w:rPr>
                <w:sz w:val="21"/>
              </w:rPr>
            </w:pPr>
            <w:r>
              <w:rPr>
                <w:sz w:val="21"/>
                <w:szCs w:val="21"/>
              </w:rPr>
              <w:t>见2.5.3.26 编码表</w:t>
            </w:r>
          </w:p>
        </w:tc>
      </w:tr>
      <w:tr w14:paraId="7CD64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C6A1320">
            <w:pPr>
              <w:keepNext/>
              <w:snapToGrid w:val="0"/>
              <w:spacing w:before="70" w:after="70" w:line="240" w:lineRule="auto"/>
              <w:ind w:firstLine="0"/>
              <w:jc w:val="left"/>
              <w:rPr>
                <w:sz w:val="21"/>
              </w:rPr>
            </w:pPr>
            <w:r>
              <w:rPr>
                <w:sz w:val="21"/>
                <w:szCs w:val="21"/>
              </w:rPr>
              <w:t>defect_subtype</w:t>
            </w:r>
          </w:p>
        </w:tc>
        <w:tc>
          <w:tcPr>
            <w:tcW w:w="1695" w:type="dxa"/>
            <w:vAlign w:val="center"/>
          </w:tcPr>
          <w:p w14:paraId="4C6C8246">
            <w:pPr>
              <w:keepNext/>
              <w:snapToGrid w:val="0"/>
              <w:spacing w:before="70" w:after="70" w:line="240" w:lineRule="auto"/>
              <w:ind w:firstLine="0"/>
              <w:jc w:val="left"/>
              <w:rPr>
                <w:sz w:val="21"/>
              </w:rPr>
            </w:pPr>
            <w:r>
              <w:rPr>
                <w:sz w:val="21"/>
                <w:szCs w:val="21"/>
              </w:rPr>
              <w:t>缺陷子类</w:t>
            </w:r>
          </w:p>
        </w:tc>
        <w:tc>
          <w:tcPr>
            <w:tcW w:w="1235" w:type="dxa"/>
            <w:vAlign w:val="center"/>
          </w:tcPr>
          <w:p w14:paraId="79CE947D">
            <w:pPr>
              <w:keepNext/>
              <w:snapToGrid w:val="0"/>
              <w:spacing w:before="70" w:after="70" w:line="240" w:lineRule="auto"/>
              <w:ind w:firstLine="0"/>
              <w:jc w:val="left"/>
              <w:rPr>
                <w:sz w:val="21"/>
              </w:rPr>
            </w:pPr>
            <w:r>
              <w:rPr>
                <w:sz w:val="21"/>
                <w:szCs w:val="21"/>
              </w:rPr>
              <w:t>字符</w:t>
            </w:r>
          </w:p>
        </w:tc>
        <w:tc>
          <w:tcPr>
            <w:tcW w:w="790" w:type="dxa"/>
            <w:vAlign w:val="center"/>
          </w:tcPr>
          <w:p w14:paraId="0523702E">
            <w:pPr>
              <w:keepNext/>
              <w:snapToGrid w:val="0"/>
              <w:spacing w:before="70" w:after="70" w:line="240" w:lineRule="auto"/>
              <w:ind w:firstLine="0"/>
              <w:jc w:val="center"/>
              <w:rPr>
                <w:sz w:val="21"/>
              </w:rPr>
            </w:pPr>
            <w:r>
              <w:rPr>
                <w:sz w:val="21"/>
                <w:szCs w:val="21"/>
              </w:rPr>
              <w:t>32</w:t>
            </w:r>
          </w:p>
        </w:tc>
        <w:tc>
          <w:tcPr>
            <w:tcW w:w="765" w:type="dxa"/>
            <w:vAlign w:val="center"/>
          </w:tcPr>
          <w:p w14:paraId="3B93566C">
            <w:pPr>
              <w:keepNext/>
              <w:snapToGrid w:val="0"/>
              <w:spacing w:before="70" w:after="70" w:line="240" w:lineRule="auto"/>
              <w:ind w:firstLine="0"/>
              <w:jc w:val="center"/>
              <w:rPr>
                <w:sz w:val="21"/>
              </w:rPr>
            </w:pPr>
            <w:r>
              <w:rPr>
                <w:sz w:val="21"/>
                <w:szCs w:val="21"/>
              </w:rPr>
              <w:t>否</w:t>
            </w:r>
          </w:p>
        </w:tc>
        <w:tc>
          <w:tcPr>
            <w:tcW w:w="2387" w:type="dxa"/>
            <w:vAlign w:val="center"/>
          </w:tcPr>
          <w:p w14:paraId="1E67528A">
            <w:pPr>
              <w:keepNext/>
              <w:snapToGrid w:val="0"/>
              <w:spacing w:before="70" w:after="70" w:line="240" w:lineRule="auto"/>
              <w:ind w:firstLine="0"/>
              <w:jc w:val="left"/>
              <w:rPr>
                <w:sz w:val="21"/>
              </w:rPr>
            </w:pPr>
            <w:r>
              <w:rPr>
                <w:sz w:val="21"/>
                <w:szCs w:val="21"/>
              </w:rPr>
              <w:t>细分描述</w:t>
            </w:r>
          </w:p>
        </w:tc>
      </w:tr>
      <w:tr w14:paraId="53E35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42A6AB10">
            <w:pPr>
              <w:keepNext/>
              <w:snapToGrid w:val="0"/>
              <w:spacing w:before="70" w:after="70" w:line="240" w:lineRule="auto"/>
              <w:ind w:firstLine="0"/>
              <w:jc w:val="left"/>
              <w:rPr>
                <w:sz w:val="21"/>
              </w:rPr>
            </w:pPr>
            <w:r>
              <w:rPr>
                <w:sz w:val="21"/>
                <w:szCs w:val="21"/>
              </w:rPr>
              <w:t>is_erosion</w:t>
            </w:r>
          </w:p>
        </w:tc>
        <w:tc>
          <w:tcPr>
            <w:tcW w:w="1695" w:type="dxa"/>
            <w:vAlign w:val="center"/>
          </w:tcPr>
          <w:p w14:paraId="0EFD6626">
            <w:pPr>
              <w:keepNext/>
              <w:snapToGrid w:val="0"/>
              <w:spacing w:before="70" w:after="70" w:line="240" w:lineRule="auto"/>
              <w:ind w:firstLine="0"/>
              <w:jc w:val="left"/>
              <w:rPr>
                <w:sz w:val="21"/>
              </w:rPr>
            </w:pPr>
            <w:r>
              <w:rPr>
                <w:sz w:val="21"/>
                <w:szCs w:val="21"/>
              </w:rPr>
              <w:t>是否冲磨缺陷</w:t>
            </w:r>
          </w:p>
        </w:tc>
        <w:tc>
          <w:tcPr>
            <w:tcW w:w="1235" w:type="dxa"/>
            <w:vAlign w:val="center"/>
          </w:tcPr>
          <w:p w14:paraId="2A447169">
            <w:pPr>
              <w:keepNext/>
              <w:snapToGrid w:val="0"/>
              <w:spacing w:before="70" w:after="70" w:line="240" w:lineRule="auto"/>
              <w:ind w:firstLine="0"/>
              <w:jc w:val="left"/>
              <w:rPr>
                <w:sz w:val="21"/>
              </w:rPr>
            </w:pPr>
            <w:r>
              <w:rPr>
                <w:sz w:val="21"/>
                <w:szCs w:val="21"/>
              </w:rPr>
              <w:t>布尔</w:t>
            </w:r>
          </w:p>
        </w:tc>
        <w:tc>
          <w:tcPr>
            <w:tcW w:w="790" w:type="dxa"/>
            <w:vAlign w:val="center"/>
          </w:tcPr>
          <w:p w14:paraId="1EBF8610">
            <w:pPr>
              <w:keepNext/>
              <w:snapToGrid w:val="0"/>
              <w:spacing w:before="70" w:after="70" w:line="240" w:lineRule="auto"/>
              <w:ind w:firstLine="0"/>
              <w:jc w:val="center"/>
              <w:rPr>
                <w:sz w:val="21"/>
              </w:rPr>
            </w:pPr>
            <w:r>
              <w:rPr>
                <w:sz w:val="21"/>
                <w:szCs w:val="21"/>
              </w:rPr>
              <w:t>1</w:t>
            </w:r>
          </w:p>
        </w:tc>
        <w:tc>
          <w:tcPr>
            <w:tcW w:w="765" w:type="dxa"/>
            <w:vAlign w:val="center"/>
          </w:tcPr>
          <w:p w14:paraId="3486E124">
            <w:pPr>
              <w:keepNext/>
              <w:snapToGrid w:val="0"/>
              <w:spacing w:before="70" w:after="70" w:line="240" w:lineRule="auto"/>
              <w:ind w:firstLine="0"/>
              <w:jc w:val="center"/>
              <w:rPr>
                <w:sz w:val="21"/>
              </w:rPr>
            </w:pPr>
            <w:r>
              <w:rPr>
                <w:sz w:val="21"/>
                <w:szCs w:val="21"/>
              </w:rPr>
              <w:t>是</w:t>
            </w:r>
          </w:p>
        </w:tc>
        <w:tc>
          <w:tcPr>
            <w:tcW w:w="2387" w:type="dxa"/>
            <w:vAlign w:val="center"/>
          </w:tcPr>
          <w:p w14:paraId="3577E6F0">
            <w:pPr>
              <w:keepNext/>
              <w:snapToGrid w:val="0"/>
              <w:spacing w:before="70" w:after="70" w:line="240" w:lineRule="auto"/>
              <w:ind w:firstLine="0"/>
              <w:jc w:val="left"/>
              <w:rPr>
                <w:sz w:val="21"/>
              </w:rPr>
            </w:pPr>
            <w:r>
              <w:rPr>
                <w:sz w:val="21"/>
                <w:szCs w:val="21"/>
              </w:rPr>
              <w:t>依据体型削减判定</w:t>
            </w:r>
          </w:p>
        </w:tc>
      </w:tr>
      <w:tr w14:paraId="2F262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54570600">
            <w:pPr>
              <w:keepNext/>
              <w:snapToGrid w:val="0"/>
              <w:spacing w:before="70" w:after="70" w:line="240" w:lineRule="auto"/>
              <w:ind w:firstLine="0"/>
              <w:jc w:val="left"/>
              <w:rPr>
                <w:sz w:val="21"/>
              </w:rPr>
            </w:pPr>
            <w:r>
              <w:rPr>
                <w:sz w:val="21"/>
                <w:szCs w:val="21"/>
              </w:rPr>
              <w:t>geom_depth</w:t>
            </w:r>
          </w:p>
        </w:tc>
        <w:tc>
          <w:tcPr>
            <w:tcW w:w="1695" w:type="dxa"/>
            <w:vAlign w:val="center"/>
          </w:tcPr>
          <w:p w14:paraId="298E066B">
            <w:pPr>
              <w:keepNext/>
              <w:snapToGrid w:val="0"/>
              <w:spacing w:before="70" w:after="70" w:line="240" w:lineRule="auto"/>
              <w:ind w:firstLine="0"/>
              <w:jc w:val="left"/>
              <w:rPr>
                <w:sz w:val="21"/>
              </w:rPr>
            </w:pPr>
            <w:r>
              <w:rPr>
                <w:sz w:val="21"/>
                <w:szCs w:val="21"/>
              </w:rPr>
              <w:t>几何深度</w:t>
            </w:r>
          </w:p>
        </w:tc>
        <w:tc>
          <w:tcPr>
            <w:tcW w:w="1235" w:type="dxa"/>
            <w:vAlign w:val="center"/>
          </w:tcPr>
          <w:p w14:paraId="4898F73C">
            <w:pPr>
              <w:keepNext/>
              <w:snapToGrid w:val="0"/>
              <w:spacing w:before="70" w:after="70" w:line="240" w:lineRule="auto"/>
              <w:ind w:firstLine="0"/>
              <w:jc w:val="left"/>
              <w:rPr>
                <w:sz w:val="21"/>
              </w:rPr>
            </w:pPr>
            <w:r>
              <w:rPr>
                <w:sz w:val="21"/>
                <w:szCs w:val="21"/>
              </w:rPr>
              <w:t>数值</w:t>
            </w:r>
          </w:p>
        </w:tc>
        <w:tc>
          <w:tcPr>
            <w:tcW w:w="790" w:type="dxa"/>
            <w:vAlign w:val="center"/>
          </w:tcPr>
          <w:p w14:paraId="2F5193C3">
            <w:pPr>
              <w:keepNext/>
              <w:snapToGrid w:val="0"/>
              <w:spacing w:before="70" w:after="70" w:line="240" w:lineRule="auto"/>
              <w:ind w:firstLine="0"/>
              <w:jc w:val="center"/>
              <w:rPr>
                <w:sz w:val="21"/>
              </w:rPr>
            </w:pPr>
            <w:r>
              <w:rPr>
                <w:sz w:val="21"/>
                <w:szCs w:val="21"/>
              </w:rPr>
              <w:t>8,3</w:t>
            </w:r>
          </w:p>
        </w:tc>
        <w:tc>
          <w:tcPr>
            <w:tcW w:w="765" w:type="dxa"/>
            <w:vAlign w:val="center"/>
          </w:tcPr>
          <w:p w14:paraId="679E66F2">
            <w:pPr>
              <w:keepNext/>
              <w:snapToGrid w:val="0"/>
              <w:spacing w:before="70" w:after="70" w:line="240" w:lineRule="auto"/>
              <w:ind w:firstLine="0"/>
              <w:jc w:val="center"/>
              <w:rPr>
                <w:sz w:val="21"/>
              </w:rPr>
            </w:pPr>
            <w:r>
              <w:rPr>
                <w:sz w:val="21"/>
                <w:szCs w:val="21"/>
              </w:rPr>
              <w:t>否</w:t>
            </w:r>
          </w:p>
        </w:tc>
        <w:tc>
          <w:tcPr>
            <w:tcW w:w="2387" w:type="dxa"/>
            <w:vAlign w:val="center"/>
          </w:tcPr>
          <w:p w14:paraId="42E03A37">
            <w:pPr>
              <w:keepNext/>
              <w:snapToGrid w:val="0"/>
              <w:spacing w:before="70" w:after="70" w:line="240" w:lineRule="auto"/>
              <w:ind w:firstLine="0"/>
              <w:jc w:val="left"/>
              <w:rPr>
                <w:sz w:val="21"/>
              </w:rPr>
            </w:pPr>
            <w:r>
              <w:rPr>
                <w:sz w:val="21"/>
                <w:szCs w:val="21"/>
              </w:rPr>
              <w:t>单位 mm</w:t>
            </w:r>
          </w:p>
        </w:tc>
      </w:tr>
      <w:tr w14:paraId="15135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6539394E">
            <w:pPr>
              <w:keepNext/>
              <w:snapToGrid w:val="0"/>
              <w:spacing w:before="70" w:after="70" w:line="240" w:lineRule="auto"/>
              <w:ind w:firstLine="0"/>
              <w:jc w:val="left"/>
              <w:rPr>
                <w:sz w:val="21"/>
              </w:rPr>
            </w:pPr>
            <w:r>
              <w:rPr>
                <w:sz w:val="21"/>
                <w:szCs w:val="21"/>
              </w:rPr>
              <w:t>geom_area</w:t>
            </w:r>
          </w:p>
        </w:tc>
        <w:tc>
          <w:tcPr>
            <w:tcW w:w="1695" w:type="dxa"/>
            <w:vAlign w:val="center"/>
          </w:tcPr>
          <w:p w14:paraId="5F585581">
            <w:pPr>
              <w:keepNext/>
              <w:snapToGrid w:val="0"/>
              <w:spacing w:before="70" w:after="70" w:line="240" w:lineRule="auto"/>
              <w:ind w:firstLine="0"/>
              <w:jc w:val="left"/>
              <w:rPr>
                <w:sz w:val="21"/>
              </w:rPr>
            </w:pPr>
            <w:r>
              <w:rPr>
                <w:sz w:val="21"/>
                <w:szCs w:val="21"/>
              </w:rPr>
              <w:t>投影面积</w:t>
            </w:r>
          </w:p>
        </w:tc>
        <w:tc>
          <w:tcPr>
            <w:tcW w:w="1235" w:type="dxa"/>
            <w:vAlign w:val="center"/>
          </w:tcPr>
          <w:p w14:paraId="5AD50C7B">
            <w:pPr>
              <w:keepNext/>
              <w:snapToGrid w:val="0"/>
              <w:spacing w:before="70" w:after="70" w:line="240" w:lineRule="auto"/>
              <w:ind w:firstLine="0"/>
              <w:jc w:val="left"/>
              <w:rPr>
                <w:sz w:val="21"/>
              </w:rPr>
            </w:pPr>
            <w:r>
              <w:rPr>
                <w:sz w:val="21"/>
                <w:szCs w:val="21"/>
              </w:rPr>
              <w:t>数值</w:t>
            </w:r>
          </w:p>
        </w:tc>
        <w:tc>
          <w:tcPr>
            <w:tcW w:w="790" w:type="dxa"/>
            <w:vAlign w:val="center"/>
          </w:tcPr>
          <w:p w14:paraId="3A4CA3A0">
            <w:pPr>
              <w:keepNext/>
              <w:snapToGrid w:val="0"/>
              <w:spacing w:before="70" w:after="70" w:line="240" w:lineRule="auto"/>
              <w:ind w:firstLine="0"/>
              <w:jc w:val="center"/>
              <w:rPr>
                <w:sz w:val="21"/>
              </w:rPr>
            </w:pPr>
            <w:r>
              <w:rPr>
                <w:sz w:val="21"/>
                <w:szCs w:val="21"/>
              </w:rPr>
              <w:t>12,4</w:t>
            </w:r>
          </w:p>
        </w:tc>
        <w:tc>
          <w:tcPr>
            <w:tcW w:w="765" w:type="dxa"/>
            <w:vAlign w:val="center"/>
          </w:tcPr>
          <w:p w14:paraId="292DFBE8">
            <w:pPr>
              <w:keepNext/>
              <w:snapToGrid w:val="0"/>
              <w:spacing w:before="70" w:after="70" w:line="240" w:lineRule="auto"/>
              <w:ind w:firstLine="0"/>
              <w:jc w:val="center"/>
              <w:rPr>
                <w:sz w:val="21"/>
              </w:rPr>
            </w:pPr>
            <w:r>
              <w:rPr>
                <w:sz w:val="21"/>
                <w:szCs w:val="21"/>
              </w:rPr>
              <w:t>否</w:t>
            </w:r>
          </w:p>
        </w:tc>
        <w:tc>
          <w:tcPr>
            <w:tcW w:w="2387" w:type="dxa"/>
            <w:vAlign w:val="center"/>
          </w:tcPr>
          <w:p w14:paraId="6425B165">
            <w:pPr>
              <w:keepNext/>
              <w:snapToGrid w:val="0"/>
              <w:spacing w:before="70" w:after="70" w:line="240" w:lineRule="auto"/>
              <w:ind w:firstLine="0"/>
              <w:jc w:val="left"/>
              <w:rPr>
                <w:sz w:val="21"/>
              </w:rPr>
            </w:pPr>
            <w:r>
              <w:rPr>
                <w:sz w:val="21"/>
                <w:szCs w:val="21"/>
              </w:rPr>
              <w:t>单位 m²</w:t>
            </w:r>
          </w:p>
        </w:tc>
      </w:tr>
      <w:tr w14:paraId="2968A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234E71AC">
            <w:pPr>
              <w:keepNext/>
              <w:snapToGrid w:val="0"/>
              <w:spacing w:before="70" w:after="70" w:line="240" w:lineRule="auto"/>
              <w:ind w:firstLine="0"/>
              <w:jc w:val="left"/>
              <w:rPr>
                <w:sz w:val="21"/>
              </w:rPr>
            </w:pPr>
            <w:r>
              <w:rPr>
                <w:sz w:val="21"/>
                <w:szCs w:val="21"/>
              </w:rPr>
              <w:t>geom_volume</w:t>
            </w:r>
          </w:p>
        </w:tc>
        <w:tc>
          <w:tcPr>
            <w:tcW w:w="1695" w:type="dxa"/>
            <w:vAlign w:val="center"/>
          </w:tcPr>
          <w:p w14:paraId="136B8A2F">
            <w:pPr>
              <w:keepNext/>
              <w:snapToGrid w:val="0"/>
              <w:spacing w:before="70" w:after="70" w:line="240" w:lineRule="auto"/>
              <w:ind w:firstLine="0"/>
              <w:jc w:val="left"/>
              <w:rPr>
                <w:sz w:val="21"/>
              </w:rPr>
            </w:pPr>
            <w:r>
              <w:rPr>
                <w:sz w:val="21"/>
                <w:szCs w:val="21"/>
              </w:rPr>
              <w:t>体积损失</w:t>
            </w:r>
          </w:p>
        </w:tc>
        <w:tc>
          <w:tcPr>
            <w:tcW w:w="1235" w:type="dxa"/>
            <w:vAlign w:val="center"/>
          </w:tcPr>
          <w:p w14:paraId="1FA0F77B">
            <w:pPr>
              <w:keepNext/>
              <w:snapToGrid w:val="0"/>
              <w:spacing w:before="70" w:after="70" w:line="240" w:lineRule="auto"/>
              <w:ind w:firstLine="0"/>
              <w:jc w:val="left"/>
              <w:rPr>
                <w:sz w:val="21"/>
              </w:rPr>
            </w:pPr>
            <w:r>
              <w:rPr>
                <w:sz w:val="21"/>
                <w:szCs w:val="21"/>
              </w:rPr>
              <w:t>数值</w:t>
            </w:r>
          </w:p>
        </w:tc>
        <w:tc>
          <w:tcPr>
            <w:tcW w:w="790" w:type="dxa"/>
            <w:vAlign w:val="center"/>
          </w:tcPr>
          <w:p w14:paraId="7D42EB51">
            <w:pPr>
              <w:keepNext/>
              <w:snapToGrid w:val="0"/>
              <w:spacing w:before="70" w:after="70" w:line="240" w:lineRule="auto"/>
              <w:ind w:firstLine="0"/>
              <w:jc w:val="center"/>
              <w:rPr>
                <w:sz w:val="21"/>
              </w:rPr>
            </w:pPr>
            <w:r>
              <w:rPr>
                <w:sz w:val="21"/>
                <w:szCs w:val="21"/>
              </w:rPr>
              <w:t>12,6</w:t>
            </w:r>
          </w:p>
        </w:tc>
        <w:tc>
          <w:tcPr>
            <w:tcW w:w="765" w:type="dxa"/>
            <w:vAlign w:val="center"/>
          </w:tcPr>
          <w:p w14:paraId="0B4A8721">
            <w:pPr>
              <w:keepNext/>
              <w:snapToGrid w:val="0"/>
              <w:spacing w:before="70" w:after="70" w:line="240" w:lineRule="auto"/>
              <w:ind w:firstLine="0"/>
              <w:jc w:val="center"/>
              <w:rPr>
                <w:sz w:val="21"/>
              </w:rPr>
            </w:pPr>
            <w:r>
              <w:rPr>
                <w:sz w:val="21"/>
                <w:szCs w:val="21"/>
              </w:rPr>
              <w:t>否</w:t>
            </w:r>
          </w:p>
        </w:tc>
        <w:tc>
          <w:tcPr>
            <w:tcW w:w="2387" w:type="dxa"/>
            <w:vAlign w:val="center"/>
          </w:tcPr>
          <w:p w14:paraId="452EA47A">
            <w:pPr>
              <w:keepNext/>
              <w:snapToGrid w:val="0"/>
              <w:spacing w:before="70" w:after="70" w:line="240" w:lineRule="auto"/>
              <w:ind w:firstLine="0"/>
              <w:jc w:val="left"/>
              <w:rPr>
                <w:sz w:val="21"/>
              </w:rPr>
            </w:pPr>
            <w:r>
              <w:rPr>
                <w:sz w:val="21"/>
                <w:szCs w:val="21"/>
              </w:rPr>
              <w:t>单位 m³</w:t>
            </w:r>
          </w:p>
        </w:tc>
      </w:tr>
      <w:tr w14:paraId="5D9B8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2F8BC6CD">
            <w:pPr>
              <w:keepNext/>
              <w:snapToGrid w:val="0"/>
              <w:spacing w:before="70" w:after="70" w:line="240" w:lineRule="auto"/>
              <w:ind w:firstLine="0"/>
              <w:jc w:val="left"/>
              <w:rPr>
                <w:sz w:val="21"/>
              </w:rPr>
            </w:pPr>
            <w:r>
              <w:rPr>
                <w:sz w:val="21"/>
                <w:szCs w:val="21"/>
              </w:rPr>
              <w:t>normal_dev_max</w:t>
            </w:r>
          </w:p>
        </w:tc>
        <w:tc>
          <w:tcPr>
            <w:tcW w:w="1695" w:type="dxa"/>
            <w:vAlign w:val="center"/>
          </w:tcPr>
          <w:p w14:paraId="2056857C">
            <w:pPr>
              <w:keepNext/>
              <w:snapToGrid w:val="0"/>
              <w:spacing w:before="70" w:after="70" w:line="240" w:lineRule="auto"/>
              <w:ind w:firstLine="0"/>
              <w:jc w:val="left"/>
              <w:rPr>
                <w:sz w:val="21"/>
              </w:rPr>
            </w:pPr>
            <w:r>
              <w:rPr>
                <w:sz w:val="21"/>
                <w:szCs w:val="21"/>
              </w:rPr>
              <w:t>最大法向偏差</w:t>
            </w:r>
          </w:p>
        </w:tc>
        <w:tc>
          <w:tcPr>
            <w:tcW w:w="1235" w:type="dxa"/>
            <w:vAlign w:val="center"/>
          </w:tcPr>
          <w:p w14:paraId="324BA5D0">
            <w:pPr>
              <w:keepNext/>
              <w:snapToGrid w:val="0"/>
              <w:spacing w:before="70" w:after="70" w:line="240" w:lineRule="auto"/>
              <w:ind w:firstLine="0"/>
              <w:jc w:val="left"/>
              <w:rPr>
                <w:sz w:val="21"/>
              </w:rPr>
            </w:pPr>
            <w:r>
              <w:rPr>
                <w:sz w:val="21"/>
                <w:szCs w:val="21"/>
              </w:rPr>
              <w:t>数值</w:t>
            </w:r>
          </w:p>
        </w:tc>
        <w:tc>
          <w:tcPr>
            <w:tcW w:w="790" w:type="dxa"/>
            <w:vAlign w:val="center"/>
          </w:tcPr>
          <w:p w14:paraId="1B24E625">
            <w:pPr>
              <w:keepNext/>
              <w:snapToGrid w:val="0"/>
              <w:spacing w:before="70" w:after="70" w:line="240" w:lineRule="auto"/>
              <w:ind w:firstLine="0"/>
              <w:jc w:val="center"/>
              <w:rPr>
                <w:sz w:val="21"/>
              </w:rPr>
            </w:pPr>
            <w:r>
              <w:rPr>
                <w:sz w:val="21"/>
                <w:szCs w:val="21"/>
              </w:rPr>
              <w:t>8,3</w:t>
            </w:r>
          </w:p>
        </w:tc>
        <w:tc>
          <w:tcPr>
            <w:tcW w:w="765" w:type="dxa"/>
            <w:vAlign w:val="center"/>
          </w:tcPr>
          <w:p w14:paraId="719DDB27">
            <w:pPr>
              <w:keepNext/>
              <w:snapToGrid w:val="0"/>
              <w:spacing w:before="70" w:after="70" w:line="240" w:lineRule="auto"/>
              <w:ind w:firstLine="0"/>
              <w:jc w:val="center"/>
              <w:rPr>
                <w:sz w:val="21"/>
              </w:rPr>
            </w:pPr>
            <w:r>
              <w:rPr>
                <w:sz w:val="21"/>
                <w:szCs w:val="21"/>
              </w:rPr>
              <w:t>否</w:t>
            </w:r>
          </w:p>
        </w:tc>
        <w:tc>
          <w:tcPr>
            <w:tcW w:w="2387" w:type="dxa"/>
            <w:vAlign w:val="center"/>
          </w:tcPr>
          <w:p w14:paraId="4FED4C78">
            <w:pPr>
              <w:keepNext/>
              <w:snapToGrid w:val="0"/>
              <w:spacing w:before="70" w:after="70" w:line="240" w:lineRule="auto"/>
              <w:ind w:firstLine="0"/>
              <w:jc w:val="left"/>
              <w:rPr>
                <w:sz w:val="21"/>
              </w:rPr>
            </w:pPr>
            <w:r>
              <w:rPr>
                <w:sz w:val="21"/>
                <w:szCs w:val="21"/>
              </w:rPr>
              <w:t>单位 mm</w:t>
            </w:r>
          </w:p>
        </w:tc>
      </w:tr>
      <w:tr w14:paraId="4851A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2AE5AB7">
            <w:pPr>
              <w:keepNext/>
              <w:snapToGrid w:val="0"/>
              <w:spacing w:before="70" w:after="70" w:line="240" w:lineRule="auto"/>
              <w:ind w:firstLine="0"/>
              <w:jc w:val="left"/>
              <w:rPr>
                <w:sz w:val="21"/>
              </w:rPr>
            </w:pPr>
            <w:r>
              <w:rPr>
                <w:sz w:val="21"/>
                <w:szCs w:val="21"/>
              </w:rPr>
              <w:t>crack_width</w:t>
            </w:r>
          </w:p>
        </w:tc>
        <w:tc>
          <w:tcPr>
            <w:tcW w:w="1695" w:type="dxa"/>
            <w:vAlign w:val="center"/>
          </w:tcPr>
          <w:p w14:paraId="65DAFFA9">
            <w:pPr>
              <w:keepNext/>
              <w:snapToGrid w:val="0"/>
              <w:spacing w:before="70" w:after="70" w:line="240" w:lineRule="auto"/>
              <w:ind w:firstLine="0"/>
              <w:jc w:val="left"/>
              <w:rPr>
                <w:sz w:val="21"/>
              </w:rPr>
            </w:pPr>
            <w:r>
              <w:rPr>
                <w:sz w:val="21"/>
                <w:szCs w:val="21"/>
              </w:rPr>
              <w:t>裂缝宽度</w:t>
            </w:r>
          </w:p>
        </w:tc>
        <w:tc>
          <w:tcPr>
            <w:tcW w:w="1235" w:type="dxa"/>
            <w:vAlign w:val="center"/>
          </w:tcPr>
          <w:p w14:paraId="1D8EE6CA">
            <w:pPr>
              <w:keepNext/>
              <w:snapToGrid w:val="0"/>
              <w:spacing w:before="70" w:after="70" w:line="240" w:lineRule="auto"/>
              <w:ind w:firstLine="0"/>
              <w:jc w:val="left"/>
              <w:rPr>
                <w:sz w:val="21"/>
              </w:rPr>
            </w:pPr>
            <w:r>
              <w:rPr>
                <w:sz w:val="21"/>
                <w:szCs w:val="21"/>
              </w:rPr>
              <w:t>数值</w:t>
            </w:r>
          </w:p>
        </w:tc>
        <w:tc>
          <w:tcPr>
            <w:tcW w:w="790" w:type="dxa"/>
            <w:vAlign w:val="center"/>
          </w:tcPr>
          <w:p w14:paraId="0E38988C">
            <w:pPr>
              <w:keepNext/>
              <w:snapToGrid w:val="0"/>
              <w:spacing w:before="70" w:after="70" w:line="240" w:lineRule="auto"/>
              <w:ind w:firstLine="0"/>
              <w:jc w:val="center"/>
              <w:rPr>
                <w:sz w:val="21"/>
              </w:rPr>
            </w:pPr>
            <w:r>
              <w:rPr>
                <w:sz w:val="21"/>
                <w:szCs w:val="21"/>
              </w:rPr>
              <w:t>8,3</w:t>
            </w:r>
          </w:p>
        </w:tc>
        <w:tc>
          <w:tcPr>
            <w:tcW w:w="765" w:type="dxa"/>
            <w:vAlign w:val="center"/>
          </w:tcPr>
          <w:p w14:paraId="2C40D913">
            <w:pPr>
              <w:keepNext/>
              <w:snapToGrid w:val="0"/>
              <w:spacing w:before="70" w:after="70" w:line="240" w:lineRule="auto"/>
              <w:ind w:firstLine="0"/>
              <w:jc w:val="center"/>
              <w:rPr>
                <w:sz w:val="21"/>
              </w:rPr>
            </w:pPr>
            <w:r>
              <w:rPr>
                <w:sz w:val="21"/>
                <w:szCs w:val="21"/>
              </w:rPr>
              <w:t>否</w:t>
            </w:r>
          </w:p>
        </w:tc>
        <w:tc>
          <w:tcPr>
            <w:tcW w:w="2387" w:type="dxa"/>
            <w:vAlign w:val="center"/>
          </w:tcPr>
          <w:p w14:paraId="4ED479CE">
            <w:pPr>
              <w:keepNext/>
              <w:snapToGrid w:val="0"/>
              <w:spacing w:before="70" w:after="70" w:line="240" w:lineRule="auto"/>
              <w:ind w:firstLine="0"/>
              <w:jc w:val="left"/>
              <w:rPr>
                <w:sz w:val="21"/>
              </w:rPr>
            </w:pPr>
            <w:r>
              <w:rPr>
                <w:sz w:val="21"/>
                <w:szCs w:val="21"/>
              </w:rPr>
              <w:t>单位 mm</w:t>
            </w:r>
          </w:p>
        </w:tc>
      </w:tr>
      <w:tr w14:paraId="4C676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00837765">
            <w:pPr>
              <w:keepNext/>
              <w:snapToGrid w:val="0"/>
              <w:spacing w:before="70" w:after="70" w:line="240" w:lineRule="auto"/>
              <w:ind w:firstLine="0"/>
              <w:jc w:val="left"/>
              <w:rPr>
                <w:sz w:val="21"/>
              </w:rPr>
            </w:pPr>
            <w:r>
              <w:rPr>
                <w:sz w:val="21"/>
                <w:szCs w:val="21"/>
              </w:rPr>
              <w:t>crack_length</w:t>
            </w:r>
          </w:p>
        </w:tc>
        <w:tc>
          <w:tcPr>
            <w:tcW w:w="1695" w:type="dxa"/>
            <w:vAlign w:val="center"/>
          </w:tcPr>
          <w:p w14:paraId="4E880C99">
            <w:pPr>
              <w:keepNext/>
              <w:snapToGrid w:val="0"/>
              <w:spacing w:before="70" w:after="70" w:line="240" w:lineRule="auto"/>
              <w:ind w:firstLine="0"/>
              <w:jc w:val="left"/>
              <w:rPr>
                <w:sz w:val="21"/>
              </w:rPr>
            </w:pPr>
            <w:r>
              <w:rPr>
                <w:sz w:val="21"/>
                <w:szCs w:val="21"/>
              </w:rPr>
              <w:t>裂缝长度</w:t>
            </w:r>
          </w:p>
        </w:tc>
        <w:tc>
          <w:tcPr>
            <w:tcW w:w="1235" w:type="dxa"/>
            <w:vAlign w:val="center"/>
          </w:tcPr>
          <w:p w14:paraId="5458182F">
            <w:pPr>
              <w:keepNext/>
              <w:snapToGrid w:val="0"/>
              <w:spacing w:before="70" w:after="70" w:line="240" w:lineRule="auto"/>
              <w:ind w:firstLine="0"/>
              <w:jc w:val="left"/>
              <w:rPr>
                <w:sz w:val="21"/>
              </w:rPr>
            </w:pPr>
            <w:r>
              <w:rPr>
                <w:sz w:val="21"/>
                <w:szCs w:val="21"/>
              </w:rPr>
              <w:t>数值</w:t>
            </w:r>
          </w:p>
        </w:tc>
        <w:tc>
          <w:tcPr>
            <w:tcW w:w="790" w:type="dxa"/>
            <w:vAlign w:val="center"/>
          </w:tcPr>
          <w:p w14:paraId="52A496C5">
            <w:pPr>
              <w:keepNext/>
              <w:snapToGrid w:val="0"/>
              <w:spacing w:before="70" w:after="70" w:line="240" w:lineRule="auto"/>
              <w:ind w:firstLine="0"/>
              <w:jc w:val="center"/>
              <w:rPr>
                <w:sz w:val="21"/>
              </w:rPr>
            </w:pPr>
            <w:r>
              <w:rPr>
                <w:sz w:val="21"/>
                <w:szCs w:val="21"/>
              </w:rPr>
              <w:t>10,3</w:t>
            </w:r>
          </w:p>
        </w:tc>
        <w:tc>
          <w:tcPr>
            <w:tcW w:w="765" w:type="dxa"/>
            <w:vAlign w:val="center"/>
          </w:tcPr>
          <w:p w14:paraId="0F38D94A">
            <w:pPr>
              <w:keepNext/>
              <w:snapToGrid w:val="0"/>
              <w:spacing w:before="70" w:after="70" w:line="240" w:lineRule="auto"/>
              <w:ind w:firstLine="0"/>
              <w:jc w:val="center"/>
              <w:rPr>
                <w:sz w:val="21"/>
              </w:rPr>
            </w:pPr>
            <w:r>
              <w:rPr>
                <w:sz w:val="21"/>
                <w:szCs w:val="21"/>
              </w:rPr>
              <w:t>否</w:t>
            </w:r>
          </w:p>
        </w:tc>
        <w:tc>
          <w:tcPr>
            <w:tcW w:w="2387" w:type="dxa"/>
            <w:vAlign w:val="center"/>
          </w:tcPr>
          <w:p w14:paraId="12F49792">
            <w:pPr>
              <w:keepNext/>
              <w:snapToGrid w:val="0"/>
              <w:spacing w:before="70" w:after="70" w:line="240" w:lineRule="auto"/>
              <w:ind w:firstLine="0"/>
              <w:jc w:val="left"/>
              <w:rPr>
                <w:sz w:val="21"/>
              </w:rPr>
            </w:pPr>
            <w:r>
              <w:rPr>
                <w:sz w:val="21"/>
                <w:szCs w:val="21"/>
              </w:rPr>
              <w:t>单位 mm</w:t>
            </w:r>
          </w:p>
        </w:tc>
      </w:tr>
      <w:tr w14:paraId="65974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695937B">
            <w:pPr>
              <w:keepNext/>
              <w:snapToGrid w:val="0"/>
              <w:spacing w:before="70" w:after="70" w:line="240" w:lineRule="auto"/>
              <w:ind w:firstLine="0"/>
              <w:jc w:val="left"/>
              <w:rPr>
                <w:sz w:val="21"/>
              </w:rPr>
            </w:pPr>
            <w:r>
              <w:rPr>
                <w:sz w:val="21"/>
                <w:szCs w:val="21"/>
              </w:rPr>
              <w:t>step_height</w:t>
            </w:r>
          </w:p>
        </w:tc>
        <w:tc>
          <w:tcPr>
            <w:tcW w:w="1695" w:type="dxa"/>
            <w:vAlign w:val="center"/>
          </w:tcPr>
          <w:p w14:paraId="2347A350">
            <w:pPr>
              <w:keepNext/>
              <w:snapToGrid w:val="0"/>
              <w:spacing w:before="70" w:after="70" w:line="240" w:lineRule="auto"/>
              <w:ind w:firstLine="0"/>
              <w:jc w:val="left"/>
              <w:rPr>
                <w:sz w:val="21"/>
              </w:rPr>
            </w:pPr>
            <w:r>
              <w:rPr>
                <w:sz w:val="21"/>
                <w:szCs w:val="21"/>
              </w:rPr>
              <w:t>错台高差</w:t>
            </w:r>
          </w:p>
        </w:tc>
        <w:tc>
          <w:tcPr>
            <w:tcW w:w="1235" w:type="dxa"/>
            <w:vAlign w:val="center"/>
          </w:tcPr>
          <w:p w14:paraId="0E50EE6F">
            <w:pPr>
              <w:keepNext/>
              <w:snapToGrid w:val="0"/>
              <w:spacing w:before="70" w:after="70" w:line="240" w:lineRule="auto"/>
              <w:ind w:firstLine="0"/>
              <w:jc w:val="left"/>
              <w:rPr>
                <w:sz w:val="21"/>
              </w:rPr>
            </w:pPr>
            <w:r>
              <w:rPr>
                <w:sz w:val="21"/>
                <w:szCs w:val="21"/>
              </w:rPr>
              <w:t>数值</w:t>
            </w:r>
          </w:p>
        </w:tc>
        <w:tc>
          <w:tcPr>
            <w:tcW w:w="790" w:type="dxa"/>
            <w:vAlign w:val="center"/>
          </w:tcPr>
          <w:p w14:paraId="51D7DEE8">
            <w:pPr>
              <w:keepNext/>
              <w:snapToGrid w:val="0"/>
              <w:spacing w:before="70" w:after="70" w:line="240" w:lineRule="auto"/>
              <w:ind w:firstLine="0"/>
              <w:jc w:val="center"/>
              <w:rPr>
                <w:sz w:val="21"/>
              </w:rPr>
            </w:pPr>
            <w:r>
              <w:rPr>
                <w:sz w:val="21"/>
                <w:szCs w:val="21"/>
              </w:rPr>
              <w:t>8,3</w:t>
            </w:r>
          </w:p>
        </w:tc>
        <w:tc>
          <w:tcPr>
            <w:tcW w:w="765" w:type="dxa"/>
            <w:vAlign w:val="center"/>
          </w:tcPr>
          <w:p w14:paraId="618F482A">
            <w:pPr>
              <w:keepNext/>
              <w:snapToGrid w:val="0"/>
              <w:spacing w:before="70" w:after="70" w:line="240" w:lineRule="auto"/>
              <w:ind w:firstLine="0"/>
              <w:jc w:val="center"/>
              <w:rPr>
                <w:sz w:val="21"/>
              </w:rPr>
            </w:pPr>
            <w:r>
              <w:rPr>
                <w:sz w:val="21"/>
                <w:szCs w:val="21"/>
              </w:rPr>
              <w:t>否</w:t>
            </w:r>
          </w:p>
        </w:tc>
        <w:tc>
          <w:tcPr>
            <w:tcW w:w="2387" w:type="dxa"/>
            <w:vAlign w:val="center"/>
          </w:tcPr>
          <w:p w14:paraId="50D063F3">
            <w:pPr>
              <w:keepNext/>
              <w:snapToGrid w:val="0"/>
              <w:spacing w:before="70" w:after="70" w:line="240" w:lineRule="auto"/>
              <w:ind w:firstLine="0"/>
              <w:jc w:val="left"/>
              <w:rPr>
                <w:sz w:val="21"/>
              </w:rPr>
            </w:pPr>
            <w:r>
              <w:rPr>
                <w:sz w:val="21"/>
                <w:szCs w:val="21"/>
              </w:rPr>
              <w:t>单位 mm</w:t>
            </w:r>
          </w:p>
        </w:tc>
      </w:tr>
      <w:tr w14:paraId="6417F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76D7B327">
            <w:pPr>
              <w:keepNext/>
              <w:snapToGrid w:val="0"/>
              <w:spacing w:before="70" w:after="70" w:line="240" w:lineRule="auto"/>
              <w:ind w:firstLine="0"/>
              <w:jc w:val="left"/>
              <w:rPr>
                <w:sz w:val="21"/>
              </w:rPr>
            </w:pPr>
            <w:r>
              <w:rPr>
                <w:sz w:val="21"/>
                <w:szCs w:val="21"/>
              </w:rPr>
              <w:t>expose_rebar</w:t>
            </w:r>
          </w:p>
        </w:tc>
        <w:tc>
          <w:tcPr>
            <w:tcW w:w="1695" w:type="dxa"/>
            <w:vAlign w:val="center"/>
          </w:tcPr>
          <w:p w14:paraId="4C00D2EF">
            <w:pPr>
              <w:keepNext/>
              <w:snapToGrid w:val="0"/>
              <w:spacing w:before="70" w:after="70" w:line="240" w:lineRule="auto"/>
              <w:ind w:firstLine="0"/>
              <w:jc w:val="left"/>
              <w:rPr>
                <w:sz w:val="21"/>
              </w:rPr>
            </w:pPr>
            <w:r>
              <w:rPr>
                <w:sz w:val="21"/>
                <w:szCs w:val="21"/>
              </w:rPr>
              <w:t>是否露筋</w:t>
            </w:r>
          </w:p>
        </w:tc>
        <w:tc>
          <w:tcPr>
            <w:tcW w:w="1235" w:type="dxa"/>
            <w:vAlign w:val="center"/>
          </w:tcPr>
          <w:p w14:paraId="56A8E6BA">
            <w:pPr>
              <w:keepNext/>
              <w:snapToGrid w:val="0"/>
              <w:spacing w:before="70" w:after="70" w:line="240" w:lineRule="auto"/>
              <w:ind w:firstLine="0"/>
              <w:jc w:val="left"/>
              <w:rPr>
                <w:sz w:val="21"/>
              </w:rPr>
            </w:pPr>
            <w:r>
              <w:rPr>
                <w:sz w:val="21"/>
                <w:szCs w:val="21"/>
              </w:rPr>
              <w:t>布尔</w:t>
            </w:r>
          </w:p>
        </w:tc>
        <w:tc>
          <w:tcPr>
            <w:tcW w:w="790" w:type="dxa"/>
            <w:vAlign w:val="center"/>
          </w:tcPr>
          <w:p w14:paraId="28A8477C">
            <w:pPr>
              <w:keepNext/>
              <w:snapToGrid w:val="0"/>
              <w:spacing w:before="70" w:after="70" w:line="240" w:lineRule="auto"/>
              <w:ind w:firstLine="0"/>
              <w:jc w:val="center"/>
              <w:rPr>
                <w:sz w:val="21"/>
              </w:rPr>
            </w:pPr>
            <w:r>
              <w:rPr>
                <w:sz w:val="21"/>
                <w:szCs w:val="21"/>
              </w:rPr>
              <w:t>1</w:t>
            </w:r>
          </w:p>
        </w:tc>
        <w:tc>
          <w:tcPr>
            <w:tcW w:w="765" w:type="dxa"/>
            <w:vAlign w:val="center"/>
          </w:tcPr>
          <w:p w14:paraId="5ACB38B0">
            <w:pPr>
              <w:keepNext/>
              <w:snapToGrid w:val="0"/>
              <w:spacing w:before="70" w:after="70" w:line="240" w:lineRule="auto"/>
              <w:ind w:firstLine="0"/>
              <w:jc w:val="center"/>
              <w:rPr>
                <w:sz w:val="21"/>
              </w:rPr>
            </w:pPr>
            <w:r>
              <w:rPr>
                <w:sz w:val="21"/>
                <w:szCs w:val="21"/>
              </w:rPr>
              <w:t>否</w:t>
            </w:r>
          </w:p>
        </w:tc>
        <w:tc>
          <w:tcPr>
            <w:tcW w:w="2387" w:type="dxa"/>
            <w:vAlign w:val="center"/>
          </w:tcPr>
          <w:p w14:paraId="414A8D35">
            <w:pPr>
              <w:keepNext/>
              <w:snapToGrid w:val="0"/>
              <w:spacing w:before="70" w:after="70" w:line="240" w:lineRule="auto"/>
              <w:ind w:firstLine="0"/>
              <w:jc w:val="left"/>
              <w:rPr>
                <w:sz w:val="21"/>
              </w:rPr>
            </w:pPr>
            <w:r>
              <w:rPr>
                <w:sz w:val="21"/>
                <w:szCs w:val="21"/>
              </w:rPr>
              <w:t>是/否</w:t>
            </w:r>
          </w:p>
        </w:tc>
      </w:tr>
      <w:tr w14:paraId="61FC9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06B2B1CB">
            <w:pPr>
              <w:keepNext/>
              <w:snapToGrid w:val="0"/>
              <w:spacing w:before="70" w:after="70" w:line="240" w:lineRule="auto"/>
              <w:ind w:firstLine="0"/>
              <w:jc w:val="left"/>
              <w:rPr>
                <w:sz w:val="21"/>
              </w:rPr>
            </w:pPr>
            <w:r>
              <w:rPr>
                <w:sz w:val="21"/>
                <w:szCs w:val="21"/>
              </w:rPr>
              <w:t>confidence</w:t>
            </w:r>
          </w:p>
        </w:tc>
        <w:tc>
          <w:tcPr>
            <w:tcW w:w="1695" w:type="dxa"/>
            <w:vAlign w:val="center"/>
          </w:tcPr>
          <w:p w14:paraId="105B701F">
            <w:pPr>
              <w:keepNext/>
              <w:snapToGrid w:val="0"/>
              <w:spacing w:before="70" w:after="70" w:line="240" w:lineRule="auto"/>
              <w:ind w:firstLine="0"/>
              <w:jc w:val="left"/>
              <w:rPr>
                <w:sz w:val="21"/>
              </w:rPr>
            </w:pPr>
            <w:r>
              <w:rPr>
                <w:sz w:val="21"/>
                <w:szCs w:val="21"/>
              </w:rPr>
              <w:t>判定置信度</w:t>
            </w:r>
          </w:p>
        </w:tc>
        <w:tc>
          <w:tcPr>
            <w:tcW w:w="1235" w:type="dxa"/>
            <w:vAlign w:val="center"/>
          </w:tcPr>
          <w:p w14:paraId="1EE911A8">
            <w:pPr>
              <w:keepNext/>
              <w:snapToGrid w:val="0"/>
              <w:spacing w:before="70" w:after="70" w:line="240" w:lineRule="auto"/>
              <w:ind w:firstLine="0"/>
              <w:jc w:val="left"/>
              <w:rPr>
                <w:sz w:val="21"/>
              </w:rPr>
            </w:pPr>
            <w:r>
              <w:rPr>
                <w:sz w:val="21"/>
                <w:szCs w:val="21"/>
              </w:rPr>
              <w:t>数值</w:t>
            </w:r>
          </w:p>
        </w:tc>
        <w:tc>
          <w:tcPr>
            <w:tcW w:w="790" w:type="dxa"/>
            <w:vAlign w:val="center"/>
          </w:tcPr>
          <w:p w14:paraId="6E571CF1">
            <w:pPr>
              <w:keepNext/>
              <w:snapToGrid w:val="0"/>
              <w:spacing w:before="70" w:after="70" w:line="240" w:lineRule="auto"/>
              <w:ind w:firstLine="0"/>
              <w:jc w:val="center"/>
              <w:rPr>
                <w:sz w:val="21"/>
              </w:rPr>
            </w:pPr>
            <w:r>
              <w:rPr>
                <w:sz w:val="21"/>
                <w:szCs w:val="21"/>
              </w:rPr>
              <w:t>5,2</w:t>
            </w:r>
          </w:p>
        </w:tc>
        <w:tc>
          <w:tcPr>
            <w:tcW w:w="765" w:type="dxa"/>
            <w:vAlign w:val="center"/>
          </w:tcPr>
          <w:p w14:paraId="1EFE2B42">
            <w:pPr>
              <w:keepNext/>
              <w:snapToGrid w:val="0"/>
              <w:spacing w:before="70" w:after="70" w:line="240" w:lineRule="auto"/>
              <w:ind w:firstLine="0"/>
              <w:jc w:val="center"/>
              <w:rPr>
                <w:sz w:val="21"/>
              </w:rPr>
            </w:pPr>
            <w:r>
              <w:rPr>
                <w:sz w:val="21"/>
                <w:szCs w:val="21"/>
              </w:rPr>
              <w:t>是</w:t>
            </w:r>
          </w:p>
        </w:tc>
        <w:tc>
          <w:tcPr>
            <w:tcW w:w="2387" w:type="dxa"/>
            <w:vAlign w:val="center"/>
          </w:tcPr>
          <w:p w14:paraId="17CE576C">
            <w:pPr>
              <w:keepNext/>
              <w:snapToGrid w:val="0"/>
              <w:spacing w:before="70" w:after="70" w:line="240" w:lineRule="auto"/>
              <w:ind w:firstLine="0"/>
              <w:jc w:val="left"/>
              <w:rPr>
                <w:sz w:val="21"/>
              </w:rPr>
            </w:pPr>
            <w:r>
              <w:rPr>
                <w:sz w:val="21"/>
                <w:szCs w:val="21"/>
              </w:rPr>
              <w:t>0.00～1.00</w:t>
            </w:r>
          </w:p>
        </w:tc>
      </w:tr>
      <w:tr w14:paraId="3EABD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282F1D8">
            <w:pPr>
              <w:keepNext/>
              <w:snapToGrid w:val="0"/>
              <w:spacing w:before="70" w:after="70" w:line="240" w:lineRule="auto"/>
              <w:ind w:firstLine="0"/>
              <w:jc w:val="left"/>
              <w:rPr>
                <w:sz w:val="21"/>
              </w:rPr>
            </w:pPr>
            <w:r>
              <w:rPr>
                <w:sz w:val="21"/>
                <w:szCs w:val="21"/>
              </w:rPr>
              <w:t>review_flag</w:t>
            </w:r>
          </w:p>
        </w:tc>
        <w:tc>
          <w:tcPr>
            <w:tcW w:w="1695" w:type="dxa"/>
            <w:vAlign w:val="center"/>
          </w:tcPr>
          <w:p w14:paraId="6484C515">
            <w:pPr>
              <w:keepNext/>
              <w:snapToGrid w:val="0"/>
              <w:spacing w:before="70" w:after="70" w:line="240" w:lineRule="auto"/>
              <w:ind w:firstLine="0"/>
              <w:jc w:val="left"/>
              <w:rPr>
                <w:sz w:val="21"/>
              </w:rPr>
            </w:pPr>
            <w:r>
              <w:rPr>
                <w:sz w:val="21"/>
                <w:szCs w:val="21"/>
              </w:rPr>
              <w:t>是否人工复核</w:t>
            </w:r>
          </w:p>
        </w:tc>
        <w:tc>
          <w:tcPr>
            <w:tcW w:w="1235" w:type="dxa"/>
            <w:vAlign w:val="center"/>
          </w:tcPr>
          <w:p w14:paraId="548999C2">
            <w:pPr>
              <w:keepNext/>
              <w:snapToGrid w:val="0"/>
              <w:spacing w:before="70" w:after="70" w:line="240" w:lineRule="auto"/>
              <w:ind w:firstLine="0"/>
              <w:jc w:val="left"/>
              <w:rPr>
                <w:sz w:val="21"/>
              </w:rPr>
            </w:pPr>
            <w:r>
              <w:rPr>
                <w:sz w:val="21"/>
                <w:szCs w:val="21"/>
              </w:rPr>
              <w:t>布尔</w:t>
            </w:r>
          </w:p>
        </w:tc>
        <w:tc>
          <w:tcPr>
            <w:tcW w:w="790" w:type="dxa"/>
            <w:vAlign w:val="center"/>
          </w:tcPr>
          <w:p w14:paraId="3DDC8D3B">
            <w:pPr>
              <w:keepNext/>
              <w:snapToGrid w:val="0"/>
              <w:spacing w:before="70" w:after="70" w:line="240" w:lineRule="auto"/>
              <w:ind w:firstLine="0"/>
              <w:jc w:val="center"/>
              <w:rPr>
                <w:sz w:val="21"/>
              </w:rPr>
            </w:pPr>
            <w:r>
              <w:rPr>
                <w:sz w:val="21"/>
                <w:szCs w:val="21"/>
              </w:rPr>
              <w:t>1</w:t>
            </w:r>
          </w:p>
        </w:tc>
        <w:tc>
          <w:tcPr>
            <w:tcW w:w="765" w:type="dxa"/>
            <w:vAlign w:val="center"/>
          </w:tcPr>
          <w:p w14:paraId="5122DD89">
            <w:pPr>
              <w:keepNext/>
              <w:snapToGrid w:val="0"/>
              <w:spacing w:before="70" w:after="70" w:line="240" w:lineRule="auto"/>
              <w:ind w:firstLine="0"/>
              <w:jc w:val="center"/>
              <w:rPr>
                <w:sz w:val="21"/>
              </w:rPr>
            </w:pPr>
            <w:r>
              <w:rPr>
                <w:sz w:val="21"/>
                <w:szCs w:val="21"/>
              </w:rPr>
              <w:t>是</w:t>
            </w:r>
          </w:p>
        </w:tc>
        <w:tc>
          <w:tcPr>
            <w:tcW w:w="2387" w:type="dxa"/>
            <w:vAlign w:val="center"/>
          </w:tcPr>
          <w:p w14:paraId="4199A716">
            <w:pPr>
              <w:keepNext/>
              <w:snapToGrid w:val="0"/>
              <w:spacing w:before="70" w:after="70" w:line="240" w:lineRule="auto"/>
              <w:ind w:firstLine="0"/>
              <w:jc w:val="left"/>
              <w:rPr>
                <w:sz w:val="21"/>
              </w:rPr>
            </w:pPr>
            <w:r>
              <w:rPr>
                <w:sz w:val="21"/>
                <w:szCs w:val="21"/>
              </w:rPr>
              <w:t>触发条件见2.17.5</w:t>
            </w:r>
          </w:p>
        </w:tc>
      </w:tr>
      <w:tr w14:paraId="12D08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61E73C7F">
            <w:pPr>
              <w:keepNext/>
              <w:snapToGrid w:val="0"/>
              <w:spacing w:before="70" w:after="70" w:line="240" w:lineRule="auto"/>
              <w:ind w:firstLine="0"/>
              <w:jc w:val="left"/>
              <w:rPr>
                <w:sz w:val="21"/>
              </w:rPr>
            </w:pPr>
            <w:r>
              <w:rPr>
                <w:sz w:val="21"/>
                <w:szCs w:val="21"/>
              </w:rPr>
              <w:t>grade</w:t>
            </w:r>
          </w:p>
        </w:tc>
        <w:tc>
          <w:tcPr>
            <w:tcW w:w="1695" w:type="dxa"/>
            <w:vAlign w:val="center"/>
          </w:tcPr>
          <w:p w14:paraId="7F08B71D">
            <w:pPr>
              <w:keepNext/>
              <w:snapToGrid w:val="0"/>
              <w:spacing w:before="70" w:after="70" w:line="240" w:lineRule="auto"/>
              <w:ind w:firstLine="0"/>
              <w:jc w:val="left"/>
              <w:rPr>
                <w:sz w:val="21"/>
              </w:rPr>
            </w:pPr>
            <w:r>
              <w:rPr>
                <w:sz w:val="21"/>
                <w:szCs w:val="21"/>
              </w:rPr>
              <w:t>缺陷级别</w:t>
            </w:r>
          </w:p>
        </w:tc>
        <w:tc>
          <w:tcPr>
            <w:tcW w:w="1235" w:type="dxa"/>
            <w:vAlign w:val="center"/>
          </w:tcPr>
          <w:p w14:paraId="0C65D1B8">
            <w:pPr>
              <w:keepNext/>
              <w:snapToGrid w:val="0"/>
              <w:spacing w:before="70" w:after="70" w:line="240" w:lineRule="auto"/>
              <w:ind w:firstLine="0"/>
              <w:jc w:val="left"/>
              <w:rPr>
                <w:sz w:val="21"/>
              </w:rPr>
            </w:pPr>
            <w:r>
              <w:rPr>
                <w:sz w:val="21"/>
                <w:szCs w:val="21"/>
              </w:rPr>
              <w:t>枚举</w:t>
            </w:r>
          </w:p>
        </w:tc>
        <w:tc>
          <w:tcPr>
            <w:tcW w:w="790" w:type="dxa"/>
            <w:vAlign w:val="center"/>
          </w:tcPr>
          <w:p w14:paraId="392B2ED3">
            <w:pPr>
              <w:keepNext/>
              <w:snapToGrid w:val="0"/>
              <w:spacing w:before="70" w:after="70" w:line="240" w:lineRule="auto"/>
              <w:ind w:firstLine="0"/>
              <w:jc w:val="center"/>
              <w:rPr>
                <w:sz w:val="21"/>
              </w:rPr>
            </w:pPr>
            <w:r>
              <w:rPr>
                <w:sz w:val="21"/>
                <w:szCs w:val="21"/>
              </w:rPr>
              <w:t>4</w:t>
            </w:r>
          </w:p>
        </w:tc>
        <w:tc>
          <w:tcPr>
            <w:tcW w:w="765" w:type="dxa"/>
            <w:vAlign w:val="center"/>
          </w:tcPr>
          <w:p w14:paraId="48B02A38">
            <w:pPr>
              <w:keepNext/>
              <w:snapToGrid w:val="0"/>
              <w:spacing w:before="70" w:after="70" w:line="240" w:lineRule="auto"/>
              <w:ind w:firstLine="0"/>
              <w:jc w:val="center"/>
              <w:rPr>
                <w:sz w:val="21"/>
              </w:rPr>
            </w:pPr>
            <w:r>
              <w:rPr>
                <w:sz w:val="21"/>
                <w:szCs w:val="21"/>
              </w:rPr>
              <w:t>是</w:t>
            </w:r>
          </w:p>
        </w:tc>
        <w:tc>
          <w:tcPr>
            <w:tcW w:w="2387" w:type="dxa"/>
            <w:vAlign w:val="center"/>
          </w:tcPr>
          <w:p w14:paraId="295090D2">
            <w:pPr>
              <w:keepNext/>
              <w:snapToGrid w:val="0"/>
              <w:spacing w:before="70" w:after="70" w:line="240" w:lineRule="auto"/>
              <w:ind w:firstLine="0"/>
              <w:jc w:val="left"/>
              <w:rPr>
                <w:sz w:val="21"/>
              </w:rPr>
            </w:pPr>
            <w:r>
              <w:rPr>
                <w:sz w:val="21"/>
                <w:szCs w:val="21"/>
              </w:rPr>
              <w:t>Ⅰ/Ⅱ/Ⅲ/Ⅳ</w:t>
            </w:r>
          </w:p>
        </w:tc>
      </w:tr>
      <w:tr w14:paraId="37B95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63CCB880">
            <w:pPr>
              <w:keepNext/>
              <w:snapToGrid w:val="0"/>
              <w:spacing w:before="70" w:after="70" w:line="240" w:lineRule="auto"/>
              <w:ind w:firstLine="0"/>
              <w:jc w:val="left"/>
              <w:rPr>
                <w:sz w:val="21"/>
              </w:rPr>
            </w:pPr>
            <w:r>
              <w:rPr>
                <w:sz w:val="21"/>
                <w:szCs w:val="21"/>
              </w:rPr>
              <w:t>suggestion</w:t>
            </w:r>
          </w:p>
        </w:tc>
        <w:tc>
          <w:tcPr>
            <w:tcW w:w="1695" w:type="dxa"/>
            <w:vAlign w:val="center"/>
          </w:tcPr>
          <w:p w14:paraId="3FCF0188">
            <w:pPr>
              <w:keepNext/>
              <w:snapToGrid w:val="0"/>
              <w:spacing w:before="70" w:after="70" w:line="240" w:lineRule="auto"/>
              <w:ind w:firstLine="0"/>
              <w:jc w:val="left"/>
              <w:rPr>
                <w:sz w:val="21"/>
              </w:rPr>
            </w:pPr>
            <w:r>
              <w:rPr>
                <w:sz w:val="21"/>
                <w:szCs w:val="21"/>
              </w:rPr>
              <w:t>处理建议</w:t>
            </w:r>
          </w:p>
        </w:tc>
        <w:tc>
          <w:tcPr>
            <w:tcW w:w="1235" w:type="dxa"/>
            <w:vAlign w:val="center"/>
          </w:tcPr>
          <w:p w14:paraId="037AA1FD">
            <w:pPr>
              <w:keepNext/>
              <w:snapToGrid w:val="0"/>
              <w:spacing w:before="70" w:after="70" w:line="240" w:lineRule="auto"/>
              <w:ind w:firstLine="0"/>
              <w:jc w:val="left"/>
              <w:rPr>
                <w:sz w:val="21"/>
              </w:rPr>
            </w:pPr>
            <w:r>
              <w:rPr>
                <w:sz w:val="21"/>
                <w:szCs w:val="21"/>
              </w:rPr>
              <w:t>字符</w:t>
            </w:r>
          </w:p>
        </w:tc>
        <w:tc>
          <w:tcPr>
            <w:tcW w:w="790" w:type="dxa"/>
            <w:vAlign w:val="center"/>
          </w:tcPr>
          <w:p w14:paraId="12A529C0">
            <w:pPr>
              <w:keepNext/>
              <w:snapToGrid w:val="0"/>
              <w:spacing w:before="70" w:after="70" w:line="240" w:lineRule="auto"/>
              <w:ind w:firstLine="0"/>
              <w:jc w:val="center"/>
              <w:rPr>
                <w:sz w:val="21"/>
              </w:rPr>
            </w:pPr>
            <w:r>
              <w:rPr>
                <w:sz w:val="21"/>
                <w:szCs w:val="21"/>
              </w:rPr>
              <w:t>500</w:t>
            </w:r>
          </w:p>
        </w:tc>
        <w:tc>
          <w:tcPr>
            <w:tcW w:w="765" w:type="dxa"/>
            <w:vAlign w:val="center"/>
          </w:tcPr>
          <w:p w14:paraId="653F5F1F">
            <w:pPr>
              <w:keepNext/>
              <w:snapToGrid w:val="0"/>
              <w:spacing w:before="70" w:after="70" w:line="240" w:lineRule="auto"/>
              <w:ind w:firstLine="0"/>
              <w:jc w:val="center"/>
              <w:rPr>
                <w:sz w:val="21"/>
              </w:rPr>
            </w:pPr>
            <w:r>
              <w:rPr>
                <w:sz w:val="21"/>
                <w:szCs w:val="21"/>
              </w:rPr>
              <w:t>否</w:t>
            </w:r>
          </w:p>
        </w:tc>
        <w:tc>
          <w:tcPr>
            <w:tcW w:w="2387" w:type="dxa"/>
            <w:vAlign w:val="center"/>
          </w:tcPr>
          <w:p w14:paraId="4B312731">
            <w:pPr>
              <w:keepNext/>
              <w:snapToGrid w:val="0"/>
              <w:spacing w:before="70" w:after="70" w:line="240" w:lineRule="auto"/>
              <w:ind w:firstLine="0"/>
              <w:jc w:val="left"/>
              <w:rPr>
                <w:sz w:val="21"/>
              </w:rPr>
            </w:pPr>
            <w:r>
              <w:rPr>
                <w:sz w:val="21"/>
                <w:szCs w:val="21"/>
              </w:rPr>
              <w:t>按规则库生成</w:t>
            </w:r>
          </w:p>
        </w:tc>
      </w:tr>
      <w:tr w14:paraId="14EBB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5B69252A">
            <w:pPr>
              <w:keepNext/>
              <w:snapToGrid w:val="0"/>
              <w:spacing w:before="70" w:after="70" w:line="240" w:lineRule="auto"/>
              <w:ind w:firstLine="0"/>
              <w:jc w:val="left"/>
              <w:rPr>
                <w:sz w:val="21"/>
              </w:rPr>
            </w:pPr>
            <w:r>
              <w:rPr>
                <w:sz w:val="21"/>
                <w:szCs w:val="21"/>
              </w:rPr>
              <w:t>discover_time</w:t>
            </w:r>
          </w:p>
        </w:tc>
        <w:tc>
          <w:tcPr>
            <w:tcW w:w="1695" w:type="dxa"/>
            <w:vAlign w:val="center"/>
          </w:tcPr>
          <w:p w14:paraId="6BC3AA7A">
            <w:pPr>
              <w:keepNext/>
              <w:snapToGrid w:val="0"/>
              <w:spacing w:before="70" w:after="70" w:line="240" w:lineRule="auto"/>
              <w:ind w:firstLine="0"/>
              <w:jc w:val="left"/>
              <w:rPr>
                <w:sz w:val="21"/>
              </w:rPr>
            </w:pPr>
            <w:r>
              <w:rPr>
                <w:sz w:val="21"/>
                <w:szCs w:val="21"/>
              </w:rPr>
              <w:t>发现时间</w:t>
            </w:r>
          </w:p>
        </w:tc>
        <w:tc>
          <w:tcPr>
            <w:tcW w:w="1235" w:type="dxa"/>
            <w:vAlign w:val="center"/>
          </w:tcPr>
          <w:p w14:paraId="4C6FEB94">
            <w:pPr>
              <w:keepNext/>
              <w:snapToGrid w:val="0"/>
              <w:spacing w:before="70" w:after="70" w:line="240" w:lineRule="auto"/>
              <w:ind w:firstLine="0"/>
              <w:jc w:val="left"/>
              <w:rPr>
                <w:sz w:val="21"/>
              </w:rPr>
            </w:pPr>
            <w:r>
              <w:rPr>
                <w:sz w:val="21"/>
                <w:szCs w:val="21"/>
              </w:rPr>
              <w:t>日期时间</w:t>
            </w:r>
          </w:p>
        </w:tc>
        <w:tc>
          <w:tcPr>
            <w:tcW w:w="790" w:type="dxa"/>
            <w:vAlign w:val="center"/>
          </w:tcPr>
          <w:p w14:paraId="7CAD5DE9">
            <w:pPr>
              <w:keepNext/>
              <w:snapToGrid w:val="0"/>
              <w:spacing w:before="70" w:after="70" w:line="240" w:lineRule="auto"/>
              <w:ind w:firstLine="0"/>
              <w:jc w:val="center"/>
              <w:rPr>
                <w:sz w:val="21"/>
              </w:rPr>
            </w:pPr>
            <w:r>
              <w:rPr>
                <w:rFonts w:hint="eastAsia"/>
                <w:sz w:val="21"/>
                <w:szCs w:val="21"/>
              </w:rPr>
              <w:t>-</w:t>
            </w:r>
          </w:p>
        </w:tc>
        <w:tc>
          <w:tcPr>
            <w:tcW w:w="765" w:type="dxa"/>
            <w:vAlign w:val="center"/>
          </w:tcPr>
          <w:p w14:paraId="21F8A8FC">
            <w:pPr>
              <w:keepNext/>
              <w:snapToGrid w:val="0"/>
              <w:spacing w:before="70" w:after="70" w:line="240" w:lineRule="auto"/>
              <w:ind w:firstLine="0"/>
              <w:jc w:val="center"/>
              <w:rPr>
                <w:sz w:val="21"/>
              </w:rPr>
            </w:pPr>
            <w:r>
              <w:rPr>
                <w:sz w:val="21"/>
                <w:szCs w:val="21"/>
              </w:rPr>
              <w:t>是</w:t>
            </w:r>
          </w:p>
        </w:tc>
        <w:tc>
          <w:tcPr>
            <w:tcW w:w="2387" w:type="dxa"/>
            <w:vAlign w:val="center"/>
          </w:tcPr>
          <w:p w14:paraId="5B779068">
            <w:pPr>
              <w:keepNext/>
              <w:snapToGrid w:val="0"/>
              <w:spacing w:before="70" w:after="70" w:line="240" w:lineRule="auto"/>
              <w:ind w:firstLine="0"/>
              <w:jc w:val="left"/>
              <w:rPr>
                <w:sz w:val="21"/>
              </w:rPr>
            </w:pPr>
            <w:r>
              <w:rPr>
                <w:sz w:val="21"/>
                <w:szCs w:val="21"/>
              </w:rPr>
              <w:t>yyyy-MM-dd HH:mm</w:t>
            </w:r>
          </w:p>
        </w:tc>
      </w:tr>
      <w:tr w14:paraId="41F14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2B8AD38">
            <w:pPr>
              <w:keepNext/>
              <w:snapToGrid w:val="0"/>
              <w:spacing w:before="70" w:after="70" w:line="240" w:lineRule="auto"/>
              <w:ind w:firstLine="0"/>
              <w:jc w:val="left"/>
              <w:rPr>
                <w:sz w:val="21"/>
              </w:rPr>
            </w:pPr>
            <w:r>
              <w:rPr>
                <w:sz w:val="21"/>
                <w:szCs w:val="21"/>
              </w:rPr>
              <w:t>data_source</w:t>
            </w:r>
          </w:p>
        </w:tc>
        <w:tc>
          <w:tcPr>
            <w:tcW w:w="1695" w:type="dxa"/>
            <w:vAlign w:val="center"/>
          </w:tcPr>
          <w:p w14:paraId="71DA15C2">
            <w:pPr>
              <w:keepNext/>
              <w:snapToGrid w:val="0"/>
              <w:spacing w:before="70" w:after="70" w:line="240" w:lineRule="auto"/>
              <w:ind w:firstLine="0"/>
              <w:jc w:val="left"/>
              <w:rPr>
                <w:sz w:val="21"/>
              </w:rPr>
            </w:pPr>
            <w:r>
              <w:rPr>
                <w:sz w:val="21"/>
                <w:szCs w:val="21"/>
              </w:rPr>
              <w:t>数据来源</w:t>
            </w:r>
          </w:p>
        </w:tc>
        <w:tc>
          <w:tcPr>
            <w:tcW w:w="1235" w:type="dxa"/>
            <w:vAlign w:val="center"/>
          </w:tcPr>
          <w:p w14:paraId="56819A34">
            <w:pPr>
              <w:keepNext/>
              <w:snapToGrid w:val="0"/>
              <w:spacing w:before="70" w:after="70" w:line="240" w:lineRule="auto"/>
              <w:ind w:firstLine="0"/>
              <w:jc w:val="left"/>
              <w:rPr>
                <w:sz w:val="21"/>
              </w:rPr>
            </w:pPr>
            <w:r>
              <w:rPr>
                <w:sz w:val="21"/>
                <w:szCs w:val="21"/>
              </w:rPr>
              <w:t>枚举</w:t>
            </w:r>
          </w:p>
        </w:tc>
        <w:tc>
          <w:tcPr>
            <w:tcW w:w="790" w:type="dxa"/>
            <w:vAlign w:val="center"/>
          </w:tcPr>
          <w:p w14:paraId="450597EE">
            <w:pPr>
              <w:keepNext/>
              <w:snapToGrid w:val="0"/>
              <w:spacing w:before="70" w:after="70" w:line="240" w:lineRule="auto"/>
              <w:ind w:firstLine="0"/>
              <w:jc w:val="center"/>
              <w:rPr>
                <w:sz w:val="21"/>
              </w:rPr>
            </w:pPr>
            <w:r>
              <w:rPr>
                <w:sz w:val="21"/>
                <w:szCs w:val="21"/>
              </w:rPr>
              <w:t>8</w:t>
            </w:r>
          </w:p>
        </w:tc>
        <w:tc>
          <w:tcPr>
            <w:tcW w:w="765" w:type="dxa"/>
            <w:vAlign w:val="center"/>
          </w:tcPr>
          <w:p w14:paraId="02A2538A">
            <w:pPr>
              <w:keepNext/>
              <w:snapToGrid w:val="0"/>
              <w:spacing w:before="70" w:after="70" w:line="240" w:lineRule="auto"/>
              <w:ind w:firstLine="0"/>
              <w:jc w:val="center"/>
              <w:rPr>
                <w:sz w:val="21"/>
              </w:rPr>
            </w:pPr>
            <w:r>
              <w:rPr>
                <w:sz w:val="21"/>
                <w:szCs w:val="21"/>
              </w:rPr>
              <w:t>是</w:t>
            </w:r>
          </w:p>
        </w:tc>
        <w:tc>
          <w:tcPr>
            <w:tcW w:w="2387" w:type="dxa"/>
            <w:vAlign w:val="center"/>
          </w:tcPr>
          <w:p w14:paraId="286B92F3">
            <w:pPr>
              <w:keepNext/>
              <w:snapToGrid w:val="0"/>
              <w:spacing w:before="70" w:after="70" w:line="240" w:lineRule="auto"/>
              <w:ind w:firstLine="0"/>
              <w:jc w:val="left"/>
              <w:rPr>
                <w:sz w:val="21"/>
              </w:rPr>
            </w:pPr>
            <w:r>
              <w:rPr>
                <w:sz w:val="21"/>
                <w:szCs w:val="21"/>
              </w:rPr>
              <w:t>跟踪/扫描/融合/人工</w:t>
            </w:r>
          </w:p>
        </w:tc>
      </w:tr>
    </w:tbl>
    <w:p w14:paraId="60772745">
      <w:pPr>
        <w:spacing w:line="240" w:lineRule="auto"/>
      </w:pPr>
    </w:p>
    <w:p w14:paraId="562A7AED">
      <w:pPr>
        <w:rPr>
          <w:rFonts w:hint="eastAsia"/>
          <w:b/>
          <w:bCs/>
          <w:lang w:eastAsia="zh"/>
          <w:woUserID w:val="1"/>
        </w:rPr>
      </w:pPr>
      <w:r>
        <w:rPr>
          <w:rFonts w:hint="eastAsia"/>
          <w:b/>
          <w:bCs/>
          <w:lang w:eastAsia="zh"/>
          <w:woUserID w:val="1"/>
        </w:rPr>
        <w:t>（2）空间定位字段</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61"/>
        <w:gridCol w:w="2201"/>
        <w:gridCol w:w="1709"/>
        <w:gridCol w:w="2829"/>
      </w:tblGrid>
      <w:tr w14:paraId="33219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61" w:type="dxa"/>
            <w:shd w:val="clear" w:color="auto" w:fill="E7E6E6"/>
            <w:vAlign w:val="center"/>
          </w:tcPr>
          <w:p w14:paraId="36BAAF6A">
            <w:pPr>
              <w:snapToGrid w:val="0"/>
              <w:spacing w:before="70" w:after="70" w:line="240" w:lineRule="auto"/>
              <w:ind w:firstLine="0"/>
              <w:jc w:val="center"/>
              <w:rPr>
                <w:b/>
                <w:sz w:val="21"/>
              </w:rPr>
            </w:pPr>
            <w:r>
              <w:rPr>
                <w:b/>
                <w:sz w:val="21"/>
                <w:szCs w:val="21"/>
              </w:rPr>
              <w:t>字段名</w:t>
            </w:r>
          </w:p>
        </w:tc>
        <w:tc>
          <w:tcPr>
            <w:tcW w:w="2201" w:type="dxa"/>
            <w:shd w:val="clear" w:color="auto" w:fill="E7E6E6"/>
            <w:vAlign w:val="center"/>
          </w:tcPr>
          <w:p w14:paraId="32E83CC4">
            <w:pPr>
              <w:snapToGrid w:val="0"/>
              <w:spacing w:before="70" w:after="70" w:line="240" w:lineRule="auto"/>
              <w:ind w:firstLine="0"/>
              <w:jc w:val="center"/>
              <w:rPr>
                <w:b/>
                <w:sz w:val="21"/>
              </w:rPr>
            </w:pPr>
            <w:r>
              <w:rPr>
                <w:b/>
                <w:sz w:val="21"/>
                <w:szCs w:val="21"/>
              </w:rPr>
              <w:t>中文名</w:t>
            </w:r>
          </w:p>
        </w:tc>
        <w:tc>
          <w:tcPr>
            <w:tcW w:w="1709" w:type="dxa"/>
            <w:shd w:val="clear" w:color="auto" w:fill="E7E6E6"/>
            <w:vAlign w:val="center"/>
          </w:tcPr>
          <w:p w14:paraId="126FFB14">
            <w:pPr>
              <w:snapToGrid w:val="0"/>
              <w:spacing w:before="70" w:after="70" w:line="240" w:lineRule="auto"/>
              <w:ind w:firstLine="0"/>
              <w:jc w:val="center"/>
              <w:rPr>
                <w:b/>
                <w:sz w:val="21"/>
              </w:rPr>
            </w:pPr>
            <w:r>
              <w:rPr>
                <w:b/>
                <w:sz w:val="21"/>
                <w:szCs w:val="21"/>
              </w:rPr>
              <w:t>类型</w:t>
            </w:r>
          </w:p>
        </w:tc>
        <w:tc>
          <w:tcPr>
            <w:tcW w:w="2829" w:type="dxa"/>
            <w:shd w:val="clear" w:color="auto" w:fill="E7E6E6"/>
            <w:vAlign w:val="center"/>
          </w:tcPr>
          <w:p w14:paraId="6CFFF9DE">
            <w:pPr>
              <w:snapToGrid w:val="0"/>
              <w:spacing w:before="70" w:after="70" w:line="240" w:lineRule="auto"/>
              <w:ind w:firstLine="0"/>
              <w:jc w:val="center"/>
              <w:rPr>
                <w:b/>
                <w:sz w:val="21"/>
              </w:rPr>
            </w:pPr>
            <w:r>
              <w:rPr>
                <w:b/>
                <w:sz w:val="21"/>
                <w:szCs w:val="21"/>
              </w:rPr>
              <w:t>说明</w:t>
            </w:r>
          </w:p>
        </w:tc>
      </w:tr>
      <w:tr w14:paraId="380D0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2BB941D9">
            <w:pPr>
              <w:snapToGrid w:val="0"/>
              <w:spacing w:before="70" w:after="70" w:line="240" w:lineRule="auto"/>
              <w:ind w:firstLine="0"/>
              <w:jc w:val="left"/>
              <w:rPr>
                <w:sz w:val="21"/>
              </w:rPr>
            </w:pPr>
            <w:r>
              <w:rPr>
                <w:sz w:val="21"/>
                <w:szCs w:val="21"/>
              </w:rPr>
              <w:t>station_id</w:t>
            </w:r>
          </w:p>
        </w:tc>
        <w:tc>
          <w:tcPr>
            <w:tcW w:w="2201" w:type="dxa"/>
            <w:vAlign w:val="center"/>
          </w:tcPr>
          <w:p w14:paraId="7D1FF599">
            <w:pPr>
              <w:snapToGrid w:val="0"/>
              <w:spacing w:before="70" w:after="70" w:line="240" w:lineRule="auto"/>
              <w:ind w:firstLine="0"/>
              <w:jc w:val="left"/>
              <w:rPr>
                <w:sz w:val="21"/>
              </w:rPr>
            </w:pPr>
            <w:r>
              <w:rPr>
                <w:sz w:val="21"/>
                <w:szCs w:val="21"/>
              </w:rPr>
              <w:t>测站编号</w:t>
            </w:r>
          </w:p>
        </w:tc>
        <w:tc>
          <w:tcPr>
            <w:tcW w:w="1709" w:type="dxa"/>
            <w:vAlign w:val="center"/>
          </w:tcPr>
          <w:p w14:paraId="4E1DF1A2">
            <w:pPr>
              <w:snapToGrid w:val="0"/>
              <w:spacing w:before="70" w:after="70" w:line="240" w:lineRule="auto"/>
              <w:ind w:firstLine="0"/>
              <w:jc w:val="center"/>
              <w:rPr>
                <w:sz w:val="21"/>
              </w:rPr>
            </w:pPr>
            <w:r>
              <w:rPr>
                <w:sz w:val="21"/>
                <w:szCs w:val="21"/>
              </w:rPr>
              <w:t>字符(16)</w:t>
            </w:r>
          </w:p>
        </w:tc>
        <w:tc>
          <w:tcPr>
            <w:tcW w:w="2829" w:type="dxa"/>
            <w:vAlign w:val="center"/>
          </w:tcPr>
          <w:p w14:paraId="6DCBA1D9">
            <w:pPr>
              <w:snapToGrid w:val="0"/>
              <w:spacing w:before="70" w:after="70" w:line="240" w:lineRule="auto"/>
              <w:ind w:firstLine="0"/>
              <w:jc w:val="left"/>
              <w:rPr>
                <w:sz w:val="21"/>
              </w:rPr>
            </w:pPr>
            <w:r>
              <w:rPr>
                <w:sz w:val="21"/>
                <w:szCs w:val="21"/>
              </w:rPr>
              <w:t>与测站台账对应</w:t>
            </w:r>
          </w:p>
        </w:tc>
      </w:tr>
      <w:tr w14:paraId="33FD3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66953F1F">
            <w:pPr>
              <w:snapToGrid w:val="0"/>
              <w:spacing w:before="70" w:after="70" w:line="240" w:lineRule="auto"/>
              <w:ind w:firstLine="0"/>
              <w:jc w:val="left"/>
              <w:rPr>
                <w:sz w:val="21"/>
              </w:rPr>
            </w:pPr>
            <w:r>
              <w:rPr>
                <w:sz w:val="21"/>
                <w:szCs w:val="21"/>
              </w:rPr>
              <w:t>frame_id</w:t>
            </w:r>
          </w:p>
        </w:tc>
        <w:tc>
          <w:tcPr>
            <w:tcW w:w="2201" w:type="dxa"/>
            <w:vAlign w:val="center"/>
          </w:tcPr>
          <w:p w14:paraId="06A36806">
            <w:pPr>
              <w:snapToGrid w:val="0"/>
              <w:spacing w:before="70" w:after="70" w:line="240" w:lineRule="auto"/>
              <w:ind w:firstLine="0"/>
              <w:jc w:val="left"/>
              <w:rPr>
                <w:sz w:val="21"/>
              </w:rPr>
            </w:pPr>
            <w:r>
              <w:rPr>
                <w:sz w:val="21"/>
                <w:szCs w:val="21"/>
              </w:rPr>
              <w:t>坐标框架</w:t>
            </w:r>
          </w:p>
        </w:tc>
        <w:tc>
          <w:tcPr>
            <w:tcW w:w="1709" w:type="dxa"/>
            <w:vAlign w:val="center"/>
          </w:tcPr>
          <w:p w14:paraId="45DA66E6">
            <w:pPr>
              <w:snapToGrid w:val="0"/>
              <w:spacing w:before="70" w:after="70" w:line="240" w:lineRule="auto"/>
              <w:ind w:firstLine="0"/>
              <w:jc w:val="center"/>
              <w:rPr>
                <w:sz w:val="21"/>
              </w:rPr>
            </w:pPr>
            <w:r>
              <w:rPr>
                <w:sz w:val="21"/>
                <w:szCs w:val="21"/>
              </w:rPr>
              <w:t>字符(32)</w:t>
            </w:r>
          </w:p>
        </w:tc>
        <w:tc>
          <w:tcPr>
            <w:tcW w:w="2829" w:type="dxa"/>
            <w:vAlign w:val="center"/>
          </w:tcPr>
          <w:p w14:paraId="66AA72A6">
            <w:pPr>
              <w:snapToGrid w:val="0"/>
              <w:spacing w:before="70" w:after="70" w:line="240" w:lineRule="auto"/>
              <w:ind w:firstLine="0"/>
              <w:jc w:val="left"/>
              <w:rPr>
                <w:sz w:val="21"/>
              </w:rPr>
            </w:pPr>
            <w:r>
              <w:rPr>
                <w:sz w:val="21"/>
                <w:szCs w:val="21"/>
              </w:rPr>
              <w:t>统一框架版本号</w:t>
            </w:r>
          </w:p>
        </w:tc>
      </w:tr>
      <w:tr w14:paraId="3B465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14125214">
            <w:pPr>
              <w:snapToGrid w:val="0"/>
              <w:spacing w:before="70" w:after="70" w:line="240" w:lineRule="auto"/>
              <w:ind w:firstLine="0"/>
              <w:jc w:val="left"/>
              <w:rPr>
                <w:sz w:val="21"/>
              </w:rPr>
            </w:pPr>
            <w:r>
              <w:rPr>
                <w:sz w:val="21"/>
                <w:szCs w:val="21"/>
              </w:rPr>
              <w:t>pos_x</w:t>
            </w:r>
          </w:p>
        </w:tc>
        <w:tc>
          <w:tcPr>
            <w:tcW w:w="2201" w:type="dxa"/>
            <w:vAlign w:val="center"/>
          </w:tcPr>
          <w:p w14:paraId="1DE384B0">
            <w:pPr>
              <w:snapToGrid w:val="0"/>
              <w:spacing w:before="70" w:after="70" w:line="240" w:lineRule="auto"/>
              <w:ind w:firstLine="0"/>
              <w:jc w:val="left"/>
              <w:rPr>
                <w:sz w:val="21"/>
              </w:rPr>
            </w:pPr>
            <w:r>
              <w:rPr>
                <w:sz w:val="21"/>
                <w:szCs w:val="21"/>
              </w:rPr>
              <w:t>X 坐标</w:t>
            </w:r>
          </w:p>
        </w:tc>
        <w:tc>
          <w:tcPr>
            <w:tcW w:w="1709" w:type="dxa"/>
            <w:vAlign w:val="center"/>
          </w:tcPr>
          <w:p w14:paraId="3C6608FD">
            <w:pPr>
              <w:snapToGrid w:val="0"/>
              <w:spacing w:before="70" w:after="70" w:line="240" w:lineRule="auto"/>
              <w:ind w:firstLine="0"/>
              <w:jc w:val="center"/>
              <w:rPr>
                <w:sz w:val="21"/>
              </w:rPr>
            </w:pPr>
            <w:r>
              <w:rPr>
                <w:sz w:val="21"/>
                <w:szCs w:val="21"/>
              </w:rPr>
              <w:t>数值(12,4)</w:t>
            </w:r>
          </w:p>
        </w:tc>
        <w:tc>
          <w:tcPr>
            <w:tcW w:w="2829" w:type="dxa"/>
            <w:vAlign w:val="center"/>
          </w:tcPr>
          <w:p w14:paraId="31739C77">
            <w:pPr>
              <w:snapToGrid w:val="0"/>
              <w:spacing w:before="70" w:after="70" w:line="240" w:lineRule="auto"/>
              <w:ind w:firstLine="0"/>
              <w:jc w:val="left"/>
              <w:rPr>
                <w:sz w:val="21"/>
              </w:rPr>
            </w:pPr>
            <w:r>
              <w:rPr>
                <w:sz w:val="21"/>
                <w:szCs w:val="21"/>
              </w:rPr>
              <w:t>单位 m</w:t>
            </w:r>
          </w:p>
        </w:tc>
      </w:tr>
      <w:tr w14:paraId="21E1A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1396C4EE">
            <w:pPr>
              <w:snapToGrid w:val="0"/>
              <w:spacing w:before="70" w:after="70" w:line="240" w:lineRule="auto"/>
              <w:ind w:firstLine="0"/>
              <w:jc w:val="left"/>
              <w:rPr>
                <w:sz w:val="21"/>
              </w:rPr>
            </w:pPr>
            <w:r>
              <w:rPr>
                <w:sz w:val="21"/>
                <w:szCs w:val="21"/>
              </w:rPr>
              <w:t>pos_y</w:t>
            </w:r>
          </w:p>
        </w:tc>
        <w:tc>
          <w:tcPr>
            <w:tcW w:w="2201" w:type="dxa"/>
            <w:vAlign w:val="center"/>
          </w:tcPr>
          <w:p w14:paraId="1A0DACFD">
            <w:pPr>
              <w:snapToGrid w:val="0"/>
              <w:spacing w:before="70" w:after="70" w:line="240" w:lineRule="auto"/>
              <w:ind w:firstLine="0"/>
              <w:jc w:val="left"/>
              <w:rPr>
                <w:sz w:val="21"/>
              </w:rPr>
            </w:pPr>
            <w:r>
              <w:rPr>
                <w:sz w:val="21"/>
                <w:szCs w:val="21"/>
              </w:rPr>
              <w:t>Y 坐标</w:t>
            </w:r>
          </w:p>
        </w:tc>
        <w:tc>
          <w:tcPr>
            <w:tcW w:w="1709" w:type="dxa"/>
            <w:vAlign w:val="center"/>
          </w:tcPr>
          <w:p w14:paraId="19B2272D">
            <w:pPr>
              <w:snapToGrid w:val="0"/>
              <w:spacing w:before="70" w:after="70" w:line="240" w:lineRule="auto"/>
              <w:ind w:firstLine="0"/>
              <w:jc w:val="center"/>
              <w:rPr>
                <w:sz w:val="21"/>
              </w:rPr>
            </w:pPr>
            <w:r>
              <w:rPr>
                <w:sz w:val="21"/>
                <w:szCs w:val="21"/>
              </w:rPr>
              <w:t>数值(12,4)</w:t>
            </w:r>
          </w:p>
        </w:tc>
        <w:tc>
          <w:tcPr>
            <w:tcW w:w="2829" w:type="dxa"/>
            <w:vAlign w:val="center"/>
          </w:tcPr>
          <w:p w14:paraId="6295A4D7">
            <w:pPr>
              <w:snapToGrid w:val="0"/>
              <w:spacing w:before="70" w:after="70" w:line="240" w:lineRule="auto"/>
              <w:ind w:firstLine="0"/>
              <w:jc w:val="left"/>
              <w:rPr>
                <w:sz w:val="21"/>
              </w:rPr>
            </w:pPr>
            <w:r>
              <w:rPr>
                <w:sz w:val="21"/>
                <w:szCs w:val="21"/>
              </w:rPr>
              <w:t>单位 m</w:t>
            </w:r>
          </w:p>
        </w:tc>
      </w:tr>
      <w:tr w14:paraId="6B261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69EFB7D7">
            <w:pPr>
              <w:snapToGrid w:val="0"/>
              <w:spacing w:before="70" w:after="70" w:line="240" w:lineRule="auto"/>
              <w:ind w:firstLine="0"/>
              <w:jc w:val="left"/>
              <w:rPr>
                <w:sz w:val="21"/>
              </w:rPr>
            </w:pPr>
            <w:r>
              <w:rPr>
                <w:sz w:val="21"/>
                <w:szCs w:val="21"/>
              </w:rPr>
              <w:t>pos_z</w:t>
            </w:r>
          </w:p>
        </w:tc>
        <w:tc>
          <w:tcPr>
            <w:tcW w:w="2201" w:type="dxa"/>
            <w:vAlign w:val="center"/>
          </w:tcPr>
          <w:p w14:paraId="2C6CA96B">
            <w:pPr>
              <w:snapToGrid w:val="0"/>
              <w:spacing w:before="70" w:after="70" w:line="240" w:lineRule="auto"/>
              <w:ind w:firstLine="0"/>
              <w:jc w:val="left"/>
              <w:rPr>
                <w:sz w:val="21"/>
              </w:rPr>
            </w:pPr>
            <w:r>
              <w:rPr>
                <w:sz w:val="21"/>
                <w:szCs w:val="21"/>
              </w:rPr>
              <w:t>Z 坐标</w:t>
            </w:r>
          </w:p>
        </w:tc>
        <w:tc>
          <w:tcPr>
            <w:tcW w:w="1709" w:type="dxa"/>
            <w:vAlign w:val="center"/>
          </w:tcPr>
          <w:p w14:paraId="5FAC4071">
            <w:pPr>
              <w:snapToGrid w:val="0"/>
              <w:spacing w:before="70" w:after="70" w:line="240" w:lineRule="auto"/>
              <w:ind w:firstLine="0"/>
              <w:jc w:val="center"/>
              <w:rPr>
                <w:sz w:val="21"/>
              </w:rPr>
            </w:pPr>
            <w:r>
              <w:rPr>
                <w:sz w:val="21"/>
                <w:szCs w:val="21"/>
              </w:rPr>
              <w:t>数值(12,4)</w:t>
            </w:r>
          </w:p>
        </w:tc>
        <w:tc>
          <w:tcPr>
            <w:tcW w:w="2829" w:type="dxa"/>
            <w:vAlign w:val="center"/>
          </w:tcPr>
          <w:p w14:paraId="6E310F55">
            <w:pPr>
              <w:snapToGrid w:val="0"/>
              <w:spacing w:before="70" w:after="70" w:line="240" w:lineRule="auto"/>
              <w:ind w:firstLine="0"/>
              <w:jc w:val="left"/>
              <w:rPr>
                <w:sz w:val="21"/>
              </w:rPr>
            </w:pPr>
            <w:r>
              <w:rPr>
                <w:sz w:val="21"/>
                <w:szCs w:val="21"/>
              </w:rPr>
              <w:t>绝对高程，单位 m</w:t>
            </w:r>
          </w:p>
        </w:tc>
      </w:tr>
      <w:tr w14:paraId="7094C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2FA86E7D">
            <w:pPr>
              <w:snapToGrid w:val="0"/>
              <w:spacing w:before="70" w:after="70" w:line="240" w:lineRule="auto"/>
              <w:ind w:firstLine="0"/>
              <w:jc w:val="left"/>
              <w:rPr>
                <w:sz w:val="21"/>
              </w:rPr>
            </w:pPr>
            <w:r>
              <w:rPr>
                <w:sz w:val="21"/>
                <w:szCs w:val="21"/>
              </w:rPr>
              <w:t>unfold_u</w:t>
            </w:r>
          </w:p>
        </w:tc>
        <w:tc>
          <w:tcPr>
            <w:tcW w:w="2201" w:type="dxa"/>
            <w:vAlign w:val="center"/>
          </w:tcPr>
          <w:p w14:paraId="6BA37990">
            <w:pPr>
              <w:snapToGrid w:val="0"/>
              <w:spacing w:before="70" w:after="70" w:line="240" w:lineRule="auto"/>
              <w:ind w:firstLine="0"/>
              <w:jc w:val="left"/>
              <w:rPr>
                <w:sz w:val="21"/>
              </w:rPr>
            </w:pPr>
            <w:r>
              <w:rPr>
                <w:sz w:val="21"/>
                <w:szCs w:val="21"/>
              </w:rPr>
              <w:t>展开图横坐标</w:t>
            </w:r>
          </w:p>
        </w:tc>
        <w:tc>
          <w:tcPr>
            <w:tcW w:w="1709" w:type="dxa"/>
            <w:vAlign w:val="center"/>
          </w:tcPr>
          <w:p w14:paraId="797B8671">
            <w:pPr>
              <w:snapToGrid w:val="0"/>
              <w:spacing w:before="70" w:after="70" w:line="240" w:lineRule="auto"/>
              <w:ind w:firstLine="0"/>
              <w:jc w:val="center"/>
              <w:rPr>
                <w:sz w:val="21"/>
              </w:rPr>
            </w:pPr>
            <w:r>
              <w:rPr>
                <w:sz w:val="21"/>
                <w:szCs w:val="21"/>
              </w:rPr>
              <w:t>数值(12,4)</w:t>
            </w:r>
          </w:p>
        </w:tc>
        <w:tc>
          <w:tcPr>
            <w:tcW w:w="2829" w:type="dxa"/>
            <w:vAlign w:val="center"/>
          </w:tcPr>
          <w:p w14:paraId="12E18415">
            <w:pPr>
              <w:snapToGrid w:val="0"/>
              <w:spacing w:before="70" w:after="70" w:line="240" w:lineRule="auto"/>
              <w:ind w:firstLine="0"/>
              <w:jc w:val="left"/>
              <w:rPr>
                <w:sz w:val="21"/>
              </w:rPr>
            </w:pPr>
            <w:r>
              <w:rPr>
                <w:sz w:val="21"/>
                <w:szCs w:val="21"/>
              </w:rPr>
              <w:t>单位 m</w:t>
            </w:r>
          </w:p>
        </w:tc>
      </w:tr>
      <w:tr w14:paraId="1627E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1628E685">
            <w:pPr>
              <w:snapToGrid w:val="0"/>
              <w:spacing w:before="70" w:after="70" w:line="240" w:lineRule="auto"/>
              <w:ind w:firstLine="0"/>
              <w:jc w:val="left"/>
              <w:rPr>
                <w:sz w:val="21"/>
              </w:rPr>
            </w:pPr>
            <w:r>
              <w:rPr>
                <w:sz w:val="21"/>
                <w:szCs w:val="21"/>
              </w:rPr>
              <w:t>unfold_v</w:t>
            </w:r>
          </w:p>
        </w:tc>
        <w:tc>
          <w:tcPr>
            <w:tcW w:w="2201" w:type="dxa"/>
            <w:vAlign w:val="center"/>
          </w:tcPr>
          <w:p w14:paraId="3A203BC8">
            <w:pPr>
              <w:snapToGrid w:val="0"/>
              <w:spacing w:before="70" w:after="70" w:line="240" w:lineRule="auto"/>
              <w:ind w:firstLine="0"/>
              <w:jc w:val="left"/>
              <w:rPr>
                <w:sz w:val="21"/>
              </w:rPr>
            </w:pPr>
            <w:r>
              <w:rPr>
                <w:sz w:val="21"/>
                <w:szCs w:val="21"/>
              </w:rPr>
              <w:t>展开图纵坐标</w:t>
            </w:r>
          </w:p>
        </w:tc>
        <w:tc>
          <w:tcPr>
            <w:tcW w:w="1709" w:type="dxa"/>
            <w:vAlign w:val="center"/>
          </w:tcPr>
          <w:p w14:paraId="01A23BBB">
            <w:pPr>
              <w:snapToGrid w:val="0"/>
              <w:spacing w:before="70" w:after="70" w:line="240" w:lineRule="auto"/>
              <w:ind w:firstLine="0"/>
              <w:jc w:val="center"/>
              <w:rPr>
                <w:sz w:val="21"/>
              </w:rPr>
            </w:pPr>
            <w:r>
              <w:rPr>
                <w:sz w:val="21"/>
                <w:szCs w:val="21"/>
              </w:rPr>
              <w:t>数值(12,4)</w:t>
            </w:r>
          </w:p>
        </w:tc>
        <w:tc>
          <w:tcPr>
            <w:tcW w:w="2829" w:type="dxa"/>
            <w:vAlign w:val="center"/>
          </w:tcPr>
          <w:p w14:paraId="47DA20C4">
            <w:pPr>
              <w:snapToGrid w:val="0"/>
              <w:spacing w:before="70" w:after="70" w:line="240" w:lineRule="auto"/>
              <w:ind w:firstLine="0"/>
              <w:jc w:val="left"/>
              <w:rPr>
                <w:sz w:val="21"/>
              </w:rPr>
            </w:pPr>
            <w:r>
              <w:rPr>
                <w:sz w:val="21"/>
                <w:szCs w:val="21"/>
              </w:rPr>
              <w:t>单位 m</w:t>
            </w:r>
          </w:p>
        </w:tc>
      </w:tr>
      <w:tr w14:paraId="075F7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133CA6EF">
            <w:pPr>
              <w:snapToGrid w:val="0"/>
              <w:spacing w:before="70" w:after="70" w:line="240" w:lineRule="auto"/>
              <w:ind w:firstLine="0"/>
              <w:jc w:val="left"/>
              <w:rPr>
                <w:sz w:val="21"/>
              </w:rPr>
            </w:pPr>
            <w:r>
              <w:rPr>
                <w:sz w:val="21"/>
                <w:szCs w:val="21"/>
              </w:rPr>
              <w:t>element_code</w:t>
            </w:r>
          </w:p>
        </w:tc>
        <w:tc>
          <w:tcPr>
            <w:tcW w:w="2201" w:type="dxa"/>
            <w:vAlign w:val="center"/>
          </w:tcPr>
          <w:p w14:paraId="18DCE52F">
            <w:pPr>
              <w:snapToGrid w:val="0"/>
              <w:spacing w:before="70" w:after="70" w:line="240" w:lineRule="auto"/>
              <w:ind w:firstLine="0"/>
              <w:jc w:val="left"/>
              <w:rPr>
                <w:sz w:val="21"/>
              </w:rPr>
            </w:pPr>
            <w:r>
              <w:rPr>
                <w:sz w:val="21"/>
                <w:szCs w:val="21"/>
              </w:rPr>
              <w:t>构件编码</w:t>
            </w:r>
          </w:p>
        </w:tc>
        <w:tc>
          <w:tcPr>
            <w:tcW w:w="1709" w:type="dxa"/>
            <w:vAlign w:val="center"/>
          </w:tcPr>
          <w:p w14:paraId="6D51050D">
            <w:pPr>
              <w:snapToGrid w:val="0"/>
              <w:spacing w:before="70" w:after="70" w:line="240" w:lineRule="auto"/>
              <w:ind w:firstLine="0"/>
              <w:jc w:val="center"/>
              <w:rPr>
                <w:sz w:val="21"/>
              </w:rPr>
            </w:pPr>
            <w:r>
              <w:rPr>
                <w:sz w:val="21"/>
                <w:szCs w:val="21"/>
              </w:rPr>
              <w:t>字符(32)</w:t>
            </w:r>
          </w:p>
        </w:tc>
        <w:tc>
          <w:tcPr>
            <w:tcW w:w="2829" w:type="dxa"/>
            <w:vAlign w:val="center"/>
          </w:tcPr>
          <w:p w14:paraId="583BC0C7">
            <w:pPr>
              <w:snapToGrid w:val="0"/>
              <w:spacing w:before="70" w:after="70" w:line="240" w:lineRule="auto"/>
              <w:ind w:firstLine="0"/>
              <w:jc w:val="left"/>
              <w:rPr>
                <w:sz w:val="21"/>
              </w:rPr>
            </w:pPr>
            <w:r>
              <w:rPr>
                <w:sz w:val="21"/>
                <w:szCs w:val="21"/>
              </w:rPr>
              <w:t>底板/侧墙/闸墩等</w:t>
            </w:r>
          </w:p>
        </w:tc>
      </w:tr>
      <w:tr w14:paraId="043FE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61" w:type="dxa"/>
            <w:vAlign w:val="center"/>
          </w:tcPr>
          <w:p w14:paraId="73AFDB6A">
            <w:pPr>
              <w:snapToGrid w:val="0"/>
              <w:spacing w:before="70" w:after="70" w:line="240" w:lineRule="auto"/>
              <w:ind w:firstLine="0"/>
              <w:jc w:val="left"/>
              <w:rPr>
                <w:sz w:val="21"/>
              </w:rPr>
            </w:pPr>
            <w:r>
              <w:rPr>
                <w:sz w:val="21"/>
                <w:szCs w:val="21"/>
              </w:rPr>
              <w:t>chainage</w:t>
            </w:r>
          </w:p>
        </w:tc>
        <w:tc>
          <w:tcPr>
            <w:tcW w:w="2201" w:type="dxa"/>
            <w:vAlign w:val="center"/>
          </w:tcPr>
          <w:p w14:paraId="3C81789B">
            <w:pPr>
              <w:snapToGrid w:val="0"/>
              <w:spacing w:before="70" w:after="70" w:line="240" w:lineRule="auto"/>
              <w:ind w:firstLine="0"/>
              <w:jc w:val="left"/>
              <w:rPr>
                <w:sz w:val="21"/>
              </w:rPr>
            </w:pPr>
            <w:r>
              <w:rPr>
                <w:sz w:val="21"/>
                <w:szCs w:val="21"/>
              </w:rPr>
              <w:t>桩号/里程</w:t>
            </w:r>
          </w:p>
        </w:tc>
        <w:tc>
          <w:tcPr>
            <w:tcW w:w="1709" w:type="dxa"/>
            <w:vAlign w:val="center"/>
          </w:tcPr>
          <w:p w14:paraId="4DFC98F7">
            <w:pPr>
              <w:snapToGrid w:val="0"/>
              <w:spacing w:before="70" w:after="70" w:line="240" w:lineRule="auto"/>
              <w:ind w:firstLine="0"/>
              <w:jc w:val="center"/>
              <w:rPr>
                <w:sz w:val="21"/>
              </w:rPr>
            </w:pPr>
            <w:r>
              <w:rPr>
                <w:sz w:val="21"/>
                <w:szCs w:val="21"/>
              </w:rPr>
              <w:t>数值(10,3)</w:t>
            </w:r>
          </w:p>
        </w:tc>
        <w:tc>
          <w:tcPr>
            <w:tcW w:w="2829" w:type="dxa"/>
            <w:vAlign w:val="center"/>
          </w:tcPr>
          <w:p w14:paraId="6E852095">
            <w:pPr>
              <w:snapToGrid w:val="0"/>
              <w:spacing w:before="70" w:after="70" w:line="240" w:lineRule="auto"/>
              <w:ind w:firstLine="0"/>
              <w:jc w:val="left"/>
              <w:rPr>
                <w:sz w:val="21"/>
              </w:rPr>
            </w:pPr>
            <w:r>
              <w:rPr>
                <w:sz w:val="21"/>
                <w:szCs w:val="21"/>
              </w:rPr>
              <w:t>沿流向距离</w:t>
            </w:r>
          </w:p>
        </w:tc>
      </w:tr>
    </w:tbl>
    <w:p w14:paraId="219C1483">
      <w:pPr>
        <w:spacing w:line="240" w:lineRule="auto"/>
      </w:pPr>
    </w:p>
    <w:p w14:paraId="7BCBA520">
      <w:pPr>
        <w:rPr>
          <w:rFonts w:hint="eastAsia"/>
          <w:b/>
          <w:bCs/>
          <w:lang w:eastAsia="zh"/>
          <w:woUserID w:val="1"/>
        </w:rPr>
      </w:pPr>
      <w:r>
        <w:rPr>
          <w:rFonts w:hint="eastAsia"/>
          <w:b/>
          <w:bCs/>
          <w:lang w:eastAsia="zh"/>
          <w:woUserID w:val="1"/>
        </w:rPr>
        <w:t>（3） 质检与版本字段</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97"/>
        <w:gridCol w:w="1861"/>
        <w:gridCol w:w="1605"/>
        <w:gridCol w:w="3236"/>
      </w:tblGrid>
      <w:tr w14:paraId="636B8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97" w:type="dxa"/>
            <w:shd w:val="clear" w:color="auto" w:fill="E7E6E6"/>
            <w:vAlign w:val="center"/>
          </w:tcPr>
          <w:p w14:paraId="4E8ABE07">
            <w:pPr>
              <w:snapToGrid w:val="0"/>
              <w:spacing w:before="70" w:after="70" w:line="240" w:lineRule="auto"/>
              <w:ind w:firstLine="0"/>
              <w:jc w:val="center"/>
              <w:rPr>
                <w:b/>
                <w:sz w:val="21"/>
              </w:rPr>
            </w:pPr>
            <w:r>
              <w:rPr>
                <w:b/>
                <w:sz w:val="21"/>
                <w:szCs w:val="21"/>
              </w:rPr>
              <w:t>字段名</w:t>
            </w:r>
          </w:p>
        </w:tc>
        <w:tc>
          <w:tcPr>
            <w:tcW w:w="1861" w:type="dxa"/>
            <w:shd w:val="clear" w:color="auto" w:fill="E7E6E6"/>
            <w:vAlign w:val="center"/>
          </w:tcPr>
          <w:p w14:paraId="3BA8E0B2">
            <w:pPr>
              <w:snapToGrid w:val="0"/>
              <w:spacing w:before="70" w:after="70" w:line="240" w:lineRule="auto"/>
              <w:ind w:firstLine="0"/>
              <w:jc w:val="center"/>
              <w:rPr>
                <w:b/>
                <w:sz w:val="21"/>
              </w:rPr>
            </w:pPr>
            <w:r>
              <w:rPr>
                <w:b/>
                <w:sz w:val="21"/>
                <w:szCs w:val="21"/>
              </w:rPr>
              <w:t>中文名</w:t>
            </w:r>
          </w:p>
        </w:tc>
        <w:tc>
          <w:tcPr>
            <w:tcW w:w="1605" w:type="dxa"/>
            <w:shd w:val="clear" w:color="auto" w:fill="E7E6E6"/>
            <w:vAlign w:val="center"/>
          </w:tcPr>
          <w:p w14:paraId="58C0D172">
            <w:pPr>
              <w:snapToGrid w:val="0"/>
              <w:spacing w:before="70" w:after="70" w:line="240" w:lineRule="auto"/>
              <w:ind w:firstLine="0"/>
              <w:jc w:val="center"/>
              <w:rPr>
                <w:b/>
                <w:sz w:val="21"/>
              </w:rPr>
            </w:pPr>
            <w:r>
              <w:rPr>
                <w:b/>
                <w:sz w:val="21"/>
                <w:szCs w:val="21"/>
              </w:rPr>
              <w:t>类型</w:t>
            </w:r>
          </w:p>
        </w:tc>
        <w:tc>
          <w:tcPr>
            <w:tcW w:w="3236" w:type="dxa"/>
            <w:shd w:val="clear" w:color="auto" w:fill="E7E6E6"/>
            <w:vAlign w:val="center"/>
          </w:tcPr>
          <w:p w14:paraId="782FF8DF">
            <w:pPr>
              <w:snapToGrid w:val="0"/>
              <w:spacing w:before="70" w:after="70" w:line="240" w:lineRule="auto"/>
              <w:ind w:firstLine="0"/>
              <w:jc w:val="center"/>
              <w:rPr>
                <w:b/>
                <w:sz w:val="21"/>
              </w:rPr>
            </w:pPr>
            <w:r>
              <w:rPr>
                <w:b/>
                <w:sz w:val="21"/>
                <w:szCs w:val="21"/>
              </w:rPr>
              <w:t>说明</w:t>
            </w:r>
          </w:p>
        </w:tc>
      </w:tr>
      <w:tr w14:paraId="2E301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2F957B25">
            <w:pPr>
              <w:snapToGrid w:val="0"/>
              <w:spacing w:before="70" w:after="70" w:line="240" w:lineRule="auto"/>
              <w:ind w:firstLine="0"/>
              <w:jc w:val="left"/>
              <w:rPr>
                <w:sz w:val="21"/>
              </w:rPr>
            </w:pPr>
            <w:r>
              <w:rPr>
                <w:sz w:val="21"/>
                <w:szCs w:val="21"/>
              </w:rPr>
              <w:t>qc_id</w:t>
            </w:r>
          </w:p>
        </w:tc>
        <w:tc>
          <w:tcPr>
            <w:tcW w:w="1861" w:type="dxa"/>
            <w:vAlign w:val="center"/>
          </w:tcPr>
          <w:p w14:paraId="14A1FE54">
            <w:pPr>
              <w:snapToGrid w:val="0"/>
              <w:spacing w:before="70" w:after="70" w:line="240" w:lineRule="auto"/>
              <w:ind w:firstLine="0"/>
              <w:jc w:val="left"/>
              <w:rPr>
                <w:sz w:val="21"/>
              </w:rPr>
            </w:pPr>
            <w:r>
              <w:rPr>
                <w:sz w:val="21"/>
                <w:szCs w:val="21"/>
              </w:rPr>
              <w:t>质检单号</w:t>
            </w:r>
          </w:p>
        </w:tc>
        <w:tc>
          <w:tcPr>
            <w:tcW w:w="1605" w:type="dxa"/>
            <w:vAlign w:val="center"/>
          </w:tcPr>
          <w:p w14:paraId="25A6A5B9">
            <w:pPr>
              <w:snapToGrid w:val="0"/>
              <w:spacing w:before="70" w:after="70" w:line="240" w:lineRule="auto"/>
              <w:ind w:firstLine="0"/>
              <w:jc w:val="left"/>
              <w:rPr>
                <w:sz w:val="21"/>
              </w:rPr>
            </w:pPr>
            <w:r>
              <w:rPr>
                <w:sz w:val="21"/>
                <w:szCs w:val="21"/>
              </w:rPr>
              <w:t>字符(32)</w:t>
            </w:r>
          </w:p>
        </w:tc>
        <w:tc>
          <w:tcPr>
            <w:tcW w:w="3236" w:type="dxa"/>
            <w:vAlign w:val="center"/>
          </w:tcPr>
          <w:p w14:paraId="05306F72">
            <w:pPr>
              <w:snapToGrid w:val="0"/>
              <w:spacing w:before="70" w:after="70" w:line="240" w:lineRule="auto"/>
              <w:ind w:firstLine="0"/>
              <w:jc w:val="left"/>
              <w:rPr>
                <w:sz w:val="21"/>
              </w:rPr>
            </w:pPr>
            <w:r>
              <w:rPr>
                <w:sz w:val="21"/>
                <w:szCs w:val="21"/>
              </w:rPr>
              <w:t>唯一</w:t>
            </w:r>
          </w:p>
        </w:tc>
      </w:tr>
      <w:tr w14:paraId="0BCB4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05B9565E">
            <w:pPr>
              <w:snapToGrid w:val="0"/>
              <w:spacing w:before="70" w:after="70" w:line="240" w:lineRule="auto"/>
              <w:ind w:firstLine="0"/>
              <w:jc w:val="left"/>
              <w:rPr>
                <w:sz w:val="21"/>
              </w:rPr>
            </w:pPr>
            <w:r>
              <w:rPr>
                <w:sz w:val="21"/>
                <w:szCs w:val="21"/>
              </w:rPr>
              <w:t>qc_stage</w:t>
            </w:r>
          </w:p>
        </w:tc>
        <w:tc>
          <w:tcPr>
            <w:tcW w:w="1861" w:type="dxa"/>
            <w:vAlign w:val="center"/>
          </w:tcPr>
          <w:p w14:paraId="32330813">
            <w:pPr>
              <w:snapToGrid w:val="0"/>
              <w:spacing w:before="70" w:after="70" w:line="240" w:lineRule="auto"/>
              <w:ind w:firstLine="0"/>
              <w:jc w:val="left"/>
              <w:rPr>
                <w:sz w:val="21"/>
              </w:rPr>
            </w:pPr>
            <w:r>
              <w:rPr>
                <w:sz w:val="21"/>
                <w:szCs w:val="21"/>
              </w:rPr>
              <w:t>质检环节</w:t>
            </w:r>
          </w:p>
        </w:tc>
        <w:tc>
          <w:tcPr>
            <w:tcW w:w="1605" w:type="dxa"/>
            <w:vAlign w:val="center"/>
          </w:tcPr>
          <w:p w14:paraId="6AC99605">
            <w:pPr>
              <w:snapToGrid w:val="0"/>
              <w:spacing w:before="70" w:after="70" w:line="240" w:lineRule="auto"/>
              <w:ind w:firstLine="0"/>
              <w:jc w:val="left"/>
              <w:rPr>
                <w:sz w:val="21"/>
              </w:rPr>
            </w:pPr>
            <w:r>
              <w:rPr>
                <w:sz w:val="21"/>
                <w:szCs w:val="21"/>
              </w:rPr>
              <w:t>枚举(8)</w:t>
            </w:r>
          </w:p>
        </w:tc>
        <w:tc>
          <w:tcPr>
            <w:tcW w:w="3236" w:type="dxa"/>
            <w:vAlign w:val="center"/>
          </w:tcPr>
          <w:p w14:paraId="528D24D8">
            <w:pPr>
              <w:snapToGrid w:val="0"/>
              <w:spacing w:before="70" w:after="70" w:line="240" w:lineRule="auto"/>
              <w:ind w:firstLine="0"/>
              <w:jc w:val="left"/>
              <w:rPr>
                <w:sz w:val="21"/>
              </w:rPr>
            </w:pPr>
            <w:r>
              <w:rPr>
                <w:sz w:val="21"/>
                <w:szCs w:val="21"/>
              </w:rPr>
              <w:t>采集/处理/成果</w:t>
            </w:r>
          </w:p>
        </w:tc>
      </w:tr>
      <w:tr w14:paraId="6FC53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0FD6D469">
            <w:pPr>
              <w:snapToGrid w:val="0"/>
              <w:spacing w:before="70" w:after="70" w:line="240" w:lineRule="auto"/>
              <w:ind w:firstLine="0"/>
              <w:jc w:val="left"/>
              <w:rPr>
                <w:sz w:val="21"/>
              </w:rPr>
            </w:pPr>
            <w:r>
              <w:rPr>
                <w:sz w:val="21"/>
                <w:szCs w:val="21"/>
              </w:rPr>
              <w:t>qc_item</w:t>
            </w:r>
          </w:p>
        </w:tc>
        <w:tc>
          <w:tcPr>
            <w:tcW w:w="1861" w:type="dxa"/>
            <w:vAlign w:val="center"/>
          </w:tcPr>
          <w:p w14:paraId="3F9F7F76">
            <w:pPr>
              <w:snapToGrid w:val="0"/>
              <w:spacing w:before="70" w:after="70" w:line="240" w:lineRule="auto"/>
              <w:ind w:firstLine="0"/>
              <w:jc w:val="left"/>
              <w:rPr>
                <w:sz w:val="21"/>
              </w:rPr>
            </w:pPr>
            <w:r>
              <w:rPr>
                <w:sz w:val="21"/>
                <w:szCs w:val="21"/>
              </w:rPr>
              <w:t>检查项</w:t>
            </w:r>
          </w:p>
        </w:tc>
        <w:tc>
          <w:tcPr>
            <w:tcW w:w="1605" w:type="dxa"/>
            <w:vAlign w:val="center"/>
          </w:tcPr>
          <w:p w14:paraId="64E99800">
            <w:pPr>
              <w:snapToGrid w:val="0"/>
              <w:spacing w:before="70" w:after="70" w:line="240" w:lineRule="auto"/>
              <w:ind w:firstLine="0"/>
              <w:jc w:val="left"/>
              <w:rPr>
                <w:sz w:val="21"/>
              </w:rPr>
            </w:pPr>
            <w:r>
              <w:rPr>
                <w:sz w:val="21"/>
                <w:szCs w:val="21"/>
              </w:rPr>
              <w:t>字符(64)</w:t>
            </w:r>
          </w:p>
        </w:tc>
        <w:tc>
          <w:tcPr>
            <w:tcW w:w="3236" w:type="dxa"/>
            <w:vAlign w:val="center"/>
          </w:tcPr>
          <w:p w14:paraId="70791270">
            <w:pPr>
              <w:snapToGrid w:val="0"/>
              <w:spacing w:before="70" w:after="70" w:line="240" w:lineRule="auto"/>
              <w:ind w:firstLine="0"/>
              <w:jc w:val="left"/>
              <w:rPr>
                <w:sz w:val="21"/>
              </w:rPr>
            </w:pPr>
            <w:r>
              <w:rPr>
                <w:sz w:val="21"/>
                <w:szCs w:val="21"/>
              </w:rPr>
              <w:t>与检查表一致</w:t>
            </w:r>
          </w:p>
        </w:tc>
      </w:tr>
      <w:tr w14:paraId="7651E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7BAB98F4">
            <w:pPr>
              <w:snapToGrid w:val="0"/>
              <w:spacing w:before="70" w:after="70" w:line="240" w:lineRule="auto"/>
              <w:ind w:firstLine="0"/>
              <w:jc w:val="left"/>
              <w:rPr>
                <w:sz w:val="21"/>
              </w:rPr>
            </w:pPr>
            <w:r>
              <w:rPr>
                <w:sz w:val="21"/>
                <w:szCs w:val="21"/>
              </w:rPr>
              <w:t>qc_result</w:t>
            </w:r>
          </w:p>
        </w:tc>
        <w:tc>
          <w:tcPr>
            <w:tcW w:w="1861" w:type="dxa"/>
            <w:vAlign w:val="center"/>
          </w:tcPr>
          <w:p w14:paraId="0117CE3E">
            <w:pPr>
              <w:snapToGrid w:val="0"/>
              <w:spacing w:before="70" w:after="70" w:line="240" w:lineRule="auto"/>
              <w:ind w:firstLine="0"/>
              <w:jc w:val="left"/>
              <w:rPr>
                <w:sz w:val="21"/>
              </w:rPr>
            </w:pPr>
            <w:r>
              <w:rPr>
                <w:sz w:val="21"/>
                <w:szCs w:val="21"/>
              </w:rPr>
              <w:t>检查结论</w:t>
            </w:r>
          </w:p>
        </w:tc>
        <w:tc>
          <w:tcPr>
            <w:tcW w:w="1605" w:type="dxa"/>
            <w:vAlign w:val="center"/>
          </w:tcPr>
          <w:p w14:paraId="094FCEE8">
            <w:pPr>
              <w:snapToGrid w:val="0"/>
              <w:spacing w:before="70" w:after="70" w:line="240" w:lineRule="auto"/>
              <w:ind w:firstLine="0"/>
              <w:jc w:val="left"/>
              <w:rPr>
                <w:sz w:val="21"/>
              </w:rPr>
            </w:pPr>
            <w:r>
              <w:rPr>
                <w:sz w:val="21"/>
                <w:szCs w:val="21"/>
              </w:rPr>
              <w:t>枚举(8)</w:t>
            </w:r>
          </w:p>
        </w:tc>
        <w:tc>
          <w:tcPr>
            <w:tcW w:w="3236" w:type="dxa"/>
            <w:vAlign w:val="center"/>
          </w:tcPr>
          <w:p w14:paraId="55C15E77">
            <w:pPr>
              <w:snapToGrid w:val="0"/>
              <w:spacing w:before="70" w:after="70" w:line="240" w:lineRule="auto"/>
              <w:ind w:firstLine="0"/>
              <w:jc w:val="left"/>
              <w:rPr>
                <w:sz w:val="21"/>
              </w:rPr>
            </w:pPr>
            <w:r>
              <w:rPr>
                <w:sz w:val="21"/>
                <w:szCs w:val="21"/>
              </w:rPr>
              <w:t>合格/不合格/让步</w:t>
            </w:r>
          </w:p>
        </w:tc>
      </w:tr>
      <w:tr w14:paraId="3C602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3FD04E00">
            <w:pPr>
              <w:snapToGrid w:val="0"/>
              <w:spacing w:before="70" w:after="70" w:line="240" w:lineRule="auto"/>
              <w:ind w:firstLine="0"/>
              <w:jc w:val="left"/>
              <w:rPr>
                <w:sz w:val="21"/>
              </w:rPr>
            </w:pPr>
            <w:r>
              <w:rPr>
                <w:sz w:val="21"/>
                <w:szCs w:val="21"/>
              </w:rPr>
              <w:t>qc_person</w:t>
            </w:r>
          </w:p>
        </w:tc>
        <w:tc>
          <w:tcPr>
            <w:tcW w:w="1861" w:type="dxa"/>
            <w:vAlign w:val="center"/>
          </w:tcPr>
          <w:p w14:paraId="354D1BC2">
            <w:pPr>
              <w:snapToGrid w:val="0"/>
              <w:spacing w:before="70" w:after="70" w:line="240" w:lineRule="auto"/>
              <w:ind w:firstLine="0"/>
              <w:jc w:val="left"/>
              <w:rPr>
                <w:sz w:val="21"/>
              </w:rPr>
            </w:pPr>
            <w:r>
              <w:rPr>
                <w:sz w:val="21"/>
                <w:szCs w:val="21"/>
              </w:rPr>
              <w:t>检查人</w:t>
            </w:r>
          </w:p>
        </w:tc>
        <w:tc>
          <w:tcPr>
            <w:tcW w:w="1605" w:type="dxa"/>
            <w:vAlign w:val="center"/>
          </w:tcPr>
          <w:p w14:paraId="6A2EBF6F">
            <w:pPr>
              <w:snapToGrid w:val="0"/>
              <w:spacing w:before="70" w:after="70" w:line="240" w:lineRule="auto"/>
              <w:ind w:firstLine="0"/>
              <w:jc w:val="left"/>
              <w:rPr>
                <w:sz w:val="21"/>
              </w:rPr>
            </w:pPr>
            <w:r>
              <w:rPr>
                <w:sz w:val="21"/>
                <w:szCs w:val="21"/>
              </w:rPr>
              <w:t>字符(32)</w:t>
            </w:r>
          </w:p>
        </w:tc>
        <w:tc>
          <w:tcPr>
            <w:tcW w:w="3236" w:type="dxa"/>
            <w:vAlign w:val="center"/>
          </w:tcPr>
          <w:p w14:paraId="1E72FCFD">
            <w:pPr>
              <w:snapToGrid w:val="0"/>
              <w:spacing w:before="70" w:after="70" w:line="240" w:lineRule="auto"/>
              <w:ind w:firstLine="0"/>
              <w:jc w:val="left"/>
              <w:rPr>
                <w:sz w:val="21"/>
              </w:rPr>
            </w:pPr>
            <w:r>
              <w:rPr>
                <w:rFonts w:hint="eastAsia"/>
                <w:sz w:val="21"/>
                <w:szCs w:val="21"/>
              </w:rPr>
              <w:t>-</w:t>
            </w:r>
          </w:p>
        </w:tc>
      </w:tr>
      <w:tr w14:paraId="3D71B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50966755">
            <w:pPr>
              <w:snapToGrid w:val="0"/>
              <w:spacing w:before="70" w:after="70" w:line="240" w:lineRule="auto"/>
              <w:ind w:firstLine="0"/>
              <w:jc w:val="left"/>
              <w:rPr>
                <w:sz w:val="21"/>
              </w:rPr>
            </w:pPr>
            <w:r>
              <w:rPr>
                <w:sz w:val="21"/>
                <w:szCs w:val="21"/>
              </w:rPr>
              <w:t>qc_time</w:t>
            </w:r>
          </w:p>
        </w:tc>
        <w:tc>
          <w:tcPr>
            <w:tcW w:w="1861" w:type="dxa"/>
            <w:vAlign w:val="center"/>
          </w:tcPr>
          <w:p w14:paraId="3507181F">
            <w:pPr>
              <w:snapToGrid w:val="0"/>
              <w:spacing w:before="70" w:after="70" w:line="240" w:lineRule="auto"/>
              <w:ind w:firstLine="0"/>
              <w:jc w:val="left"/>
              <w:rPr>
                <w:sz w:val="21"/>
              </w:rPr>
            </w:pPr>
            <w:r>
              <w:rPr>
                <w:sz w:val="21"/>
                <w:szCs w:val="21"/>
              </w:rPr>
              <w:t>检查时间</w:t>
            </w:r>
          </w:p>
        </w:tc>
        <w:tc>
          <w:tcPr>
            <w:tcW w:w="1605" w:type="dxa"/>
            <w:vAlign w:val="center"/>
          </w:tcPr>
          <w:p w14:paraId="6C353AD8">
            <w:pPr>
              <w:snapToGrid w:val="0"/>
              <w:spacing w:before="70" w:after="70" w:line="240" w:lineRule="auto"/>
              <w:ind w:firstLine="0"/>
              <w:jc w:val="left"/>
              <w:rPr>
                <w:sz w:val="21"/>
              </w:rPr>
            </w:pPr>
            <w:r>
              <w:rPr>
                <w:sz w:val="21"/>
                <w:szCs w:val="21"/>
              </w:rPr>
              <w:t>日期时间</w:t>
            </w:r>
          </w:p>
        </w:tc>
        <w:tc>
          <w:tcPr>
            <w:tcW w:w="3236" w:type="dxa"/>
            <w:vAlign w:val="center"/>
          </w:tcPr>
          <w:p w14:paraId="511F6BA6">
            <w:pPr>
              <w:snapToGrid w:val="0"/>
              <w:spacing w:before="70" w:after="70" w:line="240" w:lineRule="auto"/>
              <w:ind w:firstLine="0"/>
              <w:jc w:val="left"/>
              <w:rPr>
                <w:sz w:val="21"/>
              </w:rPr>
            </w:pPr>
            <w:r>
              <w:rPr>
                <w:rFonts w:hint="eastAsia"/>
                <w:sz w:val="21"/>
                <w:szCs w:val="21"/>
              </w:rPr>
              <w:t>-</w:t>
            </w:r>
          </w:p>
        </w:tc>
      </w:tr>
      <w:tr w14:paraId="065E7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4D99493F">
            <w:pPr>
              <w:snapToGrid w:val="0"/>
              <w:spacing w:before="70" w:after="70" w:line="240" w:lineRule="auto"/>
              <w:ind w:firstLine="0"/>
              <w:jc w:val="left"/>
              <w:rPr>
                <w:sz w:val="21"/>
              </w:rPr>
            </w:pPr>
            <w:r>
              <w:rPr>
                <w:sz w:val="21"/>
                <w:szCs w:val="21"/>
              </w:rPr>
              <w:t>nc_id</w:t>
            </w:r>
          </w:p>
        </w:tc>
        <w:tc>
          <w:tcPr>
            <w:tcW w:w="1861" w:type="dxa"/>
            <w:vAlign w:val="center"/>
          </w:tcPr>
          <w:p w14:paraId="0C9BD161">
            <w:pPr>
              <w:snapToGrid w:val="0"/>
              <w:spacing w:before="70" w:after="70" w:line="240" w:lineRule="auto"/>
              <w:ind w:firstLine="0"/>
              <w:jc w:val="left"/>
              <w:rPr>
                <w:sz w:val="21"/>
              </w:rPr>
            </w:pPr>
            <w:r>
              <w:rPr>
                <w:sz w:val="21"/>
                <w:szCs w:val="21"/>
              </w:rPr>
              <w:t>不合格单号</w:t>
            </w:r>
          </w:p>
        </w:tc>
        <w:tc>
          <w:tcPr>
            <w:tcW w:w="1605" w:type="dxa"/>
            <w:vAlign w:val="center"/>
          </w:tcPr>
          <w:p w14:paraId="50BC2165">
            <w:pPr>
              <w:snapToGrid w:val="0"/>
              <w:spacing w:before="70" w:after="70" w:line="240" w:lineRule="auto"/>
              <w:ind w:firstLine="0"/>
              <w:jc w:val="left"/>
              <w:rPr>
                <w:sz w:val="21"/>
              </w:rPr>
            </w:pPr>
            <w:r>
              <w:rPr>
                <w:sz w:val="21"/>
                <w:szCs w:val="21"/>
              </w:rPr>
              <w:t>字符(32)</w:t>
            </w:r>
          </w:p>
        </w:tc>
        <w:tc>
          <w:tcPr>
            <w:tcW w:w="3236" w:type="dxa"/>
            <w:vAlign w:val="center"/>
          </w:tcPr>
          <w:p w14:paraId="5C5A1182">
            <w:pPr>
              <w:snapToGrid w:val="0"/>
              <w:spacing w:before="70" w:after="70" w:line="240" w:lineRule="auto"/>
              <w:ind w:firstLine="0"/>
              <w:jc w:val="left"/>
              <w:rPr>
                <w:sz w:val="21"/>
              </w:rPr>
            </w:pPr>
            <w:r>
              <w:rPr>
                <w:sz w:val="21"/>
                <w:szCs w:val="21"/>
              </w:rPr>
              <w:t>关联处置单</w:t>
            </w:r>
          </w:p>
        </w:tc>
      </w:tr>
      <w:tr w14:paraId="28F31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722F3DAA">
            <w:pPr>
              <w:snapToGrid w:val="0"/>
              <w:spacing w:before="70" w:after="70" w:line="240" w:lineRule="auto"/>
              <w:ind w:firstLine="0"/>
              <w:jc w:val="left"/>
              <w:rPr>
                <w:sz w:val="21"/>
              </w:rPr>
            </w:pPr>
            <w:r>
              <w:rPr>
                <w:sz w:val="21"/>
                <w:szCs w:val="21"/>
              </w:rPr>
              <w:t>nc_action</w:t>
            </w:r>
          </w:p>
        </w:tc>
        <w:tc>
          <w:tcPr>
            <w:tcW w:w="1861" w:type="dxa"/>
            <w:vAlign w:val="center"/>
          </w:tcPr>
          <w:p w14:paraId="195D9C25">
            <w:pPr>
              <w:snapToGrid w:val="0"/>
              <w:spacing w:before="70" w:after="70" w:line="240" w:lineRule="auto"/>
              <w:ind w:firstLine="0"/>
              <w:jc w:val="left"/>
              <w:rPr>
                <w:sz w:val="21"/>
              </w:rPr>
            </w:pPr>
            <w:r>
              <w:rPr>
                <w:sz w:val="21"/>
                <w:szCs w:val="21"/>
              </w:rPr>
              <w:t>处置方式</w:t>
            </w:r>
          </w:p>
        </w:tc>
        <w:tc>
          <w:tcPr>
            <w:tcW w:w="1605" w:type="dxa"/>
            <w:vAlign w:val="center"/>
          </w:tcPr>
          <w:p w14:paraId="373BF4CF">
            <w:pPr>
              <w:snapToGrid w:val="0"/>
              <w:spacing w:before="70" w:after="70" w:line="240" w:lineRule="auto"/>
              <w:ind w:firstLine="0"/>
              <w:jc w:val="left"/>
              <w:rPr>
                <w:sz w:val="21"/>
              </w:rPr>
            </w:pPr>
            <w:r>
              <w:rPr>
                <w:sz w:val="21"/>
                <w:szCs w:val="21"/>
              </w:rPr>
              <w:t>枚举(8)</w:t>
            </w:r>
          </w:p>
        </w:tc>
        <w:tc>
          <w:tcPr>
            <w:tcW w:w="3236" w:type="dxa"/>
            <w:vAlign w:val="center"/>
          </w:tcPr>
          <w:p w14:paraId="122B79FA">
            <w:pPr>
              <w:snapToGrid w:val="0"/>
              <w:spacing w:before="70" w:after="70" w:line="240" w:lineRule="auto"/>
              <w:ind w:firstLine="0"/>
              <w:jc w:val="left"/>
              <w:rPr>
                <w:sz w:val="21"/>
              </w:rPr>
            </w:pPr>
            <w:r>
              <w:rPr>
                <w:sz w:val="21"/>
                <w:szCs w:val="21"/>
              </w:rPr>
              <w:t>返工/返修/让步/报废</w:t>
            </w:r>
          </w:p>
        </w:tc>
      </w:tr>
      <w:tr w14:paraId="2BEE2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10EAC4F5">
            <w:pPr>
              <w:snapToGrid w:val="0"/>
              <w:spacing w:before="70" w:after="70" w:line="240" w:lineRule="auto"/>
              <w:ind w:firstLine="0"/>
              <w:jc w:val="left"/>
              <w:rPr>
                <w:sz w:val="21"/>
              </w:rPr>
            </w:pPr>
            <w:r>
              <w:rPr>
                <w:sz w:val="21"/>
                <w:szCs w:val="21"/>
              </w:rPr>
              <w:t>nc_close_time</w:t>
            </w:r>
          </w:p>
        </w:tc>
        <w:tc>
          <w:tcPr>
            <w:tcW w:w="1861" w:type="dxa"/>
            <w:vAlign w:val="center"/>
          </w:tcPr>
          <w:p w14:paraId="1992B243">
            <w:pPr>
              <w:snapToGrid w:val="0"/>
              <w:spacing w:before="70" w:after="70" w:line="240" w:lineRule="auto"/>
              <w:ind w:firstLine="0"/>
              <w:jc w:val="left"/>
              <w:rPr>
                <w:sz w:val="21"/>
              </w:rPr>
            </w:pPr>
            <w:r>
              <w:rPr>
                <w:sz w:val="21"/>
                <w:szCs w:val="21"/>
              </w:rPr>
              <w:t>关闭时间</w:t>
            </w:r>
          </w:p>
        </w:tc>
        <w:tc>
          <w:tcPr>
            <w:tcW w:w="1605" w:type="dxa"/>
            <w:vAlign w:val="center"/>
          </w:tcPr>
          <w:p w14:paraId="2BCD8437">
            <w:pPr>
              <w:snapToGrid w:val="0"/>
              <w:spacing w:before="70" w:after="70" w:line="240" w:lineRule="auto"/>
              <w:ind w:firstLine="0"/>
              <w:jc w:val="left"/>
              <w:rPr>
                <w:sz w:val="21"/>
              </w:rPr>
            </w:pPr>
            <w:r>
              <w:rPr>
                <w:sz w:val="21"/>
                <w:szCs w:val="21"/>
              </w:rPr>
              <w:t>日期时间</w:t>
            </w:r>
          </w:p>
        </w:tc>
        <w:tc>
          <w:tcPr>
            <w:tcW w:w="3236" w:type="dxa"/>
            <w:vAlign w:val="center"/>
          </w:tcPr>
          <w:p w14:paraId="0655FD96">
            <w:pPr>
              <w:snapToGrid w:val="0"/>
              <w:spacing w:before="70" w:after="70" w:line="240" w:lineRule="auto"/>
              <w:ind w:firstLine="0"/>
              <w:jc w:val="left"/>
              <w:rPr>
                <w:sz w:val="21"/>
              </w:rPr>
            </w:pPr>
            <w:r>
              <w:rPr>
                <w:sz w:val="21"/>
                <w:szCs w:val="21"/>
              </w:rPr>
              <w:t>需复检合格</w:t>
            </w:r>
          </w:p>
        </w:tc>
      </w:tr>
      <w:tr w14:paraId="56883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69894787">
            <w:pPr>
              <w:snapToGrid w:val="0"/>
              <w:spacing w:before="70" w:after="70" w:line="240" w:lineRule="auto"/>
              <w:ind w:firstLine="0"/>
              <w:jc w:val="left"/>
              <w:rPr>
                <w:sz w:val="21"/>
              </w:rPr>
            </w:pPr>
            <w:r>
              <w:rPr>
                <w:sz w:val="21"/>
                <w:szCs w:val="21"/>
              </w:rPr>
              <w:t>version_no</w:t>
            </w:r>
          </w:p>
        </w:tc>
        <w:tc>
          <w:tcPr>
            <w:tcW w:w="1861" w:type="dxa"/>
            <w:vAlign w:val="center"/>
          </w:tcPr>
          <w:p w14:paraId="528A002D">
            <w:pPr>
              <w:snapToGrid w:val="0"/>
              <w:spacing w:before="70" w:after="70" w:line="240" w:lineRule="auto"/>
              <w:ind w:firstLine="0"/>
              <w:jc w:val="left"/>
              <w:rPr>
                <w:sz w:val="21"/>
              </w:rPr>
            </w:pPr>
            <w:r>
              <w:rPr>
                <w:sz w:val="21"/>
                <w:szCs w:val="21"/>
              </w:rPr>
              <w:t>版本号</w:t>
            </w:r>
          </w:p>
        </w:tc>
        <w:tc>
          <w:tcPr>
            <w:tcW w:w="1605" w:type="dxa"/>
            <w:vAlign w:val="center"/>
          </w:tcPr>
          <w:p w14:paraId="13359B09">
            <w:pPr>
              <w:snapToGrid w:val="0"/>
              <w:spacing w:before="70" w:after="70" w:line="240" w:lineRule="auto"/>
              <w:ind w:firstLine="0"/>
              <w:jc w:val="left"/>
              <w:rPr>
                <w:sz w:val="21"/>
              </w:rPr>
            </w:pPr>
            <w:r>
              <w:rPr>
                <w:sz w:val="21"/>
                <w:szCs w:val="21"/>
              </w:rPr>
              <w:t>字符(16)</w:t>
            </w:r>
          </w:p>
        </w:tc>
        <w:tc>
          <w:tcPr>
            <w:tcW w:w="3236" w:type="dxa"/>
            <w:vAlign w:val="center"/>
          </w:tcPr>
          <w:p w14:paraId="0A897633">
            <w:pPr>
              <w:snapToGrid w:val="0"/>
              <w:spacing w:before="70" w:after="70" w:line="240" w:lineRule="auto"/>
              <w:ind w:firstLine="0"/>
              <w:jc w:val="left"/>
              <w:rPr>
                <w:sz w:val="21"/>
              </w:rPr>
            </w:pPr>
            <w:r>
              <w:rPr>
                <w:sz w:val="21"/>
                <w:szCs w:val="21"/>
              </w:rPr>
              <w:t>主版本.次版本.修订号</w:t>
            </w:r>
          </w:p>
        </w:tc>
      </w:tr>
      <w:tr w14:paraId="63A02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42029C3E">
            <w:pPr>
              <w:snapToGrid w:val="0"/>
              <w:spacing w:before="70" w:after="70" w:line="240" w:lineRule="auto"/>
              <w:ind w:firstLine="0"/>
              <w:jc w:val="left"/>
              <w:rPr>
                <w:sz w:val="21"/>
              </w:rPr>
            </w:pPr>
            <w:r>
              <w:rPr>
                <w:sz w:val="21"/>
                <w:szCs w:val="21"/>
              </w:rPr>
              <w:t>change_log</w:t>
            </w:r>
          </w:p>
        </w:tc>
        <w:tc>
          <w:tcPr>
            <w:tcW w:w="1861" w:type="dxa"/>
            <w:vAlign w:val="center"/>
          </w:tcPr>
          <w:p w14:paraId="7930D5E7">
            <w:pPr>
              <w:snapToGrid w:val="0"/>
              <w:spacing w:before="70" w:after="70" w:line="240" w:lineRule="auto"/>
              <w:ind w:firstLine="0"/>
              <w:jc w:val="left"/>
              <w:rPr>
                <w:sz w:val="21"/>
              </w:rPr>
            </w:pPr>
            <w:r>
              <w:rPr>
                <w:sz w:val="21"/>
                <w:szCs w:val="21"/>
              </w:rPr>
              <w:t>变更说明</w:t>
            </w:r>
          </w:p>
        </w:tc>
        <w:tc>
          <w:tcPr>
            <w:tcW w:w="1605" w:type="dxa"/>
            <w:vAlign w:val="center"/>
          </w:tcPr>
          <w:p w14:paraId="618B07E3">
            <w:pPr>
              <w:snapToGrid w:val="0"/>
              <w:spacing w:before="70" w:after="70" w:line="240" w:lineRule="auto"/>
              <w:ind w:firstLine="0"/>
              <w:jc w:val="left"/>
              <w:rPr>
                <w:sz w:val="21"/>
              </w:rPr>
            </w:pPr>
            <w:r>
              <w:rPr>
                <w:sz w:val="21"/>
                <w:szCs w:val="21"/>
              </w:rPr>
              <w:t>字符(500)</w:t>
            </w:r>
          </w:p>
        </w:tc>
        <w:tc>
          <w:tcPr>
            <w:tcW w:w="3236" w:type="dxa"/>
            <w:vAlign w:val="center"/>
          </w:tcPr>
          <w:p w14:paraId="2DBA6ACE">
            <w:pPr>
              <w:snapToGrid w:val="0"/>
              <w:spacing w:before="70" w:after="70" w:line="240" w:lineRule="auto"/>
              <w:ind w:firstLine="0"/>
              <w:jc w:val="left"/>
              <w:rPr>
                <w:sz w:val="21"/>
              </w:rPr>
            </w:pPr>
            <w:r>
              <w:rPr>
                <w:sz w:val="21"/>
                <w:szCs w:val="21"/>
              </w:rPr>
              <w:t>变更内容摘要</w:t>
            </w:r>
          </w:p>
        </w:tc>
      </w:tr>
      <w:tr w14:paraId="13BBB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7" w:type="dxa"/>
            <w:vAlign w:val="center"/>
          </w:tcPr>
          <w:p w14:paraId="11A216EF">
            <w:pPr>
              <w:snapToGrid w:val="0"/>
              <w:spacing w:before="70" w:after="70" w:line="240" w:lineRule="auto"/>
              <w:ind w:firstLine="0"/>
              <w:jc w:val="left"/>
              <w:rPr>
                <w:sz w:val="21"/>
              </w:rPr>
            </w:pPr>
            <w:r>
              <w:rPr>
                <w:sz w:val="21"/>
                <w:szCs w:val="21"/>
              </w:rPr>
              <w:t>approve_by</w:t>
            </w:r>
          </w:p>
        </w:tc>
        <w:tc>
          <w:tcPr>
            <w:tcW w:w="1861" w:type="dxa"/>
            <w:vAlign w:val="center"/>
          </w:tcPr>
          <w:p w14:paraId="12567E2F">
            <w:pPr>
              <w:snapToGrid w:val="0"/>
              <w:spacing w:before="70" w:after="70" w:line="240" w:lineRule="auto"/>
              <w:ind w:firstLine="0"/>
              <w:jc w:val="left"/>
              <w:rPr>
                <w:sz w:val="21"/>
              </w:rPr>
            </w:pPr>
            <w:r>
              <w:rPr>
                <w:sz w:val="21"/>
                <w:szCs w:val="21"/>
              </w:rPr>
              <w:t>批准人</w:t>
            </w:r>
          </w:p>
        </w:tc>
        <w:tc>
          <w:tcPr>
            <w:tcW w:w="1605" w:type="dxa"/>
            <w:vAlign w:val="center"/>
          </w:tcPr>
          <w:p w14:paraId="1B337CC3">
            <w:pPr>
              <w:snapToGrid w:val="0"/>
              <w:spacing w:before="70" w:after="70" w:line="240" w:lineRule="auto"/>
              <w:ind w:firstLine="0"/>
              <w:jc w:val="left"/>
              <w:rPr>
                <w:sz w:val="21"/>
              </w:rPr>
            </w:pPr>
            <w:r>
              <w:rPr>
                <w:sz w:val="21"/>
                <w:szCs w:val="21"/>
              </w:rPr>
              <w:t>字符(32)</w:t>
            </w:r>
          </w:p>
        </w:tc>
        <w:tc>
          <w:tcPr>
            <w:tcW w:w="3236" w:type="dxa"/>
            <w:vAlign w:val="center"/>
          </w:tcPr>
          <w:p w14:paraId="2145F459">
            <w:pPr>
              <w:snapToGrid w:val="0"/>
              <w:spacing w:before="70" w:after="70" w:line="240" w:lineRule="auto"/>
              <w:ind w:firstLine="0"/>
              <w:jc w:val="left"/>
              <w:rPr>
                <w:sz w:val="21"/>
              </w:rPr>
            </w:pPr>
            <w:r>
              <w:rPr>
                <w:rFonts w:hint="eastAsia"/>
                <w:sz w:val="21"/>
                <w:szCs w:val="21"/>
              </w:rPr>
              <w:t>-</w:t>
            </w:r>
          </w:p>
        </w:tc>
      </w:tr>
    </w:tbl>
    <w:p w14:paraId="22F36545">
      <w:pPr>
        <w:spacing w:line="240" w:lineRule="auto"/>
      </w:pPr>
    </w:p>
    <w:p w14:paraId="6E80C26F">
      <w:pPr>
        <w:rPr>
          <w:rFonts w:hint="eastAsia"/>
          <w:b/>
          <w:bCs/>
          <w:lang w:eastAsia="zh"/>
          <w:woUserID w:val="1"/>
        </w:rPr>
      </w:pPr>
      <w:r>
        <w:rPr>
          <w:rFonts w:hint="eastAsia"/>
          <w:b/>
          <w:bCs/>
          <w:lang w:eastAsia="zh"/>
          <w:woUserID w:val="1"/>
        </w:rPr>
        <w:t>（4） 权限与审计字段</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31"/>
        <w:gridCol w:w="1573"/>
        <w:gridCol w:w="1623"/>
        <w:gridCol w:w="3774"/>
      </w:tblGrid>
      <w:tr w14:paraId="03165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31" w:type="dxa"/>
            <w:shd w:val="clear" w:color="auto" w:fill="E7E6E6"/>
            <w:vAlign w:val="center"/>
          </w:tcPr>
          <w:p w14:paraId="5CB00945">
            <w:pPr>
              <w:snapToGrid w:val="0"/>
              <w:spacing w:before="70" w:after="70" w:line="240" w:lineRule="auto"/>
              <w:ind w:firstLine="0"/>
              <w:jc w:val="center"/>
              <w:rPr>
                <w:b/>
                <w:sz w:val="21"/>
              </w:rPr>
            </w:pPr>
            <w:r>
              <w:rPr>
                <w:b/>
                <w:sz w:val="21"/>
                <w:szCs w:val="21"/>
              </w:rPr>
              <w:t>字段名</w:t>
            </w:r>
          </w:p>
        </w:tc>
        <w:tc>
          <w:tcPr>
            <w:tcW w:w="1573" w:type="dxa"/>
            <w:shd w:val="clear" w:color="auto" w:fill="E7E6E6"/>
            <w:vAlign w:val="center"/>
          </w:tcPr>
          <w:p w14:paraId="68607A19">
            <w:pPr>
              <w:snapToGrid w:val="0"/>
              <w:spacing w:before="70" w:after="70" w:line="240" w:lineRule="auto"/>
              <w:ind w:firstLine="0"/>
              <w:jc w:val="center"/>
              <w:rPr>
                <w:b/>
                <w:sz w:val="21"/>
              </w:rPr>
            </w:pPr>
            <w:r>
              <w:rPr>
                <w:b/>
                <w:sz w:val="21"/>
                <w:szCs w:val="21"/>
              </w:rPr>
              <w:t>中文名</w:t>
            </w:r>
          </w:p>
        </w:tc>
        <w:tc>
          <w:tcPr>
            <w:tcW w:w="1623" w:type="dxa"/>
            <w:shd w:val="clear" w:color="auto" w:fill="E7E6E6"/>
            <w:vAlign w:val="center"/>
          </w:tcPr>
          <w:p w14:paraId="58390FB6">
            <w:pPr>
              <w:snapToGrid w:val="0"/>
              <w:spacing w:before="70" w:after="70" w:line="240" w:lineRule="auto"/>
              <w:ind w:firstLine="0"/>
              <w:jc w:val="center"/>
              <w:rPr>
                <w:b/>
                <w:sz w:val="21"/>
              </w:rPr>
            </w:pPr>
            <w:r>
              <w:rPr>
                <w:b/>
                <w:sz w:val="21"/>
                <w:szCs w:val="21"/>
              </w:rPr>
              <w:t>类型</w:t>
            </w:r>
          </w:p>
        </w:tc>
        <w:tc>
          <w:tcPr>
            <w:tcW w:w="3774" w:type="dxa"/>
            <w:shd w:val="clear" w:color="auto" w:fill="E7E6E6"/>
            <w:vAlign w:val="center"/>
          </w:tcPr>
          <w:p w14:paraId="201C91E9">
            <w:pPr>
              <w:snapToGrid w:val="0"/>
              <w:spacing w:before="70" w:after="70" w:line="240" w:lineRule="auto"/>
              <w:ind w:firstLine="0"/>
              <w:jc w:val="center"/>
              <w:rPr>
                <w:b/>
                <w:sz w:val="21"/>
              </w:rPr>
            </w:pPr>
            <w:r>
              <w:rPr>
                <w:b/>
                <w:sz w:val="21"/>
                <w:szCs w:val="21"/>
              </w:rPr>
              <w:t>说明</w:t>
            </w:r>
          </w:p>
        </w:tc>
      </w:tr>
      <w:tr w14:paraId="10D20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0AB405C5">
            <w:pPr>
              <w:snapToGrid w:val="0"/>
              <w:spacing w:before="70" w:after="70" w:line="240" w:lineRule="auto"/>
              <w:ind w:firstLine="0"/>
              <w:jc w:val="left"/>
              <w:rPr>
                <w:sz w:val="21"/>
              </w:rPr>
            </w:pPr>
            <w:r>
              <w:rPr>
                <w:sz w:val="21"/>
                <w:szCs w:val="21"/>
              </w:rPr>
              <w:t>user_id</w:t>
            </w:r>
          </w:p>
        </w:tc>
        <w:tc>
          <w:tcPr>
            <w:tcW w:w="1573" w:type="dxa"/>
            <w:vAlign w:val="center"/>
          </w:tcPr>
          <w:p w14:paraId="374E1F8D">
            <w:pPr>
              <w:snapToGrid w:val="0"/>
              <w:spacing w:before="70" w:after="70" w:line="240" w:lineRule="auto"/>
              <w:ind w:firstLine="0"/>
              <w:jc w:val="center"/>
              <w:rPr>
                <w:sz w:val="21"/>
              </w:rPr>
            </w:pPr>
            <w:r>
              <w:rPr>
                <w:sz w:val="21"/>
                <w:szCs w:val="21"/>
              </w:rPr>
              <w:t>用户标识</w:t>
            </w:r>
          </w:p>
        </w:tc>
        <w:tc>
          <w:tcPr>
            <w:tcW w:w="1623" w:type="dxa"/>
            <w:vAlign w:val="center"/>
          </w:tcPr>
          <w:p w14:paraId="4B1D2B8B">
            <w:pPr>
              <w:snapToGrid w:val="0"/>
              <w:spacing w:before="70" w:after="70" w:line="240" w:lineRule="auto"/>
              <w:ind w:firstLine="0"/>
              <w:jc w:val="left"/>
              <w:rPr>
                <w:sz w:val="21"/>
              </w:rPr>
            </w:pPr>
            <w:r>
              <w:rPr>
                <w:sz w:val="21"/>
                <w:szCs w:val="21"/>
              </w:rPr>
              <w:t>字符(32)</w:t>
            </w:r>
          </w:p>
        </w:tc>
        <w:tc>
          <w:tcPr>
            <w:tcW w:w="3774" w:type="dxa"/>
            <w:vAlign w:val="center"/>
          </w:tcPr>
          <w:p w14:paraId="391C616B">
            <w:pPr>
              <w:snapToGrid w:val="0"/>
              <w:spacing w:before="70" w:after="70" w:line="240" w:lineRule="auto"/>
              <w:ind w:firstLine="0"/>
              <w:jc w:val="left"/>
              <w:rPr>
                <w:sz w:val="21"/>
              </w:rPr>
            </w:pPr>
            <w:r>
              <w:rPr>
                <w:sz w:val="21"/>
                <w:szCs w:val="21"/>
              </w:rPr>
              <w:t>唯一</w:t>
            </w:r>
          </w:p>
        </w:tc>
      </w:tr>
      <w:tr w14:paraId="4DD39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65069E18">
            <w:pPr>
              <w:snapToGrid w:val="0"/>
              <w:spacing w:before="70" w:after="70" w:line="240" w:lineRule="auto"/>
              <w:ind w:firstLine="0"/>
              <w:jc w:val="left"/>
              <w:rPr>
                <w:sz w:val="21"/>
              </w:rPr>
            </w:pPr>
            <w:r>
              <w:rPr>
                <w:sz w:val="21"/>
                <w:szCs w:val="21"/>
              </w:rPr>
              <w:t>role_code</w:t>
            </w:r>
          </w:p>
        </w:tc>
        <w:tc>
          <w:tcPr>
            <w:tcW w:w="1573" w:type="dxa"/>
            <w:vAlign w:val="center"/>
          </w:tcPr>
          <w:p w14:paraId="49EBE49F">
            <w:pPr>
              <w:snapToGrid w:val="0"/>
              <w:spacing w:before="70" w:after="70" w:line="240" w:lineRule="auto"/>
              <w:ind w:firstLine="0"/>
              <w:jc w:val="center"/>
              <w:rPr>
                <w:sz w:val="21"/>
              </w:rPr>
            </w:pPr>
            <w:r>
              <w:rPr>
                <w:sz w:val="21"/>
                <w:szCs w:val="21"/>
              </w:rPr>
              <w:t>角色编码</w:t>
            </w:r>
          </w:p>
        </w:tc>
        <w:tc>
          <w:tcPr>
            <w:tcW w:w="1623" w:type="dxa"/>
            <w:vAlign w:val="center"/>
          </w:tcPr>
          <w:p w14:paraId="79AE82CC">
            <w:pPr>
              <w:snapToGrid w:val="0"/>
              <w:spacing w:before="70" w:after="70" w:line="240" w:lineRule="auto"/>
              <w:ind w:firstLine="0"/>
              <w:jc w:val="left"/>
              <w:rPr>
                <w:sz w:val="21"/>
              </w:rPr>
            </w:pPr>
            <w:r>
              <w:rPr>
                <w:sz w:val="21"/>
                <w:szCs w:val="21"/>
              </w:rPr>
              <w:t>枚举(8)</w:t>
            </w:r>
          </w:p>
        </w:tc>
        <w:tc>
          <w:tcPr>
            <w:tcW w:w="3774" w:type="dxa"/>
            <w:vAlign w:val="center"/>
          </w:tcPr>
          <w:p w14:paraId="36DCC08D">
            <w:pPr>
              <w:snapToGrid w:val="0"/>
              <w:spacing w:before="70" w:after="70" w:line="240" w:lineRule="auto"/>
              <w:ind w:firstLine="0"/>
              <w:jc w:val="left"/>
              <w:rPr>
                <w:sz w:val="21"/>
              </w:rPr>
            </w:pPr>
            <w:r>
              <w:rPr>
                <w:sz w:val="21"/>
                <w:szCs w:val="21"/>
              </w:rPr>
              <w:t>管理/技术/作业/查阅</w:t>
            </w:r>
          </w:p>
        </w:tc>
      </w:tr>
      <w:tr w14:paraId="6806A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4A8ED698">
            <w:pPr>
              <w:snapToGrid w:val="0"/>
              <w:spacing w:before="70" w:after="70" w:line="240" w:lineRule="auto"/>
              <w:ind w:firstLine="0"/>
              <w:jc w:val="left"/>
              <w:rPr>
                <w:sz w:val="21"/>
              </w:rPr>
            </w:pPr>
            <w:r>
              <w:rPr>
                <w:sz w:val="21"/>
                <w:szCs w:val="21"/>
              </w:rPr>
              <w:t>perm_scope</w:t>
            </w:r>
          </w:p>
        </w:tc>
        <w:tc>
          <w:tcPr>
            <w:tcW w:w="1573" w:type="dxa"/>
            <w:vAlign w:val="center"/>
          </w:tcPr>
          <w:p w14:paraId="64CB5D1C">
            <w:pPr>
              <w:snapToGrid w:val="0"/>
              <w:spacing w:before="70" w:after="70" w:line="240" w:lineRule="auto"/>
              <w:ind w:firstLine="0"/>
              <w:jc w:val="center"/>
              <w:rPr>
                <w:sz w:val="21"/>
              </w:rPr>
            </w:pPr>
            <w:r>
              <w:rPr>
                <w:sz w:val="21"/>
                <w:szCs w:val="21"/>
              </w:rPr>
              <w:t>权限范围</w:t>
            </w:r>
          </w:p>
        </w:tc>
        <w:tc>
          <w:tcPr>
            <w:tcW w:w="1623" w:type="dxa"/>
            <w:vAlign w:val="center"/>
          </w:tcPr>
          <w:p w14:paraId="68BFD77B">
            <w:pPr>
              <w:snapToGrid w:val="0"/>
              <w:spacing w:before="70" w:after="70" w:line="240" w:lineRule="auto"/>
              <w:ind w:firstLine="0"/>
              <w:jc w:val="left"/>
              <w:rPr>
                <w:sz w:val="21"/>
              </w:rPr>
            </w:pPr>
            <w:r>
              <w:rPr>
                <w:sz w:val="21"/>
                <w:szCs w:val="21"/>
              </w:rPr>
              <w:t>字符(128)</w:t>
            </w:r>
          </w:p>
        </w:tc>
        <w:tc>
          <w:tcPr>
            <w:tcW w:w="3774" w:type="dxa"/>
            <w:vAlign w:val="center"/>
          </w:tcPr>
          <w:p w14:paraId="22BA817F">
            <w:pPr>
              <w:snapToGrid w:val="0"/>
              <w:spacing w:before="70" w:after="70" w:line="240" w:lineRule="auto"/>
              <w:ind w:firstLine="0"/>
              <w:jc w:val="left"/>
              <w:rPr>
                <w:sz w:val="21"/>
              </w:rPr>
            </w:pPr>
            <w:r>
              <w:rPr>
                <w:sz w:val="21"/>
                <w:szCs w:val="21"/>
              </w:rPr>
              <w:t>项目/电站/构件级</w:t>
            </w:r>
          </w:p>
        </w:tc>
      </w:tr>
      <w:tr w14:paraId="4DEDD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62A61359">
            <w:pPr>
              <w:snapToGrid w:val="0"/>
              <w:spacing w:before="70" w:after="70" w:line="240" w:lineRule="auto"/>
              <w:ind w:firstLine="0"/>
              <w:jc w:val="left"/>
              <w:rPr>
                <w:sz w:val="21"/>
              </w:rPr>
            </w:pPr>
            <w:r>
              <w:rPr>
                <w:sz w:val="21"/>
                <w:szCs w:val="21"/>
              </w:rPr>
              <w:t>data_level</w:t>
            </w:r>
          </w:p>
        </w:tc>
        <w:tc>
          <w:tcPr>
            <w:tcW w:w="1573" w:type="dxa"/>
            <w:vAlign w:val="center"/>
          </w:tcPr>
          <w:p w14:paraId="18412E54">
            <w:pPr>
              <w:snapToGrid w:val="0"/>
              <w:spacing w:before="70" w:after="70" w:line="240" w:lineRule="auto"/>
              <w:ind w:firstLine="0"/>
              <w:jc w:val="center"/>
              <w:rPr>
                <w:sz w:val="21"/>
              </w:rPr>
            </w:pPr>
            <w:r>
              <w:rPr>
                <w:sz w:val="21"/>
                <w:szCs w:val="21"/>
              </w:rPr>
              <w:t>数据密级</w:t>
            </w:r>
          </w:p>
        </w:tc>
        <w:tc>
          <w:tcPr>
            <w:tcW w:w="1623" w:type="dxa"/>
            <w:vAlign w:val="center"/>
          </w:tcPr>
          <w:p w14:paraId="179AFCB3">
            <w:pPr>
              <w:snapToGrid w:val="0"/>
              <w:spacing w:before="70" w:after="70" w:line="240" w:lineRule="auto"/>
              <w:ind w:firstLine="0"/>
              <w:jc w:val="left"/>
              <w:rPr>
                <w:sz w:val="21"/>
              </w:rPr>
            </w:pPr>
            <w:r>
              <w:rPr>
                <w:sz w:val="21"/>
                <w:szCs w:val="21"/>
              </w:rPr>
              <w:t>枚举(8)</w:t>
            </w:r>
          </w:p>
        </w:tc>
        <w:tc>
          <w:tcPr>
            <w:tcW w:w="3774" w:type="dxa"/>
            <w:vAlign w:val="center"/>
          </w:tcPr>
          <w:p w14:paraId="2FDD0AA3">
            <w:pPr>
              <w:snapToGrid w:val="0"/>
              <w:spacing w:before="70" w:after="70" w:line="240" w:lineRule="auto"/>
              <w:ind w:firstLine="0"/>
              <w:jc w:val="left"/>
              <w:rPr>
                <w:sz w:val="21"/>
              </w:rPr>
            </w:pPr>
            <w:r>
              <w:rPr>
                <w:sz w:val="21"/>
                <w:szCs w:val="21"/>
              </w:rPr>
              <w:t>公开/内部/受限</w:t>
            </w:r>
          </w:p>
        </w:tc>
      </w:tr>
      <w:tr w14:paraId="64FA9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396EE2A4">
            <w:pPr>
              <w:snapToGrid w:val="0"/>
              <w:spacing w:before="70" w:after="70" w:line="240" w:lineRule="auto"/>
              <w:ind w:firstLine="0"/>
              <w:jc w:val="left"/>
              <w:rPr>
                <w:sz w:val="21"/>
              </w:rPr>
            </w:pPr>
            <w:r>
              <w:rPr>
                <w:sz w:val="21"/>
                <w:szCs w:val="21"/>
              </w:rPr>
              <w:t>op_type</w:t>
            </w:r>
          </w:p>
        </w:tc>
        <w:tc>
          <w:tcPr>
            <w:tcW w:w="1573" w:type="dxa"/>
            <w:vAlign w:val="center"/>
          </w:tcPr>
          <w:p w14:paraId="6DF97AD4">
            <w:pPr>
              <w:snapToGrid w:val="0"/>
              <w:spacing w:before="70" w:after="70" w:line="240" w:lineRule="auto"/>
              <w:ind w:firstLine="0"/>
              <w:jc w:val="center"/>
              <w:rPr>
                <w:sz w:val="21"/>
              </w:rPr>
            </w:pPr>
            <w:r>
              <w:rPr>
                <w:sz w:val="21"/>
                <w:szCs w:val="21"/>
              </w:rPr>
              <w:t>操作类型</w:t>
            </w:r>
          </w:p>
        </w:tc>
        <w:tc>
          <w:tcPr>
            <w:tcW w:w="1623" w:type="dxa"/>
            <w:vAlign w:val="center"/>
          </w:tcPr>
          <w:p w14:paraId="16E9FB46">
            <w:pPr>
              <w:snapToGrid w:val="0"/>
              <w:spacing w:before="70" w:after="70" w:line="240" w:lineRule="auto"/>
              <w:ind w:firstLine="0"/>
              <w:jc w:val="left"/>
              <w:rPr>
                <w:sz w:val="21"/>
              </w:rPr>
            </w:pPr>
            <w:r>
              <w:rPr>
                <w:sz w:val="21"/>
                <w:szCs w:val="21"/>
              </w:rPr>
              <w:t>枚举(8)</w:t>
            </w:r>
          </w:p>
        </w:tc>
        <w:tc>
          <w:tcPr>
            <w:tcW w:w="3774" w:type="dxa"/>
            <w:vAlign w:val="center"/>
          </w:tcPr>
          <w:p w14:paraId="29596168">
            <w:pPr>
              <w:snapToGrid w:val="0"/>
              <w:spacing w:before="70" w:after="70" w:line="240" w:lineRule="auto"/>
              <w:ind w:firstLine="0"/>
              <w:jc w:val="left"/>
              <w:rPr>
                <w:sz w:val="21"/>
              </w:rPr>
            </w:pPr>
            <w:r>
              <w:rPr>
                <w:sz w:val="21"/>
                <w:szCs w:val="21"/>
              </w:rPr>
              <w:t>查询/新增/修改/删除/导出</w:t>
            </w:r>
          </w:p>
        </w:tc>
      </w:tr>
      <w:tr w14:paraId="24A0E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7C6767D7">
            <w:pPr>
              <w:snapToGrid w:val="0"/>
              <w:spacing w:before="70" w:after="70" w:line="240" w:lineRule="auto"/>
              <w:ind w:firstLine="0"/>
              <w:jc w:val="left"/>
              <w:rPr>
                <w:sz w:val="21"/>
              </w:rPr>
            </w:pPr>
            <w:r>
              <w:rPr>
                <w:sz w:val="21"/>
                <w:szCs w:val="21"/>
              </w:rPr>
              <w:t>op_object</w:t>
            </w:r>
          </w:p>
        </w:tc>
        <w:tc>
          <w:tcPr>
            <w:tcW w:w="1573" w:type="dxa"/>
            <w:vAlign w:val="center"/>
          </w:tcPr>
          <w:p w14:paraId="26079F30">
            <w:pPr>
              <w:snapToGrid w:val="0"/>
              <w:spacing w:before="70" w:after="70" w:line="240" w:lineRule="auto"/>
              <w:ind w:firstLine="0"/>
              <w:jc w:val="center"/>
              <w:rPr>
                <w:sz w:val="21"/>
              </w:rPr>
            </w:pPr>
            <w:r>
              <w:rPr>
                <w:sz w:val="21"/>
                <w:szCs w:val="21"/>
              </w:rPr>
              <w:t>操作对象</w:t>
            </w:r>
          </w:p>
        </w:tc>
        <w:tc>
          <w:tcPr>
            <w:tcW w:w="1623" w:type="dxa"/>
            <w:vAlign w:val="center"/>
          </w:tcPr>
          <w:p w14:paraId="0D72C67D">
            <w:pPr>
              <w:snapToGrid w:val="0"/>
              <w:spacing w:before="70" w:after="70" w:line="240" w:lineRule="auto"/>
              <w:ind w:firstLine="0"/>
              <w:jc w:val="left"/>
              <w:rPr>
                <w:sz w:val="21"/>
              </w:rPr>
            </w:pPr>
            <w:r>
              <w:rPr>
                <w:sz w:val="21"/>
                <w:szCs w:val="21"/>
              </w:rPr>
              <w:t>字符(64)</w:t>
            </w:r>
          </w:p>
        </w:tc>
        <w:tc>
          <w:tcPr>
            <w:tcW w:w="3774" w:type="dxa"/>
            <w:vAlign w:val="center"/>
          </w:tcPr>
          <w:p w14:paraId="073558EB">
            <w:pPr>
              <w:snapToGrid w:val="0"/>
              <w:spacing w:before="70" w:after="70" w:line="240" w:lineRule="auto"/>
              <w:ind w:firstLine="0"/>
              <w:jc w:val="left"/>
              <w:rPr>
                <w:sz w:val="21"/>
              </w:rPr>
            </w:pPr>
            <w:r>
              <w:rPr>
                <w:sz w:val="21"/>
                <w:szCs w:val="21"/>
              </w:rPr>
              <w:t>表名或文件</w:t>
            </w:r>
          </w:p>
        </w:tc>
      </w:tr>
      <w:tr w14:paraId="6624C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4C1725E6">
            <w:pPr>
              <w:snapToGrid w:val="0"/>
              <w:spacing w:before="70" w:after="70" w:line="240" w:lineRule="auto"/>
              <w:ind w:firstLine="0"/>
              <w:jc w:val="left"/>
              <w:rPr>
                <w:sz w:val="21"/>
              </w:rPr>
            </w:pPr>
            <w:r>
              <w:rPr>
                <w:sz w:val="21"/>
                <w:szCs w:val="21"/>
              </w:rPr>
              <w:t>op_time</w:t>
            </w:r>
          </w:p>
        </w:tc>
        <w:tc>
          <w:tcPr>
            <w:tcW w:w="1573" w:type="dxa"/>
            <w:vAlign w:val="center"/>
          </w:tcPr>
          <w:p w14:paraId="2F15C94A">
            <w:pPr>
              <w:snapToGrid w:val="0"/>
              <w:spacing w:before="70" w:after="70" w:line="240" w:lineRule="auto"/>
              <w:ind w:firstLine="0"/>
              <w:jc w:val="center"/>
              <w:rPr>
                <w:sz w:val="21"/>
              </w:rPr>
            </w:pPr>
            <w:r>
              <w:rPr>
                <w:sz w:val="21"/>
                <w:szCs w:val="21"/>
              </w:rPr>
              <w:t>操作时间</w:t>
            </w:r>
          </w:p>
        </w:tc>
        <w:tc>
          <w:tcPr>
            <w:tcW w:w="1623" w:type="dxa"/>
            <w:vAlign w:val="center"/>
          </w:tcPr>
          <w:p w14:paraId="71D7E276">
            <w:pPr>
              <w:snapToGrid w:val="0"/>
              <w:spacing w:before="70" w:after="70" w:line="240" w:lineRule="auto"/>
              <w:ind w:firstLine="0"/>
              <w:jc w:val="left"/>
              <w:rPr>
                <w:sz w:val="21"/>
              </w:rPr>
            </w:pPr>
            <w:r>
              <w:rPr>
                <w:sz w:val="21"/>
                <w:szCs w:val="21"/>
              </w:rPr>
              <w:t>日期时间</w:t>
            </w:r>
          </w:p>
        </w:tc>
        <w:tc>
          <w:tcPr>
            <w:tcW w:w="3774" w:type="dxa"/>
            <w:vAlign w:val="center"/>
          </w:tcPr>
          <w:p w14:paraId="0217CD1F">
            <w:pPr>
              <w:snapToGrid w:val="0"/>
              <w:spacing w:before="70" w:after="70" w:line="240" w:lineRule="auto"/>
              <w:ind w:firstLine="0"/>
              <w:jc w:val="left"/>
              <w:rPr>
                <w:sz w:val="21"/>
              </w:rPr>
            </w:pPr>
            <w:r>
              <w:rPr>
                <w:rFonts w:hint="eastAsia"/>
                <w:sz w:val="21"/>
                <w:szCs w:val="21"/>
              </w:rPr>
              <w:t>-</w:t>
            </w:r>
          </w:p>
        </w:tc>
      </w:tr>
      <w:tr w14:paraId="35294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2B3EEBFA">
            <w:pPr>
              <w:snapToGrid w:val="0"/>
              <w:spacing w:before="70" w:after="70" w:line="240" w:lineRule="auto"/>
              <w:ind w:firstLine="0"/>
              <w:jc w:val="left"/>
              <w:rPr>
                <w:sz w:val="21"/>
              </w:rPr>
            </w:pPr>
            <w:r>
              <w:rPr>
                <w:sz w:val="21"/>
                <w:szCs w:val="21"/>
              </w:rPr>
              <w:t>op_ip</w:t>
            </w:r>
          </w:p>
        </w:tc>
        <w:tc>
          <w:tcPr>
            <w:tcW w:w="1573" w:type="dxa"/>
            <w:vAlign w:val="center"/>
          </w:tcPr>
          <w:p w14:paraId="27EFA4CC">
            <w:pPr>
              <w:snapToGrid w:val="0"/>
              <w:spacing w:before="70" w:after="70" w:line="240" w:lineRule="auto"/>
              <w:ind w:firstLine="0"/>
              <w:jc w:val="center"/>
              <w:rPr>
                <w:sz w:val="21"/>
              </w:rPr>
            </w:pPr>
            <w:r>
              <w:rPr>
                <w:sz w:val="21"/>
                <w:szCs w:val="21"/>
              </w:rPr>
              <w:t>操作终端</w:t>
            </w:r>
          </w:p>
        </w:tc>
        <w:tc>
          <w:tcPr>
            <w:tcW w:w="1623" w:type="dxa"/>
            <w:vAlign w:val="center"/>
          </w:tcPr>
          <w:p w14:paraId="2F91EAD2">
            <w:pPr>
              <w:snapToGrid w:val="0"/>
              <w:spacing w:before="70" w:after="70" w:line="240" w:lineRule="auto"/>
              <w:ind w:firstLine="0"/>
              <w:jc w:val="left"/>
              <w:rPr>
                <w:sz w:val="21"/>
              </w:rPr>
            </w:pPr>
            <w:r>
              <w:rPr>
                <w:sz w:val="21"/>
                <w:szCs w:val="21"/>
              </w:rPr>
              <w:t>字符(32)</w:t>
            </w:r>
          </w:p>
        </w:tc>
        <w:tc>
          <w:tcPr>
            <w:tcW w:w="3774" w:type="dxa"/>
            <w:vAlign w:val="center"/>
          </w:tcPr>
          <w:p w14:paraId="0BEA436C">
            <w:pPr>
              <w:snapToGrid w:val="0"/>
              <w:spacing w:before="70" w:after="70" w:line="240" w:lineRule="auto"/>
              <w:ind w:firstLine="0"/>
              <w:jc w:val="left"/>
              <w:rPr>
                <w:sz w:val="21"/>
              </w:rPr>
            </w:pPr>
            <w:r>
              <w:rPr>
                <w:sz w:val="21"/>
                <w:szCs w:val="21"/>
              </w:rPr>
              <w:t>内网地址</w:t>
            </w:r>
          </w:p>
        </w:tc>
      </w:tr>
      <w:tr w14:paraId="0421A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1" w:type="dxa"/>
            <w:vAlign w:val="center"/>
          </w:tcPr>
          <w:p w14:paraId="0B35BA2B">
            <w:pPr>
              <w:snapToGrid w:val="0"/>
              <w:spacing w:before="70" w:after="70" w:line="240" w:lineRule="auto"/>
              <w:ind w:firstLine="0"/>
              <w:jc w:val="left"/>
              <w:rPr>
                <w:sz w:val="21"/>
              </w:rPr>
            </w:pPr>
            <w:r>
              <w:rPr>
                <w:sz w:val="21"/>
                <w:szCs w:val="21"/>
              </w:rPr>
              <w:t>op_result</w:t>
            </w:r>
          </w:p>
        </w:tc>
        <w:tc>
          <w:tcPr>
            <w:tcW w:w="1573" w:type="dxa"/>
            <w:vAlign w:val="center"/>
          </w:tcPr>
          <w:p w14:paraId="2733CB08">
            <w:pPr>
              <w:snapToGrid w:val="0"/>
              <w:spacing w:before="70" w:after="70" w:line="240" w:lineRule="auto"/>
              <w:ind w:firstLine="0"/>
              <w:jc w:val="center"/>
              <w:rPr>
                <w:sz w:val="21"/>
              </w:rPr>
            </w:pPr>
            <w:r>
              <w:rPr>
                <w:sz w:val="21"/>
                <w:szCs w:val="21"/>
              </w:rPr>
              <w:t>操作结果</w:t>
            </w:r>
          </w:p>
        </w:tc>
        <w:tc>
          <w:tcPr>
            <w:tcW w:w="1623" w:type="dxa"/>
            <w:vAlign w:val="center"/>
          </w:tcPr>
          <w:p w14:paraId="0900A95B">
            <w:pPr>
              <w:snapToGrid w:val="0"/>
              <w:spacing w:before="70" w:after="70" w:line="240" w:lineRule="auto"/>
              <w:ind w:firstLine="0"/>
              <w:jc w:val="left"/>
              <w:rPr>
                <w:sz w:val="21"/>
              </w:rPr>
            </w:pPr>
            <w:r>
              <w:rPr>
                <w:sz w:val="21"/>
                <w:szCs w:val="21"/>
              </w:rPr>
              <w:t>枚举(8)</w:t>
            </w:r>
          </w:p>
        </w:tc>
        <w:tc>
          <w:tcPr>
            <w:tcW w:w="3774" w:type="dxa"/>
            <w:vAlign w:val="center"/>
          </w:tcPr>
          <w:p w14:paraId="796DCB6A">
            <w:pPr>
              <w:snapToGrid w:val="0"/>
              <w:spacing w:before="70" w:after="70" w:line="240" w:lineRule="auto"/>
              <w:ind w:firstLine="0"/>
              <w:jc w:val="left"/>
              <w:rPr>
                <w:sz w:val="21"/>
              </w:rPr>
            </w:pPr>
            <w:r>
              <w:rPr>
                <w:sz w:val="21"/>
                <w:szCs w:val="21"/>
              </w:rPr>
              <w:t>成功/失败</w:t>
            </w:r>
          </w:p>
        </w:tc>
      </w:tr>
    </w:tbl>
    <w:p w14:paraId="1AF7A16A">
      <w:pPr>
        <w:pStyle w:val="6"/>
      </w:pPr>
      <w:r>
        <w:rPr>
          <w:szCs w:val="32"/>
        </w:rPr>
        <w:t>2.5.3.30 三维重建与渲染引擎实现</w:t>
      </w:r>
    </w:p>
    <w:p w14:paraId="28F81801">
      <w:r>
        <w:rPr>
          <w:b/>
        </w:rPr>
        <w:t>（1）双模型并行架构。</w:t>
      </w:r>
      <w:r>
        <w:t xml:space="preserve"> 软件同时维护两类模型：三角网格模型用于量测、断面、体积计算与 DWG 出图；三维高斯泼溅（3DGS）模型用于 720° 高保真漫游。两者由同一份真彩色点云派生，共享坐标框架与缺陷编号，量测结论以网格为准，视觉呈现以高斯模型为准，避免</w:t>
      </w:r>
      <w:r>
        <w:rPr>
          <w:rFonts w:hint="eastAsia"/>
        </w:rPr>
        <w:t>“</w:t>
      </w:r>
      <w:r>
        <w:t>看着漂亮但量不准</w:t>
      </w:r>
      <w:r>
        <w:rPr>
          <w:rFonts w:hint="eastAsia"/>
        </w:rPr>
        <w:t>”</w:t>
      </w:r>
      <w:r>
        <w:t>。</w:t>
      </w:r>
    </w:p>
    <w:p w14:paraId="50BDB68E">
      <w:r>
        <w:rPr>
          <w:b/>
        </w:rPr>
        <w:t>（2）重建管线。</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00"/>
        <w:gridCol w:w="2200"/>
        <w:gridCol w:w="2200"/>
        <w:gridCol w:w="2200"/>
      </w:tblGrid>
      <w:tr w14:paraId="1ED3E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00" w:type="dxa"/>
            <w:shd w:val="clear" w:color="auto" w:fill="E7E6E6"/>
            <w:vAlign w:val="center"/>
          </w:tcPr>
          <w:p w14:paraId="19113769">
            <w:pPr>
              <w:spacing w:before="70" w:after="70" w:line="320" w:lineRule="auto"/>
              <w:jc w:val="left"/>
            </w:pPr>
            <w:r>
              <w:rPr>
                <w:b/>
                <w:sz w:val="21"/>
                <w:szCs w:val="21"/>
              </w:rPr>
              <w:t>阶段</w:t>
            </w:r>
          </w:p>
        </w:tc>
        <w:tc>
          <w:tcPr>
            <w:tcW w:w="2200" w:type="dxa"/>
            <w:shd w:val="clear" w:color="auto" w:fill="E7E6E6"/>
            <w:vAlign w:val="center"/>
          </w:tcPr>
          <w:p w14:paraId="4487781B">
            <w:pPr>
              <w:spacing w:before="70" w:after="70" w:line="320" w:lineRule="auto"/>
              <w:jc w:val="left"/>
            </w:pPr>
            <w:r>
              <w:rPr>
                <w:b/>
                <w:sz w:val="21"/>
                <w:szCs w:val="21"/>
              </w:rPr>
              <w:t>处理内容</w:t>
            </w:r>
          </w:p>
        </w:tc>
        <w:tc>
          <w:tcPr>
            <w:tcW w:w="2200" w:type="dxa"/>
            <w:shd w:val="clear" w:color="auto" w:fill="E7E6E6"/>
            <w:vAlign w:val="center"/>
          </w:tcPr>
          <w:p w14:paraId="1C179028">
            <w:pPr>
              <w:spacing w:before="70" w:after="70" w:line="320" w:lineRule="auto"/>
              <w:jc w:val="left"/>
            </w:pPr>
            <w:r>
              <w:rPr>
                <w:b/>
                <w:sz w:val="21"/>
                <w:szCs w:val="21"/>
              </w:rPr>
              <w:t>关键参数</w:t>
            </w:r>
          </w:p>
        </w:tc>
        <w:tc>
          <w:tcPr>
            <w:tcW w:w="2200" w:type="dxa"/>
            <w:shd w:val="clear" w:color="auto" w:fill="E7E6E6"/>
            <w:vAlign w:val="center"/>
          </w:tcPr>
          <w:p w14:paraId="4F021B08">
            <w:pPr>
              <w:spacing w:before="70" w:after="70" w:line="320" w:lineRule="auto"/>
              <w:jc w:val="left"/>
            </w:pPr>
            <w:r>
              <w:rPr>
                <w:b/>
                <w:sz w:val="21"/>
                <w:szCs w:val="21"/>
              </w:rPr>
              <w:t>输出</w:t>
            </w:r>
          </w:p>
        </w:tc>
      </w:tr>
      <w:tr w14:paraId="3CC66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433FC1ED">
            <w:pPr>
              <w:spacing w:before="70" w:after="70" w:line="320" w:lineRule="auto"/>
              <w:jc w:val="left"/>
            </w:pPr>
            <w:r>
              <w:rPr>
                <w:sz w:val="21"/>
                <w:szCs w:val="21"/>
              </w:rPr>
              <w:t>点云精简</w:t>
            </w:r>
          </w:p>
        </w:tc>
        <w:tc>
          <w:tcPr>
            <w:tcW w:w="2200" w:type="dxa"/>
            <w:vAlign w:val="center"/>
          </w:tcPr>
          <w:p w14:paraId="7FFF795C">
            <w:pPr>
              <w:spacing w:before="70" w:after="70" w:line="320" w:lineRule="auto"/>
              <w:jc w:val="left"/>
            </w:pPr>
            <w:r>
              <w:rPr>
                <w:sz w:val="21"/>
                <w:szCs w:val="21"/>
              </w:rPr>
              <w:t>体素下采样 + 法向估计</w:t>
            </w:r>
          </w:p>
        </w:tc>
        <w:tc>
          <w:tcPr>
            <w:tcW w:w="2200" w:type="dxa"/>
            <w:vAlign w:val="center"/>
          </w:tcPr>
          <w:p w14:paraId="06DFBD94">
            <w:pPr>
              <w:spacing w:before="70" w:after="70" w:line="320" w:lineRule="auto"/>
              <w:jc w:val="left"/>
            </w:pPr>
            <w:r>
              <w:rPr>
                <w:sz w:val="21"/>
                <w:szCs w:val="21"/>
              </w:rPr>
              <w:t>体素 10 mm、法向邻域 30</w:t>
            </w:r>
          </w:p>
        </w:tc>
        <w:tc>
          <w:tcPr>
            <w:tcW w:w="2200" w:type="dxa"/>
            <w:vAlign w:val="center"/>
          </w:tcPr>
          <w:p w14:paraId="507893AF">
            <w:pPr>
              <w:spacing w:before="70" w:after="70" w:line="320" w:lineRule="auto"/>
              <w:jc w:val="left"/>
            </w:pPr>
            <w:r>
              <w:rPr>
                <w:sz w:val="21"/>
                <w:szCs w:val="21"/>
              </w:rPr>
              <w:t>重建输入</w:t>
            </w:r>
          </w:p>
        </w:tc>
      </w:tr>
      <w:tr w14:paraId="46577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2372FBC7">
            <w:pPr>
              <w:spacing w:before="70" w:after="70" w:line="320" w:lineRule="auto"/>
              <w:jc w:val="left"/>
            </w:pPr>
            <w:r>
              <w:rPr>
                <w:sz w:val="21"/>
                <w:szCs w:val="21"/>
              </w:rPr>
              <w:t>网格化</w:t>
            </w:r>
          </w:p>
        </w:tc>
        <w:tc>
          <w:tcPr>
            <w:tcW w:w="2200" w:type="dxa"/>
            <w:vAlign w:val="center"/>
          </w:tcPr>
          <w:p w14:paraId="0D31D85D">
            <w:pPr>
              <w:spacing w:before="70" w:after="70" w:line="320" w:lineRule="auto"/>
              <w:jc w:val="left"/>
            </w:pPr>
            <w:r>
              <w:rPr>
                <w:sz w:val="21"/>
                <w:szCs w:val="21"/>
              </w:rPr>
              <w:t>泊松重建 /  screened Poisson</w:t>
            </w:r>
          </w:p>
        </w:tc>
        <w:tc>
          <w:tcPr>
            <w:tcW w:w="2200" w:type="dxa"/>
            <w:vAlign w:val="center"/>
          </w:tcPr>
          <w:p w14:paraId="4C461DCF">
            <w:pPr>
              <w:spacing w:before="70" w:after="70" w:line="320" w:lineRule="auto"/>
              <w:jc w:val="left"/>
            </w:pPr>
            <w:r>
              <w:rPr>
                <w:sz w:val="21"/>
                <w:szCs w:val="21"/>
              </w:rPr>
              <w:t>深度 10～12、密度阈值自适应</w:t>
            </w:r>
          </w:p>
        </w:tc>
        <w:tc>
          <w:tcPr>
            <w:tcW w:w="2200" w:type="dxa"/>
            <w:vAlign w:val="center"/>
          </w:tcPr>
          <w:p w14:paraId="38F2669E">
            <w:pPr>
              <w:spacing w:before="70" w:after="70" w:line="320" w:lineRule="auto"/>
              <w:jc w:val="left"/>
            </w:pPr>
            <w:r>
              <w:rPr>
                <w:sz w:val="21"/>
                <w:szCs w:val="21"/>
              </w:rPr>
              <w:t>初始网格</w:t>
            </w:r>
          </w:p>
        </w:tc>
      </w:tr>
      <w:tr w14:paraId="12AF0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2533C2CE">
            <w:pPr>
              <w:spacing w:before="70" w:after="70" w:line="320" w:lineRule="auto"/>
              <w:jc w:val="left"/>
            </w:pPr>
            <w:r>
              <w:rPr>
                <w:sz w:val="21"/>
                <w:szCs w:val="21"/>
              </w:rPr>
              <w:t>修补与简化</w:t>
            </w:r>
          </w:p>
        </w:tc>
        <w:tc>
          <w:tcPr>
            <w:tcW w:w="2200" w:type="dxa"/>
            <w:vAlign w:val="center"/>
          </w:tcPr>
          <w:p w14:paraId="4DC51FF1">
            <w:pPr>
              <w:spacing w:before="70" w:after="70" w:line="320" w:lineRule="auto"/>
              <w:jc w:val="left"/>
            </w:pPr>
            <w:r>
              <w:rPr>
                <w:sz w:val="21"/>
                <w:szCs w:val="21"/>
              </w:rPr>
              <w:t>孔洞填充 + 二次误差简化</w:t>
            </w:r>
          </w:p>
        </w:tc>
        <w:tc>
          <w:tcPr>
            <w:tcW w:w="2200" w:type="dxa"/>
            <w:vAlign w:val="center"/>
          </w:tcPr>
          <w:p w14:paraId="1E6748DA">
            <w:pPr>
              <w:spacing w:before="70" w:after="70" w:line="320" w:lineRule="auto"/>
              <w:jc w:val="left"/>
            </w:pPr>
            <w:r>
              <w:rPr>
                <w:sz w:val="21"/>
                <w:szCs w:val="21"/>
              </w:rPr>
              <w:t>目标面片 ≤500 万</w:t>
            </w:r>
          </w:p>
        </w:tc>
        <w:tc>
          <w:tcPr>
            <w:tcW w:w="2200" w:type="dxa"/>
            <w:vAlign w:val="center"/>
          </w:tcPr>
          <w:p w14:paraId="7B62A709">
            <w:pPr>
              <w:spacing w:before="70" w:after="70" w:line="320" w:lineRule="auto"/>
              <w:jc w:val="left"/>
            </w:pPr>
            <w:r>
              <w:rPr>
                <w:sz w:val="21"/>
                <w:szCs w:val="21"/>
              </w:rPr>
              <w:t>可量测网格</w:t>
            </w:r>
          </w:p>
        </w:tc>
      </w:tr>
      <w:tr w14:paraId="0D7FE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60C3F6D6">
            <w:pPr>
              <w:spacing w:before="70" w:after="70" w:line="320" w:lineRule="auto"/>
              <w:jc w:val="left"/>
            </w:pPr>
            <w:r>
              <w:rPr>
                <w:sz w:val="21"/>
                <w:szCs w:val="21"/>
              </w:rPr>
              <w:t>纹理映射</w:t>
            </w:r>
          </w:p>
        </w:tc>
        <w:tc>
          <w:tcPr>
            <w:tcW w:w="2200" w:type="dxa"/>
            <w:vAlign w:val="center"/>
          </w:tcPr>
          <w:p w14:paraId="58E1544B">
            <w:pPr>
              <w:spacing w:before="70" w:after="70" w:line="320" w:lineRule="auto"/>
              <w:jc w:val="left"/>
            </w:pPr>
            <w:r>
              <w:rPr>
                <w:sz w:val="21"/>
                <w:szCs w:val="21"/>
              </w:rPr>
              <w:t>影像反投影 + 接缝融合</w:t>
            </w:r>
          </w:p>
        </w:tc>
        <w:tc>
          <w:tcPr>
            <w:tcW w:w="2200" w:type="dxa"/>
            <w:vAlign w:val="center"/>
          </w:tcPr>
          <w:p w14:paraId="576BB84E">
            <w:pPr>
              <w:spacing w:before="70" w:after="70" w:line="320" w:lineRule="auto"/>
              <w:jc w:val="left"/>
            </w:pPr>
            <w:r>
              <w:rPr>
                <w:sz w:val="21"/>
                <w:szCs w:val="21"/>
              </w:rPr>
              <w:t>分辨率 1～2 mm/px</w:t>
            </w:r>
          </w:p>
        </w:tc>
        <w:tc>
          <w:tcPr>
            <w:tcW w:w="2200" w:type="dxa"/>
            <w:vAlign w:val="center"/>
          </w:tcPr>
          <w:p w14:paraId="5A8A7A3A">
            <w:pPr>
              <w:spacing w:before="70" w:after="70" w:line="320" w:lineRule="auto"/>
              <w:jc w:val="left"/>
            </w:pPr>
            <w:r>
              <w:rPr>
                <w:sz w:val="21"/>
                <w:szCs w:val="21"/>
              </w:rPr>
              <w:t>纹理网格</w:t>
            </w:r>
          </w:p>
        </w:tc>
      </w:tr>
      <w:tr w14:paraId="13C78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7DD4A21B">
            <w:pPr>
              <w:spacing w:before="70" w:after="70" w:line="320" w:lineRule="auto"/>
              <w:jc w:val="left"/>
            </w:pPr>
            <w:r>
              <w:rPr>
                <w:sz w:val="21"/>
                <w:szCs w:val="21"/>
              </w:rPr>
              <w:t>高斯训练</w:t>
            </w:r>
          </w:p>
        </w:tc>
        <w:tc>
          <w:tcPr>
            <w:tcW w:w="2200" w:type="dxa"/>
            <w:vAlign w:val="center"/>
          </w:tcPr>
          <w:p w14:paraId="615BDF91">
            <w:pPr>
              <w:spacing w:before="70" w:after="70" w:line="320" w:lineRule="auto"/>
              <w:jc w:val="left"/>
            </w:pPr>
            <w:r>
              <w:rPr>
                <w:sz w:val="21"/>
                <w:szCs w:val="21"/>
              </w:rPr>
              <w:t>由点云初始化 + 可微光栅化</w:t>
            </w:r>
          </w:p>
        </w:tc>
        <w:tc>
          <w:tcPr>
            <w:tcW w:w="2200" w:type="dxa"/>
            <w:vAlign w:val="center"/>
          </w:tcPr>
          <w:p w14:paraId="1C9C9DF6">
            <w:pPr>
              <w:spacing w:before="70" w:after="70" w:line="320" w:lineRule="auto"/>
              <w:jc w:val="left"/>
            </w:pPr>
            <w:r>
              <w:rPr>
                <w:sz w:val="21"/>
                <w:szCs w:val="21"/>
              </w:rPr>
              <w:t>迭代 2～3 万次</w:t>
            </w:r>
          </w:p>
        </w:tc>
        <w:tc>
          <w:tcPr>
            <w:tcW w:w="2200" w:type="dxa"/>
            <w:vAlign w:val="center"/>
          </w:tcPr>
          <w:p w14:paraId="3F64A981">
            <w:pPr>
              <w:spacing w:before="70" w:after="70" w:line="320" w:lineRule="auto"/>
              <w:jc w:val="left"/>
            </w:pPr>
            <w:r>
              <w:rPr>
                <w:sz w:val="21"/>
                <w:szCs w:val="21"/>
              </w:rPr>
              <w:t>高斯模型</w:t>
            </w:r>
          </w:p>
        </w:tc>
      </w:tr>
      <w:tr w14:paraId="22CE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00" w:type="dxa"/>
            <w:vAlign w:val="center"/>
          </w:tcPr>
          <w:p w14:paraId="690A429D">
            <w:pPr>
              <w:spacing w:before="70" w:after="70" w:line="320" w:lineRule="auto"/>
              <w:jc w:val="left"/>
            </w:pPr>
            <w:r>
              <w:rPr>
                <w:sz w:val="21"/>
                <w:szCs w:val="21"/>
              </w:rPr>
              <w:t>轻量化发布</w:t>
            </w:r>
          </w:p>
        </w:tc>
        <w:tc>
          <w:tcPr>
            <w:tcW w:w="2200" w:type="dxa"/>
            <w:vAlign w:val="center"/>
          </w:tcPr>
          <w:p w14:paraId="49AA7732">
            <w:pPr>
              <w:spacing w:before="70" w:after="70" w:line="320" w:lineRule="auto"/>
              <w:jc w:val="left"/>
            </w:pPr>
            <w:r>
              <w:rPr>
                <w:sz w:val="21"/>
                <w:szCs w:val="21"/>
              </w:rPr>
              <w:t>分块 LOD + 流式加载</w:t>
            </w:r>
          </w:p>
        </w:tc>
        <w:tc>
          <w:tcPr>
            <w:tcW w:w="2200" w:type="dxa"/>
            <w:vAlign w:val="center"/>
          </w:tcPr>
          <w:p w14:paraId="2BABA42A">
            <w:pPr>
              <w:spacing w:before="70" w:after="70" w:line="320" w:lineRule="auto"/>
              <w:jc w:val="left"/>
            </w:pPr>
            <w:r>
              <w:rPr>
                <w:sz w:val="21"/>
                <w:szCs w:val="21"/>
              </w:rPr>
              <w:t>单块 ≤50 MB</w:t>
            </w:r>
          </w:p>
        </w:tc>
        <w:tc>
          <w:tcPr>
            <w:tcW w:w="2200" w:type="dxa"/>
            <w:vAlign w:val="center"/>
          </w:tcPr>
          <w:p w14:paraId="72C5A16B">
            <w:pPr>
              <w:spacing w:before="70" w:after="70" w:line="320" w:lineRule="auto"/>
              <w:jc w:val="left"/>
            </w:pPr>
            <w:r>
              <w:rPr>
                <w:sz w:val="21"/>
                <w:szCs w:val="21"/>
              </w:rPr>
              <w:t>发布包</w:t>
            </w:r>
          </w:p>
        </w:tc>
      </w:tr>
    </w:tbl>
    <w:p w14:paraId="6476A133">
      <w:pPr>
        <w:spacing w:line="240" w:lineRule="auto"/>
      </w:pPr>
    </w:p>
    <w:p w14:paraId="361320C2">
      <w:r>
        <w:rPr>
          <w:b/>
        </w:rPr>
        <w:t>（3）性能目标与达成手段。</w:t>
      </w:r>
      <w:r>
        <w:t xml:space="preserve"> 葛洲坝闸室（约 26 m×12 m）要求测量完成后 24 h 内完成重建与渲染。达成手段为：重建任务并行化（按空间分块，多进程处理）、GPU 加速（泊松重建的稀疏求解与高斯训练均在 GPU 上完成）、后台前置（现场采集时即启动已完成区域的预处理）。按经验数据，该规模场景网格重建约 2～3 h、高斯训练约 3～4 h、质检与发布约 1～2 h，合计可控制在 8 h 内，留有充足余量。</w:t>
      </w:r>
    </w:p>
    <w:p w14:paraId="16DC764A">
      <w:r>
        <w:rPr>
          <w:b/>
        </w:rPr>
        <w:t>（4）质量校验。</w:t>
      </w:r>
      <w:r>
        <w:t xml:space="preserve"> 渲染完成后执行三项校验：几何一致性（高斯模型抽稀点与网格表面偏差 ≤5 mm）、纹理完整性（无缺失块、无错位接缝）、漫游流畅性（帧率 ≥30 fps，首屏加载 ≤5 s）。任一不合格则回到相应环节重做。</w:t>
      </w:r>
    </w:p>
    <w:p w14:paraId="22B2B71F">
      <w:pPr>
        <w:ind w:firstLine="0"/>
        <w:jc w:val="center"/>
      </w:pPr>
      <w:r>
        <w:drawing>
          <wp:inline distT="0" distB="0" distL="0" distR="0">
            <wp:extent cx="5092700" cy="2736215"/>
            <wp:effectExtent l="0" t="0" r="12700" b="6985"/>
            <wp:docPr id="168749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93092" name="图片 1"/>
                    <pic:cNvPicPr>
                      <a:picLocks noChangeAspect="1"/>
                    </pic:cNvPicPr>
                  </pic:nvPicPr>
                  <pic:blipFill>
                    <a:blip r:embed="rId73"/>
                    <a:stretch>
                      <a:fillRect/>
                    </a:stretch>
                  </pic:blipFill>
                  <pic:spPr>
                    <a:xfrm>
                      <a:off x="0" y="0"/>
                      <a:ext cx="5098814" cy="2739779"/>
                    </a:xfrm>
                    <a:prstGeom prst="rect">
                      <a:avLst/>
                    </a:prstGeom>
                  </pic:spPr>
                </pic:pic>
              </a:graphicData>
            </a:graphic>
          </wp:inline>
        </w:drawing>
      </w:r>
    </w:p>
    <w:p w14:paraId="3D27E99E">
      <w:pPr>
        <w:spacing w:after="200" w:line="280" w:lineRule="auto"/>
        <w:ind w:firstLine="0"/>
        <w:jc w:val="center"/>
      </w:pPr>
      <w:r>
        <w:rPr>
          <w:sz w:val="21"/>
          <w:szCs w:val="21"/>
        </w:rPr>
        <w:t>图 2-</w:t>
      </w:r>
      <w:r>
        <w:rPr>
          <w:rFonts w:hint="eastAsia"/>
          <w:sz w:val="21"/>
          <w:szCs w:val="21"/>
        </w:rPr>
        <w:t>19</w:t>
      </w:r>
      <w:r>
        <w:rPr>
          <w:sz w:val="21"/>
          <w:szCs w:val="21"/>
        </w:rPr>
        <w:t xml:space="preserve">  三维重建与渲染管线</w:t>
      </w:r>
    </w:p>
    <w:p w14:paraId="3F3A2592">
      <w:pPr>
        <w:pStyle w:val="6"/>
      </w:pPr>
      <w:r>
        <w:rPr>
          <w:szCs w:val="32"/>
        </w:rPr>
        <w:t>2.5.3.31 缺陷判读规则库设计</w:t>
      </w:r>
    </w:p>
    <w:p w14:paraId="34C01D58">
      <w:r>
        <w:t>规则库是</w:t>
      </w:r>
      <w:r>
        <w:rPr>
          <w:rFonts w:hint="eastAsia"/>
        </w:rPr>
        <w:t>“</w:t>
      </w:r>
      <w:r>
        <w:t>标准变、规则变、代码不变</w:t>
      </w:r>
      <w:r>
        <w:rPr>
          <w:rFonts w:hint="eastAsia"/>
        </w:rPr>
        <w:t>”</w:t>
      </w:r>
      <w:r>
        <w:t>的载体，采用可配置表实现，支持按甲方判定标准增删改。</w:t>
      </w:r>
    </w:p>
    <w:p w14:paraId="49328180">
      <w:r>
        <w:rPr>
          <w:b/>
        </w:rPr>
        <w:t>（1）规则结构。</w:t>
      </w:r>
      <w:r>
        <w:t xml:space="preserve"> 每条规则由</w:t>
      </w:r>
      <w:r>
        <w:rPr>
          <w:rFonts w:hint="eastAsia"/>
        </w:rPr>
        <w:t>“</w:t>
      </w:r>
      <w:r>
        <w:t>适用条件</w:t>
      </w:r>
      <w:r>
        <w:rPr>
          <w:rFonts w:hint="eastAsia"/>
        </w:rPr>
        <w:t>-</w:t>
      </w:r>
      <w:r>
        <w:t>判定逻辑</w:t>
      </w:r>
      <w:r>
        <w:rPr>
          <w:rFonts w:hint="eastAsia"/>
        </w:rPr>
        <w:t>-</w:t>
      </w:r>
      <w:r>
        <w:t>结论动作</w:t>
      </w:r>
      <w:r>
        <w:rPr>
          <w:rFonts w:hint="eastAsia"/>
        </w:rPr>
        <w:t>-</w:t>
      </w:r>
      <w:r>
        <w:t>证据要求</w:t>
      </w:r>
      <w:r>
        <w:rPr>
          <w:rFonts w:hint="eastAsia"/>
        </w:rPr>
        <w:t>”</w:t>
      </w:r>
      <w:r>
        <w:t>四段构成：适用条件描述缺陷类型与量测条件；判定逻辑给出阈值比较或组合判断；结论动作输出级别与处理建议；证据要求规定需留存的影像、量测值与复核记录。</w:t>
      </w:r>
    </w:p>
    <w:p w14:paraId="319EDEBF">
      <w:r>
        <w:rPr>
          <w:b/>
        </w:rPr>
        <w:t>（2）规则清单（节选）。</w:t>
      </w:r>
    </w:p>
    <w:tbl>
      <w:tblPr>
        <w:tblStyle w:val="32"/>
        <w:tblW w:w="89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8"/>
        <w:gridCol w:w="2772"/>
        <w:gridCol w:w="1596"/>
        <w:gridCol w:w="2016"/>
        <w:gridCol w:w="1596"/>
      </w:tblGrid>
      <w:tr w14:paraId="4B76D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68" w:type="dxa"/>
            <w:shd w:val="clear" w:color="auto" w:fill="E7E6E6"/>
            <w:vAlign w:val="center"/>
          </w:tcPr>
          <w:p w14:paraId="36D417A9">
            <w:pPr>
              <w:snapToGrid w:val="0"/>
              <w:spacing w:before="70" w:after="70" w:line="240" w:lineRule="auto"/>
              <w:ind w:firstLine="0"/>
              <w:jc w:val="center"/>
              <w:rPr>
                <w:b/>
                <w:sz w:val="21"/>
              </w:rPr>
            </w:pPr>
            <w:r>
              <w:rPr>
                <w:b/>
                <w:sz w:val="21"/>
                <w:szCs w:val="21"/>
              </w:rPr>
              <w:t>规则号</w:t>
            </w:r>
          </w:p>
        </w:tc>
        <w:tc>
          <w:tcPr>
            <w:tcW w:w="2772" w:type="dxa"/>
            <w:shd w:val="clear" w:color="auto" w:fill="E7E6E6"/>
            <w:vAlign w:val="center"/>
          </w:tcPr>
          <w:p w14:paraId="019C72CF">
            <w:pPr>
              <w:snapToGrid w:val="0"/>
              <w:spacing w:before="70" w:after="70" w:line="240" w:lineRule="auto"/>
              <w:ind w:firstLine="0"/>
              <w:jc w:val="center"/>
              <w:rPr>
                <w:b/>
                <w:sz w:val="21"/>
              </w:rPr>
            </w:pPr>
            <w:r>
              <w:rPr>
                <w:b/>
                <w:sz w:val="21"/>
                <w:szCs w:val="21"/>
              </w:rPr>
              <w:t>适用条件</w:t>
            </w:r>
          </w:p>
        </w:tc>
        <w:tc>
          <w:tcPr>
            <w:tcW w:w="1596" w:type="dxa"/>
            <w:shd w:val="clear" w:color="auto" w:fill="E7E6E6"/>
            <w:vAlign w:val="center"/>
          </w:tcPr>
          <w:p w14:paraId="69ED1C74">
            <w:pPr>
              <w:snapToGrid w:val="0"/>
              <w:spacing w:before="70" w:after="70" w:line="240" w:lineRule="auto"/>
              <w:ind w:firstLine="0"/>
              <w:jc w:val="center"/>
              <w:rPr>
                <w:b/>
                <w:sz w:val="21"/>
              </w:rPr>
            </w:pPr>
            <w:r>
              <w:rPr>
                <w:b/>
                <w:sz w:val="21"/>
                <w:szCs w:val="21"/>
              </w:rPr>
              <w:t>判定逻辑</w:t>
            </w:r>
          </w:p>
        </w:tc>
        <w:tc>
          <w:tcPr>
            <w:tcW w:w="2016" w:type="dxa"/>
            <w:shd w:val="clear" w:color="auto" w:fill="E7E6E6"/>
            <w:vAlign w:val="center"/>
          </w:tcPr>
          <w:p w14:paraId="48698341">
            <w:pPr>
              <w:snapToGrid w:val="0"/>
              <w:spacing w:before="70" w:after="70" w:line="240" w:lineRule="auto"/>
              <w:ind w:firstLine="0"/>
              <w:jc w:val="center"/>
              <w:rPr>
                <w:b/>
                <w:sz w:val="21"/>
              </w:rPr>
            </w:pPr>
            <w:r>
              <w:rPr>
                <w:b/>
                <w:sz w:val="21"/>
                <w:szCs w:val="21"/>
              </w:rPr>
              <w:t>结论</w:t>
            </w:r>
          </w:p>
        </w:tc>
        <w:tc>
          <w:tcPr>
            <w:tcW w:w="1596" w:type="dxa"/>
            <w:shd w:val="clear" w:color="auto" w:fill="E7E6E6"/>
            <w:vAlign w:val="center"/>
          </w:tcPr>
          <w:p w14:paraId="12DD363F">
            <w:pPr>
              <w:snapToGrid w:val="0"/>
              <w:spacing w:before="70" w:after="70" w:line="240" w:lineRule="auto"/>
              <w:ind w:firstLine="0"/>
              <w:jc w:val="center"/>
              <w:rPr>
                <w:b/>
                <w:sz w:val="21"/>
              </w:rPr>
            </w:pPr>
            <w:r>
              <w:rPr>
                <w:b/>
                <w:sz w:val="21"/>
                <w:szCs w:val="21"/>
              </w:rPr>
              <w:t>证据</w:t>
            </w:r>
          </w:p>
        </w:tc>
      </w:tr>
      <w:tr w14:paraId="73C90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29F0AE95">
            <w:pPr>
              <w:snapToGrid w:val="0"/>
              <w:spacing w:before="70" w:after="70" w:line="240" w:lineRule="auto"/>
              <w:ind w:firstLine="0"/>
              <w:jc w:val="center"/>
              <w:rPr>
                <w:sz w:val="21"/>
              </w:rPr>
            </w:pPr>
            <w:r>
              <w:rPr>
                <w:sz w:val="21"/>
                <w:szCs w:val="21"/>
              </w:rPr>
              <w:t>R-01</w:t>
            </w:r>
          </w:p>
        </w:tc>
        <w:tc>
          <w:tcPr>
            <w:tcW w:w="2772" w:type="dxa"/>
            <w:vAlign w:val="center"/>
          </w:tcPr>
          <w:p w14:paraId="116658F5">
            <w:pPr>
              <w:snapToGrid w:val="0"/>
              <w:spacing w:before="70" w:after="70" w:line="240" w:lineRule="auto"/>
              <w:ind w:firstLine="0"/>
              <w:jc w:val="left"/>
              <w:rPr>
                <w:sz w:val="21"/>
              </w:rPr>
            </w:pPr>
            <w:r>
              <w:rPr>
                <w:sz w:val="21"/>
                <w:szCs w:val="21"/>
              </w:rPr>
              <w:t>几何法向偏差 &gt;3 mm 且面积 ≥0.01 m²</w:t>
            </w:r>
          </w:p>
        </w:tc>
        <w:tc>
          <w:tcPr>
            <w:tcW w:w="1596" w:type="dxa"/>
            <w:vAlign w:val="center"/>
          </w:tcPr>
          <w:p w14:paraId="1E6F65C7">
            <w:pPr>
              <w:snapToGrid w:val="0"/>
              <w:spacing w:before="70" w:after="70" w:line="240" w:lineRule="auto"/>
              <w:ind w:firstLine="0"/>
              <w:jc w:val="left"/>
              <w:rPr>
                <w:sz w:val="21"/>
              </w:rPr>
            </w:pPr>
            <w:r>
              <w:rPr>
                <w:sz w:val="21"/>
                <w:szCs w:val="21"/>
              </w:rPr>
              <w:t>判定为体型削减</w:t>
            </w:r>
          </w:p>
        </w:tc>
        <w:tc>
          <w:tcPr>
            <w:tcW w:w="2016" w:type="dxa"/>
            <w:vAlign w:val="center"/>
          </w:tcPr>
          <w:p w14:paraId="32A054AB">
            <w:pPr>
              <w:snapToGrid w:val="0"/>
              <w:spacing w:before="70" w:after="70" w:line="240" w:lineRule="auto"/>
              <w:ind w:firstLine="0"/>
              <w:jc w:val="left"/>
              <w:rPr>
                <w:sz w:val="21"/>
              </w:rPr>
            </w:pPr>
            <w:r>
              <w:rPr>
                <w:sz w:val="21"/>
                <w:szCs w:val="21"/>
              </w:rPr>
              <w:t>冲磨缺陷</w:t>
            </w:r>
          </w:p>
        </w:tc>
        <w:tc>
          <w:tcPr>
            <w:tcW w:w="1596" w:type="dxa"/>
            <w:vAlign w:val="center"/>
          </w:tcPr>
          <w:p w14:paraId="4BDCE1A3">
            <w:pPr>
              <w:snapToGrid w:val="0"/>
              <w:spacing w:before="70" w:after="70" w:line="240" w:lineRule="auto"/>
              <w:ind w:firstLine="0"/>
              <w:jc w:val="left"/>
              <w:rPr>
                <w:sz w:val="21"/>
              </w:rPr>
            </w:pPr>
            <w:r>
              <w:rPr>
                <w:sz w:val="21"/>
                <w:szCs w:val="21"/>
              </w:rPr>
              <w:t>偏差云图、深度值</w:t>
            </w:r>
          </w:p>
        </w:tc>
      </w:tr>
      <w:tr w14:paraId="04A5B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0268365B">
            <w:pPr>
              <w:snapToGrid w:val="0"/>
              <w:spacing w:before="70" w:after="70" w:line="240" w:lineRule="auto"/>
              <w:ind w:firstLine="0"/>
              <w:jc w:val="center"/>
              <w:rPr>
                <w:sz w:val="21"/>
              </w:rPr>
            </w:pPr>
            <w:r>
              <w:rPr>
                <w:sz w:val="21"/>
                <w:szCs w:val="21"/>
              </w:rPr>
              <w:t>R-02</w:t>
            </w:r>
          </w:p>
        </w:tc>
        <w:tc>
          <w:tcPr>
            <w:tcW w:w="2772" w:type="dxa"/>
            <w:vAlign w:val="center"/>
          </w:tcPr>
          <w:p w14:paraId="72F9F4D5">
            <w:pPr>
              <w:snapToGrid w:val="0"/>
              <w:spacing w:before="70" w:after="70" w:line="240" w:lineRule="auto"/>
              <w:ind w:firstLine="0"/>
              <w:jc w:val="left"/>
              <w:rPr>
                <w:sz w:val="21"/>
              </w:rPr>
            </w:pPr>
            <w:r>
              <w:rPr>
                <w:sz w:val="21"/>
                <w:szCs w:val="21"/>
              </w:rPr>
              <w:t>最大深度 ≥10 mm</w:t>
            </w:r>
          </w:p>
        </w:tc>
        <w:tc>
          <w:tcPr>
            <w:tcW w:w="1596" w:type="dxa"/>
            <w:vAlign w:val="center"/>
          </w:tcPr>
          <w:p w14:paraId="7A327CEC">
            <w:pPr>
              <w:snapToGrid w:val="0"/>
              <w:spacing w:before="70" w:after="70" w:line="240" w:lineRule="auto"/>
              <w:ind w:firstLine="0"/>
              <w:jc w:val="left"/>
              <w:rPr>
                <w:sz w:val="21"/>
              </w:rPr>
            </w:pPr>
            <w:r>
              <w:rPr>
                <w:sz w:val="21"/>
                <w:szCs w:val="21"/>
              </w:rPr>
              <w:t>升级为Ⅲ级</w:t>
            </w:r>
          </w:p>
        </w:tc>
        <w:tc>
          <w:tcPr>
            <w:tcW w:w="2016" w:type="dxa"/>
            <w:vAlign w:val="center"/>
          </w:tcPr>
          <w:p w14:paraId="7DEF7014">
            <w:pPr>
              <w:snapToGrid w:val="0"/>
              <w:spacing w:before="70" w:after="70" w:line="240" w:lineRule="auto"/>
              <w:ind w:firstLine="0"/>
              <w:jc w:val="left"/>
              <w:rPr>
                <w:sz w:val="21"/>
              </w:rPr>
            </w:pPr>
            <w:r>
              <w:rPr>
                <w:sz w:val="21"/>
                <w:szCs w:val="21"/>
              </w:rPr>
              <w:t>Ⅲ级冲磨</w:t>
            </w:r>
          </w:p>
        </w:tc>
        <w:tc>
          <w:tcPr>
            <w:tcW w:w="1596" w:type="dxa"/>
            <w:vAlign w:val="center"/>
          </w:tcPr>
          <w:p w14:paraId="65ABA354">
            <w:pPr>
              <w:snapToGrid w:val="0"/>
              <w:spacing w:before="70" w:after="70" w:line="240" w:lineRule="auto"/>
              <w:ind w:firstLine="0"/>
              <w:jc w:val="left"/>
              <w:rPr>
                <w:sz w:val="21"/>
              </w:rPr>
            </w:pPr>
            <w:r>
              <w:rPr>
                <w:sz w:val="21"/>
                <w:szCs w:val="21"/>
              </w:rPr>
              <w:t>深度断面</w:t>
            </w:r>
          </w:p>
        </w:tc>
      </w:tr>
      <w:tr w14:paraId="1B57C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6428C7AD">
            <w:pPr>
              <w:snapToGrid w:val="0"/>
              <w:spacing w:before="70" w:after="70" w:line="240" w:lineRule="auto"/>
              <w:ind w:firstLine="0"/>
              <w:jc w:val="center"/>
              <w:rPr>
                <w:sz w:val="21"/>
              </w:rPr>
            </w:pPr>
            <w:r>
              <w:rPr>
                <w:sz w:val="21"/>
                <w:szCs w:val="21"/>
              </w:rPr>
              <w:t>R-03</w:t>
            </w:r>
          </w:p>
        </w:tc>
        <w:tc>
          <w:tcPr>
            <w:tcW w:w="2772" w:type="dxa"/>
            <w:vAlign w:val="center"/>
          </w:tcPr>
          <w:p w14:paraId="0B8111FD">
            <w:pPr>
              <w:snapToGrid w:val="0"/>
              <w:spacing w:before="70" w:after="70" w:line="240" w:lineRule="auto"/>
              <w:ind w:firstLine="0"/>
              <w:jc w:val="left"/>
              <w:rPr>
                <w:sz w:val="21"/>
              </w:rPr>
            </w:pPr>
            <w:r>
              <w:rPr>
                <w:sz w:val="21"/>
                <w:szCs w:val="21"/>
              </w:rPr>
              <w:t>体积损失 ≥0.01 m³</w:t>
            </w:r>
          </w:p>
        </w:tc>
        <w:tc>
          <w:tcPr>
            <w:tcW w:w="1596" w:type="dxa"/>
            <w:vAlign w:val="center"/>
          </w:tcPr>
          <w:p w14:paraId="719BDE17">
            <w:pPr>
              <w:snapToGrid w:val="0"/>
              <w:spacing w:before="70" w:after="70" w:line="240" w:lineRule="auto"/>
              <w:ind w:firstLine="0"/>
              <w:jc w:val="left"/>
              <w:rPr>
                <w:sz w:val="21"/>
              </w:rPr>
            </w:pPr>
            <w:r>
              <w:rPr>
                <w:sz w:val="21"/>
                <w:szCs w:val="21"/>
              </w:rPr>
              <w:t>升级为Ⅱ级</w:t>
            </w:r>
          </w:p>
        </w:tc>
        <w:tc>
          <w:tcPr>
            <w:tcW w:w="2016" w:type="dxa"/>
            <w:vAlign w:val="center"/>
          </w:tcPr>
          <w:p w14:paraId="03A407A1">
            <w:pPr>
              <w:snapToGrid w:val="0"/>
              <w:spacing w:before="70" w:after="70" w:line="240" w:lineRule="auto"/>
              <w:ind w:firstLine="0"/>
              <w:jc w:val="left"/>
              <w:rPr>
                <w:sz w:val="21"/>
              </w:rPr>
            </w:pPr>
            <w:r>
              <w:rPr>
                <w:sz w:val="21"/>
                <w:szCs w:val="21"/>
              </w:rPr>
              <w:t>Ⅱ级冲磨</w:t>
            </w:r>
          </w:p>
        </w:tc>
        <w:tc>
          <w:tcPr>
            <w:tcW w:w="1596" w:type="dxa"/>
            <w:vAlign w:val="center"/>
          </w:tcPr>
          <w:p w14:paraId="46C554EC">
            <w:pPr>
              <w:snapToGrid w:val="0"/>
              <w:spacing w:before="70" w:after="70" w:line="240" w:lineRule="auto"/>
              <w:ind w:firstLine="0"/>
              <w:jc w:val="left"/>
              <w:rPr>
                <w:sz w:val="21"/>
              </w:rPr>
            </w:pPr>
            <w:r>
              <w:rPr>
                <w:sz w:val="21"/>
                <w:szCs w:val="21"/>
              </w:rPr>
              <w:t>体积计算书</w:t>
            </w:r>
          </w:p>
        </w:tc>
      </w:tr>
      <w:tr w14:paraId="50BAA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12560A76">
            <w:pPr>
              <w:snapToGrid w:val="0"/>
              <w:spacing w:before="70" w:after="70" w:line="240" w:lineRule="auto"/>
              <w:ind w:firstLine="0"/>
              <w:jc w:val="center"/>
              <w:rPr>
                <w:sz w:val="21"/>
              </w:rPr>
            </w:pPr>
            <w:r>
              <w:rPr>
                <w:sz w:val="21"/>
                <w:szCs w:val="21"/>
              </w:rPr>
              <w:t>R-04</w:t>
            </w:r>
          </w:p>
        </w:tc>
        <w:tc>
          <w:tcPr>
            <w:tcW w:w="2772" w:type="dxa"/>
            <w:vAlign w:val="center"/>
          </w:tcPr>
          <w:p w14:paraId="09DC1342">
            <w:pPr>
              <w:snapToGrid w:val="0"/>
              <w:spacing w:before="70" w:after="70" w:line="240" w:lineRule="auto"/>
              <w:ind w:firstLine="0"/>
              <w:jc w:val="left"/>
              <w:rPr>
                <w:sz w:val="21"/>
              </w:rPr>
            </w:pPr>
            <w:r>
              <w:rPr>
                <w:sz w:val="21"/>
                <w:szCs w:val="21"/>
              </w:rPr>
              <w:t>裂缝宽度 ≥0.3 mm 且长度 ≥500 mm</w:t>
            </w:r>
          </w:p>
        </w:tc>
        <w:tc>
          <w:tcPr>
            <w:tcW w:w="1596" w:type="dxa"/>
            <w:vAlign w:val="center"/>
          </w:tcPr>
          <w:p w14:paraId="5ADB7BE7">
            <w:pPr>
              <w:snapToGrid w:val="0"/>
              <w:spacing w:before="70" w:after="70" w:line="240" w:lineRule="auto"/>
              <w:ind w:firstLine="0"/>
              <w:jc w:val="left"/>
              <w:rPr>
                <w:sz w:val="21"/>
              </w:rPr>
            </w:pPr>
            <w:r>
              <w:rPr>
                <w:sz w:val="21"/>
                <w:szCs w:val="21"/>
              </w:rPr>
              <w:t>判定为结构性裂缝</w:t>
            </w:r>
          </w:p>
        </w:tc>
        <w:tc>
          <w:tcPr>
            <w:tcW w:w="2016" w:type="dxa"/>
            <w:vAlign w:val="center"/>
          </w:tcPr>
          <w:p w14:paraId="312D3E36">
            <w:pPr>
              <w:snapToGrid w:val="0"/>
              <w:spacing w:before="70" w:after="70" w:line="240" w:lineRule="auto"/>
              <w:ind w:firstLine="0"/>
              <w:jc w:val="left"/>
              <w:rPr>
                <w:sz w:val="21"/>
              </w:rPr>
            </w:pPr>
            <w:r>
              <w:rPr>
                <w:sz w:val="21"/>
                <w:szCs w:val="21"/>
              </w:rPr>
              <w:t>非冲磨，建议专项评估</w:t>
            </w:r>
          </w:p>
        </w:tc>
        <w:tc>
          <w:tcPr>
            <w:tcW w:w="1596" w:type="dxa"/>
            <w:vAlign w:val="center"/>
          </w:tcPr>
          <w:p w14:paraId="2FB869AC">
            <w:pPr>
              <w:snapToGrid w:val="0"/>
              <w:spacing w:before="70" w:after="70" w:line="240" w:lineRule="auto"/>
              <w:ind w:firstLine="0"/>
              <w:jc w:val="left"/>
              <w:rPr>
                <w:sz w:val="21"/>
              </w:rPr>
            </w:pPr>
            <w:r>
              <w:rPr>
                <w:sz w:val="21"/>
                <w:szCs w:val="21"/>
              </w:rPr>
              <w:t>影像 + 量测</w:t>
            </w:r>
          </w:p>
        </w:tc>
      </w:tr>
      <w:tr w14:paraId="23713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248A9CDB">
            <w:pPr>
              <w:snapToGrid w:val="0"/>
              <w:spacing w:before="70" w:after="70" w:line="240" w:lineRule="auto"/>
              <w:ind w:firstLine="0"/>
              <w:jc w:val="center"/>
              <w:rPr>
                <w:sz w:val="21"/>
              </w:rPr>
            </w:pPr>
            <w:r>
              <w:rPr>
                <w:sz w:val="21"/>
                <w:szCs w:val="21"/>
              </w:rPr>
              <w:t>R-05</w:t>
            </w:r>
          </w:p>
        </w:tc>
        <w:tc>
          <w:tcPr>
            <w:tcW w:w="2772" w:type="dxa"/>
            <w:vAlign w:val="center"/>
          </w:tcPr>
          <w:p w14:paraId="74B05393">
            <w:pPr>
              <w:snapToGrid w:val="0"/>
              <w:spacing w:before="70" w:after="70" w:line="240" w:lineRule="auto"/>
              <w:ind w:firstLine="0"/>
              <w:jc w:val="left"/>
              <w:rPr>
                <w:sz w:val="21"/>
              </w:rPr>
            </w:pPr>
            <w:r>
              <w:rPr>
                <w:sz w:val="21"/>
                <w:szCs w:val="21"/>
              </w:rPr>
              <w:t>错台高差 ≥5 mm</w:t>
            </w:r>
          </w:p>
        </w:tc>
        <w:tc>
          <w:tcPr>
            <w:tcW w:w="1596" w:type="dxa"/>
            <w:vAlign w:val="center"/>
          </w:tcPr>
          <w:p w14:paraId="2B831C53">
            <w:pPr>
              <w:snapToGrid w:val="0"/>
              <w:spacing w:before="70" w:after="70" w:line="240" w:lineRule="auto"/>
              <w:ind w:firstLine="0"/>
              <w:jc w:val="left"/>
              <w:rPr>
                <w:sz w:val="21"/>
              </w:rPr>
            </w:pPr>
            <w:r>
              <w:rPr>
                <w:sz w:val="21"/>
                <w:szCs w:val="21"/>
              </w:rPr>
              <w:t>判定为错台</w:t>
            </w:r>
          </w:p>
        </w:tc>
        <w:tc>
          <w:tcPr>
            <w:tcW w:w="2016" w:type="dxa"/>
            <w:vAlign w:val="center"/>
          </w:tcPr>
          <w:p w14:paraId="5FE2619C">
            <w:pPr>
              <w:snapToGrid w:val="0"/>
              <w:spacing w:before="70" w:after="70" w:line="240" w:lineRule="auto"/>
              <w:ind w:firstLine="0"/>
              <w:jc w:val="left"/>
              <w:rPr>
                <w:sz w:val="21"/>
              </w:rPr>
            </w:pPr>
            <w:r>
              <w:rPr>
                <w:sz w:val="21"/>
                <w:szCs w:val="21"/>
              </w:rPr>
              <w:t>非冲磨，建议打磨</w:t>
            </w:r>
          </w:p>
        </w:tc>
        <w:tc>
          <w:tcPr>
            <w:tcW w:w="1596" w:type="dxa"/>
            <w:vAlign w:val="center"/>
          </w:tcPr>
          <w:p w14:paraId="0AC78620">
            <w:pPr>
              <w:snapToGrid w:val="0"/>
              <w:spacing w:before="70" w:after="70" w:line="240" w:lineRule="auto"/>
              <w:ind w:firstLine="0"/>
              <w:jc w:val="left"/>
              <w:rPr>
                <w:sz w:val="21"/>
              </w:rPr>
            </w:pPr>
            <w:r>
              <w:rPr>
                <w:sz w:val="21"/>
                <w:szCs w:val="21"/>
              </w:rPr>
              <w:t>高差量测</w:t>
            </w:r>
          </w:p>
        </w:tc>
      </w:tr>
      <w:tr w14:paraId="339F2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490CC269">
            <w:pPr>
              <w:snapToGrid w:val="0"/>
              <w:spacing w:before="70" w:after="70" w:line="240" w:lineRule="auto"/>
              <w:ind w:firstLine="0"/>
              <w:jc w:val="center"/>
              <w:rPr>
                <w:sz w:val="21"/>
              </w:rPr>
            </w:pPr>
            <w:r>
              <w:rPr>
                <w:sz w:val="21"/>
                <w:szCs w:val="21"/>
              </w:rPr>
              <w:t>R-06</w:t>
            </w:r>
          </w:p>
        </w:tc>
        <w:tc>
          <w:tcPr>
            <w:tcW w:w="2772" w:type="dxa"/>
            <w:vAlign w:val="center"/>
          </w:tcPr>
          <w:p w14:paraId="098B00B4">
            <w:pPr>
              <w:snapToGrid w:val="0"/>
              <w:spacing w:before="70" w:after="70" w:line="240" w:lineRule="auto"/>
              <w:ind w:firstLine="0"/>
              <w:jc w:val="left"/>
              <w:rPr>
                <w:sz w:val="21"/>
              </w:rPr>
            </w:pPr>
            <w:r>
              <w:rPr>
                <w:sz w:val="21"/>
                <w:szCs w:val="21"/>
              </w:rPr>
              <w:t>露筋且保护层缺失 ≥20 mm</w:t>
            </w:r>
          </w:p>
        </w:tc>
        <w:tc>
          <w:tcPr>
            <w:tcW w:w="1596" w:type="dxa"/>
            <w:vAlign w:val="center"/>
          </w:tcPr>
          <w:p w14:paraId="34A6A29A">
            <w:pPr>
              <w:snapToGrid w:val="0"/>
              <w:spacing w:before="70" w:after="70" w:line="240" w:lineRule="auto"/>
              <w:ind w:firstLine="0"/>
              <w:jc w:val="left"/>
              <w:rPr>
                <w:sz w:val="21"/>
              </w:rPr>
            </w:pPr>
            <w:r>
              <w:rPr>
                <w:sz w:val="21"/>
                <w:szCs w:val="21"/>
              </w:rPr>
              <w:t>判定为露筋</w:t>
            </w:r>
          </w:p>
        </w:tc>
        <w:tc>
          <w:tcPr>
            <w:tcW w:w="2016" w:type="dxa"/>
            <w:vAlign w:val="center"/>
          </w:tcPr>
          <w:p w14:paraId="77B8C409">
            <w:pPr>
              <w:snapToGrid w:val="0"/>
              <w:spacing w:before="70" w:after="70" w:line="240" w:lineRule="auto"/>
              <w:ind w:firstLine="0"/>
              <w:jc w:val="left"/>
              <w:rPr>
                <w:sz w:val="21"/>
              </w:rPr>
            </w:pPr>
            <w:r>
              <w:rPr>
                <w:sz w:val="21"/>
                <w:szCs w:val="21"/>
              </w:rPr>
              <w:t>非冲磨，建议阻锈修复</w:t>
            </w:r>
          </w:p>
        </w:tc>
        <w:tc>
          <w:tcPr>
            <w:tcW w:w="1596" w:type="dxa"/>
            <w:vAlign w:val="center"/>
          </w:tcPr>
          <w:p w14:paraId="06458229">
            <w:pPr>
              <w:snapToGrid w:val="0"/>
              <w:spacing w:before="70" w:after="70" w:line="240" w:lineRule="auto"/>
              <w:ind w:firstLine="0"/>
              <w:jc w:val="left"/>
              <w:rPr>
                <w:sz w:val="21"/>
              </w:rPr>
            </w:pPr>
            <w:r>
              <w:rPr>
                <w:sz w:val="21"/>
                <w:szCs w:val="21"/>
              </w:rPr>
              <w:t>影像 + 深度</w:t>
            </w:r>
          </w:p>
        </w:tc>
      </w:tr>
      <w:tr w14:paraId="2EDA7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7AA18062">
            <w:pPr>
              <w:snapToGrid w:val="0"/>
              <w:spacing w:before="70" w:after="70" w:line="240" w:lineRule="auto"/>
              <w:ind w:firstLine="0"/>
              <w:jc w:val="center"/>
              <w:rPr>
                <w:sz w:val="21"/>
              </w:rPr>
            </w:pPr>
            <w:r>
              <w:rPr>
                <w:sz w:val="21"/>
                <w:szCs w:val="21"/>
              </w:rPr>
              <w:t>R-07</w:t>
            </w:r>
          </w:p>
        </w:tc>
        <w:tc>
          <w:tcPr>
            <w:tcW w:w="2772" w:type="dxa"/>
            <w:vAlign w:val="center"/>
          </w:tcPr>
          <w:p w14:paraId="20C73859">
            <w:pPr>
              <w:snapToGrid w:val="0"/>
              <w:spacing w:before="70" w:after="70" w:line="240" w:lineRule="auto"/>
              <w:ind w:firstLine="0"/>
              <w:jc w:val="left"/>
              <w:rPr>
                <w:sz w:val="21"/>
              </w:rPr>
            </w:pPr>
            <w:r>
              <w:rPr>
                <w:sz w:val="21"/>
                <w:szCs w:val="21"/>
              </w:rPr>
              <w:t>蜂窝麻面深度 ≤5 mm 且面积 ≤0.5 m²</w:t>
            </w:r>
          </w:p>
        </w:tc>
        <w:tc>
          <w:tcPr>
            <w:tcW w:w="1596" w:type="dxa"/>
            <w:vAlign w:val="center"/>
          </w:tcPr>
          <w:p w14:paraId="15C974D8">
            <w:pPr>
              <w:snapToGrid w:val="0"/>
              <w:spacing w:before="70" w:after="70" w:line="240" w:lineRule="auto"/>
              <w:ind w:firstLine="0"/>
              <w:jc w:val="left"/>
              <w:rPr>
                <w:sz w:val="21"/>
              </w:rPr>
            </w:pPr>
            <w:r>
              <w:rPr>
                <w:sz w:val="21"/>
                <w:szCs w:val="21"/>
              </w:rPr>
              <w:t>判定为表观缺陷</w:t>
            </w:r>
          </w:p>
        </w:tc>
        <w:tc>
          <w:tcPr>
            <w:tcW w:w="2016" w:type="dxa"/>
            <w:vAlign w:val="center"/>
          </w:tcPr>
          <w:p w14:paraId="6C943305">
            <w:pPr>
              <w:snapToGrid w:val="0"/>
              <w:spacing w:before="70" w:after="70" w:line="240" w:lineRule="auto"/>
              <w:ind w:firstLine="0"/>
              <w:jc w:val="left"/>
              <w:rPr>
                <w:sz w:val="21"/>
              </w:rPr>
            </w:pPr>
            <w:r>
              <w:rPr>
                <w:sz w:val="21"/>
                <w:szCs w:val="21"/>
              </w:rPr>
              <w:t>非冲磨，建议表面处理</w:t>
            </w:r>
          </w:p>
        </w:tc>
        <w:tc>
          <w:tcPr>
            <w:tcW w:w="1596" w:type="dxa"/>
            <w:vAlign w:val="center"/>
          </w:tcPr>
          <w:p w14:paraId="0C763BA2">
            <w:pPr>
              <w:snapToGrid w:val="0"/>
              <w:spacing w:before="70" w:after="70" w:line="240" w:lineRule="auto"/>
              <w:ind w:firstLine="0"/>
              <w:jc w:val="left"/>
              <w:rPr>
                <w:sz w:val="21"/>
              </w:rPr>
            </w:pPr>
            <w:r>
              <w:rPr>
                <w:sz w:val="21"/>
                <w:szCs w:val="21"/>
              </w:rPr>
              <w:t>影像 + 面积</w:t>
            </w:r>
          </w:p>
        </w:tc>
      </w:tr>
      <w:tr w14:paraId="18D49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0D10014B">
            <w:pPr>
              <w:snapToGrid w:val="0"/>
              <w:spacing w:before="70" w:after="70" w:line="240" w:lineRule="auto"/>
              <w:ind w:firstLine="0"/>
              <w:jc w:val="center"/>
              <w:rPr>
                <w:sz w:val="21"/>
              </w:rPr>
            </w:pPr>
            <w:r>
              <w:rPr>
                <w:sz w:val="21"/>
                <w:szCs w:val="21"/>
              </w:rPr>
              <w:t>R-08</w:t>
            </w:r>
          </w:p>
        </w:tc>
        <w:tc>
          <w:tcPr>
            <w:tcW w:w="2772" w:type="dxa"/>
            <w:vAlign w:val="center"/>
          </w:tcPr>
          <w:p w14:paraId="3A0E51C5">
            <w:pPr>
              <w:snapToGrid w:val="0"/>
              <w:spacing w:before="70" w:after="70" w:line="240" w:lineRule="auto"/>
              <w:ind w:firstLine="0"/>
              <w:jc w:val="left"/>
              <w:rPr>
                <w:sz w:val="21"/>
              </w:rPr>
            </w:pPr>
            <w:r>
              <w:rPr>
                <w:sz w:val="21"/>
                <w:szCs w:val="21"/>
              </w:rPr>
              <w:t>涂层剥落面积 ≥1 m²</w:t>
            </w:r>
          </w:p>
        </w:tc>
        <w:tc>
          <w:tcPr>
            <w:tcW w:w="1596" w:type="dxa"/>
            <w:vAlign w:val="center"/>
          </w:tcPr>
          <w:p w14:paraId="5263BCE5">
            <w:pPr>
              <w:snapToGrid w:val="0"/>
              <w:spacing w:before="70" w:after="70" w:line="240" w:lineRule="auto"/>
              <w:ind w:firstLine="0"/>
              <w:jc w:val="left"/>
              <w:rPr>
                <w:sz w:val="21"/>
              </w:rPr>
            </w:pPr>
            <w:r>
              <w:rPr>
                <w:sz w:val="21"/>
                <w:szCs w:val="21"/>
              </w:rPr>
              <w:t>判定为防护失效</w:t>
            </w:r>
          </w:p>
        </w:tc>
        <w:tc>
          <w:tcPr>
            <w:tcW w:w="2016" w:type="dxa"/>
            <w:vAlign w:val="center"/>
          </w:tcPr>
          <w:p w14:paraId="57527E39">
            <w:pPr>
              <w:snapToGrid w:val="0"/>
              <w:spacing w:before="70" w:after="70" w:line="240" w:lineRule="auto"/>
              <w:ind w:firstLine="0"/>
              <w:jc w:val="left"/>
              <w:rPr>
                <w:sz w:val="21"/>
              </w:rPr>
            </w:pPr>
            <w:r>
              <w:rPr>
                <w:sz w:val="21"/>
                <w:szCs w:val="21"/>
              </w:rPr>
              <w:t>建议重新涂装</w:t>
            </w:r>
          </w:p>
        </w:tc>
        <w:tc>
          <w:tcPr>
            <w:tcW w:w="1596" w:type="dxa"/>
            <w:vAlign w:val="center"/>
          </w:tcPr>
          <w:p w14:paraId="12C1332A">
            <w:pPr>
              <w:snapToGrid w:val="0"/>
              <w:spacing w:before="70" w:after="70" w:line="240" w:lineRule="auto"/>
              <w:ind w:firstLine="0"/>
              <w:jc w:val="left"/>
              <w:rPr>
                <w:sz w:val="21"/>
              </w:rPr>
            </w:pPr>
            <w:r>
              <w:rPr>
                <w:sz w:val="21"/>
                <w:szCs w:val="21"/>
              </w:rPr>
              <w:t>分割结果</w:t>
            </w:r>
          </w:p>
        </w:tc>
      </w:tr>
      <w:tr w14:paraId="69F48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2FFDE239">
            <w:pPr>
              <w:snapToGrid w:val="0"/>
              <w:spacing w:before="70" w:after="70" w:line="240" w:lineRule="auto"/>
              <w:ind w:firstLine="0"/>
              <w:jc w:val="center"/>
              <w:rPr>
                <w:sz w:val="21"/>
              </w:rPr>
            </w:pPr>
            <w:r>
              <w:rPr>
                <w:sz w:val="21"/>
                <w:szCs w:val="21"/>
              </w:rPr>
              <w:t>R-09</w:t>
            </w:r>
          </w:p>
        </w:tc>
        <w:tc>
          <w:tcPr>
            <w:tcW w:w="2772" w:type="dxa"/>
            <w:vAlign w:val="center"/>
          </w:tcPr>
          <w:p w14:paraId="39DC77A7">
            <w:pPr>
              <w:snapToGrid w:val="0"/>
              <w:spacing w:before="70" w:after="70" w:line="240" w:lineRule="auto"/>
              <w:ind w:firstLine="0"/>
              <w:jc w:val="left"/>
              <w:rPr>
                <w:sz w:val="21"/>
              </w:rPr>
            </w:pPr>
            <w:r>
              <w:rPr>
                <w:sz w:val="21"/>
                <w:szCs w:val="21"/>
              </w:rPr>
              <w:t>相邻年度同一位置深度增加 ≥1 mm</w:t>
            </w:r>
          </w:p>
        </w:tc>
        <w:tc>
          <w:tcPr>
            <w:tcW w:w="1596" w:type="dxa"/>
            <w:vAlign w:val="center"/>
          </w:tcPr>
          <w:p w14:paraId="59E71E6E">
            <w:pPr>
              <w:snapToGrid w:val="0"/>
              <w:spacing w:before="70" w:after="70" w:line="240" w:lineRule="auto"/>
              <w:ind w:firstLine="0"/>
              <w:jc w:val="left"/>
              <w:rPr>
                <w:sz w:val="21"/>
              </w:rPr>
            </w:pPr>
            <w:r>
              <w:rPr>
                <w:sz w:val="21"/>
                <w:szCs w:val="21"/>
              </w:rPr>
              <w:t>判定为发展趋势</w:t>
            </w:r>
          </w:p>
        </w:tc>
        <w:tc>
          <w:tcPr>
            <w:tcW w:w="2016" w:type="dxa"/>
            <w:vAlign w:val="center"/>
          </w:tcPr>
          <w:p w14:paraId="128736DC">
            <w:pPr>
              <w:snapToGrid w:val="0"/>
              <w:spacing w:before="70" w:after="70" w:line="240" w:lineRule="auto"/>
              <w:ind w:firstLine="0"/>
              <w:jc w:val="left"/>
              <w:rPr>
                <w:sz w:val="21"/>
              </w:rPr>
            </w:pPr>
            <w:r>
              <w:rPr>
                <w:sz w:val="21"/>
                <w:szCs w:val="21"/>
              </w:rPr>
              <w:t>列为重点监测</w:t>
            </w:r>
          </w:p>
        </w:tc>
        <w:tc>
          <w:tcPr>
            <w:tcW w:w="1596" w:type="dxa"/>
            <w:vAlign w:val="center"/>
          </w:tcPr>
          <w:p w14:paraId="685041AE">
            <w:pPr>
              <w:snapToGrid w:val="0"/>
              <w:spacing w:before="70" w:after="70" w:line="240" w:lineRule="auto"/>
              <w:ind w:firstLine="0"/>
              <w:jc w:val="left"/>
              <w:rPr>
                <w:sz w:val="21"/>
              </w:rPr>
            </w:pPr>
            <w:r>
              <w:rPr>
                <w:sz w:val="21"/>
                <w:szCs w:val="21"/>
              </w:rPr>
              <w:t>年际对比曲线</w:t>
            </w:r>
          </w:p>
        </w:tc>
      </w:tr>
      <w:tr w14:paraId="04DE1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8" w:type="dxa"/>
            <w:vAlign w:val="center"/>
          </w:tcPr>
          <w:p w14:paraId="65D3E138">
            <w:pPr>
              <w:snapToGrid w:val="0"/>
              <w:spacing w:before="70" w:after="70" w:line="240" w:lineRule="auto"/>
              <w:ind w:firstLine="0"/>
              <w:jc w:val="center"/>
              <w:rPr>
                <w:sz w:val="21"/>
              </w:rPr>
            </w:pPr>
            <w:r>
              <w:rPr>
                <w:sz w:val="21"/>
                <w:szCs w:val="21"/>
              </w:rPr>
              <w:t>R-10</w:t>
            </w:r>
          </w:p>
        </w:tc>
        <w:tc>
          <w:tcPr>
            <w:tcW w:w="2772" w:type="dxa"/>
            <w:vAlign w:val="center"/>
          </w:tcPr>
          <w:p w14:paraId="0C7415B6">
            <w:pPr>
              <w:snapToGrid w:val="0"/>
              <w:spacing w:before="70" w:after="70" w:line="240" w:lineRule="auto"/>
              <w:ind w:firstLine="0"/>
              <w:jc w:val="left"/>
              <w:rPr>
                <w:sz w:val="21"/>
              </w:rPr>
            </w:pPr>
            <w:r>
              <w:rPr>
                <w:sz w:val="21"/>
                <w:szCs w:val="21"/>
              </w:rPr>
              <w:t>置信度 &lt;0.8 或规则未覆盖</w:t>
            </w:r>
          </w:p>
        </w:tc>
        <w:tc>
          <w:tcPr>
            <w:tcW w:w="1596" w:type="dxa"/>
            <w:vAlign w:val="center"/>
          </w:tcPr>
          <w:p w14:paraId="5C719DF7">
            <w:pPr>
              <w:snapToGrid w:val="0"/>
              <w:spacing w:before="70" w:after="70" w:line="240" w:lineRule="auto"/>
              <w:ind w:firstLine="0"/>
              <w:jc w:val="left"/>
              <w:rPr>
                <w:sz w:val="21"/>
              </w:rPr>
            </w:pPr>
            <w:r>
              <w:rPr>
                <w:sz w:val="21"/>
                <w:szCs w:val="21"/>
              </w:rPr>
              <w:t>触发人工复核</w:t>
            </w:r>
          </w:p>
        </w:tc>
        <w:tc>
          <w:tcPr>
            <w:tcW w:w="2016" w:type="dxa"/>
            <w:vAlign w:val="center"/>
          </w:tcPr>
          <w:p w14:paraId="0DC5E513">
            <w:pPr>
              <w:snapToGrid w:val="0"/>
              <w:spacing w:before="70" w:after="70" w:line="240" w:lineRule="auto"/>
              <w:ind w:firstLine="0"/>
              <w:jc w:val="left"/>
              <w:rPr>
                <w:sz w:val="21"/>
              </w:rPr>
            </w:pPr>
            <w:r>
              <w:rPr>
                <w:sz w:val="21"/>
                <w:szCs w:val="21"/>
              </w:rPr>
              <w:t>待复核</w:t>
            </w:r>
          </w:p>
        </w:tc>
        <w:tc>
          <w:tcPr>
            <w:tcW w:w="1596" w:type="dxa"/>
            <w:vAlign w:val="center"/>
          </w:tcPr>
          <w:p w14:paraId="7BF1C34B">
            <w:pPr>
              <w:snapToGrid w:val="0"/>
              <w:spacing w:before="70" w:after="70" w:line="240" w:lineRule="auto"/>
              <w:ind w:firstLine="0"/>
              <w:jc w:val="left"/>
              <w:rPr>
                <w:sz w:val="21"/>
              </w:rPr>
            </w:pPr>
            <w:r>
              <w:rPr>
                <w:sz w:val="21"/>
                <w:szCs w:val="21"/>
              </w:rPr>
              <w:t>复核记录</w:t>
            </w:r>
          </w:p>
        </w:tc>
      </w:tr>
    </w:tbl>
    <w:p w14:paraId="578C8878">
      <w:pPr>
        <w:spacing w:line="240" w:lineRule="auto"/>
      </w:pPr>
    </w:p>
    <w:p w14:paraId="455C5662">
      <w:r>
        <w:rPr>
          <w:b/>
        </w:rPr>
        <w:t>（3）规则维护机制。</w:t>
      </w:r>
      <w:r>
        <w:t xml:space="preserve"> 规则以 Excel/JSON 双格式维护，版本号与生效日期一并记录；每次甲方标准更新或评审提出意见，由技术负责人组织修订、回归测试（用历史样本集验证）后发布，发布记录进入软件配置管理。</w:t>
      </w:r>
    </w:p>
    <w:p w14:paraId="026AD1EF">
      <w:r>
        <w:rPr>
          <w:b/>
        </w:rPr>
        <w:t>（4）冲突与优先级。</w:t>
      </w:r>
      <w:r>
        <w:t xml:space="preserve"> 多条规则同时命中时按</w:t>
      </w:r>
      <w:r>
        <w:rPr>
          <w:rFonts w:hint="eastAsia"/>
        </w:rPr>
        <w:t>“</w:t>
      </w:r>
      <w:r>
        <w:t>结构性 &gt; 冲磨 &gt; 表观</w:t>
      </w:r>
      <w:r>
        <w:rPr>
          <w:rFonts w:hint="eastAsia"/>
        </w:rPr>
        <w:t>”</w:t>
      </w:r>
      <w:r>
        <w:t>的优先级裁决；同类规则内按阈值高低排序，高阈值优先，避免结论反复。</w:t>
      </w:r>
    </w:p>
    <w:p w14:paraId="5704799E">
      <w:pPr>
        <w:ind w:firstLine="0"/>
        <w:jc w:val="center"/>
      </w:pPr>
      <w:r>
        <w:drawing>
          <wp:inline distT="0" distB="0" distL="0" distR="0">
            <wp:extent cx="5372100" cy="735965"/>
            <wp:effectExtent l="0" t="0" r="7620" b="10795"/>
            <wp:docPr id="50324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48800" name="图片 1"/>
                    <pic:cNvPicPr>
                      <a:picLocks noChangeAspect="1"/>
                    </pic:cNvPicPr>
                  </pic:nvPicPr>
                  <pic:blipFill>
                    <a:blip r:embed="rId74"/>
                    <a:stretch>
                      <a:fillRect/>
                    </a:stretch>
                  </pic:blipFill>
                  <pic:spPr>
                    <a:xfrm>
                      <a:off x="0" y="0"/>
                      <a:ext cx="5390699" cy="738787"/>
                    </a:xfrm>
                    <a:prstGeom prst="rect">
                      <a:avLst/>
                    </a:prstGeom>
                  </pic:spPr>
                </pic:pic>
              </a:graphicData>
            </a:graphic>
          </wp:inline>
        </w:drawing>
      </w:r>
    </w:p>
    <w:p w14:paraId="61BA7A4A">
      <w:pPr>
        <w:spacing w:after="200" w:line="280" w:lineRule="auto"/>
        <w:ind w:firstLine="0"/>
        <w:jc w:val="center"/>
      </w:pPr>
      <w:r>
        <w:rPr>
          <w:sz w:val="21"/>
          <w:szCs w:val="21"/>
        </w:rPr>
        <w:t>图 2-2</w:t>
      </w:r>
      <w:r>
        <w:rPr>
          <w:rFonts w:hint="eastAsia"/>
          <w:sz w:val="21"/>
          <w:szCs w:val="21"/>
        </w:rPr>
        <w:t>0</w:t>
      </w:r>
      <w:r>
        <w:rPr>
          <w:sz w:val="21"/>
          <w:szCs w:val="21"/>
        </w:rPr>
        <w:t xml:space="preserve">  缺陷判读规则的四段结构</w:t>
      </w:r>
    </w:p>
    <w:p w14:paraId="49F25C32">
      <w:pPr>
        <w:pStyle w:val="6"/>
      </w:pPr>
      <w:r>
        <w:rPr>
          <w:szCs w:val="32"/>
        </w:rPr>
        <w:t>2.5.3.32 报告模板变量字典与生成流程</w:t>
      </w:r>
    </w:p>
    <w:p w14:paraId="71C7D8E8">
      <w:r>
        <w:rPr>
          <w:b/>
        </w:rPr>
        <w:t>（1）模板分层。</w:t>
      </w:r>
      <w:r>
        <w:t xml:space="preserve"> 报告模板分三层：章节层（标题、段落）、表格层（缺陷汇总、材料用量）、图件层（照片、云图、断面、DWG 引用）。三层均由变量驱动，变量来源于统一缺陷数据模型。</w:t>
      </w:r>
    </w:p>
    <w:p w14:paraId="1AD927F5">
      <w:r>
        <w:rPr>
          <w:b/>
        </w:rPr>
        <w:t>（2）变量字典（节选）。</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5"/>
        <w:gridCol w:w="1918"/>
        <w:gridCol w:w="2724"/>
        <w:gridCol w:w="1383"/>
      </w:tblGrid>
      <w:tr w14:paraId="62593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775" w:type="dxa"/>
            <w:shd w:val="clear" w:color="auto" w:fill="E7E6E6"/>
            <w:vAlign w:val="center"/>
          </w:tcPr>
          <w:p w14:paraId="17DE963B">
            <w:pPr>
              <w:snapToGrid w:val="0"/>
              <w:spacing w:before="70" w:after="70" w:line="240" w:lineRule="auto"/>
              <w:ind w:firstLine="0"/>
              <w:jc w:val="center"/>
              <w:rPr>
                <w:b/>
                <w:sz w:val="21"/>
              </w:rPr>
            </w:pPr>
            <w:r>
              <w:rPr>
                <w:b/>
                <w:sz w:val="21"/>
                <w:szCs w:val="21"/>
              </w:rPr>
              <w:t>变量</w:t>
            </w:r>
          </w:p>
        </w:tc>
        <w:tc>
          <w:tcPr>
            <w:tcW w:w="1918" w:type="dxa"/>
            <w:shd w:val="clear" w:color="auto" w:fill="E7E6E6"/>
            <w:vAlign w:val="center"/>
          </w:tcPr>
          <w:p w14:paraId="51362010">
            <w:pPr>
              <w:snapToGrid w:val="0"/>
              <w:spacing w:before="70" w:after="70" w:line="240" w:lineRule="auto"/>
              <w:ind w:firstLine="0"/>
              <w:jc w:val="center"/>
              <w:rPr>
                <w:b/>
                <w:sz w:val="21"/>
              </w:rPr>
            </w:pPr>
            <w:r>
              <w:rPr>
                <w:b/>
                <w:sz w:val="21"/>
                <w:szCs w:val="21"/>
              </w:rPr>
              <w:t>含义</w:t>
            </w:r>
          </w:p>
        </w:tc>
        <w:tc>
          <w:tcPr>
            <w:tcW w:w="2724" w:type="dxa"/>
            <w:shd w:val="clear" w:color="auto" w:fill="E7E6E6"/>
            <w:vAlign w:val="center"/>
          </w:tcPr>
          <w:p w14:paraId="2478DC5B">
            <w:pPr>
              <w:snapToGrid w:val="0"/>
              <w:spacing w:before="70" w:after="70" w:line="240" w:lineRule="auto"/>
              <w:ind w:firstLine="0"/>
              <w:jc w:val="center"/>
              <w:rPr>
                <w:b/>
                <w:sz w:val="21"/>
              </w:rPr>
            </w:pPr>
            <w:r>
              <w:rPr>
                <w:b/>
                <w:sz w:val="21"/>
                <w:szCs w:val="21"/>
              </w:rPr>
              <w:t>示例值</w:t>
            </w:r>
          </w:p>
        </w:tc>
        <w:tc>
          <w:tcPr>
            <w:tcW w:w="1383" w:type="dxa"/>
            <w:shd w:val="clear" w:color="auto" w:fill="E7E6E6"/>
            <w:vAlign w:val="center"/>
          </w:tcPr>
          <w:p w14:paraId="4BAA6108">
            <w:pPr>
              <w:snapToGrid w:val="0"/>
              <w:spacing w:before="70" w:after="70" w:line="240" w:lineRule="auto"/>
              <w:ind w:firstLine="0"/>
              <w:jc w:val="center"/>
              <w:rPr>
                <w:b/>
                <w:sz w:val="21"/>
              </w:rPr>
            </w:pPr>
            <w:r>
              <w:rPr>
                <w:b/>
                <w:sz w:val="21"/>
                <w:szCs w:val="21"/>
              </w:rPr>
              <w:t>来源字段</w:t>
            </w:r>
          </w:p>
        </w:tc>
      </w:tr>
      <w:tr w14:paraId="50AD5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14CB48F1">
            <w:pPr>
              <w:snapToGrid w:val="0"/>
              <w:spacing w:before="70" w:after="70" w:line="240" w:lineRule="auto"/>
              <w:ind w:firstLine="0"/>
              <w:jc w:val="left"/>
              <w:rPr>
                <w:sz w:val="21"/>
              </w:rPr>
            </w:pPr>
            <w:r>
              <w:rPr>
                <w:sz w:val="21"/>
                <w:szCs w:val="21"/>
              </w:rPr>
              <w:t>${PROJ_NAME}</w:t>
            </w:r>
          </w:p>
        </w:tc>
        <w:tc>
          <w:tcPr>
            <w:tcW w:w="1918" w:type="dxa"/>
            <w:vAlign w:val="center"/>
          </w:tcPr>
          <w:p w14:paraId="55BA12CD">
            <w:pPr>
              <w:snapToGrid w:val="0"/>
              <w:spacing w:before="70" w:after="70" w:line="240" w:lineRule="auto"/>
              <w:ind w:firstLine="0"/>
              <w:jc w:val="left"/>
              <w:rPr>
                <w:sz w:val="21"/>
              </w:rPr>
            </w:pPr>
            <w:r>
              <w:rPr>
                <w:sz w:val="21"/>
                <w:szCs w:val="21"/>
              </w:rPr>
              <w:t>项目名称</w:t>
            </w:r>
          </w:p>
        </w:tc>
        <w:tc>
          <w:tcPr>
            <w:tcW w:w="2724" w:type="dxa"/>
            <w:vAlign w:val="center"/>
          </w:tcPr>
          <w:p w14:paraId="5E7026BA">
            <w:pPr>
              <w:snapToGrid w:val="0"/>
              <w:spacing w:before="70" w:after="70" w:line="240" w:lineRule="auto"/>
              <w:ind w:firstLine="0"/>
              <w:jc w:val="left"/>
              <w:rPr>
                <w:sz w:val="21"/>
              </w:rPr>
            </w:pPr>
            <w:r>
              <w:rPr>
                <w:sz w:val="21"/>
                <w:szCs w:val="21"/>
              </w:rPr>
              <w:t>某电站泄洪流道检查</w:t>
            </w:r>
          </w:p>
        </w:tc>
        <w:tc>
          <w:tcPr>
            <w:tcW w:w="1383" w:type="dxa"/>
            <w:vAlign w:val="center"/>
          </w:tcPr>
          <w:p w14:paraId="0F8A88C3">
            <w:pPr>
              <w:snapToGrid w:val="0"/>
              <w:spacing w:before="70" w:after="70" w:line="240" w:lineRule="auto"/>
              <w:ind w:firstLine="0"/>
              <w:jc w:val="center"/>
              <w:rPr>
                <w:sz w:val="21"/>
              </w:rPr>
            </w:pPr>
            <w:r>
              <w:rPr>
                <w:sz w:val="21"/>
                <w:szCs w:val="21"/>
              </w:rPr>
              <w:t>项目表</w:t>
            </w:r>
          </w:p>
        </w:tc>
      </w:tr>
      <w:tr w14:paraId="6B621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24DBD559">
            <w:pPr>
              <w:snapToGrid w:val="0"/>
              <w:spacing w:before="70" w:after="70" w:line="240" w:lineRule="auto"/>
              <w:ind w:firstLine="0"/>
              <w:jc w:val="left"/>
              <w:rPr>
                <w:sz w:val="21"/>
              </w:rPr>
            </w:pPr>
            <w:r>
              <w:rPr>
                <w:sz w:val="21"/>
                <w:szCs w:val="21"/>
              </w:rPr>
              <w:t>${STATION}</w:t>
            </w:r>
          </w:p>
        </w:tc>
        <w:tc>
          <w:tcPr>
            <w:tcW w:w="1918" w:type="dxa"/>
            <w:vAlign w:val="center"/>
          </w:tcPr>
          <w:p w14:paraId="20948C4E">
            <w:pPr>
              <w:snapToGrid w:val="0"/>
              <w:spacing w:before="70" w:after="70" w:line="240" w:lineRule="auto"/>
              <w:ind w:firstLine="0"/>
              <w:jc w:val="left"/>
              <w:rPr>
                <w:sz w:val="21"/>
              </w:rPr>
            </w:pPr>
            <w:r>
              <w:rPr>
                <w:sz w:val="21"/>
                <w:szCs w:val="21"/>
              </w:rPr>
              <w:t>电站</w:t>
            </w:r>
          </w:p>
        </w:tc>
        <w:tc>
          <w:tcPr>
            <w:tcW w:w="2724" w:type="dxa"/>
            <w:vAlign w:val="center"/>
          </w:tcPr>
          <w:p w14:paraId="7DD73F0F">
            <w:pPr>
              <w:snapToGrid w:val="0"/>
              <w:spacing w:before="70" w:after="70" w:line="240" w:lineRule="auto"/>
              <w:ind w:firstLine="0"/>
              <w:jc w:val="left"/>
              <w:rPr>
                <w:sz w:val="21"/>
              </w:rPr>
            </w:pPr>
            <w:r>
              <w:rPr>
                <w:sz w:val="21"/>
                <w:szCs w:val="21"/>
              </w:rPr>
              <w:t>葛洲坝</w:t>
            </w:r>
          </w:p>
        </w:tc>
        <w:tc>
          <w:tcPr>
            <w:tcW w:w="1383" w:type="dxa"/>
            <w:vAlign w:val="center"/>
          </w:tcPr>
          <w:p w14:paraId="459B2187">
            <w:pPr>
              <w:snapToGrid w:val="0"/>
              <w:spacing w:before="70" w:after="70" w:line="240" w:lineRule="auto"/>
              <w:ind w:firstLine="0"/>
              <w:jc w:val="center"/>
              <w:rPr>
                <w:sz w:val="21"/>
              </w:rPr>
            </w:pPr>
            <w:r>
              <w:rPr>
                <w:sz w:val="21"/>
                <w:szCs w:val="21"/>
              </w:rPr>
              <w:t>项目表</w:t>
            </w:r>
          </w:p>
        </w:tc>
      </w:tr>
      <w:tr w14:paraId="69457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2CB0D8A3">
            <w:pPr>
              <w:snapToGrid w:val="0"/>
              <w:spacing w:before="70" w:after="70" w:line="240" w:lineRule="auto"/>
              <w:ind w:firstLine="0"/>
              <w:jc w:val="left"/>
              <w:rPr>
                <w:sz w:val="21"/>
              </w:rPr>
            </w:pPr>
            <w:r>
              <w:rPr>
                <w:sz w:val="21"/>
                <w:szCs w:val="21"/>
              </w:rPr>
              <w:t>${HOLE_NO}</w:t>
            </w:r>
          </w:p>
        </w:tc>
        <w:tc>
          <w:tcPr>
            <w:tcW w:w="1918" w:type="dxa"/>
            <w:vAlign w:val="center"/>
          </w:tcPr>
          <w:p w14:paraId="1773ADF9">
            <w:pPr>
              <w:snapToGrid w:val="0"/>
              <w:spacing w:before="70" w:after="70" w:line="240" w:lineRule="auto"/>
              <w:ind w:firstLine="0"/>
              <w:jc w:val="left"/>
              <w:rPr>
                <w:sz w:val="21"/>
              </w:rPr>
            </w:pPr>
            <w:r>
              <w:rPr>
                <w:sz w:val="21"/>
                <w:szCs w:val="21"/>
              </w:rPr>
              <w:t>孔（闸）号</w:t>
            </w:r>
          </w:p>
        </w:tc>
        <w:tc>
          <w:tcPr>
            <w:tcW w:w="2724" w:type="dxa"/>
            <w:vAlign w:val="center"/>
          </w:tcPr>
          <w:p w14:paraId="4BE5EB3E">
            <w:pPr>
              <w:snapToGrid w:val="0"/>
              <w:spacing w:before="70" w:after="70" w:line="240" w:lineRule="auto"/>
              <w:ind w:firstLine="0"/>
              <w:jc w:val="left"/>
              <w:rPr>
                <w:sz w:val="21"/>
              </w:rPr>
            </w:pPr>
            <w:r>
              <w:rPr>
                <w:sz w:val="21"/>
                <w:szCs w:val="21"/>
              </w:rPr>
              <w:t>二江泄水闸 3 号</w:t>
            </w:r>
          </w:p>
        </w:tc>
        <w:tc>
          <w:tcPr>
            <w:tcW w:w="1383" w:type="dxa"/>
            <w:vAlign w:val="center"/>
          </w:tcPr>
          <w:p w14:paraId="4E7E95CB">
            <w:pPr>
              <w:snapToGrid w:val="0"/>
              <w:spacing w:before="70" w:after="70" w:line="240" w:lineRule="auto"/>
              <w:ind w:firstLine="0"/>
              <w:jc w:val="center"/>
              <w:rPr>
                <w:sz w:val="21"/>
              </w:rPr>
            </w:pPr>
            <w:r>
              <w:rPr>
                <w:sz w:val="21"/>
                <w:szCs w:val="21"/>
              </w:rPr>
              <w:t>构件表</w:t>
            </w:r>
          </w:p>
        </w:tc>
      </w:tr>
      <w:tr w14:paraId="422B2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29321B00">
            <w:pPr>
              <w:snapToGrid w:val="0"/>
              <w:spacing w:before="70" w:after="70" w:line="240" w:lineRule="auto"/>
              <w:ind w:firstLine="0"/>
              <w:jc w:val="left"/>
              <w:rPr>
                <w:sz w:val="21"/>
              </w:rPr>
            </w:pPr>
            <w:r>
              <w:rPr>
                <w:sz w:val="21"/>
                <w:szCs w:val="21"/>
              </w:rPr>
              <w:t>${SURVEY_DATE}</w:t>
            </w:r>
          </w:p>
        </w:tc>
        <w:tc>
          <w:tcPr>
            <w:tcW w:w="1918" w:type="dxa"/>
            <w:vAlign w:val="center"/>
          </w:tcPr>
          <w:p w14:paraId="0242864D">
            <w:pPr>
              <w:snapToGrid w:val="0"/>
              <w:spacing w:before="70" w:after="70" w:line="240" w:lineRule="auto"/>
              <w:ind w:firstLine="0"/>
              <w:jc w:val="left"/>
              <w:rPr>
                <w:sz w:val="21"/>
              </w:rPr>
            </w:pPr>
            <w:r>
              <w:rPr>
                <w:sz w:val="21"/>
                <w:szCs w:val="21"/>
              </w:rPr>
              <w:t>测量日期</w:t>
            </w:r>
          </w:p>
        </w:tc>
        <w:tc>
          <w:tcPr>
            <w:tcW w:w="2724" w:type="dxa"/>
            <w:vAlign w:val="center"/>
          </w:tcPr>
          <w:p w14:paraId="4D26ED65">
            <w:pPr>
              <w:snapToGrid w:val="0"/>
              <w:spacing w:before="70" w:after="70" w:line="240" w:lineRule="auto"/>
              <w:ind w:firstLine="0"/>
              <w:jc w:val="left"/>
              <w:rPr>
                <w:sz w:val="21"/>
              </w:rPr>
            </w:pPr>
            <w:r>
              <w:rPr>
                <w:sz w:val="21"/>
                <w:szCs w:val="21"/>
              </w:rPr>
              <w:t>2026-12-15</w:t>
            </w:r>
          </w:p>
        </w:tc>
        <w:tc>
          <w:tcPr>
            <w:tcW w:w="1383" w:type="dxa"/>
            <w:vAlign w:val="center"/>
          </w:tcPr>
          <w:p w14:paraId="696E2916">
            <w:pPr>
              <w:snapToGrid w:val="0"/>
              <w:spacing w:before="70" w:after="70" w:line="240" w:lineRule="auto"/>
              <w:ind w:firstLine="0"/>
              <w:jc w:val="center"/>
              <w:rPr>
                <w:sz w:val="21"/>
              </w:rPr>
            </w:pPr>
            <w:r>
              <w:rPr>
                <w:sz w:val="21"/>
                <w:szCs w:val="21"/>
              </w:rPr>
              <w:t>任务表</w:t>
            </w:r>
          </w:p>
        </w:tc>
      </w:tr>
      <w:tr w14:paraId="4783C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0CDD4A6B">
            <w:pPr>
              <w:snapToGrid w:val="0"/>
              <w:spacing w:before="70" w:after="70" w:line="240" w:lineRule="auto"/>
              <w:ind w:firstLine="0"/>
              <w:jc w:val="left"/>
              <w:rPr>
                <w:sz w:val="21"/>
              </w:rPr>
            </w:pPr>
            <w:r>
              <w:rPr>
                <w:sz w:val="21"/>
                <w:szCs w:val="21"/>
              </w:rPr>
              <w:t>${DEFECT_COUNT}</w:t>
            </w:r>
          </w:p>
        </w:tc>
        <w:tc>
          <w:tcPr>
            <w:tcW w:w="1918" w:type="dxa"/>
            <w:vAlign w:val="center"/>
          </w:tcPr>
          <w:p w14:paraId="207CA89D">
            <w:pPr>
              <w:snapToGrid w:val="0"/>
              <w:spacing w:before="70" w:after="70" w:line="240" w:lineRule="auto"/>
              <w:ind w:firstLine="0"/>
              <w:jc w:val="left"/>
              <w:rPr>
                <w:sz w:val="21"/>
              </w:rPr>
            </w:pPr>
            <w:r>
              <w:rPr>
                <w:sz w:val="21"/>
                <w:szCs w:val="21"/>
              </w:rPr>
              <w:t>缺陷总数</w:t>
            </w:r>
          </w:p>
        </w:tc>
        <w:tc>
          <w:tcPr>
            <w:tcW w:w="2724" w:type="dxa"/>
            <w:vAlign w:val="center"/>
          </w:tcPr>
          <w:p w14:paraId="695D5C49">
            <w:pPr>
              <w:snapToGrid w:val="0"/>
              <w:spacing w:before="70" w:after="70" w:line="240" w:lineRule="auto"/>
              <w:ind w:firstLine="0"/>
              <w:jc w:val="left"/>
              <w:rPr>
                <w:sz w:val="21"/>
              </w:rPr>
            </w:pPr>
            <w:r>
              <w:rPr>
                <w:sz w:val="21"/>
                <w:szCs w:val="21"/>
              </w:rPr>
              <w:t>37</w:t>
            </w:r>
          </w:p>
        </w:tc>
        <w:tc>
          <w:tcPr>
            <w:tcW w:w="1383" w:type="dxa"/>
            <w:vAlign w:val="center"/>
          </w:tcPr>
          <w:p w14:paraId="3DAA40C6">
            <w:pPr>
              <w:snapToGrid w:val="0"/>
              <w:spacing w:before="70" w:after="70" w:line="240" w:lineRule="auto"/>
              <w:ind w:firstLine="0"/>
              <w:jc w:val="center"/>
              <w:rPr>
                <w:sz w:val="21"/>
              </w:rPr>
            </w:pPr>
            <w:r>
              <w:rPr>
                <w:sz w:val="21"/>
                <w:szCs w:val="21"/>
              </w:rPr>
              <w:t>统计表</w:t>
            </w:r>
          </w:p>
        </w:tc>
      </w:tr>
      <w:tr w14:paraId="5FB32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257AA5EA">
            <w:pPr>
              <w:snapToGrid w:val="0"/>
              <w:spacing w:before="70" w:after="70" w:line="240" w:lineRule="auto"/>
              <w:ind w:firstLine="0"/>
              <w:jc w:val="left"/>
              <w:rPr>
                <w:sz w:val="21"/>
              </w:rPr>
            </w:pPr>
            <w:r>
              <w:rPr>
                <w:sz w:val="21"/>
                <w:szCs w:val="21"/>
              </w:rPr>
              <w:t>${DEFECT_TABLE}</w:t>
            </w:r>
          </w:p>
        </w:tc>
        <w:tc>
          <w:tcPr>
            <w:tcW w:w="1918" w:type="dxa"/>
            <w:vAlign w:val="center"/>
          </w:tcPr>
          <w:p w14:paraId="6D3BB794">
            <w:pPr>
              <w:snapToGrid w:val="0"/>
              <w:spacing w:before="70" w:after="70" w:line="240" w:lineRule="auto"/>
              <w:ind w:firstLine="0"/>
              <w:jc w:val="left"/>
              <w:rPr>
                <w:sz w:val="21"/>
              </w:rPr>
            </w:pPr>
            <w:r>
              <w:rPr>
                <w:sz w:val="21"/>
                <w:szCs w:val="21"/>
              </w:rPr>
              <w:t>缺陷汇总表</w:t>
            </w:r>
          </w:p>
        </w:tc>
        <w:tc>
          <w:tcPr>
            <w:tcW w:w="2724" w:type="dxa"/>
            <w:vAlign w:val="center"/>
          </w:tcPr>
          <w:p w14:paraId="26FEA419">
            <w:pPr>
              <w:snapToGrid w:val="0"/>
              <w:spacing w:before="70" w:after="70" w:line="240" w:lineRule="auto"/>
              <w:ind w:firstLine="0"/>
              <w:jc w:val="left"/>
              <w:rPr>
                <w:sz w:val="21"/>
              </w:rPr>
            </w:pPr>
            <w:r>
              <w:rPr>
                <w:sz w:val="21"/>
                <w:szCs w:val="21"/>
              </w:rPr>
              <w:t>自动生成</w:t>
            </w:r>
          </w:p>
        </w:tc>
        <w:tc>
          <w:tcPr>
            <w:tcW w:w="1383" w:type="dxa"/>
            <w:vAlign w:val="center"/>
          </w:tcPr>
          <w:p w14:paraId="11EA2C53">
            <w:pPr>
              <w:snapToGrid w:val="0"/>
              <w:spacing w:before="70" w:after="70" w:line="240" w:lineRule="auto"/>
              <w:ind w:firstLine="0"/>
              <w:jc w:val="center"/>
              <w:rPr>
                <w:sz w:val="21"/>
              </w:rPr>
            </w:pPr>
            <w:r>
              <w:rPr>
                <w:sz w:val="21"/>
                <w:szCs w:val="21"/>
              </w:rPr>
              <w:t>缺陷表</w:t>
            </w:r>
          </w:p>
        </w:tc>
      </w:tr>
      <w:tr w14:paraId="3E272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77BCBF0B">
            <w:pPr>
              <w:snapToGrid w:val="0"/>
              <w:spacing w:before="70" w:after="70" w:line="240" w:lineRule="auto"/>
              <w:ind w:firstLine="0"/>
              <w:jc w:val="left"/>
              <w:rPr>
                <w:sz w:val="21"/>
              </w:rPr>
            </w:pPr>
            <w:r>
              <w:rPr>
                <w:sz w:val="21"/>
                <w:szCs w:val="21"/>
              </w:rPr>
              <w:t>${MAX_DEPTH}</w:t>
            </w:r>
          </w:p>
        </w:tc>
        <w:tc>
          <w:tcPr>
            <w:tcW w:w="1918" w:type="dxa"/>
            <w:vAlign w:val="center"/>
          </w:tcPr>
          <w:p w14:paraId="1EF9FA97">
            <w:pPr>
              <w:snapToGrid w:val="0"/>
              <w:spacing w:before="70" w:after="70" w:line="240" w:lineRule="auto"/>
              <w:ind w:firstLine="0"/>
              <w:jc w:val="left"/>
              <w:rPr>
                <w:sz w:val="21"/>
              </w:rPr>
            </w:pPr>
            <w:r>
              <w:rPr>
                <w:sz w:val="21"/>
                <w:szCs w:val="21"/>
              </w:rPr>
              <w:t>最大深度</w:t>
            </w:r>
          </w:p>
        </w:tc>
        <w:tc>
          <w:tcPr>
            <w:tcW w:w="2724" w:type="dxa"/>
            <w:vAlign w:val="center"/>
          </w:tcPr>
          <w:p w14:paraId="770F346A">
            <w:pPr>
              <w:snapToGrid w:val="0"/>
              <w:spacing w:before="70" w:after="70" w:line="240" w:lineRule="auto"/>
              <w:ind w:firstLine="0"/>
              <w:jc w:val="left"/>
              <w:rPr>
                <w:sz w:val="21"/>
              </w:rPr>
            </w:pPr>
            <w:r>
              <w:rPr>
                <w:sz w:val="21"/>
                <w:szCs w:val="21"/>
              </w:rPr>
              <w:t>12.4 mm</w:t>
            </w:r>
          </w:p>
        </w:tc>
        <w:tc>
          <w:tcPr>
            <w:tcW w:w="1383" w:type="dxa"/>
            <w:vAlign w:val="center"/>
          </w:tcPr>
          <w:p w14:paraId="1D5AC43D">
            <w:pPr>
              <w:snapToGrid w:val="0"/>
              <w:spacing w:before="70" w:after="70" w:line="240" w:lineRule="auto"/>
              <w:ind w:firstLine="0"/>
              <w:jc w:val="center"/>
              <w:rPr>
                <w:sz w:val="21"/>
              </w:rPr>
            </w:pPr>
            <w:r>
              <w:rPr>
                <w:sz w:val="21"/>
                <w:szCs w:val="21"/>
              </w:rPr>
              <w:t>统计表</w:t>
            </w:r>
          </w:p>
        </w:tc>
      </w:tr>
      <w:tr w14:paraId="31187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7F8B091E">
            <w:pPr>
              <w:snapToGrid w:val="0"/>
              <w:spacing w:before="70" w:after="70" w:line="240" w:lineRule="auto"/>
              <w:ind w:firstLine="0"/>
              <w:jc w:val="left"/>
              <w:rPr>
                <w:sz w:val="21"/>
              </w:rPr>
            </w:pPr>
            <w:r>
              <w:rPr>
                <w:sz w:val="21"/>
                <w:szCs w:val="21"/>
              </w:rPr>
              <w:t>${PHOTO_LIST}</w:t>
            </w:r>
          </w:p>
        </w:tc>
        <w:tc>
          <w:tcPr>
            <w:tcW w:w="1918" w:type="dxa"/>
            <w:vAlign w:val="center"/>
          </w:tcPr>
          <w:p w14:paraId="13E9CA3F">
            <w:pPr>
              <w:snapToGrid w:val="0"/>
              <w:spacing w:before="70" w:after="70" w:line="240" w:lineRule="auto"/>
              <w:ind w:firstLine="0"/>
              <w:jc w:val="left"/>
              <w:rPr>
                <w:sz w:val="21"/>
              </w:rPr>
            </w:pPr>
            <w:r>
              <w:rPr>
                <w:sz w:val="21"/>
                <w:szCs w:val="21"/>
              </w:rPr>
              <w:t>近景照片组</w:t>
            </w:r>
          </w:p>
        </w:tc>
        <w:tc>
          <w:tcPr>
            <w:tcW w:w="2724" w:type="dxa"/>
            <w:vAlign w:val="center"/>
          </w:tcPr>
          <w:p w14:paraId="0B00A097">
            <w:pPr>
              <w:snapToGrid w:val="0"/>
              <w:spacing w:before="70" w:after="70" w:line="240" w:lineRule="auto"/>
              <w:ind w:firstLine="0"/>
              <w:jc w:val="left"/>
              <w:rPr>
                <w:sz w:val="21"/>
              </w:rPr>
            </w:pPr>
            <w:r>
              <w:rPr>
                <w:sz w:val="21"/>
                <w:szCs w:val="21"/>
              </w:rPr>
              <w:t>自动排版</w:t>
            </w:r>
          </w:p>
        </w:tc>
        <w:tc>
          <w:tcPr>
            <w:tcW w:w="1383" w:type="dxa"/>
            <w:vAlign w:val="center"/>
          </w:tcPr>
          <w:p w14:paraId="321D8232">
            <w:pPr>
              <w:snapToGrid w:val="0"/>
              <w:spacing w:before="70" w:after="70" w:line="240" w:lineRule="auto"/>
              <w:ind w:firstLine="0"/>
              <w:jc w:val="center"/>
              <w:rPr>
                <w:sz w:val="21"/>
              </w:rPr>
            </w:pPr>
            <w:r>
              <w:rPr>
                <w:sz w:val="21"/>
                <w:szCs w:val="21"/>
              </w:rPr>
              <w:t>影像表</w:t>
            </w:r>
          </w:p>
        </w:tc>
      </w:tr>
      <w:tr w14:paraId="1D605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13252A63">
            <w:pPr>
              <w:snapToGrid w:val="0"/>
              <w:spacing w:before="70" w:after="70" w:line="240" w:lineRule="auto"/>
              <w:ind w:firstLine="0"/>
              <w:jc w:val="left"/>
              <w:rPr>
                <w:sz w:val="21"/>
              </w:rPr>
            </w:pPr>
            <w:r>
              <w:rPr>
                <w:sz w:val="21"/>
                <w:szCs w:val="21"/>
              </w:rPr>
              <w:t>${CONTOUR_MAP}</w:t>
            </w:r>
          </w:p>
        </w:tc>
        <w:tc>
          <w:tcPr>
            <w:tcW w:w="1918" w:type="dxa"/>
            <w:vAlign w:val="center"/>
          </w:tcPr>
          <w:p w14:paraId="13D7DEC6">
            <w:pPr>
              <w:snapToGrid w:val="0"/>
              <w:spacing w:before="70" w:after="70" w:line="240" w:lineRule="auto"/>
              <w:ind w:firstLine="0"/>
              <w:jc w:val="left"/>
              <w:rPr>
                <w:sz w:val="21"/>
              </w:rPr>
            </w:pPr>
            <w:r>
              <w:rPr>
                <w:sz w:val="21"/>
                <w:szCs w:val="21"/>
              </w:rPr>
              <w:t>平面展开云图</w:t>
            </w:r>
          </w:p>
        </w:tc>
        <w:tc>
          <w:tcPr>
            <w:tcW w:w="2724" w:type="dxa"/>
            <w:vAlign w:val="center"/>
          </w:tcPr>
          <w:p w14:paraId="5B8A1E5B">
            <w:pPr>
              <w:snapToGrid w:val="0"/>
              <w:spacing w:before="70" w:after="70" w:line="240" w:lineRule="auto"/>
              <w:ind w:firstLine="0"/>
              <w:jc w:val="left"/>
              <w:rPr>
                <w:sz w:val="21"/>
              </w:rPr>
            </w:pPr>
            <w:r>
              <w:rPr>
                <w:sz w:val="21"/>
                <w:szCs w:val="21"/>
              </w:rPr>
              <w:t>图片引用</w:t>
            </w:r>
          </w:p>
        </w:tc>
        <w:tc>
          <w:tcPr>
            <w:tcW w:w="1383" w:type="dxa"/>
            <w:vAlign w:val="center"/>
          </w:tcPr>
          <w:p w14:paraId="5CBB6D63">
            <w:pPr>
              <w:snapToGrid w:val="0"/>
              <w:spacing w:before="70" w:after="70" w:line="240" w:lineRule="auto"/>
              <w:ind w:firstLine="0"/>
              <w:jc w:val="center"/>
              <w:rPr>
                <w:sz w:val="21"/>
              </w:rPr>
            </w:pPr>
            <w:r>
              <w:rPr>
                <w:sz w:val="21"/>
                <w:szCs w:val="21"/>
              </w:rPr>
              <w:t>成果表</w:t>
            </w:r>
          </w:p>
        </w:tc>
      </w:tr>
      <w:tr w14:paraId="7351A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1314EA28">
            <w:pPr>
              <w:snapToGrid w:val="0"/>
              <w:spacing w:before="70" w:after="70" w:line="240" w:lineRule="auto"/>
              <w:ind w:firstLine="0"/>
              <w:jc w:val="left"/>
              <w:rPr>
                <w:sz w:val="21"/>
              </w:rPr>
            </w:pPr>
            <w:r>
              <w:rPr>
                <w:sz w:val="21"/>
                <w:szCs w:val="21"/>
              </w:rPr>
              <w:t>${DWG_REF}</w:t>
            </w:r>
          </w:p>
        </w:tc>
        <w:tc>
          <w:tcPr>
            <w:tcW w:w="1918" w:type="dxa"/>
            <w:vAlign w:val="center"/>
          </w:tcPr>
          <w:p w14:paraId="2467B67B">
            <w:pPr>
              <w:snapToGrid w:val="0"/>
              <w:spacing w:before="70" w:after="70" w:line="240" w:lineRule="auto"/>
              <w:ind w:firstLine="0"/>
              <w:jc w:val="left"/>
              <w:rPr>
                <w:sz w:val="21"/>
              </w:rPr>
            </w:pPr>
            <w:r>
              <w:rPr>
                <w:sz w:val="21"/>
                <w:szCs w:val="21"/>
              </w:rPr>
              <w:t>DWG 记录图</w:t>
            </w:r>
          </w:p>
        </w:tc>
        <w:tc>
          <w:tcPr>
            <w:tcW w:w="2724" w:type="dxa"/>
            <w:vAlign w:val="center"/>
          </w:tcPr>
          <w:p w14:paraId="39D05E22">
            <w:pPr>
              <w:snapToGrid w:val="0"/>
              <w:spacing w:before="70" w:after="70" w:line="240" w:lineRule="auto"/>
              <w:ind w:firstLine="0"/>
              <w:jc w:val="left"/>
              <w:rPr>
                <w:sz w:val="21"/>
              </w:rPr>
            </w:pPr>
            <w:r>
              <w:rPr>
                <w:sz w:val="21"/>
                <w:szCs w:val="21"/>
              </w:rPr>
              <w:t>文件名 + 图号</w:t>
            </w:r>
          </w:p>
        </w:tc>
        <w:tc>
          <w:tcPr>
            <w:tcW w:w="1383" w:type="dxa"/>
            <w:vAlign w:val="center"/>
          </w:tcPr>
          <w:p w14:paraId="09B802D7">
            <w:pPr>
              <w:snapToGrid w:val="0"/>
              <w:spacing w:before="70" w:after="70" w:line="240" w:lineRule="auto"/>
              <w:ind w:firstLine="0"/>
              <w:jc w:val="center"/>
              <w:rPr>
                <w:sz w:val="21"/>
              </w:rPr>
            </w:pPr>
            <w:r>
              <w:rPr>
                <w:sz w:val="21"/>
                <w:szCs w:val="21"/>
              </w:rPr>
              <w:t>图件表</w:t>
            </w:r>
          </w:p>
        </w:tc>
      </w:tr>
      <w:tr w14:paraId="49D04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5" w:type="dxa"/>
            <w:vAlign w:val="center"/>
          </w:tcPr>
          <w:p w14:paraId="1E66D583">
            <w:pPr>
              <w:snapToGrid w:val="0"/>
              <w:spacing w:before="70" w:after="70" w:line="240" w:lineRule="auto"/>
              <w:ind w:firstLine="0"/>
              <w:jc w:val="left"/>
              <w:rPr>
                <w:sz w:val="21"/>
              </w:rPr>
            </w:pPr>
            <w:r>
              <w:rPr>
                <w:sz w:val="21"/>
                <w:szCs w:val="21"/>
              </w:rPr>
              <w:t>${OPERATOR}</w:t>
            </w:r>
          </w:p>
        </w:tc>
        <w:tc>
          <w:tcPr>
            <w:tcW w:w="1918" w:type="dxa"/>
            <w:vAlign w:val="center"/>
          </w:tcPr>
          <w:p w14:paraId="6A19B2C4">
            <w:pPr>
              <w:snapToGrid w:val="0"/>
              <w:spacing w:before="70" w:after="70" w:line="240" w:lineRule="auto"/>
              <w:ind w:firstLine="0"/>
              <w:jc w:val="left"/>
              <w:rPr>
                <w:sz w:val="21"/>
              </w:rPr>
            </w:pPr>
            <w:r>
              <w:rPr>
                <w:sz w:val="21"/>
                <w:szCs w:val="21"/>
              </w:rPr>
              <w:t>编制人</w:t>
            </w:r>
          </w:p>
        </w:tc>
        <w:tc>
          <w:tcPr>
            <w:tcW w:w="2724" w:type="dxa"/>
            <w:vAlign w:val="center"/>
          </w:tcPr>
          <w:p w14:paraId="76EC0189">
            <w:pPr>
              <w:snapToGrid w:val="0"/>
              <w:spacing w:before="70" w:after="70" w:line="240" w:lineRule="auto"/>
              <w:ind w:firstLine="0"/>
              <w:jc w:val="left"/>
              <w:rPr>
                <w:sz w:val="21"/>
              </w:rPr>
            </w:pPr>
          </w:p>
        </w:tc>
        <w:tc>
          <w:tcPr>
            <w:tcW w:w="1383" w:type="dxa"/>
            <w:vAlign w:val="center"/>
          </w:tcPr>
          <w:p w14:paraId="5703DA08">
            <w:pPr>
              <w:snapToGrid w:val="0"/>
              <w:spacing w:before="70" w:after="70" w:line="240" w:lineRule="auto"/>
              <w:ind w:firstLine="0"/>
              <w:jc w:val="center"/>
              <w:rPr>
                <w:sz w:val="21"/>
              </w:rPr>
            </w:pPr>
            <w:r>
              <w:rPr>
                <w:sz w:val="21"/>
                <w:szCs w:val="21"/>
              </w:rPr>
              <w:t>人员表</w:t>
            </w:r>
          </w:p>
        </w:tc>
      </w:tr>
    </w:tbl>
    <w:p w14:paraId="5690A536">
      <w:pPr>
        <w:spacing w:line="240" w:lineRule="auto"/>
      </w:pPr>
    </w:p>
    <w:p w14:paraId="061EE8C1">
      <w:r>
        <w:rPr>
          <w:b/>
        </w:rPr>
        <w:t>（3）生成流程。</w:t>
      </w:r>
      <w:r>
        <w:t xml:space="preserve"> 数据校验 → 统计汇总 → 章节填充 → 表格生成 → 图件排版 → 目录与页码 → 格式检查 → 输出（DOCX/PDF）→ 人工审核 → 签发。全流程在软件中以任务队列执行，单孔报告生成时间目标 ≤5 min。</w:t>
      </w:r>
    </w:p>
    <w:p w14:paraId="6AD3E94F">
      <w:r>
        <w:rPr>
          <w:b/>
        </w:rPr>
        <w:t>（4）格式检查项。</w:t>
      </w:r>
      <w:r>
        <w:t xml:space="preserve"> 空变量检测、编号连续性、图表引用一致性、单位统一、页码与目录同步；检查不通过则阻断输出并提示具体位置，避免</w:t>
      </w:r>
      <w:r>
        <w:rPr>
          <w:rFonts w:hint="eastAsia"/>
        </w:rPr>
        <w:t>“</w:t>
      </w:r>
      <w:r>
        <w:t>带病出报</w:t>
      </w:r>
      <w:r>
        <w:rPr>
          <w:rFonts w:hint="eastAsia"/>
        </w:rPr>
        <w:t>”</w:t>
      </w:r>
      <w:r>
        <w:t>。</w:t>
      </w:r>
    </w:p>
    <w:p w14:paraId="5EAA7A8D">
      <w:pPr>
        <w:ind w:firstLine="0"/>
        <w:jc w:val="center"/>
      </w:pPr>
      <w:r>
        <w:drawing>
          <wp:inline distT="0" distB="0" distL="0" distR="0">
            <wp:extent cx="5359400" cy="695325"/>
            <wp:effectExtent l="0" t="0" r="5080" b="5715"/>
            <wp:docPr id="1078576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76609" name="图片 1"/>
                    <pic:cNvPicPr>
                      <a:picLocks noChangeAspect="1"/>
                    </pic:cNvPicPr>
                  </pic:nvPicPr>
                  <pic:blipFill>
                    <a:blip r:embed="rId75"/>
                    <a:stretch>
                      <a:fillRect/>
                    </a:stretch>
                  </pic:blipFill>
                  <pic:spPr>
                    <a:xfrm>
                      <a:off x="0" y="0"/>
                      <a:ext cx="5379802" cy="698552"/>
                    </a:xfrm>
                    <a:prstGeom prst="rect">
                      <a:avLst/>
                    </a:prstGeom>
                  </pic:spPr>
                </pic:pic>
              </a:graphicData>
            </a:graphic>
          </wp:inline>
        </w:drawing>
      </w:r>
    </w:p>
    <w:p w14:paraId="4D2C60FE">
      <w:pPr>
        <w:spacing w:after="200" w:line="280" w:lineRule="auto"/>
        <w:ind w:firstLine="0"/>
        <w:jc w:val="center"/>
      </w:pPr>
      <w:r>
        <w:rPr>
          <w:sz w:val="21"/>
          <w:szCs w:val="21"/>
        </w:rPr>
        <w:t>图 2-2</w:t>
      </w:r>
      <w:r>
        <w:rPr>
          <w:rFonts w:hint="eastAsia"/>
          <w:sz w:val="21"/>
          <w:szCs w:val="21"/>
        </w:rPr>
        <w:t>1</w:t>
      </w:r>
      <w:r>
        <w:rPr>
          <w:sz w:val="21"/>
          <w:szCs w:val="21"/>
        </w:rPr>
        <w:t xml:space="preserve">  报告自动生成流程</w:t>
      </w:r>
    </w:p>
    <w:p w14:paraId="3A91CE16">
      <w:pPr>
        <w:pStyle w:val="6"/>
      </w:pPr>
      <w:r>
        <w:rPr>
          <w:szCs w:val="32"/>
        </w:rPr>
        <w:t>2.5.3.33 DWG 自动制图实现</w:t>
      </w:r>
    </w:p>
    <w:p w14:paraId="069BE55B">
      <w:r>
        <w:rPr>
          <w:b/>
        </w:rPr>
        <w:t>（1）实现路径。</w:t>
      </w:r>
      <w:r>
        <w:t xml:space="preserve"> 采用 DWG 模板 + 块参照 + 图层规则的方式：预先制作符合甲方制图习惯的模板（图框、标题栏、平面展开图形、图层、线性、标注样式），缺陷按</w:t>
      </w:r>
      <w:r>
        <w:rPr>
          <w:rFonts w:hint="eastAsia"/>
        </w:rPr>
        <w:t>“</w:t>
      </w:r>
      <w:r>
        <w:t>平面展开坐标 (u,v)</w:t>
      </w:r>
      <w:r>
        <w:rPr>
          <w:rFonts w:hint="eastAsia"/>
        </w:rPr>
        <w:t>”</w:t>
      </w:r>
      <w:r>
        <w:t>映射到模板坐标系，以块参照插入，块属性承载编号、尺寸、级别。</w:t>
      </w:r>
    </w:p>
    <w:p w14:paraId="25BA92DA">
      <w:r>
        <w:rPr>
          <w:b/>
        </w:rPr>
        <w:t>（2）图层规则（节选）。</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62"/>
        <w:gridCol w:w="3372"/>
        <w:gridCol w:w="1283"/>
        <w:gridCol w:w="1283"/>
      </w:tblGrid>
      <w:tr w14:paraId="64BCA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862" w:type="dxa"/>
            <w:shd w:val="clear" w:color="auto" w:fill="E7E6E6"/>
            <w:vAlign w:val="center"/>
          </w:tcPr>
          <w:p w14:paraId="01A070EB">
            <w:pPr>
              <w:snapToGrid w:val="0"/>
              <w:spacing w:before="70" w:after="70" w:line="240" w:lineRule="auto"/>
              <w:ind w:firstLine="0"/>
              <w:jc w:val="center"/>
              <w:rPr>
                <w:b/>
                <w:sz w:val="21"/>
              </w:rPr>
            </w:pPr>
            <w:r>
              <w:rPr>
                <w:b/>
                <w:sz w:val="21"/>
                <w:szCs w:val="21"/>
              </w:rPr>
              <w:t>图层</w:t>
            </w:r>
          </w:p>
        </w:tc>
        <w:tc>
          <w:tcPr>
            <w:tcW w:w="3372" w:type="dxa"/>
            <w:shd w:val="clear" w:color="auto" w:fill="E7E6E6"/>
            <w:vAlign w:val="center"/>
          </w:tcPr>
          <w:p w14:paraId="031891EF">
            <w:pPr>
              <w:snapToGrid w:val="0"/>
              <w:spacing w:before="70" w:after="70" w:line="240" w:lineRule="auto"/>
              <w:ind w:firstLine="0"/>
              <w:jc w:val="center"/>
              <w:rPr>
                <w:b/>
                <w:sz w:val="21"/>
              </w:rPr>
            </w:pPr>
            <w:r>
              <w:rPr>
                <w:b/>
                <w:sz w:val="21"/>
                <w:szCs w:val="21"/>
              </w:rPr>
              <w:t>内容</w:t>
            </w:r>
          </w:p>
        </w:tc>
        <w:tc>
          <w:tcPr>
            <w:tcW w:w="1283" w:type="dxa"/>
            <w:shd w:val="clear" w:color="auto" w:fill="E7E6E6"/>
            <w:vAlign w:val="center"/>
          </w:tcPr>
          <w:p w14:paraId="60A337E5">
            <w:pPr>
              <w:snapToGrid w:val="0"/>
              <w:spacing w:before="70" w:after="70" w:line="240" w:lineRule="auto"/>
              <w:ind w:firstLine="0"/>
              <w:jc w:val="center"/>
              <w:rPr>
                <w:b/>
                <w:sz w:val="21"/>
              </w:rPr>
            </w:pPr>
            <w:r>
              <w:rPr>
                <w:b/>
                <w:sz w:val="21"/>
                <w:szCs w:val="21"/>
              </w:rPr>
              <w:t>颜色</w:t>
            </w:r>
          </w:p>
        </w:tc>
        <w:tc>
          <w:tcPr>
            <w:tcW w:w="1283" w:type="dxa"/>
            <w:shd w:val="clear" w:color="auto" w:fill="E7E6E6"/>
            <w:vAlign w:val="center"/>
          </w:tcPr>
          <w:p w14:paraId="70A428C3">
            <w:pPr>
              <w:snapToGrid w:val="0"/>
              <w:spacing w:before="70" w:after="70" w:line="240" w:lineRule="auto"/>
              <w:ind w:firstLine="0"/>
              <w:jc w:val="center"/>
              <w:rPr>
                <w:b/>
                <w:sz w:val="21"/>
              </w:rPr>
            </w:pPr>
            <w:r>
              <w:rPr>
                <w:b/>
                <w:sz w:val="21"/>
                <w:szCs w:val="21"/>
              </w:rPr>
              <w:t>线型</w:t>
            </w:r>
          </w:p>
        </w:tc>
      </w:tr>
      <w:tr w14:paraId="18313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345B61F4">
            <w:pPr>
              <w:snapToGrid w:val="0"/>
              <w:spacing w:before="70" w:after="70" w:line="240" w:lineRule="auto"/>
              <w:ind w:firstLine="0"/>
              <w:jc w:val="left"/>
              <w:rPr>
                <w:sz w:val="21"/>
              </w:rPr>
            </w:pPr>
            <w:r>
              <w:rPr>
                <w:sz w:val="21"/>
                <w:szCs w:val="21"/>
              </w:rPr>
              <w:t>DEF-POINT</w:t>
            </w:r>
          </w:p>
        </w:tc>
        <w:tc>
          <w:tcPr>
            <w:tcW w:w="3372" w:type="dxa"/>
            <w:vAlign w:val="center"/>
          </w:tcPr>
          <w:p w14:paraId="30C9A169">
            <w:pPr>
              <w:snapToGrid w:val="0"/>
              <w:spacing w:before="70" w:after="70" w:line="240" w:lineRule="auto"/>
              <w:ind w:firstLine="0"/>
              <w:jc w:val="left"/>
              <w:rPr>
                <w:sz w:val="21"/>
              </w:rPr>
            </w:pPr>
            <w:r>
              <w:rPr>
                <w:sz w:val="21"/>
                <w:szCs w:val="21"/>
              </w:rPr>
              <w:t>缺陷点位</w:t>
            </w:r>
          </w:p>
        </w:tc>
        <w:tc>
          <w:tcPr>
            <w:tcW w:w="1283" w:type="dxa"/>
            <w:vAlign w:val="center"/>
          </w:tcPr>
          <w:p w14:paraId="424215D5">
            <w:pPr>
              <w:snapToGrid w:val="0"/>
              <w:spacing w:before="70" w:after="70" w:line="240" w:lineRule="auto"/>
              <w:ind w:firstLine="0"/>
              <w:jc w:val="center"/>
              <w:rPr>
                <w:sz w:val="21"/>
              </w:rPr>
            </w:pPr>
            <w:r>
              <w:rPr>
                <w:sz w:val="21"/>
                <w:szCs w:val="21"/>
              </w:rPr>
              <w:t>红</w:t>
            </w:r>
          </w:p>
        </w:tc>
        <w:tc>
          <w:tcPr>
            <w:tcW w:w="1283" w:type="dxa"/>
            <w:vAlign w:val="center"/>
          </w:tcPr>
          <w:p w14:paraId="7C4C5A4D">
            <w:pPr>
              <w:snapToGrid w:val="0"/>
              <w:spacing w:before="70" w:after="70" w:line="240" w:lineRule="auto"/>
              <w:ind w:firstLine="0"/>
              <w:jc w:val="center"/>
              <w:rPr>
                <w:sz w:val="21"/>
              </w:rPr>
            </w:pPr>
            <w:r>
              <w:rPr>
                <w:sz w:val="21"/>
                <w:szCs w:val="21"/>
              </w:rPr>
              <w:t>实线</w:t>
            </w:r>
          </w:p>
        </w:tc>
      </w:tr>
      <w:tr w14:paraId="322C0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3354624E">
            <w:pPr>
              <w:snapToGrid w:val="0"/>
              <w:spacing w:before="70" w:after="70" w:line="240" w:lineRule="auto"/>
              <w:ind w:firstLine="0"/>
              <w:jc w:val="left"/>
              <w:rPr>
                <w:sz w:val="21"/>
              </w:rPr>
            </w:pPr>
            <w:r>
              <w:rPr>
                <w:sz w:val="21"/>
                <w:szCs w:val="21"/>
              </w:rPr>
              <w:t>DEF-BOUND</w:t>
            </w:r>
          </w:p>
        </w:tc>
        <w:tc>
          <w:tcPr>
            <w:tcW w:w="3372" w:type="dxa"/>
            <w:vAlign w:val="center"/>
          </w:tcPr>
          <w:p w14:paraId="474C0A53">
            <w:pPr>
              <w:snapToGrid w:val="0"/>
              <w:spacing w:before="70" w:after="70" w:line="240" w:lineRule="auto"/>
              <w:ind w:firstLine="0"/>
              <w:jc w:val="left"/>
              <w:rPr>
                <w:sz w:val="21"/>
              </w:rPr>
            </w:pPr>
            <w:r>
              <w:rPr>
                <w:sz w:val="21"/>
                <w:szCs w:val="21"/>
              </w:rPr>
              <w:t>缺陷边界</w:t>
            </w:r>
          </w:p>
        </w:tc>
        <w:tc>
          <w:tcPr>
            <w:tcW w:w="1283" w:type="dxa"/>
            <w:vAlign w:val="center"/>
          </w:tcPr>
          <w:p w14:paraId="4B34F0A3">
            <w:pPr>
              <w:snapToGrid w:val="0"/>
              <w:spacing w:before="70" w:after="70" w:line="240" w:lineRule="auto"/>
              <w:ind w:firstLine="0"/>
              <w:jc w:val="center"/>
              <w:rPr>
                <w:sz w:val="21"/>
              </w:rPr>
            </w:pPr>
            <w:r>
              <w:rPr>
                <w:sz w:val="21"/>
                <w:szCs w:val="21"/>
              </w:rPr>
              <w:t>黄</w:t>
            </w:r>
          </w:p>
        </w:tc>
        <w:tc>
          <w:tcPr>
            <w:tcW w:w="1283" w:type="dxa"/>
            <w:vAlign w:val="center"/>
          </w:tcPr>
          <w:p w14:paraId="490078ED">
            <w:pPr>
              <w:snapToGrid w:val="0"/>
              <w:spacing w:before="70" w:after="70" w:line="240" w:lineRule="auto"/>
              <w:ind w:firstLine="0"/>
              <w:jc w:val="center"/>
              <w:rPr>
                <w:sz w:val="21"/>
              </w:rPr>
            </w:pPr>
            <w:r>
              <w:rPr>
                <w:sz w:val="21"/>
                <w:szCs w:val="21"/>
              </w:rPr>
              <w:t>实线</w:t>
            </w:r>
          </w:p>
        </w:tc>
      </w:tr>
      <w:tr w14:paraId="34E6C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5D69B422">
            <w:pPr>
              <w:snapToGrid w:val="0"/>
              <w:spacing w:before="70" w:after="70" w:line="240" w:lineRule="auto"/>
              <w:ind w:firstLine="0"/>
              <w:jc w:val="left"/>
              <w:rPr>
                <w:sz w:val="21"/>
              </w:rPr>
            </w:pPr>
            <w:r>
              <w:rPr>
                <w:sz w:val="21"/>
                <w:szCs w:val="21"/>
              </w:rPr>
              <w:t>DEF-TEXT</w:t>
            </w:r>
          </w:p>
        </w:tc>
        <w:tc>
          <w:tcPr>
            <w:tcW w:w="3372" w:type="dxa"/>
            <w:vAlign w:val="center"/>
          </w:tcPr>
          <w:p w14:paraId="3B3053F1">
            <w:pPr>
              <w:snapToGrid w:val="0"/>
              <w:spacing w:before="70" w:after="70" w:line="240" w:lineRule="auto"/>
              <w:ind w:firstLine="0"/>
              <w:jc w:val="left"/>
              <w:rPr>
                <w:sz w:val="21"/>
              </w:rPr>
            </w:pPr>
            <w:r>
              <w:rPr>
                <w:sz w:val="21"/>
                <w:szCs w:val="21"/>
              </w:rPr>
              <w:t>编号与尺寸标注</w:t>
            </w:r>
          </w:p>
        </w:tc>
        <w:tc>
          <w:tcPr>
            <w:tcW w:w="1283" w:type="dxa"/>
            <w:vAlign w:val="center"/>
          </w:tcPr>
          <w:p w14:paraId="48112B5A">
            <w:pPr>
              <w:snapToGrid w:val="0"/>
              <w:spacing w:before="70" w:after="70" w:line="240" w:lineRule="auto"/>
              <w:ind w:firstLine="0"/>
              <w:jc w:val="center"/>
              <w:rPr>
                <w:sz w:val="21"/>
              </w:rPr>
            </w:pPr>
            <w:r>
              <w:rPr>
                <w:sz w:val="21"/>
                <w:szCs w:val="21"/>
              </w:rPr>
              <w:t>白</w:t>
            </w:r>
          </w:p>
        </w:tc>
        <w:tc>
          <w:tcPr>
            <w:tcW w:w="1283" w:type="dxa"/>
            <w:vAlign w:val="center"/>
          </w:tcPr>
          <w:p w14:paraId="55B8FDA0">
            <w:pPr>
              <w:snapToGrid w:val="0"/>
              <w:spacing w:before="70" w:after="70" w:line="240" w:lineRule="auto"/>
              <w:ind w:firstLine="0"/>
              <w:jc w:val="center"/>
              <w:rPr>
                <w:sz w:val="21"/>
              </w:rPr>
            </w:pPr>
            <w:r>
              <w:rPr>
                <w:sz w:val="21"/>
                <w:szCs w:val="21"/>
              </w:rPr>
              <w:t>实线</w:t>
            </w:r>
          </w:p>
        </w:tc>
      </w:tr>
      <w:tr w14:paraId="7B506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153F26A3">
            <w:pPr>
              <w:snapToGrid w:val="0"/>
              <w:spacing w:before="70" w:after="70" w:line="240" w:lineRule="auto"/>
              <w:ind w:firstLine="0"/>
              <w:jc w:val="left"/>
              <w:rPr>
                <w:sz w:val="21"/>
              </w:rPr>
            </w:pPr>
            <w:r>
              <w:rPr>
                <w:sz w:val="21"/>
                <w:szCs w:val="21"/>
              </w:rPr>
              <w:t>DEF-HATCH</w:t>
            </w:r>
          </w:p>
        </w:tc>
        <w:tc>
          <w:tcPr>
            <w:tcW w:w="3372" w:type="dxa"/>
            <w:vAlign w:val="center"/>
          </w:tcPr>
          <w:p w14:paraId="32B9E52D">
            <w:pPr>
              <w:snapToGrid w:val="0"/>
              <w:spacing w:before="70" w:after="70" w:line="240" w:lineRule="auto"/>
              <w:ind w:firstLine="0"/>
              <w:jc w:val="left"/>
              <w:rPr>
                <w:sz w:val="21"/>
              </w:rPr>
            </w:pPr>
            <w:r>
              <w:rPr>
                <w:sz w:val="21"/>
                <w:szCs w:val="21"/>
              </w:rPr>
              <w:t>缺陷填充</w:t>
            </w:r>
          </w:p>
        </w:tc>
        <w:tc>
          <w:tcPr>
            <w:tcW w:w="1283" w:type="dxa"/>
            <w:vAlign w:val="center"/>
          </w:tcPr>
          <w:p w14:paraId="2099BE66">
            <w:pPr>
              <w:snapToGrid w:val="0"/>
              <w:spacing w:before="70" w:after="70" w:line="240" w:lineRule="auto"/>
              <w:ind w:firstLine="0"/>
              <w:jc w:val="center"/>
              <w:rPr>
                <w:sz w:val="21"/>
              </w:rPr>
            </w:pPr>
            <w:r>
              <w:rPr>
                <w:sz w:val="21"/>
                <w:szCs w:val="21"/>
              </w:rPr>
              <w:t>8</w:t>
            </w:r>
          </w:p>
        </w:tc>
        <w:tc>
          <w:tcPr>
            <w:tcW w:w="1283" w:type="dxa"/>
            <w:vAlign w:val="center"/>
          </w:tcPr>
          <w:p w14:paraId="452A1ABB">
            <w:pPr>
              <w:snapToGrid w:val="0"/>
              <w:spacing w:before="70" w:after="70" w:line="240" w:lineRule="auto"/>
              <w:ind w:firstLine="0"/>
              <w:jc w:val="center"/>
              <w:rPr>
                <w:sz w:val="21"/>
              </w:rPr>
            </w:pPr>
            <w:r>
              <w:rPr>
                <w:sz w:val="21"/>
                <w:szCs w:val="21"/>
              </w:rPr>
              <w:t>实线</w:t>
            </w:r>
          </w:p>
        </w:tc>
      </w:tr>
      <w:tr w14:paraId="0AD23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55FE8C57">
            <w:pPr>
              <w:snapToGrid w:val="0"/>
              <w:spacing w:before="70" w:after="70" w:line="240" w:lineRule="auto"/>
              <w:ind w:firstLine="0"/>
              <w:jc w:val="left"/>
              <w:rPr>
                <w:sz w:val="21"/>
              </w:rPr>
            </w:pPr>
            <w:r>
              <w:rPr>
                <w:sz w:val="21"/>
                <w:szCs w:val="21"/>
              </w:rPr>
              <w:t>GRID</w:t>
            </w:r>
          </w:p>
        </w:tc>
        <w:tc>
          <w:tcPr>
            <w:tcW w:w="3372" w:type="dxa"/>
            <w:vAlign w:val="center"/>
          </w:tcPr>
          <w:p w14:paraId="215AB9C1">
            <w:pPr>
              <w:snapToGrid w:val="0"/>
              <w:spacing w:before="70" w:after="70" w:line="240" w:lineRule="auto"/>
              <w:ind w:firstLine="0"/>
              <w:jc w:val="left"/>
              <w:rPr>
                <w:sz w:val="21"/>
              </w:rPr>
            </w:pPr>
            <w:r>
              <w:rPr>
                <w:sz w:val="21"/>
                <w:szCs w:val="21"/>
              </w:rPr>
              <w:t>分缝与桩号</w:t>
            </w:r>
          </w:p>
        </w:tc>
        <w:tc>
          <w:tcPr>
            <w:tcW w:w="1283" w:type="dxa"/>
            <w:vAlign w:val="center"/>
          </w:tcPr>
          <w:p w14:paraId="3094D3EA">
            <w:pPr>
              <w:snapToGrid w:val="0"/>
              <w:spacing w:before="70" w:after="70" w:line="240" w:lineRule="auto"/>
              <w:ind w:firstLine="0"/>
              <w:jc w:val="center"/>
              <w:rPr>
                <w:sz w:val="21"/>
              </w:rPr>
            </w:pPr>
            <w:r>
              <w:rPr>
                <w:sz w:val="21"/>
                <w:szCs w:val="21"/>
              </w:rPr>
              <w:t>青</w:t>
            </w:r>
          </w:p>
        </w:tc>
        <w:tc>
          <w:tcPr>
            <w:tcW w:w="1283" w:type="dxa"/>
            <w:vAlign w:val="center"/>
          </w:tcPr>
          <w:p w14:paraId="589297B1">
            <w:pPr>
              <w:snapToGrid w:val="0"/>
              <w:spacing w:before="70" w:after="70" w:line="240" w:lineRule="auto"/>
              <w:ind w:firstLine="0"/>
              <w:jc w:val="center"/>
              <w:rPr>
                <w:sz w:val="21"/>
              </w:rPr>
            </w:pPr>
            <w:r>
              <w:rPr>
                <w:sz w:val="21"/>
                <w:szCs w:val="21"/>
              </w:rPr>
              <w:t>虚线</w:t>
            </w:r>
          </w:p>
        </w:tc>
      </w:tr>
      <w:tr w14:paraId="1AB60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62" w:type="dxa"/>
            <w:vAlign w:val="center"/>
          </w:tcPr>
          <w:p w14:paraId="3DF188BA">
            <w:pPr>
              <w:snapToGrid w:val="0"/>
              <w:spacing w:before="70" w:after="70" w:line="240" w:lineRule="auto"/>
              <w:ind w:firstLine="0"/>
              <w:jc w:val="left"/>
              <w:rPr>
                <w:sz w:val="21"/>
              </w:rPr>
            </w:pPr>
            <w:r>
              <w:rPr>
                <w:sz w:val="21"/>
                <w:szCs w:val="21"/>
              </w:rPr>
              <w:t>FRAME</w:t>
            </w:r>
          </w:p>
        </w:tc>
        <w:tc>
          <w:tcPr>
            <w:tcW w:w="3372" w:type="dxa"/>
            <w:vAlign w:val="center"/>
          </w:tcPr>
          <w:p w14:paraId="76170CA7">
            <w:pPr>
              <w:snapToGrid w:val="0"/>
              <w:spacing w:before="70" w:after="70" w:line="240" w:lineRule="auto"/>
              <w:ind w:firstLine="0"/>
              <w:jc w:val="left"/>
              <w:rPr>
                <w:sz w:val="21"/>
              </w:rPr>
            </w:pPr>
            <w:r>
              <w:rPr>
                <w:sz w:val="21"/>
                <w:szCs w:val="21"/>
              </w:rPr>
              <w:t>图框标题栏</w:t>
            </w:r>
          </w:p>
        </w:tc>
        <w:tc>
          <w:tcPr>
            <w:tcW w:w="1283" w:type="dxa"/>
            <w:vAlign w:val="center"/>
          </w:tcPr>
          <w:p w14:paraId="6D4D4EA3">
            <w:pPr>
              <w:snapToGrid w:val="0"/>
              <w:spacing w:before="70" w:after="70" w:line="240" w:lineRule="auto"/>
              <w:ind w:firstLine="0"/>
              <w:jc w:val="center"/>
              <w:rPr>
                <w:sz w:val="21"/>
              </w:rPr>
            </w:pPr>
            <w:r>
              <w:rPr>
                <w:sz w:val="21"/>
                <w:szCs w:val="21"/>
              </w:rPr>
              <w:t>白</w:t>
            </w:r>
          </w:p>
        </w:tc>
        <w:tc>
          <w:tcPr>
            <w:tcW w:w="1283" w:type="dxa"/>
            <w:vAlign w:val="center"/>
          </w:tcPr>
          <w:p w14:paraId="49CEB9AD">
            <w:pPr>
              <w:snapToGrid w:val="0"/>
              <w:spacing w:before="70" w:after="70" w:line="240" w:lineRule="auto"/>
              <w:ind w:firstLine="0"/>
              <w:jc w:val="center"/>
              <w:rPr>
                <w:sz w:val="21"/>
              </w:rPr>
            </w:pPr>
            <w:r>
              <w:rPr>
                <w:sz w:val="21"/>
                <w:szCs w:val="21"/>
              </w:rPr>
              <w:t>实线</w:t>
            </w:r>
          </w:p>
        </w:tc>
      </w:tr>
    </w:tbl>
    <w:p w14:paraId="538814F8">
      <w:pPr>
        <w:spacing w:line="240" w:lineRule="auto"/>
      </w:pPr>
    </w:p>
    <w:p w14:paraId="26995439">
      <w:r>
        <w:rPr>
          <w:b/>
        </w:rPr>
        <w:t>（3）自动布点与避让。</w:t>
      </w:r>
      <w:r>
        <w:t xml:space="preserve"> 布点位置取缺陷几何中心；标注文字沿法向外移，遇重叠时按</w:t>
      </w:r>
      <w:r>
        <w:rPr>
          <w:rFonts w:hint="eastAsia"/>
        </w:rPr>
        <w:t>“</w:t>
      </w:r>
      <w:r>
        <w:t>上</w:t>
      </w:r>
      <w:r>
        <w:rPr>
          <w:rFonts w:hint="eastAsia"/>
        </w:rPr>
        <w:t>-</w:t>
      </w:r>
      <w:r>
        <w:t>右</w:t>
      </w:r>
      <w:r>
        <w:rPr>
          <w:rFonts w:hint="eastAsia"/>
        </w:rPr>
        <w:t>-</w:t>
      </w:r>
      <w:r>
        <w:t>下</w:t>
      </w:r>
      <w:r>
        <w:rPr>
          <w:rFonts w:hint="eastAsia"/>
        </w:rPr>
        <w:t>-</w:t>
      </w:r>
      <w:r>
        <w:t>左</w:t>
      </w:r>
      <w:r>
        <w:rPr>
          <w:rFonts w:hint="eastAsia"/>
        </w:rPr>
        <w:t>”</w:t>
      </w:r>
      <w:r>
        <w:t>顺序试探，最多尝试 8 个方位；引出线采用最短路径且避免穿越缺陷边界。</w:t>
      </w:r>
    </w:p>
    <w:p w14:paraId="6340D849">
      <w:r>
        <w:rPr>
          <w:b/>
        </w:rPr>
        <w:t>（4）质量要求。</w:t>
      </w:r>
      <w:r>
        <w:t xml:space="preserve"> 图面不重叠、不压线、编号与汇总表一一对应；输出前自动检查未闭合多段线与空块属性，检查报告随图归档。生成后仍保留人工调整环节，确保满足甲方个性化要求。</w:t>
      </w:r>
    </w:p>
    <w:p w14:paraId="49B65098">
      <w:pPr>
        <w:ind w:firstLine="0"/>
        <w:jc w:val="center"/>
      </w:pPr>
      <w:r>
        <w:drawing>
          <wp:inline distT="0" distB="0" distL="0" distR="0">
            <wp:extent cx="5588000" cy="726440"/>
            <wp:effectExtent l="0" t="0" r="5080" b="5080"/>
            <wp:docPr id="1492723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23417" name="图片 1"/>
                    <pic:cNvPicPr>
                      <a:picLocks noChangeAspect="1"/>
                    </pic:cNvPicPr>
                  </pic:nvPicPr>
                  <pic:blipFill>
                    <a:blip r:embed="rId76"/>
                    <a:stretch>
                      <a:fillRect/>
                    </a:stretch>
                  </pic:blipFill>
                  <pic:spPr>
                    <a:xfrm>
                      <a:off x="0" y="0"/>
                      <a:ext cx="5596377" cy="727914"/>
                    </a:xfrm>
                    <a:prstGeom prst="rect">
                      <a:avLst/>
                    </a:prstGeom>
                  </pic:spPr>
                </pic:pic>
              </a:graphicData>
            </a:graphic>
          </wp:inline>
        </w:drawing>
      </w:r>
    </w:p>
    <w:p w14:paraId="723EBC85">
      <w:pPr>
        <w:spacing w:after="200" w:line="280" w:lineRule="auto"/>
        <w:ind w:firstLine="0"/>
        <w:jc w:val="center"/>
      </w:pPr>
      <w:r>
        <w:rPr>
          <w:sz w:val="21"/>
          <w:szCs w:val="21"/>
        </w:rPr>
        <w:t>图 2-2</w:t>
      </w:r>
      <w:r>
        <w:rPr>
          <w:rFonts w:hint="eastAsia"/>
          <w:sz w:val="21"/>
          <w:szCs w:val="21"/>
        </w:rPr>
        <w:t>2</w:t>
      </w:r>
      <w:r>
        <w:rPr>
          <w:sz w:val="21"/>
          <w:szCs w:val="21"/>
        </w:rPr>
        <w:t xml:space="preserve">  DWG 检查记录图自动生成</w:t>
      </w:r>
    </w:p>
    <w:p w14:paraId="6BD32A55">
      <w:pPr>
        <w:pStyle w:val="6"/>
      </w:pPr>
      <w:r>
        <w:rPr>
          <w:szCs w:val="32"/>
        </w:rPr>
        <w:t>2.5.3.34 跨年度数据对比分析模块</w:t>
      </w:r>
    </w:p>
    <w:p w14:paraId="1F0BEE00">
      <w:r>
        <w:rPr>
          <w:b/>
        </w:rPr>
        <w:t>（1）对比对象。</w:t>
      </w:r>
      <w:r>
        <w:t xml:space="preserve"> 支持三类对比：修前与修后、本年度与上一年度、本期与历史任一年度。</w:t>
      </w:r>
    </w:p>
    <w:p w14:paraId="27B637DD">
      <w:r>
        <w:rPr>
          <w:b/>
        </w:rPr>
        <w:t>（2）对比方法。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4"/>
        <w:gridCol w:w="3483"/>
        <w:gridCol w:w="2621"/>
        <w:gridCol w:w="1362"/>
      </w:tblGrid>
      <w:tr w14:paraId="5F14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34" w:type="dxa"/>
            <w:shd w:val="clear" w:color="auto" w:fill="E7E6E6"/>
            <w:vAlign w:val="center"/>
          </w:tcPr>
          <w:p w14:paraId="1489E62A">
            <w:pPr>
              <w:snapToGrid w:val="0"/>
              <w:spacing w:before="70" w:after="70" w:line="240" w:lineRule="auto"/>
              <w:ind w:firstLine="0"/>
              <w:jc w:val="center"/>
              <w:rPr>
                <w:b/>
                <w:sz w:val="21"/>
              </w:rPr>
            </w:pPr>
            <w:r>
              <w:rPr>
                <w:b/>
                <w:sz w:val="21"/>
                <w:szCs w:val="21"/>
              </w:rPr>
              <w:t>对比维度</w:t>
            </w:r>
          </w:p>
        </w:tc>
        <w:tc>
          <w:tcPr>
            <w:tcW w:w="3483" w:type="dxa"/>
            <w:shd w:val="clear" w:color="auto" w:fill="E7E6E6"/>
            <w:vAlign w:val="center"/>
          </w:tcPr>
          <w:p w14:paraId="094F9AAD">
            <w:pPr>
              <w:snapToGrid w:val="0"/>
              <w:spacing w:before="70" w:after="70" w:line="240" w:lineRule="auto"/>
              <w:ind w:firstLine="0"/>
              <w:jc w:val="center"/>
              <w:rPr>
                <w:b/>
                <w:sz w:val="21"/>
              </w:rPr>
            </w:pPr>
            <w:r>
              <w:rPr>
                <w:b/>
                <w:sz w:val="21"/>
                <w:szCs w:val="21"/>
              </w:rPr>
              <w:t>方法</w:t>
            </w:r>
          </w:p>
        </w:tc>
        <w:tc>
          <w:tcPr>
            <w:tcW w:w="2621" w:type="dxa"/>
            <w:shd w:val="clear" w:color="auto" w:fill="E7E6E6"/>
            <w:vAlign w:val="center"/>
          </w:tcPr>
          <w:p w14:paraId="4DED81EA">
            <w:pPr>
              <w:snapToGrid w:val="0"/>
              <w:spacing w:before="70" w:after="70" w:line="240" w:lineRule="auto"/>
              <w:ind w:firstLine="0"/>
              <w:jc w:val="center"/>
              <w:rPr>
                <w:b/>
                <w:sz w:val="21"/>
              </w:rPr>
            </w:pPr>
            <w:r>
              <w:rPr>
                <w:b/>
                <w:sz w:val="21"/>
                <w:szCs w:val="21"/>
              </w:rPr>
              <w:t>输出</w:t>
            </w:r>
          </w:p>
        </w:tc>
        <w:tc>
          <w:tcPr>
            <w:tcW w:w="1362" w:type="dxa"/>
            <w:shd w:val="clear" w:color="auto" w:fill="E7E6E6"/>
            <w:vAlign w:val="center"/>
          </w:tcPr>
          <w:p w14:paraId="2B9DC826">
            <w:pPr>
              <w:snapToGrid w:val="0"/>
              <w:spacing w:before="70" w:after="70" w:line="240" w:lineRule="auto"/>
              <w:ind w:firstLine="0"/>
              <w:jc w:val="center"/>
              <w:rPr>
                <w:b/>
                <w:sz w:val="21"/>
              </w:rPr>
            </w:pPr>
            <w:r>
              <w:rPr>
                <w:b/>
                <w:sz w:val="21"/>
                <w:szCs w:val="21"/>
              </w:rPr>
              <w:t>精度</w:t>
            </w:r>
          </w:p>
        </w:tc>
      </w:tr>
      <w:tr w14:paraId="4CABD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4" w:type="dxa"/>
            <w:vAlign w:val="center"/>
          </w:tcPr>
          <w:p w14:paraId="224252D1">
            <w:pPr>
              <w:snapToGrid w:val="0"/>
              <w:spacing w:before="70" w:after="70" w:line="240" w:lineRule="auto"/>
              <w:ind w:firstLine="0"/>
              <w:jc w:val="left"/>
              <w:rPr>
                <w:sz w:val="21"/>
              </w:rPr>
            </w:pPr>
            <w:r>
              <w:rPr>
                <w:sz w:val="21"/>
                <w:szCs w:val="21"/>
              </w:rPr>
              <w:t>绝对高程</w:t>
            </w:r>
          </w:p>
        </w:tc>
        <w:tc>
          <w:tcPr>
            <w:tcW w:w="3483" w:type="dxa"/>
            <w:vAlign w:val="center"/>
          </w:tcPr>
          <w:p w14:paraId="656FEBA6">
            <w:pPr>
              <w:snapToGrid w:val="0"/>
              <w:spacing w:before="70" w:after="70" w:line="240" w:lineRule="auto"/>
              <w:ind w:firstLine="0"/>
              <w:jc w:val="left"/>
              <w:rPr>
                <w:sz w:val="21"/>
              </w:rPr>
            </w:pPr>
            <w:r>
              <w:rPr>
                <w:sz w:val="21"/>
                <w:szCs w:val="21"/>
              </w:rPr>
              <w:t>统一基准下的点云高程差分</w:t>
            </w:r>
          </w:p>
        </w:tc>
        <w:tc>
          <w:tcPr>
            <w:tcW w:w="2621" w:type="dxa"/>
            <w:vAlign w:val="center"/>
          </w:tcPr>
          <w:p w14:paraId="11B02356">
            <w:pPr>
              <w:snapToGrid w:val="0"/>
              <w:spacing w:before="70" w:after="70" w:line="240" w:lineRule="auto"/>
              <w:ind w:firstLine="0"/>
              <w:jc w:val="left"/>
              <w:rPr>
                <w:sz w:val="21"/>
              </w:rPr>
            </w:pPr>
            <w:r>
              <w:rPr>
                <w:sz w:val="21"/>
                <w:szCs w:val="21"/>
              </w:rPr>
              <w:t>高程差云图、统计表</w:t>
            </w:r>
          </w:p>
        </w:tc>
        <w:tc>
          <w:tcPr>
            <w:tcW w:w="1362" w:type="dxa"/>
            <w:vAlign w:val="center"/>
          </w:tcPr>
          <w:p w14:paraId="2D486087">
            <w:pPr>
              <w:snapToGrid w:val="0"/>
              <w:spacing w:before="70" w:after="70" w:line="240" w:lineRule="auto"/>
              <w:ind w:firstLine="0"/>
              <w:jc w:val="left"/>
              <w:rPr>
                <w:sz w:val="21"/>
              </w:rPr>
            </w:pPr>
            <w:r>
              <w:rPr>
                <w:sz w:val="21"/>
                <w:szCs w:val="21"/>
              </w:rPr>
              <w:t>≤2 mm</w:t>
            </w:r>
          </w:p>
        </w:tc>
      </w:tr>
      <w:tr w14:paraId="733EE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4" w:type="dxa"/>
            <w:vAlign w:val="center"/>
          </w:tcPr>
          <w:p w14:paraId="784C3CE5">
            <w:pPr>
              <w:snapToGrid w:val="0"/>
              <w:spacing w:before="70" w:after="70" w:line="240" w:lineRule="auto"/>
              <w:ind w:firstLine="0"/>
              <w:jc w:val="left"/>
              <w:rPr>
                <w:sz w:val="21"/>
              </w:rPr>
            </w:pPr>
            <w:r>
              <w:rPr>
                <w:sz w:val="21"/>
                <w:szCs w:val="21"/>
              </w:rPr>
              <w:t>几何形貌</w:t>
            </w:r>
          </w:p>
        </w:tc>
        <w:tc>
          <w:tcPr>
            <w:tcW w:w="3483" w:type="dxa"/>
            <w:vAlign w:val="center"/>
          </w:tcPr>
          <w:p w14:paraId="1FC92317">
            <w:pPr>
              <w:snapToGrid w:val="0"/>
              <w:spacing w:before="70" w:after="70" w:line="240" w:lineRule="auto"/>
              <w:ind w:firstLine="0"/>
              <w:jc w:val="left"/>
              <w:rPr>
                <w:sz w:val="21"/>
              </w:rPr>
            </w:pPr>
            <w:r>
              <w:rPr>
                <w:sz w:val="21"/>
                <w:szCs w:val="21"/>
              </w:rPr>
              <w:t>网格模型 M3C2 距离计算</w:t>
            </w:r>
          </w:p>
        </w:tc>
        <w:tc>
          <w:tcPr>
            <w:tcW w:w="2621" w:type="dxa"/>
            <w:vAlign w:val="center"/>
          </w:tcPr>
          <w:p w14:paraId="0253F39D">
            <w:pPr>
              <w:snapToGrid w:val="0"/>
              <w:spacing w:before="70" w:after="70" w:line="240" w:lineRule="auto"/>
              <w:ind w:firstLine="0"/>
              <w:jc w:val="left"/>
              <w:rPr>
                <w:sz w:val="21"/>
              </w:rPr>
            </w:pPr>
            <w:r>
              <w:rPr>
                <w:sz w:val="21"/>
                <w:szCs w:val="21"/>
              </w:rPr>
              <w:t>变化量云图</w:t>
            </w:r>
          </w:p>
        </w:tc>
        <w:tc>
          <w:tcPr>
            <w:tcW w:w="1362" w:type="dxa"/>
            <w:vAlign w:val="center"/>
          </w:tcPr>
          <w:p w14:paraId="69B581BC">
            <w:pPr>
              <w:snapToGrid w:val="0"/>
              <w:spacing w:before="70" w:after="70" w:line="240" w:lineRule="auto"/>
              <w:ind w:firstLine="0"/>
              <w:jc w:val="left"/>
              <w:rPr>
                <w:sz w:val="21"/>
              </w:rPr>
            </w:pPr>
            <w:r>
              <w:rPr>
                <w:sz w:val="21"/>
                <w:szCs w:val="21"/>
              </w:rPr>
              <w:t>≤2 mm</w:t>
            </w:r>
          </w:p>
        </w:tc>
      </w:tr>
      <w:tr w14:paraId="0C42F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4" w:type="dxa"/>
            <w:vAlign w:val="center"/>
          </w:tcPr>
          <w:p w14:paraId="50854867">
            <w:pPr>
              <w:snapToGrid w:val="0"/>
              <w:spacing w:before="70" w:after="70" w:line="240" w:lineRule="auto"/>
              <w:ind w:firstLine="0"/>
              <w:jc w:val="left"/>
              <w:rPr>
                <w:sz w:val="21"/>
              </w:rPr>
            </w:pPr>
            <w:r>
              <w:rPr>
                <w:sz w:val="21"/>
                <w:szCs w:val="21"/>
              </w:rPr>
              <w:t>纹理</w:t>
            </w:r>
          </w:p>
        </w:tc>
        <w:tc>
          <w:tcPr>
            <w:tcW w:w="3483" w:type="dxa"/>
            <w:vAlign w:val="center"/>
          </w:tcPr>
          <w:p w14:paraId="24378424">
            <w:pPr>
              <w:snapToGrid w:val="0"/>
              <w:spacing w:before="70" w:after="70" w:line="240" w:lineRule="auto"/>
              <w:ind w:firstLine="0"/>
              <w:jc w:val="left"/>
              <w:rPr>
                <w:sz w:val="21"/>
              </w:rPr>
            </w:pPr>
            <w:r>
              <w:rPr>
                <w:sz w:val="21"/>
                <w:szCs w:val="21"/>
              </w:rPr>
              <w:t>影像配准后差分/目视对比</w:t>
            </w:r>
          </w:p>
        </w:tc>
        <w:tc>
          <w:tcPr>
            <w:tcW w:w="2621" w:type="dxa"/>
            <w:vAlign w:val="center"/>
          </w:tcPr>
          <w:p w14:paraId="00D52210">
            <w:pPr>
              <w:snapToGrid w:val="0"/>
              <w:spacing w:before="70" w:after="70" w:line="240" w:lineRule="auto"/>
              <w:ind w:firstLine="0"/>
              <w:jc w:val="left"/>
              <w:rPr>
                <w:sz w:val="21"/>
              </w:rPr>
            </w:pPr>
            <w:r>
              <w:rPr>
                <w:sz w:val="21"/>
                <w:szCs w:val="21"/>
              </w:rPr>
              <w:t>对比图册</w:t>
            </w:r>
          </w:p>
        </w:tc>
        <w:tc>
          <w:tcPr>
            <w:tcW w:w="1362" w:type="dxa"/>
            <w:vAlign w:val="center"/>
          </w:tcPr>
          <w:p w14:paraId="0B887025">
            <w:pPr>
              <w:snapToGrid w:val="0"/>
              <w:spacing w:before="70" w:after="70" w:line="240" w:lineRule="auto"/>
              <w:ind w:firstLine="0"/>
              <w:jc w:val="left"/>
              <w:rPr>
                <w:sz w:val="21"/>
              </w:rPr>
            </w:pPr>
            <w:r>
              <w:rPr>
                <w:sz w:val="21"/>
                <w:szCs w:val="21"/>
              </w:rPr>
              <w:t>目视</w:t>
            </w:r>
          </w:p>
        </w:tc>
      </w:tr>
      <w:tr w14:paraId="06713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4" w:type="dxa"/>
            <w:vAlign w:val="center"/>
          </w:tcPr>
          <w:p w14:paraId="7FBD6011">
            <w:pPr>
              <w:snapToGrid w:val="0"/>
              <w:spacing w:before="70" w:after="70" w:line="240" w:lineRule="auto"/>
              <w:ind w:firstLine="0"/>
              <w:jc w:val="left"/>
              <w:rPr>
                <w:sz w:val="21"/>
              </w:rPr>
            </w:pPr>
            <w:r>
              <w:rPr>
                <w:sz w:val="21"/>
                <w:szCs w:val="21"/>
              </w:rPr>
              <w:t>缺陷</w:t>
            </w:r>
          </w:p>
        </w:tc>
        <w:tc>
          <w:tcPr>
            <w:tcW w:w="3483" w:type="dxa"/>
            <w:vAlign w:val="center"/>
          </w:tcPr>
          <w:p w14:paraId="1F1B5FAE">
            <w:pPr>
              <w:snapToGrid w:val="0"/>
              <w:spacing w:before="70" w:after="70" w:line="240" w:lineRule="auto"/>
              <w:ind w:firstLine="0"/>
              <w:jc w:val="left"/>
              <w:rPr>
                <w:sz w:val="21"/>
              </w:rPr>
            </w:pPr>
            <w:r>
              <w:rPr>
                <w:sz w:val="21"/>
                <w:szCs w:val="21"/>
              </w:rPr>
              <w:t>按编号/位置匹配 + 变化判别</w:t>
            </w:r>
          </w:p>
        </w:tc>
        <w:tc>
          <w:tcPr>
            <w:tcW w:w="2621" w:type="dxa"/>
            <w:vAlign w:val="center"/>
          </w:tcPr>
          <w:p w14:paraId="78325CDD">
            <w:pPr>
              <w:snapToGrid w:val="0"/>
              <w:spacing w:before="70" w:after="70" w:line="240" w:lineRule="auto"/>
              <w:ind w:firstLine="0"/>
              <w:jc w:val="left"/>
              <w:rPr>
                <w:sz w:val="21"/>
              </w:rPr>
            </w:pPr>
            <w:r>
              <w:rPr>
                <w:sz w:val="21"/>
                <w:szCs w:val="21"/>
              </w:rPr>
              <w:t>新增/扩展/稳定清单</w:t>
            </w:r>
          </w:p>
        </w:tc>
        <w:tc>
          <w:tcPr>
            <w:tcW w:w="1362" w:type="dxa"/>
            <w:vAlign w:val="center"/>
          </w:tcPr>
          <w:p w14:paraId="3F219581">
            <w:pPr>
              <w:snapToGrid w:val="0"/>
              <w:spacing w:before="70" w:after="70" w:line="240" w:lineRule="auto"/>
              <w:ind w:firstLine="0"/>
              <w:jc w:val="left"/>
              <w:rPr>
                <w:sz w:val="21"/>
              </w:rPr>
            </w:pPr>
            <w:r>
              <w:rPr>
                <w:sz w:val="21"/>
                <w:szCs w:val="21"/>
              </w:rPr>
              <w:t>依量测</w:t>
            </w:r>
          </w:p>
        </w:tc>
      </w:tr>
      <w:tr w14:paraId="6346F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4" w:type="dxa"/>
            <w:vAlign w:val="center"/>
          </w:tcPr>
          <w:p w14:paraId="41201FB0">
            <w:pPr>
              <w:snapToGrid w:val="0"/>
              <w:spacing w:before="70" w:after="70" w:line="240" w:lineRule="auto"/>
              <w:ind w:firstLine="0"/>
              <w:jc w:val="left"/>
              <w:rPr>
                <w:sz w:val="21"/>
              </w:rPr>
            </w:pPr>
            <w:r>
              <w:rPr>
                <w:sz w:val="21"/>
                <w:szCs w:val="21"/>
              </w:rPr>
              <w:t>体积</w:t>
            </w:r>
          </w:p>
        </w:tc>
        <w:tc>
          <w:tcPr>
            <w:tcW w:w="3483" w:type="dxa"/>
            <w:vAlign w:val="center"/>
          </w:tcPr>
          <w:p w14:paraId="086C79A2">
            <w:pPr>
              <w:snapToGrid w:val="0"/>
              <w:spacing w:before="70" w:after="70" w:line="240" w:lineRule="auto"/>
              <w:ind w:firstLine="0"/>
              <w:jc w:val="left"/>
              <w:rPr>
                <w:sz w:val="21"/>
              </w:rPr>
            </w:pPr>
            <w:r>
              <w:rPr>
                <w:sz w:val="21"/>
                <w:szCs w:val="21"/>
              </w:rPr>
              <w:t>分区体积差分</w:t>
            </w:r>
          </w:p>
        </w:tc>
        <w:tc>
          <w:tcPr>
            <w:tcW w:w="2621" w:type="dxa"/>
            <w:vAlign w:val="center"/>
          </w:tcPr>
          <w:p w14:paraId="4482F566">
            <w:pPr>
              <w:snapToGrid w:val="0"/>
              <w:spacing w:before="70" w:after="70" w:line="240" w:lineRule="auto"/>
              <w:ind w:firstLine="0"/>
              <w:jc w:val="left"/>
              <w:rPr>
                <w:sz w:val="21"/>
              </w:rPr>
            </w:pPr>
            <w:r>
              <w:rPr>
                <w:sz w:val="21"/>
                <w:szCs w:val="21"/>
              </w:rPr>
              <w:t>累计冲磨量</w:t>
            </w:r>
          </w:p>
        </w:tc>
        <w:tc>
          <w:tcPr>
            <w:tcW w:w="1362" w:type="dxa"/>
            <w:vAlign w:val="center"/>
          </w:tcPr>
          <w:p w14:paraId="6F0D10B6">
            <w:pPr>
              <w:snapToGrid w:val="0"/>
              <w:spacing w:before="70" w:after="70" w:line="240" w:lineRule="auto"/>
              <w:ind w:firstLine="0"/>
              <w:jc w:val="left"/>
              <w:rPr>
                <w:sz w:val="21"/>
              </w:rPr>
            </w:pPr>
            <w:r>
              <w:rPr>
                <w:sz w:val="21"/>
                <w:szCs w:val="21"/>
              </w:rPr>
              <w:t>≤0.005 m³</w:t>
            </w:r>
          </w:p>
        </w:tc>
      </w:tr>
    </w:tbl>
    <w:p w14:paraId="3516E8D1">
      <w:pPr>
        <w:spacing w:line="240" w:lineRule="auto"/>
      </w:pPr>
    </w:p>
    <w:p w14:paraId="4AEE62E8">
      <w:r>
        <w:rPr>
          <w:b/>
        </w:rPr>
        <w:t>（3）基准统一。</w:t>
      </w:r>
      <w:r>
        <w:t xml:space="preserve"> 对比前先做</w:t>
      </w:r>
      <w:r>
        <w:rPr>
          <w:rFonts w:hint="eastAsia"/>
        </w:rPr>
        <w:t>“</w:t>
      </w:r>
      <w:r>
        <w:t>三统一</w:t>
      </w:r>
      <w:r>
        <w:rPr>
          <w:rFonts w:hint="eastAsia"/>
        </w:rPr>
        <w:t>”</w:t>
      </w:r>
      <w:r>
        <w:t>：统一坐标框架（以首期控制网为基准）、统一缺陷编码（按附录编码规则）、统一成果格式（点云/网格/DWG 同构）。任一不统一则不进入对比，先做数据治理。</w:t>
      </w:r>
    </w:p>
    <w:p w14:paraId="365534F9">
      <w:r>
        <w:rPr>
          <w:b/>
        </w:rPr>
        <w:t>（4）可比性声明。</w:t>
      </w:r>
      <w:r>
        <w:t xml:space="preserve"> 每次对比输出《可比性说明》，列明两期数据的采集设备、精度、覆盖范围、基准来源与已知差异，凡不满足可比条件的结论均标注</w:t>
      </w:r>
      <w:r>
        <w:rPr>
          <w:rFonts w:hint="eastAsia"/>
        </w:rPr>
        <w:t>“</w:t>
      </w:r>
      <w:r>
        <w:t>仅供参考</w:t>
      </w:r>
      <w:r>
        <w:rPr>
          <w:rFonts w:hint="eastAsia"/>
        </w:rPr>
        <w:t>”</w:t>
      </w:r>
      <w:r>
        <w:t>，避免误用。</w:t>
      </w:r>
    </w:p>
    <w:p w14:paraId="7DDE145D">
      <w:pPr>
        <w:ind w:firstLine="0"/>
        <w:jc w:val="center"/>
      </w:pPr>
      <w:r>
        <w:drawing>
          <wp:inline distT="0" distB="0" distL="0" distR="0">
            <wp:extent cx="5124450" cy="642620"/>
            <wp:effectExtent l="0" t="0" r="11430" b="12700"/>
            <wp:docPr id="466140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40128" name="图片 1"/>
                    <pic:cNvPicPr>
                      <a:picLocks noChangeAspect="1"/>
                    </pic:cNvPicPr>
                  </pic:nvPicPr>
                  <pic:blipFill>
                    <a:blip r:embed="rId77"/>
                    <a:stretch>
                      <a:fillRect/>
                    </a:stretch>
                  </pic:blipFill>
                  <pic:spPr>
                    <a:xfrm>
                      <a:off x="0" y="0"/>
                      <a:ext cx="5146666" cy="645471"/>
                    </a:xfrm>
                    <a:prstGeom prst="rect">
                      <a:avLst/>
                    </a:prstGeom>
                  </pic:spPr>
                </pic:pic>
              </a:graphicData>
            </a:graphic>
          </wp:inline>
        </w:drawing>
      </w:r>
    </w:p>
    <w:p w14:paraId="4BC020CE">
      <w:pPr>
        <w:spacing w:after="200" w:line="280" w:lineRule="auto"/>
        <w:ind w:firstLine="0"/>
        <w:jc w:val="center"/>
      </w:pPr>
      <w:r>
        <w:rPr>
          <w:sz w:val="21"/>
          <w:szCs w:val="21"/>
        </w:rPr>
        <w:t>图 2-2</w:t>
      </w:r>
      <w:r>
        <w:rPr>
          <w:rFonts w:hint="eastAsia"/>
          <w:sz w:val="21"/>
          <w:szCs w:val="21"/>
        </w:rPr>
        <w:t>3</w:t>
      </w:r>
      <w:r>
        <w:rPr>
          <w:sz w:val="21"/>
          <w:szCs w:val="21"/>
        </w:rPr>
        <w:t xml:space="preserve">  跨年度对比分析流程</w:t>
      </w:r>
    </w:p>
    <w:p w14:paraId="24B763C4">
      <w:pPr>
        <w:pStyle w:val="6"/>
      </w:pPr>
      <w:r>
        <w:rPr>
          <w:szCs w:val="32"/>
        </w:rPr>
        <w:t>2.5.3.35 系统集成与联调测试</w:t>
      </w:r>
    </w:p>
    <w:p w14:paraId="2A7B2362">
      <w:r>
        <w:rPr>
          <w:b/>
        </w:rPr>
        <w:t>（1）集成对象与接口。</w:t>
      </w:r>
      <w:r>
        <w:t xml:space="preserve"> 软件需与跟踪器、扫描仪、AGV、全站仪、RTK、甲方业务系统对接，接口清单见第 3 章数据流设计。集成按</w:t>
      </w:r>
      <w:r>
        <w:rPr>
          <w:rFonts w:hint="eastAsia"/>
        </w:rPr>
        <w:t>“</w:t>
      </w:r>
      <w:r>
        <w:t>单设备</w:t>
      </w:r>
      <w:r>
        <w:rPr>
          <w:rFonts w:hint="eastAsia"/>
        </w:rPr>
        <w:t>-</w:t>
      </w:r>
      <w:r>
        <w:t>两两</w:t>
      </w:r>
      <w:r>
        <w:rPr>
          <w:rFonts w:hint="eastAsia"/>
        </w:rPr>
        <w:t>-</w:t>
      </w:r>
      <w:r>
        <w:t>全链路</w:t>
      </w:r>
      <w:r>
        <w:rPr>
          <w:rFonts w:hint="eastAsia"/>
        </w:rPr>
        <w:t>”</w:t>
      </w:r>
      <w:r>
        <w:t>三级推进。</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8"/>
        <w:gridCol w:w="3886"/>
        <w:gridCol w:w="3266"/>
      </w:tblGrid>
      <w:tr w14:paraId="0DECC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8" w:type="dxa"/>
            <w:shd w:val="clear" w:color="auto" w:fill="E7E6E6"/>
            <w:vAlign w:val="center"/>
          </w:tcPr>
          <w:p w14:paraId="51091D86">
            <w:pPr>
              <w:keepNext/>
              <w:snapToGrid w:val="0"/>
              <w:spacing w:before="70" w:after="70" w:line="240" w:lineRule="auto"/>
              <w:ind w:firstLine="0"/>
              <w:jc w:val="center"/>
              <w:rPr>
                <w:b/>
                <w:sz w:val="21"/>
              </w:rPr>
            </w:pPr>
            <w:r>
              <w:rPr>
                <w:b/>
                <w:sz w:val="21"/>
                <w:szCs w:val="21"/>
              </w:rPr>
              <w:t>阶段</w:t>
            </w:r>
          </w:p>
        </w:tc>
        <w:tc>
          <w:tcPr>
            <w:tcW w:w="3886" w:type="dxa"/>
            <w:shd w:val="clear" w:color="auto" w:fill="E7E6E6"/>
            <w:vAlign w:val="center"/>
          </w:tcPr>
          <w:p w14:paraId="65BE7CFD">
            <w:pPr>
              <w:keepNext/>
              <w:snapToGrid w:val="0"/>
              <w:spacing w:before="70" w:after="70" w:line="240" w:lineRule="auto"/>
              <w:ind w:firstLine="0"/>
              <w:jc w:val="center"/>
              <w:rPr>
                <w:b/>
                <w:sz w:val="21"/>
              </w:rPr>
            </w:pPr>
            <w:r>
              <w:rPr>
                <w:b/>
                <w:sz w:val="21"/>
                <w:szCs w:val="21"/>
              </w:rPr>
              <w:t>内容</w:t>
            </w:r>
          </w:p>
        </w:tc>
        <w:tc>
          <w:tcPr>
            <w:tcW w:w="3266" w:type="dxa"/>
            <w:shd w:val="clear" w:color="auto" w:fill="E7E6E6"/>
            <w:vAlign w:val="center"/>
          </w:tcPr>
          <w:p w14:paraId="57CDD18C">
            <w:pPr>
              <w:keepNext/>
              <w:snapToGrid w:val="0"/>
              <w:spacing w:before="70" w:after="70" w:line="240" w:lineRule="auto"/>
              <w:ind w:firstLine="0"/>
              <w:jc w:val="center"/>
              <w:rPr>
                <w:b/>
                <w:sz w:val="21"/>
              </w:rPr>
            </w:pPr>
            <w:r>
              <w:rPr>
                <w:b/>
                <w:sz w:val="21"/>
                <w:szCs w:val="21"/>
              </w:rPr>
              <w:t>通过标准</w:t>
            </w:r>
          </w:p>
        </w:tc>
      </w:tr>
      <w:tr w14:paraId="098C8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Align w:val="center"/>
          </w:tcPr>
          <w:p w14:paraId="4FA75800">
            <w:pPr>
              <w:keepNext/>
              <w:snapToGrid w:val="0"/>
              <w:spacing w:before="70" w:after="70" w:line="240" w:lineRule="auto"/>
              <w:ind w:firstLine="0"/>
              <w:jc w:val="center"/>
              <w:rPr>
                <w:sz w:val="21"/>
              </w:rPr>
            </w:pPr>
            <w:r>
              <w:rPr>
                <w:sz w:val="21"/>
                <w:szCs w:val="21"/>
              </w:rPr>
              <w:t>单设备联调</w:t>
            </w:r>
          </w:p>
        </w:tc>
        <w:tc>
          <w:tcPr>
            <w:tcW w:w="3886" w:type="dxa"/>
            <w:vAlign w:val="center"/>
          </w:tcPr>
          <w:p w14:paraId="61E7CF37">
            <w:pPr>
              <w:keepNext/>
              <w:snapToGrid w:val="0"/>
              <w:spacing w:before="70" w:after="70" w:line="240" w:lineRule="auto"/>
              <w:ind w:firstLine="0"/>
              <w:jc w:val="left"/>
              <w:rPr>
                <w:sz w:val="21"/>
              </w:rPr>
            </w:pPr>
            <w:r>
              <w:rPr>
                <w:sz w:val="21"/>
                <w:szCs w:val="21"/>
              </w:rPr>
              <w:t>通信、指令、数据格式</w:t>
            </w:r>
          </w:p>
        </w:tc>
        <w:tc>
          <w:tcPr>
            <w:tcW w:w="3266" w:type="dxa"/>
            <w:vAlign w:val="center"/>
          </w:tcPr>
          <w:p w14:paraId="15055B4F">
            <w:pPr>
              <w:keepNext/>
              <w:snapToGrid w:val="0"/>
              <w:spacing w:before="70" w:after="70" w:line="240" w:lineRule="auto"/>
              <w:ind w:firstLine="0"/>
              <w:jc w:val="left"/>
              <w:rPr>
                <w:sz w:val="21"/>
              </w:rPr>
            </w:pPr>
            <w:r>
              <w:rPr>
                <w:sz w:val="21"/>
                <w:szCs w:val="21"/>
              </w:rPr>
              <w:t>数据完整率 ≥99%</w:t>
            </w:r>
          </w:p>
        </w:tc>
      </w:tr>
      <w:tr w14:paraId="1AD1F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Align w:val="center"/>
          </w:tcPr>
          <w:p w14:paraId="706A55B3">
            <w:pPr>
              <w:keepNext/>
              <w:snapToGrid w:val="0"/>
              <w:spacing w:before="70" w:after="70" w:line="240" w:lineRule="auto"/>
              <w:ind w:firstLine="0"/>
              <w:jc w:val="center"/>
              <w:rPr>
                <w:sz w:val="21"/>
              </w:rPr>
            </w:pPr>
            <w:r>
              <w:rPr>
                <w:sz w:val="21"/>
                <w:szCs w:val="21"/>
              </w:rPr>
              <w:t>两两联调</w:t>
            </w:r>
          </w:p>
        </w:tc>
        <w:tc>
          <w:tcPr>
            <w:tcW w:w="3886" w:type="dxa"/>
            <w:vAlign w:val="center"/>
          </w:tcPr>
          <w:p w14:paraId="3A66AE50">
            <w:pPr>
              <w:keepNext/>
              <w:snapToGrid w:val="0"/>
              <w:spacing w:before="70" w:after="70" w:line="240" w:lineRule="auto"/>
              <w:ind w:firstLine="0"/>
              <w:jc w:val="left"/>
              <w:rPr>
                <w:sz w:val="21"/>
              </w:rPr>
            </w:pPr>
            <w:r>
              <w:rPr>
                <w:sz w:val="21"/>
                <w:szCs w:val="21"/>
              </w:rPr>
              <w:t>跟踪器+扫描仪、AGV+扫描仪</w:t>
            </w:r>
          </w:p>
        </w:tc>
        <w:tc>
          <w:tcPr>
            <w:tcW w:w="3266" w:type="dxa"/>
            <w:vAlign w:val="center"/>
          </w:tcPr>
          <w:p w14:paraId="1039F753">
            <w:pPr>
              <w:keepNext/>
              <w:snapToGrid w:val="0"/>
              <w:spacing w:before="70" w:after="70" w:line="240" w:lineRule="auto"/>
              <w:ind w:firstLine="0"/>
              <w:jc w:val="left"/>
              <w:rPr>
                <w:sz w:val="21"/>
              </w:rPr>
            </w:pPr>
            <w:r>
              <w:rPr>
                <w:sz w:val="21"/>
                <w:szCs w:val="21"/>
              </w:rPr>
              <w:t>坐标一致、时标一致</w:t>
            </w:r>
          </w:p>
        </w:tc>
      </w:tr>
      <w:tr w14:paraId="7D8A5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Align w:val="center"/>
          </w:tcPr>
          <w:p w14:paraId="031118BD">
            <w:pPr>
              <w:keepNext/>
              <w:snapToGrid w:val="0"/>
              <w:spacing w:before="70" w:after="70" w:line="240" w:lineRule="auto"/>
              <w:ind w:firstLine="0"/>
              <w:jc w:val="center"/>
              <w:rPr>
                <w:sz w:val="21"/>
              </w:rPr>
            </w:pPr>
            <w:r>
              <w:rPr>
                <w:sz w:val="21"/>
                <w:szCs w:val="21"/>
              </w:rPr>
              <w:t>全链路联调</w:t>
            </w:r>
          </w:p>
        </w:tc>
        <w:tc>
          <w:tcPr>
            <w:tcW w:w="3886" w:type="dxa"/>
            <w:vAlign w:val="center"/>
          </w:tcPr>
          <w:p w14:paraId="41EEB9B7">
            <w:pPr>
              <w:keepNext/>
              <w:snapToGrid w:val="0"/>
              <w:spacing w:before="70" w:after="70" w:line="240" w:lineRule="auto"/>
              <w:ind w:firstLine="0"/>
              <w:jc w:val="left"/>
              <w:rPr>
                <w:sz w:val="21"/>
              </w:rPr>
            </w:pPr>
            <w:r>
              <w:rPr>
                <w:sz w:val="21"/>
                <w:szCs w:val="21"/>
              </w:rPr>
              <w:t>采集</w:t>
            </w:r>
            <w:r>
              <w:rPr>
                <w:rFonts w:hint="eastAsia"/>
                <w:sz w:val="21"/>
                <w:szCs w:val="21"/>
              </w:rPr>
              <w:t>-</w:t>
            </w:r>
            <w:r>
              <w:rPr>
                <w:sz w:val="21"/>
                <w:szCs w:val="21"/>
              </w:rPr>
              <w:t>处理</w:t>
            </w:r>
            <w:r>
              <w:rPr>
                <w:rFonts w:hint="eastAsia"/>
                <w:sz w:val="21"/>
                <w:szCs w:val="21"/>
              </w:rPr>
              <w:t>-</w:t>
            </w:r>
            <w:r>
              <w:rPr>
                <w:sz w:val="21"/>
                <w:szCs w:val="21"/>
              </w:rPr>
              <w:t>判识</w:t>
            </w:r>
            <w:r>
              <w:rPr>
                <w:rFonts w:hint="eastAsia"/>
                <w:sz w:val="21"/>
                <w:szCs w:val="21"/>
              </w:rPr>
              <w:t>-</w:t>
            </w:r>
            <w:r>
              <w:rPr>
                <w:sz w:val="21"/>
                <w:szCs w:val="21"/>
              </w:rPr>
              <w:t>出报</w:t>
            </w:r>
          </w:p>
        </w:tc>
        <w:tc>
          <w:tcPr>
            <w:tcW w:w="3266" w:type="dxa"/>
            <w:vAlign w:val="center"/>
          </w:tcPr>
          <w:p w14:paraId="7E577E04">
            <w:pPr>
              <w:keepNext/>
              <w:snapToGrid w:val="0"/>
              <w:spacing w:before="70" w:after="70" w:line="240" w:lineRule="auto"/>
              <w:ind w:firstLine="0"/>
              <w:jc w:val="left"/>
              <w:rPr>
                <w:sz w:val="21"/>
              </w:rPr>
            </w:pPr>
            <w:r>
              <w:rPr>
                <w:sz w:val="21"/>
                <w:szCs w:val="21"/>
              </w:rPr>
              <w:t>端到端跑通，无人工干预</w:t>
            </w:r>
          </w:p>
        </w:tc>
      </w:tr>
      <w:tr w14:paraId="497BC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8" w:type="dxa"/>
            <w:vAlign w:val="center"/>
          </w:tcPr>
          <w:p w14:paraId="401746B1">
            <w:pPr>
              <w:keepNext/>
              <w:snapToGrid w:val="0"/>
              <w:spacing w:before="70" w:after="70" w:line="240" w:lineRule="auto"/>
              <w:ind w:firstLine="0"/>
              <w:jc w:val="center"/>
              <w:rPr>
                <w:sz w:val="21"/>
              </w:rPr>
            </w:pPr>
            <w:r>
              <w:rPr>
                <w:sz w:val="21"/>
                <w:szCs w:val="21"/>
              </w:rPr>
              <w:t>现场联调</w:t>
            </w:r>
          </w:p>
        </w:tc>
        <w:tc>
          <w:tcPr>
            <w:tcW w:w="3886" w:type="dxa"/>
            <w:vAlign w:val="center"/>
          </w:tcPr>
          <w:p w14:paraId="57FFD7E1">
            <w:pPr>
              <w:keepNext/>
              <w:snapToGrid w:val="0"/>
              <w:spacing w:before="70" w:after="70" w:line="240" w:lineRule="auto"/>
              <w:ind w:firstLine="0"/>
              <w:jc w:val="left"/>
              <w:rPr>
                <w:sz w:val="21"/>
              </w:rPr>
            </w:pPr>
            <w:r>
              <w:rPr>
                <w:sz w:val="21"/>
                <w:szCs w:val="21"/>
              </w:rPr>
              <w:t>三站实测</w:t>
            </w:r>
          </w:p>
        </w:tc>
        <w:tc>
          <w:tcPr>
            <w:tcW w:w="3266" w:type="dxa"/>
            <w:vAlign w:val="center"/>
          </w:tcPr>
          <w:p w14:paraId="0D09BBF1">
            <w:pPr>
              <w:keepNext/>
              <w:snapToGrid w:val="0"/>
              <w:spacing w:before="70" w:after="70" w:line="240" w:lineRule="auto"/>
              <w:ind w:firstLine="0"/>
              <w:jc w:val="left"/>
              <w:rPr>
                <w:sz w:val="21"/>
              </w:rPr>
            </w:pPr>
            <w:r>
              <w:rPr>
                <w:sz w:val="21"/>
                <w:szCs w:val="21"/>
              </w:rPr>
              <w:t>指标达标</w:t>
            </w:r>
          </w:p>
        </w:tc>
      </w:tr>
    </w:tbl>
    <w:p w14:paraId="2BA51CAA">
      <w:pPr>
        <w:spacing w:line="240" w:lineRule="auto"/>
      </w:pPr>
    </w:p>
    <w:p w14:paraId="7849740E">
      <w:r>
        <w:rPr>
          <w:b/>
        </w:rPr>
        <w:t>（2）测试用例设计。</w:t>
      </w:r>
      <w:r>
        <w:t xml:space="preserve"> 按功能、性能、异常三类设计用例：功能用例覆盖全部功能清单项；性能用例覆盖并发、数据量、响应时间；异常用例覆盖断网、断电、数据损坏、设备离线。用例与缺陷双向追溯，缺陷关闭需回归测试通过。</w:t>
      </w:r>
    </w:p>
    <w:p w14:paraId="34F6362C">
      <w:r>
        <w:rPr>
          <w:b/>
        </w:rPr>
        <w:t>（3）联调记录。</w:t>
      </w:r>
      <w:r>
        <w:t xml:space="preserve"> 形成《联调测试记录》，包含用例编号、输入、预期、实际、结论、缺陷编号，作为验收资料的一部分。</w:t>
      </w:r>
    </w:p>
    <w:p w14:paraId="6488FDD7">
      <w:pPr>
        <w:ind w:firstLine="0"/>
        <w:jc w:val="center"/>
      </w:pPr>
      <w:r>
        <w:drawing>
          <wp:inline distT="0" distB="0" distL="0" distR="0">
            <wp:extent cx="3721100" cy="2182495"/>
            <wp:effectExtent l="0" t="0" r="12700" b="12065"/>
            <wp:docPr id="124501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9107" name="图片 1"/>
                    <pic:cNvPicPr>
                      <a:picLocks noChangeAspect="1"/>
                    </pic:cNvPicPr>
                  </pic:nvPicPr>
                  <pic:blipFill>
                    <a:blip r:embed="rId78"/>
                    <a:stretch>
                      <a:fillRect/>
                    </a:stretch>
                  </pic:blipFill>
                  <pic:spPr>
                    <a:xfrm>
                      <a:off x="0" y="0"/>
                      <a:ext cx="3732619" cy="2189713"/>
                    </a:xfrm>
                    <a:prstGeom prst="rect">
                      <a:avLst/>
                    </a:prstGeom>
                  </pic:spPr>
                </pic:pic>
              </a:graphicData>
            </a:graphic>
          </wp:inline>
        </w:drawing>
      </w:r>
    </w:p>
    <w:p w14:paraId="767F025C">
      <w:pPr>
        <w:spacing w:after="200" w:line="280" w:lineRule="auto"/>
        <w:ind w:firstLine="0"/>
        <w:jc w:val="center"/>
      </w:pPr>
      <w:r>
        <w:rPr>
          <w:sz w:val="21"/>
          <w:szCs w:val="21"/>
        </w:rPr>
        <w:t>图 2-2</w:t>
      </w:r>
      <w:r>
        <w:rPr>
          <w:rFonts w:hint="eastAsia"/>
          <w:sz w:val="21"/>
          <w:szCs w:val="21"/>
        </w:rPr>
        <w:t>4</w:t>
      </w:r>
      <w:r>
        <w:rPr>
          <w:sz w:val="21"/>
          <w:szCs w:val="21"/>
        </w:rPr>
        <w:t xml:space="preserve">  系统集成与联调三级推进</w:t>
      </w:r>
    </w:p>
    <w:p w14:paraId="018A7AC9">
      <w:pPr>
        <w:ind w:firstLine="0"/>
      </w:pPr>
    </w:p>
    <w:p w14:paraId="38953222">
      <w:pPr>
        <w:pStyle w:val="6"/>
      </w:pPr>
      <w:r>
        <w:rPr>
          <w:szCs w:val="32"/>
        </w:rPr>
        <w:t>2.5.3.36 效率与易用性优化</w:t>
      </w:r>
    </w:p>
    <w:p w14:paraId="4EB11646">
      <w:r>
        <w:rPr>
          <w:b/>
        </w:rPr>
        <w:t>（1）效率指标与优化手段。</w:t>
      </w:r>
    </w:p>
    <w:tbl>
      <w:tblPr>
        <w:tblStyle w:val="32"/>
        <w:tblW w:w="89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6"/>
        <w:gridCol w:w="1600"/>
        <w:gridCol w:w="2366"/>
        <w:gridCol w:w="3145"/>
      </w:tblGrid>
      <w:tr w14:paraId="6F2D8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06" w:type="dxa"/>
            <w:shd w:val="clear" w:color="auto" w:fill="E7E6E6"/>
            <w:vAlign w:val="center"/>
          </w:tcPr>
          <w:p w14:paraId="7AB04B26">
            <w:pPr>
              <w:snapToGrid w:val="0"/>
              <w:spacing w:before="70" w:after="70" w:line="240" w:lineRule="auto"/>
              <w:ind w:firstLine="0"/>
              <w:jc w:val="center"/>
              <w:rPr>
                <w:b/>
                <w:sz w:val="21"/>
              </w:rPr>
            </w:pPr>
            <w:r>
              <w:rPr>
                <w:b/>
                <w:sz w:val="21"/>
                <w:szCs w:val="21"/>
              </w:rPr>
              <w:t>环节</w:t>
            </w:r>
          </w:p>
        </w:tc>
        <w:tc>
          <w:tcPr>
            <w:tcW w:w="1600" w:type="dxa"/>
            <w:shd w:val="clear" w:color="auto" w:fill="E7E6E6"/>
            <w:vAlign w:val="center"/>
          </w:tcPr>
          <w:p w14:paraId="583FFB32">
            <w:pPr>
              <w:snapToGrid w:val="0"/>
              <w:spacing w:before="70" w:after="70" w:line="240" w:lineRule="auto"/>
              <w:ind w:firstLine="0"/>
              <w:jc w:val="center"/>
              <w:rPr>
                <w:b/>
                <w:sz w:val="21"/>
              </w:rPr>
            </w:pPr>
            <w:r>
              <w:rPr>
                <w:b/>
                <w:sz w:val="21"/>
                <w:szCs w:val="21"/>
              </w:rPr>
              <w:t>现状（人工）</w:t>
            </w:r>
          </w:p>
        </w:tc>
        <w:tc>
          <w:tcPr>
            <w:tcW w:w="2366" w:type="dxa"/>
            <w:shd w:val="clear" w:color="auto" w:fill="E7E6E6"/>
            <w:vAlign w:val="center"/>
          </w:tcPr>
          <w:p w14:paraId="299499E3">
            <w:pPr>
              <w:snapToGrid w:val="0"/>
              <w:spacing w:before="70" w:after="70" w:line="240" w:lineRule="auto"/>
              <w:ind w:firstLine="0"/>
              <w:jc w:val="center"/>
              <w:rPr>
                <w:b/>
                <w:sz w:val="21"/>
              </w:rPr>
            </w:pPr>
            <w:r>
              <w:rPr>
                <w:b/>
                <w:sz w:val="21"/>
                <w:szCs w:val="21"/>
              </w:rPr>
              <w:t>目标</w:t>
            </w:r>
          </w:p>
        </w:tc>
        <w:tc>
          <w:tcPr>
            <w:tcW w:w="3145" w:type="dxa"/>
            <w:shd w:val="clear" w:color="auto" w:fill="E7E6E6"/>
            <w:vAlign w:val="center"/>
          </w:tcPr>
          <w:p w14:paraId="44E06272">
            <w:pPr>
              <w:snapToGrid w:val="0"/>
              <w:spacing w:before="70" w:after="70" w:line="240" w:lineRule="auto"/>
              <w:ind w:firstLine="0"/>
              <w:jc w:val="center"/>
              <w:rPr>
                <w:b/>
                <w:sz w:val="21"/>
              </w:rPr>
            </w:pPr>
            <w:r>
              <w:rPr>
                <w:b/>
                <w:sz w:val="21"/>
                <w:szCs w:val="21"/>
              </w:rPr>
              <w:t>优化手段</w:t>
            </w:r>
          </w:p>
        </w:tc>
      </w:tr>
      <w:tr w14:paraId="25B6C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6" w:type="dxa"/>
            <w:vAlign w:val="center"/>
          </w:tcPr>
          <w:p w14:paraId="407E99B8">
            <w:pPr>
              <w:snapToGrid w:val="0"/>
              <w:spacing w:before="70" w:after="70" w:line="240" w:lineRule="auto"/>
              <w:ind w:firstLine="0"/>
              <w:jc w:val="left"/>
              <w:rPr>
                <w:sz w:val="21"/>
              </w:rPr>
            </w:pPr>
            <w:r>
              <w:rPr>
                <w:sz w:val="21"/>
                <w:szCs w:val="21"/>
              </w:rPr>
              <w:t>单孔数据预处理</w:t>
            </w:r>
          </w:p>
        </w:tc>
        <w:tc>
          <w:tcPr>
            <w:tcW w:w="1600" w:type="dxa"/>
            <w:vAlign w:val="center"/>
          </w:tcPr>
          <w:p w14:paraId="53DBEE80">
            <w:pPr>
              <w:snapToGrid w:val="0"/>
              <w:spacing w:before="70" w:after="70" w:line="240" w:lineRule="auto"/>
              <w:ind w:firstLine="0"/>
              <w:jc w:val="center"/>
              <w:rPr>
                <w:sz w:val="21"/>
              </w:rPr>
            </w:pPr>
            <w:r>
              <w:rPr>
                <w:sz w:val="21"/>
                <w:szCs w:val="21"/>
              </w:rPr>
              <w:t>4～6 h</w:t>
            </w:r>
          </w:p>
        </w:tc>
        <w:tc>
          <w:tcPr>
            <w:tcW w:w="2366" w:type="dxa"/>
            <w:vAlign w:val="center"/>
          </w:tcPr>
          <w:p w14:paraId="3759895B">
            <w:pPr>
              <w:snapToGrid w:val="0"/>
              <w:spacing w:before="70" w:after="70" w:line="240" w:lineRule="auto"/>
              <w:ind w:firstLine="0"/>
              <w:jc w:val="left"/>
              <w:rPr>
                <w:sz w:val="21"/>
              </w:rPr>
            </w:pPr>
            <w:r>
              <w:rPr>
                <w:sz w:val="21"/>
                <w:szCs w:val="21"/>
              </w:rPr>
              <w:t>≤1 h</w:t>
            </w:r>
          </w:p>
        </w:tc>
        <w:tc>
          <w:tcPr>
            <w:tcW w:w="3145" w:type="dxa"/>
            <w:vAlign w:val="center"/>
          </w:tcPr>
          <w:p w14:paraId="00F72E45">
            <w:pPr>
              <w:snapToGrid w:val="0"/>
              <w:spacing w:before="70" w:after="70" w:line="240" w:lineRule="auto"/>
              <w:ind w:firstLine="0"/>
              <w:jc w:val="left"/>
              <w:rPr>
                <w:sz w:val="21"/>
              </w:rPr>
            </w:pPr>
            <w:r>
              <w:rPr>
                <w:sz w:val="21"/>
                <w:szCs w:val="21"/>
              </w:rPr>
              <w:t>参数模板 + 批处理 + GPU 加速</w:t>
            </w:r>
          </w:p>
        </w:tc>
      </w:tr>
      <w:tr w14:paraId="2829F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6" w:type="dxa"/>
            <w:vAlign w:val="center"/>
          </w:tcPr>
          <w:p w14:paraId="7027B91B">
            <w:pPr>
              <w:snapToGrid w:val="0"/>
              <w:spacing w:before="70" w:after="70" w:line="240" w:lineRule="auto"/>
              <w:ind w:firstLine="0"/>
              <w:jc w:val="left"/>
              <w:rPr>
                <w:sz w:val="21"/>
              </w:rPr>
            </w:pPr>
            <w:r>
              <w:rPr>
                <w:sz w:val="21"/>
                <w:szCs w:val="21"/>
              </w:rPr>
              <w:t>缺陷判读</w:t>
            </w:r>
          </w:p>
        </w:tc>
        <w:tc>
          <w:tcPr>
            <w:tcW w:w="1600" w:type="dxa"/>
            <w:vAlign w:val="center"/>
          </w:tcPr>
          <w:p w14:paraId="3EF52B78">
            <w:pPr>
              <w:snapToGrid w:val="0"/>
              <w:spacing w:before="70" w:after="70" w:line="240" w:lineRule="auto"/>
              <w:ind w:firstLine="0"/>
              <w:jc w:val="center"/>
              <w:rPr>
                <w:sz w:val="21"/>
              </w:rPr>
            </w:pPr>
            <w:r>
              <w:rPr>
                <w:sz w:val="21"/>
                <w:szCs w:val="21"/>
              </w:rPr>
              <w:t>6～8 h</w:t>
            </w:r>
          </w:p>
        </w:tc>
        <w:tc>
          <w:tcPr>
            <w:tcW w:w="2366" w:type="dxa"/>
            <w:vAlign w:val="center"/>
          </w:tcPr>
          <w:p w14:paraId="5E9176FB">
            <w:pPr>
              <w:snapToGrid w:val="0"/>
              <w:spacing w:before="70" w:after="70" w:line="240" w:lineRule="auto"/>
              <w:ind w:firstLine="0"/>
              <w:jc w:val="left"/>
              <w:rPr>
                <w:sz w:val="21"/>
              </w:rPr>
            </w:pPr>
            <w:r>
              <w:rPr>
                <w:sz w:val="21"/>
                <w:szCs w:val="21"/>
              </w:rPr>
              <w:t>≤1 h</w:t>
            </w:r>
          </w:p>
        </w:tc>
        <w:tc>
          <w:tcPr>
            <w:tcW w:w="3145" w:type="dxa"/>
            <w:vAlign w:val="center"/>
          </w:tcPr>
          <w:p w14:paraId="0D8E539A">
            <w:pPr>
              <w:snapToGrid w:val="0"/>
              <w:spacing w:before="70" w:after="70" w:line="240" w:lineRule="auto"/>
              <w:ind w:firstLine="0"/>
              <w:jc w:val="left"/>
              <w:rPr>
                <w:sz w:val="21"/>
              </w:rPr>
            </w:pPr>
            <w:r>
              <w:rPr>
                <w:sz w:val="21"/>
                <w:szCs w:val="21"/>
              </w:rPr>
              <w:t>双通道自动判识 + 复核队列</w:t>
            </w:r>
          </w:p>
        </w:tc>
      </w:tr>
      <w:tr w14:paraId="63A85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6" w:type="dxa"/>
            <w:vAlign w:val="center"/>
          </w:tcPr>
          <w:p w14:paraId="6D9AE0A9">
            <w:pPr>
              <w:snapToGrid w:val="0"/>
              <w:spacing w:before="70" w:after="70" w:line="240" w:lineRule="auto"/>
              <w:ind w:firstLine="0"/>
              <w:jc w:val="left"/>
              <w:rPr>
                <w:sz w:val="21"/>
              </w:rPr>
            </w:pPr>
            <w:r>
              <w:rPr>
                <w:sz w:val="21"/>
                <w:szCs w:val="21"/>
              </w:rPr>
              <w:t>报告编制</w:t>
            </w:r>
          </w:p>
        </w:tc>
        <w:tc>
          <w:tcPr>
            <w:tcW w:w="1600" w:type="dxa"/>
            <w:vAlign w:val="center"/>
          </w:tcPr>
          <w:p w14:paraId="69A9A0DD">
            <w:pPr>
              <w:snapToGrid w:val="0"/>
              <w:spacing w:before="70" w:after="70" w:line="240" w:lineRule="auto"/>
              <w:ind w:firstLine="0"/>
              <w:jc w:val="center"/>
              <w:rPr>
                <w:sz w:val="21"/>
              </w:rPr>
            </w:pPr>
            <w:r>
              <w:rPr>
                <w:sz w:val="21"/>
                <w:szCs w:val="21"/>
              </w:rPr>
              <w:t>8～12 h</w:t>
            </w:r>
          </w:p>
        </w:tc>
        <w:tc>
          <w:tcPr>
            <w:tcW w:w="2366" w:type="dxa"/>
            <w:vAlign w:val="center"/>
          </w:tcPr>
          <w:p w14:paraId="2B8D26A9">
            <w:pPr>
              <w:snapToGrid w:val="0"/>
              <w:spacing w:before="70" w:after="70" w:line="240" w:lineRule="auto"/>
              <w:ind w:firstLine="0"/>
              <w:jc w:val="left"/>
              <w:rPr>
                <w:sz w:val="21"/>
              </w:rPr>
            </w:pPr>
            <w:r>
              <w:rPr>
                <w:sz w:val="21"/>
                <w:szCs w:val="21"/>
              </w:rPr>
              <w:t>≤5 min（生成）+ 审核</w:t>
            </w:r>
          </w:p>
        </w:tc>
        <w:tc>
          <w:tcPr>
            <w:tcW w:w="3145" w:type="dxa"/>
            <w:vAlign w:val="center"/>
          </w:tcPr>
          <w:p w14:paraId="6110FC35">
            <w:pPr>
              <w:snapToGrid w:val="0"/>
              <w:spacing w:before="70" w:after="70" w:line="240" w:lineRule="auto"/>
              <w:ind w:firstLine="0"/>
              <w:jc w:val="left"/>
              <w:rPr>
                <w:sz w:val="21"/>
              </w:rPr>
            </w:pPr>
            <w:r>
              <w:rPr>
                <w:sz w:val="21"/>
                <w:szCs w:val="21"/>
              </w:rPr>
              <w:t>模板引擎 + 变量字典</w:t>
            </w:r>
          </w:p>
        </w:tc>
      </w:tr>
      <w:tr w14:paraId="08D61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6" w:type="dxa"/>
            <w:vAlign w:val="center"/>
          </w:tcPr>
          <w:p w14:paraId="4CFC7B90">
            <w:pPr>
              <w:snapToGrid w:val="0"/>
              <w:spacing w:before="70" w:after="70" w:line="240" w:lineRule="auto"/>
              <w:ind w:firstLine="0"/>
              <w:jc w:val="left"/>
              <w:rPr>
                <w:sz w:val="21"/>
              </w:rPr>
            </w:pPr>
            <w:r>
              <w:rPr>
                <w:sz w:val="21"/>
                <w:szCs w:val="21"/>
              </w:rPr>
              <w:t>DWG 制图</w:t>
            </w:r>
          </w:p>
        </w:tc>
        <w:tc>
          <w:tcPr>
            <w:tcW w:w="1600" w:type="dxa"/>
            <w:vAlign w:val="center"/>
          </w:tcPr>
          <w:p w14:paraId="0D1D1669">
            <w:pPr>
              <w:snapToGrid w:val="0"/>
              <w:spacing w:before="70" w:after="70" w:line="240" w:lineRule="auto"/>
              <w:ind w:firstLine="0"/>
              <w:jc w:val="center"/>
              <w:rPr>
                <w:sz w:val="21"/>
              </w:rPr>
            </w:pPr>
            <w:r>
              <w:rPr>
                <w:sz w:val="21"/>
                <w:szCs w:val="21"/>
              </w:rPr>
              <w:t>4～6 h</w:t>
            </w:r>
          </w:p>
        </w:tc>
        <w:tc>
          <w:tcPr>
            <w:tcW w:w="2366" w:type="dxa"/>
            <w:vAlign w:val="center"/>
          </w:tcPr>
          <w:p w14:paraId="2FF17E7B">
            <w:pPr>
              <w:snapToGrid w:val="0"/>
              <w:spacing w:before="70" w:after="70" w:line="240" w:lineRule="auto"/>
              <w:ind w:firstLine="0"/>
              <w:jc w:val="left"/>
              <w:rPr>
                <w:sz w:val="21"/>
              </w:rPr>
            </w:pPr>
            <w:r>
              <w:rPr>
                <w:sz w:val="21"/>
                <w:szCs w:val="21"/>
              </w:rPr>
              <w:t>≤10 min</w:t>
            </w:r>
          </w:p>
        </w:tc>
        <w:tc>
          <w:tcPr>
            <w:tcW w:w="3145" w:type="dxa"/>
            <w:vAlign w:val="center"/>
          </w:tcPr>
          <w:p w14:paraId="5E8E0155">
            <w:pPr>
              <w:snapToGrid w:val="0"/>
              <w:spacing w:before="70" w:after="70" w:line="240" w:lineRule="auto"/>
              <w:ind w:firstLine="0"/>
              <w:jc w:val="left"/>
              <w:rPr>
                <w:sz w:val="21"/>
              </w:rPr>
            </w:pPr>
            <w:r>
              <w:rPr>
                <w:sz w:val="21"/>
                <w:szCs w:val="21"/>
              </w:rPr>
              <w:t>块参照自动布点</w:t>
            </w:r>
          </w:p>
        </w:tc>
      </w:tr>
      <w:tr w14:paraId="08D93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6" w:type="dxa"/>
            <w:vAlign w:val="center"/>
          </w:tcPr>
          <w:p w14:paraId="17A81555">
            <w:pPr>
              <w:snapToGrid w:val="0"/>
              <w:spacing w:before="70" w:after="70" w:line="240" w:lineRule="auto"/>
              <w:ind w:firstLine="0"/>
              <w:jc w:val="left"/>
              <w:rPr>
                <w:sz w:val="21"/>
              </w:rPr>
            </w:pPr>
            <w:r>
              <w:rPr>
                <w:sz w:val="21"/>
                <w:szCs w:val="21"/>
              </w:rPr>
              <w:t>跨年对比</w:t>
            </w:r>
          </w:p>
        </w:tc>
        <w:tc>
          <w:tcPr>
            <w:tcW w:w="1600" w:type="dxa"/>
            <w:vAlign w:val="center"/>
          </w:tcPr>
          <w:p w14:paraId="26471088">
            <w:pPr>
              <w:snapToGrid w:val="0"/>
              <w:spacing w:before="70" w:after="70" w:line="240" w:lineRule="auto"/>
              <w:ind w:firstLine="0"/>
              <w:jc w:val="center"/>
              <w:rPr>
                <w:sz w:val="21"/>
              </w:rPr>
            </w:pPr>
            <w:r>
              <w:rPr>
                <w:sz w:val="21"/>
                <w:szCs w:val="21"/>
              </w:rPr>
              <w:t>1～2 天</w:t>
            </w:r>
          </w:p>
        </w:tc>
        <w:tc>
          <w:tcPr>
            <w:tcW w:w="2366" w:type="dxa"/>
            <w:vAlign w:val="center"/>
          </w:tcPr>
          <w:p w14:paraId="0F520328">
            <w:pPr>
              <w:snapToGrid w:val="0"/>
              <w:spacing w:before="70" w:after="70" w:line="240" w:lineRule="auto"/>
              <w:ind w:firstLine="0"/>
              <w:jc w:val="left"/>
              <w:rPr>
                <w:sz w:val="21"/>
              </w:rPr>
            </w:pPr>
            <w:r>
              <w:rPr>
                <w:sz w:val="21"/>
                <w:szCs w:val="21"/>
              </w:rPr>
              <w:t>≤2 h</w:t>
            </w:r>
          </w:p>
        </w:tc>
        <w:tc>
          <w:tcPr>
            <w:tcW w:w="3145" w:type="dxa"/>
            <w:vAlign w:val="center"/>
          </w:tcPr>
          <w:p w14:paraId="584FCF86">
            <w:pPr>
              <w:snapToGrid w:val="0"/>
              <w:spacing w:before="70" w:after="70" w:line="240" w:lineRule="auto"/>
              <w:ind w:firstLine="0"/>
              <w:jc w:val="left"/>
              <w:rPr>
                <w:sz w:val="21"/>
              </w:rPr>
            </w:pPr>
            <w:r>
              <w:rPr>
                <w:sz w:val="21"/>
                <w:szCs w:val="21"/>
              </w:rPr>
              <w:t>统一基准 + 自动配准</w:t>
            </w:r>
          </w:p>
        </w:tc>
      </w:tr>
    </w:tbl>
    <w:p w14:paraId="104BD5EF">
      <w:pPr>
        <w:spacing w:line="240" w:lineRule="auto"/>
      </w:pPr>
    </w:p>
    <w:p w14:paraId="485AFA48">
      <w:r>
        <w:rPr>
          <w:b/>
        </w:rPr>
        <w:t>（2）易用性设计。</w:t>
      </w:r>
      <w:r>
        <w:t xml:space="preserve"> 一是</w:t>
      </w:r>
      <w:r>
        <w:rPr>
          <w:rFonts w:hint="eastAsia"/>
        </w:rPr>
        <w:t>“</w:t>
      </w:r>
      <w:r>
        <w:t>三步作业</w:t>
      </w:r>
      <w:r>
        <w:rPr>
          <w:rFonts w:hint="eastAsia"/>
        </w:rPr>
        <w:t>”</w:t>
      </w:r>
      <w:r>
        <w:t>：选任务、选模板、点开始，其余自动；二是现场模式，界面高对比、大按钮，适配强光与戴手套操作；三是错误提示可执行，直接给出</w:t>
      </w:r>
      <w:r>
        <w:rPr>
          <w:rFonts w:hint="eastAsia"/>
        </w:rPr>
        <w:t>“</w:t>
      </w:r>
      <w:r>
        <w:t>怎么做</w:t>
      </w:r>
      <w:r>
        <w:rPr>
          <w:rFonts w:hint="eastAsia"/>
        </w:rPr>
        <w:t>”</w:t>
      </w:r>
      <w:r>
        <w:t>而非</w:t>
      </w:r>
      <w:r>
        <w:rPr>
          <w:rFonts w:hint="eastAsia"/>
        </w:rPr>
        <w:t>“</w:t>
      </w:r>
      <w:r>
        <w:t>哪里错</w:t>
      </w:r>
      <w:r>
        <w:rPr>
          <w:rFonts w:hint="eastAsia"/>
        </w:rPr>
        <w:t>”</w:t>
      </w:r>
      <w:r>
        <w:t>；四是操作可撤销、可回退，避免误操作损失；五是内置帮助与操作视频，减少培训依赖。</w:t>
      </w:r>
    </w:p>
    <w:p w14:paraId="6540686E">
      <w:r>
        <w:rPr>
          <w:b/>
        </w:rPr>
        <w:t>（3）可用性验证。</w:t>
      </w:r>
      <w:r>
        <w:t xml:space="preserve"> 采用任务完成率、平均完成时间、错误次数三项指标，在培训环节由受训人员实测；任务完成率 ≥95%、平均时间较人工基线缩短 ≥80% 视为达标。</w:t>
      </w:r>
    </w:p>
    <w:p w14:paraId="72F340B7">
      <w:pPr>
        <w:ind w:firstLine="0"/>
        <w:jc w:val="center"/>
      </w:pPr>
      <w:r>
        <w:drawing>
          <wp:inline distT="0" distB="0" distL="0" distR="0">
            <wp:extent cx="5137150" cy="1348105"/>
            <wp:effectExtent l="0" t="0" r="13970" b="8255"/>
            <wp:docPr id="746949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49570" name="图片 1"/>
                    <pic:cNvPicPr>
                      <a:picLocks noChangeAspect="1"/>
                    </pic:cNvPicPr>
                  </pic:nvPicPr>
                  <pic:blipFill>
                    <a:blip r:embed="rId79"/>
                    <a:stretch>
                      <a:fillRect/>
                    </a:stretch>
                  </pic:blipFill>
                  <pic:spPr>
                    <a:xfrm>
                      <a:off x="0" y="0"/>
                      <a:ext cx="5149851" cy="1351651"/>
                    </a:xfrm>
                    <a:prstGeom prst="rect">
                      <a:avLst/>
                    </a:prstGeom>
                  </pic:spPr>
                </pic:pic>
              </a:graphicData>
            </a:graphic>
          </wp:inline>
        </w:drawing>
      </w:r>
    </w:p>
    <w:p w14:paraId="790696E0">
      <w:pPr>
        <w:spacing w:after="200" w:line="280" w:lineRule="auto"/>
        <w:ind w:firstLine="0"/>
        <w:jc w:val="center"/>
      </w:pPr>
      <w:r>
        <w:rPr>
          <w:sz w:val="21"/>
          <w:szCs w:val="21"/>
        </w:rPr>
        <w:t>图 2-2</w:t>
      </w:r>
      <w:r>
        <w:rPr>
          <w:rFonts w:hint="eastAsia"/>
          <w:sz w:val="21"/>
          <w:szCs w:val="21"/>
        </w:rPr>
        <w:t>5</w:t>
      </w:r>
      <w:r>
        <w:rPr>
          <w:sz w:val="21"/>
          <w:szCs w:val="21"/>
        </w:rPr>
        <w:t xml:space="preserve">  单孔作业各环节人工耗时</w:t>
      </w:r>
    </w:p>
    <w:p w14:paraId="0CD70CE2">
      <w:pPr>
        <w:pStyle w:val="6"/>
      </w:pPr>
      <w:r>
        <w:rPr>
          <w:szCs w:val="32"/>
        </w:rPr>
        <w:t>2.5.3.37 部署架构与环境配置</w:t>
      </w:r>
    </w:p>
    <w:p w14:paraId="3115F72B">
      <w:r>
        <w:rPr>
          <w:rFonts w:hint="eastAsia"/>
        </w:rPr>
        <w:t>软件平台的部署架构设计直接决定系统交付后的全生命周期运维成本。结合本项目的多场景使用需求——既要支撑流道与坝顶的现场作业，又要适配甲方机房的正式业务运行环境，还要满足项目组开发环境下的功能迭代需求，本项目采用“三层部署、一套代码”的总体架构，划分为现场便携部署、甲方服务器部署、开发测试部署三个层级，三个层级共用同一套程序包，仅通过差异化配置文件实现场景适配。</w:t>
      </w:r>
    </w:p>
    <w:p w14:paraId="32B807E3">
      <w:r>
        <w:t>现场便携部署运行在高性能便携式计算机上，采用单机模式，数据库用嵌入式版本，不依赖网络。这种部署的优点是开箱即用、不惧断网，适合流道内与坝顶的现场初检与快速出图。缺点是算力有限，大规模重建与模型训练做不了，只能做初检与轻量处理。</w:t>
      </w:r>
    </w:p>
    <w:p w14:paraId="59134C15">
      <w:r>
        <w:t>甲方服务器部署采用集中模式，前端、应用、数据库、文件存储分离，支持多人并发与远程访问。这一层是全功能部署，承担正式的数据处理、报告生成、成果管理与历年数据比对。部署前要完成环境核查：操作系统版本、CPU 与内存、GPU 型号与驱动、存储容量与 IO 性能、网络端口与防火墙策略、数据库版本与字符集。核查结果形成《部署环境确认单》，由双方签字后实施。</w:t>
      </w:r>
    </w:p>
    <w:p w14:paraId="545A9972">
      <w:r>
        <w:t>开发测试部署在项目组内部，用于版本迭代与回归测试。这一层的数据与现场数据物理隔离，避免测试数据混入正式成果；确需使用现场数据进行调试的，须走数据借阅审批，使用后彻底清除。</w:t>
      </w:r>
    </w:p>
    <w:p w14:paraId="32BD7FC2">
      <w:r>
        <w:t>环境配置的关键是</w:t>
      </w:r>
      <w:r>
        <w:rPr>
          <w:rFonts w:hint="eastAsia"/>
        </w:rPr>
        <w:t>“</w:t>
      </w:r>
      <w:r>
        <w:t>可复现</w:t>
      </w:r>
      <w:r>
        <w:rPr>
          <w:rFonts w:hint="eastAsia"/>
        </w:rPr>
        <w:t>”</w:t>
      </w:r>
      <w:r>
        <w:t>。方案要求所有部署都用脚本完成，包括依赖安装、目录创建、服务注册、参数配置、初始化数据导入，不允许手工敲命令。手工配置的问题是换个人就配不出来，出了问题也说不清改了什么。脚本化部署配合版本号管理，可以在任意一台机器上重建出一模一样的环境。</w:t>
      </w:r>
    </w:p>
    <w:p w14:paraId="2ADB0B0C">
      <w:r>
        <w:t>部署完成后要做验收测试，包括功能冒烟测试（每个模块至少跑通一条主流程）、性能测试（典型数据量的处理时间）、容错测试（断电、断网、数据库连接中断后的恢复）。测试用例与结果存档，作为部署交付物的一部分。测试不通过的，整改后重新验收，不带问题上生产。</w:t>
      </w:r>
    </w:p>
    <w:p w14:paraId="30438F78">
      <w:pPr>
        <w:pStyle w:val="6"/>
      </w:pPr>
      <w:r>
        <w:rPr>
          <w:szCs w:val="32"/>
        </w:rPr>
        <w:t>2.5.3.38 数据备份与容灾</w:t>
      </w:r>
    </w:p>
    <w:p w14:paraId="2AE3CCB5">
      <w:r>
        <w:rPr>
          <w:rFonts w:hint="eastAsia"/>
        </w:rPr>
        <w:t>本项目所获取的成果具备不可再生属性：单次有效作业窗口期、单组完整点云数据一旦错失便无法重新获取，因此数据安全保障并非可选项，而是项目全流程必须落实的刚性要求。</w:t>
      </w:r>
    </w:p>
    <w:p w14:paraId="0030F4A1">
      <w:r>
        <w:t>备份策略采用</w:t>
      </w:r>
      <w:r>
        <w:rPr>
          <w:rFonts w:hint="eastAsia"/>
        </w:rPr>
        <w:t>“</w:t>
      </w:r>
      <w:r>
        <w:t>3-2-1</w:t>
      </w:r>
      <w:r>
        <w:rPr>
          <w:rFonts w:hint="eastAsia"/>
        </w:rPr>
        <w:t>”</w:t>
      </w:r>
      <w:r>
        <w:t>原则：至少 3 份数据、2 种不同介质、1 份异地存放。具体到本项目：现场采集的原始数据在采集完成后立即写入移动固态硬盘（第一份），同时拷贝到便携机本地（第二份）；返回基地后上传到服务器存储（第三份），并按周备份到离线硬盘柜（第四份，异地存放于另一办公场所）。四份数据的校验用文件哈希，上传后自动比对，不一致的重新传输。</w:t>
      </w:r>
    </w:p>
    <w:p w14:paraId="712572CB">
      <w:r>
        <w:t>备份的粒度按数据类型区分。原始数据（点云、影像、位姿）只增不改，采用全量备份；过程数据（中间成果、参数文件）每日增量备份；成果数据（模型、报告、图纸、数据库）每次版本发布时全量备份并保留最近 10 个版本。所有备份都记录备份时间、数据量、校验值与存放位置，形成备份台账。</w:t>
      </w:r>
    </w:p>
    <w:p w14:paraId="44B1B954">
      <w:r>
        <w:rPr>
          <w:rFonts w:hint="eastAsia"/>
        </w:rPr>
        <w:t>恢复演练按季度周期固定开展。演练环节并非仅校验备份文件的存储存在性，而是基于备份介质完成完整项目数据的全量恢复操作，以此核验数据恢复时长与数据完整性。演练成果需归档留存，若数据恢复时长超出预设指标（单项目数据4小时内完成恢复），需对过程瓶颈开展归因分析并针对性优化。未经演练验证的备份等同于无效备份，该结论为运维管理领域的共识性准则，亦为诸多项目实践所印证。</w:t>
      </w:r>
    </w:p>
    <w:p w14:paraId="711F9CCF">
      <w:r>
        <w:rPr>
          <w:rFonts w:hint="eastAsia"/>
        </w:rPr>
        <w:t>容灾设计层面，结合本项目规模特征，不采用异地双活架构，转而采用“冷备存储+快速切换”的容灾方案：为关键服务器配置备用设备，系统镜像与业务数据定期同步，主服务器发生故障时，可于8小时内完成至备用设备的切换。切换流程编制为标准化操作手册，运维人员依据手册开展操作，避免对个体经验的依赖。</w:t>
      </w:r>
    </w:p>
    <w:p w14:paraId="64CFB479">
      <w:r>
        <w:rPr>
          <w:rFonts w:hint="eastAsia"/>
        </w:rPr>
        <w:t>数据销毁环节建立规范化管理机制。项目交付完成后，测试数据、临时副本及个人设备存储的项目数据副本需全部清除，清除方式需具备防恢复特性（并非常规删除操作，而是采用多次数据覆写或存储介质物理销毁的方式）。清除过程形成归档记录，作为保密履约的证明材料。</w:t>
      </w:r>
    </w:p>
    <w:p w14:paraId="0F4B68CA">
      <w:pPr>
        <w:pStyle w:val="6"/>
      </w:pPr>
      <w:r>
        <w:rPr>
          <w:szCs w:val="32"/>
        </w:rPr>
        <w:t>2.5.3.39 版本管理与升级策略</w:t>
      </w:r>
    </w:p>
    <w:p w14:paraId="5AFFD743">
      <w:r>
        <w:rPr>
          <w:rFonts w:hint="eastAsia"/>
        </w:rPr>
        <w:t>软件系统具备全生命周期长期运行特征，若缺乏规范的版本管理机制，运行数年后将形成版本溯源困境，无法明确当前部署版本的具体信息与变更内容，形成难以追溯的“黑箱”状态。本项目自启动阶段即建立完善的版本管理规范。</w:t>
      </w:r>
    </w:p>
    <w:p w14:paraId="23F202ED">
      <w:r>
        <w:rPr>
          <w:rFonts w:hint="eastAsia"/>
        </w:rPr>
        <w:t>版本标识采用“主版本号.次版本号.修订号”的三段式命名规则：主版本号变更对应系统架构或数据格式发生非兼容性迭代；次版本号变更对应新增功能且保持向下兼容；修订号变更对应缺陷修复与小幅性能优化。每次版本发布均绑定唯一的版本标签，该标签与代码仓库的提交记录关联，可实现代码变更的全链路溯源。</w:t>
      </w:r>
    </w:p>
    <w:p w14:paraId="166712EB">
      <w:r>
        <w:rPr>
          <w:rFonts w:hint="eastAsia"/>
        </w:rPr>
        <w:t>版本发布流程划分为四个阶段：开发单元完成开发工作并通过单元测试与集成测试后，提交发布申请（需明确说明变更内容、影响范围与回滚方案），随后在测试环境完成回归测试与数据兼容性测试，最终部署至现场或甲方业务环境并完成发布记录归档。未完成全流程审批的版本不得部署至生产环境，紧急修复版本亦需在事后补齐全部流程节点。</w:t>
      </w:r>
    </w:p>
    <w:p w14:paraId="0B4D8C87">
      <w:r>
        <w:rPr>
          <w:rFonts w:hint="eastAsia"/>
        </w:rPr>
        <w:t>系统升级策略遵循“现场优先稳定、后台侧重迭代”的原则：部署于甲方服务器的平台升级具备较高灵活性，按季度发布功能迭代版本，升级前需完成数据备份与兼容性验证；部署于现场便携设备的版本升级则采取保守策略，单项目周期内最多开展一次升级操作，且需在非作业窗口期执行，升级完成后需开展全量功能验证。该策略的制定源于现场作业场景的核心诉求为系统稳定性，需规避“前一日可正常运行、当日无法启动”的故障风险，因此稳定性优先级高于功能迭代。</w:t>
      </w:r>
    </w:p>
    <w:p w14:paraId="3914D1A3">
      <w:r>
        <w:rPr>
          <w:rFonts w:hint="eastAsia"/>
        </w:rPr>
        <w:t>数据格式兼容性是版本管理环节的核心风险点。本项目明确规定：所有数据格式变更均需配套开发数据转换工具，且新版本系统需具备读取至少前两个主版本旧数据的能力。该规范虽一定程度上增加开发工作量，但可有效规避“升级后历史数据无法读取”的致命性风险——历年数据的纵向比对分析为本项目核心价值之一，若版本升级破坏数据可比性，将直接削弱项目核心价值。</w:t>
      </w:r>
    </w:p>
    <w:p w14:paraId="6EBB35B3">
      <w:r>
        <w:rPr>
          <w:rFonts w:hint="eastAsia"/>
        </w:rPr>
        <w:t>版本发布需配套编制标准化文档，包括版本说明（涵盖新增功能、修复缺陷与已知问题）、升级指南（涵盖操作步骤、注意事项与回滚方法）、接口变更说明（如有相关变更）。上述文档与程序包同步归档，形成完整的发布档案。甲方在验收环节可要求调取任意版本的发布档案，作为软件质量管理的验证依据。</w:t>
      </w:r>
    </w:p>
    <w:p w14:paraId="1F080BEA">
      <w:pPr>
        <w:pStyle w:val="6"/>
      </w:pPr>
      <w:r>
        <w:rPr>
          <w:szCs w:val="32"/>
        </w:rPr>
        <w:t>2.5.3.40 运行监控与日志审计</w:t>
      </w:r>
    </w:p>
    <w:p w14:paraId="12BDDB77">
      <w:r>
        <w:rPr>
          <w:rFonts w:hint="eastAsia"/>
        </w:rPr>
        <w:t>平台交付后需在甲方运维环境中实现长期稳定运行，系统故障的可溯源性是运维管理的核心要求。运行监控与日志审计机制是支撑故障溯源与责任界定的核心基础。</w:t>
      </w:r>
    </w:p>
    <w:p w14:paraId="18991456">
      <w:r>
        <w:rPr>
          <w:rFonts w:hint="eastAsia"/>
        </w:rPr>
        <w:t>运行监控体系划分为三个层级：第一层级为基础资源监控，涵盖CPU、内存、磁盘、网络及GPU利用率监测，设定监控阈值，指标超限即触发告警；第二层级为应用运行状态监控，覆盖服务存活状态、接口响应时延、任务队列长度、失败任务计数等指标；第三层级为业务指标监控，统计每日数据处理量、报告生成数量、缺陷识别数量及异常告警计数。三层级监控数据汇聚至统一可视化看板，运维人员通过日常巡检即可掌握系统整体运行状态。</w:t>
      </w:r>
    </w:p>
    <w:p w14:paraId="43ADF23F">
      <w:r>
        <w:rPr>
          <w:rFonts w:hint="eastAsia"/>
        </w:rPr>
        <w:t>日志按业务类型分区存储：访问日志记录访问主体、访问时间及访问对象信息；操作日志记录数据导入、处理、导出、删除等关键业务操作行为；错误日志记录异常堆栈信息及相关上下文数据；审计日志记录权限变更、配置修改、数据删除等敏感操作行为。所有日志条目统一附带时间戳、用户标识、来源IP地址及操作对象字段，支撑多日志的关联串联分析。</w:t>
      </w:r>
    </w:p>
    <w:p w14:paraId="03332DE9">
      <w:r>
        <w:rPr>
          <w:rFonts w:hint="eastAsia"/>
        </w:rPr>
        <w:t>日志存储保留期限不少于6个月，其中审计日志保留期限不少于2年。保留期内日志数据不得擅自删除，确需清理的需履行审批流程并留存操作记录。日志存储需与业务数据存储物理隔离，规避业务数据占满磁盘空间导致日志丢失的风险——此类故障在实际运维场景中具有较高发生概率。</w:t>
      </w:r>
    </w:p>
    <w:p w14:paraId="5D750102">
      <w:r>
        <w:rPr>
          <w:rFonts w:hint="eastAsia"/>
        </w:rPr>
        <w:t>告警机制设计需规避两类极端情况：一是告警覆盖不足，故障发生时无法及时触发预警；二是告警冗余过度，导致运维人员产生告警感知疲劳。本方案采用分级告警策略：紧急告警（对应服务不可用、数据损坏场景）需即时推送通知并通过电话确认接收；重要告警（对应处理任务失败、磁盘空间接近饱和场景）需在工作时段内完成处置；一般告警（对应性能下降、非关键任务失败场景）实行每日汇总推送。告警规则每季度开展一次复盘评估，优化调整监控阈值与告警触发规则，降低误报率。</w:t>
      </w:r>
    </w:p>
    <w:p w14:paraId="6CB4A0DD">
      <w:r>
        <w:rPr>
          <w:rFonts w:hint="eastAsia"/>
        </w:rPr>
        <w:t>审计工作以数据安全为核心管控目标。数据导出行为需全程记录，涵盖导出主体、导出数据量及导出目的地信息；敏感操作（包括批量删除、权限提升、数据外发场景）需执行双人确认机制。审计记录实行定期抽查制度，发现异常行为及时处置。该机制既为数据安全合规的强制性要求，也是责任界定的核心依据——故障发生时可精准溯源操作主体、操作时间及操作内容，规避责任推诿问题。</w:t>
      </w:r>
    </w:p>
    <w:p w14:paraId="688C27C8">
      <w:pPr>
        <w:pStyle w:val="6"/>
      </w:pPr>
      <w:r>
        <w:rPr>
          <w:szCs w:val="32"/>
        </w:rPr>
        <w:t>2.5.3.41 权限与角色设计</w:t>
      </w:r>
    </w:p>
    <w:p w14:paraId="63DF1A44">
      <w:r>
        <w:rPr>
          <w:rFonts w:hint="eastAsia"/>
        </w:rPr>
        <w:t>平台用户涵盖多元类别，包括项目组作业人员、技术负责人、甲方管理人员、运维人员及审计人员，不同用户主体对数据资源与操作权限的需求存在显著异质性。本项目权限体系的设计遵循“最小权限”原则，即根据岗位职责为用户分配完成本职工作所必需的最小权限集合。</w:t>
      </w:r>
    </w:p>
    <w:p w14:paraId="00FF9127">
      <w:r>
        <w:rPr>
          <w:rFonts w:hint="eastAsia"/>
        </w:rPr>
        <w:t>平台角色共划分为六类：作业员角色承担数据导入、初步检验、简易数据处理及成果查看职能，禁止执行原始数据删除操作；技术负责人角色负责参数配置、处理流程调整、成果审核与发布工作；质检员角色承担成果复核及不合格品处置职能；甲方管理人员角色拥有成果查看、下载及报告签收权限；运维人员角色负责系统配置、备份恢复及日志查看工作，禁止访问业务数据内容；审计人员角色仅被授予审计日志的只读访问权限。</w:t>
      </w:r>
    </w:p>
    <w:p w14:paraId="67702E9A">
      <w:r>
        <w:rPr>
          <w:rFonts w:hint="eastAsia"/>
        </w:rPr>
        <w:t>权限管控粒度设定为“功能权限+数据范围”两个层级。功能权限层级用于管控用户对特定菜单或接口的访问权限；数据范围层级用于划定用户可查看的项目及孔段数据边界。该设计旨在适配典型应用场景下的管控需求：甲方不同职能部门仅需查看其管辖电站对应的数据，而非全量数据资源。</w:t>
      </w:r>
    </w:p>
    <w:p w14:paraId="55B8B4F1">
      <w:r>
        <w:rPr>
          <w:rFonts w:hint="eastAsia"/>
        </w:rPr>
        <w:t>账号管理执行三项强制性规范：其一为实名制原则，实行一人一号制度，禁止账号共享使用；其二为强口令机制，口令长度与复杂度需符合等级保护相关要求，并定期强制更换；其三为离岗即停机制，当人员岗位调离或项目周期结束时，需立即停用对应账号，若未及时停用将存在数据泄露风险。上述三项规范为等级保护测评的必查项，落实不到位将直接影响项目验收结果。</w:t>
      </w:r>
    </w:p>
    <w:p w14:paraId="2A02758B">
      <w:r>
        <w:rPr>
          <w:rFonts w:hint="eastAsia"/>
        </w:rPr>
        <w:t>授权审批实行标准化流程：涵盖申请、审批、开通、登记四个环节。权限申请需明确标注申请岗位、所需权限类型及使用期限；审批环节需由项目负责人或甲方主管签字确认；权限开通后需登记至权限管理台账；权限到期后自动回收。权限管理台账每季度开展一次核查，清理冗余账号及超期权限。</w:t>
      </w:r>
    </w:p>
    <w:p w14:paraId="3B640FDE">
      <w:r>
        <w:rPr>
          <w:rFonts w:hint="eastAsia"/>
        </w:rPr>
        <w:t>权限设计需纳入越权行为防范机制。系统需在服务端层面开展权限校验，不可仅依赖前端界面隐藏功能按钮实现权限管控——前端隐藏仅为体验优化手段，不具备安全防护效能。针对敏感接口需设置二次确认机制与操作留痕功能，防范误操作及恶意操作风险。上述要求需在系统开发阶段纳入设计文档，在测试阶段配套设计专属越权测试用例，避免依赖上线后的问题排查处置。</w:t>
      </w:r>
    </w:p>
    <w:p w14:paraId="08C17E3C">
      <w:pPr>
        <w:pStyle w:val="5"/>
      </w:pPr>
      <w:bookmarkStart w:id="181" w:name="_Toc25034"/>
      <w:r>
        <w:rPr>
          <w:szCs w:val="32"/>
        </w:rPr>
        <w:t>2.5.4 多模态数据融合与精度控制专项方案</w:t>
      </w:r>
      <w:bookmarkEnd w:id="181"/>
    </w:p>
    <w:p w14:paraId="02147B53">
      <w:r>
        <w:rPr>
          <w:rFonts w:hint="eastAsia"/>
        </w:rPr>
        <w:t>多模态融合概念在阐释过程中常被过度抽象化，易产生多类数据简单叠加即可自动实现性能提升的认知偏差。工程实践层面，多模态融合需解决三类核心具象问题：空间配准失同步、分段拼接不连续、缺陷识别混淆。空间配准失同步指多源采集设备的时间基准与坐标框架未实现同步校准，同一混凝土构件在不同数据集中的空间位置存在偏差；分段拼接不连续指分段采集成果的拼接界面存在台阶错位或缝隙缺损；缺陷识别混淆指湿润表面的反光效应与附着物干扰会遮蔽真实缺陷目标，导致算法无法区分缺陷区域与水渍区域。本方案设计的配准、去噪、赋色三类技术流程，分别针对性解决上述三类问题。</w:t>
      </w:r>
    </w:p>
    <w:p w14:paraId="66CBC31E">
      <w:r>
        <w:rPr>
          <w:rFonts w:hint="eastAsia"/>
        </w:rPr>
        <w:t>配准流程核心遵循“粗配准先行、精配准迭代、控制点校验兜底”的原则。粗配准阶段通过人工标志点与特征匹配算法，将多源数据对齐至同一空间尺度；精配准阶段采用迭代最近点类算法完成精细化坐标对齐；最终通过控制点完成配准残差校验。控制点的核心作用并非提升配准精度，而是提供独立的结果有效性判据——若配准完成后控制点残差超出预设阈值，表明配准结果不具备可信性，后续流程继续推进将导致误差累积扩大。这也是本方案明确“每个采集孔位至少设置3个控制点参与坐标转换”的核心原因。</w:t>
      </w:r>
    </w:p>
    <w:p w14:paraId="320936EF">
      <w:r>
        <w:rPr>
          <w:rFonts w:hint="eastAsia"/>
        </w:rPr>
        <w:t>去噪流程核心遵循“分区差异化处理”的原则。均匀平整区域内，强滤波处理可有效抑制噪声且不会造成有效信息损失；但在疑似缺陷区域，强滤波会导致1~3mm深度的浅坑缺陷被平滑抹平，人为引发漏检风险。本方案采用的技术路径为：首先通过几何通道计算法向偏差分布，将偏差值超出阈值的栅格单元生成保护掩膜，滤波处理时降低该类区域的滤波权重，从而在噪声抑制与细节保真之间形成可量化的平衡策略。</w:t>
      </w:r>
    </w:p>
    <w:p w14:paraId="268D41EC">
      <w:r>
        <w:rPr>
          <w:rFonts w:hint="eastAsia"/>
        </w:rPr>
        <w:t>赋色流程核心遵循“多视角加权合成”的原则。同一表面目标在不同视角的影像中呈现效果存在差异：垂直视角影像清晰度高但空间覆盖范围有限，斜视视角影像覆盖范围广但存在几何拉伸畸变。依据影像入射角、清晰度与曝光质量进行加权融合，可在不增加外业采集工作量的前提下提升纹理映射质量。该技术路径在平坡闸室场景下应用效果显著，在深孔弱光场景下增益有限，因此本方案针对深孔区域保留人工筛选影像补色的环节，避免过度依赖自动化处理。</w:t>
      </w:r>
    </w:p>
    <w:p w14:paraId="1426BF12">
      <w:pPr>
        <w:pStyle w:val="6"/>
      </w:pPr>
      <w:r>
        <w:rPr>
          <w:szCs w:val="32"/>
        </w:rPr>
        <w:t>2.5.4.1 多模态数据统一时空基准</w:t>
      </w:r>
    </w:p>
    <w:p w14:paraId="2D7CE231">
      <w:r>
        <w:rPr>
          <w:rFonts w:hint="eastAsia"/>
        </w:rPr>
        <w:t>构建“统一时间戳基准、统一坐标框架、统一数据字典”的三统一管控机制：时间戳统一溯源至GPS授时（北斗授时）基准，各采集设备的时钟偏差控制在1ms以内；坐标框架统一锚定电站控制网，依托控制点约束完成坐标对齐；数据字典对点云数据字段、影像元数据、缺陷属性字段、成果命名规范实现统一定义。</w:t>
      </w:r>
    </w:p>
    <w:p w14:paraId="2AFE44AC">
      <w:pPr>
        <w:pStyle w:val="6"/>
      </w:pPr>
      <w:r>
        <w:rPr>
          <w:szCs w:val="32"/>
        </w:rPr>
        <w:t>2.5.4.2 配准与融合流程</w:t>
      </w:r>
    </w:p>
    <w:p w14:paraId="779D5046">
      <w:r>
        <w:t>第一步，粗配准。基于位姿初值、特征匹配或标志点实现粗配准，配准误差控制在点间距的 3 倍以内。</w:t>
      </w:r>
    </w:p>
    <w:p w14:paraId="691D8CCE">
      <w:r>
        <w:t>第二步，精配准。采用改进 ICP（点到面、法向加权）或 NDT 变体，迭代至收敛；对多源数据采用</w:t>
      </w:r>
      <w:r>
        <w:rPr>
          <w:rFonts w:hint="eastAsia"/>
        </w:rPr>
        <w:t>“</w:t>
      </w:r>
      <w:r>
        <w:t>两两配准+全局优化</w:t>
      </w:r>
      <w:r>
        <w:rPr>
          <w:rFonts w:hint="eastAsia"/>
        </w:rPr>
        <w:t>”</w:t>
      </w:r>
      <w:r>
        <w:t>策略。</w:t>
      </w:r>
    </w:p>
    <w:p w14:paraId="2DAFB2F3">
      <w:r>
        <w:t>第三步，置信度评估。对每个点计算综合置信度：</w:t>
      </w:r>
    </w:p>
    <w:p w14:paraId="4870CE46">
      <w:r>
        <w:t>c = ω₁·c_geo + ω₂·c_img + ω₃·c_inc + ω₄·c_env</w:t>
      </w:r>
    </w:p>
    <w:p w14:paraId="2AA61D89">
      <w:r>
        <w:t>其中 c_geo 为局部几何一致性，c_img 为影像清晰度与重叠度，c_inc 为入射角因子，c_env 为环境因子（风速、光照、湿润度）；权重按场景标定。</w:t>
      </w:r>
    </w:p>
    <w:p w14:paraId="41C7DCE6">
      <w:r>
        <w:t>第四步，加权融合。按置信度对多源点云进行加权融合，避免简单平均导致细节模糊。</w:t>
      </w:r>
    </w:p>
    <w:p w14:paraId="2B722C03">
      <w:r>
        <w:t>第五步，质量评定。输出融合前后同名点偏差、点云密度、空洞率、色差等指标。</w:t>
      </w:r>
    </w:p>
    <w:p w14:paraId="560F3B5E">
      <w:pPr>
        <w:pStyle w:val="6"/>
      </w:pPr>
      <w:r>
        <w:rPr>
          <w:szCs w:val="32"/>
        </w:rPr>
        <w:t>2.5.4.3 精度控制体系</w:t>
      </w:r>
    </w:p>
    <w:tbl>
      <w:tblPr>
        <w:tblStyle w:val="32"/>
        <w:tblW w:w="883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9"/>
        <w:gridCol w:w="2226"/>
        <w:gridCol w:w="2946"/>
        <w:gridCol w:w="2482"/>
      </w:tblGrid>
      <w:tr w14:paraId="1287F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9" w:type="dxa"/>
            <w:shd w:val="clear" w:color="auto" w:fill="E7E6E6"/>
            <w:vAlign w:val="center"/>
          </w:tcPr>
          <w:p w14:paraId="21655B8B">
            <w:pPr>
              <w:snapToGrid w:val="0"/>
              <w:spacing w:before="70" w:after="70" w:line="240" w:lineRule="auto"/>
              <w:ind w:firstLine="0"/>
              <w:jc w:val="center"/>
              <w:rPr>
                <w:b/>
                <w:sz w:val="21"/>
              </w:rPr>
            </w:pPr>
            <w:r>
              <w:rPr>
                <w:b/>
                <w:sz w:val="21"/>
                <w:szCs w:val="21"/>
              </w:rPr>
              <w:t>控制环节</w:t>
            </w:r>
          </w:p>
        </w:tc>
        <w:tc>
          <w:tcPr>
            <w:tcW w:w="2226" w:type="dxa"/>
            <w:shd w:val="clear" w:color="auto" w:fill="E7E6E6"/>
            <w:vAlign w:val="center"/>
          </w:tcPr>
          <w:p w14:paraId="4875A788">
            <w:pPr>
              <w:snapToGrid w:val="0"/>
              <w:spacing w:before="70" w:after="70" w:line="240" w:lineRule="auto"/>
              <w:ind w:firstLine="0"/>
              <w:jc w:val="center"/>
              <w:rPr>
                <w:b/>
                <w:sz w:val="21"/>
              </w:rPr>
            </w:pPr>
            <w:r>
              <w:rPr>
                <w:b/>
                <w:sz w:val="21"/>
                <w:szCs w:val="21"/>
              </w:rPr>
              <w:t>控制内容</w:t>
            </w:r>
          </w:p>
        </w:tc>
        <w:tc>
          <w:tcPr>
            <w:tcW w:w="2946" w:type="dxa"/>
            <w:shd w:val="clear" w:color="auto" w:fill="E7E6E6"/>
            <w:vAlign w:val="center"/>
          </w:tcPr>
          <w:p w14:paraId="64A8E38C">
            <w:pPr>
              <w:snapToGrid w:val="0"/>
              <w:spacing w:before="70" w:after="70" w:line="240" w:lineRule="auto"/>
              <w:ind w:firstLine="0"/>
              <w:jc w:val="center"/>
              <w:rPr>
                <w:b/>
                <w:sz w:val="21"/>
              </w:rPr>
            </w:pPr>
            <w:r>
              <w:rPr>
                <w:b/>
                <w:sz w:val="21"/>
                <w:szCs w:val="21"/>
              </w:rPr>
              <w:t>指标</w:t>
            </w:r>
          </w:p>
        </w:tc>
        <w:tc>
          <w:tcPr>
            <w:tcW w:w="2482" w:type="dxa"/>
            <w:shd w:val="clear" w:color="auto" w:fill="E7E6E6"/>
            <w:vAlign w:val="center"/>
          </w:tcPr>
          <w:p w14:paraId="3E2E5537">
            <w:pPr>
              <w:snapToGrid w:val="0"/>
              <w:spacing w:before="70" w:after="70" w:line="240" w:lineRule="auto"/>
              <w:ind w:firstLine="0"/>
              <w:jc w:val="center"/>
              <w:rPr>
                <w:b/>
                <w:sz w:val="21"/>
              </w:rPr>
            </w:pPr>
            <w:r>
              <w:rPr>
                <w:b/>
                <w:sz w:val="21"/>
                <w:szCs w:val="21"/>
              </w:rPr>
              <w:t>手段</w:t>
            </w:r>
          </w:p>
        </w:tc>
      </w:tr>
      <w:tr w14:paraId="63243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048CAB89">
            <w:pPr>
              <w:snapToGrid w:val="0"/>
              <w:spacing w:before="70" w:after="70" w:line="240" w:lineRule="auto"/>
              <w:ind w:firstLine="0"/>
              <w:jc w:val="center"/>
              <w:rPr>
                <w:sz w:val="21"/>
              </w:rPr>
            </w:pPr>
            <w:r>
              <w:rPr>
                <w:sz w:val="21"/>
                <w:szCs w:val="21"/>
              </w:rPr>
              <w:t>设计</w:t>
            </w:r>
          </w:p>
        </w:tc>
        <w:tc>
          <w:tcPr>
            <w:tcW w:w="2226" w:type="dxa"/>
            <w:vAlign w:val="center"/>
          </w:tcPr>
          <w:p w14:paraId="239D57DA">
            <w:pPr>
              <w:snapToGrid w:val="0"/>
              <w:spacing w:before="70" w:after="70" w:line="240" w:lineRule="auto"/>
              <w:ind w:firstLine="0"/>
              <w:jc w:val="center"/>
              <w:rPr>
                <w:sz w:val="21"/>
              </w:rPr>
            </w:pPr>
            <w:r>
              <w:rPr>
                <w:sz w:val="21"/>
                <w:szCs w:val="21"/>
              </w:rPr>
              <w:t>控制网布设、测站布置</w:t>
            </w:r>
          </w:p>
        </w:tc>
        <w:tc>
          <w:tcPr>
            <w:tcW w:w="2946" w:type="dxa"/>
            <w:vAlign w:val="center"/>
          </w:tcPr>
          <w:p w14:paraId="663FF8B2">
            <w:pPr>
              <w:snapToGrid w:val="0"/>
              <w:spacing w:before="70" w:after="70" w:line="240" w:lineRule="auto"/>
              <w:ind w:firstLine="0"/>
              <w:jc w:val="left"/>
              <w:rPr>
                <w:sz w:val="21"/>
              </w:rPr>
            </w:pPr>
            <w:r>
              <w:rPr>
                <w:sz w:val="21"/>
                <w:szCs w:val="21"/>
              </w:rPr>
              <w:t>最弱点中误差≤±0.5 mm</w:t>
            </w:r>
          </w:p>
        </w:tc>
        <w:tc>
          <w:tcPr>
            <w:tcW w:w="2482" w:type="dxa"/>
            <w:vAlign w:val="center"/>
          </w:tcPr>
          <w:p w14:paraId="3F34AED6">
            <w:pPr>
              <w:snapToGrid w:val="0"/>
              <w:spacing w:before="70" w:after="70" w:line="240" w:lineRule="auto"/>
              <w:ind w:firstLine="0"/>
              <w:jc w:val="left"/>
              <w:rPr>
                <w:sz w:val="21"/>
              </w:rPr>
            </w:pPr>
            <w:r>
              <w:rPr>
                <w:sz w:val="21"/>
                <w:szCs w:val="21"/>
              </w:rPr>
              <w:t>仿真优化、现场踏勘</w:t>
            </w:r>
          </w:p>
        </w:tc>
      </w:tr>
      <w:tr w14:paraId="69FCC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7E5F6952">
            <w:pPr>
              <w:snapToGrid w:val="0"/>
              <w:spacing w:before="70" w:after="70" w:line="240" w:lineRule="auto"/>
              <w:ind w:firstLine="0"/>
              <w:jc w:val="center"/>
              <w:rPr>
                <w:sz w:val="21"/>
              </w:rPr>
            </w:pPr>
            <w:r>
              <w:rPr>
                <w:sz w:val="21"/>
                <w:szCs w:val="21"/>
              </w:rPr>
              <w:t>采集</w:t>
            </w:r>
          </w:p>
        </w:tc>
        <w:tc>
          <w:tcPr>
            <w:tcW w:w="2226" w:type="dxa"/>
            <w:vAlign w:val="center"/>
          </w:tcPr>
          <w:p w14:paraId="2D586853">
            <w:pPr>
              <w:snapToGrid w:val="0"/>
              <w:spacing w:before="70" w:after="70" w:line="240" w:lineRule="auto"/>
              <w:ind w:firstLine="0"/>
              <w:jc w:val="center"/>
              <w:rPr>
                <w:sz w:val="21"/>
              </w:rPr>
            </w:pPr>
            <w:r>
              <w:rPr>
                <w:sz w:val="21"/>
                <w:szCs w:val="21"/>
              </w:rPr>
              <w:t>标定、曝光、重叠度</w:t>
            </w:r>
          </w:p>
        </w:tc>
        <w:tc>
          <w:tcPr>
            <w:tcW w:w="2946" w:type="dxa"/>
            <w:vAlign w:val="center"/>
          </w:tcPr>
          <w:p w14:paraId="33A7039B">
            <w:pPr>
              <w:snapToGrid w:val="0"/>
              <w:spacing w:before="70" w:after="70" w:line="240" w:lineRule="auto"/>
              <w:ind w:firstLine="0"/>
              <w:jc w:val="left"/>
              <w:rPr>
                <w:sz w:val="21"/>
              </w:rPr>
            </w:pPr>
            <w:r>
              <w:rPr>
                <w:sz w:val="21"/>
                <w:szCs w:val="21"/>
              </w:rPr>
              <w:t>重投影≤0.3 pixel、重叠≥70%</w:t>
            </w:r>
          </w:p>
        </w:tc>
        <w:tc>
          <w:tcPr>
            <w:tcW w:w="2482" w:type="dxa"/>
            <w:vAlign w:val="center"/>
          </w:tcPr>
          <w:p w14:paraId="294227C7">
            <w:pPr>
              <w:snapToGrid w:val="0"/>
              <w:spacing w:before="70" w:after="70" w:line="240" w:lineRule="auto"/>
              <w:ind w:firstLine="0"/>
              <w:jc w:val="left"/>
              <w:rPr>
                <w:sz w:val="21"/>
              </w:rPr>
            </w:pPr>
            <w:r>
              <w:rPr>
                <w:sz w:val="21"/>
                <w:szCs w:val="21"/>
              </w:rPr>
              <w:t>现场自检校、实时质检</w:t>
            </w:r>
          </w:p>
        </w:tc>
      </w:tr>
      <w:tr w14:paraId="06705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219CDEA2">
            <w:pPr>
              <w:snapToGrid w:val="0"/>
              <w:spacing w:before="70" w:after="70" w:line="240" w:lineRule="auto"/>
              <w:ind w:firstLine="0"/>
              <w:jc w:val="center"/>
              <w:rPr>
                <w:sz w:val="21"/>
              </w:rPr>
            </w:pPr>
            <w:r>
              <w:rPr>
                <w:sz w:val="21"/>
                <w:szCs w:val="21"/>
              </w:rPr>
              <w:t>处理</w:t>
            </w:r>
          </w:p>
        </w:tc>
        <w:tc>
          <w:tcPr>
            <w:tcW w:w="2226" w:type="dxa"/>
            <w:vAlign w:val="center"/>
          </w:tcPr>
          <w:p w14:paraId="1A15AA38">
            <w:pPr>
              <w:snapToGrid w:val="0"/>
              <w:spacing w:before="70" w:after="70" w:line="240" w:lineRule="auto"/>
              <w:ind w:firstLine="0"/>
              <w:jc w:val="center"/>
              <w:rPr>
                <w:sz w:val="21"/>
              </w:rPr>
            </w:pPr>
            <w:r>
              <w:rPr>
                <w:sz w:val="21"/>
                <w:szCs w:val="21"/>
              </w:rPr>
              <w:t>配准、平差、去噪</w:t>
            </w:r>
          </w:p>
        </w:tc>
        <w:tc>
          <w:tcPr>
            <w:tcW w:w="2946" w:type="dxa"/>
            <w:vAlign w:val="center"/>
          </w:tcPr>
          <w:p w14:paraId="4C2FF71E">
            <w:pPr>
              <w:snapToGrid w:val="0"/>
              <w:spacing w:before="70" w:after="70" w:line="240" w:lineRule="auto"/>
              <w:ind w:firstLine="0"/>
              <w:jc w:val="left"/>
              <w:rPr>
                <w:sz w:val="21"/>
              </w:rPr>
            </w:pPr>
            <w:r>
              <w:rPr>
                <w:sz w:val="21"/>
                <w:szCs w:val="21"/>
              </w:rPr>
              <w:t>同名点较差≤0.5 mm</w:t>
            </w:r>
          </w:p>
        </w:tc>
        <w:tc>
          <w:tcPr>
            <w:tcW w:w="2482" w:type="dxa"/>
            <w:vAlign w:val="center"/>
          </w:tcPr>
          <w:p w14:paraId="67280C64">
            <w:pPr>
              <w:snapToGrid w:val="0"/>
              <w:spacing w:before="70" w:after="70" w:line="240" w:lineRule="auto"/>
              <w:ind w:firstLine="0"/>
              <w:jc w:val="left"/>
              <w:rPr>
                <w:sz w:val="21"/>
              </w:rPr>
            </w:pPr>
            <w:r>
              <w:rPr>
                <w:sz w:val="21"/>
                <w:szCs w:val="21"/>
              </w:rPr>
              <w:t>检查点法、抗差估计</w:t>
            </w:r>
          </w:p>
        </w:tc>
      </w:tr>
      <w:tr w14:paraId="0E05F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1EED0BFC">
            <w:pPr>
              <w:snapToGrid w:val="0"/>
              <w:spacing w:before="70" w:after="70" w:line="240" w:lineRule="auto"/>
              <w:ind w:firstLine="0"/>
              <w:jc w:val="center"/>
              <w:rPr>
                <w:sz w:val="21"/>
              </w:rPr>
            </w:pPr>
            <w:r>
              <w:rPr>
                <w:sz w:val="21"/>
                <w:szCs w:val="21"/>
              </w:rPr>
              <w:t>成果</w:t>
            </w:r>
          </w:p>
        </w:tc>
        <w:tc>
          <w:tcPr>
            <w:tcW w:w="2226" w:type="dxa"/>
            <w:vAlign w:val="center"/>
          </w:tcPr>
          <w:p w14:paraId="06F1926D">
            <w:pPr>
              <w:snapToGrid w:val="0"/>
              <w:spacing w:before="70" w:after="70" w:line="240" w:lineRule="auto"/>
              <w:ind w:firstLine="0"/>
              <w:jc w:val="center"/>
              <w:rPr>
                <w:sz w:val="21"/>
              </w:rPr>
            </w:pPr>
            <w:r>
              <w:rPr>
                <w:sz w:val="21"/>
                <w:szCs w:val="21"/>
              </w:rPr>
              <w:t>模型精度、缺陷尺寸</w:t>
            </w:r>
          </w:p>
        </w:tc>
        <w:tc>
          <w:tcPr>
            <w:tcW w:w="2946" w:type="dxa"/>
            <w:vAlign w:val="center"/>
          </w:tcPr>
          <w:p w14:paraId="7C8B04D5">
            <w:pPr>
              <w:snapToGrid w:val="0"/>
              <w:spacing w:before="70" w:after="70" w:line="240" w:lineRule="auto"/>
              <w:ind w:firstLine="0"/>
              <w:jc w:val="left"/>
              <w:rPr>
                <w:sz w:val="21"/>
              </w:rPr>
            </w:pPr>
            <w:r>
              <w:rPr>
                <w:sz w:val="21"/>
                <w:szCs w:val="21"/>
              </w:rPr>
              <w:t>整体 ±1 mm/±1 cm、深度 ±1 mm</w:t>
            </w:r>
          </w:p>
        </w:tc>
        <w:tc>
          <w:tcPr>
            <w:tcW w:w="2482" w:type="dxa"/>
            <w:vAlign w:val="center"/>
          </w:tcPr>
          <w:p w14:paraId="7C456A25">
            <w:pPr>
              <w:snapToGrid w:val="0"/>
              <w:spacing w:before="70" w:after="70" w:line="240" w:lineRule="auto"/>
              <w:ind w:firstLine="0"/>
              <w:jc w:val="left"/>
              <w:rPr>
                <w:sz w:val="21"/>
              </w:rPr>
            </w:pPr>
            <w:r>
              <w:rPr>
                <w:sz w:val="21"/>
                <w:szCs w:val="21"/>
              </w:rPr>
              <w:t>标准尺、控制点、重复测量</w:t>
            </w:r>
          </w:p>
        </w:tc>
      </w:tr>
      <w:tr w14:paraId="61BA1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15D0EC86">
            <w:pPr>
              <w:snapToGrid w:val="0"/>
              <w:spacing w:before="70" w:after="70" w:line="240" w:lineRule="auto"/>
              <w:ind w:firstLine="0"/>
              <w:jc w:val="center"/>
              <w:rPr>
                <w:sz w:val="21"/>
              </w:rPr>
            </w:pPr>
            <w:r>
              <w:rPr>
                <w:sz w:val="21"/>
                <w:szCs w:val="21"/>
              </w:rPr>
              <w:t>验证</w:t>
            </w:r>
          </w:p>
        </w:tc>
        <w:tc>
          <w:tcPr>
            <w:tcW w:w="2226" w:type="dxa"/>
            <w:vAlign w:val="center"/>
          </w:tcPr>
          <w:p w14:paraId="0B0E8DF9">
            <w:pPr>
              <w:snapToGrid w:val="0"/>
              <w:spacing w:before="70" w:after="70" w:line="240" w:lineRule="auto"/>
              <w:ind w:firstLine="0"/>
              <w:jc w:val="center"/>
              <w:rPr>
                <w:sz w:val="21"/>
              </w:rPr>
            </w:pPr>
            <w:r>
              <w:rPr>
                <w:sz w:val="21"/>
                <w:szCs w:val="21"/>
              </w:rPr>
              <w:t>第三方测试、现场验证</w:t>
            </w:r>
          </w:p>
        </w:tc>
        <w:tc>
          <w:tcPr>
            <w:tcW w:w="2946" w:type="dxa"/>
            <w:vAlign w:val="center"/>
          </w:tcPr>
          <w:p w14:paraId="48695343">
            <w:pPr>
              <w:snapToGrid w:val="0"/>
              <w:spacing w:before="70" w:after="70" w:line="240" w:lineRule="auto"/>
              <w:ind w:firstLine="0"/>
              <w:jc w:val="left"/>
              <w:rPr>
                <w:sz w:val="21"/>
              </w:rPr>
            </w:pPr>
            <w:r>
              <w:rPr>
                <w:sz w:val="21"/>
                <w:szCs w:val="21"/>
              </w:rPr>
              <w:t>全部指标达标</w:t>
            </w:r>
          </w:p>
        </w:tc>
        <w:tc>
          <w:tcPr>
            <w:tcW w:w="2482" w:type="dxa"/>
            <w:vAlign w:val="center"/>
          </w:tcPr>
          <w:p w14:paraId="0BAC07F6">
            <w:pPr>
              <w:snapToGrid w:val="0"/>
              <w:spacing w:before="70" w:after="70" w:line="240" w:lineRule="auto"/>
              <w:ind w:firstLine="0"/>
              <w:jc w:val="left"/>
              <w:rPr>
                <w:sz w:val="21"/>
              </w:rPr>
            </w:pPr>
            <w:r>
              <w:rPr>
                <w:sz w:val="21"/>
                <w:szCs w:val="21"/>
              </w:rPr>
              <w:t>CMA/CNAS、见证试验</w:t>
            </w:r>
          </w:p>
        </w:tc>
      </w:tr>
    </w:tbl>
    <w:p w14:paraId="3BA880B1">
      <w:pPr>
        <w:spacing w:line="240" w:lineRule="auto"/>
      </w:pPr>
    </w:p>
    <w:p w14:paraId="4A5DEAC8">
      <w:pPr>
        <w:pStyle w:val="6"/>
      </w:pPr>
      <w:r>
        <w:rPr>
          <w:szCs w:val="32"/>
        </w:rPr>
        <w:t>2.5.4.4 误差来源与抑制措施</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45"/>
        <w:gridCol w:w="2853"/>
        <w:gridCol w:w="4503"/>
      </w:tblGrid>
      <w:tr w14:paraId="3FDE3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45" w:type="dxa"/>
            <w:shd w:val="clear" w:color="auto" w:fill="E7E6E6"/>
            <w:vAlign w:val="center"/>
          </w:tcPr>
          <w:p w14:paraId="1004C464">
            <w:pPr>
              <w:snapToGrid w:val="0"/>
              <w:spacing w:before="70" w:after="70" w:line="240" w:lineRule="auto"/>
              <w:ind w:firstLine="0"/>
              <w:jc w:val="center"/>
              <w:rPr>
                <w:b/>
                <w:sz w:val="21"/>
              </w:rPr>
            </w:pPr>
            <w:r>
              <w:rPr>
                <w:b/>
                <w:sz w:val="21"/>
                <w:szCs w:val="21"/>
              </w:rPr>
              <w:t>误差来源</w:t>
            </w:r>
          </w:p>
        </w:tc>
        <w:tc>
          <w:tcPr>
            <w:tcW w:w="2853" w:type="dxa"/>
            <w:shd w:val="clear" w:color="auto" w:fill="E7E6E6"/>
            <w:vAlign w:val="center"/>
          </w:tcPr>
          <w:p w14:paraId="21EED99E">
            <w:pPr>
              <w:snapToGrid w:val="0"/>
              <w:spacing w:before="70" w:after="70" w:line="240" w:lineRule="auto"/>
              <w:ind w:firstLine="0"/>
              <w:jc w:val="center"/>
              <w:rPr>
                <w:b/>
                <w:sz w:val="21"/>
              </w:rPr>
            </w:pPr>
            <w:r>
              <w:rPr>
                <w:b/>
                <w:sz w:val="21"/>
                <w:szCs w:val="21"/>
              </w:rPr>
              <w:t>影响</w:t>
            </w:r>
          </w:p>
        </w:tc>
        <w:tc>
          <w:tcPr>
            <w:tcW w:w="4503" w:type="dxa"/>
            <w:shd w:val="clear" w:color="auto" w:fill="E7E6E6"/>
            <w:vAlign w:val="center"/>
          </w:tcPr>
          <w:p w14:paraId="631F3918">
            <w:pPr>
              <w:snapToGrid w:val="0"/>
              <w:spacing w:before="70" w:after="70" w:line="240" w:lineRule="auto"/>
              <w:ind w:firstLine="0"/>
              <w:jc w:val="center"/>
              <w:rPr>
                <w:b/>
                <w:sz w:val="21"/>
              </w:rPr>
            </w:pPr>
            <w:r>
              <w:rPr>
                <w:b/>
                <w:sz w:val="21"/>
                <w:szCs w:val="21"/>
              </w:rPr>
              <w:t>抑制措施</w:t>
            </w:r>
          </w:p>
        </w:tc>
      </w:tr>
      <w:tr w14:paraId="343E9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4C10030C">
            <w:pPr>
              <w:snapToGrid w:val="0"/>
              <w:spacing w:before="70" w:after="70" w:line="240" w:lineRule="auto"/>
              <w:ind w:firstLine="0"/>
              <w:jc w:val="left"/>
              <w:rPr>
                <w:sz w:val="21"/>
              </w:rPr>
            </w:pPr>
            <w:r>
              <w:rPr>
                <w:sz w:val="21"/>
                <w:szCs w:val="21"/>
              </w:rPr>
              <w:t>镜头畸变</w:t>
            </w:r>
          </w:p>
        </w:tc>
        <w:tc>
          <w:tcPr>
            <w:tcW w:w="2853" w:type="dxa"/>
            <w:vAlign w:val="center"/>
          </w:tcPr>
          <w:p w14:paraId="1D51C1B2">
            <w:pPr>
              <w:snapToGrid w:val="0"/>
              <w:spacing w:before="70" w:after="70" w:line="240" w:lineRule="auto"/>
              <w:ind w:firstLine="0"/>
              <w:jc w:val="left"/>
              <w:rPr>
                <w:sz w:val="21"/>
              </w:rPr>
            </w:pPr>
            <w:r>
              <w:rPr>
                <w:sz w:val="21"/>
                <w:szCs w:val="21"/>
              </w:rPr>
              <w:t>系统性偏差</w:t>
            </w:r>
          </w:p>
        </w:tc>
        <w:tc>
          <w:tcPr>
            <w:tcW w:w="4503" w:type="dxa"/>
            <w:vAlign w:val="center"/>
          </w:tcPr>
          <w:p w14:paraId="64809770">
            <w:pPr>
              <w:snapToGrid w:val="0"/>
              <w:spacing w:before="70" w:after="70" w:line="240" w:lineRule="auto"/>
              <w:ind w:firstLine="0"/>
              <w:jc w:val="left"/>
              <w:rPr>
                <w:sz w:val="21"/>
              </w:rPr>
            </w:pPr>
            <w:r>
              <w:rPr>
                <w:sz w:val="21"/>
                <w:szCs w:val="21"/>
              </w:rPr>
              <w:t>分区标定、高阶畸变模型</w:t>
            </w:r>
          </w:p>
        </w:tc>
      </w:tr>
      <w:tr w14:paraId="3AE3F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5F8191C3">
            <w:pPr>
              <w:snapToGrid w:val="0"/>
              <w:spacing w:before="70" w:after="70" w:line="240" w:lineRule="auto"/>
              <w:ind w:firstLine="0"/>
              <w:jc w:val="left"/>
              <w:rPr>
                <w:sz w:val="21"/>
              </w:rPr>
            </w:pPr>
            <w:r>
              <w:rPr>
                <w:sz w:val="21"/>
                <w:szCs w:val="21"/>
              </w:rPr>
              <w:t>温度变形</w:t>
            </w:r>
          </w:p>
        </w:tc>
        <w:tc>
          <w:tcPr>
            <w:tcW w:w="2853" w:type="dxa"/>
            <w:vAlign w:val="center"/>
          </w:tcPr>
          <w:p w14:paraId="08C1C47A">
            <w:pPr>
              <w:snapToGrid w:val="0"/>
              <w:spacing w:before="70" w:after="70" w:line="240" w:lineRule="auto"/>
              <w:ind w:firstLine="0"/>
              <w:jc w:val="left"/>
              <w:rPr>
                <w:sz w:val="21"/>
              </w:rPr>
            </w:pPr>
            <w:r>
              <w:rPr>
                <w:sz w:val="21"/>
                <w:szCs w:val="21"/>
              </w:rPr>
              <w:t>尺度漂移</w:t>
            </w:r>
          </w:p>
        </w:tc>
        <w:tc>
          <w:tcPr>
            <w:tcW w:w="4503" w:type="dxa"/>
            <w:vAlign w:val="center"/>
          </w:tcPr>
          <w:p w14:paraId="0C9B3F9C">
            <w:pPr>
              <w:snapToGrid w:val="0"/>
              <w:spacing w:before="70" w:after="70" w:line="240" w:lineRule="auto"/>
              <w:ind w:firstLine="0"/>
              <w:jc w:val="left"/>
              <w:rPr>
                <w:sz w:val="21"/>
              </w:rPr>
            </w:pPr>
            <w:r>
              <w:rPr>
                <w:sz w:val="21"/>
                <w:szCs w:val="21"/>
              </w:rPr>
              <w:t>温度传感器、温度改正、定时复测</w:t>
            </w:r>
          </w:p>
        </w:tc>
      </w:tr>
      <w:tr w14:paraId="75122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5733F6F9">
            <w:pPr>
              <w:snapToGrid w:val="0"/>
              <w:spacing w:before="70" w:after="70" w:line="240" w:lineRule="auto"/>
              <w:ind w:firstLine="0"/>
              <w:jc w:val="left"/>
              <w:rPr>
                <w:sz w:val="21"/>
              </w:rPr>
            </w:pPr>
            <w:r>
              <w:rPr>
                <w:sz w:val="21"/>
                <w:szCs w:val="21"/>
              </w:rPr>
              <w:t>气流扰动</w:t>
            </w:r>
          </w:p>
        </w:tc>
        <w:tc>
          <w:tcPr>
            <w:tcW w:w="2853" w:type="dxa"/>
            <w:vAlign w:val="center"/>
          </w:tcPr>
          <w:p w14:paraId="7F96A55D">
            <w:pPr>
              <w:snapToGrid w:val="0"/>
              <w:spacing w:before="70" w:after="70" w:line="240" w:lineRule="auto"/>
              <w:ind w:firstLine="0"/>
              <w:jc w:val="left"/>
              <w:rPr>
                <w:sz w:val="21"/>
              </w:rPr>
            </w:pPr>
            <w:r>
              <w:rPr>
                <w:sz w:val="21"/>
                <w:szCs w:val="21"/>
              </w:rPr>
              <w:t>随机误差</w:t>
            </w:r>
          </w:p>
        </w:tc>
        <w:tc>
          <w:tcPr>
            <w:tcW w:w="4503" w:type="dxa"/>
            <w:vAlign w:val="center"/>
          </w:tcPr>
          <w:p w14:paraId="5152EB1A">
            <w:pPr>
              <w:snapToGrid w:val="0"/>
              <w:spacing w:before="70" w:after="70" w:line="240" w:lineRule="auto"/>
              <w:ind w:firstLine="0"/>
              <w:jc w:val="left"/>
              <w:rPr>
                <w:sz w:val="21"/>
              </w:rPr>
            </w:pPr>
            <w:r>
              <w:rPr>
                <w:sz w:val="21"/>
                <w:szCs w:val="21"/>
              </w:rPr>
              <w:t>避开强对流时段、多点平均</w:t>
            </w:r>
          </w:p>
        </w:tc>
      </w:tr>
      <w:tr w14:paraId="4501D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54EC9380">
            <w:pPr>
              <w:snapToGrid w:val="0"/>
              <w:spacing w:before="70" w:after="70" w:line="240" w:lineRule="auto"/>
              <w:ind w:firstLine="0"/>
              <w:jc w:val="left"/>
              <w:rPr>
                <w:sz w:val="21"/>
              </w:rPr>
            </w:pPr>
            <w:r>
              <w:rPr>
                <w:sz w:val="21"/>
                <w:szCs w:val="21"/>
              </w:rPr>
              <w:t>表面湿润</w:t>
            </w:r>
          </w:p>
        </w:tc>
        <w:tc>
          <w:tcPr>
            <w:tcW w:w="2853" w:type="dxa"/>
            <w:vAlign w:val="center"/>
          </w:tcPr>
          <w:p w14:paraId="12E367D9">
            <w:pPr>
              <w:snapToGrid w:val="0"/>
              <w:spacing w:before="70" w:after="70" w:line="240" w:lineRule="auto"/>
              <w:ind w:firstLine="0"/>
              <w:jc w:val="left"/>
              <w:rPr>
                <w:sz w:val="21"/>
              </w:rPr>
            </w:pPr>
            <w:r>
              <w:rPr>
                <w:sz w:val="21"/>
                <w:szCs w:val="21"/>
              </w:rPr>
              <w:t>回波异常、纹理失真</w:t>
            </w:r>
          </w:p>
        </w:tc>
        <w:tc>
          <w:tcPr>
            <w:tcW w:w="4503" w:type="dxa"/>
            <w:vAlign w:val="center"/>
          </w:tcPr>
          <w:p w14:paraId="3913BB36">
            <w:pPr>
              <w:snapToGrid w:val="0"/>
              <w:spacing w:before="70" w:after="70" w:line="240" w:lineRule="auto"/>
              <w:ind w:firstLine="0"/>
              <w:jc w:val="left"/>
              <w:rPr>
                <w:sz w:val="21"/>
              </w:rPr>
            </w:pPr>
            <w:r>
              <w:rPr>
                <w:sz w:val="21"/>
                <w:szCs w:val="21"/>
              </w:rPr>
              <w:t>偏振、多曝光、视觉为主</w:t>
            </w:r>
          </w:p>
        </w:tc>
      </w:tr>
      <w:tr w14:paraId="669A6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72800C05">
            <w:pPr>
              <w:snapToGrid w:val="0"/>
              <w:spacing w:before="70" w:after="70" w:line="240" w:lineRule="auto"/>
              <w:ind w:firstLine="0"/>
              <w:jc w:val="left"/>
              <w:rPr>
                <w:sz w:val="21"/>
              </w:rPr>
            </w:pPr>
            <w:r>
              <w:rPr>
                <w:sz w:val="21"/>
                <w:szCs w:val="21"/>
              </w:rPr>
              <w:t>附着物</w:t>
            </w:r>
          </w:p>
        </w:tc>
        <w:tc>
          <w:tcPr>
            <w:tcW w:w="2853" w:type="dxa"/>
            <w:vAlign w:val="center"/>
          </w:tcPr>
          <w:p w14:paraId="355A14D4">
            <w:pPr>
              <w:snapToGrid w:val="0"/>
              <w:spacing w:before="70" w:after="70" w:line="240" w:lineRule="auto"/>
              <w:ind w:firstLine="0"/>
              <w:jc w:val="left"/>
              <w:rPr>
                <w:sz w:val="21"/>
              </w:rPr>
            </w:pPr>
            <w:r>
              <w:rPr>
                <w:sz w:val="21"/>
                <w:szCs w:val="21"/>
              </w:rPr>
              <w:t>误判</w:t>
            </w:r>
          </w:p>
        </w:tc>
        <w:tc>
          <w:tcPr>
            <w:tcW w:w="4503" w:type="dxa"/>
            <w:vAlign w:val="center"/>
          </w:tcPr>
          <w:p w14:paraId="5BDDC9FA">
            <w:pPr>
              <w:snapToGrid w:val="0"/>
              <w:spacing w:before="70" w:after="70" w:line="240" w:lineRule="auto"/>
              <w:ind w:firstLine="0"/>
              <w:jc w:val="left"/>
              <w:rPr>
                <w:sz w:val="21"/>
              </w:rPr>
            </w:pPr>
            <w:r>
              <w:rPr>
                <w:sz w:val="21"/>
                <w:szCs w:val="21"/>
              </w:rPr>
              <w:t>多特征区分、单列类别</w:t>
            </w:r>
          </w:p>
        </w:tc>
      </w:tr>
      <w:tr w14:paraId="439B0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4C9B061F">
            <w:pPr>
              <w:snapToGrid w:val="0"/>
              <w:spacing w:before="70" w:after="70" w:line="240" w:lineRule="auto"/>
              <w:ind w:firstLine="0"/>
              <w:jc w:val="left"/>
              <w:rPr>
                <w:sz w:val="21"/>
              </w:rPr>
            </w:pPr>
            <w:r>
              <w:rPr>
                <w:sz w:val="21"/>
                <w:szCs w:val="21"/>
              </w:rPr>
              <w:t>配准累积</w:t>
            </w:r>
          </w:p>
        </w:tc>
        <w:tc>
          <w:tcPr>
            <w:tcW w:w="2853" w:type="dxa"/>
            <w:vAlign w:val="center"/>
          </w:tcPr>
          <w:p w14:paraId="7246BE8E">
            <w:pPr>
              <w:snapToGrid w:val="0"/>
              <w:spacing w:before="70" w:after="70" w:line="240" w:lineRule="auto"/>
              <w:ind w:firstLine="0"/>
              <w:jc w:val="left"/>
              <w:rPr>
                <w:sz w:val="21"/>
              </w:rPr>
            </w:pPr>
            <w:r>
              <w:rPr>
                <w:sz w:val="21"/>
                <w:szCs w:val="21"/>
              </w:rPr>
              <w:t>长距离漂移</w:t>
            </w:r>
          </w:p>
        </w:tc>
        <w:tc>
          <w:tcPr>
            <w:tcW w:w="4503" w:type="dxa"/>
            <w:vAlign w:val="center"/>
          </w:tcPr>
          <w:p w14:paraId="1F0951FD">
            <w:pPr>
              <w:snapToGrid w:val="0"/>
              <w:spacing w:before="70" w:after="70" w:line="240" w:lineRule="auto"/>
              <w:ind w:firstLine="0"/>
              <w:jc w:val="left"/>
              <w:rPr>
                <w:sz w:val="21"/>
              </w:rPr>
            </w:pPr>
            <w:r>
              <w:rPr>
                <w:sz w:val="21"/>
                <w:szCs w:val="21"/>
              </w:rPr>
              <w:t>控制点约束、回环、分段平差</w:t>
            </w:r>
          </w:p>
        </w:tc>
      </w:tr>
      <w:tr w14:paraId="7464C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2DB0CC3A">
            <w:pPr>
              <w:snapToGrid w:val="0"/>
              <w:spacing w:before="70" w:after="70" w:line="240" w:lineRule="auto"/>
              <w:ind w:firstLine="0"/>
              <w:jc w:val="left"/>
              <w:rPr>
                <w:sz w:val="21"/>
              </w:rPr>
            </w:pPr>
            <w:r>
              <w:rPr>
                <w:sz w:val="21"/>
                <w:szCs w:val="21"/>
              </w:rPr>
              <w:t>振动</w:t>
            </w:r>
          </w:p>
        </w:tc>
        <w:tc>
          <w:tcPr>
            <w:tcW w:w="2853" w:type="dxa"/>
            <w:vAlign w:val="center"/>
          </w:tcPr>
          <w:p w14:paraId="729785CA">
            <w:pPr>
              <w:snapToGrid w:val="0"/>
              <w:spacing w:before="70" w:after="70" w:line="240" w:lineRule="auto"/>
              <w:ind w:firstLine="0"/>
              <w:jc w:val="left"/>
              <w:rPr>
                <w:sz w:val="21"/>
              </w:rPr>
            </w:pPr>
            <w:r>
              <w:rPr>
                <w:sz w:val="21"/>
                <w:szCs w:val="21"/>
              </w:rPr>
              <w:t>影像模糊</w:t>
            </w:r>
          </w:p>
        </w:tc>
        <w:tc>
          <w:tcPr>
            <w:tcW w:w="4503" w:type="dxa"/>
            <w:vAlign w:val="center"/>
          </w:tcPr>
          <w:p w14:paraId="39F4837B">
            <w:pPr>
              <w:snapToGrid w:val="0"/>
              <w:spacing w:before="70" w:after="70" w:line="240" w:lineRule="auto"/>
              <w:ind w:firstLine="0"/>
              <w:jc w:val="left"/>
              <w:rPr>
                <w:sz w:val="21"/>
              </w:rPr>
            </w:pPr>
            <w:r>
              <w:rPr>
                <w:sz w:val="21"/>
                <w:szCs w:val="21"/>
              </w:rPr>
              <w:t>停稳采集、IMU 补偿、防振设计</w:t>
            </w:r>
          </w:p>
        </w:tc>
      </w:tr>
      <w:tr w14:paraId="5205B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45" w:type="dxa"/>
            <w:vAlign w:val="center"/>
          </w:tcPr>
          <w:p w14:paraId="59D20C87">
            <w:pPr>
              <w:snapToGrid w:val="0"/>
              <w:spacing w:before="70" w:after="70" w:line="240" w:lineRule="auto"/>
              <w:ind w:firstLine="0"/>
              <w:jc w:val="left"/>
              <w:rPr>
                <w:sz w:val="21"/>
              </w:rPr>
            </w:pPr>
            <w:r>
              <w:rPr>
                <w:sz w:val="21"/>
                <w:szCs w:val="21"/>
              </w:rPr>
              <w:t>人为操作</w:t>
            </w:r>
          </w:p>
        </w:tc>
        <w:tc>
          <w:tcPr>
            <w:tcW w:w="2853" w:type="dxa"/>
            <w:vAlign w:val="center"/>
          </w:tcPr>
          <w:p w14:paraId="6A3778F9">
            <w:pPr>
              <w:snapToGrid w:val="0"/>
              <w:spacing w:before="70" w:after="70" w:line="240" w:lineRule="auto"/>
              <w:ind w:firstLine="0"/>
              <w:jc w:val="left"/>
              <w:rPr>
                <w:sz w:val="21"/>
              </w:rPr>
            </w:pPr>
            <w:r>
              <w:rPr>
                <w:sz w:val="21"/>
                <w:szCs w:val="21"/>
              </w:rPr>
              <w:t>粗差</w:t>
            </w:r>
          </w:p>
        </w:tc>
        <w:tc>
          <w:tcPr>
            <w:tcW w:w="4503" w:type="dxa"/>
            <w:vAlign w:val="center"/>
          </w:tcPr>
          <w:p w14:paraId="6D28D1CE">
            <w:pPr>
              <w:snapToGrid w:val="0"/>
              <w:spacing w:before="70" w:after="70" w:line="240" w:lineRule="auto"/>
              <w:ind w:firstLine="0"/>
              <w:jc w:val="left"/>
              <w:rPr>
                <w:sz w:val="21"/>
              </w:rPr>
            </w:pPr>
            <w:r>
              <w:rPr>
                <w:sz w:val="21"/>
                <w:szCs w:val="21"/>
              </w:rPr>
              <w:t>标准化作业、双人复核、日志追溯</w:t>
            </w:r>
          </w:p>
        </w:tc>
      </w:tr>
    </w:tbl>
    <w:p w14:paraId="3FEAD5FD">
      <w:pPr>
        <w:spacing w:line="240" w:lineRule="auto"/>
      </w:pPr>
    </w:p>
    <w:p w14:paraId="2F2020EE">
      <w:pPr>
        <w:pStyle w:val="6"/>
      </w:pPr>
      <w:r>
        <w:rPr>
          <w:szCs w:val="32"/>
        </w:rPr>
        <w:t>2.5.4.5 多模态融合算法详解</w:t>
      </w:r>
    </w:p>
    <w:p w14:paraId="7E9C1204">
      <w:r>
        <w:rPr>
          <w:b/>
        </w:rPr>
        <w:t>（1）点云</w:t>
      </w:r>
      <w:r>
        <w:rPr>
          <w:rFonts w:hint="eastAsia"/>
          <w:b/>
        </w:rPr>
        <w:t>-</w:t>
      </w:r>
      <w:r>
        <w:rPr>
          <w:b/>
        </w:rPr>
        <w:t>影像配准。</w:t>
      </w:r>
    </w:p>
    <w:p w14:paraId="446C0F33">
      <w:r>
        <w:t>采用</w:t>
      </w:r>
      <w:r>
        <w:rPr>
          <w:rFonts w:hint="eastAsia"/>
        </w:rPr>
        <w:t>“</w:t>
      </w:r>
      <w:r>
        <w:t>位姿初值 + 共线方程约束 + 互信息精化</w:t>
      </w:r>
      <w:r>
        <w:rPr>
          <w:rFonts w:hint="eastAsia"/>
        </w:rPr>
        <w:t>”</w:t>
      </w:r>
      <w:r>
        <w:t>的三步法。第一步，以采集位姿作为初值，将影像投影至点云，建立初始对应；第二步，以共线方程建立像点与三维点的约束，通过光束法平差同时优化相机位姿与三维点；第三步，对纹理弱、特征少的区域，采用归一化互信息（NMI）作为相似性测度进行精化，目标函数为：</w:t>
      </w:r>
    </w:p>
    <w:p w14:paraId="008FF92A">
      <w:r>
        <w:t>NMI(A,B) = [H(A) + H(B)] / H(A,B)</w:t>
      </w:r>
    </w:p>
    <w:p w14:paraId="2E56675F">
      <w:r>
        <w:t>其中 H(·) 为熵，H(A,B) 为联合熵；当 NMI 取最大值时，配准达到最优。</w:t>
      </w:r>
    </w:p>
    <w:p w14:paraId="43C87A4F">
      <w:r>
        <w:rPr>
          <w:b/>
        </w:rPr>
        <w:t>（2）点云</w:t>
      </w:r>
      <w:r>
        <w:rPr>
          <w:rFonts w:hint="eastAsia"/>
          <w:b/>
        </w:rPr>
        <w:t>-</w:t>
      </w:r>
      <w:r>
        <w:rPr>
          <w:b/>
        </w:rPr>
        <w:t>点云配准。</w:t>
      </w:r>
    </w:p>
    <w:p w14:paraId="7D090306">
      <w:r>
        <w:t>对不同设备获取的点云，采用</w:t>
      </w:r>
      <w:r>
        <w:rPr>
          <w:rFonts w:hint="eastAsia"/>
        </w:rPr>
        <w:t>“</w:t>
      </w:r>
      <w:r>
        <w:t>FPFH 粗配准 + 广义 ICP 精配准</w:t>
      </w:r>
      <w:r>
        <w:rPr>
          <w:rFonts w:hint="eastAsia"/>
        </w:rPr>
        <w:t>”</w:t>
      </w:r>
      <w:r>
        <w:t>策略。广义 ICP 使用点到面距离与法向一致性联合度量，对噪声与部分重叠具有更好的鲁棒性；对多源点云采用</w:t>
      </w:r>
      <w:r>
        <w:rPr>
          <w:rFonts w:hint="eastAsia"/>
        </w:rPr>
        <w:t>“</w:t>
      </w:r>
      <w:r>
        <w:t>两两配准 + 位姿图全局优化</w:t>
      </w:r>
      <w:r>
        <w:rPr>
          <w:rFonts w:hint="eastAsia"/>
        </w:rPr>
        <w:t>”</w:t>
      </w:r>
      <w:r>
        <w:t>，避免误差单向累积。</w:t>
      </w:r>
    </w:p>
    <w:p w14:paraId="5DC5E8ED">
      <w:r>
        <w:rPr>
          <w:b/>
        </w:rPr>
        <w:t>（3）加权融合。</w:t>
      </w:r>
    </w:p>
    <w:p w14:paraId="0C85ADBC">
      <w:r>
        <w:t>对配准后的多源点云，按置信度加权融合。设第 i 个源点云在位置 p 的权重为 w_i(p)，则融合点坐标为：</w:t>
      </w:r>
    </w:p>
    <w:p w14:paraId="7F66AC68">
      <w:r>
        <w:t>P_fused = Σ w_i(p) · P_i(p) / Σ w_i(p)</w:t>
      </w:r>
    </w:p>
    <w:p w14:paraId="20F10AF1">
      <w:r>
        <w:t>权重 w_i(p) 由局部精度、入射角、回波强度、影像清晰度四项因子归一化后加权得到；对权重低于阈值的区域，标记为</w:t>
      </w:r>
      <w:r>
        <w:rPr>
          <w:rFonts w:hint="eastAsia"/>
        </w:rPr>
        <w:t>“</w:t>
      </w:r>
      <w:r>
        <w:t>低置信区</w:t>
      </w:r>
      <w:r>
        <w:rPr>
          <w:rFonts w:hint="eastAsia"/>
        </w:rPr>
        <w:t>”</w:t>
      </w:r>
      <w:r>
        <w:t>，在成果中单独提示并安排补测。</w:t>
      </w:r>
    </w:p>
    <w:p w14:paraId="5A3D8E73">
      <w:r>
        <w:rPr>
          <w:b/>
        </w:rPr>
        <w:t>（4）保边去噪。</w:t>
      </w:r>
    </w:p>
    <w:p w14:paraId="068EB5E3">
      <w:r>
        <w:t>先采用统计滤波（均值±2σ）与半径滤波（半径 0.05 m，最少 6 点）去除离群点；再采用移动最小二乘（MLS）平滑，邻域半径按点间距自适应；对疑似缺陷区域，降低平滑强度或跳过平滑，避免抹平真实形貌。去噪前后计算法向偏差与曲率变化，作为保真度评价指标。</w:t>
      </w:r>
    </w:p>
    <w:p w14:paraId="2BE46C5B">
      <w:r>
        <w:rPr>
          <w:b/>
        </w:rPr>
        <w:t>（5）真彩色赋色。</w:t>
      </w:r>
    </w:p>
    <w:p w14:paraId="751D9CF2">
      <w:r>
        <w:t>以影像为颜色源，对每个三维点选择视角最优的影像进行赋色：优先选择入射角小、距离近、清晰度高的影像；对多视覆盖区域，按权重加权平均颜色；对色差较大的拼接边界，采用泊松融合或直方图匹配消除接缝。</w:t>
      </w:r>
    </w:p>
    <w:p w14:paraId="0C1AF178">
      <w:pPr>
        <w:pStyle w:val="6"/>
      </w:pPr>
      <w:r>
        <w:rPr>
          <w:szCs w:val="32"/>
        </w:rPr>
        <w:t>2.5.4.6 精度传递与误差预算</w:t>
      </w:r>
    </w:p>
    <w:p w14:paraId="00AE3E52">
      <w:r>
        <w:rPr>
          <w:b/>
        </w:rPr>
        <w:t>（1）误差源分解。</w:t>
      </w:r>
    </w:p>
    <w:p w14:paraId="37998C55">
      <w:r>
        <w:t>总误差由控制基准误差、仪器标定误差、观测误差、配准误差、建模误差、环境误差六部分组成。按误差传播律，总方差为各分量方差之和（假定相互独立）：</w:t>
      </w:r>
    </w:p>
    <w:p w14:paraId="18A969BB">
      <w:r>
        <w:t>σ_total² = σ_control² + σ_calib² + σ_obs² + σ_reg² + σ_model² + σ_env²</w:t>
      </w:r>
    </w:p>
    <w:p w14:paraId="3649E980">
      <w:r>
        <w:rPr>
          <w:b/>
        </w:rPr>
        <w:t>（2）平坡场景误差预算。</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46"/>
        <w:gridCol w:w="2596"/>
        <w:gridCol w:w="4258"/>
      </w:tblGrid>
      <w:tr w14:paraId="59BBA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46" w:type="dxa"/>
            <w:shd w:val="clear" w:color="auto" w:fill="E7E6E6"/>
            <w:vAlign w:val="center"/>
          </w:tcPr>
          <w:p w14:paraId="4C8FA0AD">
            <w:pPr>
              <w:keepNext/>
              <w:snapToGrid w:val="0"/>
              <w:spacing w:before="70" w:after="70" w:line="240" w:lineRule="auto"/>
              <w:ind w:firstLine="0"/>
              <w:jc w:val="center"/>
              <w:rPr>
                <w:b/>
                <w:sz w:val="21"/>
              </w:rPr>
            </w:pPr>
            <w:r>
              <w:rPr>
                <w:b/>
                <w:sz w:val="21"/>
                <w:szCs w:val="21"/>
              </w:rPr>
              <w:t>误差源</w:t>
            </w:r>
          </w:p>
        </w:tc>
        <w:tc>
          <w:tcPr>
            <w:tcW w:w="2596" w:type="dxa"/>
            <w:shd w:val="clear" w:color="auto" w:fill="E7E6E6"/>
            <w:vAlign w:val="center"/>
          </w:tcPr>
          <w:p w14:paraId="3D13EA22">
            <w:pPr>
              <w:keepNext/>
              <w:snapToGrid w:val="0"/>
              <w:spacing w:before="70" w:after="70" w:line="240" w:lineRule="auto"/>
              <w:ind w:firstLine="0"/>
              <w:jc w:val="center"/>
              <w:rPr>
                <w:b/>
                <w:sz w:val="21"/>
              </w:rPr>
            </w:pPr>
            <w:r>
              <w:rPr>
                <w:b/>
                <w:sz w:val="21"/>
                <w:szCs w:val="21"/>
              </w:rPr>
              <w:t>分量（mm）</w:t>
            </w:r>
          </w:p>
        </w:tc>
        <w:tc>
          <w:tcPr>
            <w:tcW w:w="4258" w:type="dxa"/>
            <w:shd w:val="clear" w:color="auto" w:fill="E7E6E6"/>
            <w:vAlign w:val="center"/>
          </w:tcPr>
          <w:p w14:paraId="4009F9A9">
            <w:pPr>
              <w:keepNext/>
              <w:snapToGrid w:val="0"/>
              <w:spacing w:before="70" w:after="70" w:line="240" w:lineRule="auto"/>
              <w:ind w:firstLine="0"/>
              <w:jc w:val="center"/>
              <w:rPr>
                <w:b/>
                <w:sz w:val="21"/>
              </w:rPr>
            </w:pPr>
            <w:r>
              <w:rPr>
                <w:b/>
                <w:sz w:val="21"/>
                <w:szCs w:val="21"/>
              </w:rPr>
              <w:t>说明</w:t>
            </w:r>
          </w:p>
        </w:tc>
      </w:tr>
      <w:tr w14:paraId="055E1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0E90A65E">
            <w:pPr>
              <w:keepNext/>
              <w:snapToGrid w:val="0"/>
              <w:spacing w:before="70" w:after="70" w:line="240" w:lineRule="auto"/>
              <w:ind w:firstLine="0"/>
              <w:jc w:val="left"/>
              <w:rPr>
                <w:sz w:val="21"/>
              </w:rPr>
            </w:pPr>
            <w:r>
              <w:rPr>
                <w:sz w:val="21"/>
                <w:szCs w:val="21"/>
              </w:rPr>
              <w:t>控制基准</w:t>
            </w:r>
          </w:p>
        </w:tc>
        <w:tc>
          <w:tcPr>
            <w:tcW w:w="2596" w:type="dxa"/>
            <w:vAlign w:val="center"/>
          </w:tcPr>
          <w:p w14:paraId="5E4B275C">
            <w:pPr>
              <w:keepNext/>
              <w:snapToGrid w:val="0"/>
              <w:spacing w:before="70" w:after="70" w:line="240" w:lineRule="auto"/>
              <w:ind w:firstLine="0"/>
              <w:jc w:val="center"/>
              <w:rPr>
                <w:sz w:val="21"/>
              </w:rPr>
            </w:pPr>
            <w:r>
              <w:rPr>
                <w:sz w:val="21"/>
                <w:szCs w:val="21"/>
              </w:rPr>
              <w:t>0.30</w:t>
            </w:r>
          </w:p>
        </w:tc>
        <w:tc>
          <w:tcPr>
            <w:tcW w:w="4258" w:type="dxa"/>
            <w:vAlign w:val="center"/>
          </w:tcPr>
          <w:p w14:paraId="0431CBA4">
            <w:pPr>
              <w:keepNext/>
              <w:snapToGrid w:val="0"/>
              <w:spacing w:before="70" w:after="70" w:line="240" w:lineRule="auto"/>
              <w:ind w:firstLine="0"/>
              <w:jc w:val="left"/>
              <w:rPr>
                <w:sz w:val="21"/>
              </w:rPr>
            </w:pPr>
            <w:r>
              <w:rPr>
                <w:sz w:val="21"/>
                <w:szCs w:val="21"/>
              </w:rPr>
              <w:t>加密控制网点位中误差</w:t>
            </w:r>
          </w:p>
        </w:tc>
      </w:tr>
      <w:tr w14:paraId="217FF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05937C4F">
            <w:pPr>
              <w:keepNext/>
              <w:snapToGrid w:val="0"/>
              <w:spacing w:before="70" w:after="70" w:line="240" w:lineRule="auto"/>
              <w:ind w:firstLine="0"/>
              <w:jc w:val="left"/>
              <w:rPr>
                <w:sz w:val="21"/>
              </w:rPr>
            </w:pPr>
            <w:r>
              <w:rPr>
                <w:sz w:val="21"/>
                <w:szCs w:val="21"/>
              </w:rPr>
              <w:t>仪器标定</w:t>
            </w:r>
          </w:p>
        </w:tc>
        <w:tc>
          <w:tcPr>
            <w:tcW w:w="2596" w:type="dxa"/>
            <w:vAlign w:val="center"/>
          </w:tcPr>
          <w:p w14:paraId="0614A3D1">
            <w:pPr>
              <w:keepNext/>
              <w:snapToGrid w:val="0"/>
              <w:spacing w:before="70" w:after="70" w:line="240" w:lineRule="auto"/>
              <w:ind w:firstLine="0"/>
              <w:jc w:val="center"/>
              <w:rPr>
                <w:sz w:val="21"/>
              </w:rPr>
            </w:pPr>
            <w:r>
              <w:rPr>
                <w:sz w:val="21"/>
                <w:szCs w:val="21"/>
              </w:rPr>
              <w:t>0.25</w:t>
            </w:r>
          </w:p>
        </w:tc>
        <w:tc>
          <w:tcPr>
            <w:tcW w:w="4258" w:type="dxa"/>
            <w:vAlign w:val="center"/>
          </w:tcPr>
          <w:p w14:paraId="60DD367B">
            <w:pPr>
              <w:keepNext/>
              <w:snapToGrid w:val="0"/>
              <w:spacing w:before="70" w:after="70" w:line="240" w:lineRule="auto"/>
              <w:ind w:firstLine="0"/>
              <w:jc w:val="left"/>
              <w:rPr>
                <w:sz w:val="21"/>
              </w:rPr>
            </w:pPr>
            <w:r>
              <w:rPr>
                <w:sz w:val="21"/>
                <w:szCs w:val="21"/>
              </w:rPr>
              <w:t>重投影残差折算</w:t>
            </w:r>
          </w:p>
        </w:tc>
      </w:tr>
      <w:tr w14:paraId="5FFB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453F5762">
            <w:pPr>
              <w:keepNext/>
              <w:snapToGrid w:val="0"/>
              <w:spacing w:before="70" w:after="70" w:line="240" w:lineRule="auto"/>
              <w:ind w:firstLine="0"/>
              <w:jc w:val="left"/>
              <w:rPr>
                <w:sz w:val="21"/>
              </w:rPr>
            </w:pPr>
            <w:r>
              <w:rPr>
                <w:sz w:val="21"/>
                <w:szCs w:val="21"/>
              </w:rPr>
              <w:t>观测</w:t>
            </w:r>
          </w:p>
        </w:tc>
        <w:tc>
          <w:tcPr>
            <w:tcW w:w="2596" w:type="dxa"/>
            <w:vAlign w:val="center"/>
          </w:tcPr>
          <w:p w14:paraId="2A082198">
            <w:pPr>
              <w:keepNext/>
              <w:snapToGrid w:val="0"/>
              <w:spacing w:before="70" w:after="70" w:line="240" w:lineRule="auto"/>
              <w:ind w:firstLine="0"/>
              <w:jc w:val="center"/>
              <w:rPr>
                <w:sz w:val="21"/>
              </w:rPr>
            </w:pPr>
            <w:r>
              <w:rPr>
                <w:sz w:val="21"/>
                <w:szCs w:val="21"/>
              </w:rPr>
              <w:t>0.35</w:t>
            </w:r>
          </w:p>
        </w:tc>
        <w:tc>
          <w:tcPr>
            <w:tcW w:w="4258" w:type="dxa"/>
            <w:vAlign w:val="center"/>
          </w:tcPr>
          <w:p w14:paraId="14FD99A4">
            <w:pPr>
              <w:keepNext/>
              <w:snapToGrid w:val="0"/>
              <w:spacing w:before="70" w:after="70" w:line="240" w:lineRule="auto"/>
              <w:ind w:firstLine="0"/>
              <w:jc w:val="left"/>
              <w:rPr>
                <w:sz w:val="21"/>
              </w:rPr>
            </w:pPr>
            <w:r>
              <w:rPr>
                <w:sz w:val="21"/>
                <w:szCs w:val="21"/>
              </w:rPr>
              <w:t>交会与亚像素定位</w:t>
            </w:r>
          </w:p>
        </w:tc>
      </w:tr>
      <w:tr w14:paraId="19DAE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5C9D521A">
            <w:pPr>
              <w:keepNext/>
              <w:snapToGrid w:val="0"/>
              <w:spacing w:before="70" w:after="70" w:line="240" w:lineRule="auto"/>
              <w:ind w:firstLine="0"/>
              <w:jc w:val="left"/>
              <w:rPr>
                <w:sz w:val="21"/>
              </w:rPr>
            </w:pPr>
            <w:r>
              <w:rPr>
                <w:sz w:val="21"/>
                <w:szCs w:val="21"/>
              </w:rPr>
              <w:t>配准</w:t>
            </w:r>
          </w:p>
        </w:tc>
        <w:tc>
          <w:tcPr>
            <w:tcW w:w="2596" w:type="dxa"/>
            <w:vAlign w:val="center"/>
          </w:tcPr>
          <w:p w14:paraId="1A638DEF">
            <w:pPr>
              <w:keepNext/>
              <w:snapToGrid w:val="0"/>
              <w:spacing w:before="70" w:after="70" w:line="240" w:lineRule="auto"/>
              <w:ind w:firstLine="0"/>
              <w:jc w:val="center"/>
              <w:rPr>
                <w:sz w:val="21"/>
              </w:rPr>
            </w:pPr>
            <w:r>
              <w:rPr>
                <w:sz w:val="21"/>
                <w:szCs w:val="21"/>
              </w:rPr>
              <w:t>0.30</w:t>
            </w:r>
          </w:p>
        </w:tc>
        <w:tc>
          <w:tcPr>
            <w:tcW w:w="4258" w:type="dxa"/>
            <w:vAlign w:val="center"/>
          </w:tcPr>
          <w:p w14:paraId="7848BF2C">
            <w:pPr>
              <w:keepNext/>
              <w:snapToGrid w:val="0"/>
              <w:spacing w:before="70" w:after="70" w:line="240" w:lineRule="auto"/>
              <w:ind w:firstLine="0"/>
              <w:jc w:val="left"/>
              <w:rPr>
                <w:sz w:val="21"/>
              </w:rPr>
            </w:pPr>
            <w:r>
              <w:rPr>
                <w:sz w:val="21"/>
                <w:szCs w:val="21"/>
              </w:rPr>
              <w:t>多站拼接</w:t>
            </w:r>
          </w:p>
        </w:tc>
      </w:tr>
      <w:tr w14:paraId="705C5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7D065EAB">
            <w:pPr>
              <w:keepNext/>
              <w:snapToGrid w:val="0"/>
              <w:spacing w:before="70" w:after="70" w:line="240" w:lineRule="auto"/>
              <w:ind w:firstLine="0"/>
              <w:jc w:val="left"/>
              <w:rPr>
                <w:sz w:val="21"/>
              </w:rPr>
            </w:pPr>
            <w:r>
              <w:rPr>
                <w:sz w:val="21"/>
                <w:szCs w:val="21"/>
              </w:rPr>
              <w:t>建模</w:t>
            </w:r>
          </w:p>
        </w:tc>
        <w:tc>
          <w:tcPr>
            <w:tcW w:w="2596" w:type="dxa"/>
            <w:vAlign w:val="center"/>
          </w:tcPr>
          <w:p w14:paraId="786ACB0A">
            <w:pPr>
              <w:keepNext/>
              <w:snapToGrid w:val="0"/>
              <w:spacing w:before="70" w:after="70" w:line="240" w:lineRule="auto"/>
              <w:ind w:firstLine="0"/>
              <w:jc w:val="center"/>
              <w:rPr>
                <w:sz w:val="21"/>
              </w:rPr>
            </w:pPr>
            <w:r>
              <w:rPr>
                <w:sz w:val="21"/>
                <w:szCs w:val="21"/>
              </w:rPr>
              <w:t>0.20</w:t>
            </w:r>
          </w:p>
        </w:tc>
        <w:tc>
          <w:tcPr>
            <w:tcW w:w="4258" w:type="dxa"/>
            <w:vAlign w:val="center"/>
          </w:tcPr>
          <w:p w14:paraId="33FC47D4">
            <w:pPr>
              <w:keepNext/>
              <w:snapToGrid w:val="0"/>
              <w:spacing w:before="70" w:after="70" w:line="240" w:lineRule="auto"/>
              <w:ind w:firstLine="0"/>
              <w:jc w:val="left"/>
              <w:rPr>
                <w:sz w:val="21"/>
              </w:rPr>
            </w:pPr>
            <w:r>
              <w:rPr>
                <w:sz w:val="21"/>
                <w:szCs w:val="21"/>
              </w:rPr>
              <w:t>网格化与平滑</w:t>
            </w:r>
          </w:p>
        </w:tc>
      </w:tr>
      <w:tr w14:paraId="1A985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21F463A6">
            <w:pPr>
              <w:keepNext/>
              <w:snapToGrid w:val="0"/>
              <w:spacing w:before="70" w:after="70" w:line="240" w:lineRule="auto"/>
              <w:ind w:firstLine="0"/>
              <w:jc w:val="left"/>
              <w:rPr>
                <w:sz w:val="21"/>
              </w:rPr>
            </w:pPr>
            <w:r>
              <w:rPr>
                <w:sz w:val="21"/>
                <w:szCs w:val="21"/>
              </w:rPr>
              <w:t>环境</w:t>
            </w:r>
          </w:p>
        </w:tc>
        <w:tc>
          <w:tcPr>
            <w:tcW w:w="2596" w:type="dxa"/>
            <w:vAlign w:val="center"/>
          </w:tcPr>
          <w:p w14:paraId="379FA827">
            <w:pPr>
              <w:keepNext/>
              <w:snapToGrid w:val="0"/>
              <w:spacing w:before="70" w:after="70" w:line="240" w:lineRule="auto"/>
              <w:ind w:firstLine="0"/>
              <w:jc w:val="center"/>
              <w:rPr>
                <w:sz w:val="21"/>
              </w:rPr>
            </w:pPr>
            <w:r>
              <w:rPr>
                <w:sz w:val="21"/>
                <w:szCs w:val="21"/>
              </w:rPr>
              <w:t>0.25</w:t>
            </w:r>
          </w:p>
        </w:tc>
        <w:tc>
          <w:tcPr>
            <w:tcW w:w="4258" w:type="dxa"/>
            <w:vAlign w:val="center"/>
          </w:tcPr>
          <w:p w14:paraId="0302B9A3">
            <w:pPr>
              <w:keepNext/>
              <w:snapToGrid w:val="0"/>
              <w:spacing w:before="70" w:after="70" w:line="240" w:lineRule="auto"/>
              <w:ind w:firstLine="0"/>
              <w:jc w:val="left"/>
              <w:rPr>
                <w:sz w:val="21"/>
              </w:rPr>
            </w:pPr>
            <w:r>
              <w:rPr>
                <w:sz w:val="21"/>
                <w:szCs w:val="21"/>
              </w:rPr>
              <w:t>温度、气流</w:t>
            </w:r>
          </w:p>
        </w:tc>
      </w:tr>
      <w:tr w14:paraId="6B494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46" w:type="dxa"/>
            <w:vAlign w:val="center"/>
          </w:tcPr>
          <w:p w14:paraId="606A00FE">
            <w:pPr>
              <w:keepNext/>
              <w:snapToGrid w:val="0"/>
              <w:spacing w:before="70" w:after="70" w:line="240" w:lineRule="auto"/>
              <w:ind w:firstLine="0"/>
              <w:jc w:val="left"/>
              <w:rPr>
                <w:sz w:val="21"/>
              </w:rPr>
            </w:pPr>
            <w:r>
              <w:rPr>
                <w:sz w:val="21"/>
                <w:szCs w:val="21"/>
              </w:rPr>
              <w:t>合成</w:t>
            </w:r>
          </w:p>
        </w:tc>
        <w:tc>
          <w:tcPr>
            <w:tcW w:w="2596" w:type="dxa"/>
            <w:vAlign w:val="center"/>
          </w:tcPr>
          <w:p w14:paraId="5DB4F3A0">
            <w:pPr>
              <w:keepNext/>
              <w:snapToGrid w:val="0"/>
              <w:spacing w:before="70" w:after="70" w:line="240" w:lineRule="auto"/>
              <w:ind w:firstLine="0"/>
              <w:jc w:val="center"/>
              <w:rPr>
                <w:sz w:val="21"/>
              </w:rPr>
            </w:pPr>
            <w:r>
              <w:rPr>
                <w:sz w:val="21"/>
                <w:szCs w:val="21"/>
              </w:rPr>
              <w:t>0.67</w:t>
            </w:r>
          </w:p>
        </w:tc>
        <w:tc>
          <w:tcPr>
            <w:tcW w:w="4258" w:type="dxa"/>
            <w:vAlign w:val="center"/>
          </w:tcPr>
          <w:p w14:paraId="01F33BC9">
            <w:pPr>
              <w:keepNext/>
              <w:snapToGrid w:val="0"/>
              <w:spacing w:before="70" w:after="70" w:line="240" w:lineRule="auto"/>
              <w:ind w:firstLine="0"/>
              <w:jc w:val="left"/>
              <w:rPr>
                <w:sz w:val="21"/>
              </w:rPr>
            </w:pPr>
            <w:r>
              <w:rPr>
                <w:sz w:val="21"/>
                <w:szCs w:val="21"/>
              </w:rPr>
              <w:t>平方和开方</w:t>
            </w:r>
          </w:p>
        </w:tc>
      </w:tr>
    </w:tbl>
    <w:p w14:paraId="765F3FEB">
      <w:pPr>
        <w:spacing w:line="240" w:lineRule="auto"/>
      </w:pPr>
    </w:p>
    <w:p w14:paraId="3F240A3D">
      <w:r>
        <w:t>合成中误差约 0.67 mm，小于 ±1 mm 指标，留有约 33% 的余量，可覆盖现场不可预见因素。</w:t>
      </w:r>
    </w:p>
    <w:p w14:paraId="64A9A757">
      <w:r>
        <w:rPr>
          <w:b/>
        </w:rPr>
        <w:t>（3）缓坡、陡坡场景误差预算。</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40"/>
        <w:gridCol w:w="2989"/>
        <w:gridCol w:w="3572"/>
      </w:tblGrid>
      <w:tr w14:paraId="17C26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40" w:type="dxa"/>
            <w:shd w:val="clear" w:color="auto" w:fill="E7E6E6"/>
            <w:vAlign w:val="center"/>
          </w:tcPr>
          <w:p w14:paraId="5B85A4FF">
            <w:pPr>
              <w:snapToGrid w:val="0"/>
              <w:spacing w:before="70" w:after="70" w:line="240" w:lineRule="auto"/>
              <w:ind w:firstLine="0"/>
              <w:jc w:val="center"/>
              <w:rPr>
                <w:b/>
                <w:sz w:val="21"/>
              </w:rPr>
            </w:pPr>
            <w:r>
              <w:rPr>
                <w:b/>
                <w:sz w:val="21"/>
                <w:szCs w:val="21"/>
              </w:rPr>
              <w:t>误差源</w:t>
            </w:r>
          </w:p>
        </w:tc>
        <w:tc>
          <w:tcPr>
            <w:tcW w:w="2989" w:type="dxa"/>
            <w:shd w:val="clear" w:color="auto" w:fill="E7E6E6"/>
            <w:vAlign w:val="center"/>
          </w:tcPr>
          <w:p w14:paraId="3117B629">
            <w:pPr>
              <w:snapToGrid w:val="0"/>
              <w:spacing w:before="70" w:after="70" w:line="240" w:lineRule="auto"/>
              <w:ind w:firstLine="0"/>
              <w:jc w:val="center"/>
              <w:rPr>
                <w:b/>
                <w:sz w:val="21"/>
              </w:rPr>
            </w:pPr>
            <w:r>
              <w:rPr>
                <w:b/>
                <w:sz w:val="21"/>
                <w:szCs w:val="21"/>
              </w:rPr>
              <w:t>分量（mm）</w:t>
            </w:r>
          </w:p>
        </w:tc>
        <w:tc>
          <w:tcPr>
            <w:tcW w:w="3572" w:type="dxa"/>
            <w:shd w:val="clear" w:color="auto" w:fill="E7E6E6"/>
            <w:vAlign w:val="center"/>
          </w:tcPr>
          <w:p w14:paraId="75B40F78">
            <w:pPr>
              <w:snapToGrid w:val="0"/>
              <w:spacing w:before="70" w:after="70" w:line="240" w:lineRule="auto"/>
              <w:ind w:firstLine="0"/>
              <w:jc w:val="center"/>
              <w:rPr>
                <w:b/>
                <w:sz w:val="21"/>
              </w:rPr>
            </w:pPr>
            <w:r>
              <w:rPr>
                <w:b/>
                <w:sz w:val="21"/>
                <w:szCs w:val="21"/>
              </w:rPr>
              <w:t>说明</w:t>
            </w:r>
          </w:p>
        </w:tc>
      </w:tr>
      <w:tr w14:paraId="5294A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170AB1EA">
            <w:pPr>
              <w:snapToGrid w:val="0"/>
              <w:spacing w:before="70" w:after="70" w:line="240" w:lineRule="auto"/>
              <w:ind w:firstLine="0"/>
              <w:jc w:val="left"/>
              <w:rPr>
                <w:sz w:val="21"/>
              </w:rPr>
            </w:pPr>
            <w:r>
              <w:rPr>
                <w:sz w:val="21"/>
                <w:szCs w:val="21"/>
              </w:rPr>
              <w:t>控制基准</w:t>
            </w:r>
          </w:p>
        </w:tc>
        <w:tc>
          <w:tcPr>
            <w:tcW w:w="2989" w:type="dxa"/>
            <w:vAlign w:val="center"/>
          </w:tcPr>
          <w:p w14:paraId="10581742">
            <w:pPr>
              <w:snapToGrid w:val="0"/>
              <w:spacing w:before="70" w:after="70" w:line="240" w:lineRule="auto"/>
              <w:ind w:firstLine="0"/>
              <w:jc w:val="center"/>
              <w:rPr>
                <w:sz w:val="21"/>
              </w:rPr>
            </w:pPr>
            <w:r>
              <w:rPr>
                <w:sz w:val="21"/>
                <w:szCs w:val="21"/>
              </w:rPr>
              <w:t>2.0</w:t>
            </w:r>
          </w:p>
        </w:tc>
        <w:tc>
          <w:tcPr>
            <w:tcW w:w="3572" w:type="dxa"/>
            <w:vAlign w:val="center"/>
          </w:tcPr>
          <w:p w14:paraId="1E80E9C3">
            <w:pPr>
              <w:snapToGrid w:val="0"/>
              <w:spacing w:before="70" w:after="70" w:line="240" w:lineRule="auto"/>
              <w:ind w:firstLine="0"/>
              <w:jc w:val="left"/>
              <w:rPr>
                <w:sz w:val="21"/>
              </w:rPr>
            </w:pPr>
            <w:r>
              <w:rPr>
                <w:sz w:val="21"/>
                <w:szCs w:val="21"/>
              </w:rPr>
              <w:t>控制点间距大</w:t>
            </w:r>
          </w:p>
        </w:tc>
      </w:tr>
      <w:tr w14:paraId="3D4B4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2CB692A3">
            <w:pPr>
              <w:snapToGrid w:val="0"/>
              <w:spacing w:before="70" w:after="70" w:line="240" w:lineRule="auto"/>
              <w:ind w:firstLine="0"/>
              <w:jc w:val="left"/>
              <w:rPr>
                <w:sz w:val="21"/>
              </w:rPr>
            </w:pPr>
            <w:r>
              <w:rPr>
                <w:sz w:val="21"/>
                <w:szCs w:val="21"/>
              </w:rPr>
              <w:t>仪器标定</w:t>
            </w:r>
          </w:p>
        </w:tc>
        <w:tc>
          <w:tcPr>
            <w:tcW w:w="2989" w:type="dxa"/>
            <w:vAlign w:val="center"/>
          </w:tcPr>
          <w:p w14:paraId="73244058">
            <w:pPr>
              <w:snapToGrid w:val="0"/>
              <w:spacing w:before="70" w:after="70" w:line="240" w:lineRule="auto"/>
              <w:ind w:firstLine="0"/>
              <w:jc w:val="center"/>
              <w:rPr>
                <w:sz w:val="21"/>
              </w:rPr>
            </w:pPr>
            <w:r>
              <w:rPr>
                <w:sz w:val="21"/>
                <w:szCs w:val="21"/>
              </w:rPr>
              <w:t>2.0</w:t>
            </w:r>
          </w:p>
        </w:tc>
        <w:tc>
          <w:tcPr>
            <w:tcW w:w="3572" w:type="dxa"/>
            <w:vAlign w:val="center"/>
          </w:tcPr>
          <w:p w14:paraId="50C55499">
            <w:pPr>
              <w:snapToGrid w:val="0"/>
              <w:spacing w:before="70" w:after="70" w:line="240" w:lineRule="auto"/>
              <w:ind w:firstLine="0"/>
              <w:jc w:val="left"/>
              <w:rPr>
                <w:sz w:val="21"/>
              </w:rPr>
            </w:pPr>
            <w:r>
              <w:rPr>
                <w:sz w:val="21"/>
                <w:szCs w:val="21"/>
              </w:rPr>
              <w:t>长距离标定残差</w:t>
            </w:r>
          </w:p>
        </w:tc>
      </w:tr>
      <w:tr w14:paraId="000DC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0C48C388">
            <w:pPr>
              <w:snapToGrid w:val="0"/>
              <w:spacing w:before="70" w:after="70" w:line="240" w:lineRule="auto"/>
              <w:ind w:firstLine="0"/>
              <w:jc w:val="left"/>
              <w:rPr>
                <w:sz w:val="21"/>
              </w:rPr>
            </w:pPr>
            <w:r>
              <w:rPr>
                <w:sz w:val="21"/>
                <w:szCs w:val="21"/>
              </w:rPr>
              <w:t>观测</w:t>
            </w:r>
          </w:p>
        </w:tc>
        <w:tc>
          <w:tcPr>
            <w:tcW w:w="2989" w:type="dxa"/>
            <w:vAlign w:val="center"/>
          </w:tcPr>
          <w:p w14:paraId="5E81EBBB">
            <w:pPr>
              <w:snapToGrid w:val="0"/>
              <w:spacing w:before="70" w:after="70" w:line="240" w:lineRule="auto"/>
              <w:ind w:firstLine="0"/>
              <w:jc w:val="center"/>
              <w:rPr>
                <w:sz w:val="21"/>
              </w:rPr>
            </w:pPr>
            <w:r>
              <w:rPr>
                <w:sz w:val="21"/>
                <w:szCs w:val="21"/>
              </w:rPr>
              <w:t>3.0</w:t>
            </w:r>
          </w:p>
        </w:tc>
        <w:tc>
          <w:tcPr>
            <w:tcW w:w="3572" w:type="dxa"/>
            <w:vAlign w:val="center"/>
          </w:tcPr>
          <w:p w14:paraId="393D4F08">
            <w:pPr>
              <w:snapToGrid w:val="0"/>
              <w:spacing w:before="70" w:after="70" w:line="240" w:lineRule="auto"/>
              <w:ind w:firstLine="0"/>
              <w:jc w:val="left"/>
              <w:rPr>
                <w:sz w:val="21"/>
              </w:rPr>
            </w:pPr>
            <w:r>
              <w:rPr>
                <w:sz w:val="21"/>
                <w:szCs w:val="21"/>
              </w:rPr>
              <w:t>远距离交会</w:t>
            </w:r>
          </w:p>
        </w:tc>
      </w:tr>
      <w:tr w14:paraId="26765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2BACC69C">
            <w:pPr>
              <w:snapToGrid w:val="0"/>
              <w:spacing w:before="70" w:after="70" w:line="240" w:lineRule="auto"/>
              <w:ind w:firstLine="0"/>
              <w:jc w:val="left"/>
              <w:rPr>
                <w:sz w:val="21"/>
              </w:rPr>
            </w:pPr>
            <w:r>
              <w:rPr>
                <w:sz w:val="21"/>
                <w:szCs w:val="21"/>
              </w:rPr>
              <w:t>配准</w:t>
            </w:r>
          </w:p>
        </w:tc>
        <w:tc>
          <w:tcPr>
            <w:tcW w:w="2989" w:type="dxa"/>
            <w:vAlign w:val="center"/>
          </w:tcPr>
          <w:p w14:paraId="1E4C2179">
            <w:pPr>
              <w:snapToGrid w:val="0"/>
              <w:spacing w:before="70" w:after="70" w:line="240" w:lineRule="auto"/>
              <w:ind w:firstLine="0"/>
              <w:jc w:val="center"/>
              <w:rPr>
                <w:sz w:val="21"/>
              </w:rPr>
            </w:pPr>
            <w:r>
              <w:rPr>
                <w:sz w:val="21"/>
                <w:szCs w:val="21"/>
              </w:rPr>
              <w:t>3.5</w:t>
            </w:r>
          </w:p>
        </w:tc>
        <w:tc>
          <w:tcPr>
            <w:tcW w:w="3572" w:type="dxa"/>
            <w:vAlign w:val="center"/>
          </w:tcPr>
          <w:p w14:paraId="69ACD50E">
            <w:pPr>
              <w:snapToGrid w:val="0"/>
              <w:spacing w:before="70" w:after="70" w:line="240" w:lineRule="auto"/>
              <w:ind w:firstLine="0"/>
              <w:jc w:val="left"/>
              <w:rPr>
                <w:sz w:val="21"/>
              </w:rPr>
            </w:pPr>
            <w:r>
              <w:rPr>
                <w:sz w:val="21"/>
                <w:szCs w:val="21"/>
              </w:rPr>
              <w:t>分段拼接与漂移</w:t>
            </w:r>
          </w:p>
        </w:tc>
      </w:tr>
      <w:tr w14:paraId="39516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25533334">
            <w:pPr>
              <w:snapToGrid w:val="0"/>
              <w:spacing w:before="70" w:after="70" w:line="240" w:lineRule="auto"/>
              <w:ind w:firstLine="0"/>
              <w:jc w:val="left"/>
              <w:rPr>
                <w:sz w:val="21"/>
              </w:rPr>
            </w:pPr>
            <w:r>
              <w:rPr>
                <w:sz w:val="21"/>
                <w:szCs w:val="21"/>
              </w:rPr>
              <w:t>建模</w:t>
            </w:r>
          </w:p>
        </w:tc>
        <w:tc>
          <w:tcPr>
            <w:tcW w:w="2989" w:type="dxa"/>
            <w:vAlign w:val="center"/>
          </w:tcPr>
          <w:p w14:paraId="03E006DE">
            <w:pPr>
              <w:snapToGrid w:val="0"/>
              <w:spacing w:before="70" w:after="70" w:line="240" w:lineRule="auto"/>
              <w:ind w:firstLine="0"/>
              <w:jc w:val="center"/>
              <w:rPr>
                <w:sz w:val="21"/>
              </w:rPr>
            </w:pPr>
            <w:r>
              <w:rPr>
                <w:sz w:val="21"/>
                <w:szCs w:val="21"/>
              </w:rPr>
              <w:t>2.0</w:t>
            </w:r>
          </w:p>
        </w:tc>
        <w:tc>
          <w:tcPr>
            <w:tcW w:w="3572" w:type="dxa"/>
            <w:vAlign w:val="center"/>
          </w:tcPr>
          <w:p w14:paraId="4474363C">
            <w:pPr>
              <w:snapToGrid w:val="0"/>
              <w:spacing w:before="70" w:after="70" w:line="240" w:lineRule="auto"/>
              <w:ind w:firstLine="0"/>
              <w:jc w:val="left"/>
              <w:rPr>
                <w:sz w:val="21"/>
              </w:rPr>
            </w:pPr>
            <w:r>
              <w:rPr>
                <w:sz w:val="21"/>
                <w:szCs w:val="21"/>
              </w:rPr>
              <w:t>网格化</w:t>
            </w:r>
          </w:p>
        </w:tc>
      </w:tr>
      <w:tr w14:paraId="6084F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042F0A7F">
            <w:pPr>
              <w:snapToGrid w:val="0"/>
              <w:spacing w:before="70" w:after="70" w:line="240" w:lineRule="auto"/>
              <w:ind w:firstLine="0"/>
              <w:jc w:val="left"/>
              <w:rPr>
                <w:sz w:val="21"/>
              </w:rPr>
            </w:pPr>
            <w:r>
              <w:rPr>
                <w:sz w:val="21"/>
                <w:szCs w:val="21"/>
              </w:rPr>
              <w:t>环境</w:t>
            </w:r>
          </w:p>
        </w:tc>
        <w:tc>
          <w:tcPr>
            <w:tcW w:w="2989" w:type="dxa"/>
            <w:vAlign w:val="center"/>
          </w:tcPr>
          <w:p w14:paraId="1BB255D3">
            <w:pPr>
              <w:snapToGrid w:val="0"/>
              <w:spacing w:before="70" w:after="70" w:line="240" w:lineRule="auto"/>
              <w:ind w:firstLine="0"/>
              <w:jc w:val="center"/>
              <w:rPr>
                <w:sz w:val="21"/>
              </w:rPr>
            </w:pPr>
            <w:r>
              <w:rPr>
                <w:sz w:val="21"/>
                <w:szCs w:val="21"/>
              </w:rPr>
              <w:t>2.5</w:t>
            </w:r>
          </w:p>
        </w:tc>
        <w:tc>
          <w:tcPr>
            <w:tcW w:w="3572" w:type="dxa"/>
            <w:vAlign w:val="center"/>
          </w:tcPr>
          <w:p w14:paraId="23932F29">
            <w:pPr>
              <w:snapToGrid w:val="0"/>
              <w:spacing w:before="70" w:after="70" w:line="240" w:lineRule="auto"/>
              <w:ind w:firstLine="0"/>
              <w:jc w:val="left"/>
              <w:rPr>
                <w:sz w:val="21"/>
              </w:rPr>
            </w:pPr>
            <w:r>
              <w:rPr>
                <w:sz w:val="21"/>
                <w:szCs w:val="21"/>
              </w:rPr>
              <w:t>光照、湿润、风</w:t>
            </w:r>
          </w:p>
        </w:tc>
      </w:tr>
      <w:tr w14:paraId="0A70A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40" w:type="dxa"/>
            <w:vAlign w:val="center"/>
          </w:tcPr>
          <w:p w14:paraId="67322294">
            <w:pPr>
              <w:snapToGrid w:val="0"/>
              <w:spacing w:before="70" w:after="70" w:line="240" w:lineRule="auto"/>
              <w:ind w:firstLine="0"/>
              <w:jc w:val="left"/>
              <w:rPr>
                <w:sz w:val="21"/>
              </w:rPr>
            </w:pPr>
            <w:r>
              <w:rPr>
                <w:sz w:val="21"/>
                <w:szCs w:val="21"/>
              </w:rPr>
              <w:t>合成</w:t>
            </w:r>
          </w:p>
        </w:tc>
        <w:tc>
          <w:tcPr>
            <w:tcW w:w="2989" w:type="dxa"/>
            <w:vAlign w:val="center"/>
          </w:tcPr>
          <w:p w14:paraId="09656880">
            <w:pPr>
              <w:snapToGrid w:val="0"/>
              <w:spacing w:before="70" w:after="70" w:line="240" w:lineRule="auto"/>
              <w:ind w:firstLine="0"/>
              <w:jc w:val="center"/>
              <w:rPr>
                <w:sz w:val="21"/>
              </w:rPr>
            </w:pPr>
            <w:r>
              <w:rPr>
                <w:sz w:val="21"/>
                <w:szCs w:val="21"/>
              </w:rPr>
              <w:t>6.4</w:t>
            </w:r>
          </w:p>
        </w:tc>
        <w:tc>
          <w:tcPr>
            <w:tcW w:w="3572" w:type="dxa"/>
            <w:vAlign w:val="center"/>
          </w:tcPr>
          <w:p w14:paraId="1266BD16">
            <w:pPr>
              <w:snapToGrid w:val="0"/>
              <w:spacing w:before="70" w:after="70" w:line="240" w:lineRule="auto"/>
              <w:ind w:firstLine="0"/>
              <w:jc w:val="left"/>
              <w:rPr>
                <w:sz w:val="21"/>
              </w:rPr>
            </w:pPr>
            <w:r>
              <w:rPr>
                <w:sz w:val="21"/>
                <w:szCs w:val="21"/>
              </w:rPr>
              <w:t>平方和开方</w:t>
            </w:r>
          </w:p>
        </w:tc>
      </w:tr>
    </w:tbl>
    <w:p w14:paraId="1F970E49">
      <w:pPr>
        <w:spacing w:line="240" w:lineRule="auto"/>
      </w:pPr>
    </w:p>
    <w:p w14:paraId="010BC131">
      <w:r>
        <w:t>合成中误差约 6.4 mm，满足 ±1 cm 整体指标；缺陷深度方向通过局部精测（近距离多视、结构光辅助）单独控制，误差预算按 0.5 mm 设计，满足 ±1 mm 要求。</w:t>
      </w:r>
    </w:p>
    <w:p w14:paraId="3AFF30E5">
      <w:r>
        <w:rPr>
          <w:b/>
        </w:rPr>
        <w:t>（4）精度余量分配原则。</w:t>
      </w:r>
    </w:p>
    <w:p w14:paraId="6B038E97">
      <w:r>
        <w:t>一是关键指标留 30% 以上余量；二是误差大的环节优先投入资源；三是现场检核不合格时，按</w:t>
      </w:r>
      <w:r>
        <w:rPr>
          <w:rFonts w:hint="eastAsia"/>
        </w:rPr>
        <w:t>“</w:t>
      </w:r>
      <w:r>
        <w:t>控制</w:t>
      </w:r>
      <w:r>
        <w:rPr>
          <w:rFonts w:hint="eastAsia"/>
        </w:rPr>
        <w:t>-</w:t>
      </w:r>
      <w:r>
        <w:t>标定</w:t>
      </w:r>
      <w:r>
        <w:rPr>
          <w:rFonts w:hint="eastAsia"/>
        </w:rPr>
        <w:t>-</w:t>
      </w:r>
      <w:r>
        <w:t>观测</w:t>
      </w:r>
      <w:r>
        <w:rPr>
          <w:rFonts w:hint="eastAsia"/>
        </w:rPr>
        <w:t>-</w:t>
      </w:r>
      <w:r>
        <w:t>配准</w:t>
      </w:r>
      <w:r>
        <w:rPr>
          <w:rFonts w:hint="eastAsia"/>
        </w:rPr>
        <w:t>”</w:t>
      </w:r>
      <w:r>
        <w:t>顺序排查；四是每次作业记录实际误差分量，形成精度档案。</w:t>
      </w:r>
    </w:p>
    <w:p w14:paraId="02823484">
      <w:pPr>
        <w:pStyle w:val="6"/>
      </w:pPr>
      <w:r>
        <w:rPr>
          <w:szCs w:val="32"/>
        </w:rPr>
        <w:t>2.5.4.7 三场景精度实现路径对比</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84"/>
        <w:gridCol w:w="2518"/>
        <w:gridCol w:w="2307"/>
        <w:gridCol w:w="2391"/>
      </w:tblGrid>
      <w:tr w14:paraId="3306E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shd w:val="clear" w:color="auto" w:fill="E7E6E6"/>
            <w:vAlign w:val="center"/>
          </w:tcPr>
          <w:p w14:paraId="58255098">
            <w:pPr>
              <w:keepNext/>
              <w:snapToGrid w:val="0"/>
              <w:spacing w:before="70" w:after="70" w:line="320" w:lineRule="auto"/>
              <w:jc w:val="left"/>
            </w:pPr>
            <w:r>
              <w:rPr>
                <w:b/>
                <w:sz w:val="21"/>
                <w:szCs w:val="21"/>
              </w:rPr>
              <w:t>环节</w:t>
            </w:r>
          </w:p>
        </w:tc>
        <w:tc>
          <w:tcPr>
            <w:tcW w:w="2518" w:type="dxa"/>
            <w:shd w:val="clear" w:color="auto" w:fill="E7E6E6"/>
            <w:vAlign w:val="center"/>
          </w:tcPr>
          <w:p w14:paraId="2A91AA3E">
            <w:pPr>
              <w:keepNext/>
              <w:snapToGrid w:val="0"/>
              <w:spacing w:before="70" w:after="70" w:line="320" w:lineRule="auto"/>
              <w:jc w:val="left"/>
            </w:pPr>
            <w:r>
              <w:rPr>
                <w:b/>
                <w:sz w:val="21"/>
                <w:szCs w:val="21"/>
              </w:rPr>
              <w:t>平坡（葛洲坝）</w:t>
            </w:r>
          </w:p>
        </w:tc>
        <w:tc>
          <w:tcPr>
            <w:tcW w:w="2307" w:type="dxa"/>
            <w:shd w:val="clear" w:color="auto" w:fill="E7E6E6"/>
            <w:vAlign w:val="center"/>
          </w:tcPr>
          <w:p w14:paraId="313CE0E5">
            <w:pPr>
              <w:keepNext/>
              <w:snapToGrid w:val="0"/>
              <w:spacing w:before="70" w:after="70" w:line="320" w:lineRule="auto"/>
              <w:jc w:val="left"/>
            </w:pPr>
            <w:r>
              <w:rPr>
                <w:b/>
                <w:sz w:val="21"/>
                <w:szCs w:val="21"/>
              </w:rPr>
              <w:t>缓坡（三峡）</w:t>
            </w:r>
          </w:p>
        </w:tc>
        <w:tc>
          <w:tcPr>
            <w:tcW w:w="2391" w:type="dxa"/>
            <w:shd w:val="clear" w:color="auto" w:fill="E7E6E6"/>
            <w:vAlign w:val="center"/>
          </w:tcPr>
          <w:p w14:paraId="078C78E7">
            <w:pPr>
              <w:keepNext/>
              <w:snapToGrid w:val="0"/>
              <w:spacing w:before="70" w:after="70" w:line="320" w:lineRule="auto"/>
              <w:jc w:val="left"/>
            </w:pPr>
            <w:r>
              <w:rPr>
                <w:b/>
                <w:sz w:val="21"/>
                <w:szCs w:val="21"/>
              </w:rPr>
              <w:t>陡坡（向家坝）</w:t>
            </w:r>
          </w:p>
        </w:tc>
      </w:tr>
      <w:tr w14:paraId="5B0D7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2A3A849E">
            <w:pPr>
              <w:keepNext/>
              <w:snapToGrid w:val="0"/>
              <w:spacing w:before="70" w:after="70" w:line="320" w:lineRule="auto"/>
              <w:jc w:val="left"/>
            </w:pPr>
            <w:r>
              <w:rPr>
                <w:sz w:val="21"/>
                <w:szCs w:val="21"/>
              </w:rPr>
              <w:t>控制基准</w:t>
            </w:r>
          </w:p>
        </w:tc>
        <w:tc>
          <w:tcPr>
            <w:tcW w:w="2518" w:type="dxa"/>
            <w:vAlign w:val="center"/>
          </w:tcPr>
          <w:p w14:paraId="21FE61B0">
            <w:pPr>
              <w:keepNext/>
              <w:snapToGrid w:val="0"/>
              <w:spacing w:before="70" w:after="70" w:line="320" w:lineRule="auto"/>
              <w:jc w:val="left"/>
            </w:pPr>
            <w:r>
              <w:rPr>
                <w:sz w:val="21"/>
                <w:szCs w:val="21"/>
              </w:rPr>
              <w:t>加密控制网 + 水准联测</w:t>
            </w:r>
          </w:p>
        </w:tc>
        <w:tc>
          <w:tcPr>
            <w:tcW w:w="2307" w:type="dxa"/>
            <w:vAlign w:val="center"/>
          </w:tcPr>
          <w:p w14:paraId="36F670EF">
            <w:pPr>
              <w:keepNext/>
              <w:snapToGrid w:val="0"/>
              <w:spacing w:before="70" w:after="70" w:line="320" w:lineRule="auto"/>
              <w:jc w:val="left"/>
            </w:pPr>
            <w:r>
              <w:rPr>
                <w:sz w:val="21"/>
                <w:szCs w:val="21"/>
              </w:rPr>
              <w:t>加密控制网 + 高程传递</w:t>
            </w:r>
          </w:p>
        </w:tc>
        <w:tc>
          <w:tcPr>
            <w:tcW w:w="2391" w:type="dxa"/>
            <w:vAlign w:val="center"/>
          </w:tcPr>
          <w:p w14:paraId="27574C0E">
            <w:pPr>
              <w:keepNext/>
              <w:snapToGrid w:val="0"/>
              <w:spacing w:before="70" w:after="70" w:line="320" w:lineRule="auto"/>
              <w:jc w:val="left"/>
            </w:pPr>
            <w:r>
              <w:rPr>
                <w:sz w:val="21"/>
                <w:szCs w:val="21"/>
              </w:rPr>
              <w:t>控制网 + 平台基准点</w:t>
            </w:r>
          </w:p>
        </w:tc>
      </w:tr>
      <w:tr w14:paraId="4E88A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2E8D95AC">
            <w:pPr>
              <w:keepNext/>
              <w:snapToGrid w:val="0"/>
              <w:spacing w:before="70" w:after="70" w:line="320" w:lineRule="auto"/>
              <w:jc w:val="left"/>
            </w:pPr>
            <w:r>
              <w:rPr>
                <w:sz w:val="21"/>
                <w:szCs w:val="21"/>
              </w:rPr>
              <w:t>主测技术</w:t>
            </w:r>
          </w:p>
        </w:tc>
        <w:tc>
          <w:tcPr>
            <w:tcW w:w="2518" w:type="dxa"/>
            <w:vAlign w:val="center"/>
          </w:tcPr>
          <w:p w14:paraId="08B3B962">
            <w:pPr>
              <w:keepNext/>
              <w:snapToGrid w:val="0"/>
              <w:spacing w:before="70" w:after="70" w:line="320" w:lineRule="auto"/>
              <w:jc w:val="left"/>
            </w:pPr>
            <w:r>
              <w:rPr>
                <w:sz w:val="21"/>
                <w:szCs w:val="21"/>
              </w:rPr>
              <w:t>多目视觉跟踪 + 跟踪框架</w:t>
            </w:r>
          </w:p>
        </w:tc>
        <w:tc>
          <w:tcPr>
            <w:tcW w:w="2307" w:type="dxa"/>
            <w:vAlign w:val="center"/>
          </w:tcPr>
          <w:p w14:paraId="71DBAC88">
            <w:pPr>
              <w:keepNext/>
              <w:snapToGrid w:val="0"/>
              <w:spacing w:before="70" w:after="70" w:line="320" w:lineRule="auto"/>
              <w:jc w:val="left"/>
            </w:pPr>
            <w:r>
              <w:rPr>
                <w:sz w:val="21"/>
                <w:szCs w:val="21"/>
              </w:rPr>
              <w:t>多目视觉跟踪 + 实景扫描</w:t>
            </w:r>
          </w:p>
        </w:tc>
        <w:tc>
          <w:tcPr>
            <w:tcW w:w="2391" w:type="dxa"/>
            <w:vAlign w:val="center"/>
          </w:tcPr>
          <w:p w14:paraId="1376C5A2">
            <w:pPr>
              <w:keepNext/>
              <w:snapToGrid w:val="0"/>
              <w:spacing w:before="70" w:after="70" w:line="320" w:lineRule="auto"/>
              <w:jc w:val="left"/>
            </w:pPr>
            <w:r>
              <w:rPr>
                <w:sz w:val="21"/>
                <w:szCs w:val="21"/>
              </w:rPr>
              <w:t>实景扫描 + 多目视觉校核</w:t>
            </w:r>
          </w:p>
        </w:tc>
      </w:tr>
      <w:tr w14:paraId="7545E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6B273B37">
            <w:pPr>
              <w:keepNext/>
              <w:snapToGrid w:val="0"/>
              <w:spacing w:before="70" w:after="70" w:line="320" w:lineRule="auto"/>
              <w:jc w:val="left"/>
            </w:pPr>
            <w:r>
              <w:rPr>
                <w:sz w:val="21"/>
                <w:szCs w:val="21"/>
              </w:rPr>
              <w:t>辅助技术</w:t>
            </w:r>
          </w:p>
        </w:tc>
        <w:tc>
          <w:tcPr>
            <w:tcW w:w="2518" w:type="dxa"/>
            <w:vAlign w:val="center"/>
          </w:tcPr>
          <w:p w14:paraId="5B1798A7">
            <w:pPr>
              <w:keepNext/>
              <w:snapToGrid w:val="0"/>
              <w:spacing w:before="70" w:after="70" w:line="320" w:lineRule="auto"/>
              <w:jc w:val="left"/>
            </w:pPr>
            <w:r>
              <w:rPr>
                <w:sz w:val="21"/>
                <w:szCs w:val="21"/>
              </w:rPr>
              <w:t>地面激光扫描</w:t>
            </w:r>
          </w:p>
        </w:tc>
        <w:tc>
          <w:tcPr>
            <w:tcW w:w="2307" w:type="dxa"/>
            <w:vAlign w:val="center"/>
          </w:tcPr>
          <w:p w14:paraId="33481942">
            <w:pPr>
              <w:keepNext/>
              <w:snapToGrid w:val="0"/>
              <w:spacing w:before="70" w:after="70" w:line="320" w:lineRule="auto"/>
              <w:jc w:val="left"/>
            </w:pPr>
            <w:r>
              <w:rPr>
                <w:sz w:val="21"/>
                <w:szCs w:val="21"/>
              </w:rPr>
              <w:t>地面激光扫描</w:t>
            </w:r>
          </w:p>
        </w:tc>
        <w:tc>
          <w:tcPr>
            <w:tcW w:w="2391" w:type="dxa"/>
            <w:vAlign w:val="center"/>
          </w:tcPr>
          <w:p w14:paraId="6FFDC39A">
            <w:pPr>
              <w:keepNext/>
              <w:snapToGrid w:val="0"/>
              <w:spacing w:before="70" w:after="70" w:line="320" w:lineRule="auto"/>
              <w:jc w:val="left"/>
            </w:pPr>
            <w:r>
              <w:rPr>
                <w:sz w:val="21"/>
                <w:szCs w:val="21"/>
              </w:rPr>
              <w:t>手持扫描</w:t>
            </w:r>
          </w:p>
        </w:tc>
      </w:tr>
      <w:tr w14:paraId="59F43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15DC683F">
            <w:pPr>
              <w:keepNext/>
              <w:snapToGrid w:val="0"/>
              <w:spacing w:before="70" w:after="70" w:line="320" w:lineRule="auto"/>
              <w:jc w:val="left"/>
            </w:pPr>
            <w:r>
              <w:rPr>
                <w:sz w:val="21"/>
                <w:szCs w:val="21"/>
              </w:rPr>
              <w:t>拼接方式</w:t>
            </w:r>
          </w:p>
        </w:tc>
        <w:tc>
          <w:tcPr>
            <w:tcW w:w="2518" w:type="dxa"/>
            <w:vAlign w:val="center"/>
          </w:tcPr>
          <w:p w14:paraId="4397E877">
            <w:pPr>
              <w:keepNext/>
              <w:snapToGrid w:val="0"/>
              <w:spacing w:before="70" w:after="70" w:line="320" w:lineRule="auto"/>
              <w:jc w:val="left"/>
            </w:pPr>
            <w:r>
              <w:rPr>
                <w:sz w:val="21"/>
                <w:szCs w:val="21"/>
              </w:rPr>
              <w:t>单站内整体平差，2 站约束</w:t>
            </w:r>
          </w:p>
        </w:tc>
        <w:tc>
          <w:tcPr>
            <w:tcW w:w="2307" w:type="dxa"/>
            <w:vAlign w:val="center"/>
          </w:tcPr>
          <w:p w14:paraId="35BE042F">
            <w:pPr>
              <w:keepNext/>
              <w:snapToGrid w:val="0"/>
              <w:spacing w:before="70" w:after="70" w:line="320" w:lineRule="auto"/>
              <w:jc w:val="left"/>
            </w:pPr>
            <w:r>
              <w:rPr>
                <w:sz w:val="21"/>
                <w:szCs w:val="21"/>
              </w:rPr>
              <w:t>分段拼接 + 全局优化</w:t>
            </w:r>
          </w:p>
        </w:tc>
        <w:tc>
          <w:tcPr>
            <w:tcW w:w="2391" w:type="dxa"/>
            <w:vAlign w:val="center"/>
          </w:tcPr>
          <w:p w14:paraId="55B34894">
            <w:pPr>
              <w:keepNext/>
              <w:snapToGrid w:val="0"/>
              <w:spacing w:before="70" w:after="70" w:line="320" w:lineRule="auto"/>
              <w:jc w:val="left"/>
            </w:pPr>
            <w:r>
              <w:rPr>
                <w:sz w:val="21"/>
                <w:szCs w:val="21"/>
              </w:rPr>
              <w:t>分段拼接 + 控制点约束</w:t>
            </w:r>
          </w:p>
        </w:tc>
      </w:tr>
      <w:tr w14:paraId="1C7B3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08E9F271">
            <w:pPr>
              <w:keepNext/>
              <w:snapToGrid w:val="0"/>
              <w:spacing w:before="70" w:after="70" w:line="320" w:lineRule="auto"/>
              <w:jc w:val="left"/>
            </w:pPr>
            <w:r>
              <w:rPr>
                <w:sz w:val="21"/>
                <w:szCs w:val="21"/>
              </w:rPr>
              <w:t>精度控制重点</w:t>
            </w:r>
          </w:p>
        </w:tc>
        <w:tc>
          <w:tcPr>
            <w:tcW w:w="2518" w:type="dxa"/>
            <w:vAlign w:val="center"/>
          </w:tcPr>
          <w:p w14:paraId="12067BF8">
            <w:pPr>
              <w:keepNext/>
              <w:snapToGrid w:val="0"/>
              <w:spacing w:before="70" w:after="70" w:line="320" w:lineRule="auto"/>
              <w:jc w:val="left"/>
            </w:pPr>
            <w:r>
              <w:rPr>
                <w:sz w:val="21"/>
                <w:szCs w:val="21"/>
              </w:rPr>
              <w:t>绝对高程、边缘视场</w:t>
            </w:r>
          </w:p>
        </w:tc>
        <w:tc>
          <w:tcPr>
            <w:tcW w:w="2307" w:type="dxa"/>
            <w:vAlign w:val="center"/>
          </w:tcPr>
          <w:p w14:paraId="1DCEA54C">
            <w:pPr>
              <w:keepNext/>
              <w:snapToGrid w:val="0"/>
              <w:spacing w:before="70" w:after="70" w:line="320" w:lineRule="auto"/>
              <w:jc w:val="left"/>
            </w:pPr>
            <w:r>
              <w:rPr>
                <w:sz w:val="21"/>
                <w:szCs w:val="21"/>
              </w:rPr>
              <w:t>长距离漂移</w:t>
            </w:r>
          </w:p>
        </w:tc>
        <w:tc>
          <w:tcPr>
            <w:tcW w:w="2391" w:type="dxa"/>
            <w:vAlign w:val="center"/>
          </w:tcPr>
          <w:p w14:paraId="1BA82409">
            <w:pPr>
              <w:keepNext/>
              <w:snapToGrid w:val="0"/>
              <w:spacing w:before="70" w:after="70" w:line="320" w:lineRule="auto"/>
              <w:jc w:val="left"/>
            </w:pPr>
            <w:r>
              <w:rPr>
                <w:sz w:val="21"/>
                <w:szCs w:val="21"/>
              </w:rPr>
              <w:t>视角受限、湿润表面</w:t>
            </w:r>
          </w:p>
        </w:tc>
      </w:tr>
      <w:tr w14:paraId="7677A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3DBD6D5D">
            <w:pPr>
              <w:keepNext/>
              <w:snapToGrid w:val="0"/>
              <w:spacing w:before="70" w:after="70" w:line="320" w:lineRule="auto"/>
              <w:jc w:val="left"/>
            </w:pPr>
            <w:r>
              <w:rPr>
                <w:sz w:val="21"/>
                <w:szCs w:val="21"/>
              </w:rPr>
              <w:t>验证方式</w:t>
            </w:r>
          </w:p>
        </w:tc>
        <w:tc>
          <w:tcPr>
            <w:tcW w:w="2518" w:type="dxa"/>
            <w:vAlign w:val="center"/>
          </w:tcPr>
          <w:p w14:paraId="27196FAA">
            <w:pPr>
              <w:keepNext/>
              <w:snapToGrid w:val="0"/>
              <w:spacing w:before="70" w:after="70" w:line="320" w:lineRule="auto"/>
              <w:jc w:val="left"/>
            </w:pPr>
            <w:r>
              <w:rPr>
                <w:sz w:val="21"/>
                <w:szCs w:val="21"/>
              </w:rPr>
              <w:t>检查点 + 水准</w:t>
            </w:r>
          </w:p>
        </w:tc>
        <w:tc>
          <w:tcPr>
            <w:tcW w:w="2307" w:type="dxa"/>
            <w:vAlign w:val="center"/>
          </w:tcPr>
          <w:p w14:paraId="15DD8F4C">
            <w:pPr>
              <w:keepNext/>
              <w:snapToGrid w:val="0"/>
              <w:spacing w:before="70" w:after="70" w:line="320" w:lineRule="auto"/>
              <w:jc w:val="left"/>
            </w:pPr>
            <w:r>
              <w:rPr>
                <w:sz w:val="21"/>
                <w:szCs w:val="21"/>
              </w:rPr>
              <w:t>检查点 + 闭环</w:t>
            </w:r>
          </w:p>
        </w:tc>
        <w:tc>
          <w:tcPr>
            <w:tcW w:w="2391" w:type="dxa"/>
            <w:vAlign w:val="center"/>
          </w:tcPr>
          <w:p w14:paraId="6FCF1579">
            <w:pPr>
              <w:keepNext/>
              <w:snapToGrid w:val="0"/>
              <w:spacing w:before="70" w:after="70" w:line="320" w:lineRule="auto"/>
              <w:jc w:val="left"/>
            </w:pPr>
            <w:r>
              <w:rPr>
                <w:sz w:val="21"/>
                <w:szCs w:val="21"/>
              </w:rPr>
              <w:t>检查点 + 重复测量</w:t>
            </w:r>
          </w:p>
        </w:tc>
      </w:tr>
      <w:tr w14:paraId="398AF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4" w:type="dxa"/>
            <w:vAlign w:val="center"/>
          </w:tcPr>
          <w:p w14:paraId="680E95AD">
            <w:pPr>
              <w:keepNext/>
              <w:snapToGrid w:val="0"/>
              <w:spacing w:before="70" w:after="70" w:line="320" w:lineRule="auto"/>
              <w:jc w:val="left"/>
            </w:pPr>
            <w:r>
              <w:rPr>
                <w:sz w:val="21"/>
                <w:szCs w:val="21"/>
              </w:rPr>
              <w:t>目标精度</w:t>
            </w:r>
          </w:p>
        </w:tc>
        <w:tc>
          <w:tcPr>
            <w:tcW w:w="2518" w:type="dxa"/>
            <w:vAlign w:val="center"/>
          </w:tcPr>
          <w:p w14:paraId="1290FCAB">
            <w:pPr>
              <w:keepNext/>
              <w:snapToGrid w:val="0"/>
              <w:spacing w:before="70" w:after="70" w:line="320" w:lineRule="auto"/>
              <w:jc w:val="left"/>
            </w:pPr>
            <w:r>
              <w:rPr>
                <w:sz w:val="21"/>
                <w:szCs w:val="21"/>
              </w:rPr>
              <w:t>±1 mm</w:t>
            </w:r>
          </w:p>
        </w:tc>
        <w:tc>
          <w:tcPr>
            <w:tcW w:w="2307" w:type="dxa"/>
            <w:vAlign w:val="center"/>
          </w:tcPr>
          <w:p w14:paraId="5F39F866">
            <w:pPr>
              <w:keepNext/>
              <w:snapToGrid w:val="0"/>
              <w:spacing w:before="70" w:after="70" w:line="320" w:lineRule="auto"/>
              <w:jc w:val="left"/>
            </w:pPr>
            <w:r>
              <w:rPr>
                <w:sz w:val="21"/>
                <w:szCs w:val="21"/>
              </w:rPr>
              <w:t>±1 cm（深度 ±1 mm）</w:t>
            </w:r>
          </w:p>
        </w:tc>
        <w:tc>
          <w:tcPr>
            <w:tcW w:w="2391" w:type="dxa"/>
            <w:vAlign w:val="center"/>
          </w:tcPr>
          <w:p w14:paraId="4DFB3772">
            <w:pPr>
              <w:keepNext/>
              <w:snapToGrid w:val="0"/>
              <w:spacing w:before="70" w:after="70" w:line="320" w:lineRule="auto"/>
              <w:jc w:val="left"/>
            </w:pPr>
            <w:r>
              <w:rPr>
                <w:sz w:val="21"/>
                <w:szCs w:val="21"/>
              </w:rPr>
              <w:t>±1 cm（深度 ±1 mm）</w:t>
            </w:r>
          </w:p>
        </w:tc>
      </w:tr>
    </w:tbl>
    <w:p w14:paraId="23C4D4B5">
      <w:pPr>
        <w:spacing w:line="240" w:lineRule="auto"/>
      </w:pPr>
    </w:p>
    <w:p w14:paraId="5120E0BF">
      <w:pPr>
        <w:pStyle w:val="6"/>
      </w:pPr>
      <w:r>
        <w:rPr>
          <w:szCs w:val="32"/>
        </w:rPr>
        <w:t>2.5.4.8 精度验证与评定</w:t>
      </w:r>
    </w:p>
    <w:p w14:paraId="755AD3AE">
      <w:r>
        <w:rPr>
          <w:b/>
        </w:rPr>
        <w:t>（1）验证层级。</w:t>
      </w:r>
    </w:p>
    <w:p w14:paraId="3877A150">
      <w:r>
        <w:t>第一层为实验室验证：标准基线、标准件、模拟场景，验证系统固有精度。第二层为现场验证：检查点法、闭环法、重复测量法，验证实际作业精度。第三层为第三方验证：CMA/CNAS 机构测试或型式试验，验证指标合规性。</w:t>
      </w:r>
    </w:p>
    <w:p w14:paraId="60745181">
      <w:r>
        <w:rPr>
          <w:b/>
        </w:rPr>
        <w:t>（2）评定方法。</w:t>
      </w:r>
    </w:p>
    <w:p w14:paraId="69679ABA">
      <w:r>
        <w:t>检查点法：在作业范围内均匀布设检查点，数量不少于 20 个，按下式计算点位中误差并统计最大较差：</w:t>
      </w:r>
    </w:p>
    <w:p w14:paraId="46A7BBBE">
      <w:r>
        <w:t>m = √(Σ Δ_i² / n)</w:t>
      </w:r>
    </w:p>
    <w:p w14:paraId="2BDA50A0">
      <w:r>
        <w:t>闭环法：对闭合路径，计算起终点位姿差与点云重合度。重复测量法：同一区域独立测量两次，计算同名点距离差的均值与标准差。</w:t>
      </w:r>
    </w:p>
    <w:p w14:paraId="7153D37A">
      <w:r>
        <w:rPr>
          <w:b/>
        </w:rPr>
        <w:t>（3）判定准则。</w:t>
      </w:r>
    </w:p>
    <w:p w14:paraId="37E4E8DB">
      <w:r>
        <w:t>平坡场景：点位中误差 ≤±1 mm，最大较差 ≤2 mm，粗差率 ≤2%。缓坡、陡坡场景：点位中误差 ≤±1 cm，最大较差 ≤2 cm，粗差率 ≤2%。缺陷尺寸：与人工量测（钢尺、深度尺、卡尺）比对，长度、宽度误差 ≤1 mm，深度误差 ≤1 mm。</w:t>
      </w:r>
    </w:p>
    <w:p w14:paraId="63C5E502">
      <w:r>
        <w:rPr>
          <w:b/>
        </w:rPr>
        <w:t>（4）不合格处置。</w:t>
      </w:r>
    </w:p>
    <w:p w14:paraId="39EF7A8F">
      <w:r>
        <w:t>当验证不合格时，按以下顺序处置：复核控制点 → 复核标定 → 检查观测条件 → 重新配准 → 补测 → 重新建模；处置后重新验证，直至合格；全过程记录并纳入质量档案。</w:t>
      </w:r>
    </w:p>
    <w:p w14:paraId="333D8AF4">
      <w:pPr>
        <w:pStyle w:val="6"/>
      </w:pPr>
      <w:r>
        <w:rPr>
          <w:szCs w:val="32"/>
        </w:rPr>
        <w:t>2.5.4.9 数据处理质量控制点与记录表</w:t>
      </w:r>
    </w:p>
    <w:p w14:paraId="5B0885A9">
      <w:r>
        <w:rPr>
          <w:b/>
        </w:rPr>
        <w:t>（1）控制点设置。</w:t>
      </w:r>
    </w:p>
    <w:p w14:paraId="70FC881F">
      <w:r>
        <w:t>在数据处理全流程设置 8 个质量控制点：数据完整性、坐标系统一、点云密度、配准残差、去噪保真、模型完整性、缺陷一致性、成果格式。</w:t>
      </w:r>
    </w:p>
    <w:p w14:paraId="22FF0466">
      <w:r>
        <w:rPr>
          <w:b/>
        </w:rPr>
        <w:t>（2）质量记录表。</w:t>
      </w:r>
    </w:p>
    <w:tbl>
      <w:tblPr>
        <w:tblStyle w:val="32"/>
        <w:tblW w:w="894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5"/>
        <w:gridCol w:w="2646"/>
        <w:gridCol w:w="3216"/>
        <w:gridCol w:w="1386"/>
      </w:tblGrid>
      <w:tr w14:paraId="442CD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95" w:type="dxa"/>
            <w:shd w:val="clear" w:color="auto" w:fill="E7E6E6"/>
            <w:vAlign w:val="center"/>
          </w:tcPr>
          <w:p w14:paraId="2C588FB4">
            <w:pPr>
              <w:snapToGrid w:val="0"/>
              <w:spacing w:before="70" w:after="70" w:line="240" w:lineRule="auto"/>
              <w:ind w:firstLine="0"/>
              <w:jc w:val="center"/>
              <w:rPr>
                <w:b/>
                <w:sz w:val="21"/>
              </w:rPr>
            </w:pPr>
            <w:r>
              <w:rPr>
                <w:b/>
                <w:sz w:val="21"/>
                <w:szCs w:val="21"/>
              </w:rPr>
              <w:t>控制点</w:t>
            </w:r>
          </w:p>
        </w:tc>
        <w:tc>
          <w:tcPr>
            <w:tcW w:w="2646" w:type="dxa"/>
            <w:shd w:val="clear" w:color="auto" w:fill="E7E6E6"/>
            <w:vAlign w:val="center"/>
          </w:tcPr>
          <w:p w14:paraId="5C8DAD47">
            <w:pPr>
              <w:snapToGrid w:val="0"/>
              <w:spacing w:before="70" w:after="70" w:line="240" w:lineRule="auto"/>
              <w:ind w:firstLine="0"/>
              <w:jc w:val="center"/>
              <w:rPr>
                <w:b/>
                <w:sz w:val="21"/>
              </w:rPr>
            </w:pPr>
            <w:r>
              <w:rPr>
                <w:b/>
                <w:sz w:val="21"/>
                <w:szCs w:val="21"/>
              </w:rPr>
              <w:t>检查内容</w:t>
            </w:r>
          </w:p>
        </w:tc>
        <w:tc>
          <w:tcPr>
            <w:tcW w:w="3216" w:type="dxa"/>
            <w:shd w:val="clear" w:color="auto" w:fill="E7E6E6"/>
            <w:vAlign w:val="center"/>
          </w:tcPr>
          <w:p w14:paraId="423D622C">
            <w:pPr>
              <w:snapToGrid w:val="0"/>
              <w:spacing w:before="70" w:after="70" w:line="240" w:lineRule="auto"/>
              <w:ind w:firstLine="0"/>
              <w:jc w:val="center"/>
              <w:rPr>
                <w:b/>
                <w:sz w:val="21"/>
              </w:rPr>
            </w:pPr>
            <w:r>
              <w:rPr>
                <w:b/>
                <w:sz w:val="21"/>
                <w:szCs w:val="21"/>
              </w:rPr>
              <w:t>判定标准</w:t>
            </w:r>
          </w:p>
        </w:tc>
        <w:tc>
          <w:tcPr>
            <w:tcW w:w="1386" w:type="dxa"/>
            <w:shd w:val="clear" w:color="auto" w:fill="E7E6E6"/>
            <w:vAlign w:val="center"/>
          </w:tcPr>
          <w:p w14:paraId="47EC029B">
            <w:pPr>
              <w:snapToGrid w:val="0"/>
              <w:spacing w:before="70" w:after="70" w:line="240" w:lineRule="auto"/>
              <w:ind w:firstLine="0"/>
              <w:jc w:val="center"/>
              <w:rPr>
                <w:b/>
                <w:sz w:val="21"/>
              </w:rPr>
            </w:pPr>
            <w:r>
              <w:rPr>
                <w:b/>
                <w:sz w:val="21"/>
                <w:szCs w:val="21"/>
              </w:rPr>
              <w:t>记录人</w:t>
            </w:r>
          </w:p>
        </w:tc>
      </w:tr>
      <w:tr w14:paraId="21224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087CBBFE">
            <w:pPr>
              <w:snapToGrid w:val="0"/>
              <w:spacing w:before="70" w:after="70" w:line="240" w:lineRule="auto"/>
              <w:ind w:firstLine="0"/>
              <w:jc w:val="center"/>
              <w:rPr>
                <w:sz w:val="21"/>
              </w:rPr>
            </w:pPr>
            <w:r>
              <w:rPr>
                <w:sz w:val="21"/>
                <w:szCs w:val="21"/>
              </w:rPr>
              <w:t>Q1 数据完整性</w:t>
            </w:r>
          </w:p>
        </w:tc>
        <w:tc>
          <w:tcPr>
            <w:tcW w:w="2646" w:type="dxa"/>
            <w:vAlign w:val="center"/>
          </w:tcPr>
          <w:p w14:paraId="3444C5C8">
            <w:pPr>
              <w:snapToGrid w:val="0"/>
              <w:spacing w:before="70" w:after="70" w:line="240" w:lineRule="auto"/>
              <w:ind w:firstLine="0"/>
              <w:jc w:val="left"/>
              <w:rPr>
                <w:sz w:val="21"/>
              </w:rPr>
            </w:pPr>
            <w:r>
              <w:rPr>
                <w:sz w:val="21"/>
                <w:szCs w:val="21"/>
              </w:rPr>
              <w:t>文件数量、大小、校验值</w:t>
            </w:r>
          </w:p>
        </w:tc>
        <w:tc>
          <w:tcPr>
            <w:tcW w:w="3216" w:type="dxa"/>
            <w:vAlign w:val="center"/>
          </w:tcPr>
          <w:p w14:paraId="4D646093">
            <w:pPr>
              <w:snapToGrid w:val="0"/>
              <w:spacing w:before="70" w:after="70" w:line="240" w:lineRule="auto"/>
              <w:ind w:firstLine="0"/>
              <w:jc w:val="left"/>
              <w:rPr>
                <w:sz w:val="21"/>
              </w:rPr>
            </w:pPr>
            <w:r>
              <w:rPr>
                <w:sz w:val="21"/>
                <w:szCs w:val="21"/>
              </w:rPr>
              <w:t>与采集清单一致</w:t>
            </w:r>
          </w:p>
        </w:tc>
        <w:tc>
          <w:tcPr>
            <w:tcW w:w="1386" w:type="dxa"/>
            <w:vAlign w:val="center"/>
          </w:tcPr>
          <w:p w14:paraId="1ED9B5DB">
            <w:pPr>
              <w:snapToGrid w:val="0"/>
              <w:spacing w:before="70" w:after="70" w:line="240" w:lineRule="auto"/>
              <w:ind w:firstLine="0"/>
              <w:jc w:val="left"/>
              <w:rPr>
                <w:sz w:val="21"/>
              </w:rPr>
            </w:pPr>
            <w:r>
              <w:rPr>
                <w:sz w:val="21"/>
                <w:szCs w:val="21"/>
              </w:rPr>
              <w:t>数据处理员</w:t>
            </w:r>
          </w:p>
        </w:tc>
      </w:tr>
      <w:tr w14:paraId="54FD2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3BEB2D2C">
            <w:pPr>
              <w:snapToGrid w:val="0"/>
              <w:spacing w:before="70" w:after="70" w:line="240" w:lineRule="auto"/>
              <w:ind w:firstLine="0"/>
              <w:jc w:val="center"/>
              <w:rPr>
                <w:sz w:val="21"/>
              </w:rPr>
            </w:pPr>
            <w:r>
              <w:rPr>
                <w:sz w:val="21"/>
                <w:szCs w:val="21"/>
              </w:rPr>
              <w:t>Q2 坐标系统一</w:t>
            </w:r>
          </w:p>
        </w:tc>
        <w:tc>
          <w:tcPr>
            <w:tcW w:w="2646" w:type="dxa"/>
            <w:vAlign w:val="center"/>
          </w:tcPr>
          <w:p w14:paraId="4830D2FE">
            <w:pPr>
              <w:snapToGrid w:val="0"/>
              <w:spacing w:before="70" w:after="70" w:line="240" w:lineRule="auto"/>
              <w:ind w:firstLine="0"/>
              <w:jc w:val="left"/>
              <w:rPr>
                <w:sz w:val="21"/>
              </w:rPr>
            </w:pPr>
            <w:r>
              <w:rPr>
                <w:sz w:val="21"/>
                <w:szCs w:val="21"/>
              </w:rPr>
              <w:t>坐标系、单位、投影</w:t>
            </w:r>
          </w:p>
        </w:tc>
        <w:tc>
          <w:tcPr>
            <w:tcW w:w="3216" w:type="dxa"/>
            <w:vAlign w:val="center"/>
          </w:tcPr>
          <w:p w14:paraId="141B243B">
            <w:pPr>
              <w:snapToGrid w:val="0"/>
              <w:spacing w:before="70" w:after="70" w:line="240" w:lineRule="auto"/>
              <w:ind w:firstLine="0"/>
              <w:jc w:val="left"/>
              <w:rPr>
                <w:sz w:val="21"/>
              </w:rPr>
            </w:pPr>
            <w:r>
              <w:rPr>
                <w:sz w:val="21"/>
                <w:szCs w:val="21"/>
              </w:rPr>
              <w:t>与项目一致</w:t>
            </w:r>
          </w:p>
        </w:tc>
        <w:tc>
          <w:tcPr>
            <w:tcW w:w="1386" w:type="dxa"/>
            <w:vAlign w:val="center"/>
          </w:tcPr>
          <w:p w14:paraId="7049A99F">
            <w:pPr>
              <w:snapToGrid w:val="0"/>
              <w:spacing w:before="70" w:after="70" w:line="240" w:lineRule="auto"/>
              <w:ind w:firstLine="0"/>
              <w:jc w:val="left"/>
              <w:rPr>
                <w:sz w:val="21"/>
              </w:rPr>
            </w:pPr>
            <w:r>
              <w:rPr>
                <w:sz w:val="21"/>
                <w:szCs w:val="21"/>
              </w:rPr>
              <w:t>测量员</w:t>
            </w:r>
          </w:p>
        </w:tc>
      </w:tr>
      <w:tr w14:paraId="76660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10207D42">
            <w:pPr>
              <w:snapToGrid w:val="0"/>
              <w:spacing w:before="70" w:after="70" w:line="240" w:lineRule="auto"/>
              <w:ind w:firstLine="0"/>
              <w:jc w:val="center"/>
              <w:rPr>
                <w:sz w:val="21"/>
              </w:rPr>
            </w:pPr>
            <w:r>
              <w:rPr>
                <w:sz w:val="21"/>
                <w:szCs w:val="21"/>
              </w:rPr>
              <w:t>Q3 点云密度</w:t>
            </w:r>
          </w:p>
        </w:tc>
        <w:tc>
          <w:tcPr>
            <w:tcW w:w="2646" w:type="dxa"/>
            <w:vAlign w:val="center"/>
          </w:tcPr>
          <w:p w14:paraId="49720B04">
            <w:pPr>
              <w:snapToGrid w:val="0"/>
              <w:spacing w:before="70" w:after="70" w:line="240" w:lineRule="auto"/>
              <w:ind w:firstLine="0"/>
              <w:jc w:val="left"/>
              <w:rPr>
                <w:sz w:val="21"/>
              </w:rPr>
            </w:pPr>
            <w:r>
              <w:rPr>
                <w:sz w:val="21"/>
                <w:szCs w:val="21"/>
              </w:rPr>
              <w:t>平均点间距</w:t>
            </w:r>
          </w:p>
        </w:tc>
        <w:tc>
          <w:tcPr>
            <w:tcW w:w="3216" w:type="dxa"/>
            <w:vAlign w:val="center"/>
          </w:tcPr>
          <w:p w14:paraId="371D8194">
            <w:pPr>
              <w:snapToGrid w:val="0"/>
              <w:spacing w:before="70" w:after="70" w:line="240" w:lineRule="auto"/>
              <w:ind w:firstLine="0"/>
              <w:jc w:val="left"/>
              <w:rPr>
                <w:sz w:val="21"/>
              </w:rPr>
            </w:pPr>
            <w:r>
              <w:rPr>
                <w:sz w:val="21"/>
                <w:szCs w:val="21"/>
              </w:rPr>
              <w:t>满足场景要求</w:t>
            </w:r>
          </w:p>
        </w:tc>
        <w:tc>
          <w:tcPr>
            <w:tcW w:w="1386" w:type="dxa"/>
            <w:vAlign w:val="center"/>
          </w:tcPr>
          <w:p w14:paraId="0200DE8A">
            <w:pPr>
              <w:snapToGrid w:val="0"/>
              <w:spacing w:before="70" w:after="70" w:line="240" w:lineRule="auto"/>
              <w:ind w:firstLine="0"/>
              <w:jc w:val="left"/>
              <w:rPr>
                <w:sz w:val="21"/>
              </w:rPr>
            </w:pPr>
            <w:r>
              <w:rPr>
                <w:sz w:val="21"/>
                <w:szCs w:val="21"/>
              </w:rPr>
              <w:t>数据处理员</w:t>
            </w:r>
          </w:p>
        </w:tc>
      </w:tr>
      <w:tr w14:paraId="666DF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43ABF86F">
            <w:pPr>
              <w:snapToGrid w:val="0"/>
              <w:spacing w:before="70" w:after="70" w:line="240" w:lineRule="auto"/>
              <w:ind w:firstLine="0"/>
              <w:jc w:val="center"/>
              <w:rPr>
                <w:sz w:val="21"/>
              </w:rPr>
            </w:pPr>
            <w:r>
              <w:rPr>
                <w:sz w:val="21"/>
                <w:szCs w:val="21"/>
              </w:rPr>
              <w:t>Q4 配准残差</w:t>
            </w:r>
          </w:p>
        </w:tc>
        <w:tc>
          <w:tcPr>
            <w:tcW w:w="2646" w:type="dxa"/>
            <w:vAlign w:val="center"/>
          </w:tcPr>
          <w:p w14:paraId="37668148">
            <w:pPr>
              <w:snapToGrid w:val="0"/>
              <w:spacing w:before="70" w:after="70" w:line="240" w:lineRule="auto"/>
              <w:ind w:firstLine="0"/>
              <w:jc w:val="left"/>
              <w:rPr>
                <w:sz w:val="21"/>
              </w:rPr>
            </w:pPr>
            <w:r>
              <w:rPr>
                <w:sz w:val="21"/>
                <w:szCs w:val="21"/>
              </w:rPr>
              <w:t>同名点较差</w:t>
            </w:r>
          </w:p>
        </w:tc>
        <w:tc>
          <w:tcPr>
            <w:tcW w:w="3216" w:type="dxa"/>
            <w:vAlign w:val="center"/>
          </w:tcPr>
          <w:p w14:paraId="727A8184">
            <w:pPr>
              <w:snapToGrid w:val="0"/>
              <w:spacing w:before="70" w:after="70" w:line="240" w:lineRule="auto"/>
              <w:ind w:firstLine="0"/>
              <w:jc w:val="left"/>
              <w:rPr>
                <w:sz w:val="21"/>
              </w:rPr>
            </w:pPr>
            <w:r>
              <w:rPr>
                <w:sz w:val="21"/>
                <w:szCs w:val="21"/>
              </w:rPr>
              <w:t>平坡 ≤0.5 mm，缓坡陡坡 ≤5 mm</w:t>
            </w:r>
          </w:p>
        </w:tc>
        <w:tc>
          <w:tcPr>
            <w:tcW w:w="1386" w:type="dxa"/>
            <w:vAlign w:val="center"/>
          </w:tcPr>
          <w:p w14:paraId="60C7A767">
            <w:pPr>
              <w:snapToGrid w:val="0"/>
              <w:spacing w:before="70" w:after="70" w:line="240" w:lineRule="auto"/>
              <w:ind w:firstLine="0"/>
              <w:jc w:val="left"/>
              <w:rPr>
                <w:sz w:val="21"/>
              </w:rPr>
            </w:pPr>
            <w:r>
              <w:rPr>
                <w:sz w:val="21"/>
                <w:szCs w:val="21"/>
              </w:rPr>
              <w:t>测量员</w:t>
            </w:r>
          </w:p>
        </w:tc>
      </w:tr>
      <w:tr w14:paraId="381F7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249F09DF">
            <w:pPr>
              <w:snapToGrid w:val="0"/>
              <w:spacing w:before="70" w:after="70" w:line="240" w:lineRule="auto"/>
              <w:ind w:firstLine="0"/>
              <w:jc w:val="center"/>
              <w:rPr>
                <w:sz w:val="21"/>
              </w:rPr>
            </w:pPr>
            <w:r>
              <w:rPr>
                <w:sz w:val="21"/>
                <w:szCs w:val="21"/>
              </w:rPr>
              <w:t>Q5 去噪保真</w:t>
            </w:r>
          </w:p>
        </w:tc>
        <w:tc>
          <w:tcPr>
            <w:tcW w:w="2646" w:type="dxa"/>
            <w:vAlign w:val="center"/>
          </w:tcPr>
          <w:p w14:paraId="044A855C">
            <w:pPr>
              <w:snapToGrid w:val="0"/>
              <w:spacing w:before="70" w:after="70" w:line="240" w:lineRule="auto"/>
              <w:ind w:firstLine="0"/>
              <w:jc w:val="left"/>
              <w:rPr>
                <w:sz w:val="21"/>
              </w:rPr>
            </w:pPr>
            <w:r>
              <w:rPr>
                <w:sz w:val="21"/>
                <w:szCs w:val="21"/>
              </w:rPr>
              <w:t>缺陷区域法向偏差</w:t>
            </w:r>
          </w:p>
        </w:tc>
        <w:tc>
          <w:tcPr>
            <w:tcW w:w="3216" w:type="dxa"/>
            <w:vAlign w:val="center"/>
          </w:tcPr>
          <w:p w14:paraId="39EAC9A1">
            <w:pPr>
              <w:snapToGrid w:val="0"/>
              <w:spacing w:before="70" w:after="70" w:line="240" w:lineRule="auto"/>
              <w:ind w:firstLine="0"/>
              <w:jc w:val="left"/>
              <w:rPr>
                <w:sz w:val="21"/>
              </w:rPr>
            </w:pPr>
            <w:r>
              <w:rPr>
                <w:sz w:val="21"/>
                <w:szCs w:val="21"/>
              </w:rPr>
              <w:t>变化 ≤0.2 mm</w:t>
            </w:r>
          </w:p>
        </w:tc>
        <w:tc>
          <w:tcPr>
            <w:tcW w:w="1386" w:type="dxa"/>
            <w:vAlign w:val="center"/>
          </w:tcPr>
          <w:p w14:paraId="7F45E998">
            <w:pPr>
              <w:snapToGrid w:val="0"/>
              <w:spacing w:before="70" w:after="70" w:line="240" w:lineRule="auto"/>
              <w:ind w:firstLine="0"/>
              <w:jc w:val="left"/>
              <w:rPr>
                <w:sz w:val="21"/>
              </w:rPr>
            </w:pPr>
            <w:r>
              <w:rPr>
                <w:sz w:val="21"/>
                <w:szCs w:val="21"/>
              </w:rPr>
              <w:t>算法工程师</w:t>
            </w:r>
          </w:p>
        </w:tc>
      </w:tr>
      <w:tr w14:paraId="223F8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29331589">
            <w:pPr>
              <w:snapToGrid w:val="0"/>
              <w:spacing w:before="70" w:after="70" w:line="240" w:lineRule="auto"/>
              <w:ind w:firstLine="0"/>
              <w:jc w:val="center"/>
              <w:rPr>
                <w:sz w:val="21"/>
              </w:rPr>
            </w:pPr>
            <w:r>
              <w:rPr>
                <w:sz w:val="21"/>
                <w:szCs w:val="21"/>
              </w:rPr>
              <w:t>Q6 模型完整性</w:t>
            </w:r>
          </w:p>
        </w:tc>
        <w:tc>
          <w:tcPr>
            <w:tcW w:w="2646" w:type="dxa"/>
            <w:vAlign w:val="center"/>
          </w:tcPr>
          <w:p w14:paraId="27CDFD71">
            <w:pPr>
              <w:snapToGrid w:val="0"/>
              <w:spacing w:before="70" w:after="70" w:line="240" w:lineRule="auto"/>
              <w:ind w:firstLine="0"/>
              <w:jc w:val="left"/>
              <w:rPr>
                <w:sz w:val="21"/>
              </w:rPr>
            </w:pPr>
            <w:r>
              <w:rPr>
                <w:sz w:val="21"/>
                <w:szCs w:val="21"/>
              </w:rPr>
              <w:t>空洞率、翻转面</w:t>
            </w:r>
          </w:p>
        </w:tc>
        <w:tc>
          <w:tcPr>
            <w:tcW w:w="3216" w:type="dxa"/>
            <w:vAlign w:val="center"/>
          </w:tcPr>
          <w:p w14:paraId="24809545">
            <w:pPr>
              <w:snapToGrid w:val="0"/>
              <w:spacing w:before="70" w:after="70" w:line="240" w:lineRule="auto"/>
              <w:ind w:firstLine="0"/>
              <w:jc w:val="left"/>
              <w:rPr>
                <w:sz w:val="21"/>
              </w:rPr>
            </w:pPr>
            <w:r>
              <w:rPr>
                <w:sz w:val="21"/>
                <w:szCs w:val="21"/>
              </w:rPr>
              <w:t>空洞率 ≤0.5%，无翻转面</w:t>
            </w:r>
          </w:p>
        </w:tc>
        <w:tc>
          <w:tcPr>
            <w:tcW w:w="1386" w:type="dxa"/>
            <w:vAlign w:val="center"/>
          </w:tcPr>
          <w:p w14:paraId="73EB3AE6">
            <w:pPr>
              <w:snapToGrid w:val="0"/>
              <w:spacing w:before="70" w:after="70" w:line="240" w:lineRule="auto"/>
              <w:ind w:firstLine="0"/>
              <w:jc w:val="left"/>
              <w:rPr>
                <w:sz w:val="21"/>
              </w:rPr>
            </w:pPr>
            <w:r>
              <w:rPr>
                <w:sz w:val="21"/>
                <w:szCs w:val="21"/>
              </w:rPr>
              <w:t>建模工程师</w:t>
            </w:r>
          </w:p>
        </w:tc>
      </w:tr>
      <w:tr w14:paraId="672DC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7AB727AB">
            <w:pPr>
              <w:snapToGrid w:val="0"/>
              <w:spacing w:before="70" w:after="70" w:line="240" w:lineRule="auto"/>
              <w:ind w:firstLine="0"/>
              <w:jc w:val="center"/>
              <w:rPr>
                <w:sz w:val="21"/>
              </w:rPr>
            </w:pPr>
            <w:r>
              <w:rPr>
                <w:sz w:val="21"/>
                <w:szCs w:val="21"/>
              </w:rPr>
              <w:t>Q7 缺陷一致性</w:t>
            </w:r>
          </w:p>
        </w:tc>
        <w:tc>
          <w:tcPr>
            <w:tcW w:w="2646" w:type="dxa"/>
            <w:vAlign w:val="center"/>
          </w:tcPr>
          <w:p w14:paraId="5F79C6C0">
            <w:pPr>
              <w:snapToGrid w:val="0"/>
              <w:spacing w:before="70" w:after="70" w:line="240" w:lineRule="auto"/>
              <w:ind w:firstLine="0"/>
              <w:jc w:val="left"/>
              <w:rPr>
                <w:sz w:val="21"/>
              </w:rPr>
            </w:pPr>
            <w:r>
              <w:rPr>
                <w:sz w:val="21"/>
                <w:szCs w:val="21"/>
              </w:rPr>
              <w:t>与人工复核一致率</w:t>
            </w:r>
          </w:p>
        </w:tc>
        <w:tc>
          <w:tcPr>
            <w:tcW w:w="3216" w:type="dxa"/>
            <w:vAlign w:val="center"/>
          </w:tcPr>
          <w:p w14:paraId="5DCAA8DD">
            <w:pPr>
              <w:snapToGrid w:val="0"/>
              <w:spacing w:before="70" w:after="70" w:line="240" w:lineRule="auto"/>
              <w:ind w:firstLine="0"/>
              <w:jc w:val="left"/>
              <w:rPr>
                <w:sz w:val="21"/>
              </w:rPr>
            </w:pPr>
            <w:r>
              <w:rPr>
                <w:sz w:val="21"/>
                <w:szCs w:val="21"/>
              </w:rPr>
              <w:t>≥90%</w:t>
            </w:r>
          </w:p>
        </w:tc>
        <w:tc>
          <w:tcPr>
            <w:tcW w:w="1386" w:type="dxa"/>
            <w:vAlign w:val="center"/>
          </w:tcPr>
          <w:p w14:paraId="42BCFC74">
            <w:pPr>
              <w:snapToGrid w:val="0"/>
              <w:spacing w:before="70" w:after="70" w:line="240" w:lineRule="auto"/>
              <w:ind w:firstLine="0"/>
              <w:jc w:val="left"/>
              <w:rPr>
                <w:sz w:val="21"/>
              </w:rPr>
            </w:pPr>
            <w:r>
              <w:rPr>
                <w:sz w:val="21"/>
                <w:szCs w:val="21"/>
              </w:rPr>
              <w:t>审核员</w:t>
            </w:r>
          </w:p>
        </w:tc>
      </w:tr>
      <w:tr w14:paraId="42094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5" w:type="dxa"/>
            <w:vAlign w:val="center"/>
          </w:tcPr>
          <w:p w14:paraId="61B7015B">
            <w:pPr>
              <w:snapToGrid w:val="0"/>
              <w:spacing w:before="70" w:after="70" w:line="240" w:lineRule="auto"/>
              <w:ind w:firstLine="0"/>
              <w:jc w:val="center"/>
              <w:rPr>
                <w:sz w:val="21"/>
              </w:rPr>
            </w:pPr>
            <w:r>
              <w:rPr>
                <w:sz w:val="21"/>
                <w:szCs w:val="21"/>
              </w:rPr>
              <w:t>Q8 成果格式</w:t>
            </w:r>
          </w:p>
        </w:tc>
        <w:tc>
          <w:tcPr>
            <w:tcW w:w="2646" w:type="dxa"/>
            <w:vAlign w:val="center"/>
          </w:tcPr>
          <w:p w14:paraId="44BBE24A">
            <w:pPr>
              <w:snapToGrid w:val="0"/>
              <w:spacing w:before="70" w:after="70" w:line="240" w:lineRule="auto"/>
              <w:ind w:firstLine="0"/>
              <w:jc w:val="left"/>
              <w:rPr>
                <w:sz w:val="21"/>
              </w:rPr>
            </w:pPr>
            <w:r>
              <w:rPr>
                <w:sz w:val="21"/>
                <w:szCs w:val="21"/>
              </w:rPr>
              <w:t>格式、命名、图层</w:t>
            </w:r>
          </w:p>
        </w:tc>
        <w:tc>
          <w:tcPr>
            <w:tcW w:w="3216" w:type="dxa"/>
            <w:vAlign w:val="center"/>
          </w:tcPr>
          <w:p w14:paraId="76E50FBD">
            <w:pPr>
              <w:snapToGrid w:val="0"/>
              <w:spacing w:before="70" w:after="70" w:line="240" w:lineRule="auto"/>
              <w:ind w:firstLine="0"/>
              <w:jc w:val="left"/>
              <w:rPr>
                <w:sz w:val="21"/>
              </w:rPr>
            </w:pPr>
            <w:r>
              <w:rPr>
                <w:sz w:val="21"/>
                <w:szCs w:val="21"/>
              </w:rPr>
              <w:t>符合交付要求</w:t>
            </w:r>
          </w:p>
        </w:tc>
        <w:tc>
          <w:tcPr>
            <w:tcW w:w="1386" w:type="dxa"/>
            <w:vAlign w:val="center"/>
          </w:tcPr>
          <w:p w14:paraId="4C99C437">
            <w:pPr>
              <w:snapToGrid w:val="0"/>
              <w:spacing w:before="70" w:after="70" w:line="240" w:lineRule="auto"/>
              <w:ind w:firstLine="0"/>
              <w:jc w:val="left"/>
              <w:rPr>
                <w:sz w:val="21"/>
              </w:rPr>
            </w:pPr>
            <w:r>
              <w:rPr>
                <w:sz w:val="21"/>
                <w:szCs w:val="21"/>
              </w:rPr>
              <w:t>档案员</w:t>
            </w:r>
          </w:p>
        </w:tc>
      </w:tr>
    </w:tbl>
    <w:p w14:paraId="787DD6AB">
      <w:pPr>
        <w:spacing w:line="240" w:lineRule="auto"/>
      </w:pPr>
    </w:p>
    <w:p w14:paraId="0EA1465A">
      <w:r>
        <w:rPr>
          <w:b/>
        </w:rPr>
        <w:t>（3）质量追溯。</w:t>
      </w:r>
    </w:p>
    <w:p w14:paraId="5C149148">
      <w:r>
        <w:t>每份成果附带质量记录表与处理日志，记录软件版本、参数设置、操作人员、处理时间；成果文件带版本号与哈希值；任一环节可回溯复算。</w:t>
      </w:r>
    </w:p>
    <w:p w14:paraId="1C1665E7">
      <w:r>
        <w:rPr>
          <w:b/>
        </w:rPr>
        <w:t>（4）持续改进。</w:t>
      </w:r>
    </w:p>
    <w:p w14:paraId="2250143B">
      <w:r>
        <w:t>每月统计质量问题类型与频次，形成质量月报；对重复出现的问题制定纠正措施并纳入作业指导书；每季度开展一次质量分析会。</w:t>
      </w:r>
    </w:p>
    <w:p w14:paraId="7524CF95">
      <w:pPr>
        <w:pStyle w:val="6"/>
      </w:pPr>
      <w:r>
        <w:rPr>
          <w:szCs w:val="32"/>
        </w:rPr>
        <w:t>2.5.4.10 误差源清单与控制矩阵</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74"/>
        <w:gridCol w:w="1958"/>
        <w:gridCol w:w="821"/>
        <w:gridCol w:w="1556"/>
        <w:gridCol w:w="2431"/>
        <w:gridCol w:w="1259"/>
      </w:tblGrid>
      <w:tr w14:paraId="7188C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74" w:type="dxa"/>
            <w:shd w:val="clear" w:color="auto" w:fill="E7E6E6"/>
            <w:vAlign w:val="center"/>
          </w:tcPr>
          <w:p w14:paraId="203C7128">
            <w:pPr>
              <w:snapToGrid w:val="0"/>
              <w:spacing w:before="70" w:after="70" w:line="240" w:lineRule="auto"/>
              <w:ind w:firstLine="0"/>
              <w:jc w:val="center"/>
              <w:rPr>
                <w:b/>
                <w:sz w:val="21"/>
              </w:rPr>
            </w:pPr>
            <w:r>
              <w:rPr>
                <w:b/>
                <w:sz w:val="21"/>
                <w:szCs w:val="21"/>
              </w:rPr>
              <w:t>序号</w:t>
            </w:r>
          </w:p>
        </w:tc>
        <w:tc>
          <w:tcPr>
            <w:tcW w:w="1958" w:type="dxa"/>
            <w:shd w:val="clear" w:color="auto" w:fill="E7E6E6"/>
            <w:vAlign w:val="center"/>
          </w:tcPr>
          <w:p w14:paraId="49CDBFE8">
            <w:pPr>
              <w:snapToGrid w:val="0"/>
              <w:spacing w:before="70" w:after="70" w:line="240" w:lineRule="auto"/>
              <w:ind w:firstLine="0"/>
              <w:jc w:val="center"/>
              <w:rPr>
                <w:b/>
                <w:sz w:val="21"/>
              </w:rPr>
            </w:pPr>
            <w:r>
              <w:rPr>
                <w:b/>
                <w:sz w:val="21"/>
                <w:szCs w:val="21"/>
              </w:rPr>
              <w:t>误差源</w:t>
            </w:r>
          </w:p>
        </w:tc>
        <w:tc>
          <w:tcPr>
            <w:tcW w:w="821" w:type="dxa"/>
            <w:shd w:val="clear" w:color="auto" w:fill="E7E6E6"/>
            <w:vAlign w:val="center"/>
          </w:tcPr>
          <w:p w14:paraId="7547FFD8">
            <w:pPr>
              <w:snapToGrid w:val="0"/>
              <w:spacing w:before="70" w:after="70" w:line="240" w:lineRule="auto"/>
              <w:ind w:firstLine="0"/>
              <w:jc w:val="center"/>
              <w:rPr>
                <w:b/>
                <w:sz w:val="21"/>
              </w:rPr>
            </w:pPr>
            <w:r>
              <w:rPr>
                <w:b/>
                <w:sz w:val="21"/>
                <w:szCs w:val="21"/>
              </w:rPr>
              <w:t>类别</w:t>
            </w:r>
          </w:p>
        </w:tc>
        <w:tc>
          <w:tcPr>
            <w:tcW w:w="1556" w:type="dxa"/>
            <w:shd w:val="clear" w:color="auto" w:fill="E7E6E6"/>
            <w:vAlign w:val="center"/>
          </w:tcPr>
          <w:p w14:paraId="662EF621">
            <w:pPr>
              <w:snapToGrid w:val="0"/>
              <w:spacing w:before="70" w:after="70" w:line="240" w:lineRule="auto"/>
              <w:ind w:firstLine="0"/>
              <w:jc w:val="center"/>
              <w:rPr>
                <w:b/>
                <w:sz w:val="21"/>
              </w:rPr>
            </w:pPr>
            <w:r>
              <w:rPr>
                <w:b/>
                <w:sz w:val="21"/>
                <w:szCs w:val="21"/>
              </w:rPr>
              <w:t>影响量级</w:t>
            </w:r>
          </w:p>
        </w:tc>
        <w:tc>
          <w:tcPr>
            <w:tcW w:w="2431" w:type="dxa"/>
            <w:shd w:val="clear" w:color="auto" w:fill="E7E6E6"/>
            <w:vAlign w:val="center"/>
          </w:tcPr>
          <w:p w14:paraId="32A54926">
            <w:pPr>
              <w:snapToGrid w:val="0"/>
              <w:spacing w:before="70" w:after="70" w:line="240" w:lineRule="auto"/>
              <w:ind w:firstLine="0"/>
              <w:jc w:val="center"/>
              <w:rPr>
                <w:b/>
                <w:sz w:val="21"/>
              </w:rPr>
            </w:pPr>
            <w:r>
              <w:rPr>
                <w:b/>
                <w:sz w:val="21"/>
                <w:szCs w:val="21"/>
              </w:rPr>
              <w:t>控制措施</w:t>
            </w:r>
          </w:p>
        </w:tc>
        <w:tc>
          <w:tcPr>
            <w:tcW w:w="1259" w:type="dxa"/>
            <w:shd w:val="clear" w:color="auto" w:fill="E7E6E6"/>
            <w:vAlign w:val="center"/>
          </w:tcPr>
          <w:p w14:paraId="09F405A2">
            <w:pPr>
              <w:snapToGrid w:val="0"/>
              <w:spacing w:before="70" w:after="70" w:line="240" w:lineRule="auto"/>
              <w:ind w:firstLine="0"/>
              <w:jc w:val="center"/>
              <w:rPr>
                <w:b/>
                <w:sz w:val="21"/>
              </w:rPr>
            </w:pPr>
            <w:r>
              <w:rPr>
                <w:b/>
                <w:sz w:val="21"/>
                <w:szCs w:val="21"/>
              </w:rPr>
              <w:t>检查频次</w:t>
            </w:r>
          </w:p>
        </w:tc>
      </w:tr>
      <w:tr w14:paraId="76660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286BA180">
            <w:pPr>
              <w:snapToGrid w:val="0"/>
              <w:spacing w:before="70" w:after="70" w:line="240" w:lineRule="auto"/>
              <w:ind w:firstLine="0"/>
              <w:jc w:val="center"/>
              <w:rPr>
                <w:sz w:val="21"/>
              </w:rPr>
            </w:pPr>
            <w:r>
              <w:rPr>
                <w:sz w:val="21"/>
                <w:szCs w:val="21"/>
              </w:rPr>
              <w:t>1</w:t>
            </w:r>
          </w:p>
        </w:tc>
        <w:tc>
          <w:tcPr>
            <w:tcW w:w="1958" w:type="dxa"/>
            <w:vAlign w:val="center"/>
          </w:tcPr>
          <w:p w14:paraId="441F692B">
            <w:pPr>
              <w:snapToGrid w:val="0"/>
              <w:spacing w:before="70" w:after="70" w:line="240" w:lineRule="auto"/>
              <w:ind w:firstLine="0"/>
              <w:jc w:val="left"/>
              <w:rPr>
                <w:sz w:val="21"/>
              </w:rPr>
            </w:pPr>
            <w:r>
              <w:rPr>
                <w:sz w:val="21"/>
                <w:szCs w:val="21"/>
              </w:rPr>
              <w:t>控制点坐标误差</w:t>
            </w:r>
          </w:p>
        </w:tc>
        <w:tc>
          <w:tcPr>
            <w:tcW w:w="821" w:type="dxa"/>
            <w:vAlign w:val="center"/>
          </w:tcPr>
          <w:p w14:paraId="04125CE8">
            <w:pPr>
              <w:snapToGrid w:val="0"/>
              <w:spacing w:before="70" w:after="70" w:line="240" w:lineRule="auto"/>
              <w:ind w:firstLine="0"/>
              <w:jc w:val="center"/>
              <w:rPr>
                <w:sz w:val="21"/>
              </w:rPr>
            </w:pPr>
            <w:r>
              <w:rPr>
                <w:sz w:val="21"/>
                <w:szCs w:val="21"/>
              </w:rPr>
              <w:t>基准</w:t>
            </w:r>
          </w:p>
        </w:tc>
        <w:tc>
          <w:tcPr>
            <w:tcW w:w="1556" w:type="dxa"/>
            <w:vAlign w:val="center"/>
          </w:tcPr>
          <w:p w14:paraId="4F82F24B">
            <w:pPr>
              <w:snapToGrid w:val="0"/>
              <w:spacing w:before="70" w:after="70" w:line="240" w:lineRule="auto"/>
              <w:ind w:firstLine="0"/>
              <w:jc w:val="left"/>
              <w:rPr>
                <w:sz w:val="21"/>
              </w:rPr>
            </w:pPr>
            <w:r>
              <w:rPr>
                <w:sz w:val="21"/>
                <w:szCs w:val="21"/>
              </w:rPr>
              <w:t>0.2～0.5 mm</w:t>
            </w:r>
          </w:p>
        </w:tc>
        <w:tc>
          <w:tcPr>
            <w:tcW w:w="2431" w:type="dxa"/>
            <w:vAlign w:val="center"/>
          </w:tcPr>
          <w:p w14:paraId="6D96020F">
            <w:pPr>
              <w:snapToGrid w:val="0"/>
              <w:spacing w:before="70" w:after="70" w:line="240" w:lineRule="auto"/>
              <w:ind w:firstLine="0"/>
              <w:jc w:val="left"/>
              <w:rPr>
                <w:sz w:val="21"/>
              </w:rPr>
            </w:pPr>
            <w:r>
              <w:rPr>
                <w:sz w:val="21"/>
                <w:szCs w:val="21"/>
              </w:rPr>
              <w:t>复测、稳定性检验</w:t>
            </w:r>
          </w:p>
        </w:tc>
        <w:tc>
          <w:tcPr>
            <w:tcW w:w="1259" w:type="dxa"/>
            <w:vAlign w:val="center"/>
          </w:tcPr>
          <w:p w14:paraId="2ED9D8FC">
            <w:pPr>
              <w:snapToGrid w:val="0"/>
              <w:spacing w:before="70" w:after="70" w:line="240" w:lineRule="auto"/>
              <w:ind w:firstLine="0"/>
              <w:jc w:val="left"/>
              <w:rPr>
                <w:sz w:val="21"/>
              </w:rPr>
            </w:pPr>
            <w:r>
              <w:rPr>
                <w:sz w:val="21"/>
                <w:szCs w:val="21"/>
              </w:rPr>
              <w:t>每测次</w:t>
            </w:r>
          </w:p>
        </w:tc>
      </w:tr>
      <w:tr w14:paraId="265B6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42F96389">
            <w:pPr>
              <w:snapToGrid w:val="0"/>
              <w:spacing w:before="70" w:after="70" w:line="240" w:lineRule="auto"/>
              <w:ind w:firstLine="0"/>
              <w:jc w:val="center"/>
              <w:rPr>
                <w:sz w:val="21"/>
              </w:rPr>
            </w:pPr>
            <w:r>
              <w:rPr>
                <w:sz w:val="21"/>
                <w:szCs w:val="21"/>
              </w:rPr>
              <w:t>2</w:t>
            </w:r>
          </w:p>
        </w:tc>
        <w:tc>
          <w:tcPr>
            <w:tcW w:w="1958" w:type="dxa"/>
            <w:vAlign w:val="center"/>
          </w:tcPr>
          <w:p w14:paraId="746C657E">
            <w:pPr>
              <w:snapToGrid w:val="0"/>
              <w:spacing w:before="70" w:after="70" w:line="240" w:lineRule="auto"/>
              <w:ind w:firstLine="0"/>
              <w:jc w:val="left"/>
              <w:rPr>
                <w:sz w:val="21"/>
              </w:rPr>
            </w:pPr>
            <w:r>
              <w:rPr>
                <w:sz w:val="21"/>
                <w:szCs w:val="21"/>
              </w:rPr>
              <w:t>控制点沉降</w:t>
            </w:r>
          </w:p>
        </w:tc>
        <w:tc>
          <w:tcPr>
            <w:tcW w:w="821" w:type="dxa"/>
            <w:vAlign w:val="center"/>
          </w:tcPr>
          <w:p w14:paraId="7D7E9419">
            <w:pPr>
              <w:snapToGrid w:val="0"/>
              <w:spacing w:before="70" w:after="70" w:line="240" w:lineRule="auto"/>
              <w:ind w:firstLine="0"/>
              <w:jc w:val="center"/>
              <w:rPr>
                <w:sz w:val="21"/>
              </w:rPr>
            </w:pPr>
            <w:r>
              <w:rPr>
                <w:sz w:val="21"/>
                <w:szCs w:val="21"/>
              </w:rPr>
              <w:t>基准</w:t>
            </w:r>
          </w:p>
        </w:tc>
        <w:tc>
          <w:tcPr>
            <w:tcW w:w="1556" w:type="dxa"/>
            <w:vAlign w:val="center"/>
          </w:tcPr>
          <w:p w14:paraId="7C0470B3">
            <w:pPr>
              <w:snapToGrid w:val="0"/>
              <w:spacing w:before="70" w:after="70" w:line="240" w:lineRule="auto"/>
              <w:ind w:firstLine="0"/>
              <w:jc w:val="left"/>
              <w:rPr>
                <w:sz w:val="21"/>
              </w:rPr>
            </w:pPr>
            <w:r>
              <w:rPr>
                <w:sz w:val="21"/>
                <w:szCs w:val="21"/>
              </w:rPr>
              <w:t>0.1～0.3 mm</w:t>
            </w:r>
          </w:p>
        </w:tc>
        <w:tc>
          <w:tcPr>
            <w:tcW w:w="2431" w:type="dxa"/>
            <w:vAlign w:val="center"/>
          </w:tcPr>
          <w:p w14:paraId="51647957">
            <w:pPr>
              <w:snapToGrid w:val="0"/>
              <w:spacing w:before="70" w:after="70" w:line="240" w:lineRule="auto"/>
              <w:ind w:firstLine="0"/>
              <w:jc w:val="left"/>
              <w:rPr>
                <w:sz w:val="21"/>
              </w:rPr>
            </w:pPr>
            <w:r>
              <w:rPr>
                <w:sz w:val="21"/>
                <w:szCs w:val="21"/>
              </w:rPr>
              <w:t>与既有基准联测</w:t>
            </w:r>
          </w:p>
        </w:tc>
        <w:tc>
          <w:tcPr>
            <w:tcW w:w="1259" w:type="dxa"/>
            <w:vAlign w:val="center"/>
          </w:tcPr>
          <w:p w14:paraId="168FD141">
            <w:pPr>
              <w:snapToGrid w:val="0"/>
              <w:spacing w:before="70" w:after="70" w:line="240" w:lineRule="auto"/>
              <w:ind w:firstLine="0"/>
              <w:jc w:val="left"/>
              <w:rPr>
                <w:sz w:val="21"/>
              </w:rPr>
            </w:pPr>
            <w:r>
              <w:rPr>
                <w:sz w:val="21"/>
                <w:szCs w:val="21"/>
              </w:rPr>
              <w:t>每月</w:t>
            </w:r>
          </w:p>
        </w:tc>
      </w:tr>
      <w:tr w14:paraId="67EDE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1C37F2E1">
            <w:pPr>
              <w:snapToGrid w:val="0"/>
              <w:spacing w:before="70" w:after="70" w:line="240" w:lineRule="auto"/>
              <w:ind w:firstLine="0"/>
              <w:jc w:val="center"/>
              <w:rPr>
                <w:sz w:val="21"/>
              </w:rPr>
            </w:pPr>
            <w:r>
              <w:rPr>
                <w:sz w:val="21"/>
                <w:szCs w:val="21"/>
              </w:rPr>
              <w:t>3</w:t>
            </w:r>
          </w:p>
        </w:tc>
        <w:tc>
          <w:tcPr>
            <w:tcW w:w="1958" w:type="dxa"/>
            <w:vAlign w:val="center"/>
          </w:tcPr>
          <w:p w14:paraId="296D725D">
            <w:pPr>
              <w:snapToGrid w:val="0"/>
              <w:spacing w:before="70" w:after="70" w:line="240" w:lineRule="auto"/>
              <w:ind w:firstLine="0"/>
              <w:jc w:val="left"/>
              <w:rPr>
                <w:sz w:val="21"/>
              </w:rPr>
            </w:pPr>
            <w:r>
              <w:rPr>
                <w:sz w:val="21"/>
                <w:szCs w:val="21"/>
              </w:rPr>
              <w:t>仪器对中误差</w:t>
            </w:r>
          </w:p>
        </w:tc>
        <w:tc>
          <w:tcPr>
            <w:tcW w:w="821" w:type="dxa"/>
            <w:vAlign w:val="center"/>
          </w:tcPr>
          <w:p w14:paraId="66C91E58">
            <w:pPr>
              <w:snapToGrid w:val="0"/>
              <w:spacing w:before="70" w:after="70" w:line="240" w:lineRule="auto"/>
              <w:ind w:firstLine="0"/>
              <w:jc w:val="center"/>
              <w:rPr>
                <w:sz w:val="21"/>
              </w:rPr>
            </w:pPr>
            <w:r>
              <w:rPr>
                <w:sz w:val="21"/>
                <w:szCs w:val="21"/>
              </w:rPr>
              <w:t>观测</w:t>
            </w:r>
          </w:p>
        </w:tc>
        <w:tc>
          <w:tcPr>
            <w:tcW w:w="1556" w:type="dxa"/>
            <w:vAlign w:val="center"/>
          </w:tcPr>
          <w:p w14:paraId="4C9DF786">
            <w:pPr>
              <w:snapToGrid w:val="0"/>
              <w:spacing w:before="70" w:after="70" w:line="240" w:lineRule="auto"/>
              <w:ind w:firstLine="0"/>
              <w:jc w:val="left"/>
              <w:rPr>
                <w:sz w:val="21"/>
              </w:rPr>
            </w:pPr>
            <w:r>
              <w:rPr>
                <w:sz w:val="21"/>
                <w:szCs w:val="21"/>
              </w:rPr>
              <w:t>0.1 mm</w:t>
            </w:r>
          </w:p>
        </w:tc>
        <w:tc>
          <w:tcPr>
            <w:tcW w:w="2431" w:type="dxa"/>
            <w:vAlign w:val="center"/>
          </w:tcPr>
          <w:p w14:paraId="632DBC8C">
            <w:pPr>
              <w:snapToGrid w:val="0"/>
              <w:spacing w:before="70" w:after="70" w:line="240" w:lineRule="auto"/>
              <w:ind w:firstLine="0"/>
              <w:jc w:val="left"/>
              <w:rPr>
                <w:sz w:val="21"/>
              </w:rPr>
            </w:pPr>
            <w:r>
              <w:rPr>
                <w:sz w:val="21"/>
                <w:szCs w:val="21"/>
              </w:rPr>
              <w:t>强制对中、光学对点</w:t>
            </w:r>
          </w:p>
        </w:tc>
        <w:tc>
          <w:tcPr>
            <w:tcW w:w="1259" w:type="dxa"/>
            <w:vAlign w:val="center"/>
          </w:tcPr>
          <w:p w14:paraId="6CA74423">
            <w:pPr>
              <w:snapToGrid w:val="0"/>
              <w:spacing w:before="70" w:after="70" w:line="240" w:lineRule="auto"/>
              <w:ind w:firstLine="0"/>
              <w:jc w:val="left"/>
              <w:rPr>
                <w:sz w:val="21"/>
              </w:rPr>
            </w:pPr>
            <w:r>
              <w:rPr>
                <w:sz w:val="21"/>
                <w:szCs w:val="21"/>
              </w:rPr>
              <w:t>每站</w:t>
            </w:r>
          </w:p>
        </w:tc>
      </w:tr>
      <w:tr w14:paraId="42446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2CD806C7">
            <w:pPr>
              <w:snapToGrid w:val="0"/>
              <w:spacing w:before="70" w:after="70" w:line="240" w:lineRule="auto"/>
              <w:ind w:firstLine="0"/>
              <w:jc w:val="center"/>
              <w:rPr>
                <w:sz w:val="21"/>
              </w:rPr>
            </w:pPr>
            <w:r>
              <w:rPr>
                <w:sz w:val="21"/>
                <w:szCs w:val="21"/>
              </w:rPr>
              <w:t>4</w:t>
            </w:r>
          </w:p>
        </w:tc>
        <w:tc>
          <w:tcPr>
            <w:tcW w:w="1958" w:type="dxa"/>
            <w:vAlign w:val="center"/>
          </w:tcPr>
          <w:p w14:paraId="7688C6DF">
            <w:pPr>
              <w:snapToGrid w:val="0"/>
              <w:spacing w:before="70" w:after="70" w:line="240" w:lineRule="auto"/>
              <w:ind w:firstLine="0"/>
              <w:jc w:val="left"/>
              <w:rPr>
                <w:sz w:val="21"/>
              </w:rPr>
            </w:pPr>
            <w:r>
              <w:rPr>
                <w:sz w:val="21"/>
                <w:szCs w:val="21"/>
              </w:rPr>
              <w:t>仪器整平误差</w:t>
            </w:r>
          </w:p>
        </w:tc>
        <w:tc>
          <w:tcPr>
            <w:tcW w:w="821" w:type="dxa"/>
            <w:vAlign w:val="center"/>
          </w:tcPr>
          <w:p w14:paraId="78425D42">
            <w:pPr>
              <w:snapToGrid w:val="0"/>
              <w:spacing w:before="70" w:after="70" w:line="240" w:lineRule="auto"/>
              <w:ind w:firstLine="0"/>
              <w:jc w:val="center"/>
              <w:rPr>
                <w:sz w:val="21"/>
              </w:rPr>
            </w:pPr>
            <w:r>
              <w:rPr>
                <w:sz w:val="21"/>
                <w:szCs w:val="21"/>
              </w:rPr>
              <w:t>观测</w:t>
            </w:r>
          </w:p>
        </w:tc>
        <w:tc>
          <w:tcPr>
            <w:tcW w:w="1556" w:type="dxa"/>
            <w:vAlign w:val="center"/>
          </w:tcPr>
          <w:p w14:paraId="25009DBF">
            <w:pPr>
              <w:snapToGrid w:val="0"/>
              <w:spacing w:before="70" w:after="70" w:line="240" w:lineRule="auto"/>
              <w:ind w:firstLine="0"/>
              <w:jc w:val="left"/>
              <w:rPr>
                <w:sz w:val="21"/>
              </w:rPr>
            </w:pPr>
            <w:r>
              <w:rPr>
                <w:sz w:val="21"/>
                <w:szCs w:val="21"/>
              </w:rPr>
              <w:t>0.05 mm</w:t>
            </w:r>
          </w:p>
        </w:tc>
        <w:tc>
          <w:tcPr>
            <w:tcW w:w="2431" w:type="dxa"/>
            <w:vAlign w:val="center"/>
          </w:tcPr>
          <w:p w14:paraId="23B06A1A">
            <w:pPr>
              <w:snapToGrid w:val="0"/>
              <w:spacing w:before="70" w:after="70" w:line="240" w:lineRule="auto"/>
              <w:ind w:firstLine="0"/>
              <w:jc w:val="left"/>
              <w:rPr>
                <w:sz w:val="21"/>
              </w:rPr>
            </w:pPr>
            <w:r>
              <w:rPr>
                <w:sz w:val="21"/>
                <w:szCs w:val="21"/>
              </w:rPr>
              <w:t>电子气泡校准</w:t>
            </w:r>
          </w:p>
        </w:tc>
        <w:tc>
          <w:tcPr>
            <w:tcW w:w="1259" w:type="dxa"/>
            <w:vAlign w:val="center"/>
          </w:tcPr>
          <w:p w14:paraId="41E32663">
            <w:pPr>
              <w:snapToGrid w:val="0"/>
              <w:spacing w:before="70" w:after="70" w:line="240" w:lineRule="auto"/>
              <w:ind w:firstLine="0"/>
              <w:jc w:val="left"/>
              <w:rPr>
                <w:sz w:val="21"/>
              </w:rPr>
            </w:pPr>
            <w:r>
              <w:rPr>
                <w:sz w:val="21"/>
                <w:szCs w:val="21"/>
              </w:rPr>
              <w:t>每站</w:t>
            </w:r>
          </w:p>
        </w:tc>
      </w:tr>
      <w:tr w14:paraId="7C272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62E3571">
            <w:pPr>
              <w:snapToGrid w:val="0"/>
              <w:spacing w:before="70" w:after="70" w:line="240" w:lineRule="auto"/>
              <w:ind w:firstLine="0"/>
              <w:jc w:val="center"/>
              <w:rPr>
                <w:sz w:val="21"/>
              </w:rPr>
            </w:pPr>
            <w:r>
              <w:rPr>
                <w:sz w:val="21"/>
                <w:szCs w:val="21"/>
              </w:rPr>
              <w:t>5</w:t>
            </w:r>
          </w:p>
        </w:tc>
        <w:tc>
          <w:tcPr>
            <w:tcW w:w="1958" w:type="dxa"/>
            <w:vAlign w:val="center"/>
          </w:tcPr>
          <w:p w14:paraId="45C5113C">
            <w:pPr>
              <w:snapToGrid w:val="0"/>
              <w:spacing w:before="70" w:after="70" w:line="240" w:lineRule="auto"/>
              <w:ind w:firstLine="0"/>
              <w:jc w:val="left"/>
              <w:rPr>
                <w:sz w:val="21"/>
              </w:rPr>
            </w:pPr>
            <w:r>
              <w:rPr>
                <w:sz w:val="21"/>
                <w:szCs w:val="21"/>
              </w:rPr>
              <w:t>相机内参漂移</w:t>
            </w:r>
          </w:p>
        </w:tc>
        <w:tc>
          <w:tcPr>
            <w:tcW w:w="821" w:type="dxa"/>
            <w:vAlign w:val="center"/>
          </w:tcPr>
          <w:p w14:paraId="3432F4D4">
            <w:pPr>
              <w:snapToGrid w:val="0"/>
              <w:spacing w:before="70" w:after="70" w:line="240" w:lineRule="auto"/>
              <w:ind w:firstLine="0"/>
              <w:jc w:val="center"/>
              <w:rPr>
                <w:sz w:val="21"/>
              </w:rPr>
            </w:pPr>
            <w:r>
              <w:rPr>
                <w:sz w:val="21"/>
                <w:szCs w:val="21"/>
              </w:rPr>
              <w:t>标定</w:t>
            </w:r>
          </w:p>
        </w:tc>
        <w:tc>
          <w:tcPr>
            <w:tcW w:w="1556" w:type="dxa"/>
            <w:vAlign w:val="center"/>
          </w:tcPr>
          <w:p w14:paraId="21E72E2D">
            <w:pPr>
              <w:snapToGrid w:val="0"/>
              <w:spacing w:before="70" w:after="70" w:line="240" w:lineRule="auto"/>
              <w:ind w:firstLine="0"/>
              <w:jc w:val="left"/>
              <w:rPr>
                <w:sz w:val="21"/>
              </w:rPr>
            </w:pPr>
            <w:r>
              <w:rPr>
                <w:sz w:val="21"/>
                <w:szCs w:val="21"/>
              </w:rPr>
              <w:t>0.1～0.3 mm</w:t>
            </w:r>
          </w:p>
        </w:tc>
        <w:tc>
          <w:tcPr>
            <w:tcW w:w="2431" w:type="dxa"/>
            <w:vAlign w:val="center"/>
          </w:tcPr>
          <w:p w14:paraId="3CE340ED">
            <w:pPr>
              <w:snapToGrid w:val="0"/>
              <w:spacing w:before="70" w:after="70" w:line="240" w:lineRule="auto"/>
              <w:ind w:firstLine="0"/>
              <w:jc w:val="left"/>
              <w:rPr>
                <w:sz w:val="21"/>
              </w:rPr>
            </w:pPr>
            <w:r>
              <w:rPr>
                <w:sz w:val="21"/>
                <w:szCs w:val="21"/>
              </w:rPr>
              <w:t>定期标定、温度补偿</w:t>
            </w:r>
          </w:p>
        </w:tc>
        <w:tc>
          <w:tcPr>
            <w:tcW w:w="1259" w:type="dxa"/>
            <w:vAlign w:val="center"/>
          </w:tcPr>
          <w:p w14:paraId="753E8FFF">
            <w:pPr>
              <w:snapToGrid w:val="0"/>
              <w:spacing w:before="70" w:after="70" w:line="240" w:lineRule="auto"/>
              <w:ind w:firstLine="0"/>
              <w:jc w:val="left"/>
              <w:rPr>
                <w:sz w:val="21"/>
              </w:rPr>
            </w:pPr>
            <w:r>
              <w:rPr>
                <w:sz w:val="21"/>
                <w:szCs w:val="21"/>
              </w:rPr>
              <w:t>每季度</w:t>
            </w:r>
          </w:p>
        </w:tc>
      </w:tr>
      <w:tr w14:paraId="7B4C5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057FCEA7">
            <w:pPr>
              <w:snapToGrid w:val="0"/>
              <w:spacing w:before="70" w:after="70" w:line="240" w:lineRule="auto"/>
              <w:ind w:firstLine="0"/>
              <w:jc w:val="center"/>
              <w:rPr>
                <w:sz w:val="21"/>
              </w:rPr>
            </w:pPr>
            <w:r>
              <w:rPr>
                <w:sz w:val="21"/>
                <w:szCs w:val="21"/>
              </w:rPr>
              <w:t>6</w:t>
            </w:r>
          </w:p>
        </w:tc>
        <w:tc>
          <w:tcPr>
            <w:tcW w:w="1958" w:type="dxa"/>
            <w:vAlign w:val="center"/>
          </w:tcPr>
          <w:p w14:paraId="13278BA7">
            <w:pPr>
              <w:snapToGrid w:val="0"/>
              <w:spacing w:before="70" w:after="70" w:line="240" w:lineRule="auto"/>
              <w:ind w:firstLine="0"/>
              <w:jc w:val="left"/>
              <w:rPr>
                <w:sz w:val="21"/>
              </w:rPr>
            </w:pPr>
            <w:r>
              <w:rPr>
                <w:sz w:val="21"/>
                <w:szCs w:val="21"/>
              </w:rPr>
              <w:t>镜头畸变残余</w:t>
            </w:r>
          </w:p>
        </w:tc>
        <w:tc>
          <w:tcPr>
            <w:tcW w:w="821" w:type="dxa"/>
            <w:vAlign w:val="center"/>
          </w:tcPr>
          <w:p w14:paraId="6F2534DF">
            <w:pPr>
              <w:snapToGrid w:val="0"/>
              <w:spacing w:before="70" w:after="70" w:line="240" w:lineRule="auto"/>
              <w:ind w:firstLine="0"/>
              <w:jc w:val="center"/>
              <w:rPr>
                <w:sz w:val="21"/>
              </w:rPr>
            </w:pPr>
            <w:r>
              <w:rPr>
                <w:sz w:val="21"/>
                <w:szCs w:val="21"/>
              </w:rPr>
              <w:t>标定</w:t>
            </w:r>
          </w:p>
        </w:tc>
        <w:tc>
          <w:tcPr>
            <w:tcW w:w="1556" w:type="dxa"/>
            <w:vAlign w:val="center"/>
          </w:tcPr>
          <w:p w14:paraId="016A397D">
            <w:pPr>
              <w:snapToGrid w:val="0"/>
              <w:spacing w:before="70" w:after="70" w:line="240" w:lineRule="auto"/>
              <w:ind w:firstLine="0"/>
              <w:jc w:val="left"/>
              <w:rPr>
                <w:sz w:val="21"/>
              </w:rPr>
            </w:pPr>
            <w:r>
              <w:rPr>
                <w:sz w:val="21"/>
                <w:szCs w:val="21"/>
              </w:rPr>
              <w:t>0.2 mm</w:t>
            </w:r>
          </w:p>
        </w:tc>
        <w:tc>
          <w:tcPr>
            <w:tcW w:w="2431" w:type="dxa"/>
            <w:vAlign w:val="center"/>
          </w:tcPr>
          <w:p w14:paraId="632C283B">
            <w:pPr>
              <w:snapToGrid w:val="0"/>
              <w:spacing w:before="70" w:after="70" w:line="240" w:lineRule="auto"/>
              <w:ind w:firstLine="0"/>
              <w:jc w:val="left"/>
              <w:rPr>
                <w:sz w:val="21"/>
              </w:rPr>
            </w:pPr>
            <w:r>
              <w:rPr>
                <w:sz w:val="21"/>
                <w:szCs w:val="21"/>
              </w:rPr>
              <w:t>分区标定</w:t>
            </w:r>
          </w:p>
        </w:tc>
        <w:tc>
          <w:tcPr>
            <w:tcW w:w="1259" w:type="dxa"/>
            <w:vAlign w:val="center"/>
          </w:tcPr>
          <w:p w14:paraId="301045A3">
            <w:pPr>
              <w:snapToGrid w:val="0"/>
              <w:spacing w:before="70" w:after="70" w:line="240" w:lineRule="auto"/>
              <w:ind w:firstLine="0"/>
              <w:jc w:val="left"/>
              <w:rPr>
                <w:sz w:val="21"/>
              </w:rPr>
            </w:pPr>
            <w:r>
              <w:rPr>
                <w:sz w:val="21"/>
                <w:szCs w:val="21"/>
              </w:rPr>
              <w:t>每季度</w:t>
            </w:r>
          </w:p>
        </w:tc>
      </w:tr>
      <w:tr w14:paraId="096B9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3B2E3F02">
            <w:pPr>
              <w:snapToGrid w:val="0"/>
              <w:spacing w:before="70" w:after="70" w:line="240" w:lineRule="auto"/>
              <w:ind w:firstLine="0"/>
              <w:jc w:val="center"/>
              <w:rPr>
                <w:sz w:val="21"/>
              </w:rPr>
            </w:pPr>
            <w:r>
              <w:rPr>
                <w:sz w:val="21"/>
                <w:szCs w:val="21"/>
              </w:rPr>
              <w:t>7</w:t>
            </w:r>
          </w:p>
        </w:tc>
        <w:tc>
          <w:tcPr>
            <w:tcW w:w="1958" w:type="dxa"/>
            <w:vAlign w:val="center"/>
          </w:tcPr>
          <w:p w14:paraId="783404C4">
            <w:pPr>
              <w:snapToGrid w:val="0"/>
              <w:spacing w:before="70" w:after="70" w:line="240" w:lineRule="auto"/>
              <w:ind w:firstLine="0"/>
              <w:jc w:val="left"/>
              <w:rPr>
                <w:sz w:val="21"/>
              </w:rPr>
            </w:pPr>
            <w:r>
              <w:rPr>
                <w:sz w:val="21"/>
                <w:szCs w:val="21"/>
              </w:rPr>
              <w:t>标志点识别误差</w:t>
            </w:r>
          </w:p>
        </w:tc>
        <w:tc>
          <w:tcPr>
            <w:tcW w:w="821" w:type="dxa"/>
            <w:vAlign w:val="center"/>
          </w:tcPr>
          <w:p w14:paraId="7EA7D99F">
            <w:pPr>
              <w:snapToGrid w:val="0"/>
              <w:spacing w:before="70" w:after="70" w:line="240" w:lineRule="auto"/>
              <w:ind w:firstLine="0"/>
              <w:jc w:val="center"/>
              <w:rPr>
                <w:sz w:val="21"/>
              </w:rPr>
            </w:pPr>
            <w:r>
              <w:rPr>
                <w:sz w:val="21"/>
                <w:szCs w:val="21"/>
              </w:rPr>
              <w:t>观测</w:t>
            </w:r>
          </w:p>
        </w:tc>
        <w:tc>
          <w:tcPr>
            <w:tcW w:w="1556" w:type="dxa"/>
            <w:vAlign w:val="center"/>
          </w:tcPr>
          <w:p w14:paraId="0854A3DF">
            <w:pPr>
              <w:snapToGrid w:val="0"/>
              <w:spacing w:before="70" w:after="70" w:line="240" w:lineRule="auto"/>
              <w:ind w:firstLine="0"/>
              <w:jc w:val="left"/>
              <w:rPr>
                <w:sz w:val="21"/>
              </w:rPr>
            </w:pPr>
            <w:r>
              <w:rPr>
                <w:sz w:val="21"/>
                <w:szCs w:val="21"/>
              </w:rPr>
              <w:t>0.05 mm</w:t>
            </w:r>
          </w:p>
        </w:tc>
        <w:tc>
          <w:tcPr>
            <w:tcW w:w="2431" w:type="dxa"/>
            <w:vAlign w:val="center"/>
          </w:tcPr>
          <w:p w14:paraId="321F6646">
            <w:pPr>
              <w:snapToGrid w:val="0"/>
              <w:spacing w:before="70" w:after="70" w:line="240" w:lineRule="auto"/>
              <w:ind w:firstLine="0"/>
              <w:jc w:val="left"/>
              <w:rPr>
                <w:sz w:val="21"/>
              </w:rPr>
            </w:pPr>
            <w:r>
              <w:rPr>
                <w:sz w:val="21"/>
                <w:szCs w:val="21"/>
              </w:rPr>
              <w:t>亚像素、多视</w:t>
            </w:r>
          </w:p>
        </w:tc>
        <w:tc>
          <w:tcPr>
            <w:tcW w:w="1259" w:type="dxa"/>
            <w:vAlign w:val="center"/>
          </w:tcPr>
          <w:p w14:paraId="79A3511C">
            <w:pPr>
              <w:snapToGrid w:val="0"/>
              <w:spacing w:before="70" w:after="70" w:line="240" w:lineRule="auto"/>
              <w:ind w:firstLine="0"/>
              <w:jc w:val="left"/>
              <w:rPr>
                <w:sz w:val="21"/>
              </w:rPr>
            </w:pPr>
            <w:r>
              <w:rPr>
                <w:sz w:val="21"/>
                <w:szCs w:val="21"/>
              </w:rPr>
              <w:t>每站</w:t>
            </w:r>
          </w:p>
        </w:tc>
      </w:tr>
      <w:tr w14:paraId="30AEA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0060BC8A">
            <w:pPr>
              <w:snapToGrid w:val="0"/>
              <w:spacing w:before="70" w:after="70" w:line="240" w:lineRule="auto"/>
              <w:ind w:firstLine="0"/>
              <w:jc w:val="center"/>
              <w:rPr>
                <w:sz w:val="21"/>
              </w:rPr>
            </w:pPr>
            <w:r>
              <w:rPr>
                <w:sz w:val="21"/>
                <w:szCs w:val="21"/>
              </w:rPr>
              <w:t>8</w:t>
            </w:r>
          </w:p>
        </w:tc>
        <w:tc>
          <w:tcPr>
            <w:tcW w:w="1958" w:type="dxa"/>
            <w:vAlign w:val="center"/>
          </w:tcPr>
          <w:p w14:paraId="1A2DB747">
            <w:pPr>
              <w:snapToGrid w:val="0"/>
              <w:spacing w:before="70" w:after="70" w:line="240" w:lineRule="auto"/>
              <w:ind w:firstLine="0"/>
              <w:jc w:val="left"/>
              <w:rPr>
                <w:sz w:val="21"/>
              </w:rPr>
            </w:pPr>
            <w:r>
              <w:rPr>
                <w:sz w:val="21"/>
                <w:szCs w:val="21"/>
              </w:rPr>
              <w:t>交会角不佳</w:t>
            </w:r>
          </w:p>
        </w:tc>
        <w:tc>
          <w:tcPr>
            <w:tcW w:w="821" w:type="dxa"/>
            <w:vAlign w:val="center"/>
          </w:tcPr>
          <w:p w14:paraId="66DCDAA9">
            <w:pPr>
              <w:snapToGrid w:val="0"/>
              <w:spacing w:before="70" w:after="70" w:line="240" w:lineRule="auto"/>
              <w:ind w:firstLine="0"/>
              <w:jc w:val="center"/>
              <w:rPr>
                <w:sz w:val="21"/>
              </w:rPr>
            </w:pPr>
            <w:r>
              <w:rPr>
                <w:sz w:val="21"/>
                <w:szCs w:val="21"/>
              </w:rPr>
              <w:t>构型</w:t>
            </w:r>
          </w:p>
        </w:tc>
        <w:tc>
          <w:tcPr>
            <w:tcW w:w="1556" w:type="dxa"/>
            <w:vAlign w:val="center"/>
          </w:tcPr>
          <w:p w14:paraId="41BD729F">
            <w:pPr>
              <w:snapToGrid w:val="0"/>
              <w:spacing w:before="70" w:after="70" w:line="240" w:lineRule="auto"/>
              <w:ind w:firstLine="0"/>
              <w:jc w:val="left"/>
              <w:rPr>
                <w:sz w:val="21"/>
              </w:rPr>
            </w:pPr>
            <w:r>
              <w:rPr>
                <w:sz w:val="21"/>
                <w:szCs w:val="21"/>
              </w:rPr>
              <w:t>0.3 mm</w:t>
            </w:r>
          </w:p>
        </w:tc>
        <w:tc>
          <w:tcPr>
            <w:tcW w:w="2431" w:type="dxa"/>
            <w:vAlign w:val="center"/>
          </w:tcPr>
          <w:p w14:paraId="1BE31907">
            <w:pPr>
              <w:snapToGrid w:val="0"/>
              <w:spacing w:before="70" w:after="70" w:line="240" w:lineRule="auto"/>
              <w:ind w:firstLine="0"/>
              <w:jc w:val="left"/>
              <w:rPr>
                <w:sz w:val="21"/>
              </w:rPr>
            </w:pPr>
            <w:r>
              <w:rPr>
                <w:sz w:val="21"/>
                <w:szCs w:val="21"/>
              </w:rPr>
              <w:t>构型优化</w:t>
            </w:r>
          </w:p>
        </w:tc>
        <w:tc>
          <w:tcPr>
            <w:tcW w:w="1259" w:type="dxa"/>
            <w:vAlign w:val="center"/>
          </w:tcPr>
          <w:p w14:paraId="7243DE28">
            <w:pPr>
              <w:snapToGrid w:val="0"/>
              <w:spacing w:before="70" w:after="70" w:line="240" w:lineRule="auto"/>
              <w:ind w:firstLine="0"/>
              <w:jc w:val="left"/>
              <w:rPr>
                <w:sz w:val="21"/>
              </w:rPr>
            </w:pPr>
            <w:r>
              <w:rPr>
                <w:sz w:val="21"/>
                <w:szCs w:val="21"/>
              </w:rPr>
              <w:t>每站</w:t>
            </w:r>
          </w:p>
        </w:tc>
      </w:tr>
      <w:tr w14:paraId="3E053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36A4F576">
            <w:pPr>
              <w:snapToGrid w:val="0"/>
              <w:spacing w:before="70" w:after="70" w:line="240" w:lineRule="auto"/>
              <w:ind w:firstLine="0"/>
              <w:jc w:val="center"/>
              <w:rPr>
                <w:sz w:val="21"/>
              </w:rPr>
            </w:pPr>
            <w:r>
              <w:rPr>
                <w:sz w:val="21"/>
                <w:szCs w:val="21"/>
              </w:rPr>
              <w:t>9</w:t>
            </w:r>
          </w:p>
        </w:tc>
        <w:tc>
          <w:tcPr>
            <w:tcW w:w="1958" w:type="dxa"/>
            <w:vAlign w:val="center"/>
          </w:tcPr>
          <w:p w14:paraId="7169856F">
            <w:pPr>
              <w:snapToGrid w:val="0"/>
              <w:spacing w:before="70" w:after="70" w:line="240" w:lineRule="auto"/>
              <w:ind w:firstLine="0"/>
              <w:jc w:val="left"/>
              <w:rPr>
                <w:sz w:val="21"/>
              </w:rPr>
            </w:pPr>
            <w:r>
              <w:rPr>
                <w:sz w:val="21"/>
                <w:szCs w:val="21"/>
              </w:rPr>
              <w:t>影像模糊</w:t>
            </w:r>
          </w:p>
        </w:tc>
        <w:tc>
          <w:tcPr>
            <w:tcW w:w="821" w:type="dxa"/>
            <w:vAlign w:val="center"/>
          </w:tcPr>
          <w:p w14:paraId="7830DDCB">
            <w:pPr>
              <w:snapToGrid w:val="0"/>
              <w:spacing w:before="70" w:after="70" w:line="240" w:lineRule="auto"/>
              <w:ind w:firstLine="0"/>
              <w:jc w:val="center"/>
              <w:rPr>
                <w:sz w:val="21"/>
              </w:rPr>
            </w:pPr>
            <w:r>
              <w:rPr>
                <w:sz w:val="21"/>
                <w:szCs w:val="21"/>
              </w:rPr>
              <w:t>观测</w:t>
            </w:r>
          </w:p>
        </w:tc>
        <w:tc>
          <w:tcPr>
            <w:tcW w:w="1556" w:type="dxa"/>
            <w:vAlign w:val="center"/>
          </w:tcPr>
          <w:p w14:paraId="05B9B94C">
            <w:pPr>
              <w:snapToGrid w:val="0"/>
              <w:spacing w:before="70" w:after="70" w:line="240" w:lineRule="auto"/>
              <w:ind w:firstLine="0"/>
              <w:jc w:val="left"/>
              <w:rPr>
                <w:sz w:val="21"/>
              </w:rPr>
            </w:pPr>
            <w:r>
              <w:rPr>
                <w:sz w:val="21"/>
                <w:szCs w:val="21"/>
              </w:rPr>
              <w:t>0.2 mm</w:t>
            </w:r>
          </w:p>
        </w:tc>
        <w:tc>
          <w:tcPr>
            <w:tcW w:w="2431" w:type="dxa"/>
            <w:vAlign w:val="center"/>
          </w:tcPr>
          <w:p w14:paraId="41065886">
            <w:pPr>
              <w:snapToGrid w:val="0"/>
              <w:spacing w:before="70" w:after="70" w:line="240" w:lineRule="auto"/>
              <w:ind w:firstLine="0"/>
              <w:jc w:val="left"/>
              <w:rPr>
                <w:sz w:val="21"/>
              </w:rPr>
            </w:pPr>
            <w:r>
              <w:rPr>
                <w:sz w:val="21"/>
                <w:szCs w:val="21"/>
              </w:rPr>
              <w:t>停稳采集、防抖</w:t>
            </w:r>
          </w:p>
        </w:tc>
        <w:tc>
          <w:tcPr>
            <w:tcW w:w="1259" w:type="dxa"/>
            <w:vAlign w:val="center"/>
          </w:tcPr>
          <w:p w14:paraId="2B7EE433">
            <w:pPr>
              <w:snapToGrid w:val="0"/>
              <w:spacing w:before="70" w:after="70" w:line="240" w:lineRule="auto"/>
              <w:ind w:firstLine="0"/>
              <w:jc w:val="left"/>
              <w:rPr>
                <w:sz w:val="21"/>
              </w:rPr>
            </w:pPr>
            <w:r>
              <w:rPr>
                <w:sz w:val="21"/>
                <w:szCs w:val="21"/>
              </w:rPr>
              <w:t>每区块</w:t>
            </w:r>
          </w:p>
        </w:tc>
      </w:tr>
      <w:tr w14:paraId="159DA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685BE9B0">
            <w:pPr>
              <w:snapToGrid w:val="0"/>
              <w:spacing w:before="70" w:after="70" w:line="240" w:lineRule="auto"/>
              <w:ind w:firstLine="0"/>
              <w:jc w:val="center"/>
              <w:rPr>
                <w:sz w:val="21"/>
              </w:rPr>
            </w:pPr>
            <w:r>
              <w:rPr>
                <w:sz w:val="21"/>
                <w:szCs w:val="21"/>
              </w:rPr>
              <w:t>10</w:t>
            </w:r>
          </w:p>
        </w:tc>
        <w:tc>
          <w:tcPr>
            <w:tcW w:w="1958" w:type="dxa"/>
            <w:vAlign w:val="center"/>
          </w:tcPr>
          <w:p w14:paraId="2920EDEA">
            <w:pPr>
              <w:snapToGrid w:val="0"/>
              <w:spacing w:before="70" w:after="70" w:line="240" w:lineRule="auto"/>
              <w:ind w:firstLine="0"/>
              <w:jc w:val="left"/>
              <w:rPr>
                <w:sz w:val="21"/>
              </w:rPr>
            </w:pPr>
            <w:r>
              <w:rPr>
                <w:sz w:val="21"/>
                <w:szCs w:val="21"/>
              </w:rPr>
              <w:t>曝光不当</w:t>
            </w:r>
          </w:p>
        </w:tc>
        <w:tc>
          <w:tcPr>
            <w:tcW w:w="821" w:type="dxa"/>
            <w:vAlign w:val="center"/>
          </w:tcPr>
          <w:p w14:paraId="6F53EFD7">
            <w:pPr>
              <w:snapToGrid w:val="0"/>
              <w:spacing w:before="70" w:after="70" w:line="240" w:lineRule="auto"/>
              <w:ind w:firstLine="0"/>
              <w:jc w:val="center"/>
              <w:rPr>
                <w:sz w:val="21"/>
              </w:rPr>
            </w:pPr>
            <w:r>
              <w:rPr>
                <w:sz w:val="21"/>
                <w:szCs w:val="21"/>
              </w:rPr>
              <w:t>观测</w:t>
            </w:r>
          </w:p>
        </w:tc>
        <w:tc>
          <w:tcPr>
            <w:tcW w:w="1556" w:type="dxa"/>
            <w:vAlign w:val="center"/>
          </w:tcPr>
          <w:p w14:paraId="0224F00A">
            <w:pPr>
              <w:snapToGrid w:val="0"/>
              <w:spacing w:before="70" w:after="70" w:line="240" w:lineRule="auto"/>
              <w:ind w:firstLine="0"/>
              <w:jc w:val="left"/>
              <w:rPr>
                <w:sz w:val="21"/>
              </w:rPr>
            </w:pPr>
            <w:r>
              <w:rPr>
                <w:sz w:val="21"/>
                <w:szCs w:val="21"/>
              </w:rPr>
              <w:t>0.1 mm</w:t>
            </w:r>
          </w:p>
        </w:tc>
        <w:tc>
          <w:tcPr>
            <w:tcW w:w="2431" w:type="dxa"/>
            <w:vAlign w:val="center"/>
          </w:tcPr>
          <w:p w14:paraId="5E195685">
            <w:pPr>
              <w:snapToGrid w:val="0"/>
              <w:spacing w:before="70" w:after="70" w:line="240" w:lineRule="auto"/>
              <w:ind w:firstLine="0"/>
              <w:jc w:val="left"/>
              <w:rPr>
                <w:sz w:val="21"/>
              </w:rPr>
            </w:pPr>
            <w:r>
              <w:rPr>
                <w:sz w:val="21"/>
                <w:szCs w:val="21"/>
              </w:rPr>
              <w:t>HDR、直方图检查</w:t>
            </w:r>
          </w:p>
        </w:tc>
        <w:tc>
          <w:tcPr>
            <w:tcW w:w="1259" w:type="dxa"/>
            <w:vAlign w:val="center"/>
          </w:tcPr>
          <w:p w14:paraId="0D191094">
            <w:pPr>
              <w:snapToGrid w:val="0"/>
              <w:spacing w:before="70" w:after="70" w:line="240" w:lineRule="auto"/>
              <w:ind w:firstLine="0"/>
              <w:jc w:val="left"/>
              <w:rPr>
                <w:sz w:val="21"/>
              </w:rPr>
            </w:pPr>
            <w:r>
              <w:rPr>
                <w:sz w:val="21"/>
                <w:szCs w:val="21"/>
              </w:rPr>
              <w:t>每区块</w:t>
            </w:r>
          </w:p>
        </w:tc>
      </w:tr>
      <w:tr w14:paraId="02216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B8BE161">
            <w:pPr>
              <w:snapToGrid w:val="0"/>
              <w:spacing w:before="70" w:after="70" w:line="240" w:lineRule="auto"/>
              <w:ind w:firstLine="0"/>
              <w:jc w:val="center"/>
              <w:rPr>
                <w:sz w:val="21"/>
              </w:rPr>
            </w:pPr>
            <w:r>
              <w:rPr>
                <w:sz w:val="21"/>
                <w:szCs w:val="21"/>
              </w:rPr>
              <w:t>11</w:t>
            </w:r>
          </w:p>
        </w:tc>
        <w:tc>
          <w:tcPr>
            <w:tcW w:w="1958" w:type="dxa"/>
            <w:vAlign w:val="center"/>
          </w:tcPr>
          <w:p w14:paraId="20522300">
            <w:pPr>
              <w:snapToGrid w:val="0"/>
              <w:spacing w:before="70" w:after="70" w:line="240" w:lineRule="auto"/>
              <w:ind w:firstLine="0"/>
              <w:jc w:val="left"/>
              <w:rPr>
                <w:sz w:val="21"/>
              </w:rPr>
            </w:pPr>
            <w:r>
              <w:rPr>
                <w:sz w:val="21"/>
                <w:szCs w:val="21"/>
              </w:rPr>
              <w:t>温度变形</w:t>
            </w:r>
          </w:p>
        </w:tc>
        <w:tc>
          <w:tcPr>
            <w:tcW w:w="821" w:type="dxa"/>
            <w:vAlign w:val="center"/>
          </w:tcPr>
          <w:p w14:paraId="0A158BE6">
            <w:pPr>
              <w:snapToGrid w:val="0"/>
              <w:spacing w:before="70" w:after="70" w:line="240" w:lineRule="auto"/>
              <w:ind w:firstLine="0"/>
              <w:jc w:val="center"/>
              <w:rPr>
                <w:sz w:val="21"/>
              </w:rPr>
            </w:pPr>
            <w:r>
              <w:rPr>
                <w:sz w:val="21"/>
                <w:szCs w:val="21"/>
              </w:rPr>
              <w:t>环境</w:t>
            </w:r>
          </w:p>
        </w:tc>
        <w:tc>
          <w:tcPr>
            <w:tcW w:w="1556" w:type="dxa"/>
            <w:vAlign w:val="center"/>
          </w:tcPr>
          <w:p w14:paraId="77A4A24F">
            <w:pPr>
              <w:snapToGrid w:val="0"/>
              <w:spacing w:before="70" w:after="70" w:line="240" w:lineRule="auto"/>
              <w:ind w:firstLine="0"/>
              <w:jc w:val="left"/>
              <w:rPr>
                <w:sz w:val="21"/>
              </w:rPr>
            </w:pPr>
            <w:r>
              <w:rPr>
                <w:sz w:val="21"/>
                <w:szCs w:val="21"/>
              </w:rPr>
              <w:t>0.2～0.5 mm</w:t>
            </w:r>
          </w:p>
        </w:tc>
        <w:tc>
          <w:tcPr>
            <w:tcW w:w="2431" w:type="dxa"/>
            <w:vAlign w:val="center"/>
          </w:tcPr>
          <w:p w14:paraId="01F3B3E7">
            <w:pPr>
              <w:snapToGrid w:val="0"/>
              <w:spacing w:before="70" w:after="70" w:line="240" w:lineRule="auto"/>
              <w:ind w:firstLine="0"/>
              <w:jc w:val="left"/>
              <w:rPr>
                <w:sz w:val="21"/>
              </w:rPr>
            </w:pPr>
            <w:r>
              <w:rPr>
                <w:sz w:val="21"/>
                <w:szCs w:val="21"/>
              </w:rPr>
              <w:t>温度传感器、改正</w:t>
            </w:r>
          </w:p>
        </w:tc>
        <w:tc>
          <w:tcPr>
            <w:tcW w:w="1259" w:type="dxa"/>
            <w:vAlign w:val="center"/>
          </w:tcPr>
          <w:p w14:paraId="7D495A7D">
            <w:pPr>
              <w:snapToGrid w:val="0"/>
              <w:spacing w:before="70" w:after="70" w:line="240" w:lineRule="auto"/>
              <w:ind w:firstLine="0"/>
              <w:jc w:val="left"/>
              <w:rPr>
                <w:sz w:val="21"/>
              </w:rPr>
            </w:pPr>
            <w:r>
              <w:rPr>
                <w:sz w:val="21"/>
                <w:szCs w:val="21"/>
              </w:rPr>
              <w:t>每 30 min</w:t>
            </w:r>
          </w:p>
        </w:tc>
      </w:tr>
      <w:tr w14:paraId="43E02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6BC3131">
            <w:pPr>
              <w:snapToGrid w:val="0"/>
              <w:spacing w:before="70" w:after="70" w:line="240" w:lineRule="auto"/>
              <w:ind w:firstLine="0"/>
              <w:jc w:val="center"/>
              <w:rPr>
                <w:sz w:val="21"/>
              </w:rPr>
            </w:pPr>
            <w:r>
              <w:rPr>
                <w:sz w:val="21"/>
                <w:szCs w:val="21"/>
              </w:rPr>
              <w:t>12</w:t>
            </w:r>
          </w:p>
        </w:tc>
        <w:tc>
          <w:tcPr>
            <w:tcW w:w="1958" w:type="dxa"/>
            <w:vAlign w:val="center"/>
          </w:tcPr>
          <w:p w14:paraId="0CB7FB6C">
            <w:pPr>
              <w:snapToGrid w:val="0"/>
              <w:spacing w:before="70" w:after="70" w:line="240" w:lineRule="auto"/>
              <w:ind w:firstLine="0"/>
              <w:jc w:val="left"/>
              <w:rPr>
                <w:sz w:val="21"/>
              </w:rPr>
            </w:pPr>
            <w:r>
              <w:rPr>
                <w:sz w:val="21"/>
                <w:szCs w:val="21"/>
              </w:rPr>
              <w:t>气流扰动</w:t>
            </w:r>
          </w:p>
        </w:tc>
        <w:tc>
          <w:tcPr>
            <w:tcW w:w="821" w:type="dxa"/>
            <w:vAlign w:val="center"/>
          </w:tcPr>
          <w:p w14:paraId="093527D1">
            <w:pPr>
              <w:snapToGrid w:val="0"/>
              <w:spacing w:before="70" w:after="70" w:line="240" w:lineRule="auto"/>
              <w:ind w:firstLine="0"/>
              <w:jc w:val="center"/>
              <w:rPr>
                <w:sz w:val="21"/>
              </w:rPr>
            </w:pPr>
            <w:r>
              <w:rPr>
                <w:sz w:val="21"/>
                <w:szCs w:val="21"/>
              </w:rPr>
              <w:t>环境</w:t>
            </w:r>
          </w:p>
        </w:tc>
        <w:tc>
          <w:tcPr>
            <w:tcW w:w="1556" w:type="dxa"/>
            <w:vAlign w:val="center"/>
          </w:tcPr>
          <w:p w14:paraId="57453EA3">
            <w:pPr>
              <w:snapToGrid w:val="0"/>
              <w:spacing w:before="70" w:after="70" w:line="240" w:lineRule="auto"/>
              <w:ind w:firstLine="0"/>
              <w:jc w:val="left"/>
              <w:rPr>
                <w:sz w:val="21"/>
              </w:rPr>
            </w:pPr>
            <w:r>
              <w:rPr>
                <w:sz w:val="21"/>
                <w:szCs w:val="21"/>
              </w:rPr>
              <w:t>0.1～0.3 mm</w:t>
            </w:r>
          </w:p>
        </w:tc>
        <w:tc>
          <w:tcPr>
            <w:tcW w:w="2431" w:type="dxa"/>
            <w:vAlign w:val="center"/>
          </w:tcPr>
          <w:p w14:paraId="1680D885">
            <w:pPr>
              <w:snapToGrid w:val="0"/>
              <w:spacing w:before="70" w:after="70" w:line="240" w:lineRule="auto"/>
              <w:ind w:firstLine="0"/>
              <w:jc w:val="left"/>
              <w:rPr>
                <w:sz w:val="21"/>
              </w:rPr>
            </w:pPr>
            <w:r>
              <w:rPr>
                <w:sz w:val="21"/>
                <w:szCs w:val="21"/>
              </w:rPr>
              <w:t>避开强对流</w:t>
            </w:r>
          </w:p>
        </w:tc>
        <w:tc>
          <w:tcPr>
            <w:tcW w:w="1259" w:type="dxa"/>
            <w:vAlign w:val="center"/>
          </w:tcPr>
          <w:p w14:paraId="67FF2FF8">
            <w:pPr>
              <w:snapToGrid w:val="0"/>
              <w:spacing w:before="70" w:after="70" w:line="240" w:lineRule="auto"/>
              <w:ind w:firstLine="0"/>
              <w:jc w:val="left"/>
              <w:rPr>
                <w:sz w:val="21"/>
              </w:rPr>
            </w:pPr>
            <w:r>
              <w:rPr>
                <w:sz w:val="21"/>
                <w:szCs w:val="21"/>
              </w:rPr>
              <w:t>每班次</w:t>
            </w:r>
          </w:p>
        </w:tc>
      </w:tr>
      <w:tr w14:paraId="27C6C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0A0A1BE7">
            <w:pPr>
              <w:snapToGrid w:val="0"/>
              <w:spacing w:before="70" w:after="70" w:line="240" w:lineRule="auto"/>
              <w:ind w:firstLine="0"/>
              <w:jc w:val="center"/>
              <w:rPr>
                <w:sz w:val="21"/>
              </w:rPr>
            </w:pPr>
            <w:r>
              <w:rPr>
                <w:sz w:val="21"/>
                <w:szCs w:val="21"/>
              </w:rPr>
              <w:t>13</w:t>
            </w:r>
          </w:p>
        </w:tc>
        <w:tc>
          <w:tcPr>
            <w:tcW w:w="1958" w:type="dxa"/>
            <w:vAlign w:val="center"/>
          </w:tcPr>
          <w:p w14:paraId="40DD1096">
            <w:pPr>
              <w:snapToGrid w:val="0"/>
              <w:spacing w:before="70" w:after="70" w:line="240" w:lineRule="auto"/>
              <w:ind w:firstLine="0"/>
              <w:jc w:val="left"/>
              <w:rPr>
                <w:sz w:val="21"/>
              </w:rPr>
            </w:pPr>
            <w:r>
              <w:rPr>
                <w:sz w:val="21"/>
                <w:szCs w:val="21"/>
              </w:rPr>
              <w:t>振动</w:t>
            </w:r>
          </w:p>
        </w:tc>
        <w:tc>
          <w:tcPr>
            <w:tcW w:w="821" w:type="dxa"/>
            <w:vAlign w:val="center"/>
          </w:tcPr>
          <w:p w14:paraId="7BD20FA6">
            <w:pPr>
              <w:snapToGrid w:val="0"/>
              <w:spacing w:before="70" w:after="70" w:line="240" w:lineRule="auto"/>
              <w:ind w:firstLine="0"/>
              <w:jc w:val="center"/>
              <w:rPr>
                <w:sz w:val="21"/>
              </w:rPr>
            </w:pPr>
            <w:r>
              <w:rPr>
                <w:sz w:val="21"/>
                <w:szCs w:val="21"/>
              </w:rPr>
              <w:t>环境</w:t>
            </w:r>
          </w:p>
        </w:tc>
        <w:tc>
          <w:tcPr>
            <w:tcW w:w="1556" w:type="dxa"/>
            <w:vAlign w:val="center"/>
          </w:tcPr>
          <w:p w14:paraId="44AF463F">
            <w:pPr>
              <w:snapToGrid w:val="0"/>
              <w:spacing w:before="70" w:after="70" w:line="240" w:lineRule="auto"/>
              <w:ind w:firstLine="0"/>
              <w:jc w:val="left"/>
              <w:rPr>
                <w:sz w:val="21"/>
              </w:rPr>
            </w:pPr>
            <w:r>
              <w:rPr>
                <w:sz w:val="21"/>
                <w:szCs w:val="21"/>
              </w:rPr>
              <w:t>0.2 mm</w:t>
            </w:r>
          </w:p>
        </w:tc>
        <w:tc>
          <w:tcPr>
            <w:tcW w:w="2431" w:type="dxa"/>
            <w:vAlign w:val="center"/>
          </w:tcPr>
          <w:p w14:paraId="1326AAF1">
            <w:pPr>
              <w:snapToGrid w:val="0"/>
              <w:spacing w:before="70" w:after="70" w:line="240" w:lineRule="auto"/>
              <w:ind w:firstLine="0"/>
              <w:jc w:val="left"/>
              <w:rPr>
                <w:sz w:val="21"/>
              </w:rPr>
            </w:pPr>
            <w:r>
              <w:rPr>
                <w:sz w:val="21"/>
                <w:szCs w:val="21"/>
              </w:rPr>
              <w:t>减振、避开机械作业</w:t>
            </w:r>
          </w:p>
        </w:tc>
        <w:tc>
          <w:tcPr>
            <w:tcW w:w="1259" w:type="dxa"/>
            <w:vAlign w:val="center"/>
          </w:tcPr>
          <w:p w14:paraId="4D78A10A">
            <w:pPr>
              <w:snapToGrid w:val="0"/>
              <w:spacing w:before="70" w:after="70" w:line="240" w:lineRule="auto"/>
              <w:ind w:firstLine="0"/>
              <w:jc w:val="left"/>
              <w:rPr>
                <w:sz w:val="21"/>
              </w:rPr>
            </w:pPr>
            <w:r>
              <w:rPr>
                <w:sz w:val="21"/>
                <w:szCs w:val="21"/>
              </w:rPr>
              <w:t>每班次</w:t>
            </w:r>
          </w:p>
        </w:tc>
      </w:tr>
      <w:tr w14:paraId="2BD0A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10B481ED">
            <w:pPr>
              <w:snapToGrid w:val="0"/>
              <w:spacing w:before="70" w:after="70" w:line="240" w:lineRule="auto"/>
              <w:ind w:firstLine="0"/>
              <w:jc w:val="center"/>
              <w:rPr>
                <w:sz w:val="21"/>
              </w:rPr>
            </w:pPr>
            <w:r>
              <w:rPr>
                <w:sz w:val="21"/>
                <w:szCs w:val="21"/>
              </w:rPr>
              <w:t>14</w:t>
            </w:r>
          </w:p>
        </w:tc>
        <w:tc>
          <w:tcPr>
            <w:tcW w:w="1958" w:type="dxa"/>
            <w:vAlign w:val="center"/>
          </w:tcPr>
          <w:p w14:paraId="77E928A7">
            <w:pPr>
              <w:snapToGrid w:val="0"/>
              <w:spacing w:before="70" w:after="70" w:line="240" w:lineRule="auto"/>
              <w:ind w:firstLine="0"/>
              <w:jc w:val="left"/>
              <w:rPr>
                <w:sz w:val="21"/>
              </w:rPr>
            </w:pPr>
            <w:r>
              <w:rPr>
                <w:sz w:val="21"/>
                <w:szCs w:val="21"/>
              </w:rPr>
              <w:t>表面湿润</w:t>
            </w:r>
          </w:p>
        </w:tc>
        <w:tc>
          <w:tcPr>
            <w:tcW w:w="821" w:type="dxa"/>
            <w:vAlign w:val="center"/>
          </w:tcPr>
          <w:p w14:paraId="46C97A6A">
            <w:pPr>
              <w:snapToGrid w:val="0"/>
              <w:spacing w:before="70" w:after="70" w:line="240" w:lineRule="auto"/>
              <w:ind w:firstLine="0"/>
              <w:jc w:val="center"/>
              <w:rPr>
                <w:sz w:val="21"/>
              </w:rPr>
            </w:pPr>
            <w:r>
              <w:rPr>
                <w:sz w:val="21"/>
                <w:szCs w:val="21"/>
              </w:rPr>
              <w:t>对象</w:t>
            </w:r>
          </w:p>
        </w:tc>
        <w:tc>
          <w:tcPr>
            <w:tcW w:w="1556" w:type="dxa"/>
            <w:vAlign w:val="center"/>
          </w:tcPr>
          <w:p w14:paraId="3A6A1624">
            <w:pPr>
              <w:snapToGrid w:val="0"/>
              <w:spacing w:before="70" w:after="70" w:line="240" w:lineRule="auto"/>
              <w:ind w:firstLine="0"/>
              <w:jc w:val="left"/>
              <w:rPr>
                <w:sz w:val="21"/>
              </w:rPr>
            </w:pPr>
            <w:r>
              <w:rPr>
                <w:sz w:val="21"/>
                <w:szCs w:val="21"/>
              </w:rPr>
              <w:t>0.3～1 mm</w:t>
            </w:r>
          </w:p>
        </w:tc>
        <w:tc>
          <w:tcPr>
            <w:tcW w:w="2431" w:type="dxa"/>
            <w:vAlign w:val="center"/>
          </w:tcPr>
          <w:p w14:paraId="12E0308F">
            <w:pPr>
              <w:snapToGrid w:val="0"/>
              <w:spacing w:before="70" w:after="70" w:line="240" w:lineRule="auto"/>
              <w:ind w:firstLine="0"/>
              <w:jc w:val="left"/>
              <w:rPr>
                <w:sz w:val="21"/>
              </w:rPr>
            </w:pPr>
            <w:r>
              <w:rPr>
                <w:sz w:val="21"/>
                <w:szCs w:val="21"/>
              </w:rPr>
              <w:t>偏振、多曝光</w:t>
            </w:r>
          </w:p>
        </w:tc>
        <w:tc>
          <w:tcPr>
            <w:tcW w:w="1259" w:type="dxa"/>
            <w:vAlign w:val="center"/>
          </w:tcPr>
          <w:p w14:paraId="3DB38A62">
            <w:pPr>
              <w:snapToGrid w:val="0"/>
              <w:spacing w:before="70" w:after="70" w:line="240" w:lineRule="auto"/>
              <w:ind w:firstLine="0"/>
              <w:jc w:val="left"/>
              <w:rPr>
                <w:sz w:val="21"/>
              </w:rPr>
            </w:pPr>
            <w:r>
              <w:rPr>
                <w:sz w:val="21"/>
                <w:szCs w:val="21"/>
              </w:rPr>
              <w:t>每区块</w:t>
            </w:r>
          </w:p>
        </w:tc>
      </w:tr>
      <w:tr w14:paraId="78445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7DA752BB">
            <w:pPr>
              <w:snapToGrid w:val="0"/>
              <w:spacing w:before="70" w:after="70" w:line="240" w:lineRule="auto"/>
              <w:ind w:firstLine="0"/>
              <w:jc w:val="center"/>
              <w:rPr>
                <w:sz w:val="21"/>
              </w:rPr>
            </w:pPr>
            <w:r>
              <w:rPr>
                <w:sz w:val="21"/>
                <w:szCs w:val="21"/>
              </w:rPr>
              <w:t>15</w:t>
            </w:r>
          </w:p>
        </w:tc>
        <w:tc>
          <w:tcPr>
            <w:tcW w:w="1958" w:type="dxa"/>
            <w:vAlign w:val="center"/>
          </w:tcPr>
          <w:p w14:paraId="171DC7AC">
            <w:pPr>
              <w:snapToGrid w:val="0"/>
              <w:spacing w:before="70" w:after="70" w:line="240" w:lineRule="auto"/>
              <w:ind w:firstLine="0"/>
              <w:jc w:val="left"/>
              <w:rPr>
                <w:sz w:val="21"/>
              </w:rPr>
            </w:pPr>
            <w:r>
              <w:rPr>
                <w:sz w:val="21"/>
                <w:szCs w:val="21"/>
              </w:rPr>
              <w:t>附着物</w:t>
            </w:r>
          </w:p>
        </w:tc>
        <w:tc>
          <w:tcPr>
            <w:tcW w:w="821" w:type="dxa"/>
            <w:vAlign w:val="center"/>
          </w:tcPr>
          <w:p w14:paraId="6C81CF26">
            <w:pPr>
              <w:snapToGrid w:val="0"/>
              <w:spacing w:before="70" w:after="70" w:line="240" w:lineRule="auto"/>
              <w:ind w:firstLine="0"/>
              <w:jc w:val="center"/>
              <w:rPr>
                <w:sz w:val="21"/>
              </w:rPr>
            </w:pPr>
            <w:r>
              <w:rPr>
                <w:sz w:val="21"/>
                <w:szCs w:val="21"/>
              </w:rPr>
              <w:t>对象</w:t>
            </w:r>
          </w:p>
        </w:tc>
        <w:tc>
          <w:tcPr>
            <w:tcW w:w="1556" w:type="dxa"/>
            <w:vAlign w:val="center"/>
          </w:tcPr>
          <w:p w14:paraId="4AF4D173">
            <w:pPr>
              <w:snapToGrid w:val="0"/>
              <w:spacing w:before="70" w:after="70" w:line="240" w:lineRule="auto"/>
              <w:ind w:firstLine="0"/>
              <w:jc w:val="left"/>
              <w:rPr>
                <w:sz w:val="21"/>
              </w:rPr>
            </w:pPr>
            <w:r>
              <w:rPr>
                <w:sz w:val="21"/>
                <w:szCs w:val="21"/>
              </w:rPr>
              <w:t>误判风险</w:t>
            </w:r>
          </w:p>
        </w:tc>
        <w:tc>
          <w:tcPr>
            <w:tcW w:w="2431" w:type="dxa"/>
            <w:vAlign w:val="center"/>
          </w:tcPr>
          <w:p w14:paraId="2D14114E">
            <w:pPr>
              <w:snapToGrid w:val="0"/>
              <w:spacing w:before="70" w:after="70" w:line="240" w:lineRule="auto"/>
              <w:ind w:firstLine="0"/>
              <w:jc w:val="left"/>
              <w:rPr>
                <w:sz w:val="21"/>
              </w:rPr>
            </w:pPr>
            <w:r>
              <w:rPr>
                <w:sz w:val="21"/>
                <w:szCs w:val="21"/>
              </w:rPr>
              <w:t>多特征识别</w:t>
            </w:r>
          </w:p>
        </w:tc>
        <w:tc>
          <w:tcPr>
            <w:tcW w:w="1259" w:type="dxa"/>
            <w:vAlign w:val="center"/>
          </w:tcPr>
          <w:p w14:paraId="75E89FB8">
            <w:pPr>
              <w:snapToGrid w:val="0"/>
              <w:spacing w:before="70" w:after="70" w:line="240" w:lineRule="auto"/>
              <w:ind w:firstLine="0"/>
              <w:jc w:val="left"/>
              <w:rPr>
                <w:sz w:val="21"/>
              </w:rPr>
            </w:pPr>
            <w:r>
              <w:rPr>
                <w:sz w:val="21"/>
                <w:szCs w:val="21"/>
              </w:rPr>
              <w:t>每缺陷</w:t>
            </w:r>
          </w:p>
        </w:tc>
      </w:tr>
      <w:tr w14:paraId="3159C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70442080">
            <w:pPr>
              <w:snapToGrid w:val="0"/>
              <w:spacing w:before="70" w:after="70" w:line="240" w:lineRule="auto"/>
              <w:ind w:firstLine="0"/>
              <w:jc w:val="center"/>
              <w:rPr>
                <w:sz w:val="21"/>
              </w:rPr>
            </w:pPr>
            <w:r>
              <w:rPr>
                <w:sz w:val="21"/>
                <w:szCs w:val="21"/>
              </w:rPr>
              <w:t>16</w:t>
            </w:r>
          </w:p>
        </w:tc>
        <w:tc>
          <w:tcPr>
            <w:tcW w:w="1958" w:type="dxa"/>
            <w:vAlign w:val="center"/>
          </w:tcPr>
          <w:p w14:paraId="009FC7F7">
            <w:pPr>
              <w:snapToGrid w:val="0"/>
              <w:spacing w:before="70" w:after="70" w:line="240" w:lineRule="auto"/>
              <w:ind w:firstLine="0"/>
              <w:jc w:val="left"/>
              <w:rPr>
                <w:sz w:val="21"/>
              </w:rPr>
            </w:pPr>
            <w:r>
              <w:rPr>
                <w:sz w:val="21"/>
                <w:szCs w:val="21"/>
              </w:rPr>
              <w:t>配准残差</w:t>
            </w:r>
          </w:p>
        </w:tc>
        <w:tc>
          <w:tcPr>
            <w:tcW w:w="821" w:type="dxa"/>
            <w:vAlign w:val="center"/>
          </w:tcPr>
          <w:p w14:paraId="0CC6ECC8">
            <w:pPr>
              <w:snapToGrid w:val="0"/>
              <w:spacing w:before="70" w:after="70" w:line="240" w:lineRule="auto"/>
              <w:ind w:firstLine="0"/>
              <w:jc w:val="center"/>
              <w:rPr>
                <w:sz w:val="21"/>
              </w:rPr>
            </w:pPr>
            <w:r>
              <w:rPr>
                <w:sz w:val="21"/>
                <w:szCs w:val="21"/>
              </w:rPr>
              <w:t>处理</w:t>
            </w:r>
          </w:p>
        </w:tc>
        <w:tc>
          <w:tcPr>
            <w:tcW w:w="1556" w:type="dxa"/>
            <w:vAlign w:val="center"/>
          </w:tcPr>
          <w:p w14:paraId="467661EA">
            <w:pPr>
              <w:snapToGrid w:val="0"/>
              <w:spacing w:before="70" w:after="70" w:line="240" w:lineRule="auto"/>
              <w:ind w:firstLine="0"/>
              <w:jc w:val="left"/>
              <w:rPr>
                <w:sz w:val="21"/>
              </w:rPr>
            </w:pPr>
            <w:r>
              <w:rPr>
                <w:sz w:val="21"/>
                <w:szCs w:val="21"/>
              </w:rPr>
              <w:t>0.2～0.5 mm</w:t>
            </w:r>
          </w:p>
        </w:tc>
        <w:tc>
          <w:tcPr>
            <w:tcW w:w="2431" w:type="dxa"/>
            <w:vAlign w:val="center"/>
          </w:tcPr>
          <w:p w14:paraId="46972842">
            <w:pPr>
              <w:snapToGrid w:val="0"/>
              <w:spacing w:before="70" w:after="70" w:line="240" w:lineRule="auto"/>
              <w:ind w:firstLine="0"/>
              <w:jc w:val="left"/>
              <w:rPr>
                <w:sz w:val="21"/>
              </w:rPr>
            </w:pPr>
            <w:r>
              <w:rPr>
                <w:sz w:val="21"/>
                <w:szCs w:val="21"/>
              </w:rPr>
              <w:t>控制点约束</w:t>
            </w:r>
          </w:p>
        </w:tc>
        <w:tc>
          <w:tcPr>
            <w:tcW w:w="1259" w:type="dxa"/>
            <w:vAlign w:val="center"/>
          </w:tcPr>
          <w:p w14:paraId="2FF050D5">
            <w:pPr>
              <w:snapToGrid w:val="0"/>
              <w:spacing w:before="70" w:after="70" w:line="240" w:lineRule="auto"/>
              <w:ind w:firstLine="0"/>
              <w:jc w:val="left"/>
              <w:rPr>
                <w:sz w:val="21"/>
              </w:rPr>
            </w:pPr>
            <w:r>
              <w:rPr>
                <w:sz w:val="21"/>
                <w:szCs w:val="21"/>
              </w:rPr>
              <w:t>每测次</w:t>
            </w:r>
          </w:p>
        </w:tc>
      </w:tr>
      <w:tr w14:paraId="4F566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B6478E6">
            <w:pPr>
              <w:snapToGrid w:val="0"/>
              <w:spacing w:before="70" w:after="70" w:line="240" w:lineRule="auto"/>
              <w:ind w:firstLine="0"/>
              <w:jc w:val="center"/>
              <w:rPr>
                <w:sz w:val="21"/>
              </w:rPr>
            </w:pPr>
            <w:r>
              <w:rPr>
                <w:sz w:val="21"/>
                <w:szCs w:val="21"/>
              </w:rPr>
              <w:t>17</w:t>
            </w:r>
          </w:p>
        </w:tc>
        <w:tc>
          <w:tcPr>
            <w:tcW w:w="1958" w:type="dxa"/>
            <w:vAlign w:val="center"/>
          </w:tcPr>
          <w:p w14:paraId="387EEE7D">
            <w:pPr>
              <w:snapToGrid w:val="0"/>
              <w:spacing w:before="70" w:after="70" w:line="240" w:lineRule="auto"/>
              <w:ind w:firstLine="0"/>
              <w:jc w:val="left"/>
              <w:rPr>
                <w:sz w:val="21"/>
              </w:rPr>
            </w:pPr>
            <w:r>
              <w:rPr>
                <w:sz w:val="21"/>
                <w:szCs w:val="21"/>
              </w:rPr>
              <w:t>多站累积</w:t>
            </w:r>
          </w:p>
        </w:tc>
        <w:tc>
          <w:tcPr>
            <w:tcW w:w="821" w:type="dxa"/>
            <w:vAlign w:val="center"/>
          </w:tcPr>
          <w:p w14:paraId="78901091">
            <w:pPr>
              <w:snapToGrid w:val="0"/>
              <w:spacing w:before="70" w:after="70" w:line="240" w:lineRule="auto"/>
              <w:ind w:firstLine="0"/>
              <w:jc w:val="center"/>
              <w:rPr>
                <w:sz w:val="21"/>
              </w:rPr>
            </w:pPr>
            <w:r>
              <w:rPr>
                <w:sz w:val="21"/>
                <w:szCs w:val="21"/>
              </w:rPr>
              <w:t>处理</w:t>
            </w:r>
          </w:p>
        </w:tc>
        <w:tc>
          <w:tcPr>
            <w:tcW w:w="1556" w:type="dxa"/>
            <w:vAlign w:val="center"/>
          </w:tcPr>
          <w:p w14:paraId="49D87EBD">
            <w:pPr>
              <w:snapToGrid w:val="0"/>
              <w:spacing w:before="70" w:after="70" w:line="240" w:lineRule="auto"/>
              <w:ind w:firstLine="0"/>
              <w:jc w:val="left"/>
              <w:rPr>
                <w:sz w:val="21"/>
              </w:rPr>
            </w:pPr>
            <w:r>
              <w:rPr>
                <w:sz w:val="21"/>
                <w:szCs w:val="21"/>
              </w:rPr>
              <w:t>1～5 mm</w:t>
            </w:r>
          </w:p>
        </w:tc>
        <w:tc>
          <w:tcPr>
            <w:tcW w:w="2431" w:type="dxa"/>
            <w:vAlign w:val="center"/>
          </w:tcPr>
          <w:p w14:paraId="11830070">
            <w:pPr>
              <w:snapToGrid w:val="0"/>
              <w:spacing w:before="70" w:after="70" w:line="240" w:lineRule="auto"/>
              <w:ind w:firstLine="0"/>
              <w:jc w:val="left"/>
              <w:rPr>
                <w:sz w:val="21"/>
              </w:rPr>
            </w:pPr>
            <w:r>
              <w:rPr>
                <w:sz w:val="21"/>
                <w:szCs w:val="21"/>
              </w:rPr>
              <w:t>分段平差、回环</w:t>
            </w:r>
          </w:p>
        </w:tc>
        <w:tc>
          <w:tcPr>
            <w:tcW w:w="1259" w:type="dxa"/>
            <w:vAlign w:val="center"/>
          </w:tcPr>
          <w:p w14:paraId="69B4921D">
            <w:pPr>
              <w:snapToGrid w:val="0"/>
              <w:spacing w:before="70" w:after="70" w:line="240" w:lineRule="auto"/>
              <w:ind w:firstLine="0"/>
              <w:jc w:val="left"/>
              <w:rPr>
                <w:sz w:val="21"/>
              </w:rPr>
            </w:pPr>
            <w:r>
              <w:rPr>
                <w:sz w:val="21"/>
                <w:szCs w:val="21"/>
              </w:rPr>
              <w:t>每测次</w:t>
            </w:r>
          </w:p>
        </w:tc>
      </w:tr>
      <w:tr w14:paraId="543D4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40223DD1">
            <w:pPr>
              <w:snapToGrid w:val="0"/>
              <w:spacing w:before="70" w:after="70" w:line="240" w:lineRule="auto"/>
              <w:ind w:firstLine="0"/>
              <w:jc w:val="center"/>
              <w:rPr>
                <w:sz w:val="21"/>
              </w:rPr>
            </w:pPr>
            <w:r>
              <w:rPr>
                <w:sz w:val="21"/>
                <w:szCs w:val="21"/>
              </w:rPr>
              <w:t>18</w:t>
            </w:r>
          </w:p>
        </w:tc>
        <w:tc>
          <w:tcPr>
            <w:tcW w:w="1958" w:type="dxa"/>
            <w:vAlign w:val="center"/>
          </w:tcPr>
          <w:p w14:paraId="7CAA43D4">
            <w:pPr>
              <w:snapToGrid w:val="0"/>
              <w:spacing w:before="70" w:after="70" w:line="240" w:lineRule="auto"/>
              <w:ind w:firstLine="0"/>
              <w:jc w:val="left"/>
              <w:rPr>
                <w:sz w:val="21"/>
              </w:rPr>
            </w:pPr>
            <w:r>
              <w:rPr>
                <w:sz w:val="21"/>
                <w:szCs w:val="21"/>
              </w:rPr>
              <w:t>网格化误差</w:t>
            </w:r>
          </w:p>
        </w:tc>
        <w:tc>
          <w:tcPr>
            <w:tcW w:w="821" w:type="dxa"/>
            <w:vAlign w:val="center"/>
          </w:tcPr>
          <w:p w14:paraId="2AF9121B">
            <w:pPr>
              <w:snapToGrid w:val="0"/>
              <w:spacing w:before="70" w:after="70" w:line="240" w:lineRule="auto"/>
              <w:ind w:firstLine="0"/>
              <w:jc w:val="center"/>
              <w:rPr>
                <w:sz w:val="21"/>
              </w:rPr>
            </w:pPr>
            <w:r>
              <w:rPr>
                <w:sz w:val="21"/>
                <w:szCs w:val="21"/>
              </w:rPr>
              <w:t>处理</w:t>
            </w:r>
          </w:p>
        </w:tc>
        <w:tc>
          <w:tcPr>
            <w:tcW w:w="1556" w:type="dxa"/>
            <w:vAlign w:val="center"/>
          </w:tcPr>
          <w:p w14:paraId="3038537A">
            <w:pPr>
              <w:snapToGrid w:val="0"/>
              <w:spacing w:before="70" w:after="70" w:line="240" w:lineRule="auto"/>
              <w:ind w:firstLine="0"/>
              <w:jc w:val="left"/>
              <w:rPr>
                <w:sz w:val="21"/>
              </w:rPr>
            </w:pPr>
            <w:r>
              <w:rPr>
                <w:sz w:val="21"/>
                <w:szCs w:val="21"/>
              </w:rPr>
              <w:t>0.1～0.3 mm</w:t>
            </w:r>
          </w:p>
        </w:tc>
        <w:tc>
          <w:tcPr>
            <w:tcW w:w="2431" w:type="dxa"/>
            <w:vAlign w:val="center"/>
          </w:tcPr>
          <w:p w14:paraId="7BE7359A">
            <w:pPr>
              <w:snapToGrid w:val="0"/>
              <w:spacing w:before="70" w:after="70" w:line="240" w:lineRule="auto"/>
              <w:ind w:firstLine="0"/>
              <w:jc w:val="left"/>
              <w:rPr>
                <w:sz w:val="21"/>
              </w:rPr>
            </w:pPr>
            <w:r>
              <w:rPr>
                <w:sz w:val="21"/>
                <w:szCs w:val="21"/>
              </w:rPr>
              <w:t>提高分辨率</w:t>
            </w:r>
          </w:p>
        </w:tc>
        <w:tc>
          <w:tcPr>
            <w:tcW w:w="1259" w:type="dxa"/>
            <w:vAlign w:val="center"/>
          </w:tcPr>
          <w:p w14:paraId="70003D51">
            <w:pPr>
              <w:snapToGrid w:val="0"/>
              <w:spacing w:before="70" w:after="70" w:line="240" w:lineRule="auto"/>
              <w:ind w:firstLine="0"/>
              <w:jc w:val="left"/>
              <w:rPr>
                <w:sz w:val="21"/>
              </w:rPr>
            </w:pPr>
            <w:r>
              <w:rPr>
                <w:sz w:val="21"/>
                <w:szCs w:val="21"/>
              </w:rPr>
              <w:t>每模型</w:t>
            </w:r>
          </w:p>
        </w:tc>
      </w:tr>
      <w:tr w14:paraId="5D103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4ED9CC6D">
            <w:pPr>
              <w:snapToGrid w:val="0"/>
              <w:spacing w:before="70" w:after="70" w:line="240" w:lineRule="auto"/>
              <w:ind w:firstLine="0"/>
              <w:jc w:val="center"/>
              <w:rPr>
                <w:sz w:val="21"/>
              </w:rPr>
            </w:pPr>
            <w:r>
              <w:rPr>
                <w:sz w:val="21"/>
                <w:szCs w:val="21"/>
              </w:rPr>
              <w:t>19</w:t>
            </w:r>
          </w:p>
        </w:tc>
        <w:tc>
          <w:tcPr>
            <w:tcW w:w="1958" w:type="dxa"/>
            <w:vAlign w:val="center"/>
          </w:tcPr>
          <w:p w14:paraId="14843EA0">
            <w:pPr>
              <w:snapToGrid w:val="0"/>
              <w:spacing w:before="70" w:after="70" w:line="240" w:lineRule="auto"/>
              <w:ind w:firstLine="0"/>
              <w:jc w:val="left"/>
              <w:rPr>
                <w:sz w:val="21"/>
              </w:rPr>
            </w:pPr>
            <w:r>
              <w:rPr>
                <w:sz w:val="21"/>
                <w:szCs w:val="21"/>
              </w:rPr>
              <w:t>平滑过度</w:t>
            </w:r>
          </w:p>
        </w:tc>
        <w:tc>
          <w:tcPr>
            <w:tcW w:w="821" w:type="dxa"/>
            <w:vAlign w:val="center"/>
          </w:tcPr>
          <w:p w14:paraId="30634F7A">
            <w:pPr>
              <w:snapToGrid w:val="0"/>
              <w:spacing w:before="70" w:after="70" w:line="240" w:lineRule="auto"/>
              <w:ind w:firstLine="0"/>
              <w:jc w:val="center"/>
              <w:rPr>
                <w:sz w:val="21"/>
              </w:rPr>
            </w:pPr>
            <w:r>
              <w:rPr>
                <w:sz w:val="21"/>
                <w:szCs w:val="21"/>
              </w:rPr>
              <w:t>处理</w:t>
            </w:r>
          </w:p>
        </w:tc>
        <w:tc>
          <w:tcPr>
            <w:tcW w:w="1556" w:type="dxa"/>
            <w:vAlign w:val="center"/>
          </w:tcPr>
          <w:p w14:paraId="6CECBC81">
            <w:pPr>
              <w:snapToGrid w:val="0"/>
              <w:spacing w:before="70" w:after="70" w:line="240" w:lineRule="auto"/>
              <w:ind w:firstLine="0"/>
              <w:jc w:val="left"/>
              <w:rPr>
                <w:sz w:val="21"/>
              </w:rPr>
            </w:pPr>
            <w:r>
              <w:rPr>
                <w:sz w:val="21"/>
                <w:szCs w:val="21"/>
              </w:rPr>
              <w:t>0.1～0.5 mm</w:t>
            </w:r>
          </w:p>
        </w:tc>
        <w:tc>
          <w:tcPr>
            <w:tcW w:w="2431" w:type="dxa"/>
            <w:vAlign w:val="center"/>
          </w:tcPr>
          <w:p w14:paraId="5108A21D">
            <w:pPr>
              <w:snapToGrid w:val="0"/>
              <w:spacing w:before="70" w:after="70" w:line="240" w:lineRule="auto"/>
              <w:ind w:firstLine="0"/>
              <w:jc w:val="left"/>
              <w:rPr>
                <w:sz w:val="21"/>
              </w:rPr>
            </w:pPr>
            <w:r>
              <w:rPr>
                <w:sz w:val="21"/>
                <w:szCs w:val="21"/>
              </w:rPr>
              <w:t>保边滤波</w:t>
            </w:r>
          </w:p>
        </w:tc>
        <w:tc>
          <w:tcPr>
            <w:tcW w:w="1259" w:type="dxa"/>
            <w:vAlign w:val="center"/>
          </w:tcPr>
          <w:p w14:paraId="5340191C">
            <w:pPr>
              <w:snapToGrid w:val="0"/>
              <w:spacing w:before="70" w:after="70" w:line="240" w:lineRule="auto"/>
              <w:ind w:firstLine="0"/>
              <w:jc w:val="left"/>
              <w:rPr>
                <w:sz w:val="21"/>
              </w:rPr>
            </w:pPr>
            <w:r>
              <w:rPr>
                <w:sz w:val="21"/>
                <w:szCs w:val="21"/>
              </w:rPr>
              <w:t>每模型</w:t>
            </w:r>
          </w:p>
        </w:tc>
      </w:tr>
      <w:tr w14:paraId="6ED42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2A375A9">
            <w:pPr>
              <w:snapToGrid w:val="0"/>
              <w:spacing w:before="70" w:after="70" w:line="240" w:lineRule="auto"/>
              <w:ind w:firstLine="0"/>
              <w:jc w:val="center"/>
              <w:rPr>
                <w:sz w:val="21"/>
              </w:rPr>
            </w:pPr>
            <w:r>
              <w:rPr>
                <w:sz w:val="21"/>
                <w:szCs w:val="21"/>
              </w:rPr>
              <w:t>20</w:t>
            </w:r>
          </w:p>
        </w:tc>
        <w:tc>
          <w:tcPr>
            <w:tcW w:w="1958" w:type="dxa"/>
            <w:vAlign w:val="center"/>
          </w:tcPr>
          <w:p w14:paraId="63E5BBF2">
            <w:pPr>
              <w:snapToGrid w:val="0"/>
              <w:spacing w:before="70" w:after="70" w:line="240" w:lineRule="auto"/>
              <w:ind w:firstLine="0"/>
              <w:jc w:val="left"/>
              <w:rPr>
                <w:sz w:val="21"/>
              </w:rPr>
            </w:pPr>
            <w:r>
              <w:rPr>
                <w:sz w:val="21"/>
                <w:szCs w:val="21"/>
              </w:rPr>
              <w:t>坐标转换误差</w:t>
            </w:r>
          </w:p>
        </w:tc>
        <w:tc>
          <w:tcPr>
            <w:tcW w:w="821" w:type="dxa"/>
            <w:vAlign w:val="center"/>
          </w:tcPr>
          <w:p w14:paraId="7F680DCC">
            <w:pPr>
              <w:snapToGrid w:val="0"/>
              <w:spacing w:before="70" w:after="70" w:line="240" w:lineRule="auto"/>
              <w:ind w:firstLine="0"/>
              <w:jc w:val="center"/>
              <w:rPr>
                <w:sz w:val="21"/>
              </w:rPr>
            </w:pPr>
            <w:r>
              <w:rPr>
                <w:sz w:val="21"/>
                <w:szCs w:val="21"/>
              </w:rPr>
              <w:t>处理</w:t>
            </w:r>
          </w:p>
        </w:tc>
        <w:tc>
          <w:tcPr>
            <w:tcW w:w="1556" w:type="dxa"/>
            <w:vAlign w:val="center"/>
          </w:tcPr>
          <w:p w14:paraId="55E657F9">
            <w:pPr>
              <w:snapToGrid w:val="0"/>
              <w:spacing w:before="70" w:after="70" w:line="240" w:lineRule="auto"/>
              <w:ind w:firstLine="0"/>
              <w:jc w:val="left"/>
              <w:rPr>
                <w:sz w:val="21"/>
              </w:rPr>
            </w:pPr>
            <w:r>
              <w:rPr>
                <w:sz w:val="21"/>
                <w:szCs w:val="21"/>
              </w:rPr>
              <w:t>0.1 mm</w:t>
            </w:r>
          </w:p>
        </w:tc>
        <w:tc>
          <w:tcPr>
            <w:tcW w:w="2431" w:type="dxa"/>
            <w:vAlign w:val="center"/>
          </w:tcPr>
          <w:p w14:paraId="00C9D7E2">
            <w:pPr>
              <w:snapToGrid w:val="0"/>
              <w:spacing w:before="70" w:after="70" w:line="240" w:lineRule="auto"/>
              <w:ind w:firstLine="0"/>
              <w:jc w:val="left"/>
              <w:rPr>
                <w:sz w:val="21"/>
              </w:rPr>
            </w:pPr>
            <w:r>
              <w:rPr>
                <w:sz w:val="21"/>
                <w:szCs w:val="21"/>
              </w:rPr>
              <w:t>七参数检核</w:t>
            </w:r>
          </w:p>
        </w:tc>
        <w:tc>
          <w:tcPr>
            <w:tcW w:w="1259" w:type="dxa"/>
            <w:vAlign w:val="center"/>
          </w:tcPr>
          <w:p w14:paraId="5A6BA635">
            <w:pPr>
              <w:snapToGrid w:val="0"/>
              <w:spacing w:before="70" w:after="70" w:line="240" w:lineRule="auto"/>
              <w:ind w:firstLine="0"/>
              <w:jc w:val="left"/>
              <w:rPr>
                <w:sz w:val="21"/>
              </w:rPr>
            </w:pPr>
            <w:r>
              <w:rPr>
                <w:sz w:val="21"/>
                <w:szCs w:val="21"/>
              </w:rPr>
              <w:t>每测次</w:t>
            </w:r>
          </w:p>
        </w:tc>
      </w:tr>
      <w:tr w14:paraId="51C7F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5BD333D5">
            <w:pPr>
              <w:snapToGrid w:val="0"/>
              <w:spacing w:before="70" w:after="70" w:line="240" w:lineRule="auto"/>
              <w:ind w:firstLine="0"/>
              <w:jc w:val="center"/>
              <w:rPr>
                <w:sz w:val="21"/>
              </w:rPr>
            </w:pPr>
            <w:r>
              <w:rPr>
                <w:sz w:val="21"/>
                <w:szCs w:val="21"/>
              </w:rPr>
              <w:t>21</w:t>
            </w:r>
          </w:p>
        </w:tc>
        <w:tc>
          <w:tcPr>
            <w:tcW w:w="1958" w:type="dxa"/>
            <w:vAlign w:val="center"/>
          </w:tcPr>
          <w:p w14:paraId="5078658B">
            <w:pPr>
              <w:snapToGrid w:val="0"/>
              <w:spacing w:before="70" w:after="70" w:line="240" w:lineRule="auto"/>
              <w:ind w:firstLine="0"/>
              <w:jc w:val="left"/>
              <w:rPr>
                <w:sz w:val="21"/>
              </w:rPr>
            </w:pPr>
            <w:r>
              <w:rPr>
                <w:sz w:val="21"/>
                <w:szCs w:val="21"/>
              </w:rPr>
              <w:t>数据压缩</w:t>
            </w:r>
          </w:p>
        </w:tc>
        <w:tc>
          <w:tcPr>
            <w:tcW w:w="821" w:type="dxa"/>
            <w:vAlign w:val="center"/>
          </w:tcPr>
          <w:p w14:paraId="35DC664E">
            <w:pPr>
              <w:snapToGrid w:val="0"/>
              <w:spacing w:before="70" w:after="70" w:line="240" w:lineRule="auto"/>
              <w:ind w:firstLine="0"/>
              <w:jc w:val="center"/>
              <w:rPr>
                <w:sz w:val="21"/>
              </w:rPr>
            </w:pPr>
            <w:r>
              <w:rPr>
                <w:sz w:val="21"/>
                <w:szCs w:val="21"/>
              </w:rPr>
              <w:t>处理</w:t>
            </w:r>
          </w:p>
        </w:tc>
        <w:tc>
          <w:tcPr>
            <w:tcW w:w="1556" w:type="dxa"/>
            <w:vAlign w:val="center"/>
          </w:tcPr>
          <w:p w14:paraId="634D8BE3">
            <w:pPr>
              <w:snapToGrid w:val="0"/>
              <w:spacing w:before="70" w:after="70" w:line="240" w:lineRule="auto"/>
              <w:ind w:firstLine="0"/>
              <w:jc w:val="left"/>
              <w:rPr>
                <w:sz w:val="21"/>
              </w:rPr>
            </w:pPr>
            <w:r>
              <w:rPr>
                <w:sz w:val="21"/>
                <w:szCs w:val="21"/>
              </w:rPr>
              <w:t>0.05 mm</w:t>
            </w:r>
          </w:p>
        </w:tc>
        <w:tc>
          <w:tcPr>
            <w:tcW w:w="2431" w:type="dxa"/>
            <w:vAlign w:val="center"/>
          </w:tcPr>
          <w:p w14:paraId="30FC5D3B">
            <w:pPr>
              <w:snapToGrid w:val="0"/>
              <w:spacing w:before="70" w:after="70" w:line="240" w:lineRule="auto"/>
              <w:ind w:firstLine="0"/>
              <w:jc w:val="left"/>
              <w:rPr>
                <w:sz w:val="21"/>
              </w:rPr>
            </w:pPr>
            <w:r>
              <w:rPr>
                <w:sz w:val="21"/>
                <w:szCs w:val="21"/>
              </w:rPr>
              <w:t>无损/高精度压缩</w:t>
            </w:r>
          </w:p>
        </w:tc>
        <w:tc>
          <w:tcPr>
            <w:tcW w:w="1259" w:type="dxa"/>
            <w:vAlign w:val="center"/>
          </w:tcPr>
          <w:p w14:paraId="5C916B23">
            <w:pPr>
              <w:snapToGrid w:val="0"/>
              <w:spacing w:before="70" w:after="70" w:line="240" w:lineRule="auto"/>
              <w:ind w:firstLine="0"/>
              <w:jc w:val="left"/>
              <w:rPr>
                <w:sz w:val="21"/>
              </w:rPr>
            </w:pPr>
            <w:r>
              <w:rPr>
                <w:sz w:val="21"/>
                <w:szCs w:val="21"/>
              </w:rPr>
              <w:t>每次导出</w:t>
            </w:r>
          </w:p>
        </w:tc>
      </w:tr>
      <w:tr w14:paraId="118AE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7FFDADEB">
            <w:pPr>
              <w:snapToGrid w:val="0"/>
              <w:spacing w:before="70" w:after="70" w:line="240" w:lineRule="auto"/>
              <w:ind w:firstLine="0"/>
              <w:jc w:val="center"/>
              <w:rPr>
                <w:sz w:val="21"/>
              </w:rPr>
            </w:pPr>
            <w:r>
              <w:rPr>
                <w:sz w:val="21"/>
                <w:szCs w:val="21"/>
              </w:rPr>
              <w:t>22</w:t>
            </w:r>
          </w:p>
        </w:tc>
        <w:tc>
          <w:tcPr>
            <w:tcW w:w="1958" w:type="dxa"/>
            <w:vAlign w:val="center"/>
          </w:tcPr>
          <w:p w14:paraId="42060602">
            <w:pPr>
              <w:snapToGrid w:val="0"/>
              <w:spacing w:before="70" w:after="70" w:line="240" w:lineRule="auto"/>
              <w:ind w:firstLine="0"/>
              <w:jc w:val="left"/>
              <w:rPr>
                <w:sz w:val="21"/>
              </w:rPr>
            </w:pPr>
            <w:r>
              <w:rPr>
                <w:sz w:val="21"/>
                <w:szCs w:val="21"/>
              </w:rPr>
              <w:t>人为读数</w:t>
            </w:r>
          </w:p>
        </w:tc>
        <w:tc>
          <w:tcPr>
            <w:tcW w:w="821" w:type="dxa"/>
            <w:vAlign w:val="center"/>
          </w:tcPr>
          <w:p w14:paraId="7C215B75">
            <w:pPr>
              <w:snapToGrid w:val="0"/>
              <w:spacing w:before="70" w:after="70" w:line="240" w:lineRule="auto"/>
              <w:ind w:firstLine="0"/>
              <w:jc w:val="center"/>
              <w:rPr>
                <w:sz w:val="21"/>
              </w:rPr>
            </w:pPr>
            <w:r>
              <w:rPr>
                <w:sz w:val="21"/>
                <w:szCs w:val="21"/>
              </w:rPr>
              <w:t>操作</w:t>
            </w:r>
          </w:p>
        </w:tc>
        <w:tc>
          <w:tcPr>
            <w:tcW w:w="1556" w:type="dxa"/>
            <w:vAlign w:val="center"/>
          </w:tcPr>
          <w:p w14:paraId="26BE8474">
            <w:pPr>
              <w:snapToGrid w:val="0"/>
              <w:spacing w:before="70" w:after="70" w:line="240" w:lineRule="auto"/>
              <w:ind w:firstLine="0"/>
              <w:jc w:val="left"/>
              <w:rPr>
                <w:sz w:val="21"/>
              </w:rPr>
            </w:pPr>
            <w:r>
              <w:rPr>
                <w:sz w:val="21"/>
                <w:szCs w:val="21"/>
              </w:rPr>
              <w:t>0.5 mm</w:t>
            </w:r>
          </w:p>
        </w:tc>
        <w:tc>
          <w:tcPr>
            <w:tcW w:w="2431" w:type="dxa"/>
            <w:vAlign w:val="center"/>
          </w:tcPr>
          <w:p w14:paraId="75EC0DCF">
            <w:pPr>
              <w:snapToGrid w:val="0"/>
              <w:spacing w:before="70" w:after="70" w:line="240" w:lineRule="auto"/>
              <w:ind w:firstLine="0"/>
              <w:jc w:val="left"/>
              <w:rPr>
                <w:sz w:val="21"/>
              </w:rPr>
            </w:pPr>
            <w:r>
              <w:rPr>
                <w:sz w:val="21"/>
                <w:szCs w:val="21"/>
              </w:rPr>
              <w:t>自动记录、双人复核</w:t>
            </w:r>
          </w:p>
        </w:tc>
        <w:tc>
          <w:tcPr>
            <w:tcW w:w="1259" w:type="dxa"/>
            <w:vAlign w:val="center"/>
          </w:tcPr>
          <w:p w14:paraId="7BDABCD3">
            <w:pPr>
              <w:snapToGrid w:val="0"/>
              <w:spacing w:before="70" w:after="70" w:line="240" w:lineRule="auto"/>
              <w:ind w:firstLine="0"/>
              <w:jc w:val="left"/>
              <w:rPr>
                <w:sz w:val="21"/>
              </w:rPr>
            </w:pPr>
            <w:r>
              <w:rPr>
                <w:sz w:val="21"/>
                <w:szCs w:val="21"/>
              </w:rPr>
              <w:t>每班次</w:t>
            </w:r>
          </w:p>
        </w:tc>
      </w:tr>
      <w:tr w14:paraId="54771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193E26DC">
            <w:pPr>
              <w:snapToGrid w:val="0"/>
              <w:spacing w:before="70" w:after="70" w:line="240" w:lineRule="auto"/>
              <w:ind w:firstLine="0"/>
              <w:jc w:val="center"/>
              <w:rPr>
                <w:sz w:val="21"/>
              </w:rPr>
            </w:pPr>
            <w:r>
              <w:rPr>
                <w:sz w:val="21"/>
                <w:szCs w:val="21"/>
              </w:rPr>
              <w:t>23</w:t>
            </w:r>
          </w:p>
        </w:tc>
        <w:tc>
          <w:tcPr>
            <w:tcW w:w="1958" w:type="dxa"/>
            <w:vAlign w:val="center"/>
          </w:tcPr>
          <w:p w14:paraId="00658B03">
            <w:pPr>
              <w:snapToGrid w:val="0"/>
              <w:spacing w:before="70" w:after="70" w:line="240" w:lineRule="auto"/>
              <w:ind w:firstLine="0"/>
              <w:jc w:val="left"/>
              <w:rPr>
                <w:sz w:val="21"/>
              </w:rPr>
            </w:pPr>
            <w:r>
              <w:rPr>
                <w:sz w:val="21"/>
                <w:szCs w:val="21"/>
              </w:rPr>
              <w:t>设备碰撞</w:t>
            </w:r>
          </w:p>
        </w:tc>
        <w:tc>
          <w:tcPr>
            <w:tcW w:w="821" w:type="dxa"/>
            <w:vAlign w:val="center"/>
          </w:tcPr>
          <w:p w14:paraId="52929156">
            <w:pPr>
              <w:snapToGrid w:val="0"/>
              <w:spacing w:before="70" w:after="70" w:line="240" w:lineRule="auto"/>
              <w:ind w:firstLine="0"/>
              <w:jc w:val="center"/>
              <w:rPr>
                <w:sz w:val="21"/>
              </w:rPr>
            </w:pPr>
            <w:r>
              <w:rPr>
                <w:sz w:val="21"/>
                <w:szCs w:val="21"/>
              </w:rPr>
              <w:t>操作</w:t>
            </w:r>
          </w:p>
        </w:tc>
        <w:tc>
          <w:tcPr>
            <w:tcW w:w="1556" w:type="dxa"/>
            <w:vAlign w:val="center"/>
          </w:tcPr>
          <w:p w14:paraId="5BDE6044">
            <w:pPr>
              <w:snapToGrid w:val="0"/>
              <w:spacing w:before="70" w:after="70" w:line="240" w:lineRule="auto"/>
              <w:ind w:firstLine="0"/>
              <w:jc w:val="left"/>
              <w:rPr>
                <w:sz w:val="21"/>
              </w:rPr>
            </w:pPr>
            <w:r>
              <w:rPr>
                <w:sz w:val="21"/>
                <w:szCs w:val="21"/>
              </w:rPr>
              <w:t>突变</w:t>
            </w:r>
          </w:p>
        </w:tc>
        <w:tc>
          <w:tcPr>
            <w:tcW w:w="2431" w:type="dxa"/>
            <w:vAlign w:val="center"/>
          </w:tcPr>
          <w:p w14:paraId="7D1FF8A0">
            <w:pPr>
              <w:snapToGrid w:val="0"/>
              <w:spacing w:before="70" w:after="70" w:line="240" w:lineRule="auto"/>
              <w:ind w:firstLine="0"/>
              <w:jc w:val="left"/>
              <w:rPr>
                <w:sz w:val="21"/>
              </w:rPr>
            </w:pPr>
            <w:r>
              <w:rPr>
                <w:sz w:val="21"/>
                <w:szCs w:val="21"/>
              </w:rPr>
              <w:t>使用前校核</w:t>
            </w:r>
          </w:p>
        </w:tc>
        <w:tc>
          <w:tcPr>
            <w:tcW w:w="1259" w:type="dxa"/>
            <w:vAlign w:val="center"/>
          </w:tcPr>
          <w:p w14:paraId="4E920FDB">
            <w:pPr>
              <w:snapToGrid w:val="0"/>
              <w:spacing w:before="70" w:after="70" w:line="240" w:lineRule="auto"/>
              <w:ind w:firstLine="0"/>
              <w:jc w:val="left"/>
              <w:rPr>
                <w:sz w:val="21"/>
              </w:rPr>
            </w:pPr>
            <w:r>
              <w:rPr>
                <w:sz w:val="21"/>
                <w:szCs w:val="21"/>
              </w:rPr>
              <w:t>每次</w:t>
            </w:r>
          </w:p>
        </w:tc>
      </w:tr>
      <w:tr w14:paraId="1EA60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77AB0E2C">
            <w:pPr>
              <w:snapToGrid w:val="0"/>
              <w:spacing w:before="70" w:after="70" w:line="240" w:lineRule="auto"/>
              <w:ind w:firstLine="0"/>
              <w:jc w:val="center"/>
              <w:rPr>
                <w:sz w:val="21"/>
              </w:rPr>
            </w:pPr>
            <w:r>
              <w:rPr>
                <w:sz w:val="21"/>
                <w:szCs w:val="21"/>
              </w:rPr>
              <w:t>24</w:t>
            </w:r>
          </w:p>
        </w:tc>
        <w:tc>
          <w:tcPr>
            <w:tcW w:w="1958" w:type="dxa"/>
            <w:vAlign w:val="center"/>
          </w:tcPr>
          <w:p w14:paraId="784BB454">
            <w:pPr>
              <w:snapToGrid w:val="0"/>
              <w:spacing w:before="70" w:after="70" w:line="240" w:lineRule="auto"/>
              <w:ind w:firstLine="0"/>
              <w:jc w:val="left"/>
              <w:rPr>
                <w:sz w:val="21"/>
              </w:rPr>
            </w:pPr>
            <w:r>
              <w:rPr>
                <w:sz w:val="21"/>
                <w:szCs w:val="21"/>
              </w:rPr>
              <w:t>电池电压下降</w:t>
            </w:r>
          </w:p>
        </w:tc>
        <w:tc>
          <w:tcPr>
            <w:tcW w:w="821" w:type="dxa"/>
            <w:vAlign w:val="center"/>
          </w:tcPr>
          <w:p w14:paraId="0B51EE95">
            <w:pPr>
              <w:snapToGrid w:val="0"/>
              <w:spacing w:before="70" w:after="70" w:line="240" w:lineRule="auto"/>
              <w:ind w:firstLine="0"/>
              <w:jc w:val="center"/>
              <w:rPr>
                <w:sz w:val="21"/>
              </w:rPr>
            </w:pPr>
            <w:r>
              <w:rPr>
                <w:sz w:val="21"/>
                <w:szCs w:val="21"/>
              </w:rPr>
              <w:t>设备</w:t>
            </w:r>
          </w:p>
        </w:tc>
        <w:tc>
          <w:tcPr>
            <w:tcW w:w="1556" w:type="dxa"/>
            <w:vAlign w:val="center"/>
          </w:tcPr>
          <w:p w14:paraId="613A8B8A">
            <w:pPr>
              <w:snapToGrid w:val="0"/>
              <w:spacing w:before="70" w:after="70" w:line="240" w:lineRule="auto"/>
              <w:ind w:firstLine="0"/>
              <w:jc w:val="left"/>
              <w:rPr>
                <w:sz w:val="21"/>
              </w:rPr>
            </w:pPr>
            <w:r>
              <w:rPr>
                <w:sz w:val="21"/>
                <w:szCs w:val="21"/>
              </w:rPr>
              <w:t>0.05 mm</w:t>
            </w:r>
          </w:p>
        </w:tc>
        <w:tc>
          <w:tcPr>
            <w:tcW w:w="2431" w:type="dxa"/>
            <w:vAlign w:val="center"/>
          </w:tcPr>
          <w:p w14:paraId="1E081CEE">
            <w:pPr>
              <w:snapToGrid w:val="0"/>
              <w:spacing w:before="70" w:after="70" w:line="240" w:lineRule="auto"/>
              <w:ind w:firstLine="0"/>
              <w:jc w:val="left"/>
              <w:rPr>
                <w:sz w:val="21"/>
              </w:rPr>
            </w:pPr>
            <w:r>
              <w:rPr>
                <w:sz w:val="21"/>
                <w:szCs w:val="21"/>
              </w:rPr>
              <w:t>稳压、低电量报警</w:t>
            </w:r>
          </w:p>
        </w:tc>
        <w:tc>
          <w:tcPr>
            <w:tcW w:w="1259" w:type="dxa"/>
            <w:vAlign w:val="center"/>
          </w:tcPr>
          <w:p w14:paraId="384A8A3D">
            <w:pPr>
              <w:snapToGrid w:val="0"/>
              <w:spacing w:before="70" w:after="70" w:line="240" w:lineRule="auto"/>
              <w:ind w:firstLine="0"/>
              <w:jc w:val="left"/>
              <w:rPr>
                <w:sz w:val="21"/>
              </w:rPr>
            </w:pPr>
            <w:r>
              <w:rPr>
                <w:sz w:val="21"/>
                <w:szCs w:val="21"/>
              </w:rPr>
              <w:t>每班次</w:t>
            </w:r>
          </w:p>
        </w:tc>
      </w:tr>
      <w:tr w14:paraId="1F319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74" w:type="dxa"/>
            <w:vAlign w:val="center"/>
          </w:tcPr>
          <w:p w14:paraId="635AB1DF">
            <w:pPr>
              <w:snapToGrid w:val="0"/>
              <w:spacing w:before="70" w:after="70" w:line="240" w:lineRule="auto"/>
              <w:ind w:firstLine="0"/>
              <w:jc w:val="center"/>
              <w:rPr>
                <w:sz w:val="21"/>
              </w:rPr>
            </w:pPr>
            <w:r>
              <w:rPr>
                <w:sz w:val="21"/>
                <w:szCs w:val="21"/>
              </w:rPr>
              <w:t>25</w:t>
            </w:r>
          </w:p>
        </w:tc>
        <w:tc>
          <w:tcPr>
            <w:tcW w:w="1958" w:type="dxa"/>
            <w:vAlign w:val="center"/>
          </w:tcPr>
          <w:p w14:paraId="2966AE1A">
            <w:pPr>
              <w:snapToGrid w:val="0"/>
              <w:spacing w:before="70" w:after="70" w:line="240" w:lineRule="auto"/>
              <w:ind w:firstLine="0"/>
              <w:jc w:val="left"/>
              <w:rPr>
                <w:sz w:val="21"/>
              </w:rPr>
            </w:pPr>
            <w:r>
              <w:rPr>
                <w:sz w:val="21"/>
                <w:szCs w:val="21"/>
              </w:rPr>
              <w:t>时间同步误差</w:t>
            </w:r>
          </w:p>
        </w:tc>
        <w:tc>
          <w:tcPr>
            <w:tcW w:w="821" w:type="dxa"/>
            <w:vAlign w:val="center"/>
          </w:tcPr>
          <w:p w14:paraId="6331D91C">
            <w:pPr>
              <w:snapToGrid w:val="0"/>
              <w:spacing w:before="70" w:after="70" w:line="240" w:lineRule="auto"/>
              <w:ind w:firstLine="0"/>
              <w:jc w:val="center"/>
              <w:rPr>
                <w:sz w:val="21"/>
              </w:rPr>
            </w:pPr>
            <w:r>
              <w:rPr>
                <w:sz w:val="21"/>
                <w:szCs w:val="21"/>
              </w:rPr>
              <w:t>设备</w:t>
            </w:r>
          </w:p>
        </w:tc>
        <w:tc>
          <w:tcPr>
            <w:tcW w:w="1556" w:type="dxa"/>
            <w:vAlign w:val="center"/>
          </w:tcPr>
          <w:p w14:paraId="0A62F3D2">
            <w:pPr>
              <w:snapToGrid w:val="0"/>
              <w:spacing w:before="70" w:after="70" w:line="240" w:lineRule="auto"/>
              <w:ind w:firstLine="0"/>
              <w:jc w:val="left"/>
              <w:rPr>
                <w:sz w:val="21"/>
              </w:rPr>
            </w:pPr>
            <w:r>
              <w:rPr>
                <w:sz w:val="21"/>
                <w:szCs w:val="21"/>
              </w:rPr>
              <w:t>0.05 mm</w:t>
            </w:r>
          </w:p>
        </w:tc>
        <w:tc>
          <w:tcPr>
            <w:tcW w:w="2431" w:type="dxa"/>
            <w:vAlign w:val="center"/>
          </w:tcPr>
          <w:p w14:paraId="1130814E">
            <w:pPr>
              <w:snapToGrid w:val="0"/>
              <w:spacing w:before="70" w:after="70" w:line="240" w:lineRule="auto"/>
              <w:ind w:firstLine="0"/>
              <w:jc w:val="left"/>
              <w:rPr>
                <w:sz w:val="21"/>
              </w:rPr>
            </w:pPr>
            <w:r>
              <w:rPr>
                <w:sz w:val="21"/>
                <w:szCs w:val="21"/>
              </w:rPr>
              <w:t>硬件触发</w:t>
            </w:r>
          </w:p>
        </w:tc>
        <w:tc>
          <w:tcPr>
            <w:tcW w:w="1259" w:type="dxa"/>
            <w:vAlign w:val="center"/>
          </w:tcPr>
          <w:p w14:paraId="0CDD41CA">
            <w:pPr>
              <w:snapToGrid w:val="0"/>
              <w:spacing w:before="70" w:after="70" w:line="240" w:lineRule="auto"/>
              <w:ind w:firstLine="0"/>
              <w:jc w:val="left"/>
              <w:rPr>
                <w:sz w:val="21"/>
              </w:rPr>
            </w:pPr>
            <w:r>
              <w:rPr>
                <w:sz w:val="21"/>
                <w:szCs w:val="21"/>
              </w:rPr>
              <w:t>每站</w:t>
            </w:r>
          </w:p>
        </w:tc>
      </w:tr>
    </w:tbl>
    <w:p w14:paraId="4D2960C4">
      <w:pPr>
        <w:spacing w:line="240" w:lineRule="auto"/>
      </w:pPr>
    </w:p>
    <w:p w14:paraId="4772124C">
      <w:pPr>
        <w:pStyle w:val="6"/>
      </w:pPr>
      <w:r>
        <w:rPr>
          <w:szCs w:val="32"/>
        </w:rPr>
        <w:t>2.5.4.11 精度检核计划</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59"/>
        <w:gridCol w:w="1341"/>
        <w:gridCol w:w="1934"/>
        <w:gridCol w:w="2062"/>
        <w:gridCol w:w="1605"/>
      </w:tblGrid>
      <w:tr w14:paraId="5F08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59" w:type="dxa"/>
            <w:shd w:val="clear" w:color="auto" w:fill="E7E6E6"/>
            <w:vAlign w:val="center"/>
          </w:tcPr>
          <w:p w14:paraId="7E34D84E">
            <w:pPr>
              <w:keepNext/>
              <w:snapToGrid w:val="0"/>
              <w:spacing w:before="70" w:after="70" w:line="240" w:lineRule="auto"/>
              <w:ind w:firstLine="0"/>
              <w:jc w:val="center"/>
              <w:rPr>
                <w:b/>
                <w:sz w:val="21"/>
              </w:rPr>
            </w:pPr>
            <w:r>
              <w:rPr>
                <w:b/>
                <w:sz w:val="21"/>
                <w:szCs w:val="21"/>
              </w:rPr>
              <w:t>检核项</w:t>
            </w:r>
          </w:p>
        </w:tc>
        <w:tc>
          <w:tcPr>
            <w:tcW w:w="1341" w:type="dxa"/>
            <w:shd w:val="clear" w:color="auto" w:fill="E7E6E6"/>
            <w:vAlign w:val="center"/>
          </w:tcPr>
          <w:p w14:paraId="4C5B1B5A">
            <w:pPr>
              <w:keepNext/>
              <w:snapToGrid w:val="0"/>
              <w:spacing w:before="70" w:after="70" w:line="240" w:lineRule="auto"/>
              <w:ind w:firstLine="0"/>
              <w:jc w:val="center"/>
              <w:rPr>
                <w:b/>
                <w:sz w:val="21"/>
              </w:rPr>
            </w:pPr>
            <w:r>
              <w:rPr>
                <w:b/>
                <w:sz w:val="21"/>
                <w:szCs w:val="21"/>
              </w:rPr>
              <w:t>时机</w:t>
            </w:r>
          </w:p>
        </w:tc>
        <w:tc>
          <w:tcPr>
            <w:tcW w:w="1934" w:type="dxa"/>
            <w:shd w:val="clear" w:color="auto" w:fill="E7E6E6"/>
            <w:vAlign w:val="center"/>
          </w:tcPr>
          <w:p w14:paraId="5E351EA4">
            <w:pPr>
              <w:keepNext/>
              <w:snapToGrid w:val="0"/>
              <w:spacing w:before="70" w:after="70" w:line="240" w:lineRule="auto"/>
              <w:ind w:firstLine="0"/>
              <w:jc w:val="center"/>
              <w:rPr>
                <w:b/>
                <w:sz w:val="21"/>
              </w:rPr>
            </w:pPr>
            <w:r>
              <w:rPr>
                <w:b/>
                <w:sz w:val="21"/>
                <w:szCs w:val="21"/>
              </w:rPr>
              <w:t>方法</w:t>
            </w:r>
          </w:p>
        </w:tc>
        <w:tc>
          <w:tcPr>
            <w:tcW w:w="2062" w:type="dxa"/>
            <w:shd w:val="clear" w:color="auto" w:fill="E7E6E6"/>
            <w:vAlign w:val="center"/>
          </w:tcPr>
          <w:p w14:paraId="36E55657">
            <w:pPr>
              <w:keepNext/>
              <w:snapToGrid w:val="0"/>
              <w:spacing w:before="70" w:after="70" w:line="240" w:lineRule="auto"/>
              <w:ind w:firstLine="0"/>
              <w:jc w:val="center"/>
              <w:rPr>
                <w:b/>
                <w:sz w:val="21"/>
              </w:rPr>
            </w:pPr>
            <w:r>
              <w:rPr>
                <w:b/>
                <w:sz w:val="21"/>
                <w:szCs w:val="21"/>
              </w:rPr>
              <w:t>判定</w:t>
            </w:r>
          </w:p>
        </w:tc>
        <w:tc>
          <w:tcPr>
            <w:tcW w:w="1605" w:type="dxa"/>
            <w:shd w:val="clear" w:color="auto" w:fill="E7E6E6"/>
            <w:vAlign w:val="center"/>
          </w:tcPr>
          <w:p w14:paraId="172E1C81">
            <w:pPr>
              <w:keepNext/>
              <w:snapToGrid w:val="0"/>
              <w:spacing w:before="70" w:after="70" w:line="240" w:lineRule="auto"/>
              <w:ind w:firstLine="0"/>
              <w:jc w:val="center"/>
              <w:rPr>
                <w:b/>
                <w:sz w:val="21"/>
              </w:rPr>
            </w:pPr>
            <w:r>
              <w:rPr>
                <w:b/>
                <w:sz w:val="21"/>
                <w:szCs w:val="21"/>
              </w:rPr>
              <w:t>不合格处置</w:t>
            </w:r>
          </w:p>
        </w:tc>
      </w:tr>
      <w:tr w14:paraId="1E008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57A4AC99">
            <w:pPr>
              <w:keepNext/>
              <w:snapToGrid w:val="0"/>
              <w:spacing w:before="70" w:after="70" w:line="240" w:lineRule="auto"/>
              <w:ind w:firstLine="0"/>
              <w:jc w:val="left"/>
              <w:rPr>
                <w:sz w:val="21"/>
              </w:rPr>
            </w:pPr>
            <w:r>
              <w:rPr>
                <w:sz w:val="21"/>
                <w:szCs w:val="21"/>
              </w:rPr>
              <w:t>控制点复测</w:t>
            </w:r>
          </w:p>
        </w:tc>
        <w:tc>
          <w:tcPr>
            <w:tcW w:w="1341" w:type="dxa"/>
            <w:vAlign w:val="center"/>
          </w:tcPr>
          <w:p w14:paraId="637E4571">
            <w:pPr>
              <w:keepNext/>
              <w:snapToGrid w:val="0"/>
              <w:spacing w:before="70" w:after="70" w:line="240" w:lineRule="auto"/>
              <w:ind w:firstLine="0"/>
              <w:jc w:val="left"/>
              <w:rPr>
                <w:sz w:val="21"/>
              </w:rPr>
            </w:pPr>
            <w:r>
              <w:rPr>
                <w:sz w:val="21"/>
                <w:szCs w:val="21"/>
              </w:rPr>
              <w:t>进场后</w:t>
            </w:r>
          </w:p>
        </w:tc>
        <w:tc>
          <w:tcPr>
            <w:tcW w:w="1934" w:type="dxa"/>
            <w:vAlign w:val="center"/>
          </w:tcPr>
          <w:p w14:paraId="7E3AF469">
            <w:pPr>
              <w:keepNext/>
              <w:snapToGrid w:val="0"/>
              <w:spacing w:before="70" w:after="70" w:line="240" w:lineRule="auto"/>
              <w:ind w:firstLine="0"/>
              <w:jc w:val="left"/>
              <w:rPr>
                <w:sz w:val="21"/>
              </w:rPr>
            </w:pPr>
            <w:r>
              <w:rPr>
                <w:sz w:val="21"/>
                <w:szCs w:val="21"/>
              </w:rPr>
              <w:t>全站仪</w:t>
            </w:r>
          </w:p>
        </w:tc>
        <w:tc>
          <w:tcPr>
            <w:tcW w:w="2062" w:type="dxa"/>
            <w:vAlign w:val="center"/>
          </w:tcPr>
          <w:p w14:paraId="36BF63B8">
            <w:pPr>
              <w:keepNext/>
              <w:snapToGrid w:val="0"/>
              <w:spacing w:before="70" w:after="70" w:line="240" w:lineRule="auto"/>
              <w:ind w:firstLine="0"/>
              <w:jc w:val="left"/>
              <w:rPr>
                <w:sz w:val="21"/>
              </w:rPr>
            </w:pPr>
            <w:r>
              <w:rPr>
                <w:sz w:val="21"/>
                <w:szCs w:val="21"/>
              </w:rPr>
              <w:t>较差 ≤1 mm</w:t>
            </w:r>
          </w:p>
        </w:tc>
        <w:tc>
          <w:tcPr>
            <w:tcW w:w="1605" w:type="dxa"/>
            <w:vAlign w:val="center"/>
          </w:tcPr>
          <w:p w14:paraId="6761622F">
            <w:pPr>
              <w:keepNext/>
              <w:snapToGrid w:val="0"/>
              <w:spacing w:before="70" w:after="70" w:line="240" w:lineRule="auto"/>
              <w:ind w:firstLine="0"/>
              <w:jc w:val="left"/>
              <w:rPr>
                <w:sz w:val="21"/>
              </w:rPr>
            </w:pPr>
            <w:r>
              <w:rPr>
                <w:sz w:val="21"/>
                <w:szCs w:val="21"/>
              </w:rPr>
              <w:t>重新选点</w:t>
            </w:r>
          </w:p>
        </w:tc>
      </w:tr>
      <w:tr w14:paraId="63F6D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14F4BE77">
            <w:pPr>
              <w:keepNext/>
              <w:snapToGrid w:val="0"/>
              <w:spacing w:before="70" w:after="70" w:line="240" w:lineRule="auto"/>
              <w:ind w:firstLine="0"/>
              <w:jc w:val="left"/>
              <w:rPr>
                <w:sz w:val="21"/>
              </w:rPr>
            </w:pPr>
            <w:r>
              <w:rPr>
                <w:sz w:val="21"/>
                <w:szCs w:val="21"/>
              </w:rPr>
              <w:t>仪器检定</w:t>
            </w:r>
          </w:p>
        </w:tc>
        <w:tc>
          <w:tcPr>
            <w:tcW w:w="1341" w:type="dxa"/>
            <w:vAlign w:val="center"/>
          </w:tcPr>
          <w:p w14:paraId="0C3BA1F7">
            <w:pPr>
              <w:keepNext/>
              <w:snapToGrid w:val="0"/>
              <w:spacing w:before="70" w:after="70" w:line="240" w:lineRule="auto"/>
              <w:ind w:firstLine="0"/>
              <w:jc w:val="left"/>
              <w:rPr>
                <w:sz w:val="21"/>
              </w:rPr>
            </w:pPr>
            <w:r>
              <w:rPr>
                <w:sz w:val="21"/>
                <w:szCs w:val="21"/>
              </w:rPr>
              <w:t>使用前</w:t>
            </w:r>
          </w:p>
        </w:tc>
        <w:tc>
          <w:tcPr>
            <w:tcW w:w="1934" w:type="dxa"/>
            <w:vAlign w:val="center"/>
          </w:tcPr>
          <w:p w14:paraId="66C14630">
            <w:pPr>
              <w:keepNext/>
              <w:snapToGrid w:val="0"/>
              <w:spacing w:before="70" w:after="70" w:line="240" w:lineRule="auto"/>
              <w:ind w:firstLine="0"/>
              <w:jc w:val="left"/>
              <w:rPr>
                <w:sz w:val="21"/>
              </w:rPr>
            </w:pPr>
            <w:r>
              <w:rPr>
                <w:sz w:val="21"/>
                <w:szCs w:val="21"/>
              </w:rPr>
              <w:t>证书核查</w:t>
            </w:r>
          </w:p>
        </w:tc>
        <w:tc>
          <w:tcPr>
            <w:tcW w:w="2062" w:type="dxa"/>
            <w:vAlign w:val="center"/>
          </w:tcPr>
          <w:p w14:paraId="1FAE87E4">
            <w:pPr>
              <w:keepNext/>
              <w:snapToGrid w:val="0"/>
              <w:spacing w:before="70" w:after="70" w:line="240" w:lineRule="auto"/>
              <w:ind w:firstLine="0"/>
              <w:jc w:val="left"/>
              <w:rPr>
                <w:sz w:val="21"/>
              </w:rPr>
            </w:pPr>
            <w:r>
              <w:rPr>
                <w:sz w:val="21"/>
                <w:szCs w:val="21"/>
              </w:rPr>
              <w:t>在有效期</w:t>
            </w:r>
          </w:p>
        </w:tc>
        <w:tc>
          <w:tcPr>
            <w:tcW w:w="1605" w:type="dxa"/>
            <w:vAlign w:val="center"/>
          </w:tcPr>
          <w:p w14:paraId="059FF140">
            <w:pPr>
              <w:keepNext/>
              <w:snapToGrid w:val="0"/>
              <w:spacing w:before="70" w:after="70" w:line="240" w:lineRule="auto"/>
              <w:ind w:firstLine="0"/>
              <w:jc w:val="left"/>
              <w:rPr>
                <w:sz w:val="21"/>
              </w:rPr>
            </w:pPr>
            <w:r>
              <w:rPr>
                <w:sz w:val="21"/>
                <w:szCs w:val="21"/>
              </w:rPr>
              <w:t>送检</w:t>
            </w:r>
          </w:p>
        </w:tc>
      </w:tr>
      <w:tr w14:paraId="628AF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0FFB2988">
            <w:pPr>
              <w:keepNext/>
              <w:snapToGrid w:val="0"/>
              <w:spacing w:before="70" w:after="70" w:line="240" w:lineRule="auto"/>
              <w:ind w:firstLine="0"/>
              <w:jc w:val="left"/>
              <w:rPr>
                <w:sz w:val="21"/>
              </w:rPr>
            </w:pPr>
            <w:r>
              <w:rPr>
                <w:sz w:val="21"/>
                <w:szCs w:val="21"/>
              </w:rPr>
              <w:t>现场标定</w:t>
            </w:r>
          </w:p>
        </w:tc>
        <w:tc>
          <w:tcPr>
            <w:tcW w:w="1341" w:type="dxa"/>
            <w:vAlign w:val="center"/>
          </w:tcPr>
          <w:p w14:paraId="3174EF9E">
            <w:pPr>
              <w:keepNext/>
              <w:snapToGrid w:val="0"/>
              <w:spacing w:before="70" w:after="70" w:line="240" w:lineRule="auto"/>
              <w:ind w:firstLine="0"/>
              <w:jc w:val="left"/>
              <w:rPr>
                <w:sz w:val="21"/>
              </w:rPr>
            </w:pPr>
            <w:r>
              <w:rPr>
                <w:sz w:val="21"/>
                <w:szCs w:val="21"/>
              </w:rPr>
              <w:t>每站</w:t>
            </w:r>
          </w:p>
        </w:tc>
        <w:tc>
          <w:tcPr>
            <w:tcW w:w="1934" w:type="dxa"/>
            <w:vAlign w:val="center"/>
          </w:tcPr>
          <w:p w14:paraId="6E19567D">
            <w:pPr>
              <w:keepNext/>
              <w:snapToGrid w:val="0"/>
              <w:spacing w:before="70" w:after="70" w:line="240" w:lineRule="auto"/>
              <w:ind w:firstLine="0"/>
              <w:jc w:val="left"/>
              <w:rPr>
                <w:sz w:val="21"/>
              </w:rPr>
            </w:pPr>
            <w:r>
              <w:rPr>
                <w:sz w:val="21"/>
                <w:szCs w:val="21"/>
              </w:rPr>
              <w:t>标定场/标准尺</w:t>
            </w:r>
          </w:p>
        </w:tc>
        <w:tc>
          <w:tcPr>
            <w:tcW w:w="2062" w:type="dxa"/>
            <w:vAlign w:val="center"/>
          </w:tcPr>
          <w:p w14:paraId="5D17EE4C">
            <w:pPr>
              <w:keepNext/>
              <w:snapToGrid w:val="0"/>
              <w:spacing w:before="70" w:after="70" w:line="240" w:lineRule="auto"/>
              <w:ind w:firstLine="0"/>
              <w:jc w:val="left"/>
              <w:rPr>
                <w:sz w:val="21"/>
              </w:rPr>
            </w:pPr>
            <w:r>
              <w:rPr>
                <w:sz w:val="21"/>
                <w:szCs w:val="21"/>
              </w:rPr>
              <w:t>残差 ≤0.3 pixel</w:t>
            </w:r>
          </w:p>
        </w:tc>
        <w:tc>
          <w:tcPr>
            <w:tcW w:w="1605" w:type="dxa"/>
            <w:vAlign w:val="center"/>
          </w:tcPr>
          <w:p w14:paraId="7A1DC13B">
            <w:pPr>
              <w:keepNext/>
              <w:snapToGrid w:val="0"/>
              <w:spacing w:before="70" w:after="70" w:line="240" w:lineRule="auto"/>
              <w:ind w:firstLine="0"/>
              <w:jc w:val="left"/>
              <w:rPr>
                <w:sz w:val="21"/>
              </w:rPr>
            </w:pPr>
            <w:r>
              <w:rPr>
                <w:sz w:val="21"/>
                <w:szCs w:val="21"/>
              </w:rPr>
              <w:t>重标</w:t>
            </w:r>
          </w:p>
        </w:tc>
      </w:tr>
      <w:tr w14:paraId="31513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090B7534">
            <w:pPr>
              <w:keepNext/>
              <w:snapToGrid w:val="0"/>
              <w:spacing w:before="70" w:after="70" w:line="240" w:lineRule="auto"/>
              <w:ind w:firstLine="0"/>
              <w:jc w:val="left"/>
              <w:rPr>
                <w:sz w:val="21"/>
              </w:rPr>
            </w:pPr>
            <w:r>
              <w:rPr>
                <w:sz w:val="21"/>
                <w:szCs w:val="21"/>
              </w:rPr>
              <w:t>标准尺校核</w:t>
            </w:r>
          </w:p>
        </w:tc>
        <w:tc>
          <w:tcPr>
            <w:tcW w:w="1341" w:type="dxa"/>
            <w:vAlign w:val="center"/>
          </w:tcPr>
          <w:p w14:paraId="179BF9E6">
            <w:pPr>
              <w:keepNext/>
              <w:snapToGrid w:val="0"/>
              <w:spacing w:before="70" w:after="70" w:line="240" w:lineRule="auto"/>
              <w:ind w:firstLine="0"/>
              <w:jc w:val="left"/>
              <w:rPr>
                <w:sz w:val="21"/>
              </w:rPr>
            </w:pPr>
            <w:r>
              <w:rPr>
                <w:sz w:val="21"/>
                <w:szCs w:val="21"/>
              </w:rPr>
              <w:t>作业前后</w:t>
            </w:r>
          </w:p>
        </w:tc>
        <w:tc>
          <w:tcPr>
            <w:tcW w:w="1934" w:type="dxa"/>
            <w:vAlign w:val="center"/>
          </w:tcPr>
          <w:p w14:paraId="55CEB443">
            <w:pPr>
              <w:keepNext/>
              <w:snapToGrid w:val="0"/>
              <w:spacing w:before="70" w:after="70" w:line="240" w:lineRule="auto"/>
              <w:ind w:firstLine="0"/>
              <w:jc w:val="left"/>
              <w:rPr>
                <w:sz w:val="21"/>
              </w:rPr>
            </w:pPr>
            <w:r>
              <w:rPr>
                <w:sz w:val="21"/>
                <w:szCs w:val="21"/>
              </w:rPr>
              <w:t>1 m/5 m</w:t>
            </w:r>
          </w:p>
        </w:tc>
        <w:tc>
          <w:tcPr>
            <w:tcW w:w="2062" w:type="dxa"/>
            <w:vAlign w:val="center"/>
          </w:tcPr>
          <w:p w14:paraId="75E641A8">
            <w:pPr>
              <w:keepNext/>
              <w:snapToGrid w:val="0"/>
              <w:spacing w:before="70" w:after="70" w:line="240" w:lineRule="auto"/>
              <w:ind w:firstLine="0"/>
              <w:jc w:val="left"/>
              <w:rPr>
                <w:sz w:val="21"/>
              </w:rPr>
            </w:pPr>
            <w:r>
              <w:rPr>
                <w:sz w:val="21"/>
                <w:szCs w:val="21"/>
              </w:rPr>
              <w:t>偏差 ≤0.3 mm</w:t>
            </w:r>
          </w:p>
        </w:tc>
        <w:tc>
          <w:tcPr>
            <w:tcW w:w="1605" w:type="dxa"/>
            <w:vAlign w:val="center"/>
          </w:tcPr>
          <w:p w14:paraId="1D71C9A3">
            <w:pPr>
              <w:keepNext/>
              <w:snapToGrid w:val="0"/>
              <w:spacing w:before="70" w:after="70" w:line="240" w:lineRule="auto"/>
              <w:ind w:firstLine="0"/>
              <w:jc w:val="left"/>
              <w:rPr>
                <w:sz w:val="21"/>
              </w:rPr>
            </w:pPr>
            <w:r>
              <w:rPr>
                <w:sz w:val="21"/>
                <w:szCs w:val="21"/>
              </w:rPr>
              <w:t>重标</w:t>
            </w:r>
          </w:p>
        </w:tc>
      </w:tr>
      <w:tr w14:paraId="3E45A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130E32BB">
            <w:pPr>
              <w:keepNext/>
              <w:snapToGrid w:val="0"/>
              <w:spacing w:before="70" w:after="70" w:line="240" w:lineRule="auto"/>
              <w:ind w:firstLine="0"/>
              <w:jc w:val="left"/>
              <w:rPr>
                <w:sz w:val="21"/>
              </w:rPr>
            </w:pPr>
            <w:r>
              <w:rPr>
                <w:sz w:val="21"/>
                <w:szCs w:val="21"/>
              </w:rPr>
              <w:t>检查点检核</w:t>
            </w:r>
          </w:p>
        </w:tc>
        <w:tc>
          <w:tcPr>
            <w:tcW w:w="1341" w:type="dxa"/>
            <w:vAlign w:val="center"/>
          </w:tcPr>
          <w:p w14:paraId="22BCF70B">
            <w:pPr>
              <w:keepNext/>
              <w:snapToGrid w:val="0"/>
              <w:spacing w:before="70" w:after="70" w:line="240" w:lineRule="auto"/>
              <w:ind w:firstLine="0"/>
              <w:jc w:val="left"/>
              <w:rPr>
                <w:sz w:val="21"/>
              </w:rPr>
            </w:pPr>
            <w:r>
              <w:rPr>
                <w:sz w:val="21"/>
                <w:szCs w:val="21"/>
              </w:rPr>
              <w:t>每测次</w:t>
            </w:r>
          </w:p>
        </w:tc>
        <w:tc>
          <w:tcPr>
            <w:tcW w:w="1934" w:type="dxa"/>
            <w:vAlign w:val="center"/>
          </w:tcPr>
          <w:p w14:paraId="465E22EF">
            <w:pPr>
              <w:keepNext/>
              <w:snapToGrid w:val="0"/>
              <w:spacing w:before="70" w:after="70" w:line="240" w:lineRule="auto"/>
              <w:ind w:firstLine="0"/>
              <w:jc w:val="left"/>
              <w:rPr>
                <w:sz w:val="21"/>
              </w:rPr>
            </w:pPr>
            <w:r>
              <w:rPr>
                <w:sz w:val="21"/>
                <w:szCs w:val="21"/>
              </w:rPr>
              <w:t>全站仪同名点</w:t>
            </w:r>
          </w:p>
        </w:tc>
        <w:tc>
          <w:tcPr>
            <w:tcW w:w="2062" w:type="dxa"/>
            <w:vAlign w:val="center"/>
          </w:tcPr>
          <w:p w14:paraId="246EFEAC">
            <w:pPr>
              <w:keepNext/>
              <w:snapToGrid w:val="0"/>
              <w:spacing w:before="70" w:after="70" w:line="240" w:lineRule="auto"/>
              <w:ind w:firstLine="0"/>
              <w:jc w:val="left"/>
              <w:rPr>
                <w:sz w:val="21"/>
              </w:rPr>
            </w:pPr>
            <w:r>
              <w:rPr>
                <w:sz w:val="21"/>
                <w:szCs w:val="21"/>
              </w:rPr>
              <w:t>平坡 ≤1 mm</w:t>
            </w:r>
          </w:p>
        </w:tc>
        <w:tc>
          <w:tcPr>
            <w:tcW w:w="1605" w:type="dxa"/>
            <w:vAlign w:val="center"/>
          </w:tcPr>
          <w:p w14:paraId="512CC9C6">
            <w:pPr>
              <w:keepNext/>
              <w:snapToGrid w:val="0"/>
              <w:spacing w:before="70" w:after="70" w:line="240" w:lineRule="auto"/>
              <w:ind w:firstLine="0"/>
              <w:jc w:val="left"/>
              <w:rPr>
                <w:sz w:val="21"/>
              </w:rPr>
            </w:pPr>
            <w:r>
              <w:rPr>
                <w:sz w:val="21"/>
                <w:szCs w:val="21"/>
              </w:rPr>
              <w:t>补测/重算</w:t>
            </w:r>
          </w:p>
        </w:tc>
      </w:tr>
      <w:tr w14:paraId="1BDE5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104212B4">
            <w:pPr>
              <w:keepNext/>
              <w:snapToGrid w:val="0"/>
              <w:spacing w:before="70" w:after="70" w:line="240" w:lineRule="auto"/>
              <w:ind w:firstLine="0"/>
              <w:jc w:val="left"/>
              <w:rPr>
                <w:sz w:val="21"/>
              </w:rPr>
            </w:pPr>
            <w:r>
              <w:rPr>
                <w:sz w:val="21"/>
                <w:szCs w:val="21"/>
              </w:rPr>
              <w:t>闭环检核</w:t>
            </w:r>
          </w:p>
        </w:tc>
        <w:tc>
          <w:tcPr>
            <w:tcW w:w="1341" w:type="dxa"/>
            <w:vAlign w:val="center"/>
          </w:tcPr>
          <w:p w14:paraId="51D435F7">
            <w:pPr>
              <w:keepNext/>
              <w:snapToGrid w:val="0"/>
              <w:spacing w:before="70" w:after="70" w:line="240" w:lineRule="auto"/>
              <w:ind w:firstLine="0"/>
              <w:jc w:val="left"/>
              <w:rPr>
                <w:sz w:val="21"/>
              </w:rPr>
            </w:pPr>
            <w:r>
              <w:rPr>
                <w:sz w:val="21"/>
                <w:szCs w:val="21"/>
              </w:rPr>
              <w:t>每测次</w:t>
            </w:r>
          </w:p>
        </w:tc>
        <w:tc>
          <w:tcPr>
            <w:tcW w:w="1934" w:type="dxa"/>
            <w:vAlign w:val="center"/>
          </w:tcPr>
          <w:p w14:paraId="552735DF">
            <w:pPr>
              <w:keepNext/>
              <w:snapToGrid w:val="0"/>
              <w:spacing w:before="70" w:after="70" w:line="240" w:lineRule="auto"/>
              <w:ind w:firstLine="0"/>
              <w:jc w:val="left"/>
              <w:rPr>
                <w:sz w:val="21"/>
              </w:rPr>
            </w:pPr>
            <w:r>
              <w:rPr>
                <w:sz w:val="21"/>
                <w:szCs w:val="21"/>
              </w:rPr>
              <w:t>起终点重合</w:t>
            </w:r>
          </w:p>
        </w:tc>
        <w:tc>
          <w:tcPr>
            <w:tcW w:w="2062" w:type="dxa"/>
            <w:vAlign w:val="center"/>
          </w:tcPr>
          <w:p w14:paraId="5C4A907D">
            <w:pPr>
              <w:keepNext/>
              <w:snapToGrid w:val="0"/>
              <w:spacing w:before="70" w:after="70" w:line="240" w:lineRule="auto"/>
              <w:ind w:firstLine="0"/>
              <w:jc w:val="left"/>
              <w:rPr>
                <w:sz w:val="21"/>
              </w:rPr>
            </w:pPr>
            <w:r>
              <w:rPr>
                <w:sz w:val="21"/>
                <w:szCs w:val="21"/>
              </w:rPr>
              <w:t>缓坡陡坡 ≤1 cm</w:t>
            </w:r>
          </w:p>
        </w:tc>
        <w:tc>
          <w:tcPr>
            <w:tcW w:w="1605" w:type="dxa"/>
            <w:vAlign w:val="center"/>
          </w:tcPr>
          <w:p w14:paraId="3395FB81">
            <w:pPr>
              <w:keepNext/>
              <w:snapToGrid w:val="0"/>
              <w:spacing w:before="70" w:after="70" w:line="240" w:lineRule="auto"/>
              <w:ind w:firstLine="0"/>
              <w:jc w:val="left"/>
              <w:rPr>
                <w:sz w:val="21"/>
              </w:rPr>
            </w:pPr>
            <w:r>
              <w:rPr>
                <w:sz w:val="21"/>
                <w:szCs w:val="21"/>
              </w:rPr>
              <w:t>重新配准</w:t>
            </w:r>
          </w:p>
        </w:tc>
      </w:tr>
      <w:tr w14:paraId="4C2A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3B36A5A7">
            <w:pPr>
              <w:keepNext/>
              <w:snapToGrid w:val="0"/>
              <w:spacing w:before="70" w:after="70" w:line="240" w:lineRule="auto"/>
              <w:ind w:firstLine="0"/>
              <w:jc w:val="left"/>
              <w:rPr>
                <w:sz w:val="21"/>
              </w:rPr>
            </w:pPr>
            <w:r>
              <w:rPr>
                <w:sz w:val="21"/>
                <w:szCs w:val="21"/>
              </w:rPr>
              <w:t>重复测量</w:t>
            </w:r>
          </w:p>
        </w:tc>
        <w:tc>
          <w:tcPr>
            <w:tcW w:w="1341" w:type="dxa"/>
            <w:vAlign w:val="center"/>
          </w:tcPr>
          <w:p w14:paraId="3A7DC213">
            <w:pPr>
              <w:keepNext/>
              <w:snapToGrid w:val="0"/>
              <w:spacing w:before="70" w:after="70" w:line="240" w:lineRule="auto"/>
              <w:ind w:firstLine="0"/>
              <w:jc w:val="left"/>
              <w:rPr>
                <w:sz w:val="21"/>
              </w:rPr>
            </w:pPr>
            <w:r>
              <w:rPr>
                <w:sz w:val="21"/>
                <w:szCs w:val="21"/>
              </w:rPr>
              <w:t>抽检</w:t>
            </w:r>
          </w:p>
        </w:tc>
        <w:tc>
          <w:tcPr>
            <w:tcW w:w="1934" w:type="dxa"/>
            <w:vAlign w:val="center"/>
          </w:tcPr>
          <w:p w14:paraId="058B148B">
            <w:pPr>
              <w:keepNext/>
              <w:snapToGrid w:val="0"/>
              <w:spacing w:before="70" w:after="70" w:line="240" w:lineRule="auto"/>
              <w:ind w:firstLine="0"/>
              <w:jc w:val="left"/>
              <w:rPr>
                <w:sz w:val="21"/>
              </w:rPr>
            </w:pPr>
            <w:r>
              <w:rPr>
                <w:sz w:val="21"/>
                <w:szCs w:val="21"/>
              </w:rPr>
              <w:t>两次独立采集</w:t>
            </w:r>
          </w:p>
        </w:tc>
        <w:tc>
          <w:tcPr>
            <w:tcW w:w="2062" w:type="dxa"/>
            <w:vAlign w:val="center"/>
          </w:tcPr>
          <w:p w14:paraId="439FD078">
            <w:pPr>
              <w:keepNext/>
              <w:snapToGrid w:val="0"/>
              <w:spacing w:before="70" w:after="70" w:line="240" w:lineRule="auto"/>
              <w:ind w:firstLine="0"/>
              <w:jc w:val="left"/>
              <w:rPr>
                <w:sz w:val="21"/>
              </w:rPr>
            </w:pPr>
            <w:r>
              <w:rPr>
                <w:sz w:val="21"/>
                <w:szCs w:val="21"/>
              </w:rPr>
              <w:t>较差 ≤1 mm</w:t>
            </w:r>
          </w:p>
        </w:tc>
        <w:tc>
          <w:tcPr>
            <w:tcW w:w="1605" w:type="dxa"/>
            <w:vAlign w:val="center"/>
          </w:tcPr>
          <w:p w14:paraId="650D595E">
            <w:pPr>
              <w:keepNext/>
              <w:snapToGrid w:val="0"/>
              <w:spacing w:before="70" w:after="70" w:line="240" w:lineRule="auto"/>
              <w:ind w:firstLine="0"/>
              <w:jc w:val="left"/>
              <w:rPr>
                <w:sz w:val="21"/>
              </w:rPr>
            </w:pPr>
            <w:r>
              <w:rPr>
                <w:sz w:val="21"/>
                <w:szCs w:val="21"/>
              </w:rPr>
              <w:t>分析原因</w:t>
            </w:r>
          </w:p>
        </w:tc>
      </w:tr>
      <w:tr w14:paraId="136D7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0FC48BA2">
            <w:pPr>
              <w:keepNext/>
              <w:snapToGrid w:val="0"/>
              <w:spacing w:before="70" w:after="70" w:line="240" w:lineRule="auto"/>
              <w:ind w:firstLine="0"/>
              <w:jc w:val="left"/>
              <w:rPr>
                <w:sz w:val="21"/>
              </w:rPr>
            </w:pPr>
            <w:r>
              <w:rPr>
                <w:sz w:val="21"/>
                <w:szCs w:val="21"/>
              </w:rPr>
              <w:t>缺陷尺寸检核</w:t>
            </w:r>
          </w:p>
        </w:tc>
        <w:tc>
          <w:tcPr>
            <w:tcW w:w="1341" w:type="dxa"/>
            <w:vAlign w:val="center"/>
          </w:tcPr>
          <w:p w14:paraId="022D7E20">
            <w:pPr>
              <w:keepNext/>
              <w:snapToGrid w:val="0"/>
              <w:spacing w:before="70" w:after="70" w:line="240" w:lineRule="auto"/>
              <w:ind w:firstLine="0"/>
              <w:jc w:val="left"/>
              <w:rPr>
                <w:sz w:val="21"/>
              </w:rPr>
            </w:pPr>
            <w:r>
              <w:rPr>
                <w:sz w:val="21"/>
                <w:szCs w:val="21"/>
              </w:rPr>
              <w:t>抽检</w:t>
            </w:r>
          </w:p>
        </w:tc>
        <w:tc>
          <w:tcPr>
            <w:tcW w:w="1934" w:type="dxa"/>
            <w:vAlign w:val="center"/>
          </w:tcPr>
          <w:p w14:paraId="264C54EA">
            <w:pPr>
              <w:keepNext/>
              <w:snapToGrid w:val="0"/>
              <w:spacing w:before="70" w:after="70" w:line="240" w:lineRule="auto"/>
              <w:ind w:firstLine="0"/>
              <w:jc w:val="left"/>
              <w:rPr>
                <w:sz w:val="21"/>
              </w:rPr>
            </w:pPr>
            <w:r>
              <w:rPr>
                <w:sz w:val="21"/>
                <w:szCs w:val="21"/>
              </w:rPr>
              <w:t>钢尺/深度尺</w:t>
            </w:r>
          </w:p>
        </w:tc>
        <w:tc>
          <w:tcPr>
            <w:tcW w:w="2062" w:type="dxa"/>
            <w:vAlign w:val="center"/>
          </w:tcPr>
          <w:p w14:paraId="59624CD5">
            <w:pPr>
              <w:keepNext/>
              <w:snapToGrid w:val="0"/>
              <w:spacing w:before="70" w:after="70" w:line="240" w:lineRule="auto"/>
              <w:ind w:firstLine="0"/>
              <w:jc w:val="left"/>
              <w:rPr>
                <w:sz w:val="21"/>
              </w:rPr>
            </w:pPr>
            <w:r>
              <w:rPr>
                <w:sz w:val="21"/>
                <w:szCs w:val="21"/>
              </w:rPr>
              <w:t>误差 ≤1 mm</w:t>
            </w:r>
          </w:p>
        </w:tc>
        <w:tc>
          <w:tcPr>
            <w:tcW w:w="1605" w:type="dxa"/>
            <w:vAlign w:val="center"/>
          </w:tcPr>
          <w:p w14:paraId="2B2A5E39">
            <w:pPr>
              <w:keepNext/>
              <w:snapToGrid w:val="0"/>
              <w:spacing w:before="70" w:after="70" w:line="240" w:lineRule="auto"/>
              <w:ind w:firstLine="0"/>
              <w:jc w:val="left"/>
              <w:rPr>
                <w:sz w:val="21"/>
              </w:rPr>
            </w:pPr>
            <w:r>
              <w:rPr>
                <w:sz w:val="21"/>
                <w:szCs w:val="21"/>
              </w:rPr>
              <w:t>复核模型</w:t>
            </w:r>
          </w:p>
        </w:tc>
      </w:tr>
      <w:tr w14:paraId="51F76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69A8AE37">
            <w:pPr>
              <w:keepNext/>
              <w:snapToGrid w:val="0"/>
              <w:spacing w:before="70" w:after="70" w:line="240" w:lineRule="auto"/>
              <w:ind w:firstLine="0"/>
              <w:jc w:val="left"/>
              <w:rPr>
                <w:sz w:val="21"/>
              </w:rPr>
            </w:pPr>
            <w:r>
              <w:rPr>
                <w:sz w:val="21"/>
                <w:szCs w:val="21"/>
              </w:rPr>
              <w:t>报告数据核对</w:t>
            </w:r>
          </w:p>
        </w:tc>
        <w:tc>
          <w:tcPr>
            <w:tcW w:w="1341" w:type="dxa"/>
            <w:vAlign w:val="center"/>
          </w:tcPr>
          <w:p w14:paraId="07305996">
            <w:pPr>
              <w:keepNext/>
              <w:snapToGrid w:val="0"/>
              <w:spacing w:before="70" w:after="70" w:line="240" w:lineRule="auto"/>
              <w:ind w:firstLine="0"/>
              <w:jc w:val="left"/>
              <w:rPr>
                <w:sz w:val="21"/>
              </w:rPr>
            </w:pPr>
            <w:r>
              <w:rPr>
                <w:sz w:val="21"/>
                <w:szCs w:val="21"/>
              </w:rPr>
              <w:t>每份</w:t>
            </w:r>
          </w:p>
        </w:tc>
        <w:tc>
          <w:tcPr>
            <w:tcW w:w="1934" w:type="dxa"/>
            <w:vAlign w:val="center"/>
          </w:tcPr>
          <w:p w14:paraId="64E98EA8">
            <w:pPr>
              <w:keepNext/>
              <w:snapToGrid w:val="0"/>
              <w:spacing w:before="70" w:after="70" w:line="240" w:lineRule="auto"/>
              <w:ind w:firstLine="0"/>
              <w:jc w:val="left"/>
              <w:rPr>
                <w:sz w:val="21"/>
              </w:rPr>
            </w:pPr>
            <w:r>
              <w:rPr>
                <w:sz w:val="21"/>
                <w:szCs w:val="21"/>
              </w:rPr>
              <w:t>与缺陷库比对</w:t>
            </w:r>
          </w:p>
        </w:tc>
        <w:tc>
          <w:tcPr>
            <w:tcW w:w="2062" w:type="dxa"/>
            <w:vAlign w:val="center"/>
          </w:tcPr>
          <w:p w14:paraId="6F12A197">
            <w:pPr>
              <w:keepNext/>
              <w:snapToGrid w:val="0"/>
              <w:spacing w:before="70" w:after="70" w:line="240" w:lineRule="auto"/>
              <w:ind w:firstLine="0"/>
              <w:jc w:val="left"/>
              <w:rPr>
                <w:sz w:val="21"/>
              </w:rPr>
            </w:pPr>
            <w:r>
              <w:rPr>
                <w:sz w:val="21"/>
                <w:szCs w:val="21"/>
              </w:rPr>
              <w:t>一致</w:t>
            </w:r>
          </w:p>
        </w:tc>
        <w:tc>
          <w:tcPr>
            <w:tcW w:w="1605" w:type="dxa"/>
            <w:vAlign w:val="center"/>
          </w:tcPr>
          <w:p w14:paraId="38CE0089">
            <w:pPr>
              <w:keepNext/>
              <w:snapToGrid w:val="0"/>
              <w:spacing w:before="70" w:after="70" w:line="240" w:lineRule="auto"/>
              <w:ind w:firstLine="0"/>
              <w:jc w:val="left"/>
              <w:rPr>
                <w:sz w:val="21"/>
              </w:rPr>
            </w:pPr>
            <w:r>
              <w:rPr>
                <w:sz w:val="21"/>
                <w:szCs w:val="21"/>
              </w:rPr>
              <w:t>重新生成</w:t>
            </w:r>
          </w:p>
        </w:tc>
      </w:tr>
      <w:tr w14:paraId="0196C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59" w:type="dxa"/>
            <w:vAlign w:val="center"/>
          </w:tcPr>
          <w:p w14:paraId="1BB0209A">
            <w:pPr>
              <w:keepNext/>
              <w:snapToGrid w:val="0"/>
              <w:spacing w:before="70" w:after="70" w:line="240" w:lineRule="auto"/>
              <w:ind w:firstLine="0"/>
              <w:jc w:val="left"/>
              <w:rPr>
                <w:sz w:val="21"/>
              </w:rPr>
            </w:pPr>
            <w:r>
              <w:rPr>
                <w:sz w:val="21"/>
                <w:szCs w:val="21"/>
              </w:rPr>
              <w:t>图纸尺寸核对</w:t>
            </w:r>
          </w:p>
        </w:tc>
        <w:tc>
          <w:tcPr>
            <w:tcW w:w="1341" w:type="dxa"/>
            <w:vAlign w:val="center"/>
          </w:tcPr>
          <w:p w14:paraId="4EDF83E5">
            <w:pPr>
              <w:keepNext/>
              <w:snapToGrid w:val="0"/>
              <w:spacing w:before="70" w:after="70" w:line="240" w:lineRule="auto"/>
              <w:ind w:firstLine="0"/>
              <w:jc w:val="left"/>
              <w:rPr>
                <w:sz w:val="21"/>
              </w:rPr>
            </w:pPr>
            <w:r>
              <w:rPr>
                <w:sz w:val="21"/>
                <w:szCs w:val="21"/>
              </w:rPr>
              <w:t>每份</w:t>
            </w:r>
          </w:p>
        </w:tc>
        <w:tc>
          <w:tcPr>
            <w:tcW w:w="1934" w:type="dxa"/>
            <w:vAlign w:val="center"/>
          </w:tcPr>
          <w:p w14:paraId="6FD3BAC3">
            <w:pPr>
              <w:keepNext/>
              <w:snapToGrid w:val="0"/>
              <w:spacing w:before="70" w:after="70" w:line="240" w:lineRule="auto"/>
              <w:ind w:firstLine="0"/>
              <w:jc w:val="left"/>
              <w:rPr>
                <w:sz w:val="21"/>
              </w:rPr>
            </w:pPr>
            <w:r>
              <w:rPr>
                <w:sz w:val="21"/>
                <w:szCs w:val="21"/>
              </w:rPr>
              <w:t>与实测比对</w:t>
            </w:r>
          </w:p>
        </w:tc>
        <w:tc>
          <w:tcPr>
            <w:tcW w:w="2062" w:type="dxa"/>
            <w:vAlign w:val="center"/>
          </w:tcPr>
          <w:p w14:paraId="28B0AB20">
            <w:pPr>
              <w:keepNext/>
              <w:snapToGrid w:val="0"/>
              <w:spacing w:before="70" w:after="70" w:line="240" w:lineRule="auto"/>
              <w:ind w:firstLine="0"/>
              <w:jc w:val="left"/>
              <w:rPr>
                <w:sz w:val="21"/>
              </w:rPr>
            </w:pPr>
            <w:r>
              <w:rPr>
                <w:sz w:val="21"/>
                <w:szCs w:val="21"/>
              </w:rPr>
              <w:t>误差 ≤1 mm</w:t>
            </w:r>
          </w:p>
        </w:tc>
        <w:tc>
          <w:tcPr>
            <w:tcW w:w="1605" w:type="dxa"/>
            <w:vAlign w:val="center"/>
          </w:tcPr>
          <w:p w14:paraId="1CA1ADD7">
            <w:pPr>
              <w:keepNext/>
              <w:snapToGrid w:val="0"/>
              <w:spacing w:before="70" w:after="70" w:line="240" w:lineRule="auto"/>
              <w:ind w:firstLine="0"/>
              <w:jc w:val="left"/>
              <w:rPr>
                <w:sz w:val="21"/>
              </w:rPr>
            </w:pPr>
            <w:r>
              <w:rPr>
                <w:sz w:val="21"/>
                <w:szCs w:val="21"/>
              </w:rPr>
              <w:t>重新出图</w:t>
            </w:r>
          </w:p>
        </w:tc>
      </w:tr>
    </w:tbl>
    <w:p w14:paraId="0F9BBE55">
      <w:pPr>
        <w:spacing w:line="240" w:lineRule="auto"/>
      </w:pPr>
    </w:p>
    <w:p w14:paraId="64E16CB0">
      <w:pPr>
        <w:pStyle w:val="6"/>
      </w:pPr>
      <w:r>
        <w:rPr>
          <w:szCs w:val="32"/>
        </w:rPr>
        <w:t>2.5.4.12 精度档案</w:t>
      </w:r>
    </w:p>
    <w:p w14:paraId="37138EEA">
      <w:r>
        <w:t>每个测次建立精度档案，内容包括：控制点成果与检核记录、仪器检定证书、现场标定报告、标准尺校核记录、检查点较差统计、闭环误差、重复测量结果、缺陷抽检记录、精度评定结论。精度档案随成果一并归档，作为质量追溯与后续比对的基准。</w:t>
      </w:r>
    </w:p>
    <w:p w14:paraId="045E899E">
      <w:pPr>
        <w:pStyle w:val="6"/>
      </w:pPr>
      <w:r>
        <w:rPr>
          <w:szCs w:val="32"/>
        </w:rPr>
        <w:t>2.5.4.13 多源数据时空配准的实施流程</w:t>
      </w:r>
    </w:p>
    <w:p w14:paraId="39D22760">
      <w:r>
        <w:rPr>
          <w:rFonts w:hint="eastAsia"/>
        </w:rPr>
        <w:t>多源数据融合的前置核心条件为时空基准对齐。由于多源数据采集自不同设备、不同采集时刻，需先完成时间维度与空间维度的基准校准，方可开展加权融合处理。本方案将配准流程拆解为具备可执行性与可检验性的六个实施步骤。</w:t>
      </w:r>
    </w:p>
    <w:p w14:paraId="4E3D5176">
      <w:pPr>
        <w:ind w:firstLine="0"/>
        <w:jc w:val="center"/>
      </w:pPr>
      <w:r>
        <w:drawing>
          <wp:inline distT="0" distB="0" distL="0" distR="0">
            <wp:extent cx="3867785" cy="3443605"/>
            <wp:effectExtent l="0" t="0" r="3175" b="635"/>
            <wp:docPr id="1491684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4719" name="图片 1"/>
                    <pic:cNvPicPr>
                      <a:picLocks noChangeAspect="1"/>
                    </pic:cNvPicPr>
                  </pic:nvPicPr>
                  <pic:blipFill>
                    <a:blip r:embed="rId80"/>
                    <a:stretch>
                      <a:fillRect/>
                    </a:stretch>
                  </pic:blipFill>
                  <pic:spPr>
                    <a:xfrm>
                      <a:off x="0" y="0"/>
                      <a:ext cx="3871904" cy="3447110"/>
                    </a:xfrm>
                    <a:prstGeom prst="rect">
                      <a:avLst/>
                    </a:prstGeom>
                  </pic:spPr>
                </pic:pic>
              </a:graphicData>
            </a:graphic>
          </wp:inline>
        </w:drawing>
      </w:r>
    </w:p>
    <w:p w14:paraId="216AEF90">
      <w:pPr>
        <w:spacing w:after="200" w:line="280" w:lineRule="auto"/>
        <w:ind w:firstLine="0"/>
        <w:jc w:val="center"/>
      </w:pPr>
      <w:r>
        <w:rPr>
          <w:sz w:val="21"/>
          <w:szCs w:val="21"/>
        </w:rPr>
        <w:t>图 2-</w:t>
      </w:r>
      <w:r>
        <w:rPr>
          <w:rFonts w:hint="eastAsia"/>
          <w:sz w:val="21"/>
          <w:szCs w:val="21"/>
        </w:rPr>
        <w:t>26</w:t>
      </w:r>
      <w:r>
        <w:rPr>
          <w:sz w:val="21"/>
          <w:szCs w:val="21"/>
        </w:rPr>
        <w:t xml:space="preserve">  多源数据时空配准六步</w:t>
      </w:r>
    </w:p>
    <w:p w14:paraId="1E753D08"/>
    <w:tbl>
      <w:tblPr>
        <w:tblStyle w:val="32"/>
        <w:tblW w:w="93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4"/>
        <w:gridCol w:w="1386"/>
        <w:gridCol w:w="2896"/>
        <w:gridCol w:w="1603"/>
        <w:gridCol w:w="1815"/>
      </w:tblGrid>
      <w:tr w14:paraId="544A3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04" w:type="dxa"/>
            <w:shd w:val="clear" w:color="auto" w:fill="E7E6E6"/>
            <w:vAlign w:val="center"/>
          </w:tcPr>
          <w:p w14:paraId="12B32DF5">
            <w:pPr>
              <w:snapToGrid w:val="0"/>
              <w:spacing w:before="70" w:after="70" w:line="240" w:lineRule="auto"/>
              <w:ind w:firstLine="0"/>
              <w:jc w:val="center"/>
              <w:rPr>
                <w:b/>
                <w:sz w:val="21"/>
              </w:rPr>
            </w:pPr>
            <w:r>
              <w:rPr>
                <w:b/>
                <w:sz w:val="21"/>
                <w:szCs w:val="21"/>
              </w:rPr>
              <w:t>步骤</w:t>
            </w:r>
          </w:p>
        </w:tc>
        <w:tc>
          <w:tcPr>
            <w:tcW w:w="1386" w:type="dxa"/>
            <w:shd w:val="clear" w:color="auto" w:fill="E7E6E6"/>
            <w:vAlign w:val="center"/>
          </w:tcPr>
          <w:p w14:paraId="7EF6BF81">
            <w:pPr>
              <w:snapToGrid w:val="0"/>
              <w:spacing w:before="70" w:after="70" w:line="240" w:lineRule="auto"/>
              <w:ind w:firstLine="0"/>
              <w:jc w:val="center"/>
              <w:rPr>
                <w:b/>
                <w:sz w:val="21"/>
              </w:rPr>
            </w:pPr>
            <w:r>
              <w:rPr>
                <w:b/>
                <w:sz w:val="21"/>
                <w:szCs w:val="21"/>
              </w:rPr>
              <w:t>处理对象</w:t>
            </w:r>
          </w:p>
        </w:tc>
        <w:tc>
          <w:tcPr>
            <w:tcW w:w="2896" w:type="dxa"/>
            <w:shd w:val="clear" w:color="auto" w:fill="E7E6E6"/>
            <w:vAlign w:val="center"/>
          </w:tcPr>
          <w:p w14:paraId="5B1DBE35">
            <w:pPr>
              <w:snapToGrid w:val="0"/>
              <w:spacing w:before="70" w:after="70" w:line="240" w:lineRule="auto"/>
              <w:ind w:firstLine="0"/>
              <w:jc w:val="center"/>
              <w:rPr>
                <w:b/>
                <w:sz w:val="21"/>
              </w:rPr>
            </w:pPr>
            <w:r>
              <w:rPr>
                <w:b/>
                <w:sz w:val="21"/>
                <w:szCs w:val="21"/>
              </w:rPr>
              <w:t>方法</w:t>
            </w:r>
          </w:p>
        </w:tc>
        <w:tc>
          <w:tcPr>
            <w:tcW w:w="1603" w:type="dxa"/>
            <w:shd w:val="clear" w:color="auto" w:fill="E7E6E6"/>
            <w:vAlign w:val="center"/>
          </w:tcPr>
          <w:p w14:paraId="1F16EB52">
            <w:pPr>
              <w:snapToGrid w:val="0"/>
              <w:spacing w:before="70" w:after="70" w:line="240" w:lineRule="auto"/>
              <w:ind w:firstLine="0"/>
              <w:jc w:val="center"/>
              <w:rPr>
                <w:b/>
                <w:sz w:val="21"/>
              </w:rPr>
            </w:pPr>
            <w:r>
              <w:rPr>
                <w:b/>
                <w:sz w:val="21"/>
                <w:szCs w:val="21"/>
              </w:rPr>
              <w:t>关键参数</w:t>
            </w:r>
          </w:p>
        </w:tc>
        <w:tc>
          <w:tcPr>
            <w:tcW w:w="1815" w:type="dxa"/>
            <w:shd w:val="clear" w:color="auto" w:fill="E7E6E6"/>
            <w:vAlign w:val="center"/>
          </w:tcPr>
          <w:p w14:paraId="4D4E6A20">
            <w:pPr>
              <w:snapToGrid w:val="0"/>
              <w:spacing w:before="70" w:after="70" w:line="240" w:lineRule="auto"/>
              <w:ind w:firstLine="0"/>
              <w:jc w:val="center"/>
              <w:rPr>
                <w:b/>
                <w:sz w:val="21"/>
              </w:rPr>
            </w:pPr>
            <w:r>
              <w:rPr>
                <w:b/>
                <w:sz w:val="21"/>
                <w:szCs w:val="21"/>
              </w:rPr>
              <w:t>检验指标</w:t>
            </w:r>
          </w:p>
        </w:tc>
      </w:tr>
      <w:tr w14:paraId="242AB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3E17B80A">
            <w:pPr>
              <w:snapToGrid w:val="0"/>
              <w:spacing w:before="70" w:after="70" w:line="240" w:lineRule="auto"/>
              <w:ind w:firstLine="0"/>
              <w:jc w:val="left"/>
              <w:rPr>
                <w:sz w:val="21"/>
              </w:rPr>
            </w:pPr>
            <w:r>
              <w:rPr>
                <w:sz w:val="21"/>
                <w:szCs w:val="21"/>
              </w:rPr>
              <w:t>S1 时间统一</w:t>
            </w:r>
          </w:p>
        </w:tc>
        <w:tc>
          <w:tcPr>
            <w:tcW w:w="1386" w:type="dxa"/>
            <w:vAlign w:val="center"/>
          </w:tcPr>
          <w:p w14:paraId="2EFC1E71">
            <w:pPr>
              <w:snapToGrid w:val="0"/>
              <w:spacing w:before="70" w:after="70" w:line="240" w:lineRule="auto"/>
              <w:ind w:firstLine="0"/>
              <w:jc w:val="left"/>
              <w:rPr>
                <w:sz w:val="21"/>
              </w:rPr>
            </w:pPr>
            <w:r>
              <w:rPr>
                <w:sz w:val="21"/>
                <w:szCs w:val="21"/>
              </w:rPr>
              <w:t>全部数据流</w:t>
            </w:r>
          </w:p>
        </w:tc>
        <w:tc>
          <w:tcPr>
            <w:tcW w:w="2896" w:type="dxa"/>
            <w:vAlign w:val="center"/>
          </w:tcPr>
          <w:p w14:paraId="1928A17B">
            <w:pPr>
              <w:snapToGrid w:val="0"/>
              <w:spacing w:before="70" w:after="70" w:line="240" w:lineRule="auto"/>
              <w:ind w:firstLine="0"/>
              <w:jc w:val="left"/>
              <w:rPr>
                <w:sz w:val="21"/>
              </w:rPr>
            </w:pPr>
            <w:r>
              <w:rPr>
                <w:sz w:val="21"/>
                <w:szCs w:val="21"/>
              </w:rPr>
              <w:t>统一时钟源 + 时标对齐</w:t>
            </w:r>
          </w:p>
        </w:tc>
        <w:tc>
          <w:tcPr>
            <w:tcW w:w="1603" w:type="dxa"/>
            <w:vAlign w:val="center"/>
          </w:tcPr>
          <w:p w14:paraId="46C7A9A6">
            <w:pPr>
              <w:snapToGrid w:val="0"/>
              <w:spacing w:before="70" w:after="70" w:line="240" w:lineRule="auto"/>
              <w:ind w:firstLine="0"/>
              <w:jc w:val="left"/>
              <w:rPr>
                <w:sz w:val="21"/>
              </w:rPr>
            </w:pPr>
            <w:r>
              <w:rPr>
                <w:sz w:val="21"/>
                <w:szCs w:val="21"/>
              </w:rPr>
              <w:t>偏差 ≤50 ms</w:t>
            </w:r>
          </w:p>
        </w:tc>
        <w:tc>
          <w:tcPr>
            <w:tcW w:w="1815" w:type="dxa"/>
            <w:vAlign w:val="center"/>
          </w:tcPr>
          <w:p w14:paraId="74C42775">
            <w:pPr>
              <w:snapToGrid w:val="0"/>
              <w:spacing w:before="70" w:after="70" w:line="240" w:lineRule="auto"/>
              <w:ind w:firstLine="0"/>
              <w:jc w:val="left"/>
              <w:rPr>
                <w:sz w:val="21"/>
              </w:rPr>
            </w:pPr>
            <w:r>
              <w:rPr>
                <w:sz w:val="21"/>
                <w:szCs w:val="21"/>
              </w:rPr>
              <w:t>时标差统计</w:t>
            </w:r>
          </w:p>
        </w:tc>
      </w:tr>
      <w:tr w14:paraId="47556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14F23BDE">
            <w:pPr>
              <w:snapToGrid w:val="0"/>
              <w:spacing w:before="70" w:after="70" w:line="240" w:lineRule="auto"/>
              <w:ind w:firstLine="0"/>
              <w:jc w:val="left"/>
              <w:rPr>
                <w:sz w:val="21"/>
              </w:rPr>
            </w:pPr>
            <w:r>
              <w:rPr>
                <w:sz w:val="21"/>
                <w:szCs w:val="21"/>
              </w:rPr>
              <w:t>S2 粗配准</w:t>
            </w:r>
          </w:p>
        </w:tc>
        <w:tc>
          <w:tcPr>
            <w:tcW w:w="1386" w:type="dxa"/>
            <w:vAlign w:val="center"/>
          </w:tcPr>
          <w:p w14:paraId="2BEF65B4">
            <w:pPr>
              <w:snapToGrid w:val="0"/>
              <w:spacing w:before="70" w:after="70" w:line="240" w:lineRule="auto"/>
              <w:ind w:firstLine="0"/>
              <w:jc w:val="left"/>
              <w:rPr>
                <w:sz w:val="21"/>
              </w:rPr>
            </w:pPr>
            <w:r>
              <w:rPr>
                <w:sz w:val="21"/>
                <w:szCs w:val="21"/>
              </w:rPr>
              <w:t>点云/影像</w:t>
            </w:r>
          </w:p>
        </w:tc>
        <w:tc>
          <w:tcPr>
            <w:tcW w:w="2896" w:type="dxa"/>
            <w:vAlign w:val="center"/>
          </w:tcPr>
          <w:p w14:paraId="1A1D6AC2">
            <w:pPr>
              <w:snapToGrid w:val="0"/>
              <w:spacing w:before="70" w:after="70" w:line="240" w:lineRule="auto"/>
              <w:ind w:firstLine="0"/>
              <w:jc w:val="left"/>
              <w:rPr>
                <w:sz w:val="21"/>
              </w:rPr>
            </w:pPr>
            <w:r>
              <w:rPr>
                <w:sz w:val="21"/>
                <w:szCs w:val="21"/>
              </w:rPr>
              <w:t>特征匹配 + 标志点识别</w:t>
            </w:r>
          </w:p>
        </w:tc>
        <w:tc>
          <w:tcPr>
            <w:tcW w:w="1603" w:type="dxa"/>
            <w:vAlign w:val="center"/>
          </w:tcPr>
          <w:p w14:paraId="75954913">
            <w:pPr>
              <w:snapToGrid w:val="0"/>
              <w:spacing w:before="70" w:after="70" w:line="240" w:lineRule="auto"/>
              <w:ind w:firstLine="0"/>
              <w:jc w:val="left"/>
              <w:rPr>
                <w:sz w:val="21"/>
              </w:rPr>
            </w:pPr>
            <w:r>
              <w:rPr>
                <w:sz w:val="21"/>
                <w:szCs w:val="21"/>
              </w:rPr>
              <w:t>特征数 ≥30</w:t>
            </w:r>
          </w:p>
        </w:tc>
        <w:tc>
          <w:tcPr>
            <w:tcW w:w="1815" w:type="dxa"/>
            <w:vAlign w:val="center"/>
          </w:tcPr>
          <w:p w14:paraId="7B214B5F">
            <w:pPr>
              <w:snapToGrid w:val="0"/>
              <w:spacing w:before="70" w:after="70" w:line="240" w:lineRule="auto"/>
              <w:ind w:firstLine="0"/>
              <w:jc w:val="left"/>
              <w:rPr>
                <w:sz w:val="21"/>
              </w:rPr>
            </w:pPr>
            <w:r>
              <w:rPr>
                <w:sz w:val="21"/>
                <w:szCs w:val="21"/>
              </w:rPr>
              <w:t>粗配残差 ≤10 cm</w:t>
            </w:r>
          </w:p>
        </w:tc>
      </w:tr>
      <w:tr w14:paraId="16635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31E5D65B">
            <w:pPr>
              <w:snapToGrid w:val="0"/>
              <w:spacing w:before="70" w:after="70" w:line="240" w:lineRule="auto"/>
              <w:ind w:firstLine="0"/>
              <w:jc w:val="left"/>
              <w:rPr>
                <w:sz w:val="21"/>
              </w:rPr>
            </w:pPr>
            <w:r>
              <w:rPr>
                <w:sz w:val="21"/>
                <w:szCs w:val="21"/>
              </w:rPr>
              <w:t>S3 精配准</w:t>
            </w:r>
          </w:p>
        </w:tc>
        <w:tc>
          <w:tcPr>
            <w:tcW w:w="1386" w:type="dxa"/>
            <w:vAlign w:val="center"/>
          </w:tcPr>
          <w:p w14:paraId="595D2132">
            <w:pPr>
              <w:snapToGrid w:val="0"/>
              <w:spacing w:before="70" w:after="70" w:line="240" w:lineRule="auto"/>
              <w:ind w:firstLine="0"/>
              <w:jc w:val="left"/>
              <w:rPr>
                <w:sz w:val="21"/>
              </w:rPr>
            </w:pPr>
            <w:r>
              <w:rPr>
                <w:sz w:val="21"/>
                <w:szCs w:val="21"/>
              </w:rPr>
              <w:t>点云</w:t>
            </w:r>
          </w:p>
        </w:tc>
        <w:tc>
          <w:tcPr>
            <w:tcW w:w="2896" w:type="dxa"/>
            <w:vAlign w:val="center"/>
          </w:tcPr>
          <w:p w14:paraId="64CF6795">
            <w:pPr>
              <w:snapToGrid w:val="0"/>
              <w:spacing w:before="70" w:after="70" w:line="240" w:lineRule="auto"/>
              <w:ind w:firstLine="0"/>
              <w:jc w:val="left"/>
              <w:rPr>
                <w:sz w:val="21"/>
              </w:rPr>
            </w:pPr>
            <w:r>
              <w:rPr>
                <w:sz w:val="21"/>
                <w:szCs w:val="21"/>
              </w:rPr>
              <w:t>ICP/NDT 变体 + 控制点约束</w:t>
            </w:r>
          </w:p>
        </w:tc>
        <w:tc>
          <w:tcPr>
            <w:tcW w:w="1603" w:type="dxa"/>
            <w:vAlign w:val="center"/>
          </w:tcPr>
          <w:p w14:paraId="03C5B8F7">
            <w:pPr>
              <w:snapToGrid w:val="0"/>
              <w:spacing w:before="70" w:after="70" w:line="240" w:lineRule="auto"/>
              <w:ind w:firstLine="0"/>
              <w:jc w:val="left"/>
              <w:rPr>
                <w:sz w:val="21"/>
              </w:rPr>
            </w:pPr>
            <w:r>
              <w:rPr>
                <w:sz w:val="21"/>
                <w:szCs w:val="21"/>
              </w:rPr>
              <w:t>迭代 ≤50 次</w:t>
            </w:r>
          </w:p>
        </w:tc>
        <w:tc>
          <w:tcPr>
            <w:tcW w:w="1815" w:type="dxa"/>
            <w:vAlign w:val="center"/>
          </w:tcPr>
          <w:p w14:paraId="53559C8B">
            <w:pPr>
              <w:snapToGrid w:val="0"/>
              <w:spacing w:before="70" w:after="70" w:line="240" w:lineRule="auto"/>
              <w:ind w:firstLine="0"/>
              <w:jc w:val="left"/>
              <w:rPr>
                <w:sz w:val="21"/>
              </w:rPr>
            </w:pPr>
            <w:r>
              <w:rPr>
                <w:sz w:val="21"/>
                <w:szCs w:val="21"/>
              </w:rPr>
              <w:t>残差 ≤2 mm</w:t>
            </w:r>
          </w:p>
        </w:tc>
      </w:tr>
      <w:tr w14:paraId="66252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7D3CBF06">
            <w:pPr>
              <w:snapToGrid w:val="0"/>
              <w:spacing w:before="70" w:after="70" w:line="240" w:lineRule="auto"/>
              <w:ind w:firstLine="0"/>
              <w:jc w:val="left"/>
              <w:rPr>
                <w:sz w:val="21"/>
              </w:rPr>
            </w:pPr>
            <w:r>
              <w:rPr>
                <w:sz w:val="21"/>
                <w:szCs w:val="21"/>
              </w:rPr>
              <w:t>S4 影像配准</w:t>
            </w:r>
          </w:p>
        </w:tc>
        <w:tc>
          <w:tcPr>
            <w:tcW w:w="1386" w:type="dxa"/>
            <w:vAlign w:val="center"/>
          </w:tcPr>
          <w:p w14:paraId="1E7933BB">
            <w:pPr>
              <w:snapToGrid w:val="0"/>
              <w:spacing w:before="70" w:after="70" w:line="240" w:lineRule="auto"/>
              <w:ind w:firstLine="0"/>
              <w:jc w:val="left"/>
              <w:rPr>
                <w:sz w:val="21"/>
              </w:rPr>
            </w:pPr>
            <w:r>
              <w:rPr>
                <w:sz w:val="21"/>
                <w:szCs w:val="21"/>
              </w:rPr>
              <w:t>影像与点云</w:t>
            </w:r>
          </w:p>
        </w:tc>
        <w:tc>
          <w:tcPr>
            <w:tcW w:w="2896" w:type="dxa"/>
            <w:vAlign w:val="center"/>
          </w:tcPr>
          <w:p w14:paraId="2AC24BCD">
            <w:pPr>
              <w:snapToGrid w:val="0"/>
              <w:spacing w:before="70" w:after="70" w:line="240" w:lineRule="auto"/>
              <w:ind w:firstLine="0"/>
              <w:jc w:val="left"/>
              <w:rPr>
                <w:sz w:val="21"/>
              </w:rPr>
            </w:pPr>
            <w:r>
              <w:rPr>
                <w:sz w:val="21"/>
                <w:szCs w:val="21"/>
              </w:rPr>
              <w:t>共线方程反投影 + 位姿优化</w:t>
            </w:r>
          </w:p>
        </w:tc>
        <w:tc>
          <w:tcPr>
            <w:tcW w:w="1603" w:type="dxa"/>
            <w:vAlign w:val="center"/>
          </w:tcPr>
          <w:p w14:paraId="7AE2BA28">
            <w:pPr>
              <w:snapToGrid w:val="0"/>
              <w:spacing w:before="70" w:after="70" w:line="240" w:lineRule="auto"/>
              <w:ind w:firstLine="0"/>
              <w:jc w:val="left"/>
              <w:rPr>
                <w:sz w:val="21"/>
              </w:rPr>
            </w:pPr>
            <w:r>
              <w:rPr>
                <w:sz w:val="21"/>
                <w:szCs w:val="21"/>
              </w:rPr>
              <w:t>重投影 ≤0.3 px</w:t>
            </w:r>
          </w:p>
        </w:tc>
        <w:tc>
          <w:tcPr>
            <w:tcW w:w="1815" w:type="dxa"/>
            <w:vAlign w:val="center"/>
          </w:tcPr>
          <w:p w14:paraId="670C83B2">
            <w:pPr>
              <w:snapToGrid w:val="0"/>
              <w:spacing w:before="70" w:after="70" w:line="240" w:lineRule="auto"/>
              <w:ind w:firstLine="0"/>
              <w:jc w:val="left"/>
              <w:rPr>
                <w:sz w:val="21"/>
              </w:rPr>
            </w:pPr>
            <w:r>
              <w:rPr>
                <w:sz w:val="21"/>
                <w:szCs w:val="21"/>
              </w:rPr>
              <w:t>同名点较差</w:t>
            </w:r>
          </w:p>
        </w:tc>
      </w:tr>
      <w:tr w14:paraId="7B9C1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39F7E361">
            <w:pPr>
              <w:snapToGrid w:val="0"/>
              <w:spacing w:before="70" w:after="70" w:line="240" w:lineRule="auto"/>
              <w:ind w:firstLine="0"/>
              <w:jc w:val="left"/>
              <w:rPr>
                <w:sz w:val="21"/>
              </w:rPr>
            </w:pPr>
            <w:r>
              <w:rPr>
                <w:sz w:val="21"/>
                <w:szCs w:val="21"/>
              </w:rPr>
              <w:t>S5 赋色</w:t>
            </w:r>
          </w:p>
        </w:tc>
        <w:tc>
          <w:tcPr>
            <w:tcW w:w="1386" w:type="dxa"/>
            <w:vAlign w:val="center"/>
          </w:tcPr>
          <w:p w14:paraId="75DAD5E1">
            <w:pPr>
              <w:snapToGrid w:val="0"/>
              <w:spacing w:before="70" w:after="70" w:line="240" w:lineRule="auto"/>
              <w:ind w:firstLine="0"/>
              <w:jc w:val="left"/>
              <w:rPr>
                <w:sz w:val="21"/>
              </w:rPr>
            </w:pPr>
            <w:r>
              <w:rPr>
                <w:sz w:val="21"/>
                <w:szCs w:val="21"/>
              </w:rPr>
              <w:t>点云</w:t>
            </w:r>
          </w:p>
        </w:tc>
        <w:tc>
          <w:tcPr>
            <w:tcW w:w="2896" w:type="dxa"/>
            <w:vAlign w:val="center"/>
          </w:tcPr>
          <w:p w14:paraId="674C0A2D">
            <w:pPr>
              <w:snapToGrid w:val="0"/>
              <w:spacing w:before="70" w:after="70" w:line="240" w:lineRule="auto"/>
              <w:ind w:firstLine="0"/>
              <w:jc w:val="left"/>
              <w:rPr>
                <w:sz w:val="21"/>
              </w:rPr>
            </w:pPr>
            <w:r>
              <w:rPr>
                <w:sz w:val="21"/>
                <w:szCs w:val="21"/>
              </w:rPr>
              <w:t>多视影像加权融合</w:t>
            </w:r>
          </w:p>
        </w:tc>
        <w:tc>
          <w:tcPr>
            <w:tcW w:w="1603" w:type="dxa"/>
            <w:vAlign w:val="center"/>
          </w:tcPr>
          <w:p w14:paraId="6B2F60D9">
            <w:pPr>
              <w:snapToGrid w:val="0"/>
              <w:spacing w:before="70" w:after="70" w:line="240" w:lineRule="auto"/>
              <w:ind w:firstLine="0"/>
              <w:jc w:val="left"/>
              <w:rPr>
                <w:sz w:val="21"/>
              </w:rPr>
            </w:pPr>
            <w:r>
              <w:rPr>
                <w:sz w:val="21"/>
                <w:szCs w:val="21"/>
              </w:rPr>
              <w:t>视角权重</w:t>
            </w:r>
          </w:p>
        </w:tc>
        <w:tc>
          <w:tcPr>
            <w:tcW w:w="1815" w:type="dxa"/>
            <w:vAlign w:val="center"/>
          </w:tcPr>
          <w:p w14:paraId="13A35261">
            <w:pPr>
              <w:snapToGrid w:val="0"/>
              <w:spacing w:before="70" w:after="70" w:line="240" w:lineRule="auto"/>
              <w:ind w:firstLine="0"/>
              <w:jc w:val="left"/>
              <w:rPr>
                <w:sz w:val="21"/>
              </w:rPr>
            </w:pPr>
            <w:r>
              <w:rPr>
                <w:sz w:val="21"/>
                <w:szCs w:val="21"/>
              </w:rPr>
              <w:t>色差 ΔE≤5</w:t>
            </w:r>
          </w:p>
        </w:tc>
      </w:tr>
      <w:tr w14:paraId="59341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4" w:type="dxa"/>
            <w:vAlign w:val="center"/>
          </w:tcPr>
          <w:p w14:paraId="2EF646E8">
            <w:pPr>
              <w:snapToGrid w:val="0"/>
              <w:spacing w:before="70" w:after="70" w:line="240" w:lineRule="auto"/>
              <w:ind w:firstLine="0"/>
              <w:jc w:val="left"/>
              <w:rPr>
                <w:sz w:val="21"/>
              </w:rPr>
            </w:pPr>
            <w:r>
              <w:rPr>
                <w:sz w:val="21"/>
                <w:szCs w:val="21"/>
              </w:rPr>
              <w:t>S6 一致性检查</w:t>
            </w:r>
          </w:p>
        </w:tc>
        <w:tc>
          <w:tcPr>
            <w:tcW w:w="1386" w:type="dxa"/>
            <w:vAlign w:val="center"/>
          </w:tcPr>
          <w:p w14:paraId="390B0E38">
            <w:pPr>
              <w:snapToGrid w:val="0"/>
              <w:spacing w:before="70" w:after="70" w:line="240" w:lineRule="auto"/>
              <w:ind w:firstLine="0"/>
              <w:jc w:val="left"/>
              <w:rPr>
                <w:sz w:val="21"/>
              </w:rPr>
            </w:pPr>
            <w:r>
              <w:rPr>
                <w:sz w:val="21"/>
                <w:szCs w:val="21"/>
              </w:rPr>
              <w:t>融合成果</w:t>
            </w:r>
          </w:p>
        </w:tc>
        <w:tc>
          <w:tcPr>
            <w:tcW w:w="2896" w:type="dxa"/>
            <w:vAlign w:val="center"/>
          </w:tcPr>
          <w:p w14:paraId="782D4F4F">
            <w:pPr>
              <w:snapToGrid w:val="0"/>
              <w:spacing w:before="70" w:after="70" w:line="240" w:lineRule="auto"/>
              <w:ind w:firstLine="0"/>
              <w:jc w:val="left"/>
              <w:rPr>
                <w:sz w:val="21"/>
              </w:rPr>
            </w:pPr>
            <w:r>
              <w:rPr>
                <w:sz w:val="21"/>
                <w:szCs w:val="21"/>
              </w:rPr>
              <w:t>同名点/断面/标准件复核</w:t>
            </w:r>
          </w:p>
        </w:tc>
        <w:tc>
          <w:tcPr>
            <w:tcW w:w="1603" w:type="dxa"/>
            <w:vAlign w:val="center"/>
          </w:tcPr>
          <w:p w14:paraId="7D488926">
            <w:pPr>
              <w:snapToGrid w:val="0"/>
              <w:spacing w:before="70" w:after="70" w:line="240" w:lineRule="auto"/>
              <w:ind w:firstLine="0"/>
              <w:jc w:val="left"/>
              <w:rPr>
                <w:sz w:val="21"/>
              </w:rPr>
            </w:pPr>
            <w:r>
              <w:rPr>
                <w:rFonts w:hint="eastAsia"/>
                <w:sz w:val="21"/>
                <w:szCs w:val="21"/>
              </w:rPr>
              <w:t>-</w:t>
            </w:r>
          </w:p>
        </w:tc>
        <w:tc>
          <w:tcPr>
            <w:tcW w:w="1815" w:type="dxa"/>
            <w:vAlign w:val="center"/>
          </w:tcPr>
          <w:p w14:paraId="62C275F5">
            <w:pPr>
              <w:snapToGrid w:val="0"/>
              <w:spacing w:before="70" w:after="70" w:line="240" w:lineRule="auto"/>
              <w:ind w:firstLine="0"/>
              <w:jc w:val="left"/>
              <w:rPr>
                <w:sz w:val="21"/>
              </w:rPr>
            </w:pPr>
            <w:r>
              <w:rPr>
                <w:sz w:val="21"/>
                <w:szCs w:val="21"/>
              </w:rPr>
              <w:t>中误差 ≤1 mm</w:t>
            </w:r>
          </w:p>
        </w:tc>
      </w:tr>
    </w:tbl>
    <w:p w14:paraId="3F078CD9">
      <w:pPr>
        <w:spacing w:line="240" w:lineRule="auto"/>
      </w:pPr>
    </w:p>
    <w:p w14:paraId="1FB325B2">
      <w:r>
        <w:rPr>
          <w:b/>
        </w:rPr>
        <w:t>（1）粗配准的稳健性。</w:t>
      </w:r>
      <w:r>
        <w:t xml:space="preserve"> 流道内重复结构多，粗配准易误匹配。措施为：优先使用编码标志点（唯一编码，误匹配率极低）；无标志时以</w:t>
      </w:r>
      <w:r>
        <w:rPr>
          <w:rFonts w:hint="eastAsia"/>
        </w:rPr>
        <w:t>“</w:t>
      </w:r>
      <w:r>
        <w:t>扫描上下文 + 几何一致性</w:t>
      </w:r>
      <w:r>
        <w:rPr>
          <w:rFonts w:hint="eastAsia"/>
        </w:rPr>
        <w:t>”</w:t>
      </w:r>
      <w:r>
        <w:t>双重校验，剔除离群匹配对。</w:t>
      </w:r>
    </w:p>
    <w:p w14:paraId="36B9CE5E">
      <w:r>
        <w:rPr>
          <w:b/>
        </w:rPr>
        <w:t>（2）精配准的收敛控制。</w:t>
      </w:r>
      <w:r>
        <w:t xml:space="preserve"> 对湿润面与噪声区采用加权 ICP，权重按局部点云密度与入射角确定；当残差下降率低于 5% 时提前终止，避免过拟合。</w:t>
      </w:r>
    </w:p>
    <w:p w14:paraId="112EC88A">
      <w:r>
        <w:rPr>
          <w:b/>
        </w:rPr>
        <w:t>（3）影像配准的遮挡处理。</w:t>
      </w:r>
      <w:r>
        <w:t xml:space="preserve"> 反投影时按视锥与遮挡关系筛选可见影像，每点至少取 2 幅可见影像；单幅可见时标记为</w:t>
      </w:r>
      <w:r>
        <w:rPr>
          <w:rFonts w:hint="eastAsia"/>
        </w:rPr>
        <w:t>“</w:t>
      </w:r>
      <w:r>
        <w:t>低置信赋色</w:t>
      </w:r>
      <w:r>
        <w:rPr>
          <w:rFonts w:hint="eastAsia"/>
        </w:rPr>
        <w:t>”</w:t>
      </w:r>
      <w:r>
        <w:t>，供后续人工确认。</w:t>
      </w:r>
    </w:p>
    <w:p w14:paraId="4AD0082F">
      <w:pPr>
        <w:pStyle w:val="6"/>
      </w:pPr>
      <w:r>
        <w:rPr>
          <w:szCs w:val="32"/>
        </w:rPr>
        <w:t>2.5.4.14 融合权重的确定方法</w:t>
      </w:r>
    </w:p>
    <w:p w14:paraId="29D6D9CD">
      <w:r>
        <w:rPr>
          <w:rFonts w:hint="eastAsia"/>
        </w:rPr>
        <w:t>信息融合并非对各观测结果进行简单算术平均，所赋权重须精准匹配各观测值的可信度等级。本方案采用先验赋权与后验收敛相结合的技术路径。</w:t>
      </w:r>
    </w:p>
    <w:p w14:paraId="326E6870">
      <w:pPr>
        <w:ind w:firstLine="0"/>
        <w:jc w:val="center"/>
      </w:pPr>
      <w:r>
        <w:drawing>
          <wp:inline distT="0" distB="0" distL="0" distR="0">
            <wp:extent cx="5105400" cy="2073275"/>
            <wp:effectExtent l="0" t="0" r="0" b="14605"/>
            <wp:docPr id="1546701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1499" name="图片 1"/>
                    <pic:cNvPicPr>
                      <a:picLocks noChangeAspect="1"/>
                    </pic:cNvPicPr>
                  </pic:nvPicPr>
                  <pic:blipFill>
                    <a:blip r:embed="rId81"/>
                    <a:stretch>
                      <a:fillRect/>
                    </a:stretch>
                  </pic:blipFill>
                  <pic:spPr>
                    <a:xfrm>
                      <a:off x="0" y="0"/>
                      <a:ext cx="5115787" cy="2077828"/>
                    </a:xfrm>
                    <a:prstGeom prst="rect">
                      <a:avLst/>
                    </a:prstGeom>
                  </pic:spPr>
                </pic:pic>
              </a:graphicData>
            </a:graphic>
          </wp:inline>
        </w:drawing>
      </w:r>
    </w:p>
    <w:p w14:paraId="50A957CB">
      <w:pPr>
        <w:spacing w:after="200" w:line="280" w:lineRule="auto"/>
        <w:ind w:firstLine="0"/>
        <w:jc w:val="center"/>
      </w:pPr>
      <w:r>
        <w:rPr>
          <w:sz w:val="21"/>
          <w:szCs w:val="21"/>
        </w:rPr>
        <w:t>图 2-</w:t>
      </w:r>
      <w:r>
        <w:rPr>
          <w:rFonts w:hint="eastAsia"/>
          <w:sz w:val="21"/>
          <w:szCs w:val="21"/>
        </w:rPr>
        <w:t>27</w:t>
      </w:r>
      <w:r>
        <w:rPr>
          <w:sz w:val="21"/>
          <w:szCs w:val="21"/>
        </w:rPr>
        <w:t xml:space="preserve">  融合权重影响因子</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5"/>
        <w:gridCol w:w="1576"/>
        <w:gridCol w:w="2324"/>
        <w:gridCol w:w="3085"/>
      </w:tblGrid>
      <w:tr w14:paraId="6F536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15" w:type="dxa"/>
            <w:shd w:val="clear" w:color="auto" w:fill="E7E6E6"/>
            <w:vAlign w:val="center"/>
          </w:tcPr>
          <w:p w14:paraId="0B99EF0D">
            <w:pPr>
              <w:snapToGrid w:val="0"/>
              <w:spacing w:before="70" w:after="70" w:line="240" w:lineRule="auto"/>
              <w:ind w:firstLine="0"/>
              <w:jc w:val="center"/>
              <w:rPr>
                <w:b/>
                <w:sz w:val="21"/>
              </w:rPr>
            </w:pPr>
            <w:r>
              <w:rPr>
                <w:b/>
                <w:sz w:val="21"/>
                <w:szCs w:val="21"/>
              </w:rPr>
              <w:t>影响因子</w:t>
            </w:r>
          </w:p>
        </w:tc>
        <w:tc>
          <w:tcPr>
            <w:tcW w:w="1576" w:type="dxa"/>
            <w:shd w:val="clear" w:color="auto" w:fill="E7E6E6"/>
            <w:vAlign w:val="center"/>
          </w:tcPr>
          <w:p w14:paraId="2B747335">
            <w:pPr>
              <w:snapToGrid w:val="0"/>
              <w:spacing w:before="70" w:after="70" w:line="240" w:lineRule="auto"/>
              <w:ind w:firstLine="0"/>
              <w:jc w:val="center"/>
              <w:rPr>
                <w:b/>
                <w:sz w:val="21"/>
              </w:rPr>
            </w:pPr>
            <w:r>
              <w:rPr>
                <w:b/>
                <w:sz w:val="21"/>
                <w:szCs w:val="21"/>
              </w:rPr>
              <w:t>取值范围</w:t>
            </w:r>
          </w:p>
        </w:tc>
        <w:tc>
          <w:tcPr>
            <w:tcW w:w="2324" w:type="dxa"/>
            <w:shd w:val="clear" w:color="auto" w:fill="E7E6E6"/>
            <w:vAlign w:val="center"/>
          </w:tcPr>
          <w:p w14:paraId="2D74758C">
            <w:pPr>
              <w:snapToGrid w:val="0"/>
              <w:spacing w:before="70" w:after="70" w:line="240" w:lineRule="auto"/>
              <w:ind w:firstLine="0"/>
              <w:jc w:val="center"/>
              <w:rPr>
                <w:b/>
                <w:sz w:val="21"/>
              </w:rPr>
            </w:pPr>
            <w:r>
              <w:rPr>
                <w:b/>
                <w:sz w:val="21"/>
                <w:szCs w:val="21"/>
              </w:rPr>
              <w:t>权重方向</w:t>
            </w:r>
          </w:p>
        </w:tc>
        <w:tc>
          <w:tcPr>
            <w:tcW w:w="3085" w:type="dxa"/>
            <w:shd w:val="clear" w:color="auto" w:fill="E7E6E6"/>
            <w:vAlign w:val="center"/>
          </w:tcPr>
          <w:p w14:paraId="67CE45A9">
            <w:pPr>
              <w:snapToGrid w:val="0"/>
              <w:spacing w:before="70" w:after="70" w:line="240" w:lineRule="auto"/>
              <w:ind w:firstLine="0"/>
              <w:jc w:val="center"/>
              <w:rPr>
                <w:b/>
                <w:sz w:val="21"/>
              </w:rPr>
            </w:pPr>
            <w:r>
              <w:rPr>
                <w:b/>
                <w:sz w:val="21"/>
                <w:szCs w:val="21"/>
              </w:rPr>
              <w:t>说明</w:t>
            </w:r>
          </w:p>
        </w:tc>
      </w:tr>
      <w:tr w14:paraId="2CD3E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6CCB78D0">
            <w:pPr>
              <w:snapToGrid w:val="0"/>
              <w:spacing w:before="70" w:after="70" w:line="240" w:lineRule="auto"/>
              <w:ind w:firstLine="0"/>
              <w:jc w:val="left"/>
              <w:rPr>
                <w:sz w:val="21"/>
              </w:rPr>
            </w:pPr>
            <w:r>
              <w:rPr>
                <w:sz w:val="21"/>
                <w:szCs w:val="21"/>
              </w:rPr>
              <w:t>局部点云密度</w:t>
            </w:r>
          </w:p>
        </w:tc>
        <w:tc>
          <w:tcPr>
            <w:tcW w:w="1576" w:type="dxa"/>
            <w:vAlign w:val="center"/>
          </w:tcPr>
          <w:p w14:paraId="54E6B4C7">
            <w:pPr>
              <w:snapToGrid w:val="0"/>
              <w:spacing w:before="70" w:after="70" w:line="240" w:lineRule="auto"/>
              <w:ind w:firstLine="0"/>
              <w:jc w:val="left"/>
              <w:rPr>
                <w:sz w:val="21"/>
              </w:rPr>
            </w:pPr>
            <w:r>
              <w:rPr>
                <w:sz w:val="21"/>
                <w:szCs w:val="21"/>
              </w:rPr>
              <w:t>高/中/低</w:t>
            </w:r>
          </w:p>
        </w:tc>
        <w:tc>
          <w:tcPr>
            <w:tcW w:w="2324" w:type="dxa"/>
            <w:vAlign w:val="center"/>
          </w:tcPr>
          <w:p w14:paraId="31B221D1">
            <w:pPr>
              <w:snapToGrid w:val="0"/>
              <w:spacing w:before="70" w:after="70" w:line="240" w:lineRule="auto"/>
              <w:ind w:firstLine="0"/>
              <w:jc w:val="center"/>
              <w:rPr>
                <w:sz w:val="21"/>
              </w:rPr>
            </w:pPr>
            <w:r>
              <w:rPr>
                <w:sz w:val="21"/>
                <w:szCs w:val="21"/>
              </w:rPr>
              <w:t>密度高者权重大</w:t>
            </w:r>
          </w:p>
        </w:tc>
        <w:tc>
          <w:tcPr>
            <w:tcW w:w="3085" w:type="dxa"/>
            <w:vAlign w:val="center"/>
          </w:tcPr>
          <w:p w14:paraId="19C81B81">
            <w:pPr>
              <w:snapToGrid w:val="0"/>
              <w:spacing w:before="70" w:after="70" w:line="240" w:lineRule="auto"/>
              <w:ind w:firstLine="0"/>
              <w:jc w:val="left"/>
              <w:rPr>
                <w:sz w:val="21"/>
              </w:rPr>
            </w:pPr>
            <w:r>
              <w:rPr>
                <w:sz w:val="21"/>
                <w:szCs w:val="21"/>
              </w:rPr>
              <w:t>密度低则内插误差大</w:t>
            </w:r>
          </w:p>
        </w:tc>
      </w:tr>
      <w:tr w14:paraId="15F96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59A20C1E">
            <w:pPr>
              <w:snapToGrid w:val="0"/>
              <w:spacing w:before="70" w:after="70" w:line="240" w:lineRule="auto"/>
              <w:ind w:firstLine="0"/>
              <w:jc w:val="left"/>
              <w:rPr>
                <w:sz w:val="21"/>
              </w:rPr>
            </w:pPr>
            <w:r>
              <w:rPr>
                <w:sz w:val="21"/>
                <w:szCs w:val="21"/>
              </w:rPr>
              <w:t>入射角</w:t>
            </w:r>
          </w:p>
        </w:tc>
        <w:tc>
          <w:tcPr>
            <w:tcW w:w="1576" w:type="dxa"/>
            <w:vAlign w:val="center"/>
          </w:tcPr>
          <w:p w14:paraId="38B7B38A">
            <w:pPr>
              <w:snapToGrid w:val="0"/>
              <w:spacing w:before="70" w:after="70" w:line="240" w:lineRule="auto"/>
              <w:ind w:firstLine="0"/>
              <w:jc w:val="left"/>
              <w:rPr>
                <w:sz w:val="21"/>
              </w:rPr>
            </w:pPr>
            <w:r>
              <w:rPr>
                <w:sz w:val="21"/>
                <w:szCs w:val="21"/>
              </w:rPr>
              <w:t>0°～75°</w:t>
            </w:r>
          </w:p>
        </w:tc>
        <w:tc>
          <w:tcPr>
            <w:tcW w:w="2324" w:type="dxa"/>
            <w:vAlign w:val="center"/>
          </w:tcPr>
          <w:p w14:paraId="7A6F8A66">
            <w:pPr>
              <w:snapToGrid w:val="0"/>
              <w:spacing w:before="70" w:after="70" w:line="240" w:lineRule="auto"/>
              <w:ind w:firstLine="0"/>
              <w:jc w:val="center"/>
              <w:rPr>
                <w:sz w:val="21"/>
              </w:rPr>
            </w:pPr>
            <w:r>
              <w:rPr>
                <w:sz w:val="21"/>
                <w:szCs w:val="21"/>
              </w:rPr>
              <w:t>入射角小者权重大</w:t>
            </w:r>
          </w:p>
        </w:tc>
        <w:tc>
          <w:tcPr>
            <w:tcW w:w="3085" w:type="dxa"/>
            <w:vAlign w:val="center"/>
          </w:tcPr>
          <w:p w14:paraId="241D6005">
            <w:pPr>
              <w:snapToGrid w:val="0"/>
              <w:spacing w:before="70" w:after="70" w:line="240" w:lineRule="auto"/>
              <w:ind w:firstLine="0"/>
              <w:jc w:val="left"/>
              <w:rPr>
                <w:sz w:val="21"/>
              </w:rPr>
            </w:pPr>
            <w:r>
              <w:rPr>
                <w:sz w:val="21"/>
                <w:szCs w:val="21"/>
              </w:rPr>
              <w:t>大角度回波展宽</w:t>
            </w:r>
          </w:p>
        </w:tc>
      </w:tr>
      <w:tr w14:paraId="155FC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1C1C51F8">
            <w:pPr>
              <w:snapToGrid w:val="0"/>
              <w:spacing w:before="70" w:after="70" w:line="240" w:lineRule="auto"/>
              <w:ind w:firstLine="0"/>
              <w:jc w:val="left"/>
              <w:rPr>
                <w:sz w:val="21"/>
              </w:rPr>
            </w:pPr>
            <w:r>
              <w:rPr>
                <w:sz w:val="21"/>
                <w:szCs w:val="21"/>
              </w:rPr>
              <w:t>回波强度</w:t>
            </w:r>
          </w:p>
        </w:tc>
        <w:tc>
          <w:tcPr>
            <w:tcW w:w="1576" w:type="dxa"/>
            <w:vAlign w:val="center"/>
          </w:tcPr>
          <w:p w14:paraId="05814F5E">
            <w:pPr>
              <w:snapToGrid w:val="0"/>
              <w:spacing w:before="70" w:after="70" w:line="240" w:lineRule="auto"/>
              <w:ind w:firstLine="0"/>
              <w:jc w:val="left"/>
              <w:rPr>
                <w:sz w:val="21"/>
              </w:rPr>
            </w:pPr>
            <w:r>
              <w:rPr>
                <w:sz w:val="21"/>
                <w:szCs w:val="21"/>
              </w:rPr>
              <w:t>弱/中/强</w:t>
            </w:r>
          </w:p>
        </w:tc>
        <w:tc>
          <w:tcPr>
            <w:tcW w:w="2324" w:type="dxa"/>
            <w:vAlign w:val="center"/>
          </w:tcPr>
          <w:p w14:paraId="4CCE8C6F">
            <w:pPr>
              <w:snapToGrid w:val="0"/>
              <w:spacing w:before="70" w:after="70" w:line="240" w:lineRule="auto"/>
              <w:ind w:firstLine="0"/>
              <w:jc w:val="center"/>
              <w:rPr>
                <w:sz w:val="21"/>
              </w:rPr>
            </w:pPr>
            <w:r>
              <w:rPr>
                <w:sz w:val="21"/>
                <w:szCs w:val="21"/>
              </w:rPr>
              <w:t>强度适中者权重大</w:t>
            </w:r>
          </w:p>
        </w:tc>
        <w:tc>
          <w:tcPr>
            <w:tcW w:w="3085" w:type="dxa"/>
            <w:vAlign w:val="center"/>
          </w:tcPr>
          <w:p w14:paraId="2AEE5C83">
            <w:pPr>
              <w:snapToGrid w:val="0"/>
              <w:spacing w:before="70" w:after="70" w:line="240" w:lineRule="auto"/>
              <w:ind w:firstLine="0"/>
              <w:jc w:val="left"/>
              <w:rPr>
                <w:sz w:val="21"/>
              </w:rPr>
            </w:pPr>
            <w:r>
              <w:rPr>
                <w:sz w:val="21"/>
                <w:szCs w:val="21"/>
              </w:rPr>
              <w:t>过强易饱和、过弱噪声大</w:t>
            </w:r>
          </w:p>
        </w:tc>
      </w:tr>
      <w:tr w14:paraId="2D414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1758C583">
            <w:pPr>
              <w:snapToGrid w:val="0"/>
              <w:spacing w:before="70" w:after="70" w:line="240" w:lineRule="auto"/>
              <w:ind w:firstLine="0"/>
              <w:jc w:val="left"/>
              <w:rPr>
                <w:sz w:val="21"/>
              </w:rPr>
            </w:pPr>
            <w:r>
              <w:rPr>
                <w:sz w:val="21"/>
                <w:szCs w:val="21"/>
              </w:rPr>
              <w:t>影像清晰度</w:t>
            </w:r>
          </w:p>
        </w:tc>
        <w:tc>
          <w:tcPr>
            <w:tcW w:w="1576" w:type="dxa"/>
            <w:vAlign w:val="center"/>
          </w:tcPr>
          <w:p w14:paraId="439DF02E">
            <w:pPr>
              <w:snapToGrid w:val="0"/>
              <w:spacing w:before="70" w:after="70" w:line="240" w:lineRule="auto"/>
              <w:ind w:firstLine="0"/>
              <w:jc w:val="left"/>
              <w:rPr>
                <w:sz w:val="21"/>
              </w:rPr>
            </w:pPr>
            <w:r>
              <w:rPr>
                <w:sz w:val="21"/>
                <w:szCs w:val="21"/>
              </w:rPr>
              <w:t>0～1</w:t>
            </w:r>
          </w:p>
        </w:tc>
        <w:tc>
          <w:tcPr>
            <w:tcW w:w="2324" w:type="dxa"/>
            <w:vAlign w:val="center"/>
          </w:tcPr>
          <w:p w14:paraId="1D13FA64">
            <w:pPr>
              <w:snapToGrid w:val="0"/>
              <w:spacing w:before="70" w:after="70" w:line="240" w:lineRule="auto"/>
              <w:ind w:firstLine="0"/>
              <w:jc w:val="center"/>
              <w:rPr>
                <w:sz w:val="21"/>
              </w:rPr>
            </w:pPr>
            <w:r>
              <w:rPr>
                <w:sz w:val="21"/>
                <w:szCs w:val="21"/>
              </w:rPr>
              <w:t>清晰度高者权重大</w:t>
            </w:r>
          </w:p>
        </w:tc>
        <w:tc>
          <w:tcPr>
            <w:tcW w:w="3085" w:type="dxa"/>
            <w:vAlign w:val="center"/>
          </w:tcPr>
          <w:p w14:paraId="22799477">
            <w:pPr>
              <w:snapToGrid w:val="0"/>
              <w:spacing w:before="70" w:after="70" w:line="240" w:lineRule="auto"/>
              <w:ind w:firstLine="0"/>
              <w:jc w:val="left"/>
              <w:rPr>
                <w:sz w:val="21"/>
              </w:rPr>
            </w:pPr>
            <w:r>
              <w:rPr>
                <w:sz w:val="21"/>
                <w:szCs w:val="21"/>
              </w:rPr>
              <w:t>拉普拉斯方差归一化</w:t>
            </w:r>
          </w:p>
        </w:tc>
      </w:tr>
      <w:tr w14:paraId="125CF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3D3F8C64">
            <w:pPr>
              <w:snapToGrid w:val="0"/>
              <w:spacing w:before="70" w:after="70" w:line="240" w:lineRule="auto"/>
              <w:ind w:firstLine="0"/>
              <w:jc w:val="left"/>
              <w:rPr>
                <w:sz w:val="21"/>
              </w:rPr>
            </w:pPr>
            <w:r>
              <w:rPr>
                <w:sz w:val="21"/>
                <w:szCs w:val="21"/>
              </w:rPr>
              <w:t>设备标称精度</w:t>
            </w:r>
          </w:p>
        </w:tc>
        <w:tc>
          <w:tcPr>
            <w:tcW w:w="1576" w:type="dxa"/>
            <w:vAlign w:val="center"/>
          </w:tcPr>
          <w:p w14:paraId="49F9B71D">
            <w:pPr>
              <w:snapToGrid w:val="0"/>
              <w:spacing w:before="70" w:after="70" w:line="240" w:lineRule="auto"/>
              <w:ind w:firstLine="0"/>
              <w:jc w:val="left"/>
              <w:rPr>
                <w:sz w:val="21"/>
              </w:rPr>
            </w:pPr>
            <w:r>
              <w:rPr>
                <w:sz w:val="21"/>
                <w:szCs w:val="21"/>
              </w:rPr>
              <w:t>0.5～10 mm</w:t>
            </w:r>
          </w:p>
        </w:tc>
        <w:tc>
          <w:tcPr>
            <w:tcW w:w="2324" w:type="dxa"/>
            <w:vAlign w:val="center"/>
          </w:tcPr>
          <w:p w14:paraId="0BF2A4C3">
            <w:pPr>
              <w:snapToGrid w:val="0"/>
              <w:spacing w:before="70" w:after="70" w:line="240" w:lineRule="auto"/>
              <w:ind w:firstLine="0"/>
              <w:jc w:val="center"/>
              <w:rPr>
                <w:sz w:val="21"/>
              </w:rPr>
            </w:pPr>
            <w:r>
              <w:rPr>
                <w:sz w:val="21"/>
                <w:szCs w:val="21"/>
              </w:rPr>
              <w:t>精度高者权重大</w:t>
            </w:r>
          </w:p>
        </w:tc>
        <w:tc>
          <w:tcPr>
            <w:tcW w:w="3085" w:type="dxa"/>
            <w:vAlign w:val="center"/>
          </w:tcPr>
          <w:p w14:paraId="76A77C6B">
            <w:pPr>
              <w:snapToGrid w:val="0"/>
              <w:spacing w:before="70" w:after="70" w:line="240" w:lineRule="auto"/>
              <w:ind w:firstLine="0"/>
              <w:jc w:val="left"/>
              <w:rPr>
                <w:sz w:val="21"/>
              </w:rPr>
            </w:pPr>
            <w:r>
              <w:rPr>
                <w:sz w:val="21"/>
                <w:szCs w:val="21"/>
              </w:rPr>
              <w:t>按标称值反比</w:t>
            </w:r>
          </w:p>
        </w:tc>
      </w:tr>
      <w:tr w14:paraId="1D900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5" w:type="dxa"/>
            <w:vAlign w:val="center"/>
          </w:tcPr>
          <w:p w14:paraId="1435974F">
            <w:pPr>
              <w:snapToGrid w:val="0"/>
              <w:spacing w:before="70" w:after="70" w:line="240" w:lineRule="auto"/>
              <w:ind w:firstLine="0"/>
              <w:jc w:val="left"/>
              <w:rPr>
                <w:sz w:val="21"/>
              </w:rPr>
            </w:pPr>
            <w:r>
              <w:rPr>
                <w:sz w:val="21"/>
                <w:szCs w:val="21"/>
              </w:rPr>
              <w:t>环境稳定性</w:t>
            </w:r>
          </w:p>
        </w:tc>
        <w:tc>
          <w:tcPr>
            <w:tcW w:w="1576" w:type="dxa"/>
            <w:vAlign w:val="center"/>
          </w:tcPr>
          <w:p w14:paraId="66FA7A61">
            <w:pPr>
              <w:snapToGrid w:val="0"/>
              <w:spacing w:before="70" w:after="70" w:line="240" w:lineRule="auto"/>
              <w:ind w:firstLine="0"/>
              <w:jc w:val="left"/>
              <w:rPr>
                <w:sz w:val="21"/>
              </w:rPr>
            </w:pPr>
            <w:r>
              <w:rPr>
                <w:sz w:val="21"/>
                <w:szCs w:val="21"/>
              </w:rPr>
              <w:t>稳/一般/差</w:t>
            </w:r>
          </w:p>
        </w:tc>
        <w:tc>
          <w:tcPr>
            <w:tcW w:w="2324" w:type="dxa"/>
            <w:vAlign w:val="center"/>
          </w:tcPr>
          <w:p w14:paraId="3235BC6C">
            <w:pPr>
              <w:snapToGrid w:val="0"/>
              <w:spacing w:before="70" w:after="70" w:line="240" w:lineRule="auto"/>
              <w:ind w:firstLine="0"/>
              <w:jc w:val="center"/>
              <w:rPr>
                <w:sz w:val="21"/>
              </w:rPr>
            </w:pPr>
            <w:r>
              <w:rPr>
                <w:sz w:val="21"/>
                <w:szCs w:val="21"/>
              </w:rPr>
              <w:t>稳定者权重大</w:t>
            </w:r>
          </w:p>
        </w:tc>
        <w:tc>
          <w:tcPr>
            <w:tcW w:w="3085" w:type="dxa"/>
            <w:vAlign w:val="center"/>
          </w:tcPr>
          <w:p w14:paraId="528A4543">
            <w:pPr>
              <w:snapToGrid w:val="0"/>
              <w:spacing w:before="70" w:after="70" w:line="240" w:lineRule="auto"/>
              <w:ind w:firstLine="0"/>
              <w:jc w:val="left"/>
              <w:rPr>
                <w:sz w:val="21"/>
              </w:rPr>
            </w:pPr>
            <w:r>
              <w:rPr>
                <w:sz w:val="21"/>
                <w:szCs w:val="21"/>
              </w:rPr>
              <w:t>依据环境记录</w:t>
            </w:r>
          </w:p>
        </w:tc>
      </w:tr>
    </w:tbl>
    <w:p w14:paraId="396418DD">
      <w:pPr>
        <w:spacing w:line="240" w:lineRule="auto"/>
      </w:pPr>
    </w:p>
    <w:p w14:paraId="501AA230">
      <w:r>
        <w:rPr>
          <w:b/>
        </w:rPr>
        <w:t>（1）权重公式。</w:t>
      </w:r>
      <w:r>
        <w:t xml:space="preserve"> 每个观测点的综合权重取各因子归一化后的乘积（或加权几何平均），并做邻域平滑，避免权重跳变在成果上形成</w:t>
      </w:r>
      <w:r>
        <w:rPr>
          <w:rFonts w:hint="eastAsia"/>
        </w:rPr>
        <w:t>“</w:t>
      </w:r>
      <w:r>
        <w:t>补丁</w:t>
      </w:r>
      <w:r>
        <w:rPr>
          <w:rFonts w:hint="eastAsia"/>
        </w:rPr>
        <w:t>”</w:t>
      </w:r>
      <w:r>
        <w:t>。</w:t>
      </w:r>
    </w:p>
    <w:p w14:paraId="28CCE55A">
      <w:r>
        <w:rPr>
          <w:b/>
        </w:rPr>
        <w:t>（2）阈值与降级。</w:t>
      </w:r>
      <w:r>
        <w:t xml:space="preserve"> 当综合权重低于阈值（如 0.2）时，该观测不参与融合，仅作为参考；当某一区域所有观测权重均偏低时，触发补测提示。</w:t>
      </w:r>
    </w:p>
    <w:p w14:paraId="57878656">
      <w:r>
        <w:rPr>
          <w:b/>
        </w:rPr>
        <w:t>（3）验证方式。</w:t>
      </w:r>
      <w:r>
        <w:t xml:space="preserve"> 用留一法验证：随机留出 5% 观测不参与融合，用融合结果与留出观测比对，统计偏差；偏差超限则调整权重因子与指数，重新验证。</w:t>
      </w:r>
    </w:p>
    <w:p w14:paraId="05396684">
      <w:pPr>
        <w:pStyle w:val="6"/>
      </w:pPr>
      <w:r>
        <w:rPr>
          <w:szCs w:val="32"/>
        </w:rPr>
        <w:t>2.5.4.15 去噪与保边的平衡策略</w:t>
      </w:r>
    </w:p>
    <w:p w14:paraId="061E7E32">
      <w:r>
        <w:rPr>
          <w:rFonts w:hint="eastAsia"/>
        </w:rPr>
        <w:t>去噪强度与缺陷保真存在固有矛盾：去噪过度会清除尺寸介于1至3毫米的浅层冲磨损伤，去噪不足则会导致噪声被误判为缺陷。</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6"/>
        <w:gridCol w:w="3179"/>
        <w:gridCol w:w="2666"/>
        <w:gridCol w:w="1349"/>
      </w:tblGrid>
      <w:tr w14:paraId="5F66C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06" w:type="dxa"/>
            <w:shd w:val="clear" w:color="auto" w:fill="E7E6E6"/>
            <w:vAlign w:val="center"/>
          </w:tcPr>
          <w:p w14:paraId="5ADBE608">
            <w:pPr>
              <w:keepNext/>
              <w:snapToGrid w:val="0"/>
              <w:spacing w:before="70" w:after="70" w:line="240" w:lineRule="auto"/>
              <w:ind w:firstLine="0"/>
              <w:jc w:val="center"/>
              <w:rPr>
                <w:b/>
                <w:sz w:val="21"/>
              </w:rPr>
            </w:pPr>
            <w:r>
              <w:rPr>
                <w:b/>
                <w:sz w:val="21"/>
                <w:szCs w:val="21"/>
              </w:rPr>
              <w:t>区域类型</w:t>
            </w:r>
          </w:p>
        </w:tc>
        <w:tc>
          <w:tcPr>
            <w:tcW w:w="3179" w:type="dxa"/>
            <w:shd w:val="clear" w:color="auto" w:fill="E7E6E6"/>
            <w:vAlign w:val="center"/>
          </w:tcPr>
          <w:p w14:paraId="41149EA4">
            <w:pPr>
              <w:keepNext/>
              <w:snapToGrid w:val="0"/>
              <w:spacing w:before="70" w:after="70" w:line="240" w:lineRule="auto"/>
              <w:ind w:firstLine="0"/>
              <w:jc w:val="center"/>
              <w:rPr>
                <w:b/>
                <w:sz w:val="21"/>
              </w:rPr>
            </w:pPr>
            <w:r>
              <w:rPr>
                <w:b/>
                <w:sz w:val="21"/>
                <w:szCs w:val="21"/>
              </w:rPr>
              <w:t>识别方式</w:t>
            </w:r>
          </w:p>
        </w:tc>
        <w:tc>
          <w:tcPr>
            <w:tcW w:w="2666" w:type="dxa"/>
            <w:shd w:val="clear" w:color="auto" w:fill="E7E6E6"/>
            <w:vAlign w:val="center"/>
          </w:tcPr>
          <w:p w14:paraId="4F16DC55">
            <w:pPr>
              <w:keepNext/>
              <w:snapToGrid w:val="0"/>
              <w:spacing w:before="70" w:after="70" w:line="240" w:lineRule="auto"/>
              <w:ind w:firstLine="0"/>
              <w:jc w:val="center"/>
              <w:rPr>
                <w:b/>
                <w:sz w:val="21"/>
              </w:rPr>
            </w:pPr>
            <w:r>
              <w:rPr>
                <w:b/>
                <w:sz w:val="21"/>
                <w:szCs w:val="21"/>
              </w:rPr>
              <w:t>去噪策略</w:t>
            </w:r>
          </w:p>
        </w:tc>
        <w:tc>
          <w:tcPr>
            <w:tcW w:w="1349" w:type="dxa"/>
            <w:shd w:val="clear" w:color="auto" w:fill="E7E6E6"/>
            <w:vAlign w:val="center"/>
          </w:tcPr>
          <w:p w14:paraId="3B0F9227">
            <w:pPr>
              <w:keepNext/>
              <w:snapToGrid w:val="0"/>
              <w:spacing w:before="70" w:after="70" w:line="240" w:lineRule="auto"/>
              <w:ind w:firstLine="0"/>
              <w:jc w:val="center"/>
              <w:rPr>
                <w:b/>
                <w:sz w:val="21"/>
              </w:rPr>
            </w:pPr>
            <w:r>
              <w:rPr>
                <w:b/>
                <w:sz w:val="21"/>
                <w:szCs w:val="21"/>
              </w:rPr>
              <w:t>保留细节</w:t>
            </w:r>
          </w:p>
        </w:tc>
      </w:tr>
      <w:tr w14:paraId="1ED6E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6" w:type="dxa"/>
            <w:vAlign w:val="center"/>
          </w:tcPr>
          <w:p w14:paraId="04753CD3">
            <w:pPr>
              <w:keepNext/>
              <w:snapToGrid w:val="0"/>
              <w:spacing w:before="70" w:after="70" w:line="240" w:lineRule="auto"/>
              <w:ind w:firstLine="0"/>
              <w:jc w:val="left"/>
              <w:rPr>
                <w:sz w:val="21"/>
              </w:rPr>
            </w:pPr>
            <w:r>
              <w:rPr>
                <w:sz w:val="21"/>
                <w:szCs w:val="21"/>
              </w:rPr>
              <w:t>平整密实面</w:t>
            </w:r>
          </w:p>
        </w:tc>
        <w:tc>
          <w:tcPr>
            <w:tcW w:w="3179" w:type="dxa"/>
            <w:vAlign w:val="center"/>
          </w:tcPr>
          <w:p w14:paraId="20AB12F7">
            <w:pPr>
              <w:keepNext/>
              <w:snapToGrid w:val="0"/>
              <w:spacing w:before="70" w:after="70" w:line="240" w:lineRule="auto"/>
              <w:ind w:firstLine="0"/>
              <w:jc w:val="left"/>
              <w:rPr>
                <w:sz w:val="21"/>
              </w:rPr>
            </w:pPr>
            <w:r>
              <w:rPr>
                <w:sz w:val="21"/>
                <w:szCs w:val="21"/>
              </w:rPr>
              <w:t>法向偏差小、纹理均匀</w:t>
            </w:r>
          </w:p>
        </w:tc>
        <w:tc>
          <w:tcPr>
            <w:tcW w:w="2666" w:type="dxa"/>
            <w:vAlign w:val="center"/>
          </w:tcPr>
          <w:p w14:paraId="5E035CEE">
            <w:pPr>
              <w:keepNext/>
              <w:snapToGrid w:val="0"/>
              <w:spacing w:before="70" w:after="70" w:line="240" w:lineRule="auto"/>
              <w:ind w:firstLine="0"/>
              <w:jc w:val="left"/>
              <w:rPr>
                <w:sz w:val="21"/>
              </w:rPr>
            </w:pPr>
            <w:r>
              <w:rPr>
                <w:sz w:val="21"/>
                <w:szCs w:val="21"/>
              </w:rPr>
              <w:t>强滤波（双边 σ 大）</w:t>
            </w:r>
          </w:p>
        </w:tc>
        <w:tc>
          <w:tcPr>
            <w:tcW w:w="1349" w:type="dxa"/>
            <w:vAlign w:val="center"/>
          </w:tcPr>
          <w:p w14:paraId="4210F013">
            <w:pPr>
              <w:keepNext/>
              <w:snapToGrid w:val="0"/>
              <w:spacing w:before="70" w:after="70" w:line="240" w:lineRule="auto"/>
              <w:ind w:firstLine="0"/>
              <w:jc w:val="center"/>
              <w:rPr>
                <w:sz w:val="21"/>
              </w:rPr>
            </w:pPr>
            <w:r>
              <w:rPr>
                <w:sz w:val="21"/>
                <w:szCs w:val="21"/>
              </w:rPr>
              <w:t>不要求</w:t>
            </w:r>
          </w:p>
        </w:tc>
      </w:tr>
      <w:tr w14:paraId="257BC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6" w:type="dxa"/>
            <w:vAlign w:val="center"/>
          </w:tcPr>
          <w:p w14:paraId="3629D4A9">
            <w:pPr>
              <w:keepNext/>
              <w:snapToGrid w:val="0"/>
              <w:spacing w:before="70" w:after="70" w:line="240" w:lineRule="auto"/>
              <w:ind w:firstLine="0"/>
              <w:jc w:val="left"/>
              <w:rPr>
                <w:sz w:val="21"/>
              </w:rPr>
            </w:pPr>
            <w:r>
              <w:rPr>
                <w:sz w:val="21"/>
                <w:szCs w:val="21"/>
              </w:rPr>
              <w:t>过渡区</w:t>
            </w:r>
          </w:p>
        </w:tc>
        <w:tc>
          <w:tcPr>
            <w:tcW w:w="3179" w:type="dxa"/>
            <w:vAlign w:val="center"/>
          </w:tcPr>
          <w:p w14:paraId="7DD0247E">
            <w:pPr>
              <w:keepNext/>
              <w:snapToGrid w:val="0"/>
              <w:spacing w:before="70" w:after="70" w:line="240" w:lineRule="auto"/>
              <w:ind w:firstLine="0"/>
              <w:jc w:val="left"/>
              <w:rPr>
                <w:sz w:val="21"/>
              </w:rPr>
            </w:pPr>
            <w:r>
              <w:rPr>
                <w:sz w:val="21"/>
                <w:szCs w:val="21"/>
              </w:rPr>
              <w:t>法向偏差中等</w:t>
            </w:r>
          </w:p>
        </w:tc>
        <w:tc>
          <w:tcPr>
            <w:tcW w:w="2666" w:type="dxa"/>
            <w:vAlign w:val="center"/>
          </w:tcPr>
          <w:p w14:paraId="3514F275">
            <w:pPr>
              <w:keepNext/>
              <w:snapToGrid w:val="0"/>
              <w:spacing w:before="70" w:after="70" w:line="240" w:lineRule="auto"/>
              <w:ind w:firstLine="0"/>
              <w:jc w:val="left"/>
              <w:rPr>
                <w:sz w:val="21"/>
              </w:rPr>
            </w:pPr>
            <w:r>
              <w:rPr>
                <w:sz w:val="21"/>
                <w:szCs w:val="21"/>
              </w:rPr>
              <w:t>中强度滤波</w:t>
            </w:r>
          </w:p>
        </w:tc>
        <w:tc>
          <w:tcPr>
            <w:tcW w:w="1349" w:type="dxa"/>
            <w:vAlign w:val="center"/>
          </w:tcPr>
          <w:p w14:paraId="7FA62F91">
            <w:pPr>
              <w:keepNext/>
              <w:snapToGrid w:val="0"/>
              <w:spacing w:before="70" w:after="70" w:line="240" w:lineRule="auto"/>
              <w:ind w:firstLine="0"/>
              <w:jc w:val="center"/>
              <w:rPr>
                <w:sz w:val="21"/>
              </w:rPr>
            </w:pPr>
            <w:r>
              <w:rPr>
                <w:sz w:val="21"/>
                <w:szCs w:val="21"/>
              </w:rPr>
              <w:t>保留台阶</w:t>
            </w:r>
          </w:p>
        </w:tc>
      </w:tr>
      <w:tr w14:paraId="78F17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6" w:type="dxa"/>
            <w:vAlign w:val="center"/>
          </w:tcPr>
          <w:p w14:paraId="19CCA01B">
            <w:pPr>
              <w:keepNext/>
              <w:snapToGrid w:val="0"/>
              <w:spacing w:before="70" w:after="70" w:line="240" w:lineRule="auto"/>
              <w:ind w:firstLine="0"/>
              <w:jc w:val="left"/>
              <w:rPr>
                <w:sz w:val="21"/>
              </w:rPr>
            </w:pPr>
            <w:r>
              <w:rPr>
                <w:sz w:val="21"/>
                <w:szCs w:val="21"/>
              </w:rPr>
              <w:t>疑似缺陷区</w:t>
            </w:r>
          </w:p>
        </w:tc>
        <w:tc>
          <w:tcPr>
            <w:tcW w:w="3179" w:type="dxa"/>
            <w:vAlign w:val="center"/>
          </w:tcPr>
          <w:p w14:paraId="5A26EB32">
            <w:pPr>
              <w:keepNext/>
              <w:snapToGrid w:val="0"/>
              <w:spacing w:before="70" w:after="70" w:line="240" w:lineRule="auto"/>
              <w:ind w:firstLine="0"/>
              <w:jc w:val="left"/>
              <w:rPr>
                <w:sz w:val="21"/>
              </w:rPr>
            </w:pPr>
            <w:r>
              <w:rPr>
                <w:sz w:val="21"/>
                <w:szCs w:val="21"/>
              </w:rPr>
              <w:t>法向偏差超限或语义命中</w:t>
            </w:r>
          </w:p>
        </w:tc>
        <w:tc>
          <w:tcPr>
            <w:tcW w:w="2666" w:type="dxa"/>
            <w:vAlign w:val="center"/>
          </w:tcPr>
          <w:p w14:paraId="2219D0A1">
            <w:pPr>
              <w:keepNext/>
              <w:snapToGrid w:val="0"/>
              <w:spacing w:before="70" w:after="70" w:line="240" w:lineRule="auto"/>
              <w:ind w:firstLine="0"/>
              <w:jc w:val="left"/>
              <w:rPr>
                <w:sz w:val="21"/>
              </w:rPr>
            </w:pPr>
            <w:r>
              <w:rPr>
                <w:sz w:val="21"/>
                <w:szCs w:val="21"/>
              </w:rPr>
              <w:t>弱滤波或跳过</w:t>
            </w:r>
          </w:p>
        </w:tc>
        <w:tc>
          <w:tcPr>
            <w:tcW w:w="1349" w:type="dxa"/>
            <w:vAlign w:val="center"/>
          </w:tcPr>
          <w:p w14:paraId="536586CE">
            <w:pPr>
              <w:keepNext/>
              <w:snapToGrid w:val="0"/>
              <w:spacing w:before="70" w:after="70" w:line="240" w:lineRule="auto"/>
              <w:ind w:firstLine="0"/>
              <w:jc w:val="center"/>
              <w:rPr>
                <w:sz w:val="21"/>
              </w:rPr>
            </w:pPr>
            <w:r>
              <w:rPr>
                <w:sz w:val="21"/>
                <w:szCs w:val="21"/>
              </w:rPr>
              <w:t>必须保留</w:t>
            </w:r>
          </w:p>
        </w:tc>
      </w:tr>
      <w:tr w14:paraId="0C8F2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6" w:type="dxa"/>
            <w:vAlign w:val="center"/>
          </w:tcPr>
          <w:p w14:paraId="616CBBF7">
            <w:pPr>
              <w:keepNext/>
              <w:snapToGrid w:val="0"/>
              <w:spacing w:before="70" w:after="70" w:line="240" w:lineRule="auto"/>
              <w:ind w:firstLine="0"/>
              <w:jc w:val="left"/>
              <w:rPr>
                <w:sz w:val="21"/>
              </w:rPr>
            </w:pPr>
            <w:r>
              <w:rPr>
                <w:sz w:val="21"/>
                <w:szCs w:val="21"/>
              </w:rPr>
              <w:t>边界/接缝</w:t>
            </w:r>
          </w:p>
        </w:tc>
        <w:tc>
          <w:tcPr>
            <w:tcW w:w="3179" w:type="dxa"/>
            <w:vAlign w:val="center"/>
          </w:tcPr>
          <w:p w14:paraId="2373D5DD">
            <w:pPr>
              <w:keepNext/>
              <w:snapToGrid w:val="0"/>
              <w:spacing w:before="70" w:after="70" w:line="240" w:lineRule="auto"/>
              <w:ind w:firstLine="0"/>
              <w:jc w:val="left"/>
              <w:rPr>
                <w:sz w:val="21"/>
              </w:rPr>
            </w:pPr>
            <w:r>
              <w:rPr>
                <w:sz w:val="21"/>
                <w:szCs w:val="21"/>
              </w:rPr>
              <w:t>拼接缝、结构缝</w:t>
            </w:r>
          </w:p>
        </w:tc>
        <w:tc>
          <w:tcPr>
            <w:tcW w:w="2666" w:type="dxa"/>
            <w:vAlign w:val="center"/>
          </w:tcPr>
          <w:p w14:paraId="2DE03EAD">
            <w:pPr>
              <w:keepNext/>
              <w:snapToGrid w:val="0"/>
              <w:spacing w:before="70" w:after="70" w:line="240" w:lineRule="auto"/>
              <w:ind w:firstLine="0"/>
              <w:jc w:val="left"/>
              <w:rPr>
                <w:sz w:val="21"/>
              </w:rPr>
            </w:pPr>
            <w:r>
              <w:rPr>
                <w:sz w:val="21"/>
                <w:szCs w:val="21"/>
              </w:rPr>
              <w:t>保护性滤波</w:t>
            </w:r>
          </w:p>
        </w:tc>
        <w:tc>
          <w:tcPr>
            <w:tcW w:w="1349" w:type="dxa"/>
            <w:vAlign w:val="center"/>
          </w:tcPr>
          <w:p w14:paraId="0ED13FF4">
            <w:pPr>
              <w:keepNext/>
              <w:snapToGrid w:val="0"/>
              <w:spacing w:before="70" w:after="70" w:line="240" w:lineRule="auto"/>
              <w:ind w:firstLine="0"/>
              <w:jc w:val="center"/>
              <w:rPr>
                <w:sz w:val="21"/>
              </w:rPr>
            </w:pPr>
            <w:r>
              <w:rPr>
                <w:sz w:val="21"/>
                <w:szCs w:val="21"/>
              </w:rPr>
              <w:t>保留缝形</w:t>
            </w:r>
          </w:p>
        </w:tc>
      </w:tr>
      <w:tr w14:paraId="083AE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06" w:type="dxa"/>
            <w:vAlign w:val="center"/>
          </w:tcPr>
          <w:p w14:paraId="6A5561A5">
            <w:pPr>
              <w:keepNext/>
              <w:snapToGrid w:val="0"/>
              <w:spacing w:before="70" w:after="70" w:line="240" w:lineRule="auto"/>
              <w:ind w:firstLine="0"/>
              <w:jc w:val="left"/>
              <w:rPr>
                <w:sz w:val="21"/>
              </w:rPr>
            </w:pPr>
            <w:r>
              <w:rPr>
                <w:sz w:val="21"/>
                <w:szCs w:val="21"/>
              </w:rPr>
              <w:t>遮挡空洞</w:t>
            </w:r>
          </w:p>
        </w:tc>
        <w:tc>
          <w:tcPr>
            <w:tcW w:w="3179" w:type="dxa"/>
            <w:vAlign w:val="center"/>
          </w:tcPr>
          <w:p w14:paraId="688FF891">
            <w:pPr>
              <w:keepNext/>
              <w:snapToGrid w:val="0"/>
              <w:spacing w:before="70" w:after="70" w:line="240" w:lineRule="auto"/>
              <w:ind w:firstLine="0"/>
              <w:jc w:val="left"/>
              <w:rPr>
                <w:sz w:val="21"/>
              </w:rPr>
            </w:pPr>
            <w:r>
              <w:rPr>
                <w:sz w:val="21"/>
                <w:szCs w:val="21"/>
              </w:rPr>
              <w:t>空洞率高的栅格</w:t>
            </w:r>
          </w:p>
        </w:tc>
        <w:tc>
          <w:tcPr>
            <w:tcW w:w="2666" w:type="dxa"/>
            <w:vAlign w:val="center"/>
          </w:tcPr>
          <w:p w14:paraId="763FB5A7">
            <w:pPr>
              <w:keepNext/>
              <w:snapToGrid w:val="0"/>
              <w:spacing w:before="70" w:after="70" w:line="240" w:lineRule="auto"/>
              <w:ind w:firstLine="0"/>
              <w:jc w:val="left"/>
              <w:rPr>
                <w:sz w:val="21"/>
              </w:rPr>
            </w:pPr>
            <w:r>
              <w:rPr>
                <w:sz w:val="21"/>
                <w:szCs w:val="21"/>
              </w:rPr>
              <w:t>不滤波，标记补测</w:t>
            </w:r>
          </w:p>
        </w:tc>
        <w:tc>
          <w:tcPr>
            <w:tcW w:w="1349" w:type="dxa"/>
            <w:vAlign w:val="center"/>
          </w:tcPr>
          <w:p w14:paraId="0528C5DA">
            <w:pPr>
              <w:keepNext/>
              <w:snapToGrid w:val="0"/>
              <w:spacing w:before="70" w:after="70" w:line="240" w:lineRule="auto"/>
              <w:ind w:firstLine="0"/>
              <w:jc w:val="center"/>
              <w:rPr>
                <w:sz w:val="21"/>
              </w:rPr>
            </w:pPr>
            <w:r>
              <w:rPr>
                <w:rFonts w:hint="eastAsia"/>
                <w:sz w:val="21"/>
                <w:szCs w:val="21"/>
              </w:rPr>
              <w:t>-</w:t>
            </w:r>
          </w:p>
        </w:tc>
      </w:tr>
    </w:tbl>
    <w:p w14:paraId="575CF2EA">
      <w:pPr>
        <w:spacing w:line="240" w:lineRule="auto"/>
      </w:pPr>
    </w:p>
    <w:p w14:paraId="23DFE57C">
      <w:r>
        <w:rPr>
          <w:b/>
        </w:rPr>
        <w:t>（1）掩膜生成。</w:t>
      </w:r>
      <w:r>
        <w:t xml:space="preserve"> 由几何通道先算初版法向偏差场，超过阈值的栅格生成</w:t>
      </w:r>
      <w:r>
        <w:rPr>
          <w:rFonts w:hint="eastAsia"/>
        </w:rPr>
        <w:t>“</w:t>
      </w:r>
      <w:r>
        <w:t>保护掩膜</w:t>
      </w:r>
      <w:r>
        <w:rPr>
          <w:rFonts w:hint="eastAsia"/>
        </w:rPr>
        <w:t>”</w:t>
      </w:r>
      <w:r>
        <w:t>，滤波时掩膜内权重降至 10%～30%。</w:t>
      </w:r>
    </w:p>
    <w:p w14:paraId="5F737DCB">
      <w:r>
        <w:rPr>
          <w:b/>
        </w:rPr>
        <w:t>（2）噪声水平自适应。</w:t>
      </w:r>
      <w:r>
        <w:t xml:space="preserve"> 按局部点云厚度估计噪声（点云厚度 5 mm 以内为密实区），噪声大则增强滤波，噪声小则减弱，避免</w:t>
      </w:r>
      <w:r>
        <w:rPr>
          <w:rFonts w:hint="eastAsia"/>
        </w:rPr>
        <w:t>“</w:t>
      </w:r>
      <w:r>
        <w:t>一刀切</w:t>
      </w:r>
      <w:r>
        <w:rPr>
          <w:rFonts w:hint="eastAsia"/>
        </w:rPr>
        <w:t>”</w:t>
      </w:r>
      <w:r>
        <w:t>。</w:t>
      </w:r>
    </w:p>
    <w:p w14:paraId="6CADB3FA">
      <w:r>
        <w:rPr>
          <w:b/>
        </w:rPr>
        <w:t>（3）效果评价。</w:t>
      </w:r>
      <w:r>
        <w:t xml:space="preserve"> 用两组指标评价：一是平滑度（局部曲率方差下降比例），二是保真度（缺陷深度与人工量测的偏差）。两者同时满足（平滑度提升 ≥40%、深度偏差 ≤0.5 mm）方可放行。</w:t>
      </w:r>
    </w:p>
    <w:p w14:paraId="5EDE78DA">
      <w:pPr>
        <w:pStyle w:val="6"/>
      </w:pPr>
      <w:r>
        <w:rPr>
          <w:szCs w:val="32"/>
        </w:rPr>
        <w:t>2.5.4.16 融合成果的置信度分级</w:t>
      </w:r>
    </w:p>
    <w:p w14:paraId="17CF26ED">
      <w:r>
        <w:rPr>
          <w:rFonts w:hint="eastAsia"/>
        </w:rPr>
        <w:t>成果不应采用“同等效力”的统一定性表述，需附加置信度标识，为后续成果判读及验收环节的分级使用提供依据。</w:t>
      </w:r>
    </w:p>
    <w:p w14:paraId="011522E0">
      <w:pPr>
        <w:ind w:firstLine="0"/>
        <w:jc w:val="center"/>
      </w:pPr>
      <w:r>
        <w:drawing>
          <wp:inline distT="0" distB="0" distL="0" distR="0">
            <wp:extent cx="5731510" cy="1651635"/>
            <wp:effectExtent l="0" t="0" r="13970" b="9525"/>
            <wp:docPr id="1595186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86586" name="图片 1"/>
                    <pic:cNvPicPr>
                      <a:picLocks noChangeAspect="1"/>
                    </pic:cNvPicPr>
                  </pic:nvPicPr>
                  <pic:blipFill>
                    <a:blip r:embed="rId82"/>
                    <a:stretch>
                      <a:fillRect/>
                    </a:stretch>
                  </pic:blipFill>
                  <pic:spPr>
                    <a:xfrm>
                      <a:off x="0" y="0"/>
                      <a:ext cx="5731510" cy="1651635"/>
                    </a:xfrm>
                    <a:prstGeom prst="rect">
                      <a:avLst/>
                    </a:prstGeom>
                  </pic:spPr>
                </pic:pic>
              </a:graphicData>
            </a:graphic>
          </wp:inline>
        </w:drawing>
      </w:r>
    </w:p>
    <w:p w14:paraId="22E79783">
      <w:pPr>
        <w:spacing w:after="200" w:line="280" w:lineRule="auto"/>
        <w:ind w:firstLine="0"/>
        <w:jc w:val="center"/>
      </w:pPr>
      <w:r>
        <w:rPr>
          <w:sz w:val="21"/>
          <w:szCs w:val="21"/>
        </w:rPr>
        <w:t>图 2-</w:t>
      </w:r>
      <w:r>
        <w:rPr>
          <w:rFonts w:hint="eastAsia"/>
          <w:sz w:val="21"/>
          <w:szCs w:val="21"/>
        </w:rPr>
        <w:t>28</w:t>
      </w:r>
      <w:r>
        <w:rPr>
          <w:sz w:val="21"/>
          <w:szCs w:val="21"/>
        </w:rPr>
        <w:t xml:space="preserve">  融合成果置信度分级</w:t>
      </w:r>
    </w:p>
    <w:p w14:paraId="29AC2F8B"/>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8"/>
        <w:gridCol w:w="4022"/>
        <w:gridCol w:w="2765"/>
        <w:gridCol w:w="1185"/>
      </w:tblGrid>
      <w:tr w14:paraId="29210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828" w:type="dxa"/>
            <w:shd w:val="clear" w:color="auto" w:fill="E7E6E6"/>
            <w:vAlign w:val="center"/>
          </w:tcPr>
          <w:p w14:paraId="4DA8BA41">
            <w:pPr>
              <w:snapToGrid w:val="0"/>
              <w:spacing w:before="70" w:after="70" w:line="240" w:lineRule="auto"/>
              <w:ind w:firstLine="0"/>
              <w:jc w:val="center"/>
              <w:rPr>
                <w:b/>
                <w:sz w:val="21"/>
              </w:rPr>
            </w:pPr>
            <w:r>
              <w:rPr>
                <w:b/>
                <w:sz w:val="21"/>
                <w:szCs w:val="21"/>
              </w:rPr>
              <w:t>等级</w:t>
            </w:r>
          </w:p>
        </w:tc>
        <w:tc>
          <w:tcPr>
            <w:tcW w:w="4022" w:type="dxa"/>
            <w:shd w:val="clear" w:color="auto" w:fill="E7E6E6"/>
            <w:vAlign w:val="center"/>
          </w:tcPr>
          <w:p w14:paraId="5CFE2E22">
            <w:pPr>
              <w:snapToGrid w:val="0"/>
              <w:spacing w:before="70" w:after="70" w:line="240" w:lineRule="auto"/>
              <w:ind w:firstLine="0"/>
              <w:jc w:val="center"/>
              <w:rPr>
                <w:b/>
                <w:sz w:val="21"/>
              </w:rPr>
            </w:pPr>
            <w:r>
              <w:rPr>
                <w:b/>
                <w:sz w:val="21"/>
                <w:szCs w:val="21"/>
              </w:rPr>
              <w:t>判定条件</w:t>
            </w:r>
          </w:p>
        </w:tc>
        <w:tc>
          <w:tcPr>
            <w:tcW w:w="2765" w:type="dxa"/>
            <w:shd w:val="clear" w:color="auto" w:fill="E7E6E6"/>
            <w:vAlign w:val="center"/>
          </w:tcPr>
          <w:p w14:paraId="1E3CC0B2">
            <w:pPr>
              <w:snapToGrid w:val="0"/>
              <w:spacing w:before="70" w:after="70" w:line="240" w:lineRule="auto"/>
              <w:ind w:firstLine="0"/>
              <w:jc w:val="center"/>
              <w:rPr>
                <w:b/>
                <w:sz w:val="21"/>
              </w:rPr>
            </w:pPr>
            <w:r>
              <w:rPr>
                <w:b/>
                <w:sz w:val="21"/>
                <w:szCs w:val="21"/>
              </w:rPr>
              <w:t>使用建议</w:t>
            </w:r>
          </w:p>
        </w:tc>
        <w:tc>
          <w:tcPr>
            <w:tcW w:w="1185" w:type="dxa"/>
            <w:shd w:val="clear" w:color="auto" w:fill="E7E6E6"/>
            <w:vAlign w:val="center"/>
          </w:tcPr>
          <w:p w14:paraId="1BB92730">
            <w:pPr>
              <w:snapToGrid w:val="0"/>
              <w:spacing w:before="70" w:after="70" w:line="240" w:lineRule="auto"/>
              <w:ind w:firstLine="0"/>
              <w:jc w:val="center"/>
              <w:rPr>
                <w:b/>
                <w:sz w:val="21"/>
              </w:rPr>
            </w:pPr>
            <w:r>
              <w:rPr>
                <w:b/>
                <w:sz w:val="21"/>
                <w:szCs w:val="21"/>
              </w:rPr>
              <w:t>标识方式</w:t>
            </w:r>
          </w:p>
        </w:tc>
      </w:tr>
      <w:tr w14:paraId="3BE3C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3A03EDC">
            <w:pPr>
              <w:snapToGrid w:val="0"/>
              <w:spacing w:before="70" w:after="70" w:line="240" w:lineRule="auto"/>
              <w:ind w:firstLine="0"/>
              <w:jc w:val="center"/>
              <w:rPr>
                <w:sz w:val="21"/>
              </w:rPr>
            </w:pPr>
            <w:r>
              <w:rPr>
                <w:sz w:val="21"/>
                <w:szCs w:val="21"/>
              </w:rPr>
              <w:t>A 级</w:t>
            </w:r>
          </w:p>
        </w:tc>
        <w:tc>
          <w:tcPr>
            <w:tcW w:w="4022" w:type="dxa"/>
            <w:vAlign w:val="center"/>
          </w:tcPr>
          <w:p w14:paraId="65986F5D">
            <w:pPr>
              <w:snapToGrid w:val="0"/>
              <w:spacing w:before="70" w:after="70" w:line="240" w:lineRule="auto"/>
              <w:ind w:firstLine="0"/>
              <w:jc w:val="left"/>
              <w:rPr>
                <w:sz w:val="21"/>
              </w:rPr>
            </w:pPr>
            <w:r>
              <w:rPr>
                <w:sz w:val="21"/>
                <w:szCs w:val="21"/>
              </w:rPr>
              <w:t>控制点约束充分、权重 ≥0.8、检查点合格</w:t>
            </w:r>
          </w:p>
        </w:tc>
        <w:tc>
          <w:tcPr>
            <w:tcW w:w="2765" w:type="dxa"/>
            <w:vAlign w:val="center"/>
          </w:tcPr>
          <w:p w14:paraId="23F51CED">
            <w:pPr>
              <w:snapToGrid w:val="0"/>
              <w:spacing w:before="70" w:after="70" w:line="240" w:lineRule="auto"/>
              <w:ind w:firstLine="0"/>
              <w:jc w:val="left"/>
              <w:rPr>
                <w:sz w:val="21"/>
              </w:rPr>
            </w:pPr>
            <w:r>
              <w:rPr>
                <w:sz w:val="21"/>
                <w:szCs w:val="21"/>
              </w:rPr>
              <w:t>直接用于量测与判定</w:t>
            </w:r>
          </w:p>
        </w:tc>
        <w:tc>
          <w:tcPr>
            <w:tcW w:w="1185" w:type="dxa"/>
            <w:vAlign w:val="center"/>
          </w:tcPr>
          <w:p w14:paraId="0D637748">
            <w:pPr>
              <w:snapToGrid w:val="0"/>
              <w:spacing w:before="70" w:after="70" w:line="240" w:lineRule="auto"/>
              <w:ind w:firstLine="0"/>
              <w:jc w:val="center"/>
              <w:rPr>
                <w:sz w:val="21"/>
              </w:rPr>
            </w:pPr>
            <w:r>
              <w:rPr>
                <w:sz w:val="21"/>
                <w:szCs w:val="21"/>
              </w:rPr>
              <w:t>绿色</w:t>
            </w:r>
          </w:p>
        </w:tc>
      </w:tr>
      <w:tr w14:paraId="0D1F9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2D650B8A">
            <w:pPr>
              <w:snapToGrid w:val="0"/>
              <w:spacing w:before="70" w:after="70" w:line="240" w:lineRule="auto"/>
              <w:ind w:firstLine="0"/>
              <w:jc w:val="center"/>
              <w:rPr>
                <w:sz w:val="21"/>
              </w:rPr>
            </w:pPr>
            <w:r>
              <w:rPr>
                <w:sz w:val="21"/>
                <w:szCs w:val="21"/>
              </w:rPr>
              <w:t>B 级</w:t>
            </w:r>
          </w:p>
        </w:tc>
        <w:tc>
          <w:tcPr>
            <w:tcW w:w="4022" w:type="dxa"/>
            <w:vAlign w:val="center"/>
          </w:tcPr>
          <w:p w14:paraId="18786ACD">
            <w:pPr>
              <w:snapToGrid w:val="0"/>
              <w:spacing w:before="70" w:after="70" w:line="240" w:lineRule="auto"/>
              <w:ind w:firstLine="0"/>
              <w:jc w:val="left"/>
              <w:rPr>
                <w:sz w:val="21"/>
              </w:rPr>
            </w:pPr>
            <w:r>
              <w:rPr>
                <w:sz w:val="21"/>
                <w:szCs w:val="21"/>
              </w:rPr>
              <w:t>权重 0.5～0.8 或检查点略超</w:t>
            </w:r>
          </w:p>
        </w:tc>
        <w:tc>
          <w:tcPr>
            <w:tcW w:w="2765" w:type="dxa"/>
            <w:vAlign w:val="center"/>
          </w:tcPr>
          <w:p w14:paraId="5EA600C1">
            <w:pPr>
              <w:snapToGrid w:val="0"/>
              <w:spacing w:before="70" w:after="70" w:line="240" w:lineRule="auto"/>
              <w:ind w:firstLine="0"/>
              <w:jc w:val="left"/>
              <w:rPr>
                <w:sz w:val="21"/>
              </w:rPr>
            </w:pPr>
            <w:r>
              <w:rPr>
                <w:sz w:val="21"/>
                <w:szCs w:val="21"/>
              </w:rPr>
              <w:t>可用于判定，需抽样复核</w:t>
            </w:r>
          </w:p>
        </w:tc>
        <w:tc>
          <w:tcPr>
            <w:tcW w:w="1185" w:type="dxa"/>
            <w:vAlign w:val="center"/>
          </w:tcPr>
          <w:p w14:paraId="2177D47E">
            <w:pPr>
              <w:snapToGrid w:val="0"/>
              <w:spacing w:before="70" w:after="70" w:line="240" w:lineRule="auto"/>
              <w:ind w:firstLine="0"/>
              <w:jc w:val="center"/>
              <w:rPr>
                <w:sz w:val="21"/>
              </w:rPr>
            </w:pPr>
            <w:r>
              <w:rPr>
                <w:sz w:val="21"/>
                <w:szCs w:val="21"/>
              </w:rPr>
              <w:t>黄色</w:t>
            </w:r>
          </w:p>
        </w:tc>
      </w:tr>
      <w:tr w14:paraId="4ED93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106C5C3E">
            <w:pPr>
              <w:snapToGrid w:val="0"/>
              <w:spacing w:before="70" w:after="70" w:line="240" w:lineRule="auto"/>
              <w:ind w:firstLine="0"/>
              <w:jc w:val="center"/>
              <w:rPr>
                <w:sz w:val="21"/>
              </w:rPr>
            </w:pPr>
            <w:r>
              <w:rPr>
                <w:sz w:val="21"/>
                <w:szCs w:val="21"/>
              </w:rPr>
              <w:t>C 级</w:t>
            </w:r>
          </w:p>
        </w:tc>
        <w:tc>
          <w:tcPr>
            <w:tcW w:w="4022" w:type="dxa"/>
            <w:vAlign w:val="center"/>
          </w:tcPr>
          <w:p w14:paraId="281B80B4">
            <w:pPr>
              <w:snapToGrid w:val="0"/>
              <w:spacing w:before="70" w:after="70" w:line="240" w:lineRule="auto"/>
              <w:ind w:firstLine="0"/>
              <w:jc w:val="left"/>
              <w:rPr>
                <w:sz w:val="21"/>
              </w:rPr>
            </w:pPr>
            <w:r>
              <w:rPr>
                <w:sz w:val="21"/>
                <w:szCs w:val="21"/>
              </w:rPr>
              <w:t>权重 0.2～0.5 或存在局部空洞</w:t>
            </w:r>
          </w:p>
        </w:tc>
        <w:tc>
          <w:tcPr>
            <w:tcW w:w="2765" w:type="dxa"/>
            <w:vAlign w:val="center"/>
          </w:tcPr>
          <w:p w14:paraId="42254C7C">
            <w:pPr>
              <w:snapToGrid w:val="0"/>
              <w:spacing w:before="70" w:after="70" w:line="240" w:lineRule="auto"/>
              <w:ind w:firstLine="0"/>
              <w:jc w:val="left"/>
              <w:rPr>
                <w:sz w:val="21"/>
              </w:rPr>
            </w:pPr>
            <w:r>
              <w:rPr>
                <w:sz w:val="21"/>
                <w:szCs w:val="21"/>
              </w:rPr>
              <w:t>仅作参考，需补测</w:t>
            </w:r>
          </w:p>
        </w:tc>
        <w:tc>
          <w:tcPr>
            <w:tcW w:w="1185" w:type="dxa"/>
            <w:vAlign w:val="center"/>
          </w:tcPr>
          <w:p w14:paraId="2BF41BBF">
            <w:pPr>
              <w:snapToGrid w:val="0"/>
              <w:spacing w:before="70" w:after="70" w:line="240" w:lineRule="auto"/>
              <w:ind w:firstLine="0"/>
              <w:jc w:val="center"/>
              <w:rPr>
                <w:sz w:val="21"/>
              </w:rPr>
            </w:pPr>
            <w:r>
              <w:rPr>
                <w:sz w:val="21"/>
                <w:szCs w:val="21"/>
              </w:rPr>
              <w:t>橙色</w:t>
            </w:r>
          </w:p>
        </w:tc>
      </w:tr>
      <w:tr w14:paraId="66F2D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EBAC180">
            <w:pPr>
              <w:snapToGrid w:val="0"/>
              <w:spacing w:before="70" w:after="70" w:line="240" w:lineRule="auto"/>
              <w:ind w:firstLine="0"/>
              <w:jc w:val="center"/>
              <w:rPr>
                <w:sz w:val="21"/>
              </w:rPr>
            </w:pPr>
            <w:r>
              <w:rPr>
                <w:sz w:val="21"/>
                <w:szCs w:val="21"/>
              </w:rPr>
              <w:t>D 级</w:t>
            </w:r>
          </w:p>
        </w:tc>
        <w:tc>
          <w:tcPr>
            <w:tcW w:w="4022" w:type="dxa"/>
            <w:vAlign w:val="center"/>
          </w:tcPr>
          <w:p w14:paraId="5D9E47A8">
            <w:pPr>
              <w:snapToGrid w:val="0"/>
              <w:spacing w:before="70" w:after="70" w:line="240" w:lineRule="auto"/>
              <w:ind w:firstLine="0"/>
              <w:jc w:val="left"/>
              <w:rPr>
                <w:sz w:val="21"/>
              </w:rPr>
            </w:pPr>
            <w:r>
              <w:rPr>
                <w:sz w:val="21"/>
                <w:szCs w:val="21"/>
              </w:rPr>
              <w:t>权重 &lt;0.2 或数据缺失</w:t>
            </w:r>
          </w:p>
        </w:tc>
        <w:tc>
          <w:tcPr>
            <w:tcW w:w="2765" w:type="dxa"/>
            <w:vAlign w:val="center"/>
          </w:tcPr>
          <w:p w14:paraId="1C2FD120">
            <w:pPr>
              <w:snapToGrid w:val="0"/>
              <w:spacing w:before="70" w:after="70" w:line="240" w:lineRule="auto"/>
              <w:ind w:firstLine="0"/>
              <w:jc w:val="left"/>
              <w:rPr>
                <w:sz w:val="21"/>
              </w:rPr>
            </w:pPr>
            <w:r>
              <w:rPr>
                <w:sz w:val="21"/>
                <w:szCs w:val="21"/>
              </w:rPr>
              <w:t>不用于成果</w:t>
            </w:r>
          </w:p>
        </w:tc>
        <w:tc>
          <w:tcPr>
            <w:tcW w:w="1185" w:type="dxa"/>
            <w:vAlign w:val="center"/>
          </w:tcPr>
          <w:p w14:paraId="71766AF9">
            <w:pPr>
              <w:snapToGrid w:val="0"/>
              <w:spacing w:before="70" w:after="70" w:line="240" w:lineRule="auto"/>
              <w:ind w:firstLine="0"/>
              <w:jc w:val="center"/>
              <w:rPr>
                <w:sz w:val="21"/>
              </w:rPr>
            </w:pPr>
            <w:r>
              <w:rPr>
                <w:sz w:val="21"/>
                <w:szCs w:val="21"/>
              </w:rPr>
              <w:t>红色</w:t>
            </w:r>
          </w:p>
        </w:tc>
      </w:tr>
    </w:tbl>
    <w:p w14:paraId="0CE46B02">
      <w:pPr>
        <w:spacing w:line="240" w:lineRule="auto"/>
      </w:pPr>
    </w:p>
    <w:p w14:paraId="31E9D4F0">
      <w:r>
        <w:t>置信度以栅格图形式随成果发布，缺陷清单中每个缺陷标注其所在栅格的置信等级；C、D 级区域自动进入补测计划。</w:t>
      </w:r>
    </w:p>
    <w:p w14:paraId="729AD147">
      <w:pPr>
        <w:pStyle w:val="6"/>
      </w:pPr>
      <w:r>
        <w:rPr>
          <w:szCs w:val="32"/>
        </w:rPr>
        <w:t>2.5.4.17 融合精度试验方案</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8"/>
        <w:gridCol w:w="3970"/>
        <w:gridCol w:w="1039"/>
        <w:gridCol w:w="2253"/>
      </w:tblGrid>
      <w:tr w14:paraId="18ED3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38" w:type="dxa"/>
            <w:shd w:val="clear" w:color="auto" w:fill="E7E6E6"/>
            <w:vAlign w:val="center"/>
          </w:tcPr>
          <w:p w14:paraId="385B85AF">
            <w:pPr>
              <w:snapToGrid w:val="0"/>
              <w:spacing w:before="70" w:after="70" w:line="240" w:lineRule="auto"/>
              <w:ind w:firstLine="0"/>
              <w:jc w:val="center"/>
              <w:rPr>
                <w:b/>
                <w:sz w:val="21"/>
              </w:rPr>
            </w:pPr>
            <w:r>
              <w:rPr>
                <w:b/>
                <w:sz w:val="21"/>
                <w:szCs w:val="21"/>
              </w:rPr>
              <w:t>试验项</w:t>
            </w:r>
          </w:p>
        </w:tc>
        <w:tc>
          <w:tcPr>
            <w:tcW w:w="3970" w:type="dxa"/>
            <w:shd w:val="clear" w:color="auto" w:fill="E7E6E6"/>
            <w:vAlign w:val="center"/>
          </w:tcPr>
          <w:p w14:paraId="2A244BD7">
            <w:pPr>
              <w:snapToGrid w:val="0"/>
              <w:spacing w:before="70" w:after="70" w:line="240" w:lineRule="auto"/>
              <w:ind w:firstLine="0"/>
              <w:jc w:val="center"/>
              <w:rPr>
                <w:b/>
                <w:sz w:val="21"/>
              </w:rPr>
            </w:pPr>
            <w:r>
              <w:rPr>
                <w:b/>
                <w:sz w:val="21"/>
                <w:szCs w:val="21"/>
              </w:rPr>
              <w:t>试验设计</w:t>
            </w:r>
          </w:p>
        </w:tc>
        <w:tc>
          <w:tcPr>
            <w:tcW w:w="1039" w:type="dxa"/>
            <w:shd w:val="clear" w:color="auto" w:fill="E7E6E6"/>
            <w:vAlign w:val="center"/>
          </w:tcPr>
          <w:p w14:paraId="4D7E3299">
            <w:pPr>
              <w:snapToGrid w:val="0"/>
              <w:spacing w:before="70" w:after="70" w:line="240" w:lineRule="auto"/>
              <w:ind w:firstLine="0"/>
              <w:jc w:val="center"/>
              <w:rPr>
                <w:b/>
                <w:sz w:val="21"/>
              </w:rPr>
            </w:pPr>
            <w:r>
              <w:rPr>
                <w:b/>
                <w:sz w:val="21"/>
                <w:szCs w:val="21"/>
              </w:rPr>
              <w:t>样本量</w:t>
            </w:r>
          </w:p>
        </w:tc>
        <w:tc>
          <w:tcPr>
            <w:tcW w:w="2253" w:type="dxa"/>
            <w:shd w:val="clear" w:color="auto" w:fill="E7E6E6"/>
            <w:vAlign w:val="center"/>
          </w:tcPr>
          <w:p w14:paraId="7D67F9F6">
            <w:pPr>
              <w:snapToGrid w:val="0"/>
              <w:spacing w:before="70" w:after="70" w:line="240" w:lineRule="auto"/>
              <w:ind w:firstLine="0"/>
              <w:jc w:val="center"/>
              <w:rPr>
                <w:b/>
                <w:sz w:val="21"/>
              </w:rPr>
            </w:pPr>
            <w:r>
              <w:rPr>
                <w:b/>
                <w:sz w:val="21"/>
                <w:szCs w:val="21"/>
              </w:rPr>
              <w:t>判据</w:t>
            </w:r>
          </w:p>
        </w:tc>
      </w:tr>
      <w:tr w14:paraId="2B7B0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609CFE34">
            <w:pPr>
              <w:snapToGrid w:val="0"/>
              <w:spacing w:before="70" w:after="70" w:line="240" w:lineRule="auto"/>
              <w:ind w:firstLine="0"/>
              <w:jc w:val="left"/>
              <w:rPr>
                <w:sz w:val="21"/>
              </w:rPr>
            </w:pPr>
            <w:r>
              <w:rPr>
                <w:sz w:val="21"/>
                <w:szCs w:val="21"/>
              </w:rPr>
              <w:t>配准精度</w:t>
            </w:r>
          </w:p>
        </w:tc>
        <w:tc>
          <w:tcPr>
            <w:tcW w:w="3970" w:type="dxa"/>
            <w:vAlign w:val="center"/>
          </w:tcPr>
          <w:p w14:paraId="01D109D4">
            <w:pPr>
              <w:snapToGrid w:val="0"/>
              <w:spacing w:before="70" w:after="70" w:line="240" w:lineRule="auto"/>
              <w:ind w:firstLine="0"/>
              <w:jc w:val="left"/>
              <w:rPr>
                <w:sz w:val="21"/>
              </w:rPr>
            </w:pPr>
            <w:r>
              <w:rPr>
                <w:sz w:val="21"/>
                <w:szCs w:val="21"/>
              </w:rPr>
              <w:t>布设 20 个检查点，重复配准 10 次</w:t>
            </w:r>
          </w:p>
        </w:tc>
        <w:tc>
          <w:tcPr>
            <w:tcW w:w="1039" w:type="dxa"/>
            <w:vAlign w:val="center"/>
          </w:tcPr>
          <w:p w14:paraId="4B72C3EF">
            <w:pPr>
              <w:snapToGrid w:val="0"/>
              <w:spacing w:before="70" w:after="70" w:line="240" w:lineRule="auto"/>
              <w:ind w:firstLine="0"/>
              <w:jc w:val="left"/>
              <w:rPr>
                <w:sz w:val="21"/>
              </w:rPr>
            </w:pPr>
            <w:r>
              <w:rPr>
                <w:sz w:val="21"/>
                <w:szCs w:val="21"/>
              </w:rPr>
              <w:t>200 组</w:t>
            </w:r>
          </w:p>
        </w:tc>
        <w:tc>
          <w:tcPr>
            <w:tcW w:w="2253" w:type="dxa"/>
            <w:vAlign w:val="center"/>
          </w:tcPr>
          <w:p w14:paraId="0CD39154">
            <w:pPr>
              <w:snapToGrid w:val="0"/>
              <w:spacing w:before="70" w:after="70" w:line="240" w:lineRule="auto"/>
              <w:ind w:firstLine="0"/>
              <w:jc w:val="left"/>
              <w:rPr>
                <w:sz w:val="21"/>
              </w:rPr>
            </w:pPr>
            <w:r>
              <w:rPr>
                <w:sz w:val="21"/>
                <w:szCs w:val="21"/>
              </w:rPr>
              <w:t>中误差 ≤1 mm</w:t>
            </w:r>
          </w:p>
        </w:tc>
      </w:tr>
      <w:tr w14:paraId="69B9E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2964C8CC">
            <w:pPr>
              <w:snapToGrid w:val="0"/>
              <w:spacing w:before="70" w:after="70" w:line="240" w:lineRule="auto"/>
              <w:ind w:firstLine="0"/>
              <w:jc w:val="left"/>
              <w:rPr>
                <w:sz w:val="21"/>
              </w:rPr>
            </w:pPr>
            <w:r>
              <w:rPr>
                <w:sz w:val="21"/>
                <w:szCs w:val="21"/>
              </w:rPr>
              <w:t>赋色精度</w:t>
            </w:r>
          </w:p>
        </w:tc>
        <w:tc>
          <w:tcPr>
            <w:tcW w:w="3970" w:type="dxa"/>
            <w:vAlign w:val="center"/>
          </w:tcPr>
          <w:p w14:paraId="1A780ABC">
            <w:pPr>
              <w:snapToGrid w:val="0"/>
              <w:spacing w:before="70" w:after="70" w:line="240" w:lineRule="auto"/>
              <w:ind w:firstLine="0"/>
              <w:jc w:val="left"/>
              <w:rPr>
                <w:sz w:val="21"/>
              </w:rPr>
            </w:pPr>
            <w:r>
              <w:rPr>
                <w:sz w:val="21"/>
                <w:szCs w:val="21"/>
              </w:rPr>
              <w:t>标准色卡 + 5 类真实表面</w:t>
            </w:r>
          </w:p>
        </w:tc>
        <w:tc>
          <w:tcPr>
            <w:tcW w:w="1039" w:type="dxa"/>
            <w:vAlign w:val="center"/>
          </w:tcPr>
          <w:p w14:paraId="0A4092DC">
            <w:pPr>
              <w:snapToGrid w:val="0"/>
              <w:spacing w:before="70" w:after="70" w:line="240" w:lineRule="auto"/>
              <w:ind w:firstLine="0"/>
              <w:jc w:val="left"/>
              <w:rPr>
                <w:sz w:val="21"/>
              </w:rPr>
            </w:pPr>
            <w:r>
              <w:rPr>
                <w:sz w:val="21"/>
                <w:szCs w:val="21"/>
              </w:rPr>
              <w:t>50 处</w:t>
            </w:r>
          </w:p>
        </w:tc>
        <w:tc>
          <w:tcPr>
            <w:tcW w:w="2253" w:type="dxa"/>
            <w:vAlign w:val="center"/>
          </w:tcPr>
          <w:p w14:paraId="6A4EBD1D">
            <w:pPr>
              <w:snapToGrid w:val="0"/>
              <w:spacing w:before="70" w:after="70" w:line="240" w:lineRule="auto"/>
              <w:ind w:firstLine="0"/>
              <w:jc w:val="left"/>
              <w:rPr>
                <w:sz w:val="21"/>
              </w:rPr>
            </w:pPr>
            <w:r>
              <w:rPr>
                <w:sz w:val="21"/>
                <w:szCs w:val="21"/>
              </w:rPr>
              <w:t>ΔE≤5</w:t>
            </w:r>
          </w:p>
        </w:tc>
      </w:tr>
      <w:tr w14:paraId="0C3CE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1CFBE2B3">
            <w:pPr>
              <w:snapToGrid w:val="0"/>
              <w:spacing w:before="70" w:after="70" w:line="240" w:lineRule="auto"/>
              <w:ind w:firstLine="0"/>
              <w:jc w:val="left"/>
              <w:rPr>
                <w:sz w:val="21"/>
              </w:rPr>
            </w:pPr>
            <w:r>
              <w:rPr>
                <w:sz w:val="21"/>
                <w:szCs w:val="21"/>
              </w:rPr>
              <w:t>去噪保真</w:t>
            </w:r>
          </w:p>
        </w:tc>
        <w:tc>
          <w:tcPr>
            <w:tcW w:w="3970" w:type="dxa"/>
            <w:vAlign w:val="center"/>
          </w:tcPr>
          <w:p w14:paraId="0634BB7B">
            <w:pPr>
              <w:snapToGrid w:val="0"/>
              <w:spacing w:before="70" w:after="70" w:line="240" w:lineRule="auto"/>
              <w:ind w:firstLine="0"/>
              <w:jc w:val="left"/>
              <w:rPr>
                <w:sz w:val="21"/>
              </w:rPr>
            </w:pPr>
            <w:r>
              <w:rPr>
                <w:sz w:val="21"/>
                <w:szCs w:val="21"/>
              </w:rPr>
              <w:t>人工刻制 1/2/3/5 mm 台阶</w:t>
            </w:r>
          </w:p>
        </w:tc>
        <w:tc>
          <w:tcPr>
            <w:tcW w:w="1039" w:type="dxa"/>
            <w:vAlign w:val="center"/>
          </w:tcPr>
          <w:p w14:paraId="300917FB">
            <w:pPr>
              <w:snapToGrid w:val="0"/>
              <w:spacing w:before="70" w:after="70" w:line="240" w:lineRule="auto"/>
              <w:ind w:firstLine="0"/>
              <w:jc w:val="left"/>
              <w:rPr>
                <w:sz w:val="21"/>
              </w:rPr>
            </w:pPr>
            <w:r>
              <w:rPr>
                <w:sz w:val="21"/>
                <w:szCs w:val="21"/>
              </w:rPr>
              <w:t>40 处</w:t>
            </w:r>
          </w:p>
        </w:tc>
        <w:tc>
          <w:tcPr>
            <w:tcW w:w="2253" w:type="dxa"/>
            <w:vAlign w:val="center"/>
          </w:tcPr>
          <w:p w14:paraId="67E9B7CC">
            <w:pPr>
              <w:snapToGrid w:val="0"/>
              <w:spacing w:before="70" w:after="70" w:line="240" w:lineRule="auto"/>
              <w:ind w:firstLine="0"/>
              <w:jc w:val="left"/>
              <w:rPr>
                <w:sz w:val="21"/>
              </w:rPr>
            </w:pPr>
            <w:r>
              <w:rPr>
                <w:sz w:val="21"/>
                <w:szCs w:val="21"/>
              </w:rPr>
              <w:t>深度偏差 ≤0.5 mm</w:t>
            </w:r>
          </w:p>
        </w:tc>
      </w:tr>
      <w:tr w14:paraId="6B0CB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18AE1BDB">
            <w:pPr>
              <w:snapToGrid w:val="0"/>
              <w:spacing w:before="70" w:after="70" w:line="240" w:lineRule="auto"/>
              <w:ind w:firstLine="0"/>
              <w:jc w:val="left"/>
              <w:rPr>
                <w:sz w:val="21"/>
              </w:rPr>
            </w:pPr>
            <w:r>
              <w:rPr>
                <w:sz w:val="21"/>
                <w:szCs w:val="21"/>
              </w:rPr>
              <w:t>多源一致性</w:t>
            </w:r>
          </w:p>
        </w:tc>
        <w:tc>
          <w:tcPr>
            <w:tcW w:w="3970" w:type="dxa"/>
            <w:vAlign w:val="center"/>
          </w:tcPr>
          <w:p w14:paraId="6A6F5EBF">
            <w:pPr>
              <w:snapToGrid w:val="0"/>
              <w:spacing w:before="70" w:after="70" w:line="240" w:lineRule="auto"/>
              <w:ind w:firstLine="0"/>
              <w:jc w:val="left"/>
              <w:rPr>
                <w:sz w:val="21"/>
              </w:rPr>
            </w:pPr>
            <w:r>
              <w:rPr>
                <w:sz w:val="21"/>
                <w:szCs w:val="21"/>
              </w:rPr>
              <w:t>跟踪/扫描/全站仪三源比对</w:t>
            </w:r>
          </w:p>
        </w:tc>
        <w:tc>
          <w:tcPr>
            <w:tcW w:w="1039" w:type="dxa"/>
            <w:vAlign w:val="center"/>
          </w:tcPr>
          <w:p w14:paraId="4D92BC73">
            <w:pPr>
              <w:snapToGrid w:val="0"/>
              <w:spacing w:before="70" w:after="70" w:line="240" w:lineRule="auto"/>
              <w:ind w:firstLine="0"/>
              <w:jc w:val="left"/>
              <w:rPr>
                <w:sz w:val="21"/>
              </w:rPr>
            </w:pPr>
            <w:r>
              <w:rPr>
                <w:sz w:val="21"/>
                <w:szCs w:val="21"/>
              </w:rPr>
              <w:t>60 点</w:t>
            </w:r>
          </w:p>
        </w:tc>
        <w:tc>
          <w:tcPr>
            <w:tcW w:w="2253" w:type="dxa"/>
            <w:vAlign w:val="center"/>
          </w:tcPr>
          <w:p w14:paraId="1154534F">
            <w:pPr>
              <w:snapToGrid w:val="0"/>
              <w:spacing w:before="70" w:after="70" w:line="240" w:lineRule="auto"/>
              <w:ind w:firstLine="0"/>
              <w:jc w:val="left"/>
              <w:rPr>
                <w:sz w:val="21"/>
              </w:rPr>
            </w:pPr>
            <w:r>
              <w:rPr>
                <w:sz w:val="21"/>
                <w:szCs w:val="21"/>
              </w:rPr>
              <w:t>较差 ≤2 mm</w:t>
            </w:r>
          </w:p>
        </w:tc>
      </w:tr>
      <w:tr w14:paraId="3D944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617FD6CF">
            <w:pPr>
              <w:snapToGrid w:val="0"/>
              <w:spacing w:before="70" w:after="70" w:line="240" w:lineRule="auto"/>
              <w:ind w:firstLine="0"/>
              <w:jc w:val="left"/>
              <w:rPr>
                <w:sz w:val="21"/>
              </w:rPr>
            </w:pPr>
            <w:r>
              <w:rPr>
                <w:sz w:val="21"/>
                <w:szCs w:val="21"/>
              </w:rPr>
              <w:t>重复性</w:t>
            </w:r>
          </w:p>
        </w:tc>
        <w:tc>
          <w:tcPr>
            <w:tcW w:w="3970" w:type="dxa"/>
            <w:vAlign w:val="center"/>
          </w:tcPr>
          <w:p w14:paraId="0060BD1D">
            <w:pPr>
              <w:snapToGrid w:val="0"/>
              <w:spacing w:before="70" w:after="70" w:line="240" w:lineRule="auto"/>
              <w:ind w:firstLine="0"/>
              <w:jc w:val="left"/>
              <w:rPr>
                <w:sz w:val="21"/>
              </w:rPr>
            </w:pPr>
            <w:r>
              <w:rPr>
                <w:sz w:val="21"/>
                <w:szCs w:val="21"/>
              </w:rPr>
              <w:t>同一场景 3 次独立融合</w:t>
            </w:r>
          </w:p>
        </w:tc>
        <w:tc>
          <w:tcPr>
            <w:tcW w:w="1039" w:type="dxa"/>
            <w:vAlign w:val="center"/>
          </w:tcPr>
          <w:p w14:paraId="1A43A2F5">
            <w:pPr>
              <w:snapToGrid w:val="0"/>
              <w:spacing w:before="70" w:after="70" w:line="240" w:lineRule="auto"/>
              <w:ind w:firstLine="0"/>
              <w:jc w:val="left"/>
              <w:rPr>
                <w:sz w:val="21"/>
              </w:rPr>
            </w:pPr>
            <w:r>
              <w:rPr>
                <w:sz w:val="21"/>
                <w:szCs w:val="21"/>
              </w:rPr>
              <w:t>30 组</w:t>
            </w:r>
          </w:p>
        </w:tc>
        <w:tc>
          <w:tcPr>
            <w:tcW w:w="2253" w:type="dxa"/>
            <w:vAlign w:val="center"/>
          </w:tcPr>
          <w:p w14:paraId="2FCF44EF">
            <w:pPr>
              <w:snapToGrid w:val="0"/>
              <w:spacing w:before="70" w:after="70" w:line="240" w:lineRule="auto"/>
              <w:ind w:firstLine="0"/>
              <w:jc w:val="left"/>
              <w:rPr>
                <w:sz w:val="21"/>
              </w:rPr>
            </w:pPr>
            <w:r>
              <w:rPr>
                <w:sz w:val="21"/>
                <w:szCs w:val="21"/>
              </w:rPr>
              <w:t>极差 ≤1 mm</w:t>
            </w:r>
          </w:p>
        </w:tc>
      </w:tr>
      <w:tr w14:paraId="639F6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8" w:type="dxa"/>
            <w:vAlign w:val="center"/>
          </w:tcPr>
          <w:p w14:paraId="7BB2CB02">
            <w:pPr>
              <w:snapToGrid w:val="0"/>
              <w:spacing w:before="70" w:after="70" w:line="240" w:lineRule="auto"/>
              <w:ind w:firstLine="0"/>
              <w:jc w:val="left"/>
              <w:rPr>
                <w:sz w:val="21"/>
              </w:rPr>
            </w:pPr>
            <w:r>
              <w:rPr>
                <w:sz w:val="21"/>
                <w:szCs w:val="21"/>
              </w:rPr>
              <w:t>效率</w:t>
            </w:r>
          </w:p>
        </w:tc>
        <w:tc>
          <w:tcPr>
            <w:tcW w:w="3970" w:type="dxa"/>
            <w:vAlign w:val="center"/>
          </w:tcPr>
          <w:p w14:paraId="152313B9">
            <w:pPr>
              <w:snapToGrid w:val="0"/>
              <w:spacing w:before="70" w:after="70" w:line="240" w:lineRule="auto"/>
              <w:ind w:firstLine="0"/>
              <w:jc w:val="left"/>
              <w:rPr>
                <w:sz w:val="21"/>
              </w:rPr>
            </w:pPr>
            <w:r>
              <w:rPr>
                <w:sz w:val="21"/>
                <w:szCs w:val="21"/>
              </w:rPr>
              <w:t>单孔融合耗时</w:t>
            </w:r>
          </w:p>
        </w:tc>
        <w:tc>
          <w:tcPr>
            <w:tcW w:w="1039" w:type="dxa"/>
            <w:vAlign w:val="center"/>
          </w:tcPr>
          <w:p w14:paraId="7DB86DC1">
            <w:pPr>
              <w:snapToGrid w:val="0"/>
              <w:spacing w:before="70" w:after="70" w:line="240" w:lineRule="auto"/>
              <w:ind w:firstLine="0"/>
              <w:jc w:val="left"/>
              <w:rPr>
                <w:sz w:val="21"/>
              </w:rPr>
            </w:pPr>
            <w:r>
              <w:rPr>
                <w:sz w:val="21"/>
                <w:szCs w:val="21"/>
              </w:rPr>
              <w:t>9 孔</w:t>
            </w:r>
          </w:p>
        </w:tc>
        <w:tc>
          <w:tcPr>
            <w:tcW w:w="2253" w:type="dxa"/>
            <w:vAlign w:val="center"/>
          </w:tcPr>
          <w:p w14:paraId="2757853E">
            <w:pPr>
              <w:snapToGrid w:val="0"/>
              <w:spacing w:before="70" w:after="70" w:line="240" w:lineRule="auto"/>
              <w:ind w:firstLine="0"/>
              <w:jc w:val="left"/>
              <w:rPr>
                <w:sz w:val="21"/>
              </w:rPr>
            </w:pPr>
            <w:r>
              <w:rPr>
                <w:sz w:val="21"/>
                <w:szCs w:val="21"/>
              </w:rPr>
              <w:t>≤2 h/孔</w:t>
            </w:r>
          </w:p>
        </w:tc>
      </w:tr>
    </w:tbl>
    <w:p w14:paraId="75275C52">
      <w:pPr>
        <w:spacing w:line="240" w:lineRule="auto"/>
      </w:pPr>
    </w:p>
    <w:p w14:paraId="020DA1C4">
      <w:r>
        <w:t>试验在实验室模拟面与三站现场各做一轮，形成《融合精度试验报告》，作为技术研究报告的附件。</w:t>
      </w:r>
    </w:p>
    <w:p w14:paraId="600385F0">
      <w:pPr>
        <w:pStyle w:val="6"/>
      </w:pPr>
      <w:r>
        <w:rPr>
          <w:szCs w:val="32"/>
        </w:rPr>
        <w:t>2.5.4.18 融合模块与软件的数据接口</w:t>
      </w:r>
    </w:p>
    <w:tbl>
      <w:tblPr>
        <w:tblStyle w:val="32"/>
        <w:tblW w:w="94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2617"/>
        <w:gridCol w:w="2390"/>
        <w:gridCol w:w="1850"/>
        <w:gridCol w:w="966"/>
      </w:tblGrid>
      <w:tr w14:paraId="6F191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023628B4">
            <w:pPr>
              <w:snapToGrid w:val="0"/>
              <w:spacing w:before="70" w:after="70" w:line="240" w:lineRule="auto"/>
              <w:ind w:firstLine="0"/>
              <w:jc w:val="center"/>
              <w:rPr>
                <w:b/>
                <w:sz w:val="21"/>
              </w:rPr>
            </w:pPr>
            <w:r>
              <w:rPr>
                <w:b/>
                <w:sz w:val="21"/>
                <w:szCs w:val="21"/>
              </w:rPr>
              <w:t>接口</w:t>
            </w:r>
          </w:p>
        </w:tc>
        <w:tc>
          <w:tcPr>
            <w:tcW w:w="2617" w:type="dxa"/>
            <w:shd w:val="clear" w:color="auto" w:fill="E7E6E6"/>
            <w:vAlign w:val="center"/>
          </w:tcPr>
          <w:p w14:paraId="72C423B4">
            <w:pPr>
              <w:snapToGrid w:val="0"/>
              <w:spacing w:before="70" w:after="70" w:line="240" w:lineRule="auto"/>
              <w:ind w:firstLine="0"/>
              <w:jc w:val="center"/>
              <w:rPr>
                <w:b/>
                <w:sz w:val="21"/>
              </w:rPr>
            </w:pPr>
            <w:r>
              <w:rPr>
                <w:b/>
                <w:sz w:val="21"/>
                <w:szCs w:val="21"/>
              </w:rPr>
              <w:t>输入</w:t>
            </w:r>
          </w:p>
        </w:tc>
        <w:tc>
          <w:tcPr>
            <w:tcW w:w="2390" w:type="dxa"/>
            <w:shd w:val="clear" w:color="auto" w:fill="E7E6E6"/>
            <w:vAlign w:val="center"/>
          </w:tcPr>
          <w:p w14:paraId="699AB7F0">
            <w:pPr>
              <w:snapToGrid w:val="0"/>
              <w:spacing w:before="70" w:after="70" w:line="240" w:lineRule="auto"/>
              <w:ind w:firstLine="0"/>
              <w:jc w:val="center"/>
              <w:rPr>
                <w:b/>
                <w:sz w:val="21"/>
              </w:rPr>
            </w:pPr>
            <w:r>
              <w:rPr>
                <w:b/>
                <w:sz w:val="21"/>
                <w:szCs w:val="21"/>
              </w:rPr>
              <w:t>输出</w:t>
            </w:r>
          </w:p>
        </w:tc>
        <w:tc>
          <w:tcPr>
            <w:tcW w:w="1850" w:type="dxa"/>
            <w:shd w:val="clear" w:color="auto" w:fill="E7E6E6"/>
            <w:vAlign w:val="center"/>
          </w:tcPr>
          <w:p w14:paraId="6F8F5338">
            <w:pPr>
              <w:snapToGrid w:val="0"/>
              <w:spacing w:before="70" w:after="70" w:line="240" w:lineRule="auto"/>
              <w:ind w:firstLine="0"/>
              <w:jc w:val="center"/>
              <w:rPr>
                <w:b/>
                <w:sz w:val="21"/>
              </w:rPr>
            </w:pPr>
            <w:r>
              <w:rPr>
                <w:b/>
                <w:sz w:val="21"/>
                <w:szCs w:val="21"/>
              </w:rPr>
              <w:t>格式</w:t>
            </w:r>
          </w:p>
        </w:tc>
        <w:tc>
          <w:tcPr>
            <w:tcW w:w="966" w:type="dxa"/>
            <w:shd w:val="clear" w:color="auto" w:fill="E7E6E6"/>
            <w:vAlign w:val="center"/>
          </w:tcPr>
          <w:p w14:paraId="68786DCC">
            <w:pPr>
              <w:snapToGrid w:val="0"/>
              <w:spacing w:before="70" w:after="70" w:line="240" w:lineRule="auto"/>
              <w:ind w:firstLine="0"/>
              <w:jc w:val="center"/>
              <w:rPr>
                <w:b/>
                <w:sz w:val="21"/>
              </w:rPr>
            </w:pPr>
            <w:r>
              <w:rPr>
                <w:b/>
                <w:sz w:val="21"/>
                <w:szCs w:val="21"/>
              </w:rPr>
              <w:t>频率</w:t>
            </w:r>
          </w:p>
        </w:tc>
      </w:tr>
      <w:tr w14:paraId="6CFFE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1C802F2">
            <w:pPr>
              <w:snapToGrid w:val="0"/>
              <w:spacing w:before="70" w:after="70" w:line="240" w:lineRule="auto"/>
              <w:ind w:firstLine="0"/>
              <w:jc w:val="left"/>
              <w:rPr>
                <w:sz w:val="21"/>
              </w:rPr>
            </w:pPr>
            <w:r>
              <w:rPr>
                <w:sz w:val="21"/>
                <w:szCs w:val="21"/>
              </w:rPr>
              <w:t>配准接口</w:t>
            </w:r>
          </w:p>
        </w:tc>
        <w:tc>
          <w:tcPr>
            <w:tcW w:w="2617" w:type="dxa"/>
            <w:vAlign w:val="center"/>
          </w:tcPr>
          <w:p w14:paraId="6125C8C4">
            <w:pPr>
              <w:snapToGrid w:val="0"/>
              <w:spacing w:before="70" w:after="70" w:line="240" w:lineRule="auto"/>
              <w:ind w:firstLine="0"/>
              <w:jc w:val="left"/>
              <w:rPr>
                <w:sz w:val="21"/>
              </w:rPr>
            </w:pPr>
            <w:r>
              <w:rPr>
                <w:sz w:val="21"/>
                <w:szCs w:val="21"/>
              </w:rPr>
              <w:t>原始点云 + 位姿 + 控制点</w:t>
            </w:r>
          </w:p>
        </w:tc>
        <w:tc>
          <w:tcPr>
            <w:tcW w:w="2390" w:type="dxa"/>
            <w:vAlign w:val="center"/>
          </w:tcPr>
          <w:p w14:paraId="0193F2A8">
            <w:pPr>
              <w:snapToGrid w:val="0"/>
              <w:spacing w:before="70" w:after="70" w:line="240" w:lineRule="auto"/>
              <w:ind w:firstLine="0"/>
              <w:jc w:val="left"/>
              <w:rPr>
                <w:sz w:val="21"/>
              </w:rPr>
            </w:pPr>
            <w:r>
              <w:rPr>
                <w:sz w:val="21"/>
                <w:szCs w:val="21"/>
              </w:rPr>
              <w:t>配准后点云 + 变换矩阵</w:t>
            </w:r>
          </w:p>
        </w:tc>
        <w:tc>
          <w:tcPr>
            <w:tcW w:w="1850" w:type="dxa"/>
            <w:vAlign w:val="center"/>
          </w:tcPr>
          <w:p w14:paraId="23D0B647">
            <w:pPr>
              <w:snapToGrid w:val="0"/>
              <w:spacing w:before="70" w:after="70" w:line="240" w:lineRule="auto"/>
              <w:ind w:firstLine="0"/>
              <w:jc w:val="left"/>
              <w:rPr>
                <w:sz w:val="21"/>
              </w:rPr>
            </w:pPr>
            <w:r>
              <w:rPr>
                <w:sz w:val="21"/>
                <w:szCs w:val="21"/>
              </w:rPr>
              <w:t>PCD/LAS + JSON</w:t>
            </w:r>
          </w:p>
        </w:tc>
        <w:tc>
          <w:tcPr>
            <w:tcW w:w="966" w:type="dxa"/>
            <w:vAlign w:val="center"/>
          </w:tcPr>
          <w:p w14:paraId="18ED91D2">
            <w:pPr>
              <w:snapToGrid w:val="0"/>
              <w:spacing w:before="70" w:after="70" w:line="240" w:lineRule="auto"/>
              <w:ind w:firstLine="0"/>
              <w:jc w:val="center"/>
              <w:rPr>
                <w:sz w:val="21"/>
              </w:rPr>
            </w:pPr>
            <w:r>
              <w:rPr>
                <w:sz w:val="21"/>
                <w:szCs w:val="21"/>
              </w:rPr>
              <w:t>按任务</w:t>
            </w:r>
          </w:p>
        </w:tc>
      </w:tr>
      <w:tr w14:paraId="62B11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2FD9658B">
            <w:pPr>
              <w:snapToGrid w:val="0"/>
              <w:spacing w:before="70" w:after="70" w:line="240" w:lineRule="auto"/>
              <w:ind w:firstLine="0"/>
              <w:jc w:val="left"/>
              <w:rPr>
                <w:sz w:val="21"/>
              </w:rPr>
            </w:pPr>
            <w:r>
              <w:rPr>
                <w:sz w:val="21"/>
                <w:szCs w:val="21"/>
              </w:rPr>
              <w:t>赋色接口</w:t>
            </w:r>
          </w:p>
        </w:tc>
        <w:tc>
          <w:tcPr>
            <w:tcW w:w="2617" w:type="dxa"/>
            <w:vAlign w:val="center"/>
          </w:tcPr>
          <w:p w14:paraId="42194975">
            <w:pPr>
              <w:snapToGrid w:val="0"/>
              <w:spacing w:before="70" w:after="70" w:line="240" w:lineRule="auto"/>
              <w:ind w:firstLine="0"/>
              <w:jc w:val="left"/>
              <w:rPr>
                <w:sz w:val="21"/>
              </w:rPr>
            </w:pPr>
            <w:r>
              <w:rPr>
                <w:sz w:val="21"/>
                <w:szCs w:val="21"/>
              </w:rPr>
              <w:t>点云 + 影像 + 内外参</w:t>
            </w:r>
          </w:p>
        </w:tc>
        <w:tc>
          <w:tcPr>
            <w:tcW w:w="2390" w:type="dxa"/>
            <w:vAlign w:val="center"/>
          </w:tcPr>
          <w:p w14:paraId="5F23DDAD">
            <w:pPr>
              <w:snapToGrid w:val="0"/>
              <w:spacing w:before="70" w:after="70" w:line="240" w:lineRule="auto"/>
              <w:ind w:firstLine="0"/>
              <w:jc w:val="left"/>
              <w:rPr>
                <w:sz w:val="21"/>
              </w:rPr>
            </w:pPr>
            <w:r>
              <w:rPr>
                <w:sz w:val="21"/>
                <w:szCs w:val="21"/>
              </w:rPr>
              <w:t>真彩色点云</w:t>
            </w:r>
          </w:p>
        </w:tc>
        <w:tc>
          <w:tcPr>
            <w:tcW w:w="1850" w:type="dxa"/>
            <w:vAlign w:val="center"/>
          </w:tcPr>
          <w:p w14:paraId="7DFC1D52">
            <w:pPr>
              <w:snapToGrid w:val="0"/>
              <w:spacing w:before="70" w:after="70" w:line="240" w:lineRule="auto"/>
              <w:ind w:firstLine="0"/>
              <w:jc w:val="left"/>
              <w:rPr>
                <w:sz w:val="21"/>
              </w:rPr>
            </w:pPr>
            <w:r>
              <w:rPr>
                <w:sz w:val="21"/>
                <w:szCs w:val="21"/>
              </w:rPr>
              <w:t>PCD(RGB)</w:t>
            </w:r>
          </w:p>
        </w:tc>
        <w:tc>
          <w:tcPr>
            <w:tcW w:w="966" w:type="dxa"/>
            <w:vAlign w:val="center"/>
          </w:tcPr>
          <w:p w14:paraId="4BFDCD12">
            <w:pPr>
              <w:snapToGrid w:val="0"/>
              <w:spacing w:before="70" w:after="70" w:line="240" w:lineRule="auto"/>
              <w:ind w:firstLine="0"/>
              <w:jc w:val="center"/>
              <w:rPr>
                <w:sz w:val="21"/>
              </w:rPr>
            </w:pPr>
            <w:r>
              <w:rPr>
                <w:sz w:val="21"/>
                <w:szCs w:val="21"/>
              </w:rPr>
              <w:t>按任务</w:t>
            </w:r>
          </w:p>
        </w:tc>
      </w:tr>
      <w:tr w14:paraId="6D0B6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EAC0EF1">
            <w:pPr>
              <w:snapToGrid w:val="0"/>
              <w:spacing w:before="70" w:after="70" w:line="240" w:lineRule="auto"/>
              <w:ind w:firstLine="0"/>
              <w:jc w:val="left"/>
              <w:rPr>
                <w:sz w:val="21"/>
              </w:rPr>
            </w:pPr>
            <w:r>
              <w:rPr>
                <w:sz w:val="21"/>
                <w:szCs w:val="21"/>
              </w:rPr>
              <w:t>去噪接口</w:t>
            </w:r>
          </w:p>
        </w:tc>
        <w:tc>
          <w:tcPr>
            <w:tcW w:w="2617" w:type="dxa"/>
            <w:vAlign w:val="center"/>
          </w:tcPr>
          <w:p w14:paraId="69C60A8A">
            <w:pPr>
              <w:snapToGrid w:val="0"/>
              <w:spacing w:before="70" w:after="70" w:line="240" w:lineRule="auto"/>
              <w:ind w:firstLine="0"/>
              <w:jc w:val="left"/>
              <w:rPr>
                <w:sz w:val="21"/>
              </w:rPr>
            </w:pPr>
            <w:r>
              <w:rPr>
                <w:sz w:val="21"/>
                <w:szCs w:val="21"/>
              </w:rPr>
              <w:t>点云 + 掩膜</w:t>
            </w:r>
          </w:p>
        </w:tc>
        <w:tc>
          <w:tcPr>
            <w:tcW w:w="2390" w:type="dxa"/>
            <w:vAlign w:val="center"/>
          </w:tcPr>
          <w:p w14:paraId="6D8F4BE9">
            <w:pPr>
              <w:snapToGrid w:val="0"/>
              <w:spacing w:before="70" w:after="70" w:line="240" w:lineRule="auto"/>
              <w:ind w:firstLine="0"/>
              <w:jc w:val="left"/>
              <w:rPr>
                <w:sz w:val="21"/>
              </w:rPr>
            </w:pPr>
            <w:r>
              <w:rPr>
                <w:sz w:val="21"/>
                <w:szCs w:val="21"/>
              </w:rPr>
              <w:t>净化点云 + 日志</w:t>
            </w:r>
          </w:p>
        </w:tc>
        <w:tc>
          <w:tcPr>
            <w:tcW w:w="1850" w:type="dxa"/>
            <w:vAlign w:val="center"/>
          </w:tcPr>
          <w:p w14:paraId="2D602C8C">
            <w:pPr>
              <w:snapToGrid w:val="0"/>
              <w:spacing w:before="70" w:after="70" w:line="240" w:lineRule="auto"/>
              <w:ind w:firstLine="0"/>
              <w:jc w:val="left"/>
              <w:rPr>
                <w:sz w:val="21"/>
              </w:rPr>
            </w:pPr>
            <w:r>
              <w:rPr>
                <w:sz w:val="21"/>
                <w:szCs w:val="21"/>
              </w:rPr>
              <w:t>PCD + LOG</w:t>
            </w:r>
          </w:p>
        </w:tc>
        <w:tc>
          <w:tcPr>
            <w:tcW w:w="966" w:type="dxa"/>
            <w:vAlign w:val="center"/>
          </w:tcPr>
          <w:p w14:paraId="5D99B6EC">
            <w:pPr>
              <w:snapToGrid w:val="0"/>
              <w:spacing w:before="70" w:after="70" w:line="240" w:lineRule="auto"/>
              <w:ind w:firstLine="0"/>
              <w:jc w:val="center"/>
              <w:rPr>
                <w:sz w:val="21"/>
              </w:rPr>
            </w:pPr>
            <w:r>
              <w:rPr>
                <w:sz w:val="21"/>
                <w:szCs w:val="21"/>
              </w:rPr>
              <w:t>按任务</w:t>
            </w:r>
          </w:p>
        </w:tc>
      </w:tr>
      <w:tr w14:paraId="2D060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89C4607">
            <w:pPr>
              <w:snapToGrid w:val="0"/>
              <w:spacing w:before="70" w:after="70" w:line="240" w:lineRule="auto"/>
              <w:ind w:firstLine="0"/>
              <w:jc w:val="left"/>
              <w:rPr>
                <w:sz w:val="21"/>
              </w:rPr>
            </w:pPr>
            <w:r>
              <w:rPr>
                <w:sz w:val="21"/>
                <w:szCs w:val="21"/>
              </w:rPr>
              <w:t>置信度接口</w:t>
            </w:r>
          </w:p>
        </w:tc>
        <w:tc>
          <w:tcPr>
            <w:tcW w:w="2617" w:type="dxa"/>
            <w:vAlign w:val="center"/>
          </w:tcPr>
          <w:p w14:paraId="4E37616B">
            <w:pPr>
              <w:snapToGrid w:val="0"/>
              <w:spacing w:before="70" w:after="70" w:line="240" w:lineRule="auto"/>
              <w:ind w:firstLine="0"/>
              <w:jc w:val="left"/>
              <w:rPr>
                <w:sz w:val="21"/>
              </w:rPr>
            </w:pPr>
            <w:r>
              <w:rPr>
                <w:sz w:val="21"/>
                <w:szCs w:val="21"/>
              </w:rPr>
              <w:t>权重场</w:t>
            </w:r>
          </w:p>
        </w:tc>
        <w:tc>
          <w:tcPr>
            <w:tcW w:w="2390" w:type="dxa"/>
            <w:vAlign w:val="center"/>
          </w:tcPr>
          <w:p w14:paraId="3DA12EC5">
            <w:pPr>
              <w:snapToGrid w:val="0"/>
              <w:spacing w:before="70" w:after="70" w:line="240" w:lineRule="auto"/>
              <w:ind w:firstLine="0"/>
              <w:jc w:val="left"/>
              <w:rPr>
                <w:sz w:val="21"/>
              </w:rPr>
            </w:pPr>
            <w:r>
              <w:rPr>
                <w:sz w:val="21"/>
                <w:szCs w:val="21"/>
              </w:rPr>
              <w:t>置信度栅格</w:t>
            </w:r>
          </w:p>
        </w:tc>
        <w:tc>
          <w:tcPr>
            <w:tcW w:w="1850" w:type="dxa"/>
            <w:vAlign w:val="center"/>
          </w:tcPr>
          <w:p w14:paraId="6B8C20CB">
            <w:pPr>
              <w:snapToGrid w:val="0"/>
              <w:spacing w:before="70" w:after="70" w:line="240" w:lineRule="auto"/>
              <w:ind w:firstLine="0"/>
              <w:jc w:val="left"/>
              <w:rPr>
                <w:sz w:val="21"/>
              </w:rPr>
            </w:pPr>
            <w:r>
              <w:rPr>
                <w:sz w:val="21"/>
                <w:szCs w:val="21"/>
              </w:rPr>
              <w:t>GeoTIFF/PNG</w:t>
            </w:r>
          </w:p>
        </w:tc>
        <w:tc>
          <w:tcPr>
            <w:tcW w:w="966" w:type="dxa"/>
            <w:vAlign w:val="center"/>
          </w:tcPr>
          <w:p w14:paraId="79D2F4CB">
            <w:pPr>
              <w:snapToGrid w:val="0"/>
              <w:spacing w:before="70" w:after="70" w:line="240" w:lineRule="auto"/>
              <w:ind w:firstLine="0"/>
              <w:jc w:val="center"/>
              <w:rPr>
                <w:sz w:val="21"/>
              </w:rPr>
            </w:pPr>
            <w:r>
              <w:rPr>
                <w:sz w:val="21"/>
                <w:szCs w:val="21"/>
              </w:rPr>
              <w:t>按任务</w:t>
            </w:r>
          </w:p>
        </w:tc>
      </w:tr>
      <w:tr w14:paraId="02142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AB04544">
            <w:pPr>
              <w:snapToGrid w:val="0"/>
              <w:spacing w:before="70" w:after="70" w:line="240" w:lineRule="auto"/>
              <w:ind w:firstLine="0"/>
              <w:jc w:val="left"/>
              <w:rPr>
                <w:sz w:val="21"/>
              </w:rPr>
            </w:pPr>
            <w:r>
              <w:rPr>
                <w:sz w:val="21"/>
                <w:szCs w:val="21"/>
              </w:rPr>
              <w:t>融合成果接口</w:t>
            </w:r>
          </w:p>
        </w:tc>
        <w:tc>
          <w:tcPr>
            <w:tcW w:w="2617" w:type="dxa"/>
            <w:vAlign w:val="center"/>
          </w:tcPr>
          <w:p w14:paraId="375E3458">
            <w:pPr>
              <w:snapToGrid w:val="0"/>
              <w:spacing w:before="70" w:after="70" w:line="240" w:lineRule="auto"/>
              <w:ind w:firstLine="0"/>
              <w:jc w:val="left"/>
              <w:rPr>
                <w:sz w:val="21"/>
              </w:rPr>
            </w:pPr>
            <w:r>
              <w:rPr>
                <w:sz w:val="21"/>
                <w:szCs w:val="21"/>
              </w:rPr>
              <w:t>全部中间成果</w:t>
            </w:r>
          </w:p>
        </w:tc>
        <w:tc>
          <w:tcPr>
            <w:tcW w:w="2390" w:type="dxa"/>
            <w:vAlign w:val="center"/>
          </w:tcPr>
          <w:p w14:paraId="340AEA5D">
            <w:pPr>
              <w:snapToGrid w:val="0"/>
              <w:spacing w:before="70" w:after="70" w:line="240" w:lineRule="auto"/>
              <w:ind w:firstLine="0"/>
              <w:jc w:val="left"/>
              <w:rPr>
                <w:sz w:val="21"/>
              </w:rPr>
            </w:pPr>
            <w:r>
              <w:rPr>
                <w:sz w:val="21"/>
                <w:szCs w:val="21"/>
              </w:rPr>
              <w:t>融合成果包</w:t>
            </w:r>
          </w:p>
        </w:tc>
        <w:tc>
          <w:tcPr>
            <w:tcW w:w="1850" w:type="dxa"/>
            <w:vAlign w:val="center"/>
          </w:tcPr>
          <w:p w14:paraId="21CDB5D2">
            <w:pPr>
              <w:snapToGrid w:val="0"/>
              <w:spacing w:before="70" w:after="70" w:line="240" w:lineRule="auto"/>
              <w:ind w:firstLine="0"/>
              <w:jc w:val="left"/>
              <w:rPr>
                <w:sz w:val="21"/>
              </w:rPr>
            </w:pPr>
            <w:r>
              <w:rPr>
                <w:sz w:val="21"/>
                <w:szCs w:val="21"/>
              </w:rPr>
              <w:t>目录规范</w:t>
            </w:r>
          </w:p>
        </w:tc>
        <w:tc>
          <w:tcPr>
            <w:tcW w:w="966" w:type="dxa"/>
            <w:vAlign w:val="center"/>
          </w:tcPr>
          <w:p w14:paraId="6BC5106E">
            <w:pPr>
              <w:snapToGrid w:val="0"/>
              <w:spacing w:before="70" w:after="70" w:line="240" w:lineRule="auto"/>
              <w:ind w:firstLine="0"/>
              <w:jc w:val="center"/>
              <w:rPr>
                <w:sz w:val="21"/>
              </w:rPr>
            </w:pPr>
            <w:r>
              <w:rPr>
                <w:sz w:val="21"/>
                <w:szCs w:val="21"/>
              </w:rPr>
              <w:t>按孔</w:t>
            </w:r>
          </w:p>
        </w:tc>
      </w:tr>
    </w:tbl>
    <w:p w14:paraId="5B680ADE">
      <w:pPr>
        <w:spacing w:line="240" w:lineRule="auto"/>
      </w:pPr>
    </w:p>
    <w:p w14:paraId="4175DBB0">
      <w:r>
        <w:t>接口以文件 + 元数据清单的方式交付，保证可离线复算；元数据清单包含文件校验值、处理版本、参数配置，支持结果复现。</w:t>
      </w:r>
    </w:p>
    <w:p w14:paraId="6179D523">
      <w:pPr>
        <w:pStyle w:val="6"/>
      </w:pPr>
      <w:r>
        <w:rPr>
          <w:szCs w:val="32"/>
        </w:rPr>
        <w:t>2.5.4.19 融合环节的常见问题与处置</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1"/>
        <w:gridCol w:w="2141"/>
        <w:gridCol w:w="2373"/>
        <w:gridCol w:w="2835"/>
      </w:tblGrid>
      <w:tr w14:paraId="32B81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51" w:type="dxa"/>
            <w:shd w:val="clear" w:color="auto" w:fill="E7E6E6"/>
            <w:vAlign w:val="center"/>
          </w:tcPr>
          <w:p w14:paraId="19F296A1">
            <w:pPr>
              <w:snapToGrid w:val="0"/>
              <w:spacing w:before="70" w:after="70" w:line="240" w:lineRule="auto"/>
              <w:ind w:firstLine="0"/>
              <w:jc w:val="center"/>
              <w:rPr>
                <w:b/>
                <w:sz w:val="21"/>
              </w:rPr>
            </w:pPr>
            <w:r>
              <w:rPr>
                <w:b/>
                <w:sz w:val="21"/>
                <w:szCs w:val="21"/>
              </w:rPr>
              <w:t>问题</w:t>
            </w:r>
          </w:p>
        </w:tc>
        <w:tc>
          <w:tcPr>
            <w:tcW w:w="2141" w:type="dxa"/>
            <w:shd w:val="clear" w:color="auto" w:fill="E7E6E6"/>
            <w:vAlign w:val="center"/>
          </w:tcPr>
          <w:p w14:paraId="0A895C15">
            <w:pPr>
              <w:snapToGrid w:val="0"/>
              <w:spacing w:before="70" w:after="70" w:line="240" w:lineRule="auto"/>
              <w:ind w:firstLine="0"/>
              <w:jc w:val="center"/>
              <w:rPr>
                <w:b/>
                <w:sz w:val="21"/>
              </w:rPr>
            </w:pPr>
            <w:r>
              <w:rPr>
                <w:b/>
                <w:sz w:val="21"/>
                <w:szCs w:val="21"/>
              </w:rPr>
              <w:t>现象</w:t>
            </w:r>
          </w:p>
        </w:tc>
        <w:tc>
          <w:tcPr>
            <w:tcW w:w="2373" w:type="dxa"/>
            <w:shd w:val="clear" w:color="auto" w:fill="E7E6E6"/>
            <w:vAlign w:val="center"/>
          </w:tcPr>
          <w:p w14:paraId="529E50F1">
            <w:pPr>
              <w:snapToGrid w:val="0"/>
              <w:spacing w:before="70" w:after="70" w:line="240" w:lineRule="auto"/>
              <w:ind w:firstLine="0"/>
              <w:jc w:val="center"/>
              <w:rPr>
                <w:b/>
                <w:sz w:val="21"/>
              </w:rPr>
            </w:pPr>
            <w:r>
              <w:rPr>
                <w:b/>
                <w:sz w:val="21"/>
                <w:szCs w:val="21"/>
              </w:rPr>
              <w:t>原因</w:t>
            </w:r>
          </w:p>
        </w:tc>
        <w:tc>
          <w:tcPr>
            <w:tcW w:w="2835" w:type="dxa"/>
            <w:shd w:val="clear" w:color="auto" w:fill="E7E6E6"/>
            <w:vAlign w:val="center"/>
          </w:tcPr>
          <w:p w14:paraId="1E941A0D">
            <w:pPr>
              <w:snapToGrid w:val="0"/>
              <w:spacing w:before="70" w:after="70" w:line="240" w:lineRule="auto"/>
              <w:ind w:firstLine="0"/>
              <w:jc w:val="center"/>
              <w:rPr>
                <w:b/>
                <w:sz w:val="21"/>
              </w:rPr>
            </w:pPr>
            <w:r>
              <w:rPr>
                <w:b/>
                <w:sz w:val="21"/>
                <w:szCs w:val="21"/>
              </w:rPr>
              <w:t>处置</w:t>
            </w:r>
          </w:p>
        </w:tc>
      </w:tr>
      <w:tr w14:paraId="2C6BE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5B9C2D2A">
            <w:pPr>
              <w:snapToGrid w:val="0"/>
              <w:spacing w:before="70" w:after="70" w:line="240" w:lineRule="auto"/>
              <w:ind w:firstLine="0"/>
              <w:jc w:val="center"/>
              <w:rPr>
                <w:sz w:val="21"/>
              </w:rPr>
            </w:pPr>
            <w:r>
              <w:rPr>
                <w:sz w:val="21"/>
                <w:szCs w:val="21"/>
              </w:rPr>
              <w:t>赋色错位</w:t>
            </w:r>
          </w:p>
        </w:tc>
        <w:tc>
          <w:tcPr>
            <w:tcW w:w="2141" w:type="dxa"/>
            <w:vAlign w:val="center"/>
          </w:tcPr>
          <w:p w14:paraId="117D830C">
            <w:pPr>
              <w:snapToGrid w:val="0"/>
              <w:spacing w:before="70" w:after="70" w:line="240" w:lineRule="auto"/>
              <w:ind w:firstLine="0"/>
              <w:jc w:val="left"/>
              <w:rPr>
                <w:sz w:val="21"/>
              </w:rPr>
            </w:pPr>
            <w:r>
              <w:rPr>
                <w:sz w:val="21"/>
                <w:szCs w:val="21"/>
              </w:rPr>
              <w:t>纹理与几何不吻合</w:t>
            </w:r>
          </w:p>
        </w:tc>
        <w:tc>
          <w:tcPr>
            <w:tcW w:w="2373" w:type="dxa"/>
            <w:vAlign w:val="center"/>
          </w:tcPr>
          <w:p w14:paraId="17190E39">
            <w:pPr>
              <w:snapToGrid w:val="0"/>
              <w:spacing w:before="70" w:after="70" w:line="240" w:lineRule="auto"/>
              <w:ind w:firstLine="0"/>
              <w:jc w:val="left"/>
              <w:rPr>
                <w:sz w:val="21"/>
              </w:rPr>
            </w:pPr>
            <w:r>
              <w:rPr>
                <w:sz w:val="21"/>
                <w:szCs w:val="21"/>
              </w:rPr>
              <w:t>位姿误差或时标错位</w:t>
            </w:r>
          </w:p>
        </w:tc>
        <w:tc>
          <w:tcPr>
            <w:tcW w:w="2835" w:type="dxa"/>
            <w:vAlign w:val="center"/>
          </w:tcPr>
          <w:p w14:paraId="3743504A">
            <w:pPr>
              <w:snapToGrid w:val="0"/>
              <w:spacing w:before="70" w:after="70" w:line="240" w:lineRule="auto"/>
              <w:ind w:firstLine="0"/>
              <w:jc w:val="center"/>
              <w:rPr>
                <w:sz w:val="21"/>
              </w:rPr>
            </w:pPr>
            <w:r>
              <w:rPr>
                <w:sz w:val="21"/>
                <w:szCs w:val="21"/>
              </w:rPr>
              <w:t>复核时标、重做影像配准</w:t>
            </w:r>
          </w:p>
        </w:tc>
      </w:tr>
      <w:tr w14:paraId="76034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429BD676">
            <w:pPr>
              <w:snapToGrid w:val="0"/>
              <w:spacing w:before="70" w:after="70" w:line="240" w:lineRule="auto"/>
              <w:ind w:firstLine="0"/>
              <w:jc w:val="center"/>
              <w:rPr>
                <w:sz w:val="21"/>
              </w:rPr>
            </w:pPr>
            <w:r>
              <w:rPr>
                <w:sz w:val="21"/>
                <w:szCs w:val="21"/>
              </w:rPr>
              <w:t>拼接缝明显</w:t>
            </w:r>
          </w:p>
        </w:tc>
        <w:tc>
          <w:tcPr>
            <w:tcW w:w="2141" w:type="dxa"/>
            <w:vAlign w:val="center"/>
          </w:tcPr>
          <w:p w14:paraId="6F7F4DF9">
            <w:pPr>
              <w:snapToGrid w:val="0"/>
              <w:spacing w:before="70" w:after="70" w:line="240" w:lineRule="auto"/>
              <w:ind w:firstLine="0"/>
              <w:jc w:val="left"/>
              <w:rPr>
                <w:sz w:val="21"/>
              </w:rPr>
            </w:pPr>
            <w:r>
              <w:rPr>
                <w:sz w:val="21"/>
                <w:szCs w:val="21"/>
              </w:rPr>
              <w:t>缝两侧亮度差</w:t>
            </w:r>
          </w:p>
        </w:tc>
        <w:tc>
          <w:tcPr>
            <w:tcW w:w="2373" w:type="dxa"/>
            <w:vAlign w:val="center"/>
          </w:tcPr>
          <w:p w14:paraId="01DF32E3">
            <w:pPr>
              <w:snapToGrid w:val="0"/>
              <w:spacing w:before="70" w:after="70" w:line="240" w:lineRule="auto"/>
              <w:ind w:firstLine="0"/>
              <w:jc w:val="left"/>
              <w:rPr>
                <w:sz w:val="21"/>
              </w:rPr>
            </w:pPr>
            <w:r>
              <w:rPr>
                <w:sz w:val="21"/>
                <w:szCs w:val="21"/>
              </w:rPr>
              <w:t>曝光差异</w:t>
            </w:r>
          </w:p>
        </w:tc>
        <w:tc>
          <w:tcPr>
            <w:tcW w:w="2835" w:type="dxa"/>
            <w:vAlign w:val="center"/>
          </w:tcPr>
          <w:p w14:paraId="6AAFD174">
            <w:pPr>
              <w:snapToGrid w:val="0"/>
              <w:spacing w:before="70" w:after="70" w:line="240" w:lineRule="auto"/>
              <w:ind w:firstLine="0"/>
              <w:jc w:val="center"/>
              <w:rPr>
                <w:sz w:val="21"/>
              </w:rPr>
            </w:pPr>
            <w:r>
              <w:rPr>
                <w:sz w:val="21"/>
                <w:szCs w:val="21"/>
              </w:rPr>
              <w:t>匀光处理、接缝融合</w:t>
            </w:r>
          </w:p>
        </w:tc>
      </w:tr>
      <w:tr w14:paraId="081C7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7707F727">
            <w:pPr>
              <w:snapToGrid w:val="0"/>
              <w:spacing w:before="70" w:after="70" w:line="240" w:lineRule="auto"/>
              <w:ind w:firstLine="0"/>
              <w:jc w:val="center"/>
              <w:rPr>
                <w:sz w:val="21"/>
              </w:rPr>
            </w:pPr>
            <w:r>
              <w:rPr>
                <w:sz w:val="21"/>
                <w:szCs w:val="21"/>
              </w:rPr>
              <w:t>缺陷被抹平</w:t>
            </w:r>
          </w:p>
        </w:tc>
        <w:tc>
          <w:tcPr>
            <w:tcW w:w="2141" w:type="dxa"/>
            <w:vAlign w:val="center"/>
          </w:tcPr>
          <w:p w14:paraId="07A17900">
            <w:pPr>
              <w:snapToGrid w:val="0"/>
              <w:spacing w:before="70" w:after="70" w:line="240" w:lineRule="auto"/>
              <w:ind w:firstLine="0"/>
              <w:jc w:val="left"/>
              <w:rPr>
                <w:sz w:val="21"/>
              </w:rPr>
            </w:pPr>
            <w:r>
              <w:rPr>
                <w:sz w:val="21"/>
                <w:szCs w:val="21"/>
              </w:rPr>
              <w:t>细节消失</w:t>
            </w:r>
          </w:p>
        </w:tc>
        <w:tc>
          <w:tcPr>
            <w:tcW w:w="2373" w:type="dxa"/>
            <w:vAlign w:val="center"/>
          </w:tcPr>
          <w:p w14:paraId="58ABA2C8">
            <w:pPr>
              <w:snapToGrid w:val="0"/>
              <w:spacing w:before="70" w:after="70" w:line="240" w:lineRule="auto"/>
              <w:ind w:firstLine="0"/>
              <w:jc w:val="left"/>
              <w:rPr>
                <w:sz w:val="21"/>
              </w:rPr>
            </w:pPr>
            <w:r>
              <w:rPr>
                <w:sz w:val="21"/>
                <w:szCs w:val="21"/>
              </w:rPr>
              <w:t>滤波过强</w:t>
            </w:r>
          </w:p>
        </w:tc>
        <w:tc>
          <w:tcPr>
            <w:tcW w:w="2835" w:type="dxa"/>
            <w:vAlign w:val="center"/>
          </w:tcPr>
          <w:p w14:paraId="4B90ABD2">
            <w:pPr>
              <w:snapToGrid w:val="0"/>
              <w:spacing w:before="70" w:after="70" w:line="240" w:lineRule="auto"/>
              <w:ind w:firstLine="0"/>
              <w:jc w:val="center"/>
              <w:rPr>
                <w:sz w:val="21"/>
              </w:rPr>
            </w:pPr>
            <w:r>
              <w:rPr>
                <w:sz w:val="21"/>
                <w:szCs w:val="21"/>
              </w:rPr>
              <w:t>降权重处理、启用掩膜</w:t>
            </w:r>
          </w:p>
        </w:tc>
      </w:tr>
      <w:tr w14:paraId="175B4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470D0693">
            <w:pPr>
              <w:snapToGrid w:val="0"/>
              <w:spacing w:before="70" w:after="70" w:line="240" w:lineRule="auto"/>
              <w:ind w:firstLine="0"/>
              <w:jc w:val="center"/>
              <w:rPr>
                <w:sz w:val="21"/>
              </w:rPr>
            </w:pPr>
            <w:r>
              <w:rPr>
                <w:sz w:val="21"/>
                <w:szCs w:val="21"/>
              </w:rPr>
              <w:t>权重补丁</w:t>
            </w:r>
          </w:p>
        </w:tc>
        <w:tc>
          <w:tcPr>
            <w:tcW w:w="2141" w:type="dxa"/>
            <w:vAlign w:val="center"/>
          </w:tcPr>
          <w:p w14:paraId="59C20041">
            <w:pPr>
              <w:snapToGrid w:val="0"/>
              <w:spacing w:before="70" w:after="70" w:line="240" w:lineRule="auto"/>
              <w:ind w:firstLine="0"/>
              <w:jc w:val="left"/>
              <w:rPr>
                <w:sz w:val="21"/>
              </w:rPr>
            </w:pPr>
            <w:r>
              <w:rPr>
                <w:sz w:val="21"/>
                <w:szCs w:val="21"/>
              </w:rPr>
              <w:t>成果出现块状差异</w:t>
            </w:r>
          </w:p>
        </w:tc>
        <w:tc>
          <w:tcPr>
            <w:tcW w:w="2373" w:type="dxa"/>
            <w:vAlign w:val="center"/>
          </w:tcPr>
          <w:p w14:paraId="0290A911">
            <w:pPr>
              <w:snapToGrid w:val="0"/>
              <w:spacing w:before="70" w:after="70" w:line="240" w:lineRule="auto"/>
              <w:ind w:firstLine="0"/>
              <w:jc w:val="left"/>
              <w:rPr>
                <w:sz w:val="21"/>
              </w:rPr>
            </w:pPr>
            <w:r>
              <w:rPr>
                <w:sz w:val="21"/>
                <w:szCs w:val="21"/>
              </w:rPr>
              <w:t>权重跳变</w:t>
            </w:r>
          </w:p>
        </w:tc>
        <w:tc>
          <w:tcPr>
            <w:tcW w:w="2835" w:type="dxa"/>
            <w:vAlign w:val="center"/>
          </w:tcPr>
          <w:p w14:paraId="02B2906D">
            <w:pPr>
              <w:snapToGrid w:val="0"/>
              <w:spacing w:before="70" w:after="70" w:line="240" w:lineRule="auto"/>
              <w:ind w:firstLine="0"/>
              <w:jc w:val="center"/>
              <w:rPr>
                <w:sz w:val="21"/>
              </w:rPr>
            </w:pPr>
            <w:r>
              <w:rPr>
                <w:sz w:val="21"/>
                <w:szCs w:val="21"/>
              </w:rPr>
              <w:t>邻域平滑、调整阈值</w:t>
            </w:r>
          </w:p>
        </w:tc>
      </w:tr>
      <w:tr w14:paraId="73088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24FC8784">
            <w:pPr>
              <w:snapToGrid w:val="0"/>
              <w:spacing w:before="70" w:after="70" w:line="240" w:lineRule="auto"/>
              <w:ind w:firstLine="0"/>
              <w:jc w:val="center"/>
              <w:rPr>
                <w:sz w:val="21"/>
              </w:rPr>
            </w:pPr>
            <w:r>
              <w:rPr>
                <w:sz w:val="21"/>
                <w:szCs w:val="21"/>
              </w:rPr>
              <w:t>精度不稳定</w:t>
            </w:r>
          </w:p>
        </w:tc>
        <w:tc>
          <w:tcPr>
            <w:tcW w:w="2141" w:type="dxa"/>
            <w:vAlign w:val="center"/>
          </w:tcPr>
          <w:p w14:paraId="06E79E6E">
            <w:pPr>
              <w:snapToGrid w:val="0"/>
              <w:spacing w:before="70" w:after="70" w:line="240" w:lineRule="auto"/>
              <w:ind w:firstLine="0"/>
              <w:jc w:val="left"/>
              <w:rPr>
                <w:sz w:val="21"/>
              </w:rPr>
            </w:pPr>
            <w:r>
              <w:rPr>
                <w:sz w:val="21"/>
                <w:szCs w:val="21"/>
              </w:rPr>
              <w:t>复测结果波动</w:t>
            </w:r>
          </w:p>
        </w:tc>
        <w:tc>
          <w:tcPr>
            <w:tcW w:w="2373" w:type="dxa"/>
            <w:vAlign w:val="center"/>
          </w:tcPr>
          <w:p w14:paraId="7EB58A32">
            <w:pPr>
              <w:snapToGrid w:val="0"/>
              <w:spacing w:before="70" w:after="70" w:line="240" w:lineRule="auto"/>
              <w:ind w:firstLine="0"/>
              <w:jc w:val="left"/>
              <w:rPr>
                <w:sz w:val="21"/>
              </w:rPr>
            </w:pPr>
            <w:r>
              <w:rPr>
                <w:sz w:val="21"/>
                <w:szCs w:val="21"/>
              </w:rPr>
              <w:t>控制点不足</w:t>
            </w:r>
          </w:p>
        </w:tc>
        <w:tc>
          <w:tcPr>
            <w:tcW w:w="2835" w:type="dxa"/>
            <w:vAlign w:val="center"/>
          </w:tcPr>
          <w:p w14:paraId="15838EC3">
            <w:pPr>
              <w:snapToGrid w:val="0"/>
              <w:spacing w:before="70" w:after="70" w:line="240" w:lineRule="auto"/>
              <w:ind w:firstLine="0"/>
              <w:jc w:val="center"/>
              <w:rPr>
                <w:sz w:val="21"/>
              </w:rPr>
            </w:pPr>
            <w:r>
              <w:rPr>
                <w:sz w:val="21"/>
                <w:szCs w:val="21"/>
              </w:rPr>
              <w:t>加密控制点、重评精度</w:t>
            </w:r>
          </w:p>
        </w:tc>
      </w:tr>
      <w:tr w14:paraId="7B5C4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2911A860">
            <w:pPr>
              <w:snapToGrid w:val="0"/>
              <w:spacing w:before="70" w:after="70" w:line="240" w:lineRule="auto"/>
              <w:ind w:firstLine="0"/>
              <w:jc w:val="center"/>
              <w:rPr>
                <w:sz w:val="21"/>
              </w:rPr>
            </w:pPr>
            <w:r>
              <w:rPr>
                <w:sz w:val="21"/>
                <w:szCs w:val="21"/>
              </w:rPr>
              <w:t>数据量过大</w:t>
            </w:r>
          </w:p>
        </w:tc>
        <w:tc>
          <w:tcPr>
            <w:tcW w:w="2141" w:type="dxa"/>
            <w:vAlign w:val="center"/>
          </w:tcPr>
          <w:p w14:paraId="25752DF0">
            <w:pPr>
              <w:snapToGrid w:val="0"/>
              <w:spacing w:before="70" w:after="70" w:line="240" w:lineRule="auto"/>
              <w:ind w:firstLine="0"/>
              <w:jc w:val="left"/>
              <w:rPr>
                <w:sz w:val="21"/>
              </w:rPr>
            </w:pPr>
            <w:r>
              <w:rPr>
                <w:sz w:val="21"/>
                <w:szCs w:val="21"/>
              </w:rPr>
              <w:t>处理超时</w:t>
            </w:r>
          </w:p>
        </w:tc>
        <w:tc>
          <w:tcPr>
            <w:tcW w:w="2373" w:type="dxa"/>
            <w:vAlign w:val="center"/>
          </w:tcPr>
          <w:p w14:paraId="1B701978">
            <w:pPr>
              <w:snapToGrid w:val="0"/>
              <w:spacing w:before="70" w:after="70" w:line="240" w:lineRule="auto"/>
              <w:ind w:firstLine="0"/>
              <w:jc w:val="left"/>
              <w:rPr>
                <w:sz w:val="21"/>
              </w:rPr>
            </w:pPr>
            <w:r>
              <w:rPr>
                <w:sz w:val="21"/>
                <w:szCs w:val="21"/>
              </w:rPr>
              <w:t>未抽稀</w:t>
            </w:r>
          </w:p>
        </w:tc>
        <w:tc>
          <w:tcPr>
            <w:tcW w:w="2835" w:type="dxa"/>
            <w:vAlign w:val="center"/>
          </w:tcPr>
          <w:p w14:paraId="368DDCCC">
            <w:pPr>
              <w:snapToGrid w:val="0"/>
              <w:spacing w:before="70" w:after="70" w:line="240" w:lineRule="auto"/>
              <w:ind w:firstLine="0"/>
              <w:jc w:val="center"/>
              <w:rPr>
                <w:sz w:val="21"/>
              </w:rPr>
            </w:pPr>
            <w:r>
              <w:rPr>
                <w:sz w:val="21"/>
                <w:szCs w:val="21"/>
              </w:rPr>
              <w:t>分块处理、体素抽稀</w:t>
            </w:r>
          </w:p>
        </w:tc>
      </w:tr>
    </w:tbl>
    <w:p w14:paraId="1F1748EE">
      <w:pPr>
        <w:spacing w:line="240" w:lineRule="auto"/>
      </w:pPr>
    </w:p>
    <w:p w14:paraId="5B5582F0">
      <w:r>
        <w:t>每类问题均设处置时限（一般 ≤4 h，需重扫的按现场窗口安排），处置结果记入问题闭环表。</w:t>
      </w:r>
    </w:p>
    <w:p w14:paraId="7A8D1F07">
      <w:pPr>
        <w:pStyle w:val="6"/>
      </w:pPr>
      <w:r>
        <w:rPr>
          <w:szCs w:val="32"/>
        </w:rPr>
        <w:t>2.5.4.20 融合成果的质量记录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3"/>
        <w:gridCol w:w="3731"/>
        <w:gridCol w:w="1619"/>
        <w:gridCol w:w="2097"/>
      </w:tblGrid>
      <w:tr w14:paraId="31BE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53" w:type="dxa"/>
            <w:shd w:val="clear" w:color="auto" w:fill="E7E6E6"/>
            <w:vAlign w:val="center"/>
          </w:tcPr>
          <w:p w14:paraId="12EC5AB0">
            <w:pPr>
              <w:snapToGrid w:val="0"/>
              <w:spacing w:before="70" w:after="70" w:line="240" w:lineRule="auto"/>
              <w:ind w:firstLine="0"/>
              <w:jc w:val="center"/>
              <w:rPr>
                <w:b/>
                <w:sz w:val="21"/>
              </w:rPr>
            </w:pPr>
            <w:r>
              <w:rPr>
                <w:b/>
                <w:sz w:val="21"/>
                <w:szCs w:val="21"/>
              </w:rPr>
              <w:t>记录</w:t>
            </w:r>
          </w:p>
        </w:tc>
        <w:tc>
          <w:tcPr>
            <w:tcW w:w="3731" w:type="dxa"/>
            <w:shd w:val="clear" w:color="auto" w:fill="E7E6E6"/>
            <w:vAlign w:val="center"/>
          </w:tcPr>
          <w:p w14:paraId="105FD141">
            <w:pPr>
              <w:snapToGrid w:val="0"/>
              <w:spacing w:before="70" w:after="70" w:line="240" w:lineRule="auto"/>
              <w:ind w:firstLine="0"/>
              <w:jc w:val="center"/>
              <w:rPr>
                <w:b/>
                <w:sz w:val="21"/>
              </w:rPr>
            </w:pPr>
            <w:r>
              <w:rPr>
                <w:b/>
                <w:sz w:val="21"/>
                <w:szCs w:val="21"/>
              </w:rPr>
              <w:t>内容</w:t>
            </w:r>
          </w:p>
        </w:tc>
        <w:tc>
          <w:tcPr>
            <w:tcW w:w="1619" w:type="dxa"/>
            <w:shd w:val="clear" w:color="auto" w:fill="E7E6E6"/>
            <w:vAlign w:val="center"/>
          </w:tcPr>
          <w:p w14:paraId="46EB70BF">
            <w:pPr>
              <w:snapToGrid w:val="0"/>
              <w:spacing w:before="70" w:after="70" w:line="240" w:lineRule="auto"/>
              <w:ind w:firstLine="0"/>
              <w:jc w:val="center"/>
              <w:rPr>
                <w:b/>
                <w:sz w:val="21"/>
              </w:rPr>
            </w:pPr>
            <w:r>
              <w:rPr>
                <w:b/>
                <w:sz w:val="21"/>
                <w:szCs w:val="21"/>
              </w:rPr>
              <w:t>责任人</w:t>
            </w:r>
          </w:p>
        </w:tc>
        <w:tc>
          <w:tcPr>
            <w:tcW w:w="2097" w:type="dxa"/>
            <w:shd w:val="clear" w:color="auto" w:fill="E7E6E6"/>
            <w:vAlign w:val="center"/>
          </w:tcPr>
          <w:p w14:paraId="515129D3">
            <w:pPr>
              <w:snapToGrid w:val="0"/>
              <w:spacing w:before="70" w:after="70" w:line="240" w:lineRule="auto"/>
              <w:ind w:firstLine="0"/>
              <w:jc w:val="center"/>
              <w:rPr>
                <w:b/>
                <w:sz w:val="21"/>
              </w:rPr>
            </w:pPr>
            <w:r>
              <w:rPr>
                <w:b/>
                <w:sz w:val="21"/>
                <w:szCs w:val="21"/>
              </w:rPr>
              <w:t>保存期限</w:t>
            </w:r>
          </w:p>
        </w:tc>
      </w:tr>
      <w:tr w14:paraId="0A073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70770C89">
            <w:pPr>
              <w:snapToGrid w:val="0"/>
              <w:spacing w:before="70" w:after="70" w:line="240" w:lineRule="auto"/>
              <w:ind w:firstLine="0"/>
              <w:jc w:val="center"/>
              <w:rPr>
                <w:sz w:val="21"/>
              </w:rPr>
            </w:pPr>
            <w:r>
              <w:rPr>
                <w:sz w:val="21"/>
                <w:szCs w:val="21"/>
              </w:rPr>
              <w:t>配准记录</w:t>
            </w:r>
          </w:p>
        </w:tc>
        <w:tc>
          <w:tcPr>
            <w:tcW w:w="3731" w:type="dxa"/>
            <w:vAlign w:val="center"/>
          </w:tcPr>
          <w:p w14:paraId="2228DB5B">
            <w:pPr>
              <w:snapToGrid w:val="0"/>
              <w:spacing w:before="70" w:after="70" w:line="240" w:lineRule="auto"/>
              <w:ind w:firstLine="0"/>
              <w:jc w:val="left"/>
              <w:rPr>
                <w:sz w:val="21"/>
              </w:rPr>
            </w:pPr>
            <w:r>
              <w:rPr>
                <w:sz w:val="21"/>
                <w:szCs w:val="21"/>
              </w:rPr>
              <w:t>控制点、残差、迭代次数</w:t>
            </w:r>
          </w:p>
        </w:tc>
        <w:tc>
          <w:tcPr>
            <w:tcW w:w="1619" w:type="dxa"/>
            <w:vAlign w:val="center"/>
          </w:tcPr>
          <w:p w14:paraId="14740801">
            <w:pPr>
              <w:snapToGrid w:val="0"/>
              <w:spacing w:before="70" w:after="70" w:line="240" w:lineRule="auto"/>
              <w:ind w:firstLine="0"/>
              <w:jc w:val="center"/>
              <w:rPr>
                <w:sz w:val="21"/>
              </w:rPr>
            </w:pPr>
            <w:r>
              <w:rPr>
                <w:sz w:val="21"/>
                <w:szCs w:val="21"/>
              </w:rPr>
              <w:t>处理工程师</w:t>
            </w:r>
          </w:p>
        </w:tc>
        <w:tc>
          <w:tcPr>
            <w:tcW w:w="2097" w:type="dxa"/>
            <w:vAlign w:val="center"/>
          </w:tcPr>
          <w:p w14:paraId="4263CEF4">
            <w:pPr>
              <w:snapToGrid w:val="0"/>
              <w:spacing w:before="70" w:after="70" w:line="240" w:lineRule="auto"/>
              <w:ind w:firstLine="0"/>
              <w:jc w:val="left"/>
              <w:rPr>
                <w:sz w:val="21"/>
              </w:rPr>
            </w:pPr>
            <w:r>
              <w:rPr>
                <w:sz w:val="21"/>
                <w:szCs w:val="21"/>
              </w:rPr>
              <w:t>项目全程 + 2 年</w:t>
            </w:r>
          </w:p>
        </w:tc>
      </w:tr>
      <w:tr w14:paraId="60F20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50CEDC8C">
            <w:pPr>
              <w:snapToGrid w:val="0"/>
              <w:spacing w:before="70" w:after="70" w:line="240" w:lineRule="auto"/>
              <w:ind w:firstLine="0"/>
              <w:jc w:val="center"/>
              <w:rPr>
                <w:sz w:val="21"/>
              </w:rPr>
            </w:pPr>
            <w:r>
              <w:rPr>
                <w:sz w:val="21"/>
                <w:szCs w:val="21"/>
              </w:rPr>
              <w:t>赋色记录</w:t>
            </w:r>
          </w:p>
        </w:tc>
        <w:tc>
          <w:tcPr>
            <w:tcW w:w="3731" w:type="dxa"/>
            <w:vAlign w:val="center"/>
          </w:tcPr>
          <w:p w14:paraId="2AEFD049">
            <w:pPr>
              <w:snapToGrid w:val="0"/>
              <w:spacing w:before="70" w:after="70" w:line="240" w:lineRule="auto"/>
              <w:ind w:firstLine="0"/>
              <w:jc w:val="left"/>
              <w:rPr>
                <w:sz w:val="21"/>
              </w:rPr>
            </w:pPr>
            <w:r>
              <w:rPr>
                <w:sz w:val="21"/>
                <w:szCs w:val="21"/>
              </w:rPr>
              <w:t>影像清单、视角权重、色差</w:t>
            </w:r>
          </w:p>
        </w:tc>
        <w:tc>
          <w:tcPr>
            <w:tcW w:w="1619" w:type="dxa"/>
            <w:vAlign w:val="center"/>
          </w:tcPr>
          <w:p w14:paraId="4D1649CD">
            <w:pPr>
              <w:snapToGrid w:val="0"/>
              <w:spacing w:before="70" w:after="70" w:line="240" w:lineRule="auto"/>
              <w:ind w:firstLine="0"/>
              <w:jc w:val="center"/>
              <w:rPr>
                <w:sz w:val="21"/>
              </w:rPr>
            </w:pPr>
            <w:r>
              <w:rPr>
                <w:sz w:val="21"/>
                <w:szCs w:val="21"/>
              </w:rPr>
              <w:t>处理工程师</w:t>
            </w:r>
          </w:p>
        </w:tc>
        <w:tc>
          <w:tcPr>
            <w:tcW w:w="2097" w:type="dxa"/>
            <w:vAlign w:val="center"/>
          </w:tcPr>
          <w:p w14:paraId="6B1A09AC">
            <w:pPr>
              <w:snapToGrid w:val="0"/>
              <w:spacing w:before="70" w:after="70" w:line="240" w:lineRule="auto"/>
              <w:ind w:firstLine="0"/>
              <w:jc w:val="left"/>
              <w:rPr>
                <w:sz w:val="21"/>
              </w:rPr>
            </w:pPr>
            <w:r>
              <w:rPr>
                <w:sz w:val="21"/>
                <w:szCs w:val="21"/>
              </w:rPr>
              <w:t>同上</w:t>
            </w:r>
          </w:p>
        </w:tc>
      </w:tr>
      <w:tr w14:paraId="30229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3F27A296">
            <w:pPr>
              <w:snapToGrid w:val="0"/>
              <w:spacing w:before="70" w:after="70" w:line="240" w:lineRule="auto"/>
              <w:ind w:firstLine="0"/>
              <w:jc w:val="center"/>
              <w:rPr>
                <w:sz w:val="21"/>
              </w:rPr>
            </w:pPr>
            <w:r>
              <w:rPr>
                <w:sz w:val="21"/>
                <w:szCs w:val="21"/>
              </w:rPr>
              <w:t>去噪记录</w:t>
            </w:r>
          </w:p>
        </w:tc>
        <w:tc>
          <w:tcPr>
            <w:tcW w:w="3731" w:type="dxa"/>
            <w:vAlign w:val="center"/>
          </w:tcPr>
          <w:p w14:paraId="6E952B42">
            <w:pPr>
              <w:snapToGrid w:val="0"/>
              <w:spacing w:before="70" w:after="70" w:line="240" w:lineRule="auto"/>
              <w:ind w:firstLine="0"/>
              <w:jc w:val="left"/>
              <w:rPr>
                <w:sz w:val="21"/>
              </w:rPr>
            </w:pPr>
            <w:r>
              <w:rPr>
                <w:sz w:val="21"/>
                <w:szCs w:val="21"/>
              </w:rPr>
              <w:t>掩膜、参数、平滑度与保真度</w:t>
            </w:r>
          </w:p>
        </w:tc>
        <w:tc>
          <w:tcPr>
            <w:tcW w:w="1619" w:type="dxa"/>
            <w:vAlign w:val="center"/>
          </w:tcPr>
          <w:p w14:paraId="6BA969DA">
            <w:pPr>
              <w:snapToGrid w:val="0"/>
              <w:spacing w:before="70" w:after="70" w:line="240" w:lineRule="auto"/>
              <w:ind w:firstLine="0"/>
              <w:jc w:val="center"/>
              <w:rPr>
                <w:sz w:val="21"/>
              </w:rPr>
            </w:pPr>
            <w:r>
              <w:rPr>
                <w:sz w:val="21"/>
                <w:szCs w:val="21"/>
              </w:rPr>
              <w:t>处理工程师</w:t>
            </w:r>
          </w:p>
        </w:tc>
        <w:tc>
          <w:tcPr>
            <w:tcW w:w="2097" w:type="dxa"/>
            <w:vAlign w:val="center"/>
          </w:tcPr>
          <w:p w14:paraId="5D4EB92B">
            <w:pPr>
              <w:snapToGrid w:val="0"/>
              <w:spacing w:before="70" w:after="70" w:line="240" w:lineRule="auto"/>
              <w:ind w:firstLine="0"/>
              <w:jc w:val="left"/>
              <w:rPr>
                <w:sz w:val="21"/>
              </w:rPr>
            </w:pPr>
            <w:r>
              <w:rPr>
                <w:sz w:val="21"/>
                <w:szCs w:val="21"/>
              </w:rPr>
              <w:t>同上</w:t>
            </w:r>
          </w:p>
        </w:tc>
      </w:tr>
      <w:tr w14:paraId="1C1BD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396A20BA">
            <w:pPr>
              <w:snapToGrid w:val="0"/>
              <w:spacing w:before="70" w:after="70" w:line="240" w:lineRule="auto"/>
              <w:ind w:firstLine="0"/>
              <w:jc w:val="center"/>
              <w:rPr>
                <w:sz w:val="21"/>
              </w:rPr>
            </w:pPr>
            <w:r>
              <w:rPr>
                <w:sz w:val="21"/>
                <w:szCs w:val="21"/>
              </w:rPr>
              <w:t>置信度图</w:t>
            </w:r>
          </w:p>
        </w:tc>
        <w:tc>
          <w:tcPr>
            <w:tcW w:w="3731" w:type="dxa"/>
            <w:vAlign w:val="center"/>
          </w:tcPr>
          <w:p w14:paraId="377648A0">
            <w:pPr>
              <w:snapToGrid w:val="0"/>
              <w:spacing w:before="70" w:after="70" w:line="240" w:lineRule="auto"/>
              <w:ind w:firstLine="0"/>
              <w:jc w:val="left"/>
              <w:rPr>
                <w:sz w:val="21"/>
              </w:rPr>
            </w:pPr>
            <w:r>
              <w:rPr>
                <w:sz w:val="21"/>
                <w:szCs w:val="21"/>
              </w:rPr>
              <w:t>分级栅格与统计</w:t>
            </w:r>
          </w:p>
        </w:tc>
        <w:tc>
          <w:tcPr>
            <w:tcW w:w="1619" w:type="dxa"/>
            <w:vAlign w:val="center"/>
          </w:tcPr>
          <w:p w14:paraId="4FCCFFC9">
            <w:pPr>
              <w:snapToGrid w:val="0"/>
              <w:spacing w:before="70" w:after="70" w:line="240" w:lineRule="auto"/>
              <w:ind w:firstLine="0"/>
              <w:jc w:val="center"/>
              <w:rPr>
                <w:sz w:val="21"/>
              </w:rPr>
            </w:pPr>
            <w:r>
              <w:rPr>
                <w:sz w:val="21"/>
                <w:szCs w:val="21"/>
              </w:rPr>
              <w:t>处理工程师</w:t>
            </w:r>
          </w:p>
        </w:tc>
        <w:tc>
          <w:tcPr>
            <w:tcW w:w="2097" w:type="dxa"/>
            <w:vAlign w:val="center"/>
          </w:tcPr>
          <w:p w14:paraId="067D9DCF">
            <w:pPr>
              <w:snapToGrid w:val="0"/>
              <w:spacing w:before="70" w:after="70" w:line="240" w:lineRule="auto"/>
              <w:ind w:firstLine="0"/>
              <w:jc w:val="left"/>
              <w:rPr>
                <w:sz w:val="21"/>
              </w:rPr>
            </w:pPr>
            <w:r>
              <w:rPr>
                <w:sz w:val="21"/>
                <w:szCs w:val="21"/>
              </w:rPr>
              <w:t>同上</w:t>
            </w:r>
          </w:p>
        </w:tc>
      </w:tr>
      <w:tr w14:paraId="02AE5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72D019C3">
            <w:pPr>
              <w:snapToGrid w:val="0"/>
              <w:spacing w:before="70" w:after="70" w:line="240" w:lineRule="auto"/>
              <w:ind w:firstLine="0"/>
              <w:jc w:val="center"/>
              <w:rPr>
                <w:sz w:val="21"/>
              </w:rPr>
            </w:pPr>
            <w:r>
              <w:rPr>
                <w:sz w:val="21"/>
                <w:szCs w:val="21"/>
              </w:rPr>
              <w:t>精度评定</w:t>
            </w:r>
          </w:p>
        </w:tc>
        <w:tc>
          <w:tcPr>
            <w:tcW w:w="3731" w:type="dxa"/>
            <w:vAlign w:val="center"/>
          </w:tcPr>
          <w:p w14:paraId="34794C2C">
            <w:pPr>
              <w:snapToGrid w:val="0"/>
              <w:spacing w:before="70" w:after="70" w:line="240" w:lineRule="auto"/>
              <w:ind w:firstLine="0"/>
              <w:jc w:val="left"/>
              <w:rPr>
                <w:sz w:val="21"/>
              </w:rPr>
            </w:pPr>
            <w:r>
              <w:rPr>
                <w:sz w:val="21"/>
                <w:szCs w:val="21"/>
              </w:rPr>
              <w:t>检查点、中误差、结论</w:t>
            </w:r>
          </w:p>
        </w:tc>
        <w:tc>
          <w:tcPr>
            <w:tcW w:w="1619" w:type="dxa"/>
            <w:vAlign w:val="center"/>
          </w:tcPr>
          <w:p w14:paraId="2C6BF10D">
            <w:pPr>
              <w:snapToGrid w:val="0"/>
              <w:spacing w:before="70" w:after="70" w:line="240" w:lineRule="auto"/>
              <w:ind w:firstLine="0"/>
              <w:jc w:val="center"/>
              <w:rPr>
                <w:sz w:val="21"/>
              </w:rPr>
            </w:pPr>
            <w:r>
              <w:rPr>
                <w:sz w:val="21"/>
                <w:szCs w:val="21"/>
              </w:rPr>
              <w:t>质量工程师</w:t>
            </w:r>
          </w:p>
        </w:tc>
        <w:tc>
          <w:tcPr>
            <w:tcW w:w="2097" w:type="dxa"/>
            <w:vAlign w:val="center"/>
          </w:tcPr>
          <w:p w14:paraId="440B5AFC">
            <w:pPr>
              <w:snapToGrid w:val="0"/>
              <w:spacing w:before="70" w:after="70" w:line="240" w:lineRule="auto"/>
              <w:ind w:firstLine="0"/>
              <w:jc w:val="left"/>
              <w:rPr>
                <w:sz w:val="21"/>
              </w:rPr>
            </w:pPr>
            <w:r>
              <w:rPr>
                <w:sz w:val="21"/>
                <w:szCs w:val="21"/>
              </w:rPr>
              <w:t>同上</w:t>
            </w:r>
          </w:p>
        </w:tc>
      </w:tr>
      <w:tr w14:paraId="327F0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53" w:type="dxa"/>
            <w:vAlign w:val="center"/>
          </w:tcPr>
          <w:p w14:paraId="75870ADB">
            <w:pPr>
              <w:snapToGrid w:val="0"/>
              <w:spacing w:before="70" w:after="70" w:line="240" w:lineRule="auto"/>
              <w:ind w:firstLine="0"/>
              <w:jc w:val="center"/>
              <w:rPr>
                <w:sz w:val="21"/>
              </w:rPr>
            </w:pPr>
            <w:r>
              <w:rPr>
                <w:sz w:val="21"/>
                <w:szCs w:val="21"/>
              </w:rPr>
              <w:t>过程日志</w:t>
            </w:r>
          </w:p>
        </w:tc>
        <w:tc>
          <w:tcPr>
            <w:tcW w:w="3731" w:type="dxa"/>
            <w:vAlign w:val="center"/>
          </w:tcPr>
          <w:p w14:paraId="58B86F44">
            <w:pPr>
              <w:snapToGrid w:val="0"/>
              <w:spacing w:before="70" w:after="70" w:line="240" w:lineRule="auto"/>
              <w:ind w:firstLine="0"/>
              <w:jc w:val="left"/>
              <w:rPr>
                <w:sz w:val="21"/>
              </w:rPr>
            </w:pPr>
            <w:r>
              <w:rPr>
                <w:sz w:val="21"/>
                <w:szCs w:val="21"/>
              </w:rPr>
              <w:t>软件版本、参数、耗时</w:t>
            </w:r>
          </w:p>
        </w:tc>
        <w:tc>
          <w:tcPr>
            <w:tcW w:w="1619" w:type="dxa"/>
            <w:vAlign w:val="center"/>
          </w:tcPr>
          <w:p w14:paraId="36917046">
            <w:pPr>
              <w:snapToGrid w:val="0"/>
              <w:spacing w:before="70" w:after="70" w:line="240" w:lineRule="auto"/>
              <w:ind w:firstLine="0"/>
              <w:jc w:val="center"/>
              <w:rPr>
                <w:sz w:val="21"/>
              </w:rPr>
            </w:pPr>
            <w:r>
              <w:rPr>
                <w:sz w:val="21"/>
                <w:szCs w:val="21"/>
              </w:rPr>
              <w:t>系统自动</w:t>
            </w:r>
          </w:p>
        </w:tc>
        <w:tc>
          <w:tcPr>
            <w:tcW w:w="2097" w:type="dxa"/>
            <w:vAlign w:val="center"/>
          </w:tcPr>
          <w:p w14:paraId="048D0ED7">
            <w:pPr>
              <w:snapToGrid w:val="0"/>
              <w:spacing w:before="70" w:after="70" w:line="240" w:lineRule="auto"/>
              <w:ind w:firstLine="0"/>
              <w:jc w:val="left"/>
              <w:rPr>
                <w:sz w:val="21"/>
              </w:rPr>
            </w:pPr>
            <w:r>
              <w:rPr>
                <w:sz w:val="21"/>
                <w:szCs w:val="21"/>
              </w:rPr>
              <w:t>同上</w:t>
            </w:r>
          </w:p>
        </w:tc>
      </w:tr>
    </w:tbl>
    <w:p w14:paraId="4E2FFA02">
      <w:pPr>
        <w:spacing w:line="240" w:lineRule="auto"/>
      </w:pPr>
    </w:p>
    <w:p w14:paraId="2196EC6E">
      <w:r>
        <w:t>上述记录与成果同目录存放，形成</w:t>
      </w:r>
      <w:r>
        <w:rPr>
          <w:rFonts w:hint="eastAsia"/>
        </w:rPr>
        <w:t>“</w:t>
      </w:r>
      <w:r>
        <w:t>数据</w:t>
      </w:r>
      <w:r>
        <w:rPr>
          <w:rFonts w:hint="eastAsia"/>
        </w:rPr>
        <w:t>-</w:t>
      </w:r>
      <w:r>
        <w:t>参数</w:t>
      </w:r>
      <w:r>
        <w:rPr>
          <w:rFonts w:hint="eastAsia"/>
        </w:rPr>
        <w:t>-</w:t>
      </w:r>
      <w:r>
        <w:t>结论</w:t>
      </w:r>
      <w:r>
        <w:rPr>
          <w:rFonts w:hint="eastAsia"/>
        </w:rPr>
        <w:t>”</w:t>
      </w:r>
      <w:r>
        <w:t>的完整证据链，支撑验收抽检与后续复算。</w:t>
      </w:r>
    </w:p>
    <w:p w14:paraId="35F8F94D">
      <w:pPr>
        <w:pStyle w:val="6"/>
      </w:pPr>
      <w:r>
        <w:rPr>
          <w:szCs w:val="32"/>
        </w:rPr>
        <w:t>2.5.4.21 多源数据的时间基准与同步</w:t>
      </w:r>
    </w:p>
    <w:p w14:paraId="2B80C170">
      <w:r>
        <w:rPr>
          <w:rFonts w:hint="eastAsia"/>
        </w:rPr>
        <w:t>多源数据融合的前置基础为时间基准一致性。跟踪测量、实景扫描及环境传感三类数据若未实现时间配准，融合结果将产生时序错位——具体表现为采用时刻A的位姿参数解算时刻B的点云数据，该类误差在静态场景中难以被察觉，而在存在振动、人员移动、设备转动的动态场景中，将直接引发影像模糊、运动拖影及虚假形变等问题。</w:t>
      </w:r>
    </w:p>
    <w:p w14:paraId="05899D97">
      <w:r>
        <w:t>本项目的同步策略分三级。第一级是硬件同步：跟踪器与扫描仪各自内部采用统一时钟源，同一设备内部的多相机、多传感器由同一个触发信号驱动，保证设备内部的严格同步；扫描仪的每帧数据带硬件时间戳，精度到毫秒级。第二级是软件同步：不同设备之间通过 NTP 或 PTP 对时，现场若有网络则用 NTP 服务器，无网络时用便携机做临时时源，对时误差控制在 50 ms 以内。第三级是事件同步：作业开始时由操作员触发一个同步事件（例如拍摄同步牌或按下同步键），在各类数据中留下同一时刻的标记，事后用于校核对时是否有效。</w:t>
      </w:r>
    </w:p>
    <w:p w14:paraId="0B6F4A4E">
      <w:r>
        <w:rPr>
          <w:rFonts w:hint="eastAsia"/>
        </w:rPr>
        <w:t>三级同步机制具有明确的功能分工，不存在相互替代关系。硬件同步的核心作用是保障设备内部多传感器/采集单元的时序一致性，避免出现设备内部的时空错位；软件同步的核心作用是实现多设备间的粗时间基准对齐；事件同步的核心作用是校验设备间时间对齐的有效性。在现场作业过程中，第三级事件同步最易被忽视，原因在于完成前两级同步后，系统外观上已呈现出同步状态，但当某一设备出现时钟漂移或对时失效问题时，仅能通过事件标记识别此类异常。基于此，本方案将同步事件设为每个测站开机作业的强制流程，并要求在作业记录中明确登记同步时间与同步方式。</w:t>
      </w:r>
    </w:p>
    <w:p w14:paraId="47823866">
      <w:r>
        <w:rPr>
          <w:rFonts w:hint="eastAsia"/>
        </w:rPr>
        <w:t>时间基准需统一至可溯源的标准口径。所有数据的时间戳最终统一至北京时间（UTC+8），并在元数据中记录设备本地时间与标准时间的偏差值。该偏差值看似无关紧要，却在跨年度数据比对、异常事件与运行记录的相关性分析中具有关键作用——例如，判断某一缺陷是否形成于某次泄洪作业之后时，数分钟的时间偏差即可能导致完全不同的分析结论。</w:t>
      </w:r>
    </w:p>
    <w:p w14:paraId="69BA8562">
      <w:r>
        <w:rPr>
          <w:rFonts w:hint="eastAsia"/>
        </w:rPr>
        <w:t>现场作业还需区分“数据时间”与“作业时间”两类时间口径。其中数据时间戳由设备自动采集记录，作业时间由人工现场记录，两类时间可能因操作延迟而存在不一致。本方案要求作业记录表中同步登记两类时间，并标注差异产生的原因（如设备开机预热、光照条件等待等）。该要求并非为了增加作业记录的填报负担，而是为了在后期溯源定位某段数据来源时，可通过作业记录实现反向检索。</w:t>
      </w:r>
    </w:p>
    <w:p w14:paraId="339BE2C2">
      <w:r>
        <w:rPr>
          <w:rFonts w:hint="eastAsia"/>
        </w:rPr>
        <w:t>对于搭载移动载具的自主扫描作业场景，时序同步要求更为严格。载具移动过程中，位姿数据与点云数据必须严格匹配同一时刻，否则将导致运动补偿机制失效。在此类场景下，除硬件同步外，还需同步记录载具的速度曲线与里程计数据，作为数据融合的辅助约束条件。速度突变时段（包括启停、越障等工况）在融合过程中采用降权处理，原因在于该类时段的位姿外推误差达到峰值。</w:t>
      </w:r>
    </w:p>
    <w:p w14:paraId="7E57045D">
      <w:pPr>
        <w:pStyle w:val="6"/>
      </w:pPr>
      <w:r>
        <w:rPr>
          <w:szCs w:val="32"/>
        </w:rPr>
        <w:t>2.5.4.22 融合前的数据质量门限</w:t>
      </w:r>
    </w:p>
    <w:p w14:paraId="6B4F6675">
      <w:r>
        <w:rPr>
          <w:rFonts w:hint="eastAsia"/>
        </w:rPr>
        <w:t>数据融合并非单纯的数据归集与运算过程，需满足严格的前置约束条件。若将质量未达标的数据强制纳入融合流程，所得融合结果的质量将劣于未融合状态，且此类操作会对整体输出成果造成污染，同时难以溯源定位问题数据的来源。基于此，本项目设置四类融合前质量准入阈值，未达阈值的数据不得进入融合流程。</w:t>
      </w:r>
    </w:p>
    <w:p w14:paraId="601A8E50">
      <w:r>
        <w:rPr>
          <w:rFonts w:hint="eastAsia"/>
        </w:rPr>
        <w:t>第一类为完整性阈值。点云数据不得存在大面积空洞，单站有效覆盖率应不低于应覆盖面积的98%；影像数据不得存在帧缺失，连续缺失超过3帧的区段必须重新采集；位姿数据不得存在时序断档，断档时长超过1 s的时段需标记为不可用。上述阈值在现场初步检验阶段即开展核查，不合格数据需在现场补扫。</w:t>
      </w:r>
    </w:p>
    <w:p w14:paraId="75D27DFB">
      <w:r>
        <w:rPr>
          <w:rFonts w:hint="eastAsia"/>
        </w:rPr>
        <w:t>第二类为一致性阈值。同名特征在多源数据中的位置偏差需处于允许范围内：跟踪测量与扫描数据的同名点偏差不得超过2 mm，扫描数据与全站仪检查点的偏差不得超出场景精度指标范围。一致性检验的实施方法为，选取不少于20个分布于视场不同位置的特征点，逐一点位偏差比对，统计中误差与偏差最大值。当中误差满足阈值要求但存在个别大偏差时，需明确偏差来源为特征匹配误差或数据本身的质量缺陷。</w:t>
      </w:r>
    </w:p>
    <w:p w14:paraId="27380E1B">
      <w:r>
        <w:rPr>
          <w:rFonts w:hint="eastAsia"/>
        </w:rPr>
        <w:t>第三类为密度阈值。点云密度需满足后续缺陷识别的应用需求，平坡场景点云密度不低于25万点/㎡（对应2 mm点间距），缓坡与陡坡场景不低于4万点/㎡。密度不足的区域需开展补扫，或在成果中标记为“低置信度区域”，不得作为常规区域参与缺陷统计。</w:t>
      </w:r>
    </w:p>
    <w:p w14:paraId="2C81E878">
      <w:r>
        <w:rPr>
          <w:rFonts w:hint="eastAsia"/>
        </w:rPr>
        <w:t>第四类为标注阈值。各类数据源均需配套完整的元数据，涵盖设备编号、参数设置、作业时间、站位坐标、坐标系与高程基准、作业人员信息。缺少元数据的数据不予接收。该要求旨在保障成果的可追溯性，若无对应元数据，将无法在后续阶段回溯该点云的采集参数。</w:t>
      </w:r>
    </w:p>
    <w:p w14:paraId="0EC00216">
      <w:r>
        <w:rPr>
          <w:rFonts w:hint="eastAsia"/>
        </w:rPr>
        <w:t>阈值执行采用“机器自动判别+人工复核确认”的模式。由平台自动核查完整性、密度与元数据信息，生成质量检验报告；一致性偏差与标注合理性由质检人员人工复核确认。数据需通过双重核查后方可进入融合队列，质量检验报告与数据同步归档，作为质量管控的溯源依据。阈值取值并非固定不变。伴随现场数据的持续积累，若某一阈值设置过严导致大量返工但成果质量未显著提升，可适当放宽对应阈值；反之，若某类质量问题反复出现但未被现有阈值拦截，则需收紧对应阈值。阈值调整需具备明确依据，调整记录需纳入质量管控文件，不得无依据随意修改。</w:t>
      </w:r>
    </w:p>
    <w:p w14:paraId="771CCC32">
      <w:pPr>
        <w:pStyle w:val="6"/>
      </w:pPr>
      <w:r>
        <w:rPr>
          <w:szCs w:val="32"/>
        </w:rPr>
        <w:t>2.5.4.23 融合过程的参数选择</w:t>
      </w:r>
    </w:p>
    <w:p w14:paraId="26D2A1F0">
      <w:r>
        <w:rPr>
          <w:rFonts w:hint="eastAsia"/>
        </w:rPr>
        <w:t>多源数据融合算法涉及多类关键参数，主要包括配准环节的搜索半径、迭代次数与收敛阈值，融合环节的权重系数、置信度阈值与去噪强度，以及纹理映射环节的曝光补偿系数与色差校正强度。上述参数不存在通用最优取值，需依据实测数据的特征进行适应性匹配。本节阐述现场参数的选取方法与有效性判定依据。</w:t>
      </w:r>
    </w:p>
    <w:p w14:paraId="799B2CC1">
      <w:r>
        <w:rPr>
          <w:rFonts w:hint="eastAsia"/>
        </w:rPr>
        <w:t>参数选取遵循“先粗后细、先稳后优”的递进原则。首先采用保守参数开展预配准，具体为增大搜索半径、提升迭代次数、放宽收敛阈值，其核心目标为实现多源数据的初步空间对齐，即使预配准结果的精度未达精细要求；在确认初步配准有效性的前提下，逐步收紧参数开展精细化优化。若直接采用严格参数进行配准，易因初始值偏差导致算法收敛至局部最优解，出现融合失准的现象，其本质为参数适配性不足而非融合算法本身的缺陷。</w:t>
      </w:r>
    </w:p>
    <w:p w14:paraId="5110EDA3">
      <w:r>
        <w:rPr>
          <w:rFonts w:hint="eastAsia"/>
        </w:rPr>
        <w:t>配准有效性的判定可采用三类直观方法。其一为残差云图分析法，配准合格的残差应呈现随机分布特征，若出现条带状或团块状高残差区域，则表明该区域配准精度未达要求；其二为重叠区重影检验法，将两片点云以差异化颜色渲染，合格配准的点云应实现空间贴合，若出现“双层结构”则表明存在配准错位；其三为特征线校验法，门槽棱线、结构分缝、台阶边缘为配准精度校验的敏感特征，若上述特征出现断裂或错台现象，则判定配准失准。</w:t>
      </w:r>
    </w:p>
    <w:p w14:paraId="11795412">
      <w:r>
        <w:rPr>
          <w:rFonts w:hint="eastAsia"/>
        </w:rPr>
        <w:t>权重系数的选取以数据源的可信度为依据。跟踪测量数据的精度最高，达到毫米级，对应最大权重；三维扫描数据的精度次之，为厘米级，对应中等权重；RTK 提供的概略坐标仅作为初始值约束，对应最小权重。当某一路数据源在局部区域出现质量显著下降的情况，如强反光、遮挡、运动模糊等，需依据质量评分下调该区域的局部权重，而非进行全局权重调整。该分区加权策略相较于全局统一加权，更贴合现场实测数据的质量分布特征。</w:t>
      </w:r>
    </w:p>
    <w:p w14:paraId="769ADF72">
      <w:r>
        <w:rPr>
          <w:rFonts w:hint="eastAsia"/>
        </w:rPr>
        <w:t>置信度阈值用于确定参与后续缺陷识别的点云集合。阈值取值越高，参与缺陷识别的点云数量越少但可靠性越强；阈值取值越低，点云覆盖范围越广但噪声占比越高。本项目采用分场景阈值设定策略：平坡场景的点云质量较好，置信度阈值取0.8；缓坡与陡坡场景受光照条件与表面状态影响较大，置信度阈值取0.7，同时对低置信度区域进行单独标记，供人工复核校验。置信度阈值的选取结果及依据需纳入数据处理报告归档。</w:t>
      </w:r>
    </w:p>
    <w:p w14:paraId="2E7B1F5C">
      <w:r>
        <w:rPr>
          <w:rFonts w:hint="eastAsia"/>
        </w:rPr>
        <w:t>去噪强度的设定遵循“边缘保护优先”原则。冲磨类缺陷的核心特征集中于边缘部位，包括冲坑边缘、剥落边界、裂纹两侧等，若该类区域被过度平滑，将导致缺陷尺寸的测量误差增大。因此，去噪操作仅针对孤立离群点与明显高频噪声，不开展大范围平滑处理；对边缘区域降低去噪强度，必要时通过人工圈定边缘保护区域。该原则需在算法参数化过程中实现显性配置，而非仅作为操作要求。</w:t>
      </w:r>
    </w:p>
    <w:p w14:paraId="446EEB82">
      <w:r>
        <w:rPr>
          <w:rFonts w:hint="eastAsia"/>
        </w:rPr>
        <w:t>参数确定后，同一批次的实测数据需采用统一参数处理，不得针对单个测区设置差异化参数。其核心原因为：参数差异将导致成果丧失可比性，进而引发跨测区统计与跨年度比对结果的失真。若因现场条件限制确需调整参数，如某一测区实测条件较差，需在数据处理记录中说明调整理由，并在最终成果中进行对应标记。</w:t>
      </w:r>
    </w:p>
    <w:p w14:paraId="6E4DA0F5">
      <w:pPr>
        <w:pStyle w:val="6"/>
      </w:pPr>
      <w:r>
        <w:rPr>
          <w:szCs w:val="32"/>
        </w:rPr>
        <w:t>2.5.4.24 融合成果的现场验证方法</w:t>
      </w:r>
    </w:p>
    <w:p w14:paraId="3324C2D4">
      <w:r>
        <w:rPr>
          <w:rFonts w:hint="eastAsia"/>
        </w:rPr>
        <w:t>融合处理完成后，需建立客观的有效性判定机制。室内屏幕显示的点云视觉效果良好，不代表成果具备工程可用性。现场验证的核心目标是通过独立测量手段，定量评估融合成果的测量精度与数据完整性。</w:t>
      </w:r>
    </w:p>
    <w:p w14:paraId="2453012E">
      <w:r>
        <w:rPr>
          <w:rFonts w:hint="eastAsia"/>
        </w:rPr>
        <w:t>第一种方法为检查点法，是精度验证最直接的手段。在作业区域内均匀布设不少于20个检查点，采用全站仪独立测定其三维坐标，再在融合成果中提取同名点坐标进行比对，计算点位中误差。检查点的布设需独立于控制网，不得兼具控制点与检查点的双重功能。比对结果需按平面与高程分量分别统计，任一分量超差均需开展溯源分析。</w:t>
      </w:r>
    </w:p>
    <w:p w14:paraId="1F61041A">
      <w:r>
        <w:t>第二种方法</w:t>
      </w:r>
      <w:r>
        <w:rPr>
          <w:rFonts w:hint="eastAsia"/>
        </w:rPr>
        <w:t>为</w:t>
      </w:r>
      <w:r>
        <w:t>断面比对法。在</w:t>
      </w:r>
      <w:r>
        <w:rPr>
          <w:rFonts w:hint="eastAsia"/>
        </w:rPr>
        <w:t>泄洪洞</w:t>
      </w:r>
      <w:r>
        <w:t>选取若干典型断面（如孔口、孔</w:t>
      </w:r>
      <w:r>
        <w:rPr>
          <w:rFonts w:hint="eastAsia"/>
        </w:rPr>
        <w:t>身</w:t>
      </w:r>
      <w:r>
        <w:t>中</w:t>
      </w:r>
      <w:r>
        <w:rPr>
          <w:rFonts w:hint="eastAsia"/>
        </w:rPr>
        <w:t>部</w:t>
      </w:r>
      <w:r>
        <w:t>、坡度</w:t>
      </w:r>
      <w:r>
        <w:rPr>
          <w:rFonts w:hint="eastAsia"/>
        </w:rPr>
        <w:t>突变</w:t>
      </w:r>
      <w:r>
        <w:t>处），</w:t>
      </w:r>
      <w:r>
        <w:rPr>
          <w:rFonts w:hint="eastAsia"/>
        </w:rPr>
        <w:t>采用</w:t>
      </w:r>
      <w:r>
        <w:t>全站仪或水准仪测量断面上若干特征点的高程与平面位置，与融合模型截取的</w:t>
      </w:r>
      <w:r>
        <w:rPr>
          <w:rFonts w:hint="eastAsia"/>
        </w:rPr>
        <w:t>对应</w:t>
      </w:r>
      <w:r>
        <w:t>断面</w:t>
      </w:r>
      <w:r>
        <w:rPr>
          <w:rFonts w:hint="eastAsia"/>
        </w:rPr>
        <w:t>进行</w:t>
      </w:r>
      <w:r>
        <w:t>比对</w:t>
      </w:r>
      <w:r>
        <w:rPr>
          <w:rFonts w:hint="eastAsia"/>
        </w:rPr>
        <w:t>。该方法的优势在于直观性强，可识别模型是否存在系统性倾斜或缩放偏差；局限性为取样点位有限，对局部缺陷的敏感度不足，</w:t>
      </w:r>
      <w:r>
        <w:t>因此</w:t>
      </w:r>
      <w:r>
        <w:rPr>
          <w:rFonts w:hint="eastAsia"/>
        </w:rPr>
        <w:t>需</w:t>
      </w:r>
      <w:r>
        <w:t>与检查点法</w:t>
      </w:r>
      <w:r>
        <w:rPr>
          <w:rFonts w:hint="eastAsia"/>
        </w:rPr>
        <w:t>联合</w:t>
      </w:r>
      <w:r>
        <w:t>使用。</w:t>
      </w:r>
    </w:p>
    <w:p w14:paraId="67E70A5F">
      <w:r>
        <w:rPr>
          <w:rFonts w:hint="eastAsia"/>
        </w:rPr>
        <w:t>第三种方法为标准件法。在现场放置标准台阶、标准球等尺寸已知的计量器具，与测区同步扫描，融合完成后测定其实际尺寸，与真值进行比对。该方法主要检验融合成果的尺寸测量精度，对缺陷深度测量的验证针对性最强。标准件的布设位置需与待测缺陷区域的工况相似（如底板、侧墙边），不得单独选取便于操作的位置布设，否则无法反映真实作业条件下的测量精度。</w:t>
      </w:r>
    </w:p>
    <w:p w14:paraId="2585CFCE">
      <w:r>
        <w:rPr>
          <w:rFonts w:hint="eastAsia"/>
        </w:rPr>
        <w:t>第四种方法为重复观测法。对同一测区采用不同站位、不同时段开展重复测量，比对两次融合成果的偏差。偏差较小表明成果稳定性良好，偏差较大则说明存在随机误差或环境干扰。该方法不验证测量绝对精度，但可有效识别“偶发且影响严重”的异常问题，如单次对时失败、单站标定漂移等。</w:t>
      </w:r>
    </w:p>
    <w:p w14:paraId="1981DDE4">
      <w:r>
        <w:rPr>
          <w:rFonts w:hint="eastAsia"/>
        </w:rPr>
        <w:t>四种验证方法各有适用场景与验证侧重，本方案要求常规测区至少采用前两种方法开展验证，关键孔段需全部采用四种方法。验证结果需记录于精度评定表中，与合同约定的精度指标逐项对标。未达指标要求的成果，需转入第2.5.4.25节流程开展处置，不得采用先交付后整改的模式。</w:t>
      </w:r>
    </w:p>
    <w:p w14:paraId="262A3551">
      <w:r>
        <w:rPr>
          <w:rFonts w:hint="eastAsia"/>
        </w:rPr>
        <w:t>验证工作还具备一项易被忽视的功能：暴露作业流程的系统性缺陷。若验证发现某类偏差反复出现于同一作业环节（如侧墙上部 consistently 超差），则大概率并非数据本身的问题，而是站位布设方案或作业方法存在系统性缺陷。此类发现的工程价值高于单个测区的精度结论，需反馈至作业规程完成修订。</w:t>
      </w:r>
    </w:p>
    <w:p w14:paraId="3C4C34D3">
      <w:pPr>
        <w:pStyle w:val="6"/>
      </w:pPr>
      <w:r>
        <w:rPr>
          <w:szCs w:val="32"/>
        </w:rPr>
        <w:t>2.5.4.25 融合失败的处置与回退</w:t>
      </w:r>
    </w:p>
    <w:p w14:paraId="529358AB">
      <w:r>
        <w:rPr>
          <w:rFonts w:hint="eastAsia"/>
        </w:rPr>
        <w:t>多源数据融合过程中出现失败属于正常工程现象，并非作业事故。其核心问题在于失败后的处置方式，是陷入无序循环还是开展有序回退。本节提出标准化处置路径，避免现场作业人员依赖主观经验进行试错。</w:t>
      </w:r>
    </w:p>
    <w:p w14:paraId="79BD860A">
      <w:r>
        <w:rPr>
          <w:rFonts w:hint="eastAsia"/>
        </w:rPr>
        <w:t>首要环节为故障定位。融合失败的表观特征通常体现为配准精度不足、空间匹配偏差，但诱因可能存在于任一流程环节，包括数据质量、时间同步、参数设置、算法选型乃至坐标系配置。定位方法采用逐环节隔离法：首先开展单一数据源自检，即分别完成跟踪数据自主拼接、扫描数据自主拼接，判定单源数据自身质量是否达标；其次采用最简配准方法，即三点配准法，对两类数据源进行匹配测试，判定是否可实现初步空间对齐；最后排查算法层面的问题。该流程的逻辑为优先排除简易性误差，再排查复杂性诱因，多数融合失败的根源为坐标系配置或单位换算类基础问题。</w:t>
      </w:r>
    </w:p>
    <w:p w14:paraId="76CC1960">
      <w:r>
        <w:rPr>
          <w:rFonts w:hint="eastAsia"/>
        </w:rPr>
        <w:t>其次为功能降级。若无法明确故障诱因，或工期限制不支持持续排查，需采用降级处置策略：将全自动融合模式降级为半自动配准结合人工干预模式，将多源融合模式降级为主数据源结合辅助源校核模式。降级的核心目标为保障成果的可用性，而非追求技术层面的最优效果。降级方案需预先制定，不得临时拟定。</w:t>
      </w:r>
    </w:p>
    <w:p w14:paraId="0EF67FE0">
      <w:r>
        <w:rPr>
          <w:rFonts w:hint="eastAsia"/>
        </w:rPr>
        <w:t>再次为成果回退。若降级处置仍无法满足需求，需回退至单源成果模式：以跟踪测量数据为核心成果，扫描数据仅作为纹理补充与辅助校核；或以扫描数据为核心成果，跟踪数据仅作为控制基准。回退后的成果精度会出现下降，必须在成果说明中如实标注，并阐述回退原因。隐瞒回退信息，等同于将质量隐患交付至需求方。</w:t>
      </w:r>
    </w:p>
    <w:p w14:paraId="21945B91">
      <w:r>
        <w:rPr>
          <w:rFonts w:hint="eastAsia"/>
        </w:rPr>
        <w:t>最后为案例复盘。无论最终融合是否成功，均需对失败案例开展复盘工作：记录故障现象、排查流程、根本诱因、处置方式与耗时。复盘记录需纳入项目知识库，为后续同类问题提供参考依据。项目方案要求按季度对失败案例进行汇总分析，识别高频故障诱因，并将分析结果反馈至设计、工艺与人员培训环节。</w:t>
      </w:r>
    </w:p>
    <w:p w14:paraId="53897D13">
      <w:r>
        <w:rPr>
          <w:rFonts w:hint="eastAsia"/>
        </w:rPr>
        <w:t>处置流程需遵循三项准则。其一，严禁篡改数据以强行匹配结果，例如手动删除“表观异常”点、调整阈值直至指标达标，此类操作一经发现，将导致整个项目的可信度丧失；其二，严禁长时间停滞于单一故障点，单个测次的融合排查时长超过4 h仍无进展，必须向上级上报，由技术负责人决策是否采用降级或回退方案；其三，严禁省略处置记录，处置全过程需留存痕迹，包括尝试的解决方法、放弃该方法的原因，此类记录在验收答辩环节具备重要支撑作用。</w:t>
      </w:r>
    </w:p>
    <w:p w14:paraId="5C9032F8">
      <w:r>
        <w:rPr>
          <w:rFonts w:hint="eastAsia"/>
        </w:rPr>
        <w:t>需明确的是，回退并非失败的体现。项目能够实现“需回退时果断执行回退、需坚持时持续推进优化”，表明项目对技术边界具备清晰认知。反之，为追求“技术层面的表现”而强行推进，最终交付可靠性存疑的成果，才是本质意义上的失败。</w:t>
      </w:r>
    </w:p>
    <w:p w14:paraId="2300319B">
      <w:pPr>
        <w:pStyle w:val="6"/>
      </w:pPr>
      <w:r>
        <w:rPr>
          <w:szCs w:val="32"/>
        </w:rPr>
        <w:t>2.5.4.26 多源数据融合</w:t>
      </w:r>
      <w:r>
        <w:rPr>
          <w:rFonts w:hint="eastAsia"/>
          <w:szCs w:val="32"/>
        </w:rPr>
        <w:t>动因</w:t>
      </w:r>
    </w:p>
    <w:p w14:paraId="597BD528">
      <w:r>
        <w:rPr>
          <w:rFonts w:hint="eastAsia"/>
        </w:rPr>
        <w:t>首先需明确如下核心问题：既然跟踪测量系统的精度为各数据源中最高，为何仍需将三维扫描数据、影像数据乃至RTK数据纳入融合处理流程？仅采用最高精度数据源开展作业是否更为高效便捷？其核心原因在于，测量精度与数据完整性属于两个独立的技术维度。跟踪测量系统可实现毫米级点云采集，但存在单站覆盖范围有限、站点间数据需拼接、大区域扫描效率偏低等局限性；若缺乏扫描数据补充，最终成果将呈现为离散分布的高精度点云，存在覆盖度不足、纹理信息缺失等问题，无法支撑冲磨场分布规律的判别。与之相对，扫描数据具备覆盖范围完整、纹理信息丰富的优势，但绝对精度仅为厘米级，单独使用无法满足±1 mm的精度要求。两类数据源的技术短板存在互补性，此为多源数据融合的首要动因。</w:t>
      </w:r>
    </w:p>
    <w:p w14:paraId="7EAD552A">
      <w:r>
        <w:rPr>
          <w:rFonts w:hint="eastAsia"/>
        </w:rPr>
        <w:t>多源数据融合的第二层动因为数据源间的相互检校。任意单一数据源均存在误差风险，包括跟踪系统控制点移位、扫描仪位姿漂移、RTK多路径效应干扰等。当两路独立数据源在同一空间位置的测量结果存在偏差时，该偏差本身即为关键的质量信号，提示该区域存在异常，需开展复核校验。单一数据源不具备此类自我校验机制，其误差将隐性留存于最终成果中。</w:t>
      </w:r>
    </w:p>
    <w:p w14:paraId="5AA93334">
      <w:r>
        <w:rPr>
          <w:rFonts w:hint="eastAsia"/>
        </w:rPr>
        <w:t>多源数据融合的第三层动因为语义信息的完整性。点云数据仅包含几何信息，而缺陷判读不仅需要几何参数，还需结合颜色、纹理、空间上下文等属性信息，如区分结构分缝与裂缝、水渍与析出物等。影像数据可提供上述属性信息，但影像数据需与几何点云实现高精度配准后方具备应用价值。多源数据融合的本质，即为实现几何精度与影像信息丰富度的有机耦合。</w:t>
      </w:r>
    </w:p>
    <w:p w14:paraId="281E30FA">
      <w:r>
        <w:rPr>
          <w:rFonts w:hint="eastAsia"/>
        </w:rPr>
        <w:t>多源数据融合的第四层动因为历史数据的兼容对接。历年检测数据的采集手段存在差异，包含人工测量、全站仪单点测量、早期三维扫描等多种方式。若需实现多期数据的联合对比分析，必须将所有数据统一至同一坐标框架、同一精度标准、同一数据格式下。因此，多源数据融合不仅实现当前多源数据的一体化整合，更实现历史数据与当前数据的标准化对接。</w:t>
      </w:r>
    </w:p>
    <w:p w14:paraId="2949AD8E">
      <w:r>
        <w:rPr>
          <w:rFonts w:hint="eastAsia"/>
        </w:rPr>
        <w:t>综上所述，多源数据融合并非技术层面的冗余设计，而是项目实际需求驱动下的必然选择。明确该核心逻辑至关重要：其决定了融合技术的优化目标并非追求算法复杂度，而是最大化发挥各类数据源的优势、弥补单一数据源的短板、识别并剔除潜在误差。后续所有融合技术方案的设计，均围绕该核心目标展开。</w:t>
      </w:r>
    </w:p>
    <w:p w14:paraId="0A93E60C">
      <w:pPr>
        <w:pStyle w:val="6"/>
      </w:pPr>
      <w:r>
        <w:rPr>
          <w:szCs w:val="32"/>
        </w:rPr>
        <w:t>2.5.4.27 融合的层次与顺序</w:t>
      </w:r>
    </w:p>
    <w:p w14:paraId="66ED1C72">
      <w:r>
        <w:rPr>
          <w:rFonts w:hint="eastAsia"/>
        </w:rPr>
        <w:t>多源数据融合并非可一步完成的“黑箱过程”，而是具有明确层级结构的递进式流程：首先开展时空基准统一，其次实施几何配准，随后进行属性融合，最终完成质量口径统一。若层级逻辑出现混乱，将引发“基于未配准数据开展属性融合”的根本性技术错误。</w:t>
      </w:r>
    </w:p>
    <w:p w14:paraId="31692332">
      <w:r>
        <w:rPr>
          <w:rFonts w:hint="eastAsia"/>
        </w:rPr>
        <w:t>第一层级为时空基准统一。所有数据源必须统一至同一时间基准与同一坐标框架下。若时间基准不统一，动态数据源将无法实现时序对齐；若坐标框架不统一，几何数据将无法实现空间叠加。该层级为整个融合流程的基础支撑，若该环节未达标，后续所有处理流程均无法产生有效价值。具体实现方式包括：统一时钟源、规范坐标系定义、统一高程基准，并在元数据中对上述参数进行逐条记录。</w:t>
      </w:r>
    </w:p>
    <w:p w14:paraId="29781094">
      <w:r>
        <w:rPr>
          <w:rFonts w:hint="eastAsia"/>
        </w:rPr>
        <w:t>第二层级为几何配准。其核心目标为将不同数据源的点云对齐至同一空间位置。配准流程分为粗配准与精配准两个阶段：粗配准采用控制点或特征匹配方法实现初始位置对齐，精配准采用迭代最近点算法或光束法平差实现高精度匹配。配准的评价标准并非“视觉上的重合效果”，而是“误差处于允许阈值内且空间分布合理”。配准完成后必须开展残差分析，若残差存在系统性分布趋势，则表明配准模型选取不当，需更换配准方法。</w:t>
      </w:r>
    </w:p>
    <w:p w14:paraId="7E20C851">
      <w:r>
        <w:rPr>
          <w:rFonts w:hint="eastAsia"/>
        </w:rPr>
        <w:t>第三层级为属性融合。在几何对齐的基础上，将影像数据的颜色、纹理信息，以及传感器的其他属性（激光强度、回波次数）赋值至对应点云，形成彩色点云或多属性点云。属性融合的核心控制指标为“投影准确性”与“色彩一致性”，其中前者通过传感器标定实现，后者通过色卡校正完成。</w:t>
      </w:r>
    </w:p>
    <w:p w14:paraId="4AB1C15D">
      <w:r>
        <w:rPr>
          <w:rFonts w:hint="eastAsia"/>
        </w:rPr>
        <w:t>第四层级为质量口径统一。不同数据源的精度水平、置信度水平存在差异，融合完成后需输出统一的置信度评价结果，为后续缺陷判识提供依据，使其明确“高置信度点云区域、低置信度点云区域”。若缺失该层级，融合成果将处于置信度混杂状态，虽表面具备完整性，但无法区分数据质量的优劣。</w:t>
      </w:r>
    </w:p>
    <w:p w14:paraId="2053E308">
      <w:r>
        <w:rPr>
          <w:rFonts w:hint="eastAsia"/>
        </w:rPr>
        <w:t>上述四个层级的处理顺序不可颠倒，亦不可跳过。工程实践中常见的错误包括“跳过几何配准直接开展属性融合”，其后果为颜色信息被赋值至错误的空间位置；以及“未实施质量口径统一”，其后果为缺陷判识环节在低置信度区域频繁出现误判。明确各层级的功能逻辑与处理顺序，可保障项目实施过程中避免因简化流程而引发的技术问题。</w:t>
      </w:r>
    </w:p>
    <w:p w14:paraId="4D396001">
      <w:pPr>
        <w:pStyle w:val="5"/>
      </w:pPr>
      <w:bookmarkStart w:id="182" w:name="_Toc26933"/>
      <w:r>
        <w:rPr>
          <w:szCs w:val="32"/>
        </w:rPr>
        <w:t>2.5.5 技术方案关键环节图示汇总</w:t>
      </w:r>
      <w:bookmarkEnd w:id="182"/>
    </w:p>
    <w:p w14:paraId="2D24E5C0">
      <w:r>
        <w:rPr>
          <w:rFonts w:hint="eastAsia"/>
        </w:rPr>
        <w:t>本节将技术方案中多次被提及、且分散于各章节的11项关键环节以可视化图示的方式进行集中展示，便于评审环节核查方案的整体逻辑架构与环节间的衔接关系。每幅图示后均配套简要说明，标注对应正文的具体小节，实现图示与正文的双向索引：正文章节重点阐述技术实现路径，本节重点呈现关键环节的具象化形式。</w:t>
      </w:r>
    </w:p>
    <w:p w14:paraId="7B8EB2FD">
      <w:pPr>
        <w:pStyle w:val="6"/>
      </w:pPr>
      <w:r>
        <w:rPr>
          <w:szCs w:val="32"/>
        </w:rPr>
        <w:t>2.5.5.1 一核、两终端、三构型</w:t>
      </w:r>
    </w:p>
    <w:p w14:paraId="2C75959D">
      <w:r>
        <w:t>方案的装备体系可用</w:t>
      </w:r>
      <w:r>
        <w:rPr>
          <w:rFonts w:hint="eastAsia"/>
        </w:rPr>
        <w:t>“</w:t>
      </w:r>
      <w:r>
        <w:t>一核、两终端、三构型、统一接口</w:t>
      </w:r>
      <w:r>
        <w:rPr>
          <w:rFonts w:hint="eastAsia"/>
        </w:rPr>
        <w:t>”</w:t>
      </w:r>
      <w:r>
        <w:t>四句话概括。测量内核是多目视觉跟踪测量系统，由先临三维定制开发，提供全局基准与高精度坐标；两类终端是跟踪框架（球形扫描）与 SHARE SLAM S100-16 实景三维扫描仪，分别承担</w:t>
      </w:r>
      <w:r>
        <w:rPr>
          <w:rFonts w:hint="eastAsia"/>
        </w:rPr>
        <w:t>“</w:t>
      </w:r>
      <w:r>
        <w:t>高精度面扫描</w:t>
      </w:r>
      <w:r>
        <w:rPr>
          <w:rFonts w:hint="eastAsia"/>
        </w:rPr>
        <w:t>”</w:t>
      </w:r>
      <w:r>
        <w:t>与</w:t>
      </w:r>
      <w:r>
        <w:rPr>
          <w:rFonts w:hint="eastAsia"/>
        </w:rPr>
        <w:t>“</w:t>
      </w:r>
      <w:r>
        <w:t>快速面域覆盖</w:t>
      </w:r>
      <w:r>
        <w:rPr>
          <w:rFonts w:hint="eastAsia"/>
        </w:rPr>
        <w:t>”</w:t>
      </w:r>
      <w:r>
        <w:t>；三种构型按平坡、缓坡、陡坡组合终端与履带式 AGV 载具；统一接口保证换装后免重标定。该结构使三站不必各建一套系统，显著降低研制与运维成本，同时保证同一套成果标准贯穿三站。</w:t>
      </w:r>
    </w:p>
    <w:p w14:paraId="35F96BB2">
      <w:pPr>
        <w:ind w:firstLine="0"/>
        <w:jc w:val="center"/>
      </w:pPr>
      <w:r>
        <w:drawing>
          <wp:inline distT="0" distB="0" distL="0" distR="0">
            <wp:extent cx="4032250" cy="2413000"/>
            <wp:effectExtent l="0" t="0" r="6350" b="10160"/>
            <wp:docPr id="1698350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50146" name="图片 1"/>
                    <pic:cNvPicPr>
                      <a:picLocks noChangeAspect="1"/>
                    </pic:cNvPicPr>
                  </pic:nvPicPr>
                  <pic:blipFill>
                    <a:blip r:embed="rId83"/>
                    <a:stretch>
                      <a:fillRect/>
                    </a:stretch>
                  </pic:blipFill>
                  <pic:spPr>
                    <a:xfrm>
                      <a:off x="0" y="0"/>
                      <a:ext cx="4055541" cy="2427509"/>
                    </a:xfrm>
                    <a:prstGeom prst="rect">
                      <a:avLst/>
                    </a:prstGeom>
                  </pic:spPr>
                </pic:pic>
              </a:graphicData>
            </a:graphic>
          </wp:inline>
        </w:drawing>
      </w:r>
    </w:p>
    <w:p w14:paraId="3CA56654">
      <w:pPr>
        <w:spacing w:after="200" w:line="280" w:lineRule="auto"/>
        <w:ind w:firstLine="0"/>
        <w:jc w:val="center"/>
      </w:pPr>
      <w:r>
        <w:rPr>
          <w:sz w:val="21"/>
          <w:szCs w:val="21"/>
        </w:rPr>
        <w:t>图 2-</w:t>
      </w:r>
      <w:r>
        <w:rPr>
          <w:rFonts w:hint="eastAsia"/>
          <w:sz w:val="21"/>
          <w:szCs w:val="21"/>
        </w:rPr>
        <w:t>29</w:t>
      </w:r>
      <w:r>
        <w:rPr>
          <w:sz w:val="21"/>
          <w:szCs w:val="21"/>
        </w:rPr>
        <w:t xml:space="preserve">  一核、两终端、三构型总体架构</w:t>
      </w:r>
    </w:p>
    <w:p w14:paraId="3053761D">
      <w:pPr>
        <w:pStyle w:val="6"/>
      </w:pPr>
      <w:r>
        <w:rPr>
          <w:szCs w:val="32"/>
        </w:rPr>
        <w:t>2.5.5.2 控制网三级布设</w:t>
      </w:r>
    </w:p>
    <w:p w14:paraId="0CE708F6">
      <w:r>
        <w:t>控制网是精度与可比性的基础，采用首级、二级、三级加独立校核的四层结构。首级为北斗/GNSS 静态网，解决</w:t>
      </w:r>
      <w:r>
        <w:rPr>
          <w:rFonts w:hint="eastAsia"/>
        </w:rPr>
        <w:t>“</w:t>
      </w:r>
      <w:r>
        <w:t>绝对坐标从哪来</w:t>
      </w:r>
      <w:r>
        <w:rPr>
          <w:rFonts w:hint="eastAsia"/>
        </w:rPr>
        <w:t>”</w:t>
      </w:r>
      <w:r>
        <w:t>；二级为导线与边角网，把基准传递到作业区；三级为测站与图根点，直接服务架站与拼合；校核层为独立检查点，用于评定点位中误差。三级之间逐级联测、逐级评定，任一级超限不得进入下一级，从源头避免</w:t>
      </w:r>
      <w:r>
        <w:rPr>
          <w:rFonts w:hint="eastAsia"/>
        </w:rPr>
        <w:t>“</w:t>
      </w:r>
      <w:r>
        <w:t>误差层层累积</w:t>
      </w:r>
      <w:r>
        <w:rPr>
          <w:rFonts w:hint="eastAsia"/>
        </w:rPr>
        <w:t>”</w:t>
      </w:r>
      <w:r>
        <w:t>。</w:t>
      </w:r>
    </w:p>
    <w:p w14:paraId="164F715A">
      <w:pPr>
        <w:ind w:firstLine="0"/>
        <w:jc w:val="center"/>
      </w:pPr>
      <w:r>
        <w:drawing>
          <wp:inline distT="0" distB="0" distL="0" distR="0">
            <wp:extent cx="4946650" cy="1786255"/>
            <wp:effectExtent l="0" t="0" r="6350" b="12065"/>
            <wp:docPr id="562570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0064" name="图片 1"/>
                    <pic:cNvPicPr>
                      <a:picLocks noChangeAspect="1"/>
                    </pic:cNvPicPr>
                  </pic:nvPicPr>
                  <pic:blipFill>
                    <a:blip r:embed="rId84">
                      <a:lum bright="-6000"/>
                    </a:blip>
                    <a:stretch>
                      <a:fillRect/>
                    </a:stretch>
                  </pic:blipFill>
                  <pic:spPr>
                    <a:xfrm>
                      <a:off x="0" y="0"/>
                      <a:ext cx="4958635" cy="1790954"/>
                    </a:xfrm>
                    <a:prstGeom prst="rect">
                      <a:avLst/>
                    </a:prstGeom>
                  </pic:spPr>
                </pic:pic>
              </a:graphicData>
            </a:graphic>
          </wp:inline>
        </w:drawing>
      </w:r>
    </w:p>
    <w:p w14:paraId="00BC5514">
      <w:pPr>
        <w:spacing w:after="200" w:line="280" w:lineRule="auto"/>
        <w:ind w:firstLine="0"/>
        <w:jc w:val="center"/>
      </w:pPr>
      <w:r>
        <w:rPr>
          <w:sz w:val="21"/>
          <w:szCs w:val="21"/>
        </w:rPr>
        <w:t>图 2-3</w:t>
      </w:r>
      <w:r>
        <w:rPr>
          <w:rFonts w:hint="eastAsia"/>
          <w:sz w:val="21"/>
          <w:szCs w:val="21"/>
        </w:rPr>
        <w:t>0</w:t>
      </w:r>
      <w:r>
        <w:rPr>
          <w:sz w:val="21"/>
          <w:szCs w:val="21"/>
        </w:rPr>
        <w:t xml:space="preserve">  控制网三级布设体系</w:t>
      </w:r>
    </w:p>
    <w:p w14:paraId="54188966">
      <w:pPr>
        <w:pStyle w:val="6"/>
      </w:pPr>
      <w:r>
        <w:rPr>
          <w:szCs w:val="32"/>
        </w:rPr>
        <w:t>2.5.5.3 单站覆盖判定流程</w:t>
      </w:r>
    </w:p>
    <w:p w14:paraId="4C5C038B">
      <w:r>
        <w:rPr>
          <w:rFonts w:hint="eastAsia"/>
        </w:rPr>
        <w:t>覆盖率的达标判定不应以单次主观视觉评估为依据，而需通过五步标准化流程完成，具体包括：监测站点布设定向、视场覆盖分析（输出覆盖热力图）、重叠度校验（相邻视场或站点间的重叠比例不低于30%）、盲区补充扫描（通过增设侧站、补充照明或调整监测构型实现）、覆盖效果确认（有效栅格覆盖率不低于98%）。若判定结果为不达标，应优先实施针对性补扫而非全域重新测量，以将返工范围控制在局部区域。</w:t>
      </w:r>
    </w:p>
    <w:p w14:paraId="0100C99C">
      <w:pPr>
        <w:ind w:firstLine="0"/>
        <w:jc w:val="center"/>
      </w:pPr>
      <w:r>
        <w:drawing>
          <wp:inline distT="0" distB="0" distL="0" distR="0">
            <wp:extent cx="5334000" cy="662305"/>
            <wp:effectExtent l="0" t="0" r="0" b="8255"/>
            <wp:docPr id="993371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71707" name="图片 1"/>
                    <pic:cNvPicPr>
                      <a:picLocks noChangeAspect="1"/>
                    </pic:cNvPicPr>
                  </pic:nvPicPr>
                  <pic:blipFill>
                    <a:blip r:embed="rId85"/>
                    <a:stretch>
                      <a:fillRect/>
                    </a:stretch>
                  </pic:blipFill>
                  <pic:spPr>
                    <a:xfrm>
                      <a:off x="0" y="0"/>
                      <a:ext cx="5363605" cy="666143"/>
                    </a:xfrm>
                    <a:prstGeom prst="rect">
                      <a:avLst/>
                    </a:prstGeom>
                  </pic:spPr>
                </pic:pic>
              </a:graphicData>
            </a:graphic>
          </wp:inline>
        </w:drawing>
      </w:r>
    </w:p>
    <w:p w14:paraId="16431E8C">
      <w:pPr>
        <w:spacing w:after="200" w:line="280" w:lineRule="auto"/>
        <w:ind w:firstLine="0"/>
        <w:jc w:val="center"/>
      </w:pPr>
      <w:r>
        <w:rPr>
          <w:sz w:val="21"/>
          <w:szCs w:val="21"/>
        </w:rPr>
        <w:t>图 2-3</w:t>
      </w:r>
      <w:r>
        <w:rPr>
          <w:rFonts w:hint="eastAsia"/>
          <w:sz w:val="21"/>
          <w:szCs w:val="21"/>
        </w:rPr>
        <w:t>1</w:t>
      </w:r>
      <w:r>
        <w:rPr>
          <w:sz w:val="21"/>
          <w:szCs w:val="21"/>
        </w:rPr>
        <w:t xml:space="preserve">  单站覆盖判定流程</w:t>
      </w:r>
    </w:p>
    <w:p w14:paraId="27F78F2B">
      <w:pPr>
        <w:ind w:firstLine="0"/>
      </w:pPr>
    </w:p>
    <w:p w14:paraId="5F3C2D56">
      <w:pPr>
        <w:pStyle w:val="6"/>
      </w:pPr>
      <w:r>
        <w:rPr>
          <w:szCs w:val="32"/>
        </w:rPr>
        <w:t>2.5.5.4 精度检查点布设原则</w:t>
      </w:r>
    </w:p>
    <w:p w14:paraId="22A43418">
      <w:r>
        <w:rPr>
          <w:rFonts w:hint="eastAsia"/>
        </w:rPr>
        <w:t>检查点作为独立评价的核心载体，需遵循以下五项基本原则：其一，数量不得低于控制点总量的百分之十；其二，空间分布需均匀，实现作业区域各部位的全面覆盖；其三，不参与任何解算过程，始终保持独立性；其四，需避开缺陷密集区域，防止受局部形变干扰；其五，现场需做好保护与编号工作，以便后续复测。上述原则中任何一条未被遵守，均会导致精度评定结果失去可信性。</w:t>
      </w:r>
    </w:p>
    <w:p w14:paraId="106F3179">
      <w:pPr>
        <w:ind w:firstLine="0"/>
        <w:jc w:val="center"/>
      </w:pPr>
      <w:r>
        <w:drawing>
          <wp:inline distT="0" distB="0" distL="0" distR="0">
            <wp:extent cx="5270500" cy="735330"/>
            <wp:effectExtent l="0" t="0" r="2540" b="11430"/>
            <wp:docPr id="140436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4551" name="图片 1"/>
                    <pic:cNvPicPr>
                      <a:picLocks noChangeAspect="1"/>
                    </pic:cNvPicPr>
                  </pic:nvPicPr>
                  <pic:blipFill>
                    <a:blip r:embed="rId86"/>
                    <a:stretch>
                      <a:fillRect/>
                    </a:stretch>
                  </pic:blipFill>
                  <pic:spPr>
                    <a:xfrm>
                      <a:off x="0" y="0"/>
                      <a:ext cx="5294784" cy="739135"/>
                    </a:xfrm>
                    <a:prstGeom prst="rect">
                      <a:avLst/>
                    </a:prstGeom>
                  </pic:spPr>
                </pic:pic>
              </a:graphicData>
            </a:graphic>
          </wp:inline>
        </w:drawing>
      </w:r>
    </w:p>
    <w:p w14:paraId="14C99DA4">
      <w:pPr>
        <w:spacing w:after="200" w:line="280" w:lineRule="auto"/>
        <w:ind w:firstLine="0"/>
        <w:jc w:val="center"/>
      </w:pPr>
      <w:r>
        <w:rPr>
          <w:sz w:val="21"/>
          <w:szCs w:val="21"/>
        </w:rPr>
        <w:t>图 2-3</w:t>
      </w:r>
      <w:r>
        <w:rPr>
          <w:rFonts w:hint="eastAsia"/>
          <w:sz w:val="21"/>
          <w:szCs w:val="21"/>
        </w:rPr>
        <w:t>2</w:t>
      </w:r>
      <w:r>
        <w:rPr>
          <w:sz w:val="21"/>
          <w:szCs w:val="21"/>
        </w:rPr>
        <w:t xml:space="preserve">  精度检查点布设五项原则</w:t>
      </w:r>
    </w:p>
    <w:p w14:paraId="15B15647">
      <w:pPr>
        <w:pStyle w:val="6"/>
      </w:pPr>
      <w:r>
        <w:rPr>
          <w:szCs w:val="32"/>
        </w:rPr>
        <w:t>2.5.5.5 缺陷判定与级别认定分支</w:t>
      </w:r>
    </w:p>
    <w:p w14:paraId="4F479006">
      <w:r>
        <w:rPr>
          <w:rFonts w:hint="eastAsia"/>
        </w:rPr>
        <w:t>判定规则以“是否存在体型尺寸削减”为核心分界依据：几何通道优先计算法向偏差、深度、面积、体积参数，超出阈值的情形纳入“冲磨缺陷”分支，并依据深度、面积、体积参数完成等级划分；未超出阈值但经语义通道识别出裂缝、错台、露筋等类别的情形，纳入“非冲磨缺陷”分支，按识别类别进行归档记录。两条分支的判定结果最终统一汇入规则库，输出缺陷等级与对应处理建议，同时预留人工复核接口。</w:t>
      </w:r>
    </w:p>
    <w:p w14:paraId="076D12CB">
      <w:pPr>
        <w:ind w:firstLine="0"/>
        <w:jc w:val="center"/>
      </w:pPr>
      <w:r>
        <w:drawing>
          <wp:inline distT="0" distB="0" distL="0" distR="0">
            <wp:extent cx="3863340" cy="2932430"/>
            <wp:effectExtent l="0" t="0" r="7620" b="8890"/>
            <wp:docPr id="89715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0715" name="图片 1"/>
                    <pic:cNvPicPr>
                      <a:picLocks noChangeAspect="1"/>
                    </pic:cNvPicPr>
                  </pic:nvPicPr>
                  <pic:blipFill>
                    <a:blip r:embed="rId87"/>
                    <a:stretch>
                      <a:fillRect/>
                    </a:stretch>
                  </pic:blipFill>
                  <pic:spPr>
                    <a:xfrm>
                      <a:off x="0" y="0"/>
                      <a:ext cx="3863340" cy="2932430"/>
                    </a:xfrm>
                    <a:prstGeom prst="rect">
                      <a:avLst/>
                    </a:prstGeom>
                  </pic:spPr>
                </pic:pic>
              </a:graphicData>
            </a:graphic>
          </wp:inline>
        </w:drawing>
      </w:r>
    </w:p>
    <w:p w14:paraId="7E76BCB3">
      <w:pPr>
        <w:spacing w:after="200" w:line="280" w:lineRule="auto"/>
        <w:ind w:firstLine="0"/>
        <w:jc w:val="center"/>
      </w:pPr>
      <w:r>
        <w:rPr>
          <w:sz w:val="21"/>
          <w:szCs w:val="21"/>
        </w:rPr>
        <w:t>图 2-3</w:t>
      </w:r>
      <w:r>
        <w:rPr>
          <w:rFonts w:hint="eastAsia"/>
          <w:sz w:val="21"/>
          <w:szCs w:val="21"/>
        </w:rPr>
        <w:t>3</w:t>
      </w:r>
      <w:r>
        <w:rPr>
          <w:sz w:val="21"/>
          <w:szCs w:val="21"/>
        </w:rPr>
        <w:t xml:space="preserve">  缺陷判定与级别认定分支</w:t>
      </w:r>
    </w:p>
    <w:p w14:paraId="2C321FC1">
      <w:pPr>
        <w:pStyle w:val="6"/>
      </w:pPr>
      <w:r>
        <w:rPr>
          <w:szCs w:val="32"/>
        </w:rPr>
        <w:t>2.5.5.6 检查报告章节结构</w:t>
      </w:r>
    </w:p>
    <w:p w14:paraId="19F90B5A">
      <w:r>
        <w:rPr>
          <w:rFonts w:hint="eastAsia"/>
        </w:rPr>
        <w:t>报告采用固定的七段式章节架构：前置部分（涵盖封面、目录及编制说明）、概述部分（明确任务来源、实施范围与执行依据）、方法部分（说明所用设备、控制网布设、作业工艺及精度控制标准）、成果部分（包含三维模型、点云数据、展开图与云图）、判识部分（罗列缺陷清单、完成缺陷分级并说明典型缺陷）、建议部分（提出处理建议及材料用量估算）、附件部分（附汇总表、DWG 格式图件、现场照片与作业记录）。上述固化的章节框架由模板引擎统一填充，可实现格式的标准化统一，同时确保不同电站、不同批次的成果具备横向可比性。</w:t>
      </w:r>
    </w:p>
    <w:p w14:paraId="0235462E">
      <w:pPr>
        <w:ind w:firstLine="0"/>
        <w:jc w:val="center"/>
      </w:pPr>
      <w:r>
        <w:drawing>
          <wp:inline distT="0" distB="0" distL="0" distR="0">
            <wp:extent cx="5354320" cy="3404870"/>
            <wp:effectExtent l="0" t="0" r="10160" b="8890"/>
            <wp:docPr id="1619299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99854" name="图片 1"/>
                    <pic:cNvPicPr>
                      <a:picLocks noChangeAspect="1"/>
                    </pic:cNvPicPr>
                  </pic:nvPicPr>
                  <pic:blipFill>
                    <a:blip r:embed="rId88"/>
                    <a:stretch>
                      <a:fillRect/>
                    </a:stretch>
                  </pic:blipFill>
                  <pic:spPr>
                    <a:xfrm>
                      <a:off x="0" y="0"/>
                      <a:ext cx="5354320" cy="3404870"/>
                    </a:xfrm>
                    <a:prstGeom prst="rect">
                      <a:avLst/>
                    </a:prstGeom>
                  </pic:spPr>
                </pic:pic>
              </a:graphicData>
            </a:graphic>
          </wp:inline>
        </w:drawing>
      </w:r>
    </w:p>
    <w:p w14:paraId="50D1F4F4">
      <w:pPr>
        <w:spacing w:after="200" w:line="280" w:lineRule="auto"/>
        <w:ind w:firstLine="0"/>
        <w:jc w:val="center"/>
      </w:pPr>
      <w:r>
        <w:rPr>
          <w:sz w:val="21"/>
          <w:szCs w:val="21"/>
        </w:rPr>
        <w:t>图 2-3</w:t>
      </w:r>
      <w:r>
        <w:rPr>
          <w:rFonts w:hint="eastAsia"/>
          <w:sz w:val="21"/>
          <w:szCs w:val="21"/>
        </w:rPr>
        <w:t>4</w:t>
      </w:r>
      <w:r>
        <w:rPr>
          <w:sz w:val="21"/>
          <w:szCs w:val="21"/>
        </w:rPr>
        <w:t xml:space="preserve">  检查报告章节结构</w:t>
      </w:r>
    </w:p>
    <w:p w14:paraId="21AF0EDC">
      <w:pPr>
        <w:pStyle w:val="6"/>
      </w:pPr>
      <w:r>
        <w:rPr>
          <w:szCs w:val="32"/>
        </w:rPr>
        <w:t>2.5.5.7 三级测试体系</w:t>
      </w:r>
    </w:p>
    <w:p w14:paraId="53D9CCB6">
      <w:r>
        <w:rPr>
          <w:rFonts w:hint="eastAsia"/>
        </w:rPr>
        <w:t>合规性核验不得将单边自我声明作为唯一判定依据，需通过三级测试机制予以保障。第一级为实验室中试，确立精度与效率的基准标准；第二级为委托具备CMA/CNAS资质的第三方检测机构开展检测或型式试验，出具具备法定效力的合规性证明文件；第三级为现场见证试验，覆盖第三方实验室环境难以复现的功能项与场景化指标。三级测试形成的证据链具有互补性，构建了“基准明确、证书完备、见证充分”的全维度验证体系。</w:t>
      </w:r>
    </w:p>
    <w:p w14:paraId="658F4432">
      <w:pPr>
        <w:ind w:firstLine="0"/>
        <w:jc w:val="center"/>
      </w:pPr>
      <w:r>
        <w:drawing>
          <wp:inline distT="0" distB="0" distL="0" distR="0">
            <wp:extent cx="5348605" cy="1479550"/>
            <wp:effectExtent l="0" t="0" r="635" b="13970"/>
            <wp:docPr id="934479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9512" name="图片 1"/>
                    <pic:cNvPicPr>
                      <a:picLocks noChangeAspect="1"/>
                    </pic:cNvPicPr>
                  </pic:nvPicPr>
                  <pic:blipFill>
                    <a:blip r:embed="rId89"/>
                    <a:stretch>
                      <a:fillRect/>
                    </a:stretch>
                  </pic:blipFill>
                  <pic:spPr>
                    <a:xfrm>
                      <a:off x="0" y="0"/>
                      <a:ext cx="5348605" cy="1479550"/>
                    </a:xfrm>
                    <a:prstGeom prst="rect">
                      <a:avLst/>
                    </a:prstGeom>
                  </pic:spPr>
                </pic:pic>
              </a:graphicData>
            </a:graphic>
          </wp:inline>
        </w:drawing>
      </w:r>
    </w:p>
    <w:p w14:paraId="44382973">
      <w:pPr>
        <w:spacing w:after="200" w:line="280" w:lineRule="auto"/>
        <w:ind w:firstLine="0"/>
        <w:jc w:val="center"/>
      </w:pPr>
      <w:r>
        <w:rPr>
          <w:sz w:val="21"/>
          <w:szCs w:val="21"/>
        </w:rPr>
        <w:t>图 2-3</w:t>
      </w:r>
      <w:r>
        <w:rPr>
          <w:rFonts w:hint="eastAsia"/>
          <w:sz w:val="21"/>
          <w:szCs w:val="21"/>
        </w:rPr>
        <w:t>5</w:t>
      </w:r>
      <w:r>
        <w:rPr>
          <w:sz w:val="21"/>
          <w:szCs w:val="21"/>
        </w:rPr>
        <w:t xml:space="preserve">  三级测试体系</w:t>
      </w:r>
    </w:p>
    <w:p w14:paraId="399B0136">
      <w:pPr>
        <w:pStyle w:val="6"/>
      </w:pPr>
      <w:r>
        <w:rPr>
          <w:szCs w:val="32"/>
        </w:rPr>
        <w:t>2.5.5.8 四阶段里程碑节点</w:t>
      </w:r>
    </w:p>
    <w:p w14:paraId="0A8A45B1">
      <w:r>
        <w:rPr>
          <w:rFonts w:hint="eastAsia"/>
        </w:rPr>
        <w:t>项目进度严格遵循合同约定的四项节点安排：第10个月完成方案设计并通过专家评审；第19个月完成装备开发及一期现场验证；第31个月完成优化开发、第三方测试与二期验证；自启动之日起970日历天内完成全部建设内容并通过合同验收。各节点开展前均设置门禁评审环节，评审未达标者不得进入下一阶段实施。</w:t>
      </w:r>
    </w:p>
    <w:p w14:paraId="75A05F4E">
      <w:pPr>
        <w:ind w:firstLine="0"/>
        <w:jc w:val="center"/>
      </w:pPr>
      <w:r>
        <w:drawing>
          <wp:inline distT="0" distB="0" distL="0" distR="0">
            <wp:extent cx="5731510" cy="765810"/>
            <wp:effectExtent l="0" t="0" r="13970" b="11430"/>
            <wp:docPr id="1991107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7819" name="图片 1"/>
                    <pic:cNvPicPr>
                      <a:picLocks noChangeAspect="1"/>
                    </pic:cNvPicPr>
                  </pic:nvPicPr>
                  <pic:blipFill>
                    <a:blip r:embed="rId90"/>
                    <a:stretch>
                      <a:fillRect/>
                    </a:stretch>
                  </pic:blipFill>
                  <pic:spPr>
                    <a:xfrm>
                      <a:off x="0" y="0"/>
                      <a:ext cx="5731510" cy="765810"/>
                    </a:xfrm>
                    <a:prstGeom prst="rect">
                      <a:avLst/>
                    </a:prstGeom>
                  </pic:spPr>
                </pic:pic>
              </a:graphicData>
            </a:graphic>
          </wp:inline>
        </w:drawing>
      </w:r>
    </w:p>
    <w:p w14:paraId="24752288">
      <w:pPr>
        <w:spacing w:after="200" w:line="280" w:lineRule="auto"/>
        <w:ind w:firstLine="0"/>
        <w:jc w:val="center"/>
      </w:pPr>
      <w:r>
        <w:rPr>
          <w:sz w:val="21"/>
          <w:szCs w:val="21"/>
        </w:rPr>
        <w:t>图 2-</w:t>
      </w:r>
      <w:r>
        <w:rPr>
          <w:rFonts w:hint="eastAsia"/>
          <w:sz w:val="21"/>
          <w:szCs w:val="21"/>
        </w:rPr>
        <w:t>36</w:t>
      </w:r>
      <w:r>
        <w:rPr>
          <w:sz w:val="21"/>
          <w:szCs w:val="21"/>
        </w:rPr>
        <w:t xml:space="preserve">  四阶段里程碑节点</w:t>
      </w:r>
    </w:p>
    <w:p w14:paraId="3CBA842A">
      <w:pPr>
        <w:pStyle w:val="6"/>
      </w:pPr>
      <w:r>
        <w:rPr>
          <w:szCs w:val="32"/>
        </w:rPr>
        <w:t>2.5.5.9 质量管理 PDCA 循环</w:t>
      </w:r>
    </w:p>
    <w:p w14:paraId="5A6D010B">
      <w:r>
        <w:t>质量按 P（策划：质量计划与检验点设置）、D（实施：三级检查两级验收）、C（检查：阶段评审与抽检）、A（改进：纠正措施与固化）循环推进。每个循环形成一批质量记录，记录既用于本期验收，也作为下期优化的输入。</w:t>
      </w:r>
    </w:p>
    <w:p w14:paraId="22CDEF45">
      <w:pPr>
        <w:ind w:firstLine="0"/>
        <w:jc w:val="center"/>
      </w:pPr>
      <w:r>
        <w:drawing>
          <wp:inline distT="0" distB="0" distL="0" distR="0">
            <wp:extent cx="5731510" cy="721360"/>
            <wp:effectExtent l="0" t="0" r="13970" b="10160"/>
            <wp:docPr id="931382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2642" name="图片 1"/>
                    <pic:cNvPicPr>
                      <a:picLocks noChangeAspect="1"/>
                    </pic:cNvPicPr>
                  </pic:nvPicPr>
                  <pic:blipFill>
                    <a:blip r:embed="rId91"/>
                    <a:stretch>
                      <a:fillRect/>
                    </a:stretch>
                  </pic:blipFill>
                  <pic:spPr>
                    <a:xfrm>
                      <a:off x="0" y="0"/>
                      <a:ext cx="5731510" cy="721360"/>
                    </a:xfrm>
                    <a:prstGeom prst="rect">
                      <a:avLst/>
                    </a:prstGeom>
                  </pic:spPr>
                </pic:pic>
              </a:graphicData>
            </a:graphic>
          </wp:inline>
        </w:drawing>
      </w:r>
    </w:p>
    <w:p w14:paraId="5160EF99">
      <w:pPr>
        <w:spacing w:after="200" w:line="280" w:lineRule="auto"/>
        <w:ind w:firstLine="0"/>
        <w:jc w:val="center"/>
      </w:pPr>
      <w:r>
        <w:rPr>
          <w:sz w:val="21"/>
          <w:szCs w:val="21"/>
        </w:rPr>
        <w:t>图 2-</w:t>
      </w:r>
      <w:r>
        <w:rPr>
          <w:rFonts w:hint="eastAsia"/>
          <w:sz w:val="21"/>
          <w:szCs w:val="21"/>
        </w:rPr>
        <w:t>37</w:t>
      </w:r>
      <w:r>
        <w:rPr>
          <w:sz w:val="21"/>
          <w:szCs w:val="21"/>
        </w:rPr>
        <w:t xml:space="preserve">  质量管理 PDCA 循环</w:t>
      </w:r>
    </w:p>
    <w:p w14:paraId="0ED4B001">
      <w:pPr>
        <w:pStyle w:val="6"/>
      </w:pPr>
      <w:r>
        <w:rPr>
          <w:szCs w:val="32"/>
        </w:rPr>
        <w:t>2.5.5.10 缺陷成果生成链条</w:t>
      </w:r>
    </w:p>
    <w:p w14:paraId="1070CDAA">
      <w:r>
        <w:t>从采集到出图共五环：采集（点云与影像）→ 判识（几何</w:t>
      </w:r>
      <w:r>
        <w:rPr>
          <w:rFonts w:hint="eastAsia"/>
        </w:rPr>
        <w:t>-</w:t>
      </w:r>
      <w:r>
        <w:t>语义双通道）→ 复核（低置信度与超阈值项人工确认）→ 汇总（清单、统计、分级）→ 出图（平面展开云图与 DWG 记录图）。五环共用同一缺陷编号，保证</w:t>
      </w:r>
      <w:r>
        <w:rPr>
          <w:rFonts w:hint="eastAsia"/>
        </w:rPr>
        <w:t>“</w:t>
      </w:r>
      <w:r>
        <w:t>清单里的每一条，都能在图上找到、在照片里看到、在原始数据里查到</w:t>
      </w:r>
      <w:r>
        <w:rPr>
          <w:rFonts w:hint="eastAsia"/>
        </w:rPr>
        <w:t>”</w:t>
      </w:r>
      <w:r>
        <w:t>。</w:t>
      </w:r>
    </w:p>
    <w:p w14:paraId="528EA82E">
      <w:pPr>
        <w:ind w:firstLine="0"/>
        <w:jc w:val="center"/>
      </w:pPr>
      <w:r>
        <w:drawing>
          <wp:inline distT="0" distB="0" distL="0" distR="0">
            <wp:extent cx="5369560" cy="673100"/>
            <wp:effectExtent l="0" t="0" r="10160" b="12700"/>
            <wp:docPr id="1491616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6688" name="图片 1"/>
                    <pic:cNvPicPr>
                      <a:picLocks noChangeAspect="1"/>
                    </pic:cNvPicPr>
                  </pic:nvPicPr>
                  <pic:blipFill>
                    <a:blip r:embed="rId92"/>
                    <a:stretch>
                      <a:fillRect/>
                    </a:stretch>
                  </pic:blipFill>
                  <pic:spPr>
                    <a:xfrm>
                      <a:off x="0" y="0"/>
                      <a:ext cx="5411210" cy="678650"/>
                    </a:xfrm>
                    <a:prstGeom prst="rect">
                      <a:avLst/>
                    </a:prstGeom>
                  </pic:spPr>
                </pic:pic>
              </a:graphicData>
            </a:graphic>
          </wp:inline>
        </w:drawing>
      </w:r>
    </w:p>
    <w:p w14:paraId="45D6DA1B">
      <w:pPr>
        <w:spacing w:after="200" w:line="280" w:lineRule="auto"/>
        <w:ind w:firstLine="0"/>
        <w:jc w:val="center"/>
      </w:pPr>
      <w:r>
        <w:rPr>
          <w:sz w:val="21"/>
          <w:szCs w:val="21"/>
        </w:rPr>
        <w:t>图 2-</w:t>
      </w:r>
      <w:r>
        <w:rPr>
          <w:rFonts w:hint="eastAsia"/>
          <w:sz w:val="21"/>
          <w:szCs w:val="21"/>
        </w:rPr>
        <w:t>38</w:t>
      </w:r>
      <w:r>
        <w:rPr>
          <w:sz w:val="21"/>
          <w:szCs w:val="21"/>
        </w:rPr>
        <w:t xml:space="preserve">  缺陷成果生成链条</w:t>
      </w:r>
    </w:p>
    <w:p w14:paraId="5E7A1F24">
      <w:pPr>
        <w:pStyle w:val="6"/>
      </w:pPr>
      <w:r>
        <w:rPr>
          <w:szCs w:val="32"/>
        </w:rPr>
        <w:t>2.5.5.11 双模型分工</w:t>
      </w:r>
    </w:p>
    <w:p w14:paraId="0E09800C">
      <w:r>
        <w:t>成果采用双模型：三角网格承担量测、断面、体积计算与出图，精度以点云为准；三维高斯泼溅承担 720° 高保真漫游，追求观感真实。两者由同一份真彩色点云派生、共享坐标框架与缺陷编号，避免</w:t>
      </w:r>
      <w:r>
        <w:rPr>
          <w:rFonts w:hint="eastAsia"/>
        </w:rPr>
        <w:t>“</w:t>
      </w:r>
      <w:r>
        <w:t>看得漂亮但量不准</w:t>
      </w:r>
      <w:r>
        <w:rPr>
          <w:rFonts w:hint="eastAsia"/>
        </w:rPr>
        <w:t>”</w:t>
      </w:r>
      <w:r>
        <w:t>或</w:t>
      </w:r>
      <w:r>
        <w:rPr>
          <w:rFonts w:hint="eastAsia"/>
        </w:rPr>
        <w:t>“</w:t>
      </w:r>
      <w:r>
        <w:t>量得准但不好看</w:t>
      </w:r>
      <w:r>
        <w:rPr>
          <w:rFonts w:hint="eastAsia"/>
        </w:rPr>
        <w:t>”</w:t>
      </w:r>
      <w:r>
        <w:t>的两难，也回应了采购文件</w:t>
      </w:r>
      <w:r>
        <w:rPr>
          <w:rFonts w:hint="eastAsia"/>
        </w:rPr>
        <w:t>“</w:t>
      </w:r>
      <w:r>
        <w:t>量测以点云/网格为准、不基于高斯模型</w:t>
      </w:r>
      <w:r>
        <w:rPr>
          <w:rFonts w:hint="eastAsia"/>
        </w:rPr>
        <w:t>”</w:t>
      </w:r>
      <w:r>
        <w:t>的要求。</w:t>
      </w:r>
    </w:p>
    <w:p w14:paraId="1D820947">
      <w:pPr>
        <w:ind w:firstLine="0"/>
        <w:jc w:val="center"/>
      </w:pPr>
      <w:r>
        <w:drawing>
          <wp:inline distT="0" distB="0" distL="0" distR="0">
            <wp:extent cx="4963160" cy="892810"/>
            <wp:effectExtent l="0" t="0" r="5080" b="6350"/>
            <wp:docPr id="73072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25791" name="图片 1"/>
                    <pic:cNvPicPr>
                      <a:picLocks noChangeAspect="1"/>
                    </pic:cNvPicPr>
                  </pic:nvPicPr>
                  <pic:blipFill>
                    <a:blip r:embed="rId93"/>
                    <a:stretch>
                      <a:fillRect/>
                    </a:stretch>
                  </pic:blipFill>
                  <pic:spPr>
                    <a:xfrm>
                      <a:off x="0" y="0"/>
                      <a:ext cx="4971615" cy="894516"/>
                    </a:xfrm>
                    <a:prstGeom prst="rect">
                      <a:avLst/>
                    </a:prstGeom>
                  </pic:spPr>
                </pic:pic>
              </a:graphicData>
            </a:graphic>
          </wp:inline>
        </w:drawing>
      </w:r>
    </w:p>
    <w:p w14:paraId="20AAB61F">
      <w:pPr>
        <w:spacing w:after="200" w:line="280" w:lineRule="auto"/>
        <w:ind w:firstLine="0"/>
        <w:jc w:val="center"/>
      </w:pPr>
      <w:r>
        <w:rPr>
          <w:sz w:val="21"/>
          <w:szCs w:val="21"/>
        </w:rPr>
        <w:t>图 2-</w:t>
      </w:r>
      <w:r>
        <w:rPr>
          <w:rFonts w:hint="eastAsia"/>
          <w:sz w:val="21"/>
          <w:szCs w:val="21"/>
        </w:rPr>
        <w:t>39</w:t>
      </w:r>
      <w:r>
        <w:rPr>
          <w:sz w:val="21"/>
          <w:szCs w:val="21"/>
        </w:rPr>
        <w:t xml:space="preserve">  网格模型与高斯模型的分工</w:t>
      </w:r>
    </w:p>
    <w:p w14:paraId="5019881F">
      <w:pPr>
        <w:pStyle w:val="6"/>
      </w:pPr>
      <w:r>
        <w:rPr>
          <w:szCs w:val="32"/>
        </w:rPr>
        <w:t>2.5.5.12 图表编号与题注规范</w:t>
      </w:r>
    </w:p>
    <w:p w14:paraId="7E87E453">
      <w:r>
        <w:rPr>
          <w:rFonts w:hint="eastAsia"/>
        </w:rPr>
        <w:t>技术文档中图表编号的规范性直接影响文本可读性与信息检索效率。本节明确图表编号与题注的统一规范，消除格式歧义，保障全文格式一致性。</w:t>
      </w:r>
    </w:p>
    <w:p w14:paraId="3E4F46E7">
      <w:r>
        <w:rPr>
          <w:rFonts w:hint="eastAsia"/>
          <w:b/>
        </w:rPr>
        <w:t>（1）编号规则。</w:t>
      </w:r>
      <w:r>
        <w:rPr>
          <w:rFonts w:hint="eastAsia"/>
        </w:rPr>
        <w:t>图表采用“图/表 + 章号 - 章内序号”的编号格式，例如“图2-7”代表第2章的第7幅图，表格编号规则与图一致。编号按章连续编排，不随章节层级变动，避免出现“图2.5.1-3”这类多层级长编号。附录中的图表编号采用“图A-1”“表A-1”的形式，与正文图表编号形成区分。</w:t>
      </w:r>
    </w:p>
    <w:p w14:paraId="025FE46A">
      <w:r>
        <w:rPr>
          <w:rFonts w:hint="eastAsia"/>
          <w:b/>
        </w:rPr>
        <w:t>（2）编号的维护。</w:t>
      </w:r>
      <w:r>
        <w:rPr>
          <w:rFonts w:hint="eastAsia"/>
        </w:rPr>
        <w:t>图表新增或删除后，需对全文章节编号进行重排，并同步更新正文内所有对应引用关系。重排过程并非简单的数字替换，而是依据图表在正文中的出现顺序重新分配编号。为避免编号混乱，方案明确如下规定：定稿前一周冻结图表的增删操作，仅允许进行文字内容修改；确需增删图表的，由文档管理员统一完成编号重排，并通知所有相关引用主体。</w:t>
      </w:r>
    </w:p>
    <w:p w14:paraId="33CA577A">
      <w:r>
        <w:rPr>
          <w:rFonts w:hint="eastAsia"/>
          <w:b/>
        </w:rPr>
        <w:t>（3）题注的位置与格式。</w:t>
      </w:r>
      <w:r>
        <w:rPr>
          <w:rFonts w:hint="eastAsia"/>
        </w:rPr>
        <w:t>图题位于图下方居中位置，格式为“图章号-序号 图题内容”，采用五号宋体；表题位于表上方居中位置，格式为“表章号-序号 表题内容”，采用五号宋体。题注与图表主体不可分割，跨页排版时题注需随图表主体移动，禁止出现“图在本页、题注在下页”的分离现象。</w:t>
      </w:r>
    </w:p>
    <w:p w14:paraId="748ABA29">
      <w:r>
        <w:rPr>
          <w:rFonts w:hint="eastAsia"/>
          <w:b/>
        </w:rPr>
        <w:t>（4）题注的撰写规范。</w:t>
      </w:r>
      <w:r>
        <w:rPr>
          <w:rFonts w:hint="eastAsia"/>
        </w:rPr>
        <w:t>题注需独立清晰说明图表内容，禁止使用“示意图”“框图”等空泛表述。优质题注应明确表述图表的研究对象与关键信息，例如“图2-7 三站坡度与作业方式对应关系”；劣质题注仅为正文内容的简单重复，例如“图2-7 坡度与作业方式”。题注末尾不加句号，长度控制在25字以内。</w:t>
      </w:r>
    </w:p>
    <w:p w14:paraId="0914BBBF">
      <w:r>
        <w:rPr>
          <w:rFonts w:hint="eastAsia"/>
          <w:b/>
        </w:rPr>
        <w:t>（5）图内文字的规范。</w:t>
      </w:r>
      <w:r>
        <w:rPr>
          <w:rFonts w:hint="eastAsia"/>
        </w:rPr>
        <w:t>图内文字字体与正文保持一致（中文采用宋体，英文与数字采用Times New Roman字体），字号不小于8pt，确保缩印后仍可清晰辨认；图内不得出现正文未定义的缩写；箭头、连线需具备明确的表意功能，避免使用无意义的装饰性元素。</w:t>
      </w:r>
    </w:p>
    <w:p w14:paraId="7B7343CF">
      <w:r>
        <w:rPr>
          <w:rFonts w:hint="eastAsia"/>
          <w:b/>
        </w:rPr>
        <w:t>（6）引用规则。</w:t>
      </w:r>
      <w:r>
        <w:rPr>
          <w:rFonts w:hint="eastAsia"/>
        </w:rPr>
        <w:t>正文引用图表时，采用“见图2-7”“见表2-14”的规范表述，禁止使用“见下图”“见上表”等表述，避免因排版调整导致指代错误。引用位置应紧邻对应阐述内容，减少读者翻页检索的成本。</w:t>
      </w:r>
    </w:p>
    <w:p w14:paraId="0FFD4999">
      <w:pPr>
        <w:pStyle w:val="6"/>
      </w:pPr>
      <w:r>
        <w:rPr>
          <w:szCs w:val="36"/>
        </w:rPr>
        <w:t>2.5.5.13 图示的设计原则</w:t>
      </w:r>
    </w:p>
    <w:p w14:paraId="02FD2D8E">
      <w:r>
        <w:rPr>
          <w:rFonts w:hint="eastAsia"/>
        </w:rPr>
        <w:t>图件的核心功能在于辅助读者高效理解文本内容，而非单纯追求视觉呈现效果。图件质量的评估需遵循三项核心准则：其一，无需依托正文即可实现独立解读；其二，具备信息增量价值；其三，相较于纯文字表述可显著降低认知成本。</w:t>
      </w:r>
    </w:p>
    <w:p w14:paraId="45C95230">
      <w:r>
        <w:rPr>
          <w:rFonts w:hint="eastAsia"/>
          <w:b/>
        </w:rPr>
        <w:t>（1）一图一主题原则。</w:t>
      </w:r>
      <w:r>
        <w:rPr>
          <w:rFonts w:hint="eastAsia"/>
        </w:rPr>
        <w:t>单幅图件仅承载单一主题信息，严禁在同一图中混杂流程、结构、指标等多类内容，避免造成读者认知负荷过高。若需展示多维度信息，应拆分为多幅独立图件或采用分层表达模式，不得依赖复杂图例勉强整合。</w:t>
      </w:r>
    </w:p>
    <w:p w14:paraId="5762DEB8">
      <w:r>
        <w:rPr>
          <w:rFonts w:hint="eastAsia"/>
          <w:b/>
        </w:rPr>
        <w:t>（2）视觉层次清晰原则。</w:t>
      </w:r>
      <w:r>
        <w:rPr>
          <w:rFonts w:hint="eastAsia"/>
        </w:rPr>
        <w:t>图件需构建明确的视觉层级：主体元素尺寸较大，辅助元素尺寸较小；重点信息通过色彩或线宽强化，次要信息予以弱化。需避免过度强调导致的视觉混乱，例如满图使用红框或加粗标注，反而会干扰读者对核心信息的定位。</w:t>
      </w:r>
    </w:p>
    <w:p w14:paraId="07071D2D">
      <w:r>
        <w:rPr>
          <w:rFonts w:hint="eastAsia"/>
          <w:b/>
        </w:rPr>
        <w:t>（3）与正文内容互补原则。</w:t>
      </w:r>
      <w:r>
        <w:rPr>
          <w:rFonts w:hint="eastAsia"/>
        </w:rPr>
        <w:t>图件应承载文字难以高效传达的信息，如空间关系、流程时序、数据分布等，不得对正文内容进行简单重复绘制。若删除某图件后正文信息完整性未受影响，则该图件无存在必要。</w:t>
      </w:r>
    </w:p>
    <w:p w14:paraId="36F70324">
      <w:r>
        <w:rPr>
          <w:rFonts w:hint="eastAsia"/>
          <w:b/>
        </w:rPr>
        <w:t>（4）色彩使用克制原则。</w:t>
      </w:r>
      <w:r>
        <w:rPr>
          <w:rFonts w:hint="eastAsia"/>
        </w:rPr>
        <w:t>主色数量不超过三种，配色方案需契合行业惯例（如以蓝色系表示技术内容、橙色系表示风险等级）；避免使用高饱和对比色；需兼顾黑白打印场景的可读性，不得仅依赖颜色区分信息，应结合线型、填充图案等辅助标识。</w:t>
      </w:r>
    </w:p>
    <w:p w14:paraId="3D4053F8">
      <w:r>
        <w:rPr>
          <w:rFonts w:hint="eastAsia"/>
          <w:b/>
        </w:rPr>
        <w:t>（5）尺度与比例真实原则。</w:t>
      </w:r>
      <w:r>
        <w:rPr>
          <w:rFonts w:hint="eastAsia"/>
        </w:rPr>
        <w:t>结构示意图需标注“示意，不按比例”字样；数据类图件的坐标轴应从零点起始，若存在截断需设置明确标识，不得通过纵轴截断夸大数据差异，此为技术文档的基本学术规范，也是评审环节的常见核查要点。</w:t>
      </w:r>
    </w:p>
    <w:p w14:paraId="67E22D67">
      <w:r>
        <w:rPr>
          <w:rFonts w:hint="eastAsia"/>
          <w:b/>
        </w:rPr>
        <w:t>（6）可复用性保障原则。</w:t>
      </w:r>
      <w:r>
        <w:rPr>
          <w:rFonts w:hint="eastAsia"/>
        </w:rPr>
        <w:t>需留存图件的源文件（包括绘图工程文件、配套数据表），便于后续修改与复用。若仅保留导出后的位图文件，微小改动均需重新绘制，长期维护成本更高。</w:t>
      </w:r>
    </w:p>
    <w:p w14:paraId="6AF4C03A">
      <w:pPr>
        <w:pStyle w:val="6"/>
      </w:pPr>
      <w:r>
        <w:rPr>
          <w:szCs w:val="36"/>
        </w:rPr>
        <w:t>2.5.5.14 三维成果的可视化表达</w:t>
      </w:r>
    </w:p>
    <w:p w14:paraId="4A7F5BEB">
      <w:r>
        <w:rPr>
          <w:rFonts w:hint="eastAsia"/>
        </w:rPr>
        <w:t>三维成果的应用价值在很大程度上取决于其可解读性。具有视觉效果的点云数据并不必然具备实用价值，其核心在于使非专业使用者能够提取有效结论。</w:t>
      </w:r>
    </w:p>
    <w:p w14:paraId="12F6211D">
      <w:r>
        <w:rPr>
          <w:rFonts w:hint="eastAsia"/>
          <w:b/>
        </w:rPr>
        <w:t>（1）三维成果的三种表达方式。</w:t>
      </w:r>
      <w:r>
        <w:rPr>
          <w:rFonts w:hint="eastAsia"/>
        </w:rPr>
        <w:t>一是真实感渲染，用于呈现场景表面状态与纹理细节，使受众获得近似现场观察的视觉体验；二是专题着色，通过色阶映射表征特定物理量（如冲磨深度、高程偏差、缺陷等级），便于受众识别数据分布规律；三是剖切与展开，将三维空间问题转化为二维工程图纸形式，支撑受众开展定量量测。三种表达方式具备独立适用场景，不可相互替代。</w:t>
      </w:r>
    </w:p>
    <w:p w14:paraId="076107BE">
      <w:r>
        <w:rPr>
          <w:rFonts w:hint="eastAsia"/>
          <w:b/>
        </w:rPr>
        <w:t>（2）色阶的设计规范。</w:t>
      </w:r>
      <w:r>
        <w:rPr>
          <w:rFonts w:hint="eastAsia"/>
        </w:rPr>
        <w:t>色阶映射需具备明确的物理意义、统一的量化标准及配套图例。冲磨深度的色阶映射规则在全项目范围内保持一致（例如0~2mm对应浅绿、2~5mm对应黄、5~10mm对应橙、&gt;10mm对应红），保障不同测区数据的横向可比性；色阶的分级阈值与缺陷分级标准保持一致，避免出现“图上呈现红色区域、报告判定为轻微缺陷”的矛盾表述。</w:t>
      </w:r>
    </w:p>
    <w:p w14:paraId="3072ABF6">
      <w:r>
        <w:rPr>
          <w:rFonts w:hint="eastAsia"/>
          <w:b/>
        </w:rPr>
        <w:t>（3）观测视角的选择原则。</w:t>
      </w:r>
      <w:r>
        <w:rPr>
          <w:rFonts w:hint="eastAsia"/>
        </w:rPr>
        <w:t>同一缺陷在不同观测视角下的呈现效果存在显著差异。视角选择需遵循以下原则：优先选取可清晰呈现缺陷形态的视角，而非单纯追求视觉美观的视角；针对关键缺陷，需提供多视角视图（正视、侧视、俯视）；针对遮挡较为严重的部位，采用剖切或透明化处理以消除观测阻碍。</w:t>
      </w:r>
    </w:p>
    <w:p w14:paraId="3A3BCF17">
      <w:r>
        <w:rPr>
          <w:rFonts w:hint="eastAsia"/>
          <w:b/>
        </w:rPr>
        <w:t>（4）标注的规范要求。</w:t>
      </w:r>
      <w:r>
        <w:rPr>
          <w:rFonts w:hint="eastAsia"/>
        </w:rPr>
        <w:t>三维视图中的标注需遵循精简、精准的原则：仅标注缺陷编号、关键尺寸、方位信息，不标注无关内容；标注引线不得交叉，且不得遮挡缺陷本体。过度标注会使三维视图沦为“标签堆砌的模型”，反而降低核心信息的可读性。</w:t>
      </w:r>
    </w:p>
    <w:p w14:paraId="23846D37">
      <w:r>
        <w:rPr>
          <w:rFonts w:hint="eastAsia"/>
          <w:b/>
        </w:rPr>
        <w:t>（5）动图与视频的使用规范。</w:t>
      </w:r>
      <w:r>
        <w:rPr>
          <w:rFonts w:hint="eastAsia"/>
        </w:rPr>
        <w:t>针对复杂空间关系的表达，短视频相较于静态图像具备更高的传达效率（例如展示载具沿坡面行进的路径）。视频需满足以下要求：时长控制在30s以内，配备解说或字幕，设置明确的起止标识；视频以附件形式交付，正文需嵌入关键帧截图。</w:t>
      </w:r>
    </w:p>
    <w:p w14:paraId="2A5E91E0">
      <w:r>
        <w:rPr>
          <w:rFonts w:hint="eastAsia"/>
          <w:b/>
        </w:rPr>
        <w:t>（6）轻量化交付要求。</w:t>
      </w:r>
      <w:r>
        <w:rPr>
          <w:rFonts w:hint="eastAsia"/>
        </w:rPr>
        <w:t>面向甲方浏览的三维成果需进行轻量化处理（包括点云数据压缩、纹理分辨率降低、分块加载），保障其在常规办公计算机上的流畅运行。轻量化版本与高精度版本需分开存储，并设置明确标识，避免出现“使用轻量化版本开展尺寸量测”的误用情况。</w:t>
      </w:r>
    </w:p>
    <w:p w14:paraId="090F0F60">
      <w:pPr>
        <w:pStyle w:val="6"/>
      </w:pPr>
      <w:r>
        <w:rPr>
          <w:szCs w:val="36"/>
        </w:rPr>
        <w:t>2.5.5.15 汇报材料与展板设计</w:t>
      </w:r>
    </w:p>
    <w:p w14:paraId="21CD96EA">
      <w:r>
        <w:rPr>
          <w:rFonts w:hint="eastAsia"/>
        </w:rPr>
        <w:t>在评审、汇报及验收等正式学术与工程交流场景中，演示材料的呈现质量直接影响受众的初始认知与专业认可度。高质量的演示材料可提升受众的接受度，反之，结构混乱的材料会显著削弱其内容的学术与实践价值。</w:t>
      </w:r>
    </w:p>
    <w:p w14:paraId="67235BF5">
      <w:r>
        <w:rPr>
          <w:rFonts w:hint="eastAsia"/>
          <w:b/>
        </w:rPr>
        <w:t>（1）汇报材料的组织架构。</w:t>
      </w:r>
      <w:r>
        <w:rPr>
          <w:rFonts w:hint="eastAsia"/>
        </w:rPr>
        <w:t>采用“单页单结论”的模块化组织方式：每页标题直接呈现核心结论，正文部分提供支撑性论据。摒弃“标题仅为名词性表述、内容为数据罗列”的非结构化写作模式。整套演示材料的篇幅需控制在30～40页，超过40页则表明未对核心信息进行有效筛选与凝练。</w:t>
      </w:r>
    </w:p>
    <w:p w14:paraId="528BB4BF">
      <w:r>
        <w:rPr>
          <w:rFonts w:hint="eastAsia"/>
          <w:b/>
        </w:rPr>
        <w:t>（2）版式的规范统一。</w:t>
      </w:r>
      <w:r>
        <w:rPr>
          <w:rFonts w:hint="eastAsia"/>
        </w:rPr>
        <w:t>字体、字号、配色方案、页眉页脚设置需在全篇保持一致；图表编号需与正文引用严格对应；同类信息需采用统一的呈现范式（如所有对比类信息采用表格形式、所有流程类信息采用横向流程图形式）。版式一致性是专业素养的直观体现，且具备较高的可操作性。</w:t>
      </w:r>
    </w:p>
    <w:p w14:paraId="54A1EF0F">
      <w:r>
        <w:rPr>
          <w:rFonts w:hint="eastAsia"/>
          <w:b/>
        </w:rPr>
        <w:t>（3）数据页的表述逻辑。</w:t>
      </w:r>
      <w:r>
        <w:rPr>
          <w:rFonts w:hint="eastAsia"/>
        </w:rPr>
        <w:t>数据页需采用“核心结论+可视化图表+简要阐释”的三元结构。仅呈现图表而未明确结论，会增加受众的解读成本；仅陈述结论而无图表支撑，会降低内容的可信度。二者结合可同时保障内容的说服力与学术严谨性。</w:t>
      </w:r>
    </w:p>
    <w:p w14:paraId="635CECF6">
      <w:r>
        <w:rPr>
          <w:rFonts w:hint="eastAsia"/>
          <w:b/>
        </w:rPr>
        <w:t>（4）展板的设计原则。</w:t>
      </w:r>
      <w:r>
        <w:rPr>
          <w:rFonts w:hint="eastAsia"/>
        </w:rPr>
        <w:t>展板适用于现场公开展示，观看距离通常为1～2m，需遵循大字号、低信息密度的设计准则。单块展板仅承载单一主题，搭配2～3幅可视化图表，说明文字不超过200字。展板并非报告内容的放大打印版本，而是对核心传播信息的凝练提取。</w:t>
      </w:r>
    </w:p>
    <w:p w14:paraId="7EFB8363">
      <w:r>
        <w:rPr>
          <w:rFonts w:hint="eastAsia"/>
          <w:b/>
        </w:rPr>
        <w:t>（5）实物与样机展示规范。</w:t>
      </w:r>
      <w:r>
        <w:rPr>
          <w:rFonts w:hint="eastAsia"/>
        </w:rPr>
        <w:t>具备实物展示条件时，优先采用实物展示，并配备简要说明卡片（涵盖名称、功能、关键指标、创新点）。实物展示需具备可演示性，静态陈列的样机吸引力较弱；无法开展动态演示的，采用视频替代演示并说明原因。</w:t>
      </w:r>
    </w:p>
    <w:p w14:paraId="11EC6DFF">
      <w:r>
        <w:rPr>
          <w:rFonts w:hint="eastAsia"/>
          <w:b/>
        </w:rPr>
        <w:t>（6）演示材料的备份策略。</w:t>
      </w:r>
      <w:r>
        <w:rPr>
          <w:rFonts w:hint="eastAsia"/>
        </w:rPr>
        <w:t>汇报前需准备三重备份机制：本地存储、U盘存储、云端存储；通过嵌入字体或转换为PDF格式防范排版错乱风险；视频文件单独存储并提前开展播放测试。此类细节虽较为琐碎，但现场出现故障所导致的负面影响远超前期准备成本。</w:t>
      </w:r>
    </w:p>
    <w:p w14:paraId="36447B05">
      <w:pPr>
        <w:pStyle w:val="6"/>
      </w:pPr>
      <w:r>
        <w:rPr>
          <w:szCs w:val="36"/>
        </w:rPr>
        <w:t>2.5.5.16 图示质量检查清单</w:t>
      </w:r>
    </w:p>
    <w:p w14:paraId="7C304F2C">
      <w:r>
        <w:rPr>
          <w:rFonts w:hint="eastAsia"/>
        </w:rPr>
        <w:t>图件编制完成后需执行系统性核查，不得完成绘制即提交。本节提供标准化核查清单，需逐项核验通过后方可进入定稿环节。</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35"/>
        <w:gridCol w:w="2187"/>
        <w:gridCol w:w="5778"/>
      </w:tblGrid>
      <w:tr w14:paraId="48EAD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35" w:type="dxa"/>
            <w:shd w:val="clear" w:color="auto" w:fill="E7E6E6"/>
            <w:vAlign w:val="center"/>
          </w:tcPr>
          <w:p w14:paraId="645A3B73">
            <w:pPr>
              <w:snapToGrid w:val="0"/>
              <w:spacing w:before="70" w:after="70" w:line="240" w:lineRule="auto"/>
              <w:ind w:firstLine="0"/>
              <w:jc w:val="center"/>
              <w:rPr>
                <w:b/>
                <w:sz w:val="21"/>
              </w:rPr>
            </w:pPr>
            <w:r>
              <w:rPr>
                <w:b/>
                <w:sz w:val="21"/>
                <w:szCs w:val="21"/>
              </w:rPr>
              <w:t>序号</w:t>
            </w:r>
          </w:p>
        </w:tc>
        <w:tc>
          <w:tcPr>
            <w:tcW w:w="2187" w:type="dxa"/>
            <w:shd w:val="clear" w:color="auto" w:fill="E7E6E6"/>
            <w:vAlign w:val="center"/>
          </w:tcPr>
          <w:p w14:paraId="74A79D57">
            <w:pPr>
              <w:snapToGrid w:val="0"/>
              <w:spacing w:before="70" w:after="70" w:line="240" w:lineRule="auto"/>
              <w:ind w:firstLine="0"/>
              <w:jc w:val="center"/>
              <w:rPr>
                <w:b/>
                <w:sz w:val="21"/>
              </w:rPr>
            </w:pPr>
            <w:r>
              <w:rPr>
                <w:b/>
                <w:sz w:val="21"/>
                <w:szCs w:val="21"/>
              </w:rPr>
              <w:t>检查项</w:t>
            </w:r>
          </w:p>
        </w:tc>
        <w:tc>
          <w:tcPr>
            <w:tcW w:w="5778" w:type="dxa"/>
            <w:shd w:val="clear" w:color="auto" w:fill="E7E6E6"/>
            <w:vAlign w:val="center"/>
          </w:tcPr>
          <w:p w14:paraId="5D4C0864">
            <w:pPr>
              <w:snapToGrid w:val="0"/>
              <w:spacing w:before="70" w:after="70" w:line="240" w:lineRule="auto"/>
              <w:ind w:firstLine="0"/>
              <w:jc w:val="center"/>
              <w:rPr>
                <w:b/>
                <w:sz w:val="21"/>
              </w:rPr>
            </w:pPr>
            <w:r>
              <w:rPr>
                <w:b/>
                <w:sz w:val="21"/>
                <w:szCs w:val="21"/>
              </w:rPr>
              <w:t>判据</w:t>
            </w:r>
          </w:p>
        </w:tc>
      </w:tr>
      <w:tr w14:paraId="22C7E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73A7A599">
            <w:pPr>
              <w:snapToGrid w:val="0"/>
              <w:spacing w:before="70" w:after="70" w:line="240" w:lineRule="auto"/>
              <w:ind w:firstLine="0"/>
              <w:jc w:val="center"/>
              <w:rPr>
                <w:sz w:val="21"/>
              </w:rPr>
            </w:pPr>
            <w:r>
              <w:rPr>
                <w:sz w:val="21"/>
                <w:szCs w:val="21"/>
              </w:rPr>
              <w:t>1</w:t>
            </w:r>
          </w:p>
        </w:tc>
        <w:tc>
          <w:tcPr>
            <w:tcW w:w="2187" w:type="dxa"/>
            <w:vAlign w:val="center"/>
          </w:tcPr>
          <w:p w14:paraId="0188C576">
            <w:pPr>
              <w:snapToGrid w:val="0"/>
              <w:spacing w:before="70" w:after="70" w:line="240" w:lineRule="auto"/>
              <w:ind w:firstLine="0"/>
              <w:jc w:val="left"/>
              <w:rPr>
                <w:sz w:val="21"/>
              </w:rPr>
            </w:pPr>
            <w:r>
              <w:rPr>
                <w:sz w:val="21"/>
                <w:szCs w:val="21"/>
              </w:rPr>
              <w:t>编号连续性</w:t>
            </w:r>
          </w:p>
        </w:tc>
        <w:tc>
          <w:tcPr>
            <w:tcW w:w="5778" w:type="dxa"/>
            <w:vAlign w:val="center"/>
          </w:tcPr>
          <w:p w14:paraId="770C027A">
            <w:pPr>
              <w:snapToGrid w:val="0"/>
              <w:spacing w:before="70" w:after="70" w:line="240" w:lineRule="auto"/>
              <w:ind w:firstLine="0"/>
              <w:jc w:val="left"/>
              <w:rPr>
                <w:sz w:val="21"/>
              </w:rPr>
            </w:pPr>
            <w:r>
              <w:rPr>
                <w:sz w:val="21"/>
                <w:szCs w:val="21"/>
              </w:rPr>
              <w:t>章内编号无跳号、无重复</w:t>
            </w:r>
          </w:p>
        </w:tc>
      </w:tr>
      <w:tr w14:paraId="3489E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6B162E6B">
            <w:pPr>
              <w:snapToGrid w:val="0"/>
              <w:spacing w:before="70" w:after="70" w:line="240" w:lineRule="auto"/>
              <w:ind w:firstLine="0"/>
              <w:jc w:val="center"/>
              <w:rPr>
                <w:sz w:val="21"/>
              </w:rPr>
            </w:pPr>
            <w:r>
              <w:rPr>
                <w:sz w:val="21"/>
                <w:szCs w:val="21"/>
              </w:rPr>
              <w:t>2</w:t>
            </w:r>
          </w:p>
        </w:tc>
        <w:tc>
          <w:tcPr>
            <w:tcW w:w="2187" w:type="dxa"/>
            <w:vAlign w:val="center"/>
          </w:tcPr>
          <w:p w14:paraId="4CFFB15C">
            <w:pPr>
              <w:snapToGrid w:val="0"/>
              <w:spacing w:before="70" w:after="70" w:line="240" w:lineRule="auto"/>
              <w:ind w:firstLine="0"/>
              <w:jc w:val="left"/>
              <w:rPr>
                <w:sz w:val="21"/>
              </w:rPr>
            </w:pPr>
            <w:r>
              <w:rPr>
                <w:sz w:val="21"/>
                <w:szCs w:val="21"/>
              </w:rPr>
              <w:t>编号与引用一致</w:t>
            </w:r>
          </w:p>
        </w:tc>
        <w:tc>
          <w:tcPr>
            <w:tcW w:w="5778" w:type="dxa"/>
            <w:vAlign w:val="center"/>
          </w:tcPr>
          <w:p w14:paraId="0844053F">
            <w:pPr>
              <w:snapToGrid w:val="0"/>
              <w:spacing w:before="70" w:after="70" w:line="240" w:lineRule="auto"/>
              <w:ind w:firstLine="0"/>
              <w:jc w:val="left"/>
              <w:rPr>
                <w:sz w:val="21"/>
              </w:rPr>
            </w:pPr>
            <w:r>
              <w:rPr>
                <w:sz w:val="21"/>
                <w:szCs w:val="21"/>
              </w:rPr>
              <w:t>正文引用的图号与图题一致</w:t>
            </w:r>
          </w:p>
        </w:tc>
      </w:tr>
      <w:tr w14:paraId="6915C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298E79DE">
            <w:pPr>
              <w:snapToGrid w:val="0"/>
              <w:spacing w:before="70" w:after="70" w:line="240" w:lineRule="auto"/>
              <w:ind w:firstLine="0"/>
              <w:jc w:val="center"/>
              <w:rPr>
                <w:sz w:val="21"/>
              </w:rPr>
            </w:pPr>
            <w:r>
              <w:rPr>
                <w:sz w:val="21"/>
                <w:szCs w:val="21"/>
              </w:rPr>
              <w:t>3</w:t>
            </w:r>
          </w:p>
        </w:tc>
        <w:tc>
          <w:tcPr>
            <w:tcW w:w="2187" w:type="dxa"/>
            <w:vAlign w:val="center"/>
          </w:tcPr>
          <w:p w14:paraId="59E5FDAF">
            <w:pPr>
              <w:snapToGrid w:val="0"/>
              <w:spacing w:before="70" w:after="70" w:line="240" w:lineRule="auto"/>
              <w:ind w:firstLine="0"/>
              <w:jc w:val="left"/>
              <w:rPr>
                <w:sz w:val="21"/>
              </w:rPr>
            </w:pPr>
            <w:r>
              <w:rPr>
                <w:sz w:val="21"/>
                <w:szCs w:val="21"/>
              </w:rPr>
              <w:t>题注完整</w:t>
            </w:r>
          </w:p>
        </w:tc>
        <w:tc>
          <w:tcPr>
            <w:tcW w:w="5778" w:type="dxa"/>
            <w:vAlign w:val="center"/>
          </w:tcPr>
          <w:p w14:paraId="6741F9B7">
            <w:pPr>
              <w:snapToGrid w:val="0"/>
              <w:spacing w:before="70" w:after="70" w:line="240" w:lineRule="auto"/>
              <w:ind w:firstLine="0"/>
              <w:jc w:val="left"/>
              <w:rPr>
                <w:sz w:val="21"/>
              </w:rPr>
            </w:pPr>
            <w:r>
              <w:rPr>
                <w:sz w:val="21"/>
                <w:szCs w:val="21"/>
              </w:rPr>
              <w:t>每幅图有图题，每张表有表题</w:t>
            </w:r>
          </w:p>
        </w:tc>
      </w:tr>
      <w:tr w14:paraId="367B2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032D1A0A">
            <w:pPr>
              <w:snapToGrid w:val="0"/>
              <w:spacing w:before="70" w:after="70" w:line="240" w:lineRule="auto"/>
              <w:ind w:firstLine="0"/>
              <w:jc w:val="center"/>
              <w:rPr>
                <w:sz w:val="21"/>
              </w:rPr>
            </w:pPr>
            <w:r>
              <w:rPr>
                <w:sz w:val="21"/>
                <w:szCs w:val="21"/>
              </w:rPr>
              <w:t>4</w:t>
            </w:r>
          </w:p>
        </w:tc>
        <w:tc>
          <w:tcPr>
            <w:tcW w:w="2187" w:type="dxa"/>
            <w:vAlign w:val="center"/>
          </w:tcPr>
          <w:p w14:paraId="744CB25E">
            <w:pPr>
              <w:snapToGrid w:val="0"/>
              <w:spacing w:before="70" w:after="70" w:line="240" w:lineRule="auto"/>
              <w:ind w:firstLine="0"/>
              <w:jc w:val="left"/>
              <w:rPr>
                <w:sz w:val="21"/>
              </w:rPr>
            </w:pPr>
            <w:r>
              <w:rPr>
                <w:sz w:val="21"/>
                <w:szCs w:val="21"/>
              </w:rPr>
              <w:t>题注位置</w:t>
            </w:r>
          </w:p>
        </w:tc>
        <w:tc>
          <w:tcPr>
            <w:tcW w:w="5778" w:type="dxa"/>
            <w:vAlign w:val="center"/>
          </w:tcPr>
          <w:p w14:paraId="3D63BDF5">
            <w:pPr>
              <w:snapToGrid w:val="0"/>
              <w:spacing w:before="70" w:after="70" w:line="240" w:lineRule="auto"/>
              <w:ind w:firstLine="0"/>
              <w:jc w:val="left"/>
              <w:rPr>
                <w:sz w:val="21"/>
              </w:rPr>
            </w:pPr>
            <w:r>
              <w:rPr>
                <w:sz w:val="21"/>
                <w:szCs w:val="21"/>
              </w:rPr>
              <w:t>图题在下、表题在上</w:t>
            </w:r>
          </w:p>
        </w:tc>
      </w:tr>
      <w:tr w14:paraId="713D0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2DF44156">
            <w:pPr>
              <w:snapToGrid w:val="0"/>
              <w:spacing w:before="70" w:after="70" w:line="240" w:lineRule="auto"/>
              <w:ind w:firstLine="0"/>
              <w:jc w:val="center"/>
              <w:rPr>
                <w:sz w:val="21"/>
              </w:rPr>
            </w:pPr>
            <w:r>
              <w:rPr>
                <w:sz w:val="21"/>
                <w:szCs w:val="21"/>
              </w:rPr>
              <w:t>5</w:t>
            </w:r>
          </w:p>
        </w:tc>
        <w:tc>
          <w:tcPr>
            <w:tcW w:w="2187" w:type="dxa"/>
            <w:vAlign w:val="center"/>
          </w:tcPr>
          <w:p w14:paraId="0E7B434E">
            <w:pPr>
              <w:snapToGrid w:val="0"/>
              <w:spacing w:before="70" w:after="70" w:line="240" w:lineRule="auto"/>
              <w:ind w:firstLine="0"/>
              <w:jc w:val="left"/>
              <w:rPr>
                <w:sz w:val="21"/>
              </w:rPr>
            </w:pPr>
            <w:r>
              <w:rPr>
                <w:sz w:val="21"/>
                <w:szCs w:val="21"/>
              </w:rPr>
              <w:t>图内字号</w:t>
            </w:r>
          </w:p>
        </w:tc>
        <w:tc>
          <w:tcPr>
            <w:tcW w:w="5778" w:type="dxa"/>
            <w:vAlign w:val="center"/>
          </w:tcPr>
          <w:p w14:paraId="29D1D09E">
            <w:pPr>
              <w:snapToGrid w:val="0"/>
              <w:spacing w:before="70" w:after="70" w:line="240" w:lineRule="auto"/>
              <w:ind w:firstLine="0"/>
              <w:jc w:val="left"/>
              <w:rPr>
                <w:sz w:val="21"/>
              </w:rPr>
            </w:pPr>
            <w:r>
              <w:rPr>
                <w:sz w:val="21"/>
                <w:szCs w:val="21"/>
              </w:rPr>
              <w:t>不小于 8 pt，缩印后可读</w:t>
            </w:r>
          </w:p>
        </w:tc>
      </w:tr>
      <w:tr w14:paraId="2F54B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4DA6285E">
            <w:pPr>
              <w:snapToGrid w:val="0"/>
              <w:spacing w:before="70" w:after="70" w:line="240" w:lineRule="auto"/>
              <w:ind w:firstLine="0"/>
              <w:jc w:val="center"/>
              <w:rPr>
                <w:sz w:val="21"/>
              </w:rPr>
            </w:pPr>
            <w:r>
              <w:rPr>
                <w:sz w:val="21"/>
                <w:szCs w:val="21"/>
              </w:rPr>
              <w:t>6</w:t>
            </w:r>
          </w:p>
        </w:tc>
        <w:tc>
          <w:tcPr>
            <w:tcW w:w="2187" w:type="dxa"/>
            <w:vAlign w:val="center"/>
          </w:tcPr>
          <w:p w14:paraId="7A678CAA">
            <w:pPr>
              <w:snapToGrid w:val="0"/>
              <w:spacing w:before="70" w:after="70" w:line="240" w:lineRule="auto"/>
              <w:ind w:firstLine="0"/>
              <w:jc w:val="left"/>
              <w:rPr>
                <w:sz w:val="21"/>
              </w:rPr>
            </w:pPr>
            <w:r>
              <w:rPr>
                <w:sz w:val="21"/>
                <w:szCs w:val="21"/>
              </w:rPr>
              <w:t>字体统一</w:t>
            </w:r>
          </w:p>
        </w:tc>
        <w:tc>
          <w:tcPr>
            <w:tcW w:w="5778" w:type="dxa"/>
            <w:vAlign w:val="center"/>
          </w:tcPr>
          <w:p w14:paraId="718C52E3">
            <w:pPr>
              <w:snapToGrid w:val="0"/>
              <w:spacing w:before="70" w:after="70" w:line="240" w:lineRule="auto"/>
              <w:ind w:firstLine="0"/>
              <w:jc w:val="left"/>
              <w:rPr>
                <w:sz w:val="21"/>
              </w:rPr>
            </w:pPr>
            <w:r>
              <w:rPr>
                <w:sz w:val="21"/>
                <w:szCs w:val="21"/>
              </w:rPr>
              <w:t>中文宋体、英文与数字 Times New Roman</w:t>
            </w:r>
          </w:p>
        </w:tc>
      </w:tr>
      <w:tr w14:paraId="66C9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5FC37352">
            <w:pPr>
              <w:snapToGrid w:val="0"/>
              <w:spacing w:before="70" w:after="70" w:line="240" w:lineRule="auto"/>
              <w:ind w:firstLine="0"/>
              <w:jc w:val="center"/>
              <w:rPr>
                <w:sz w:val="21"/>
              </w:rPr>
            </w:pPr>
            <w:r>
              <w:rPr>
                <w:sz w:val="21"/>
                <w:szCs w:val="21"/>
              </w:rPr>
              <w:t>7</w:t>
            </w:r>
          </w:p>
        </w:tc>
        <w:tc>
          <w:tcPr>
            <w:tcW w:w="2187" w:type="dxa"/>
            <w:vAlign w:val="center"/>
          </w:tcPr>
          <w:p w14:paraId="682BF4BE">
            <w:pPr>
              <w:snapToGrid w:val="0"/>
              <w:spacing w:before="70" w:after="70" w:line="240" w:lineRule="auto"/>
              <w:ind w:firstLine="0"/>
              <w:jc w:val="left"/>
              <w:rPr>
                <w:sz w:val="21"/>
              </w:rPr>
            </w:pPr>
            <w:r>
              <w:rPr>
                <w:sz w:val="21"/>
                <w:szCs w:val="21"/>
              </w:rPr>
              <w:t>色彩可辨</w:t>
            </w:r>
          </w:p>
        </w:tc>
        <w:tc>
          <w:tcPr>
            <w:tcW w:w="5778" w:type="dxa"/>
            <w:vAlign w:val="center"/>
          </w:tcPr>
          <w:p w14:paraId="795902B3">
            <w:pPr>
              <w:snapToGrid w:val="0"/>
              <w:spacing w:before="70" w:after="70" w:line="240" w:lineRule="auto"/>
              <w:ind w:firstLine="0"/>
              <w:jc w:val="left"/>
              <w:rPr>
                <w:sz w:val="21"/>
              </w:rPr>
            </w:pPr>
            <w:r>
              <w:rPr>
                <w:sz w:val="21"/>
                <w:szCs w:val="21"/>
              </w:rPr>
              <w:t>黑白打印仍可区分</w:t>
            </w:r>
          </w:p>
        </w:tc>
      </w:tr>
      <w:tr w14:paraId="20561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5A47E41E">
            <w:pPr>
              <w:snapToGrid w:val="0"/>
              <w:spacing w:before="70" w:after="70" w:line="240" w:lineRule="auto"/>
              <w:ind w:firstLine="0"/>
              <w:jc w:val="center"/>
              <w:rPr>
                <w:sz w:val="21"/>
              </w:rPr>
            </w:pPr>
            <w:r>
              <w:rPr>
                <w:sz w:val="21"/>
                <w:szCs w:val="21"/>
              </w:rPr>
              <w:t>8</w:t>
            </w:r>
          </w:p>
        </w:tc>
        <w:tc>
          <w:tcPr>
            <w:tcW w:w="2187" w:type="dxa"/>
            <w:vAlign w:val="center"/>
          </w:tcPr>
          <w:p w14:paraId="130735F5">
            <w:pPr>
              <w:snapToGrid w:val="0"/>
              <w:spacing w:before="70" w:after="70" w:line="240" w:lineRule="auto"/>
              <w:ind w:firstLine="0"/>
              <w:jc w:val="left"/>
              <w:rPr>
                <w:sz w:val="21"/>
              </w:rPr>
            </w:pPr>
            <w:r>
              <w:rPr>
                <w:sz w:val="21"/>
                <w:szCs w:val="21"/>
              </w:rPr>
              <w:t>比例真实</w:t>
            </w:r>
          </w:p>
        </w:tc>
        <w:tc>
          <w:tcPr>
            <w:tcW w:w="5778" w:type="dxa"/>
            <w:vAlign w:val="center"/>
          </w:tcPr>
          <w:p w14:paraId="16ADB06E">
            <w:pPr>
              <w:snapToGrid w:val="0"/>
              <w:spacing w:before="70" w:after="70" w:line="240" w:lineRule="auto"/>
              <w:ind w:firstLine="0"/>
              <w:jc w:val="left"/>
              <w:rPr>
                <w:sz w:val="21"/>
              </w:rPr>
            </w:pPr>
            <w:r>
              <w:rPr>
                <w:sz w:val="21"/>
                <w:szCs w:val="21"/>
              </w:rPr>
              <w:t>示意图注明</w:t>
            </w:r>
            <w:r>
              <w:rPr>
                <w:rFonts w:hint="eastAsia"/>
                <w:sz w:val="21"/>
                <w:szCs w:val="21"/>
              </w:rPr>
              <w:t>“</w:t>
            </w:r>
            <w:r>
              <w:rPr>
                <w:sz w:val="21"/>
                <w:szCs w:val="21"/>
              </w:rPr>
              <w:t>示意</w:t>
            </w:r>
            <w:r>
              <w:rPr>
                <w:rFonts w:hint="eastAsia"/>
                <w:sz w:val="21"/>
                <w:szCs w:val="21"/>
              </w:rPr>
              <w:t>”</w:t>
            </w:r>
            <w:r>
              <w:rPr>
                <w:sz w:val="21"/>
                <w:szCs w:val="21"/>
              </w:rPr>
              <w:t>，数据图纵轴无误导性截断</w:t>
            </w:r>
          </w:p>
        </w:tc>
      </w:tr>
      <w:tr w14:paraId="59094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21B64C3C">
            <w:pPr>
              <w:snapToGrid w:val="0"/>
              <w:spacing w:before="70" w:after="70" w:line="240" w:lineRule="auto"/>
              <w:ind w:firstLine="0"/>
              <w:jc w:val="center"/>
              <w:rPr>
                <w:sz w:val="21"/>
              </w:rPr>
            </w:pPr>
            <w:r>
              <w:rPr>
                <w:sz w:val="21"/>
                <w:szCs w:val="21"/>
              </w:rPr>
              <w:t>9</w:t>
            </w:r>
          </w:p>
        </w:tc>
        <w:tc>
          <w:tcPr>
            <w:tcW w:w="2187" w:type="dxa"/>
            <w:vAlign w:val="center"/>
          </w:tcPr>
          <w:p w14:paraId="69975A62">
            <w:pPr>
              <w:snapToGrid w:val="0"/>
              <w:spacing w:before="70" w:after="70" w:line="240" w:lineRule="auto"/>
              <w:ind w:firstLine="0"/>
              <w:jc w:val="left"/>
              <w:rPr>
                <w:sz w:val="21"/>
              </w:rPr>
            </w:pPr>
            <w:r>
              <w:rPr>
                <w:sz w:val="21"/>
                <w:szCs w:val="21"/>
              </w:rPr>
              <w:t>无遮挡</w:t>
            </w:r>
          </w:p>
        </w:tc>
        <w:tc>
          <w:tcPr>
            <w:tcW w:w="5778" w:type="dxa"/>
            <w:vAlign w:val="center"/>
          </w:tcPr>
          <w:p w14:paraId="6E735178">
            <w:pPr>
              <w:snapToGrid w:val="0"/>
              <w:spacing w:before="70" w:after="70" w:line="240" w:lineRule="auto"/>
              <w:ind w:firstLine="0"/>
              <w:jc w:val="left"/>
              <w:rPr>
                <w:sz w:val="21"/>
              </w:rPr>
            </w:pPr>
            <w:r>
              <w:rPr>
                <w:sz w:val="21"/>
                <w:szCs w:val="21"/>
              </w:rPr>
              <w:t>标注不遮挡主体、引线不交叉</w:t>
            </w:r>
          </w:p>
        </w:tc>
      </w:tr>
      <w:tr w14:paraId="7AEFC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545D4173">
            <w:pPr>
              <w:snapToGrid w:val="0"/>
              <w:spacing w:before="70" w:after="70" w:line="240" w:lineRule="auto"/>
              <w:ind w:firstLine="0"/>
              <w:jc w:val="center"/>
              <w:rPr>
                <w:sz w:val="21"/>
              </w:rPr>
            </w:pPr>
            <w:r>
              <w:rPr>
                <w:sz w:val="21"/>
                <w:szCs w:val="21"/>
              </w:rPr>
              <w:t>10</w:t>
            </w:r>
          </w:p>
        </w:tc>
        <w:tc>
          <w:tcPr>
            <w:tcW w:w="2187" w:type="dxa"/>
            <w:vAlign w:val="center"/>
          </w:tcPr>
          <w:p w14:paraId="18A4C86C">
            <w:pPr>
              <w:snapToGrid w:val="0"/>
              <w:spacing w:before="70" w:after="70" w:line="240" w:lineRule="auto"/>
              <w:ind w:firstLine="0"/>
              <w:jc w:val="left"/>
              <w:rPr>
                <w:sz w:val="21"/>
              </w:rPr>
            </w:pPr>
            <w:r>
              <w:rPr>
                <w:sz w:val="21"/>
                <w:szCs w:val="21"/>
              </w:rPr>
              <w:t>与正文一致</w:t>
            </w:r>
          </w:p>
        </w:tc>
        <w:tc>
          <w:tcPr>
            <w:tcW w:w="5778" w:type="dxa"/>
            <w:vAlign w:val="center"/>
          </w:tcPr>
          <w:p w14:paraId="04A9A371">
            <w:pPr>
              <w:snapToGrid w:val="0"/>
              <w:spacing w:before="70" w:after="70" w:line="240" w:lineRule="auto"/>
              <w:ind w:firstLine="0"/>
              <w:jc w:val="left"/>
              <w:rPr>
                <w:sz w:val="21"/>
              </w:rPr>
            </w:pPr>
            <w:r>
              <w:rPr>
                <w:sz w:val="21"/>
                <w:szCs w:val="21"/>
              </w:rPr>
              <w:t>图中的数字、名称与正文完全一致</w:t>
            </w:r>
          </w:p>
        </w:tc>
      </w:tr>
      <w:tr w14:paraId="6FFBB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5CE953B1">
            <w:pPr>
              <w:snapToGrid w:val="0"/>
              <w:spacing w:before="70" w:after="70" w:line="240" w:lineRule="auto"/>
              <w:ind w:firstLine="0"/>
              <w:jc w:val="center"/>
              <w:rPr>
                <w:sz w:val="21"/>
              </w:rPr>
            </w:pPr>
            <w:r>
              <w:rPr>
                <w:sz w:val="21"/>
                <w:szCs w:val="21"/>
              </w:rPr>
              <w:t>11</w:t>
            </w:r>
          </w:p>
        </w:tc>
        <w:tc>
          <w:tcPr>
            <w:tcW w:w="2187" w:type="dxa"/>
            <w:vAlign w:val="center"/>
          </w:tcPr>
          <w:p w14:paraId="7E3C8424">
            <w:pPr>
              <w:snapToGrid w:val="0"/>
              <w:spacing w:before="70" w:after="70" w:line="240" w:lineRule="auto"/>
              <w:ind w:firstLine="0"/>
              <w:jc w:val="left"/>
              <w:rPr>
                <w:sz w:val="21"/>
              </w:rPr>
            </w:pPr>
            <w:r>
              <w:rPr>
                <w:sz w:val="21"/>
                <w:szCs w:val="21"/>
              </w:rPr>
              <w:t>跨页处理</w:t>
            </w:r>
          </w:p>
        </w:tc>
        <w:tc>
          <w:tcPr>
            <w:tcW w:w="5778" w:type="dxa"/>
            <w:vAlign w:val="center"/>
          </w:tcPr>
          <w:p w14:paraId="72A646EC">
            <w:pPr>
              <w:snapToGrid w:val="0"/>
              <w:spacing w:before="70" w:after="70" w:line="240" w:lineRule="auto"/>
              <w:ind w:firstLine="0"/>
              <w:jc w:val="left"/>
              <w:rPr>
                <w:sz w:val="21"/>
              </w:rPr>
            </w:pPr>
            <w:r>
              <w:rPr>
                <w:sz w:val="21"/>
                <w:szCs w:val="21"/>
              </w:rPr>
              <w:t>图与题注不分离，表头跨页重复</w:t>
            </w:r>
          </w:p>
        </w:tc>
      </w:tr>
      <w:tr w14:paraId="56D3D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5" w:type="dxa"/>
            <w:vAlign w:val="center"/>
          </w:tcPr>
          <w:p w14:paraId="25B53703">
            <w:pPr>
              <w:snapToGrid w:val="0"/>
              <w:spacing w:before="70" w:after="70" w:line="240" w:lineRule="auto"/>
              <w:ind w:firstLine="0"/>
              <w:jc w:val="center"/>
              <w:rPr>
                <w:sz w:val="21"/>
              </w:rPr>
            </w:pPr>
            <w:r>
              <w:rPr>
                <w:sz w:val="21"/>
                <w:szCs w:val="21"/>
              </w:rPr>
              <w:t>12</w:t>
            </w:r>
          </w:p>
        </w:tc>
        <w:tc>
          <w:tcPr>
            <w:tcW w:w="2187" w:type="dxa"/>
            <w:vAlign w:val="center"/>
          </w:tcPr>
          <w:p w14:paraId="340C2C0E">
            <w:pPr>
              <w:snapToGrid w:val="0"/>
              <w:spacing w:before="70" w:after="70" w:line="240" w:lineRule="auto"/>
              <w:ind w:firstLine="0"/>
              <w:jc w:val="left"/>
              <w:rPr>
                <w:sz w:val="21"/>
              </w:rPr>
            </w:pPr>
            <w:r>
              <w:rPr>
                <w:sz w:val="21"/>
                <w:szCs w:val="21"/>
              </w:rPr>
              <w:t>源文件留存</w:t>
            </w:r>
          </w:p>
        </w:tc>
        <w:tc>
          <w:tcPr>
            <w:tcW w:w="5778" w:type="dxa"/>
            <w:vAlign w:val="center"/>
          </w:tcPr>
          <w:p w14:paraId="5202F73E">
            <w:pPr>
              <w:snapToGrid w:val="0"/>
              <w:spacing w:before="70" w:after="70" w:line="240" w:lineRule="auto"/>
              <w:ind w:firstLine="0"/>
              <w:jc w:val="left"/>
              <w:rPr>
                <w:sz w:val="21"/>
              </w:rPr>
            </w:pPr>
            <w:r>
              <w:rPr>
                <w:sz w:val="21"/>
                <w:szCs w:val="21"/>
              </w:rPr>
              <w:t>绘图源文件与数据表已归档</w:t>
            </w:r>
          </w:p>
        </w:tc>
      </w:tr>
    </w:tbl>
    <w:p w14:paraId="18E207D2">
      <w:pPr>
        <w:spacing w:line="240" w:lineRule="auto"/>
      </w:pPr>
    </w:p>
    <w:p w14:paraId="3252D4BD">
      <w:r>
        <w:rPr>
          <w:rFonts w:hint="eastAsia"/>
        </w:rPr>
        <w:t>核查环节采用“交叉核验+抽样审核”的执行模式：编制人员完成自检验收后，由另一成员开展交叉核验；文档管理岗位按每周20%的比例对图表资料进行抽样审核，抽样审核未达标的成果需退回并重新制作。核查记录与文档版本同步归档留存。</w:t>
      </w:r>
    </w:p>
    <w:p w14:paraId="2EB81B25">
      <w:r>
        <w:rPr>
          <w:rFonts w:hint="eastAsia"/>
        </w:rPr>
        <w:t>对核查过程中识别出的高频问题，需编制形成“负面清单”，例如“图题标注‘示意图’”“纵轴截断未做标识”“图内字号过小”，在后续版本编制阶段提前予以规避。相较于正向规范要求，负面清单具备更高的执行效能，其核心原因在于可直接为编制人员提供行为禁令参照。</w:t>
      </w:r>
    </w:p>
    <w:p w14:paraId="67F63507">
      <w:pPr>
        <w:pStyle w:val="5"/>
      </w:pPr>
      <w:bookmarkStart w:id="183" w:name="_Toc24604"/>
      <w:r>
        <w:rPr>
          <w:szCs w:val="36"/>
        </w:rPr>
        <w:t>2.5.6 数据治理与知识资产建设</w:t>
      </w:r>
      <w:bookmarkEnd w:id="183"/>
    </w:p>
    <w:p w14:paraId="6B5D3E88">
      <w:r>
        <w:rPr>
          <w:rFonts w:hint="eastAsia"/>
        </w:rPr>
        <w:t>系统交付完成后，可持续发挥价值的核心载体为数据资源。若数据呈现分散、无序、缺乏标准化的状态，将显著提升其调用与复用成本；反之，若数据具备规范性、可检索性与可关联性，其内在价值将随时间推移逐步累积。本节将系统阐述本项目数据治理体系与知识资产建设的整体方案。</w:t>
      </w:r>
    </w:p>
    <w:p w14:paraId="7334E44F">
      <w:pPr>
        <w:pStyle w:val="6"/>
      </w:pPr>
      <w:r>
        <w:rPr>
          <w:szCs w:val="32"/>
        </w:rPr>
        <w:t>2.5.6.1 数据标准与元数据体系</w:t>
      </w:r>
    </w:p>
    <w:p w14:paraId="4F27A31C">
      <w:r>
        <w:rPr>
          <w:rFonts w:hint="eastAsia"/>
        </w:rPr>
        <w:t>数据标准的核心作用在于为各参与主体提供统一的规范参照，消除多主体作业过程中的数据语义与格式歧义。若缺乏统一标准，各作业环节产出的数据将形成孤立的信息单元，无法实现跨环节汇总、跨批次比对与跨主体交接。</w:t>
      </w:r>
    </w:p>
    <w:p w14:paraId="3EA93F1D">
      <w:r>
        <w:rPr>
          <w:rFonts w:hint="eastAsia"/>
          <w:b/>
        </w:rPr>
        <w:t>（1）标准体系的三级构成。</w:t>
      </w:r>
      <w:r>
        <w:rPr>
          <w:rFonts w:hint="eastAsia"/>
        </w:rPr>
        <w:t>第一层级为数据格式标准，需明确点云、影像、位姿、模型、矢量、报告等各类数据的存储格式、版本要求与编码规则；第二层级为数据组织标准，需规范目录架构、命名规则与版本管理规则；第三层级为元数据标准，需明确各数据集必须登记的核心字段。</w:t>
      </w:r>
    </w:p>
    <w:p w14:paraId="7DE7227C">
      <w:r>
        <w:rPr>
          <w:rFonts w:hint="eastAsia"/>
          <w:b/>
        </w:rPr>
        <w:t>（2）元数据必填字段。</w:t>
      </w:r>
      <w:r>
        <w:rPr>
          <w:rFonts w:hint="eastAsia"/>
        </w:rPr>
        <w:t>具体涵盖：项目代号、电站、孔号、测次、采集时间、采集设备（型号与编号）、作业人员、坐标系、高程基准、投影方式、参数设置、环境条件（温度、湿度、光照）、质检结论、数据责任人。该字段体系虽规模精简，但任一字段缺失均可能导致数据后续无法实现有效复用。</w:t>
      </w:r>
    </w:p>
    <w:p w14:paraId="2722DEEB">
      <w:r>
        <w:rPr>
          <w:rFonts w:hint="eastAsia"/>
          <w:b/>
        </w:rPr>
        <w:t>（3）元数据记录机制。</w:t>
      </w:r>
      <w:r>
        <w:rPr>
          <w:rFonts w:hint="eastAsia"/>
        </w:rPr>
        <w:t>优先采用自动生成模式，由采集设备与业务软件自动写入相关元数据；无法自动生成的字段由人工补录。自动生成的元数据需嵌入数据文件头部或以同名侧车文件形式存储，与对应数据同步流转。需规避元数据独立存储于单独电子表格的模式，该模式极易造成元数据与对应数据的脱节。</w:t>
      </w:r>
    </w:p>
    <w:p w14:paraId="7FCE9830">
      <w:r>
        <w:rPr>
          <w:rFonts w:hint="eastAsia"/>
          <w:b/>
        </w:rPr>
        <w:t>（4）标准的制定与确认流程。</w:t>
      </w:r>
      <w:r>
        <w:rPr>
          <w:rFonts w:hint="eastAsia"/>
        </w:rPr>
        <w:t>数据标准需在项目启动阶段完成编制，提交甲方确认后予以固化。确认后的标准若需调整，需严格履行变更审批程序，同时明确变更对存量数据的影响范围与数据迁移方案。标准体系的频繁变动是数据治理工作的核心风险来源。</w:t>
      </w:r>
    </w:p>
    <w:p w14:paraId="33B159D5">
      <w:r>
        <w:rPr>
          <w:rFonts w:hint="eastAsia"/>
          <w:b/>
        </w:rPr>
        <w:t>（5）标准执行校验。</w:t>
      </w:r>
      <w:r>
        <w:rPr>
          <w:rFonts w:hint="eastAsia"/>
        </w:rPr>
        <w:t>每批次数据入库前需开展规范性校验，校验内容包括：格式合规性、字段完整性、命名规范性、关联完整性。校验未通过的数据需予以退回，严禁“先入库、后补全”的操作模式。校验规则需脚本化实现并自动执行，以降低人工判断的主观偏差。</w:t>
      </w:r>
    </w:p>
    <w:p w14:paraId="35D0058A">
      <w:r>
        <w:rPr>
          <w:rFonts w:hint="eastAsia"/>
          <w:b/>
        </w:rPr>
        <w:t>（6）标准的可扩展性设计。</w:t>
      </w:r>
      <w:r>
        <w:rPr>
          <w:rFonts w:hint="eastAsia"/>
        </w:rPr>
        <w:t>标准体系需预留扩展字段，以适配未来新增数据类型（如热成像、超声数据）的纳入需求。扩展字段的使用需履行登记程序，避免各主体随意新增字段导致标准体系失效。</w:t>
      </w:r>
    </w:p>
    <w:p w14:paraId="08714BB7">
      <w:pPr>
        <w:pStyle w:val="6"/>
      </w:pPr>
      <w:r>
        <w:rPr>
          <w:szCs w:val="32"/>
        </w:rPr>
        <w:t>2.5.6.2 数据质量治理</w:t>
      </w:r>
    </w:p>
    <w:p w14:paraId="7D725104">
      <w:r>
        <w:rPr>
          <w:rFonts w:hint="eastAsia"/>
        </w:rPr>
        <w:t>数据质量管控并非单次校验行为，而是覆盖全流程的闭环控制体系。自数据采集至入库的各环节，均需明确质量责任主体与对应的核查动作。</w:t>
      </w:r>
    </w:p>
    <w:p w14:paraId="259B06BB">
      <w:r>
        <w:rPr>
          <w:rFonts w:hint="eastAsia"/>
          <w:b/>
        </w:rPr>
        <w:t>（1）数据质量的六维评价体系。</w:t>
      </w:r>
      <w:r>
        <w:rPr>
          <w:rFonts w:hint="eastAsia"/>
        </w:rPr>
        <w:t>包括完整性（目标数据项是否完整覆盖）、准确性（数据值是否符合客观实际）、一致性（不同环节、批次的数据是否匹配统一）、及时性（数据是否按规定时效产出）、唯一性（是否存在重复冗余数据）、可用性（数据是否可被有效调用）。六维度中，可用性最易被忽视——数据虽在技术层面符合规范，但调用成本过高，仍属于质量缺陷。</w:t>
      </w:r>
    </w:p>
    <w:p w14:paraId="475E0C93">
      <w:r>
        <w:rPr>
          <w:rFonts w:hint="eastAsia"/>
          <w:b/>
        </w:rPr>
        <w:t>（2）各环节质量责任划分。</w:t>
      </w:r>
      <w:r>
        <w:rPr>
          <w:rFonts w:hint="eastAsia"/>
        </w:rPr>
        <w:t>采集环节质量由操作员负责，管控范围覆盖采集覆盖度、影像清晰度、参数配置正确性；传输环节质量由组长负责，管控范围为数据完整性、校验通过率；处理环节质量由处理员负责，管控范围为处理流程合规性、结果可复现性；入库环节质量由数据管理员负责，管控范围为数据格式、字段完备性、关联关系完整性。责任落实至具体人员，方可实现问题的可追溯。</w:t>
      </w:r>
    </w:p>
    <w:p w14:paraId="7E1538AB">
      <w:r>
        <w:rPr>
          <w:rFonts w:hint="eastAsia"/>
          <w:b/>
        </w:rPr>
        <w:t>（3）质量问题的分级处置机制。</w:t>
      </w:r>
      <w:r>
        <w:rPr>
          <w:rFonts w:hint="eastAsia"/>
        </w:rPr>
        <w:t>第一类为可修复问题（如元数据缺失、命名错误），完成修正后方可入库；第二类为不可修复但可标注问题（如局部数据质量不佳），标注“低置信”标识后入库；第三类为不可用问题（如数据损坏、严重空间错位），退回重新采集。明确划分三类问题边界，可避免无差别将数据纳入数据库的不规范行为。</w:t>
      </w:r>
    </w:p>
    <w:p w14:paraId="0F2BED16">
      <w:r>
        <w:rPr>
          <w:rFonts w:hint="eastAsia"/>
          <w:b/>
        </w:rPr>
        <w:t>（4）质量指标的统计分析。</w:t>
      </w:r>
      <w:r>
        <w:rPr>
          <w:rFonts w:hint="eastAsia"/>
        </w:rPr>
        <w:t>统计指标涵盖入库合格率、退回率、标注率、平均修复时长。指标按月度开展统计，出现异常值时追溯问题根源。质量管控不以“100%合格”为目标，核心目标为实现质量问题的可观测、可管控。</w:t>
      </w:r>
    </w:p>
    <w:p w14:paraId="23332D4D">
      <w:r>
        <w:rPr>
          <w:rFonts w:hint="eastAsia"/>
          <w:b/>
        </w:rPr>
        <w:t>（5）数据清洗的操作边界。</w:t>
      </w:r>
      <w:r>
        <w:rPr>
          <w:rFonts w:hint="eastAsia"/>
        </w:rPr>
        <w:t>数据清洗可修正明显错误（如单位偏差、坐标错误、时间戳异常），但不得为优化数据表观效果而修改原始观测值。清洗过程需全程留痕，原始数据需妥善保留，确保所有清洗操作可回溯。</w:t>
      </w:r>
    </w:p>
    <w:p w14:paraId="7D5DA14F">
      <w:r>
        <w:rPr>
          <w:rFonts w:hint="eastAsia"/>
          <w:b/>
        </w:rPr>
        <w:t>（6）历史数据的治理方案。</w:t>
      </w:r>
      <w:r>
        <w:rPr>
          <w:rFonts w:hint="eastAsia"/>
        </w:rPr>
        <w:t>针对既往检查积累的数据，开展集中式治理：统一坐标系与高程基准、补全缺失元数据、建立数据与孔号的关联映射。治理后的历史数据与新增数据执行统一标准，方可实现跨年度数据的可比性分析。</w:t>
      </w:r>
    </w:p>
    <w:p w14:paraId="0C0258B3">
      <w:pPr>
        <w:pStyle w:val="6"/>
      </w:pPr>
      <w:r>
        <w:rPr>
          <w:szCs w:val="32"/>
        </w:rPr>
        <w:t>2.5.6.3 缺陷样本库建设</w:t>
      </w:r>
    </w:p>
    <w:p w14:paraId="51118E63">
      <w:r>
        <w:rPr>
          <w:rFonts w:hint="eastAsia"/>
        </w:rPr>
        <w:t>缺陷识别能力的核心表征为已学习样本中涵盖的缺陷类型规模，缺陷样本库则是支撑该能力构建的核心数据载体。</w:t>
      </w:r>
    </w:p>
    <w:p w14:paraId="2990511F">
      <w:r>
        <w:rPr>
          <w:rFonts w:hint="eastAsia"/>
          <w:b/>
        </w:rPr>
        <w:t>（1）样本数据来源。</w:t>
      </w:r>
      <w:r>
        <w:rPr>
          <w:rFonts w:hint="eastAsia"/>
        </w:rPr>
        <w:t>样本数据分为三类：本项目现场采集的真实缺陷样本、模拟场景下人工构造的缺陷样本、公开数据集中的可用缺陷样本，三类样本的构成比例约为7:2:1，其中真实样本为核心主体，模拟样本用于补充罕见缺陷类型，公开数据集用于拓展样本多样性。</w:t>
      </w:r>
    </w:p>
    <w:p w14:paraId="2084CDFB">
      <w:r>
        <w:rPr>
          <w:rFonts w:hint="eastAsia"/>
          <w:b/>
        </w:rPr>
        <w:t>（2）样本标注规范。</w:t>
      </w:r>
      <w:r>
        <w:rPr>
          <w:rFonts w:hint="eastAsia"/>
        </w:rPr>
        <w:t>每例样本需标注以下核心信息：缺陷类型、空间位置、尺寸参数（长、宽、深）、边界信息（多边形或掩膜）、严重程度、图像质量、采集条件。标注工作采用双人独立作业模式，标注结果的不一致项由第三方人员完成裁定，以此保障标注结果的一致性。</w:t>
      </w:r>
    </w:p>
    <w:p w14:paraId="21DEE71C">
      <w:r>
        <w:rPr>
          <w:rFonts w:hint="eastAsia"/>
          <w:b/>
        </w:rPr>
        <w:t>（3）样本组织架构。</w:t>
      </w:r>
      <w:r>
        <w:rPr>
          <w:rFonts w:hint="eastAsia"/>
        </w:rPr>
        <w:t>样本库采用“类型-场景-严重程度”三级分类体系进行组织，每例样本分配唯一标识编码并配套元数据信息。样本与原始采集数据建立关联映射，可追溯至对应孔段与测次。</w:t>
      </w:r>
    </w:p>
    <w:p w14:paraId="7F54D73D">
      <w:r>
        <w:rPr>
          <w:rFonts w:hint="eastAsia"/>
          <w:b/>
        </w:rPr>
        <w:t>（4）样本分布均衡性优化。</w:t>
      </w:r>
      <w:r>
        <w:rPr>
          <w:rFonts w:hint="eastAsia"/>
        </w:rPr>
        <w:t>真实工况下部分缺陷类型出现频次较低（如深层剥落），若直接用于模型训练，易导致模型对常见缺陷类型产生识别偏好。针对该问题，可采用以下解决路径：对稀有缺陷类型实施数据增强操作（包括旋转、缩放、光照变换），或补充构造对应的模拟样本，但需避免生成违背物理规律的样本数据。</w:t>
      </w:r>
    </w:p>
    <w:p w14:paraId="74D23698">
      <w:r>
        <w:rPr>
          <w:rFonts w:hint="eastAsia"/>
          <w:b/>
        </w:rPr>
        <w:t>（5）样本库版本管理与迭代机制。</w:t>
      </w:r>
      <w:r>
        <w:rPr>
          <w:rFonts w:hint="eastAsia"/>
        </w:rPr>
        <w:t>样本库实行版本化管理，每次新增或修订操作对应生成新版本，同步记录变更内容。模型训练环节需记录所调用的样本库版本，以此保障训练结果的可复现性。</w:t>
      </w:r>
    </w:p>
    <w:p w14:paraId="3F8553BD">
      <w:r>
        <w:rPr>
          <w:rFonts w:hint="eastAsia"/>
          <w:b/>
        </w:rPr>
        <w:t>（6）样本安全与合规管理。</w:t>
      </w:r>
      <w:r>
        <w:rPr>
          <w:rFonts w:hint="eastAsia"/>
        </w:rPr>
        <w:t>样本数据涉及工程结构信息，需按照保密管理要求进行管控；对外共享样本时需完成脱敏处理（去除标识信息、实施坐标偏移）；明确样本的使用范围与授权权限，规避合规风险。</w:t>
      </w:r>
    </w:p>
    <w:p w14:paraId="78EA5080">
      <w:pPr>
        <w:pStyle w:val="6"/>
      </w:pPr>
      <w:r>
        <w:rPr>
          <w:szCs w:val="32"/>
        </w:rPr>
        <w:t>2.5.6.4 知识库与案例管理</w:t>
      </w:r>
    </w:p>
    <w:p w14:paraId="501F2C58">
      <w:r>
        <w:rPr>
          <w:rFonts w:hint="eastAsia"/>
        </w:rPr>
        <w:t>知识库的核心功能是实现个体经验向组织化能力的转化。缺乏知识库支撑时，人员流动将直接导致经验资产流失。</w:t>
      </w:r>
    </w:p>
    <w:p w14:paraId="56F510E5">
      <w:r>
        <w:rPr>
          <w:rFonts w:hint="eastAsia"/>
          <w:b/>
        </w:rPr>
        <w:t>（1）知识库的内容构成。</w:t>
      </w:r>
      <w:r>
        <w:rPr>
          <w:rFonts w:hint="eastAsia"/>
        </w:rPr>
        <w:t>知识库涵盖四类核心内容：技术文档（设计说明、算法说明、参数手册）、作业案例（成功案例与失败案例）、问题处置方案（故障现象与对应解决办法）、标准与规范（内部标准、外部标准摘要）。其中失败案例兼具高价值与低关注度特征——成功结果常伴随偶然因素，而失败成因往往具有可复现性。</w:t>
      </w:r>
    </w:p>
    <w:p w14:paraId="129614BC">
      <w:r>
        <w:rPr>
          <w:rFonts w:hint="eastAsia"/>
          <w:b/>
        </w:rPr>
        <w:t>（2）案例的撰写规范。</w:t>
      </w:r>
      <w:r>
        <w:rPr>
          <w:rFonts w:hint="eastAsia"/>
        </w:rPr>
        <w:t>合格案例需包含五项核心要素：背景（所属场景、对应任务）、问题（事件具体表现）、分析（问题成因解析）、处置（解决路径描述）、启示（规避同类问题的方法）。五要素缺一不可，其中启示模块是实现个案经验向通用知识转化的关键环节。</w:t>
      </w:r>
    </w:p>
    <w:p w14:paraId="22A62739">
      <w:r>
        <w:rPr>
          <w:rFonts w:hint="eastAsia"/>
          <w:b/>
        </w:rPr>
        <w:t>（3）知识库的检索机制。</w:t>
      </w:r>
      <w:r>
        <w:rPr>
          <w:rFonts w:hint="eastAsia"/>
        </w:rPr>
        <w:t>知识库需支持多维度检索，包括关键词检索、场景检索、问题类型检索；每条知识条目配套标签，标签体系与作业流程形成映射。若出现检索失效，表明分类或标签体系存在缺陷，需进行优化调整。</w:t>
      </w:r>
    </w:p>
    <w:p w14:paraId="5B3B6EA7">
      <w:r>
        <w:rPr>
          <w:rFonts w:hint="eastAsia"/>
          <w:b/>
        </w:rPr>
        <w:t>（4）知识的更新与淘汰机制。</w:t>
      </w:r>
      <w:r>
        <w:rPr>
          <w:rFonts w:hint="eastAsia"/>
        </w:rPr>
        <w:t>知识存在生命周期，技术迭代将导致既有知识失效。需每半年开展一次知识审查，对知识条目标注三类状态：现行有效、已被替代、仅供参考。失效知识不予删除，但需明确标注状态，规避误用风险。</w:t>
      </w:r>
    </w:p>
    <w:p w14:paraId="1210D84F">
      <w:r>
        <w:rPr>
          <w:rFonts w:hint="eastAsia"/>
          <w:b/>
        </w:rPr>
        <w:t>（5）知识的贡献激励机制。</w:t>
      </w:r>
      <w:r>
        <w:rPr>
          <w:rFonts w:hint="eastAsia"/>
        </w:rPr>
        <w:t>需建立面向一线人员的贡献激励机制：将案例贡献纳入绩效考核，按季度开展优秀案例评选；所贡献知识被采纳后标注贡献者署名，形成正向激励闭环。知识库若仅由管理员维护，将导致知识储备持续耗竭。</w:t>
      </w:r>
    </w:p>
    <w:p w14:paraId="2B4707CC">
      <w:r>
        <w:rPr>
          <w:rFonts w:hint="eastAsia"/>
          <w:b/>
        </w:rPr>
        <w:t>（6）知识的移交规范。</w:t>
      </w:r>
      <w:r>
        <w:rPr>
          <w:rFonts w:hint="eastAsia"/>
        </w:rPr>
        <w:t>项目结项时，知识库需整体移交甲方，配套提供使用说明与维护建议。移交内容并非孤立文件集合，而是具备持续积累能力的完整机制——分类体系、标签体系、更新流程需同步移交。</w:t>
      </w:r>
    </w:p>
    <w:p w14:paraId="5F02E052">
      <w:pPr>
        <w:pStyle w:val="5"/>
      </w:pPr>
      <w:bookmarkStart w:id="184" w:name="_Toc23651"/>
      <w:r>
        <w:rPr>
          <w:szCs w:val="36"/>
        </w:rPr>
        <w:t>2.5.7 平台架构设计与演进规划</w:t>
      </w:r>
      <w:bookmarkEnd w:id="184"/>
    </w:p>
    <w:p w14:paraId="0C648102">
      <w:pPr>
        <w:pStyle w:val="6"/>
      </w:pPr>
      <w:r>
        <w:rPr>
          <w:szCs w:val="32"/>
        </w:rPr>
        <w:t>2.5.7.1 平台分层</w:t>
      </w:r>
      <w:r>
        <w:rPr>
          <w:rFonts w:hint="eastAsia"/>
          <w:szCs w:val="32"/>
        </w:rPr>
        <w:t>依据</w:t>
      </w:r>
    </w:p>
    <w:p w14:paraId="06B5EDB1">
      <w:r>
        <w:rPr>
          <w:rFonts w:hint="eastAsia"/>
        </w:rPr>
        <w:t>软件需求的演化速率显著高于硬件系统。若将所有功能模块耦合实现，局部功能修改将引发全局代码变更，导致系统迭代能力随运行周期持续衰减。分层架构设计的核心目标是将需求变更的影响范围约束于局部层级，阻断变更向全系统的传导路径。</w:t>
      </w:r>
    </w:p>
    <w:p w14:paraId="0C6C491D">
      <w:r>
        <w:rPr>
          <w:rFonts w:hint="eastAsia"/>
        </w:rPr>
        <w:t>本平台采用五层架构体系，自上而下依次为数据接入层、数据管理层、算法服务层、应用功能层、交互展示层。数据接入层承担多源设备、多格式数据的接入功能，仅执行数据采集操作，不承载业务逻辑判断；数据管理层负责数据存储、索引构建、版本管控、权限管理；算法服务层将配准、重建、缺陷识别、报告生成等功能封装为可独立调用的服务模块；应用功能层负责业务流程的组织编排；交互展示层承担用户界面交互与操作逻辑处理。</w:t>
      </w:r>
    </w:p>
    <w:p w14:paraId="313D9EA6">
      <w:r>
        <w:rPr>
          <w:rFonts w:hint="eastAsia"/>
        </w:rPr>
        <w:t>分层架构的技术优势体现在三个维度：其一，模块替换成本低，若更换扫描仪设备，仅需调整数据接入层配置；若升级算法模块，仅需替换算法服务层的对应子模块。其二，支持并行开发，不同开发团队可独立负责对应层级的开发工作，层间仅需遵循统一接口规范即可实现解耦开发。其三，提升测试效率，各层级可开展独立测试，问题可先定位至具体层级，再进一步定位至对应模块。</w:t>
      </w:r>
    </w:p>
    <w:p w14:paraId="23FC1A3A">
      <w:r>
        <w:rPr>
          <w:rFonts w:hint="eastAsia"/>
        </w:rPr>
        <w:t>分层架构的固有局限为层间接口数量显著增加。层与层之间需定义清晰、规范的接口，否则分层设计将转化为系统调用路径的冗余。本项目已对各层间接口制定标准化规范，并要求接口变更需通过评审流程，规避层间耦合度隐性回升的风险。</w:t>
      </w:r>
    </w:p>
    <w:p w14:paraId="1986E755">
      <w:r>
        <w:rPr>
          <w:rFonts w:hint="eastAsia"/>
        </w:rPr>
        <w:t>此外，分层架构存在一项易被忽视的应用价值：降低非专业人员的使用门槛。例如甲方若需接入数据可视化看板，仅需调用应用层的标准化接口，无需掌握底层配准算法的技术原理。分层架构降低了系统的使用门槛，对保障系统的长期应用具有关键作用。</w:t>
      </w:r>
    </w:p>
    <w:p w14:paraId="67656D8F">
      <w:pPr>
        <w:pStyle w:val="6"/>
      </w:pPr>
      <w:r>
        <w:rPr>
          <w:szCs w:val="32"/>
        </w:rPr>
        <w:t>2.5.7.2 数据模型的设计取舍</w:t>
      </w:r>
    </w:p>
    <w:p w14:paraId="3929044E">
      <w:r>
        <w:rPr>
          <w:rFonts w:hint="eastAsia"/>
        </w:rPr>
        <w:t>数据模型是平台系统架构的核心骨架。优良的数据模型设计可实现高效的数据检索与便捷的功能扩展；低劣的模型设计将导致系统运行性能随使用周期衰减，功能迭代复杂度持续升高。</w:t>
      </w:r>
    </w:p>
    <w:p w14:paraId="7596F9C0">
      <w:r>
        <w:rPr>
          <w:rFonts w:hint="eastAsia"/>
        </w:rPr>
        <w:t>本平台数据模型采用“孔-测次-测站-对象”四级组织架构。其中孔为业务单元，测次为时间切片，测站为空间单元，对象为成果实体（包括点云、模型、缺陷、报告）。四级单元间为层级包含关系，任意数据条目均可被定位至对应孔、测次、测站与对象。该组织模式既契合现场作业实际，也适配用户检索习惯——用户检索时通常先确定目标孔位，再筛选对应年度的测次数据。</w:t>
      </w:r>
    </w:p>
    <w:p w14:paraId="3BF83DA6">
      <w:r>
        <w:rPr>
          <w:rFonts w:hint="eastAsia"/>
        </w:rPr>
        <w:t>数据模型设计的核心权衡为宽表与窄表架构的选择。宽表架构检索效率高，但字段变更需调整表结构；窄表架构扩展性强，但检索需执行多表关联操作。本平台采用“核心字段宽表+扩展属性窄表”的混合架构模式：将高频使用、稳定性强的字段（孔号、时间、坐标、精度）存储于主表，以实现快速检索；将可变、类型多样的属性字段（设备参数、环境条件）存储于扩展表，按需执行关联查询。</w:t>
      </w:r>
    </w:p>
    <w:p w14:paraId="3D61EFBB">
      <w:r>
        <w:rPr>
          <w:rFonts w:hint="eastAsia"/>
        </w:rPr>
        <w:t>另一项核心权衡为原始数据与派生数据的存储策略选择。原始数据体量庞大但具有不可替代性，派生数据体量较小但可通过计算重建。本平台遵循“原始数据必存、派生数据可删”的存储原则：原始点云与影像数据永久保存，派生中间文件在成果验收确认后可予以清理，待需时重新计算生成。该策略既保障了数据可追溯性，又实现了存储成本的有效控制。</w:t>
      </w:r>
    </w:p>
    <w:p w14:paraId="7136BE62">
      <w:r>
        <w:rPr>
          <w:rFonts w:hint="eastAsia"/>
        </w:rPr>
        <w:t>此外，时间维度的建模方式同样为关键设计要点。工程数据包含三类时间属性：采集时间、成果生成时间、数据版本时间。三类时间属性混用将引发数据管理混乱。本平台对三类时间属性分别建模：采集时间归属业务属性，成果时间归属版本属性，版本时间归属管理属性，各属性对应独立字段，具备明确的应用场景。</w:t>
      </w:r>
    </w:p>
    <w:p w14:paraId="5C32B38E">
      <w:r>
        <w:rPr>
          <w:rFonts w:hint="eastAsia"/>
        </w:rPr>
        <w:t>数据模型一旦投入运行，后续变更将产生高额维护成本。因此本方案在开发初期即与甲方确认模型结构，并预留扩展字段。相较于后期大规模结构调整，前期投入两周开展方案论证的成本更为可控。</w:t>
      </w:r>
    </w:p>
    <w:p w14:paraId="201F3577">
      <w:pPr>
        <w:pStyle w:val="6"/>
      </w:pPr>
      <w:r>
        <w:rPr>
          <w:szCs w:val="32"/>
        </w:rPr>
        <w:t>2.5.7.3 服务化与部署形态的选择</w:t>
      </w:r>
    </w:p>
    <w:p w14:paraId="6852D8C4">
      <w:r>
        <w:rPr>
          <w:rFonts w:hint="eastAsia"/>
        </w:rPr>
        <w:t>功能的服务化封装与单体应用架构，是系统架构设计中的经典选型问题。单体应用架构具备部署简便的优势，具体表现为单一程序包、单次部署、单次启动即可完成系统上线；其固有缺陷为模块间强耦合，任一功能模块出现故障可能引发全系统运行异常，任一功能变更需触发整体版本发布。对于小型规模业务系统，单体架构具备技术合理性；但针对本项目这类需长期迭代演进、支持多角色并发访问的系统，单体架构将在短时间内成为系统性能与功能扩展的瓶颈。</w:t>
      </w:r>
    </w:p>
    <w:p w14:paraId="4D52BC6E">
      <w:r>
        <w:rPr>
          <w:rFonts w:hint="eastAsia"/>
        </w:rPr>
        <w:t>服务化架构的核心优势为模块解耦，各服务可实现独立部署、独立版本升级、独立弹性扩缩容；其固有缺陷为系统复杂度提升，需配套实现服务发现机制、网络故障容错处理、统一日志采集与运行监控体系。对于规模较小的开发运维团队，服务化架构的运维成本可能高于其技术收益。</w:t>
      </w:r>
    </w:p>
    <w:p w14:paraId="7A13B102">
      <w:r>
        <w:rPr>
          <w:rFonts w:hint="eastAsia"/>
        </w:rPr>
        <w:t>本项目采用“模块化单体+关键服务拆分”的折中架构方案：将主体功能构建为模块化单体架构，模块间通过内部接口实现调用交互，维持清晰的模块边界；将计算密集型、需独立弹性扩缩容的功能模块（点云配准、模型重建、批量缺陷识别）拆分为独立服务，基于任务队列实现调度。该方案既规避了“微服务数量过多引发运维负担过载”的问题，又解决了“重计算任务挤占交互资源导致系统卡顿”的问题。</w:t>
      </w:r>
    </w:p>
    <w:p w14:paraId="607A8CE4">
      <w:r>
        <w:rPr>
          <w:rFonts w:hint="eastAsia"/>
        </w:rPr>
        <w:t>部署形态层面，本项目采用“现场单机+后台集群”的双部署架构：现场端采用单机版本，所有模块打包集成运行，不依赖网络环境；后台端采用集群版本，重计算服务独立部署、按需弹性扩容。两种部署形态共用同一套代码基线，通过配置切换实现形态适配，规避“双代码分支独立迭代引发版本不一致”的问题。</w:t>
      </w:r>
    </w:p>
    <w:p w14:paraId="587BE7B6">
      <w:r>
        <w:rPr>
          <w:rFonts w:hint="eastAsia"/>
        </w:rPr>
        <w:t>该折中架构的选型依据具备工程实用性：本项目开发运维团队规模有限、运维能力存在约束，同时需满足“现场端支持离线运行、后台端支持并行计算”的业务需求。若盲目追求技术架构的先进性，最终将导致系统因运维门槛过高而无法长期稳定维护。</w:t>
      </w:r>
    </w:p>
    <w:p w14:paraId="247505A3">
      <w:pPr>
        <w:pStyle w:val="6"/>
      </w:pPr>
      <w:r>
        <w:rPr>
          <w:szCs w:val="32"/>
        </w:rPr>
        <w:t xml:space="preserve">2.5.7.4 </w:t>
      </w:r>
      <w:r>
        <w:rPr>
          <w:rFonts w:hint="eastAsia"/>
          <w:szCs w:val="32"/>
        </w:rPr>
        <w:t>业务</w:t>
      </w:r>
      <w:r>
        <w:rPr>
          <w:szCs w:val="32"/>
        </w:rPr>
        <w:t>系统对接策略</w:t>
      </w:r>
    </w:p>
    <w:p w14:paraId="386613DC">
      <w:r>
        <w:rPr>
          <w:rFonts w:hint="eastAsia"/>
        </w:rPr>
        <w:t>本平台并非独立运行的信息孤岛，需与甲方既有业务系统建立集成对接关系。系统对接策略的核心原则为“低侵入性、可降级适配”。</w:t>
      </w:r>
    </w:p>
    <w:p w14:paraId="3F14AA00">
      <w:r>
        <w:rPr>
          <w:rFonts w:hint="eastAsia"/>
        </w:rPr>
        <w:t>低侵入性是指在对接过程中尽可能避免对甲方既有系统进行结构或逻辑改动，通过标准化接口或文件交换方式完成数据交互。甲方系统通常已长期稳定运行，系统架构与业务逻辑高度耦合，任何改动均需履行审批流程、开展回归测试并承担相应运行风险。本平台不主动提出修改甲方系统的需求，而是适配甲方系统已开放的接口能力。</w:t>
      </w:r>
    </w:p>
    <w:p w14:paraId="16CA9BFE">
      <w:r>
        <w:rPr>
          <w:rFonts w:hint="eastAsia"/>
        </w:rPr>
        <w:t>可降级适配是指对接方案需设计多优先级的降级运行机制。当实时接口通信异常时，可切换为文件导入导出模式保障数据流转；当实时同步功能失效时，可采用批量同步方式完成数据交互；当自动对接流程不可用时，可通过人工触发方式完成操作。该机制可确保即使对接链路出现故障，核心业务流程仍能持续运行，不会发生中断。</w:t>
      </w:r>
    </w:p>
    <w:p w14:paraId="75CF1884">
      <w:r>
        <w:rPr>
          <w:rFonts w:hint="eastAsia"/>
        </w:rPr>
        <w:t>对接数据分为三类：第一类为基础数据，包括组织机构、人员信息、设备台账，通常由甲方系统提供，本平台仅具备读取权限；第二类为业务数据，包括孔号、测次信息、任务工单，通常需实现双向数据同步；第三类为成果数据，包括三维模型、检测报告、缺陷清单，通常由本平台系统推送、甲方系统接收。</w:t>
      </w:r>
    </w:p>
    <w:p w14:paraId="24EC7777">
      <w:r>
        <w:rPr>
          <w:rFonts w:hint="eastAsia"/>
        </w:rPr>
        <w:t>对接技术方案的选型需遵循克制性原则。优先采用数据库视图交换数据，而非消息队列中间件；优先采用文件交换模式，而非实时通信接口；优先采用主动拉取的数据获取方式，而非被动推送模式。该选型逻辑并非技术保守，而是基于“对接架构复杂度与长期运行稳定性呈负相关”的工程经验。复杂的对接方案虽具备良好的演示效果，但在长期运行过程中出现故障的概率更高。</w:t>
      </w:r>
    </w:p>
    <w:p w14:paraId="1EAFDF48">
      <w:r>
        <w:rPr>
          <w:rFonts w:hint="eastAsia"/>
        </w:rPr>
        <w:t>对接验收标准需明确量化指标，具体包括三个维度：数据一致性（需校验数据条数、关键字段匹配度）、时效性（需明确数据同步的合格延迟阈值）、异常处理能力（需验证失败重试机制、故障告警功能）。缺乏上述量化标准将导致“对接完成”的判定缺乏客观依据。</w:t>
      </w:r>
    </w:p>
    <w:p w14:paraId="5C1598D5">
      <w:pPr>
        <w:pStyle w:val="6"/>
      </w:pPr>
      <w:r>
        <w:rPr>
          <w:szCs w:val="32"/>
        </w:rPr>
        <w:t xml:space="preserve">2.5.7.5 </w:t>
      </w:r>
      <w:r>
        <w:rPr>
          <w:rFonts w:hint="eastAsia"/>
          <w:szCs w:val="32"/>
        </w:rPr>
        <w:t>系统迭代演进与升级连续性保障</w:t>
      </w:r>
    </w:p>
    <w:p w14:paraId="43950EC0">
      <w:r>
        <w:rPr>
          <w:rFonts w:hint="eastAsia"/>
        </w:rPr>
        <w:t>系统交付并非项目生命周期的终点，后续仍需支撑多年的持续运行。需在系统设计阶段提前规划演进路径，否则每次版本迭代均将面临运行风险。</w:t>
      </w:r>
    </w:p>
    <w:p w14:paraId="4863C0C1">
      <w:r>
        <w:rPr>
          <w:rFonts w:hint="eastAsia"/>
        </w:rPr>
        <w:t>系统演进路径分为三个维度：第一类为功能补全线，即按照优先级补齐第一阶段未覆盖的功能模块，例如拓展报表维度、丰富数据导出格式；第二类为能力增强线，即深化已有功能的性能表现，例如提升缺陷判识精度、优化数据处理效率；第三类为环境适配线，即适配外部环境的变更，例如操作系统升级、数据库版本迭代、甲方业务系统改造。</w:t>
      </w:r>
    </w:p>
    <w:p w14:paraId="35E68042">
      <w:r>
        <w:rPr>
          <w:rFonts w:hint="eastAsia"/>
        </w:rPr>
        <w:t>三类演进路径的优先级排序为：环境适配 &gt; 能力增强 &gt; 功能补齐。该排序的核心逻辑为：若环境适配工作缺失，系统将直接丧失运行基础；若能力增强工作缺失，仅会影响系统运行效果；若功能补齐工作缺失，仅会导致功能覆盖不全。多数开发团队常出现优先级倒置问题，将资源集中于新增功能开发，最终因外部环境升级导致系统整体失效。</w:t>
      </w:r>
    </w:p>
    <w:p w14:paraId="66D33D24">
      <w:r>
        <w:rPr>
          <w:rFonts w:hint="eastAsia"/>
        </w:rPr>
        <w:t>实现无中断升级的核心机制为可回退能力。每次升级前需完成三项前置工作：全量数据备份、回退安装包制备、测试环境验证。升级完成后需设置72小时的运行观测期，确认无运行异常后方可关闭回退通道。该流程虽前期耗时较长，但相较于升级失败后的应急处置具备更高的整体效率。</w:t>
      </w:r>
    </w:p>
    <w:p w14:paraId="50DD6DC3">
      <w:r>
        <w:rPr>
          <w:rFonts w:hint="eastAsia"/>
        </w:rPr>
        <w:t>数据兼容性是升级过程中故障高发的环节。需遵循“向下兼容、向上不兼容”的原则：新版本需具备读取历史版本数据的能力，旧版本无需兼容新版本数据格式。新版本需至少支持两个历史版本的数据格式，并配套提供数据转换工具；数据格式变更需提前告知甲方，预留充足的准备周期。</w:t>
      </w:r>
    </w:p>
    <w:p w14:paraId="59C8A9F4">
      <w:r>
        <w:rPr>
          <w:rFonts w:hint="eastAsia"/>
        </w:rPr>
        <w:t>系统演进需建立稳定的版本发布节奏：功能版本按季度迭代发布，补丁版本根据实际需求按需发布，重大架构调整周期不超过两年。稳定的发布节奏可使用户形成明确预期，也便于运维团队制定工作计划。发布频率过高的系统将降低用户信任度；长期不更新的系统将逐渐脱离实际业务需求。</w:t>
      </w:r>
    </w:p>
    <w:p w14:paraId="022CE6DD">
      <w:pPr>
        <w:pStyle w:val="5"/>
      </w:pPr>
      <w:bookmarkStart w:id="185" w:name="_Toc27471"/>
      <w:r>
        <w:rPr>
          <w:szCs w:val="36"/>
        </w:rPr>
        <w:t>2.5.8 缺陷判识规则的论证</w:t>
      </w:r>
      <w:bookmarkEnd w:id="185"/>
    </w:p>
    <w:p w14:paraId="0FA14B02">
      <w:pPr>
        <w:pStyle w:val="6"/>
      </w:pPr>
      <w:r>
        <w:rPr>
          <w:szCs w:val="32"/>
        </w:rPr>
        <w:t xml:space="preserve">2.5.8.1 </w:t>
      </w:r>
      <w:r>
        <w:rPr>
          <w:rFonts w:hint="eastAsia"/>
          <w:szCs w:val="32"/>
        </w:rPr>
        <w:t>判识</w:t>
      </w:r>
      <w:r>
        <w:rPr>
          <w:szCs w:val="32"/>
        </w:rPr>
        <w:t>规则</w:t>
      </w:r>
      <w:r>
        <w:rPr>
          <w:rFonts w:hint="eastAsia"/>
          <w:szCs w:val="32"/>
        </w:rPr>
        <w:t>来源</w:t>
      </w:r>
    </w:p>
    <w:p w14:paraId="39C75157">
      <w:r>
        <w:rPr>
          <w:rFonts w:hint="eastAsia"/>
        </w:rPr>
        <w:t>缺陷判识规则的构建并非主观臆断或专家经验的直接输出，而是基于设计标准、工程经验与实测数据三类依据综合提炼形成。</w:t>
      </w:r>
    </w:p>
    <w:p w14:paraId="2E883745">
      <w:r>
        <w:rPr>
          <w:rFonts w:hint="eastAsia"/>
        </w:rPr>
        <w:t>设计标准为缺陷分级判定提供量化阈值依据，明确缺陷处置的触发条件，涵盖冲磨深度超限值、裂缝宽度有害阈值、剥落面积修补阈值等量化指标。该类依据具备明确性与可引用性，构成判识规则的强制性基准框架。</w:t>
      </w:r>
    </w:p>
    <w:p w14:paraId="3ABD228A">
      <w:r>
        <w:rPr>
          <w:rFonts w:hint="eastAsia"/>
        </w:rPr>
        <w:t>工程经验为缺陷异常判定提供场景化判别依据。相同深度的缺陷分布于门槽区域与底板中部时，工程风险等级存在显著差异；相同宽度的裂缝分布于受力区域与非受力区域时，处置策略亦不相同。该类依据隐含于运维人员与检修人员的判断体系中，需通过结构化访谈与典型案例分析完成知识提取与规则转化。</w:t>
      </w:r>
    </w:p>
    <w:p w14:paraId="04E2E51F">
      <w:r>
        <w:rPr>
          <w:rFonts w:hint="eastAsia"/>
        </w:rPr>
        <w:t>实测数据为缺陷发生规律提供概率统计依据，覆盖不同水电站、不同工程部位的缺陷类型分布特征、尺寸分布规律与演化速率特征。该类依据支撑判识规则实现场景化自适应适配，替代传统的统一阈值判别模式。</w:t>
      </w:r>
    </w:p>
    <w:p w14:paraId="0F7C99B3">
      <w:r>
        <w:rPr>
          <w:rFonts w:hint="eastAsia"/>
        </w:rPr>
        <w:t>上述三类依据的协同融合是判识规则具备工程实用性的前提：仅依赖设计标准将导致规则粒度过粗，仅依赖工程经验将导致规则主观性过强，仅依赖实测数据将导致规则缺乏可解释性。本项目在规则库中为每条规则标注依据来源，支撑后续的规则评审与追溯管理。</w:t>
      </w:r>
    </w:p>
    <w:p w14:paraId="3A212DC9">
      <w:r>
        <w:rPr>
          <w:rFonts w:hint="eastAsia"/>
        </w:rPr>
        <w:t>判识规则需建立版本化管理机制。伴随缺陷数据的持续积累与认知体系的不断深化，规则需进行定期修订。修订过程需留存完整记录，涵盖规则修订条目、修订动因、影响范围与关联成果。缺乏版本管控的规则库将在长期运行后丧失可追溯性，无法解释判识逻辑的形成依据。</w:t>
      </w:r>
    </w:p>
    <w:p w14:paraId="25E655FB">
      <w:pPr>
        <w:pStyle w:val="6"/>
      </w:pPr>
      <w:r>
        <w:rPr>
          <w:szCs w:val="32"/>
        </w:rPr>
        <w:t>2.5.8.2 几何判据与语义判据分工</w:t>
      </w:r>
    </w:p>
    <w:p w14:paraId="107D4F7C">
      <w:r>
        <w:rPr>
          <w:rFonts w:hint="eastAsia"/>
        </w:rPr>
        <w:t>缺陷判识可从几何特征与语义特征两个维度提取信息，其中几何特征涵盖深度、面积、形态、边缘等参数，语义特征涵盖色泽、纹理、空间上下文等信息。两类判据的协同分工模式直接决定判识结果的准确率与可解释性。</w:t>
      </w:r>
    </w:p>
    <w:p w14:paraId="325EFE99">
      <w:r>
        <w:rPr>
          <w:rFonts w:hint="eastAsia"/>
        </w:rPr>
        <w:t>几何判据具备客观性、可量化性与可复现性优势。其中深度测量误差可控制在±1 mm范围内，面积计算精度可满足工程要求，边缘轮廓提取已有成熟的算法体系支撑。其局限性在于无法有效区分几何形态相似但工程属性存在差异的缺陷：例如浅凹坑可能为冲磨损伤，也可能为施工遗留缺陷；凸起结构可能为析出物，也可能为模板残留。</w:t>
      </w:r>
    </w:p>
    <w:p w14:paraId="0159F00E">
      <w:r>
        <w:rPr>
          <w:rFonts w:hint="eastAsia"/>
        </w:rPr>
        <w:t>语义判据具备缺陷属性辨识优势。例如色泽偏白通常对应析出物，色泽偏暗通常对应水渍，表面纹理粗糙通常对应冲磨损伤，纹理致密通常对应修补界面。其局限性在于对光照条件、色温参数、拍摄环境敏感度较高，同一对象在不同成像条件下可能产生差异显著的判识结果。</w:t>
      </w:r>
    </w:p>
    <w:p w14:paraId="725AEC99">
      <w:r>
        <w:rPr>
          <w:rFonts w:hint="eastAsia"/>
        </w:rPr>
        <w:t>本项目采用“几何判据初筛、语义判据复核”的分工机制。首先通过几何判据定位所有存在形态异常的区域，保障缺陷检出率；随后通过语义判据对各候选区域进行属性判定，降低误报率。两类判据的应用顺序不可倒置——若优先采用语义判据进行筛选，易因成像条件干扰导致真实缺陷漏检。</w:t>
      </w:r>
    </w:p>
    <w:p w14:paraId="2533AD89">
      <w:r>
        <w:rPr>
          <w:rFonts w:hint="eastAsia"/>
        </w:rPr>
        <w:t>针对几何判据与语义判据结果冲突的情形，遵循“几何主导、语义辅助”的处理规则。例如当几何判据显示深度为12 mm、语义判据显示色泽无异常时，判定为“疑似冲磨，建议人工复核”，而非直接判定为无异常。该处理原则的核心逻辑为：几何参数来源于实测数据，语义属性来源于推理判断，实测数据的可靠性优于推理判断。</w:t>
      </w:r>
    </w:p>
    <w:p w14:paraId="4A951AD7">
      <w:r>
        <w:rPr>
          <w:rFonts w:hint="eastAsia"/>
        </w:rPr>
        <w:t>判识分工机制需满足可追溯要求。每条判识结论需明确标注所依据的几何规则与语义规则，为人工复核提供明确的导向。缺乏可追溯性的黑箱判识模型，难以在项目验收阶段获得认可。</w:t>
      </w:r>
    </w:p>
    <w:p w14:paraId="55337B2D">
      <w:pPr>
        <w:pStyle w:val="6"/>
      </w:pPr>
      <w:r>
        <w:rPr>
          <w:szCs w:val="32"/>
        </w:rPr>
        <w:t>2.5.8.3 分级标准确定依据</w:t>
      </w:r>
    </w:p>
    <w:p w14:paraId="33095BB8">
      <w:r>
        <w:rPr>
          <w:rFonts w:hint="eastAsia"/>
        </w:rPr>
        <w:t>缺陷分级是成果输出的核心环节，其判定结果直接决定检修决策及检修时机的确定。分级标准设置的科学性不足，将引发过度维修导致的成本损耗，或漏修引发的安全隐患。</w:t>
      </w:r>
    </w:p>
    <w:p w14:paraId="09106AAD">
      <w:r>
        <w:rPr>
          <w:rFonts w:hint="eastAsia"/>
        </w:rPr>
        <w:t>本项目采用“三维度分级”模式，选取深度、面积、位置重要性三个指标分别进行分级，进而综合确定缺陷等级。相较于单一指标分级模式，该方法更契合工程实际需求——浅表层大面积冲磨与深层小面积冲磨的风险等级存在显著差异，对应的处置策略也有所不同。</w:t>
      </w:r>
    </w:p>
    <w:p w14:paraId="55D9379A">
      <w:r>
        <w:rPr>
          <w:rFonts w:hint="eastAsia"/>
        </w:rPr>
        <w:t>深度维度依据对结构安全与运行功能的影响程度进行划分：轻微等级指不影响结构安全与运行功能的情形，中等等级指影响表面平整度与过流性能的情形，严重等级指可能损伤钢筋保护层或破坏结构完整性的情形。分级阈值参考设计规范及同类工程经验确定，并在规则库中标注依据来源。</w:t>
      </w:r>
    </w:p>
    <w:p w14:paraId="0936F719">
      <w:r>
        <w:rPr>
          <w:rFonts w:hint="eastAsia"/>
        </w:rPr>
        <w:t>面积维度依据是否形成连续破坏区域进行划分：局部、片状、大面积三类等级。分级阈值按该部位总面积的占比确定，不同部位的占比阈值存在差异（门槽附近区域阈值敏感度更高）。</w:t>
      </w:r>
    </w:p>
    <w:p w14:paraId="1CB23FFE">
      <w:r>
        <w:t>位置重要性</w:t>
      </w:r>
      <w:r>
        <w:rPr>
          <w:rFonts w:hint="eastAsia"/>
        </w:rPr>
        <w:t>依据</w:t>
      </w:r>
      <w:r>
        <w:t>失效后果</w:t>
      </w:r>
      <w:r>
        <w:rPr>
          <w:rFonts w:hint="eastAsia"/>
        </w:rPr>
        <w:t>进行</w:t>
      </w:r>
      <w:r>
        <w:t>划分：关键部位（闸门轨道、止水座板、胸墙）、重要部位（底板主流区、侧墙下部）、一般部位</w:t>
      </w:r>
      <w:r>
        <w:rPr>
          <w:rFonts w:hint="eastAsia"/>
        </w:rPr>
        <w:t>三类</w:t>
      </w:r>
      <w:r>
        <w:t>。位置信息由结构分区数据提供，</w:t>
      </w:r>
      <w:r>
        <w:rPr>
          <w:rFonts w:hint="eastAsia"/>
        </w:rPr>
        <w:t>不通过算法推断获取。</w:t>
      </w:r>
    </w:p>
    <w:p w14:paraId="7D4DB8CE">
      <w:r>
        <w:rPr>
          <w:rFonts w:hint="eastAsia"/>
        </w:rPr>
        <w:t>综合定级采用就高原则：三个维度中任意一项达到高级别，整体缺陷等级即定为高级别。该原则采用保守判定策略，核心逻辑为漏判的风险成本高于误判的风险成本——适度过度维修具备可接受性，而漏判引发的安全事故不具备可接受性。</w:t>
      </w:r>
    </w:p>
    <w:p w14:paraId="29B7A642">
      <w:r>
        <w:rPr>
          <w:rFonts w:hint="eastAsia"/>
        </w:rPr>
        <w:t>缺陷分级还需纳入发展趋势考量。若同一缺陷的历年监测数据显示其处于快速发展阶段，即便当前等级较低，也需提升关注等级。该维度需依托历史监测数据支撑，是具备时序追溯能力的检测体系的核心价值体现。</w:t>
      </w:r>
    </w:p>
    <w:p w14:paraId="0571E95A">
      <w:pPr>
        <w:pStyle w:val="6"/>
      </w:pPr>
      <w:r>
        <w:rPr>
          <w:szCs w:val="32"/>
        </w:rPr>
        <w:t xml:space="preserve">2.5.8.4 </w:t>
      </w:r>
      <w:r>
        <w:rPr>
          <w:rFonts w:hint="eastAsia"/>
          <w:szCs w:val="32"/>
        </w:rPr>
        <w:t>规则的可解释与可调整机制</w:t>
      </w:r>
    </w:p>
    <w:p w14:paraId="7E11DE16">
      <w:r>
        <w:rPr>
          <w:rFonts w:hint="eastAsia"/>
        </w:rPr>
        <w:t>若规则库仅具备算法层面的可读性，无法满足工程应用的实用化要求。可解释性与可调整性是决定规则库能否通过甲方验收的核心属性。可解释性主要体现在三个维度：其一，单条规则采用自然语言表述，具备非技术人员可读属性；其二，所有判识结论可追溯至所触发的规则条目及各维度量化得分；其三，规则间优先级定义清晰，规则冲突时可依据优先级判定逻辑输出结论。满足上述条件后，评审专家可实现对规则逻辑的显性审查，而非被动采信算法输出结果。</w:t>
      </w:r>
    </w:p>
    <w:p w14:paraId="0E81DB45">
      <w:r>
        <w:rPr>
          <w:rFonts w:hint="eastAsia"/>
        </w:rPr>
        <w:t>可调整性以参数可配置为核心实现路径。不同水电站的混凝土强度等级、服役年限、水动力条件存在显著异质性，统一阈值体系的普适性受限。规则库将各类阈值设定为可配置参数，甲方可结合本地运行经验完成参数校准，且所有调整操作均留存可追溯记录。该机制在保持规则框架统一性的前提下，支持场景化适配调整。</w:t>
      </w:r>
    </w:p>
    <w:p w14:paraId="26C5A17D">
      <w:r>
        <w:rPr>
          <w:rFonts w:hint="eastAsia"/>
        </w:rPr>
        <w:t>可调整性需设置刚性边界约束。并非所有参数均支持自主调整，涉及结构安全的核心阈值需设定调整下限，防范为压低缺陷上报数量而恶意放宽阈值的行为。此类约束需通过系统硬编码实现，无法仅依靠管理制度完成管控。</w:t>
      </w:r>
    </w:p>
    <w:p w14:paraId="06D0ED77">
      <w:r>
        <w:rPr>
          <w:rFonts w:hint="eastAsia"/>
        </w:rPr>
        <w:t>规则可解释性同时具备人员培训价值。新进判识人员可遵循规则学习、案例研读、独立判读的进阶路径完成能力培养，规则体系成为显性知识载体，而非隐性黑箱。该机制对甲方自主技术能力的建设具备重要支撑作用。</w:t>
      </w:r>
    </w:p>
    <w:p w14:paraId="1832926C">
      <w:r>
        <w:rPr>
          <w:rFonts w:hint="eastAsia"/>
        </w:rPr>
        <w:t>需强调的是，规则库并非建成后可终身复用的静态系统，需伴随案例积累完成持续迭代：针对漏判场景补充对应规则，针对误判场景优化阈值参数，针对新型缺陷类型增设分类条目。所有修订操作需经过评审流程、版本管控及回归测试验证。将规则库作为动态资产进行长期运维，方可持续提升其判识精度。</w:t>
      </w:r>
    </w:p>
    <w:p w14:paraId="672808CE">
      <w:pPr>
        <w:pStyle w:val="6"/>
      </w:pPr>
      <w:r>
        <w:rPr>
          <w:szCs w:val="32"/>
        </w:rPr>
        <w:t>2.5.8.</w:t>
      </w:r>
      <w:r>
        <w:rPr>
          <w:rFonts w:hint="eastAsia"/>
          <w:szCs w:val="32"/>
        </w:rPr>
        <w:t>5</w:t>
      </w:r>
      <w:r>
        <w:rPr>
          <w:szCs w:val="32"/>
        </w:rPr>
        <w:t xml:space="preserve"> 分级边界的争议与处理</w:t>
      </w:r>
    </w:p>
    <w:p w14:paraId="05E6C34C">
      <w:r>
        <w:rPr>
          <w:rFonts w:hint="eastAsia"/>
        </w:rPr>
        <w:t>缺陷等级边界的界定是工程应用中争议最为集中的环节。在某次阶段评审过程中，委托方对“5 mm深度缺陷划定为中等等级”的判定标准提出异议，主张其应归属轻微等级。该争议的核心并非数值本身的合理性，而是阈值设定依据的差异性。我方提出的依据为同类工程统计结果与规范建议阈值；委托方则提出，该电站运行条件具有特殊性，5 mm深度缺陷在实际运行中未引发功能性问题。双方主张均具备合理性，矛盾核心在于等级边界阈值的制定主体与依据选择。</w:t>
      </w:r>
    </w:p>
    <w:p w14:paraId="00DEE2C6">
      <w:r>
        <w:rPr>
          <w:rFonts w:hint="eastAsia"/>
        </w:rPr>
        <w:t>针对该类争议采用三步处理流程：第一步，双方分别提交各自的判定依据，其中我方提供统计分析数据与规范条款，委托方提供电站运行记录与检修经验；第二步，引入第三方参照依据，调取该电站历史检修档案，统计分析5 mm左右深度冲磨缺陷在后续运行周期内的演化规律，判断其是否会发展为更大规模的坑蚀缺陷。该环节为处理流程的核心，其本质是采用电站自身的运行数据解答该电站的专属问题；第三步，形成折中判定方案：将5 mm深度设定为关注阈值，超过该值的缺陷纳入观察清单，但不直接判定为中等等级；将8 mm深度设定为处理阈值，超过该值的缺陷按中等等级处置。</w:t>
      </w:r>
    </w:p>
    <w:p w14:paraId="01AE8732">
      <w:r>
        <w:rPr>
          <w:rFonts w:hint="eastAsia"/>
        </w:rPr>
        <w:t>该方案的优势在于既未违背相关规范要求，又充分尊重了电站的本地化运行经验；既保障了必要的安全裕度，又避免了过度维修造成的资源损耗，最终获得双方一致认可。</w:t>
      </w:r>
    </w:p>
    <w:p w14:paraId="1F8544A9">
      <w:r>
        <w:rPr>
          <w:rFonts w:hint="eastAsia"/>
        </w:rPr>
        <w:t>该事件推动的制度性优化为：等级边界阈值不再采用统一固定标准，而是划分为设计建议值与项目确认值两个层级。设计建议值由我方依据规范要求与统计分析结果确定；项目确认值则在项目启动阶段与委托方共同商定，并纳入技术协议。该机制既保障了判定标准的专业性，又赋予委托方相应的决策权限。</w:t>
      </w:r>
    </w:p>
    <w:p w14:paraId="56A7CEE9">
      <w:r>
        <w:rPr>
          <w:rFonts w:hint="eastAsia"/>
        </w:rPr>
        <w:t>此外总结得出的实践经验为：等级边界争议的解决节点不应滞后于验收阶段。在项目启动阶段即组织分级标准的专项研讨，结合历史数据完成案例论证，相较于验收阶段针对具体缺陷等级的争议，具备更高的执行效率。</w:t>
      </w:r>
    </w:p>
    <w:p w14:paraId="7EB9A515">
      <w:pPr>
        <w:pStyle w:val="6"/>
      </w:pPr>
      <w:r>
        <w:rPr>
          <w:szCs w:val="32"/>
        </w:rPr>
        <w:t>2.5.8.</w:t>
      </w:r>
      <w:r>
        <w:rPr>
          <w:rFonts w:hint="eastAsia"/>
          <w:szCs w:val="32"/>
        </w:rPr>
        <w:t>6</w:t>
      </w:r>
      <w:r>
        <w:rPr>
          <w:szCs w:val="32"/>
        </w:rPr>
        <w:t xml:space="preserve"> 判识结果的可视化核对</w:t>
      </w:r>
    </w:p>
    <w:p w14:paraId="32FF1675">
      <w:r>
        <w:rPr>
          <w:rFonts w:hint="eastAsia"/>
        </w:rPr>
        <w:t>算法输出结果本质为结构化数据与分类标签，而工程应用端需求为具备直观解读性的可视化成果。可视化模块并非辅助性展示组件，而是核心的结果校验工具。本项目采用“三视图校验法”开展缺陷判识结果核验：其一为三维标注视图，通过色彩斑块在三维模型中标识识别得到的缺陷对象，核验空间位置的合理性；其二为深度剖面视图，沿缺陷主延展方向生成剖切截面，核验深度分布曲线是否契合缺陷实际形态；其三为影像对照视图，将缺陷区域的原始影像数据与判识结果并置呈现，核验灰度、纹理特征是否支撑当前判识结论。三类视图具备差异化校验功能：三维标注视图用于排查漏检缺陷与过度识别问题；深度剖面视图用于核验深度计算的准确性；影像对照视图用于验证缺陷属性判识的可靠性。三者协同可实现单区域缺陷的高效核验，整体核验时长控制在数分钟内。</w:t>
      </w:r>
    </w:p>
    <w:p w14:paraId="7F0D5BD8">
      <w:r>
        <w:rPr>
          <w:rFonts w:hint="eastAsia"/>
        </w:rPr>
        <w:t>核验过程中发现的偏差问题按类别采取针对性处置：空间位置偏差（标注位置与缺陷实际点位不一致）通常由影像配准误差引发；深度维度偏差通常由基准面选取不当引发；属性误判通常由语义规则缺陷或训练样本偏差引发。完成偏差类型划分后，可实现精准整改。</w:t>
      </w:r>
    </w:p>
    <w:p w14:paraId="3E896967">
      <w:r>
        <w:rPr>
          <w:rFonts w:hint="eastAsia"/>
        </w:rPr>
        <w:t>可视化模块需具备批量浏览功能。单泄洪孔洞的缺陷对象可达数百个，逐一人机交互核验的可行性较低。本项目采用“缩略图矩阵”的实现形式，将所有缺陷按尺寸梯度排序排布，支持核验人员快速筛查，可高效识别“大尺度缺陷漏标”或“小尺度缺陷重复标注”等异常问题，该粗筛方式具备较高的核验效率。</w:t>
      </w:r>
    </w:p>
    <w:p w14:paraId="389D58AE">
      <w:r>
        <w:rPr>
          <w:rFonts w:hint="eastAsia"/>
        </w:rPr>
        <w:t>核验过程需实现全流程留痕管理。各缺陷的核验状态（未核验、已确认、已修正、已剔除）均进行结构化存储，并由核验人员完成签字确认。该机制可在验收阶段清晰界定算法判识成果与人工核验成果的边界，实现责任可追溯。</w:t>
      </w:r>
    </w:p>
    <w:p w14:paraId="075FD0E6">
      <w:r>
        <w:rPr>
          <w:rFonts w:hint="eastAsia"/>
        </w:rPr>
        <w:t>需明确的是，可视化核验模块的核心目标是支撑人工研判，而非强化算法输出结论的可信度。若界面无法呈现判识依据，即使视觉呈现效果优异，仍会引发评审专家的性质疑。因此所有可视化视图均需支撑“判识依据溯源”功能，而非仅展示判识最终结果。</w:t>
      </w:r>
    </w:p>
    <w:p w14:paraId="01DDB830">
      <w:pPr>
        <w:pStyle w:val="6"/>
      </w:pPr>
      <w:r>
        <w:rPr>
          <w:szCs w:val="32"/>
        </w:rPr>
        <w:t>2.5.8.</w:t>
      </w:r>
      <w:r>
        <w:rPr>
          <w:rFonts w:hint="eastAsia"/>
          <w:szCs w:val="32"/>
        </w:rPr>
        <w:t>7</w:t>
      </w:r>
      <w:r>
        <w:rPr>
          <w:szCs w:val="32"/>
        </w:rPr>
        <w:t xml:space="preserve"> 规则库的版本与回归</w:t>
      </w:r>
    </w:p>
    <w:p w14:paraId="31EFB87E">
      <w:r>
        <w:rPr>
          <w:rFonts w:hint="eastAsia"/>
        </w:rPr>
        <w:t>规则库的每一次变更均会对历史判识成果的横向可比性产生影响，因此规则变更需参照软件工程化管理模式实施全流程管控，涵盖版本标识、变更留痕与回归测试环节。</w:t>
      </w:r>
    </w:p>
    <w:p w14:paraId="54859650">
      <w:r>
        <w:rPr>
          <w:rFonts w:hint="eastAsia"/>
        </w:rPr>
        <w:t>版本编号采用“主版本号.次版本号”的结构化形式，其中主版本号对应判定逻辑的实质性调整，包括新增缺陷类别、变更分级判定依据等操作；次版本号对应阈值参数优化或表述规范调整。所有变更操作均需留存完整档案，记录内容包含变更条目、变更动因、影响作用范围、审批责任人、生效时间。</w:t>
      </w:r>
    </w:p>
    <w:p w14:paraId="23E4520E">
      <w:r>
        <w:rPr>
          <w:rFonts w:hint="eastAsia"/>
        </w:rPr>
        <w:t>回归测试为规则变更的强制前置环节。实施流程为：选取经人工核验确认的典型缺陷样本与正常区域样本构成标准测试集，采用更新后的规则体系对测试集重新执行判识，比对输出结果与人工判读结果的一致度。若一致度出现下降，表明新规则存在逻辑缺陷，不予发布。</w:t>
      </w:r>
    </w:p>
    <w:p w14:paraId="092CB882">
      <w:r>
        <w:rPr>
          <w:rFonts w:hint="eastAsia"/>
        </w:rPr>
        <w:t>历史判识成果的处置方案需明确界定。规则版本迭代后，针对历史数据是否开展重判操作，本项目遵循“非追溯性重判原则，同时保留重判功能”的准则：已交付的判识成果维持原有结论不变，避免历史结论频繁变更引发应用端认知混乱；同时系统保留基于新规则对历史数据重算的功能，该功能服务于趋势分析场景，且输出报告需明确标注所采用的规则版本。版本信息需随成果文件同步输出。所有判识报告需标注“判识规则版本Vx.x”，确保结论可溯源至对应的规则体系。未标注版本信息的判识成果，在出现争议时无法完成追溯核查。</w:t>
      </w:r>
    </w:p>
    <w:p w14:paraId="13AF0967">
      <w:r>
        <w:rPr>
          <w:rFonts w:hint="eastAsia"/>
        </w:rPr>
        <w:t>规则库的运维责任需明确划分。设置专职“规则管理员”岗位，职责涵盖问题归集、修订提案、回归测试组织、版本发布。规则管理员不参与日常判识作业，规避利益冲突风险。此外设置规则库冻结机制。重大项目验收前三个月启动规则库冻结流程，冻结期内仅允许修复规则逻辑漏洞，不新增规则功能，规避验收阶段规则变更导致成果无法匹配的问题。冻结期结束后按既定计划发布新版本。</w:t>
      </w:r>
    </w:p>
    <w:p w14:paraId="3D087468">
      <w:pPr>
        <w:pStyle w:val="4"/>
      </w:pPr>
      <w:bookmarkStart w:id="186" w:name="_Toc32563"/>
      <w:r>
        <w:rPr>
          <w:szCs w:val="36"/>
        </w:rPr>
        <w:t>2.6 任务分解及进度安排</w:t>
      </w:r>
      <w:bookmarkEnd w:id="186"/>
    </w:p>
    <w:p w14:paraId="08669845">
      <w:r>
        <w:rPr>
          <w:rFonts w:hint="eastAsia"/>
        </w:rPr>
        <w:t>进度计划的核心效用并非体现为可视化的甘特图成果，而在于其对关键节点延误时处置策略的支撑能力。本方案在进度编排环节，针对各阶段设置两类冗余储备：其一为时间冗余，集中配置于关键路径末端，用于吸纳不可预见的延误扰动；其二为资源冗余，体现为非关键路径任务支持并行作业或周期压缩，用于进度受限时的快速补位。</w:t>
      </w:r>
    </w:p>
    <w:p w14:paraId="62EC446A">
      <w:r>
        <w:rPr>
          <w:rFonts w:hint="eastAsia"/>
        </w:rPr>
        <w:t>三座电站的作业时序规划遵循明确的技术逻辑，而非随机排布：葛洲坝作为首个作业站点，原因在于平坡场景作业条件可控性最强，适宜作为首站开展工艺验证，完成整套作业流程的试运行与作业团队的实操训练；三峡为第二作业站点，因其孔洞内作业环境复杂度更高，可检验方案在弱光、高湿、长距离作业场景下的环境适应性；向家坝为最后作业站点，原因在于其作业平台资源约束最强、单次作业有效时长最短，需依托前两站积累的工程经验提供支撑。该时序排布契合“先易后难、梯度加压”的工程验证逻辑。</w:t>
      </w:r>
    </w:p>
    <w:p w14:paraId="1D097CF0">
      <w:r>
        <w:rPr>
          <w:rFonts w:hint="eastAsia"/>
        </w:rPr>
        <w:t>进度管控方式需与项目阶段特征相匹配：方案设计与装备研制阶段采用里程碑管控与门禁评审机制，核心关注节点交付成果的质量符合性；现场实施阶段采用周度计划与日常调度机制，核心关注作业窗口期的利用效率；验收阶段采用清单核验与台账管理机制，核心关注验收资料的完整性。若采用单一管控方式覆盖全阶段，将导致管控强度失衡，出现过度管控或管控不足的问题。</w:t>
      </w:r>
    </w:p>
    <w:p w14:paraId="100AC248">
      <w:r>
        <w:rPr>
          <w:rFonts w:hint="eastAsia"/>
        </w:rPr>
        <w:t>需预先说明的是，现场作业的实际进度受气象条件、生产调度、平台可用性等多重因素影响，所有进度计划仅具备概率意义上的可行性。针对该不确定性，本方案的应对策略并非压缩计划冗余度，而是将可并行实施的工序尽可能前置、可提前筹备的资料尽可能提前编制，使现场作业仅保留必须在现场实施的工序。该策略可保障作业窗口期受限时，进度损失处于可控范围。</w:t>
      </w:r>
    </w:p>
    <w:p w14:paraId="07CBF563">
      <w:pPr>
        <w:pStyle w:val="5"/>
      </w:pPr>
      <w:bookmarkStart w:id="187" w:name="_Toc23997"/>
      <w:r>
        <w:rPr>
          <w:szCs w:val="32"/>
        </w:rPr>
        <w:t>2.6.1 总体进度安排</w:t>
      </w:r>
      <w:bookmarkEnd w:id="187"/>
    </w:p>
    <w:p w14:paraId="36919767">
      <w:r>
        <w:t>合同计划工期 970 日历天，计划开工日期 2026 年 12 月 1 日（以合同签订时间为准）。按四个阶段组织，进度安排如下</w:t>
      </w:r>
      <w:r>
        <w:rPr>
          <w:rFonts w:hint="eastAsia"/>
        </w:rPr>
        <w:t>图</w:t>
      </w:r>
      <w:r>
        <w:t>。</w:t>
      </w:r>
    </w:p>
    <w:p w14:paraId="0A6A2C5A">
      <w:pPr>
        <w:ind w:firstLine="0"/>
        <w:jc w:val="center"/>
      </w:pPr>
      <w:r>
        <w:drawing>
          <wp:inline distT="0" distB="0" distL="0" distR="0">
            <wp:extent cx="5299710" cy="2262505"/>
            <wp:effectExtent l="0" t="0" r="3810" b="8255"/>
            <wp:docPr id="1585318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8858" name="图片 1"/>
                    <pic:cNvPicPr>
                      <a:picLocks noChangeAspect="1"/>
                    </pic:cNvPicPr>
                  </pic:nvPicPr>
                  <pic:blipFill>
                    <a:blip r:embed="rId94"/>
                    <a:stretch>
                      <a:fillRect/>
                    </a:stretch>
                  </pic:blipFill>
                  <pic:spPr>
                    <a:xfrm>
                      <a:off x="0" y="0"/>
                      <a:ext cx="5304546" cy="2264981"/>
                    </a:xfrm>
                    <a:prstGeom prst="rect">
                      <a:avLst/>
                    </a:prstGeom>
                  </pic:spPr>
                </pic:pic>
              </a:graphicData>
            </a:graphic>
          </wp:inline>
        </w:drawing>
      </w:r>
    </w:p>
    <w:p w14:paraId="26343BAF">
      <w:pPr>
        <w:spacing w:after="200" w:line="280" w:lineRule="auto"/>
        <w:ind w:firstLine="0"/>
        <w:jc w:val="center"/>
      </w:pPr>
      <w:r>
        <w:rPr>
          <w:sz w:val="21"/>
          <w:szCs w:val="21"/>
        </w:rPr>
        <w:t>图 2-4</w:t>
      </w:r>
      <w:r>
        <w:rPr>
          <w:rFonts w:hint="eastAsia"/>
          <w:sz w:val="21"/>
          <w:szCs w:val="21"/>
        </w:rPr>
        <w:t>0</w:t>
      </w:r>
      <w:r>
        <w:rPr>
          <w:sz w:val="21"/>
          <w:szCs w:val="21"/>
        </w:rPr>
        <w:t xml:space="preserve">  项目总体进度甘特图（合同签订后月）</w:t>
      </w:r>
    </w:p>
    <w:p w14:paraId="3CE26AE3">
      <w:pPr>
        <w:pStyle w:val="5"/>
      </w:pPr>
      <w:bookmarkStart w:id="188" w:name="_Toc7923"/>
      <w:r>
        <w:rPr>
          <w:szCs w:val="32"/>
        </w:rPr>
        <w:t>2.6.</w:t>
      </w:r>
      <w:r>
        <w:rPr>
          <w:rFonts w:hint="eastAsia"/>
          <w:szCs w:val="32"/>
        </w:rPr>
        <w:t>2</w:t>
      </w:r>
      <w:r>
        <w:rPr>
          <w:szCs w:val="32"/>
        </w:rPr>
        <w:t xml:space="preserve"> 进度保障措施</w:t>
      </w:r>
      <w:bookmarkEnd w:id="188"/>
    </w:p>
    <w:p w14:paraId="552B56C9">
      <w:r>
        <w:t>（1）计划分级。实行</w:t>
      </w:r>
      <w:r>
        <w:rPr>
          <w:rFonts w:hint="eastAsia"/>
        </w:rPr>
        <w:t>“</w:t>
      </w:r>
      <w:r>
        <w:t>总控计划</w:t>
      </w:r>
      <w:r>
        <w:rPr>
          <w:rFonts w:hint="eastAsia"/>
        </w:rPr>
        <w:t>-</w:t>
      </w:r>
      <w:r>
        <w:t>阶段计划</w:t>
      </w:r>
      <w:r>
        <w:rPr>
          <w:rFonts w:hint="eastAsia"/>
        </w:rPr>
        <w:t>-</w:t>
      </w:r>
      <w:r>
        <w:t>月度计划</w:t>
      </w:r>
      <w:r>
        <w:rPr>
          <w:rFonts w:hint="eastAsia"/>
        </w:rPr>
        <w:t>-</w:t>
      </w:r>
      <w:r>
        <w:t>周计划</w:t>
      </w:r>
      <w:r>
        <w:rPr>
          <w:rFonts w:hint="eastAsia"/>
        </w:rPr>
        <w:t>”</w:t>
      </w:r>
      <w:r>
        <w:t>四级计划管理，周计划细化到人到天。</w:t>
      </w:r>
    </w:p>
    <w:p w14:paraId="7AAD526E">
      <w:r>
        <w:t>（2）周例会与月报。每周召开项目例会，检查进度、质量、安全、风险；每月向甲方提交月报。</w:t>
      </w:r>
    </w:p>
    <w:p w14:paraId="66403800">
      <w:r>
        <w:t>（3）资源前置。关键长周期物资（工业相机、激光雷达、国产计算机、GPU 工作站）在合同签订后 30 日内下单，预留 60 天供货缓冲。</w:t>
      </w:r>
    </w:p>
    <w:p w14:paraId="48B14386">
      <w:r>
        <w:t>（4）并行作业。三站现场作业并行；硬件试制与软件开发并行；测试准备与优化开发并行。</w:t>
      </w:r>
    </w:p>
    <w:p w14:paraId="53783841">
      <w:r>
        <w:t>（5）缓冲设置。在关键路径各阶段设置 10%～15% 的时间缓冲；总进度预留 30 天机动时间。</w:t>
      </w:r>
    </w:p>
    <w:p w14:paraId="461307E1">
      <w:r>
        <w:t>（6）预警机制。当任一里程碑偏差超过 15 天时启动黄色预警，超过 30 天启动红色预警，由项目负责人组织专项纠偏并报甲方。</w:t>
      </w:r>
    </w:p>
    <w:p w14:paraId="63221CA7">
      <w:r>
        <w:t>（7）窗口管理。岁修窗口前 60 天完成人员准入、设备检定、方案报审；窗口前 15 天完成设备发运；窗口期间实行</w:t>
      </w:r>
      <w:r>
        <w:rPr>
          <w:rFonts w:hint="eastAsia"/>
        </w:rPr>
        <w:t>“</w:t>
      </w:r>
      <w:r>
        <w:t>日调度</w:t>
      </w:r>
      <w:r>
        <w:rPr>
          <w:rFonts w:hint="eastAsia"/>
        </w:rPr>
        <w:t>”</w:t>
      </w:r>
      <w:r>
        <w:t>。</w:t>
      </w:r>
    </w:p>
    <w:p w14:paraId="2EB20B4F">
      <w:pPr>
        <w:pStyle w:val="5"/>
      </w:pPr>
      <w:bookmarkStart w:id="189" w:name="_Toc646"/>
      <w:r>
        <w:rPr>
          <w:szCs w:val="32"/>
        </w:rPr>
        <w:t>2.6.</w:t>
      </w:r>
      <w:r>
        <w:rPr>
          <w:rFonts w:hint="eastAsia"/>
          <w:szCs w:val="32"/>
        </w:rPr>
        <w:t>3</w:t>
      </w:r>
      <w:r>
        <w:rPr>
          <w:szCs w:val="32"/>
        </w:rPr>
        <w:t xml:space="preserve"> 进度计划的编制方法与工具</w:t>
      </w:r>
      <w:bookmarkEnd w:id="189"/>
    </w:p>
    <w:p w14:paraId="7F68AAF7">
      <w:r>
        <w:rPr>
          <w:rFonts w:hint="eastAsia"/>
        </w:rPr>
        <w:t>进度计划并非任务序列的简单线性罗列，其核心功能在于明确回应三类关键问题：各阶段的具体执行事项、对应执行责任人，以及执行受阻时的应对方案。本项目进度编制与管理采用“三级计划、一套数据”的管控模式。第一层级为总控计划，覆盖970日历天的全周期，按四个阶段划分，标识里程碑节点与关键路径。总控计划仅体现阶段划分与核心任务，颗粒度较粗，主要用于甲方汇报与内部总体进度管控。第二层级为阶段计划，按阶段细化至月度维度，列明各月度的具体任务、交付成果、责任部门与资源需求。第三层级为周计划，按周细化至执行个体，列明各人员每日的核心工作与产出成果。三级计划间为层级分解关系，下一级计划不得与上一级计划产生逻辑冲突；确需调整的，需先完成上一级计划的修订。</w:t>
      </w:r>
    </w:p>
    <w:p w14:paraId="6D73BAB1">
      <w:r>
        <w:rPr>
          <w:rFonts w:hint="eastAsia"/>
        </w:rPr>
        <w:t>进度编制采用关键路径法（Critical Path Method, CPM）。首先梳理任务间的逻辑关联：明确紧前紧后（完成-开始）关系、可并行实施的任务，以及需依托外部输入的任务（如甲方提供资料、运行单位安排作业窗口）。其次估算各任务的持续时长，估算依据为同类工程历史数据与作业定额，避免主观经验赋值。最终计算各任务的最早开始时间、最晚开始时间与总浮动时间，总浮动时间为零的任务构成关键路径。关键路径上的任务每产生1天的延误，将直接导致项目整体周期延长1天，因此该类任务为资源保障的优先对象。</w:t>
      </w:r>
    </w:p>
    <w:p w14:paraId="0BCE06F9">
      <w:r>
        <w:rPr>
          <w:rFonts w:hint="eastAsia"/>
        </w:rPr>
        <w:t>资源平衡为进度编制环节的强制流程。将人力资源与设备资源按时间维度排布，排查是否存在同一作业主体在同一时段被分配三项及以上任务的资源冲突问题。若存在冲突，可采取的处置方式包括调整任务时序、补充资源配置或接受进度延期。本方案的处置优先级为：优先调整任务时序（将非关键路径任务后移），其次补充资源配置（临时内部调配或外部协作），最后考虑进度延期，且进度延期需提前履行报备程序，不得至截止节点方才告知。</w:t>
      </w:r>
    </w:p>
    <w:p w14:paraId="79EE3CDE">
      <w:r>
        <w:rPr>
          <w:rFonts w:hint="eastAsia"/>
        </w:rPr>
        <w:t>工具应用层面，采用项目管理软件维护任务清单、依赖关系、资源配置与进度状态，输出甘特图与资源负荷曲线；采用共享文档维护周计划与任务台账；采用例会纪要记录计划变更的决议与依据。工具应用的核心目标为保障所有项目相关方获取统一的计划信息，为此设定规范：所有计划变更需在项目管理软件中完成更新后方可生效，口头通知不具备效力；变更完成后24小时内，需同步告知所有相关方。</w:t>
      </w:r>
    </w:p>
    <w:p w14:paraId="43A21C9D">
      <w:r>
        <w:rPr>
          <w:rFonts w:hint="eastAsia"/>
        </w:rPr>
        <w:t>计划的可执行性依托任务明确定义予以保障。每项任务需明确载明输入条件、输出成果、完成判定标准、责任主体与协作主体。凡无法明确完成判定标准的任务，均定义为任务界定模糊，需重新进行工作分解。该要求虽流程繁琐，但可有效规避大量因认知偏差导致交付不符的协作纠纷。</w:t>
      </w:r>
    </w:p>
    <w:p w14:paraId="3D309890">
      <w:pPr>
        <w:pStyle w:val="5"/>
      </w:pPr>
      <w:bookmarkStart w:id="190" w:name="_Toc26909"/>
      <w:r>
        <w:rPr>
          <w:szCs w:val="32"/>
        </w:rPr>
        <w:t>2.6.</w:t>
      </w:r>
      <w:r>
        <w:rPr>
          <w:rFonts w:hint="eastAsia"/>
          <w:szCs w:val="32"/>
        </w:rPr>
        <w:t>4</w:t>
      </w:r>
      <w:r>
        <w:rPr>
          <w:szCs w:val="32"/>
        </w:rPr>
        <w:t xml:space="preserve"> 进度偏差的识别与纠正</w:t>
      </w:r>
      <w:bookmarkEnd w:id="190"/>
    </w:p>
    <w:p w14:paraId="0C59AAE0">
      <w:r>
        <w:rPr>
          <w:rFonts w:hint="eastAsia"/>
        </w:rPr>
        <w:t>偏差识别采用三类量化指标：其一为进度偏差（Schedule Variance, SV），即已完工作预算价值与计划工作预算价值的差值，负值表征进度滞后；其二为进度绩效指数（Schedule Performance Index, SPI），即已完工作预算价值与计划工作预算价值的比值，数值小于1表征进度滞后，数值低于0.9时需启动干预程序；其三为里程碑达成率，即计划周期内应达成里程碑的实际完成比例，数值低于80%时需启动专项分析。上述指标按周计算并在项目周报中公示，确保进度状态透明化。</w:t>
      </w:r>
    </w:p>
    <w:p w14:paraId="66FD0FB1">
      <w:r>
        <w:rPr>
          <w:rFonts w:hint="eastAsia"/>
        </w:rPr>
        <w:t>偏差成因分为四类，对应差异化处置策略：第一类为资源供给不足，表现为任务开工率偏低或推进速率缓慢，处置方式为补充资源配置或调整任务优先级；第二类为技术瓶颈制约，表现为既定技术指标长期无法达成，处置方式为启动备选技术方案或加大技术攻关资源投入；第三类为外部条件约束，表现为甲方资料交付延迟、作业窗口期未获批、行政审批未完成，处置方式为强化协同沟通、履行书面催办程序、调整非关键路径任务以填补作业空档；第四类为估算误差，表现为任务实施复杂度超出预期，处置方式为修正后续同类任务的估算参数，并评估其对项目总工期的影响。</w:t>
      </w:r>
    </w:p>
    <w:p w14:paraId="154FDB9C">
      <w:r>
        <w:rPr>
          <w:rFonts w:hint="eastAsia"/>
        </w:rPr>
        <w:t>纠正措施实施分级管控：轻微偏差（SPI处于0.9～1区间）由项目团队内部完成调整，无需向甲方报备；中度偏差（SPI处于0.8～0.9区间）需上报项目负责人，制定专项纠正计划并开展跟踪管控；严重偏差（SPI低于0.8或对里程碑节点构成影响）需向甲方提交书面报告，明确偏差成因、影响范围、应对措施及需甲方协同的事项。分级管控的核心目标并非信息隐瞒，而是规避过度汇报引发的沟通效率损耗，同时保障重大偏差信息的有效传递。</w:t>
      </w:r>
    </w:p>
    <w:p w14:paraId="33A8AF23">
      <w:r>
        <w:rPr>
          <w:rFonts w:hint="eastAsia"/>
        </w:rPr>
        <w:t>赶工与快速跟进为两类常用进度纠偏手段，二者均伴随额外实施代价：赶工通过追加资源或延长作业时长实现进度压缩，代价为成本上升与质量管控风险；快速跟进通过将串行任务调整为并行实施压缩工期，代价为返工概率提升。本方案对两类手段设定管控红线：安全关联工序不得实施赶工，质量控制节点不得省略，交叉作业须配套隔离防护措施。突破红线的“纠偏”本质为风险后置，不具备实质性问题解决效力。</w:t>
      </w:r>
    </w:p>
    <w:p w14:paraId="6953A5C8">
      <w:r>
        <w:rPr>
          <w:rFonts w:hint="eastAsia"/>
        </w:rPr>
        <w:t>纠偏成效需通过量化验证：措施实施两周后，重新计算进度指标，评估偏差收敛程度。若偏差未呈现收敛趋势，则判定措施无效，需更换纠偏方案，避免在无效措施上持续投入资源。该“两周验证”规则可有效规避项目沿错误纠偏方向持续偏离目标的风险。</w:t>
      </w:r>
    </w:p>
    <w:p w14:paraId="490BE237">
      <w:pPr>
        <w:pStyle w:val="5"/>
      </w:pPr>
      <w:bookmarkStart w:id="191" w:name="_Toc11411"/>
      <w:r>
        <w:rPr>
          <w:szCs w:val="32"/>
        </w:rPr>
        <w:t>2.6.</w:t>
      </w:r>
      <w:r>
        <w:rPr>
          <w:rFonts w:hint="eastAsia"/>
          <w:szCs w:val="32"/>
        </w:rPr>
        <w:t>5</w:t>
      </w:r>
      <w:r>
        <w:rPr>
          <w:szCs w:val="32"/>
        </w:rPr>
        <w:t xml:space="preserve"> 与甲方运行计划的对接</w:t>
      </w:r>
      <w:bookmarkEnd w:id="191"/>
    </w:p>
    <w:p w14:paraId="67F23BC8">
      <w:r>
        <w:rPr>
          <w:rFonts w:hint="eastAsia"/>
        </w:rPr>
        <w:t>本项目作业实施区域为已投运电站的泄洪设施通道。鉴于作业实施条件及窗口期主要由电站运行调度安排决定，受外部制约程度较高，非施工方可自主调控范畴，因此进度管理需将作业计划与电站运行调度方案的协同对接作为核心工作主线，而非临时性协调事务。</w:t>
      </w:r>
    </w:p>
    <w:p w14:paraId="52EC65C2">
      <w:r>
        <w:rPr>
          <w:rFonts w:hint="eastAsia"/>
        </w:rPr>
        <w:t>协同对接的首要环节为获取运行计划信息。合同签订后即向甲方索取年度检修计划、防洪度汛安排、机组检修窗口、闸门操作计划，梳理形成“可用窗口清单”。清单需细化至具体孔位、日期及时段，不可仅获取模糊时段信息。针对无法获取确切计划的情形，按最保守假设进行排布，并预留充足缓冲空间。</w:t>
      </w:r>
    </w:p>
    <w:p w14:paraId="5208B837">
      <w:r>
        <w:rPr>
          <w:rFonts w:hint="eastAsia"/>
        </w:rPr>
        <w:t>其次为将项目计划嵌入运行计划体系。具体做法为将项目的关键作业时段与运行窗口相对齐，将不受窗口限制的工作（设计、制造、软件开发、内业处理）安排在窗口之外，形成“窗口期开展现场作业、非窗口期开展内业工作”的节奏。该排布方式的优势在于：即便运行窗口推迟，内业工作仍可正常推进，保障项目整体进度不受严重影响。</w:t>
      </w:r>
    </w:p>
    <w:p w14:paraId="338FEFAC">
      <w:r>
        <w:rPr>
          <w:rFonts w:hint="eastAsia"/>
        </w:rPr>
        <w:t>第三为建立作业窗口确认机制。每个窗口启动前15天，向运行单位提交作业申请，明确作业内容、人员、设备、时段、安全措施与应急方案；提前7天确认相关事项，提前3天再次复核，提前1天完成现场对接。三次确认流程虽存在形式上的重复性，但各环节确认对象存在差异：15天确认核心为作业可行性，7天确认核心为资源配置完备性，3天确认核心为是否存在临时变动，1天确认核心为现场作业条件是否达标。该机制可显著降低“到场后方发现无法作业”的发生概率。</w:t>
      </w:r>
    </w:p>
    <w:p w14:paraId="33EA5D38">
      <w:r>
        <w:rPr>
          <w:rFonts w:hint="eastAsia"/>
        </w:rPr>
        <w:t>第四为建立窗口变化应急处置机制。当作业窗口被压缩时，优先保障关键工序（控制测量、关键部位扫描）实施，将可延后工作（补充测量、辅助扫描）顺延至下一窗口；当作业窗口被取消时，立即启动备用方案，将人员与设备调配至其他孔位或电站，避免资源闲置。备用方案需提前拟定，不可临时制定。</w:t>
      </w:r>
    </w:p>
    <w:p w14:paraId="41070EFA">
      <w:r>
        <w:rPr>
          <w:rFonts w:hint="eastAsia"/>
        </w:rPr>
        <w:t>第五为开展窗口使用效率复盘评估。每个窗口结束后，对以下指标进行统计：计划作业时间、实际作业时间、有效作业时间、等待时间、损失原因。有效作业时间占计划时间的比例（窗口利用率）为核心考核指标，若该比例低于70%，需深入分析成因——是否为前期准备不足、人员操作熟练度不足，或外部干扰因素过多。复盘结论将用于优化后续窗口的作业安排。</w:t>
      </w:r>
    </w:p>
    <w:p w14:paraId="46D65A4C">
      <w:r>
        <w:rPr>
          <w:rFonts w:hint="eastAsia"/>
        </w:rPr>
        <w:t>需明确的是，与运行计划的对接并非单向协作请求，而是双向专业协同。我方需主动提供作业方案、安全措施与运行影响分析，协助运行单位快速评估“作业实施是否影响电站运行”；同时需充分考量运行单位的顾虑，将作业安排在对其运行影响最小的时段。该双向协同机制为窗口顺利获批的核心基础，亦是长期合作的重要前提。</w:t>
      </w:r>
    </w:p>
    <w:p w14:paraId="2852E868">
      <w:pPr>
        <w:pStyle w:val="4"/>
      </w:pPr>
      <w:bookmarkStart w:id="192" w:name="_Toc15082"/>
      <w:r>
        <w:rPr>
          <w:szCs w:val="36"/>
        </w:rPr>
        <w:t>2.7 技术服务</w:t>
      </w:r>
      <w:bookmarkEnd w:id="192"/>
    </w:p>
    <w:p w14:paraId="0FAAAC9C">
      <w:pPr>
        <w:pStyle w:val="5"/>
      </w:pPr>
      <w:bookmarkStart w:id="193" w:name="_Toc2665"/>
      <w:r>
        <w:rPr>
          <w:szCs w:val="32"/>
        </w:rPr>
        <w:t>2.7.1 培训计划与方案</w:t>
      </w:r>
      <w:bookmarkEnd w:id="193"/>
    </w:p>
    <w:p w14:paraId="21AC9372">
      <w:pPr>
        <w:pStyle w:val="6"/>
      </w:pPr>
      <w:r>
        <w:rPr>
          <w:szCs w:val="32"/>
        </w:rPr>
        <w:t>2.7.1.1 培训目标</w:t>
      </w:r>
    </w:p>
    <w:p w14:paraId="74A14DC9">
      <w:r>
        <w:t>使甲方技术人员能够独立完成装备的架设、标定、采集、数据处理、缺陷复核、报告输出与日常维护，具备常见故障的判断与处置能力。</w:t>
      </w:r>
    </w:p>
    <w:p w14:paraId="6B31FBE6">
      <w:pPr>
        <w:pStyle w:val="6"/>
      </w:pPr>
      <w:r>
        <w:rPr>
          <w:szCs w:val="32"/>
        </w:rPr>
        <w:t>2.7.1.</w:t>
      </w:r>
      <w:r>
        <w:rPr>
          <w:rFonts w:hint="eastAsia"/>
          <w:szCs w:val="32"/>
        </w:rPr>
        <w:t>2</w:t>
      </w:r>
      <w:r>
        <w:rPr>
          <w:szCs w:val="32"/>
        </w:rPr>
        <w:t xml:space="preserve"> 培训方式</w:t>
      </w:r>
    </w:p>
    <w:p w14:paraId="77998556">
      <w:r>
        <w:t>采用</w:t>
      </w:r>
      <w:r>
        <w:rPr>
          <w:rFonts w:hint="eastAsia"/>
        </w:rPr>
        <w:t>“</w:t>
      </w:r>
      <w:r>
        <w:t>课堂讲授 + 实操演练 + 案例研讨 + 考核</w:t>
      </w:r>
      <w:r>
        <w:rPr>
          <w:rFonts w:hint="eastAsia"/>
        </w:rPr>
        <w:t>”</w:t>
      </w:r>
      <w:r>
        <w:t>四位一体方式：课堂讲授占 40%，实操演练占 45%，案例研讨占 10%，考核占 5%。实操在 1:1 模拟场景或真实现场进行，确保每人至少完成 1 次完整作业流程。</w:t>
      </w:r>
    </w:p>
    <w:p w14:paraId="579D2BE7">
      <w:pPr>
        <w:pStyle w:val="6"/>
      </w:pPr>
      <w:r>
        <w:rPr>
          <w:szCs w:val="32"/>
        </w:rPr>
        <w:t>2.7.1.</w:t>
      </w:r>
      <w:r>
        <w:rPr>
          <w:rFonts w:hint="eastAsia"/>
          <w:szCs w:val="32"/>
        </w:rPr>
        <w:t>3</w:t>
      </w:r>
      <w:r>
        <w:rPr>
          <w:szCs w:val="32"/>
        </w:rPr>
        <w:t xml:space="preserve"> 培训资料</w:t>
      </w:r>
    </w:p>
    <w:p w14:paraId="43AA19E7">
      <w:r>
        <w:t>提供纸质与电子版培训教材、操作手册、快速入门卡、故障排查手册、教学视频；培训资料随装备一并交付，甲方可内部复用。</w:t>
      </w:r>
    </w:p>
    <w:p w14:paraId="6FB09CB7">
      <w:pPr>
        <w:pStyle w:val="6"/>
      </w:pPr>
      <w:r>
        <w:rPr>
          <w:szCs w:val="32"/>
        </w:rPr>
        <w:t>2.7.1.</w:t>
      </w:r>
      <w:r>
        <w:rPr>
          <w:rFonts w:hint="eastAsia"/>
          <w:szCs w:val="32"/>
        </w:rPr>
        <w:t>4</w:t>
      </w:r>
      <w:r>
        <w:rPr>
          <w:szCs w:val="32"/>
        </w:rPr>
        <w:t xml:space="preserve"> 培训考核与跟踪</w:t>
      </w:r>
    </w:p>
    <w:p w14:paraId="6579049A">
      <w:r>
        <w:t>培训结束进行理论（闭卷）与实操（限时完成指定任务）考核，合格率目标 100%；不合格者安排补训。培训后 3 个月内提供远程答疑，每月 1 次线上答疑会。</w:t>
      </w:r>
    </w:p>
    <w:p w14:paraId="6EB265FA">
      <w:pPr>
        <w:pStyle w:val="5"/>
      </w:pPr>
      <w:bookmarkStart w:id="194" w:name="_Toc24146"/>
      <w:r>
        <w:rPr>
          <w:szCs w:val="32"/>
        </w:rPr>
        <w:t>2.7.2 质保期内的保障措施</w:t>
      </w:r>
      <w:bookmarkEnd w:id="194"/>
    </w:p>
    <w:p w14:paraId="4CFF2673">
      <w:r>
        <w:rPr>
          <w:rFonts w:hint="eastAsia"/>
        </w:rPr>
        <w:t>质保期为2年，自合同完工验收资料通过甲方审核之日起计算。质保期内，所提供的各类服务以及硬件、软件均不收取任何费用。同时，在质保期内建立“一机一档”的设备档案，详细记录每次维护、故障处理及部件更换情况，并每年提交一次质保服务报告。</w:t>
      </w:r>
    </w:p>
    <w:p w14:paraId="7372E2B7">
      <w:pPr>
        <w:pStyle w:val="5"/>
      </w:pPr>
      <w:bookmarkStart w:id="195" w:name="_Toc17818"/>
      <w:r>
        <w:rPr>
          <w:szCs w:val="32"/>
        </w:rPr>
        <w:t>2.7.3 维保服务体系及实施措施</w:t>
      </w:r>
      <w:bookmarkEnd w:id="195"/>
    </w:p>
    <w:p w14:paraId="197077A0">
      <w:pPr>
        <w:pStyle w:val="6"/>
      </w:pPr>
      <w:r>
        <w:rPr>
          <w:szCs w:val="32"/>
        </w:rPr>
        <w:t>2.7.3.1 服务体系</w:t>
      </w:r>
    </w:p>
    <w:p w14:paraId="0AA9F365">
      <w:r>
        <w:t>建立</w:t>
      </w:r>
      <w:r>
        <w:rPr>
          <w:rFonts w:hint="eastAsia"/>
        </w:rPr>
        <w:t>“</w:t>
      </w:r>
      <w:r>
        <w:t>三级响应</w:t>
      </w:r>
      <w:r>
        <w:rPr>
          <w:rFonts w:hint="eastAsia"/>
        </w:rPr>
        <w:t>”</w:t>
      </w:r>
      <w:r>
        <w:t>服务体系：</w:t>
      </w:r>
    </w:p>
    <w:p w14:paraId="34EB1AFF">
      <w:r>
        <w:t>一级（一线支持）：项目组技术人员，负责日常咨询、远程指导、常见问题处置。</w:t>
      </w:r>
    </w:p>
    <w:p w14:paraId="3A77700B">
      <w:r>
        <w:t>二级（专业支持）：软件/硬件研发工程师，负责复杂故障诊断、补丁开发、部件更换。</w:t>
      </w:r>
    </w:p>
    <w:p w14:paraId="131233CF">
      <w:r>
        <w:t>三级（原厂支持）：关键部件原厂（相机、激光雷达、计算机、全站仪、RTK），负责深度维修与备件供应。</w:t>
      </w:r>
    </w:p>
    <w:p w14:paraId="3C5A4F8F">
      <w:pPr>
        <w:pStyle w:val="6"/>
      </w:pPr>
      <w:r>
        <w:rPr>
          <w:szCs w:val="32"/>
        </w:rPr>
        <w:t>2.7.3.2 服务渠道</w:t>
      </w:r>
    </w:p>
    <w:p w14:paraId="6FAB061A">
      <w:r>
        <w:t>提供 7×24 小时不间断电话响应，同时开通企业微信/邮件/远程桌面三种渠道；建立服务工单系统，工单全程可查、超时预警。</w:t>
      </w:r>
    </w:p>
    <w:p w14:paraId="0F15F588">
      <w:pPr>
        <w:pStyle w:val="6"/>
      </w:pPr>
      <w:r>
        <w:rPr>
          <w:szCs w:val="32"/>
        </w:rPr>
        <w:t>2.7.3.3 备件保障</w:t>
      </w:r>
    </w:p>
    <w:p w14:paraId="58790D0A">
      <w:r>
        <w:t>在宜昌设立备件库，储备易损件（电池、线缆、快换接口、相机模组、存储介质等），常用备件 24 h 内可达三座电站；关键备件与原厂签订供货协议，保证 5 个工作日内到货。</w:t>
      </w:r>
    </w:p>
    <w:p w14:paraId="36F62009">
      <w:pPr>
        <w:pStyle w:val="6"/>
      </w:pPr>
      <w:r>
        <w:rPr>
          <w:szCs w:val="32"/>
        </w:rPr>
        <w:t>2.7.3.4 主动服务</w:t>
      </w:r>
    </w:p>
    <w:p w14:paraId="1B37C639">
      <w:r>
        <w:t>每季度开展 1 次远程健康检查（设备日志、精度趋势、软件版本）；每半年开展 1 次现场巡检；每年出具 1 份装备健康评估报告，提出更新与优化建议。</w:t>
      </w:r>
    </w:p>
    <w:p w14:paraId="45BC4116">
      <w:pPr>
        <w:pStyle w:val="6"/>
      </w:pPr>
      <w:r>
        <w:rPr>
          <w:szCs w:val="32"/>
        </w:rPr>
        <w:t>2.7.3.5 服务承诺</w:t>
      </w:r>
    </w:p>
    <w:p w14:paraId="6219D4AA">
      <w:r>
        <w:t>（1）质保期内不因服务收取任何费用（人为损坏与不可抗力除外，按成本价收取）。</w:t>
      </w:r>
    </w:p>
    <w:p w14:paraId="14005846">
      <w:r>
        <w:t>（2）故障未排除前，提供备用设备或替代方案，保证甲方检查工作不中断。</w:t>
      </w:r>
    </w:p>
    <w:p w14:paraId="6C473916">
      <w:r>
        <w:t>（3）软件升级在质保期内免费；质保期后提供不少于 5 年的有偿升级服务。</w:t>
      </w:r>
    </w:p>
    <w:p w14:paraId="03660206">
      <w:r>
        <w:t>（4）服务人员进入现场遵守甲方安全管理规定，购买相应保险。</w:t>
      </w:r>
    </w:p>
    <w:p w14:paraId="7B684B8F">
      <w:pPr>
        <w:pStyle w:val="5"/>
      </w:pPr>
      <w:bookmarkStart w:id="196" w:name="_Toc10283"/>
      <w:r>
        <w:rPr>
          <w:szCs w:val="32"/>
        </w:rPr>
        <w:t>2.7.4 常见问题与处置</w:t>
      </w:r>
      <w:bookmarkEnd w:id="196"/>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67"/>
        <w:gridCol w:w="2200"/>
        <w:gridCol w:w="2678"/>
        <w:gridCol w:w="3155"/>
      </w:tblGrid>
      <w:tr w14:paraId="284E7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67" w:type="dxa"/>
            <w:shd w:val="clear" w:color="auto" w:fill="E7E6E6"/>
            <w:vAlign w:val="center"/>
          </w:tcPr>
          <w:p w14:paraId="6B27B3AB">
            <w:pPr>
              <w:snapToGrid w:val="0"/>
              <w:spacing w:before="70" w:after="70" w:line="240" w:lineRule="auto"/>
              <w:ind w:firstLine="0"/>
              <w:jc w:val="center"/>
              <w:rPr>
                <w:b/>
                <w:sz w:val="21"/>
              </w:rPr>
            </w:pPr>
            <w:r>
              <w:rPr>
                <w:b/>
                <w:sz w:val="21"/>
                <w:szCs w:val="21"/>
              </w:rPr>
              <w:t>序号</w:t>
            </w:r>
          </w:p>
        </w:tc>
        <w:tc>
          <w:tcPr>
            <w:tcW w:w="2200" w:type="dxa"/>
            <w:shd w:val="clear" w:color="auto" w:fill="E7E6E6"/>
            <w:vAlign w:val="center"/>
          </w:tcPr>
          <w:p w14:paraId="6D2497BC">
            <w:pPr>
              <w:snapToGrid w:val="0"/>
              <w:spacing w:before="70" w:after="70" w:line="240" w:lineRule="auto"/>
              <w:ind w:firstLine="0"/>
              <w:jc w:val="center"/>
              <w:rPr>
                <w:b/>
                <w:sz w:val="21"/>
              </w:rPr>
            </w:pPr>
            <w:r>
              <w:rPr>
                <w:b/>
                <w:sz w:val="21"/>
                <w:szCs w:val="21"/>
              </w:rPr>
              <w:t>问题</w:t>
            </w:r>
          </w:p>
        </w:tc>
        <w:tc>
          <w:tcPr>
            <w:tcW w:w="2678" w:type="dxa"/>
            <w:shd w:val="clear" w:color="auto" w:fill="E7E6E6"/>
            <w:vAlign w:val="center"/>
          </w:tcPr>
          <w:p w14:paraId="2FDE07CD">
            <w:pPr>
              <w:snapToGrid w:val="0"/>
              <w:spacing w:before="70" w:after="70" w:line="240" w:lineRule="auto"/>
              <w:ind w:firstLine="0"/>
              <w:jc w:val="center"/>
              <w:rPr>
                <w:b/>
                <w:sz w:val="21"/>
              </w:rPr>
            </w:pPr>
            <w:r>
              <w:rPr>
                <w:b/>
                <w:sz w:val="21"/>
                <w:szCs w:val="21"/>
              </w:rPr>
              <w:t>可能原因</w:t>
            </w:r>
          </w:p>
        </w:tc>
        <w:tc>
          <w:tcPr>
            <w:tcW w:w="3155" w:type="dxa"/>
            <w:shd w:val="clear" w:color="auto" w:fill="E7E6E6"/>
            <w:vAlign w:val="center"/>
          </w:tcPr>
          <w:p w14:paraId="73DE0ABA">
            <w:pPr>
              <w:snapToGrid w:val="0"/>
              <w:spacing w:before="70" w:after="70" w:line="240" w:lineRule="auto"/>
              <w:ind w:firstLine="0"/>
              <w:jc w:val="center"/>
              <w:rPr>
                <w:b/>
                <w:sz w:val="21"/>
              </w:rPr>
            </w:pPr>
            <w:r>
              <w:rPr>
                <w:b/>
                <w:sz w:val="21"/>
                <w:szCs w:val="21"/>
              </w:rPr>
              <w:t>处置建议</w:t>
            </w:r>
          </w:p>
        </w:tc>
      </w:tr>
      <w:tr w14:paraId="400C6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65570BF3">
            <w:pPr>
              <w:snapToGrid w:val="0"/>
              <w:spacing w:before="70" w:after="70" w:line="240" w:lineRule="auto"/>
              <w:ind w:firstLine="0"/>
              <w:jc w:val="center"/>
              <w:rPr>
                <w:sz w:val="21"/>
              </w:rPr>
            </w:pPr>
            <w:r>
              <w:rPr>
                <w:sz w:val="21"/>
                <w:szCs w:val="21"/>
              </w:rPr>
              <w:t>1</w:t>
            </w:r>
          </w:p>
        </w:tc>
        <w:tc>
          <w:tcPr>
            <w:tcW w:w="2200" w:type="dxa"/>
            <w:vAlign w:val="center"/>
          </w:tcPr>
          <w:p w14:paraId="57725B9E">
            <w:pPr>
              <w:snapToGrid w:val="0"/>
              <w:spacing w:before="70" w:after="70" w:line="240" w:lineRule="auto"/>
              <w:ind w:firstLine="0"/>
              <w:jc w:val="left"/>
              <w:rPr>
                <w:sz w:val="21"/>
              </w:rPr>
            </w:pPr>
            <w:r>
              <w:rPr>
                <w:sz w:val="21"/>
                <w:szCs w:val="21"/>
              </w:rPr>
              <w:t>点云缺失</w:t>
            </w:r>
          </w:p>
        </w:tc>
        <w:tc>
          <w:tcPr>
            <w:tcW w:w="2678" w:type="dxa"/>
            <w:vAlign w:val="center"/>
          </w:tcPr>
          <w:p w14:paraId="59319D48">
            <w:pPr>
              <w:snapToGrid w:val="0"/>
              <w:spacing w:before="70" w:after="70" w:line="240" w:lineRule="auto"/>
              <w:ind w:firstLine="0"/>
              <w:jc w:val="left"/>
              <w:rPr>
                <w:sz w:val="21"/>
              </w:rPr>
            </w:pPr>
            <w:r>
              <w:rPr>
                <w:sz w:val="21"/>
                <w:szCs w:val="21"/>
              </w:rPr>
              <w:t>遮挡、反光、距离过远</w:t>
            </w:r>
          </w:p>
        </w:tc>
        <w:tc>
          <w:tcPr>
            <w:tcW w:w="3155" w:type="dxa"/>
            <w:vAlign w:val="center"/>
          </w:tcPr>
          <w:p w14:paraId="5F6BA7AC">
            <w:pPr>
              <w:snapToGrid w:val="0"/>
              <w:spacing w:before="70" w:after="70" w:line="240" w:lineRule="auto"/>
              <w:ind w:firstLine="0"/>
              <w:jc w:val="left"/>
              <w:rPr>
                <w:sz w:val="21"/>
              </w:rPr>
            </w:pPr>
            <w:r>
              <w:rPr>
                <w:sz w:val="21"/>
                <w:szCs w:val="21"/>
              </w:rPr>
              <w:t>补扫、改变视角、增加补光</w:t>
            </w:r>
          </w:p>
        </w:tc>
      </w:tr>
      <w:tr w14:paraId="6B9FD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37D145DA">
            <w:pPr>
              <w:snapToGrid w:val="0"/>
              <w:spacing w:before="70" w:after="70" w:line="240" w:lineRule="auto"/>
              <w:ind w:firstLine="0"/>
              <w:jc w:val="center"/>
              <w:rPr>
                <w:sz w:val="21"/>
              </w:rPr>
            </w:pPr>
            <w:r>
              <w:rPr>
                <w:sz w:val="21"/>
                <w:szCs w:val="21"/>
              </w:rPr>
              <w:t>2</w:t>
            </w:r>
          </w:p>
        </w:tc>
        <w:tc>
          <w:tcPr>
            <w:tcW w:w="2200" w:type="dxa"/>
            <w:vAlign w:val="center"/>
          </w:tcPr>
          <w:p w14:paraId="7271962E">
            <w:pPr>
              <w:snapToGrid w:val="0"/>
              <w:spacing w:before="70" w:after="70" w:line="240" w:lineRule="auto"/>
              <w:ind w:firstLine="0"/>
              <w:jc w:val="left"/>
              <w:rPr>
                <w:sz w:val="21"/>
              </w:rPr>
            </w:pPr>
            <w:r>
              <w:rPr>
                <w:sz w:val="21"/>
                <w:szCs w:val="21"/>
              </w:rPr>
              <w:t>纹理发白</w:t>
            </w:r>
          </w:p>
        </w:tc>
        <w:tc>
          <w:tcPr>
            <w:tcW w:w="2678" w:type="dxa"/>
            <w:vAlign w:val="center"/>
          </w:tcPr>
          <w:p w14:paraId="0A9B68B0">
            <w:pPr>
              <w:snapToGrid w:val="0"/>
              <w:spacing w:before="70" w:after="70" w:line="240" w:lineRule="auto"/>
              <w:ind w:firstLine="0"/>
              <w:jc w:val="left"/>
              <w:rPr>
                <w:sz w:val="21"/>
              </w:rPr>
            </w:pPr>
            <w:r>
              <w:rPr>
                <w:sz w:val="21"/>
                <w:szCs w:val="21"/>
              </w:rPr>
              <w:t>过曝</w:t>
            </w:r>
          </w:p>
        </w:tc>
        <w:tc>
          <w:tcPr>
            <w:tcW w:w="3155" w:type="dxa"/>
            <w:vAlign w:val="center"/>
          </w:tcPr>
          <w:p w14:paraId="070BD2BA">
            <w:pPr>
              <w:snapToGrid w:val="0"/>
              <w:spacing w:before="70" w:after="70" w:line="240" w:lineRule="auto"/>
              <w:ind w:firstLine="0"/>
              <w:jc w:val="left"/>
              <w:rPr>
                <w:sz w:val="21"/>
              </w:rPr>
            </w:pPr>
            <w:r>
              <w:rPr>
                <w:sz w:val="21"/>
                <w:szCs w:val="21"/>
              </w:rPr>
              <w:t>降低曝光、HDR</w:t>
            </w:r>
          </w:p>
        </w:tc>
      </w:tr>
      <w:tr w14:paraId="207F3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6D4F19C8">
            <w:pPr>
              <w:snapToGrid w:val="0"/>
              <w:spacing w:before="70" w:after="70" w:line="240" w:lineRule="auto"/>
              <w:ind w:firstLine="0"/>
              <w:jc w:val="center"/>
              <w:rPr>
                <w:sz w:val="21"/>
              </w:rPr>
            </w:pPr>
            <w:r>
              <w:rPr>
                <w:sz w:val="21"/>
                <w:szCs w:val="21"/>
              </w:rPr>
              <w:t>3</w:t>
            </w:r>
          </w:p>
        </w:tc>
        <w:tc>
          <w:tcPr>
            <w:tcW w:w="2200" w:type="dxa"/>
            <w:vAlign w:val="center"/>
          </w:tcPr>
          <w:p w14:paraId="0E9CFD3A">
            <w:pPr>
              <w:snapToGrid w:val="0"/>
              <w:spacing w:before="70" w:after="70" w:line="240" w:lineRule="auto"/>
              <w:ind w:firstLine="0"/>
              <w:jc w:val="left"/>
              <w:rPr>
                <w:sz w:val="21"/>
              </w:rPr>
            </w:pPr>
            <w:r>
              <w:rPr>
                <w:sz w:val="21"/>
                <w:szCs w:val="21"/>
              </w:rPr>
              <w:t>纹理偏暗</w:t>
            </w:r>
          </w:p>
        </w:tc>
        <w:tc>
          <w:tcPr>
            <w:tcW w:w="2678" w:type="dxa"/>
            <w:vAlign w:val="center"/>
          </w:tcPr>
          <w:p w14:paraId="37AB5F61">
            <w:pPr>
              <w:snapToGrid w:val="0"/>
              <w:spacing w:before="70" w:after="70" w:line="240" w:lineRule="auto"/>
              <w:ind w:firstLine="0"/>
              <w:jc w:val="left"/>
              <w:rPr>
                <w:sz w:val="21"/>
              </w:rPr>
            </w:pPr>
            <w:r>
              <w:rPr>
                <w:sz w:val="21"/>
                <w:szCs w:val="21"/>
              </w:rPr>
              <w:t>光照不足</w:t>
            </w:r>
          </w:p>
        </w:tc>
        <w:tc>
          <w:tcPr>
            <w:tcW w:w="3155" w:type="dxa"/>
            <w:vAlign w:val="center"/>
          </w:tcPr>
          <w:p w14:paraId="4476E6C0">
            <w:pPr>
              <w:snapToGrid w:val="0"/>
              <w:spacing w:before="70" w:after="70" w:line="240" w:lineRule="auto"/>
              <w:ind w:firstLine="0"/>
              <w:jc w:val="left"/>
              <w:rPr>
                <w:sz w:val="21"/>
              </w:rPr>
            </w:pPr>
            <w:r>
              <w:rPr>
                <w:sz w:val="21"/>
                <w:szCs w:val="21"/>
              </w:rPr>
              <w:t>补光、延长曝光</w:t>
            </w:r>
          </w:p>
        </w:tc>
      </w:tr>
      <w:tr w14:paraId="427E8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4C71AF98">
            <w:pPr>
              <w:snapToGrid w:val="0"/>
              <w:spacing w:before="70" w:after="70" w:line="240" w:lineRule="auto"/>
              <w:ind w:firstLine="0"/>
              <w:jc w:val="center"/>
              <w:rPr>
                <w:sz w:val="21"/>
              </w:rPr>
            </w:pPr>
            <w:r>
              <w:rPr>
                <w:sz w:val="21"/>
                <w:szCs w:val="21"/>
              </w:rPr>
              <w:t>4</w:t>
            </w:r>
          </w:p>
        </w:tc>
        <w:tc>
          <w:tcPr>
            <w:tcW w:w="2200" w:type="dxa"/>
            <w:vAlign w:val="center"/>
          </w:tcPr>
          <w:p w14:paraId="406A2BD1">
            <w:pPr>
              <w:snapToGrid w:val="0"/>
              <w:spacing w:before="70" w:after="70" w:line="240" w:lineRule="auto"/>
              <w:ind w:firstLine="0"/>
              <w:jc w:val="left"/>
              <w:rPr>
                <w:sz w:val="21"/>
              </w:rPr>
            </w:pPr>
            <w:r>
              <w:rPr>
                <w:sz w:val="21"/>
                <w:szCs w:val="21"/>
              </w:rPr>
              <w:t>拼接错位</w:t>
            </w:r>
          </w:p>
        </w:tc>
        <w:tc>
          <w:tcPr>
            <w:tcW w:w="2678" w:type="dxa"/>
            <w:vAlign w:val="center"/>
          </w:tcPr>
          <w:p w14:paraId="441FC359">
            <w:pPr>
              <w:snapToGrid w:val="0"/>
              <w:spacing w:before="70" w:after="70" w:line="240" w:lineRule="auto"/>
              <w:ind w:firstLine="0"/>
              <w:jc w:val="left"/>
              <w:rPr>
                <w:sz w:val="21"/>
              </w:rPr>
            </w:pPr>
            <w:r>
              <w:rPr>
                <w:sz w:val="21"/>
                <w:szCs w:val="21"/>
              </w:rPr>
              <w:t>重叠不足、特征少</w:t>
            </w:r>
          </w:p>
        </w:tc>
        <w:tc>
          <w:tcPr>
            <w:tcW w:w="3155" w:type="dxa"/>
            <w:vAlign w:val="center"/>
          </w:tcPr>
          <w:p w14:paraId="1195FFAE">
            <w:pPr>
              <w:snapToGrid w:val="0"/>
              <w:spacing w:before="70" w:after="70" w:line="240" w:lineRule="auto"/>
              <w:ind w:firstLine="0"/>
              <w:jc w:val="left"/>
              <w:rPr>
                <w:sz w:val="21"/>
              </w:rPr>
            </w:pPr>
            <w:r>
              <w:rPr>
                <w:sz w:val="21"/>
                <w:szCs w:val="21"/>
              </w:rPr>
              <w:t>增加重叠、布设标志</w:t>
            </w:r>
          </w:p>
        </w:tc>
      </w:tr>
      <w:tr w14:paraId="7F0E6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0A3E4D5C">
            <w:pPr>
              <w:snapToGrid w:val="0"/>
              <w:spacing w:before="70" w:after="70" w:line="240" w:lineRule="auto"/>
              <w:ind w:firstLine="0"/>
              <w:jc w:val="center"/>
              <w:rPr>
                <w:sz w:val="21"/>
              </w:rPr>
            </w:pPr>
            <w:r>
              <w:rPr>
                <w:sz w:val="21"/>
                <w:szCs w:val="21"/>
              </w:rPr>
              <w:t>5</w:t>
            </w:r>
          </w:p>
        </w:tc>
        <w:tc>
          <w:tcPr>
            <w:tcW w:w="2200" w:type="dxa"/>
            <w:vAlign w:val="center"/>
          </w:tcPr>
          <w:p w14:paraId="132A6B30">
            <w:pPr>
              <w:snapToGrid w:val="0"/>
              <w:spacing w:before="70" w:after="70" w:line="240" w:lineRule="auto"/>
              <w:ind w:firstLine="0"/>
              <w:jc w:val="left"/>
              <w:rPr>
                <w:sz w:val="21"/>
              </w:rPr>
            </w:pPr>
            <w:r>
              <w:rPr>
                <w:sz w:val="21"/>
                <w:szCs w:val="21"/>
              </w:rPr>
              <w:t>高程偏差</w:t>
            </w:r>
          </w:p>
        </w:tc>
        <w:tc>
          <w:tcPr>
            <w:tcW w:w="2678" w:type="dxa"/>
            <w:vAlign w:val="center"/>
          </w:tcPr>
          <w:p w14:paraId="5D5EBCB8">
            <w:pPr>
              <w:snapToGrid w:val="0"/>
              <w:spacing w:before="70" w:after="70" w:line="240" w:lineRule="auto"/>
              <w:ind w:firstLine="0"/>
              <w:jc w:val="left"/>
              <w:rPr>
                <w:sz w:val="21"/>
              </w:rPr>
            </w:pPr>
            <w:r>
              <w:rPr>
                <w:sz w:val="21"/>
                <w:szCs w:val="21"/>
              </w:rPr>
              <w:t>控制点错误</w:t>
            </w:r>
          </w:p>
        </w:tc>
        <w:tc>
          <w:tcPr>
            <w:tcW w:w="3155" w:type="dxa"/>
            <w:vAlign w:val="center"/>
          </w:tcPr>
          <w:p w14:paraId="167AC619">
            <w:pPr>
              <w:snapToGrid w:val="0"/>
              <w:spacing w:before="70" w:after="70" w:line="240" w:lineRule="auto"/>
              <w:ind w:firstLine="0"/>
              <w:jc w:val="left"/>
              <w:rPr>
                <w:sz w:val="21"/>
              </w:rPr>
            </w:pPr>
            <w:r>
              <w:rPr>
                <w:sz w:val="21"/>
                <w:szCs w:val="21"/>
              </w:rPr>
              <w:t>复核控制点、重新平差</w:t>
            </w:r>
          </w:p>
        </w:tc>
      </w:tr>
      <w:tr w14:paraId="0A4A9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6755CBB4">
            <w:pPr>
              <w:snapToGrid w:val="0"/>
              <w:spacing w:before="70" w:after="70" w:line="240" w:lineRule="auto"/>
              <w:ind w:firstLine="0"/>
              <w:jc w:val="center"/>
              <w:rPr>
                <w:sz w:val="21"/>
              </w:rPr>
            </w:pPr>
            <w:r>
              <w:rPr>
                <w:sz w:val="21"/>
                <w:szCs w:val="21"/>
              </w:rPr>
              <w:t>6</w:t>
            </w:r>
          </w:p>
        </w:tc>
        <w:tc>
          <w:tcPr>
            <w:tcW w:w="2200" w:type="dxa"/>
            <w:vAlign w:val="center"/>
          </w:tcPr>
          <w:p w14:paraId="6174A350">
            <w:pPr>
              <w:snapToGrid w:val="0"/>
              <w:spacing w:before="70" w:after="70" w:line="240" w:lineRule="auto"/>
              <w:ind w:firstLine="0"/>
              <w:jc w:val="left"/>
              <w:rPr>
                <w:sz w:val="21"/>
              </w:rPr>
            </w:pPr>
            <w:r>
              <w:rPr>
                <w:sz w:val="21"/>
                <w:szCs w:val="21"/>
              </w:rPr>
              <w:t>缺陷漏检</w:t>
            </w:r>
          </w:p>
        </w:tc>
        <w:tc>
          <w:tcPr>
            <w:tcW w:w="2678" w:type="dxa"/>
            <w:vAlign w:val="center"/>
          </w:tcPr>
          <w:p w14:paraId="52AA159E">
            <w:pPr>
              <w:snapToGrid w:val="0"/>
              <w:spacing w:before="70" w:after="70" w:line="240" w:lineRule="auto"/>
              <w:ind w:firstLine="0"/>
              <w:jc w:val="left"/>
              <w:rPr>
                <w:sz w:val="21"/>
              </w:rPr>
            </w:pPr>
            <w:r>
              <w:rPr>
                <w:sz w:val="21"/>
                <w:szCs w:val="21"/>
              </w:rPr>
              <w:t>阈值过严、样本不足</w:t>
            </w:r>
          </w:p>
        </w:tc>
        <w:tc>
          <w:tcPr>
            <w:tcW w:w="3155" w:type="dxa"/>
            <w:vAlign w:val="center"/>
          </w:tcPr>
          <w:p w14:paraId="620C3B44">
            <w:pPr>
              <w:snapToGrid w:val="0"/>
              <w:spacing w:before="70" w:after="70" w:line="240" w:lineRule="auto"/>
              <w:ind w:firstLine="0"/>
              <w:jc w:val="left"/>
              <w:rPr>
                <w:sz w:val="21"/>
              </w:rPr>
            </w:pPr>
            <w:r>
              <w:rPr>
                <w:sz w:val="21"/>
                <w:szCs w:val="21"/>
              </w:rPr>
              <w:t>调整阈值、补充样本</w:t>
            </w:r>
          </w:p>
        </w:tc>
      </w:tr>
      <w:tr w14:paraId="1E890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6B753DFF">
            <w:pPr>
              <w:snapToGrid w:val="0"/>
              <w:spacing w:before="70" w:after="70" w:line="240" w:lineRule="auto"/>
              <w:ind w:firstLine="0"/>
              <w:jc w:val="center"/>
              <w:rPr>
                <w:sz w:val="21"/>
              </w:rPr>
            </w:pPr>
            <w:r>
              <w:rPr>
                <w:sz w:val="21"/>
                <w:szCs w:val="21"/>
              </w:rPr>
              <w:t>7</w:t>
            </w:r>
          </w:p>
        </w:tc>
        <w:tc>
          <w:tcPr>
            <w:tcW w:w="2200" w:type="dxa"/>
            <w:vAlign w:val="center"/>
          </w:tcPr>
          <w:p w14:paraId="0BD8404C">
            <w:pPr>
              <w:snapToGrid w:val="0"/>
              <w:spacing w:before="70" w:after="70" w:line="240" w:lineRule="auto"/>
              <w:ind w:firstLine="0"/>
              <w:jc w:val="left"/>
              <w:rPr>
                <w:sz w:val="21"/>
              </w:rPr>
            </w:pPr>
            <w:r>
              <w:rPr>
                <w:sz w:val="21"/>
                <w:szCs w:val="21"/>
              </w:rPr>
              <w:t>缺陷误检</w:t>
            </w:r>
          </w:p>
        </w:tc>
        <w:tc>
          <w:tcPr>
            <w:tcW w:w="2678" w:type="dxa"/>
            <w:vAlign w:val="center"/>
          </w:tcPr>
          <w:p w14:paraId="02276361">
            <w:pPr>
              <w:snapToGrid w:val="0"/>
              <w:spacing w:before="70" w:after="70" w:line="240" w:lineRule="auto"/>
              <w:ind w:firstLine="0"/>
              <w:jc w:val="left"/>
              <w:rPr>
                <w:sz w:val="21"/>
              </w:rPr>
            </w:pPr>
            <w:r>
              <w:rPr>
                <w:sz w:val="21"/>
                <w:szCs w:val="21"/>
              </w:rPr>
              <w:t>附着物、污渍</w:t>
            </w:r>
          </w:p>
        </w:tc>
        <w:tc>
          <w:tcPr>
            <w:tcW w:w="3155" w:type="dxa"/>
            <w:vAlign w:val="center"/>
          </w:tcPr>
          <w:p w14:paraId="3C1C2375">
            <w:pPr>
              <w:snapToGrid w:val="0"/>
              <w:spacing w:before="70" w:after="70" w:line="240" w:lineRule="auto"/>
              <w:ind w:firstLine="0"/>
              <w:jc w:val="left"/>
              <w:rPr>
                <w:sz w:val="21"/>
              </w:rPr>
            </w:pPr>
            <w:r>
              <w:rPr>
                <w:sz w:val="21"/>
                <w:szCs w:val="21"/>
              </w:rPr>
              <w:t>多特征判别、人工复核</w:t>
            </w:r>
          </w:p>
        </w:tc>
      </w:tr>
      <w:tr w14:paraId="44FA0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0900974A">
            <w:pPr>
              <w:snapToGrid w:val="0"/>
              <w:spacing w:before="70" w:after="70" w:line="240" w:lineRule="auto"/>
              <w:ind w:firstLine="0"/>
              <w:jc w:val="center"/>
              <w:rPr>
                <w:sz w:val="21"/>
              </w:rPr>
            </w:pPr>
            <w:r>
              <w:rPr>
                <w:sz w:val="21"/>
                <w:szCs w:val="21"/>
              </w:rPr>
              <w:t>8</w:t>
            </w:r>
          </w:p>
        </w:tc>
        <w:tc>
          <w:tcPr>
            <w:tcW w:w="2200" w:type="dxa"/>
            <w:vAlign w:val="center"/>
          </w:tcPr>
          <w:p w14:paraId="76B8B278">
            <w:pPr>
              <w:snapToGrid w:val="0"/>
              <w:spacing w:before="70" w:after="70" w:line="240" w:lineRule="auto"/>
              <w:ind w:firstLine="0"/>
              <w:jc w:val="left"/>
              <w:rPr>
                <w:sz w:val="21"/>
              </w:rPr>
            </w:pPr>
            <w:r>
              <w:rPr>
                <w:sz w:val="21"/>
                <w:szCs w:val="21"/>
              </w:rPr>
              <w:t>报告超时</w:t>
            </w:r>
          </w:p>
        </w:tc>
        <w:tc>
          <w:tcPr>
            <w:tcW w:w="2678" w:type="dxa"/>
            <w:vAlign w:val="center"/>
          </w:tcPr>
          <w:p w14:paraId="26A39577">
            <w:pPr>
              <w:snapToGrid w:val="0"/>
              <w:spacing w:before="70" w:after="70" w:line="240" w:lineRule="auto"/>
              <w:ind w:firstLine="0"/>
              <w:jc w:val="left"/>
              <w:rPr>
                <w:sz w:val="21"/>
              </w:rPr>
            </w:pPr>
            <w:r>
              <w:rPr>
                <w:sz w:val="21"/>
                <w:szCs w:val="21"/>
              </w:rPr>
              <w:t>数据量大、并行不足</w:t>
            </w:r>
          </w:p>
        </w:tc>
        <w:tc>
          <w:tcPr>
            <w:tcW w:w="3155" w:type="dxa"/>
            <w:vAlign w:val="center"/>
          </w:tcPr>
          <w:p w14:paraId="6CA9B10C">
            <w:pPr>
              <w:snapToGrid w:val="0"/>
              <w:spacing w:before="70" w:after="70" w:line="240" w:lineRule="auto"/>
              <w:ind w:firstLine="0"/>
              <w:jc w:val="left"/>
              <w:rPr>
                <w:sz w:val="21"/>
              </w:rPr>
            </w:pPr>
            <w:r>
              <w:rPr>
                <w:sz w:val="21"/>
                <w:szCs w:val="21"/>
              </w:rPr>
              <w:t>分块、并行、提前预处理</w:t>
            </w:r>
          </w:p>
        </w:tc>
      </w:tr>
      <w:tr w14:paraId="27423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4754F646">
            <w:pPr>
              <w:snapToGrid w:val="0"/>
              <w:spacing w:before="70" w:after="70" w:line="240" w:lineRule="auto"/>
              <w:ind w:firstLine="0"/>
              <w:jc w:val="center"/>
              <w:rPr>
                <w:sz w:val="21"/>
              </w:rPr>
            </w:pPr>
            <w:r>
              <w:rPr>
                <w:sz w:val="21"/>
                <w:szCs w:val="21"/>
              </w:rPr>
              <w:t>9</w:t>
            </w:r>
          </w:p>
        </w:tc>
        <w:tc>
          <w:tcPr>
            <w:tcW w:w="2200" w:type="dxa"/>
            <w:vAlign w:val="center"/>
          </w:tcPr>
          <w:p w14:paraId="2178A802">
            <w:pPr>
              <w:snapToGrid w:val="0"/>
              <w:spacing w:before="70" w:after="70" w:line="240" w:lineRule="auto"/>
              <w:ind w:firstLine="0"/>
              <w:jc w:val="left"/>
              <w:rPr>
                <w:sz w:val="21"/>
              </w:rPr>
            </w:pPr>
            <w:r>
              <w:rPr>
                <w:sz w:val="21"/>
                <w:szCs w:val="21"/>
              </w:rPr>
              <w:t>图纸错位</w:t>
            </w:r>
          </w:p>
        </w:tc>
        <w:tc>
          <w:tcPr>
            <w:tcW w:w="2678" w:type="dxa"/>
            <w:vAlign w:val="center"/>
          </w:tcPr>
          <w:p w14:paraId="2CD220A1">
            <w:pPr>
              <w:snapToGrid w:val="0"/>
              <w:spacing w:before="70" w:after="70" w:line="240" w:lineRule="auto"/>
              <w:ind w:firstLine="0"/>
              <w:jc w:val="left"/>
              <w:rPr>
                <w:sz w:val="21"/>
              </w:rPr>
            </w:pPr>
            <w:r>
              <w:rPr>
                <w:sz w:val="21"/>
                <w:szCs w:val="21"/>
              </w:rPr>
              <w:t>展开参数错误</w:t>
            </w:r>
          </w:p>
        </w:tc>
        <w:tc>
          <w:tcPr>
            <w:tcW w:w="3155" w:type="dxa"/>
            <w:vAlign w:val="center"/>
          </w:tcPr>
          <w:p w14:paraId="143A9A68">
            <w:pPr>
              <w:snapToGrid w:val="0"/>
              <w:spacing w:before="70" w:after="70" w:line="240" w:lineRule="auto"/>
              <w:ind w:firstLine="0"/>
              <w:jc w:val="left"/>
              <w:rPr>
                <w:sz w:val="21"/>
              </w:rPr>
            </w:pPr>
            <w:r>
              <w:rPr>
                <w:sz w:val="21"/>
                <w:szCs w:val="21"/>
              </w:rPr>
              <w:t>校核展开基准、重新生成</w:t>
            </w:r>
          </w:p>
        </w:tc>
      </w:tr>
      <w:tr w14:paraId="5BA91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32BA26B8">
            <w:pPr>
              <w:snapToGrid w:val="0"/>
              <w:spacing w:before="70" w:after="70" w:line="240" w:lineRule="auto"/>
              <w:ind w:firstLine="0"/>
              <w:jc w:val="center"/>
              <w:rPr>
                <w:sz w:val="21"/>
              </w:rPr>
            </w:pPr>
            <w:r>
              <w:rPr>
                <w:sz w:val="21"/>
                <w:szCs w:val="21"/>
              </w:rPr>
              <w:t>10</w:t>
            </w:r>
          </w:p>
        </w:tc>
        <w:tc>
          <w:tcPr>
            <w:tcW w:w="2200" w:type="dxa"/>
            <w:vAlign w:val="center"/>
          </w:tcPr>
          <w:p w14:paraId="2A6C2F72">
            <w:pPr>
              <w:snapToGrid w:val="0"/>
              <w:spacing w:before="70" w:after="70" w:line="240" w:lineRule="auto"/>
              <w:ind w:firstLine="0"/>
              <w:jc w:val="left"/>
              <w:rPr>
                <w:sz w:val="21"/>
              </w:rPr>
            </w:pPr>
            <w:r>
              <w:rPr>
                <w:sz w:val="21"/>
                <w:szCs w:val="21"/>
              </w:rPr>
              <w:t>软件卡顿</w:t>
            </w:r>
          </w:p>
        </w:tc>
        <w:tc>
          <w:tcPr>
            <w:tcW w:w="2678" w:type="dxa"/>
            <w:vAlign w:val="center"/>
          </w:tcPr>
          <w:p w14:paraId="1364F0A6">
            <w:pPr>
              <w:snapToGrid w:val="0"/>
              <w:spacing w:before="70" w:after="70" w:line="240" w:lineRule="auto"/>
              <w:ind w:firstLine="0"/>
              <w:jc w:val="left"/>
              <w:rPr>
                <w:sz w:val="21"/>
              </w:rPr>
            </w:pPr>
            <w:r>
              <w:rPr>
                <w:sz w:val="21"/>
                <w:szCs w:val="21"/>
              </w:rPr>
              <w:t>显存不足、点云过大</w:t>
            </w:r>
          </w:p>
        </w:tc>
        <w:tc>
          <w:tcPr>
            <w:tcW w:w="3155" w:type="dxa"/>
            <w:vAlign w:val="center"/>
          </w:tcPr>
          <w:p w14:paraId="2270C7AE">
            <w:pPr>
              <w:snapToGrid w:val="0"/>
              <w:spacing w:before="70" w:after="70" w:line="240" w:lineRule="auto"/>
              <w:ind w:firstLine="0"/>
              <w:jc w:val="left"/>
              <w:rPr>
                <w:sz w:val="21"/>
              </w:rPr>
            </w:pPr>
            <w:r>
              <w:rPr>
                <w:sz w:val="21"/>
                <w:szCs w:val="21"/>
              </w:rPr>
              <w:t>降采样、分块、升级硬件</w:t>
            </w:r>
          </w:p>
        </w:tc>
      </w:tr>
      <w:tr w14:paraId="40C0B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016E6F39">
            <w:pPr>
              <w:snapToGrid w:val="0"/>
              <w:spacing w:before="70" w:after="70" w:line="240" w:lineRule="auto"/>
              <w:ind w:firstLine="0"/>
              <w:jc w:val="center"/>
              <w:rPr>
                <w:sz w:val="21"/>
              </w:rPr>
            </w:pPr>
            <w:r>
              <w:rPr>
                <w:sz w:val="21"/>
                <w:szCs w:val="21"/>
              </w:rPr>
              <w:t>11</w:t>
            </w:r>
          </w:p>
        </w:tc>
        <w:tc>
          <w:tcPr>
            <w:tcW w:w="2200" w:type="dxa"/>
            <w:vAlign w:val="center"/>
          </w:tcPr>
          <w:p w14:paraId="04AD990E">
            <w:pPr>
              <w:snapToGrid w:val="0"/>
              <w:spacing w:before="70" w:after="70" w:line="240" w:lineRule="auto"/>
              <w:ind w:firstLine="0"/>
              <w:jc w:val="left"/>
              <w:rPr>
                <w:sz w:val="21"/>
              </w:rPr>
            </w:pPr>
            <w:r>
              <w:rPr>
                <w:sz w:val="21"/>
                <w:szCs w:val="21"/>
              </w:rPr>
              <w:t>无线中断</w:t>
            </w:r>
          </w:p>
        </w:tc>
        <w:tc>
          <w:tcPr>
            <w:tcW w:w="2678" w:type="dxa"/>
            <w:vAlign w:val="center"/>
          </w:tcPr>
          <w:p w14:paraId="12D55C2C">
            <w:pPr>
              <w:snapToGrid w:val="0"/>
              <w:spacing w:before="70" w:after="70" w:line="240" w:lineRule="auto"/>
              <w:ind w:firstLine="0"/>
              <w:jc w:val="left"/>
              <w:rPr>
                <w:sz w:val="21"/>
              </w:rPr>
            </w:pPr>
            <w:r>
              <w:rPr>
                <w:sz w:val="21"/>
                <w:szCs w:val="21"/>
              </w:rPr>
              <w:t>干扰、距离远</w:t>
            </w:r>
          </w:p>
        </w:tc>
        <w:tc>
          <w:tcPr>
            <w:tcW w:w="3155" w:type="dxa"/>
            <w:vAlign w:val="center"/>
          </w:tcPr>
          <w:p w14:paraId="1E3DB7CC">
            <w:pPr>
              <w:snapToGrid w:val="0"/>
              <w:spacing w:before="70" w:after="70" w:line="240" w:lineRule="auto"/>
              <w:ind w:firstLine="0"/>
              <w:jc w:val="left"/>
              <w:rPr>
                <w:sz w:val="21"/>
              </w:rPr>
            </w:pPr>
            <w:r>
              <w:rPr>
                <w:sz w:val="21"/>
                <w:szCs w:val="21"/>
              </w:rPr>
              <w:t>换频点、中继</w:t>
            </w:r>
          </w:p>
        </w:tc>
      </w:tr>
      <w:tr w14:paraId="35928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3D1E5A6C">
            <w:pPr>
              <w:snapToGrid w:val="0"/>
              <w:spacing w:before="70" w:after="70" w:line="240" w:lineRule="auto"/>
              <w:ind w:firstLine="0"/>
              <w:jc w:val="center"/>
              <w:rPr>
                <w:sz w:val="21"/>
              </w:rPr>
            </w:pPr>
            <w:r>
              <w:rPr>
                <w:sz w:val="21"/>
                <w:szCs w:val="21"/>
              </w:rPr>
              <w:t>12</w:t>
            </w:r>
          </w:p>
        </w:tc>
        <w:tc>
          <w:tcPr>
            <w:tcW w:w="2200" w:type="dxa"/>
            <w:vAlign w:val="center"/>
          </w:tcPr>
          <w:p w14:paraId="507FC364">
            <w:pPr>
              <w:snapToGrid w:val="0"/>
              <w:spacing w:before="70" w:after="70" w:line="240" w:lineRule="auto"/>
              <w:ind w:firstLine="0"/>
              <w:jc w:val="left"/>
              <w:rPr>
                <w:sz w:val="21"/>
              </w:rPr>
            </w:pPr>
            <w:r>
              <w:rPr>
                <w:sz w:val="21"/>
                <w:szCs w:val="21"/>
              </w:rPr>
              <w:t>电池掉电快</w:t>
            </w:r>
          </w:p>
        </w:tc>
        <w:tc>
          <w:tcPr>
            <w:tcW w:w="2678" w:type="dxa"/>
            <w:vAlign w:val="center"/>
          </w:tcPr>
          <w:p w14:paraId="5077AB38">
            <w:pPr>
              <w:snapToGrid w:val="0"/>
              <w:spacing w:before="70" w:after="70" w:line="240" w:lineRule="auto"/>
              <w:ind w:firstLine="0"/>
              <w:jc w:val="left"/>
              <w:rPr>
                <w:sz w:val="21"/>
              </w:rPr>
            </w:pPr>
            <w:r>
              <w:rPr>
                <w:sz w:val="21"/>
                <w:szCs w:val="21"/>
              </w:rPr>
              <w:t>低温、老化</w:t>
            </w:r>
          </w:p>
        </w:tc>
        <w:tc>
          <w:tcPr>
            <w:tcW w:w="3155" w:type="dxa"/>
            <w:vAlign w:val="center"/>
          </w:tcPr>
          <w:p w14:paraId="19F05FA8">
            <w:pPr>
              <w:snapToGrid w:val="0"/>
              <w:spacing w:before="70" w:after="70" w:line="240" w:lineRule="auto"/>
              <w:ind w:firstLine="0"/>
              <w:jc w:val="left"/>
              <w:rPr>
                <w:sz w:val="21"/>
              </w:rPr>
            </w:pPr>
            <w:r>
              <w:rPr>
                <w:sz w:val="21"/>
                <w:szCs w:val="21"/>
              </w:rPr>
              <w:t>保温、更换电池</w:t>
            </w:r>
          </w:p>
        </w:tc>
      </w:tr>
      <w:tr w14:paraId="3B1A1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507E102B">
            <w:pPr>
              <w:snapToGrid w:val="0"/>
              <w:spacing w:before="70" w:after="70" w:line="240" w:lineRule="auto"/>
              <w:ind w:firstLine="0"/>
              <w:jc w:val="center"/>
              <w:rPr>
                <w:sz w:val="21"/>
              </w:rPr>
            </w:pPr>
            <w:r>
              <w:rPr>
                <w:sz w:val="21"/>
                <w:szCs w:val="21"/>
              </w:rPr>
              <w:t>13</w:t>
            </w:r>
          </w:p>
        </w:tc>
        <w:tc>
          <w:tcPr>
            <w:tcW w:w="2200" w:type="dxa"/>
            <w:vAlign w:val="center"/>
          </w:tcPr>
          <w:p w14:paraId="0F3F1C36">
            <w:pPr>
              <w:snapToGrid w:val="0"/>
              <w:spacing w:before="70" w:after="70" w:line="240" w:lineRule="auto"/>
              <w:ind w:firstLine="0"/>
              <w:jc w:val="left"/>
              <w:rPr>
                <w:sz w:val="21"/>
              </w:rPr>
            </w:pPr>
            <w:r>
              <w:rPr>
                <w:sz w:val="21"/>
                <w:szCs w:val="21"/>
              </w:rPr>
              <w:t>载具打滑</w:t>
            </w:r>
          </w:p>
        </w:tc>
        <w:tc>
          <w:tcPr>
            <w:tcW w:w="2678" w:type="dxa"/>
            <w:vAlign w:val="center"/>
          </w:tcPr>
          <w:p w14:paraId="032A0E40">
            <w:pPr>
              <w:snapToGrid w:val="0"/>
              <w:spacing w:before="70" w:after="70" w:line="240" w:lineRule="auto"/>
              <w:ind w:firstLine="0"/>
              <w:jc w:val="left"/>
              <w:rPr>
                <w:sz w:val="21"/>
              </w:rPr>
            </w:pPr>
            <w:r>
              <w:rPr>
                <w:sz w:val="21"/>
                <w:szCs w:val="21"/>
              </w:rPr>
              <w:t>坡度大、表面湿滑</w:t>
            </w:r>
          </w:p>
        </w:tc>
        <w:tc>
          <w:tcPr>
            <w:tcW w:w="3155" w:type="dxa"/>
            <w:vAlign w:val="center"/>
          </w:tcPr>
          <w:p w14:paraId="7F715D6D">
            <w:pPr>
              <w:snapToGrid w:val="0"/>
              <w:spacing w:before="70" w:after="70" w:line="240" w:lineRule="auto"/>
              <w:ind w:firstLine="0"/>
              <w:jc w:val="left"/>
              <w:rPr>
                <w:sz w:val="21"/>
              </w:rPr>
            </w:pPr>
            <w:r>
              <w:rPr>
                <w:sz w:val="21"/>
                <w:szCs w:val="21"/>
              </w:rPr>
              <w:t>更换防滑胎、降低速度</w:t>
            </w:r>
          </w:p>
        </w:tc>
      </w:tr>
      <w:tr w14:paraId="0710B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72EEB4CD">
            <w:pPr>
              <w:snapToGrid w:val="0"/>
              <w:spacing w:before="70" w:after="70" w:line="240" w:lineRule="auto"/>
              <w:ind w:firstLine="0"/>
              <w:jc w:val="center"/>
              <w:rPr>
                <w:sz w:val="21"/>
              </w:rPr>
            </w:pPr>
            <w:r>
              <w:rPr>
                <w:sz w:val="21"/>
                <w:szCs w:val="21"/>
              </w:rPr>
              <w:t>14</w:t>
            </w:r>
          </w:p>
        </w:tc>
        <w:tc>
          <w:tcPr>
            <w:tcW w:w="2200" w:type="dxa"/>
            <w:vAlign w:val="center"/>
          </w:tcPr>
          <w:p w14:paraId="4A9AFE7B">
            <w:pPr>
              <w:snapToGrid w:val="0"/>
              <w:spacing w:before="70" w:after="70" w:line="240" w:lineRule="auto"/>
              <w:ind w:firstLine="0"/>
              <w:jc w:val="left"/>
              <w:rPr>
                <w:sz w:val="21"/>
              </w:rPr>
            </w:pPr>
            <w:r>
              <w:rPr>
                <w:sz w:val="21"/>
                <w:szCs w:val="21"/>
              </w:rPr>
              <w:t>平台挂载不稳</w:t>
            </w:r>
          </w:p>
        </w:tc>
        <w:tc>
          <w:tcPr>
            <w:tcW w:w="2678" w:type="dxa"/>
            <w:vAlign w:val="center"/>
          </w:tcPr>
          <w:p w14:paraId="37217EA4">
            <w:pPr>
              <w:snapToGrid w:val="0"/>
              <w:spacing w:before="70" w:after="70" w:line="240" w:lineRule="auto"/>
              <w:ind w:firstLine="0"/>
              <w:jc w:val="left"/>
              <w:rPr>
                <w:sz w:val="21"/>
              </w:rPr>
            </w:pPr>
            <w:r>
              <w:rPr>
                <w:sz w:val="21"/>
                <w:szCs w:val="21"/>
              </w:rPr>
              <w:t>接口不匹配</w:t>
            </w:r>
          </w:p>
        </w:tc>
        <w:tc>
          <w:tcPr>
            <w:tcW w:w="3155" w:type="dxa"/>
            <w:vAlign w:val="center"/>
          </w:tcPr>
          <w:p w14:paraId="1B0417C5">
            <w:pPr>
              <w:snapToGrid w:val="0"/>
              <w:spacing w:before="70" w:after="70" w:line="240" w:lineRule="auto"/>
              <w:ind w:firstLine="0"/>
              <w:jc w:val="left"/>
              <w:rPr>
                <w:sz w:val="21"/>
              </w:rPr>
            </w:pPr>
            <w:r>
              <w:rPr>
                <w:sz w:val="21"/>
                <w:szCs w:val="21"/>
              </w:rPr>
              <w:t>定制支架、增加配重</w:t>
            </w:r>
          </w:p>
        </w:tc>
      </w:tr>
      <w:tr w14:paraId="4AB10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266D493C">
            <w:pPr>
              <w:snapToGrid w:val="0"/>
              <w:spacing w:before="70" w:after="70" w:line="240" w:lineRule="auto"/>
              <w:ind w:firstLine="0"/>
              <w:jc w:val="center"/>
              <w:rPr>
                <w:sz w:val="21"/>
              </w:rPr>
            </w:pPr>
            <w:r>
              <w:rPr>
                <w:sz w:val="21"/>
                <w:szCs w:val="21"/>
              </w:rPr>
              <w:t>15</w:t>
            </w:r>
          </w:p>
        </w:tc>
        <w:tc>
          <w:tcPr>
            <w:tcW w:w="2200" w:type="dxa"/>
            <w:vAlign w:val="center"/>
          </w:tcPr>
          <w:p w14:paraId="499F39DE">
            <w:pPr>
              <w:snapToGrid w:val="0"/>
              <w:spacing w:before="70" w:after="70" w:line="240" w:lineRule="auto"/>
              <w:ind w:firstLine="0"/>
              <w:jc w:val="left"/>
              <w:rPr>
                <w:sz w:val="21"/>
              </w:rPr>
            </w:pPr>
            <w:r>
              <w:rPr>
                <w:sz w:val="21"/>
                <w:szCs w:val="21"/>
              </w:rPr>
              <w:t>数据无法打开</w:t>
            </w:r>
          </w:p>
        </w:tc>
        <w:tc>
          <w:tcPr>
            <w:tcW w:w="2678" w:type="dxa"/>
            <w:vAlign w:val="center"/>
          </w:tcPr>
          <w:p w14:paraId="7C7BE6E4">
            <w:pPr>
              <w:snapToGrid w:val="0"/>
              <w:spacing w:before="70" w:after="70" w:line="240" w:lineRule="auto"/>
              <w:ind w:firstLine="0"/>
              <w:jc w:val="left"/>
              <w:rPr>
                <w:sz w:val="21"/>
              </w:rPr>
            </w:pPr>
            <w:r>
              <w:rPr>
                <w:sz w:val="21"/>
                <w:szCs w:val="21"/>
              </w:rPr>
              <w:t>版本不兼容</w:t>
            </w:r>
          </w:p>
        </w:tc>
        <w:tc>
          <w:tcPr>
            <w:tcW w:w="3155" w:type="dxa"/>
            <w:vAlign w:val="center"/>
          </w:tcPr>
          <w:p w14:paraId="3855B296">
            <w:pPr>
              <w:snapToGrid w:val="0"/>
              <w:spacing w:before="70" w:after="70" w:line="240" w:lineRule="auto"/>
              <w:ind w:firstLine="0"/>
              <w:jc w:val="left"/>
              <w:rPr>
                <w:sz w:val="21"/>
              </w:rPr>
            </w:pPr>
            <w:r>
              <w:rPr>
                <w:sz w:val="21"/>
                <w:szCs w:val="21"/>
              </w:rPr>
              <w:t>升级软件、转换格式</w:t>
            </w:r>
          </w:p>
        </w:tc>
      </w:tr>
      <w:tr w14:paraId="431E4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0411096F">
            <w:pPr>
              <w:snapToGrid w:val="0"/>
              <w:spacing w:before="70" w:after="70" w:line="240" w:lineRule="auto"/>
              <w:ind w:firstLine="0"/>
              <w:jc w:val="center"/>
              <w:rPr>
                <w:sz w:val="21"/>
              </w:rPr>
            </w:pPr>
            <w:r>
              <w:rPr>
                <w:sz w:val="21"/>
                <w:szCs w:val="21"/>
              </w:rPr>
              <w:t>16</w:t>
            </w:r>
          </w:p>
        </w:tc>
        <w:tc>
          <w:tcPr>
            <w:tcW w:w="2200" w:type="dxa"/>
            <w:vAlign w:val="center"/>
          </w:tcPr>
          <w:p w14:paraId="1CA39136">
            <w:pPr>
              <w:snapToGrid w:val="0"/>
              <w:spacing w:before="70" w:after="70" w:line="240" w:lineRule="auto"/>
              <w:ind w:firstLine="0"/>
              <w:jc w:val="left"/>
              <w:rPr>
                <w:sz w:val="21"/>
              </w:rPr>
            </w:pPr>
            <w:r>
              <w:rPr>
                <w:sz w:val="21"/>
                <w:szCs w:val="21"/>
              </w:rPr>
              <w:t>许可失效</w:t>
            </w:r>
          </w:p>
        </w:tc>
        <w:tc>
          <w:tcPr>
            <w:tcW w:w="2678" w:type="dxa"/>
            <w:vAlign w:val="center"/>
          </w:tcPr>
          <w:p w14:paraId="4A068CB3">
            <w:pPr>
              <w:snapToGrid w:val="0"/>
              <w:spacing w:before="70" w:after="70" w:line="240" w:lineRule="auto"/>
              <w:ind w:firstLine="0"/>
              <w:jc w:val="left"/>
              <w:rPr>
                <w:sz w:val="21"/>
              </w:rPr>
            </w:pPr>
            <w:r>
              <w:rPr>
                <w:sz w:val="21"/>
                <w:szCs w:val="21"/>
              </w:rPr>
              <w:t>设备变更</w:t>
            </w:r>
          </w:p>
        </w:tc>
        <w:tc>
          <w:tcPr>
            <w:tcW w:w="3155" w:type="dxa"/>
            <w:vAlign w:val="center"/>
          </w:tcPr>
          <w:p w14:paraId="78507ED3">
            <w:pPr>
              <w:snapToGrid w:val="0"/>
              <w:spacing w:before="70" w:after="70" w:line="240" w:lineRule="auto"/>
              <w:ind w:firstLine="0"/>
              <w:jc w:val="left"/>
              <w:rPr>
                <w:sz w:val="21"/>
              </w:rPr>
            </w:pPr>
            <w:r>
              <w:rPr>
                <w:sz w:val="21"/>
                <w:szCs w:val="21"/>
              </w:rPr>
              <w:t>重新申请许可</w:t>
            </w:r>
          </w:p>
        </w:tc>
      </w:tr>
      <w:tr w14:paraId="4DEB0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7CE27BD4">
            <w:pPr>
              <w:snapToGrid w:val="0"/>
              <w:spacing w:before="70" w:after="70" w:line="240" w:lineRule="auto"/>
              <w:ind w:firstLine="0"/>
              <w:jc w:val="center"/>
              <w:rPr>
                <w:sz w:val="21"/>
              </w:rPr>
            </w:pPr>
            <w:r>
              <w:rPr>
                <w:sz w:val="21"/>
                <w:szCs w:val="21"/>
              </w:rPr>
              <w:t>17</w:t>
            </w:r>
          </w:p>
        </w:tc>
        <w:tc>
          <w:tcPr>
            <w:tcW w:w="2200" w:type="dxa"/>
            <w:vAlign w:val="center"/>
          </w:tcPr>
          <w:p w14:paraId="17B55CC5">
            <w:pPr>
              <w:snapToGrid w:val="0"/>
              <w:spacing w:before="70" w:after="70" w:line="240" w:lineRule="auto"/>
              <w:ind w:firstLine="0"/>
              <w:jc w:val="left"/>
              <w:rPr>
                <w:sz w:val="21"/>
              </w:rPr>
            </w:pPr>
            <w:r>
              <w:rPr>
                <w:sz w:val="21"/>
                <w:szCs w:val="21"/>
              </w:rPr>
              <w:t>历史数据无法比对</w:t>
            </w:r>
          </w:p>
        </w:tc>
        <w:tc>
          <w:tcPr>
            <w:tcW w:w="2678" w:type="dxa"/>
            <w:vAlign w:val="center"/>
          </w:tcPr>
          <w:p w14:paraId="23B4A2A6">
            <w:pPr>
              <w:snapToGrid w:val="0"/>
              <w:spacing w:before="70" w:after="70" w:line="240" w:lineRule="auto"/>
              <w:ind w:firstLine="0"/>
              <w:jc w:val="left"/>
              <w:rPr>
                <w:sz w:val="21"/>
              </w:rPr>
            </w:pPr>
            <w:r>
              <w:rPr>
                <w:sz w:val="21"/>
                <w:szCs w:val="21"/>
              </w:rPr>
              <w:t>坐标系不一致</w:t>
            </w:r>
          </w:p>
        </w:tc>
        <w:tc>
          <w:tcPr>
            <w:tcW w:w="3155" w:type="dxa"/>
            <w:vAlign w:val="center"/>
          </w:tcPr>
          <w:p w14:paraId="63D06CCE">
            <w:pPr>
              <w:snapToGrid w:val="0"/>
              <w:spacing w:before="70" w:after="70" w:line="240" w:lineRule="auto"/>
              <w:ind w:firstLine="0"/>
              <w:jc w:val="left"/>
              <w:rPr>
                <w:sz w:val="21"/>
              </w:rPr>
            </w:pPr>
            <w:r>
              <w:rPr>
                <w:sz w:val="21"/>
                <w:szCs w:val="21"/>
              </w:rPr>
              <w:t>统一基准、七参数转换</w:t>
            </w:r>
          </w:p>
        </w:tc>
      </w:tr>
      <w:tr w14:paraId="6D3A7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4C2C0653">
            <w:pPr>
              <w:snapToGrid w:val="0"/>
              <w:spacing w:before="70" w:after="70" w:line="240" w:lineRule="auto"/>
              <w:ind w:firstLine="0"/>
              <w:jc w:val="center"/>
              <w:rPr>
                <w:sz w:val="21"/>
              </w:rPr>
            </w:pPr>
            <w:r>
              <w:rPr>
                <w:sz w:val="21"/>
                <w:szCs w:val="21"/>
              </w:rPr>
              <w:t>18</w:t>
            </w:r>
          </w:p>
        </w:tc>
        <w:tc>
          <w:tcPr>
            <w:tcW w:w="2200" w:type="dxa"/>
            <w:vAlign w:val="center"/>
          </w:tcPr>
          <w:p w14:paraId="4FFB8DDF">
            <w:pPr>
              <w:snapToGrid w:val="0"/>
              <w:spacing w:before="70" w:after="70" w:line="240" w:lineRule="auto"/>
              <w:ind w:firstLine="0"/>
              <w:jc w:val="left"/>
              <w:rPr>
                <w:sz w:val="21"/>
              </w:rPr>
            </w:pPr>
            <w:r>
              <w:rPr>
                <w:sz w:val="21"/>
                <w:szCs w:val="21"/>
              </w:rPr>
              <w:t>报告图号重复</w:t>
            </w:r>
          </w:p>
        </w:tc>
        <w:tc>
          <w:tcPr>
            <w:tcW w:w="2678" w:type="dxa"/>
            <w:vAlign w:val="center"/>
          </w:tcPr>
          <w:p w14:paraId="007E7730">
            <w:pPr>
              <w:snapToGrid w:val="0"/>
              <w:spacing w:before="70" w:after="70" w:line="240" w:lineRule="auto"/>
              <w:ind w:firstLine="0"/>
              <w:jc w:val="left"/>
              <w:rPr>
                <w:sz w:val="21"/>
              </w:rPr>
            </w:pPr>
            <w:r>
              <w:rPr>
                <w:sz w:val="21"/>
                <w:szCs w:val="21"/>
              </w:rPr>
              <w:t>编号规则未更新</w:t>
            </w:r>
          </w:p>
        </w:tc>
        <w:tc>
          <w:tcPr>
            <w:tcW w:w="3155" w:type="dxa"/>
            <w:vAlign w:val="center"/>
          </w:tcPr>
          <w:p w14:paraId="0EAF1161">
            <w:pPr>
              <w:snapToGrid w:val="0"/>
              <w:spacing w:before="70" w:after="70" w:line="240" w:lineRule="auto"/>
              <w:ind w:firstLine="0"/>
              <w:jc w:val="left"/>
              <w:rPr>
                <w:sz w:val="21"/>
              </w:rPr>
            </w:pPr>
            <w:r>
              <w:rPr>
                <w:sz w:val="21"/>
                <w:szCs w:val="21"/>
              </w:rPr>
              <w:t>检查编号规则</w:t>
            </w:r>
          </w:p>
        </w:tc>
      </w:tr>
      <w:tr w14:paraId="585DA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781E2A4F">
            <w:pPr>
              <w:snapToGrid w:val="0"/>
              <w:spacing w:before="70" w:after="70" w:line="240" w:lineRule="auto"/>
              <w:ind w:firstLine="0"/>
              <w:jc w:val="center"/>
              <w:rPr>
                <w:sz w:val="21"/>
              </w:rPr>
            </w:pPr>
            <w:r>
              <w:rPr>
                <w:sz w:val="21"/>
                <w:szCs w:val="21"/>
              </w:rPr>
              <w:t>19</w:t>
            </w:r>
          </w:p>
        </w:tc>
        <w:tc>
          <w:tcPr>
            <w:tcW w:w="2200" w:type="dxa"/>
            <w:vAlign w:val="center"/>
          </w:tcPr>
          <w:p w14:paraId="384A2018">
            <w:pPr>
              <w:snapToGrid w:val="0"/>
              <w:spacing w:before="70" w:after="70" w:line="240" w:lineRule="auto"/>
              <w:ind w:firstLine="0"/>
              <w:jc w:val="left"/>
              <w:rPr>
                <w:sz w:val="21"/>
              </w:rPr>
            </w:pPr>
            <w:r>
              <w:rPr>
                <w:sz w:val="21"/>
                <w:szCs w:val="21"/>
              </w:rPr>
              <w:t>校审意见丢失</w:t>
            </w:r>
          </w:p>
        </w:tc>
        <w:tc>
          <w:tcPr>
            <w:tcW w:w="2678" w:type="dxa"/>
            <w:vAlign w:val="center"/>
          </w:tcPr>
          <w:p w14:paraId="0EBE1B41">
            <w:pPr>
              <w:snapToGrid w:val="0"/>
              <w:spacing w:before="70" w:after="70" w:line="240" w:lineRule="auto"/>
              <w:ind w:firstLine="0"/>
              <w:jc w:val="left"/>
              <w:rPr>
                <w:sz w:val="21"/>
              </w:rPr>
            </w:pPr>
            <w:r>
              <w:rPr>
                <w:sz w:val="21"/>
                <w:szCs w:val="21"/>
              </w:rPr>
              <w:t>未保存</w:t>
            </w:r>
          </w:p>
        </w:tc>
        <w:tc>
          <w:tcPr>
            <w:tcW w:w="3155" w:type="dxa"/>
            <w:vAlign w:val="center"/>
          </w:tcPr>
          <w:p w14:paraId="2E283A9F">
            <w:pPr>
              <w:snapToGrid w:val="0"/>
              <w:spacing w:before="70" w:after="70" w:line="240" w:lineRule="auto"/>
              <w:ind w:firstLine="0"/>
              <w:jc w:val="left"/>
              <w:rPr>
                <w:sz w:val="21"/>
              </w:rPr>
            </w:pPr>
            <w:r>
              <w:rPr>
                <w:sz w:val="21"/>
                <w:szCs w:val="21"/>
              </w:rPr>
              <w:t>启用自动保存与版本管理</w:t>
            </w:r>
          </w:p>
        </w:tc>
      </w:tr>
      <w:tr w14:paraId="68DC2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67" w:type="dxa"/>
            <w:vAlign w:val="center"/>
          </w:tcPr>
          <w:p w14:paraId="1CD4A7EB">
            <w:pPr>
              <w:snapToGrid w:val="0"/>
              <w:spacing w:before="70" w:after="70" w:line="240" w:lineRule="auto"/>
              <w:ind w:firstLine="0"/>
              <w:jc w:val="center"/>
              <w:rPr>
                <w:sz w:val="21"/>
              </w:rPr>
            </w:pPr>
            <w:r>
              <w:rPr>
                <w:sz w:val="21"/>
                <w:szCs w:val="21"/>
              </w:rPr>
              <w:t>20</w:t>
            </w:r>
          </w:p>
        </w:tc>
        <w:tc>
          <w:tcPr>
            <w:tcW w:w="2200" w:type="dxa"/>
            <w:vAlign w:val="center"/>
          </w:tcPr>
          <w:p w14:paraId="253A9540">
            <w:pPr>
              <w:snapToGrid w:val="0"/>
              <w:spacing w:before="70" w:after="70" w:line="240" w:lineRule="auto"/>
              <w:ind w:firstLine="0"/>
              <w:jc w:val="left"/>
              <w:rPr>
                <w:sz w:val="21"/>
              </w:rPr>
            </w:pPr>
            <w:r>
              <w:rPr>
                <w:sz w:val="21"/>
                <w:szCs w:val="21"/>
              </w:rPr>
              <w:t>归档缺项</w:t>
            </w:r>
          </w:p>
        </w:tc>
        <w:tc>
          <w:tcPr>
            <w:tcW w:w="2678" w:type="dxa"/>
            <w:vAlign w:val="center"/>
          </w:tcPr>
          <w:p w14:paraId="537C788A">
            <w:pPr>
              <w:snapToGrid w:val="0"/>
              <w:spacing w:before="70" w:after="70" w:line="240" w:lineRule="auto"/>
              <w:ind w:firstLine="0"/>
              <w:jc w:val="left"/>
              <w:rPr>
                <w:sz w:val="21"/>
              </w:rPr>
            </w:pPr>
            <w:r>
              <w:rPr>
                <w:sz w:val="21"/>
                <w:szCs w:val="21"/>
              </w:rPr>
              <w:t>清单未核对</w:t>
            </w:r>
          </w:p>
        </w:tc>
        <w:tc>
          <w:tcPr>
            <w:tcW w:w="3155" w:type="dxa"/>
            <w:vAlign w:val="center"/>
          </w:tcPr>
          <w:p w14:paraId="69291A20">
            <w:pPr>
              <w:snapToGrid w:val="0"/>
              <w:spacing w:before="70" w:after="70" w:line="240" w:lineRule="auto"/>
              <w:ind w:firstLine="0"/>
              <w:jc w:val="left"/>
              <w:rPr>
                <w:sz w:val="21"/>
              </w:rPr>
            </w:pPr>
            <w:r>
              <w:rPr>
                <w:sz w:val="21"/>
                <w:szCs w:val="21"/>
              </w:rPr>
              <w:t>按清单逐项销号</w:t>
            </w:r>
          </w:p>
        </w:tc>
      </w:tr>
    </w:tbl>
    <w:p w14:paraId="620C38E7">
      <w:pPr>
        <w:spacing w:line="240" w:lineRule="auto"/>
      </w:pPr>
    </w:p>
    <w:p w14:paraId="09EFF3A7">
      <w:pPr>
        <w:pStyle w:val="5"/>
      </w:pPr>
      <w:bookmarkStart w:id="197" w:name="_Toc13032"/>
      <w:r>
        <w:rPr>
          <w:szCs w:val="32"/>
        </w:rPr>
        <w:t>2.7.5 分岗位培训大纲与考核细则</w:t>
      </w:r>
      <w:bookmarkEnd w:id="197"/>
    </w:p>
    <w:p w14:paraId="5562F933">
      <w:pPr>
        <w:ind w:firstLine="720" w:firstLineChars="300"/>
      </w:pPr>
      <w:r>
        <w:rPr>
          <w:rFonts w:hint="eastAsia"/>
        </w:rPr>
        <w:t>本项目依据岗位职能差异化设计培训体系，针对每一岗位制定专属的培训大纲、学时安排及考核标准，确保参训人员学有所获、学以致用，培训完成后即可直接胜任岗位工作。</w:t>
      </w:r>
    </w:p>
    <w:p w14:paraId="50FF07D2">
      <w:r>
        <w:t>岗位划分为四类。操作类包括跟踪测量操作员、扫描仪操作员、载具操作员，重点在设备操作、参数设置、异常识别与日常维护，总学时 40 h（理论 12 h、实操 24 h、考核 4 h）。数据处理类包括点云处理员、融合处理员，重点在数据导入、质量检查、参数选择、成果输出，总学时 48 h（理论 16 h、实操 28 h、考核 4 h）。维护类包括设备维保员，重点在故障判断、部件更换、标定与校准，总学时 32 h（理论 10 h、实操 20 h、考核 2 h）。管理类包括成果审核员与项目管理人员，重点在质量标准、审核要点、报告审阅，总学时 24 h。</w:t>
      </w:r>
    </w:p>
    <w:p w14:paraId="62DBEB83">
      <w:r>
        <w:t>大纲按</w:t>
      </w:r>
      <w:r>
        <w:rPr>
          <w:rFonts w:hint="eastAsia"/>
        </w:rPr>
        <w:t>“</w:t>
      </w:r>
      <w:r>
        <w:t>模块</w:t>
      </w:r>
      <w:r>
        <w:rPr>
          <w:rFonts w:hint="eastAsia"/>
        </w:rPr>
        <w:t>-</w:t>
      </w:r>
      <w:r>
        <w:t>任务</w:t>
      </w:r>
      <w:r>
        <w:rPr>
          <w:rFonts w:hint="eastAsia"/>
        </w:rPr>
        <w:t>-</w:t>
      </w:r>
      <w:r>
        <w:t>能力点</w:t>
      </w:r>
      <w:r>
        <w:rPr>
          <w:rFonts w:hint="eastAsia"/>
        </w:rPr>
        <w:t>”</w:t>
      </w:r>
      <w:r>
        <w:t>三级编写。以扫描仪操作员为例，模块包括设备认知、作业准备、数据采集、现场初检、异常处理、日常维护六个；每个模块下分解为具体任务（如</w:t>
      </w:r>
      <w:r>
        <w:rPr>
          <w:rFonts w:hint="eastAsia"/>
        </w:rPr>
        <w:t>“</w:t>
      </w:r>
      <w:r>
        <w:t>完成一次单站扫描</w:t>
      </w:r>
      <w:r>
        <w:rPr>
          <w:rFonts w:hint="eastAsia"/>
        </w:rPr>
        <w:t>”</w:t>
      </w:r>
      <w:r>
        <w:t>）；每个任务下列出能力点（如</w:t>
      </w:r>
      <w:r>
        <w:rPr>
          <w:rFonts w:hint="eastAsia"/>
        </w:rPr>
        <w:t>“</w:t>
      </w:r>
      <w:r>
        <w:t>能根据表面状态设置点间距与曝光</w:t>
      </w:r>
      <w:r>
        <w:rPr>
          <w:rFonts w:hint="eastAsia"/>
        </w:rPr>
        <w:t>”</w:t>
      </w:r>
      <w:r>
        <w:t>）。能力点是考核的最小单元，学没学会就看能力点过不过。</w:t>
      </w:r>
    </w:p>
    <w:p w14:paraId="29E6F3D5">
      <w:r>
        <w:t>考核采用</w:t>
      </w:r>
      <w:r>
        <w:rPr>
          <w:rFonts w:hint="eastAsia"/>
        </w:rPr>
        <w:t>“</w:t>
      </w:r>
      <w:r>
        <w:t>实操为主、理论为辅</w:t>
      </w:r>
      <w:r>
        <w:rPr>
          <w:rFonts w:hint="eastAsia"/>
        </w:rPr>
        <w:t>”</w:t>
      </w:r>
      <w:r>
        <w:t>的方式。实操考核在现场或模拟场景中进行，给一个具体任务，看能不能在规定时间内完成且结果合格；理论考核用闭卷或开卷答题，题量不大，重点是判断与处置类题目，不出背诵题。考核不合格的安排补训与补考，补考仍不合格的不安排独立作业岗位。</w:t>
      </w:r>
    </w:p>
    <w:p w14:paraId="1C24F3CB">
      <w:r>
        <w:t>考核结果建档。每人一份培训档案，记录培训时间、学时、考核成绩、带教人、可独立承担的工作范围。档案随人员调动转移，新岗位据此安排针对性补训。没有档案的人员不得进入现场作业，这条规定在安全交底时反复强调。</w:t>
      </w:r>
    </w:p>
    <w:p w14:paraId="50A97C2D">
      <w:r>
        <w:t>培训资料要能</w:t>
      </w:r>
      <w:r>
        <w:rPr>
          <w:rFonts w:hint="eastAsia"/>
        </w:rPr>
        <w:t>“</w:t>
      </w:r>
      <w:r>
        <w:t>带得走</w:t>
      </w:r>
      <w:r>
        <w:rPr>
          <w:rFonts w:hint="eastAsia"/>
        </w:rPr>
        <w:t>”</w:t>
      </w:r>
      <w:r>
        <w:t>。每个岗位配一套资料包：操作手册（图文版，每步配照片）、参数速查表（现场可塑封携带）、异常处置卡（常见问题与处置方法）、教学视频（关键动作慢放）。资料包随设备交付，后续修订按版本管理，旧版回收。资料的作用不是</w:t>
      </w:r>
      <w:r>
        <w:rPr>
          <w:rFonts w:hint="eastAsia"/>
        </w:rPr>
        <w:t>“</w:t>
      </w:r>
      <w:r>
        <w:t>存起来应付检查</w:t>
      </w:r>
      <w:r>
        <w:rPr>
          <w:rFonts w:hint="eastAsia"/>
        </w:rPr>
        <w:t>”</w:t>
      </w:r>
      <w:r>
        <w:t>，而是真的能在现场翻开就用。</w:t>
      </w:r>
    </w:p>
    <w:p w14:paraId="110DA47D">
      <w:pPr>
        <w:pStyle w:val="5"/>
      </w:pPr>
      <w:bookmarkStart w:id="198" w:name="_Toc18517"/>
      <w:r>
        <w:rPr>
          <w:szCs w:val="32"/>
        </w:rPr>
        <w:t>2.7.6 维保响应与备件管理细则</w:t>
      </w:r>
      <w:bookmarkEnd w:id="198"/>
    </w:p>
    <w:p w14:paraId="536C1697">
      <w:r>
        <w:rPr>
          <w:rFonts w:hint="eastAsia"/>
        </w:rPr>
        <w:t>质保期内服务承诺的落地成效，核心取决于响应机制的完备性与备件储备的充足性。本章节将“2小时响应、48小时到场”等服务承诺解构为可量化执行的操作流程。</w:t>
      </w:r>
    </w:p>
    <w:p w14:paraId="74AB8E1F">
      <w:r>
        <w:rPr>
          <w:rFonts w:hint="eastAsia"/>
        </w:rPr>
        <w:t>服务响应实行四级分级管控体系：一级响应针对紧急故障（涵盖设备完全失效、数据丢失、安全风险类故障），要求接报后2小时内启动响应、24小时内安排技术人员到场、48小时内提交故障解决方案；二级响应针对严重故障（涵盖核心功能失效但可降级运行类故障），要求4小时内启动响应、48小时内技术人员到场；三级响应针对一般故障（涵盖局部功能异常类故障），要求8小时内启动响应、一周内完成处置；四级响应针对技术咨询与优化建议类需求，要求24小时内予以答复。故障分级判定标准与对应响应时限已纳入服务协议，经甲乙双方共同确认后生效。</w:t>
      </w:r>
    </w:p>
    <w:p w14:paraId="74783159">
      <w:r>
        <w:rPr>
          <w:rFonts w:hint="eastAsia"/>
        </w:rPr>
        <w:t>构建多冗余响应渠道体系，并行开通电话热线、微信服务群、官方邮件、现场驻点四类接报渠道，任一渠道接收故障报备即自动启动对应响应流程，无需用户定向对接特定责任人员。接报后即时生成标准化服务工单，将工单唯一标识反馈至用户端，后续服务进展可通过该标识实时查询。服务工单实现全流程闭环方判定为服务完成，未闭环的工单按周汇总并向上级管理部门报送。</w:t>
      </w:r>
    </w:p>
    <w:p w14:paraId="420A075D">
      <w:r>
        <w:rPr>
          <w:rFonts w:hint="eastAsia"/>
        </w:rPr>
        <w:t>服务支持优先采用远程运维模式。绝大多数软件故障、参数异常、操作失误类问题可通过远程技术支持完成处置，无需安排现场人员到场。远程运维的实施前提为现场具备稳定网络接入条件且已获得用户端操作授权，远程运维通道在系统部署阶段即完成配置，并征得甲方书面同意。若远程技术支持无法解决故障，再安排技术人员赴现场处置，规避非必要现场行程导致的服务窗口期损耗。</w:t>
      </w:r>
    </w:p>
    <w:p w14:paraId="15C94125">
      <w:r>
        <w:rPr>
          <w:rFonts w:hint="eastAsia"/>
        </w:rPr>
        <w:t>备件储备遵循“关键件超额储备、通用件按需储备”的配置原则。其中关键备件涵盖扫描仪电池、跟踪器电池、数据线缆、快换接口、相机模组、载具驱动模块，储备规模不低于在用总量的20%；通用备件涵盖螺丝、密封圈、保险丝、接插件，储备规模按半年实际消耗量核定。备件目录与库存台账按季度开展全面盘点，库存水平低于安全阈值时即时启动补货流程。</w:t>
      </w:r>
    </w:p>
    <w:p w14:paraId="64D4F16B">
      <w:r>
        <w:rPr>
          <w:rFonts w:hint="eastAsia"/>
        </w:rPr>
        <w:t>备件管理执行三项核心规范：其一为专用性约束，备件仅可用于本项目运维场景，严禁挪作非本项目用途；其二为全流程可追溯，所有备件均建立出入库全链条记录，更换下的旧件统一回收并登记故障表征；其三为定期计量检定，计量类备件（含标准尺、靶标球）按法定检定周期送检，未通过检定的备件禁止投入使用。上述三项规范为备件管理的基础准则，亦是运维过程中易出现疏漏的核心环节。</w:t>
      </w:r>
    </w:p>
    <w:p w14:paraId="583E92ED">
      <w:r>
        <w:rPr>
          <w:rFonts w:hint="eastAsia"/>
        </w:rPr>
        <w:t>预防性维护的实施优先级显著高于事后维修。本方案明确每季度开展一次常规巡检，巡检内容包括设备表面清洁、紧固件紧固状态核验、电池健康性能测试、运行精度抽测、软件版本一致性核对；每半年开展一次深度运维，内容包括跟踪器清洁保养、系统标定复核、老化线缆更换、固件版本升级。巡检记录统一归档管理，排查出的潜在隐患提前处置，避免设备在运行现场突发故障。</w:t>
      </w:r>
    </w:p>
    <w:p w14:paraId="73976E01">
      <w:r>
        <w:rPr>
          <w:rFonts w:hint="eastAsia"/>
        </w:rPr>
        <w:t>服务质量评价体系摒弃单一的修复时效指标，同时考量设备故障复发情况。评价维度涵盖响应及时率、一次修复率、平均修复时长、重复故障率、用户满意度，上述指标按季度统计并向甲方提交报告。针对重复故障率偏高的设备，需系统性溯源故障成因，区分设计缺陷、操作不当或环境影响类因素，不得简单归因于设备正常损耗。</w:t>
      </w:r>
    </w:p>
    <w:p w14:paraId="13640963">
      <w:pPr>
        <w:pStyle w:val="4"/>
      </w:pPr>
      <w:bookmarkStart w:id="199" w:name="_Toc16464"/>
      <w:r>
        <w:rPr>
          <w:szCs w:val="36"/>
        </w:rPr>
        <w:t>2.8 质量控制及保障措施</w:t>
      </w:r>
      <w:bookmarkEnd w:id="199"/>
    </w:p>
    <w:p w14:paraId="7FC8D987">
      <w:pPr>
        <w:pStyle w:val="5"/>
      </w:pPr>
      <w:bookmarkStart w:id="200" w:name="_Toc25608"/>
      <w:r>
        <w:rPr>
          <w:szCs w:val="32"/>
        </w:rPr>
        <w:t>2.8.1 质量管理体系</w:t>
      </w:r>
      <w:bookmarkEnd w:id="200"/>
    </w:p>
    <w:p w14:paraId="574E0395">
      <w:r>
        <w:t>项目执行郑州信大先进技术研究院质量管理体系，按</w:t>
      </w:r>
      <w:r>
        <w:rPr>
          <w:rFonts w:hint="eastAsia"/>
        </w:rPr>
        <w:t>“</w:t>
      </w:r>
      <w:r>
        <w:t>策划</w:t>
      </w:r>
      <w:r>
        <w:rPr>
          <w:rFonts w:hint="eastAsia"/>
        </w:rPr>
        <w:t>-</w:t>
      </w:r>
      <w:r>
        <w:t>实施</w:t>
      </w:r>
      <w:r>
        <w:rPr>
          <w:rFonts w:hint="eastAsia"/>
        </w:rPr>
        <w:t>-</w:t>
      </w:r>
      <w:r>
        <w:t>检查</w:t>
      </w:r>
      <w:r>
        <w:rPr>
          <w:rFonts w:hint="eastAsia"/>
        </w:rPr>
        <w:t>-</w:t>
      </w:r>
      <w:r>
        <w:t>改进</w:t>
      </w:r>
      <w:r>
        <w:rPr>
          <w:rFonts w:hint="eastAsia"/>
        </w:rPr>
        <w:t>”</w:t>
      </w:r>
      <w:r>
        <w:t>（PDCA）循环管理。项目设质量负责人 1 名，各专业设质量员，实行质量责任终身制。</w:t>
      </w:r>
    </w:p>
    <w:p w14:paraId="66EC4890">
      <w:pPr>
        <w:pStyle w:val="5"/>
      </w:pPr>
      <w:bookmarkStart w:id="201" w:name="_Toc30870"/>
      <w:r>
        <w:rPr>
          <w:szCs w:val="32"/>
        </w:rPr>
        <w:t>2.8.</w:t>
      </w:r>
      <w:r>
        <w:rPr>
          <w:rFonts w:hint="eastAsia"/>
          <w:szCs w:val="32"/>
        </w:rPr>
        <w:t>2</w:t>
      </w:r>
      <w:r>
        <w:rPr>
          <w:szCs w:val="32"/>
        </w:rPr>
        <w:t xml:space="preserve"> 三级校审制度</w:t>
      </w:r>
      <w:bookmarkEnd w:id="201"/>
    </w:p>
    <w:p w14:paraId="11A8A990">
      <w:r>
        <w:t>所有技术成果实行</w:t>
      </w:r>
      <w:r>
        <w:rPr>
          <w:rFonts w:hint="eastAsia"/>
        </w:rPr>
        <w:t>“</w:t>
      </w:r>
      <w:r>
        <w:t>编制</w:t>
      </w:r>
      <w:r>
        <w:rPr>
          <w:rFonts w:hint="eastAsia"/>
        </w:rPr>
        <w:t>-</w:t>
      </w:r>
      <w:r>
        <w:t>校核</w:t>
      </w:r>
      <w:r>
        <w:rPr>
          <w:rFonts w:hint="eastAsia"/>
        </w:rPr>
        <w:t>-</w:t>
      </w:r>
      <w:r>
        <w:t>审核</w:t>
      </w:r>
      <w:r>
        <w:rPr>
          <w:rFonts w:hint="eastAsia"/>
        </w:rPr>
        <w:t>”</w:t>
      </w:r>
      <w:r>
        <w:t>三级校审：编制人对成果质量负责；校核人检查数据、计算、图面、文字的一致性；审核人检查技术路线、结论、合规性。校审意见在线留痕，未闭环不得提交甲方。</w:t>
      </w:r>
    </w:p>
    <w:p w14:paraId="0E7DA659">
      <w:pPr>
        <w:ind w:firstLine="0"/>
        <w:jc w:val="center"/>
      </w:pPr>
      <w:r>
        <w:drawing>
          <wp:inline distT="0" distB="0" distL="0" distR="0">
            <wp:extent cx="5198110" cy="1943735"/>
            <wp:effectExtent l="0" t="0" r="8890" b="12065"/>
            <wp:docPr id="644593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93773" name="图片 1"/>
                    <pic:cNvPicPr>
                      <a:picLocks noChangeAspect="1"/>
                    </pic:cNvPicPr>
                  </pic:nvPicPr>
                  <pic:blipFill>
                    <a:blip r:embed="rId95"/>
                    <a:stretch>
                      <a:fillRect/>
                    </a:stretch>
                  </pic:blipFill>
                  <pic:spPr>
                    <a:xfrm>
                      <a:off x="0" y="0"/>
                      <a:ext cx="5212342" cy="1948998"/>
                    </a:xfrm>
                    <a:prstGeom prst="rect">
                      <a:avLst/>
                    </a:prstGeom>
                  </pic:spPr>
                </pic:pic>
              </a:graphicData>
            </a:graphic>
          </wp:inline>
        </w:drawing>
      </w:r>
    </w:p>
    <w:p w14:paraId="05635E2E">
      <w:pPr>
        <w:spacing w:after="200" w:line="280" w:lineRule="auto"/>
        <w:ind w:firstLine="0"/>
        <w:jc w:val="center"/>
      </w:pPr>
      <w:r>
        <w:rPr>
          <w:sz w:val="21"/>
          <w:szCs w:val="21"/>
        </w:rPr>
        <w:t>图 2-4</w:t>
      </w:r>
      <w:r>
        <w:rPr>
          <w:rFonts w:hint="eastAsia"/>
          <w:sz w:val="21"/>
          <w:szCs w:val="21"/>
        </w:rPr>
        <w:t>1</w:t>
      </w:r>
      <w:r>
        <w:rPr>
          <w:sz w:val="21"/>
          <w:szCs w:val="21"/>
        </w:rPr>
        <w:t xml:space="preserve">  技术成果三级校审流程</w:t>
      </w:r>
    </w:p>
    <w:p w14:paraId="5020C6E1">
      <w:pPr>
        <w:pStyle w:val="5"/>
      </w:pPr>
      <w:bookmarkStart w:id="202" w:name="_Toc5051"/>
      <w:r>
        <w:rPr>
          <w:szCs w:val="32"/>
        </w:rPr>
        <w:t>2.8.</w:t>
      </w:r>
      <w:r>
        <w:rPr>
          <w:rFonts w:hint="eastAsia"/>
          <w:szCs w:val="32"/>
        </w:rPr>
        <w:t>3</w:t>
      </w:r>
      <w:r>
        <w:rPr>
          <w:szCs w:val="32"/>
        </w:rPr>
        <w:t xml:space="preserve"> 计量与测试保障</w:t>
      </w:r>
      <w:bookmarkEnd w:id="202"/>
    </w:p>
    <w:p w14:paraId="147A7A1C">
      <w:r>
        <w:t>（1）所有测量设备在使用前完成检定/校准，取得有效期内的检定证书；现场使用前进行自检。</w:t>
      </w:r>
    </w:p>
    <w:p w14:paraId="39AB4BE1">
      <w:r>
        <w:t>（2）实验室中试按 JJF 1951《基于结构光扫描的光学三维测量系统校准规范》等规范执行。</w:t>
      </w:r>
    </w:p>
    <w:p w14:paraId="7B8ACA0E">
      <w:r>
        <w:t>（3）第三方测试选择具有 CMA 或 CNAS 资质的机构，测试项目覆盖采购文件全部可测指标。</w:t>
      </w:r>
    </w:p>
    <w:p w14:paraId="16767AB1">
      <w:r>
        <w:t>（4）见证试验专家不少于 3 人、副高及以上、非项目相关方，意见明确是否实现功能与指标。</w:t>
      </w:r>
    </w:p>
    <w:p w14:paraId="5A4D98AA">
      <w:pPr>
        <w:pStyle w:val="5"/>
      </w:pPr>
      <w:bookmarkStart w:id="203" w:name="_Toc26956"/>
      <w:r>
        <w:rPr>
          <w:szCs w:val="32"/>
        </w:rPr>
        <w:t>2.8.</w:t>
      </w:r>
      <w:r>
        <w:rPr>
          <w:rFonts w:hint="eastAsia"/>
          <w:szCs w:val="32"/>
        </w:rPr>
        <w:t>4</w:t>
      </w:r>
      <w:r>
        <w:rPr>
          <w:szCs w:val="32"/>
        </w:rPr>
        <w:t xml:space="preserve"> 不合格品控制</w:t>
      </w:r>
      <w:bookmarkEnd w:id="203"/>
    </w:p>
    <w:p w14:paraId="6DE68CB8">
      <w:r>
        <w:t>发现不合格时，立即标识、隔离、记录，分析原因，制定处置方案（返工、返修、让步接收、报废）；处置后重新检验；对同类问题开展举一反三排查。重大不合格在 24 h 内报告甲方。</w:t>
      </w:r>
    </w:p>
    <w:p w14:paraId="40B15C50">
      <w:pPr>
        <w:pStyle w:val="5"/>
      </w:pPr>
      <w:bookmarkStart w:id="204" w:name="_Toc19619"/>
      <w:r>
        <w:rPr>
          <w:szCs w:val="32"/>
        </w:rPr>
        <w:t>2.8.</w:t>
      </w:r>
      <w:r>
        <w:rPr>
          <w:rFonts w:hint="eastAsia"/>
          <w:szCs w:val="32"/>
        </w:rPr>
        <w:t>5</w:t>
      </w:r>
      <w:r>
        <w:rPr>
          <w:szCs w:val="32"/>
        </w:rPr>
        <w:t xml:space="preserve"> 质量记录与追溯</w:t>
      </w:r>
      <w:bookmarkEnd w:id="204"/>
    </w:p>
    <w:p w14:paraId="6F2F516F">
      <w:r>
        <w:t>建立项目质量记录清单，包括：设计评审记录、进货检验记录、过程检验记录、标定记录、测试报告、校审记录、不合格处置记录、培训记录、服务记录。所有记录唯一编号、专人保管，保存期不少于合同期满后 5 年。</w:t>
      </w:r>
    </w:p>
    <w:p w14:paraId="05541081">
      <w:pPr>
        <w:pStyle w:val="5"/>
      </w:pPr>
      <w:bookmarkStart w:id="205" w:name="_Toc2120"/>
      <w:r>
        <w:rPr>
          <w:szCs w:val="32"/>
        </w:rPr>
        <w:t>2.8.</w:t>
      </w:r>
      <w:r>
        <w:rPr>
          <w:rFonts w:hint="eastAsia"/>
          <w:szCs w:val="32"/>
        </w:rPr>
        <w:t>6</w:t>
      </w:r>
      <w:r>
        <w:rPr>
          <w:szCs w:val="32"/>
        </w:rPr>
        <w:t xml:space="preserve"> 三级校审执行细则</w:t>
      </w:r>
      <w:bookmarkEnd w:id="205"/>
    </w:p>
    <w:p w14:paraId="0509DE0A">
      <w:r>
        <w:rPr>
          <w:rFonts w:hint="eastAsia"/>
        </w:rPr>
        <w:t>三级校审为成果质量管控的终端核心环节，但现有研究及工程实践中，大量项目将其简化为形式化“签章流程”：校对人员仅实施概略性浏览，审核人员直接签署姓名，审定人员依惯例加盖印章，各类质量问题最终流入交付环节。本节将三级校审机制拆解为可落地核查的具象化操作流程，保障各审查层级切实履行核查职能。</w:t>
      </w:r>
    </w:p>
    <w:p w14:paraId="6697C972">
      <w:r>
        <w:rPr>
          <w:rFonts w:hint="eastAsia"/>
        </w:rPr>
        <w:t>一级校审为自校环节，由成果编制人员独立完成。自校并非简单的二次浏览，而是依托标准化清单开展逐项核验，核验维度包括数据完整性、坐标系与高程基准标注合规性、计算过程可复现性、图文一致性、结论数据支撑充分性、附件完备性。自校清单随成果同步提交，逐项核验完成后签字确认。自校未通过的成果不得提级审核，需建立刚性管控机制。</w:t>
      </w:r>
    </w:p>
    <w:p w14:paraId="681813DF">
      <w:r>
        <w:rPr>
          <w:rFonts w:hint="eastAsia"/>
        </w:rPr>
        <w:t>二级校审为专业校对环节，由同专业领域、非成果编制人员的技术人员承担。校对的核心职能并非重复开展成果编制工作，而是核验成果内容的正确性，核验维度包括数据引用准确性、方法适用性、计算过程错漏情况、结论与数据的匹配性。校对采用“抽样核查+重点复核”的组合模式：针对关键参数、核心计算流程、主要结论开展逐项复核，针对一般性描述实施抽样核查。校对意见需逐条录入意见单，成果编制人员需逐条答复，未完成答复的成果不得进入下一校审环节。</w:t>
      </w:r>
    </w:p>
    <w:p w14:paraId="7EBF3CB5">
      <w:r>
        <w:rPr>
          <w:rFonts w:hint="eastAsia"/>
        </w:rPr>
        <w:t>三级校审包含审核与审定两个层级。</w:t>
      </w:r>
      <w:r>
        <w:t>审核</w:t>
      </w:r>
      <w:r>
        <w:rPr>
          <w:rFonts w:hint="eastAsia"/>
        </w:rPr>
        <w:t>环节</w:t>
      </w:r>
      <w:r>
        <w:t>由专业负责人承担，</w:t>
      </w:r>
      <w:r>
        <w:rPr>
          <w:rFonts w:hint="eastAsia"/>
        </w:rPr>
        <w:t>核心管控维度为技术合规性，包括</w:t>
      </w:r>
      <w:r>
        <w:t>方案是否符合规范</w:t>
      </w:r>
      <w:r>
        <w:rPr>
          <w:rFonts w:hint="eastAsia"/>
        </w:rPr>
        <w:t>要求</w:t>
      </w:r>
      <w:r>
        <w:t>、指标是否满足合同</w:t>
      </w:r>
      <w:r>
        <w:rPr>
          <w:rFonts w:hint="eastAsia"/>
        </w:rPr>
        <w:t>约定</w:t>
      </w:r>
      <w:r>
        <w:t>、风险是否</w:t>
      </w:r>
      <w:r>
        <w:rPr>
          <w:rFonts w:hint="eastAsia"/>
        </w:rPr>
        <w:t>全面</w:t>
      </w:r>
      <w:r>
        <w:t>识别、</w:t>
      </w:r>
      <w:r>
        <w:rPr>
          <w:rFonts w:hint="eastAsia"/>
        </w:rPr>
        <w:t>应对</w:t>
      </w:r>
      <w:r>
        <w:t>措施是否</w:t>
      </w:r>
      <w:r>
        <w:rPr>
          <w:rFonts w:hint="eastAsia"/>
        </w:rPr>
        <w:t>具备</w:t>
      </w:r>
      <w:r>
        <w:t>可行</w:t>
      </w:r>
      <w:r>
        <w:rPr>
          <w:rFonts w:hint="eastAsia"/>
        </w:rPr>
        <w:t>性</w:t>
      </w:r>
      <w:r>
        <w:t>；审定</w:t>
      </w:r>
      <w:r>
        <w:rPr>
          <w:rFonts w:hint="eastAsia"/>
        </w:rPr>
        <w:t>环节</w:t>
      </w:r>
      <w:r>
        <w:t>由项目负责人或技术负责人承担，</w:t>
      </w:r>
      <w:r>
        <w:rPr>
          <w:rFonts w:hint="eastAsia"/>
        </w:rPr>
        <w:t>核心管控维度为成果整体性与责任边界，包括</w:t>
      </w:r>
      <w:r>
        <w:t>成果是否</w:t>
      </w:r>
      <w:r>
        <w:rPr>
          <w:rFonts w:hint="eastAsia"/>
        </w:rPr>
        <w:t>满足</w:t>
      </w:r>
      <w:r>
        <w:t>交付条件、是否存在遗留问题、是否需</w:t>
      </w:r>
      <w:r>
        <w:rPr>
          <w:rFonts w:hint="eastAsia"/>
        </w:rPr>
        <w:t>上报</w:t>
      </w:r>
      <w:r>
        <w:t>甲方确认。</w:t>
      </w:r>
      <w:r>
        <w:rPr>
          <w:rFonts w:hint="eastAsia"/>
        </w:rPr>
        <w:t>审核与审定环节可合并实施，</w:t>
      </w:r>
      <w:r>
        <w:t>但不得省略。</w:t>
      </w:r>
    </w:p>
    <w:p w14:paraId="0988DEC6">
      <w:r>
        <w:rPr>
          <w:rFonts w:hint="eastAsia"/>
        </w:rPr>
        <w:t>三级校审的过程记录需实现完整留存。每份成果需配套校审记录表，明确记录各级校审人员信息、校审时间、提出问题数量、答复情况、审核结论。校审记录表与成果同步归档，验收阶段可随时调阅。本方案明确规定：无校审记录的成果判定为未完成成果，不得交付。</w:t>
      </w:r>
    </w:p>
    <w:p w14:paraId="62D6FE83">
      <w:r>
        <w:rPr>
          <w:rFonts w:hint="eastAsia"/>
        </w:rPr>
        <w:t>校审失效主要分为三类典型情形，需制定针对性防控策略：其一为“熟人社会”型失效，即校审人员碍于人情关系未提出问题，防控策略为实行校审人员随机分配制度，意见提出数量纳入绩效考核体系，但不设置数量硬性要求；其二为“时间挤压”型失效，即因进度紧张压缩校审时长，防控策略为将校审时长纳入进度计划刚性管控，不得随意挤占；其三为“能力不足”型失效，即校审人员因专业能力不足无法识别问题即签字确认，防控策略为校审人员需接受对应岗位培训并通过考核。</w:t>
      </w:r>
    </w:p>
    <w:p w14:paraId="6CEEC459">
      <w:r>
        <w:rPr>
          <w:rFonts w:hint="eastAsia"/>
        </w:rPr>
        <w:t>校审发现的问题需开展分类统计。按问题类型（数据类、方法类、计算类、表述类、格式类）与严重程度（致命、严重、一般、建议）两个维度分类，按月开展统计，识别高频复发问题类型。高频复发问题无法通过“后续注意”的主观约束解决，需从流程优化、模板优化、工具优化层面实施系统性整改——例如计算类错误高频复发，即定制计算模板并增设自动校验功能；表述类问题高频复发，即固化写作提纲与专业术语表。</w:t>
      </w:r>
    </w:p>
    <w:p w14:paraId="1EEF8597">
      <w:pPr>
        <w:pStyle w:val="5"/>
      </w:pPr>
      <w:bookmarkStart w:id="206" w:name="_Toc27536"/>
      <w:r>
        <w:rPr>
          <w:szCs w:val="32"/>
        </w:rPr>
        <w:t>2.8.</w:t>
      </w:r>
      <w:r>
        <w:rPr>
          <w:rFonts w:hint="eastAsia"/>
          <w:szCs w:val="32"/>
        </w:rPr>
        <w:t>7</w:t>
      </w:r>
      <w:r>
        <w:rPr>
          <w:szCs w:val="32"/>
        </w:rPr>
        <w:t xml:space="preserve"> 质量数据分析与改进</w:t>
      </w:r>
      <w:bookmarkEnd w:id="206"/>
    </w:p>
    <w:p w14:paraId="65E4C40D">
      <w:r>
        <w:rPr>
          <w:rFonts w:hint="eastAsia"/>
        </w:rPr>
        <w:t>质量管理范畴不应仅局限于不合格项的纠正与管控，更需以数据驱动的科学化决策为核心支撑。本节将系统阐述本项目质量数据的采集范式、分析路径及其向改进措施转化的运行机制。</w:t>
      </w:r>
    </w:p>
    <w:p w14:paraId="14420A88">
      <w:r>
        <w:t>质量数据</w:t>
      </w:r>
      <w:r>
        <w:rPr>
          <w:rFonts w:hint="eastAsia"/>
        </w:rPr>
        <w:t>可划分为</w:t>
      </w:r>
      <w:r>
        <w:t>四</w:t>
      </w:r>
      <w:r>
        <w:rPr>
          <w:rFonts w:hint="eastAsia"/>
        </w:rPr>
        <w:t>大</w:t>
      </w:r>
      <w:r>
        <w:t>类</w:t>
      </w:r>
      <w:r>
        <w:rPr>
          <w:rFonts w:hint="eastAsia"/>
        </w:rPr>
        <w:t>别：</w:t>
      </w:r>
      <w:r>
        <w:t>过程类</w:t>
      </w:r>
      <w:r>
        <w:rPr>
          <w:rFonts w:hint="eastAsia"/>
        </w:rPr>
        <w:t>数据涵盖</w:t>
      </w:r>
      <w:r>
        <w:t>检查点合格率、初检通过率、一次返工率、校审问题</w:t>
      </w:r>
      <w:r>
        <w:rPr>
          <w:rFonts w:hint="eastAsia"/>
        </w:rPr>
        <w:t>数量</w:t>
      </w:r>
      <w:r>
        <w:t>；结果类</w:t>
      </w:r>
      <w:r>
        <w:rPr>
          <w:rFonts w:hint="eastAsia"/>
        </w:rPr>
        <w:t>数据涵盖</w:t>
      </w:r>
      <w:r>
        <w:t>精度评定结果、缺陷识别一致率、报告退回率、验收一次通过率；服务类</w:t>
      </w:r>
      <w:r>
        <w:rPr>
          <w:rFonts w:hint="eastAsia"/>
        </w:rPr>
        <w:t>数据涵盖</w:t>
      </w:r>
      <w:r>
        <w:t>响应及时率、用户投诉</w:t>
      </w:r>
      <w:r>
        <w:rPr>
          <w:rFonts w:hint="eastAsia"/>
        </w:rPr>
        <w:t>数量</w:t>
      </w:r>
      <w:r>
        <w:t>、培训考核通过率；管理类</w:t>
      </w:r>
      <w:r>
        <w:rPr>
          <w:rFonts w:hint="eastAsia"/>
        </w:rPr>
        <w:t>数据涵盖</w:t>
      </w:r>
      <w:r>
        <w:t>文件受控率、记录完整率、整改闭环率。</w:t>
      </w:r>
      <w:r>
        <w:rPr>
          <w:rFonts w:hint="eastAsia"/>
        </w:rPr>
        <w:t>上述四类数据按月度开展汇总分析，</w:t>
      </w:r>
      <w:r>
        <w:t>形成质量月报。</w:t>
      </w:r>
    </w:p>
    <w:p w14:paraId="449AB4C9">
      <w:r>
        <w:rPr>
          <w:rFonts w:hint="eastAsia"/>
        </w:rPr>
        <w:t>质量数据分析采用三维度框架：其一为趋势维度，研判指标的时序演变方向，对连续三个月呈下降态势的指标启动预警机制；其二为分布维度，识别问题的集聚特征，判断问题是否集中于特定人员、站点、设备类型或作业工序，集聚性分布指向系统性问题；其三为关联维度，解析指标间的耦合关系，例如返工率攀升是否与人员调整、作业窗口压缩或设备老化存在关联。三维度分析的耦合运用，可实现从表层数据到深层成因的溯源。</w:t>
      </w:r>
    </w:p>
    <w:p w14:paraId="7E165164">
      <w:r>
        <w:rPr>
          <w:rFonts w:hint="eastAsia"/>
        </w:rPr>
        <w:t>改进措施划分为三个层级：作业层改进针对具体作业动作实施优化，如调整设备站位、更换作业参数、增设检查点位；流程层改进针对作业工序与接口进行重构，如增加预检环节、调整交接模式；体系层改进针对标准与制度开展修订，如完善作业规程、调整质量管控目标。三个层级中，作业层改进见效周期短但仅为治标之策，体系层改进见效周期长但具备治本效能。本方案明确每季度至少推动一项体系层改进，防止质量管理陷入被动式应急处置的困境。</w:t>
      </w:r>
    </w:p>
    <w:p w14:paraId="393D6962">
      <w:r>
        <w:rPr>
          <w:rFonts w:hint="eastAsia"/>
        </w:rPr>
        <w:t>改进措施需建立验证机制。每项措施落地后，对关联指标开展为期三个月的跟踪监测，评估其改善成效。若指标未出现显著改善，需精准区分是措施适配性不足还是执行落地偏差，据此确定后续优化方向。该“三个月验证”规则可规避项目陷入“持续出台新措施、问题长期未解决”的恶性循环。</w:t>
      </w:r>
    </w:p>
    <w:p w14:paraId="0400986A">
      <w:r>
        <w:rPr>
          <w:rFonts w:hint="eastAsia"/>
        </w:rPr>
        <w:t>质量数据的真实性为不可逾越的底线。严禁为优化指标表现而篡改原始记录、开展选择性统计、将不合格项隐匿于“待处理”类别。本方案明确：一经发现数据造假行为，对相关责任人予以调离岗位处理，并对关联成果开展全面复查。该规定并非源于对人员的不信任，而是质量数据一旦失真，将导致整个质量管理体系丧失运行根基。</w:t>
      </w:r>
    </w:p>
    <w:p w14:paraId="25E3DCBF">
      <w:r>
        <w:rPr>
          <w:rFonts w:hint="eastAsia"/>
        </w:rPr>
        <w:t>质量改进成果需实现知识沉淀。经验证有效的改进措施纳入规程与模板体系，转化为“标准化作业动作”；经验证无效的措施留存归档，避免后续重复试错；典型改进案例整理形成文档，纳入项目知识库。质量管理的高阶形态并非“零问题发生”，而是问题出现后可实现快速溯源、高效处置且杜绝同类问题复发。</w:t>
      </w:r>
    </w:p>
    <w:p w14:paraId="319854BE">
      <w:pPr>
        <w:pStyle w:val="4"/>
      </w:pPr>
      <w:bookmarkStart w:id="207" w:name="_Toc27007"/>
      <w:r>
        <w:rPr>
          <w:szCs w:val="36"/>
        </w:rPr>
        <w:t>2.9 安全与文明施工措施</w:t>
      </w:r>
      <w:bookmarkEnd w:id="207"/>
    </w:p>
    <w:p w14:paraId="3BF7D032">
      <w:pPr>
        <w:pStyle w:val="5"/>
      </w:pPr>
      <w:bookmarkStart w:id="208" w:name="_Toc30986"/>
      <w:r>
        <w:rPr>
          <w:szCs w:val="32"/>
        </w:rPr>
        <w:t>2.9.1 安全管理目标</w:t>
      </w:r>
      <w:bookmarkEnd w:id="208"/>
    </w:p>
    <w:p w14:paraId="2CFAD978">
      <w:r>
        <w:t>严格执行《安全生产协议（检修作业）》约定的</w:t>
      </w:r>
      <w:r>
        <w:rPr>
          <w:rFonts w:hint="eastAsia"/>
        </w:rPr>
        <w:t>“</w:t>
      </w:r>
      <w:r>
        <w:t>八不发生</w:t>
      </w:r>
      <w:r>
        <w:rPr>
          <w:rFonts w:hint="eastAsia"/>
        </w:rPr>
        <w:t>”</w:t>
      </w:r>
      <w:r>
        <w:t>目标：不发生人员轻伤及以上生产安全责任事故；不发生直接经济损失 50 万元以上的生产安全责任事故（事件）；在甲方现场不发生同等及以上责任交通事故；不发生电力安全事故、事件及设备障碍，不发生火灾、爆炸、突发环境等事故事件，不发生违法排污责任事件或其他环境违法行为；不发生社会影响大、影响甲方及其上级单位声誉的安全事件和自然灾害处置不力事件；不发生瞒报、谎报、迟报、漏报生产安全事故行为；不发生安全生产刑事处罚、行政处罚事项；不发生职业病。</w:t>
      </w:r>
    </w:p>
    <w:p w14:paraId="2E759920">
      <w:pPr>
        <w:pStyle w:val="5"/>
      </w:pPr>
      <w:bookmarkStart w:id="209" w:name="_Toc27733"/>
      <w:r>
        <w:rPr>
          <w:szCs w:val="32"/>
        </w:rPr>
        <w:t>2.9.2 安全管理组织</w:t>
      </w:r>
      <w:bookmarkEnd w:id="209"/>
    </w:p>
    <w:p w14:paraId="708033DE">
      <w:r>
        <w:t>项目设安全负责人 1 名（具备相应资格），每个现场作业组配专职安全员 1 名；项目负责人为安全生产第一责任人，每月到岗履职不少于 22 天（如适用）。</w:t>
      </w:r>
    </w:p>
    <w:p w14:paraId="0152C44A">
      <w:pPr>
        <w:pStyle w:val="5"/>
        <w:rPr>
          <w:szCs w:val="32"/>
        </w:rPr>
      </w:pPr>
      <w:bookmarkStart w:id="210" w:name="_Toc13025"/>
      <w:r>
        <w:rPr>
          <w:szCs w:val="32"/>
        </w:rPr>
        <w:t>2.9.3 主要风险与控制措施</w:t>
      </w:r>
      <w:bookmarkEnd w:id="210"/>
    </w:p>
    <w:p w14:paraId="5F40E914">
      <w:r>
        <w:rPr>
          <w:rFonts w:hint="eastAsia"/>
        </w:rPr>
        <w:t>本项目作业场景涉及高处坠落风险，该风险一旦触发将导致作业人员人身伤害，作业实施阶段需通过规范佩戴五点式安全带、落实双钩挂设要求、完善临边防护设施并配备防坠器等技术手段，实现高处坠落事故的风险防控；现场临时用电作业存在触电风险，易引发作业人员人身伤害，作业现场需严格执行临时用电三级配电两级保护制度，足额配备漏电保护装置，作业前落实验电、接地操作流程，实现触电事故的源头防控；临水作业区域存在溺水、落水风险，可造成作业人员人身伤害，临水作业人员需全程穿戴救生衣，现场布设救生绳，严禁单人开展临水作业，降低落水溺水类安全隐患；多工序交叉作业场景下存在物体打击风险，可能导致作业人员人身伤害，作业人员需按规范佩戴安全帽，工具加装防坠绳，不同工序间落实交叉作业物理隔离，规避物体打击伤害；现场机械设备作业存在机械伤害风险，可造成作业人员人身伤害，设备需配备急停按钮与安全防护罩，划定独立作业区域实施隔离管控，防范机械伤害事故；有限空间作业存在中毒窒息风险，将直接威胁作业人员生命安全，需严格遵循“先通风、再检测、后作业”的操作准则，作业全过程安排专职人员监护，实现中毒窒息事件的风险防控；边坡、基坑作业区域存在坍塌、滑坡风险，易造成作业人员人身伤害，作业实施阶段持续开展边坡变形观测、支护结构性能检查，遇降雨天气立即停止作业，防范坍塌滑坡事故；现场精密设备转运与使用环节存在设备损坏风险，将引发财产损失，设备运输环节采取防震防护措施，现场落实设备防护措施，操作人员严格依据规程开展作业，保障设备完好性；项目涉及的业务数据存在数据泄露风险，将引发合规性风险，需通过对相关数据实施加密存储、设置分级权限管控，落实涉密信息不上网的管理要求，实现数据泄露与合规风险的有效规避。</w:t>
      </w:r>
    </w:p>
    <w:p w14:paraId="583A85D3">
      <w:pPr>
        <w:ind w:firstLine="0"/>
        <w:jc w:val="center"/>
      </w:pPr>
      <w:r>
        <w:drawing>
          <wp:inline distT="0" distB="0" distL="114300" distR="114300">
            <wp:extent cx="5725795" cy="4187825"/>
            <wp:effectExtent l="0" t="0" r="4445" b="317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96"/>
                    <a:stretch>
                      <a:fillRect/>
                    </a:stretch>
                  </pic:blipFill>
                  <pic:spPr>
                    <a:xfrm>
                      <a:off x="0" y="0"/>
                      <a:ext cx="5725795" cy="4187825"/>
                    </a:xfrm>
                    <a:prstGeom prst="rect">
                      <a:avLst/>
                    </a:prstGeom>
                    <a:noFill/>
                    <a:ln>
                      <a:noFill/>
                    </a:ln>
                  </pic:spPr>
                </pic:pic>
              </a:graphicData>
            </a:graphic>
          </wp:inline>
        </w:drawing>
      </w:r>
    </w:p>
    <w:p w14:paraId="582CC19F">
      <w:pPr>
        <w:spacing w:after="200" w:line="280" w:lineRule="auto"/>
        <w:ind w:firstLine="0"/>
        <w:jc w:val="center"/>
        <w:rPr>
          <w:sz w:val="21"/>
          <w:szCs w:val="21"/>
        </w:rPr>
      </w:pPr>
      <w:r>
        <w:rPr>
          <w:sz w:val="21"/>
          <w:szCs w:val="21"/>
        </w:rPr>
        <w:t>图 2-</w:t>
      </w:r>
      <w:r>
        <w:rPr>
          <w:rFonts w:hint="eastAsia"/>
          <w:sz w:val="21"/>
          <w:szCs w:val="21"/>
        </w:rPr>
        <w:t>42</w:t>
      </w:r>
      <w:r>
        <w:rPr>
          <w:sz w:val="21"/>
          <w:szCs w:val="21"/>
        </w:rPr>
        <w:t xml:space="preserve">  </w:t>
      </w:r>
      <w:r>
        <w:rPr>
          <w:rFonts w:hint="eastAsia"/>
          <w:sz w:val="21"/>
          <w:szCs w:val="21"/>
        </w:rPr>
        <w:t>主要风险与控制措施示意图</w:t>
      </w:r>
    </w:p>
    <w:p w14:paraId="480CE606">
      <w:pPr>
        <w:pStyle w:val="5"/>
      </w:pPr>
      <w:bookmarkStart w:id="211" w:name="_Toc11109"/>
      <w:r>
        <w:rPr>
          <w:szCs w:val="32"/>
        </w:rPr>
        <w:t>2.9.4 安全作业流程</w:t>
      </w:r>
      <w:bookmarkEnd w:id="211"/>
    </w:p>
    <w:p w14:paraId="31E15849">
      <w:r>
        <w:t>（1）作业前：开展现场查勘，编制安全施工技术方案并报甲方审批；开展安全技术交底并签字确认；检查劳保用品、设备、工器具；办理开工/复工手续。</w:t>
      </w:r>
    </w:p>
    <w:p w14:paraId="2D04B5C6">
      <w:r>
        <w:t>（2）作业中：设置作业区隔离与警示标识；专职安全员全程监护；执行</w:t>
      </w:r>
      <w:r>
        <w:rPr>
          <w:rFonts w:hint="eastAsia"/>
        </w:rPr>
        <w:t>“</w:t>
      </w:r>
      <w:r>
        <w:t>两票三制</w:t>
      </w:r>
      <w:r>
        <w:rPr>
          <w:rFonts w:hint="eastAsia"/>
        </w:rPr>
        <w:t>”</w:t>
      </w:r>
      <w:r>
        <w:t>（如涉及）；每日班前会、班后会；发现隐患立即停工整改。</w:t>
      </w:r>
    </w:p>
    <w:p w14:paraId="28BE2AD2">
      <w:r>
        <w:t>（3）作业后：清理现场、恢复设施、关闭电源、清点人员与设备；填写作业日志。</w:t>
      </w:r>
    </w:p>
    <w:p w14:paraId="227D957B">
      <w:pPr>
        <w:pStyle w:val="5"/>
      </w:pPr>
      <w:bookmarkStart w:id="212" w:name="_Toc5387"/>
      <w:r>
        <w:rPr>
          <w:szCs w:val="32"/>
        </w:rPr>
        <w:t>2.9.5 安全教育培训</w:t>
      </w:r>
      <w:bookmarkEnd w:id="212"/>
    </w:p>
    <w:p w14:paraId="46DC4555">
      <w:r>
        <w:t>全员接受甲方入场安全教育与考试，考试不合格不得进场；特种作业人员持证上岗；新入场人员完成三级教育；每月开展 1 次安全学习，每季度开展 1 次应急演练。</w:t>
      </w:r>
    </w:p>
    <w:p w14:paraId="0B5CA9D2">
      <w:pPr>
        <w:pStyle w:val="5"/>
      </w:pPr>
      <w:bookmarkStart w:id="213" w:name="_Toc30580"/>
      <w:r>
        <w:rPr>
          <w:szCs w:val="32"/>
        </w:rPr>
        <w:t>2.9.6 文明施工与环境保护</w:t>
      </w:r>
      <w:bookmarkEnd w:id="213"/>
    </w:p>
    <w:p w14:paraId="7CEB8BE4">
      <w:r>
        <w:t>执行《长江电力检修厂安全文明施工标准化图册》及配套安全管理要求文件；现场材料分类存放、标识清晰；废弃物分类收集、及时清运；控制粉尘、噪声、振动；保护电站设施与绿化；作业结束做到</w:t>
      </w:r>
      <w:r>
        <w:rPr>
          <w:rFonts w:hint="eastAsia"/>
        </w:rPr>
        <w:t>“</w:t>
      </w:r>
      <w:r>
        <w:t>工完、料尽、场地清</w:t>
      </w:r>
      <w:r>
        <w:rPr>
          <w:rFonts w:hint="eastAsia"/>
        </w:rPr>
        <w:t>”</w:t>
      </w:r>
      <w:r>
        <w:t>。</w:t>
      </w:r>
    </w:p>
    <w:p w14:paraId="7362A947">
      <w:pPr>
        <w:pStyle w:val="5"/>
      </w:pPr>
      <w:bookmarkStart w:id="214" w:name="_Toc26455"/>
      <w:r>
        <w:rPr>
          <w:szCs w:val="32"/>
        </w:rPr>
        <w:t>2.9.7 应急管理</w:t>
      </w:r>
      <w:bookmarkEnd w:id="214"/>
    </w:p>
    <w:p w14:paraId="2B0507F3">
      <w:r>
        <w:t>编制现场处置方案，明确触电、坠落、溺水、火灾、设备故障等场景的处置流程；配备急救箱、灭火器、救生设备；明确应急联络人与联系方式；发生事故按规定及时报告并启动预案。</w:t>
      </w:r>
    </w:p>
    <w:p w14:paraId="7B0EB231">
      <w:pPr>
        <w:pStyle w:val="5"/>
      </w:pPr>
      <w:bookmarkStart w:id="215" w:name="_Toc13000"/>
      <w:r>
        <w:rPr>
          <w:szCs w:val="32"/>
        </w:rPr>
        <w:t>2.9.8 应急处置卡</w:t>
      </w:r>
      <w:bookmarkEnd w:id="215"/>
    </w:p>
    <w:p w14:paraId="7DD6F57D">
      <w:r>
        <w:t>应急处置卡采用</w:t>
      </w:r>
      <w:r>
        <w:rPr>
          <w:rFonts w:hint="eastAsia"/>
        </w:rPr>
        <w:t>“</w:t>
      </w:r>
      <w:r>
        <w:t>一情形一卡片</w:t>
      </w:r>
      <w:r>
        <w:rPr>
          <w:rFonts w:hint="eastAsia"/>
        </w:rPr>
        <w:t>”</w:t>
      </w:r>
      <w:r>
        <w:t>形式，现场张贴于作业区与设备箱内，确保任何人员在突发情况下可照卡处置。卡片内容按</w:t>
      </w:r>
      <w:r>
        <w:rPr>
          <w:rFonts w:hint="eastAsia"/>
        </w:rPr>
        <w:t>“</w:t>
      </w:r>
      <w:r>
        <w:t>征兆</w:t>
      </w:r>
      <w:r>
        <w:rPr>
          <w:rFonts w:hint="eastAsia"/>
        </w:rPr>
        <w:t>-</w:t>
      </w:r>
      <w:r>
        <w:t>第</w:t>
      </w:r>
      <w:r>
        <w:rPr>
          <w:rFonts w:hint="eastAsia"/>
        </w:rPr>
        <w:t>一</w:t>
      </w:r>
      <w:r>
        <w:t>处置</w:t>
      </w:r>
      <w:r>
        <w:rPr>
          <w:rFonts w:hint="eastAsia"/>
        </w:rPr>
        <w:t>-</w:t>
      </w:r>
      <w:r>
        <w:t>报告</w:t>
      </w:r>
      <w:r>
        <w:rPr>
          <w:rFonts w:hint="eastAsia"/>
        </w:rPr>
        <w:t>-</w:t>
      </w:r>
      <w:r>
        <w:t>后续</w:t>
      </w:r>
      <w:r>
        <w:rPr>
          <w:rFonts w:hint="eastAsia"/>
        </w:rPr>
        <w:t>”</w:t>
      </w:r>
      <w:r>
        <w:t>四段式编制，力求简短、可执行。</w:t>
      </w:r>
    </w:p>
    <w:p w14:paraId="3A94A7A2">
      <w:pPr>
        <w:pStyle w:val="6"/>
      </w:pPr>
      <w:r>
        <w:rPr>
          <w:szCs w:val="32"/>
        </w:rPr>
        <w:t>2.9.8.1 人身与作业类</w:t>
      </w:r>
    </w:p>
    <w:tbl>
      <w:tblPr>
        <w:tblStyle w:val="32"/>
        <w:tblW w:w="98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9"/>
        <w:gridCol w:w="1234"/>
        <w:gridCol w:w="1894"/>
        <w:gridCol w:w="2811"/>
        <w:gridCol w:w="1506"/>
        <w:gridCol w:w="1552"/>
      </w:tblGrid>
      <w:tr w14:paraId="71096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49" w:type="dxa"/>
            <w:shd w:val="clear" w:color="auto" w:fill="E7E6E6"/>
            <w:vAlign w:val="center"/>
          </w:tcPr>
          <w:p w14:paraId="73EFC8FE">
            <w:pPr>
              <w:snapToGrid w:val="0"/>
              <w:spacing w:before="70" w:after="70" w:line="240" w:lineRule="auto"/>
              <w:ind w:firstLine="0"/>
              <w:jc w:val="center"/>
              <w:rPr>
                <w:b/>
                <w:sz w:val="21"/>
              </w:rPr>
            </w:pPr>
            <w:r>
              <w:rPr>
                <w:b/>
                <w:sz w:val="21"/>
                <w:szCs w:val="21"/>
              </w:rPr>
              <w:t>编号</w:t>
            </w:r>
          </w:p>
        </w:tc>
        <w:tc>
          <w:tcPr>
            <w:tcW w:w="1234" w:type="dxa"/>
            <w:shd w:val="clear" w:color="auto" w:fill="E7E6E6"/>
            <w:vAlign w:val="center"/>
          </w:tcPr>
          <w:p w14:paraId="50FE9BA1">
            <w:pPr>
              <w:snapToGrid w:val="0"/>
              <w:spacing w:before="70" w:after="70" w:line="240" w:lineRule="auto"/>
              <w:ind w:firstLine="0"/>
              <w:jc w:val="center"/>
              <w:rPr>
                <w:b/>
                <w:sz w:val="21"/>
              </w:rPr>
            </w:pPr>
            <w:r>
              <w:rPr>
                <w:b/>
                <w:sz w:val="21"/>
                <w:szCs w:val="21"/>
              </w:rPr>
              <w:t>情形</w:t>
            </w:r>
          </w:p>
        </w:tc>
        <w:tc>
          <w:tcPr>
            <w:tcW w:w="1894" w:type="dxa"/>
            <w:shd w:val="clear" w:color="auto" w:fill="E7E6E6"/>
            <w:vAlign w:val="center"/>
          </w:tcPr>
          <w:p w14:paraId="52A543EF">
            <w:pPr>
              <w:snapToGrid w:val="0"/>
              <w:spacing w:before="70" w:after="70" w:line="240" w:lineRule="auto"/>
              <w:ind w:firstLine="0"/>
              <w:jc w:val="center"/>
              <w:rPr>
                <w:b/>
                <w:sz w:val="21"/>
              </w:rPr>
            </w:pPr>
            <w:r>
              <w:rPr>
                <w:b/>
                <w:sz w:val="21"/>
                <w:szCs w:val="21"/>
              </w:rPr>
              <w:t>征兆</w:t>
            </w:r>
          </w:p>
        </w:tc>
        <w:tc>
          <w:tcPr>
            <w:tcW w:w="2811" w:type="dxa"/>
            <w:shd w:val="clear" w:color="auto" w:fill="E7E6E6"/>
            <w:vAlign w:val="center"/>
          </w:tcPr>
          <w:p w14:paraId="292BF680">
            <w:pPr>
              <w:snapToGrid w:val="0"/>
              <w:spacing w:before="70" w:after="70" w:line="240" w:lineRule="auto"/>
              <w:ind w:firstLine="0"/>
              <w:jc w:val="center"/>
              <w:rPr>
                <w:b/>
                <w:sz w:val="21"/>
              </w:rPr>
            </w:pPr>
            <w:r>
              <w:rPr>
                <w:b/>
                <w:sz w:val="21"/>
                <w:szCs w:val="21"/>
              </w:rPr>
              <w:t>第一处置</w:t>
            </w:r>
          </w:p>
        </w:tc>
        <w:tc>
          <w:tcPr>
            <w:tcW w:w="1506" w:type="dxa"/>
            <w:shd w:val="clear" w:color="auto" w:fill="E7E6E6"/>
            <w:vAlign w:val="center"/>
          </w:tcPr>
          <w:p w14:paraId="169C5BB4">
            <w:pPr>
              <w:snapToGrid w:val="0"/>
              <w:spacing w:before="70" w:after="70" w:line="240" w:lineRule="auto"/>
              <w:ind w:firstLine="0"/>
              <w:jc w:val="center"/>
              <w:rPr>
                <w:b/>
                <w:sz w:val="21"/>
              </w:rPr>
            </w:pPr>
            <w:r>
              <w:rPr>
                <w:b/>
                <w:sz w:val="21"/>
                <w:szCs w:val="21"/>
              </w:rPr>
              <w:t>报告对象</w:t>
            </w:r>
          </w:p>
        </w:tc>
        <w:tc>
          <w:tcPr>
            <w:tcW w:w="1552" w:type="dxa"/>
            <w:shd w:val="clear" w:color="auto" w:fill="E7E6E6"/>
            <w:vAlign w:val="center"/>
          </w:tcPr>
          <w:p w14:paraId="0776BBA5">
            <w:pPr>
              <w:snapToGrid w:val="0"/>
              <w:spacing w:before="70" w:after="70" w:line="240" w:lineRule="auto"/>
              <w:ind w:firstLine="0"/>
              <w:jc w:val="center"/>
              <w:rPr>
                <w:b/>
                <w:sz w:val="21"/>
              </w:rPr>
            </w:pPr>
            <w:r>
              <w:rPr>
                <w:b/>
                <w:sz w:val="21"/>
                <w:szCs w:val="21"/>
              </w:rPr>
              <w:t>后续措施</w:t>
            </w:r>
          </w:p>
        </w:tc>
      </w:tr>
      <w:tr w14:paraId="4EB6A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108FB682">
            <w:pPr>
              <w:snapToGrid w:val="0"/>
              <w:spacing w:before="70" w:after="70" w:line="240" w:lineRule="auto"/>
              <w:ind w:firstLine="0"/>
              <w:jc w:val="center"/>
              <w:rPr>
                <w:sz w:val="21"/>
              </w:rPr>
            </w:pPr>
            <w:r>
              <w:rPr>
                <w:sz w:val="21"/>
                <w:szCs w:val="21"/>
              </w:rPr>
              <w:t>YJ-01</w:t>
            </w:r>
          </w:p>
        </w:tc>
        <w:tc>
          <w:tcPr>
            <w:tcW w:w="1234" w:type="dxa"/>
            <w:vAlign w:val="center"/>
          </w:tcPr>
          <w:p w14:paraId="7459667A">
            <w:pPr>
              <w:snapToGrid w:val="0"/>
              <w:spacing w:before="70" w:after="70" w:line="240" w:lineRule="auto"/>
              <w:ind w:firstLine="0"/>
              <w:jc w:val="left"/>
              <w:rPr>
                <w:sz w:val="21"/>
              </w:rPr>
            </w:pPr>
            <w:r>
              <w:rPr>
                <w:sz w:val="21"/>
                <w:szCs w:val="21"/>
              </w:rPr>
              <w:t>人员坠落</w:t>
            </w:r>
          </w:p>
        </w:tc>
        <w:tc>
          <w:tcPr>
            <w:tcW w:w="1894" w:type="dxa"/>
            <w:vAlign w:val="center"/>
          </w:tcPr>
          <w:p w14:paraId="24BD3A94">
            <w:pPr>
              <w:snapToGrid w:val="0"/>
              <w:spacing w:before="70" w:after="70" w:line="240" w:lineRule="auto"/>
              <w:ind w:firstLine="0"/>
              <w:jc w:val="left"/>
              <w:rPr>
                <w:sz w:val="21"/>
              </w:rPr>
            </w:pPr>
            <w:r>
              <w:rPr>
                <w:sz w:val="21"/>
                <w:szCs w:val="21"/>
              </w:rPr>
              <w:t>呼救、异常声响</w:t>
            </w:r>
          </w:p>
        </w:tc>
        <w:tc>
          <w:tcPr>
            <w:tcW w:w="2811" w:type="dxa"/>
            <w:vAlign w:val="center"/>
          </w:tcPr>
          <w:p w14:paraId="0A7CF4BE">
            <w:pPr>
              <w:snapToGrid w:val="0"/>
              <w:spacing w:before="70" w:after="70" w:line="240" w:lineRule="auto"/>
              <w:ind w:firstLine="0"/>
              <w:jc w:val="left"/>
              <w:rPr>
                <w:sz w:val="21"/>
              </w:rPr>
            </w:pPr>
            <w:r>
              <w:rPr>
                <w:sz w:val="21"/>
                <w:szCs w:val="21"/>
              </w:rPr>
              <w:t>立即停止作业、保护现场、判断伤情、拨打急救</w:t>
            </w:r>
          </w:p>
        </w:tc>
        <w:tc>
          <w:tcPr>
            <w:tcW w:w="1506" w:type="dxa"/>
            <w:vAlign w:val="center"/>
          </w:tcPr>
          <w:p w14:paraId="76C5E09B">
            <w:pPr>
              <w:snapToGrid w:val="0"/>
              <w:spacing w:before="70" w:after="70" w:line="240" w:lineRule="auto"/>
              <w:ind w:firstLine="0"/>
              <w:jc w:val="left"/>
              <w:rPr>
                <w:sz w:val="21"/>
              </w:rPr>
            </w:pPr>
            <w:r>
              <w:rPr>
                <w:sz w:val="21"/>
                <w:szCs w:val="21"/>
              </w:rPr>
              <w:t>项目负责人、甲方值班</w:t>
            </w:r>
          </w:p>
        </w:tc>
        <w:tc>
          <w:tcPr>
            <w:tcW w:w="1552" w:type="dxa"/>
            <w:vAlign w:val="center"/>
          </w:tcPr>
          <w:p w14:paraId="2046945E">
            <w:pPr>
              <w:snapToGrid w:val="0"/>
              <w:spacing w:before="70" w:after="70" w:line="240" w:lineRule="auto"/>
              <w:ind w:firstLine="0"/>
              <w:jc w:val="left"/>
              <w:rPr>
                <w:sz w:val="21"/>
              </w:rPr>
            </w:pPr>
            <w:r>
              <w:rPr>
                <w:sz w:val="21"/>
                <w:szCs w:val="21"/>
              </w:rPr>
              <w:t>事故调查、方案复核</w:t>
            </w:r>
          </w:p>
        </w:tc>
      </w:tr>
      <w:tr w14:paraId="65422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51888991">
            <w:pPr>
              <w:snapToGrid w:val="0"/>
              <w:spacing w:before="70" w:after="70" w:line="240" w:lineRule="auto"/>
              <w:ind w:firstLine="0"/>
              <w:jc w:val="center"/>
              <w:rPr>
                <w:sz w:val="21"/>
              </w:rPr>
            </w:pPr>
            <w:r>
              <w:rPr>
                <w:sz w:val="21"/>
                <w:szCs w:val="21"/>
              </w:rPr>
              <w:t>YJ-02</w:t>
            </w:r>
          </w:p>
        </w:tc>
        <w:tc>
          <w:tcPr>
            <w:tcW w:w="1234" w:type="dxa"/>
            <w:vAlign w:val="center"/>
          </w:tcPr>
          <w:p w14:paraId="7E12516B">
            <w:pPr>
              <w:snapToGrid w:val="0"/>
              <w:spacing w:before="70" w:after="70" w:line="240" w:lineRule="auto"/>
              <w:ind w:firstLine="0"/>
              <w:jc w:val="left"/>
              <w:rPr>
                <w:sz w:val="21"/>
              </w:rPr>
            </w:pPr>
            <w:r>
              <w:rPr>
                <w:sz w:val="21"/>
                <w:szCs w:val="21"/>
              </w:rPr>
              <w:t>触电</w:t>
            </w:r>
          </w:p>
        </w:tc>
        <w:tc>
          <w:tcPr>
            <w:tcW w:w="1894" w:type="dxa"/>
            <w:vAlign w:val="center"/>
          </w:tcPr>
          <w:p w14:paraId="1FCA7C98">
            <w:pPr>
              <w:snapToGrid w:val="0"/>
              <w:spacing w:before="70" w:after="70" w:line="240" w:lineRule="auto"/>
              <w:ind w:firstLine="0"/>
              <w:jc w:val="left"/>
              <w:rPr>
                <w:sz w:val="21"/>
              </w:rPr>
            </w:pPr>
            <w:r>
              <w:rPr>
                <w:sz w:val="21"/>
                <w:szCs w:val="21"/>
              </w:rPr>
              <w:t>人员倒地、设备带电</w:t>
            </w:r>
          </w:p>
        </w:tc>
        <w:tc>
          <w:tcPr>
            <w:tcW w:w="2811" w:type="dxa"/>
            <w:vAlign w:val="center"/>
          </w:tcPr>
          <w:p w14:paraId="361A9D79">
            <w:pPr>
              <w:snapToGrid w:val="0"/>
              <w:spacing w:before="70" w:after="70" w:line="240" w:lineRule="auto"/>
              <w:ind w:firstLine="0"/>
              <w:jc w:val="left"/>
              <w:rPr>
                <w:sz w:val="21"/>
              </w:rPr>
            </w:pPr>
            <w:r>
              <w:rPr>
                <w:sz w:val="21"/>
                <w:szCs w:val="21"/>
              </w:rPr>
              <w:t>先断电再施救，禁止徒手接触</w:t>
            </w:r>
          </w:p>
        </w:tc>
        <w:tc>
          <w:tcPr>
            <w:tcW w:w="1506" w:type="dxa"/>
            <w:vAlign w:val="center"/>
          </w:tcPr>
          <w:p w14:paraId="36180506">
            <w:pPr>
              <w:snapToGrid w:val="0"/>
              <w:spacing w:before="70" w:after="70" w:line="240" w:lineRule="auto"/>
              <w:ind w:firstLine="0"/>
              <w:jc w:val="left"/>
              <w:rPr>
                <w:sz w:val="21"/>
              </w:rPr>
            </w:pPr>
            <w:r>
              <w:rPr>
                <w:sz w:val="21"/>
                <w:szCs w:val="21"/>
              </w:rPr>
              <w:t>项目负责人、电工</w:t>
            </w:r>
          </w:p>
        </w:tc>
        <w:tc>
          <w:tcPr>
            <w:tcW w:w="1552" w:type="dxa"/>
            <w:vAlign w:val="center"/>
          </w:tcPr>
          <w:p w14:paraId="52857764">
            <w:pPr>
              <w:snapToGrid w:val="0"/>
              <w:spacing w:before="70" w:after="70" w:line="240" w:lineRule="auto"/>
              <w:ind w:firstLine="0"/>
              <w:jc w:val="left"/>
              <w:rPr>
                <w:sz w:val="21"/>
              </w:rPr>
            </w:pPr>
            <w:r>
              <w:rPr>
                <w:sz w:val="21"/>
                <w:szCs w:val="21"/>
              </w:rPr>
              <w:t>用电系统全面检查</w:t>
            </w:r>
          </w:p>
        </w:tc>
      </w:tr>
      <w:tr w14:paraId="000C1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366DA432">
            <w:pPr>
              <w:snapToGrid w:val="0"/>
              <w:spacing w:before="70" w:after="70" w:line="240" w:lineRule="auto"/>
              <w:ind w:firstLine="0"/>
              <w:jc w:val="center"/>
              <w:rPr>
                <w:sz w:val="21"/>
              </w:rPr>
            </w:pPr>
            <w:r>
              <w:rPr>
                <w:sz w:val="21"/>
                <w:szCs w:val="21"/>
              </w:rPr>
              <w:t>YJ-03</w:t>
            </w:r>
          </w:p>
        </w:tc>
        <w:tc>
          <w:tcPr>
            <w:tcW w:w="1234" w:type="dxa"/>
            <w:vAlign w:val="center"/>
          </w:tcPr>
          <w:p w14:paraId="2740D35A">
            <w:pPr>
              <w:snapToGrid w:val="0"/>
              <w:spacing w:before="70" w:after="70" w:line="240" w:lineRule="auto"/>
              <w:ind w:firstLine="0"/>
              <w:jc w:val="left"/>
              <w:rPr>
                <w:sz w:val="21"/>
              </w:rPr>
            </w:pPr>
            <w:r>
              <w:rPr>
                <w:sz w:val="21"/>
                <w:szCs w:val="21"/>
              </w:rPr>
              <w:t>缺氧/中毒</w:t>
            </w:r>
          </w:p>
        </w:tc>
        <w:tc>
          <w:tcPr>
            <w:tcW w:w="1894" w:type="dxa"/>
            <w:vAlign w:val="center"/>
          </w:tcPr>
          <w:p w14:paraId="7CF8FE94">
            <w:pPr>
              <w:snapToGrid w:val="0"/>
              <w:spacing w:before="70" w:after="70" w:line="240" w:lineRule="auto"/>
              <w:ind w:firstLine="0"/>
              <w:jc w:val="left"/>
              <w:rPr>
                <w:sz w:val="21"/>
              </w:rPr>
            </w:pPr>
            <w:r>
              <w:rPr>
                <w:sz w:val="21"/>
                <w:szCs w:val="21"/>
              </w:rPr>
              <w:t>头晕、呼吸困难、检测仪报警</w:t>
            </w:r>
          </w:p>
        </w:tc>
        <w:tc>
          <w:tcPr>
            <w:tcW w:w="2811" w:type="dxa"/>
            <w:vAlign w:val="center"/>
          </w:tcPr>
          <w:p w14:paraId="774B80A1">
            <w:pPr>
              <w:snapToGrid w:val="0"/>
              <w:spacing w:before="70" w:after="70" w:line="240" w:lineRule="auto"/>
              <w:ind w:firstLine="0"/>
              <w:jc w:val="left"/>
              <w:rPr>
                <w:sz w:val="21"/>
              </w:rPr>
            </w:pPr>
            <w:r>
              <w:rPr>
                <w:sz w:val="21"/>
                <w:szCs w:val="21"/>
              </w:rPr>
              <w:t>立即撤离、加强通风、禁止贸然施救</w:t>
            </w:r>
          </w:p>
        </w:tc>
        <w:tc>
          <w:tcPr>
            <w:tcW w:w="1506" w:type="dxa"/>
            <w:vAlign w:val="center"/>
          </w:tcPr>
          <w:p w14:paraId="26928CE9">
            <w:pPr>
              <w:snapToGrid w:val="0"/>
              <w:spacing w:before="70" w:after="70" w:line="240" w:lineRule="auto"/>
              <w:ind w:firstLine="0"/>
              <w:jc w:val="left"/>
              <w:rPr>
                <w:sz w:val="21"/>
              </w:rPr>
            </w:pPr>
            <w:r>
              <w:rPr>
                <w:sz w:val="21"/>
                <w:szCs w:val="21"/>
              </w:rPr>
              <w:t>项目负责人、甲方</w:t>
            </w:r>
          </w:p>
        </w:tc>
        <w:tc>
          <w:tcPr>
            <w:tcW w:w="1552" w:type="dxa"/>
            <w:vAlign w:val="center"/>
          </w:tcPr>
          <w:p w14:paraId="5F349A30">
            <w:pPr>
              <w:snapToGrid w:val="0"/>
              <w:spacing w:before="70" w:after="70" w:line="240" w:lineRule="auto"/>
              <w:ind w:firstLine="0"/>
              <w:jc w:val="left"/>
              <w:rPr>
                <w:sz w:val="21"/>
              </w:rPr>
            </w:pPr>
            <w:r>
              <w:rPr>
                <w:sz w:val="21"/>
                <w:szCs w:val="21"/>
              </w:rPr>
              <w:t>气体复测、作业票重办</w:t>
            </w:r>
          </w:p>
        </w:tc>
      </w:tr>
      <w:tr w14:paraId="3C88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6A0B5B6A">
            <w:pPr>
              <w:snapToGrid w:val="0"/>
              <w:spacing w:before="70" w:after="70" w:line="240" w:lineRule="auto"/>
              <w:ind w:firstLine="0"/>
              <w:jc w:val="center"/>
              <w:rPr>
                <w:sz w:val="21"/>
              </w:rPr>
            </w:pPr>
            <w:r>
              <w:rPr>
                <w:sz w:val="21"/>
                <w:szCs w:val="21"/>
              </w:rPr>
              <w:t>YJ-04</w:t>
            </w:r>
          </w:p>
        </w:tc>
        <w:tc>
          <w:tcPr>
            <w:tcW w:w="1234" w:type="dxa"/>
            <w:vAlign w:val="center"/>
          </w:tcPr>
          <w:p w14:paraId="50BEECFE">
            <w:pPr>
              <w:snapToGrid w:val="0"/>
              <w:spacing w:before="70" w:after="70" w:line="240" w:lineRule="auto"/>
              <w:ind w:firstLine="0"/>
              <w:jc w:val="left"/>
              <w:rPr>
                <w:sz w:val="21"/>
              </w:rPr>
            </w:pPr>
            <w:r>
              <w:rPr>
                <w:sz w:val="21"/>
                <w:szCs w:val="21"/>
              </w:rPr>
              <w:t>物体打击</w:t>
            </w:r>
          </w:p>
        </w:tc>
        <w:tc>
          <w:tcPr>
            <w:tcW w:w="1894" w:type="dxa"/>
            <w:vAlign w:val="center"/>
          </w:tcPr>
          <w:p w14:paraId="47969A93">
            <w:pPr>
              <w:snapToGrid w:val="0"/>
              <w:spacing w:before="70" w:after="70" w:line="240" w:lineRule="auto"/>
              <w:ind w:firstLine="0"/>
              <w:jc w:val="left"/>
              <w:rPr>
                <w:sz w:val="21"/>
              </w:rPr>
            </w:pPr>
            <w:r>
              <w:rPr>
                <w:sz w:val="21"/>
                <w:szCs w:val="21"/>
              </w:rPr>
              <w:t>设备坠落、人员受伤</w:t>
            </w:r>
          </w:p>
        </w:tc>
        <w:tc>
          <w:tcPr>
            <w:tcW w:w="2811" w:type="dxa"/>
            <w:vAlign w:val="center"/>
          </w:tcPr>
          <w:p w14:paraId="77B4CC1F">
            <w:pPr>
              <w:snapToGrid w:val="0"/>
              <w:spacing w:before="70" w:after="70" w:line="240" w:lineRule="auto"/>
              <w:ind w:firstLine="0"/>
              <w:jc w:val="left"/>
              <w:rPr>
                <w:sz w:val="21"/>
              </w:rPr>
            </w:pPr>
            <w:r>
              <w:rPr>
                <w:sz w:val="21"/>
                <w:szCs w:val="21"/>
              </w:rPr>
              <w:t>停机、疏散、救护</w:t>
            </w:r>
          </w:p>
        </w:tc>
        <w:tc>
          <w:tcPr>
            <w:tcW w:w="1506" w:type="dxa"/>
            <w:vAlign w:val="center"/>
          </w:tcPr>
          <w:p w14:paraId="6E07AF7B">
            <w:pPr>
              <w:snapToGrid w:val="0"/>
              <w:spacing w:before="70" w:after="70" w:line="240" w:lineRule="auto"/>
              <w:ind w:firstLine="0"/>
              <w:jc w:val="left"/>
              <w:rPr>
                <w:sz w:val="21"/>
              </w:rPr>
            </w:pPr>
            <w:r>
              <w:rPr>
                <w:sz w:val="21"/>
                <w:szCs w:val="21"/>
              </w:rPr>
              <w:t>项目负责人</w:t>
            </w:r>
          </w:p>
        </w:tc>
        <w:tc>
          <w:tcPr>
            <w:tcW w:w="1552" w:type="dxa"/>
            <w:vAlign w:val="center"/>
          </w:tcPr>
          <w:p w14:paraId="37E3E304">
            <w:pPr>
              <w:snapToGrid w:val="0"/>
              <w:spacing w:before="70" w:after="70" w:line="240" w:lineRule="auto"/>
              <w:ind w:firstLine="0"/>
              <w:jc w:val="left"/>
              <w:rPr>
                <w:sz w:val="21"/>
              </w:rPr>
            </w:pPr>
            <w:r>
              <w:rPr>
                <w:sz w:val="21"/>
                <w:szCs w:val="21"/>
              </w:rPr>
              <w:t>防坠措施复查</w:t>
            </w:r>
          </w:p>
        </w:tc>
      </w:tr>
      <w:tr w14:paraId="37240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6B4C1405">
            <w:pPr>
              <w:snapToGrid w:val="0"/>
              <w:spacing w:before="70" w:after="70" w:line="240" w:lineRule="auto"/>
              <w:ind w:firstLine="0"/>
              <w:jc w:val="center"/>
              <w:rPr>
                <w:sz w:val="21"/>
              </w:rPr>
            </w:pPr>
            <w:r>
              <w:rPr>
                <w:sz w:val="21"/>
                <w:szCs w:val="21"/>
              </w:rPr>
              <w:t>YJ-05</w:t>
            </w:r>
          </w:p>
        </w:tc>
        <w:tc>
          <w:tcPr>
            <w:tcW w:w="1234" w:type="dxa"/>
            <w:vAlign w:val="center"/>
          </w:tcPr>
          <w:p w14:paraId="60A8F362">
            <w:pPr>
              <w:snapToGrid w:val="0"/>
              <w:spacing w:before="70" w:after="70" w:line="240" w:lineRule="auto"/>
              <w:ind w:firstLine="0"/>
              <w:jc w:val="left"/>
              <w:rPr>
                <w:sz w:val="21"/>
              </w:rPr>
            </w:pPr>
            <w:r>
              <w:rPr>
                <w:sz w:val="21"/>
                <w:szCs w:val="21"/>
              </w:rPr>
              <w:t>滑倒摔伤</w:t>
            </w:r>
          </w:p>
        </w:tc>
        <w:tc>
          <w:tcPr>
            <w:tcW w:w="1894" w:type="dxa"/>
            <w:vAlign w:val="center"/>
          </w:tcPr>
          <w:p w14:paraId="4C8DE246">
            <w:pPr>
              <w:snapToGrid w:val="0"/>
              <w:spacing w:before="70" w:after="70" w:line="240" w:lineRule="auto"/>
              <w:ind w:firstLine="0"/>
              <w:jc w:val="left"/>
              <w:rPr>
                <w:sz w:val="21"/>
              </w:rPr>
            </w:pPr>
            <w:r>
              <w:rPr>
                <w:sz w:val="21"/>
                <w:szCs w:val="21"/>
              </w:rPr>
              <w:t>人员跌倒</w:t>
            </w:r>
          </w:p>
        </w:tc>
        <w:tc>
          <w:tcPr>
            <w:tcW w:w="2811" w:type="dxa"/>
            <w:vAlign w:val="center"/>
          </w:tcPr>
          <w:p w14:paraId="7A2E71F1">
            <w:pPr>
              <w:snapToGrid w:val="0"/>
              <w:spacing w:before="70" w:after="70" w:line="240" w:lineRule="auto"/>
              <w:ind w:firstLine="0"/>
              <w:jc w:val="left"/>
              <w:rPr>
                <w:sz w:val="21"/>
              </w:rPr>
            </w:pPr>
            <w:r>
              <w:rPr>
                <w:sz w:val="21"/>
                <w:szCs w:val="21"/>
              </w:rPr>
              <w:t>停止作业、救护、评估环境</w:t>
            </w:r>
          </w:p>
        </w:tc>
        <w:tc>
          <w:tcPr>
            <w:tcW w:w="1506" w:type="dxa"/>
            <w:vAlign w:val="center"/>
          </w:tcPr>
          <w:p w14:paraId="62D61493">
            <w:pPr>
              <w:snapToGrid w:val="0"/>
              <w:spacing w:before="70" w:after="70" w:line="240" w:lineRule="auto"/>
              <w:ind w:firstLine="0"/>
              <w:jc w:val="left"/>
              <w:rPr>
                <w:sz w:val="21"/>
              </w:rPr>
            </w:pPr>
            <w:r>
              <w:rPr>
                <w:sz w:val="21"/>
                <w:szCs w:val="21"/>
              </w:rPr>
              <w:t>作业组长</w:t>
            </w:r>
          </w:p>
        </w:tc>
        <w:tc>
          <w:tcPr>
            <w:tcW w:w="1552" w:type="dxa"/>
            <w:vAlign w:val="center"/>
          </w:tcPr>
          <w:p w14:paraId="49E02624">
            <w:pPr>
              <w:snapToGrid w:val="0"/>
              <w:spacing w:before="70" w:after="70" w:line="240" w:lineRule="auto"/>
              <w:ind w:firstLine="0"/>
              <w:jc w:val="left"/>
              <w:rPr>
                <w:sz w:val="21"/>
              </w:rPr>
            </w:pPr>
            <w:r>
              <w:rPr>
                <w:sz w:val="21"/>
                <w:szCs w:val="21"/>
              </w:rPr>
              <w:t>防滑措施加强</w:t>
            </w:r>
          </w:p>
        </w:tc>
      </w:tr>
      <w:tr w14:paraId="1C574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7CDF873D">
            <w:pPr>
              <w:snapToGrid w:val="0"/>
              <w:spacing w:before="70" w:after="70" w:line="240" w:lineRule="auto"/>
              <w:ind w:firstLine="0"/>
              <w:jc w:val="center"/>
              <w:rPr>
                <w:sz w:val="21"/>
              </w:rPr>
            </w:pPr>
            <w:r>
              <w:rPr>
                <w:sz w:val="21"/>
                <w:szCs w:val="21"/>
              </w:rPr>
              <w:t>YJ-06</w:t>
            </w:r>
          </w:p>
        </w:tc>
        <w:tc>
          <w:tcPr>
            <w:tcW w:w="1234" w:type="dxa"/>
            <w:vAlign w:val="center"/>
          </w:tcPr>
          <w:p w14:paraId="2654283F">
            <w:pPr>
              <w:snapToGrid w:val="0"/>
              <w:spacing w:before="70" w:after="70" w:line="240" w:lineRule="auto"/>
              <w:ind w:firstLine="0"/>
              <w:jc w:val="left"/>
              <w:rPr>
                <w:sz w:val="21"/>
              </w:rPr>
            </w:pPr>
            <w:r>
              <w:rPr>
                <w:sz w:val="21"/>
                <w:szCs w:val="21"/>
              </w:rPr>
              <w:t>中暑</w:t>
            </w:r>
          </w:p>
        </w:tc>
        <w:tc>
          <w:tcPr>
            <w:tcW w:w="1894" w:type="dxa"/>
            <w:vAlign w:val="center"/>
          </w:tcPr>
          <w:p w14:paraId="0598C0BF">
            <w:pPr>
              <w:snapToGrid w:val="0"/>
              <w:spacing w:before="70" w:after="70" w:line="240" w:lineRule="auto"/>
              <w:ind w:firstLine="0"/>
              <w:jc w:val="left"/>
              <w:rPr>
                <w:sz w:val="21"/>
              </w:rPr>
            </w:pPr>
            <w:r>
              <w:rPr>
                <w:sz w:val="21"/>
                <w:szCs w:val="21"/>
              </w:rPr>
              <w:t>头晕、恶心、体温升高</w:t>
            </w:r>
          </w:p>
        </w:tc>
        <w:tc>
          <w:tcPr>
            <w:tcW w:w="2811" w:type="dxa"/>
            <w:vAlign w:val="center"/>
          </w:tcPr>
          <w:p w14:paraId="50271A48">
            <w:pPr>
              <w:snapToGrid w:val="0"/>
              <w:spacing w:before="70" w:after="70" w:line="240" w:lineRule="auto"/>
              <w:ind w:firstLine="0"/>
              <w:jc w:val="left"/>
              <w:rPr>
                <w:sz w:val="21"/>
              </w:rPr>
            </w:pPr>
            <w:r>
              <w:rPr>
                <w:sz w:val="21"/>
                <w:szCs w:val="21"/>
              </w:rPr>
              <w:t>转移至阴凉处、补水降温</w:t>
            </w:r>
          </w:p>
        </w:tc>
        <w:tc>
          <w:tcPr>
            <w:tcW w:w="1506" w:type="dxa"/>
            <w:vAlign w:val="center"/>
          </w:tcPr>
          <w:p w14:paraId="07280D28">
            <w:pPr>
              <w:snapToGrid w:val="0"/>
              <w:spacing w:before="70" w:after="70" w:line="240" w:lineRule="auto"/>
              <w:ind w:firstLine="0"/>
              <w:jc w:val="left"/>
              <w:rPr>
                <w:sz w:val="21"/>
              </w:rPr>
            </w:pPr>
            <w:r>
              <w:rPr>
                <w:sz w:val="21"/>
                <w:szCs w:val="21"/>
              </w:rPr>
              <w:t>作业组长</w:t>
            </w:r>
          </w:p>
        </w:tc>
        <w:tc>
          <w:tcPr>
            <w:tcW w:w="1552" w:type="dxa"/>
            <w:vAlign w:val="center"/>
          </w:tcPr>
          <w:p w14:paraId="268D7892">
            <w:pPr>
              <w:snapToGrid w:val="0"/>
              <w:spacing w:before="70" w:after="70" w:line="240" w:lineRule="auto"/>
              <w:ind w:firstLine="0"/>
              <w:jc w:val="left"/>
              <w:rPr>
                <w:sz w:val="21"/>
              </w:rPr>
            </w:pPr>
            <w:r>
              <w:rPr>
                <w:sz w:val="21"/>
                <w:szCs w:val="21"/>
              </w:rPr>
              <w:t>调整作业时段</w:t>
            </w:r>
          </w:p>
        </w:tc>
      </w:tr>
      <w:tr w14:paraId="2AA53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5B24E9A7">
            <w:pPr>
              <w:snapToGrid w:val="0"/>
              <w:spacing w:before="70" w:after="70" w:line="240" w:lineRule="auto"/>
              <w:ind w:firstLine="0"/>
              <w:jc w:val="center"/>
              <w:rPr>
                <w:sz w:val="21"/>
              </w:rPr>
            </w:pPr>
            <w:r>
              <w:rPr>
                <w:sz w:val="21"/>
                <w:szCs w:val="21"/>
              </w:rPr>
              <w:t>YJ-07</w:t>
            </w:r>
          </w:p>
        </w:tc>
        <w:tc>
          <w:tcPr>
            <w:tcW w:w="1234" w:type="dxa"/>
            <w:vAlign w:val="center"/>
          </w:tcPr>
          <w:p w14:paraId="32249757">
            <w:pPr>
              <w:snapToGrid w:val="0"/>
              <w:spacing w:before="70" w:after="70" w:line="240" w:lineRule="auto"/>
              <w:ind w:firstLine="0"/>
              <w:jc w:val="left"/>
              <w:rPr>
                <w:sz w:val="21"/>
              </w:rPr>
            </w:pPr>
            <w:r>
              <w:rPr>
                <w:sz w:val="21"/>
                <w:szCs w:val="21"/>
              </w:rPr>
              <w:t>突发疾病</w:t>
            </w:r>
          </w:p>
        </w:tc>
        <w:tc>
          <w:tcPr>
            <w:tcW w:w="1894" w:type="dxa"/>
            <w:vAlign w:val="center"/>
          </w:tcPr>
          <w:p w14:paraId="40CEBF1E">
            <w:pPr>
              <w:snapToGrid w:val="0"/>
              <w:spacing w:before="70" w:after="70" w:line="240" w:lineRule="auto"/>
              <w:ind w:firstLine="0"/>
              <w:jc w:val="left"/>
              <w:rPr>
                <w:sz w:val="21"/>
              </w:rPr>
            </w:pPr>
            <w:r>
              <w:rPr>
                <w:sz w:val="21"/>
                <w:szCs w:val="21"/>
              </w:rPr>
              <w:t>胸闷、意识模糊</w:t>
            </w:r>
          </w:p>
        </w:tc>
        <w:tc>
          <w:tcPr>
            <w:tcW w:w="2811" w:type="dxa"/>
            <w:vAlign w:val="center"/>
          </w:tcPr>
          <w:p w14:paraId="5686CBEC">
            <w:pPr>
              <w:snapToGrid w:val="0"/>
              <w:spacing w:before="70" w:after="70" w:line="240" w:lineRule="auto"/>
              <w:ind w:firstLine="0"/>
              <w:jc w:val="left"/>
              <w:rPr>
                <w:sz w:val="21"/>
              </w:rPr>
            </w:pPr>
            <w:r>
              <w:rPr>
                <w:sz w:val="21"/>
                <w:szCs w:val="21"/>
              </w:rPr>
              <w:t>就地平卧、呼救、送医</w:t>
            </w:r>
          </w:p>
        </w:tc>
        <w:tc>
          <w:tcPr>
            <w:tcW w:w="1506" w:type="dxa"/>
            <w:vAlign w:val="center"/>
          </w:tcPr>
          <w:p w14:paraId="0C49F767">
            <w:pPr>
              <w:snapToGrid w:val="0"/>
              <w:spacing w:before="70" w:after="70" w:line="240" w:lineRule="auto"/>
              <w:ind w:firstLine="0"/>
              <w:jc w:val="left"/>
              <w:rPr>
                <w:sz w:val="21"/>
              </w:rPr>
            </w:pPr>
            <w:r>
              <w:rPr>
                <w:sz w:val="21"/>
                <w:szCs w:val="21"/>
              </w:rPr>
              <w:t>项目负责人</w:t>
            </w:r>
          </w:p>
        </w:tc>
        <w:tc>
          <w:tcPr>
            <w:tcW w:w="1552" w:type="dxa"/>
            <w:vAlign w:val="center"/>
          </w:tcPr>
          <w:p w14:paraId="0CA4D5A8">
            <w:pPr>
              <w:snapToGrid w:val="0"/>
              <w:spacing w:before="70" w:after="70" w:line="240" w:lineRule="auto"/>
              <w:ind w:firstLine="0"/>
              <w:jc w:val="left"/>
              <w:rPr>
                <w:sz w:val="21"/>
              </w:rPr>
            </w:pPr>
            <w:r>
              <w:rPr>
                <w:sz w:val="21"/>
                <w:szCs w:val="21"/>
              </w:rPr>
              <w:t>人员健康复核</w:t>
            </w:r>
          </w:p>
        </w:tc>
      </w:tr>
    </w:tbl>
    <w:p w14:paraId="1FB256B4">
      <w:pPr>
        <w:spacing w:line="240" w:lineRule="auto"/>
      </w:pPr>
    </w:p>
    <w:p w14:paraId="17B502C5">
      <w:pPr>
        <w:pStyle w:val="6"/>
      </w:pPr>
      <w:r>
        <w:rPr>
          <w:szCs w:val="32"/>
        </w:rPr>
        <w:t>2.9.8.2 设备与数据类</w:t>
      </w:r>
    </w:p>
    <w:tbl>
      <w:tblPr>
        <w:tblStyle w:val="32"/>
        <w:tblW w:w="101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9"/>
        <w:gridCol w:w="1654"/>
        <w:gridCol w:w="1753"/>
        <w:gridCol w:w="2560"/>
        <w:gridCol w:w="1386"/>
        <w:gridCol w:w="1914"/>
      </w:tblGrid>
      <w:tr w14:paraId="2916B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49" w:type="dxa"/>
            <w:shd w:val="clear" w:color="auto" w:fill="E7E6E6"/>
            <w:vAlign w:val="center"/>
          </w:tcPr>
          <w:p w14:paraId="16380F11">
            <w:pPr>
              <w:snapToGrid w:val="0"/>
              <w:spacing w:before="70" w:after="70" w:line="240" w:lineRule="auto"/>
              <w:ind w:firstLine="0"/>
              <w:jc w:val="center"/>
              <w:rPr>
                <w:b/>
                <w:sz w:val="21"/>
              </w:rPr>
            </w:pPr>
            <w:r>
              <w:rPr>
                <w:b/>
                <w:sz w:val="21"/>
                <w:szCs w:val="21"/>
              </w:rPr>
              <w:t>编号</w:t>
            </w:r>
          </w:p>
        </w:tc>
        <w:tc>
          <w:tcPr>
            <w:tcW w:w="1654" w:type="dxa"/>
            <w:shd w:val="clear" w:color="auto" w:fill="E7E6E6"/>
            <w:vAlign w:val="center"/>
          </w:tcPr>
          <w:p w14:paraId="7FA6CE4C">
            <w:pPr>
              <w:snapToGrid w:val="0"/>
              <w:spacing w:before="70" w:after="70" w:line="240" w:lineRule="auto"/>
              <w:ind w:firstLine="0"/>
              <w:jc w:val="center"/>
              <w:rPr>
                <w:b/>
                <w:sz w:val="21"/>
              </w:rPr>
            </w:pPr>
            <w:r>
              <w:rPr>
                <w:b/>
                <w:sz w:val="21"/>
                <w:szCs w:val="21"/>
              </w:rPr>
              <w:t>情形</w:t>
            </w:r>
          </w:p>
        </w:tc>
        <w:tc>
          <w:tcPr>
            <w:tcW w:w="1753" w:type="dxa"/>
            <w:shd w:val="clear" w:color="auto" w:fill="E7E6E6"/>
            <w:vAlign w:val="center"/>
          </w:tcPr>
          <w:p w14:paraId="3D45329E">
            <w:pPr>
              <w:snapToGrid w:val="0"/>
              <w:spacing w:before="70" w:after="70" w:line="240" w:lineRule="auto"/>
              <w:ind w:firstLine="0"/>
              <w:jc w:val="center"/>
              <w:rPr>
                <w:b/>
                <w:sz w:val="21"/>
              </w:rPr>
            </w:pPr>
            <w:r>
              <w:rPr>
                <w:b/>
                <w:sz w:val="21"/>
                <w:szCs w:val="21"/>
              </w:rPr>
              <w:t>征兆</w:t>
            </w:r>
          </w:p>
        </w:tc>
        <w:tc>
          <w:tcPr>
            <w:tcW w:w="2560" w:type="dxa"/>
            <w:shd w:val="clear" w:color="auto" w:fill="E7E6E6"/>
            <w:vAlign w:val="center"/>
          </w:tcPr>
          <w:p w14:paraId="22B3BEBA">
            <w:pPr>
              <w:snapToGrid w:val="0"/>
              <w:spacing w:before="70" w:after="70" w:line="240" w:lineRule="auto"/>
              <w:ind w:firstLine="0"/>
              <w:jc w:val="center"/>
              <w:rPr>
                <w:b/>
                <w:sz w:val="21"/>
              </w:rPr>
            </w:pPr>
            <w:r>
              <w:rPr>
                <w:b/>
                <w:sz w:val="21"/>
                <w:szCs w:val="21"/>
              </w:rPr>
              <w:t>第一处置</w:t>
            </w:r>
          </w:p>
        </w:tc>
        <w:tc>
          <w:tcPr>
            <w:tcW w:w="1386" w:type="dxa"/>
            <w:shd w:val="clear" w:color="auto" w:fill="E7E6E6"/>
            <w:vAlign w:val="center"/>
          </w:tcPr>
          <w:p w14:paraId="64A8AB8D">
            <w:pPr>
              <w:snapToGrid w:val="0"/>
              <w:spacing w:before="70" w:after="70" w:line="240" w:lineRule="auto"/>
              <w:ind w:firstLine="0"/>
              <w:jc w:val="center"/>
              <w:rPr>
                <w:b/>
                <w:sz w:val="21"/>
              </w:rPr>
            </w:pPr>
            <w:r>
              <w:rPr>
                <w:b/>
                <w:sz w:val="21"/>
                <w:szCs w:val="21"/>
              </w:rPr>
              <w:t>报告对象</w:t>
            </w:r>
          </w:p>
        </w:tc>
        <w:tc>
          <w:tcPr>
            <w:tcW w:w="1914" w:type="dxa"/>
            <w:shd w:val="clear" w:color="auto" w:fill="E7E6E6"/>
            <w:vAlign w:val="center"/>
          </w:tcPr>
          <w:p w14:paraId="35CA3317">
            <w:pPr>
              <w:snapToGrid w:val="0"/>
              <w:spacing w:before="70" w:after="70" w:line="240" w:lineRule="auto"/>
              <w:ind w:firstLine="0"/>
              <w:jc w:val="center"/>
              <w:rPr>
                <w:b/>
                <w:sz w:val="21"/>
              </w:rPr>
            </w:pPr>
            <w:r>
              <w:rPr>
                <w:b/>
                <w:sz w:val="21"/>
                <w:szCs w:val="21"/>
              </w:rPr>
              <w:t>后续措施</w:t>
            </w:r>
          </w:p>
        </w:tc>
      </w:tr>
      <w:tr w14:paraId="10E67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688EFAEA">
            <w:pPr>
              <w:snapToGrid w:val="0"/>
              <w:spacing w:before="70" w:after="70" w:line="240" w:lineRule="auto"/>
              <w:ind w:firstLine="0"/>
              <w:jc w:val="center"/>
              <w:rPr>
                <w:sz w:val="21"/>
              </w:rPr>
            </w:pPr>
            <w:r>
              <w:rPr>
                <w:sz w:val="21"/>
                <w:szCs w:val="21"/>
              </w:rPr>
              <w:t>YJ-08</w:t>
            </w:r>
          </w:p>
        </w:tc>
        <w:tc>
          <w:tcPr>
            <w:tcW w:w="1654" w:type="dxa"/>
            <w:vAlign w:val="center"/>
          </w:tcPr>
          <w:p w14:paraId="503CE1A3">
            <w:pPr>
              <w:snapToGrid w:val="0"/>
              <w:spacing w:before="70" w:after="70" w:line="240" w:lineRule="auto"/>
              <w:ind w:firstLine="0"/>
              <w:jc w:val="left"/>
              <w:rPr>
                <w:sz w:val="21"/>
              </w:rPr>
            </w:pPr>
            <w:r>
              <w:rPr>
                <w:sz w:val="21"/>
                <w:szCs w:val="21"/>
              </w:rPr>
              <w:t>设备坠落</w:t>
            </w:r>
          </w:p>
        </w:tc>
        <w:tc>
          <w:tcPr>
            <w:tcW w:w="1753" w:type="dxa"/>
            <w:vAlign w:val="center"/>
          </w:tcPr>
          <w:p w14:paraId="4AA90301">
            <w:pPr>
              <w:snapToGrid w:val="0"/>
              <w:spacing w:before="70" w:after="70" w:line="240" w:lineRule="auto"/>
              <w:ind w:firstLine="0"/>
              <w:jc w:val="left"/>
              <w:rPr>
                <w:sz w:val="21"/>
              </w:rPr>
            </w:pPr>
            <w:r>
              <w:rPr>
                <w:sz w:val="21"/>
                <w:szCs w:val="21"/>
              </w:rPr>
              <w:t>防坠器触发</w:t>
            </w:r>
          </w:p>
        </w:tc>
        <w:tc>
          <w:tcPr>
            <w:tcW w:w="2560" w:type="dxa"/>
            <w:vAlign w:val="center"/>
          </w:tcPr>
          <w:p w14:paraId="50E52091">
            <w:pPr>
              <w:snapToGrid w:val="0"/>
              <w:spacing w:before="70" w:after="70" w:line="240" w:lineRule="auto"/>
              <w:ind w:firstLine="0"/>
              <w:jc w:val="left"/>
              <w:rPr>
                <w:sz w:val="21"/>
              </w:rPr>
            </w:pPr>
            <w:r>
              <w:rPr>
                <w:sz w:val="21"/>
                <w:szCs w:val="21"/>
              </w:rPr>
              <w:t>停止使用、检查外观与精度</w:t>
            </w:r>
          </w:p>
        </w:tc>
        <w:tc>
          <w:tcPr>
            <w:tcW w:w="1386" w:type="dxa"/>
            <w:vAlign w:val="center"/>
          </w:tcPr>
          <w:p w14:paraId="011F4767">
            <w:pPr>
              <w:snapToGrid w:val="0"/>
              <w:spacing w:before="70" w:after="70" w:line="240" w:lineRule="auto"/>
              <w:ind w:firstLine="0"/>
              <w:jc w:val="left"/>
              <w:rPr>
                <w:sz w:val="21"/>
              </w:rPr>
            </w:pPr>
            <w:r>
              <w:rPr>
                <w:sz w:val="21"/>
                <w:szCs w:val="21"/>
              </w:rPr>
              <w:t>设备管理员</w:t>
            </w:r>
          </w:p>
        </w:tc>
        <w:tc>
          <w:tcPr>
            <w:tcW w:w="1914" w:type="dxa"/>
            <w:vAlign w:val="center"/>
          </w:tcPr>
          <w:p w14:paraId="2802DD09">
            <w:pPr>
              <w:snapToGrid w:val="0"/>
              <w:spacing w:before="70" w:after="70" w:line="240" w:lineRule="auto"/>
              <w:ind w:firstLine="0"/>
              <w:jc w:val="left"/>
              <w:rPr>
                <w:sz w:val="21"/>
              </w:rPr>
            </w:pPr>
            <w:r>
              <w:rPr>
                <w:sz w:val="21"/>
                <w:szCs w:val="21"/>
              </w:rPr>
              <w:t>精度复校后启用</w:t>
            </w:r>
          </w:p>
        </w:tc>
      </w:tr>
      <w:tr w14:paraId="6D77F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74BB60C6">
            <w:pPr>
              <w:snapToGrid w:val="0"/>
              <w:spacing w:before="70" w:after="70" w:line="240" w:lineRule="auto"/>
              <w:ind w:firstLine="0"/>
              <w:jc w:val="center"/>
              <w:rPr>
                <w:sz w:val="21"/>
              </w:rPr>
            </w:pPr>
            <w:r>
              <w:rPr>
                <w:sz w:val="21"/>
                <w:szCs w:val="21"/>
              </w:rPr>
              <w:t>YJ-09</w:t>
            </w:r>
          </w:p>
        </w:tc>
        <w:tc>
          <w:tcPr>
            <w:tcW w:w="1654" w:type="dxa"/>
            <w:vAlign w:val="center"/>
          </w:tcPr>
          <w:p w14:paraId="537C8799">
            <w:pPr>
              <w:snapToGrid w:val="0"/>
              <w:spacing w:before="70" w:after="70" w:line="240" w:lineRule="auto"/>
              <w:ind w:firstLine="0"/>
              <w:jc w:val="left"/>
              <w:rPr>
                <w:sz w:val="21"/>
              </w:rPr>
            </w:pPr>
            <w:r>
              <w:rPr>
                <w:sz w:val="21"/>
                <w:szCs w:val="21"/>
              </w:rPr>
              <w:t>相机进水/结露</w:t>
            </w:r>
          </w:p>
        </w:tc>
        <w:tc>
          <w:tcPr>
            <w:tcW w:w="1753" w:type="dxa"/>
            <w:vAlign w:val="center"/>
          </w:tcPr>
          <w:p w14:paraId="6B6ADDF5">
            <w:pPr>
              <w:snapToGrid w:val="0"/>
              <w:spacing w:before="70" w:after="70" w:line="240" w:lineRule="auto"/>
              <w:ind w:firstLine="0"/>
              <w:jc w:val="left"/>
              <w:rPr>
                <w:sz w:val="21"/>
              </w:rPr>
            </w:pPr>
            <w:r>
              <w:rPr>
                <w:sz w:val="21"/>
                <w:szCs w:val="21"/>
              </w:rPr>
              <w:t>影像模糊、报警</w:t>
            </w:r>
          </w:p>
        </w:tc>
        <w:tc>
          <w:tcPr>
            <w:tcW w:w="2560" w:type="dxa"/>
            <w:vAlign w:val="center"/>
          </w:tcPr>
          <w:p w14:paraId="7DD1F6FD">
            <w:pPr>
              <w:snapToGrid w:val="0"/>
              <w:spacing w:before="70" w:after="70" w:line="240" w:lineRule="auto"/>
              <w:ind w:firstLine="0"/>
              <w:jc w:val="left"/>
              <w:rPr>
                <w:sz w:val="21"/>
              </w:rPr>
            </w:pPr>
            <w:r>
              <w:rPr>
                <w:sz w:val="21"/>
                <w:szCs w:val="21"/>
              </w:rPr>
              <w:t>断电、拆下、干燥处理</w:t>
            </w:r>
          </w:p>
        </w:tc>
        <w:tc>
          <w:tcPr>
            <w:tcW w:w="1386" w:type="dxa"/>
            <w:vAlign w:val="center"/>
          </w:tcPr>
          <w:p w14:paraId="7AFD32D4">
            <w:pPr>
              <w:snapToGrid w:val="0"/>
              <w:spacing w:before="70" w:after="70" w:line="240" w:lineRule="auto"/>
              <w:ind w:firstLine="0"/>
              <w:jc w:val="left"/>
              <w:rPr>
                <w:sz w:val="21"/>
              </w:rPr>
            </w:pPr>
            <w:r>
              <w:rPr>
                <w:sz w:val="21"/>
                <w:szCs w:val="21"/>
              </w:rPr>
              <w:t>设备管理员</w:t>
            </w:r>
          </w:p>
        </w:tc>
        <w:tc>
          <w:tcPr>
            <w:tcW w:w="1914" w:type="dxa"/>
            <w:vAlign w:val="center"/>
          </w:tcPr>
          <w:p w14:paraId="5E93F702">
            <w:pPr>
              <w:snapToGrid w:val="0"/>
              <w:spacing w:before="70" w:after="70" w:line="240" w:lineRule="auto"/>
              <w:ind w:firstLine="0"/>
              <w:jc w:val="left"/>
              <w:rPr>
                <w:sz w:val="21"/>
              </w:rPr>
            </w:pPr>
            <w:r>
              <w:rPr>
                <w:sz w:val="21"/>
                <w:szCs w:val="21"/>
              </w:rPr>
              <w:t>密封与加热件复查</w:t>
            </w:r>
          </w:p>
        </w:tc>
      </w:tr>
      <w:tr w14:paraId="6EFD0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2EFD9C58">
            <w:pPr>
              <w:snapToGrid w:val="0"/>
              <w:spacing w:before="70" w:after="70" w:line="240" w:lineRule="auto"/>
              <w:ind w:firstLine="0"/>
              <w:jc w:val="center"/>
              <w:rPr>
                <w:sz w:val="21"/>
              </w:rPr>
            </w:pPr>
            <w:r>
              <w:rPr>
                <w:sz w:val="21"/>
                <w:szCs w:val="21"/>
              </w:rPr>
              <w:t>YJ-10</w:t>
            </w:r>
          </w:p>
        </w:tc>
        <w:tc>
          <w:tcPr>
            <w:tcW w:w="1654" w:type="dxa"/>
            <w:vAlign w:val="center"/>
          </w:tcPr>
          <w:p w14:paraId="5263A6D2">
            <w:pPr>
              <w:snapToGrid w:val="0"/>
              <w:spacing w:before="70" w:after="70" w:line="240" w:lineRule="auto"/>
              <w:ind w:firstLine="0"/>
              <w:jc w:val="left"/>
              <w:rPr>
                <w:sz w:val="21"/>
              </w:rPr>
            </w:pPr>
            <w:r>
              <w:rPr>
                <w:sz w:val="21"/>
                <w:szCs w:val="21"/>
              </w:rPr>
              <w:t>电池异常发热</w:t>
            </w:r>
          </w:p>
        </w:tc>
        <w:tc>
          <w:tcPr>
            <w:tcW w:w="1753" w:type="dxa"/>
            <w:vAlign w:val="center"/>
          </w:tcPr>
          <w:p w14:paraId="5403B1BC">
            <w:pPr>
              <w:snapToGrid w:val="0"/>
              <w:spacing w:before="70" w:after="70" w:line="240" w:lineRule="auto"/>
              <w:ind w:firstLine="0"/>
              <w:jc w:val="left"/>
              <w:rPr>
                <w:sz w:val="21"/>
              </w:rPr>
            </w:pPr>
            <w:r>
              <w:rPr>
                <w:sz w:val="21"/>
                <w:szCs w:val="21"/>
              </w:rPr>
              <w:t>外壳鼓胀、异味</w:t>
            </w:r>
          </w:p>
        </w:tc>
        <w:tc>
          <w:tcPr>
            <w:tcW w:w="2560" w:type="dxa"/>
            <w:vAlign w:val="center"/>
          </w:tcPr>
          <w:p w14:paraId="2CC66545">
            <w:pPr>
              <w:snapToGrid w:val="0"/>
              <w:spacing w:before="70" w:after="70" w:line="240" w:lineRule="auto"/>
              <w:ind w:firstLine="0"/>
              <w:jc w:val="left"/>
              <w:rPr>
                <w:sz w:val="21"/>
              </w:rPr>
            </w:pPr>
            <w:r>
              <w:rPr>
                <w:sz w:val="21"/>
                <w:szCs w:val="21"/>
              </w:rPr>
              <w:t>立即断电、隔离至安全区</w:t>
            </w:r>
          </w:p>
        </w:tc>
        <w:tc>
          <w:tcPr>
            <w:tcW w:w="1386" w:type="dxa"/>
            <w:vAlign w:val="center"/>
          </w:tcPr>
          <w:p w14:paraId="5227D817">
            <w:pPr>
              <w:snapToGrid w:val="0"/>
              <w:spacing w:before="70" w:after="70" w:line="240" w:lineRule="auto"/>
              <w:ind w:firstLine="0"/>
              <w:jc w:val="left"/>
              <w:rPr>
                <w:sz w:val="21"/>
              </w:rPr>
            </w:pPr>
            <w:r>
              <w:rPr>
                <w:sz w:val="21"/>
                <w:szCs w:val="21"/>
              </w:rPr>
              <w:t>安全员</w:t>
            </w:r>
          </w:p>
        </w:tc>
        <w:tc>
          <w:tcPr>
            <w:tcW w:w="1914" w:type="dxa"/>
            <w:vAlign w:val="center"/>
          </w:tcPr>
          <w:p w14:paraId="5D99C3E5">
            <w:pPr>
              <w:snapToGrid w:val="0"/>
              <w:spacing w:before="70" w:after="70" w:line="240" w:lineRule="auto"/>
              <w:ind w:firstLine="0"/>
              <w:jc w:val="left"/>
              <w:rPr>
                <w:sz w:val="21"/>
              </w:rPr>
            </w:pPr>
            <w:r>
              <w:rPr>
                <w:sz w:val="21"/>
                <w:szCs w:val="21"/>
              </w:rPr>
              <w:t>电池报废、批次排查</w:t>
            </w:r>
          </w:p>
        </w:tc>
      </w:tr>
      <w:tr w14:paraId="3A3ED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7B9CDA91">
            <w:pPr>
              <w:snapToGrid w:val="0"/>
              <w:spacing w:before="70" w:after="70" w:line="240" w:lineRule="auto"/>
              <w:ind w:firstLine="0"/>
              <w:jc w:val="center"/>
              <w:rPr>
                <w:sz w:val="21"/>
              </w:rPr>
            </w:pPr>
            <w:r>
              <w:rPr>
                <w:sz w:val="21"/>
                <w:szCs w:val="21"/>
              </w:rPr>
              <w:t>YJ-11</w:t>
            </w:r>
          </w:p>
        </w:tc>
        <w:tc>
          <w:tcPr>
            <w:tcW w:w="1654" w:type="dxa"/>
            <w:vAlign w:val="center"/>
          </w:tcPr>
          <w:p w14:paraId="4B79DFD7">
            <w:pPr>
              <w:snapToGrid w:val="0"/>
              <w:spacing w:before="70" w:after="70" w:line="240" w:lineRule="auto"/>
              <w:ind w:firstLine="0"/>
              <w:jc w:val="left"/>
              <w:rPr>
                <w:sz w:val="21"/>
              </w:rPr>
            </w:pPr>
            <w:r>
              <w:rPr>
                <w:sz w:val="21"/>
                <w:szCs w:val="21"/>
              </w:rPr>
              <w:t>数据丢失</w:t>
            </w:r>
          </w:p>
        </w:tc>
        <w:tc>
          <w:tcPr>
            <w:tcW w:w="1753" w:type="dxa"/>
            <w:vAlign w:val="center"/>
          </w:tcPr>
          <w:p w14:paraId="1D8D1BFD">
            <w:pPr>
              <w:snapToGrid w:val="0"/>
              <w:spacing w:before="70" w:after="70" w:line="240" w:lineRule="auto"/>
              <w:ind w:firstLine="0"/>
              <w:jc w:val="left"/>
              <w:rPr>
                <w:sz w:val="21"/>
              </w:rPr>
            </w:pPr>
            <w:r>
              <w:rPr>
                <w:sz w:val="21"/>
                <w:szCs w:val="21"/>
              </w:rPr>
              <w:t>文件损坏、无法读取</w:t>
            </w:r>
          </w:p>
        </w:tc>
        <w:tc>
          <w:tcPr>
            <w:tcW w:w="2560" w:type="dxa"/>
            <w:vAlign w:val="center"/>
          </w:tcPr>
          <w:p w14:paraId="49778D6E">
            <w:pPr>
              <w:snapToGrid w:val="0"/>
              <w:spacing w:before="70" w:after="70" w:line="240" w:lineRule="auto"/>
              <w:ind w:firstLine="0"/>
              <w:jc w:val="left"/>
              <w:rPr>
                <w:sz w:val="21"/>
              </w:rPr>
            </w:pPr>
            <w:r>
              <w:rPr>
                <w:sz w:val="21"/>
                <w:szCs w:val="21"/>
              </w:rPr>
              <w:t>停止写入、保留现场</w:t>
            </w:r>
          </w:p>
        </w:tc>
        <w:tc>
          <w:tcPr>
            <w:tcW w:w="1386" w:type="dxa"/>
            <w:vAlign w:val="center"/>
          </w:tcPr>
          <w:p w14:paraId="0A798A9C">
            <w:pPr>
              <w:snapToGrid w:val="0"/>
              <w:spacing w:before="70" w:after="70" w:line="240" w:lineRule="auto"/>
              <w:ind w:firstLine="0"/>
              <w:jc w:val="left"/>
              <w:rPr>
                <w:sz w:val="21"/>
              </w:rPr>
            </w:pPr>
            <w:r>
              <w:rPr>
                <w:sz w:val="21"/>
                <w:szCs w:val="21"/>
              </w:rPr>
              <w:t>数据管理员</w:t>
            </w:r>
          </w:p>
        </w:tc>
        <w:tc>
          <w:tcPr>
            <w:tcW w:w="1914" w:type="dxa"/>
            <w:vAlign w:val="center"/>
          </w:tcPr>
          <w:p w14:paraId="73C72762">
            <w:pPr>
              <w:snapToGrid w:val="0"/>
              <w:spacing w:before="70" w:after="70" w:line="240" w:lineRule="auto"/>
              <w:ind w:firstLine="0"/>
              <w:jc w:val="left"/>
              <w:rPr>
                <w:sz w:val="21"/>
              </w:rPr>
            </w:pPr>
            <w:r>
              <w:rPr>
                <w:sz w:val="21"/>
                <w:szCs w:val="21"/>
              </w:rPr>
              <w:t>从备份恢复、定位原因</w:t>
            </w:r>
          </w:p>
        </w:tc>
      </w:tr>
      <w:tr w14:paraId="7CD1C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1862A254">
            <w:pPr>
              <w:snapToGrid w:val="0"/>
              <w:spacing w:before="70" w:after="70" w:line="240" w:lineRule="auto"/>
              <w:ind w:firstLine="0"/>
              <w:jc w:val="center"/>
              <w:rPr>
                <w:sz w:val="21"/>
              </w:rPr>
            </w:pPr>
            <w:r>
              <w:rPr>
                <w:sz w:val="21"/>
                <w:szCs w:val="21"/>
              </w:rPr>
              <w:t>YJ-12</w:t>
            </w:r>
          </w:p>
        </w:tc>
        <w:tc>
          <w:tcPr>
            <w:tcW w:w="1654" w:type="dxa"/>
            <w:vAlign w:val="center"/>
          </w:tcPr>
          <w:p w14:paraId="1AFA2245">
            <w:pPr>
              <w:snapToGrid w:val="0"/>
              <w:spacing w:before="70" w:after="70" w:line="240" w:lineRule="auto"/>
              <w:ind w:firstLine="0"/>
              <w:jc w:val="left"/>
              <w:rPr>
                <w:sz w:val="21"/>
              </w:rPr>
            </w:pPr>
            <w:r>
              <w:rPr>
                <w:sz w:val="21"/>
                <w:szCs w:val="21"/>
              </w:rPr>
              <w:t>载具失控</w:t>
            </w:r>
          </w:p>
        </w:tc>
        <w:tc>
          <w:tcPr>
            <w:tcW w:w="1753" w:type="dxa"/>
            <w:vAlign w:val="center"/>
          </w:tcPr>
          <w:p w14:paraId="09017BEC">
            <w:pPr>
              <w:snapToGrid w:val="0"/>
              <w:spacing w:before="70" w:after="70" w:line="240" w:lineRule="auto"/>
              <w:ind w:firstLine="0"/>
              <w:jc w:val="left"/>
              <w:rPr>
                <w:sz w:val="21"/>
              </w:rPr>
            </w:pPr>
            <w:r>
              <w:rPr>
                <w:sz w:val="21"/>
                <w:szCs w:val="21"/>
              </w:rPr>
              <w:t>异常移动、通信中断</w:t>
            </w:r>
          </w:p>
        </w:tc>
        <w:tc>
          <w:tcPr>
            <w:tcW w:w="2560" w:type="dxa"/>
            <w:vAlign w:val="center"/>
          </w:tcPr>
          <w:p w14:paraId="18FBD1D2">
            <w:pPr>
              <w:snapToGrid w:val="0"/>
              <w:spacing w:before="70" w:after="70" w:line="240" w:lineRule="auto"/>
              <w:ind w:firstLine="0"/>
              <w:jc w:val="left"/>
              <w:rPr>
                <w:sz w:val="21"/>
              </w:rPr>
            </w:pPr>
            <w:r>
              <w:rPr>
                <w:sz w:val="21"/>
                <w:szCs w:val="21"/>
              </w:rPr>
              <w:t>触发急停、切断动力、机械制动</w:t>
            </w:r>
          </w:p>
        </w:tc>
        <w:tc>
          <w:tcPr>
            <w:tcW w:w="1386" w:type="dxa"/>
            <w:vAlign w:val="center"/>
          </w:tcPr>
          <w:p w14:paraId="0FAD2AE7">
            <w:pPr>
              <w:snapToGrid w:val="0"/>
              <w:spacing w:before="70" w:after="70" w:line="240" w:lineRule="auto"/>
              <w:ind w:firstLine="0"/>
              <w:jc w:val="left"/>
              <w:rPr>
                <w:sz w:val="21"/>
              </w:rPr>
            </w:pPr>
            <w:r>
              <w:rPr>
                <w:sz w:val="21"/>
                <w:szCs w:val="21"/>
              </w:rPr>
              <w:t>作业组长</w:t>
            </w:r>
          </w:p>
        </w:tc>
        <w:tc>
          <w:tcPr>
            <w:tcW w:w="1914" w:type="dxa"/>
            <w:vAlign w:val="center"/>
          </w:tcPr>
          <w:p w14:paraId="01538995">
            <w:pPr>
              <w:snapToGrid w:val="0"/>
              <w:spacing w:before="70" w:after="70" w:line="240" w:lineRule="auto"/>
              <w:ind w:firstLine="0"/>
              <w:jc w:val="left"/>
              <w:rPr>
                <w:sz w:val="21"/>
              </w:rPr>
            </w:pPr>
            <w:r>
              <w:rPr>
                <w:sz w:val="21"/>
                <w:szCs w:val="21"/>
              </w:rPr>
              <w:t>控制器与传感器复查</w:t>
            </w:r>
          </w:p>
        </w:tc>
      </w:tr>
      <w:tr w14:paraId="570F5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1797A880">
            <w:pPr>
              <w:snapToGrid w:val="0"/>
              <w:spacing w:before="70" w:after="70" w:line="240" w:lineRule="auto"/>
              <w:ind w:firstLine="0"/>
              <w:jc w:val="center"/>
              <w:rPr>
                <w:sz w:val="21"/>
              </w:rPr>
            </w:pPr>
            <w:r>
              <w:rPr>
                <w:sz w:val="21"/>
                <w:szCs w:val="21"/>
              </w:rPr>
              <w:t>YJ-13</w:t>
            </w:r>
          </w:p>
        </w:tc>
        <w:tc>
          <w:tcPr>
            <w:tcW w:w="1654" w:type="dxa"/>
            <w:vAlign w:val="center"/>
          </w:tcPr>
          <w:p w14:paraId="3028058D">
            <w:pPr>
              <w:snapToGrid w:val="0"/>
              <w:spacing w:before="70" w:after="70" w:line="240" w:lineRule="auto"/>
              <w:ind w:firstLine="0"/>
              <w:jc w:val="left"/>
              <w:rPr>
                <w:sz w:val="21"/>
              </w:rPr>
            </w:pPr>
            <w:r>
              <w:rPr>
                <w:sz w:val="21"/>
                <w:szCs w:val="21"/>
              </w:rPr>
              <w:t>通信中断</w:t>
            </w:r>
          </w:p>
        </w:tc>
        <w:tc>
          <w:tcPr>
            <w:tcW w:w="1753" w:type="dxa"/>
            <w:vAlign w:val="center"/>
          </w:tcPr>
          <w:p w14:paraId="0A69BDE7">
            <w:pPr>
              <w:snapToGrid w:val="0"/>
              <w:spacing w:before="70" w:after="70" w:line="240" w:lineRule="auto"/>
              <w:ind w:firstLine="0"/>
              <w:jc w:val="left"/>
              <w:rPr>
                <w:sz w:val="21"/>
              </w:rPr>
            </w:pPr>
            <w:r>
              <w:rPr>
                <w:sz w:val="21"/>
                <w:szCs w:val="21"/>
              </w:rPr>
              <w:t>无法联通</w:t>
            </w:r>
          </w:p>
        </w:tc>
        <w:tc>
          <w:tcPr>
            <w:tcW w:w="2560" w:type="dxa"/>
            <w:vAlign w:val="center"/>
          </w:tcPr>
          <w:p w14:paraId="15A70BEE">
            <w:pPr>
              <w:snapToGrid w:val="0"/>
              <w:spacing w:before="70" w:after="70" w:line="240" w:lineRule="auto"/>
              <w:ind w:firstLine="0"/>
              <w:jc w:val="left"/>
              <w:rPr>
                <w:sz w:val="21"/>
              </w:rPr>
            </w:pPr>
            <w:r>
              <w:rPr>
                <w:sz w:val="21"/>
                <w:szCs w:val="21"/>
              </w:rPr>
              <w:t>切换本地存储模式、人工巡检</w:t>
            </w:r>
          </w:p>
        </w:tc>
        <w:tc>
          <w:tcPr>
            <w:tcW w:w="1386" w:type="dxa"/>
            <w:vAlign w:val="center"/>
          </w:tcPr>
          <w:p w14:paraId="4481681A">
            <w:pPr>
              <w:snapToGrid w:val="0"/>
              <w:spacing w:before="70" w:after="70" w:line="240" w:lineRule="auto"/>
              <w:ind w:firstLine="0"/>
              <w:jc w:val="left"/>
              <w:rPr>
                <w:sz w:val="21"/>
              </w:rPr>
            </w:pPr>
            <w:r>
              <w:rPr>
                <w:sz w:val="21"/>
                <w:szCs w:val="21"/>
              </w:rPr>
              <w:t>作业组长</w:t>
            </w:r>
          </w:p>
        </w:tc>
        <w:tc>
          <w:tcPr>
            <w:tcW w:w="1914" w:type="dxa"/>
            <w:vAlign w:val="center"/>
          </w:tcPr>
          <w:p w14:paraId="33838197">
            <w:pPr>
              <w:snapToGrid w:val="0"/>
              <w:spacing w:before="70" w:after="70" w:line="240" w:lineRule="auto"/>
              <w:ind w:firstLine="0"/>
              <w:jc w:val="left"/>
              <w:rPr>
                <w:sz w:val="21"/>
              </w:rPr>
            </w:pPr>
            <w:r>
              <w:rPr>
                <w:sz w:val="21"/>
                <w:szCs w:val="21"/>
              </w:rPr>
              <w:t>通信链路检修</w:t>
            </w:r>
          </w:p>
        </w:tc>
      </w:tr>
      <w:tr w14:paraId="15D03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9" w:type="dxa"/>
            <w:vAlign w:val="center"/>
          </w:tcPr>
          <w:p w14:paraId="028A3A81">
            <w:pPr>
              <w:snapToGrid w:val="0"/>
              <w:spacing w:before="70" w:after="70" w:line="240" w:lineRule="auto"/>
              <w:ind w:firstLine="0"/>
              <w:jc w:val="center"/>
              <w:rPr>
                <w:sz w:val="21"/>
              </w:rPr>
            </w:pPr>
            <w:r>
              <w:rPr>
                <w:sz w:val="21"/>
                <w:szCs w:val="21"/>
              </w:rPr>
              <w:t>YJ-14</w:t>
            </w:r>
          </w:p>
        </w:tc>
        <w:tc>
          <w:tcPr>
            <w:tcW w:w="1654" w:type="dxa"/>
            <w:vAlign w:val="center"/>
          </w:tcPr>
          <w:p w14:paraId="0BF3189F">
            <w:pPr>
              <w:snapToGrid w:val="0"/>
              <w:spacing w:before="70" w:after="70" w:line="240" w:lineRule="auto"/>
              <w:ind w:firstLine="0"/>
              <w:jc w:val="left"/>
              <w:rPr>
                <w:sz w:val="21"/>
              </w:rPr>
            </w:pPr>
            <w:r>
              <w:rPr>
                <w:sz w:val="21"/>
                <w:szCs w:val="21"/>
              </w:rPr>
              <w:t>断电</w:t>
            </w:r>
          </w:p>
        </w:tc>
        <w:tc>
          <w:tcPr>
            <w:tcW w:w="1753" w:type="dxa"/>
            <w:vAlign w:val="center"/>
          </w:tcPr>
          <w:p w14:paraId="08043042">
            <w:pPr>
              <w:snapToGrid w:val="0"/>
              <w:spacing w:before="70" w:after="70" w:line="240" w:lineRule="auto"/>
              <w:ind w:firstLine="0"/>
              <w:jc w:val="left"/>
              <w:rPr>
                <w:sz w:val="21"/>
              </w:rPr>
            </w:pPr>
            <w:r>
              <w:rPr>
                <w:sz w:val="21"/>
                <w:szCs w:val="21"/>
              </w:rPr>
              <w:t>设备停机</w:t>
            </w:r>
          </w:p>
        </w:tc>
        <w:tc>
          <w:tcPr>
            <w:tcW w:w="2560" w:type="dxa"/>
            <w:vAlign w:val="center"/>
          </w:tcPr>
          <w:p w14:paraId="23BC09B1">
            <w:pPr>
              <w:snapToGrid w:val="0"/>
              <w:spacing w:before="70" w:after="70" w:line="240" w:lineRule="auto"/>
              <w:ind w:firstLine="0"/>
              <w:jc w:val="left"/>
              <w:rPr>
                <w:sz w:val="21"/>
              </w:rPr>
            </w:pPr>
            <w:r>
              <w:rPr>
                <w:sz w:val="21"/>
                <w:szCs w:val="21"/>
              </w:rPr>
              <w:t>切换 UPS/备电，保存数据</w:t>
            </w:r>
          </w:p>
        </w:tc>
        <w:tc>
          <w:tcPr>
            <w:tcW w:w="1386" w:type="dxa"/>
            <w:vAlign w:val="center"/>
          </w:tcPr>
          <w:p w14:paraId="7FCC9EF2">
            <w:pPr>
              <w:snapToGrid w:val="0"/>
              <w:spacing w:before="70" w:after="70" w:line="240" w:lineRule="auto"/>
              <w:ind w:firstLine="0"/>
              <w:jc w:val="left"/>
              <w:rPr>
                <w:sz w:val="21"/>
              </w:rPr>
            </w:pPr>
            <w:r>
              <w:rPr>
                <w:sz w:val="21"/>
                <w:szCs w:val="21"/>
              </w:rPr>
              <w:t>设备管理员</w:t>
            </w:r>
          </w:p>
        </w:tc>
        <w:tc>
          <w:tcPr>
            <w:tcW w:w="1914" w:type="dxa"/>
            <w:vAlign w:val="center"/>
          </w:tcPr>
          <w:p w14:paraId="67FAA671">
            <w:pPr>
              <w:snapToGrid w:val="0"/>
              <w:spacing w:before="70" w:after="70" w:line="240" w:lineRule="auto"/>
              <w:ind w:firstLine="0"/>
              <w:jc w:val="left"/>
              <w:rPr>
                <w:sz w:val="21"/>
              </w:rPr>
            </w:pPr>
            <w:r>
              <w:rPr>
                <w:sz w:val="21"/>
                <w:szCs w:val="21"/>
              </w:rPr>
              <w:t>供电系统检查</w:t>
            </w:r>
          </w:p>
        </w:tc>
      </w:tr>
    </w:tbl>
    <w:p w14:paraId="7029BF86">
      <w:pPr>
        <w:spacing w:line="240" w:lineRule="auto"/>
      </w:pPr>
    </w:p>
    <w:p w14:paraId="0CA57809">
      <w:pPr>
        <w:pStyle w:val="6"/>
      </w:pPr>
      <w:r>
        <w:rPr>
          <w:szCs w:val="32"/>
        </w:rPr>
        <w:t>2.9.8.3 环境与外部类</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0"/>
        <w:gridCol w:w="1480"/>
        <w:gridCol w:w="1627"/>
        <w:gridCol w:w="1701"/>
        <w:gridCol w:w="1570"/>
        <w:gridCol w:w="1522"/>
      </w:tblGrid>
      <w:tr w14:paraId="27B5D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00" w:type="dxa"/>
            <w:shd w:val="clear" w:color="auto" w:fill="E7E6E6"/>
            <w:vAlign w:val="center"/>
          </w:tcPr>
          <w:p w14:paraId="42FAAA97">
            <w:pPr>
              <w:snapToGrid w:val="0"/>
              <w:spacing w:before="70" w:after="70" w:line="240" w:lineRule="auto"/>
              <w:ind w:firstLine="0"/>
              <w:jc w:val="center"/>
              <w:rPr>
                <w:b/>
                <w:sz w:val="21"/>
              </w:rPr>
            </w:pPr>
            <w:r>
              <w:rPr>
                <w:b/>
                <w:sz w:val="21"/>
                <w:szCs w:val="21"/>
              </w:rPr>
              <w:t>编号</w:t>
            </w:r>
          </w:p>
        </w:tc>
        <w:tc>
          <w:tcPr>
            <w:tcW w:w="1480" w:type="dxa"/>
            <w:shd w:val="clear" w:color="auto" w:fill="E7E6E6"/>
            <w:vAlign w:val="center"/>
          </w:tcPr>
          <w:p w14:paraId="256F3AF9">
            <w:pPr>
              <w:snapToGrid w:val="0"/>
              <w:spacing w:before="70" w:after="70" w:line="240" w:lineRule="auto"/>
              <w:ind w:firstLine="0"/>
              <w:jc w:val="center"/>
              <w:rPr>
                <w:b/>
                <w:sz w:val="21"/>
              </w:rPr>
            </w:pPr>
            <w:r>
              <w:rPr>
                <w:b/>
                <w:sz w:val="21"/>
                <w:szCs w:val="21"/>
              </w:rPr>
              <w:t>情形</w:t>
            </w:r>
          </w:p>
        </w:tc>
        <w:tc>
          <w:tcPr>
            <w:tcW w:w="1627" w:type="dxa"/>
            <w:shd w:val="clear" w:color="auto" w:fill="E7E6E6"/>
            <w:vAlign w:val="center"/>
          </w:tcPr>
          <w:p w14:paraId="37362D50">
            <w:pPr>
              <w:snapToGrid w:val="0"/>
              <w:spacing w:before="70" w:after="70" w:line="240" w:lineRule="auto"/>
              <w:ind w:firstLine="0"/>
              <w:jc w:val="center"/>
              <w:rPr>
                <w:b/>
                <w:sz w:val="21"/>
              </w:rPr>
            </w:pPr>
            <w:r>
              <w:rPr>
                <w:b/>
                <w:sz w:val="21"/>
                <w:szCs w:val="21"/>
              </w:rPr>
              <w:t>征兆</w:t>
            </w:r>
          </w:p>
        </w:tc>
        <w:tc>
          <w:tcPr>
            <w:tcW w:w="1701" w:type="dxa"/>
            <w:shd w:val="clear" w:color="auto" w:fill="E7E6E6"/>
            <w:vAlign w:val="center"/>
          </w:tcPr>
          <w:p w14:paraId="34751B26">
            <w:pPr>
              <w:snapToGrid w:val="0"/>
              <w:spacing w:before="70" w:after="70" w:line="240" w:lineRule="auto"/>
              <w:ind w:firstLine="0"/>
              <w:jc w:val="center"/>
              <w:rPr>
                <w:b/>
                <w:sz w:val="21"/>
              </w:rPr>
            </w:pPr>
            <w:r>
              <w:rPr>
                <w:b/>
                <w:sz w:val="21"/>
                <w:szCs w:val="21"/>
              </w:rPr>
              <w:t>第一处置</w:t>
            </w:r>
          </w:p>
        </w:tc>
        <w:tc>
          <w:tcPr>
            <w:tcW w:w="1570" w:type="dxa"/>
            <w:shd w:val="clear" w:color="auto" w:fill="E7E6E6"/>
            <w:vAlign w:val="center"/>
          </w:tcPr>
          <w:p w14:paraId="0B9F466B">
            <w:pPr>
              <w:snapToGrid w:val="0"/>
              <w:spacing w:before="70" w:after="70" w:line="240" w:lineRule="auto"/>
              <w:ind w:firstLine="0"/>
              <w:jc w:val="center"/>
              <w:rPr>
                <w:b/>
                <w:sz w:val="21"/>
              </w:rPr>
            </w:pPr>
            <w:r>
              <w:rPr>
                <w:b/>
                <w:sz w:val="21"/>
                <w:szCs w:val="21"/>
              </w:rPr>
              <w:t>报告对象</w:t>
            </w:r>
          </w:p>
        </w:tc>
        <w:tc>
          <w:tcPr>
            <w:tcW w:w="1522" w:type="dxa"/>
            <w:shd w:val="clear" w:color="auto" w:fill="E7E6E6"/>
            <w:vAlign w:val="center"/>
          </w:tcPr>
          <w:p w14:paraId="785D2087">
            <w:pPr>
              <w:snapToGrid w:val="0"/>
              <w:spacing w:before="70" w:after="70" w:line="240" w:lineRule="auto"/>
              <w:ind w:firstLine="0"/>
              <w:jc w:val="center"/>
              <w:rPr>
                <w:b/>
                <w:sz w:val="21"/>
              </w:rPr>
            </w:pPr>
            <w:r>
              <w:rPr>
                <w:b/>
                <w:sz w:val="21"/>
                <w:szCs w:val="21"/>
              </w:rPr>
              <w:t>后续措施</w:t>
            </w:r>
          </w:p>
        </w:tc>
      </w:tr>
      <w:tr w14:paraId="3FD9A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069D5228">
            <w:pPr>
              <w:snapToGrid w:val="0"/>
              <w:spacing w:before="70" w:after="70" w:line="240" w:lineRule="auto"/>
              <w:ind w:firstLine="0"/>
              <w:jc w:val="center"/>
              <w:rPr>
                <w:sz w:val="21"/>
              </w:rPr>
            </w:pPr>
            <w:r>
              <w:rPr>
                <w:sz w:val="21"/>
                <w:szCs w:val="21"/>
              </w:rPr>
              <w:t>YJ-15</w:t>
            </w:r>
          </w:p>
        </w:tc>
        <w:tc>
          <w:tcPr>
            <w:tcW w:w="1480" w:type="dxa"/>
            <w:vAlign w:val="center"/>
          </w:tcPr>
          <w:p w14:paraId="5C656CA5">
            <w:pPr>
              <w:snapToGrid w:val="0"/>
              <w:spacing w:before="70" w:after="70" w:line="240" w:lineRule="auto"/>
              <w:ind w:firstLine="0"/>
              <w:jc w:val="left"/>
              <w:rPr>
                <w:sz w:val="21"/>
              </w:rPr>
            </w:pPr>
            <w:r>
              <w:rPr>
                <w:sz w:val="21"/>
                <w:szCs w:val="21"/>
              </w:rPr>
              <w:t>上游来水</w:t>
            </w:r>
          </w:p>
        </w:tc>
        <w:tc>
          <w:tcPr>
            <w:tcW w:w="1627" w:type="dxa"/>
            <w:vAlign w:val="center"/>
          </w:tcPr>
          <w:p w14:paraId="3A05E4E9">
            <w:pPr>
              <w:snapToGrid w:val="0"/>
              <w:spacing w:before="70" w:after="70" w:line="240" w:lineRule="auto"/>
              <w:ind w:firstLine="0"/>
              <w:jc w:val="left"/>
              <w:rPr>
                <w:sz w:val="21"/>
              </w:rPr>
            </w:pPr>
            <w:r>
              <w:rPr>
                <w:sz w:val="21"/>
                <w:szCs w:val="21"/>
              </w:rPr>
              <w:t>水位上升、调度通知</w:t>
            </w:r>
          </w:p>
        </w:tc>
        <w:tc>
          <w:tcPr>
            <w:tcW w:w="1701" w:type="dxa"/>
            <w:vAlign w:val="center"/>
          </w:tcPr>
          <w:p w14:paraId="0F2B98DD">
            <w:pPr>
              <w:snapToGrid w:val="0"/>
              <w:spacing w:before="70" w:after="70" w:line="240" w:lineRule="auto"/>
              <w:ind w:firstLine="0"/>
              <w:jc w:val="center"/>
              <w:rPr>
                <w:sz w:val="21"/>
              </w:rPr>
            </w:pPr>
            <w:r>
              <w:rPr>
                <w:sz w:val="21"/>
                <w:szCs w:val="21"/>
              </w:rPr>
              <w:t>立即撤离设备与人员</w:t>
            </w:r>
          </w:p>
        </w:tc>
        <w:tc>
          <w:tcPr>
            <w:tcW w:w="1570" w:type="dxa"/>
            <w:vAlign w:val="center"/>
          </w:tcPr>
          <w:p w14:paraId="1693FE13">
            <w:pPr>
              <w:snapToGrid w:val="0"/>
              <w:spacing w:before="70" w:after="70" w:line="240" w:lineRule="auto"/>
              <w:ind w:firstLine="0"/>
              <w:jc w:val="left"/>
              <w:rPr>
                <w:sz w:val="21"/>
              </w:rPr>
            </w:pPr>
            <w:r>
              <w:rPr>
                <w:sz w:val="21"/>
                <w:szCs w:val="21"/>
              </w:rPr>
              <w:t>甲方值班、项目负责人</w:t>
            </w:r>
          </w:p>
        </w:tc>
        <w:tc>
          <w:tcPr>
            <w:tcW w:w="1522" w:type="dxa"/>
            <w:vAlign w:val="center"/>
          </w:tcPr>
          <w:p w14:paraId="4686E3B0">
            <w:pPr>
              <w:snapToGrid w:val="0"/>
              <w:spacing w:before="70" w:after="70" w:line="240" w:lineRule="auto"/>
              <w:ind w:firstLine="0"/>
              <w:jc w:val="center"/>
              <w:rPr>
                <w:sz w:val="21"/>
              </w:rPr>
            </w:pPr>
            <w:r>
              <w:rPr>
                <w:sz w:val="21"/>
                <w:szCs w:val="21"/>
              </w:rPr>
              <w:t>重新申请作业窗口</w:t>
            </w:r>
          </w:p>
        </w:tc>
      </w:tr>
      <w:tr w14:paraId="72EE5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1BE9E4C8">
            <w:pPr>
              <w:snapToGrid w:val="0"/>
              <w:spacing w:before="70" w:after="70" w:line="240" w:lineRule="auto"/>
              <w:ind w:firstLine="0"/>
              <w:jc w:val="center"/>
              <w:rPr>
                <w:sz w:val="21"/>
              </w:rPr>
            </w:pPr>
            <w:r>
              <w:rPr>
                <w:sz w:val="21"/>
                <w:szCs w:val="21"/>
              </w:rPr>
              <w:t>YJ-16</w:t>
            </w:r>
          </w:p>
        </w:tc>
        <w:tc>
          <w:tcPr>
            <w:tcW w:w="1480" w:type="dxa"/>
            <w:vAlign w:val="center"/>
          </w:tcPr>
          <w:p w14:paraId="76FA7E55">
            <w:pPr>
              <w:snapToGrid w:val="0"/>
              <w:spacing w:before="70" w:after="70" w:line="240" w:lineRule="auto"/>
              <w:ind w:firstLine="0"/>
              <w:jc w:val="left"/>
              <w:rPr>
                <w:sz w:val="21"/>
              </w:rPr>
            </w:pPr>
            <w:r>
              <w:rPr>
                <w:sz w:val="21"/>
                <w:szCs w:val="21"/>
              </w:rPr>
              <w:t>强对流天气</w:t>
            </w:r>
          </w:p>
        </w:tc>
        <w:tc>
          <w:tcPr>
            <w:tcW w:w="1627" w:type="dxa"/>
            <w:vAlign w:val="center"/>
          </w:tcPr>
          <w:p w14:paraId="02CD6D22">
            <w:pPr>
              <w:snapToGrid w:val="0"/>
              <w:spacing w:before="70" w:after="70" w:line="240" w:lineRule="auto"/>
              <w:ind w:firstLine="0"/>
              <w:jc w:val="left"/>
              <w:rPr>
                <w:sz w:val="21"/>
              </w:rPr>
            </w:pPr>
            <w:r>
              <w:rPr>
                <w:sz w:val="21"/>
                <w:szCs w:val="21"/>
              </w:rPr>
              <w:t>雷雨、大风预警</w:t>
            </w:r>
          </w:p>
        </w:tc>
        <w:tc>
          <w:tcPr>
            <w:tcW w:w="1701" w:type="dxa"/>
            <w:vAlign w:val="center"/>
          </w:tcPr>
          <w:p w14:paraId="1DE05458">
            <w:pPr>
              <w:snapToGrid w:val="0"/>
              <w:spacing w:before="70" w:after="70" w:line="240" w:lineRule="auto"/>
              <w:ind w:firstLine="0"/>
              <w:jc w:val="center"/>
              <w:rPr>
                <w:sz w:val="21"/>
              </w:rPr>
            </w:pPr>
            <w:r>
              <w:rPr>
                <w:sz w:val="21"/>
                <w:szCs w:val="21"/>
              </w:rPr>
              <w:t>停止户外作业、设备撤收</w:t>
            </w:r>
          </w:p>
        </w:tc>
        <w:tc>
          <w:tcPr>
            <w:tcW w:w="1570" w:type="dxa"/>
            <w:vAlign w:val="center"/>
          </w:tcPr>
          <w:p w14:paraId="42108724">
            <w:pPr>
              <w:snapToGrid w:val="0"/>
              <w:spacing w:before="70" w:after="70" w:line="240" w:lineRule="auto"/>
              <w:ind w:firstLine="0"/>
              <w:jc w:val="left"/>
              <w:rPr>
                <w:sz w:val="21"/>
              </w:rPr>
            </w:pPr>
            <w:r>
              <w:rPr>
                <w:sz w:val="21"/>
                <w:szCs w:val="21"/>
              </w:rPr>
              <w:t>项目负责人</w:t>
            </w:r>
          </w:p>
        </w:tc>
        <w:tc>
          <w:tcPr>
            <w:tcW w:w="1522" w:type="dxa"/>
            <w:vAlign w:val="center"/>
          </w:tcPr>
          <w:p w14:paraId="0F1D5263">
            <w:pPr>
              <w:snapToGrid w:val="0"/>
              <w:spacing w:before="70" w:after="70" w:line="240" w:lineRule="auto"/>
              <w:ind w:firstLine="0"/>
              <w:jc w:val="center"/>
              <w:rPr>
                <w:sz w:val="21"/>
              </w:rPr>
            </w:pPr>
            <w:r>
              <w:rPr>
                <w:sz w:val="21"/>
                <w:szCs w:val="21"/>
              </w:rPr>
              <w:t>天气窗口重排</w:t>
            </w:r>
          </w:p>
        </w:tc>
      </w:tr>
      <w:tr w14:paraId="1F557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3DCFD308">
            <w:pPr>
              <w:snapToGrid w:val="0"/>
              <w:spacing w:before="70" w:after="70" w:line="240" w:lineRule="auto"/>
              <w:ind w:firstLine="0"/>
              <w:jc w:val="center"/>
              <w:rPr>
                <w:sz w:val="21"/>
              </w:rPr>
            </w:pPr>
            <w:r>
              <w:rPr>
                <w:sz w:val="21"/>
                <w:szCs w:val="21"/>
              </w:rPr>
              <w:t>YJ-17</w:t>
            </w:r>
          </w:p>
        </w:tc>
        <w:tc>
          <w:tcPr>
            <w:tcW w:w="1480" w:type="dxa"/>
            <w:vAlign w:val="center"/>
          </w:tcPr>
          <w:p w14:paraId="68DFAC40">
            <w:pPr>
              <w:snapToGrid w:val="0"/>
              <w:spacing w:before="70" w:after="70" w:line="240" w:lineRule="auto"/>
              <w:ind w:firstLine="0"/>
              <w:jc w:val="left"/>
              <w:rPr>
                <w:sz w:val="21"/>
              </w:rPr>
            </w:pPr>
            <w:r>
              <w:rPr>
                <w:sz w:val="21"/>
                <w:szCs w:val="21"/>
              </w:rPr>
              <w:t>现场火情</w:t>
            </w:r>
          </w:p>
        </w:tc>
        <w:tc>
          <w:tcPr>
            <w:tcW w:w="1627" w:type="dxa"/>
            <w:vAlign w:val="center"/>
          </w:tcPr>
          <w:p w14:paraId="67E004FD">
            <w:pPr>
              <w:snapToGrid w:val="0"/>
              <w:spacing w:before="70" w:after="70" w:line="240" w:lineRule="auto"/>
              <w:ind w:firstLine="0"/>
              <w:jc w:val="left"/>
              <w:rPr>
                <w:sz w:val="21"/>
              </w:rPr>
            </w:pPr>
            <w:r>
              <w:rPr>
                <w:sz w:val="21"/>
                <w:szCs w:val="21"/>
              </w:rPr>
              <w:t>冒烟、明火</w:t>
            </w:r>
          </w:p>
        </w:tc>
        <w:tc>
          <w:tcPr>
            <w:tcW w:w="1701" w:type="dxa"/>
            <w:vAlign w:val="center"/>
          </w:tcPr>
          <w:p w14:paraId="182C53C6">
            <w:pPr>
              <w:snapToGrid w:val="0"/>
              <w:spacing w:before="70" w:after="70" w:line="240" w:lineRule="auto"/>
              <w:ind w:firstLine="0"/>
              <w:jc w:val="center"/>
              <w:rPr>
                <w:sz w:val="21"/>
              </w:rPr>
            </w:pPr>
            <w:r>
              <w:rPr>
                <w:sz w:val="21"/>
                <w:szCs w:val="21"/>
              </w:rPr>
              <w:t>断电、使用灭火器、疏散</w:t>
            </w:r>
          </w:p>
        </w:tc>
        <w:tc>
          <w:tcPr>
            <w:tcW w:w="1570" w:type="dxa"/>
            <w:vAlign w:val="center"/>
          </w:tcPr>
          <w:p w14:paraId="7796A20D">
            <w:pPr>
              <w:snapToGrid w:val="0"/>
              <w:spacing w:before="70" w:after="70" w:line="240" w:lineRule="auto"/>
              <w:ind w:firstLine="0"/>
              <w:jc w:val="left"/>
              <w:rPr>
                <w:sz w:val="21"/>
              </w:rPr>
            </w:pPr>
            <w:r>
              <w:rPr>
                <w:sz w:val="21"/>
                <w:szCs w:val="21"/>
              </w:rPr>
              <w:t>甲方消防、项目负责人</w:t>
            </w:r>
          </w:p>
        </w:tc>
        <w:tc>
          <w:tcPr>
            <w:tcW w:w="1522" w:type="dxa"/>
            <w:vAlign w:val="center"/>
          </w:tcPr>
          <w:p w14:paraId="68D3C5BB">
            <w:pPr>
              <w:snapToGrid w:val="0"/>
              <w:spacing w:before="70" w:after="70" w:line="240" w:lineRule="auto"/>
              <w:ind w:firstLine="0"/>
              <w:jc w:val="center"/>
              <w:rPr>
                <w:sz w:val="21"/>
              </w:rPr>
            </w:pPr>
            <w:r>
              <w:rPr>
                <w:sz w:val="21"/>
                <w:szCs w:val="21"/>
              </w:rPr>
              <w:t>火灾原因调查</w:t>
            </w:r>
          </w:p>
        </w:tc>
      </w:tr>
      <w:tr w14:paraId="29C51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2DD99653">
            <w:pPr>
              <w:snapToGrid w:val="0"/>
              <w:spacing w:before="70" w:after="70" w:line="240" w:lineRule="auto"/>
              <w:ind w:firstLine="0"/>
              <w:jc w:val="center"/>
              <w:rPr>
                <w:sz w:val="21"/>
              </w:rPr>
            </w:pPr>
            <w:r>
              <w:rPr>
                <w:sz w:val="21"/>
                <w:szCs w:val="21"/>
              </w:rPr>
              <w:t>YJ-18</w:t>
            </w:r>
          </w:p>
        </w:tc>
        <w:tc>
          <w:tcPr>
            <w:tcW w:w="1480" w:type="dxa"/>
            <w:vAlign w:val="center"/>
          </w:tcPr>
          <w:p w14:paraId="0F68BAA8">
            <w:pPr>
              <w:snapToGrid w:val="0"/>
              <w:spacing w:before="70" w:after="70" w:line="240" w:lineRule="auto"/>
              <w:ind w:firstLine="0"/>
              <w:jc w:val="left"/>
              <w:rPr>
                <w:sz w:val="21"/>
              </w:rPr>
            </w:pPr>
            <w:r>
              <w:rPr>
                <w:sz w:val="21"/>
                <w:szCs w:val="21"/>
              </w:rPr>
              <w:t>第三方施工干扰</w:t>
            </w:r>
          </w:p>
        </w:tc>
        <w:tc>
          <w:tcPr>
            <w:tcW w:w="1627" w:type="dxa"/>
            <w:vAlign w:val="center"/>
          </w:tcPr>
          <w:p w14:paraId="3FCD83F7">
            <w:pPr>
              <w:snapToGrid w:val="0"/>
              <w:spacing w:before="70" w:after="70" w:line="240" w:lineRule="auto"/>
              <w:ind w:firstLine="0"/>
              <w:jc w:val="left"/>
              <w:rPr>
                <w:sz w:val="21"/>
              </w:rPr>
            </w:pPr>
            <w:r>
              <w:rPr>
                <w:sz w:val="21"/>
                <w:szCs w:val="21"/>
              </w:rPr>
              <w:t>交叉作业冲突</w:t>
            </w:r>
          </w:p>
        </w:tc>
        <w:tc>
          <w:tcPr>
            <w:tcW w:w="1701" w:type="dxa"/>
            <w:vAlign w:val="center"/>
          </w:tcPr>
          <w:p w14:paraId="4A4C78C4">
            <w:pPr>
              <w:snapToGrid w:val="0"/>
              <w:spacing w:before="70" w:after="70" w:line="240" w:lineRule="auto"/>
              <w:ind w:firstLine="0"/>
              <w:jc w:val="center"/>
              <w:rPr>
                <w:sz w:val="21"/>
              </w:rPr>
            </w:pPr>
            <w:r>
              <w:rPr>
                <w:sz w:val="21"/>
                <w:szCs w:val="21"/>
              </w:rPr>
              <w:t>停止作业、协调隔离</w:t>
            </w:r>
          </w:p>
        </w:tc>
        <w:tc>
          <w:tcPr>
            <w:tcW w:w="1570" w:type="dxa"/>
            <w:vAlign w:val="center"/>
          </w:tcPr>
          <w:p w14:paraId="72C1CF77">
            <w:pPr>
              <w:snapToGrid w:val="0"/>
              <w:spacing w:before="70" w:after="70" w:line="240" w:lineRule="auto"/>
              <w:ind w:firstLine="0"/>
              <w:jc w:val="left"/>
              <w:rPr>
                <w:sz w:val="21"/>
              </w:rPr>
            </w:pPr>
            <w:r>
              <w:rPr>
                <w:sz w:val="21"/>
                <w:szCs w:val="21"/>
              </w:rPr>
              <w:t>甲方接口人</w:t>
            </w:r>
          </w:p>
        </w:tc>
        <w:tc>
          <w:tcPr>
            <w:tcW w:w="1522" w:type="dxa"/>
            <w:vAlign w:val="center"/>
          </w:tcPr>
          <w:p w14:paraId="10410763">
            <w:pPr>
              <w:snapToGrid w:val="0"/>
              <w:spacing w:before="70" w:after="70" w:line="240" w:lineRule="auto"/>
              <w:ind w:firstLine="0"/>
              <w:jc w:val="center"/>
              <w:rPr>
                <w:sz w:val="21"/>
              </w:rPr>
            </w:pPr>
            <w:r>
              <w:rPr>
                <w:sz w:val="21"/>
                <w:szCs w:val="21"/>
              </w:rPr>
              <w:t>作业区域重新划定</w:t>
            </w:r>
          </w:p>
        </w:tc>
      </w:tr>
      <w:tr w14:paraId="5BA0D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0A18346E">
            <w:pPr>
              <w:snapToGrid w:val="0"/>
              <w:spacing w:before="70" w:after="70" w:line="240" w:lineRule="auto"/>
              <w:ind w:firstLine="0"/>
              <w:jc w:val="center"/>
              <w:rPr>
                <w:sz w:val="21"/>
              </w:rPr>
            </w:pPr>
            <w:r>
              <w:rPr>
                <w:sz w:val="21"/>
                <w:szCs w:val="21"/>
              </w:rPr>
              <w:t>YJ-19</w:t>
            </w:r>
          </w:p>
        </w:tc>
        <w:tc>
          <w:tcPr>
            <w:tcW w:w="1480" w:type="dxa"/>
            <w:vAlign w:val="center"/>
          </w:tcPr>
          <w:p w14:paraId="5DA024D2">
            <w:pPr>
              <w:snapToGrid w:val="0"/>
              <w:spacing w:before="70" w:after="70" w:line="240" w:lineRule="auto"/>
              <w:ind w:firstLine="0"/>
              <w:jc w:val="left"/>
              <w:rPr>
                <w:sz w:val="21"/>
              </w:rPr>
            </w:pPr>
            <w:r>
              <w:rPr>
                <w:sz w:val="21"/>
                <w:szCs w:val="21"/>
              </w:rPr>
              <w:t>通道受阻</w:t>
            </w:r>
          </w:p>
        </w:tc>
        <w:tc>
          <w:tcPr>
            <w:tcW w:w="1627" w:type="dxa"/>
            <w:vAlign w:val="center"/>
          </w:tcPr>
          <w:p w14:paraId="63B1635B">
            <w:pPr>
              <w:snapToGrid w:val="0"/>
              <w:spacing w:before="70" w:after="70" w:line="240" w:lineRule="auto"/>
              <w:ind w:firstLine="0"/>
              <w:jc w:val="left"/>
              <w:rPr>
                <w:sz w:val="21"/>
              </w:rPr>
            </w:pPr>
            <w:r>
              <w:rPr>
                <w:sz w:val="21"/>
                <w:szCs w:val="21"/>
              </w:rPr>
              <w:t>门体无法开启</w:t>
            </w:r>
          </w:p>
        </w:tc>
        <w:tc>
          <w:tcPr>
            <w:tcW w:w="1701" w:type="dxa"/>
            <w:vAlign w:val="center"/>
          </w:tcPr>
          <w:p w14:paraId="273D7672">
            <w:pPr>
              <w:snapToGrid w:val="0"/>
              <w:spacing w:before="70" w:after="70" w:line="240" w:lineRule="auto"/>
              <w:ind w:firstLine="0"/>
              <w:jc w:val="center"/>
              <w:rPr>
                <w:sz w:val="21"/>
              </w:rPr>
            </w:pPr>
            <w:r>
              <w:rPr>
                <w:sz w:val="21"/>
                <w:szCs w:val="21"/>
              </w:rPr>
              <w:t>停止进入、联系甲方</w:t>
            </w:r>
          </w:p>
        </w:tc>
        <w:tc>
          <w:tcPr>
            <w:tcW w:w="1570" w:type="dxa"/>
            <w:vAlign w:val="center"/>
          </w:tcPr>
          <w:p w14:paraId="7BF5CBD3">
            <w:pPr>
              <w:snapToGrid w:val="0"/>
              <w:spacing w:before="70" w:after="70" w:line="240" w:lineRule="auto"/>
              <w:ind w:firstLine="0"/>
              <w:jc w:val="left"/>
              <w:rPr>
                <w:sz w:val="21"/>
              </w:rPr>
            </w:pPr>
            <w:r>
              <w:rPr>
                <w:sz w:val="21"/>
                <w:szCs w:val="21"/>
              </w:rPr>
              <w:t>甲方接口人</w:t>
            </w:r>
          </w:p>
        </w:tc>
        <w:tc>
          <w:tcPr>
            <w:tcW w:w="1522" w:type="dxa"/>
            <w:vAlign w:val="center"/>
          </w:tcPr>
          <w:p w14:paraId="1F996ABF">
            <w:pPr>
              <w:snapToGrid w:val="0"/>
              <w:spacing w:before="70" w:after="70" w:line="240" w:lineRule="auto"/>
              <w:ind w:firstLine="0"/>
              <w:jc w:val="center"/>
              <w:rPr>
                <w:sz w:val="21"/>
              </w:rPr>
            </w:pPr>
            <w:r>
              <w:rPr>
                <w:sz w:val="21"/>
                <w:szCs w:val="21"/>
              </w:rPr>
              <w:t>通道检修后作业</w:t>
            </w:r>
          </w:p>
        </w:tc>
      </w:tr>
      <w:tr w14:paraId="044CA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00" w:type="dxa"/>
            <w:vAlign w:val="center"/>
          </w:tcPr>
          <w:p w14:paraId="4440F1E3">
            <w:pPr>
              <w:snapToGrid w:val="0"/>
              <w:spacing w:before="70" w:after="70" w:line="240" w:lineRule="auto"/>
              <w:ind w:firstLine="0"/>
              <w:jc w:val="center"/>
              <w:rPr>
                <w:sz w:val="21"/>
              </w:rPr>
            </w:pPr>
            <w:r>
              <w:rPr>
                <w:sz w:val="21"/>
                <w:szCs w:val="21"/>
              </w:rPr>
              <w:t>YJ-20</w:t>
            </w:r>
          </w:p>
        </w:tc>
        <w:tc>
          <w:tcPr>
            <w:tcW w:w="1480" w:type="dxa"/>
            <w:vAlign w:val="center"/>
          </w:tcPr>
          <w:p w14:paraId="0A8C75A6">
            <w:pPr>
              <w:snapToGrid w:val="0"/>
              <w:spacing w:before="70" w:after="70" w:line="240" w:lineRule="auto"/>
              <w:ind w:firstLine="0"/>
              <w:jc w:val="left"/>
              <w:rPr>
                <w:sz w:val="21"/>
              </w:rPr>
            </w:pPr>
            <w:r>
              <w:rPr>
                <w:sz w:val="21"/>
                <w:szCs w:val="21"/>
              </w:rPr>
              <w:t>网络与信息安全事件</w:t>
            </w:r>
          </w:p>
        </w:tc>
        <w:tc>
          <w:tcPr>
            <w:tcW w:w="1627" w:type="dxa"/>
            <w:vAlign w:val="center"/>
          </w:tcPr>
          <w:p w14:paraId="498A0F29">
            <w:pPr>
              <w:snapToGrid w:val="0"/>
              <w:spacing w:before="70" w:after="70" w:line="240" w:lineRule="auto"/>
              <w:ind w:firstLine="0"/>
              <w:jc w:val="left"/>
              <w:rPr>
                <w:sz w:val="21"/>
              </w:rPr>
            </w:pPr>
            <w:r>
              <w:rPr>
                <w:sz w:val="21"/>
                <w:szCs w:val="21"/>
              </w:rPr>
              <w:t>异常访问、告警</w:t>
            </w:r>
          </w:p>
        </w:tc>
        <w:tc>
          <w:tcPr>
            <w:tcW w:w="1701" w:type="dxa"/>
            <w:vAlign w:val="center"/>
          </w:tcPr>
          <w:p w14:paraId="50747807">
            <w:pPr>
              <w:snapToGrid w:val="0"/>
              <w:spacing w:before="70" w:after="70" w:line="240" w:lineRule="auto"/>
              <w:ind w:firstLine="0"/>
              <w:jc w:val="center"/>
              <w:rPr>
                <w:sz w:val="21"/>
              </w:rPr>
            </w:pPr>
            <w:r>
              <w:rPr>
                <w:sz w:val="21"/>
                <w:szCs w:val="21"/>
              </w:rPr>
              <w:t>断开网络、保留日志</w:t>
            </w:r>
          </w:p>
        </w:tc>
        <w:tc>
          <w:tcPr>
            <w:tcW w:w="1570" w:type="dxa"/>
            <w:vAlign w:val="center"/>
          </w:tcPr>
          <w:p w14:paraId="1F2D801C">
            <w:pPr>
              <w:snapToGrid w:val="0"/>
              <w:spacing w:before="70" w:after="70" w:line="240" w:lineRule="auto"/>
              <w:ind w:firstLine="0"/>
              <w:jc w:val="left"/>
              <w:rPr>
                <w:sz w:val="21"/>
              </w:rPr>
            </w:pPr>
            <w:r>
              <w:rPr>
                <w:sz w:val="21"/>
                <w:szCs w:val="21"/>
              </w:rPr>
              <w:t>信息管理员、甲方</w:t>
            </w:r>
          </w:p>
        </w:tc>
        <w:tc>
          <w:tcPr>
            <w:tcW w:w="1522" w:type="dxa"/>
            <w:vAlign w:val="center"/>
          </w:tcPr>
          <w:p w14:paraId="2F98644D">
            <w:pPr>
              <w:snapToGrid w:val="0"/>
              <w:spacing w:before="70" w:after="70" w:line="240" w:lineRule="auto"/>
              <w:ind w:firstLine="0"/>
              <w:jc w:val="center"/>
              <w:rPr>
                <w:sz w:val="21"/>
              </w:rPr>
            </w:pPr>
            <w:r>
              <w:rPr>
                <w:sz w:val="21"/>
                <w:szCs w:val="21"/>
              </w:rPr>
              <w:t>事件分析、加固</w:t>
            </w:r>
          </w:p>
        </w:tc>
      </w:tr>
    </w:tbl>
    <w:p w14:paraId="0B6E782E">
      <w:pPr>
        <w:spacing w:line="240" w:lineRule="auto"/>
      </w:pPr>
    </w:p>
    <w:p w14:paraId="28054432">
      <w:pPr>
        <w:pStyle w:val="6"/>
      </w:pPr>
      <w:r>
        <w:rPr>
          <w:szCs w:val="32"/>
        </w:rPr>
        <w:t>2.9.8.4 应急联系方式表（样式）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49"/>
        <w:gridCol w:w="1110"/>
        <w:gridCol w:w="1110"/>
        <w:gridCol w:w="2197"/>
        <w:gridCol w:w="1834"/>
      </w:tblGrid>
      <w:tr w14:paraId="61569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549" w:type="dxa"/>
            <w:shd w:val="clear" w:color="auto" w:fill="E7E6E6"/>
            <w:vAlign w:val="center"/>
          </w:tcPr>
          <w:p w14:paraId="6D15F094">
            <w:pPr>
              <w:snapToGrid w:val="0"/>
              <w:spacing w:before="70" w:after="70" w:line="240" w:lineRule="auto"/>
              <w:ind w:firstLine="0"/>
              <w:jc w:val="center"/>
              <w:rPr>
                <w:b/>
                <w:sz w:val="21"/>
              </w:rPr>
            </w:pPr>
            <w:r>
              <w:rPr>
                <w:b/>
                <w:sz w:val="21"/>
                <w:szCs w:val="21"/>
              </w:rPr>
              <w:t>角色</w:t>
            </w:r>
          </w:p>
        </w:tc>
        <w:tc>
          <w:tcPr>
            <w:tcW w:w="1110" w:type="dxa"/>
            <w:shd w:val="clear" w:color="auto" w:fill="E7E6E6"/>
            <w:vAlign w:val="center"/>
          </w:tcPr>
          <w:p w14:paraId="7DBB435D">
            <w:pPr>
              <w:snapToGrid w:val="0"/>
              <w:spacing w:before="70" w:after="70" w:line="240" w:lineRule="auto"/>
              <w:ind w:firstLine="0"/>
              <w:jc w:val="center"/>
              <w:rPr>
                <w:b/>
                <w:sz w:val="21"/>
              </w:rPr>
            </w:pPr>
            <w:r>
              <w:rPr>
                <w:b/>
                <w:sz w:val="21"/>
                <w:szCs w:val="21"/>
              </w:rPr>
              <w:t>姓名</w:t>
            </w:r>
          </w:p>
        </w:tc>
        <w:tc>
          <w:tcPr>
            <w:tcW w:w="1110" w:type="dxa"/>
            <w:shd w:val="clear" w:color="auto" w:fill="E7E6E6"/>
            <w:vAlign w:val="center"/>
          </w:tcPr>
          <w:p w14:paraId="141452AE">
            <w:pPr>
              <w:snapToGrid w:val="0"/>
              <w:spacing w:before="70" w:after="70" w:line="240" w:lineRule="auto"/>
              <w:ind w:firstLine="0"/>
              <w:jc w:val="center"/>
              <w:rPr>
                <w:b/>
                <w:sz w:val="21"/>
              </w:rPr>
            </w:pPr>
            <w:r>
              <w:rPr>
                <w:b/>
                <w:sz w:val="21"/>
                <w:szCs w:val="21"/>
              </w:rPr>
              <w:t>电话</w:t>
            </w:r>
          </w:p>
        </w:tc>
        <w:tc>
          <w:tcPr>
            <w:tcW w:w="2197" w:type="dxa"/>
            <w:shd w:val="clear" w:color="auto" w:fill="E7E6E6"/>
            <w:vAlign w:val="center"/>
          </w:tcPr>
          <w:p w14:paraId="6AB4957B">
            <w:pPr>
              <w:snapToGrid w:val="0"/>
              <w:spacing w:before="70" w:after="70" w:line="240" w:lineRule="auto"/>
              <w:ind w:firstLine="0"/>
              <w:jc w:val="center"/>
              <w:rPr>
                <w:b/>
                <w:sz w:val="21"/>
              </w:rPr>
            </w:pPr>
            <w:r>
              <w:rPr>
                <w:b/>
                <w:sz w:val="21"/>
                <w:szCs w:val="21"/>
              </w:rPr>
              <w:t>备用联系人</w:t>
            </w:r>
          </w:p>
        </w:tc>
        <w:tc>
          <w:tcPr>
            <w:tcW w:w="1834" w:type="dxa"/>
            <w:shd w:val="clear" w:color="auto" w:fill="E7E6E6"/>
            <w:vAlign w:val="center"/>
          </w:tcPr>
          <w:p w14:paraId="2CD77955">
            <w:pPr>
              <w:snapToGrid w:val="0"/>
              <w:spacing w:before="70" w:after="70" w:line="240" w:lineRule="auto"/>
              <w:ind w:firstLine="0"/>
              <w:jc w:val="center"/>
              <w:rPr>
                <w:b/>
                <w:sz w:val="21"/>
              </w:rPr>
            </w:pPr>
            <w:r>
              <w:rPr>
                <w:b/>
                <w:sz w:val="21"/>
                <w:szCs w:val="21"/>
              </w:rPr>
              <w:t>备用电话</w:t>
            </w:r>
          </w:p>
        </w:tc>
      </w:tr>
      <w:tr w14:paraId="74A48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50E19C04">
            <w:pPr>
              <w:snapToGrid w:val="0"/>
              <w:spacing w:before="70" w:after="70" w:line="240" w:lineRule="auto"/>
              <w:ind w:firstLine="0"/>
              <w:jc w:val="center"/>
              <w:rPr>
                <w:sz w:val="21"/>
              </w:rPr>
            </w:pPr>
            <w:r>
              <w:rPr>
                <w:sz w:val="21"/>
                <w:szCs w:val="21"/>
              </w:rPr>
              <w:t>项目负责人</w:t>
            </w:r>
          </w:p>
        </w:tc>
        <w:tc>
          <w:tcPr>
            <w:tcW w:w="1110" w:type="dxa"/>
            <w:vAlign w:val="center"/>
          </w:tcPr>
          <w:p w14:paraId="7A2B15FF">
            <w:pPr>
              <w:snapToGrid w:val="0"/>
              <w:spacing w:before="70" w:after="70" w:line="240" w:lineRule="auto"/>
              <w:ind w:firstLine="0"/>
              <w:jc w:val="center"/>
              <w:rPr>
                <w:sz w:val="21"/>
              </w:rPr>
            </w:pPr>
            <w:r>
              <w:rPr>
                <w:sz w:val="21"/>
                <w:szCs w:val="21"/>
              </w:rPr>
              <w:t>【】</w:t>
            </w:r>
          </w:p>
        </w:tc>
        <w:tc>
          <w:tcPr>
            <w:tcW w:w="1110" w:type="dxa"/>
            <w:vAlign w:val="center"/>
          </w:tcPr>
          <w:p w14:paraId="61F7E1F4">
            <w:pPr>
              <w:snapToGrid w:val="0"/>
              <w:spacing w:before="70" w:after="70" w:line="240" w:lineRule="auto"/>
              <w:ind w:firstLine="0"/>
              <w:jc w:val="center"/>
              <w:rPr>
                <w:sz w:val="21"/>
              </w:rPr>
            </w:pPr>
            <w:r>
              <w:rPr>
                <w:sz w:val="21"/>
                <w:szCs w:val="21"/>
              </w:rPr>
              <w:t>【】</w:t>
            </w:r>
          </w:p>
        </w:tc>
        <w:tc>
          <w:tcPr>
            <w:tcW w:w="2197" w:type="dxa"/>
            <w:vAlign w:val="center"/>
          </w:tcPr>
          <w:p w14:paraId="7DA43377">
            <w:pPr>
              <w:snapToGrid w:val="0"/>
              <w:spacing w:before="70" w:after="70" w:line="240" w:lineRule="auto"/>
              <w:ind w:firstLine="0"/>
              <w:jc w:val="center"/>
              <w:rPr>
                <w:sz w:val="21"/>
              </w:rPr>
            </w:pPr>
            <w:r>
              <w:rPr>
                <w:sz w:val="21"/>
                <w:szCs w:val="21"/>
              </w:rPr>
              <w:t>【】</w:t>
            </w:r>
          </w:p>
        </w:tc>
        <w:tc>
          <w:tcPr>
            <w:tcW w:w="1834" w:type="dxa"/>
            <w:vAlign w:val="center"/>
          </w:tcPr>
          <w:p w14:paraId="1F5756AA">
            <w:pPr>
              <w:snapToGrid w:val="0"/>
              <w:spacing w:before="70" w:after="70" w:line="240" w:lineRule="auto"/>
              <w:ind w:firstLine="0"/>
              <w:jc w:val="center"/>
              <w:rPr>
                <w:sz w:val="21"/>
              </w:rPr>
            </w:pPr>
            <w:r>
              <w:rPr>
                <w:sz w:val="21"/>
                <w:szCs w:val="21"/>
              </w:rPr>
              <w:t>【】</w:t>
            </w:r>
          </w:p>
        </w:tc>
      </w:tr>
      <w:tr w14:paraId="2C620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6752F92F">
            <w:pPr>
              <w:snapToGrid w:val="0"/>
              <w:spacing w:before="70" w:after="70" w:line="240" w:lineRule="auto"/>
              <w:ind w:firstLine="0"/>
              <w:jc w:val="center"/>
              <w:rPr>
                <w:sz w:val="21"/>
              </w:rPr>
            </w:pPr>
            <w:r>
              <w:rPr>
                <w:sz w:val="21"/>
                <w:szCs w:val="21"/>
              </w:rPr>
              <w:t>技术负责人</w:t>
            </w:r>
          </w:p>
        </w:tc>
        <w:tc>
          <w:tcPr>
            <w:tcW w:w="1110" w:type="dxa"/>
            <w:vAlign w:val="center"/>
          </w:tcPr>
          <w:p w14:paraId="752E7615">
            <w:pPr>
              <w:snapToGrid w:val="0"/>
              <w:spacing w:before="70" w:after="70" w:line="240" w:lineRule="auto"/>
              <w:ind w:firstLine="0"/>
              <w:jc w:val="center"/>
              <w:rPr>
                <w:sz w:val="21"/>
              </w:rPr>
            </w:pPr>
            <w:r>
              <w:rPr>
                <w:sz w:val="21"/>
                <w:szCs w:val="21"/>
              </w:rPr>
              <w:t>【】</w:t>
            </w:r>
          </w:p>
        </w:tc>
        <w:tc>
          <w:tcPr>
            <w:tcW w:w="1110" w:type="dxa"/>
            <w:vAlign w:val="center"/>
          </w:tcPr>
          <w:p w14:paraId="1275070E">
            <w:pPr>
              <w:snapToGrid w:val="0"/>
              <w:spacing w:before="70" w:after="70" w:line="240" w:lineRule="auto"/>
              <w:ind w:firstLine="0"/>
              <w:jc w:val="center"/>
              <w:rPr>
                <w:sz w:val="21"/>
              </w:rPr>
            </w:pPr>
            <w:r>
              <w:rPr>
                <w:sz w:val="21"/>
                <w:szCs w:val="21"/>
              </w:rPr>
              <w:t>【】</w:t>
            </w:r>
          </w:p>
        </w:tc>
        <w:tc>
          <w:tcPr>
            <w:tcW w:w="2197" w:type="dxa"/>
            <w:vAlign w:val="center"/>
          </w:tcPr>
          <w:p w14:paraId="2E9C6EA4">
            <w:pPr>
              <w:snapToGrid w:val="0"/>
              <w:spacing w:before="70" w:after="70" w:line="240" w:lineRule="auto"/>
              <w:ind w:firstLine="0"/>
              <w:jc w:val="center"/>
              <w:rPr>
                <w:sz w:val="21"/>
              </w:rPr>
            </w:pPr>
            <w:r>
              <w:rPr>
                <w:sz w:val="21"/>
                <w:szCs w:val="21"/>
              </w:rPr>
              <w:t>【】</w:t>
            </w:r>
          </w:p>
        </w:tc>
        <w:tc>
          <w:tcPr>
            <w:tcW w:w="1834" w:type="dxa"/>
            <w:vAlign w:val="center"/>
          </w:tcPr>
          <w:p w14:paraId="424D5927">
            <w:pPr>
              <w:snapToGrid w:val="0"/>
              <w:spacing w:before="70" w:after="70" w:line="240" w:lineRule="auto"/>
              <w:ind w:firstLine="0"/>
              <w:jc w:val="center"/>
              <w:rPr>
                <w:sz w:val="21"/>
              </w:rPr>
            </w:pPr>
            <w:r>
              <w:rPr>
                <w:sz w:val="21"/>
                <w:szCs w:val="21"/>
              </w:rPr>
              <w:t>【】</w:t>
            </w:r>
          </w:p>
        </w:tc>
      </w:tr>
      <w:tr w14:paraId="5913E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4723EFDD">
            <w:pPr>
              <w:snapToGrid w:val="0"/>
              <w:spacing w:before="70" w:after="70" w:line="240" w:lineRule="auto"/>
              <w:ind w:firstLine="0"/>
              <w:jc w:val="center"/>
              <w:rPr>
                <w:sz w:val="21"/>
              </w:rPr>
            </w:pPr>
            <w:r>
              <w:rPr>
                <w:sz w:val="21"/>
                <w:szCs w:val="21"/>
              </w:rPr>
              <w:t>现场安全员</w:t>
            </w:r>
          </w:p>
        </w:tc>
        <w:tc>
          <w:tcPr>
            <w:tcW w:w="1110" w:type="dxa"/>
            <w:vAlign w:val="center"/>
          </w:tcPr>
          <w:p w14:paraId="48B5D8E9">
            <w:pPr>
              <w:snapToGrid w:val="0"/>
              <w:spacing w:before="70" w:after="70" w:line="240" w:lineRule="auto"/>
              <w:ind w:firstLine="0"/>
              <w:jc w:val="center"/>
              <w:rPr>
                <w:sz w:val="21"/>
              </w:rPr>
            </w:pPr>
            <w:r>
              <w:rPr>
                <w:sz w:val="21"/>
                <w:szCs w:val="21"/>
              </w:rPr>
              <w:t>【】</w:t>
            </w:r>
          </w:p>
        </w:tc>
        <w:tc>
          <w:tcPr>
            <w:tcW w:w="1110" w:type="dxa"/>
            <w:vAlign w:val="center"/>
          </w:tcPr>
          <w:p w14:paraId="034F4481">
            <w:pPr>
              <w:snapToGrid w:val="0"/>
              <w:spacing w:before="70" w:after="70" w:line="240" w:lineRule="auto"/>
              <w:ind w:firstLine="0"/>
              <w:jc w:val="center"/>
              <w:rPr>
                <w:sz w:val="21"/>
              </w:rPr>
            </w:pPr>
            <w:r>
              <w:rPr>
                <w:sz w:val="21"/>
                <w:szCs w:val="21"/>
              </w:rPr>
              <w:t>【】</w:t>
            </w:r>
          </w:p>
        </w:tc>
        <w:tc>
          <w:tcPr>
            <w:tcW w:w="2197" w:type="dxa"/>
            <w:vAlign w:val="center"/>
          </w:tcPr>
          <w:p w14:paraId="1303C4E2">
            <w:pPr>
              <w:snapToGrid w:val="0"/>
              <w:spacing w:before="70" w:after="70" w:line="240" w:lineRule="auto"/>
              <w:ind w:firstLine="0"/>
              <w:jc w:val="center"/>
              <w:rPr>
                <w:sz w:val="21"/>
              </w:rPr>
            </w:pPr>
            <w:r>
              <w:rPr>
                <w:sz w:val="21"/>
                <w:szCs w:val="21"/>
              </w:rPr>
              <w:t>【】</w:t>
            </w:r>
          </w:p>
        </w:tc>
        <w:tc>
          <w:tcPr>
            <w:tcW w:w="1834" w:type="dxa"/>
            <w:vAlign w:val="center"/>
          </w:tcPr>
          <w:p w14:paraId="12A4D88A">
            <w:pPr>
              <w:snapToGrid w:val="0"/>
              <w:spacing w:before="70" w:after="70" w:line="240" w:lineRule="auto"/>
              <w:ind w:firstLine="0"/>
              <w:jc w:val="center"/>
              <w:rPr>
                <w:sz w:val="21"/>
              </w:rPr>
            </w:pPr>
            <w:r>
              <w:rPr>
                <w:sz w:val="21"/>
                <w:szCs w:val="21"/>
              </w:rPr>
              <w:t>【】</w:t>
            </w:r>
          </w:p>
        </w:tc>
      </w:tr>
      <w:tr w14:paraId="00CD7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6B8710B6">
            <w:pPr>
              <w:snapToGrid w:val="0"/>
              <w:spacing w:before="70" w:after="70" w:line="240" w:lineRule="auto"/>
              <w:ind w:firstLine="0"/>
              <w:jc w:val="center"/>
              <w:rPr>
                <w:sz w:val="21"/>
              </w:rPr>
            </w:pPr>
            <w:r>
              <w:rPr>
                <w:sz w:val="21"/>
                <w:szCs w:val="21"/>
              </w:rPr>
              <w:t>设备管理员</w:t>
            </w:r>
          </w:p>
        </w:tc>
        <w:tc>
          <w:tcPr>
            <w:tcW w:w="1110" w:type="dxa"/>
            <w:vAlign w:val="center"/>
          </w:tcPr>
          <w:p w14:paraId="3798F73A">
            <w:pPr>
              <w:snapToGrid w:val="0"/>
              <w:spacing w:before="70" w:after="70" w:line="240" w:lineRule="auto"/>
              <w:ind w:firstLine="0"/>
              <w:jc w:val="center"/>
              <w:rPr>
                <w:sz w:val="21"/>
              </w:rPr>
            </w:pPr>
            <w:r>
              <w:rPr>
                <w:sz w:val="21"/>
                <w:szCs w:val="21"/>
              </w:rPr>
              <w:t>【】</w:t>
            </w:r>
          </w:p>
        </w:tc>
        <w:tc>
          <w:tcPr>
            <w:tcW w:w="1110" w:type="dxa"/>
            <w:vAlign w:val="center"/>
          </w:tcPr>
          <w:p w14:paraId="02512F23">
            <w:pPr>
              <w:snapToGrid w:val="0"/>
              <w:spacing w:before="70" w:after="70" w:line="240" w:lineRule="auto"/>
              <w:ind w:firstLine="0"/>
              <w:jc w:val="center"/>
              <w:rPr>
                <w:sz w:val="21"/>
              </w:rPr>
            </w:pPr>
            <w:r>
              <w:rPr>
                <w:sz w:val="21"/>
                <w:szCs w:val="21"/>
              </w:rPr>
              <w:t>【】</w:t>
            </w:r>
          </w:p>
        </w:tc>
        <w:tc>
          <w:tcPr>
            <w:tcW w:w="2197" w:type="dxa"/>
            <w:vAlign w:val="center"/>
          </w:tcPr>
          <w:p w14:paraId="7F89F4A1">
            <w:pPr>
              <w:snapToGrid w:val="0"/>
              <w:spacing w:before="70" w:after="70" w:line="240" w:lineRule="auto"/>
              <w:ind w:firstLine="0"/>
              <w:jc w:val="center"/>
              <w:rPr>
                <w:sz w:val="21"/>
              </w:rPr>
            </w:pPr>
            <w:r>
              <w:rPr>
                <w:sz w:val="21"/>
                <w:szCs w:val="21"/>
              </w:rPr>
              <w:t>【】</w:t>
            </w:r>
          </w:p>
        </w:tc>
        <w:tc>
          <w:tcPr>
            <w:tcW w:w="1834" w:type="dxa"/>
            <w:vAlign w:val="center"/>
          </w:tcPr>
          <w:p w14:paraId="6A7AB70E">
            <w:pPr>
              <w:snapToGrid w:val="0"/>
              <w:spacing w:before="70" w:after="70" w:line="240" w:lineRule="auto"/>
              <w:ind w:firstLine="0"/>
              <w:jc w:val="center"/>
              <w:rPr>
                <w:sz w:val="21"/>
              </w:rPr>
            </w:pPr>
            <w:r>
              <w:rPr>
                <w:sz w:val="21"/>
                <w:szCs w:val="21"/>
              </w:rPr>
              <w:t>【】</w:t>
            </w:r>
          </w:p>
        </w:tc>
      </w:tr>
      <w:tr w14:paraId="5F8E5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65E1D90A">
            <w:pPr>
              <w:snapToGrid w:val="0"/>
              <w:spacing w:before="70" w:after="70" w:line="240" w:lineRule="auto"/>
              <w:ind w:firstLine="0"/>
              <w:jc w:val="center"/>
              <w:rPr>
                <w:sz w:val="21"/>
              </w:rPr>
            </w:pPr>
            <w:r>
              <w:rPr>
                <w:sz w:val="21"/>
                <w:szCs w:val="21"/>
              </w:rPr>
              <w:t>甲方接口人</w:t>
            </w:r>
          </w:p>
        </w:tc>
        <w:tc>
          <w:tcPr>
            <w:tcW w:w="1110" w:type="dxa"/>
            <w:vAlign w:val="center"/>
          </w:tcPr>
          <w:p w14:paraId="24505297">
            <w:pPr>
              <w:snapToGrid w:val="0"/>
              <w:spacing w:before="70" w:after="70" w:line="240" w:lineRule="auto"/>
              <w:ind w:firstLine="0"/>
              <w:jc w:val="center"/>
              <w:rPr>
                <w:sz w:val="21"/>
              </w:rPr>
            </w:pPr>
            <w:r>
              <w:rPr>
                <w:sz w:val="21"/>
                <w:szCs w:val="21"/>
              </w:rPr>
              <w:t>【】</w:t>
            </w:r>
          </w:p>
        </w:tc>
        <w:tc>
          <w:tcPr>
            <w:tcW w:w="1110" w:type="dxa"/>
            <w:vAlign w:val="center"/>
          </w:tcPr>
          <w:p w14:paraId="387D36C2">
            <w:pPr>
              <w:snapToGrid w:val="0"/>
              <w:spacing w:before="70" w:after="70" w:line="240" w:lineRule="auto"/>
              <w:ind w:firstLine="0"/>
              <w:jc w:val="center"/>
              <w:rPr>
                <w:sz w:val="21"/>
              </w:rPr>
            </w:pPr>
            <w:r>
              <w:rPr>
                <w:sz w:val="21"/>
                <w:szCs w:val="21"/>
              </w:rPr>
              <w:t>【】</w:t>
            </w:r>
          </w:p>
        </w:tc>
        <w:tc>
          <w:tcPr>
            <w:tcW w:w="2197" w:type="dxa"/>
            <w:vAlign w:val="center"/>
          </w:tcPr>
          <w:p w14:paraId="36AA8A64">
            <w:pPr>
              <w:snapToGrid w:val="0"/>
              <w:spacing w:before="70" w:after="70" w:line="240" w:lineRule="auto"/>
              <w:ind w:firstLine="0"/>
              <w:jc w:val="center"/>
              <w:rPr>
                <w:sz w:val="21"/>
              </w:rPr>
            </w:pPr>
            <w:r>
              <w:rPr>
                <w:sz w:val="21"/>
                <w:szCs w:val="21"/>
              </w:rPr>
              <w:t>【】</w:t>
            </w:r>
          </w:p>
        </w:tc>
        <w:tc>
          <w:tcPr>
            <w:tcW w:w="1834" w:type="dxa"/>
            <w:vAlign w:val="center"/>
          </w:tcPr>
          <w:p w14:paraId="478BF6F8">
            <w:pPr>
              <w:snapToGrid w:val="0"/>
              <w:spacing w:before="70" w:after="70" w:line="240" w:lineRule="auto"/>
              <w:ind w:firstLine="0"/>
              <w:jc w:val="center"/>
              <w:rPr>
                <w:sz w:val="21"/>
              </w:rPr>
            </w:pPr>
            <w:r>
              <w:rPr>
                <w:sz w:val="21"/>
                <w:szCs w:val="21"/>
              </w:rPr>
              <w:t>【】</w:t>
            </w:r>
          </w:p>
        </w:tc>
      </w:tr>
      <w:tr w14:paraId="1FCC6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73A08762">
            <w:pPr>
              <w:snapToGrid w:val="0"/>
              <w:spacing w:before="70" w:after="70" w:line="240" w:lineRule="auto"/>
              <w:ind w:firstLine="0"/>
              <w:jc w:val="center"/>
              <w:rPr>
                <w:sz w:val="21"/>
              </w:rPr>
            </w:pPr>
            <w:r>
              <w:rPr>
                <w:sz w:val="21"/>
                <w:szCs w:val="21"/>
              </w:rPr>
              <w:t>甲方值班室</w:t>
            </w:r>
          </w:p>
        </w:tc>
        <w:tc>
          <w:tcPr>
            <w:tcW w:w="1110" w:type="dxa"/>
            <w:vAlign w:val="center"/>
          </w:tcPr>
          <w:p w14:paraId="7076A931">
            <w:pPr>
              <w:snapToGrid w:val="0"/>
              <w:spacing w:before="70" w:after="70" w:line="240" w:lineRule="auto"/>
              <w:ind w:firstLine="0"/>
              <w:jc w:val="center"/>
              <w:rPr>
                <w:sz w:val="21"/>
              </w:rPr>
            </w:pPr>
            <w:r>
              <w:rPr>
                <w:rFonts w:hint="eastAsia"/>
                <w:sz w:val="21"/>
                <w:szCs w:val="21"/>
              </w:rPr>
              <w:t>-</w:t>
            </w:r>
          </w:p>
        </w:tc>
        <w:tc>
          <w:tcPr>
            <w:tcW w:w="1110" w:type="dxa"/>
            <w:vAlign w:val="center"/>
          </w:tcPr>
          <w:p w14:paraId="1345C0E7">
            <w:pPr>
              <w:snapToGrid w:val="0"/>
              <w:spacing w:before="70" w:after="70" w:line="240" w:lineRule="auto"/>
              <w:ind w:firstLine="0"/>
              <w:jc w:val="center"/>
              <w:rPr>
                <w:sz w:val="21"/>
              </w:rPr>
            </w:pPr>
            <w:r>
              <w:rPr>
                <w:sz w:val="21"/>
                <w:szCs w:val="21"/>
              </w:rPr>
              <w:t>【】</w:t>
            </w:r>
          </w:p>
        </w:tc>
        <w:tc>
          <w:tcPr>
            <w:tcW w:w="2197" w:type="dxa"/>
            <w:vAlign w:val="center"/>
          </w:tcPr>
          <w:p w14:paraId="76061A62">
            <w:pPr>
              <w:snapToGrid w:val="0"/>
              <w:spacing w:before="70" w:after="70" w:line="240" w:lineRule="auto"/>
              <w:ind w:firstLine="0"/>
              <w:jc w:val="center"/>
              <w:rPr>
                <w:sz w:val="21"/>
              </w:rPr>
            </w:pPr>
            <w:r>
              <w:rPr>
                <w:rFonts w:hint="eastAsia"/>
                <w:sz w:val="21"/>
                <w:szCs w:val="21"/>
              </w:rPr>
              <w:t>-</w:t>
            </w:r>
          </w:p>
        </w:tc>
        <w:tc>
          <w:tcPr>
            <w:tcW w:w="1834" w:type="dxa"/>
            <w:vAlign w:val="center"/>
          </w:tcPr>
          <w:p w14:paraId="632F11D8">
            <w:pPr>
              <w:snapToGrid w:val="0"/>
              <w:spacing w:before="70" w:after="70" w:line="240" w:lineRule="auto"/>
              <w:ind w:firstLine="0"/>
              <w:jc w:val="center"/>
              <w:rPr>
                <w:sz w:val="21"/>
              </w:rPr>
            </w:pPr>
            <w:r>
              <w:rPr>
                <w:rFonts w:hint="eastAsia"/>
                <w:sz w:val="21"/>
                <w:szCs w:val="21"/>
              </w:rPr>
              <w:t>-</w:t>
            </w:r>
          </w:p>
        </w:tc>
      </w:tr>
      <w:tr w14:paraId="72A77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9" w:type="dxa"/>
            <w:vAlign w:val="center"/>
          </w:tcPr>
          <w:p w14:paraId="7FECD2A4">
            <w:pPr>
              <w:snapToGrid w:val="0"/>
              <w:spacing w:before="70" w:after="70" w:line="240" w:lineRule="auto"/>
              <w:ind w:firstLine="0"/>
              <w:jc w:val="center"/>
              <w:rPr>
                <w:sz w:val="21"/>
              </w:rPr>
            </w:pPr>
            <w:r>
              <w:rPr>
                <w:sz w:val="21"/>
                <w:szCs w:val="21"/>
              </w:rPr>
              <w:t>就近医疗机构</w:t>
            </w:r>
          </w:p>
        </w:tc>
        <w:tc>
          <w:tcPr>
            <w:tcW w:w="1110" w:type="dxa"/>
            <w:vAlign w:val="center"/>
          </w:tcPr>
          <w:p w14:paraId="3B59ED37">
            <w:pPr>
              <w:snapToGrid w:val="0"/>
              <w:spacing w:before="70" w:after="70" w:line="240" w:lineRule="auto"/>
              <w:ind w:firstLine="0"/>
              <w:jc w:val="center"/>
              <w:rPr>
                <w:sz w:val="21"/>
              </w:rPr>
            </w:pPr>
            <w:r>
              <w:rPr>
                <w:rFonts w:hint="eastAsia"/>
                <w:sz w:val="21"/>
                <w:szCs w:val="21"/>
              </w:rPr>
              <w:t>-</w:t>
            </w:r>
          </w:p>
        </w:tc>
        <w:tc>
          <w:tcPr>
            <w:tcW w:w="1110" w:type="dxa"/>
            <w:vAlign w:val="center"/>
          </w:tcPr>
          <w:p w14:paraId="03EE38C4">
            <w:pPr>
              <w:snapToGrid w:val="0"/>
              <w:spacing w:before="70" w:after="70" w:line="240" w:lineRule="auto"/>
              <w:ind w:firstLine="0"/>
              <w:jc w:val="center"/>
              <w:rPr>
                <w:sz w:val="21"/>
              </w:rPr>
            </w:pPr>
            <w:r>
              <w:rPr>
                <w:sz w:val="21"/>
                <w:szCs w:val="21"/>
              </w:rPr>
              <w:t>【】</w:t>
            </w:r>
          </w:p>
        </w:tc>
        <w:tc>
          <w:tcPr>
            <w:tcW w:w="2197" w:type="dxa"/>
            <w:vAlign w:val="center"/>
          </w:tcPr>
          <w:p w14:paraId="65046C40">
            <w:pPr>
              <w:snapToGrid w:val="0"/>
              <w:spacing w:before="70" w:after="70" w:line="240" w:lineRule="auto"/>
              <w:ind w:firstLine="0"/>
              <w:jc w:val="center"/>
              <w:rPr>
                <w:sz w:val="21"/>
              </w:rPr>
            </w:pPr>
            <w:r>
              <w:rPr>
                <w:rFonts w:hint="eastAsia"/>
                <w:sz w:val="21"/>
                <w:szCs w:val="21"/>
              </w:rPr>
              <w:t>-</w:t>
            </w:r>
          </w:p>
        </w:tc>
        <w:tc>
          <w:tcPr>
            <w:tcW w:w="1834" w:type="dxa"/>
            <w:vAlign w:val="center"/>
          </w:tcPr>
          <w:p w14:paraId="75B9C42A">
            <w:pPr>
              <w:snapToGrid w:val="0"/>
              <w:spacing w:before="70" w:after="70" w:line="240" w:lineRule="auto"/>
              <w:ind w:firstLine="0"/>
              <w:jc w:val="center"/>
              <w:rPr>
                <w:sz w:val="21"/>
              </w:rPr>
            </w:pPr>
            <w:r>
              <w:rPr>
                <w:rFonts w:hint="eastAsia"/>
                <w:sz w:val="21"/>
                <w:szCs w:val="21"/>
              </w:rPr>
              <w:t>-</w:t>
            </w:r>
          </w:p>
        </w:tc>
      </w:tr>
    </w:tbl>
    <w:p w14:paraId="1D47D569">
      <w:pPr>
        <w:spacing w:line="240" w:lineRule="auto"/>
      </w:pPr>
    </w:p>
    <w:p w14:paraId="67D2D351">
      <w:pPr>
        <w:pStyle w:val="6"/>
      </w:pPr>
      <w:r>
        <w:rPr>
          <w:szCs w:val="32"/>
        </w:rPr>
        <w:t>2.9.8.5 应急物资配置</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44"/>
        <w:gridCol w:w="994"/>
        <w:gridCol w:w="2922"/>
        <w:gridCol w:w="1640"/>
      </w:tblGrid>
      <w:tr w14:paraId="262F4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244" w:type="dxa"/>
            <w:shd w:val="clear" w:color="auto" w:fill="E7E6E6"/>
            <w:vAlign w:val="center"/>
          </w:tcPr>
          <w:p w14:paraId="1E01B0C8">
            <w:pPr>
              <w:snapToGrid w:val="0"/>
              <w:spacing w:before="70" w:after="70" w:line="240" w:lineRule="auto"/>
              <w:ind w:firstLine="0"/>
              <w:jc w:val="center"/>
              <w:rPr>
                <w:b/>
                <w:sz w:val="21"/>
              </w:rPr>
            </w:pPr>
            <w:r>
              <w:rPr>
                <w:b/>
                <w:sz w:val="21"/>
                <w:szCs w:val="21"/>
              </w:rPr>
              <w:t>物资</w:t>
            </w:r>
          </w:p>
        </w:tc>
        <w:tc>
          <w:tcPr>
            <w:tcW w:w="994" w:type="dxa"/>
            <w:shd w:val="clear" w:color="auto" w:fill="E7E6E6"/>
            <w:vAlign w:val="center"/>
          </w:tcPr>
          <w:p w14:paraId="41E7A0C7">
            <w:pPr>
              <w:snapToGrid w:val="0"/>
              <w:spacing w:before="70" w:after="70" w:line="240" w:lineRule="auto"/>
              <w:ind w:firstLine="0"/>
              <w:jc w:val="center"/>
              <w:rPr>
                <w:b/>
                <w:sz w:val="21"/>
              </w:rPr>
            </w:pPr>
            <w:r>
              <w:rPr>
                <w:b/>
                <w:sz w:val="21"/>
                <w:szCs w:val="21"/>
              </w:rPr>
              <w:t>数量</w:t>
            </w:r>
          </w:p>
        </w:tc>
        <w:tc>
          <w:tcPr>
            <w:tcW w:w="2922" w:type="dxa"/>
            <w:shd w:val="clear" w:color="auto" w:fill="E7E6E6"/>
            <w:vAlign w:val="center"/>
          </w:tcPr>
          <w:p w14:paraId="6E0FCE01">
            <w:pPr>
              <w:snapToGrid w:val="0"/>
              <w:spacing w:before="70" w:after="70" w:line="240" w:lineRule="auto"/>
              <w:ind w:firstLine="0"/>
              <w:jc w:val="center"/>
              <w:rPr>
                <w:b/>
                <w:sz w:val="21"/>
              </w:rPr>
            </w:pPr>
            <w:r>
              <w:rPr>
                <w:b/>
                <w:sz w:val="21"/>
                <w:szCs w:val="21"/>
              </w:rPr>
              <w:t>存放位置</w:t>
            </w:r>
          </w:p>
        </w:tc>
        <w:tc>
          <w:tcPr>
            <w:tcW w:w="1640" w:type="dxa"/>
            <w:shd w:val="clear" w:color="auto" w:fill="E7E6E6"/>
            <w:vAlign w:val="center"/>
          </w:tcPr>
          <w:p w14:paraId="6F5EE2CA">
            <w:pPr>
              <w:snapToGrid w:val="0"/>
              <w:spacing w:before="70" w:after="70" w:line="240" w:lineRule="auto"/>
              <w:ind w:firstLine="0"/>
              <w:jc w:val="center"/>
              <w:rPr>
                <w:b/>
                <w:sz w:val="21"/>
              </w:rPr>
            </w:pPr>
            <w:r>
              <w:rPr>
                <w:b/>
                <w:sz w:val="21"/>
                <w:szCs w:val="21"/>
              </w:rPr>
              <w:t>检查周期</w:t>
            </w:r>
          </w:p>
        </w:tc>
      </w:tr>
      <w:tr w14:paraId="44563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7E737D47">
            <w:pPr>
              <w:snapToGrid w:val="0"/>
              <w:spacing w:before="70" w:after="70" w:line="240" w:lineRule="auto"/>
              <w:ind w:firstLine="0"/>
              <w:jc w:val="left"/>
              <w:rPr>
                <w:sz w:val="21"/>
              </w:rPr>
            </w:pPr>
            <w:r>
              <w:rPr>
                <w:sz w:val="21"/>
                <w:szCs w:val="21"/>
              </w:rPr>
              <w:t>急救包</w:t>
            </w:r>
          </w:p>
        </w:tc>
        <w:tc>
          <w:tcPr>
            <w:tcW w:w="994" w:type="dxa"/>
            <w:vAlign w:val="center"/>
          </w:tcPr>
          <w:p w14:paraId="2F99F671">
            <w:pPr>
              <w:snapToGrid w:val="0"/>
              <w:spacing w:before="70" w:after="70" w:line="240" w:lineRule="auto"/>
              <w:ind w:firstLine="0"/>
              <w:jc w:val="center"/>
              <w:rPr>
                <w:sz w:val="21"/>
              </w:rPr>
            </w:pPr>
            <w:r>
              <w:rPr>
                <w:sz w:val="21"/>
                <w:szCs w:val="21"/>
              </w:rPr>
              <w:t>2 套</w:t>
            </w:r>
          </w:p>
        </w:tc>
        <w:tc>
          <w:tcPr>
            <w:tcW w:w="2922" w:type="dxa"/>
            <w:vAlign w:val="center"/>
          </w:tcPr>
          <w:p w14:paraId="40902B63">
            <w:pPr>
              <w:snapToGrid w:val="0"/>
              <w:spacing w:before="70" w:after="70" w:line="240" w:lineRule="auto"/>
              <w:ind w:firstLine="0"/>
              <w:jc w:val="left"/>
              <w:rPr>
                <w:sz w:val="21"/>
              </w:rPr>
            </w:pPr>
            <w:r>
              <w:rPr>
                <w:sz w:val="21"/>
                <w:szCs w:val="21"/>
              </w:rPr>
              <w:t>现场工作台、车辆</w:t>
            </w:r>
          </w:p>
        </w:tc>
        <w:tc>
          <w:tcPr>
            <w:tcW w:w="1640" w:type="dxa"/>
            <w:vAlign w:val="center"/>
          </w:tcPr>
          <w:p w14:paraId="75DD42BD">
            <w:pPr>
              <w:snapToGrid w:val="0"/>
              <w:spacing w:before="70" w:after="70" w:line="240" w:lineRule="auto"/>
              <w:ind w:firstLine="0"/>
              <w:jc w:val="center"/>
              <w:rPr>
                <w:sz w:val="21"/>
              </w:rPr>
            </w:pPr>
            <w:r>
              <w:rPr>
                <w:sz w:val="21"/>
                <w:szCs w:val="21"/>
              </w:rPr>
              <w:t>每周</w:t>
            </w:r>
          </w:p>
        </w:tc>
      </w:tr>
      <w:tr w14:paraId="36111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3B2EEA4B">
            <w:pPr>
              <w:snapToGrid w:val="0"/>
              <w:spacing w:before="70" w:after="70" w:line="240" w:lineRule="auto"/>
              <w:ind w:firstLine="0"/>
              <w:jc w:val="left"/>
              <w:rPr>
                <w:sz w:val="21"/>
              </w:rPr>
            </w:pPr>
            <w:r>
              <w:rPr>
                <w:sz w:val="21"/>
                <w:szCs w:val="21"/>
              </w:rPr>
              <w:t>正压式呼吸器</w:t>
            </w:r>
          </w:p>
        </w:tc>
        <w:tc>
          <w:tcPr>
            <w:tcW w:w="994" w:type="dxa"/>
            <w:vAlign w:val="center"/>
          </w:tcPr>
          <w:p w14:paraId="11DF24DA">
            <w:pPr>
              <w:snapToGrid w:val="0"/>
              <w:spacing w:before="70" w:after="70" w:line="240" w:lineRule="auto"/>
              <w:ind w:firstLine="0"/>
              <w:jc w:val="center"/>
              <w:rPr>
                <w:sz w:val="21"/>
              </w:rPr>
            </w:pPr>
            <w:r>
              <w:rPr>
                <w:sz w:val="21"/>
                <w:szCs w:val="21"/>
              </w:rPr>
              <w:t>2 套</w:t>
            </w:r>
          </w:p>
        </w:tc>
        <w:tc>
          <w:tcPr>
            <w:tcW w:w="2922" w:type="dxa"/>
            <w:vAlign w:val="center"/>
          </w:tcPr>
          <w:p w14:paraId="38957E5C">
            <w:pPr>
              <w:snapToGrid w:val="0"/>
              <w:spacing w:before="70" w:after="70" w:line="240" w:lineRule="auto"/>
              <w:ind w:firstLine="0"/>
              <w:jc w:val="left"/>
              <w:rPr>
                <w:sz w:val="21"/>
              </w:rPr>
            </w:pPr>
            <w:r>
              <w:rPr>
                <w:sz w:val="21"/>
                <w:szCs w:val="21"/>
              </w:rPr>
              <w:t>受限空间入口</w:t>
            </w:r>
          </w:p>
        </w:tc>
        <w:tc>
          <w:tcPr>
            <w:tcW w:w="1640" w:type="dxa"/>
            <w:vAlign w:val="center"/>
          </w:tcPr>
          <w:p w14:paraId="5A1D6DFB">
            <w:pPr>
              <w:snapToGrid w:val="0"/>
              <w:spacing w:before="70" w:after="70" w:line="240" w:lineRule="auto"/>
              <w:ind w:firstLine="0"/>
              <w:jc w:val="center"/>
              <w:rPr>
                <w:sz w:val="21"/>
              </w:rPr>
            </w:pPr>
            <w:r>
              <w:rPr>
                <w:sz w:val="21"/>
                <w:szCs w:val="21"/>
              </w:rPr>
              <w:t>每月</w:t>
            </w:r>
          </w:p>
        </w:tc>
      </w:tr>
      <w:tr w14:paraId="3C230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48F3B897">
            <w:pPr>
              <w:snapToGrid w:val="0"/>
              <w:spacing w:before="70" w:after="70" w:line="240" w:lineRule="auto"/>
              <w:ind w:firstLine="0"/>
              <w:jc w:val="left"/>
              <w:rPr>
                <w:sz w:val="21"/>
              </w:rPr>
            </w:pPr>
            <w:r>
              <w:rPr>
                <w:sz w:val="21"/>
                <w:szCs w:val="21"/>
              </w:rPr>
              <w:t>三脚架救援提升装置</w:t>
            </w:r>
          </w:p>
        </w:tc>
        <w:tc>
          <w:tcPr>
            <w:tcW w:w="994" w:type="dxa"/>
            <w:vAlign w:val="center"/>
          </w:tcPr>
          <w:p w14:paraId="48FD5EAF">
            <w:pPr>
              <w:snapToGrid w:val="0"/>
              <w:spacing w:before="70" w:after="70" w:line="240" w:lineRule="auto"/>
              <w:ind w:firstLine="0"/>
              <w:jc w:val="center"/>
              <w:rPr>
                <w:sz w:val="21"/>
              </w:rPr>
            </w:pPr>
            <w:r>
              <w:rPr>
                <w:sz w:val="21"/>
                <w:szCs w:val="21"/>
              </w:rPr>
              <w:t>1 套</w:t>
            </w:r>
          </w:p>
        </w:tc>
        <w:tc>
          <w:tcPr>
            <w:tcW w:w="2922" w:type="dxa"/>
            <w:vAlign w:val="center"/>
          </w:tcPr>
          <w:p w14:paraId="3B2633A5">
            <w:pPr>
              <w:snapToGrid w:val="0"/>
              <w:spacing w:before="70" w:after="70" w:line="240" w:lineRule="auto"/>
              <w:ind w:firstLine="0"/>
              <w:jc w:val="left"/>
              <w:rPr>
                <w:sz w:val="21"/>
              </w:rPr>
            </w:pPr>
            <w:r>
              <w:rPr>
                <w:sz w:val="21"/>
                <w:szCs w:val="21"/>
              </w:rPr>
              <w:t>受限空间入口</w:t>
            </w:r>
          </w:p>
        </w:tc>
        <w:tc>
          <w:tcPr>
            <w:tcW w:w="1640" w:type="dxa"/>
            <w:vAlign w:val="center"/>
          </w:tcPr>
          <w:p w14:paraId="43981323">
            <w:pPr>
              <w:snapToGrid w:val="0"/>
              <w:spacing w:before="70" w:after="70" w:line="240" w:lineRule="auto"/>
              <w:ind w:firstLine="0"/>
              <w:jc w:val="center"/>
              <w:rPr>
                <w:sz w:val="21"/>
              </w:rPr>
            </w:pPr>
            <w:r>
              <w:rPr>
                <w:sz w:val="21"/>
                <w:szCs w:val="21"/>
              </w:rPr>
              <w:t>每月</w:t>
            </w:r>
          </w:p>
        </w:tc>
      </w:tr>
      <w:tr w14:paraId="1B139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27310B0F">
            <w:pPr>
              <w:snapToGrid w:val="0"/>
              <w:spacing w:before="70" w:after="70" w:line="240" w:lineRule="auto"/>
              <w:ind w:firstLine="0"/>
              <w:jc w:val="left"/>
              <w:rPr>
                <w:sz w:val="21"/>
              </w:rPr>
            </w:pPr>
            <w:r>
              <w:rPr>
                <w:sz w:val="21"/>
                <w:szCs w:val="21"/>
              </w:rPr>
              <w:t>灭火器</w:t>
            </w:r>
          </w:p>
        </w:tc>
        <w:tc>
          <w:tcPr>
            <w:tcW w:w="994" w:type="dxa"/>
            <w:vAlign w:val="center"/>
          </w:tcPr>
          <w:p w14:paraId="1F820CD4">
            <w:pPr>
              <w:snapToGrid w:val="0"/>
              <w:spacing w:before="70" w:after="70" w:line="240" w:lineRule="auto"/>
              <w:ind w:firstLine="0"/>
              <w:jc w:val="center"/>
              <w:rPr>
                <w:sz w:val="21"/>
              </w:rPr>
            </w:pPr>
            <w:r>
              <w:rPr>
                <w:sz w:val="21"/>
                <w:szCs w:val="21"/>
              </w:rPr>
              <w:t>4 只</w:t>
            </w:r>
          </w:p>
        </w:tc>
        <w:tc>
          <w:tcPr>
            <w:tcW w:w="2922" w:type="dxa"/>
            <w:vAlign w:val="center"/>
          </w:tcPr>
          <w:p w14:paraId="5B32D457">
            <w:pPr>
              <w:snapToGrid w:val="0"/>
              <w:spacing w:before="70" w:after="70" w:line="240" w:lineRule="auto"/>
              <w:ind w:firstLine="0"/>
              <w:jc w:val="left"/>
              <w:rPr>
                <w:sz w:val="21"/>
              </w:rPr>
            </w:pPr>
            <w:r>
              <w:rPr>
                <w:sz w:val="21"/>
                <w:szCs w:val="21"/>
              </w:rPr>
              <w:t>作业区、设备区</w:t>
            </w:r>
          </w:p>
        </w:tc>
        <w:tc>
          <w:tcPr>
            <w:tcW w:w="1640" w:type="dxa"/>
            <w:vAlign w:val="center"/>
          </w:tcPr>
          <w:p w14:paraId="4808F7B4">
            <w:pPr>
              <w:snapToGrid w:val="0"/>
              <w:spacing w:before="70" w:after="70" w:line="240" w:lineRule="auto"/>
              <w:ind w:firstLine="0"/>
              <w:jc w:val="center"/>
              <w:rPr>
                <w:sz w:val="21"/>
              </w:rPr>
            </w:pPr>
            <w:r>
              <w:rPr>
                <w:sz w:val="21"/>
                <w:szCs w:val="21"/>
              </w:rPr>
              <w:t>每月</w:t>
            </w:r>
          </w:p>
        </w:tc>
      </w:tr>
      <w:tr w14:paraId="5B8F2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596F31A8">
            <w:pPr>
              <w:snapToGrid w:val="0"/>
              <w:spacing w:before="70" w:after="70" w:line="240" w:lineRule="auto"/>
              <w:ind w:firstLine="0"/>
              <w:jc w:val="left"/>
              <w:rPr>
                <w:sz w:val="21"/>
              </w:rPr>
            </w:pPr>
            <w:r>
              <w:rPr>
                <w:sz w:val="21"/>
                <w:szCs w:val="21"/>
              </w:rPr>
              <w:t>应急照明</w:t>
            </w:r>
          </w:p>
        </w:tc>
        <w:tc>
          <w:tcPr>
            <w:tcW w:w="994" w:type="dxa"/>
            <w:vAlign w:val="center"/>
          </w:tcPr>
          <w:p w14:paraId="19D0CCD4">
            <w:pPr>
              <w:snapToGrid w:val="0"/>
              <w:spacing w:before="70" w:after="70" w:line="240" w:lineRule="auto"/>
              <w:ind w:firstLine="0"/>
              <w:jc w:val="center"/>
              <w:rPr>
                <w:sz w:val="21"/>
              </w:rPr>
            </w:pPr>
            <w:r>
              <w:rPr>
                <w:sz w:val="21"/>
                <w:szCs w:val="21"/>
              </w:rPr>
              <w:t>4 只</w:t>
            </w:r>
          </w:p>
        </w:tc>
        <w:tc>
          <w:tcPr>
            <w:tcW w:w="2922" w:type="dxa"/>
            <w:vAlign w:val="center"/>
          </w:tcPr>
          <w:p w14:paraId="7A4EAFD6">
            <w:pPr>
              <w:snapToGrid w:val="0"/>
              <w:spacing w:before="70" w:after="70" w:line="240" w:lineRule="auto"/>
              <w:ind w:firstLine="0"/>
              <w:jc w:val="left"/>
              <w:rPr>
                <w:sz w:val="21"/>
              </w:rPr>
            </w:pPr>
            <w:r>
              <w:rPr>
                <w:sz w:val="21"/>
                <w:szCs w:val="21"/>
              </w:rPr>
              <w:t>作业区</w:t>
            </w:r>
          </w:p>
        </w:tc>
        <w:tc>
          <w:tcPr>
            <w:tcW w:w="1640" w:type="dxa"/>
            <w:vAlign w:val="center"/>
          </w:tcPr>
          <w:p w14:paraId="37BCA83E">
            <w:pPr>
              <w:snapToGrid w:val="0"/>
              <w:spacing w:before="70" w:after="70" w:line="240" w:lineRule="auto"/>
              <w:ind w:firstLine="0"/>
              <w:jc w:val="center"/>
              <w:rPr>
                <w:sz w:val="21"/>
              </w:rPr>
            </w:pPr>
            <w:r>
              <w:rPr>
                <w:sz w:val="21"/>
                <w:szCs w:val="21"/>
              </w:rPr>
              <w:t>每月</w:t>
            </w:r>
          </w:p>
        </w:tc>
      </w:tr>
      <w:tr w14:paraId="5CF50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1D63CBF2">
            <w:pPr>
              <w:snapToGrid w:val="0"/>
              <w:spacing w:before="70" w:after="70" w:line="240" w:lineRule="auto"/>
              <w:ind w:firstLine="0"/>
              <w:jc w:val="left"/>
              <w:rPr>
                <w:sz w:val="21"/>
              </w:rPr>
            </w:pPr>
            <w:r>
              <w:rPr>
                <w:sz w:val="21"/>
                <w:szCs w:val="21"/>
              </w:rPr>
              <w:t>对讲机</w:t>
            </w:r>
          </w:p>
        </w:tc>
        <w:tc>
          <w:tcPr>
            <w:tcW w:w="994" w:type="dxa"/>
            <w:vAlign w:val="center"/>
          </w:tcPr>
          <w:p w14:paraId="1893B724">
            <w:pPr>
              <w:snapToGrid w:val="0"/>
              <w:spacing w:before="70" w:after="70" w:line="240" w:lineRule="auto"/>
              <w:ind w:firstLine="0"/>
              <w:jc w:val="center"/>
              <w:rPr>
                <w:sz w:val="21"/>
              </w:rPr>
            </w:pPr>
            <w:r>
              <w:rPr>
                <w:sz w:val="21"/>
                <w:szCs w:val="21"/>
              </w:rPr>
              <w:t>6 台</w:t>
            </w:r>
          </w:p>
        </w:tc>
        <w:tc>
          <w:tcPr>
            <w:tcW w:w="2922" w:type="dxa"/>
            <w:vAlign w:val="center"/>
          </w:tcPr>
          <w:p w14:paraId="75E5AAB4">
            <w:pPr>
              <w:snapToGrid w:val="0"/>
              <w:spacing w:before="70" w:after="70" w:line="240" w:lineRule="auto"/>
              <w:ind w:firstLine="0"/>
              <w:jc w:val="left"/>
              <w:rPr>
                <w:sz w:val="21"/>
              </w:rPr>
            </w:pPr>
            <w:r>
              <w:rPr>
                <w:sz w:val="21"/>
                <w:szCs w:val="21"/>
              </w:rPr>
              <w:t>随身</w:t>
            </w:r>
          </w:p>
        </w:tc>
        <w:tc>
          <w:tcPr>
            <w:tcW w:w="1640" w:type="dxa"/>
            <w:vAlign w:val="center"/>
          </w:tcPr>
          <w:p w14:paraId="06D2B84D">
            <w:pPr>
              <w:snapToGrid w:val="0"/>
              <w:spacing w:before="70" w:after="70" w:line="240" w:lineRule="auto"/>
              <w:ind w:firstLine="0"/>
              <w:jc w:val="center"/>
              <w:rPr>
                <w:sz w:val="21"/>
              </w:rPr>
            </w:pPr>
            <w:r>
              <w:rPr>
                <w:sz w:val="21"/>
                <w:szCs w:val="21"/>
              </w:rPr>
              <w:t>每日</w:t>
            </w:r>
          </w:p>
        </w:tc>
      </w:tr>
      <w:tr w14:paraId="45A01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4019BBE6">
            <w:pPr>
              <w:snapToGrid w:val="0"/>
              <w:spacing w:before="70" w:after="70" w:line="240" w:lineRule="auto"/>
              <w:ind w:firstLine="0"/>
              <w:jc w:val="left"/>
              <w:rPr>
                <w:sz w:val="21"/>
              </w:rPr>
            </w:pPr>
            <w:r>
              <w:rPr>
                <w:sz w:val="21"/>
                <w:szCs w:val="21"/>
              </w:rPr>
              <w:t>担架</w:t>
            </w:r>
          </w:p>
        </w:tc>
        <w:tc>
          <w:tcPr>
            <w:tcW w:w="994" w:type="dxa"/>
            <w:vAlign w:val="center"/>
          </w:tcPr>
          <w:p w14:paraId="364A468A">
            <w:pPr>
              <w:snapToGrid w:val="0"/>
              <w:spacing w:before="70" w:after="70" w:line="240" w:lineRule="auto"/>
              <w:ind w:firstLine="0"/>
              <w:jc w:val="center"/>
              <w:rPr>
                <w:sz w:val="21"/>
              </w:rPr>
            </w:pPr>
            <w:r>
              <w:rPr>
                <w:sz w:val="21"/>
                <w:szCs w:val="21"/>
              </w:rPr>
              <w:t>1 副</w:t>
            </w:r>
          </w:p>
        </w:tc>
        <w:tc>
          <w:tcPr>
            <w:tcW w:w="2922" w:type="dxa"/>
            <w:vAlign w:val="center"/>
          </w:tcPr>
          <w:p w14:paraId="5A80E9C2">
            <w:pPr>
              <w:snapToGrid w:val="0"/>
              <w:spacing w:before="70" w:after="70" w:line="240" w:lineRule="auto"/>
              <w:ind w:firstLine="0"/>
              <w:jc w:val="left"/>
              <w:rPr>
                <w:sz w:val="21"/>
              </w:rPr>
            </w:pPr>
            <w:r>
              <w:rPr>
                <w:sz w:val="21"/>
                <w:szCs w:val="21"/>
              </w:rPr>
              <w:t>车辆</w:t>
            </w:r>
          </w:p>
        </w:tc>
        <w:tc>
          <w:tcPr>
            <w:tcW w:w="1640" w:type="dxa"/>
            <w:vAlign w:val="center"/>
          </w:tcPr>
          <w:p w14:paraId="1E949836">
            <w:pPr>
              <w:snapToGrid w:val="0"/>
              <w:spacing w:before="70" w:after="70" w:line="240" w:lineRule="auto"/>
              <w:ind w:firstLine="0"/>
              <w:jc w:val="center"/>
              <w:rPr>
                <w:sz w:val="21"/>
              </w:rPr>
            </w:pPr>
            <w:r>
              <w:rPr>
                <w:sz w:val="21"/>
                <w:szCs w:val="21"/>
              </w:rPr>
              <w:t>每月</w:t>
            </w:r>
          </w:p>
        </w:tc>
      </w:tr>
      <w:tr w14:paraId="24F11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4" w:type="dxa"/>
            <w:vAlign w:val="center"/>
          </w:tcPr>
          <w:p w14:paraId="2980806A">
            <w:pPr>
              <w:snapToGrid w:val="0"/>
              <w:spacing w:before="70" w:after="70" w:line="240" w:lineRule="auto"/>
              <w:ind w:firstLine="0"/>
              <w:jc w:val="left"/>
              <w:rPr>
                <w:sz w:val="21"/>
              </w:rPr>
            </w:pPr>
            <w:r>
              <w:rPr>
                <w:sz w:val="21"/>
                <w:szCs w:val="21"/>
              </w:rPr>
              <w:t>警戒带与标识</w:t>
            </w:r>
          </w:p>
        </w:tc>
        <w:tc>
          <w:tcPr>
            <w:tcW w:w="994" w:type="dxa"/>
            <w:vAlign w:val="center"/>
          </w:tcPr>
          <w:p w14:paraId="41CB2CD6">
            <w:pPr>
              <w:snapToGrid w:val="0"/>
              <w:spacing w:before="70" w:after="70" w:line="240" w:lineRule="auto"/>
              <w:ind w:firstLine="0"/>
              <w:jc w:val="center"/>
              <w:rPr>
                <w:sz w:val="21"/>
              </w:rPr>
            </w:pPr>
            <w:r>
              <w:rPr>
                <w:sz w:val="21"/>
                <w:szCs w:val="21"/>
              </w:rPr>
              <w:t>若干</w:t>
            </w:r>
          </w:p>
        </w:tc>
        <w:tc>
          <w:tcPr>
            <w:tcW w:w="2922" w:type="dxa"/>
            <w:vAlign w:val="center"/>
          </w:tcPr>
          <w:p w14:paraId="2A83EEC7">
            <w:pPr>
              <w:snapToGrid w:val="0"/>
              <w:spacing w:before="70" w:after="70" w:line="240" w:lineRule="auto"/>
              <w:ind w:firstLine="0"/>
              <w:jc w:val="left"/>
              <w:rPr>
                <w:sz w:val="21"/>
              </w:rPr>
            </w:pPr>
            <w:r>
              <w:rPr>
                <w:sz w:val="21"/>
                <w:szCs w:val="21"/>
              </w:rPr>
              <w:t>车辆</w:t>
            </w:r>
          </w:p>
        </w:tc>
        <w:tc>
          <w:tcPr>
            <w:tcW w:w="1640" w:type="dxa"/>
            <w:vAlign w:val="center"/>
          </w:tcPr>
          <w:p w14:paraId="226C0463">
            <w:pPr>
              <w:snapToGrid w:val="0"/>
              <w:spacing w:before="70" w:after="70" w:line="240" w:lineRule="auto"/>
              <w:ind w:firstLine="0"/>
              <w:jc w:val="center"/>
              <w:rPr>
                <w:sz w:val="21"/>
              </w:rPr>
            </w:pPr>
            <w:r>
              <w:rPr>
                <w:sz w:val="21"/>
                <w:szCs w:val="21"/>
              </w:rPr>
              <w:t>每月</w:t>
            </w:r>
          </w:p>
        </w:tc>
      </w:tr>
    </w:tbl>
    <w:p w14:paraId="501A3CFA">
      <w:pPr>
        <w:spacing w:line="240" w:lineRule="auto"/>
      </w:pPr>
    </w:p>
    <w:p w14:paraId="19A215C5">
      <w:pPr>
        <w:pStyle w:val="5"/>
      </w:pPr>
      <w:bookmarkStart w:id="216" w:name="_Toc7644"/>
      <w:r>
        <w:rPr>
          <w:szCs w:val="32"/>
        </w:rPr>
        <w:t>2.9.9 作业票与监护管理细则</w:t>
      </w:r>
      <w:bookmarkEnd w:id="216"/>
    </w:p>
    <w:p w14:paraId="7A29DCF6">
      <w:r>
        <w:rPr>
          <w:rFonts w:hint="eastAsia"/>
        </w:rPr>
        <w:t>流道作业为受限空间作业与高处作业的复合型作业类型，单纯依赖口头安全警示难以实现作业风险的有效管控，须严格落实作业许可审批、专人监护及作业交接制度。本节明确作业票办理与现场监护的规范化实施标准。</w:t>
      </w:r>
    </w:p>
    <w:p w14:paraId="330EC4A0">
      <w:r>
        <w:rPr>
          <w:rFonts w:hint="eastAsia"/>
        </w:rPr>
        <w:t>作业票划分为三类：受限空间作业票适配流道、廊道、闸室等封闭或半封闭空间的进入作业，票面要素涵盖作业内容、作业时段、作业人员、气体检测结果、通风措施、监护人员、应急处置措施；高处作业票适配2m及以上临边、平台、爬梯作业，票面要素涵盖作业高度、防护措施、安全带挂点设置、工具防坠措施；临时用电票适配现场临时接电作业，票面要素涵盖用电负荷、线路规格、漏电保护配置、接地措施。三类作业票可整合为“综合作业票”，但各票面要素不得简化。</w:t>
      </w:r>
    </w:p>
    <w:p w14:paraId="589A0052">
      <w:r>
        <w:rPr>
          <w:rFonts w:hint="eastAsia"/>
        </w:rPr>
        <w:t>作业票办理流程为“申请—审核—批准—交底—作业—关闭”的闭环管理：由申请人填报作业内容与风险信息，安全员核查安全措施落实情况，经项目负责人或甲方主管审批通过后，在作业开展前向全体作业人员开展安全技术交底并完成签字确认，作业结束后核查现场并完成票证闭环关闭。票证严禁代签、严禁提前预填、严禁事后补填，上述三项为安全检查的必核条目。</w:t>
      </w:r>
    </w:p>
    <w:p w14:paraId="270B2D98">
      <w:r>
        <w:rPr>
          <w:rFonts w:hint="eastAsia"/>
        </w:rPr>
        <w:t>气体检测为受限空间作业的强制性管控指标：进入作业前30min内完成氧气、可燃气体、硫化氢、一氧化碳浓度检测，检测结果录入作业票面；作业过程中每2h开展一次复测，检测仪器触发报警须立即组织作业人员撤离。检测仪器须处于校准有效期内，使用前完成零点与量程核验。流道内积水腐殖质分解易产生硫化氢，该风险具备无色有味的特征，不可通过嗅觉感知作为安全判定依据。</w:t>
      </w:r>
    </w:p>
    <w:p w14:paraId="72E0F7F5">
      <w:r>
        <w:rPr>
          <w:rFonts w:hint="eastAsia"/>
        </w:rPr>
        <w:t>监护人职责须予以明确界定：监护人不得擅自离开作业点位、不得兼任其他工作、不得在未采取防护措施的前提下进入受限空间开展施救；发现异常工况须立即呼叫作业人员撤离，并按照应急预案启动报警流程。监护人具备违章作业制止权，该权限须在安全技术交底环节向全体人员明确告知，防范监护职责虚化的问题。</w:t>
      </w:r>
    </w:p>
    <w:p w14:paraId="3B9566BE">
      <w:r>
        <w:rPr>
          <w:rFonts w:hint="eastAsia"/>
        </w:rPr>
        <w:t>人员进出须实施清点管控：进入作业区域前登记作业人员数量与姓名，作业过程中保持作业人员与孔口的可视或通讯联络，撤离时逐一开展清点核验。人员清点并非形式化流程，是防范人员滞留未被发现风险的核心管控手段。本方案要求采用进出登记牌制度，进入一人悬挂对应标识牌、撤离一人摘除对应标识牌，标识牌数量与实际人数不匹配时须立即停止作业并开展排查。</w:t>
      </w:r>
    </w:p>
    <w:p w14:paraId="6D9360DC">
      <w:r>
        <w:rPr>
          <w:rFonts w:hint="eastAsia"/>
        </w:rPr>
        <w:t>交接班须留存书面记录：换班时交接作业进度、设备运行状态、环境参数变化、遗留问题及已采取的处置措施，经交接双方签字确认。交接不清引发的作业重复或作业遗漏，在流道这类封闭空间中难以被及时发现，通常需在后期数据处理阶段才会识别出特定区段未完成作业的问题。</w:t>
      </w:r>
    </w:p>
    <w:p w14:paraId="49F7CFF5">
      <w:r>
        <w:rPr>
          <w:rFonts w:hint="eastAsia"/>
        </w:rPr>
        <w:t>违章作业处置须执行刚性管控：针对未办票作业、无监护作业、未开展气体检测进入作业区域、高处作业未系安全带等违章行为，一经发现立即停止作业，涉事责任人须当日撤离作业现场并接受安全教育培训，情节严重者调离作业现场。安全管理管控松弛，最终将以事故形式呈现，该因果逻辑须形成统一认知。</w:t>
      </w:r>
    </w:p>
    <w:p w14:paraId="42F1C38B">
      <w:pPr>
        <w:pStyle w:val="4"/>
      </w:pPr>
      <w:bookmarkStart w:id="217" w:name="_Toc22615"/>
      <w:r>
        <w:rPr>
          <w:szCs w:val="36"/>
        </w:rPr>
        <w:t>2.10 项目档案管理</w:t>
      </w:r>
      <w:bookmarkEnd w:id="217"/>
    </w:p>
    <w:p w14:paraId="4FE787A8">
      <w:pPr>
        <w:pStyle w:val="5"/>
      </w:pPr>
      <w:bookmarkStart w:id="218" w:name="_Toc18928"/>
      <w:r>
        <w:rPr>
          <w:szCs w:val="32"/>
        </w:rPr>
        <w:t>2.10.1 档案管理组织</w:t>
      </w:r>
      <w:bookmarkEnd w:id="218"/>
    </w:p>
    <w:p w14:paraId="004C21E9">
      <w:r>
        <w:t>设档案专员 1 名，负责档案的收集、整理、组卷、移交；各专业负责人为本专业档案第一责任人。</w:t>
      </w:r>
    </w:p>
    <w:p w14:paraId="03BD8E03">
      <w:pPr>
        <w:pStyle w:val="5"/>
      </w:pPr>
      <w:bookmarkStart w:id="219" w:name="_Toc5495"/>
      <w:r>
        <w:rPr>
          <w:szCs w:val="32"/>
        </w:rPr>
        <w:t>2.10.2 归档范围</w:t>
      </w:r>
      <w:bookmarkEnd w:id="219"/>
    </w:p>
    <w:p w14:paraId="19FDBC92">
      <w:r>
        <w:t>按采购文件附件 7 要求，归档范围包括：项目立项与合同文件、设计与评审文件、测量原始数据与成果、技术研究报告、装备开发文件与图纸、软件源代码与文档、测试报告、验证报告、培训资料、会议纪要、知识产权文件、成果评价文件、验收文件、影像资料等。</w:t>
      </w:r>
    </w:p>
    <w:p w14:paraId="3637E6B9">
      <w:pPr>
        <w:pStyle w:val="5"/>
      </w:pPr>
      <w:bookmarkStart w:id="220" w:name="_Toc1948"/>
      <w:r>
        <w:rPr>
          <w:szCs w:val="32"/>
        </w:rPr>
        <w:t>2.10.3 归档要求</w:t>
      </w:r>
      <w:bookmarkEnd w:id="220"/>
    </w:p>
    <w:p w14:paraId="199B04EA">
      <w:r>
        <w:t>（1）遵循《科学技术档案案卷构成的一般要求》《国家重大建设项目文件归档要求与档案整理规范》及甲方档案管理办法。</w:t>
      </w:r>
    </w:p>
    <w:p w14:paraId="6B183B8E">
      <w:r>
        <w:t>（2）文字材料同时提供纸质版、电子可编辑版、PDF 签字盖章版；三维模型提供原始数据；软件提供源代码。</w:t>
      </w:r>
    </w:p>
    <w:p w14:paraId="1BB1996B">
      <w:r>
        <w:t>（3）电子文件命名规范、目录结构统一、元数据完整；重要数据双套备份，异地存放。</w:t>
      </w:r>
    </w:p>
    <w:p w14:paraId="075767D4">
      <w:r>
        <w:t>（4）项目完工后三个月内完成移交，移交清单双方签字确认。</w:t>
      </w:r>
    </w:p>
    <w:p w14:paraId="3F36EE35">
      <w:pPr>
        <w:pStyle w:val="5"/>
      </w:pPr>
      <w:bookmarkStart w:id="221" w:name="_Toc20974"/>
      <w:r>
        <w:rPr>
          <w:szCs w:val="32"/>
        </w:rPr>
        <w:t>2.10.4 成果样张说明</w:t>
      </w:r>
      <w:bookmarkEnd w:id="221"/>
    </w:p>
    <w:p w14:paraId="395D37F4">
      <w:pPr>
        <w:pStyle w:val="6"/>
      </w:pPr>
      <w:r>
        <w:rPr>
          <w:szCs w:val="32"/>
        </w:rPr>
        <w:t>2.10.4.1 检查测量数据分析报告目录样张</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3"/>
        <w:gridCol w:w="2144"/>
        <w:gridCol w:w="4443"/>
        <w:gridCol w:w="1480"/>
      </w:tblGrid>
      <w:tr w14:paraId="4A12F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33" w:type="dxa"/>
            <w:shd w:val="clear" w:color="auto" w:fill="E7E6E6"/>
            <w:vAlign w:val="center"/>
          </w:tcPr>
          <w:p w14:paraId="4838572B">
            <w:pPr>
              <w:snapToGrid w:val="0"/>
              <w:spacing w:before="70" w:after="70" w:line="240" w:lineRule="auto"/>
              <w:ind w:firstLine="0"/>
              <w:jc w:val="center"/>
              <w:rPr>
                <w:b/>
                <w:sz w:val="21"/>
              </w:rPr>
            </w:pPr>
            <w:r>
              <w:rPr>
                <w:b/>
                <w:sz w:val="21"/>
                <w:szCs w:val="21"/>
              </w:rPr>
              <w:t>章节</w:t>
            </w:r>
          </w:p>
        </w:tc>
        <w:tc>
          <w:tcPr>
            <w:tcW w:w="2144" w:type="dxa"/>
            <w:shd w:val="clear" w:color="auto" w:fill="E7E6E6"/>
            <w:vAlign w:val="center"/>
          </w:tcPr>
          <w:p w14:paraId="3474EA0F">
            <w:pPr>
              <w:snapToGrid w:val="0"/>
              <w:spacing w:before="70" w:after="70" w:line="240" w:lineRule="auto"/>
              <w:ind w:firstLine="0"/>
              <w:jc w:val="center"/>
              <w:rPr>
                <w:b/>
                <w:sz w:val="21"/>
              </w:rPr>
            </w:pPr>
            <w:r>
              <w:rPr>
                <w:b/>
                <w:sz w:val="21"/>
                <w:szCs w:val="21"/>
              </w:rPr>
              <w:t>标题</w:t>
            </w:r>
          </w:p>
        </w:tc>
        <w:tc>
          <w:tcPr>
            <w:tcW w:w="4443" w:type="dxa"/>
            <w:shd w:val="clear" w:color="auto" w:fill="E7E6E6"/>
            <w:vAlign w:val="center"/>
          </w:tcPr>
          <w:p w14:paraId="04440856">
            <w:pPr>
              <w:snapToGrid w:val="0"/>
              <w:spacing w:before="70" w:after="70" w:line="240" w:lineRule="auto"/>
              <w:ind w:firstLine="0"/>
              <w:jc w:val="center"/>
              <w:rPr>
                <w:b/>
                <w:sz w:val="21"/>
              </w:rPr>
            </w:pPr>
            <w:r>
              <w:rPr>
                <w:b/>
                <w:sz w:val="21"/>
                <w:szCs w:val="21"/>
              </w:rPr>
              <w:t>主要内容</w:t>
            </w:r>
          </w:p>
        </w:tc>
        <w:tc>
          <w:tcPr>
            <w:tcW w:w="1480" w:type="dxa"/>
            <w:shd w:val="clear" w:color="auto" w:fill="E7E6E6"/>
            <w:vAlign w:val="center"/>
          </w:tcPr>
          <w:p w14:paraId="41007846">
            <w:pPr>
              <w:snapToGrid w:val="0"/>
              <w:spacing w:before="70" w:after="70" w:line="240" w:lineRule="auto"/>
              <w:ind w:firstLine="0"/>
              <w:jc w:val="center"/>
              <w:rPr>
                <w:b/>
                <w:sz w:val="21"/>
              </w:rPr>
            </w:pPr>
            <w:r>
              <w:rPr>
                <w:b/>
                <w:sz w:val="21"/>
                <w:szCs w:val="21"/>
              </w:rPr>
              <w:t>篇幅（页）</w:t>
            </w:r>
          </w:p>
        </w:tc>
      </w:tr>
      <w:tr w14:paraId="08773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546650BF">
            <w:pPr>
              <w:snapToGrid w:val="0"/>
              <w:spacing w:before="70" w:after="70" w:line="240" w:lineRule="auto"/>
              <w:ind w:firstLine="0"/>
              <w:jc w:val="center"/>
              <w:rPr>
                <w:sz w:val="21"/>
              </w:rPr>
            </w:pPr>
            <w:r>
              <w:rPr>
                <w:sz w:val="21"/>
                <w:szCs w:val="21"/>
              </w:rPr>
              <w:t>封面</w:t>
            </w:r>
          </w:p>
        </w:tc>
        <w:tc>
          <w:tcPr>
            <w:tcW w:w="2144" w:type="dxa"/>
            <w:vAlign w:val="center"/>
          </w:tcPr>
          <w:p w14:paraId="743483C1">
            <w:pPr>
              <w:snapToGrid w:val="0"/>
              <w:spacing w:before="70" w:after="70" w:line="240" w:lineRule="auto"/>
              <w:ind w:firstLine="0"/>
              <w:jc w:val="left"/>
              <w:rPr>
                <w:sz w:val="21"/>
              </w:rPr>
            </w:pPr>
            <w:r>
              <w:rPr>
                <w:rFonts w:hint="eastAsia"/>
                <w:sz w:val="21"/>
                <w:szCs w:val="21"/>
              </w:rPr>
              <w:t>-</w:t>
            </w:r>
          </w:p>
        </w:tc>
        <w:tc>
          <w:tcPr>
            <w:tcW w:w="4443" w:type="dxa"/>
            <w:vAlign w:val="center"/>
          </w:tcPr>
          <w:p w14:paraId="1DAF712F">
            <w:pPr>
              <w:snapToGrid w:val="0"/>
              <w:spacing w:before="70" w:after="70" w:line="240" w:lineRule="auto"/>
              <w:ind w:firstLine="0"/>
              <w:jc w:val="left"/>
              <w:rPr>
                <w:sz w:val="21"/>
              </w:rPr>
            </w:pPr>
            <w:r>
              <w:rPr>
                <w:sz w:val="21"/>
                <w:szCs w:val="21"/>
              </w:rPr>
              <w:t>项目名称、孔号、测次、编制单位、日期</w:t>
            </w:r>
          </w:p>
        </w:tc>
        <w:tc>
          <w:tcPr>
            <w:tcW w:w="1480" w:type="dxa"/>
            <w:vAlign w:val="center"/>
          </w:tcPr>
          <w:p w14:paraId="6E95EB78">
            <w:pPr>
              <w:snapToGrid w:val="0"/>
              <w:spacing w:before="70" w:after="70" w:line="240" w:lineRule="auto"/>
              <w:ind w:firstLine="0"/>
              <w:jc w:val="center"/>
              <w:rPr>
                <w:sz w:val="21"/>
              </w:rPr>
            </w:pPr>
            <w:r>
              <w:rPr>
                <w:sz w:val="21"/>
                <w:szCs w:val="21"/>
              </w:rPr>
              <w:t>1</w:t>
            </w:r>
          </w:p>
        </w:tc>
      </w:tr>
      <w:tr w14:paraId="1A9F3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117AD00">
            <w:pPr>
              <w:snapToGrid w:val="0"/>
              <w:spacing w:before="70" w:after="70" w:line="240" w:lineRule="auto"/>
              <w:ind w:firstLine="0"/>
              <w:jc w:val="center"/>
              <w:rPr>
                <w:sz w:val="21"/>
              </w:rPr>
            </w:pPr>
            <w:r>
              <w:rPr>
                <w:sz w:val="21"/>
                <w:szCs w:val="21"/>
              </w:rPr>
              <w:t>1</w:t>
            </w:r>
          </w:p>
        </w:tc>
        <w:tc>
          <w:tcPr>
            <w:tcW w:w="2144" w:type="dxa"/>
            <w:vAlign w:val="center"/>
          </w:tcPr>
          <w:p w14:paraId="6454D3BB">
            <w:pPr>
              <w:snapToGrid w:val="0"/>
              <w:spacing w:before="70" w:after="70" w:line="240" w:lineRule="auto"/>
              <w:ind w:firstLine="0"/>
              <w:jc w:val="left"/>
              <w:rPr>
                <w:sz w:val="21"/>
              </w:rPr>
            </w:pPr>
            <w:r>
              <w:rPr>
                <w:sz w:val="21"/>
                <w:szCs w:val="21"/>
              </w:rPr>
              <w:t>概述</w:t>
            </w:r>
          </w:p>
        </w:tc>
        <w:tc>
          <w:tcPr>
            <w:tcW w:w="4443" w:type="dxa"/>
            <w:vAlign w:val="center"/>
          </w:tcPr>
          <w:p w14:paraId="254B9B01">
            <w:pPr>
              <w:snapToGrid w:val="0"/>
              <w:spacing w:before="70" w:after="70" w:line="240" w:lineRule="auto"/>
              <w:ind w:firstLine="0"/>
              <w:jc w:val="left"/>
              <w:rPr>
                <w:sz w:val="21"/>
              </w:rPr>
            </w:pPr>
            <w:r>
              <w:rPr>
                <w:sz w:val="21"/>
                <w:szCs w:val="21"/>
              </w:rPr>
              <w:t>工程概况、检查范围、依据、设备与方法</w:t>
            </w:r>
          </w:p>
        </w:tc>
        <w:tc>
          <w:tcPr>
            <w:tcW w:w="1480" w:type="dxa"/>
            <w:vAlign w:val="center"/>
          </w:tcPr>
          <w:p w14:paraId="608648AF">
            <w:pPr>
              <w:snapToGrid w:val="0"/>
              <w:spacing w:before="70" w:after="70" w:line="240" w:lineRule="auto"/>
              <w:ind w:firstLine="0"/>
              <w:jc w:val="center"/>
              <w:rPr>
                <w:sz w:val="21"/>
              </w:rPr>
            </w:pPr>
            <w:r>
              <w:rPr>
                <w:sz w:val="21"/>
                <w:szCs w:val="21"/>
              </w:rPr>
              <w:t>2～3</w:t>
            </w:r>
          </w:p>
        </w:tc>
      </w:tr>
      <w:tr w14:paraId="7B41B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9A02436">
            <w:pPr>
              <w:snapToGrid w:val="0"/>
              <w:spacing w:before="70" w:after="70" w:line="240" w:lineRule="auto"/>
              <w:ind w:firstLine="0"/>
              <w:jc w:val="center"/>
              <w:rPr>
                <w:sz w:val="21"/>
              </w:rPr>
            </w:pPr>
            <w:r>
              <w:rPr>
                <w:sz w:val="21"/>
                <w:szCs w:val="21"/>
              </w:rPr>
              <w:t>2</w:t>
            </w:r>
          </w:p>
        </w:tc>
        <w:tc>
          <w:tcPr>
            <w:tcW w:w="2144" w:type="dxa"/>
            <w:vAlign w:val="center"/>
          </w:tcPr>
          <w:p w14:paraId="3F9A25FA">
            <w:pPr>
              <w:snapToGrid w:val="0"/>
              <w:spacing w:before="70" w:after="70" w:line="240" w:lineRule="auto"/>
              <w:ind w:firstLine="0"/>
              <w:jc w:val="left"/>
              <w:rPr>
                <w:sz w:val="21"/>
              </w:rPr>
            </w:pPr>
            <w:r>
              <w:rPr>
                <w:sz w:val="21"/>
                <w:szCs w:val="21"/>
              </w:rPr>
              <w:t>检查实施情况</w:t>
            </w:r>
          </w:p>
        </w:tc>
        <w:tc>
          <w:tcPr>
            <w:tcW w:w="4443" w:type="dxa"/>
            <w:vAlign w:val="center"/>
          </w:tcPr>
          <w:p w14:paraId="17AFB30D">
            <w:pPr>
              <w:snapToGrid w:val="0"/>
              <w:spacing w:before="70" w:after="70" w:line="240" w:lineRule="auto"/>
              <w:ind w:firstLine="0"/>
              <w:jc w:val="left"/>
              <w:rPr>
                <w:sz w:val="21"/>
              </w:rPr>
            </w:pPr>
            <w:r>
              <w:rPr>
                <w:sz w:val="21"/>
                <w:szCs w:val="21"/>
              </w:rPr>
              <w:t>测站布置、作业过程、环境条件、质量控制</w:t>
            </w:r>
          </w:p>
        </w:tc>
        <w:tc>
          <w:tcPr>
            <w:tcW w:w="1480" w:type="dxa"/>
            <w:vAlign w:val="center"/>
          </w:tcPr>
          <w:p w14:paraId="4A74BB49">
            <w:pPr>
              <w:snapToGrid w:val="0"/>
              <w:spacing w:before="70" w:after="70" w:line="240" w:lineRule="auto"/>
              <w:ind w:firstLine="0"/>
              <w:jc w:val="center"/>
              <w:rPr>
                <w:sz w:val="21"/>
              </w:rPr>
            </w:pPr>
            <w:r>
              <w:rPr>
                <w:sz w:val="21"/>
                <w:szCs w:val="21"/>
              </w:rPr>
              <w:t>3～4</w:t>
            </w:r>
          </w:p>
        </w:tc>
      </w:tr>
      <w:tr w14:paraId="43F9E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2311F45D">
            <w:pPr>
              <w:snapToGrid w:val="0"/>
              <w:spacing w:before="70" w:after="70" w:line="240" w:lineRule="auto"/>
              <w:ind w:firstLine="0"/>
              <w:jc w:val="center"/>
              <w:rPr>
                <w:sz w:val="21"/>
              </w:rPr>
            </w:pPr>
            <w:r>
              <w:rPr>
                <w:sz w:val="21"/>
                <w:szCs w:val="21"/>
              </w:rPr>
              <w:t>3</w:t>
            </w:r>
          </w:p>
        </w:tc>
        <w:tc>
          <w:tcPr>
            <w:tcW w:w="2144" w:type="dxa"/>
            <w:vAlign w:val="center"/>
          </w:tcPr>
          <w:p w14:paraId="02D85BCC">
            <w:pPr>
              <w:snapToGrid w:val="0"/>
              <w:spacing w:before="70" w:after="70" w:line="240" w:lineRule="auto"/>
              <w:ind w:firstLine="0"/>
              <w:jc w:val="left"/>
              <w:rPr>
                <w:sz w:val="21"/>
              </w:rPr>
            </w:pPr>
            <w:r>
              <w:rPr>
                <w:sz w:val="21"/>
                <w:szCs w:val="21"/>
              </w:rPr>
              <w:t>检查成果</w:t>
            </w:r>
          </w:p>
        </w:tc>
        <w:tc>
          <w:tcPr>
            <w:tcW w:w="4443" w:type="dxa"/>
            <w:vAlign w:val="center"/>
          </w:tcPr>
          <w:p w14:paraId="41464394">
            <w:pPr>
              <w:snapToGrid w:val="0"/>
              <w:spacing w:before="70" w:after="70" w:line="240" w:lineRule="auto"/>
              <w:ind w:firstLine="0"/>
              <w:jc w:val="left"/>
              <w:rPr>
                <w:sz w:val="21"/>
              </w:rPr>
            </w:pPr>
            <w:r>
              <w:rPr>
                <w:sz w:val="21"/>
                <w:szCs w:val="21"/>
              </w:rPr>
              <w:t>三维模型、点云、纹理、精度评定</w:t>
            </w:r>
          </w:p>
        </w:tc>
        <w:tc>
          <w:tcPr>
            <w:tcW w:w="1480" w:type="dxa"/>
            <w:vAlign w:val="center"/>
          </w:tcPr>
          <w:p w14:paraId="3F9B4D86">
            <w:pPr>
              <w:snapToGrid w:val="0"/>
              <w:spacing w:before="70" w:after="70" w:line="240" w:lineRule="auto"/>
              <w:ind w:firstLine="0"/>
              <w:jc w:val="center"/>
              <w:rPr>
                <w:sz w:val="21"/>
              </w:rPr>
            </w:pPr>
            <w:r>
              <w:rPr>
                <w:sz w:val="21"/>
                <w:szCs w:val="21"/>
              </w:rPr>
              <w:t>4～6</w:t>
            </w:r>
          </w:p>
        </w:tc>
      </w:tr>
      <w:tr w14:paraId="7D8B6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50B6CCC">
            <w:pPr>
              <w:snapToGrid w:val="0"/>
              <w:spacing w:before="70" w:after="70" w:line="240" w:lineRule="auto"/>
              <w:ind w:firstLine="0"/>
              <w:jc w:val="center"/>
              <w:rPr>
                <w:sz w:val="21"/>
              </w:rPr>
            </w:pPr>
            <w:r>
              <w:rPr>
                <w:sz w:val="21"/>
                <w:szCs w:val="21"/>
              </w:rPr>
              <w:t>4</w:t>
            </w:r>
          </w:p>
        </w:tc>
        <w:tc>
          <w:tcPr>
            <w:tcW w:w="2144" w:type="dxa"/>
            <w:vAlign w:val="center"/>
          </w:tcPr>
          <w:p w14:paraId="0259BAD6">
            <w:pPr>
              <w:snapToGrid w:val="0"/>
              <w:spacing w:before="70" w:after="70" w:line="240" w:lineRule="auto"/>
              <w:ind w:firstLine="0"/>
              <w:jc w:val="left"/>
              <w:rPr>
                <w:sz w:val="21"/>
              </w:rPr>
            </w:pPr>
            <w:r>
              <w:rPr>
                <w:sz w:val="21"/>
                <w:szCs w:val="21"/>
              </w:rPr>
              <w:t>缺陷概述</w:t>
            </w:r>
          </w:p>
        </w:tc>
        <w:tc>
          <w:tcPr>
            <w:tcW w:w="4443" w:type="dxa"/>
            <w:vAlign w:val="center"/>
          </w:tcPr>
          <w:p w14:paraId="4761465C">
            <w:pPr>
              <w:snapToGrid w:val="0"/>
              <w:spacing w:before="70" w:after="70" w:line="240" w:lineRule="auto"/>
              <w:ind w:firstLine="0"/>
              <w:jc w:val="left"/>
              <w:rPr>
                <w:sz w:val="21"/>
              </w:rPr>
            </w:pPr>
            <w:r>
              <w:rPr>
                <w:sz w:val="21"/>
                <w:szCs w:val="21"/>
              </w:rPr>
              <w:t>缺陷总数、分类统计、分布概况</w:t>
            </w:r>
          </w:p>
        </w:tc>
        <w:tc>
          <w:tcPr>
            <w:tcW w:w="1480" w:type="dxa"/>
            <w:vAlign w:val="center"/>
          </w:tcPr>
          <w:p w14:paraId="79D50E1D">
            <w:pPr>
              <w:snapToGrid w:val="0"/>
              <w:spacing w:before="70" w:after="70" w:line="240" w:lineRule="auto"/>
              <w:ind w:firstLine="0"/>
              <w:jc w:val="center"/>
              <w:rPr>
                <w:sz w:val="21"/>
              </w:rPr>
            </w:pPr>
            <w:r>
              <w:rPr>
                <w:sz w:val="21"/>
                <w:szCs w:val="21"/>
              </w:rPr>
              <w:t>2～3</w:t>
            </w:r>
          </w:p>
        </w:tc>
      </w:tr>
      <w:tr w14:paraId="369F0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7BFAA71">
            <w:pPr>
              <w:snapToGrid w:val="0"/>
              <w:spacing w:before="70" w:after="70" w:line="240" w:lineRule="auto"/>
              <w:ind w:firstLine="0"/>
              <w:jc w:val="center"/>
              <w:rPr>
                <w:sz w:val="21"/>
              </w:rPr>
            </w:pPr>
            <w:r>
              <w:rPr>
                <w:sz w:val="21"/>
                <w:szCs w:val="21"/>
              </w:rPr>
              <w:t>5</w:t>
            </w:r>
          </w:p>
        </w:tc>
        <w:tc>
          <w:tcPr>
            <w:tcW w:w="2144" w:type="dxa"/>
            <w:vAlign w:val="center"/>
          </w:tcPr>
          <w:p w14:paraId="3EFA9DC6">
            <w:pPr>
              <w:snapToGrid w:val="0"/>
              <w:spacing w:before="70" w:after="70" w:line="240" w:lineRule="auto"/>
              <w:ind w:firstLine="0"/>
              <w:jc w:val="left"/>
              <w:rPr>
                <w:sz w:val="21"/>
              </w:rPr>
            </w:pPr>
            <w:r>
              <w:rPr>
                <w:sz w:val="21"/>
                <w:szCs w:val="21"/>
              </w:rPr>
              <w:t>缺陷原因分析</w:t>
            </w:r>
          </w:p>
        </w:tc>
        <w:tc>
          <w:tcPr>
            <w:tcW w:w="4443" w:type="dxa"/>
            <w:vAlign w:val="center"/>
          </w:tcPr>
          <w:p w14:paraId="2F837DE9">
            <w:pPr>
              <w:snapToGrid w:val="0"/>
              <w:spacing w:before="70" w:after="70" w:line="240" w:lineRule="auto"/>
              <w:ind w:firstLine="0"/>
              <w:jc w:val="left"/>
              <w:rPr>
                <w:sz w:val="21"/>
              </w:rPr>
            </w:pPr>
            <w:r>
              <w:rPr>
                <w:sz w:val="21"/>
                <w:szCs w:val="21"/>
              </w:rPr>
              <w:t>水力、材料、施工、运行因素分析</w:t>
            </w:r>
          </w:p>
        </w:tc>
        <w:tc>
          <w:tcPr>
            <w:tcW w:w="1480" w:type="dxa"/>
            <w:vAlign w:val="center"/>
          </w:tcPr>
          <w:p w14:paraId="62822A56">
            <w:pPr>
              <w:snapToGrid w:val="0"/>
              <w:spacing w:before="70" w:after="70" w:line="240" w:lineRule="auto"/>
              <w:ind w:firstLine="0"/>
              <w:jc w:val="center"/>
              <w:rPr>
                <w:sz w:val="21"/>
              </w:rPr>
            </w:pPr>
            <w:r>
              <w:rPr>
                <w:sz w:val="21"/>
                <w:szCs w:val="21"/>
              </w:rPr>
              <w:t>3～4</w:t>
            </w:r>
          </w:p>
        </w:tc>
      </w:tr>
      <w:tr w14:paraId="4F82B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0D956FD4">
            <w:pPr>
              <w:snapToGrid w:val="0"/>
              <w:spacing w:before="70" w:after="70" w:line="240" w:lineRule="auto"/>
              <w:ind w:firstLine="0"/>
              <w:jc w:val="center"/>
              <w:rPr>
                <w:sz w:val="21"/>
              </w:rPr>
            </w:pPr>
            <w:r>
              <w:rPr>
                <w:sz w:val="21"/>
                <w:szCs w:val="21"/>
              </w:rPr>
              <w:t>6</w:t>
            </w:r>
          </w:p>
        </w:tc>
        <w:tc>
          <w:tcPr>
            <w:tcW w:w="2144" w:type="dxa"/>
            <w:vAlign w:val="center"/>
          </w:tcPr>
          <w:p w14:paraId="38EFD682">
            <w:pPr>
              <w:snapToGrid w:val="0"/>
              <w:spacing w:before="70" w:after="70" w:line="240" w:lineRule="auto"/>
              <w:ind w:firstLine="0"/>
              <w:jc w:val="left"/>
              <w:rPr>
                <w:sz w:val="21"/>
              </w:rPr>
            </w:pPr>
            <w:r>
              <w:rPr>
                <w:sz w:val="21"/>
                <w:szCs w:val="21"/>
              </w:rPr>
              <w:t>处理措施建议</w:t>
            </w:r>
          </w:p>
        </w:tc>
        <w:tc>
          <w:tcPr>
            <w:tcW w:w="4443" w:type="dxa"/>
            <w:vAlign w:val="center"/>
          </w:tcPr>
          <w:p w14:paraId="6404FF6F">
            <w:pPr>
              <w:snapToGrid w:val="0"/>
              <w:spacing w:before="70" w:after="70" w:line="240" w:lineRule="auto"/>
              <w:ind w:firstLine="0"/>
              <w:jc w:val="left"/>
              <w:rPr>
                <w:sz w:val="21"/>
              </w:rPr>
            </w:pPr>
            <w:r>
              <w:rPr>
                <w:sz w:val="21"/>
                <w:szCs w:val="21"/>
              </w:rPr>
              <w:t>工艺、材料、用量估算</w:t>
            </w:r>
          </w:p>
        </w:tc>
        <w:tc>
          <w:tcPr>
            <w:tcW w:w="1480" w:type="dxa"/>
            <w:vAlign w:val="center"/>
          </w:tcPr>
          <w:p w14:paraId="2EC826BB">
            <w:pPr>
              <w:snapToGrid w:val="0"/>
              <w:spacing w:before="70" w:after="70" w:line="240" w:lineRule="auto"/>
              <w:ind w:firstLine="0"/>
              <w:jc w:val="center"/>
              <w:rPr>
                <w:sz w:val="21"/>
              </w:rPr>
            </w:pPr>
            <w:r>
              <w:rPr>
                <w:sz w:val="21"/>
                <w:szCs w:val="21"/>
              </w:rPr>
              <w:t>3～4</w:t>
            </w:r>
          </w:p>
        </w:tc>
      </w:tr>
      <w:tr w14:paraId="0EB20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414CDCE">
            <w:pPr>
              <w:snapToGrid w:val="0"/>
              <w:spacing w:before="70" w:after="70" w:line="240" w:lineRule="auto"/>
              <w:ind w:firstLine="0"/>
              <w:jc w:val="center"/>
              <w:rPr>
                <w:sz w:val="21"/>
              </w:rPr>
            </w:pPr>
            <w:r>
              <w:rPr>
                <w:sz w:val="21"/>
                <w:szCs w:val="21"/>
              </w:rPr>
              <w:t>7</w:t>
            </w:r>
          </w:p>
        </w:tc>
        <w:tc>
          <w:tcPr>
            <w:tcW w:w="2144" w:type="dxa"/>
            <w:vAlign w:val="center"/>
          </w:tcPr>
          <w:p w14:paraId="0D284BE7">
            <w:pPr>
              <w:snapToGrid w:val="0"/>
              <w:spacing w:before="70" w:after="70" w:line="240" w:lineRule="auto"/>
              <w:ind w:firstLine="0"/>
              <w:jc w:val="left"/>
              <w:rPr>
                <w:sz w:val="21"/>
              </w:rPr>
            </w:pPr>
            <w:r>
              <w:rPr>
                <w:sz w:val="21"/>
                <w:szCs w:val="21"/>
              </w:rPr>
              <w:t>缺陷汇总表</w:t>
            </w:r>
          </w:p>
        </w:tc>
        <w:tc>
          <w:tcPr>
            <w:tcW w:w="4443" w:type="dxa"/>
            <w:vAlign w:val="center"/>
          </w:tcPr>
          <w:p w14:paraId="5DF49E41">
            <w:pPr>
              <w:snapToGrid w:val="0"/>
              <w:spacing w:before="70" w:after="70" w:line="240" w:lineRule="auto"/>
              <w:ind w:firstLine="0"/>
              <w:jc w:val="left"/>
              <w:rPr>
                <w:sz w:val="21"/>
              </w:rPr>
            </w:pPr>
            <w:r>
              <w:rPr>
                <w:sz w:val="21"/>
                <w:szCs w:val="21"/>
              </w:rPr>
              <w:t>编号、位置、尺寸、级别、建议</w:t>
            </w:r>
          </w:p>
        </w:tc>
        <w:tc>
          <w:tcPr>
            <w:tcW w:w="1480" w:type="dxa"/>
            <w:vAlign w:val="center"/>
          </w:tcPr>
          <w:p w14:paraId="0C680C71">
            <w:pPr>
              <w:snapToGrid w:val="0"/>
              <w:spacing w:before="70" w:after="70" w:line="240" w:lineRule="auto"/>
              <w:ind w:firstLine="0"/>
              <w:jc w:val="center"/>
              <w:rPr>
                <w:sz w:val="21"/>
              </w:rPr>
            </w:pPr>
            <w:r>
              <w:rPr>
                <w:sz w:val="21"/>
                <w:szCs w:val="21"/>
              </w:rPr>
              <w:t>2～5</w:t>
            </w:r>
          </w:p>
        </w:tc>
      </w:tr>
      <w:tr w14:paraId="25632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5E27EB15">
            <w:pPr>
              <w:snapToGrid w:val="0"/>
              <w:spacing w:before="70" w:after="70" w:line="240" w:lineRule="auto"/>
              <w:ind w:firstLine="0"/>
              <w:jc w:val="center"/>
              <w:rPr>
                <w:sz w:val="21"/>
              </w:rPr>
            </w:pPr>
            <w:r>
              <w:rPr>
                <w:sz w:val="21"/>
                <w:szCs w:val="21"/>
              </w:rPr>
              <w:t>8</w:t>
            </w:r>
          </w:p>
        </w:tc>
        <w:tc>
          <w:tcPr>
            <w:tcW w:w="2144" w:type="dxa"/>
            <w:vAlign w:val="center"/>
          </w:tcPr>
          <w:p w14:paraId="3C72776B">
            <w:pPr>
              <w:snapToGrid w:val="0"/>
              <w:spacing w:before="70" w:after="70" w:line="240" w:lineRule="auto"/>
              <w:ind w:firstLine="0"/>
              <w:jc w:val="left"/>
              <w:rPr>
                <w:sz w:val="21"/>
              </w:rPr>
            </w:pPr>
            <w:r>
              <w:rPr>
                <w:sz w:val="21"/>
                <w:szCs w:val="21"/>
              </w:rPr>
              <w:t>缺陷宏观分布照片</w:t>
            </w:r>
          </w:p>
        </w:tc>
        <w:tc>
          <w:tcPr>
            <w:tcW w:w="4443" w:type="dxa"/>
            <w:vAlign w:val="center"/>
          </w:tcPr>
          <w:p w14:paraId="0E5C2834">
            <w:pPr>
              <w:snapToGrid w:val="0"/>
              <w:spacing w:before="70" w:after="70" w:line="240" w:lineRule="auto"/>
              <w:ind w:firstLine="0"/>
              <w:jc w:val="left"/>
              <w:rPr>
                <w:sz w:val="21"/>
              </w:rPr>
            </w:pPr>
            <w:r>
              <w:rPr>
                <w:sz w:val="21"/>
                <w:szCs w:val="21"/>
              </w:rPr>
              <w:t>全景+编号标注</w:t>
            </w:r>
          </w:p>
        </w:tc>
        <w:tc>
          <w:tcPr>
            <w:tcW w:w="1480" w:type="dxa"/>
            <w:vAlign w:val="center"/>
          </w:tcPr>
          <w:p w14:paraId="007F0EB0">
            <w:pPr>
              <w:snapToGrid w:val="0"/>
              <w:spacing w:before="70" w:after="70" w:line="240" w:lineRule="auto"/>
              <w:ind w:firstLine="0"/>
              <w:jc w:val="center"/>
              <w:rPr>
                <w:sz w:val="21"/>
              </w:rPr>
            </w:pPr>
            <w:r>
              <w:rPr>
                <w:sz w:val="21"/>
                <w:szCs w:val="21"/>
              </w:rPr>
              <w:t>2～4</w:t>
            </w:r>
          </w:p>
        </w:tc>
      </w:tr>
      <w:tr w14:paraId="73A1A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67EDDC8B">
            <w:pPr>
              <w:snapToGrid w:val="0"/>
              <w:spacing w:before="70" w:after="70" w:line="240" w:lineRule="auto"/>
              <w:ind w:firstLine="0"/>
              <w:jc w:val="center"/>
              <w:rPr>
                <w:sz w:val="21"/>
              </w:rPr>
            </w:pPr>
            <w:r>
              <w:rPr>
                <w:sz w:val="21"/>
                <w:szCs w:val="21"/>
              </w:rPr>
              <w:t>9</w:t>
            </w:r>
          </w:p>
        </w:tc>
        <w:tc>
          <w:tcPr>
            <w:tcW w:w="2144" w:type="dxa"/>
            <w:vAlign w:val="center"/>
          </w:tcPr>
          <w:p w14:paraId="2B329D72">
            <w:pPr>
              <w:snapToGrid w:val="0"/>
              <w:spacing w:before="70" w:after="70" w:line="240" w:lineRule="auto"/>
              <w:ind w:firstLine="0"/>
              <w:jc w:val="left"/>
              <w:rPr>
                <w:sz w:val="21"/>
              </w:rPr>
            </w:pPr>
            <w:r>
              <w:rPr>
                <w:sz w:val="21"/>
                <w:szCs w:val="21"/>
              </w:rPr>
              <w:t>缺陷近景照片</w:t>
            </w:r>
          </w:p>
        </w:tc>
        <w:tc>
          <w:tcPr>
            <w:tcW w:w="4443" w:type="dxa"/>
            <w:vAlign w:val="center"/>
          </w:tcPr>
          <w:p w14:paraId="4FCEF195">
            <w:pPr>
              <w:snapToGrid w:val="0"/>
              <w:spacing w:before="70" w:after="70" w:line="240" w:lineRule="auto"/>
              <w:ind w:firstLine="0"/>
              <w:jc w:val="left"/>
              <w:rPr>
                <w:sz w:val="21"/>
              </w:rPr>
            </w:pPr>
            <w:r>
              <w:rPr>
                <w:sz w:val="21"/>
                <w:szCs w:val="21"/>
              </w:rPr>
              <w:t>一缺陷一照片</w:t>
            </w:r>
          </w:p>
        </w:tc>
        <w:tc>
          <w:tcPr>
            <w:tcW w:w="1480" w:type="dxa"/>
            <w:vAlign w:val="center"/>
          </w:tcPr>
          <w:p w14:paraId="5116D2CB">
            <w:pPr>
              <w:snapToGrid w:val="0"/>
              <w:spacing w:before="70" w:after="70" w:line="240" w:lineRule="auto"/>
              <w:ind w:firstLine="0"/>
              <w:jc w:val="center"/>
              <w:rPr>
                <w:sz w:val="21"/>
              </w:rPr>
            </w:pPr>
            <w:r>
              <w:rPr>
                <w:sz w:val="21"/>
                <w:szCs w:val="21"/>
              </w:rPr>
              <w:t>5～15</w:t>
            </w:r>
          </w:p>
        </w:tc>
      </w:tr>
      <w:tr w14:paraId="38DFD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1B35FAD3">
            <w:pPr>
              <w:snapToGrid w:val="0"/>
              <w:spacing w:before="70" w:after="70" w:line="240" w:lineRule="auto"/>
              <w:ind w:firstLine="0"/>
              <w:jc w:val="center"/>
              <w:rPr>
                <w:sz w:val="21"/>
              </w:rPr>
            </w:pPr>
            <w:r>
              <w:rPr>
                <w:sz w:val="21"/>
                <w:szCs w:val="21"/>
              </w:rPr>
              <w:t>10</w:t>
            </w:r>
          </w:p>
        </w:tc>
        <w:tc>
          <w:tcPr>
            <w:tcW w:w="2144" w:type="dxa"/>
            <w:vAlign w:val="center"/>
          </w:tcPr>
          <w:p w14:paraId="00E44301">
            <w:pPr>
              <w:snapToGrid w:val="0"/>
              <w:spacing w:before="70" w:after="70" w:line="240" w:lineRule="auto"/>
              <w:ind w:firstLine="0"/>
              <w:jc w:val="left"/>
              <w:rPr>
                <w:sz w:val="21"/>
              </w:rPr>
            </w:pPr>
            <w:r>
              <w:rPr>
                <w:sz w:val="21"/>
                <w:szCs w:val="21"/>
              </w:rPr>
              <w:t>缺陷检查记录图</w:t>
            </w:r>
          </w:p>
        </w:tc>
        <w:tc>
          <w:tcPr>
            <w:tcW w:w="4443" w:type="dxa"/>
            <w:vAlign w:val="center"/>
          </w:tcPr>
          <w:p w14:paraId="4FEB2261">
            <w:pPr>
              <w:snapToGrid w:val="0"/>
              <w:spacing w:before="70" w:after="70" w:line="240" w:lineRule="auto"/>
              <w:ind w:firstLine="0"/>
              <w:jc w:val="left"/>
              <w:rPr>
                <w:sz w:val="21"/>
              </w:rPr>
            </w:pPr>
            <w:r>
              <w:rPr>
                <w:sz w:val="21"/>
                <w:szCs w:val="21"/>
              </w:rPr>
              <w:t>DWG 平面展开图</w:t>
            </w:r>
          </w:p>
        </w:tc>
        <w:tc>
          <w:tcPr>
            <w:tcW w:w="1480" w:type="dxa"/>
            <w:vAlign w:val="center"/>
          </w:tcPr>
          <w:p w14:paraId="0A92B2BE">
            <w:pPr>
              <w:snapToGrid w:val="0"/>
              <w:spacing w:before="70" w:after="70" w:line="240" w:lineRule="auto"/>
              <w:ind w:firstLine="0"/>
              <w:jc w:val="center"/>
              <w:rPr>
                <w:sz w:val="21"/>
              </w:rPr>
            </w:pPr>
            <w:r>
              <w:rPr>
                <w:sz w:val="21"/>
                <w:szCs w:val="21"/>
              </w:rPr>
              <w:t>2～5</w:t>
            </w:r>
          </w:p>
        </w:tc>
      </w:tr>
      <w:tr w14:paraId="73609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3" w:type="dxa"/>
            <w:vAlign w:val="center"/>
          </w:tcPr>
          <w:p w14:paraId="7E517CE0">
            <w:pPr>
              <w:snapToGrid w:val="0"/>
              <w:spacing w:before="70" w:after="70" w:line="240" w:lineRule="auto"/>
              <w:ind w:firstLine="0"/>
              <w:jc w:val="center"/>
              <w:rPr>
                <w:sz w:val="21"/>
              </w:rPr>
            </w:pPr>
            <w:r>
              <w:rPr>
                <w:sz w:val="21"/>
                <w:szCs w:val="21"/>
              </w:rPr>
              <w:t>附件</w:t>
            </w:r>
          </w:p>
        </w:tc>
        <w:tc>
          <w:tcPr>
            <w:tcW w:w="2144" w:type="dxa"/>
            <w:vAlign w:val="center"/>
          </w:tcPr>
          <w:p w14:paraId="17309A49">
            <w:pPr>
              <w:snapToGrid w:val="0"/>
              <w:spacing w:before="70" w:after="70" w:line="240" w:lineRule="auto"/>
              <w:ind w:firstLine="0"/>
              <w:jc w:val="left"/>
              <w:rPr>
                <w:sz w:val="21"/>
              </w:rPr>
            </w:pPr>
            <w:r>
              <w:rPr>
                <w:sz w:val="21"/>
                <w:szCs w:val="21"/>
              </w:rPr>
              <w:t>数据与成果清单</w:t>
            </w:r>
          </w:p>
        </w:tc>
        <w:tc>
          <w:tcPr>
            <w:tcW w:w="4443" w:type="dxa"/>
            <w:vAlign w:val="center"/>
          </w:tcPr>
          <w:p w14:paraId="3E9B8E34">
            <w:pPr>
              <w:snapToGrid w:val="0"/>
              <w:spacing w:before="70" w:after="70" w:line="240" w:lineRule="auto"/>
              <w:ind w:firstLine="0"/>
              <w:jc w:val="left"/>
              <w:rPr>
                <w:sz w:val="21"/>
              </w:rPr>
            </w:pPr>
            <w:r>
              <w:rPr>
                <w:sz w:val="21"/>
                <w:szCs w:val="21"/>
              </w:rPr>
              <w:t>点云统计、断面数据、文件清单</w:t>
            </w:r>
          </w:p>
        </w:tc>
        <w:tc>
          <w:tcPr>
            <w:tcW w:w="1480" w:type="dxa"/>
            <w:vAlign w:val="center"/>
          </w:tcPr>
          <w:p w14:paraId="70AB36C1">
            <w:pPr>
              <w:snapToGrid w:val="0"/>
              <w:spacing w:before="70" w:after="70" w:line="240" w:lineRule="auto"/>
              <w:ind w:firstLine="0"/>
              <w:jc w:val="center"/>
              <w:rPr>
                <w:sz w:val="21"/>
              </w:rPr>
            </w:pPr>
            <w:r>
              <w:rPr>
                <w:sz w:val="21"/>
                <w:szCs w:val="21"/>
              </w:rPr>
              <w:t>2</w:t>
            </w:r>
          </w:p>
        </w:tc>
      </w:tr>
    </w:tbl>
    <w:p w14:paraId="5A92CC91">
      <w:pPr>
        <w:spacing w:line="240" w:lineRule="auto"/>
      </w:pPr>
    </w:p>
    <w:p w14:paraId="4CBEBE73">
      <w:pPr>
        <w:pStyle w:val="6"/>
      </w:pPr>
      <w:r>
        <w:rPr>
          <w:szCs w:val="32"/>
        </w:rPr>
        <w:t>2.10.4.2 缺陷汇总表样张</w:t>
      </w:r>
    </w:p>
    <w:tbl>
      <w:tblPr>
        <w:tblStyle w:val="32"/>
        <w:tblW w:w="100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7"/>
        <w:gridCol w:w="1176"/>
        <w:gridCol w:w="685"/>
        <w:gridCol w:w="1772"/>
        <w:gridCol w:w="757"/>
        <w:gridCol w:w="808"/>
        <w:gridCol w:w="757"/>
        <w:gridCol w:w="757"/>
        <w:gridCol w:w="913"/>
        <w:gridCol w:w="513"/>
        <w:gridCol w:w="855"/>
      </w:tblGrid>
      <w:tr w14:paraId="5A0E7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97" w:type="dxa"/>
            <w:shd w:val="clear" w:color="auto" w:fill="E7E6E6"/>
            <w:vAlign w:val="center"/>
          </w:tcPr>
          <w:p w14:paraId="4C9D3192">
            <w:pPr>
              <w:snapToGrid w:val="0"/>
              <w:spacing w:before="70" w:after="70" w:line="240" w:lineRule="auto"/>
              <w:ind w:firstLine="0"/>
              <w:jc w:val="center"/>
              <w:rPr>
                <w:b/>
                <w:sz w:val="21"/>
              </w:rPr>
            </w:pPr>
            <w:r>
              <w:rPr>
                <w:b/>
                <w:sz w:val="21"/>
                <w:szCs w:val="21"/>
              </w:rPr>
              <w:t>缺陷编号</w:t>
            </w:r>
          </w:p>
        </w:tc>
        <w:tc>
          <w:tcPr>
            <w:tcW w:w="1176" w:type="dxa"/>
            <w:shd w:val="clear" w:color="auto" w:fill="E7E6E6"/>
            <w:vAlign w:val="center"/>
          </w:tcPr>
          <w:p w14:paraId="4583882E">
            <w:pPr>
              <w:snapToGrid w:val="0"/>
              <w:spacing w:before="70" w:after="70" w:line="240" w:lineRule="auto"/>
              <w:ind w:firstLine="0"/>
              <w:jc w:val="center"/>
              <w:rPr>
                <w:b/>
                <w:sz w:val="21"/>
              </w:rPr>
            </w:pPr>
            <w:r>
              <w:rPr>
                <w:b/>
                <w:sz w:val="21"/>
                <w:szCs w:val="21"/>
              </w:rPr>
              <w:t>类别</w:t>
            </w:r>
          </w:p>
        </w:tc>
        <w:tc>
          <w:tcPr>
            <w:tcW w:w="685" w:type="dxa"/>
            <w:shd w:val="clear" w:color="auto" w:fill="E7E6E6"/>
            <w:vAlign w:val="center"/>
          </w:tcPr>
          <w:p w14:paraId="620C13E4">
            <w:pPr>
              <w:snapToGrid w:val="0"/>
              <w:spacing w:before="70" w:after="70" w:line="240" w:lineRule="auto"/>
              <w:ind w:firstLine="0"/>
              <w:jc w:val="center"/>
              <w:rPr>
                <w:b/>
                <w:sz w:val="21"/>
              </w:rPr>
            </w:pPr>
            <w:r>
              <w:rPr>
                <w:b/>
                <w:sz w:val="21"/>
                <w:szCs w:val="21"/>
              </w:rPr>
              <w:t>是否冲磨</w:t>
            </w:r>
          </w:p>
        </w:tc>
        <w:tc>
          <w:tcPr>
            <w:tcW w:w="1772" w:type="dxa"/>
            <w:shd w:val="clear" w:color="auto" w:fill="E7E6E6"/>
            <w:vAlign w:val="center"/>
          </w:tcPr>
          <w:p w14:paraId="0464011A">
            <w:pPr>
              <w:snapToGrid w:val="0"/>
              <w:spacing w:before="70" w:after="70" w:line="240" w:lineRule="auto"/>
              <w:ind w:firstLine="0"/>
              <w:jc w:val="center"/>
              <w:rPr>
                <w:b/>
                <w:sz w:val="21"/>
                <w:szCs w:val="21"/>
              </w:rPr>
            </w:pPr>
            <w:r>
              <w:rPr>
                <w:b/>
                <w:sz w:val="21"/>
                <w:szCs w:val="21"/>
              </w:rPr>
              <w:t>位置</w:t>
            </w:r>
          </w:p>
          <w:p w14:paraId="0B8AEBCF">
            <w:pPr>
              <w:snapToGrid w:val="0"/>
              <w:spacing w:before="70" w:after="70" w:line="240" w:lineRule="auto"/>
              <w:ind w:firstLine="0"/>
              <w:jc w:val="center"/>
              <w:rPr>
                <w:b/>
                <w:sz w:val="21"/>
              </w:rPr>
            </w:pPr>
            <w:r>
              <w:rPr>
                <w:b/>
                <w:sz w:val="21"/>
                <w:szCs w:val="21"/>
              </w:rPr>
              <w:t>（桩号/高程/距左边墙）</w:t>
            </w:r>
          </w:p>
        </w:tc>
        <w:tc>
          <w:tcPr>
            <w:tcW w:w="757" w:type="dxa"/>
            <w:shd w:val="clear" w:color="auto" w:fill="E7E6E6"/>
            <w:vAlign w:val="center"/>
          </w:tcPr>
          <w:p w14:paraId="6B8521DD">
            <w:pPr>
              <w:snapToGrid w:val="0"/>
              <w:spacing w:before="70" w:after="70" w:line="240" w:lineRule="auto"/>
              <w:ind w:firstLine="0"/>
              <w:jc w:val="center"/>
              <w:rPr>
                <w:b/>
                <w:sz w:val="21"/>
                <w:szCs w:val="21"/>
              </w:rPr>
            </w:pPr>
            <w:r>
              <w:rPr>
                <w:b/>
                <w:sz w:val="21"/>
                <w:szCs w:val="21"/>
              </w:rPr>
              <w:t>长度</w:t>
            </w:r>
          </w:p>
          <w:p w14:paraId="6D7107EE">
            <w:pPr>
              <w:snapToGrid w:val="0"/>
              <w:spacing w:before="70" w:after="70" w:line="240" w:lineRule="auto"/>
              <w:ind w:firstLine="0"/>
              <w:jc w:val="center"/>
              <w:rPr>
                <w:b/>
                <w:sz w:val="21"/>
              </w:rPr>
            </w:pPr>
            <w:r>
              <w:rPr>
                <w:b/>
                <w:sz w:val="21"/>
                <w:szCs w:val="21"/>
              </w:rPr>
              <w:t>(m)</w:t>
            </w:r>
          </w:p>
        </w:tc>
        <w:tc>
          <w:tcPr>
            <w:tcW w:w="808" w:type="dxa"/>
            <w:shd w:val="clear" w:color="auto" w:fill="E7E6E6"/>
            <w:vAlign w:val="center"/>
          </w:tcPr>
          <w:p w14:paraId="244A1DFD">
            <w:pPr>
              <w:snapToGrid w:val="0"/>
              <w:spacing w:before="70" w:after="70" w:line="240" w:lineRule="auto"/>
              <w:ind w:firstLine="0"/>
              <w:jc w:val="center"/>
              <w:rPr>
                <w:b/>
                <w:sz w:val="21"/>
                <w:szCs w:val="21"/>
              </w:rPr>
            </w:pPr>
            <w:r>
              <w:rPr>
                <w:b/>
                <w:sz w:val="21"/>
                <w:szCs w:val="21"/>
              </w:rPr>
              <w:t>宽度</w:t>
            </w:r>
          </w:p>
          <w:p w14:paraId="4A6D355F">
            <w:pPr>
              <w:snapToGrid w:val="0"/>
              <w:spacing w:before="70" w:after="70" w:line="240" w:lineRule="auto"/>
              <w:ind w:firstLine="0"/>
              <w:jc w:val="center"/>
              <w:rPr>
                <w:b/>
                <w:sz w:val="21"/>
              </w:rPr>
            </w:pPr>
            <w:r>
              <w:rPr>
                <w:b/>
                <w:sz w:val="21"/>
                <w:szCs w:val="21"/>
              </w:rPr>
              <w:t>(m)</w:t>
            </w:r>
          </w:p>
        </w:tc>
        <w:tc>
          <w:tcPr>
            <w:tcW w:w="757" w:type="dxa"/>
            <w:shd w:val="clear" w:color="auto" w:fill="E7E6E6"/>
            <w:vAlign w:val="center"/>
          </w:tcPr>
          <w:p w14:paraId="5AA55BC5">
            <w:pPr>
              <w:snapToGrid w:val="0"/>
              <w:spacing w:before="70" w:after="70" w:line="240" w:lineRule="auto"/>
              <w:ind w:firstLine="0"/>
              <w:jc w:val="center"/>
              <w:rPr>
                <w:b/>
                <w:sz w:val="21"/>
                <w:szCs w:val="21"/>
              </w:rPr>
            </w:pPr>
            <w:r>
              <w:rPr>
                <w:b/>
                <w:sz w:val="21"/>
                <w:szCs w:val="21"/>
              </w:rPr>
              <w:t>深度</w:t>
            </w:r>
          </w:p>
          <w:p w14:paraId="14BE81BD">
            <w:pPr>
              <w:snapToGrid w:val="0"/>
              <w:spacing w:before="70" w:after="70" w:line="240" w:lineRule="auto"/>
              <w:ind w:firstLine="0"/>
              <w:jc w:val="center"/>
              <w:rPr>
                <w:b/>
                <w:sz w:val="21"/>
              </w:rPr>
            </w:pPr>
            <w:r>
              <w:rPr>
                <w:b/>
                <w:sz w:val="21"/>
                <w:szCs w:val="21"/>
              </w:rPr>
              <w:t>(cm)</w:t>
            </w:r>
          </w:p>
        </w:tc>
        <w:tc>
          <w:tcPr>
            <w:tcW w:w="757" w:type="dxa"/>
            <w:shd w:val="clear" w:color="auto" w:fill="E7E6E6"/>
            <w:vAlign w:val="center"/>
          </w:tcPr>
          <w:p w14:paraId="6B83FC16">
            <w:pPr>
              <w:snapToGrid w:val="0"/>
              <w:spacing w:before="70" w:after="70" w:line="240" w:lineRule="auto"/>
              <w:ind w:firstLine="0"/>
              <w:jc w:val="center"/>
              <w:rPr>
                <w:b/>
                <w:sz w:val="21"/>
                <w:szCs w:val="21"/>
              </w:rPr>
            </w:pPr>
            <w:r>
              <w:rPr>
                <w:b/>
                <w:sz w:val="21"/>
                <w:szCs w:val="21"/>
              </w:rPr>
              <w:t>面积</w:t>
            </w:r>
          </w:p>
          <w:p w14:paraId="416ABC52">
            <w:pPr>
              <w:snapToGrid w:val="0"/>
              <w:spacing w:before="70" w:after="70" w:line="240" w:lineRule="auto"/>
              <w:ind w:firstLine="0"/>
              <w:jc w:val="center"/>
              <w:rPr>
                <w:b/>
                <w:sz w:val="21"/>
              </w:rPr>
            </w:pPr>
            <w:r>
              <w:rPr>
                <w:b/>
                <w:sz w:val="21"/>
                <w:szCs w:val="21"/>
              </w:rPr>
              <w:t>(m²)</w:t>
            </w:r>
          </w:p>
        </w:tc>
        <w:tc>
          <w:tcPr>
            <w:tcW w:w="913" w:type="dxa"/>
            <w:shd w:val="clear" w:color="auto" w:fill="E7E6E6"/>
            <w:vAlign w:val="center"/>
          </w:tcPr>
          <w:p w14:paraId="36C77805">
            <w:pPr>
              <w:snapToGrid w:val="0"/>
              <w:spacing w:before="70" w:after="70" w:line="240" w:lineRule="auto"/>
              <w:ind w:firstLine="0"/>
              <w:jc w:val="center"/>
              <w:rPr>
                <w:b/>
                <w:sz w:val="21"/>
                <w:szCs w:val="21"/>
              </w:rPr>
            </w:pPr>
            <w:r>
              <w:rPr>
                <w:b/>
                <w:sz w:val="21"/>
                <w:szCs w:val="21"/>
              </w:rPr>
              <w:t>体积</w:t>
            </w:r>
          </w:p>
          <w:p w14:paraId="1D5436AE">
            <w:pPr>
              <w:snapToGrid w:val="0"/>
              <w:spacing w:before="70" w:after="70" w:line="240" w:lineRule="auto"/>
              <w:ind w:firstLine="0"/>
              <w:jc w:val="center"/>
              <w:rPr>
                <w:b/>
                <w:sz w:val="21"/>
              </w:rPr>
            </w:pPr>
            <w:r>
              <w:rPr>
                <w:b/>
                <w:sz w:val="21"/>
                <w:szCs w:val="21"/>
              </w:rPr>
              <w:t>(m³)</w:t>
            </w:r>
          </w:p>
        </w:tc>
        <w:tc>
          <w:tcPr>
            <w:tcW w:w="513" w:type="dxa"/>
            <w:shd w:val="clear" w:color="auto" w:fill="E7E6E6"/>
            <w:vAlign w:val="center"/>
          </w:tcPr>
          <w:p w14:paraId="42C2630A">
            <w:pPr>
              <w:snapToGrid w:val="0"/>
              <w:spacing w:before="70" w:after="70" w:line="240" w:lineRule="auto"/>
              <w:ind w:firstLine="0"/>
              <w:jc w:val="center"/>
              <w:rPr>
                <w:b/>
                <w:sz w:val="21"/>
              </w:rPr>
            </w:pPr>
            <w:r>
              <w:rPr>
                <w:b/>
                <w:sz w:val="21"/>
                <w:szCs w:val="21"/>
              </w:rPr>
              <w:t>级别</w:t>
            </w:r>
          </w:p>
        </w:tc>
        <w:tc>
          <w:tcPr>
            <w:tcW w:w="855" w:type="dxa"/>
            <w:shd w:val="clear" w:color="auto" w:fill="E7E6E6"/>
            <w:vAlign w:val="center"/>
          </w:tcPr>
          <w:p w14:paraId="365E4875">
            <w:pPr>
              <w:snapToGrid w:val="0"/>
              <w:spacing w:before="70" w:after="70" w:line="240" w:lineRule="auto"/>
              <w:ind w:firstLine="0"/>
              <w:jc w:val="center"/>
              <w:rPr>
                <w:b/>
                <w:sz w:val="21"/>
              </w:rPr>
            </w:pPr>
            <w:r>
              <w:rPr>
                <w:b/>
                <w:sz w:val="21"/>
                <w:szCs w:val="21"/>
              </w:rPr>
              <w:t>处理建议</w:t>
            </w:r>
          </w:p>
        </w:tc>
      </w:tr>
      <w:tr w14:paraId="51003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7" w:type="dxa"/>
            <w:vAlign w:val="center"/>
          </w:tcPr>
          <w:p w14:paraId="7723CE93">
            <w:pPr>
              <w:snapToGrid w:val="0"/>
              <w:spacing w:before="70" w:after="70" w:line="240" w:lineRule="auto"/>
              <w:ind w:firstLine="0"/>
              <w:jc w:val="center"/>
              <w:rPr>
                <w:sz w:val="21"/>
              </w:rPr>
            </w:pPr>
            <w:r>
              <w:rPr>
                <w:sz w:val="21"/>
                <w:szCs w:val="21"/>
              </w:rPr>
              <w:t>G1-001</w:t>
            </w:r>
          </w:p>
        </w:tc>
        <w:tc>
          <w:tcPr>
            <w:tcW w:w="1176" w:type="dxa"/>
            <w:vAlign w:val="center"/>
          </w:tcPr>
          <w:p w14:paraId="33B8D045">
            <w:pPr>
              <w:snapToGrid w:val="0"/>
              <w:spacing w:before="70" w:after="70" w:line="240" w:lineRule="auto"/>
              <w:ind w:firstLine="0"/>
              <w:jc w:val="left"/>
              <w:rPr>
                <w:sz w:val="21"/>
              </w:rPr>
            </w:pPr>
            <w:r>
              <w:rPr>
                <w:sz w:val="21"/>
                <w:szCs w:val="21"/>
              </w:rPr>
              <w:t>冲蚀</w:t>
            </w:r>
          </w:p>
        </w:tc>
        <w:tc>
          <w:tcPr>
            <w:tcW w:w="685" w:type="dxa"/>
            <w:vAlign w:val="center"/>
          </w:tcPr>
          <w:p w14:paraId="541AAC13">
            <w:pPr>
              <w:snapToGrid w:val="0"/>
              <w:spacing w:before="70" w:after="70" w:line="240" w:lineRule="auto"/>
              <w:ind w:firstLine="0"/>
              <w:jc w:val="center"/>
              <w:rPr>
                <w:sz w:val="21"/>
              </w:rPr>
            </w:pPr>
            <w:r>
              <w:rPr>
                <w:sz w:val="21"/>
                <w:szCs w:val="21"/>
              </w:rPr>
              <w:t>是</w:t>
            </w:r>
          </w:p>
        </w:tc>
        <w:tc>
          <w:tcPr>
            <w:tcW w:w="1772" w:type="dxa"/>
            <w:vAlign w:val="center"/>
          </w:tcPr>
          <w:p w14:paraId="1E4839E8">
            <w:pPr>
              <w:snapToGrid w:val="0"/>
              <w:spacing w:before="70" w:after="70" w:line="240" w:lineRule="auto"/>
              <w:ind w:firstLine="0"/>
              <w:jc w:val="center"/>
              <w:rPr>
                <w:sz w:val="21"/>
              </w:rPr>
            </w:pPr>
            <w:r>
              <w:rPr>
                <w:sz w:val="21"/>
                <w:szCs w:val="21"/>
              </w:rPr>
              <w:t>0+012.35 / 45.20 / 3.10</w:t>
            </w:r>
          </w:p>
        </w:tc>
        <w:tc>
          <w:tcPr>
            <w:tcW w:w="757" w:type="dxa"/>
            <w:vAlign w:val="center"/>
          </w:tcPr>
          <w:p w14:paraId="53E24D6D">
            <w:pPr>
              <w:snapToGrid w:val="0"/>
              <w:spacing w:before="70" w:after="70" w:line="240" w:lineRule="auto"/>
              <w:ind w:firstLine="0"/>
              <w:jc w:val="center"/>
              <w:rPr>
                <w:sz w:val="21"/>
              </w:rPr>
            </w:pPr>
            <w:r>
              <w:rPr>
                <w:sz w:val="21"/>
                <w:szCs w:val="21"/>
              </w:rPr>
              <w:t>0.85</w:t>
            </w:r>
          </w:p>
        </w:tc>
        <w:tc>
          <w:tcPr>
            <w:tcW w:w="808" w:type="dxa"/>
            <w:vAlign w:val="center"/>
          </w:tcPr>
          <w:p w14:paraId="2BC127C4">
            <w:pPr>
              <w:snapToGrid w:val="0"/>
              <w:spacing w:before="70" w:after="70" w:line="240" w:lineRule="auto"/>
              <w:ind w:firstLine="0"/>
              <w:jc w:val="center"/>
              <w:rPr>
                <w:sz w:val="21"/>
              </w:rPr>
            </w:pPr>
            <w:r>
              <w:rPr>
                <w:sz w:val="21"/>
                <w:szCs w:val="21"/>
              </w:rPr>
              <w:t>0.42</w:t>
            </w:r>
          </w:p>
        </w:tc>
        <w:tc>
          <w:tcPr>
            <w:tcW w:w="757" w:type="dxa"/>
            <w:vAlign w:val="center"/>
          </w:tcPr>
          <w:p w14:paraId="2C1F4386">
            <w:pPr>
              <w:snapToGrid w:val="0"/>
              <w:spacing w:before="70" w:after="70" w:line="240" w:lineRule="auto"/>
              <w:ind w:firstLine="0"/>
              <w:jc w:val="center"/>
              <w:rPr>
                <w:sz w:val="21"/>
              </w:rPr>
            </w:pPr>
            <w:r>
              <w:rPr>
                <w:sz w:val="21"/>
                <w:szCs w:val="21"/>
              </w:rPr>
              <w:t>1.2</w:t>
            </w:r>
          </w:p>
        </w:tc>
        <w:tc>
          <w:tcPr>
            <w:tcW w:w="757" w:type="dxa"/>
            <w:vAlign w:val="center"/>
          </w:tcPr>
          <w:p w14:paraId="466E43CC">
            <w:pPr>
              <w:snapToGrid w:val="0"/>
              <w:spacing w:before="70" w:after="70" w:line="240" w:lineRule="auto"/>
              <w:ind w:firstLine="0"/>
              <w:jc w:val="center"/>
              <w:rPr>
                <w:sz w:val="21"/>
              </w:rPr>
            </w:pPr>
            <w:r>
              <w:rPr>
                <w:sz w:val="21"/>
                <w:szCs w:val="21"/>
              </w:rPr>
              <w:t>0.28</w:t>
            </w:r>
          </w:p>
        </w:tc>
        <w:tc>
          <w:tcPr>
            <w:tcW w:w="913" w:type="dxa"/>
            <w:vAlign w:val="center"/>
          </w:tcPr>
          <w:p w14:paraId="0F2BB3F7">
            <w:pPr>
              <w:snapToGrid w:val="0"/>
              <w:spacing w:before="70" w:after="70" w:line="240" w:lineRule="auto"/>
              <w:ind w:firstLine="0"/>
              <w:jc w:val="center"/>
              <w:rPr>
                <w:sz w:val="21"/>
              </w:rPr>
            </w:pPr>
            <w:r>
              <w:rPr>
                <w:sz w:val="21"/>
                <w:szCs w:val="21"/>
              </w:rPr>
              <w:t>0.0031</w:t>
            </w:r>
          </w:p>
        </w:tc>
        <w:tc>
          <w:tcPr>
            <w:tcW w:w="513" w:type="dxa"/>
            <w:vAlign w:val="center"/>
          </w:tcPr>
          <w:p w14:paraId="1AA3CFD1">
            <w:pPr>
              <w:snapToGrid w:val="0"/>
              <w:spacing w:before="70" w:after="70" w:line="240" w:lineRule="auto"/>
              <w:ind w:firstLine="0"/>
              <w:jc w:val="center"/>
              <w:rPr>
                <w:sz w:val="21"/>
              </w:rPr>
            </w:pPr>
            <w:r>
              <w:rPr>
                <w:sz w:val="21"/>
                <w:szCs w:val="21"/>
              </w:rPr>
              <w:t>Ⅱ</w:t>
            </w:r>
          </w:p>
        </w:tc>
        <w:tc>
          <w:tcPr>
            <w:tcW w:w="855" w:type="dxa"/>
            <w:vAlign w:val="center"/>
          </w:tcPr>
          <w:p w14:paraId="19684A89">
            <w:pPr>
              <w:snapToGrid w:val="0"/>
              <w:spacing w:before="70" w:after="70" w:line="240" w:lineRule="auto"/>
              <w:ind w:firstLine="0"/>
              <w:jc w:val="left"/>
              <w:rPr>
                <w:sz w:val="21"/>
              </w:rPr>
            </w:pPr>
            <w:r>
              <w:rPr>
                <w:sz w:val="21"/>
                <w:szCs w:val="21"/>
              </w:rPr>
              <w:t>环氧砂浆修补</w:t>
            </w:r>
          </w:p>
        </w:tc>
      </w:tr>
      <w:tr w14:paraId="188D8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7" w:type="dxa"/>
            <w:vAlign w:val="center"/>
          </w:tcPr>
          <w:p w14:paraId="10B5FA4A">
            <w:pPr>
              <w:snapToGrid w:val="0"/>
              <w:spacing w:before="70" w:after="70" w:line="240" w:lineRule="auto"/>
              <w:ind w:firstLine="0"/>
              <w:jc w:val="center"/>
              <w:rPr>
                <w:sz w:val="21"/>
              </w:rPr>
            </w:pPr>
            <w:r>
              <w:rPr>
                <w:sz w:val="21"/>
                <w:szCs w:val="21"/>
              </w:rPr>
              <w:t>G1-002</w:t>
            </w:r>
          </w:p>
        </w:tc>
        <w:tc>
          <w:tcPr>
            <w:tcW w:w="1176" w:type="dxa"/>
            <w:vAlign w:val="center"/>
          </w:tcPr>
          <w:p w14:paraId="304F9EAF">
            <w:pPr>
              <w:snapToGrid w:val="0"/>
              <w:spacing w:before="70" w:after="70" w:line="240" w:lineRule="auto"/>
              <w:ind w:firstLine="0"/>
              <w:jc w:val="left"/>
              <w:rPr>
                <w:sz w:val="21"/>
              </w:rPr>
            </w:pPr>
            <w:r>
              <w:rPr>
                <w:sz w:val="21"/>
                <w:szCs w:val="21"/>
              </w:rPr>
              <w:t>磨蚀</w:t>
            </w:r>
          </w:p>
        </w:tc>
        <w:tc>
          <w:tcPr>
            <w:tcW w:w="685" w:type="dxa"/>
            <w:vAlign w:val="center"/>
          </w:tcPr>
          <w:p w14:paraId="79876315">
            <w:pPr>
              <w:snapToGrid w:val="0"/>
              <w:spacing w:before="70" w:after="70" w:line="240" w:lineRule="auto"/>
              <w:ind w:firstLine="0"/>
              <w:jc w:val="center"/>
              <w:rPr>
                <w:sz w:val="21"/>
              </w:rPr>
            </w:pPr>
            <w:r>
              <w:rPr>
                <w:sz w:val="21"/>
                <w:szCs w:val="21"/>
              </w:rPr>
              <w:t>是</w:t>
            </w:r>
          </w:p>
        </w:tc>
        <w:tc>
          <w:tcPr>
            <w:tcW w:w="1772" w:type="dxa"/>
            <w:vAlign w:val="center"/>
          </w:tcPr>
          <w:p w14:paraId="59F10FB8">
            <w:pPr>
              <w:snapToGrid w:val="0"/>
              <w:spacing w:before="70" w:after="70" w:line="240" w:lineRule="auto"/>
              <w:ind w:firstLine="0"/>
              <w:jc w:val="center"/>
              <w:rPr>
                <w:sz w:val="21"/>
              </w:rPr>
            </w:pPr>
            <w:r>
              <w:rPr>
                <w:sz w:val="21"/>
                <w:szCs w:val="21"/>
              </w:rPr>
              <w:t>0+018.60 / 45.22 / 6.80</w:t>
            </w:r>
          </w:p>
        </w:tc>
        <w:tc>
          <w:tcPr>
            <w:tcW w:w="757" w:type="dxa"/>
            <w:vAlign w:val="center"/>
          </w:tcPr>
          <w:p w14:paraId="0FF4DFB0">
            <w:pPr>
              <w:snapToGrid w:val="0"/>
              <w:spacing w:before="70" w:after="70" w:line="240" w:lineRule="auto"/>
              <w:ind w:firstLine="0"/>
              <w:jc w:val="center"/>
              <w:rPr>
                <w:sz w:val="21"/>
              </w:rPr>
            </w:pPr>
            <w:r>
              <w:rPr>
                <w:sz w:val="21"/>
                <w:szCs w:val="21"/>
              </w:rPr>
              <w:t>1.35</w:t>
            </w:r>
          </w:p>
        </w:tc>
        <w:tc>
          <w:tcPr>
            <w:tcW w:w="808" w:type="dxa"/>
            <w:vAlign w:val="center"/>
          </w:tcPr>
          <w:p w14:paraId="40360E3F">
            <w:pPr>
              <w:snapToGrid w:val="0"/>
              <w:spacing w:before="70" w:after="70" w:line="240" w:lineRule="auto"/>
              <w:ind w:firstLine="0"/>
              <w:jc w:val="center"/>
              <w:rPr>
                <w:sz w:val="21"/>
              </w:rPr>
            </w:pPr>
            <w:r>
              <w:rPr>
                <w:sz w:val="21"/>
                <w:szCs w:val="21"/>
              </w:rPr>
              <w:t>0.60</w:t>
            </w:r>
          </w:p>
        </w:tc>
        <w:tc>
          <w:tcPr>
            <w:tcW w:w="757" w:type="dxa"/>
            <w:vAlign w:val="center"/>
          </w:tcPr>
          <w:p w14:paraId="74CD6046">
            <w:pPr>
              <w:snapToGrid w:val="0"/>
              <w:spacing w:before="70" w:after="70" w:line="240" w:lineRule="auto"/>
              <w:ind w:firstLine="0"/>
              <w:jc w:val="center"/>
              <w:rPr>
                <w:sz w:val="21"/>
              </w:rPr>
            </w:pPr>
            <w:r>
              <w:rPr>
                <w:sz w:val="21"/>
                <w:szCs w:val="21"/>
              </w:rPr>
              <w:t>0.8</w:t>
            </w:r>
          </w:p>
        </w:tc>
        <w:tc>
          <w:tcPr>
            <w:tcW w:w="757" w:type="dxa"/>
            <w:vAlign w:val="center"/>
          </w:tcPr>
          <w:p w14:paraId="05F35206">
            <w:pPr>
              <w:snapToGrid w:val="0"/>
              <w:spacing w:before="70" w:after="70" w:line="240" w:lineRule="auto"/>
              <w:ind w:firstLine="0"/>
              <w:jc w:val="center"/>
              <w:rPr>
                <w:sz w:val="21"/>
              </w:rPr>
            </w:pPr>
            <w:r>
              <w:rPr>
                <w:sz w:val="21"/>
                <w:szCs w:val="21"/>
              </w:rPr>
              <w:t>0.65</w:t>
            </w:r>
          </w:p>
        </w:tc>
        <w:tc>
          <w:tcPr>
            <w:tcW w:w="913" w:type="dxa"/>
            <w:vAlign w:val="center"/>
          </w:tcPr>
          <w:p w14:paraId="629E5591">
            <w:pPr>
              <w:snapToGrid w:val="0"/>
              <w:spacing w:before="70" w:after="70" w:line="240" w:lineRule="auto"/>
              <w:ind w:firstLine="0"/>
              <w:jc w:val="center"/>
              <w:rPr>
                <w:sz w:val="21"/>
              </w:rPr>
            </w:pPr>
            <w:r>
              <w:rPr>
                <w:sz w:val="21"/>
                <w:szCs w:val="21"/>
              </w:rPr>
              <w:t>0.0048</w:t>
            </w:r>
          </w:p>
        </w:tc>
        <w:tc>
          <w:tcPr>
            <w:tcW w:w="513" w:type="dxa"/>
            <w:vAlign w:val="center"/>
          </w:tcPr>
          <w:p w14:paraId="6F458E04">
            <w:pPr>
              <w:snapToGrid w:val="0"/>
              <w:spacing w:before="70" w:after="70" w:line="240" w:lineRule="auto"/>
              <w:ind w:firstLine="0"/>
              <w:jc w:val="center"/>
              <w:rPr>
                <w:sz w:val="21"/>
              </w:rPr>
            </w:pPr>
            <w:r>
              <w:rPr>
                <w:sz w:val="21"/>
                <w:szCs w:val="21"/>
              </w:rPr>
              <w:t>Ⅱ</w:t>
            </w:r>
          </w:p>
        </w:tc>
        <w:tc>
          <w:tcPr>
            <w:tcW w:w="855" w:type="dxa"/>
            <w:vAlign w:val="center"/>
          </w:tcPr>
          <w:p w14:paraId="5A661056">
            <w:pPr>
              <w:snapToGrid w:val="0"/>
              <w:spacing w:before="70" w:after="70" w:line="240" w:lineRule="auto"/>
              <w:ind w:firstLine="0"/>
              <w:jc w:val="left"/>
              <w:rPr>
                <w:sz w:val="21"/>
              </w:rPr>
            </w:pPr>
            <w:r>
              <w:rPr>
                <w:sz w:val="21"/>
                <w:szCs w:val="21"/>
              </w:rPr>
              <w:t>环氧砂浆修补</w:t>
            </w:r>
          </w:p>
        </w:tc>
      </w:tr>
      <w:tr w14:paraId="3195A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7" w:type="dxa"/>
            <w:vAlign w:val="center"/>
          </w:tcPr>
          <w:p w14:paraId="08A0F95B">
            <w:pPr>
              <w:snapToGrid w:val="0"/>
              <w:spacing w:before="70" w:after="70" w:line="240" w:lineRule="auto"/>
              <w:ind w:firstLine="0"/>
              <w:jc w:val="center"/>
              <w:rPr>
                <w:sz w:val="21"/>
              </w:rPr>
            </w:pPr>
            <w:r>
              <w:rPr>
                <w:sz w:val="21"/>
                <w:szCs w:val="21"/>
              </w:rPr>
              <w:t>G1-003</w:t>
            </w:r>
          </w:p>
        </w:tc>
        <w:tc>
          <w:tcPr>
            <w:tcW w:w="1176" w:type="dxa"/>
            <w:vAlign w:val="center"/>
          </w:tcPr>
          <w:p w14:paraId="228ADF05">
            <w:pPr>
              <w:snapToGrid w:val="0"/>
              <w:spacing w:before="70" w:after="70" w:line="240" w:lineRule="auto"/>
              <w:ind w:firstLine="0"/>
              <w:jc w:val="left"/>
              <w:rPr>
                <w:sz w:val="21"/>
              </w:rPr>
            </w:pPr>
            <w:r>
              <w:rPr>
                <w:sz w:val="21"/>
                <w:szCs w:val="21"/>
              </w:rPr>
              <w:t>蜂窝麻面</w:t>
            </w:r>
          </w:p>
        </w:tc>
        <w:tc>
          <w:tcPr>
            <w:tcW w:w="685" w:type="dxa"/>
            <w:vAlign w:val="center"/>
          </w:tcPr>
          <w:p w14:paraId="449A76D1">
            <w:pPr>
              <w:snapToGrid w:val="0"/>
              <w:spacing w:before="70" w:after="70" w:line="240" w:lineRule="auto"/>
              <w:ind w:firstLine="0"/>
              <w:jc w:val="center"/>
              <w:rPr>
                <w:sz w:val="21"/>
              </w:rPr>
            </w:pPr>
            <w:r>
              <w:rPr>
                <w:sz w:val="21"/>
                <w:szCs w:val="21"/>
              </w:rPr>
              <w:t>是</w:t>
            </w:r>
          </w:p>
        </w:tc>
        <w:tc>
          <w:tcPr>
            <w:tcW w:w="1772" w:type="dxa"/>
            <w:vAlign w:val="center"/>
          </w:tcPr>
          <w:p w14:paraId="74CD0C02">
            <w:pPr>
              <w:snapToGrid w:val="0"/>
              <w:spacing w:before="70" w:after="70" w:line="240" w:lineRule="auto"/>
              <w:ind w:firstLine="0"/>
              <w:jc w:val="center"/>
              <w:rPr>
                <w:sz w:val="21"/>
              </w:rPr>
            </w:pPr>
            <w:r>
              <w:rPr>
                <w:sz w:val="21"/>
                <w:szCs w:val="21"/>
              </w:rPr>
              <w:t>0+021.10 / 45.21 / 9.20</w:t>
            </w:r>
          </w:p>
        </w:tc>
        <w:tc>
          <w:tcPr>
            <w:tcW w:w="757" w:type="dxa"/>
            <w:vAlign w:val="center"/>
          </w:tcPr>
          <w:p w14:paraId="7952B1FE">
            <w:pPr>
              <w:snapToGrid w:val="0"/>
              <w:spacing w:before="70" w:after="70" w:line="240" w:lineRule="auto"/>
              <w:ind w:firstLine="0"/>
              <w:jc w:val="center"/>
              <w:rPr>
                <w:sz w:val="21"/>
              </w:rPr>
            </w:pPr>
            <w:r>
              <w:rPr>
                <w:sz w:val="21"/>
                <w:szCs w:val="21"/>
              </w:rPr>
              <w:t>0.50</w:t>
            </w:r>
          </w:p>
        </w:tc>
        <w:tc>
          <w:tcPr>
            <w:tcW w:w="808" w:type="dxa"/>
            <w:vAlign w:val="center"/>
          </w:tcPr>
          <w:p w14:paraId="7483547B">
            <w:pPr>
              <w:snapToGrid w:val="0"/>
              <w:spacing w:before="70" w:after="70" w:line="240" w:lineRule="auto"/>
              <w:ind w:firstLine="0"/>
              <w:jc w:val="center"/>
              <w:rPr>
                <w:sz w:val="21"/>
              </w:rPr>
            </w:pPr>
            <w:r>
              <w:rPr>
                <w:sz w:val="21"/>
                <w:szCs w:val="21"/>
              </w:rPr>
              <w:t>0.35</w:t>
            </w:r>
          </w:p>
        </w:tc>
        <w:tc>
          <w:tcPr>
            <w:tcW w:w="757" w:type="dxa"/>
            <w:vAlign w:val="center"/>
          </w:tcPr>
          <w:p w14:paraId="6D4CF295">
            <w:pPr>
              <w:snapToGrid w:val="0"/>
              <w:spacing w:before="70" w:after="70" w:line="240" w:lineRule="auto"/>
              <w:ind w:firstLine="0"/>
              <w:jc w:val="center"/>
              <w:rPr>
                <w:sz w:val="21"/>
              </w:rPr>
            </w:pPr>
            <w:r>
              <w:rPr>
                <w:sz w:val="21"/>
                <w:szCs w:val="21"/>
              </w:rPr>
              <w:t>0.6</w:t>
            </w:r>
          </w:p>
        </w:tc>
        <w:tc>
          <w:tcPr>
            <w:tcW w:w="757" w:type="dxa"/>
            <w:vAlign w:val="center"/>
          </w:tcPr>
          <w:p w14:paraId="3C0340BB">
            <w:pPr>
              <w:snapToGrid w:val="0"/>
              <w:spacing w:before="70" w:after="70" w:line="240" w:lineRule="auto"/>
              <w:ind w:firstLine="0"/>
              <w:jc w:val="center"/>
              <w:rPr>
                <w:sz w:val="21"/>
              </w:rPr>
            </w:pPr>
            <w:r>
              <w:rPr>
                <w:sz w:val="21"/>
                <w:szCs w:val="21"/>
              </w:rPr>
              <w:t>0.14</w:t>
            </w:r>
          </w:p>
        </w:tc>
        <w:tc>
          <w:tcPr>
            <w:tcW w:w="913" w:type="dxa"/>
            <w:vAlign w:val="center"/>
          </w:tcPr>
          <w:p w14:paraId="63D7107C">
            <w:pPr>
              <w:snapToGrid w:val="0"/>
              <w:spacing w:before="70" w:after="70" w:line="240" w:lineRule="auto"/>
              <w:ind w:firstLine="0"/>
              <w:jc w:val="center"/>
              <w:rPr>
                <w:sz w:val="21"/>
              </w:rPr>
            </w:pPr>
            <w:r>
              <w:rPr>
                <w:sz w:val="21"/>
                <w:szCs w:val="21"/>
              </w:rPr>
              <w:t>0.0008</w:t>
            </w:r>
          </w:p>
        </w:tc>
        <w:tc>
          <w:tcPr>
            <w:tcW w:w="513" w:type="dxa"/>
            <w:vAlign w:val="center"/>
          </w:tcPr>
          <w:p w14:paraId="4CA05AFC">
            <w:pPr>
              <w:snapToGrid w:val="0"/>
              <w:spacing w:before="70" w:after="70" w:line="240" w:lineRule="auto"/>
              <w:ind w:firstLine="0"/>
              <w:jc w:val="center"/>
              <w:rPr>
                <w:sz w:val="21"/>
              </w:rPr>
            </w:pPr>
            <w:r>
              <w:rPr>
                <w:sz w:val="21"/>
                <w:szCs w:val="21"/>
              </w:rPr>
              <w:t>Ⅰ</w:t>
            </w:r>
          </w:p>
        </w:tc>
        <w:tc>
          <w:tcPr>
            <w:tcW w:w="855" w:type="dxa"/>
            <w:vAlign w:val="center"/>
          </w:tcPr>
          <w:p w14:paraId="3ECF4BA4">
            <w:pPr>
              <w:snapToGrid w:val="0"/>
              <w:spacing w:before="70" w:after="70" w:line="240" w:lineRule="auto"/>
              <w:ind w:firstLine="0"/>
              <w:jc w:val="left"/>
              <w:rPr>
                <w:sz w:val="21"/>
              </w:rPr>
            </w:pPr>
            <w:r>
              <w:rPr>
                <w:sz w:val="21"/>
                <w:szCs w:val="21"/>
              </w:rPr>
              <w:t>表面封闭</w:t>
            </w:r>
          </w:p>
        </w:tc>
      </w:tr>
      <w:tr w14:paraId="37CAB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097" w:type="dxa"/>
            <w:vAlign w:val="center"/>
          </w:tcPr>
          <w:p w14:paraId="54524A12">
            <w:pPr>
              <w:snapToGrid w:val="0"/>
              <w:spacing w:before="70" w:after="70" w:line="240" w:lineRule="auto"/>
              <w:ind w:firstLine="0"/>
              <w:jc w:val="center"/>
              <w:rPr>
                <w:sz w:val="21"/>
              </w:rPr>
            </w:pPr>
            <w:r>
              <w:rPr>
                <w:sz w:val="21"/>
                <w:szCs w:val="21"/>
              </w:rPr>
              <w:t>G1-004</w:t>
            </w:r>
          </w:p>
        </w:tc>
        <w:tc>
          <w:tcPr>
            <w:tcW w:w="1176" w:type="dxa"/>
            <w:vAlign w:val="center"/>
          </w:tcPr>
          <w:p w14:paraId="73F07664">
            <w:pPr>
              <w:snapToGrid w:val="0"/>
              <w:spacing w:before="70" w:after="70" w:line="240" w:lineRule="auto"/>
              <w:ind w:firstLine="0"/>
              <w:jc w:val="left"/>
              <w:rPr>
                <w:sz w:val="21"/>
              </w:rPr>
            </w:pPr>
            <w:r>
              <w:rPr>
                <w:sz w:val="21"/>
                <w:szCs w:val="21"/>
              </w:rPr>
              <w:t>裂缝</w:t>
            </w:r>
          </w:p>
        </w:tc>
        <w:tc>
          <w:tcPr>
            <w:tcW w:w="685" w:type="dxa"/>
            <w:vAlign w:val="center"/>
          </w:tcPr>
          <w:p w14:paraId="6AFAE312">
            <w:pPr>
              <w:snapToGrid w:val="0"/>
              <w:spacing w:before="70" w:after="70" w:line="240" w:lineRule="auto"/>
              <w:ind w:firstLine="0"/>
              <w:jc w:val="center"/>
              <w:rPr>
                <w:sz w:val="21"/>
              </w:rPr>
            </w:pPr>
            <w:r>
              <w:rPr>
                <w:sz w:val="21"/>
                <w:szCs w:val="21"/>
              </w:rPr>
              <w:t>否</w:t>
            </w:r>
          </w:p>
        </w:tc>
        <w:tc>
          <w:tcPr>
            <w:tcW w:w="1772" w:type="dxa"/>
            <w:vAlign w:val="center"/>
          </w:tcPr>
          <w:p w14:paraId="35E61669">
            <w:pPr>
              <w:snapToGrid w:val="0"/>
              <w:spacing w:before="70" w:after="70" w:line="240" w:lineRule="auto"/>
              <w:ind w:firstLine="0"/>
              <w:jc w:val="center"/>
              <w:rPr>
                <w:sz w:val="21"/>
              </w:rPr>
            </w:pPr>
            <w:r>
              <w:rPr>
                <w:sz w:val="21"/>
                <w:szCs w:val="21"/>
              </w:rPr>
              <w:t>0+024.80 / 45.19 / 2.50</w:t>
            </w:r>
          </w:p>
        </w:tc>
        <w:tc>
          <w:tcPr>
            <w:tcW w:w="757" w:type="dxa"/>
            <w:vAlign w:val="center"/>
          </w:tcPr>
          <w:p w14:paraId="56F69123">
            <w:pPr>
              <w:snapToGrid w:val="0"/>
              <w:spacing w:before="70" w:after="70" w:line="240" w:lineRule="auto"/>
              <w:ind w:firstLine="0"/>
              <w:jc w:val="center"/>
              <w:rPr>
                <w:sz w:val="21"/>
              </w:rPr>
            </w:pPr>
            <w:r>
              <w:rPr>
                <w:sz w:val="21"/>
                <w:szCs w:val="21"/>
              </w:rPr>
              <w:t>1.20</w:t>
            </w:r>
          </w:p>
        </w:tc>
        <w:tc>
          <w:tcPr>
            <w:tcW w:w="808" w:type="dxa"/>
            <w:vAlign w:val="center"/>
          </w:tcPr>
          <w:p w14:paraId="4C2AC122">
            <w:pPr>
              <w:snapToGrid w:val="0"/>
              <w:spacing w:before="70" w:after="70" w:line="240" w:lineRule="auto"/>
              <w:ind w:firstLine="0"/>
              <w:jc w:val="center"/>
              <w:rPr>
                <w:sz w:val="21"/>
              </w:rPr>
            </w:pPr>
            <w:r>
              <w:rPr>
                <w:sz w:val="21"/>
                <w:szCs w:val="21"/>
              </w:rPr>
              <w:t>0.002</w:t>
            </w:r>
          </w:p>
        </w:tc>
        <w:tc>
          <w:tcPr>
            <w:tcW w:w="757" w:type="dxa"/>
            <w:vAlign w:val="center"/>
          </w:tcPr>
          <w:p w14:paraId="1F4011E4">
            <w:pPr>
              <w:snapToGrid w:val="0"/>
              <w:spacing w:before="70" w:after="70" w:line="240" w:lineRule="auto"/>
              <w:ind w:firstLine="0"/>
              <w:jc w:val="center"/>
              <w:rPr>
                <w:sz w:val="21"/>
              </w:rPr>
            </w:pPr>
            <w:r>
              <w:rPr>
                <w:rFonts w:hint="eastAsia"/>
                <w:sz w:val="21"/>
                <w:szCs w:val="21"/>
              </w:rPr>
              <w:t>-</w:t>
            </w:r>
          </w:p>
        </w:tc>
        <w:tc>
          <w:tcPr>
            <w:tcW w:w="757" w:type="dxa"/>
            <w:vAlign w:val="center"/>
          </w:tcPr>
          <w:p w14:paraId="77FB17D0">
            <w:pPr>
              <w:snapToGrid w:val="0"/>
              <w:spacing w:before="70" w:after="70" w:line="240" w:lineRule="auto"/>
              <w:ind w:firstLine="0"/>
              <w:jc w:val="center"/>
              <w:rPr>
                <w:sz w:val="21"/>
              </w:rPr>
            </w:pPr>
            <w:r>
              <w:rPr>
                <w:rFonts w:hint="eastAsia"/>
                <w:sz w:val="21"/>
                <w:szCs w:val="21"/>
              </w:rPr>
              <w:t>-</w:t>
            </w:r>
          </w:p>
        </w:tc>
        <w:tc>
          <w:tcPr>
            <w:tcW w:w="913" w:type="dxa"/>
            <w:vAlign w:val="center"/>
          </w:tcPr>
          <w:p w14:paraId="76CD8B68">
            <w:pPr>
              <w:snapToGrid w:val="0"/>
              <w:spacing w:before="70" w:after="70" w:line="240" w:lineRule="auto"/>
              <w:ind w:firstLine="0"/>
              <w:jc w:val="center"/>
              <w:rPr>
                <w:sz w:val="21"/>
              </w:rPr>
            </w:pPr>
            <w:r>
              <w:rPr>
                <w:rFonts w:hint="eastAsia"/>
                <w:sz w:val="21"/>
                <w:szCs w:val="21"/>
              </w:rPr>
              <w:t>-</w:t>
            </w:r>
          </w:p>
        </w:tc>
        <w:tc>
          <w:tcPr>
            <w:tcW w:w="513" w:type="dxa"/>
            <w:vAlign w:val="center"/>
          </w:tcPr>
          <w:p w14:paraId="466A16EE">
            <w:pPr>
              <w:snapToGrid w:val="0"/>
              <w:spacing w:before="70" w:after="70" w:line="240" w:lineRule="auto"/>
              <w:ind w:firstLine="0"/>
              <w:jc w:val="center"/>
              <w:rPr>
                <w:sz w:val="21"/>
              </w:rPr>
            </w:pPr>
            <w:r>
              <w:rPr>
                <w:sz w:val="21"/>
                <w:szCs w:val="21"/>
              </w:rPr>
              <w:t>Ⅱ</w:t>
            </w:r>
          </w:p>
        </w:tc>
        <w:tc>
          <w:tcPr>
            <w:tcW w:w="855" w:type="dxa"/>
            <w:vAlign w:val="center"/>
          </w:tcPr>
          <w:p w14:paraId="6EFE95EE">
            <w:pPr>
              <w:snapToGrid w:val="0"/>
              <w:spacing w:before="70" w:after="70" w:line="240" w:lineRule="auto"/>
              <w:ind w:firstLine="0"/>
              <w:jc w:val="left"/>
              <w:rPr>
                <w:sz w:val="21"/>
              </w:rPr>
            </w:pPr>
            <w:r>
              <w:rPr>
                <w:sz w:val="21"/>
                <w:szCs w:val="21"/>
              </w:rPr>
              <w:t>化学灌浆</w:t>
            </w:r>
          </w:p>
        </w:tc>
      </w:tr>
      <w:tr w14:paraId="29FCC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97" w:type="dxa"/>
            <w:vAlign w:val="center"/>
          </w:tcPr>
          <w:p w14:paraId="765F13AE">
            <w:pPr>
              <w:snapToGrid w:val="0"/>
              <w:spacing w:before="70" w:after="70" w:line="240" w:lineRule="auto"/>
              <w:ind w:firstLine="0"/>
              <w:jc w:val="center"/>
              <w:rPr>
                <w:sz w:val="21"/>
              </w:rPr>
            </w:pPr>
            <w:r>
              <w:rPr>
                <w:sz w:val="21"/>
                <w:szCs w:val="21"/>
              </w:rPr>
              <w:t>G1-005</w:t>
            </w:r>
          </w:p>
        </w:tc>
        <w:tc>
          <w:tcPr>
            <w:tcW w:w="1176" w:type="dxa"/>
            <w:vAlign w:val="center"/>
          </w:tcPr>
          <w:p w14:paraId="3883043B">
            <w:pPr>
              <w:snapToGrid w:val="0"/>
              <w:spacing w:before="70" w:after="70" w:line="240" w:lineRule="auto"/>
              <w:ind w:firstLine="0"/>
              <w:jc w:val="left"/>
              <w:rPr>
                <w:sz w:val="21"/>
              </w:rPr>
            </w:pPr>
            <w:r>
              <w:rPr>
                <w:sz w:val="21"/>
                <w:szCs w:val="21"/>
              </w:rPr>
              <w:t>涂层剥落</w:t>
            </w:r>
          </w:p>
        </w:tc>
        <w:tc>
          <w:tcPr>
            <w:tcW w:w="685" w:type="dxa"/>
            <w:vAlign w:val="center"/>
          </w:tcPr>
          <w:p w14:paraId="15461564">
            <w:pPr>
              <w:snapToGrid w:val="0"/>
              <w:spacing w:before="70" w:after="70" w:line="240" w:lineRule="auto"/>
              <w:ind w:firstLine="0"/>
              <w:jc w:val="center"/>
              <w:rPr>
                <w:sz w:val="21"/>
              </w:rPr>
            </w:pPr>
            <w:r>
              <w:rPr>
                <w:sz w:val="21"/>
                <w:szCs w:val="21"/>
              </w:rPr>
              <w:t>是</w:t>
            </w:r>
          </w:p>
        </w:tc>
        <w:tc>
          <w:tcPr>
            <w:tcW w:w="1772" w:type="dxa"/>
            <w:vAlign w:val="center"/>
          </w:tcPr>
          <w:p w14:paraId="3CAF5B85">
            <w:pPr>
              <w:snapToGrid w:val="0"/>
              <w:spacing w:before="70" w:after="70" w:line="240" w:lineRule="auto"/>
              <w:ind w:firstLine="0"/>
              <w:jc w:val="center"/>
              <w:rPr>
                <w:sz w:val="21"/>
              </w:rPr>
            </w:pPr>
            <w:r>
              <w:rPr>
                <w:sz w:val="21"/>
                <w:szCs w:val="21"/>
              </w:rPr>
              <w:t>0+026.40 / 45.23 / 11.60</w:t>
            </w:r>
          </w:p>
        </w:tc>
        <w:tc>
          <w:tcPr>
            <w:tcW w:w="757" w:type="dxa"/>
            <w:vAlign w:val="center"/>
          </w:tcPr>
          <w:p w14:paraId="2E56CE04">
            <w:pPr>
              <w:snapToGrid w:val="0"/>
              <w:spacing w:before="70" w:after="70" w:line="240" w:lineRule="auto"/>
              <w:ind w:firstLine="0"/>
              <w:jc w:val="center"/>
              <w:rPr>
                <w:sz w:val="21"/>
              </w:rPr>
            </w:pPr>
            <w:r>
              <w:rPr>
                <w:sz w:val="21"/>
                <w:szCs w:val="21"/>
              </w:rPr>
              <w:t>0.72</w:t>
            </w:r>
          </w:p>
        </w:tc>
        <w:tc>
          <w:tcPr>
            <w:tcW w:w="808" w:type="dxa"/>
            <w:vAlign w:val="center"/>
          </w:tcPr>
          <w:p w14:paraId="532A3AFB">
            <w:pPr>
              <w:snapToGrid w:val="0"/>
              <w:spacing w:before="70" w:after="70" w:line="240" w:lineRule="auto"/>
              <w:ind w:firstLine="0"/>
              <w:jc w:val="center"/>
              <w:rPr>
                <w:sz w:val="21"/>
              </w:rPr>
            </w:pPr>
            <w:r>
              <w:rPr>
                <w:sz w:val="21"/>
                <w:szCs w:val="21"/>
              </w:rPr>
              <w:t>0.48</w:t>
            </w:r>
          </w:p>
        </w:tc>
        <w:tc>
          <w:tcPr>
            <w:tcW w:w="757" w:type="dxa"/>
            <w:vAlign w:val="center"/>
          </w:tcPr>
          <w:p w14:paraId="16258C9F">
            <w:pPr>
              <w:snapToGrid w:val="0"/>
              <w:spacing w:before="70" w:after="70" w:line="240" w:lineRule="auto"/>
              <w:ind w:firstLine="0"/>
              <w:jc w:val="center"/>
              <w:rPr>
                <w:sz w:val="21"/>
              </w:rPr>
            </w:pPr>
            <w:r>
              <w:rPr>
                <w:sz w:val="21"/>
                <w:szCs w:val="21"/>
              </w:rPr>
              <w:t>0.4</w:t>
            </w:r>
          </w:p>
        </w:tc>
        <w:tc>
          <w:tcPr>
            <w:tcW w:w="757" w:type="dxa"/>
            <w:vAlign w:val="center"/>
          </w:tcPr>
          <w:p w14:paraId="399076A5">
            <w:pPr>
              <w:snapToGrid w:val="0"/>
              <w:spacing w:before="70" w:after="70" w:line="240" w:lineRule="auto"/>
              <w:ind w:firstLine="0"/>
              <w:jc w:val="center"/>
              <w:rPr>
                <w:sz w:val="21"/>
              </w:rPr>
            </w:pPr>
            <w:r>
              <w:rPr>
                <w:sz w:val="21"/>
                <w:szCs w:val="21"/>
              </w:rPr>
              <w:t>0.26</w:t>
            </w:r>
          </w:p>
        </w:tc>
        <w:tc>
          <w:tcPr>
            <w:tcW w:w="913" w:type="dxa"/>
            <w:vAlign w:val="center"/>
          </w:tcPr>
          <w:p w14:paraId="76246B55">
            <w:pPr>
              <w:snapToGrid w:val="0"/>
              <w:spacing w:before="70" w:after="70" w:line="240" w:lineRule="auto"/>
              <w:ind w:firstLine="0"/>
              <w:jc w:val="center"/>
              <w:rPr>
                <w:sz w:val="21"/>
              </w:rPr>
            </w:pPr>
            <w:r>
              <w:rPr>
                <w:sz w:val="21"/>
                <w:szCs w:val="21"/>
              </w:rPr>
              <w:t>0.0010</w:t>
            </w:r>
          </w:p>
        </w:tc>
        <w:tc>
          <w:tcPr>
            <w:tcW w:w="513" w:type="dxa"/>
            <w:vAlign w:val="center"/>
          </w:tcPr>
          <w:p w14:paraId="6E36A273">
            <w:pPr>
              <w:snapToGrid w:val="0"/>
              <w:spacing w:before="70" w:after="70" w:line="240" w:lineRule="auto"/>
              <w:ind w:firstLine="0"/>
              <w:jc w:val="center"/>
              <w:rPr>
                <w:sz w:val="21"/>
              </w:rPr>
            </w:pPr>
            <w:r>
              <w:rPr>
                <w:sz w:val="21"/>
                <w:szCs w:val="21"/>
              </w:rPr>
              <w:t>Ⅰ</w:t>
            </w:r>
          </w:p>
        </w:tc>
        <w:tc>
          <w:tcPr>
            <w:tcW w:w="855" w:type="dxa"/>
            <w:vAlign w:val="center"/>
          </w:tcPr>
          <w:p w14:paraId="4102F84F">
            <w:pPr>
              <w:snapToGrid w:val="0"/>
              <w:spacing w:before="70" w:after="70" w:line="240" w:lineRule="auto"/>
              <w:ind w:firstLine="0"/>
              <w:jc w:val="left"/>
              <w:rPr>
                <w:sz w:val="21"/>
              </w:rPr>
            </w:pPr>
            <w:r>
              <w:rPr>
                <w:sz w:val="21"/>
                <w:szCs w:val="21"/>
              </w:rPr>
              <w:t>打磨重涂</w:t>
            </w:r>
          </w:p>
        </w:tc>
      </w:tr>
    </w:tbl>
    <w:p w14:paraId="60D7311D">
      <w:pPr>
        <w:spacing w:line="240" w:lineRule="auto"/>
      </w:pPr>
    </w:p>
    <w:p w14:paraId="3A841B19">
      <w:r>
        <w:t>注：以上为示意样张，实际数据以现场测量为准；位置精确到 0.01 m，深度精确到 0.1 cm。</w:t>
      </w:r>
    </w:p>
    <w:p w14:paraId="791067B1">
      <w:pPr>
        <w:pStyle w:val="6"/>
      </w:pPr>
      <w:r>
        <w:rPr>
          <w:szCs w:val="32"/>
        </w:rPr>
        <w:t>2.10.4.3 缺陷检查记录图样张说明</w:t>
      </w:r>
    </w:p>
    <w:p w14:paraId="0566FACC">
      <w:r>
        <w:t>记录图在泄洪流道平面展开图中绘制，图层设置如下：</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8"/>
        <w:gridCol w:w="3837"/>
        <w:gridCol w:w="1411"/>
        <w:gridCol w:w="1854"/>
      </w:tblGrid>
      <w:tr w14:paraId="75DB8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98" w:type="dxa"/>
            <w:shd w:val="clear" w:color="auto" w:fill="E7E6E6"/>
            <w:vAlign w:val="center"/>
          </w:tcPr>
          <w:p w14:paraId="5AB02393">
            <w:pPr>
              <w:snapToGrid w:val="0"/>
              <w:spacing w:before="70" w:after="70" w:line="240" w:lineRule="auto"/>
              <w:ind w:firstLine="0"/>
              <w:jc w:val="center"/>
              <w:rPr>
                <w:b/>
                <w:sz w:val="21"/>
              </w:rPr>
            </w:pPr>
            <w:r>
              <w:rPr>
                <w:b/>
                <w:sz w:val="21"/>
                <w:szCs w:val="21"/>
              </w:rPr>
              <w:t>图层名</w:t>
            </w:r>
          </w:p>
        </w:tc>
        <w:tc>
          <w:tcPr>
            <w:tcW w:w="3837" w:type="dxa"/>
            <w:shd w:val="clear" w:color="auto" w:fill="E7E6E6"/>
            <w:vAlign w:val="center"/>
          </w:tcPr>
          <w:p w14:paraId="32519279">
            <w:pPr>
              <w:snapToGrid w:val="0"/>
              <w:spacing w:before="70" w:after="70" w:line="240" w:lineRule="auto"/>
              <w:ind w:firstLine="0"/>
              <w:jc w:val="center"/>
              <w:rPr>
                <w:b/>
                <w:sz w:val="21"/>
              </w:rPr>
            </w:pPr>
            <w:r>
              <w:rPr>
                <w:b/>
                <w:sz w:val="21"/>
                <w:szCs w:val="21"/>
              </w:rPr>
              <w:t>内容</w:t>
            </w:r>
          </w:p>
        </w:tc>
        <w:tc>
          <w:tcPr>
            <w:tcW w:w="1411" w:type="dxa"/>
            <w:shd w:val="clear" w:color="auto" w:fill="E7E6E6"/>
            <w:vAlign w:val="center"/>
          </w:tcPr>
          <w:p w14:paraId="7E6CFE26">
            <w:pPr>
              <w:snapToGrid w:val="0"/>
              <w:spacing w:before="70" w:after="70" w:line="240" w:lineRule="auto"/>
              <w:ind w:firstLine="0"/>
              <w:jc w:val="center"/>
              <w:rPr>
                <w:b/>
                <w:sz w:val="21"/>
              </w:rPr>
            </w:pPr>
            <w:r>
              <w:rPr>
                <w:b/>
                <w:sz w:val="21"/>
                <w:szCs w:val="21"/>
              </w:rPr>
              <w:t>颜色</w:t>
            </w:r>
          </w:p>
        </w:tc>
        <w:tc>
          <w:tcPr>
            <w:tcW w:w="1854" w:type="dxa"/>
            <w:shd w:val="clear" w:color="auto" w:fill="E7E6E6"/>
            <w:vAlign w:val="center"/>
          </w:tcPr>
          <w:p w14:paraId="365F01F9">
            <w:pPr>
              <w:snapToGrid w:val="0"/>
              <w:spacing w:before="70" w:after="70" w:line="240" w:lineRule="auto"/>
              <w:ind w:firstLine="0"/>
              <w:jc w:val="center"/>
              <w:rPr>
                <w:b/>
                <w:sz w:val="21"/>
              </w:rPr>
            </w:pPr>
            <w:r>
              <w:rPr>
                <w:b/>
                <w:sz w:val="21"/>
                <w:szCs w:val="21"/>
              </w:rPr>
              <w:t>线型</w:t>
            </w:r>
          </w:p>
        </w:tc>
      </w:tr>
      <w:tr w14:paraId="0FBD2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0191C3E8">
            <w:pPr>
              <w:snapToGrid w:val="0"/>
              <w:spacing w:before="70" w:after="70" w:line="240" w:lineRule="auto"/>
              <w:ind w:firstLine="0"/>
              <w:jc w:val="center"/>
              <w:rPr>
                <w:sz w:val="21"/>
              </w:rPr>
            </w:pPr>
            <w:r>
              <w:rPr>
                <w:sz w:val="21"/>
                <w:szCs w:val="21"/>
              </w:rPr>
              <w:t>0-图框</w:t>
            </w:r>
          </w:p>
        </w:tc>
        <w:tc>
          <w:tcPr>
            <w:tcW w:w="3837" w:type="dxa"/>
            <w:vAlign w:val="center"/>
          </w:tcPr>
          <w:p w14:paraId="50154EC2">
            <w:pPr>
              <w:snapToGrid w:val="0"/>
              <w:spacing w:before="70" w:after="70" w:line="240" w:lineRule="auto"/>
              <w:ind w:firstLine="0"/>
              <w:jc w:val="left"/>
              <w:rPr>
                <w:sz w:val="21"/>
              </w:rPr>
            </w:pPr>
            <w:r>
              <w:rPr>
                <w:sz w:val="21"/>
                <w:szCs w:val="21"/>
              </w:rPr>
              <w:t>图框、标题栏</w:t>
            </w:r>
          </w:p>
        </w:tc>
        <w:tc>
          <w:tcPr>
            <w:tcW w:w="1411" w:type="dxa"/>
            <w:vAlign w:val="center"/>
          </w:tcPr>
          <w:p w14:paraId="5C7B3A26">
            <w:pPr>
              <w:snapToGrid w:val="0"/>
              <w:spacing w:before="70" w:after="70" w:line="240" w:lineRule="auto"/>
              <w:ind w:firstLine="0"/>
              <w:jc w:val="left"/>
              <w:rPr>
                <w:sz w:val="21"/>
              </w:rPr>
            </w:pPr>
            <w:r>
              <w:rPr>
                <w:sz w:val="21"/>
                <w:szCs w:val="21"/>
              </w:rPr>
              <w:t>白/黑</w:t>
            </w:r>
          </w:p>
        </w:tc>
        <w:tc>
          <w:tcPr>
            <w:tcW w:w="1854" w:type="dxa"/>
            <w:vAlign w:val="center"/>
          </w:tcPr>
          <w:p w14:paraId="7E72A8A8">
            <w:pPr>
              <w:snapToGrid w:val="0"/>
              <w:spacing w:before="70" w:after="70" w:line="240" w:lineRule="auto"/>
              <w:ind w:firstLine="0"/>
              <w:jc w:val="left"/>
              <w:rPr>
                <w:sz w:val="21"/>
              </w:rPr>
            </w:pPr>
            <w:r>
              <w:rPr>
                <w:sz w:val="21"/>
                <w:szCs w:val="21"/>
              </w:rPr>
              <w:t>实线</w:t>
            </w:r>
          </w:p>
        </w:tc>
      </w:tr>
      <w:tr w14:paraId="3B5EA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65BEF26D">
            <w:pPr>
              <w:snapToGrid w:val="0"/>
              <w:spacing w:before="70" w:after="70" w:line="240" w:lineRule="auto"/>
              <w:ind w:firstLine="0"/>
              <w:jc w:val="center"/>
              <w:rPr>
                <w:sz w:val="21"/>
              </w:rPr>
            </w:pPr>
            <w:r>
              <w:rPr>
                <w:sz w:val="21"/>
                <w:szCs w:val="21"/>
              </w:rPr>
              <w:t>1-结构线</w:t>
            </w:r>
          </w:p>
        </w:tc>
        <w:tc>
          <w:tcPr>
            <w:tcW w:w="3837" w:type="dxa"/>
            <w:vAlign w:val="center"/>
          </w:tcPr>
          <w:p w14:paraId="6967257F">
            <w:pPr>
              <w:snapToGrid w:val="0"/>
              <w:spacing w:before="70" w:after="70" w:line="240" w:lineRule="auto"/>
              <w:ind w:firstLine="0"/>
              <w:jc w:val="left"/>
              <w:rPr>
                <w:sz w:val="21"/>
              </w:rPr>
            </w:pPr>
            <w:r>
              <w:rPr>
                <w:sz w:val="21"/>
                <w:szCs w:val="21"/>
              </w:rPr>
              <w:t>流道轮廓、分缝、孔洞</w:t>
            </w:r>
          </w:p>
        </w:tc>
        <w:tc>
          <w:tcPr>
            <w:tcW w:w="1411" w:type="dxa"/>
            <w:vAlign w:val="center"/>
          </w:tcPr>
          <w:p w14:paraId="35167A8A">
            <w:pPr>
              <w:snapToGrid w:val="0"/>
              <w:spacing w:before="70" w:after="70" w:line="240" w:lineRule="auto"/>
              <w:ind w:firstLine="0"/>
              <w:jc w:val="left"/>
              <w:rPr>
                <w:sz w:val="21"/>
              </w:rPr>
            </w:pPr>
            <w:r>
              <w:rPr>
                <w:sz w:val="21"/>
                <w:szCs w:val="21"/>
              </w:rPr>
              <w:t>白</w:t>
            </w:r>
          </w:p>
        </w:tc>
        <w:tc>
          <w:tcPr>
            <w:tcW w:w="1854" w:type="dxa"/>
            <w:vAlign w:val="center"/>
          </w:tcPr>
          <w:p w14:paraId="3A67CE35">
            <w:pPr>
              <w:snapToGrid w:val="0"/>
              <w:spacing w:before="70" w:after="70" w:line="240" w:lineRule="auto"/>
              <w:ind w:firstLine="0"/>
              <w:jc w:val="left"/>
              <w:rPr>
                <w:sz w:val="21"/>
              </w:rPr>
            </w:pPr>
            <w:r>
              <w:rPr>
                <w:sz w:val="21"/>
                <w:szCs w:val="21"/>
              </w:rPr>
              <w:t>实线</w:t>
            </w:r>
          </w:p>
        </w:tc>
      </w:tr>
      <w:tr w14:paraId="6FBA8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39E3958B">
            <w:pPr>
              <w:snapToGrid w:val="0"/>
              <w:spacing w:before="70" w:after="70" w:line="240" w:lineRule="auto"/>
              <w:ind w:firstLine="0"/>
              <w:jc w:val="center"/>
              <w:rPr>
                <w:sz w:val="21"/>
              </w:rPr>
            </w:pPr>
            <w:r>
              <w:rPr>
                <w:sz w:val="21"/>
                <w:szCs w:val="21"/>
              </w:rPr>
              <w:t>2-点云</w:t>
            </w:r>
          </w:p>
        </w:tc>
        <w:tc>
          <w:tcPr>
            <w:tcW w:w="3837" w:type="dxa"/>
            <w:vAlign w:val="center"/>
          </w:tcPr>
          <w:p w14:paraId="6AECD5A0">
            <w:pPr>
              <w:snapToGrid w:val="0"/>
              <w:spacing w:before="70" w:after="70" w:line="240" w:lineRule="auto"/>
              <w:ind w:firstLine="0"/>
              <w:jc w:val="left"/>
              <w:rPr>
                <w:sz w:val="21"/>
              </w:rPr>
            </w:pPr>
            <w:r>
              <w:rPr>
                <w:sz w:val="21"/>
                <w:szCs w:val="21"/>
              </w:rPr>
              <w:t>点云投影（可选）</w:t>
            </w:r>
          </w:p>
        </w:tc>
        <w:tc>
          <w:tcPr>
            <w:tcW w:w="1411" w:type="dxa"/>
            <w:vAlign w:val="center"/>
          </w:tcPr>
          <w:p w14:paraId="1ACC5D0E">
            <w:pPr>
              <w:snapToGrid w:val="0"/>
              <w:spacing w:before="70" w:after="70" w:line="240" w:lineRule="auto"/>
              <w:ind w:firstLine="0"/>
              <w:jc w:val="left"/>
              <w:rPr>
                <w:sz w:val="21"/>
              </w:rPr>
            </w:pPr>
            <w:r>
              <w:rPr>
                <w:sz w:val="21"/>
                <w:szCs w:val="21"/>
              </w:rPr>
              <w:t>灰</w:t>
            </w:r>
          </w:p>
        </w:tc>
        <w:tc>
          <w:tcPr>
            <w:tcW w:w="1854" w:type="dxa"/>
            <w:vAlign w:val="center"/>
          </w:tcPr>
          <w:p w14:paraId="2D1A945D">
            <w:pPr>
              <w:snapToGrid w:val="0"/>
              <w:spacing w:before="70" w:after="70" w:line="240" w:lineRule="auto"/>
              <w:ind w:firstLine="0"/>
              <w:jc w:val="left"/>
              <w:rPr>
                <w:sz w:val="21"/>
              </w:rPr>
            </w:pPr>
            <w:r>
              <w:rPr>
                <w:sz w:val="21"/>
                <w:szCs w:val="21"/>
              </w:rPr>
              <w:t>点</w:t>
            </w:r>
          </w:p>
        </w:tc>
      </w:tr>
      <w:tr w14:paraId="72C0F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6228ACAF">
            <w:pPr>
              <w:snapToGrid w:val="0"/>
              <w:spacing w:before="70" w:after="70" w:line="240" w:lineRule="auto"/>
              <w:ind w:firstLine="0"/>
              <w:jc w:val="center"/>
              <w:rPr>
                <w:sz w:val="21"/>
              </w:rPr>
            </w:pPr>
            <w:r>
              <w:rPr>
                <w:sz w:val="21"/>
                <w:szCs w:val="21"/>
              </w:rPr>
              <w:t>3-缺陷</w:t>
            </w:r>
          </w:p>
        </w:tc>
        <w:tc>
          <w:tcPr>
            <w:tcW w:w="3837" w:type="dxa"/>
            <w:vAlign w:val="center"/>
          </w:tcPr>
          <w:p w14:paraId="4D75A43E">
            <w:pPr>
              <w:snapToGrid w:val="0"/>
              <w:spacing w:before="70" w:after="70" w:line="240" w:lineRule="auto"/>
              <w:ind w:firstLine="0"/>
              <w:jc w:val="left"/>
              <w:rPr>
                <w:sz w:val="21"/>
              </w:rPr>
            </w:pPr>
            <w:r>
              <w:rPr>
                <w:sz w:val="21"/>
                <w:szCs w:val="21"/>
              </w:rPr>
              <w:t>缺陷边界与填充</w:t>
            </w:r>
          </w:p>
        </w:tc>
        <w:tc>
          <w:tcPr>
            <w:tcW w:w="1411" w:type="dxa"/>
            <w:vAlign w:val="center"/>
          </w:tcPr>
          <w:p w14:paraId="352AC33A">
            <w:pPr>
              <w:snapToGrid w:val="0"/>
              <w:spacing w:before="70" w:after="70" w:line="240" w:lineRule="auto"/>
              <w:ind w:firstLine="0"/>
              <w:jc w:val="left"/>
              <w:rPr>
                <w:sz w:val="21"/>
              </w:rPr>
            </w:pPr>
            <w:r>
              <w:rPr>
                <w:sz w:val="21"/>
                <w:szCs w:val="21"/>
              </w:rPr>
              <w:t>按类别</w:t>
            </w:r>
          </w:p>
        </w:tc>
        <w:tc>
          <w:tcPr>
            <w:tcW w:w="1854" w:type="dxa"/>
            <w:vAlign w:val="center"/>
          </w:tcPr>
          <w:p w14:paraId="449066B4">
            <w:pPr>
              <w:snapToGrid w:val="0"/>
              <w:spacing w:before="70" w:after="70" w:line="240" w:lineRule="auto"/>
              <w:ind w:firstLine="0"/>
              <w:jc w:val="left"/>
              <w:rPr>
                <w:sz w:val="21"/>
              </w:rPr>
            </w:pPr>
            <w:r>
              <w:rPr>
                <w:sz w:val="21"/>
                <w:szCs w:val="21"/>
              </w:rPr>
              <w:t>实线/填充</w:t>
            </w:r>
          </w:p>
        </w:tc>
      </w:tr>
      <w:tr w14:paraId="6E4C8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6EEBEAD1">
            <w:pPr>
              <w:snapToGrid w:val="0"/>
              <w:spacing w:before="70" w:after="70" w:line="240" w:lineRule="auto"/>
              <w:ind w:firstLine="0"/>
              <w:jc w:val="center"/>
              <w:rPr>
                <w:sz w:val="21"/>
              </w:rPr>
            </w:pPr>
            <w:r>
              <w:rPr>
                <w:sz w:val="21"/>
                <w:szCs w:val="21"/>
              </w:rPr>
              <w:t>4-标注</w:t>
            </w:r>
          </w:p>
        </w:tc>
        <w:tc>
          <w:tcPr>
            <w:tcW w:w="3837" w:type="dxa"/>
            <w:vAlign w:val="center"/>
          </w:tcPr>
          <w:p w14:paraId="6B9C3A33">
            <w:pPr>
              <w:snapToGrid w:val="0"/>
              <w:spacing w:before="70" w:after="70" w:line="240" w:lineRule="auto"/>
              <w:ind w:firstLine="0"/>
              <w:jc w:val="left"/>
              <w:rPr>
                <w:sz w:val="21"/>
              </w:rPr>
            </w:pPr>
            <w:r>
              <w:rPr>
                <w:sz w:val="21"/>
                <w:szCs w:val="21"/>
              </w:rPr>
              <w:t>尺寸标注、引线</w:t>
            </w:r>
          </w:p>
        </w:tc>
        <w:tc>
          <w:tcPr>
            <w:tcW w:w="1411" w:type="dxa"/>
            <w:vAlign w:val="center"/>
          </w:tcPr>
          <w:p w14:paraId="6371B47B">
            <w:pPr>
              <w:snapToGrid w:val="0"/>
              <w:spacing w:before="70" w:after="70" w:line="240" w:lineRule="auto"/>
              <w:ind w:firstLine="0"/>
              <w:jc w:val="left"/>
              <w:rPr>
                <w:sz w:val="21"/>
              </w:rPr>
            </w:pPr>
            <w:r>
              <w:rPr>
                <w:sz w:val="21"/>
                <w:szCs w:val="21"/>
              </w:rPr>
              <w:t>青</w:t>
            </w:r>
          </w:p>
        </w:tc>
        <w:tc>
          <w:tcPr>
            <w:tcW w:w="1854" w:type="dxa"/>
            <w:vAlign w:val="center"/>
          </w:tcPr>
          <w:p w14:paraId="1C25B990">
            <w:pPr>
              <w:snapToGrid w:val="0"/>
              <w:spacing w:before="70" w:after="70" w:line="240" w:lineRule="auto"/>
              <w:ind w:firstLine="0"/>
              <w:jc w:val="left"/>
              <w:rPr>
                <w:sz w:val="21"/>
              </w:rPr>
            </w:pPr>
            <w:r>
              <w:rPr>
                <w:sz w:val="21"/>
                <w:szCs w:val="21"/>
              </w:rPr>
              <w:t>实线</w:t>
            </w:r>
          </w:p>
        </w:tc>
      </w:tr>
      <w:tr w14:paraId="1CB2A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8" w:type="dxa"/>
            <w:vAlign w:val="center"/>
          </w:tcPr>
          <w:p w14:paraId="099DE910">
            <w:pPr>
              <w:snapToGrid w:val="0"/>
              <w:spacing w:before="70" w:after="70" w:line="240" w:lineRule="auto"/>
              <w:ind w:firstLine="0"/>
              <w:jc w:val="center"/>
              <w:rPr>
                <w:sz w:val="21"/>
              </w:rPr>
            </w:pPr>
            <w:r>
              <w:rPr>
                <w:sz w:val="21"/>
                <w:szCs w:val="21"/>
              </w:rPr>
              <w:t>5-文字</w:t>
            </w:r>
          </w:p>
        </w:tc>
        <w:tc>
          <w:tcPr>
            <w:tcW w:w="3837" w:type="dxa"/>
            <w:vAlign w:val="center"/>
          </w:tcPr>
          <w:p w14:paraId="0A02CD94">
            <w:pPr>
              <w:snapToGrid w:val="0"/>
              <w:spacing w:before="70" w:after="70" w:line="240" w:lineRule="auto"/>
              <w:ind w:firstLine="0"/>
              <w:jc w:val="left"/>
              <w:rPr>
                <w:sz w:val="21"/>
              </w:rPr>
            </w:pPr>
            <w:r>
              <w:rPr>
                <w:sz w:val="21"/>
                <w:szCs w:val="21"/>
              </w:rPr>
              <w:t>编号、说明</w:t>
            </w:r>
          </w:p>
        </w:tc>
        <w:tc>
          <w:tcPr>
            <w:tcW w:w="1411" w:type="dxa"/>
            <w:vAlign w:val="center"/>
          </w:tcPr>
          <w:p w14:paraId="2895542D">
            <w:pPr>
              <w:snapToGrid w:val="0"/>
              <w:spacing w:before="70" w:after="70" w:line="240" w:lineRule="auto"/>
              <w:ind w:firstLine="0"/>
              <w:jc w:val="left"/>
              <w:rPr>
                <w:sz w:val="21"/>
              </w:rPr>
            </w:pPr>
            <w:r>
              <w:rPr>
                <w:sz w:val="21"/>
                <w:szCs w:val="21"/>
              </w:rPr>
              <w:t>黄</w:t>
            </w:r>
          </w:p>
        </w:tc>
        <w:tc>
          <w:tcPr>
            <w:tcW w:w="1854" w:type="dxa"/>
            <w:vAlign w:val="center"/>
          </w:tcPr>
          <w:p w14:paraId="03CAF8AD">
            <w:pPr>
              <w:snapToGrid w:val="0"/>
              <w:spacing w:before="70" w:after="70" w:line="240" w:lineRule="auto"/>
              <w:ind w:firstLine="0"/>
              <w:jc w:val="left"/>
              <w:rPr>
                <w:sz w:val="21"/>
              </w:rPr>
            </w:pPr>
            <w:r>
              <w:rPr>
                <w:rFonts w:hint="eastAsia"/>
                <w:sz w:val="21"/>
                <w:szCs w:val="21"/>
              </w:rPr>
              <w:t>-</w:t>
            </w:r>
          </w:p>
        </w:tc>
      </w:tr>
    </w:tbl>
    <w:p w14:paraId="0D8D0E64">
      <w:pPr>
        <w:spacing w:line="240" w:lineRule="auto"/>
      </w:pPr>
    </w:p>
    <w:p w14:paraId="776DC86C">
      <w:pPr>
        <w:pStyle w:val="6"/>
      </w:pPr>
      <w:r>
        <w:rPr>
          <w:szCs w:val="32"/>
        </w:rPr>
        <w:t>2.10.4.4 平面展开图云图样张说明</w:t>
      </w:r>
    </w:p>
    <w:p w14:paraId="49AEDCFB">
      <w:r>
        <w:t>云图以冲磨深度为着色依据，色带自浅至深分 6 级（0～2 mm、2～5 mm、5～10 mm、10～20 mm、20～50 mm、&gt;50 mm）；图例标注色带与对应深度区间；云图旁附统计表（各级面积、占比、最大深度）；可导出 PNG 与 DWG 两种格式。</w:t>
      </w:r>
    </w:p>
    <w:p w14:paraId="54606BDD">
      <w:pPr>
        <w:pStyle w:val="5"/>
      </w:pPr>
      <w:bookmarkStart w:id="222" w:name="_Toc29673"/>
      <w:r>
        <w:rPr>
          <w:szCs w:val="32"/>
        </w:rPr>
        <w:t>2.10.5 交付物清单与验收标准细则</w:t>
      </w:r>
      <w:bookmarkEnd w:id="222"/>
    </w:p>
    <w:tbl>
      <w:tblPr>
        <w:tblStyle w:val="32"/>
        <w:tblW w:w="975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2131"/>
        <w:gridCol w:w="1609"/>
        <w:gridCol w:w="1386"/>
        <w:gridCol w:w="2153"/>
        <w:gridCol w:w="1721"/>
      </w:tblGrid>
      <w:tr w14:paraId="16A0D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1216DF98">
            <w:pPr>
              <w:snapToGrid w:val="0"/>
              <w:spacing w:before="70" w:after="70" w:line="240" w:lineRule="auto"/>
              <w:ind w:firstLine="0"/>
              <w:jc w:val="center"/>
              <w:rPr>
                <w:b/>
                <w:sz w:val="21"/>
              </w:rPr>
            </w:pPr>
            <w:r>
              <w:rPr>
                <w:b/>
                <w:sz w:val="21"/>
                <w:szCs w:val="21"/>
              </w:rPr>
              <w:t>序号</w:t>
            </w:r>
          </w:p>
        </w:tc>
        <w:tc>
          <w:tcPr>
            <w:tcW w:w="2131" w:type="dxa"/>
            <w:shd w:val="clear" w:color="auto" w:fill="E7E6E6"/>
            <w:vAlign w:val="center"/>
          </w:tcPr>
          <w:p w14:paraId="128C89B0">
            <w:pPr>
              <w:snapToGrid w:val="0"/>
              <w:spacing w:before="70" w:after="70" w:line="240" w:lineRule="auto"/>
              <w:ind w:firstLine="0"/>
              <w:jc w:val="center"/>
              <w:rPr>
                <w:b/>
                <w:sz w:val="21"/>
              </w:rPr>
            </w:pPr>
            <w:r>
              <w:rPr>
                <w:b/>
                <w:sz w:val="21"/>
                <w:szCs w:val="21"/>
              </w:rPr>
              <w:t>交付物</w:t>
            </w:r>
          </w:p>
        </w:tc>
        <w:tc>
          <w:tcPr>
            <w:tcW w:w="1609" w:type="dxa"/>
            <w:shd w:val="clear" w:color="auto" w:fill="E7E6E6"/>
            <w:vAlign w:val="center"/>
          </w:tcPr>
          <w:p w14:paraId="348AD2A5">
            <w:pPr>
              <w:snapToGrid w:val="0"/>
              <w:spacing w:before="70" w:after="70" w:line="240" w:lineRule="auto"/>
              <w:ind w:firstLine="0"/>
              <w:jc w:val="center"/>
              <w:rPr>
                <w:b/>
                <w:sz w:val="21"/>
              </w:rPr>
            </w:pPr>
            <w:r>
              <w:rPr>
                <w:b/>
                <w:sz w:val="21"/>
                <w:szCs w:val="21"/>
              </w:rPr>
              <w:t>交付形式</w:t>
            </w:r>
          </w:p>
        </w:tc>
        <w:tc>
          <w:tcPr>
            <w:tcW w:w="1386" w:type="dxa"/>
            <w:shd w:val="clear" w:color="auto" w:fill="E7E6E6"/>
            <w:vAlign w:val="center"/>
          </w:tcPr>
          <w:p w14:paraId="4CBFD623">
            <w:pPr>
              <w:snapToGrid w:val="0"/>
              <w:spacing w:before="70" w:after="70" w:line="240" w:lineRule="auto"/>
              <w:ind w:firstLine="0"/>
              <w:jc w:val="center"/>
              <w:rPr>
                <w:b/>
                <w:sz w:val="21"/>
              </w:rPr>
            </w:pPr>
            <w:r>
              <w:rPr>
                <w:b/>
                <w:sz w:val="21"/>
                <w:szCs w:val="21"/>
              </w:rPr>
              <w:t>数量</w:t>
            </w:r>
          </w:p>
        </w:tc>
        <w:tc>
          <w:tcPr>
            <w:tcW w:w="2153" w:type="dxa"/>
            <w:shd w:val="clear" w:color="auto" w:fill="E7E6E6"/>
            <w:vAlign w:val="center"/>
          </w:tcPr>
          <w:p w14:paraId="7686E084">
            <w:pPr>
              <w:snapToGrid w:val="0"/>
              <w:spacing w:before="70" w:after="70" w:line="240" w:lineRule="auto"/>
              <w:ind w:firstLine="0"/>
              <w:jc w:val="center"/>
              <w:rPr>
                <w:b/>
                <w:sz w:val="21"/>
              </w:rPr>
            </w:pPr>
            <w:r>
              <w:rPr>
                <w:b/>
                <w:sz w:val="21"/>
                <w:szCs w:val="21"/>
              </w:rPr>
              <w:t>验收标准</w:t>
            </w:r>
          </w:p>
        </w:tc>
        <w:tc>
          <w:tcPr>
            <w:tcW w:w="1721" w:type="dxa"/>
            <w:shd w:val="clear" w:color="auto" w:fill="E7E6E6"/>
            <w:vAlign w:val="center"/>
          </w:tcPr>
          <w:p w14:paraId="2F60260F">
            <w:pPr>
              <w:snapToGrid w:val="0"/>
              <w:spacing w:before="70" w:after="70" w:line="240" w:lineRule="auto"/>
              <w:ind w:firstLine="0"/>
              <w:jc w:val="center"/>
              <w:rPr>
                <w:b/>
                <w:sz w:val="21"/>
              </w:rPr>
            </w:pPr>
            <w:r>
              <w:rPr>
                <w:b/>
                <w:sz w:val="21"/>
                <w:szCs w:val="21"/>
              </w:rPr>
              <w:t>验收方法</w:t>
            </w:r>
          </w:p>
        </w:tc>
      </w:tr>
      <w:tr w14:paraId="4A345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420E737">
            <w:pPr>
              <w:snapToGrid w:val="0"/>
              <w:spacing w:before="70" w:after="70" w:line="240" w:lineRule="auto"/>
              <w:ind w:firstLine="0"/>
              <w:jc w:val="center"/>
              <w:rPr>
                <w:sz w:val="21"/>
              </w:rPr>
            </w:pPr>
            <w:r>
              <w:rPr>
                <w:sz w:val="21"/>
                <w:szCs w:val="21"/>
              </w:rPr>
              <w:t>1</w:t>
            </w:r>
          </w:p>
        </w:tc>
        <w:tc>
          <w:tcPr>
            <w:tcW w:w="2131" w:type="dxa"/>
            <w:vAlign w:val="center"/>
          </w:tcPr>
          <w:p w14:paraId="6D52E898">
            <w:pPr>
              <w:snapToGrid w:val="0"/>
              <w:spacing w:before="70" w:after="70" w:line="240" w:lineRule="auto"/>
              <w:ind w:firstLine="0"/>
              <w:jc w:val="left"/>
              <w:rPr>
                <w:sz w:val="21"/>
              </w:rPr>
            </w:pPr>
            <w:r>
              <w:rPr>
                <w:sz w:val="21"/>
                <w:szCs w:val="21"/>
              </w:rPr>
              <w:t>冲磨场测量建模成果</w:t>
            </w:r>
          </w:p>
        </w:tc>
        <w:tc>
          <w:tcPr>
            <w:tcW w:w="1609" w:type="dxa"/>
            <w:vAlign w:val="center"/>
          </w:tcPr>
          <w:p w14:paraId="20B1F13A">
            <w:pPr>
              <w:snapToGrid w:val="0"/>
              <w:spacing w:before="70" w:after="70" w:line="240" w:lineRule="auto"/>
              <w:ind w:firstLine="0"/>
              <w:jc w:val="left"/>
              <w:rPr>
                <w:sz w:val="21"/>
              </w:rPr>
            </w:pPr>
            <w:r>
              <w:rPr>
                <w:sz w:val="21"/>
                <w:szCs w:val="21"/>
              </w:rPr>
              <w:t>点云 + 网格 + 报告</w:t>
            </w:r>
          </w:p>
        </w:tc>
        <w:tc>
          <w:tcPr>
            <w:tcW w:w="1386" w:type="dxa"/>
            <w:vAlign w:val="center"/>
          </w:tcPr>
          <w:p w14:paraId="65800806">
            <w:pPr>
              <w:snapToGrid w:val="0"/>
              <w:spacing w:before="70" w:after="70" w:line="240" w:lineRule="auto"/>
              <w:ind w:firstLine="0"/>
              <w:jc w:val="left"/>
              <w:rPr>
                <w:sz w:val="21"/>
              </w:rPr>
            </w:pPr>
            <w:r>
              <w:rPr>
                <w:sz w:val="21"/>
                <w:szCs w:val="21"/>
              </w:rPr>
              <w:t>三站各 1 套</w:t>
            </w:r>
          </w:p>
        </w:tc>
        <w:tc>
          <w:tcPr>
            <w:tcW w:w="2153" w:type="dxa"/>
            <w:vAlign w:val="center"/>
          </w:tcPr>
          <w:p w14:paraId="7BC0B2BB">
            <w:pPr>
              <w:snapToGrid w:val="0"/>
              <w:spacing w:before="70" w:after="70" w:line="240" w:lineRule="auto"/>
              <w:ind w:firstLine="0"/>
              <w:jc w:val="left"/>
              <w:rPr>
                <w:sz w:val="21"/>
              </w:rPr>
            </w:pPr>
            <w:r>
              <w:rPr>
                <w:sz w:val="21"/>
                <w:szCs w:val="21"/>
              </w:rPr>
              <w:t>精度、覆盖率、完整性达标</w:t>
            </w:r>
          </w:p>
        </w:tc>
        <w:tc>
          <w:tcPr>
            <w:tcW w:w="1721" w:type="dxa"/>
            <w:vAlign w:val="center"/>
          </w:tcPr>
          <w:p w14:paraId="2A95A6FF">
            <w:pPr>
              <w:snapToGrid w:val="0"/>
              <w:spacing w:before="70" w:after="70" w:line="240" w:lineRule="auto"/>
              <w:ind w:firstLine="0"/>
              <w:jc w:val="left"/>
              <w:rPr>
                <w:sz w:val="21"/>
              </w:rPr>
            </w:pPr>
            <w:r>
              <w:rPr>
                <w:sz w:val="21"/>
                <w:szCs w:val="21"/>
              </w:rPr>
              <w:t>检查点复测 + 抽样核查</w:t>
            </w:r>
          </w:p>
        </w:tc>
      </w:tr>
      <w:tr w14:paraId="2AC13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3F71890">
            <w:pPr>
              <w:snapToGrid w:val="0"/>
              <w:spacing w:before="70" w:after="70" w:line="240" w:lineRule="auto"/>
              <w:ind w:firstLine="0"/>
              <w:jc w:val="center"/>
              <w:rPr>
                <w:sz w:val="21"/>
              </w:rPr>
            </w:pPr>
            <w:r>
              <w:rPr>
                <w:sz w:val="21"/>
                <w:szCs w:val="21"/>
              </w:rPr>
              <w:t>2</w:t>
            </w:r>
          </w:p>
        </w:tc>
        <w:tc>
          <w:tcPr>
            <w:tcW w:w="2131" w:type="dxa"/>
            <w:vAlign w:val="center"/>
          </w:tcPr>
          <w:p w14:paraId="49763570">
            <w:pPr>
              <w:snapToGrid w:val="0"/>
              <w:spacing w:before="70" w:after="70" w:line="240" w:lineRule="auto"/>
              <w:ind w:firstLine="0"/>
              <w:jc w:val="left"/>
              <w:rPr>
                <w:sz w:val="21"/>
              </w:rPr>
            </w:pPr>
            <w:r>
              <w:rPr>
                <w:sz w:val="21"/>
                <w:szCs w:val="21"/>
              </w:rPr>
              <w:t>高精度三维模型（平坡）</w:t>
            </w:r>
          </w:p>
        </w:tc>
        <w:tc>
          <w:tcPr>
            <w:tcW w:w="1609" w:type="dxa"/>
            <w:vAlign w:val="center"/>
          </w:tcPr>
          <w:p w14:paraId="56ECDD75">
            <w:pPr>
              <w:snapToGrid w:val="0"/>
              <w:spacing w:before="70" w:after="70" w:line="240" w:lineRule="auto"/>
              <w:ind w:firstLine="0"/>
              <w:jc w:val="left"/>
              <w:rPr>
                <w:sz w:val="21"/>
              </w:rPr>
            </w:pPr>
            <w:r>
              <w:rPr>
                <w:sz w:val="21"/>
                <w:szCs w:val="21"/>
              </w:rPr>
              <w:t>网格模型</w:t>
            </w:r>
          </w:p>
        </w:tc>
        <w:tc>
          <w:tcPr>
            <w:tcW w:w="1386" w:type="dxa"/>
            <w:vAlign w:val="center"/>
          </w:tcPr>
          <w:p w14:paraId="57F8AE30">
            <w:pPr>
              <w:snapToGrid w:val="0"/>
              <w:spacing w:before="70" w:after="70" w:line="240" w:lineRule="auto"/>
              <w:ind w:firstLine="0"/>
              <w:jc w:val="left"/>
              <w:rPr>
                <w:sz w:val="21"/>
              </w:rPr>
            </w:pPr>
            <w:r>
              <w:rPr>
                <w:sz w:val="21"/>
                <w:szCs w:val="21"/>
              </w:rPr>
              <w:t>1 套</w:t>
            </w:r>
          </w:p>
        </w:tc>
        <w:tc>
          <w:tcPr>
            <w:tcW w:w="2153" w:type="dxa"/>
            <w:vAlign w:val="center"/>
          </w:tcPr>
          <w:p w14:paraId="7A3F5BB9">
            <w:pPr>
              <w:snapToGrid w:val="0"/>
              <w:spacing w:before="70" w:after="70" w:line="240" w:lineRule="auto"/>
              <w:ind w:firstLine="0"/>
              <w:jc w:val="left"/>
              <w:rPr>
                <w:sz w:val="21"/>
              </w:rPr>
            </w:pPr>
            <w:r>
              <w:rPr>
                <w:sz w:val="21"/>
                <w:szCs w:val="21"/>
              </w:rPr>
              <w:t>±1 mm，含底板绝对高程</w:t>
            </w:r>
          </w:p>
        </w:tc>
        <w:tc>
          <w:tcPr>
            <w:tcW w:w="1721" w:type="dxa"/>
            <w:vAlign w:val="center"/>
          </w:tcPr>
          <w:p w14:paraId="6BAEC4CF">
            <w:pPr>
              <w:snapToGrid w:val="0"/>
              <w:spacing w:before="70" w:after="70" w:line="240" w:lineRule="auto"/>
              <w:ind w:firstLine="0"/>
              <w:jc w:val="left"/>
              <w:rPr>
                <w:sz w:val="21"/>
              </w:rPr>
            </w:pPr>
            <w:r>
              <w:rPr>
                <w:sz w:val="21"/>
                <w:szCs w:val="21"/>
              </w:rPr>
              <w:t>标准尺与检查点</w:t>
            </w:r>
          </w:p>
        </w:tc>
      </w:tr>
      <w:tr w14:paraId="3849B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22B7182">
            <w:pPr>
              <w:snapToGrid w:val="0"/>
              <w:spacing w:before="70" w:after="70" w:line="240" w:lineRule="auto"/>
              <w:ind w:firstLine="0"/>
              <w:jc w:val="center"/>
              <w:rPr>
                <w:sz w:val="21"/>
              </w:rPr>
            </w:pPr>
            <w:r>
              <w:rPr>
                <w:sz w:val="21"/>
                <w:szCs w:val="21"/>
              </w:rPr>
              <w:t>3</w:t>
            </w:r>
          </w:p>
        </w:tc>
        <w:tc>
          <w:tcPr>
            <w:tcW w:w="2131" w:type="dxa"/>
            <w:vAlign w:val="center"/>
          </w:tcPr>
          <w:p w14:paraId="67AE6DAD">
            <w:pPr>
              <w:snapToGrid w:val="0"/>
              <w:spacing w:before="70" w:after="70" w:line="240" w:lineRule="auto"/>
              <w:ind w:firstLine="0"/>
              <w:jc w:val="left"/>
              <w:rPr>
                <w:sz w:val="21"/>
              </w:rPr>
            </w:pPr>
            <w:r>
              <w:rPr>
                <w:sz w:val="21"/>
                <w:szCs w:val="21"/>
              </w:rPr>
              <w:t>整体三维模型（缓坡/陡坡）</w:t>
            </w:r>
          </w:p>
        </w:tc>
        <w:tc>
          <w:tcPr>
            <w:tcW w:w="1609" w:type="dxa"/>
            <w:vAlign w:val="center"/>
          </w:tcPr>
          <w:p w14:paraId="29B283CE">
            <w:pPr>
              <w:snapToGrid w:val="0"/>
              <w:spacing w:before="70" w:after="70" w:line="240" w:lineRule="auto"/>
              <w:ind w:firstLine="0"/>
              <w:jc w:val="left"/>
              <w:rPr>
                <w:sz w:val="21"/>
              </w:rPr>
            </w:pPr>
            <w:r>
              <w:rPr>
                <w:sz w:val="21"/>
                <w:szCs w:val="21"/>
              </w:rPr>
              <w:t>网格模型</w:t>
            </w:r>
          </w:p>
        </w:tc>
        <w:tc>
          <w:tcPr>
            <w:tcW w:w="1386" w:type="dxa"/>
            <w:vAlign w:val="center"/>
          </w:tcPr>
          <w:p w14:paraId="40773646">
            <w:pPr>
              <w:snapToGrid w:val="0"/>
              <w:spacing w:before="70" w:after="70" w:line="240" w:lineRule="auto"/>
              <w:ind w:firstLine="0"/>
              <w:jc w:val="left"/>
              <w:rPr>
                <w:sz w:val="21"/>
              </w:rPr>
            </w:pPr>
            <w:r>
              <w:rPr>
                <w:sz w:val="21"/>
                <w:szCs w:val="21"/>
              </w:rPr>
              <w:t>各 1 套</w:t>
            </w:r>
          </w:p>
        </w:tc>
        <w:tc>
          <w:tcPr>
            <w:tcW w:w="2153" w:type="dxa"/>
            <w:vAlign w:val="center"/>
          </w:tcPr>
          <w:p w14:paraId="3869FD5D">
            <w:pPr>
              <w:snapToGrid w:val="0"/>
              <w:spacing w:before="70" w:after="70" w:line="240" w:lineRule="auto"/>
              <w:ind w:firstLine="0"/>
              <w:jc w:val="left"/>
              <w:rPr>
                <w:sz w:val="21"/>
              </w:rPr>
            </w:pPr>
            <w:r>
              <w:rPr>
                <w:sz w:val="21"/>
                <w:szCs w:val="21"/>
              </w:rPr>
              <w:t>±1 cm 整体，深度 ±1 mm</w:t>
            </w:r>
          </w:p>
        </w:tc>
        <w:tc>
          <w:tcPr>
            <w:tcW w:w="1721" w:type="dxa"/>
            <w:vAlign w:val="center"/>
          </w:tcPr>
          <w:p w14:paraId="55299BC5">
            <w:pPr>
              <w:snapToGrid w:val="0"/>
              <w:spacing w:before="70" w:after="70" w:line="240" w:lineRule="auto"/>
              <w:ind w:firstLine="0"/>
              <w:jc w:val="left"/>
              <w:rPr>
                <w:sz w:val="21"/>
              </w:rPr>
            </w:pPr>
            <w:r>
              <w:rPr>
                <w:sz w:val="21"/>
                <w:szCs w:val="21"/>
              </w:rPr>
              <w:t>检查点与断面比对</w:t>
            </w:r>
          </w:p>
        </w:tc>
      </w:tr>
      <w:tr w14:paraId="258E2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FEDC3D8">
            <w:pPr>
              <w:snapToGrid w:val="0"/>
              <w:spacing w:before="70" w:after="70" w:line="240" w:lineRule="auto"/>
              <w:ind w:firstLine="0"/>
              <w:jc w:val="center"/>
              <w:rPr>
                <w:sz w:val="21"/>
              </w:rPr>
            </w:pPr>
            <w:r>
              <w:rPr>
                <w:sz w:val="21"/>
                <w:szCs w:val="21"/>
              </w:rPr>
              <w:t>4</w:t>
            </w:r>
          </w:p>
        </w:tc>
        <w:tc>
          <w:tcPr>
            <w:tcW w:w="2131" w:type="dxa"/>
            <w:vAlign w:val="center"/>
          </w:tcPr>
          <w:p w14:paraId="5F7F2AE1">
            <w:pPr>
              <w:snapToGrid w:val="0"/>
              <w:spacing w:before="70" w:after="70" w:line="240" w:lineRule="auto"/>
              <w:ind w:firstLine="0"/>
              <w:jc w:val="left"/>
              <w:rPr>
                <w:sz w:val="21"/>
              </w:rPr>
            </w:pPr>
            <w:r>
              <w:rPr>
                <w:sz w:val="21"/>
                <w:szCs w:val="21"/>
              </w:rPr>
              <w:t>缺陷筛选统计成果</w:t>
            </w:r>
          </w:p>
        </w:tc>
        <w:tc>
          <w:tcPr>
            <w:tcW w:w="1609" w:type="dxa"/>
            <w:vAlign w:val="center"/>
          </w:tcPr>
          <w:p w14:paraId="2C9CEBDB">
            <w:pPr>
              <w:snapToGrid w:val="0"/>
              <w:spacing w:before="70" w:after="70" w:line="240" w:lineRule="auto"/>
              <w:ind w:firstLine="0"/>
              <w:jc w:val="left"/>
              <w:rPr>
                <w:sz w:val="21"/>
              </w:rPr>
            </w:pPr>
            <w:r>
              <w:rPr>
                <w:sz w:val="21"/>
                <w:szCs w:val="21"/>
              </w:rPr>
              <w:t>Excel + 图</w:t>
            </w:r>
          </w:p>
        </w:tc>
        <w:tc>
          <w:tcPr>
            <w:tcW w:w="1386" w:type="dxa"/>
            <w:vAlign w:val="center"/>
          </w:tcPr>
          <w:p w14:paraId="1B10FC8A">
            <w:pPr>
              <w:snapToGrid w:val="0"/>
              <w:spacing w:before="70" w:after="70" w:line="240" w:lineRule="auto"/>
              <w:ind w:firstLine="0"/>
              <w:jc w:val="left"/>
              <w:rPr>
                <w:sz w:val="21"/>
              </w:rPr>
            </w:pPr>
            <w:r>
              <w:rPr>
                <w:sz w:val="21"/>
                <w:szCs w:val="21"/>
              </w:rPr>
              <w:t>三站各 1 套</w:t>
            </w:r>
          </w:p>
        </w:tc>
        <w:tc>
          <w:tcPr>
            <w:tcW w:w="2153" w:type="dxa"/>
            <w:vAlign w:val="center"/>
          </w:tcPr>
          <w:p w14:paraId="75B4F4A6">
            <w:pPr>
              <w:snapToGrid w:val="0"/>
              <w:spacing w:before="70" w:after="70" w:line="240" w:lineRule="auto"/>
              <w:ind w:firstLine="0"/>
              <w:jc w:val="left"/>
              <w:rPr>
                <w:sz w:val="21"/>
              </w:rPr>
            </w:pPr>
            <w:r>
              <w:rPr>
                <w:sz w:val="21"/>
                <w:szCs w:val="21"/>
              </w:rPr>
              <w:t>类别、位置、尺寸完整</w:t>
            </w:r>
          </w:p>
        </w:tc>
        <w:tc>
          <w:tcPr>
            <w:tcW w:w="1721" w:type="dxa"/>
            <w:vAlign w:val="center"/>
          </w:tcPr>
          <w:p w14:paraId="3A1A7F30">
            <w:pPr>
              <w:snapToGrid w:val="0"/>
              <w:spacing w:before="70" w:after="70" w:line="240" w:lineRule="auto"/>
              <w:ind w:firstLine="0"/>
              <w:jc w:val="left"/>
              <w:rPr>
                <w:sz w:val="21"/>
              </w:rPr>
            </w:pPr>
            <w:r>
              <w:rPr>
                <w:sz w:val="21"/>
                <w:szCs w:val="21"/>
              </w:rPr>
              <w:t>与影像抽样比对</w:t>
            </w:r>
          </w:p>
        </w:tc>
      </w:tr>
      <w:tr w14:paraId="65F40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9F132B5">
            <w:pPr>
              <w:snapToGrid w:val="0"/>
              <w:spacing w:before="70" w:after="70" w:line="240" w:lineRule="auto"/>
              <w:ind w:firstLine="0"/>
              <w:jc w:val="center"/>
              <w:rPr>
                <w:sz w:val="21"/>
              </w:rPr>
            </w:pPr>
            <w:r>
              <w:rPr>
                <w:sz w:val="21"/>
                <w:szCs w:val="21"/>
              </w:rPr>
              <w:t>5</w:t>
            </w:r>
          </w:p>
        </w:tc>
        <w:tc>
          <w:tcPr>
            <w:tcW w:w="2131" w:type="dxa"/>
            <w:vAlign w:val="center"/>
          </w:tcPr>
          <w:p w14:paraId="153323BF">
            <w:pPr>
              <w:snapToGrid w:val="0"/>
              <w:spacing w:before="70" w:after="70" w:line="240" w:lineRule="auto"/>
              <w:ind w:firstLine="0"/>
              <w:jc w:val="left"/>
              <w:rPr>
                <w:sz w:val="21"/>
              </w:rPr>
            </w:pPr>
            <w:r>
              <w:rPr>
                <w:sz w:val="21"/>
                <w:szCs w:val="21"/>
              </w:rPr>
              <w:t>720° 高保真模型</w:t>
            </w:r>
          </w:p>
        </w:tc>
        <w:tc>
          <w:tcPr>
            <w:tcW w:w="1609" w:type="dxa"/>
            <w:vAlign w:val="center"/>
          </w:tcPr>
          <w:p w14:paraId="65EF0FA1">
            <w:pPr>
              <w:snapToGrid w:val="0"/>
              <w:spacing w:before="70" w:after="70" w:line="240" w:lineRule="auto"/>
              <w:ind w:firstLine="0"/>
              <w:jc w:val="left"/>
              <w:rPr>
                <w:sz w:val="21"/>
              </w:rPr>
            </w:pPr>
            <w:r>
              <w:rPr>
                <w:sz w:val="21"/>
                <w:szCs w:val="21"/>
              </w:rPr>
              <w:t>可执行/网页</w:t>
            </w:r>
          </w:p>
        </w:tc>
        <w:tc>
          <w:tcPr>
            <w:tcW w:w="1386" w:type="dxa"/>
            <w:vAlign w:val="center"/>
          </w:tcPr>
          <w:p w14:paraId="1F378B00">
            <w:pPr>
              <w:snapToGrid w:val="0"/>
              <w:spacing w:before="70" w:after="70" w:line="240" w:lineRule="auto"/>
              <w:ind w:firstLine="0"/>
              <w:jc w:val="left"/>
              <w:rPr>
                <w:sz w:val="21"/>
              </w:rPr>
            </w:pPr>
            <w:r>
              <w:rPr>
                <w:sz w:val="21"/>
                <w:szCs w:val="21"/>
              </w:rPr>
              <w:t>三站各 1 套</w:t>
            </w:r>
          </w:p>
        </w:tc>
        <w:tc>
          <w:tcPr>
            <w:tcW w:w="2153" w:type="dxa"/>
            <w:vAlign w:val="center"/>
          </w:tcPr>
          <w:p w14:paraId="30DC4DFA">
            <w:pPr>
              <w:snapToGrid w:val="0"/>
              <w:spacing w:before="70" w:after="70" w:line="240" w:lineRule="auto"/>
              <w:ind w:firstLine="0"/>
              <w:jc w:val="left"/>
              <w:rPr>
                <w:sz w:val="21"/>
              </w:rPr>
            </w:pPr>
            <w:r>
              <w:rPr>
                <w:sz w:val="21"/>
                <w:szCs w:val="21"/>
              </w:rPr>
              <w:t>可漫游、无明显失真</w:t>
            </w:r>
          </w:p>
        </w:tc>
        <w:tc>
          <w:tcPr>
            <w:tcW w:w="1721" w:type="dxa"/>
            <w:vAlign w:val="center"/>
          </w:tcPr>
          <w:p w14:paraId="0EA83488">
            <w:pPr>
              <w:snapToGrid w:val="0"/>
              <w:spacing w:before="70" w:after="70" w:line="240" w:lineRule="auto"/>
              <w:ind w:firstLine="0"/>
              <w:jc w:val="left"/>
              <w:rPr>
                <w:sz w:val="21"/>
              </w:rPr>
            </w:pPr>
            <w:r>
              <w:rPr>
                <w:sz w:val="21"/>
                <w:szCs w:val="21"/>
              </w:rPr>
              <w:t>现场演示</w:t>
            </w:r>
          </w:p>
        </w:tc>
      </w:tr>
      <w:tr w14:paraId="60738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EDE8266">
            <w:pPr>
              <w:snapToGrid w:val="0"/>
              <w:spacing w:before="70" w:after="70" w:line="240" w:lineRule="auto"/>
              <w:ind w:firstLine="0"/>
              <w:jc w:val="center"/>
              <w:rPr>
                <w:sz w:val="21"/>
              </w:rPr>
            </w:pPr>
            <w:r>
              <w:rPr>
                <w:sz w:val="21"/>
                <w:szCs w:val="21"/>
              </w:rPr>
              <w:t>6</w:t>
            </w:r>
          </w:p>
        </w:tc>
        <w:tc>
          <w:tcPr>
            <w:tcW w:w="2131" w:type="dxa"/>
            <w:vAlign w:val="center"/>
          </w:tcPr>
          <w:p w14:paraId="193D5AB9">
            <w:pPr>
              <w:snapToGrid w:val="0"/>
              <w:spacing w:before="70" w:after="70" w:line="240" w:lineRule="auto"/>
              <w:ind w:firstLine="0"/>
              <w:jc w:val="left"/>
              <w:rPr>
                <w:sz w:val="21"/>
              </w:rPr>
            </w:pPr>
            <w:r>
              <w:rPr>
                <w:sz w:val="21"/>
                <w:szCs w:val="21"/>
              </w:rPr>
              <w:t>检查测量数据分析软件</w:t>
            </w:r>
          </w:p>
        </w:tc>
        <w:tc>
          <w:tcPr>
            <w:tcW w:w="1609" w:type="dxa"/>
            <w:vAlign w:val="center"/>
          </w:tcPr>
          <w:p w14:paraId="61CE329D">
            <w:pPr>
              <w:snapToGrid w:val="0"/>
              <w:spacing w:before="70" w:after="70" w:line="240" w:lineRule="auto"/>
              <w:ind w:firstLine="0"/>
              <w:jc w:val="left"/>
              <w:rPr>
                <w:sz w:val="21"/>
              </w:rPr>
            </w:pPr>
            <w:r>
              <w:rPr>
                <w:sz w:val="21"/>
                <w:szCs w:val="21"/>
              </w:rPr>
              <w:t>安装包 + 授权</w:t>
            </w:r>
          </w:p>
        </w:tc>
        <w:tc>
          <w:tcPr>
            <w:tcW w:w="1386" w:type="dxa"/>
            <w:vAlign w:val="center"/>
          </w:tcPr>
          <w:p w14:paraId="3E788ED9">
            <w:pPr>
              <w:snapToGrid w:val="0"/>
              <w:spacing w:before="70" w:after="70" w:line="240" w:lineRule="auto"/>
              <w:ind w:firstLine="0"/>
              <w:jc w:val="left"/>
              <w:rPr>
                <w:sz w:val="21"/>
              </w:rPr>
            </w:pPr>
            <w:r>
              <w:rPr>
                <w:sz w:val="21"/>
                <w:szCs w:val="21"/>
              </w:rPr>
              <w:t>1 套</w:t>
            </w:r>
          </w:p>
        </w:tc>
        <w:tc>
          <w:tcPr>
            <w:tcW w:w="2153" w:type="dxa"/>
            <w:vAlign w:val="center"/>
          </w:tcPr>
          <w:p w14:paraId="320CDE32">
            <w:pPr>
              <w:snapToGrid w:val="0"/>
              <w:spacing w:before="70" w:after="70" w:line="240" w:lineRule="auto"/>
              <w:ind w:firstLine="0"/>
              <w:jc w:val="left"/>
              <w:rPr>
                <w:sz w:val="21"/>
              </w:rPr>
            </w:pPr>
            <w:r>
              <w:rPr>
                <w:sz w:val="21"/>
                <w:szCs w:val="21"/>
              </w:rPr>
              <w:t>功能清单全部实现</w:t>
            </w:r>
          </w:p>
        </w:tc>
        <w:tc>
          <w:tcPr>
            <w:tcW w:w="1721" w:type="dxa"/>
            <w:vAlign w:val="center"/>
          </w:tcPr>
          <w:p w14:paraId="32B4E2F5">
            <w:pPr>
              <w:snapToGrid w:val="0"/>
              <w:spacing w:before="70" w:after="70" w:line="240" w:lineRule="auto"/>
              <w:ind w:firstLine="0"/>
              <w:jc w:val="left"/>
              <w:rPr>
                <w:sz w:val="21"/>
              </w:rPr>
            </w:pPr>
            <w:r>
              <w:rPr>
                <w:sz w:val="21"/>
                <w:szCs w:val="21"/>
              </w:rPr>
              <w:t>功能测试用例</w:t>
            </w:r>
          </w:p>
        </w:tc>
      </w:tr>
      <w:tr w14:paraId="2120E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BEA6621">
            <w:pPr>
              <w:snapToGrid w:val="0"/>
              <w:spacing w:before="70" w:after="70" w:line="240" w:lineRule="auto"/>
              <w:ind w:firstLine="0"/>
              <w:jc w:val="center"/>
              <w:rPr>
                <w:sz w:val="21"/>
              </w:rPr>
            </w:pPr>
            <w:r>
              <w:rPr>
                <w:sz w:val="21"/>
                <w:szCs w:val="21"/>
              </w:rPr>
              <w:t>7</w:t>
            </w:r>
          </w:p>
        </w:tc>
        <w:tc>
          <w:tcPr>
            <w:tcW w:w="2131" w:type="dxa"/>
            <w:vAlign w:val="center"/>
          </w:tcPr>
          <w:p w14:paraId="7A5CE06B">
            <w:pPr>
              <w:snapToGrid w:val="0"/>
              <w:spacing w:before="70" w:after="70" w:line="240" w:lineRule="auto"/>
              <w:ind w:firstLine="0"/>
              <w:jc w:val="left"/>
              <w:rPr>
                <w:sz w:val="21"/>
              </w:rPr>
            </w:pPr>
            <w:r>
              <w:rPr>
                <w:sz w:val="21"/>
                <w:szCs w:val="21"/>
              </w:rPr>
              <w:t>多目视觉跟踪测量装备</w:t>
            </w:r>
          </w:p>
        </w:tc>
        <w:tc>
          <w:tcPr>
            <w:tcW w:w="1609" w:type="dxa"/>
            <w:vAlign w:val="center"/>
          </w:tcPr>
          <w:p w14:paraId="581A604E">
            <w:pPr>
              <w:snapToGrid w:val="0"/>
              <w:spacing w:before="70" w:after="70" w:line="240" w:lineRule="auto"/>
              <w:ind w:firstLine="0"/>
              <w:jc w:val="left"/>
              <w:rPr>
                <w:sz w:val="21"/>
              </w:rPr>
            </w:pPr>
            <w:r>
              <w:rPr>
                <w:sz w:val="21"/>
                <w:szCs w:val="21"/>
              </w:rPr>
              <w:t>实物 + 说明书</w:t>
            </w:r>
          </w:p>
        </w:tc>
        <w:tc>
          <w:tcPr>
            <w:tcW w:w="1386" w:type="dxa"/>
            <w:vAlign w:val="center"/>
          </w:tcPr>
          <w:p w14:paraId="06ED7EDC">
            <w:pPr>
              <w:snapToGrid w:val="0"/>
              <w:spacing w:before="70" w:after="70" w:line="240" w:lineRule="auto"/>
              <w:ind w:firstLine="0"/>
              <w:jc w:val="left"/>
              <w:rPr>
                <w:sz w:val="21"/>
              </w:rPr>
            </w:pPr>
            <w:r>
              <w:rPr>
                <w:sz w:val="21"/>
                <w:szCs w:val="21"/>
              </w:rPr>
              <w:t>1 套</w:t>
            </w:r>
          </w:p>
        </w:tc>
        <w:tc>
          <w:tcPr>
            <w:tcW w:w="2153" w:type="dxa"/>
            <w:vAlign w:val="center"/>
          </w:tcPr>
          <w:p w14:paraId="60286E53">
            <w:pPr>
              <w:snapToGrid w:val="0"/>
              <w:spacing w:before="70" w:after="70" w:line="240" w:lineRule="auto"/>
              <w:ind w:firstLine="0"/>
              <w:jc w:val="left"/>
              <w:rPr>
                <w:sz w:val="21"/>
              </w:rPr>
            </w:pPr>
            <w:r>
              <w:rPr>
                <w:sz w:val="21"/>
                <w:szCs w:val="21"/>
              </w:rPr>
              <w:t>指标达标、可稳定运行</w:t>
            </w:r>
          </w:p>
        </w:tc>
        <w:tc>
          <w:tcPr>
            <w:tcW w:w="1721" w:type="dxa"/>
            <w:vAlign w:val="center"/>
          </w:tcPr>
          <w:p w14:paraId="0A1D4D08">
            <w:pPr>
              <w:snapToGrid w:val="0"/>
              <w:spacing w:before="70" w:after="70" w:line="240" w:lineRule="auto"/>
              <w:ind w:firstLine="0"/>
              <w:jc w:val="left"/>
              <w:rPr>
                <w:sz w:val="21"/>
              </w:rPr>
            </w:pPr>
            <w:r>
              <w:rPr>
                <w:sz w:val="21"/>
                <w:szCs w:val="21"/>
              </w:rPr>
              <w:t>现场测试</w:t>
            </w:r>
          </w:p>
        </w:tc>
      </w:tr>
      <w:tr w14:paraId="08E08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684A48">
            <w:pPr>
              <w:snapToGrid w:val="0"/>
              <w:spacing w:before="70" w:after="70" w:line="240" w:lineRule="auto"/>
              <w:ind w:firstLine="0"/>
              <w:jc w:val="center"/>
              <w:rPr>
                <w:sz w:val="21"/>
              </w:rPr>
            </w:pPr>
            <w:r>
              <w:rPr>
                <w:sz w:val="21"/>
                <w:szCs w:val="21"/>
              </w:rPr>
              <w:t>8</w:t>
            </w:r>
          </w:p>
        </w:tc>
        <w:tc>
          <w:tcPr>
            <w:tcW w:w="2131" w:type="dxa"/>
            <w:vAlign w:val="center"/>
          </w:tcPr>
          <w:p w14:paraId="46F66ED8">
            <w:pPr>
              <w:snapToGrid w:val="0"/>
              <w:spacing w:before="70" w:after="70" w:line="240" w:lineRule="auto"/>
              <w:ind w:firstLine="0"/>
              <w:jc w:val="left"/>
              <w:rPr>
                <w:sz w:val="21"/>
              </w:rPr>
            </w:pPr>
            <w:r>
              <w:rPr>
                <w:sz w:val="21"/>
                <w:szCs w:val="21"/>
              </w:rPr>
              <w:t>面扫描装备（三种构型）</w:t>
            </w:r>
          </w:p>
        </w:tc>
        <w:tc>
          <w:tcPr>
            <w:tcW w:w="1609" w:type="dxa"/>
            <w:vAlign w:val="center"/>
          </w:tcPr>
          <w:p w14:paraId="77072144">
            <w:pPr>
              <w:snapToGrid w:val="0"/>
              <w:spacing w:before="70" w:after="70" w:line="240" w:lineRule="auto"/>
              <w:ind w:firstLine="0"/>
              <w:jc w:val="left"/>
              <w:rPr>
                <w:sz w:val="21"/>
              </w:rPr>
            </w:pPr>
            <w:r>
              <w:rPr>
                <w:sz w:val="21"/>
                <w:szCs w:val="21"/>
              </w:rPr>
              <w:t>实物 + 说明书</w:t>
            </w:r>
          </w:p>
        </w:tc>
        <w:tc>
          <w:tcPr>
            <w:tcW w:w="1386" w:type="dxa"/>
            <w:vAlign w:val="center"/>
          </w:tcPr>
          <w:p w14:paraId="679434DF">
            <w:pPr>
              <w:snapToGrid w:val="0"/>
              <w:spacing w:before="70" w:after="70" w:line="240" w:lineRule="auto"/>
              <w:ind w:firstLine="0"/>
              <w:jc w:val="left"/>
              <w:rPr>
                <w:sz w:val="21"/>
              </w:rPr>
            </w:pPr>
            <w:r>
              <w:rPr>
                <w:sz w:val="21"/>
                <w:szCs w:val="21"/>
              </w:rPr>
              <w:t>1 套</w:t>
            </w:r>
          </w:p>
        </w:tc>
        <w:tc>
          <w:tcPr>
            <w:tcW w:w="2153" w:type="dxa"/>
            <w:vAlign w:val="center"/>
          </w:tcPr>
          <w:p w14:paraId="3BBD42ED">
            <w:pPr>
              <w:snapToGrid w:val="0"/>
              <w:spacing w:before="70" w:after="70" w:line="240" w:lineRule="auto"/>
              <w:ind w:firstLine="0"/>
              <w:jc w:val="left"/>
              <w:rPr>
                <w:sz w:val="21"/>
              </w:rPr>
            </w:pPr>
            <w:r>
              <w:rPr>
                <w:sz w:val="21"/>
                <w:szCs w:val="21"/>
              </w:rPr>
              <w:t>三场景适配</w:t>
            </w:r>
          </w:p>
        </w:tc>
        <w:tc>
          <w:tcPr>
            <w:tcW w:w="1721" w:type="dxa"/>
            <w:vAlign w:val="center"/>
          </w:tcPr>
          <w:p w14:paraId="66BD57DC">
            <w:pPr>
              <w:snapToGrid w:val="0"/>
              <w:spacing w:before="70" w:after="70" w:line="240" w:lineRule="auto"/>
              <w:ind w:firstLine="0"/>
              <w:jc w:val="left"/>
              <w:rPr>
                <w:sz w:val="21"/>
              </w:rPr>
            </w:pPr>
            <w:r>
              <w:rPr>
                <w:sz w:val="21"/>
                <w:szCs w:val="21"/>
              </w:rPr>
              <w:t>三场景实测</w:t>
            </w:r>
          </w:p>
        </w:tc>
      </w:tr>
      <w:tr w14:paraId="5E030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345E6C">
            <w:pPr>
              <w:snapToGrid w:val="0"/>
              <w:spacing w:before="70" w:after="70" w:line="240" w:lineRule="auto"/>
              <w:ind w:firstLine="0"/>
              <w:jc w:val="center"/>
              <w:rPr>
                <w:sz w:val="21"/>
              </w:rPr>
            </w:pPr>
            <w:r>
              <w:rPr>
                <w:sz w:val="21"/>
                <w:szCs w:val="21"/>
              </w:rPr>
              <w:t>9</w:t>
            </w:r>
          </w:p>
        </w:tc>
        <w:tc>
          <w:tcPr>
            <w:tcW w:w="2131" w:type="dxa"/>
            <w:vAlign w:val="center"/>
          </w:tcPr>
          <w:p w14:paraId="7C172315">
            <w:pPr>
              <w:snapToGrid w:val="0"/>
              <w:spacing w:before="70" w:after="70" w:line="240" w:lineRule="auto"/>
              <w:ind w:firstLine="0"/>
              <w:jc w:val="left"/>
              <w:rPr>
                <w:sz w:val="21"/>
              </w:rPr>
            </w:pPr>
            <w:r>
              <w:rPr>
                <w:sz w:val="21"/>
                <w:szCs w:val="21"/>
              </w:rPr>
              <w:t>检查报告</w:t>
            </w:r>
          </w:p>
        </w:tc>
        <w:tc>
          <w:tcPr>
            <w:tcW w:w="1609" w:type="dxa"/>
            <w:vAlign w:val="center"/>
          </w:tcPr>
          <w:p w14:paraId="1EA9D245">
            <w:pPr>
              <w:snapToGrid w:val="0"/>
              <w:spacing w:before="70" w:after="70" w:line="240" w:lineRule="auto"/>
              <w:ind w:firstLine="0"/>
              <w:jc w:val="left"/>
              <w:rPr>
                <w:sz w:val="21"/>
              </w:rPr>
            </w:pPr>
            <w:r>
              <w:rPr>
                <w:sz w:val="21"/>
                <w:szCs w:val="21"/>
              </w:rPr>
              <w:t>Word/PDF</w:t>
            </w:r>
          </w:p>
        </w:tc>
        <w:tc>
          <w:tcPr>
            <w:tcW w:w="1386" w:type="dxa"/>
            <w:vAlign w:val="center"/>
          </w:tcPr>
          <w:p w14:paraId="73F45B6F">
            <w:pPr>
              <w:snapToGrid w:val="0"/>
              <w:spacing w:before="70" w:after="70" w:line="240" w:lineRule="auto"/>
              <w:ind w:firstLine="0"/>
              <w:jc w:val="left"/>
              <w:rPr>
                <w:sz w:val="21"/>
              </w:rPr>
            </w:pPr>
            <w:r>
              <w:rPr>
                <w:sz w:val="21"/>
                <w:szCs w:val="21"/>
              </w:rPr>
              <w:t>按孔/闸</w:t>
            </w:r>
          </w:p>
        </w:tc>
        <w:tc>
          <w:tcPr>
            <w:tcW w:w="2153" w:type="dxa"/>
            <w:vAlign w:val="center"/>
          </w:tcPr>
          <w:p w14:paraId="00649E46">
            <w:pPr>
              <w:snapToGrid w:val="0"/>
              <w:spacing w:before="70" w:after="70" w:line="240" w:lineRule="auto"/>
              <w:ind w:firstLine="0"/>
              <w:jc w:val="left"/>
              <w:rPr>
                <w:sz w:val="21"/>
              </w:rPr>
            </w:pPr>
            <w:r>
              <w:rPr>
                <w:sz w:val="21"/>
                <w:szCs w:val="21"/>
              </w:rPr>
              <w:t>章节完整、结论明确</w:t>
            </w:r>
          </w:p>
        </w:tc>
        <w:tc>
          <w:tcPr>
            <w:tcW w:w="1721" w:type="dxa"/>
            <w:vAlign w:val="center"/>
          </w:tcPr>
          <w:p w14:paraId="2F189B1A">
            <w:pPr>
              <w:snapToGrid w:val="0"/>
              <w:spacing w:before="70" w:after="70" w:line="240" w:lineRule="auto"/>
              <w:ind w:firstLine="0"/>
              <w:jc w:val="left"/>
              <w:rPr>
                <w:sz w:val="21"/>
              </w:rPr>
            </w:pPr>
            <w:r>
              <w:rPr>
                <w:sz w:val="21"/>
                <w:szCs w:val="21"/>
              </w:rPr>
              <w:t>甲方审核</w:t>
            </w:r>
          </w:p>
        </w:tc>
      </w:tr>
      <w:tr w14:paraId="01AC1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60B894B">
            <w:pPr>
              <w:snapToGrid w:val="0"/>
              <w:spacing w:before="70" w:after="70" w:line="240" w:lineRule="auto"/>
              <w:ind w:firstLine="0"/>
              <w:jc w:val="center"/>
              <w:rPr>
                <w:sz w:val="21"/>
              </w:rPr>
            </w:pPr>
            <w:r>
              <w:rPr>
                <w:sz w:val="21"/>
                <w:szCs w:val="21"/>
              </w:rPr>
              <w:t>10</w:t>
            </w:r>
          </w:p>
        </w:tc>
        <w:tc>
          <w:tcPr>
            <w:tcW w:w="2131" w:type="dxa"/>
            <w:vAlign w:val="center"/>
          </w:tcPr>
          <w:p w14:paraId="739EE0A7">
            <w:pPr>
              <w:snapToGrid w:val="0"/>
              <w:spacing w:before="70" w:after="70" w:line="240" w:lineRule="auto"/>
              <w:ind w:firstLine="0"/>
              <w:jc w:val="left"/>
              <w:rPr>
                <w:sz w:val="21"/>
              </w:rPr>
            </w:pPr>
            <w:r>
              <w:rPr>
                <w:sz w:val="21"/>
                <w:szCs w:val="21"/>
              </w:rPr>
              <w:t>缺陷汇总表</w:t>
            </w:r>
          </w:p>
        </w:tc>
        <w:tc>
          <w:tcPr>
            <w:tcW w:w="1609" w:type="dxa"/>
            <w:vAlign w:val="center"/>
          </w:tcPr>
          <w:p w14:paraId="311D61C7">
            <w:pPr>
              <w:snapToGrid w:val="0"/>
              <w:spacing w:before="70" w:after="70" w:line="240" w:lineRule="auto"/>
              <w:ind w:firstLine="0"/>
              <w:jc w:val="left"/>
              <w:rPr>
                <w:sz w:val="21"/>
              </w:rPr>
            </w:pPr>
            <w:r>
              <w:rPr>
                <w:sz w:val="21"/>
                <w:szCs w:val="21"/>
              </w:rPr>
              <w:t>Excel</w:t>
            </w:r>
          </w:p>
        </w:tc>
        <w:tc>
          <w:tcPr>
            <w:tcW w:w="1386" w:type="dxa"/>
            <w:vAlign w:val="center"/>
          </w:tcPr>
          <w:p w14:paraId="4F3CD38D">
            <w:pPr>
              <w:snapToGrid w:val="0"/>
              <w:spacing w:before="70" w:after="70" w:line="240" w:lineRule="auto"/>
              <w:ind w:firstLine="0"/>
              <w:jc w:val="left"/>
              <w:rPr>
                <w:sz w:val="21"/>
              </w:rPr>
            </w:pPr>
            <w:r>
              <w:rPr>
                <w:sz w:val="21"/>
                <w:szCs w:val="21"/>
              </w:rPr>
              <w:t>按孔/闸</w:t>
            </w:r>
          </w:p>
        </w:tc>
        <w:tc>
          <w:tcPr>
            <w:tcW w:w="2153" w:type="dxa"/>
            <w:vAlign w:val="center"/>
          </w:tcPr>
          <w:p w14:paraId="6B8CB444">
            <w:pPr>
              <w:snapToGrid w:val="0"/>
              <w:spacing w:before="70" w:after="70" w:line="240" w:lineRule="auto"/>
              <w:ind w:firstLine="0"/>
              <w:jc w:val="left"/>
              <w:rPr>
                <w:sz w:val="21"/>
              </w:rPr>
            </w:pPr>
            <w:r>
              <w:rPr>
                <w:sz w:val="21"/>
                <w:szCs w:val="21"/>
              </w:rPr>
              <w:t>编号唯一、数据一致</w:t>
            </w:r>
          </w:p>
        </w:tc>
        <w:tc>
          <w:tcPr>
            <w:tcW w:w="1721" w:type="dxa"/>
            <w:vAlign w:val="center"/>
          </w:tcPr>
          <w:p w14:paraId="0FEC9210">
            <w:pPr>
              <w:snapToGrid w:val="0"/>
              <w:spacing w:before="70" w:after="70" w:line="240" w:lineRule="auto"/>
              <w:ind w:firstLine="0"/>
              <w:jc w:val="left"/>
              <w:rPr>
                <w:sz w:val="21"/>
              </w:rPr>
            </w:pPr>
            <w:r>
              <w:rPr>
                <w:sz w:val="21"/>
                <w:szCs w:val="21"/>
              </w:rPr>
              <w:t>抽样核对</w:t>
            </w:r>
          </w:p>
        </w:tc>
      </w:tr>
      <w:tr w14:paraId="0C480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32BE70E">
            <w:pPr>
              <w:snapToGrid w:val="0"/>
              <w:spacing w:before="70" w:after="70" w:line="240" w:lineRule="auto"/>
              <w:ind w:firstLine="0"/>
              <w:jc w:val="center"/>
              <w:rPr>
                <w:sz w:val="21"/>
              </w:rPr>
            </w:pPr>
            <w:r>
              <w:rPr>
                <w:sz w:val="21"/>
                <w:szCs w:val="21"/>
              </w:rPr>
              <w:t>11</w:t>
            </w:r>
          </w:p>
        </w:tc>
        <w:tc>
          <w:tcPr>
            <w:tcW w:w="2131" w:type="dxa"/>
            <w:vAlign w:val="center"/>
          </w:tcPr>
          <w:p w14:paraId="064BE653">
            <w:pPr>
              <w:snapToGrid w:val="0"/>
              <w:spacing w:before="70" w:after="70" w:line="240" w:lineRule="auto"/>
              <w:ind w:firstLine="0"/>
              <w:jc w:val="left"/>
              <w:rPr>
                <w:sz w:val="21"/>
              </w:rPr>
            </w:pPr>
            <w:r>
              <w:rPr>
                <w:sz w:val="21"/>
                <w:szCs w:val="21"/>
              </w:rPr>
              <w:t>DWG 检查记录图</w:t>
            </w:r>
          </w:p>
        </w:tc>
        <w:tc>
          <w:tcPr>
            <w:tcW w:w="1609" w:type="dxa"/>
            <w:vAlign w:val="center"/>
          </w:tcPr>
          <w:p w14:paraId="28CFA74A">
            <w:pPr>
              <w:snapToGrid w:val="0"/>
              <w:spacing w:before="70" w:after="70" w:line="240" w:lineRule="auto"/>
              <w:ind w:firstLine="0"/>
              <w:jc w:val="left"/>
              <w:rPr>
                <w:sz w:val="21"/>
              </w:rPr>
            </w:pPr>
            <w:r>
              <w:rPr>
                <w:sz w:val="21"/>
                <w:szCs w:val="21"/>
              </w:rPr>
              <w:t>DWG</w:t>
            </w:r>
          </w:p>
        </w:tc>
        <w:tc>
          <w:tcPr>
            <w:tcW w:w="1386" w:type="dxa"/>
            <w:vAlign w:val="center"/>
          </w:tcPr>
          <w:p w14:paraId="41519102">
            <w:pPr>
              <w:snapToGrid w:val="0"/>
              <w:spacing w:before="70" w:after="70" w:line="240" w:lineRule="auto"/>
              <w:ind w:firstLine="0"/>
              <w:jc w:val="left"/>
              <w:rPr>
                <w:sz w:val="21"/>
              </w:rPr>
            </w:pPr>
            <w:r>
              <w:rPr>
                <w:sz w:val="21"/>
                <w:szCs w:val="21"/>
              </w:rPr>
              <w:t>按孔/闸</w:t>
            </w:r>
          </w:p>
        </w:tc>
        <w:tc>
          <w:tcPr>
            <w:tcW w:w="2153" w:type="dxa"/>
            <w:vAlign w:val="center"/>
          </w:tcPr>
          <w:p w14:paraId="7134CC5F">
            <w:pPr>
              <w:snapToGrid w:val="0"/>
              <w:spacing w:before="70" w:after="70" w:line="240" w:lineRule="auto"/>
              <w:ind w:firstLine="0"/>
              <w:jc w:val="left"/>
              <w:rPr>
                <w:sz w:val="21"/>
              </w:rPr>
            </w:pPr>
            <w:r>
              <w:rPr>
                <w:sz w:val="21"/>
                <w:szCs w:val="21"/>
              </w:rPr>
              <w:t>图层规范、标注完整</w:t>
            </w:r>
          </w:p>
        </w:tc>
        <w:tc>
          <w:tcPr>
            <w:tcW w:w="1721" w:type="dxa"/>
            <w:vAlign w:val="center"/>
          </w:tcPr>
          <w:p w14:paraId="11913FC4">
            <w:pPr>
              <w:snapToGrid w:val="0"/>
              <w:spacing w:before="70" w:after="70" w:line="240" w:lineRule="auto"/>
              <w:ind w:firstLine="0"/>
              <w:jc w:val="left"/>
              <w:rPr>
                <w:sz w:val="21"/>
              </w:rPr>
            </w:pPr>
            <w:r>
              <w:rPr>
                <w:sz w:val="21"/>
                <w:szCs w:val="21"/>
              </w:rPr>
              <w:t>图纸审查</w:t>
            </w:r>
          </w:p>
        </w:tc>
      </w:tr>
      <w:tr w14:paraId="47D7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6951B5">
            <w:pPr>
              <w:snapToGrid w:val="0"/>
              <w:spacing w:before="70" w:after="70" w:line="240" w:lineRule="auto"/>
              <w:ind w:firstLine="0"/>
              <w:jc w:val="center"/>
              <w:rPr>
                <w:sz w:val="21"/>
              </w:rPr>
            </w:pPr>
            <w:r>
              <w:rPr>
                <w:sz w:val="21"/>
                <w:szCs w:val="21"/>
              </w:rPr>
              <w:t>12</w:t>
            </w:r>
          </w:p>
        </w:tc>
        <w:tc>
          <w:tcPr>
            <w:tcW w:w="2131" w:type="dxa"/>
            <w:vAlign w:val="center"/>
          </w:tcPr>
          <w:p w14:paraId="00706F70">
            <w:pPr>
              <w:snapToGrid w:val="0"/>
              <w:spacing w:before="70" w:after="70" w:line="240" w:lineRule="auto"/>
              <w:ind w:firstLine="0"/>
              <w:jc w:val="left"/>
              <w:rPr>
                <w:sz w:val="21"/>
              </w:rPr>
            </w:pPr>
            <w:r>
              <w:rPr>
                <w:sz w:val="21"/>
                <w:szCs w:val="21"/>
              </w:rPr>
              <w:t>平面展开云图</w:t>
            </w:r>
          </w:p>
        </w:tc>
        <w:tc>
          <w:tcPr>
            <w:tcW w:w="1609" w:type="dxa"/>
            <w:vAlign w:val="center"/>
          </w:tcPr>
          <w:p w14:paraId="746FD7A1">
            <w:pPr>
              <w:snapToGrid w:val="0"/>
              <w:spacing w:before="70" w:after="70" w:line="240" w:lineRule="auto"/>
              <w:ind w:firstLine="0"/>
              <w:jc w:val="left"/>
              <w:rPr>
                <w:sz w:val="21"/>
              </w:rPr>
            </w:pPr>
            <w:r>
              <w:rPr>
                <w:sz w:val="21"/>
                <w:szCs w:val="21"/>
              </w:rPr>
              <w:t>图片/PDF</w:t>
            </w:r>
          </w:p>
        </w:tc>
        <w:tc>
          <w:tcPr>
            <w:tcW w:w="1386" w:type="dxa"/>
            <w:vAlign w:val="center"/>
          </w:tcPr>
          <w:p w14:paraId="01B02152">
            <w:pPr>
              <w:snapToGrid w:val="0"/>
              <w:spacing w:before="70" w:after="70" w:line="240" w:lineRule="auto"/>
              <w:ind w:firstLine="0"/>
              <w:jc w:val="left"/>
              <w:rPr>
                <w:sz w:val="21"/>
              </w:rPr>
            </w:pPr>
            <w:r>
              <w:rPr>
                <w:sz w:val="21"/>
                <w:szCs w:val="21"/>
              </w:rPr>
              <w:t>按孔/闸</w:t>
            </w:r>
          </w:p>
        </w:tc>
        <w:tc>
          <w:tcPr>
            <w:tcW w:w="2153" w:type="dxa"/>
            <w:vAlign w:val="center"/>
          </w:tcPr>
          <w:p w14:paraId="5CFB001C">
            <w:pPr>
              <w:snapToGrid w:val="0"/>
              <w:spacing w:before="70" w:after="70" w:line="240" w:lineRule="auto"/>
              <w:ind w:firstLine="0"/>
              <w:jc w:val="left"/>
              <w:rPr>
                <w:sz w:val="21"/>
              </w:rPr>
            </w:pPr>
            <w:r>
              <w:rPr>
                <w:sz w:val="21"/>
                <w:szCs w:val="21"/>
              </w:rPr>
              <w:t>色标正确、坐标一致</w:t>
            </w:r>
          </w:p>
        </w:tc>
        <w:tc>
          <w:tcPr>
            <w:tcW w:w="1721" w:type="dxa"/>
            <w:vAlign w:val="center"/>
          </w:tcPr>
          <w:p w14:paraId="24400A4B">
            <w:pPr>
              <w:snapToGrid w:val="0"/>
              <w:spacing w:before="70" w:after="70" w:line="240" w:lineRule="auto"/>
              <w:ind w:firstLine="0"/>
              <w:jc w:val="left"/>
              <w:rPr>
                <w:sz w:val="21"/>
              </w:rPr>
            </w:pPr>
            <w:r>
              <w:rPr>
                <w:sz w:val="21"/>
                <w:szCs w:val="21"/>
              </w:rPr>
              <w:t>目视与抽测</w:t>
            </w:r>
          </w:p>
        </w:tc>
      </w:tr>
      <w:tr w14:paraId="21F39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58270B">
            <w:pPr>
              <w:snapToGrid w:val="0"/>
              <w:spacing w:before="70" w:after="70" w:line="240" w:lineRule="auto"/>
              <w:ind w:firstLine="0"/>
              <w:jc w:val="center"/>
              <w:rPr>
                <w:sz w:val="21"/>
              </w:rPr>
            </w:pPr>
            <w:r>
              <w:rPr>
                <w:sz w:val="21"/>
                <w:szCs w:val="21"/>
              </w:rPr>
              <w:t>13</w:t>
            </w:r>
          </w:p>
        </w:tc>
        <w:tc>
          <w:tcPr>
            <w:tcW w:w="2131" w:type="dxa"/>
            <w:vAlign w:val="center"/>
          </w:tcPr>
          <w:p w14:paraId="11DE976F">
            <w:pPr>
              <w:snapToGrid w:val="0"/>
              <w:spacing w:before="70" w:after="70" w:line="240" w:lineRule="auto"/>
              <w:ind w:firstLine="0"/>
              <w:jc w:val="left"/>
              <w:rPr>
                <w:sz w:val="21"/>
              </w:rPr>
            </w:pPr>
            <w:r>
              <w:rPr>
                <w:sz w:val="21"/>
                <w:szCs w:val="21"/>
              </w:rPr>
              <w:t>技术研究报告</w:t>
            </w:r>
          </w:p>
        </w:tc>
        <w:tc>
          <w:tcPr>
            <w:tcW w:w="1609" w:type="dxa"/>
            <w:vAlign w:val="center"/>
          </w:tcPr>
          <w:p w14:paraId="236426E9">
            <w:pPr>
              <w:snapToGrid w:val="0"/>
              <w:spacing w:before="70" w:after="70" w:line="240" w:lineRule="auto"/>
              <w:ind w:firstLine="0"/>
              <w:jc w:val="left"/>
              <w:rPr>
                <w:sz w:val="21"/>
              </w:rPr>
            </w:pPr>
            <w:r>
              <w:rPr>
                <w:sz w:val="21"/>
                <w:szCs w:val="21"/>
              </w:rPr>
              <w:t>Word/PDF</w:t>
            </w:r>
          </w:p>
        </w:tc>
        <w:tc>
          <w:tcPr>
            <w:tcW w:w="1386" w:type="dxa"/>
            <w:vAlign w:val="center"/>
          </w:tcPr>
          <w:p w14:paraId="54358B37">
            <w:pPr>
              <w:snapToGrid w:val="0"/>
              <w:spacing w:before="70" w:after="70" w:line="240" w:lineRule="auto"/>
              <w:ind w:firstLine="0"/>
              <w:jc w:val="left"/>
              <w:rPr>
                <w:sz w:val="21"/>
              </w:rPr>
            </w:pPr>
            <w:r>
              <w:rPr>
                <w:sz w:val="21"/>
                <w:szCs w:val="21"/>
              </w:rPr>
              <w:t>1 套</w:t>
            </w:r>
          </w:p>
        </w:tc>
        <w:tc>
          <w:tcPr>
            <w:tcW w:w="2153" w:type="dxa"/>
            <w:vAlign w:val="center"/>
          </w:tcPr>
          <w:p w14:paraId="252A9D44">
            <w:pPr>
              <w:snapToGrid w:val="0"/>
              <w:spacing w:before="70" w:after="70" w:line="240" w:lineRule="auto"/>
              <w:ind w:firstLine="0"/>
              <w:jc w:val="left"/>
              <w:rPr>
                <w:sz w:val="21"/>
              </w:rPr>
            </w:pPr>
            <w:r>
              <w:rPr>
                <w:sz w:val="21"/>
                <w:szCs w:val="21"/>
              </w:rPr>
              <w:t>内容完整、结论可靠</w:t>
            </w:r>
          </w:p>
        </w:tc>
        <w:tc>
          <w:tcPr>
            <w:tcW w:w="1721" w:type="dxa"/>
            <w:vAlign w:val="center"/>
          </w:tcPr>
          <w:p w14:paraId="6EDFFCD6">
            <w:pPr>
              <w:snapToGrid w:val="0"/>
              <w:spacing w:before="70" w:after="70" w:line="240" w:lineRule="auto"/>
              <w:ind w:firstLine="0"/>
              <w:jc w:val="left"/>
              <w:rPr>
                <w:sz w:val="21"/>
              </w:rPr>
            </w:pPr>
            <w:r>
              <w:rPr>
                <w:sz w:val="21"/>
                <w:szCs w:val="21"/>
              </w:rPr>
              <w:t>专家评审</w:t>
            </w:r>
          </w:p>
        </w:tc>
      </w:tr>
      <w:tr w14:paraId="7EEAF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8F2F38">
            <w:pPr>
              <w:snapToGrid w:val="0"/>
              <w:spacing w:before="70" w:after="70" w:line="240" w:lineRule="auto"/>
              <w:ind w:firstLine="0"/>
              <w:jc w:val="center"/>
              <w:rPr>
                <w:sz w:val="21"/>
              </w:rPr>
            </w:pPr>
            <w:r>
              <w:rPr>
                <w:sz w:val="21"/>
                <w:szCs w:val="21"/>
              </w:rPr>
              <w:t>14</w:t>
            </w:r>
          </w:p>
        </w:tc>
        <w:tc>
          <w:tcPr>
            <w:tcW w:w="2131" w:type="dxa"/>
            <w:vAlign w:val="center"/>
          </w:tcPr>
          <w:p w14:paraId="481327BF">
            <w:pPr>
              <w:snapToGrid w:val="0"/>
              <w:spacing w:before="70" w:after="70" w:line="240" w:lineRule="auto"/>
              <w:ind w:firstLine="0"/>
              <w:jc w:val="left"/>
              <w:rPr>
                <w:sz w:val="21"/>
              </w:rPr>
            </w:pPr>
            <w:r>
              <w:rPr>
                <w:sz w:val="21"/>
                <w:szCs w:val="21"/>
              </w:rPr>
              <w:t>第三方测试或型式试验报告</w:t>
            </w:r>
          </w:p>
        </w:tc>
        <w:tc>
          <w:tcPr>
            <w:tcW w:w="1609" w:type="dxa"/>
            <w:vAlign w:val="center"/>
          </w:tcPr>
          <w:p w14:paraId="21E8B144">
            <w:pPr>
              <w:snapToGrid w:val="0"/>
              <w:spacing w:before="70" w:after="70" w:line="240" w:lineRule="auto"/>
              <w:ind w:firstLine="0"/>
              <w:jc w:val="left"/>
              <w:rPr>
                <w:sz w:val="21"/>
              </w:rPr>
            </w:pPr>
            <w:r>
              <w:rPr>
                <w:sz w:val="21"/>
                <w:szCs w:val="21"/>
              </w:rPr>
              <w:t>报告</w:t>
            </w:r>
          </w:p>
        </w:tc>
        <w:tc>
          <w:tcPr>
            <w:tcW w:w="1386" w:type="dxa"/>
            <w:vAlign w:val="center"/>
          </w:tcPr>
          <w:p w14:paraId="76E5403D">
            <w:pPr>
              <w:snapToGrid w:val="0"/>
              <w:spacing w:before="70" w:after="70" w:line="240" w:lineRule="auto"/>
              <w:ind w:firstLine="0"/>
              <w:jc w:val="left"/>
              <w:rPr>
                <w:sz w:val="21"/>
              </w:rPr>
            </w:pPr>
            <w:r>
              <w:rPr>
                <w:sz w:val="21"/>
                <w:szCs w:val="21"/>
              </w:rPr>
              <w:t>1 套</w:t>
            </w:r>
          </w:p>
        </w:tc>
        <w:tc>
          <w:tcPr>
            <w:tcW w:w="2153" w:type="dxa"/>
            <w:vAlign w:val="center"/>
          </w:tcPr>
          <w:p w14:paraId="53DE4963">
            <w:pPr>
              <w:snapToGrid w:val="0"/>
              <w:spacing w:before="70" w:after="70" w:line="240" w:lineRule="auto"/>
              <w:ind w:firstLine="0"/>
              <w:jc w:val="left"/>
              <w:rPr>
                <w:sz w:val="21"/>
              </w:rPr>
            </w:pPr>
            <w:r>
              <w:rPr>
                <w:sz w:val="21"/>
                <w:szCs w:val="21"/>
              </w:rPr>
              <w:t>符合合同要求</w:t>
            </w:r>
          </w:p>
        </w:tc>
        <w:tc>
          <w:tcPr>
            <w:tcW w:w="1721" w:type="dxa"/>
            <w:vAlign w:val="center"/>
          </w:tcPr>
          <w:p w14:paraId="11B24418">
            <w:pPr>
              <w:snapToGrid w:val="0"/>
              <w:spacing w:before="70" w:after="70" w:line="240" w:lineRule="auto"/>
              <w:ind w:firstLine="0"/>
              <w:jc w:val="left"/>
              <w:rPr>
                <w:sz w:val="21"/>
              </w:rPr>
            </w:pPr>
            <w:r>
              <w:rPr>
                <w:sz w:val="21"/>
                <w:szCs w:val="21"/>
              </w:rPr>
              <w:t>报告核查</w:t>
            </w:r>
          </w:p>
        </w:tc>
      </w:tr>
      <w:tr w14:paraId="6BBCE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78A7A50">
            <w:pPr>
              <w:snapToGrid w:val="0"/>
              <w:spacing w:before="70" w:after="70" w:line="240" w:lineRule="auto"/>
              <w:ind w:firstLine="0"/>
              <w:jc w:val="center"/>
              <w:rPr>
                <w:sz w:val="21"/>
              </w:rPr>
            </w:pPr>
            <w:r>
              <w:rPr>
                <w:sz w:val="21"/>
                <w:szCs w:val="21"/>
              </w:rPr>
              <w:t>15</w:t>
            </w:r>
          </w:p>
        </w:tc>
        <w:tc>
          <w:tcPr>
            <w:tcW w:w="2131" w:type="dxa"/>
            <w:vAlign w:val="center"/>
          </w:tcPr>
          <w:p w14:paraId="36831D10">
            <w:pPr>
              <w:snapToGrid w:val="0"/>
              <w:spacing w:before="70" w:after="70" w:line="240" w:lineRule="auto"/>
              <w:ind w:firstLine="0"/>
              <w:jc w:val="left"/>
              <w:rPr>
                <w:sz w:val="21"/>
              </w:rPr>
            </w:pPr>
            <w:r>
              <w:rPr>
                <w:sz w:val="21"/>
                <w:szCs w:val="21"/>
              </w:rPr>
              <w:t>专利与软著</w:t>
            </w:r>
          </w:p>
        </w:tc>
        <w:tc>
          <w:tcPr>
            <w:tcW w:w="1609" w:type="dxa"/>
            <w:vAlign w:val="center"/>
          </w:tcPr>
          <w:p w14:paraId="5EFECC06">
            <w:pPr>
              <w:snapToGrid w:val="0"/>
              <w:spacing w:before="70" w:after="70" w:line="240" w:lineRule="auto"/>
              <w:ind w:firstLine="0"/>
              <w:jc w:val="left"/>
              <w:rPr>
                <w:sz w:val="21"/>
              </w:rPr>
            </w:pPr>
            <w:r>
              <w:rPr>
                <w:sz w:val="21"/>
                <w:szCs w:val="21"/>
              </w:rPr>
              <w:t>受理/证书</w:t>
            </w:r>
          </w:p>
        </w:tc>
        <w:tc>
          <w:tcPr>
            <w:tcW w:w="1386" w:type="dxa"/>
            <w:vAlign w:val="center"/>
          </w:tcPr>
          <w:p w14:paraId="6FE5DA84">
            <w:pPr>
              <w:snapToGrid w:val="0"/>
              <w:spacing w:before="70" w:after="70" w:line="240" w:lineRule="auto"/>
              <w:ind w:firstLine="0"/>
              <w:jc w:val="left"/>
              <w:rPr>
                <w:sz w:val="21"/>
              </w:rPr>
            </w:pPr>
            <w:r>
              <w:rPr>
                <w:sz w:val="21"/>
                <w:szCs w:val="21"/>
              </w:rPr>
              <w:t>按承诺</w:t>
            </w:r>
          </w:p>
        </w:tc>
        <w:tc>
          <w:tcPr>
            <w:tcW w:w="2153" w:type="dxa"/>
            <w:vAlign w:val="center"/>
          </w:tcPr>
          <w:p w14:paraId="5FFD0013">
            <w:pPr>
              <w:snapToGrid w:val="0"/>
              <w:spacing w:before="70" w:after="70" w:line="240" w:lineRule="auto"/>
              <w:ind w:firstLine="0"/>
              <w:jc w:val="left"/>
              <w:rPr>
                <w:sz w:val="21"/>
              </w:rPr>
            </w:pPr>
            <w:r>
              <w:rPr>
                <w:sz w:val="21"/>
                <w:szCs w:val="21"/>
              </w:rPr>
              <w:t>与合同承诺一致</w:t>
            </w:r>
          </w:p>
        </w:tc>
        <w:tc>
          <w:tcPr>
            <w:tcW w:w="1721" w:type="dxa"/>
            <w:vAlign w:val="center"/>
          </w:tcPr>
          <w:p w14:paraId="07F8B824">
            <w:pPr>
              <w:snapToGrid w:val="0"/>
              <w:spacing w:before="70" w:after="70" w:line="240" w:lineRule="auto"/>
              <w:ind w:firstLine="0"/>
              <w:jc w:val="left"/>
              <w:rPr>
                <w:sz w:val="21"/>
              </w:rPr>
            </w:pPr>
            <w:r>
              <w:rPr>
                <w:sz w:val="21"/>
                <w:szCs w:val="21"/>
              </w:rPr>
              <w:t>证书核查</w:t>
            </w:r>
          </w:p>
        </w:tc>
      </w:tr>
      <w:tr w14:paraId="10D86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99EF22E">
            <w:pPr>
              <w:snapToGrid w:val="0"/>
              <w:spacing w:before="70" w:after="70" w:line="240" w:lineRule="auto"/>
              <w:ind w:firstLine="0"/>
              <w:jc w:val="center"/>
              <w:rPr>
                <w:sz w:val="21"/>
              </w:rPr>
            </w:pPr>
            <w:r>
              <w:rPr>
                <w:sz w:val="21"/>
                <w:szCs w:val="21"/>
              </w:rPr>
              <w:t>16</w:t>
            </w:r>
          </w:p>
        </w:tc>
        <w:tc>
          <w:tcPr>
            <w:tcW w:w="2131" w:type="dxa"/>
            <w:vAlign w:val="center"/>
          </w:tcPr>
          <w:p w14:paraId="71BDB7FC">
            <w:pPr>
              <w:snapToGrid w:val="0"/>
              <w:spacing w:before="70" w:after="70" w:line="240" w:lineRule="auto"/>
              <w:ind w:firstLine="0"/>
              <w:jc w:val="left"/>
              <w:rPr>
                <w:sz w:val="21"/>
              </w:rPr>
            </w:pPr>
            <w:r>
              <w:rPr>
                <w:sz w:val="21"/>
                <w:szCs w:val="21"/>
              </w:rPr>
              <w:t>用户手册与维护手册</w:t>
            </w:r>
          </w:p>
        </w:tc>
        <w:tc>
          <w:tcPr>
            <w:tcW w:w="1609" w:type="dxa"/>
            <w:vAlign w:val="center"/>
          </w:tcPr>
          <w:p w14:paraId="16482042">
            <w:pPr>
              <w:snapToGrid w:val="0"/>
              <w:spacing w:before="70" w:after="70" w:line="240" w:lineRule="auto"/>
              <w:ind w:firstLine="0"/>
              <w:jc w:val="left"/>
              <w:rPr>
                <w:sz w:val="21"/>
              </w:rPr>
            </w:pPr>
            <w:r>
              <w:rPr>
                <w:sz w:val="21"/>
                <w:szCs w:val="21"/>
              </w:rPr>
              <w:t>纸质 + 电子</w:t>
            </w:r>
          </w:p>
        </w:tc>
        <w:tc>
          <w:tcPr>
            <w:tcW w:w="1386" w:type="dxa"/>
            <w:vAlign w:val="center"/>
          </w:tcPr>
          <w:p w14:paraId="680A320E">
            <w:pPr>
              <w:snapToGrid w:val="0"/>
              <w:spacing w:before="70" w:after="70" w:line="240" w:lineRule="auto"/>
              <w:ind w:firstLine="0"/>
              <w:jc w:val="left"/>
              <w:rPr>
                <w:sz w:val="21"/>
              </w:rPr>
            </w:pPr>
            <w:r>
              <w:rPr>
                <w:sz w:val="21"/>
                <w:szCs w:val="21"/>
              </w:rPr>
              <w:t>各 1 套</w:t>
            </w:r>
          </w:p>
        </w:tc>
        <w:tc>
          <w:tcPr>
            <w:tcW w:w="2153" w:type="dxa"/>
            <w:vAlign w:val="center"/>
          </w:tcPr>
          <w:p w14:paraId="6A2F381F">
            <w:pPr>
              <w:snapToGrid w:val="0"/>
              <w:spacing w:before="70" w:after="70" w:line="240" w:lineRule="auto"/>
              <w:ind w:firstLine="0"/>
              <w:jc w:val="left"/>
              <w:rPr>
                <w:sz w:val="21"/>
              </w:rPr>
            </w:pPr>
            <w:r>
              <w:rPr>
                <w:sz w:val="21"/>
                <w:szCs w:val="21"/>
              </w:rPr>
              <w:t>覆盖全部功能与维护项</w:t>
            </w:r>
          </w:p>
        </w:tc>
        <w:tc>
          <w:tcPr>
            <w:tcW w:w="1721" w:type="dxa"/>
            <w:vAlign w:val="center"/>
          </w:tcPr>
          <w:p w14:paraId="3088F2D3">
            <w:pPr>
              <w:snapToGrid w:val="0"/>
              <w:spacing w:before="70" w:after="70" w:line="240" w:lineRule="auto"/>
              <w:ind w:firstLine="0"/>
              <w:jc w:val="left"/>
              <w:rPr>
                <w:sz w:val="21"/>
              </w:rPr>
            </w:pPr>
            <w:r>
              <w:rPr>
                <w:sz w:val="21"/>
                <w:szCs w:val="21"/>
              </w:rPr>
              <w:t>文档审查</w:t>
            </w:r>
          </w:p>
        </w:tc>
      </w:tr>
      <w:tr w14:paraId="11326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83EADD5">
            <w:pPr>
              <w:snapToGrid w:val="0"/>
              <w:spacing w:before="70" w:after="70" w:line="240" w:lineRule="auto"/>
              <w:ind w:firstLine="0"/>
              <w:jc w:val="center"/>
              <w:rPr>
                <w:sz w:val="21"/>
              </w:rPr>
            </w:pPr>
            <w:r>
              <w:rPr>
                <w:sz w:val="21"/>
                <w:szCs w:val="21"/>
              </w:rPr>
              <w:t>17</w:t>
            </w:r>
          </w:p>
        </w:tc>
        <w:tc>
          <w:tcPr>
            <w:tcW w:w="2131" w:type="dxa"/>
            <w:vAlign w:val="center"/>
          </w:tcPr>
          <w:p w14:paraId="779FAA21">
            <w:pPr>
              <w:snapToGrid w:val="0"/>
              <w:spacing w:before="70" w:after="70" w:line="240" w:lineRule="auto"/>
              <w:ind w:firstLine="0"/>
              <w:jc w:val="left"/>
              <w:rPr>
                <w:sz w:val="21"/>
              </w:rPr>
            </w:pPr>
            <w:r>
              <w:rPr>
                <w:sz w:val="21"/>
                <w:szCs w:val="21"/>
              </w:rPr>
              <w:t>培训记录与考核结果</w:t>
            </w:r>
          </w:p>
        </w:tc>
        <w:tc>
          <w:tcPr>
            <w:tcW w:w="1609" w:type="dxa"/>
            <w:vAlign w:val="center"/>
          </w:tcPr>
          <w:p w14:paraId="434EA774">
            <w:pPr>
              <w:snapToGrid w:val="0"/>
              <w:spacing w:before="70" w:after="70" w:line="240" w:lineRule="auto"/>
              <w:ind w:firstLine="0"/>
              <w:jc w:val="left"/>
              <w:rPr>
                <w:sz w:val="21"/>
              </w:rPr>
            </w:pPr>
            <w:r>
              <w:rPr>
                <w:sz w:val="21"/>
                <w:szCs w:val="21"/>
              </w:rPr>
              <w:t>记录 + 成绩</w:t>
            </w:r>
          </w:p>
        </w:tc>
        <w:tc>
          <w:tcPr>
            <w:tcW w:w="1386" w:type="dxa"/>
            <w:vAlign w:val="center"/>
          </w:tcPr>
          <w:p w14:paraId="3B7AE389">
            <w:pPr>
              <w:snapToGrid w:val="0"/>
              <w:spacing w:before="70" w:after="70" w:line="240" w:lineRule="auto"/>
              <w:ind w:firstLine="0"/>
              <w:jc w:val="left"/>
              <w:rPr>
                <w:sz w:val="21"/>
              </w:rPr>
            </w:pPr>
            <w:r>
              <w:rPr>
                <w:sz w:val="21"/>
                <w:szCs w:val="21"/>
              </w:rPr>
              <w:t>1 套</w:t>
            </w:r>
          </w:p>
        </w:tc>
        <w:tc>
          <w:tcPr>
            <w:tcW w:w="2153" w:type="dxa"/>
            <w:vAlign w:val="center"/>
          </w:tcPr>
          <w:p w14:paraId="7477C2CD">
            <w:pPr>
              <w:snapToGrid w:val="0"/>
              <w:spacing w:before="70" w:after="70" w:line="240" w:lineRule="auto"/>
              <w:ind w:firstLine="0"/>
              <w:jc w:val="left"/>
              <w:rPr>
                <w:sz w:val="21"/>
              </w:rPr>
            </w:pPr>
            <w:r>
              <w:rPr>
                <w:sz w:val="21"/>
                <w:szCs w:val="21"/>
              </w:rPr>
              <w:t>覆盖率 100%、合格率达标</w:t>
            </w:r>
          </w:p>
        </w:tc>
        <w:tc>
          <w:tcPr>
            <w:tcW w:w="1721" w:type="dxa"/>
            <w:vAlign w:val="center"/>
          </w:tcPr>
          <w:p w14:paraId="31792FFB">
            <w:pPr>
              <w:snapToGrid w:val="0"/>
              <w:spacing w:before="70" w:after="70" w:line="240" w:lineRule="auto"/>
              <w:ind w:firstLine="0"/>
              <w:jc w:val="left"/>
              <w:rPr>
                <w:sz w:val="21"/>
              </w:rPr>
            </w:pPr>
            <w:r>
              <w:rPr>
                <w:sz w:val="21"/>
                <w:szCs w:val="21"/>
              </w:rPr>
              <w:t>记录核查</w:t>
            </w:r>
          </w:p>
        </w:tc>
      </w:tr>
      <w:tr w14:paraId="3D29F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6960B83">
            <w:pPr>
              <w:snapToGrid w:val="0"/>
              <w:spacing w:before="70" w:after="70" w:line="240" w:lineRule="auto"/>
              <w:ind w:firstLine="0"/>
              <w:jc w:val="center"/>
              <w:rPr>
                <w:sz w:val="21"/>
              </w:rPr>
            </w:pPr>
            <w:r>
              <w:rPr>
                <w:sz w:val="21"/>
                <w:szCs w:val="21"/>
              </w:rPr>
              <w:t>18</w:t>
            </w:r>
          </w:p>
        </w:tc>
        <w:tc>
          <w:tcPr>
            <w:tcW w:w="2131" w:type="dxa"/>
            <w:vAlign w:val="center"/>
          </w:tcPr>
          <w:p w14:paraId="55448392">
            <w:pPr>
              <w:snapToGrid w:val="0"/>
              <w:spacing w:before="70" w:after="70" w:line="240" w:lineRule="auto"/>
              <w:ind w:firstLine="0"/>
              <w:jc w:val="left"/>
              <w:rPr>
                <w:sz w:val="21"/>
              </w:rPr>
            </w:pPr>
            <w:r>
              <w:rPr>
                <w:sz w:val="21"/>
                <w:szCs w:val="21"/>
              </w:rPr>
              <w:t>档案资料</w:t>
            </w:r>
          </w:p>
        </w:tc>
        <w:tc>
          <w:tcPr>
            <w:tcW w:w="1609" w:type="dxa"/>
            <w:vAlign w:val="center"/>
          </w:tcPr>
          <w:p w14:paraId="40784FDB">
            <w:pPr>
              <w:snapToGrid w:val="0"/>
              <w:spacing w:before="70" w:after="70" w:line="240" w:lineRule="auto"/>
              <w:ind w:firstLine="0"/>
              <w:jc w:val="left"/>
              <w:rPr>
                <w:sz w:val="21"/>
              </w:rPr>
            </w:pPr>
            <w:r>
              <w:rPr>
                <w:sz w:val="21"/>
                <w:szCs w:val="21"/>
              </w:rPr>
              <w:t>纸质 + 电子</w:t>
            </w:r>
          </w:p>
        </w:tc>
        <w:tc>
          <w:tcPr>
            <w:tcW w:w="1386" w:type="dxa"/>
            <w:vAlign w:val="center"/>
          </w:tcPr>
          <w:p w14:paraId="629C59E6">
            <w:pPr>
              <w:snapToGrid w:val="0"/>
              <w:spacing w:before="70" w:after="70" w:line="240" w:lineRule="auto"/>
              <w:ind w:firstLine="0"/>
              <w:jc w:val="left"/>
              <w:rPr>
                <w:sz w:val="21"/>
              </w:rPr>
            </w:pPr>
            <w:r>
              <w:rPr>
                <w:sz w:val="21"/>
                <w:szCs w:val="21"/>
              </w:rPr>
              <w:t>双套</w:t>
            </w:r>
          </w:p>
        </w:tc>
        <w:tc>
          <w:tcPr>
            <w:tcW w:w="2153" w:type="dxa"/>
            <w:vAlign w:val="center"/>
          </w:tcPr>
          <w:p w14:paraId="2331C87D">
            <w:pPr>
              <w:snapToGrid w:val="0"/>
              <w:spacing w:before="70" w:after="70" w:line="240" w:lineRule="auto"/>
              <w:ind w:firstLine="0"/>
              <w:jc w:val="left"/>
              <w:rPr>
                <w:sz w:val="21"/>
              </w:rPr>
            </w:pPr>
            <w:r>
              <w:rPr>
                <w:sz w:val="21"/>
                <w:szCs w:val="21"/>
              </w:rPr>
              <w:t>组卷规范、目录清晰</w:t>
            </w:r>
          </w:p>
        </w:tc>
        <w:tc>
          <w:tcPr>
            <w:tcW w:w="1721" w:type="dxa"/>
            <w:vAlign w:val="center"/>
          </w:tcPr>
          <w:p w14:paraId="47E52785">
            <w:pPr>
              <w:snapToGrid w:val="0"/>
              <w:spacing w:before="70" w:after="70" w:line="240" w:lineRule="auto"/>
              <w:ind w:firstLine="0"/>
              <w:jc w:val="left"/>
              <w:rPr>
                <w:sz w:val="21"/>
              </w:rPr>
            </w:pPr>
            <w:r>
              <w:rPr>
                <w:sz w:val="21"/>
                <w:szCs w:val="21"/>
              </w:rPr>
              <w:t>归档验收</w:t>
            </w:r>
          </w:p>
        </w:tc>
      </w:tr>
    </w:tbl>
    <w:p w14:paraId="0E05EFD6">
      <w:pPr>
        <w:spacing w:line="240" w:lineRule="auto"/>
      </w:pPr>
    </w:p>
    <w:p w14:paraId="14CE930D">
      <w:pPr>
        <w:pStyle w:val="6"/>
      </w:pPr>
      <w:r>
        <w:rPr>
          <w:szCs w:val="32"/>
        </w:rPr>
        <w:t>2.10.5.1 验收流程与判据</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32"/>
        <w:gridCol w:w="2041"/>
        <w:gridCol w:w="1600"/>
        <w:gridCol w:w="1894"/>
        <w:gridCol w:w="1632"/>
      </w:tblGrid>
      <w:tr w14:paraId="182D9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32" w:type="dxa"/>
            <w:shd w:val="clear" w:color="auto" w:fill="E7E6E6"/>
            <w:vAlign w:val="center"/>
          </w:tcPr>
          <w:p w14:paraId="53EC16F0">
            <w:pPr>
              <w:keepNext/>
              <w:snapToGrid w:val="0"/>
              <w:spacing w:before="70" w:after="70" w:line="240" w:lineRule="auto"/>
              <w:ind w:firstLine="0"/>
              <w:jc w:val="center"/>
              <w:rPr>
                <w:b/>
                <w:sz w:val="21"/>
              </w:rPr>
            </w:pPr>
            <w:r>
              <w:rPr>
                <w:b/>
                <w:sz w:val="21"/>
                <w:szCs w:val="21"/>
              </w:rPr>
              <w:t>环节</w:t>
            </w:r>
          </w:p>
        </w:tc>
        <w:tc>
          <w:tcPr>
            <w:tcW w:w="2041" w:type="dxa"/>
            <w:shd w:val="clear" w:color="auto" w:fill="E7E6E6"/>
            <w:vAlign w:val="center"/>
          </w:tcPr>
          <w:p w14:paraId="2338DE64">
            <w:pPr>
              <w:keepNext/>
              <w:snapToGrid w:val="0"/>
              <w:spacing w:before="70" w:after="70" w:line="240" w:lineRule="auto"/>
              <w:ind w:firstLine="0"/>
              <w:jc w:val="center"/>
              <w:rPr>
                <w:b/>
                <w:sz w:val="21"/>
              </w:rPr>
            </w:pPr>
            <w:r>
              <w:rPr>
                <w:b/>
                <w:sz w:val="21"/>
                <w:szCs w:val="21"/>
              </w:rPr>
              <w:t>内容</w:t>
            </w:r>
          </w:p>
        </w:tc>
        <w:tc>
          <w:tcPr>
            <w:tcW w:w="1600" w:type="dxa"/>
            <w:shd w:val="clear" w:color="auto" w:fill="E7E6E6"/>
            <w:vAlign w:val="center"/>
          </w:tcPr>
          <w:p w14:paraId="57B856B4">
            <w:pPr>
              <w:keepNext/>
              <w:snapToGrid w:val="0"/>
              <w:spacing w:before="70" w:after="70" w:line="240" w:lineRule="auto"/>
              <w:ind w:firstLine="0"/>
              <w:jc w:val="center"/>
              <w:rPr>
                <w:b/>
                <w:sz w:val="21"/>
              </w:rPr>
            </w:pPr>
            <w:r>
              <w:rPr>
                <w:b/>
                <w:sz w:val="21"/>
                <w:szCs w:val="21"/>
              </w:rPr>
              <w:t>参与方</w:t>
            </w:r>
          </w:p>
        </w:tc>
        <w:tc>
          <w:tcPr>
            <w:tcW w:w="1894" w:type="dxa"/>
            <w:shd w:val="clear" w:color="auto" w:fill="E7E6E6"/>
            <w:vAlign w:val="center"/>
          </w:tcPr>
          <w:p w14:paraId="55E30FF4">
            <w:pPr>
              <w:keepNext/>
              <w:snapToGrid w:val="0"/>
              <w:spacing w:before="70" w:after="70" w:line="240" w:lineRule="auto"/>
              <w:ind w:firstLine="0"/>
              <w:jc w:val="center"/>
              <w:rPr>
                <w:b/>
                <w:sz w:val="21"/>
              </w:rPr>
            </w:pPr>
            <w:r>
              <w:rPr>
                <w:b/>
                <w:sz w:val="21"/>
                <w:szCs w:val="21"/>
              </w:rPr>
              <w:t>判据</w:t>
            </w:r>
          </w:p>
        </w:tc>
        <w:tc>
          <w:tcPr>
            <w:tcW w:w="1632" w:type="dxa"/>
            <w:shd w:val="clear" w:color="auto" w:fill="E7E6E6"/>
            <w:vAlign w:val="center"/>
          </w:tcPr>
          <w:p w14:paraId="02E7F84F">
            <w:pPr>
              <w:keepNext/>
              <w:snapToGrid w:val="0"/>
              <w:spacing w:before="70" w:after="70" w:line="240" w:lineRule="auto"/>
              <w:ind w:firstLine="0"/>
              <w:jc w:val="center"/>
              <w:rPr>
                <w:b/>
                <w:sz w:val="21"/>
              </w:rPr>
            </w:pPr>
            <w:r>
              <w:rPr>
                <w:b/>
                <w:sz w:val="21"/>
                <w:szCs w:val="21"/>
              </w:rPr>
              <w:t>输出</w:t>
            </w:r>
          </w:p>
        </w:tc>
      </w:tr>
      <w:tr w14:paraId="7F9C6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28A2564F">
            <w:pPr>
              <w:keepNext/>
              <w:snapToGrid w:val="0"/>
              <w:spacing w:before="70" w:after="70" w:line="240" w:lineRule="auto"/>
              <w:ind w:firstLine="0"/>
              <w:jc w:val="left"/>
              <w:rPr>
                <w:sz w:val="21"/>
              </w:rPr>
            </w:pPr>
            <w:r>
              <w:rPr>
                <w:sz w:val="21"/>
                <w:szCs w:val="21"/>
              </w:rPr>
              <w:t>自检</w:t>
            </w:r>
          </w:p>
        </w:tc>
        <w:tc>
          <w:tcPr>
            <w:tcW w:w="2041" w:type="dxa"/>
            <w:vAlign w:val="center"/>
          </w:tcPr>
          <w:p w14:paraId="76D5E698">
            <w:pPr>
              <w:keepNext/>
              <w:snapToGrid w:val="0"/>
              <w:spacing w:before="70" w:after="70" w:line="240" w:lineRule="auto"/>
              <w:ind w:firstLine="0"/>
              <w:jc w:val="left"/>
              <w:rPr>
                <w:sz w:val="21"/>
              </w:rPr>
            </w:pPr>
            <w:r>
              <w:rPr>
                <w:sz w:val="21"/>
                <w:szCs w:val="21"/>
              </w:rPr>
              <w:t>我方按清单逐项自检</w:t>
            </w:r>
          </w:p>
        </w:tc>
        <w:tc>
          <w:tcPr>
            <w:tcW w:w="1600" w:type="dxa"/>
            <w:vAlign w:val="center"/>
          </w:tcPr>
          <w:p w14:paraId="06FC4384">
            <w:pPr>
              <w:keepNext/>
              <w:snapToGrid w:val="0"/>
              <w:spacing w:before="70" w:after="70" w:line="240" w:lineRule="auto"/>
              <w:ind w:firstLine="0"/>
              <w:jc w:val="left"/>
              <w:rPr>
                <w:sz w:val="21"/>
              </w:rPr>
            </w:pPr>
            <w:r>
              <w:rPr>
                <w:sz w:val="21"/>
                <w:szCs w:val="21"/>
              </w:rPr>
              <w:t>项目组</w:t>
            </w:r>
          </w:p>
        </w:tc>
        <w:tc>
          <w:tcPr>
            <w:tcW w:w="1894" w:type="dxa"/>
            <w:vAlign w:val="center"/>
          </w:tcPr>
          <w:p w14:paraId="16B6E0D1">
            <w:pPr>
              <w:keepNext/>
              <w:snapToGrid w:val="0"/>
              <w:spacing w:before="70" w:after="70" w:line="240" w:lineRule="auto"/>
              <w:ind w:firstLine="0"/>
              <w:jc w:val="left"/>
              <w:rPr>
                <w:sz w:val="21"/>
              </w:rPr>
            </w:pPr>
            <w:r>
              <w:rPr>
                <w:sz w:val="21"/>
                <w:szCs w:val="21"/>
              </w:rPr>
              <w:t>项目全部合格</w:t>
            </w:r>
          </w:p>
        </w:tc>
        <w:tc>
          <w:tcPr>
            <w:tcW w:w="1632" w:type="dxa"/>
            <w:vAlign w:val="center"/>
          </w:tcPr>
          <w:p w14:paraId="00DB7ECE">
            <w:pPr>
              <w:keepNext/>
              <w:snapToGrid w:val="0"/>
              <w:spacing w:before="70" w:after="70" w:line="240" w:lineRule="auto"/>
              <w:ind w:firstLine="0"/>
              <w:jc w:val="left"/>
              <w:rPr>
                <w:sz w:val="21"/>
              </w:rPr>
            </w:pPr>
            <w:r>
              <w:rPr>
                <w:sz w:val="21"/>
                <w:szCs w:val="21"/>
              </w:rPr>
              <w:t>自检报告</w:t>
            </w:r>
          </w:p>
        </w:tc>
      </w:tr>
      <w:tr w14:paraId="353DD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2E0B6EAF">
            <w:pPr>
              <w:keepNext/>
              <w:snapToGrid w:val="0"/>
              <w:spacing w:before="70" w:after="70" w:line="240" w:lineRule="auto"/>
              <w:ind w:firstLine="0"/>
              <w:jc w:val="left"/>
              <w:rPr>
                <w:sz w:val="21"/>
              </w:rPr>
            </w:pPr>
            <w:r>
              <w:rPr>
                <w:sz w:val="21"/>
                <w:szCs w:val="21"/>
              </w:rPr>
              <w:t>内部验收</w:t>
            </w:r>
          </w:p>
        </w:tc>
        <w:tc>
          <w:tcPr>
            <w:tcW w:w="2041" w:type="dxa"/>
            <w:vAlign w:val="center"/>
          </w:tcPr>
          <w:p w14:paraId="07A1EEE4">
            <w:pPr>
              <w:keepNext/>
              <w:snapToGrid w:val="0"/>
              <w:spacing w:before="70" w:after="70" w:line="240" w:lineRule="auto"/>
              <w:ind w:firstLine="0"/>
              <w:jc w:val="left"/>
              <w:rPr>
                <w:sz w:val="21"/>
              </w:rPr>
            </w:pPr>
            <w:r>
              <w:rPr>
                <w:sz w:val="21"/>
                <w:szCs w:val="21"/>
              </w:rPr>
              <w:t>质量组组织内部验收</w:t>
            </w:r>
          </w:p>
        </w:tc>
        <w:tc>
          <w:tcPr>
            <w:tcW w:w="1600" w:type="dxa"/>
            <w:vAlign w:val="center"/>
          </w:tcPr>
          <w:p w14:paraId="6A5666F5">
            <w:pPr>
              <w:keepNext/>
              <w:snapToGrid w:val="0"/>
              <w:spacing w:before="70" w:after="70" w:line="240" w:lineRule="auto"/>
              <w:ind w:firstLine="0"/>
              <w:jc w:val="left"/>
              <w:rPr>
                <w:sz w:val="21"/>
              </w:rPr>
            </w:pPr>
            <w:r>
              <w:rPr>
                <w:sz w:val="21"/>
                <w:szCs w:val="21"/>
              </w:rPr>
              <w:t>质量组、技术负责人</w:t>
            </w:r>
          </w:p>
        </w:tc>
        <w:tc>
          <w:tcPr>
            <w:tcW w:w="1894" w:type="dxa"/>
            <w:vAlign w:val="center"/>
          </w:tcPr>
          <w:p w14:paraId="0FB8C5CF">
            <w:pPr>
              <w:keepNext/>
              <w:snapToGrid w:val="0"/>
              <w:spacing w:before="70" w:after="70" w:line="240" w:lineRule="auto"/>
              <w:ind w:firstLine="0"/>
              <w:jc w:val="left"/>
              <w:rPr>
                <w:sz w:val="21"/>
              </w:rPr>
            </w:pPr>
            <w:r>
              <w:rPr>
                <w:sz w:val="21"/>
                <w:szCs w:val="21"/>
              </w:rPr>
              <w:t>无重大不符合项</w:t>
            </w:r>
          </w:p>
        </w:tc>
        <w:tc>
          <w:tcPr>
            <w:tcW w:w="1632" w:type="dxa"/>
            <w:vAlign w:val="center"/>
          </w:tcPr>
          <w:p w14:paraId="3E8952E4">
            <w:pPr>
              <w:keepNext/>
              <w:snapToGrid w:val="0"/>
              <w:spacing w:before="70" w:after="70" w:line="240" w:lineRule="auto"/>
              <w:ind w:firstLine="0"/>
              <w:jc w:val="left"/>
              <w:rPr>
                <w:sz w:val="21"/>
              </w:rPr>
            </w:pPr>
            <w:r>
              <w:rPr>
                <w:sz w:val="21"/>
                <w:szCs w:val="21"/>
              </w:rPr>
              <w:t>内部验收记录</w:t>
            </w:r>
          </w:p>
        </w:tc>
      </w:tr>
      <w:tr w14:paraId="74F7B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1FEBFF42">
            <w:pPr>
              <w:keepNext/>
              <w:snapToGrid w:val="0"/>
              <w:spacing w:before="70" w:after="70" w:line="240" w:lineRule="auto"/>
              <w:ind w:firstLine="0"/>
              <w:jc w:val="left"/>
              <w:rPr>
                <w:sz w:val="21"/>
              </w:rPr>
            </w:pPr>
            <w:r>
              <w:rPr>
                <w:sz w:val="21"/>
                <w:szCs w:val="21"/>
              </w:rPr>
              <w:t>提交验收申请</w:t>
            </w:r>
          </w:p>
        </w:tc>
        <w:tc>
          <w:tcPr>
            <w:tcW w:w="2041" w:type="dxa"/>
            <w:vAlign w:val="center"/>
          </w:tcPr>
          <w:p w14:paraId="3BAC5CEB">
            <w:pPr>
              <w:keepNext/>
              <w:snapToGrid w:val="0"/>
              <w:spacing w:before="70" w:after="70" w:line="240" w:lineRule="auto"/>
              <w:ind w:firstLine="0"/>
              <w:jc w:val="left"/>
              <w:rPr>
                <w:sz w:val="21"/>
              </w:rPr>
            </w:pPr>
            <w:r>
              <w:rPr>
                <w:sz w:val="21"/>
                <w:szCs w:val="21"/>
              </w:rPr>
              <w:t>提交交付物与资料</w:t>
            </w:r>
          </w:p>
        </w:tc>
        <w:tc>
          <w:tcPr>
            <w:tcW w:w="1600" w:type="dxa"/>
            <w:vAlign w:val="center"/>
          </w:tcPr>
          <w:p w14:paraId="5E758A52">
            <w:pPr>
              <w:keepNext/>
              <w:snapToGrid w:val="0"/>
              <w:spacing w:before="70" w:after="70" w:line="240" w:lineRule="auto"/>
              <w:ind w:firstLine="0"/>
              <w:jc w:val="left"/>
              <w:rPr>
                <w:sz w:val="21"/>
              </w:rPr>
            </w:pPr>
            <w:r>
              <w:rPr>
                <w:sz w:val="21"/>
                <w:szCs w:val="21"/>
              </w:rPr>
              <w:t>项目负责人</w:t>
            </w:r>
          </w:p>
        </w:tc>
        <w:tc>
          <w:tcPr>
            <w:tcW w:w="1894" w:type="dxa"/>
            <w:vAlign w:val="center"/>
          </w:tcPr>
          <w:p w14:paraId="5E485BA8">
            <w:pPr>
              <w:keepNext/>
              <w:snapToGrid w:val="0"/>
              <w:spacing w:before="70" w:after="70" w:line="240" w:lineRule="auto"/>
              <w:ind w:firstLine="0"/>
              <w:jc w:val="left"/>
              <w:rPr>
                <w:sz w:val="21"/>
              </w:rPr>
            </w:pPr>
            <w:r>
              <w:rPr>
                <w:sz w:val="21"/>
                <w:szCs w:val="21"/>
              </w:rPr>
              <w:t>资料齐备</w:t>
            </w:r>
          </w:p>
        </w:tc>
        <w:tc>
          <w:tcPr>
            <w:tcW w:w="1632" w:type="dxa"/>
            <w:vAlign w:val="center"/>
          </w:tcPr>
          <w:p w14:paraId="18F11D24">
            <w:pPr>
              <w:keepNext/>
              <w:snapToGrid w:val="0"/>
              <w:spacing w:before="70" w:after="70" w:line="240" w:lineRule="auto"/>
              <w:ind w:firstLine="0"/>
              <w:jc w:val="left"/>
              <w:rPr>
                <w:sz w:val="21"/>
              </w:rPr>
            </w:pPr>
            <w:r>
              <w:rPr>
                <w:sz w:val="21"/>
                <w:szCs w:val="21"/>
              </w:rPr>
              <w:t>验收申请单</w:t>
            </w:r>
          </w:p>
        </w:tc>
      </w:tr>
      <w:tr w14:paraId="7028F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5D537B5B">
            <w:pPr>
              <w:keepNext/>
              <w:snapToGrid w:val="0"/>
              <w:spacing w:before="70" w:after="70" w:line="240" w:lineRule="auto"/>
              <w:ind w:firstLine="0"/>
              <w:jc w:val="left"/>
              <w:rPr>
                <w:sz w:val="21"/>
              </w:rPr>
            </w:pPr>
            <w:r>
              <w:rPr>
                <w:sz w:val="21"/>
                <w:szCs w:val="21"/>
              </w:rPr>
              <w:t>甲方预审</w:t>
            </w:r>
          </w:p>
        </w:tc>
        <w:tc>
          <w:tcPr>
            <w:tcW w:w="2041" w:type="dxa"/>
            <w:vAlign w:val="center"/>
          </w:tcPr>
          <w:p w14:paraId="66B044C6">
            <w:pPr>
              <w:keepNext/>
              <w:snapToGrid w:val="0"/>
              <w:spacing w:before="70" w:after="70" w:line="240" w:lineRule="auto"/>
              <w:ind w:firstLine="0"/>
              <w:jc w:val="left"/>
              <w:rPr>
                <w:sz w:val="21"/>
              </w:rPr>
            </w:pPr>
            <w:r>
              <w:rPr>
                <w:sz w:val="21"/>
                <w:szCs w:val="21"/>
              </w:rPr>
              <w:t>甲方审查资料</w:t>
            </w:r>
          </w:p>
        </w:tc>
        <w:tc>
          <w:tcPr>
            <w:tcW w:w="1600" w:type="dxa"/>
            <w:vAlign w:val="center"/>
          </w:tcPr>
          <w:p w14:paraId="134B3D4B">
            <w:pPr>
              <w:keepNext/>
              <w:snapToGrid w:val="0"/>
              <w:spacing w:before="70" w:after="70" w:line="240" w:lineRule="auto"/>
              <w:ind w:firstLine="0"/>
              <w:jc w:val="left"/>
              <w:rPr>
                <w:sz w:val="21"/>
              </w:rPr>
            </w:pPr>
            <w:r>
              <w:rPr>
                <w:sz w:val="21"/>
                <w:szCs w:val="21"/>
              </w:rPr>
              <w:t>甲方</w:t>
            </w:r>
          </w:p>
        </w:tc>
        <w:tc>
          <w:tcPr>
            <w:tcW w:w="1894" w:type="dxa"/>
            <w:vAlign w:val="center"/>
          </w:tcPr>
          <w:p w14:paraId="487B2629">
            <w:pPr>
              <w:keepNext/>
              <w:snapToGrid w:val="0"/>
              <w:spacing w:before="70" w:after="70" w:line="240" w:lineRule="auto"/>
              <w:ind w:firstLine="0"/>
              <w:jc w:val="left"/>
              <w:rPr>
                <w:sz w:val="21"/>
              </w:rPr>
            </w:pPr>
            <w:r>
              <w:rPr>
                <w:sz w:val="21"/>
                <w:szCs w:val="21"/>
              </w:rPr>
              <w:t>资料完整、格式合规</w:t>
            </w:r>
          </w:p>
        </w:tc>
        <w:tc>
          <w:tcPr>
            <w:tcW w:w="1632" w:type="dxa"/>
            <w:vAlign w:val="center"/>
          </w:tcPr>
          <w:p w14:paraId="3773CA69">
            <w:pPr>
              <w:keepNext/>
              <w:snapToGrid w:val="0"/>
              <w:spacing w:before="70" w:after="70" w:line="240" w:lineRule="auto"/>
              <w:ind w:firstLine="0"/>
              <w:jc w:val="left"/>
              <w:rPr>
                <w:sz w:val="21"/>
              </w:rPr>
            </w:pPr>
            <w:r>
              <w:rPr>
                <w:sz w:val="21"/>
                <w:szCs w:val="21"/>
              </w:rPr>
              <w:t>预审意见</w:t>
            </w:r>
          </w:p>
        </w:tc>
      </w:tr>
      <w:tr w14:paraId="16460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6FA445DF">
            <w:pPr>
              <w:keepNext/>
              <w:snapToGrid w:val="0"/>
              <w:spacing w:before="70" w:after="70" w:line="240" w:lineRule="auto"/>
              <w:ind w:firstLine="0"/>
              <w:jc w:val="left"/>
              <w:rPr>
                <w:sz w:val="21"/>
              </w:rPr>
            </w:pPr>
            <w:r>
              <w:rPr>
                <w:sz w:val="21"/>
                <w:szCs w:val="21"/>
              </w:rPr>
              <w:t>现场验收</w:t>
            </w:r>
          </w:p>
        </w:tc>
        <w:tc>
          <w:tcPr>
            <w:tcW w:w="2041" w:type="dxa"/>
            <w:vAlign w:val="center"/>
          </w:tcPr>
          <w:p w14:paraId="0C196524">
            <w:pPr>
              <w:keepNext/>
              <w:snapToGrid w:val="0"/>
              <w:spacing w:before="70" w:after="70" w:line="240" w:lineRule="auto"/>
              <w:ind w:firstLine="0"/>
              <w:jc w:val="left"/>
              <w:rPr>
                <w:sz w:val="21"/>
              </w:rPr>
            </w:pPr>
            <w:r>
              <w:rPr>
                <w:sz w:val="21"/>
                <w:szCs w:val="21"/>
              </w:rPr>
              <w:t>演示、抽测、核查</w:t>
            </w:r>
          </w:p>
        </w:tc>
        <w:tc>
          <w:tcPr>
            <w:tcW w:w="1600" w:type="dxa"/>
            <w:vAlign w:val="center"/>
          </w:tcPr>
          <w:p w14:paraId="4549C38F">
            <w:pPr>
              <w:keepNext/>
              <w:snapToGrid w:val="0"/>
              <w:spacing w:before="70" w:after="70" w:line="240" w:lineRule="auto"/>
              <w:ind w:firstLine="0"/>
              <w:jc w:val="left"/>
              <w:rPr>
                <w:sz w:val="21"/>
              </w:rPr>
            </w:pPr>
            <w:r>
              <w:rPr>
                <w:sz w:val="21"/>
                <w:szCs w:val="21"/>
              </w:rPr>
              <w:t>双方</w:t>
            </w:r>
          </w:p>
        </w:tc>
        <w:tc>
          <w:tcPr>
            <w:tcW w:w="1894" w:type="dxa"/>
            <w:vAlign w:val="center"/>
          </w:tcPr>
          <w:p w14:paraId="39E0289B">
            <w:pPr>
              <w:keepNext/>
              <w:snapToGrid w:val="0"/>
              <w:spacing w:before="70" w:after="70" w:line="240" w:lineRule="auto"/>
              <w:ind w:firstLine="0"/>
              <w:jc w:val="left"/>
              <w:rPr>
                <w:sz w:val="21"/>
              </w:rPr>
            </w:pPr>
            <w:r>
              <w:rPr>
                <w:sz w:val="21"/>
                <w:szCs w:val="21"/>
              </w:rPr>
              <w:t>指标达标、演示通过</w:t>
            </w:r>
          </w:p>
        </w:tc>
        <w:tc>
          <w:tcPr>
            <w:tcW w:w="1632" w:type="dxa"/>
            <w:vAlign w:val="center"/>
          </w:tcPr>
          <w:p w14:paraId="67828C1C">
            <w:pPr>
              <w:keepNext/>
              <w:snapToGrid w:val="0"/>
              <w:spacing w:before="70" w:after="70" w:line="240" w:lineRule="auto"/>
              <w:ind w:firstLine="0"/>
              <w:jc w:val="left"/>
              <w:rPr>
                <w:sz w:val="21"/>
              </w:rPr>
            </w:pPr>
            <w:r>
              <w:rPr>
                <w:sz w:val="21"/>
                <w:szCs w:val="21"/>
              </w:rPr>
              <w:t>验收记录</w:t>
            </w:r>
          </w:p>
        </w:tc>
      </w:tr>
      <w:tr w14:paraId="0FBC2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1826B01C">
            <w:pPr>
              <w:keepNext/>
              <w:snapToGrid w:val="0"/>
              <w:spacing w:before="70" w:after="70" w:line="240" w:lineRule="auto"/>
              <w:ind w:firstLine="0"/>
              <w:jc w:val="left"/>
              <w:rPr>
                <w:sz w:val="21"/>
              </w:rPr>
            </w:pPr>
            <w:r>
              <w:rPr>
                <w:sz w:val="21"/>
                <w:szCs w:val="21"/>
              </w:rPr>
              <w:t>问题整改</w:t>
            </w:r>
          </w:p>
        </w:tc>
        <w:tc>
          <w:tcPr>
            <w:tcW w:w="2041" w:type="dxa"/>
            <w:vAlign w:val="center"/>
          </w:tcPr>
          <w:p w14:paraId="1F3EECF4">
            <w:pPr>
              <w:keepNext/>
              <w:snapToGrid w:val="0"/>
              <w:spacing w:before="70" w:after="70" w:line="240" w:lineRule="auto"/>
              <w:ind w:firstLine="0"/>
              <w:jc w:val="left"/>
              <w:rPr>
                <w:sz w:val="21"/>
              </w:rPr>
            </w:pPr>
            <w:r>
              <w:rPr>
                <w:sz w:val="21"/>
                <w:szCs w:val="21"/>
              </w:rPr>
              <w:t>对不符合项整改</w:t>
            </w:r>
          </w:p>
        </w:tc>
        <w:tc>
          <w:tcPr>
            <w:tcW w:w="1600" w:type="dxa"/>
            <w:vAlign w:val="center"/>
          </w:tcPr>
          <w:p w14:paraId="4C150AC1">
            <w:pPr>
              <w:keepNext/>
              <w:snapToGrid w:val="0"/>
              <w:spacing w:before="70" w:after="70" w:line="240" w:lineRule="auto"/>
              <w:ind w:firstLine="0"/>
              <w:jc w:val="left"/>
              <w:rPr>
                <w:sz w:val="21"/>
              </w:rPr>
            </w:pPr>
            <w:r>
              <w:rPr>
                <w:sz w:val="21"/>
                <w:szCs w:val="21"/>
              </w:rPr>
              <w:t>项目组</w:t>
            </w:r>
          </w:p>
        </w:tc>
        <w:tc>
          <w:tcPr>
            <w:tcW w:w="1894" w:type="dxa"/>
            <w:vAlign w:val="center"/>
          </w:tcPr>
          <w:p w14:paraId="5E4A7E34">
            <w:pPr>
              <w:keepNext/>
              <w:snapToGrid w:val="0"/>
              <w:spacing w:before="70" w:after="70" w:line="240" w:lineRule="auto"/>
              <w:ind w:firstLine="0"/>
              <w:jc w:val="left"/>
              <w:rPr>
                <w:sz w:val="21"/>
              </w:rPr>
            </w:pPr>
            <w:r>
              <w:rPr>
                <w:sz w:val="21"/>
                <w:szCs w:val="21"/>
              </w:rPr>
              <w:t>整改完成并复验</w:t>
            </w:r>
          </w:p>
        </w:tc>
        <w:tc>
          <w:tcPr>
            <w:tcW w:w="1632" w:type="dxa"/>
            <w:vAlign w:val="center"/>
          </w:tcPr>
          <w:p w14:paraId="6AD886E7">
            <w:pPr>
              <w:keepNext/>
              <w:snapToGrid w:val="0"/>
              <w:spacing w:before="70" w:after="70" w:line="240" w:lineRule="auto"/>
              <w:ind w:firstLine="0"/>
              <w:jc w:val="left"/>
              <w:rPr>
                <w:sz w:val="21"/>
              </w:rPr>
            </w:pPr>
            <w:r>
              <w:rPr>
                <w:sz w:val="21"/>
                <w:szCs w:val="21"/>
              </w:rPr>
              <w:t>整改报告</w:t>
            </w:r>
          </w:p>
        </w:tc>
      </w:tr>
      <w:tr w14:paraId="06F32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32" w:type="dxa"/>
            <w:vAlign w:val="center"/>
          </w:tcPr>
          <w:p w14:paraId="407CEFBD">
            <w:pPr>
              <w:keepNext/>
              <w:snapToGrid w:val="0"/>
              <w:spacing w:before="70" w:after="70" w:line="240" w:lineRule="auto"/>
              <w:ind w:firstLine="0"/>
              <w:jc w:val="left"/>
              <w:rPr>
                <w:sz w:val="21"/>
              </w:rPr>
            </w:pPr>
            <w:r>
              <w:rPr>
                <w:sz w:val="21"/>
                <w:szCs w:val="21"/>
              </w:rPr>
              <w:t>验收结论</w:t>
            </w:r>
          </w:p>
        </w:tc>
        <w:tc>
          <w:tcPr>
            <w:tcW w:w="2041" w:type="dxa"/>
            <w:vAlign w:val="center"/>
          </w:tcPr>
          <w:p w14:paraId="1405F53D">
            <w:pPr>
              <w:keepNext/>
              <w:snapToGrid w:val="0"/>
              <w:spacing w:before="70" w:after="70" w:line="240" w:lineRule="auto"/>
              <w:ind w:firstLine="0"/>
              <w:jc w:val="left"/>
              <w:rPr>
                <w:sz w:val="21"/>
              </w:rPr>
            </w:pPr>
            <w:r>
              <w:rPr>
                <w:sz w:val="21"/>
                <w:szCs w:val="21"/>
              </w:rPr>
              <w:t>形成验收意见</w:t>
            </w:r>
          </w:p>
        </w:tc>
        <w:tc>
          <w:tcPr>
            <w:tcW w:w="1600" w:type="dxa"/>
            <w:vAlign w:val="center"/>
          </w:tcPr>
          <w:p w14:paraId="439DD4E4">
            <w:pPr>
              <w:keepNext/>
              <w:snapToGrid w:val="0"/>
              <w:spacing w:before="70" w:after="70" w:line="240" w:lineRule="auto"/>
              <w:ind w:firstLine="0"/>
              <w:jc w:val="left"/>
              <w:rPr>
                <w:sz w:val="21"/>
              </w:rPr>
            </w:pPr>
            <w:r>
              <w:rPr>
                <w:sz w:val="21"/>
                <w:szCs w:val="21"/>
              </w:rPr>
              <w:t>甲方</w:t>
            </w:r>
          </w:p>
        </w:tc>
        <w:tc>
          <w:tcPr>
            <w:tcW w:w="1894" w:type="dxa"/>
            <w:vAlign w:val="center"/>
          </w:tcPr>
          <w:p w14:paraId="18FCFD5B">
            <w:pPr>
              <w:keepNext/>
              <w:snapToGrid w:val="0"/>
              <w:spacing w:before="70" w:after="70" w:line="240" w:lineRule="auto"/>
              <w:ind w:firstLine="0"/>
              <w:jc w:val="left"/>
              <w:rPr>
                <w:sz w:val="21"/>
              </w:rPr>
            </w:pPr>
            <w:r>
              <w:rPr>
                <w:sz w:val="21"/>
                <w:szCs w:val="21"/>
              </w:rPr>
              <w:t>通过</w:t>
            </w:r>
          </w:p>
        </w:tc>
        <w:tc>
          <w:tcPr>
            <w:tcW w:w="1632" w:type="dxa"/>
            <w:vAlign w:val="center"/>
          </w:tcPr>
          <w:p w14:paraId="3C904D52">
            <w:pPr>
              <w:keepNext/>
              <w:snapToGrid w:val="0"/>
              <w:spacing w:before="70" w:after="70" w:line="240" w:lineRule="auto"/>
              <w:ind w:firstLine="0"/>
              <w:jc w:val="left"/>
              <w:rPr>
                <w:sz w:val="21"/>
              </w:rPr>
            </w:pPr>
            <w:r>
              <w:rPr>
                <w:sz w:val="21"/>
                <w:szCs w:val="21"/>
              </w:rPr>
              <w:t>验收证书</w:t>
            </w:r>
          </w:p>
        </w:tc>
      </w:tr>
    </w:tbl>
    <w:p w14:paraId="38D1B053">
      <w:pPr>
        <w:spacing w:line="240" w:lineRule="auto"/>
      </w:pPr>
    </w:p>
    <w:p w14:paraId="5F662695">
      <w:pPr>
        <w:pStyle w:val="6"/>
      </w:pPr>
      <w:r>
        <w:rPr>
          <w:szCs w:val="32"/>
        </w:rPr>
        <w:t>2.10.5.2 常见验收争议与预防</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8"/>
        <w:gridCol w:w="2955"/>
        <w:gridCol w:w="4167"/>
      </w:tblGrid>
      <w:tr w14:paraId="7E2AB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78" w:type="dxa"/>
            <w:shd w:val="clear" w:color="auto" w:fill="E7E6E6"/>
            <w:vAlign w:val="center"/>
          </w:tcPr>
          <w:p w14:paraId="6CE31870">
            <w:pPr>
              <w:snapToGrid w:val="0"/>
              <w:spacing w:before="70" w:after="70" w:line="240" w:lineRule="auto"/>
              <w:ind w:firstLine="0"/>
              <w:jc w:val="center"/>
              <w:rPr>
                <w:b/>
                <w:sz w:val="21"/>
              </w:rPr>
            </w:pPr>
            <w:r>
              <w:rPr>
                <w:b/>
                <w:sz w:val="21"/>
                <w:szCs w:val="21"/>
              </w:rPr>
              <w:t>争议类型</w:t>
            </w:r>
          </w:p>
        </w:tc>
        <w:tc>
          <w:tcPr>
            <w:tcW w:w="2955" w:type="dxa"/>
            <w:shd w:val="clear" w:color="auto" w:fill="E7E6E6"/>
            <w:vAlign w:val="center"/>
          </w:tcPr>
          <w:p w14:paraId="5F2D799F">
            <w:pPr>
              <w:snapToGrid w:val="0"/>
              <w:spacing w:before="70" w:after="70" w:line="240" w:lineRule="auto"/>
              <w:ind w:firstLine="0"/>
              <w:jc w:val="center"/>
              <w:rPr>
                <w:b/>
                <w:sz w:val="21"/>
              </w:rPr>
            </w:pPr>
            <w:r>
              <w:rPr>
                <w:b/>
                <w:sz w:val="21"/>
                <w:szCs w:val="21"/>
              </w:rPr>
              <w:t>典型表现</w:t>
            </w:r>
          </w:p>
        </w:tc>
        <w:tc>
          <w:tcPr>
            <w:tcW w:w="4167" w:type="dxa"/>
            <w:shd w:val="clear" w:color="auto" w:fill="E7E6E6"/>
            <w:vAlign w:val="center"/>
          </w:tcPr>
          <w:p w14:paraId="6E9FA931">
            <w:pPr>
              <w:snapToGrid w:val="0"/>
              <w:spacing w:before="70" w:after="70" w:line="240" w:lineRule="auto"/>
              <w:ind w:firstLine="0"/>
              <w:jc w:val="center"/>
              <w:rPr>
                <w:b/>
                <w:sz w:val="21"/>
              </w:rPr>
            </w:pPr>
            <w:r>
              <w:rPr>
                <w:b/>
                <w:sz w:val="21"/>
                <w:szCs w:val="21"/>
              </w:rPr>
              <w:t>预防措施</w:t>
            </w:r>
          </w:p>
        </w:tc>
      </w:tr>
      <w:tr w14:paraId="79409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47515051">
            <w:pPr>
              <w:snapToGrid w:val="0"/>
              <w:spacing w:before="70" w:after="70" w:line="240" w:lineRule="auto"/>
              <w:ind w:firstLine="0"/>
              <w:jc w:val="left"/>
              <w:rPr>
                <w:sz w:val="21"/>
              </w:rPr>
            </w:pPr>
            <w:r>
              <w:rPr>
                <w:sz w:val="21"/>
                <w:szCs w:val="21"/>
              </w:rPr>
              <w:t>精度争议</w:t>
            </w:r>
          </w:p>
        </w:tc>
        <w:tc>
          <w:tcPr>
            <w:tcW w:w="2955" w:type="dxa"/>
            <w:vAlign w:val="center"/>
          </w:tcPr>
          <w:p w14:paraId="15830A45">
            <w:pPr>
              <w:snapToGrid w:val="0"/>
              <w:spacing w:before="70" w:after="70" w:line="240" w:lineRule="auto"/>
              <w:ind w:firstLine="0"/>
              <w:jc w:val="left"/>
              <w:rPr>
                <w:sz w:val="21"/>
              </w:rPr>
            </w:pPr>
            <w:r>
              <w:rPr>
                <w:sz w:val="21"/>
                <w:szCs w:val="21"/>
              </w:rPr>
              <w:t>对同一部位复测结果不一致</w:t>
            </w:r>
          </w:p>
        </w:tc>
        <w:tc>
          <w:tcPr>
            <w:tcW w:w="4167" w:type="dxa"/>
            <w:vAlign w:val="center"/>
          </w:tcPr>
          <w:p w14:paraId="5F2DC08C">
            <w:pPr>
              <w:snapToGrid w:val="0"/>
              <w:spacing w:before="70" w:after="70" w:line="240" w:lineRule="auto"/>
              <w:ind w:firstLine="0"/>
              <w:jc w:val="left"/>
              <w:rPr>
                <w:sz w:val="21"/>
              </w:rPr>
            </w:pPr>
            <w:r>
              <w:rPr>
                <w:sz w:val="21"/>
                <w:szCs w:val="21"/>
              </w:rPr>
              <w:t>事先约定测点、方法与仪器，现场同步复测</w:t>
            </w:r>
          </w:p>
        </w:tc>
      </w:tr>
      <w:tr w14:paraId="197C8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3F3915D1">
            <w:pPr>
              <w:snapToGrid w:val="0"/>
              <w:spacing w:before="70" w:after="70" w:line="240" w:lineRule="auto"/>
              <w:ind w:firstLine="0"/>
              <w:jc w:val="left"/>
              <w:rPr>
                <w:sz w:val="21"/>
              </w:rPr>
            </w:pPr>
            <w:r>
              <w:rPr>
                <w:sz w:val="21"/>
                <w:szCs w:val="21"/>
              </w:rPr>
              <w:t>覆盖争议</w:t>
            </w:r>
          </w:p>
        </w:tc>
        <w:tc>
          <w:tcPr>
            <w:tcW w:w="2955" w:type="dxa"/>
            <w:vAlign w:val="center"/>
          </w:tcPr>
          <w:p w14:paraId="0C06D875">
            <w:pPr>
              <w:snapToGrid w:val="0"/>
              <w:spacing w:before="70" w:after="70" w:line="240" w:lineRule="auto"/>
              <w:ind w:firstLine="0"/>
              <w:jc w:val="left"/>
              <w:rPr>
                <w:sz w:val="21"/>
              </w:rPr>
            </w:pPr>
            <w:r>
              <w:rPr>
                <w:sz w:val="21"/>
                <w:szCs w:val="21"/>
              </w:rPr>
              <w:t>对</w:t>
            </w:r>
            <w:r>
              <w:rPr>
                <w:rFonts w:hint="eastAsia"/>
                <w:sz w:val="21"/>
                <w:szCs w:val="21"/>
              </w:rPr>
              <w:t>“</w:t>
            </w:r>
            <w:r>
              <w:rPr>
                <w:sz w:val="21"/>
                <w:szCs w:val="21"/>
              </w:rPr>
              <w:t>是否全覆盖</w:t>
            </w:r>
            <w:r>
              <w:rPr>
                <w:rFonts w:hint="eastAsia"/>
                <w:sz w:val="21"/>
                <w:szCs w:val="21"/>
              </w:rPr>
              <w:t>”</w:t>
            </w:r>
            <w:r>
              <w:rPr>
                <w:sz w:val="21"/>
                <w:szCs w:val="21"/>
              </w:rPr>
              <w:t>理解不同</w:t>
            </w:r>
          </w:p>
        </w:tc>
        <w:tc>
          <w:tcPr>
            <w:tcW w:w="4167" w:type="dxa"/>
            <w:vAlign w:val="center"/>
          </w:tcPr>
          <w:p w14:paraId="7DAAB8B2">
            <w:pPr>
              <w:snapToGrid w:val="0"/>
              <w:spacing w:before="70" w:after="70" w:line="240" w:lineRule="auto"/>
              <w:ind w:firstLine="0"/>
              <w:jc w:val="left"/>
              <w:rPr>
                <w:sz w:val="21"/>
              </w:rPr>
            </w:pPr>
            <w:r>
              <w:rPr>
                <w:sz w:val="21"/>
                <w:szCs w:val="21"/>
              </w:rPr>
              <w:t>以覆盖率热力图与分区清单作为客观依据</w:t>
            </w:r>
          </w:p>
        </w:tc>
      </w:tr>
      <w:tr w14:paraId="74A1A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5A553B22">
            <w:pPr>
              <w:snapToGrid w:val="0"/>
              <w:spacing w:before="70" w:after="70" w:line="240" w:lineRule="auto"/>
              <w:ind w:firstLine="0"/>
              <w:jc w:val="left"/>
              <w:rPr>
                <w:sz w:val="21"/>
              </w:rPr>
            </w:pPr>
            <w:r>
              <w:rPr>
                <w:sz w:val="21"/>
                <w:szCs w:val="21"/>
              </w:rPr>
              <w:t>缺陷定性争议</w:t>
            </w:r>
          </w:p>
        </w:tc>
        <w:tc>
          <w:tcPr>
            <w:tcW w:w="2955" w:type="dxa"/>
            <w:vAlign w:val="center"/>
          </w:tcPr>
          <w:p w14:paraId="12CA7427">
            <w:pPr>
              <w:snapToGrid w:val="0"/>
              <w:spacing w:before="70" w:after="70" w:line="240" w:lineRule="auto"/>
              <w:ind w:firstLine="0"/>
              <w:jc w:val="left"/>
              <w:rPr>
                <w:sz w:val="21"/>
              </w:rPr>
            </w:pPr>
            <w:r>
              <w:rPr>
                <w:sz w:val="21"/>
                <w:szCs w:val="21"/>
              </w:rPr>
              <w:t>是否属于冲磨缺陷</w:t>
            </w:r>
          </w:p>
        </w:tc>
        <w:tc>
          <w:tcPr>
            <w:tcW w:w="4167" w:type="dxa"/>
            <w:vAlign w:val="center"/>
          </w:tcPr>
          <w:p w14:paraId="7BD6A5C0">
            <w:pPr>
              <w:snapToGrid w:val="0"/>
              <w:spacing w:before="70" w:after="70" w:line="240" w:lineRule="auto"/>
              <w:ind w:firstLine="0"/>
              <w:jc w:val="left"/>
              <w:rPr>
                <w:sz w:val="21"/>
              </w:rPr>
            </w:pPr>
            <w:r>
              <w:rPr>
                <w:sz w:val="21"/>
                <w:szCs w:val="21"/>
              </w:rPr>
              <w:t>以体型削减判据与规则库条款逐条对照</w:t>
            </w:r>
          </w:p>
        </w:tc>
      </w:tr>
      <w:tr w14:paraId="13672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79DDAD01">
            <w:pPr>
              <w:snapToGrid w:val="0"/>
              <w:spacing w:before="70" w:after="70" w:line="240" w:lineRule="auto"/>
              <w:ind w:firstLine="0"/>
              <w:jc w:val="left"/>
              <w:rPr>
                <w:sz w:val="21"/>
              </w:rPr>
            </w:pPr>
            <w:r>
              <w:rPr>
                <w:sz w:val="21"/>
                <w:szCs w:val="21"/>
              </w:rPr>
              <w:t>格式争议</w:t>
            </w:r>
          </w:p>
        </w:tc>
        <w:tc>
          <w:tcPr>
            <w:tcW w:w="2955" w:type="dxa"/>
            <w:vAlign w:val="center"/>
          </w:tcPr>
          <w:p w14:paraId="4842F6E0">
            <w:pPr>
              <w:snapToGrid w:val="0"/>
              <w:spacing w:before="70" w:after="70" w:line="240" w:lineRule="auto"/>
              <w:ind w:firstLine="0"/>
              <w:jc w:val="left"/>
              <w:rPr>
                <w:sz w:val="21"/>
              </w:rPr>
            </w:pPr>
            <w:r>
              <w:rPr>
                <w:sz w:val="21"/>
                <w:szCs w:val="21"/>
              </w:rPr>
              <w:t>报告与图纸格式不符要求</w:t>
            </w:r>
          </w:p>
        </w:tc>
        <w:tc>
          <w:tcPr>
            <w:tcW w:w="4167" w:type="dxa"/>
            <w:vAlign w:val="center"/>
          </w:tcPr>
          <w:p w14:paraId="4C05BE6D">
            <w:pPr>
              <w:snapToGrid w:val="0"/>
              <w:spacing w:before="70" w:after="70" w:line="240" w:lineRule="auto"/>
              <w:ind w:firstLine="0"/>
              <w:jc w:val="left"/>
              <w:rPr>
                <w:sz w:val="21"/>
              </w:rPr>
            </w:pPr>
            <w:r>
              <w:rPr>
                <w:sz w:val="21"/>
                <w:szCs w:val="21"/>
              </w:rPr>
              <w:t>交付前提供样张供甲方确认</w:t>
            </w:r>
          </w:p>
        </w:tc>
      </w:tr>
      <w:tr w14:paraId="7F57F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775A93CD">
            <w:pPr>
              <w:snapToGrid w:val="0"/>
              <w:spacing w:before="70" w:after="70" w:line="240" w:lineRule="auto"/>
              <w:ind w:firstLine="0"/>
              <w:jc w:val="left"/>
              <w:rPr>
                <w:sz w:val="21"/>
              </w:rPr>
            </w:pPr>
            <w:r>
              <w:rPr>
                <w:sz w:val="21"/>
                <w:szCs w:val="21"/>
              </w:rPr>
              <w:t>数量争议</w:t>
            </w:r>
          </w:p>
        </w:tc>
        <w:tc>
          <w:tcPr>
            <w:tcW w:w="2955" w:type="dxa"/>
            <w:vAlign w:val="center"/>
          </w:tcPr>
          <w:p w14:paraId="68E50479">
            <w:pPr>
              <w:snapToGrid w:val="0"/>
              <w:spacing w:before="70" w:after="70" w:line="240" w:lineRule="auto"/>
              <w:ind w:firstLine="0"/>
              <w:jc w:val="left"/>
              <w:rPr>
                <w:sz w:val="21"/>
              </w:rPr>
            </w:pPr>
            <w:r>
              <w:rPr>
                <w:sz w:val="21"/>
                <w:szCs w:val="21"/>
              </w:rPr>
              <w:t>交付份数与介质不符</w:t>
            </w:r>
          </w:p>
        </w:tc>
        <w:tc>
          <w:tcPr>
            <w:tcW w:w="4167" w:type="dxa"/>
            <w:vAlign w:val="center"/>
          </w:tcPr>
          <w:p w14:paraId="34E99077">
            <w:pPr>
              <w:snapToGrid w:val="0"/>
              <w:spacing w:before="70" w:after="70" w:line="240" w:lineRule="auto"/>
              <w:ind w:firstLine="0"/>
              <w:jc w:val="left"/>
              <w:rPr>
                <w:sz w:val="21"/>
              </w:rPr>
            </w:pPr>
            <w:r>
              <w:rPr>
                <w:sz w:val="21"/>
                <w:szCs w:val="21"/>
              </w:rPr>
              <w:t>以交付清单逐项签收</w:t>
            </w:r>
          </w:p>
        </w:tc>
      </w:tr>
      <w:tr w14:paraId="4CAD8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78" w:type="dxa"/>
            <w:vAlign w:val="center"/>
          </w:tcPr>
          <w:p w14:paraId="6DC7485F">
            <w:pPr>
              <w:snapToGrid w:val="0"/>
              <w:spacing w:before="70" w:after="70" w:line="240" w:lineRule="auto"/>
              <w:ind w:firstLine="0"/>
              <w:jc w:val="left"/>
              <w:rPr>
                <w:sz w:val="21"/>
              </w:rPr>
            </w:pPr>
            <w:r>
              <w:rPr>
                <w:sz w:val="21"/>
                <w:szCs w:val="21"/>
              </w:rPr>
              <w:t>时限争议</w:t>
            </w:r>
          </w:p>
        </w:tc>
        <w:tc>
          <w:tcPr>
            <w:tcW w:w="2955" w:type="dxa"/>
            <w:vAlign w:val="center"/>
          </w:tcPr>
          <w:p w14:paraId="11306312">
            <w:pPr>
              <w:snapToGrid w:val="0"/>
              <w:spacing w:before="70" w:after="70" w:line="240" w:lineRule="auto"/>
              <w:ind w:firstLine="0"/>
              <w:jc w:val="left"/>
              <w:rPr>
                <w:sz w:val="21"/>
              </w:rPr>
            </w:pPr>
            <w:r>
              <w:rPr>
                <w:sz w:val="21"/>
                <w:szCs w:val="21"/>
              </w:rPr>
              <w:t>交付时间是否逾期</w:t>
            </w:r>
          </w:p>
        </w:tc>
        <w:tc>
          <w:tcPr>
            <w:tcW w:w="4167" w:type="dxa"/>
            <w:vAlign w:val="center"/>
          </w:tcPr>
          <w:p w14:paraId="08555513">
            <w:pPr>
              <w:snapToGrid w:val="0"/>
              <w:spacing w:before="70" w:after="70" w:line="240" w:lineRule="auto"/>
              <w:ind w:firstLine="0"/>
              <w:jc w:val="left"/>
              <w:rPr>
                <w:sz w:val="21"/>
              </w:rPr>
            </w:pPr>
            <w:r>
              <w:rPr>
                <w:sz w:val="21"/>
                <w:szCs w:val="21"/>
              </w:rPr>
              <w:t>以双方签认的节点计划为准</w:t>
            </w:r>
          </w:p>
        </w:tc>
      </w:tr>
    </w:tbl>
    <w:p w14:paraId="375AB09B">
      <w:pPr>
        <w:spacing w:line="240" w:lineRule="auto"/>
      </w:pPr>
    </w:p>
    <w:p w14:paraId="2D35F730">
      <w:pPr>
        <w:pStyle w:val="4"/>
      </w:pPr>
      <w:bookmarkStart w:id="223" w:name="_Toc8591"/>
      <w:r>
        <w:rPr>
          <w:szCs w:val="36"/>
        </w:rPr>
        <w:t>2.11 实施保障专项方案</w:t>
      </w:r>
      <w:bookmarkEnd w:id="223"/>
    </w:p>
    <w:p w14:paraId="0A58ADDA">
      <w:r>
        <w:rPr>
          <w:rFonts w:hint="eastAsia"/>
        </w:rPr>
        <w:t>保障工作的核心价值体现为将不确定性风险前移至可承受阈值范围内进行管控。在项目实施过程中，作业窗口期属于不可控程度最高的要素，一旦窗口期发生变动，人员、设备及物资的配置方案均需重新调度。本方案摒弃被动等待窗口期调整的应对模式，将被动等待转化为前置准备：在窗口期尚未确定阶段，先行完成控制网设计、装备标定、软件配置、培训考核等不依赖窗口期的工作，确保窗口期一旦确定即可直接开展数据采集作业。在此模式下，即便窗口期推迟一个月，所产生的损失仅为时间成本，而非已投入的工作量成本。</w:t>
      </w:r>
    </w:p>
    <w:p w14:paraId="07124DA1">
      <w:r>
        <w:rPr>
          <w:rFonts w:hint="eastAsia"/>
        </w:rPr>
        <w:t>专项保障体系的设计遵循同一逻辑框架：运输保障旨在解决设备能否按时抵达作业现场的问题，备件保障旨在解决设备到场后发生故障的处置问题，安全保障旨在解决人员作业安全的管控问题，档案保障旨在解决成果交付的合规性问题。上述四项保障举措虽呈现差异化的实施路径，但最终统一指向同一管控目标：最大化将现场作业时间配置于数据采集作业环节，而非消耗于等待与应急补救环节。</w:t>
      </w:r>
    </w:p>
    <w:p w14:paraId="6438CD43">
      <w:r>
        <w:rPr>
          <w:rFonts w:hint="eastAsia"/>
        </w:rPr>
        <w:t>人员保障为保障体系的关键组成部分。本项目实施周期接近三年，人员流动具有客观必然性，因此本方案设计AB角配置与知识文档化两项举措。AB角配置旨在解决核心岗位人员离职后的作业连续性问题，知识文档化旨在解决新入职人员的快速衔接问题。相较于AB角配置，知识文档化的实施复杂度更高，其要求对各项作业经验进行书面化留存，而此类书面化成果的核心作用在于避免项目因核心人员离职而出现运行停滞。</w:t>
      </w:r>
    </w:p>
    <w:p w14:paraId="722770E2">
      <w:r>
        <w:rPr>
          <w:rFonts w:hint="eastAsia"/>
        </w:rPr>
        <w:t>应急管理环节为保障体系的最终组成模块。应急管理并非以应急预案的文件化编制为终点，其核心在于确保一线作业人员在突发状况发生时，可明确首要处置动作、明确上报对象、明晰撤离路径。本方案将二十类应急情形逐一整合为标准化应急处置卡片，张贴于作业区域及设备箱体表面，配套实施每月一次的应急演练机制，目的在于使“依据卡片处置”成为作业人员的习惯性反应模式，而非在突发状况下临时召开会议研讨应对策略。</w:t>
      </w:r>
    </w:p>
    <w:p w14:paraId="6E227D5E">
      <w:pPr>
        <w:pStyle w:val="5"/>
        <w:rPr>
          <w:szCs w:val="32"/>
        </w:rPr>
      </w:pPr>
      <w:bookmarkStart w:id="224" w:name="_Toc23176"/>
      <w:r>
        <w:rPr>
          <w:szCs w:val="32"/>
        </w:rPr>
        <w:t>2.11.1 首轮三站测量建模计划（2026 年 12 月</w:t>
      </w:r>
      <w:r>
        <w:rPr>
          <w:rFonts w:hint="eastAsia"/>
          <w:szCs w:val="32"/>
        </w:rPr>
        <w:t>-</w:t>
      </w:r>
      <w:r>
        <w:rPr>
          <w:szCs w:val="32"/>
        </w:rPr>
        <w:t>2027 年 5 月）</w:t>
      </w:r>
      <w:bookmarkEnd w:id="224"/>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2"/>
        <w:gridCol w:w="1906"/>
        <w:gridCol w:w="1887"/>
        <w:gridCol w:w="2032"/>
        <w:gridCol w:w="1913"/>
      </w:tblGrid>
      <w:tr w14:paraId="3E10A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shd w:val="clear" w:color="auto" w:fill="E7E6E6"/>
            <w:vAlign w:val="center"/>
          </w:tcPr>
          <w:p w14:paraId="3C307550">
            <w:pPr>
              <w:snapToGrid w:val="0"/>
              <w:spacing w:before="70" w:after="70" w:line="320" w:lineRule="auto"/>
              <w:ind w:firstLine="0"/>
              <w:jc w:val="left"/>
            </w:pPr>
            <w:r>
              <w:t>周次</w:t>
            </w:r>
          </w:p>
        </w:tc>
        <w:tc>
          <w:tcPr>
            <w:tcW w:w="1899" w:type="dxa"/>
            <w:shd w:val="clear" w:color="auto" w:fill="E7E6E6"/>
            <w:vAlign w:val="center"/>
          </w:tcPr>
          <w:p w14:paraId="2A1142C6">
            <w:pPr>
              <w:snapToGrid w:val="0"/>
              <w:spacing w:before="70" w:after="70" w:line="320" w:lineRule="auto"/>
              <w:ind w:firstLine="0"/>
              <w:jc w:val="left"/>
            </w:pPr>
            <w:r>
              <w:t>葛洲坝作业组</w:t>
            </w:r>
          </w:p>
        </w:tc>
        <w:tc>
          <w:tcPr>
            <w:tcW w:w="1880" w:type="dxa"/>
            <w:shd w:val="clear" w:color="auto" w:fill="E7E6E6"/>
            <w:vAlign w:val="center"/>
          </w:tcPr>
          <w:p w14:paraId="733B6F0F">
            <w:pPr>
              <w:snapToGrid w:val="0"/>
              <w:spacing w:before="70" w:after="70" w:line="320" w:lineRule="auto"/>
              <w:ind w:firstLine="0"/>
              <w:jc w:val="left"/>
            </w:pPr>
            <w:r>
              <w:t>三峡作业组</w:t>
            </w:r>
          </w:p>
        </w:tc>
        <w:tc>
          <w:tcPr>
            <w:tcW w:w="2024" w:type="dxa"/>
            <w:shd w:val="clear" w:color="auto" w:fill="E7E6E6"/>
            <w:vAlign w:val="center"/>
          </w:tcPr>
          <w:p w14:paraId="4A207714">
            <w:pPr>
              <w:snapToGrid w:val="0"/>
              <w:spacing w:before="70" w:after="70" w:line="320" w:lineRule="auto"/>
              <w:ind w:firstLine="0"/>
              <w:jc w:val="left"/>
            </w:pPr>
            <w:r>
              <w:t>向家坝作业组</w:t>
            </w:r>
          </w:p>
        </w:tc>
        <w:tc>
          <w:tcPr>
            <w:tcW w:w="1906" w:type="dxa"/>
            <w:shd w:val="clear" w:color="auto" w:fill="E7E6E6"/>
            <w:vAlign w:val="center"/>
          </w:tcPr>
          <w:p w14:paraId="5A851201">
            <w:pPr>
              <w:snapToGrid w:val="0"/>
              <w:spacing w:before="70" w:after="70" w:line="320" w:lineRule="auto"/>
              <w:ind w:firstLine="0"/>
              <w:jc w:val="left"/>
            </w:pPr>
            <w:r>
              <w:t>后方支持</w:t>
            </w:r>
          </w:p>
        </w:tc>
      </w:tr>
      <w:tr w14:paraId="02DDF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1F9AB023">
            <w:pPr>
              <w:snapToGrid w:val="0"/>
              <w:spacing w:before="70" w:after="70" w:line="320" w:lineRule="auto"/>
              <w:ind w:firstLine="0"/>
              <w:jc w:val="left"/>
            </w:pPr>
            <w:r>
              <w:t>W1</w:t>
            </w:r>
          </w:p>
        </w:tc>
        <w:tc>
          <w:tcPr>
            <w:tcW w:w="1899" w:type="dxa"/>
            <w:vAlign w:val="center"/>
          </w:tcPr>
          <w:p w14:paraId="0C63F274">
            <w:pPr>
              <w:snapToGrid w:val="0"/>
              <w:spacing w:before="70" w:after="70" w:line="320" w:lineRule="auto"/>
              <w:ind w:firstLine="0"/>
              <w:jc w:val="left"/>
            </w:pPr>
            <w:r>
              <w:t>进场准备、准入办理</w:t>
            </w:r>
          </w:p>
        </w:tc>
        <w:tc>
          <w:tcPr>
            <w:tcW w:w="1880" w:type="dxa"/>
            <w:vAlign w:val="center"/>
          </w:tcPr>
          <w:p w14:paraId="71590768">
            <w:pPr>
              <w:snapToGrid w:val="0"/>
              <w:spacing w:before="70" w:after="70" w:line="320" w:lineRule="auto"/>
              <w:ind w:firstLine="0"/>
              <w:jc w:val="left"/>
            </w:pPr>
            <w:r>
              <w:t>进场准备、准入办理</w:t>
            </w:r>
          </w:p>
        </w:tc>
        <w:tc>
          <w:tcPr>
            <w:tcW w:w="2024" w:type="dxa"/>
            <w:vAlign w:val="center"/>
          </w:tcPr>
          <w:p w14:paraId="7F7E149E">
            <w:pPr>
              <w:snapToGrid w:val="0"/>
              <w:spacing w:before="70" w:after="70" w:line="320" w:lineRule="auto"/>
              <w:ind w:firstLine="0"/>
              <w:jc w:val="left"/>
            </w:pPr>
            <w:r>
              <w:t>进场准备、准入办理</w:t>
            </w:r>
          </w:p>
        </w:tc>
        <w:tc>
          <w:tcPr>
            <w:tcW w:w="1906" w:type="dxa"/>
            <w:vAlign w:val="center"/>
          </w:tcPr>
          <w:p w14:paraId="22E9EAB6">
            <w:pPr>
              <w:snapToGrid w:val="0"/>
              <w:spacing w:before="70" w:after="70" w:line="320" w:lineRule="auto"/>
              <w:ind w:firstLine="0"/>
              <w:jc w:val="left"/>
            </w:pPr>
            <w:r>
              <w:t>控制网设计、方案报审</w:t>
            </w:r>
          </w:p>
        </w:tc>
      </w:tr>
      <w:tr w14:paraId="55A64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197CC2B8">
            <w:pPr>
              <w:snapToGrid w:val="0"/>
              <w:spacing w:before="70" w:after="70" w:line="320" w:lineRule="auto"/>
              <w:ind w:firstLine="0"/>
              <w:jc w:val="left"/>
            </w:pPr>
            <w:r>
              <w:t>W2</w:t>
            </w:r>
          </w:p>
        </w:tc>
        <w:tc>
          <w:tcPr>
            <w:tcW w:w="1899" w:type="dxa"/>
            <w:vAlign w:val="center"/>
          </w:tcPr>
          <w:p w14:paraId="6246DAD8">
            <w:pPr>
              <w:snapToGrid w:val="0"/>
              <w:spacing w:before="70" w:after="70" w:line="320" w:lineRule="auto"/>
              <w:ind w:firstLine="0"/>
              <w:jc w:val="left"/>
            </w:pPr>
            <w:r>
              <w:t>现场踏勘、控制网施测</w:t>
            </w:r>
          </w:p>
        </w:tc>
        <w:tc>
          <w:tcPr>
            <w:tcW w:w="1880" w:type="dxa"/>
            <w:vAlign w:val="center"/>
          </w:tcPr>
          <w:p w14:paraId="534684AF">
            <w:pPr>
              <w:snapToGrid w:val="0"/>
              <w:spacing w:before="70" w:after="70" w:line="320" w:lineRule="auto"/>
              <w:ind w:firstLine="0"/>
              <w:jc w:val="left"/>
            </w:pPr>
            <w:r>
              <w:t>现场踏勘、控制网施测</w:t>
            </w:r>
          </w:p>
        </w:tc>
        <w:tc>
          <w:tcPr>
            <w:tcW w:w="2024" w:type="dxa"/>
            <w:vAlign w:val="center"/>
          </w:tcPr>
          <w:p w14:paraId="535CFCD9">
            <w:pPr>
              <w:snapToGrid w:val="0"/>
              <w:spacing w:before="70" w:after="70" w:line="320" w:lineRule="auto"/>
              <w:ind w:firstLine="0"/>
              <w:jc w:val="left"/>
            </w:pPr>
            <w:r>
              <w:t>平台对接、现场踏勘</w:t>
            </w:r>
          </w:p>
        </w:tc>
        <w:tc>
          <w:tcPr>
            <w:tcW w:w="1906" w:type="dxa"/>
            <w:vAlign w:val="center"/>
          </w:tcPr>
          <w:p w14:paraId="315CF16A">
            <w:pPr>
              <w:snapToGrid w:val="0"/>
              <w:spacing w:before="70" w:after="70" w:line="320" w:lineRule="auto"/>
              <w:ind w:firstLine="0"/>
              <w:jc w:val="left"/>
            </w:pPr>
            <w:r>
              <w:t>设备检定、物资发运</w:t>
            </w:r>
          </w:p>
        </w:tc>
      </w:tr>
      <w:tr w14:paraId="587D4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681F0414">
            <w:pPr>
              <w:snapToGrid w:val="0"/>
              <w:spacing w:before="70" w:after="70" w:line="320" w:lineRule="auto"/>
              <w:ind w:firstLine="0"/>
              <w:jc w:val="left"/>
            </w:pPr>
            <w:r>
              <w:t>W3</w:t>
            </w:r>
          </w:p>
        </w:tc>
        <w:tc>
          <w:tcPr>
            <w:tcW w:w="1899" w:type="dxa"/>
            <w:vAlign w:val="center"/>
          </w:tcPr>
          <w:p w14:paraId="08EC6336">
            <w:pPr>
              <w:snapToGrid w:val="0"/>
              <w:spacing w:before="70" w:after="70" w:line="320" w:lineRule="auto"/>
              <w:ind w:firstLine="0"/>
              <w:jc w:val="left"/>
            </w:pPr>
            <w:r>
              <w:t>第 1 孔架站、试扫</w:t>
            </w:r>
          </w:p>
        </w:tc>
        <w:tc>
          <w:tcPr>
            <w:tcW w:w="1880" w:type="dxa"/>
            <w:vAlign w:val="center"/>
          </w:tcPr>
          <w:p w14:paraId="6FA6D054">
            <w:pPr>
              <w:snapToGrid w:val="0"/>
              <w:spacing w:before="70" w:after="70" w:line="320" w:lineRule="auto"/>
              <w:ind w:firstLine="0"/>
              <w:jc w:val="left"/>
            </w:pPr>
            <w:r>
              <w:t>第 1 孔架站、试扫</w:t>
            </w:r>
          </w:p>
        </w:tc>
        <w:tc>
          <w:tcPr>
            <w:tcW w:w="2024" w:type="dxa"/>
            <w:vAlign w:val="center"/>
          </w:tcPr>
          <w:p w14:paraId="6D930BD1">
            <w:pPr>
              <w:snapToGrid w:val="0"/>
              <w:spacing w:before="70" w:after="70" w:line="320" w:lineRule="auto"/>
              <w:ind w:firstLine="0"/>
              <w:jc w:val="left"/>
            </w:pPr>
            <w:r>
              <w:t>平台联调、试扫</w:t>
            </w:r>
          </w:p>
        </w:tc>
        <w:tc>
          <w:tcPr>
            <w:tcW w:w="1906" w:type="dxa"/>
            <w:vAlign w:val="center"/>
          </w:tcPr>
          <w:p w14:paraId="3D3940F2">
            <w:pPr>
              <w:snapToGrid w:val="0"/>
              <w:spacing w:before="70" w:after="70" w:line="320" w:lineRule="auto"/>
              <w:ind w:firstLine="0"/>
              <w:jc w:val="left"/>
            </w:pPr>
            <w:r>
              <w:t>标定复核、数据接收</w:t>
            </w:r>
          </w:p>
        </w:tc>
      </w:tr>
      <w:tr w14:paraId="0F07D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59F32445">
            <w:pPr>
              <w:snapToGrid w:val="0"/>
              <w:spacing w:before="70" w:after="70" w:line="320" w:lineRule="auto"/>
              <w:ind w:firstLine="0"/>
              <w:jc w:val="left"/>
            </w:pPr>
            <w:r>
              <w:t>W4</w:t>
            </w:r>
          </w:p>
        </w:tc>
        <w:tc>
          <w:tcPr>
            <w:tcW w:w="1899" w:type="dxa"/>
            <w:vAlign w:val="center"/>
          </w:tcPr>
          <w:p w14:paraId="5FC35756">
            <w:pPr>
              <w:snapToGrid w:val="0"/>
              <w:spacing w:before="70" w:after="70" w:line="320" w:lineRule="auto"/>
              <w:ind w:firstLine="0"/>
              <w:jc w:val="left"/>
            </w:pPr>
            <w:r>
              <w:t>第 1 孔正式采集</w:t>
            </w:r>
          </w:p>
        </w:tc>
        <w:tc>
          <w:tcPr>
            <w:tcW w:w="1880" w:type="dxa"/>
            <w:vAlign w:val="center"/>
          </w:tcPr>
          <w:p w14:paraId="63FA6A23">
            <w:pPr>
              <w:snapToGrid w:val="0"/>
              <w:spacing w:before="70" w:after="70" w:line="320" w:lineRule="auto"/>
              <w:ind w:firstLine="0"/>
              <w:jc w:val="left"/>
            </w:pPr>
            <w:r>
              <w:t>第 1 孔分段采集</w:t>
            </w:r>
          </w:p>
        </w:tc>
        <w:tc>
          <w:tcPr>
            <w:tcW w:w="2024" w:type="dxa"/>
            <w:vAlign w:val="center"/>
          </w:tcPr>
          <w:p w14:paraId="18C6B023">
            <w:pPr>
              <w:snapToGrid w:val="0"/>
              <w:spacing w:before="70" w:after="70" w:line="320" w:lineRule="auto"/>
              <w:ind w:firstLine="0"/>
              <w:jc w:val="left"/>
            </w:pPr>
            <w:r>
              <w:t>第 1 孔平台扫描</w:t>
            </w:r>
          </w:p>
        </w:tc>
        <w:tc>
          <w:tcPr>
            <w:tcW w:w="1906" w:type="dxa"/>
            <w:vAlign w:val="center"/>
          </w:tcPr>
          <w:p w14:paraId="195FE604">
            <w:pPr>
              <w:snapToGrid w:val="0"/>
              <w:spacing w:before="70" w:after="70" w:line="320" w:lineRule="auto"/>
              <w:ind w:firstLine="0"/>
              <w:jc w:val="left"/>
            </w:pPr>
            <w:r>
              <w:t>内业解算</w:t>
            </w:r>
          </w:p>
        </w:tc>
      </w:tr>
      <w:tr w14:paraId="6B3A4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3BB16AC5">
            <w:pPr>
              <w:snapToGrid w:val="0"/>
              <w:spacing w:before="70" w:after="70" w:line="320" w:lineRule="auto"/>
              <w:ind w:firstLine="0"/>
              <w:jc w:val="left"/>
            </w:pPr>
            <w:r>
              <w:t>W5</w:t>
            </w:r>
          </w:p>
        </w:tc>
        <w:tc>
          <w:tcPr>
            <w:tcW w:w="1899" w:type="dxa"/>
            <w:vAlign w:val="center"/>
          </w:tcPr>
          <w:p w14:paraId="2059E8E7">
            <w:pPr>
              <w:snapToGrid w:val="0"/>
              <w:spacing w:before="70" w:after="70" w:line="320" w:lineRule="auto"/>
              <w:ind w:firstLine="0"/>
              <w:jc w:val="left"/>
            </w:pPr>
            <w:r>
              <w:t>第 1 孔补扫、质检</w:t>
            </w:r>
          </w:p>
        </w:tc>
        <w:tc>
          <w:tcPr>
            <w:tcW w:w="1880" w:type="dxa"/>
            <w:vAlign w:val="center"/>
          </w:tcPr>
          <w:p w14:paraId="34489786">
            <w:pPr>
              <w:snapToGrid w:val="0"/>
              <w:spacing w:before="70" w:after="70" w:line="320" w:lineRule="auto"/>
              <w:ind w:firstLine="0"/>
              <w:jc w:val="left"/>
            </w:pPr>
            <w:r>
              <w:t>第 1 孔补扫、质检</w:t>
            </w:r>
          </w:p>
        </w:tc>
        <w:tc>
          <w:tcPr>
            <w:tcW w:w="2024" w:type="dxa"/>
            <w:vAlign w:val="center"/>
          </w:tcPr>
          <w:p w14:paraId="5FE9AC98">
            <w:pPr>
              <w:snapToGrid w:val="0"/>
              <w:spacing w:before="70" w:after="70" w:line="320" w:lineRule="auto"/>
              <w:ind w:firstLine="0"/>
              <w:jc w:val="left"/>
            </w:pPr>
            <w:r>
              <w:t>第 1 孔补扫、质检</w:t>
            </w:r>
          </w:p>
        </w:tc>
        <w:tc>
          <w:tcPr>
            <w:tcW w:w="1906" w:type="dxa"/>
            <w:vAlign w:val="center"/>
          </w:tcPr>
          <w:p w14:paraId="228F36E9">
            <w:pPr>
              <w:snapToGrid w:val="0"/>
              <w:spacing w:before="70" w:after="70" w:line="320" w:lineRule="auto"/>
              <w:ind w:firstLine="0"/>
              <w:jc w:val="left"/>
            </w:pPr>
            <w:r>
              <w:t>融合与建模</w:t>
            </w:r>
          </w:p>
        </w:tc>
      </w:tr>
      <w:tr w14:paraId="5A169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36BC24EE">
            <w:pPr>
              <w:snapToGrid w:val="0"/>
              <w:spacing w:before="70" w:after="70" w:line="320" w:lineRule="auto"/>
              <w:ind w:firstLine="0"/>
              <w:jc w:val="left"/>
            </w:pPr>
            <w:r>
              <w:t>W6</w:t>
            </w:r>
          </w:p>
        </w:tc>
        <w:tc>
          <w:tcPr>
            <w:tcW w:w="1899" w:type="dxa"/>
            <w:vAlign w:val="center"/>
          </w:tcPr>
          <w:p w14:paraId="6AE19AFF">
            <w:pPr>
              <w:snapToGrid w:val="0"/>
              <w:spacing w:before="70" w:after="70" w:line="320" w:lineRule="auto"/>
              <w:ind w:firstLine="0"/>
              <w:jc w:val="left"/>
            </w:pPr>
            <w:r>
              <w:t>内业处理、报告初稿</w:t>
            </w:r>
          </w:p>
        </w:tc>
        <w:tc>
          <w:tcPr>
            <w:tcW w:w="1880" w:type="dxa"/>
            <w:vAlign w:val="center"/>
          </w:tcPr>
          <w:p w14:paraId="6C040EFD">
            <w:pPr>
              <w:snapToGrid w:val="0"/>
              <w:spacing w:before="70" w:after="70" w:line="320" w:lineRule="auto"/>
              <w:ind w:firstLine="0"/>
              <w:jc w:val="left"/>
            </w:pPr>
            <w:r>
              <w:t>内业处理、报告初稿</w:t>
            </w:r>
          </w:p>
        </w:tc>
        <w:tc>
          <w:tcPr>
            <w:tcW w:w="2024" w:type="dxa"/>
            <w:vAlign w:val="center"/>
          </w:tcPr>
          <w:p w14:paraId="72BFDE8B">
            <w:pPr>
              <w:snapToGrid w:val="0"/>
              <w:spacing w:before="70" w:after="70" w:line="320" w:lineRule="auto"/>
              <w:ind w:firstLine="0"/>
              <w:jc w:val="left"/>
            </w:pPr>
            <w:r>
              <w:t>内业处理、报告初稿</w:t>
            </w:r>
          </w:p>
        </w:tc>
        <w:tc>
          <w:tcPr>
            <w:tcW w:w="1906" w:type="dxa"/>
            <w:vAlign w:val="center"/>
          </w:tcPr>
          <w:p w14:paraId="45C96438">
            <w:pPr>
              <w:snapToGrid w:val="0"/>
              <w:spacing w:before="70" w:after="70" w:line="320" w:lineRule="auto"/>
              <w:ind w:firstLine="0"/>
              <w:jc w:val="left"/>
            </w:pPr>
            <w:r>
              <w:t>缺陷判识复核</w:t>
            </w:r>
          </w:p>
        </w:tc>
      </w:tr>
      <w:tr w14:paraId="498A9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30A7D317">
            <w:pPr>
              <w:snapToGrid w:val="0"/>
              <w:spacing w:before="70" w:after="70" w:line="320" w:lineRule="auto"/>
              <w:ind w:firstLine="0"/>
              <w:jc w:val="left"/>
            </w:pPr>
            <w:r>
              <w:t>W7</w:t>
            </w:r>
          </w:p>
        </w:tc>
        <w:tc>
          <w:tcPr>
            <w:tcW w:w="1899" w:type="dxa"/>
            <w:vAlign w:val="center"/>
          </w:tcPr>
          <w:p w14:paraId="3159E628">
            <w:pPr>
              <w:snapToGrid w:val="0"/>
              <w:spacing w:before="70" w:after="70" w:line="320" w:lineRule="auto"/>
              <w:ind w:firstLine="0"/>
              <w:jc w:val="left"/>
            </w:pPr>
            <w:r>
              <w:t>第 2 孔（如需）采集</w:t>
            </w:r>
          </w:p>
        </w:tc>
        <w:tc>
          <w:tcPr>
            <w:tcW w:w="1880" w:type="dxa"/>
            <w:vAlign w:val="center"/>
          </w:tcPr>
          <w:p w14:paraId="60DF6D56">
            <w:pPr>
              <w:snapToGrid w:val="0"/>
              <w:spacing w:before="70" w:after="70" w:line="320" w:lineRule="auto"/>
              <w:ind w:firstLine="0"/>
              <w:jc w:val="left"/>
            </w:pPr>
            <w:r>
              <w:t>第 2 孔（如需）采集</w:t>
            </w:r>
          </w:p>
        </w:tc>
        <w:tc>
          <w:tcPr>
            <w:tcW w:w="2024" w:type="dxa"/>
            <w:vAlign w:val="center"/>
          </w:tcPr>
          <w:p w14:paraId="76727027">
            <w:pPr>
              <w:snapToGrid w:val="0"/>
              <w:spacing w:before="70" w:after="70" w:line="320" w:lineRule="auto"/>
              <w:ind w:firstLine="0"/>
              <w:jc w:val="left"/>
            </w:pPr>
            <w:r>
              <w:t>第 2 孔（湿润差异）采集</w:t>
            </w:r>
          </w:p>
        </w:tc>
        <w:tc>
          <w:tcPr>
            <w:tcW w:w="1906" w:type="dxa"/>
            <w:vAlign w:val="center"/>
          </w:tcPr>
          <w:p w14:paraId="1F45884C">
            <w:pPr>
              <w:snapToGrid w:val="0"/>
              <w:spacing w:before="70" w:after="70" w:line="320" w:lineRule="auto"/>
              <w:ind w:firstLine="0"/>
              <w:jc w:val="left"/>
            </w:pPr>
            <w:r>
              <w:t>数据质检</w:t>
            </w:r>
          </w:p>
        </w:tc>
      </w:tr>
      <w:tr w14:paraId="71538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64BB1850">
            <w:pPr>
              <w:snapToGrid w:val="0"/>
              <w:spacing w:before="70" w:after="70" w:line="320" w:lineRule="auto"/>
              <w:ind w:firstLine="0"/>
              <w:jc w:val="left"/>
            </w:pPr>
            <w:r>
              <w:t>W8</w:t>
            </w:r>
          </w:p>
        </w:tc>
        <w:tc>
          <w:tcPr>
            <w:tcW w:w="1899" w:type="dxa"/>
            <w:vAlign w:val="center"/>
          </w:tcPr>
          <w:p w14:paraId="78A0A108">
            <w:pPr>
              <w:snapToGrid w:val="0"/>
              <w:spacing w:before="70" w:after="70" w:line="320" w:lineRule="auto"/>
              <w:ind w:firstLine="0"/>
              <w:jc w:val="left"/>
            </w:pPr>
            <w:r>
              <w:t>第 2 孔补扫、质检</w:t>
            </w:r>
          </w:p>
        </w:tc>
        <w:tc>
          <w:tcPr>
            <w:tcW w:w="1880" w:type="dxa"/>
            <w:vAlign w:val="center"/>
          </w:tcPr>
          <w:p w14:paraId="454EA64B">
            <w:pPr>
              <w:snapToGrid w:val="0"/>
              <w:spacing w:before="70" w:after="70" w:line="320" w:lineRule="auto"/>
              <w:ind w:firstLine="0"/>
              <w:jc w:val="left"/>
            </w:pPr>
            <w:r>
              <w:t>第 2 孔补扫、质检</w:t>
            </w:r>
          </w:p>
        </w:tc>
        <w:tc>
          <w:tcPr>
            <w:tcW w:w="2024" w:type="dxa"/>
            <w:vAlign w:val="center"/>
          </w:tcPr>
          <w:p w14:paraId="754E64C8">
            <w:pPr>
              <w:snapToGrid w:val="0"/>
              <w:spacing w:before="70" w:after="70" w:line="320" w:lineRule="auto"/>
              <w:ind w:firstLine="0"/>
              <w:jc w:val="left"/>
            </w:pPr>
            <w:r>
              <w:t>第 2 孔补扫、质检</w:t>
            </w:r>
          </w:p>
        </w:tc>
        <w:tc>
          <w:tcPr>
            <w:tcW w:w="1906" w:type="dxa"/>
            <w:vAlign w:val="center"/>
          </w:tcPr>
          <w:p w14:paraId="5B7D4F2E">
            <w:pPr>
              <w:snapToGrid w:val="0"/>
              <w:spacing w:before="70" w:after="70" w:line="320" w:lineRule="auto"/>
              <w:ind w:firstLine="0"/>
              <w:jc w:val="left"/>
            </w:pPr>
            <w:r>
              <w:t>建模与判识</w:t>
            </w:r>
          </w:p>
        </w:tc>
      </w:tr>
      <w:tr w14:paraId="26CD5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2BA4E3F6">
            <w:pPr>
              <w:snapToGrid w:val="0"/>
              <w:spacing w:before="70" w:after="70" w:line="320" w:lineRule="auto"/>
              <w:ind w:firstLine="0"/>
              <w:jc w:val="left"/>
            </w:pPr>
            <w:r>
              <w:t>W9</w:t>
            </w:r>
          </w:p>
        </w:tc>
        <w:tc>
          <w:tcPr>
            <w:tcW w:w="1899" w:type="dxa"/>
            <w:vAlign w:val="center"/>
          </w:tcPr>
          <w:p w14:paraId="6FCA261D">
            <w:pPr>
              <w:snapToGrid w:val="0"/>
              <w:spacing w:before="70" w:after="70" w:line="320" w:lineRule="auto"/>
              <w:ind w:firstLine="0"/>
              <w:jc w:val="left"/>
            </w:pPr>
            <w:r>
              <w:t>成果整理</w:t>
            </w:r>
          </w:p>
        </w:tc>
        <w:tc>
          <w:tcPr>
            <w:tcW w:w="1880" w:type="dxa"/>
            <w:vAlign w:val="center"/>
          </w:tcPr>
          <w:p w14:paraId="392506E5">
            <w:pPr>
              <w:snapToGrid w:val="0"/>
              <w:spacing w:before="70" w:after="70" w:line="320" w:lineRule="auto"/>
              <w:ind w:firstLine="0"/>
              <w:jc w:val="left"/>
            </w:pPr>
            <w:r>
              <w:t>成果整理</w:t>
            </w:r>
          </w:p>
        </w:tc>
        <w:tc>
          <w:tcPr>
            <w:tcW w:w="2024" w:type="dxa"/>
            <w:vAlign w:val="center"/>
          </w:tcPr>
          <w:p w14:paraId="5C864972">
            <w:pPr>
              <w:snapToGrid w:val="0"/>
              <w:spacing w:before="70" w:after="70" w:line="320" w:lineRule="auto"/>
              <w:ind w:firstLine="0"/>
              <w:jc w:val="left"/>
            </w:pPr>
            <w:r>
              <w:t>成果整理</w:t>
            </w:r>
          </w:p>
        </w:tc>
        <w:tc>
          <w:tcPr>
            <w:tcW w:w="1906" w:type="dxa"/>
            <w:vAlign w:val="center"/>
          </w:tcPr>
          <w:p w14:paraId="26BC747B">
            <w:pPr>
              <w:snapToGrid w:val="0"/>
              <w:spacing w:before="70" w:after="70" w:line="320" w:lineRule="auto"/>
              <w:ind w:firstLine="0"/>
              <w:jc w:val="left"/>
            </w:pPr>
            <w:r>
              <w:t>技术现状分析</w:t>
            </w:r>
          </w:p>
        </w:tc>
      </w:tr>
      <w:tr w14:paraId="19F4C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58" w:type="dxa"/>
            <w:vAlign w:val="center"/>
          </w:tcPr>
          <w:p w14:paraId="2DF20E95">
            <w:pPr>
              <w:snapToGrid w:val="0"/>
              <w:spacing w:before="70" w:after="70" w:line="320" w:lineRule="auto"/>
              <w:ind w:firstLine="0"/>
              <w:jc w:val="left"/>
            </w:pPr>
            <w:r>
              <w:t>W10</w:t>
            </w:r>
          </w:p>
        </w:tc>
        <w:tc>
          <w:tcPr>
            <w:tcW w:w="1899" w:type="dxa"/>
            <w:vAlign w:val="center"/>
          </w:tcPr>
          <w:p w14:paraId="3A26397B">
            <w:pPr>
              <w:snapToGrid w:val="0"/>
              <w:spacing w:before="70" w:after="70" w:line="320" w:lineRule="auto"/>
              <w:ind w:firstLine="0"/>
              <w:jc w:val="left"/>
            </w:pPr>
            <w:r>
              <w:t>数据移交、阶段小结</w:t>
            </w:r>
          </w:p>
        </w:tc>
        <w:tc>
          <w:tcPr>
            <w:tcW w:w="1880" w:type="dxa"/>
            <w:vAlign w:val="center"/>
          </w:tcPr>
          <w:p w14:paraId="6777E4DE">
            <w:pPr>
              <w:snapToGrid w:val="0"/>
              <w:spacing w:before="70" w:after="70" w:line="320" w:lineRule="auto"/>
              <w:ind w:firstLine="0"/>
              <w:jc w:val="left"/>
            </w:pPr>
            <w:r>
              <w:t>数据移交、阶段小结</w:t>
            </w:r>
          </w:p>
        </w:tc>
        <w:tc>
          <w:tcPr>
            <w:tcW w:w="2024" w:type="dxa"/>
            <w:vAlign w:val="center"/>
          </w:tcPr>
          <w:p w14:paraId="7D9419E5">
            <w:pPr>
              <w:snapToGrid w:val="0"/>
              <w:spacing w:before="70" w:after="70" w:line="320" w:lineRule="auto"/>
              <w:ind w:firstLine="0"/>
              <w:jc w:val="left"/>
            </w:pPr>
            <w:r>
              <w:t>数据移交、阶段小结</w:t>
            </w:r>
          </w:p>
        </w:tc>
        <w:tc>
          <w:tcPr>
            <w:tcW w:w="1906" w:type="dxa"/>
            <w:vAlign w:val="center"/>
          </w:tcPr>
          <w:p w14:paraId="35B2730F">
            <w:pPr>
              <w:snapToGrid w:val="0"/>
              <w:spacing w:before="70" w:after="70" w:line="320" w:lineRule="auto"/>
              <w:ind w:firstLine="0"/>
              <w:jc w:val="left"/>
            </w:pPr>
            <w:r>
              <w:t>报告汇总</w:t>
            </w:r>
          </w:p>
        </w:tc>
      </w:tr>
    </w:tbl>
    <w:p w14:paraId="5F566AB2">
      <w:pPr>
        <w:spacing w:line="240" w:lineRule="auto"/>
      </w:pPr>
    </w:p>
    <w:p w14:paraId="114815D8">
      <w:r>
        <w:t>注：具体孔号与进场时间以甲方通知为准；遇窗口调整，按</w:t>
      </w:r>
      <w:r>
        <w:rPr>
          <w:rFonts w:hint="eastAsia"/>
        </w:rPr>
        <w:t>“</w:t>
      </w:r>
      <w:r>
        <w:t>周滚动计划</w:t>
      </w:r>
      <w:r>
        <w:rPr>
          <w:rFonts w:hint="eastAsia"/>
        </w:rPr>
        <w:t>”</w:t>
      </w:r>
      <w:r>
        <w:t>重排资源。</w:t>
      </w:r>
    </w:p>
    <w:p w14:paraId="157AB785">
      <w:pPr>
        <w:pStyle w:val="6"/>
      </w:pPr>
      <w:r>
        <w:rPr>
          <w:szCs w:val="32"/>
        </w:rPr>
        <w:t>2.11.1.</w:t>
      </w:r>
      <w:r>
        <w:rPr>
          <w:rFonts w:hint="eastAsia"/>
          <w:szCs w:val="32"/>
        </w:rPr>
        <w:t>1</w:t>
      </w:r>
      <w:r>
        <w:rPr>
          <w:szCs w:val="32"/>
        </w:rPr>
        <w:t>单孔作业日计划</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27"/>
        <w:gridCol w:w="3013"/>
        <w:gridCol w:w="1387"/>
        <w:gridCol w:w="1387"/>
        <w:gridCol w:w="1387"/>
      </w:tblGrid>
      <w:tr w14:paraId="19DEE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27" w:type="dxa"/>
            <w:shd w:val="clear" w:color="auto" w:fill="E7E6E6"/>
            <w:vAlign w:val="center"/>
          </w:tcPr>
          <w:p w14:paraId="1FDF17B3">
            <w:pPr>
              <w:snapToGrid w:val="0"/>
              <w:spacing w:before="70" w:after="70" w:line="240" w:lineRule="auto"/>
              <w:ind w:firstLine="0"/>
              <w:jc w:val="center"/>
              <w:rPr>
                <w:b/>
                <w:sz w:val="21"/>
              </w:rPr>
            </w:pPr>
            <w:r>
              <w:rPr>
                <w:b/>
                <w:sz w:val="21"/>
                <w:szCs w:val="21"/>
              </w:rPr>
              <w:t>时段</w:t>
            </w:r>
          </w:p>
        </w:tc>
        <w:tc>
          <w:tcPr>
            <w:tcW w:w="3013" w:type="dxa"/>
            <w:shd w:val="clear" w:color="auto" w:fill="E7E6E6"/>
            <w:vAlign w:val="center"/>
          </w:tcPr>
          <w:p w14:paraId="4C9CF236">
            <w:pPr>
              <w:snapToGrid w:val="0"/>
              <w:spacing w:before="70" w:after="70" w:line="240" w:lineRule="auto"/>
              <w:ind w:firstLine="0"/>
              <w:jc w:val="center"/>
              <w:rPr>
                <w:b/>
                <w:sz w:val="21"/>
              </w:rPr>
            </w:pPr>
            <w:r>
              <w:rPr>
                <w:b/>
                <w:sz w:val="21"/>
                <w:szCs w:val="21"/>
              </w:rPr>
              <w:t>工作内容</w:t>
            </w:r>
          </w:p>
        </w:tc>
        <w:tc>
          <w:tcPr>
            <w:tcW w:w="1387" w:type="dxa"/>
            <w:shd w:val="clear" w:color="auto" w:fill="E7E6E6"/>
            <w:vAlign w:val="center"/>
          </w:tcPr>
          <w:p w14:paraId="3C04E6B2">
            <w:pPr>
              <w:snapToGrid w:val="0"/>
              <w:spacing w:before="70" w:after="70" w:line="240" w:lineRule="auto"/>
              <w:ind w:firstLine="0"/>
              <w:jc w:val="center"/>
              <w:rPr>
                <w:b/>
                <w:sz w:val="21"/>
              </w:rPr>
            </w:pPr>
            <w:r>
              <w:rPr>
                <w:b/>
                <w:sz w:val="21"/>
                <w:szCs w:val="21"/>
              </w:rPr>
              <w:t>人员</w:t>
            </w:r>
          </w:p>
        </w:tc>
        <w:tc>
          <w:tcPr>
            <w:tcW w:w="1387" w:type="dxa"/>
            <w:shd w:val="clear" w:color="auto" w:fill="E7E6E6"/>
            <w:vAlign w:val="center"/>
          </w:tcPr>
          <w:p w14:paraId="231315C7">
            <w:pPr>
              <w:snapToGrid w:val="0"/>
              <w:spacing w:before="70" w:after="70" w:line="240" w:lineRule="auto"/>
              <w:ind w:firstLine="0"/>
              <w:jc w:val="center"/>
              <w:rPr>
                <w:b/>
                <w:sz w:val="21"/>
              </w:rPr>
            </w:pPr>
            <w:r>
              <w:rPr>
                <w:b/>
                <w:sz w:val="21"/>
                <w:szCs w:val="21"/>
              </w:rPr>
              <w:t>输出</w:t>
            </w:r>
          </w:p>
        </w:tc>
        <w:tc>
          <w:tcPr>
            <w:tcW w:w="1387" w:type="dxa"/>
            <w:shd w:val="clear" w:color="auto" w:fill="E7E6E6"/>
            <w:vAlign w:val="center"/>
          </w:tcPr>
          <w:p w14:paraId="2E374857">
            <w:pPr>
              <w:snapToGrid w:val="0"/>
              <w:spacing w:before="70" w:after="70" w:line="240" w:lineRule="auto"/>
              <w:ind w:firstLine="0"/>
              <w:jc w:val="center"/>
              <w:rPr>
                <w:b/>
                <w:sz w:val="21"/>
              </w:rPr>
            </w:pPr>
            <w:r>
              <w:rPr>
                <w:b/>
                <w:sz w:val="21"/>
                <w:szCs w:val="21"/>
              </w:rPr>
              <w:t>检查点</w:t>
            </w:r>
          </w:p>
        </w:tc>
      </w:tr>
      <w:tr w14:paraId="745BC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17F5BD92">
            <w:pPr>
              <w:snapToGrid w:val="0"/>
              <w:spacing w:before="70" w:after="70" w:line="240" w:lineRule="auto"/>
              <w:ind w:firstLine="0"/>
              <w:jc w:val="center"/>
              <w:rPr>
                <w:sz w:val="21"/>
              </w:rPr>
            </w:pPr>
            <w:r>
              <w:rPr>
                <w:sz w:val="21"/>
                <w:szCs w:val="21"/>
              </w:rPr>
              <w:t>08:00</w:t>
            </w:r>
            <w:r>
              <w:rPr>
                <w:rFonts w:hint="eastAsia"/>
                <w:sz w:val="21"/>
                <w:szCs w:val="21"/>
              </w:rPr>
              <w:t>-</w:t>
            </w:r>
            <w:r>
              <w:rPr>
                <w:sz w:val="21"/>
                <w:szCs w:val="21"/>
              </w:rPr>
              <w:t>08:30</w:t>
            </w:r>
          </w:p>
        </w:tc>
        <w:tc>
          <w:tcPr>
            <w:tcW w:w="3013" w:type="dxa"/>
            <w:vAlign w:val="center"/>
          </w:tcPr>
          <w:p w14:paraId="49764049">
            <w:pPr>
              <w:snapToGrid w:val="0"/>
              <w:spacing w:before="70" w:after="70" w:line="240" w:lineRule="auto"/>
              <w:ind w:firstLine="0"/>
              <w:jc w:val="center"/>
              <w:rPr>
                <w:sz w:val="21"/>
              </w:rPr>
            </w:pPr>
            <w:r>
              <w:rPr>
                <w:sz w:val="21"/>
                <w:szCs w:val="21"/>
              </w:rPr>
              <w:t>班前会、安全交底</w:t>
            </w:r>
          </w:p>
        </w:tc>
        <w:tc>
          <w:tcPr>
            <w:tcW w:w="1387" w:type="dxa"/>
            <w:vAlign w:val="center"/>
          </w:tcPr>
          <w:p w14:paraId="588D1DD7">
            <w:pPr>
              <w:snapToGrid w:val="0"/>
              <w:spacing w:before="70" w:after="70" w:line="240" w:lineRule="auto"/>
              <w:ind w:firstLine="0"/>
              <w:jc w:val="left"/>
              <w:rPr>
                <w:sz w:val="21"/>
              </w:rPr>
            </w:pPr>
            <w:r>
              <w:rPr>
                <w:sz w:val="21"/>
                <w:szCs w:val="21"/>
              </w:rPr>
              <w:t>全员</w:t>
            </w:r>
          </w:p>
        </w:tc>
        <w:tc>
          <w:tcPr>
            <w:tcW w:w="1387" w:type="dxa"/>
            <w:vAlign w:val="center"/>
          </w:tcPr>
          <w:p w14:paraId="38BE9B78">
            <w:pPr>
              <w:snapToGrid w:val="0"/>
              <w:spacing w:before="70" w:after="70" w:line="240" w:lineRule="auto"/>
              <w:ind w:firstLine="0"/>
              <w:jc w:val="left"/>
              <w:rPr>
                <w:sz w:val="21"/>
              </w:rPr>
            </w:pPr>
            <w:r>
              <w:rPr>
                <w:sz w:val="21"/>
                <w:szCs w:val="21"/>
              </w:rPr>
              <w:t>交底记录</w:t>
            </w:r>
          </w:p>
        </w:tc>
        <w:tc>
          <w:tcPr>
            <w:tcW w:w="1387" w:type="dxa"/>
            <w:vAlign w:val="center"/>
          </w:tcPr>
          <w:p w14:paraId="035F26AF">
            <w:pPr>
              <w:snapToGrid w:val="0"/>
              <w:spacing w:before="70" w:after="70" w:line="240" w:lineRule="auto"/>
              <w:ind w:firstLine="0"/>
              <w:jc w:val="center"/>
              <w:rPr>
                <w:sz w:val="21"/>
              </w:rPr>
            </w:pPr>
            <w:r>
              <w:rPr>
                <w:sz w:val="21"/>
                <w:szCs w:val="21"/>
              </w:rPr>
              <w:t>签字确认</w:t>
            </w:r>
          </w:p>
        </w:tc>
      </w:tr>
      <w:tr w14:paraId="513FD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7F7F83BE">
            <w:pPr>
              <w:snapToGrid w:val="0"/>
              <w:spacing w:before="70" w:after="70" w:line="240" w:lineRule="auto"/>
              <w:ind w:firstLine="0"/>
              <w:jc w:val="center"/>
              <w:rPr>
                <w:sz w:val="21"/>
              </w:rPr>
            </w:pPr>
            <w:r>
              <w:rPr>
                <w:sz w:val="21"/>
                <w:szCs w:val="21"/>
              </w:rPr>
              <w:t>08:30</w:t>
            </w:r>
            <w:r>
              <w:rPr>
                <w:rFonts w:hint="eastAsia"/>
                <w:sz w:val="21"/>
                <w:szCs w:val="21"/>
              </w:rPr>
              <w:t>-</w:t>
            </w:r>
            <w:r>
              <w:rPr>
                <w:sz w:val="21"/>
                <w:szCs w:val="21"/>
              </w:rPr>
              <w:t>09:30</w:t>
            </w:r>
          </w:p>
        </w:tc>
        <w:tc>
          <w:tcPr>
            <w:tcW w:w="3013" w:type="dxa"/>
            <w:vAlign w:val="center"/>
          </w:tcPr>
          <w:p w14:paraId="59EE0FED">
            <w:pPr>
              <w:snapToGrid w:val="0"/>
              <w:spacing w:before="70" w:after="70" w:line="240" w:lineRule="auto"/>
              <w:ind w:firstLine="0"/>
              <w:jc w:val="center"/>
              <w:rPr>
                <w:sz w:val="21"/>
              </w:rPr>
            </w:pPr>
            <w:r>
              <w:rPr>
                <w:sz w:val="21"/>
                <w:szCs w:val="21"/>
              </w:rPr>
              <w:t>设备进场、架设、自检</w:t>
            </w:r>
          </w:p>
        </w:tc>
        <w:tc>
          <w:tcPr>
            <w:tcW w:w="1387" w:type="dxa"/>
            <w:vAlign w:val="center"/>
          </w:tcPr>
          <w:p w14:paraId="1CE5D356">
            <w:pPr>
              <w:snapToGrid w:val="0"/>
              <w:spacing w:before="70" w:after="70" w:line="240" w:lineRule="auto"/>
              <w:ind w:firstLine="0"/>
              <w:jc w:val="left"/>
              <w:rPr>
                <w:sz w:val="21"/>
              </w:rPr>
            </w:pPr>
            <w:r>
              <w:rPr>
                <w:sz w:val="21"/>
                <w:szCs w:val="21"/>
              </w:rPr>
              <w:t>测量 2 人</w:t>
            </w:r>
          </w:p>
        </w:tc>
        <w:tc>
          <w:tcPr>
            <w:tcW w:w="1387" w:type="dxa"/>
            <w:vAlign w:val="center"/>
          </w:tcPr>
          <w:p w14:paraId="37E954B9">
            <w:pPr>
              <w:snapToGrid w:val="0"/>
              <w:spacing w:before="70" w:after="70" w:line="240" w:lineRule="auto"/>
              <w:ind w:firstLine="0"/>
              <w:jc w:val="left"/>
              <w:rPr>
                <w:sz w:val="21"/>
              </w:rPr>
            </w:pPr>
            <w:r>
              <w:rPr>
                <w:sz w:val="21"/>
                <w:szCs w:val="21"/>
              </w:rPr>
              <w:t>架设记录</w:t>
            </w:r>
          </w:p>
        </w:tc>
        <w:tc>
          <w:tcPr>
            <w:tcW w:w="1387" w:type="dxa"/>
            <w:vAlign w:val="center"/>
          </w:tcPr>
          <w:p w14:paraId="0D6405D1">
            <w:pPr>
              <w:snapToGrid w:val="0"/>
              <w:spacing w:before="70" w:after="70" w:line="240" w:lineRule="auto"/>
              <w:ind w:firstLine="0"/>
              <w:jc w:val="center"/>
              <w:rPr>
                <w:sz w:val="21"/>
              </w:rPr>
            </w:pPr>
            <w:r>
              <w:rPr>
                <w:sz w:val="21"/>
                <w:szCs w:val="21"/>
              </w:rPr>
              <w:t>自检通过</w:t>
            </w:r>
          </w:p>
        </w:tc>
      </w:tr>
      <w:tr w14:paraId="582D6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191F5E72">
            <w:pPr>
              <w:snapToGrid w:val="0"/>
              <w:spacing w:before="70" w:after="70" w:line="240" w:lineRule="auto"/>
              <w:ind w:firstLine="0"/>
              <w:jc w:val="center"/>
              <w:rPr>
                <w:sz w:val="21"/>
              </w:rPr>
            </w:pPr>
            <w:r>
              <w:rPr>
                <w:sz w:val="21"/>
                <w:szCs w:val="21"/>
              </w:rPr>
              <w:t>09:30</w:t>
            </w:r>
            <w:r>
              <w:rPr>
                <w:rFonts w:hint="eastAsia"/>
                <w:sz w:val="21"/>
                <w:szCs w:val="21"/>
              </w:rPr>
              <w:t>-</w:t>
            </w:r>
            <w:r>
              <w:rPr>
                <w:sz w:val="21"/>
                <w:szCs w:val="21"/>
              </w:rPr>
              <w:t>10:30</w:t>
            </w:r>
          </w:p>
        </w:tc>
        <w:tc>
          <w:tcPr>
            <w:tcW w:w="3013" w:type="dxa"/>
            <w:vAlign w:val="center"/>
          </w:tcPr>
          <w:p w14:paraId="63770032">
            <w:pPr>
              <w:snapToGrid w:val="0"/>
              <w:spacing w:before="70" w:after="70" w:line="240" w:lineRule="auto"/>
              <w:ind w:firstLine="0"/>
              <w:jc w:val="center"/>
              <w:rPr>
                <w:sz w:val="21"/>
              </w:rPr>
            </w:pPr>
            <w:r>
              <w:rPr>
                <w:sz w:val="21"/>
                <w:szCs w:val="21"/>
              </w:rPr>
              <w:t>控制点联测、标定</w:t>
            </w:r>
          </w:p>
        </w:tc>
        <w:tc>
          <w:tcPr>
            <w:tcW w:w="1387" w:type="dxa"/>
            <w:vAlign w:val="center"/>
          </w:tcPr>
          <w:p w14:paraId="674F74A0">
            <w:pPr>
              <w:snapToGrid w:val="0"/>
              <w:spacing w:before="70" w:after="70" w:line="240" w:lineRule="auto"/>
              <w:ind w:firstLine="0"/>
              <w:jc w:val="left"/>
              <w:rPr>
                <w:sz w:val="21"/>
              </w:rPr>
            </w:pPr>
            <w:r>
              <w:rPr>
                <w:sz w:val="21"/>
                <w:szCs w:val="21"/>
              </w:rPr>
              <w:t>测量 2 人</w:t>
            </w:r>
          </w:p>
        </w:tc>
        <w:tc>
          <w:tcPr>
            <w:tcW w:w="1387" w:type="dxa"/>
            <w:vAlign w:val="center"/>
          </w:tcPr>
          <w:p w14:paraId="6E39FEA1">
            <w:pPr>
              <w:snapToGrid w:val="0"/>
              <w:spacing w:before="70" w:after="70" w:line="240" w:lineRule="auto"/>
              <w:ind w:firstLine="0"/>
              <w:jc w:val="left"/>
              <w:rPr>
                <w:sz w:val="21"/>
              </w:rPr>
            </w:pPr>
            <w:r>
              <w:rPr>
                <w:sz w:val="21"/>
                <w:szCs w:val="21"/>
              </w:rPr>
              <w:t>标定报告</w:t>
            </w:r>
          </w:p>
        </w:tc>
        <w:tc>
          <w:tcPr>
            <w:tcW w:w="1387" w:type="dxa"/>
            <w:vAlign w:val="center"/>
          </w:tcPr>
          <w:p w14:paraId="41EA64E4">
            <w:pPr>
              <w:snapToGrid w:val="0"/>
              <w:spacing w:before="70" w:after="70" w:line="240" w:lineRule="auto"/>
              <w:ind w:firstLine="0"/>
              <w:jc w:val="center"/>
              <w:rPr>
                <w:sz w:val="21"/>
              </w:rPr>
            </w:pPr>
            <w:r>
              <w:rPr>
                <w:sz w:val="21"/>
                <w:szCs w:val="21"/>
              </w:rPr>
              <w:t>残差达标</w:t>
            </w:r>
          </w:p>
        </w:tc>
      </w:tr>
      <w:tr w14:paraId="3AFAA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6127CD57">
            <w:pPr>
              <w:snapToGrid w:val="0"/>
              <w:spacing w:before="70" w:after="70" w:line="240" w:lineRule="auto"/>
              <w:ind w:firstLine="0"/>
              <w:jc w:val="center"/>
              <w:rPr>
                <w:sz w:val="21"/>
              </w:rPr>
            </w:pPr>
            <w:r>
              <w:rPr>
                <w:sz w:val="21"/>
                <w:szCs w:val="21"/>
              </w:rPr>
              <w:t>10:30</w:t>
            </w:r>
            <w:r>
              <w:rPr>
                <w:rFonts w:hint="eastAsia"/>
                <w:sz w:val="21"/>
                <w:szCs w:val="21"/>
              </w:rPr>
              <w:t>-</w:t>
            </w:r>
            <w:r>
              <w:rPr>
                <w:sz w:val="21"/>
                <w:szCs w:val="21"/>
              </w:rPr>
              <w:t>11:00</w:t>
            </w:r>
          </w:p>
        </w:tc>
        <w:tc>
          <w:tcPr>
            <w:tcW w:w="3013" w:type="dxa"/>
            <w:vAlign w:val="center"/>
          </w:tcPr>
          <w:p w14:paraId="4EFD6A15">
            <w:pPr>
              <w:snapToGrid w:val="0"/>
              <w:spacing w:before="70" w:after="70" w:line="240" w:lineRule="auto"/>
              <w:ind w:firstLine="0"/>
              <w:jc w:val="center"/>
              <w:rPr>
                <w:sz w:val="21"/>
              </w:rPr>
            </w:pPr>
            <w:r>
              <w:rPr>
                <w:sz w:val="21"/>
                <w:szCs w:val="21"/>
              </w:rPr>
              <w:t>试扫、参数确认</w:t>
            </w:r>
          </w:p>
        </w:tc>
        <w:tc>
          <w:tcPr>
            <w:tcW w:w="1387" w:type="dxa"/>
            <w:vAlign w:val="center"/>
          </w:tcPr>
          <w:p w14:paraId="6ADB7B8C">
            <w:pPr>
              <w:snapToGrid w:val="0"/>
              <w:spacing w:before="70" w:after="70" w:line="240" w:lineRule="auto"/>
              <w:ind w:firstLine="0"/>
              <w:jc w:val="left"/>
              <w:rPr>
                <w:sz w:val="21"/>
              </w:rPr>
            </w:pPr>
            <w:r>
              <w:rPr>
                <w:sz w:val="21"/>
                <w:szCs w:val="21"/>
              </w:rPr>
              <w:t>全体</w:t>
            </w:r>
          </w:p>
        </w:tc>
        <w:tc>
          <w:tcPr>
            <w:tcW w:w="1387" w:type="dxa"/>
            <w:vAlign w:val="center"/>
          </w:tcPr>
          <w:p w14:paraId="011F947D">
            <w:pPr>
              <w:snapToGrid w:val="0"/>
              <w:spacing w:before="70" w:after="70" w:line="240" w:lineRule="auto"/>
              <w:ind w:firstLine="0"/>
              <w:jc w:val="left"/>
              <w:rPr>
                <w:sz w:val="21"/>
              </w:rPr>
            </w:pPr>
            <w:r>
              <w:rPr>
                <w:sz w:val="21"/>
                <w:szCs w:val="21"/>
              </w:rPr>
              <w:t>试扫记录</w:t>
            </w:r>
          </w:p>
        </w:tc>
        <w:tc>
          <w:tcPr>
            <w:tcW w:w="1387" w:type="dxa"/>
            <w:vAlign w:val="center"/>
          </w:tcPr>
          <w:p w14:paraId="33901ECE">
            <w:pPr>
              <w:snapToGrid w:val="0"/>
              <w:spacing w:before="70" w:after="70" w:line="240" w:lineRule="auto"/>
              <w:ind w:firstLine="0"/>
              <w:jc w:val="center"/>
              <w:rPr>
                <w:sz w:val="21"/>
              </w:rPr>
            </w:pPr>
            <w:r>
              <w:rPr>
                <w:sz w:val="21"/>
                <w:szCs w:val="21"/>
              </w:rPr>
              <w:t>质检通过</w:t>
            </w:r>
          </w:p>
        </w:tc>
      </w:tr>
      <w:tr w14:paraId="39310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3C4448E9">
            <w:pPr>
              <w:snapToGrid w:val="0"/>
              <w:spacing w:before="70" w:after="70" w:line="240" w:lineRule="auto"/>
              <w:ind w:firstLine="0"/>
              <w:jc w:val="center"/>
              <w:rPr>
                <w:sz w:val="21"/>
              </w:rPr>
            </w:pPr>
            <w:r>
              <w:rPr>
                <w:sz w:val="21"/>
                <w:szCs w:val="21"/>
              </w:rPr>
              <w:t>11:00</w:t>
            </w:r>
            <w:r>
              <w:rPr>
                <w:rFonts w:hint="eastAsia"/>
                <w:sz w:val="21"/>
                <w:szCs w:val="21"/>
              </w:rPr>
              <w:t>-</w:t>
            </w:r>
            <w:r>
              <w:rPr>
                <w:sz w:val="21"/>
                <w:szCs w:val="21"/>
              </w:rPr>
              <w:t>12:00</w:t>
            </w:r>
          </w:p>
        </w:tc>
        <w:tc>
          <w:tcPr>
            <w:tcW w:w="3013" w:type="dxa"/>
            <w:vAlign w:val="center"/>
          </w:tcPr>
          <w:p w14:paraId="22ADD7E1">
            <w:pPr>
              <w:snapToGrid w:val="0"/>
              <w:spacing w:before="70" w:after="70" w:line="240" w:lineRule="auto"/>
              <w:ind w:firstLine="0"/>
              <w:jc w:val="center"/>
              <w:rPr>
                <w:sz w:val="21"/>
              </w:rPr>
            </w:pPr>
            <w:r>
              <w:rPr>
                <w:sz w:val="21"/>
                <w:szCs w:val="21"/>
              </w:rPr>
              <w:t>分区采集（一）</w:t>
            </w:r>
          </w:p>
        </w:tc>
        <w:tc>
          <w:tcPr>
            <w:tcW w:w="1387" w:type="dxa"/>
            <w:vAlign w:val="center"/>
          </w:tcPr>
          <w:p w14:paraId="023FA64A">
            <w:pPr>
              <w:snapToGrid w:val="0"/>
              <w:spacing w:before="70" w:after="70" w:line="240" w:lineRule="auto"/>
              <w:ind w:firstLine="0"/>
              <w:jc w:val="left"/>
              <w:rPr>
                <w:sz w:val="21"/>
              </w:rPr>
            </w:pPr>
            <w:r>
              <w:rPr>
                <w:sz w:val="21"/>
                <w:szCs w:val="21"/>
              </w:rPr>
              <w:t>采集 2 人</w:t>
            </w:r>
          </w:p>
        </w:tc>
        <w:tc>
          <w:tcPr>
            <w:tcW w:w="1387" w:type="dxa"/>
            <w:vAlign w:val="center"/>
          </w:tcPr>
          <w:p w14:paraId="5EDB064D">
            <w:pPr>
              <w:snapToGrid w:val="0"/>
              <w:spacing w:before="70" w:after="70" w:line="240" w:lineRule="auto"/>
              <w:ind w:firstLine="0"/>
              <w:jc w:val="left"/>
              <w:rPr>
                <w:sz w:val="21"/>
              </w:rPr>
            </w:pPr>
            <w:r>
              <w:rPr>
                <w:sz w:val="21"/>
                <w:szCs w:val="21"/>
              </w:rPr>
              <w:t>原始数据</w:t>
            </w:r>
          </w:p>
        </w:tc>
        <w:tc>
          <w:tcPr>
            <w:tcW w:w="1387" w:type="dxa"/>
            <w:vAlign w:val="center"/>
          </w:tcPr>
          <w:p w14:paraId="138D9244">
            <w:pPr>
              <w:snapToGrid w:val="0"/>
              <w:spacing w:before="70" w:after="70" w:line="240" w:lineRule="auto"/>
              <w:ind w:firstLine="0"/>
              <w:jc w:val="center"/>
              <w:rPr>
                <w:sz w:val="21"/>
              </w:rPr>
            </w:pPr>
            <w:r>
              <w:rPr>
                <w:sz w:val="21"/>
                <w:szCs w:val="21"/>
              </w:rPr>
              <w:t>覆盖率</w:t>
            </w:r>
          </w:p>
        </w:tc>
      </w:tr>
      <w:tr w14:paraId="38CCD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27EB8CD4">
            <w:pPr>
              <w:snapToGrid w:val="0"/>
              <w:spacing w:before="70" w:after="70" w:line="240" w:lineRule="auto"/>
              <w:ind w:firstLine="0"/>
              <w:jc w:val="center"/>
              <w:rPr>
                <w:sz w:val="21"/>
              </w:rPr>
            </w:pPr>
            <w:r>
              <w:rPr>
                <w:sz w:val="21"/>
                <w:szCs w:val="21"/>
              </w:rPr>
              <w:t>13:30</w:t>
            </w:r>
            <w:r>
              <w:rPr>
                <w:rFonts w:hint="eastAsia"/>
                <w:sz w:val="21"/>
                <w:szCs w:val="21"/>
              </w:rPr>
              <w:t>-</w:t>
            </w:r>
            <w:r>
              <w:rPr>
                <w:sz w:val="21"/>
                <w:szCs w:val="21"/>
              </w:rPr>
              <w:t>16:00</w:t>
            </w:r>
          </w:p>
        </w:tc>
        <w:tc>
          <w:tcPr>
            <w:tcW w:w="3013" w:type="dxa"/>
            <w:vAlign w:val="center"/>
          </w:tcPr>
          <w:p w14:paraId="12867251">
            <w:pPr>
              <w:snapToGrid w:val="0"/>
              <w:spacing w:before="70" w:after="70" w:line="240" w:lineRule="auto"/>
              <w:ind w:firstLine="0"/>
              <w:jc w:val="center"/>
              <w:rPr>
                <w:sz w:val="21"/>
              </w:rPr>
            </w:pPr>
            <w:r>
              <w:rPr>
                <w:sz w:val="21"/>
                <w:szCs w:val="21"/>
              </w:rPr>
              <w:t>分区采集（二）</w:t>
            </w:r>
          </w:p>
        </w:tc>
        <w:tc>
          <w:tcPr>
            <w:tcW w:w="1387" w:type="dxa"/>
            <w:vAlign w:val="center"/>
          </w:tcPr>
          <w:p w14:paraId="4ADC43F9">
            <w:pPr>
              <w:snapToGrid w:val="0"/>
              <w:spacing w:before="70" w:after="70" w:line="240" w:lineRule="auto"/>
              <w:ind w:firstLine="0"/>
              <w:jc w:val="left"/>
              <w:rPr>
                <w:sz w:val="21"/>
              </w:rPr>
            </w:pPr>
            <w:r>
              <w:rPr>
                <w:sz w:val="21"/>
                <w:szCs w:val="21"/>
              </w:rPr>
              <w:t>采集 2 人</w:t>
            </w:r>
          </w:p>
        </w:tc>
        <w:tc>
          <w:tcPr>
            <w:tcW w:w="1387" w:type="dxa"/>
            <w:vAlign w:val="center"/>
          </w:tcPr>
          <w:p w14:paraId="7F288A49">
            <w:pPr>
              <w:snapToGrid w:val="0"/>
              <w:spacing w:before="70" w:after="70" w:line="240" w:lineRule="auto"/>
              <w:ind w:firstLine="0"/>
              <w:jc w:val="left"/>
              <w:rPr>
                <w:sz w:val="21"/>
              </w:rPr>
            </w:pPr>
            <w:r>
              <w:rPr>
                <w:sz w:val="21"/>
                <w:szCs w:val="21"/>
              </w:rPr>
              <w:t>原始数据</w:t>
            </w:r>
          </w:p>
        </w:tc>
        <w:tc>
          <w:tcPr>
            <w:tcW w:w="1387" w:type="dxa"/>
            <w:vAlign w:val="center"/>
          </w:tcPr>
          <w:p w14:paraId="514E02C3">
            <w:pPr>
              <w:snapToGrid w:val="0"/>
              <w:spacing w:before="70" w:after="70" w:line="240" w:lineRule="auto"/>
              <w:ind w:firstLine="0"/>
              <w:jc w:val="center"/>
              <w:rPr>
                <w:sz w:val="21"/>
              </w:rPr>
            </w:pPr>
            <w:r>
              <w:rPr>
                <w:sz w:val="21"/>
                <w:szCs w:val="21"/>
              </w:rPr>
              <w:t>覆盖率</w:t>
            </w:r>
          </w:p>
        </w:tc>
      </w:tr>
      <w:tr w14:paraId="1CC04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246A7A29">
            <w:pPr>
              <w:snapToGrid w:val="0"/>
              <w:spacing w:before="70" w:after="70" w:line="240" w:lineRule="auto"/>
              <w:ind w:firstLine="0"/>
              <w:jc w:val="center"/>
              <w:rPr>
                <w:sz w:val="21"/>
              </w:rPr>
            </w:pPr>
            <w:r>
              <w:rPr>
                <w:sz w:val="21"/>
                <w:szCs w:val="21"/>
              </w:rPr>
              <w:t>16:00</w:t>
            </w:r>
            <w:r>
              <w:rPr>
                <w:rFonts w:hint="eastAsia"/>
                <w:sz w:val="21"/>
                <w:szCs w:val="21"/>
              </w:rPr>
              <w:t>-</w:t>
            </w:r>
            <w:r>
              <w:rPr>
                <w:sz w:val="21"/>
                <w:szCs w:val="21"/>
              </w:rPr>
              <w:t>17:00</w:t>
            </w:r>
          </w:p>
        </w:tc>
        <w:tc>
          <w:tcPr>
            <w:tcW w:w="3013" w:type="dxa"/>
            <w:vAlign w:val="center"/>
          </w:tcPr>
          <w:p w14:paraId="23DD39CF">
            <w:pPr>
              <w:snapToGrid w:val="0"/>
              <w:spacing w:before="70" w:after="70" w:line="240" w:lineRule="auto"/>
              <w:ind w:firstLine="0"/>
              <w:jc w:val="center"/>
              <w:rPr>
                <w:sz w:val="21"/>
              </w:rPr>
            </w:pPr>
            <w:r>
              <w:rPr>
                <w:sz w:val="21"/>
                <w:szCs w:val="21"/>
              </w:rPr>
              <w:t>补扫、现场质检</w:t>
            </w:r>
          </w:p>
        </w:tc>
        <w:tc>
          <w:tcPr>
            <w:tcW w:w="1387" w:type="dxa"/>
            <w:vAlign w:val="center"/>
          </w:tcPr>
          <w:p w14:paraId="78FF758A">
            <w:pPr>
              <w:snapToGrid w:val="0"/>
              <w:spacing w:before="70" w:after="70" w:line="240" w:lineRule="auto"/>
              <w:ind w:firstLine="0"/>
              <w:jc w:val="left"/>
              <w:rPr>
                <w:sz w:val="21"/>
              </w:rPr>
            </w:pPr>
            <w:r>
              <w:rPr>
                <w:sz w:val="21"/>
                <w:szCs w:val="21"/>
              </w:rPr>
              <w:t>采集 2 人</w:t>
            </w:r>
          </w:p>
        </w:tc>
        <w:tc>
          <w:tcPr>
            <w:tcW w:w="1387" w:type="dxa"/>
            <w:vAlign w:val="center"/>
          </w:tcPr>
          <w:p w14:paraId="7B4D29F0">
            <w:pPr>
              <w:snapToGrid w:val="0"/>
              <w:spacing w:before="70" w:after="70" w:line="240" w:lineRule="auto"/>
              <w:ind w:firstLine="0"/>
              <w:jc w:val="left"/>
              <w:rPr>
                <w:sz w:val="21"/>
              </w:rPr>
            </w:pPr>
            <w:r>
              <w:rPr>
                <w:sz w:val="21"/>
                <w:szCs w:val="21"/>
              </w:rPr>
              <w:t>质检记录</w:t>
            </w:r>
          </w:p>
        </w:tc>
        <w:tc>
          <w:tcPr>
            <w:tcW w:w="1387" w:type="dxa"/>
            <w:vAlign w:val="center"/>
          </w:tcPr>
          <w:p w14:paraId="5A4ED14D">
            <w:pPr>
              <w:snapToGrid w:val="0"/>
              <w:spacing w:before="70" w:after="70" w:line="240" w:lineRule="auto"/>
              <w:ind w:firstLine="0"/>
              <w:jc w:val="center"/>
              <w:rPr>
                <w:sz w:val="21"/>
              </w:rPr>
            </w:pPr>
            <w:r>
              <w:rPr>
                <w:sz w:val="21"/>
                <w:szCs w:val="21"/>
              </w:rPr>
              <w:t>≥98%</w:t>
            </w:r>
          </w:p>
        </w:tc>
      </w:tr>
      <w:tr w14:paraId="646FE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185F1372">
            <w:pPr>
              <w:snapToGrid w:val="0"/>
              <w:spacing w:before="70" w:after="70" w:line="240" w:lineRule="auto"/>
              <w:ind w:firstLine="0"/>
              <w:jc w:val="center"/>
              <w:rPr>
                <w:sz w:val="21"/>
              </w:rPr>
            </w:pPr>
            <w:r>
              <w:rPr>
                <w:sz w:val="21"/>
                <w:szCs w:val="21"/>
              </w:rPr>
              <w:t>17:00</w:t>
            </w:r>
            <w:r>
              <w:rPr>
                <w:rFonts w:hint="eastAsia"/>
                <w:sz w:val="21"/>
                <w:szCs w:val="21"/>
              </w:rPr>
              <w:t>-</w:t>
            </w:r>
            <w:r>
              <w:rPr>
                <w:sz w:val="21"/>
                <w:szCs w:val="21"/>
              </w:rPr>
              <w:t>17:30</w:t>
            </w:r>
          </w:p>
        </w:tc>
        <w:tc>
          <w:tcPr>
            <w:tcW w:w="3013" w:type="dxa"/>
            <w:vAlign w:val="center"/>
          </w:tcPr>
          <w:p w14:paraId="1279B570">
            <w:pPr>
              <w:snapToGrid w:val="0"/>
              <w:spacing w:before="70" w:after="70" w:line="240" w:lineRule="auto"/>
              <w:ind w:firstLine="0"/>
              <w:jc w:val="center"/>
              <w:rPr>
                <w:sz w:val="21"/>
              </w:rPr>
            </w:pPr>
            <w:r>
              <w:rPr>
                <w:sz w:val="21"/>
                <w:szCs w:val="21"/>
              </w:rPr>
              <w:t>数据备份、撤收</w:t>
            </w:r>
          </w:p>
        </w:tc>
        <w:tc>
          <w:tcPr>
            <w:tcW w:w="1387" w:type="dxa"/>
            <w:vAlign w:val="center"/>
          </w:tcPr>
          <w:p w14:paraId="623245EE">
            <w:pPr>
              <w:snapToGrid w:val="0"/>
              <w:spacing w:before="70" w:after="70" w:line="240" w:lineRule="auto"/>
              <w:ind w:firstLine="0"/>
              <w:jc w:val="left"/>
              <w:rPr>
                <w:sz w:val="21"/>
              </w:rPr>
            </w:pPr>
            <w:r>
              <w:rPr>
                <w:sz w:val="21"/>
                <w:szCs w:val="21"/>
              </w:rPr>
              <w:t>全体</w:t>
            </w:r>
          </w:p>
        </w:tc>
        <w:tc>
          <w:tcPr>
            <w:tcW w:w="1387" w:type="dxa"/>
            <w:vAlign w:val="center"/>
          </w:tcPr>
          <w:p w14:paraId="3DB196CD">
            <w:pPr>
              <w:snapToGrid w:val="0"/>
              <w:spacing w:before="70" w:after="70" w:line="240" w:lineRule="auto"/>
              <w:ind w:firstLine="0"/>
              <w:jc w:val="left"/>
              <w:rPr>
                <w:sz w:val="21"/>
              </w:rPr>
            </w:pPr>
            <w:r>
              <w:rPr>
                <w:sz w:val="21"/>
                <w:szCs w:val="21"/>
              </w:rPr>
              <w:t>备份清单</w:t>
            </w:r>
          </w:p>
        </w:tc>
        <w:tc>
          <w:tcPr>
            <w:tcW w:w="1387" w:type="dxa"/>
            <w:vAlign w:val="center"/>
          </w:tcPr>
          <w:p w14:paraId="60F2FA0E">
            <w:pPr>
              <w:snapToGrid w:val="0"/>
              <w:spacing w:before="70" w:after="70" w:line="240" w:lineRule="auto"/>
              <w:ind w:firstLine="0"/>
              <w:jc w:val="center"/>
              <w:rPr>
                <w:sz w:val="21"/>
              </w:rPr>
            </w:pPr>
            <w:r>
              <w:rPr>
                <w:sz w:val="21"/>
                <w:szCs w:val="21"/>
              </w:rPr>
              <w:t>双备份</w:t>
            </w:r>
          </w:p>
        </w:tc>
      </w:tr>
      <w:tr w14:paraId="0F466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27" w:type="dxa"/>
            <w:vAlign w:val="center"/>
          </w:tcPr>
          <w:p w14:paraId="33B69229">
            <w:pPr>
              <w:snapToGrid w:val="0"/>
              <w:spacing w:before="70" w:after="70" w:line="240" w:lineRule="auto"/>
              <w:ind w:firstLine="0"/>
              <w:jc w:val="center"/>
              <w:rPr>
                <w:sz w:val="21"/>
              </w:rPr>
            </w:pPr>
            <w:r>
              <w:rPr>
                <w:sz w:val="21"/>
                <w:szCs w:val="21"/>
              </w:rPr>
              <w:t>17:30</w:t>
            </w:r>
            <w:r>
              <w:rPr>
                <w:rFonts w:hint="eastAsia"/>
                <w:sz w:val="21"/>
                <w:szCs w:val="21"/>
              </w:rPr>
              <w:t>-</w:t>
            </w:r>
            <w:r>
              <w:rPr>
                <w:sz w:val="21"/>
                <w:szCs w:val="21"/>
              </w:rPr>
              <w:t>18:00</w:t>
            </w:r>
          </w:p>
        </w:tc>
        <w:tc>
          <w:tcPr>
            <w:tcW w:w="3013" w:type="dxa"/>
            <w:vAlign w:val="center"/>
          </w:tcPr>
          <w:p w14:paraId="7E1200F0">
            <w:pPr>
              <w:snapToGrid w:val="0"/>
              <w:spacing w:before="70" w:after="70" w:line="240" w:lineRule="auto"/>
              <w:ind w:firstLine="0"/>
              <w:jc w:val="center"/>
              <w:rPr>
                <w:sz w:val="21"/>
              </w:rPr>
            </w:pPr>
            <w:r>
              <w:rPr>
                <w:sz w:val="21"/>
                <w:szCs w:val="21"/>
              </w:rPr>
              <w:t>班后会、问题登记</w:t>
            </w:r>
          </w:p>
        </w:tc>
        <w:tc>
          <w:tcPr>
            <w:tcW w:w="1387" w:type="dxa"/>
            <w:vAlign w:val="center"/>
          </w:tcPr>
          <w:p w14:paraId="13BAF36C">
            <w:pPr>
              <w:snapToGrid w:val="0"/>
              <w:spacing w:before="70" w:after="70" w:line="240" w:lineRule="auto"/>
              <w:ind w:firstLine="0"/>
              <w:jc w:val="left"/>
              <w:rPr>
                <w:sz w:val="21"/>
              </w:rPr>
            </w:pPr>
            <w:r>
              <w:rPr>
                <w:sz w:val="21"/>
                <w:szCs w:val="21"/>
              </w:rPr>
              <w:t>全员</w:t>
            </w:r>
          </w:p>
        </w:tc>
        <w:tc>
          <w:tcPr>
            <w:tcW w:w="1387" w:type="dxa"/>
            <w:vAlign w:val="center"/>
          </w:tcPr>
          <w:p w14:paraId="06193002">
            <w:pPr>
              <w:snapToGrid w:val="0"/>
              <w:spacing w:before="70" w:after="70" w:line="240" w:lineRule="auto"/>
              <w:ind w:firstLine="0"/>
              <w:jc w:val="left"/>
              <w:rPr>
                <w:sz w:val="21"/>
              </w:rPr>
            </w:pPr>
            <w:r>
              <w:rPr>
                <w:sz w:val="21"/>
                <w:szCs w:val="21"/>
              </w:rPr>
              <w:t>日志</w:t>
            </w:r>
          </w:p>
        </w:tc>
        <w:tc>
          <w:tcPr>
            <w:tcW w:w="1387" w:type="dxa"/>
            <w:vAlign w:val="center"/>
          </w:tcPr>
          <w:p w14:paraId="0F5371EE">
            <w:pPr>
              <w:snapToGrid w:val="0"/>
              <w:spacing w:before="70" w:after="70" w:line="240" w:lineRule="auto"/>
              <w:ind w:firstLine="0"/>
              <w:jc w:val="center"/>
              <w:rPr>
                <w:sz w:val="21"/>
              </w:rPr>
            </w:pPr>
            <w:r>
              <w:rPr>
                <w:sz w:val="21"/>
                <w:szCs w:val="21"/>
              </w:rPr>
              <w:t>问题闭环</w:t>
            </w:r>
          </w:p>
        </w:tc>
      </w:tr>
    </w:tbl>
    <w:p w14:paraId="1B4D8D31">
      <w:pPr>
        <w:spacing w:line="240" w:lineRule="auto"/>
      </w:pPr>
    </w:p>
    <w:p w14:paraId="092E4148">
      <w:pPr>
        <w:pStyle w:val="6"/>
      </w:pPr>
      <w:r>
        <w:rPr>
          <w:szCs w:val="32"/>
        </w:rPr>
        <w:t>2.11.1.</w:t>
      </w:r>
      <w:r>
        <w:rPr>
          <w:rFonts w:hint="eastAsia"/>
          <w:szCs w:val="32"/>
        </w:rPr>
        <w:t>2</w:t>
      </w:r>
      <w:r>
        <w:rPr>
          <w:szCs w:val="32"/>
        </w:rPr>
        <w:t>资源投入曲线</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1"/>
        <w:gridCol w:w="1201"/>
        <w:gridCol w:w="1395"/>
        <w:gridCol w:w="1395"/>
        <w:gridCol w:w="1395"/>
        <w:gridCol w:w="2234"/>
      </w:tblGrid>
      <w:tr w14:paraId="29DAA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81" w:type="dxa"/>
            <w:shd w:val="clear" w:color="auto" w:fill="E7E6E6"/>
            <w:vAlign w:val="center"/>
          </w:tcPr>
          <w:p w14:paraId="4E8B2EA3">
            <w:pPr>
              <w:snapToGrid w:val="0"/>
              <w:spacing w:before="70" w:after="70" w:line="240" w:lineRule="auto"/>
              <w:ind w:firstLine="0"/>
              <w:jc w:val="center"/>
              <w:rPr>
                <w:b/>
                <w:sz w:val="21"/>
              </w:rPr>
            </w:pPr>
            <w:r>
              <w:rPr>
                <w:b/>
                <w:sz w:val="21"/>
                <w:szCs w:val="21"/>
              </w:rPr>
              <w:t>阶段</w:t>
            </w:r>
          </w:p>
        </w:tc>
        <w:tc>
          <w:tcPr>
            <w:tcW w:w="1201" w:type="dxa"/>
            <w:shd w:val="clear" w:color="auto" w:fill="E7E6E6"/>
            <w:vAlign w:val="center"/>
          </w:tcPr>
          <w:p w14:paraId="4C8907FE">
            <w:pPr>
              <w:snapToGrid w:val="0"/>
              <w:spacing w:before="70" w:after="70" w:line="240" w:lineRule="auto"/>
              <w:ind w:firstLine="0"/>
              <w:jc w:val="center"/>
              <w:rPr>
                <w:b/>
                <w:sz w:val="21"/>
              </w:rPr>
            </w:pPr>
            <w:r>
              <w:rPr>
                <w:b/>
                <w:sz w:val="21"/>
                <w:szCs w:val="21"/>
              </w:rPr>
              <w:t>月份</w:t>
            </w:r>
          </w:p>
        </w:tc>
        <w:tc>
          <w:tcPr>
            <w:tcW w:w="1395" w:type="dxa"/>
            <w:shd w:val="clear" w:color="auto" w:fill="E7E6E6"/>
            <w:vAlign w:val="center"/>
          </w:tcPr>
          <w:p w14:paraId="400480E0">
            <w:pPr>
              <w:snapToGrid w:val="0"/>
              <w:spacing w:before="70" w:after="70" w:line="240" w:lineRule="auto"/>
              <w:ind w:firstLine="0"/>
              <w:jc w:val="center"/>
              <w:rPr>
                <w:b/>
                <w:sz w:val="21"/>
              </w:rPr>
            </w:pPr>
            <w:r>
              <w:rPr>
                <w:b/>
                <w:sz w:val="21"/>
                <w:szCs w:val="21"/>
              </w:rPr>
              <w:t>人员（人）</w:t>
            </w:r>
          </w:p>
        </w:tc>
        <w:tc>
          <w:tcPr>
            <w:tcW w:w="1395" w:type="dxa"/>
            <w:shd w:val="clear" w:color="auto" w:fill="E7E6E6"/>
            <w:vAlign w:val="center"/>
          </w:tcPr>
          <w:p w14:paraId="07D0F6E8">
            <w:pPr>
              <w:snapToGrid w:val="0"/>
              <w:spacing w:before="70" w:after="70" w:line="240" w:lineRule="auto"/>
              <w:ind w:firstLine="0"/>
              <w:jc w:val="center"/>
              <w:rPr>
                <w:b/>
                <w:sz w:val="21"/>
              </w:rPr>
            </w:pPr>
            <w:r>
              <w:rPr>
                <w:b/>
                <w:sz w:val="21"/>
                <w:szCs w:val="21"/>
              </w:rPr>
              <w:t>设备（套）</w:t>
            </w:r>
          </w:p>
        </w:tc>
        <w:tc>
          <w:tcPr>
            <w:tcW w:w="1395" w:type="dxa"/>
            <w:shd w:val="clear" w:color="auto" w:fill="E7E6E6"/>
            <w:vAlign w:val="center"/>
          </w:tcPr>
          <w:p w14:paraId="769CDA79">
            <w:pPr>
              <w:snapToGrid w:val="0"/>
              <w:spacing w:before="70" w:after="70" w:line="240" w:lineRule="auto"/>
              <w:ind w:firstLine="0"/>
              <w:jc w:val="center"/>
              <w:rPr>
                <w:b/>
                <w:sz w:val="21"/>
              </w:rPr>
            </w:pPr>
            <w:r>
              <w:rPr>
                <w:b/>
                <w:sz w:val="21"/>
                <w:szCs w:val="21"/>
              </w:rPr>
              <w:t>车辆（台）</w:t>
            </w:r>
          </w:p>
        </w:tc>
        <w:tc>
          <w:tcPr>
            <w:tcW w:w="2234" w:type="dxa"/>
            <w:shd w:val="clear" w:color="auto" w:fill="E7E6E6"/>
            <w:vAlign w:val="center"/>
          </w:tcPr>
          <w:p w14:paraId="7A765CFF">
            <w:pPr>
              <w:snapToGrid w:val="0"/>
              <w:spacing w:before="70" w:after="70" w:line="240" w:lineRule="auto"/>
              <w:ind w:firstLine="0"/>
              <w:jc w:val="center"/>
              <w:rPr>
                <w:b/>
                <w:sz w:val="21"/>
              </w:rPr>
            </w:pPr>
            <w:r>
              <w:rPr>
                <w:b/>
                <w:sz w:val="21"/>
                <w:szCs w:val="21"/>
              </w:rPr>
              <w:t>主要工作</w:t>
            </w:r>
          </w:p>
        </w:tc>
      </w:tr>
      <w:tr w14:paraId="03AFA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44ED951C">
            <w:pPr>
              <w:snapToGrid w:val="0"/>
              <w:spacing w:before="70" w:after="70" w:line="240" w:lineRule="auto"/>
              <w:ind w:firstLine="0"/>
              <w:jc w:val="center"/>
              <w:rPr>
                <w:sz w:val="21"/>
              </w:rPr>
            </w:pPr>
            <w:r>
              <w:rPr>
                <w:sz w:val="21"/>
                <w:szCs w:val="21"/>
              </w:rPr>
              <w:t>第一阶段</w:t>
            </w:r>
          </w:p>
        </w:tc>
        <w:tc>
          <w:tcPr>
            <w:tcW w:w="1201" w:type="dxa"/>
            <w:vAlign w:val="center"/>
          </w:tcPr>
          <w:p w14:paraId="697E2A16">
            <w:pPr>
              <w:snapToGrid w:val="0"/>
              <w:spacing w:before="70" w:after="70" w:line="240" w:lineRule="auto"/>
              <w:ind w:firstLine="0"/>
              <w:jc w:val="center"/>
              <w:rPr>
                <w:sz w:val="21"/>
              </w:rPr>
            </w:pPr>
            <w:r>
              <w:rPr>
                <w:sz w:val="21"/>
                <w:szCs w:val="21"/>
              </w:rPr>
              <w:t>M1</w:t>
            </w:r>
            <w:r>
              <w:rPr>
                <w:rFonts w:hint="eastAsia"/>
                <w:sz w:val="21"/>
                <w:szCs w:val="21"/>
              </w:rPr>
              <w:t>-</w:t>
            </w:r>
            <w:r>
              <w:rPr>
                <w:sz w:val="21"/>
                <w:szCs w:val="21"/>
              </w:rPr>
              <w:t>M2</w:t>
            </w:r>
          </w:p>
        </w:tc>
        <w:tc>
          <w:tcPr>
            <w:tcW w:w="1395" w:type="dxa"/>
            <w:vAlign w:val="center"/>
          </w:tcPr>
          <w:p w14:paraId="282182CF">
            <w:pPr>
              <w:snapToGrid w:val="0"/>
              <w:spacing w:before="70" w:after="70" w:line="240" w:lineRule="auto"/>
              <w:ind w:firstLine="0"/>
              <w:jc w:val="center"/>
              <w:rPr>
                <w:sz w:val="21"/>
              </w:rPr>
            </w:pPr>
            <w:r>
              <w:rPr>
                <w:sz w:val="21"/>
                <w:szCs w:val="21"/>
              </w:rPr>
              <w:t>10</w:t>
            </w:r>
          </w:p>
        </w:tc>
        <w:tc>
          <w:tcPr>
            <w:tcW w:w="1395" w:type="dxa"/>
            <w:vAlign w:val="center"/>
          </w:tcPr>
          <w:p w14:paraId="28A3F97F">
            <w:pPr>
              <w:snapToGrid w:val="0"/>
              <w:spacing w:before="70" w:after="70" w:line="240" w:lineRule="auto"/>
              <w:ind w:firstLine="0"/>
              <w:jc w:val="center"/>
              <w:rPr>
                <w:sz w:val="21"/>
              </w:rPr>
            </w:pPr>
            <w:r>
              <w:rPr>
                <w:sz w:val="21"/>
                <w:szCs w:val="21"/>
              </w:rPr>
              <w:t>2</w:t>
            </w:r>
          </w:p>
        </w:tc>
        <w:tc>
          <w:tcPr>
            <w:tcW w:w="1395" w:type="dxa"/>
            <w:vAlign w:val="center"/>
          </w:tcPr>
          <w:p w14:paraId="35A73CC0">
            <w:pPr>
              <w:snapToGrid w:val="0"/>
              <w:spacing w:before="70" w:after="70" w:line="240" w:lineRule="auto"/>
              <w:ind w:firstLine="0"/>
              <w:jc w:val="center"/>
              <w:rPr>
                <w:sz w:val="21"/>
              </w:rPr>
            </w:pPr>
            <w:r>
              <w:rPr>
                <w:sz w:val="21"/>
                <w:szCs w:val="21"/>
              </w:rPr>
              <w:t>1</w:t>
            </w:r>
          </w:p>
        </w:tc>
        <w:tc>
          <w:tcPr>
            <w:tcW w:w="2234" w:type="dxa"/>
            <w:vAlign w:val="center"/>
          </w:tcPr>
          <w:p w14:paraId="6BD273C1">
            <w:pPr>
              <w:snapToGrid w:val="0"/>
              <w:spacing w:before="70" w:after="70" w:line="240" w:lineRule="auto"/>
              <w:ind w:firstLine="0"/>
              <w:jc w:val="left"/>
              <w:rPr>
                <w:sz w:val="21"/>
              </w:rPr>
            </w:pPr>
            <w:r>
              <w:rPr>
                <w:sz w:val="21"/>
                <w:szCs w:val="21"/>
              </w:rPr>
              <w:t>策划、踏勘、设计</w:t>
            </w:r>
          </w:p>
        </w:tc>
      </w:tr>
      <w:tr w14:paraId="44DC2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041D9798">
            <w:pPr>
              <w:snapToGrid w:val="0"/>
              <w:spacing w:before="70" w:after="70" w:line="240" w:lineRule="auto"/>
              <w:ind w:firstLine="0"/>
              <w:jc w:val="center"/>
              <w:rPr>
                <w:sz w:val="21"/>
              </w:rPr>
            </w:pPr>
            <w:r>
              <w:rPr>
                <w:sz w:val="21"/>
                <w:szCs w:val="21"/>
              </w:rPr>
              <w:t>第一阶段</w:t>
            </w:r>
          </w:p>
        </w:tc>
        <w:tc>
          <w:tcPr>
            <w:tcW w:w="1201" w:type="dxa"/>
            <w:vAlign w:val="center"/>
          </w:tcPr>
          <w:p w14:paraId="7E4D5385">
            <w:pPr>
              <w:snapToGrid w:val="0"/>
              <w:spacing w:before="70" w:after="70" w:line="240" w:lineRule="auto"/>
              <w:ind w:firstLine="0"/>
              <w:jc w:val="center"/>
              <w:rPr>
                <w:sz w:val="21"/>
              </w:rPr>
            </w:pPr>
            <w:r>
              <w:rPr>
                <w:sz w:val="21"/>
                <w:szCs w:val="21"/>
              </w:rPr>
              <w:t>M3</w:t>
            </w:r>
            <w:r>
              <w:rPr>
                <w:rFonts w:hint="eastAsia"/>
                <w:sz w:val="21"/>
                <w:szCs w:val="21"/>
              </w:rPr>
              <w:t>-</w:t>
            </w:r>
            <w:r>
              <w:rPr>
                <w:sz w:val="21"/>
                <w:szCs w:val="21"/>
              </w:rPr>
              <w:t>M6</w:t>
            </w:r>
          </w:p>
        </w:tc>
        <w:tc>
          <w:tcPr>
            <w:tcW w:w="1395" w:type="dxa"/>
            <w:vAlign w:val="center"/>
          </w:tcPr>
          <w:p w14:paraId="778A0315">
            <w:pPr>
              <w:snapToGrid w:val="0"/>
              <w:spacing w:before="70" w:after="70" w:line="240" w:lineRule="auto"/>
              <w:ind w:firstLine="0"/>
              <w:jc w:val="center"/>
              <w:rPr>
                <w:sz w:val="21"/>
              </w:rPr>
            </w:pPr>
            <w:r>
              <w:rPr>
                <w:sz w:val="21"/>
                <w:szCs w:val="21"/>
              </w:rPr>
              <w:t>18</w:t>
            </w:r>
          </w:p>
        </w:tc>
        <w:tc>
          <w:tcPr>
            <w:tcW w:w="1395" w:type="dxa"/>
            <w:vAlign w:val="center"/>
          </w:tcPr>
          <w:p w14:paraId="04A540E2">
            <w:pPr>
              <w:snapToGrid w:val="0"/>
              <w:spacing w:before="70" w:after="70" w:line="240" w:lineRule="auto"/>
              <w:ind w:firstLine="0"/>
              <w:jc w:val="center"/>
              <w:rPr>
                <w:sz w:val="21"/>
              </w:rPr>
            </w:pPr>
            <w:r>
              <w:rPr>
                <w:sz w:val="21"/>
                <w:szCs w:val="21"/>
              </w:rPr>
              <w:t>4</w:t>
            </w:r>
          </w:p>
        </w:tc>
        <w:tc>
          <w:tcPr>
            <w:tcW w:w="1395" w:type="dxa"/>
            <w:vAlign w:val="center"/>
          </w:tcPr>
          <w:p w14:paraId="52B6C224">
            <w:pPr>
              <w:snapToGrid w:val="0"/>
              <w:spacing w:before="70" w:after="70" w:line="240" w:lineRule="auto"/>
              <w:ind w:firstLine="0"/>
              <w:jc w:val="center"/>
              <w:rPr>
                <w:sz w:val="21"/>
              </w:rPr>
            </w:pPr>
            <w:r>
              <w:rPr>
                <w:sz w:val="21"/>
                <w:szCs w:val="21"/>
              </w:rPr>
              <w:t>3</w:t>
            </w:r>
          </w:p>
        </w:tc>
        <w:tc>
          <w:tcPr>
            <w:tcW w:w="2234" w:type="dxa"/>
            <w:vAlign w:val="center"/>
          </w:tcPr>
          <w:p w14:paraId="4842C714">
            <w:pPr>
              <w:snapToGrid w:val="0"/>
              <w:spacing w:before="70" w:after="70" w:line="240" w:lineRule="auto"/>
              <w:ind w:firstLine="0"/>
              <w:jc w:val="left"/>
              <w:rPr>
                <w:sz w:val="21"/>
              </w:rPr>
            </w:pPr>
            <w:r>
              <w:rPr>
                <w:sz w:val="21"/>
                <w:szCs w:val="21"/>
              </w:rPr>
              <w:t>三站测量建模</w:t>
            </w:r>
          </w:p>
        </w:tc>
      </w:tr>
      <w:tr w14:paraId="55966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4D0E69B8">
            <w:pPr>
              <w:snapToGrid w:val="0"/>
              <w:spacing w:before="70" w:after="70" w:line="240" w:lineRule="auto"/>
              <w:ind w:firstLine="0"/>
              <w:jc w:val="center"/>
              <w:rPr>
                <w:sz w:val="21"/>
              </w:rPr>
            </w:pPr>
            <w:r>
              <w:rPr>
                <w:sz w:val="21"/>
                <w:szCs w:val="21"/>
              </w:rPr>
              <w:t>第一阶段</w:t>
            </w:r>
          </w:p>
        </w:tc>
        <w:tc>
          <w:tcPr>
            <w:tcW w:w="1201" w:type="dxa"/>
            <w:vAlign w:val="center"/>
          </w:tcPr>
          <w:p w14:paraId="3CFAA683">
            <w:pPr>
              <w:snapToGrid w:val="0"/>
              <w:spacing w:before="70" w:after="70" w:line="240" w:lineRule="auto"/>
              <w:ind w:firstLine="0"/>
              <w:jc w:val="center"/>
              <w:rPr>
                <w:sz w:val="21"/>
              </w:rPr>
            </w:pPr>
            <w:r>
              <w:rPr>
                <w:sz w:val="21"/>
                <w:szCs w:val="21"/>
              </w:rPr>
              <w:t>M7</w:t>
            </w:r>
            <w:r>
              <w:rPr>
                <w:rFonts w:hint="eastAsia"/>
                <w:sz w:val="21"/>
                <w:szCs w:val="21"/>
              </w:rPr>
              <w:t>-</w:t>
            </w:r>
            <w:r>
              <w:rPr>
                <w:sz w:val="21"/>
                <w:szCs w:val="21"/>
              </w:rPr>
              <w:t>M10</w:t>
            </w:r>
          </w:p>
        </w:tc>
        <w:tc>
          <w:tcPr>
            <w:tcW w:w="1395" w:type="dxa"/>
            <w:vAlign w:val="center"/>
          </w:tcPr>
          <w:p w14:paraId="76D2D44A">
            <w:pPr>
              <w:snapToGrid w:val="0"/>
              <w:spacing w:before="70" w:after="70" w:line="240" w:lineRule="auto"/>
              <w:ind w:firstLine="0"/>
              <w:jc w:val="center"/>
              <w:rPr>
                <w:sz w:val="21"/>
              </w:rPr>
            </w:pPr>
            <w:r>
              <w:rPr>
                <w:sz w:val="21"/>
                <w:szCs w:val="21"/>
              </w:rPr>
              <w:t>16</w:t>
            </w:r>
          </w:p>
        </w:tc>
        <w:tc>
          <w:tcPr>
            <w:tcW w:w="1395" w:type="dxa"/>
            <w:vAlign w:val="center"/>
          </w:tcPr>
          <w:p w14:paraId="11271FE2">
            <w:pPr>
              <w:snapToGrid w:val="0"/>
              <w:spacing w:before="70" w:after="70" w:line="240" w:lineRule="auto"/>
              <w:ind w:firstLine="0"/>
              <w:jc w:val="center"/>
              <w:rPr>
                <w:sz w:val="21"/>
              </w:rPr>
            </w:pPr>
            <w:r>
              <w:rPr>
                <w:sz w:val="21"/>
                <w:szCs w:val="21"/>
              </w:rPr>
              <w:t>3</w:t>
            </w:r>
          </w:p>
        </w:tc>
        <w:tc>
          <w:tcPr>
            <w:tcW w:w="1395" w:type="dxa"/>
            <w:vAlign w:val="center"/>
          </w:tcPr>
          <w:p w14:paraId="24FEE477">
            <w:pPr>
              <w:snapToGrid w:val="0"/>
              <w:spacing w:before="70" w:after="70" w:line="240" w:lineRule="auto"/>
              <w:ind w:firstLine="0"/>
              <w:jc w:val="center"/>
              <w:rPr>
                <w:sz w:val="21"/>
              </w:rPr>
            </w:pPr>
            <w:r>
              <w:rPr>
                <w:sz w:val="21"/>
                <w:szCs w:val="21"/>
              </w:rPr>
              <w:t>1</w:t>
            </w:r>
          </w:p>
        </w:tc>
        <w:tc>
          <w:tcPr>
            <w:tcW w:w="2234" w:type="dxa"/>
            <w:vAlign w:val="center"/>
          </w:tcPr>
          <w:p w14:paraId="618F6805">
            <w:pPr>
              <w:snapToGrid w:val="0"/>
              <w:spacing w:before="70" w:after="70" w:line="240" w:lineRule="auto"/>
              <w:ind w:firstLine="0"/>
              <w:jc w:val="left"/>
              <w:rPr>
                <w:sz w:val="21"/>
              </w:rPr>
            </w:pPr>
            <w:r>
              <w:rPr>
                <w:sz w:val="21"/>
                <w:szCs w:val="21"/>
              </w:rPr>
              <w:t>技术研究、装备设计</w:t>
            </w:r>
          </w:p>
        </w:tc>
      </w:tr>
      <w:tr w14:paraId="44255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06696D7B">
            <w:pPr>
              <w:snapToGrid w:val="0"/>
              <w:spacing w:before="70" w:after="70" w:line="240" w:lineRule="auto"/>
              <w:ind w:firstLine="0"/>
              <w:jc w:val="center"/>
              <w:rPr>
                <w:sz w:val="21"/>
              </w:rPr>
            </w:pPr>
            <w:r>
              <w:rPr>
                <w:sz w:val="21"/>
                <w:szCs w:val="21"/>
              </w:rPr>
              <w:t>第二阶段</w:t>
            </w:r>
          </w:p>
        </w:tc>
        <w:tc>
          <w:tcPr>
            <w:tcW w:w="1201" w:type="dxa"/>
            <w:vAlign w:val="center"/>
          </w:tcPr>
          <w:p w14:paraId="1599C1C2">
            <w:pPr>
              <w:snapToGrid w:val="0"/>
              <w:spacing w:before="70" w:after="70" w:line="240" w:lineRule="auto"/>
              <w:ind w:firstLine="0"/>
              <w:jc w:val="center"/>
              <w:rPr>
                <w:sz w:val="21"/>
              </w:rPr>
            </w:pPr>
            <w:r>
              <w:rPr>
                <w:sz w:val="21"/>
                <w:szCs w:val="21"/>
              </w:rPr>
              <w:t>M11</w:t>
            </w:r>
            <w:r>
              <w:rPr>
                <w:rFonts w:hint="eastAsia"/>
                <w:sz w:val="21"/>
                <w:szCs w:val="21"/>
              </w:rPr>
              <w:t>-</w:t>
            </w:r>
            <w:r>
              <w:rPr>
                <w:sz w:val="21"/>
                <w:szCs w:val="21"/>
              </w:rPr>
              <w:t>M15</w:t>
            </w:r>
          </w:p>
        </w:tc>
        <w:tc>
          <w:tcPr>
            <w:tcW w:w="1395" w:type="dxa"/>
            <w:vAlign w:val="center"/>
          </w:tcPr>
          <w:p w14:paraId="46AADA30">
            <w:pPr>
              <w:snapToGrid w:val="0"/>
              <w:spacing w:before="70" w:after="70" w:line="240" w:lineRule="auto"/>
              <w:ind w:firstLine="0"/>
              <w:jc w:val="center"/>
              <w:rPr>
                <w:sz w:val="21"/>
              </w:rPr>
            </w:pPr>
            <w:r>
              <w:rPr>
                <w:sz w:val="21"/>
                <w:szCs w:val="21"/>
              </w:rPr>
              <w:t>22</w:t>
            </w:r>
          </w:p>
        </w:tc>
        <w:tc>
          <w:tcPr>
            <w:tcW w:w="1395" w:type="dxa"/>
            <w:vAlign w:val="center"/>
          </w:tcPr>
          <w:p w14:paraId="23812B72">
            <w:pPr>
              <w:snapToGrid w:val="0"/>
              <w:spacing w:before="70" w:after="70" w:line="240" w:lineRule="auto"/>
              <w:ind w:firstLine="0"/>
              <w:jc w:val="center"/>
              <w:rPr>
                <w:sz w:val="21"/>
              </w:rPr>
            </w:pPr>
            <w:r>
              <w:rPr>
                <w:sz w:val="21"/>
                <w:szCs w:val="21"/>
              </w:rPr>
              <w:t>4</w:t>
            </w:r>
          </w:p>
        </w:tc>
        <w:tc>
          <w:tcPr>
            <w:tcW w:w="1395" w:type="dxa"/>
            <w:vAlign w:val="center"/>
          </w:tcPr>
          <w:p w14:paraId="2D6C7D3F">
            <w:pPr>
              <w:snapToGrid w:val="0"/>
              <w:spacing w:before="70" w:after="70" w:line="240" w:lineRule="auto"/>
              <w:ind w:firstLine="0"/>
              <w:jc w:val="center"/>
              <w:rPr>
                <w:sz w:val="21"/>
              </w:rPr>
            </w:pPr>
            <w:r>
              <w:rPr>
                <w:sz w:val="21"/>
                <w:szCs w:val="21"/>
              </w:rPr>
              <w:t>1</w:t>
            </w:r>
          </w:p>
        </w:tc>
        <w:tc>
          <w:tcPr>
            <w:tcW w:w="2234" w:type="dxa"/>
            <w:vAlign w:val="center"/>
          </w:tcPr>
          <w:p w14:paraId="360DA2A5">
            <w:pPr>
              <w:snapToGrid w:val="0"/>
              <w:spacing w:before="70" w:after="70" w:line="240" w:lineRule="auto"/>
              <w:ind w:firstLine="0"/>
              <w:jc w:val="left"/>
              <w:rPr>
                <w:sz w:val="21"/>
              </w:rPr>
            </w:pPr>
            <w:r>
              <w:rPr>
                <w:sz w:val="21"/>
                <w:szCs w:val="21"/>
              </w:rPr>
              <w:t>装备试制、软件开发</w:t>
            </w:r>
          </w:p>
        </w:tc>
      </w:tr>
      <w:tr w14:paraId="09AC0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6756ACD7">
            <w:pPr>
              <w:snapToGrid w:val="0"/>
              <w:spacing w:before="70" w:after="70" w:line="240" w:lineRule="auto"/>
              <w:ind w:firstLine="0"/>
              <w:jc w:val="center"/>
              <w:rPr>
                <w:sz w:val="21"/>
              </w:rPr>
            </w:pPr>
            <w:r>
              <w:rPr>
                <w:sz w:val="21"/>
                <w:szCs w:val="21"/>
              </w:rPr>
              <w:t>第二阶段</w:t>
            </w:r>
          </w:p>
        </w:tc>
        <w:tc>
          <w:tcPr>
            <w:tcW w:w="1201" w:type="dxa"/>
            <w:vAlign w:val="center"/>
          </w:tcPr>
          <w:p w14:paraId="0331A002">
            <w:pPr>
              <w:snapToGrid w:val="0"/>
              <w:spacing w:before="70" w:after="70" w:line="240" w:lineRule="auto"/>
              <w:ind w:firstLine="0"/>
              <w:jc w:val="center"/>
              <w:rPr>
                <w:sz w:val="21"/>
              </w:rPr>
            </w:pPr>
            <w:r>
              <w:rPr>
                <w:sz w:val="21"/>
                <w:szCs w:val="21"/>
              </w:rPr>
              <w:t>M16</w:t>
            </w:r>
            <w:r>
              <w:rPr>
                <w:rFonts w:hint="eastAsia"/>
                <w:sz w:val="21"/>
                <w:szCs w:val="21"/>
              </w:rPr>
              <w:t>-</w:t>
            </w:r>
            <w:r>
              <w:rPr>
                <w:sz w:val="21"/>
                <w:szCs w:val="21"/>
              </w:rPr>
              <w:t>M17</w:t>
            </w:r>
          </w:p>
        </w:tc>
        <w:tc>
          <w:tcPr>
            <w:tcW w:w="1395" w:type="dxa"/>
            <w:vAlign w:val="center"/>
          </w:tcPr>
          <w:p w14:paraId="21D40F6C">
            <w:pPr>
              <w:snapToGrid w:val="0"/>
              <w:spacing w:before="70" w:after="70" w:line="240" w:lineRule="auto"/>
              <w:ind w:firstLine="0"/>
              <w:jc w:val="center"/>
              <w:rPr>
                <w:sz w:val="21"/>
              </w:rPr>
            </w:pPr>
            <w:r>
              <w:rPr>
                <w:sz w:val="21"/>
                <w:szCs w:val="21"/>
              </w:rPr>
              <w:t>18</w:t>
            </w:r>
          </w:p>
        </w:tc>
        <w:tc>
          <w:tcPr>
            <w:tcW w:w="1395" w:type="dxa"/>
            <w:vAlign w:val="center"/>
          </w:tcPr>
          <w:p w14:paraId="5F605988">
            <w:pPr>
              <w:snapToGrid w:val="0"/>
              <w:spacing w:before="70" w:after="70" w:line="240" w:lineRule="auto"/>
              <w:ind w:firstLine="0"/>
              <w:jc w:val="center"/>
              <w:rPr>
                <w:sz w:val="21"/>
              </w:rPr>
            </w:pPr>
            <w:r>
              <w:rPr>
                <w:sz w:val="21"/>
                <w:szCs w:val="21"/>
              </w:rPr>
              <w:t>4</w:t>
            </w:r>
          </w:p>
        </w:tc>
        <w:tc>
          <w:tcPr>
            <w:tcW w:w="1395" w:type="dxa"/>
            <w:vAlign w:val="center"/>
          </w:tcPr>
          <w:p w14:paraId="0E57A933">
            <w:pPr>
              <w:snapToGrid w:val="0"/>
              <w:spacing w:before="70" w:after="70" w:line="240" w:lineRule="auto"/>
              <w:ind w:firstLine="0"/>
              <w:jc w:val="center"/>
              <w:rPr>
                <w:sz w:val="21"/>
              </w:rPr>
            </w:pPr>
            <w:r>
              <w:rPr>
                <w:sz w:val="21"/>
                <w:szCs w:val="21"/>
              </w:rPr>
              <w:t>1</w:t>
            </w:r>
          </w:p>
        </w:tc>
        <w:tc>
          <w:tcPr>
            <w:tcW w:w="2234" w:type="dxa"/>
            <w:vAlign w:val="center"/>
          </w:tcPr>
          <w:p w14:paraId="5402C77E">
            <w:pPr>
              <w:snapToGrid w:val="0"/>
              <w:spacing w:before="70" w:after="70" w:line="240" w:lineRule="auto"/>
              <w:ind w:firstLine="0"/>
              <w:jc w:val="left"/>
              <w:rPr>
                <w:sz w:val="21"/>
              </w:rPr>
            </w:pPr>
            <w:r>
              <w:rPr>
                <w:sz w:val="21"/>
                <w:szCs w:val="21"/>
              </w:rPr>
              <w:t>联调、出厂测试</w:t>
            </w:r>
          </w:p>
        </w:tc>
      </w:tr>
      <w:tr w14:paraId="3A660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28C5985B">
            <w:pPr>
              <w:snapToGrid w:val="0"/>
              <w:spacing w:before="70" w:after="70" w:line="240" w:lineRule="auto"/>
              <w:ind w:firstLine="0"/>
              <w:jc w:val="center"/>
              <w:rPr>
                <w:sz w:val="21"/>
              </w:rPr>
            </w:pPr>
            <w:r>
              <w:rPr>
                <w:sz w:val="21"/>
                <w:szCs w:val="21"/>
              </w:rPr>
              <w:t>第二阶段</w:t>
            </w:r>
          </w:p>
        </w:tc>
        <w:tc>
          <w:tcPr>
            <w:tcW w:w="1201" w:type="dxa"/>
            <w:vAlign w:val="center"/>
          </w:tcPr>
          <w:p w14:paraId="3F729102">
            <w:pPr>
              <w:snapToGrid w:val="0"/>
              <w:spacing w:before="70" w:after="70" w:line="240" w:lineRule="auto"/>
              <w:ind w:firstLine="0"/>
              <w:jc w:val="center"/>
              <w:rPr>
                <w:sz w:val="21"/>
              </w:rPr>
            </w:pPr>
            <w:r>
              <w:rPr>
                <w:sz w:val="21"/>
                <w:szCs w:val="21"/>
              </w:rPr>
              <w:t>M18</w:t>
            </w:r>
            <w:r>
              <w:rPr>
                <w:rFonts w:hint="eastAsia"/>
                <w:sz w:val="21"/>
                <w:szCs w:val="21"/>
              </w:rPr>
              <w:t>-</w:t>
            </w:r>
            <w:r>
              <w:rPr>
                <w:sz w:val="21"/>
                <w:szCs w:val="21"/>
              </w:rPr>
              <w:t>M19</w:t>
            </w:r>
          </w:p>
        </w:tc>
        <w:tc>
          <w:tcPr>
            <w:tcW w:w="1395" w:type="dxa"/>
            <w:vAlign w:val="center"/>
          </w:tcPr>
          <w:p w14:paraId="2931CB2D">
            <w:pPr>
              <w:snapToGrid w:val="0"/>
              <w:spacing w:before="70" w:after="70" w:line="240" w:lineRule="auto"/>
              <w:ind w:firstLine="0"/>
              <w:jc w:val="center"/>
              <w:rPr>
                <w:sz w:val="21"/>
              </w:rPr>
            </w:pPr>
            <w:r>
              <w:rPr>
                <w:sz w:val="21"/>
                <w:szCs w:val="21"/>
              </w:rPr>
              <w:t>20</w:t>
            </w:r>
          </w:p>
        </w:tc>
        <w:tc>
          <w:tcPr>
            <w:tcW w:w="1395" w:type="dxa"/>
            <w:vAlign w:val="center"/>
          </w:tcPr>
          <w:p w14:paraId="764C41D4">
            <w:pPr>
              <w:snapToGrid w:val="0"/>
              <w:spacing w:before="70" w:after="70" w:line="240" w:lineRule="auto"/>
              <w:ind w:firstLine="0"/>
              <w:jc w:val="center"/>
              <w:rPr>
                <w:sz w:val="21"/>
              </w:rPr>
            </w:pPr>
            <w:r>
              <w:rPr>
                <w:sz w:val="21"/>
                <w:szCs w:val="21"/>
              </w:rPr>
              <w:t>4</w:t>
            </w:r>
          </w:p>
        </w:tc>
        <w:tc>
          <w:tcPr>
            <w:tcW w:w="1395" w:type="dxa"/>
            <w:vAlign w:val="center"/>
          </w:tcPr>
          <w:p w14:paraId="668662F7">
            <w:pPr>
              <w:snapToGrid w:val="0"/>
              <w:spacing w:before="70" w:after="70" w:line="240" w:lineRule="auto"/>
              <w:ind w:firstLine="0"/>
              <w:jc w:val="center"/>
              <w:rPr>
                <w:sz w:val="21"/>
              </w:rPr>
            </w:pPr>
            <w:r>
              <w:rPr>
                <w:sz w:val="21"/>
                <w:szCs w:val="21"/>
              </w:rPr>
              <w:t>3</w:t>
            </w:r>
          </w:p>
        </w:tc>
        <w:tc>
          <w:tcPr>
            <w:tcW w:w="2234" w:type="dxa"/>
            <w:vAlign w:val="center"/>
          </w:tcPr>
          <w:p w14:paraId="4C8F8ECC">
            <w:pPr>
              <w:snapToGrid w:val="0"/>
              <w:spacing w:before="70" w:after="70" w:line="240" w:lineRule="auto"/>
              <w:ind w:firstLine="0"/>
              <w:jc w:val="left"/>
              <w:rPr>
                <w:sz w:val="21"/>
              </w:rPr>
            </w:pPr>
            <w:r>
              <w:rPr>
                <w:sz w:val="21"/>
                <w:szCs w:val="21"/>
              </w:rPr>
              <w:t>一期验证</w:t>
            </w:r>
          </w:p>
        </w:tc>
      </w:tr>
      <w:tr w14:paraId="6EAA1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76F2729C">
            <w:pPr>
              <w:snapToGrid w:val="0"/>
              <w:spacing w:before="70" w:after="70" w:line="240" w:lineRule="auto"/>
              <w:ind w:firstLine="0"/>
              <w:jc w:val="center"/>
              <w:rPr>
                <w:sz w:val="21"/>
              </w:rPr>
            </w:pPr>
            <w:r>
              <w:rPr>
                <w:sz w:val="21"/>
                <w:szCs w:val="21"/>
              </w:rPr>
              <w:t>第三阶段</w:t>
            </w:r>
          </w:p>
        </w:tc>
        <w:tc>
          <w:tcPr>
            <w:tcW w:w="1201" w:type="dxa"/>
            <w:vAlign w:val="center"/>
          </w:tcPr>
          <w:p w14:paraId="4E23C04F">
            <w:pPr>
              <w:snapToGrid w:val="0"/>
              <w:spacing w:before="70" w:after="70" w:line="240" w:lineRule="auto"/>
              <w:ind w:firstLine="0"/>
              <w:jc w:val="center"/>
              <w:rPr>
                <w:sz w:val="21"/>
              </w:rPr>
            </w:pPr>
            <w:r>
              <w:rPr>
                <w:sz w:val="21"/>
                <w:szCs w:val="21"/>
              </w:rPr>
              <w:t>M20</w:t>
            </w:r>
            <w:r>
              <w:rPr>
                <w:rFonts w:hint="eastAsia"/>
                <w:sz w:val="21"/>
                <w:szCs w:val="21"/>
              </w:rPr>
              <w:t>-</w:t>
            </w:r>
            <w:r>
              <w:rPr>
                <w:sz w:val="21"/>
                <w:szCs w:val="21"/>
              </w:rPr>
              <w:t>M22</w:t>
            </w:r>
          </w:p>
        </w:tc>
        <w:tc>
          <w:tcPr>
            <w:tcW w:w="1395" w:type="dxa"/>
            <w:vAlign w:val="center"/>
          </w:tcPr>
          <w:p w14:paraId="4C95776E">
            <w:pPr>
              <w:snapToGrid w:val="0"/>
              <w:spacing w:before="70" w:after="70" w:line="240" w:lineRule="auto"/>
              <w:ind w:firstLine="0"/>
              <w:jc w:val="center"/>
              <w:rPr>
                <w:sz w:val="21"/>
              </w:rPr>
            </w:pPr>
            <w:r>
              <w:rPr>
                <w:sz w:val="21"/>
                <w:szCs w:val="21"/>
              </w:rPr>
              <w:t>16</w:t>
            </w:r>
          </w:p>
        </w:tc>
        <w:tc>
          <w:tcPr>
            <w:tcW w:w="1395" w:type="dxa"/>
            <w:vAlign w:val="center"/>
          </w:tcPr>
          <w:p w14:paraId="1D13A3E9">
            <w:pPr>
              <w:snapToGrid w:val="0"/>
              <w:spacing w:before="70" w:after="70" w:line="240" w:lineRule="auto"/>
              <w:ind w:firstLine="0"/>
              <w:jc w:val="center"/>
              <w:rPr>
                <w:sz w:val="21"/>
              </w:rPr>
            </w:pPr>
            <w:r>
              <w:rPr>
                <w:sz w:val="21"/>
                <w:szCs w:val="21"/>
              </w:rPr>
              <w:t>2</w:t>
            </w:r>
          </w:p>
        </w:tc>
        <w:tc>
          <w:tcPr>
            <w:tcW w:w="1395" w:type="dxa"/>
            <w:vAlign w:val="center"/>
          </w:tcPr>
          <w:p w14:paraId="1583D92B">
            <w:pPr>
              <w:snapToGrid w:val="0"/>
              <w:spacing w:before="70" w:after="70" w:line="240" w:lineRule="auto"/>
              <w:ind w:firstLine="0"/>
              <w:jc w:val="center"/>
              <w:rPr>
                <w:sz w:val="21"/>
              </w:rPr>
            </w:pPr>
            <w:r>
              <w:rPr>
                <w:sz w:val="21"/>
                <w:szCs w:val="21"/>
              </w:rPr>
              <w:t>1</w:t>
            </w:r>
          </w:p>
        </w:tc>
        <w:tc>
          <w:tcPr>
            <w:tcW w:w="2234" w:type="dxa"/>
            <w:vAlign w:val="center"/>
          </w:tcPr>
          <w:p w14:paraId="7E2F10F2">
            <w:pPr>
              <w:snapToGrid w:val="0"/>
              <w:spacing w:before="70" w:after="70" w:line="240" w:lineRule="auto"/>
              <w:ind w:firstLine="0"/>
              <w:jc w:val="left"/>
              <w:rPr>
                <w:sz w:val="21"/>
              </w:rPr>
            </w:pPr>
            <w:r>
              <w:rPr>
                <w:sz w:val="21"/>
                <w:szCs w:val="21"/>
              </w:rPr>
              <w:t>优化设计</w:t>
            </w:r>
          </w:p>
        </w:tc>
      </w:tr>
      <w:tr w14:paraId="3074F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0EE6883C">
            <w:pPr>
              <w:snapToGrid w:val="0"/>
              <w:spacing w:before="70" w:after="70" w:line="240" w:lineRule="auto"/>
              <w:ind w:firstLine="0"/>
              <w:jc w:val="center"/>
              <w:rPr>
                <w:sz w:val="21"/>
              </w:rPr>
            </w:pPr>
            <w:r>
              <w:rPr>
                <w:sz w:val="21"/>
                <w:szCs w:val="21"/>
              </w:rPr>
              <w:t>第三阶段</w:t>
            </w:r>
          </w:p>
        </w:tc>
        <w:tc>
          <w:tcPr>
            <w:tcW w:w="1201" w:type="dxa"/>
            <w:vAlign w:val="center"/>
          </w:tcPr>
          <w:p w14:paraId="3D0513E1">
            <w:pPr>
              <w:snapToGrid w:val="0"/>
              <w:spacing w:before="70" w:after="70" w:line="240" w:lineRule="auto"/>
              <w:ind w:firstLine="0"/>
              <w:jc w:val="center"/>
              <w:rPr>
                <w:sz w:val="21"/>
              </w:rPr>
            </w:pPr>
            <w:r>
              <w:rPr>
                <w:sz w:val="21"/>
                <w:szCs w:val="21"/>
              </w:rPr>
              <w:t>M23</w:t>
            </w:r>
            <w:r>
              <w:rPr>
                <w:rFonts w:hint="eastAsia"/>
                <w:sz w:val="21"/>
                <w:szCs w:val="21"/>
              </w:rPr>
              <w:t>-</w:t>
            </w:r>
            <w:r>
              <w:rPr>
                <w:sz w:val="21"/>
                <w:szCs w:val="21"/>
              </w:rPr>
              <w:t>M27</w:t>
            </w:r>
          </w:p>
        </w:tc>
        <w:tc>
          <w:tcPr>
            <w:tcW w:w="1395" w:type="dxa"/>
            <w:vAlign w:val="center"/>
          </w:tcPr>
          <w:p w14:paraId="06D86D6B">
            <w:pPr>
              <w:snapToGrid w:val="0"/>
              <w:spacing w:before="70" w:after="70" w:line="240" w:lineRule="auto"/>
              <w:ind w:firstLine="0"/>
              <w:jc w:val="center"/>
              <w:rPr>
                <w:sz w:val="21"/>
              </w:rPr>
            </w:pPr>
            <w:r>
              <w:rPr>
                <w:sz w:val="21"/>
                <w:szCs w:val="21"/>
              </w:rPr>
              <w:t>20</w:t>
            </w:r>
          </w:p>
        </w:tc>
        <w:tc>
          <w:tcPr>
            <w:tcW w:w="1395" w:type="dxa"/>
            <w:vAlign w:val="center"/>
          </w:tcPr>
          <w:p w14:paraId="37EA4AB5">
            <w:pPr>
              <w:snapToGrid w:val="0"/>
              <w:spacing w:before="70" w:after="70" w:line="240" w:lineRule="auto"/>
              <w:ind w:firstLine="0"/>
              <w:jc w:val="center"/>
              <w:rPr>
                <w:sz w:val="21"/>
              </w:rPr>
            </w:pPr>
            <w:r>
              <w:rPr>
                <w:sz w:val="21"/>
                <w:szCs w:val="21"/>
              </w:rPr>
              <w:t>4</w:t>
            </w:r>
          </w:p>
        </w:tc>
        <w:tc>
          <w:tcPr>
            <w:tcW w:w="1395" w:type="dxa"/>
            <w:vAlign w:val="center"/>
          </w:tcPr>
          <w:p w14:paraId="3240DB5F">
            <w:pPr>
              <w:snapToGrid w:val="0"/>
              <w:spacing w:before="70" w:after="70" w:line="240" w:lineRule="auto"/>
              <w:ind w:firstLine="0"/>
              <w:jc w:val="center"/>
              <w:rPr>
                <w:sz w:val="21"/>
              </w:rPr>
            </w:pPr>
            <w:r>
              <w:rPr>
                <w:sz w:val="21"/>
                <w:szCs w:val="21"/>
              </w:rPr>
              <w:t>1</w:t>
            </w:r>
          </w:p>
        </w:tc>
        <w:tc>
          <w:tcPr>
            <w:tcW w:w="2234" w:type="dxa"/>
            <w:vAlign w:val="center"/>
          </w:tcPr>
          <w:p w14:paraId="7D2C8846">
            <w:pPr>
              <w:snapToGrid w:val="0"/>
              <w:spacing w:before="70" w:after="70" w:line="240" w:lineRule="auto"/>
              <w:ind w:firstLine="0"/>
              <w:jc w:val="left"/>
              <w:rPr>
                <w:sz w:val="21"/>
              </w:rPr>
            </w:pPr>
            <w:r>
              <w:rPr>
                <w:sz w:val="21"/>
                <w:szCs w:val="21"/>
              </w:rPr>
              <w:t>优化开发、驻场</w:t>
            </w:r>
          </w:p>
        </w:tc>
      </w:tr>
      <w:tr w14:paraId="3E49E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1163551D">
            <w:pPr>
              <w:snapToGrid w:val="0"/>
              <w:spacing w:before="70" w:after="70" w:line="240" w:lineRule="auto"/>
              <w:ind w:firstLine="0"/>
              <w:jc w:val="center"/>
              <w:rPr>
                <w:sz w:val="21"/>
              </w:rPr>
            </w:pPr>
            <w:r>
              <w:rPr>
                <w:sz w:val="21"/>
                <w:szCs w:val="21"/>
              </w:rPr>
              <w:t>第三阶段</w:t>
            </w:r>
          </w:p>
        </w:tc>
        <w:tc>
          <w:tcPr>
            <w:tcW w:w="1201" w:type="dxa"/>
            <w:vAlign w:val="center"/>
          </w:tcPr>
          <w:p w14:paraId="2AC4F76D">
            <w:pPr>
              <w:snapToGrid w:val="0"/>
              <w:spacing w:before="70" w:after="70" w:line="240" w:lineRule="auto"/>
              <w:ind w:firstLine="0"/>
              <w:jc w:val="center"/>
              <w:rPr>
                <w:sz w:val="21"/>
              </w:rPr>
            </w:pPr>
            <w:r>
              <w:rPr>
                <w:sz w:val="21"/>
                <w:szCs w:val="21"/>
              </w:rPr>
              <w:t>M28</w:t>
            </w:r>
            <w:r>
              <w:rPr>
                <w:rFonts w:hint="eastAsia"/>
                <w:sz w:val="21"/>
                <w:szCs w:val="21"/>
              </w:rPr>
              <w:t>-</w:t>
            </w:r>
            <w:r>
              <w:rPr>
                <w:sz w:val="21"/>
                <w:szCs w:val="21"/>
              </w:rPr>
              <w:t>M31</w:t>
            </w:r>
          </w:p>
        </w:tc>
        <w:tc>
          <w:tcPr>
            <w:tcW w:w="1395" w:type="dxa"/>
            <w:vAlign w:val="center"/>
          </w:tcPr>
          <w:p w14:paraId="6154EBC9">
            <w:pPr>
              <w:snapToGrid w:val="0"/>
              <w:spacing w:before="70" w:after="70" w:line="240" w:lineRule="auto"/>
              <w:ind w:firstLine="0"/>
              <w:jc w:val="center"/>
              <w:rPr>
                <w:sz w:val="21"/>
              </w:rPr>
            </w:pPr>
            <w:r>
              <w:rPr>
                <w:sz w:val="21"/>
                <w:szCs w:val="21"/>
              </w:rPr>
              <w:t>18</w:t>
            </w:r>
          </w:p>
        </w:tc>
        <w:tc>
          <w:tcPr>
            <w:tcW w:w="1395" w:type="dxa"/>
            <w:vAlign w:val="center"/>
          </w:tcPr>
          <w:p w14:paraId="11E65A09">
            <w:pPr>
              <w:snapToGrid w:val="0"/>
              <w:spacing w:before="70" w:after="70" w:line="240" w:lineRule="auto"/>
              <w:ind w:firstLine="0"/>
              <w:jc w:val="center"/>
              <w:rPr>
                <w:sz w:val="21"/>
              </w:rPr>
            </w:pPr>
            <w:r>
              <w:rPr>
                <w:sz w:val="21"/>
                <w:szCs w:val="21"/>
              </w:rPr>
              <w:t>4</w:t>
            </w:r>
          </w:p>
        </w:tc>
        <w:tc>
          <w:tcPr>
            <w:tcW w:w="1395" w:type="dxa"/>
            <w:vAlign w:val="center"/>
          </w:tcPr>
          <w:p w14:paraId="4D18C0D8">
            <w:pPr>
              <w:snapToGrid w:val="0"/>
              <w:spacing w:before="70" w:after="70" w:line="240" w:lineRule="auto"/>
              <w:ind w:firstLine="0"/>
              <w:jc w:val="center"/>
              <w:rPr>
                <w:sz w:val="21"/>
              </w:rPr>
            </w:pPr>
            <w:r>
              <w:rPr>
                <w:sz w:val="21"/>
                <w:szCs w:val="21"/>
              </w:rPr>
              <w:t>3</w:t>
            </w:r>
          </w:p>
        </w:tc>
        <w:tc>
          <w:tcPr>
            <w:tcW w:w="2234" w:type="dxa"/>
            <w:vAlign w:val="center"/>
          </w:tcPr>
          <w:p w14:paraId="49AAF370">
            <w:pPr>
              <w:snapToGrid w:val="0"/>
              <w:spacing w:before="70" w:after="70" w:line="240" w:lineRule="auto"/>
              <w:ind w:firstLine="0"/>
              <w:jc w:val="left"/>
              <w:rPr>
                <w:sz w:val="21"/>
              </w:rPr>
            </w:pPr>
            <w:r>
              <w:rPr>
                <w:sz w:val="21"/>
                <w:szCs w:val="21"/>
              </w:rPr>
              <w:t>测试、二期验证</w:t>
            </w:r>
          </w:p>
        </w:tc>
      </w:tr>
      <w:tr w14:paraId="273AA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1" w:type="dxa"/>
            <w:vAlign w:val="center"/>
          </w:tcPr>
          <w:p w14:paraId="3473F302">
            <w:pPr>
              <w:snapToGrid w:val="0"/>
              <w:spacing w:before="70" w:after="70" w:line="240" w:lineRule="auto"/>
              <w:ind w:firstLine="0"/>
              <w:jc w:val="center"/>
              <w:rPr>
                <w:sz w:val="21"/>
              </w:rPr>
            </w:pPr>
            <w:r>
              <w:rPr>
                <w:sz w:val="21"/>
                <w:szCs w:val="21"/>
              </w:rPr>
              <w:t>第四阶段</w:t>
            </w:r>
          </w:p>
        </w:tc>
        <w:tc>
          <w:tcPr>
            <w:tcW w:w="1201" w:type="dxa"/>
            <w:vAlign w:val="center"/>
          </w:tcPr>
          <w:p w14:paraId="5F3E6FF6">
            <w:pPr>
              <w:snapToGrid w:val="0"/>
              <w:spacing w:before="70" w:after="70" w:line="240" w:lineRule="auto"/>
              <w:ind w:firstLine="0"/>
              <w:jc w:val="center"/>
              <w:rPr>
                <w:sz w:val="21"/>
              </w:rPr>
            </w:pPr>
            <w:r>
              <w:rPr>
                <w:sz w:val="21"/>
                <w:szCs w:val="21"/>
              </w:rPr>
              <w:t>M32</w:t>
            </w:r>
            <w:r>
              <w:rPr>
                <w:rFonts w:hint="eastAsia"/>
                <w:sz w:val="21"/>
                <w:szCs w:val="21"/>
              </w:rPr>
              <w:t>-</w:t>
            </w:r>
            <w:r>
              <w:rPr>
                <w:sz w:val="21"/>
                <w:szCs w:val="21"/>
              </w:rPr>
              <w:t>M33</w:t>
            </w:r>
          </w:p>
        </w:tc>
        <w:tc>
          <w:tcPr>
            <w:tcW w:w="1395" w:type="dxa"/>
            <w:vAlign w:val="center"/>
          </w:tcPr>
          <w:p w14:paraId="795A2135">
            <w:pPr>
              <w:snapToGrid w:val="0"/>
              <w:spacing w:before="70" w:after="70" w:line="240" w:lineRule="auto"/>
              <w:ind w:firstLine="0"/>
              <w:jc w:val="center"/>
              <w:rPr>
                <w:sz w:val="21"/>
              </w:rPr>
            </w:pPr>
            <w:r>
              <w:rPr>
                <w:sz w:val="21"/>
                <w:szCs w:val="21"/>
              </w:rPr>
              <w:t>8</w:t>
            </w:r>
          </w:p>
        </w:tc>
        <w:tc>
          <w:tcPr>
            <w:tcW w:w="1395" w:type="dxa"/>
            <w:vAlign w:val="center"/>
          </w:tcPr>
          <w:p w14:paraId="11B8DD3A">
            <w:pPr>
              <w:snapToGrid w:val="0"/>
              <w:spacing w:before="70" w:after="70" w:line="240" w:lineRule="auto"/>
              <w:ind w:firstLine="0"/>
              <w:jc w:val="center"/>
              <w:rPr>
                <w:sz w:val="21"/>
              </w:rPr>
            </w:pPr>
            <w:r>
              <w:rPr>
                <w:sz w:val="21"/>
                <w:szCs w:val="21"/>
              </w:rPr>
              <w:t>1</w:t>
            </w:r>
          </w:p>
        </w:tc>
        <w:tc>
          <w:tcPr>
            <w:tcW w:w="1395" w:type="dxa"/>
            <w:vAlign w:val="center"/>
          </w:tcPr>
          <w:p w14:paraId="7C0BADFE">
            <w:pPr>
              <w:snapToGrid w:val="0"/>
              <w:spacing w:before="70" w:after="70" w:line="240" w:lineRule="auto"/>
              <w:ind w:firstLine="0"/>
              <w:jc w:val="center"/>
              <w:rPr>
                <w:sz w:val="21"/>
              </w:rPr>
            </w:pPr>
            <w:r>
              <w:rPr>
                <w:sz w:val="21"/>
                <w:szCs w:val="21"/>
              </w:rPr>
              <w:t>0</w:t>
            </w:r>
          </w:p>
        </w:tc>
        <w:tc>
          <w:tcPr>
            <w:tcW w:w="2234" w:type="dxa"/>
            <w:vAlign w:val="center"/>
          </w:tcPr>
          <w:p w14:paraId="671EE4C1">
            <w:pPr>
              <w:snapToGrid w:val="0"/>
              <w:spacing w:before="70" w:after="70" w:line="240" w:lineRule="auto"/>
              <w:ind w:firstLine="0"/>
              <w:jc w:val="left"/>
              <w:rPr>
                <w:sz w:val="21"/>
              </w:rPr>
            </w:pPr>
            <w:r>
              <w:rPr>
                <w:sz w:val="21"/>
                <w:szCs w:val="21"/>
              </w:rPr>
              <w:t>成果评价、验收</w:t>
            </w:r>
          </w:p>
        </w:tc>
      </w:tr>
    </w:tbl>
    <w:p w14:paraId="102AE08E">
      <w:pPr>
        <w:spacing w:line="240" w:lineRule="auto"/>
      </w:pPr>
    </w:p>
    <w:p w14:paraId="57F55E35">
      <w:pPr>
        <w:pStyle w:val="5"/>
      </w:pPr>
      <w:bookmarkStart w:id="225" w:name="_Toc13264"/>
      <w:r>
        <w:rPr>
          <w:szCs w:val="32"/>
        </w:rPr>
        <w:t>2.11.2 进度风险与纠偏</w:t>
      </w:r>
      <w:bookmarkEnd w:id="225"/>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2190"/>
        <w:gridCol w:w="3472"/>
        <w:gridCol w:w="1422"/>
      </w:tblGrid>
      <w:tr w14:paraId="3E4E6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16" w:type="dxa"/>
            <w:shd w:val="clear" w:color="auto" w:fill="E7E6E6"/>
            <w:vAlign w:val="center"/>
          </w:tcPr>
          <w:p w14:paraId="7B2C010D">
            <w:pPr>
              <w:snapToGrid w:val="0"/>
              <w:spacing w:before="70" w:after="70" w:line="240" w:lineRule="auto"/>
              <w:ind w:firstLine="0"/>
              <w:jc w:val="center"/>
              <w:rPr>
                <w:b/>
                <w:sz w:val="21"/>
              </w:rPr>
            </w:pPr>
            <w:r>
              <w:rPr>
                <w:b/>
                <w:sz w:val="21"/>
                <w:szCs w:val="21"/>
              </w:rPr>
              <w:t>风险事件</w:t>
            </w:r>
          </w:p>
        </w:tc>
        <w:tc>
          <w:tcPr>
            <w:tcW w:w="2190" w:type="dxa"/>
            <w:shd w:val="clear" w:color="auto" w:fill="E7E6E6"/>
            <w:vAlign w:val="center"/>
          </w:tcPr>
          <w:p w14:paraId="62313BD8">
            <w:pPr>
              <w:snapToGrid w:val="0"/>
              <w:spacing w:before="70" w:after="70" w:line="240" w:lineRule="auto"/>
              <w:ind w:firstLine="0"/>
              <w:jc w:val="center"/>
              <w:rPr>
                <w:b/>
                <w:sz w:val="21"/>
              </w:rPr>
            </w:pPr>
            <w:r>
              <w:rPr>
                <w:b/>
                <w:sz w:val="21"/>
                <w:szCs w:val="21"/>
              </w:rPr>
              <w:t>预警信号</w:t>
            </w:r>
          </w:p>
        </w:tc>
        <w:tc>
          <w:tcPr>
            <w:tcW w:w="3472" w:type="dxa"/>
            <w:shd w:val="clear" w:color="auto" w:fill="E7E6E6"/>
            <w:vAlign w:val="center"/>
          </w:tcPr>
          <w:p w14:paraId="15D1AB82">
            <w:pPr>
              <w:snapToGrid w:val="0"/>
              <w:spacing w:before="70" w:after="70" w:line="240" w:lineRule="auto"/>
              <w:ind w:firstLine="0"/>
              <w:jc w:val="center"/>
              <w:rPr>
                <w:b/>
                <w:sz w:val="21"/>
              </w:rPr>
            </w:pPr>
            <w:r>
              <w:rPr>
                <w:b/>
                <w:sz w:val="21"/>
                <w:szCs w:val="21"/>
              </w:rPr>
              <w:t>纠偏措施</w:t>
            </w:r>
          </w:p>
        </w:tc>
        <w:tc>
          <w:tcPr>
            <w:tcW w:w="1422" w:type="dxa"/>
            <w:shd w:val="clear" w:color="auto" w:fill="E7E6E6"/>
            <w:vAlign w:val="center"/>
          </w:tcPr>
          <w:p w14:paraId="27AD4C21">
            <w:pPr>
              <w:snapToGrid w:val="0"/>
              <w:spacing w:before="70" w:after="70" w:line="240" w:lineRule="auto"/>
              <w:ind w:firstLine="0"/>
              <w:jc w:val="center"/>
              <w:rPr>
                <w:b/>
                <w:sz w:val="21"/>
              </w:rPr>
            </w:pPr>
            <w:r>
              <w:rPr>
                <w:b/>
                <w:sz w:val="21"/>
                <w:szCs w:val="21"/>
              </w:rPr>
              <w:t>责任</w:t>
            </w:r>
          </w:p>
        </w:tc>
      </w:tr>
      <w:tr w14:paraId="10B21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60C9C37F">
            <w:pPr>
              <w:snapToGrid w:val="0"/>
              <w:spacing w:before="70" w:after="70" w:line="240" w:lineRule="auto"/>
              <w:ind w:firstLine="0"/>
              <w:jc w:val="left"/>
              <w:rPr>
                <w:sz w:val="21"/>
              </w:rPr>
            </w:pPr>
            <w:r>
              <w:rPr>
                <w:sz w:val="21"/>
                <w:szCs w:val="21"/>
              </w:rPr>
              <w:t>岁修窗口推迟</w:t>
            </w:r>
          </w:p>
        </w:tc>
        <w:tc>
          <w:tcPr>
            <w:tcW w:w="2190" w:type="dxa"/>
            <w:vAlign w:val="center"/>
          </w:tcPr>
          <w:p w14:paraId="375DCBDC">
            <w:pPr>
              <w:snapToGrid w:val="0"/>
              <w:spacing w:before="70" w:after="70" w:line="240" w:lineRule="auto"/>
              <w:ind w:firstLine="0"/>
              <w:jc w:val="left"/>
              <w:rPr>
                <w:sz w:val="21"/>
              </w:rPr>
            </w:pPr>
            <w:r>
              <w:rPr>
                <w:sz w:val="21"/>
                <w:szCs w:val="21"/>
              </w:rPr>
              <w:t>甲方通知变更</w:t>
            </w:r>
          </w:p>
        </w:tc>
        <w:tc>
          <w:tcPr>
            <w:tcW w:w="3472" w:type="dxa"/>
            <w:vAlign w:val="center"/>
          </w:tcPr>
          <w:p w14:paraId="24627FE7">
            <w:pPr>
              <w:snapToGrid w:val="0"/>
              <w:spacing w:before="70" w:after="70" w:line="240" w:lineRule="auto"/>
              <w:ind w:firstLine="0"/>
              <w:jc w:val="left"/>
              <w:rPr>
                <w:sz w:val="21"/>
              </w:rPr>
            </w:pPr>
            <w:r>
              <w:rPr>
                <w:sz w:val="21"/>
                <w:szCs w:val="21"/>
              </w:rPr>
              <w:t>调整滚动计划、保留预备队、先行开展内业</w:t>
            </w:r>
          </w:p>
        </w:tc>
        <w:tc>
          <w:tcPr>
            <w:tcW w:w="1422" w:type="dxa"/>
            <w:vAlign w:val="center"/>
          </w:tcPr>
          <w:p w14:paraId="71D1979B">
            <w:pPr>
              <w:snapToGrid w:val="0"/>
              <w:spacing w:before="70" w:after="70" w:line="240" w:lineRule="auto"/>
              <w:ind w:firstLine="0"/>
              <w:jc w:val="left"/>
              <w:rPr>
                <w:sz w:val="21"/>
              </w:rPr>
            </w:pPr>
            <w:r>
              <w:rPr>
                <w:sz w:val="21"/>
                <w:szCs w:val="21"/>
              </w:rPr>
              <w:t>项目负责人</w:t>
            </w:r>
          </w:p>
        </w:tc>
      </w:tr>
      <w:tr w14:paraId="646E1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1BD8E9CA">
            <w:pPr>
              <w:snapToGrid w:val="0"/>
              <w:spacing w:before="70" w:after="70" w:line="240" w:lineRule="auto"/>
              <w:ind w:firstLine="0"/>
              <w:jc w:val="left"/>
              <w:rPr>
                <w:sz w:val="21"/>
              </w:rPr>
            </w:pPr>
            <w:r>
              <w:rPr>
                <w:sz w:val="21"/>
                <w:szCs w:val="21"/>
              </w:rPr>
              <w:t>设备供货延迟</w:t>
            </w:r>
          </w:p>
        </w:tc>
        <w:tc>
          <w:tcPr>
            <w:tcW w:w="2190" w:type="dxa"/>
            <w:vAlign w:val="center"/>
          </w:tcPr>
          <w:p w14:paraId="6B8DA8DF">
            <w:pPr>
              <w:snapToGrid w:val="0"/>
              <w:spacing w:before="70" w:after="70" w:line="240" w:lineRule="auto"/>
              <w:ind w:firstLine="0"/>
              <w:jc w:val="left"/>
              <w:rPr>
                <w:sz w:val="21"/>
              </w:rPr>
            </w:pPr>
            <w:r>
              <w:rPr>
                <w:sz w:val="21"/>
                <w:szCs w:val="21"/>
              </w:rPr>
              <w:t>供应商交期延迟 &gt;15 天</w:t>
            </w:r>
          </w:p>
        </w:tc>
        <w:tc>
          <w:tcPr>
            <w:tcW w:w="3472" w:type="dxa"/>
            <w:vAlign w:val="center"/>
          </w:tcPr>
          <w:p w14:paraId="34945F95">
            <w:pPr>
              <w:snapToGrid w:val="0"/>
              <w:spacing w:before="70" w:after="70" w:line="240" w:lineRule="auto"/>
              <w:ind w:firstLine="0"/>
              <w:jc w:val="left"/>
              <w:rPr>
                <w:sz w:val="21"/>
              </w:rPr>
            </w:pPr>
            <w:r>
              <w:rPr>
                <w:sz w:val="21"/>
                <w:szCs w:val="21"/>
              </w:rPr>
              <w:t>启动备选供应商、调配备用设备</w:t>
            </w:r>
          </w:p>
        </w:tc>
        <w:tc>
          <w:tcPr>
            <w:tcW w:w="1422" w:type="dxa"/>
            <w:vAlign w:val="center"/>
          </w:tcPr>
          <w:p w14:paraId="3B23B89C">
            <w:pPr>
              <w:snapToGrid w:val="0"/>
              <w:spacing w:before="70" w:after="70" w:line="240" w:lineRule="auto"/>
              <w:ind w:firstLine="0"/>
              <w:jc w:val="left"/>
              <w:rPr>
                <w:sz w:val="21"/>
              </w:rPr>
            </w:pPr>
            <w:r>
              <w:rPr>
                <w:sz w:val="21"/>
                <w:szCs w:val="21"/>
              </w:rPr>
              <w:t>保障组</w:t>
            </w:r>
          </w:p>
        </w:tc>
      </w:tr>
      <w:tr w14:paraId="69C23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6F97C870">
            <w:pPr>
              <w:snapToGrid w:val="0"/>
              <w:spacing w:before="70" w:after="70" w:line="240" w:lineRule="auto"/>
              <w:ind w:firstLine="0"/>
              <w:jc w:val="left"/>
              <w:rPr>
                <w:sz w:val="21"/>
              </w:rPr>
            </w:pPr>
            <w:r>
              <w:rPr>
                <w:sz w:val="21"/>
                <w:szCs w:val="21"/>
              </w:rPr>
              <w:t>现场条件变化</w:t>
            </w:r>
          </w:p>
        </w:tc>
        <w:tc>
          <w:tcPr>
            <w:tcW w:w="2190" w:type="dxa"/>
            <w:vAlign w:val="center"/>
          </w:tcPr>
          <w:p w14:paraId="2CF16521">
            <w:pPr>
              <w:snapToGrid w:val="0"/>
              <w:spacing w:before="70" w:after="70" w:line="240" w:lineRule="auto"/>
              <w:ind w:firstLine="0"/>
              <w:jc w:val="left"/>
              <w:rPr>
                <w:sz w:val="21"/>
              </w:rPr>
            </w:pPr>
            <w:r>
              <w:rPr>
                <w:sz w:val="21"/>
                <w:szCs w:val="21"/>
              </w:rPr>
              <w:t>踏勘与图纸不符</w:t>
            </w:r>
          </w:p>
        </w:tc>
        <w:tc>
          <w:tcPr>
            <w:tcW w:w="3472" w:type="dxa"/>
            <w:vAlign w:val="center"/>
          </w:tcPr>
          <w:p w14:paraId="43C160F4">
            <w:pPr>
              <w:snapToGrid w:val="0"/>
              <w:spacing w:before="70" w:after="70" w:line="240" w:lineRule="auto"/>
              <w:ind w:firstLine="0"/>
              <w:jc w:val="left"/>
              <w:rPr>
                <w:sz w:val="21"/>
              </w:rPr>
            </w:pPr>
            <w:r>
              <w:rPr>
                <w:sz w:val="21"/>
                <w:szCs w:val="21"/>
              </w:rPr>
              <w:t>现场变更方案、增加测站、补充控制点</w:t>
            </w:r>
          </w:p>
        </w:tc>
        <w:tc>
          <w:tcPr>
            <w:tcW w:w="1422" w:type="dxa"/>
            <w:vAlign w:val="center"/>
          </w:tcPr>
          <w:p w14:paraId="6CB152CB">
            <w:pPr>
              <w:snapToGrid w:val="0"/>
              <w:spacing w:before="70" w:after="70" w:line="240" w:lineRule="auto"/>
              <w:ind w:firstLine="0"/>
              <w:jc w:val="left"/>
              <w:rPr>
                <w:sz w:val="21"/>
              </w:rPr>
            </w:pPr>
            <w:r>
              <w:rPr>
                <w:sz w:val="21"/>
                <w:szCs w:val="21"/>
              </w:rPr>
              <w:t>测量负责人</w:t>
            </w:r>
          </w:p>
        </w:tc>
      </w:tr>
      <w:tr w14:paraId="702E6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5A51C063">
            <w:pPr>
              <w:snapToGrid w:val="0"/>
              <w:spacing w:before="70" w:after="70" w:line="240" w:lineRule="auto"/>
              <w:ind w:firstLine="0"/>
              <w:jc w:val="left"/>
              <w:rPr>
                <w:sz w:val="21"/>
              </w:rPr>
            </w:pPr>
            <w:r>
              <w:rPr>
                <w:sz w:val="21"/>
                <w:szCs w:val="21"/>
              </w:rPr>
              <w:t>数据质量不达标</w:t>
            </w:r>
          </w:p>
        </w:tc>
        <w:tc>
          <w:tcPr>
            <w:tcW w:w="2190" w:type="dxa"/>
            <w:vAlign w:val="center"/>
          </w:tcPr>
          <w:p w14:paraId="0D4E6E62">
            <w:pPr>
              <w:snapToGrid w:val="0"/>
              <w:spacing w:before="70" w:after="70" w:line="240" w:lineRule="auto"/>
              <w:ind w:firstLine="0"/>
              <w:jc w:val="left"/>
              <w:rPr>
                <w:sz w:val="21"/>
              </w:rPr>
            </w:pPr>
            <w:r>
              <w:rPr>
                <w:sz w:val="21"/>
                <w:szCs w:val="21"/>
              </w:rPr>
              <w:t>质检不合格率 &gt;10%</w:t>
            </w:r>
          </w:p>
        </w:tc>
        <w:tc>
          <w:tcPr>
            <w:tcW w:w="3472" w:type="dxa"/>
            <w:vAlign w:val="center"/>
          </w:tcPr>
          <w:p w14:paraId="14ED65F8">
            <w:pPr>
              <w:snapToGrid w:val="0"/>
              <w:spacing w:before="70" w:after="70" w:line="240" w:lineRule="auto"/>
              <w:ind w:firstLine="0"/>
              <w:jc w:val="left"/>
              <w:rPr>
                <w:sz w:val="21"/>
              </w:rPr>
            </w:pPr>
            <w:r>
              <w:rPr>
                <w:sz w:val="21"/>
                <w:szCs w:val="21"/>
              </w:rPr>
              <w:t>停工分析、重新标定、补测</w:t>
            </w:r>
          </w:p>
        </w:tc>
        <w:tc>
          <w:tcPr>
            <w:tcW w:w="1422" w:type="dxa"/>
            <w:vAlign w:val="center"/>
          </w:tcPr>
          <w:p w14:paraId="726D8FB1">
            <w:pPr>
              <w:snapToGrid w:val="0"/>
              <w:spacing w:before="70" w:after="70" w:line="240" w:lineRule="auto"/>
              <w:ind w:firstLine="0"/>
              <w:jc w:val="left"/>
              <w:rPr>
                <w:sz w:val="21"/>
              </w:rPr>
            </w:pPr>
            <w:r>
              <w:rPr>
                <w:sz w:val="21"/>
                <w:szCs w:val="21"/>
              </w:rPr>
              <w:t>质量负责人</w:t>
            </w:r>
          </w:p>
        </w:tc>
      </w:tr>
      <w:tr w14:paraId="065AF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3F297BF1">
            <w:pPr>
              <w:snapToGrid w:val="0"/>
              <w:spacing w:before="70" w:after="70" w:line="240" w:lineRule="auto"/>
              <w:ind w:firstLine="0"/>
              <w:jc w:val="left"/>
              <w:rPr>
                <w:sz w:val="21"/>
              </w:rPr>
            </w:pPr>
            <w:r>
              <w:rPr>
                <w:sz w:val="21"/>
                <w:szCs w:val="21"/>
              </w:rPr>
              <w:t>软件进度滞后</w:t>
            </w:r>
          </w:p>
        </w:tc>
        <w:tc>
          <w:tcPr>
            <w:tcW w:w="2190" w:type="dxa"/>
            <w:vAlign w:val="center"/>
          </w:tcPr>
          <w:p w14:paraId="3584A771">
            <w:pPr>
              <w:snapToGrid w:val="0"/>
              <w:spacing w:before="70" w:after="70" w:line="240" w:lineRule="auto"/>
              <w:ind w:firstLine="0"/>
              <w:jc w:val="left"/>
              <w:rPr>
                <w:sz w:val="21"/>
              </w:rPr>
            </w:pPr>
            <w:r>
              <w:rPr>
                <w:sz w:val="21"/>
                <w:szCs w:val="21"/>
              </w:rPr>
              <w:t>里程碑偏差 &gt;20 天</w:t>
            </w:r>
          </w:p>
        </w:tc>
        <w:tc>
          <w:tcPr>
            <w:tcW w:w="3472" w:type="dxa"/>
            <w:vAlign w:val="center"/>
          </w:tcPr>
          <w:p w14:paraId="3D185A31">
            <w:pPr>
              <w:snapToGrid w:val="0"/>
              <w:spacing w:before="70" w:after="70" w:line="240" w:lineRule="auto"/>
              <w:ind w:firstLine="0"/>
              <w:jc w:val="left"/>
              <w:rPr>
                <w:sz w:val="21"/>
              </w:rPr>
            </w:pPr>
            <w:r>
              <w:rPr>
                <w:sz w:val="21"/>
                <w:szCs w:val="21"/>
              </w:rPr>
              <w:t>增加开发人员、驻场集中攻关</w:t>
            </w:r>
          </w:p>
        </w:tc>
        <w:tc>
          <w:tcPr>
            <w:tcW w:w="1422" w:type="dxa"/>
            <w:vAlign w:val="center"/>
          </w:tcPr>
          <w:p w14:paraId="6A48CFDB">
            <w:pPr>
              <w:snapToGrid w:val="0"/>
              <w:spacing w:before="70" w:after="70" w:line="240" w:lineRule="auto"/>
              <w:ind w:firstLine="0"/>
              <w:jc w:val="left"/>
              <w:rPr>
                <w:sz w:val="21"/>
              </w:rPr>
            </w:pPr>
            <w:r>
              <w:rPr>
                <w:sz w:val="21"/>
                <w:szCs w:val="21"/>
              </w:rPr>
              <w:t>软件负责人</w:t>
            </w:r>
          </w:p>
        </w:tc>
      </w:tr>
      <w:tr w14:paraId="4CB45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16" w:type="dxa"/>
            <w:vAlign w:val="center"/>
          </w:tcPr>
          <w:p w14:paraId="6BDE2981">
            <w:pPr>
              <w:snapToGrid w:val="0"/>
              <w:spacing w:before="70" w:after="70" w:line="240" w:lineRule="auto"/>
              <w:ind w:firstLine="0"/>
              <w:jc w:val="left"/>
              <w:rPr>
                <w:sz w:val="21"/>
              </w:rPr>
            </w:pPr>
            <w:r>
              <w:rPr>
                <w:sz w:val="21"/>
                <w:szCs w:val="21"/>
              </w:rPr>
              <w:t>人员变动</w:t>
            </w:r>
          </w:p>
        </w:tc>
        <w:tc>
          <w:tcPr>
            <w:tcW w:w="2190" w:type="dxa"/>
            <w:vAlign w:val="center"/>
          </w:tcPr>
          <w:p w14:paraId="44EB1846">
            <w:pPr>
              <w:snapToGrid w:val="0"/>
              <w:spacing w:before="70" w:after="70" w:line="240" w:lineRule="auto"/>
              <w:ind w:firstLine="0"/>
              <w:jc w:val="left"/>
              <w:rPr>
                <w:sz w:val="21"/>
              </w:rPr>
            </w:pPr>
            <w:r>
              <w:rPr>
                <w:sz w:val="21"/>
                <w:szCs w:val="21"/>
              </w:rPr>
              <w:t>核心成员离职</w:t>
            </w:r>
          </w:p>
        </w:tc>
        <w:tc>
          <w:tcPr>
            <w:tcW w:w="3472" w:type="dxa"/>
            <w:vAlign w:val="center"/>
          </w:tcPr>
          <w:p w14:paraId="0A0F0A2D">
            <w:pPr>
              <w:snapToGrid w:val="0"/>
              <w:spacing w:before="70" w:after="70" w:line="240" w:lineRule="auto"/>
              <w:ind w:firstLine="0"/>
              <w:jc w:val="left"/>
              <w:rPr>
                <w:sz w:val="21"/>
              </w:rPr>
            </w:pPr>
            <w:r>
              <w:rPr>
                <w:sz w:val="21"/>
                <w:szCs w:val="21"/>
              </w:rPr>
              <w:t>后备人员顶上、知识文档化</w:t>
            </w:r>
          </w:p>
        </w:tc>
        <w:tc>
          <w:tcPr>
            <w:tcW w:w="1422" w:type="dxa"/>
            <w:vAlign w:val="center"/>
          </w:tcPr>
          <w:p w14:paraId="7E062487">
            <w:pPr>
              <w:snapToGrid w:val="0"/>
              <w:spacing w:before="70" w:after="70" w:line="240" w:lineRule="auto"/>
              <w:ind w:firstLine="0"/>
              <w:jc w:val="left"/>
              <w:rPr>
                <w:sz w:val="21"/>
              </w:rPr>
            </w:pPr>
            <w:r>
              <w:rPr>
                <w:sz w:val="21"/>
                <w:szCs w:val="21"/>
              </w:rPr>
              <w:t>项目负责人</w:t>
            </w:r>
          </w:p>
        </w:tc>
      </w:tr>
    </w:tbl>
    <w:p w14:paraId="3E00223C">
      <w:pPr>
        <w:spacing w:line="240" w:lineRule="auto"/>
      </w:pPr>
    </w:p>
    <w:p w14:paraId="262E33D0">
      <w:pPr>
        <w:pStyle w:val="5"/>
      </w:pPr>
      <w:bookmarkStart w:id="226" w:name="_Toc32144"/>
      <w:r>
        <w:rPr>
          <w:szCs w:val="32"/>
        </w:rPr>
        <w:t>2.11.3 培训课程大纲</w:t>
      </w:r>
      <w:bookmarkEnd w:id="226"/>
    </w:p>
    <w:p w14:paraId="55866823">
      <w:pPr>
        <w:pStyle w:val="6"/>
      </w:pPr>
      <w:r>
        <w:rPr>
          <w:szCs w:val="32"/>
        </w:rPr>
        <w:t>2.11.3.1 第一次培训（16 学时）</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8"/>
        <w:gridCol w:w="1716"/>
        <w:gridCol w:w="640"/>
        <w:gridCol w:w="3667"/>
        <w:gridCol w:w="1338"/>
        <w:gridCol w:w="801"/>
      </w:tblGrid>
      <w:tr w14:paraId="1A73D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38" w:type="dxa"/>
            <w:shd w:val="clear" w:color="auto" w:fill="E7E6E6"/>
            <w:vAlign w:val="center"/>
          </w:tcPr>
          <w:p w14:paraId="2055DBB0">
            <w:pPr>
              <w:snapToGrid w:val="0"/>
              <w:spacing w:before="70" w:after="70" w:line="240" w:lineRule="auto"/>
              <w:ind w:firstLine="0"/>
              <w:jc w:val="center"/>
              <w:rPr>
                <w:b/>
                <w:sz w:val="21"/>
              </w:rPr>
            </w:pPr>
            <w:r>
              <w:rPr>
                <w:b/>
                <w:sz w:val="21"/>
                <w:szCs w:val="21"/>
              </w:rPr>
              <w:t>序号</w:t>
            </w:r>
          </w:p>
        </w:tc>
        <w:tc>
          <w:tcPr>
            <w:tcW w:w="1716" w:type="dxa"/>
            <w:shd w:val="clear" w:color="auto" w:fill="E7E6E6"/>
            <w:vAlign w:val="center"/>
          </w:tcPr>
          <w:p w14:paraId="18D9A1AB">
            <w:pPr>
              <w:snapToGrid w:val="0"/>
              <w:spacing w:before="70" w:after="70" w:line="240" w:lineRule="auto"/>
              <w:ind w:firstLine="0"/>
              <w:jc w:val="center"/>
              <w:rPr>
                <w:b/>
                <w:sz w:val="21"/>
              </w:rPr>
            </w:pPr>
            <w:r>
              <w:rPr>
                <w:b/>
                <w:sz w:val="21"/>
                <w:szCs w:val="21"/>
              </w:rPr>
              <w:t>课程</w:t>
            </w:r>
          </w:p>
        </w:tc>
        <w:tc>
          <w:tcPr>
            <w:tcW w:w="640" w:type="dxa"/>
            <w:shd w:val="clear" w:color="auto" w:fill="E7E6E6"/>
            <w:vAlign w:val="center"/>
          </w:tcPr>
          <w:p w14:paraId="701BCF78">
            <w:pPr>
              <w:snapToGrid w:val="0"/>
              <w:spacing w:before="70" w:after="70" w:line="240" w:lineRule="auto"/>
              <w:ind w:firstLine="0"/>
              <w:jc w:val="center"/>
              <w:rPr>
                <w:b/>
                <w:sz w:val="21"/>
              </w:rPr>
            </w:pPr>
            <w:r>
              <w:rPr>
                <w:b/>
                <w:sz w:val="21"/>
                <w:szCs w:val="21"/>
              </w:rPr>
              <w:t>学时</w:t>
            </w:r>
          </w:p>
        </w:tc>
        <w:tc>
          <w:tcPr>
            <w:tcW w:w="3667" w:type="dxa"/>
            <w:shd w:val="clear" w:color="auto" w:fill="E7E6E6"/>
            <w:vAlign w:val="center"/>
          </w:tcPr>
          <w:p w14:paraId="75F33131">
            <w:pPr>
              <w:snapToGrid w:val="0"/>
              <w:spacing w:before="70" w:after="70" w:line="240" w:lineRule="auto"/>
              <w:ind w:firstLine="0"/>
              <w:jc w:val="center"/>
              <w:rPr>
                <w:b/>
                <w:sz w:val="21"/>
              </w:rPr>
            </w:pPr>
            <w:r>
              <w:rPr>
                <w:b/>
                <w:sz w:val="21"/>
                <w:szCs w:val="21"/>
              </w:rPr>
              <w:t>内容</w:t>
            </w:r>
          </w:p>
        </w:tc>
        <w:tc>
          <w:tcPr>
            <w:tcW w:w="1338" w:type="dxa"/>
            <w:shd w:val="clear" w:color="auto" w:fill="E7E6E6"/>
            <w:vAlign w:val="center"/>
          </w:tcPr>
          <w:p w14:paraId="0DB315B9">
            <w:pPr>
              <w:snapToGrid w:val="0"/>
              <w:spacing w:before="70" w:after="70" w:line="240" w:lineRule="auto"/>
              <w:ind w:firstLine="0"/>
              <w:jc w:val="center"/>
              <w:rPr>
                <w:b/>
                <w:sz w:val="21"/>
              </w:rPr>
            </w:pPr>
            <w:r>
              <w:rPr>
                <w:b/>
                <w:sz w:val="21"/>
                <w:szCs w:val="21"/>
              </w:rPr>
              <w:t>方式</w:t>
            </w:r>
          </w:p>
        </w:tc>
        <w:tc>
          <w:tcPr>
            <w:tcW w:w="801" w:type="dxa"/>
            <w:shd w:val="clear" w:color="auto" w:fill="E7E6E6"/>
            <w:vAlign w:val="center"/>
          </w:tcPr>
          <w:p w14:paraId="2A55037F">
            <w:pPr>
              <w:snapToGrid w:val="0"/>
              <w:spacing w:before="70" w:after="70" w:line="240" w:lineRule="auto"/>
              <w:ind w:firstLine="0"/>
              <w:jc w:val="center"/>
              <w:rPr>
                <w:b/>
                <w:sz w:val="21"/>
              </w:rPr>
            </w:pPr>
            <w:r>
              <w:rPr>
                <w:b/>
                <w:sz w:val="21"/>
                <w:szCs w:val="21"/>
              </w:rPr>
              <w:t>考核</w:t>
            </w:r>
          </w:p>
        </w:tc>
      </w:tr>
      <w:tr w14:paraId="5290F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68DF3D25">
            <w:pPr>
              <w:snapToGrid w:val="0"/>
              <w:spacing w:before="70" w:after="70" w:line="240" w:lineRule="auto"/>
              <w:ind w:firstLine="0"/>
              <w:jc w:val="center"/>
              <w:rPr>
                <w:sz w:val="21"/>
              </w:rPr>
            </w:pPr>
            <w:r>
              <w:rPr>
                <w:sz w:val="21"/>
                <w:szCs w:val="21"/>
              </w:rPr>
              <w:t>1</w:t>
            </w:r>
          </w:p>
        </w:tc>
        <w:tc>
          <w:tcPr>
            <w:tcW w:w="1716" w:type="dxa"/>
            <w:vAlign w:val="center"/>
          </w:tcPr>
          <w:p w14:paraId="57399C71">
            <w:pPr>
              <w:snapToGrid w:val="0"/>
              <w:spacing w:before="70" w:after="70" w:line="240" w:lineRule="auto"/>
              <w:ind w:firstLine="0"/>
              <w:jc w:val="left"/>
              <w:rPr>
                <w:sz w:val="21"/>
              </w:rPr>
            </w:pPr>
            <w:r>
              <w:rPr>
                <w:sz w:val="21"/>
                <w:szCs w:val="21"/>
              </w:rPr>
              <w:t>项目与系统概述</w:t>
            </w:r>
          </w:p>
        </w:tc>
        <w:tc>
          <w:tcPr>
            <w:tcW w:w="640" w:type="dxa"/>
            <w:vAlign w:val="center"/>
          </w:tcPr>
          <w:p w14:paraId="58337962">
            <w:pPr>
              <w:snapToGrid w:val="0"/>
              <w:spacing w:before="70" w:after="70" w:line="240" w:lineRule="auto"/>
              <w:ind w:firstLine="0"/>
              <w:jc w:val="center"/>
              <w:rPr>
                <w:sz w:val="21"/>
              </w:rPr>
            </w:pPr>
            <w:r>
              <w:rPr>
                <w:sz w:val="21"/>
                <w:szCs w:val="21"/>
              </w:rPr>
              <w:t>2</w:t>
            </w:r>
          </w:p>
        </w:tc>
        <w:tc>
          <w:tcPr>
            <w:tcW w:w="3667" w:type="dxa"/>
            <w:vAlign w:val="center"/>
          </w:tcPr>
          <w:p w14:paraId="49C498BD">
            <w:pPr>
              <w:snapToGrid w:val="0"/>
              <w:spacing w:before="70" w:after="70" w:line="240" w:lineRule="auto"/>
              <w:ind w:firstLine="0"/>
              <w:jc w:val="left"/>
              <w:rPr>
                <w:sz w:val="21"/>
              </w:rPr>
            </w:pPr>
            <w:r>
              <w:rPr>
                <w:sz w:val="21"/>
                <w:szCs w:val="21"/>
              </w:rPr>
              <w:t>项目背景、系统组成、技术原理</w:t>
            </w:r>
          </w:p>
        </w:tc>
        <w:tc>
          <w:tcPr>
            <w:tcW w:w="1338" w:type="dxa"/>
            <w:vAlign w:val="center"/>
          </w:tcPr>
          <w:p w14:paraId="16247955">
            <w:pPr>
              <w:snapToGrid w:val="0"/>
              <w:spacing w:before="70" w:after="70" w:line="240" w:lineRule="auto"/>
              <w:ind w:firstLine="0"/>
              <w:jc w:val="left"/>
              <w:rPr>
                <w:sz w:val="21"/>
              </w:rPr>
            </w:pPr>
            <w:r>
              <w:rPr>
                <w:sz w:val="21"/>
                <w:szCs w:val="21"/>
              </w:rPr>
              <w:t>讲授</w:t>
            </w:r>
          </w:p>
        </w:tc>
        <w:tc>
          <w:tcPr>
            <w:tcW w:w="801" w:type="dxa"/>
            <w:vAlign w:val="center"/>
          </w:tcPr>
          <w:p w14:paraId="104F7039">
            <w:pPr>
              <w:snapToGrid w:val="0"/>
              <w:spacing w:before="70" w:after="70" w:line="240" w:lineRule="auto"/>
              <w:ind w:firstLine="0"/>
              <w:jc w:val="center"/>
              <w:rPr>
                <w:sz w:val="21"/>
              </w:rPr>
            </w:pPr>
            <w:r>
              <w:rPr>
                <w:sz w:val="21"/>
                <w:szCs w:val="21"/>
              </w:rPr>
              <w:t>提问</w:t>
            </w:r>
          </w:p>
        </w:tc>
      </w:tr>
      <w:tr w14:paraId="3BBF7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1DC64A79">
            <w:pPr>
              <w:snapToGrid w:val="0"/>
              <w:spacing w:before="70" w:after="70" w:line="240" w:lineRule="auto"/>
              <w:ind w:firstLine="0"/>
              <w:jc w:val="center"/>
              <w:rPr>
                <w:sz w:val="21"/>
              </w:rPr>
            </w:pPr>
            <w:r>
              <w:rPr>
                <w:sz w:val="21"/>
                <w:szCs w:val="21"/>
              </w:rPr>
              <w:t>2</w:t>
            </w:r>
          </w:p>
        </w:tc>
        <w:tc>
          <w:tcPr>
            <w:tcW w:w="1716" w:type="dxa"/>
            <w:vAlign w:val="center"/>
          </w:tcPr>
          <w:p w14:paraId="5B23BBC7">
            <w:pPr>
              <w:snapToGrid w:val="0"/>
              <w:spacing w:before="70" w:after="70" w:line="240" w:lineRule="auto"/>
              <w:ind w:firstLine="0"/>
              <w:jc w:val="left"/>
              <w:rPr>
                <w:sz w:val="21"/>
              </w:rPr>
            </w:pPr>
            <w:r>
              <w:rPr>
                <w:sz w:val="21"/>
                <w:szCs w:val="21"/>
              </w:rPr>
              <w:t>装备结构与操作</w:t>
            </w:r>
          </w:p>
        </w:tc>
        <w:tc>
          <w:tcPr>
            <w:tcW w:w="640" w:type="dxa"/>
            <w:vAlign w:val="center"/>
          </w:tcPr>
          <w:p w14:paraId="04E7A780">
            <w:pPr>
              <w:snapToGrid w:val="0"/>
              <w:spacing w:before="70" w:after="70" w:line="240" w:lineRule="auto"/>
              <w:ind w:firstLine="0"/>
              <w:jc w:val="center"/>
              <w:rPr>
                <w:sz w:val="21"/>
              </w:rPr>
            </w:pPr>
            <w:r>
              <w:rPr>
                <w:sz w:val="21"/>
                <w:szCs w:val="21"/>
              </w:rPr>
              <w:t>3</w:t>
            </w:r>
          </w:p>
        </w:tc>
        <w:tc>
          <w:tcPr>
            <w:tcW w:w="3667" w:type="dxa"/>
            <w:vAlign w:val="center"/>
          </w:tcPr>
          <w:p w14:paraId="461183AF">
            <w:pPr>
              <w:snapToGrid w:val="0"/>
              <w:spacing w:before="70" w:after="70" w:line="240" w:lineRule="auto"/>
              <w:ind w:firstLine="0"/>
              <w:jc w:val="left"/>
              <w:rPr>
                <w:sz w:val="21"/>
              </w:rPr>
            </w:pPr>
            <w:r>
              <w:rPr>
                <w:sz w:val="21"/>
                <w:szCs w:val="21"/>
              </w:rPr>
              <w:t>跟踪器、跟踪框架、扫描仪、载具结构与操作</w:t>
            </w:r>
          </w:p>
        </w:tc>
        <w:tc>
          <w:tcPr>
            <w:tcW w:w="1338" w:type="dxa"/>
            <w:vAlign w:val="center"/>
          </w:tcPr>
          <w:p w14:paraId="28F5B488">
            <w:pPr>
              <w:snapToGrid w:val="0"/>
              <w:spacing w:before="70" w:after="70" w:line="240" w:lineRule="auto"/>
              <w:ind w:firstLine="0"/>
              <w:jc w:val="left"/>
              <w:rPr>
                <w:sz w:val="21"/>
              </w:rPr>
            </w:pPr>
            <w:r>
              <w:rPr>
                <w:sz w:val="21"/>
                <w:szCs w:val="21"/>
              </w:rPr>
              <w:t>讲授+实操</w:t>
            </w:r>
          </w:p>
        </w:tc>
        <w:tc>
          <w:tcPr>
            <w:tcW w:w="801" w:type="dxa"/>
            <w:vAlign w:val="center"/>
          </w:tcPr>
          <w:p w14:paraId="751B84B8">
            <w:pPr>
              <w:snapToGrid w:val="0"/>
              <w:spacing w:before="70" w:after="70" w:line="240" w:lineRule="auto"/>
              <w:ind w:firstLine="0"/>
              <w:jc w:val="center"/>
              <w:rPr>
                <w:sz w:val="21"/>
              </w:rPr>
            </w:pPr>
            <w:r>
              <w:rPr>
                <w:sz w:val="21"/>
                <w:szCs w:val="21"/>
              </w:rPr>
              <w:t>实操</w:t>
            </w:r>
          </w:p>
        </w:tc>
      </w:tr>
      <w:tr w14:paraId="30384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3AB8AB0B">
            <w:pPr>
              <w:snapToGrid w:val="0"/>
              <w:spacing w:before="70" w:after="70" w:line="240" w:lineRule="auto"/>
              <w:ind w:firstLine="0"/>
              <w:jc w:val="center"/>
              <w:rPr>
                <w:sz w:val="21"/>
              </w:rPr>
            </w:pPr>
            <w:r>
              <w:rPr>
                <w:sz w:val="21"/>
                <w:szCs w:val="21"/>
              </w:rPr>
              <w:t>3</w:t>
            </w:r>
          </w:p>
        </w:tc>
        <w:tc>
          <w:tcPr>
            <w:tcW w:w="1716" w:type="dxa"/>
            <w:vAlign w:val="center"/>
          </w:tcPr>
          <w:p w14:paraId="5986A80D">
            <w:pPr>
              <w:snapToGrid w:val="0"/>
              <w:spacing w:before="70" w:after="70" w:line="240" w:lineRule="auto"/>
              <w:ind w:firstLine="0"/>
              <w:jc w:val="left"/>
              <w:rPr>
                <w:sz w:val="21"/>
              </w:rPr>
            </w:pPr>
            <w:r>
              <w:rPr>
                <w:sz w:val="21"/>
                <w:szCs w:val="21"/>
              </w:rPr>
              <w:t>控制测量与标定</w:t>
            </w:r>
          </w:p>
        </w:tc>
        <w:tc>
          <w:tcPr>
            <w:tcW w:w="640" w:type="dxa"/>
            <w:vAlign w:val="center"/>
          </w:tcPr>
          <w:p w14:paraId="1DE9D982">
            <w:pPr>
              <w:snapToGrid w:val="0"/>
              <w:spacing w:before="70" w:after="70" w:line="240" w:lineRule="auto"/>
              <w:ind w:firstLine="0"/>
              <w:jc w:val="center"/>
              <w:rPr>
                <w:sz w:val="21"/>
              </w:rPr>
            </w:pPr>
            <w:r>
              <w:rPr>
                <w:sz w:val="21"/>
                <w:szCs w:val="21"/>
              </w:rPr>
              <w:t>2</w:t>
            </w:r>
          </w:p>
        </w:tc>
        <w:tc>
          <w:tcPr>
            <w:tcW w:w="3667" w:type="dxa"/>
            <w:vAlign w:val="center"/>
          </w:tcPr>
          <w:p w14:paraId="2F4A2173">
            <w:pPr>
              <w:snapToGrid w:val="0"/>
              <w:spacing w:before="70" w:after="70" w:line="240" w:lineRule="auto"/>
              <w:ind w:firstLine="0"/>
              <w:jc w:val="left"/>
              <w:rPr>
                <w:sz w:val="21"/>
              </w:rPr>
            </w:pPr>
            <w:r>
              <w:rPr>
                <w:sz w:val="21"/>
                <w:szCs w:val="21"/>
              </w:rPr>
              <w:t>控制网、全站仪、RTK、标定流程</w:t>
            </w:r>
          </w:p>
        </w:tc>
        <w:tc>
          <w:tcPr>
            <w:tcW w:w="1338" w:type="dxa"/>
            <w:vAlign w:val="center"/>
          </w:tcPr>
          <w:p w14:paraId="49F20EB8">
            <w:pPr>
              <w:snapToGrid w:val="0"/>
              <w:spacing w:before="70" w:after="70" w:line="240" w:lineRule="auto"/>
              <w:ind w:firstLine="0"/>
              <w:jc w:val="left"/>
              <w:rPr>
                <w:sz w:val="21"/>
              </w:rPr>
            </w:pPr>
            <w:r>
              <w:rPr>
                <w:sz w:val="21"/>
                <w:szCs w:val="21"/>
              </w:rPr>
              <w:t>讲授+实操</w:t>
            </w:r>
          </w:p>
        </w:tc>
        <w:tc>
          <w:tcPr>
            <w:tcW w:w="801" w:type="dxa"/>
            <w:vAlign w:val="center"/>
          </w:tcPr>
          <w:p w14:paraId="662B8FCB">
            <w:pPr>
              <w:snapToGrid w:val="0"/>
              <w:spacing w:before="70" w:after="70" w:line="240" w:lineRule="auto"/>
              <w:ind w:firstLine="0"/>
              <w:jc w:val="center"/>
              <w:rPr>
                <w:sz w:val="21"/>
              </w:rPr>
            </w:pPr>
            <w:r>
              <w:rPr>
                <w:sz w:val="21"/>
                <w:szCs w:val="21"/>
              </w:rPr>
              <w:t>实操</w:t>
            </w:r>
          </w:p>
        </w:tc>
      </w:tr>
      <w:tr w14:paraId="36F0D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7B2CBE24">
            <w:pPr>
              <w:snapToGrid w:val="0"/>
              <w:spacing w:before="70" w:after="70" w:line="240" w:lineRule="auto"/>
              <w:ind w:firstLine="0"/>
              <w:jc w:val="center"/>
              <w:rPr>
                <w:sz w:val="21"/>
              </w:rPr>
            </w:pPr>
            <w:r>
              <w:rPr>
                <w:sz w:val="21"/>
                <w:szCs w:val="21"/>
              </w:rPr>
              <w:t>4</w:t>
            </w:r>
          </w:p>
        </w:tc>
        <w:tc>
          <w:tcPr>
            <w:tcW w:w="1716" w:type="dxa"/>
            <w:vAlign w:val="center"/>
          </w:tcPr>
          <w:p w14:paraId="7E875480">
            <w:pPr>
              <w:snapToGrid w:val="0"/>
              <w:spacing w:before="70" w:after="70" w:line="240" w:lineRule="auto"/>
              <w:ind w:firstLine="0"/>
              <w:jc w:val="left"/>
              <w:rPr>
                <w:sz w:val="21"/>
              </w:rPr>
            </w:pPr>
            <w:r>
              <w:rPr>
                <w:sz w:val="21"/>
                <w:szCs w:val="21"/>
              </w:rPr>
              <w:t>现场采集作业</w:t>
            </w:r>
          </w:p>
        </w:tc>
        <w:tc>
          <w:tcPr>
            <w:tcW w:w="640" w:type="dxa"/>
            <w:vAlign w:val="center"/>
          </w:tcPr>
          <w:p w14:paraId="28C1A238">
            <w:pPr>
              <w:snapToGrid w:val="0"/>
              <w:spacing w:before="70" w:after="70" w:line="240" w:lineRule="auto"/>
              <w:ind w:firstLine="0"/>
              <w:jc w:val="center"/>
              <w:rPr>
                <w:sz w:val="21"/>
              </w:rPr>
            </w:pPr>
            <w:r>
              <w:rPr>
                <w:sz w:val="21"/>
                <w:szCs w:val="21"/>
              </w:rPr>
              <w:t>3</w:t>
            </w:r>
          </w:p>
        </w:tc>
        <w:tc>
          <w:tcPr>
            <w:tcW w:w="3667" w:type="dxa"/>
            <w:vAlign w:val="center"/>
          </w:tcPr>
          <w:p w14:paraId="27791197">
            <w:pPr>
              <w:snapToGrid w:val="0"/>
              <w:spacing w:before="70" w:after="70" w:line="240" w:lineRule="auto"/>
              <w:ind w:firstLine="0"/>
              <w:jc w:val="left"/>
              <w:rPr>
                <w:sz w:val="21"/>
              </w:rPr>
            </w:pPr>
            <w:r>
              <w:rPr>
                <w:sz w:val="21"/>
                <w:szCs w:val="21"/>
              </w:rPr>
              <w:t>测站布置、路径规划、参数设置、质检</w:t>
            </w:r>
          </w:p>
        </w:tc>
        <w:tc>
          <w:tcPr>
            <w:tcW w:w="1338" w:type="dxa"/>
            <w:vAlign w:val="center"/>
          </w:tcPr>
          <w:p w14:paraId="6AA4A020">
            <w:pPr>
              <w:snapToGrid w:val="0"/>
              <w:spacing w:before="70" w:after="70" w:line="240" w:lineRule="auto"/>
              <w:ind w:firstLine="0"/>
              <w:jc w:val="left"/>
              <w:rPr>
                <w:sz w:val="21"/>
              </w:rPr>
            </w:pPr>
            <w:r>
              <w:rPr>
                <w:sz w:val="21"/>
                <w:szCs w:val="21"/>
              </w:rPr>
              <w:t>实操</w:t>
            </w:r>
          </w:p>
        </w:tc>
        <w:tc>
          <w:tcPr>
            <w:tcW w:w="801" w:type="dxa"/>
            <w:vAlign w:val="center"/>
          </w:tcPr>
          <w:p w14:paraId="489FD666">
            <w:pPr>
              <w:snapToGrid w:val="0"/>
              <w:spacing w:before="70" w:after="70" w:line="240" w:lineRule="auto"/>
              <w:ind w:firstLine="0"/>
              <w:jc w:val="center"/>
              <w:rPr>
                <w:sz w:val="21"/>
              </w:rPr>
            </w:pPr>
            <w:r>
              <w:rPr>
                <w:sz w:val="21"/>
                <w:szCs w:val="21"/>
              </w:rPr>
              <w:t>实操</w:t>
            </w:r>
          </w:p>
        </w:tc>
      </w:tr>
      <w:tr w14:paraId="7A843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5101ED99">
            <w:pPr>
              <w:snapToGrid w:val="0"/>
              <w:spacing w:before="70" w:after="70" w:line="240" w:lineRule="auto"/>
              <w:ind w:firstLine="0"/>
              <w:jc w:val="center"/>
              <w:rPr>
                <w:sz w:val="21"/>
              </w:rPr>
            </w:pPr>
            <w:r>
              <w:rPr>
                <w:sz w:val="21"/>
                <w:szCs w:val="21"/>
              </w:rPr>
              <w:t>5</w:t>
            </w:r>
          </w:p>
        </w:tc>
        <w:tc>
          <w:tcPr>
            <w:tcW w:w="1716" w:type="dxa"/>
            <w:vAlign w:val="center"/>
          </w:tcPr>
          <w:p w14:paraId="5204DCC0">
            <w:pPr>
              <w:snapToGrid w:val="0"/>
              <w:spacing w:before="70" w:after="70" w:line="240" w:lineRule="auto"/>
              <w:ind w:firstLine="0"/>
              <w:jc w:val="left"/>
              <w:rPr>
                <w:sz w:val="21"/>
              </w:rPr>
            </w:pPr>
            <w:r>
              <w:rPr>
                <w:sz w:val="21"/>
                <w:szCs w:val="21"/>
              </w:rPr>
              <w:t>数据回传与备份</w:t>
            </w:r>
          </w:p>
        </w:tc>
        <w:tc>
          <w:tcPr>
            <w:tcW w:w="640" w:type="dxa"/>
            <w:vAlign w:val="center"/>
          </w:tcPr>
          <w:p w14:paraId="1F95873F">
            <w:pPr>
              <w:snapToGrid w:val="0"/>
              <w:spacing w:before="70" w:after="70" w:line="240" w:lineRule="auto"/>
              <w:ind w:firstLine="0"/>
              <w:jc w:val="center"/>
              <w:rPr>
                <w:sz w:val="21"/>
              </w:rPr>
            </w:pPr>
            <w:r>
              <w:rPr>
                <w:sz w:val="21"/>
                <w:szCs w:val="21"/>
              </w:rPr>
              <w:t>1</w:t>
            </w:r>
          </w:p>
        </w:tc>
        <w:tc>
          <w:tcPr>
            <w:tcW w:w="3667" w:type="dxa"/>
            <w:vAlign w:val="center"/>
          </w:tcPr>
          <w:p w14:paraId="46723907">
            <w:pPr>
              <w:snapToGrid w:val="0"/>
              <w:spacing w:before="70" w:after="70" w:line="240" w:lineRule="auto"/>
              <w:ind w:firstLine="0"/>
              <w:jc w:val="left"/>
              <w:rPr>
                <w:sz w:val="21"/>
              </w:rPr>
            </w:pPr>
            <w:r>
              <w:rPr>
                <w:sz w:val="21"/>
                <w:szCs w:val="21"/>
              </w:rPr>
              <w:t>数据组织、校验、回传</w:t>
            </w:r>
          </w:p>
        </w:tc>
        <w:tc>
          <w:tcPr>
            <w:tcW w:w="1338" w:type="dxa"/>
            <w:vAlign w:val="center"/>
          </w:tcPr>
          <w:p w14:paraId="2702A3C7">
            <w:pPr>
              <w:snapToGrid w:val="0"/>
              <w:spacing w:before="70" w:after="70" w:line="240" w:lineRule="auto"/>
              <w:ind w:firstLine="0"/>
              <w:jc w:val="left"/>
              <w:rPr>
                <w:sz w:val="21"/>
              </w:rPr>
            </w:pPr>
            <w:r>
              <w:rPr>
                <w:sz w:val="21"/>
                <w:szCs w:val="21"/>
              </w:rPr>
              <w:t>实操</w:t>
            </w:r>
          </w:p>
        </w:tc>
        <w:tc>
          <w:tcPr>
            <w:tcW w:w="801" w:type="dxa"/>
            <w:vAlign w:val="center"/>
          </w:tcPr>
          <w:p w14:paraId="2B51C1CA">
            <w:pPr>
              <w:snapToGrid w:val="0"/>
              <w:spacing w:before="70" w:after="70" w:line="240" w:lineRule="auto"/>
              <w:ind w:firstLine="0"/>
              <w:jc w:val="center"/>
              <w:rPr>
                <w:sz w:val="21"/>
              </w:rPr>
            </w:pPr>
            <w:r>
              <w:rPr>
                <w:sz w:val="21"/>
                <w:szCs w:val="21"/>
              </w:rPr>
              <w:t>实操</w:t>
            </w:r>
          </w:p>
        </w:tc>
      </w:tr>
      <w:tr w14:paraId="7F85D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3DC7EB39">
            <w:pPr>
              <w:snapToGrid w:val="0"/>
              <w:spacing w:before="70" w:after="70" w:line="240" w:lineRule="auto"/>
              <w:ind w:firstLine="0"/>
              <w:jc w:val="center"/>
              <w:rPr>
                <w:sz w:val="21"/>
              </w:rPr>
            </w:pPr>
            <w:r>
              <w:rPr>
                <w:sz w:val="21"/>
                <w:szCs w:val="21"/>
              </w:rPr>
              <w:t>6</w:t>
            </w:r>
          </w:p>
        </w:tc>
        <w:tc>
          <w:tcPr>
            <w:tcW w:w="1716" w:type="dxa"/>
            <w:vAlign w:val="center"/>
          </w:tcPr>
          <w:p w14:paraId="3997D109">
            <w:pPr>
              <w:snapToGrid w:val="0"/>
              <w:spacing w:before="70" w:after="70" w:line="240" w:lineRule="auto"/>
              <w:ind w:firstLine="0"/>
              <w:jc w:val="left"/>
              <w:rPr>
                <w:sz w:val="21"/>
              </w:rPr>
            </w:pPr>
            <w:r>
              <w:rPr>
                <w:sz w:val="21"/>
                <w:szCs w:val="21"/>
              </w:rPr>
              <w:t>精度评定</w:t>
            </w:r>
          </w:p>
        </w:tc>
        <w:tc>
          <w:tcPr>
            <w:tcW w:w="640" w:type="dxa"/>
            <w:vAlign w:val="center"/>
          </w:tcPr>
          <w:p w14:paraId="103B0C41">
            <w:pPr>
              <w:snapToGrid w:val="0"/>
              <w:spacing w:before="70" w:after="70" w:line="240" w:lineRule="auto"/>
              <w:ind w:firstLine="0"/>
              <w:jc w:val="center"/>
              <w:rPr>
                <w:sz w:val="21"/>
              </w:rPr>
            </w:pPr>
            <w:r>
              <w:rPr>
                <w:sz w:val="21"/>
                <w:szCs w:val="21"/>
              </w:rPr>
              <w:t>2</w:t>
            </w:r>
          </w:p>
        </w:tc>
        <w:tc>
          <w:tcPr>
            <w:tcW w:w="3667" w:type="dxa"/>
            <w:vAlign w:val="center"/>
          </w:tcPr>
          <w:p w14:paraId="4451E61D">
            <w:pPr>
              <w:snapToGrid w:val="0"/>
              <w:spacing w:before="70" w:after="70" w:line="240" w:lineRule="auto"/>
              <w:ind w:firstLine="0"/>
              <w:jc w:val="left"/>
              <w:rPr>
                <w:sz w:val="21"/>
              </w:rPr>
            </w:pPr>
            <w:r>
              <w:rPr>
                <w:sz w:val="21"/>
                <w:szCs w:val="21"/>
              </w:rPr>
              <w:t>检查点法、闭环法、误差分析</w:t>
            </w:r>
          </w:p>
        </w:tc>
        <w:tc>
          <w:tcPr>
            <w:tcW w:w="1338" w:type="dxa"/>
            <w:vAlign w:val="center"/>
          </w:tcPr>
          <w:p w14:paraId="14F5D1D6">
            <w:pPr>
              <w:snapToGrid w:val="0"/>
              <w:spacing w:before="70" w:after="70" w:line="240" w:lineRule="auto"/>
              <w:ind w:firstLine="0"/>
              <w:jc w:val="left"/>
              <w:rPr>
                <w:sz w:val="21"/>
              </w:rPr>
            </w:pPr>
            <w:r>
              <w:rPr>
                <w:sz w:val="21"/>
                <w:szCs w:val="21"/>
              </w:rPr>
              <w:t>讲授+练习</w:t>
            </w:r>
          </w:p>
        </w:tc>
        <w:tc>
          <w:tcPr>
            <w:tcW w:w="801" w:type="dxa"/>
            <w:vAlign w:val="center"/>
          </w:tcPr>
          <w:p w14:paraId="357FB66A">
            <w:pPr>
              <w:snapToGrid w:val="0"/>
              <w:spacing w:before="70" w:after="70" w:line="240" w:lineRule="auto"/>
              <w:ind w:firstLine="0"/>
              <w:jc w:val="center"/>
              <w:rPr>
                <w:sz w:val="21"/>
              </w:rPr>
            </w:pPr>
            <w:r>
              <w:rPr>
                <w:sz w:val="21"/>
                <w:szCs w:val="21"/>
              </w:rPr>
              <w:t>笔试</w:t>
            </w:r>
          </w:p>
        </w:tc>
      </w:tr>
      <w:tr w14:paraId="2BE9A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4CD9FCB8">
            <w:pPr>
              <w:snapToGrid w:val="0"/>
              <w:spacing w:before="70" w:after="70" w:line="240" w:lineRule="auto"/>
              <w:ind w:firstLine="0"/>
              <w:jc w:val="center"/>
              <w:rPr>
                <w:sz w:val="21"/>
              </w:rPr>
            </w:pPr>
            <w:r>
              <w:rPr>
                <w:sz w:val="21"/>
                <w:szCs w:val="21"/>
              </w:rPr>
              <w:t>7</w:t>
            </w:r>
          </w:p>
        </w:tc>
        <w:tc>
          <w:tcPr>
            <w:tcW w:w="1716" w:type="dxa"/>
            <w:vAlign w:val="center"/>
          </w:tcPr>
          <w:p w14:paraId="61C1021F">
            <w:pPr>
              <w:snapToGrid w:val="0"/>
              <w:spacing w:before="70" w:after="70" w:line="240" w:lineRule="auto"/>
              <w:ind w:firstLine="0"/>
              <w:jc w:val="left"/>
              <w:rPr>
                <w:sz w:val="21"/>
              </w:rPr>
            </w:pPr>
            <w:r>
              <w:rPr>
                <w:sz w:val="21"/>
                <w:szCs w:val="21"/>
              </w:rPr>
              <w:t>安全与准入</w:t>
            </w:r>
          </w:p>
        </w:tc>
        <w:tc>
          <w:tcPr>
            <w:tcW w:w="640" w:type="dxa"/>
            <w:vAlign w:val="center"/>
          </w:tcPr>
          <w:p w14:paraId="447B52F3">
            <w:pPr>
              <w:snapToGrid w:val="0"/>
              <w:spacing w:before="70" w:after="70" w:line="240" w:lineRule="auto"/>
              <w:ind w:firstLine="0"/>
              <w:jc w:val="center"/>
              <w:rPr>
                <w:sz w:val="21"/>
              </w:rPr>
            </w:pPr>
            <w:r>
              <w:rPr>
                <w:sz w:val="21"/>
                <w:szCs w:val="21"/>
              </w:rPr>
              <w:t>1</w:t>
            </w:r>
          </w:p>
        </w:tc>
        <w:tc>
          <w:tcPr>
            <w:tcW w:w="3667" w:type="dxa"/>
            <w:vAlign w:val="center"/>
          </w:tcPr>
          <w:p w14:paraId="4A2A1F80">
            <w:pPr>
              <w:snapToGrid w:val="0"/>
              <w:spacing w:before="70" w:after="70" w:line="240" w:lineRule="auto"/>
              <w:ind w:firstLine="0"/>
              <w:jc w:val="left"/>
              <w:rPr>
                <w:sz w:val="21"/>
              </w:rPr>
            </w:pPr>
            <w:r>
              <w:rPr>
                <w:sz w:val="21"/>
                <w:szCs w:val="21"/>
              </w:rPr>
              <w:t>坝区安全规定、风险防控、应急</w:t>
            </w:r>
          </w:p>
        </w:tc>
        <w:tc>
          <w:tcPr>
            <w:tcW w:w="1338" w:type="dxa"/>
            <w:vAlign w:val="center"/>
          </w:tcPr>
          <w:p w14:paraId="4D074891">
            <w:pPr>
              <w:snapToGrid w:val="0"/>
              <w:spacing w:before="70" w:after="70" w:line="240" w:lineRule="auto"/>
              <w:ind w:firstLine="0"/>
              <w:jc w:val="left"/>
              <w:rPr>
                <w:sz w:val="21"/>
              </w:rPr>
            </w:pPr>
            <w:r>
              <w:rPr>
                <w:sz w:val="21"/>
                <w:szCs w:val="21"/>
              </w:rPr>
              <w:t>讲授</w:t>
            </w:r>
          </w:p>
        </w:tc>
        <w:tc>
          <w:tcPr>
            <w:tcW w:w="801" w:type="dxa"/>
            <w:vAlign w:val="center"/>
          </w:tcPr>
          <w:p w14:paraId="2B77BF10">
            <w:pPr>
              <w:snapToGrid w:val="0"/>
              <w:spacing w:before="70" w:after="70" w:line="240" w:lineRule="auto"/>
              <w:ind w:firstLine="0"/>
              <w:jc w:val="center"/>
              <w:rPr>
                <w:sz w:val="21"/>
              </w:rPr>
            </w:pPr>
            <w:r>
              <w:rPr>
                <w:sz w:val="21"/>
                <w:szCs w:val="21"/>
              </w:rPr>
              <w:t>笔试</w:t>
            </w:r>
          </w:p>
        </w:tc>
      </w:tr>
      <w:tr w14:paraId="0DA23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38" w:type="dxa"/>
            <w:vAlign w:val="center"/>
          </w:tcPr>
          <w:p w14:paraId="3CDB14CC">
            <w:pPr>
              <w:snapToGrid w:val="0"/>
              <w:spacing w:before="70" w:after="70" w:line="240" w:lineRule="auto"/>
              <w:ind w:firstLine="0"/>
              <w:jc w:val="center"/>
              <w:rPr>
                <w:sz w:val="21"/>
              </w:rPr>
            </w:pPr>
            <w:r>
              <w:rPr>
                <w:sz w:val="21"/>
                <w:szCs w:val="21"/>
              </w:rPr>
              <w:t>8</w:t>
            </w:r>
          </w:p>
        </w:tc>
        <w:tc>
          <w:tcPr>
            <w:tcW w:w="1716" w:type="dxa"/>
            <w:vAlign w:val="center"/>
          </w:tcPr>
          <w:p w14:paraId="3BB9B113">
            <w:pPr>
              <w:snapToGrid w:val="0"/>
              <w:spacing w:before="70" w:after="70" w:line="240" w:lineRule="auto"/>
              <w:ind w:firstLine="0"/>
              <w:jc w:val="left"/>
              <w:rPr>
                <w:sz w:val="21"/>
              </w:rPr>
            </w:pPr>
            <w:r>
              <w:rPr>
                <w:sz w:val="21"/>
                <w:szCs w:val="21"/>
              </w:rPr>
              <w:t>综合演练</w:t>
            </w:r>
          </w:p>
        </w:tc>
        <w:tc>
          <w:tcPr>
            <w:tcW w:w="640" w:type="dxa"/>
            <w:vAlign w:val="center"/>
          </w:tcPr>
          <w:p w14:paraId="5DCAED02">
            <w:pPr>
              <w:snapToGrid w:val="0"/>
              <w:spacing w:before="70" w:after="70" w:line="240" w:lineRule="auto"/>
              <w:ind w:firstLine="0"/>
              <w:jc w:val="center"/>
              <w:rPr>
                <w:sz w:val="21"/>
              </w:rPr>
            </w:pPr>
            <w:r>
              <w:rPr>
                <w:sz w:val="21"/>
                <w:szCs w:val="21"/>
              </w:rPr>
              <w:t>2</w:t>
            </w:r>
          </w:p>
        </w:tc>
        <w:tc>
          <w:tcPr>
            <w:tcW w:w="3667" w:type="dxa"/>
            <w:vAlign w:val="center"/>
          </w:tcPr>
          <w:p w14:paraId="4CF34E07">
            <w:pPr>
              <w:snapToGrid w:val="0"/>
              <w:spacing w:before="70" w:after="70" w:line="240" w:lineRule="auto"/>
              <w:ind w:firstLine="0"/>
              <w:jc w:val="left"/>
              <w:rPr>
                <w:sz w:val="21"/>
              </w:rPr>
            </w:pPr>
            <w:r>
              <w:rPr>
                <w:sz w:val="21"/>
                <w:szCs w:val="21"/>
              </w:rPr>
              <w:t>全流程模拟作业</w:t>
            </w:r>
          </w:p>
        </w:tc>
        <w:tc>
          <w:tcPr>
            <w:tcW w:w="1338" w:type="dxa"/>
            <w:vAlign w:val="center"/>
          </w:tcPr>
          <w:p w14:paraId="2D053664">
            <w:pPr>
              <w:snapToGrid w:val="0"/>
              <w:spacing w:before="70" w:after="70" w:line="240" w:lineRule="auto"/>
              <w:ind w:firstLine="0"/>
              <w:jc w:val="left"/>
              <w:rPr>
                <w:sz w:val="21"/>
              </w:rPr>
            </w:pPr>
            <w:r>
              <w:rPr>
                <w:sz w:val="21"/>
                <w:szCs w:val="21"/>
              </w:rPr>
              <w:t>实操</w:t>
            </w:r>
          </w:p>
        </w:tc>
        <w:tc>
          <w:tcPr>
            <w:tcW w:w="801" w:type="dxa"/>
            <w:vAlign w:val="center"/>
          </w:tcPr>
          <w:p w14:paraId="3C04579F">
            <w:pPr>
              <w:snapToGrid w:val="0"/>
              <w:spacing w:before="70" w:after="70" w:line="240" w:lineRule="auto"/>
              <w:ind w:firstLine="0"/>
              <w:jc w:val="center"/>
              <w:rPr>
                <w:sz w:val="21"/>
              </w:rPr>
            </w:pPr>
            <w:r>
              <w:rPr>
                <w:sz w:val="21"/>
                <w:szCs w:val="21"/>
              </w:rPr>
              <w:t>实操</w:t>
            </w:r>
          </w:p>
        </w:tc>
      </w:tr>
    </w:tbl>
    <w:p w14:paraId="2360E94C">
      <w:pPr>
        <w:spacing w:line="240" w:lineRule="auto"/>
      </w:pPr>
    </w:p>
    <w:p w14:paraId="57E2BB2F">
      <w:pPr>
        <w:pStyle w:val="6"/>
      </w:pPr>
      <w:r>
        <w:rPr>
          <w:szCs w:val="32"/>
        </w:rPr>
        <w:t>2.11.3.2 第二次培训（16 学时）</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42"/>
        <w:gridCol w:w="1850"/>
        <w:gridCol w:w="743"/>
        <w:gridCol w:w="3346"/>
        <w:gridCol w:w="1328"/>
        <w:gridCol w:w="791"/>
      </w:tblGrid>
      <w:tr w14:paraId="13D84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42" w:type="dxa"/>
            <w:shd w:val="clear" w:color="auto" w:fill="E7E6E6"/>
            <w:vAlign w:val="center"/>
          </w:tcPr>
          <w:p w14:paraId="3033EB38">
            <w:pPr>
              <w:snapToGrid w:val="0"/>
              <w:spacing w:before="70" w:after="70" w:line="240" w:lineRule="auto"/>
              <w:ind w:firstLine="0"/>
              <w:jc w:val="center"/>
              <w:rPr>
                <w:b/>
                <w:sz w:val="21"/>
              </w:rPr>
            </w:pPr>
            <w:r>
              <w:rPr>
                <w:b/>
                <w:sz w:val="21"/>
                <w:szCs w:val="21"/>
              </w:rPr>
              <w:t>序号</w:t>
            </w:r>
          </w:p>
        </w:tc>
        <w:tc>
          <w:tcPr>
            <w:tcW w:w="1850" w:type="dxa"/>
            <w:shd w:val="clear" w:color="auto" w:fill="E7E6E6"/>
            <w:vAlign w:val="center"/>
          </w:tcPr>
          <w:p w14:paraId="52D38175">
            <w:pPr>
              <w:snapToGrid w:val="0"/>
              <w:spacing w:before="70" w:after="70" w:line="240" w:lineRule="auto"/>
              <w:ind w:firstLine="0"/>
              <w:jc w:val="center"/>
              <w:rPr>
                <w:b/>
                <w:sz w:val="21"/>
              </w:rPr>
            </w:pPr>
            <w:r>
              <w:rPr>
                <w:b/>
                <w:sz w:val="21"/>
                <w:szCs w:val="21"/>
              </w:rPr>
              <w:t>课程</w:t>
            </w:r>
          </w:p>
        </w:tc>
        <w:tc>
          <w:tcPr>
            <w:tcW w:w="743" w:type="dxa"/>
            <w:shd w:val="clear" w:color="auto" w:fill="E7E6E6"/>
            <w:vAlign w:val="center"/>
          </w:tcPr>
          <w:p w14:paraId="171A5599">
            <w:pPr>
              <w:snapToGrid w:val="0"/>
              <w:spacing w:before="70" w:after="70" w:line="240" w:lineRule="auto"/>
              <w:ind w:firstLine="0"/>
              <w:jc w:val="center"/>
              <w:rPr>
                <w:b/>
                <w:sz w:val="21"/>
              </w:rPr>
            </w:pPr>
            <w:r>
              <w:rPr>
                <w:b/>
                <w:sz w:val="21"/>
                <w:szCs w:val="21"/>
              </w:rPr>
              <w:t>学时</w:t>
            </w:r>
          </w:p>
        </w:tc>
        <w:tc>
          <w:tcPr>
            <w:tcW w:w="3346" w:type="dxa"/>
            <w:shd w:val="clear" w:color="auto" w:fill="E7E6E6"/>
            <w:vAlign w:val="center"/>
          </w:tcPr>
          <w:p w14:paraId="68529E3B">
            <w:pPr>
              <w:snapToGrid w:val="0"/>
              <w:spacing w:before="70" w:after="70" w:line="240" w:lineRule="auto"/>
              <w:ind w:firstLine="0"/>
              <w:jc w:val="center"/>
              <w:rPr>
                <w:b/>
                <w:sz w:val="21"/>
              </w:rPr>
            </w:pPr>
            <w:r>
              <w:rPr>
                <w:b/>
                <w:sz w:val="21"/>
                <w:szCs w:val="21"/>
              </w:rPr>
              <w:t>内容</w:t>
            </w:r>
          </w:p>
        </w:tc>
        <w:tc>
          <w:tcPr>
            <w:tcW w:w="1328" w:type="dxa"/>
            <w:shd w:val="clear" w:color="auto" w:fill="E7E6E6"/>
            <w:vAlign w:val="center"/>
          </w:tcPr>
          <w:p w14:paraId="448D1A7F">
            <w:pPr>
              <w:snapToGrid w:val="0"/>
              <w:spacing w:before="70" w:after="70" w:line="240" w:lineRule="auto"/>
              <w:ind w:firstLine="0"/>
              <w:jc w:val="center"/>
              <w:rPr>
                <w:b/>
                <w:sz w:val="21"/>
              </w:rPr>
            </w:pPr>
            <w:r>
              <w:rPr>
                <w:b/>
                <w:sz w:val="21"/>
                <w:szCs w:val="21"/>
              </w:rPr>
              <w:t>方式</w:t>
            </w:r>
          </w:p>
        </w:tc>
        <w:tc>
          <w:tcPr>
            <w:tcW w:w="791" w:type="dxa"/>
            <w:shd w:val="clear" w:color="auto" w:fill="E7E6E6"/>
            <w:vAlign w:val="center"/>
          </w:tcPr>
          <w:p w14:paraId="743E448A">
            <w:pPr>
              <w:snapToGrid w:val="0"/>
              <w:spacing w:before="70" w:after="70" w:line="240" w:lineRule="auto"/>
              <w:ind w:firstLine="0"/>
              <w:jc w:val="center"/>
              <w:rPr>
                <w:b/>
                <w:sz w:val="21"/>
              </w:rPr>
            </w:pPr>
            <w:r>
              <w:rPr>
                <w:b/>
                <w:sz w:val="21"/>
                <w:szCs w:val="21"/>
              </w:rPr>
              <w:t>考核</w:t>
            </w:r>
          </w:p>
        </w:tc>
      </w:tr>
      <w:tr w14:paraId="0A834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6BA0D8AF">
            <w:pPr>
              <w:snapToGrid w:val="0"/>
              <w:spacing w:before="70" w:after="70" w:line="240" w:lineRule="auto"/>
              <w:ind w:firstLine="0"/>
              <w:jc w:val="center"/>
              <w:rPr>
                <w:sz w:val="21"/>
              </w:rPr>
            </w:pPr>
            <w:r>
              <w:rPr>
                <w:sz w:val="21"/>
                <w:szCs w:val="21"/>
              </w:rPr>
              <w:t>1</w:t>
            </w:r>
          </w:p>
        </w:tc>
        <w:tc>
          <w:tcPr>
            <w:tcW w:w="1850" w:type="dxa"/>
            <w:vAlign w:val="center"/>
          </w:tcPr>
          <w:p w14:paraId="14A5A5B7">
            <w:pPr>
              <w:snapToGrid w:val="0"/>
              <w:spacing w:before="70" w:after="70" w:line="240" w:lineRule="auto"/>
              <w:ind w:firstLine="0"/>
              <w:jc w:val="left"/>
              <w:rPr>
                <w:sz w:val="21"/>
              </w:rPr>
            </w:pPr>
            <w:r>
              <w:rPr>
                <w:sz w:val="21"/>
                <w:szCs w:val="21"/>
              </w:rPr>
              <w:t>软件总体介绍</w:t>
            </w:r>
          </w:p>
        </w:tc>
        <w:tc>
          <w:tcPr>
            <w:tcW w:w="743" w:type="dxa"/>
            <w:vAlign w:val="center"/>
          </w:tcPr>
          <w:p w14:paraId="31D325F0">
            <w:pPr>
              <w:snapToGrid w:val="0"/>
              <w:spacing w:before="70" w:after="70" w:line="240" w:lineRule="auto"/>
              <w:ind w:firstLine="0"/>
              <w:jc w:val="center"/>
              <w:rPr>
                <w:sz w:val="21"/>
              </w:rPr>
            </w:pPr>
            <w:r>
              <w:rPr>
                <w:sz w:val="21"/>
                <w:szCs w:val="21"/>
              </w:rPr>
              <w:t>1</w:t>
            </w:r>
          </w:p>
        </w:tc>
        <w:tc>
          <w:tcPr>
            <w:tcW w:w="3346" w:type="dxa"/>
            <w:vAlign w:val="center"/>
          </w:tcPr>
          <w:p w14:paraId="0C633478">
            <w:pPr>
              <w:snapToGrid w:val="0"/>
              <w:spacing w:before="70" w:after="70" w:line="240" w:lineRule="auto"/>
              <w:ind w:firstLine="0"/>
              <w:jc w:val="left"/>
              <w:rPr>
                <w:sz w:val="21"/>
              </w:rPr>
            </w:pPr>
            <w:r>
              <w:rPr>
                <w:sz w:val="21"/>
                <w:szCs w:val="21"/>
              </w:rPr>
              <w:t>架构、流程、界面</w:t>
            </w:r>
          </w:p>
        </w:tc>
        <w:tc>
          <w:tcPr>
            <w:tcW w:w="1328" w:type="dxa"/>
            <w:vAlign w:val="center"/>
          </w:tcPr>
          <w:p w14:paraId="54E08F9F">
            <w:pPr>
              <w:snapToGrid w:val="0"/>
              <w:spacing w:before="70" w:after="70" w:line="240" w:lineRule="auto"/>
              <w:ind w:firstLine="0"/>
              <w:jc w:val="left"/>
              <w:rPr>
                <w:sz w:val="21"/>
              </w:rPr>
            </w:pPr>
            <w:r>
              <w:rPr>
                <w:sz w:val="21"/>
                <w:szCs w:val="21"/>
              </w:rPr>
              <w:t>讲授</w:t>
            </w:r>
          </w:p>
        </w:tc>
        <w:tc>
          <w:tcPr>
            <w:tcW w:w="791" w:type="dxa"/>
            <w:vAlign w:val="center"/>
          </w:tcPr>
          <w:p w14:paraId="45F2B129">
            <w:pPr>
              <w:snapToGrid w:val="0"/>
              <w:spacing w:before="70" w:after="70" w:line="240" w:lineRule="auto"/>
              <w:ind w:firstLine="0"/>
              <w:jc w:val="center"/>
              <w:rPr>
                <w:sz w:val="21"/>
              </w:rPr>
            </w:pPr>
            <w:r>
              <w:rPr>
                <w:sz w:val="21"/>
                <w:szCs w:val="21"/>
              </w:rPr>
              <w:t>提问</w:t>
            </w:r>
          </w:p>
        </w:tc>
      </w:tr>
      <w:tr w14:paraId="26E01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6995C19F">
            <w:pPr>
              <w:snapToGrid w:val="0"/>
              <w:spacing w:before="70" w:after="70" w:line="240" w:lineRule="auto"/>
              <w:ind w:firstLine="0"/>
              <w:jc w:val="center"/>
              <w:rPr>
                <w:sz w:val="21"/>
              </w:rPr>
            </w:pPr>
            <w:r>
              <w:rPr>
                <w:sz w:val="21"/>
                <w:szCs w:val="21"/>
              </w:rPr>
              <w:t>2</w:t>
            </w:r>
          </w:p>
        </w:tc>
        <w:tc>
          <w:tcPr>
            <w:tcW w:w="1850" w:type="dxa"/>
            <w:vAlign w:val="center"/>
          </w:tcPr>
          <w:p w14:paraId="3131EB6C">
            <w:pPr>
              <w:snapToGrid w:val="0"/>
              <w:spacing w:before="70" w:after="70" w:line="240" w:lineRule="auto"/>
              <w:ind w:firstLine="0"/>
              <w:jc w:val="left"/>
              <w:rPr>
                <w:sz w:val="21"/>
              </w:rPr>
            </w:pPr>
            <w:r>
              <w:rPr>
                <w:sz w:val="21"/>
                <w:szCs w:val="21"/>
              </w:rPr>
              <w:t>数据导入与质检</w:t>
            </w:r>
          </w:p>
        </w:tc>
        <w:tc>
          <w:tcPr>
            <w:tcW w:w="743" w:type="dxa"/>
            <w:vAlign w:val="center"/>
          </w:tcPr>
          <w:p w14:paraId="63214EF8">
            <w:pPr>
              <w:snapToGrid w:val="0"/>
              <w:spacing w:before="70" w:after="70" w:line="240" w:lineRule="auto"/>
              <w:ind w:firstLine="0"/>
              <w:jc w:val="center"/>
              <w:rPr>
                <w:sz w:val="21"/>
              </w:rPr>
            </w:pPr>
            <w:r>
              <w:rPr>
                <w:sz w:val="21"/>
                <w:szCs w:val="21"/>
              </w:rPr>
              <w:t>2</w:t>
            </w:r>
          </w:p>
        </w:tc>
        <w:tc>
          <w:tcPr>
            <w:tcW w:w="3346" w:type="dxa"/>
            <w:vAlign w:val="center"/>
          </w:tcPr>
          <w:p w14:paraId="0FDF7DE7">
            <w:pPr>
              <w:snapToGrid w:val="0"/>
              <w:spacing w:before="70" w:after="70" w:line="240" w:lineRule="auto"/>
              <w:ind w:firstLine="0"/>
              <w:jc w:val="left"/>
              <w:rPr>
                <w:sz w:val="21"/>
              </w:rPr>
            </w:pPr>
            <w:r>
              <w:rPr>
                <w:sz w:val="21"/>
                <w:szCs w:val="21"/>
              </w:rPr>
              <w:t>格式、坐标系、质检项</w:t>
            </w:r>
          </w:p>
        </w:tc>
        <w:tc>
          <w:tcPr>
            <w:tcW w:w="1328" w:type="dxa"/>
            <w:vAlign w:val="center"/>
          </w:tcPr>
          <w:p w14:paraId="0BEDB96C">
            <w:pPr>
              <w:snapToGrid w:val="0"/>
              <w:spacing w:before="70" w:after="70" w:line="240" w:lineRule="auto"/>
              <w:ind w:firstLine="0"/>
              <w:jc w:val="left"/>
              <w:rPr>
                <w:sz w:val="21"/>
              </w:rPr>
            </w:pPr>
            <w:r>
              <w:rPr>
                <w:sz w:val="21"/>
                <w:szCs w:val="21"/>
              </w:rPr>
              <w:t>实操</w:t>
            </w:r>
          </w:p>
        </w:tc>
        <w:tc>
          <w:tcPr>
            <w:tcW w:w="791" w:type="dxa"/>
            <w:vAlign w:val="center"/>
          </w:tcPr>
          <w:p w14:paraId="39EF280C">
            <w:pPr>
              <w:snapToGrid w:val="0"/>
              <w:spacing w:before="70" w:after="70" w:line="240" w:lineRule="auto"/>
              <w:ind w:firstLine="0"/>
              <w:jc w:val="center"/>
              <w:rPr>
                <w:sz w:val="21"/>
              </w:rPr>
            </w:pPr>
            <w:r>
              <w:rPr>
                <w:sz w:val="21"/>
                <w:szCs w:val="21"/>
              </w:rPr>
              <w:t>实操</w:t>
            </w:r>
          </w:p>
        </w:tc>
      </w:tr>
      <w:tr w14:paraId="2E0D9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7DCFB4EF">
            <w:pPr>
              <w:snapToGrid w:val="0"/>
              <w:spacing w:before="70" w:after="70" w:line="240" w:lineRule="auto"/>
              <w:ind w:firstLine="0"/>
              <w:jc w:val="center"/>
              <w:rPr>
                <w:sz w:val="21"/>
              </w:rPr>
            </w:pPr>
            <w:r>
              <w:rPr>
                <w:sz w:val="21"/>
                <w:szCs w:val="21"/>
              </w:rPr>
              <w:t>3</w:t>
            </w:r>
          </w:p>
        </w:tc>
        <w:tc>
          <w:tcPr>
            <w:tcW w:w="1850" w:type="dxa"/>
            <w:vAlign w:val="center"/>
          </w:tcPr>
          <w:p w14:paraId="245D2E5C">
            <w:pPr>
              <w:snapToGrid w:val="0"/>
              <w:spacing w:before="70" w:after="70" w:line="240" w:lineRule="auto"/>
              <w:ind w:firstLine="0"/>
              <w:jc w:val="left"/>
              <w:rPr>
                <w:sz w:val="21"/>
              </w:rPr>
            </w:pPr>
            <w:r>
              <w:rPr>
                <w:sz w:val="21"/>
                <w:szCs w:val="21"/>
              </w:rPr>
              <w:t>配准与融合</w:t>
            </w:r>
          </w:p>
        </w:tc>
        <w:tc>
          <w:tcPr>
            <w:tcW w:w="743" w:type="dxa"/>
            <w:vAlign w:val="center"/>
          </w:tcPr>
          <w:p w14:paraId="25C84AE0">
            <w:pPr>
              <w:snapToGrid w:val="0"/>
              <w:spacing w:before="70" w:after="70" w:line="240" w:lineRule="auto"/>
              <w:ind w:firstLine="0"/>
              <w:jc w:val="center"/>
              <w:rPr>
                <w:sz w:val="21"/>
              </w:rPr>
            </w:pPr>
            <w:r>
              <w:rPr>
                <w:sz w:val="21"/>
                <w:szCs w:val="21"/>
              </w:rPr>
              <w:t>3</w:t>
            </w:r>
          </w:p>
        </w:tc>
        <w:tc>
          <w:tcPr>
            <w:tcW w:w="3346" w:type="dxa"/>
            <w:vAlign w:val="center"/>
          </w:tcPr>
          <w:p w14:paraId="0FED49D8">
            <w:pPr>
              <w:snapToGrid w:val="0"/>
              <w:spacing w:before="70" w:after="70" w:line="240" w:lineRule="auto"/>
              <w:ind w:firstLine="0"/>
              <w:jc w:val="left"/>
              <w:rPr>
                <w:sz w:val="21"/>
              </w:rPr>
            </w:pPr>
            <w:r>
              <w:rPr>
                <w:sz w:val="21"/>
                <w:szCs w:val="21"/>
              </w:rPr>
              <w:t>配准参数、融合策略、去噪</w:t>
            </w:r>
          </w:p>
        </w:tc>
        <w:tc>
          <w:tcPr>
            <w:tcW w:w="1328" w:type="dxa"/>
            <w:vAlign w:val="center"/>
          </w:tcPr>
          <w:p w14:paraId="1D36AE79">
            <w:pPr>
              <w:snapToGrid w:val="0"/>
              <w:spacing w:before="70" w:after="70" w:line="240" w:lineRule="auto"/>
              <w:ind w:firstLine="0"/>
              <w:jc w:val="left"/>
              <w:rPr>
                <w:sz w:val="21"/>
              </w:rPr>
            </w:pPr>
            <w:r>
              <w:rPr>
                <w:sz w:val="21"/>
                <w:szCs w:val="21"/>
              </w:rPr>
              <w:t>实操</w:t>
            </w:r>
          </w:p>
        </w:tc>
        <w:tc>
          <w:tcPr>
            <w:tcW w:w="791" w:type="dxa"/>
            <w:vAlign w:val="center"/>
          </w:tcPr>
          <w:p w14:paraId="55D02AFA">
            <w:pPr>
              <w:snapToGrid w:val="0"/>
              <w:spacing w:before="70" w:after="70" w:line="240" w:lineRule="auto"/>
              <w:ind w:firstLine="0"/>
              <w:jc w:val="center"/>
              <w:rPr>
                <w:sz w:val="21"/>
              </w:rPr>
            </w:pPr>
            <w:r>
              <w:rPr>
                <w:sz w:val="21"/>
                <w:szCs w:val="21"/>
              </w:rPr>
              <w:t>实操</w:t>
            </w:r>
          </w:p>
        </w:tc>
      </w:tr>
      <w:tr w14:paraId="6AE48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5B3B9DFE">
            <w:pPr>
              <w:snapToGrid w:val="0"/>
              <w:spacing w:before="70" w:after="70" w:line="240" w:lineRule="auto"/>
              <w:ind w:firstLine="0"/>
              <w:jc w:val="center"/>
              <w:rPr>
                <w:sz w:val="21"/>
              </w:rPr>
            </w:pPr>
            <w:r>
              <w:rPr>
                <w:sz w:val="21"/>
                <w:szCs w:val="21"/>
              </w:rPr>
              <w:t>4</w:t>
            </w:r>
          </w:p>
        </w:tc>
        <w:tc>
          <w:tcPr>
            <w:tcW w:w="1850" w:type="dxa"/>
            <w:vAlign w:val="center"/>
          </w:tcPr>
          <w:p w14:paraId="19291223">
            <w:pPr>
              <w:snapToGrid w:val="0"/>
              <w:spacing w:before="70" w:after="70" w:line="240" w:lineRule="auto"/>
              <w:ind w:firstLine="0"/>
              <w:jc w:val="left"/>
              <w:rPr>
                <w:sz w:val="21"/>
              </w:rPr>
            </w:pPr>
            <w:r>
              <w:rPr>
                <w:sz w:val="21"/>
                <w:szCs w:val="21"/>
              </w:rPr>
              <w:t>重建与渲染</w:t>
            </w:r>
          </w:p>
        </w:tc>
        <w:tc>
          <w:tcPr>
            <w:tcW w:w="743" w:type="dxa"/>
            <w:vAlign w:val="center"/>
          </w:tcPr>
          <w:p w14:paraId="57A97BAA">
            <w:pPr>
              <w:snapToGrid w:val="0"/>
              <w:spacing w:before="70" w:after="70" w:line="240" w:lineRule="auto"/>
              <w:ind w:firstLine="0"/>
              <w:jc w:val="center"/>
              <w:rPr>
                <w:sz w:val="21"/>
              </w:rPr>
            </w:pPr>
            <w:r>
              <w:rPr>
                <w:sz w:val="21"/>
                <w:szCs w:val="21"/>
              </w:rPr>
              <w:t>3</w:t>
            </w:r>
          </w:p>
        </w:tc>
        <w:tc>
          <w:tcPr>
            <w:tcW w:w="3346" w:type="dxa"/>
            <w:vAlign w:val="center"/>
          </w:tcPr>
          <w:p w14:paraId="1BFA1661">
            <w:pPr>
              <w:snapToGrid w:val="0"/>
              <w:spacing w:before="70" w:after="70" w:line="240" w:lineRule="auto"/>
              <w:ind w:firstLine="0"/>
              <w:jc w:val="left"/>
              <w:rPr>
                <w:sz w:val="21"/>
              </w:rPr>
            </w:pPr>
            <w:r>
              <w:rPr>
                <w:sz w:val="21"/>
                <w:szCs w:val="21"/>
              </w:rPr>
              <w:t>网格重建、高斯泼溅、模型发布</w:t>
            </w:r>
          </w:p>
        </w:tc>
        <w:tc>
          <w:tcPr>
            <w:tcW w:w="1328" w:type="dxa"/>
            <w:vAlign w:val="center"/>
          </w:tcPr>
          <w:p w14:paraId="6439571C">
            <w:pPr>
              <w:snapToGrid w:val="0"/>
              <w:spacing w:before="70" w:after="70" w:line="240" w:lineRule="auto"/>
              <w:ind w:firstLine="0"/>
              <w:jc w:val="left"/>
              <w:rPr>
                <w:sz w:val="21"/>
              </w:rPr>
            </w:pPr>
            <w:r>
              <w:rPr>
                <w:sz w:val="21"/>
                <w:szCs w:val="21"/>
              </w:rPr>
              <w:t>实操</w:t>
            </w:r>
          </w:p>
        </w:tc>
        <w:tc>
          <w:tcPr>
            <w:tcW w:w="791" w:type="dxa"/>
            <w:vAlign w:val="center"/>
          </w:tcPr>
          <w:p w14:paraId="06CFBF24">
            <w:pPr>
              <w:snapToGrid w:val="0"/>
              <w:spacing w:before="70" w:after="70" w:line="240" w:lineRule="auto"/>
              <w:ind w:firstLine="0"/>
              <w:jc w:val="center"/>
              <w:rPr>
                <w:sz w:val="21"/>
              </w:rPr>
            </w:pPr>
            <w:r>
              <w:rPr>
                <w:sz w:val="21"/>
                <w:szCs w:val="21"/>
              </w:rPr>
              <w:t>实操</w:t>
            </w:r>
          </w:p>
        </w:tc>
      </w:tr>
      <w:tr w14:paraId="45D7A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5BFA1605">
            <w:pPr>
              <w:snapToGrid w:val="0"/>
              <w:spacing w:before="70" w:after="70" w:line="240" w:lineRule="auto"/>
              <w:ind w:firstLine="0"/>
              <w:jc w:val="center"/>
              <w:rPr>
                <w:sz w:val="21"/>
              </w:rPr>
            </w:pPr>
            <w:r>
              <w:rPr>
                <w:sz w:val="21"/>
                <w:szCs w:val="21"/>
              </w:rPr>
              <w:t>5</w:t>
            </w:r>
          </w:p>
        </w:tc>
        <w:tc>
          <w:tcPr>
            <w:tcW w:w="1850" w:type="dxa"/>
            <w:vAlign w:val="center"/>
          </w:tcPr>
          <w:p w14:paraId="242BB807">
            <w:pPr>
              <w:snapToGrid w:val="0"/>
              <w:spacing w:before="70" w:after="70" w:line="240" w:lineRule="auto"/>
              <w:ind w:firstLine="0"/>
              <w:jc w:val="left"/>
              <w:rPr>
                <w:sz w:val="21"/>
              </w:rPr>
            </w:pPr>
            <w:r>
              <w:rPr>
                <w:sz w:val="21"/>
                <w:szCs w:val="21"/>
              </w:rPr>
              <w:t>缺陷判识与复核</w:t>
            </w:r>
          </w:p>
        </w:tc>
        <w:tc>
          <w:tcPr>
            <w:tcW w:w="743" w:type="dxa"/>
            <w:vAlign w:val="center"/>
          </w:tcPr>
          <w:p w14:paraId="3C3FA1D6">
            <w:pPr>
              <w:snapToGrid w:val="0"/>
              <w:spacing w:before="70" w:after="70" w:line="240" w:lineRule="auto"/>
              <w:ind w:firstLine="0"/>
              <w:jc w:val="center"/>
              <w:rPr>
                <w:sz w:val="21"/>
              </w:rPr>
            </w:pPr>
            <w:r>
              <w:rPr>
                <w:sz w:val="21"/>
                <w:szCs w:val="21"/>
              </w:rPr>
              <w:t>3</w:t>
            </w:r>
          </w:p>
        </w:tc>
        <w:tc>
          <w:tcPr>
            <w:tcW w:w="3346" w:type="dxa"/>
            <w:vAlign w:val="center"/>
          </w:tcPr>
          <w:p w14:paraId="7030588B">
            <w:pPr>
              <w:snapToGrid w:val="0"/>
              <w:spacing w:before="70" w:after="70" w:line="240" w:lineRule="auto"/>
              <w:ind w:firstLine="0"/>
              <w:jc w:val="left"/>
              <w:rPr>
                <w:sz w:val="21"/>
              </w:rPr>
            </w:pPr>
            <w:r>
              <w:rPr>
                <w:sz w:val="21"/>
                <w:szCs w:val="21"/>
              </w:rPr>
              <w:t>双通道判识、规则库、复核流程</w:t>
            </w:r>
          </w:p>
        </w:tc>
        <w:tc>
          <w:tcPr>
            <w:tcW w:w="1328" w:type="dxa"/>
            <w:vAlign w:val="center"/>
          </w:tcPr>
          <w:p w14:paraId="09C1C97B">
            <w:pPr>
              <w:snapToGrid w:val="0"/>
              <w:spacing w:before="70" w:after="70" w:line="240" w:lineRule="auto"/>
              <w:ind w:firstLine="0"/>
              <w:jc w:val="left"/>
              <w:rPr>
                <w:sz w:val="21"/>
              </w:rPr>
            </w:pPr>
            <w:r>
              <w:rPr>
                <w:sz w:val="21"/>
                <w:szCs w:val="21"/>
              </w:rPr>
              <w:t>实操</w:t>
            </w:r>
          </w:p>
        </w:tc>
        <w:tc>
          <w:tcPr>
            <w:tcW w:w="791" w:type="dxa"/>
            <w:vAlign w:val="center"/>
          </w:tcPr>
          <w:p w14:paraId="6A5B2642">
            <w:pPr>
              <w:snapToGrid w:val="0"/>
              <w:spacing w:before="70" w:after="70" w:line="240" w:lineRule="auto"/>
              <w:ind w:firstLine="0"/>
              <w:jc w:val="center"/>
              <w:rPr>
                <w:sz w:val="21"/>
              </w:rPr>
            </w:pPr>
            <w:r>
              <w:rPr>
                <w:sz w:val="21"/>
                <w:szCs w:val="21"/>
              </w:rPr>
              <w:t>实操</w:t>
            </w:r>
          </w:p>
        </w:tc>
      </w:tr>
      <w:tr w14:paraId="2A4F3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7C999A60">
            <w:pPr>
              <w:snapToGrid w:val="0"/>
              <w:spacing w:before="70" w:after="70" w:line="240" w:lineRule="auto"/>
              <w:ind w:firstLine="0"/>
              <w:jc w:val="center"/>
              <w:rPr>
                <w:sz w:val="21"/>
              </w:rPr>
            </w:pPr>
            <w:r>
              <w:rPr>
                <w:sz w:val="21"/>
                <w:szCs w:val="21"/>
              </w:rPr>
              <w:t>6</w:t>
            </w:r>
          </w:p>
        </w:tc>
        <w:tc>
          <w:tcPr>
            <w:tcW w:w="1850" w:type="dxa"/>
            <w:vAlign w:val="center"/>
          </w:tcPr>
          <w:p w14:paraId="2BC444F8">
            <w:pPr>
              <w:snapToGrid w:val="0"/>
              <w:spacing w:before="70" w:after="70" w:line="240" w:lineRule="auto"/>
              <w:ind w:firstLine="0"/>
              <w:jc w:val="left"/>
              <w:rPr>
                <w:sz w:val="21"/>
              </w:rPr>
            </w:pPr>
            <w:r>
              <w:rPr>
                <w:sz w:val="21"/>
                <w:szCs w:val="21"/>
              </w:rPr>
              <w:t>报告与图纸输出</w:t>
            </w:r>
          </w:p>
        </w:tc>
        <w:tc>
          <w:tcPr>
            <w:tcW w:w="743" w:type="dxa"/>
            <w:vAlign w:val="center"/>
          </w:tcPr>
          <w:p w14:paraId="2396ADBF">
            <w:pPr>
              <w:snapToGrid w:val="0"/>
              <w:spacing w:before="70" w:after="70" w:line="240" w:lineRule="auto"/>
              <w:ind w:firstLine="0"/>
              <w:jc w:val="center"/>
              <w:rPr>
                <w:sz w:val="21"/>
              </w:rPr>
            </w:pPr>
            <w:r>
              <w:rPr>
                <w:sz w:val="21"/>
                <w:szCs w:val="21"/>
              </w:rPr>
              <w:t>2</w:t>
            </w:r>
          </w:p>
        </w:tc>
        <w:tc>
          <w:tcPr>
            <w:tcW w:w="3346" w:type="dxa"/>
            <w:vAlign w:val="center"/>
          </w:tcPr>
          <w:p w14:paraId="66942F15">
            <w:pPr>
              <w:snapToGrid w:val="0"/>
              <w:spacing w:before="70" w:after="70" w:line="240" w:lineRule="auto"/>
              <w:ind w:firstLine="0"/>
              <w:jc w:val="left"/>
              <w:rPr>
                <w:sz w:val="21"/>
              </w:rPr>
            </w:pPr>
            <w:r>
              <w:rPr>
                <w:sz w:val="21"/>
                <w:szCs w:val="21"/>
              </w:rPr>
              <w:t>模板、自动生成、DWG 编辑</w:t>
            </w:r>
          </w:p>
        </w:tc>
        <w:tc>
          <w:tcPr>
            <w:tcW w:w="1328" w:type="dxa"/>
            <w:vAlign w:val="center"/>
          </w:tcPr>
          <w:p w14:paraId="5DDF2965">
            <w:pPr>
              <w:snapToGrid w:val="0"/>
              <w:spacing w:before="70" w:after="70" w:line="240" w:lineRule="auto"/>
              <w:ind w:firstLine="0"/>
              <w:jc w:val="left"/>
              <w:rPr>
                <w:sz w:val="21"/>
              </w:rPr>
            </w:pPr>
            <w:r>
              <w:rPr>
                <w:sz w:val="21"/>
                <w:szCs w:val="21"/>
              </w:rPr>
              <w:t>实操</w:t>
            </w:r>
          </w:p>
        </w:tc>
        <w:tc>
          <w:tcPr>
            <w:tcW w:w="791" w:type="dxa"/>
            <w:vAlign w:val="center"/>
          </w:tcPr>
          <w:p w14:paraId="5543EFB1">
            <w:pPr>
              <w:snapToGrid w:val="0"/>
              <w:spacing w:before="70" w:after="70" w:line="240" w:lineRule="auto"/>
              <w:ind w:firstLine="0"/>
              <w:jc w:val="center"/>
              <w:rPr>
                <w:sz w:val="21"/>
              </w:rPr>
            </w:pPr>
            <w:r>
              <w:rPr>
                <w:sz w:val="21"/>
                <w:szCs w:val="21"/>
              </w:rPr>
              <w:t>实操</w:t>
            </w:r>
          </w:p>
        </w:tc>
      </w:tr>
      <w:tr w14:paraId="30E9C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3C1635FE">
            <w:pPr>
              <w:snapToGrid w:val="0"/>
              <w:spacing w:before="70" w:after="70" w:line="240" w:lineRule="auto"/>
              <w:ind w:firstLine="0"/>
              <w:jc w:val="center"/>
              <w:rPr>
                <w:sz w:val="21"/>
              </w:rPr>
            </w:pPr>
            <w:r>
              <w:rPr>
                <w:sz w:val="21"/>
                <w:szCs w:val="21"/>
              </w:rPr>
              <w:t>7</w:t>
            </w:r>
          </w:p>
        </w:tc>
        <w:tc>
          <w:tcPr>
            <w:tcW w:w="1850" w:type="dxa"/>
            <w:vAlign w:val="center"/>
          </w:tcPr>
          <w:p w14:paraId="3B221994">
            <w:pPr>
              <w:snapToGrid w:val="0"/>
              <w:spacing w:before="70" w:after="70" w:line="240" w:lineRule="auto"/>
              <w:ind w:firstLine="0"/>
              <w:jc w:val="left"/>
              <w:rPr>
                <w:sz w:val="21"/>
              </w:rPr>
            </w:pPr>
            <w:r>
              <w:rPr>
                <w:sz w:val="21"/>
                <w:szCs w:val="21"/>
              </w:rPr>
              <w:t>历史比对</w:t>
            </w:r>
          </w:p>
        </w:tc>
        <w:tc>
          <w:tcPr>
            <w:tcW w:w="743" w:type="dxa"/>
            <w:vAlign w:val="center"/>
          </w:tcPr>
          <w:p w14:paraId="263C2779">
            <w:pPr>
              <w:snapToGrid w:val="0"/>
              <w:spacing w:before="70" w:after="70" w:line="240" w:lineRule="auto"/>
              <w:ind w:firstLine="0"/>
              <w:jc w:val="center"/>
              <w:rPr>
                <w:sz w:val="21"/>
              </w:rPr>
            </w:pPr>
            <w:r>
              <w:rPr>
                <w:sz w:val="21"/>
                <w:szCs w:val="21"/>
              </w:rPr>
              <w:t>1</w:t>
            </w:r>
          </w:p>
        </w:tc>
        <w:tc>
          <w:tcPr>
            <w:tcW w:w="3346" w:type="dxa"/>
            <w:vAlign w:val="center"/>
          </w:tcPr>
          <w:p w14:paraId="6CC3053A">
            <w:pPr>
              <w:snapToGrid w:val="0"/>
              <w:spacing w:before="70" w:after="70" w:line="240" w:lineRule="auto"/>
              <w:ind w:firstLine="0"/>
              <w:jc w:val="left"/>
              <w:rPr>
                <w:sz w:val="21"/>
              </w:rPr>
            </w:pPr>
            <w:r>
              <w:rPr>
                <w:sz w:val="21"/>
                <w:szCs w:val="21"/>
              </w:rPr>
              <w:t>多年度配准、变化检测</w:t>
            </w:r>
          </w:p>
        </w:tc>
        <w:tc>
          <w:tcPr>
            <w:tcW w:w="1328" w:type="dxa"/>
            <w:vAlign w:val="center"/>
          </w:tcPr>
          <w:p w14:paraId="10AC6BB9">
            <w:pPr>
              <w:snapToGrid w:val="0"/>
              <w:spacing w:before="70" w:after="70" w:line="240" w:lineRule="auto"/>
              <w:ind w:firstLine="0"/>
              <w:jc w:val="left"/>
              <w:rPr>
                <w:sz w:val="21"/>
              </w:rPr>
            </w:pPr>
            <w:r>
              <w:rPr>
                <w:sz w:val="21"/>
                <w:szCs w:val="21"/>
              </w:rPr>
              <w:t>实操</w:t>
            </w:r>
          </w:p>
        </w:tc>
        <w:tc>
          <w:tcPr>
            <w:tcW w:w="791" w:type="dxa"/>
            <w:vAlign w:val="center"/>
          </w:tcPr>
          <w:p w14:paraId="41AD502E">
            <w:pPr>
              <w:snapToGrid w:val="0"/>
              <w:spacing w:before="70" w:after="70" w:line="240" w:lineRule="auto"/>
              <w:ind w:firstLine="0"/>
              <w:jc w:val="center"/>
              <w:rPr>
                <w:sz w:val="21"/>
              </w:rPr>
            </w:pPr>
            <w:r>
              <w:rPr>
                <w:sz w:val="21"/>
                <w:szCs w:val="21"/>
              </w:rPr>
              <w:t>实操</w:t>
            </w:r>
          </w:p>
        </w:tc>
      </w:tr>
      <w:tr w14:paraId="2A7FE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 w:type="dxa"/>
            <w:vAlign w:val="center"/>
          </w:tcPr>
          <w:p w14:paraId="12D6FDB8">
            <w:pPr>
              <w:snapToGrid w:val="0"/>
              <w:spacing w:before="70" w:after="70" w:line="240" w:lineRule="auto"/>
              <w:ind w:firstLine="0"/>
              <w:jc w:val="center"/>
              <w:rPr>
                <w:sz w:val="21"/>
              </w:rPr>
            </w:pPr>
            <w:r>
              <w:rPr>
                <w:sz w:val="21"/>
                <w:szCs w:val="21"/>
              </w:rPr>
              <w:t>8</w:t>
            </w:r>
          </w:p>
        </w:tc>
        <w:tc>
          <w:tcPr>
            <w:tcW w:w="1850" w:type="dxa"/>
            <w:vAlign w:val="center"/>
          </w:tcPr>
          <w:p w14:paraId="5CD03A2F">
            <w:pPr>
              <w:snapToGrid w:val="0"/>
              <w:spacing w:before="70" w:after="70" w:line="240" w:lineRule="auto"/>
              <w:ind w:firstLine="0"/>
              <w:jc w:val="left"/>
              <w:rPr>
                <w:sz w:val="21"/>
              </w:rPr>
            </w:pPr>
            <w:r>
              <w:rPr>
                <w:sz w:val="21"/>
                <w:szCs w:val="21"/>
              </w:rPr>
              <w:t>维护与故障处置</w:t>
            </w:r>
          </w:p>
        </w:tc>
        <w:tc>
          <w:tcPr>
            <w:tcW w:w="743" w:type="dxa"/>
            <w:vAlign w:val="center"/>
          </w:tcPr>
          <w:p w14:paraId="3B54FBB6">
            <w:pPr>
              <w:snapToGrid w:val="0"/>
              <w:spacing w:before="70" w:after="70" w:line="240" w:lineRule="auto"/>
              <w:ind w:firstLine="0"/>
              <w:jc w:val="center"/>
              <w:rPr>
                <w:sz w:val="21"/>
              </w:rPr>
            </w:pPr>
            <w:r>
              <w:rPr>
                <w:sz w:val="21"/>
                <w:szCs w:val="21"/>
              </w:rPr>
              <w:t>1</w:t>
            </w:r>
          </w:p>
        </w:tc>
        <w:tc>
          <w:tcPr>
            <w:tcW w:w="3346" w:type="dxa"/>
            <w:vAlign w:val="center"/>
          </w:tcPr>
          <w:p w14:paraId="46493867">
            <w:pPr>
              <w:snapToGrid w:val="0"/>
              <w:spacing w:before="70" w:after="70" w:line="240" w:lineRule="auto"/>
              <w:ind w:firstLine="0"/>
              <w:jc w:val="left"/>
              <w:rPr>
                <w:sz w:val="21"/>
              </w:rPr>
            </w:pPr>
            <w:r>
              <w:rPr>
                <w:sz w:val="21"/>
                <w:szCs w:val="21"/>
              </w:rPr>
              <w:t>日常维护、常见故障、备件更换</w:t>
            </w:r>
          </w:p>
        </w:tc>
        <w:tc>
          <w:tcPr>
            <w:tcW w:w="1328" w:type="dxa"/>
            <w:vAlign w:val="center"/>
          </w:tcPr>
          <w:p w14:paraId="0205A59B">
            <w:pPr>
              <w:snapToGrid w:val="0"/>
              <w:spacing w:before="70" w:after="70" w:line="240" w:lineRule="auto"/>
              <w:ind w:firstLine="0"/>
              <w:jc w:val="left"/>
              <w:rPr>
                <w:sz w:val="21"/>
              </w:rPr>
            </w:pPr>
            <w:r>
              <w:rPr>
                <w:sz w:val="21"/>
                <w:szCs w:val="21"/>
              </w:rPr>
              <w:t>讲授+实操</w:t>
            </w:r>
          </w:p>
        </w:tc>
        <w:tc>
          <w:tcPr>
            <w:tcW w:w="791" w:type="dxa"/>
            <w:vAlign w:val="center"/>
          </w:tcPr>
          <w:p w14:paraId="2DAEEB26">
            <w:pPr>
              <w:snapToGrid w:val="0"/>
              <w:spacing w:before="70" w:after="70" w:line="240" w:lineRule="auto"/>
              <w:ind w:firstLine="0"/>
              <w:jc w:val="center"/>
              <w:rPr>
                <w:sz w:val="21"/>
              </w:rPr>
            </w:pPr>
            <w:r>
              <w:rPr>
                <w:sz w:val="21"/>
                <w:szCs w:val="21"/>
              </w:rPr>
              <w:t>笔试</w:t>
            </w:r>
          </w:p>
        </w:tc>
      </w:tr>
    </w:tbl>
    <w:p w14:paraId="06F534A8">
      <w:pPr>
        <w:spacing w:line="240" w:lineRule="auto"/>
      </w:pPr>
    </w:p>
    <w:p w14:paraId="07F1C748">
      <w:pPr>
        <w:pStyle w:val="6"/>
      </w:pPr>
      <w:r>
        <w:rPr>
          <w:szCs w:val="32"/>
        </w:rPr>
        <w:t>2.11.3.3 第三次培训（8 学时，现场跟班）</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00"/>
        <w:gridCol w:w="3688"/>
        <w:gridCol w:w="1400"/>
        <w:gridCol w:w="2312"/>
      </w:tblGrid>
      <w:tr w14:paraId="4DA20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00" w:type="dxa"/>
            <w:shd w:val="clear" w:color="auto" w:fill="E7E6E6"/>
            <w:vAlign w:val="center"/>
          </w:tcPr>
          <w:p w14:paraId="6176DC1D">
            <w:pPr>
              <w:snapToGrid w:val="0"/>
              <w:spacing w:before="70" w:after="70" w:line="240" w:lineRule="auto"/>
              <w:ind w:firstLine="0"/>
              <w:jc w:val="center"/>
              <w:rPr>
                <w:b/>
                <w:sz w:val="21"/>
              </w:rPr>
            </w:pPr>
            <w:r>
              <w:rPr>
                <w:b/>
                <w:sz w:val="21"/>
                <w:szCs w:val="21"/>
              </w:rPr>
              <w:t>序号</w:t>
            </w:r>
          </w:p>
        </w:tc>
        <w:tc>
          <w:tcPr>
            <w:tcW w:w="3688" w:type="dxa"/>
            <w:shd w:val="clear" w:color="auto" w:fill="E7E6E6"/>
            <w:vAlign w:val="center"/>
          </w:tcPr>
          <w:p w14:paraId="27E71EE7">
            <w:pPr>
              <w:snapToGrid w:val="0"/>
              <w:spacing w:before="70" w:after="70" w:line="240" w:lineRule="auto"/>
              <w:ind w:firstLine="0"/>
              <w:jc w:val="center"/>
              <w:rPr>
                <w:b/>
                <w:sz w:val="21"/>
              </w:rPr>
            </w:pPr>
            <w:r>
              <w:rPr>
                <w:b/>
                <w:sz w:val="21"/>
                <w:szCs w:val="21"/>
              </w:rPr>
              <w:t>内容</w:t>
            </w:r>
          </w:p>
        </w:tc>
        <w:tc>
          <w:tcPr>
            <w:tcW w:w="1400" w:type="dxa"/>
            <w:shd w:val="clear" w:color="auto" w:fill="E7E6E6"/>
            <w:vAlign w:val="center"/>
          </w:tcPr>
          <w:p w14:paraId="689939A4">
            <w:pPr>
              <w:snapToGrid w:val="0"/>
              <w:spacing w:before="70" w:after="70" w:line="240" w:lineRule="auto"/>
              <w:ind w:firstLine="0"/>
              <w:jc w:val="center"/>
              <w:rPr>
                <w:b/>
                <w:sz w:val="21"/>
              </w:rPr>
            </w:pPr>
            <w:r>
              <w:rPr>
                <w:b/>
                <w:sz w:val="21"/>
                <w:szCs w:val="21"/>
              </w:rPr>
              <w:t>学时</w:t>
            </w:r>
          </w:p>
        </w:tc>
        <w:tc>
          <w:tcPr>
            <w:tcW w:w="2312" w:type="dxa"/>
            <w:shd w:val="clear" w:color="auto" w:fill="E7E6E6"/>
            <w:vAlign w:val="center"/>
          </w:tcPr>
          <w:p w14:paraId="59452B7B">
            <w:pPr>
              <w:snapToGrid w:val="0"/>
              <w:spacing w:before="70" w:after="70" w:line="240" w:lineRule="auto"/>
              <w:ind w:firstLine="0"/>
              <w:jc w:val="center"/>
              <w:rPr>
                <w:b/>
                <w:sz w:val="21"/>
              </w:rPr>
            </w:pPr>
            <w:r>
              <w:rPr>
                <w:b/>
                <w:sz w:val="21"/>
                <w:szCs w:val="21"/>
              </w:rPr>
              <w:t>方式</w:t>
            </w:r>
          </w:p>
        </w:tc>
      </w:tr>
      <w:tr w14:paraId="61F02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0" w:type="dxa"/>
            <w:vAlign w:val="center"/>
          </w:tcPr>
          <w:p w14:paraId="5BA29EA8">
            <w:pPr>
              <w:snapToGrid w:val="0"/>
              <w:spacing w:before="70" w:after="70" w:line="240" w:lineRule="auto"/>
              <w:ind w:firstLine="0"/>
              <w:jc w:val="center"/>
              <w:rPr>
                <w:sz w:val="21"/>
              </w:rPr>
            </w:pPr>
            <w:r>
              <w:rPr>
                <w:sz w:val="21"/>
                <w:szCs w:val="21"/>
              </w:rPr>
              <w:t>1</w:t>
            </w:r>
          </w:p>
        </w:tc>
        <w:tc>
          <w:tcPr>
            <w:tcW w:w="3688" w:type="dxa"/>
            <w:vAlign w:val="center"/>
          </w:tcPr>
          <w:p w14:paraId="08AD683A">
            <w:pPr>
              <w:snapToGrid w:val="0"/>
              <w:spacing w:before="70" w:after="70" w:line="240" w:lineRule="auto"/>
              <w:ind w:firstLine="0"/>
              <w:jc w:val="center"/>
              <w:rPr>
                <w:sz w:val="21"/>
              </w:rPr>
            </w:pPr>
            <w:r>
              <w:rPr>
                <w:sz w:val="21"/>
                <w:szCs w:val="21"/>
              </w:rPr>
              <w:t>现场跟班作业</w:t>
            </w:r>
          </w:p>
        </w:tc>
        <w:tc>
          <w:tcPr>
            <w:tcW w:w="1400" w:type="dxa"/>
            <w:vAlign w:val="center"/>
          </w:tcPr>
          <w:p w14:paraId="7F8440B3">
            <w:pPr>
              <w:snapToGrid w:val="0"/>
              <w:spacing w:before="70" w:after="70" w:line="240" w:lineRule="auto"/>
              <w:ind w:firstLine="0"/>
              <w:jc w:val="center"/>
              <w:rPr>
                <w:sz w:val="21"/>
              </w:rPr>
            </w:pPr>
            <w:r>
              <w:rPr>
                <w:sz w:val="21"/>
                <w:szCs w:val="21"/>
              </w:rPr>
              <w:t>4</w:t>
            </w:r>
          </w:p>
        </w:tc>
        <w:tc>
          <w:tcPr>
            <w:tcW w:w="2312" w:type="dxa"/>
            <w:vAlign w:val="center"/>
          </w:tcPr>
          <w:p w14:paraId="0FB305BF">
            <w:pPr>
              <w:snapToGrid w:val="0"/>
              <w:spacing w:before="70" w:after="70" w:line="240" w:lineRule="auto"/>
              <w:ind w:firstLine="0"/>
              <w:jc w:val="left"/>
              <w:rPr>
                <w:sz w:val="21"/>
              </w:rPr>
            </w:pPr>
            <w:r>
              <w:rPr>
                <w:sz w:val="21"/>
                <w:szCs w:val="21"/>
              </w:rPr>
              <w:t>跟班实操</w:t>
            </w:r>
          </w:p>
        </w:tc>
      </w:tr>
      <w:tr w14:paraId="73660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0" w:type="dxa"/>
            <w:vAlign w:val="center"/>
          </w:tcPr>
          <w:p w14:paraId="5526A0C0">
            <w:pPr>
              <w:snapToGrid w:val="0"/>
              <w:spacing w:before="70" w:after="70" w:line="240" w:lineRule="auto"/>
              <w:ind w:firstLine="0"/>
              <w:jc w:val="center"/>
              <w:rPr>
                <w:sz w:val="21"/>
              </w:rPr>
            </w:pPr>
            <w:r>
              <w:rPr>
                <w:sz w:val="21"/>
                <w:szCs w:val="21"/>
              </w:rPr>
              <w:t>2</w:t>
            </w:r>
          </w:p>
        </w:tc>
        <w:tc>
          <w:tcPr>
            <w:tcW w:w="3688" w:type="dxa"/>
            <w:vAlign w:val="center"/>
          </w:tcPr>
          <w:p w14:paraId="45F1B925">
            <w:pPr>
              <w:snapToGrid w:val="0"/>
              <w:spacing w:before="70" w:after="70" w:line="240" w:lineRule="auto"/>
              <w:ind w:firstLine="0"/>
              <w:jc w:val="center"/>
              <w:rPr>
                <w:sz w:val="21"/>
              </w:rPr>
            </w:pPr>
            <w:r>
              <w:rPr>
                <w:sz w:val="21"/>
                <w:szCs w:val="21"/>
              </w:rPr>
              <w:t>故障情景演练</w:t>
            </w:r>
          </w:p>
        </w:tc>
        <w:tc>
          <w:tcPr>
            <w:tcW w:w="1400" w:type="dxa"/>
            <w:vAlign w:val="center"/>
          </w:tcPr>
          <w:p w14:paraId="6558A0A6">
            <w:pPr>
              <w:snapToGrid w:val="0"/>
              <w:spacing w:before="70" w:after="70" w:line="240" w:lineRule="auto"/>
              <w:ind w:firstLine="0"/>
              <w:jc w:val="center"/>
              <w:rPr>
                <w:sz w:val="21"/>
              </w:rPr>
            </w:pPr>
            <w:r>
              <w:rPr>
                <w:sz w:val="21"/>
                <w:szCs w:val="21"/>
              </w:rPr>
              <w:t>2</w:t>
            </w:r>
          </w:p>
        </w:tc>
        <w:tc>
          <w:tcPr>
            <w:tcW w:w="2312" w:type="dxa"/>
            <w:vAlign w:val="center"/>
          </w:tcPr>
          <w:p w14:paraId="1417E2D7">
            <w:pPr>
              <w:snapToGrid w:val="0"/>
              <w:spacing w:before="70" w:after="70" w:line="240" w:lineRule="auto"/>
              <w:ind w:firstLine="0"/>
              <w:jc w:val="left"/>
              <w:rPr>
                <w:sz w:val="21"/>
              </w:rPr>
            </w:pPr>
            <w:r>
              <w:rPr>
                <w:sz w:val="21"/>
                <w:szCs w:val="21"/>
              </w:rPr>
              <w:t>情景模拟</w:t>
            </w:r>
          </w:p>
        </w:tc>
      </w:tr>
      <w:tr w14:paraId="1D51C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0" w:type="dxa"/>
            <w:vAlign w:val="center"/>
          </w:tcPr>
          <w:p w14:paraId="2B1F203E">
            <w:pPr>
              <w:snapToGrid w:val="0"/>
              <w:spacing w:before="70" w:after="70" w:line="240" w:lineRule="auto"/>
              <w:ind w:firstLine="0"/>
              <w:jc w:val="center"/>
              <w:rPr>
                <w:sz w:val="21"/>
              </w:rPr>
            </w:pPr>
            <w:r>
              <w:rPr>
                <w:sz w:val="21"/>
                <w:szCs w:val="21"/>
              </w:rPr>
              <w:t>3</w:t>
            </w:r>
          </w:p>
        </w:tc>
        <w:tc>
          <w:tcPr>
            <w:tcW w:w="3688" w:type="dxa"/>
            <w:vAlign w:val="center"/>
          </w:tcPr>
          <w:p w14:paraId="6424BDEB">
            <w:pPr>
              <w:snapToGrid w:val="0"/>
              <w:spacing w:before="70" w:after="70" w:line="240" w:lineRule="auto"/>
              <w:ind w:firstLine="0"/>
              <w:jc w:val="center"/>
              <w:rPr>
                <w:sz w:val="21"/>
              </w:rPr>
            </w:pPr>
            <w:r>
              <w:rPr>
                <w:sz w:val="21"/>
                <w:szCs w:val="21"/>
              </w:rPr>
              <w:t>答疑与经验交流</w:t>
            </w:r>
          </w:p>
        </w:tc>
        <w:tc>
          <w:tcPr>
            <w:tcW w:w="1400" w:type="dxa"/>
            <w:vAlign w:val="center"/>
          </w:tcPr>
          <w:p w14:paraId="7096C094">
            <w:pPr>
              <w:snapToGrid w:val="0"/>
              <w:spacing w:before="70" w:after="70" w:line="240" w:lineRule="auto"/>
              <w:ind w:firstLine="0"/>
              <w:jc w:val="center"/>
              <w:rPr>
                <w:sz w:val="21"/>
              </w:rPr>
            </w:pPr>
            <w:r>
              <w:rPr>
                <w:sz w:val="21"/>
                <w:szCs w:val="21"/>
              </w:rPr>
              <w:t>2</w:t>
            </w:r>
          </w:p>
        </w:tc>
        <w:tc>
          <w:tcPr>
            <w:tcW w:w="2312" w:type="dxa"/>
            <w:vAlign w:val="center"/>
          </w:tcPr>
          <w:p w14:paraId="6266D04B">
            <w:pPr>
              <w:snapToGrid w:val="0"/>
              <w:spacing w:before="70" w:after="70" w:line="240" w:lineRule="auto"/>
              <w:ind w:firstLine="0"/>
              <w:jc w:val="left"/>
              <w:rPr>
                <w:sz w:val="21"/>
              </w:rPr>
            </w:pPr>
            <w:r>
              <w:rPr>
                <w:sz w:val="21"/>
                <w:szCs w:val="21"/>
              </w:rPr>
              <w:t>研讨</w:t>
            </w:r>
          </w:p>
        </w:tc>
      </w:tr>
    </w:tbl>
    <w:p w14:paraId="65748FC2">
      <w:pPr>
        <w:spacing w:line="240" w:lineRule="auto"/>
      </w:pPr>
    </w:p>
    <w:p w14:paraId="43BBFB0A">
      <w:pPr>
        <w:pStyle w:val="6"/>
      </w:pPr>
      <w:r>
        <w:rPr>
          <w:szCs w:val="32"/>
        </w:rPr>
        <w:t>2.11.3.4 培训考核与档案</w:t>
      </w:r>
    </w:p>
    <w:p w14:paraId="1D9A8840">
      <w:r>
        <w:t>理论考核采用闭卷笔试，满分 100 分，80 分合格；实操考核按</w:t>
      </w:r>
      <w:r>
        <w:rPr>
          <w:rFonts w:hint="eastAsia"/>
        </w:rPr>
        <w:t>“</w:t>
      </w:r>
      <w:r>
        <w:t>准备</w:t>
      </w:r>
      <w:r>
        <w:rPr>
          <w:rFonts w:hint="eastAsia"/>
        </w:rPr>
        <w:t>-</w:t>
      </w:r>
      <w:r>
        <w:t>操作</w:t>
      </w:r>
      <w:r>
        <w:rPr>
          <w:rFonts w:hint="eastAsia"/>
        </w:rPr>
        <w:t>-</w:t>
      </w:r>
      <w:r>
        <w:t>数据</w:t>
      </w:r>
      <w:r>
        <w:rPr>
          <w:rFonts w:hint="eastAsia"/>
        </w:rPr>
        <w:t>-</w:t>
      </w:r>
      <w:r>
        <w:t>安全</w:t>
      </w:r>
      <w:r>
        <w:rPr>
          <w:rFonts w:hint="eastAsia"/>
        </w:rPr>
        <w:t>”</w:t>
      </w:r>
      <w:r>
        <w:t>四项评分，每项 25 分，总分 80 分合格；考核成绩、签到表、课件、影像资料一并归档；不合格人员安排补训与补考。</w:t>
      </w:r>
    </w:p>
    <w:p w14:paraId="4C69BC04">
      <w:pPr>
        <w:pStyle w:val="5"/>
      </w:pPr>
      <w:bookmarkStart w:id="227" w:name="_Toc14585"/>
      <w:r>
        <w:rPr>
          <w:szCs w:val="32"/>
        </w:rPr>
        <w:t>2.11.4 检验与试验记录表清单</w:t>
      </w:r>
      <w:bookmarkEnd w:id="227"/>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34"/>
        <w:gridCol w:w="3280"/>
        <w:gridCol w:w="1658"/>
        <w:gridCol w:w="2628"/>
      </w:tblGrid>
      <w:tr w14:paraId="006B6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34" w:type="dxa"/>
            <w:shd w:val="clear" w:color="auto" w:fill="E7E6E6"/>
            <w:vAlign w:val="center"/>
          </w:tcPr>
          <w:p w14:paraId="0F5ECB36">
            <w:pPr>
              <w:keepNext/>
              <w:snapToGrid w:val="0"/>
              <w:spacing w:before="70" w:after="70" w:line="240" w:lineRule="auto"/>
              <w:ind w:firstLine="0"/>
              <w:jc w:val="center"/>
              <w:rPr>
                <w:b/>
                <w:sz w:val="21"/>
              </w:rPr>
            </w:pPr>
            <w:r>
              <w:rPr>
                <w:b/>
                <w:sz w:val="21"/>
                <w:szCs w:val="21"/>
              </w:rPr>
              <w:t>编号</w:t>
            </w:r>
          </w:p>
        </w:tc>
        <w:tc>
          <w:tcPr>
            <w:tcW w:w="3280" w:type="dxa"/>
            <w:shd w:val="clear" w:color="auto" w:fill="E7E6E6"/>
            <w:vAlign w:val="center"/>
          </w:tcPr>
          <w:p w14:paraId="42A67D5B">
            <w:pPr>
              <w:keepNext/>
              <w:snapToGrid w:val="0"/>
              <w:spacing w:before="70" w:after="70" w:line="240" w:lineRule="auto"/>
              <w:ind w:firstLine="0"/>
              <w:jc w:val="center"/>
              <w:rPr>
                <w:b/>
                <w:sz w:val="21"/>
              </w:rPr>
            </w:pPr>
            <w:r>
              <w:rPr>
                <w:b/>
                <w:sz w:val="21"/>
                <w:szCs w:val="21"/>
              </w:rPr>
              <w:t>记录表名称</w:t>
            </w:r>
          </w:p>
        </w:tc>
        <w:tc>
          <w:tcPr>
            <w:tcW w:w="1658" w:type="dxa"/>
            <w:shd w:val="clear" w:color="auto" w:fill="E7E6E6"/>
            <w:vAlign w:val="center"/>
          </w:tcPr>
          <w:p w14:paraId="0823E261">
            <w:pPr>
              <w:keepNext/>
              <w:snapToGrid w:val="0"/>
              <w:spacing w:before="70" w:after="70" w:line="240" w:lineRule="auto"/>
              <w:ind w:firstLine="0"/>
              <w:jc w:val="center"/>
              <w:rPr>
                <w:b/>
                <w:sz w:val="21"/>
              </w:rPr>
            </w:pPr>
            <w:r>
              <w:rPr>
                <w:b/>
                <w:sz w:val="21"/>
                <w:szCs w:val="21"/>
              </w:rPr>
              <w:t>使用阶段</w:t>
            </w:r>
          </w:p>
        </w:tc>
        <w:tc>
          <w:tcPr>
            <w:tcW w:w="2628" w:type="dxa"/>
            <w:shd w:val="clear" w:color="auto" w:fill="E7E6E6"/>
            <w:vAlign w:val="center"/>
          </w:tcPr>
          <w:p w14:paraId="63B0604E">
            <w:pPr>
              <w:keepNext/>
              <w:snapToGrid w:val="0"/>
              <w:spacing w:before="70" w:after="70" w:line="240" w:lineRule="auto"/>
              <w:ind w:firstLine="0"/>
              <w:jc w:val="center"/>
              <w:rPr>
                <w:b/>
                <w:sz w:val="21"/>
              </w:rPr>
            </w:pPr>
            <w:r>
              <w:rPr>
                <w:b/>
                <w:sz w:val="21"/>
                <w:szCs w:val="21"/>
              </w:rPr>
              <w:t>保存期限</w:t>
            </w:r>
          </w:p>
        </w:tc>
      </w:tr>
      <w:tr w14:paraId="392D3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340BAF90">
            <w:pPr>
              <w:keepNext/>
              <w:snapToGrid w:val="0"/>
              <w:spacing w:before="70" w:after="70" w:line="240" w:lineRule="auto"/>
              <w:ind w:firstLine="0"/>
              <w:jc w:val="center"/>
              <w:rPr>
                <w:sz w:val="21"/>
              </w:rPr>
            </w:pPr>
            <w:r>
              <w:rPr>
                <w:sz w:val="21"/>
                <w:szCs w:val="21"/>
              </w:rPr>
              <w:t>QR-01</w:t>
            </w:r>
          </w:p>
        </w:tc>
        <w:tc>
          <w:tcPr>
            <w:tcW w:w="3280" w:type="dxa"/>
            <w:vAlign w:val="center"/>
          </w:tcPr>
          <w:p w14:paraId="3F5AFF21">
            <w:pPr>
              <w:keepNext/>
              <w:snapToGrid w:val="0"/>
              <w:spacing w:before="70" w:after="70" w:line="240" w:lineRule="auto"/>
              <w:ind w:firstLine="0"/>
              <w:jc w:val="center"/>
              <w:rPr>
                <w:sz w:val="21"/>
              </w:rPr>
            </w:pPr>
            <w:r>
              <w:rPr>
                <w:sz w:val="21"/>
                <w:szCs w:val="21"/>
              </w:rPr>
              <w:t>设计输入评审记录</w:t>
            </w:r>
          </w:p>
        </w:tc>
        <w:tc>
          <w:tcPr>
            <w:tcW w:w="1658" w:type="dxa"/>
            <w:vAlign w:val="center"/>
          </w:tcPr>
          <w:p w14:paraId="20FA75D6">
            <w:pPr>
              <w:keepNext/>
              <w:snapToGrid w:val="0"/>
              <w:spacing w:before="70" w:after="70" w:line="240" w:lineRule="auto"/>
              <w:ind w:firstLine="0"/>
              <w:jc w:val="center"/>
              <w:rPr>
                <w:sz w:val="21"/>
              </w:rPr>
            </w:pPr>
            <w:r>
              <w:rPr>
                <w:sz w:val="21"/>
                <w:szCs w:val="21"/>
              </w:rPr>
              <w:t>设计</w:t>
            </w:r>
          </w:p>
        </w:tc>
        <w:tc>
          <w:tcPr>
            <w:tcW w:w="2628" w:type="dxa"/>
            <w:vAlign w:val="center"/>
          </w:tcPr>
          <w:p w14:paraId="438750A2">
            <w:pPr>
              <w:keepNext/>
              <w:snapToGrid w:val="0"/>
              <w:spacing w:before="70" w:after="70" w:line="240" w:lineRule="auto"/>
              <w:ind w:firstLine="0"/>
              <w:jc w:val="center"/>
              <w:rPr>
                <w:sz w:val="21"/>
              </w:rPr>
            </w:pPr>
            <w:r>
              <w:rPr>
                <w:sz w:val="21"/>
                <w:szCs w:val="21"/>
              </w:rPr>
              <w:t>合同期满后 5 年</w:t>
            </w:r>
          </w:p>
        </w:tc>
      </w:tr>
      <w:tr w14:paraId="1C72B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15E585A6">
            <w:pPr>
              <w:keepNext/>
              <w:snapToGrid w:val="0"/>
              <w:spacing w:before="70" w:after="70" w:line="240" w:lineRule="auto"/>
              <w:ind w:firstLine="0"/>
              <w:jc w:val="center"/>
              <w:rPr>
                <w:sz w:val="21"/>
              </w:rPr>
            </w:pPr>
            <w:r>
              <w:rPr>
                <w:sz w:val="21"/>
                <w:szCs w:val="21"/>
              </w:rPr>
              <w:t>QR-02</w:t>
            </w:r>
          </w:p>
        </w:tc>
        <w:tc>
          <w:tcPr>
            <w:tcW w:w="3280" w:type="dxa"/>
            <w:vAlign w:val="center"/>
          </w:tcPr>
          <w:p w14:paraId="2144E6E1">
            <w:pPr>
              <w:keepNext/>
              <w:snapToGrid w:val="0"/>
              <w:spacing w:before="70" w:after="70" w:line="240" w:lineRule="auto"/>
              <w:ind w:firstLine="0"/>
              <w:jc w:val="center"/>
              <w:rPr>
                <w:sz w:val="21"/>
              </w:rPr>
            </w:pPr>
            <w:r>
              <w:rPr>
                <w:sz w:val="21"/>
                <w:szCs w:val="21"/>
              </w:rPr>
              <w:t>设计输出评审记录</w:t>
            </w:r>
          </w:p>
        </w:tc>
        <w:tc>
          <w:tcPr>
            <w:tcW w:w="1658" w:type="dxa"/>
            <w:vAlign w:val="center"/>
          </w:tcPr>
          <w:p w14:paraId="6B5A1AB4">
            <w:pPr>
              <w:keepNext/>
              <w:snapToGrid w:val="0"/>
              <w:spacing w:before="70" w:after="70" w:line="240" w:lineRule="auto"/>
              <w:ind w:firstLine="0"/>
              <w:jc w:val="center"/>
              <w:rPr>
                <w:sz w:val="21"/>
              </w:rPr>
            </w:pPr>
            <w:r>
              <w:rPr>
                <w:sz w:val="21"/>
                <w:szCs w:val="21"/>
              </w:rPr>
              <w:t>设计</w:t>
            </w:r>
          </w:p>
        </w:tc>
        <w:tc>
          <w:tcPr>
            <w:tcW w:w="2628" w:type="dxa"/>
            <w:vAlign w:val="center"/>
          </w:tcPr>
          <w:p w14:paraId="7ABF6AD7">
            <w:pPr>
              <w:keepNext/>
              <w:snapToGrid w:val="0"/>
              <w:spacing w:before="70" w:after="70" w:line="240" w:lineRule="auto"/>
              <w:ind w:firstLine="0"/>
              <w:jc w:val="center"/>
              <w:rPr>
                <w:sz w:val="21"/>
              </w:rPr>
            </w:pPr>
            <w:r>
              <w:rPr>
                <w:sz w:val="21"/>
                <w:szCs w:val="21"/>
              </w:rPr>
              <w:t>合同期满后 5 年</w:t>
            </w:r>
          </w:p>
        </w:tc>
      </w:tr>
      <w:tr w14:paraId="361FA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7839FC41">
            <w:pPr>
              <w:keepNext/>
              <w:snapToGrid w:val="0"/>
              <w:spacing w:before="70" w:after="70" w:line="240" w:lineRule="auto"/>
              <w:ind w:firstLine="0"/>
              <w:jc w:val="center"/>
              <w:rPr>
                <w:sz w:val="21"/>
              </w:rPr>
            </w:pPr>
            <w:r>
              <w:rPr>
                <w:sz w:val="21"/>
                <w:szCs w:val="21"/>
              </w:rPr>
              <w:t>QR-03</w:t>
            </w:r>
          </w:p>
        </w:tc>
        <w:tc>
          <w:tcPr>
            <w:tcW w:w="3280" w:type="dxa"/>
            <w:vAlign w:val="center"/>
          </w:tcPr>
          <w:p w14:paraId="638F3D4D">
            <w:pPr>
              <w:keepNext/>
              <w:snapToGrid w:val="0"/>
              <w:spacing w:before="70" w:after="70" w:line="240" w:lineRule="auto"/>
              <w:ind w:firstLine="0"/>
              <w:jc w:val="center"/>
              <w:rPr>
                <w:sz w:val="21"/>
              </w:rPr>
            </w:pPr>
            <w:r>
              <w:rPr>
                <w:sz w:val="21"/>
                <w:szCs w:val="21"/>
              </w:rPr>
              <w:t>进货检验记录</w:t>
            </w:r>
          </w:p>
        </w:tc>
        <w:tc>
          <w:tcPr>
            <w:tcW w:w="1658" w:type="dxa"/>
            <w:vAlign w:val="center"/>
          </w:tcPr>
          <w:p w14:paraId="092F9E33">
            <w:pPr>
              <w:keepNext/>
              <w:snapToGrid w:val="0"/>
              <w:spacing w:before="70" w:after="70" w:line="240" w:lineRule="auto"/>
              <w:ind w:firstLine="0"/>
              <w:jc w:val="center"/>
              <w:rPr>
                <w:sz w:val="21"/>
              </w:rPr>
            </w:pPr>
            <w:r>
              <w:rPr>
                <w:sz w:val="21"/>
                <w:szCs w:val="21"/>
              </w:rPr>
              <w:t>采购</w:t>
            </w:r>
          </w:p>
        </w:tc>
        <w:tc>
          <w:tcPr>
            <w:tcW w:w="2628" w:type="dxa"/>
            <w:vAlign w:val="center"/>
          </w:tcPr>
          <w:p w14:paraId="02D4BB3C">
            <w:pPr>
              <w:keepNext/>
              <w:snapToGrid w:val="0"/>
              <w:spacing w:before="70" w:after="70" w:line="240" w:lineRule="auto"/>
              <w:ind w:firstLine="0"/>
              <w:jc w:val="center"/>
              <w:rPr>
                <w:sz w:val="21"/>
              </w:rPr>
            </w:pPr>
            <w:r>
              <w:rPr>
                <w:sz w:val="21"/>
                <w:szCs w:val="21"/>
              </w:rPr>
              <w:t>合同期满后 5 年</w:t>
            </w:r>
          </w:p>
        </w:tc>
      </w:tr>
      <w:tr w14:paraId="5690A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76B62AB4">
            <w:pPr>
              <w:keepNext/>
              <w:snapToGrid w:val="0"/>
              <w:spacing w:before="70" w:after="70" w:line="240" w:lineRule="auto"/>
              <w:ind w:firstLine="0"/>
              <w:jc w:val="center"/>
              <w:rPr>
                <w:sz w:val="21"/>
              </w:rPr>
            </w:pPr>
            <w:r>
              <w:rPr>
                <w:sz w:val="21"/>
                <w:szCs w:val="21"/>
              </w:rPr>
              <w:t>QR-04</w:t>
            </w:r>
          </w:p>
        </w:tc>
        <w:tc>
          <w:tcPr>
            <w:tcW w:w="3280" w:type="dxa"/>
            <w:vAlign w:val="center"/>
          </w:tcPr>
          <w:p w14:paraId="4591391F">
            <w:pPr>
              <w:keepNext/>
              <w:snapToGrid w:val="0"/>
              <w:spacing w:before="70" w:after="70" w:line="240" w:lineRule="auto"/>
              <w:ind w:firstLine="0"/>
              <w:jc w:val="center"/>
              <w:rPr>
                <w:sz w:val="21"/>
              </w:rPr>
            </w:pPr>
            <w:r>
              <w:rPr>
                <w:sz w:val="21"/>
                <w:szCs w:val="21"/>
              </w:rPr>
              <w:t>关键件复检记录</w:t>
            </w:r>
          </w:p>
        </w:tc>
        <w:tc>
          <w:tcPr>
            <w:tcW w:w="1658" w:type="dxa"/>
            <w:vAlign w:val="center"/>
          </w:tcPr>
          <w:p w14:paraId="6F492C4E">
            <w:pPr>
              <w:keepNext/>
              <w:snapToGrid w:val="0"/>
              <w:spacing w:before="70" w:after="70" w:line="240" w:lineRule="auto"/>
              <w:ind w:firstLine="0"/>
              <w:jc w:val="center"/>
              <w:rPr>
                <w:sz w:val="21"/>
              </w:rPr>
            </w:pPr>
            <w:r>
              <w:rPr>
                <w:sz w:val="21"/>
                <w:szCs w:val="21"/>
              </w:rPr>
              <w:t>采购</w:t>
            </w:r>
          </w:p>
        </w:tc>
        <w:tc>
          <w:tcPr>
            <w:tcW w:w="2628" w:type="dxa"/>
            <w:vAlign w:val="center"/>
          </w:tcPr>
          <w:p w14:paraId="6535A891">
            <w:pPr>
              <w:keepNext/>
              <w:snapToGrid w:val="0"/>
              <w:spacing w:before="70" w:after="70" w:line="240" w:lineRule="auto"/>
              <w:ind w:firstLine="0"/>
              <w:jc w:val="center"/>
              <w:rPr>
                <w:sz w:val="21"/>
              </w:rPr>
            </w:pPr>
            <w:r>
              <w:rPr>
                <w:sz w:val="21"/>
                <w:szCs w:val="21"/>
              </w:rPr>
              <w:t>合同期满后 5 年</w:t>
            </w:r>
          </w:p>
        </w:tc>
      </w:tr>
      <w:tr w14:paraId="5B73B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05C2BAC4">
            <w:pPr>
              <w:keepNext/>
              <w:snapToGrid w:val="0"/>
              <w:spacing w:before="70" w:after="70" w:line="240" w:lineRule="auto"/>
              <w:ind w:firstLine="0"/>
              <w:jc w:val="center"/>
              <w:rPr>
                <w:sz w:val="21"/>
              </w:rPr>
            </w:pPr>
            <w:r>
              <w:rPr>
                <w:sz w:val="21"/>
                <w:szCs w:val="21"/>
              </w:rPr>
              <w:t>QR-05</w:t>
            </w:r>
          </w:p>
        </w:tc>
        <w:tc>
          <w:tcPr>
            <w:tcW w:w="3280" w:type="dxa"/>
            <w:vAlign w:val="center"/>
          </w:tcPr>
          <w:p w14:paraId="1A83A355">
            <w:pPr>
              <w:keepNext/>
              <w:snapToGrid w:val="0"/>
              <w:spacing w:before="70" w:after="70" w:line="240" w:lineRule="auto"/>
              <w:ind w:firstLine="0"/>
              <w:jc w:val="center"/>
              <w:rPr>
                <w:sz w:val="21"/>
              </w:rPr>
            </w:pPr>
            <w:r>
              <w:rPr>
                <w:sz w:val="21"/>
                <w:szCs w:val="21"/>
              </w:rPr>
              <w:t>首件检验记录</w:t>
            </w:r>
          </w:p>
        </w:tc>
        <w:tc>
          <w:tcPr>
            <w:tcW w:w="1658" w:type="dxa"/>
            <w:vAlign w:val="center"/>
          </w:tcPr>
          <w:p w14:paraId="471DBB36">
            <w:pPr>
              <w:keepNext/>
              <w:snapToGrid w:val="0"/>
              <w:spacing w:before="70" w:after="70" w:line="240" w:lineRule="auto"/>
              <w:ind w:firstLine="0"/>
              <w:jc w:val="center"/>
              <w:rPr>
                <w:sz w:val="21"/>
              </w:rPr>
            </w:pPr>
            <w:r>
              <w:rPr>
                <w:sz w:val="21"/>
                <w:szCs w:val="21"/>
              </w:rPr>
              <w:t>试制</w:t>
            </w:r>
          </w:p>
        </w:tc>
        <w:tc>
          <w:tcPr>
            <w:tcW w:w="2628" w:type="dxa"/>
            <w:vAlign w:val="center"/>
          </w:tcPr>
          <w:p w14:paraId="5AA3DD75">
            <w:pPr>
              <w:keepNext/>
              <w:snapToGrid w:val="0"/>
              <w:spacing w:before="70" w:after="70" w:line="240" w:lineRule="auto"/>
              <w:ind w:firstLine="0"/>
              <w:jc w:val="center"/>
              <w:rPr>
                <w:sz w:val="21"/>
              </w:rPr>
            </w:pPr>
            <w:r>
              <w:rPr>
                <w:sz w:val="21"/>
                <w:szCs w:val="21"/>
              </w:rPr>
              <w:t>合同期满后 5 年</w:t>
            </w:r>
          </w:p>
        </w:tc>
      </w:tr>
      <w:tr w14:paraId="4D307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02809E1D">
            <w:pPr>
              <w:keepNext/>
              <w:snapToGrid w:val="0"/>
              <w:spacing w:before="70" w:after="70" w:line="240" w:lineRule="auto"/>
              <w:ind w:firstLine="0"/>
              <w:jc w:val="center"/>
              <w:rPr>
                <w:sz w:val="21"/>
              </w:rPr>
            </w:pPr>
            <w:r>
              <w:rPr>
                <w:sz w:val="21"/>
                <w:szCs w:val="21"/>
              </w:rPr>
              <w:t>QR-06</w:t>
            </w:r>
          </w:p>
        </w:tc>
        <w:tc>
          <w:tcPr>
            <w:tcW w:w="3280" w:type="dxa"/>
            <w:vAlign w:val="center"/>
          </w:tcPr>
          <w:p w14:paraId="1B3E7DC7">
            <w:pPr>
              <w:keepNext/>
              <w:snapToGrid w:val="0"/>
              <w:spacing w:before="70" w:after="70" w:line="240" w:lineRule="auto"/>
              <w:ind w:firstLine="0"/>
              <w:jc w:val="center"/>
              <w:rPr>
                <w:sz w:val="21"/>
              </w:rPr>
            </w:pPr>
            <w:r>
              <w:rPr>
                <w:sz w:val="21"/>
                <w:szCs w:val="21"/>
              </w:rPr>
              <w:t>装配检验记录</w:t>
            </w:r>
          </w:p>
        </w:tc>
        <w:tc>
          <w:tcPr>
            <w:tcW w:w="1658" w:type="dxa"/>
            <w:vAlign w:val="center"/>
          </w:tcPr>
          <w:p w14:paraId="476BFA76">
            <w:pPr>
              <w:keepNext/>
              <w:snapToGrid w:val="0"/>
              <w:spacing w:before="70" w:after="70" w:line="240" w:lineRule="auto"/>
              <w:ind w:firstLine="0"/>
              <w:jc w:val="center"/>
              <w:rPr>
                <w:sz w:val="21"/>
              </w:rPr>
            </w:pPr>
            <w:r>
              <w:rPr>
                <w:sz w:val="21"/>
                <w:szCs w:val="21"/>
              </w:rPr>
              <w:t>试制</w:t>
            </w:r>
          </w:p>
        </w:tc>
        <w:tc>
          <w:tcPr>
            <w:tcW w:w="2628" w:type="dxa"/>
            <w:vAlign w:val="center"/>
          </w:tcPr>
          <w:p w14:paraId="14745012">
            <w:pPr>
              <w:keepNext/>
              <w:snapToGrid w:val="0"/>
              <w:spacing w:before="70" w:after="70" w:line="240" w:lineRule="auto"/>
              <w:ind w:firstLine="0"/>
              <w:jc w:val="center"/>
              <w:rPr>
                <w:sz w:val="21"/>
              </w:rPr>
            </w:pPr>
            <w:r>
              <w:rPr>
                <w:sz w:val="21"/>
                <w:szCs w:val="21"/>
              </w:rPr>
              <w:t>合同期满后 5 年</w:t>
            </w:r>
          </w:p>
        </w:tc>
      </w:tr>
      <w:tr w14:paraId="4B695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5723A983">
            <w:pPr>
              <w:keepNext/>
              <w:snapToGrid w:val="0"/>
              <w:spacing w:before="70" w:after="70" w:line="240" w:lineRule="auto"/>
              <w:ind w:firstLine="0"/>
              <w:jc w:val="center"/>
              <w:rPr>
                <w:sz w:val="21"/>
              </w:rPr>
            </w:pPr>
            <w:r>
              <w:rPr>
                <w:sz w:val="21"/>
                <w:szCs w:val="21"/>
              </w:rPr>
              <w:t>QR-07</w:t>
            </w:r>
          </w:p>
        </w:tc>
        <w:tc>
          <w:tcPr>
            <w:tcW w:w="3280" w:type="dxa"/>
            <w:vAlign w:val="center"/>
          </w:tcPr>
          <w:p w14:paraId="0E2AEC59">
            <w:pPr>
              <w:keepNext/>
              <w:snapToGrid w:val="0"/>
              <w:spacing w:before="70" w:after="70" w:line="240" w:lineRule="auto"/>
              <w:ind w:firstLine="0"/>
              <w:jc w:val="center"/>
              <w:rPr>
                <w:sz w:val="21"/>
              </w:rPr>
            </w:pPr>
            <w:r>
              <w:rPr>
                <w:sz w:val="21"/>
                <w:szCs w:val="21"/>
              </w:rPr>
              <w:t>电气安全检查表</w:t>
            </w:r>
          </w:p>
        </w:tc>
        <w:tc>
          <w:tcPr>
            <w:tcW w:w="1658" w:type="dxa"/>
            <w:vAlign w:val="center"/>
          </w:tcPr>
          <w:p w14:paraId="1FB9B912">
            <w:pPr>
              <w:keepNext/>
              <w:snapToGrid w:val="0"/>
              <w:spacing w:before="70" w:after="70" w:line="240" w:lineRule="auto"/>
              <w:ind w:firstLine="0"/>
              <w:jc w:val="center"/>
              <w:rPr>
                <w:sz w:val="21"/>
              </w:rPr>
            </w:pPr>
            <w:r>
              <w:rPr>
                <w:sz w:val="21"/>
                <w:szCs w:val="21"/>
              </w:rPr>
              <w:t>试制</w:t>
            </w:r>
          </w:p>
        </w:tc>
        <w:tc>
          <w:tcPr>
            <w:tcW w:w="2628" w:type="dxa"/>
            <w:vAlign w:val="center"/>
          </w:tcPr>
          <w:p w14:paraId="32FDBDDC">
            <w:pPr>
              <w:keepNext/>
              <w:snapToGrid w:val="0"/>
              <w:spacing w:before="70" w:after="70" w:line="240" w:lineRule="auto"/>
              <w:ind w:firstLine="0"/>
              <w:jc w:val="center"/>
              <w:rPr>
                <w:sz w:val="21"/>
              </w:rPr>
            </w:pPr>
            <w:r>
              <w:rPr>
                <w:sz w:val="21"/>
                <w:szCs w:val="21"/>
              </w:rPr>
              <w:t>合同期满后 5 年</w:t>
            </w:r>
          </w:p>
        </w:tc>
      </w:tr>
      <w:tr w14:paraId="7E4F7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24478E2D">
            <w:pPr>
              <w:keepNext/>
              <w:snapToGrid w:val="0"/>
              <w:spacing w:before="70" w:after="70" w:line="240" w:lineRule="auto"/>
              <w:ind w:firstLine="0"/>
              <w:jc w:val="center"/>
              <w:rPr>
                <w:sz w:val="21"/>
              </w:rPr>
            </w:pPr>
            <w:r>
              <w:rPr>
                <w:sz w:val="21"/>
                <w:szCs w:val="21"/>
              </w:rPr>
              <w:t>QR-08</w:t>
            </w:r>
          </w:p>
        </w:tc>
        <w:tc>
          <w:tcPr>
            <w:tcW w:w="3280" w:type="dxa"/>
            <w:vAlign w:val="center"/>
          </w:tcPr>
          <w:p w14:paraId="682610F6">
            <w:pPr>
              <w:keepNext/>
              <w:snapToGrid w:val="0"/>
              <w:spacing w:before="70" w:after="70" w:line="240" w:lineRule="auto"/>
              <w:ind w:firstLine="0"/>
              <w:jc w:val="center"/>
              <w:rPr>
                <w:sz w:val="21"/>
              </w:rPr>
            </w:pPr>
            <w:r>
              <w:rPr>
                <w:sz w:val="21"/>
                <w:szCs w:val="21"/>
              </w:rPr>
              <w:t>相机标定报告</w:t>
            </w:r>
          </w:p>
        </w:tc>
        <w:tc>
          <w:tcPr>
            <w:tcW w:w="1658" w:type="dxa"/>
            <w:vAlign w:val="center"/>
          </w:tcPr>
          <w:p w14:paraId="1765AB8D">
            <w:pPr>
              <w:keepNext/>
              <w:snapToGrid w:val="0"/>
              <w:spacing w:before="70" w:after="70" w:line="240" w:lineRule="auto"/>
              <w:ind w:firstLine="0"/>
              <w:jc w:val="center"/>
              <w:rPr>
                <w:sz w:val="21"/>
              </w:rPr>
            </w:pPr>
            <w:r>
              <w:rPr>
                <w:sz w:val="21"/>
                <w:szCs w:val="21"/>
              </w:rPr>
              <w:t>试制</w:t>
            </w:r>
          </w:p>
        </w:tc>
        <w:tc>
          <w:tcPr>
            <w:tcW w:w="2628" w:type="dxa"/>
            <w:vAlign w:val="center"/>
          </w:tcPr>
          <w:p w14:paraId="3272EF34">
            <w:pPr>
              <w:keepNext/>
              <w:snapToGrid w:val="0"/>
              <w:spacing w:before="70" w:after="70" w:line="240" w:lineRule="auto"/>
              <w:ind w:firstLine="0"/>
              <w:jc w:val="center"/>
              <w:rPr>
                <w:sz w:val="21"/>
              </w:rPr>
            </w:pPr>
            <w:r>
              <w:rPr>
                <w:sz w:val="21"/>
                <w:szCs w:val="21"/>
              </w:rPr>
              <w:t>合同期满后 5 年</w:t>
            </w:r>
          </w:p>
        </w:tc>
      </w:tr>
      <w:tr w14:paraId="697C8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490D39FA">
            <w:pPr>
              <w:keepNext/>
              <w:snapToGrid w:val="0"/>
              <w:spacing w:before="70" w:after="70" w:line="240" w:lineRule="auto"/>
              <w:ind w:firstLine="0"/>
              <w:jc w:val="center"/>
              <w:rPr>
                <w:sz w:val="21"/>
              </w:rPr>
            </w:pPr>
            <w:r>
              <w:rPr>
                <w:sz w:val="21"/>
                <w:szCs w:val="21"/>
              </w:rPr>
              <w:t>QR-09</w:t>
            </w:r>
          </w:p>
        </w:tc>
        <w:tc>
          <w:tcPr>
            <w:tcW w:w="3280" w:type="dxa"/>
            <w:vAlign w:val="center"/>
          </w:tcPr>
          <w:p w14:paraId="1B760A02">
            <w:pPr>
              <w:keepNext/>
              <w:snapToGrid w:val="0"/>
              <w:spacing w:before="70" w:after="70" w:line="240" w:lineRule="auto"/>
              <w:ind w:firstLine="0"/>
              <w:jc w:val="center"/>
              <w:rPr>
                <w:sz w:val="21"/>
              </w:rPr>
            </w:pPr>
            <w:r>
              <w:rPr>
                <w:sz w:val="21"/>
                <w:szCs w:val="21"/>
              </w:rPr>
              <w:t>精度测试报告</w:t>
            </w:r>
          </w:p>
        </w:tc>
        <w:tc>
          <w:tcPr>
            <w:tcW w:w="1658" w:type="dxa"/>
            <w:vAlign w:val="center"/>
          </w:tcPr>
          <w:p w14:paraId="1A6AAE91">
            <w:pPr>
              <w:keepNext/>
              <w:snapToGrid w:val="0"/>
              <w:spacing w:before="70" w:after="70" w:line="240" w:lineRule="auto"/>
              <w:ind w:firstLine="0"/>
              <w:jc w:val="center"/>
              <w:rPr>
                <w:sz w:val="21"/>
              </w:rPr>
            </w:pPr>
            <w:r>
              <w:rPr>
                <w:sz w:val="21"/>
                <w:szCs w:val="21"/>
              </w:rPr>
              <w:t>试制</w:t>
            </w:r>
          </w:p>
        </w:tc>
        <w:tc>
          <w:tcPr>
            <w:tcW w:w="2628" w:type="dxa"/>
            <w:vAlign w:val="center"/>
          </w:tcPr>
          <w:p w14:paraId="09B7C13A">
            <w:pPr>
              <w:keepNext/>
              <w:snapToGrid w:val="0"/>
              <w:spacing w:before="70" w:after="70" w:line="240" w:lineRule="auto"/>
              <w:ind w:firstLine="0"/>
              <w:jc w:val="center"/>
              <w:rPr>
                <w:sz w:val="21"/>
              </w:rPr>
            </w:pPr>
            <w:r>
              <w:rPr>
                <w:sz w:val="21"/>
                <w:szCs w:val="21"/>
              </w:rPr>
              <w:t>合同期满后 5 年</w:t>
            </w:r>
          </w:p>
        </w:tc>
      </w:tr>
      <w:tr w14:paraId="3BD7F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6A06B812">
            <w:pPr>
              <w:keepNext/>
              <w:snapToGrid w:val="0"/>
              <w:spacing w:before="70" w:after="70" w:line="240" w:lineRule="auto"/>
              <w:ind w:firstLine="0"/>
              <w:jc w:val="center"/>
              <w:rPr>
                <w:sz w:val="21"/>
              </w:rPr>
            </w:pPr>
            <w:r>
              <w:rPr>
                <w:sz w:val="21"/>
                <w:szCs w:val="21"/>
              </w:rPr>
              <w:t>QR-10</w:t>
            </w:r>
          </w:p>
        </w:tc>
        <w:tc>
          <w:tcPr>
            <w:tcW w:w="3280" w:type="dxa"/>
            <w:vAlign w:val="center"/>
          </w:tcPr>
          <w:p w14:paraId="1ED0770A">
            <w:pPr>
              <w:keepNext/>
              <w:snapToGrid w:val="0"/>
              <w:spacing w:before="70" w:after="70" w:line="240" w:lineRule="auto"/>
              <w:ind w:firstLine="0"/>
              <w:jc w:val="center"/>
              <w:rPr>
                <w:sz w:val="21"/>
              </w:rPr>
            </w:pPr>
            <w:r>
              <w:rPr>
                <w:sz w:val="21"/>
                <w:szCs w:val="21"/>
              </w:rPr>
              <w:t>软件测试报告</w:t>
            </w:r>
          </w:p>
        </w:tc>
        <w:tc>
          <w:tcPr>
            <w:tcW w:w="1658" w:type="dxa"/>
            <w:vAlign w:val="center"/>
          </w:tcPr>
          <w:p w14:paraId="3E736EB5">
            <w:pPr>
              <w:keepNext/>
              <w:snapToGrid w:val="0"/>
              <w:spacing w:before="70" w:after="70" w:line="240" w:lineRule="auto"/>
              <w:ind w:firstLine="0"/>
              <w:jc w:val="center"/>
              <w:rPr>
                <w:sz w:val="21"/>
              </w:rPr>
            </w:pPr>
            <w:r>
              <w:rPr>
                <w:sz w:val="21"/>
                <w:szCs w:val="21"/>
              </w:rPr>
              <w:t>开发</w:t>
            </w:r>
          </w:p>
        </w:tc>
        <w:tc>
          <w:tcPr>
            <w:tcW w:w="2628" w:type="dxa"/>
            <w:vAlign w:val="center"/>
          </w:tcPr>
          <w:p w14:paraId="6D6AF8CF">
            <w:pPr>
              <w:keepNext/>
              <w:snapToGrid w:val="0"/>
              <w:spacing w:before="70" w:after="70" w:line="240" w:lineRule="auto"/>
              <w:ind w:firstLine="0"/>
              <w:jc w:val="center"/>
              <w:rPr>
                <w:sz w:val="21"/>
              </w:rPr>
            </w:pPr>
            <w:r>
              <w:rPr>
                <w:sz w:val="21"/>
                <w:szCs w:val="21"/>
              </w:rPr>
              <w:t>合同期满后 5 年</w:t>
            </w:r>
          </w:p>
        </w:tc>
      </w:tr>
      <w:tr w14:paraId="01811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67EAC3D8">
            <w:pPr>
              <w:keepNext/>
              <w:snapToGrid w:val="0"/>
              <w:spacing w:before="70" w:after="70" w:line="240" w:lineRule="auto"/>
              <w:ind w:firstLine="0"/>
              <w:jc w:val="center"/>
              <w:rPr>
                <w:sz w:val="21"/>
              </w:rPr>
            </w:pPr>
            <w:r>
              <w:rPr>
                <w:sz w:val="21"/>
                <w:szCs w:val="21"/>
              </w:rPr>
              <w:t>QR-11</w:t>
            </w:r>
          </w:p>
        </w:tc>
        <w:tc>
          <w:tcPr>
            <w:tcW w:w="3280" w:type="dxa"/>
            <w:vAlign w:val="center"/>
          </w:tcPr>
          <w:p w14:paraId="34681262">
            <w:pPr>
              <w:keepNext/>
              <w:snapToGrid w:val="0"/>
              <w:spacing w:before="70" w:after="70" w:line="240" w:lineRule="auto"/>
              <w:ind w:firstLine="0"/>
              <w:jc w:val="center"/>
              <w:rPr>
                <w:sz w:val="21"/>
              </w:rPr>
            </w:pPr>
            <w:r>
              <w:rPr>
                <w:sz w:val="21"/>
                <w:szCs w:val="21"/>
              </w:rPr>
              <w:t>系统联调报告</w:t>
            </w:r>
          </w:p>
        </w:tc>
        <w:tc>
          <w:tcPr>
            <w:tcW w:w="1658" w:type="dxa"/>
            <w:vAlign w:val="center"/>
          </w:tcPr>
          <w:p w14:paraId="1795F612">
            <w:pPr>
              <w:keepNext/>
              <w:snapToGrid w:val="0"/>
              <w:spacing w:before="70" w:after="70" w:line="240" w:lineRule="auto"/>
              <w:ind w:firstLine="0"/>
              <w:jc w:val="center"/>
              <w:rPr>
                <w:sz w:val="21"/>
              </w:rPr>
            </w:pPr>
            <w:r>
              <w:rPr>
                <w:sz w:val="21"/>
                <w:szCs w:val="21"/>
              </w:rPr>
              <w:t>集成</w:t>
            </w:r>
          </w:p>
        </w:tc>
        <w:tc>
          <w:tcPr>
            <w:tcW w:w="2628" w:type="dxa"/>
            <w:vAlign w:val="center"/>
          </w:tcPr>
          <w:p w14:paraId="6F0DDA6A">
            <w:pPr>
              <w:keepNext/>
              <w:snapToGrid w:val="0"/>
              <w:spacing w:before="70" w:after="70" w:line="240" w:lineRule="auto"/>
              <w:ind w:firstLine="0"/>
              <w:jc w:val="center"/>
              <w:rPr>
                <w:sz w:val="21"/>
              </w:rPr>
            </w:pPr>
            <w:r>
              <w:rPr>
                <w:sz w:val="21"/>
                <w:szCs w:val="21"/>
              </w:rPr>
              <w:t>合同期满后 5 年</w:t>
            </w:r>
          </w:p>
        </w:tc>
      </w:tr>
      <w:tr w14:paraId="6974F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50941566">
            <w:pPr>
              <w:keepNext/>
              <w:snapToGrid w:val="0"/>
              <w:spacing w:before="70" w:after="70" w:line="240" w:lineRule="auto"/>
              <w:ind w:firstLine="0"/>
              <w:jc w:val="center"/>
              <w:rPr>
                <w:sz w:val="21"/>
              </w:rPr>
            </w:pPr>
            <w:r>
              <w:rPr>
                <w:sz w:val="21"/>
                <w:szCs w:val="21"/>
              </w:rPr>
              <w:t>QR-12</w:t>
            </w:r>
          </w:p>
        </w:tc>
        <w:tc>
          <w:tcPr>
            <w:tcW w:w="3280" w:type="dxa"/>
            <w:vAlign w:val="center"/>
          </w:tcPr>
          <w:p w14:paraId="5C05BC2D">
            <w:pPr>
              <w:keepNext/>
              <w:snapToGrid w:val="0"/>
              <w:spacing w:before="70" w:after="70" w:line="240" w:lineRule="auto"/>
              <w:ind w:firstLine="0"/>
              <w:jc w:val="center"/>
              <w:rPr>
                <w:sz w:val="21"/>
              </w:rPr>
            </w:pPr>
            <w:r>
              <w:rPr>
                <w:sz w:val="21"/>
                <w:szCs w:val="21"/>
              </w:rPr>
              <w:t>出厂检验报告</w:t>
            </w:r>
          </w:p>
        </w:tc>
        <w:tc>
          <w:tcPr>
            <w:tcW w:w="1658" w:type="dxa"/>
            <w:vAlign w:val="center"/>
          </w:tcPr>
          <w:p w14:paraId="6310F2A5">
            <w:pPr>
              <w:keepNext/>
              <w:snapToGrid w:val="0"/>
              <w:spacing w:before="70" w:after="70" w:line="240" w:lineRule="auto"/>
              <w:ind w:firstLine="0"/>
              <w:jc w:val="center"/>
              <w:rPr>
                <w:sz w:val="21"/>
              </w:rPr>
            </w:pPr>
            <w:r>
              <w:rPr>
                <w:sz w:val="21"/>
                <w:szCs w:val="21"/>
              </w:rPr>
              <w:t>出厂</w:t>
            </w:r>
          </w:p>
        </w:tc>
        <w:tc>
          <w:tcPr>
            <w:tcW w:w="2628" w:type="dxa"/>
            <w:vAlign w:val="center"/>
          </w:tcPr>
          <w:p w14:paraId="1C399E27">
            <w:pPr>
              <w:keepNext/>
              <w:snapToGrid w:val="0"/>
              <w:spacing w:before="70" w:after="70" w:line="240" w:lineRule="auto"/>
              <w:ind w:firstLine="0"/>
              <w:jc w:val="center"/>
              <w:rPr>
                <w:sz w:val="21"/>
              </w:rPr>
            </w:pPr>
            <w:r>
              <w:rPr>
                <w:sz w:val="21"/>
                <w:szCs w:val="21"/>
              </w:rPr>
              <w:t>合同期满后 5 年</w:t>
            </w:r>
          </w:p>
        </w:tc>
      </w:tr>
      <w:tr w14:paraId="0F8F1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47DFA7AC">
            <w:pPr>
              <w:keepNext/>
              <w:snapToGrid w:val="0"/>
              <w:spacing w:before="70" w:after="70" w:line="240" w:lineRule="auto"/>
              <w:ind w:firstLine="0"/>
              <w:jc w:val="center"/>
              <w:rPr>
                <w:sz w:val="21"/>
              </w:rPr>
            </w:pPr>
            <w:r>
              <w:rPr>
                <w:sz w:val="21"/>
                <w:szCs w:val="21"/>
              </w:rPr>
              <w:t>QR-13</w:t>
            </w:r>
          </w:p>
        </w:tc>
        <w:tc>
          <w:tcPr>
            <w:tcW w:w="3280" w:type="dxa"/>
            <w:vAlign w:val="center"/>
          </w:tcPr>
          <w:p w14:paraId="6A304819">
            <w:pPr>
              <w:keepNext/>
              <w:snapToGrid w:val="0"/>
              <w:spacing w:before="70" w:after="70" w:line="240" w:lineRule="auto"/>
              <w:ind w:firstLine="0"/>
              <w:jc w:val="center"/>
              <w:rPr>
                <w:sz w:val="21"/>
              </w:rPr>
            </w:pPr>
            <w:r>
              <w:rPr>
                <w:sz w:val="21"/>
                <w:szCs w:val="21"/>
              </w:rPr>
              <w:t>开箱检验记录</w:t>
            </w:r>
          </w:p>
        </w:tc>
        <w:tc>
          <w:tcPr>
            <w:tcW w:w="1658" w:type="dxa"/>
            <w:vAlign w:val="center"/>
          </w:tcPr>
          <w:p w14:paraId="594AE662">
            <w:pPr>
              <w:keepNext/>
              <w:snapToGrid w:val="0"/>
              <w:spacing w:before="70" w:after="70" w:line="240" w:lineRule="auto"/>
              <w:ind w:firstLine="0"/>
              <w:jc w:val="center"/>
              <w:rPr>
                <w:sz w:val="21"/>
              </w:rPr>
            </w:pPr>
            <w:r>
              <w:rPr>
                <w:sz w:val="21"/>
                <w:szCs w:val="21"/>
              </w:rPr>
              <w:t>现场</w:t>
            </w:r>
          </w:p>
        </w:tc>
        <w:tc>
          <w:tcPr>
            <w:tcW w:w="2628" w:type="dxa"/>
            <w:vAlign w:val="center"/>
          </w:tcPr>
          <w:p w14:paraId="29752EBF">
            <w:pPr>
              <w:keepNext/>
              <w:snapToGrid w:val="0"/>
              <w:spacing w:before="70" w:after="70" w:line="240" w:lineRule="auto"/>
              <w:ind w:firstLine="0"/>
              <w:jc w:val="center"/>
              <w:rPr>
                <w:sz w:val="21"/>
              </w:rPr>
            </w:pPr>
            <w:r>
              <w:rPr>
                <w:sz w:val="21"/>
                <w:szCs w:val="21"/>
              </w:rPr>
              <w:t>合同期满后 5 年</w:t>
            </w:r>
          </w:p>
        </w:tc>
      </w:tr>
      <w:tr w14:paraId="097EF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7EEC0597">
            <w:pPr>
              <w:keepNext/>
              <w:snapToGrid w:val="0"/>
              <w:spacing w:before="70" w:after="70" w:line="240" w:lineRule="auto"/>
              <w:ind w:firstLine="0"/>
              <w:jc w:val="center"/>
              <w:rPr>
                <w:sz w:val="21"/>
              </w:rPr>
            </w:pPr>
            <w:r>
              <w:rPr>
                <w:sz w:val="21"/>
                <w:szCs w:val="21"/>
              </w:rPr>
              <w:t>QR-14</w:t>
            </w:r>
          </w:p>
        </w:tc>
        <w:tc>
          <w:tcPr>
            <w:tcW w:w="3280" w:type="dxa"/>
            <w:vAlign w:val="center"/>
          </w:tcPr>
          <w:p w14:paraId="3F9F67DE">
            <w:pPr>
              <w:keepNext/>
              <w:snapToGrid w:val="0"/>
              <w:spacing w:before="70" w:after="70" w:line="240" w:lineRule="auto"/>
              <w:ind w:firstLine="0"/>
              <w:jc w:val="center"/>
              <w:rPr>
                <w:sz w:val="21"/>
              </w:rPr>
            </w:pPr>
            <w:r>
              <w:rPr>
                <w:sz w:val="21"/>
                <w:szCs w:val="21"/>
              </w:rPr>
              <w:t>现场标定记录</w:t>
            </w:r>
          </w:p>
        </w:tc>
        <w:tc>
          <w:tcPr>
            <w:tcW w:w="1658" w:type="dxa"/>
            <w:vAlign w:val="center"/>
          </w:tcPr>
          <w:p w14:paraId="61608CC8">
            <w:pPr>
              <w:keepNext/>
              <w:snapToGrid w:val="0"/>
              <w:spacing w:before="70" w:after="70" w:line="240" w:lineRule="auto"/>
              <w:ind w:firstLine="0"/>
              <w:jc w:val="center"/>
              <w:rPr>
                <w:sz w:val="21"/>
              </w:rPr>
            </w:pPr>
            <w:r>
              <w:rPr>
                <w:sz w:val="21"/>
                <w:szCs w:val="21"/>
              </w:rPr>
              <w:t>现场</w:t>
            </w:r>
          </w:p>
        </w:tc>
        <w:tc>
          <w:tcPr>
            <w:tcW w:w="2628" w:type="dxa"/>
            <w:vAlign w:val="center"/>
          </w:tcPr>
          <w:p w14:paraId="5005CC64">
            <w:pPr>
              <w:keepNext/>
              <w:snapToGrid w:val="0"/>
              <w:spacing w:before="70" w:after="70" w:line="240" w:lineRule="auto"/>
              <w:ind w:firstLine="0"/>
              <w:jc w:val="center"/>
              <w:rPr>
                <w:sz w:val="21"/>
              </w:rPr>
            </w:pPr>
            <w:r>
              <w:rPr>
                <w:sz w:val="21"/>
                <w:szCs w:val="21"/>
              </w:rPr>
              <w:t>合同期满后 5 年</w:t>
            </w:r>
          </w:p>
        </w:tc>
      </w:tr>
      <w:tr w14:paraId="4B7AC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679E5BF6">
            <w:pPr>
              <w:keepNext/>
              <w:snapToGrid w:val="0"/>
              <w:spacing w:before="70" w:after="70" w:line="240" w:lineRule="auto"/>
              <w:ind w:firstLine="0"/>
              <w:jc w:val="center"/>
              <w:rPr>
                <w:sz w:val="21"/>
              </w:rPr>
            </w:pPr>
            <w:r>
              <w:rPr>
                <w:sz w:val="21"/>
                <w:szCs w:val="21"/>
              </w:rPr>
              <w:t>QR-15</w:t>
            </w:r>
          </w:p>
        </w:tc>
        <w:tc>
          <w:tcPr>
            <w:tcW w:w="3280" w:type="dxa"/>
            <w:vAlign w:val="center"/>
          </w:tcPr>
          <w:p w14:paraId="413ADCFC">
            <w:pPr>
              <w:keepNext/>
              <w:snapToGrid w:val="0"/>
              <w:spacing w:before="70" w:after="70" w:line="240" w:lineRule="auto"/>
              <w:ind w:firstLine="0"/>
              <w:jc w:val="center"/>
              <w:rPr>
                <w:sz w:val="21"/>
              </w:rPr>
            </w:pPr>
            <w:r>
              <w:rPr>
                <w:sz w:val="21"/>
                <w:szCs w:val="21"/>
              </w:rPr>
              <w:t>采集质检记录</w:t>
            </w:r>
          </w:p>
        </w:tc>
        <w:tc>
          <w:tcPr>
            <w:tcW w:w="1658" w:type="dxa"/>
            <w:vAlign w:val="center"/>
          </w:tcPr>
          <w:p w14:paraId="0A3C899D">
            <w:pPr>
              <w:keepNext/>
              <w:snapToGrid w:val="0"/>
              <w:spacing w:before="70" w:after="70" w:line="240" w:lineRule="auto"/>
              <w:ind w:firstLine="0"/>
              <w:jc w:val="center"/>
              <w:rPr>
                <w:sz w:val="21"/>
              </w:rPr>
            </w:pPr>
            <w:r>
              <w:rPr>
                <w:sz w:val="21"/>
                <w:szCs w:val="21"/>
              </w:rPr>
              <w:t>现场</w:t>
            </w:r>
          </w:p>
        </w:tc>
        <w:tc>
          <w:tcPr>
            <w:tcW w:w="2628" w:type="dxa"/>
            <w:vAlign w:val="center"/>
          </w:tcPr>
          <w:p w14:paraId="4F780C40">
            <w:pPr>
              <w:keepNext/>
              <w:snapToGrid w:val="0"/>
              <w:spacing w:before="70" w:after="70" w:line="240" w:lineRule="auto"/>
              <w:ind w:firstLine="0"/>
              <w:jc w:val="center"/>
              <w:rPr>
                <w:sz w:val="21"/>
              </w:rPr>
            </w:pPr>
            <w:r>
              <w:rPr>
                <w:sz w:val="21"/>
                <w:szCs w:val="21"/>
              </w:rPr>
              <w:t>合同期满后 5 年</w:t>
            </w:r>
          </w:p>
        </w:tc>
      </w:tr>
      <w:tr w14:paraId="4CFC0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3F2F3324">
            <w:pPr>
              <w:keepNext/>
              <w:snapToGrid w:val="0"/>
              <w:spacing w:before="70" w:after="70" w:line="240" w:lineRule="auto"/>
              <w:ind w:firstLine="0"/>
              <w:jc w:val="center"/>
              <w:rPr>
                <w:sz w:val="21"/>
              </w:rPr>
            </w:pPr>
            <w:r>
              <w:rPr>
                <w:sz w:val="21"/>
                <w:szCs w:val="21"/>
              </w:rPr>
              <w:t>QR-16</w:t>
            </w:r>
          </w:p>
        </w:tc>
        <w:tc>
          <w:tcPr>
            <w:tcW w:w="3280" w:type="dxa"/>
            <w:vAlign w:val="center"/>
          </w:tcPr>
          <w:p w14:paraId="10C9D3A2">
            <w:pPr>
              <w:keepNext/>
              <w:snapToGrid w:val="0"/>
              <w:spacing w:before="70" w:after="70" w:line="240" w:lineRule="auto"/>
              <w:ind w:firstLine="0"/>
              <w:jc w:val="center"/>
              <w:rPr>
                <w:sz w:val="21"/>
              </w:rPr>
            </w:pPr>
            <w:r>
              <w:rPr>
                <w:sz w:val="21"/>
                <w:szCs w:val="21"/>
              </w:rPr>
              <w:t>数据完整性检查记录</w:t>
            </w:r>
          </w:p>
        </w:tc>
        <w:tc>
          <w:tcPr>
            <w:tcW w:w="1658" w:type="dxa"/>
            <w:vAlign w:val="center"/>
          </w:tcPr>
          <w:p w14:paraId="29C8A261">
            <w:pPr>
              <w:keepNext/>
              <w:snapToGrid w:val="0"/>
              <w:spacing w:before="70" w:after="70" w:line="240" w:lineRule="auto"/>
              <w:ind w:firstLine="0"/>
              <w:jc w:val="center"/>
              <w:rPr>
                <w:sz w:val="21"/>
              </w:rPr>
            </w:pPr>
            <w:r>
              <w:rPr>
                <w:sz w:val="21"/>
                <w:szCs w:val="21"/>
              </w:rPr>
              <w:t>内业</w:t>
            </w:r>
          </w:p>
        </w:tc>
        <w:tc>
          <w:tcPr>
            <w:tcW w:w="2628" w:type="dxa"/>
            <w:vAlign w:val="center"/>
          </w:tcPr>
          <w:p w14:paraId="110A2361">
            <w:pPr>
              <w:keepNext/>
              <w:snapToGrid w:val="0"/>
              <w:spacing w:before="70" w:after="70" w:line="240" w:lineRule="auto"/>
              <w:ind w:firstLine="0"/>
              <w:jc w:val="center"/>
              <w:rPr>
                <w:sz w:val="21"/>
              </w:rPr>
            </w:pPr>
            <w:r>
              <w:rPr>
                <w:sz w:val="21"/>
                <w:szCs w:val="21"/>
              </w:rPr>
              <w:t>合同期满后 5 年</w:t>
            </w:r>
          </w:p>
        </w:tc>
      </w:tr>
      <w:tr w14:paraId="58503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7B8A6514">
            <w:pPr>
              <w:keepNext/>
              <w:snapToGrid w:val="0"/>
              <w:spacing w:before="70" w:after="70" w:line="240" w:lineRule="auto"/>
              <w:ind w:firstLine="0"/>
              <w:jc w:val="center"/>
              <w:rPr>
                <w:sz w:val="21"/>
              </w:rPr>
            </w:pPr>
            <w:r>
              <w:rPr>
                <w:sz w:val="21"/>
                <w:szCs w:val="21"/>
              </w:rPr>
              <w:t>QR-17</w:t>
            </w:r>
          </w:p>
        </w:tc>
        <w:tc>
          <w:tcPr>
            <w:tcW w:w="3280" w:type="dxa"/>
            <w:vAlign w:val="center"/>
          </w:tcPr>
          <w:p w14:paraId="07549772">
            <w:pPr>
              <w:keepNext/>
              <w:snapToGrid w:val="0"/>
              <w:spacing w:before="70" w:after="70" w:line="240" w:lineRule="auto"/>
              <w:ind w:firstLine="0"/>
              <w:jc w:val="center"/>
              <w:rPr>
                <w:sz w:val="21"/>
              </w:rPr>
            </w:pPr>
            <w:r>
              <w:rPr>
                <w:sz w:val="21"/>
                <w:szCs w:val="21"/>
              </w:rPr>
              <w:t>精度评定报告</w:t>
            </w:r>
          </w:p>
        </w:tc>
        <w:tc>
          <w:tcPr>
            <w:tcW w:w="1658" w:type="dxa"/>
            <w:vAlign w:val="center"/>
          </w:tcPr>
          <w:p w14:paraId="5342A889">
            <w:pPr>
              <w:keepNext/>
              <w:snapToGrid w:val="0"/>
              <w:spacing w:before="70" w:after="70" w:line="240" w:lineRule="auto"/>
              <w:ind w:firstLine="0"/>
              <w:jc w:val="center"/>
              <w:rPr>
                <w:sz w:val="21"/>
              </w:rPr>
            </w:pPr>
            <w:r>
              <w:rPr>
                <w:sz w:val="21"/>
                <w:szCs w:val="21"/>
              </w:rPr>
              <w:t>内业</w:t>
            </w:r>
          </w:p>
        </w:tc>
        <w:tc>
          <w:tcPr>
            <w:tcW w:w="2628" w:type="dxa"/>
            <w:vAlign w:val="center"/>
          </w:tcPr>
          <w:p w14:paraId="3F486B7B">
            <w:pPr>
              <w:keepNext/>
              <w:snapToGrid w:val="0"/>
              <w:spacing w:before="70" w:after="70" w:line="240" w:lineRule="auto"/>
              <w:ind w:firstLine="0"/>
              <w:jc w:val="center"/>
              <w:rPr>
                <w:sz w:val="21"/>
              </w:rPr>
            </w:pPr>
            <w:r>
              <w:rPr>
                <w:sz w:val="21"/>
                <w:szCs w:val="21"/>
              </w:rPr>
              <w:t>合同期满后 5 年</w:t>
            </w:r>
          </w:p>
        </w:tc>
      </w:tr>
      <w:tr w14:paraId="62C6DC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17EBFBA1">
            <w:pPr>
              <w:keepNext/>
              <w:snapToGrid w:val="0"/>
              <w:spacing w:before="70" w:after="70" w:line="240" w:lineRule="auto"/>
              <w:ind w:firstLine="0"/>
              <w:jc w:val="center"/>
              <w:rPr>
                <w:sz w:val="21"/>
              </w:rPr>
            </w:pPr>
            <w:r>
              <w:rPr>
                <w:sz w:val="21"/>
                <w:szCs w:val="21"/>
              </w:rPr>
              <w:t>QR-18</w:t>
            </w:r>
          </w:p>
        </w:tc>
        <w:tc>
          <w:tcPr>
            <w:tcW w:w="3280" w:type="dxa"/>
            <w:vAlign w:val="center"/>
          </w:tcPr>
          <w:p w14:paraId="532100B7">
            <w:pPr>
              <w:keepNext/>
              <w:snapToGrid w:val="0"/>
              <w:spacing w:before="70" w:after="70" w:line="240" w:lineRule="auto"/>
              <w:ind w:firstLine="0"/>
              <w:jc w:val="center"/>
              <w:rPr>
                <w:sz w:val="21"/>
              </w:rPr>
            </w:pPr>
            <w:r>
              <w:rPr>
                <w:sz w:val="21"/>
                <w:szCs w:val="21"/>
              </w:rPr>
              <w:t>缺陷复核记录</w:t>
            </w:r>
          </w:p>
        </w:tc>
        <w:tc>
          <w:tcPr>
            <w:tcW w:w="1658" w:type="dxa"/>
            <w:vAlign w:val="center"/>
          </w:tcPr>
          <w:p w14:paraId="34255348">
            <w:pPr>
              <w:keepNext/>
              <w:snapToGrid w:val="0"/>
              <w:spacing w:before="70" w:after="70" w:line="240" w:lineRule="auto"/>
              <w:ind w:firstLine="0"/>
              <w:jc w:val="center"/>
              <w:rPr>
                <w:sz w:val="21"/>
              </w:rPr>
            </w:pPr>
            <w:r>
              <w:rPr>
                <w:sz w:val="21"/>
                <w:szCs w:val="21"/>
              </w:rPr>
              <w:t>内业</w:t>
            </w:r>
          </w:p>
        </w:tc>
        <w:tc>
          <w:tcPr>
            <w:tcW w:w="2628" w:type="dxa"/>
            <w:vAlign w:val="center"/>
          </w:tcPr>
          <w:p w14:paraId="16F8D317">
            <w:pPr>
              <w:keepNext/>
              <w:snapToGrid w:val="0"/>
              <w:spacing w:before="70" w:after="70" w:line="240" w:lineRule="auto"/>
              <w:ind w:firstLine="0"/>
              <w:jc w:val="center"/>
              <w:rPr>
                <w:sz w:val="21"/>
              </w:rPr>
            </w:pPr>
            <w:r>
              <w:rPr>
                <w:sz w:val="21"/>
                <w:szCs w:val="21"/>
              </w:rPr>
              <w:t>合同期满后 5 年</w:t>
            </w:r>
          </w:p>
        </w:tc>
      </w:tr>
      <w:tr w14:paraId="29BC9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01FFDE49">
            <w:pPr>
              <w:keepNext/>
              <w:snapToGrid w:val="0"/>
              <w:spacing w:before="70" w:after="70" w:line="240" w:lineRule="auto"/>
              <w:ind w:firstLine="0"/>
              <w:jc w:val="center"/>
              <w:rPr>
                <w:sz w:val="21"/>
              </w:rPr>
            </w:pPr>
            <w:r>
              <w:rPr>
                <w:sz w:val="21"/>
                <w:szCs w:val="21"/>
              </w:rPr>
              <w:t>QR-19</w:t>
            </w:r>
          </w:p>
        </w:tc>
        <w:tc>
          <w:tcPr>
            <w:tcW w:w="3280" w:type="dxa"/>
            <w:vAlign w:val="center"/>
          </w:tcPr>
          <w:p w14:paraId="4FFF407B">
            <w:pPr>
              <w:keepNext/>
              <w:snapToGrid w:val="0"/>
              <w:spacing w:before="70" w:after="70" w:line="240" w:lineRule="auto"/>
              <w:ind w:firstLine="0"/>
              <w:jc w:val="center"/>
              <w:rPr>
                <w:sz w:val="21"/>
              </w:rPr>
            </w:pPr>
            <w:r>
              <w:rPr>
                <w:sz w:val="21"/>
                <w:szCs w:val="21"/>
              </w:rPr>
              <w:t>三级校审记录</w:t>
            </w:r>
          </w:p>
        </w:tc>
        <w:tc>
          <w:tcPr>
            <w:tcW w:w="1658" w:type="dxa"/>
            <w:vAlign w:val="center"/>
          </w:tcPr>
          <w:p w14:paraId="0E597DBD">
            <w:pPr>
              <w:keepNext/>
              <w:snapToGrid w:val="0"/>
              <w:spacing w:before="70" w:after="70" w:line="240" w:lineRule="auto"/>
              <w:ind w:firstLine="0"/>
              <w:jc w:val="center"/>
              <w:rPr>
                <w:sz w:val="21"/>
              </w:rPr>
            </w:pPr>
            <w:r>
              <w:rPr>
                <w:sz w:val="21"/>
                <w:szCs w:val="21"/>
              </w:rPr>
              <w:t>成果</w:t>
            </w:r>
          </w:p>
        </w:tc>
        <w:tc>
          <w:tcPr>
            <w:tcW w:w="2628" w:type="dxa"/>
            <w:vAlign w:val="center"/>
          </w:tcPr>
          <w:p w14:paraId="1A3977FB">
            <w:pPr>
              <w:keepNext/>
              <w:snapToGrid w:val="0"/>
              <w:spacing w:before="70" w:after="70" w:line="240" w:lineRule="auto"/>
              <w:ind w:firstLine="0"/>
              <w:jc w:val="center"/>
              <w:rPr>
                <w:sz w:val="21"/>
              </w:rPr>
            </w:pPr>
            <w:r>
              <w:rPr>
                <w:sz w:val="21"/>
                <w:szCs w:val="21"/>
              </w:rPr>
              <w:t>合同期满后 5 年</w:t>
            </w:r>
          </w:p>
        </w:tc>
      </w:tr>
      <w:tr w14:paraId="427DC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4" w:type="dxa"/>
            <w:vAlign w:val="center"/>
          </w:tcPr>
          <w:p w14:paraId="428B7574">
            <w:pPr>
              <w:keepNext/>
              <w:snapToGrid w:val="0"/>
              <w:spacing w:before="70" w:after="70" w:line="240" w:lineRule="auto"/>
              <w:ind w:firstLine="0"/>
              <w:jc w:val="center"/>
              <w:rPr>
                <w:sz w:val="21"/>
              </w:rPr>
            </w:pPr>
            <w:r>
              <w:rPr>
                <w:sz w:val="21"/>
                <w:szCs w:val="21"/>
              </w:rPr>
              <w:t>QR-20</w:t>
            </w:r>
          </w:p>
        </w:tc>
        <w:tc>
          <w:tcPr>
            <w:tcW w:w="3280" w:type="dxa"/>
            <w:vAlign w:val="center"/>
          </w:tcPr>
          <w:p w14:paraId="7B25B735">
            <w:pPr>
              <w:keepNext/>
              <w:snapToGrid w:val="0"/>
              <w:spacing w:before="70" w:after="70" w:line="240" w:lineRule="auto"/>
              <w:ind w:firstLine="0"/>
              <w:jc w:val="center"/>
              <w:rPr>
                <w:sz w:val="21"/>
              </w:rPr>
            </w:pPr>
            <w:r>
              <w:rPr>
                <w:sz w:val="21"/>
                <w:szCs w:val="21"/>
              </w:rPr>
              <w:t>不合格品处置记录</w:t>
            </w:r>
          </w:p>
        </w:tc>
        <w:tc>
          <w:tcPr>
            <w:tcW w:w="1658" w:type="dxa"/>
            <w:vAlign w:val="center"/>
          </w:tcPr>
          <w:p w14:paraId="70F264D0">
            <w:pPr>
              <w:keepNext/>
              <w:snapToGrid w:val="0"/>
              <w:spacing w:before="70" w:after="70" w:line="240" w:lineRule="auto"/>
              <w:ind w:firstLine="0"/>
              <w:jc w:val="center"/>
              <w:rPr>
                <w:sz w:val="21"/>
              </w:rPr>
            </w:pPr>
            <w:r>
              <w:rPr>
                <w:sz w:val="21"/>
                <w:szCs w:val="21"/>
              </w:rPr>
              <w:t>全过程</w:t>
            </w:r>
          </w:p>
        </w:tc>
        <w:tc>
          <w:tcPr>
            <w:tcW w:w="2628" w:type="dxa"/>
            <w:vAlign w:val="center"/>
          </w:tcPr>
          <w:p w14:paraId="1E126372">
            <w:pPr>
              <w:keepNext/>
              <w:snapToGrid w:val="0"/>
              <w:spacing w:before="70" w:after="70" w:line="240" w:lineRule="auto"/>
              <w:ind w:firstLine="0"/>
              <w:jc w:val="center"/>
              <w:rPr>
                <w:sz w:val="21"/>
              </w:rPr>
            </w:pPr>
            <w:r>
              <w:rPr>
                <w:sz w:val="21"/>
                <w:szCs w:val="21"/>
              </w:rPr>
              <w:t>合同期满后 5 年</w:t>
            </w:r>
          </w:p>
        </w:tc>
      </w:tr>
    </w:tbl>
    <w:p w14:paraId="6DF516F6">
      <w:pPr>
        <w:spacing w:line="240" w:lineRule="auto"/>
      </w:pPr>
    </w:p>
    <w:p w14:paraId="6E7ED7AC">
      <w:pPr>
        <w:pStyle w:val="5"/>
      </w:pPr>
      <w:bookmarkStart w:id="228" w:name="_Toc12401"/>
      <w:r>
        <w:rPr>
          <w:szCs w:val="32"/>
        </w:rPr>
        <w:t>2.11.5 危险源辨识与风险控制清单</w:t>
      </w:r>
      <w:bookmarkEnd w:id="228"/>
    </w:p>
    <w:tbl>
      <w:tblPr>
        <w:tblStyle w:val="32"/>
        <w:tblW w:w="93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596"/>
        <w:gridCol w:w="1386"/>
        <w:gridCol w:w="1179"/>
        <w:gridCol w:w="3066"/>
        <w:gridCol w:w="1386"/>
      </w:tblGrid>
      <w:tr w14:paraId="3F662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1324C884">
            <w:pPr>
              <w:keepNext/>
              <w:snapToGrid w:val="0"/>
              <w:spacing w:before="70" w:after="70" w:line="240" w:lineRule="auto"/>
              <w:ind w:firstLine="0"/>
              <w:jc w:val="center"/>
              <w:rPr>
                <w:b/>
                <w:sz w:val="21"/>
              </w:rPr>
            </w:pPr>
            <w:r>
              <w:rPr>
                <w:b/>
                <w:sz w:val="21"/>
                <w:szCs w:val="21"/>
              </w:rPr>
              <w:t>序号</w:t>
            </w:r>
          </w:p>
        </w:tc>
        <w:tc>
          <w:tcPr>
            <w:tcW w:w="1596" w:type="dxa"/>
            <w:shd w:val="clear" w:color="auto" w:fill="E7E6E6"/>
            <w:vAlign w:val="center"/>
          </w:tcPr>
          <w:p w14:paraId="052D1A24">
            <w:pPr>
              <w:keepNext/>
              <w:snapToGrid w:val="0"/>
              <w:spacing w:before="70" w:after="70" w:line="240" w:lineRule="auto"/>
              <w:ind w:firstLine="0"/>
              <w:jc w:val="center"/>
              <w:rPr>
                <w:b/>
                <w:sz w:val="21"/>
              </w:rPr>
            </w:pPr>
            <w:r>
              <w:rPr>
                <w:b/>
                <w:sz w:val="21"/>
                <w:szCs w:val="21"/>
              </w:rPr>
              <w:t>作业活动</w:t>
            </w:r>
          </w:p>
        </w:tc>
        <w:tc>
          <w:tcPr>
            <w:tcW w:w="1386" w:type="dxa"/>
            <w:shd w:val="clear" w:color="auto" w:fill="E7E6E6"/>
            <w:vAlign w:val="center"/>
          </w:tcPr>
          <w:p w14:paraId="2E5094AC">
            <w:pPr>
              <w:keepNext/>
              <w:snapToGrid w:val="0"/>
              <w:spacing w:before="70" w:after="70" w:line="240" w:lineRule="auto"/>
              <w:ind w:firstLine="0"/>
              <w:jc w:val="center"/>
              <w:rPr>
                <w:b/>
                <w:sz w:val="21"/>
              </w:rPr>
            </w:pPr>
            <w:r>
              <w:rPr>
                <w:b/>
                <w:sz w:val="21"/>
                <w:szCs w:val="21"/>
              </w:rPr>
              <w:t>危险源</w:t>
            </w:r>
          </w:p>
        </w:tc>
        <w:tc>
          <w:tcPr>
            <w:tcW w:w="1179" w:type="dxa"/>
            <w:shd w:val="clear" w:color="auto" w:fill="E7E6E6"/>
            <w:vAlign w:val="center"/>
          </w:tcPr>
          <w:p w14:paraId="646449CC">
            <w:pPr>
              <w:keepNext/>
              <w:snapToGrid w:val="0"/>
              <w:spacing w:before="70" w:after="70" w:line="240" w:lineRule="auto"/>
              <w:ind w:firstLine="0"/>
              <w:jc w:val="center"/>
              <w:rPr>
                <w:b/>
                <w:sz w:val="21"/>
              </w:rPr>
            </w:pPr>
            <w:r>
              <w:rPr>
                <w:b/>
                <w:sz w:val="21"/>
                <w:szCs w:val="21"/>
              </w:rPr>
              <w:t>风险等级</w:t>
            </w:r>
          </w:p>
        </w:tc>
        <w:tc>
          <w:tcPr>
            <w:tcW w:w="3066" w:type="dxa"/>
            <w:shd w:val="clear" w:color="auto" w:fill="E7E6E6"/>
            <w:vAlign w:val="center"/>
          </w:tcPr>
          <w:p w14:paraId="7670039A">
            <w:pPr>
              <w:keepNext/>
              <w:snapToGrid w:val="0"/>
              <w:spacing w:before="70" w:after="70" w:line="240" w:lineRule="auto"/>
              <w:ind w:firstLine="0"/>
              <w:jc w:val="center"/>
              <w:rPr>
                <w:b/>
                <w:sz w:val="21"/>
              </w:rPr>
            </w:pPr>
            <w:r>
              <w:rPr>
                <w:b/>
                <w:sz w:val="21"/>
                <w:szCs w:val="21"/>
              </w:rPr>
              <w:t>控制措施</w:t>
            </w:r>
          </w:p>
        </w:tc>
        <w:tc>
          <w:tcPr>
            <w:tcW w:w="1386" w:type="dxa"/>
            <w:shd w:val="clear" w:color="auto" w:fill="E7E6E6"/>
            <w:vAlign w:val="center"/>
          </w:tcPr>
          <w:p w14:paraId="42472BBF">
            <w:pPr>
              <w:keepNext/>
              <w:snapToGrid w:val="0"/>
              <w:spacing w:before="70" w:after="70" w:line="240" w:lineRule="auto"/>
              <w:ind w:firstLine="0"/>
              <w:jc w:val="center"/>
              <w:rPr>
                <w:b/>
                <w:sz w:val="21"/>
              </w:rPr>
            </w:pPr>
            <w:r>
              <w:rPr>
                <w:b/>
                <w:sz w:val="21"/>
                <w:szCs w:val="21"/>
              </w:rPr>
              <w:t>责任人</w:t>
            </w:r>
          </w:p>
        </w:tc>
      </w:tr>
      <w:tr w14:paraId="5161D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20AAB5">
            <w:pPr>
              <w:keepNext/>
              <w:snapToGrid w:val="0"/>
              <w:spacing w:before="70" w:after="70" w:line="240" w:lineRule="auto"/>
              <w:ind w:firstLine="0"/>
              <w:jc w:val="center"/>
              <w:rPr>
                <w:sz w:val="21"/>
              </w:rPr>
            </w:pPr>
            <w:r>
              <w:rPr>
                <w:sz w:val="21"/>
                <w:szCs w:val="21"/>
              </w:rPr>
              <w:t>1</w:t>
            </w:r>
          </w:p>
        </w:tc>
        <w:tc>
          <w:tcPr>
            <w:tcW w:w="1596" w:type="dxa"/>
            <w:vAlign w:val="center"/>
          </w:tcPr>
          <w:p w14:paraId="1C41AEDC">
            <w:pPr>
              <w:keepNext/>
              <w:snapToGrid w:val="0"/>
              <w:spacing w:before="70" w:after="70" w:line="240" w:lineRule="auto"/>
              <w:ind w:firstLine="0"/>
              <w:jc w:val="center"/>
              <w:rPr>
                <w:sz w:val="21"/>
              </w:rPr>
            </w:pPr>
            <w:r>
              <w:rPr>
                <w:sz w:val="21"/>
                <w:szCs w:val="21"/>
              </w:rPr>
              <w:t>闸室进出</w:t>
            </w:r>
          </w:p>
        </w:tc>
        <w:tc>
          <w:tcPr>
            <w:tcW w:w="1386" w:type="dxa"/>
            <w:vAlign w:val="center"/>
          </w:tcPr>
          <w:p w14:paraId="1EDDDDE1">
            <w:pPr>
              <w:keepNext/>
              <w:snapToGrid w:val="0"/>
              <w:spacing w:before="70" w:after="70" w:line="240" w:lineRule="auto"/>
              <w:ind w:firstLine="0"/>
              <w:jc w:val="left"/>
              <w:rPr>
                <w:sz w:val="21"/>
              </w:rPr>
            </w:pPr>
            <w:r>
              <w:rPr>
                <w:sz w:val="21"/>
                <w:szCs w:val="21"/>
              </w:rPr>
              <w:t>爬梯坠落</w:t>
            </w:r>
          </w:p>
        </w:tc>
        <w:tc>
          <w:tcPr>
            <w:tcW w:w="1179" w:type="dxa"/>
            <w:vAlign w:val="center"/>
          </w:tcPr>
          <w:p w14:paraId="4095BDCE">
            <w:pPr>
              <w:keepNext/>
              <w:snapToGrid w:val="0"/>
              <w:spacing w:before="70" w:after="70" w:line="240" w:lineRule="auto"/>
              <w:ind w:firstLine="0"/>
              <w:jc w:val="center"/>
              <w:rPr>
                <w:sz w:val="21"/>
              </w:rPr>
            </w:pPr>
            <w:r>
              <w:rPr>
                <w:sz w:val="21"/>
                <w:szCs w:val="21"/>
              </w:rPr>
              <w:t>中</w:t>
            </w:r>
          </w:p>
        </w:tc>
        <w:tc>
          <w:tcPr>
            <w:tcW w:w="3066" w:type="dxa"/>
            <w:vAlign w:val="center"/>
          </w:tcPr>
          <w:p w14:paraId="4B9F6319">
            <w:pPr>
              <w:keepNext/>
              <w:snapToGrid w:val="0"/>
              <w:spacing w:before="70" w:after="70" w:line="240" w:lineRule="auto"/>
              <w:ind w:firstLine="0"/>
              <w:jc w:val="left"/>
              <w:rPr>
                <w:sz w:val="21"/>
              </w:rPr>
            </w:pPr>
            <w:r>
              <w:rPr>
                <w:sz w:val="21"/>
                <w:szCs w:val="21"/>
              </w:rPr>
              <w:t>安全带、双钩、专人监护</w:t>
            </w:r>
          </w:p>
        </w:tc>
        <w:tc>
          <w:tcPr>
            <w:tcW w:w="1386" w:type="dxa"/>
            <w:vAlign w:val="center"/>
          </w:tcPr>
          <w:p w14:paraId="3CA99910">
            <w:pPr>
              <w:keepNext/>
              <w:snapToGrid w:val="0"/>
              <w:spacing w:before="70" w:after="70" w:line="240" w:lineRule="auto"/>
              <w:ind w:firstLine="0"/>
              <w:jc w:val="left"/>
              <w:rPr>
                <w:sz w:val="21"/>
              </w:rPr>
            </w:pPr>
            <w:r>
              <w:rPr>
                <w:sz w:val="21"/>
                <w:szCs w:val="21"/>
              </w:rPr>
              <w:t>安全员</w:t>
            </w:r>
          </w:p>
        </w:tc>
      </w:tr>
      <w:tr w14:paraId="5F6EE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0DA3FD5">
            <w:pPr>
              <w:keepNext/>
              <w:snapToGrid w:val="0"/>
              <w:spacing w:before="70" w:after="70" w:line="240" w:lineRule="auto"/>
              <w:ind w:firstLine="0"/>
              <w:jc w:val="center"/>
              <w:rPr>
                <w:sz w:val="21"/>
              </w:rPr>
            </w:pPr>
            <w:r>
              <w:rPr>
                <w:sz w:val="21"/>
                <w:szCs w:val="21"/>
              </w:rPr>
              <w:t>2</w:t>
            </w:r>
          </w:p>
        </w:tc>
        <w:tc>
          <w:tcPr>
            <w:tcW w:w="1596" w:type="dxa"/>
            <w:vAlign w:val="center"/>
          </w:tcPr>
          <w:p w14:paraId="3FCFA3F3">
            <w:pPr>
              <w:keepNext/>
              <w:snapToGrid w:val="0"/>
              <w:spacing w:before="70" w:after="70" w:line="240" w:lineRule="auto"/>
              <w:ind w:firstLine="0"/>
              <w:jc w:val="center"/>
              <w:rPr>
                <w:sz w:val="21"/>
              </w:rPr>
            </w:pPr>
            <w:r>
              <w:rPr>
                <w:sz w:val="21"/>
                <w:szCs w:val="21"/>
              </w:rPr>
              <w:t>闸室底板作业</w:t>
            </w:r>
          </w:p>
        </w:tc>
        <w:tc>
          <w:tcPr>
            <w:tcW w:w="1386" w:type="dxa"/>
            <w:vAlign w:val="center"/>
          </w:tcPr>
          <w:p w14:paraId="1BD16564">
            <w:pPr>
              <w:keepNext/>
              <w:snapToGrid w:val="0"/>
              <w:spacing w:before="70" w:after="70" w:line="240" w:lineRule="auto"/>
              <w:ind w:firstLine="0"/>
              <w:jc w:val="left"/>
              <w:rPr>
                <w:sz w:val="21"/>
              </w:rPr>
            </w:pPr>
            <w:r>
              <w:rPr>
                <w:sz w:val="21"/>
                <w:szCs w:val="21"/>
              </w:rPr>
              <w:t>滑倒、绊倒</w:t>
            </w:r>
          </w:p>
        </w:tc>
        <w:tc>
          <w:tcPr>
            <w:tcW w:w="1179" w:type="dxa"/>
            <w:vAlign w:val="center"/>
          </w:tcPr>
          <w:p w14:paraId="4B2B6513">
            <w:pPr>
              <w:keepNext/>
              <w:snapToGrid w:val="0"/>
              <w:spacing w:before="70" w:after="70" w:line="240" w:lineRule="auto"/>
              <w:ind w:firstLine="0"/>
              <w:jc w:val="center"/>
              <w:rPr>
                <w:sz w:val="21"/>
              </w:rPr>
            </w:pPr>
            <w:r>
              <w:rPr>
                <w:sz w:val="21"/>
                <w:szCs w:val="21"/>
              </w:rPr>
              <w:t>低</w:t>
            </w:r>
          </w:p>
        </w:tc>
        <w:tc>
          <w:tcPr>
            <w:tcW w:w="3066" w:type="dxa"/>
            <w:vAlign w:val="center"/>
          </w:tcPr>
          <w:p w14:paraId="5AD16923">
            <w:pPr>
              <w:keepNext/>
              <w:snapToGrid w:val="0"/>
              <w:spacing w:before="70" w:after="70" w:line="240" w:lineRule="auto"/>
              <w:ind w:firstLine="0"/>
              <w:jc w:val="left"/>
              <w:rPr>
                <w:sz w:val="21"/>
              </w:rPr>
            </w:pPr>
            <w:r>
              <w:rPr>
                <w:sz w:val="21"/>
                <w:szCs w:val="21"/>
              </w:rPr>
              <w:t>防滑鞋、清理杂物、照明</w:t>
            </w:r>
          </w:p>
        </w:tc>
        <w:tc>
          <w:tcPr>
            <w:tcW w:w="1386" w:type="dxa"/>
            <w:vAlign w:val="center"/>
          </w:tcPr>
          <w:p w14:paraId="2EBB3863">
            <w:pPr>
              <w:keepNext/>
              <w:snapToGrid w:val="0"/>
              <w:spacing w:before="70" w:after="70" w:line="240" w:lineRule="auto"/>
              <w:ind w:firstLine="0"/>
              <w:jc w:val="left"/>
              <w:rPr>
                <w:sz w:val="21"/>
              </w:rPr>
            </w:pPr>
            <w:r>
              <w:rPr>
                <w:sz w:val="21"/>
                <w:szCs w:val="21"/>
              </w:rPr>
              <w:t>班组长</w:t>
            </w:r>
          </w:p>
        </w:tc>
      </w:tr>
      <w:tr w14:paraId="55107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D412CE9">
            <w:pPr>
              <w:keepNext/>
              <w:snapToGrid w:val="0"/>
              <w:spacing w:before="70" w:after="70" w:line="240" w:lineRule="auto"/>
              <w:ind w:firstLine="0"/>
              <w:jc w:val="center"/>
              <w:rPr>
                <w:sz w:val="21"/>
              </w:rPr>
            </w:pPr>
            <w:r>
              <w:rPr>
                <w:sz w:val="21"/>
                <w:szCs w:val="21"/>
              </w:rPr>
              <w:t>3</w:t>
            </w:r>
          </w:p>
        </w:tc>
        <w:tc>
          <w:tcPr>
            <w:tcW w:w="1596" w:type="dxa"/>
            <w:vAlign w:val="center"/>
          </w:tcPr>
          <w:p w14:paraId="0864C163">
            <w:pPr>
              <w:keepNext/>
              <w:snapToGrid w:val="0"/>
              <w:spacing w:before="70" w:after="70" w:line="240" w:lineRule="auto"/>
              <w:ind w:firstLine="0"/>
              <w:jc w:val="center"/>
              <w:rPr>
                <w:sz w:val="21"/>
              </w:rPr>
            </w:pPr>
            <w:r>
              <w:rPr>
                <w:sz w:val="21"/>
                <w:szCs w:val="21"/>
              </w:rPr>
              <w:t>侧墙测量</w:t>
            </w:r>
          </w:p>
        </w:tc>
        <w:tc>
          <w:tcPr>
            <w:tcW w:w="1386" w:type="dxa"/>
            <w:vAlign w:val="center"/>
          </w:tcPr>
          <w:p w14:paraId="1C5BA52B">
            <w:pPr>
              <w:keepNext/>
              <w:snapToGrid w:val="0"/>
              <w:spacing w:before="70" w:after="70" w:line="240" w:lineRule="auto"/>
              <w:ind w:firstLine="0"/>
              <w:jc w:val="left"/>
              <w:rPr>
                <w:sz w:val="21"/>
              </w:rPr>
            </w:pPr>
            <w:r>
              <w:rPr>
                <w:sz w:val="21"/>
                <w:szCs w:val="21"/>
              </w:rPr>
              <w:t>高处坠落</w:t>
            </w:r>
          </w:p>
        </w:tc>
        <w:tc>
          <w:tcPr>
            <w:tcW w:w="1179" w:type="dxa"/>
            <w:vAlign w:val="center"/>
          </w:tcPr>
          <w:p w14:paraId="02DC30ED">
            <w:pPr>
              <w:keepNext/>
              <w:snapToGrid w:val="0"/>
              <w:spacing w:before="70" w:after="70" w:line="240" w:lineRule="auto"/>
              <w:ind w:firstLine="0"/>
              <w:jc w:val="center"/>
              <w:rPr>
                <w:sz w:val="21"/>
              </w:rPr>
            </w:pPr>
            <w:r>
              <w:rPr>
                <w:sz w:val="21"/>
                <w:szCs w:val="21"/>
              </w:rPr>
              <w:t>高</w:t>
            </w:r>
          </w:p>
        </w:tc>
        <w:tc>
          <w:tcPr>
            <w:tcW w:w="3066" w:type="dxa"/>
            <w:vAlign w:val="center"/>
          </w:tcPr>
          <w:p w14:paraId="544DA074">
            <w:pPr>
              <w:keepNext/>
              <w:snapToGrid w:val="0"/>
              <w:spacing w:before="70" w:after="70" w:line="240" w:lineRule="auto"/>
              <w:ind w:firstLine="0"/>
              <w:jc w:val="left"/>
              <w:rPr>
                <w:sz w:val="21"/>
              </w:rPr>
            </w:pPr>
            <w:r>
              <w:rPr>
                <w:sz w:val="21"/>
                <w:szCs w:val="21"/>
              </w:rPr>
              <w:t>作业平台、护栏、五点式安全带</w:t>
            </w:r>
          </w:p>
        </w:tc>
        <w:tc>
          <w:tcPr>
            <w:tcW w:w="1386" w:type="dxa"/>
            <w:vAlign w:val="center"/>
          </w:tcPr>
          <w:p w14:paraId="4111705D">
            <w:pPr>
              <w:keepNext/>
              <w:snapToGrid w:val="0"/>
              <w:spacing w:before="70" w:after="70" w:line="240" w:lineRule="auto"/>
              <w:ind w:firstLine="0"/>
              <w:jc w:val="left"/>
              <w:rPr>
                <w:sz w:val="21"/>
              </w:rPr>
            </w:pPr>
            <w:r>
              <w:rPr>
                <w:sz w:val="21"/>
                <w:szCs w:val="21"/>
              </w:rPr>
              <w:t>安全员</w:t>
            </w:r>
          </w:p>
        </w:tc>
      </w:tr>
      <w:tr w14:paraId="4F47D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E60E81">
            <w:pPr>
              <w:keepNext/>
              <w:snapToGrid w:val="0"/>
              <w:spacing w:before="70" w:after="70" w:line="240" w:lineRule="auto"/>
              <w:ind w:firstLine="0"/>
              <w:jc w:val="center"/>
              <w:rPr>
                <w:sz w:val="21"/>
              </w:rPr>
            </w:pPr>
            <w:r>
              <w:rPr>
                <w:sz w:val="21"/>
                <w:szCs w:val="21"/>
              </w:rPr>
              <w:t>4</w:t>
            </w:r>
          </w:p>
        </w:tc>
        <w:tc>
          <w:tcPr>
            <w:tcW w:w="1596" w:type="dxa"/>
            <w:vAlign w:val="center"/>
          </w:tcPr>
          <w:p w14:paraId="7EC75316">
            <w:pPr>
              <w:keepNext/>
              <w:snapToGrid w:val="0"/>
              <w:spacing w:before="70" w:after="70" w:line="240" w:lineRule="auto"/>
              <w:ind w:firstLine="0"/>
              <w:jc w:val="center"/>
              <w:rPr>
                <w:sz w:val="21"/>
              </w:rPr>
            </w:pPr>
            <w:r>
              <w:rPr>
                <w:sz w:val="21"/>
                <w:szCs w:val="21"/>
              </w:rPr>
              <w:t>深孔内作业</w:t>
            </w:r>
          </w:p>
        </w:tc>
        <w:tc>
          <w:tcPr>
            <w:tcW w:w="1386" w:type="dxa"/>
            <w:vAlign w:val="center"/>
          </w:tcPr>
          <w:p w14:paraId="3FCB664F">
            <w:pPr>
              <w:keepNext/>
              <w:snapToGrid w:val="0"/>
              <w:spacing w:before="70" w:after="70" w:line="240" w:lineRule="auto"/>
              <w:ind w:firstLine="0"/>
              <w:jc w:val="left"/>
              <w:rPr>
                <w:sz w:val="21"/>
              </w:rPr>
            </w:pPr>
            <w:r>
              <w:rPr>
                <w:sz w:val="21"/>
                <w:szCs w:val="21"/>
              </w:rPr>
              <w:t>缺氧、有毒气体</w:t>
            </w:r>
          </w:p>
        </w:tc>
        <w:tc>
          <w:tcPr>
            <w:tcW w:w="1179" w:type="dxa"/>
            <w:vAlign w:val="center"/>
          </w:tcPr>
          <w:p w14:paraId="7920AD27">
            <w:pPr>
              <w:keepNext/>
              <w:snapToGrid w:val="0"/>
              <w:spacing w:before="70" w:after="70" w:line="240" w:lineRule="auto"/>
              <w:ind w:firstLine="0"/>
              <w:jc w:val="center"/>
              <w:rPr>
                <w:sz w:val="21"/>
              </w:rPr>
            </w:pPr>
            <w:r>
              <w:rPr>
                <w:sz w:val="21"/>
                <w:szCs w:val="21"/>
              </w:rPr>
              <w:t>高</w:t>
            </w:r>
          </w:p>
        </w:tc>
        <w:tc>
          <w:tcPr>
            <w:tcW w:w="3066" w:type="dxa"/>
            <w:vAlign w:val="center"/>
          </w:tcPr>
          <w:p w14:paraId="759FA3CE">
            <w:pPr>
              <w:keepNext/>
              <w:snapToGrid w:val="0"/>
              <w:spacing w:before="70" w:after="70" w:line="240" w:lineRule="auto"/>
              <w:ind w:firstLine="0"/>
              <w:jc w:val="left"/>
              <w:rPr>
                <w:sz w:val="21"/>
              </w:rPr>
            </w:pPr>
            <w:r>
              <w:rPr>
                <w:sz w:val="21"/>
                <w:szCs w:val="21"/>
              </w:rPr>
              <w:t>通风、气体检测、监护人</w:t>
            </w:r>
          </w:p>
        </w:tc>
        <w:tc>
          <w:tcPr>
            <w:tcW w:w="1386" w:type="dxa"/>
            <w:vAlign w:val="center"/>
          </w:tcPr>
          <w:p w14:paraId="085C12BF">
            <w:pPr>
              <w:keepNext/>
              <w:snapToGrid w:val="0"/>
              <w:spacing w:before="70" w:after="70" w:line="240" w:lineRule="auto"/>
              <w:ind w:firstLine="0"/>
              <w:jc w:val="left"/>
              <w:rPr>
                <w:sz w:val="21"/>
              </w:rPr>
            </w:pPr>
            <w:r>
              <w:rPr>
                <w:sz w:val="21"/>
                <w:szCs w:val="21"/>
              </w:rPr>
              <w:t>安全员</w:t>
            </w:r>
          </w:p>
        </w:tc>
      </w:tr>
      <w:tr w14:paraId="5D1F3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1C5E969">
            <w:pPr>
              <w:keepNext/>
              <w:snapToGrid w:val="0"/>
              <w:spacing w:before="70" w:after="70" w:line="240" w:lineRule="auto"/>
              <w:ind w:firstLine="0"/>
              <w:jc w:val="center"/>
              <w:rPr>
                <w:sz w:val="21"/>
              </w:rPr>
            </w:pPr>
            <w:r>
              <w:rPr>
                <w:sz w:val="21"/>
                <w:szCs w:val="21"/>
              </w:rPr>
              <w:t>5</w:t>
            </w:r>
          </w:p>
        </w:tc>
        <w:tc>
          <w:tcPr>
            <w:tcW w:w="1596" w:type="dxa"/>
            <w:vAlign w:val="center"/>
          </w:tcPr>
          <w:p w14:paraId="70981AC3">
            <w:pPr>
              <w:keepNext/>
              <w:snapToGrid w:val="0"/>
              <w:spacing w:before="70" w:after="70" w:line="240" w:lineRule="auto"/>
              <w:ind w:firstLine="0"/>
              <w:jc w:val="center"/>
              <w:rPr>
                <w:sz w:val="21"/>
              </w:rPr>
            </w:pPr>
            <w:r>
              <w:rPr>
                <w:sz w:val="21"/>
                <w:szCs w:val="21"/>
              </w:rPr>
              <w:t>深孔内作业</w:t>
            </w:r>
          </w:p>
        </w:tc>
        <w:tc>
          <w:tcPr>
            <w:tcW w:w="1386" w:type="dxa"/>
            <w:vAlign w:val="center"/>
          </w:tcPr>
          <w:p w14:paraId="16479ED5">
            <w:pPr>
              <w:keepNext/>
              <w:snapToGrid w:val="0"/>
              <w:spacing w:before="70" w:after="70" w:line="240" w:lineRule="auto"/>
              <w:ind w:firstLine="0"/>
              <w:jc w:val="left"/>
              <w:rPr>
                <w:sz w:val="21"/>
              </w:rPr>
            </w:pPr>
            <w:r>
              <w:rPr>
                <w:sz w:val="21"/>
                <w:szCs w:val="21"/>
              </w:rPr>
              <w:t>临边落水</w:t>
            </w:r>
          </w:p>
        </w:tc>
        <w:tc>
          <w:tcPr>
            <w:tcW w:w="1179" w:type="dxa"/>
            <w:vAlign w:val="center"/>
          </w:tcPr>
          <w:p w14:paraId="54A50BBF">
            <w:pPr>
              <w:keepNext/>
              <w:snapToGrid w:val="0"/>
              <w:spacing w:before="70" w:after="70" w:line="240" w:lineRule="auto"/>
              <w:ind w:firstLine="0"/>
              <w:jc w:val="center"/>
              <w:rPr>
                <w:sz w:val="21"/>
              </w:rPr>
            </w:pPr>
            <w:r>
              <w:rPr>
                <w:sz w:val="21"/>
                <w:szCs w:val="21"/>
              </w:rPr>
              <w:t>高</w:t>
            </w:r>
          </w:p>
        </w:tc>
        <w:tc>
          <w:tcPr>
            <w:tcW w:w="3066" w:type="dxa"/>
            <w:vAlign w:val="center"/>
          </w:tcPr>
          <w:p w14:paraId="5AC08B55">
            <w:pPr>
              <w:keepNext/>
              <w:snapToGrid w:val="0"/>
              <w:spacing w:before="70" w:after="70" w:line="240" w:lineRule="auto"/>
              <w:ind w:firstLine="0"/>
              <w:jc w:val="left"/>
              <w:rPr>
                <w:sz w:val="21"/>
              </w:rPr>
            </w:pPr>
            <w:r>
              <w:rPr>
                <w:sz w:val="21"/>
                <w:szCs w:val="21"/>
              </w:rPr>
              <w:t>救生衣、安全绳、护栏</w:t>
            </w:r>
          </w:p>
        </w:tc>
        <w:tc>
          <w:tcPr>
            <w:tcW w:w="1386" w:type="dxa"/>
            <w:vAlign w:val="center"/>
          </w:tcPr>
          <w:p w14:paraId="27AE19C4">
            <w:pPr>
              <w:keepNext/>
              <w:snapToGrid w:val="0"/>
              <w:spacing w:before="70" w:after="70" w:line="240" w:lineRule="auto"/>
              <w:ind w:firstLine="0"/>
              <w:jc w:val="left"/>
              <w:rPr>
                <w:sz w:val="21"/>
              </w:rPr>
            </w:pPr>
            <w:r>
              <w:rPr>
                <w:sz w:val="21"/>
                <w:szCs w:val="21"/>
              </w:rPr>
              <w:t>安全员</w:t>
            </w:r>
          </w:p>
        </w:tc>
      </w:tr>
      <w:tr w14:paraId="3D6A2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AEC871">
            <w:pPr>
              <w:keepNext/>
              <w:snapToGrid w:val="0"/>
              <w:spacing w:before="70" w:after="70" w:line="240" w:lineRule="auto"/>
              <w:ind w:firstLine="0"/>
              <w:jc w:val="center"/>
              <w:rPr>
                <w:sz w:val="21"/>
              </w:rPr>
            </w:pPr>
            <w:r>
              <w:rPr>
                <w:sz w:val="21"/>
                <w:szCs w:val="21"/>
              </w:rPr>
              <w:t>6</w:t>
            </w:r>
          </w:p>
        </w:tc>
        <w:tc>
          <w:tcPr>
            <w:tcW w:w="1596" w:type="dxa"/>
            <w:vAlign w:val="center"/>
          </w:tcPr>
          <w:p w14:paraId="564C5324">
            <w:pPr>
              <w:keepNext/>
              <w:snapToGrid w:val="0"/>
              <w:spacing w:before="70" w:after="70" w:line="240" w:lineRule="auto"/>
              <w:ind w:firstLine="0"/>
              <w:jc w:val="center"/>
              <w:rPr>
                <w:sz w:val="21"/>
              </w:rPr>
            </w:pPr>
            <w:r>
              <w:rPr>
                <w:sz w:val="21"/>
                <w:szCs w:val="21"/>
              </w:rPr>
              <w:t>陡坡平台作业</w:t>
            </w:r>
          </w:p>
        </w:tc>
        <w:tc>
          <w:tcPr>
            <w:tcW w:w="1386" w:type="dxa"/>
            <w:vAlign w:val="center"/>
          </w:tcPr>
          <w:p w14:paraId="491E7FD8">
            <w:pPr>
              <w:keepNext/>
              <w:snapToGrid w:val="0"/>
              <w:spacing w:before="70" w:after="70" w:line="240" w:lineRule="auto"/>
              <w:ind w:firstLine="0"/>
              <w:jc w:val="left"/>
              <w:rPr>
                <w:sz w:val="21"/>
              </w:rPr>
            </w:pPr>
            <w:r>
              <w:rPr>
                <w:sz w:val="21"/>
                <w:szCs w:val="21"/>
              </w:rPr>
              <w:t>平台倾覆</w:t>
            </w:r>
          </w:p>
        </w:tc>
        <w:tc>
          <w:tcPr>
            <w:tcW w:w="1179" w:type="dxa"/>
            <w:vAlign w:val="center"/>
          </w:tcPr>
          <w:p w14:paraId="321B4D4C">
            <w:pPr>
              <w:keepNext/>
              <w:snapToGrid w:val="0"/>
              <w:spacing w:before="70" w:after="70" w:line="240" w:lineRule="auto"/>
              <w:ind w:firstLine="0"/>
              <w:jc w:val="center"/>
              <w:rPr>
                <w:sz w:val="21"/>
              </w:rPr>
            </w:pPr>
            <w:r>
              <w:rPr>
                <w:sz w:val="21"/>
                <w:szCs w:val="21"/>
              </w:rPr>
              <w:t>高</w:t>
            </w:r>
          </w:p>
        </w:tc>
        <w:tc>
          <w:tcPr>
            <w:tcW w:w="3066" w:type="dxa"/>
            <w:vAlign w:val="center"/>
          </w:tcPr>
          <w:p w14:paraId="5C712F8E">
            <w:pPr>
              <w:keepNext/>
              <w:snapToGrid w:val="0"/>
              <w:spacing w:before="70" w:after="70" w:line="240" w:lineRule="auto"/>
              <w:ind w:firstLine="0"/>
              <w:jc w:val="left"/>
              <w:rPr>
                <w:sz w:val="21"/>
              </w:rPr>
            </w:pPr>
            <w:r>
              <w:rPr>
                <w:sz w:val="21"/>
                <w:szCs w:val="21"/>
              </w:rPr>
              <w:t>载荷校核、防坠绳、倾角报警</w:t>
            </w:r>
          </w:p>
        </w:tc>
        <w:tc>
          <w:tcPr>
            <w:tcW w:w="1386" w:type="dxa"/>
            <w:vAlign w:val="center"/>
          </w:tcPr>
          <w:p w14:paraId="7D3A3758">
            <w:pPr>
              <w:keepNext/>
              <w:snapToGrid w:val="0"/>
              <w:spacing w:before="70" w:after="70" w:line="240" w:lineRule="auto"/>
              <w:ind w:firstLine="0"/>
              <w:jc w:val="left"/>
              <w:rPr>
                <w:sz w:val="21"/>
              </w:rPr>
            </w:pPr>
            <w:r>
              <w:rPr>
                <w:sz w:val="21"/>
                <w:szCs w:val="21"/>
              </w:rPr>
              <w:t>技术负责人</w:t>
            </w:r>
          </w:p>
        </w:tc>
      </w:tr>
      <w:tr w14:paraId="6A027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C495145">
            <w:pPr>
              <w:keepNext/>
              <w:snapToGrid w:val="0"/>
              <w:spacing w:before="70" w:after="70" w:line="240" w:lineRule="auto"/>
              <w:ind w:firstLine="0"/>
              <w:jc w:val="center"/>
              <w:rPr>
                <w:sz w:val="21"/>
              </w:rPr>
            </w:pPr>
            <w:r>
              <w:rPr>
                <w:sz w:val="21"/>
                <w:szCs w:val="21"/>
              </w:rPr>
              <w:t>7</w:t>
            </w:r>
          </w:p>
        </w:tc>
        <w:tc>
          <w:tcPr>
            <w:tcW w:w="1596" w:type="dxa"/>
            <w:vAlign w:val="center"/>
          </w:tcPr>
          <w:p w14:paraId="13BF8183">
            <w:pPr>
              <w:keepNext/>
              <w:snapToGrid w:val="0"/>
              <w:spacing w:before="70" w:after="70" w:line="240" w:lineRule="auto"/>
              <w:ind w:firstLine="0"/>
              <w:jc w:val="center"/>
              <w:rPr>
                <w:sz w:val="21"/>
              </w:rPr>
            </w:pPr>
            <w:r>
              <w:rPr>
                <w:sz w:val="21"/>
                <w:szCs w:val="21"/>
              </w:rPr>
              <w:t>设备搬运</w:t>
            </w:r>
          </w:p>
        </w:tc>
        <w:tc>
          <w:tcPr>
            <w:tcW w:w="1386" w:type="dxa"/>
            <w:vAlign w:val="center"/>
          </w:tcPr>
          <w:p w14:paraId="34D82FF8">
            <w:pPr>
              <w:keepNext/>
              <w:snapToGrid w:val="0"/>
              <w:spacing w:before="70" w:after="70" w:line="240" w:lineRule="auto"/>
              <w:ind w:firstLine="0"/>
              <w:jc w:val="left"/>
              <w:rPr>
                <w:sz w:val="21"/>
              </w:rPr>
            </w:pPr>
            <w:r>
              <w:rPr>
                <w:sz w:val="21"/>
                <w:szCs w:val="21"/>
              </w:rPr>
              <w:t>物体打击</w:t>
            </w:r>
          </w:p>
        </w:tc>
        <w:tc>
          <w:tcPr>
            <w:tcW w:w="1179" w:type="dxa"/>
            <w:vAlign w:val="center"/>
          </w:tcPr>
          <w:p w14:paraId="64B50B78">
            <w:pPr>
              <w:keepNext/>
              <w:snapToGrid w:val="0"/>
              <w:spacing w:before="70" w:after="70" w:line="240" w:lineRule="auto"/>
              <w:ind w:firstLine="0"/>
              <w:jc w:val="center"/>
              <w:rPr>
                <w:sz w:val="21"/>
              </w:rPr>
            </w:pPr>
            <w:r>
              <w:rPr>
                <w:sz w:val="21"/>
                <w:szCs w:val="21"/>
              </w:rPr>
              <w:t>中</w:t>
            </w:r>
          </w:p>
        </w:tc>
        <w:tc>
          <w:tcPr>
            <w:tcW w:w="3066" w:type="dxa"/>
            <w:vAlign w:val="center"/>
          </w:tcPr>
          <w:p w14:paraId="1085D449">
            <w:pPr>
              <w:keepNext/>
              <w:snapToGrid w:val="0"/>
              <w:spacing w:before="70" w:after="70" w:line="240" w:lineRule="auto"/>
              <w:ind w:firstLine="0"/>
              <w:jc w:val="left"/>
              <w:rPr>
                <w:sz w:val="21"/>
              </w:rPr>
            </w:pPr>
            <w:r>
              <w:rPr>
                <w:sz w:val="21"/>
                <w:szCs w:val="21"/>
              </w:rPr>
              <w:t>二人搬运、防滑手套、通道清理</w:t>
            </w:r>
          </w:p>
        </w:tc>
        <w:tc>
          <w:tcPr>
            <w:tcW w:w="1386" w:type="dxa"/>
            <w:vAlign w:val="center"/>
          </w:tcPr>
          <w:p w14:paraId="792DB840">
            <w:pPr>
              <w:keepNext/>
              <w:snapToGrid w:val="0"/>
              <w:spacing w:before="70" w:after="70" w:line="240" w:lineRule="auto"/>
              <w:ind w:firstLine="0"/>
              <w:jc w:val="left"/>
              <w:rPr>
                <w:sz w:val="21"/>
              </w:rPr>
            </w:pPr>
            <w:r>
              <w:rPr>
                <w:sz w:val="21"/>
                <w:szCs w:val="21"/>
              </w:rPr>
              <w:t>班组长</w:t>
            </w:r>
          </w:p>
        </w:tc>
      </w:tr>
      <w:tr w14:paraId="213CC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BA5796F">
            <w:pPr>
              <w:keepNext/>
              <w:snapToGrid w:val="0"/>
              <w:spacing w:before="70" w:after="70" w:line="240" w:lineRule="auto"/>
              <w:ind w:firstLine="0"/>
              <w:jc w:val="center"/>
              <w:rPr>
                <w:sz w:val="21"/>
              </w:rPr>
            </w:pPr>
            <w:r>
              <w:rPr>
                <w:sz w:val="21"/>
                <w:szCs w:val="21"/>
              </w:rPr>
              <w:t>8</w:t>
            </w:r>
          </w:p>
        </w:tc>
        <w:tc>
          <w:tcPr>
            <w:tcW w:w="1596" w:type="dxa"/>
            <w:vAlign w:val="center"/>
          </w:tcPr>
          <w:p w14:paraId="16309774">
            <w:pPr>
              <w:keepNext/>
              <w:snapToGrid w:val="0"/>
              <w:spacing w:before="70" w:after="70" w:line="240" w:lineRule="auto"/>
              <w:ind w:firstLine="0"/>
              <w:jc w:val="center"/>
              <w:rPr>
                <w:sz w:val="21"/>
              </w:rPr>
            </w:pPr>
            <w:r>
              <w:rPr>
                <w:sz w:val="21"/>
                <w:szCs w:val="21"/>
              </w:rPr>
              <w:t>临时用电</w:t>
            </w:r>
          </w:p>
        </w:tc>
        <w:tc>
          <w:tcPr>
            <w:tcW w:w="1386" w:type="dxa"/>
            <w:vAlign w:val="center"/>
          </w:tcPr>
          <w:p w14:paraId="612F07FE">
            <w:pPr>
              <w:keepNext/>
              <w:snapToGrid w:val="0"/>
              <w:spacing w:before="70" w:after="70" w:line="240" w:lineRule="auto"/>
              <w:ind w:firstLine="0"/>
              <w:jc w:val="left"/>
              <w:rPr>
                <w:sz w:val="21"/>
              </w:rPr>
            </w:pPr>
            <w:r>
              <w:rPr>
                <w:sz w:val="21"/>
                <w:szCs w:val="21"/>
              </w:rPr>
              <w:t>触电</w:t>
            </w:r>
          </w:p>
        </w:tc>
        <w:tc>
          <w:tcPr>
            <w:tcW w:w="1179" w:type="dxa"/>
            <w:vAlign w:val="center"/>
          </w:tcPr>
          <w:p w14:paraId="645286B8">
            <w:pPr>
              <w:keepNext/>
              <w:snapToGrid w:val="0"/>
              <w:spacing w:before="70" w:after="70" w:line="240" w:lineRule="auto"/>
              <w:ind w:firstLine="0"/>
              <w:jc w:val="center"/>
              <w:rPr>
                <w:sz w:val="21"/>
              </w:rPr>
            </w:pPr>
            <w:r>
              <w:rPr>
                <w:sz w:val="21"/>
                <w:szCs w:val="21"/>
              </w:rPr>
              <w:t>高</w:t>
            </w:r>
          </w:p>
        </w:tc>
        <w:tc>
          <w:tcPr>
            <w:tcW w:w="3066" w:type="dxa"/>
            <w:vAlign w:val="center"/>
          </w:tcPr>
          <w:p w14:paraId="4D072CD1">
            <w:pPr>
              <w:keepNext/>
              <w:snapToGrid w:val="0"/>
              <w:spacing w:before="70" w:after="70" w:line="240" w:lineRule="auto"/>
              <w:ind w:firstLine="0"/>
              <w:jc w:val="left"/>
              <w:rPr>
                <w:sz w:val="21"/>
              </w:rPr>
            </w:pPr>
            <w:r>
              <w:rPr>
                <w:sz w:val="21"/>
                <w:szCs w:val="21"/>
              </w:rPr>
              <w:t>三级配电、漏电保护、接地</w:t>
            </w:r>
          </w:p>
        </w:tc>
        <w:tc>
          <w:tcPr>
            <w:tcW w:w="1386" w:type="dxa"/>
            <w:vAlign w:val="center"/>
          </w:tcPr>
          <w:p w14:paraId="274F1DF3">
            <w:pPr>
              <w:keepNext/>
              <w:snapToGrid w:val="0"/>
              <w:spacing w:before="70" w:after="70" w:line="240" w:lineRule="auto"/>
              <w:ind w:firstLine="0"/>
              <w:jc w:val="left"/>
              <w:rPr>
                <w:sz w:val="21"/>
              </w:rPr>
            </w:pPr>
            <w:r>
              <w:rPr>
                <w:sz w:val="21"/>
                <w:szCs w:val="21"/>
              </w:rPr>
              <w:t>电气负责人</w:t>
            </w:r>
          </w:p>
        </w:tc>
      </w:tr>
      <w:tr w14:paraId="07FA8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48A4A17">
            <w:pPr>
              <w:keepNext/>
              <w:snapToGrid w:val="0"/>
              <w:spacing w:before="70" w:after="70" w:line="240" w:lineRule="auto"/>
              <w:ind w:firstLine="0"/>
              <w:jc w:val="center"/>
              <w:rPr>
                <w:sz w:val="21"/>
              </w:rPr>
            </w:pPr>
            <w:r>
              <w:rPr>
                <w:sz w:val="21"/>
                <w:szCs w:val="21"/>
              </w:rPr>
              <w:t>9</w:t>
            </w:r>
          </w:p>
        </w:tc>
        <w:tc>
          <w:tcPr>
            <w:tcW w:w="1596" w:type="dxa"/>
            <w:vAlign w:val="center"/>
          </w:tcPr>
          <w:p w14:paraId="384917DE">
            <w:pPr>
              <w:keepNext/>
              <w:snapToGrid w:val="0"/>
              <w:spacing w:before="70" w:after="70" w:line="240" w:lineRule="auto"/>
              <w:ind w:firstLine="0"/>
              <w:jc w:val="center"/>
              <w:rPr>
                <w:sz w:val="21"/>
              </w:rPr>
            </w:pPr>
            <w:r>
              <w:rPr>
                <w:sz w:val="21"/>
                <w:szCs w:val="21"/>
              </w:rPr>
              <w:t>载具运行</w:t>
            </w:r>
          </w:p>
        </w:tc>
        <w:tc>
          <w:tcPr>
            <w:tcW w:w="1386" w:type="dxa"/>
            <w:vAlign w:val="center"/>
          </w:tcPr>
          <w:p w14:paraId="67256C5F">
            <w:pPr>
              <w:keepNext/>
              <w:snapToGrid w:val="0"/>
              <w:spacing w:before="70" w:after="70" w:line="240" w:lineRule="auto"/>
              <w:ind w:firstLine="0"/>
              <w:jc w:val="left"/>
              <w:rPr>
                <w:sz w:val="21"/>
              </w:rPr>
            </w:pPr>
            <w:r>
              <w:rPr>
                <w:sz w:val="21"/>
                <w:szCs w:val="21"/>
              </w:rPr>
              <w:t>机械伤害</w:t>
            </w:r>
          </w:p>
        </w:tc>
        <w:tc>
          <w:tcPr>
            <w:tcW w:w="1179" w:type="dxa"/>
            <w:vAlign w:val="center"/>
          </w:tcPr>
          <w:p w14:paraId="21BB78B7">
            <w:pPr>
              <w:keepNext/>
              <w:snapToGrid w:val="0"/>
              <w:spacing w:before="70" w:after="70" w:line="240" w:lineRule="auto"/>
              <w:ind w:firstLine="0"/>
              <w:jc w:val="center"/>
              <w:rPr>
                <w:sz w:val="21"/>
              </w:rPr>
            </w:pPr>
            <w:r>
              <w:rPr>
                <w:sz w:val="21"/>
                <w:szCs w:val="21"/>
              </w:rPr>
              <w:t>中</w:t>
            </w:r>
          </w:p>
        </w:tc>
        <w:tc>
          <w:tcPr>
            <w:tcW w:w="3066" w:type="dxa"/>
            <w:vAlign w:val="center"/>
          </w:tcPr>
          <w:p w14:paraId="3012D627">
            <w:pPr>
              <w:keepNext/>
              <w:snapToGrid w:val="0"/>
              <w:spacing w:before="70" w:after="70" w:line="240" w:lineRule="auto"/>
              <w:ind w:firstLine="0"/>
              <w:jc w:val="left"/>
              <w:rPr>
                <w:sz w:val="21"/>
              </w:rPr>
            </w:pPr>
            <w:r>
              <w:rPr>
                <w:sz w:val="21"/>
                <w:szCs w:val="21"/>
              </w:rPr>
              <w:t>急停、隔离区、专人监护</w:t>
            </w:r>
          </w:p>
        </w:tc>
        <w:tc>
          <w:tcPr>
            <w:tcW w:w="1386" w:type="dxa"/>
            <w:vAlign w:val="center"/>
          </w:tcPr>
          <w:p w14:paraId="5DAE6F8E">
            <w:pPr>
              <w:keepNext/>
              <w:snapToGrid w:val="0"/>
              <w:spacing w:before="70" w:after="70" w:line="240" w:lineRule="auto"/>
              <w:ind w:firstLine="0"/>
              <w:jc w:val="left"/>
              <w:rPr>
                <w:sz w:val="21"/>
              </w:rPr>
            </w:pPr>
            <w:r>
              <w:rPr>
                <w:sz w:val="21"/>
                <w:szCs w:val="21"/>
              </w:rPr>
              <w:t>载具负责人</w:t>
            </w:r>
          </w:p>
        </w:tc>
      </w:tr>
      <w:tr w14:paraId="23C58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537D1A">
            <w:pPr>
              <w:keepNext/>
              <w:snapToGrid w:val="0"/>
              <w:spacing w:before="70" w:after="70" w:line="240" w:lineRule="auto"/>
              <w:ind w:firstLine="0"/>
              <w:jc w:val="center"/>
              <w:rPr>
                <w:sz w:val="21"/>
              </w:rPr>
            </w:pPr>
            <w:r>
              <w:rPr>
                <w:sz w:val="21"/>
                <w:szCs w:val="21"/>
              </w:rPr>
              <w:t>10</w:t>
            </w:r>
          </w:p>
        </w:tc>
        <w:tc>
          <w:tcPr>
            <w:tcW w:w="1596" w:type="dxa"/>
            <w:vAlign w:val="center"/>
          </w:tcPr>
          <w:p w14:paraId="47F31A6C">
            <w:pPr>
              <w:keepNext/>
              <w:snapToGrid w:val="0"/>
              <w:spacing w:before="70" w:after="70" w:line="240" w:lineRule="auto"/>
              <w:ind w:firstLine="0"/>
              <w:jc w:val="center"/>
              <w:rPr>
                <w:sz w:val="21"/>
              </w:rPr>
            </w:pPr>
            <w:r>
              <w:rPr>
                <w:sz w:val="21"/>
                <w:szCs w:val="21"/>
              </w:rPr>
              <w:t>载具运行</w:t>
            </w:r>
          </w:p>
        </w:tc>
        <w:tc>
          <w:tcPr>
            <w:tcW w:w="1386" w:type="dxa"/>
            <w:vAlign w:val="center"/>
          </w:tcPr>
          <w:p w14:paraId="5449821E">
            <w:pPr>
              <w:keepNext/>
              <w:snapToGrid w:val="0"/>
              <w:spacing w:before="70" w:after="70" w:line="240" w:lineRule="auto"/>
              <w:ind w:firstLine="0"/>
              <w:jc w:val="left"/>
              <w:rPr>
                <w:sz w:val="21"/>
              </w:rPr>
            </w:pPr>
            <w:r>
              <w:rPr>
                <w:sz w:val="21"/>
                <w:szCs w:val="21"/>
              </w:rPr>
              <w:t>碰撞设备</w:t>
            </w:r>
          </w:p>
        </w:tc>
        <w:tc>
          <w:tcPr>
            <w:tcW w:w="1179" w:type="dxa"/>
            <w:vAlign w:val="center"/>
          </w:tcPr>
          <w:p w14:paraId="23118D6B">
            <w:pPr>
              <w:keepNext/>
              <w:snapToGrid w:val="0"/>
              <w:spacing w:before="70" w:after="70" w:line="240" w:lineRule="auto"/>
              <w:ind w:firstLine="0"/>
              <w:jc w:val="center"/>
              <w:rPr>
                <w:sz w:val="21"/>
              </w:rPr>
            </w:pPr>
            <w:r>
              <w:rPr>
                <w:sz w:val="21"/>
                <w:szCs w:val="21"/>
              </w:rPr>
              <w:t>中</w:t>
            </w:r>
          </w:p>
        </w:tc>
        <w:tc>
          <w:tcPr>
            <w:tcW w:w="3066" w:type="dxa"/>
            <w:vAlign w:val="center"/>
          </w:tcPr>
          <w:p w14:paraId="736B1783">
            <w:pPr>
              <w:keepNext/>
              <w:snapToGrid w:val="0"/>
              <w:spacing w:before="70" w:after="70" w:line="240" w:lineRule="auto"/>
              <w:ind w:firstLine="0"/>
              <w:jc w:val="left"/>
              <w:rPr>
                <w:sz w:val="21"/>
              </w:rPr>
            </w:pPr>
            <w:r>
              <w:rPr>
                <w:sz w:val="21"/>
                <w:szCs w:val="21"/>
              </w:rPr>
              <w:t>避障、限速、虚拟围栏</w:t>
            </w:r>
          </w:p>
        </w:tc>
        <w:tc>
          <w:tcPr>
            <w:tcW w:w="1386" w:type="dxa"/>
            <w:vAlign w:val="center"/>
          </w:tcPr>
          <w:p w14:paraId="6E71EE07">
            <w:pPr>
              <w:keepNext/>
              <w:snapToGrid w:val="0"/>
              <w:spacing w:before="70" w:after="70" w:line="240" w:lineRule="auto"/>
              <w:ind w:firstLine="0"/>
              <w:jc w:val="left"/>
              <w:rPr>
                <w:sz w:val="21"/>
              </w:rPr>
            </w:pPr>
            <w:r>
              <w:rPr>
                <w:sz w:val="21"/>
                <w:szCs w:val="21"/>
              </w:rPr>
              <w:t>载具负责人</w:t>
            </w:r>
          </w:p>
        </w:tc>
      </w:tr>
      <w:tr w14:paraId="6791F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412A9D">
            <w:pPr>
              <w:keepNext/>
              <w:snapToGrid w:val="0"/>
              <w:spacing w:before="70" w:after="70" w:line="240" w:lineRule="auto"/>
              <w:ind w:firstLine="0"/>
              <w:jc w:val="center"/>
              <w:rPr>
                <w:sz w:val="21"/>
              </w:rPr>
            </w:pPr>
            <w:r>
              <w:rPr>
                <w:sz w:val="21"/>
                <w:szCs w:val="21"/>
              </w:rPr>
              <w:t>11</w:t>
            </w:r>
          </w:p>
        </w:tc>
        <w:tc>
          <w:tcPr>
            <w:tcW w:w="1596" w:type="dxa"/>
            <w:vAlign w:val="center"/>
          </w:tcPr>
          <w:p w14:paraId="3E0CBF46">
            <w:pPr>
              <w:keepNext/>
              <w:snapToGrid w:val="0"/>
              <w:spacing w:before="70" w:after="70" w:line="240" w:lineRule="auto"/>
              <w:ind w:firstLine="0"/>
              <w:jc w:val="center"/>
              <w:rPr>
                <w:sz w:val="21"/>
              </w:rPr>
            </w:pPr>
            <w:r>
              <w:rPr>
                <w:sz w:val="21"/>
                <w:szCs w:val="21"/>
              </w:rPr>
              <w:t>电池使用</w:t>
            </w:r>
          </w:p>
        </w:tc>
        <w:tc>
          <w:tcPr>
            <w:tcW w:w="1386" w:type="dxa"/>
            <w:vAlign w:val="center"/>
          </w:tcPr>
          <w:p w14:paraId="0A12AC30">
            <w:pPr>
              <w:keepNext/>
              <w:snapToGrid w:val="0"/>
              <w:spacing w:before="70" w:after="70" w:line="240" w:lineRule="auto"/>
              <w:ind w:firstLine="0"/>
              <w:jc w:val="left"/>
              <w:rPr>
                <w:sz w:val="21"/>
              </w:rPr>
            </w:pPr>
            <w:r>
              <w:rPr>
                <w:sz w:val="21"/>
                <w:szCs w:val="21"/>
              </w:rPr>
              <w:t>起火、爆炸</w:t>
            </w:r>
          </w:p>
        </w:tc>
        <w:tc>
          <w:tcPr>
            <w:tcW w:w="1179" w:type="dxa"/>
            <w:vAlign w:val="center"/>
          </w:tcPr>
          <w:p w14:paraId="0964530E">
            <w:pPr>
              <w:keepNext/>
              <w:snapToGrid w:val="0"/>
              <w:spacing w:before="70" w:after="70" w:line="240" w:lineRule="auto"/>
              <w:ind w:firstLine="0"/>
              <w:jc w:val="center"/>
              <w:rPr>
                <w:sz w:val="21"/>
              </w:rPr>
            </w:pPr>
            <w:r>
              <w:rPr>
                <w:sz w:val="21"/>
                <w:szCs w:val="21"/>
              </w:rPr>
              <w:t>中</w:t>
            </w:r>
          </w:p>
        </w:tc>
        <w:tc>
          <w:tcPr>
            <w:tcW w:w="3066" w:type="dxa"/>
            <w:vAlign w:val="center"/>
          </w:tcPr>
          <w:p w14:paraId="68D2FA9A">
            <w:pPr>
              <w:keepNext/>
              <w:snapToGrid w:val="0"/>
              <w:spacing w:before="70" w:after="70" w:line="240" w:lineRule="auto"/>
              <w:ind w:firstLine="0"/>
              <w:jc w:val="left"/>
              <w:rPr>
                <w:sz w:val="21"/>
              </w:rPr>
            </w:pPr>
            <w:r>
              <w:rPr>
                <w:sz w:val="21"/>
                <w:szCs w:val="21"/>
              </w:rPr>
              <w:t>合格电池、BMS、防火箱</w:t>
            </w:r>
          </w:p>
        </w:tc>
        <w:tc>
          <w:tcPr>
            <w:tcW w:w="1386" w:type="dxa"/>
            <w:vAlign w:val="center"/>
          </w:tcPr>
          <w:p w14:paraId="00E4E0D5">
            <w:pPr>
              <w:keepNext/>
              <w:snapToGrid w:val="0"/>
              <w:spacing w:before="70" w:after="70" w:line="240" w:lineRule="auto"/>
              <w:ind w:firstLine="0"/>
              <w:jc w:val="left"/>
              <w:rPr>
                <w:sz w:val="21"/>
              </w:rPr>
            </w:pPr>
            <w:r>
              <w:rPr>
                <w:sz w:val="21"/>
                <w:szCs w:val="21"/>
              </w:rPr>
              <w:t>保障组</w:t>
            </w:r>
          </w:p>
        </w:tc>
      </w:tr>
      <w:tr w14:paraId="40BFD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49F079">
            <w:pPr>
              <w:keepNext/>
              <w:snapToGrid w:val="0"/>
              <w:spacing w:before="70" w:after="70" w:line="240" w:lineRule="auto"/>
              <w:ind w:firstLine="0"/>
              <w:jc w:val="center"/>
              <w:rPr>
                <w:sz w:val="21"/>
              </w:rPr>
            </w:pPr>
            <w:r>
              <w:rPr>
                <w:sz w:val="21"/>
                <w:szCs w:val="21"/>
              </w:rPr>
              <w:t>12</w:t>
            </w:r>
          </w:p>
        </w:tc>
        <w:tc>
          <w:tcPr>
            <w:tcW w:w="1596" w:type="dxa"/>
            <w:vAlign w:val="center"/>
          </w:tcPr>
          <w:p w14:paraId="3D9B3769">
            <w:pPr>
              <w:keepNext/>
              <w:snapToGrid w:val="0"/>
              <w:spacing w:before="70" w:after="70" w:line="240" w:lineRule="auto"/>
              <w:ind w:firstLine="0"/>
              <w:jc w:val="center"/>
              <w:rPr>
                <w:sz w:val="21"/>
              </w:rPr>
            </w:pPr>
            <w:r>
              <w:rPr>
                <w:sz w:val="21"/>
                <w:szCs w:val="21"/>
              </w:rPr>
              <w:t>夜间作业</w:t>
            </w:r>
          </w:p>
        </w:tc>
        <w:tc>
          <w:tcPr>
            <w:tcW w:w="1386" w:type="dxa"/>
            <w:vAlign w:val="center"/>
          </w:tcPr>
          <w:p w14:paraId="06A98EBD">
            <w:pPr>
              <w:keepNext/>
              <w:snapToGrid w:val="0"/>
              <w:spacing w:before="70" w:after="70" w:line="240" w:lineRule="auto"/>
              <w:ind w:firstLine="0"/>
              <w:jc w:val="left"/>
              <w:rPr>
                <w:sz w:val="21"/>
              </w:rPr>
            </w:pPr>
            <w:r>
              <w:rPr>
                <w:sz w:val="21"/>
                <w:szCs w:val="21"/>
              </w:rPr>
              <w:t>视线不良</w:t>
            </w:r>
          </w:p>
        </w:tc>
        <w:tc>
          <w:tcPr>
            <w:tcW w:w="1179" w:type="dxa"/>
            <w:vAlign w:val="center"/>
          </w:tcPr>
          <w:p w14:paraId="31D5A91A">
            <w:pPr>
              <w:keepNext/>
              <w:snapToGrid w:val="0"/>
              <w:spacing w:before="70" w:after="70" w:line="240" w:lineRule="auto"/>
              <w:ind w:firstLine="0"/>
              <w:jc w:val="center"/>
              <w:rPr>
                <w:sz w:val="21"/>
              </w:rPr>
            </w:pPr>
            <w:r>
              <w:rPr>
                <w:sz w:val="21"/>
                <w:szCs w:val="21"/>
              </w:rPr>
              <w:t>中</w:t>
            </w:r>
          </w:p>
        </w:tc>
        <w:tc>
          <w:tcPr>
            <w:tcW w:w="3066" w:type="dxa"/>
            <w:vAlign w:val="center"/>
          </w:tcPr>
          <w:p w14:paraId="6CC50603">
            <w:pPr>
              <w:keepNext/>
              <w:snapToGrid w:val="0"/>
              <w:spacing w:before="70" w:after="70" w:line="240" w:lineRule="auto"/>
              <w:ind w:firstLine="0"/>
              <w:jc w:val="left"/>
              <w:rPr>
                <w:sz w:val="21"/>
              </w:rPr>
            </w:pPr>
            <w:r>
              <w:rPr>
                <w:sz w:val="21"/>
                <w:szCs w:val="21"/>
              </w:rPr>
              <w:t>照明、反光标识、限制夜间作业</w:t>
            </w:r>
          </w:p>
        </w:tc>
        <w:tc>
          <w:tcPr>
            <w:tcW w:w="1386" w:type="dxa"/>
            <w:vAlign w:val="center"/>
          </w:tcPr>
          <w:p w14:paraId="5D848A70">
            <w:pPr>
              <w:keepNext/>
              <w:snapToGrid w:val="0"/>
              <w:spacing w:before="70" w:after="70" w:line="240" w:lineRule="auto"/>
              <w:ind w:firstLine="0"/>
              <w:jc w:val="left"/>
              <w:rPr>
                <w:sz w:val="21"/>
              </w:rPr>
            </w:pPr>
            <w:r>
              <w:rPr>
                <w:sz w:val="21"/>
                <w:szCs w:val="21"/>
              </w:rPr>
              <w:t>项目负责人</w:t>
            </w:r>
          </w:p>
        </w:tc>
      </w:tr>
      <w:tr w14:paraId="5E100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A2226DA">
            <w:pPr>
              <w:keepNext/>
              <w:snapToGrid w:val="0"/>
              <w:spacing w:before="70" w:after="70" w:line="240" w:lineRule="auto"/>
              <w:ind w:firstLine="0"/>
              <w:jc w:val="center"/>
              <w:rPr>
                <w:sz w:val="21"/>
              </w:rPr>
            </w:pPr>
            <w:r>
              <w:rPr>
                <w:sz w:val="21"/>
                <w:szCs w:val="21"/>
              </w:rPr>
              <w:t>13</w:t>
            </w:r>
          </w:p>
        </w:tc>
        <w:tc>
          <w:tcPr>
            <w:tcW w:w="1596" w:type="dxa"/>
            <w:vAlign w:val="center"/>
          </w:tcPr>
          <w:p w14:paraId="2B394001">
            <w:pPr>
              <w:keepNext/>
              <w:snapToGrid w:val="0"/>
              <w:spacing w:before="70" w:after="70" w:line="240" w:lineRule="auto"/>
              <w:ind w:firstLine="0"/>
              <w:jc w:val="center"/>
              <w:rPr>
                <w:sz w:val="21"/>
              </w:rPr>
            </w:pPr>
            <w:r>
              <w:rPr>
                <w:sz w:val="21"/>
                <w:szCs w:val="21"/>
              </w:rPr>
              <w:t>雷雨天气</w:t>
            </w:r>
          </w:p>
        </w:tc>
        <w:tc>
          <w:tcPr>
            <w:tcW w:w="1386" w:type="dxa"/>
            <w:vAlign w:val="center"/>
          </w:tcPr>
          <w:p w14:paraId="4E5932CA">
            <w:pPr>
              <w:keepNext/>
              <w:snapToGrid w:val="0"/>
              <w:spacing w:before="70" w:after="70" w:line="240" w:lineRule="auto"/>
              <w:ind w:firstLine="0"/>
              <w:jc w:val="left"/>
              <w:rPr>
                <w:sz w:val="21"/>
              </w:rPr>
            </w:pPr>
            <w:r>
              <w:rPr>
                <w:sz w:val="21"/>
                <w:szCs w:val="21"/>
              </w:rPr>
              <w:t>雷击</w:t>
            </w:r>
          </w:p>
        </w:tc>
        <w:tc>
          <w:tcPr>
            <w:tcW w:w="1179" w:type="dxa"/>
            <w:vAlign w:val="center"/>
          </w:tcPr>
          <w:p w14:paraId="4EFE53B6">
            <w:pPr>
              <w:keepNext/>
              <w:snapToGrid w:val="0"/>
              <w:spacing w:before="70" w:after="70" w:line="240" w:lineRule="auto"/>
              <w:ind w:firstLine="0"/>
              <w:jc w:val="center"/>
              <w:rPr>
                <w:sz w:val="21"/>
              </w:rPr>
            </w:pPr>
            <w:r>
              <w:rPr>
                <w:sz w:val="21"/>
                <w:szCs w:val="21"/>
              </w:rPr>
              <w:t>高</w:t>
            </w:r>
          </w:p>
        </w:tc>
        <w:tc>
          <w:tcPr>
            <w:tcW w:w="3066" w:type="dxa"/>
            <w:vAlign w:val="center"/>
          </w:tcPr>
          <w:p w14:paraId="0DDE4F47">
            <w:pPr>
              <w:keepNext/>
              <w:snapToGrid w:val="0"/>
              <w:spacing w:before="70" w:after="70" w:line="240" w:lineRule="auto"/>
              <w:ind w:firstLine="0"/>
              <w:jc w:val="left"/>
              <w:rPr>
                <w:sz w:val="21"/>
              </w:rPr>
            </w:pPr>
            <w:r>
              <w:rPr>
                <w:sz w:val="21"/>
                <w:szCs w:val="21"/>
              </w:rPr>
              <w:t>停止作业、撤离、接地</w:t>
            </w:r>
          </w:p>
        </w:tc>
        <w:tc>
          <w:tcPr>
            <w:tcW w:w="1386" w:type="dxa"/>
            <w:vAlign w:val="center"/>
          </w:tcPr>
          <w:p w14:paraId="24940853">
            <w:pPr>
              <w:keepNext/>
              <w:snapToGrid w:val="0"/>
              <w:spacing w:before="70" w:after="70" w:line="240" w:lineRule="auto"/>
              <w:ind w:firstLine="0"/>
              <w:jc w:val="left"/>
              <w:rPr>
                <w:sz w:val="21"/>
              </w:rPr>
            </w:pPr>
            <w:r>
              <w:rPr>
                <w:sz w:val="21"/>
                <w:szCs w:val="21"/>
              </w:rPr>
              <w:t>安全员</w:t>
            </w:r>
          </w:p>
        </w:tc>
      </w:tr>
      <w:tr w14:paraId="4B5D1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F9CCE5">
            <w:pPr>
              <w:keepNext/>
              <w:snapToGrid w:val="0"/>
              <w:spacing w:before="70" w:after="70" w:line="240" w:lineRule="auto"/>
              <w:ind w:firstLine="0"/>
              <w:jc w:val="center"/>
              <w:rPr>
                <w:sz w:val="21"/>
              </w:rPr>
            </w:pPr>
            <w:r>
              <w:rPr>
                <w:sz w:val="21"/>
                <w:szCs w:val="21"/>
              </w:rPr>
              <w:t>14</w:t>
            </w:r>
          </w:p>
        </w:tc>
        <w:tc>
          <w:tcPr>
            <w:tcW w:w="1596" w:type="dxa"/>
            <w:vAlign w:val="center"/>
          </w:tcPr>
          <w:p w14:paraId="123631AE">
            <w:pPr>
              <w:keepNext/>
              <w:snapToGrid w:val="0"/>
              <w:spacing w:before="70" w:after="70" w:line="240" w:lineRule="auto"/>
              <w:ind w:firstLine="0"/>
              <w:jc w:val="center"/>
              <w:rPr>
                <w:sz w:val="21"/>
              </w:rPr>
            </w:pPr>
            <w:r>
              <w:rPr>
                <w:sz w:val="21"/>
                <w:szCs w:val="21"/>
              </w:rPr>
              <w:t>高温作业</w:t>
            </w:r>
          </w:p>
        </w:tc>
        <w:tc>
          <w:tcPr>
            <w:tcW w:w="1386" w:type="dxa"/>
            <w:vAlign w:val="center"/>
          </w:tcPr>
          <w:p w14:paraId="441C9470">
            <w:pPr>
              <w:keepNext/>
              <w:snapToGrid w:val="0"/>
              <w:spacing w:before="70" w:after="70" w:line="240" w:lineRule="auto"/>
              <w:ind w:firstLine="0"/>
              <w:jc w:val="left"/>
              <w:rPr>
                <w:sz w:val="21"/>
              </w:rPr>
            </w:pPr>
            <w:r>
              <w:rPr>
                <w:sz w:val="21"/>
                <w:szCs w:val="21"/>
              </w:rPr>
              <w:t>中暑</w:t>
            </w:r>
          </w:p>
        </w:tc>
        <w:tc>
          <w:tcPr>
            <w:tcW w:w="1179" w:type="dxa"/>
            <w:vAlign w:val="center"/>
          </w:tcPr>
          <w:p w14:paraId="17775752">
            <w:pPr>
              <w:keepNext/>
              <w:snapToGrid w:val="0"/>
              <w:spacing w:before="70" w:after="70" w:line="240" w:lineRule="auto"/>
              <w:ind w:firstLine="0"/>
              <w:jc w:val="center"/>
              <w:rPr>
                <w:sz w:val="21"/>
              </w:rPr>
            </w:pPr>
            <w:r>
              <w:rPr>
                <w:sz w:val="21"/>
                <w:szCs w:val="21"/>
              </w:rPr>
              <w:t>中</w:t>
            </w:r>
          </w:p>
        </w:tc>
        <w:tc>
          <w:tcPr>
            <w:tcW w:w="3066" w:type="dxa"/>
            <w:vAlign w:val="center"/>
          </w:tcPr>
          <w:p w14:paraId="585D94F8">
            <w:pPr>
              <w:keepNext/>
              <w:snapToGrid w:val="0"/>
              <w:spacing w:before="70" w:after="70" w:line="240" w:lineRule="auto"/>
              <w:ind w:firstLine="0"/>
              <w:jc w:val="left"/>
              <w:rPr>
                <w:sz w:val="21"/>
              </w:rPr>
            </w:pPr>
            <w:r>
              <w:rPr>
                <w:sz w:val="21"/>
                <w:szCs w:val="21"/>
              </w:rPr>
              <w:t>轮换、饮水、防暑药品</w:t>
            </w:r>
          </w:p>
        </w:tc>
        <w:tc>
          <w:tcPr>
            <w:tcW w:w="1386" w:type="dxa"/>
            <w:vAlign w:val="center"/>
          </w:tcPr>
          <w:p w14:paraId="1928C011">
            <w:pPr>
              <w:keepNext/>
              <w:snapToGrid w:val="0"/>
              <w:spacing w:before="70" w:after="70" w:line="240" w:lineRule="auto"/>
              <w:ind w:firstLine="0"/>
              <w:jc w:val="left"/>
              <w:rPr>
                <w:sz w:val="21"/>
              </w:rPr>
            </w:pPr>
            <w:r>
              <w:rPr>
                <w:sz w:val="21"/>
                <w:szCs w:val="21"/>
              </w:rPr>
              <w:t>班组长</w:t>
            </w:r>
          </w:p>
        </w:tc>
      </w:tr>
      <w:tr w14:paraId="1E5EE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E48C02">
            <w:pPr>
              <w:keepNext/>
              <w:snapToGrid w:val="0"/>
              <w:spacing w:before="70" w:after="70" w:line="240" w:lineRule="auto"/>
              <w:ind w:firstLine="0"/>
              <w:jc w:val="center"/>
              <w:rPr>
                <w:sz w:val="21"/>
              </w:rPr>
            </w:pPr>
            <w:r>
              <w:rPr>
                <w:sz w:val="21"/>
                <w:szCs w:val="21"/>
              </w:rPr>
              <w:t>15</w:t>
            </w:r>
          </w:p>
        </w:tc>
        <w:tc>
          <w:tcPr>
            <w:tcW w:w="1596" w:type="dxa"/>
            <w:vAlign w:val="center"/>
          </w:tcPr>
          <w:p w14:paraId="53DBF5FA">
            <w:pPr>
              <w:keepNext/>
              <w:snapToGrid w:val="0"/>
              <w:spacing w:before="70" w:after="70" w:line="240" w:lineRule="auto"/>
              <w:ind w:firstLine="0"/>
              <w:jc w:val="center"/>
              <w:rPr>
                <w:sz w:val="21"/>
              </w:rPr>
            </w:pPr>
            <w:r>
              <w:rPr>
                <w:sz w:val="21"/>
                <w:szCs w:val="21"/>
              </w:rPr>
              <w:t>低温作业</w:t>
            </w:r>
          </w:p>
        </w:tc>
        <w:tc>
          <w:tcPr>
            <w:tcW w:w="1386" w:type="dxa"/>
            <w:vAlign w:val="center"/>
          </w:tcPr>
          <w:p w14:paraId="38785C13">
            <w:pPr>
              <w:keepNext/>
              <w:snapToGrid w:val="0"/>
              <w:spacing w:before="70" w:after="70" w:line="240" w:lineRule="auto"/>
              <w:ind w:firstLine="0"/>
              <w:jc w:val="left"/>
              <w:rPr>
                <w:sz w:val="21"/>
              </w:rPr>
            </w:pPr>
            <w:r>
              <w:rPr>
                <w:sz w:val="21"/>
                <w:szCs w:val="21"/>
              </w:rPr>
              <w:t>冻伤</w:t>
            </w:r>
          </w:p>
        </w:tc>
        <w:tc>
          <w:tcPr>
            <w:tcW w:w="1179" w:type="dxa"/>
            <w:vAlign w:val="center"/>
          </w:tcPr>
          <w:p w14:paraId="7C712016">
            <w:pPr>
              <w:keepNext/>
              <w:snapToGrid w:val="0"/>
              <w:spacing w:before="70" w:after="70" w:line="240" w:lineRule="auto"/>
              <w:ind w:firstLine="0"/>
              <w:jc w:val="center"/>
              <w:rPr>
                <w:sz w:val="21"/>
              </w:rPr>
            </w:pPr>
            <w:r>
              <w:rPr>
                <w:sz w:val="21"/>
                <w:szCs w:val="21"/>
              </w:rPr>
              <w:t>低</w:t>
            </w:r>
          </w:p>
        </w:tc>
        <w:tc>
          <w:tcPr>
            <w:tcW w:w="3066" w:type="dxa"/>
            <w:vAlign w:val="center"/>
          </w:tcPr>
          <w:p w14:paraId="1AE8EE5F">
            <w:pPr>
              <w:keepNext/>
              <w:snapToGrid w:val="0"/>
              <w:spacing w:before="70" w:after="70" w:line="240" w:lineRule="auto"/>
              <w:ind w:firstLine="0"/>
              <w:jc w:val="left"/>
              <w:rPr>
                <w:sz w:val="21"/>
              </w:rPr>
            </w:pPr>
            <w:r>
              <w:rPr>
                <w:sz w:val="21"/>
                <w:szCs w:val="21"/>
              </w:rPr>
              <w:t>保暖、限时作业</w:t>
            </w:r>
          </w:p>
        </w:tc>
        <w:tc>
          <w:tcPr>
            <w:tcW w:w="1386" w:type="dxa"/>
            <w:vAlign w:val="center"/>
          </w:tcPr>
          <w:p w14:paraId="750D6815">
            <w:pPr>
              <w:keepNext/>
              <w:snapToGrid w:val="0"/>
              <w:spacing w:before="70" w:after="70" w:line="240" w:lineRule="auto"/>
              <w:ind w:firstLine="0"/>
              <w:jc w:val="left"/>
              <w:rPr>
                <w:sz w:val="21"/>
              </w:rPr>
            </w:pPr>
            <w:r>
              <w:rPr>
                <w:sz w:val="21"/>
                <w:szCs w:val="21"/>
              </w:rPr>
              <w:t>班组长</w:t>
            </w:r>
          </w:p>
        </w:tc>
      </w:tr>
      <w:tr w14:paraId="11CD0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1BFE9C">
            <w:pPr>
              <w:keepNext/>
              <w:snapToGrid w:val="0"/>
              <w:spacing w:before="70" w:after="70" w:line="240" w:lineRule="auto"/>
              <w:ind w:firstLine="0"/>
              <w:jc w:val="center"/>
              <w:rPr>
                <w:sz w:val="21"/>
              </w:rPr>
            </w:pPr>
            <w:r>
              <w:rPr>
                <w:sz w:val="21"/>
                <w:szCs w:val="21"/>
              </w:rPr>
              <w:t>16</w:t>
            </w:r>
          </w:p>
        </w:tc>
        <w:tc>
          <w:tcPr>
            <w:tcW w:w="1596" w:type="dxa"/>
            <w:vAlign w:val="center"/>
          </w:tcPr>
          <w:p w14:paraId="5F0366F5">
            <w:pPr>
              <w:keepNext/>
              <w:snapToGrid w:val="0"/>
              <w:spacing w:before="70" w:after="70" w:line="240" w:lineRule="auto"/>
              <w:ind w:firstLine="0"/>
              <w:jc w:val="center"/>
              <w:rPr>
                <w:sz w:val="21"/>
              </w:rPr>
            </w:pPr>
            <w:r>
              <w:rPr>
                <w:sz w:val="21"/>
                <w:szCs w:val="21"/>
              </w:rPr>
              <w:t>粉尘环境</w:t>
            </w:r>
          </w:p>
        </w:tc>
        <w:tc>
          <w:tcPr>
            <w:tcW w:w="1386" w:type="dxa"/>
            <w:vAlign w:val="center"/>
          </w:tcPr>
          <w:p w14:paraId="2091BF5D">
            <w:pPr>
              <w:keepNext/>
              <w:snapToGrid w:val="0"/>
              <w:spacing w:before="70" w:after="70" w:line="240" w:lineRule="auto"/>
              <w:ind w:firstLine="0"/>
              <w:jc w:val="left"/>
              <w:rPr>
                <w:sz w:val="21"/>
              </w:rPr>
            </w:pPr>
            <w:r>
              <w:rPr>
                <w:sz w:val="21"/>
                <w:szCs w:val="21"/>
              </w:rPr>
              <w:t>呼吸道伤害</w:t>
            </w:r>
          </w:p>
        </w:tc>
        <w:tc>
          <w:tcPr>
            <w:tcW w:w="1179" w:type="dxa"/>
            <w:vAlign w:val="center"/>
          </w:tcPr>
          <w:p w14:paraId="12671E04">
            <w:pPr>
              <w:keepNext/>
              <w:snapToGrid w:val="0"/>
              <w:spacing w:before="70" w:after="70" w:line="240" w:lineRule="auto"/>
              <w:ind w:firstLine="0"/>
              <w:jc w:val="center"/>
              <w:rPr>
                <w:sz w:val="21"/>
              </w:rPr>
            </w:pPr>
            <w:r>
              <w:rPr>
                <w:sz w:val="21"/>
                <w:szCs w:val="21"/>
              </w:rPr>
              <w:t>低</w:t>
            </w:r>
          </w:p>
        </w:tc>
        <w:tc>
          <w:tcPr>
            <w:tcW w:w="3066" w:type="dxa"/>
            <w:vAlign w:val="center"/>
          </w:tcPr>
          <w:p w14:paraId="18F74105">
            <w:pPr>
              <w:keepNext/>
              <w:snapToGrid w:val="0"/>
              <w:spacing w:before="70" w:after="70" w:line="240" w:lineRule="auto"/>
              <w:ind w:firstLine="0"/>
              <w:jc w:val="left"/>
              <w:rPr>
                <w:sz w:val="21"/>
              </w:rPr>
            </w:pPr>
            <w:r>
              <w:rPr>
                <w:sz w:val="21"/>
                <w:szCs w:val="21"/>
              </w:rPr>
              <w:t>防尘口罩、通风</w:t>
            </w:r>
          </w:p>
        </w:tc>
        <w:tc>
          <w:tcPr>
            <w:tcW w:w="1386" w:type="dxa"/>
            <w:vAlign w:val="center"/>
          </w:tcPr>
          <w:p w14:paraId="60860DD1">
            <w:pPr>
              <w:keepNext/>
              <w:snapToGrid w:val="0"/>
              <w:spacing w:before="70" w:after="70" w:line="240" w:lineRule="auto"/>
              <w:ind w:firstLine="0"/>
              <w:jc w:val="left"/>
              <w:rPr>
                <w:sz w:val="21"/>
              </w:rPr>
            </w:pPr>
            <w:r>
              <w:rPr>
                <w:sz w:val="21"/>
                <w:szCs w:val="21"/>
              </w:rPr>
              <w:t>班组长</w:t>
            </w:r>
          </w:p>
        </w:tc>
      </w:tr>
      <w:tr w14:paraId="5721A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100105F">
            <w:pPr>
              <w:keepNext/>
              <w:snapToGrid w:val="0"/>
              <w:spacing w:before="70" w:after="70" w:line="240" w:lineRule="auto"/>
              <w:ind w:firstLine="0"/>
              <w:jc w:val="center"/>
              <w:rPr>
                <w:sz w:val="21"/>
              </w:rPr>
            </w:pPr>
            <w:r>
              <w:rPr>
                <w:sz w:val="21"/>
                <w:szCs w:val="21"/>
              </w:rPr>
              <w:t>17</w:t>
            </w:r>
          </w:p>
        </w:tc>
        <w:tc>
          <w:tcPr>
            <w:tcW w:w="1596" w:type="dxa"/>
            <w:vAlign w:val="center"/>
          </w:tcPr>
          <w:p w14:paraId="7A80CE5F">
            <w:pPr>
              <w:keepNext/>
              <w:snapToGrid w:val="0"/>
              <w:spacing w:before="70" w:after="70" w:line="240" w:lineRule="auto"/>
              <w:ind w:firstLine="0"/>
              <w:jc w:val="center"/>
              <w:rPr>
                <w:sz w:val="21"/>
              </w:rPr>
            </w:pPr>
            <w:r>
              <w:rPr>
                <w:sz w:val="21"/>
                <w:szCs w:val="21"/>
              </w:rPr>
              <w:t>噪声环境</w:t>
            </w:r>
          </w:p>
        </w:tc>
        <w:tc>
          <w:tcPr>
            <w:tcW w:w="1386" w:type="dxa"/>
            <w:vAlign w:val="center"/>
          </w:tcPr>
          <w:p w14:paraId="3A7A05C1">
            <w:pPr>
              <w:keepNext/>
              <w:snapToGrid w:val="0"/>
              <w:spacing w:before="70" w:after="70" w:line="240" w:lineRule="auto"/>
              <w:ind w:firstLine="0"/>
              <w:jc w:val="left"/>
              <w:rPr>
                <w:sz w:val="21"/>
              </w:rPr>
            </w:pPr>
            <w:r>
              <w:rPr>
                <w:sz w:val="21"/>
                <w:szCs w:val="21"/>
              </w:rPr>
              <w:t>听力损伤</w:t>
            </w:r>
          </w:p>
        </w:tc>
        <w:tc>
          <w:tcPr>
            <w:tcW w:w="1179" w:type="dxa"/>
            <w:vAlign w:val="center"/>
          </w:tcPr>
          <w:p w14:paraId="763B8A10">
            <w:pPr>
              <w:keepNext/>
              <w:snapToGrid w:val="0"/>
              <w:spacing w:before="70" w:after="70" w:line="240" w:lineRule="auto"/>
              <w:ind w:firstLine="0"/>
              <w:jc w:val="center"/>
              <w:rPr>
                <w:sz w:val="21"/>
              </w:rPr>
            </w:pPr>
            <w:r>
              <w:rPr>
                <w:sz w:val="21"/>
                <w:szCs w:val="21"/>
              </w:rPr>
              <w:t>低</w:t>
            </w:r>
          </w:p>
        </w:tc>
        <w:tc>
          <w:tcPr>
            <w:tcW w:w="3066" w:type="dxa"/>
            <w:vAlign w:val="center"/>
          </w:tcPr>
          <w:p w14:paraId="652C768E">
            <w:pPr>
              <w:keepNext/>
              <w:snapToGrid w:val="0"/>
              <w:spacing w:before="70" w:after="70" w:line="240" w:lineRule="auto"/>
              <w:ind w:firstLine="0"/>
              <w:jc w:val="left"/>
              <w:rPr>
                <w:sz w:val="21"/>
              </w:rPr>
            </w:pPr>
            <w:r>
              <w:rPr>
                <w:sz w:val="21"/>
                <w:szCs w:val="21"/>
              </w:rPr>
              <w:t>耳塞、限时</w:t>
            </w:r>
          </w:p>
        </w:tc>
        <w:tc>
          <w:tcPr>
            <w:tcW w:w="1386" w:type="dxa"/>
            <w:vAlign w:val="center"/>
          </w:tcPr>
          <w:p w14:paraId="75CD1168">
            <w:pPr>
              <w:keepNext/>
              <w:snapToGrid w:val="0"/>
              <w:spacing w:before="70" w:after="70" w:line="240" w:lineRule="auto"/>
              <w:ind w:firstLine="0"/>
              <w:jc w:val="left"/>
              <w:rPr>
                <w:sz w:val="21"/>
              </w:rPr>
            </w:pPr>
            <w:r>
              <w:rPr>
                <w:sz w:val="21"/>
                <w:szCs w:val="21"/>
              </w:rPr>
              <w:t>班组长</w:t>
            </w:r>
          </w:p>
        </w:tc>
      </w:tr>
      <w:tr w14:paraId="48A14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B2D85D">
            <w:pPr>
              <w:keepNext/>
              <w:snapToGrid w:val="0"/>
              <w:spacing w:before="70" w:after="70" w:line="240" w:lineRule="auto"/>
              <w:ind w:firstLine="0"/>
              <w:jc w:val="center"/>
              <w:rPr>
                <w:sz w:val="21"/>
              </w:rPr>
            </w:pPr>
            <w:r>
              <w:rPr>
                <w:sz w:val="21"/>
                <w:szCs w:val="21"/>
              </w:rPr>
              <w:t>18</w:t>
            </w:r>
          </w:p>
        </w:tc>
        <w:tc>
          <w:tcPr>
            <w:tcW w:w="1596" w:type="dxa"/>
            <w:vAlign w:val="center"/>
          </w:tcPr>
          <w:p w14:paraId="05235123">
            <w:pPr>
              <w:keepNext/>
              <w:snapToGrid w:val="0"/>
              <w:spacing w:before="70" w:after="70" w:line="240" w:lineRule="auto"/>
              <w:ind w:firstLine="0"/>
              <w:jc w:val="center"/>
              <w:rPr>
                <w:sz w:val="21"/>
              </w:rPr>
            </w:pPr>
            <w:r>
              <w:rPr>
                <w:sz w:val="21"/>
                <w:szCs w:val="21"/>
              </w:rPr>
              <w:t>化学材料</w:t>
            </w:r>
          </w:p>
        </w:tc>
        <w:tc>
          <w:tcPr>
            <w:tcW w:w="1386" w:type="dxa"/>
            <w:vAlign w:val="center"/>
          </w:tcPr>
          <w:p w14:paraId="36EC6E07">
            <w:pPr>
              <w:keepNext/>
              <w:snapToGrid w:val="0"/>
              <w:spacing w:before="70" w:after="70" w:line="240" w:lineRule="auto"/>
              <w:ind w:firstLine="0"/>
              <w:jc w:val="left"/>
              <w:rPr>
                <w:sz w:val="21"/>
              </w:rPr>
            </w:pPr>
            <w:r>
              <w:rPr>
                <w:sz w:val="21"/>
                <w:szCs w:val="21"/>
              </w:rPr>
              <w:t>皮肤灼伤</w:t>
            </w:r>
          </w:p>
        </w:tc>
        <w:tc>
          <w:tcPr>
            <w:tcW w:w="1179" w:type="dxa"/>
            <w:vAlign w:val="center"/>
          </w:tcPr>
          <w:p w14:paraId="2745D2DE">
            <w:pPr>
              <w:keepNext/>
              <w:snapToGrid w:val="0"/>
              <w:spacing w:before="70" w:after="70" w:line="240" w:lineRule="auto"/>
              <w:ind w:firstLine="0"/>
              <w:jc w:val="center"/>
              <w:rPr>
                <w:sz w:val="21"/>
              </w:rPr>
            </w:pPr>
            <w:r>
              <w:rPr>
                <w:sz w:val="21"/>
                <w:szCs w:val="21"/>
              </w:rPr>
              <w:t>低</w:t>
            </w:r>
          </w:p>
        </w:tc>
        <w:tc>
          <w:tcPr>
            <w:tcW w:w="3066" w:type="dxa"/>
            <w:vAlign w:val="center"/>
          </w:tcPr>
          <w:p w14:paraId="3CB75DB3">
            <w:pPr>
              <w:keepNext/>
              <w:snapToGrid w:val="0"/>
              <w:spacing w:before="70" w:after="70" w:line="240" w:lineRule="auto"/>
              <w:ind w:firstLine="0"/>
              <w:jc w:val="left"/>
              <w:rPr>
                <w:sz w:val="21"/>
              </w:rPr>
            </w:pPr>
            <w:r>
              <w:rPr>
                <w:sz w:val="21"/>
                <w:szCs w:val="21"/>
              </w:rPr>
              <w:t>手套、护目镜、MSDS</w:t>
            </w:r>
          </w:p>
        </w:tc>
        <w:tc>
          <w:tcPr>
            <w:tcW w:w="1386" w:type="dxa"/>
            <w:vAlign w:val="center"/>
          </w:tcPr>
          <w:p w14:paraId="619267B4">
            <w:pPr>
              <w:keepNext/>
              <w:snapToGrid w:val="0"/>
              <w:spacing w:before="70" w:after="70" w:line="240" w:lineRule="auto"/>
              <w:ind w:firstLine="0"/>
              <w:jc w:val="left"/>
              <w:rPr>
                <w:sz w:val="21"/>
              </w:rPr>
            </w:pPr>
            <w:r>
              <w:rPr>
                <w:sz w:val="21"/>
                <w:szCs w:val="21"/>
              </w:rPr>
              <w:t>安全员</w:t>
            </w:r>
          </w:p>
        </w:tc>
      </w:tr>
      <w:tr w14:paraId="44D36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7DD0D7">
            <w:pPr>
              <w:keepNext/>
              <w:snapToGrid w:val="0"/>
              <w:spacing w:before="70" w:after="70" w:line="240" w:lineRule="auto"/>
              <w:ind w:firstLine="0"/>
              <w:jc w:val="center"/>
              <w:rPr>
                <w:sz w:val="21"/>
              </w:rPr>
            </w:pPr>
            <w:r>
              <w:rPr>
                <w:sz w:val="21"/>
                <w:szCs w:val="21"/>
              </w:rPr>
              <w:t>19</w:t>
            </w:r>
          </w:p>
        </w:tc>
        <w:tc>
          <w:tcPr>
            <w:tcW w:w="1596" w:type="dxa"/>
            <w:vAlign w:val="center"/>
          </w:tcPr>
          <w:p w14:paraId="48C1C29D">
            <w:pPr>
              <w:keepNext/>
              <w:snapToGrid w:val="0"/>
              <w:spacing w:before="70" w:after="70" w:line="240" w:lineRule="auto"/>
              <w:ind w:firstLine="0"/>
              <w:jc w:val="center"/>
              <w:rPr>
                <w:sz w:val="21"/>
              </w:rPr>
            </w:pPr>
            <w:r>
              <w:rPr>
                <w:sz w:val="21"/>
                <w:szCs w:val="21"/>
              </w:rPr>
              <w:t>交通出行</w:t>
            </w:r>
          </w:p>
        </w:tc>
        <w:tc>
          <w:tcPr>
            <w:tcW w:w="1386" w:type="dxa"/>
            <w:vAlign w:val="center"/>
          </w:tcPr>
          <w:p w14:paraId="4C53DA46">
            <w:pPr>
              <w:keepNext/>
              <w:snapToGrid w:val="0"/>
              <w:spacing w:before="70" w:after="70" w:line="240" w:lineRule="auto"/>
              <w:ind w:firstLine="0"/>
              <w:jc w:val="left"/>
              <w:rPr>
                <w:sz w:val="21"/>
              </w:rPr>
            </w:pPr>
            <w:r>
              <w:rPr>
                <w:sz w:val="21"/>
                <w:szCs w:val="21"/>
              </w:rPr>
              <w:t>交通事故</w:t>
            </w:r>
          </w:p>
        </w:tc>
        <w:tc>
          <w:tcPr>
            <w:tcW w:w="1179" w:type="dxa"/>
            <w:vAlign w:val="center"/>
          </w:tcPr>
          <w:p w14:paraId="47E99615">
            <w:pPr>
              <w:keepNext/>
              <w:snapToGrid w:val="0"/>
              <w:spacing w:before="70" w:after="70" w:line="240" w:lineRule="auto"/>
              <w:ind w:firstLine="0"/>
              <w:jc w:val="center"/>
              <w:rPr>
                <w:sz w:val="21"/>
              </w:rPr>
            </w:pPr>
            <w:r>
              <w:rPr>
                <w:sz w:val="21"/>
                <w:szCs w:val="21"/>
              </w:rPr>
              <w:t>中</w:t>
            </w:r>
          </w:p>
        </w:tc>
        <w:tc>
          <w:tcPr>
            <w:tcW w:w="3066" w:type="dxa"/>
            <w:vAlign w:val="center"/>
          </w:tcPr>
          <w:p w14:paraId="672F779F">
            <w:pPr>
              <w:keepNext/>
              <w:snapToGrid w:val="0"/>
              <w:spacing w:before="70" w:after="70" w:line="240" w:lineRule="auto"/>
              <w:ind w:firstLine="0"/>
              <w:jc w:val="left"/>
              <w:rPr>
                <w:sz w:val="21"/>
              </w:rPr>
            </w:pPr>
            <w:r>
              <w:rPr>
                <w:sz w:val="21"/>
                <w:szCs w:val="21"/>
              </w:rPr>
              <w:t>驾驶员资质、限速、系安全带</w:t>
            </w:r>
          </w:p>
        </w:tc>
        <w:tc>
          <w:tcPr>
            <w:tcW w:w="1386" w:type="dxa"/>
            <w:vAlign w:val="center"/>
          </w:tcPr>
          <w:p w14:paraId="230D005B">
            <w:pPr>
              <w:keepNext/>
              <w:snapToGrid w:val="0"/>
              <w:spacing w:before="70" w:after="70" w:line="240" w:lineRule="auto"/>
              <w:ind w:firstLine="0"/>
              <w:jc w:val="left"/>
              <w:rPr>
                <w:sz w:val="21"/>
              </w:rPr>
            </w:pPr>
            <w:r>
              <w:rPr>
                <w:sz w:val="21"/>
                <w:szCs w:val="21"/>
              </w:rPr>
              <w:t>保障组</w:t>
            </w:r>
          </w:p>
        </w:tc>
      </w:tr>
      <w:tr w14:paraId="129E6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C7FF20">
            <w:pPr>
              <w:keepNext/>
              <w:snapToGrid w:val="0"/>
              <w:spacing w:before="70" w:after="70" w:line="240" w:lineRule="auto"/>
              <w:ind w:firstLine="0"/>
              <w:jc w:val="center"/>
              <w:rPr>
                <w:sz w:val="21"/>
              </w:rPr>
            </w:pPr>
            <w:r>
              <w:rPr>
                <w:sz w:val="21"/>
                <w:szCs w:val="21"/>
              </w:rPr>
              <w:t>20</w:t>
            </w:r>
          </w:p>
        </w:tc>
        <w:tc>
          <w:tcPr>
            <w:tcW w:w="1596" w:type="dxa"/>
            <w:vAlign w:val="center"/>
          </w:tcPr>
          <w:p w14:paraId="1F9366E3">
            <w:pPr>
              <w:keepNext/>
              <w:snapToGrid w:val="0"/>
              <w:spacing w:before="70" w:after="70" w:line="240" w:lineRule="auto"/>
              <w:ind w:firstLine="0"/>
              <w:jc w:val="center"/>
              <w:rPr>
                <w:sz w:val="21"/>
              </w:rPr>
            </w:pPr>
            <w:r>
              <w:rPr>
                <w:sz w:val="21"/>
                <w:szCs w:val="21"/>
              </w:rPr>
              <w:t>数据交接</w:t>
            </w:r>
          </w:p>
        </w:tc>
        <w:tc>
          <w:tcPr>
            <w:tcW w:w="1386" w:type="dxa"/>
            <w:vAlign w:val="center"/>
          </w:tcPr>
          <w:p w14:paraId="74DEDA78">
            <w:pPr>
              <w:keepNext/>
              <w:snapToGrid w:val="0"/>
              <w:spacing w:before="70" w:after="70" w:line="240" w:lineRule="auto"/>
              <w:ind w:firstLine="0"/>
              <w:jc w:val="left"/>
              <w:rPr>
                <w:sz w:val="21"/>
              </w:rPr>
            </w:pPr>
            <w:r>
              <w:rPr>
                <w:sz w:val="21"/>
                <w:szCs w:val="21"/>
              </w:rPr>
              <w:t>信息泄露</w:t>
            </w:r>
          </w:p>
        </w:tc>
        <w:tc>
          <w:tcPr>
            <w:tcW w:w="1179" w:type="dxa"/>
            <w:vAlign w:val="center"/>
          </w:tcPr>
          <w:p w14:paraId="24701CCA">
            <w:pPr>
              <w:keepNext/>
              <w:snapToGrid w:val="0"/>
              <w:spacing w:before="70" w:after="70" w:line="240" w:lineRule="auto"/>
              <w:ind w:firstLine="0"/>
              <w:jc w:val="center"/>
              <w:rPr>
                <w:sz w:val="21"/>
              </w:rPr>
            </w:pPr>
            <w:r>
              <w:rPr>
                <w:sz w:val="21"/>
                <w:szCs w:val="21"/>
              </w:rPr>
              <w:t>中</w:t>
            </w:r>
          </w:p>
        </w:tc>
        <w:tc>
          <w:tcPr>
            <w:tcW w:w="3066" w:type="dxa"/>
            <w:vAlign w:val="center"/>
          </w:tcPr>
          <w:p w14:paraId="7C0D3A23">
            <w:pPr>
              <w:keepNext/>
              <w:snapToGrid w:val="0"/>
              <w:spacing w:before="70" w:after="70" w:line="240" w:lineRule="auto"/>
              <w:ind w:firstLine="0"/>
              <w:jc w:val="left"/>
              <w:rPr>
                <w:sz w:val="21"/>
              </w:rPr>
            </w:pPr>
            <w:r>
              <w:rPr>
                <w:sz w:val="21"/>
                <w:szCs w:val="21"/>
              </w:rPr>
              <w:t>加密、权限、登记</w:t>
            </w:r>
          </w:p>
        </w:tc>
        <w:tc>
          <w:tcPr>
            <w:tcW w:w="1386" w:type="dxa"/>
            <w:vAlign w:val="center"/>
          </w:tcPr>
          <w:p w14:paraId="227C38DE">
            <w:pPr>
              <w:keepNext/>
              <w:snapToGrid w:val="0"/>
              <w:spacing w:before="70" w:after="70" w:line="240" w:lineRule="auto"/>
              <w:ind w:firstLine="0"/>
              <w:jc w:val="left"/>
              <w:rPr>
                <w:sz w:val="21"/>
              </w:rPr>
            </w:pPr>
            <w:r>
              <w:rPr>
                <w:sz w:val="21"/>
                <w:szCs w:val="21"/>
              </w:rPr>
              <w:t>安全负责人</w:t>
            </w:r>
          </w:p>
        </w:tc>
      </w:tr>
    </w:tbl>
    <w:p w14:paraId="613D8D39">
      <w:pPr>
        <w:spacing w:line="240" w:lineRule="auto"/>
      </w:pPr>
    </w:p>
    <w:p w14:paraId="115FAAE3">
      <w:pPr>
        <w:pStyle w:val="5"/>
      </w:pPr>
      <w:bookmarkStart w:id="229" w:name="_Toc12764"/>
      <w:r>
        <w:rPr>
          <w:szCs w:val="32"/>
        </w:rPr>
        <w:t>2.11.6 现场应急处置方案</w:t>
      </w:r>
      <w:bookmarkEnd w:id="229"/>
    </w:p>
    <w:p w14:paraId="1E2B7E83">
      <w:pPr>
        <w:pStyle w:val="6"/>
      </w:pPr>
      <w:r>
        <w:rPr>
          <w:szCs w:val="32"/>
        </w:rPr>
        <w:t>2.11.6.1 应急组织与联络</w:t>
      </w:r>
    </w:p>
    <w:p w14:paraId="05A13C56">
      <w:r>
        <w:t>项目设应急指挥小组，项目负责人任组长，安全负责人任副组长，成员包括各作业组长。现场配备急救箱、担架、灭火器、救生绳、应急照明、气体检测仪。应急联络方式在进场前向全员公示，并与电站应急指挥中心建立联络。</w:t>
      </w:r>
    </w:p>
    <w:p w14:paraId="1594736E">
      <w:pPr>
        <w:pStyle w:val="6"/>
      </w:pPr>
      <w:r>
        <w:rPr>
          <w:szCs w:val="32"/>
        </w:rPr>
        <w:t>2.11.6.2 典型场景处置</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9"/>
        <w:gridCol w:w="2024"/>
        <w:gridCol w:w="3304"/>
        <w:gridCol w:w="1853"/>
      </w:tblGrid>
      <w:tr w14:paraId="325EC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19" w:type="dxa"/>
            <w:shd w:val="clear" w:color="auto" w:fill="E7E6E6"/>
            <w:vAlign w:val="center"/>
          </w:tcPr>
          <w:p w14:paraId="7B1D01AC">
            <w:pPr>
              <w:snapToGrid w:val="0"/>
              <w:spacing w:before="70" w:after="70" w:line="240" w:lineRule="auto"/>
              <w:ind w:firstLine="0"/>
              <w:jc w:val="center"/>
              <w:rPr>
                <w:b/>
                <w:sz w:val="21"/>
              </w:rPr>
            </w:pPr>
            <w:r>
              <w:rPr>
                <w:b/>
                <w:sz w:val="21"/>
                <w:szCs w:val="21"/>
              </w:rPr>
              <w:t>场景</w:t>
            </w:r>
          </w:p>
        </w:tc>
        <w:tc>
          <w:tcPr>
            <w:tcW w:w="2024" w:type="dxa"/>
            <w:shd w:val="clear" w:color="auto" w:fill="E7E6E6"/>
            <w:vAlign w:val="center"/>
          </w:tcPr>
          <w:p w14:paraId="22D624F6">
            <w:pPr>
              <w:snapToGrid w:val="0"/>
              <w:spacing w:before="70" w:after="70" w:line="240" w:lineRule="auto"/>
              <w:ind w:firstLine="0"/>
              <w:jc w:val="center"/>
              <w:rPr>
                <w:b/>
                <w:sz w:val="21"/>
              </w:rPr>
            </w:pPr>
            <w:r>
              <w:rPr>
                <w:b/>
                <w:sz w:val="21"/>
                <w:szCs w:val="21"/>
              </w:rPr>
              <w:t>发现与报警</w:t>
            </w:r>
          </w:p>
        </w:tc>
        <w:tc>
          <w:tcPr>
            <w:tcW w:w="3304" w:type="dxa"/>
            <w:shd w:val="clear" w:color="auto" w:fill="E7E6E6"/>
            <w:vAlign w:val="center"/>
          </w:tcPr>
          <w:p w14:paraId="0C54C66A">
            <w:pPr>
              <w:snapToGrid w:val="0"/>
              <w:spacing w:before="70" w:after="70" w:line="240" w:lineRule="auto"/>
              <w:ind w:firstLine="0"/>
              <w:jc w:val="center"/>
              <w:rPr>
                <w:b/>
                <w:sz w:val="21"/>
              </w:rPr>
            </w:pPr>
            <w:r>
              <w:rPr>
                <w:b/>
                <w:sz w:val="21"/>
                <w:szCs w:val="21"/>
              </w:rPr>
              <w:t>现场处置</w:t>
            </w:r>
          </w:p>
        </w:tc>
        <w:tc>
          <w:tcPr>
            <w:tcW w:w="1853" w:type="dxa"/>
            <w:shd w:val="clear" w:color="auto" w:fill="E7E6E6"/>
            <w:vAlign w:val="center"/>
          </w:tcPr>
          <w:p w14:paraId="2B4C8A34">
            <w:pPr>
              <w:snapToGrid w:val="0"/>
              <w:spacing w:before="70" w:after="70" w:line="240" w:lineRule="auto"/>
              <w:ind w:firstLine="0"/>
              <w:jc w:val="center"/>
              <w:rPr>
                <w:b/>
                <w:sz w:val="21"/>
              </w:rPr>
            </w:pPr>
            <w:r>
              <w:rPr>
                <w:b/>
                <w:sz w:val="21"/>
                <w:szCs w:val="21"/>
              </w:rPr>
              <w:t>后续</w:t>
            </w:r>
          </w:p>
        </w:tc>
      </w:tr>
      <w:tr w14:paraId="49756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78318EA8">
            <w:pPr>
              <w:snapToGrid w:val="0"/>
              <w:spacing w:before="70" w:after="70" w:line="240" w:lineRule="auto"/>
              <w:ind w:firstLine="0"/>
              <w:jc w:val="left"/>
              <w:rPr>
                <w:sz w:val="21"/>
              </w:rPr>
            </w:pPr>
            <w:r>
              <w:rPr>
                <w:sz w:val="21"/>
                <w:szCs w:val="21"/>
              </w:rPr>
              <w:t>高处坠落</w:t>
            </w:r>
          </w:p>
        </w:tc>
        <w:tc>
          <w:tcPr>
            <w:tcW w:w="2024" w:type="dxa"/>
            <w:vAlign w:val="center"/>
          </w:tcPr>
          <w:p w14:paraId="203AB05B">
            <w:pPr>
              <w:snapToGrid w:val="0"/>
              <w:spacing w:before="70" w:after="70" w:line="240" w:lineRule="auto"/>
              <w:ind w:firstLine="0"/>
              <w:jc w:val="left"/>
              <w:rPr>
                <w:sz w:val="21"/>
              </w:rPr>
            </w:pPr>
            <w:r>
              <w:rPr>
                <w:sz w:val="21"/>
                <w:szCs w:val="21"/>
              </w:rPr>
              <w:t>立即呼救、报告</w:t>
            </w:r>
          </w:p>
        </w:tc>
        <w:tc>
          <w:tcPr>
            <w:tcW w:w="3304" w:type="dxa"/>
            <w:vAlign w:val="center"/>
          </w:tcPr>
          <w:p w14:paraId="068C4723">
            <w:pPr>
              <w:snapToGrid w:val="0"/>
              <w:spacing w:before="70" w:after="70" w:line="240" w:lineRule="auto"/>
              <w:ind w:firstLine="0"/>
              <w:jc w:val="left"/>
              <w:rPr>
                <w:sz w:val="21"/>
              </w:rPr>
            </w:pPr>
            <w:r>
              <w:rPr>
                <w:sz w:val="21"/>
                <w:szCs w:val="21"/>
              </w:rPr>
              <w:t>不随意搬动伤者、止血固定、拨打急救</w:t>
            </w:r>
          </w:p>
        </w:tc>
        <w:tc>
          <w:tcPr>
            <w:tcW w:w="1853" w:type="dxa"/>
            <w:vAlign w:val="center"/>
          </w:tcPr>
          <w:p w14:paraId="4E91C668">
            <w:pPr>
              <w:snapToGrid w:val="0"/>
              <w:spacing w:before="70" w:after="70" w:line="240" w:lineRule="auto"/>
              <w:ind w:firstLine="0"/>
              <w:jc w:val="left"/>
              <w:rPr>
                <w:sz w:val="21"/>
              </w:rPr>
            </w:pPr>
            <w:r>
              <w:rPr>
                <w:sz w:val="21"/>
                <w:szCs w:val="21"/>
              </w:rPr>
              <w:t>保护现场、配合调查</w:t>
            </w:r>
          </w:p>
        </w:tc>
      </w:tr>
      <w:tr w14:paraId="3B33A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375325E6">
            <w:pPr>
              <w:snapToGrid w:val="0"/>
              <w:spacing w:before="70" w:after="70" w:line="240" w:lineRule="auto"/>
              <w:ind w:firstLine="0"/>
              <w:jc w:val="left"/>
              <w:rPr>
                <w:sz w:val="21"/>
              </w:rPr>
            </w:pPr>
            <w:r>
              <w:rPr>
                <w:sz w:val="21"/>
                <w:szCs w:val="21"/>
              </w:rPr>
              <w:t>触电</w:t>
            </w:r>
          </w:p>
        </w:tc>
        <w:tc>
          <w:tcPr>
            <w:tcW w:w="2024" w:type="dxa"/>
            <w:vAlign w:val="center"/>
          </w:tcPr>
          <w:p w14:paraId="0BE1BE80">
            <w:pPr>
              <w:snapToGrid w:val="0"/>
              <w:spacing w:before="70" w:after="70" w:line="240" w:lineRule="auto"/>
              <w:ind w:firstLine="0"/>
              <w:jc w:val="left"/>
              <w:rPr>
                <w:sz w:val="21"/>
              </w:rPr>
            </w:pPr>
            <w:r>
              <w:rPr>
                <w:sz w:val="21"/>
                <w:szCs w:val="21"/>
              </w:rPr>
              <w:t>切断电源、报告</w:t>
            </w:r>
          </w:p>
        </w:tc>
        <w:tc>
          <w:tcPr>
            <w:tcW w:w="3304" w:type="dxa"/>
            <w:vAlign w:val="center"/>
          </w:tcPr>
          <w:p w14:paraId="6E55F516">
            <w:pPr>
              <w:snapToGrid w:val="0"/>
              <w:spacing w:before="70" w:after="70" w:line="240" w:lineRule="auto"/>
              <w:ind w:firstLine="0"/>
              <w:jc w:val="left"/>
              <w:rPr>
                <w:sz w:val="21"/>
              </w:rPr>
            </w:pPr>
            <w:r>
              <w:rPr>
                <w:sz w:val="21"/>
                <w:szCs w:val="21"/>
              </w:rPr>
              <w:t>用绝缘物分离、心肺复苏、送医</w:t>
            </w:r>
          </w:p>
        </w:tc>
        <w:tc>
          <w:tcPr>
            <w:tcW w:w="1853" w:type="dxa"/>
            <w:vAlign w:val="center"/>
          </w:tcPr>
          <w:p w14:paraId="72A83CDB">
            <w:pPr>
              <w:snapToGrid w:val="0"/>
              <w:spacing w:before="70" w:after="70" w:line="240" w:lineRule="auto"/>
              <w:ind w:firstLine="0"/>
              <w:jc w:val="left"/>
              <w:rPr>
                <w:sz w:val="21"/>
              </w:rPr>
            </w:pPr>
            <w:r>
              <w:rPr>
                <w:sz w:val="21"/>
                <w:szCs w:val="21"/>
              </w:rPr>
              <w:t>排查线路、整改</w:t>
            </w:r>
          </w:p>
        </w:tc>
      </w:tr>
      <w:tr w14:paraId="0F50A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4751C6EA">
            <w:pPr>
              <w:snapToGrid w:val="0"/>
              <w:spacing w:before="70" w:after="70" w:line="240" w:lineRule="auto"/>
              <w:ind w:firstLine="0"/>
              <w:jc w:val="left"/>
              <w:rPr>
                <w:sz w:val="21"/>
              </w:rPr>
            </w:pPr>
            <w:r>
              <w:rPr>
                <w:sz w:val="21"/>
                <w:szCs w:val="21"/>
              </w:rPr>
              <w:t>落水</w:t>
            </w:r>
          </w:p>
        </w:tc>
        <w:tc>
          <w:tcPr>
            <w:tcW w:w="2024" w:type="dxa"/>
            <w:vAlign w:val="center"/>
          </w:tcPr>
          <w:p w14:paraId="2748CB23">
            <w:pPr>
              <w:snapToGrid w:val="0"/>
              <w:spacing w:before="70" w:after="70" w:line="240" w:lineRule="auto"/>
              <w:ind w:firstLine="0"/>
              <w:jc w:val="left"/>
              <w:rPr>
                <w:sz w:val="21"/>
              </w:rPr>
            </w:pPr>
            <w:r>
              <w:rPr>
                <w:sz w:val="21"/>
                <w:szCs w:val="21"/>
              </w:rPr>
              <w:t>抛投救生圈、报告</w:t>
            </w:r>
          </w:p>
        </w:tc>
        <w:tc>
          <w:tcPr>
            <w:tcW w:w="3304" w:type="dxa"/>
            <w:vAlign w:val="center"/>
          </w:tcPr>
          <w:p w14:paraId="2EA5C62C">
            <w:pPr>
              <w:snapToGrid w:val="0"/>
              <w:spacing w:before="70" w:after="70" w:line="240" w:lineRule="auto"/>
              <w:ind w:firstLine="0"/>
              <w:jc w:val="left"/>
              <w:rPr>
                <w:sz w:val="21"/>
              </w:rPr>
            </w:pPr>
            <w:r>
              <w:rPr>
                <w:sz w:val="21"/>
                <w:szCs w:val="21"/>
              </w:rPr>
              <w:t>岸上牵引、保暖、送医</w:t>
            </w:r>
          </w:p>
        </w:tc>
        <w:tc>
          <w:tcPr>
            <w:tcW w:w="1853" w:type="dxa"/>
            <w:vAlign w:val="center"/>
          </w:tcPr>
          <w:p w14:paraId="28B05243">
            <w:pPr>
              <w:snapToGrid w:val="0"/>
              <w:spacing w:before="70" w:after="70" w:line="240" w:lineRule="auto"/>
              <w:ind w:firstLine="0"/>
              <w:jc w:val="left"/>
              <w:rPr>
                <w:sz w:val="21"/>
              </w:rPr>
            </w:pPr>
            <w:r>
              <w:rPr>
                <w:sz w:val="21"/>
                <w:szCs w:val="21"/>
              </w:rPr>
              <w:t>加固临边防护</w:t>
            </w:r>
          </w:p>
        </w:tc>
      </w:tr>
      <w:tr w14:paraId="59E0B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24B2B255">
            <w:pPr>
              <w:snapToGrid w:val="0"/>
              <w:spacing w:before="70" w:after="70" w:line="240" w:lineRule="auto"/>
              <w:ind w:firstLine="0"/>
              <w:jc w:val="left"/>
              <w:rPr>
                <w:sz w:val="21"/>
              </w:rPr>
            </w:pPr>
            <w:r>
              <w:rPr>
                <w:sz w:val="21"/>
                <w:szCs w:val="21"/>
              </w:rPr>
              <w:t>有限空间中毒</w:t>
            </w:r>
          </w:p>
        </w:tc>
        <w:tc>
          <w:tcPr>
            <w:tcW w:w="2024" w:type="dxa"/>
            <w:vAlign w:val="center"/>
          </w:tcPr>
          <w:p w14:paraId="76703E04">
            <w:pPr>
              <w:snapToGrid w:val="0"/>
              <w:spacing w:before="70" w:after="70" w:line="240" w:lineRule="auto"/>
              <w:ind w:firstLine="0"/>
              <w:jc w:val="left"/>
              <w:rPr>
                <w:sz w:val="21"/>
              </w:rPr>
            </w:pPr>
            <w:r>
              <w:rPr>
                <w:sz w:val="21"/>
                <w:szCs w:val="21"/>
              </w:rPr>
              <w:t>报警、禁止盲目施救</w:t>
            </w:r>
          </w:p>
        </w:tc>
        <w:tc>
          <w:tcPr>
            <w:tcW w:w="3304" w:type="dxa"/>
            <w:vAlign w:val="center"/>
          </w:tcPr>
          <w:p w14:paraId="4B08292C">
            <w:pPr>
              <w:snapToGrid w:val="0"/>
              <w:spacing w:before="70" w:after="70" w:line="240" w:lineRule="auto"/>
              <w:ind w:firstLine="0"/>
              <w:jc w:val="left"/>
              <w:rPr>
                <w:sz w:val="21"/>
              </w:rPr>
            </w:pPr>
            <w:r>
              <w:rPr>
                <w:sz w:val="21"/>
                <w:szCs w:val="21"/>
              </w:rPr>
              <w:t>通风、佩戴呼吸器救援、送医</w:t>
            </w:r>
          </w:p>
        </w:tc>
        <w:tc>
          <w:tcPr>
            <w:tcW w:w="1853" w:type="dxa"/>
            <w:vAlign w:val="center"/>
          </w:tcPr>
          <w:p w14:paraId="1320516E">
            <w:pPr>
              <w:snapToGrid w:val="0"/>
              <w:spacing w:before="70" w:after="70" w:line="240" w:lineRule="auto"/>
              <w:ind w:firstLine="0"/>
              <w:jc w:val="left"/>
              <w:rPr>
                <w:sz w:val="21"/>
              </w:rPr>
            </w:pPr>
            <w:r>
              <w:rPr>
                <w:sz w:val="21"/>
                <w:szCs w:val="21"/>
              </w:rPr>
              <w:t>检测复测、审批复核</w:t>
            </w:r>
          </w:p>
        </w:tc>
      </w:tr>
      <w:tr w14:paraId="724FF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1CF1B76B">
            <w:pPr>
              <w:snapToGrid w:val="0"/>
              <w:spacing w:before="70" w:after="70" w:line="240" w:lineRule="auto"/>
              <w:ind w:firstLine="0"/>
              <w:jc w:val="left"/>
              <w:rPr>
                <w:sz w:val="21"/>
              </w:rPr>
            </w:pPr>
            <w:r>
              <w:rPr>
                <w:sz w:val="21"/>
                <w:szCs w:val="21"/>
              </w:rPr>
              <w:t>火灾</w:t>
            </w:r>
          </w:p>
        </w:tc>
        <w:tc>
          <w:tcPr>
            <w:tcW w:w="2024" w:type="dxa"/>
            <w:vAlign w:val="center"/>
          </w:tcPr>
          <w:p w14:paraId="00163720">
            <w:pPr>
              <w:snapToGrid w:val="0"/>
              <w:spacing w:before="70" w:after="70" w:line="240" w:lineRule="auto"/>
              <w:ind w:firstLine="0"/>
              <w:jc w:val="left"/>
              <w:rPr>
                <w:sz w:val="21"/>
              </w:rPr>
            </w:pPr>
            <w:r>
              <w:rPr>
                <w:sz w:val="21"/>
                <w:szCs w:val="21"/>
              </w:rPr>
              <w:t>报警、切断电源</w:t>
            </w:r>
          </w:p>
        </w:tc>
        <w:tc>
          <w:tcPr>
            <w:tcW w:w="3304" w:type="dxa"/>
            <w:vAlign w:val="center"/>
          </w:tcPr>
          <w:p w14:paraId="6F4D8364">
            <w:pPr>
              <w:snapToGrid w:val="0"/>
              <w:spacing w:before="70" w:after="70" w:line="240" w:lineRule="auto"/>
              <w:ind w:firstLine="0"/>
              <w:jc w:val="left"/>
              <w:rPr>
                <w:sz w:val="21"/>
              </w:rPr>
            </w:pPr>
            <w:r>
              <w:rPr>
                <w:sz w:val="21"/>
                <w:szCs w:val="21"/>
              </w:rPr>
              <w:t>灭火器初期扑救、疏散</w:t>
            </w:r>
          </w:p>
        </w:tc>
        <w:tc>
          <w:tcPr>
            <w:tcW w:w="1853" w:type="dxa"/>
            <w:vAlign w:val="center"/>
          </w:tcPr>
          <w:p w14:paraId="0BB67916">
            <w:pPr>
              <w:snapToGrid w:val="0"/>
              <w:spacing w:before="70" w:after="70" w:line="240" w:lineRule="auto"/>
              <w:ind w:firstLine="0"/>
              <w:jc w:val="left"/>
              <w:rPr>
                <w:sz w:val="21"/>
              </w:rPr>
            </w:pPr>
            <w:r>
              <w:rPr>
                <w:sz w:val="21"/>
                <w:szCs w:val="21"/>
              </w:rPr>
              <w:t>调查原因、整改</w:t>
            </w:r>
          </w:p>
        </w:tc>
      </w:tr>
      <w:tr w14:paraId="01C8D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008AAF76">
            <w:pPr>
              <w:snapToGrid w:val="0"/>
              <w:spacing w:before="70" w:after="70" w:line="240" w:lineRule="auto"/>
              <w:ind w:firstLine="0"/>
              <w:jc w:val="left"/>
              <w:rPr>
                <w:sz w:val="21"/>
              </w:rPr>
            </w:pPr>
            <w:r>
              <w:rPr>
                <w:sz w:val="21"/>
                <w:szCs w:val="21"/>
              </w:rPr>
              <w:t>设备倾覆</w:t>
            </w:r>
          </w:p>
        </w:tc>
        <w:tc>
          <w:tcPr>
            <w:tcW w:w="2024" w:type="dxa"/>
            <w:vAlign w:val="center"/>
          </w:tcPr>
          <w:p w14:paraId="6379E18F">
            <w:pPr>
              <w:snapToGrid w:val="0"/>
              <w:spacing w:before="70" w:after="70" w:line="240" w:lineRule="auto"/>
              <w:ind w:firstLine="0"/>
              <w:jc w:val="left"/>
              <w:rPr>
                <w:sz w:val="21"/>
              </w:rPr>
            </w:pPr>
            <w:r>
              <w:rPr>
                <w:sz w:val="21"/>
                <w:szCs w:val="21"/>
              </w:rPr>
              <w:t>停机、撤离</w:t>
            </w:r>
          </w:p>
        </w:tc>
        <w:tc>
          <w:tcPr>
            <w:tcW w:w="3304" w:type="dxa"/>
            <w:vAlign w:val="center"/>
          </w:tcPr>
          <w:p w14:paraId="55CF24C8">
            <w:pPr>
              <w:snapToGrid w:val="0"/>
              <w:spacing w:before="70" w:after="70" w:line="240" w:lineRule="auto"/>
              <w:ind w:firstLine="0"/>
              <w:jc w:val="left"/>
              <w:rPr>
                <w:sz w:val="21"/>
              </w:rPr>
            </w:pPr>
            <w:r>
              <w:rPr>
                <w:sz w:val="21"/>
                <w:szCs w:val="21"/>
              </w:rPr>
              <w:t>隔离现场、评估结构、专业处置</w:t>
            </w:r>
          </w:p>
        </w:tc>
        <w:tc>
          <w:tcPr>
            <w:tcW w:w="1853" w:type="dxa"/>
            <w:vAlign w:val="center"/>
          </w:tcPr>
          <w:p w14:paraId="06C2FF4D">
            <w:pPr>
              <w:snapToGrid w:val="0"/>
              <w:spacing w:before="70" w:after="70" w:line="240" w:lineRule="auto"/>
              <w:ind w:firstLine="0"/>
              <w:jc w:val="left"/>
              <w:rPr>
                <w:sz w:val="21"/>
              </w:rPr>
            </w:pPr>
            <w:r>
              <w:rPr>
                <w:sz w:val="21"/>
                <w:szCs w:val="21"/>
              </w:rPr>
              <w:t>检查载荷与固定</w:t>
            </w:r>
          </w:p>
        </w:tc>
      </w:tr>
      <w:tr w14:paraId="06660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11D33367">
            <w:pPr>
              <w:snapToGrid w:val="0"/>
              <w:spacing w:before="70" w:after="70" w:line="240" w:lineRule="auto"/>
              <w:ind w:firstLine="0"/>
              <w:jc w:val="left"/>
              <w:rPr>
                <w:sz w:val="21"/>
              </w:rPr>
            </w:pPr>
            <w:r>
              <w:rPr>
                <w:sz w:val="21"/>
                <w:szCs w:val="21"/>
              </w:rPr>
              <w:t>人员中暑</w:t>
            </w:r>
          </w:p>
        </w:tc>
        <w:tc>
          <w:tcPr>
            <w:tcW w:w="2024" w:type="dxa"/>
            <w:vAlign w:val="center"/>
          </w:tcPr>
          <w:p w14:paraId="6E67A732">
            <w:pPr>
              <w:snapToGrid w:val="0"/>
              <w:spacing w:before="70" w:after="70" w:line="240" w:lineRule="auto"/>
              <w:ind w:firstLine="0"/>
              <w:jc w:val="left"/>
              <w:rPr>
                <w:sz w:val="21"/>
              </w:rPr>
            </w:pPr>
            <w:r>
              <w:rPr>
                <w:sz w:val="21"/>
                <w:szCs w:val="21"/>
              </w:rPr>
              <w:t>转移阴凉处</w:t>
            </w:r>
          </w:p>
        </w:tc>
        <w:tc>
          <w:tcPr>
            <w:tcW w:w="3304" w:type="dxa"/>
            <w:vAlign w:val="center"/>
          </w:tcPr>
          <w:p w14:paraId="19862386">
            <w:pPr>
              <w:snapToGrid w:val="0"/>
              <w:spacing w:before="70" w:after="70" w:line="240" w:lineRule="auto"/>
              <w:ind w:firstLine="0"/>
              <w:jc w:val="left"/>
              <w:rPr>
                <w:sz w:val="21"/>
              </w:rPr>
            </w:pPr>
            <w:r>
              <w:rPr>
                <w:sz w:val="21"/>
                <w:szCs w:val="21"/>
              </w:rPr>
              <w:t>降温、补水、送医</w:t>
            </w:r>
          </w:p>
        </w:tc>
        <w:tc>
          <w:tcPr>
            <w:tcW w:w="1853" w:type="dxa"/>
            <w:vAlign w:val="center"/>
          </w:tcPr>
          <w:p w14:paraId="4A0D96FB">
            <w:pPr>
              <w:snapToGrid w:val="0"/>
              <w:spacing w:before="70" w:after="70" w:line="240" w:lineRule="auto"/>
              <w:ind w:firstLine="0"/>
              <w:jc w:val="left"/>
              <w:rPr>
                <w:sz w:val="21"/>
              </w:rPr>
            </w:pPr>
            <w:r>
              <w:rPr>
                <w:sz w:val="21"/>
                <w:szCs w:val="21"/>
              </w:rPr>
              <w:t>调整作业时段</w:t>
            </w:r>
          </w:p>
        </w:tc>
      </w:tr>
      <w:tr w14:paraId="3203A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19" w:type="dxa"/>
            <w:vAlign w:val="center"/>
          </w:tcPr>
          <w:p w14:paraId="139D7484">
            <w:pPr>
              <w:snapToGrid w:val="0"/>
              <w:spacing w:before="70" w:after="70" w:line="240" w:lineRule="auto"/>
              <w:ind w:firstLine="0"/>
              <w:jc w:val="left"/>
              <w:rPr>
                <w:sz w:val="21"/>
              </w:rPr>
            </w:pPr>
            <w:r>
              <w:rPr>
                <w:sz w:val="21"/>
                <w:szCs w:val="21"/>
              </w:rPr>
              <w:t>雷雨大风</w:t>
            </w:r>
          </w:p>
        </w:tc>
        <w:tc>
          <w:tcPr>
            <w:tcW w:w="2024" w:type="dxa"/>
            <w:vAlign w:val="center"/>
          </w:tcPr>
          <w:p w14:paraId="1A8B97DD">
            <w:pPr>
              <w:snapToGrid w:val="0"/>
              <w:spacing w:before="70" w:after="70" w:line="240" w:lineRule="auto"/>
              <w:ind w:firstLine="0"/>
              <w:jc w:val="left"/>
              <w:rPr>
                <w:sz w:val="21"/>
              </w:rPr>
            </w:pPr>
            <w:r>
              <w:rPr>
                <w:sz w:val="21"/>
                <w:szCs w:val="21"/>
              </w:rPr>
              <w:t>气象预警</w:t>
            </w:r>
          </w:p>
        </w:tc>
        <w:tc>
          <w:tcPr>
            <w:tcW w:w="3304" w:type="dxa"/>
            <w:vAlign w:val="center"/>
          </w:tcPr>
          <w:p w14:paraId="784DBDB1">
            <w:pPr>
              <w:snapToGrid w:val="0"/>
              <w:spacing w:before="70" w:after="70" w:line="240" w:lineRule="auto"/>
              <w:ind w:firstLine="0"/>
              <w:jc w:val="left"/>
              <w:rPr>
                <w:sz w:val="21"/>
              </w:rPr>
            </w:pPr>
            <w:r>
              <w:rPr>
                <w:sz w:val="21"/>
                <w:szCs w:val="21"/>
              </w:rPr>
              <w:t>停止作业、撤离至安全区</w:t>
            </w:r>
          </w:p>
        </w:tc>
        <w:tc>
          <w:tcPr>
            <w:tcW w:w="1853" w:type="dxa"/>
            <w:vAlign w:val="center"/>
          </w:tcPr>
          <w:p w14:paraId="59732948">
            <w:pPr>
              <w:snapToGrid w:val="0"/>
              <w:spacing w:before="70" w:after="70" w:line="240" w:lineRule="auto"/>
              <w:ind w:firstLine="0"/>
              <w:jc w:val="left"/>
              <w:rPr>
                <w:sz w:val="21"/>
              </w:rPr>
            </w:pPr>
            <w:r>
              <w:rPr>
                <w:sz w:val="21"/>
                <w:szCs w:val="21"/>
              </w:rPr>
              <w:t>恢复前检查设备</w:t>
            </w:r>
          </w:p>
        </w:tc>
      </w:tr>
    </w:tbl>
    <w:p w14:paraId="50C1C13C">
      <w:pPr>
        <w:spacing w:line="240" w:lineRule="auto"/>
      </w:pPr>
    </w:p>
    <w:p w14:paraId="341EF04B">
      <w:pPr>
        <w:pStyle w:val="6"/>
      </w:pPr>
      <w:r>
        <w:rPr>
          <w:szCs w:val="32"/>
        </w:rPr>
        <w:t>2.11.6.3 应急演练</w:t>
      </w:r>
    </w:p>
    <w:p w14:paraId="21F52A64">
      <w:r>
        <w:t>每季度组织 1 次桌面演练，每半年组织 1 次现场演练，演练内容包括报警、疏散、救援、医疗救护；演练后评估并修订预案；演练记录归档。</w:t>
      </w:r>
    </w:p>
    <w:p w14:paraId="5567FA32">
      <w:pPr>
        <w:pStyle w:val="5"/>
      </w:pPr>
      <w:bookmarkStart w:id="230" w:name="_Toc1876"/>
      <w:r>
        <w:rPr>
          <w:szCs w:val="32"/>
        </w:rPr>
        <w:t>2.11.7 项目档案归档范围表</w:t>
      </w:r>
      <w:bookmarkEnd w:id="230"/>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46"/>
        <w:gridCol w:w="1695"/>
        <w:gridCol w:w="4230"/>
        <w:gridCol w:w="1380"/>
        <w:gridCol w:w="749"/>
      </w:tblGrid>
      <w:tr w14:paraId="188B1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46" w:type="dxa"/>
            <w:shd w:val="clear" w:color="auto" w:fill="E7E6E6"/>
            <w:vAlign w:val="center"/>
          </w:tcPr>
          <w:p w14:paraId="10F62F07">
            <w:pPr>
              <w:snapToGrid w:val="0"/>
              <w:spacing w:before="70" w:after="70" w:line="240" w:lineRule="auto"/>
              <w:ind w:firstLine="0"/>
              <w:jc w:val="center"/>
              <w:rPr>
                <w:b/>
                <w:sz w:val="21"/>
              </w:rPr>
            </w:pPr>
            <w:r>
              <w:rPr>
                <w:b/>
                <w:sz w:val="21"/>
                <w:szCs w:val="21"/>
              </w:rPr>
              <w:t>序号</w:t>
            </w:r>
          </w:p>
        </w:tc>
        <w:tc>
          <w:tcPr>
            <w:tcW w:w="1695" w:type="dxa"/>
            <w:shd w:val="clear" w:color="auto" w:fill="E7E6E6"/>
            <w:vAlign w:val="center"/>
          </w:tcPr>
          <w:p w14:paraId="4F76D15F">
            <w:pPr>
              <w:snapToGrid w:val="0"/>
              <w:spacing w:before="70" w:after="70" w:line="240" w:lineRule="auto"/>
              <w:ind w:firstLine="0"/>
              <w:jc w:val="center"/>
              <w:rPr>
                <w:b/>
                <w:sz w:val="21"/>
              </w:rPr>
            </w:pPr>
            <w:r>
              <w:rPr>
                <w:b/>
                <w:sz w:val="21"/>
                <w:szCs w:val="21"/>
              </w:rPr>
              <w:t>归档类别</w:t>
            </w:r>
          </w:p>
        </w:tc>
        <w:tc>
          <w:tcPr>
            <w:tcW w:w="4230" w:type="dxa"/>
            <w:shd w:val="clear" w:color="auto" w:fill="E7E6E6"/>
            <w:vAlign w:val="center"/>
          </w:tcPr>
          <w:p w14:paraId="1C4AFB56">
            <w:pPr>
              <w:snapToGrid w:val="0"/>
              <w:spacing w:before="70" w:after="70" w:line="240" w:lineRule="auto"/>
              <w:ind w:firstLine="0"/>
              <w:jc w:val="center"/>
              <w:rPr>
                <w:b/>
                <w:sz w:val="21"/>
              </w:rPr>
            </w:pPr>
            <w:r>
              <w:rPr>
                <w:b/>
                <w:sz w:val="21"/>
                <w:szCs w:val="21"/>
              </w:rPr>
              <w:t>文件内容</w:t>
            </w:r>
          </w:p>
        </w:tc>
        <w:tc>
          <w:tcPr>
            <w:tcW w:w="1380" w:type="dxa"/>
            <w:shd w:val="clear" w:color="auto" w:fill="E7E6E6"/>
            <w:vAlign w:val="center"/>
          </w:tcPr>
          <w:p w14:paraId="0398D336">
            <w:pPr>
              <w:snapToGrid w:val="0"/>
              <w:spacing w:before="70" w:after="70" w:line="240" w:lineRule="auto"/>
              <w:ind w:firstLine="0"/>
              <w:jc w:val="center"/>
              <w:rPr>
                <w:b/>
                <w:sz w:val="21"/>
              </w:rPr>
            </w:pPr>
            <w:r>
              <w:rPr>
                <w:b/>
                <w:sz w:val="21"/>
                <w:szCs w:val="21"/>
              </w:rPr>
              <w:t>载体</w:t>
            </w:r>
          </w:p>
        </w:tc>
        <w:tc>
          <w:tcPr>
            <w:tcW w:w="749" w:type="dxa"/>
            <w:shd w:val="clear" w:color="auto" w:fill="E7E6E6"/>
            <w:vAlign w:val="center"/>
          </w:tcPr>
          <w:p w14:paraId="18EB5E3D">
            <w:pPr>
              <w:snapToGrid w:val="0"/>
              <w:spacing w:before="70" w:after="70" w:line="240" w:lineRule="auto"/>
              <w:ind w:firstLine="0"/>
              <w:jc w:val="center"/>
              <w:rPr>
                <w:b/>
                <w:sz w:val="21"/>
              </w:rPr>
            </w:pPr>
            <w:r>
              <w:rPr>
                <w:b/>
                <w:sz w:val="21"/>
                <w:szCs w:val="21"/>
              </w:rPr>
              <w:t>份数</w:t>
            </w:r>
          </w:p>
        </w:tc>
      </w:tr>
      <w:tr w14:paraId="3E3BF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2AF13CB2">
            <w:pPr>
              <w:snapToGrid w:val="0"/>
              <w:spacing w:before="70" w:after="70" w:line="240" w:lineRule="auto"/>
              <w:ind w:firstLine="0"/>
              <w:jc w:val="center"/>
              <w:rPr>
                <w:sz w:val="21"/>
              </w:rPr>
            </w:pPr>
            <w:r>
              <w:rPr>
                <w:sz w:val="21"/>
                <w:szCs w:val="21"/>
              </w:rPr>
              <w:t>1</w:t>
            </w:r>
          </w:p>
        </w:tc>
        <w:tc>
          <w:tcPr>
            <w:tcW w:w="1695" w:type="dxa"/>
            <w:vAlign w:val="center"/>
          </w:tcPr>
          <w:p w14:paraId="03B23057">
            <w:pPr>
              <w:snapToGrid w:val="0"/>
              <w:spacing w:before="70" w:after="70" w:line="240" w:lineRule="auto"/>
              <w:ind w:firstLine="0"/>
              <w:jc w:val="left"/>
              <w:rPr>
                <w:sz w:val="21"/>
              </w:rPr>
            </w:pPr>
            <w:r>
              <w:rPr>
                <w:sz w:val="21"/>
                <w:szCs w:val="21"/>
              </w:rPr>
              <w:t>立项与合同</w:t>
            </w:r>
          </w:p>
        </w:tc>
        <w:tc>
          <w:tcPr>
            <w:tcW w:w="4230" w:type="dxa"/>
            <w:vAlign w:val="center"/>
          </w:tcPr>
          <w:p w14:paraId="65F52B81">
            <w:pPr>
              <w:snapToGrid w:val="0"/>
              <w:spacing w:before="70" w:after="70" w:line="240" w:lineRule="auto"/>
              <w:ind w:firstLine="0"/>
              <w:jc w:val="left"/>
              <w:rPr>
                <w:sz w:val="21"/>
              </w:rPr>
            </w:pPr>
            <w:r>
              <w:rPr>
                <w:sz w:val="21"/>
                <w:szCs w:val="21"/>
              </w:rPr>
              <w:t>采购文件、响应文件、合同、补充协议</w:t>
            </w:r>
          </w:p>
        </w:tc>
        <w:tc>
          <w:tcPr>
            <w:tcW w:w="1380" w:type="dxa"/>
            <w:vAlign w:val="center"/>
          </w:tcPr>
          <w:p w14:paraId="0992F305">
            <w:pPr>
              <w:snapToGrid w:val="0"/>
              <w:spacing w:before="70" w:after="70" w:line="240" w:lineRule="auto"/>
              <w:ind w:firstLine="0"/>
              <w:jc w:val="left"/>
              <w:rPr>
                <w:sz w:val="21"/>
              </w:rPr>
            </w:pPr>
            <w:r>
              <w:rPr>
                <w:sz w:val="21"/>
                <w:szCs w:val="21"/>
              </w:rPr>
              <w:t>纸质+电子</w:t>
            </w:r>
          </w:p>
        </w:tc>
        <w:tc>
          <w:tcPr>
            <w:tcW w:w="749" w:type="dxa"/>
            <w:vAlign w:val="center"/>
          </w:tcPr>
          <w:p w14:paraId="6581C3A8">
            <w:pPr>
              <w:snapToGrid w:val="0"/>
              <w:spacing w:before="70" w:after="70" w:line="240" w:lineRule="auto"/>
              <w:ind w:firstLine="0"/>
              <w:jc w:val="center"/>
              <w:rPr>
                <w:sz w:val="21"/>
              </w:rPr>
            </w:pPr>
            <w:r>
              <w:rPr>
                <w:sz w:val="21"/>
                <w:szCs w:val="21"/>
              </w:rPr>
              <w:t>各 1</w:t>
            </w:r>
          </w:p>
        </w:tc>
      </w:tr>
      <w:tr w14:paraId="05390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1C8FE519">
            <w:pPr>
              <w:snapToGrid w:val="0"/>
              <w:spacing w:before="70" w:after="70" w:line="240" w:lineRule="auto"/>
              <w:ind w:firstLine="0"/>
              <w:jc w:val="center"/>
              <w:rPr>
                <w:sz w:val="21"/>
              </w:rPr>
            </w:pPr>
            <w:r>
              <w:rPr>
                <w:sz w:val="21"/>
                <w:szCs w:val="21"/>
              </w:rPr>
              <w:t>2</w:t>
            </w:r>
          </w:p>
        </w:tc>
        <w:tc>
          <w:tcPr>
            <w:tcW w:w="1695" w:type="dxa"/>
            <w:vAlign w:val="center"/>
          </w:tcPr>
          <w:p w14:paraId="5754A069">
            <w:pPr>
              <w:snapToGrid w:val="0"/>
              <w:spacing w:before="70" w:after="70" w:line="240" w:lineRule="auto"/>
              <w:ind w:firstLine="0"/>
              <w:jc w:val="left"/>
              <w:rPr>
                <w:sz w:val="21"/>
              </w:rPr>
            </w:pPr>
            <w:r>
              <w:rPr>
                <w:sz w:val="21"/>
                <w:szCs w:val="21"/>
              </w:rPr>
              <w:t>项目管理</w:t>
            </w:r>
          </w:p>
        </w:tc>
        <w:tc>
          <w:tcPr>
            <w:tcW w:w="4230" w:type="dxa"/>
            <w:vAlign w:val="center"/>
          </w:tcPr>
          <w:p w14:paraId="649ABC0D">
            <w:pPr>
              <w:snapToGrid w:val="0"/>
              <w:spacing w:before="70" w:after="70" w:line="240" w:lineRule="auto"/>
              <w:ind w:firstLine="0"/>
              <w:jc w:val="left"/>
              <w:rPr>
                <w:sz w:val="21"/>
              </w:rPr>
            </w:pPr>
            <w:r>
              <w:rPr>
                <w:sz w:val="21"/>
                <w:szCs w:val="21"/>
              </w:rPr>
              <w:t>实施计划、月报、例会纪要、变更记录</w:t>
            </w:r>
          </w:p>
        </w:tc>
        <w:tc>
          <w:tcPr>
            <w:tcW w:w="1380" w:type="dxa"/>
            <w:vAlign w:val="center"/>
          </w:tcPr>
          <w:p w14:paraId="1F2D2BBF">
            <w:pPr>
              <w:snapToGrid w:val="0"/>
              <w:spacing w:before="70" w:after="70" w:line="240" w:lineRule="auto"/>
              <w:ind w:firstLine="0"/>
              <w:jc w:val="left"/>
              <w:rPr>
                <w:sz w:val="21"/>
              </w:rPr>
            </w:pPr>
            <w:r>
              <w:rPr>
                <w:sz w:val="21"/>
                <w:szCs w:val="21"/>
              </w:rPr>
              <w:t>纸质+电子</w:t>
            </w:r>
          </w:p>
        </w:tc>
        <w:tc>
          <w:tcPr>
            <w:tcW w:w="749" w:type="dxa"/>
            <w:vAlign w:val="center"/>
          </w:tcPr>
          <w:p w14:paraId="22F3FCE1">
            <w:pPr>
              <w:snapToGrid w:val="0"/>
              <w:spacing w:before="70" w:after="70" w:line="240" w:lineRule="auto"/>
              <w:ind w:firstLine="0"/>
              <w:jc w:val="center"/>
              <w:rPr>
                <w:sz w:val="21"/>
              </w:rPr>
            </w:pPr>
            <w:r>
              <w:rPr>
                <w:sz w:val="21"/>
                <w:szCs w:val="21"/>
              </w:rPr>
              <w:t>各 1</w:t>
            </w:r>
          </w:p>
        </w:tc>
      </w:tr>
      <w:tr w14:paraId="7062E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783F6A51">
            <w:pPr>
              <w:snapToGrid w:val="0"/>
              <w:spacing w:before="70" w:after="70" w:line="240" w:lineRule="auto"/>
              <w:ind w:firstLine="0"/>
              <w:jc w:val="center"/>
              <w:rPr>
                <w:sz w:val="21"/>
              </w:rPr>
            </w:pPr>
            <w:r>
              <w:rPr>
                <w:sz w:val="21"/>
                <w:szCs w:val="21"/>
              </w:rPr>
              <w:t>3</w:t>
            </w:r>
          </w:p>
        </w:tc>
        <w:tc>
          <w:tcPr>
            <w:tcW w:w="1695" w:type="dxa"/>
            <w:vAlign w:val="center"/>
          </w:tcPr>
          <w:p w14:paraId="33DEAAB9">
            <w:pPr>
              <w:snapToGrid w:val="0"/>
              <w:spacing w:before="70" w:after="70" w:line="240" w:lineRule="auto"/>
              <w:ind w:firstLine="0"/>
              <w:jc w:val="left"/>
              <w:rPr>
                <w:sz w:val="21"/>
              </w:rPr>
            </w:pPr>
            <w:r>
              <w:rPr>
                <w:sz w:val="21"/>
                <w:szCs w:val="21"/>
              </w:rPr>
              <w:t>设计文件</w:t>
            </w:r>
          </w:p>
        </w:tc>
        <w:tc>
          <w:tcPr>
            <w:tcW w:w="4230" w:type="dxa"/>
            <w:vAlign w:val="center"/>
          </w:tcPr>
          <w:p w14:paraId="00485A72">
            <w:pPr>
              <w:snapToGrid w:val="0"/>
              <w:spacing w:before="70" w:after="70" w:line="240" w:lineRule="auto"/>
              <w:ind w:firstLine="0"/>
              <w:jc w:val="left"/>
              <w:rPr>
                <w:sz w:val="21"/>
              </w:rPr>
            </w:pPr>
            <w:r>
              <w:rPr>
                <w:sz w:val="21"/>
                <w:szCs w:val="21"/>
              </w:rPr>
              <w:t>设计说明书、图纸、优化设计文件</w:t>
            </w:r>
          </w:p>
        </w:tc>
        <w:tc>
          <w:tcPr>
            <w:tcW w:w="1380" w:type="dxa"/>
            <w:vAlign w:val="center"/>
          </w:tcPr>
          <w:p w14:paraId="72C275B8">
            <w:pPr>
              <w:snapToGrid w:val="0"/>
              <w:spacing w:before="70" w:after="70" w:line="240" w:lineRule="auto"/>
              <w:ind w:firstLine="0"/>
              <w:jc w:val="left"/>
              <w:rPr>
                <w:sz w:val="21"/>
              </w:rPr>
            </w:pPr>
            <w:r>
              <w:rPr>
                <w:sz w:val="21"/>
                <w:szCs w:val="21"/>
              </w:rPr>
              <w:t>纸质+电子</w:t>
            </w:r>
          </w:p>
        </w:tc>
        <w:tc>
          <w:tcPr>
            <w:tcW w:w="749" w:type="dxa"/>
            <w:vAlign w:val="center"/>
          </w:tcPr>
          <w:p w14:paraId="292AF76D">
            <w:pPr>
              <w:snapToGrid w:val="0"/>
              <w:spacing w:before="70" w:after="70" w:line="240" w:lineRule="auto"/>
              <w:ind w:firstLine="0"/>
              <w:jc w:val="center"/>
              <w:rPr>
                <w:sz w:val="21"/>
              </w:rPr>
            </w:pPr>
            <w:r>
              <w:rPr>
                <w:sz w:val="21"/>
                <w:szCs w:val="21"/>
              </w:rPr>
              <w:t>各 1</w:t>
            </w:r>
          </w:p>
        </w:tc>
      </w:tr>
      <w:tr w14:paraId="40E95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1C80EB1B">
            <w:pPr>
              <w:snapToGrid w:val="0"/>
              <w:spacing w:before="70" w:after="70" w:line="240" w:lineRule="auto"/>
              <w:ind w:firstLine="0"/>
              <w:jc w:val="center"/>
              <w:rPr>
                <w:sz w:val="21"/>
              </w:rPr>
            </w:pPr>
            <w:r>
              <w:rPr>
                <w:sz w:val="21"/>
                <w:szCs w:val="21"/>
              </w:rPr>
              <w:t>4</w:t>
            </w:r>
          </w:p>
        </w:tc>
        <w:tc>
          <w:tcPr>
            <w:tcW w:w="1695" w:type="dxa"/>
            <w:vAlign w:val="center"/>
          </w:tcPr>
          <w:p w14:paraId="18C82747">
            <w:pPr>
              <w:snapToGrid w:val="0"/>
              <w:spacing w:before="70" w:after="70" w:line="240" w:lineRule="auto"/>
              <w:ind w:firstLine="0"/>
              <w:jc w:val="left"/>
              <w:rPr>
                <w:sz w:val="21"/>
              </w:rPr>
            </w:pPr>
            <w:r>
              <w:rPr>
                <w:sz w:val="21"/>
                <w:szCs w:val="21"/>
              </w:rPr>
              <w:t>测量原始数据</w:t>
            </w:r>
          </w:p>
        </w:tc>
        <w:tc>
          <w:tcPr>
            <w:tcW w:w="4230" w:type="dxa"/>
            <w:vAlign w:val="center"/>
          </w:tcPr>
          <w:p w14:paraId="519798AC">
            <w:pPr>
              <w:snapToGrid w:val="0"/>
              <w:spacing w:before="70" w:after="70" w:line="240" w:lineRule="auto"/>
              <w:ind w:firstLine="0"/>
              <w:jc w:val="left"/>
              <w:rPr>
                <w:sz w:val="21"/>
              </w:rPr>
            </w:pPr>
            <w:r>
              <w:rPr>
                <w:sz w:val="21"/>
                <w:szCs w:val="21"/>
              </w:rPr>
              <w:t>观测记录、影像、点云、位姿</w:t>
            </w:r>
          </w:p>
        </w:tc>
        <w:tc>
          <w:tcPr>
            <w:tcW w:w="1380" w:type="dxa"/>
            <w:vAlign w:val="center"/>
          </w:tcPr>
          <w:p w14:paraId="3FC8DC12">
            <w:pPr>
              <w:snapToGrid w:val="0"/>
              <w:spacing w:before="70" w:after="70" w:line="240" w:lineRule="auto"/>
              <w:ind w:firstLine="0"/>
              <w:jc w:val="left"/>
              <w:rPr>
                <w:sz w:val="21"/>
              </w:rPr>
            </w:pPr>
            <w:r>
              <w:rPr>
                <w:sz w:val="21"/>
                <w:szCs w:val="21"/>
              </w:rPr>
              <w:t>电子</w:t>
            </w:r>
          </w:p>
        </w:tc>
        <w:tc>
          <w:tcPr>
            <w:tcW w:w="749" w:type="dxa"/>
            <w:vAlign w:val="center"/>
          </w:tcPr>
          <w:p w14:paraId="17AF735C">
            <w:pPr>
              <w:snapToGrid w:val="0"/>
              <w:spacing w:before="70" w:after="70" w:line="240" w:lineRule="auto"/>
              <w:ind w:firstLine="0"/>
              <w:jc w:val="center"/>
              <w:rPr>
                <w:sz w:val="21"/>
              </w:rPr>
            </w:pPr>
            <w:r>
              <w:rPr>
                <w:sz w:val="21"/>
                <w:szCs w:val="21"/>
              </w:rPr>
              <w:t>1</w:t>
            </w:r>
          </w:p>
        </w:tc>
      </w:tr>
      <w:tr w14:paraId="05E0B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536AF75C">
            <w:pPr>
              <w:snapToGrid w:val="0"/>
              <w:spacing w:before="70" w:after="70" w:line="240" w:lineRule="auto"/>
              <w:ind w:firstLine="0"/>
              <w:jc w:val="center"/>
              <w:rPr>
                <w:sz w:val="21"/>
              </w:rPr>
            </w:pPr>
            <w:r>
              <w:rPr>
                <w:sz w:val="21"/>
                <w:szCs w:val="21"/>
              </w:rPr>
              <w:t>5</w:t>
            </w:r>
          </w:p>
        </w:tc>
        <w:tc>
          <w:tcPr>
            <w:tcW w:w="1695" w:type="dxa"/>
            <w:vAlign w:val="center"/>
          </w:tcPr>
          <w:p w14:paraId="49A05FE9">
            <w:pPr>
              <w:snapToGrid w:val="0"/>
              <w:spacing w:before="70" w:after="70" w:line="240" w:lineRule="auto"/>
              <w:ind w:firstLine="0"/>
              <w:jc w:val="left"/>
              <w:rPr>
                <w:sz w:val="21"/>
              </w:rPr>
            </w:pPr>
            <w:r>
              <w:rPr>
                <w:sz w:val="21"/>
                <w:szCs w:val="21"/>
              </w:rPr>
              <w:t>测量成果</w:t>
            </w:r>
          </w:p>
        </w:tc>
        <w:tc>
          <w:tcPr>
            <w:tcW w:w="4230" w:type="dxa"/>
            <w:vAlign w:val="center"/>
          </w:tcPr>
          <w:p w14:paraId="288C3F2B">
            <w:pPr>
              <w:snapToGrid w:val="0"/>
              <w:spacing w:before="70" w:after="70" w:line="240" w:lineRule="auto"/>
              <w:ind w:firstLine="0"/>
              <w:jc w:val="left"/>
              <w:rPr>
                <w:sz w:val="21"/>
              </w:rPr>
            </w:pPr>
            <w:r>
              <w:rPr>
                <w:sz w:val="21"/>
                <w:szCs w:val="21"/>
              </w:rPr>
              <w:t>控制点成果、模型、报告</w:t>
            </w:r>
          </w:p>
        </w:tc>
        <w:tc>
          <w:tcPr>
            <w:tcW w:w="1380" w:type="dxa"/>
            <w:vAlign w:val="center"/>
          </w:tcPr>
          <w:p w14:paraId="27602013">
            <w:pPr>
              <w:snapToGrid w:val="0"/>
              <w:spacing w:before="70" w:after="70" w:line="240" w:lineRule="auto"/>
              <w:ind w:firstLine="0"/>
              <w:jc w:val="left"/>
              <w:rPr>
                <w:sz w:val="21"/>
              </w:rPr>
            </w:pPr>
            <w:r>
              <w:rPr>
                <w:sz w:val="21"/>
                <w:szCs w:val="21"/>
              </w:rPr>
              <w:t>纸质+电子</w:t>
            </w:r>
          </w:p>
        </w:tc>
        <w:tc>
          <w:tcPr>
            <w:tcW w:w="749" w:type="dxa"/>
            <w:vAlign w:val="center"/>
          </w:tcPr>
          <w:p w14:paraId="2DBB4F5F">
            <w:pPr>
              <w:snapToGrid w:val="0"/>
              <w:spacing w:before="70" w:after="70" w:line="240" w:lineRule="auto"/>
              <w:ind w:firstLine="0"/>
              <w:jc w:val="center"/>
              <w:rPr>
                <w:sz w:val="21"/>
              </w:rPr>
            </w:pPr>
            <w:r>
              <w:rPr>
                <w:sz w:val="21"/>
                <w:szCs w:val="21"/>
              </w:rPr>
              <w:t>各 1</w:t>
            </w:r>
          </w:p>
        </w:tc>
      </w:tr>
      <w:tr w14:paraId="04153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19602CFA">
            <w:pPr>
              <w:snapToGrid w:val="0"/>
              <w:spacing w:before="70" w:after="70" w:line="240" w:lineRule="auto"/>
              <w:ind w:firstLine="0"/>
              <w:jc w:val="center"/>
              <w:rPr>
                <w:sz w:val="21"/>
              </w:rPr>
            </w:pPr>
            <w:r>
              <w:rPr>
                <w:sz w:val="21"/>
                <w:szCs w:val="21"/>
              </w:rPr>
              <w:t>6</w:t>
            </w:r>
          </w:p>
        </w:tc>
        <w:tc>
          <w:tcPr>
            <w:tcW w:w="1695" w:type="dxa"/>
            <w:vAlign w:val="center"/>
          </w:tcPr>
          <w:p w14:paraId="19AA3030">
            <w:pPr>
              <w:snapToGrid w:val="0"/>
              <w:spacing w:before="70" w:after="70" w:line="240" w:lineRule="auto"/>
              <w:ind w:firstLine="0"/>
              <w:jc w:val="left"/>
              <w:rPr>
                <w:sz w:val="21"/>
              </w:rPr>
            </w:pPr>
            <w:r>
              <w:rPr>
                <w:sz w:val="21"/>
                <w:szCs w:val="21"/>
              </w:rPr>
              <w:t>技术研究</w:t>
            </w:r>
          </w:p>
        </w:tc>
        <w:tc>
          <w:tcPr>
            <w:tcW w:w="4230" w:type="dxa"/>
            <w:vAlign w:val="center"/>
          </w:tcPr>
          <w:p w14:paraId="31077236">
            <w:pPr>
              <w:snapToGrid w:val="0"/>
              <w:spacing w:before="70" w:after="70" w:line="240" w:lineRule="auto"/>
              <w:ind w:firstLine="0"/>
              <w:jc w:val="left"/>
              <w:rPr>
                <w:sz w:val="21"/>
              </w:rPr>
            </w:pPr>
            <w:r>
              <w:rPr>
                <w:sz w:val="21"/>
                <w:szCs w:val="21"/>
              </w:rPr>
              <w:t>技术研究报告、中试报告、试验数据</w:t>
            </w:r>
          </w:p>
        </w:tc>
        <w:tc>
          <w:tcPr>
            <w:tcW w:w="1380" w:type="dxa"/>
            <w:vAlign w:val="center"/>
          </w:tcPr>
          <w:p w14:paraId="05B5541E">
            <w:pPr>
              <w:snapToGrid w:val="0"/>
              <w:spacing w:before="70" w:after="70" w:line="240" w:lineRule="auto"/>
              <w:ind w:firstLine="0"/>
              <w:jc w:val="left"/>
              <w:rPr>
                <w:sz w:val="21"/>
              </w:rPr>
            </w:pPr>
            <w:r>
              <w:rPr>
                <w:sz w:val="21"/>
                <w:szCs w:val="21"/>
              </w:rPr>
              <w:t>纸质+电子</w:t>
            </w:r>
          </w:p>
        </w:tc>
        <w:tc>
          <w:tcPr>
            <w:tcW w:w="749" w:type="dxa"/>
            <w:vAlign w:val="center"/>
          </w:tcPr>
          <w:p w14:paraId="1868B5DA">
            <w:pPr>
              <w:snapToGrid w:val="0"/>
              <w:spacing w:before="70" w:after="70" w:line="240" w:lineRule="auto"/>
              <w:ind w:firstLine="0"/>
              <w:jc w:val="center"/>
              <w:rPr>
                <w:sz w:val="21"/>
              </w:rPr>
            </w:pPr>
            <w:r>
              <w:rPr>
                <w:sz w:val="21"/>
                <w:szCs w:val="21"/>
              </w:rPr>
              <w:t>各 1</w:t>
            </w:r>
          </w:p>
        </w:tc>
      </w:tr>
      <w:tr w14:paraId="2D63E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3C63B904">
            <w:pPr>
              <w:snapToGrid w:val="0"/>
              <w:spacing w:before="70" w:after="70" w:line="240" w:lineRule="auto"/>
              <w:ind w:firstLine="0"/>
              <w:jc w:val="center"/>
              <w:rPr>
                <w:sz w:val="21"/>
              </w:rPr>
            </w:pPr>
            <w:r>
              <w:rPr>
                <w:sz w:val="21"/>
                <w:szCs w:val="21"/>
              </w:rPr>
              <w:t>7</w:t>
            </w:r>
          </w:p>
        </w:tc>
        <w:tc>
          <w:tcPr>
            <w:tcW w:w="1695" w:type="dxa"/>
            <w:vAlign w:val="center"/>
          </w:tcPr>
          <w:p w14:paraId="58BD9A0E">
            <w:pPr>
              <w:snapToGrid w:val="0"/>
              <w:spacing w:before="70" w:after="70" w:line="240" w:lineRule="auto"/>
              <w:ind w:firstLine="0"/>
              <w:jc w:val="left"/>
              <w:rPr>
                <w:sz w:val="21"/>
              </w:rPr>
            </w:pPr>
            <w:r>
              <w:rPr>
                <w:sz w:val="21"/>
                <w:szCs w:val="21"/>
              </w:rPr>
              <w:t>装备开发</w:t>
            </w:r>
          </w:p>
        </w:tc>
        <w:tc>
          <w:tcPr>
            <w:tcW w:w="4230" w:type="dxa"/>
            <w:vAlign w:val="center"/>
          </w:tcPr>
          <w:p w14:paraId="7CCBEF7D">
            <w:pPr>
              <w:snapToGrid w:val="0"/>
              <w:spacing w:before="70" w:after="70" w:line="240" w:lineRule="auto"/>
              <w:ind w:firstLine="0"/>
              <w:jc w:val="left"/>
              <w:rPr>
                <w:sz w:val="21"/>
              </w:rPr>
            </w:pPr>
            <w:r>
              <w:rPr>
                <w:sz w:val="21"/>
                <w:szCs w:val="21"/>
              </w:rPr>
              <w:t>图纸、BOM、装配记录、调试记录</w:t>
            </w:r>
          </w:p>
        </w:tc>
        <w:tc>
          <w:tcPr>
            <w:tcW w:w="1380" w:type="dxa"/>
            <w:vAlign w:val="center"/>
          </w:tcPr>
          <w:p w14:paraId="36AF7789">
            <w:pPr>
              <w:snapToGrid w:val="0"/>
              <w:spacing w:before="70" w:after="70" w:line="240" w:lineRule="auto"/>
              <w:ind w:firstLine="0"/>
              <w:jc w:val="left"/>
              <w:rPr>
                <w:sz w:val="21"/>
              </w:rPr>
            </w:pPr>
            <w:r>
              <w:rPr>
                <w:sz w:val="21"/>
                <w:szCs w:val="21"/>
              </w:rPr>
              <w:t>纸质+电子</w:t>
            </w:r>
          </w:p>
        </w:tc>
        <w:tc>
          <w:tcPr>
            <w:tcW w:w="749" w:type="dxa"/>
            <w:vAlign w:val="center"/>
          </w:tcPr>
          <w:p w14:paraId="0489969E">
            <w:pPr>
              <w:snapToGrid w:val="0"/>
              <w:spacing w:before="70" w:after="70" w:line="240" w:lineRule="auto"/>
              <w:ind w:firstLine="0"/>
              <w:jc w:val="center"/>
              <w:rPr>
                <w:sz w:val="21"/>
              </w:rPr>
            </w:pPr>
            <w:r>
              <w:rPr>
                <w:sz w:val="21"/>
                <w:szCs w:val="21"/>
              </w:rPr>
              <w:t>各 1</w:t>
            </w:r>
          </w:p>
        </w:tc>
      </w:tr>
      <w:tr w14:paraId="05A82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6CE2981A">
            <w:pPr>
              <w:snapToGrid w:val="0"/>
              <w:spacing w:before="70" w:after="70" w:line="240" w:lineRule="auto"/>
              <w:ind w:firstLine="0"/>
              <w:jc w:val="center"/>
              <w:rPr>
                <w:sz w:val="21"/>
              </w:rPr>
            </w:pPr>
            <w:r>
              <w:rPr>
                <w:sz w:val="21"/>
                <w:szCs w:val="21"/>
              </w:rPr>
              <w:t>8</w:t>
            </w:r>
          </w:p>
        </w:tc>
        <w:tc>
          <w:tcPr>
            <w:tcW w:w="1695" w:type="dxa"/>
            <w:vAlign w:val="center"/>
          </w:tcPr>
          <w:p w14:paraId="4BF21A6D">
            <w:pPr>
              <w:snapToGrid w:val="0"/>
              <w:spacing w:before="70" w:after="70" w:line="240" w:lineRule="auto"/>
              <w:ind w:firstLine="0"/>
              <w:jc w:val="left"/>
              <w:rPr>
                <w:sz w:val="21"/>
              </w:rPr>
            </w:pPr>
            <w:r>
              <w:rPr>
                <w:sz w:val="21"/>
                <w:szCs w:val="21"/>
              </w:rPr>
              <w:t>软件</w:t>
            </w:r>
          </w:p>
        </w:tc>
        <w:tc>
          <w:tcPr>
            <w:tcW w:w="4230" w:type="dxa"/>
            <w:vAlign w:val="center"/>
          </w:tcPr>
          <w:p w14:paraId="21ECA08A">
            <w:pPr>
              <w:snapToGrid w:val="0"/>
              <w:spacing w:before="70" w:after="70" w:line="240" w:lineRule="auto"/>
              <w:ind w:firstLine="0"/>
              <w:jc w:val="left"/>
              <w:rPr>
                <w:sz w:val="21"/>
              </w:rPr>
            </w:pPr>
            <w:r>
              <w:rPr>
                <w:sz w:val="21"/>
                <w:szCs w:val="21"/>
              </w:rPr>
              <w:t>源代码、需求、设计、测试、手册</w:t>
            </w:r>
          </w:p>
        </w:tc>
        <w:tc>
          <w:tcPr>
            <w:tcW w:w="1380" w:type="dxa"/>
            <w:vAlign w:val="center"/>
          </w:tcPr>
          <w:p w14:paraId="0DD798EA">
            <w:pPr>
              <w:snapToGrid w:val="0"/>
              <w:spacing w:before="70" w:after="70" w:line="240" w:lineRule="auto"/>
              <w:ind w:firstLine="0"/>
              <w:jc w:val="left"/>
              <w:rPr>
                <w:sz w:val="21"/>
              </w:rPr>
            </w:pPr>
            <w:r>
              <w:rPr>
                <w:sz w:val="21"/>
                <w:szCs w:val="21"/>
              </w:rPr>
              <w:t>电子+纸质</w:t>
            </w:r>
          </w:p>
        </w:tc>
        <w:tc>
          <w:tcPr>
            <w:tcW w:w="749" w:type="dxa"/>
            <w:vAlign w:val="center"/>
          </w:tcPr>
          <w:p w14:paraId="23120720">
            <w:pPr>
              <w:snapToGrid w:val="0"/>
              <w:spacing w:before="70" w:after="70" w:line="240" w:lineRule="auto"/>
              <w:ind w:firstLine="0"/>
              <w:jc w:val="center"/>
              <w:rPr>
                <w:sz w:val="21"/>
              </w:rPr>
            </w:pPr>
            <w:r>
              <w:rPr>
                <w:sz w:val="21"/>
                <w:szCs w:val="21"/>
              </w:rPr>
              <w:t>各 1</w:t>
            </w:r>
          </w:p>
        </w:tc>
      </w:tr>
      <w:tr w14:paraId="04061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1DEE12B6">
            <w:pPr>
              <w:snapToGrid w:val="0"/>
              <w:spacing w:before="70" w:after="70" w:line="240" w:lineRule="auto"/>
              <w:ind w:firstLine="0"/>
              <w:jc w:val="center"/>
              <w:rPr>
                <w:sz w:val="21"/>
              </w:rPr>
            </w:pPr>
            <w:r>
              <w:rPr>
                <w:sz w:val="21"/>
                <w:szCs w:val="21"/>
              </w:rPr>
              <w:t>9</w:t>
            </w:r>
          </w:p>
        </w:tc>
        <w:tc>
          <w:tcPr>
            <w:tcW w:w="1695" w:type="dxa"/>
            <w:vAlign w:val="center"/>
          </w:tcPr>
          <w:p w14:paraId="515086D0">
            <w:pPr>
              <w:snapToGrid w:val="0"/>
              <w:spacing w:before="70" w:after="70" w:line="240" w:lineRule="auto"/>
              <w:ind w:firstLine="0"/>
              <w:jc w:val="left"/>
              <w:rPr>
                <w:sz w:val="21"/>
              </w:rPr>
            </w:pPr>
            <w:r>
              <w:rPr>
                <w:sz w:val="21"/>
                <w:szCs w:val="21"/>
              </w:rPr>
              <w:t>测试报告</w:t>
            </w:r>
          </w:p>
        </w:tc>
        <w:tc>
          <w:tcPr>
            <w:tcW w:w="4230" w:type="dxa"/>
            <w:vAlign w:val="center"/>
          </w:tcPr>
          <w:p w14:paraId="1950CA55">
            <w:pPr>
              <w:snapToGrid w:val="0"/>
              <w:spacing w:before="70" w:after="70" w:line="240" w:lineRule="auto"/>
              <w:ind w:firstLine="0"/>
              <w:jc w:val="left"/>
              <w:rPr>
                <w:sz w:val="21"/>
              </w:rPr>
            </w:pPr>
            <w:r>
              <w:rPr>
                <w:sz w:val="21"/>
                <w:szCs w:val="21"/>
              </w:rPr>
              <w:t>第三方测试、型式试验、见证意见</w:t>
            </w:r>
          </w:p>
        </w:tc>
        <w:tc>
          <w:tcPr>
            <w:tcW w:w="1380" w:type="dxa"/>
            <w:vAlign w:val="center"/>
          </w:tcPr>
          <w:p w14:paraId="4B6EE084">
            <w:pPr>
              <w:snapToGrid w:val="0"/>
              <w:spacing w:before="70" w:after="70" w:line="240" w:lineRule="auto"/>
              <w:ind w:firstLine="0"/>
              <w:jc w:val="left"/>
              <w:rPr>
                <w:sz w:val="21"/>
              </w:rPr>
            </w:pPr>
            <w:r>
              <w:rPr>
                <w:sz w:val="21"/>
                <w:szCs w:val="21"/>
              </w:rPr>
              <w:t>纸质+电子</w:t>
            </w:r>
          </w:p>
        </w:tc>
        <w:tc>
          <w:tcPr>
            <w:tcW w:w="749" w:type="dxa"/>
            <w:vAlign w:val="center"/>
          </w:tcPr>
          <w:p w14:paraId="77A80649">
            <w:pPr>
              <w:snapToGrid w:val="0"/>
              <w:spacing w:before="70" w:after="70" w:line="240" w:lineRule="auto"/>
              <w:ind w:firstLine="0"/>
              <w:jc w:val="center"/>
              <w:rPr>
                <w:sz w:val="21"/>
              </w:rPr>
            </w:pPr>
            <w:r>
              <w:rPr>
                <w:sz w:val="21"/>
                <w:szCs w:val="21"/>
              </w:rPr>
              <w:t>各 1</w:t>
            </w:r>
          </w:p>
        </w:tc>
      </w:tr>
      <w:tr w14:paraId="1ADD6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7806A5D9">
            <w:pPr>
              <w:snapToGrid w:val="0"/>
              <w:spacing w:before="70" w:after="70" w:line="240" w:lineRule="auto"/>
              <w:ind w:firstLine="0"/>
              <w:jc w:val="center"/>
              <w:rPr>
                <w:sz w:val="21"/>
              </w:rPr>
            </w:pPr>
            <w:r>
              <w:rPr>
                <w:sz w:val="21"/>
                <w:szCs w:val="21"/>
              </w:rPr>
              <w:t>10</w:t>
            </w:r>
          </w:p>
        </w:tc>
        <w:tc>
          <w:tcPr>
            <w:tcW w:w="1695" w:type="dxa"/>
            <w:vAlign w:val="center"/>
          </w:tcPr>
          <w:p w14:paraId="32156879">
            <w:pPr>
              <w:snapToGrid w:val="0"/>
              <w:spacing w:before="70" w:after="70" w:line="240" w:lineRule="auto"/>
              <w:ind w:firstLine="0"/>
              <w:jc w:val="left"/>
              <w:rPr>
                <w:sz w:val="21"/>
              </w:rPr>
            </w:pPr>
            <w:r>
              <w:rPr>
                <w:sz w:val="21"/>
                <w:szCs w:val="21"/>
              </w:rPr>
              <w:t>验证报告</w:t>
            </w:r>
          </w:p>
        </w:tc>
        <w:tc>
          <w:tcPr>
            <w:tcW w:w="4230" w:type="dxa"/>
            <w:vAlign w:val="center"/>
          </w:tcPr>
          <w:p w14:paraId="7A55C07F">
            <w:pPr>
              <w:snapToGrid w:val="0"/>
              <w:spacing w:before="70" w:after="70" w:line="240" w:lineRule="auto"/>
              <w:ind w:firstLine="0"/>
              <w:jc w:val="left"/>
              <w:rPr>
                <w:sz w:val="21"/>
              </w:rPr>
            </w:pPr>
            <w:r>
              <w:rPr>
                <w:sz w:val="21"/>
                <w:szCs w:val="21"/>
              </w:rPr>
              <w:t>安全方案、两期总结报告、用户手册</w:t>
            </w:r>
          </w:p>
        </w:tc>
        <w:tc>
          <w:tcPr>
            <w:tcW w:w="1380" w:type="dxa"/>
            <w:vAlign w:val="center"/>
          </w:tcPr>
          <w:p w14:paraId="46C6C079">
            <w:pPr>
              <w:snapToGrid w:val="0"/>
              <w:spacing w:before="70" w:after="70" w:line="240" w:lineRule="auto"/>
              <w:ind w:firstLine="0"/>
              <w:jc w:val="left"/>
              <w:rPr>
                <w:sz w:val="21"/>
              </w:rPr>
            </w:pPr>
            <w:r>
              <w:rPr>
                <w:sz w:val="21"/>
                <w:szCs w:val="21"/>
              </w:rPr>
              <w:t>纸质+电子</w:t>
            </w:r>
          </w:p>
        </w:tc>
        <w:tc>
          <w:tcPr>
            <w:tcW w:w="749" w:type="dxa"/>
            <w:vAlign w:val="center"/>
          </w:tcPr>
          <w:p w14:paraId="51D2B101">
            <w:pPr>
              <w:snapToGrid w:val="0"/>
              <w:spacing w:before="70" w:after="70" w:line="240" w:lineRule="auto"/>
              <w:ind w:firstLine="0"/>
              <w:jc w:val="center"/>
              <w:rPr>
                <w:sz w:val="21"/>
              </w:rPr>
            </w:pPr>
            <w:r>
              <w:rPr>
                <w:sz w:val="21"/>
                <w:szCs w:val="21"/>
              </w:rPr>
              <w:t>各 1</w:t>
            </w:r>
          </w:p>
        </w:tc>
      </w:tr>
      <w:tr w14:paraId="71620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3A880BCA">
            <w:pPr>
              <w:snapToGrid w:val="0"/>
              <w:spacing w:before="70" w:after="70" w:line="240" w:lineRule="auto"/>
              <w:ind w:firstLine="0"/>
              <w:jc w:val="center"/>
              <w:rPr>
                <w:sz w:val="21"/>
              </w:rPr>
            </w:pPr>
            <w:r>
              <w:rPr>
                <w:sz w:val="21"/>
                <w:szCs w:val="21"/>
              </w:rPr>
              <w:t>11</w:t>
            </w:r>
          </w:p>
        </w:tc>
        <w:tc>
          <w:tcPr>
            <w:tcW w:w="1695" w:type="dxa"/>
            <w:vAlign w:val="center"/>
          </w:tcPr>
          <w:p w14:paraId="10392964">
            <w:pPr>
              <w:snapToGrid w:val="0"/>
              <w:spacing w:before="70" w:after="70" w:line="240" w:lineRule="auto"/>
              <w:ind w:firstLine="0"/>
              <w:jc w:val="left"/>
              <w:rPr>
                <w:sz w:val="21"/>
              </w:rPr>
            </w:pPr>
            <w:r>
              <w:rPr>
                <w:sz w:val="21"/>
                <w:szCs w:val="21"/>
              </w:rPr>
              <w:t>评审与评价</w:t>
            </w:r>
          </w:p>
        </w:tc>
        <w:tc>
          <w:tcPr>
            <w:tcW w:w="4230" w:type="dxa"/>
            <w:vAlign w:val="center"/>
          </w:tcPr>
          <w:p w14:paraId="7BF58F1B">
            <w:pPr>
              <w:snapToGrid w:val="0"/>
              <w:spacing w:before="70" w:after="70" w:line="240" w:lineRule="auto"/>
              <w:ind w:firstLine="0"/>
              <w:jc w:val="left"/>
              <w:rPr>
                <w:sz w:val="21"/>
              </w:rPr>
            </w:pPr>
            <w:r>
              <w:rPr>
                <w:sz w:val="21"/>
                <w:szCs w:val="21"/>
              </w:rPr>
              <w:t>议程、PPT、纪要、查新报告、评价报告</w:t>
            </w:r>
          </w:p>
        </w:tc>
        <w:tc>
          <w:tcPr>
            <w:tcW w:w="1380" w:type="dxa"/>
            <w:vAlign w:val="center"/>
          </w:tcPr>
          <w:p w14:paraId="167FFE57">
            <w:pPr>
              <w:snapToGrid w:val="0"/>
              <w:spacing w:before="70" w:after="70" w:line="240" w:lineRule="auto"/>
              <w:ind w:firstLine="0"/>
              <w:jc w:val="left"/>
              <w:rPr>
                <w:sz w:val="21"/>
              </w:rPr>
            </w:pPr>
            <w:r>
              <w:rPr>
                <w:sz w:val="21"/>
                <w:szCs w:val="21"/>
              </w:rPr>
              <w:t>纸质+电子</w:t>
            </w:r>
          </w:p>
        </w:tc>
        <w:tc>
          <w:tcPr>
            <w:tcW w:w="749" w:type="dxa"/>
            <w:vAlign w:val="center"/>
          </w:tcPr>
          <w:p w14:paraId="474D0913">
            <w:pPr>
              <w:snapToGrid w:val="0"/>
              <w:spacing w:before="70" w:after="70" w:line="240" w:lineRule="auto"/>
              <w:ind w:firstLine="0"/>
              <w:jc w:val="center"/>
              <w:rPr>
                <w:sz w:val="21"/>
              </w:rPr>
            </w:pPr>
            <w:r>
              <w:rPr>
                <w:sz w:val="21"/>
                <w:szCs w:val="21"/>
              </w:rPr>
              <w:t>各 1</w:t>
            </w:r>
          </w:p>
        </w:tc>
      </w:tr>
      <w:tr w14:paraId="5A3BC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583E909D">
            <w:pPr>
              <w:snapToGrid w:val="0"/>
              <w:spacing w:before="70" w:after="70" w:line="240" w:lineRule="auto"/>
              <w:ind w:firstLine="0"/>
              <w:jc w:val="center"/>
              <w:rPr>
                <w:sz w:val="21"/>
              </w:rPr>
            </w:pPr>
            <w:r>
              <w:rPr>
                <w:sz w:val="21"/>
                <w:szCs w:val="21"/>
              </w:rPr>
              <w:t>12</w:t>
            </w:r>
          </w:p>
        </w:tc>
        <w:tc>
          <w:tcPr>
            <w:tcW w:w="1695" w:type="dxa"/>
            <w:vAlign w:val="center"/>
          </w:tcPr>
          <w:p w14:paraId="733EC34E">
            <w:pPr>
              <w:snapToGrid w:val="0"/>
              <w:spacing w:before="70" w:after="70" w:line="240" w:lineRule="auto"/>
              <w:ind w:firstLine="0"/>
              <w:jc w:val="left"/>
              <w:rPr>
                <w:sz w:val="21"/>
              </w:rPr>
            </w:pPr>
            <w:r>
              <w:rPr>
                <w:sz w:val="21"/>
                <w:szCs w:val="21"/>
              </w:rPr>
              <w:t>创新成果</w:t>
            </w:r>
          </w:p>
        </w:tc>
        <w:tc>
          <w:tcPr>
            <w:tcW w:w="4230" w:type="dxa"/>
            <w:vAlign w:val="center"/>
          </w:tcPr>
          <w:p w14:paraId="49D7733B">
            <w:pPr>
              <w:snapToGrid w:val="0"/>
              <w:spacing w:before="70" w:after="70" w:line="240" w:lineRule="auto"/>
              <w:ind w:firstLine="0"/>
              <w:jc w:val="left"/>
              <w:rPr>
                <w:sz w:val="21"/>
              </w:rPr>
            </w:pPr>
            <w:r>
              <w:rPr>
                <w:sz w:val="21"/>
                <w:szCs w:val="21"/>
              </w:rPr>
              <w:t>专利、论文、软著材料与证书</w:t>
            </w:r>
          </w:p>
        </w:tc>
        <w:tc>
          <w:tcPr>
            <w:tcW w:w="1380" w:type="dxa"/>
            <w:vAlign w:val="center"/>
          </w:tcPr>
          <w:p w14:paraId="696C8DDA">
            <w:pPr>
              <w:snapToGrid w:val="0"/>
              <w:spacing w:before="70" w:after="70" w:line="240" w:lineRule="auto"/>
              <w:ind w:firstLine="0"/>
              <w:jc w:val="left"/>
              <w:rPr>
                <w:sz w:val="21"/>
              </w:rPr>
            </w:pPr>
            <w:r>
              <w:rPr>
                <w:sz w:val="21"/>
                <w:szCs w:val="21"/>
              </w:rPr>
              <w:t>纸质+电子</w:t>
            </w:r>
          </w:p>
        </w:tc>
        <w:tc>
          <w:tcPr>
            <w:tcW w:w="749" w:type="dxa"/>
            <w:vAlign w:val="center"/>
          </w:tcPr>
          <w:p w14:paraId="048AC1DC">
            <w:pPr>
              <w:snapToGrid w:val="0"/>
              <w:spacing w:before="70" w:after="70" w:line="240" w:lineRule="auto"/>
              <w:ind w:firstLine="0"/>
              <w:jc w:val="center"/>
              <w:rPr>
                <w:sz w:val="21"/>
              </w:rPr>
            </w:pPr>
            <w:r>
              <w:rPr>
                <w:sz w:val="21"/>
                <w:szCs w:val="21"/>
              </w:rPr>
              <w:t>各 1</w:t>
            </w:r>
          </w:p>
        </w:tc>
      </w:tr>
      <w:tr w14:paraId="7395F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42CE7F5D">
            <w:pPr>
              <w:snapToGrid w:val="0"/>
              <w:spacing w:before="70" w:after="70" w:line="240" w:lineRule="auto"/>
              <w:ind w:firstLine="0"/>
              <w:jc w:val="center"/>
              <w:rPr>
                <w:sz w:val="21"/>
              </w:rPr>
            </w:pPr>
            <w:r>
              <w:rPr>
                <w:sz w:val="21"/>
                <w:szCs w:val="21"/>
              </w:rPr>
              <w:t>13</w:t>
            </w:r>
          </w:p>
        </w:tc>
        <w:tc>
          <w:tcPr>
            <w:tcW w:w="1695" w:type="dxa"/>
            <w:vAlign w:val="center"/>
          </w:tcPr>
          <w:p w14:paraId="06F8F41F">
            <w:pPr>
              <w:snapToGrid w:val="0"/>
              <w:spacing w:before="70" w:after="70" w:line="240" w:lineRule="auto"/>
              <w:ind w:firstLine="0"/>
              <w:jc w:val="left"/>
              <w:rPr>
                <w:sz w:val="21"/>
              </w:rPr>
            </w:pPr>
            <w:r>
              <w:rPr>
                <w:sz w:val="21"/>
                <w:szCs w:val="21"/>
              </w:rPr>
              <w:t>培训</w:t>
            </w:r>
          </w:p>
        </w:tc>
        <w:tc>
          <w:tcPr>
            <w:tcW w:w="4230" w:type="dxa"/>
            <w:vAlign w:val="center"/>
          </w:tcPr>
          <w:p w14:paraId="17B9FADE">
            <w:pPr>
              <w:snapToGrid w:val="0"/>
              <w:spacing w:before="70" w:after="70" w:line="240" w:lineRule="auto"/>
              <w:ind w:firstLine="0"/>
              <w:jc w:val="left"/>
              <w:rPr>
                <w:sz w:val="21"/>
              </w:rPr>
            </w:pPr>
            <w:r>
              <w:rPr>
                <w:sz w:val="21"/>
                <w:szCs w:val="21"/>
              </w:rPr>
              <w:t>教材、签到、考核、影像</w:t>
            </w:r>
          </w:p>
        </w:tc>
        <w:tc>
          <w:tcPr>
            <w:tcW w:w="1380" w:type="dxa"/>
            <w:vAlign w:val="center"/>
          </w:tcPr>
          <w:p w14:paraId="54D9D390">
            <w:pPr>
              <w:snapToGrid w:val="0"/>
              <w:spacing w:before="70" w:after="70" w:line="240" w:lineRule="auto"/>
              <w:ind w:firstLine="0"/>
              <w:jc w:val="left"/>
              <w:rPr>
                <w:sz w:val="21"/>
              </w:rPr>
            </w:pPr>
            <w:r>
              <w:rPr>
                <w:sz w:val="21"/>
                <w:szCs w:val="21"/>
              </w:rPr>
              <w:t>纸质+电子</w:t>
            </w:r>
          </w:p>
        </w:tc>
        <w:tc>
          <w:tcPr>
            <w:tcW w:w="749" w:type="dxa"/>
            <w:vAlign w:val="center"/>
          </w:tcPr>
          <w:p w14:paraId="43962F00">
            <w:pPr>
              <w:snapToGrid w:val="0"/>
              <w:spacing w:before="70" w:after="70" w:line="240" w:lineRule="auto"/>
              <w:ind w:firstLine="0"/>
              <w:jc w:val="center"/>
              <w:rPr>
                <w:sz w:val="21"/>
              </w:rPr>
            </w:pPr>
            <w:r>
              <w:rPr>
                <w:sz w:val="21"/>
                <w:szCs w:val="21"/>
              </w:rPr>
              <w:t>各 1</w:t>
            </w:r>
          </w:p>
        </w:tc>
      </w:tr>
      <w:tr w14:paraId="3DAB8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5C46A7C6">
            <w:pPr>
              <w:snapToGrid w:val="0"/>
              <w:spacing w:before="70" w:after="70" w:line="240" w:lineRule="auto"/>
              <w:ind w:firstLine="0"/>
              <w:jc w:val="center"/>
              <w:rPr>
                <w:sz w:val="21"/>
              </w:rPr>
            </w:pPr>
            <w:r>
              <w:rPr>
                <w:sz w:val="21"/>
                <w:szCs w:val="21"/>
              </w:rPr>
              <w:t>14</w:t>
            </w:r>
          </w:p>
        </w:tc>
        <w:tc>
          <w:tcPr>
            <w:tcW w:w="1695" w:type="dxa"/>
            <w:vAlign w:val="center"/>
          </w:tcPr>
          <w:p w14:paraId="1D9F3378">
            <w:pPr>
              <w:snapToGrid w:val="0"/>
              <w:spacing w:before="70" w:after="70" w:line="240" w:lineRule="auto"/>
              <w:ind w:firstLine="0"/>
              <w:jc w:val="left"/>
              <w:rPr>
                <w:sz w:val="21"/>
              </w:rPr>
            </w:pPr>
            <w:r>
              <w:rPr>
                <w:sz w:val="21"/>
                <w:szCs w:val="21"/>
              </w:rPr>
              <w:t>质量记录</w:t>
            </w:r>
          </w:p>
        </w:tc>
        <w:tc>
          <w:tcPr>
            <w:tcW w:w="4230" w:type="dxa"/>
            <w:vAlign w:val="center"/>
          </w:tcPr>
          <w:p w14:paraId="7F864294">
            <w:pPr>
              <w:snapToGrid w:val="0"/>
              <w:spacing w:before="70" w:after="70" w:line="240" w:lineRule="auto"/>
              <w:ind w:firstLine="0"/>
              <w:jc w:val="left"/>
              <w:rPr>
                <w:sz w:val="21"/>
              </w:rPr>
            </w:pPr>
            <w:r>
              <w:rPr>
                <w:sz w:val="21"/>
                <w:szCs w:val="21"/>
              </w:rPr>
              <w:t>检验记录、校审记录、不合格处置</w:t>
            </w:r>
          </w:p>
        </w:tc>
        <w:tc>
          <w:tcPr>
            <w:tcW w:w="1380" w:type="dxa"/>
            <w:vAlign w:val="center"/>
          </w:tcPr>
          <w:p w14:paraId="5CB52C9D">
            <w:pPr>
              <w:snapToGrid w:val="0"/>
              <w:spacing w:before="70" w:after="70" w:line="240" w:lineRule="auto"/>
              <w:ind w:firstLine="0"/>
              <w:jc w:val="left"/>
              <w:rPr>
                <w:sz w:val="21"/>
              </w:rPr>
            </w:pPr>
            <w:r>
              <w:rPr>
                <w:sz w:val="21"/>
                <w:szCs w:val="21"/>
              </w:rPr>
              <w:t>纸质+电子</w:t>
            </w:r>
          </w:p>
        </w:tc>
        <w:tc>
          <w:tcPr>
            <w:tcW w:w="749" w:type="dxa"/>
            <w:vAlign w:val="center"/>
          </w:tcPr>
          <w:p w14:paraId="2D7D5ED3">
            <w:pPr>
              <w:snapToGrid w:val="0"/>
              <w:spacing w:before="70" w:after="70" w:line="240" w:lineRule="auto"/>
              <w:ind w:firstLine="0"/>
              <w:jc w:val="center"/>
              <w:rPr>
                <w:sz w:val="21"/>
              </w:rPr>
            </w:pPr>
            <w:r>
              <w:rPr>
                <w:sz w:val="21"/>
                <w:szCs w:val="21"/>
              </w:rPr>
              <w:t>各 1</w:t>
            </w:r>
          </w:p>
        </w:tc>
      </w:tr>
      <w:tr w14:paraId="3B17D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791A99E7">
            <w:pPr>
              <w:snapToGrid w:val="0"/>
              <w:spacing w:before="70" w:after="70" w:line="240" w:lineRule="auto"/>
              <w:ind w:firstLine="0"/>
              <w:jc w:val="center"/>
              <w:rPr>
                <w:sz w:val="21"/>
              </w:rPr>
            </w:pPr>
            <w:r>
              <w:rPr>
                <w:sz w:val="21"/>
                <w:szCs w:val="21"/>
              </w:rPr>
              <w:t>15</w:t>
            </w:r>
          </w:p>
        </w:tc>
        <w:tc>
          <w:tcPr>
            <w:tcW w:w="1695" w:type="dxa"/>
            <w:vAlign w:val="center"/>
          </w:tcPr>
          <w:p w14:paraId="0C8F3140">
            <w:pPr>
              <w:snapToGrid w:val="0"/>
              <w:spacing w:before="70" w:after="70" w:line="240" w:lineRule="auto"/>
              <w:ind w:firstLine="0"/>
              <w:jc w:val="left"/>
              <w:rPr>
                <w:sz w:val="21"/>
              </w:rPr>
            </w:pPr>
            <w:r>
              <w:rPr>
                <w:sz w:val="21"/>
                <w:szCs w:val="21"/>
              </w:rPr>
              <w:t>安全记录</w:t>
            </w:r>
          </w:p>
        </w:tc>
        <w:tc>
          <w:tcPr>
            <w:tcW w:w="4230" w:type="dxa"/>
            <w:vAlign w:val="center"/>
          </w:tcPr>
          <w:p w14:paraId="6C612150">
            <w:pPr>
              <w:snapToGrid w:val="0"/>
              <w:spacing w:before="70" w:after="70" w:line="240" w:lineRule="auto"/>
              <w:ind w:firstLine="0"/>
              <w:jc w:val="left"/>
              <w:rPr>
                <w:sz w:val="21"/>
              </w:rPr>
            </w:pPr>
            <w:r>
              <w:rPr>
                <w:sz w:val="21"/>
                <w:szCs w:val="21"/>
              </w:rPr>
              <w:t>交底、检查、隐患整改、演练</w:t>
            </w:r>
          </w:p>
        </w:tc>
        <w:tc>
          <w:tcPr>
            <w:tcW w:w="1380" w:type="dxa"/>
            <w:vAlign w:val="center"/>
          </w:tcPr>
          <w:p w14:paraId="6547FBB0">
            <w:pPr>
              <w:snapToGrid w:val="0"/>
              <w:spacing w:before="70" w:after="70" w:line="240" w:lineRule="auto"/>
              <w:ind w:firstLine="0"/>
              <w:jc w:val="left"/>
              <w:rPr>
                <w:sz w:val="21"/>
              </w:rPr>
            </w:pPr>
            <w:r>
              <w:rPr>
                <w:sz w:val="21"/>
                <w:szCs w:val="21"/>
              </w:rPr>
              <w:t>纸质+电子</w:t>
            </w:r>
          </w:p>
        </w:tc>
        <w:tc>
          <w:tcPr>
            <w:tcW w:w="749" w:type="dxa"/>
            <w:vAlign w:val="center"/>
          </w:tcPr>
          <w:p w14:paraId="158F7212">
            <w:pPr>
              <w:snapToGrid w:val="0"/>
              <w:spacing w:before="70" w:after="70" w:line="240" w:lineRule="auto"/>
              <w:ind w:firstLine="0"/>
              <w:jc w:val="center"/>
              <w:rPr>
                <w:sz w:val="21"/>
              </w:rPr>
            </w:pPr>
            <w:r>
              <w:rPr>
                <w:sz w:val="21"/>
                <w:szCs w:val="21"/>
              </w:rPr>
              <w:t>各 1</w:t>
            </w:r>
          </w:p>
        </w:tc>
      </w:tr>
      <w:tr w14:paraId="7E20F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1D5D0691">
            <w:pPr>
              <w:snapToGrid w:val="0"/>
              <w:spacing w:before="70" w:after="70" w:line="240" w:lineRule="auto"/>
              <w:ind w:firstLine="0"/>
              <w:jc w:val="center"/>
              <w:rPr>
                <w:sz w:val="21"/>
              </w:rPr>
            </w:pPr>
            <w:r>
              <w:rPr>
                <w:sz w:val="21"/>
                <w:szCs w:val="21"/>
              </w:rPr>
              <w:t>16</w:t>
            </w:r>
          </w:p>
        </w:tc>
        <w:tc>
          <w:tcPr>
            <w:tcW w:w="1695" w:type="dxa"/>
            <w:vAlign w:val="center"/>
          </w:tcPr>
          <w:p w14:paraId="14D198A2">
            <w:pPr>
              <w:snapToGrid w:val="0"/>
              <w:spacing w:before="70" w:after="70" w:line="240" w:lineRule="auto"/>
              <w:ind w:firstLine="0"/>
              <w:jc w:val="left"/>
              <w:rPr>
                <w:sz w:val="21"/>
              </w:rPr>
            </w:pPr>
            <w:r>
              <w:rPr>
                <w:sz w:val="21"/>
                <w:szCs w:val="21"/>
              </w:rPr>
              <w:t>影像资料</w:t>
            </w:r>
          </w:p>
        </w:tc>
        <w:tc>
          <w:tcPr>
            <w:tcW w:w="4230" w:type="dxa"/>
            <w:vAlign w:val="center"/>
          </w:tcPr>
          <w:p w14:paraId="47D93BEB">
            <w:pPr>
              <w:snapToGrid w:val="0"/>
              <w:spacing w:before="70" w:after="70" w:line="240" w:lineRule="auto"/>
              <w:ind w:firstLine="0"/>
              <w:jc w:val="left"/>
              <w:rPr>
                <w:sz w:val="21"/>
              </w:rPr>
            </w:pPr>
            <w:r>
              <w:rPr>
                <w:sz w:val="21"/>
                <w:szCs w:val="21"/>
              </w:rPr>
              <w:t>现场照片、视频、成果动画</w:t>
            </w:r>
          </w:p>
        </w:tc>
        <w:tc>
          <w:tcPr>
            <w:tcW w:w="1380" w:type="dxa"/>
            <w:vAlign w:val="center"/>
          </w:tcPr>
          <w:p w14:paraId="73DC81A2">
            <w:pPr>
              <w:snapToGrid w:val="0"/>
              <w:spacing w:before="70" w:after="70" w:line="240" w:lineRule="auto"/>
              <w:ind w:firstLine="0"/>
              <w:jc w:val="left"/>
              <w:rPr>
                <w:sz w:val="21"/>
              </w:rPr>
            </w:pPr>
            <w:r>
              <w:rPr>
                <w:sz w:val="21"/>
                <w:szCs w:val="21"/>
              </w:rPr>
              <w:t>电子</w:t>
            </w:r>
          </w:p>
        </w:tc>
        <w:tc>
          <w:tcPr>
            <w:tcW w:w="749" w:type="dxa"/>
            <w:vAlign w:val="center"/>
          </w:tcPr>
          <w:p w14:paraId="6D6606D4">
            <w:pPr>
              <w:snapToGrid w:val="0"/>
              <w:spacing w:before="70" w:after="70" w:line="240" w:lineRule="auto"/>
              <w:ind w:firstLine="0"/>
              <w:jc w:val="center"/>
              <w:rPr>
                <w:sz w:val="21"/>
              </w:rPr>
            </w:pPr>
            <w:r>
              <w:rPr>
                <w:sz w:val="21"/>
                <w:szCs w:val="21"/>
              </w:rPr>
              <w:t>1</w:t>
            </w:r>
          </w:p>
        </w:tc>
      </w:tr>
      <w:tr w14:paraId="0DABD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6" w:type="dxa"/>
            <w:vAlign w:val="center"/>
          </w:tcPr>
          <w:p w14:paraId="50D4C074">
            <w:pPr>
              <w:snapToGrid w:val="0"/>
              <w:spacing w:before="70" w:after="70" w:line="240" w:lineRule="auto"/>
              <w:ind w:firstLine="0"/>
              <w:jc w:val="center"/>
              <w:rPr>
                <w:sz w:val="21"/>
              </w:rPr>
            </w:pPr>
            <w:r>
              <w:rPr>
                <w:sz w:val="21"/>
                <w:szCs w:val="21"/>
              </w:rPr>
              <w:t>17</w:t>
            </w:r>
          </w:p>
        </w:tc>
        <w:tc>
          <w:tcPr>
            <w:tcW w:w="1695" w:type="dxa"/>
            <w:vAlign w:val="center"/>
          </w:tcPr>
          <w:p w14:paraId="0CE7FAA2">
            <w:pPr>
              <w:snapToGrid w:val="0"/>
              <w:spacing w:before="70" w:after="70" w:line="240" w:lineRule="auto"/>
              <w:ind w:firstLine="0"/>
              <w:jc w:val="left"/>
              <w:rPr>
                <w:sz w:val="21"/>
              </w:rPr>
            </w:pPr>
            <w:r>
              <w:rPr>
                <w:sz w:val="21"/>
                <w:szCs w:val="21"/>
              </w:rPr>
              <w:t>验收文件</w:t>
            </w:r>
          </w:p>
        </w:tc>
        <w:tc>
          <w:tcPr>
            <w:tcW w:w="4230" w:type="dxa"/>
            <w:vAlign w:val="center"/>
          </w:tcPr>
          <w:p w14:paraId="3A86E02F">
            <w:pPr>
              <w:snapToGrid w:val="0"/>
              <w:spacing w:before="70" w:after="70" w:line="240" w:lineRule="auto"/>
              <w:ind w:firstLine="0"/>
              <w:jc w:val="left"/>
              <w:rPr>
                <w:sz w:val="21"/>
              </w:rPr>
            </w:pPr>
            <w:r>
              <w:rPr>
                <w:sz w:val="21"/>
                <w:szCs w:val="21"/>
              </w:rPr>
              <w:t>阶段验收单、竣工验收资料</w:t>
            </w:r>
          </w:p>
        </w:tc>
        <w:tc>
          <w:tcPr>
            <w:tcW w:w="1380" w:type="dxa"/>
            <w:vAlign w:val="center"/>
          </w:tcPr>
          <w:p w14:paraId="635341EA">
            <w:pPr>
              <w:snapToGrid w:val="0"/>
              <w:spacing w:before="70" w:after="70" w:line="240" w:lineRule="auto"/>
              <w:ind w:firstLine="0"/>
              <w:jc w:val="left"/>
              <w:rPr>
                <w:sz w:val="21"/>
              </w:rPr>
            </w:pPr>
            <w:r>
              <w:rPr>
                <w:sz w:val="21"/>
                <w:szCs w:val="21"/>
              </w:rPr>
              <w:t>纸质+电子</w:t>
            </w:r>
          </w:p>
        </w:tc>
        <w:tc>
          <w:tcPr>
            <w:tcW w:w="749" w:type="dxa"/>
            <w:vAlign w:val="center"/>
          </w:tcPr>
          <w:p w14:paraId="0C149BDB">
            <w:pPr>
              <w:snapToGrid w:val="0"/>
              <w:spacing w:before="70" w:after="70" w:line="240" w:lineRule="auto"/>
              <w:ind w:firstLine="0"/>
              <w:jc w:val="center"/>
              <w:rPr>
                <w:sz w:val="21"/>
              </w:rPr>
            </w:pPr>
            <w:r>
              <w:rPr>
                <w:sz w:val="21"/>
                <w:szCs w:val="21"/>
              </w:rPr>
              <w:t>各 1</w:t>
            </w:r>
          </w:p>
        </w:tc>
      </w:tr>
    </w:tbl>
    <w:p w14:paraId="1595DC10">
      <w:pPr>
        <w:spacing w:line="240" w:lineRule="auto"/>
      </w:pPr>
    </w:p>
    <w:p w14:paraId="312810FA">
      <w:pPr>
        <w:pStyle w:val="5"/>
      </w:pPr>
      <w:bookmarkStart w:id="231" w:name="_Toc1588"/>
      <w:r>
        <w:rPr>
          <w:szCs w:val="32"/>
        </w:rPr>
        <w:t>2.11.8 交付与验收流程</w:t>
      </w:r>
      <w:bookmarkEnd w:id="231"/>
    </w:p>
    <w:p w14:paraId="69202561">
      <w:r>
        <w:rPr>
          <w:b/>
        </w:rPr>
        <w:t>（1）交付流程。</w:t>
      </w:r>
    </w:p>
    <w:p w14:paraId="1146DCEC">
      <w:r>
        <w:t>成果自检 → 内部三级校审 → 提交甲方 → 甲方初审 → 意见反馈 → 修改完善 → 甲方复审 → 签署确认 → 归档。</w:t>
      </w:r>
    </w:p>
    <w:p w14:paraId="669605AD">
      <w:r>
        <w:rPr>
          <w:b/>
        </w:rPr>
        <w:t>（2）阶段验收要点。</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32"/>
        <w:gridCol w:w="2194"/>
        <w:gridCol w:w="2257"/>
        <w:gridCol w:w="1409"/>
        <w:gridCol w:w="1708"/>
      </w:tblGrid>
      <w:tr w14:paraId="776B7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32" w:type="dxa"/>
            <w:shd w:val="clear" w:color="auto" w:fill="E7E6E6"/>
            <w:vAlign w:val="center"/>
          </w:tcPr>
          <w:p w14:paraId="2464A3AD">
            <w:pPr>
              <w:snapToGrid w:val="0"/>
              <w:spacing w:before="70" w:after="70" w:line="240" w:lineRule="auto"/>
              <w:ind w:firstLine="0"/>
              <w:jc w:val="center"/>
              <w:rPr>
                <w:b/>
                <w:sz w:val="21"/>
              </w:rPr>
            </w:pPr>
            <w:r>
              <w:rPr>
                <w:b/>
                <w:sz w:val="21"/>
                <w:szCs w:val="21"/>
              </w:rPr>
              <w:t>阶段</w:t>
            </w:r>
          </w:p>
        </w:tc>
        <w:tc>
          <w:tcPr>
            <w:tcW w:w="2194" w:type="dxa"/>
            <w:shd w:val="clear" w:color="auto" w:fill="E7E6E6"/>
            <w:vAlign w:val="center"/>
          </w:tcPr>
          <w:p w14:paraId="43E7F7EB">
            <w:pPr>
              <w:snapToGrid w:val="0"/>
              <w:spacing w:before="70" w:after="70" w:line="240" w:lineRule="auto"/>
              <w:ind w:firstLine="0"/>
              <w:jc w:val="center"/>
              <w:rPr>
                <w:b/>
                <w:sz w:val="21"/>
              </w:rPr>
            </w:pPr>
            <w:r>
              <w:rPr>
                <w:b/>
                <w:sz w:val="21"/>
                <w:szCs w:val="21"/>
              </w:rPr>
              <w:t>验收前提</w:t>
            </w:r>
          </w:p>
        </w:tc>
        <w:tc>
          <w:tcPr>
            <w:tcW w:w="2257" w:type="dxa"/>
            <w:shd w:val="clear" w:color="auto" w:fill="E7E6E6"/>
            <w:vAlign w:val="center"/>
          </w:tcPr>
          <w:p w14:paraId="351EC492">
            <w:pPr>
              <w:snapToGrid w:val="0"/>
              <w:spacing w:before="70" w:after="70" w:line="240" w:lineRule="auto"/>
              <w:ind w:firstLine="0"/>
              <w:jc w:val="center"/>
              <w:rPr>
                <w:b/>
                <w:sz w:val="21"/>
              </w:rPr>
            </w:pPr>
            <w:r>
              <w:rPr>
                <w:b/>
                <w:sz w:val="21"/>
                <w:szCs w:val="21"/>
              </w:rPr>
              <w:t>验收内容</w:t>
            </w:r>
          </w:p>
        </w:tc>
        <w:tc>
          <w:tcPr>
            <w:tcW w:w="1409" w:type="dxa"/>
            <w:shd w:val="clear" w:color="auto" w:fill="E7E6E6"/>
            <w:vAlign w:val="center"/>
          </w:tcPr>
          <w:p w14:paraId="7867D27A">
            <w:pPr>
              <w:snapToGrid w:val="0"/>
              <w:spacing w:before="70" w:after="70" w:line="240" w:lineRule="auto"/>
              <w:ind w:firstLine="0"/>
              <w:jc w:val="center"/>
              <w:rPr>
                <w:b/>
                <w:sz w:val="21"/>
              </w:rPr>
            </w:pPr>
            <w:r>
              <w:rPr>
                <w:b/>
                <w:sz w:val="21"/>
                <w:szCs w:val="21"/>
              </w:rPr>
              <w:t>验收方式</w:t>
            </w:r>
          </w:p>
        </w:tc>
        <w:tc>
          <w:tcPr>
            <w:tcW w:w="1708" w:type="dxa"/>
            <w:shd w:val="clear" w:color="auto" w:fill="E7E6E6"/>
            <w:vAlign w:val="center"/>
          </w:tcPr>
          <w:p w14:paraId="4202906D">
            <w:pPr>
              <w:snapToGrid w:val="0"/>
              <w:spacing w:before="70" w:after="70" w:line="240" w:lineRule="auto"/>
              <w:ind w:firstLine="0"/>
              <w:jc w:val="center"/>
              <w:rPr>
                <w:b/>
                <w:sz w:val="21"/>
              </w:rPr>
            </w:pPr>
            <w:r>
              <w:rPr>
                <w:b/>
                <w:sz w:val="21"/>
                <w:szCs w:val="21"/>
              </w:rPr>
              <w:t>通过标志</w:t>
            </w:r>
          </w:p>
        </w:tc>
      </w:tr>
      <w:tr w14:paraId="1E4F2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2" w:type="dxa"/>
            <w:vAlign w:val="center"/>
          </w:tcPr>
          <w:p w14:paraId="704FD104">
            <w:pPr>
              <w:snapToGrid w:val="0"/>
              <w:spacing w:before="70" w:after="70" w:line="240" w:lineRule="auto"/>
              <w:ind w:firstLine="0"/>
              <w:jc w:val="center"/>
              <w:rPr>
                <w:sz w:val="21"/>
              </w:rPr>
            </w:pPr>
            <w:r>
              <w:rPr>
                <w:sz w:val="21"/>
                <w:szCs w:val="21"/>
              </w:rPr>
              <w:t>第一阶段</w:t>
            </w:r>
          </w:p>
        </w:tc>
        <w:tc>
          <w:tcPr>
            <w:tcW w:w="2194" w:type="dxa"/>
            <w:vAlign w:val="center"/>
          </w:tcPr>
          <w:p w14:paraId="41126C95">
            <w:pPr>
              <w:snapToGrid w:val="0"/>
              <w:spacing w:before="70" w:after="70" w:line="240" w:lineRule="auto"/>
              <w:ind w:firstLine="0"/>
              <w:jc w:val="left"/>
              <w:rPr>
                <w:sz w:val="21"/>
              </w:rPr>
            </w:pPr>
            <w:r>
              <w:rPr>
                <w:sz w:val="21"/>
                <w:szCs w:val="21"/>
              </w:rPr>
              <w:t>测量建模、技术研究、装备设计完成</w:t>
            </w:r>
          </w:p>
        </w:tc>
        <w:tc>
          <w:tcPr>
            <w:tcW w:w="2257" w:type="dxa"/>
            <w:vAlign w:val="center"/>
          </w:tcPr>
          <w:p w14:paraId="7ADC59C8">
            <w:pPr>
              <w:snapToGrid w:val="0"/>
              <w:spacing w:before="70" w:after="70" w:line="240" w:lineRule="auto"/>
              <w:ind w:firstLine="0"/>
              <w:jc w:val="left"/>
              <w:rPr>
                <w:sz w:val="21"/>
              </w:rPr>
            </w:pPr>
            <w:r>
              <w:rPr>
                <w:sz w:val="21"/>
                <w:szCs w:val="21"/>
              </w:rPr>
              <w:t>数据、报告、设计文件、专家评审意见</w:t>
            </w:r>
          </w:p>
        </w:tc>
        <w:tc>
          <w:tcPr>
            <w:tcW w:w="1409" w:type="dxa"/>
            <w:vAlign w:val="center"/>
          </w:tcPr>
          <w:p w14:paraId="726D3CB2">
            <w:pPr>
              <w:snapToGrid w:val="0"/>
              <w:spacing w:before="70" w:after="70" w:line="240" w:lineRule="auto"/>
              <w:ind w:firstLine="0"/>
              <w:jc w:val="left"/>
              <w:rPr>
                <w:sz w:val="21"/>
              </w:rPr>
            </w:pPr>
            <w:r>
              <w:rPr>
                <w:sz w:val="21"/>
                <w:szCs w:val="21"/>
              </w:rPr>
              <w:t>资料审查+评审会</w:t>
            </w:r>
          </w:p>
        </w:tc>
        <w:tc>
          <w:tcPr>
            <w:tcW w:w="1708" w:type="dxa"/>
            <w:vAlign w:val="center"/>
          </w:tcPr>
          <w:p w14:paraId="63BE805B">
            <w:pPr>
              <w:snapToGrid w:val="0"/>
              <w:spacing w:before="70" w:after="70" w:line="240" w:lineRule="auto"/>
              <w:ind w:firstLine="0"/>
              <w:jc w:val="left"/>
              <w:rPr>
                <w:sz w:val="21"/>
              </w:rPr>
            </w:pPr>
            <w:r>
              <w:rPr>
                <w:sz w:val="21"/>
                <w:szCs w:val="21"/>
              </w:rPr>
              <w:t>甲方审核通过、评审纪要</w:t>
            </w:r>
          </w:p>
        </w:tc>
      </w:tr>
      <w:tr w14:paraId="1A10E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2" w:type="dxa"/>
            <w:vAlign w:val="center"/>
          </w:tcPr>
          <w:p w14:paraId="5CC3961D">
            <w:pPr>
              <w:snapToGrid w:val="0"/>
              <w:spacing w:before="70" w:after="70" w:line="240" w:lineRule="auto"/>
              <w:ind w:firstLine="0"/>
              <w:jc w:val="center"/>
              <w:rPr>
                <w:sz w:val="21"/>
              </w:rPr>
            </w:pPr>
            <w:r>
              <w:rPr>
                <w:sz w:val="21"/>
                <w:szCs w:val="21"/>
              </w:rPr>
              <w:t>第二阶段</w:t>
            </w:r>
          </w:p>
        </w:tc>
        <w:tc>
          <w:tcPr>
            <w:tcW w:w="2194" w:type="dxa"/>
            <w:vAlign w:val="center"/>
          </w:tcPr>
          <w:p w14:paraId="5662C61A">
            <w:pPr>
              <w:snapToGrid w:val="0"/>
              <w:spacing w:before="70" w:after="70" w:line="240" w:lineRule="auto"/>
              <w:ind w:firstLine="0"/>
              <w:jc w:val="left"/>
              <w:rPr>
                <w:sz w:val="21"/>
              </w:rPr>
            </w:pPr>
            <w:r>
              <w:rPr>
                <w:sz w:val="21"/>
                <w:szCs w:val="21"/>
              </w:rPr>
              <w:t>装备开发、一期验证完成</w:t>
            </w:r>
          </w:p>
        </w:tc>
        <w:tc>
          <w:tcPr>
            <w:tcW w:w="2257" w:type="dxa"/>
            <w:vAlign w:val="center"/>
          </w:tcPr>
          <w:p w14:paraId="2656BF0B">
            <w:pPr>
              <w:snapToGrid w:val="0"/>
              <w:spacing w:before="70" w:after="70" w:line="240" w:lineRule="auto"/>
              <w:ind w:firstLine="0"/>
              <w:jc w:val="left"/>
              <w:rPr>
                <w:sz w:val="21"/>
              </w:rPr>
            </w:pPr>
            <w:r>
              <w:rPr>
                <w:sz w:val="21"/>
                <w:szCs w:val="21"/>
              </w:rPr>
              <w:t>装备实物、软件、验证报告</w:t>
            </w:r>
          </w:p>
        </w:tc>
        <w:tc>
          <w:tcPr>
            <w:tcW w:w="1409" w:type="dxa"/>
            <w:vAlign w:val="center"/>
          </w:tcPr>
          <w:p w14:paraId="68EBDC8A">
            <w:pPr>
              <w:snapToGrid w:val="0"/>
              <w:spacing w:before="70" w:after="70" w:line="240" w:lineRule="auto"/>
              <w:ind w:firstLine="0"/>
              <w:jc w:val="left"/>
              <w:rPr>
                <w:sz w:val="21"/>
              </w:rPr>
            </w:pPr>
            <w:r>
              <w:rPr>
                <w:sz w:val="21"/>
                <w:szCs w:val="21"/>
              </w:rPr>
              <w:t>现场核查+资料审查</w:t>
            </w:r>
          </w:p>
        </w:tc>
        <w:tc>
          <w:tcPr>
            <w:tcW w:w="1708" w:type="dxa"/>
            <w:vAlign w:val="center"/>
          </w:tcPr>
          <w:p w14:paraId="3B788847">
            <w:pPr>
              <w:snapToGrid w:val="0"/>
              <w:spacing w:before="70" w:after="70" w:line="240" w:lineRule="auto"/>
              <w:ind w:firstLine="0"/>
              <w:jc w:val="left"/>
              <w:rPr>
                <w:sz w:val="21"/>
              </w:rPr>
            </w:pPr>
            <w:r>
              <w:rPr>
                <w:sz w:val="21"/>
                <w:szCs w:val="21"/>
              </w:rPr>
              <w:t>甲方审核通过</w:t>
            </w:r>
          </w:p>
        </w:tc>
      </w:tr>
      <w:tr w14:paraId="39B67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2" w:type="dxa"/>
            <w:vAlign w:val="center"/>
          </w:tcPr>
          <w:p w14:paraId="155788C0">
            <w:pPr>
              <w:snapToGrid w:val="0"/>
              <w:spacing w:before="70" w:after="70" w:line="240" w:lineRule="auto"/>
              <w:ind w:firstLine="0"/>
              <w:jc w:val="center"/>
              <w:rPr>
                <w:sz w:val="21"/>
              </w:rPr>
            </w:pPr>
            <w:r>
              <w:rPr>
                <w:sz w:val="21"/>
                <w:szCs w:val="21"/>
              </w:rPr>
              <w:t>第三阶段</w:t>
            </w:r>
          </w:p>
        </w:tc>
        <w:tc>
          <w:tcPr>
            <w:tcW w:w="2194" w:type="dxa"/>
            <w:vAlign w:val="center"/>
          </w:tcPr>
          <w:p w14:paraId="5A25EE69">
            <w:pPr>
              <w:snapToGrid w:val="0"/>
              <w:spacing w:before="70" w:after="70" w:line="240" w:lineRule="auto"/>
              <w:ind w:firstLine="0"/>
              <w:jc w:val="left"/>
              <w:rPr>
                <w:sz w:val="21"/>
              </w:rPr>
            </w:pPr>
            <w:r>
              <w:rPr>
                <w:sz w:val="21"/>
                <w:szCs w:val="21"/>
              </w:rPr>
              <w:t>优化开发、测试、二期验证完成</w:t>
            </w:r>
          </w:p>
        </w:tc>
        <w:tc>
          <w:tcPr>
            <w:tcW w:w="2257" w:type="dxa"/>
            <w:vAlign w:val="center"/>
          </w:tcPr>
          <w:p w14:paraId="7C3828FA">
            <w:pPr>
              <w:snapToGrid w:val="0"/>
              <w:spacing w:before="70" w:after="70" w:line="240" w:lineRule="auto"/>
              <w:ind w:firstLine="0"/>
              <w:jc w:val="left"/>
              <w:rPr>
                <w:sz w:val="21"/>
              </w:rPr>
            </w:pPr>
            <w:r>
              <w:rPr>
                <w:sz w:val="21"/>
                <w:szCs w:val="21"/>
              </w:rPr>
              <w:t>优化装备、测试报告、验证报告、手册</w:t>
            </w:r>
          </w:p>
        </w:tc>
        <w:tc>
          <w:tcPr>
            <w:tcW w:w="1409" w:type="dxa"/>
            <w:vAlign w:val="center"/>
          </w:tcPr>
          <w:p w14:paraId="1189022C">
            <w:pPr>
              <w:snapToGrid w:val="0"/>
              <w:spacing w:before="70" w:after="70" w:line="240" w:lineRule="auto"/>
              <w:ind w:firstLine="0"/>
              <w:jc w:val="left"/>
              <w:rPr>
                <w:sz w:val="21"/>
              </w:rPr>
            </w:pPr>
            <w:r>
              <w:rPr>
                <w:sz w:val="21"/>
                <w:szCs w:val="21"/>
              </w:rPr>
              <w:t>报告审查+现场抽测</w:t>
            </w:r>
          </w:p>
        </w:tc>
        <w:tc>
          <w:tcPr>
            <w:tcW w:w="1708" w:type="dxa"/>
            <w:vAlign w:val="center"/>
          </w:tcPr>
          <w:p w14:paraId="5025157E">
            <w:pPr>
              <w:snapToGrid w:val="0"/>
              <w:spacing w:before="70" w:after="70" w:line="240" w:lineRule="auto"/>
              <w:ind w:firstLine="0"/>
              <w:jc w:val="left"/>
              <w:rPr>
                <w:sz w:val="21"/>
              </w:rPr>
            </w:pPr>
            <w:r>
              <w:rPr>
                <w:sz w:val="21"/>
                <w:szCs w:val="21"/>
              </w:rPr>
              <w:t>甲方审核通过</w:t>
            </w:r>
          </w:p>
        </w:tc>
      </w:tr>
      <w:tr w14:paraId="39C39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2" w:type="dxa"/>
            <w:vAlign w:val="center"/>
          </w:tcPr>
          <w:p w14:paraId="27D47920">
            <w:pPr>
              <w:snapToGrid w:val="0"/>
              <w:spacing w:before="70" w:after="70" w:line="240" w:lineRule="auto"/>
              <w:ind w:firstLine="0"/>
              <w:jc w:val="center"/>
              <w:rPr>
                <w:sz w:val="21"/>
              </w:rPr>
            </w:pPr>
            <w:r>
              <w:rPr>
                <w:sz w:val="21"/>
                <w:szCs w:val="21"/>
              </w:rPr>
              <w:t>第四阶段</w:t>
            </w:r>
          </w:p>
        </w:tc>
        <w:tc>
          <w:tcPr>
            <w:tcW w:w="2194" w:type="dxa"/>
            <w:vAlign w:val="center"/>
          </w:tcPr>
          <w:p w14:paraId="1D37924D">
            <w:pPr>
              <w:snapToGrid w:val="0"/>
              <w:spacing w:before="70" w:after="70" w:line="240" w:lineRule="auto"/>
              <w:ind w:firstLine="0"/>
              <w:jc w:val="left"/>
              <w:rPr>
                <w:sz w:val="21"/>
              </w:rPr>
            </w:pPr>
            <w:r>
              <w:rPr>
                <w:sz w:val="21"/>
                <w:szCs w:val="21"/>
              </w:rPr>
              <w:t>全部内容完成</w:t>
            </w:r>
          </w:p>
        </w:tc>
        <w:tc>
          <w:tcPr>
            <w:tcW w:w="2257" w:type="dxa"/>
            <w:vAlign w:val="center"/>
          </w:tcPr>
          <w:p w14:paraId="77F446FF">
            <w:pPr>
              <w:snapToGrid w:val="0"/>
              <w:spacing w:before="70" w:after="70" w:line="240" w:lineRule="auto"/>
              <w:ind w:firstLine="0"/>
              <w:jc w:val="left"/>
              <w:rPr>
                <w:sz w:val="21"/>
              </w:rPr>
            </w:pPr>
            <w:r>
              <w:rPr>
                <w:sz w:val="21"/>
                <w:szCs w:val="21"/>
              </w:rPr>
              <w:t>全套装订资料、创新成果、档案</w:t>
            </w:r>
          </w:p>
        </w:tc>
        <w:tc>
          <w:tcPr>
            <w:tcW w:w="1409" w:type="dxa"/>
            <w:vAlign w:val="center"/>
          </w:tcPr>
          <w:p w14:paraId="71549939">
            <w:pPr>
              <w:snapToGrid w:val="0"/>
              <w:spacing w:before="70" w:after="70" w:line="240" w:lineRule="auto"/>
              <w:ind w:firstLine="0"/>
              <w:jc w:val="left"/>
              <w:rPr>
                <w:sz w:val="21"/>
              </w:rPr>
            </w:pPr>
            <w:r>
              <w:rPr>
                <w:sz w:val="21"/>
                <w:szCs w:val="21"/>
              </w:rPr>
              <w:t>竣工验收会</w:t>
            </w:r>
          </w:p>
        </w:tc>
        <w:tc>
          <w:tcPr>
            <w:tcW w:w="1708" w:type="dxa"/>
            <w:vAlign w:val="center"/>
          </w:tcPr>
          <w:p w14:paraId="558711D2">
            <w:pPr>
              <w:snapToGrid w:val="0"/>
              <w:spacing w:before="70" w:after="70" w:line="240" w:lineRule="auto"/>
              <w:ind w:firstLine="0"/>
              <w:jc w:val="left"/>
              <w:rPr>
                <w:sz w:val="21"/>
              </w:rPr>
            </w:pPr>
            <w:r>
              <w:rPr>
                <w:sz w:val="21"/>
                <w:szCs w:val="21"/>
              </w:rPr>
              <w:t>竣工验收资料通过</w:t>
            </w:r>
          </w:p>
        </w:tc>
      </w:tr>
    </w:tbl>
    <w:p w14:paraId="1F9FBC3E">
      <w:pPr>
        <w:spacing w:line="240" w:lineRule="auto"/>
      </w:pPr>
    </w:p>
    <w:p w14:paraId="4E0566EC">
      <w:r>
        <w:rPr>
          <w:b/>
        </w:rPr>
        <w:t>（3）验收资料清单。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14"/>
        <w:gridCol w:w="3655"/>
        <w:gridCol w:w="1116"/>
        <w:gridCol w:w="2915"/>
      </w:tblGrid>
      <w:tr w14:paraId="70D01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14" w:type="dxa"/>
            <w:shd w:val="clear" w:color="auto" w:fill="E7E6E6"/>
            <w:vAlign w:val="center"/>
          </w:tcPr>
          <w:p w14:paraId="404A41C1">
            <w:pPr>
              <w:snapToGrid w:val="0"/>
              <w:spacing w:before="70" w:after="70" w:line="240" w:lineRule="auto"/>
              <w:ind w:firstLine="0"/>
              <w:jc w:val="center"/>
              <w:rPr>
                <w:b/>
                <w:sz w:val="21"/>
              </w:rPr>
            </w:pPr>
            <w:r>
              <w:rPr>
                <w:b/>
                <w:sz w:val="21"/>
                <w:szCs w:val="21"/>
              </w:rPr>
              <w:t>序号</w:t>
            </w:r>
          </w:p>
        </w:tc>
        <w:tc>
          <w:tcPr>
            <w:tcW w:w="3655" w:type="dxa"/>
            <w:shd w:val="clear" w:color="auto" w:fill="E7E6E6"/>
            <w:vAlign w:val="center"/>
          </w:tcPr>
          <w:p w14:paraId="7BC950AB">
            <w:pPr>
              <w:snapToGrid w:val="0"/>
              <w:spacing w:before="70" w:after="70" w:line="240" w:lineRule="auto"/>
              <w:ind w:firstLine="0"/>
              <w:jc w:val="center"/>
              <w:rPr>
                <w:b/>
                <w:sz w:val="21"/>
              </w:rPr>
            </w:pPr>
            <w:r>
              <w:rPr>
                <w:b/>
                <w:sz w:val="21"/>
                <w:szCs w:val="21"/>
              </w:rPr>
              <w:t>资料名称</w:t>
            </w:r>
          </w:p>
        </w:tc>
        <w:tc>
          <w:tcPr>
            <w:tcW w:w="1116" w:type="dxa"/>
            <w:shd w:val="clear" w:color="auto" w:fill="E7E6E6"/>
            <w:vAlign w:val="center"/>
          </w:tcPr>
          <w:p w14:paraId="75289BDD">
            <w:pPr>
              <w:snapToGrid w:val="0"/>
              <w:spacing w:before="70" w:after="70" w:line="240" w:lineRule="auto"/>
              <w:ind w:firstLine="0"/>
              <w:jc w:val="center"/>
              <w:rPr>
                <w:b/>
                <w:sz w:val="21"/>
              </w:rPr>
            </w:pPr>
            <w:r>
              <w:rPr>
                <w:b/>
                <w:sz w:val="21"/>
                <w:szCs w:val="21"/>
              </w:rPr>
              <w:t>份数</w:t>
            </w:r>
          </w:p>
        </w:tc>
        <w:tc>
          <w:tcPr>
            <w:tcW w:w="2915" w:type="dxa"/>
            <w:shd w:val="clear" w:color="auto" w:fill="E7E6E6"/>
            <w:vAlign w:val="center"/>
          </w:tcPr>
          <w:p w14:paraId="31F07548">
            <w:pPr>
              <w:snapToGrid w:val="0"/>
              <w:spacing w:before="70" w:after="70" w:line="240" w:lineRule="auto"/>
              <w:ind w:firstLine="0"/>
              <w:jc w:val="center"/>
              <w:rPr>
                <w:b/>
                <w:sz w:val="21"/>
              </w:rPr>
            </w:pPr>
            <w:r>
              <w:rPr>
                <w:b/>
                <w:sz w:val="21"/>
                <w:szCs w:val="21"/>
              </w:rPr>
              <w:t>形式</w:t>
            </w:r>
          </w:p>
        </w:tc>
      </w:tr>
      <w:tr w14:paraId="20E7A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7A50B184">
            <w:pPr>
              <w:snapToGrid w:val="0"/>
              <w:spacing w:before="70" w:after="70" w:line="240" w:lineRule="auto"/>
              <w:ind w:firstLine="0"/>
              <w:jc w:val="center"/>
              <w:rPr>
                <w:sz w:val="21"/>
              </w:rPr>
            </w:pPr>
            <w:r>
              <w:rPr>
                <w:sz w:val="21"/>
                <w:szCs w:val="21"/>
              </w:rPr>
              <w:t>1</w:t>
            </w:r>
          </w:p>
        </w:tc>
        <w:tc>
          <w:tcPr>
            <w:tcW w:w="3655" w:type="dxa"/>
            <w:vAlign w:val="center"/>
          </w:tcPr>
          <w:p w14:paraId="04B7062C">
            <w:pPr>
              <w:snapToGrid w:val="0"/>
              <w:spacing w:before="70" w:after="70" w:line="240" w:lineRule="auto"/>
              <w:ind w:firstLine="0"/>
              <w:jc w:val="left"/>
              <w:rPr>
                <w:sz w:val="21"/>
              </w:rPr>
            </w:pPr>
            <w:r>
              <w:rPr>
                <w:sz w:val="21"/>
                <w:szCs w:val="21"/>
              </w:rPr>
              <w:t>项目实施计划与总结</w:t>
            </w:r>
          </w:p>
        </w:tc>
        <w:tc>
          <w:tcPr>
            <w:tcW w:w="1116" w:type="dxa"/>
            <w:vAlign w:val="center"/>
          </w:tcPr>
          <w:p w14:paraId="7C748B24">
            <w:pPr>
              <w:snapToGrid w:val="0"/>
              <w:spacing w:before="70" w:after="70" w:line="240" w:lineRule="auto"/>
              <w:ind w:firstLine="0"/>
              <w:jc w:val="center"/>
              <w:rPr>
                <w:sz w:val="21"/>
              </w:rPr>
            </w:pPr>
            <w:r>
              <w:rPr>
                <w:sz w:val="21"/>
                <w:szCs w:val="21"/>
              </w:rPr>
              <w:t>1</w:t>
            </w:r>
          </w:p>
        </w:tc>
        <w:tc>
          <w:tcPr>
            <w:tcW w:w="2915" w:type="dxa"/>
            <w:vAlign w:val="center"/>
          </w:tcPr>
          <w:p w14:paraId="1E0AD705">
            <w:pPr>
              <w:snapToGrid w:val="0"/>
              <w:spacing w:before="70" w:after="70" w:line="240" w:lineRule="auto"/>
              <w:ind w:firstLine="0"/>
              <w:jc w:val="left"/>
              <w:rPr>
                <w:sz w:val="21"/>
              </w:rPr>
            </w:pPr>
            <w:r>
              <w:rPr>
                <w:sz w:val="21"/>
                <w:szCs w:val="21"/>
              </w:rPr>
              <w:t>纸质+电子</w:t>
            </w:r>
          </w:p>
        </w:tc>
      </w:tr>
      <w:tr w14:paraId="537FE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71F97A7F">
            <w:pPr>
              <w:snapToGrid w:val="0"/>
              <w:spacing w:before="70" w:after="70" w:line="240" w:lineRule="auto"/>
              <w:ind w:firstLine="0"/>
              <w:jc w:val="center"/>
              <w:rPr>
                <w:sz w:val="21"/>
              </w:rPr>
            </w:pPr>
            <w:r>
              <w:rPr>
                <w:sz w:val="21"/>
                <w:szCs w:val="21"/>
              </w:rPr>
              <w:t>2</w:t>
            </w:r>
          </w:p>
        </w:tc>
        <w:tc>
          <w:tcPr>
            <w:tcW w:w="3655" w:type="dxa"/>
            <w:vAlign w:val="center"/>
          </w:tcPr>
          <w:p w14:paraId="0ADD50E7">
            <w:pPr>
              <w:snapToGrid w:val="0"/>
              <w:spacing w:before="70" w:after="70" w:line="240" w:lineRule="auto"/>
              <w:ind w:firstLine="0"/>
              <w:jc w:val="left"/>
              <w:rPr>
                <w:sz w:val="21"/>
              </w:rPr>
            </w:pPr>
            <w:r>
              <w:rPr>
                <w:sz w:val="21"/>
                <w:szCs w:val="21"/>
              </w:rPr>
              <w:t>各阶段成果报告</w:t>
            </w:r>
          </w:p>
        </w:tc>
        <w:tc>
          <w:tcPr>
            <w:tcW w:w="1116" w:type="dxa"/>
            <w:vAlign w:val="center"/>
          </w:tcPr>
          <w:p w14:paraId="67755DA5">
            <w:pPr>
              <w:snapToGrid w:val="0"/>
              <w:spacing w:before="70" w:after="70" w:line="240" w:lineRule="auto"/>
              <w:ind w:firstLine="0"/>
              <w:jc w:val="center"/>
              <w:rPr>
                <w:sz w:val="21"/>
              </w:rPr>
            </w:pPr>
            <w:r>
              <w:rPr>
                <w:sz w:val="21"/>
                <w:szCs w:val="21"/>
              </w:rPr>
              <w:t>1</w:t>
            </w:r>
          </w:p>
        </w:tc>
        <w:tc>
          <w:tcPr>
            <w:tcW w:w="2915" w:type="dxa"/>
            <w:vAlign w:val="center"/>
          </w:tcPr>
          <w:p w14:paraId="1C9677D5">
            <w:pPr>
              <w:snapToGrid w:val="0"/>
              <w:spacing w:before="70" w:after="70" w:line="240" w:lineRule="auto"/>
              <w:ind w:firstLine="0"/>
              <w:jc w:val="left"/>
              <w:rPr>
                <w:sz w:val="21"/>
              </w:rPr>
            </w:pPr>
            <w:r>
              <w:rPr>
                <w:sz w:val="21"/>
                <w:szCs w:val="21"/>
              </w:rPr>
              <w:t>纸质+电子+PDF</w:t>
            </w:r>
          </w:p>
        </w:tc>
      </w:tr>
      <w:tr w14:paraId="3455F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6CE6606F">
            <w:pPr>
              <w:snapToGrid w:val="0"/>
              <w:spacing w:before="70" w:after="70" w:line="240" w:lineRule="auto"/>
              <w:ind w:firstLine="0"/>
              <w:jc w:val="center"/>
              <w:rPr>
                <w:sz w:val="21"/>
              </w:rPr>
            </w:pPr>
            <w:r>
              <w:rPr>
                <w:sz w:val="21"/>
                <w:szCs w:val="21"/>
              </w:rPr>
              <w:t>3</w:t>
            </w:r>
          </w:p>
        </w:tc>
        <w:tc>
          <w:tcPr>
            <w:tcW w:w="3655" w:type="dxa"/>
            <w:vAlign w:val="center"/>
          </w:tcPr>
          <w:p w14:paraId="5D0E64B4">
            <w:pPr>
              <w:snapToGrid w:val="0"/>
              <w:spacing w:before="70" w:after="70" w:line="240" w:lineRule="auto"/>
              <w:ind w:firstLine="0"/>
              <w:jc w:val="left"/>
              <w:rPr>
                <w:sz w:val="21"/>
              </w:rPr>
            </w:pPr>
            <w:r>
              <w:rPr>
                <w:sz w:val="21"/>
                <w:szCs w:val="21"/>
              </w:rPr>
              <w:t>设计文件与图纸</w:t>
            </w:r>
          </w:p>
        </w:tc>
        <w:tc>
          <w:tcPr>
            <w:tcW w:w="1116" w:type="dxa"/>
            <w:vAlign w:val="center"/>
          </w:tcPr>
          <w:p w14:paraId="0C3A3A44">
            <w:pPr>
              <w:snapToGrid w:val="0"/>
              <w:spacing w:before="70" w:after="70" w:line="240" w:lineRule="auto"/>
              <w:ind w:firstLine="0"/>
              <w:jc w:val="center"/>
              <w:rPr>
                <w:sz w:val="21"/>
              </w:rPr>
            </w:pPr>
            <w:r>
              <w:rPr>
                <w:sz w:val="21"/>
                <w:szCs w:val="21"/>
              </w:rPr>
              <w:t>1</w:t>
            </w:r>
          </w:p>
        </w:tc>
        <w:tc>
          <w:tcPr>
            <w:tcW w:w="2915" w:type="dxa"/>
            <w:vAlign w:val="center"/>
          </w:tcPr>
          <w:p w14:paraId="30D9F342">
            <w:pPr>
              <w:snapToGrid w:val="0"/>
              <w:spacing w:before="70" w:after="70" w:line="240" w:lineRule="auto"/>
              <w:ind w:firstLine="0"/>
              <w:jc w:val="left"/>
              <w:rPr>
                <w:sz w:val="21"/>
              </w:rPr>
            </w:pPr>
            <w:r>
              <w:rPr>
                <w:sz w:val="21"/>
                <w:szCs w:val="21"/>
              </w:rPr>
              <w:t>纸质+电子+PDF</w:t>
            </w:r>
          </w:p>
        </w:tc>
      </w:tr>
      <w:tr w14:paraId="56DE2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614EAB41">
            <w:pPr>
              <w:snapToGrid w:val="0"/>
              <w:spacing w:before="70" w:after="70" w:line="240" w:lineRule="auto"/>
              <w:ind w:firstLine="0"/>
              <w:jc w:val="center"/>
              <w:rPr>
                <w:sz w:val="21"/>
              </w:rPr>
            </w:pPr>
            <w:r>
              <w:rPr>
                <w:sz w:val="21"/>
                <w:szCs w:val="21"/>
              </w:rPr>
              <w:t>4</w:t>
            </w:r>
          </w:p>
        </w:tc>
        <w:tc>
          <w:tcPr>
            <w:tcW w:w="3655" w:type="dxa"/>
            <w:vAlign w:val="center"/>
          </w:tcPr>
          <w:p w14:paraId="220CC298">
            <w:pPr>
              <w:snapToGrid w:val="0"/>
              <w:spacing w:before="70" w:after="70" w:line="240" w:lineRule="auto"/>
              <w:ind w:firstLine="0"/>
              <w:jc w:val="left"/>
              <w:rPr>
                <w:sz w:val="21"/>
              </w:rPr>
            </w:pPr>
            <w:r>
              <w:rPr>
                <w:sz w:val="21"/>
                <w:szCs w:val="21"/>
              </w:rPr>
              <w:t>测试与型式试验报告</w:t>
            </w:r>
          </w:p>
        </w:tc>
        <w:tc>
          <w:tcPr>
            <w:tcW w:w="1116" w:type="dxa"/>
            <w:vAlign w:val="center"/>
          </w:tcPr>
          <w:p w14:paraId="5E91FCDC">
            <w:pPr>
              <w:snapToGrid w:val="0"/>
              <w:spacing w:before="70" w:after="70" w:line="240" w:lineRule="auto"/>
              <w:ind w:firstLine="0"/>
              <w:jc w:val="center"/>
              <w:rPr>
                <w:sz w:val="21"/>
              </w:rPr>
            </w:pPr>
            <w:r>
              <w:rPr>
                <w:sz w:val="21"/>
                <w:szCs w:val="21"/>
              </w:rPr>
              <w:t>1</w:t>
            </w:r>
          </w:p>
        </w:tc>
        <w:tc>
          <w:tcPr>
            <w:tcW w:w="2915" w:type="dxa"/>
            <w:vAlign w:val="center"/>
          </w:tcPr>
          <w:p w14:paraId="219E743E">
            <w:pPr>
              <w:snapToGrid w:val="0"/>
              <w:spacing w:before="70" w:after="70" w:line="240" w:lineRule="auto"/>
              <w:ind w:firstLine="0"/>
              <w:jc w:val="left"/>
              <w:rPr>
                <w:sz w:val="21"/>
              </w:rPr>
            </w:pPr>
            <w:r>
              <w:rPr>
                <w:sz w:val="21"/>
                <w:szCs w:val="21"/>
              </w:rPr>
              <w:t>纸质+电子</w:t>
            </w:r>
          </w:p>
        </w:tc>
      </w:tr>
      <w:tr w14:paraId="7718D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2466392E">
            <w:pPr>
              <w:snapToGrid w:val="0"/>
              <w:spacing w:before="70" w:after="70" w:line="240" w:lineRule="auto"/>
              <w:ind w:firstLine="0"/>
              <w:jc w:val="center"/>
              <w:rPr>
                <w:sz w:val="21"/>
              </w:rPr>
            </w:pPr>
            <w:r>
              <w:rPr>
                <w:sz w:val="21"/>
                <w:szCs w:val="21"/>
              </w:rPr>
              <w:t>5</w:t>
            </w:r>
          </w:p>
        </w:tc>
        <w:tc>
          <w:tcPr>
            <w:tcW w:w="3655" w:type="dxa"/>
            <w:vAlign w:val="center"/>
          </w:tcPr>
          <w:p w14:paraId="00AC653E">
            <w:pPr>
              <w:snapToGrid w:val="0"/>
              <w:spacing w:before="70" w:after="70" w:line="240" w:lineRule="auto"/>
              <w:ind w:firstLine="0"/>
              <w:jc w:val="left"/>
              <w:rPr>
                <w:sz w:val="21"/>
              </w:rPr>
            </w:pPr>
            <w:r>
              <w:rPr>
                <w:sz w:val="21"/>
                <w:szCs w:val="21"/>
              </w:rPr>
              <w:t>验证报告与用户手册</w:t>
            </w:r>
          </w:p>
        </w:tc>
        <w:tc>
          <w:tcPr>
            <w:tcW w:w="1116" w:type="dxa"/>
            <w:vAlign w:val="center"/>
          </w:tcPr>
          <w:p w14:paraId="70B4B298">
            <w:pPr>
              <w:snapToGrid w:val="0"/>
              <w:spacing w:before="70" w:after="70" w:line="240" w:lineRule="auto"/>
              <w:ind w:firstLine="0"/>
              <w:jc w:val="center"/>
              <w:rPr>
                <w:sz w:val="21"/>
              </w:rPr>
            </w:pPr>
            <w:r>
              <w:rPr>
                <w:sz w:val="21"/>
                <w:szCs w:val="21"/>
              </w:rPr>
              <w:t>1</w:t>
            </w:r>
          </w:p>
        </w:tc>
        <w:tc>
          <w:tcPr>
            <w:tcW w:w="2915" w:type="dxa"/>
            <w:vAlign w:val="center"/>
          </w:tcPr>
          <w:p w14:paraId="5F345E77">
            <w:pPr>
              <w:snapToGrid w:val="0"/>
              <w:spacing w:before="70" w:after="70" w:line="240" w:lineRule="auto"/>
              <w:ind w:firstLine="0"/>
              <w:jc w:val="left"/>
              <w:rPr>
                <w:sz w:val="21"/>
              </w:rPr>
            </w:pPr>
            <w:r>
              <w:rPr>
                <w:sz w:val="21"/>
                <w:szCs w:val="21"/>
              </w:rPr>
              <w:t>纸质+电子</w:t>
            </w:r>
          </w:p>
        </w:tc>
      </w:tr>
      <w:tr w14:paraId="01D0D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0F765C6C">
            <w:pPr>
              <w:snapToGrid w:val="0"/>
              <w:spacing w:before="70" w:after="70" w:line="240" w:lineRule="auto"/>
              <w:ind w:firstLine="0"/>
              <w:jc w:val="center"/>
              <w:rPr>
                <w:sz w:val="21"/>
              </w:rPr>
            </w:pPr>
            <w:r>
              <w:rPr>
                <w:sz w:val="21"/>
                <w:szCs w:val="21"/>
              </w:rPr>
              <w:t>6</w:t>
            </w:r>
          </w:p>
        </w:tc>
        <w:tc>
          <w:tcPr>
            <w:tcW w:w="3655" w:type="dxa"/>
            <w:vAlign w:val="center"/>
          </w:tcPr>
          <w:p w14:paraId="4AC442B9">
            <w:pPr>
              <w:snapToGrid w:val="0"/>
              <w:spacing w:before="70" w:after="70" w:line="240" w:lineRule="auto"/>
              <w:ind w:firstLine="0"/>
              <w:jc w:val="left"/>
              <w:rPr>
                <w:sz w:val="21"/>
              </w:rPr>
            </w:pPr>
            <w:r>
              <w:rPr>
                <w:sz w:val="21"/>
                <w:szCs w:val="21"/>
              </w:rPr>
              <w:t>知识产权材料</w:t>
            </w:r>
          </w:p>
        </w:tc>
        <w:tc>
          <w:tcPr>
            <w:tcW w:w="1116" w:type="dxa"/>
            <w:vAlign w:val="center"/>
          </w:tcPr>
          <w:p w14:paraId="6640827B">
            <w:pPr>
              <w:snapToGrid w:val="0"/>
              <w:spacing w:before="70" w:after="70" w:line="240" w:lineRule="auto"/>
              <w:ind w:firstLine="0"/>
              <w:jc w:val="center"/>
              <w:rPr>
                <w:sz w:val="21"/>
              </w:rPr>
            </w:pPr>
            <w:r>
              <w:rPr>
                <w:sz w:val="21"/>
                <w:szCs w:val="21"/>
              </w:rPr>
              <w:t>1</w:t>
            </w:r>
          </w:p>
        </w:tc>
        <w:tc>
          <w:tcPr>
            <w:tcW w:w="2915" w:type="dxa"/>
            <w:vAlign w:val="center"/>
          </w:tcPr>
          <w:p w14:paraId="53DA8944">
            <w:pPr>
              <w:snapToGrid w:val="0"/>
              <w:spacing w:before="70" w:after="70" w:line="240" w:lineRule="auto"/>
              <w:ind w:firstLine="0"/>
              <w:jc w:val="left"/>
              <w:rPr>
                <w:sz w:val="21"/>
              </w:rPr>
            </w:pPr>
            <w:r>
              <w:rPr>
                <w:sz w:val="21"/>
                <w:szCs w:val="21"/>
              </w:rPr>
              <w:t>原件+扫描件</w:t>
            </w:r>
          </w:p>
        </w:tc>
      </w:tr>
      <w:tr w14:paraId="01913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437D303F">
            <w:pPr>
              <w:snapToGrid w:val="0"/>
              <w:spacing w:before="70" w:after="70" w:line="240" w:lineRule="auto"/>
              <w:ind w:firstLine="0"/>
              <w:jc w:val="center"/>
              <w:rPr>
                <w:sz w:val="21"/>
              </w:rPr>
            </w:pPr>
            <w:r>
              <w:rPr>
                <w:sz w:val="21"/>
                <w:szCs w:val="21"/>
              </w:rPr>
              <w:t>7</w:t>
            </w:r>
          </w:p>
        </w:tc>
        <w:tc>
          <w:tcPr>
            <w:tcW w:w="3655" w:type="dxa"/>
            <w:vAlign w:val="center"/>
          </w:tcPr>
          <w:p w14:paraId="34B0AA78">
            <w:pPr>
              <w:snapToGrid w:val="0"/>
              <w:spacing w:before="70" w:after="70" w:line="240" w:lineRule="auto"/>
              <w:ind w:firstLine="0"/>
              <w:jc w:val="left"/>
              <w:rPr>
                <w:sz w:val="21"/>
              </w:rPr>
            </w:pPr>
            <w:r>
              <w:rPr>
                <w:sz w:val="21"/>
                <w:szCs w:val="21"/>
              </w:rPr>
              <w:t>培训记录</w:t>
            </w:r>
          </w:p>
        </w:tc>
        <w:tc>
          <w:tcPr>
            <w:tcW w:w="1116" w:type="dxa"/>
            <w:vAlign w:val="center"/>
          </w:tcPr>
          <w:p w14:paraId="7888964E">
            <w:pPr>
              <w:snapToGrid w:val="0"/>
              <w:spacing w:before="70" w:after="70" w:line="240" w:lineRule="auto"/>
              <w:ind w:firstLine="0"/>
              <w:jc w:val="center"/>
              <w:rPr>
                <w:sz w:val="21"/>
              </w:rPr>
            </w:pPr>
            <w:r>
              <w:rPr>
                <w:sz w:val="21"/>
                <w:szCs w:val="21"/>
              </w:rPr>
              <w:t>1</w:t>
            </w:r>
          </w:p>
        </w:tc>
        <w:tc>
          <w:tcPr>
            <w:tcW w:w="2915" w:type="dxa"/>
            <w:vAlign w:val="center"/>
          </w:tcPr>
          <w:p w14:paraId="2AFB30F0">
            <w:pPr>
              <w:snapToGrid w:val="0"/>
              <w:spacing w:before="70" w:after="70" w:line="240" w:lineRule="auto"/>
              <w:ind w:firstLine="0"/>
              <w:jc w:val="left"/>
              <w:rPr>
                <w:sz w:val="21"/>
              </w:rPr>
            </w:pPr>
            <w:r>
              <w:rPr>
                <w:sz w:val="21"/>
                <w:szCs w:val="21"/>
              </w:rPr>
              <w:t>纸质+电子</w:t>
            </w:r>
          </w:p>
        </w:tc>
      </w:tr>
      <w:tr w14:paraId="2CF04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3A2E1599">
            <w:pPr>
              <w:snapToGrid w:val="0"/>
              <w:spacing w:before="70" w:after="70" w:line="240" w:lineRule="auto"/>
              <w:ind w:firstLine="0"/>
              <w:jc w:val="center"/>
              <w:rPr>
                <w:sz w:val="21"/>
              </w:rPr>
            </w:pPr>
            <w:r>
              <w:rPr>
                <w:sz w:val="21"/>
                <w:szCs w:val="21"/>
              </w:rPr>
              <w:t>8</w:t>
            </w:r>
          </w:p>
        </w:tc>
        <w:tc>
          <w:tcPr>
            <w:tcW w:w="3655" w:type="dxa"/>
            <w:vAlign w:val="center"/>
          </w:tcPr>
          <w:p w14:paraId="14FF64AE">
            <w:pPr>
              <w:snapToGrid w:val="0"/>
              <w:spacing w:before="70" w:after="70" w:line="240" w:lineRule="auto"/>
              <w:ind w:firstLine="0"/>
              <w:jc w:val="left"/>
              <w:rPr>
                <w:sz w:val="21"/>
              </w:rPr>
            </w:pPr>
            <w:r>
              <w:rPr>
                <w:sz w:val="21"/>
                <w:szCs w:val="21"/>
              </w:rPr>
              <w:t>质量与安全记录</w:t>
            </w:r>
          </w:p>
        </w:tc>
        <w:tc>
          <w:tcPr>
            <w:tcW w:w="1116" w:type="dxa"/>
            <w:vAlign w:val="center"/>
          </w:tcPr>
          <w:p w14:paraId="24C61AD7">
            <w:pPr>
              <w:snapToGrid w:val="0"/>
              <w:spacing w:before="70" w:after="70" w:line="240" w:lineRule="auto"/>
              <w:ind w:firstLine="0"/>
              <w:jc w:val="center"/>
              <w:rPr>
                <w:sz w:val="21"/>
              </w:rPr>
            </w:pPr>
            <w:r>
              <w:rPr>
                <w:sz w:val="21"/>
                <w:szCs w:val="21"/>
              </w:rPr>
              <w:t>1</w:t>
            </w:r>
          </w:p>
        </w:tc>
        <w:tc>
          <w:tcPr>
            <w:tcW w:w="2915" w:type="dxa"/>
            <w:vAlign w:val="center"/>
          </w:tcPr>
          <w:p w14:paraId="5F006359">
            <w:pPr>
              <w:snapToGrid w:val="0"/>
              <w:spacing w:before="70" w:after="70" w:line="240" w:lineRule="auto"/>
              <w:ind w:firstLine="0"/>
              <w:jc w:val="left"/>
              <w:rPr>
                <w:sz w:val="21"/>
              </w:rPr>
            </w:pPr>
            <w:r>
              <w:rPr>
                <w:sz w:val="21"/>
                <w:szCs w:val="21"/>
              </w:rPr>
              <w:t>纸质+电子</w:t>
            </w:r>
          </w:p>
        </w:tc>
      </w:tr>
      <w:tr w14:paraId="1E8C0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14" w:type="dxa"/>
            <w:vAlign w:val="center"/>
          </w:tcPr>
          <w:p w14:paraId="188DE172">
            <w:pPr>
              <w:snapToGrid w:val="0"/>
              <w:spacing w:before="70" w:after="70" w:line="240" w:lineRule="auto"/>
              <w:ind w:firstLine="0"/>
              <w:jc w:val="center"/>
              <w:rPr>
                <w:sz w:val="21"/>
              </w:rPr>
            </w:pPr>
            <w:r>
              <w:rPr>
                <w:sz w:val="21"/>
                <w:szCs w:val="21"/>
              </w:rPr>
              <w:t>9</w:t>
            </w:r>
          </w:p>
        </w:tc>
        <w:tc>
          <w:tcPr>
            <w:tcW w:w="3655" w:type="dxa"/>
            <w:vAlign w:val="center"/>
          </w:tcPr>
          <w:p w14:paraId="160E9720">
            <w:pPr>
              <w:snapToGrid w:val="0"/>
              <w:spacing w:before="70" w:after="70" w:line="240" w:lineRule="auto"/>
              <w:ind w:firstLine="0"/>
              <w:jc w:val="left"/>
              <w:rPr>
                <w:sz w:val="21"/>
              </w:rPr>
            </w:pPr>
            <w:r>
              <w:rPr>
                <w:sz w:val="21"/>
                <w:szCs w:val="21"/>
              </w:rPr>
              <w:t>档案移交清单</w:t>
            </w:r>
          </w:p>
        </w:tc>
        <w:tc>
          <w:tcPr>
            <w:tcW w:w="1116" w:type="dxa"/>
            <w:vAlign w:val="center"/>
          </w:tcPr>
          <w:p w14:paraId="48C86FC1">
            <w:pPr>
              <w:snapToGrid w:val="0"/>
              <w:spacing w:before="70" w:after="70" w:line="240" w:lineRule="auto"/>
              <w:ind w:firstLine="0"/>
              <w:jc w:val="center"/>
              <w:rPr>
                <w:sz w:val="21"/>
              </w:rPr>
            </w:pPr>
            <w:r>
              <w:rPr>
                <w:sz w:val="21"/>
                <w:szCs w:val="21"/>
              </w:rPr>
              <w:t>2</w:t>
            </w:r>
          </w:p>
        </w:tc>
        <w:tc>
          <w:tcPr>
            <w:tcW w:w="2915" w:type="dxa"/>
            <w:vAlign w:val="center"/>
          </w:tcPr>
          <w:p w14:paraId="4C7423BE">
            <w:pPr>
              <w:snapToGrid w:val="0"/>
              <w:spacing w:before="70" w:after="70" w:line="240" w:lineRule="auto"/>
              <w:ind w:firstLine="0"/>
              <w:jc w:val="left"/>
              <w:rPr>
                <w:sz w:val="21"/>
              </w:rPr>
            </w:pPr>
            <w:r>
              <w:rPr>
                <w:sz w:val="21"/>
                <w:szCs w:val="21"/>
              </w:rPr>
              <w:t>纸质</w:t>
            </w:r>
          </w:p>
        </w:tc>
      </w:tr>
    </w:tbl>
    <w:p w14:paraId="7D0FD8B4">
      <w:pPr>
        <w:spacing w:line="240" w:lineRule="auto"/>
      </w:pPr>
    </w:p>
    <w:p w14:paraId="63F97590">
      <w:r>
        <w:rPr>
          <w:b/>
        </w:rPr>
        <w:t>（4）整改闭环。</w:t>
      </w:r>
    </w:p>
    <w:p w14:paraId="741FFF09">
      <w:r>
        <w:t>甲方提出整改意见后，24 h 内确认接收，3 个工作日内提交整改计划，按计划完成整改并提交闭环说明；重大整改事项报项目负责人审批。</w:t>
      </w:r>
    </w:p>
    <w:p w14:paraId="0A87E16D">
      <w:pPr>
        <w:pStyle w:val="5"/>
      </w:pPr>
      <w:bookmarkStart w:id="232" w:name="_Toc9838"/>
      <w:r>
        <w:rPr>
          <w:szCs w:val="32"/>
        </w:rPr>
        <w:t>2.11.9 沟通与协调机制</w:t>
      </w:r>
      <w:bookmarkEnd w:id="232"/>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57"/>
        <w:gridCol w:w="1052"/>
        <w:gridCol w:w="1558"/>
        <w:gridCol w:w="3076"/>
        <w:gridCol w:w="1558"/>
      </w:tblGrid>
      <w:tr w14:paraId="47A38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jc w:val="center"/>
        </w:trPr>
        <w:tc>
          <w:tcPr>
            <w:tcW w:w="1557" w:type="dxa"/>
            <w:shd w:val="clear" w:color="auto" w:fill="E7E6E6"/>
            <w:vAlign w:val="center"/>
          </w:tcPr>
          <w:p w14:paraId="19DFCE78">
            <w:pPr>
              <w:snapToGrid w:val="0"/>
              <w:spacing w:before="70" w:after="70" w:line="240" w:lineRule="auto"/>
              <w:ind w:firstLine="0"/>
              <w:jc w:val="center"/>
              <w:rPr>
                <w:b/>
                <w:sz w:val="21"/>
              </w:rPr>
            </w:pPr>
            <w:r>
              <w:rPr>
                <w:b/>
                <w:sz w:val="21"/>
                <w:szCs w:val="21"/>
              </w:rPr>
              <w:t>沟通形式</w:t>
            </w:r>
          </w:p>
        </w:tc>
        <w:tc>
          <w:tcPr>
            <w:tcW w:w="1052" w:type="dxa"/>
            <w:shd w:val="clear" w:color="auto" w:fill="E7E6E6"/>
            <w:vAlign w:val="center"/>
          </w:tcPr>
          <w:p w14:paraId="3A008A17">
            <w:pPr>
              <w:snapToGrid w:val="0"/>
              <w:spacing w:before="70" w:after="70" w:line="240" w:lineRule="auto"/>
              <w:ind w:firstLine="0"/>
              <w:jc w:val="center"/>
              <w:rPr>
                <w:b/>
                <w:sz w:val="21"/>
              </w:rPr>
            </w:pPr>
            <w:r>
              <w:rPr>
                <w:b/>
                <w:sz w:val="21"/>
                <w:szCs w:val="21"/>
              </w:rPr>
              <w:t>频率</w:t>
            </w:r>
          </w:p>
        </w:tc>
        <w:tc>
          <w:tcPr>
            <w:tcW w:w="1558" w:type="dxa"/>
            <w:shd w:val="clear" w:color="auto" w:fill="E7E6E6"/>
            <w:vAlign w:val="center"/>
          </w:tcPr>
          <w:p w14:paraId="41BE6C8C">
            <w:pPr>
              <w:snapToGrid w:val="0"/>
              <w:spacing w:before="70" w:after="70" w:line="240" w:lineRule="auto"/>
              <w:ind w:firstLine="0"/>
              <w:jc w:val="center"/>
              <w:rPr>
                <w:b/>
                <w:sz w:val="21"/>
              </w:rPr>
            </w:pPr>
            <w:r>
              <w:rPr>
                <w:b/>
                <w:sz w:val="21"/>
                <w:szCs w:val="21"/>
              </w:rPr>
              <w:t>参加人</w:t>
            </w:r>
          </w:p>
        </w:tc>
        <w:tc>
          <w:tcPr>
            <w:tcW w:w="3076" w:type="dxa"/>
            <w:shd w:val="clear" w:color="auto" w:fill="E7E6E6"/>
            <w:vAlign w:val="center"/>
          </w:tcPr>
          <w:p w14:paraId="415708AE">
            <w:pPr>
              <w:snapToGrid w:val="0"/>
              <w:spacing w:before="70" w:after="70" w:line="240" w:lineRule="auto"/>
              <w:ind w:firstLine="0"/>
              <w:jc w:val="center"/>
              <w:rPr>
                <w:b/>
                <w:sz w:val="21"/>
              </w:rPr>
            </w:pPr>
            <w:r>
              <w:rPr>
                <w:b/>
                <w:sz w:val="21"/>
                <w:szCs w:val="21"/>
              </w:rPr>
              <w:t>主要内容</w:t>
            </w:r>
          </w:p>
        </w:tc>
        <w:tc>
          <w:tcPr>
            <w:tcW w:w="1558" w:type="dxa"/>
            <w:shd w:val="clear" w:color="auto" w:fill="E7E6E6"/>
            <w:vAlign w:val="center"/>
          </w:tcPr>
          <w:p w14:paraId="42F4E28A">
            <w:pPr>
              <w:snapToGrid w:val="0"/>
              <w:spacing w:before="70" w:after="70" w:line="240" w:lineRule="auto"/>
              <w:ind w:firstLine="0"/>
              <w:jc w:val="center"/>
              <w:rPr>
                <w:b/>
                <w:sz w:val="21"/>
              </w:rPr>
            </w:pPr>
            <w:r>
              <w:rPr>
                <w:b/>
                <w:sz w:val="21"/>
                <w:szCs w:val="21"/>
              </w:rPr>
              <w:t>输出</w:t>
            </w:r>
          </w:p>
        </w:tc>
      </w:tr>
      <w:tr w14:paraId="3690A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7" w:type="dxa"/>
            <w:vAlign w:val="center"/>
          </w:tcPr>
          <w:p w14:paraId="688FE166">
            <w:pPr>
              <w:snapToGrid w:val="0"/>
              <w:spacing w:before="70" w:after="70" w:line="240" w:lineRule="auto"/>
              <w:ind w:firstLine="0"/>
              <w:jc w:val="left"/>
              <w:rPr>
                <w:sz w:val="21"/>
              </w:rPr>
            </w:pPr>
            <w:r>
              <w:rPr>
                <w:sz w:val="21"/>
                <w:szCs w:val="21"/>
              </w:rPr>
              <w:t>项目启动会</w:t>
            </w:r>
          </w:p>
        </w:tc>
        <w:tc>
          <w:tcPr>
            <w:tcW w:w="1052" w:type="dxa"/>
            <w:vAlign w:val="center"/>
          </w:tcPr>
          <w:p w14:paraId="72C6F159">
            <w:pPr>
              <w:snapToGrid w:val="0"/>
              <w:spacing w:before="70" w:after="70" w:line="240" w:lineRule="auto"/>
              <w:ind w:firstLine="0"/>
              <w:jc w:val="center"/>
              <w:rPr>
                <w:sz w:val="21"/>
              </w:rPr>
            </w:pPr>
            <w:r>
              <w:rPr>
                <w:sz w:val="21"/>
                <w:szCs w:val="21"/>
              </w:rPr>
              <w:t>1 次</w:t>
            </w:r>
          </w:p>
        </w:tc>
        <w:tc>
          <w:tcPr>
            <w:tcW w:w="1558" w:type="dxa"/>
            <w:vAlign w:val="center"/>
          </w:tcPr>
          <w:p w14:paraId="5525E7BB">
            <w:pPr>
              <w:snapToGrid w:val="0"/>
              <w:spacing w:before="70" w:after="70" w:line="240" w:lineRule="auto"/>
              <w:ind w:firstLine="0"/>
              <w:jc w:val="left"/>
              <w:rPr>
                <w:sz w:val="21"/>
              </w:rPr>
            </w:pPr>
            <w:r>
              <w:rPr>
                <w:sz w:val="21"/>
                <w:szCs w:val="21"/>
              </w:rPr>
              <w:t>双方项目组</w:t>
            </w:r>
          </w:p>
        </w:tc>
        <w:tc>
          <w:tcPr>
            <w:tcW w:w="3076" w:type="dxa"/>
            <w:vAlign w:val="center"/>
          </w:tcPr>
          <w:p w14:paraId="2A37C947">
            <w:pPr>
              <w:snapToGrid w:val="0"/>
              <w:spacing w:before="70" w:after="70" w:line="240" w:lineRule="auto"/>
              <w:ind w:firstLine="0"/>
              <w:jc w:val="left"/>
              <w:rPr>
                <w:sz w:val="21"/>
              </w:rPr>
            </w:pPr>
            <w:r>
              <w:rPr>
                <w:sz w:val="21"/>
                <w:szCs w:val="21"/>
              </w:rPr>
              <w:t>目标、范围、计划、接口</w:t>
            </w:r>
          </w:p>
        </w:tc>
        <w:tc>
          <w:tcPr>
            <w:tcW w:w="1558" w:type="dxa"/>
            <w:vAlign w:val="center"/>
          </w:tcPr>
          <w:p w14:paraId="39316230">
            <w:pPr>
              <w:snapToGrid w:val="0"/>
              <w:spacing w:before="70" w:after="70" w:line="240" w:lineRule="auto"/>
              <w:ind w:firstLine="0"/>
              <w:jc w:val="left"/>
              <w:rPr>
                <w:sz w:val="21"/>
              </w:rPr>
            </w:pPr>
            <w:r>
              <w:rPr>
                <w:sz w:val="21"/>
                <w:szCs w:val="21"/>
              </w:rPr>
              <w:t>会议纪要</w:t>
            </w:r>
          </w:p>
        </w:tc>
      </w:tr>
      <w:tr w14:paraId="1FCC6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7" w:type="dxa"/>
            <w:vAlign w:val="center"/>
          </w:tcPr>
          <w:p w14:paraId="66EA9D69">
            <w:pPr>
              <w:snapToGrid w:val="0"/>
              <w:spacing w:before="70" w:after="70" w:line="240" w:lineRule="auto"/>
              <w:ind w:firstLine="0"/>
              <w:jc w:val="left"/>
              <w:rPr>
                <w:sz w:val="21"/>
              </w:rPr>
            </w:pPr>
            <w:r>
              <w:rPr>
                <w:sz w:val="21"/>
                <w:szCs w:val="21"/>
              </w:rPr>
              <w:t>周例会</w:t>
            </w:r>
          </w:p>
        </w:tc>
        <w:tc>
          <w:tcPr>
            <w:tcW w:w="1052" w:type="dxa"/>
            <w:vAlign w:val="center"/>
          </w:tcPr>
          <w:p w14:paraId="51A5B0F7">
            <w:pPr>
              <w:snapToGrid w:val="0"/>
              <w:spacing w:before="70" w:after="70" w:line="240" w:lineRule="auto"/>
              <w:ind w:firstLine="0"/>
              <w:jc w:val="center"/>
              <w:rPr>
                <w:sz w:val="21"/>
              </w:rPr>
            </w:pPr>
            <w:r>
              <w:rPr>
                <w:sz w:val="21"/>
                <w:szCs w:val="21"/>
              </w:rPr>
              <w:t>每周</w:t>
            </w:r>
          </w:p>
        </w:tc>
        <w:tc>
          <w:tcPr>
            <w:tcW w:w="1558" w:type="dxa"/>
            <w:vAlign w:val="center"/>
          </w:tcPr>
          <w:p w14:paraId="5C82DC2E">
            <w:pPr>
              <w:snapToGrid w:val="0"/>
              <w:spacing w:before="70" w:after="70" w:line="240" w:lineRule="auto"/>
              <w:ind w:firstLine="0"/>
              <w:jc w:val="left"/>
              <w:rPr>
                <w:sz w:val="21"/>
              </w:rPr>
            </w:pPr>
            <w:r>
              <w:rPr>
                <w:sz w:val="21"/>
                <w:szCs w:val="21"/>
              </w:rPr>
              <w:t>项目组内部</w:t>
            </w:r>
          </w:p>
        </w:tc>
        <w:tc>
          <w:tcPr>
            <w:tcW w:w="3076" w:type="dxa"/>
            <w:vAlign w:val="center"/>
          </w:tcPr>
          <w:p w14:paraId="2345B27F">
            <w:pPr>
              <w:snapToGrid w:val="0"/>
              <w:spacing w:before="70" w:after="70" w:line="240" w:lineRule="auto"/>
              <w:ind w:firstLine="0"/>
              <w:jc w:val="left"/>
              <w:rPr>
                <w:sz w:val="21"/>
              </w:rPr>
            </w:pPr>
            <w:r>
              <w:rPr>
                <w:sz w:val="21"/>
                <w:szCs w:val="21"/>
              </w:rPr>
              <w:t>进度、质量、安全、问题</w:t>
            </w:r>
          </w:p>
        </w:tc>
        <w:tc>
          <w:tcPr>
            <w:tcW w:w="1558" w:type="dxa"/>
            <w:vAlign w:val="center"/>
          </w:tcPr>
          <w:p w14:paraId="43DD6730">
            <w:pPr>
              <w:snapToGrid w:val="0"/>
              <w:spacing w:before="70" w:after="70" w:line="240" w:lineRule="auto"/>
              <w:ind w:firstLine="0"/>
              <w:jc w:val="left"/>
              <w:rPr>
                <w:sz w:val="21"/>
              </w:rPr>
            </w:pPr>
            <w:r>
              <w:rPr>
                <w:sz w:val="21"/>
                <w:szCs w:val="21"/>
              </w:rPr>
              <w:t>周报</w:t>
            </w:r>
          </w:p>
        </w:tc>
      </w:tr>
      <w:tr w14:paraId="5FFCE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7" w:type="dxa"/>
            <w:vAlign w:val="center"/>
          </w:tcPr>
          <w:p w14:paraId="7F97EDD8">
            <w:pPr>
              <w:snapToGrid w:val="0"/>
              <w:spacing w:before="70" w:after="70" w:line="240" w:lineRule="auto"/>
              <w:ind w:firstLine="0"/>
              <w:jc w:val="left"/>
              <w:rPr>
                <w:sz w:val="21"/>
              </w:rPr>
            </w:pPr>
            <w:r>
              <w:rPr>
                <w:sz w:val="21"/>
                <w:szCs w:val="21"/>
              </w:rPr>
              <w:t>月度会</w:t>
            </w:r>
          </w:p>
        </w:tc>
        <w:tc>
          <w:tcPr>
            <w:tcW w:w="1052" w:type="dxa"/>
            <w:vAlign w:val="center"/>
          </w:tcPr>
          <w:p w14:paraId="028C73EE">
            <w:pPr>
              <w:snapToGrid w:val="0"/>
              <w:spacing w:before="70" w:after="70" w:line="240" w:lineRule="auto"/>
              <w:ind w:firstLine="0"/>
              <w:jc w:val="center"/>
              <w:rPr>
                <w:sz w:val="21"/>
              </w:rPr>
            </w:pPr>
            <w:r>
              <w:rPr>
                <w:sz w:val="21"/>
                <w:szCs w:val="21"/>
              </w:rPr>
              <w:t>每月</w:t>
            </w:r>
          </w:p>
        </w:tc>
        <w:tc>
          <w:tcPr>
            <w:tcW w:w="1558" w:type="dxa"/>
            <w:vAlign w:val="center"/>
          </w:tcPr>
          <w:p w14:paraId="614819B2">
            <w:pPr>
              <w:snapToGrid w:val="0"/>
              <w:spacing w:before="70" w:after="70" w:line="240" w:lineRule="auto"/>
              <w:ind w:firstLine="0"/>
              <w:jc w:val="left"/>
              <w:rPr>
                <w:sz w:val="21"/>
              </w:rPr>
            </w:pPr>
            <w:r>
              <w:rPr>
                <w:sz w:val="21"/>
                <w:szCs w:val="21"/>
              </w:rPr>
              <w:t>双方负责人</w:t>
            </w:r>
          </w:p>
        </w:tc>
        <w:tc>
          <w:tcPr>
            <w:tcW w:w="3076" w:type="dxa"/>
            <w:vAlign w:val="center"/>
          </w:tcPr>
          <w:p w14:paraId="260EB043">
            <w:pPr>
              <w:snapToGrid w:val="0"/>
              <w:spacing w:before="70" w:after="70" w:line="240" w:lineRule="auto"/>
              <w:ind w:firstLine="0"/>
              <w:jc w:val="left"/>
              <w:rPr>
                <w:sz w:val="21"/>
              </w:rPr>
            </w:pPr>
            <w:r>
              <w:rPr>
                <w:sz w:val="21"/>
                <w:szCs w:val="21"/>
              </w:rPr>
              <w:t>里程碑、风险、资源</w:t>
            </w:r>
          </w:p>
        </w:tc>
        <w:tc>
          <w:tcPr>
            <w:tcW w:w="1558" w:type="dxa"/>
            <w:vAlign w:val="center"/>
          </w:tcPr>
          <w:p w14:paraId="1C8CC8B8">
            <w:pPr>
              <w:snapToGrid w:val="0"/>
              <w:spacing w:before="70" w:after="70" w:line="240" w:lineRule="auto"/>
              <w:ind w:firstLine="0"/>
              <w:jc w:val="left"/>
              <w:rPr>
                <w:sz w:val="21"/>
              </w:rPr>
            </w:pPr>
            <w:r>
              <w:rPr>
                <w:sz w:val="21"/>
                <w:szCs w:val="21"/>
              </w:rPr>
              <w:t>月报</w:t>
            </w:r>
          </w:p>
        </w:tc>
      </w:tr>
      <w:tr w14:paraId="1C264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57" w:type="dxa"/>
            <w:vAlign w:val="center"/>
          </w:tcPr>
          <w:p w14:paraId="0549D1B9">
            <w:pPr>
              <w:snapToGrid w:val="0"/>
              <w:spacing w:before="70" w:after="70" w:line="240" w:lineRule="auto"/>
              <w:ind w:firstLine="0"/>
              <w:jc w:val="left"/>
              <w:rPr>
                <w:sz w:val="21"/>
              </w:rPr>
            </w:pPr>
            <w:r>
              <w:rPr>
                <w:sz w:val="21"/>
                <w:szCs w:val="21"/>
              </w:rPr>
              <w:t>专题会</w:t>
            </w:r>
          </w:p>
        </w:tc>
        <w:tc>
          <w:tcPr>
            <w:tcW w:w="1052" w:type="dxa"/>
            <w:vAlign w:val="center"/>
          </w:tcPr>
          <w:p w14:paraId="7BFF6179">
            <w:pPr>
              <w:snapToGrid w:val="0"/>
              <w:spacing w:before="70" w:after="70" w:line="240" w:lineRule="auto"/>
              <w:ind w:firstLine="0"/>
              <w:jc w:val="center"/>
              <w:rPr>
                <w:sz w:val="21"/>
              </w:rPr>
            </w:pPr>
            <w:r>
              <w:rPr>
                <w:sz w:val="21"/>
                <w:szCs w:val="21"/>
              </w:rPr>
              <w:t>按需</w:t>
            </w:r>
          </w:p>
        </w:tc>
        <w:tc>
          <w:tcPr>
            <w:tcW w:w="1558" w:type="dxa"/>
            <w:vAlign w:val="center"/>
          </w:tcPr>
          <w:p w14:paraId="0F4B52CD">
            <w:pPr>
              <w:snapToGrid w:val="0"/>
              <w:spacing w:before="70" w:after="70" w:line="240" w:lineRule="auto"/>
              <w:ind w:firstLine="0"/>
              <w:jc w:val="left"/>
              <w:rPr>
                <w:sz w:val="21"/>
              </w:rPr>
            </w:pPr>
            <w:r>
              <w:rPr>
                <w:sz w:val="21"/>
                <w:szCs w:val="21"/>
              </w:rPr>
              <w:t>相关专业</w:t>
            </w:r>
          </w:p>
        </w:tc>
        <w:tc>
          <w:tcPr>
            <w:tcW w:w="3076" w:type="dxa"/>
            <w:vAlign w:val="center"/>
          </w:tcPr>
          <w:p w14:paraId="57B42F0E">
            <w:pPr>
              <w:snapToGrid w:val="0"/>
              <w:spacing w:before="70" w:after="70" w:line="240" w:lineRule="auto"/>
              <w:ind w:firstLine="0"/>
              <w:jc w:val="left"/>
              <w:rPr>
                <w:sz w:val="21"/>
              </w:rPr>
            </w:pPr>
            <w:r>
              <w:rPr>
                <w:sz w:val="21"/>
                <w:szCs w:val="21"/>
              </w:rPr>
              <w:t>技术方案、测试、验证</w:t>
            </w:r>
          </w:p>
        </w:tc>
        <w:tc>
          <w:tcPr>
            <w:tcW w:w="1558" w:type="dxa"/>
            <w:vAlign w:val="center"/>
          </w:tcPr>
          <w:p w14:paraId="367E08D9">
            <w:pPr>
              <w:snapToGrid w:val="0"/>
              <w:spacing w:before="70" w:after="70" w:line="240" w:lineRule="auto"/>
              <w:ind w:firstLine="0"/>
              <w:jc w:val="left"/>
              <w:rPr>
                <w:sz w:val="21"/>
              </w:rPr>
            </w:pPr>
            <w:r>
              <w:rPr>
                <w:sz w:val="21"/>
                <w:szCs w:val="21"/>
              </w:rPr>
              <w:t>专题纪要</w:t>
            </w:r>
          </w:p>
        </w:tc>
      </w:tr>
      <w:tr w14:paraId="4F6F2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7" w:type="dxa"/>
            <w:vAlign w:val="center"/>
          </w:tcPr>
          <w:p w14:paraId="02B44EB2">
            <w:pPr>
              <w:snapToGrid w:val="0"/>
              <w:spacing w:before="70" w:after="70" w:line="240" w:lineRule="auto"/>
              <w:ind w:firstLine="0"/>
              <w:jc w:val="left"/>
              <w:rPr>
                <w:sz w:val="21"/>
              </w:rPr>
            </w:pPr>
            <w:r>
              <w:rPr>
                <w:sz w:val="21"/>
                <w:szCs w:val="21"/>
              </w:rPr>
              <w:t>阶段评审会</w:t>
            </w:r>
          </w:p>
        </w:tc>
        <w:tc>
          <w:tcPr>
            <w:tcW w:w="1052" w:type="dxa"/>
            <w:vAlign w:val="center"/>
          </w:tcPr>
          <w:p w14:paraId="5A3BB923">
            <w:pPr>
              <w:snapToGrid w:val="0"/>
              <w:spacing w:before="70" w:after="70" w:line="240" w:lineRule="auto"/>
              <w:ind w:firstLine="0"/>
              <w:jc w:val="center"/>
              <w:rPr>
                <w:sz w:val="21"/>
              </w:rPr>
            </w:pPr>
            <w:r>
              <w:rPr>
                <w:sz w:val="21"/>
                <w:szCs w:val="21"/>
              </w:rPr>
              <w:t>每阶段</w:t>
            </w:r>
          </w:p>
        </w:tc>
        <w:tc>
          <w:tcPr>
            <w:tcW w:w="1558" w:type="dxa"/>
            <w:vAlign w:val="center"/>
          </w:tcPr>
          <w:p w14:paraId="403A4F94">
            <w:pPr>
              <w:snapToGrid w:val="0"/>
              <w:spacing w:before="70" w:after="70" w:line="240" w:lineRule="auto"/>
              <w:ind w:firstLine="0"/>
              <w:jc w:val="left"/>
              <w:rPr>
                <w:sz w:val="21"/>
              </w:rPr>
            </w:pPr>
            <w:r>
              <w:rPr>
                <w:sz w:val="21"/>
                <w:szCs w:val="21"/>
              </w:rPr>
              <w:t>双方+专家</w:t>
            </w:r>
          </w:p>
        </w:tc>
        <w:tc>
          <w:tcPr>
            <w:tcW w:w="3076" w:type="dxa"/>
            <w:vAlign w:val="center"/>
          </w:tcPr>
          <w:p w14:paraId="180BC5C6">
            <w:pPr>
              <w:snapToGrid w:val="0"/>
              <w:spacing w:before="70" w:after="70" w:line="240" w:lineRule="auto"/>
              <w:ind w:firstLine="0"/>
              <w:jc w:val="left"/>
              <w:rPr>
                <w:sz w:val="21"/>
              </w:rPr>
            </w:pPr>
            <w:r>
              <w:rPr>
                <w:sz w:val="21"/>
                <w:szCs w:val="21"/>
              </w:rPr>
              <w:t>阶段成果</w:t>
            </w:r>
          </w:p>
        </w:tc>
        <w:tc>
          <w:tcPr>
            <w:tcW w:w="1558" w:type="dxa"/>
            <w:vAlign w:val="center"/>
          </w:tcPr>
          <w:p w14:paraId="16AEEAB7">
            <w:pPr>
              <w:snapToGrid w:val="0"/>
              <w:spacing w:before="70" w:after="70" w:line="240" w:lineRule="auto"/>
              <w:ind w:firstLine="0"/>
              <w:jc w:val="left"/>
              <w:rPr>
                <w:sz w:val="21"/>
              </w:rPr>
            </w:pPr>
            <w:r>
              <w:rPr>
                <w:sz w:val="21"/>
                <w:szCs w:val="21"/>
              </w:rPr>
              <w:t>评审意见</w:t>
            </w:r>
          </w:p>
        </w:tc>
      </w:tr>
      <w:tr w14:paraId="34191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7" w:type="dxa"/>
            <w:vAlign w:val="center"/>
          </w:tcPr>
          <w:p w14:paraId="755CA6D6">
            <w:pPr>
              <w:snapToGrid w:val="0"/>
              <w:spacing w:before="70" w:after="70" w:line="240" w:lineRule="auto"/>
              <w:ind w:firstLine="0"/>
              <w:jc w:val="left"/>
              <w:rPr>
                <w:sz w:val="21"/>
              </w:rPr>
            </w:pPr>
            <w:r>
              <w:rPr>
                <w:sz w:val="21"/>
                <w:szCs w:val="21"/>
              </w:rPr>
              <w:t>日常沟通</w:t>
            </w:r>
          </w:p>
        </w:tc>
        <w:tc>
          <w:tcPr>
            <w:tcW w:w="1052" w:type="dxa"/>
            <w:vAlign w:val="center"/>
          </w:tcPr>
          <w:p w14:paraId="7E795E38">
            <w:pPr>
              <w:snapToGrid w:val="0"/>
              <w:spacing w:before="70" w:after="70" w:line="240" w:lineRule="auto"/>
              <w:ind w:firstLine="0"/>
              <w:jc w:val="center"/>
              <w:rPr>
                <w:sz w:val="21"/>
              </w:rPr>
            </w:pPr>
            <w:r>
              <w:rPr>
                <w:sz w:val="21"/>
                <w:szCs w:val="21"/>
              </w:rPr>
              <w:t>每日</w:t>
            </w:r>
          </w:p>
        </w:tc>
        <w:tc>
          <w:tcPr>
            <w:tcW w:w="1558" w:type="dxa"/>
            <w:vAlign w:val="center"/>
          </w:tcPr>
          <w:p w14:paraId="11207B90">
            <w:pPr>
              <w:snapToGrid w:val="0"/>
              <w:spacing w:before="70" w:after="70" w:line="240" w:lineRule="auto"/>
              <w:ind w:firstLine="0"/>
              <w:jc w:val="left"/>
              <w:rPr>
                <w:sz w:val="21"/>
              </w:rPr>
            </w:pPr>
            <w:r>
              <w:rPr>
                <w:sz w:val="21"/>
                <w:szCs w:val="21"/>
              </w:rPr>
              <w:t>接口人</w:t>
            </w:r>
          </w:p>
        </w:tc>
        <w:tc>
          <w:tcPr>
            <w:tcW w:w="3076" w:type="dxa"/>
            <w:vAlign w:val="center"/>
          </w:tcPr>
          <w:p w14:paraId="26310879">
            <w:pPr>
              <w:snapToGrid w:val="0"/>
              <w:spacing w:before="70" w:after="70" w:line="240" w:lineRule="auto"/>
              <w:ind w:firstLine="0"/>
              <w:jc w:val="left"/>
              <w:rPr>
                <w:sz w:val="21"/>
              </w:rPr>
            </w:pPr>
            <w:r>
              <w:rPr>
                <w:sz w:val="21"/>
                <w:szCs w:val="21"/>
              </w:rPr>
              <w:t>现场协调、问题反馈</w:t>
            </w:r>
          </w:p>
        </w:tc>
        <w:tc>
          <w:tcPr>
            <w:tcW w:w="1558" w:type="dxa"/>
            <w:vAlign w:val="center"/>
          </w:tcPr>
          <w:p w14:paraId="421ED689">
            <w:pPr>
              <w:snapToGrid w:val="0"/>
              <w:spacing w:before="70" w:after="70" w:line="240" w:lineRule="auto"/>
              <w:ind w:firstLine="0"/>
              <w:jc w:val="left"/>
              <w:rPr>
                <w:sz w:val="21"/>
              </w:rPr>
            </w:pPr>
            <w:r>
              <w:rPr>
                <w:sz w:val="21"/>
                <w:szCs w:val="21"/>
              </w:rPr>
              <w:t>工作群记录</w:t>
            </w:r>
          </w:p>
        </w:tc>
      </w:tr>
    </w:tbl>
    <w:p w14:paraId="40C7CD66">
      <w:pPr>
        <w:spacing w:line="240" w:lineRule="auto"/>
      </w:pPr>
    </w:p>
    <w:p w14:paraId="4C1F9AB2">
      <w:pPr>
        <w:pStyle w:val="5"/>
      </w:pPr>
      <w:bookmarkStart w:id="233" w:name="_Toc24352"/>
      <w:r>
        <w:rPr>
          <w:szCs w:val="32"/>
        </w:rPr>
        <w:t>2.11.10 变更管理</w:t>
      </w:r>
      <w:bookmarkEnd w:id="233"/>
    </w:p>
    <w:p w14:paraId="737E73EE">
      <w:r>
        <w:rPr>
          <w:b/>
        </w:rPr>
        <w:t>（1）变更类型。</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98"/>
        <w:gridCol w:w="3579"/>
        <w:gridCol w:w="3424"/>
      </w:tblGrid>
      <w:tr w14:paraId="0FA3A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98" w:type="dxa"/>
            <w:shd w:val="clear" w:color="auto" w:fill="E7E6E6"/>
            <w:vAlign w:val="center"/>
          </w:tcPr>
          <w:p w14:paraId="5532666C">
            <w:pPr>
              <w:snapToGrid w:val="0"/>
              <w:spacing w:before="70" w:after="70" w:line="240" w:lineRule="auto"/>
              <w:ind w:firstLine="0"/>
              <w:jc w:val="center"/>
              <w:rPr>
                <w:b/>
                <w:sz w:val="21"/>
              </w:rPr>
            </w:pPr>
            <w:r>
              <w:rPr>
                <w:b/>
                <w:sz w:val="21"/>
                <w:szCs w:val="21"/>
              </w:rPr>
              <w:t>类型</w:t>
            </w:r>
          </w:p>
        </w:tc>
        <w:tc>
          <w:tcPr>
            <w:tcW w:w="3579" w:type="dxa"/>
            <w:shd w:val="clear" w:color="auto" w:fill="E7E6E6"/>
            <w:vAlign w:val="center"/>
          </w:tcPr>
          <w:p w14:paraId="09902BE8">
            <w:pPr>
              <w:snapToGrid w:val="0"/>
              <w:spacing w:before="70" w:after="70" w:line="240" w:lineRule="auto"/>
              <w:ind w:firstLine="0"/>
              <w:jc w:val="center"/>
              <w:rPr>
                <w:b/>
                <w:sz w:val="21"/>
              </w:rPr>
            </w:pPr>
            <w:r>
              <w:rPr>
                <w:b/>
                <w:sz w:val="21"/>
                <w:szCs w:val="21"/>
              </w:rPr>
              <w:t>示例</w:t>
            </w:r>
          </w:p>
        </w:tc>
        <w:tc>
          <w:tcPr>
            <w:tcW w:w="3424" w:type="dxa"/>
            <w:shd w:val="clear" w:color="auto" w:fill="E7E6E6"/>
            <w:vAlign w:val="center"/>
          </w:tcPr>
          <w:p w14:paraId="7AF1219E">
            <w:pPr>
              <w:snapToGrid w:val="0"/>
              <w:spacing w:before="70" w:after="70" w:line="240" w:lineRule="auto"/>
              <w:ind w:firstLine="0"/>
              <w:jc w:val="center"/>
              <w:rPr>
                <w:b/>
                <w:sz w:val="21"/>
              </w:rPr>
            </w:pPr>
            <w:r>
              <w:rPr>
                <w:b/>
                <w:sz w:val="21"/>
                <w:szCs w:val="21"/>
              </w:rPr>
              <w:t>审批层级</w:t>
            </w:r>
          </w:p>
        </w:tc>
      </w:tr>
      <w:tr w14:paraId="7A58B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8" w:type="dxa"/>
            <w:vAlign w:val="center"/>
          </w:tcPr>
          <w:p w14:paraId="158C9F6B">
            <w:pPr>
              <w:snapToGrid w:val="0"/>
              <w:spacing w:before="70" w:after="70" w:line="240" w:lineRule="auto"/>
              <w:ind w:firstLine="0"/>
              <w:jc w:val="center"/>
              <w:rPr>
                <w:sz w:val="21"/>
              </w:rPr>
            </w:pPr>
            <w:r>
              <w:rPr>
                <w:sz w:val="21"/>
                <w:szCs w:val="21"/>
              </w:rPr>
              <w:t>范围变更</w:t>
            </w:r>
          </w:p>
        </w:tc>
        <w:tc>
          <w:tcPr>
            <w:tcW w:w="3579" w:type="dxa"/>
            <w:vAlign w:val="center"/>
          </w:tcPr>
          <w:p w14:paraId="4ECC8AA9">
            <w:pPr>
              <w:snapToGrid w:val="0"/>
              <w:spacing w:before="70" w:after="70" w:line="240" w:lineRule="auto"/>
              <w:ind w:firstLine="0"/>
              <w:jc w:val="center"/>
              <w:rPr>
                <w:sz w:val="21"/>
              </w:rPr>
            </w:pPr>
            <w:r>
              <w:rPr>
                <w:sz w:val="21"/>
                <w:szCs w:val="21"/>
              </w:rPr>
              <w:t>增加孔号、增加场景</w:t>
            </w:r>
          </w:p>
        </w:tc>
        <w:tc>
          <w:tcPr>
            <w:tcW w:w="3424" w:type="dxa"/>
            <w:vAlign w:val="center"/>
          </w:tcPr>
          <w:p w14:paraId="17F0577A">
            <w:pPr>
              <w:snapToGrid w:val="0"/>
              <w:spacing w:before="70" w:after="70" w:line="240" w:lineRule="auto"/>
              <w:ind w:firstLine="0"/>
              <w:jc w:val="left"/>
              <w:rPr>
                <w:sz w:val="21"/>
              </w:rPr>
            </w:pPr>
            <w:r>
              <w:rPr>
                <w:sz w:val="21"/>
                <w:szCs w:val="21"/>
              </w:rPr>
              <w:t>甲方批准</w:t>
            </w:r>
          </w:p>
        </w:tc>
      </w:tr>
      <w:tr w14:paraId="22048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8" w:type="dxa"/>
            <w:vAlign w:val="center"/>
          </w:tcPr>
          <w:p w14:paraId="38078EF5">
            <w:pPr>
              <w:snapToGrid w:val="0"/>
              <w:spacing w:before="70" w:after="70" w:line="240" w:lineRule="auto"/>
              <w:ind w:firstLine="0"/>
              <w:jc w:val="center"/>
              <w:rPr>
                <w:sz w:val="21"/>
              </w:rPr>
            </w:pPr>
            <w:r>
              <w:rPr>
                <w:sz w:val="21"/>
                <w:szCs w:val="21"/>
              </w:rPr>
              <w:t>进度变更</w:t>
            </w:r>
          </w:p>
        </w:tc>
        <w:tc>
          <w:tcPr>
            <w:tcW w:w="3579" w:type="dxa"/>
            <w:vAlign w:val="center"/>
          </w:tcPr>
          <w:p w14:paraId="15041E27">
            <w:pPr>
              <w:snapToGrid w:val="0"/>
              <w:spacing w:before="70" w:after="70" w:line="240" w:lineRule="auto"/>
              <w:ind w:firstLine="0"/>
              <w:jc w:val="center"/>
              <w:rPr>
                <w:sz w:val="21"/>
              </w:rPr>
            </w:pPr>
            <w:r>
              <w:rPr>
                <w:sz w:val="21"/>
                <w:szCs w:val="21"/>
              </w:rPr>
              <w:t>窗口调整、节点顺延</w:t>
            </w:r>
          </w:p>
        </w:tc>
        <w:tc>
          <w:tcPr>
            <w:tcW w:w="3424" w:type="dxa"/>
            <w:vAlign w:val="center"/>
          </w:tcPr>
          <w:p w14:paraId="5A058D24">
            <w:pPr>
              <w:snapToGrid w:val="0"/>
              <w:spacing w:before="70" w:after="70" w:line="240" w:lineRule="auto"/>
              <w:ind w:firstLine="0"/>
              <w:jc w:val="left"/>
              <w:rPr>
                <w:sz w:val="21"/>
              </w:rPr>
            </w:pPr>
            <w:r>
              <w:rPr>
                <w:sz w:val="21"/>
                <w:szCs w:val="21"/>
              </w:rPr>
              <w:t>甲方批准</w:t>
            </w:r>
          </w:p>
        </w:tc>
      </w:tr>
      <w:tr w14:paraId="219B4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8" w:type="dxa"/>
            <w:vAlign w:val="center"/>
          </w:tcPr>
          <w:p w14:paraId="230E664D">
            <w:pPr>
              <w:snapToGrid w:val="0"/>
              <w:spacing w:before="70" w:after="70" w:line="240" w:lineRule="auto"/>
              <w:ind w:firstLine="0"/>
              <w:jc w:val="center"/>
              <w:rPr>
                <w:sz w:val="21"/>
              </w:rPr>
            </w:pPr>
            <w:r>
              <w:rPr>
                <w:sz w:val="21"/>
                <w:szCs w:val="21"/>
              </w:rPr>
              <w:t>技术变更</w:t>
            </w:r>
          </w:p>
        </w:tc>
        <w:tc>
          <w:tcPr>
            <w:tcW w:w="3579" w:type="dxa"/>
            <w:vAlign w:val="center"/>
          </w:tcPr>
          <w:p w14:paraId="7A77563C">
            <w:pPr>
              <w:snapToGrid w:val="0"/>
              <w:spacing w:before="70" w:after="70" w:line="240" w:lineRule="auto"/>
              <w:ind w:firstLine="0"/>
              <w:jc w:val="center"/>
              <w:rPr>
                <w:sz w:val="21"/>
              </w:rPr>
            </w:pPr>
            <w:r>
              <w:rPr>
                <w:sz w:val="21"/>
                <w:szCs w:val="21"/>
              </w:rPr>
              <w:t>方案调整、设备替换</w:t>
            </w:r>
          </w:p>
        </w:tc>
        <w:tc>
          <w:tcPr>
            <w:tcW w:w="3424" w:type="dxa"/>
            <w:vAlign w:val="center"/>
          </w:tcPr>
          <w:p w14:paraId="4F3439D3">
            <w:pPr>
              <w:snapToGrid w:val="0"/>
              <w:spacing w:before="70" w:after="70" w:line="240" w:lineRule="auto"/>
              <w:ind w:firstLine="0"/>
              <w:jc w:val="left"/>
              <w:rPr>
                <w:sz w:val="21"/>
              </w:rPr>
            </w:pPr>
            <w:r>
              <w:rPr>
                <w:sz w:val="21"/>
                <w:szCs w:val="21"/>
              </w:rPr>
              <w:t>甲方审核+内部评审</w:t>
            </w:r>
          </w:p>
        </w:tc>
      </w:tr>
      <w:tr w14:paraId="2E739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98" w:type="dxa"/>
            <w:vAlign w:val="center"/>
          </w:tcPr>
          <w:p w14:paraId="5C2F69C9">
            <w:pPr>
              <w:snapToGrid w:val="0"/>
              <w:spacing w:before="70" w:after="70" w:line="240" w:lineRule="auto"/>
              <w:ind w:firstLine="0"/>
              <w:jc w:val="center"/>
              <w:rPr>
                <w:sz w:val="21"/>
              </w:rPr>
            </w:pPr>
            <w:r>
              <w:rPr>
                <w:sz w:val="21"/>
                <w:szCs w:val="21"/>
              </w:rPr>
              <w:t>资源变更</w:t>
            </w:r>
          </w:p>
        </w:tc>
        <w:tc>
          <w:tcPr>
            <w:tcW w:w="3579" w:type="dxa"/>
            <w:vAlign w:val="center"/>
          </w:tcPr>
          <w:p w14:paraId="21FA2581">
            <w:pPr>
              <w:snapToGrid w:val="0"/>
              <w:spacing w:before="70" w:after="70" w:line="240" w:lineRule="auto"/>
              <w:ind w:firstLine="0"/>
              <w:jc w:val="center"/>
              <w:rPr>
                <w:sz w:val="21"/>
              </w:rPr>
            </w:pPr>
            <w:r>
              <w:rPr>
                <w:sz w:val="21"/>
                <w:szCs w:val="21"/>
              </w:rPr>
              <w:t>人员更换、设备调配</w:t>
            </w:r>
          </w:p>
        </w:tc>
        <w:tc>
          <w:tcPr>
            <w:tcW w:w="3424" w:type="dxa"/>
            <w:vAlign w:val="center"/>
          </w:tcPr>
          <w:p w14:paraId="147D8568">
            <w:pPr>
              <w:snapToGrid w:val="0"/>
              <w:spacing w:before="70" w:after="70" w:line="240" w:lineRule="auto"/>
              <w:ind w:firstLine="0"/>
              <w:jc w:val="left"/>
              <w:rPr>
                <w:sz w:val="21"/>
              </w:rPr>
            </w:pPr>
            <w:r>
              <w:rPr>
                <w:sz w:val="21"/>
                <w:szCs w:val="21"/>
              </w:rPr>
              <w:t>项目负责人批准</w:t>
            </w:r>
          </w:p>
        </w:tc>
      </w:tr>
    </w:tbl>
    <w:p w14:paraId="241FA595">
      <w:pPr>
        <w:spacing w:line="240" w:lineRule="auto"/>
      </w:pPr>
    </w:p>
    <w:p w14:paraId="6D2002F1">
      <w:r>
        <w:rPr>
          <w:b/>
        </w:rPr>
        <w:t>（2）变更流程。</w:t>
      </w:r>
    </w:p>
    <w:p w14:paraId="001DD223">
      <w:r>
        <w:t>提出申请 → 影响分析（进度、成本、质量、安全）→ 内部评审 → 报甲方审批 → 实施 → 验证 → 更新文件与计划 → 归档。</w:t>
      </w:r>
    </w:p>
    <w:p w14:paraId="1313427D">
      <w:r>
        <w:rPr>
          <w:b/>
        </w:rPr>
        <w:t>（3）变更控制原则。</w:t>
      </w:r>
    </w:p>
    <w:p w14:paraId="64EA6A9C">
      <w:r>
        <w:t>一是先批准后实施，紧急情况可先处置后补办；二是不降低技术指标与安全标准；三是变更记录完整、可追溯；四是变更引起的费用与工期按合同约定处理。</w:t>
      </w:r>
    </w:p>
    <w:p w14:paraId="1008C988">
      <w:pPr>
        <w:pStyle w:val="5"/>
      </w:pPr>
      <w:bookmarkStart w:id="234" w:name="_Toc22814"/>
      <w:r>
        <w:rPr>
          <w:szCs w:val="32"/>
        </w:rPr>
        <w:t>2.11.11 设备安装调试手册（摘要）</w:t>
      </w:r>
      <w:bookmarkEnd w:id="234"/>
    </w:p>
    <w:tbl>
      <w:tblPr>
        <w:tblStyle w:val="32"/>
        <w:tblW w:w="90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5"/>
        <w:gridCol w:w="1596"/>
        <w:gridCol w:w="2436"/>
        <w:gridCol w:w="1386"/>
        <w:gridCol w:w="1806"/>
        <w:gridCol w:w="1176"/>
      </w:tblGrid>
      <w:tr w14:paraId="4D492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95" w:type="dxa"/>
            <w:shd w:val="clear" w:color="auto" w:fill="E7E6E6"/>
            <w:vAlign w:val="center"/>
          </w:tcPr>
          <w:p w14:paraId="3C2830D0">
            <w:pPr>
              <w:keepNext/>
              <w:snapToGrid w:val="0"/>
              <w:spacing w:before="70" w:after="70" w:line="240" w:lineRule="auto"/>
              <w:ind w:firstLine="0"/>
              <w:jc w:val="center"/>
              <w:rPr>
                <w:b/>
                <w:sz w:val="21"/>
              </w:rPr>
            </w:pPr>
            <w:r>
              <w:rPr>
                <w:b/>
                <w:sz w:val="21"/>
                <w:szCs w:val="21"/>
              </w:rPr>
              <w:t>序号</w:t>
            </w:r>
          </w:p>
        </w:tc>
        <w:tc>
          <w:tcPr>
            <w:tcW w:w="1596" w:type="dxa"/>
            <w:shd w:val="clear" w:color="auto" w:fill="E7E6E6"/>
            <w:vAlign w:val="center"/>
          </w:tcPr>
          <w:p w14:paraId="6CE55D33">
            <w:pPr>
              <w:keepNext/>
              <w:snapToGrid w:val="0"/>
              <w:spacing w:before="70" w:after="70" w:line="240" w:lineRule="auto"/>
              <w:ind w:firstLine="0"/>
              <w:jc w:val="center"/>
              <w:rPr>
                <w:b/>
                <w:sz w:val="21"/>
              </w:rPr>
            </w:pPr>
            <w:r>
              <w:rPr>
                <w:b/>
                <w:sz w:val="21"/>
                <w:szCs w:val="21"/>
              </w:rPr>
              <w:t>工序</w:t>
            </w:r>
          </w:p>
        </w:tc>
        <w:tc>
          <w:tcPr>
            <w:tcW w:w="2436" w:type="dxa"/>
            <w:shd w:val="clear" w:color="auto" w:fill="E7E6E6"/>
            <w:vAlign w:val="center"/>
          </w:tcPr>
          <w:p w14:paraId="36354BDD">
            <w:pPr>
              <w:keepNext/>
              <w:snapToGrid w:val="0"/>
              <w:spacing w:before="70" w:after="70" w:line="240" w:lineRule="auto"/>
              <w:ind w:firstLine="0"/>
              <w:jc w:val="center"/>
              <w:rPr>
                <w:b/>
                <w:sz w:val="21"/>
              </w:rPr>
            </w:pPr>
            <w:r>
              <w:rPr>
                <w:b/>
                <w:sz w:val="21"/>
                <w:szCs w:val="21"/>
              </w:rPr>
              <w:t>操作要点</w:t>
            </w:r>
          </w:p>
        </w:tc>
        <w:tc>
          <w:tcPr>
            <w:tcW w:w="1386" w:type="dxa"/>
            <w:shd w:val="clear" w:color="auto" w:fill="E7E6E6"/>
            <w:vAlign w:val="center"/>
          </w:tcPr>
          <w:p w14:paraId="35AC2B23">
            <w:pPr>
              <w:keepNext/>
              <w:snapToGrid w:val="0"/>
              <w:spacing w:before="70" w:after="70" w:line="240" w:lineRule="auto"/>
              <w:ind w:firstLine="0"/>
              <w:jc w:val="center"/>
              <w:rPr>
                <w:b/>
                <w:sz w:val="21"/>
              </w:rPr>
            </w:pPr>
            <w:r>
              <w:rPr>
                <w:b/>
                <w:sz w:val="21"/>
                <w:szCs w:val="21"/>
              </w:rPr>
              <w:t>工具</w:t>
            </w:r>
          </w:p>
        </w:tc>
        <w:tc>
          <w:tcPr>
            <w:tcW w:w="1806" w:type="dxa"/>
            <w:shd w:val="clear" w:color="auto" w:fill="E7E6E6"/>
            <w:vAlign w:val="center"/>
          </w:tcPr>
          <w:p w14:paraId="28FFACFE">
            <w:pPr>
              <w:keepNext/>
              <w:snapToGrid w:val="0"/>
              <w:spacing w:before="70" w:after="70" w:line="240" w:lineRule="auto"/>
              <w:ind w:firstLine="0"/>
              <w:jc w:val="center"/>
              <w:rPr>
                <w:b/>
                <w:sz w:val="21"/>
              </w:rPr>
            </w:pPr>
            <w:r>
              <w:rPr>
                <w:b/>
                <w:sz w:val="21"/>
                <w:szCs w:val="21"/>
              </w:rPr>
              <w:t>检验</w:t>
            </w:r>
          </w:p>
        </w:tc>
        <w:tc>
          <w:tcPr>
            <w:tcW w:w="1176" w:type="dxa"/>
            <w:shd w:val="clear" w:color="auto" w:fill="E7E6E6"/>
            <w:vAlign w:val="center"/>
          </w:tcPr>
          <w:p w14:paraId="739C467D">
            <w:pPr>
              <w:keepNext/>
              <w:snapToGrid w:val="0"/>
              <w:spacing w:before="70" w:after="70" w:line="240" w:lineRule="auto"/>
              <w:ind w:firstLine="0"/>
              <w:jc w:val="center"/>
              <w:rPr>
                <w:b/>
                <w:sz w:val="21"/>
              </w:rPr>
            </w:pPr>
            <w:r>
              <w:rPr>
                <w:b/>
                <w:sz w:val="21"/>
                <w:szCs w:val="21"/>
              </w:rPr>
              <w:t>记录</w:t>
            </w:r>
          </w:p>
        </w:tc>
      </w:tr>
      <w:tr w14:paraId="7381A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0B9494C9">
            <w:pPr>
              <w:keepNext/>
              <w:snapToGrid w:val="0"/>
              <w:spacing w:before="70" w:after="70" w:line="240" w:lineRule="auto"/>
              <w:ind w:firstLine="0"/>
              <w:jc w:val="center"/>
              <w:rPr>
                <w:sz w:val="21"/>
              </w:rPr>
            </w:pPr>
            <w:r>
              <w:rPr>
                <w:sz w:val="21"/>
                <w:szCs w:val="21"/>
              </w:rPr>
              <w:t>1</w:t>
            </w:r>
          </w:p>
        </w:tc>
        <w:tc>
          <w:tcPr>
            <w:tcW w:w="1596" w:type="dxa"/>
            <w:vAlign w:val="center"/>
          </w:tcPr>
          <w:p w14:paraId="5E1CAC99">
            <w:pPr>
              <w:keepNext/>
              <w:snapToGrid w:val="0"/>
              <w:spacing w:before="70" w:after="70" w:line="240" w:lineRule="auto"/>
              <w:ind w:firstLine="0"/>
              <w:jc w:val="left"/>
              <w:rPr>
                <w:sz w:val="21"/>
              </w:rPr>
            </w:pPr>
            <w:r>
              <w:rPr>
                <w:sz w:val="21"/>
                <w:szCs w:val="21"/>
              </w:rPr>
              <w:t>开箱验收</w:t>
            </w:r>
          </w:p>
        </w:tc>
        <w:tc>
          <w:tcPr>
            <w:tcW w:w="2436" w:type="dxa"/>
            <w:vAlign w:val="center"/>
          </w:tcPr>
          <w:p w14:paraId="0D1651A9">
            <w:pPr>
              <w:keepNext/>
              <w:snapToGrid w:val="0"/>
              <w:spacing w:before="70" w:after="70" w:line="240" w:lineRule="auto"/>
              <w:ind w:firstLine="0"/>
              <w:jc w:val="left"/>
              <w:rPr>
                <w:sz w:val="21"/>
              </w:rPr>
            </w:pPr>
            <w:r>
              <w:rPr>
                <w:sz w:val="21"/>
                <w:szCs w:val="21"/>
              </w:rPr>
              <w:t>核对清单、检查外观</w:t>
            </w:r>
          </w:p>
        </w:tc>
        <w:tc>
          <w:tcPr>
            <w:tcW w:w="1386" w:type="dxa"/>
            <w:vAlign w:val="center"/>
          </w:tcPr>
          <w:p w14:paraId="2C477F56">
            <w:pPr>
              <w:keepNext/>
              <w:snapToGrid w:val="0"/>
              <w:spacing w:before="70" w:after="70" w:line="240" w:lineRule="auto"/>
              <w:ind w:firstLine="0"/>
              <w:jc w:val="left"/>
              <w:rPr>
                <w:sz w:val="21"/>
              </w:rPr>
            </w:pPr>
            <w:r>
              <w:rPr>
                <w:sz w:val="21"/>
                <w:szCs w:val="21"/>
              </w:rPr>
              <w:t>清单、相机</w:t>
            </w:r>
          </w:p>
        </w:tc>
        <w:tc>
          <w:tcPr>
            <w:tcW w:w="1806" w:type="dxa"/>
            <w:vAlign w:val="center"/>
          </w:tcPr>
          <w:p w14:paraId="4DECCFE5">
            <w:pPr>
              <w:keepNext/>
              <w:snapToGrid w:val="0"/>
              <w:spacing w:before="70" w:after="70" w:line="240" w:lineRule="auto"/>
              <w:ind w:firstLine="0"/>
              <w:jc w:val="left"/>
              <w:rPr>
                <w:sz w:val="21"/>
              </w:rPr>
            </w:pPr>
            <w:r>
              <w:rPr>
                <w:sz w:val="21"/>
                <w:szCs w:val="21"/>
              </w:rPr>
              <w:t>无缺件、无损伤</w:t>
            </w:r>
          </w:p>
        </w:tc>
        <w:tc>
          <w:tcPr>
            <w:tcW w:w="1176" w:type="dxa"/>
            <w:vAlign w:val="center"/>
          </w:tcPr>
          <w:p w14:paraId="10F0733D">
            <w:pPr>
              <w:keepNext/>
              <w:snapToGrid w:val="0"/>
              <w:spacing w:before="70" w:after="70" w:line="240" w:lineRule="auto"/>
              <w:ind w:firstLine="0"/>
              <w:jc w:val="left"/>
              <w:rPr>
                <w:sz w:val="21"/>
              </w:rPr>
            </w:pPr>
            <w:r>
              <w:rPr>
                <w:sz w:val="21"/>
                <w:szCs w:val="21"/>
              </w:rPr>
              <w:t>开箱单</w:t>
            </w:r>
          </w:p>
        </w:tc>
      </w:tr>
      <w:tr w14:paraId="06116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4FC95836">
            <w:pPr>
              <w:keepNext/>
              <w:snapToGrid w:val="0"/>
              <w:spacing w:before="70" w:after="70" w:line="240" w:lineRule="auto"/>
              <w:ind w:firstLine="0"/>
              <w:jc w:val="center"/>
              <w:rPr>
                <w:sz w:val="21"/>
              </w:rPr>
            </w:pPr>
            <w:r>
              <w:rPr>
                <w:sz w:val="21"/>
                <w:szCs w:val="21"/>
              </w:rPr>
              <w:t>2</w:t>
            </w:r>
          </w:p>
        </w:tc>
        <w:tc>
          <w:tcPr>
            <w:tcW w:w="1596" w:type="dxa"/>
            <w:vAlign w:val="center"/>
          </w:tcPr>
          <w:p w14:paraId="7A49FB23">
            <w:pPr>
              <w:keepNext/>
              <w:snapToGrid w:val="0"/>
              <w:spacing w:before="70" w:after="70" w:line="240" w:lineRule="auto"/>
              <w:ind w:firstLine="0"/>
              <w:jc w:val="left"/>
              <w:rPr>
                <w:sz w:val="21"/>
              </w:rPr>
            </w:pPr>
            <w:r>
              <w:rPr>
                <w:sz w:val="21"/>
                <w:szCs w:val="21"/>
              </w:rPr>
              <w:t>场地准备</w:t>
            </w:r>
          </w:p>
        </w:tc>
        <w:tc>
          <w:tcPr>
            <w:tcW w:w="2436" w:type="dxa"/>
            <w:vAlign w:val="center"/>
          </w:tcPr>
          <w:p w14:paraId="033460A9">
            <w:pPr>
              <w:keepNext/>
              <w:snapToGrid w:val="0"/>
              <w:spacing w:before="70" w:after="70" w:line="240" w:lineRule="auto"/>
              <w:ind w:firstLine="0"/>
              <w:jc w:val="left"/>
              <w:rPr>
                <w:sz w:val="21"/>
              </w:rPr>
            </w:pPr>
            <w:r>
              <w:rPr>
                <w:sz w:val="21"/>
                <w:szCs w:val="21"/>
              </w:rPr>
              <w:t>清理、平整、通电</w:t>
            </w:r>
          </w:p>
        </w:tc>
        <w:tc>
          <w:tcPr>
            <w:tcW w:w="1386" w:type="dxa"/>
            <w:vAlign w:val="center"/>
          </w:tcPr>
          <w:p w14:paraId="0B6CD916">
            <w:pPr>
              <w:keepNext/>
              <w:snapToGrid w:val="0"/>
              <w:spacing w:before="70" w:after="70" w:line="240" w:lineRule="auto"/>
              <w:ind w:firstLine="0"/>
              <w:jc w:val="left"/>
              <w:rPr>
                <w:sz w:val="21"/>
              </w:rPr>
            </w:pPr>
            <w:r>
              <w:rPr>
                <w:sz w:val="21"/>
                <w:szCs w:val="21"/>
              </w:rPr>
              <w:t>清扫工具</w:t>
            </w:r>
          </w:p>
        </w:tc>
        <w:tc>
          <w:tcPr>
            <w:tcW w:w="1806" w:type="dxa"/>
            <w:vAlign w:val="center"/>
          </w:tcPr>
          <w:p w14:paraId="69D0E27B">
            <w:pPr>
              <w:keepNext/>
              <w:snapToGrid w:val="0"/>
              <w:spacing w:before="70" w:after="70" w:line="240" w:lineRule="auto"/>
              <w:ind w:firstLine="0"/>
              <w:jc w:val="left"/>
              <w:rPr>
                <w:sz w:val="21"/>
              </w:rPr>
            </w:pPr>
            <w:r>
              <w:rPr>
                <w:sz w:val="21"/>
                <w:szCs w:val="21"/>
              </w:rPr>
              <w:t>满足作业条件</w:t>
            </w:r>
          </w:p>
        </w:tc>
        <w:tc>
          <w:tcPr>
            <w:tcW w:w="1176" w:type="dxa"/>
            <w:vAlign w:val="center"/>
          </w:tcPr>
          <w:p w14:paraId="0D8D7014">
            <w:pPr>
              <w:keepNext/>
              <w:snapToGrid w:val="0"/>
              <w:spacing w:before="70" w:after="70" w:line="240" w:lineRule="auto"/>
              <w:ind w:firstLine="0"/>
              <w:jc w:val="left"/>
              <w:rPr>
                <w:sz w:val="21"/>
              </w:rPr>
            </w:pPr>
            <w:r>
              <w:rPr>
                <w:sz w:val="21"/>
                <w:szCs w:val="21"/>
              </w:rPr>
              <w:t>场地确认</w:t>
            </w:r>
          </w:p>
        </w:tc>
      </w:tr>
      <w:tr w14:paraId="6429C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58CD31B">
            <w:pPr>
              <w:keepNext/>
              <w:snapToGrid w:val="0"/>
              <w:spacing w:before="70" w:after="70" w:line="240" w:lineRule="auto"/>
              <w:ind w:firstLine="0"/>
              <w:jc w:val="center"/>
              <w:rPr>
                <w:sz w:val="21"/>
              </w:rPr>
            </w:pPr>
            <w:r>
              <w:rPr>
                <w:sz w:val="21"/>
                <w:szCs w:val="21"/>
              </w:rPr>
              <w:t>3</w:t>
            </w:r>
          </w:p>
        </w:tc>
        <w:tc>
          <w:tcPr>
            <w:tcW w:w="1596" w:type="dxa"/>
            <w:vAlign w:val="center"/>
          </w:tcPr>
          <w:p w14:paraId="668B9B2F">
            <w:pPr>
              <w:keepNext/>
              <w:snapToGrid w:val="0"/>
              <w:spacing w:before="70" w:after="70" w:line="240" w:lineRule="auto"/>
              <w:ind w:firstLine="0"/>
              <w:jc w:val="left"/>
              <w:rPr>
                <w:sz w:val="21"/>
              </w:rPr>
            </w:pPr>
            <w:r>
              <w:rPr>
                <w:sz w:val="21"/>
                <w:szCs w:val="21"/>
              </w:rPr>
              <w:t>三脚架展开</w:t>
            </w:r>
          </w:p>
        </w:tc>
        <w:tc>
          <w:tcPr>
            <w:tcW w:w="2436" w:type="dxa"/>
            <w:vAlign w:val="center"/>
          </w:tcPr>
          <w:p w14:paraId="14CD34E4">
            <w:pPr>
              <w:keepNext/>
              <w:snapToGrid w:val="0"/>
              <w:spacing w:before="70" w:after="70" w:line="240" w:lineRule="auto"/>
              <w:ind w:firstLine="0"/>
              <w:jc w:val="left"/>
              <w:rPr>
                <w:sz w:val="21"/>
              </w:rPr>
            </w:pPr>
            <w:r>
              <w:rPr>
                <w:sz w:val="21"/>
                <w:szCs w:val="21"/>
              </w:rPr>
              <w:t>展开、锁紧、调平</w:t>
            </w:r>
          </w:p>
        </w:tc>
        <w:tc>
          <w:tcPr>
            <w:tcW w:w="1386" w:type="dxa"/>
            <w:vAlign w:val="center"/>
          </w:tcPr>
          <w:p w14:paraId="1F72C800">
            <w:pPr>
              <w:keepNext/>
              <w:snapToGrid w:val="0"/>
              <w:spacing w:before="70" w:after="70" w:line="240" w:lineRule="auto"/>
              <w:ind w:firstLine="0"/>
              <w:jc w:val="left"/>
              <w:rPr>
                <w:sz w:val="21"/>
              </w:rPr>
            </w:pPr>
            <w:r>
              <w:rPr>
                <w:sz w:val="21"/>
                <w:szCs w:val="21"/>
              </w:rPr>
              <w:t>三脚架</w:t>
            </w:r>
          </w:p>
        </w:tc>
        <w:tc>
          <w:tcPr>
            <w:tcW w:w="1806" w:type="dxa"/>
            <w:vAlign w:val="center"/>
          </w:tcPr>
          <w:p w14:paraId="116F722F">
            <w:pPr>
              <w:keepNext/>
              <w:snapToGrid w:val="0"/>
              <w:spacing w:before="70" w:after="70" w:line="240" w:lineRule="auto"/>
              <w:ind w:firstLine="0"/>
              <w:jc w:val="left"/>
              <w:rPr>
                <w:sz w:val="21"/>
              </w:rPr>
            </w:pPr>
            <w:r>
              <w:rPr>
                <w:sz w:val="21"/>
                <w:szCs w:val="21"/>
              </w:rPr>
              <w:t>气泡居中</w:t>
            </w:r>
          </w:p>
        </w:tc>
        <w:tc>
          <w:tcPr>
            <w:tcW w:w="1176" w:type="dxa"/>
            <w:vAlign w:val="center"/>
          </w:tcPr>
          <w:p w14:paraId="7B7C21CE">
            <w:pPr>
              <w:keepNext/>
              <w:snapToGrid w:val="0"/>
              <w:spacing w:before="70" w:after="70" w:line="240" w:lineRule="auto"/>
              <w:ind w:firstLine="0"/>
              <w:jc w:val="left"/>
              <w:rPr>
                <w:sz w:val="21"/>
              </w:rPr>
            </w:pPr>
            <w:r>
              <w:rPr>
                <w:sz w:val="21"/>
                <w:szCs w:val="21"/>
              </w:rPr>
              <w:t>架设记录</w:t>
            </w:r>
          </w:p>
        </w:tc>
      </w:tr>
      <w:tr w14:paraId="74B37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1B2426C">
            <w:pPr>
              <w:keepNext/>
              <w:snapToGrid w:val="0"/>
              <w:spacing w:before="70" w:after="70" w:line="240" w:lineRule="auto"/>
              <w:ind w:firstLine="0"/>
              <w:jc w:val="center"/>
              <w:rPr>
                <w:sz w:val="21"/>
              </w:rPr>
            </w:pPr>
            <w:r>
              <w:rPr>
                <w:sz w:val="21"/>
                <w:szCs w:val="21"/>
              </w:rPr>
              <w:t>4</w:t>
            </w:r>
          </w:p>
        </w:tc>
        <w:tc>
          <w:tcPr>
            <w:tcW w:w="1596" w:type="dxa"/>
            <w:vAlign w:val="center"/>
          </w:tcPr>
          <w:p w14:paraId="1EAAFC1C">
            <w:pPr>
              <w:keepNext/>
              <w:snapToGrid w:val="0"/>
              <w:spacing w:before="70" w:after="70" w:line="240" w:lineRule="auto"/>
              <w:ind w:firstLine="0"/>
              <w:jc w:val="left"/>
              <w:rPr>
                <w:sz w:val="21"/>
              </w:rPr>
            </w:pPr>
            <w:r>
              <w:rPr>
                <w:sz w:val="21"/>
                <w:szCs w:val="21"/>
              </w:rPr>
              <w:t>跟踪器安装</w:t>
            </w:r>
          </w:p>
        </w:tc>
        <w:tc>
          <w:tcPr>
            <w:tcW w:w="2436" w:type="dxa"/>
            <w:vAlign w:val="center"/>
          </w:tcPr>
          <w:p w14:paraId="20966D9B">
            <w:pPr>
              <w:keepNext/>
              <w:snapToGrid w:val="0"/>
              <w:spacing w:before="70" w:after="70" w:line="240" w:lineRule="auto"/>
              <w:ind w:firstLine="0"/>
              <w:jc w:val="left"/>
              <w:rPr>
                <w:sz w:val="21"/>
              </w:rPr>
            </w:pPr>
            <w:r>
              <w:rPr>
                <w:sz w:val="21"/>
                <w:szCs w:val="21"/>
              </w:rPr>
              <w:t>对准接口、锁紧</w:t>
            </w:r>
          </w:p>
        </w:tc>
        <w:tc>
          <w:tcPr>
            <w:tcW w:w="1386" w:type="dxa"/>
            <w:vAlign w:val="center"/>
          </w:tcPr>
          <w:p w14:paraId="45F785F6">
            <w:pPr>
              <w:keepNext/>
              <w:snapToGrid w:val="0"/>
              <w:spacing w:before="70" w:after="70" w:line="240" w:lineRule="auto"/>
              <w:ind w:firstLine="0"/>
              <w:jc w:val="left"/>
              <w:rPr>
                <w:sz w:val="21"/>
              </w:rPr>
            </w:pPr>
            <w:r>
              <w:rPr>
                <w:sz w:val="21"/>
                <w:szCs w:val="21"/>
              </w:rPr>
              <w:t>扳手</w:t>
            </w:r>
          </w:p>
        </w:tc>
        <w:tc>
          <w:tcPr>
            <w:tcW w:w="1806" w:type="dxa"/>
            <w:vAlign w:val="center"/>
          </w:tcPr>
          <w:p w14:paraId="43DB001D">
            <w:pPr>
              <w:keepNext/>
              <w:snapToGrid w:val="0"/>
              <w:spacing w:before="70" w:after="70" w:line="240" w:lineRule="auto"/>
              <w:ind w:firstLine="0"/>
              <w:jc w:val="left"/>
              <w:rPr>
                <w:sz w:val="21"/>
              </w:rPr>
            </w:pPr>
            <w:r>
              <w:rPr>
                <w:sz w:val="21"/>
                <w:szCs w:val="21"/>
              </w:rPr>
              <w:t>无松动</w:t>
            </w:r>
          </w:p>
        </w:tc>
        <w:tc>
          <w:tcPr>
            <w:tcW w:w="1176" w:type="dxa"/>
            <w:vAlign w:val="center"/>
          </w:tcPr>
          <w:p w14:paraId="43A038E5">
            <w:pPr>
              <w:keepNext/>
              <w:snapToGrid w:val="0"/>
              <w:spacing w:before="70" w:after="70" w:line="240" w:lineRule="auto"/>
              <w:ind w:firstLine="0"/>
              <w:jc w:val="left"/>
              <w:rPr>
                <w:sz w:val="21"/>
              </w:rPr>
            </w:pPr>
            <w:r>
              <w:rPr>
                <w:sz w:val="21"/>
                <w:szCs w:val="21"/>
              </w:rPr>
              <w:t>架设记录</w:t>
            </w:r>
          </w:p>
        </w:tc>
      </w:tr>
      <w:tr w14:paraId="11D62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35AF6BD">
            <w:pPr>
              <w:keepNext/>
              <w:snapToGrid w:val="0"/>
              <w:spacing w:before="70" w:after="70" w:line="240" w:lineRule="auto"/>
              <w:ind w:firstLine="0"/>
              <w:jc w:val="center"/>
              <w:rPr>
                <w:sz w:val="21"/>
              </w:rPr>
            </w:pPr>
            <w:r>
              <w:rPr>
                <w:sz w:val="21"/>
                <w:szCs w:val="21"/>
              </w:rPr>
              <w:t>5</w:t>
            </w:r>
          </w:p>
        </w:tc>
        <w:tc>
          <w:tcPr>
            <w:tcW w:w="1596" w:type="dxa"/>
            <w:vAlign w:val="center"/>
          </w:tcPr>
          <w:p w14:paraId="73B8791D">
            <w:pPr>
              <w:keepNext/>
              <w:snapToGrid w:val="0"/>
              <w:spacing w:before="70" w:after="70" w:line="240" w:lineRule="auto"/>
              <w:ind w:firstLine="0"/>
              <w:jc w:val="left"/>
              <w:rPr>
                <w:sz w:val="21"/>
              </w:rPr>
            </w:pPr>
            <w:r>
              <w:rPr>
                <w:sz w:val="21"/>
                <w:szCs w:val="21"/>
              </w:rPr>
              <w:t>电源连接</w:t>
            </w:r>
          </w:p>
        </w:tc>
        <w:tc>
          <w:tcPr>
            <w:tcW w:w="2436" w:type="dxa"/>
            <w:vAlign w:val="center"/>
          </w:tcPr>
          <w:p w14:paraId="070B402E">
            <w:pPr>
              <w:keepNext/>
              <w:snapToGrid w:val="0"/>
              <w:spacing w:before="70" w:after="70" w:line="240" w:lineRule="auto"/>
              <w:ind w:firstLine="0"/>
              <w:jc w:val="left"/>
              <w:rPr>
                <w:sz w:val="21"/>
              </w:rPr>
            </w:pPr>
            <w:r>
              <w:rPr>
                <w:sz w:val="21"/>
                <w:szCs w:val="21"/>
              </w:rPr>
              <w:t>接入电池/电源</w:t>
            </w:r>
          </w:p>
        </w:tc>
        <w:tc>
          <w:tcPr>
            <w:tcW w:w="1386" w:type="dxa"/>
            <w:vAlign w:val="center"/>
          </w:tcPr>
          <w:p w14:paraId="55A9D4E4">
            <w:pPr>
              <w:keepNext/>
              <w:snapToGrid w:val="0"/>
              <w:spacing w:before="70" w:after="70" w:line="240" w:lineRule="auto"/>
              <w:ind w:firstLine="0"/>
              <w:jc w:val="left"/>
              <w:rPr>
                <w:sz w:val="21"/>
              </w:rPr>
            </w:pPr>
            <w:r>
              <w:rPr>
                <w:sz w:val="21"/>
                <w:szCs w:val="21"/>
              </w:rPr>
              <w:t>线缆</w:t>
            </w:r>
          </w:p>
        </w:tc>
        <w:tc>
          <w:tcPr>
            <w:tcW w:w="1806" w:type="dxa"/>
            <w:vAlign w:val="center"/>
          </w:tcPr>
          <w:p w14:paraId="6F5900CC">
            <w:pPr>
              <w:keepNext/>
              <w:snapToGrid w:val="0"/>
              <w:spacing w:before="70" w:after="70" w:line="240" w:lineRule="auto"/>
              <w:ind w:firstLine="0"/>
              <w:jc w:val="left"/>
              <w:rPr>
                <w:sz w:val="21"/>
              </w:rPr>
            </w:pPr>
            <w:r>
              <w:rPr>
                <w:sz w:val="21"/>
                <w:szCs w:val="21"/>
              </w:rPr>
              <w:t>电压正常</w:t>
            </w:r>
          </w:p>
        </w:tc>
        <w:tc>
          <w:tcPr>
            <w:tcW w:w="1176" w:type="dxa"/>
            <w:vAlign w:val="center"/>
          </w:tcPr>
          <w:p w14:paraId="4480875F">
            <w:pPr>
              <w:keepNext/>
              <w:snapToGrid w:val="0"/>
              <w:spacing w:before="70" w:after="70" w:line="240" w:lineRule="auto"/>
              <w:ind w:firstLine="0"/>
              <w:jc w:val="left"/>
              <w:rPr>
                <w:sz w:val="21"/>
              </w:rPr>
            </w:pPr>
            <w:r>
              <w:rPr>
                <w:sz w:val="21"/>
                <w:szCs w:val="21"/>
              </w:rPr>
              <w:t>自检表</w:t>
            </w:r>
          </w:p>
        </w:tc>
      </w:tr>
      <w:tr w14:paraId="60855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056F985">
            <w:pPr>
              <w:keepNext/>
              <w:snapToGrid w:val="0"/>
              <w:spacing w:before="70" w:after="70" w:line="240" w:lineRule="auto"/>
              <w:ind w:firstLine="0"/>
              <w:jc w:val="center"/>
              <w:rPr>
                <w:sz w:val="21"/>
              </w:rPr>
            </w:pPr>
            <w:r>
              <w:rPr>
                <w:sz w:val="21"/>
                <w:szCs w:val="21"/>
              </w:rPr>
              <w:t>6</w:t>
            </w:r>
          </w:p>
        </w:tc>
        <w:tc>
          <w:tcPr>
            <w:tcW w:w="1596" w:type="dxa"/>
            <w:vAlign w:val="center"/>
          </w:tcPr>
          <w:p w14:paraId="03AF4374">
            <w:pPr>
              <w:keepNext/>
              <w:snapToGrid w:val="0"/>
              <w:spacing w:before="70" w:after="70" w:line="240" w:lineRule="auto"/>
              <w:ind w:firstLine="0"/>
              <w:jc w:val="left"/>
              <w:rPr>
                <w:sz w:val="21"/>
              </w:rPr>
            </w:pPr>
            <w:r>
              <w:rPr>
                <w:sz w:val="21"/>
                <w:szCs w:val="21"/>
              </w:rPr>
              <w:t>通信连接</w:t>
            </w:r>
          </w:p>
        </w:tc>
        <w:tc>
          <w:tcPr>
            <w:tcW w:w="2436" w:type="dxa"/>
            <w:vAlign w:val="center"/>
          </w:tcPr>
          <w:p w14:paraId="75BB6E56">
            <w:pPr>
              <w:keepNext/>
              <w:snapToGrid w:val="0"/>
              <w:spacing w:before="70" w:after="70" w:line="240" w:lineRule="auto"/>
              <w:ind w:firstLine="0"/>
              <w:jc w:val="left"/>
              <w:rPr>
                <w:sz w:val="21"/>
              </w:rPr>
            </w:pPr>
            <w:r>
              <w:rPr>
                <w:sz w:val="21"/>
                <w:szCs w:val="21"/>
              </w:rPr>
              <w:t>配对无线/网线</w:t>
            </w:r>
          </w:p>
        </w:tc>
        <w:tc>
          <w:tcPr>
            <w:tcW w:w="1386" w:type="dxa"/>
            <w:vAlign w:val="center"/>
          </w:tcPr>
          <w:p w14:paraId="3284D819">
            <w:pPr>
              <w:keepNext/>
              <w:snapToGrid w:val="0"/>
              <w:spacing w:before="70" w:after="70" w:line="240" w:lineRule="auto"/>
              <w:ind w:firstLine="0"/>
              <w:jc w:val="left"/>
              <w:rPr>
                <w:sz w:val="21"/>
              </w:rPr>
            </w:pPr>
            <w:r>
              <w:rPr>
                <w:sz w:val="21"/>
                <w:szCs w:val="21"/>
              </w:rPr>
              <w:t>终端</w:t>
            </w:r>
          </w:p>
        </w:tc>
        <w:tc>
          <w:tcPr>
            <w:tcW w:w="1806" w:type="dxa"/>
            <w:vAlign w:val="center"/>
          </w:tcPr>
          <w:p w14:paraId="2D62FE7D">
            <w:pPr>
              <w:keepNext/>
              <w:snapToGrid w:val="0"/>
              <w:spacing w:before="70" w:after="70" w:line="240" w:lineRule="auto"/>
              <w:ind w:firstLine="0"/>
              <w:jc w:val="left"/>
              <w:rPr>
                <w:sz w:val="21"/>
              </w:rPr>
            </w:pPr>
            <w:r>
              <w:rPr>
                <w:sz w:val="21"/>
                <w:szCs w:val="21"/>
              </w:rPr>
              <w:t>信号正常</w:t>
            </w:r>
          </w:p>
        </w:tc>
        <w:tc>
          <w:tcPr>
            <w:tcW w:w="1176" w:type="dxa"/>
            <w:vAlign w:val="center"/>
          </w:tcPr>
          <w:p w14:paraId="49C9DF38">
            <w:pPr>
              <w:keepNext/>
              <w:snapToGrid w:val="0"/>
              <w:spacing w:before="70" w:after="70" w:line="240" w:lineRule="auto"/>
              <w:ind w:firstLine="0"/>
              <w:jc w:val="left"/>
              <w:rPr>
                <w:sz w:val="21"/>
              </w:rPr>
            </w:pPr>
            <w:r>
              <w:rPr>
                <w:sz w:val="21"/>
                <w:szCs w:val="21"/>
              </w:rPr>
              <w:t>自检表</w:t>
            </w:r>
          </w:p>
        </w:tc>
      </w:tr>
      <w:tr w14:paraId="32181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7583DE53">
            <w:pPr>
              <w:keepNext/>
              <w:snapToGrid w:val="0"/>
              <w:spacing w:before="70" w:after="70" w:line="240" w:lineRule="auto"/>
              <w:ind w:firstLine="0"/>
              <w:jc w:val="center"/>
              <w:rPr>
                <w:sz w:val="21"/>
              </w:rPr>
            </w:pPr>
            <w:r>
              <w:rPr>
                <w:sz w:val="21"/>
                <w:szCs w:val="21"/>
              </w:rPr>
              <w:t>7</w:t>
            </w:r>
          </w:p>
        </w:tc>
        <w:tc>
          <w:tcPr>
            <w:tcW w:w="1596" w:type="dxa"/>
            <w:vAlign w:val="center"/>
          </w:tcPr>
          <w:p w14:paraId="5EF51E98">
            <w:pPr>
              <w:keepNext/>
              <w:snapToGrid w:val="0"/>
              <w:spacing w:before="70" w:after="70" w:line="240" w:lineRule="auto"/>
              <w:ind w:firstLine="0"/>
              <w:jc w:val="left"/>
              <w:rPr>
                <w:sz w:val="21"/>
              </w:rPr>
            </w:pPr>
            <w:r>
              <w:rPr>
                <w:sz w:val="21"/>
                <w:szCs w:val="21"/>
              </w:rPr>
              <w:t>开机自检</w:t>
            </w:r>
          </w:p>
        </w:tc>
        <w:tc>
          <w:tcPr>
            <w:tcW w:w="2436" w:type="dxa"/>
            <w:vAlign w:val="center"/>
          </w:tcPr>
          <w:p w14:paraId="7CA3A493">
            <w:pPr>
              <w:keepNext/>
              <w:snapToGrid w:val="0"/>
              <w:spacing w:before="70" w:after="70" w:line="240" w:lineRule="auto"/>
              <w:ind w:firstLine="0"/>
              <w:jc w:val="left"/>
              <w:rPr>
                <w:sz w:val="21"/>
              </w:rPr>
            </w:pPr>
            <w:r>
              <w:rPr>
                <w:sz w:val="21"/>
                <w:szCs w:val="21"/>
              </w:rPr>
              <w:t>运行自检程序</w:t>
            </w:r>
          </w:p>
        </w:tc>
        <w:tc>
          <w:tcPr>
            <w:tcW w:w="1386" w:type="dxa"/>
            <w:vAlign w:val="center"/>
          </w:tcPr>
          <w:p w14:paraId="2CEDA92B">
            <w:pPr>
              <w:keepNext/>
              <w:snapToGrid w:val="0"/>
              <w:spacing w:before="70" w:after="70" w:line="240" w:lineRule="auto"/>
              <w:ind w:firstLine="0"/>
              <w:jc w:val="left"/>
              <w:rPr>
                <w:sz w:val="21"/>
              </w:rPr>
            </w:pPr>
            <w:r>
              <w:rPr>
                <w:sz w:val="21"/>
                <w:szCs w:val="21"/>
              </w:rPr>
              <w:t>终端</w:t>
            </w:r>
          </w:p>
        </w:tc>
        <w:tc>
          <w:tcPr>
            <w:tcW w:w="1806" w:type="dxa"/>
            <w:vAlign w:val="center"/>
          </w:tcPr>
          <w:p w14:paraId="347FA393">
            <w:pPr>
              <w:keepNext/>
              <w:snapToGrid w:val="0"/>
              <w:spacing w:before="70" w:after="70" w:line="240" w:lineRule="auto"/>
              <w:ind w:firstLine="0"/>
              <w:jc w:val="left"/>
              <w:rPr>
                <w:sz w:val="21"/>
              </w:rPr>
            </w:pPr>
            <w:r>
              <w:rPr>
                <w:sz w:val="21"/>
                <w:szCs w:val="21"/>
              </w:rPr>
              <w:t>全部通过</w:t>
            </w:r>
          </w:p>
        </w:tc>
        <w:tc>
          <w:tcPr>
            <w:tcW w:w="1176" w:type="dxa"/>
            <w:vAlign w:val="center"/>
          </w:tcPr>
          <w:p w14:paraId="1FB306C9">
            <w:pPr>
              <w:keepNext/>
              <w:snapToGrid w:val="0"/>
              <w:spacing w:before="70" w:after="70" w:line="240" w:lineRule="auto"/>
              <w:ind w:firstLine="0"/>
              <w:jc w:val="left"/>
              <w:rPr>
                <w:sz w:val="21"/>
              </w:rPr>
            </w:pPr>
            <w:r>
              <w:rPr>
                <w:sz w:val="21"/>
                <w:szCs w:val="21"/>
              </w:rPr>
              <w:t>自检表</w:t>
            </w:r>
          </w:p>
        </w:tc>
      </w:tr>
      <w:tr w14:paraId="2B689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083FB07">
            <w:pPr>
              <w:keepNext/>
              <w:snapToGrid w:val="0"/>
              <w:spacing w:before="70" w:after="70" w:line="240" w:lineRule="auto"/>
              <w:ind w:firstLine="0"/>
              <w:jc w:val="center"/>
              <w:rPr>
                <w:sz w:val="21"/>
              </w:rPr>
            </w:pPr>
            <w:r>
              <w:rPr>
                <w:sz w:val="21"/>
                <w:szCs w:val="21"/>
              </w:rPr>
              <w:t>8</w:t>
            </w:r>
          </w:p>
        </w:tc>
        <w:tc>
          <w:tcPr>
            <w:tcW w:w="1596" w:type="dxa"/>
            <w:vAlign w:val="center"/>
          </w:tcPr>
          <w:p w14:paraId="42422591">
            <w:pPr>
              <w:keepNext/>
              <w:snapToGrid w:val="0"/>
              <w:spacing w:before="70" w:after="70" w:line="240" w:lineRule="auto"/>
              <w:ind w:firstLine="0"/>
              <w:jc w:val="left"/>
              <w:rPr>
                <w:sz w:val="21"/>
              </w:rPr>
            </w:pPr>
            <w:r>
              <w:rPr>
                <w:sz w:val="21"/>
                <w:szCs w:val="21"/>
              </w:rPr>
              <w:t>固件版本核对</w:t>
            </w:r>
          </w:p>
        </w:tc>
        <w:tc>
          <w:tcPr>
            <w:tcW w:w="2436" w:type="dxa"/>
            <w:vAlign w:val="center"/>
          </w:tcPr>
          <w:p w14:paraId="7EA80656">
            <w:pPr>
              <w:keepNext/>
              <w:snapToGrid w:val="0"/>
              <w:spacing w:before="70" w:after="70" w:line="240" w:lineRule="auto"/>
              <w:ind w:firstLine="0"/>
              <w:jc w:val="left"/>
              <w:rPr>
                <w:sz w:val="21"/>
              </w:rPr>
            </w:pPr>
            <w:r>
              <w:rPr>
                <w:sz w:val="21"/>
                <w:szCs w:val="21"/>
              </w:rPr>
              <w:t>核对版本号</w:t>
            </w:r>
          </w:p>
        </w:tc>
        <w:tc>
          <w:tcPr>
            <w:tcW w:w="1386" w:type="dxa"/>
            <w:vAlign w:val="center"/>
          </w:tcPr>
          <w:p w14:paraId="0F080935">
            <w:pPr>
              <w:keepNext/>
              <w:snapToGrid w:val="0"/>
              <w:spacing w:before="70" w:after="70" w:line="240" w:lineRule="auto"/>
              <w:ind w:firstLine="0"/>
              <w:jc w:val="left"/>
              <w:rPr>
                <w:sz w:val="21"/>
              </w:rPr>
            </w:pPr>
            <w:r>
              <w:rPr>
                <w:sz w:val="21"/>
                <w:szCs w:val="21"/>
              </w:rPr>
              <w:t>终端</w:t>
            </w:r>
          </w:p>
        </w:tc>
        <w:tc>
          <w:tcPr>
            <w:tcW w:w="1806" w:type="dxa"/>
            <w:vAlign w:val="center"/>
          </w:tcPr>
          <w:p w14:paraId="4255E263">
            <w:pPr>
              <w:keepNext/>
              <w:snapToGrid w:val="0"/>
              <w:spacing w:before="70" w:after="70" w:line="240" w:lineRule="auto"/>
              <w:ind w:firstLine="0"/>
              <w:jc w:val="left"/>
              <w:rPr>
                <w:sz w:val="21"/>
              </w:rPr>
            </w:pPr>
            <w:r>
              <w:rPr>
                <w:sz w:val="21"/>
                <w:szCs w:val="21"/>
              </w:rPr>
              <w:t>与清单一致</w:t>
            </w:r>
          </w:p>
        </w:tc>
        <w:tc>
          <w:tcPr>
            <w:tcW w:w="1176" w:type="dxa"/>
            <w:vAlign w:val="center"/>
          </w:tcPr>
          <w:p w14:paraId="73DAC947">
            <w:pPr>
              <w:keepNext/>
              <w:snapToGrid w:val="0"/>
              <w:spacing w:before="70" w:after="70" w:line="240" w:lineRule="auto"/>
              <w:ind w:firstLine="0"/>
              <w:jc w:val="left"/>
              <w:rPr>
                <w:sz w:val="21"/>
              </w:rPr>
            </w:pPr>
            <w:r>
              <w:rPr>
                <w:sz w:val="21"/>
                <w:szCs w:val="21"/>
              </w:rPr>
              <w:t>版本记录</w:t>
            </w:r>
          </w:p>
        </w:tc>
      </w:tr>
      <w:tr w14:paraId="41A4B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65F3074">
            <w:pPr>
              <w:keepNext/>
              <w:snapToGrid w:val="0"/>
              <w:spacing w:before="70" w:after="70" w:line="240" w:lineRule="auto"/>
              <w:ind w:firstLine="0"/>
              <w:jc w:val="center"/>
              <w:rPr>
                <w:sz w:val="21"/>
              </w:rPr>
            </w:pPr>
            <w:r>
              <w:rPr>
                <w:sz w:val="21"/>
                <w:szCs w:val="21"/>
              </w:rPr>
              <w:t>9</w:t>
            </w:r>
          </w:p>
        </w:tc>
        <w:tc>
          <w:tcPr>
            <w:tcW w:w="1596" w:type="dxa"/>
            <w:vAlign w:val="center"/>
          </w:tcPr>
          <w:p w14:paraId="6CD2CB13">
            <w:pPr>
              <w:keepNext/>
              <w:snapToGrid w:val="0"/>
              <w:spacing w:before="70" w:after="70" w:line="240" w:lineRule="auto"/>
              <w:ind w:firstLine="0"/>
              <w:jc w:val="left"/>
              <w:rPr>
                <w:sz w:val="21"/>
              </w:rPr>
            </w:pPr>
            <w:r>
              <w:rPr>
                <w:sz w:val="21"/>
                <w:szCs w:val="21"/>
              </w:rPr>
              <w:t>相机检查</w:t>
            </w:r>
          </w:p>
        </w:tc>
        <w:tc>
          <w:tcPr>
            <w:tcW w:w="2436" w:type="dxa"/>
            <w:vAlign w:val="center"/>
          </w:tcPr>
          <w:p w14:paraId="6DC5782F">
            <w:pPr>
              <w:keepNext/>
              <w:snapToGrid w:val="0"/>
              <w:spacing w:before="70" w:after="70" w:line="240" w:lineRule="auto"/>
              <w:ind w:firstLine="0"/>
              <w:jc w:val="left"/>
              <w:rPr>
                <w:sz w:val="21"/>
              </w:rPr>
            </w:pPr>
            <w:r>
              <w:rPr>
                <w:sz w:val="21"/>
                <w:szCs w:val="21"/>
              </w:rPr>
              <w:t>成像、曝光、对焦</w:t>
            </w:r>
          </w:p>
        </w:tc>
        <w:tc>
          <w:tcPr>
            <w:tcW w:w="1386" w:type="dxa"/>
            <w:vAlign w:val="center"/>
          </w:tcPr>
          <w:p w14:paraId="4BA08CA6">
            <w:pPr>
              <w:keepNext/>
              <w:snapToGrid w:val="0"/>
              <w:spacing w:before="70" w:after="70" w:line="240" w:lineRule="auto"/>
              <w:ind w:firstLine="0"/>
              <w:jc w:val="left"/>
              <w:rPr>
                <w:sz w:val="21"/>
              </w:rPr>
            </w:pPr>
            <w:r>
              <w:rPr>
                <w:sz w:val="21"/>
                <w:szCs w:val="21"/>
              </w:rPr>
              <w:t>终端</w:t>
            </w:r>
          </w:p>
        </w:tc>
        <w:tc>
          <w:tcPr>
            <w:tcW w:w="1806" w:type="dxa"/>
            <w:vAlign w:val="center"/>
          </w:tcPr>
          <w:p w14:paraId="69409398">
            <w:pPr>
              <w:keepNext/>
              <w:snapToGrid w:val="0"/>
              <w:spacing w:before="70" w:after="70" w:line="240" w:lineRule="auto"/>
              <w:ind w:firstLine="0"/>
              <w:jc w:val="left"/>
              <w:rPr>
                <w:sz w:val="21"/>
              </w:rPr>
            </w:pPr>
            <w:r>
              <w:rPr>
                <w:sz w:val="21"/>
                <w:szCs w:val="21"/>
              </w:rPr>
              <w:t>图像清晰</w:t>
            </w:r>
          </w:p>
        </w:tc>
        <w:tc>
          <w:tcPr>
            <w:tcW w:w="1176" w:type="dxa"/>
            <w:vAlign w:val="center"/>
          </w:tcPr>
          <w:p w14:paraId="6D6B1F82">
            <w:pPr>
              <w:keepNext/>
              <w:snapToGrid w:val="0"/>
              <w:spacing w:before="70" w:after="70" w:line="240" w:lineRule="auto"/>
              <w:ind w:firstLine="0"/>
              <w:jc w:val="left"/>
              <w:rPr>
                <w:sz w:val="21"/>
              </w:rPr>
            </w:pPr>
            <w:r>
              <w:rPr>
                <w:sz w:val="21"/>
                <w:szCs w:val="21"/>
              </w:rPr>
              <w:t>检查表</w:t>
            </w:r>
          </w:p>
        </w:tc>
      </w:tr>
      <w:tr w14:paraId="619AE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6196B80">
            <w:pPr>
              <w:keepNext/>
              <w:snapToGrid w:val="0"/>
              <w:spacing w:before="70" w:after="70" w:line="240" w:lineRule="auto"/>
              <w:ind w:firstLine="0"/>
              <w:jc w:val="center"/>
              <w:rPr>
                <w:sz w:val="21"/>
              </w:rPr>
            </w:pPr>
            <w:r>
              <w:rPr>
                <w:sz w:val="21"/>
                <w:szCs w:val="21"/>
              </w:rPr>
              <w:t>10</w:t>
            </w:r>
          </w:p>
        </w:tc>
        <w:tc>
          <w:tcPr>
            <w:tcW w:w="1596" w:type="dxa"/>
            <w:vAlign w:val="center"/>
          </w:tcPr>
          <w:p w14:paraId="783E0B3A">
            <w:pPr>
              <w:keepNext/>
              <w:snapToGrid w:val="0"/>
              <w:spacing w:before="70" w:after="70" w:line="240" w:lineRule="auto"/>
              <w:ind w:firstLine="0"/>
              <w:jc w:val="left"/>
              <w:rPr>
                <w:sz w:val="21"/>
              </w:rPr>
            </w:pPr>
            <w:r>
              <w:rPr>
                <w:sz w:val="21"/>
                <w:szCs w:val="21"/>
              </w:rPr>
              <w:t>云台检查</w:t>
            </w:r>
          </w:p>
        </w:tc>
        <w:tc>
          <w:tcPr>
            <w:tcW w:w="2436" w:type="dxa"/>
            <w:vAlign w:val="center"/>
          </w:tcPr>
          <w:p w14:paraId="7F41A854">
            <w:pPr>
              <w:keepNext/>
              <w:snapToGrid w:val="0"/>
              <w:spacing w:before="70" w:after="70" w:line="240" w:lineRule="auto"/>
              <w:ind w:firstLine="0"/>
              <w:jc w:val="left"/>
              <w:rPr>
                <w:sz w:val="21"/>
              </w:rPr>
            </w:pPr>
            <w:r>
              <w:rPr>
                <w:sz w:val="21"/>
                <w:szCs w:val="21"/>
              </w:rPr>
              <w:t>转动、限位、回差</w:t>
            </w:r>
          </w:p>
        </w:tc>
        <w:tc>
          <w:tcPr>
            <w:tcW w:w="1386" w:type="dxa"/>
            <w:vAlign w:val="center"/>
          </w:tcPr>
          <w:p w14:paraId="14E38CE3">
            <w:pPr>
              <w:keepNext/>
              <w:snapToGrid w:val="0"/>
              <w:spacing w:before="70" w:after="70" w:line="240" w:lineRule="auto"/>
              <w:ind w:firstLine="0"/>
              <w:jc w:val="left"/>
              <w:rPr>
                <w:sz w:val="21"/>
              </w:rPr>
            </w:pPr>
            <w:r>
              <w:rPr>
                <w:sz w:val="21"/>
                <w:szCs w:val="21"/>
              </w:rPr>
              <w:t>终端</w:t>
            </w:r>
          </w:p>
        </w:tc>
        <w:tc>
          <w:tcPr>
            <w:tcW w:w="1806" w:type="dxa"/>
            <w:vAlign w:val="center"/>
          </w:tcPr>
          <w:p w14:paraId="78A0A95E">
            <w:pPr>
              <w:keepNext/>
              <w:snapToGrid w:val="0"/>
              <w:spacing w:before="70" w:after="70" w:line="240" w:lineRule="auto"/>
              <w:ind w:firstLine="0"/>
              <w:jc w:val="left"/>
              <w:rPr>
                <w:sz w:val="21"/>
              </w:rPr>
            </w:pPr>
            <w:r>
              <w:rPr>
                <w:sz w:val="21"/>
                <w:szCs w:val="21"/>
              </w:rPr>
              <w:t>平稳无卡滞</w:t>
            </w:r>
          </w:p>
        </w:tc>
        <w:tc>
          <w:tcPr>
            <w:tcW w:w="1176" w:type="dxa"/>
            <w:vAlign w:val="center"/>
          </w:tcPr>
          <w:p w14:paraId="468E713C">
            <w:pPr>
              <w:keepNext/>
              <w:snapToGrid w:val="0"/>
              <w:spacing w:before="70" w:after="70" w:line="240" w:lineRule="auto"/>
              <w:ind w:firstLine="0"/>
              <w:jc w:val="left"/>
              <w:rPr>
                <w:sz w:val="21"/>
              </w:rPr>
            </w:pPr>
            <w:r>
              <w:rPr>
                <w:sz w:val="21"/>
                <w:szCs w:val="21"/>
              </w:rPr>
              <w:t>检查表</w:t>
            </w:r>
          </w:p>
        </w:tc>
      </w:tr>
      <w:tr w14:paraId="75071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0FC9014D">
            <w:pPr>
              <w:keepNext/>
              <w:snapToGrid w:val="0"/>
              <w:spacing w:before="70" w:after="70" w:line="240" w:lineRule="auto"/>
              <w:ind w:firstLine="0"/>
              <w:jc w:val="center"/>
              <w:rPr>
                <w:sz w:val="21"/>
              </w:rPr>
            </w:pPr>
            <w:r>
              <w:rPr>
                <w:sz w:val="21"/>
                <w:szCs w:val="21"/>
              </w:rPr>
              <w:t>11</w:t>
            </w:r>
          </w:p>
        </w:tc>
        <w:tc>
          <w:tcPr>
            <w:tcW w:w="1596" w:type="dxa"/>
            <w:vAlign w:val="center"/>
          </w:tcPr>
          <w:p w14:paraId="2D43A8FC">
            <w:pPr>
              <w:keepNext/>
              <w:snapToGrid w:val="0"/>
              <w:spacing w:before="70" w:after="70" w:line="240" w:lineRule="auto"/>
              <w:ind w:firstLine="0"/>
              <w:jc w:val="left"/>
              <w:rPr>
                <w:sz w:val="21"/>
              </w:rPr>
            </w:pPr>
            <w:r>
              <w:rPr>
                <w:sz w:val="21"/>
                <w:szCs w:val="21"/>
              </w:rPr>
              <w:t>框架检查</w:t>
            </w:r>
          </w:p>
        </w:tc>
        <w:tc>
          <w:tcPr>
            <w:tcW w:w="2436" w:type="dxa"/>
            <w:vAlign w:val="center"/>
          </w:tcPr>
          <w:p w14:paraId="17B6A65D">
            <w:pPr>
              <w:keepNext/>
              <w:snapToGrid w:val="0"/>
              <w:spacing w:before="70" w:after="70" w:line="240" w:lineRule="auto"/>
              <w:ind w:firstLine="0"/>
              <w:jc w:val="left"/>
              <w:rPr>
                <w:sz w:val="21"/>
              </w:rPr>
            </w:pPr>
            <w:r>
              <w:rPr>
                <w:sz w:val="21"/>
                <w:szCs w:val="21"/>
              </w:rPr>
              <w:t>转动、标志点、电量</w:t>
            </w:r>
          </w:p>
        </w:tc>
        <w:tc>
          <w:tcPr>
            <w:tcW w:w="1386" w:type="dxa"/>
            <w:vAlign w:val="center"/>
          </w:tcPr>
          <w:p w14:paraId="5518F6F4">
            <w:pPr>
              <w:keepNext/>
              <w:snapToGrid w:val="0"/>
              <w:spacing w:before="70" w:after="70" w:line="240" w:lineRule="auto"/>
              <w:ind w:firstLine="0"/>
              <w:jc w:val="left"/>
              <w:rPr>
                <w:sz w:val="21"/>
              </w:rPr>
            </w:pPr>
            <w:r>
              <w:rPr>
                <w:sz w:val="21"/>
                <w:szCs w:val="21"/>
              </w:rPr>
              <w:t>终端</w:t>
            </w:r>
          </w:p>
        </w:tc>
        <w:tc>
          <w:tcPr>
            <w:tcW w:w="1806" w:type="dxa"/>
            <w:vAlign w:val="center"/>
          </w:tcPr>
          <w:p w14:paraId="39C6DF2F">
            <w:pPr>
              <w:keepNext/>
              <w:snapToGrid w:val="0"/>
              <w:spacing w:before="70" w:after="70" w:line="240" w:lineRule="auto"/>
              <w:ind w:firstLine="0"/>
              <w:jc w:val="left"/>
              <w:rPr>
                <w:sz w:val="21"/>
              </w:rPr>
            </w:pPr>
            <w:r>
              <w:rPr>
                <w:sz w:val="21"/>
                <w:szCs w:val="21"/>
              </w:rPr>
              <w:t>正常</w:t>
            </w:r>
          </w:p>
        </w:tc>
        <w:tc>
          <w:tcPr>
            <w:tcW w:w="1176" w:type="dxa"/>
            <w:vAlign w:val="center"/>
          </w:tcPr>
          <w:p w14:paraId="1D6CE12C">
            <w:pPr>
              <w:keepNext/>
              <w:snapToGrid w:val="0"/>
              <w:spacing w:before="70" w:after="70" w:line="240" w:lineRule="auto"/>
              <w:ind w:firstLine="0"/>
              <w:jc w:val="left"/>
              <w:rPr>
                <w:sz w:val="21"/>
              </w:rPr>
            </w:pPr>
            <w:r>
              <w:rPr>
                <w:sz w:val="21"/>
                <w:szCs w:val="21"/>
              </w:rPr>
              <w:t>检查表</w:t>
            </w:r>
          </w:p>
        </w:tc>
      </w:tr>
      <w:tr w14:paraId="07E62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C632B71">
            <w:pPr>
              <w:keepNext/>
              <w:snapToGrid w:val="0"/>
              <w:spacing w:before="70" w:after="70" w:line="240" w:lineRule="auto"/>
              <w:ind w:firstLine="0"/>
              <w:jc w:val="center"/>
              <w:rPr>
                <w:sz w:val="21"/>
              </w:rPr>
            </w:pPr>
            <w:r>
              <w:rPr>
                <w:sz w:val="21"/>
                <w:szCs w:val="21"/>
              </w:rPr>
              <w:t>12</w:t>
            </w:r>
          </w:p>
        </w:tc>
        <w:tc>
          <w:tcPr>
            <w:tcW w:w="1596" w:type="dxa"/>
            <w:vAlign w:val="center"/>
          </w:tcPr>
          <w:p w14:paraId="738660FE">
            <w:pPr>
              <w:keepNext/>
              <w:snapToGrid w:val="0"/>
              <w:spacing w:before="70" w:after="70" w:line="240" w:lineRule="auto"/>
              <w:ind w:firstLine="0"/>
              <w:jc w:val="left"/>
              <w:rPr>
                <w:sz w:val="21"/>
              </w:rPr>
            </w:pPr>
            <w:r>
              <w:rPr>
                <w:sz w:val="21"/>
                <w:szCs w:val="21"/>
              </w:rPr>
              <w:t>扫描仪检查</w:t>
            </w:r>
          </w:p>
        </w:tc>
        <w:tc>
          <w:tcPr>
            <w:tcW w:w="2436" w:type="dxa"/>
            <w:vAlign w:val="center"/>
          </w:tcPr>
          <w:p w14:paraId="0543F367">
            <w:pPr>
              <w:keepNext/>
              <w:snapToGrid w:val="0"/>
              <w:spacing w:before="70" w:after="70" w:line="240" w:lineRule="auto"/>
              <w:ind w:firstLine="0"/>
              <w:jc w:val="left"/>
              <w:rPr>
                <w:sz w:val="21"/>
              </w:rPr>
            </w:pPr>
            <w:r>
              <w:rPr>
                <w:sz w:val="21"/>
                <w:szCs w:val="21"/>
              </w:rPr>
              <w:t>激光、相机、IMU</w:t>
            </w:r>
          </w:p>
        </w:tc>
        <w:tc>
          <w:tcPr>
            <w:tcW w:w="1386" w:type="dxa"/>
            <w:vAlign w:val="center"/>
          </w:tcPr>
          <w:p w14:paraId="1ADD651A">
            <w:pPr>
              <w:keepNext/>
              <w:snapToGrid w:val="0"/>
              <w:spacing w:before="70" w:after="70" w:line="240" w:lineRule="auto"/>
              <w:ind w:firstLine="0"/>
              <w:jc w:val="left"/>
              <w:rPr>
                <w:sz w:val="21"/>
              </w:rPr>
            </w:pPr>
            <w:r>
              <w:rPr>
                <w:sz w:val="21"/>
                <w:szCs w:val="21"/>
              </w:rPr>
              <w:t>终端</w:t>
            </w:r>
          </w:p>
        </w:tc>
        <w:tc>
          <w:tcPr>
            <w:tcW w:w="1806" w:type="dxa"/>
            <w:vAlign w:val="center"/>
          </w:tcPr>
          <w:p w14:paraId="3A7C5024">
            <w:pPr>
              <w:keepNext/>
              <w:snapToGrid w:val="0"/>
              <w:spacing w:before="70" w:after="70" w:line="240" w:lineRule="auto"/>
              <w:ind w:firstLine="0"/>
              <w:jc w:val="left"/>
              <w:rPr>
                <w:sz w:val="21"/>
              </w:rPr>
            </w:pPr>
            <w:r>
              <w:rPr>
                <w:sz w:val="21"/>
                <w:szCs w:val="21"/>
              </w:rPr>
              <w:t>正常</w:t>
            </w:r>
          </w:p>
        </w:tc>
        <w:tc>
          <w:tcPr>
            <w:tcW w:w="1176" w:type="dxa"/>
            <w:vAlign w:val="center"/>
          </w:tcPr>
          <w:p w14:paraId="4E1B49AC">
            <w:pPr>
              <w:keepNext/>
              <w:snapToGrid w:val="0"/>
              <w:spacing w:before="70" w:after="70" w:line="240" w:lineRule="auto"/>
              <w:ind w:firstLine="0"/>
              <w:jc w:val="left"/>
              <w:rPr>
                <w:sz w:val="21"/>
              </w:rPr>
            </w:pPr>
            <w:r>
              <w:rPr>
                <w:sz w:val="21"/>
                <w:szCs w:val="21"/>
              </w:rPr>
              <w:t>检查表</w:t>
            </w:r>
          </w:p>
        </w:tc>
      </w:tr>
      <w:tr w14:paraId="5319D8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39D0E0B">
            <w:pPr>
              <w:keepNext/>
              <w:snapToGrid w:val="0"/>
              <w:spacing w:before="70" w:after="70" w:line="240" w:lineRule="auto"/>
              <w:ind w:firstLine="0"/>
              <w:jc w:val="center"/>
              <w:rPr>
                <w:sz w:val="21"/>
              </w:rPr>
            </w:pPr>
            <w:r>
              <w:rPr>
                <w:sz w:val="21"/>
                <w:szCs w:val="21"/>
              </w:rPr>
              <w:t>13</w:t>
            </w:r>
          </w:p>
        </w:tc>
        <w:tc>
          <w:tcPr>
            <w:tcW w:w="1596" w:type="dxa"/>
            <w:vAlign w:val="center"/>
          </w:tcPr>
          <w:p w14:paraId="5B306FFF">
            <w:pPr>
              <w:keepNext/>
              <w:snapToGrid w:val="0"/>
              <w:spacing w:before="70" w:after="70" w:line="240" w:lineRule="auto"/>
              <w:ind w:firstLine="0"/>
              <w:jc w:val="left"/>
              <w:rPr>
                <w:sz w:val="21"/>
              </w:rPr>
            </w:pPr>
            <w:r>
              <w:rPr>
                <w:sz w:val="21"/>
                <w:szCs w:val="21"/>
              </w:rPr>
              <w:t>载具检查</w:t>
            </w:r>
          </w:p>
        </w:tc>
        <w:tc>
          <w:tcPr>
            <w:tcW w:w="2436" w:type="dxa"/>
            <w:vAlign w:val="center"/>
          </w:tcPr>
          <w:p w14:paraId="6C4565B9">
            <w:pPr>
              <w:keepNext/>
              <w:snapToGrid w:val="0"/>
              <w:spacing w:before="70" w:after="70" w:line="240" w:lineRule="auto"/>
              <w:ind w:firstLine="0"/>
              <w:jc w:val="left"/>
              <w:rPr>
                <w:sz w:val="21"/>
              </w:rPr>
            </w:pPr>
            <w:r>
              <w:rPr>
                <w:sz w:val="21"/>
                <w:szCs w:val="21"/>
              </w:rPr>
              <w:t>行走、转向、制动</w:t>
            </w:r>
          </w:p>
        </w:tc>
        <w:tc>
          <w:tcPr>
            <w:tcW w:w="1386" w:type="dxa"/>
            <w:vAlign w:val="center"/>
          </w:tcPr>
          <w:p w14:paraId="3D5C4D1D">
            <w:pPr>
              <w:keepNext/>
              <w:snapToGrid w:val="0"/>
              <w:spacing w:before="70" w:after="70" w:line="240" w:lineRule="auto"/>
              <w:ind w:firstLine="0"/>
              <w:jc w:val="left"/>
              <w:rPr>
                <w:sz w:val="21"/>
              </w:rPr>
            </w:pPr>
            <w:r>
              <w:rPr>
                <w:sz w:val="21"/>
                <w:szCs w:val="21"/>
              </w:rPr>
              <w:t>遥控器</w:t>
            </w:r>
          </w:p>
        </w:tc>
        <w:tc>
          <w:tcPr>
            <w:tcW w:w="1806" w:type="dxa"/>
            <w:vAlign w:val="center"/>
          </w:tcPr>
          <w:p w14:paraId="19072263">
            <w:pPr>
              <w:keepNext/>
              <w:snapToGrid w:val="0"/>
              <w:spacing w:before="70" w:after="70" w:line="240" w:lineRule="auto"/>
              <w:ind w:firstLine="0"/>
              <w:jc w:val="left"/>
              <w:rPr>
                <w:sz w:val="21"/>
              </w:rPr>
            </w:pPr>
            <w:r>
              <w:rPr>
                <w:sz w:val="21"/>
                <w:szCs w:val="21"/>
              </w:rPr>
              <w:t>正常</w:t>
            </w:r>
          </w:p>
        </w:tc>
        <w:tc>
          <w:tcPr>
            <w:tcW w:w="1176" w:type="dxa"/>
            <w:vAlign w:val="center"/>
          </w:tcPr>
          <w:p w14:paraId="41BEE311">
            <w:pPr>
              <w:keepNext/>
              <w:snapToGrid w:val="0"/>
              <w:spacing w:before="70" w:after="70" w:line="240" w:lineRule="auto"/>
              <w:ind w:firstLine="0"/>
              <w:jc w:val="left"/>
              <w:rPr>
                <w:sz w:val="21"/>
              </w:rPr>
            </w:pPr>
            <w:r>
              <w:rPr>
                <w:sz w:val="21"/>
                <w:szCs w:val="21"/>
              </w:rPr>
              <w:t>检查表</w:t>
            </w:r>
          </w:p>
        </w:tc>
      </w:tr>
      <w:tr w14:paraId="25104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18E7C25">
            <w:pPr>
              <w:keepNext/>
              <w:snapToGrid w:val="0"/>
              <w:spacing w:before="70" w:after="70" w:line="240" w:lineRule="auto"/>
              <w:ind w:firstLine="0"/>
              <w:jc w:val="center"/>
              <w:rPr>
                <w:sz w:val="21"/>
              </w:rPr>
            </w:pPr>
            <w:r>
              <w:rPr>
                <w:sz w:val="21"/>
                <w:szCs w:val="21"/>
              </w:rPr>
              <w:t>14</w:t>
            </w:r>
          </w:p>
        </w:tc>
        <w:tc>
          <w:tcPr>
            <w:tcW w:w="1596" w:type="dxa"/>
            <w:vAlign w:val="center"/>
          </w:tcPr>
          <w:p w14:paraId="723D63CA">
            <w:pPr>
              <w:keepNext/>
              <w:snapToGrid w:val="0"/>
              <w:spacing w:before="70" w:after="70" w:line="240" w:lineRule="auto"/>
              <w:ind w:firstLine="0"/>
              <w:jc w:val="left"/>
              <w:rPr>
                <w:sz w:val="21"/>
              </w:rPr>
            </w:pPr>
            <w:r>
              <w:rPr>
                <w:sz w:val="21"/>
                <w:szCs w:val="21"/>
              </w:rPr>
              <w:t>快换接口检查</w:t>
            </w:r>
          </w:p>
        </w:tc>
        <w:tc>
          <w:tcPr>
            <w:tcW w:w="2436" w:type="dxa"/>
            <w:vAlign w:val="center"/>
          </w:tcPr>
          <w:p w14:paraId="382A401C">
            <w:pPr>
              <w:keepNext/>
              <w:snapToGrid w:val="0"/>
              <w:spacing w:before="70" w:after="70" w:line="240" w:lineRule="auto"/>
              <w:ind w:firstLine="0"/>
              <w:jc w:val="left"/>
              <w:rPr>
                <w:sz w:val="21"/>
              </w:rPr>
            </w:pPr>
            <w:r>
              <w:rPr>
                <w:sz w:val="21"/>
                <w:szCs w:val="21"/>
              </w:rPr>
              <w:t>安装、锁紧、重复定位</w:t>
            </w:r>
          </w:p>
        </w:tc>
        <w:tc>
          <w:tcPr>
            <w:tcW w:w="1386" w:type="dxa"/>
            <w:vAlign w:val="center"/>
          </w:tcPr>
          <w:p w14:paraId="47EA323C">
            <w:pPr>
              <w:keepNext/>
              <w:snapToGrid w:val="0"/>
              <w:spacing w:before="70" w:after="70" w:line="240" w:lineRule="auto"/>
              <w:ind w:firstLine="0"/>
              <w:jc w:val="left"/>
              <w:rPr>
                <w:sz w:val="21"/>
              </w:rPr>
            </w:pPr>
            <w:r>
              <w:rPr>
                <w:sz w:val="21"/>
                <w:szCs w:val="21"/>
              </w:rPr>
              <w:t>工装</w:t>
            </w:r>
          </w:p>
        </w:tc>
        <w:tc>
          <w:tcPr>
            <w:tcW w:w="1806" w:type="dxa"/>
            <w:vAlign w:val="center"/>
          </w:tcPr>
          <w:p w14:paraId="7E960D3F">
            <w:pPr>
              <w:keepNext/>
              <w:snapToGrid w:val="0"/>
              <w:spacing w:before="70" w:after="70" w:line="240" w:lineRule="auto"/>
              <w:ind w:firstLine="0"/>
              <w:jc w:val="left"/>
              <w:rPr>
                <w:sz w:val="21"/>
              </w:rPr>
            </w:pPr>
            <w:r>
              <w:rPr>
                <w:sz w:val="21"/>
                <w:szCs w:val="21"/>
              </w:rPr>
              <w:t>≤0.05 mm</w:t>
            </w:r>
          </w:p>
        </w:tc>
        <w:tc>
          <w:tcPr>
            <w:tcW w:w="1176" w:type="dxa"/>
            <w:vAlign w:val="center"/>
          </w:tcPr>
          <w:p w14:paraId="5D8727D7">
            <w:pPr>
              <w:keepNext/>
              <w:snapToGrid w:val="0"/>
              <w:spacing w:before="70" w:after="70" w:line="240" w:lineRule="auto"/>
              <w:ind w:firstLine="0"/>
              <w:jc w:val="left"/>
              <w:rPr>
                <w:sz w:val="21"/>
              </w:rPr>
            </w:pPr>
            <w:r>
              <w:rPr>
                <w:sz w:val="21"/>
                <w:szCs w:val="21"/>
              </w:rPr>
              <w:t>检查表</w:t>
            </w:r>
          </w:p>
        </w:tc>
      </w:tr>
      <w:tr w14:paraId="2D5C3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7CF30B14">
            <w:pPr>
              <w:keepNext/>
              <w:snapToGrid w:val="0"/>
              <w:spacing w:before="70" w:after="70" w:line="240" w:lineRule="auto"/>
              <w:ind w:firstLine="0"/>
              <w:jc w:val="center"/>
              <w:rPr>
                <w:sz w:val="21"/>
              </w:rPr>
            </w:pPr>
            <w:r>
              <w:rPr>
                <w:sz w:val="21"/>
                <w:szCs w:val="21"/>
              </w:rPr>
              <w:t>15</w:t>
            </w:r>
          </w:p>
        </w:tc>
        <w:tc>
          <w:tcPr>
            <w:tcW w:w="1596" w:type="dxa"/>
            <w:vAlign w:val="center"/>
          </w:tcPr>
          <w:p w14:paraId="12FD09DC">
            <w:pPr>
              <w:keepNext/>
              <w:snapToGrid w:val="0"/>
              <w:spacing w:before="70" w:after="70" w:line="240" w:lineRule="auto"/>
              <w:ind w:firstLine="0"/>
              <w:jc w:val="left"/>
              <w:rPr>
                <w:sz w:val="21"/>
              </w:rPr>
            </w:pPr>
            <w:r>
              <w:rPr>
                <w:sz w:val="21"/>
                <w:szCs w:val="21"/>
              </w:rPr>
              <w:t>控制点输入</w:t>
            </w:r>
          </w:p>
        </w:tc>
        <w:tc>
          <w:tcPr>
            <w:tcW w:w="2436" w:type="dxa"/>
            <w:vAlign w:val="center"/>
          </w:tcPr>
          <w:p w14:paraId="106FFFB0">
            <w:pPr>
              <w:keepNext/>
              <w:snapToGrid w:val="0"/>
              <w:spacing w:before="70" w:after="70" w:line="240" w:lineRule="auto"/>
              <w:ind w:firstLine="0"/>
              <w:jc w:val="left"/>
              <w:rPr>
                <w:sz w:val="21"/>
              </w:rPr>
            </w:pPr>
            <w:r>
              <w:rPr>
                <w:sz w:val="21"/>
                <w:szCs w:val="21"/>
              </w:rPr>
              <w:t>录入控制点坐标</w:t>
            </w:r>
          </w:p>
        </w:tc>
        <w:tc>
          <w:tcPr>
            <w:tcW w:w="1386" w:type="dxa"/>
            <w:vAlign w:val="center"/>
          </w:tcPr>
          <w:p w14:paraId="33B0B058">
            <w:pPr>
              <w:keepNext/>
              <w:snapToGrid w:val="0"/>
              <w:spacing w:before="70" w:after="70" w:line="240" w:lineRule="auto"/>
              <w:ind w:firstLine="0"/>
              <w:jc w:val="left"/>
              <w:rPr>
                <w:sz w:val="21"/>
              </w:rPr>
            </w:pPr>
            <w:r>
              <w:rPr>
                <w:sz w:val="21"/>
                <w:szCs w:val="21"/>
              </w:rPr>
              <w:t>终端</w:t>
            </w:r>
          </w:p>
        </w:tc>
        <w:tc>
          <w:tcPr>
            <w:tcW w:w="1806" w:type="dxa"/>
            <w:vAlign w:val="center"/>
          </w:tcPr>
          <w:p w14:paraId="1C69FCA8">
            <w:pPr>
              <w:keepNext/>
              <w:snapToGrid w:val="0"/>
              <w:spacing w:before="70" w:after="70" w:line="240" w:lineRule="auto"/>
              <w:ind w:firstLine="0"/>
              <w:jc w:val="left"/>
              <w:rPr>
                <w:sz w:val="21"/>
              </w:rPr>
            </w:pPr>
            <w:r>
              <w:rPr>
                <w:sz w:val="21"/>
                <w:szCs w:val="21"/>
              </w:rPr>
              <w:t>无误</w:t>
            </w:r>
          </w:p>
        </w:tc>
        <w:tc>
          <w:tcPr>
            <w:tcW w:w="1176" w:type="dxa"/>
            <w:vAlign w:val="center"/>
          </w:tcPr>
          <w:p w14:paraId="290E86F5">
            <w:pPr>
              <w:keepNext/>
              <w:snapToGrid w:val="0"/>
              <w:spacing w:before="70" w:after="70" w:line="240" w:lineRule="auto"/>
              <w:ind w:firstLine="0"/>
              <w:jc w:val="left"/>
              <w:rPr>
                <w:sz w:val="21"/>
              </w:rPr>
            </w:pPr>
            <w:r>
              <w:rPr>
                <w:sz w:val="21"/>
                <w:szCs w:val="21"/>
              </w:rPr>
              <w:t>记录</w:t>
            </w:r>
          </w:p>
        </w:tc>
      </w:tr>
      <w:tr w14:paraId="7AF59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4659BC59">
            <w:pPr>
              <w:keepNext/>
              <w:snapToGrid w:val="0"/>
              <w:spacing w:before="70" w:after="70" w:line="240" w:lineRule="auto"/>
              <w:ind w:firstLine="0"/>
              <w:jc w:val="center"/>
              <w:rPr>
                <w:sz w:val="21"/>
              </w:rPr>
            </w:pPr>
            <w:r>
              <w:rPr>
                <w:sz w:val="21"/>
                <w:szCs w:val="21"/>
              </w:rPr>
              <w:t>16</w:t>
            </w:r>
          </w:p>
        </w:tc>
        <w:tc>
          <w:tcPr>
            <w:tcW w:w="1596" w:type="dxa"/>
            <w:vAlign w:val="center"/>
          </w:tcPr>
          <w:p w14:paraId="7B9B81B6">
            <w:pPr>
              <w:keepNext/>
              <w:snapToGrid w:val="0"/>
              <w:spacing w:before="70" w:after="70" w:line="240" w:lineRule="auto"/>
              <w:ind w:firstLine="0"/>
              <w:jc w:val="left"/>
              <w:rPr>
                <w:sz w:val="21"/>
              </w:rPr>
            </w:pPr>
            <w:r>
              <w:rPr>
                <w:sz w:val="21"/>
                <w:szCs w:val="21"/>
              </w:rPr>
              <w:t>坐标系建立</w:t>
            </w:r>
          </w:p>
        </w:tc>
        <w:tc>
          <w:tcPr>
            <w:tcW w:w="2436" w:type="dxa"/>
            <w:vAlign w:val="center"/>
          </w:tcPr>
          <w:p w14:paraId="17CC2C17">
            <w:pPr>
              <w:keepNext/>
              <w:snapToGrid w:val="0"/>
              <w:spacing w:before="70" w:after="70" w:line="240" w:lineRule="auto"/>
              <w:ind w:firstLine="0"/>
              <w:jc w:val="left"/>
              <w:rPr>
                <w:sz w:val="21"/>
              </w:rPr>
            </w:pPr>
            <w:r>
              <w:rPr>
                <w:sz w:val="21"/>
                <w:szCs w:val="21"/>
              </w:rPr>
              <w:t>选择坐标系、投影</w:t>
            </w:r>
          </w:p>
        </w:tc>
        <w:tc>
          <w:tcPr>
            <w:tcW w:w="1386" w:type="dxa"/>
            <w:vAlign w:val="center"/>
          </w:tcPr>
          <w:p w14:paraId="0EC42355">
            <w:pPr>
              <w:keepNext/>
              <w:snapToGrid w:val="0"/>
              <w:spacing w:before="70" w:after="70" w:line="240" w:lineRule="auto"/>
              <w:ind w:firstLine="0"/>
              <w:jc w:val="left"/>
              <w:rPr>
                <w:sz w:val="21"/>
              </w:rPr>
            </w:pPr>
            <w:r>
              <w:rPr>
                <w:sz w:val="21"/>
                <w:szCs w:val="21"/>
              </w:rPr>
              <w:t>终端</w:t>
            </w:r>
          </w:p>
        </w:tc>
        <w:tc>
          <w:tcPr>
            <w:tcW w:w="1806" w:type="dxa"/>
            <w:vAlign w:val="center"/>
          </w:tcPr>
          <w:p w14:paraId="158C3778">
            <w:pPr>
              <w:keepNext/>
              <w:snapToGrid w:val="0"/>
              <w:spacing w:before="70" w:after="70" w:line="240" w:lineRule="auto"/>
              <w:ind w:firstLine="0"/>
              <w:jc w:val="left"/>
              <w:rPr>
                <w:sz w:val="21"/>
              </w:rPr>
            </w:pPr>
            <w:r>
              <w:rPr>
                <w:sz w:val="21"/>
                <w:szCs w:val="21"/>
              </w:rPr>
              <w:t>正确</w:t>
            </w:r>
          </w:p>
        </w:tc>
        <w:tc>
          <w:tcPr>
            <w:tcW w:w="1176" w:type="dxa"/>
            <w:vAlign w:val="center"/>
          </w:tcPr>
          <w:p w14:paraId="3F38A3ED">
            <w:pPr>
              <w:keepNext/>
              <w:snapToGrid w:val="0"/>
              <w:spacing w:before="70" w:after="70" w:line="240" w:lineRule="auto"/>
              <w:ind w:firstLine="0"/>
              <w:jc w:val="left"/>
              <w:rPr>
                <w:sz w:val="21"/>
              </w:rPr>
            </w:pPr>
            <w:r>
              <w:rPr>
                <w:sz w:val="21"/>
                <w:szCs w:val="21"/>
              </w:rPr>
              <w:t>记录</w:t>
            </w:r>
          </w:p>
        </w:tc>
      </w:tr>
      <w:tr w14:paraId="49139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9C173F9">
            <w:pPr>
              <w:keepNext/>
              <w:snapToGrid w:val="0"/>
              <w:spacing w:before="70" w:after="70" w:line="240" w:lineRule="auto"/>
              <w:ind w:firstLine="0"/>
              <w:jc w:val="center"/>
              <w:rPr>
                <w:sz w:val="21"/>
              </w:rPr>
            </w:pPr>
            <w:r>
              <w:rPr>
                <w:sz w:val="21"/>
                <w:szCs w:val="21"/>
              </w:rPr>
              <w:t>17</w:t>
            </w:r>
          </w:p>
        </w:tc>
        <w:tc>
          <w:tcPr>
            <w:tcW w:w="1596" w:type="dxa"/>
            <w:vAlign w:val="center"/>
          </w:tcPr>
          <w:p w14:paraId="4D8AED66">
            <w:pPr>
              <w:keepNext/>
              <w:snapToGrid w:val="0"/>
              <w:spacing w:before="70" w:after="70" w:line="240" w:lineRule="auto"/>
              <w:ind w:firstLine="0"/>
              <w:jc w:val="left"/>
              <w:rPr>
                <w:sz w:val="21"/>
              </w:rPr>
            </w:pPr>
            <w:r>
              <w:rPr>
                <w:sz w:val="21"/>
                <w:szCs w:val="21"/>
              </w:rPr>
              <w:t>相机标定</w:t>
            </w:r>
          </w:p>
        </w:tc>
        <w:tc>
          <w:tcPr>
            <w:tcW w:w="2436" w:type="dxa"/>
            <w:vAlign w:val="center"/>
          </w:tcPr>
          <w:p w14:paraId="65C24901">
            <w:pPr>
              <w:keepNext/>
              <w:snapToGrid w:val="0"/>
              <w:spacing w:before="70" w:after="70" w:line="240" w:lineRule="auto"/>
              <w:ind w:firstLine="0"/>
              <w:jc w:val="left"/>
              <w:rPr>
                <w:sz w:val="21"/>
              </w:rPr>
            </w:pPr>
            <w:r>
              <w:rPr>
                <w:sz w:val="21"/>
                <w:szCs w:val="21"/>
              </w:rPr>
              <w:t>采集标定影像</w:t>
            </w:r>
          </w:p>
        </w:tc>
        <w:tc>
          <w:tcPr>
            <w:tcW w:w="1386" w:type="dxa"/>
            <w:vAlign w:val="center"/>
          </w:tcPr>
          <w:p w14:paraId="69779B3B">
            <w:pPr>
              <w:keepNext/>
              <w:snapToGrid w:val="0"/>
              <w:spacing w:before="70" w:after="70" w:line="240" w:lineRule="auto"/>
              <w:ind w:firstLine="0"/>
              <w:jc w:val="left"/>
              <w:rPr>
                <w:sz w:val="21"/>
              </w:rPr>
            </w:pPr>
            <w:r>
              <w:rPr>
                <w:sz w:val="21"/>
                <w:szCs w:val="21"/>
              </w:rPr>
              <w:t>标定场</w:t>
            </w:r>
          </w:p>
        </w:tc>
        <w:tc>
          <w:tcPr>
            <w:tcW w:w="1806" w:type="dxa"/>
            <w:vAlign w:val="center"/>
          </w:tcPr>
          <w:p w14:paraId="2C8B078B">
            <w:pPr>
              <w:keepNext/>
              <w:snapToGrid w:val="0"/>
              <w:spacing w:before="70" w:after="70" w:line="240" w:lineRule="auto"/>
              <w:ind w:firstLine="0"/>
              <w:jc w:val="left"/>
              <w:rPr>
                <w:sz w:val="21"/>
              </w:rPr>
            </w:pPr>
            <w:r>
              <w:rPr>
                <w:sz w:val="21"/>
                <w:szCs w:val="21"/>
              </w:rPr>
              <w:t>残差达标</w:t>
            </w:r>
          </w:p>
        </w:tc>
        <w:tc>
          <w:tcPr>
            <w:tcW w:w="1176" w:type="dxa"/>
            <w:vAlign w:val="center"/>
          </w:tcPr>
          <w:p w14:paraId="6CAD228E">
            <w:pPr>
              <w:keepNext/>
              <w:snapToGrid w:val="0"/>
              <w:spacing w:before="70" w:after="70" w:line="240" w:lineRule="auto"/>
              <w:ind w:firstLine="0"/>
              <w:jc w:val="left"/>
              <w:rPr>
                <w:sz w:val="21"/>
              </w:rPr>
            </w:pPr>
            <w:r>
              <w:rPr>
                <w:sz w:val="21"/>
                <w:szCs w:val="21"/>
              </w:rPr>
              <w:t>标定报告</w:t>
            </w:r>
          </w:p>
        </w:tc>
      </w:tr>
      <w:tr w14:paraId="501B0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0EB750CA">
            <w:pPr>
              <w:keepNext/>
              <w:snapToGrid w:val="0"/>
              <w:spacing w:before="70" w:after="70" w:line="240" w:lineRule="auto"/>
              <w:ind w:firstLine="0"/>
              <w:jc w:val="center"/>
              <w:rPr>
                <w:sz w:val="21"/>
              </w:rPr>
            </w:pPr>
            <w:r>
              <w:rPr>
                <w:sz w:val="21"/>
                <w:szCs w:val="21"/>
              </w:rPr>
              <w:t>18</w:t>
            </w:r>
          </w:p>
        </w:tc>
        <w:tc>
          <w:tcPr>
            <w:tcW w:w="1596" w:type="dxa"/>
            <w:vAlign w:val="center"/>
          </w:tcPr>
          <w:p w14:paraId="29A30C62">
            <w:pPr>
              <w:keepNext/>
              <w:snapToGrid w:val="0"/>
              <w:spacing w:before="70" w:after="70" w:line="240" w:lineRule="auto"/>
              <w:ind w:firstLine="0"/>
              <w:jc w:val="left"/>
              <w:rPr>
                <w:sz w:val="21"/>
              </w:rPr>
            </w:pPr>
            <w:r>
              <w:rPr>
                <w:sz w:val="21"/>
                <w:szCs w:val="21"/>
              </w:rPr>
              <w:t>外参标定</w:t>
            </w:r>
          </w:p>
        </w:tc>
        <w:tc>
          <w:tcPr>
            <w:tcW w:w="2436" w:type="dxa"/>
            <w:vAlign w:val="center"/>
          </w:tcPr>
          <w:p w14:paraId="6F1ECB83">
            <w:pPr>
              <w:keepNext/>
              <w:snapToGrid w:val="0"/>
              <w:spacing w:before="70" w:after="70" w:line="240" w:lineRule="auto"/>
              <w:ind w:firstLine="0"/>
              <w:jc w:val="left"/>
              <w:rPr>
                <w:sz w:val="21"/>
              </w:rPr>
            </w:pPr>
            <w:r>
              <w:rPr>
                <w:sz w:val="21"/>
                <w:szCs w:val="21"/>
              </w:rPr>
              <w:t>跟踪器</w:t>
            </w:r>
            <w:r>
              <w:rPr>
                <w:rFonts w:hint="eastAsia"/>
                <w:sz w:val="21"/>
                <w:szCs w:val="21"/>
              </w:rPr>
              <w:t>-</w:t>
            </w:r>
            <w:r>
              <w:rPr>
                <w:sz w:val="21"/>
                <w:szCs w:val="21"/>
              </w:rPr>
              <w:t>终端关系</w:t>
            </w:r>
          </w:p>
        </w:tc>
        <w:tc>
          <w:tcPr>
            <w:tcW w:w="1386" w:type="dxa"/>
            <w:vAlign w:val="center"/>
          </w:tcPr>
          <w:p w14:paraId="0B725E79">
            <w:pPr>
              <w:keepNext/>
              <w:snapToGrid w:val="0"/>
              <w:spacing w:before="70" w:after="70" w:line="240" w:lineRule="auto"/>
              <w:ind w:firstLine="0"/>
              <w:jc w:val="left"/>
              <w:rPr>
                <w:sz w:val="21"/>
              </w:rPr>
            </w:pPr>
            <w:r>
              <w:rPr>
                <w:sz w:val="21"/>
                <w:szCs w:val="21"/>
              </w:rPr>
              <w:t>标定场</w:t>
            </w:r>
          </w:p>
        </w:tc>
        <w:tc>
          <w:tcPr>
            <w:tcW w:w="1806" w:type="dxa"/>
            <w:vAlign w:val="center"/>
          </w:tcPr>
          <w:p w14:paraId="3D9F016D">
            <w:pPr>
              <w:keepNext/>
              <w:snapToGrid w:val="0"/>
              <w:spacing w:before="70" w:after="70" w:line="240" w:lineRule="auto"/>
              <w:ind w:firstLine="0"/>
              <w:jc w:val="left"/>
              <w:rPr>
                <w:sz w:val="21"/>
              </w:rPr>
            </w:pPr>
            <w:r>
              <w:rPr>
                <w:sz w:val="21"/>
                <w:szCs w:val="21"/>
              </w:rPr>
              <w:t>残差达标</w:t>
            </w:r>
          </w:p>
        </w:tc>
        <w:tc>
          <w:tcPr>
            <w:tcW w:w="1176" w:type="dxa"/>
            <w:vAlign w:val="center"/>
          </w:tcPr>
          <w:p w14:paraId="180698A7">
            <w:pPr>
              <w:keepNext/>
              <w:snapToGrid w:val="0"/>
              <w:spacing w:before="70" w:after="70" w:line="240" w:lineRule="auto"/>
              <w:ind w:firstLine="0"/>
              <w:jc w:val="left"/>
              <w:rPr>
                <w:sz w:val="21"/>
              </w:rPr>
            </w:pPr>
            <w:r>
              <w:rPr>
                <w:sz w:val="21"/>
                <w:szCs w:val="21"/>
              </w:rPr>
              <w:t>标定报告</w:t>
            </w:r>
          </w:p>
        </w:tc>
      </w:tr>
      <w:tr w14:paraId="76BDE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70CECFE">
            <w:pPr>
              <w:keepNext/>
              <w:snapToGrid w:val="0"/>
              <w:spacing w:before="70" w:after="70" w:line="240" w:lineRule="auto"/>
              <w:ind w:firstLine="0"/>
              <w:jc w:val="center"/>
              <w:rPr>
                <w:sz w:val="21"/>
              </w:rPr>
            </w:pPr>
            <w:r>
              <w:rPr>
                <w:sz w:val="21"/>
                <w:szCs w:val="21"/>
              </w:rPr>
              <w:t>19</w:t>
            </w:r>
          </w:p>
        </w:tc>
        <w:tc>
          <w:tcPr>
            <w:tcW w:w="1596" w:type="dxa"/>
            <w:vAlign w:val="center"/>
          </w:tcPr>
          <w:p w14:paraId="05EC8AD8">
            <w:pPr>
              <w:keepNext/>
              <w:snapToGrid w:val="0"/>
              <w:spacing w:before="70" w:after="70" w:line="240" w:lineRule="auto"/>
              <w:ind w:firstLine="0"/>
              <w:jc w:val="left"/>
              <w:rPr>
                <w:sz w:val="21"/>
              </w:rPr>
            </w:pPr>
            <w:r>
              <w:rPr>
                <w:sz w:val="21"/>
                <w:szCs w:val="21"/>
              </w:rPr>
              <w:t>标准尺校核</w:t>
            </w:r>
          </w:p>
        </w:tc>
        <w:tc>
          <w:tcPr>
            <w:tcW w:w="2436" w:type="dxa"/>
            <w:vAlign w:val="center"/>
          </w:tcPr>
          <w:p w14:paraId="5E972748">
            <w:pPr>
              <w:keepNext/>
              <w:snapToGrid w:val="0"/>
              <w:spacing w:before="70" w:after="70" w:line="240" w:lineRule="auto"/>
              <w:ind w:firstLine="0"/>
              <w:jc w:val="left"/>
              <w:rPr>
                <w:sz w:val="21"/>
              </w:rPr>
            </w:pPr>
            <w:r>
              <w:rPr>
                <w:sz w:val="21"/>
                <w:szCs w:val="21"/>
              </w:rPr>
              <w:t>测量 1 m/5 m</w:t>
            </w:r>
          </w:p>
        </w:tc>
        <w:tc>
          <w:tcPr>
            <w:tcW w:w="1386" w:type="dxa"/>
            <w:vAlign w:val="center"/>
          </w:tcPr>
          <w:p w14:paraId="67CAD271">
            <w:pPr>
              <w:keepNext/>
              <w:snapToGrid w:val="0"/>
              <w:spacing w:before="70" w:after="70" w:line="240" w:lineRule="auto"/>
              <w:ind w:firstLine="0"/>
              <w:jc w:val="left"/>
              <w:rPr>
                <w:sz w:val="21"/>
              </w:rPr>
            </w:pPr>
            <w:r>
              <w:rPr>
                <w:sz w:val="21"/>
                <w:szCs w:val="21"/>
              </w:rPr>
              <w:t>标准尺</w:t>
            </w:r>
          </w:p>
        </w:tc>
        <w:tc>
          <w:tcPr>
            <w:tcW w:w="1806" w:type="dxa"/>
            <w:vAlign w:val="center"/>
          </w:tcPr>
          <w:p w14:paraId="6AF8185B">
            <w:pPr>
              <w:keepNext/>
              <w:snapToGrid w:val="0"/>
              <w:spacing w:before="70" w:after="70" w:line="240" w:lineRule="auto"/>
              <w:ind w:firstLine="0"/>
              <w:jc w:val="left"/>
              <w:rPr>
                <w:sz w:val="21"/>
              </w:rPr>
            </w:pPr>
            <w:r>
              <w:rPr>
                <w:sz w:val="21"/>
                <w:szCs w:val="21"/>
              </w:rPr>
              <w:t>≤0.3 mm</w:t>
            </w:r>
          </w:p>
        </w:tc>
        <w:tc>
          <w:tcPr>
            <w:tcW w:w="1176" w:type="dxa"/>
            <w:vAlign w:val="center"/>
          </w:tcPr>
          <w:p w14:paraId="4ACB5D0F">
            <w:pPr>
              <w:keepNext/>
              <w:snapToGrid w:val="0"/>
              <w:spacing w:before="70" w:after="70" w:line="240" w:lineRule="auto"/>
              <w:ind w:firstLine="0"/>
              <w:jc w:val="left"/>
              <w:rPr>
                <w:sz w:val="21"/>
              </w:rPr>
            </w:pPr>
            <w:r>
              <w:rPr>
                <w:sz w:val="21"/>
                <w:szCs w:val="21"/>
              </w:rPr>
              <w:t>校核记录</w:t>
            </w:r>
          </w:p>
        </w:tc>
      </w:tr>
      <w:tr w14:paraId="6BFA1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E7978B9">
            <w:pPr>
              <w:keepNext/>
              <w:snapToGrid w:val="0"/>
              <w:spacing w:before="70" w:after="70" w:line="240" w:lineRule="auto"/>
              <w:ind w:firstLine="0"/>
              <w:jc w:val="center"/>
              <w:rPr>
                <w:sz w:val="21"/>
              </w:rPr>
            </w:pPr>
            <w:r>
              <w:rPr>
                <w:sz w:val="21"/>
                <w:szCs w:val="21"/>
              </w:rPr>
              <w:t>20</w:t>
            </w:r>
          </w:p>
        </w:tc>
        <w:tc>
          <w:tcPr>
            <w:tcW w:w="1596" w:type="dxa"/>
            <w:vAlign w:val="center"/>
          </w:tcPr>
          <w:p w14:paraId="45194AD1">
            <w:pPr>
              <w:keepNext/>
              <w:snapToGrid w:val="0"/>
              <w:spacing w:before="70" w:after="70" w:line="240" w:lineRule="auto"/>
              <w:ind w:firstLine="0"/>
              <w:jc w:val="left"/>
              <w:rPr>
                <w:sz w:val="21"/>
              </w:rPr>
            </w:pPr>
            <w:r>
              <w:rPr>
                <w:sz w:val="21"/>
                <w:szCs w:val="21"/>
              </w:rPr>
              <w:t>试扫</w:t>
            </w:r>
          </w:p>
        </w:tc>
        <w:tc>
          <w:tcPr>
            <w:tcW w:w="2436" w:type="dxa"/>
            <w:vAlign w:val="center"/>
          </w:tcPr>
          <w:p w14:paraId="76580645">
            <w:pPr>
              <w:keepNext/>
              <w:snapToGrid w:val="0"/>
              <w:spacing w:before="70" w:after="70" w:line="240" w:lineRule="auto"/>
              <w:ind w:firstLine="0"/>
              <w:jc w:val="left"/>
              <w:rPr>
                <w:sz w:val="21"/>
              </w:rPr>
            </w:pPr>
            <w:r>
              <w:rPr>
                <w:sz w:val="21"/>
                <w:szCs w:val="21"/>
              </w:rPr>
              <w:t>选择区域采集</w:t>
            </w:r>
          </w:p>
        </w:tc>
        <w:tc>
          <w:tcPr>
            <w:tcW w:w="1386" w:type="dxa"/>
            <w:vAlign w:val="center"/>
          </w:tcPr>
          <w:p w14:paraId="29F576CF">
            <w:pPr>
              <w:keepNext/>
              <w:snapToGrid w:val="0"/>
              <w:spacing w:before="70" w:after="70" w:line="240" w:lineRule="auto"/>
              <w:ind w:firstLine="0"/>
              <w:jc w:val="left"/>
              <w:rPr>
                <w:sz w:val="21"/>
              </w:rPr>
            </w:pPr>
            <w:r>
              <w:rPr>
                <w:sz w:val="21"/>
                <w:szCs w:val="21"/>
              </w:rPr>
              <w:t>系统</w:t>
            </w:r>
          </w:p>
        </w:tc>
        <w:tc>
          <w:tcPr>
            <w:tcW w:w="1806" w:type="dxa"/>
            <w:vAlign w:val="center"/>
          </w:tcPr>
          <w:p w14:paraId="48DBB2D9">
            <w:pPr>
              <w:keepNext/>
              <w:snapToGrid w:val="0"/>
              <w:spacing w:before="70" w:after="70" w:line="240" w:lineRule="auto"/>
              <w:ind w:firstLine="0"/>
              <w:jc w:val="left"/>
              <w:rPr>
                <w:sz w:val="21"/>
              </w:rPr>
            </w:pPr>
            <w:r>
              <w:rPr>
                <w:sz w:val="21"/>
                <w:szCs w:val="21"/>
              </w:rPr>
              <w:t>数据正常</w:t>
            </w:r>
          </w:p>
        </w:tc>
        <w:tc>
          <w:tcPr>
            <w:tcW w:w="1176" w:type="dxa"/>
            <w:vAlign w:val="center"/>
          </w:tcPr>
          <w:p w14:paraId="2F690BE5">
            <w:pPr>
              <w:keepNext/>
              <w:snapToGrid w:val="0"/>
              <w:spacing w:before="70" w:after="70" w:line="240" w:lineRule="auto"/>
              <w:ind w:firstLine="0"/>
              <w:jc w:val="left"/>
              <w:rPr>
                <w:sz w:val="21"/>
              </w:rPr>
            </w:pPr>
            <w:r>
              <w:rPr>
                <w:sz w:val="21"/>
                <w:szCs w:val="21"/>
              </w:rPr>
              <w:t>试扫记录</w:t>
            </w:r>
          </w:p>
        </w:tc>
      </w:tr>
      <w:tr w14:paraId="5471C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74DB2137">
            <w:pPr>
              <w:keepNext/>
              <w:snapToGrid w:val="0"/>
              <w:spacing w:before="70" w:after="70" w:line="240" w:lineRule="auto"/>
              <w:ind w:firstLine="0"/>
              <w:jc w:val="center"/>
              <w:rPr>
                <w:sz w:val="21"/>
              </w:rPr>
            </w:pPr>
            <w:r>
              <w:rPr>
                <w:sz w:val="21"/>
                <w:szCs w:val="21"/>
              </w:rPr>
              <w:t>21</w:t>
            </w:r>
          </w:p>
        </w:tc>
        <w:tc>
          <w:tcPr>
            <w:tcW w:w="1596" w:type="dxa"/>
            <w:vAlign w:val="center"/>
          </w:tcPr>
          <w:p w14:paraId="15963FAE">
            <w:pPr>
              <w:keepNext/>
              <w:snapToGrid w:val="0"/>
              <w:spacing w:before="70" w:after="70" w:line="240" w:lineRule="auto"/>
              <w:ind w:firstLine="0"/>
              <w:jc w:val="left"/>
              <w:rPr>
                <w:sz w:val="21"/>
              </w:rPr>
            </w:pPr>
            <w:r>
              <w:rPr>
                <w:sz w:val="21"/>
                <w:szCs w:val="21"/>
              </w:rPr>
              <w:t>参数优化</w:t>
            </w:r>
          </w:p>
        </w:tc>
        <w:tc>
          <w:tcPr>
            <w:tcW w:w="2436" w:type="dxa"/>
            <w:vAlign w:val="center"/>
          </w:tcPr>
          <w:p w14:paraId="4015C410">
            <w:pPr>
              <w:keepNext/>
              <w:snapToGrid w:val="0"/>
              <w:spacing w:before="70" w:after="70" w:line="240" w:lineRule="auto"/>
              <w:ind w:firstLine="0"/>
              <w:jc w:val="left"/>
              <w:rPr>
                <w:sz w:val="21"/>
              </w:rPr>
            </w:pPr>
            <w:r>
              <w:rPr>
                <w:sz w:val="21"/>
                <w:szCs w:val="21"/>
              </w:rPr>
              <w:t>调整曝光/扫描参数</w:t>
            </w:r>
          </w:p>
        </w:tc>
        <w:tc>
          <w:tcPr>
            <w:tcW w:w="1386" w:type="dxa"/>
            <w:vAlign w:val="center"/>
          </w:tcPr>
          <w:p w14:paraId="1E0F6917">
            <w:pPr>
              <w:keepNext/>
              <w:snapToGrid w:val="0"/>
              <w:spacing w:before="70" w:after="70" w:line="240" w:lineRule="auto"/>
              <w:ind w:firstLine="0"/>
              <w:jc w:val="left"/>
              <w:rPr>
                <w:sz w:val="21"/>
              </w:rPr>
            </w:pPr>
            <w:r>
              <w:rPr>
                <w:sz w:val="21"/>
                <w:szCs w:val="21"/>
              </w:rPr>
              <w:t>系统</w:t>
            </w:r>
          </w:p>
        </w:tc>
        <w:tc>
          <w:tcPr>
            <w:tcW w:w="1806" w:type="dxa"/>
            <w:vAlign w:val="center"/>
          </w:tcPr>
          <w:p w14:paraId="503F5193">
            <w:pPr>
              <w:keepNext/>
              <w:snapToGrid w:val="0"/>
              <w:spacing w:before="70" w:after="70" w:line="240" w:lineRule="auto"/>
              <w:ind w:firstLine="0"/>
              <w:jc w:val="left"/>
              <w:rPr>
                <w:sz w:val="21"/>
              </w:rPr>
            </w:pPr>
            <w:r>
              <w:rPr>
                <w:sz w:val="21"/>
                <w:szCs w:val="21"/>
              </w:rPr>
              <w:t>质量达标</w:t>
            </w:r>
          </w:p>
        </w:tc>
        <w:tc>
          <w:tcPr>
            <w:tcW w:w="1176" w:type="dxa"/>
            <w:vAlign w:val="center"/>
          </w:tcPr>
          <w:p w14:paraId="2829536A">
            <w:pPr>
              <w:keepNext/>
              <w:snapToGrid w:val="0"/>
              <w:spacing w:before="70" w:after="70" w:line="240" w:lineRule="auto"/>
              <w:ind w:firstLine="0"/>
              <w:jc w:val="left"/>
              <w:rPr>
                <w:sz w:val="21"/>
              </w:rPr>
            </w:pPr>
            <w:r>
              <w:rPr>
                <w:sz w:val="21"/>
                <w:szCs w:val="21"/>
              </w:rPr>
              <w:t>参数记录</w:t>
            </w:r>
          </w:p>
        </w:tc>
      </w:tr>
      <w:tr w14:paraId="50A1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C434C03">
            <w:pPr>
              <w:keepNext/>
              <w:snapToGrid w:val="0"/>
              <w:spacing w:before="70" w:after="70" w:line="240" w:lineRule="auto"/>
              <w:ind w:firstLine="0"/>
              <w:jc w:val="center"/>
              <w:rPr>
                <w:sz w:val="21"/>
              </w:rPr>
            </w:pPr>
            <w:r>
              <w:rPr>
                <w:sz w:val="21"/>
                <w:szCs w:val="21"/>
              </w:rPr>
              <w:t>22</w:t>
            </w:r>
          </w:p>
        </w:tc>
        <w:tc>
          <w:tcPr>
            <w:tcW w:w="1596" w:type="dxa"/>
            <w:vAlign w:val="center"/>
          </w:tcPr>
          <w:p w14:paraId="2CC7D0CE">
            <w:pPr>
              <w:keepNext/>
              <w:snapToGrid w:val="0"/>
              <w:spacing w:before="70" w:after="70" w:line="240" w:lineRule="auto"/>
              <w:ind w:firstLine="0"/>
              <w:jc w:val="left"/>
              <w:rPr>
                <w:sz w:val="21"/>
              </w:rPr>
            </w:pPr>
            <w:r>
              <w:rPr>
                <w:sz w:val="21"/>
                <w:szCs w:val="21"/>
              </w:rPr>
              <w:t>路径规划</w:t>
            </w:r>
          </w:p>
        </w:tc>
        <w:tc>
          <w:tcPr>
            <w:tcW w:w="2436" w:type="dxa"/>
            <w:vAlign w:val="center"/>
          </w:tcPr>
          <w:p w14:paraId="08A22DC8">
            <w:pPr>
              <w:keepNext/>
              <w:snapToGrid w:val="0"/>
              <w:spacing w:before="70" w:after="70" w:line="240" w:lineRule="auto"/>
              <w:ind w:firstLine="0"/>
              <w:jc w:val="left"/>
              <w:rPr>
                <w:sz w:val="21"/>
              </w:rPr>
            </w:pPr>
            <w:r>
              <w:rPr>
                <w:sz w:val="21"/>
                <w:szCs w:val="21"/>
              </w:rPr>
              <w:t>规划扫描路径</w:t>
            </w:r>
          </w:p>
        </w:tc>
        <w:tc>
          <w:tcPr>
            <w:tcW w:w="1386" w:type="dxa"/>
            <w:vAlign w:val="center"/>
          </w:tcPr>
          <w:p w14:paraId="50C2F4F2">
            <w:pPr>
              <w:keepNext/>
              <w:snapToGrid w:val="0"/>
              <w:spacing w:before="70" w:after="70" w:line="240" w:lineRule="auto"/>
              <w:ind w:firstLine="0"/>
              <w:jc w:val="left"/>
              <w:rPr>
                <w:sz w:val="21"/>
              </w:rPr>
            </w:pPr>
            <w:r>
              <w:rPr>
                <w:sz w:val="21"/>
                <w:szCs w:val="21"/>
              </w:rPr>
              <w:t>软件</w:t>
            </w:r>
          </w:p>
        </w:tc>
        <w:tc>
          <w:tcPr>
            <w:tcW w:w="1806" w:type="dxa"/>
            <w:vAlign w:val="center"/>
          </w:tcPr>
          <w:p w14:paraId="623BD6F5">
            <w:pPr>
              <w:keepNext/>
              <w:snapToGrid w:val="0"/>
              <w:spacing w:before="70" w:after="70" w:line="240" w:lineRule="auto"/>
              <w:ind w:firstLine="0"/>
              <w:jc w:val="left"/>
              <w:rPr>
                <w:sz w:val="21"/>
              </w:rPr>
            </w:pPr>
            <w:r>
              <w:rPr>
                <w:sz w:val="21"/>
                <w:szCs w:val="21"/>
              </w:rPr>
              <w:t>覆盖完整</w:t>
            </w:r>
          </w:p>
        </w:tc>
        <w:tc>
          <w:tcPr>
            <w:tcW w:w="1176" w:type="dxa"/>
            <w:vAlign w:val="center"/>
          </w:tcPr>
          <w:p w14:paraId="2CB25630">
            <w:pPr>
              <w:keepNext/>
              <w:snapToGrid w:val="0"/>
              <w:spacing w:before="70" w:after="70" w:line="240" w:lineRule="auto"/>
              <w:ind w:firstLine="0"/>
              <w:jc w:val="left"/>
              <w:rPr>
                <w:sz w:val="21"/>
              </w:rPr>
            </w:pPr>
            <w:r>
              <w:rPr>
                <w:sz w:val="21"/>
                <w:szCs w:val="21"/>
              </w:rPr>
              <w:t>路径图</w:t>
            </w:r>
          </w:p>
        </w:tc>
      </w:tr>
      <w:tr w14:paraId="615C9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542675C0">
            <w:pPr>
              <w:keepNext/>
              <w:snapToGrid w:val="0"/>
              <w:spacing w:before="70" w:after="70" w:line="240" w:lineRule="auto"/>
              <w:ind w:firstLine="0"/>
              <w:jc w:val="center"/>
              <w:rPr>
                <w:sz w:val="21"/>
              </w:rPr>
            </w:pPr>
            <w:r>
              <w:rPr>
                <w:sz w:val="21"/>
                <w:szCs w:val="21"/>
              </w:rPr>
              <w:t>23</w:t>
            </w:r>
          </w:p>
        </w:tc>
        <w:tc>
          <w:tcPr>
            <w:tcW w:w="1596" w:type="dxa"/>
            <w:vAlign w:val="center"/>
          </w:tcPr>
          <w:p w14:paraId="628039B0">
            <w:pPr>
              <w:keepNext/>
              <w:snapToGrid w:val="0"/>
              <w:spacing w:before="70" w:after="70" w:line="240" w:lineRule="auto"/>
              <w:ind w:firstLine="0"/>
              <w:jc w:val="left"/>
              <w:rPr>
                <w:sz w:val="21"/>
              </w:rPr>
            </w:pPr>
            <w:r>
              <w:rPr>
                <w:sz w:val="21"/>
                <w:szCs w:val="21"/>
              </w:rPr>
              <w:t>载具联调</w:t>
            </w:r>
          </w:p>
        </w:tc>
        <w:tc>
          <w:tcPr>
            <w:tcW w:w="2436" w:type="dxa"/>
            <w:vAlign w:val="center"/>
          </w:tcPr>
          <w:p w14:paraId="6C320733">
            <w:pPr>
              <w:keepNext/>
              <w:snapToGrid w:val="0"/>
              <w:spacing w:before="70" w:after="70" w:line="240" w:lineRule="auto"/>
              <w:ind w:firstLine="0"/>
              <w:jc w:val="left"/>
              <w:rPr>
                <w:sz w:val="21"/>
              </w:rPr>
            </w:pPr>
            <w:r>
              <w:rPr>
                <w:sz w:val="21"/>
                <w:szCs w:val="21"/>
              </w:rPr>
              <w:t>遥控/自主切换</w:t>
            </w:r>
          </w:p>
        </w:tc>
        <w:tc>
          <w:tcPr>
            <w:tcW w:w="1386" w:type="dxa"/>
            <w:vAlign w:val="center"/>
          </w:tcPr>
          <w:p w14:paraId="564B2FCE">
            <w:pPr>
              <w:keepNext/>
              <w:snapToGrid w:val="0"/>
              <w:spacing w:before="70" w:after="70" w:line="240" w:lineRule="auto"/>
              <w:ind w:firstLine="0"/>
              <w:jc w:val="left"/>
              <w:rPr>
                <w:sz w:val="21"/>
              </w:rPr>
            </w:pPr>
            <w:r>
              <w:rPr>
                <w:sz w:val="21"/>
                <w:szCs w:val="21"/>
              </w:rPr>
              <w:t>遥控器</w:t>
            </w:r>
          </w:p>
        </w:tc>
        <w:tc>
          <w:tcPr>
            <w:tcW w:w="1806" w:type="dxa"/>
            <w:vAlign w:val="center"/>
          </w:tcPr>
          <w:p w14:paraId="1D75CA7B">
            <w:pPr>
              <w:keepNext/>
              <w:snapToGrid w:val="0"/>
              <w:spacing w:before="70" w:after="70" w:line="240" w:lineRule="auto"/>
              <w:ind w:firstLine="0"/>
              <w:jc w:val="left"/>
              <w:rPr>
                <w:sz w:val="21"/>
              </w:rPr>
            </w:pPr>
            <w:r>
              <w:rPr>
                <w:sz w:val="21"/>
                <w:szCs w:val="21"/>
              </w:rPr>
              <w:t>响应正常</w:t>
            </w:r>
          </w:p>
        </w:tc>
        <w:tc>
          <w:tcPr>
            <w:tcW w:w="1176" w:type="dxa"/>
            <w:vAlign w:val="center"/>
          </w:tcPr>
          <w:p w14:paraId="4AE57F97">
            <w:pPr>
              <w:keepNext/>
              <w:snapToGrid w:val="0"/>
              <w:spacing w:before="70" w:after="70" w:line="240" w:lineRule="auto"/>
              <w:ind w:firstLine="0"/>
              <w:jc w:val="left"/>
              <w:rPr>
                <w:sz w:val="21"/>
              </w:rPr>
            </w:pPr>
            <w:r>
              <w:rPr>
                <w:sz w:val="21"/>
                <w:szCs w:val="21"/>
              </w:rPr>
              <w:t>联调记录</w:t>
            </w:r>
          </w:p>
        </w:tc>
      </w:tr>
      <w:tr w14:paraId="394A2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76B5ABC">
            <w:pPr>
              <w:keepNext/>
              <w:snapToGrid w:val="0"/>
              <w:spacing w:before="70" w:after="70" w:line="240" w:lineRule="auto"/>
              <w:ind w:firstLine="0"/>
              <w:jc w:val="center"/>
              <w:rPr>
                <w:sz w:val="21"/>
              </w:rPr>
            </w:pPr>
            <w:r>
              <w:rPr>
                <w:sz w:val="21"/>
                <w:szCs w:val="21"/>
              </w:rPr>
              <w:t>24</w:t>
            </w:r>
          </w:p>
        </w:tc>
        <w:tc>
          <w:tcPr>
            <w:tcW w:w="1596" w:type="dxa"/>
            <w:vAlign w:val="center"/>
          </w:tcPr>
          <w:p w14:paraId="2C84BC09">
            <w:pPr>
              <w:keepNext/>
              <w:snapToGrid w:val="0"/>
              <w:spacing w:before="70" w:after="70" w:line="240" w:lineRule="auto"/>
              <w:ind w:firstLine="0"/>
              <w:jc w:val="left"/>
              <w:rPr>
                <w:sz w:val="21"/>
              </w:rPr>
            </w:pPr>
            <w:r>
              <w:rPr>
                <w:sz w:val="21"/>
                <w:szCs w:val="21"/>
              </w:rPr>
              <w:t>避障测试</w:t>
            </w:r>
          </w:p>
        </w:tc>
        <w:tc>
          <w:tcPr>
            <w:tcW w:w="2436" w:type="dxa"/>
            <w:vAlign w:val="center"/>
          </w:tcPr>
          <w:p w14:paraId="7B2E61A9">
            <w:pPr>
              <w:keepNext/>
              <w:snapToGrid w:val="0"/>
              <w:spacing w:before="70" w:after="70" w:line="240" w:lineRule="auto"/>
              <w:ind w:firstLine="0"/>
              <w:jc w:val="left"/>
              <w:rPr>
                <w:sz w:val="21"/>
              </w:rPr>
            </w:pPr>
            <w:r>
              <w:rPr>
                <w:sz w:val="21"/>
                <w:szCs w:val="21"/>
              </w:rPr>
              <w:t>设置障碍、验证停车</w:t>
            </w:r>
          </w:p>
        </w:tc>
        <w:tc>
          <w:tcPr>
            <w:tcW w:w="1386" w:type="dxa"/>
            <w:vAlign w:val="center"/>
          </w:tcPr>
          <w:p w14:paraId="3D6579AB">
            <w:pPr>
              <w:keepNext/>
              <w:snapToGrid w:val="0"/>
              <w:spacing w:before="70" w:after="70" w:line="240" w:lineRule="auto"/>
              <w:ind w:firstLine="0"/>
              <w:jc w:val="left"/>
              <w:rPr>
                <w:sz w:val="21"/>
              </w:rPr>
            </w:pPr>
            <w:r>
              <w:rPr>
                <w:sz w:val="21"/>
                <w:szCs w:val="21"/>
              </w:rPr>
              <w:t>障碍物</w:t>
            </w:r>
          </w:p>
        </w:tc>
        <w:tc>
          <w:tcPr>
            <w:tcW w:w="1806" w:type="dxa"/>
            <w:vAlign w:val="center"/>
          </w:tcPr>
          <w:p w14:paraId="78F976E6">
            <w:pPr>
              <w:keepNext/>
              <w:snapToGrid w:val="0"/>
              <w:spacing w:before="70" w:after="70" w:line="240" w:lineRule="auto"/>
              <w:ind w:firstLine="0"/>
              <w:jc w:val="left"/>
              <w:rPr>
                <w:sz w:val="21"/>
              </w:rPr>
            </w:pPr>
            <w:r>
              <w:rPr>
                <w:sz w:val="21"/>
                <w:szCs w:val="21"/>
              </w:rPr>
              <w:t>100% 停止</w:t>
            </w:r>
          </w:p>
        </w:tc>
        <w:tc>
          <w:tcPr>
            <w:tcW w:w="1176" w:type="dxa"/>
            <w:vAlign w:val="center"/>
          </w:tcPr>
          <w:p w14:paraId="15535755">
            <w:pPr>
              <w:keepNext/>
              <w:snapToGrid w:val="0"/>
              <w:spacing w:before="70" w:after="70" w:line="240" w:lineRule="auto"/>
              <w:ind w:firstLine="0"/>
              <w:jc w:val="left"/>
              <w:rPr>
                <w:sz w:val="21"/>
              </w:rPr>
            </w:pPr>
            <w:r>
              <w:rPr>
                <w:sz w:val="21"/>
                <w:szCs w:val="21"/>
              </w:rPr>
              <w:t>测试记录</w:t>
            </w:r>
          </w:p>
        </w:tc>
      </w:tr>
      <w:tr w14:paraId="7C811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C17CBE5">
            <w:pPr>
              <w:keepNext/>
              <w:snapToGrid w:val="0"/>
              <w:spacing w:before="70" w:after="70" w:line="240" w:lineRule="auto"/>
              <w:ind w:firstLine="0"/>
              <w:jc w:val="center"/>
              <w:rPr>
                <w:sz w:val="21"/>
              </w:rPr>
            </w:pPr>
            <w:r>
              <w:rPr>
                <w:sz w:val="21"/>
                <w:szCs w:val="21"/>
              </w:rPr>
              <w:t>25</w:t>
            </w:r>
          </w:p>
        </w:tc>
        <w:tc>
          <w:tcPr>
            <w:tcW w:w="1596" w:type="dxa"/>
            <w:vAlign w:val="center"/>
          </w:tcPr>
          <w:p w14:paraId="67F60CA5">
            <w:pPr>
              <w:keepNext/>
              <w:snapToGrid w:val="0"/>
              <w:spacing w:before="70" w:after="70" w:line="240" w:lineRule="auto"/>
              <w:ind w:firstLine="0"/>
              <w:jc w:val="left"/>
              <w:rPr>
                <w:sz w:val="21"/>
              </w:rPr>
            </w:pPr>
            <w:r>
              <w:rPr>
                <w:sz w:val="21"/>
                <w:szCs w:val="21"/>
              </w:rPr>
              <w:t>续航测试</w:t>
            </w:r>
          </w:p>
        </w:tc>
        <w:tc>
          <w:tcPr>
            <w:tcW w:w="2436" w:type="dxa"/>
            <w:vAlign w:val="center"/>
          </w:tcPr>
          <w:p w14:paraId="65500AE7">
            <w:pPr>
              <w:keepNext/>
              <w:snapToGrid w:val="0"/>
              <w:spacing w:before="70" w:after="70" w:line="240" w:lineRule="auto"/>
              <w:ind w:firstLine="0"/>
              <w:jc w:val="left"/>
              <w:rPr>
                <w:sz w:val="21"/>
              </w:rPr>
            </w:pPr>
            <w:r>
              <w:rPr>
                <w:sz w:val="21"/>
                <w:szCs w:val="21"/>
              </w:rPr>
              <w:t>连续运行</w:t>
            </w:r>
          </w:p>
        </w:tc>
        <w:tc>
          <w:tcPr>
            <w:tcW w:w="1386" w:type="dxa"/>
            <w:vAlign w:val="center"/>
          </w:tcPr>
          <w:p w14:paraId="4ABF2E83">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23683554">
            <w:pPr>
              <w:keepNext/>
              <w:snapToGrid w:val="0"/>
              <w:spacing w:before="70" w:after="70" w:line="240" w:lineRule="auto"/>
              <w:ind w:firstLine="0"/>
              <w:jc w:val="left"/>
              <w:rPr>
                <w:sz w:val="21"/>
              </w:rPr>
            </w:pPr>
            <w:r>
              <w:rPr>
                <w:sz w:val="21"/>
                <w:szCs w:val="21"/>
              </w:rPr>
              <w:t>≥4 h</w:t>
            </w:r>
          </w:p>
        </w:tc>
        <w:tc>
          <w:tcPr>
            <w:tcW w:w="1176" w:type="dxa"/>
            <w:vAlign w:val="center"/>
          </w:tcPr>
          <w:p w14:paraId="6FD293E8">
            <w:pPr>
              <w:keepNext/>
              <w:snapToGrid w:val="0"/>
              <w:spacing w:before="70" w:after="70" w:line="240" w:lineRule="auto"/>
              <w:ind w:firstLine="0"/>
              <w:jc w:val="left"/>
              <w:rPr>
                <w:sz w:val="21"/>
              </w:rPr>
            </w:pPr>
            <w:r>
              <w:rPr>
                <w:sz w:val="21"/>
                <w:szCs w:val="21"/>
              </w:rPr>
              <w:t>测试记录</w:t>
            </w:r>
          </w:p>
        </w:tc>
      </w:tr>
      <w:tr w14:paraId="56C42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7EFE6D5D">
            <w:pPr>
              <w:keepNext/>
              <w:snapToGrid w:val="0"/>
              <w:spacing w:before="70" w:after="70" w:line="240" w:lineRule="auto"/>
              <w:ind w:firstLine="0"/>
              <w:jc w:val="center"/>
              <w:rPr>
                <w:sz w:val="21"/>
              </w:rPr>
            </w:pPr>
            <w:r>
              <w:rPr>
                <w:sz w:val="21"/>
                <w:szCs w:val="21"/>
              </w:rPr>
              <w:t>26</w:t>
            </w:r>
          </w:p>
        </w:tc>
        <w:tc>
          <w:tcPr>
            <w:tcW w:w="1596" w:type="dxa"/>
            <w:vAlign w:val="center"/>
          </w:tcPr>
          <w:p w14:paraId="01B68AA4">
            <w:pPr>
              <w:keepNext/>
              <w:snapToGrid w:val="0"/>
              <w:spacing w:before="70" w:after="70" w:line="240" w:lineRule="auto"/>
              <w:ind w:firstLine="0"/>
              <w:jc w:val="left"/>
              <w:rPr>
                <w:sz w:val="21"/>
              </w:rPr>
            </w:pPr>
            <w:r>
              <w:rPr>
                <w:sz w:val="21"/>
                <w:szCs w:val="21"/>
              </w:rPr>
              <w:t>精度复测</w:t>
            </w:r>
          </w:p>
        </w:tc>
        <w:tc>
          <w:tcPr>
            <w:tcW w:w="2436" w:type="dxa"/>
            <w:vAlign w:val="center"/>
          </w:tcPr>
          <w:p w14:paraId="52F160D0">
            <w:pPr>
              <w:keepNext/>
              <w:snapToGrid w:val="0"/>
              <w:spacing w:before="70" w:after="70" w:line="240" w:lineRule="auto"/>
              <w:ind w:firstLine="0"/>
              <w:jc w:val="left"/>
              <w:rPr>
                <w:sz w:val="21"/>
              </w:rPr>
            </w:pPr>
            <w:r>
              <w:rPr>
                <w:sz w:val="21"/>
                <w:szCs w:val="21"/>
              </w:rPr>
              <w:t>标准件测量</w:t>
            </w:r>
          </w:p>
        </w:tc>
        <w:tc>
          <w:tcPr>
            <w:tcW w:w="1386" w:type="dxa"/>
            <w:vAlign w:val="center"/>
          </w:tcPr>
          <w:p w14:paraId="111BDDFD">
            <w:pPr>
              <w:keepNext/>
              <w:snapToGrid w:val="0"/>
              <w:spacing w:before="70" w:after="70" w:line="240" w:lineRule="auto"/>
              <w:ind w:firstLine="0"/>
              <w:jc w:val="left"/>
              <w:rPr>
                <w:sz w:val="21"/>
              </w:rPr>
            </w:pPr>
            <w:r>
              <w:rPr>
                <w:sz w:val="21"/>
                <w:szCs w:val="21"/>
              </w:rPr>
              <w:t>标准件</w:t>
            </w:r>
          </w:p>
        </w:tc>
        <w:tc>
          <w:tcPr>
            <w:tcW w:w="1806" w:type="dxa"/>
            <w:vAlign w:val="center"/>
          </w:tcPr>
          <w:p w14:paraId="751FF5E5">
            <w:pPr>
              <w:keepNext/>
              <w:snapToGrid w:val="0"/>
              <w:spacing w:before="70" w:after="70" w:line="240" w:lineRule="auto"/>
              <w:ind w:firstLine="0"/>
              <w:jc w:val="left"/>
              <w:rPr>
                <w:sz w:val="21"/>
              </w:rPr>
            </w:pPr>
            <w:r>
              <w:rPr>
                <w:sz w:val="21"/>
                <w:szCs w:val="21"/>
              </w:rPr>
              <w:t>达标</w:t>
            </w:r>
          </w:p>
        </w:tc>
        <w:tc>
          <w:tcPr>
            <w:tcW w:w="1176" w:type="dxa"/>
            <w:vAlign w:val="center"/>
          </w:tcPr>
          <w:p w14:paraId="66293ADD">
            <w:pPr>
              <w:keepNext/>
              <w:snapToGrid w:val="0"/>
              <w:spacing w:before="70" w:after="70" w:line="240" w:lineRule="auto"/>
              <w:ind w:firstLine="0"/>
              <w:jc w:val="left"/>
              <w:rPr>
                <w:sz w:val="21"/>
              </w:rPr>
            </w:pPr>
            <w:r>
              <w:rPr>
                <w:sz w:val="21"/>
                <w:szCs w:val="21"/>
              </w:rPr>
              <w:t>测试报告</w:t>
            </w:r>
          </w:p>
        </w:tc>
      </w:tr>
      <w:tr w14:paraId="5680D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E1ACD61">
            <w:pPr>
              <w:keepNext/>
              <w:snapToGrid w:val="0"/>
              <w:spacing w:before="70" w:after="70" w:line="240" w:lineRule="auto"/>
              <w:ind w:firstLine="0"/>
              <w:jc w:val="center"/>
              <w:rPr>
                <w:sz w:val="21"/>
              </w:rPr>
            </w:pPr>
            <w:r>
              <w:rPr>
                <w:sz w:val="21"/>
                <w:szCs w:val="21"/>
              </w:rPr>
              <w:t>27</w:t>
            </w:r>
          </w:p>
        </w:tc>
        <w:tc>
          <w:tcPr>
            <w:tcW w:w="1596" w:type="dxa"/>
            <w:vAlign w:val="center"/>
          </w:tcPr>
          <w:p w14:paraId="2545C9CC">
            <w:pPr>
              <w:keepNext/>
              <w:snapToGrid w:val="0"/>
              <w:spacing w:before="70" w:after="70" w:line="240" w:lineRule="auto"/>
              <w:ind w:firstLine="0"/>
              <w:jc w:val="left"/>
              <w:rPr>
                <w:sz w:val="21"/>
              </w:rPr>
            </w:pPr>
            <w:r>
              <w:rPr>
                <w:sz w:val="21"/>
                <w:szCs w:val="21"/>
              </w:rPr>
              <w:t>数据链路测试</w:t>
            </w:r>
          </w:p>
        </w:tc>
        <w:tc>
          <w:tcPr>
            <w:tcW w:w="2436" w:type="dxa"/>
            <w:vAlign w:val="center"/>
          </w:tcPr>
          <w:p w14:paraId="015B5C7F">
            <w:pPr>
              <w:keepNext/>
              <w:snapToGrid w:val="0"/>
              <w:spacing w:before="70" w:after="70" w:line="240" w:lineRule="auto"/>
              <w:ind w:firstLine="0"/>
              <w:jc w:val="left"/>
              <w:rPr>
                <w:sz w:val="21"/>
              </w:rPr>
            </w:pPr>
            <w:r>
              <w:rPr>
                <w:sz w:val="21"/>
                <w:szCs w:val="21"/>
              </w:rPr>
              <w:t>传输、校验、断点续传</w:t>
            </w:r>
          </w:p>
        </w:tc>
        <w:tc>
          <w:tcPr>
            <w:tcW w:w="1386" w:type="dxa"/>
            <w:vAlign w:val="center"/>
          </w:tcPr>
          <w:p w14:paraId="28F82F42">
            <w:pPr>
              <w:keepNext/>
              <w:snapToGrid w:val="0"/>
              <w:spacing w:before="70" w:after="70" w:line="240" w:lineRule="auto"/>
              <w:ind w:firstLine="0"/>
              <w:jc w:val="left"/>
              <w:rPr>
                <w:sz w:val="21"/>
              </w:rPr>
            </w:pPr>
            <w:r>
              <w:rPr>
                <w:sz w:val="21"/>
                <w:szCs w:val="21"/>
              </w:rPr>
              <w:t>终端</w:t>
            </w:r>
          </w:p>
        </w:tc>
        <w:tc>
          <w:tcPr>
            <w:tcW w:w="1806" w:type="dxa"/>
            <w:vAlign w:val="center"/>
          </w:tcPr>
          <w:p w14:paraId="5439B684">
            <w:pPr>
              <w:keepNext/>
              <w:snapToGrid w:val="0"/>
              <w:spacing w:before="70" w:after="70" w:line="240" w:lineRule="auto"/>
              <w:ind w:firstLine="0"/>
              <w:jc w:val="left"/>
              <w:rPr>
                <w:sz w:val="21"/>
              </w:rPr>
            </w:pPr>
            <w:r>
              <w:rPr>
                <w:sz w:val="21"/>
                <w:szCs w:val="21"/>
              </w:rPr>
              <w:t>正常</w:t>
            </w:r>
          </w:p>
        </w:tc>
        <w:tc>
          <w:tcPr>
            <w:tcW w:w="1176" w:type="dxa"/>
            <w:vAlign w:val="center"/>
          </w:tcPr>
          <w:p w14:paraId="451BCC7E">
            <w:pPr>
              <w:keepNext/>
              <w:snapToGrid w:val="0"/>
              <w:spacing w:before="70" w:after="70" w:line="240" w:lineRule="auto"/>
              <w:ind w:firstLine="0"/>
              <w:jc w:val="left"/>
              <w:rPr>
                <w:sz w:val="21"/>
              </w:rPr>
            </w:pPr>
            <w:r>
              <w:rPr>
                <w:sz w:val="21"/>
                <w:szCs w:val="21"/>
              </w:rPr>
              <w:t>测试记录</w:t>
            </w:r>
          </w:p>
        </w:tc>
      </w:tr>
      <w:tr w14:paraId="17EEA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84C8EAA">
            <w:pPr>
              <w:keepNext/>
              <w:snapToGrid w:val="0"/>
              <w:spacing w:before="70" w:after="70" w:line="240" w:lineRule="auto"/>
              <w:ind w:firstLine="0"/>
              <w:jc w:val="center"/>
              <w:rPr>
                <w:sz w:val="21"/>
              </w:rPr>
            </w:pPr>
            <w:r>
              <w:rPr>
                <w:sz w:val="21"/>
                <w:szCs w:val="21"/>
              </w:rPr>
              <w:t>28</w:t>
            </w:r>
          </w:p>
        </w:tc>
        <w:tc>
          <w:tcPr>
            <w:tcW w:w="1596" w:type="dxa"/>
            <w:vAlign w:val="center"/>
          </w:tcPr>
          <w:p w14:paraId="1C09E1E2">
            <w:pPr>
              <w:keepNext/>
              <w:snapToGrid w:val="0"/>
              <w:spacing w:before="70" w:after="70" w:line="240" w:lineRule="auto"/>
              <w:ind w:firstLine="0"/>
              <w:jc w:val="left"/>
              <w:rPr>
                <w:sz w:val="21"/>
              </w:rPr>
            </w:pPr>
            <w:r>
              <w:rPr>
                <w:sz w:val="21"/>
                <w:szCs w:val="21"/>
              </w:rPr>
              <w:t>软件安装</w:t>
            </w:r>
          </w:p>
        </w:tc>
        <w:tc>
          <w:tcPr>
            <w:tcW w:w="2436" w:type="dxa"/>
            <w:vAlign w:val="center"/>
          </w:tcPr>
          <w:p w14:paraId="422B5193">
            <w:pPr>
              <w:keepNext/>
              <w:snapToGrid w:val="0"/>
              <w:spacing w:before="70" w:after="70" w:line="240" w:lineRule="auto"/>
              <w:ind w:firstLine="0"/>
              <w:jc w:val="left"/>
              <w:rPr>
                <w:sz w:val="21"/>
              </w:rPr>
            </w:pPr>
            <w:r>
              <w:rPr>
                <w:sz w:val="21"/>
                <w:szCs w:val="21"/>
              </w:rPr>
              <w:t>安装、许可、初始化</w:t>
            </w:r>
          </w:p>
        </w:tc>
        <w:tc>
          <w:tcPr>
            <w:tcW w:w="1386" w:type="dxa"/>
            <w:vAlign w:val="center"/>
          </w:tcPr>
          <w:p w14:paraId="12E55044">
            <w:pPr>
              <w:keepNext/>
              <w:snapToGrid w:val="0"/>
              <w:spacing w:before="70" w:after="70" w:line="240" w:lineRule="auto"/>
              <w:ind w:firstLine="0"/>
              <w:jc w:val="left"/>
              <w:rPr>
                <w:sz w:val="21"/>
              </w:rPr>
            </w:pPr>
            <w:r>
              <w:rPr>
                <w:sz w:val="21"/>
                <w:szCs w:val="21"/>
              </w:rPr>
              <w:t>计算机</w:t>
            </w:r>
          </w:p>
        </w:tc>
        <w:tc>
          <w:tcPr>
            <w:tcW w:w="1806" w:type="dxa"/>
            <w:vAlign w:val="center"/>
          </w:tcPr>
          <w:p w14:paraId="02450EB5">
            <w:pPr>
              <w:keepNext/>
              <w:snapToGrid w:val="0"/>
              <w:spacing w:before="70" w:after="70" w:line="240" w:lineRule="auto"/>
              <w:ind w:firstLine="0"/>
              <w:jc w:val="left"/>
              <w:rPr>
                <w:sz w:val="21"/>
              </w:rPr>
            </w:pPr>
            <w:r>
              <w:rPr>
                <w:sz w:val="21"/>
                <w:szCs w:val="21"/>
              </w:rPr>
              <w:t>正常启动</w:t>
            </w:r>
          </w:p>
        </w:tc>
        <w:tc>
          <w:tcPr>
            <w:tcW w:w="1176" w:type="dxa"/>
            <w:vAlign w:val="center"/>
          </w:tcPr>
          <w:p w14:paraId="2E51EC9A">
            <w:pPr>
              <w:keepNext/>
              <w:snapToGrid w:val="0"/>
              <w:spacing w:before="70" w:after="70" w:line="240" w:lineRule="auto"/>
              <w:ind w:firstLine="0"/>
              <w:jc w:val="left"/>
              <w:rPr>
                <w:sz w:val="21"/>
              </w:rPr>
            </w:pPr>
            <w:r>
              <w:rPr>
                <w:sz w:val="21"/>
                <w:szCs w:val="21"/>
              </w:rPr>
              <w:t>安装记录</w:t>
            </w:r>
          </w:p>
        </w:tc>
      </w:tr>
      <w:tr w14:paraId="49120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9BAEF48">
            <w:pPr>
              <w:keepNext/>
              <w:snapToGrid w:val="0"/>
              <w:spacing w:before="70" w:after="70" w:line="240" w:lineRule="auto"/>
              <w:ind w:firstLine="0"/>
              <w:jc w:val="center"/>
              <w:rPr>
                <w:sz w:val="21"/>
              </w:rPr>
            </w:pPr>
            <w:r>
              <w:rPr>
                <w:sz w:val="21"/>
                <w:szCs w:val="21"/>
              </w:rPr>
              <w:t>29</w:t>
            </w:r>
          </w:p>
        </w:tc>
        <w:tc>
          <w:tcPr>
            <w:tcW w:w="1596" w:type="dxa"/>
            <w:vAlign w:val="center"/>
          </w:tcPr>
          <w:p w14:paraId="537A732C">
            <w:pPr>
              <w:keepNext/>
              <w:snapToGrid w:val="0"/>
              <w:spacing w:before="70" w:after="70" w:line="240" w:lineRule="auto"/>
              <w:ind w:firstLine="0"/>
              <w:jc w:val="left"/>
              <w:rPr>
                <w:sz w:val="21"/>
              </w:rPr>
            </w:pPr>
            <w:r>
              <w:rPr>
                <w:sz w:val="21"/>
                <w:szCs w:val="21"/>
              </w:rPr>
              <w:t>软件联调</w:t>
            </w:r>
          </w:p>
        </w:tc>
        <w:tc>
          <w:tcPr>
            <w:tcW w:w="2436" w:type="dxa"/>
            <w:vAlign w:val="center"/>
          </w:tcPr>
          <w:p w14:paraId="1BA14CE8">
            <w:pPr>
              <w:keepNext/>
              <w:snapToGrid w:val="0"/>
              <w:spacing w:before="70" w:after="70" w:line="240" w:lineRule="auto"/>
              <w:ind w:firstLine="0"/>
              <w:jc w:val="left"/>
              <w:rPr>
                <w:sz w:val="21"/>
              </w:rPr>
            </w:pPr>
            <w:r>
              <w:rPr>
                <w:sz w:val="21"/>
                <w:szCs w:val="21"/>
              </w:rPr>
              <w:t>导入</w:t>
            </w:r>
            <w:r>
              <w:rPr>
                <w:rFonts w:hint="eastAsia"/>
                <w:sz w:val="21"/>
                <w:szCs w:val="21"/>
              </w:rPr>
              <w:t>-</w:t>
            </w:r>
            <w:r>
              <w:rPr>
                <w:sz w:val="21"/>
                <w:szCs w:val="21"/>
              </w:rPr>
              <w:t>解算</w:t>
            </w:r>
            <w:r>
              <w:rPr>
                <w:rFonts w:hint="eastAsia"/>
                <w:sz w:val="21"/>
                <w:szCs w:val="21"/>
              </w:rPr>
              <w:t>-</w:t>
            </w:r>
            <w:r>
              <w:rPr>
                <w:sz w:val="21"/>
                <w:szCs w:val="21"/>
              </w:rPr>
              <w:t>建模</w:t>
            </w:r>
            <w:r>
              <w:rPr>
                <w:rFonts w:hint="eastAsia"/>
                <w:sz w:val="21"/>
                <w:szCs w:val="21"/>
              </w:rPr>
              <w:t>-</w:t>
            </w:r>
            <w:r>
              <w:rPr>
                <w:sz w:val="21"/>
                <w:szCs w:val="21"/>
              </w:rPr>
              <w:t>报告</w:t>
            </w:r>
          </w:p>
        </w:tc>
        <w:tc>
          <w:tcPr>
            <w:tcW w:w="1386" w:type="dxa"/>
            <w:vAlign w:val="center"/>
          </w:tcPr>
          <w:p w14:paraId="161025AB">
            <w:pPr>
              <w:keepNext/>
              <w:snapToGrid w:val="0"/>
              <w:spacing w:before="70" w:after="70" w:line="240" w:lineRule="auto"/>
              <w:ind w:firstLine="0"/>
              <w:jc w:val="left"/>
              <w:rPr>
                <w:sz w:val="21"/>
              </w:rPr>
            </w:pPr>
            <w:r>
              <w:rPr>
                <w:sz w:val="21"/>
                <w:szCs w:val="21"/>
              </w:rPr>
              <w:t>计算机</w:t>
            </w:r>
          </w:p>
        </w:tc>
        <w:tc>
          <w:tcPr>
            <w:tcW w:w="1806" w:type="dxa"/>
            <w:vAlign w:val="center"/>
          </w:tcPr>
          <w:p w14:paraId="0481CC3E">
            <w:pPr>
              <w:keepNext/>
              <w:snapToGrid w:val="0"/>
              <w:spacing w:before="70" w:after="70" w:line="240" w:lineRule="auto"/>
              <w:ind w:firstLine="0"/>
              <w:jc w:val="left"/>
              <w:rPr>
                <w:sz w:val="21"/>
              </w:rPr>
            </w:pPr>
            <w:r>
              <w:rPr>
                <w:sz w:val="21"/>
                <w:szCs w:val="21"/>
              </w:rPr>
              <w:t>全流程通过</w:t>
            </w:r>
          </w:p>
        </w:tc>
        <w:tc>
          <w:tcPr>
            <w:tcW w:w="1176" w:type="dxa"/>
            <w:vAlign w:val="center"/>
          </w:tcPr>
          <w:p w14:paraId="02852611">
            <w:pPr>
              <w:keepNext/>
              <w:snapToGrid w:val="0"/>
              <w:spacing w:before="70" w:after="70" w:line="240" w:lineRule="auto"/>
              <w:ind w:firstLine="0"/>
              <w:jc w:val="left"/>
              <w:rPr>
                <w:sz w:val="21"/>
              </w:rPr>
            </w:pPr>
            <w:r>
              <w:rPr>
                <w:sz w:val="21"/>
                <w:szCs w:val="21"/>
              </w:rPr>
              <w:t>联调报告</w:t>
            </w:r>
          </w:p>
        </w:tc>
      </w:tr>
      <w:tr w14:paraId="00BEE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54D08F46">
            <w:pPr>
              <w:keepNext/>
              <w:snapToGrid w:val="0"/>
              <w:spacing w:before="70" w:after="70" w:line="240" w:lineRule="auto"/>
              <w:ind w:firstLine="0"/>
              <w:jc w:val="center"/>
              <w:rPr>
                <w:sz w:val="21"/>
              </w:rPr>
            </w:pPr>
            <w:r>
              <w:rPr>
                <w:sz w:val="21"/>
                <w:szCs w:val="21"/>
              </w:rPr>
              <w:t>30</w:t>
            </w:r>
          </w:p>
        </w:tc>
        <w:tc>
          <w:tcPr>
            <w:tcW w:w="1596" w:type="dxa"/>
            <w:vAlign w:val="center"/>
          </w:tcPr>
          <w:p w14:paraId="6015453F">
            <w:pPr>
              <w:keepNext/>
              <w:snapToGrid w:val="0"/>
              <w:spacing w:before="70" w:after="70" w:line="240" w:lineRule="auto"/>
              <w:ind w:firstLine="0"/>
              <w:jc w:val="left"/>
              <w:rPr>
                <w:sz w:val="21"/>
              </w:rPr>
            </w:pPr>
            <w:r>
              <w:rPr>
                <w:sz w:val="21"/>
                <w:szCs w:val="21"/>
              </w:rPr>
              <w:t>备份配置</w:t>
            </w:r>
          </w:p>
        </w:tc>
        <w:tc>
          <w:tcPr>
            <w:tcW w:w="2436" w:type="dxa"/>
            <w:vAlign w:val="center"/>
          </w:tcPr>
          <w:p w14:paraId="2B0E7368">
            <w:pPr>
              <w:keepNext/>
              <w:snapToGrid w:val="0"/>
              <w:spacing w:before="70" w:after="70" w:line="240" w:lineRule="auto"/>
              <w:ind w:firstLine="0"/>
              <w:jc w:val="left"/>
              <w:rPr>
                <w:sz w:val="21"/>
              </w:rPr>
            </w:pPr>
            <w:r>
              <w:rPr>
                <w:sz w:val="21"/>
                <w:szCs w:val="21"/>
              </w:rPr>
              <w:t>设置备份策略</w:t>
            </w:r>
          </w:p>
        </w:tc>
        <w:tc>
          <w:tcPr>
            <w:tcW w:w="1386" w:type="dxa"/>
            <w:vAlign w:val="center"/>
          </w:tcPr>
          <w:p w14:paraId="646E1760">
            <w:pPr>
              <w:keepNext/>
              <w:snapToGrid w:val="0"/>
              <w:spacing w:before="70" w:after="70" w:line="240" w:lineRule="auto"/>
              <w:ind w:firstLine="0"/>
              <w:jc w:val="left"/>
              <w:rPr>
                <w:sz w:val="21"/>
              </w:rPr>
            </w:pPr>
            <w:r>
              <w:rPr>
                <w:sz w:val="21"/>
                <w:szCs w:val="21"/>
              </w:rPr>
              <w:t>软件</w:t>
            </w:r>
          </w:p>
        </w:tc>
        <w:tc>
          <w:tcPr>
            <w:tcW w:w="1806" w:type="dxa"/>
            <w:vAlign w:val="center"/>
          </w:tcPr>
          <w:p w14:paraId="6E83995C">
            <w:pPr>
              <w:keepNext/>
              <w:snapToGrid w:val="0"/>
              <w:spacing w:before="70" w:after="70" w:line="240" w:lineRule="auto"/>
              <w:ind w:firstLine="0"/>
              <w:jc w:val="left"/>
              <w:rPr>
                <w:sz w:val="21"/>
              </w:rPr>
            </w:pPr>
            <w:r>
              <w:rPr>
                <w:sz w:val="21"/>
                <w:szCs w:val="21"/>
              </w:rPr>
              <w:t>生效</w:t>
            </w:r>
          </w:p>
        </w:tc>
        <w:tc>
          <w:tcPr>
            <w:tcW w:w="1176" w:type="dxa"/>
            <w:vAlign w:val="center"/>
          </w:tcPr>
          <w:p w14:paraId="499F564F">
            <w:pPr>
              <w:keepNext/>
              <w:snapToGrid w:val="0"/>
              <w:spacing w:before="70" w:after="70" w:line="240" w:lineRule="auto"/>
              <w:ind w:firstLine="0"/>
              <w:jc w:val="left"/>
              <w:rPr>
                <w:sz w:val="21"/>
              </w:rPr>
            </w:pPr>
            <w:r>
              <w:rPr>
                <w:sz w:val="21"/>
                <w:szCs w:val="21"/>
              </w:rPr>
              <w:t>配置记录</w:t>
            </w:r>
          </w:p>
        </w:tc>
      </w:tr>
      <w:tr w14:paraId="5E955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5AA0EA3">
            <w:pPr>
              <w:keepNext/>
              <w:snapToGrid w:val="0"/>
              <w:spacing w:before="70" w:after="70" w:line="240" w:lineRule="auto"/>
              <w:ind w:firstLine="0"/>
              <w:jc w:val="center"/>
              <w:rPr>
                <w:sz w:val="21"/>
              </w:rPr>
            </w:pPr>
            <w:r>
              <w:rPr>
                <w:sz w:val="21"/>
                <w:szCs w:val="21"/>
              </w:rPr>
              <w:t>31</w:t>
            </w:r>
          </w:p>
        </w:tc>
        <w:tc>
          <w:tcPr>
            <w:tcW w:w="1596" w:type="dxa"/>
            <w:vAlign w:val="center"/>
          </w:tcPr>
          <w:p w14:paraId="58004E38">
            <w:pPr>
              <w:keepNext/>
              <w:snapToGrid w:val="0"/>
              <w:spacing w:before="70" w:after="70" w:line="240" w:lineRule="auto"/>
              <w:ind w:firstLine="0"/>
              <w:jc w:val="left"/>
              <w:rPr>
                <w:sz w:val="21"/>
              </w:rPr>
            </w:pPr>
            <w:r>
              <w:rPr>
                <w:sz w:val="21"/>
                <w:szCs w:val="21"/>
              </w:rPr>
              <w:t>权限配置</w:t>
            </w:r>
          </w:p>
        </w:tc>
        <w:tc>
          <w:tcPr>
            <w:tcW w:w="2436" w:type="dxa"/>
            <w:vAlign w:val="center"/>
          </w:tcPr>
          <w:p w14:paraId="1EC598D5">
            <w:pPr>
              <w:keepNext/>
              <w:snapToGrid w:val="0"/>
              <w:spacing w:before="70" w:after="70" w:line="240" w:lineRule="auto"/>
              <w:ind w:firstLine="0"/>
              <w:jc w:val="left"/>
              <w:rPr>
                <w:sz w:val="21"/>
              </w:rPr>
            </w:pPr>
            <w:r>
              <w:rPr>
                <w:sz w:val="21"/>
                <w:szCs w:val="21"/>
              </w:rPr>
              <w:t>用户、角色、权限</w:t>
            </w:r>
          </w:p>
        </w:tc>
        <w:tc>
          <w:tcPr>
            <w:tcW w:w="1386" w:type="dxa"/>
            <w:vAlign w:val="center"/>
          </w:tcPr>
          <w:p w14:paraId="1D84D8BB">
            <w:pPr>
              <w:keepNext/>
              <w:snapToGrid w:val="0"/>
              <w:spacing w:before="70" w:after="70" w:line="240" w:lineRule="auto"/>
              <w:ind w:firstLine="0"/>
              <w:jc w:val="left"/>
              <w:rPr>
                <w:sz w:val="21"/>
              </w:rPr>
            </w:pPr>
            <w:r>
              <w:rPr>
                <w:sz w:val="21"/>
                <w:szCs w:val="21"/>
              </w:rPr>
              <w:t>软件</w:t>
            </w:r>
          </w:p>
        </w:tc>
        <w:tc>
          <w:tcPr>
            <w:tcW w:w="1806" w:type="dxa"/>
            <w:vAlign w:val="center"/>
          </w:tcPr>
          <w:p w14:paraId="0C7B3E00">
            <w:pPr>
              <w:keepNext/>
              <w:snapToGrid w:val="0"/>
              <w:spacing w:before="70" w:after="70" w:line="240" w:lineRule="auto"/>
              <w:ind w:firstLine="0"/>
              <w:jc w:val="left"/>
              <w:rPr>
                <w:sz w:val="21"/>
              </w:rPr>
            </w:pPr>
            <w:r>
              <w:rPr>
                <w:sz w:val="21"/>
                <w:szCs w:val="21"/>
              </w:rPr>
              <w:t>生效</w:t>
            </w:r>
          </w:p>
        </w:tc>
        <w:tc>
          <w:tcPr>
            <w:tcW w:w="1176" w:type="dxa"/>
            <w:vAlign w:val="center"/>
          </w:tcPr>
          <w:p w14:paraId="6F064516">
            <w:pPr>
              <w:keepNext/>
              <w:snapToGrid w:val="0"/>
              <w:spacing w:before="70" w:after="70" w:line="240" w:lineRule="auto"/>
              <w:ind w:firstLine="0"/>
              <w:jc w:val="left"/>
              <w:rPr>
                <w:sz w:val="21"/>
              </w:rPr>
            </w:pPr>
            <w:r>
              <w:rPr>
                <w:sz w:val="21"/>
                <w:szCs w:val="21"/>
              </w:rPr>
              <w:t>配置记录</w:t>
            </w:r>
          </w:p>
        </w:tc>
      </w:tr>
      <w:tr w14:paraId="017E0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22CEDCCB">
            <w:pPr>
              <w:keepNext/>
              <w:snapToGrid w:val="0"/>
              <w:spacing w:before="70" w:after="70" w:line="240" w:lineRule="auto"/>
              <w:ind w:firstLine="0"/>
              <w:jc w:val="center"/>
              <w:rPr>
                <w:sz w:val="21"/>
              </w:rPr>
            </w:pPr>
            <w:r>
              <w:rPr>
                <w:sz w:val="21"/>
                <w:szCs w:val="21"/>
              </w:rPr>
              <w:t>32</w:t>
            </w:r>
          </w:p>
        </w:tc>
        <w:tc>
          <w:tcPr>
            <w:tcW w:w="1596" w:type="dxa"/>
            <w:vAlign w:val="center"/>
          </w:tcPr>
          <w:p w14:paraId="74F91A48">
            <w:pPr>
              <w:keepNext/>
              <w:snapToGrid w:val="0"/>
              <w:spacing w:before="70" w:after="70" w:line="240" w:lineRule="auto"/>
              <w:ind w:firstLine="0"/>
              <w:jc w:val="left"/>
              <w:rPr>
                <w:sz w:val="21"/>
              </w:rPr>
            </w:pPr>
            <w:r>
              <w:rPr>
                <w:sz w:val="21"/>
                <w:szCs w:val="21"/>
              </w:rPr>
              <w:t>安全配置</w:t>
            </w:r>
          </w:p>
        </w:tc>
        <w:tc>
          <w:tcPr>
            <w:tcW w:w="2436" w:type="dxa"/>
            <w:vAlign w:val="center"/>
          </w:tcPr>
          <w:p w14:paraId="13722163">
            <w:pPr>
              <w:keepNext/>
              <w:snapToGrid w:val="0"/>
              <w:spacing w:before="70" w:after="70" w:line="240" w:lineRule="auto"/>
              <w:ind w:firstLine="0"/>
              <w:jc w:val="left"/>
              <w:rPr>
                <w:sz w:val="21"/>
              </w:rPr>
            </w:pPr>
            <w:r>
              <w:rPr>
                <w:sz w:val="21"/>
                <w:szCs w:val="21"/>
              </w:rPr>
              <w:t>加密、审计、端口</w:t>
            </w:r>
          </w:p>
        </w:tc>
        <w:tc>
          <w:tcPr>
            <w:tcW w:w="1386" w:type="dxa"/>
            <w:vAlign w:val="center"/>
          </w:tcPr>
          <w:p w14:paraId="1C7795BA">
            <w:pPr>
              <w:keepNext/>
              <w:snapToGrid w:val="0"/>
              <w:spacing w:before="70" w:after="70" w:line="240" w:lineRule="auto"/>
              <w:ind w:firstLine="0"/>
              <w:jc w:val="left"/>
              <w:rPr>
                <w:sz w:val="21"/>
              </w:rPr>
            </w:pPr>
            <w:r>
              <w:rPr>
                <w:sz w:val="21"/>
                <w:szCs w:val="21"/>
              </w:rPr>
              <w:t>软件</w:t>
            </w:r>
          </w:p>
        </w:tc>
        <w:tc>
          <w:tcPr>
            <w:tcW w:w="1806" w:type="dxa"/>
            <w:vAlign w:val="center"/>
          </w:tcPr>
          <w:p w14:paraId="32B7D457">
            <w:pPr>
              <w:keepNext/>
              <w:snapToGrid w:val="0"/>
              <w:spacing w:before="70" w:after="70" w:line="240" w:lineRule="auto"/>
              <w:ind w:firstLine="0"/>
              <w:jc w:val="left"/>
              <w:rPr>
                <w:sz w:val="21"/>
              </w:rPr>
            </w:pPr>
            <w:r>
              <w:rPr>
                <w:sz w:val="21"/>
                <w:szCs w:val="21"/>
              </w:rPr>
              <w:t>生效</w:t>
            </w:r>
          </w:p>
        </w:tc>
        <w:tc>
          <w:tcPr>
            <w:tcW w:w="1176" w:type="dxa"/>
            <w:vAlign w:val="center"/>
          </w:tcPr>
          <w:p w14:paraId="5159EA4B">
            <w:pPr>
              <w:keepNext/>
              <w:snapToGrid w:val="0"/>
              <w:spacing w:before="70" w:after="70" w:line="240" w:lineRule="auto"/>
              <w:ind w:firstLine="0"/>
              <w:jc w:val="left"/>
              <w:rPr>
                <w:sz w:val="21"/>
              </w:rPr>
            </w:pPr>
            <w:r>
              <w:rPr>
                <w:sz w:val="21"/>
                <w:szCs w:val="21"/>
              </w:rPr>
              <w:t>配置记录</w:t>
            </w:r>
          </w:p>
        </w:tc>
      </w:tr>
      <w:tr w14:paraId="4B6A5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5BCC273A">
            <w:pPr>
              <w:keepNext/>
              <w:snapToGrid w:val="0"/>
              <w:spacing w:before="70" w:after="70" w:line="240" w:lineRule="auto"/>
              <w:ind w:firstLine="0"/>
              <w:jc w:val="center"/>
              <w:rPr>
                <w:sz w:val="21"/>
              </w:rPr>
            </w:pPr>
            <w:r>
              <w:rPr>
                <w:sz w:val="21"/>
                <w:szCs w:val="21"/>
              </w:rPr>
              <w:t>33</w:t>
            </w:r>
          </w:p>
        </w:tc>
        <w:tc>
          <w:tcPr>
            <w:tcW w:w="1596" w:type="dxa"/>
            <w:vAlign w:val="center"/>
          </w:tcPr>
          <w:p w14:paraId="4209B888">
            <w:pPr>
              <w:keepNext/>
              <w:snapToGrid w:val="0"/>
              <w:spacing w:before="70" w:after="70" w:line="240" w:lineRule="auto"/>
              <w:ind w:firstLine="0"/>
              <w:jc w:val="left"/>
              <w:rPr>
                <w:sz w:val="21"/>
              </w:rPr>
            </w:pPr>
            <w:r>
              <w:rPr>
                <w:sz w:val="21"/>
                <w:szCs w:val="21"/>
              </w:rPr>
              <w:t>文档交接</w:t>
            </w:r>
          </w:p>
        </w:tc>
        <w:tc>
          <w:tcPr>
            <w:tcW w:w="2436" w:type="dxa"/>
            <w:vAlign w:val="center"/>
          </w:tcPr>
          <w:p w14:paraId="09F92442">
            <w:pPr>
              <w:keepNext/>
              <w:snapToGrid w:val="0"/>
              <w:spacing w:before="70" w:after="70" w:line="240" w:lineRule="auto"/>
              <w:ind w:firstLine="0"/>
              <w:jc w:val="left"/>
              <w:rPr>
                <w:sz w:val="21"/>
              </w:rPr>
            </w:pPr>
            <w:r>
              <w:rPr>
                <w:sz w:val="21"/>
                <w:szCs w:val="21"/>
              </w:rPr>
              <w:t>手册、图纸、清单</w:t>
            </w:r>
          </w:p>
        </w:tc>
        <w:tc>
          <w:tcPr>
            <w:tcW w:w="1386" w:type="dxa"/>
            <w:vAlign w:val="center"/>
          </w:tcPr>
          <w:p w14:paraId="35F0AC34">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6D0B1184">
            <w:pPr>
              <w:keepNext/>
              <w:snapToGrid w:val="0"/>
              <w:spacing w:before="70" w:after="70" w:line="240" w:lineRule="auto"/>
              <w:ind w:firstLine="0"/>
              <w:jc w:val="left"/>
              <w:rPr>
                <w:sz w:val="21"/>
              </w:rPr>
            </w:pPr>
            <w:r>
              <w:rPr>
                <w:sz w:val="21"/>
                <w:szCs w:val="21"/>
              </w:rPr>
              <w:t>齐全</w:t>
            </w:r>
          </w:p>
        </w:tc>
        <w:tc>
          <w:tcPr>
            <w:tcW w:w="1176" w:type="dxa"/>
            <w:vAlign w:val="center"/>
          </w:tcPr>
          <w:p w14:paraId="5CABF1DB">
            <w:pPr>
              <w:keepNext/>
              <w:snapToGrid w:val="0"/>
              <w:spacing w:before="70" w:after="70" w:line="240" w:lineRule="auto"/>
              <w:ind w:firstLine="0"/>
              <w:jc w:val="left"/>
              <w:rPr>
                <w:sz w:val="21"/>
              </w:rPr>
            </w:pPr>
            <w:r>
              <w:rPr>
                <w:sz w:val="21"/>
                <w:szCs w:val="21"/>
              </w:rPr>
              <w:t>交接单</w:t>
            </w:r>
          </w:p>
        </w:tc>
      </w:tr>
      <w:tr w14:paraId="7B09E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49973DF6">
            <w:pPr>
              <w:keepNext/>
              <w:snapToGrid w:val="0"/>
              <w:spacing w:before="70" w:after="70" w:line="240" w:lineRule="auto"/>
              <w:ind w:firstLine="0"/>
              <w:jc w:val="center"/>
              <w:rPr>
                <w:sz w:val="21"/>
              </w:rPr>
            </w:pPr>
            <w:r>
              <w:rPr>
                <w:sz w:val="21"/>
                <w:szCs w:val="21"/>
              </w:rPr>
              <w:t>34</w:t>
            </w:r>
          </w:p>
        </w:tc>
        <w:tc>
          <w:tcPr>
            <w:tcW w:w="1596" w:type="dxa"/>
            <w:vAlign w:val="center"/>
          </w:tcPr>
          <w:p w14:paraId="4A30E65A">
            <w:pPr>
              <w:keepNext/>
              <w:snapToGrid w:val="0"/>
              <w:spacing w:before="70" w:after="70" w:line="240" w:lineRule="auto"/>
              <w:ind w:firstLine="0"/>
              <w:jc w:val="left"/>
              <w:rPr>
                <w:sz w:val="21"/>
              </w:rPr>
            </w:pPr>
            <w:r>
              <w:rPr>
                <w:sz w:val="21"/>
                <w:szCs w:val="21"/>
              </w:rPr>
              <w:t>培训演示</w:t>
            </w:r>
          </w:p>
        </w:tc>
        <w:tc>
          <w:tcPr>
            <w:tcW w:w="2436" w:type="dxa"/>
            <w:vAlign w:val="center"/>
          </w:tcPr>
          <w:p w14:paraId="5101D852">
            <w:pPr>
              <w:keepNext/>
              <w:snapToGrid w:val="0"/>
              <w:spacing w:before="70" w:after="70" w:line="240" w:lineRule="auto"/>
              <w:ind w:firstLine="0"/>
              <w:jc w:val="left"/>
              <w:rPr>
                <w:sz w:val="21"/>
              </w:rPr>
            </w:pPr>
            <w:r>
              <w:rPr>
                <w:sz w:val="21"/>
                <w:szCs w:val="21"/>
              </w:rPr>
              <w:t>现场演示关键操作</w:t>
            </w:r>
          </w:p>
        </w:tc>
        <w:tc>
          <w:tcPr>
            <w:tcW w:w="1386" w:type="dxa"/>
            <w:vAlign w:val="center"/>
          </w:tcPr>
          <w:p w14:paraId="4ED4A285">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4E6BB543">
            <w:pPr>
              <w:keepNext/>
              <w:snapToGrid w:val="0"/>
              <w:spacing w:before="70" w:after="70" w:line="240" w:lineRule="auto"/>
              <w:ind w:firstLine="0"/>
              <w:jc w:val="left"/>
              <w:rPr>
                <w:sz w:val="21"/>
              </w:rPr>
            </w:pPr>
            <w:r>
              <w:rPr>
                <w:sz w:val="21"/>
                <w:szCs w:val="21"/>
              </w:rPr>
              <w:t>甲方确认</w:t>
            </w:r>
          </w:p>
        </w:tc>
        <w:tc>
          <w:tcPr>
            <w:tcW w:w="1176" w:type="dxa"/>
            <w:vAlign w:val="center"/>
          </w:tcPr>
          <w:p w14:paraId="1515A93A">
            <w:pPr>
              <w:keepNext/>
              <w:snapToGrid w:val="0"/>
              <w:spacing w:before="70" w:after="70" w:line="240" w:lineRule="auto"/>
              <w:ind w:firstLine="0"/>
              <w:jc w:val="left"/>
              <w:rPr>
                <w:sz w:val="21"/>
              </w:rPr>
            </w:pPr>
            <w:r>
              <w:rPr>
                <w:sz w:val="21"/>
                <w:szCs w:val="21"/>
              </w:rPr>
              <w:t>培训记录</w:t>
            </w:r>
          </w:p>
        </w:tc>
      </w:tr>
      <w:tr w14:paraId="4D4C7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44F28A16">
            <w:pPr>
              <w:keepNext/>
              <w:snapToGrid w:val="0"/>
              <w:spacing w:before="70" w:after="70" w:line="240" w:lineRule="auto"/>
              <w:ind w:firstLine="0"/>
              <w:jc w:val="center"/>
              <w:rPr>
                <w:sz w:val="21"/>
              </w:rPr>
            </w:pPr>
            <w:r>
              <w:rPr>
                <w:sz w:val="21"/>
                <w:szCs w:val="21"/>
              </w:rPr>
              <w:t>35</w:t>
            </w:r>
          </w:p>
        </w:tc>
        <w:tc>
          <w:tcPr>
            <w:tcW w:w="1596" w:type="dxa"/>
            <w:vAlign w:val="center"/>
          </w:tcPr>
          <w:p w14:paraId="27A85086">
            <w:pPr>
              <w:keepNext/>
              <w:snapToGrid w:val="0"/>
              <w:spacing w:before="70" w:after="70" w:line="240" w:lineRule="auto"/>
              <w:ind w:firstLine="0"/>
              <w:jc w:val="left"/>
              <w:rPr>
                <w:sz w:val="21"/>
              </w:rPr>
            </w:pPr>
            <w:r>
              <w:rPr>
                <w:sz w:val="21"/>
                <w:szCs w:val="21"/>
              </w:rPr>
              <w:t>试运行</w:t>
            </w:r>
          </w:p>
        </w:tc>
        <w:tc>
          <w:tcPr>
            <w:tcW w:w="2436" w:type="dxa"/>
            <w:vAlign w:val="center"/>
          </w:tcPr>
          <w:p w14:paraId="7F25F90C">
            <w:pPr>
              <w:keepNext/>
              <w:snapToGrid w:val="0"/>
              <w:spacing w:before="70" w:after="70" w:line="240" w:lineRule="auto"/>
              <w:ind w:firstLine="0"/>
              <w:jc w:val="left"/>
              <w:rPr>
                <w:sz w:val="21"/>
              </w:rPr>
            </w:pPr>
            <w:r>
              <w:rPr>
                <w:sz w:val="21"/>
                <w:szCs w:val="21"/>
              </w:rPr>
              <w:t>连续运行 72 h</w:t>
            </w:r>
          </w:p>
        </w:tc>
        <w:tc>
          <w:tcPr>
            <w:tcW w:w="1386" w:type="dxa"/>
            <w:vAlign w:val="center"/>
          </w:tcPr>
          <w:p w14:paraId="6ED02F6D">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43B8625B">
            <w:pPr>
              <w:keepNext/>
              <w:snapToGrid w:val="0"/>
              <w:spacing w:before="70" w:after="70" w:line="240" w:lineRule="auto"/>
              <w:ind w:firstLine="0"/>
              <w:jc w:val="left"/>
              <w:rPr>
                <w:sz w:val="21"/>
              </w:rPr>
            </w:pPr>
            <w:r>
              <w:rPr>
                <w:sz w:val="21"/>
                <w:szCs w:val="21"/>
              </w:rPr>
              <w:t>无故障</w:t>
            </w:r>
          </w:p>
        </w:tc>
        <w:tc>
          <w:tcPr>
            <w:tcW w:w="1176" w:type="dxa"/>
            <w:vAlign w:val="center"/>
          </w:tcPr>
          <w:p w14:paraId="13A21D58">
            <w:pPr>
              <w:keepNext/>
              <w:snapToGrid w:val="0"/>
              <w:spacing w:before="70" w:after="70" w:line="240" w:lineRule="auto"/>
              <w:ind w:firstLine="0"/>
              <w:jc w:val="left"/>
              <w:rPr>
                <w:sz w:val="21"/>
              </w:rPr>
            </w:pPr>
            <w:r>
              <w:rPr>
                <w:sz w:val="21"/>
                <w:szCs w:val="21"/>
              </w:rPr>
              <w:t>运行记录</w:t>
            </w:r>
          </w:p>
        </w:tc>
      </w:tr>
      <w:tr w14:paraId="09786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0A41E80F">
            <w:pPr>
              <w:keepNext/>
              <w:snapToGrid w:val="0"/>
              <w:spacing w:before="70" w:after="70" w:line="240" w:lineRule="auto"/>
              <w:ind w:firstLine="0"/>
              <w:jc w:val="center"/>
              <w:rPr>
                <w:sz w:val="21"/>
              </w:rPr>
            </w:pPr>
            <w:r>
              <w:rPr>
                <w:sz w:val="21"/>
                <w:szCs w:val="21"/>
              </w:rPr>
              <w:t>36</w:t>
            </w:r>
          </w:p>
        </w:tc>
        <w:tc>
          <w:tcPr>
            <w:tcW w:w="1596" w:type="dxa"/>
            <w:vAlign w:val="center"/>
          </w:tcPr>
          <w:p w14:paraId="1D704F88">
            <w:pPr>
              <w:keepNext/>
              <w:snapToGrid w:val="0"/>
              <w:spacing w:before="70" w:after="70" w:line="240" w:lineRule="auto"/>
              <w:ind w:firstLine="0"/>
              <w:jc w:val="left"/>
              <w:rPr>
                <w:sz w:val="21"/>
              </w:rPr>
            </w:pPr>
            <w:r>
              <w:rPr>
                <w:sz w:val="21"/>
                <w:szCs w:val="21"/>
              </w:rPr>
              <w:t>问题整改</w:t>
            </w:r>
          </w:p>
        </w:tc>
        <w:tc>
          <w:tcPr>
            <w:tcW w:w="2436" w:type="dxa"/>
            <w:vAlign w:val="center"/>
          </w:tcPr>
          <w:p w14:paraId="78A7E434">
            <w:pPr>
              <w:keepNext/>
              <w:snapToGrid w:val="0"/>
              <w:spacing w:before="70" w:after="70" w:line="240" w:lineRule="auto"/>
              <w:ind w:firstLine="0"/>
              <w:jc w:val="left"/>
              <w:rPr>
                <w:sz w:val="21"/>
              </w:rPr>
            </w:pPr>
            <w:r>
              <w:rPr>
                <w:sz w:val="21"/>
                <w:szCs w:val="21"/>
              </w:rPr>
              <w:t>记录并整改</w:t>
            </w:r>
          </w:p>
        </w:tc>
        <w:tc>
          <w:tcPr>
            <w:tcW w:w="1386" w:type="dxa"/>
            <w:vAlign w:val="center"/>
          </w:tcPr>
          <w:p w14:paraId="5BEA89E3">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4FB8B1FD">
            <w:pPr>
              <w:keepNext/>
              <w:snapToGrid w:val="0"/>
              <w:spacing w:before="70" w:after="70" w:line="240" w:lineRule="auto"/>
              <w:ind w:firstLine="0"/>
              <w:jc w:val="left"/>
              <w:rPr>
                <w:sz w:val="21"/>
              </w:rPr>
            </w:pPr>
            <w:r>
              <w:rPr>
                <w:sz w:val="21"/>
                <w:szCs w:val="21"/>
              </w:rPr>
              <w:t>闭环</w:t>
            </w:r>
          </w:p>
        </w:tc>
        <w:tc>
          <w:tcPr>
            <w:tcW w:w="1176" w:type="dxa"/>
            <w:vAlign w:val="center"/>
          </w:tcPr>
          <w:p w14:paraId="7B911FA8">
            <w:pPr>
              <w:keepNext/>
              <w:snapToGrid w:val="0"/>
              <w:spacing w:before="70" w:after="70" w:line="240" w:lineRule="auto"/>
              <w:ind w:firstLine="0"/>
              <w:jc w:val="left"/>
              <w:rPr>
                <w:sz w:val="21"/>
              </w:rPr>
            </w:pPr>
            <w:r>
              <w:rPr>
                <w:sz w:val="21"/>
                <w:szCs w:val="21"/>
              </w:rPr>
              <w:t>整改单</w:t>
            </w:r>
          </w:p>
        </w:tc>
      </w:tr>
      <w:tr w14:paraId="7A066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C14C3F0">
            <w:pPr>
              <w:keepNext/>
              <w:snapToGrid w:val="0"/>
              <w:spacing w:before="70" w:after="70" w:line="240" w:lineRule="auto"/>
              <w:ind w:firstLine="0"/>
              <w:jc w:val="center"/>
              <w:rPr>
                <w:sz w:val="21"/>
              </w:rPr>
            </w:pPr>
            <w:r>
              <w:rPr>
                <w:sz w:val="21"/>
                <w:szCs w:val="21"/>
              </w:rPr>
              <w:t>37</w:t>
            </w:r>
          </w:p>
        </w:tc>
        <w:tc>
          <w:tcPr>
            <w:tcW w:w="1596" w:type="dxa"/>
            <w:vAlign w:val="center"/>
          </w:tcPr>
          <w:p w14:paraId="73ADC792">
            <w:pPr>
              <w:keepNext/>
              <w:snapToGrid w:val="0"/>
              <w:spacing w:before="70" w:after="70" w:line="240" w:lineRule="auto"/>
              <w:ind w:firstLine="0"/>
              <w:jc w:val="left"/>
              <w:rPr>
                <w:sz w:val="21"/>
              </w:rPr>
            </w:pPr>
            <w:r>
              <w:rPr>
                <w:sz w:val="21"/>
                <w:szCs w:val="21"/>
              </w:rPr>
              <w:t>验收测试</w:t>
            </w:r>
          </w:p>
        </w:tc>
        <w:tc>
          <w:tcPr>
            <w:tcW w:w="2436" w:type="dxa"/>
            <w:vAlign w:val="center"/>
          </w:tcPr>
          <w:p w14:paraId="6CCE0FC4">
            <w:pPr>
              <w:keepNext/>
              <w:snapToGrid w:val="0"/>
              <w:spacing w:before="70" w:after="70" w:line="240" w:lineRule="auto"/>
              <w:ind w:firstLine="0"/>
              <w:jc w:val="left"/>
              <w:rPr>
                <w:sz w:val="21"/>
              </w:rPr>
            </w:pPr>
            <w:r>
              <w:rPr>
                <w:sz w:val="21"/>
                <w:szCs w:val="21"/>
              </w:rPr>
              <w:t>按清单逐项测试</w:t>
            </w:r>
          </w:p>
        </w:tc>
        <w:tc>
          <w:tcPr>
            <w:tcW w:w="1386" w:type="dxa"/>
            <w:vAlign w:val="center"/>
          </w:tcPr>
          <w:p w14:paraId="383FC96A">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021EC10D">
            <w:pPr>
              <w:keepNext/>
              <w:snapToGrid w:val="0"/>
              <w:spacing w:before="70" w:after="70" w:line="240" w:lineRule="auto"/>
              <w:ind w:firstLine="0"/>
              <w:jc w:val="left"/>
              <w:rPr>
                <w:sz w:val="21"/>
              </w:rPr>
            </w:pPr>
            <w:r>
              <w:rPr>
                <w:sz w:val="21"/>
                <w:szCs w:val="21"/>
              </w:rPr>
              <w:t>全部合格</w:t>
            </w:r>
          </w:p>
        </w:tc>
        <w:tc>
          <w:tcPr>
            <w:tcW w:w="1176" w:type="dxa"/>
            <w:vAlign w:val="center"/>
          </w:tcPr>
          <w:p w14:paraId="70E0C585">
            <w:pPr>
              <w:keepNext/>
              <w:snapToGrid w:val="0"/>
              <w:spacing w:before="70" w:after="70" w:line="240" w:lineRule="auto"/>
              <w:ind w:firstLine="0"/>
              <w:jc w:val="left"/>
              <w:rPr>
                <w:sz w:val="21"/>
              </w:rPr>
            </w:pPr>
            <w:r>
              <w:rPr>
                <w:sz w:val="21"/>
                <w:szCs w:val="21"/>
              </w:rPr>
              <w:t>验收报告</w:t>
            </w:r>
          </w:p>
        </w:tc>
      </w:tr>
      <w:tr w14:paraId="6F5C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62FE6087">
            <w:pPr>
              <w:keepNext/>
              <w:snapToGrid w:val="0"/>
              <w:spacing w:before="70" w:after="70" w:line="240" w:lineRule="auto"/>
              <w:ind w:firstLine="0"/>
              <w:jc w:val="center"/>
              <w:rPr>
                <w:sz w:val="21"/>
              </w:rPr>
            </w:pPr>
            <w:r>
              <w:rPr>
                <w:sz w:val="21"/>
                <w:szCs w:val="21"/>
              </w:rPr>
              <w:t>38</w:t>
            </w:r>
          </w:p>
        </w:tc>
        <w:tc>
          <w:tcPr>
            <w:tcW w:w="1596" w:type="dxa"/>
            <w:vAlign w:val="center"/>
          </w:tcPr>
          <w:p w14:paraId="53CA1241">
            <w:pPr>
              <w:keepNext/>
              <w:snapToGrid w:val="0"/>
              <w:spacing w:before="70" w:after="70" w:line="240" w:lineRule="auto"/>
              <w:ind w:firstLine="0"/>
              <w:jc w:val="left"/>
              <w:rPr>
                <w:sz w:val="21"/>
              </w:rPr>
            </w:pPr>
            <w:r>
              <w:rPr>
                <w:sz w:val="21"/>
                <w:szCs w:val="21"/>
              </w:rPr>
              <w:t>包装复位</w:t>
            </w:r>
          </w:p>
        </w:tc>
        <w:tc>
          <w:tcPr>
            <w:tcW w:w="2436" w:type="dxa"/>
            <w:vAlign w:val="center"/>
          </w:tcPr>
          <w:p w14:paraId="0A2B2115">
            <w:pPr>
              <w:keepNext/>
              <w:snapToGrid w:val="0"/>
              <w:spacing w:before="70" w:after="70" w:line="240" w:lineRule="auto"/>
              <w:ind w:firstLine="0"/>
              <w:jc w:val="left"/>
              <w:rPr>
                <w:sz w:val="21"/>
              </w:rPr>
            </w:pPr>
            <w:r>
              <w:rPr>
                <w:sz w:val="21"/>
                <w:szCs w:val="21"/>
              </w:rPr>
              <w:t>清洁、装箱、清点</w:t>
            </w:r>
          </w:p>
        </w:tc>
        <w:tc>
          <w:tcPr>
            <w:tcW w:w="1386" w:type="dxa"/>
            <w:vAlign w:val="center"/>
          </w:tcPr>
          <w:p w14:paraId="33A0D176">
            <w:pPr>
              <w:keepNext/>
              <w:snapToGrid w:val="0"/>
              <w:spacing w:before="70" w:after="70" w:line="240" w:lineRule="auto"/>
              <w:ind w:firstLine="0"/>
              <w:jc w:val="left"/>
              <w:rPr>
                <w:sz w:val="21"/>
              </w:rPr>
            </w:pPr>
            <w:r>
              <w:rPr>
                <w:sz w:val="21"/>
                <w:szCs w:val="21"/>
              </w:rPr>
              <w:t>航空箱</w:t>
            </w:r>
          </w:p>
        </w:tc>
        <w:tc>
          <w:tcPr>
            <w:tcW w:w="1806" w:type="dxa"/>
            <w:vAlign w:val="center"/>
          </w:tcPr>
          <w:p w14:paraId="3B906380">
            <w:pPr>
              <w:keepNext/>
              <w:snapToGrid w:val="0"/>
              <w:spacing w:before="70" w:after="70" w:line="240" w:lineRule="auto"/>
              <w:ind w:firstLine="0"/>
              <w:jc w:val="left"/>
              <w:rPr>
                <w:sz w:val="21"/>
              </w:rPr>
            </w:pPr>
            <w:r>
              <w:rPr>
                <w:sz w:val="21"/>
                <w:szCs w:val="21"/>
              </w:rPr>
              <w:t>齐全</w:t>
            </w:r>
          </w:p>
        </w:tc>
        <w:tc>
          <w:tcPr>
            <w:tcW w:w="1176" w:type="dxa"/>
            <w:vAlign w:val="center"/>
          </w:tcPr>
          <w:p w14:paraId="2D45F1DA">
            <w:pPr>
              <w:keepNext/>
              <w:snapToGrid w:val="0"/>
              <w:spacing w:before="70" w:after="70" w:line="240" w:lineRule="auto"/>
              <w:ind w:firstLine="0"/>
              <w:jc w:val="left"/>
              <w:rPr>
                <w:sz w:val="21"/>
              </w:rPr>
            </w:pPr>
            <w:r>
              <w:rPr>
                <w:sz w:val="21"/>
                <w:szCs w:val="21"/>
              </w:rPr>
              <w:t>装箱单</w:t>
            </w:r>
          </w:p>
        </w:tc>
      </w:tr>
      <w:tr w14:paraId="6BD57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3AB3CEDD">
            <w:pPr>
              <w:keepNext/>
              <w:snapToGrid w:val="0"/>
              <w:spacing w:before="70" w:after="70" w:line="240" w:lineRule="auto"/>
              <w:ind w:firstLine="0"/>
              <w:jc w:val="center"/>
              <w:rPr>
                <w:sz w:val="21"/>
              </w:rPr>
            </w:pPr>
            <w:r>
              <w:rPr>
                <w:sz w:val="21"/>
                <w:szCs w:val="21"/>
              </w:rPr>
              <w:t>39</w:t>
            </w:r>
          </w:p>
        </w:tc>
        <w:tc>
          <w:tcPr>
            <w:tcW w:w="1596" w:type="dxa"/>
            <w:vAlign w:val="center"/>
          </w:tcPr>
          <w:p w14:paraId="1F13CBE1">
            <w:pPr>
              <w:keepNext/>
              <w:snapToGrid w:val="0"/>
              <w:spacing w:before="70" w:after="70" w:line="240" w:lineRule="auto"/>
              <w:ind w:firstLine="0"/>
              <w:jc w:val="left"/>
              <w:rPr>
                <w:sz w:val="21"/>
              </w:rPr>
            </w:pPr>
            <w:r>
              <w:rPr>
                <w:sz w:val="21"/>
                <w:szCs w:val="21"/>
              </w:rPr>
              <w:t>现场清理</w:t>
            </w:r>
          </w:p>
        </w:tc>
        <w:tc>
          <w:tcPr>
            <w:tcW w:w="2436" w:type="dxa"/>
            <w:vAlign w:val="center"/>
          </w:tcPr>
          <w:p w14:paraId="5581372D">
            <w:pPr>
              <w:keepNext/>
              <w:snapToGrid w:val="0"/>
              <w:spacing w:before="70" w:after="70" w:line="240" w:lineRule="auto"/>
              <w:ind w:firstLine="0"/>
              <w:jc w:val="left"/>
              <w:rPr>
                <w:sz w:val="21"/>
              </w:rPr>
            </w:pPr>
            <w:r>
              <w:rPr>
                <w:sz w:val="21"/>
                <w:szCs w:val="21"/>
              </w:rPr>
              <w:t>清理废弃物</w:t>
            </w:r>
          </w:p>
        </w:tc>
        <w:tc>
          <w:tcPr>
            <w:tcW w:w="1386" w:type="dxa"/>
            <w:vAlign w:val="center"/>
          </w:tcPr>
          <w:p w14:paraId="592E9B47">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6C07DC24">
            <w:pPr>
              <w:keepNext/>
              <w:snapToGrid w:val="0"/>
              <w:spacing w:before="70" w:after="70" w:line="240" w:lineRule="auto"/>
              <w:ind w:firstLine="0"/>
              <w:jc w:val="left"/>
              <w:rPr>
                <w:sz w:val="21"/>
              </w:rPr>
            </w:pPr>
            <w:r>
              <w:rPr>
                <w:sz w:val="21"/>
                <w:szCs w:val="21"/>
              </w:rPr>
              <w:t>工完料尽</w:t>
            </w:r>
          </w:p>
        </w:tc>
        <w:tc>
          <w:tcPr>
            <w:tcW w:w="1176" w:type="dxa"/>
            <w:vAlign w:val="center"/>
          </w:tcPr>
          <w:p w14:paraId="049539C2">
            <w:pPr>
              <w:keepNext/>
              <w:snapToGrid w:val="0"/>
              <w:spacing w:before="70" w:after="70" w:line="240" w:lineRule="auto"/>
              <w:ind w:firstLine="0"/>
              <w:jc w:val="left"/>
              <w:rPr>
                <w:sz w:val="21"/>
              </w:rPr>
            </w:pPr>
            <w:r>
              <w:rPr>
                <w:sz w:val="21"/>
                <w:szCs w:val="21"/>
              </w:rPr>
              <w:t>现场确认</w:t>
            </w:r>
          </w:p>
        </w:tc>
      </w:tr>
      <w:tr w14:paraId="364E4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5" w:type="dxa"/>
            <w:vAlign w:val="center"/>
          </w:tcPr>
          <w:p w14:paraId="7670849B">
            <w:pPr>
              <w:keepNext/>
              <w:snapToGrid w:val="0"/>
              <w:spacing w:before="70" w:after="70" w:line="240" w:lineRule="auto"/>
              <w:ind w:firstLine="0"/>
              <w:jc w:val="center"/>
              <w:rPr>
                <w:sz w:val="21"/>
              </w:rPr>
            </w:pPr>
            <w:r>
              <w:rPr>
                <w:sz w:val="21"/>
                <w:szCs w:val="21"/>
              </w:rPr>
              <w:t>40</w:t>
            </w:r>
          </w:p>
        </w:tc>
        <w:tc>
          <w:tcPr>
            <w:tcW w:w="1596" w:type="dxa"/>
            <w:vAlign w:val="center"/>
          </w:tcPr>
          <w:p w14:paraId="559C1C3A">
            <w:pPr>
              <w:keepNext/>
              <w:snapToGrid w:val="0"/>
              <w:spacing w:before="70" w:after="70" w:line="240" w:lineRule="auto"/>
              <w:ind w:firstLine="0"/>
              <w:jc w:val="left"/>
              <w:rPr>
                <w:sz w:val="21"/>
              </w:rPr>
            </w:pPr>
            <w:r>
              <w:rPr>
                <w:sz w:val="21"/>
                <w:szCs w:val="21"/>
              </w:rPr>
              <w:t>移交确认</w:t>
            </w:r>
          </w:p>
        </w:tc>
        <w:tc>
          <w:tcPr>
            <w:tcW w:w="2436" w:type="dxa"/>
            <w:vAlign w:val="center"/>
          </w:tcPr>
          <w:p w14:paraId="60F3C8E4">
            <w:pPr>
              <w:keepNext/>
              <w:snapToGrid w:val="0"/>
              <w:spacing w:before="70" w:after="70" w:line="240" w:lineRule="auto"/>
              <w:ind w:firstLine="0"/>
              <w:jc w:val="left"/>
              <w:rPr>
                <w:sz w:val="21"/>
              </w:rPr>
            </w:pPr>
            <w:r>
              <w:rPr>
                <w:sz w:val="21"/>
                <w:szCs w:val="21"/>
              </w:rPr>
              <w:t>双方签字</w:t>
            </w:r>
          </w:p>
        </w:tc>
        <w:tc>
          <w:tcPr>
            <w:tcW w:w="1386" w:type="dxa"/>
            <w:vAlign w:val="center"/>
          </w:tcPr>
          <w:p w14:paraId="036EBB48">
            <w:pPr>
              <w:keepNext/>
              <w:snapToGrid w:val="0"/>
              <w:spacing w:before="70" w:after="70" w:line="240" w:lineRule="auto"/>
              <w:ind w:firstLine="0"/>
              <w:jc w:val="left"/>
              <w:rPr>
                <w:sz w:val="21"/>
              </w:rPr>
            </w:pPr>
            <w:r>
              <w:rPr>
                <w:rFonts w:hint="eastAsia"/>
                <w:sz w:val="21"/>
                <w:szCs w:val="21"/>
              </w:rPr>
              <w:t>-</w:t>
            </w:r>
          </w:p>
        </w:tc>
        <w:tc>
          <w:tcPr>
            <w:tcW w:w="1806" w:type="dxa"/>
            <w:vAlign w:val="center"/>
          </w:tcPr>
          <w:p w14:paraId="4A137493">
            <w:pPr>
              <w:keepNext/>
              <w:snapToGrid w:val="0"/>
              <w:spacing w:before="70" w:after="70" w:line="240" w:lineRule="auto"/>
              <w:ind w:firstLine="0"/>
              <w:jc w:val="left"/>
              <w:rPr>
                <w:sz w:val="21"/>
              </w:rPr>
            </w:pPr>
            <w:r>
              <w:rPr>
                <w:sz w:val="21"/>
                <w:szCs w:val="21"/>
              </w:rPr>
              <w:t>完成</w:t>
            </w:r>
          </w:p>
        </w:tc>
        <w:tc>
          <w:tcPr>
            <w:tcW w:w="1176" w:type="dxa"/>
            <w:vAlign w:val="center"/>
          </w:tcPr>
          <w:p w14:paraId="676C06D0">
            <w:pPr>
              <w:keepNext/>
              <w:snapToGrid w:val="0"/>
              <w:spacing w:before="70" w:after="70" w:line="240" w:lineRule="auto"/>
              <w:ind w:firstLine="0"/>
              <w:jc w:val="left"/>
              <w:rPr>
                <w:sz w:val="21"/>
              </w:rPr>
            </w:pPr>
            <w:r>
              <w:rPr>
                <w:sz w:val="21"/>
                <w:szCs w:val="21"/>
              </w:rPr>
              <w:t>移交单</w:t>
            </w:r>
          </w:p>
        </w:tc>
      </w:tr>
    </w:tbl>
    <w:p w14:paraId="748C2041">
      <w:pPr>
        <w:spacing w:line="240" w:lineRule="auto"/>
      </w:pPr>
    </w:p>
    <w:p w14:paraId="3EBE5A12">
      <w:pPr>
        <w:pStyle w:val="5"/>
      </w:pPr>
      <w:bookmarkStart w:id="235" w:name="_Toc28245"/>
      <w:r>
        <w:rPr>
          <w:szCs w:val="32"/>
        </w:rPr>
        <w:t>2.11.12 交付物的包装与运输细则</w:t>
      </w:r>
      <w:bookmarkEnd w:id="235"/>
    </w:p>
    <w:p w14:paraId="27923324">
      <w:r>
        <w:rPr>
          <w:rFonts w:hint="eastAsia"/>
        </w:rPr>
        <w:t>在设备与成果交付流程中，风险高发环节并非技术环节，而是物流运输环节。本节明确包装与运输的实施规范。</w:t>
      </w:r>
    </w:p>
    <w:p w14:paraId="2EC0B44F">
      <w:r>
        <w:rPr>
          <w:rFonts w:hint="eastAsia"/>
          <w:b/>
        </w:rPr>
        <w:t>（1）包装分级</w:t>
      </w:r>
      <w:r>
        <w:rPr>
          <w:rFonts w:hint="eastAsia"/>
        </w:rPr>
        <w:t>管控</w:t>
      </w:r>
    </w:p>
    <w:p w14:paraId="31D21870">
      <w:r>
        <w:rPr>
          <w:rFonts w:hint="eastAsia"/>
        </w:rPr>
        <w:t>精密测量设备（包括跟踪器、扫描仪、全站仪、接收机）需采用定制防震包装箱体，箱体内部依据设备部件几何轮廓设置EPE或珍珠棉缓冲衬垫，同时配置温湿度指示卡与震动指示标签；计算机与存储类设备需采用防静电包装形式；线缆与工具类器材需采用分格工具箱收纳；纸质成果资料需采用防潮封装处理。包装等级依据运输方式、运输路程、装卸搬运频次三要素耦合确定，直达运输与多次转运对应的包装防护要求存在显著差异。</w:t>
      </w:r>
    </w:p>
    <w:p w14:paraId="64003D14">
      <w:r>
        <w:rPr>
          <w:rFonts w:hint="eastAsia"/>
          <w:b/>
        </w:rPr>
        <w:t>（2）装载作业要求</w:t>
      </w:r>
    </w:p>
    <w:p w14:paraId="78341189">
      <w:pPr>
        <w:rPr>
          <w:b/>
        </w:rPr>
      </w:pPr>
      <w:r>
        <w:rPr>
          <w:rFonts w:hint="eastAsia"/>
        </w:rPr>
        <w:t>装载作业遵循重件在下、轻件在上的原则，装载重心需靠近车厢几何中心与底部位置；所有箱体采用绑带进行固定，禁止仅依靠堆叠实现固定；箱体之间增设隔板，避免硬碰撞；禁止将设备与油品、化学制品混装。装车完成后留存影像资料，卸货时对照影像逐一核验。</w:t>
      </w:r>
    </w:p>
    <w:p w14:paraId="0091BCD8">
      <w:r>
        <w:rPr>
          <w:rFonts w:hint="eastAsia"/>
          <w:b/>
        </w:rPr>
        <w:t>（3）运输过程监控</w:t>
      </w:r>
    </w:p>
    <w:p w14:paraId="7206588C">
      <w:pPr>
        <w:rPr>
          <w:b/>
        </w:rPr>
      </w:pPr>
      <w:r>
        <w:rPr>
          <w:rFonts w:hint="eastAsia"/>
        </w:rPr>
        <w:t>长途运输场景下，需在箱体内放置震动与倾斜指示标签，设备到货后首先核查指示标签状态，再开展开箱作业；超限尺寸设备到货后需实施开箱检验与精度复测。高价值设备建议配置全程定位跟踪机制，运输过程中记录承运人信息、车辆牌照、驾驶员联系方式。</w:t>
      </w:r>
    </w:p>
    <w:p w14:paraId="787FE7E5">
      <w:r>
        <w:rPr>
          <w:rFonts w:hint="eastAsia"/>
          <w:b/>
        </w:rPr>
        <w:t>（4）到货验收</w:t>
      </w:r>
      <w:r>
        <w:rPr>
          <w:rFonts w:hint="eastAsia"/>
        </w:rPr>
        <w:t>流程</w:t>
      </w:r>
    </w:p>
    <w:p w14:paraId="5DF03D4B">
      <w:r>
        <w:rPr>
          <w:rFonts w:hint="eastAsia"/>
        </w:rPr>
        <w:t>设备到货后24h内完成外观检查、数量清点与开箱检验；精密设备验收完成后需静置24h，再开展通电测试，规避结露引发的短路风险；测试合格的设备办理入库手续，测试不合格的设备留存原始包装与现场影像资料，向承运方或供应商提出索赔。</w:t>
      </w:r>
    </w:p>
    <w:p w14:paraId="646C3EE2">
      <w:r>
        <w:rPr>
          <w:rFonts w:hint="eastAsia"/>
          <w:b/>
        </w:rPr>
        <w:t>（5）运输风险责任划分</w:t>
      </w:r>
    </w:p>
    <w:p w14:paraId="27B55FBC">
      <w:pPr>
        <w:rPr>
          <w:b/>
        </w:rPr>
      </w:pPr>
      <w:r>
        <w:rPr>
          <w:rFonts w:hint="eastAsia"/>
        </w:rPr>
        <w:t>采购合同中明确约定运输风险的责任主体，通常到货验收完成前由供方承担运输风险；我方自行运输的设备，需投保货物运输险；甲方提供的场地内转运作业，需事先核验通道条件、限高、限重参数与责任边界。</w:t>
      </w:r>
    </w:p>
    <w:p w14:paraId="74267DE5">
      <w:r>
        <w:rPr>
          <w:rFonts w:hint="eastAsia"/>
          <w:b/>
        </w:rPr>
        <w:t>（6）运输后精度复核</w:t>
      </w:r>
      <w:r>
        <w:rPr>
          <w:rFonts w:hint="eastAsia"/>
        </w:rPr>
        <w:t>流程</w:t>
      </w:r>
    </w:p>
    <w:p w14:paraId="03B8A8CA">
      <w:r>
        <w:rPr>
          <w:rFonts w:hint="eastAsia"/>
        </w:rPr>
        <w:t>设备运输完成后必须开展一次精度复核作业，禁止以外观无异常为由省略该环节。精度复核采用标准尺与标准球开展校准，偏差超过0.05mm的设备需重新标定。该环节为判定“运输损伤”与“精度漂移”的核心依据。</w:t>
      </w:r>
    </w:p>
    <w:p w14:paraId="5E3004C1">
      <w:pPr>
        <w:pStyle w:val="5"/>
      </w:pPr>
      <w:bookmarkStart w:id="236" w:name="_Toc5838"/>
      <w:r>
        <w:rPr>
          <w:szCs w:val="32"/>
        </w:rPr>
        <w:t>2.11.13 安装调试与现场验收细则</w:t>
      </w:r>
      <w:bookmarkEnd w:id="236"/>
    </w:p>
    <w:p w14:paraId="733342DE">
      <w:r>
        <w:rPr>
          <w:rFonts w:hint="eastAsia"/>
        </w:rPr>
        <w:t>安装调试阶段的核心作用为完成设备从到货状态向可用系统状态的转化，本节按照“安装实施—参数调试—试运行—竣工验收”的四阶段逻辑展开说明：</w:t>
      </w:r>
    </w:p>
    <w:p w14:paraId="109927ED">
      <w:r>
        <w:rPr>
          <w:rFonts w:hint="eastAsia"/>
          <w:b/>
        </w:rPr>
        <w:t>（1）安装前置准备。</w:t>
      </w:r>
      <w:r>
        <w:rPr>
          <w:rFonts w:hint="eastAsia"/>
        </w:rPr>
        <w:t>开展安装环境的合规性核验，核验维度包括供电容量与接地电阻、网络端口配置与带宽参数、作业场地尺寸与承重能力、温湿度与粉尘浓度指标。对于未达环境要求的作业现场，须先行完成环境整改，严禁边安装边整改的作业模式。安装方案须提前报送甲方审核备案，涉及结构开孔、动火作业、临时用电的施工内容，须按规定办理对应作业手续。</w:t>
      </w:r>
    </w:p>
    <w:p w14:paraId="5E9D6A84">
      <w:r>
        <w:rPr>
          <w:rFonts w:hint="eastAsia"/>
          <w:b/>
        </w:rPr>
        <w:t>（2）安装作业实施。</w:t>
      </w:r>
      <w:r>
        <w:rPr>
          <w:rFonts w:hint="eastAsia"/>
        </w:rPr>
        <w:t>严格依据安装手册开展作业，关键作业步骤执行双人确认机制，关键步骤涵盖设备就位与调平、线缆敷设与标识、接地连接与测试、上电自检。线缆敷设遵循强电与弱电分离、转弯半径符合规范、线缆两端标识清晰的准则，不得因线缆隐蔽敷设而随意作业。</w:t>
      </w:r>
    </w:p>
    <w:p w14:paraId="580C255D">
      <w:r>
        <w:rPr>
          <w:rFonts w:hint="eastAsia"/>
          <w:b/>
        </w:rPr>
        <w:t>（3）参数配置与联调。</w:t>
      </w:r>
      <w:r>
        <w:rPr>
          <w:rFonts w:hint="eastAsia"/>
        </w:rPr>
        <w:t>配置内容包括网络地址、数据传输路径、用户权限、报警阈值、备份策略；完成各设备联动功能调试，调试内容涵盖触发联动、同步协同、数据传输；完成测距精度与时间基准的校准。调试作业完成后编制配置清单，该清单为后续系统恢复与配置复现的依据。</w:t>
      </w:r>
    </w:p>
    <w:p w14:paraId="650251B3">
      <w:r>
        <w:rPr>
          <w:rFonts w:hint="eastAsia"/>
          <w:b/>
        </w:rPr>
        <w:t>（4）试运行环节。</w:t>
      </w:r>
      <w:r>
        <w:rPr>
          <w:rFonts w:hint="eastAsia"/>
        </w:rPr>
        <w:t>试运行时长不低于5个工作日，试运行覆盖日常使用场景下的典型操作与异常工况（例如断电重启、网络切换、数据导出）。试运行期间建立问题台账，对台账内问题执行逐条闭环处置；问题未完成闭环的系统，不得进入竣工验收环节。</w:t>
      </w:r>
    </w:p>
    <w:p w14:paraId="250535F7">
      <w:r>
        <w:rPr>
          <w:rFonts w:hint="eastAsia"/>
          <w:b/>
        </w:rPr>
        <w:t>（5）现场竣工验收。</w:t>
      </w:r>
      <w:r>
        <w:rPr>
          <w:rFonts w:hint="eastAsia"/>
        </w:rPr>
        <w:t>验收内容包括：设备清单核验、功能逐项演示、性能指标抽检、文档资料清点、培训完成情况核查。验收合格后由双方签字确认，编制验收报告；验收未通过的条目明确整改期限，整改完成后开展复验。</w:t>
      </w:r>
    </w:p>
    <w:p w14:paraId="53F41AD2">
      <w:r>
        <w:rPr>
          <w:rFonts w:hint="eastAsia"/>
          <w:b/>
        </w:rPr>
        <w:t>（6）交付后稳定运行保障。</w:t>
      </w:r>
      <w:r>
        <w:rPr>
          <w:rFonts w:hint="eastAsia"/>
        </w:rPr>
        <w:t>验收完成后设置30天稳定运行期，由我方安排技术人员提供远程或驻场支持，观测系统在实际使用场景中的运行状态；稳定期内出现的问题优先处置，相关问题的处置时间不计入质保期起算的争议范围，该模式可避免“验收即失联”的问题。</w:t>
      </w:r>
    </w:p>
    <w:p w14:paraId="56B5DF2D">
      <w:pPr>
        <w:pStyle w:val="4"/>
      </w:pPr>
      <w:bookmarkStart w:id="237" w:name="_Toc20474"/>
      <w:r>
        <w:rPr>
          <w:szCs w:val="36"/>
        </w:rPr>
        <w:t>2.12 服务与运维专项方案</w:t>
      </w:r>
      <w:bookmarkEnd w:id="237"/>
    </w:p>
    <w:p w14:paraId="1A3FA8FA">
      <w:pPr>
        <w:pStyle w:val="5"/>
      </w:pPr>
      <w:bookmarkStart w:id="238" w:name="_Toc3044"/>
      <w:r>
        <w:rPr>
          <w:szCs w:val="32"/>
        </w:rPr>
        <w:t>2.12.1 服务响应流程</w:t>
      </w:r>
      <w:bookmarkEnd w:id="238"/>
    </w:p>
    <w:p w14:paraId="17423A51">
      <w:r>
        <w:t>服务流程分为</w:t>
      </w:r>
      <w:r>
        <w:rPr>
          <w:rFonts w:hint="eastAsia"/>
        </w:rPr>
        <w:t>“</w:t>
      </w:r>
      <w:r>
        <w:t>受理</w:t>
      </w:r>
      <w:r>
        <w:rPr>
          <w:rFonts w:hint="eastAsia"/>
        </w:rPr>
        <w:t>-</w:t>
      </w:r>
      <w:r>
        <w:t>分级</w:t>
      </w:r>
      <w:r>
        <w:rPr>
          <w:rFonts w:hint="eastAsia"/>
        </w:rPr>
        <w:t>-</w:t>
      </w:r>
      <w:r>
        <w:t>处置</w:t>
      </w:r>
      <w:r>
        <w:rPr>
          <w:rFonts w:hint="eastAsia"/>
        </w:rPr>
        <w:t>-</w:t>
      </w:r>
      <w:r>
        <w:t>验证</w:t>
      </w:r>
      <w:r>
        <w:rPr>
          <w:rFonts w:hint="eastAsia"/>
        </w:rPr>
        <w:t>-</w:t>
      </w:r>
      <w:r>
        <w:t>关闭</w:t>
      </w:r>
      <w:r>
        <w:rPr>
          <w:rFonts w:hint="eastAsia"/>
        </w:rPr>
        <w:t>”</w:t>
      </w:r>
      <w:r>
        <w:t>五个环节：受理环节登记问题现象、设备编号、影响范围；分级环节按严重程度分为紧急、重要、一般三级；处置环节优先远程支持，无法解决时安排现场；验证环节由甲方确认故障排除并复测关键指标；关闭环节归档记录并回访满意度。</w:t>
      </w:r>
    </w:p>
    <w:p w14:paraId="62C3F171">
      <w:pPr>
        <w:ind w:firstLine="0"/>
        <w:jc w:val="center"/>
      </w:pPr>
      <w:r>
        <w:drawing>
          <wp:inline distT="0" distB="0" distL="0" distR="0">
            <wp:extent cx="5466080" cy="2809240"/>
            <wp:effectExtent l="0" t="0" r="5080" b="10160"/>
            <wp:docPr id="343670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0088" name="图片 1"/>
                    <pic:cNvPicPr>
                      <a:picLocks noChangeAspect="1"/>
                    </pic:cNvPicPr>
                  </pic:nvPicPr>
                  <pic:blipFill>
                    <a:blip r:embed="rId97"/>
                    <a:stretch>
                      <a:fillRect/>
                    </a:stretch>
                  </pic:blipFill>
                  <pic:spPr>
                    <a:xfrm>
                      <a:off x="0" y="0"/>
                      <a:ext cx="5466667" cy="2809524"/>
                    </a:xfrm>
                    <a:prstGeom prst="rect">
                      <a:avLst/>
                    </a:prstGeom>
                  </pic:spPr>
                </pic:pic>
              </a:graphicData>
            </a:graphic>
          </wp:inline>
        </w:drawing>
      </w:r>
    </w:p>
    <w:p w14:paraId="121268DA">
      <w:pPr>
        <w:spacing w:after="200" w:line="280" w:lineRule="auto"/>
        <w:ind w:firstLine="0"/>
        <w:jc w:val="center"/>
      </w:pPr>
      <w:r>
        <w:rPr>
          <w:sz w:val="21"/>
          <w:szCs w:val="21"/>
        </w:rPr>
        <w:t>图 2-4</w:t>
      </w:r>
      <w:r>
        <w:rPr>
          <w:rFonts w:hint="eastAsia"/>
          <w:sz w:val="21"/>
          <w:szCs w:val="21"/>
        </w:rPr>
        <w:t>3</w:t>
      </w:r>
      <w:r>
        <w:rPr>
          <w:sz w:val="21"/>
          <w:szCs w:val="21"/>
        </w:rPr>
        <w:t xml:space="preserve">  技术服务响应流程</w:t>
      </w:r>
    </w:p>
    <w:p w14:paraId="674D1CC7">
      <w:pPr>
        <w:pStyle w:val="5"/>
      </w:pPr>
      <w:bookmarkStart w:id="239" w:name="_Toc25676"/>
      <w:r>
        <w:rPr>
          <w:szCs w:val="32"/>
        </w:rPr>
        <w:t>2.12.2 服务级别指标</w:t>
      </w:r>
      <w:bookmarkEnd w:id="239"/>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4"/>
        <w:gridCol w:w="2233"/>
        <w:gridCol w:w="1358"/>
        <w:gridCol w:w="1598"/>
        <w:gridCol w:w="2407"/>
      </w:tblGrid>
      <w:tr w14:paraId="22707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04" w:type="dxa"/>
            <w:shd w:val="clear" w:color="auto" w:fill="E7E6E6"/>
            <w:vAlign w:val="center"/>
          </w:tcPr>
          <w:p w14:paraId="1455F73B">
            <w:pPr>
              <w:snapToGrid w:val="0"/>
              <w:spacing w:before="70" w:after="70" w:line="240" w:lineRule="auto"/>
              <w:ind w:firstLine="0"/>
              <w:jc w:val="center"/>
              <w:rPr>
                <w:b/>
                <w:sz w:val="21"/>
              </w:rPr>
            </w:pPr>
            <w:r>
              <w:rPr>
                <w:b/>
                <w:sz w:val="21"/>
                <w:szCs w:val="21"/>
              </w:rPr>
              <w:t>服务级别</w:t>
            </w:r>
          </w:p>
        </w:tc>
        <w:tc>
          <w:tcPr>
            <w:tcW w:w="2233" w:type="dxa"/>
            <w:shd w:val="clear" w:color="auto" w:fill="E7E6E6"/>
            <w:vAlign w:val="center"/>
          </w:tcPr>
          <w:p w14:paraId="40FA4C5A">
            <w:pPr>
              <w:snapToGrid w:val="0"/>
              <w:spacing w:before="70" w:after="70" w:line="240" w:lineRule="auto"/>
              <w:ind w:firstLine="0"/>
              <w:jc w:val="center"/>
              <w:rPr>
                <w:b/>
                <w:sz w:val="21"/>
              </w:rPr>
            </w:pPr>
            <w:r>
              <w:rPr>
                <w:b/>
                <w:sz w:val="21"/>
                <w:szCs w:val="21"/>
              </w:rPr>
              <w:t>判定标准</w:t>
            </w:r>
          </w:p>
        </w:tc>
        <w:tc>
          <w:tcPr>
            <w:tcW w:w="1358" w:type="dxa"/>
            <w:shd w:val="clear" w:color="auto" w:fill="E7E6E6"/>
            <w:vAlign w:val="center"/>
          </w:tcPr>
          <w:p w14:paraId="5D500231">
            <w:pPr>
              <w:snapToGrid w:val="0"/>
              <w:spacing w:before="70" w:after="70" w:line="240" w:lineRule="auto"/>
              <w:ind w:firstLine="0"/>
              <w:jc w:val="center"/>
              <w:rPr>
                <w:b/>
                <w:sz w:val="21"/>
              </w:rPr>
            </w:pPr>
            <w:r>
              <w:rPr>
                <w:b/>
                <w:sz w:val="21"/>
                <w:szCs w:val="21"/>
              </w:rPr>
              <w:t>响应时限</w:t>
            </w:r>
          </w:p>
        </w:tc>
        <w:tc>
          <w:tcPr>
            <w:tcW w:w="1598" w:type="dxa"/>
            <w:shd w:val="clear" w:color="auto" w:fill="E7E6E6"/>
            <w:vAlign w:val="center"/>
          </w:tcPr>
          <w:p w14:paraId="61710869">
            <w:pPr>
              <w:snapToGrid w:val="0"/>
              <w:spacing w:before="70" w:after="70" w:line="240" w:lineRule="auto"/>
              <w:ind w:firstLine="0"/>
              <w:jc w:val="center"/>
              <w:rPr>
                <w:b/>
                <w:sz w:val="21"/>
              </w:rPr>
            </w:pPr>
            <w:r>
              <w:rPr>
                <w:b/>
                <w:sz w:val="21"/>
                <w:szCs w:val="21"/>
              </w:rPr>
              <w:t>解决时限</w:t>
            </w:r>
          </w:p>
        </w:tc>
        <w:tc>
          <w:tcPr>
            <w:tcW w:w="2407" w:type="dxa"/>
            <w:shd w:val="clear" w:color="auto" w:fill="E7E6E6"/>
            <w:vAlign w:val="center"/>
          </w:tcPr>
          <w:p w14:paraId="485C9297">
            <w:pPr>
              <w:snapToGrid w:val="0"/>
              <w:spacing w:before="70" w:after="70" w:line="240" w:lineRule="auto"/>
              <w:ind w:firstLine="0"/>
              <w:jc w:val="center"/>
              <w:rPr>
                <w:b/>
                <w:sz w:val="21"/>
              </w:rPr>
            </w:pPr>
            <w:r>
              <w:rPr>
                <w:b/>
                <w:sz w:val="21"/>
                <w:szCs w:val="21"/>
              </w:rPr>
              <w:t>升级机制</w:t>
            </w:r>
          </w:p>
        </w:tc>
      </w:tr>
      <w:tr w14:paraId="503E0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501E43AA">
            <w:pPr>
              <w:snapToGrid w:val="0"/>
              <w:spacing w:before="70" w:after="70" w:line="240" w:lineRule="auto"/>
              <w:ind w:firstLine="0"/>
              <w:jc w:val="center"/>
              <w:rPr>
                <w:sz w:val="21"/>
              </w:rPr>
            </w:pPr>
            <w:r>
              <w:rPr>
                <w:sz w:val="21"/>
                <w:szCs w:val="21"/>
              </w:rPr>
              <w:t>紧急</w:t>
            </w:r>
          </w:p>
        </w:tc>
        <w:tc>
          <w:tcPr>
            <w:tcW w:w="2233" w:type="dxa"/>
            <w:vAlign w:val="center"/>
          </w:tcPr>
          <w:p w14:paraId="3416B949">
            <w:pPr>
              <w:snapToGrid w:val="0"/>
              <w:spacing w:before="70" w:after="70" w:line="240" w:lineRule="auto"/>
              <w:ind w:firstLine="0"/>
              <w:jc w:val="center"/>
              <w:rPr>
                <w:sz w:val="21"/>
              </w:rPr>
            </w:pPr>
            <w:r>
              <w:rPr>
                <w:sz w:val="21"/>
                <w:szCs w:val="21"/>
              </w:rPr>
              <w:t>装备停机、影响现场作业</w:t>
            </w:r>
          </w:p>
        </w:tc>
        <w:tc>
          <w:tcPr>
            <w:tcW w:w="1358" w:type="dxa"/>
            <w:vAlign w:val="center"/>
          </w:tcPr>
          <w:p w14:paraId="66CEE7E7">
            <w:pPr>
              <w:snapToGrid w:val="0"/>
              <w:spacing w:before="70" w:after="70" w:line="240" w:lineRule="auto"/>
              <w:ind w:firstLine="0"/>
              <w:jc w:val="left"/>
              <w:rPr>
                <w:sz w:val="21"/>
              </w:rPr>
            </w:pPr>
            <w:r>
              <w:rPr>
                <w:sz w:val="21"/>
                <w:szCs w:val="21"/>
              </w:rPr>
              <w:t>30 min</w:t>
            </w:r>
          </w:p>
        </w:tc>
        <w:tc>
          <w:tcPr>
            <w:tcW w:w="1598" w:type="dxa"/>
            <w:vAlign w:val="center"/>
          </w:tcPr>
          <w:p w14:paraId="2AA38693">
            <w:pPr>
              <w:snapToGrid w:val="0"/>
              <w:spacing w:before="70" w:after="70" w:line="240" w:lineRule="auto"/>
              <w:ind w:firstLine="0"/>
              <w:jc w:val="left"/>
              <w:rPr>
                <w:sz w:val="21"/>
              </w:rPr>
            </w:pPr>
            <w:r>
              <w:rPr>
                <w:sz w:val="21"/>
                <w:szCs w:val="21"/>
              </w:rPr>
              <w:t>4 h（远程）/48 h（到场）</w:t>
            </w:r>
          </w:p>
        </w:tc>
        <w:tc>
          <w:tcPr>
            <w:tcW w:w="2407" w:type="dxa"/>
            <w:vAlign w:val="center"/>
          </w:tcPr>
          <w:p w14:paraId="5E6E8054">
            <w:pPr>
              <w:snapToGrid w:val="0"/>
              <w:spacing w:before="70" w:after="70" w:line="240" w:lineRule="auto"/>
              <w:ind w:firstLine="0"/>
              <w:jc w:val="left"/>
              <w:rPr>
                <w:sz w:val="21"/>
              </w:rPr>
            </w:pPr>
            <w:r>
              <w:rPr>
                <w:sz w:val="21"/>
                <w:szCs w:val="21"/>
              </w:rPr>
              <w:t>1 h 未响应升级至项目负责人</w:t>
            </w:r>
          </w:p>
        </w:tc>
      </w:tr>
      <w:tr w14:paraId="5C995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76E97A4F">
            <w:pPr>
              <w:snapToGrid w:val="0"/>
              <w:spacing w:before="70" w:after="70" w:line="240" w:lineRule="auto"/>
              <w:ind w:firstLine="0"/>
              <w:jc w:val="center"/>
              <w:rPr>
                <w:sz w:val="21"/>
              </w:rPr>
            </w:pPr>
            <w:r>
              <w:rPr>
                <w:sz w:val="21"/>
                <w:szCs w:val="21"/>
              </w:rPr>
              <w:t>重要</w:t>
            </w:r>
          </w:p>
        </w:tc>
        <w:tc>
          <w:tcPr>
            <w:tcW w:w="2233" w:type="dxa"/>
            <w:vAlign w:val="center"/>
          </w:tcPr>
          <w:p w14:paraId="76061F75">
            <w:pPr>
              <w:snapToGrid w:val="0"/>
              <w:spacing w:before="70" w:after="70" w:line="240" w:lineRule="auto"/>
              <w:ind w:firstLine="0"/>
              <w:jc w:val="center"/>
              <w:rPr>
                <w:sz w:val="21"/>
              </w:rPr>
            </w:pPr>
            <w:r>
              <w:rPr>
                <w:sz w:val="21"/>
                <w:szCs w:val="21"/>
              </w:rPr>
              <w:t>部分功能失效、精度下降</w:t>
            </w:r>
          </w:p>
        </w:tc>
        <w:tc>
          <w:tcPr>
            <w:tcW w:w="1358" w:type="dxa"/>
            <w:vAlign w:val="center"/>
          </w:tcPr>
          <w:p w14:paraId="63F1C7F5">
            <w:pPr>
              <w:snapToGrid w:val="0"/>
              <w:spacing w:before="70" w:after="70" w:line="240" w:lineRule="auto"/>
              <w:ind w:firstLine="0"/>
              <w:jc w:val="left"/>
              <w:rPr>
                <w:sz w:val="21"/>
              </w:rPr>
            </w:pPr>
            <w:r>
              <w:rPr>
                <w:sz w:val="21"/>
                <w:szCs w:val="21"/>
              </w:rPr>
              <w:t>2 h</w:t>
            </w:r>
          </w:p>
        </w:tc>
        <w:tc>
          <w:tcPr>
            <w:tcW w:w="1598" w:type="dxa"/>
            <w:vAlign w:val="center"/>
          </w:tcPr>
          <w:p w14:paraId="4D90F6F7">
            <w:pPr>
              <w:snapToGrid w:val="0"/>
              <w:spacing w:before="70" w:after="70" w:line="240" w:lineRule="auto"/>
              <w:ind w:firstLine="0"/>
              <w:jc w:val="left"/>
              <w:rPr>
                <w:sz w:val="21"/>
              </w:rPr>
            </w:pPr>
            <w:r>
              <w:rPr>
                <w:sz w:val="21"/>
                <w:szCs w:val="21"/>
              </w:rPr>
              <w:t>24 h（远程）/72 h（到场）</w:t>
            </w:r>
          </w:p>
        </w:tc>
        <w:tc>
          <w:tcPr>
            <w:tcW w:w="2407" w:type="dxa"/>
            <w:vAlign w:val="center"/>
          </w:tcPr>
          <w:p w14:paraId="4D5F5053">
            <w:pPr>
              <w:snapToGrid w:val="0"/>
              <w:spacing w:before="70" w:after="70" w:line="240" w:lineRule="auto"/>
              <w:ind w:firstLine="0"/>
              <w:jc w:val="left"/>
              <w:rPr>
                <w:sz w:val="21"/>
              </w:rPr>
            </w:pPr>
            <w:r>
              <w:rPr>
                <w:sz w:val="21"/>
                <w:szCs w:val="21"/>
              </w:rPr>
              <w:t>4 h 未解决升级至技术负责人</w:t>
            </w:r>
          </w:p>
        </w:tc>
      </w:tr>
      <w:tr w14:paraId="37893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02B3B039">
            <w:pPr>
              <w:snapToGrid w:val="0"/>
              <w:spacing w:before="70" w:after="70" w:line="240" w:lineRule="auto"/>
              <w:ind w:firstLine="0"/>
              <w:jc w:val="center"/>
              <w:rPr>
                <w:sz w:val="21"/>
              </w:rPr>
            </w:pPr>
            <w:r>
              <w:rPr>
                <w:sz w:val="21"/>
                <w:szCs w:val="21"/>
              </w:rPr>
              <w:t>一般</w:t>
            </w:r>
          </w:p>
        </w:tc>
        <w:tc>
          <w:tcPr>
            <w:tcW w:w="2233" w:type="dxa"/>
            <w:vAlign w:val="center"/>
          </w:tcPr>
          <w:p w14:paraId="427C3D9E">
            <w:pPr>
              <w:snapToGrid w:val="0"/>
              <w:spacing w:before="70" w:after="70" w:line="240" w:lineRule="auto"/>
              <w:ind w:firstLine="0"/>
              <w:jc w:val="center"/>
              <w:rPr>
                <w:sz w:val="21"/>
              </w:rPr>
            </w:pPr>
            <w:r>
              <w:rPr>
                <w:sz w:val="21"/>
                <w:szCs w:val="21"/>
              </w:rPr>
              <w:t>使用咨询、界面问题</w:t>
            </w:r>
          </w:p>
        </w:tc>
        <w:tc>
          <w:tcPr>
            <w:tcW w:w="1358" w:type="dxa"/>
            <w:vAlign w:val="center"/>
          </w:tcPr>
          <w:p w14:paraId="3354B81C">
            <w:pPr>
              <w:snapToGrid w:val="0"/>
              <w:spacing w:before="70" w:after="70" w:line="240" w:lineRule="auto"/>
              <w:ind w:firstLine="0"/>
              <w:jc w:val="left"/>
              <w:rPr>
                <w:sz w:val="21"/>
              </w:rPr>
            </w:pPr>
            <w:r>
              <w:rPr>
                <w:sz w:val="21"/>
                <w:szCs w:val="21"/>
              </w:rPr>
              <w:t>4 h</w:t>
            </w:r>
          </w:p>
        </w:tc>
        <w:tc>
          <w:tcPr>
            <w:tcW w:w="1598" w:type="dxa"/>
            <w:vAlign w:val="center"/>
          </w:tcPr>
          <w:p w14:paraId="5427CF41">
            <w:pPr>
              <w:snapToGrid w:val="0"/>
              <w:spacing w:before="70" w:after="70" w:line="240" w:lineRule="auto"/>
              <w:ind w:firstLine="0"/>
              <w:jc w:val="left"/>
              <w:rPr>
                <w:sz w:val="21"/>
              </w:rPr>
            </w:pPr>
            <w:r>
              <w:rPr>
                <w:sz w:val="21"/>
                <w:szCs w:val="21"/>
              </w:rPr>
              <w:t>3 个工作日</w:t>
            </w:r>
          </w:p>
        </w:tc>
        <w:tc>
          <w:tcPr>
            <w:tcW w:w="2407" w:type="dxa"/>
            <w:vAlign w:val="center"/>
          </w:tcPr>
          <w:p w14:paraId="1646DC96">
            <w:pPr>
              <w:snapToGrid w:val="0"/>
              <w:spacing w:before="70" w:after="70" w:line="240" w:lineRule="auto"/>
              <w:ind w:firstLine="0"/>
              <w:jc w:val="left"/>
              <w:rPr>
                <w:sz w:val="21"/>
              </w:rPr>
            </w:pPr>
            <w:r>
              <w:rPr>
                <w:sz w:val="21"/>
                <w:szCs w:val="21"/>
              </w:rPr>
              <w:t>2 个工作日未解决升级</w:t>
            </w:r>
          </w:p>
        </w:tc>
      </w:tr>
      <w:tr w14:paraId="37535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4" w:type="dxa"/>
            <w:vAlign w:val="center"/>
          </w:tcPr>
          <w:p w14:paraId="25FD3F7F">
            <w:pPr>
              <w:snapToGrid w:val="0"/>
              <w:spacing w:before="70" w:after="70" w:line="240" w:lineRule="auto"/>
              <w:ind w:firstLine="0"/>
              <w:jc w:val="center"/>
              <w:rPr>
                <w:sz w:val="21"/>
              </w:rPr>
            </w:pPr>
            <w:r>
              <w:rPr>
                <w:sz w:val="21"/>
                <w:szCs w:val="21"/>
              </w:rPr>
              <w:t>需求</w:t>
            </w:r>
          </w:p>
        </w:tc>
        <w:tc>
          <w:tcPr>
            <w:tcW w:w="2233" w:type="dxa"/>
            <w:vAlign w:val="center"/>
          </w:tcPr>
          <w:p w14:paraId="7F79A0EF">
            <w:pPr>
              <w:snapToGrid w:val="0"/>
              <w:spacing w:before="70" w:after="70" w:line="240" w:lineRule="auto"/>
              <w:ind w:firstLine="0"/>
              <w:jc w:val="center"/>
              <w:rPr>
                <w:sz w:val="21"/>
              </w:rPr>
            </w:pPr>
            <w:r>
              <w:rPr>
                <w:sz w:val="21"/>
                <w:szCs w:val="21"/>
              </w:rPr>
              <w:t>功能优化、接口新增</w:t>
            </w:r>
          </w:p>
        </w:tc>
        <w:tc>
          <w:tcPr>
            <w:tcW w:w="1358" w:type="dxa"/>
            <w:vAlign w:val="center"/>
          </w:tcPr>
          <w:p w14:paraId="781FDAB2">
            <w:pPr>
              <w:snapToGrid w:val="0"/>
              <w:spacing w:before="70" w:after="70" w:line="240" w:lineRule="auto"/>
              <w:ind w:firstLine="0"/>
              <w:jc w:val="left"/>
              <w:rPr>
                <w:sz w:val="21"/>
              </w:rPr>
            </w:pPr>
            <w:r>
              <w:rPr>
                <w:sz w:val="21"/>
                <w:szCs w:val="21"/>
              </w:rPr>
              <w:t>1 个工作日</w:t>
            </w:r>
          </w:p>
        </w:tc>
        <w:tc>
          <w:tcPr>
            <w:tcW w:w="1598" w:type="dxa"/>
            <w:vAlign w:val="center"/>
          </w:tcPr>
          <w:p w14:paraId="7915D1D3">
            <w:pPr>
              <w:snapToGrid w:val="0"/>
              <w:spacing w:before="70" w:after="70" w:line="240" w:lineRule="auto"/>
              <w:ind w:firstLine="0"/>
              <w:jc w:val="left"/>
              <w:rPr>
                <w:sz w:val="21"/>
              </w:rPr>
            </w:pPr>
            <w:r>
              <w:rPr>
                <w:sz w:val="21"/>
                <w:szCs w:val="21"/>
              </w:rPr>
              <w:t>按计划排期</w:t>
            </w:r>
          </w:p>
        </w:tc>
        <w:tc>
          <w:tcPr>
            <w:tcW w:w="2407" w:type="dxa"/>
            <w:vAlign w:val="center"/>
          </w:tcPr>
          <w:p w14:paraId="551F92E6">
            <w:pPr>
              <w:snapToGrid w:val="0"/>
              <w:spacing w:before="70" w:after="70" w:line="240" w:lineRule="auto"/>
              <w:ind w:firstLine="0"/>
              <w:jc w:val="left"/>
              <w:rPr>
                <w:sz w:val="21"/>
              </w:rPr>
            </w:pPr>
            <w:r>
              <w:rPr>
                <w:sz w:val="21"/>
                <w:szCs w:val="21"/>
              </w:rPr>
              <w:t>纳入版本计划</w:t>
            </w:r>
          </w:p>
        </w:tc>
      </w:tr>
    </w:tbl>
    <w:p w14:paraId="131CCC6B">
      <w:pPr>
        <w:spacing w:line="240" w:lineRule="auto"/>
      </w:pPr>
    </w:p>
    <w:p w14:paraId="52DAEBD4">
      <w:pPr>
        <w:pStyle w:val="5"/>
      </w:pPr>
      <w:bookmarkStart w:id="240" w:name="_Toc12112"/>
      <w:r>
        <w:rPr>
          <w:szCs w:val="32"/>
        </w:rPr>
        <w:t>2.12.3 备件供应方案</w:t>
      </w:r>
      <w:bookmarkEnd w:id="240"/>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4"/>
        <w:gridCol w:w="2303"/>
        <w:gridCol w:w="1531"/>
        <w:gridCol w:w="1457"/>
        <w:gridCol w:w="1457"/>
        <w:gridCol w:w="1168"/>
      </w:tblGrid>
      <w:tr w14:paraId="58130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84" w:type="dxa"/>
            <w:shd w:val="clear" w:color="auto" w:fill="E7E6E6"/>
            <w:vAlign w:val="center"/>
          </w:tcPr>
          <w:p w14:paraId="3395FE61">
            <w:pPr>
              <w:keepNext/>
              <w:snapToGrid w:val="0"/>
              <w:spacing w:before="70" w:after="70" w:line="240" w:lineRule="auto"/>
              <w:ind w:firstLine="0"/>
              <w:jc w:val="center"/>
              <w:rPr>
                <w:b/>
                <w:sz w:val="21"/>
              </w:rPr>
            </w:pPr>
            <w:r>
              <w:rPr>
                <w:b/>
                <w:sz w:val="21"/>
                <w:szCs w:val="21"/>
              </w:rPr>
              <w:t>序号</w:t>
            </w:r>
          </w:p>
        </w:tc>
        <w:tc>
          <w:tcPr>
            <w:tcW w:w="2303" w:type="dxa"/>
            <w:shd w:val="clear" w:color="auto" w:fill="E7E6E6"/>
            <w:vAlign w:val="center"/>
          </w:tcPr>
          <w:p w14:paraId="1C4CAB54">
            <w:pPr>
              <w:keepNext/>
              <w:snapToGrid w:val="0"/>
              <w:spacing w:before="70" w:after="70" w:line="240" w:lineRule="auto"/>
              <w:ind w:firstLine="0"/>
              <w:jc w:val="center"/>
              <w:rPr>
                <w:b/>
                <w:sz w:val="21"/>
              </w:rPr>
            </w:pPr>
            <w:r>
              <w:rPr>
                <w:b/>
                <w:sz w:val="21"/>
                <w:szCs w:val="21"/>
              </w:rPr>
              <w:t>备件</w:t>
            </w:r>
          </w:p>
        </w:tc>
        <w:tc>
          <w:tcPr>
            <w:tcW w:w="1531" w:type="dxa"/>
            <w:shd w:val="clear" w:color="auto" w:fill="E7E6E6"/>
            <w:vAlign w:val="center"/>
          </w:tcPr>
          <w:p w14:paraId="4455720F">
            <w:pPr>
              <w:keepNext/>
              <w:snapToGrid w:val="0"/>
              <w:spacing w:before="70" w:after="70" w:line="240" w:lineRule="auto"/>
              <w:ind w:firstLine="0"/>
              <w:jc w:val="center"/>
              <w:rPr>
                <w:b/>
                <w:sz w:val="21"/>
              </w:rPr>
            </w:pPr>
            <w:r>
              <w:rPr>
                <w:b/>
                <w:sz w:val="21"/>
                <w:szCs w:val="21"/>
              </w:rPr>
              <w:t>储备地点</w:t>
            </w:r>
          </w:p>
        </w:tc>
        <w:tc>
          <w:tcPr>
            <w:tcW w:w="1457" w:type="dxa"/>
            <w:shd w:val="clear" w:color="auto" w:fill="E7E6E6"/>
            <w:vAlign w:val="center"/>
          </w:tcPr>
          <w:p w14:paraId="1D057A4D">
            <w:pPr>
              <w:keepNext/>
              <w:snapToGrid w:val="0"/>
              <w:spacing w:before="70" w:after="70" w:line="240" w:lineRule="auto"/>
              <w:ind w:firstLine="0"/>
              <w:jc w:val="center"/>
              <w:rPr>
                <w:b/>
                <w:sz w:val="21"/>
              </w:rPr>
            </w:pPr>
            <w:r>
              <w:rPr>
                <w:b/>
                <w:sz w:val="21"/>
                <w:szCs w:val="21"/>
              </w:rPr>
              <w:t>储备数量</w:t>
            </w:r>
          </w:p>
        </w:tc>
        <w:tc>
          <w:tcPr>
            <w:tcW w:w="1457" w:type="dxa"/>
            <w:shd w:val="clear" w:color="auto" w:fill="E7E6E6"/>
            <w:vAlign w:val="center"/>
          </w:tcPr>
          <w:p w14:paraId="76318F12">
            <w:pPr>
              <w:keepNext/>
              <w:snapToGrid w:val="0"/>
              <w:spacing w:before="70" w:after="70" w:line="240" w:lineRule="auto"/>
              <w:ind w:firstLine="0"/>
              <w:jc w:val="center"/>
              <w:rPr>
                <w:b/>
                <w:sz w:val="21"/>
              </w:rPr>
            </w:pPr>
            <w:r>
              <w:rPr>
                <w:b/>
                <w:sz w:val="21"/>
                <w:szCs w:val="21"/>
              </w:rPr>
              <w:t>供货时限</w:t>
            </w:r>
          </w:p>
        </w:tc>
        <w:tc>
          <w:tcPr>
            <w:tcW w:w="1168" w:type="dxa"/>
            <w:shd w:val="clear" w:color="auto" w:fill="E7E6E6"/>
            <w:vAlign w:val="center"/>
          </w:tcPr>
          <w:p w14:paraId="664AA118">
            <w:pPr>
              <w:keepNext/>
              <w:snapToGrid w:val="0"/>
              <w:spacing w:before="70" w:after="70" w:line="240" w:lineRule="auto"/>
              <w:ind w:firstLine="0"/>
              <w:jc w:val="center"/>
              <w:rPr>
                <w:b/>
                <w:sz w:val="21"/>
              </w:rPr>
            </w:pPr>
            <w:r>
              <w:rPr>
                <w:b/>
                <w:sz w:val="21"/>
                <w:szCs w:val="21"/>
              </w:rPr>
              <w:t>备注</w:t>
            </w:r>
          </w:p>
        </w:tc>
      </w:tr>
      <w:tr w14:paraId="27A10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6C852FB3">
            <w:pPr>
              <w:keepNext/>
              <w:snapToGrid w:val="0"/>
              <w:spacing w:before="70" w:after="70" w:line="240" w:lineRule="auto"/>
              <w:ind w:firstLine="0"/>
              <w:jc w:val="center"/>
              <w:rPr>
                <w:sz w:val="21"/>
              </w:rPr>
            </w:pPr>
            <w:r>
              <w:rPr>
                <w:sz w:val="21"/>
                <w:szCs w:val="21"/>
              </w:rPr>
              <w:t>1</w:t>
            </w:r>
          </w:p>
        </w:tc>
        <w:tc>
          <w:tcPr>
            <w:tcW w:w="2303" w:type="dxa"/>
            <w:vAlign w:val="center"/>
          </w:tcPr>
          <w:p w14:paraId="4C83E5A1">
            <w:pPr>
              <w:keepNext/>
              <w:snapToGrid w:val="0"/>
              <w:spacing w:before="70" w:after="70" w:line="240" w:lineRule="auto"/>
              <w:ind w:firstLine="0"/>
              <w:jc w:val="left"/>
              <w:rPr>
                <w:sz w:val="21"/>
              </w:rPr>
            </w:pPr>
            <w:r>
              <w:rPr>
                <w:sz w:val="21"/>
                <w:szCs w:val="21"/>
              </w:rPr>
              <w:t>工业相机模组</w:t>
            </w:r>
          </w:p>
        </w:tc>
        <w:tc>
          <w:tcPr>
            <w:tcW w:w="1531" w:type="dxa"/>
            <w:vAlign w:val="center"/>
          </w:tcPr>
          <w:p w14:paraId="7B0D3836">
            <w:pPr>
              <w:keepNext/>
              <w:snapToGrid w:val="0"/>
              <w:spacing w:before="70" w:after="70" w:line="240" w:lineRule="auto"/>
              <w:ind w:firstLine="0"/>
              <w:jc w:val="left"/>
              <w:rPr>
                <w:sz w:val="21"/>
              </w:rPr>
            </w:pPr>
            <w:r>
              <w:rPr>
                <w:sz w:val="21"/>
                <w:szCs w:val="21"/>
              </w:rPr>
              <w:t>宜昌</w:t>
            </w:r>
          </w:p>
        </w:tc>
        <w:tc>
          <w:tcPr>
            <w:tcW w:w="1457" w:type="dxa"/>
            <w:vAlign w:val="center"/>
          </w:tcPr>
          <w:p w14:paraId="453270F2">
            <w:pPr>
              <w:keepNext/>
              <w:snapToGrid w:val="0"/>
              <w:spacing w:before="70" w:after="70" w:line="240" w:lineRule="auto"/>
              <w:ind w:firstLine="0"/>
              <w:jc w:val="center"/>
              <w:rPr>
                <w:sz w:val="21"/>
              </w:rPr>
            </w:pPr>
            <w:r>
              <w:rPr>
                <w:sz w:val="21"/>
                <w:szCs w:val="21"/>
              </w:rPr>
              <w:t>2</w:t>
            </w:r>
          </w:p>
        </w:tc>
        <w:tc>
          <w:tcPr>
            <w:tcW w:w="1457" w:type="dxa"/>
            <w:vAlign w:val="center"/>
          </w:tcPr>
          <w:p w14:paraId="3B23BB2C">
            <w:pPr>
              <w:keepNext/>
              <w:snapToGrid w:val="0"/>
              <w:spacing w:before="70" w:after="70" w:line="240" w:lineRule="auto"/>
              <w:ind w:firstLine="0"/>
              <w:jc w:val="center"/>
              <w:rPr>
                <w:sz w:val="21"/>
              </w:rPr>
            </w:pPr>
            <w:r>
              <w:rPr>
                <w:sz w:val="21"/>
                <w:szCs w:val="21"/>
              </w:rPr>
              <w:t>24 h</w:t>
            </w:r>
          </w:p>
        </w:tc>
        <w:tc>
          <w:tcPr>
            <w:tcW w:w="1168" w:type="dxa"/>
            <w:vAlign w:val="center"/>
          </w:tcPr>
          <w:p w14:paraId="64D056DB">
            <w:pPr>
              <w:keepNext/>
              <w:snapToGrid w:val="0"/>
              <w:spacing w:before="70" w:after="70" w:line="240" w:lineRule="auto"/>
              <w:ind w:firstLine="0"/>
              <w:jc w:val="left"/>
              <w:rPr>
                <w:sz w:val="21"/>
              </w:rPr>
            </w:pPr>
            <w:r>
              <w:rPr>
                <w:sz w:val="21"/>
                <w:szCs w:val="21"/>
              </w:rPr>
              <w:t>关键件</w:t>
            </w:r>
          </w:p>
        </w:tc>
      </w:tr>
      <w:tr w14:paraId="34E14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66C45615">
            <w:pPr>
              <w:keepNext/>
              <w:snapToGrid w:val="0"/>
              <w:spacing w:before="70" w:after="70" w:line="240" w:lineRule="auto"/>
              <w:ind w:firstLine="0"/>
              <w:jc w:val="center"/>
              <w:rPr>
                <w:sz w:val="21"/>
              </w:rPr>
            </w:pPr>
            <w:r>
              <w:rPr>
                <w:sz w:val="21"/>
                <w:szCs w:val="21"/>
              </w:rPr>
              <w:t>2</w:t>
            </w:r>
          </w:p>
        </w:tc>
        <w:tc>
          <w:tcPr>
            <w:tcW w:w="2303" w:type="dxa"/>
            <w:vAlign w:val="center"/>
          </w:tcPr>
          <w:p w14:paraId="15274CC2">
            <w:pPr>
              <w:keepNext/>
              <w:snapToGrid w:val="0"/>
              <w:spacing w:before="70" w:after="70" w:line="240" w:lineRule="auto"/>
              <w:ind w:firstLine="0"/>
              <w:jc w:val="left"/>
              <w:rPr>
                <w:sz w:val="21"/>
              </w:rPr>
            </w:pPr>
            <w:r>
              <w:rPr>
                <w:sz w:val="21"/>
                <w:szCs w:val="21"/>
              </w:rPr>
              <w:t>镜头</w:t>
            </w:r>
          </w:p>
        </w:tc>
        <w:tc>
          <w:tcPr>
            <w:tcW w:w="1531" w:type="dxa"/>
            <w:vAlign w:val="center"/>
          </w:tcPr>
          <w:p w14:paraId="1FB85BE3">
            <w:pPr>
              <w:keepNext/>
              <w:snapToGrid w:val="0"/>
              <w:spacing w:before="70" w:after="70" w:line="240" w:lineRule="auto"/>
              <w:ind w:firstLine="0"/>
              <w:jc w:val="left"/>
              <w:rPr>
                <w:sz w:val="21"/>
              </w:rPr>
            </w:pPr>
            <w:r>
              <w:rPr>
                <w:sz w:val="21"/>
                <w:szCs w:val="21"/>
              </w:rPr>
              <w:t>宜昌</w:t>
            </w:r>
          </w:p>
        </w:tc>
        <w:tc>
          <w:tcPr>
            <w:tcW w:w="1457" w:type="dxa"/>
            <w:vAlign w:val="center"/>
          </w:tcPr>
          <w:p w14:paraId="7EA9C9C9">
            <w:pPr>
              <w:keepNext/>
              <w:snapToGrid w:val="0"/>
              <w:spacing w:before="70" w:after="70" w:line="240" w:lineRule="auto"/>
              <w:ind w:firstLine="0"/>
              <w:jc w:val="center"/>
              <w:rPr>
                <w:sz w:val="21"/>
              </w:rPr>
            </w:pPr>
            <w:r>
              <w:rPr>
                <w:sz w:val="21"/>
                <w:szCs w:val="21"/>
              </w:rPr>
              <w:t>2</w:t>
            </w:r>
          </w:p>
        </w:tc>
        <w:tc>
          <w:tcPr>
            <w:tcW w:w="1457" w:type="dxa"/>
            <w:vAlign w:val="center"/>
          </w:tcPr>
          <w:p w14:paraId="52AF184F">
            <w:pPr>
              <w:keepNext/>
              <w:snapToGrid w:val="0"/>
              <w:spacing w:before="70" w:after="70" w:line="240" w:lineRule="auto"/>
              <w:ind w:firstLine="0"/>
              <w:jc w:val="center"/>
              <w:rPr>
                <w:sz w:val="21"/>
              </w:rPr>
            </w:pPr>
            <w:r>
              <w:rPr>
                <w:sz w:val="21"/>
                <w:szCs w:val="21"/>
              </w:rPr>
              <w:t>48 h</w:t>
            </w:r>
          </w:p>
        </w:tc>
        <w:tc>
          <w:tcPr>
            <w:tcW w:w="1168" w:type="dxa"/>
            <w:vAlign w:val="center"/>
          </w:tcPr>
          <w:p w14:paraId="224464F2">
            <w:pPr>
              <w:keepNext/>
              <w:snapToGrid w:val="0"/>
              <w:spacing w:before="70" w:after="70" w:line="240" w:lineRule="auto"/>
              <w:ind w:firstLine="0"/>
              <w:jc w:val="left"/>
              <w:rPr>
                <w:sz w:val="21"/>
              </w:rPr>
            </w:pPr>
            <w:r>
              <w:rPr>
                <w:rFonts w:hint="eastAsia"/>
                <w:sz w:val="21"/>
                <w:szCs w:val="21"/>
              </w:rPr>
              <w:t>-</w:t>
            </w:r>
          </w:p>
        </w:tc>
      </w:tr>
      <w:tr w14:paraId="33202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427AA879">
            <w:pPr>
              <w:keepNext/>
              <w:snapToGrid w:val="0"/>
              <w:spacing w:before="70" w:after="70" w:line="240" w:lineRule="auto"/>
              <w:ind w:firstLine="0"/>
              <w:jc w:val="center"/>
              <w:rPr>
                <w:sz w:val="21"/>
              </w:rPr>
            </w:pPr>
            <w:r>
              <w:rPr>
                <w:sz w:val="21"/>
                <w:szCs w:val="21"/>
              </w:rPr>
              <w:t>3</w:t>
            </w:r>
          </w:p>
        </w:tc>
        <w:tc>
          <w:tcPr>
            <w:tcW w:w="2303" w:type="dxa"/>
            <w:vAlign w:val="center"/>
          </w:tcPr>
          <w:p w14:paraId="769E0C8F">
            <w:pPr>
              <w:keepNext/>
              <w:snapToGrid w:val="0"/>
              <w:spacing w:before="70" w:after="70" w:line="240" w:lineRule="auto"/>
              <w:ind w:firstLine="0"/>
              <w:jc w:val="left"/>
              <w:rPr>
                <w:sz w:val="21"/>
              </w:rPr>
            </w:pPr>
            <w:r>
              <w:rPr>
                <w:sz w:val="21"/>
                <w:szCs w:val="21"/>
              </w:rPr>
              <w:t>激光雷达</w:t>
            </w:r>
          </w:p>
        </w:tc>
        <w:tc>
          <w:tcPr>
            <w:tcW w:w="1531" w:type="dxa"/>
            <w:vAlign w:val="center"/>
          </w:tcPr>
          <w:p w14:paraId="2854CBA7">
            <w:pPr>
              <w:keepNext/>
              <w:snapToGrid w:val="0"/>
              <w:spacing w:before="70" w:after="70" w:line="240" w:lineRule="auto"/>
              <w:ind w:firstLine="0"/>
              <w:jc w:val="left"/>
              <w:rPr>
                <w:sz w:val="21"/>
              </w:rPr>
            </w:pPr>
            <w:r>
              <w:rPr>
                <w:sz w:val="21"/>
                <w:szCs w:val="21"/>
              </w:rPr>
              <w:t>宜昌</w:t>
            </w:r>
          </w:p>
        </w:tc>
        <w:tc>
          <w:tcPr>
            <w:tcW w:w="1457" w:type="dxa"/>
            <w:vAlign w:val="center"/>
          </w:tcPr>
          <w:p w14:paraId="58158954">
            <w:pPr>
              <w:keepNext/>
              <w:snapToGrid w:val="0"/>
              <w:spacing w:before="70" w:after="70" w:line="240" w:lineRule="auto"/>
              <w:ind w:firstLine="0"/>
              <w:jc w:val="center"/>
              <w:rPr>
                <w:sz w:val="21"/>
              </w:rPr>
            </w:pPr>
            <w:r>
              <w:rPr>
                <w:sz w:val="21"/>
                <w:szCs w:val="21"/>
              </w:rPr>
              <w:t>1</w:t>
            </w:r>
          </w:p>
        </w:tc>
        <w:tc>
          <w:tcPr>
            <w:tcW w:w="1457" w:type="dxa"/>
            <w:vAlign w:val="center"/>
          </w:tcPr>
          <w:p w14:paraId="4D42362E">
            <w:pPr>
              <w:keepNext/>
              <w:snapToGrid w:val="0"/>
              <w:spacing w:before="70" w:after="70" w:line="240" w:lineRule="auto"/>
              <w:ind w:firstLine="0"/>
              <w:jc w:val="center"/>
              <w:rPr>
                <w:sz w:val="21"/>
              </w:rPr>
            </w:pPr>
            <w:r>
              <w:rPr>
                <w:sz w:val="21"/>
                <w:szCs w:val="21"/>
              </w:rPr>
              <w:t>72 h</w:t>
            </w:r>
          </w:p>
        </w:tc>
        <w:tc>
          <w:tcPr>
            <w:tcW w:w="1168" w:type="dxa"/>
            <w:vAlign w:val="center"/>
          </w:tcPr>
          <w:p w14:paraId="00255450">
            <w:pPr>
              <w:keepNext/>
              <w:snapToGrid w:val="0"/>
              <w:spacing w:before="70" w:after="70" w:line="240" w:lineRule="auto"/>
              <w:ind w:firstLine="0"/>
              <w:jc w:val="left"/>
              <w:rPr>
                <w:sz w:val="21"/>
              </w:rPr>
            </w:pPr>
            <w:r>
              <w:rPr>
                <w:sz w:val="21"/>
                <w:szCs w:val="21"/>
              </w:rPr>
              <w:t>关键件</w:t>
            </w:r>
          </w:p>
        </w:tc>
      </w:tr>
      <w:tr w14:paraId="49E3C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746FD09B">
            <w:pPr>
              <w:keepNext/>
              <w:snapToGrid w:val="0"/>
              <w:spacing w:before="70" w:after="70" w:line="240" w:lineRule="auto"/>
              <w:ind w:firstLine="0"/>
              <w:jc w:val="center"/>
              <w:rPr>
                <w:sz w:val="21"/>
              </w:rPr>
            </w:pPr>
            <w:r>
              <w:rPr>
                <w:sz w:val="21"/>
                <w:szCs w:val="21"/>
              </w:rPr>
              <w:t>4</w:t>
            </w:r>
          </w:p>
        </w:tc>
        <w:tc>
          <w:tcPr>
            <w:tcW w:w="2303" w:type="dxa"/>
            <w:vAlign w:val="center"/>
          </w:tcPr>
          <w:p w14:paraId="00A2CA71">
            <w:pPr>
              <w:keepNext/>
              <w:snapToGrid w:val="0"/>
              <w:spacing w:before="70" w:after="70" w:line="240" w:lineRule="auto"/>
              <w:ind w:firstLine="0"/>
              <w:jc w:val="left"/>
              <w:rPr>
                <w:sz w:val="21"/>
              </w:rPr>
            </w:pPr>
            <w:r>
              <w:rPr>
                <w:sz w:val="21"/>
                <w:szCs w:val="21"/>
              </w:rPr>
              <w:t>主控板</w:t>
            </w:r>
          </w:p>
        </w:tc>
        <w:tc>
          <w:tcPr>
            <w:tcW w:w="1531" w:type="dxa"/>
            <w:vAlign w:val="center"/>
          </w:tcPr>
          <w:p w14:paraId="003CF58C">
            <w:pPr>
              <w:keepNext/>
              <w:snapToGrid w:val="0"/>
              <w:spacing w:before="70" w:after="70" w:line="240" w:lineRule="auto"/>
              <w:ind w:firstLine="0"/>
              <w:jc w:val="left"/>
              <w:rPr>
                <w:sz w:val="21"/>
              </w:rPr>
            </w:pPr>
            <w:r>
              <w:rPr>
                <w:sz w:val="21"/>
                <w:szCs w:val="21"/>
              </w:rPr>
              <w:t>宜昌</w:t>
            </w:r>
          </w:p>
        </w:tc>
        <w:tc>
          <w:tcPr>
            <w:tcW w:w="1457" w:type="dxa"/>
            <w:vAlign w:val="center"/>
          </w:tcPr>
          <w:p w14:paraId="3DA49A95">
            <w:pPr>
              <w:keepNext/>
              <w:snapToGrid w:val="0"/>
              <w:spacing w:before="70" w:after="70" w:line="240" w:lineRule="auto"/>
              <w:ind w:firstLine="0"/>
              <w:jc w:val="center"/>
              <w:rPr>
                <w:sz w:val="21"/>
              </w:rPr>
            </w:pPr>
            <w:r>
              <w:rPr>
                <w:sz w:val="21"/>
                <w:szCs w:val="21"/>
              </w:rPr>
              <w:t>2</w:t>
            </w:r>
          </w:p>
        </w:tc>
        <w:tc>
          <w:tcPr>
            <w:tcW w:w="1457" w:type="dxa"/>
            <w:vAlign w:val="center"/>
          </w:tcPr>
          <w:p w14:paraId="6ECB173C">
            <w:pPr>
              <w:keepNext/>
              <w:snapToGrid w:val="0"/>
              <w:spacing w:before="70" w:after="70" w:line="240" w:lineRule="auto"/>
              <w:ind w:firstLine="0"/>
              <w:jc w:val="center"/>
              <w:rPr>
                <w:sz w:val="21"/>
              </w:rPr>
            </w:pPr>
            <w:r>
              <w:rPr>
                <w:sz w:val="21"/>
                <w:szCs w:val="21"/>
              </w:rPr>
              <w:t>24 h</w:t>
            </w:r>
          </w:p>
        </w:tc>
        <w:tc>
          <w:tcPr>
            <w:tcW w:w="1168" w:type="dxa"/>
            <w:vAlign w:val="center"/>
          </w:tcPr>
          <w:p w14:paraId="004749B8">
            <w:pPr>
              <w:keepNext/>
              <w:snapToGrid w:val="0"/>
              <w:spacing w:before="70" w:after="70" w:line="240" w:lineRule="auto"/>
              <w:ind w:firstLine="0"/>
              <w:jc w:val="left"/>
              <w:rPr>
                <w:sz w:val="21"/>
              </w:rPr>
            </w:pPr>
            <w:r>
              <w:rPr>
                <w:rFonts w:hint="eastAsia"/>
                <w:sz w:val="21"/>
                <w:szCs w:val="21"/>
              </w:rPr>
              <w:t>-</w:t>
            </w:r>
          </w:p>
        </w:tc>
      </w:tr>
      <w:tr w14:paraId="5B02E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4174EC0D">
            <w:pPr>
              <w:keepNext/>
              <w:snapToGrid w:val="0"/>
              <w:spacing w:before="70" w:after="70" w:line="240" w:lineRule="auto"/>
              <w:ind w:firstLine="0"/>
              <w:jc w:val="center"/>
              <w:rPr>
                <w:sz w:val="21"/>
              </w:rPr>
            </w:pPr>
            <w:r>
              <w:rPr>
                <w:sz w:val="21"/>
                <w:szCs w:val="21"/>
              </w:rPr>
              <w:t>5</w:t>
            </w:r>
          </w:p>
        </w:tc>
        <w:tc>
          <w:tcPr>
            <w:tcW w:w="2303" w:type="dxa"/>
            <w:vAlign w:val="center"/>
          </w:tcPr>
          <w:p w14:paraId="3D908783">
            <w:pPr>
              <w:keepNext/>
              <w:snapToGrid w:val="0"/>
              <w:spacing w:before="70" w:after="70" w:line="240" w:lineRule="auto"/>
              <w:ind w:firstLine="0"/>
              <w:jc w:val="left"/>
              <w:rPr>
                <w:sz w:val="21"/>
              </w:rPr>
            </w:pPr>
            <w:r>
              <w:rPr>
                <w:sz w:val="21"/>
                <w:szCs w:val="21"/>
              </w:rPr>
              <w:t>电池组</w:t>
            </w:r>
          </w:p>
        </w:tc>
        <w:tc>
          <w:tcPr>
            <w:tcW w:w="1531" w:type="dxa"/>
            <w:vAlign w:val="center"/>
          </w:tcPr>
          <w:p w14:paraId="6CAB8FCB">
            <w:pPr>
              <w:keepNext/>
              <w:snapToGrid w:val="0"/>
              <w:spacing w:before="70" w:after="70" w:line="240" w:lineRule="auto"/>
              <w:ind w:firstLine="0"/>
              <w:jc w:val="left"/>
              <w:rPr>
                <w:sz w:val="21"/>
              </w:rPr>
            </w:pPr>
            <w:r>
              <w:rPr>
                <w:sz w:val="21"/>
                <w:szCs w:val="21"/>
              </w:rPr>
              <w:t>宜昌/现场</w:t>
            </w:r>
          </w:p>
        </w:tc>
        <w:tc>
          <w:tcPr>
            <w:tcW w:w="1457" w:type="dxa"/>
            <w:vAlign w:val="center"/>
          </w:tcPr>
          <w:p w14:paraId="0CB84B78">
            <w:pPr>
              <w:keepNext/>
              <w:snapToGrid w:val="0"/>
              <w:spacing w:before="70" w:after="70" w:line="240" w:lineRule="auto"/>
              <w:ind w:firstLine="0"/>
              <w:jc w:val="center"/>
              <w:rPr>
                <w:sz w:val="21"/>
              </w:rPr>
            </w:pPr>
            <w:r>
              <w:rPr>
                <w:sz w:val="21"/>
                <w:szCs w:val="21"/>
              </w:rPr>
              <w:t>6</w:t>
            </w:r>
          </w:p>
        </w:tc>
        <w:tc>
          <w:tcPr>
            <w:tcW w:w="1457" w:type="dxa"/>
            <w:vAlign w:val="center"/>
          </w:tcPr>
          <w:p w14:paraId="153403A7">
            <w:pPr>
              <w:keepNext/>
              <w:snapToGrid w:val="0"/>
              <w:spacing w:before="70" w:after="70" w:line="240" w:lineRule="auto"/>
              <w:ind w:firstLine="0"/>
              <w:jc w:val="center"/>
              <w:rPr>
                <w:sz w:val="21"/>
              </w:rPr>
            </w:pPr>
            <w:r>
              <w:rPr>
                <w:sz w:val="21"/>
                <w:szCs w:val="21"/>
              </w:rPr>
              <w:t>24 h</w:t>
            </w:r>
          </w:p>
        </w:tc>
        <w:tc>
          <w:tcPr>
            <w:tcW w:w="1168" w:type="dxa"/>
            <w:vAlign w:val="center"/>
          </w:tcPr>
          <w:p w14:paraId="077CD4F8">
            <w:pPr>
              <w:keepNext/>
              <w:snapToGrid w:val="0"/>
              <w:spacing w:before="70" w:after="70" w:line="240" w:lineRule="auto"/>
              <w:ind w:firstLine="0"/>
              <w:jc w:val="left"/>
              <w:rPr>
                <w:sz w:val="21"/>
              </w:rPr>
            </w:pPr>
            <w:r>
              <w:rPr>
                <w:sz w:val="21"/>
                <w:szCs w:val="21"/>
              </w:rPr>
              <w:t>易损</w:t>
            </w:r>
          </w:p>
        </w:tc>
      </w:tr>
      <w:tr w14:paraId="6DA99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18DF2C5A">
            <w:pPr>
              <w:keepNext/>
              <w:snapToGrid w:val="0"/>
              <w:spacing w:before="70" w:after="70" w:line="240" w:lineRule="auto"/>
              <w:ind w:firstLine="0"/>
              <w:jc w:val="center"/>
              <w:rPr>
                <w:sz w:val="21"/>
              </w:rPr>
            </w:pPr>
            <w:r>
              <w:rPr>
                <w:sz w:val="21"/>
                <w:szCs w:val="21"/>
              </w:rPr>
              <w:t>6</w:t>
            </w:r>
          </w:p>
        </w:tc>
        <w:tc>
          <w:tcPr>
            <w:tcW w:w="2303" w:type="dxa"/>
            <w:vAlign w:val="center"/>
          </w:tcPr>
          <w:p w14:paraId="44B533AA">
            <w:pPr>
              <w:keepNext/>
              <w:snapToGrid w:val="0"/>
              <w:spacing w:before="70" w:after="70" w:line="240" w:lineRule="auto"/>
              <w:ind w:firstLine="0"/>
              <w:jc w:val="left"/>
              <w:rPr>
                <w:sz w:val="21"/>
              </w:rPr>
            </w:pPr>
            <w:r>
              <w:rPr>
                <w:sz w:val="21"/>
                <w:szCs w:val="21"/>
              </w:rPr>
              <w:t>充电器</w:t>
            </w:r>
          </w:p>
        </w:tc>
        <w:tc>
          <w:tcPr>
            <w:tcW w:w="1531" w:type="dxa"/>
            <w:vAlign w:val="center"/>
          </w:tcPr>
          <w:p w14:paraId="768BD8B8">
            <w:pPr>
              <w:keepNext/>
              <w:snapToGrid w:val="0"/>
              <w:spacing w:before="70" w:after="70" w:line="240" w:lineRule="auto"/>
              <w:ind w:firstLine="0"/>
              <w:jc w:val="left"/>
              <w:rPr>
                <w:sz w:val="21"/>
              </w:rPr>
            </w:pPr>
            <w:r>
              <w:rPr>
                <w:sz w:val="21"/>
                <w:szCs w:val="21"/>
              </w:rPr>
              <w:t>宜昌</w:t>
            </w:r>
          </w:p>
        </w:tc>
        <w:tc>
          <w:tcPr>
            <w:tcW w:w="1457" w:type="dxa"/>
            <w:vAlign w:val="center"/>
          </w:tcPr>
          <w:p w14:paraId="6E06147C">
            <w:pPr>
              <w:keepNext/>
              <w:snapToGrid w:val="0"/>
              <w:spacing w:before="70" w:after="70" w:line="240" w:lineRule="auto"/>
              <w:ind w:firstLine="0"/>
              <w:jc w:val="center"/>
              <w:rPr>
                <w:sz w:val="21"/>
              </w:rPr>
            </w:pPr>
            <w:r>
              <w:rPr>
                <w:sz w:val="21"/>
                <w:szCs w:val="21"/>
              </w:rPr>
              <w:t>3</w:t>
            </w:r>
          </w:p>
        </w:tc>
        <w:tc>
          <w:tcPr>
            <w:tcW w:w="1457" w:type="dxa"/>
            <w:vAlign w:val="center"/>
          </w:tcPr>
          <w:p w14:paraId="7A4CCCCF">
            <w:pPr>
              <w:keepNext/>
              <w:snapToGrid w:val="0"/>
              <w:spacing w:before="70" w:after="70" w:line="240" w:lineRule="auto"/>
              <w:ind w:firstLine="0"/>
              <w:jc w:val="center"/>
              <w:rPr>
                <w:sz w:val="21"/>
              </w:rPr>
            </w:pPr>
            <w:r>
              <w:rPr>
                <w:sz w:val="21"/>
                <w:szCs w:val="21"/>
              </w:rPr>
              <w:t>48 h</w:t>
            </w:r>
          </w:p>
        </w:tc>
        <w:tc>
          <w:tcPr>
            <w:tcW w:w="1168" w:type="dxa"/>
            <w:vAlign w:val="center"/>
          </w:tcPr>
          <w:p w14:paraId="6F5A1376">
            <w:pPr>
              <w:keepNext/>
              <w:snapToGrid w:val="0"/>
              <w:spacing w:before="70" w:after="70" w:line="240" w:lineRule="auto"/>
              <w:ind w:firstLine="0"/>
              <w:jc w:val="left"/>
              <w:rPr>
                <w:sz w:val="21"/>
              </w:rPr>
            </w:pPr>
            <w:r>
              <w:rPr>
                <w:rFonts w:hint="eastAsia"/>
                <w:sz w:val="21"/>
                <w:szCs w:val="21"/>
              </w:rPr>
              <w:t>-</w:t>
            </w:r>
          </w:p>
        </w:tc>
      </w:tr>
      <w:tr w14:paraId="6109D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1DF4C208">
            <w:pPr>
              <w:keepNext/>
              <w:snapToGrid w:val="0"/>
              <w:spacing w:before="70" w:after="70" w:line="240" w:lineRule="auto"/>
              <w:ind w:firstLine="0"/>
              <w:jc w:val="center"/>
              <w:rPr>
                <w:sz w:val="21"/>
              </w:rPr>
            </w:pPr>
            <w:r>
              <w:rPr>
                <w:sz w:val="21"/>
                <w:szCs w:val="21"/>
              </w:rPr>
              <w:t>7</w:t>
            </w:r>
          </w:p>
        </w:tc>
        <w:tc>
          <w:tcPr>
            <w:tcW w:w="2303" w:type="dxa"/>
            <w:vAlign w:val="center"/>
          </w:tcPr>
          <w:p w14:paraId="51C45EBC">
            <w:pPr>
              <w:keepNext/>
              <w:snapToGrid w:val="0"/>
              <w:spacing w:before="70" w:after="70" w:line="240" w:lineRule="auto"/>
              <w:ind w:firstLine="0"/>
              <w:jc w:val="left"/>
              <w:rPr>
                <w:sz w:val="21"/>
              </w:rPr>
            </w:pPr>
            <w:r>
              <w:rPr>
                <w:sz w:val="21"/>
                <w:szCs w:val="21"/>
              </w:rPr>
              <w:t>无线模块</w:t>
            </w:r>
          </w:p>
        </w:tc>
        <w:tc>
          <w:tcPr>
            <w:tcW w:w="1531" w:type="dxa"/>
            <w:vAlign w:val="center"/>
          </w:tcPr>
          <w:p w14:paraId="7573241E">
            <w:pPr>
              <w:keepNext/>
              <w:snapToGrid w:val="0"/>
              <w:spacing w:before="70" w:after="70" w:line="240" w:lineRule="auto"/>
              <w:ind w:firstLine="0"/>
              <w:jc w:val="left"/>
              <w:rPr>
                <w:sz w:val="21"/>
              </w:rPr>
            </w:pPr>
            <w:r>
              <w:rPr>
                <w:sz w:val="21"/>
                <w:szCs w:val="21"/>
              </w:rPr>
              <w:t>宜昌</w:t>
            </w:r>
          </w:p>
        </w:tc>
        <w:tc>
          <w:tcPr>
            <w:tcW w:w="1457" w:type="dxa"/>
            <w:vAlign w:val="center"/>
          </w:tcPr>
          <w:p w14:paraId="5D3D7A39">
            <w:pPr>
              <w:keepNext/>
              <w:snapToGrid w:val="0"/>
              <w:spacing w:before="70" w:after="70" w:line="240" w:lineRule="auto"/>
              <w:ind w:firstLine="0"/>
              <w:jc w:val="center"/>
              <w:rPr>
                <w:sz w:val="21"/>
              </w:rPr>
            </w:pPr>
            <w:r>
              <w:rPr>
                <w:sz w:val="21"/>
                <w:szCs w:val="21"/>
              </w:rPr>
              <w:t>4</w:t>
            </w:r>
          </w:p>
        </w:tc>
        <w:tc>
          <w:tcPr>
            <w:tcW w:w="1457" w:type="dxa"/>
            <w:vAlign w:val="center"/>
          </w:tcPr>
          <w:p w14:paraId="1A86C922">
            <w:pPr>
              <w:keepNext/>
              <w:snapToGrid w:val="0"/>
              <w:spacing w:before="70" w:after="70" w:line="240" w:lineRule="auto"/>
              <w:ind w:firstLine="0"/>
              <w:jc w:val="center"/>
              <w:rPr>
                <w:sz w:val="21"/>
              </w:rPr>
            </w:pPr>
            <w:r>
              <w:rPr>
                <w:sz w:val="21"/>
                <w:szCs w:val="21"/>
              </w:rPr>
              <w:t>24 h</w:t>
            </w:r>
          </w:p>
        </w:tc>
        <w:tc>
          <w:tcPr>
            <w:tcW w:w="1168" w:type="dxa"/>
            <w:vAlign w:val="center"/>
          </w:tcPr>
          <w:p w14:paraId="3FDECA75">
            <w:pPr>
              <w:keepNext/>
              <w:snapToGrid w:val="0"/>
              <w:spacing w:before="70" w:after="70" w:line="240" w:lineRule="auto"/>
              <w:ind w:firstLine="0"/>
              <w:jc w:val="left"/>
              <w:rPr>
                <w:sz w:val="21"/>
              </w:rPr>
            </w:pPr>
            <w:r>
              <w:rPr>
                <w:rFonts w:hint="eastAsia"/>
                <w:sz w:val="21"/>
                <w:szCs w:val="21"/>
              </w:rPr>
              <w:t>-</w:t>
            </w:r>
          </w:p>
        </w:tc>
      </w:tr>
      <w:tr w14:paraId="483AA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50BDDE9F">
            <w:pPr>
              <w:keepNext/>
              <w:snapToGrid w:val="0"/>
              <w:spacing w:before="70" w:after="70" w:line="240" w:lineRule="auto"/>
              <w:ind w:firstLine="0"/>
              <w:jc w:val="center"/>
              <w:rPr>
                <w:sz w:val="21"/>
              </w:rPr>
            </w:pPr>
            <w:r>
              <w:rPr>
                <w:sz w:val="21"/>
                <w:szCs w:val="21"/>
              </w:rPr>
              <w:t>8</w:t>
            </w:r>
          </w:p>
        </w:tc>
        <w:tc>
          <w:tcPr>
            <w:tcW w:w="2303" w:type="dxa"/>
            <w:vAlign w:val="center"/>
          </w:tcPr>
          <w:p w14:paraId="1F124E82">
            <w:pPr>
              <w:keepNext/>
              <w:snapToGrid w:val="0"/>
              <w:spacing w:before="70" w:after="70" w:line="240" w:lineRule="auto"/>
              <w:ind w:firstLine="0"/>
              <w:jc w:val="left"/>
              <w:rPr>
                <w:sz w:val="21"/>
              </w:rPr>
            </w:pPr>
            <w:r>
              <w:rPr>
                <w:sz w:val="21"/>
                <w:szCs w:val="21"/>
              </w:rPr>
              <w:t>云台电机</w:t>
            </w:r>
          </w:p>
        </w:tc>
        <w:tc>
          <w:tcPr>
            <w:tcW w:w="1531" w:type="dxa"/>
            <w:vAlign w:val="center"/>
          </w:tcPr>
          <w:p w14:paraId="1C5A956A">
            <w:pPr>
              <w:keepNext/>
              <w:snapToGrid w:val="0"/>
              <w:spacing w:before="70" w:after="70" w:line="240" w:lineRule="auto"/>
              <w:ind w:firstLine="0"/>
              <w:jc w:val="left"/>
              <w:rPr>
                <w:sz w:val="21"/>
              </w:rPr>
            </w:pPr>
            <w:r>
              <w:rPr>
                <w:sz w:val="21"/>
                <w:szCs w:val="21"/>
              </w:rPr>
              <w:t>宜昌</w:t>
            </w:r>
          </w:p>
        </w:tc>
        <w:tc>
          <w:tcPr>
            <w:tcW w:w="1457" w:type="dxa"/>
            <w:vAlign w:val="center"/>
          </w:tcPr>
          <w:p w14:paraId="5A22C239">
            <w:pPr>
              <w:keepNext/>
              <w:snapToGrid w:val="0"/>
              <w:spacing w:before="70" w:after="70" w:line="240" w:lineRule="auto"/>
              <w:ind w:firstLine="0"/>
              <w:jc w:val="center"/>
              <w:rPr>
                <w:sz w:val="21"/>
              </w:rPr>
            </w:pPr>
            <w:r>
              <w:rPr>
                <w:sz w:val="21"/>
                <w:szCs w:val="21"/>
              </w:rPr>
              <w:t>2</w:t>
            </w:r>
          </w:p>
        </w:tc>
        <w:tc>
          <w:tcPr>
            <w:tcW w:w="1457" w:type="dxa"/>
            <w:vAlign w:val="center"/>
          </w:tcPr>
          <w:p w14:paraId="0281DFD3">
            <w:pPr>
              <w:keepNext/>
              <w:snapToGrid w:val="0"/>
              <w:spacing w:before="70" w:after="70" w:line="240" w:lineRule="auto"/>
              <w:ind w:firstLine="0"/>
              <w:jc w:val="center"/>
              <w:rPr>
                <w:sz w:val="21"/>
              </w:rPr>
            </w:pPr>
            <w:r>
              <w:rPr>
                <w:sz w:val="21"/>
                <w:szCs w:val="21"/>
              </w:rPr>
              <w:t>72 h</w:t>
            </w:r>
          </w:p>
        </w:tc>
        <w:tc>
          <w:tcPr>
            <w:tcW w:w="1168" w:type="dxa"/>
            <w:vAlign w:val="center"/>
          </w:tcPr>
          <w:p w14:paraId="4B745055">
            <w:pPr>
              <w:keepNext/>
              <w:snapToGrid w:val="0"/>
              <w:spacing w:before="70" w:after="70" w:line="240" w:lineRule="auto"/>
              <w:ind w:firstLine="0"/>
              <w:jc w:val="left"/>
              <w:rPr>
                <w:sz w:val="21"/>
              </w:rPr>
            </w:pPr>
            <w:r>
              <w:rPr>
                <w:rFonts w:hint="eastAsia"/>
                <w:sz w:val="21"/>
                <w:szCs w:val="21"/>
              </w:rPr>
              <w:t>-</w:t>
            </w:r>
          </w:p>
        </w:tc>
      </w:tr>
      <w:tr w14:paraId="12708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0E095ECA">
            <w:pPr>
              <w:keepNext/>
              <w:snapToGrid w:val="0"/>
              <w:spacing w:before="70" w:after="70" w:line="240" w:lineRule="auto"/>
              <w:ind w:firstLine="0"/>
              <w:jc w:val="center"/>
              <w:rPr>
                <w:sz w:val="21"/>
              </w:rPr>
            </w:pPr>
            <w:r>
              <w:rPr>
                <w:sz w:val="21"/>
                <w:szCs w:val="21"/>
              </w:rPr>
              <w:t>9</w:t>
            </w:r>
          </w:p>
        </w:tc>
        <w:tc>
          <w:tcPr>
            <w:tcW w:w="2303" w:type="dxa"/>
            <w:vAlign w:val="center"/>
          </w:tcPr>
          <w:p w14:paraId="18861891">
            <w:pPr>
              <w:keepNext/>
              <w:snapToGrid w:val="0"/>
              <w:spacing w:before="70" w:after="70" w:line="240" w:lineRule="auto"/>
              <w:ind w:firstLine="0"/>
              <w:jc w:val="left"/>
              <w:rPr>
                <w:sz w:val="21"/>
              </w:rPr>
            </w:pPr>
            <w:r>
              <w:rPr>
                <w:sz w:val="21"/>
                <w:szCs w:val="21"/>
              </w:rPr>
              <w:t>编码器</w:t>
            </w:r>
          </w:p>
        </w:tc>
        <w:tc>
          <w:tcPr>
            <w:tcW w:w="1531" w:type="dxa"/>
            <w:vAlign w:val="center"/>
          </w:tcPr>
          <w:p w14:paraId="6B693A74">
            <w:pPr>
              <w:keepNext/>
              <w:snapToGrid w:val="0"/>
              <w:spacing w:before="70" w:after="70" w:line="240" w:lineRule="auto"/>
              <w:ind w:firstLine="0"/>
              <w:jc w:val="left"/>
              <w:rPr>
                <w:sz w:val="21"/>
              </w:rPr>
            </w:pPr>
            <w:r>
              <w:rPr>
                <w:sz w:val="21"/>
                <w:szCs w:val="21"/>
              </w:rPr>
              <w:t>宜昌</w:t>
            </w:r>
          </w:p>
        </w:tc>
        <w:tc>
          <w:tcPr>
            <w:tcW w:w="1457" w:type="dxa"/>
            <w:vAlign w:val="center"/>
          </w:tcPr>
          <w:p w14:paraId="3EF474CB">
            <w:pPr>
              <w:keepNext/>
              <w:snapToGrid w:val="0"/>
              <w:spacing w:before="70" w:after="70" w:line="240" w:lineRule="auto"/>
              <w:ind w:firstLine="0"/>
              <w:jc w:val="center"/>
              <w:rPr>
                <w:sz w:val="21"/>
              </w:rPr>
            </w:pPr>
            <w:r>
              <w:rPr>
                <w:sz w:val="21"/>
                <w:szCs w:val="21"/>
              </w:rPr>
              <w:t>4</w:t>
            </w:r>
          </w:p>
        </w:tc>
        <w:tc>
          <w:tcPr>
            <w:tcW w:w="1457" w:type="dxa"/>
            <w:vAlign w:val="center"/>
          </w:tcPr>
          <w:p w14:paraId="433164F1">
            <w:pPr>
              <w:keepNext/>
              <w:snapToGrid w:val="0"/>
              <w:spacing w:before="70" w:after="70" w:line="240" w:lineRule="auto"/>
              <w:ind w:firstLine="0"/>
              <w:jc w:val="center"/>
              <w:rPr>
                <w:sz w:val="21"/>
              </w:rPr>
            </w:pPr>
            <w:r>
              <w:rPr>
                <w:sz w:val="21"/>
                <w:szCs w:val="21"/>
              </w:rPr>
              <w:t>48 h</w:t>
            </w:r>
          </w:p>
        </w:tc>
        <w:tc>
          <w:tcPr>
            <w:tcW w:w="1168" w:type="dxa"/>
            <w:vAlign w:val="center"/>
          </w:tcPr>
          <w:p w14:paraId="58FA392E">
            <w:pPr>
              <w:keepNext/>
              <w:snapToGrid w:val="0"/>
              <w:spacing w:before="70" w:after="70" w:line="240" w:lineRule="auto"/>
              <w:ind w:firstLine="0"/>
              <w:jc w:val="left"/>
              <w:rPr>
                <w:sz w:val="21"/>
              </w:rPr>
            </w:pPr>
            <w:r>
              <w:rPr>
                <w:rFonts w:hint="eastAsia"/>
                <w:sz w:val="21"/>
                <w:szCs w:val="21"/>
              </w:rPr>
              <w:t>-</w:t>
            </w:r>
          </w:p>
        </w:tc>
      </w:tr>
      <w:tr w14:paraId="392D7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02C80EF6">
            <w:pPr>
              <w:keepNext/>
              <w:snapToGrid w:val="0"/>
              <w:spacing w:before="70" w:after="70" w:line="240" w:lineRule="auto"/>
              <w:ind w:firstLine="0"/>
              <w:jc w:val="center"/>
              <w:rPr>
                <w:sz w:val="21"/>
              </w:rPr>
            </w:pPr>
            <w:r>
              <w:rPr>
                <w:sz w:val="21"/>
                <w:szCs w:val="21"/>
              </w:rPr>
              <w:t>10</w:t>
            </w:r>
          </w:p>
        </w:tc>
        <w:tc>
          <w:tcPr>
            <w:tcW w:w="2303" w:type="dxa"/>
            <w:vAlign w:val="center"/>
          </w:tcPr>
          <w:p w14:paraId="4FF2B348">
            <w:pPr>
              <w:keepNext/>
              <w:snapToGrid w:val="0"/>
              <w:spacing w:before="70" w:after="70" w:line="240" w:lineRule="auto"/>
              <w:ind w:firstLine="0"/>
              <w:jc w:val="left"/>
              <w:rPr>
                <w:sz w:val="21"/>
              </w:rPr>
            </w:pPr>
            <w:r>
              <w:rPr>
                <w:sz w:val="21"/>
                <w:szCs w:val="21"/>
              </w:rPr>
              <w:t>履带板与驱动轮</w:t>
            </w:r>
          </w:p>
        </w:tc>
        <w:tc>
          <w:tcPr>
            <w:tcW w:w="1531" w:type="dxa"/>
            <w:vAlign w:val="center"/>
          </w:tcPr>
          <w:p w14:paraId="2CD4A8AD">
            <w:pPr>
              <w:keepNext/>
              <w:snapToGrid w:val="0"/>
              <w:spacing w:before="70" w:after="70" w:line="240" w:lineRule="auto"/>
              <w:ind w:firstLine="0"/>
              <w:jc w:val="left"/>
              <w:rPr>
                <w:sz w:val="21"/>
              </w:rPr>
            </w:pPr>
            <w:r>
              <w:rPr>
                <w:sz w:val="21"/>
                <w:szCs w:val="21"/>
              </w:rPr>
              <w:t>宜昌</w:t>
            </w:r>
          </w:p>
        </w:tc>
        <w:tc>
          <w:tcPr>
            <w:tcW w:w="1457" w:type="dxa"/>
            <w:vAlign w:val="center"/>
          </w:tcPr>
          <w:p w14:paraId="7557C551">
            <w:pPr>
              <w:keepNext/>
              <w:snapToGrid w:val="0"/>
              <w:spacing w:before="70" w:after="70" w:line="240" w:lineRule="auto"/>
              <w:ind w:firstLine="0"/>
              <w:jc w:val="center"/>
              <w:rPr>
                <w:sz w:val="21"/>
              </w:rPr>
            </w:pPr>
            <w:r>
              <w:rPr>
                <w:sz w:val="21"/>
                <w:szCs w:val="21"/>
              </w:rPr>
              <w:t>1 套</w:t>
            </w:r>
          </w:p>
        </w:tc>
        <w:tc>
          <w:tcPr>
            <w:tcW w:w="1457" w:type="dxa"/>
            <w:vAlign w:val="center"/>
          </w:tcPr>
          <w:p w14:paraId="4339B7C6">
            <w:pPr>
              <w:keepNext/>
              <w:snapToGrid w:val="0"/>
              <w:spacing w:before="70" w:after="70" w:line="240" w:lineRule="auto"/>
              <w:ind w:firstLine="0"/>
              <w:jc w:val="center"/>
              <w:rPr>
                <w:sz w:val="21"/>
              </w:rPr>
            </w:pPr>
            <w:r>
              <w:rPr>
                <w:sz w:val="21"/>
                <w:szCs w:val="21"/>
              </w:rPr>
              <w:t>48 h</w:t>
            </w:r>
          </w:p>
        </w:tc>
        <w:tc>
          <w:tcPr>
            <w:tcW w:w="1168" w:type="dxa"/>
            <w:vAlign w:val="center"/>
          </w:tcPr>
          <w:p w14:paraId="184C10CE">
            <w:pPr>
              <w:keepNext/>
              <w:snapToGrid w:val="0"/>
              <w:spacing w:before="70" w:after="70" w:line="240" w:lineRule="auto"/>
              <w:ind w:firstLine="0"/>
              <w:jc w:val="left"/>
              <w:rPr>
                <w:sz w:val="21"/>
              </w:rPr>
            </w:pPr>
            <w:r>
              <w:rPr>
                <w:sz w:val="21"/>
                <w:szCs w:val="21"/>
              </w:rPr>
              <w:t>易损</w:t>
            </w:r>
          </w:p>
        </w:tc>
      </w:tr>
      <w:tr w14:paraId="53A29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20EA1D27">
            <w:pPr>
              <w:keepNext/>
              <w:snapToGrid w:val="0"/>
              <w:spacing w:before="70" w:after="70" w:line="240" w:lineRule="auto"/>
              <w:ind w:firstLine="0"/>
              <w:jc w:val="center"/>
              <w:rPr>
                <w:sz w:val="21"/>
              </w:rPr>
            </w:pPr>
            <w:r>
              <w:rPr>
                <w:sz w:val="21"/>
                <w:szCs w:val="21"/>
              </w:rPr>
              <w:t>11</w:t>
            </w:r>
          </w:p>
        </w:tc>
        <w:tc>
          <w:tcPr>
            <w:tcW w:w="2303" w:type="dxa"/>
            <w:vAlign w:val="center"/>
          </w:tcPr>
          <w:p w14:paraId="506D32D7">
            <w:pPr>
              <w:keepNext/>
              <w:snapToGrid w:val="0"/>
              <w:spacing w:before="70" w:after="70" w:line="240" w:lineRule="auto"/>
              <w:ind w:firstLine="0"/>
              <w:jc w:val="left"/>
              <w:rPr>
                <w:sz w:val="21"/>
              </w:rPr>
            </w:pPr>
            <w:r>
              <w:rPr>
                <w:sz w:val="21"/>
                <w:szCs w:val="21"/>
              </w:rPr>
              <w:t>快换接口组件</w:t>
            </w:r>
          </w:p>
        </w:tc>
        <w:tc>
          <w:tcPr>
            <w:tcW w:w="1531" w:type="dxa"/>
            <w:vAlign w:val="center"/>
          </w:tcPr>
          <w:p w14:paraId="08443B80">
            <w:pPr>
              <w:keepNext/>
              <w:snapToGrid w:val="0"/>
              <w:spacing w:before="70" w:after="70" w:line="240" w:lineRule="auto"/>
              <w:ind w:firstLine="0"/>
              <w:jc w:val="left"/>
              <w:rPr>
                <w:sz w:val="21"/>
              </w:rPr>
            </w:pPr>
            <w:r>
              <w:rPr>
                <w:sz w:val="21"/>
                <w:szCs w:val="21"/>
              </w:rPr>
              <w:t>宜昌</w:t>
            </w:r>
          </w:p>
        </w:tc>
        <w:tc>
          <w:tcPr>
            <w:tcW w:w="1457" w:type="dxa"/>
            <w:vAlign w:val="center"/>
          </w:tcPr>
          <w:p w14:paraId="3CAB455D">
            <w:pPr>
              <w:keepNext/>
              <w:snapToGrid w:val="0"/>
              <w:spacing w:before="70" w:after="70" w:line="240" w:lineRule="auto"/>
              <w:ind w:firstLine="0"/>
              <w:jc w:val="center"/>
              <w:rPr>
                <w:sz w:val="21"/>
              </w:rPr>
            </w:pPr>
            <w:r>
              <w:rPr>
                <w:sz w:val="21"/>
                <w:szCs w:val="21"/>
              </w:rPr>
              <w:t>4</w:t>
            </w:r>
          </w:p>
        </w:tc>
        <w:tc>
          <w:tcPr>
            <w:tcW w:w="1457" w:type="dxa"/>
            <w:vAlign w:val="center"/>
          </w:tcPr>
          <w:p w14:paraId="1190CC8A">
            <w:pPr>
              <w:keepNext/>
              <w:snapToGrid w:val="0"/>
              <w:spacing w:before="70" w:after="70" w:line="240" w:lineRule="auto"/>
              <w:ind w:firstLine="0"/>
              <w:jc w:val="center"/>
              <w:rPr>
                <w:sz w:val="21"/>
              </w:rPr>
            </w:pPr>
            <w:r>
              <w:rPr>
                <w:sz w:val="21"/>
                <w:szCs w:val="21"/>
              </w:rPr>
              <w:t>48 h</w:t>
            </w:r>
          </w:p>
        </w:tc>
        <w:tc>
          <w:tcPr>
            <w:tcW w:w="1168" w:type="dxa"/>
            <w:vAlign w:val="center"/>
          </w:tcPr>
          <w:p w14:paraId="7B03961B">
            <w:pPr>
              <w:keepNext/>
              <w:snapToGrid w:val="0"/>
              <w:spacing w:before="70" w:after="70" w:line="240" w:lineRule="auto"/>
              <w:ind w:firstLine="0"/>
              <w:jc w:val="left"/>
              <w:rPr>
                <w:sz w:val="21"/>
              </w:rPr>
            </w:pPr>
            <w:r>
              <w:rPr>
                <w:rFonts w:hint="eastAsia"/>
                <w:sz w:val="21"/>
                <w:szCs w:val="21"/>
              </w:rPr>
              <w:t>-</w:t>
            </w:r>
          </w:p>
        </w:tc>
      </w:tr>
      <w:tr w14:paraId="42BF7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1EA39AAF">
            <w:pPr>
              <w:keepNext/>
              <w:snapToGrid w:val="0"/>
              <w:spacing w:before="70" w:after="70" w:line="240" w:lineRule="auto"/>
              <w:ind w:firstLine="0"/>
              <w:jc w:val="center"/>
              <w:rPr>
                <w:sz w:val="21"/>
              </w:rPr>
            </w:pPr>
            <w:r>
              <w:rPr>
                <w:sz w:val="21"/>
                <w:szCs w:val="21"/>
              </w:rPr>
              <w:t>12</w:t>
            </w:r>
          </w:p>
        </w:tc>
        <w:tc>
          <w:tcPr>
            <w:tcW w:w="2303" w:type="dxa"/>
            <w:vAlign w:val="center"/>
          </w:tcPr>
          <w:p w14:paraId="0571E1D4">
            <w:pPr>
              <w:keepNext/>
              <w:snapToGrid w:val="0"/>
              <w:spacing w:before="70" w:after="70" w:line="240" w:lineRule="auto"/>
              <w:ind w:firstLine="0"/>
              <w:jc w:val="left"/>
              <w:rPr>
                <w:sz w:val="21"/>
              </w:rPr>
            </w:pPr>
            <w:r>
              <w:rPr>
                <w:sz w:val="21"/>
                <w:szCs w:val="21"/>
              </w:rPr>
              <w:t>航空插头</w:t>
            </w:r>
          </w:p>
        </w:tc>
        <w:tc>
          <w:tcPr>
            <w:tcW w:w="1531" w:type="dxa"/>
            <w:vAlign w:val="center"/>
          </w:tcPr>
          <w:p w14:paraId="7CF1229B">
            <w:pPr>
              <w:keepNext/>
              <w:snapToGrid w:val="0"/>
              <w:spacing w:before="70" w:after="70" w:line="240" w:lineRule="auto"/>
              <w:ind w:firstLine="0"/>
              <w:jc w:val="left"/>
              <w:rPr>
                <w:sz w:val="21"/>
              </w:rPr>
            </w:pPr>
            <w:r>
              <w:rPr>
                <w:sz w:val="21"/>
                <w:szCs w:val="21"/>
              </w:rPr>
              <w:t>宜昌</w:t>
            </w:r>
          </w:p>
        </w:tc>
        <w:tc>
          <w:tcPr>
            <w:tcW w:w="1457" w:type="dxa"/>
            <w:vAlign w:val="center"/>
          </w:tcPr>
          <w:p w14:paraId="49C99509">
            <w:pPr>
              <w:keepNext/>
              <w:snapToGrid w:val="0"/>
              <w:spacing w:before="70" w:after="70" w:line="240" w:lineRule="auto"/>
              <w:ind w:firstLine="0"/>
              <w:jc w:val="center"/>
              <w:rPr>
                <w:sz w:val="21"/>
              </w:rPr>
            </w:pPr>
            <w:r>
              <w:rPr>
                <w:sz w:val="21"/>
                <w:szCs w:val="21"/>
              </w:rPr>
              <w:t>10</w:t>
            </w:r>
          </w:p>
        </w:tc>
        <w:tc>
          <w:tcPr>
            <w:tcW w:w="1457" w:type="dxa"/>
            <w:vAlign w:val="center"/>
          </w:tcPr>
          <w:p w14:paraId="55675681">
            <w:pPr>
              <w:keepNext/>
              <w:snapToGrid w:val="0"/>
              <w:spacing w:before="70" w:after="70" w:line="240" w:lineRule="auto"/>
              <w:ind w:firstLine="0"/>
              <w:jc w:val="center"/>
              <w:rPr>
                <w:sz w:val="21"/>
              </w:rPr>
            </w:pPr>
            <w:r>
              <w:rPr>
                <w:sz w:val="21"/>
                <w:szCs w:val="21"/>
              </w:rPr>
              <w:t>24 h</w:t>
            </w:r>
          </w:p>
        </w:tc>
        <w:tc>
          <w:tcPr>
            <w:tcW w:w="1168" w:type="dxa"/>
            <w:vAlign w:val="center"/>
          </w:tcPr>
          <w:p w14:paraId="786E83B4">
            <w:pPr>
              <w:keepNext/>
              <w:snapToGrid w:val="0"/>
              <w:spacing w:before="70" w:after="70" w:line="240" w:lineRule="auto"/>
              <w:ind w:firstLine="0"/>
              <w:jc w:val="left"/>
              <w:rPr>
                <w:sz w:val="21"/>
              </w:rPr>
            </w:pPr>
            <w:r>
              <w:rPr>
                <w:rFonts w:hint="eastAsia"/>
                <w:sz w:val="21"/>
                <w:szCs w:val="21"/>
              </w:rPr>
              <w:t>-</w:t>
            </w:r>
          </w:p>
        </w:tc>
      </w:tr>
      <w:tr w14:paraId="2391A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4785C6B6">
            <w:pPr>
              <w:keepNext/>
              <w:snapToGrid w:val="0"/>
              <w:spacing w:before="70" w:after="70" w:line="240" w:lineRule="auto"/>
              <w:ind w:firstLine="0"/>
              <w:jc w:val="center"/>
              <w:rPr>
                <w:sz w:val="21"/>
              </w:rPr>
            </w:pPr>
            <w:r>
              <w:rPr>
                <w:sz w:val="21"/>
                <w:szCs w:val="21"/>
              </w:rPr>
              <w:t>13</w:t>
            </w:r>
          </w:p>
        </w:tc>
        <w:tc>
          <w:tcPr>
            <w:tcW w:w="2303" w:type="dxa"/>
            <w:vAlign w:val="center"/>
          </w:tcPr>
          <w:p w14:paraId="7225093C">
            <w:pPr>
              <w:keepNext/>
              <w:snapToGrid w:val="0"/>
              <w:spacing w:before="70" w:after="70" w:line="240" w:lineRule="auto"/>
              <w:ind w:firstLine="0"/>
              <w:jc w:val="left"/>
              <w:rPr>
                <w:sz w:val="21"/>
              </w:rPr>
            </w:pPr>
            <w:r>
              <w:rPr>
                <w:sz w:val="21"/>
                <w:szCs w:val="21"/>
              </w:rPr>
              <w:t>线缆</w:t>
            </w:r>
          </w:p>
        </w:tc>
        <w:tc>
          <w:tcPr>
            <w:tcW w:w="1531" w:type="dxa"/>
            <w:vAlign w:val="center"/>
          </w:tcPr>
          <w:p w14:paraId="11E029D4">
            <w:pPr>
              <w:keepNext/>
              <w:snapToGrid w:val="0"/>
              <w:spacing w:before="70" w:after="70" w:line="240" w:lineRule="auto"/>
              <w:ind w:firstLine="0"/>
              <w:jc w:val="left"/>
              <w:rPr>
                <w:sz w:val="21"/>
              </w:rPr>
            </w:pPr>
            <w:r>
              <w:rPr>
                <w:sz w:val="21"/>
                <w:szCs w:val="21"/>
              </w:rPr>
              <w:t>宜昌</w:t>
            </w:r>
          </w:p>
        </w:tc>
        <w:tc>
          <w:tcPr>
            <w:tcW w:w="1457" w:type="dxa"/>
            <w:vAlign w:val="center"/>
          </w:tcPr>
          <w:p w14:paraId="5FB15433">
            <w:pPr>
              <w:keepNext/>
              <w:snapToGrid w:val="0"/>
              <w:spacing w:before="70" w:after="70" w:line="240" w:lineRule="auto"/>
              <w:ind w:firstLine="0"/>
              <w:jc w:val="center"/>
              <w:rPr>
                <w:sz w:val="21"/>
              </w:rPr>
            </w:pPr>
            <w:r>
              <w:rPr>
                <w:sz w:val="21"/>
                <w:szCs w:val="21"/>
              </w:rPr>
              <w:t>10</w:t>
            </w:r>
          </w:p>
        </w:tc>
        <w:tc>
          <w:tcPr>
            <w:tcW w:w="1457" w:type="dxa"/>
            <w:vAlign w:val="center"/>
          </w:tcPr>
          <w:p w14:paraId="30F80C7C">
            <w:pPr>
              <w:keepNext/>
              <w:snapToGrid w:val="0"/>
              <w:spacing w:before="70" w:after="70" w:line="240" w:lineRule="auto"/>
              <w:ind w:firstLine="0"/>
              <w:jc w:val="center"/>
              <w:rPr>
                <w:sz w:val="21"/>
              </w:rPr>
            </w:pPr>
            <w:r>
              <w:rPr>
                <w:sz w:val="21"/>
                <w:szCs w:val="21"/>
              </w:rPr>
              <w:t>24 h</w:t>
            </w:r>
          </w:p>
        </w:tc>
        <w:tc>
          <w:tcPr>
            <w:tcW w:w="1168" w:type="dxa"/>
            <w:vAlign w:val="center"/>
          </w:tcPr>
          <w:p w14:paraId="3703B05D">
            <w:pPr>
              <w:keepNext/>
              <w:snapToGrid w:val="0"/>
              <w:spacing w:before="70" w:after="70" w:line="240" w:lineRule="auto"/>
              <w:ind w:firstLine="0"/>
              <w:jc w:val="left"/>
              <w:rPr>
                <w:sz w:val="21"/>
              </w:rPr>
            </w:pPr>
            <w:r>
              <w:rPr>
                <w:rFonts w:hint="eastAsia"/>
                <w:sz w:val="21"/>
                <w:szCs w:val="21"/>
              </w:rPr>
              <w:t>-</w:t>
            </w:r>
          </w:p>
        </w:tc>
      </w:tr>
      <w:tr w14:paraId="10122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259702D0">
            <w:pPr>
              <w:keepNext/>
              <w:snapToGrid w:val="0"/>
              <w:spacing w:before="70" w:after="70" w:line="240" w:lineRule="auto"/>
              <w:ind w:firstLine="0"/>
              <w:jc w:val="center"/>
              <w:rPr>
                <w:sz w:val="21"/>
              </w:rPr>
            </w:pPr>
            <w:r>
              <w:rPr>
                <w:sz w:val="21"/>
                <w:szCs w:val="21"/>
              </w:rPr>
              <w:t>14</w:t>
            </w:r>
          </w:p>
        </w:tc>
        <w:tc>
          <w:tcPr>
            <w:tcW w:w="2303" w:type="dxa"/>
            <w:vAlign w:val="center"/>
          </w:tcPr>
          <w:p w14:paraId="2D53A242">
            <w:pPr>
              <w:keepNext/>
              <w:snapToGrid w:val="0"/>
              <w:spacing w:before="70" w:after="70" w:line="240" w:lineRule="auto"/>
              <w:ind w:firstLine="0"/>
              <w:jc w:val="left"/>
              <w:rPr>
                <w:sz w:val="21"/>
              </w:rPr>
            </w:pPr>
            <w:r>
              <w:rPr>
                <w:sz w:val="21"/>
                <w:szCs w:val="21"/>
              </w:rPr>
              <w:t>存储介质</w:t>
            </w:r>
          </w:p>
        </w:tc>
        <w:tc>
          <w:tcPr>
            <w:tcW w:w="1531" w:type="dxa"/>
            <w:vAlign w:val="center"/>
          </w:tcPr>
          <w:p w14:paraId="7C847665">
            <w:pPr>
              <w:keepNext/>
              <w:snapToGrid w:val="0"/>
              <w:spacing w:before="70" w:after="70" w:line="240" w:lineRule="auto"/>
              <w:ind w:firstLine="0"/>
              <w:jc w:val="left"/>
              <w:rPr>
                <w:sz w:val="21"/>
              </w:rPr>
            </w:pPr>
            <w:r>
              <w:rPr>
                <w:sz w:val="21"/>
                <w:szCs w:val="21"/>
              </w:rPr>
              <w:t>宜昌</w:t>
            </w:r>
          </w:p>
        </w:tc>
        <w:tc>
          <w:tcPr>
            <w:tcW w:w="1457" w:type="dxa"/>
            <w:vAlign w:val="center"/>
          </w:tcPr>
          <w:p w14:paraId="00BEF848">
            <w:pPr>
              <w:keepNext/>
              <w:snapToGrid w:val="0"/>
              <w:spacing w:before="70" w:after="70" w:line="240" w:lineRule="auto"/>
              <w:ind w:firstLine="0"/>
              <w:jc w:val="center"/>
              <w:rPr>
                <w:sz w:val="21"/>
              </w:rPr>
            </w:pPr>
            <w:r>
              <w:rPr>
                <w:sz w:val="21"/>
                <w:szCs w:val="21"/>
              </w:rPr>
              <w:t>6</w:t>
            </w:r>
          </w:p>
        </w:tc>
        <w:tc>
          <w:tcPr>
            <w:tcW w:w="1457" w:type="dxa"/>
            <w:vAlign w:val="center"/>
          </w:tcPr>
          <w:p w14:paraId="394791BD">
            <w:pPr>
              <w:keepNext/>
              <w:snapToGrid w:val="0"/>
              <w:spacing w:before="70" w:after="70" w:line="240" w:lineRule="auto"/>
              <w:ind w:firstLine="0"/>
              <w:jc w:val="center"/>
              <w:rPr>
                <w:sz w:val="21"/>
              </w:rPr>
            </w:pPr>
            <w:r>
              <w:rPr>
                <w:sz w:val="21"/>
                <w:szCs w:val="21"/>
              </w:rPr>
              <w:t>24 h</w:t>
            </w:r>
          </w:p>
        </w:tc>
        <w:tc>
          <w:tcPr>
            <w:tcW w:w="1168" w:type="dxa"/>
            <w:vAlign w:val="center"/>
          </w:tcPr>
          <w:p w14:paraId="09AEC041">
            <w:pPr>
              <w:keepNext/>
              <w:snapToGrid w:val="0"/>
              <w:spacing w:before="70" w:after="70" w:line="240" w:lineRule="auto"/>
              <w:ind w:firstLine="0"/>
              <w:jc w:val="left"/>
              <w:rPr>
                <w:sz w:val="21"/>
              </w:rPr>
            </w:pPr>
            <w:r>
              <w:rPr>
                <w:rFonts w:hint="eastAsia"/>
                <w:sz w:val="21"/>
                <w:szCs w:val="21"/>
              </w:rPr>
              <w:t>-</w:t>
            </w:r>
          </w:p>
        </w:tc>
      </w:tr>
      <w:tr w14:paraId="7765B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2437396F">
            <w:pPr>
              <w:keepNext/>
              <w:snapToGrid w:val="0"/>
              <w:spacing w:before="70" w:after="70" w:line="240" w:lineRule="auto"/>
              <w:ind w:firstLine="0"/>
              <w:jc w:val="center"/>
              <w:rPr>
                <w:sz w:val="21"/>
              </w:rPr>
            </w:pPr>
            <w:r>
              <w:rPr>
                <w:sz w:val="21"/>
                <w:szCs w:val="21"/>
              </w:rPr>
              <w:t>15</w:t>
            </w:r>
          </w:p>
        </w:tc>
        <w:tc>
          <w:tcPr>
            <w:tcW w:w="2303" w:type="dxa"/>
            <w:vAlign w:val="center"/>
          </w:tcPr>
          <w:p w14:paraId="75A33009">
            <w:pPr>
              <w:keepNext/>
              <w:snapToGrid w:val="0"/>
              <w:spacing w:before="70" w:after="70" w:line="240" w:lineRule="auto"/>
              <w:ind w:firstLine="0"/>
              <w:jc w:val="left"/>
              <w:rPr>
                <w:sz w:val="21"/>
              </w:rPr>
            </w:pPr>
            <w:r>
              <w:rPr>
                <w:sz w:val="21"/>
                <w:szCs w:val="21"/>
              </w:rPr>
              <w:t>三脚架配件</w:t>
            </w:r>
          </w:p>
        </w:tc>
        <w:tc>
          <w:tcPr>
            <w:tcW w:w="1531" w:type="dxa"/>
            <w:vAlign w:val="center"/>
          </w:tcPr>
          <w:p w14:paraId="1076CBDF">
            <w:pPr>
              <w:keepNext/>
              <w:snapToGrid w:val="0"/>
              <w:spacing w:before="70" w:after="70" w:line="240" w:lineRule="auto"/>
              <w:ind w:firstLine="0"/>
              <w:jc w:val="left"/>
              <w:rPr>
                <w:sz w:val="21"/>
              </w:rPr>
            </w:pPr>
            <w:r>
              <w:rPr>
                <w:sz w:val="21"/>
                <w:szCs w:val="21"/>
              </w:rPr>
              <w:t>宜昌</w:t>
            </w:r>
          </w:p>
        </w:tc>
        <w:tc>
          <w:tcPr>
            <w:tcW w:w="1457" w:type="dxa"/>
            <w:vAlign w:val="center"/>
          </w:tcPr>
          <w:p w14:paraId="3877F491">
            <w:pPr>
              <w:keepNext/>
              <w:snapToGrid w:val="0"/>
              <w:spacing w:before="70" w:after="70" w:line="240" w:lineRule="auto"/>
              <w:ind w:firstLine="0"/>
              <w:jc w:val="center"/>
              <w:rPr>
                <w:sz w:val="21"/>
              </w:rPr>
            </w:pPr>
            <w:r>
              <w:rPr>
                <w:sz w:val="21"/>
                <w:szCs w:val="21"/>
              </w:rPr>
              <w:t>2</w:t>
            </w:r>
          </w:p>
        </w:tc>
        <w:tc>
          <w:tcPr>
            <w:tcW w:w="1457" w:type="dxa"/>
            <w:vAlign w:val="center"/>
          </w:tcPr>
          <w:p w14:paraId="6CEE2E3F">
            <w:pPr>
              <w:keepNext/>
              <w:snapToGrid w:val="0"/>
              <w:spacing w:before="70" w:after="70" w:line="240" w:lineRule="auto"/>
              <w:ind w:firstLine="0"/>
              <w:jc w:val="center"/>
              <w:rPr>
                <w:sz w:val="21"/>
              </w:rPr>
            </w:pPr>
            <w:r>
              <w:rPr>
                <w:sz w:val="21"/>
                <w:szCs w:val="21"/>
              </w:rPr>
              <w:t>48 h</w:t>
            </w:r>
          </w:p>
        </w:tc>
        <w:tc>
          <w:tcPr>
            <w:tcW w:w="1168" w:type="dxa"/>
            <w:vAlign w:val="center"/>
          </w:tcPr>
          <w:p w14:paraId="08712359">
            <w:pPr>
              <w:keepNext/>
              <w:snapToGrid w:val="0"/>
              <w:spacing w:before="70" w:after="70" w:line="240" w:lineRule="auto"/>
              <w:ind w:firstLine="0"/>
              <w:jc w:val="left"/>
              <w:rPr>
                <w:sz w:val="21"/>
              </w:rPr>
            </w:pPr>
            <w:r>
              <w:rPr>
                <w:rFonts w:hint="eastAsia"/>
                <w:sz w:val="21"/>
                <w:szCs w:val="21"/>
              </w:rPr>
              <w:t>-</w:t>
            </w:r>
          </w:p>
        </w:tc>
      </w:tr>
      <w:tr w14:paraId="25B22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13F36A46">
            <w:pPr>
              <w:keepNext/>
              <w:snapToGrid w:val="0"/>
              <w:spacing w:before="70" w:after="70" w:line="240" w:lineRule="auto"/>
              <w:ind w:firstLine="0"/>
              <w:jc w:val="center"/>
              <w:rPr>
                <w:sz w:val="21"/>
              </w:rPr>
            </w:pPr>
            <w:r>
              <w:rPr>
                <w:sz w:val="21"/>
                <w:szCs w:val="21"/>
              </w:rPr>
              <w:t>16</w:t>
            </w:r>
          </w:p>
        </w:tc>
        <w:tc>
          <w:tcPr>
            <w:tcW w:w="2303" w:type="dxa"/>
            <w:vAlign w:val="center"/>
          </w:tcPr>
          <w:p w14:paraId="7C40B6CC">
            <w:pPr>
              <w:keepNext/>
              <w:snapToGrid w:val="0"/>
              <w:spacing w:before="70" w:after="70" w:line="240" w:lineRule="auto"/>
              <w:ind w:firstLine="0"/>
              <w:jc w:val="left"/>
              <w:rPr>
                <w:sz w:val="21"/>
              </w:rPr>
            </w:pPr>
            <w:r>
              <w:rPr>
                <w:sz w:val="21"/>
                <w:szCs w:val="21"/>
              </w:rPr>
              <w:t>标准尺</w:t>
            </w:r>
          </w:p>
        </w:tc>
        <w:tc>
          <w:tcPr>
            <w:tcW w:w="1531" w:type="dxa"/>
            <w:vAlign w:val="center"/>
          </w:tcPr>
          <w:p w14:paraId="59B1B93A">
            <w:pPr>
              <w:keepNext/>
              <w:snapToGrid w:val="0"/>
              <w:spacing w:before="70" w:after="70" w:line="240" w:lineRule="auto"/>
              <w:ind w:firstLine="0"/>
              <w:jc w:val="left"/>
              <w:rPr>
                <w:sz w:val="21"/>
              </w:rPr>
            </w:pPr>
            <w:r>
              <w:rPr>
                <w:sz w:val="21"/>
                <w:szCs w:val="21"/>
              </w:rPr>
              <w:t>宜昌</w:t>
            </w:r>
          </w:p>
        </w:tc>
        <w:tc>
          <w:tcPr>
            <w:tcW w:w="1457" w:type="dxa"/>
            <w:vAlign w:val="center"/>
          </w:tcPr>
          <w:p w14:paraId="121BCF7F">
            <w:pPr>
              <w:keepNext/>
              <w:snapToGrid w:val="0"/>
              <w:spacing w:before="70" w:after="70" w:line="240" w:lineRule="auto"/>
              <w:ind w:firstLine="0"/>
              <w:jc w:val="center"/>
              <w:rPr>
                <w:sz w:val="21"/>
              </w:rPr>
            </w:pPr>
            <w:r>
              <w:rPr>
                <w:sz w:val="21"/>
                <w:szCs w:val="21"/>
              </w:rPr>
              <w:t>1</w:t>
            </w:r>
          </w:p>
        </w:tc>
        <w:tc>
          <w:tcPr>
            <w:tcW w:w="1457" w:type="dxa"/>
            <w:vAlign w:val="center"/>
          </w:tcPr>
          <w:p w14:paraId="4FF4046A">
            <w:pPr>
              <w:keepNext/>
              <w:snapToGrid w:val="0"/>
              <w:spacing w:before="70" w:after="70" w:line="240" w:lineRule="auto"/>
              <w:ind w:firstLine="0"/>
              <w:jc w:val="center"/>
              <w:rPr>
                <w:sz w:val="21"/>
              </w:rPr>
            </w:pPr>
            <w:r>
              <w:rPr>
                <w:sz w:val="21"/>
                <w:szCs w:val="21"/>
              </w:rPr>
              <w:t>72 h</w:t>
            </w:r>
          </w:p>
        </w:tc>
        <w:tc>
          <w:tcPr>
            <w:tcW w:w="1168" w:type="dxa"/>
            <w:vAlign w:val="center"/>
          </w:tcPr>
          <w:p w14:paraId="5F5A4912">
            <w:pPr>
              <w:keepNext/>
              <w:snapToGrid w:val="0"/>
              <w:spacing w:before="70" w:after="70" w:line="240" w:lineRule="auto"/>
              <w:ind w:firstLine="0"/>
              <w:jc w:val="left"/>
              <w:rPr>
                <w:sz w:val="21"/>
              </w:rPr>
            </w:pPr>
            <w:r>
              <w:rPr>
                <w:sz w:val="21"/>
                <w:szCs w:val="21"/>
              </w:rPr>
              <w:t>计量</w:t>
            </w:r>
          </w:p>
        </w:tc>
      </w:tr>
      <w:tr w14:paraId="7F8BC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3F81B7AC">
            <w:pPr>
              <w:keepNext/>
              <w:snapToGrid w:val="0"/>
              <w:spacing w:before="70" w:after="70" w:line="240" w:lineRule="auto"/>
              <w:ind w:firstLine="0"/>
              <w:jc w:val="center"/>
              <w:rPr>
                <w:sz w:val="21"/>
              </w:rPr>
            </w:pPr>
            <w:r>
              <w:rPr>
                <w:sz w:val="21"/>
                <w:szCs w:val="21"/>
              </w:rPr>
              <w:t>17</w:t>
            </w:r>
          </w:p>
        </w:tc>
        <w:tc>
          <w:tcPr>
            <w:tcW w:w="2303" w:type="dxa"/>
            <w:vAlign w:val="center"/>
          </w:tcPr>
          <w:p w14:paraId="6E701840">
            <w:pPr>
              <w:keepNext/>
              <w:snapToGrid w:val="0"/>
              <w:spacing w:before="70" w:after="70" w:line="240" w:lineRule="auto"/>
              <w:ind w:firstLine="0"/>
              <w:jc w:val="left"/>
              <w:rPr>
                <w:sz w:val="21"/>
              </w:rPr>
            </w:pPr>
            <w:r>
              <w:rPr>
                <w:sz w:val="21"/>
                <w:szCs w:val="21"/>
              </w:rPr>
              <w:t>防护箱</w:t>
            </w:r>
          </w:p>
        </w:tc>
        <w:tc>
          <w:tcPr>
            <w:tcW w:w="1531" w:type="dxa"/>
            <w:vAlign w:val="center"/>
          </w:tcPr>
          <w:p w14:paraId="5D5F3620">
            <w:pPr>
              <w:keepNext/>
              <w:snapToGrid w:val="0"/>
              <w:spacing w:before="70" w:after="70" w:line="240" w:lineRule="auto"/>
              <w:ind w:firstLine="0"/>
              <w:jc w:val="left"/>
              <w:rPr>
                <w:sz w:val="21"/>
              </w:rPr>
            </w:pPr>
            <w:r>
              <w:rPr>
                <w:sz w:val="21"/>
                <w:szCs w:val="21"/>
              </w:rPr>
              <w:t>宜昌</w:t>
            </w:r>
          </w:p>
        </w:tc>
        <w:tc>
          <w:tcPr>
            <w:tcW w:w="1457" w:type="dxa"/>
            <w:vAlign w:val="center"/>
          </w:tcPr>
          <w:p w14:paraId="28AC529A">
            <w:pPr>
              <w:keepNext/>
              <w:snapToGrid w:val="0"/>
              <w:spacing w:before="70" w:after="70" w:line="240" w:lineRule="auto"/>
              <w:ind w:firstLine="0"/>
              <w:jc w:val="center"/>
              <w:rPr>
                <w:sz w:val="21"/>
              </w:rPr>
            </w:pPr>
            <w:r>
              <w:rPr>
                <w:sz w:val="21"/>
                <w:szCs w:val="21"/>
              </w:rPr>
              <w:t>2</w:t>
            </w:r>
          </w:p>
        </w:tc>
        <w:tc>
          <w:tcPr>
            <w:tcW w:w="1457" w:type="dxa"/>
            <w:vAlign w:val="center"/>
          </w:tcPr>
          <w:p w14:paraId="75E9A3C7">
            <w:pPr>
              <w:keepNext/>
              <w:snapToGrid w:val="0"/>
              <w:spacing w:before="70" w:after="70" w:line="240" w:lineRule="auto"/>
              <w:ind w:firstLine="0"/>
              <w:jc w:val="center"/>
              <w:rPr>
                <w:sz w:val="21"/>
              </w:rPr>
            </w:pPr>
            <w:r>
              <w:rPr>
                <w:sz w:val="21"/>
                <w:szCs w:val="21"/>
              </w:rPr>
              <w:t>72 h</w:t>
            </w:r>
          </w:p>
        </w:tc>
        <w:tc>
          <w:tcPr>
            <w:tcW w:w="1168" w:type="dxa"/>
            <w:vAlign w:val="center"/>
          </w:tcPr>
          <w:p w14:paraId="1F3CEE39">
            <w:pPr>
              <w:keepNext/>
              <w:snapToGrid w:val="0"/>
              <w:spacing w:before="70" w:after="70" w:line="240" w:lineRule="auto"/>
              <w:ind w:firstLine="0"/>
              <w:jc w:val="left"/>
              <w:rPr>
                <w:sz w:val="21"/>
              </w:rPr>
            </w:pPr>
            <w:r>
              <w:rPr>
                <w:rFonts w:hint="eastAsia"/>
                <w:sz w:val="21"/>
                <w:szCs w:val="21"/>
              </w:rPr>
              <w:t>-</w:t>
            </w:r>
          </w:p>
        </w:tc>
      </w:tr>
      <w:tr w14:paraId="795D5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31691442">
            <w:pPr>
              <w:keepNext/>
              <w:snapToGrid w:val="0"/>
              <w:spacing w:before="70" w:after="70" w:line="240" w:lineRule="auto"/>
              <w:ind w:firstLine="0"/>
              <w:jc w:val="center"/>
              <w:rPr>
                <w:sz w:val="21"/>
              </w:rPr>
            </w:pPr>
            <w:r>
              <w:rPr>
                <w:sz w:val="21"/>
                <w:szCs w:val="21"/>
              </w:rPr>
              <w:t>18</w:t>
            </w:r>
          </w:p>
        </w:tc>
        <w:tc>
          <w:tcPr>
            <w:tcW w:w="2303" w:type="dxa"/>
            <w:vAlign w:val="center"/>
          </w:tcPr>
          <w:p w14:paraId="273B0351">
            <w:pPr>
              <w:keepNext/>
              <w:snapToGrid w:val="0"/>
              <w:spacing w:before="70" w:after="70" w:line="240" w:lineRule="auto"/>
              <w:ind w:firstLine="0"/>
              <w:jc w:val="left"/>
              <w:rPr>
                <w:sz w:val="21"/>
              </w:rPr>
            </w:pPr>
            <w:r>
              <w:rPr>
                <w:sz w:val="21"/>
                <w:szCs w:val="21"/>
              </w:rPr>
              <w:t>保险丝/继电器</w:t>
            </w:r>
          </w:p>
        </w:tc>
        <w:tc>
          <w:tcPr>
            <w:tcW w:w="1531" w:type="dxa"/>
            <w:vAlign w:val="center"/>
          </w:tcPr>
          <w:p w14:paraId="1DFAFE03">
            <w:pPr>
              <w:keepNext/>
              <w:snapToGrid w:val="0"/>
              <w:spacing w:before="70" w:after="70" w:line="240" w:lineRule="auto"/>
              <w:ind w:firstLine="0"/>
              <w:jc w:val="left"/>
              <w:rPr>
                <w:sz w:val="21"/>
              </w:rPr>
            </w:pPr>
            <w:r>
              <w:rPr>
                <w:sz w:val="21"/>
                <w:szCs w:val="21"/>
              </w:rPr>
              <w:t>宜昌</w:t>
            </w:r>
          </w:p>
        </w:tc>
        <w:tc>
          <w:tcPr>
            <w:tcW w:w="1457" w:type="dxa"/>
            <w:vAlign w:val="center"/>
          </w:tcPr>
          <w:p w14:paraId="40EF8CC9">
            <w:pPr>
              <w:keepNext/>
              <w:snapToGrid w:val="0"/>
              <w:spacing w:before="70" w:after="70" w:line="240" w:lineRule="auto"/>
              <w:ind w:firstLine="0"/>
              <w:jc w:val="center"/>
              <w:rPr>
                <w:sz w:val="21"/>
              </w:rPr>
            </w:pPr>
            <w:r>
              <w:rPr>
                <w:sz w:val="21"/>
                <w:szCs w:val="21"/>
              </w:rPr>
              <w:t>20</w:t>
            </w:r>
          </w:p>
        </w:tc>
        <w:tc>
          <w:tcPr>
            <w:tcW w:w="1457" w:type="dxa"/>
            <w:vAlign w:val="center"/>
          </w:tcPr>
          <w:p w14:paraId="40F8D0BD">
            <w:pPr>
              <w:keepNext/>
              <w:snapToGrid w:val="0"/>
              <w:spacing w:before="70" w:after="70" w:line="240" w:lineRule="auto"/>
              <w:ind w:firstLine="0"/>
              <w:jc w:val="center"/>
              <w:rPr>
                <w:sz w:val="21"/>
              </w:rPr>
            </w:pPr>
            <w:r>
              <w:rPr>
                <w:sz w:val="21"/>
                <w:szCs w:val="21"/>
              </w:rPr>
              <w:t>24 h</w:t>
            </w:r>
          </w:p>
        </w:tc>
        <w:tc>
          <w:tcPr>
            <w:tcW w:w="1168" w:type="dxa"/>
            <w:vAlign w:val="center"/>
          </w:tcPr>
          <w:p w14:paraId="246CB4B5">
            <w:pPr>
              <w:keepNext/>
              <w:snapToGrid w:val="0"/>
              <w:spacing w:before="70" w:after="70" w:line="240" w:lineRule="auto"/>
              <w:ind w:firstLine="0"/>
              <w:jc w:val="left"/>
              <w:rPr>
                <w:sz w:val="21"/>
              </w:rPr>
            </w:pPr>
            <w:r>
              <w:rPr>
                <w:sz w:val="21"/>
                <w:szCs w:val="21"/>
              </w:rPr>
              <w:t>低值</w:t>
            </w:r>
          </w:p>
        </w:tc>
      </w:tr>
      <w:tr w14:paraId="00A23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0D4408C0">
            <w:pPr>
              <w:keepNext/>
              <w:snapToGrid w:val="0"/>
              <w:spacing w:before="70" w:after="70" w:line="240" w:lineRule="auto"/>
              <w:ind w:firstLine="0"/>
              <w:jc w:val="center"/>
              <w:rPr>
                <w:sz w:val="21"/>
              </w:rPr>
            </w:pPr>
            <w:r>
              <w:rPr>
                <w:sz w:val="21"/>
                <w:szCs w:val="21"/>
              </w:rPr>
              <w:t>19</w:t>
            </w:r>
          </w:p>
        </w:tc>
        <w:tc>
          <w:tcPr>
            <w:tcW w:w="2303" w:type="dxa"/>
            <w:vAlign w:val="center"/>
          </w:tcPr>
          <w:p w14:paraId="06105517">
            <w:pPr>
              <w:keepNext/>
              <w:snapToGrid w:val="0"/>
              <w:spacing w:before="70" w:after="70" w:line="240" w:lineRule="auto"/>
              <w:ind w:firstLine="0"/>
              <w:jc w:val="left"/>
              <w:rPr>
                <w:sz w:val="21"/>
              </w:rPr>
            </w:pPr>
            <w:r>
              <w:rPr>
                <w:sz w:val="21"/>
                <w:szCs w:val="21"/>
              </w:rPr>
              <w:t>密封圈</w:t>
            </w:r>
          </w:p>
        </w:tc>
        <w:tc>
          <w:tcPr>
            <w:tcW w:w="1531" w:type="dxa"/>
            <w:vAlign w:val="center"/>
          </w:tcPr>
          <w:p w14:paraId="3B9D14B2">
            <w:pPr>
              <w:keepNext/>
              <w:snapToGrid w:val="0"/>
              <w:spacing w:before="70" w:after="70" w:line="240" w:lineRule="auto"/>
              <w:ind w:firstLine="0"/>
              <w:jc w:val="left"/>
              <w:rPr>
                <w:sz w:val="21"/>
              </w:rPr>
            </w:pPr>
            <w:r>
              <w:rPr>
                <w:sz w:val="21"/>
                <w:szCs w:val="21"/>
              </w:rPr>
              <w:t>宜昌</w:t>
            </w:r>
          </w:p>
        </w:tc>
        <w:tc>
          <w:tcPr>
            <w:tcW w:w="1457" w:type="dxa"/>
            <w:vAlign w:val="center"/>
          </w:tcPr>
          <w:p w14:paraId="142FB321">
            <w:pPr>
              <w:keepNext/>
              <w:snapToGrid w:val="0"/>
              <w:spacing w:before="70" w:after="70" w:line="240" w:lineRule="auto"/>
              <w:ind w:firstLine="0"/>
              <w:jc w:val="center"/>
              <w:rPr>
                <w:sz w:val="21"/>
              </w:rPr>
            </w:pPr>
            <w:r>
              <w:rPr>
                <w:sz w:val="21"/>
                <w:szCs w:val="21"/>
              </w:rPr>
              <w:t>20</w:t>
            </w:r>
          </w:p>
        </w:tc>
        <w:tc>
          <w:tcPr>
            <w:tcW w:w="1457" w:type="dxa"/>
            <w:vAlign w:val="center"/>
          </w:tcPr>
          <w:p w14:paraId="04F7B0E4">
            <w:pPr>
              <w:keepNext/>
              <w:snapToGrid w:val="0"/>
              <w:spacing w:before="70" w:after="70" w:line="240" w:lineRule="auto"/>
              <w:ind w:firstLine="0"/>
              <w:jc w:val="center"/>
              <w:rPr>
                <w:sz w:val="21"/>
              </w:rPr>
            </w:pPr>
            <w:r>
              <w:rPr>
                <w:sz w:val="21"/>
                <w:szCs w:val="21"/>
              </w:rPr>
              <w:t>24 h</w:t>
            </w:r>
          </w:p>
        </w:tc>
        <w:tc>
          <w:tcPr>
            <w:tcW w:w="1168" w:type="dxa"/>
            <w:vAlign w:val="center"/>
          </w:tcPr>
          <w:p w14:paraId="2D49BB46">
            <w:pPr>
              <w:keepNext/>
              <w:snapToGrid w:val="0"/>
              <w:spacing w:before="70" w:after="70" w:line="240" w:lineRule="auto"/>
              <w:ind w:firstLine="0"/>
              <w:jc w:val="left"/>
              <w:rPr>
                <w:sz w:val="21"/>
              </w:rPr>
            </w:pPr>
            <w:r>
              <w:rPr>
                <w:sz w:val="21"/>
                <w:szCs w:val="21"/>
              </w:rPr>
              <w:t>低值</w:t>
            </w:r>
          </w:p>
        </w:tc>
      </w:tr>
      <w:tr w14:paraId="12E07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84" w:type="dxa"/>
            <w:vAlign w:val="center"/>
          </w:tcPr>
          <w:p w14:paraId="6A6C0DE3">
            <w:pPr>
              <w:keepNext/>
              <w:snapToGrid w:val="0"/>
              <w:spacing w:before="70" w:after="70" w:line="240" w:lineRule="auto"/>
              <w:ind w:firstLine="0"/>
              <w:jc w:val="center"/>
              <w:rPr>
                <w:sz w:val="21"/>
              </w:rPr>
            </w:pPr>
            <w:r>
              <w:rPr>
                <w:sz w:val="21"/>
                <w:szCs w:val="21"/>
              </w:rPr>
              <w:t>20</w:t>
            </w:r>
          </w:p>
        </w:tc>
        <w:tc>
          <w:tcPr>
            <w:tcW w:w="2303" w:type="dxa"/>
            <w:vAlign w:val="center"/>
          </w:tcPr>
          <w:p w14:paraId="4E5D9F9F">
            <w:pPr>
              <w:keepNext/>
              <w:snapToGrid w:val="0"/>
              <w:spacing w:before="70" w:after="70" w:line="240" w:lineRule="auto"/>
              <w:ind w:firstLine="0"/>
              <w:jc w:val="left"/>
              <w:rPr>
                <w:sz w:val="21"/>
              </w:rPr>
            </w:pPr>
            <w:r>
              <w:rPr>
                <w:sz w:val="21"/>
                <w:szCs w:val="21"/>
              </w:rPr>
              <w:t>专用工具</w:t>
            </w:r>
          </w:p>
        </w:tc>
        <w:tc>
          <w:tcPr>
            <w:tcW w:w="1531" w:type="dxa"/>
            <w:vAlign w:val="center"/>
          </w:tcPr>
          <w:p w14:paraId="78C17A1D">
            <w:pPr>
              <w:keepNext/>
              <w:snapToGrid w:val="0"/>
              <w:spacing w:before="70" w:after="70" w:line="240" w:lineRule="auto"/>
              <w:ind w:firstLine="0"/>
              <w:jc w:val="left"/>
              <w:rPr>
                <w:sz w:val="21"/>
              </w:rPr>
            </w:pPr>
            <w:r>
              <w:rPr>
                <w:sz w:val="21"/>
                <w:szCs w:val="21"/>
              </w:rPr>
              <w:t>宜昌</w:t>
            </w:r>
          </w:p>
        </w:tc>
        <w:tc>
          <w:tcPr>
            <w:tcW w:w="1457" w:type="dxa"/>
            <w:vAlign w:val="center"/>
          </w:tcPr>
          <w:p w14:paraId="3176A532">
            <w:pPr>
              <w:keepNext/>
              <w:snapToGrid w:val="0"/>
              <w:spacing w:before="70" w:after="70" w:line="240" w:lineRule="auto"/>
              <w:ind w:firstLine="0"/>
              <w:jc w:val="center"/>
              <w:rPr>
                <w:sz w:val="21"/>
              </w:rPr>
            </w:pPr>
            <w:r>
              <w:rPr>
                <w:sz w:val="21"/>
                <w:szCs w:val="21"/>
              </w:rPr>
              <w:t>2 套</w:t>
            </w:r>
          </w:p>
        </w:tc>
        <w:tc>
          <w:tcPr>
            <w:tcW w:w="1457" w:type="dxa"/>
            <w:vAlign w:val="center"/>
          </w:tcPr>
          <w:p w14:paraId="2FAC2FFA">
            <w:pPr>
              <w:keepNext/>
              <w:snapToGrid w:val="0"/>
              <w:spacing w:before="70" w:after="70" w:line="240" w:lineRule="auto"/>
              <w:ind w:firstLine="0"/>
              <w:jc w:val="center"/>
              <w:rPr>
                <w:sz w:val="21"/>
              </w:rPr>
            </w:pPr>
            <w:r>
              <w:rPr>
                <w:sz w:val="21"/>
                <w:szCs w:val="21"/>
              </w:rPr>
              <w:t>48 h</w:t>
            </w:r>
          </w:p>
        </w:tc>
        <w:tc>
          <w:tcPr>
            <w:tcW w:w="1168" w:type="dxa"/>
            <w:vAlign w:val="center"/>
          </w:tcPr>
          <w:p w14:paraId="7BB9683A">
            <w:pPr>
              <w:keepNext/>
              <w:snapToGrid w:val="0"/>
              <w:spacing w:before="70" w:after="70" w:line="240" w:lineRule="auto"/>
              <w:ind w:firstLine="0"/>
              <w:jc w:val="left"/>
              <w:rPr>
                <w:sz w:val="21"/>
              </w:rPr>
            </w:pPr>
            <w:r>
              <w:rPr>
                <w:rFonts w:hint="eastAsia"/>
                <w:sz w:val="21"/>
                <w:szCs w:val="21"/>
              </w:rPr>
              <w:t>-</w:t>
            </w:r>
          </w:p>
        </w:tc>
      </w:tr>
    </w:tbl>
    <w:p w14:paraId="47D5CCF8">
      <w:pPr>
        <w:spacing w:line="240" w:lineRule="auto"/>
      </w:pPr>
    </w:p>
    <w:p w14:paraId="70253223">
      <w:pPr>
        <w:pStyle w:val="5"/>
      </w:pPr>
      <w:bookmarkStart w:id="241" w:name="_Toc10108"/>
      <w:r>
        <w:rPr>
          <w:szCs w:val="32"/>
        </w:rPr>
        <w:t>2.12.4 培训与知识转移</w:t>
      </w:r>
      <w:bookmarkEnd w:id="241"/>
    </w:p>
    <w:tbl>
      <w:tblPr>
        <w:tblStyle w:val="32"/>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596"/>
        <w:gridCol w:w="3216"/>
        <w:gridCol w:w="1676"/>
        <w:gridCol w:w="866"/>
        <w:gridCol w:w="1294"/>
      </w:tblGrid>
      <w:tr w14:paraId="489DF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5E016612">
            <w:pPr>
              <w:snapToGrid w:val="0"/>
              <w:spacing w:before="70" w:after="70" w:line="240" w:lineRule="auto"/>
              <w:ind w:firstLine="0"/>
              <w:jc w:val="center"/>
              <w:rPr>
                <w:b/>
                <w:sz w:val="21"/>
              </w:rPr>
            </w:pPr>
            <w:r>
              <w:rPr>
                <w:b/>
                <w:sz w:val="21"/>
                <w:szCs w:val="21"/>
              </w:rPr>
              <w:t>层次</w:t>
            </w:r>
          </w:p>
        </w:tc>
        <w:tc>
          <w:tcPr>
            <w:tcW w:w="1596" w:type="dxa"/>
            <w:shd w:val="clear" w:color="auto" w:fill="E7E6E6"/>
            <w:vAlign w:val="center"/>
          </w:tcPr>
          <w:p w14:paraId="76B59607">
            <w:pPr>
              <w:snapToGrid w:val="0"/>
              <w:spacing w:before="70" w:after="70" w:line="240" w:lineRule="auto"/>
              <w:ind w:firstLine="0"/>
              <w:jc w:val="center"/>
              <w:rPr>
                <w:b/>
                <w:sz w:val="21"/>
              </w:rPr>
            </w:pPr>
            <w:r>
              <w:rPr>
                <w:b/>
                <w:sz w:val="21"/>
                <w:szCs w:val="21"/>
              </w:rPr>
              <w:t>对象</w:t>
            </w:r>
          </w:p>
        </w:tc>
        <w:tc>
          <w:tcPr>
            <w:tcW w:w="3216" w:type="dxa"/>
            <w:shd w:val="clear" w:color="auto" w:fill="E7E6E6"/>
            <w:vAlign w:val="center"/>
          </w:tcPr>
          <w:p w14:paraId="2F49946A">
            <w:pPr>
              <w:snapToGrid w:val="0"/>
              <w:spacing w:before="70" w:after="70" w:line="240" w:lineRule="auto"/>
              <w:ind w:firstLine="0"/>
              <w:jc w:val="center"/>
              <w:rPr>
                <w:b/>
                <w:sz w:val="21"/>
              </w:rPr>
            </w:pPr>
            <w:r>
              <w:rPr>
                <w:b/>
                <w:sz w:val="21"/>
                <w:szCs w:val="21"/>
              </w:rPr>
              <w:t>内容</w:t>
            </w:r>
          </w:p>
        </w:tc>
        <w:tc>
          <w:tcPr>
            <w:tcW w:w="1676" w:type="dxa"/>
            <w:shd w:val="clear" w:color="auto" w:fill="E7E6E6"/>
            <w:vAlign w:val="center"/>
          </w:tcPr>
          <w:p w14:paraId="34CF6260">
            <w:pPr>
              <w:snapToGrid w:val="0"/>
              <w:spacing w:before="70" w:after="70" w:line="240" w:lineRule="auto"/>
              <w:ind w:firstLine="0"/>
              <w:jc w:val="center"/>
              <w:rPr>
                <w:b/>
                <w:sz w:val="21"/>
              </w:rPr>
            </w:pPr>
            <w:r>
              <w:rPr>
                <w:b/>
                <w:sz w:val="21"/>
                <w:szCs w:val="21"/>
              </w:rPr>
              <w:t>方式</w:t>
            </w:r>
          </w:p>
        </w:tc>
        <w:tc>
          <w:tcPr>
            <w:tcW w:w="866" w:type="dxa"/>
            <w:shd w:val="clear" w:color="auto" w:fill="E7E6E6"/>
            <w:vAlign w:val="center"/>
          </w:tcPr>
          <w:p w14:paraId="12FDDBBD">
            <w:pPr>
              <w:snapToGrid w:val="0"/>
              <w:spacing w:before="70" w:after="70" w:line="240" w:lineRule="auto"/>
              <w:ind w:firstLine="0"/>
              <w:jc w:val="center"/>
              <w:rPr>
                <w:b/>
                <w:sz w:val="21"/>
              </w:rPr>
            </w:pPr>
            <w:r>
              <w:rPr>
                <w:b/>
                <w:sz w:val="21"/>
                <w:szCs w:val="21"/>
              </w:rPr>
              <w:t>时长</w:t>
            </w:r>
          </w:p>
        </w:tc>
        <w:tc>
          <w:tcPr>
            <w:tcW w:w="1294" w:type="dxa"/>
            <w:shd w:val="clear" w:color="auto" w:fill="E7E6E6"/>
            <w:vAlign w:val="center"/>
          </w:tcPr>
          <w:p w14:paraId="2FE3937D">
            <w:pPr>
              <w:snapToGrid w:val="0"/>
              <w:spacing w:before="70" w:after="70" w:line="240" w:lineRule="auto"/>
              <w:ind w:firstLine="0"/>
              <w:jc w:val="center"/>
              <w:rPr>
                <w:b/>
                <w:sz w:val="21"/>
              </w:rPr>
            </w:pPr>
            <w:r>
              <w:rPr>
                <w:b/>
                <w:sz w:val="21"/>
                <w:szCs w:val="21"/>
              </w:rPr>
              <w:t>考核</w:t>
            </w:r>
          </w:p>
        </w:tc>
      </w:tr>
      <w:tr w14:paraId="1D720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AF62C2">
            <w:pPr>
              <w:snapToGrid w:val="0"/>
              <w:spacing w:before="70" w:after="70" w:line="240" w:lineRule="auto"/>
              <w:ind w:firstLine="0"/>
              <w:jc w:val="center"/>
              <w:rPr>
                <w:sz w:val="21"/>
              </w:rPr>
            </w:pPr>
            <w:r>
              <w:rPr>
                <w:sz w:val="21"/>
                <w:szCs w:val="21"/>
              </w:rPr>
              <w:t>基础</w:t>
            </w:r>
          </w:p>
        </w:tc>
        <w:tc>
          <w:tcPr>
            <w:tcW w:w="1596" w:type="dxa"/>
            <w:vAlign w:val="center"/>
          </w:tcPr>
          <w:p w14:paraId="596C98D2">
            <w:pPr>
              <w:snapToGrid w:val="0"/>
              <w:spacing w:before="70" w:after="70" w:line="240" w:lineRule="auto"/>
              <w:ind w:firstLine="0"/>
              <w:jc w:val="left"/>
              <w:rPr>
                <w:sz w:val="21"/>
              </w:rPr>
            </w:pPr>
            <w:r>
              <w:rPr>
                <w:sz w:val="21"/>
                <w:szCs w:val="21"/>
              </w:rPr>
              <w:t>一线操作人员</w:t>
            </w:r>
          </w:p>
        </w:tc>
        <w:tc>
          <w:tcPr>
            <w:tcW w:w="3216" w:type="dxa"/>
            <w:vAlign w:val="center"/>
          </w:tcPr>
          <w:p w14:paraId="362FA34E">
            <w:pPr>
              <w:snapToGrid w:val="0"/>
              <w:spacing w:before="70" w:after="70" w:line="240" w:lineRule="auto"/>
              <w:ind w:firstLine="0"/>
              <w:jc w:val="left"/>
              <w:rPr>
                <w:sz w:val="21"/>
              </w:rPr>
            </w:pPr>
            <w:r>
              <w:rPr>
                <w:sz w:val="21"/>
                <w:szCs w:val="21"/>
              </w:rPr>
              <w:t>设备操作、日常维护</w:t>
            </w:r>
          </w:p>
        </w:tc>
        <w:tc>
          <w:tcPr>
            <w:tcW w:w="1676" w:type="dxa"/>
            <w:vAlign w:val="center"/>
          </w:tcPr>
          <w:p w14:paraId="5C98BA35">
            <w:pPr>
              <w:snapToGrid w:val="0"/>
              <w:spacing w:before="70" w:after="70" w:line="240" w:lineRule="auto"/>
              <w:ind w:firstLine="0"/>
              <w:jc w:val="left"/>
              <w:rPr>
                <w:sz w:val="21"/>
              </w:rPr>
            </w:pPr>
            <w:r>
              <w:rPr>
                <w:sz w:val="21"/>
                <w:szCs w:val="21"/>
              </w:rPr>
              <w:t>集中培训+实操</w:t>
            </w:r>
          </w:p>
        </w:tc>
        <w:tc>
          <w:tcPr>
            <w:tcW w:w="866" w:type="dxa"/>
            <w:vAlign w:val="center"/>
          </w:tcPr>
          <w:p w14:paraId="6A2C590B">
            <w:pPr>
              <w:snapToGrid w:val="0"/>
              <w:spacing w:before="70" w:after="70" w:line="240" w:lineRule="auto"/>
              <w:ind w:firstLine="0"/>
              <w:jc w:val="left"/>
              <w:rPr>
                <w:sz w:val="21"/>
              </w:rPr>
            </w:pPr>
            <w:r>
              <w:rPr>
                <w:sz w:val="21"/>
                <w:szCs w:val="21"/>
              </w:rPr>
              <w:t>16 h</w:t>
            </w:r>
          </w:p>
        </w:tc>
        <w:tc>
          <w:tcPr>
            <w:tcW w:w="1294" w:type="dxa"/>
            <w:vAlign w:val="center"/>
          </w:tcPr>
          <w:p w14:paraId="4260FA60">
            <w:pPr>
              <w:snapToGrid w:val="0"/>
              <w:spacing w:before="70" w:after="70" w:line="240" w:lineRule="auto"/>
              <w:ind w:firstLine="0"/>
              <w:jc w:val="left"/>
              <w:rPr>
                <w:sz w:val="21"/>
              </w:rPr>
            </w:pPr>
            <w:r>
              <w:rPr>
                <w:sz w:val="21"/>
                <w:szCs w:val="21"/>
              </w:rPr>
              <w:t>实操</w:t>
            </w:r>
          </w:p>
        </w:tc>
      </w:tr>
      <w:tr w14:paraId="76B8E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74E21F">
            <w:pPr>
              <w:snapToGrid w:val="0"/>
              <w:spacing w:before="70" w:after="70" w:line="240" w:lineRule="auto"/>
              <w:ind w:firstLine="0"/>
              <w:jc w:val="center"/>
              <w:rPr>
                <w:sz w:val="21"/>
              </w:rPr>
            </w:pPr>
            <w:r>
              <w:rPr>
                <w:sz w:val="21"/>
                <w:szCs w:val="21"/>
              </w:rPr>
              <w:t>进阶</w:t>
            </w:r>
          </w:p>
        </w:tc>
        <w:tc>
          <w:tcPr>
            <w:tcW w:w="1596" w:type="dxa"/>
            <w:vAlign w:val="center"/>
          </w:tcPr>
          <w:p w14:paraId="3113895E">
            <w:pPr>
              <w:snapToGrid w:val="0"/>
              <w:spacing w:before="70" w:after="70" w:line="240" w:lineRule="auto"/>
              <w:ind w:firstLine="0"/>
              <w:jc w:val="left"/>
              <w:rPr>
                <w:sz w:val="21"/>
              </w:rPr>
            </w:pPr>
            <w:r>
              <w:rPr>
                <w:sz w:val="21"/>
                <w:szCs w:val="21"/>
              </w:rPr>
              <w:t>技术骨干</w:t>
            </w:r>
          </w:p>
        </w:tc>
        <w:tc>
          <w:tcPr>
            <w:tcW w:w="3216" w:type="dxa"/>
            <w:vAlign w:val="center"/>
          </w:tcPr>
          <w:p w14:paraId="5589A746">
            <w:pPr>
              <w:snapToGrid w:val="0"/>
              <w:spacing w:before="70" w:after="70" w:line="240" w:lineRule="auto"/>
              <w:ind w:firstLine="0"/>
              <w:jc w:val="left"/>
              <w:rPr>
                <w:sz w:val="21"/>
              </w:rPr>
            </w:pPr>
            <w:r>
              <w:rPr>
                <w:sz w:val="21"/>
                <w:szCs w:val="21"/>
              </w:rPr>
              <w:t>数据处理、缺陷复核、报告编制</w:t>
            </w:r>
          </w:p>
        </w:tc>
        <w:tc>
          <w:tcPr>
            <w:tcW w:w="1676" w:type="dxa"/>
            <w:vAlign w:val="center"/>
          </w:tcPr>
          <w:p w14:paraId="1CE31740">
            <w:pPr>
              <w:snapToGrid w:val="0"/>
              <w:spacing w:before="70" w:after="70" w:line="240" w:lineRule="auto"/>
              <w:ind w:firstLine="0"/>
              <w:jc w:val="left"/>
              <w:rPr>
                <w:sz w:val="21"/>
              </w:rPr>
            </w:pPr>
            <w:r>
              <w:rPr>
                <w:sz w:val="21"/>
                <w:szCs w:val="21"/>
              </w:rPr>
              <w:t>集中培训+案例</w:t>
            </w:r>
          </w:p>
        </w:tc>
        <w:tc>
          <w:tcPr>
            <w:tcW w:w="866" w:type="dxa"/>
            <w:vAlign w:val="center"/>
          </w:tcPr>
          <w:p w14:paraId="4EFFBE87">
            <w:pPr>
              <w:snapToGrid w:val="0"/>
              <w:spacing w:before="70" w:after="70" w:line="240" w:lineRule="auto"/>
              <w:ind w:firstLine="0"/>
              <w:jc w:val="left"/>
              <w:rPr>
                <w:sz w:val="21"/>
              </w:rPr>
            </w:pPr>
            <w:r>
              <w:rPr>
                <w:sz w:val="21"/>
                <w:szCs w:val="21"/>
              </w:rPr>
              <w:t>16 h</w:t>
            </w:r>
          </w:p>
        </w:tc>
        <w:tc>
          <w:tcPr>
            <w:tcW w:w="1294" w:type="dxa"/>
            <w:vAlign w:val="center"/>
          </w:tcPr>
          <w:p w14:paraId="443D176F">
            <w:pPr>
              <w:snapToGrid w:val="0"/>
              <w:spacing w:before="70" w:after="70" w:line="240" w:lineRule="auto"/>
              <w:ind w:firstLine="0"/>
              <w:jc w:val="left"/>
              <w:rPr>
                <w:sz w:val="21"/>
              </w:rPr>
            </w:pPr>
            <w:r>
              <w:rPr>
                <w:sz w:val="21"/>
                <w:szCs w:val="21"/>
              </w:rPr>
              <w:t>笔试+实操</w:t>
            </w:r>
          </w:p>
        </w:tc>
      </w:tr>
      <w:tr w14:paraId="056E5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9E7B5A">
            <w:pPr>
              <w:snapToGrid w:val="0"/>
              <w:spacing w:before="70" w:after="70" w:line="240" w:lineRule="auto"/>
              <w:ind w:firstLine="0"/>
              <w:jc w:val="center"/>
              <w:rPr>
                <w:sz w:val="21"/>
              </w:rPr>
            </w:pPr>
            <w:r>
              <w:rPr>
                <w:sz w:val="21"/>
                <w:szCs w:val="21"/>
              </w:rPr>
              <w:t>专项</w:t>
            </w:r>
          </w:p>
        </w:tc>
        <w:tc>
          <w:tcPr>
            <w:tcW w:w="1596" w:type="dxa"/>
            <w:vAlign w:val="center"/>
          </w:tcPr>
          <w:p w14:paraId="10EEE8C4">
            <w:pPr>
              <w:snapToGrid w:val="0"/>
              <w:spacing w:before="70" w:after="70" w:line="240" w:lineRule="auto"/>
              <w:ind w:firstLine="0"/>
              <w:jc w:val="left"/>
              <w:rPr>
                <w:sz w:val="21"/>
              </w:rPr>
            </w:pPr>
            <w:r>
              <w:rPr>
                <w:sz w:val="21"/>
                <w:szCs w:val="21"/>
              </w:rPr>
              <w:t>管理人员</w:t>
            </w:r>
          </w:p>
        </w:tc>
        <w:tc>
          <w:tcPr>
            <w:tcW w:w="3216" w:type="dxa"/>
            <w:vAlign w:val="center"/>
          </w:tcPr>
          <w:p w14:paraId="38645C1A">
            <w:pPr>
              <w:snapToGrid w:val="0"/>
              <w:spacing w:before="70" w:after="70" w:line="240" w:lineRule="auto"/>
              <w:ind w:firstLine="0"/>
              <w:jc w:val="left"/>
              <w:rPr>
                <w:sz w:val="21"/>
              </w:rPr>
            </w:pPr>
            <w:r>
              <w:rPr>
                <w:sz w:val="21"/>
                <w:szCs w:val="21"/>
              </w:rPr>
              <w:t>成果应用、质量审核、历史比对</w:t>
            </w:r>
          </w:p>
        </w:tc>
        <w:tc>
          <w:tcPr>
            <w:tcW w:w="1676" w:type="dxa"/>
            <w:vAlign w:val="center"/>
          </w:tcPr>
          <w:p w14:paraId="7D2E346C">
            <w:pPr>
              <w:snapToGrid w:val="0"/>
              <w:spacing w:before="70" w:after="70" w:line="240" w:lineRule="auto"/>
              <w:ind w:firstLine="0"/>
              <w:jc w:val="left"/>
              <w:rPr>
                <w:sz w:val="21"/>
              </w:rPr>
            </w:pPr>
            <w:r>
              <w:rPr>
                <w:sz w:val="21"/>
                <w:szCs w:val="21"/>
              </w:rPr>
              <w:t>研讨</w:t>
            </w:r>
          </w:p>
        </w:tc>
        <w:tc>
          <w:tcPr>
            <w:tcW w:w="866" w:type="dxa"/>
            <w:vAlign w:val="center"/>
          </w:tcPr>
          <w:p w14:paraId="709E1169">
            <w:pPr>
              <w:snapToGrid w:val="0"/>
              <w:spacing w:before="70" w:after="70" w:line="240" w:lineRule="auto"/>
              <w:ind w:firstLine="0"/>
              <w:jc w:val="left"/>
              <w:rPr>
                <w:sz w:val="21"/>
              </w:rPr>
            </w:pPr>
            <w:r>
              <w:rPr>
                <w:sz w:val="21"/>
                <w:szCs w:val="21"/>
              </w:rPr>
              <w:t>4 h</w:t>
            </w:r>
          </w:p>
        </w:tc>
        <w:tc>
          <w:tcPr>
            <w:tcW w:w="1294" w:type="dxa"/>
            <w:vAlign w:val="center"/>
          </w:tcPr>
          <w:p w14:paraId="7B0EE4D9">
            <w:pPr>
              <w:snapToGrid w:val="0"/>
              <w:spacing w:before="70" w:after="70" w:line="240" w:lineRule="auto"/>
              <w:ind w:firstLine="0"/>
              <w:jc w:val="left"/>
              <w:rPr>
                <w:sz w:val="21"/>
              </w:rPr>
            </w:pPr>
            <w:r>
              <w:rPr>
                <w:sz w:val="21"/>
                <w:szCs w:val="21"/>
              </w:rPr>
              <w:t>研讨记录</w:t>
            </w:r>
          </w:p>
        </w:tc>
      </w:tr>
      <w:tr w14:paraId="6BDFF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4B98741">
            <w:pPr>
              <w:snapToGrid w:val="0"/>
              <w:spacing w:before="70" w:after="70" w:line="240" w:lineRule="auto"/>
              <w:ind w:firstLine="0"/>
              <w:jc w:val="center"/>
              <w:rPr>
                <w:sz w:val="21"/>
              </w:rPr>
            </w:pPr>
            <w:r>
              <w:rPr>
                <w:sz w:val="21"/>
                <w:szCs w:val="21"/>
              </w:rPr>
              <w:t>跟班</w:t>
            </w:r>
          </w:p>
        </w:tc>
        <w:tc>
          <w:tcPr>
            <w:tcW w:w="1596" w:type="dxa"/>
            <w:vAlign w:val="center"/>
          </w:tcPr>
          <w:p w14:paraId="0C86CFF0">
            <w:pPr>
              <w:snapToGrid w:val="0"/>
              <w:spacing w:before="70" w:after="70" w:line="240" w:lineRule="auto"/>
              <w:ind w:firstLine="0"/>
              <w:jc w:val="left"/>
              <w:rPr>
                <w:sz w:val="21"/>
              </w:rPr>
            </w:pPr>
            <w:r>
              <w:rPr>
                <w:sz w:val="21"/>
                <w:szCs w:val="21"/>
              </w:rPr>
              <w:t>现场人员</w:t>
            </w:r>
          </w:p>
        </w:tc>
        <w:tc>
          <w:tcPr>
            <w:tcW w:w="3216" w:type="dxa"/>
            <w:vAlign w:val="center"/>
          </w:tcPr>
          <w:p w14:paraId="2AE3DF77">
            <w:pPr>
              <w:snapToGrid w:val="0"/>
              <w:spacing w:before="70" w:after="70" w:line="240" w:lineRule="auto"/>
              <w:ind w:firstLine="0"/>
              <w:jc w:val="left"/>
              <w:rPr>
                <w:sz w:val="21"/>
              </w:rPr>
            </w:pPr>
            <w:r>
              <w:rPr>
                <w:sz w:val="21"/>
                <w:szCs w:val="21"/>
              </w:rPr>
              <w:t>全流程跟班</w:t>
            </w:r>
          </w:p>
        </w:tc>
        <w:tc>
          <w:tcPr>
            <w:tcW w:w="1676" w:type="dxa"/>
            <w:vAlign w:val="center"/>
          </w:tcPr>
          <w:p w14:paraId="03009154">
            <w:pPr>
              <w:snapToGrid w:val="0"/>
              <w:spacing w:before="70" w:after="70" w:line="240" w:lineRule="auto"/>
              <w:ind w:firstLine="0"/>
              <w:jc w:val="left"/>
              <w:rPr>
                <w:sz w:val="21"/>
              </w:rPr>
            </w:pPr>
            <w:r>
              <w:rPr>
                <w:sz w:val="21"/>
                <w:szCs w:val="21"/>
              </w:rPr>
              <w:t>一对一带教</w:t>
            </w:r>
          </w:p>
        </w:tc>
        <w:tc>
          <w:tcPr>
            <w:tcW w:w="866" w:type="dxa"/>
            <w:vAlign w:val="center"/>
          </w:tcPr>
          <w:p w14:paraId="47D406BA">
            <w:pPr>
              <w:snapToGrid w:val="0"/>
              <w:spacing w:before="70" w:after="70" w:line="240" w:lineRule="auto"/>
              <w:ind w:firstLine="0"/>
              <w:jc w:val="left"/>
              <w:rPr>
                <w:sz w:val="21"/>
              </w:rPr>
            </w:pPr>
            <w:r>
              <w:rPr>
                <w:sz w:val="21"/>
                <w:szCs w:val="21"/>
              </w:rPr>
              <w:t>8 h</w:t>
            </w:r>
          </w:p>
        </w:tc>
        <w:tc>
          <w:tcPr>
            <w:tcW w:w="1294" w:type="dxa"/>
            <w:vAlign w:val="center"/>
          </w:tcPr>
          <w:p w14:paraId="2C12E4CA">
            <w:pPr>
              <w:snapToGrid w:val="0"/>
              <w:spacing w:before="70" w:after="70" w:line="240" w:lineRule="auto"/>
              <w:ind w:firstLine="0"/>
              <w:jc w:val="left"/>
              <w:rPr>
                <w:sz w:val="21"/>
              </w:rPr>
            </w:pPr>
            <w:r>
              <w:rPr>
                <w:sz w:val="21"/>
                <w:szCs w:val="21"/>
              </w:rPr>
              <w:t>评价表</w:t>
            </w:r>
          </w:p>
        </w:tc>
      </w:tr>
      <w:tr w14:paraId="3B34D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ADC171">
            <w:pPr>
              <w:snapToGrid w:val="0"/>
              <w:spacing w:before="70" w:after="70" w:line="240" w:lineRule="auto"/>
              <w:ind w:firstLine="0"/>
              <w:jc w:val="center"/>
              <w:rPr>
                <w:sz w:val="21"/>
              </w:rPr>
            </w:pPr>
            <w:r>
              <w:rPr>
                <w:sz w:val="21"/>
                <w:szCs w:val="21"/>
              </w:rPr>
              <w:t>复训</w:t>
            </w:r>
          </w:p>
        </w:tc>
        <w:tc>
          <w:tcPr>
            <w:tcW w:w="1596" w:type="dxa"/>
            <w:vAlign w:val="center"/>
          </w:tcPr>
          <w:p w14:paraId="69E2CE0F">
            <w:pPr>
              <w:snapToGrid w:val="0"/>
              <w:spacing w:before="70" w:after="70" w:line="240" w:lineRule="auto"/>
              <w:ind w:firstLine="0"/>
              <w:jc w:val="left"/>
              <w:rPr>
                <w:sz w:val="21"/>
              </w:rPr>
            </w:pPr>
            <w:r>
              <w:rPr>
                <w:sz w:val="21"/>
                <w:szCs w:val="21"/>
              </w:rPr>
              <w:t>全员</w:t>
            </w:r>
          </w:p>
        </w:tc>
        <w:tc>
          <w:tcPr>
            <w:tcW w:w="3216" w:type="dxa"/>
            <w:vAlign w:val="center"/>
          </w:tcPr>
          <w:p w14:paraId="3D0816A0">
            <w:pPr>
              <w:snapToGrid w:val="0"/>
              <w:spacing w:before="70" w:after="70" w:line="240" w:lineRule="auto"/>
              <w:ind w:firstLine="0"/>
              <w:jc w:val="left"/>
              <w:rPr>
                <w:sz w:val="21"/>
              </w:rPr>
            </w:pPr>
            <w:r>
              <w:rPr>
                <w:sz w:val="21"/>
                <w:szCs w:val="21"/>
              </w:rPr>
              <w:t>版本升级、问题复盘</w:t>
            </w:r>
          </w:p>
        </w:tc>
        <w:tc>
          <w:tcPr>
            <w:tcW w:w="1676" w:type="dxa"/>
            <w:vAlign w:val="center"/>
          </w:tcPr>
          <w:p w14:paraId="7A58D7A8">
            <w:pPr>
              <w:snapToGrid w:val="0"/>
              <w:spacing w:before="70" w:after="70" w:line="240" w:lineRule="auto"/>
              <w:ind w:firstLine="0"/>
              <w:jc w:val="left"/>
              <w:rPr>
                <w:sz w:val="21"/>
              </w:rPr>
            </w:pPr>
            <w:r>
              <w:rPr>
                <w:sz w:val="21"/>
                <w:szCs w:val="21"/>
              </w:rPr>
              <w:t>线上/线下</w:t>
            </w:r>
          </w:p>
        </w:tc>
        <w:tc>
          <w:tcPr>
            <w:tcW w:w="866" w:type="dxa"/>
            <w:vAlign w:val="center"/>
          </w:tcPr>
          <w:p w14:paraId="3D563893">
            <w:pPr>
              <w:snapToGrid w:val="0"/>
              <w:spacing w:before="70" w:after="70" w:line="240" w:lineRule="auto"/>
              <w:ind w:firstLine="0"/>
              <w:jc w:val="left"/>
              <w:rPr>
                <w:sz w:val="21"/>
              </w:rPr>
            </w:pPr>
            <w:r>
              <w:rPr>
                <w:sz w:val="21"/>
                <w:szCs w:val="21"/>
              </w:rPr>
              <w:t>4 h/年</w:t>
            </w:r>
          </w:p>
        </w:tc>
        <w:tc>
          <w:tcPr>
            <w:tcW w:w="1294" w:type="dxa"/>
            <w:vAlign w:val="center"/>
          </w:tcPr>
          <w:p w14:paraId="2FC532A6">
            <w:pPr>
              <w:snapToGrid w:val="0"/>
              <w:spacing w:before="70" w:after="70" w:line="240" w:lineRule="auto"/>
              <w:ind w:firstLine="0"/>
              <w:jc w:val="left"/>
              <w:rPr>
                <w:sz w:val="21"/>
              </w:rPr>
            </w:pPr>
            <w:r>
              <w:rPr>
                <w:sz w:val="21"/>
                <w:szCs w:val="21"/>
              </w:rPr>
              <w:t>记录</w:t>
            </w:r>
          </w:p>
        </w:tc>
      </w:tr>
    </w:tbl>
    <w:p w14:paraId="75FEDE2C">
      <w:pPr>
        <w:spacing w:line="240" w:lineRule="auto"/>
      </w:pPr>
    </w:p>
    <w:p w14:paraId="4D9E37F8">
      <w:r>
        <w:t>知识转移交付物：培训教材、操作手册、维护手册、故障排查手册、教学视频、常见问题库。</w:t>
      </w:r>
    </w:p>
    <w:p w14:paraId="49D5F3D8">
      <w:pPr>
        <w:pStyle w:val="5"/>
      </w:pPr>
      <w:bookmarkStart w:id="242" w:name="_Toc29051"/>
      <w:r>
        <w:rPr>
          <w:szCs w:val="32"/>
        </w:rPr>
        <w:t>2.12.5 远程支持与预防性维护</w:t>
      </w:r>
      <w:bookmarkEnd w:id="242"/>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92"/>
        <w:gridCol w:w="1151"/>
        <w:gridCol w:w="4226"/>
        <w:gridCol w:w="1431"/>
      </w:tblGrid>
      <w:tr w14:paraId="7A03C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92" w:type="dxa"/>
            <w:shd w:val="clear" w:color="auto" w:fill="E7E6E6"/>
            <w:vAlign w:val="center"/>
          </w:tcPr>
          <w:p w14:paraId="2FF87BA3">
            <w:pPr>
              <w:snapToGrid w:val="0"/>
              <w:spacing w:before="70" w:after="70" w:line="240" w:lineRule="auto"/>
              <w:ind w:firstLine="0"/>
              <w:jc w:val="center"/>
              <w:rPr>
                <w:b/>
                <w:sz w:val="21"/>
              </w:rPr>
            </w:pPr>
            <w:r>
              <w:rPr>
                <w:b/>
                <w:sz w:val="21"/>
                <w:szCs w:val="21"/>
              </w:rPr>
              <w:t>服务项</w:t>
            </w:r>
          </w:p>
        </w:tc>
        <w:tc>
          <w:tcPr>
            <w:tcW w:w="1151" w:type="dxa"/>
            <w:shd w:val="clear" w:color="auto" w:fill="E7E6E6"/>
            <w:vAlign w:val="center"/>
          </w:tcPr>
          <w:p w14:paraId="6AABF1B5">
            <w:pPr>
              <w:snapToGrid w:val="0"/>
              <w:spacing w:before="70" w:after="70" w:line="240" w:lineRule="auto"/>
              <w:ind w:firstLine="0"/>
              <w:jc w:val="center"/>
              <w:rPr>
                <w:b/>
                <w:sz w:val="21"/>
              </w:rPr>
            </w:pPr>
            <w:r>
              <w:rPr>
                <w:b/>
                <w:sz w:val="21"/>
                <w:szCs w:val="21"/>
              </w:rPr>
              <w:t>频次</w:t>
            </w:r>
          </w:p>
        </w:tc>
        <w:tc>
          <w:tcPr>
            <w:tcW w:w="4226" w:type="dxa"/>
            <w:shd w:val="clear" w:color="auto" w:fill="E7E6E6"/>
            <w:vAlign w:val="center"/>
          </w:tcPr>
          <w:p w14:paraId="61649042">
            <w:pPr>
              <w:snapToGrid w:val="0"/>
              <w:spacing w:before="70" w:after="70" w:line="240" w:lineRule="auto"/>
              <w:ind w:firstLine="0"/>
              <w:jc w:val="center"/>
              <w:rPr>
                <w:b/>
                <w:sz w:val="21"/>
              </w:rPr>
            </w:pPr>
            <w:r>
              <w:rPr>
                <w:b/>
                <w:sz w:val="21"/>
                <w:szCs w:val="21"/>
              </w:rPr>
              <w:t>内容</w:t>
            </w:r>
          </w:p>
        </w:tc>
        <w:tc>
          <w:tcPr>
            <w:tcW w:w="1431" w:type="dxa"/>
            <w:shd w:val="clear" w:color="auto" w:fill="E7E6E6"/>
            <w:vAlign w:val="center"/>
          </w:tcPr>
          <w:p w14:paraId="69FF1635">
            <w:pPr>
              <w:snapToGrid w:val="0"/>
              <w:spacing w:before="70" w:after="70" w:line="240" w:lineRule="auto"/>
              <w:ind w:firstLine="0"/>
              <w:jc w:val="center"/>
              <w:rPr>
                <w:b/>
                <w:sz w:val="21"/>
              </w:rPr>
            </w:pPr>
            <w:r>
              <w:rPr>
                <w:b/>
                <w:sz w:val="21"/>
                <w:szCs w:val="21"/>
              </w:rPr>
              <w:t>输出</w:t>
            </w:r>
          </w:p>
        </w:tc>
      </w:tr>
      <w:tr w14:paraId="4530F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2" w:type="dxa"/>
            <w:vAlign w:val="center"/>
          </w:tcPr>
          <w:p w14:paraId="7F0706B9">
            <w:pPr>
              <w:snapToGrid w:val="0"/>
              <w:spacing w:before="70" w:after="70" w:line="240" w:lineRule="auto"/>
              <w:ind w:firstLine="0"/>
              <w:jc w:val="left"/>
              <w:rPr>
                <w:sz w:val="21"/>
              </w:rPr>
            </w:pPr>
            <w:r>
              <w:rPr>
                <w:sz w:val="21"/>
                <w:szCs w:val="21"/>
              </w:rPr>
              <w:t>远程健康检查</w:t>
            </w:r>
          </w:p>
        </w:tc>
        <w:tc>
          <w:tcPr>
            <w:tcW w:w="1151" w:type="dxa"/>
            <w:vAlign w:val="center"/>
          </w:tcPr>
          <w:p w14:paraId="4B99DF77">
            <w:pPr>
              <w:snapToGrid w:val="0"/>
              <w:spacing w:before="70" w:after="70" w:line="240" w:lineRule="auto"/>
              <w:ind w:firstLine="0"/>
              <w:jc w:val="center"/>
              <w:rPr>
                <w:sz w:val="21"/>
              </w:rPr>
            </w:pPr>
            <w:r>
              <w:rPr>
                <w:sz w:val="21"/>
                <w:szCs w:val="21"/>
              </w:rPr>
              <w:t>每季度</w:t>
            </w:r>
          </w:p>
        </w:tc>
        <w:tc>
          <w:tcPr>
            <w:tcW w:w="4226" w:type="dxa"/>
            <w:vAlign w:val="center"/>
          </w:tcPr>
          <w:p w14:paraId="691EC699">
            <w:pPr>
              <w:snapToGrid w:val="0"/>
              <w:spacing w:before="70" w:after="70" w:line="240" w:lineRule="auto"/>
              <w:ind w:firstLine="0"/>
              <w:jc w:val="left"/>
              <w:rPr>
                <w:sz w:val="21"/>
              </w:rPr>
            </w:pPr>
            <w:r>
              <w:rPr>
                <w:sz w:val="21"/>
                <w:szCs w:val="21"/>
              </w:rPr>
              <w:t>日志分析、版本核对、精度趋势</w:t>
            </w:r>
          </w:p>
        </w:tc>
        <w:tc>
          <w:tcPr>
            <w:tcW w:w="1431" w:type="dxa"/>
            <w:vAlign w:val="center"/>
          </w:tcPr>
          <w:p w14:paraId="5CB5CAC6">
            <w:pPr>
              <w:snapToGrid w:val="0"/>
              <w:spacing w:before="70" w:after="70" w:line="240" w:lineRule="auto"/>
              <w:ind w:firstLine="0"/>
              <w:jc w:val="center"/>
              <w:rPr>
                <w:sz w:val="21"/>
              </w:rPr>
            </w:pPr>
            <w:r>
              <w:rPr>
                <w:sz w:val="21"/>
                <w:szCs w:val="21"/>
              </w:rPr>
              <w:t>健康报告</w:t>
            </w:r>
          </w:p>
        </w:tc>
      </w:tr>
      <w:tr w14:paraId="342F6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2" w:type="dxa"/>
            <w:vAlign w:val="center"/>
          </w:tcPr>
          <w:p w14:paraId="03689D84">
            <w:pPr>
              <w:snapToGrid w:val="0"/>
              <w:spacing w:before="70" w:after="70" w:line="240" w:lineRule="auto"/>
              <w:ind w:firstLine="0"/>
              <w:jc w:val="left"/>
              <w:rPr>
                <w:sz w:val="21"/>
              </w:rPr>
            </w:pPr>
            <w:r>
              <w:rPr>
                <w:sz w:val="21"/>
                <w:szCs w:val="21"/>
              </w:rPr>
              <w:t>远程升级</w:t>
            </w:r>
          </w:p>
        </w:tc>
        <w:tc>
          <w:tcPr>
            <w:tcW w:w="1151" w:type="dxa"/>
            <w:vAlign w:val="center"/>
          </w:tcPr>
          <w:p w14:paraId="5F6F707F">
            <w:pPr>
              <w:snapToGrid w:val="0"/>
              <w:spacing w:before="70" w:after="70" w:line="240" w:lineRule="auto"/>
              <w:ind w:firstLine="0"/>
              <w:jc w:val="center"/>
              <w:rPr>
                <w:sz w:val="21"/>
              </w:rPr>
            </w:pPr>
            <w:r>
              <w:rPr>
                <w:sz w:val="21"/>
                <w:szCs w:val="21"/>
              </w:rPr>
              <w:t>按版本</w:t>
            </w:r>
          </w:p>
        </w:tc>
        <w:tc>
          <w:tcPr>
            <w:tcW w:w="4226" w:type="dxa"/>
            <w:vAlign w:val="center"/>
          </w:tcPr>
          <w:p w14:paraId="513BA408">
            <w:pPr>
              <w:snapToGrid w:val="0"/>
              <w:spacing w:before="70" w:after="70" w:line="240" w:lineRule="auto"/>
              <w:ind w:firstLine="0"/>
              <w:jc w:val="left"/>
              <w:rPr>
                <w:sz w:val="21"/>
              </w:rPr>
            </w:pPr>
            <w:r>
              <w:rPr>
                <w:sz w:val="21"/>
                <w:szCs w:val="21"/>
              </w:rPr>
              <w:t>补丁、功能升级</w:t>
            </w:r>
          </w:p>
        </w:tc>
        <w:tc>
          <w:tcPr>
            <w:tcW w:w="1431" w:type="dxa"/>
            <w:vAlign w:val="center"/>
          </w:tcPr>
          <w:p w14:paraId="7810B652">
            <w:pPr>
              <w:snapToGrid w:val="0"/>
              <w:spacing w:before="70" w:after="70" w:line="240" w:lineRule="auto"/>
              <w:ind w:firstLine="0"/>
              <w:jc w:val="center"/>
              <w:rPr>
                <w:sz w:val="21"/>
              </w:rPr>
            </w:pPr>
            <w:r>
              <w:rPr>
                <w:sz w:val="21"/>
                <w:szCs w:val="21"/>
              </w:rPr>
              <w:t>升级记录</w:t>
            </w:r>
          </w:p>
        </w:tc>
      </w:tr>
      <w:tr w14:paraId="23E2C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2" w:type="dxa"/>
            <w:vAlign w:val="center"/>
          </w:tcPr>
          <w:p w14:paraId="1A47E681">
            <w:pPr>
              <w:snapToGrid w:val="0"/>
              <w:spacing w:before="70" w:after="70" w:line="240" w:lineRule="auto"/>
              <w:ind w:firstLine="0"/>
              <w:jc w:val="left"/>
              <w:rPr>
                <w:sz w:val="21"/>
              </w:rPr>
            </w:pPr>
            <w:r>
              <w:rPr>
                <w:sz w:val="21"/>
                <w:szCs w:val="21"/>
              </w:rPr>
              <w:t>预防性巡检</w:t>
            </w:r>
          </w:p>
        </w:tc>
        <w:tc>
          <w:tcPr>
            <w:tcW w:w="1151" w:type="dxa"/>
            <w:vAlign w:val="center"/>
          </w:tcPr>
          <w:p w14:paraId="53629178">
            <w:pPr>
              <w:snapToGrid w:val="0"/>
              <w:spacing w:before="70" w:after="70" w:line="240" w:lineRule="auto"/>
              <w:ind w:firstLine="0"/>
              <w:jc w:val="center"/>
              <w:rPr>
                <w:sz w:val="21"/>
              </w:rPr>
            </w:pPr>
            <w:r>
              <w:rPr>
                <w:sz w:val="21"/>
                <w:szCs w:val="21"/>
              </w:rPr>
              <w:t>每半年</w:t>
            </w:r>
          </w:p>
        </w:tc>
        <w:tc>
          <w:tcPr>
            <w:tcW w:w="4226" w:type="dxa"/>
            <w:vAlign w:val="center"/>
          </w:tcPr>
          <w:p w14:paraId="077381B0">
            <w:pPr>
              <w:snapToGrid w:val="0"/>
              <w:spacing w:before="70" w:after="70" w:line="240" w:lineRule="auto"/>
              <w:ind w:firstLine="0"/>
              <w:jc w:val="left"/>
              <w:rPr>
                <w:sz w:val="21"/>
              </w:rPr>
            </w:pPr>
            <w:r>
              <w:rPr>
                <w:sz w:val="21"/>
                <w:szCs w:val="21"/>
              </w:rPr>
              <w:t>清洁、紧固、校准、易损件更换</w:t>
            </w:r>
          </w:p>
        </w:tc>
        <w:tc>
          <w:tcPr>
            <w:tcW w:w="1431" w:type="dxa"/>
            <w:vAlign w:val="center"/>
          </w:tcPr>
          <w:p w14:paraId="7542EF49">
            <w:pPr>
              <w:snapToGrid w:val="0"/>
              <w:spacing w:before="70" w:after="70" w:line="240" w:lineRule="auto"/>
              <w:ind w:firstLine="0"/>
              <w:jc w:val="center"/>
              <w:rPr>
                <w:sz w:val="21"/>
              </w:rPr>
            </w:pPr>
            <w:r>
              <w:rPr>
                <w:sz w:val="21"/>
                <w:szCs w:val="21"/>
              </w:rPr>
              <w:t>巡检报告</w:t>
            </w:r>
          </w:p>
        </w:tc>
      </w:tr>
      <w:tr w14:paraId="322E3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2" w:type="dxa"/>
            <w:vAlign w:val="center"/>
          </w:tcPr>
          <w:p w14:paraId="4DD75DD1">
            <w:pPr>
              <w:snapToGrid w:val="0"/>
              <w:spacing w:before="70" w:after="70" w:line="240" w:lineRule="auto"/>
              <w:ind w:firstLine="0"/>
              <w:jc w:val="left"/>
              <w:rPr>
                <w:sz w:val="21"/>
              </w:rPr>
            </w:pPr>
            <w:r>
              <w:rPr>
                <w:sz w:val="21"/>
                <w:szCs w:val="21"/>
              </w:rPr>
              <w:t>精度复测</w:t>
            </w:r>
          </w:p>
        </w:tc>
        <w:tc>
          <w:tcPr>
            <w:tcW w:w="1151" w:type="dxa"/>
            <w:vAlign w:val="center"/>
          </w:tcPr>
          <w:p w14:paraId="5A36EA80">
            <w:pPr>
              <w:snapToGrid w:val="0"/>
              <w:spacing w:before="70" w:after="70" w:line="240" w:lineRule="auto"/>
              <w:ind w:firstLine="0"/>
              <w:jc w:val="center"/>
              <w:rPr>
                <w:sz w:val="21"/>
              </w:rPr>
            </w:pPr>
            <w:r>
              <w:rPr>
                <w:sz w:val="21"/>
                <w:szCs w:val="21"/>
              </w:rPr>
              <w:t>每年</w:t>
            </w:r>
          </w:p>
        </w:tc>
        <w:tc>
          <w:tcPr>
            <w:tcW w:w="4226" w:type="dxa"/>
            <w:vAlign w:val="center"/>
          </w:tcPr>
          <w:p w14:paraId="07CF0699">
            <w:pPr>
              <w:snapToGrid w:val="0"/>
              <w:spacing w:before="70" w:after="70" w:line="240" w:lineRule="auto"/>
              <w:ind w:firstLine="0"/>
              <w:jc w:val="left"/>
              <w:rPr>
                <w:sz w:val="21"/>
              </w:rPr>
            </w:pPr>
            <w:r>
              <w:rPr>
                <w:sz w:val="21"/>
                <w:szCs w:val="21"/>
              </w:rPr>
              <w:t>标准尺/标准件复测</w:t>
            </w:r>
          </w:p>
        </w:tc>
        <w:tc>
          <w:tcPr>
            <w:tcW w:w="1431" w:type="dxa"/>
            <w:vAlign w:val="center"/>
          </w:tcPr>
          <w:p w14:paraId="2C3CC3BF">
            <w:pPr>
              <w:snapToGrid w:val="0"/>
              <w:spacing w:before="70" w:after="70" w:line="240" w:lineRule="auto"/>
              <w:ind w:firstLine="0"/>
              <w:jc w:val="center"/>
              <w:rPr>
                <w:sz w:val="21"/>
              </w:rPr>
            </w:pPr>
            <w:r>
              <w:rPr>
                <w:sz w:val="21"/>
                <w:szCs w:val="21"/>
              </w:rPr>
              <w:t>精度报告</w:t>
            </w:r>
          </w:p>
        </w:tc>
      </w:tr>
      <w:tr w14:paraId="538D1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2" w:type="dxa"/>
            <w:vAlign w:val="center"/>
          </w:tcPr>
          <w:p w14:paraId="3219BD2A">
            <w:pPr>
              <w:snapToGrid w:val="0"/>
              <w:spacing w:before="70" w:after="70" w:line="240" w:lineRule="auto"/>
              <w:ind w:firstLine="0"/>
              <w:jc w:val="left"/>
              <w:rPr>
                <w:sz w:val="21"/>
              </w:rPr>
            </w:pPr>
            <w:r>
              <w:rPr>
                <w:sz w:val="21"/>
                <w:szCs w:val="21"/>
              </w:rPr>
              <w:t>使用回访</w:t>
            </w:r>
          </w:p>
        </w:tc>
        <w:tc>
          <w:tcPr>
            <w:tcW w:w="1151" w:type="dxa"/>
            <w:vAlign w:val="center"/>
          </w:tcPr>
          <w:p w14:paraId="207AB047">
            <w:pPr>
              <w:snapToGrid w:val="0"/>
              <w:spacing w:before="70" w:after="70" w:line="240" w:lineRule="auto"/>
              <w:ind w:firstLine="0"/>
              <w:jc w:val="center"/>
              <w:rPr>
                <w:sz w:val="21"/>
              </w:rPr>
            </w:pPr>
            <w:r>
              <w:rPr>
                <w:sz w:val="21"/>
                <w:szCs w:val="21"/>
              </w:rPr>
              <w:t>每季度</w:t>
            </w:r>
          </w:p>
        </w:tc>
        <w:tc>
          <w:tcPr>
            <w:tcW w:w="4226" w:type="dxa"/>
            <w:vAlign w:val="center"/>
          </w:tcPr>
          <w:p w14:paraId="1DC95A3A">
            <w:pPr>
              <w:snapToGrid w:val="0"/>
              <w:spacing w:before="70" w:after="70" w:line="240" w:lineRule="auto"/>
              <w:ind w:firstLine="0"/>
              <w:jc w:val="left"/>
              <w:rPr>
                <w:sz w:val="21"/>
              </w:rPr>
            </w:pPr>
            <w:r>
              <w:rPr>
                <w:sz w:val="21"/>
                <w:szCs w:val="21"/>
              </w:rPr>
              <w:t>使用情况、需求收集</w:t>
            </w:r>
          </w:p>
        </w:tc>
        <w:tc>
          <w:tcPr>
            <w:tcW w:w="1431" w:type="dxa"/>
            <w:vAlign w:val="center"/>
          </w:tcPr>
          <w:p w14:paraId="50973305">
            <w:pPr>
              <w:snapToGrid w:val="0"/>
              <w:spacing w:before="70" w:after="70" w:line="240" w:lineRule="auto"/>
              <w:ind w:firstLine="0"/>
              <w:jc w:val="center"/>
              <w:rPr>
                <w:sz w:val="21"/>
              </w:rPr>
            </w:pPr>
            <w:r>
              <w:rPr>
                <w:sz w:val="21"/>
                <w:szCs w:val="21"/>
              </w:rPr>
              <w:t>回访记录</w:t>
            </w:r>
          </w:p>
        </w:tc>
      </w:tr>
    </w:tbl>
    <w:p w14:paraId="6713CB3F">
      <w:pPr>
        <w:spacing w:line="240" w:lineRule="auto"/>
      </w:pPr>
    </w:p>
    <w:p w14:paraId="7D691962">
      <w:pPr>
        <w:pStyle w:val="5"/>
      </w:pPr>
      <w:bookmarkStart w:id="243" w:name="_Toc360"/>
      <w:r>
        <w:rPr>
          <w:szCs w:val="32"/>
        </w:rPr>
        <w:t>2.12.6 服务质量考核</w:t>
      </w:r>
      <w:bookmarkEnd w:id="243"/>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33"/>
        <w:gridCol w:w="1268"/>
        <w:gridCol w:w="2100"/>
        <w:gridCol w:w="2100"/>
      </w:tblGrid>
      <w:tr w14:paraId="0FF37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333" w:type="dxa"/>
            <w:shd w:val="clear" w:color="auto" w:fill="E7E6E6"/>
            <w:vAlign w:val="center"/>
          </w:tcPr>
          <w:p w14:paraId="43FFBB37">
            <w:pPr>
              <w:snapToGrid w:val="0"/>
              <w:spacing w:before="70" w:after="70" w:line="240" w:lineRule="auto"/>
              <w:ind w:firstLine="0"/>
              <w:jc w:val="center"/>
              <w:rPr>
                <w:b/>
                <w:sz w:val="21"/>
              </w:rPr>
            </w:pPr>
            <w:r>
              <w:rPr>
                <w:b/>
                <w:sz w:val="21"/>
                <w:szCs w:val="21"/>
              </w:rPr>
              <w:t>考核项</w:t>
            </w:r>
          </w:p>
        </w:tc>
        <w:tc>
          <w:tcPr>
            <w:tcW w:w="1268" w:type="dxa"/>
            <w:shd w:val="clear" w:color="auto" w:fill="E7E6E6"/>
            <w:vAlign w:val="center"/>
          </w:tcPr>
          <w:p w14:paraId="44BDF523">
            <w:pPr>
              <w:snapToGrid w:val="0"/>
              <w:spacing w:before="70" w:after="70" w:line="240" w:lineRule="auto"/>
              <w:ind w:firstLine="0"/>
              <w:jc w:val="center"/>
              <w:rPr>
                <w:b/>
                <w:sz w:val="21"/>
              </w:rPr>
            </w:pPr>
            <w:r>
              <w:rPr>
                <w:b/>
                <w:sz w:val="21"/>
                <w:szCs w:val="21"/>
              </w:rPr>
              <w:t>权重</w:t>
            </w:r>
          </w:p>
        </w:tc>
        <w:tc>
          <w:tcPr>
            <w:tcW w:w="2100" w:type="dxa"/>
            <w:shd w:val="clear" w:color="auto" w:fill="E7E6E6"/>
            <w:vAlign w:val="center"/>
          </w:tcPr>
          <w:p w14:paraId="4672167B">
            <w:pPr>
              <w:snapToGrid w:val="0"/>
              <w:spacing w:before="70" w:after="70" w:line="240" w:lineRule="auto"/>
              <w:ind w:firstLine="0"/>
              <w:jc w:val="center"/>
              <w:rPr>
                <w:b/>
                <w:sz w:val="21"/>
              </w:rPr>
            </w:pPr>
            <w:r>
              <w:rPr>
                <w:b/>
                <w:sz w:val="21"/>
                <w:szCs w:val="21"/>
              </w:rPr>
              <w:t>考核标准</w:t>
            </w:r>
          </w:p>
        </w:tc>
        <w:tc>
          <w:tcPr>
            <w:tcW w:w="2100" w:type="dxa"/>
            <w:shd w:val="clear" w:color="auto" w:fill="E7E6E6"/>
            <w:vAlign w:val="center"/>
          </w:tcPr>
          <w:p w14:paraId="21D55390">
            <w:pPr>
              <w:snapToGrid w:val="0"/>
              <w:spacing w:before="70" w:after="70" w:line="240" w:lineRule="auto"/>
              <w:ind w:firstLine="0"/>
              <w:jc w:val="center"/>
              <w:rPr>
                <w:b/>
                <w:sz w:val="21"/>
              </w:rPr>
            </w:pPr>
            <w:r>
              <w:rPr>
                <w:b/>
                <w:sz w:val="21"/>
                <w:szCs w:val="21"/>
              </w:rPr>
              <w:t>数据来源</w:t>
            </w:r>
          </w:p>
        </w:tc>
      </w:tr>
      <w:tr w14:paraId="56AC6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33" w:type="dxa"/>
            <w:vAlign w:val="center"/>
          </w:tcPr>
          <w:p w14:paraId="0B2FD310">
            <w:pPr>
              <w:snapToGrid w:val="0"/>
              <w:spacing w:before="70" w:after="70" w:line="240" w:lineRule="auto"/>
              <w:ind w:firstLine="0"/>
              <w:jc w:val="left"/>
              <w:rPr>
                <w:sz w:val="21"/>
              </w:rPr>
            </w:pPr>
            <w:r>
              <w:rPr>
                <w:sz w:val="21"/>
                <w:szCs w:val="21"/>
              </w:rPr>
              <w:t>响应及时率</w:t>
            </w:r>
          </w:p>
        </w:tc>
        <w:tc>
          <w:tcPr>
            <w:tcW w:w="1268" w:type="dxa"/>
            <w:vAlign w:val="center"/>
          </w:tcPr>
          <w:p w14:paraId="44C0CF80">
            <w:pPr>
              <w:snapToGrid w:val="0"/>
              <w:spacing w:before="70" w:after="70" w:line="240" w:lineRule="auto"/>
              <w:ind w:firstLine="0"/>
              <w:jc w:val="center"/>
              <w:rPr>
                <w:sz w:val="21"/>
              </w:rPr>
            </w:pPr>
            <w:r>
              <w:rPr>
                <w:sz w:val="21"/>
                <w:szCs w:val="21"/>
              </w:rPr>
              <w:t>25%</w:t>
            </w:r>
          </w:p>
        </w:tc>
        <w:tc>
          <w:tcPr>
            <w:tcW w:w="2100" w:type="dxa"/>
            <w:vAlign w:val="center"/>
          </w:tcPr>
          <w:p w14:paraId="33E52E4D">
            <w:pPr>
              <w:snapToGrid w:val="0"/>
              <w:spacing w:before="70" w:after="70" w:line="240" w:lineRule="auto"/>
              <w:ind w:firstLine="0"/>
              <w:jc w:val="center"/>
              <w:rPr>
                <w:sz w:val="21"/>
              </w:rPr>
            </w:pPr>
            <w:r>
              <w:rPr>
                <w:sz w:val="21"/>
                <w:szCs w:val="21"/>
              </w:rPr>
              <w:t>≥95%</w:t>
            </w:r>
          </w:p>
        </w:tc>
        <w:tc>
          <w:tcPr>
            <w:tcW w:w="2100" w:type="dxa"/>
            <w:vAlign w:val="center"/>
          </w:tcPr>
          <w:p w14:paraId="7A2E20C7">
            <w:pPr>
              <w:snapToGrid w:val="0"/>
              <w:spacing w:before="70" w:after="70" w:line="240" w:lineRule="auto"/>
              <w:ind w:firstLine="0"/>
              <w:jc w:val="center"/>
              <w:rPr>
                <w:sz w:val="21"/>
              </w:rPr>
            </w:pPr>
            <w:r>
              <w:rPr>
                <w:sz w:val="21"/>
                <w:szCs w:val="21"/>
              </w:rPr>
              <w:t>工单系统</w:t>
            </w:r>
          </w:p>
        </w:tc>
      </w:tr>
      <w:tr w14:paraId="758A1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33" w:type="dxa"/>
            <w:vAlign w:val="center"/>
          </w:tcPr>
          <w:p w14:paraId="2ED9D918">
            <w:pPr>
              <w:snapToGrid w:val="0"/>
              <w:spacing w:before="70" w:after="70" w:line="240" w:lineRule="auto"/>
              <w:ind w:firstLine="0"/>
              <w:jc w:val="left"/>
              <w:rPr>
                <w:sz w:val="21"/>
              </w:rPr>
            </w:pPr>
            <w:r>
              <w:rPr>
                <w:sz w:val="21"/>
                <w:szCs w:val="21"/>
              </w:rPr>
              <w:t>一次解决率</w:t>
            </w:r>
          </w:p>
        </w:tc>
        <w:tc>
          <w:tcPr>
            <w:tcW w:w="1268" w:type="dxa"/>
            <w:vAlign w:val="center"/>
          </w:tcPr>
          <w:p w14:paraId="766A3F63">
            <w:pPr>
              <w:snapToGrid w:val="0"/>
              <w:spacing w:before="70" w:after="70" w:line="240" w:lineRule="auto"/>
              <w:ind w:firstLine="0"/>
              <w:jc w:val="center"/>
              <w:rPr>
                <w:sz w:val="21"/>
              </w:rPr>
            </w:pPr>
            <w:r>
              <w:rPr>
                <w:sz w:val="21"/>
                <w:szCs w:val="21"/>
              </w:rPr>
              <w:t>25%</w:t>
            </w:r>
          </w:p>
        </w:tc>
        <w:tc>
          <w:tcPr>
            <w:tcW w:w="2100" w:type="dxa"/>
            <w:vAlign w:val="center"/>
          </w:tcPr>
          <w:p w14:paraId="650EB8B7">
            <w:pPr>
              <w:snapToGrid w:val="0"/>
              <w:spacing w:before="70" w:after="70" w:line="240" w:lineRule="auto"/>
              <w:ind w:firstLine="0"/>
              <w:jc w:val="center"/>
              <w:rPr>
                <w:sz w:val="21"/>
              </w:rPr>
            </w:pPr>
            <w:r>
              <w:rPr>
                <w:sz w:val="21"/>
                <w:szCs w:val="21"/>
              </w:rPr>
              <w:t>≥85%</w:t>
            </w:r>
          </w:p>
        </w:tc>
        <w:tc>
          <w:tcPr>
            <w:tcW w:w="2100" w:type="dxa"/>
            <w:vAlign w:val="center"/>
          </w:tcPr>
          <w:p w14:paraId="00D13926">
            <w:pPr>
              <w:snapToGrid w:val="0"/>
              <w:spacing w:before="70" w:after="70" w:line="240" w:lineRule="auto"/>
              <w:ind w:firstLine="0"/>
              <w:jc w:val="center"/>
              <w:rPr>
                <w:sz w:val="21"/>
              </w:rPr>
            </w:pPr>
            <w:r>
              <w:rPr>
                <w:sz w:val="21"/>
                <w:szCs w:val="21"/>
              </w:rPr>
              <w:t>工单系统</w:t>
            </w:r>
          </w:p>
        </w:tc>
      </w:tr>
      <w:tr w14:paraId="5FB4E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33" w:type="dxa"/>
            <w:vAlign w:val="center"/>
          </w:tcPr>
          <w:p w14:paraId="4D0DFA1D">
            <w:pPr>
              <w:snapToGrid w:val="0"/>
              <w:spacing w:before="70" w:after="70" w:line="240" w:lineRule="auto"/>
              <w:ind w:firstLine="0"/>
              <w:jc w:val="left"/>
              <w:rPr>
                <w:sz w:val="21"/>
              </w:rPr>
            </w:pPr>
            <w:r>
              <w:rPr>
                <w:sz w:val="21"/>
                <w:szCs w:val="21"/>
              </w:rPr>
              <w:t>现场到达及时率</w:t>
            </w:r>
          </w:p>
        </w:tc>
        <w:tc>
          <w:tcPr>
            <w:tcW w:w="1268" w:type="dxa"/>
            <w:vAlign w:val="center"/>
          </w:tcPr>
          <w:p w14:paraId="2C411768">
            <w:pPr>
              <w:snapToGrid w:val="0"/>
              <w:spacing w:before="70" w:after="70" w:line="240" w:lineRule="auto"/>
              <w:ind w:firstLine="0"/>
              <w:jc w:val="center"/>
              <w:rPr>
                <w:sz w:val="21"/>
              </w:rPr>
            </w:pPr>
            <w:r>
              <w:rPr>
                <w:sz w:val="21"/>
                <w:szCs w:val="21"/>
              </w:rPr>
              <w:t>20%</w:t>
            </w:r>
          </w:p>
        </w:tc>
        <w:tc>
          <w:tcPr>
            <w:tcW w:w="2100" w:type="dxa"/>
            <w:vAlign w:val="center"/>
          </w:tcPr>
          <w:p w14:paraId="582BC7B2">
            <w:pPr>
              <w:snapToGrid w:val="0"/>
              <w:spacing w:before="70" w:after="70" w:line="240" w:lineRule="auto"/>
              <w:ind w:firstLine="0"/>
              <w:jc w:val="center"/>
              <w:rPr>
                <w:sz w:val="21"/>
              </w:rPr>
            </w:pPr>
            <w:r>
              <w:rPr>
                <w:sz w:val="21"/>
                <w:szCs w:val="21"/>
              </w:rPr>
              <w:t>≥95%</w:t>
            </w:r>
          </w:p>
        </w:tc>
        <w:tc>
          <w:tcPr>
            <w:tcW w:w="2100" w:type="dxa"/>
            <w:vAlign w:val="center"/>
          </w:tcPr>
          <w:p w14:paraId="2298EC7B">
            <w:pPr>
              <w:snapToGrid w:val="0"/>
              <w:spacing w:before="70" w:after="70" w:line="240" w:lineRule="auto"/>
              <w:ind w:firstLine="0"/>
              <w:jc w:val="center"/>
              <w:rPr>
                <w:sz w:val="21"/>
              </w:rPr>
            </w:pPr>
            <w:r>
              <w:rPr>
                <w:sz w:val="21"/>
                <w:szCs w:val="21"/>
              </w:rPr>
              <w:t>工单记录</w:t>
            </w:r>
          </w:p>
        </w:tc>
      </w:tr>
      <w:tr w14:paraId="702B8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33" w:type="dxa"/>
            <w:vAlign w:val="center"/>
          </w:tcPr>
          <w:p w14:paraId="39C130CC">
            <w:pPr>
              <w:snapToGrid w:val="0"/>
              <w:spacing w:before="70" w:after="70" w:line="240" w:lineRule="auto"/>
              <w:ind w:firstLine="0"/>
              <w:jc w:val="left"/>
              <w:rPr>
                <w:sz w:val="21"/>
              </w:rPr>
            </w:pPr>
            <w:r>
              <w:rPr>
                <w:sz w:val="21"/>
                <w:szCs w:val="21"/>
              </w:rPr>
              <w:t>客户满意度</w:t>
            </w:r>
          </w:p>
        </w:tc>
        <w:tc>
          <w:tcPr>
            <w:tcW w:w="1268" w:type="dxa"/>
            <w:vAlign w:val="center"/>
          </w:tcPr>
          <w:p w14:paraId="4379E41E">
            <w:pPr>
              <w:snapToGrid w:val="0"/>
              <w:spacing w:before="70" w:after="70" w:line="240" w:lineRule="auto"/>
              <w:ind w:firstLine="0"/>
              <w:jc w:val="center"/>
              <w:rPr>
                <w:sz w:val="21"/>
              </w:rPr>
            </w:pPr>
            <w:r>
              <w:rPr>
                <w:sz w:val="21"/>
                <w:szCs w:val="21"/>
              </w:rPr>
              <w:t>20%</w:t>
            </w:r>
          </w:p>
        </w:tc>
        <w:tc>
          <w:tcPr>
            <w:tcW w:w="2100" w:type="dxa"/>
            <w:vAlign w:val="center"/>
          </w:tcPr>
          <w:p w14:paraId="36311CDB">
            <w:pPr>
              <w:snapToGrid w:val="0"/>
              <w:spacing w:before="70" w:after="70" w:line="240" w:lineRule="auto"/>
              <w:ind w:firstLine="0"/>
              <w:jc w:val="center"/>
              <w:rPr>
                <w:sz w:val="21"/>
              </w:rPr>
            </w:pPr>
            <w:r>
              <w:rPr>
                <w:sz w:val="21"/>
                <w:szCs w:val="21"/>
              </w:rPr>
              <w:t>≥90 分</w:t>
            </w:r>
          </w:p>
        </w:tc>
        <w:tc>
          <w:tcPr>
            <w:tcW w:w="2100" w:type="dxa"/>
            <w:vAlign w:val="center"/>
          </w:tcPr>
          <w:p w14:paraId="152CBBC1">
            <w:pPr>
              <w:snapToGrid w:val="0"/>
              <w:spacing w:before="70" w:after="70" w:line="240" w:lineRule="auto"/>
              <w:ind w:firstLine="0"/>
              <w:jc w:val="center"/>
              <w:rPr>
                <w:sz w:val="21"/>
              </w:rPr>
            </w:pPr>
            <w:r>
              <w:rPr>
                <w:sz w:val="21"/>
                <w:szCs w:val="21"/>
              </w:rPr>
              <w:t>回访表</w:t>
            </w:r>
          </w:p>
        </w:tc>
      </w:tr>
      <w:tr w14:paraId="734BF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333" w:type="dxa"/>
            <w:vAlign w:val="center"/>
          </w:tcPr>
          <w:p w14:paraId="50AB584E">
            <w:pPr>
              <w:snapToGrid w:val="0"/>
              <w:spacing w:before="70" w:after="70" w:line="240" w:lineRule="auto"/>
              <w:ind w:firstLine="0"/>
              <w:jc w:val="left"/>
              <w:rPr>
                <w:sz w:val="21"/>
              </w:rPr>
            </w:pPr>
            <w:r>
              <w:rPr>
                <w:sz w:val="21"/>
                <w:szCs w:val="21"/>
              </w:rPr>
              <w:t>备件供应及时率</w:t>
            </w:r>
          </w:p>
        </w:tc>
        <w:tc>
          <w:tcPr>
            <w:tcW w:w="1268" w:type="dxa"/>
            <w:vAlign w:val="center"/>
          </w:tcPr>
          <w:p w14:paraId="586785C5">
            <w:pPr>
              <w:snapToGrid w:val="0"/>
              <w:spacing w:before="70" w:after="70" w:line="240" w:lineRule="auto"/>
              <w:ind w:firstLine="0"/>
              <w:jc w:val="center"/>
              <w:rPr>
                <w:sz w:val="21"/>
              </w:rPr>
            </w:pPr>
            <w:r>
              <w:rPr>
                <w:sz w:val="21"/>
                <w:szCs w:val="21"/>
              </w:rPr>
              <w:t>10%</w:t>
            </w:r>
          </w:p>
        </w:tc>
        <w:tc>
          <w:tcPr>
            <w:tcW w:w="2100" w:type="dxa"/>
            <w:vAlign w:val="center"/>
          </w:tcPr>
          <w:p w14:paraId="1683C3D1">
            <w:pPr>
              <w:snapToGrid w:val="0"/>
              <w:spacing w:before="70" w:after="70" w:line="240" w:lineRule="auto"/>
              <w:ind w:firstLine="0"/>
              <w:jc w:val="center"/>
              <w:rPr>
                <w:sz w:val="21"/>
              </w:rPr>
            </w:pPr>
            <w:r>
              <w:rPr>
                <w:sz w:val="21"/>
                <w:szCs w:val="21"/>
              </w:rPr>
              <w:t>≥95%</w:t>
            </w:r>
          </w:p>
        </w:tc>
        <w:tc>
          <w:tcPr>
            <w:tcW w:w="2100" w:type="dxa"/>
            <w:vAlign w:val="center"/>
          </w:tcPr>
          <w:p w14:paraId="57FBD5F5">
            <w:pPr>
              <w:snapToGrid w:val="0"/>
              <w:spacing w:before="70" w:after="70" w:line="240" w:lineRule="auto"/>
              <w:ind w:firstLine="0"/>
              <w:jc w:val="center"/>
              <w:rPr>
                <w:sz w:val="21"/>
              </w:rPr>
            </w:pPr>
            <w:r>
              <w:rPr>
                <w:sz w:val="21"/>
                <w:szCs w:val="21"/>
              </w:rPr>
              <w:t>备件台账</w:t>
            </w:r>
          </w:p>
        </w:tc>
      </w:tr>
    </w:tbl>
    <w:p w14:paraId="447E1226">
      <w:pPr>
        <w:spacing w:line="240" w:lineRule="auto"/>
      </w:pPr>
    </w:p>
    <w:p w14:paraId="338B1040">
      <w:pPr>
        <w:pStyle w:val="5"/>
      </w:pPr>
      <w:bookmarkStart w:id="244" w:name="_Toc14231"/>
      <w:r>
        <w:rPr>
          <w:szCs w:val="32"/>
        </w:rPr>
        <w:t>2.12.7 巡检与维护规程</w:t>
      </w:r>
      <w:bookmarkEnd w:id="244"/>
    </w:p>
    <w:p w14:paraId="78FB35EC">
      <w:pPr>
        <w:pStyle w:val="6"/>
      </w:pPr>
      <w:r>
        <w:rPr>
          <w:szCs w:val="32"/>
        </w:rPr>
        <w:t>2.12.7.1 巡检周期与项目</w:t>
      </w:r>
    </w:p>
    <w:tbl>
      <w:tblPr>
        <w:tblStyle w:val="32"/>
        <w:tblW w:w="95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386"/>
        <w:gridCol w:w="2816"/>
        <w:gridCol w:w="2948"/>
        <w:gridCol w:w="1596"/>
      </w:tblGrid>
      <w:tr w14:paraId="29BF1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5850944C">
            <w:pPr>
              <w:snapToGrid w:val="0"/>
              <w:spacing w:before="70" w:after="70" w:line="240" w:lineRule="auto"/>
              <w:ind w:firstLine="0"/>
              <w:jc w:val="center"/>
              <w:rPr>
                <w:b/>
                <w:sz w:val="21"/>
              </w:rPr>
            </w:pPr>
            <w:r>
              <w:rPr>
                <w:b/>
                <w:sz w:val="21"/>
                <w:szCs w:val="21"/>
              </w:rPr>
              <w:t>周期</w:t>
            </w:r>
          </w:p>
        </w:tc>
        <w:tc>
          <w:tcPr>
            <w:tcW w:w="1386" w:type="dxa"/>
            <w:shd w:val="clear" w:color="auto" w:fill="E7E6E6"/>
            <w:vAlign w:val="center"/>
          </w:tcPr>
          <w:p w14:paraId="2656014D">
            <w:pPr>
              <w:snapToGrid w:val="0"/>
              <w:spacing w:before="70" w:after="70" w:line="240" w:lineRule="auto"/>
              <w:ind w:firstLine="0"/>
              <w:jc w:val="center"/>
              <w:rPr>
                <w:b/>
                <w:sz w:val="21"/>
              </w:rPr>
            </w:pPr>
            <w:r>
              <w:rPr>
                <w:b/>
                <w:sz w:val="21"/>
                <w:szCs w:val="21"/>
              </w:rPr>
              <w:t>巡检对象</w:t>
            </w:r>
          </w:p>
        </w:tc>
        <w:tc>
          <w:tcPr>
            <w:tcW w:w="2816" w:type="dxa"/>
            <w:shd w:val="clear" w:color="auto" w:fill="E7E6E6"/>
            <w:vAlign w:val="center"/>
          </w:tcPr>
          <w:p w14:paraId="4C7CAAB5">
            <w:pPr>
              <w:snapToGrid w:val="0"/>
              <w:spacing w:before="70" w:after="70" w:line="240" w:lineRule="auto"/>
              <w:ind w:firstLine="0"/>
              <w:jc w:val="center"/>
              <w:rPr>
                <w:b/>
                <w:sz w:val="21"/>
              </w:rPr>
            </w:pPr>
            <w:r>
              <w:rPr>
                <w:b/>
                <w:sz w:val="21"/>
                <w:szCs w:val="21"/>
              </w:rPr>
              <w:t>巡检项目</w:t>
            </w:r>
          </w:p>
        </w:tc>
        <w:tc>
          <w:tcPr>
            <w:tcW w:w="2948" w:type="dxa"/>
            <w:shd w:val="clear" w:color="auto" w:fill="E7E6E6"/>
            <w:vAlign w:val="center"/>
          </w:tcPr>
          <w:p w14:paraId="65ADC362">
            <w:pPr>
              <w:snapToGrid w:val="0"/>
              <w:spacing w:before="70" w:after="70" w:line="240" w:lineRule="auto"/>
              <w:ind w:firstLine="0"/>
              <w:jc w:val="center"/>
              <w:rPr>
                <w:b/>
                <w:sz w:val="21"/>
              </w:rPr>
            </w:pPr>
            <w:r>
              <w:rPr>
                <w:b/>
                <w:sz w:val="21"/>
                <w:szCs w:val="21"/>
              </w:rPr>
              <w:t>判定标准</w:t>
            </w:r>
          </w:p>
        </w:tc>
        <w:tc>
          <w:tcPr>
            <w:tcW w:w="1596" w:type="dxa"/>
            <w:shd w:val="clear" w:color="auto" w:fill="E7E6E6"/>
            <w:vAlign w:val="center"/>
          </w:tcPr>
          <w:p w14:paraId="562D7A71">
            <w:pPr>
              <w:snapToGrid w:val="0"/>
              <w:spacing w:before="70" w:after="70" w:line="240" w:lineRule="auto"/>
              <w:ind w:firstLine="0"/>
              <w:jc w:val="center"/>
              <w:rPr>
                <w:b/>
                <w:sz w:val="21"/>
              </w:rPr>
            </w:pPr>
            <w:r>
              <w:rPr>
                <w:b/>
                <w:sz w:val="21"/>
                <w:szCs w:val="21"/>
              </w:rPr>
              <w:t>记录</w:t>
            </w:r>
          </w:p>
        </w:tc>
      </w:tr>
      <w:tr w14:paraId="7C2B5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693AA9">
            <w:pPr>
              <w:snapToGrid w:val="0"/>
              <w:spacing w:before="70" w:after="70" w:line="240" w:lineRule="auto"/>
              <w:ind w:firstLine="0"/>
              <w:jc w:val="center"/>
              <w:rPr>
                <w:sz w:val="21"/>
              </w:rPr>
            </w:pPr>
            <w:r>
              <w:rPr>
                <w:sz w:val="21"/>
                <w:szCs w:val="21"/>
              </w:rPr>
              <w:t>每日</w:t>
            </w:r>
          </w:p>
        </w:tc>
        <w:tc>
          <w:tcPr>
            <w:tcW w:w="1386" w:type="dxa"/>
            <w:vAlign w:val="center"/>
          </w:tcPr>
          <w:p w14:paraId="39FC1C2B">
            <w:pPr>
              <w:snapToGrid w:val="0"/>
              <w:spacing w:before="70" w:after="70" w:line="240" w:lineRule="auto"/>
              <w:ind w:firstLine="0"/>
              <w:jc w:val="left"/>
              <w:rPr>
                <w:sz w:val="21"/>
              </w:rPr>
            </w:pPr>
            <w:r>
              <w:rPr>
                <w:sz w:val="21"/>
                <w:szCs w:val="21"/>
              </w:rPr>
              <w:t>相机与镜头</w:t>
            </w:r>
          </w:p>
        </w:tc>
        <w:tc>
          <w:tcPr>
            <w:tcW w:w="2816" w:type="dxa"/>
            <w:vAlign w:val="center"/>
          </w:tcPr>
          <w:p w14:paraId="17D16EFF">
            <w:pPr>
              <w:snapToGrid w:val="0"/>
              <w:spacing w:before="70" w:after="70" w:line="240" w:lineRule="auto"/>
              <w:ind w:firstLine="0"/>
              <w:jc w:val="left"/>
              <w:rPr>
                <w:sz w:val="21"/>
              </w:rPr>
            </w:pPr>
            <w:r>
              <w:rPr>
                <w:sz w:val="21"/>
                <w:szCs w:val="21"/>
              </w:rPr>
              <w:t>外观、镜面清洁、结露</w:t>
            </w:r>
          </w:p>
        </w:tc>
        <w:tc>
          <w:tcPr>
            <w:tcW w:w="2948" w:type="dxa"/>
            <w:vAlign w:val="center"/>
          </w:tcPr>
          <w:p w14:paraId="589BEA27">
            <w:pPr>
              <w:snapToGrid w:val="0"/>
              <w:spacing w:before="70" w:after="70" w:line="240" w:lineRule="auto"/>
              <w:ind w:firstLine="0"/>
              <w:jc w:val="left"/>
              <w:rPr>
                <w:sz w:val="21"/>
              </w:rPr>
            </w:pPr>
            <w:r>
              <w:rPr>
                <w:sz w:val="21"/>
                <w:szCs w:val="21"/>
              </w:rPr>
              <w:t>无划痕、无污渍、无结露</w:t>
            </w:r>
          </w:p>
        </w:tc>
        <w:tc>
          <w:tcPr>
            <w:tcW w:w="1596" w:type="dxa"/>
            <w:vAlign w:val="center"/>
          </w:tcPr>
          <w:p w14:paraId="7072B8E0">
            <w:pPr>
              <w:snapToGrid w:val="0"/>
              <w:spacing w:before="70" w:after="70" w:line="240" w:lineRule="auto"/>
              <w:ind w:firstLine="0"/>
              <w:jc w:val="center"/>
              <w:rPr>
                <w:sz w:val="21"/>
              </w:rPr>
            </w:pPr>
            <w:r>
              <w:rPr>
                <w:sz w:val="21"/>
                <w:szCs w:val="21"/>
              </w:rPr>
              <w:t>日常点检表</w:t>
            </w:r>
          </w:p>
        </w:tc>
      </w:tr>
      <w:tr w14:paraId="06746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6283F6A">
            <w:pPr>
              <w:snapToGrid w:val="0"/>
              <w:spacing w:before="70" w:after="70" w:line="240" w:lineRule="auto"/>
              <w:ind w:firstLine="0"/>
              <w:jc w:val="center"/>
              <w:rPr>
                <w:sz w:val="21"/>
              </w:rPr>
            </w:pPr>
            <w:r>
              <w:rPr>
                <w:sz w:val="21"/>
                <w:szCs w:val="21"/>
              </w:rPr>
              <w:t>每日</w:t>
            </w:r>
          </w:p>
        </w:tc>
        <w:tc>
          <w:tcPr>
            <w:tcW w:w="1386" w:type="dxa"/>
            <w:vAlign w:val="center"/>
          </w:tcPr>
          <w:p w14:paraId="71158CC3">
            <w:pPr>
              <w:snapToGrid w:val="0"/>
              <w:spacing w:before="70" w:after="70" w:line="240" w:lineRule="auto"/>
              <w:ind w:firstLine="0"/>
              <w:jc w:val="left"/>
              <w:rPr>
                <w:sz w:val="21"/>
              </w:rPr>
            </w:pPr>
            <w:r>
              <w:rPr>
                <w:sz w:val="21"/>
                <w:szCs w:val="21"/>
              </w:rPr>
              <w:t>供电系统</w:t>
            </w:r>
          </w:p>
        </w:tc>
        <w:tc>
          <w:tcPr>
            <w:tcW w:w="2816" w:type="dxa"/>
            <w:vAlign w:val="center"/>
          </w:tcPr>
          <w:p w14:paraId="62C60B13">
            <w:pPr>
              <w:snapToGrid w:val="0"/>
              <w:spacing w:before="70" w:after="70" w:line="240" w:lineRule="auto"/>
              <w:ind w:firstLine="0"/>
              <w:jc w:val="left"/>
              <w:rPr>
                <w:sz w:val="21"/>
              </w:rPr>
            </w:pPr>
            <w:r>
              <w:rPr>
                <w:sz w:val="21"/>
                <w:szCs w:val="21"/>
              </w:rPr>
              <w:t>电量、线缆、漏保</w:t>
            </w:r>
          </w:p>
        </w:tc>
        <w:tc>
          <w:tcPr>
            <w:tcW w:w="2948" w:type="dxa"/>
            <w:vAlign w:val="center"/>
          </w:tcPr>
          <w:p w14:paraId="62A3CA04">
            <w:pPr>
              <w:snapToGrid w:val="0"/>
              <w:spacing w:before="70" w:after="70" w:line="240" w:lineRule="auto"/>
              <w:ind w:firstLine="0"/>
              <w:jc w:val="left"/>
              <w:rPr>
                <w:sz w:val="21"/>
              </w:rPr>
            </w:pPr>
            <w:r>
              <w:rPr>
                <w:sz w:val="21"/>
                <w:szCs w:val="21"/>
              </w:rPr>
              <w:t>电量 ≥50%、线缆完好</w:t>
            </w:r>
          </w:p>
        </w:tc>
        <w:tc>
          <w:tcPr>
            <w:tcW w:w="1596" w:type="dxa"/>
            <w:vAlign w:val="center"/>
          </w:tcPr>
          <w:p w14:paraId="4089EDCB">
            <w:pPr>
              <w:snapToGrid w:val="0"/>
              <w:spacing w:before="70" w:after="70" w:line="240" w:lineRule="auto"/>
              <w:ind w:firstLine="0"/>
              <w:jc w:val="center"/>
              <w:rPr>
                <w:sz w:val="21"/>
              </w:rPr>
            </w:pPr>
            <w:r>
              <w:rPr>
                <w:sz w:val="21"/>
                <w:szCs w:val="21"/>
              </w:rPr>
              <w:t>日常点检表</w:t>
            </w:r>
          </w:p>
        </w:tc>
      </w:tr>
      <w:tr w14:paraId="3796B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6BA602">
            <w:pPr>
              <w:snapToGrid w:val="0"/>
              <w:spacing w:before="70" w:after="70" w:line="240" w:lineRule="auto"/>
              <w:ind w:firstLine="0"/>
              <w:jc w:val="center"/>
              <w:rPr>
                <w:sz w:val="21"/>
              </w:rPr>
            </w:pPr>
            <w:r>
              <w:rPr>
                <w:sz w:val="21"/>
                <w:szCs w:val="21"/>
              </w:rPr>
              <w:t>每日</w:t>
            </w:r>
          </w:p>
        </w:tc>
        <w:tc>
          <w:tcPr>
            <w:tcW w:w="1386" w:type="dxa"/>
            <w:vAlign w:val="center"/>
          </w:tcPr>
          <w:p w14:paraId="4ECC705E">
            <w:pPr>
              <w:snapToGrid w:val="0"/>
              <w:spacing w:before="70" w:after="70" w:line="240" w:lineRule="auto"/>
              <w:ind w:firstLine="0"/>
              <w:jc w:val="left"/>
              <w:rPr>
                <w:sz w:val="21"/>
              </w:rPr>
            </w:pPr>
            <w:r>
              <w:rPr>
                <w:sz w:val="21"/>
                <w:szCs w:val="21"/>
              </w:rPr>
              <w:t>载具</w:t>
            </w:r>
          </w:p>
        </w:tc>
        <w:tc>
          <w:tcPr>
            <w:tcW w:w="2816" w:type="dxa"/>
            <w:vAlign w:val="center"/>
          </w:tcPr>
          <w:p w14:paraId="13FFB798">
            <w:pPr>
              <w:snapToGrid w:val="0"/>
              <w:spacing w:before="70" w:after="70" w:line="240" w:lineRule="auto"/>
              <w:ind w:firstLine="0"/>
              <w:jc w:val="left"/>
              <w:rPr>
                <w:sz w:val="21"/>
              </w:rPr>
            </w:pPr>
            <w:r>
              <w:rPr>
                <w:sz w:val="21"/>
                <w:szCs w:val="21"/>
              </w:rPr>
              <w:t>履带、制动、急停</w:t>
            </w:r>
          </w:p>
        </w:tc>
        <w:tc>
          <w:tcPr>
            <w:tcW w:w="2948" w:type="dxa"/>
            <w:vAlign w:val="center"/>
          </w:tcPr>
          <w:p w14:paraId="5432F5D8">
            <w:pPr>
              <w:snapToGrid w:val="0"/>
              <w:spacing w:before="70" w:after="70" w:line="240" w:lineRule="auto"/>
              <w:ind w:firstLine="0"/>
              <w:jc w:val="left"/>
              <w:rPr>
                <w:sz w:val="21"/>
              </w:rPr>
            </w:pPr>
            <w:r>
              <w:rPr>
                <w:sz w:val="21"/>
                <w:szCs w:val="21"/>
              </w:rPr>
              <w:t>无脱轨、无破损、制动有效</w:t>
            </w:r>
          </w:p>
        </w:tc>
        <w:tc>
          <w:tcPr>
            <w:tcW w:w="1596" w:type="dxa"/>
            <w:vAlign w:val="center"/>
          </w:tcPr>
          <w:p w14:paraId="420E3F14">
            <w:pPr>
              <w:snapToGrid w:val="0"/>
              <w:spacing w:before="70" w:after="70" w:line="240" w:lineRule="auto"/>
              <w:ind w:firstLine="0"/>
              <w:jc w:val="center"/>
              <w:rPr>
                <w:sz w:val="21"/>
              </w:rPr>
            </w:pPr>
            <w:r>
              <w:rPr>
                <w:sz w:val="21"/>
                <w:szCs w:val="21"/>
              </w:rPr>
              <w:t>日常点检表</w:t>
            </w:r>
          </w:p>
        </w:tc>
      </w:tr>
      <w:tr w14:paraId="0B042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B6DB87C">
            <w:pPr>
              <w:snapToGrid w:val="0"/>
              <w:spacing w:before="70" w:after="70" w:line="240" w:lineRule="auto"/>
              <w:ind w:firstLine="0"/>
              <w:jc w:val="center"/>
              <w:rPr>
                <w:sz w:val="21"/>
              </w:rPr>
            </w:pPr>
            <w:r>
              <w:rPr>
                <w:sz w:val="21"/>
                <w:szCs w:val="21"/>
              </w:rPr>
              <w:t>每日</w:t>
            </w:r>
          </w:p>
        </w:tc>
        <w:tc>
          <w:tcPr>
            <w:tcW w:w="1386" w:type="dxa"/>
            <w:vAlign w:val="center"/>
          </w:tcPr>
          <w:p w14:paraId="2B4B31C2">
            <w:pPr>
              <w:snapToGrid w:val="0"/>
              <w:spacing w:before="70" w:after="70" w:line="240" w:lineRule="auto"/>
              <w:ind w:firstLine="0"/>
              <w:jc w:val="left"/>
              <w:rPr>
                <w:sz w:val="21"/>
              </w:rPr>
            </w:pPr>
            <w:r>
              <w:rPr>
                <w:sz w:val="21"/>
                <w:szCs w:val="21"/>
              </w:rPr>
              <w:t>安全防护</w:t>
            </w:r>
          </w:p>
        </w:tc>
        <w:tc>
          <w:tcPr>
            <w:tcW w:w="2816" w:type="dxa"/>
            <w:vAlign w:val="center"/>
          </w:tcPr>
          <w:p w14:paraId="7EC0A89A">
            <w:pPr>
              <w:snapToGrid w:val="0"/>
              <w:spacing w:before="70" w:after="70" w:line="240" w:lineRule="auto"/>
              <w:ind w:firstLine="0"/>
              <w:jc w:val="left"/>
              <w:rPr>
                <w:sz w:val="21"/>
              </w:rPr>
            </w:pPr>
            <w:r>
              <w:rPr>
                <w:sz w:val="21"/>
                <w:szCs w:val="21"/>
              </w:rPr>
              <w:t>安全带、防坠器、挂点</w:t>
            </w:r>
          </w:p>
        </w:tc>
        <w:tc>
          <w:tcPr>
            <w:tcW w:w="2948" w:type="dxa"/>
            <w:vAlign w:val="center"/>
          </w:tcPr>
          <w:p w14:paraId="401126F0">
            <w:pPr>
              <w:snapToGrid w:val="0"/>
              <w:spacing w:before="70" w:after="70" w:line="240" w:lineRule="auto"/>
              <w:ind w:firstLine="0"/>
              <w:jc w:val="left"/>
              <w:rPr>
                <w:sz w:val="21"/>
              </w:rPr>
            </w:pPr>
            <w:r>
              <w:rPr>
                <w:sz w:val="21"/>
                <w:szCs w:val="21"/>
              </w:rPr>
              <w:t>完好、在有效期内</w:t>
            </w:r>
          </w:p>
        </w:tc>
        <w:tc>
          <w:tcPr>
            <w:tcW w:w="1596" w:type="dxa"/>
            <w:vAlign w:val="center"/>
          </w:tcPr>
          <w:p w14:paraId="6D0F9CED">
            <w:pPr>
              <w:snapToGrid w:val="0"/>
              <w:spacing w:before="70" w:after="70" w:line="240" w:lineRule="auto"/>
              <w:ind w:firstLine="0"/>
              <w:jc w:val="center"/>
              <w:rPr>
                <w:sz w:val="21"/>
              </w:rPr>
            </w:pPr>
            <w:r>
              <w:rPr>
                <w:sz w:val="21"/>
                <w:szCs w:val="21"/>
              </w:rPr>
              <w:t>安全检查表</w:t>
            </w:r>
          </w:p>
        </w:tc>
      </w:tr>
      <w:tr w14:paraId="1BE0F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05FF95">
            <w:pPr>
              <w:snapToGrid w:val="0"/>
              <w:spacing w:before="70" w:after="70" w:line="240" w:lineRule="auto"/>
              <w:ind w:firstLine="0"/>
              <w:jc w:val="center"/>
              <w:rPr>
                <w:sz w:val="21"/>
              </w:rPr>
            </w:pPr>
            <w:r>
              <w:rPr>
                <w:sz w:val="21"/>
                <w:szCs w:val="21"/>
              </w:rPr>
              <w:t>每周</w:t>
            </w:r>
          </w:p>
        </w:tc>
        <w:tc>
          <w:tcPr>
            <w:tcW w:w="1386" w:type="dxa"/>
            <w:vAlign w:val="center"/>
          </w:tcPr>
          <w:p w14:paraId="362AC8CD">
            <w:pPr>
              <w:snapToGrid w:val="0"/>
              <w:spacing w:before="70" w:after="70" w:line="240" w:lineRule="auto"/>
              <w:ind w:firstLine="0"/>
              <w:jc w:val="left"/>
              <w:rPr>
                <w:sz w:val="21"/>
              </w:rPr>
            </w:pPr>
            <w:r>
              <w:rPr>
                <w:sz w:val="21"/>
                <w:szCs w:val="21"/>
              </w:rPr>
              <w:t>结构件</w:t>
            </w:r>
          </w:p>
        </w:tc>
        <w:tc>
          <w:tcPr>
            <w:tcW w:w="2816" w:type="dxa"/>
            <w:vAlign w:val="center"/>
          </w:tcPr>
          <w:p w14:paraId="226639DD">
            <w:pPr>
              <w:snapToGrid w:val="0"/>
              <w:spacing w:before="70" w:after="70" w:line="240" w:lineRule="auto"/>
              <w:ind w:firstLine="0"/>
              <w:jc w:val="left"/>
              <w:rPr>
                <w:sz w:val="21"/>
              </w:rPr>
            </w:pPr>
            <w:r>
              <w:rPr>
                <w:sz w:val="21"/>
                <w:szCs w:val="21"/>
              </w:rPr>
              <w:t>紧固件、连接节点</w:t>
            </w:r>
          </w:p>
        </w:tc>
        <w:tc>
          <w:tcPr>
            <w:tcW w:w="2948" w:type="dxa"/>
            <w:vAlign w:val="center"/>
          </w:tcPr>
          <w:p w14:paraId="46C6A183">
            <w:pPr>
              <w:snapToGrid w:val="0"/>
              <w:spacing w:before="70" w:after="70" w:line="240" w:lineRule="auto"/>
              <w:ind w:firstLine="0"/>
              <w:jc w:val="left"/>
              <w:rPr>
                <w:sz w:val="21"/>
              </w:rPr>
            </w:pPr>
            <w:r>
              <w:rPr>
                <w:sz w:val="21"/>
                <w:szCs w:val="21"/>
              </w:rPr>
              <w:t>无松动、无变形</w:t>
            </w:r>
          </w:p>
        </w:tc>
        <w:tc>
          <w:tcPr>
            <w:tcW w:w="1596" w:type="dxa"/>
            <w:vAlign w:val="center"/>
          </w:tcPr>
          <w:p w14:paraId="4D2EEA58">
            <w:pPr>
              <w:snapToGrid w:val="0"/>
              <w:spacing w:before="70" w:after="70" w:line="240" w:lineRule="auto"/>
              <w:ind w:firstLine="0"/>
              <w:jc w:val="center"/>
              <w:rPr>
                <w:sz w:val="21"/>
              </w:rPr>
            </w:pPr>
            <w:r>
              <w:rPr>
                <w:sz w:val="21"/>
                <w:szCs w:val="21"/>
              </w:rPr>
              <w:t>周检记录</w:t>
            </w:r>
          </w:p>
        </w:tc>
      </w:tr>
      <w:tr w14:paraId="62F18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17B0DCC">
            <w:pPr>
              <w:snapToGrid w:val="0"/>
              <w:spacing w:before="70" w:after="70" w:line="240" w:lineRule="auto"/>
              <w:ind w:firstLine="0"/>
              <w:jc w:val="center"/>
              <w:rPr>
                <w:sz w:val="21"/>
              </w:rPr>
            </w:pPr>
            <w:r>
              <w:rPr>
                <w:sz w:val="21"/>
                <w:szCs w:val="21"/>
              </w:rPr>
              <w:t>每周</w:t>
            </w:r>
          </w:p>
        </w:tc>
        <w:tc>
          <w:tcPr>
            <w:tcW w:w="1386" w:type="dxa"/>
            <w:vAlign w:val="center"/>
          </w:tcPr>
          <w:p w14:paraId="08CD1FA2">
            <w:pPr>
              <w:snapToGrid w:val="0"/>
              <w:spacing w:before="70" w:after="70" w:line="240" w:lineRule="auto"/>
              <w:ind w:firstLine="0"/>
              <w:jc w:val="left"/>
              <w:rPr>
                <w:sz w:val="21"/>
              </w:rPr>
            </w:pPr>
            <w:r>
              <w:rPr>
                <w:sz w:val="21"/>
                <w:szCs w:val="21"/>
              </w:rPr>
              <w:t>光学校核</w:t>
            </w:r>
          </w:p>
        </w:tc>
        <w:tc>
          <w:tcPr>
            <w:tcW w:w="2816" w:type="dxa"/>
            <w:vAlign w:val="center"/>
          </w:tcPr>
          <w:p w14:paraId="40433922">
            <w:pPr>
              <w:snapToGrid w:val="0"/>
              <w:spacing w:before="70" w:after="70" w:line="240" w:lineRule="auto"/>
              <w:ind w:firstLine="0"/>
              <w:jc w:val="left"/>
              <w:rPr>
                <w:sz w:val="21"/>
              </w:rPr>
            </w:pPr>
            <w:r>
              <w:rPr>
                <w:sz w:val="21"/>
                <w:szCs w:val="21"/>
              </w:rPr>
              <w:t>标准尺校核</w:t>
            </w:r>
          </w:p>
        </w:tc>
        <w:tc>
          <w:tcPr>
            <w:tcW w:w="2948" w:type="dxa"/>
            <w:vAlign w:val="center"/>
          </w:tcPr>
          <w:p w14:paraId="6DF3986D">
            <w:pPr>
              <w:snapToGrid w:val="0"/>
              <w:spacing w:before="70" w:after="70" w:line="240" w:lineRule="auto"/>
              <w:ind w:firstLine="0"/>
              <w:jc w:val="left"/>
              <w:rPr>
                <w:sz w:val="21"/>
              </w:rPr>
            </w:pPr>
            <w:r>
              <w:rPr>
                <w:sz w:val="21"/>
                <w:szCs w:val="21"/>
              </w:rPr>
              <w:t>偏差 ≤0.05 mm/m</w:t>
            </w:r>
          </w:p>
        </w:tc>
        <w:tc>
          <w:tcPr>
            <w:tcW w:w="1596" w:type="dxa"/>
            <w:vAlign w:val="center"/>
          </w:tcPr>
          <w:p w14:paraId="352B8DF3">
            <w:pPr>
              <w:snapToGrid w:val="0"/>
              <w:spacing w:before="70" w:after="70" w:line="240" w:lineRule="auto"/>
              <w:ind w:firstLine="0"/>
              <w:jc w:val="center"/>
              <w:rPr>
                <w:sz w:val="21"/>
              </w:rPr>
            </w:pPr>
            <w:r>
              <w:rPr>
                <w:sz w:val="21"/>
                <w:szCs w:val="21"/>
              </w:rPr>
              <w:t>校核记录</w:t>
            </w:r>
          </w:p>
        </w:tc>
      </w:tr>
      <w:tr w14:paraId="73FC0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39EF7B">
            <w:pPr>
              <w:snapToGrid w:val="0"/>
              <w:spacing w:before="70" w:after="70" w:line="240" w:lineRule="auto"/>
              <w:ind w:firstLine="0"/>
              <w:jc w:val="center"/>
              <w:rPr>
                <w:sz w:val="21"/>
              </w:rPr>
            </w:pPr>
            <w:r>
              <w:rPr>
                <w:sz w:val="21"/>
                <w:szCs w:val="21"/>
              </w:rPr>
              <w:t>每周</w:t>
            </w:r>
          </w:p>
        </w:tc>
        <w:tc>
          <w:tcPr>
            <w:tcW w:w="1386" w:type="dxa"/>
            <w:vAlign w:val="center"/>
          </w:tcPr>
          <w:p w14:paraId="57A532E6">
            <w:pPr>
              <w:snapToGrid w:val="0"/>
              <w:spacing w:before="70" w:after="70" w:line="240" w:lineRule="auto"/>
              <w:ind w:firstLine="0"/>
              <w:jc w:val="left"/>
              <w:rPr>
                <w:sz w:val="21"/>
              </w:rPr>
            </w:pPr>
            <w:r>
              <w:rPr>
                <w:sz w:val="21"/>
                <w:szCs w:val="21"/>
              </w:rPr>
              <w:t>数据存储</w:t>
            </w:r>
          </w:p>
        </w:tc>
        <w:tc>
          <w:tcPr>
            <w:tcW w:w="2816" w:type="dxa"/>
            <w:vAlign w:val="center"/>
          </w:tcPr>
          <w:p w14:paraId="779E8D00">
            <w:pPr>
              <w:snapToGrid w:val="0"/>
              <w:spacing w:before="70" w:after="70" w:line="240" w:lineRule="auto"/>
              <w:ind w:firstLine="0"/>
              <w:jc w:val="left"/>
              <w:rPr>
                <w:sz w:val="21"/>
              </w:rPr>
            </w:pPr>
            <w:r>
              <w:rPr>
                <w:sz w:val="21"/>
                <w:szCs w:val="21"/>
              </w:rPr>
              <w:t>容量、备份完整性</w:t>
            </w:r>
          </w:p>
        </w:tc>
        <w:tc>
          <w:tcPr>
            <w:tcW w:w="2948" w:type="dxa"/>
            <w:vAlign w:val="center"/>
          </w:tcPr>
          <w:p w14:paraId="189424F9">
            <w:pPr>
              <w:snapToGrid w:val="0"/>
              <w:spacing w:before="70" w:after="70" w:line="240" w:lineRule="auto"/>
              <w:ind w:firstLine="0"/>
              <w:jc w:val="left"/>
              <w:rPr>
                <w:sz w:val="21"/>
              </w:rPr>
            </w:pPr>
            <w:r>
              <w:rPr>
                <w:sz w:val="21"/>
                <w:szCs w:val="21"/>
              </w:rPr>
              <w:t>剩余 ≥20%、备份可读</w:t>
            </w:r>
          </w:p>
        </w:tc>
        <w:tc>
          <w:tcPr>
            <w:tcW w:w="1596" w:type="dxa"/>
            <w:vAlign w:val="center"/>
          </w:tcPr>
          <w:p w14:paraId="065B348F">
            <w:pPr>
              <w:snapToGrid w:val="0"/>
              <w:spacing w:before="70" w:after="70" w:line="240" w:lineRule="auto"/>
              <w:ind w:firstLine="0"/>
              <w:jc w:val="center"/>
              <w:rPr>
                <w:sz w:val="21"/>
              </w:rPr>
            </w:pPr>
            <w:r>
              <w:rPr>
                <w:sz w:val="21"/>
                <w:szCs w:val="21"/>
              </w:rPr>
              <w:t>存储检查表</w:t>
            </w:r>
          </w:p>
        </w:tc>
      </w:tr>
      <w:tr w14:paraId="1EDD9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768CCC3">
            <w:pPr>
              <w:snapToGrid w:val="0"/>
              <w:spacing w:before="70" w:after="70" w:line="240" w:lineRule="auto"/>
              <w:ind w:firstLine="0"/>
              <w:jc w:val="center"/>
              <w:rPr>
                <w:sz w:val="21"/>
              </w:rPr>
            </w:pPr>
            <w:r>
              <w:rPr>
                <w:sz w:val="21"/>
                <w:szCs w:val="21"/>
              </w:rPr>
              <w:t>每月</w:t>
            </w:r>
          </w:p>
        </w:tc>
        <w:tc>
          <w:tcPr>
            <w:tcW w:w="1386" w:type="dxa"/>
            <w:vAlign w:val="center"/>
          </w:tcPr>
          <w:p w14:paraId="7A8418CC">
            <w:pPr>
              <w:snapToGrid w:val="0"/>
              <w:spacing w:before="70" w:after="70" w:line="240" w:lineRule="auto"/>
              <w:ind w:firstLine="0"/>
              <w:jc w:val="left"/>
              <w:rPr>
                <w:sz w:val="21"/>
              </w:rPr>
            </w:pPr>
            <w:r>
              <w:rPr>
                <w:sz w:val="21"/>
                <w:szCs w:val="21"/>
              </w:rPr>
              <w:t>相机内参</w:t>
            </w:r>
          </w:p>
        </w:tc>
        <w:tc>
          <w:tcPr>
            <w:tcW w:w="2816" w:type="dxa"/>
            <w:vAlign w:val="center"/>
          </w:tcPr>
          <w:p w14:paraId="38B840A6">
            <w:pPr>
              <w:snapToGrid w:val="0"/>
              <w:spacing w:before="70" w:after="70" w:line="240" w:lineRule="auto"/>
              <w:ind w:firstLine="0"/>
              <w:jc w:val="left"/>
              <w:rPr>
                <w:sz w:val="21"/>
              </w:rPr>
            </w:pPr>
            <w:r>
              <w:rPr>
                <w:sz w:val="21"/>
                <w:szCs w:val="21"/>
              </w:rPr>
              <w:t>重投影误差复检</w:t>
            </w:r>
          </w:p>
        </w:tc>
        <w:tc>
          <w:tcPr>
            <w:tcW w:w="2948" w:type="dxa"/>
            <w:vAlign w:val="center"/>
          </w:tcPr>
          <w:p w14:paraId="0F94E192">
            <w:pPr>
              <w:snapToGrid w:val="0"/>
              <w:spacing w:before="70" w:after="70" w:line="240" w:lineRule="auto"/>
              <w:ind w:firstLine="0"/>
              <w:jc w:val="left"/>
              <w:rPr>
                <w:sz w:val="21"/>
              </w:rPr>
            </w:pPr>
            <w:r>
              <w:rPr>
                <w:sz w:val="21"/>
                <w:szCs w:val="21"/>
              </w:rPr>
              <w:t>中心 ≤0.15 px、边缘 ≤0.25 px</w:t>
            </w:r>
          </w:p>
        </w:tc>
        <w:tc>
          <w:tcPr>
            <w:tcW w:w="1596" w:type="dxa"/>
            <w:vAlign w:val="center"/>
          </w:tcPr>
          <w:p w14:paraId="5D9E5988">
            <w:pPr>
              <w:snapToGrid w:val="0"/>
              <w:spacing w:before="70" w:after="70" w:line="240" w:lineRule="auto"/>
              <w:ind w:firstLine="0"/>
              <w:jc w:val="center"/>
              <w:rPr>
                <w:sz w:val="21"/>
              </w:rPr>
            </w:pPr>
            <w:r>
              <w:rPr>
                <w:sz w:val="21"/>
                <w:szCs w:val="21"/>
              </w:rPr>
              <w:t>标定复检记录</w:t>
            </w:r>
          </w:p>
        </w:tc>
      </w:tr>
      <w:tr w14:paraId="28A1E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63B43D1">
            <w:pPr>
              <w:snapToGrid w:val="0"/>
              <w:spacing w:before="70" w:after="70" w:line="240" w:lineRule="auto"/>
              <w:ind w:firstLine="0"/>
              <w:jc w:val="center"/>
              <w:rPr>
                <w:sz w:val="21"/>
              </w:rPr>
            </w:pPr>
            <w:r>
              <w:rPr>
                <w:sz w:val="21"/>
                <w:szCs w:val="21"/>
              </w:rPr>
              <w:t>每月</w:t>
            </w:r>
          </w:p>
        </w:tc>
        <w:tc>
          <w:tcPr>
            <w:tcW w:w="1386" w:type="dxa"/>
            <w:vAlign w:val="center"/>
          </w:tcPr>
          <w:p w14:paraId="1AA578E0">
            <w:pPr>
              <w:snapToGrid w:val="0"/>
              <w:spacing w:before="70" w:after="70" w:line="240" w:lineRule="auto"/>
              <w:ind w:firstLine="0"/>
              <w:jc w:val="left"/>
              <w:rPr>
                <w:sz w:val="21"/>
              </w:rPr>
            </w:pPr>
            <w:r>
              <w:rPr>
                <w:sz w:val="21"/>
                <w:szCs w:val="21"/>
              </w:rPr>
              <w:t>惯性单元</w:t>
            </w:r>
          </w:p>
        </w:tc>
        <w:tc>
          <w:tcPr>
            <w:tcW w:w="2816" w:type="dxa"/>
            <w:vAlign w:val="center"/>
          </w:tcPr>
          <w:p w14:paraId="591AFBF2">
            <w:pPr>
              <w:snapToGrid w:val="0"/>
              <w:spacing w:before="70" w:after="70" w:line="240" w:lineRule="auto"/>
              <w:ind w:firstLine="0"/>
              <w:jc w:val="left"/>
              <w:rPr>
                <w:sz w:val="21"/>
              </w:rPr>
            </w:pPr>
            <w:r>
              <w:rPr>
                <w:sz w:val="21"/>
                <w:szCs w:val="21"/>
              </w:rPr>
              <w:t>零偏稳定性</w:t>
            </w:r>
          </w:p>
        </w:tc>
        <w:tc>
          <w:tcPr>
            <w:tcW w:w="2948" w:type="dxa"/>
            <w:vAlign w:val="center"/>
          </w:tcPr>
          <w:p w14:paraId="7B405332">
            <w:pPr>
              <w:snapToGrid w:val="0"/>
              <w:spacing w:before="70" w:after="70" w:line="240" w:lineRule="auto"/>
              <w:ind w:firstLine="0"/>
              <w:jc w:val="left"/>
              <w:rPr>
                <w:sz w:val="21"/>
              </w:rPr>
            </w:pPr>
            <w:r>
              <w:rPr>
                <w:sz w:val="21"/>
                <w:szCs w:val="21"/>
              </w:rPr>
              <w:t>符合出厂指标</w:t>
            </w:r>
          </w:p>
        </w:tc>
        <w:tc>
          <w:tcPr>
            <w:tcW w:w="1596" w:type="dxa"/>
            <w:vAlign w:val="center"/>
          </w:tcPr>
          <w:p w14:paraId="6DC48EA9">
            <w:pPr>
              <w:snapToGrid w:val="0"/>
              <w:spacing w:before="70" w:after="70" w:line="240" w:lineRule="auto"/>
              <w:ind w:firstLine="0"/>
              <w:jc w:val="center"/>
              <w:rPr>
                <w:sz w:val="21"/>
              </w:rPr>
            </w:pPr>
            <w:r>
              <w:rPr>
                <w:sz w:val="21"/>
                <w:szCs w:val="21"/>
              </w:rPr>
              <w:t>检测记录</w:t>
            </w:r>
          </w:p>
        </w:tc>
      </w:tr>
      <w:tr w14:paraId="37F25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1B74E1">
            <w:pPr>
              <w:snapToGrid w:val="0"/>
              <w:spacing w:before="70" w:after="70" w:line="240" w:lineRule="auto"/>
              <w:ind w:firstLine="0"/>
              <w:jc w:val="center"/>
              <w:rPr>
                <w:sz w:val="21"/>
              </w:rPr>
            </w:pPr>
            <w:r>
              <w:rPr>
                <w:sz w:val="21"/>
                <w:szCs w:val="21"/>
              </w:rPr>
              <w:t>每月</w:t>
            </w:r>
          </w:p>
        </w:tc>
        <w:tc>
          <w:tcPr>
            <w:tcW w:w="1386" w:type="dxa"/>
            <w:vAlign w:val="center"/>
          </w:tcPr>
          <w:p w14:paraId="695FD8DE">
            <w:pPr>
              <w:snapToGrid w:val="0"/>
              <w:spacing w:before="70" w:after="70" w:line="240" w:lineRule="auto"/>
              <w:ind w:firstLine="0"/>
              <w:jc w:val="left"/>
              <w:rPr>
                <w:sz w:val="21"/>
              </w:rPr>
            </w:pPr>
            <w:r>
              <w:rPr>
                <w:sz w:val="21"/>
                <w:szCs w:val="21"/>
              </w:rPr>
              <w:t>电池组</w:t>
            </w:r>
          </w:p>
        </w:tc>
        <w:tc>
          <w:tcPr>
            <w:tcW w:w="2816" w:type="dxa"/>
            <w:vAlign w:val="center"/>
          </w:tcPr>
          <w:p w14:paraId="1D0FA387">
            <w:pPr>
              <w:snapToGrid w:val="0"/>
              <w:spacing w:before="70" w:after="70" w:line="240" w:lineRule="auto"/>
              <w:ind w:firstLine="0"/>
              <w:jc w:val="left"/>
              <w:rPr>
                <w:sz w:val="21"/>
              </w:rPr>
            </w:pPr>
            <w:r>
              <w:rPr>
                <w:sz w:val="21"/>
                <w:szCs w:val="21"/>
              </w:rPr>
              <w:t>容量、内阻</w:t>
            </w:r>
          </w:p>
        </w:tc>
        <w:tc>
          <w:tcPr>
            <w:tcW w:w="2948" w:type="dxa"/>
            <w:vAlign w:val="center"/>
          </w:tcPr>
          <w:p w14:paraId="7C013493">
            <w:pPr>
              <w:snapToGrid w:val="0"/>
              <w:spacing w:before="70" w:after="70" w:line="240" w:lineRule="auto"/>
              <w:ind w:firstLine="0"/>
              <w:jc w:val="left"/>
              <w:rPr>
                <w:sz w:val="21"/>
              </w:rPr>
            </w:pPr>
            <w:r>
              <w:rPr>
                <w:sz w:val="21"/>
                <w:szCs w:val="21"/>
              </w:rPr>
              <w:t>容量衰减 ≤20%</w:t>
            </w:r>
          </w:p>
        </w:tc>
        <w:tc>
          <w:tcPr>
            <w:tcW w:w="1596" w:type="dxa"/>
            <w:vAlign w:val="center"/>
          </w:tcPr>
          <w:p w14:paraId="554AF6FE">
            <w:pPr>
              <w:snapToGrid w:val="0"/>
              <w:spacing w:before="70" w:after="70" w:line="240" w:lineRule="auto"/>
              <w:ind w:firstLine="0"/>
              <w:jc w:val="center"/>
              <w:rPr>
                <w:sz w:val="21"/>
              </w:rPr>
            </w:pPr>
            <w:r>
              <w:rPr>
                <w:sz w:val="21"/>
                <w:szCs w:val="21"/>
              </w:rPr>
              <w:t>电池台账</w:t>
            </w:r>
          </w:p>
        </w:tc>
      </w:tr>
      <w:tr w14:paraId="24ADC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0FB7D3">
            <w:pPr>
              <w:snapToGrid w:val="0"/>
              <w:spacing w:before="70" w:after="70" w:line="240" w:lineRule="auto"/>
              <w:ind w:firstLine="0"/>
              <w:jc w:val="center"/>
              <w:rPr>
                <w:sz w:val="21"/>
              </w:rPr>
            </w:pPr>
            <w:r>
              <w:rPr>
                <w:sz w:val="21"/>
                <w:szCs w:val="21"/>
              </w:rPr>
              <w:t>每季</w:t>
            </w:r>
          </w:p>
        </w:tc>
        <w:tc>
          <w:tcPr>
            <w:tcW w:w="1386" w:type="dxa"/>
            <w:vAlign w:val="center"/>
          </w:tcPr>
          <w:p w14:paraId="610BF656">
            <w:pPr>
              <w:snapToGrid w:val="0"/>
              <w:spacing w:before="70" w:after="70" w:line="240" w:lineRule="auto"/>
              <w:ind w:firstLine="0"/>
              <w:jc w:val="left"/>
              <w:rPr>
                <w:sz w:val="21"/>
              </w:rPr>
            </w:pPr>
            <w:r>
              <w:rPr>
                <w:sz w:val="21"/>
                <w:szCs w:val="21"/>
              </w:rPr>
              <w:t>全套装备</w:t>
            </w:r>
          </w:p>
        </w:tc>
        <w:tc>
          <w:tcPr>
            <w:tcW w:w="2816" w:type="dxa"/>
            <w:vAlign w:val="center"/>
          </w:tcPr>
          <w:p w14:paraId="22F63588">
            <w:pPr>
              <w:snapToGrid w:val="0"/>
              <w:spacing w:before="70" w:after="70" w:line="240" w:lineRule="auto"/>
              <w:ind w:firstLine="0"/>
              <w:jc w:val="left"/>
              <w:rPr>
                <w:sz w:val="21"/>
              </w:rPr>
            </w:pPr>
            <w:r>
              <w:rPr>
                <w:sz w:val="21"/>
                <w:szCs w:val="21"/>
              </w:rPr>
              <w:t>精度复校、功能测试</w:t>
            </w:r>
          </w:p>
        </w:tc>
        <w:tc>
          <w:tcPr>
            <w:tcW w:w="2948" w:type="dxa"/>
            <w:vAlign w:val="center"/>
          </w:tcPr>
          <w:p w14:paraId="5A7078A6">
            <w:pPr>
              <w:snapToGrid w:val="0"/>
              <w:spacing w:before="70" w:after="70" w:line="240" w:lineRule="auto"/>
              <w:ind w:firstLine="0"/>
              <w:jc w:val="left"/>
              <w:rPr>
                <w:sz w:val="21"/>
              </w:rPr>
            </w:pPr>
            <w:r>
              <w:rPr>
                <w:sz w:val="21"/>
                <w:szCs w:val="21"/>
              </w:rPr>
              <w:t>满足出厂指标</w:t>
            </w:r>
          </w:p>
        </w:tc>
        <w:tc>
          <w:tcPr>
            <w:tcW w:w="1596" w:type="dxa"/>
            <w:vAlign w:val="center"/>
          </w:tcPr>
          <w:p w14:paraId="27D154C5">
            <w:pPr>
              <w:snapToGrid w:val="0"/>
              <w:spacing w:before="70" w:after="70" w:line="240" w:lineRule="auto"/>
              <w:ind w:firstLine="0"/>
              <w:jc w:val="center"/>
              <w:rPr>
                <w:sz w:val="21"/>
              </w:rPr>
            </w:pPr>
            <w:r>
              <w:rPr>
                <w:sz w:val="21"/>
                <w:szCs w:val="21"/>
              </w:rPr>
              <w:t>季度检定表</w:t>
            </w:r>
          </w:p>
        </w:tc>
      </w:tr>
      <w:tr w14:paraId="7919F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0ED719">
            <w:pPr>
              <w:snapToGrid w:val="0"/>
              <w:spacing w:before="70" w:after="70" w:line="240" w:lineRule="auto"/>
              <w:ind w:firstLine="0"/>
              <w:jc w:val="center"/>
              <w:rPr>
                <w:sz w:val="21"/>
              </w:rPr>
            </w:pPr>
            <w:r>
              <w:rPr>
                <w:sz w:val="21"/>
                <w:szCs w:val="21"/>
              </w:rPr>
              <w:t>每季</w:t>
            </w:r>
          </w:p>
        </w:tc>
        <w:tc>
          <w:tcPr>
            <w:tcW w:w="1386" w:type="dxa"/>
            <w:vAlign w:val="center"/>
          </w:tcPr>
          <w:p w14:paraId="095EB56C">
            <w:pPr>
              <w:snapToGrid w:val="0"/>
              <w:spacing w:before="70" w:after="70" w:line="240" w:lineRule="auto"/>
              <w:ind w:firstLine="0"/>
              <w:jc w:val="left"/>
              <w:rPr>
                <w:sz w:val="21"/>
              </w:rPr>
            </w:pPr>
            <w:r>
              <w:rPr>
                <w:sz w:val="21"/>
                <w:szCs w:val="21"/>
              </w:rPr>
              <w:t>软件系统</w:t>
            </w:r>
          </w:p>
        </w:tc>
        <w:tc>
          <w:tcPr>
            <w:tcW w:w="2816" w:type="dxa"/>
            <w:vAlign w:val="center"/>
          </w:tcPr>
          <w:p w14:paraId="1162B3D3">
            <w:pPr>
              <w:snapToGrid w:val="0"/>
              <w:spacing w:before="70" w:after="70" w:line="240" w:lineRule="auto"/>
              <w:ind w:firstLine="0"/>
              <w:jc w:val="left"/>
              <w:rPr>
                <w:sz w:val="21"/>
              </w:rPr>
            </w:pPr>
            <w:r>
              <w:rPr>
                <w:sz w:val="21"/>
                <w:szCs w:val="21"/>
              </w:rPr>
              <w:t>版本一致性、日志审计</w:t>
            </w:r>
          </w:p>
        </w:tc>
        <w:tc>
          <w:tcPr>
            <w:tcW w:w="2948" w:type="dxa"/>
            <w:vAlign w:val="center"/>
          </w:tcPr>
          <w:p w14:paraId="129952FD">
            <w:pPr>
              <w:snapToGrid w:val="0"/>
              <w:spacing w:before="70" w:after="70" w:line="240" w:lineRule="auto"/>
              <w:ind w:firstLine="0"/>
              <w:jc w:val="left"/>
              <w:rPr>
                <w:sz w:val="21"/>
              </w:rPr>
            </w:pPr>
            <w:r>
              <w:rPr>
                <w:sz w:val="21"/>
                <w:szCs w:val="21"/>
              </w:rPr>
              <w:t>无异常、可追溯</w:t>
            </w:r>
          </w:p>
        </w:tc>
        <w:tc>
          <w:tcPr>
            <w:tcW w:w="1596" w:type="dxa"/>
            <w:vAlign w:val="center"/>
          </w:tcPr>
          <w:p w14:paraId="1F116344">
            <w:pPr>
              <w:snapToGrid w:val="0"/>
              <w:spacing w:before="70" w:after="70" w:line="240" w:lineRule="auto"/>
              <w:ind w:firstLine="0"/>
              <w:jc w:val="center"/>
              <w:rPr>
                <w:sz w:val="21"/>
              </w:rPr>
            </w:pPr>
            <w:r>
              <w:rPr>
                <w:sz w:val="21"/>
                <w:szCs w:val="21"/>
              </w:rPr>
              <w:t>系统检查表</w:t>
            </w:r>
          </w:p>
        </w:tc>
      </w:tr>
      <w:tr w14:paraId="41FAC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48F109D">
            <w:pPr>
              <w:snapToGrid w:val="0"/>
              <w:spacing w:before="70" w:after="70" w:line="240" w:lineRule="auto"/>
              <w:ind w:firstLine="0"/>
              <w:jc w:val="center"/>
              <w:rPr>
                <w:sz w:val="21"/>
              </w:rPr>
            </w:pPr>
            <w:r>
              <w:rPr>
                <w:sz w:val="21"/>
                <w:szCs w:val="21"/>
              </w:rPr>
              <w:t>每年</w:t>
            </w:r>
          </w:p>
        </w:tc>
        <w:tc>
          <w:tcPr>
            <w:tcW w:w="1386" w:type="dxa"/>
            <w:vAlign w:val="center"/>
          </w:tcPr>
          <w:p w14:paraId="2F7D5D88">
            <w:pPr>
              <w:snapToGrid w:val="0"/>
              <w:spacing w:before="70" w:after="70" w:line="240" w:lineRule="auto"/>
              <w:ind w:firstLine="0"/>
              <w:jc w:val="left"/>
              <w:rPr>
                <w:sz w:val="21"/>
              </w:rPr>
            </w:pPr>
            <w:r>
              <w:rPr>
                <w:sz w:val="21"/>
                <w:szCs w:val="21"/>
              </w:rPr>
              <w:t>计量器具</w:t>
            </w:r>
          </w:p>
        </w:tc>
        <w:tc>
          <w:tcPr>
            <w:tcW w:w="2816" w:type="dxa"/>
            <w:vAlign w:val="center"/>
          </w:tcPr>
          <w:p w14:paraId="777A060A">
            <w:pPr>
              <w:snapToGrid w:val="0"/>
              <w:spacing w:before="70" w:after="70" w:line="240" w:lineRule="auto"/>
              <w:ind w:firstLine="0"/>
              <w:jc w:val="left"/>
              <w:rPr>
                <w:sz w:val="21"/>
              </w:rPr>
            </w:pPr>
            <w:r>
              <w:rPr>
                <w:sz w:val="21"/>
                <w:szCs w:val="21"/>
              </w:rPr>
              <w:t>送检定/校准</w:t>
            </w:r>
          </w:p>
        </w:tc>
        <w:tc>
          <w:tcPr>
            <w:tcW w:w="2948" w:type="dxa"/>
            <w:vAlign w:val="center"/>
          </w:tcPr>
          <w:p w14:paraId="1F46B375">
            <w:pPr>
              <w:snapToGrid w:val="0"/>
              <w:spacing w:before="70" w:after="70" w:line="240" w:lineRule="auto"/>
              <w:ind w:firstLine="0"/>
              <w:jc w:val="left"/>
              <w:rPr>
                <w:sz w:val="21"/>
              </w:rPr>
            </w:pPr>
            <w:r>
              <w:rPr>
                <w:sz w:val="21"/>
                <w:szCs w:val="21"/>
              </w:rPr>
              <w:t>取得合格证书</w:t>
            </w:r>
          </w:p>
        </w:tc>
        <w:tc>
          <w:tcPr>
            <w:tcW w:w="1596" w:type="dxa"/>
            <w:vAlign w:val="center"/>
          </w:tcPr>
          <w:p w14:paraId="765F52DD">
            <w:pPr>
              <w:snapToGrid w:val="0"/>
              <w:spacing w:before="70" w:after="70" w:line="240" w:lineRule="auto"/>
              <w:ind w:firstLine="0"/>
              <w:jc w:val="center"/>
              <w:rPr>
                <w:sz w:val="21"/>
              </w:rPr>
            </w:pPr>
            <w:r>
              <w:rPr>
                <w:sz w:val="21"/>
                <w:szCs w:val="21"/>
              </w:rPr>
              <w:t>检定证书</w:t>
            </w:r>
          </w:p>
        </w:tc>
      </w:tr>
      <w:tr w14:paraId="5FB3D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A823EB">
            <w:pPr>
              <w:snapToGrid w:val="0"/>
              <w:spacing w:before="70" w:after="70" w:line="240" w:lineRule="auto"/>
              <w:ind w:firstLine="0"/>
              <w:jc w:val="center"/>
              <w:rPr>
                <w:sz w:val="21"/>
              </w:rPr>
            </w:pPr>
            <w:r>
              <w:rPr>
                <w:sz w:val="21"/>
                <w:szCs w:val="21"/>
              </w:rPr>
              <w:t>每年</w:t>
            </w:r>
          </w:p>
        </w:tc>
        <w:tc>
          <w:tcPr>
            <w:tcW w:w="1386" w:type="dxa"/>
            <w:vAlign w:val="center"/>
          </w:tcPr>
          <w:p w14:paraId="4676CD3B">
            <w:pPr>
              <w:snapToGrid w:val="0"/>
              <w:spacing w:before="70" w:after="70" w:line="240" w:lineRule="auto"/>
              <w:ind w:firstLine="0"/>
              <w:jc w:val="left"/>
              <w:rPr>
                <w:sz w:val="21"/>
              </w:rPr>
            </w:pPr>
            <w:r>
              <w:rPr>
                <w:sz w:val="21"/>
                <w:szCs w:val="21"/>
              </w:rPr>
              <w:t>装备大修</w:t>
            </w:r>
          </w:p>
        </w:tc>
        <w:tc>
          <w:tcPr>
            <w:tcW w:w="2816" w:type="dxa"/>
            <w:vAlign w:val="center"/>
          </w:tcPr>
          <w:p w14:paraId="56AC28A0">
            <w:pPr>
              <w:snapToGrid w:val="0"/>
              <w:spacing w:before="70" w:after="70" w:line="240" w:lineRule="auto"/>
              <w:ind w:firstLine="0"/>
              <w:jc w:val="left"/>
              <w:rPr>
                <w:sz w:val="21"/>
              </w:rPr>
            </w:pPr>
            <w:r>
              <w:rPr>
                <w:sz w:val="21"/>
                <w:szCs w:val="21"/>
              </w:rPr>
              <w:t>全面分解检查、更换易损件</w:t>
            </w:r>
          </w:p>
        </w:tc>
        <w:tc>
          <w:tcPr>
            <w:tcW w:w="2948" w:type="dxa"/>
            <w:vAlign w:val="center"/>
          </w:tcPr>
          <w:p w14:paraId="259F53F3">
            <w:pPr>
              <w:snapToGrid w:val="0"/>
              <w:spacing w:before="70" w:after="70" w:line="240" w:lineRule="auto"/>
              <w:ind w:firstLine="0"/>
              <w:jc w:val="left"/>
              <w:rPr>
                <w:sz w:val="21"/>
              </w:rPr>
            </w:pPr>
            <w:r>
              <w:rPr>
                <w:sz w:val="21"/>
                <w:szCs w:val="21"/>
              </w:rPr>
              <w:t>恢复出厂状态</w:t>
            </w:r>
          </w:p>
        </w:tc>
        <w:tc>
          <w:tcPr>
            <w:tcW w:w="1596" w:type="dxa"/>
            <w:vAlign w:val="center"/>
          </w:tcPr>
          <w:p w14:paraId="6C64523D">
            <w:pPr>
              <w:snapToGrid w:val="0"/>
              <w:spacing w:before="70" w:after="70" w:line="240" w:lineRule="auto"/>
              <w:ind w:firstLine="0"/>
              <w:jc w:val="center"/>
              <w:rPr>
                <w:sz w:val="21"/>
              </w:rPr>
            </w:pPr>
            <w:r>
              <w:rPr>
                <w:sz w:val="21"/>
                <w:szCs w:val="21"/>
              </w:rPr>
              <w:t>大修记录</w:t>
            </w:r>
          </w:p>
        </w:tc>
      </w:tr>
    </w:tbl>
    <w:p w14:paraId="11D279E2">
      <w:pPr>
        <w:spacing w:line="240" w:lineRule="auto"/>
      </w:pPr>
    </w:p>
    <w:p w14:paraId="529A7F9C">
      <w:pPr>
        <w:pStyle w:val="6"/>
      </w:pPr>
      <w:r>
        <w:rPr>
          <w:szCs w:val="32"/>
        </w:rPr>
        <w:t>2.12.7.2 维护作业卡（示例）</w:t>
      </w:r>
    </w:p>
    <w:tbl>
      <w:tblPr>
        <w:tblStyle w:val="32"/>
        <w:tblW w:w="974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2991"/>
        <w:gridCol w:w="1716"/>
        <w:gridCol w:w="1806"/>
        <w:gridCol w:w="1637"/>
      </w:tblGrid>
      <w:tr w14:paraId="6E9C9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0C1E5978">
            <w:pPr>
              <w:snapToGrid w:val="0"/>
              <w:spacing w:before="70" w:after="70" w:line="240" w:lineRule="auto"/>
              <w:ind w:firstLine="0"/>
              <w:jc w:val="center"/>
              <w:rPr>
                <w:b/>
                <w:sz w:val="21"/>
              </w:rPr>
            </w:pPr>
            <w:r>
              <w:rPr>
                <w:b/>
                <w:sz w:val="21"/>
                <w:szCs w:val="21"/>
              </w:rPr>
              <w:t>维护项目</w:t>
            </w:r>
          </w:p>
        </w:tc>
        <w:tc>
          <w:tcPr>
            <w:tcW w:w="2991" w:type="dxa"/>
            <w:shd w:val="clear" w:color="auto" w:fill="E7E6E6"/>
            <w:vAlign w:val="center"/>
          </w:tcPr>
          <w:p w14:paraId="035B0340">
            <w:pPr>
              <w:snapToGrid w:val="0"/>
              <w:spacing w:before="70" w:after="70" w:line="240" w:lineRule="auto"/>
              <w:ind w:firstLine="0"/>
              <w:jc w:val="center"/>
              <w:rPr>
                <w:b/>
                <w:sz w:val="21"/>
              </w:rPr>
            </w:pPr>
            <w:r>
              <w:rPr>
                <w:b/>
                <w:sz w:val="21"/>
                <w:szCs w:val="21"/>
              </w:rPr>
              <w:t>作业步骤</w:t>
            </w:r>
          </w:p>
        </w:tc>
        <w:tc>
          <w:tcPr>
            <w:tcW w:w="1716" w:type="dxa"/>
            <w:shd w:val="clear" w:color="auto" w:fill="E7E6E6"/>
            <w:vAlign w:val="center"/>
          </w:tcPr>
          <w:p w14:paraId="559859A2">
            <w:pPr>
              <w:snapToGrid w:val="0"/>
              <w:spacing w:before="70" w:after="70" w:line="240" w:lineRule="auto"/>
              <w:ind w:firstLine="0"/>
              <w:jc w:val="center"/>
              <w:rPr>
                <w:b/>
                <w:sz w:val="21"/>
              </w:rPr>
            </w:pPr>
            <w:r>
              <w:rPr>
                <w:b/>
                <w:sz w:val="21"/>
                <w:szCs w:val="21"/>
              </w:rPr>
              <w:t>工具与耗材</w:t>
            </w:r>
          </w:p>
        </w:tc>
        <w:tc>
          <w:tcPr>
            <w:tcW w:w="1806" w:type="dxa"/>
            <w:shd w:val="clear" w:color="auto" w:fill="E7E6E6"/>
            <w:vAlign w:val="center"/>
          </w:tcPr>
          <w:p w14:paraId="50B37C35">
            <w:pPr>
              <w:snapToGrid w:val="0"/>
              <w:spacing w:before="70" w:after="70" w:line="240" w:lineRule="auto"/>
              <w:ind w:firstLine="0"/>
              <w:jc w:val="center"/>
              <w:rPr>
                <w:b/>
                <w:sz w:val="21"/>
              </w:rPr>
            </w:pPr>
            <w:r>
              <w:rPr>
                <w:b/>
                <w:sz w:val="21"/>
                <w:szCs w:val="21"/>
              </w:rPr>
              <w:t>注意事项</w:t>
            </w:r>
          </w:p>
        </w:tc>
        <w:tc>
          <w:tcPr>
            <w:tcW w:w="1637" w:type="dxa"/>
            <w:shd w:val="clear" w:color="auto" w:fill="E7E6E6"/>
            <w:vAlign w:val="center"/>
          </w:tcPr>
          <w:p w14:paraId="10B0EDB9">
            <w:pPr>
              <w:snapToGrid w:val="0"/>
              <w:spacing w:before="70" w:after="70" w:line="240" w:lineRule="auto"/>
              <w:ind w:firstLine="0"/>
              <w:jc w:val="center"/>
              <w:rPr>
                <w:b/>
                <w:sz w:val="21"/>
              </w:rPr>
            </w:pPr>
            <w:r>
              <w:rPr>
                <w:b/>
                <w:sz w:val="21"/>
                <w:szCs w:val="21"/>
              </w:rPr>
              <w:t>验收标准</w:t>
            </w:r>
          </w:p>
        </w:tc>
      </w:tr>
      <w:tr w14:paraId="41F11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97311B4">
            <w:pPr>
              <w:snapToGrid w:val="0"/>
              <w:spacing w:before="70" w:after="70" w:line="240" w:lineRule="auto"/>
              <w:ind w:firstLine="0"/>
              <w:jc w:val="left"/>
              <w:rPr>
                <w:sz w:val="21"/>
              </w:rPr>
            </w:pPr>
            <w:r>
              <w:rPr>
                <w:sz w:val="21"/>
                <w:szCs w:val="21"/>
              </w:rPr>
              <w:t>镜头清洁</w:t>
            </w:r>
          </w:p>
        </w:tc>
        <w:tc>
          <w:tcPr>
            <w:tcW w:w="2991" w:type="dxa"/>
            <w:vAlign w:val="center"/>
          </w:tcPr>
          <w:p w14:paraId="1E7ACC62">
            <w:pPr>
              <w:snapToGrid w:val="0"/>
              <w:spacing w:before="70" w:after="70" w:line="240" w:lineRule="auto"/>
              <w:ind w:firstLine="0"/>
              <w:jc w:val="left"/>
              <w:rPr>
                <w:sz w:val="21"/>
              </w:rPr>
            </w:pPr>
            <w:r>
              <w:rPr>
                <w:sz w:val="21"/>
                <w:szCs w:val="21"/>
              </w:rPr>
              <w:t>吹球除尘 → 无尘布蘸乙醇单向擦拭 → 检查</w:t>
            </w:r>
          </w:p>
        </w:tc>
        <w:tc>
          <w:tcPr>
            <w:tcW w:w="1716" w:type="dxa"/>
            <w:vAlign w:val="center"/>
          </w:tcPr>
          <w:p w14:paraId="67FF8299">
            <w:pPr>
              <w:snapToGrid w:val="0"/>
              <w:spacing w:before="70" w:after="70" w:line="240" w:lineRule="auto"/>
              <w:ind w:firstLine="0"/>
              <w:jc w:val="left"/>
              <w:rPr>
                <w:sz w:val="21"/>
              </w:rPr>
            </w:pPr>
            <w:r>
              <w:rPr>
                <w:sz w:val="21"/>
                <w:szCs w:val="21"/>
              </w:rPr>
              <w:t>吹球、无尘布、乙醇</w:t>
            </w:r>
          </w:p>
        </w:tc>
        <w:tc>
          <w:tcPr>
            <w:tcW w:w="1806" w:type="dxa"/>
            <w:vAlign w:val="center"/>
          </w:tcPr>
          <w:p w14:paraId="50420DDC">
            <w:pPr>
              <w:snapToGrid w:val="0"/>
              <w:spacing w:before="70" w:after="70" w:line="240" w:lineRule="auto"/>
              <w:ind w:firstLine="0"/>
              <w:jc w:val="left"/>
              <w:rPr>
                <w:sz w:val="21"/>
              </w:rPr>
            </w:pPr>
            <w:r>
              <w:rPr>
                <w:sz w:val="21"/>
                <w:szCs w:val="21"/>
              </w:rPr>
              <w:t>禁止干擦、禁止圆周擦拭</w:t>
            </w:r>
          </w:p>
        </w:tc>
        <w:tc>
          <w:tcPr>
            <w:tcW w:w="1637" w:type="dxa"/>
            <w:vAlign w:val="center"/>
          </w:tcPr>
          <w:p w14:paraId="111A8871">
            <w:pPr>
              <w:snapToGrid w:val="0"/>
              <w:spacing w:before="70" w:after="70" w:line="240" w:lineRule="auto"/>
              <w:ind w:firstLine="0"/>
              <w:jc w:val="left"/>
              <w:rPr>
                <w:sz w:val="21"/>
              </w:rPr>
            </w:pPr>
            <w:r>
              <w:rPr>
                <w:sz w:val="21"/>
                <w:szCs w:val="21"/>
              </w:rPr>
              <w:t>无污渍、无划痕</w:t>
            </w:r>
          </w:p>
        </w:tc>
      </w:tr>
      <w:tr w14:paraId="778CA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813A45E">
            <w:pPr>
              <w:snapToGrid w:val="0"/>
              <w:spacing w:before="70" w:after="70" w:line="240" w:lineRule="auto"/>
              <w:ind w:firstLine="0"/>
              <w:jc w:val="left"/>
              <w:rPr>
                <w:sz w:val="21"/>
              </w:rPr>
            </w:pPr>
            <w:r>
              <w:rPr>
                <w:sz w:val="21"/>
                <w:szCs w:val="21"/>
              </w:rPr>
              <w:t>相机标定复检</w:t>
            </w:r>
          </w:p>
        </w:tc>
        <w:tc>
          <w:tcPr>
            <w:tcW w:w="2991" w:type="dxa"/>
            <w:vAlign w:val="center"/>
          </w:tcPr>
          <w:p w14:paraId="04959320">
            <w:pPr>
              <w:snapToGrid w:val="0"/>
              <w:spacing w:before="70" w:after="70" w:line="240" w:lineRule="auto"/>
              <w:ind w:firstLine="0"/>
              <w:jc w:val="left"/>
              <w:rPr>
                <w:sz w:val="21"/>
              </w:rPr>
            </w:pPr>
            <w:r>
              <w:rPr>
                <w:sz w:val="21"/>
                <w:szCs w:val="21"/>
              </w:rPr>
              <w:t>布置校验板 → 多姿态拍摄 → 解算 → 比对</w:t>
            </w:r>
          </w:p>
        </w:tc>
        <w:tc>
          <w:tcPr>
            <w:tcW w:w="1716" w:type="dxa"/>
            <w:vAlign w:val="center"/>
          </w:tcPr>
          <w:p w14:paraId="7939F874">
            <w:pPr>
              <w:snapToGrid w:val="0"/>
              <w:spacing w:before="70" w:after="70" w:line="240" w:lineRule="auto"/>
              <w:ind w:firstLine="0"/>
              <w:jc w:val="left"/>
              <w:rPr>
                <w:sz w:val="21"/>
              </w:rPr>
            </w:pPr>
            <w:r>
              <w:rPr>
                <w:sz w:val="21"/>
                <w:szCs w:val="21"/>
              </w:rPr>
              <w:t>校验板、三脚架</w:t>
            </w:r>
          </w:p>
        </w:tc>
        <w:tc>
          <w:tcPr>
            <w:tcW w:w="1806" w:type="dxa"/>
            <w:vAlign w:val="center"/>
          </w:tcPr>
          <w:p w14:paraId="3FFD856F">
            <w:pPr>
              <w:snapToGrid w:val="0"/>
              <w:spacing w:before="70" w:after="70" w:line="240" w:lineRule="auto"/>
              <w:ind w:firstLine="0"/>
              <w:jc w:val="left"/>
              <w:rPr>
                <w:sz w:val="21"/>
              </w:rPr>
            </w:pPr>
            <w:r>
              <w:rPr>
                <w:sz w:val="21"/>
                <w:szCs w:val="21"/>
              </w:rPr>
              <w:t>光照均匀、避免反光</w:t>
            </w:r>
          </w:p>
        </w:tc>
        <w:tc>
          <w:tcPr>
            <w:tcW w:w="1637" w:type="dxa"/>
            <w:vAlign w:val="center"/>
          </w:tcPr>
          <w:p w14:paraId="7BF4C092">
            <w:pPr>
              <w:snapToGrid w:val="0"/>
              <w:spacing w:before="70" w:after="70" w:line="240" w:lineRule="auto"/>
              <w:ind w:firstLine="0"/>
              <w:jc w:val="left"/>
              <w:rPr>
                <w:sz w:val="21"/>
              </w:rPr>
            </w:pPr>
            <w:r>
              <w:rPr>
                <w:sz w:val="21"/>
                <w:szCs w:val="21"/>
              </w:rPr>
              <w:t>重投影误差达标</w:t>
            </w:r>
          </w:p>
        </w:tc>
      </w:tr>
      <w:tr w14:paraId="347BB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AA2275E">
            <w:pPr>
              <w:snapToGrid w:val="0"/>
              <w:spacing w:before="70" w:after="70" w:line="240" w:lineRule="auto"/>
              <w:ind w:firstLine="0"/>
              <w:jc w:val="left"/>
              <w:rPr>
                <w:sz w:val="21"/>
              </w:rPr>
            </w:pPr>
            <w:r>
              <w:rPr>
                <w:sz w:val="21"/>
                <w:szCs w:val="21"/>
              </w:rPr>
              <w:t>电池维护</w:t>
            </w:r>
          </w:p>
        </w:tc>
        <w:tc>
          <w:tcPr>
            <w:tcW w:w="2991" w:type="dxa"/>
            <w:vAlign w:val="center"/>
          </w:tcPr>
          <w:p w14:paraId="69CD2B2B">
            <w:pPr>
              <w:snapToGrid w:val="0"/>
              <w:spacing w:before="70" w:after="70" w:line="240" w:lineRule="auto"/>
              <w:ind w:firstLine="0"/>
              <w:jc w:val="left"/>
              <w:rPr>
                <w:sz w:val="21"/>
              </w:rPr>
            </w:pPr>
            <w:r>
              <w:rPr>
                <w:sz w:val="21"/>
                <w:szCs w:val="21"/>
              </w:rPr>
              <w:t>放电至 30% → 存储 → 每月补电</w:t>
            </w:r>
          </w:p>
        </w:tc>
        <w:tc>
          <w:tcPr>
            <w:tcW w:w="1716" w:type="dxa"/>
            <w:vAlign w:val="center"/>
          </w:tcPr>
          <w:p w14:paraId="7EFE11A5">
            <w:pPr>
              <w:snapToGrid w:val="0"/>
              <w:spacing w:before="70" w:after="70" w:line="240" w:lineRule="auto"/>
              <w:ind w:firstLine="0"/>
              <w:jc w:val="left"/>
              <w:rPr>
                <w:sz w:val="21"/>
              </w:rPr>
            </w:pPr>
            <w:r>
              <w:rPr>
                <w:sz w:val="21"/>
                <w:szCs w:val="21"/>
              </w:rPr>
              <w:t>充电器</w:t>
            </w:r>
          </w:p>
        </w:tc>
        <w:tc>
          <w:tcPr>
            <w:tcW w:w="1806" w:type="dxa"/>
            <w:vAlign w:val="center"/>
          </w:tcPr>
          <w:p w14:paraId="73F7DEE6">
            <w:pPr>
              <w:snapToGrid w:val="0"/>
              <w:spacing w:before="70" w:after="70" w:line="240" w:lineRule="auto"/>
              <w:ind w:firstLine="0"/>
              <w:jc w:val="left"/>
              <w:rPr>
                <w:sz w:val="21"/>
              </w:rPr>
            </w:pPr>
            <w:r>
              <w:rPr>
                <w:sz w:val="21"/>
                <w:szCs w:val="21"/>
              </w:rPr>
              <w:t>禁止满电长期存放</w:t>
            </w:r>
          </w:p>
        </w:tc>
        <w:tc>
          <w:tcPr>
            <w:tcW w:w="1637" w:type="dxa"/>
            <w:vAlign w:val="center"/>
          </w:tcPr>
          <w:p w14:paraId="072F166B">
            <w:pPr>
              <w:snapToGrid w:val="0"/>
              <w:spacing w:before="70" w:after="70" w:line="240" w:lineRule="auto"/>
              <w:ind w:firstLine="0"/>
              <w:jc w:val="left"/>
              <w:rPr>
                <w:sz w:val="21"/>
              </w:rPr>
            </w:pPr>
            <w:r>
              <w:rPr>
                <w:sz w:val="21"/>
                <w:szCs w:val="21"/>
              </w:rPr>
              <w:t>容量衰减 ≤20%</w:t>
            </w:r>
          </w:p>
        </w:tc>
      </w:tr>
      <w:tr w14:paraId="2D110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9977AC9">
            <w:pPr>
              <w:snapToGrid w:val="0"/>
              <w:spacing w:before="70" w:after="70" w:line="240" w:lineRule="auto"/>
              <w:ind w:firstLine="0"/>
              <w:jc w:val="left"/>
              <w:rPr>
                <w:sz w:val="21"/>
              </w:rPr>
            </w:pPr>
            <w:r>
              <w:rPr>
                <w:sz w:val="21"/>
                <w:szCs w:val="21"/>
              </w:rPr>
              <w:t>结构紧固检查</w:t>
            </w:r>
          </w:p>
        </w:tc>
        <w:tc>
          <w:tcPr>
            <w:tcW w:w="2991" w:type="dxa"/>
            <w:vAlign w:val="center"/>
          </w:tcPr>
          <w:p w14:paraId="134E1669">
            <w:pPr>
              <w:snapToGrid w:val="0"/>
              <w:spacing w:before="70" w:after="70" w:line="240" w:lineRule="auto"/>
              <w:ind w:firstLine="0"/>
              <w:jc w:val="left"/>
              <w:rPr>
                <w:sz w:val="21"/>
              </w:rPr>
            </w:pPr>
            <w:r>
              <w:rPr>
                <w:sz w:val="21"/>
                <w:szCs w:val="21"/>
              </w:rPr>
              <w:t>逐点检查扭矩 → 标记 → 记录</w:t>
            </w:r>
          </w:p>
        </w:tc>
        <w:tc>
          <w:tcPr>
            <w:tcW w:w="1716" w:type="dxa"/>
            <w:vAlign w:val="center"/>
          </w:tcPr>
          <w:p w14:paraId="35BE861F">
            <w:pPr>
              <w:snapToGrid w:val="0"/>
              <w:spacing w:before="70" w:after="70" w:line="240" w:lineRule="auto"/>
              <w:ind w:firstLine="0"/>
              <w:jc w:val="left"/>
              <w:rPr>
                <w:sz w:val="21"/>
              </w:rPr>
            </w:pPr>
            <w:r>
              <w:rPr>
                <w:sz w:val="21"/>
                <w:szCs w:val="21"/>
              </w:rPr>
              <w:t>扭矩扳手</w:t>
            </w:r>
          </w:p>
        </w:tc>
        <w:tc>
          <w:tcPr>
            <w:tcW w:w="1806" w:type="dxa"/>
            <w:vAlign w:val="center"/>
          </w:tcPr>
          <w:p w14:paraId="692C3424">
            <w:pPr>
              <w:snapToGrid w:val="0"/>
              <w:spacing w:before="70" w:after="70" w:line="240" w:lineRule="auto"/>
              <w:ind w:firstLine="0"/>
              <w:jc w:val="left"/>
              <w:rPr>
                <w:sz w:val="21"/>
              </w:rPr>
            </w:pPr>
            <w:r>
              <w:rPr>
                <w:sz w:val="21"/>
                <w:szCs w:val="21"/>
              </w:rPr>
              <w:t>按额定扭矩、禁止过紧</w:t>
            </w:r>
          </w:p>
        </w:tc>
        <w:tc>
          <w:tcPr>
            <w:tcW w:w="1637" w:type="dxa"/>
            <w:vAlign w:val="center"/>
          </w:tcPr>
          <w:p w14:paraId="5FD943F5">
            <w:pPr>
              <w:snapToGrid w:val="0"/>
              <w:spacing w:before="70" w:after="70" w:line="240" w:lineRule="auto"/>
              <w:ind w:firstLine="0"/>
              <w:jc w:val="left"/>
              <w:rPr>
                <w:sz w:val="21"/>
              </w:rPr>
            </w:pPr>
            <w:r>
              <w:rPr>
                <w:sz w:val="21"/>
                <w:szCs w:val="21"/>
              </w:rPr>
              <w:t>无松动、标记完整</w:t>
            </w:r>
          </w:p>
        </w:tc>
      </w:tr>
      <w:tr w14:paraId="5D786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1B9E02C">
            <w:pPr>
              <w:snapToGrid w:val="0"/>
              <w:spacing w:before="70" w:after="70" w:line="240" w:lineRule="auto"/>
              <w:ind w:firstLine="0"/>
              <w:jc w:val="left"/>
              <w:rPr>
                <w:sz w:val="21"/>
              </w:rPr>
            </w:pPr>
            <w:r>
              <w:rPr>
                <w:sz w:val="21"/>
                <w:szCs w:val="21"/>
              </w:rPr>
              <w:t>密封圈更换</w:t>
            </w:r>
          </w:p>
        </w:tc>
        <w:tc>
          <w:tcPr>
            <w:tcW w:w="2991" w:type="dxa"/>
            <w:vAlign w:val="center"/>
          </w:tcPr>
          <w:p w14:paraId="52D9AB9C">
            <w:pPr>
              <w:snapToGrid w:val="0"/>
              <w:spacing w:before="70" w:after="70" w:line="240" w:lineRule="auto"/>
              <w:ind w:firstLine="0"/>
              <w:jc w:val="left"/>
              <w:rPr>
                <w:sz w:val="21"/>
              </w:rPr>
            </w:pPr>
            <w:r>
              <w:rPr>
                <w:sz w:val="21"/>
                <w:szCs w:val="21"/>
              </w:rPr>
              <w:t>拆卸 → 清洁槽口 → 装新圈 → 试水</w:t>
            </w:r>
          </w:p>
        </w:tc>
        <w:tc>
          <w:tcPr>
            <w:tcW w:w="1716" w:type="dxa"/>
            <w:vAlign w:val="center"/>
          </w:tcPr>
          <w:p w14:paraId="03995F49">
            <w:pPr>
              <w:snapToGrid w:val="0"/>
              <w:spacing w:before="70" w:after="70" w:line="240" w:lineRule="auto"/>
              <w:ind w:firstLine="0"/>
              <w:jc w:val="left"/>
              <w:rPr>
                <w:sz w:val="21"/>
              </w:rPr>
            </w:pPr>
            <w:r>
              <w:rPr>
                <w:sz w:val="21"/>
                <w:szCs w:val="21"/>
              </w:rPr>
              <w:t>密封圈、硅脂</w:t>
            </w:r>
          </w:p>
        </w:tc>
        <w:tc>
          <w:tcPr>
            <w:tcW w:w="1806" w:type="dxa"/>
            <w:vAlign w:val="center"/>
          </w:tcPr>
          <w:p w14:paraId="2DE9354F">
            <w:pPr>
              <w:snapToGrid w:val="0"/>
              <w:spacing w:before="70" w:after="70" w:line="240" w:lineRule="auto"/>
              <w:ind w:firstLine="0"/>
              <w:jc w:val="left"/>
              <w:rPr>
                <w:sz w:val="21"/>
              </w:rPr>
            </w:pPr>
            <w:r>
              <w:rPr>
                <w:sz w:val="21"/>
                <w:szCs w:val="21"/>
              </w:rPr>
              <w:t>禁止拉伸过度</w:t>
            </w:r>
          </w:p>
        </w:tc>
        <w:tc>
          <w:tcPr>
            <w:tcW w:w="1637" w:type="dxa"/>
            <w:vAlign w:val="center"/>
          </w:tcPr>
          <w:p w14:paraId="66AEDD9B">
            <w:pPr>
              <w:snapToGrid w:val="0"/>
              <w:spacing w:before="70" w:after="70" w:line="240" w:lineRule="auto"/>
              <w:ind w:firstLine="0"/>
              <w:jc w:val="left"/>
              <w:rPr>
                <w:sz w:val="21"/>
              </w:rPr>
            </w:pPr>
            <w:r>
              <w:rPr>
                <w:sz w:val="21"/>
                <w:szCs w:val="21"/>
              </w:rPr>
              <w:t>无渗漏</w:t>
            </w:r>
          </w:p>
        </w:tc>
      </w:tr>
      <w:tr w14:paraId="2A228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04F0D4E">
            <w:pPr>
              <w:snapToGrid w:val="0"/>
              <w:spacing w:before="70" w:after="70" w:line="240" w:lineRule="auto"/>
              <w:ind w:firstLine="0"/>
              <w:jc w:val="left"/>
              <w:rPr>
                <w:sz w:val="21"/>
              </w:rPr>
            </w:pPr>
            <w:r>
              <w:rPr>
                <w:sz w:val="21"/>
                <w:szCs w:val="21"/>
              </w:rPr>
              <w:t>履带更换</w:t>
            </w:r>
          </w:p>
        </w:tc>
        <w:tc>
          <w:tcPr>
            <w:tcW w:w="2991" w:type="dxa"/>
            <w:vAlign w:val="center"/>
          </w:tcPr>
          <w:p w14:paraId="23BE6D5D">
            <w:pPr>
              <w:snapToGrid w:val="0"/>
              <w:spacing w:before="70" w:after="70" w:line="240" w:lineRule="auto"/>
              <w:ind w:firstLine="0"/>
              <w:jc w:val="left"/>
              <w:rPr>
                <w:sz w:val="21"/>
              </w:rPr>
            </w:pPr>
            <w:r>
              <w:rPr>
                <w:sz w:val="21"/>
                <w:szCs w:val="21"/>
              </w:rPr>
              <w:t>松张紧 → 拆旧 → 装新 → 调张紧 → 试跑</w:t>
            </w:r>
          </w:p>
        </w:tc>
        <w:tc>
          <w:tcPr>
            <w:tcW w:w="1716" w:type="dxa"/>
            <w:vAlign w:val="center"/>
          </w:tcPr>
          <w:p w14:paraId="5B763E5C">
            <w:pPr>
              <w:snapToGrid w:val="0"/>
              <w:spacing w:before="70" w:after="70" w:line="240" w:lineRule="auto"/>
              <w:ind w:firstLine="0"/>
              <w:jc w:val="left"/>
              <w:rPr>
                <w:sz w:val="21"/>
              </w:rPr>
            </w:pPr>
            <w:r>
              <w:rPr>
                <w:sz w:val="21"/>
                <w:szCs w:val="21"/>
              </w:rPr>
              <w:t>扳手、张紧工装</w:t>
            </w:r>
          </w:p>
        </w:tc>
        <w:tc>
          <w:tcPr>
            <w:tcW w:w="1806" w:type="dxa"/>
            <w:vAlign w:val="center"/>
          </w:tcPr>
          <w:p w14:paraId="62432464">
            <w:pPr>
              <w:snapToGrid w:val="0"/>
              <w:spacing w:before="70" w:after="70" w:line="240" w:lineRule="auto"/>
              <w:ind w:firstLine="0"/>
              <w:jc w:val="left"/>
              <w:rPr>
                <w:sz w:val="21"/>
              </w:rPr>
            </w:pPr>
            <w:r>
              <w:rPr>
                <w:sz w:val="21"/>
                <w:szCs w:val="21"/>
              </w:rPr>
              <w:t>张紧度按手册</w:t>
            </w:r>
          </w:p>
        </w:tc>
        <w:tc>
          <w:tcPr>
            <w:tcW w:w="1637" w:type="dxa"/>
            <w:vAlign w:val="center"/>
          </w:tcPr>
          <w:p w14:paraId="44D7E96B">
            <w:pPr>
              <w:snapToGrid w:val="0"/>
              <w:spacing w:before="70" w:after="70" w:line="240" w:lineRule="auto"/>
              <w:ind w:firstLine="0"/>
              <w:jc w:val="left"/>
              <w:rPr>
                <w:sz w:val="21"/>
              </w:rPr>
            </w:pPr>
            <w:r>
              <w:rPr>
                <w:sz w:val="21"/>
                <w:szCs w:val="21"/>
              </w:rPr>
              <w:t>运行平稳、无跑偏</w:t>
            </w:r>
          </w:p>
        </w:tc>
      </w:tr>
      <w:tr w14:paraId="2ACCE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099204BC">
            <w:pPr>
              <w:snapToGrid w:val="0"/>
              <w:spacing w:before="70" w:after="70" w:line="240" w:lineRule="auto"/>
              <w:ind w:firstLine="0"/>
              <w:jc w:val="left"/>
              <w:rPr>
                <w:sz w:val="21"/>
              </w:rPr>
            </w:pPr>
            <w:r>
              <w:rPr>
                <w:sz w:val="21"/>
                <w:szCs w:val="21"/>
              </w:rPr>
              <w:t>软件升级</w:t>
            </w:r>
          </w:p>
        </w:tc>
        <w:tc>
          <w:tcPr>
            <w:tcW w:w="2991" w:type="dxa"/>
            <w:vAlign w:val="center"/>
          </w:tcPr>
          <w:p w14:paraId="41CC446A">
            <w:pPr>
              <w:snapToGrid w:val="0"/>
              <w:spacing w:before="70" w:after="70" w:line="240" w:lineRule="auto"/>
              <w:ind w:firstLine="0"/>
              <w:jc w:val="left"/>
              <w:rPr>
                <w:sz w:val="21"/>
              </w:rPr>
            </w:pPr>
            <w:r>
              <w:rPr>
                <w:sz w:val="21"/>
                <w:szCs w:val="21"/>
              </w:rPr>
              <w:t>备份 → 部署 → 回归测试 → 记录</w:t>
            </w:r>
          </w:p>
        </w:tc>
        <w:tc>
          <w:tcPr>
            <w:tcW w:w="1716" w:type="dxa"/>
            <w:vAlign w:val="center"/>
          </w:tcPr>
          <w:p w14:paraId="54695F1D">
            <w:pPr>
              <w:snapToGrid w:val="0"/>
              <w:spacing w:before="70" w:after="70" w:line="240" w:lineRule="auto"/>
              <w:ind w:firstLine="0"/>
              <w:jc w:val="left"/>
              <w:rPr>
                <w:sz w:val="21"/>
              </w:rPr>
            </w:pPr>
            <w:r>
              <w:rPr>
                <w:sz w:val="21"/>
                <w:szCs w:val="21"/>
              </w:rPr>
              <w:t>安装包</w:t>
            </w:r>
          </w:p>
        </w:tc>
        <w:tc>
          <w:tcPr>
            <w:tcW w:w="1806" w:type="dxa"/>
            <w:vAlign w:val="center"/>
          </w:tcPr>
          <w:p w14:paraId="6972B5BF">
            <w:pPr>
              <w:snapToGrid w:val="0"/>
              <w:spacing w:before="70" w:after="70" w:line="240" w:lineRule="auto"/>
              <w:ind w:firstLine="0"/>
              <w:jc w:val="left"/>
              <w:rPr>
                <w:sz w:val="21"/>
              </w:rPr>
            </w:pPr>
            <w:r>
              <w:rPr>
                <w:sz w:val="21"/>
                <w:szCs w:val="21"/>
              </w:rPr>
              <w:t>升级前必须备份</w:t>
            </w:r>
          </w:p>
        </w:tc>
        <w:tc>
          <w:tcPr>
            <w:tcW w:w="1637" w:type="dxa"/>
            <w:vAlign w:val="center"/>
          </w:tcPr>
          <w:p w14:paraId="70B354E6">
            <w:pPr>
              <w:snapToGrid w:val="0"/>
              <w:spacing w:before="70" w:after="70" w:line="240" w:lineRule="auto"/>
              <w:ind w:firstLine="0"/>
              <w:jc w:val="left"/>
              <w:rPr>
                <w:sz w:val="21"/>
              </w:rPr>
            </w:pPr>
            <w:r>
              <w:rPr>
                <w:sz w:val="21"/>
                <w:szCs w:val="21"/>
              </w:rPr>
              <w:t>功能正常、数据无损</w:t>
            </w:r>
          </w:p>
        </w:tc>
      </w:tr>
    </w:tbl>
    <w:p w14:paraId="11BB57A4">
      <w:pPr>
        <w:spacing w:line="240" w:lineRule="auto"/>
      </w:pPr>
    </w:p>
    <w:p w14:paraId="5B1DF6A8">
      <w:pPr>
        <w:pStyle w:val="6"/>
      </w:pPr>
      <w:r>
        <w:rPr>
          <w:szCs w:val="32"/>
        </w:rPr>
        <w:t>2.12.7.3 故障处理时限</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45"/>
        <w:gridCol w:w="2545"/>
        <w:gridCol w:w="1227"/>
        <w:gridCol w:w="1738"/>
        <w:gridCol w:w="1645"/>
      </w:tblGrid>
      <w:tr w14:paraId="29FFA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5" w:type="dxa"/>
            <w:shd w:val="clear" w:color="auto" w:fill="E7E6E6"/>
            <w:vAlign w:val="center"/>
          </w:tcPr>
          <w:p w14:paraId="278C8132">
            <w:pPr>
              <w:snapToGrid w:val="0"/>
              <w:spacing w:before="70" w:after="70" w:line="240" w:lineRule="auto"/>
              <w:ind w:firstLine="0"/>
              <w:jc w:val="center"/>
              <w:rPr>
                <w:b/>
                <w:sz w:val="21"/>
              </w:rPr>
            </w:pPr>
            <w:r>
              <w:rPr>
                <w:b/>
                <w:sz w:val="21"/>
                <w:szCs w:val="21"/>
              </w:rPr>
              <w:t>故障等级</w:t>
            </w:r>
          </w:p>
        </w:tc>
        <w:tc>
          <w:tcPr>
            <w:tcW w:w="2545" w:type="dxa"/>
            <w:shd w:val="clear" w:color="auto" w:fill="E7E6E6"/>
            <w:vAlign w:val="center"/>
          </w:tcPr>
          <w:p w14:paraId="54451FCC">
            <w:pPr>
              <w:snapToGrid w:val="0"/>
              <w:spacing w:before="70" w:after="70" w:line="240" w:lineRule="auto"/>
              <w:ind w:firstLine="0"/>
              <w:jc w:val="center"/>
              <w:rPr>
                <w:b/>
                <w:sz w:val="21"/>
              </w:rPr>
            </w:pPr>
            <w:r>
              <w:rPr>
                <w:b/>
                <w:sz w:val="21"/>
                <w:szCs w:val="21"/>
              </w:rPr>
              <w:t>判定</w:t>
            </w:r>
          </w:p>
        </w:tc>
        <w:tc>
          <w:tcPr>
            <w:tcW w:w="1227" w:type="dxa"/>
            <w:shd w:val="clear" w:color="auto" w:fill="E7E6E6"/>
            <w:vAlign w:val="center"/>
          </w:tcPr>
          <w:p w14:paraId="7AE1BDA2">
            <w:pPr>
              <w:snapToGrid w:val="0"/>
              <w:spacing w:before="70" w:after="70" w:line="240" w:lineRule="auto"/>
              <w:ind w:firstLine="0"/>
              <w:jc w:val="center"/>
              <w:rPr>
                <w:b/>
                <w:sz w:val="21"/>
              </w:rPr>
            </w:pPr>
            <w:r>
              <w:rPr>
                <w:b/>
                <w:sz w:val="21"/>
                <w:szCs w:val="21"/>
              </w:rPr>
              <w:t>响应时限</w:t>
            </w:r>
          </w:p>
        </w:tc>
        <w:tc>
          <w:tcPr>
            <w:tcW w:w="1738" w:type="dxa"/>
            <w:shd w:val="clear" w:color="auto" w:fill="E7E6E6"/>
            <w:vAlign w:val="center"/>
          </w:tcPr>
          <w:p w14:paraId="4134D89A">
            <w:pPr>
              <w:snapToGrid w:val="0"/>
              <w:spacing w:before="70" w:after="70" w:line="240" w:lineRule="auto"/>
              <w:ind w:firstLine="0"/>
              <w:jc w:val="center"/>
              <w:rPr>
                <w:b/>
                <w:sz w:val="21"/>
              </w:rPr>
            </w:pPr>
            <w:r>
              <w:rPr>
                <w:b/>
                <w:sz w:val="21"/>
                <w:szCs w:val="21"/>
              </w:rPr>
              <w:t>修复时限</w:t>
            </w:r>
          </w:p>
        </w:tc>
        <w:tc>
          <w:tcPr>
            <w:tcW w:w="1645" w:type="dxa"/>
            <w:shd w:val="clear" w:color="auto" w:fill="E7E6E6"/>
            <w:vAlign w:val="center"/>
          </w:tcPr>
          <w:p w14:paraId="23666364">
            <w:pPr>
              <w:snapToGrid w:val="0"/>
              <w:spacing w:before="70" w:after="70" w:line="240" w:lineRule="auto"/>
              <w:ind w:firstLine="0"/>
              <w:jc w:val="center"/>
              <w:rPr>
                <w:b/>
                <w:sz w:val="21"/>
              </w:rPr>
            </w:pPr>
            <w:r>
              <w:rPr>
                <w:b/>
                <w:sz w:val="21"/>
                <w:szCs w:val="21"/>
              </w:rPr>
              <w:t>备用措施</w:t>
            </w:r>
          </w:p>
        </w:tc>
      </w:tr>
      <w:tr w14:paraId="7C905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4F89A030">
            <w:pPr>
              <w:snapToGrid w:val="0"/>
              <w:spacing w:before="70" w:after="70" w:line="240" w:lineRule="auto"/>
              <w:ind w:firstLine="0"/>
              <w:jc w:val="center"/>
              <w:rPr>
                <w:sz w:val="21"/>
              </w:rPr>
            </w:pPr>
            <w:r>
              <w:rPr>
                <w:sz w:val="21"/>
                <w:szCs w:val="21"/>
              </w:rPr>
              <w:t>一级（致命）</w:t>
            </w:r>
          </w:p>
        </w:tc>
        <w:tc>
          <w:tcPr>
            <w:tcW w:w="2545" w:type="dxa"/>
            <w:vAlign w:val="center"/>
          </w:tcPr>
          <w:p w14:paraId="6DD33A09">
            <w:pPr>
              <w:snapToGrid w:val="0"/>
              <w:spacing w:before="70" w:after="70" w:line="240" w:lineRule="auto"/>
              <w:ind w:firstLine="0"/>
              <w:jc w:val="left"/>
              <w:rPr>
                <w:sz w:val="21"/>
              </w:rPr>
            </w:pPr>
            <w:r>
              <w:rPr>
                <w:sz w:val="21"/>
                <w:szCs w:val="21"/>
              </w:rPr>
              <w:t>装备无法作业、数据不可用</w:t>
            </w:r>
          </w:p>
        </w:tc>
        <w:tc>
          <w:tcPr>
            <w:tcW w:w="1227" w:type="dxa"/>
            <w:vAlign w:val="center"/>
          </w:tcPr>
          <w:p w14:paraId="5B665AFC">
            <w:pPr>
              <w:snapToGrid w:val="0"/>
              <w:spacing w:before="70" w:after="70" w:line="240" w:lineRule="auto"/>
              <w:ind w:firstLine="0"/>
              <w:jc w:val="left"/>
              <w:rPr>
                <w:sz w:val="21"/>
              </w:rPr>
            </w:pPr>
            <w:r>
              <w:rPr>
                <w:sz w:val="21"/>
                <w:szCs w:val="21"/>
              </w:rPr>
              <w:t>30 min</w:t>
            </w:r>
          </w:p>
        </w:tc>
        <w:tc>
          <w:tcPr>
            <w:tcW w:w="1738" w:type="dxa"/>
            <w:vAlign w:val="center"/>
          </w:tcPr>
          <w:p w14:paraId="00BD6F29">
            <w:pPr>
              <w:snapToGrid w:val="0"/>
              <w:spacing w:before="70" w:after="70" w:line="240" w:lineRule="auto"/>
              <w:ind w:firstLine="0"/>
              <w:jc w:val="left"/>
              <w:rPr>
                <w:sz w:val="21"/>
              </w:rPr>
            </w:pPr>
            <w:r>
              <w:rPr>
                <w:sz w:val="21"/>
                <w:szCs w:val="21"/>
              </w:rPr>
              <w:t>4 h（现场）/24 h（返厂）</w:t>
            </w:r>
          </w:p>
        </w:tc>
        <w:tc>
          <w:tcPr>
            <w:tcW w:w="1645" w:type="dxa"/>
            <w:vAlign w:val="center"/>
          </w:tcPr>
          <w:p w14:paraId="7E5E23CD">
            <w:pPr>
              <w:snapToGrid w:val="0"/>
              <w:spacing w:before="70" w:after="70" w:line="240" w:lineRule="auto"/>
              <w:ind w:firstLine="0"/>
              <w:jc w:val="left"/>
              <w:rPr>
                <w:sz w:val="21"/>
              </w:rPr>
            </w:pPr>
            <w:r>
              <w:rPr>
                <w:sz w:val="21"/>
                <w:szCs w:val="21"/>
              </w:rPr>
              <w:t>启用备用设备</w:t>
            </w:r>
          </w:p>
        </w:tc>
      </w:tr>
      <w:tr w14:paraId="6CE82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48E3021F">
            <w:pPr>
              <w:snapToGrid w:val="0"/>
              <w:spacing w:before="70" w:after="70" w:line="240" w:lineRule="auto"/>
              <w:ind w:firstLine="0"/>
              <w:jc w:val="center"/>
              <w:rPr>
                <w:sz w:val="21"/>
              </w:rPr>
            </w:pPr>
            <w:r>
              <w:rPr>
                <w:sz w:val="21"/>
                <w:szCs w:val="21"/>
              </w:rPr>
              <w:t>二级（严重）</w:t>
            </w:r>
          </w:p>
        </w:tc>
        <w:tc>
          <w:tcPr>
            <w:tcW w:w="2545" w:type="dxa"/>
            <w:vAlign w:val="center"/>
          </w:tcPr>
          <w:p w14:paraId="47D53401">
            <w:pPr>
              <w:snapToGrid w:val="0"/>
              <w:spacing w:before="70" w:after="70" w:line="240" w:lineRule="auto"/>
              <w:ind w:firstLine="0"/>
              <w:jc w:val="left"/>
              <w:rPr>
                <w:sz w:val="21"/>
              </w:rPr>
            </w:pPr>
            <w:r>
              <w:rPr>
                <w:sz w:val="21"/>
                <w:szCs w:val="21"/>
              </w:rPr>
              <w:t>单项功能失效</w:t>
            </w:r>
          </w:p>
        </w:tc>
        <w:tc>
          <w:tcPr>
            <w:tcW w:w="1227" w:type="dxa"/>
            <w:vAlign w:val="center"/>
          </w:tcPr>
          <w:p w14:paraId="5938F4E9">
            <w:pPr>
              <w:snapToGrid w:val="0"/>
              <w:spacing w:before="70" w:after="70" w:line="240" w:lineRule="auto"/>
              <w:ind w:firstLine="0"/>
              <w:jc w:val="left"/>
              <w:rPr>
                <w:sz w:val="21"/>
              </w:rPr>
            </w:pPr>
            <w:r>
              <w:rPr>
                <w:sz w:val="21"/>
                <w:szCs w:val="21"/>
              </w:rPr>
              <w:t>2 h</w:t>
            </w:r>
          </w:p>
        </w:tc>
        <w:tc>
          <w:tcPr>
            <w:tcW w:w="1738" w:type="dxa"/>
            <w:vAlign w:val="center"/>
          </w:tcPr>
          <w:p w14:paraId="791873B8">
            <w:pPr>
              <w:snapToGrid w:val="0"/>
              <w:spacing w:before="70" w:after="70" w:line="240" w:lineRule="auto"/>
              <w:ind w:firstLine="0"/>
              <w:jc w:val="left"/>
              <w:rPr>
                <w:sz w:val="21"/>
              </w:rPr>
            </w:pPr>
            <w:r>
              <w:rPr>
                <w:sz w:val="21"/>
                <w:szCs w:val="21"/>
              </w:rPr>
              <w:t>8 h</w:t>
            </w:r>
          </w:p>
        </w:tc>
        <w:tc>
          <w:tcPr>
            <w:tcW w:w="1645" w:type="dxa"/>
            <w:vAlign w:val="center"/>
          </w:tcPr>
          <w:p w14:paraId="3A1C5B52">
            <w:pPr>
              <w:snapToGrid w:val="0"/>
              <w:spacing w:before="70" w:after="70" w:line="240" w:lineRule="auto"/>
              <w:ind w:firstLine="0"/>
              <w:jc w:val="left"/>
              <w:rPr>
                <w:sz w:val="21"/>
              </w:rPr>
            </w:pPr>
            <w:r>
              <w:rPr>
                <w:sz w:val="21"/>
                <w:szCs w:val="21"/>
              </w:rPr>
              <w:t>降级作业</w:t>
            </w:r>
          </w:p>
        </w:tc>
      </w:tr>
      <w:tr w14:paraId="59596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22332470">
            <w:pPr>
              <w:snapToGrid w:val="0"/>
              <w:spacing w:before="70" w:after="70" w:line="240" w:lineRule="auto"/>
              <w:ind w:firstLine="0"/>
              <w:jc w:val="center"/>
              <w:rPr>
                <w:sz w:val="21"/>
              </w:rPr>
            </w:pPr>
            <w:r>
              <w:rPr>
                <w:sz w:val="21"/>
                <w:szCs w:val="21"/>
              </w:rPr>
              <w:t>三级（一般）</w:t>
            </w:r>
          </w:p>
        </w:tc>
        <w:tc>
          <w:tcPr>
            <w:tcW w:w="2545" w:type="dxa"/>
            <w:vAlign w:val="center"/>
          </w:tcPr>
          <w:p w14:paraId="1F09B16F">
            <w:pPr>
              <w:snapToGrid w:val="0"/>
              <w:spacing w:before="70" w:after="70" w:line="240" w:lineRule="auto"/>
              <w:ind w:firstLine="0"/>
              <w:jc w:val="left"/>
              <w:rPr>
                <w:sz w:val="21"/>
              </w:rPr>
            </w:pPr>
            <w:r>
              <w:rPr>
                <w:sz w:val="21"/>
                <w:szCs w:val="21"/>
              </w:rPr>
              <w:t>性能下降但不影响作业</w:t>
            </w:r>
          </w:p>
        </w:tc>
        <w:tc>
          <w:tcPr>
            <w:tcW w:w="1227" w:type="dxa"/>
            <w:vAlign w:val="center"/>
          </w:tcPr>
          <w:p w14:paraId="51E8B382">
            <w:pPr>
              <w:snapToGrid w:val="0"/>
              <w:spacing w:before="70" w:after="70" w:line="240" w:lineRule="auto"/>
              <w:ind w:firstLine="0"/>
              <w:jc w:val="left"/>
              <w:rPr>
                <w:sz w:val="21"/>
              </w:rPr>
            </w:pPr>
            <w:r>
              <w:rPr>
                <w:sz w:val="21"/>
                <w:szCs w:val="21"/>
              </w:rPr>
              <w:t>8 h</w:t>
            </w:r>
          </w:p>
        </w:tc>
        <w:tc>
          <w:tcPr>
            <w:tcW w:w="1738" w:type="dxa"/>
            <w:vAlign w:val="center"/>
          </w:tcPr>
          <w:p w14:paraId="673B674E">
            <w:pPr>
              <w:snapToGrid w:val="0"/>
              <w:spacing w:before="70" w:after="70" w:line="240" w:lineRule="auto"/>
              <w:ind w:firstLine="0"/>
              <w:jc w:val="left"/>
              <w:rPr>
                <w:sz w:val="21"/>
              </w:rPr>
            </w:pPr>
            <w:r>
              <w:rPr>
                <w:sz w:val="21"/>
                <w:szCs w:val="21"/>
              </w:rPr>
              <w:t>24 h</w:t>
            </w:r>
          </w:p>
        </w:tc>
        <w:tc>
          <w:tcPr>
            <w:tcW w:w="1645" w:type="dxa"/>
            <w:vAlign w:val="center"/>
          </w:tcPr>
          <w:p w14:paraId="6CF6F672">
            <w:pPr>
              <w:snapToGrid w:val="0"/>
              <w:spacing w:before="70" w:after="70" w:line="240" w:lineRule="auto"/>
              <w:ind w:firstLine="0"/>
              <w:jc w:val="left"/>
              <w:rPr>
                <w:sz w:val="21"/>
              </w:rPr>
            </w:pPr>
            <w:r>
              <w:rPr>
                <w:sz w:val="21"/>
                <w:szCs w:val="21"/>
              </w:rPr>
              <w:t>记录观察</w:t>
            </w:r>
          </w:p>
        </w:tc>
      </w:tr>
      <w:tr w14:paraId="0FCBE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vAlign w:val="center"/>
          </w:tcPr>
          <w:p w14:paraId="56FD4E6C">
            <w:pPr>
              <w:snapToGrid w:val="0"/>
              <w:spacing w:before="70" w:after="70" w:line="240" w:lineRule="auto"/>
              <w:ind w:firstLine="0"/>
              <w:jc w:val="center"/>
              <w:rPr>
                <w:sz w:val="21"/>
              </w:rPr>
            </w:pPr>
            <w:r>
              <w:rPr>
                <w:sz w:val="21"/>
                <w:szCs w:val="21"/>
              </w:rPr>
              <w:t>四级（轻微）</w:t>
            </w:r>
          </w:p>
        </w:tc>
        <w:tc>
          <w:tcPr>
            <w:tcW w:w="2545" w:type="dxa"/>
            <w:vAlign w:val="center"/>
          </w:tcPr>
          <w:p w14:paraId="4EB660CC">
            <w:pPr>
              <w:snapToGrid w:val="0"/>
              <w:spacing w:before="70" w:after="70" w:line="240" w:lineRule="auto"/>
              <w:ind w:firstLine="0"/>
              <w:jc w:val="left"/>
              <w:rPr>
                <w:sz w:val="21"/>
              </w:rPr>
            </w:pPr>
            <w:r>
              <w:rPr>
                <w:sz w:val="21"/>
                <w:szCs w:val="21"/>
              </w:rPr>
              <w:t>外观或提示类</w:t>
            </w:r>
          </w:p>
        </w:tc>
        <w:tc>
          <w:tcPr>
            <w:tcW w:w="1227" w:type="dxa"/>
            <w:vAlign w:val="center"/>
          </w:tcPr>
          <w:p w14:paraId="45AC4A9A">
            <w:pPr>
              <w:snapToGrid w:val="0"/>
              <w:spacing w:before="70" w:after="70" w:line="240" w:lineRule="auto"/>
              <w:ind w:firstLine="0"/>
              <w:jc w:val="left"/>
              <w:rPr>
                <w:sz w:val="21"/>
              </w:rPr>
            </w:pPr>
            <w:r>
              <w:rPr>
                <w:sz w:val="21"/>
                <w:szCs w:val="21"/>
              </w:rPr>
              <w:t>24 h</w:t>
            </w:r>
          </w:p>
        </w:tc>
        <w:tc>
          <w:tcPr>
            <w:tcW w:w="1738" w:type="dxa"/>
            <w:vAlign w:val="center"/>
          </w:tcPr>
          <w:p w14:paraId="7DB6BD46">
            <w:pPr>
              <w:snapToGrid w:val="0"/>
              <w:spacing w:before="70" w:after="70" w:line="240" w:lineRule="auto"/>
              <w:ind w:firstLine="0"/>
              <w:jc w:val="left"/>
              <w:rPr>
                <w:sz w:val="21"/>
              </w:rPr>
            </w:pPr>
            <w:r>
              <w:rPr>
                <w:sz w:val="21"/>
                <w:szCs w:val="21"/>
              </w:rPr>
              <w:t>下次维护</w:t>
            </w:r>
          </w:p>
        </w:tc>
        <w:tc>
          <w:tcPr>
            <w:tcW w:w="1645" w:type="dxa"/>
            <w:vAlign w:val="center"/>
          </w:tcPr>
          <w:p w14:paraId="668823A2">
            <w:pPr>
              <w:snapToGrid w:val="0"/>
              <w:spacing w:before="70" w:after="70" w:line="240" w:lineRule="auto"/>
              <w:ind w:firstLine="0"/>
              <w:jc w:val="left"/>
              <w:rPr>
                <w:sz w:val="21"/>
              </w:rPr>
            </w:pPr>
            <w:r>
              <w:rPr>
                <w:sz w:val="21"/>
                <w:szCs w:val="21"/>
              </w:rPr>
              <w:t>无需处置</w:t>
            </w:r>
          </w:p>
        </w:tc>
      </w:tr>
    </w:tbl>
    <w:p w14:paraId="1D20D051">
      <w:pPr>
        <w:spacing w:line="240" w:lineRule="auto"/>
      </w:pPr>
    </w:p>
    <w:p w14:paraId="0EE46E8C">
      <w:pPr>
        <w:pStyle w:val="4"/>
      </w:pPr>
      <w:bookmarkStart w:id="245" w:name="_Toc5141"/>
      <w:r>
        <w:rPr>
          <w:szCs w:val="36"/>
        </w:rPr>
        <w:t>2.13 进度与计划管理细则</w:t>
      </w:r>
      <w:bookmarkEnd w:id="245"/>
    </w:p>
    <w:p w14:paraId="6C71B065">
      <w:pPr>
        <w:pStyle w:val="5"/>
      </w:pPr>
      <w:bookmarkStart w:id="246" w:name="_Toc11948"/>
      <w:r>
        <w:rPr>
          <w:szCs w:val="32"/>
        </w:rPr>
        <w:t>2.13.1 四级计划体系</w:t>
      </w:r>
      <w:bookmarkEnd w:id="246"/>
    </w:p>
    <w:tbl>
      <w:tblPr>
        <w:tblStyle w:val="32"/>
        <w:tblW w:w="88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179"/>
        <w:gridCol w:w="2121"/>
        <w:gridCol w:w="2016"/>
        <w:gridCol w:w="1386"/>
        <w:gridCol w:w="1386"/>
      </w:tblGrid>
      <w:tr w14:paraId="3F3B3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60891417">
            <w:pPr>
              <w:snapToGrid w:val="0"/>
              <w:spacing w:before="70" w:after="70" w:line="240" w:lineRule="auto"/>
              <w:ind w:firstLine="0"/>
              <w:jc w:val="center"/>
              <w:rPr>
                <w:b/>
                <w:sz w:val="21"/>
              </w:rPr>
            </w:pPr>
            <w:r>
              <w:rPr>
                <w:b/>
                <w:sz w:val="21"/>
                <w:szCs w:val="21"/>
              </w:rPr>
              <w:t>层级</w:t>
            </w:r>
          </w:p>
        </w:tc>
        <w:tc>
          <w:tcPr>
            <w:tcW w:w="1179" w:type="dxa"/>
            <w:shd w:val="clear" w:color="auto" w:fill="E7E6E6"/>
            <w:vAlign w:val="center"/>
          </w:tcPr>
          <w:p w14:paraId="05D4AADF">
            <w:pPr>
              <w:snapToGrid w:val="0"/>
              <w:spacing w:before="70" w:after="70" w:line="240" w:lineRule="auto"/>
              <w:ind w:firstLine="0"/>
              <w:jc w:val="center"/>
              <w:rPr>
                <w:b/>
                <w:sz w:val="21"/>
              </w:rPr>
            </w:pPr>
            <w:r>
              <w:rPr>
                <w:b/>
                <w:sz w:val="21"/>
                <w:szCs w:val="21"/>
              </w:rPr>
              <w:t>计划名称</w:t>
            </w:r>
          </w:p>
        </w:tc>
        <w:tc>
          <w:tcPr>
            <w:tcW w:w="2121" w:type="dxa"/>
            <w:shd w:val="clear" w:color="auto" w:fill="E7E6E6"/>
            <w:vAlign w:val="center"/>
          </w:tcPr>
          <w:p w14:paraId="4AABF1CC">
            <w:pPr>
              <w:snapToGrid w:val="0"/>
              <w:spacing w:before="70" w:after="70" w:line="240" w:lineRule="auto"/>
              <w:ind w:firstLine="0"/>
              <w:jc w:val="center"/>
              <w:rPr>
                <w:b/>
                <w:sz w:val="21"/>
              </w:rPr>
            </w:pPr>
            <w:r>
              <w:rPr>
                <w:b/>
                <w:sz w:val="21"/>
                <w:szCs w:val="21"/>
              </w:rPr>
              <w:t>编制周期</w:t>
            </w:r>
          </w:p>
        </w:tc>
        <w:tc>
          <w:tcPr>
            <w:tcW w:w="2016" w:type="dxa"/>
            <w:shd w:val="clear" w:color="auto" w:fill="E7E6E6"/>
            <w:vAlign w:val="center"/>
          </w:tcPr>
          <w:p w14:paraId="4167EF35">
            <w:pPr>
              <w:snapToGrid w:val="0"/>
              <w:spacing w:before="70" w:after="70" w:line="240" w:lineRule="auto"/>
              <w:ind w:firstLine="0"/>
              <w:jc w:val="center"/>
              <w:rPr>
                <w:b/>
                <w:sz w:val="21"/>
              </w:rPr>
            </w:pPr>
            <w:r>
              <w:rPr>
                <w:b/>
                <w:sz w:val="21"/>
                <w:szCs w:val="21"/>
              </w:rPr>
              <w:t>内容深度</w:t>
            </w:r>
          </w:p>
        </w:tc>
        <w:tc>
          <w:tcPr>
            <w:tcW w:w="1386" w:type="dxa"/>
            <w:shd w:val="clear" w:color="auto" w:fill="E7E6E6"/>
            <w:vAlign w:val="center"/>
          </w:tcPr>
          <w:p w14:paraId="4B50A4C3">
            <w:pPr>
              <w:snapToGrid w:val="0"/>
              <w:spacing w:before="70" w:after="70" w:line="240" w:lineRule="auto"/>
              <w:ind w:firstLine="0"/>
              <w:jc w:val="center"/>
              <w:rPr>
                <w:b/>
                <w:sz w:val="21"/>
              </w:rPr>
            </w:pPr>
            <w:r>
              <w:rPr>
                <w:b/>
                <w:sz w:val="21"/>
                <w:szCs w:val="21"/>
              </w:rPr>
              <w:t>审批</w:t>
            </w:r>
          </w:p>
        </w:tc>
        <w:tc>
          <w:tcPr>
            <w:tcW w:w="1386" w:type="dxa"/>
            <w:shd w:val="clear" w:color="auto" w:fill="E7E6E6"/>
            <w:vAlign w:val="center"/>
          </w:tcPr>
          <w:p w14:paraId="6FCDA4E1">
            <w:pPr>
              <w:snapToGrid w:val="0"/>
              <w:spacing w:before="70" w:after="70" w:line="240" w:lineRule="auto"/>
              <w:ind w:firstLine="0"/>
              <w:jc w:val="center"/>
              <w:rPr>
                <w:b/>
                <w:sz w:val="21"/>
              </w:rPr>
            </w:pPr>
            <w:r>
              <w:rPr>
                <w:b/>
                <w:sz w:val="21"/>
                <w:szCs w:val="21"/>
              </w:rPr>
              <w:t>调整权限</w:t>
            </w:r>
          </w:p>
        </w:tc>
      </w:tr>
      <w:tr w14:paraId="74F55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D92F443">
            <w:pPr>
              <w:snapToGrid w:val="0"/>
              <w:spacing w:before="70" w:after="70" w:line="240" w:lineRule="auto"/>
              <w:ind w:firstLine="0"/>
              <w:jc w:val="center"/>
              <w:rPr>
                <w:sz w:val="21"/>
              </w:rPr>
            </w:pPr>
            <w:r>
              <w:rPr>
                <w:sz w:val="21"/>
                <w:szCs w:val="21"/>
              </w:rPr>
              <w:t>一级</w:t>
            </w:r>
          </w:p>
        </w:tc>
        <w:tc>
          <w:tcPr>
            <w:tcW w:w="1179" w:type="dxa"/>
            <w:vAlign w:val="center"/>
          </w:tcPr>
          <w:p w14:paraId="69B1A7DF">
            <w:pPr>
              <w:snapToGrid w:val="0"/>
              <w:spacing w:before="70" w:after="70" w:line="240" w:lineRule="auto"/>
              <w:ind w:firstLine="0"/>
              <w:jc w:val="center"/>
              <w:rPr>
                <w:sz w:val="21"/>
              </w:rPr>
            </w:pPr>
            <w:r>
              <w:rPr>
                <w:sz w:val="21"/>
                <w:szCs w:val="21"/>
              </w:rPr>
              <w:t>总控计划</w:t>
            </w:r>
          </w:p>
        </w:tc>
        <w:tc>
          <w:tcPr>
            <w:tcW w:w="2121" w:type="dxa"/>
            <w:vAlign w:val="center"/>
          </w:tcPr>
          <w:p w14:paraId="5F8207AD">
            <w:pPr>
              <w:snapToGrid w:val="0"/>
              <w:spacing w:before="70" w:after="70" w:line="240" w:lineRule="auto"/>
              <w:ind w:firstLine="0"/>
              <w:jc w:val="left"/>
              <w:rPr>
                <w:sz w:val="21"/>
              </w:rPr>
            </w:pPr>
            <w:r>
              <w:rPr>
                <w:sz w:val="21"/>
                <w:szCs w:val="21"/>
              </w:rPr>
              <w:t>合同签订后 15 日</w:t>
            </w:r>
          </w:p>
        </w:tc>
        <w:tc>
          <w:tcPr>
            <w:tcW w:w="2016" w:type="dxa"/>
            <w:vAlign w:val="center"/>
          </w:tcPr>
          <w:p w14:paraId="1A6D66BF">
            <w:pPr>
              <w:snapToGrid w:val="0"/>
              <w:spacing w:before="70" w:after="70" w:line="240" w:lineRule="auto"/>
              <w:ind w:firstLine="0"/>
              <w:jc w:val="center"/>
              <w:rPr>
                <w:sz w:val="21"/>
              </w:rPr>
            </w:pPr>
            <w:r>
              <w:rPr>
                <w:sz w:val="21"/>
                <w:szCs w:val="21"/>
              </w:rPr>
              <w:t>四阶段、里程碑</w:t>
            </w:r>
          </w:p>
        </w:tc>
        <w:tc>
          <w:tcPr>
            <w:tcW w:w="1386" w:type="dxa"/>
            <w:vAlign w:val="center"/>
          </w:tcPr>
          <w:p w14:paraId="720B5A44">
            <w:pPr>
              <w:snapToGrid w:val="0"/>
              <w:spacing w:before="70" w:after="70" w:line="240" w:lineRule="auto"/>
              <w:ind w:firstLine="0"/>
              <w:jc w:val="center"/>
              <w:rPr>
                <w:sz w:val="21"/>
              </w:rPr>
            </w:pPr>
            <w:r>
              <w:rPr>
                <w:sz w:val="21"/>
                <w:szCs w:val="21"/>
              </w:rPr>
              <w:t>甲方审核</w:t>
            </w:r>
          </w:p>
        </w:tc>
        <w:tc>
          <w:tcPr>
            <w:tcW w:w="1386" w:type="dxa"/>
            <w:vAlign w:val="center"/>
          </w:tcPr>
          <w:p w14:paraId="3892DB57">
            <w:pPr>
              <w:snapToGrid w:val="0"/>
              <w:spacing w:before="70" w:after="70" w:line="240" w:lineRule="auto"/>
              <w:ind w:firstLine="0"/>
              <w:jc w:val="left"/>
              <w:rPr>
                <w:sz w:val="21"/>
              </w:rPr>
            </w:pPr>
            <w:r>
              <w:rPr>
                <w:sz w:val="21"/>
                <w:szCs w:val="21"/>
              </w:rPr>
              <w:t>甲方</w:t>
            </w:r>
          </w:p>
        </w:tc>
      </w:tr>
      <w:tr w14:paraId="76CC6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403F5D2">
            <w:pPr>
              <w:snapToGrid w:val="0"/>
              <w:spacing w:before="70" w:after="70" w:line="240" w:lineRule="auto"/>
              <w:ind w:firstLine="0"/>
              <w:jc w:val="center"/>
              <w:rPr>
                <w:sz w:val="21"/>
              </w:rPr>
            </w:pPr>
            <w:r>
              <w:rPr>
                <w:sz w:val="21"/>
                <w:szCs w:val="21"/>
              </w:rPr>
              <w:t>二级</w:t>
            </w:r>
          </w:p>
        </w:tc>
        <w:tc>
          <w:tcPr>
            <w:tcW w:w="1179" w:type="dxa"/>
            <w:vAlign w:val="center"/>
          </w:tcPr>
          <w:p w14:paraId="26FA1996">
            <w:pPr>
              <w:snapToGrid w:val="0"/>
              <w:spacing w:before="70" w:after="70" w:line="240" w:lineRule="auto"/>
              <w:ind w:firstLine="0"/>
              <w:jc w:val="center"/>
              <w:rPr>
                <w:sz w:val="21"/>
              </w:rPr>
            </w:pPr>
            <w:r>
              <w:rPr>
                <w:sz w:val="21"/>
                <w:szCs w:val="21"/>
              </w:rPr>
              <w:t>阶段计划</w:t>
            </w:r>
          </w:p>
        </w:tc>
        <w:tc>
          <w:tcPr>
            <w:tcW w:w="2121" w:type="dxa"/>
            <w:vAlign w:val="center"/>
          </w:tcPr>
          <w:p w14:paraId="63B44DFB">
            <w:pPr>
              <w:snapToGrid w:val="0"/>
              <w:spacing w:before="70" w:after="70" w:line="240" w:lineRule="auto"/>
              <w:ind w:firstLine="0"/>
              <w:jc w:val="left"/>
              <w:rPr>
                <w:sz w:val="21"/>
              </w:rPr>
            </w:pPr>
            <w:r>
              <w:rPr>
                <w:sz w:val="21"/>
                <w:szCs w:val="21"/>
              </w:rPr>
              <w:t>每阶段开始前 10 日</w:t>
            </w:r>
          </w:p>
        </w:tc>
        <w:tc>
          <w:tcPr>
            <w:tcW w:w="2016" w:type="dxa"/>
            <w:vAlign w:val="center"/>
          </w:tcPr>
          <w:p w14:paraId="172082C2">
            <w:pPr>
              <w:snapToGrid w:val="0"/>
              <w:spacing w:before="70" w:after="70" w:line="240" w:lineRule="auto"/>
              <w:ind w:firstLine="0"/>
              <w:jc w:val="center"/>
              <w:rPr>
                <w:sz w:val="21"/>
              </w:rPr>
            </w:pPr>
            <w:r>
              <w:rPr>
                <w:sz w:val="21"/>
                <w:szCs w:val="21"/>
              </w:rPr>
              <w:t>月度任务、资源</w:t>
            </w:r>
          </w:p>
        </w:tc>
        <w:tc>
          <w:tcPr>
            <w:tcW w:w="1386" w:type="dxa"/>
            <w:vAlign w:val="center"/>
          </w:tcPr>
          <w:p w14:paraId="55450785">
            <w:pPr>
              <w:snapToGrid w:val="0"/>
              <w:spacing w:before="70" w:after="70" w:line="240" w:lineRule="auto"/>
              <w:ind w:firstLine="0"/>
              <w:jc w:val="center"/>
              <w:rPr>
                <w:sz w:val="21"/>
              </w:rPr>
            </w:pPr>
            <w:r>
              <w:rPr>
                <w:sz w:val="21"/>
                <w:szCs w:val="21"/>
              </w:rPr>
              <w:t>项目负责人</w:t>
            </w:r>
          </w:p>
        </w:tc>
        <w:tc>
          <w:tcPr>
            <w:tcW w:w="1386" w:type="dxa"/>
            <w:vAlign w:val="center"/>
          </w:tcPr>
          <w:p w14:paraId="543E5840">
            <w:pPr>
              <w:snapToGrid w:val="0"/>
              <w:spacing w:before="70" w:after="70" w:line="240" w:lineRule="auto"/>
              <w:ind w:firstLine="0"/>
              <w:jc w:val="left"/>
              <w:rPr>
                <w:sz w:val="21"/>
              </w:rPr>
            </w:pPr>
            <w:r>
              <w:rPr>
                <w:sz w:val="21"/>
                <w:szCs w:val="21"/>
              </w:rPr>
              <w:t>项目负责人</w:t>
            </w:r>
          </w:p>
        </w:tc>
      </w:tr>
      <w:tr w14:paraId="6FAB6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B47FD9">
            <w:pPr>
              <w:snapToGrid w:val="0"/>
              <w:spacing w:before="70" w:after="70" w:line="240" w:lineRule="auto"/>
              <w:ind w:firstLine="0"/>
              <w:jc w:val="center"/>
              <w:rPr>
                <w:sz w:val="21"/>
              </w:rPr>
            </w:pPr>
            <w:r>
              <w:rPr>
                <w:sz w:val="21"/>
                <w:szCs w:val="21"/>
              </w:rPr>
              <w:t>三级</w:t>
            </w:r>
          </w:p>
        </w:tc>
        <w:tc>
          <w:tcPr>
            <w:tcW w:w="1179" w:type="dxa"/>
            <w:vAlign w:val="center"/>
          </w:tcPr>
          <w:p w14:paraId="7699693E">
            <w:pPr>
              <w:snapToGrid w:val="0"/>
              <w:spacing w:before="70" w:after="70" w:line="240" w:lineRule="auto"/>
              <w:ind w:firstLine="0"/>
              <w:jc w:val="center"/>
              <w:rPr>
                <w:sz w:val="21"/>
              </w:rPr>
            </w:pPr>
            <w:r>
              <w:rPr>
                <w:sz w:val="21"/>
                <w:szCs w:val="21"/>
              </w:rPr>
              <w:t>月度计划</w:t>
            </w:r>
          </w:p>
        </w:tc>
        <w:tc>
          <w:tcPr>
            <w:tcW w:w="2121" w:type="dxa"/>
            <w:vAlign w:val="center"/>
          </w:tcPr>
          <w:p w14:paraId="76675F50">
            <w:pPr>
              <w:snapToGrid w:val="0"/>
              <w:spacing w:before="70" w:after="70" w:line="240" w:lineRule="auto"/>
              <w:ind w:firstLine="0"/>
              <w:jc w:val="left"/>
              <w:rPr>
                <w:sz w:val="21"/>
              </w:rPr>
            </w:pPr>
            <w:r>
              <w:rPr>
                <w:sz w:val="21"/>
                <w:szCs w:val="21"/>
              </w:rPr>
              <w:t>每月 25 日前</w:t>
            </w:r>
          </w:p>
        </w:tc>
        <w:tc>
          <w:tcPr>
            <w:tcW w:w="2016" w:type="dxa"/>
            <w:vAlign w:val="center"/>
          </w:tcPr>
          <w:p w14:paraId="76C08090">
            <w:pPr>
              <w:snapToGrid w:val="0"/>
              <w:spacing w:before="70" w:after="70" w:line="240" w:lineRule="auto"/>
              <w:ind w:firstLine="0"/>
              <w:jc w:val="center"/>
              <w:rPr>
                <w:sz w:val="21"/>
              </w:rPr>
            </w:pPr>
            <w:r>
              <w:rPr>
                <w:sz w:val="21"/>
                <w:szCs w:val="21"/>
              </w:rPr>
              <w:t>周任务、人员设备</w:t>
            </w:r>
          </w:p>
        </w:tc>
        <w:tc>
          <w:tcPr>
            <w:tcW w:w="1386" w:type="dxa"/>
            <w:vAlign w:val="center"/>
          </w:tcPr>
          <w:p w14:paraId="521101EF">
            <w:pPr>
              <w:snapToGrid w:val="0"/>
              <w:spacing w:before="70" w:after="70" w:line="240" w:lineRule="auto"/>
              <w:ind w:firstLine="0"/>
              <w:jc w:val="center"/>
              <w:rPr>
                <w:sz w:val="21"/>
              </w:rPr>
            </w:pPr>
            <w:r>
              <w:rPr>
                <w:sz w:val="21"/>
                <w:szCs w:val="21"/>
              </w:rPr>
              <w:t>技术负责人</w:t>
            </w:r>
          </w:p>
        </w:tc>
        <w:tc>
          <w:tcPr>
            <w:tcW w:w="1386" w:type="dxa"/>
            <w:vAlign w:val="center"/>
          </w:tcPr>
          <w:p w14:paraId="7183FDC5">
            <w:pPr>
              <w:snapToGrid w:val="0"/>
              <w:spacing w:before="70" w:after="70" w:line="240" w:lineRule="auto"/>
              <w:ind w:firstLine="0"/>
              <w:jc w:val="left"/>
              <w:rPr>
                <w:sz w:val="21"/>
              </w:rPr>
            </w:pPr>
            <w:r>
              <w:rPr>
                <w:sz w:val="21"/>
                <w:szCs w:val="21"/>
              </w:rPr>
              <w:t>技术负责人</w:t>
            </w:r>
          </w:p>
        </w:tc>
      </w:tr>
      <w:tr w14:paraId="274E4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AE79EF">
            <w:pPr>
              <w:snapToGrid w:val="0"/>
              <w:spacing w:before="70" w:after="70" w:line="240" w:lineRule="auto"/>
              <w:ind w:firstLine="0"/>
              <w:jc w:val="center"/>
              <w:rPr>
                <w:sz w:val="21"/>
              </w:rPr>
            </w:pPr>
            <w:r>
              <w:rPr>
                <w:sz w:val="21"/>
                <w:szCs w:val="21"/>
              </w:rPr>
              <w:t>四级</w:t>
            </w:r>
          </w:p>
        </w:tc>
        <w:tc>
          <w:tcPr>
            <w:tcW w:w="1179" w:type="dxa"/>
            <w:vAlign w:val="center"/>
          </w:tcPr>
          <w:p w14:paraId="498896F9">
            <w:pPr>
              <w:snapToGrid w:val="0"/>
              <w:spacing w:before="70" w:after="70" w:line="240" w:lineRule="auto"/>
              <w:ind w:firstLine="0"/>
              <w:jc w:val="center"/>
              <w:rPr>
                <w:sz w:val="21"/>
              </w:rPr>
            </w:pPr>
            <w:r>
              <w:rPr>
                <w:sz w:val="21"/>
                <w:szCs w:val="21"/>
              </w:rPr>
              <w:t>周计划</w:t>
            </w:r>
          </w:p>
        </w:tc>
        <w:tc>
          <w:tcPr>
            <w:tcW w:w="2121" w:type="dxa"/>
            <w:vAlign w:val="center"/>
          </w:tcPr>
          <w:p w14:paraId="18149D6F">
            <w:pPr>
              <w:snapToGrid w:val="0"/>
              <w:spacing w:before="70" w:after="70" w:line="240" w:lineRule="auto"/>
              <w:ind w:firstLine="0"/>
              <w:jc w:val="left"/>
              <w:rPr>
                <w:sz w:val="21"/>
              </w:rPr>
            </w:pPr>
            <w:r>
              <w:rPr>
                <w:sz w:val="21"/>
                <w:szCs w:val="21"/>
              </w:rPr>
              <w:t>每周五</w:t>
            </w:r>
          </w:p>
        </w:tc>
        <w:tc>
          <w:tcPr>
            <w:tcW w:w="2016" w:type="dxa"/>
            <w:vAlign w:val="center"/>
          </w:tcPr>
          <w:p w14:paraId="69E87008">
            <w:pPr>
              <w:snapToGrid w:val="0"/>
              <w:spacing w:before="70" w:after="70" w:line="240" w:lineRule="auto"/>
              <w:ind w:firstLine="0"/>
              <w:jc w:val="center"/>
              <w:rPr>
                <w:sz w:val="21"/>
              </w:rPr>
            </w:pPr>
            <w:r>
              <w:rPr>
                <w:sz w:val="21"/>
                <w:szCs w:val="21"/>
              </w:rPr>
              <w:t>日任务、作业面</w:t>
            </w:r>
          </w:p>
        </w:tc>
        <w:tc>
          <w:tcPr>
            <w:tcW w:w="1386" w:type="dxa"/>
            <w:vAlign w:val="center"/>
          </w:tcPr>
          <w:p w14:paraId="151ED267">
            <w:pPr>
              <w:snapToGrid w:val="0"/>
              <w:spacing w:before="70" w:after="70" w:line="240" w:lineRule="auto"/>
              <w:ind w:firstLine="0"/>
              <w:jc w:val="center"/>
              <w:rPr>
                <w:sz w:val="21"/>
              </w:rPr>
            </w:pPr>
            <w:r>
              <w:rPr>
                <w:sz w:val="21"/>
                <w:szCs w:val="21"/>
              </w:rPr>
              <w:t>作业组长</w:t>
            </w:r>
          </w:p>
        </w:tc>
        <w:tc>
          <w:tcPr>
            <w:tcW w:w="1386" w:type="dxa"/>
            <w:vAlign w:val="center"/>
          </w:tcPr>
          <w:p w14:paraId="5A7A77AF">
            <w:pPr>
              <w:snapToGrid w:val="0"/>
              <w:spacing w:before="70" w:after="70" w:line="240" w:lineRule="auto"/>
              <w:ind w:firstLine="0"/>
              <w:jc w:val="left"/>
              <w:rPr>
                <w:sz w:val="21"/>
              </w:rPr>
            </w:pPr>
            <w:r>
              <w:rPr>
                <w:sz w:val="21"/>
                <w:szCs w:val="21"/>
              </w:rPr>
              <w:t>作业组长</w:t>
            </w:r>
          </w:p>
        </w:tc>
      </w:tr>
    </w:tbl>
    <w:p w14:paraId="01CFADEF">
      <w:pPr>
        <w:spacing w:line="240" w:lineRule="auto"/>
      </w:pPr>
    </w:p>
    <w:p w14:paraId="17506146">
      <w:pPr>
        <w:pStyle w:val="5"/>
      </w:pPr>
      <w:bookmarkStart w:id="247" w:name="_Toc1822"/>
      <w:r>
        <w:rPr>
          <w:szCs w:val="32"/>
        </w:rPr>
        <w:t>2.13.2 月度进度计划（示例）</w:t>
      </w:r>
      <w:bookmarkEnd w:id="247"/>
    </w:p>
    <w:tbl>
      <w:tblPr>
        <w:tblStyle w:val="32"/>
        <w:tblW w:w="91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3066"/>
        <w:gridCol w:w="1596"/>
        <w:gridCol w:w="1151"/>
        <w:gridCol w:w="1438"/>
        <w:gridCol w:w="1179"/>
      </w:tblGrid>
      <w:tr w14:paraId="60841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01B07DCC">
            <w:pPr>
              <w:snapToGrid w:val="0"/>
              <w:spacing w:before="70" w:after="70" w:line="240" w:lineRule="auto"/>
              <w:ind w:firstLine="0"/>
              <w:jc w:val="center"/>
              <w:rPr>
                <w:b/>
                <w:sz w:val="21"/>
              </w:rPr>
            </w:pPr>
            <w:r>
              <w:rPr>
                <w:b/>
                <w:sz w:val="21"/>
                <w:szCs w:val="21"/>
              </w:rPr>
              <w:t>月份</w:t>
            </w:r>
          </w:p>
        </w:tc>
        <w:tc>
          <w:tcPr>
            <w:tcW w:w="3066" w:type="dxa"/>
            <w:shd w:val="clear" w:color="auto" w:fill="E7E6E6"/>
            <w:vAlign w:val="center"/>
          </w:tcPr>
          <w:p w14:paraId="6AD6AA89">
            <w:pPr>
              <w:snapToGrid w:val="0"/>
              <w:spacing w:before="70" w:after="70" w:line="240" w:lineRule="auto"/>
              <w:ind w:firstLine="0"/>
              <w:jc w:val="center"/>
              <w:rPr>
                <w:b/>
                <w:sz w:val="21"/>
              </w:rPr>
            </w:pPr>
            <w:r>
              <w:rPr>
                <w:b/>
                <w:sz w:val="21"/>
                <w:szCs w:val="21"/>
              </w:rPr>
              <w:t>主要任务</w:t>
            </w:r>
          </w:p>
        </w:tc>
        <w:tc>
          <w:tcPr>
            <w:tcW w:w="1596" w:type="dxa"/>
            <w:shd w:val="clear" w:color="auto" w:fill="E7E6E6"/>
            <w:vAlign w:val="center"/>
          </w:tcPr>
          <w:p w14:paraId="48594926">
            <w:pPr>
              <w:snapToGrid w:val="0"/>
              <w:spacing w:before="70" w:after="70" w:line="240" w:lineRule="auto"/>
              <w:ind w:firstLine="0"/>
              <w:jc w:val="center"/>
              <w:rPr>
                <w:b/>
                <w:sz w:val="21"/>
              </w:rPr>
            </w:pPr>
            <w:r>
              <w:rPr>
                <w:b/>
                <w:sz w:val="21"/>
                <w:szCs w:val="21"/>
              </w:rPr>
              <w:t>里程碑</w:t>
            </w:r>
          </w:p>
        </w:tc>
        <w:tc>
          <w:tcPr>
            <w:tcW w:w="1151" w:type="dxa"/>
            <w:shd w:val="clear" w:color="auto" w:fill="E7E6E6"/>
            <w:vAlign w:val="center"/>
          </w:tcPr>
          <w:p w14:paraId="24581FA2">
            <w:pPr>
              <w:snapToGrid w:val="0"/>
              <w:spacing w:before="70" w:after="70" w:line="240" w:lineRule="auto"/>
              <w:ind w:firstLine="0"/>
              <w:jc w:val="center"/>
              <w:rPr>
                <w:b/>
                <w:sz w:val="21"/>
              </w:rPr>
            </w:pPr>
            <w:r>
              <w:rPr>
                <w:b/>
                <w:sz w:val="21"/>
                <w:szCs w:val="21"/>
              </w:rPr>
              <w:t>投入人数</w:t>
            </w:r>
          </w:p>
        </w:tc>
        <w:tc>
          <w:tcPr>
            <w:tcW w:w="1438" w:type="dxa"/>
            <w:shd w:val="clear" w:color="auto" w:fill="E7E6E6"/>
            <w:vAlign w:val="center"/>
          </w:tcPr>
          <w:p w14:paraId="63C241BF">
            <w:pPr>
              <w:snapToGrid w:val="0"/>
              <w:spacing w:before="70" w:after="70" w:line="240" w:lineRule="auto"/>
              <w:ind w:firstLine="0"/>
              <w:jc w:val="center"/>
              <w:rPr>
                <w:b/>
                <w:sz w:val="21"/>
              </w:rPr>
            </w:pPr>
            <w:r>
              <w:rPr>
                <w:b/>
                <w:sz w:val="21"/>
                <w:szCs w:val="21"/>
              </w:rPr>
              <w:t>关键资源</w:t>
            </w:r>
          </w:p>
        </w:tc>
        <w:tc>
          <w:tcPr>
            <w:tcW w:w="1179" w:type="dxa"/>
            <w:shd w:val="clear" w:color="auto" w:fill="E7E6E6"/>
            <w:vAlign w:val="center"/>
          </w:tcPr>
          <w:p w14:paraId="2E61298F">
            <w:pPr>
              <w:snapToGrid w:val="0"/>
              <w:spacing w:before="70" w:after="70" w:line="240" w:lineRule="auto"/>
              <w:ind w:firstLine="0"/>
              <w:jc w:val="center"/>
              <w:rPr>
                <w:b/>
                <w:sz w:val="21"/>
              </w:rPr>
            </w:pPr>
            <w:r>
              <w:rPr>
                <w:b/>
                <w:sz w:val="21"/>
                <w:szCs w:val="21"/>
              </w:rPr>
              <w:t>风险提示</w:t>
            </w:r>
          </w:p>
        </w:tc>
      </w:tr>
      <w:tr w14:paraId="54F0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B48A34">
            <w:pPr>
              <w:snapToGrid w:val="0"/>
              <w:spacing w:before="70" w:after="70" w:line="240" w:lineRule="auto"/>
              <w:ind w:firstLine="0"/>
              <w:jc w:val="left"/>
              <w:rPr>
                <w:sz w:val="21"/>
              </w:rPr>
            </w:pPr>
            <w:r>
              <w:rPr>
                <w:sz w:val="21"/>
                <w:szCs w:val="21"/>
              </w:rPr>
              <w:t>M1</w:t>
            </w:r>
          </w:p>
        </w:tc>
        <w:tc>
          <w:tcPr>
            <w:tcW w:w="3066" w:type="dxa"/>
            <w:vAlign w:val="center"/>
          </w:tcPr>
          <w:p w14:paraId="7426CF0B">
            <w:pPr>
              <w:snapToGrid w:val="0"/>
              <w:spacing w:before="70" w:after="70" w:line="240" w:lineRule="auto"/>
              <w:ind w:firstLine="0"/>
              <w:jc w:val="left"/>
              <w:rPr>
                <w:sz w:val="21"/>
              </w:rPr>
            </w:pPr>
            <w:r>
              <w:rPr>
                <w:sz w:val="21"/>
                <w:szCs w:val="21"/>
              </w:rPr>
              <w:t>启动、策划、资料收集</w:t>
            </w:r>
          </w:p>
        </w:tc>
        <w:tc>
          <w:tcPr>
            <w:tcW w:w="1596" w:type="dxa"/>
            <w:vAlign w:val="center"/>
          </w:tcPr>
          <w:p w14:paraId="0FE1D741">
            <w:pPr>
              <w:snapToGrid w:val="0"/>
              <w:spacing w:before="70" w:after="70" w:line="240" w:lineRule="auto"/>
              <w:ind w:firstLine="0"/>
              <w:jc w:val="center"/>
              <w:rPr>
                <w:sz w:val="21"/>
              </w:rPr>
            </w:pPr>
            <w:r>
              <w:rPr>
                <w:sz w:val="21"/>
                <w:szCs w:val="21"/>
              </w:rPr>
              <w:t>启动会</w:t>
            </w:r>
          </w:p>
        </w:tc>
        <w:tc>
          <w:tcPr>
            <w:tcW w:w="1151" w:type="dxa"/>
            <w:vAlign w:val="center"/>
          </w:tcPr>
          <w:p w14:paraId="660B8EA2">
            <w:pPr>
              <w:snapToGrid w:val="0"/>
              <w:spacing w:before="70" w:after="70" w:line="240" w:lineRule="auto"/>
              <w:ind w:firstLine="0"/>
              <w:jc w:val="center"/>
              <w:rPr>
                <w:sz w:val="21"/>
              </w:rPr>
            </w:pPr>
            <w:r>
              <w:rPr>
                <w:sz w:val="21"/>
                <w:szCs w:val="21"/>
              </w:rPr>
              <w:t>10</w:t>
            </w:r>
          </w:p>
        </w:tc>
        <w:tc>
          <w:tcPr>
            <w:tcW w:w="1438" w:type="dxa"/>
            <w:vAlign w:val="center"/>
          </w:tcPr>
          <w:p w14:paraId="646BDBA1">
            <w:pPr>
              <w:snapToGrid w:val="0"/>
              <w:spacing w:before="70" w:after="70" w:line="240" w:lineRule="auto"/>
              <w:ind w:firstLine="0"/>
              <w:jc w:val="left"/>
              <w:rPr>
                <w:sz w:val="21"/>
              </w:rPr>
            </w:pPr>
            <w:r>
              <w:rPr>
                <w:sz w:val="21"/>
                <w:szCs w:val="21"/>
              </w:rPr>
              <w:t>办公、车辆</w:t>
            </w:r>
          </w:p>
        </w:tc>
        <w:tc>
          <w:tcPr>
            <w:tcW w:w="1179" w:type="dxa"/>
            <w:vAlign w:val="center"/>
          </w:tcPr>
          <w:p w14:paraId="18D59638">
            <w:pPr>
              <w:snapToGrid w:val="0"/>
              <w:spacing w:before="70" w:after="70" w:line="240" w:lineRule="auto"/>
              <w:ind w:firstLine="0"/>
              <w:jc w:val="left"/>
              <w:rPr>
                <w:sz w:val="21"/>
              </w:rPr>
            </w:pPr>
            <w:r>
              <w:rPr>
                <w:sz w:val="21"/>
                <w:szCs w:val="21"/>
              </w:rPr>
              <w:t>准入办理</w:t>
            </w:r>
          </w:p>
        </w:tc>
      </w:tr>
      <w:tr w14:paraId="72690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CDB8906">
            <w:pPr>
              <w:snapToGrid w:val="0"/>
              <w:spacing w:before="70" w:after="70" w:line="240" w:lineRule="auto"/>
              <w:ind w:firstLine="0"/>
              <w:jc w:val="left"/>
              <w:rPr>
                <w:sz w:val="21"/>
              </w:rPr>
            </w:pPr>
            <w:r>
              <w:rPr>
                <w:sz w:val="21"/>
                <w:szCs w:val="21"/>
              </w:rPr>
              <w:t>M2</w:t>
            </w:r>
          </w:p>
        </w:tc>
        <w:tc>
          <w:tcPr>
            <w:tcW w:w="3066" w:type="dxa"/>
            <w:vAlign w:val="center"/>
          </w:tcPr>
          <w:p w14:paraId="7D246D1D">
            <w:pPr>
              <w:snapToGrid w:val="0"/>
              <w:spacing w:before="70" w:after="70" w:line="240" w:lineRule="auto"/>
              <w:ind w:firstLine="0"/>
              <w:jc w:val="left"/>
              <w:rPr>
                <w:sz w:val="21"/>
              </w:rPr>
            </w:pPr>
            <w:r>
              <w:rPr>
                <w:sz w:val="21"/>
                <w:szCs w:val="21"/>
              </w:rPr>
              <w:t>踏勘、控制网设计、方案报审</w:t>
            </w:r>
          </w:p>
        </w:tc>
        <w:tc>
          <w:tcPr>
            <w:tcW w:w="1596" w:type="dxa"/>
            <w:vAlign w:val="center"/>
          </w:tcPr>
          <w:p w14:paraId="797AEBBD">
            <w:pPr>
              <w:snapToGrid w:val="0"/>
              <w:spacing w:before="70" w:after="70" w:line="240" w:lineRule="auto"/>
              <w:ind w:firstLine="0"/>
              <w:jc w:val="center"/>
              <w:rPr>
                <w:sz w:val="21"/>
              </w:rPr>
            </w:pPr>
            <w:r>
              <w:rPr>
                <w:sz w:val="21"/>
                <w:szCs w:val="21"/>
              </w:rPr>
              <w:t>方案批准</w:t>
            </w:r>
          </w:p>
        </w:tc>
        <w:tc>
          <w:tcPr>
            <w:tcW w:w="1151" w:type="dxa"/>
            <w:vAlign w:val="center"/>
          </w:tcPr>
          <w:p w14:paraId="7BB2BBC0">
            <w:pPr>
              <w:snapToGrid w:val="0"/>
              <w:spacing w:before="70" w:after="70" w:line="240" w:lineRule="auto"/>
              <w:ind w:firstLine="0"/>
              <w:jc w:val="center"/>
              <w:rPr>
                <w:sz w:val="21"/>
              </w:rPr>
            </w:pPr>
            <w:r>
              <w:rPr>
                <w:sz w:val="21"/>
                <w:szCs w:val="21"/>
              </w:rPr>
              <w:t>12</w:t>
            </w:r>
          </w:p>
        </w:tc>
        <w:tc>
          <w:tcPr>
            <w:tcW w:w="1438" w:type="dxa"/>
            <w:vAlign w:val="center"/>
          </w:tcPr>
          <w:p w14:paraId="12D9ABF7">
            <w:pPr>
              <w:snapToGrid w:val="0"/>
              <w:spacing w:before="70" w:after="70" w:line="240" w:lineRule="auto"/>
              <w:ind w:firstLine="0"/>
              <w:jc w:val="left"/>
              <w:rPr>
                <w:sz w:val="21"/>
              </w:rPr>
            </w:pPr>
            <w:r>
              <w:rPr>
                <w:sz w:val="21"/>
                <w:szCs w:val="21"/>
              </w:rPr>
              <w:t>全站仪</w:t>
            </w:r>
          </w:p>
        </w:tc>
        <w:tc>
          <w:tcPr>
            <w:tcW w:w="1179" w:type="dxa"/>
            <w:vAlign w:val="center"/>
          </w:tcPr>
          <w:p w14:paraId="43A6D5E8">
            <w:pPr>
              <w:snapToGrid w:val="0"/>
              <w:spacing w:before="70" w:after="70" w:line="240" w:lineRule="auto"/>
              <w:ind w:firstLine="0"/>
              <w:jc w:val="left"/>
              <w:rPr>
                <w:sz w:val="21"/>
              </w:rPr>
            </w:pPr>
            <w:r>
              <w:rPr>
                <w:sz w:val="21"/>
                <w:szCs w:val="21"/>
              </w:rPr>
              <w:t>现场条件</w:t>
            </w:r>
          </w:p>
        </w:tc>
      </w:tr>
      <w:tr w14:paraId="0913D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6935ED">
            <w:pPr>
              <w:snapToGrid w:val="0"/>
              <w:spacing w:before="70" w:after="70" w:line="240" w:lineRule="auto"/>
              <w:ind w:firstLine="0"/>
              <w:jc w:val="left"/>
              <w:rPr>
                <w:sz w:val="21"/>
              </w:rPr>
            </w:pPr>
            <w:r>
              <w:rPr>
                <w:sz w:val="21"/>
                <w:szCs w:val="21"/>
              </w:rPr>
              <w:t>M3</w:t>
            </w:r>
          </w:p>
        </w:tc>
        <w:tc>
          <w:tcPr>
            <w:tcW w:w="3066" w:type="dxa"/>
            <w:vAlign w:val="center"/>
          </w:tcPr>
          <w:p w14:paraId="7C4691E5">
            <w:pPr>
              <w:snapToGrid w:val="0"/>
              <w:spacing w:before="70" w:after="70" w:line="240" w:lineRule="auto"/>
              <w:ind w:firstLine="0"/>
              <w:jc w:val="left"/>
              <w:rPr>
                <w:sz w:val="21"/>
              </w:rPr>
            </w:pPr>
            <w:r>
              <w:rPr>
                <w:sz w:val="21"/>
                <w:szCs w:val="21"/>
              </w:rPr>
              <w:t>葛洲坝测量、三峡准备</w:t>
            </w:r>
          </w:p>
        </w:tc>
        <w:tc>
          <w:tcPr>
            <w:tcW w:w="1596" w:type="dxa"/>
            <w:vAlign w:val="center"/>
          </w:tcPr>
          <w:p w14:paraId="3A58055D">
            <w:pPr>
              <w:snapToGrid w:val="0"/>
              <w:spacing w:before="70" w:after="70" w:line="240" w:lineRule="auto"/>
              <w:ind w:firstLine="0"/>
              <w:jc w:val="center"/>
              <w:rPr>
                <w:sz w:val="21"/>
              </w:rPr>
            </w:pPr>
            <w:r>
              <w:rPr>
                <w:sz w:val="21"/>
                <w:szCs w:val="21"/>
              </w:rPr>
              <w:t>首孔完成</w:t>
            </w:r>
          </w:p>
        </w:tc>
        <w:tc>
          <w:tcPr>
            <w:tcW w:w="1151" w:type="dxa"/>
            <w:vAlign w:val="center"/>
          </w:tcPr>
          <w:p w14:paraId="5DD28E56">
            <w:pPr>
              <w:snapToGrid w:val="0"/>
              <w:spacing w:before="70" w:after="70" w:line="240" w:lineRule="auto"/>
              <w:ind w:firstLine="0"/>
              <w:jc w:val="center"/>
              <w:rPr>
                <w:sz w:val="21"/>
              </w:rPr>
            </w:pPr>
            <w:r>
              <w:rPr>
                <w:sz w:val="21"/>
                <w:szCs w:val="21"/>
              </w:rPr>
              <w:t>18</w:t>
            </w:r>
          </w:p>
        </w:tc>
        <w:tc>
          <w:tcPr>
            <w:tcW w:w="1438" w:type="dxa"/>
            <w:vAlign w:val="center"/>
          </w:tcPr>
          <w:p w14:paraId="71AB5301">
            <w:pPr>
              <w:snapToGrid w:val="0"/>
              <w:spacing w:before="70" w:after="70" w:line="240" w:lineRule="auto"/>
              <w:ind w:firstLine="0"/>
              <w:jc w:val="left"/>
              <w:rPr>
                <w:sz w:val="21"/>
              </w:rPr>
            </w:pPr>
            <w:r>
              <w:rPr>
                <w:sz w:val="21"/>
                <w:szCs w:val="21"/>
              </w:rPr>
              <w:t>跟踪系统</w:t>
            </w:r>
          </w:p>
        </w:tc>
        <w:tc>
          <w:tcPr>
            <w:tcW w:w="1179" w:type="dxa"/>
            <w:vAlign w:val="center"/>
          </w:tcPr>
          <w:p w14:paraId="549C3E6E">
            <w:pPr>
              <w:snapToGrid w:val="0"/>
              <w:spacing w:before="70" w:after="70" w:line="240" w:lineRule="auto"/>
              <w:ind w:firstLine="0"/>
              <w:jc w:val="left"/>
              <w:rPr>
                <w:sz w:val="21"/>
              </w:rPr>
            </w:pPr>
            <w:r>
              <w:rPr>
                <w:sz w:val="21"/>
                <w:szCs w:val="21"/>
              </w:rPr>
              <w:t>窗口期</w:t>
            </w:r>
          </w:p>
        </w:tc>
      </w:tr>
      <w:tr w14:paraId="0C3BA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A73D2AD">
            <w:pPr>
              <w:snapToGrid w:val="0"/>
              <w:spacing w:before="70" w:after="70" w:line="240" w:lineRule="auto"/>
              <w:ind w:firstLine="0"/>
              <w:jc w:val="left"/>
              <w:rPr>
                <w:sz w:val="21"/>
              </w:rPr>
            </w:pPr>
            <w:r>
              <w:rPr>
                <w:sz w:val="21"/>
                <w:szCs w:val="21"/>
              </w:rPr>
              <w:t>M4</w:t>
            </w:r>
          </w:p>
        </w:tc>
        <w:tc>
          <w:tcPr>
            <w:tcW w:w="3066" w:type="dxa"/>
            <w:vAlign w:val="center"/>
          </w:tcPr>
          <w:p w14:paraId="2866285E">
            <w:pPr>
              <w:snapToGrid w:val="0"/>
              <w:spacing w:before="70" w:after="70" w:line="240" w:lineRule="auto"/>
              <w:ind w:firstLine="0"/>
              <w:jc w:val="left"/>
              <w:rPr>
                <w:sz w:val="21"/>
              </w:rPr>
            </w:pPr>
            <w:r>
              <w:rPr>
                <w:sz w:val="21"/>
                <w:szCs w:val="21"/>
              </w:rPr>
              <w:t>三峡分段测量、向家坝对接</w:t>
            </w:r>
          </w:p>
        </w:tc>
        <w:tc>
          <w:tcPr>
            <w:tcW w:w="1596" w:type="dxa"/>
            <w:vAlign w:val="center"/>
          </w:tcPr>
          <w:p w14:paraId="722758BD">
            <w:pPr>
              <w:snapToGrid w:val="0"/>
              <w:spacing w:before="70" w:after="70" w:line="240" w:lineRule="auto"/>
              <w:ind w:firstLine="0"/>
              <w:jc w:val="center"/>
              <w:rPr>
                <w:sz w:val="21"/>
              </w:rPr>
            </w:pPr>
            <w:r>
              <w:rPr>
                <w:sz w:val="21"/>
                <w:szCs w:val="21"/>
              </w:rPr>
              <w:t>三峡首段</w:t>
            </w:r>
          </w:p>
        </w:tc>
        <w:tc>
          <w:tcPr>
            <w:tcW w:w="1151" w:type="dxa"/>
            <w:vAlign w:val="center"/>
          </w:tcPr>
          <w:p w14:paraId="6A844C82">
            <w:pPr>
              <w:snapToGrid w:val="0"/>
              <w:spacing w:before="70" w:after="70" w:line="240" w:lineRule="auto"/>
              <w:ind w:firstLine="0"/>
              <w:jc w:val="center"/>
              <w:rPr>
                <w:sz w:val="21"/>
              </w:rPr>
            </w:pPr>
            <w:r>
              <w:rPr>
                <w:sz w:val="21"/>
                <w:szCs w:val="21"/>
              </w:rPr>
              <w:t>18</w:t>
            </w:r>
          </w:p>
        </w:tc>
        <w:tc>
          <w:tcPr>
            <w:tcW w:w="1438" w:type="dxa"/>
            <w:vAlign w:val="center"/>
          </w:tcPr>
          <w:p w14:paraId="70780F2F">
            <w:pPr>
              <w:snapToGrid w:val="0"/>
              <w:spacing w:before="70" w:after="70" w:line="240" w:lineRule="auto"/>
              <w:ind w:firstLine="0"/>
              <w:jc w:val="left"/>
              <w:rPr>
                <w:sz w:val="21"/>
              </w:rPr>
            </w:pPr>
            <w:r>
              <w:rPr>
                <w:sz w:val="21"/>
                <w:szCs w:val="21"/>
              </w:rPr>
              <w:t>扫描装备</w:t>
            </w:r>
          </w:p>
        </w:tc>
        <w:tc>
          <w:tcPr>
            <w:tcW w:w="1179" w:type="dxa"/>
            <w:vAlign w:val="center"/>
          </w:tcPr>
          <w:p w14:paraId="48EB76DC">
            <w:pPr>
              <w:snapToGrid w:val="0"/>
              <w:spacing w:before="70" w:after="70" w:line="240" w:lineRule="auto"/>
              <w:ind w:firstLine="0"/>
              <w:jc w:val="left"/>
              <w:rPr>
                <w:sz w:val="21"/>
              </w:rPr>
            </w:pPr>
            <w:r>
              <w:rPr>
                <w:sz w:val="21"/>
                <w:szCs w:val="21"/>
              </w:rPr>
              <w:t>平台协调</w:t>
            </w:r>
          </w:p>
        </w:tc>
      </w:tr>
      <w:tr w14:paraId="7EB9A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B32A71">
            <w:pPr>
              <w:snapToGrid w:val="0"/>
              <w:spacing w:before="70" w:after="70" w:line="240" w:lineRule="auto"/>
              <w:ind w:firstLine="0"/>
              <w:jc w:val="left"/>
              <w:rPr>
                <w:sz w:val="21"/>
              </w:rPr>
            </w:pPr>
            <w:r>
              <w:rPr>
                <w:sz w:val="21"/>
                <w:szCs w:val="21"/>
              </w:rPr>
              <w:t>M5</w:t>
            </w:r>
          </w:p>
        </w:tc>
        <w:tc>
          <w:tcPr>
            <w:tcW w:w="3066" w:type="dxa"/>
            <w:vAlign w:val="center"/>
          </w:tcPr>
          <w:p w14:paraId="5F7026E9">
            <w:pPr>
              <w:snapToGrid w:val="0"/>
              <w:spacing w:before="70" w:after="70" w:line="240" w:lineRule="auto"/>
              <w:ind w:firstLine="0"/>
              <w:jc w:val="left"/>
              <w:rPr>
                <w:sz w:val="21"/>
              </w:rPr>
            </w:pPr>
            <w:r>
              <w:rPr>
                <w:sz w:val="21"/>
                <w:szCs w:val="21"/>
              </w:rPr>
              <w:t>向家坝测量、葛洲坝补充</w:t>
            </w:r>
          </w:p>
        </w:tc>
        <w:tc>
          <w:tcPr>
            <w:tcW w:w="1596" w:type="dxa"/>
            <w:vAlign w:val="center"/>
          </w:tcPr>
          <w:p w14:paraId="6C91AE21">
            <w:pPr>
              <w:snapToGrid w:val="0"/>
              <w:spacing w:before="70" w:after="70" w:line="240" w:lineRule="auto"/>
              <w:ind w:firstLine="0"/>
              <w:jc w:val="center"/>
              <w:rPr>
                <w:sz w:val="21"/>
              </w:rPr>
            </w:pPr>
            <w:r>
              <w:rPr>
                <w:sz w:val="21"/>
                <w:szCs w:val="21"/>
              </w:rPr>
              <w:t>向家坝首孔</w:t>
            </w:r>
          </w:p>
        </w:tc>
        <w:tc>
          <w:tcPr>
            <w:tcW w:w="1151" w:type="dxa"/>
            <w:vAlign w:val="center"/>
          </w:tcPr>
          <w:p w14:paraId="2BD22100">
            <w:pPr>
              <w:snapToGrid w:val="0"/>
              <w:spacing w:before="70" w:after="70" w:line="240" w:lineRule="auto"/>
              <w:ind w:firstLine="0"/>
              <w:jc w:val="center"/>
              <w:rPr>
                <w:sz w:val="21"/>
              </w:rPr>
            </w:pPr>
            <w:r>
              <w:rPr>
                <w:sz w:val="21"/>
                <w:szCs w:val="21"/>
              </w:rPr>
              <w:t>18</w:t>
            </w:r>
          </w:p>
        </w:tc>
        <w:tc>
          <w:tcPr>
            <w:tcW w:w="1438" w:type="dxa"/>
            <w:vAlign w:val="center"/>
          </w:tcPr>
          <w:p w14:paraId="3748BDF7">
            <w:pPr>
              <w:snapToGrid w:val="0"/>
              <w:spacing w:before="70" w:after="70" w:line="240" w:lineRule="auto"/>
              <w:ind w:firstLine="0"/>
              <w:jc w:val="left"/>
              <w:rPr>
                <w:sz w:val="21"/>
              </w:rPr>
            </w:pPr>
            <w:r>
              <w:rPr>
                <w:sz w:val="21"/>
                <w:szCs w:val="21"/>
              </w:rPr>
              <w:t>挂载支架</w:t>
            </w:r>
          </w:p>
        </w:tc>
        <w:tc>
          <w:tcPr>
            <w:tcW w:w="1179" w:type="dxa"/>
            <w:vAlign w:val="center"/>
          </w:tcPr>
          <w:p w14:paraId="7CAC72B6">
            <w:pPr>
              <w:snapToGrid w:val="0"/>
              <w:spacing w:before="70" w:after="70" w:line="240" w:lineRule="auto"/>
              <w:ind w:firstLine="0"/>
              <w:jc w:val="left"/>
              <w:rPr>
                <w:sz w:val="21"/>
              </w:rPr>
            </w:pPr>
            <w:r>
              <w:rPr>
                <w:sz w:val="21"/>
                <w:szCs w:val="21"/>
              </w:rPr>
              <w:t>湿润表面</w:t>
            </w:r>
          </w:p>
        </w:tc>
      </w:tr>
      <w:tr w14:paraId="6A29B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AE628F">
            <w:pPr>
              <w:snapToGrid w:val="0"/>
              <w:spacing w:before="70" w:after="70" w:line="240" w:lineRule="auto"/>
              <w:ind w:firstLine="0"/>
              <w:jc w:val="left"/>
              <w:rPr>
                <w:sz w:val="21"/>
              </w:rPr>
            </w:pPr>
            <w:r>
              <w:rPr>
                <w:sz w:val="21"/>
                <w:szCs w:val="21"/>
              </w:rPr>
              <w:t>M6</w:t>
            </w:r>
          </w:p>
        </w:tc>
        <w:tc>
          <w:tcPr>
            <w:tcW w:w="3066" w:type="dxa"/>
            <w:vAlign w:val="center"/>
          </w:tcPr>
          <w:p w14:paraId="6707C6AA">
            <w:pPr>
              <w:snapToGrid w:val="0"/>
              <w:spacing w:before="70" w:after="70" w:line="240" w:lineRule="auto"/>
              <w:ind w:firstLine="0"/>
              <w:jc w:val="left"/>
              <w:rPr>
                <w:sz w:val="21"/>
              </w:rPr>
            </w:pPr>
            <w:r>
              <w:rPr>
                <w:sz w:val="21"/>
                <w:szCs w:val="21"/>
              </w:rPr>
              <w:t>三站内业、数据融合</w:t>
            </w:r>
          </w:p>
        </w:tc>
        <w:tc>
          <w:tcPr>
            <w:tcW w:w="1596" w:type="dxa"/>
            <w:vAlign w:val="center"/>
          </w:tcPr>
          <w:p w14:paraId="305D42DF">
            <w:pPr>
              <w:snapToGrid w:val="0"/>
              <w:spacing w:before="70" w:after="70" w:line="240" w:lineRule="auto"/>
              <w:ind w:firstLine="0"/>
              <w:jc w:val="center"/>
              <w:rPr>
                <w:sz w:val="21"/>
              </w:rPr>
            </w:pPr>
            <w:r>
              <w:rPr>
                <w:sz w:val="21"/>
                <w:szCs w:val="21"/>
              </w:rPr>
              <w:t>数据齐套</w:t>
            </w:r>
          </w:p>
        </w:tc>
        <w:tc>
          <w:tcPr>
            <w:tcW w:w="1151" w:type="dxa"/>
            <w:vAlign w:val="center"/>
          </w:tcPr>
          <w:p w14:paraId="04DB3A0F">
            <w:pPr>
              <w:snapToGrid w:val="0"/>
              <w:spacing w:before="70" w:after="70" w:line="240" w:lineRule="auto"/>
              <w:ind w:firstLine="0"/>
              <w:jc w:val="center"/>
              <w:rPr>
                <w:sz w:val="21"/>
              </w:rPr>
            </w:pPr>
            <w:r>
              <w:rPr>
                <w:sz w:val="21"/>
                <w:szCs w:val="21"/>
              </w:rPr>
              <w:t>16</w:t>
            </w:r>
          </w:p>
        </w:tc>
        <w:tc>
          <w:tcPr>
            <w:tcW w:w="1438" w:type="dxa"/>
            <w:vAlign w:val="center"/>
          </w:tcPr>
          <w:p w14:paraId="694F0B24">
            <w:pPr>
              <w:snapToGrid w:val="0"/>
              <w:spacing w:before="70" w:after="70" w:line="240" w:lineRule="auto"/>
              <w:ind w:firstLine="0"/>
              <w:jc w:val="left"/>
              <w:rPr>
                <w:sz w:val="21"/>
              </w:rPr>
            </w:pPr>
            <w:r>
              <w:rPr>
                <w:sz w:val="21"/>
                <w:szCs w:val="21"/>
              </w:rPr>
              <w:t>GPU 工作站</w:t>
            </w:r>
          </w:p>
        </w:tc>
        <w:tc>
          <w:tcPr>
            <w:tcW w:w="1179" w:type="dxa"/>
            <w:vAlign w:val="center"/>
          </w:tcPr>
          <w:p w14:paraId="186B5F0A">
            <w:pPr>
              <w:snapToGrid w:val="0"/>
              <w:spacing w:before="70" w:after="70" w:line="240" w:lineRule="auto"/>
              <w:ind w:firstLine="0"/>
              <w:jc w:val="left"/>
              <w:rPr>
                <w:sz w:val="21"/>
              </w:rPr>
            </w:pPr>
            <w:r>
              <w:rPr>
                <w:sz w:val="21"/>
                <w:szCs w:val="21"/>
              </w:rPr>
              <w:t>数据量</w:t>
            </w:r>
          </w:p>
        </w:tc>
      </w:tr>
      <w:tr w14:paraId="51D59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DA67D0F">
            <w:pPr>
              <w:snapToGrid w:val="0"/>
              <w:spacing w:before="70" w:after="70" w:line="240" w:lineRule="auto"/>
              <w:ind w:firstLine="0"/>
              <w:jc w:val="left"/>
              <w:rPr>
                <w:sz w:val="21"/>
              </w:rPr>
            </w:pPr>
            <w:r>
              <w:rPr>
                <w:sz w:val="21"/>
                <w:szCs w:val="21"/>
              </w:rPr>
              <w:t>M7</w:t>
            </w:r>
          </w:p>
        </w:tc>
        <w:tc>
          <w:tcPr>
            <w:tcW w:w="3066" w:type="dxa"/>
            <w:vAlign w:val="center"/>
          </w:tcPr>
          <w:p w14:paraId="571882D0">
            <w:pPr>
              <w:snapToGrid w:val="0"/>
              <w:spacing w:before="70" w:after="70" w:line="240" w:lineRule="auto"/>
              <w:ind w:firstLine="0"/>
              <w:jc w:val="left"/>
              <w:rPr>
                <w:sz w:val="21"/>
              </w:rPr>
            </w:pPr>
            <w:r>
              <w:rPr>
                <w:sz w:val="21"/>
                <w:szCs w:val="21"/>
              </w:rPr>
              <w:t>技术现状分析、中试准备</w:t>
            </w:r>
          </w:p>
        </w:tc>
        <w:tc>
          <w:tcPr>
            <w:tcW w:w="1596" w:type="dxa"/>
            <w:vAlign w:val="center"/>
          </w:tcPr>
          <w:p w14:paraId="625F41A6">
            <w:pPr>
              <w:snapToGrid w:val="0"/>
              <w:spacing w:before="70" w:after="70" w:line="240" w:lineRule="auto"/>
              <w:ind w:firstLine="0"/>
              <w:jc w:val="center"/>
              <w:rPr>
                <w:sz w:val="21"/>
              </w:rPr>
            </w:pPr>
            <w:r>
              <w:rPr>
                <w:sz w:val="21"/>
                <w:szCs w:val="21"/>
              </w:rPr>
              <w:t>中试开始</w:t>
            </w:r>
          </w:p>
        </w:tc>
        <w:tc>
          <w:tcPr>
            <w:tcW w:w="1151" w:type="dxa"/>
            <w:vAlign w:val="center"/>
          </w:tcPr>
          <w:p w14:paraId="7B666035">
            <w:pPr>
              <w:snapToGrid w:val="0"/>
              <w:spacing w:before="70" w:after="70" w:line="240" w:lineRule="auto"/>
              <w:ind w:firstLine="0"/>
              <w:jc w:val="center"/>
              <w:rPr>
                <w:sz w:val="21"/>
              </w:rPr>
            </w:pPr>
            <w:r>
              <w:rPr>
                <w:sz w:val="21"/>
                <w:szCs w:val="21"/>
              </w:rPr>
              <w:t>16</w:t>
            </w:r>
          </w:p>
        </w:tc>
        <w:tc>
          <w:tcPr>
            <w:tcW w:w="1438" w:type="dxa"/>
            <w:vAlign w:val="center"/>
          </w:tcPr>
          <w:p w14:paraId="2185C878">
            <w:pPr>
              <w:snapToGrid w:val="0"/>
              <w:spacing w:before="70" w:after="70" w:line="240" w:lineRule="auto"/>
              <w:ind w:firstLine="0"/>
              <w:jc w:val="left"/>
              <w:rPr>
                <w:sz w:val="21"/>
              </w:rPr>
            </w:pPr>
            <w:r>
              <w:rPr>
                <w:sz w:val="21"/>
                <w:szCs w:val="21"/>
              </w:rPr>
              <w:t>标定场</w:t>
            </w:r>
          </w:p>
        </w:tc>
        <w:tc>
          <w:tcPr>
            <w:tcW w:w="1179" w:type="dxa"/>
            <w:vAlign w:val="center"/>
          </w:tcPr>
          <w:p w14:paraId="246856C6">
            <w:pPr>
              <w:snapToGrid w:val="0"/>
              <w:spacing w:before="70" w:after="70" w:line="240" w:lineRule="auto"/>
              <w:ind w:firstLine="0"/>
              <w:jc w:val="left"/>
              <w:rPr>
                <w:sz w:val="21"/>
              </w:rPr>
            </w:pPr>
            <w:r>
              <w:rPr>
                <w:sz w:val="21"/>
                <w:szCs w:val="21"/>
              </w:rPr>
              <w:t>设备检定</w:t>
            </w:r>
          </w:p>
        </w:tc>
      </w:tr>
      <w:tr w14:paraId="6EEF1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B5D8C73">
            <w:pPr>
              <w:snapToGrid w:val="0"/>
              <w:spacing w:before="70" w:after="70" w:line="240" w:lineRule="auto"/>
              <w:ind w:firstLine="0"/>
              <w:jc w:val="left"/>
              <w:rPr>
                <w:sz w:val="21"/>
              </w:rPr>
            </w:pPr>
            <w:r>
              <w:rPr>
                <w:sz w:val="21"/>
                <w:szCs w:val="21"/>
              </w:rPr>
              <w:t>M8</w:t>
            </w:r>
          </w:p>
        </w:tc>
        <w:tc>
          <w:tcPr>
            <w:tcW w:w="3066" w:type="dxa"/>
            <w:vAlign w:val="center"/>
          </w:tcPr>
          <w:p w14:paraId="1EE1BE25">
            <w:pPr>
              <w:snapToGrid w:val="0"/>
              <w:spacing w:before="70" w:after="70" w:line="240" w:lineRule="auto"/>
              <w:ind w:firstLine="0"/>
              <w:jc w:val="left"/>
              <w:rPr>
                <w:sz w:val="21"/>
              </w:rPr>
            </w:pPr>
            <w:r>
              <w:rPr>
                <w:sz w:val="21"/>
                <w:szCs w:val="21"/>
              </w:rPr>
              <w:t>中试试验、算法迭代</w:t>
            </w:r>
          </w:p>
        </w:tc>
        <w:tc>
          <w:tcPr>
            <w:tcW w:w="1596" w:type="dxa"/>
            <w:vAlign w:val="center"/>
          </w:tcPr>
          <w:p w14:paraId="554844EB">
            <w:pPr>
              <w:snapToGrid w:val="0"/>
              <w:spacing w:before="70" w:after="70" w:line="240" w:lineRule="auto"/>
              <w:ind w:firstLine="0"/>
              <w:jc w:val="center"/>
              <w:rPr>
                <w:sz w:val="21"/>
              </w:rPr>
            </w:pPr>
            <w:r>
              <w:rPr>
                <w:sz w:val="21"/>
                <w:szCs w:val="21"/>
              </w:rPr>
              <w:t>中试完成</w:t>
            </w:r>
          </w:p>
        </w:tc>
        <w:tc>
          <w:tcPr>
            <w:tcW w:w="1151" w:type="dxa"/>
            <w:vAlign w:val="center"/>
          </w:tcPr>
          <w:p w14:paraId="5088BD0B">
            <w:pPr>
              <w:snapToGrid w:val="0"/>
              <w:spacing w:before="70" w:after="70" w:line="240" w:lineRule="auto"/>
              <w:ind w:firstLine="0"/>
              <w:jc w:val="center"/>
              <w:rPr>
                <w:sz w:val="21"/>
              </w:rPr>
            </w:pPr>
            <w:r>
              <w:rPr>
                <w:sz w:val="21"/>
                <w:szCs w:val="21"/>
              </w:rPr>
              <w:t>16</w:t>
            </w:r>
          </w:p>
        </w:tc>
        <w:tc>
          <w:tcPr>
            <w:tcW w:w="1438" w:type="dxa"/>
            <w:vAlign w:val="center"/>
          </w:tcPr>
          <w:p w14:paraId="28C92863">
            <w:pPr>
              <w:snapToGrid w:val="0"/>
              <w:spacing w:before="70" w:after="70" w:line="240" w:lineRule="auto"/>
              <w:ind w:firstLine="0"/>
              <w:jc w:val="left"/>
              <w:rPr>
                <w:sz w:val="21"/>
              </w:rPr>
            </w:pPr>
            <w:r>
              <w:rPr>
                <w:sz w:val="21"/>
                <w:szCs w:val="21"/>
              </w:rPr>
              <w:t>试验设备</w:t>
            </w:r>
          </w:p>
        </w:tc>
        <w:tc>
          <w:tcPr>
            <w:tcW w:w="1179" w:type="dxa"/>
            <w:vAlign w:val="center"/>
          </w:tcPr>
          <w:p w14:paraId="481F2C31">
            <w:pPr>
              <w:snapToGrid w:val="0"/>
              <w:spacing w:before="70" w:after="70" w:line="240" w:lineRule="auto"/>
              <w:ind w:firstLine="0"/>
              <w:jc w:val="left"/>
              <w:rPr>
                <w:sz w:val="21"/>
              </w:rPr>
            </w:pPr>
            <w:r>
              <w:rPr>
                <w:sz w:val="21"/>
                <w:szCs w:val="21"/>
              </w:rPr>
              <w:t>精度达标</w:t>
            </w:r>
          </w:p>
        </w:tc>
      </w:tr>
      <w:tr w14:paraId="49EE1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9A5690">
            <w:pPr>
              <w:snapToGrid w:val="0"/>
              <w:spacing w:before="70" w:after="70" w:line="240" w:lineRule="auto"/>
              <w:ind w:firstLine="0"/>
              <w:jc w:val="left"/>
              <w:rPr>
                <w:sz w:val="21"/>
              </w:rPr>
            </w:pPr>
            <w:r>
              <w:rPr>
                <w:sz w:val="21"/>
                <w:szCs w:val="21"/>
              </w:rPr>
              <w:t>M9</w:t>
            </w:r>
          </w:p>
        </w:tc>
        <w:tc>
          <w:tcPr>
            <w:tcW w:w="3066" w:type="dxa"/>
            <w:vAlign w:val="center"/>
          </w:tcPr>
          <w:p w14:paraId="49F7B358">
            <w:pPr>
              <w:snapToGrid w:val="0"/>
              <w:spacing w:before="70" w:after="70" w:line="240" w:lineRule="auto"/>
              <w:ind w:firstLine="0"/>
              <w:jc w:val="left"/>
              <w:rPr>
                <w:sz w:val="21"/>
              </w:rPr>
            </w:pPr>
            <w:r>
              <w:rPr>
                <w:sz w:val="21"/>
                <w:szCs w:val="21"/>
              </w:rPr>
              <w:t>装备详细设计、技术报告</w:t>
            </w:r>
          </w:p>
        </w:tc>
        <w:tc>
          <w:tcPr>
            <w:tcW w:w="1596" w:type="dxa"/>
            <w:vAlign w:val="center"/>
          </w:tcPr>
          <w:p w14:paraId="3EA8196D">
            <w:pPr>
              <w:snapToGrid w:val="0"/>
              <w:spacing w:before="70" w:after="70" w:line="240" w:lineRule="auto"/>
              <w:ind w:firstLine="0"/>
              <w:jc w:val="center"/>
              <w:rPr>
                <w:sz w:val="21"/>
              </w:rPr>
            </w:pPr>
            <w:r>
              <w:rPr>
                <w:sz w:val="21"/>
                <w:szCs w:val="21"/>
              </w:rPr>
              <w:t>设计出图</w:t>
            </w:r>
          </w:p>
        </w:tc>
        <w:tc>
          <w:tcPr>
            <w:tcW w:w="1151" w:type="dxa"/>
            <w:vAlign w:val="center"/>
          </w:tcPr>
          <w:p w14:paraId="51E437FF">
            <w:pPr>
              <w:snapToGrid w:val="0"/>
              <w:spacing w:before="70" w:after="70" w:line="240" w:lineRule="auto"/>
              <w:ind w:firstLine="0"/>
              <w:jc w:val="center"/>
              <w:rPr>
                <w:sz w:val="21"/>
              </w:rPr>
            </w:pPr>
            <w:r>
              <w:rPr>
                <w:sz w:val="21"/>
                <w:szCs w:val="21"/>
              </w:rPr>
              <w:t>18</w:t>
            </w:r>
          </w:p>
        </w:tc>
        <w:tc>
          <w:tcPr>
            <w:tcW w:w="1438" w:type="dxa"/>
            <w:vAlign w:val="center"/>
          </w:tcPr>
          <w:p w14:paraId="3B4523D4">
            <w:pPr>
              <w:snapToGrid w:val="0"/>
              <w:spacing w:before="70" w:after="70" w:line="240" w:lineRule="auto"/>
              <w:ind w:firstLine="0"/>
              <w:jc w:val="left"/>
              <w:rPr>
                <w:sz w:val="21"/>
              </w:rPr>
            </w:pPr>
            <w:r>
              <w:rPr>
                <w:sz w:val="21"/>
                <w:szCs w:val="21"/>
              </w:rPr>
              <w:t>设计软件</w:t>
            </w:r>
          </w:p>
        </w:tc>
        <w:tc>
          <w:tcPr>
            <w:tcW w:w="1179" w:type="dxa"/>
            <w:vAlign w:val="center"/>
          </w:tcPr>
          <w:p w14:paraId="667C4EF6">
            <w:pPr>
              <w:snapToGrid w:val="0"/>
              <w:spacing w:before="70" w:after="70" w:line="240" w:lineRule="auto"/>
              <w:ind w:firstLine="0"/>
              <w:jc w:val="left"/>
              <w:rPr>
                <w:sz w:val="21"/>
              </w:rPr>
            </w:pPr>
            <w:r>
              <w:rPr>
                <w:sz w:val="21"/>
                <w:szCs w:val="21"/>
              </w:rPr>
              <w:t>选型供货</w:t>
            </w:r>
          </w:p>
        </w:tc>
      </w:tr>
      <w:tr w14:paraId="6770D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ED96E2">
            <w:pPr>
              <w:snapToGrid w:val="0"/>
              <w:spacing w:before="70" w:after="70" w:line="240" w:lineRule="auto"/>
              <w:ind w:firstLine="0"/>
              <w:jc w:val="left"/>
              <w:rPr>
                <w:sz w:val="21"/>
              </w:rPr>
            </w:pPr>
            <w:r>
              <w:rPr>
                <w:sz w:val="21"/>
                <w:szCs w:val="21"/>
              </w:rPr>
              <w:t>M10</w:t>
            </w:r>
          </w:p>
        </w:tc>
        <w:tc>
          <w:tcPr>
            <w:tcW w:w="3066" w:type="dxa"/>
            <w:vAlign w:val="center"/>
          </w:tcPr>
          <w:p w14:paraId="51C22E39">
            <w:pPr>
              <w:snapToGrid w:val="0"/>
              <w:spacing w:before="70" w:after="70" w:line="240" w:lineRule="auto"/>
              <w:ind w:firstLine="0"/>
              <w:jc w:val="left"/>
              <w:rPr>
                <w:sz w:val="21"/>
              </w:rPr>
            </w:pPr>
            <w:r>
              <w:rPr>
                <w:sz w:val="21"/>
                <w:szCs w:val="21"/>
              </w:rPr>
              <w:t>设计方案评审、修改闭环</w:t>
            </w:r>
          </w:p>
        </w:tc>
        <w:tc>
          <w:tcPr>
            <w:tcW w:w="1596" w:type="dxa"/>
            <w:vAlign w:val="center"/>
          </w:tcPr>
          <w:p w14:paraId="21741D8C">
            <w:pPr>
              <w:snapToGrid w:val="0"/>
              <w:spacing w:before="70" w:after="70" w:line="240" w:lineRule="auto"/>
              <w:ind w:firstLine="0"/>
              <w:jc w:val="center"/>
              <w:rPr>
                <w:sz w:val="21"/>
              </w:rPr>
            </w:pPr>
            <w:r>
              <w:rPr>
                <w:sz w:val="21"/>
                <w:szCs w:val="21"/>
              </w:rPr>
              <w:t>评审通过</w:t>
            </w:r>
          </w:p>
        </w:tc>
        <w:tc>
          <w:tcPr>
            <w:tcW w:w="1151" w:type="dxa"/>
            <w:vAlign w:val="center"/>
          </w:tcPr>
          <w:p w14:paraId="7E9E395B">
            <w:pPr>
              <w:snapToGrid w:val="0"/>
              <w:spacing w:before="70" w:after="70" w:line="240" w:lineRule="auto"/>
              <w:ind w:firstLine="0"/>
              <w:jc w:val="center"/>
              <w:rPr>
                <w:sz w:val="21"/>
              </w:rPr>
            </w:pPr>
            <w:r>
              <w:rPr>
                <w:sz w:val="21"/>
                <w:szCs w:val="21"/>
              </w:rPr>
              <w:t>16</w:t>
            </w:r>
          </w:p>
        </w:tc>
        <w:tc>
          <w:tcPr>
            <w:tcW w:w="1438" w:type="dxa"/>
            <w:vAlign w:val="center"/>
          </w:tcPr>
          <w:p w14:paraId="170B4C6D">
            <w:pPr>
              <w:snapToGrid w:val="0"/>
              <w:spacing w:before="70" w:after="70" w:line="240" w:lineRule="auto"/>
              <w:ind w:firstLine="0"/>
              <w:jc w:val="left"/>
              <w:rPr>
                <w:sz w:val="21"/>
              </w:rPr>
            </w:pPr>
            <w:r>
              <w:rPr>
                <w:sz w:val="21"/>
                <w:szCs w:val="21"/>
              </w:rPr>
              <w:t>专家</w:t>
            </w:r>
          </w:p>
        </w:tc>
        <w:tc>
          <w:tcPr>
            <w:tcW w:w="1179" w:type="dxa"/>
            <w:vAlign w:val="center"/>
          </w:tcPr>
          <w:p w14:paraId="277FA886">
            <w:pPr>
              <w:snapToGrid w:val="0"/>
              <w:spacing w:before="70" w:after="70" w:line="240" w:lineRule="auto"/>
              <w:ind w:firstLine="0"/>
              <w:jc w:val="left"/>
              <w:rPr>
                <w:sz w:val="21"/>
              </w:rPr>
            </w:pPr>
            <w:r>
              <w:rPr>
                <w:sz w:val="21"/>
                <w:szCs w:val="21"/>
              </w:rPr>
              <w:t>意见闭环</w:t>
            </w:r>
          </w:p>
        </w:tc>
      </w:tr>
      <w:tr w14:paraId="17279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C036C3">
            <w:pPr>
              <w:snapToGrid w:val="0"/>
              <w:spacing w:before="70" w:after="70" w:line="240" w:lineRule="auto"/>
              <w:ind w:firstLine="0"/>
              <w:jc w:val="left"/>
              <w:rPr>
                <w:sz w:val="21"/>
              </w:rPr>
            </w:pPr>
            <w:r>
              <w:rPr>
                <w:sz w:val="21"/>
                <w:szCs w:val="21"/>
              </w:rPr>
              <w:t>M11</w:t>
            </w:r>
          </w:p>
        </w:tc>
        <w:tc>
          <w:tcPr>
            <w:tcW w:w="3066" w:type="dxa"/>
            <w:vAlign w:val="center"/>
          </w:tcPr>
          <w:p w14:paraId="5F01B64C">
            <w:pPr>
              <w:snapToGrid w:val="0"/>
              <w:spacing w:before="70" w:after="70" w:line="240" w:lineRule="auto"/>
              <w:ind w:firstLine="0"/>
              <w:jc w:val="left"/>
              <w:rPr>
                <w:sz w:val="21"/>
              </w:rPr>
            </w:pPr>
            <w:r>
              <w:rPr>
                <w:sz w:val="21"/>
                <w:szCs w:val="21"/>
              </w:rPr>
              <w:t>跟踪器试制、软件 V1.0</w:t>
            </w:r>
          </w:p>
        </w:tc>
        <w:tc>
          <w:tcPr>
            <w:tcW w:w="1596" w:type="dxa"/>
            <w:vAlign w:val="center"/>
          </w:tcPr>
          <w:p w14:paraId="5FBB6B55">
            <w:pPr>
              <w:snapToGrid w:val="0"/>
              <w:spacing w:before="70" w:after="70" w:line="240" w:lineRule="auto"/>
              <w:ind w:firstLine="0"/>
              <w:jc w:val="center"/>
              <w:rPr>
                <w:sz w:val="21"/>
              </w:rPr>
            </w:pPr>
            <w:r>
              <w:rPr>
                <w:sz w:val="21"/>
                <w:szCs w:val="21"/>
              </w:rPr>
              <w:t>样机完成</w:t>
            </w:r>
          </w:p>
        </w:tc>
        <w:tc>
          <w:tcPr>
            <w:tcW w:w="1151" w:type="dxa"/>
            <w:vAlign w:val="center"/>
          </w:tcPr>
          <w:p w14:paraId="34118108">
            <w:pPr>
              <w:snapToGrid w:val="0"/>
              <w:spacing w:before="70" w:after="70" w:line="240" w:lineRule="auto"/>
              <w:ind w:firstLine="0"/>
              <w:jc w:val="center"/>
              <w:rPr>
                <w:sz w:val="21"/>
              </w:rPr>
            </w:pPr>
            <w:r>
              <w:rPr>
                <w:sz w:val="21"/>
                <w:szCs w:val="21"/>
              </w:rPr>
              <w:t>22</w:t>
            </w:r>
          </w:p>
        </w:tc>
        <w:tc>
          <w:tcPr>
            <w:tcW w:w="1438" w:type="dxa"/>
            <w:vAlign w:val="center"/>
          </w:tcPr>
          <w:p w14:paraId="1E8FF1FD">
            <w:pPr>
              <w:snapToGrid w:val="0"/>
              <w:spacing w:before="70" w:after="70" w:line="240" w:lineRule="auto"/>
              <w:ind w:firstLine="0"/>
              <w:jc w:val="left"/>
              <w:rPr>
                <w:sz w:val="21"/>
              </w:rPr>
            </w:pPr>
            <w:r>
              <w:rPr>
                <w:sz w:val="21"/>
                <w:szCs w:val="21"/>
              </w:rPr>
              <w:t>加工件</w:t>
            </w:r>
          </w:p>
        </w:tc>
        <w:tc>
          <w:tcPr>
            <w:tcW w:w="1179" w:type="dxa"/>
            <w:vAlign w:val="center"/>
          </w:tcPr>
          <w:p w14:paraId="134347D6">
            <w:pPr>
              <w:snapToGrid w:val="0"/>
              <w:spacing w:before="70" w:after="70" w:line="240" w:lineRule="auto"/>
              <w:ind w:firstLine="0"/>
              <w:jc w:val="left"/>
              <w:rPr>
                <w:sz w:val="21"/>
              </w:rPr>
            </w:pPr>
            <w:r>
              <w:rPr>
                <w:sz w:val="21"/>
                <w:szCs w:val="21"/>
              </w:rPr>
              <w:t>供货周期</w:t>
            </w:r>
          </w:p>
        </w:tc>
      </w:tr>
      <w:tr w14:paraId="5713B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4D17AA2">
            <w:pPr>
              <w:snapToGrid w:val="0"/>
              <w:spacing w:before="70" w:after="70" w:line="240" w:lineRule="auto"/>
              <w:ind w:firstLine="0"/>
              <w:jc w:val="left"/>
              <w:rPr>
                <w:sz w:val="21"/>
              </w:rPr>
            </w:pPr>
            <w:r>
              <w:rPr>
                <w:sz w:val="21"/>
                <w:szCs w:val="21"/>
              </w:rPr>
              <w:t>M12</w:t>
            </w:r>
          </w:p>
        </w:tc>
        <w:tc>
          <w:tcPr>
            <w:tcW w:w="3066" w:type="dxa"/>
            <w:vAlign w:val="center"/>
          </w:tcPr>
          <w:p w14:paraId="535A8738">
            <w:pPr>
              <w:snapToGrid w:val="0"/>
              <w:spacing w:before="70" w:after="70" w:line="240" w:lineRule="auto"/>
              <w:ind w:firstLine="0"/>
              <w:jc w:val="left"/>
              <w:rPr>
                <w:sz w:val="21"/>
              </w:rPr>
            </w:pPr>
            <w:r>
              <w:rPr>
                <w:sz w:val="21"/>
                <w:szCs w:val="21"/>
              </w:rPr>
              <w:t>扫描仪集成、载具试制</w:t>
            </w:r>
          </w:p>
        </w:tc>
        <w:tc>
          <w:tcPr>
            <w:tcW w:w="1596" w:type="dxa"/>
            <w:vAlign w:val="center"/>
          </w:tcPr>
          <w:p w14:paraId="53025E89">
            <w:pPr>
              <w:snapToGrid w:val="0"/>
              <w:spacing w:before="70" w:after="70" w:line="240" w:lineRule="auto"/>
              <w:ind w:firstLine="0"/>
              <w:jc w:val="center"/>
              <w:rPr>
                <w:sz w:val="21"/>
              </w:rPr>
            </w:pPr>
            <w:r>
              <w:rPr>
                <w:sz w:val="21"/>
                <w:szCs w:val="21"/>
              </w:rPr>
              <w:t>样机完成</w:t>
            </w:r>
          </w:p>
        </w:tc>
        <w:tc>
          <w:tcPr>
            <w:tcW w:w="1151" w:type="dxa"/>
            <w:vAlign w:val="center"/>
          </w:tcPr>
          <w:p w14:paraId="1CF19CE4">
            <w:pPr>
              <w:snapToGrid w:val="0"/>
              <w:spacing w:before="70" w:after="70" w:line="240" w:lineRule="auto"/>
              <w:ind w:firstLine="0"/>
              <w:jc w:val="center"/>
              <w:rPr>
                <w:sz w:val="21"/>
              </w:rPr>
            </w:pPr>
            <w:r>
              <w:rPr>
                <w:sz w:val="21"/>
                <w:szCs w:val="21"/>
              </w:rPr>
              <w:t>22</w:t>
            </w:r>
          </w:p>
        </w:tc>
        <w:tc>
          <w:tcPr>
            <w:tcW w:w="1438" w:type="dxa"/>
            <w:vAlign w:val="center"/>
          </w:tcPr>
          <w:p w14:paraId="7C1C989D">
            <w:pPr>
              <w:snapToGrid w:val="0"/>
              <w:spacing w:before="70" w:after="70" w:line="240" w:lineRule="auto"/>
              <w:ind w:firstLine="0"/>
              <w:jc w:val="left"/>
              <w:rPr>
                <w:sz w:val="21"/>
              </w:rPr>
            </w:pPr>
            <w:r>
              <w:rPr>
                <w:sz w:val="21"/>
                <w:szCs w:val="21"/>
              </w:rPr>
              <w:t>激光雷达</w:t>
            </w:r>
          </w:p>
        </w:tc>
        <w:tc>
          <w:tcPr>
            <w:tcW w:w="1179" w:type="dxa"/>
            <w:vAlign w:val="center"/>
          </w:tcPr>
          <w:p w14:paraId="7017AB4E">
            <w:pPr>
              <w:snapToGrid w:val="0"/>
              <w:spacing w:before="70" w:after="70" w:line="240" w:lineRule="auto"/>
              <w:ind w:firstLine="0"/>
              <w:jc w:val="left"/>
              <w:rPr>
                <w:sz w:val="21"/>
              </w:rPr>
            </w:pPr>
            <w:r>
              <w:rPr>
                <w:sz w:val="21"/>
                <w:szCs w:val="21"/>
              </w:rPr>
              <w:t>集成调试</w:t>
            </w:r>
          </w:p>
        </w:tc>
      </w:tr>
      <w:tr w14:paraId="27B4F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B0595CD">
            <w:pPr>
              <w:snapToGrid w:val="0"/>
              <w:spacing w:before="70" w:after="70" w:line="240" w:lineRule="auto"/>
              <w:ind w:firstLine="0"/>
              <w:jc w:val="left"/>
              <w:rPr>
                <w:sz w:val="21"/>
              </w:rPr>
            </w:pPr>
            <w:r>
              <w:rPr>
                <w:sz w:val="21"/>
                <w:szCs w:val="21"/>
              </w:rPr>
              <w:t>M13</w:t>
            </w:r>
          </w:p>
        </w:tc>
        <w:tc>
          <w:tcPr>
            <w:tcW w:w="3066" w:type="dxa"/>
            <w:vAlign w:val="center"/>
          </w:tcPr>
          <w:p w14:paraId="1050939F">
            <w:pPr>
              <w:snapToGrid w:val="0"/>
              <w:spacing w:before="70" w:after="70" w:line="240" w:lineRule="auto"/>
              <w:ind w:firstLine="0"/>
              <w:jc w:val="left"/>
              <w:rPr>
                <w:sz w:val="21"/>
              </w:rPr>
            </w:pPr>
            <w:r>
              <w:rPr>
                <w:sz w:val="21"/>
                <w:szCs w:val="21"/>
              </w:rPr>
              <w:t>系统联调、出厂测试</w:t>
            </w:r>
          </w:p>
        </w:tc>
        <w:tc>
          <w:tcPr>
            <w:tcW w:w="1596" w:type="dxa"/>
            <w:vAlign w:val="center"/>
          </w:tcPr>
          <w:p w14:paraId="7E3BEC70">
            <w:pPr>
              <w:snapToGrid w:val="0"/>
              <w:spacing w:before="70" w:after="70" w:line="240" w:lineRule="auto"/>
              <w:ind w:firstLine="0"/>
              <w:jc w:val="center"/>
              <w:rPr>
                <w:sz w:val="21"/>
              </w:rPr>
            </w:pPr>
            <w:r>
              <w:rPr>
                <w:sz w:val="21"/>
                <w:szCs w:val="21"/>
              </w:rPr>
              <w:t>联调通过</w:t>
            </w:r>
          </w:p>
        </w:tc>
        <w:tc>
          <w:tcPr>
            <w:tcW w:w="1151" w:type="dxa"/>
            <w:vAlign w:val="center"/>
          </w:tcPr>
          <w:p w14:paraId="5BEA6EEF">
            <w:pPr>
              <w:snapToGrid w:val="0"/>
              <w:spacing w:before="70" w:after="70" w:line="240" w:lineRule="auto"/>
              <w:ind w:firstLine="0"/>
              <w:jc w:val="center"/>
              <w:rPr>
                <w:sz w:val="21"/>
              </w:rPr>
            </w:pPr>
            <w:r>
              <w:rPr>
                <w:sz w:val="21"/>
                <w:szCs w:val="21"/>
              </w:rPr>
              <w:t>20</w:t>
            </w:r>
          </w:p>
        </w:tc>
        <w:tc>
          <w:tcPr>
            <w:tcW w:w="1438" w:type="dxa"/>
            <w:vAlign w:val="center"/>
          </w:tcPr>
          <w:p w14:paraId="4BAEB68B">
            <w:pPr>
              <w:snapToGrid w:val="0"/>
              <w:spacing w:before="70" w:after="70" w:line="240" w:lineRule="auto"/>
              <w:ind w:firstLine="0"/>
              <w:jc w:val="left"/>
              <w:rPr>
                <w:sz w:val="21"/>
              </w:rPr>
            </w:pPr>
            <w:r>
              <w:rPr>
                <w:sz w:val="21"/>
                <w:szCs w:val="21"/>
              </w:rPr>
              <w:t>测试场地</w:t>
            </w:r>
          </w:p>
        </w:tc>
        <w:tc>
          <w:tcPr>
            <w:tcW w:w="1179" w:type="dxa"/>
            <w:vAlign w:val="center"/>
          </w:tcPr>
          <w:p w14:paraId="089DC5AC">
            <w:pPr>
              <w:snapToGrid w:val="0"/>
              <w:spacing w:before="70" w:after="70" w:line="240" w:lineRule="auto"/>
              <w:ind w:firstLine="0"/>
              <w:jc w:val="left"/>
              <w:rPr>
                <w:sz w:val="21"/>
              </w:rPr>
            </w:pPr>
            <w:r>
              <w:rPr>
                <w:sz w:val="21"/>
                <w:szCs w:val="21"/>
              </w:rPr>
              <w:t>兼容性</w:t>
            </w:r>
          </w:p>
        </w:tc>
      </w:tr>
      <w:tr w14:paraId="794AF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44AA20">
            <w:pPr>
              <w:snapToGrid w:val="0"/>
              <w:spacing w:before="70" w:after="70" w:line="240" w:lineRule="auto"/>
              <w:ind w:firstLine="0"/>
              <w:jc w:val="left"/>
              <w:rPr>
                <w:sz w:val="21"/>
              </w:rPr>
            </w:pPr>
            <w:r>
              <w:rPr>
                <w:sz w:val="21"/>
                <w:szCs w:val="21"/>
              </w:rPr>
              <w:t>M14</w:t>
            </w:r>
          </w:p>
        </w:tc>
        <w:tc>
          <w:tcPr>
            <w:tcW w:w="3066" w:type="dxa"/>
            <w:vAlign w:val="center"/>
          </w:tcPr>
          <w:p w14:paraId="163F873D">
            <w:pPr>
              <w:snapToGrid w:val="0"/>
              <w:spacing w:before="70" w:after="70" w:line="240" w:lineRule="auto"/>
              <w:ind w:firstLine="0"/>
              <w:jc w:val="left"/>
              <w:rPr>
                <w:sz w:val="21"/>
              </w:rPr>
            </w:pPr>
            <w:r>
              <w:rPr>
                <w:sz w:val="21"/>
                <w:szCs w:val="21"/>
              </w:rPr>
              <w:t>软件 V1.0 测试、培训准备</w:t>
            </w:r>
          </w:p>
        </w:tc>
        <w:tc>
          <w:tcPr>
            <w:tcW w:w="1596" w:type="dxa"/>
            <w:vAlign w:val="center"/>
          </w:tcPr>
          <w:p w14:paraId="1E33DB12">
            <w:pPr>
              <w:snapToGrid w:val="0"/>
              <w:spacing w:before="70" w:after="70" w:line="240" w:lineRule="auto"/>
              <w:ind w:firstLine="0"/>
              <w:jc w:val="center"/>
              <w:rPr>
                <w:sz w:val="21"/>
              </w:rPr>
            </w:pPr>
            <w:r>
              <w:rPr>
                <w:sz w:val="21"/>
                <w:szCs w:val="21"/>
              </w:rPr>
              <w:t>测试通过</w:t>
            </w:r>
          </w:p>
        </w:tc>
        <w:tc>
          <w:tcPr>
            <w:tcW w:w="1151" w:type="dxa"/>
            <w:vAlign w:val="center"/>
          </w:tcPr>
          <w:p w14:paraId="466805F3">
            <w:pPr>
              <w:snapToGrid w:val="0"/>
              <w:spacing w:before="70" w:after="70" w:line="240" w:lineRule="auto"/>
              <w:ind w:firstLine="0"/>
              <w:jc w:val="center"/>
              <w:rPr>
                <w:sz w:val="21"/>
              </w:rPr>
            </w:pPr>
            <w:r>
              <w:rPr>
                <w:sz w:val="21"/>
                <w:szCs w:val="21"/>
              </w:rPr>
              <w:t>20</w:t>
            </w:r>
          </w:p>
        </w:tc>
        <w:tc>
          <w:tcPr>
            <w:tcW w:w="1438" w:type="dxa"/>
            <w:vAlign w:val="center"/>
          </w:tcPr>
          <w:p w14:paraId="1FB90EE6">
            <w:pPr>
              <w:snapToGrid w:val="0"/>
              <w:spacing w:before="70" w:after="70" w:line="240" w:lineRule="auto"/>
              <w:ind w:firstLine="0"/>
              <w:jc w:val="left"/>
              <w:rPr>
                <w:sz w:val="21"/>
              </w:rPr>
            </w:pPr>
            <w:r>
              <w:rPr>
                <w:sz w:val="21"/>
                <w:szCs w:val="21"/>
              </w:rPr>
              <w:t>测试环境</w:t>
            </w:r>
          </w:p>
        </w:tc>
        <w:tc>
          <w:tcPr>
            <w:tcW w:w="1179" w:type="dxa"/>
            <w:vAlign w:val="center"/>
          </w:tcPr>
          <w:p w14:paraId="197D5C4F">
            <w:pPr>
              <w:snapToGrid w:val="0"/>
              <w:spacing w:before="70" w:after="70" w:line="240" w:lineRule="auto"/>
              <w:ind w:firstLine="0"/>
              <w:jc w:val="left"/>
              <w:rPr>
                <w:sz w:val="21"/>
              </w:rPr>
            </w:pPr>
            <w:r>
              <w:rPr>
                <w:sz w:val="21"/>
                <w:szCs w:val="21"/>
              </w:rPr>
              <w:t>缺陷修复</w:t>
            </w:r>
          </w:p>
        </w:tc>
      </w:tr>
      <w:tr w14:paraId="24F46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B46145B">
            <w:pPr>
              <w:snapToGrid w:val="0"/>
              <w:spacing w:before="70" w:after="70" w:line="240" w:lineRule="auto"/>
              <w:ind w:firstLine="0"/>
              <w:jc w:val="left"/>
              <w:rPr>
                <w:sz w:val="21"/>
              </w:rPr>
            </w:pPr>
            <w:r>
              <w:rPr>
                <w:sz w:val="21"/>
                <w:szCs w:val="21"/>
              </w:rPr>
              <w:t>M15</w:t>
            </w:r>
          </w:p>
        </w:tc>
        <w:tc>
          <w:tcPr>
            <w:tcW w:w="3066" w:type="dxa"/>
            <w:vAlign w:val="center"/>
          </w:tcPr>
          <w:p w14:paraId="5A87CAA3">
            <w:pPr>
              <w:snapToGrid w:val="0"/>
              <w:spacing w:before="70" w:after="70" w:line="240" w:lineRule="auto"/>
              <w:ind w:firstLine="0"/>
              <w:jc w:val="left"/>
              <w:rPr>
                <w:sz w:val="21"/>
              </w:rPr>
            </w:pPr>
            <w:r>
              <w:rPr>
                <w:sz w:val="21"/>
                <w:szCs w:val="21"/>
              </w:rPr>
              <w:t>出厂验收、发运</w:t>
            </w:r>
          </w:p>
        </w:tc>
        <w:tc>
          <w:tcPr>
            <w:tcW w:w="1596" w:type="dxa"/>
            <w:vAlign w:val="center"/>
          </w:tcPr>
          <w:p w14:paraId="2675B86B">
            <w:pPr>
              <w:snapToGrid w:val="0"/>
              <w:spacing w:before="70" w:after="70" w:line="240" w:lineRule="auto"/>
              <w:ind w:firstLine="0"/>
              <w:jc w:val="center"/>
              <w:rPr>
                <w:sz w:val="21"/>
              </w:rPr>
            </w:pPr>
            <w:r>
              <w:rPr>
                <w:sz w:val="21"/>
                <w:szCs w:val="21"/>
              </w:rPr>
              <w:t>出厂合格</w:t>
            </w:r>
          </w:p>
        </w:tc>
        <w:tc>
          <w:tcPr>
            <w:tcW w:w="1151" w:type="dxa"/>
            <w:vAlign w:val="center"/>
          </w:tcPr>
          <w:p w14:paraId="0D309540">
            <w:pPr>
              <w:snapToGrid w:val="0"/>
              <w:spacing w:before="70" w:after="70" w:line="240" w:lineRule="auto"/>
              <w:ind w:firstLine="0"/>
              <w:jc w:val="center"/>
              <w:rPr>
                <w:sz w:val="21"/>
              </w:rPr>
            </w:pPr>
            <w:r>
              <w:rPr>
                <w:sz w:val="21"/>
                <w:szCs w:val="21"/>
              </w:rPr>
              <w:t>18</w:t>
            </w:r>
          </w:p>
        </w:tc>
        <w:tc>
          <w:tcPr>
            <w:tcW w:w="1438" w:type="dxa"/>
            <w:vAlign w:val="center"/>
          </w:tcPr>
          <w:p w14:paraId="1BDA6A74">
            <w:pPr>
              <w:snapToGrid w:val="0"/>
              <w:spacing w:before="70" w:after="70" w:line="240" w:lineRule="auto"/>
              <w:ind w:firstLine="0"/>
              <w:jc w:val="left"/>
              <w:rPr>
                <w:sz w:val="21"/>
              </w:rPr>
            </w:pPr>
            <w:r>
              <w:rPr>
                <w:sz w:val="21"/>
                <w:szCs w:val="21"/>
              </w:rPr>
              <w:t>运输</w:t>
            </w:r>
          </w:p>
        </w:tc>
        <w:tc>
          <w:tcPr>
            <w:tcW w:w="1179" w:type="dxa"/>
            <w:vAlign w:val="center"/>
          </w:tcPr>
          <w:p w14:paraId="2532B271">
            <w:pPr>
              <w:snapToGrid w:val="0"/>
              <w:spacing w:before="70" w:after="70" w:line="240" w:lineRule="auto"/>
              <w:ind w:firstLine="0"/>
              <w:jc w:val="left"/>
              <w:rPr>
                <w:sz w:val="21"/>
              </w:rPr>
            </w:pPr>
            <w:r>
              <w:rPr>
                <w:sz w:val="21"/>
                <w:szCs w:val="21"/>
              </w:rPr>
              <w:t>运输安全</w:t>
            </w:r>
          </w:p>
        </w:tc>
      </w:tr>
      <w:tr w14:paraId="6CA0C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D752C9">
            <w:pPr>
              <w:snapToGrid w:val="0"/>
              <w:spacing w:before="70" w:after="70" w:line="240" w:lineRule="auto"/>
              <w:ind w:firstLine="0"/>
              <w:jc w:val="left"/>
              <w:rPr>
                <w:sz w:val="21"/>
              </w:rPr>
            </w:pPr>
            <w:r>
              <w:rPr>
                <w:sz w:val="21"/>
                <w:szCs w:val="21"/>
              </w:rPr>
              <w:t>M16</w:t>
            </w:r>
          </w:p>
        </w:tc>
        <w:tc>
          <w:tcPr>
            <w:tcW w:w="3066" w:type="dxa"/>
            <w:vAlign w:val="center"/>
          </w:tcPr>
          <w:p w14:paraId="128FCA48">
            <w:pPr>
              <w:snapToGrid w:val="0"/>
              <w:spacing w:before="70" w:after="70" w:line="240" w:lineRule="auto"/>
              <w:ind w:firstLine="0"/>
              <w:jc w:val="left"/>
              <w:rPr>
                <w:sz w:val="21"/>
              </w:rPr>
            </w:pPr>
            <w:r>
              <w:rPr>
                <w:sz w:val="21"/>
                <w:szCs w:val="21"/>
              </w:rPr>
              <w:t>一期验证准备、准入</w:t>
            </w:r>
          </w:p>
        </w:tc>
        <w:tc>
          <w:tcPr>
            <w:tcW w:w="1596" w:type="dxa"/>
            <w:vAlign w:val="center"/>
          </w:tcPr>
          <w:p w14:paraId="314FD6CB">
            <w:pPr>
              <w:snapToGrid w:val="0"/>
              <w:spacing w:before="70" w:after="70" w:line="240" w:lineRule="auto"/>
              <w:ind w:firstLine="0"/>
              <w:jc w:val="center"/>
              <w:rPr>
                <w:sz w:val="21"/>
              </w:rPr>
            </w:pPr>
            <w:r>
              <w:rPr>
                <w:sz w:val="21"/>
                <w:szCs w:val="21"/>
              </w:rPr>
              <w:t>进场批准</w:t>
            </w:r>
          </w:p>
        </w:tc>
        <w:tc>
          <w:tcPr>
            <w:tcW w:w="1151" w:type="dxa"/>
            <w:vAlign w:val="center"/>
          </w:tcPr>
          <w:p w14:paraId="5EEFEAC8">
            <w:pPr>
              <w:snapToGrid w:val="0"/>
              <w:spacing w:before="70" w:after="70" w:line="240" w:lineRule="auto"/>
              <w:ind w:firstLine="0"/>
              <w:jc w:val="center"/>
              <w:rPr>
                <w:sz w:val="21"/>
              </w:rPr>
            </w:pPr>
            <w:r>
              <w:rPr>
                <w:sz w:val="21"/>
                <w:szCs w:val="21"/>
              </w:rPr>
              <w:t>18</w:t>
            </w:r>
          </w:p>
        </w:tc>
        <w:tc>
          <w:tcPr>
            <w:tcW w:w="1438" w:type="dxa"/>
            <w:vAlign w:val="center"/>
          </w:tcPr>
          <w:p w14:paraId="350EEDF9">
            <w:pPr>
              <w:snapToGrid w:val="0"/>
              <w:spacing w:before="70" w:after="70" w:line="240" w:lineRule="auto"/>
              <w:ind w:firstLine="0"/>
              <w:jc w:val="left"/>
              <w:rPr>
                <w:sz w:val="21"/>
              </w:rPr>
            </w:pPr>
            <w:r>
              <w:rPr>
                <w:sz w:val="21"/>
                <w:szCs w:val="21"/>
              </w:rPr>
              <w:t>现场资源</w:t>
            </w:r>
          </w:p>
        </w:tc>
        <w:tc>
          <w:tcPr>
            <w:tcW w:w="1179" w:type="dxa"/>
            <w:vAlign w:val="center"/>
          </w:tcPr>
          <w:p w14:paraId="18CC31D7">
            <w:pPr>
              <w:snapToGrid w:val="0"/>
              <w:spacing w:before="70" w:after="70" w:line="240" w:lineRule="auto"/>
              <w:ind w:firstLine="0"/>
              <w:jc w:val="left"/>
              <w:rPr>
                <w:sz w:val="21"/>
              </w:rPr>
            </w:pPr>
            <w:r>
              <w:rPr>
                <w:sz w:val="21"/>
                <w:szCs w:val="21"/>
              </w:rPr>
              <w:t>窗口</w:t>
            </w:r>
          </w:p>
        </w:tc>
      </w:tr>
      <w:tr w14:paraId="561A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821F05">
            <w:pPr>
              <w:snapToGrid w:val="0"/>
              <w:spacing w:before="70" w:after="70" w:line="240" w:lineRule="auto"/>
              <w:ind w:firstLine="0"/>
              <w:jc w:val="left"/>
              <w:rPr>
                <w:sz w:val="21"/>
              </w:rPr>
            </w:pPr>
            <w:r>
              <w:rPr>
                <w:sz w:val="21"/>
                <w:szCs w:val="21"/>
              </w:rPr>
              <w:t>M17</w:t>
            </w:r>
          </w:p>
        </w:tc>
        <w:tc>
          <w:tcPr>
            <w:tcW w:w="3066" w:type="dxa"/>
            <w:vAlign w:val="center"/>
          </w:tcPr>
          <w:p w14:paraId="6DECECD6">
            <w:pPr>
              <w:snapToGrid w:val="0"/>
              <w:spacing w:before="70" w:after="70" w:line="240" w:lineRule="auto"/>
              <w:ind w:firstLine="0"/>
              <w:jc w:val="left"/>
              <w:rPr>
                <w:sz w:val="21"/>
              </w:rPr>
            </w:pPr>
            <w:r>
              <w:rPr>
                <w:sz w:val="21"/>
                <w:szCs w:val="21"/>
              </w:rPr>
              <w:t>一期验证（三站）</w:t>
            </w:r>
          </w:p>
        </w:tc>
        <w:tc>
          <w:tcPr>
            <w:tcW w:w="1596" w:type="dxa"/>
            <w:vAlign w:val="center"/>
          </w:tcPr>
          <w:p w14:paraId="3546CED8">
            <w:pPr>
              <w:snapToGrid w:val="0"/>
              <w:spacing w:before="70" w:after="70" w:line="240" w:lineRule="auto"/>
              <w:ind w:firstLine="0"/>
              <w:jc w:val="center"/>
              <w:rPr>
                <w:sz w:val="21"/>
              </w:rPr>
            </w:pPr>
            <w:r>
              <w:rPr>
                <w:sz w:val="21"/>
                <w:szCs w:val="21"/>
              </w:rPr>
              <w:t>一期完成</w:t>
            </w:r>
          </w:p>
        </w:tc>
        <w:tc>
          <w:tcPr>
            <w:tcW w:w="1151" w:type="dxa"/>
            <w:vAlign w:val="center"/>
          </w:tcPr>
          <w:p w14:paraId="787A0D1B">
            <w:pPr>
              <w:snapToGrid w:val="0"/>
              <w:spacing w:before="70" w:after="70" w:line="240" w:lineRule="auto"/>
              <w:ind w:firstLine="0"/>
              <w:jc w:val="center"/>
              <w:rPr>
                <w:sz w:val="21"/>
              </w:rPr>
            </w:pPr>
            <w:r>
              <w:rPr>
                <w:sz w:val="21"/>
                <w:szCs w:val="21"/>
              </w:rPr>
              <w:t>20</w:t>
            </w:r>
          </w:p>
        </w:tc>
        <w:tc>
          <w:tcPr>
            <w:tcW w:w="1438" w:type="dxa"/>
            <w:vAlign w:val="center"/>
          </w:tcPr>
          <w:p w14:paraId="7D55C070">
            <w:pPr>
              <w:snapToGrid w:val="0"/>
              <w:spacing w:before="70" w:after="70" w:line="240" w:lineRule="auto"/>
              <w:ind w:firstLine="0"/>
              <w:jc w:val="left"/>
              <w:rPr>
                <w:sz w:val="21"/>
              </w:rPr>
            </w:pPr>
            <w:r>
              <w:rPr>
                <w:sz w:val="21"/>
                <w:szCs w:val="21"/>
              </w:rPr>
              <w:t>全套装备</w:t>
            </w:r>
          </w:p>
        </w:tc>
        <w:tc>
          <w:tcPr>
            <w:tcW w:w="1179" w:type="dxa"/>
            <w:vAlign w:val="center"/>
          </w:tcPr>
          <w:p w14:paraId="5DC47DCD">
            <w:pPr>
              <w:snapToGrid w:val="0"/>
              <w:spacing w:before="70" w:after="70" w:line="240" w:lineRule="auto"/>
              <w:ind w:firstLine="0"/>
              <w:jc w:val="left"/>
              <w:rPr>
                <w:sz w:val="21"/>
              </w:rPr>
            </w:pPr>
            <w:r>
              <w:rPr>
                <w:sz w:val="21"/>
                <w:szCs w:val="21"/>
              </w:rPr>
              <w:t>天气</w:t>
            </w:r>
          </w:p>
        </w:tc>
      </w:tr>
      <w:tr w14:paraId="22C40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39E03F1">
            <w:pPr>
              <w:snapToGrid w:val="0"/>
              <w:spacing w:before="70" w:after="70" w:line="240" w:lineRule="auto"/>
              <w:ind w:firstLine="0"/>
              <w:jc w:val="left"/>
              <w:rPr>
                <w:sz w:val="21"/>
              </w:rPr>
            </w:pPr>
            <w:r>
              <w:rPr>
                <w:sz w:val="21"/>
                <w:szCs w:val="21"/>
              </w:rPr>
              <w:t>M18</w:t>
            </w:r>
          </w:p>
        </w:tc>
        <w:tc>
          <w:tcPr>
            <w:tcW w:w="3066" w:type="dxa"/>
            <w:vAlign w:val="center"/>
          </w:tcPr>
          <w:p w14:paraId="400A13EF">
            <w:pPr>
              <w:snapToGrid w:val="0"/>
              <w:spacing w:before="70" w:after="70" w:line="240" w:lineRule="auto"/>
              <w:ind w:firstLine="0"/>
              <w:jc w:val="left"/>
              <w:rPr>
                <w:sz w:val="21"/>
              </w:rPr>
            </w:pPr>
            <w:r>
              <w:rPr>
                <w:sz w:val="21"/>
                <w:szCs w:val="21"/>
              </w:rPr>
              <w:t>一期总结、问题清单</w:t>
            </w:r>
          </w:p>
        </w:tc>
        <w:tc>
          <w:tcPr>
            <w:tcW w:w="1596" w:type="dxa"/>
            <w:vAlign w:val="center"/>
          </w:tcPr>
          <w:p w14:paraId="5DAB9A6E">
            <w:pPr>
              <w:snapToGrid w:val="0"/>
              <w:spacing w:before="70" w:after="70" w:line="240" w:lineRule="auto"/>
              <w:ind w:firstLine="0"/>
              <w:jc w:val="center"/>
              <w:rPr>
                <w:sz w:val="21"/>
              </w:rPr>
            </w:pPr>
            <w:r>
              <w:rPr>
                <w:sz w:val="21"/>
                <w:szCs w:val="21"/>
              </w:rPr>
              <w:t>报告提交</w:t>
            </w:r>
          </w:p>
        </w:tc>
        <w:tc>
          <w:tcPr>
            <w:tcW w:w="1151" w:type="dxa"/>
            <w:vAlign w:val="center"/>
          </w:tcPr>
          <w:p w14:paraId="1B50494D">
            <w:pPr>
              <w:snapToGrid w:val="0"/>
              <w:spacing w:before="70" w:after="70" w:line="240" w:lineRule="auto"/>
              <w:ind w:firstLine="0"/>
              <w:jc w:val="center"/>
              <w:rPr>
                <w:sz w:val="21"/>
              </w:rPr>
            </w:pPr>
            <w:r>
              <w:rPr>
                <w:sz w:val="21"/>
                <w:szCs w:val="21"/>
              </w:rPr>
              <w:t>16</w:t>
            </w:r>
          </w:p>
        </w:tc>
        <w:tc>
          <w:tcPr>
            <w:tcW w:w="1438" w:type="dxa"/>
            <w:vAlign w:val="center"/>
          </w:tcPr>
          <w:p w14:paraId="7218D28E">
            <w:pPr>
              <w:snapToGrid w:val="0"/>
              <w:spacing w:before="70" w:after="70" w:line="240" w:lineRule="auto"/>
              <w:ind w:firstLine="0"/>
              <w:jc w:val="left"/>
              <w:rPr>
                <w:sz w:val="21"/>
              </w:rPr>
            </w:pPr>
            <w:r>
              <w:rPr>
                <w:rFonts w:hint="eastAsia"/>
                <w:sz w:val="21"/>
                <w:szCs w:val="21"/>
              </w:rPr>
              <w:t>-</w:t>
            </w:r>
          </w:p>
        </w:tc>
        <w:tc>
          <w:tcPr>
            <w:tcW w:w="1179" w:type="dxa"/>
            <w:vAlign w:val="center"/>
          </w:tcPr>
          <w:p w14:paraId="3D528BA5">
            <w:pPr>
              <w:snapToGrid w:val="0"/>
              <w:spacing w:before="70" w:after="70" w:line="240" w:lineRule="auto"/>
              <w:ind w:firstLine="0"/>
              <w:jc w:val="left"/>
              <w:rPr>
                <w:sz w:val="21"/>
              </w:rPr>
            </w:pPr>
            <w:r>
              <w:rPr>
                <w:sz w:val="21"/>
                <w:szCs w:val="21"/>
              </w:rPr>
              <w:t>问题闭环</w:t>
            </w:r>
          </w:p>
        </w:tc>
      </w:tr>
      <w:tr w14:paraId="4C82F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6761B50">
            <w:pPr>
              <w:snapToGrid w:val="0"/>
              <w:spacing w:before="70" w:after="70" w:line="240" w:lineRule="auto"/>
              <w:ind w:firstLine="0"/>
              <w:jc w:val="left"/>
              <w:rPr>
                <w:sz w:val="21"/>
              </w:rPr>
            </w:pPr>
            <w:r>
              <w:rPr>
                <w:sz w:val="21"/>
                <w:szCs w:val="21"/>
              </w:rPr>
              <w:t>M19</w:t>
            </w:r>
          </w:p>
        </w:tc>
        <w:tc>
          <w:tcPr>
            <w:tcW w:w="3066" w:type="dxa"/>
            <w:vAlign w:val="center"/>
          </w:tcPr>
          <w:p w14:paraId="0C029DD0">
            <w:pPr>
              <w:snapToGrid w:val="0"/>
              <w:spacing w:before="70" w:after="70" w:line="240" w:lineRule="auto"/>
              <w:ind w:firstLine="0"/>
              <w:jc w:val="left"/>
              <w:rPr>
                <w:sz w:val="21"/>
              </w:rPr>
            </w:pPr>
            <w:r>
              <w:rPr>
                <w:sz w:val="21"/>
                <w:szCs w:val="21"/>
              </w:rPr>
              <w:t>一期整改、优化设计启动</w:t>
            </w:r>
          </w:p>
        </w:tc>
        <w:tc>
          <w:tcPr>
            <w:tcW w:w="1596" w:type="dxa"/>
            <w:vAlign w:val="center"/>
          </w:tcPr>
          <w:p w14:paraId="5B6CEE8E">
            <w:pPr>
              <w:snapToGrid w:val="0"/>
              <w:spacing w:before="70" w:after="70" w:line="240" w:lineRule="auto"/>
              <w:ind w:firstLine="0"/>
              <w:jc w:val="center"/>
              <w:rPr>
                <w:sz w:val="21"/>
              </w:rPr>
            </w:pPr>
            <w:r>
              <w:rPr>
                <w:sz w:val="21"/>
                <w:szCs w:val="21"/>
              </w:rPr>
              <w:t>阶段验收</w:t>
            </w:r>
          </w:p>
        </w:tc>
        <w:tc>
          <w:tcPr>
            <w:tcW w:w="1151" w:type="dxa"/>
            <w:vAlign w:val="center"/>
          </w:tcPr>
          <w:p w14:paraId="7D08AE0D">
            <w:pPr>
              <w:snapToGrid w:val="0"/>
              <w:spacing w:before="70" w:after="70" w:line="240" w:lineRule="auto"/>
              <w:ind w:firstLine="0"/>
              <w:jc w:val="center"/>
              <w:rPr>
                <w:sz w:val="21"/>
              </w:rPr>
            </w:pPr>
            <w:r>
              <w:rPr>
                <w:sz w:val="21"/>
                <w:szCs w:val="21"/>
              </w:rPr>
              <w:t>16</w:t>
            </w:r>
          </w:p>
        </w:tc>
        <w:tc>
          <w:tcPr>
            <w:tcW w:w="1438" w:type="dxa"/>
            <w:vAlign w:val="center"/>
          </w:tcPr>
          <w:p w14:paraId="510A1B36">
            <w:pPr>
              <w:snapToGrid w:val="0"/>
              <w:spacing w:before="70" w:after="70" w:line="240" w:lineRule="auto"/>
              <w:ind w:firstLine="0"/>
              <w:jc w:val="left"/>
              <w:rPr>
                <w:sz w:val="21"/>
              </w:rPr>
            </w:pPr>
            <w:r>
              <w:rPr>
                <w:rFonts w:hint="eastAsia"/>
                <w:sz w:val="21"/>
                <w:szCs w:val="21"/>
              </w:rPr>
              <w:t>-</w:t>
            </w:r>
          </w:p>
        </w:tc>
        <w:tc>
          <w:tcPr>
            <w:tcW w:w="1179" w:type="dxa"/>
            <w:vAlign w:val="center"/>
          </w:tcPr>
          <w:p w14:paraId="0BC2D571">
            <w:pPr>
              <w:snapToGrid w:val="0"/>
              <w:spacing w:before="70" w:after="70" w:line="240" w:lineRule="auto"/>
              <w:ind w:firstLine="0"/>
              <w:jc w:val="left"/>
              <w:rPr>
                <w:sz w:val="21"/>
              </w:rPr>
            </w:pPr>
            <w:r>
              <w:rPr>
                <w:sz w:val="21"/>
                <w:szCs w:val="21"/>
              </w:rPr>
              <w:t>甲方意见</w:t>
            </w:r>
          </w:p>
        </w:tc>
      </w:tr>
      <w:tr w14:paraId="6282E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722DB1F">
            <w:pPr>
              <w:snapToGrid w:val="0"/>
              <w:spacing w:before="70" w:after="70" w:line="240" w:lineRule="auto"/>
              <w:ind w:firstLine="0"/>
              <w:jc w:val="left"/>
              <w:rPr>
                <w:sz w:val="21"/>
              </w:rPr>
            </w:pPr>
            <w:r>
              <w:rPr>
                <w:sz w:val="21"/>
                <w:szCs w:val="21"/>
              </w:rPr>
              <w:t>M20</w:t>
            </w:r>
          </w:p>
        </w:tc>
        <w:tc>
          <w:tcPr>
            <w:tcW w:w="3066" w:type="dxa"/>
            <w:vAlign w:val="center"/>
          </w:tcPr>
          <w:p w14:paraId="6F3D1EA8">
            <w:pPr>
              <w:snapToGrid w:val="0"/>
              <w:spacing w:before="70" w:after="70" w:line="240" w:lineRule="auto"/>
              <w:ind w:firstLine="0"/>
              <w:jc w:val="left"/>
              <w:rPr>
                <w:sz w:val="21"/>
              </w:rPr>
            </w:pPr>
            <w:r>
              <w:rPr>
                <w:sz w:val="21"/>
                <w:szCs w:val="21"/>
              </w:rPr>
              <w:t>优化设计、评审</w:t>
            </w:r>
          </w:p>
        </w:tc>
        <w:tc>
          <w:tcPr>
            <w:tcW w:w="1596" w:type="dxa"/>
            <w:vAlign w:val="center"/>
          </w:tcPr>
          <w:p w14:paraId="16CE108A">
            <w:pPr>
              <w:snapToGrid w:val="0"/>
              <w:spacing w:before="70" w:after="70" w:line="240" w:lineRule="auto"/>
              <w:ind w:firstLine="0"/>
              <w:jc w:val="center"/>
              <w:rPr>
                <w:sz w:val="21"/>
              </w:rPr>
            </w:pPr>
            <w:r>
              <w:rPr>
                <w:sz w:val="21"/>
                <w:szCs w:val="21"/>
              </w:rPr>
              <w:t>优化设计完成</w:t>
            </w:r>
          </w:p>
        </w:tc>
        <w:tc>
          <w:tcPr>
            <w:tcW w:w="1151" w:type="dxa"/>
            <w:vAlign w:val="center"/>
          </w:tcPr>
          <w:p w14:paraId="7A5D3B32">
            <w:pPr>
              <w:snapToGrid w:val="0"/>
              <w:spacing w:before="70" w:after="70" w:line="240" w:lineRule="auto"/>
              <w:ind w:firstLine="0"/>
              <w:jc w:val="center"/>
              <w:rPr>
                <w:sz w:val="21"/>
              </w:rPr>
            </w:pPr>
            <w:r>
              <w:rPr>
                <w:sz w:val="21"/>
                <w:szCs w:val="21"/>
              </w:rPr>
              <w:t>16</w:t>
            </w:r>
          </w:p>
        </w:tc>
        <w:tc>
          <w:tcPr>
            <w:tcW w:w="1438" w:type="dxa"/>
            <w:vAlign w:val="center"/>
          </w:tcPr>
          <w:p w14:paraId="65B4EECA">
            <w:pPr>
              <w:snapToGrid w:val="0"/>
              <w:spacing w:before="70" w:after="70" w:line="240" w:lineRule="auto"/>
              <w:ind w:firstLine="0"/>
              <w:jc w:val="left"/>
              <w:rPr>
                <w:sz w:val="21"/>
              </w:rPr>
            </w:pPr>
            <w:r>
              <w:rPr>
                <w:sz w:val="21"/>
                <w:szCs w:val="21"/>
              </w:rPr>
              <w:t>设计软件</w:t>
            </w:r>
          </w:p>
        </w:tc>
        <w:tc>
          <w:tcPr>
            <w:tcW w:w="1179" w:type="dxa"/>
            <w:vAlign w:val="center"/>
          </w:tcPr>
          <w:p w14:paraId="69399E83">
            <w:pPr>
              <w:snapToGrid w:val="0"/>
              <w:spacing w:before="70" w:after="70" w:line="240" w:lineRule="auto"/>
              <w:ind w:firstLine="0"/>
              <w:jc w:val="left"/>
              <w:rPr>
                <w:sz w:val="21"/>
              </w:rPr>
            </w:pPr>
            <w:r>
              <w:rPr>
                <w:sz w:val="21"/>
                <w:szCs w:val="21"/>
              </w:rPr>
              <w:t>方案可行</w:t>
            </w:r>
          </w:p>
        </w:tc>
      </w:tr>
      <w:tr w14:paraId="45FA04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3D81612">
            <w:pPr>
              <w:snapToGrid w:val="0"/>
              <w:spacing w:before="70" w:after="70" w:line="240" w:lineRule="auto"/>
              <w:ind w:firstLine="0"/>
              <w:jc w:val="left"/>
              <w:rPr>
                <w:sz w:val="21"/>
              </w:rPr>
            </w:pPr>
            <w:r>
              <w:rPr>
                <w:sz w:val="21"/>
                <w:szCs w:val="21"/>
              </w:rPr>
              <w:t>M21</w:t>
            </w:r>
          </w:p>
        </w:tc>
        <w:tc>
          <w:tcPr>
            <w:tcW w:w="3066" w:type="dxa"/>
            <w:vAlign w:val="center"/>
          </w:tcPr>
          <w:p w14:paraId="23D386DC">
            <w:pPr>
              <w:snapToGrid w:val="0"/>
              <w:spacing w:before="70" w:after="70" w:line="240" w:lineRule="auto"/>
              <w:ind w:firstLine="0"/>
              <w:jc w:val="left"/>
              <w:rPr>
                <w:sz w:val="21"/>
              </w:rPr>
            </w:pPr>
            <w:r>
              <w:rPr>
                <w:sz w:val="21"/>
                <w:szCs w:val="21"/>
              </w:rPr>
              <w:t>硬件优化、软件优化启动</w:t>
            </w:r>
          </w:p>
        </w:tc>
        <w:tc>
          <w:tcPr>
            <w:tcW w:w="1596" w:type="dxa"/>
            <w:vAlign w:val="center"/>
          </w:tcPr>
          <w:p w14:paraId="04E962FE">
            <w:pPr>
              <w:snapToGrid w:val="0"/>
              <w:spacing w:before="70" w:after="70" w:line="240" w:lineRule="auto"/>
              <w:ind w:firstLine="0"/>
              <w:jc w:val="center"/>
              <w:rPr>
                <w:sz w:val="21"/>
              </w:rPr>
            </w:pPr>
            <w:r>
              <w:rPr>
                <w:sz w:val="21"/>
                <w:szCs w:val="21"/>
              </w:rPr>
              <w:t>优化样机</w:t>
            </w:r>
          </w:p>
        </w:tc>
        <w:tc>
          <w:tcPr>
            <w:tcW w:w="1151" w:type="dxa"/>
            <w:vAlign w:val="center"/>
          </w:tcPr>
          <w:p w14:paraId="08875F2D">
            <w:pPr>
              <w:snapToGrid w:val="0"/>
              <w:spacing w:before="70" w:after="70" w:line="240" w:lineRule="auto"/>
              <w:ind w:firstLine="0"/>
              <w:jc w:val="center"/>
              <w:rPr>
                <w:sz w:val="21"/>
              </w:rPr>
            </w:pPr>
            <w:r>
              <w:rPr>
                <w:sz w:val="21"/>
                <w:szCs w:val="21"/>
              </w:rPr>
              <w:t>20</w:t>
            </w:r>
          </w:p>
        </w:tc>
        <w:tc>
          <w:tcPr>
            <w:tcW w:w="1438" w:type="dxa"/>
            <w:vAlign w:val="center"/>
          </w:tcPr>
          <w:p w14:paraId="4C5AFDF7">
            <w:pPr>
              <w:snapToGrid w:val="0"/>
              <w:spacing w:before="70" w:after="70" w:line="240" w:lineRule="auto"/>
              <w:ind w:firstLine="0"/>
              <w:jc w:val="left"/>
              <w:rPr>
                <w:sz w:val="21"/>
              </w:rPr>
            </w:pPr>
            <w:r>
              <w:rPr>
                <w:sz w:val="21"/>
                <w:szCs w:val="21"/>
              </w:rPr>
              <w:t>加工件</w:t>
            </w:r>
          </w:p>
        </w:tc>
        <w:tc>
          <w:tcPr>
            <w:tcW w:w="1179" w:type="dxa"/>
            <w:vAlign w:val="center"/>
          </w:tcPr>
          <w:p w14:paraId="59CDC48C">
            <w:pPr>
              <w:snapToGrid w:val="0"/>
              <w:spacing w:before="70" w:after="70" w:line="240" w:lineRule="auto"/>
              <w:ind w:firstLine="0"/>
              <w:jc w:val="left"/>
              <w:rPr>
                <w:sz w:val="21"/>
              </w:rPr>
            </w:pPr>
            <w:r>
              <w:rPr>
                <w:sz w:val="21"/>
                <w:szCs w:val="21"/>
              </w:rPr>
              <w:t>供货</w:t>
            </w:r>
          </w:p>
        </w:tc>
      </w:tr>
      <w:tr w14:paraId="2CF59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3801476">
            <w:pPr>
              <w:snapToGrid w:val="0"/>
              <w:spacing w:before="70" w:after="70" w:line="240" w:lineRule="auto"/>
              <w:ind w:firstLine="0"/>
              <w:jc w:val="left"/>
              <w:rPr>
                <w:sz w:val="21"/>
              </w:rPr>
            </w:pPr>
            <w:r>
              <w:rPr>
                <w:sz w:val="21"/>
                <w:szCs w:val="21"/>
              </w:rPr>
              <w:t>M22</w:t>
            </w:r>
          </w:p>
        </w:tc>
        <w:tc>
          <w:tcPr>
            <w:tcW w:w="3066" w:type="dxa"/>
            <w:vAlign w:val="center"/>
          </w:tcPr>
          <w:p w14:paraId="039DB6FB">
            <w:pPr>
              <w:snapToGrid w:val="0"/>
              <w:spacing w:before="70" w:after="70" w:line="240" w:lineRule="auto"/>
              <w:ind w:firstLine="0"/>
              <w:jc w:val="left"/>
              <w:rPr>
                <w:sz w:val="21"/>
              </w:rPr>
            </w:pPr>
            <w:r>
              <w:rPr>
                <w:sz w:val="21"/>
                <w:szCs w:val="21"/>
              </w:rPr>
              <w:t>软件驻场开发（宜昌）</w:t>
            </w:r>
          </w:p>
        </w:tc>
        <w:tc>
          <w:tcPr>
            <w:tcW w:w="1596" w:type="dxa"/>
            <w:vAlign w:val="center"/>
          </w:tcPr>
          <w:p w14:paraId="548172EE">
            <w:pPr>
              <w:snapToGrid w:val="0"/>
              <w:spacing w:before="70" w:after="70" w:line="240" w:lineRule="auto"/>
              <w:ind w:firstLine="0"/>
              <w:jc w:val="center"/>
              <w:rPr>
                <w:sz w:val="21"/>
              </w:rPr>
            </w:pPr>
            <w:r>
              <w:rPr>
                <w:sz w:val="21"/>
                <w:szCs w:val="21"/>
              </w:rPr>
              <w:t>驻场启动</w:t>
            </w:r>
          </w:p>
        </w:tc>
        <w:tc>
          <w:tcPr>
            <w:tcW w:w="1151" w:type="dxa"/>
            <w:vAlign w:val="center"/>
          </w:tcPr>
          <w:p w14:paraId="0522F3B3">
            <w:pPr>
              <w:snapToGrid w:val="0"/>
              <w:spacing w:before="70" w:after="70" w:line="240" w:lineRule="auto"/>
              <w:ind w:firstLine="0"/>
              <w:jc w:val="center"/>
              <w:rPr>
                <w:sz w:val="21"/>
              </w:rPr>
            </w:pPr>
            <w:r>
              <w:rPr>
                <w:sz w:val="21"/>
                <w:szCs w:val="21"/>
              </w:rPr>
              <w:t>20</w:t>
            </w:r>
          </w:p>
        </w:tc>
        <w:tc>
          <w:tcPr>
            <w:tcW w:w="1438" w:type="dxa"/>
            <w:vAlign w:val="center"/>
          </w:tcPr>
          <w:p w14:paraId="28EBC856">
            <w:pPr>
              <w:snapToGrid w:val="0"/>
              <w:spacing w:before="70" w:after="70" w:line="240" w:lineRule="auto"/>
              <w:ind w:firstLine="0"/>
              <w:jc w:val="left"/>
              <w:rPr>
                <w:sz w:val="21"/>
              </w:rPr>
            </w:pPr>
            <w:r>
              <w:rPr>
                <w:sz w:val="21"/>
                <w:szCs w:val="21"/>
              </w:rPr>
              <w:t>驻场场地</w:t>
            </w:r>
          </w:p>
        </w:tc>
        <w:tc>
          <w:tcPr>
            <w:tcW w:w="1179" w:type="dxa"/>
            <w:vAlign w:val="center"/>
          </w:tcPr>
          <w:p w14:paraId="78714875">
            <w:pPr>
              <w:snapToGrid w:val="0"/>
              <w:spacing w:before="70" w:after="70" w:line="240" w:lineRule="auto"/>
              <w:ind w:firstLine="0"/>
              <w:jc w:val="left"/>
              <w:rPr>
                <w:sz w:val="21"/>
              </w:rPr>
            </w:pPr>
            <w:r>
              <w:rPr>
                <w:sz w:val="21"/>
                <w:szCs w:val="21"/>
              </w:rPr>
              <w:t>沟通效率</w:t>
            </w:r>
          </w:p>
        </w:tc>
      </w:tr>
      <w:tr w14:paraId="2F53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166920">
            <w:pPr>
              <w:snapToGrid w:val="0"/>
              <w:spacing w:before="70" w:after="70" w:line="240" w:lineRule="auto"/>
              <w:ind w:firstLine="0"/>
              <w:jc w:val="left"/>
              <w:rPr>
                <w:sz w:val="21"/>
              </w:rPr>
            </w:pPr>
            <w:r>
              <w:rPr>
                <w:sz w:val="21"/>
                <w:szCs w:val="21"/>
              </w:rPr>
              <w:t>M23</w:t>
            </w:r>
          </w:p>
        </w:tc>
        <w:tc>
          <w:tcPr>
            <w:tcW w:w="3066" w:type="dxa"/>
            <w:vAlign w:val="center"/>
          </w:tcPr>
          <w:p w14:paraId="27CBEF8E">
            <w:pPr>
              <w:snapToGrid w:val="0"/>
              <w:spacing w:before="70" w:after="70" w:line="240" w:lineRule="auto"/>
              <w:ind w:firstLine="0"/>
              <w:jc w:val="left"/>
              <w:rPr>
                <w:sz w:val="21"/>
              </w:rPr>
            </w:pPr>
            <w:r>
              <w:rPr>
                <w:sz w:val="21"/>
                <w:szCs w:val="21"/>
              </w:rPr>
              <w:t>硬件优化测试、软件迭代</w:t>
            </w:r>
          </w:p>
        </w:tc>
        <w:tc>
          <w:tcPr>
            <w:tcW w:w="1596" w:type="dxa"/>
            <w:vAlign w:val="center"/>
          </w:tcPr>
          <w:p w14:paraId="55B1E8E3">
            <w:pPr>
              <w:snapToGrid w:val="0"/>
              <w:spacing w:before="70" w:after="70" w:line="240" w:lineRule="auto"/>
              <w:ind w:firstLine="0"/>
              <w:jc w:val="center"/>
              <w:rPr>
                <w:sz w:val="21"/>
              </w:rPr>
            </w:pPr>
            <w:r>
              <w:rPr>
                <w:sz w:val="21"/>
                <w:szCs w:val="21"/>
              </w:rPr>
              <w:t>版本 V2.0</w:t>
            </w:r>
          </w:p>
        </w:tc>
        <w:tc>
          <w:tcPr>
            <w:tcW w:w="1151" w:type="dxa"/>
            <w:vAlign w:val="center"/>
          </w:tcPr>
          <w:p w14:paraId="25401F30">
            <w:pPr>
              <w:snapToGrid w:val="0"/>
              <w:spacing w:before="70" w:after="70" w:line="240" w:lineRule="auto"/>
              <w:ind w:firstLine="0"/>
              <w:jc w:val="center"/>
              <w:rPr>
                <w:sz w:val="21"/>
              </w:rPr>
            </w:pPr>
            <w:r>
              <w:rPr>
                <w:sz w:val="21"/>
                <w:szCs w:val="21"/>
              </w:rPr>
              <w:t>20</w:t>
            </w:r>
          </w:p>
        </w:tc>
        <w:tc>
          <w:tcPr>
            <w:tcW w:w="1438" w:type="dxa"/>
            <w:vAlign w:val="center"/>
          </w:tcPr>
          <w:p w14:paraId="27F93C4C">
            <w:pPr>
              <w:snapToGrid w:val="0"/>
              <w:spacing w:before="70" w:after="70" w:line="240" w:lineRule="auto"/>
              <w:ind w:firstLine="0"/>
              <w:jc w:val="left"/>
              <w:rPr>
                <w:sz w:val="21"/>
              </w:rPr>
            </w:pPr>
            <w:r>
              <w:rPr>
                <w:sz w:val="21"/>
                <w:szCs w:val="21"/>
              </w:rPr>
              <w:t>测试环境</w:t>
            </w:r>
          </w:p>
        </w:tc>
        <w:tc>
          <w:tcPr>
            <w:tcW w:w="1179" w:type="dxa"/>
            <w:vAlign w:val="center"/>
          </w:tcPr>
          <w:p w14:paraId="1F8AEA81">
            <w:pPr>
              <w:snapToGrid w:val="0"/>
              <w:spacing w:before="70" w:after="70" w:line="240" w:lineRule="auto"/>
              <w:ind w:firstLine="0"/>
              <w:jc w:val="left"/>
              <w:rPr>
                <w:sz w:val="21"/>
              </w:rPr>
            </w:pPr>
            <w:r>
              <w:rPr>
                <w:sz w:val="21"/>
                <w:szCs w:val="21"/>
              </w:rPr>
              <w:t>兼容</w:t>
            </w:r>
          </w:p>
        </w:tc>
      </w:tr>
      <w:tr w14:paraId="032F6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42D0A53">
            <w:pPr>
              <w:snapToGrid w:val="0"/>
              <w:spacing w:before="70" w:after="70" w:line="240" w:lineRule="auto"/>
              <w:ind w:firstLine="0"/>
              <w:jc w:val="left"/>
              <w:rPr>
                <w:sz w:val="21"/>
              </w:rPr>
            </w:pPr>
            <w:r>
              <w:rPr>
                <w:sz w:val="21"/>
                <w:szCs w:val="21"/>
              </w:rPr>
              <w:t>M24</w:t>
            </w:r>
          </w:p>
        </w:tc>
        <w:tc>
          <w:tcPr>
            <w:tcW w:w="3066" w:type="dxa"/>
            <w:vAlign w:val="center"/>
          </w:tcPr>
          <w:p w14:paraId="6EF1DF1A">
            <w:pPr>
              <w:snapToGrid w:val="0"/>
              <w:spacing w:before="70" w:after="70" w:line="240" w:lineRule="auto"/>
              <w:ind w:firstLine="0"/>
              <w:jc w:val="left"/>
              <w:rPr>
                <w:sz w:val="21"/>
              </w:rPr>
            </w:pPr>
            <w:r>
              <w:rPr>
                <w:sz w:val="21"/>
                <w:szCs w:val="21"/>
              </w:rPr>
              <w:t>优化版联调、内部测试</w:t>
            </w:r>
          </w:p>
        </w:tc>
        <w:tc>
          <w:tcPr>
            <w:tcW w:w="1596" w:type="dxa"/>
            <w:vAlign w:val="center"/>
          </w:tcPr>
          <w:p w14:paraId="5008D730">
            <w:pPr>
              <w:snapToGrid w:val="0"/>
              <w:spacing w:before="70" w:after="70" w:line="240" w:lineRule="auto"/>
              <w:ind w:firstLine="0"/>
              <w:jc w:val="center"/>
              <w:rPr>
                <w:sz w:val="21"/>
              </w:rPr>
            </w:pPr>
            <w:r>
              <w:rPr>
                <w:sz w:val="21"/>
                <w:szCs w:val="21"/>
              </w:rPr>
              <w:t>联调通过</w:t>
            </w:r>
          </w:p>
        </w:tc>
        <w:tc>
          <w:tcPr>
            <w:tcW w:w="1151" w:type="dxa"/>
            <w:vAlign w:val="center"/>
          </w:tcPr>
          <w:p w14:paraId="7E343841">
            <w:pPr>
              <w:snapToGrid w:val="0"/>
              <w:spacing w:before="70" w:after="70" w:line="240" w:lineRule="auto"/>
              <w:ind w:firstLine="0"/>
              <w:jc w:val="center"/>
              <w:rPr>
                <w:sz w:val="21"/>
              </w:rPr>
            </w:pPr>
            <w:r>
              <w:rPr>
                <w:sz w:val="21"/>
                <w:szCs w:val="21"/>
              </w:rPr>
              <w:t>18</w:t>
            </w:r>
          </w:p>
        </w:tc>
        <w:tc>
          <w:tcPr>
            <w:tcW w:w="1438" w:type="dxa"/>
            <w:vAlign w:val="center"/>
          </w:tcPr>
          <w:p w14:paraId="345F246D">
            <w:pPr>
              <w:snapToGrid w:val="0"/>
              <w:spacing w:before="70" w:after="70" w:line="240" w:lineRule="auto"/>
              <w:ind w:firstLine="0"/>
              <w:jc w:val="left"/>
              <w:rPr>
                <w:sz w:val="21"/>
              </w:rPr>
            </w:pPr>
            <w:r>
              <w:rPr>
                <w:sz w:val="21"/>
                <w:szCs w:val="21"/>
              </w:rPr>
              <w:t>测试场地</w:t>
            </w:r>
          </w:p>
        </w:tc>
        <w:tc>
          <w:tcPr>
            <w:tcW w:w="1179" w:type="dxa"/>
            <w:vAlign w:val="center"/>
          </w:tcPr>
          <w:p w14:paraId="41054B87">
            <w:pPr>
              <w:snapToGrid w:val="0"/>
              <w:spacing w:before="70" w:after="70" w:line="240" w:lineRule="auto"/>
              <w:ind w:firstLine="0"/>
              <w:jc w:val="left"/>
              <w:rPr>
                <w:sz w:val="21"/>
              </w:rPr>
            </w:pPr>
            <w:r>
              <w:rPr>
                <w:sz w:val="21"/>
                <w:szCs w:val="21"/>
              </w:rPr>
              <w:t>指标</w:t>
            </w:r>
          </w:p>
        </w:tc>
      </w:tr>
      <w:tr w14:paraId="05DC8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04DC01">
            <w:pPr>
              <w:snapToGrid w:val="0"/>
              <w:spacing w:before="70" w:after="70" w:line="240" w:lineRule="auto"/>
              <w:ind w:firstLine="0"/>
              <w:jc w:val="left"/>
              <w:rPr>
                <w:sz w:val="21"/>
              </w:rPr>
            </w:pPr>
            <w:r>
              <w:rPr>
                <w:sz w:val="21"/>
                <w:szCs w:val="21"/>
              </w:rPr>
              <w:t>M25</w:t>
            </w:r>
          </w:p>
        </w:tc>
        <w:tc>
          <w:tcPr>
            <w:tcW w:w="3066" w:type="dxa"/>
            <w:vAlign w:val="center"/>
          </w:tcPr>
          <w:p w14:paraId="7178E2B0">
            <w:pPr>
              <w:snapToGrid w:val="0"/>
              <w:spacing w:before="70" w:after="70" w:line="240" w:lineRule="auto"/>
              <w:ind w:firstLine="0"/>
              <w:jc w:val="left"/>
              <w:rPr>
                <w:sz w:val="21"/>
              </w:rPr>
            </w:pPr>
            <w:r>
              <w:rPr>
                <w:sz w:val="21"/>
                <w:szCs w:val="21"/>
              </w:rPr>
              <w:t>第三方测试准备</w:t>
            </w:r>
          </w:p>
        </w:tc>
        <w:tc>
          <w:tcPr>
            <w:tcW w:w="1596" w:type="dxa"/>
            <w:vAlign w:val="center"/>
          </w:tcPr>
          <w:p w14:paraId="459D5FFD">
            <w:pPr>
              <w:snapToGrid w:val="0"/>
              <w:spacing w:before="70" w:after="70" w:line="240" w:lineRule="auto"/>
              <w:ind w:firstLine="0"/>
              <w:jc w:val="center"/>
              <w:rPr>
                <w:sz w:val="21"/>
              </w:rPr>
            </w:pPr>
            <w:r>
              <w:rPr>
                <w:sz w:val="21"/>
                <w:szCs w:val="21"/>
              </w:rPr>
              <w:t>送检</w:t>
            </w:r>
          </w:p>
        </w:tc>
        <w:tc>
          <w:tcPr>
            <w:tcW w:w="1151" w:type="dxa"/>
            <w:vAlign w:val="center"/>
          </w:tcPr>
          <w:p w14:paraId="41785609">
            <w:pPr>
              <w:snapToGrid w:val="0"/>
              <w:spacing w:before="70" w:after="70" w:line="240" w:lineRule="auto"/>
              <w:ind w:firstLine="0"/>
              <w:jc w:val="center"/>
              <w:rPr>
                <w:sz w:val="21"/>
              </w:rPr>
            </w:pPr>
            <w:r>
              <w:rPr>
                <w:sz w:val="21"/>
                <w:szCs w:val="21"/>
              </w:rPr>
              <w:t>16</w:t>
            </w:r>
          </w:p>
        </w:tc>
        <w:tc>
          <w:tcPr>
            <w:tcW w:w="1438" w:type="dxa"/>
            <w:vAlign w:val="center"/>
          </w:tcPr>
          <w:p w14:paraId="40896B0A">
            <w:pPr>
              <w:snapToGrid w:val="0"/>
              <w:spacing w:before="70" w:after="70" w:line="240" w:lineRule="auto"/>
              <w:ind w:firstLine="0"/>
              <w:jc w:val="left"/>
              <w:rPr>
                <w:sz w:val="21"/>
              </w:rPr>
            </w:pPr>
            <w:r>
              <w:rPr>
                <w:sz w:val="21"/>
                <w:szCs w:val="21"/>
              </w:rPr>
              <w:t>检测机构</w:t>
            </w:r>
          </w:p>
        </w:tc>
        <w:tc>
          <w:tcPr>
            <w:tcW w:w="1179" w:type="dxa"/>
            <w:vAlign w:val="center"/>
          </w:tcPr>
          <w:p w14:paraId="72DC3B51">
            <w:pPr>
              <w:snapToGrid w:val="0"/>
              <w:spacing w:before="70" w:after="70" w:line="240" w:lineRule="auto"/>
              <w:ind w:firstLine="0"/>
              <w:jc w:val="left"/>
              <w:rPr>
                <w:sz w:val="21"/>
              </w:rPr>
            </w:pPr>
            <w:r>
              <w:rPr>
                <w:sz w:val="21"/>
                <w:szCs w:val="21"/>
              </w:rPr>
              <w:t>排期</w:t>
            </w:r>
          </w:p>
        </w:tc>
      </w:tr>
      <w:tr w14:paraId="6E4D2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828F0B8">
            <w:pPr>
              <w:snapToGrid w:val="0"/>
              <w:spacing w:before="70" w:after="70" w:line="240" w:lineRule="auto"/>
              <w:ind w:firstLine="0"/>
              <w:jc w:val="left"/>
              <w:rPr>
                <w:sz w:val="21"/>
              </w:rPr>
            </w:pPr>
            <w:r>
              <w:rPr>
                <w:sz w:val="21"/>
                <w:szCs w:val="21"/>
              </w:rPr>
              <w:t>M26</w:t>
            </w:r>
          </w:p>
        </w:tc>
        <w:tc>
          <w:tcPr>
            <w:tcW w:w="3066" w:type="dxa"/>
            <w:vAlign w:val="center"/>
          </w:tcPr>
          <w:p w14:paraId="55A7C5AB">
            <w:pPr>
              <w:snapToGrid w:val="0"/>
              <w:spacing w:before="70" w:after="70" w:line="240" w:lineRule="auto"/>
              <w:ind w:firstLine="0"/>
              <w:jc w:val="left"/>
              <w:rPr>
                <w:sz w:val="21"/>
              </w:rPr>
            </w:pPr>
            <w:r>
              <w:rPr>
                <w:sz w:val="21"/>
                <w:szCs w:val="21"/>
              </w:rPr>
              <w:t>硬件测试/型式试验</w:t>
            </w:r>
          </w:p>
        </w:tc>
        <w:tc>
          <w:tcPr>
            <w:tcW w:w="1596" w:type="dxa"/>
            <w:vAlign w:val="center"/>
          </w:tcPr>
          <w:p w14:paraId="205710A8">
            <w:pPr>
              <w:snapToGrid w:val="0"/>
              <w:spacing w:before="70" w:after="70" w:line="240" w:lineRule="auto"/>
              <w:ind w:firstLine="0"/>
              <w:jc w:val="center"/>
              <w:rPr>
                <w:sz w:val="21"/>
              </w:rPr>
            </w:pPr>
            <w:r>
              <w:rPr>
                <w:sz w:val="21"/>
                <w:szCs w:val="21"/>
              </w:rPr>
              <w:t>硬件报告</w:t>
            </w:r>
          </w:p>
        </w:tc>
        <w:tc>
          <w:tcPr>
            <w:tcW w:w="1151" w:type="dxa"/>
            <w:vAlign w:val="center"/>
          </w:tcPr>
          <w:p w14:paraId="4726C736">
            <w:pPr>
              <w:snapToGrid w:val="0"/>
              <w:spacing w:before="70" w:after="70" w:line="240" w:lineRule="auto"/>
              <w:ind w:firstLine="0"/>
              <w:jc w:val="center"/>
              <w:rPr>
                <w:sz w:val="21"/>
              </w:rPr>
            </w:pPr>
            <w:r>
              <w:rPr>
                <w:sz w:val="21"/>
                <w:szCs w:val="21"/>
              </w:rPr>
              <w:t>14</w:t>
            </w:r>
          </w:p>
        </w:tc>
        <w:tc>
          <w:tcPr>
            <w:tcW w:w="1438" w:type="dxa"/>
            <w:vAlign w:val="center"/>
          </w:tcPr>
          <w:p w14:paraId="35B535B7">
            <w:pPr>
              <w:snapToGrid w:val="0"/>
              <w:spacing w:before="70" w:after="70" w:line="240" w:lineRule="auto"/>
              <w:ind w:firstLine="0"/>
              <w:jc w:val="left"/>
              <w:rPr>
                <w:sz w:val="21"/>
              </w:rPr>
            </w:pPr>
            <w:r>
              <w:rPr>
                <w:sz w:val="21"/>
                <w:szCs w:val="21"/>
              </w:rPr>
              <w:t>检测机构</w:t>
            </w:r>
          </w:p>
        </w:tc>
        <w:tc>
          <w:tcPr>
            <w:tcW w:w="1179" w:type="dxa"/>
            <w:vAlign w:val="center"/>
          </w:tcPr>
          <w:p w14:paraId="03DA71D2">
            <w:pPr>
              <w:snapToGrid w:val="0"/>
              <w:spacing w:before="70" w:after="70" w:line="240" w:lineRule="auto"/>
              <w:ind w:firstLine="0"/>
              <w:jc w:val="left"/>
              <w:rPr>
                <w:sz w:val="21"/>
              </w:rPr>
            </w:pPr>
            <w:r>
              <w:rPr>
                <w:sz w:val="21"/>
                <w:szCs w:val="21"/>
              </w:rPr>
              <w:t>不合格项</w:t>
            </w:r>
          </w:p>
        </w:tc>
      </w:tr>
      <w:tr w14:paraId="76CFF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18D9FA3">
            <w:pPr>
              <w:snapToGrid w:val="0"/>
              <w:spacing w:before="70" w:after="70" w:line="240" w:lineRule="auto"/>
              <w:ind w:firstLine="0"/>
              <w:jc w:val="left"/>
              <w:rPr>
                <w:sz w:val="21"/>
              </w:rPr>
            </w:pPr>
            <w:r>
              <w:rPr>
                <w:sz w:val="21"/>
                <w:szCs w:val="21"/>
              </w:rPr>
              <w:t>M27</w:t>
            </w:r>
          </w:p>
        </w:tc>
        <w:tc>
          <w:tcPr>
            <w:tcW w:w="3066" w:type="dxa"/>
            <w:vAlign w:val="center"/>
          </w:tcPr>
          <w:p w14:paraId="51320628">
            <w:pPr>
              <w:snapToGrid w:val="0"/>
              <w:spacing w:before="70" w:after="70" w:line="240" w:lineRule="auto"/>
              <w:ind w:firstLine="0"/>
              <w:jc w:val="left"/>
              <w:rPr>
                <w:sz w:val="21"/>
              </w:rPr>
            </w:pPr>
            <w:r>
              <w:rPr>
                <w:sz w:val="21"/>
                <w:szCs w:val="21"/>
              </w:rPr>
              <w:t>软件测试、见证试验</w:t>
            </w:r>
          </w:p>
        </w:tc>
        <w:tc>
          <w:tcPr>
            <w:tcW w:w="1596" w:type="dxa"/>
            <w:vAlign w:val="center"/>
          </w:tcPr>
          <w:p w14:paraId="0723137D">
            <w:pPr>
              <w:snapToGrid w:val="0"/>
              <w:spacing w:before="70" w:after="70" w:line="240" w:lineRule="auto"/>
              <w:ind w:firstLine="0"/>
              <w:jc w:val="center"/>
              <w:rPr>
                <w:sz w:val="21"/>
              </w:rPr>
            </w:pPr>
            <w:r>
              <w:rPr>
                <w:sz w:val="21"/>
                <w:szCs w:val="21"/>
              </w:rPr>
              <w:t>软件报告</w:t>
            </w:r>
          </w:p>
        </w:tc>
        <w:tc>
          <w:tcPr>
            <w:tcW w:w="1151" w:type="dxa"/>
            <w:vAlign w:val="center"/>
          </w:tcPr>
          <w:p w14:paraId="67AF458D">
            <w:pPr>
              <w:snapToGrid w:val="0"/>
              <w:spacing w:before="70" w:after="70" w:line="240" w:lineRule="auto"/>
              <w:ind w:firstLine="0"/>
              <w:jc w:val="center"/>
              <w:rPr>
                <w:sz w:val="21"/>
              </w:rPr>
            </w:pPr>
            <w:r>
              <w:rPr>
                <w:sz w:val="21"/>
                <w:szCs w:val="21"/>
              </w:rPr>
              <w:t>14</w:t>
            </w:r>
          </w:p>
        </w:tc>
        <w:tc>
          <w:tcPr>
            <w:tcW w:w="1438" w:type="dxa"/>
            <w:vAlign w:val="center"/>
          </w:tcPr>
          <w:p w14:paraId="4A0C1354">
            <w:pPr>
              <w:snapToGrid w:val="0"/>
              <w:spacing w:before="70" w:after="70" w:line="240" w:lineRule="auto"/>
              <w:ind w:firstLine="0"/>
              <w:jc w:val="left"/>
              <w:rPr>
                <w:sz w:val="21"/>
              </w:rPr>
            </w:pPr>
            <w:r>
              <w:rPr>
                <w:sz w:val="21"/>
                <w:szCs w:val="21"/>
              </w:rPr>
              <w:t>专家</w:t>
            </w:r>
          </w:p>
        </w:tc>
        <w:tc>
          <w:tcPr>
            <w:tcW w:w="1179" w:type="dxa"/>
            <w:vAlign w:val="center"/>
          </w:tcPr>
          <w:p w14:paraId="4C4E66F0">
            <w:pPr>
              <w:snapToGrid w:val="0"/>
              <w:spacing w:before="70" w:after="70" w:line="240" w:lineRule="auto"/>
              <w:ind w:firstLine="0"/>
              <w:jc w:val="left"/>
              <w:rPr>
                <w:sz w:val="21"/>
              </w:rPr>
            </w:pPr>
            <w:r>
              <w:rPr>
                <w:sz w:val="21"/>
                <w:szCs w:val="21"/>
              </w:rPr>
              <w:t>排期</w:t>
            </w:r>
          </w:p>
        </w:tc>
      </w:tr>
      <w:tr w14:paraId="6ACED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F05B95">
            <w:pPr>
              <w:snapToGrid w:val="0"/>
              <w:spacing w:before="70" w:after="70" w:line="240" w:lineRule="auto"/>
              <w:ind w:firstLine="0"/>
              <w:jc w:val="left"/>
              <w:rPr>
                <w:sz w:val="21"/>
              </w:rPr>
            </w:pPr>
            <w:r>
              <w:rPr>
                <w:sz w:val="21"/>
                <w:szCs w:val="21"/>
              </w:rPr>
              <w:t>M28</w:t>
            </w:r>
          </w:p>
        </w:tc>
        <w:tc>
          <w:tcPr>
            <w:tcW w:w="3066" w:type="dxa"/>
            <w:vAlign w:val="center"/>
          </w:tcPr>
          <w:p w14:paraId="79F632A0">
            <w:pPr>
              <w:snapToGrid w:val="0"/>
              <w:spacing w:before="70" w:after="70" w:line="240" w:lineRule="auto"/>
              <w:ind w:firstLine="0"/>
              <w:jc w:val="left"/>
              <w:rPr>
                <w:sz w:val="21"/>
              </w:rPr>
            </w:pPr>
            <w:r>
              <w:rPr>
                <w:sz w:val="21"/>
                <w:szCs w:val="21"/>
              </w:rPr>
              <w:t>二期验证准备、出厂调试</w:t>
            </w:r>
          </w:p>
        </w:tc>
        <w:tc>
          <w:tcPr>
            <w:tcW w:w="1596" w:type="dxa"/>
            <w:vAlign w:val="center"/>
          </w:tcPr>
          <w:p w14:paraId="7501199C">
            <w:pPr>
              <w:snapToGrid w:val="0"/>
              <w:spacing w:before="70" w:after="70" w:line="240" w:lineRule="auto"/>
              <w:ind w:firstLine="0"/>
              <w:jc w:val="center"/>
              <w:rPr>
                <w:sz w:val="21"/>
              </w:rPr>
            </w:pPr>
            <w:r>
              <w:rPr>
                <w:sz w:val="21"/>
                <w:szCs w:val="21"/>
              </w:rPr>
              <w:t>见证合格</w:t>
            </w:r>
          </w:p>
        </w:tc>
        <w:tc>
          <w:tcPr>
            <w:tcW w:w="1151" w:type="dxa"/>
            <w:vAlign w:val="center"/>
          </w:tcPr>
          <w:p w14:paraId="46406EAE">
            <w:pPr>
              <w:snapToGrid w:val="0"/>
              <w:spacing w:before="70" w:after="70" w:line="240" w:lineRule="auto"/>
              <w:ind w:firstLine="0"/>
              <w:jc w:val="center"/>
              <w:rPr>
                <w:sz w:val="21"/>
              </w:rPr>
            </w:pPr>
            <w:r>
              <w:rPr>
                <w:sz w:val="21"/>
                <w:szCs w:val="21"/>
              </w:rPr>
              <w:t>18</w:t>
            </w:r>
          </w:p>
        </w:tc>
        <w:tc>
          <w:tcPr>
            <w:tcW w:w="1438" w:type="dxa"/>
            <w:vAlign w:val="center"/>
          </w:tcPr>
          <w:p w14:paraId="30E2F08A">
            <w:pPr>
              <w:snapToGrid w:val="0"/>
              <w:spacing w:before="70" w:after="70" w:line="240" w:lineRule="auto"/>
              <w:ind w:firstLine="0"/>
              <w:jc w:val="left"/>
              <w:rPr>
                <w:sz w:val="21"/>
              </w:rPr>
            </w:pPr>
            <w:r>
              <w:rPr>
                <w:sz w:val="21"/>
                <w:szCs w:val="21"/>
              </w:rPr>
              <w:t>现场资源</w:t>
            </w:r>
          </w:p>
        </w:tc>
        <w:tc>
          <w:tcPr>
            <w:tcW w:w="1179" w:type="dxa"/>
            <w:vAlign w:val="center"/>
          </w:tcPr>
          <w:p w14:paraId="0D32A41F">
            <w:pPr>
              <w:snapToGrid w:val="0"/>
              <w:spacing w:before="70" w:after="70" w:line="240" w:lineRule="auto"/>
              <w:ind w:firstLine="0"/>
              <w:jc w:val="left"/>
              <w:rPr>
                <w:sz w:val="21"/>
              </w:rPr>
            </w:pPr>
            <w:r>
              <w:rPr>
                <w:sz w:val="21"/>
                <w:szCs w:val="21"/>
              </w:rPr>
              <w:t>窗口</w:t>
            </w:r>
          </w:p>
        </w:tc>
      </w:tr>
      <w:tr w14:paraId="6A91A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5D375B">
            <w:pPr>
              <w:snapToGrid w:val="0"/>
              <w:spacing w:before="70" w:after="70" w:line="240" w:lineRule="auto"/>
              <w:ind w:firstLine="0"/>
              <w:jc w:val="left"/>
              <w:rPr>
                <w:sz w:val="21"/>
              </w:rPr>
            </w:pPr>
            <w:r>
              <w:rPr>
                <w:sz w:val="21"/>
                <w:szCs w:val="21"/>
              </w:rPr>
              <w:t>M29</w:t>
            </w:r>
          </w:p>
        </w:tc>
        <w:tc>
          <w:tcPr>
            <w:tcW w:w="3066" w:type="dxa"/>
            <w:vAlign w:val="center"/>
          </w:tcPr>
          <w:p w14:paraId="1C2155BC">
            <w:pPr>
              <w:snapToGrid w:val="0"/>
              <w:spacing w:before="70" w:after="70" w:line="240" w:lineRule="auto"/>
              <w:ind w:firstLine="0"/>
              <w:jc w:val="left"/>
              <w:rPr>
                <w:sz w:val="21"/>
              </w:rPr>
            </w:pPr>
            <w:r>
              <w:rPr>
                <w:sz w:val="21"/>
                <w:szCs w:val="21"/>
              </w:rPr>
              <w:t>二期验证（三站）</w:t>
            </w:r>
          </w:p>
        </w:tc>
        <w:tc>
          <w:tcPr>
            <w:tcW w:w="1596" w:type="dxa"/>
            <w:vAlign w:val="center"/>
          </w:tcPr>
          <w:p w14:paraId="45E2BF33">
            <w:pPr>
              <w:snapToGrid w:val="0"/>
              <w:spacing w:before="70" w:after="70" w:line="240" w:lineRule="auto"/>
              <w:ind w:firstLine="0"/>
              <w:jc w:val="center"/>
              <w:rPr>
                <w:sz w:val="21"/>
              </w:rPr>
            </w:pPr>
            <w:r>
              <w:rPr>
                <w:sz w:val="21"/>
                <w:szCs w:val="21"/>
              </w:rPr>
              <w:t>二期完成</w:t>
            </w:r>
          </w:p>
        </w:tc>
        <w:tc>
          <w:tcPr>
            <w:tcW w:w="1151" w:type="dxa"/>
            <w:vAlign w:val="center"/>
          </w:tcPr>
          <w:p w14:paraId="26CDE052">
            <w:pPr>
              <w:snapToGrid w:val="0"/>
              <w:spacing w:before="70" w:after="70" w:line="240" w:lineRule="auto"/>
              <w:ind w:firstLine="0"/>
              <w:jc w:val="center"/>
              <w:rPr>
                <w:sz w:val="21"/>
              </w:rPr>
            </w:pPr>
            <w:r>
              <w:rPr>
                <w:sz w:val="21"/>
                <w:szCs w:val="21"/>
              </w:rPr>
              <w:t>20</w:t>
            </w:r>
          </w:p>
        </w:tc>
        <w:tc>
          <w:tcPr>
            <w:tcW w:w="1438" w:type="dxa"/>
            <w:vAlign w:val="center"/>
          </w:tcPr>
          <w:p w14:paraId="432366A2">
            <w:pPr>
              <w:snapToGrid w:val="0"/>
              <w:spacing w:before="70" w:after="70" w:line="240" w:lineRule="auto"/>
              <w:ind w:firstLine="0"/>
              <w:jc w:val="left"/>
              <w:rPr>
                <w:sz w:val="21"/>
              </w:rPr>
            </w:pPr>
            <w:r>
              <w:rPr>
                <w:sz w:val="21"/>
                <w:szCs w:val="21"/>
              </w:rPr>
              <w:t>全套装备</w:t>
            </w:r>
          </w:p>
        </w:tc>
        <w:tc>
          <w:tcPr>
            <w:tcW w:w="1179" w:type="dxa"/>
            <w:vAlign w:val="center"/>
          </w:tcPr>
          <w:p w14:paraId="40251B36">
            <w:pPr>
              <w:snapToGrid w:val="0"/>
              <w:spacing w:before="70" w:after="70" w:line="240" w:lineRule="auto"/>
              <w:ind w:firstLine="0"/>
              <w:jc w:val="left"/>
              <w:rPr>
                <w:sz w:val="21"/>
              </w:rPr>
            </w:pPr>
            <w:r>
              <w:rPr>
                <w:sz w:val="21"/>
                <w:szCs w:val="21"/>
              </w:rPr>
              <w:t>天气</w:t>
            </w:r>
          </w:p>
        </w:tc>
      </w:tr>
      <w:tr w14:paraId="6D8EE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0A5745">
            <w:pPr>
              <w:snapToGrid w:val="0"/>
              <w:spacing w:before="70" w:after="70" w:line="240" w:lineRule="auto"/>
              <w:ind w:firstLine="0"/>
              <w:jc w:val="left"/>
              <w:rPr>
                <w:sz w:val="21"/>
              </w:rPr>
            </w:pPr>
            <w:r>
              <w:rPr>
                <w:sz w:val="21"/>
                <w:szCs w:val="21"/>
              </w:rPr>
              <w:t>M30</w:t>
            </w:r>
          </w:p>
        </w:tc>
        <w:tc>
          <w:tcPr>
            <w:tcW w:w="3066" w:type="dxa"/>
            <w:vAlign w:val="center"/>
          </w:tcPr>
          <w:p w14:paraId="11C2F857">
            <w:pPr>
              <w:snapToGrid w:val="0"/>
              <w:spacing w:before="70" w:after="70" w:line="240" w:lineRule="auto"/>
              <w:ind w:firstLine="0"/>
              <w:jc w:val="left"/>
              <w:rPr>
                <w:sz w:val="21"/>
              </w:rPr>
            </w:pPr>
            <w:r>
              <w:rPr>
                <w:sz w:val="21"/>
                <w:szCs w:val="21"/>
              </w:rPr>
              <w:t>二期总结、用户手册</w:t>
            </w:r>
          </w:p>
        </w:tc>
        <w:tc>
          <w:tcPr>
            <w:tcW w:w="1596" w:type="dxa"/>
            <w:vAlign w:val="center"/>
          </w:tcPr>
          <w:p w14:paraId="7FBDE842">
            <w:pPr>
              <w:snapToGrid w:val="0"/>
              <w:spacing w:before="70" w:after="70" w:line="240" w:lineRule="auto"/>
              <w:ind w:firstLine="0"/>
              <w:jc w:val="center"/>
              <w:rPr>
                <w:sz w:val="21"/>
              </w:rPr>
            </w:pPr>
            <w:r>
              <w:rPr>
                <w:sz w:val="21"/>
                <w:szCs w:val="21"/>
              </w:rPr>
              <w:t>报告提交</w:t>
            </w:r>
          </w:p>
        </w:tc>
        <w:tc>
          <w:tcPr>
            <w:tcW w:w="1151" w:type="dxa"/>
            <w:vAlign w:val="center"/>
          </w:tcPr>
          <w:p w14:paraId="33843732">
            <w:pPr>
              <w:snapToGrid w:val="0"/>
              <w:spacing w:before="70" w:after="70" w:line="240" w:lineRule="auto"/>
              <w:ind w:firstLine="0"/>
              <w:jc w:val="center"/>
              <w:rPr>
                <w:sz w:val="21"/>
              </w:rPr>
            </w:pPr>
            <w:r>
              <w:rPr>
                <w:sz w:val="21"/>
                <w:szCs w:val="21"/>
              </w:rPr>
              <w:t>16</w:t>
            </w:r>
          </w:p>
        </w:tc>
        <w:tc>
          <w:tcPr>
            <w:tcW w:w="1438" w:type="dxa"/>
            <w:vAlign w:val="center"/>
          </w:tcPr>
          <w:p w14:paraId="72463F85">
            <w:pPr>
              <w:snapToGrid w:val="0"/>
              <w:spacing w:before="70" w:after="70" w:line="240" w:lineRule="auto"/>
              <w:ind w:firstLine="0"/>
              <w:jc w:val="left"/>
              <w:rPr>
                <w:sz w:val="21"/>
              </w:rPr>
            </w:pPr>
            <w:r>
              <w:rPr>
                <w:rFonts w:hint="eastAsia"/>
                <w:sz w:val="21"/>
                <w:szCs w:val="21"/>
              </w:rPr>
              <w:t>-</w:t>
            </w:r>
          </w:p>
        </w:tc>
        <w:tc>
          <w:tcPr>
            <w:tcW w:w="1179" w:type="dxa"/>
            <w:vAlign w:val="center"/>
          </w:tcPr>
          <w:p w14:paraId="0BFFC0AA">
            <w:pPr>
              <w:snapToGrid w:val="0"/>
              <w:spacing w:before="70" w:after="70" w:line="240" w:lineRule="auto"/>
              <w:ind w:firstLine="0"/>
              <w:jc w:val="left"/>
              <w:rPr>
                <w:sz w:val="21"/>
              </w:rPr>
            </w:pPr>
            <w:r>
              <w:rPr>
                <w:sz w:val="21"/>
                <w:szCs w:val="21"/>
              </w:rPr>
              <w:t>甲方意见</w:t>
            </w:r>
          </w:p>
        </w:tc>
      </w:tr>
      <w:tr w14:paraId="707F1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BCEDA5">
            <w:pPr>
              <w:snapToGrid w:val="0"/>
              <w:spacing w:before="70" w:after="70" w:line="240" w:lineRule="auto"/>
              <w:ind w:firstLine="0"/>
              <w:jc w:val="left"/>
              <w:rPr>
                <w:sz w:val="21"/>
              </w:rPr>
            </w:pPr>
            <w:r>
              <w:rPr>
                <w:sz w:val="21"/>
                <w:szCs w:val="21"/>
              </w:rPr>
              <w:t>M31</w:t>
            </w:r>
          </w:p>
        </w:tc>
        <w:tc>
          <w:tcPr>
            <w:tcW w:w="3066" w:type="dxa"/>
            <w:vAlign w:val="center"/>
          </w:tcPr>
          <w:p w14:paraId="50F59181">
            <w:pPr>
              <w:snapToGrid w:val="0"/>
              <w:spacing w:before="70" w:after="70" w:line="240" w:lineRule="auto"/>
              <w:ind w:firstLine="0"/>
              <w:jc w:val="left"/>
              <w:rPr>
                <w:sz w:val="21"/>
              </w:rPr>
            </w:pPr>
            <w:r>
              <w:rPr>
                <w:sz w:val="21"/>
                <w:szCs w:val="21"/>
              </w:rPr>
              <w:t>阶段验收、成果整理</w:t>
            </w:r>
          </w:p>
        </w:tc>
        <w:tc>
          <w:tcPr>
            <w:tcW w:w="1596" w:type="dxa"/>
            <w:vAlign w:val="center"/>
          </w:tcPr>
          <w:p w14:paraId="77DBF566">
            <w:pPr>
              <w:snapToGrid w:val="0"/>
              <w:spacing w:before="70" w:after="70" w:line="240" w:lineRule="auto"/>
              <w:ind w:firstLine="0"/>
              <w:jc w:val="center"/>
              <w:rPr>
                <w:sz w:val="21"/>
              </w:rPr>
            </w:pPr>
            <w:r>
              <w:rPr>
                <w:sz w:val="21"/>
                <w:szCs w:val="21"/>
              </w:rPr>
              <w:t>阶段验收</w:t>
            </w:r>
          </w:p>
        </w:tc>
        <w:tc>
          <w:tcPr>
            <w:tcW w:w="1151" w:type="dxa"/>
            <w:vAlign w:val="center"/>
          </w:tcPr>
          <w:p w14:paraId="4C624DB4">
            <w:pPr>
              <w:snapToGrid w:val="0"/>
              <w:spacing w:before="70" w:after="70" w:line="240" w:lineRule="auto"/>
              <w:ind w:firstLine="0"/>
              <w:jc w:val="center"/>
              <w:rPr>
                <w:sz w:val="21"/>
              </w:rPr>
            </w:pPr>
            <w:r>
              <w:rPr>
                <w:sz w:val="21"/>
                <w:szCs w:val="21"/>
              </w:rPr>
              <w:t>14</w:t>
            </w:r>
          </w:p>
        </w:tc>
        <w:tc>
          <w:tcPr>
            <w:tcW w:w="1438" w:type="dxa"/>
            <w:vAlign w:val="center"/>
          </w:tcPr>
          <w:p w14:paraId="724BD1C6">
            <w:pPr>
              <w:snapToGrid w:val="0"/>
              <w:spacing w:before="70" w:after="70" w:line="240" w:lineRule="auto"/>
              <w:ind w:firstLine="0"/>
              <w:jc w:val="left"/>
              <w:rPr>
                <w:sz w:val="21"/>
              </w:rPr>
            </w:pPr>
            <w:r>
              <w:rPr>
                <w:rFonts w:hint="eastAsia"/>
                <w:sz w:val="21"/>
                <w:szCs w:val="21"/>
              </w:rPr>
              <w:t>-</w:t>
            </w:r>
          </w:p>
        </w:tc>
        <w:tc>
          <w:tcPr>
            <w:tcW w:w="1179" w:type="dxa"/>
            <w:vAlign w:val="center"/>
          </w:tcPr>
          <w:p w14:paraId="61BB7B89">
            <w:pPr>
              <w:snapToGrid w:val="0"/>
              <w:spacing w:before="70" w:after="70" w:line="240" w:lineRule="auto"/>
              <w:ind w:firstLine="0"/>
              <w:jc w:val="left"/>
              <w:rPr>
                <w:sz w:val="21"/>
              </w:rPr>
            </w:pPr>
            <w:r>
              <w:rPr>
                <w:sz w:val="21"/>
                <w:szCs w:val="21"/>
              </w:rPr>
              <w:t>资料齐全</w:t>
            </w:r>
          </w:p>
        </w:tc>
      </w:tr>
      <w:tr w14:paraId="0282B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5E67FC2">
            <w:pPr>
              <w:snapToGrid w:val="0"/>
              <w:spacing w:before="70" w:after="70" w:line="240" w:lineRule="auto"/>
              <w:ind w:firstLine="0"/>
              <w:jc w:val="left"/>
              <w:rPr>
                <w:sz w:val="21"/>
              </w:rPr>
            </w:pPr>
            <w:r>
              <w:rPr>
                <w:sz w:val="21"/>
                <w:szCs w:val="21"/>
              </w:rPr>
              <w:t>M32</w:t>
            </w:r>
          </w:p>
        </w:tc>
        <w:tc>
          <w:tcPr>
            <w:tcW w:w="3066" w:type="dxa"/>
            <w:vAlign w:val="center"/>
          </w:tcPr>
          <w:p w14:paraId="06C00953">
            <w:pPr>
              <w:snapToGrid w:val="0"/>
              <w:spacing w:before="70" w:after="70" w:line="240" w:lineRule="auto"/>
              <w:ind w:firstLine="0"/>
              <w:jc w:val="left"/>
              <w:rPr>
                <w:sz w:val="21"/>
              </w:rPr>
            </w:pPr>
            <w:r>
              <w:rPr>
                <w:sz w:val="21"/>
                <w:szCs w:val="21"/>
              </w:rPr>
              <w:t>查新、成果评价、视频</w:t>
            </w:r>
          </w:p>
        </w:tc>
        <w:tc>
          <w:tcPr>
            <w:tcW w:w="1596" w:type="dxa"/>
            <w:vAlign w:val="center"/>
          </w:tcPr>
          <w:p w14:paraId="10327272">
            <w:pPr>
              <w:snapToGrid w:val="0"/>
              <w:spacing w:before="70" w:after="70" w:line="240" w:lineRule="auto"/>
              <w:ind w:firstLine="0"/>
              <w:jc w:val="center"/>
              <w:rPr>
                <w:sz w:val="21"/>
              </w:rPr>
            </w:pPr>
            <w:r>
              <w:rPr>
                <w:sz w:val="21"/>
                <w:szCs w:val="21"/>
              </w:rPr>
              <w:t>评价完成</w:t>
            </w:r>
          </w:p>
        </w:tc>
        <w:tc>
          <w:tcPr>
            <w:tcW w:w="1151" w:type="dxa"/>
            <w:vAlign w:val="center"/>
          </w:tcPr>
          <w:p w14:paraId="7A5D4937">
            <w:pPr>
              <w:snapToGrid w:val="0"/>
              <w:spacing w:before="70" w:after="70" w:line="240" w:lineRule="auto"/>
              <w:ind w:firstLine="0"/>
              <w:jc w:val="center"/>
              <w:rPr>
                <w:sz w:val="21"/>
              </w:rPr>
            </w:pPr>
            <w:r>
              <w:rPr>
                <w:sz w:val="21"/>
                <w:szCs w:val="21"/>
              </w:rPr>
              <w:t>12</w:t>
            </w:r>
          </w:p>
        </w:tc>
        <w:tc>
          <w:tcPr>
            <w:tcW w:w="1438" w:type="dxa"/>
            <w:vAlign w:val="center"/>
          </w:tcPr>
          <w:p w14:paraId="67CEBFF5">
            <w:pPr>
              <w:snapToGrid w:val="0"/>
              <w:spacing w:before="70" w:after="70" w:line="240" w:lineRule="auto"/>
              <w:ind w:firstLine="0"/>
              <w:jc w:val="left"/>
              <w:rPr>
                <w:sz w:val="21"/>
              </w:rPr>
            </w:pPr>
            <w:r>
              <w:rPr>
                <w:sz w:val="21"/>
                <w:szCs w:val="21"/>
              </w:rPr>
              <w:t>评价机构</w:t>
            </w:r>
          </w:p>
        </w:tc>
        <w:tc>
          <w:tcPr>
            <w:tcW w:w="1179" w:type="dxa"/>
            <w:vAlign w:val="center"/>
          </w:tcPr>
          <w:p w14:paraId="01A71950">
            <w:pPr>
              <w:snapToGrid w:val="0"/>
              <w:spacing w:before="70" w:after="70" w:line="240" w:lineRule="auto"/>
              <w:ind w:firstLine="0"/>
              <w:jc w:val="left"/>
              <w:rPr>
                <w:sz w:val="21"/>
              </w:rPr>
            </w:pPr>
            <w:r>
              <w:rPr>
                <w:sz w:val="21"/>
                <w:szCs w:val="21"/>
              </w:rPr>
              <w:t>专家排期</w:t>
            </w:r>
          </w:p>
        </w:tc>
      </w:tr>
      <w:tr w14:paraId="59B14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9F4ACC">
            <w:pPr>
              <w:snapToGrid w:val="0"/>
              <w:spacing w:before="70" w:after="70" w:line="240" w:lineRule="auto"/>
              <w:ind w:firstLine="0"/>
              <w:jc w:val="left"/>
              <w:rPr>
                <w:sz w:val="21"/>
              </w:rPr>
            </w:pPr>
            <w:r>
              <w:rPr>
                <w:sz w:val="21"/>
                <w:szCs w:val="21"/>
              </w:rPr>
              <w:t>M33</w:t>
            </w:r>
          </w:p>
        </w:tc>
        <w:tc>
          <w:tcPr>
            <w:tcW w:w="3066" w:type="dxa"/>
            <w:vAlign w:val="center"/>
          </w:tcPr>
          <w:p w14:paraId="59056FB3">
            <w:pPr>
              <w:snapToGrid w:val="0"/>
              <w:spacing w:before="70" w:after="70" w:line="240" w:lineRule="auto"/>
              <w:ind w:firstLine="0"/>
              <w:jc w:val="left"/>
              <w:rPr>
                <w:sz w:val="21"/>
              </w:rPr>
            </w:pPr>
            <w:r>
              <w:rPr>
                <w:sz w:val="21"/>
                <w:szCs w:val="21"/>
              </w:rPr>
              <w:t>档案移交、合同验收</w:t>
            </w:r>
          </w:p>
        </w:tc>
        <w:tc>
          <w:tcPr>
            <w:tcW w:w="1596" w:type="dxa"/>
            <w:vAlign w:val="center"/>
          </w:tcPr>
          <w:p w14:paraId="409B13CC">
            <w:pPr>
              <w:snapToGrid w:val="0"/>
              <w:spacing w:before="70" w:after="70" w:line="240" w:lineRule="auto"/>
              <w:ind w:firstLine="0"/>
              <w:jc w:val="center"/>
              <w:rPr>
                <w:sz w:val="21"/>
              </w:rPr>
            </w:pPr>
            <w:r>
              <w:rPr>
                <w:sz w:val="21"/>
                <w:szCs w:val="21"/>
              </w:rPr>
              <w:t>竣工验收</w:t>
            </w:r>
          </w:p>
        </w:tc>
        <w:tc>
          <w:tcPr>
            <w:tcW w:w="1151" w:type="dxa"/>
            <w:vAlign w:val="center"/>
          </w:tcPr>
          <w:p w14:paraId="185356EC">
            <w:pPr>
              <w:snapToGrid w:val="0"/>
              <w:spacing w:before="70" w:after="70" w:line="240" w:lineRule="auto"/>
              <w:ind w:firstLine="0"/>
              <w:jc w:val="center"/>
              <w:rPr>
                <w:sz w:val="21"/>
              </w:rPr>
            </w:pPr>
            <w:r>
              <w:rPr>
                <w:sz w:val="21"/>
                <w:szCs w:val="21"/>
              </w:rPr>
              <w:t>10</w:t>
            </w:r>
          </w:p>
        </w:tc>
        <w:tc>
          <w:tcPr>
            <w:tcW w:w="1438" w:type="dxa"/>
            <w:vAlign w:val="center"/>
          </w:tcPr>
          <w:p w14:paraId="503A5F18">
            <w:pPr>
              <w:snapToGrid w:val="0"/>
              <w:spacing w:before="70" w:after="70" w:line="240" w:lineRule="auto"/>
              <w:ind w:firstLine="0"/>
              <w:jc w:val="left"/>
              <w:rPr>
                <w:sz w:val="21"/>
              </w:rPr>
            </w:pPr>
            <w:r>
              <w:rPr>
                <w:rFonts w:hint="eastAsia"/>
                <w:sz w:val="21"/>
                <w:szCs w:val="21"/>
              </w:rPr>
              <w:t>-</w:t>
            </w:r>
          </w:p>
        </w:tc>
        <w:tc>
          <w:tcPr>
            <w:tcW w:w="1179" w:type="dxa"/>
            <w:vAlign w:val="center"/>
          </w:tcPr>
          <w:p w14:paraId="6A5F00DF">
            <w:pPr>
              <w:snapToGrid w:val="0"/>
              <w:spacing w:before="70" w:after="70" w:line="240" w:lineRule="auto"/>
              <w:ind w:firstLine="0"/>
              <w:jc w:val="left"/>
              <w:rPr>
                <w:sz w:val="21"/>
              </w:rPr>
            </w:pPr>
            <w:r>
              <w:rPr>
                <w:sz w:val="21"/>
                <w:szCs w:val="21"/>
              </w:rPr>
              <w:t>资料完整</w:t>
            </w:r>
          </w:p>
        </w:tc>
      </w:tr>
    </w:tbl>
    <w:p w14:paraId="01E762A5">
      <w:pPr>
        <w:spacing w:line="240" w:lineRule="auto"/>
      </w:pPr>
    </w:p>
    <w:p w14:paraId="24C00E03">
      <w:pPr>
        <w:pStyle w:val="5"/>
      </w:pPr>
      <w:bookmarkStart w:id="248" w:name="_Toc7128"/>
      <w:r>
        <w:rPr>
          <w:szCs w:val="32"/>
        </w:rPr>
        <w:t>2.13.3 进度偏差处理</w:t>
      </w:r>
      <w:bookmarkEnd w:id="248"/>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66"/>
        <w:gridCol w:w="1022"/>
        <w:gridCol w:w="4001"/>
        <w:gridCol w:w="2012"/>
      </w:tblGrid>
      <w:tr w14:paraId="75FD7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66" w:type="dxa"/>
            <w:shd w:val="clear" w:color="auto" w:fill="E7E6E6"/>
            <w:vAlign w:val="center"/>
          </w:tcPr>
          <w:p w14:paraId="76E65A29">
            <w:pPr>
              <w:snapToGrid w:val="0"/>
              <w:spacing w:before="70" w:after="70" w:line="240" w:lineRule="auto"/>
              <w:ind w:firstLine="0"/>
              <w:jc w:val="center"/>
              <w:rPr>
                <w:b/>
                <w:sz w:val="21"/>
              </w:rPr>
            </w:pPr>
            <w:r>
              <w:rPr>
                <w:b/>
                <w:sz w:val="21"/>
                <w:szCs w:val="21"/>
              </w:rPr>
              <w:t>偏差</w:t>
            </w:r>
          </w:p>
        </w:tc>
        <w:tc>
          <w:tcPr>
            <w:tcW w:w="1022" w:type="dxa"/>
            <w:shd w:val="clear" w:color="auto" w:fill="E7E6E6"/>
            <w:vAlign w:val="center"/>
          </w:tcPr>
          <w:p w14:paraId="7E1DDC43">
            <w:pPr>
              <w:snapToGrid w:val="0"/>
              <w:spacing w:before="70" w:after="70" w:line="240" w:lineRule="auto"/>
              <w:ind w:firstLine="0"/>
              <w:jc w:val="center"/>
              <w:rPr>
                <w:b/>
                <w:sz w:val="21"/>
              </w:rPr>
            </w:pPr>
            <w:r>
              <w:rPr>
                <w:b/>
                <w:sz w:val="21"/>
                <w:szCs w:val="21"/>
              </w:rPr>
              <w:t>判定</w:t>
            </w:r>
          </w:p>
        </w:tc>
        <w:tc>
          <w:tcPr>
            <w:tcW w:w="4001" w:type="dxa"/>
            <w:shd w:val="clear" w:color="auto" w:fill="E7E6E6"/>
            <w:vAlign w:val="center"/>
          </w:tcPr>
          <w:p w14:paraId="5A9802D4">
            <w:pPr>
              <w:snapToGrid w:val="0"/>
              <w:spacing w:before="70" w:after="70" w:line="240" w:lineRule="auto"/>
              <w:ind w:firstLine="0"/>
              <w:jc w:val="center"/>
              <w:rPr>
                <w:b/>
                <w:sz w:val="21"/>
              </w:rPr>
            </w:pPr>
            <w:r>
              <w:rPr>
                <w:b/>
                <w:sz w:val="21"/>
                <w:szCs w:val="21"/>
              </w:rPr>
              <w:t>处理</w:t>
            </w:r>
          </w:p>
        </w:tc>
        <w:tc>
          <w:tcPr>
            <w:tcW w:w="2012" w:type="dxa"/>
            <w:shd w:val="clear" w:color="auto" w:fill="E7E6E6"/>
            <w:vAlign w:val="center"/>
          </w:tcPr>
          <w:p w14:paraId="14B16F09">
            <w:pPr>
              <w:snapToGrid w:val="0"/>
              <w:spacing w:before="70" w:after="70" w:line="240" w:lineRule="auto"/>
              <w:ind w:firstLine="0"/>
              <w:jc w:val="center"/>
              <w:rPr>
                <w:b/>
                <w:sz w:val="21"/>
              </w:rPr>
            </w:pPr>
            <w:r>
              <w:rPr>
                <w:b/>
                <w:sz w:val="21"/>
                <w:szCs w:val="21"/>
              </w:rPr>
              <w:t>审批</w:t>
            </w:r>
          </w:p>
        </w:tc>
      </w:tr>
      <w:tr w14:paraId="4A682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6" w:type="dxa"/>
            <w:vAlign w:val="center"/>
          </w:tcPr>
          <w:p w14:paraId="177C6F76">
            <w:pPr>
              <w:snapToGrid w:val="0"/>
              <w:spacing w:before="70" w:after="70" w:line="240" w:lineRule="auto"/>
              <w:ind w:firstLine="0"/>
              <w:jc w:val="left"/>
              <w:rPr>
                <w:sz w:val="21"/>
              </w:rPr>
            </w:pPr>
            <w:r>
              <w:rPr>
                <w:sz w:val="21"/>
                <w:szCs w:val="21"/>
              </w:rPr>
              <w:t>≤7 天</w:t>
            </w:r>
          </w:p>
        </w:tc>
        <w:tc>
          <w:tcPr>
            <w:tcW w:w="1022" w:type="dxa"/>
            <w:vAlign w:val="center"/>
          </w:tcPr>
          <w:p w14:paraId="1BCCCBF9">
            <w:pPr>
              <w:snapToGrid w:val="0"/>
              <w:spacing w:before="70" w:after="70" w:line="240" w:lineRule="auto"/>
              <w:ind w:firstLine="0"/>
              <w:jc w:val="center"/>
              <w:rPr>
                <w:sz w:val="21"/>
              </w:rPr>
            </w:pPr>
            <w:r>
              <w:rPr>
                <w:sz w:val="21"/>
                <w:szCs w:val="21"/>
              </w:rPr>
              <w:t>轻微</w:t>
            </w:r>
          </w:p>
        </w:tc>
        <w:tc>
          <w:tcPr>
            <w:tcW w:w="4001" w:type="dxa"/>
            <w:vAlign w:val="center"/>
          </w:tcPr>
          <w:p w14:paraId="1AB9DB96">
            <w:pPr>
              <w:snapToGrid w:val="0"/>
              <w:spacing w:before="70" w:after="70" w:line="240" w:lineRule="auto"/>
              <w:ind w:firstLine="0"/>
              <w:jc w:val="center"/>
              <w:rPr>
                <w:sz w:val="21"/>
              </w:rPr>
            </w:pPr>
            <w:r>
              <w:rPr>
                <w:sz w:val="21"/>
                <w:szCs w:val="21"/>
              </w:rPr>
              <w:t>内部调整、周计划消化</w:t>
            </w:r>
          </w:p>
        </w:tc>
        <w:tc>
          <w:tcPr>
            <w:tcW w:w="2012" w:type="dxa"/>
            <w:vAlign w:val="center"/>
          </w:tcPr>
          <w:p w14:paraId="6729D1F2">
            <w:pPr>
              <w:snapToGrid w:val="0"/>
              <w:spacing w:before="70" w:after="70" w:line="240" w:lineRule="auto"/>
              <w:ind w:firstLine="0"/>
              <w:jc w:val="left"/>
              <w:rPr>
                <w:sz w:val="21"/>
              </w:rPr>
            </w:pPr>
            <w:r>
              <w:rPr>
                <w:sz w:val="21"/>
                <w:szCs w:val="21"/>
              </w:rPr>
              <w:t>作业组长</w:t>
            </w:r>
          </w:p>
        </w:tc>
      </w:tr>
      <w:tr w14:paraId="13FD0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6" w:type="dxa"/>
            <w:vAlign w:val="center"/>
          </w:tcPr>
          <w:p w14:paraId="1828D4FB">
            <w:pPr>
              <w:snapToGrid w:val="0"/>
              <w:spacing w:before="70" w:after="70" w:line="240" w:lineRule="auto"/>
              <w:ind w:firstLine="0"/>
              <w:jc w:val="left"/>
              <w:rPr>
                <w:sz w:val="21"/>
              </w:rPr>
            </w:pPr>
            <w:r>
              <w:rPr>
                <w:sz w:val="21"/>
                <w:szCs w:val="21"/>
              </w:rPr>
              <w:t>8～15 天</w:t>
            </w:r>
          </w:p>
        </w:tc>
        <w:tc>
          <w:tcPr>
            <w:tcW w:w="1022" w:type="dxa"/>
            <w:vAlign w:val="center"/>
          </w:tcPr>
          <w:p w14:paraId="717F6537">
            <w:pPr>
              <w:snapToGrid w:val="0"/>
              <w:spacing w:before="70" w:after="70" w:line="240" w:lineRule="auto"/>
              <w:ind w:firstLine="0"/>
              <w:jc w:val="center"/>
              <w:rPr>
                <w:sz w:val="21"/>
              </w:rPr>
            </w:pPr>
            <w:r>
              <w:rPr>
                <w:sz w:val="21"/>
                <w:szCs w:val="21"/>
              </w:rPr>
              <w:t>一般</w:t>
            </w:r>
          </w:p>
        </w:tc>
        <w:tc>
          <w:tcPr>
            <w:tcW w:w="4001" w:type="dxa"/>
            <w:vAlign w:val="center"/>
          </w:tcPr>
          <w:p w14:paraId="3F5AEC7C">
            <w:pPr>
              <w:snapToGrid w:val="0"/>
              <w:spacing w:before="70" w:after="70" w:line="240" w:lineRule="auto"/>
              <w:ind w:firstLine="0"/>
              <w:jc w:val="center"/>
              <w:rPr>
                <w:sz w:val="21"/>
              </w:rPr>
            </w:pPr>
            <w:r>
              <w:rPr>
                <w:sz w:val="21"/>
                <w:szCs w:val="21"/>
              </w:rPr>
              <w:t>增加资源、调整工序</w:t>
            </w:r>
          </w:p>
        </w:tc>
        <w:tc>
          <w:tcPr>
            <w:tcW w:w="2012" w:type="dxa"/>
            <w:vAlign w:val="center"/>
          </w:tcPr>
          <w:p w14:paraId="1E2F347B">
            <w:pPr>
              <w:snapToGrid w:val="0"/>
              <w:spacing w:before="70" w:after="70" w:line="240" w:lineRule="auto"/>
              <w:ind w:firstLine="0"/>
              <w:jc w:val="left"/>
              <w:rPr>
                <w:sz w:val="21"/>
              </w:rPr>
            </w:pPr>
            <w:r>
              <w:rPr>
                <w:sz w:val="21"/>
                <w:szCs w:val="21"/>
              </w:rPr>
              <w:t>项目负责人</w:t>
            </w:r>
          </w:p>
        </w:tc>
      </w:tr>
      <w:tr w14:paraId="2795B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6" w:type="dxa"/>
            <w:vAlign w:val="center"/>
          </w:tcPr>
          <w:p w14:paraId="6D18C21B">
            <w:pPr>
              <w:snapToGrid w:val="0"/>
              <w:spacing w:before="70" w:after="70" w:line="240" w:lineRule="auto"/>
              <w:ind w:firstLine="0"/>
              <w:jc w:val="left"/>
              <w:rPr>
                <w:sz w:val="21"/>
              </w:rPr>
            </w:pPr>
            <w:r>
              <w:rPr>
                <w:sz w:val="21"/>
                <w:szCs w:val="21"/>
              </w:rPr>
              <w:t>16～30 天</w:t>
            </w:r>
          </w:p>
        </w:tc>
        <w:tc>
          <w:tcPr>
            <w:tcW w:w="1022" w:type="dxa"/>
            <w:vAlign w:val="center"/>
          </w:tcPr>
          <w:p w14:paraId="69DB83FC">
            <w:pPr>
              <w:snapToGrid w:val="0"/>
              <w:spacing w:before="70" w:after="70" w:line="240" w:lineRule="auto"/>
              <w:ind w:firstLine="0"/>
              <w:jc w:val="center"/>
              <w:rPr>
                <w:sz w:val="21"/>
              </w:rPr>
            </w:pPr>
            <w:r>
              <w:rPr>
                <w:sz w:val="21"/>
                <w:szCs w:val="21"/>
              </w:rPr>
              <w:t>较大</w:t>
            </w:r>
          </w:p>
        </w:tc>
        <w:tc>
          <w:tcPr>
            <w:tcW w:w="4001" w:type="dxa"/>
            <w:vAlign w:val="center"/>
          </w:tcPr>
          <w:p w14:paraId="25635641">
            <w:pPr>
              <w:snapToGrid w:val="0"/>
              <w:spacing w:before="70" w:after="70" w:line="240" w:lineRule="auto"/>
              <w:ind w:firstLine="0"/>
              <w:jc w:val="center"/>
              <w:rPr>
                <w:sz w:val="21"/>
              </w:rPr>
            </w:pPr>
            <w:r>
              <w:rPr>
                <w:sz w:val="21"/>
                <w:szCs w:val="21"/>
              </w:rPr>
              <w:t>专项纠偏方案、报甲方</w:t>
            </w:r>
          </w:p>
        </w:tc>
        <w:tc>
          <w:tcPr>
            <w:tcW w:w="2012" w:type="dxa"/>
            <w:vAlign w:val="center"/>
          </w:tcPr>
          <w:p w14:paraId="6EF0D12E">
            <w:pPr>
              <w:snapToGrid w:val="0"/>
              <w:spacing w:before="70" w:after="70" w:line="240" w:lineRule="auto"/>
              <w:ind w:firstLine="0"/>
              <w:jc w:val="left"/>
              <w:rPr>
                <w:sz w:val="21"/>
              </w:rPr>
            </w:pPr>
            <w:r>
              <w:rPr>
                <w:sz w:val="21"/>
                <w:szCs w:val="21"/>
              </w:rPr>
              <w:t>甲方</w:t>
            </w:r>
          </w:p>
        </w:tc>
      </w:tr>
      <w:tr w14:paraId="230C2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66" w:type="dxa"/>
            <w:vAlign w:val="center"/>
          </w:tcPr>
          <w:p w14:paraId="36613543">
            <w:pPr>
              <w:snapToGrid w:val="0"/>
              <w:spacing w:before="70" w:after="70" w:line="240" w:lineRule="auto"/>
              <w:ind w:firstLine="0"/>
              <w:jc w:val="left"/>
              <w:rPr>
                <w:sz w:val="21"/>
              </w:rPr>
            </w:pPr>
            <w:r>
              <w:rPr>
                <w:sz w:val="21"/>
                <w:szCs w:val="21"/>
              </w:rPr>
              <w:t>&gt;30 天</w:t>
            </w:r>
          </w:p>
        </w:tc>
        <w:tc>
          <w:tcPr>
            <w:tcW w:w="1022" w:type="dxa"/>
            <w:vAlign w:val="center"/>
          </w:tcPr>
          <w:p w14:paraId="4A450B2E">
            <w:pPr>
              <w:snapToGrid w:val="0"/>
              <w:spacing w:before="70" w:after="70" w:line="240" w:lineRule="auto"/>
              <w:ind w:firstLine="0"/>
              <w:jc w:val="center"/>
              <w:rPr>
                <w:sz w:val="21"/>
              </w:rPr>
            </w:pPr>
            <w:r>
              <w:rPr>
                <w:sz w:val="21"/>
                <w:szCs w:val="21"/>
              </w:rPr>
              <w:t>重大</w:t>
            </w:r>
          </w:p>
        </w:tc>
        <w:tc>
          <w:tcPr>
            <w:tcW w:w="4001" w:type="dxa"/>
            <w:vAlign w:val="center"/>
          </w:tcPr>
          <w:p w14:paraId="55CAB442">
            <w:pPr>
              <w:snapToGrid w:val="0"/>
              <w:spacing w:before="70" w:after="70" w:line="240" w:lineRule="auto"/>
              <w:ind w:firstLine="0"/>
              <w:jc w:val="center"/>
              <w:rPr>
                <w:sz w:val="21"/>
              </w:rPr>
            </w:pPr>
            <w:r>
              <w:rPr>
                <w:sz w:val="21"/>
                <w:szCs w:val="21"/>
              </w:rPr>
              <w:t>重排计划、签订补充协议</w:t>
            </w:r>
          </w:p>
        </w:tc>
        <w:tc>
          <w:tcPr>
            <w:tcW w:w="2012" w:type="dxa"/>
            <w:vAlign w:val="center"/>
          </w:tcPr>
          <w:p w14:paraId="5C722BEE">
            <w:pPr>
              <w:snapToGrid w:val="0"/>
              <w:spacing w:before="70" w:after="70" w:line="240" w:lineRule="auto"/>
              <w:ind w:firstLine="0"/>
              <w:jc w:val="left"/>
              <w:rPr>
                <w:sz w:val="21"/>
              </w:rPr>
            </w:pPr>
            <w:r>
              <w:rPr>
                <w:sz w:val="21"/>
                <w:szCs w:val="21"/>
              </w:rPr>
              <w:t>甲方</w:t>
            </w:r>
          </w:p>
        </w:tc>
      </w:tr>
    </w:tbl>
    <w:p w14:paraId="25793E37">
      <w:pPr>
        <w:spacing w:line="240" w:lineRule="auto"/>
      </w:pPr>
    </w:p>
    <w:p w14:paraId="3754780E">
      <w:pPr>
        <w:pStyle w:val="5"/>
      </w:pPr>
      <w:bookmarkStart w:id="249" w:name="_Toc32622"/>
      <w:r>
        <w:rPr>
          <w:szCs w:val="32"/>
        </w:rPr>
        <w:t>2.13.4 进度例会与报告</w:t>
      </w:r>
      <w:bookmarkEnd w:id="249"/>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6"/>
        <w:gridCol w:w="1400"/>
        <w:gridCol w:w="3809"/>
        <w:gridCol w:w="1745"/>
      </w:tblGrid>
      <w:tr w14:paraId="48008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46" w:type="dxa"/>
            <w:shd w:val="clear" w:color="auto" w:fill="E7E6E6"/>
            <w:vAlign w:val="center"/>
          </w:tcPr>
          <w:p w14:paraId="3E8E9424">
            <w:pPr>
              <w:snapToGrid w:val="0"/>
              <w:spacing w:before="70" w:after="70" w:line="240" w:lineRule="auto"/>
              <w:ind w:firstLine="0"/>
              <w:jc w:val="center"/>
              <w:rPr>
                <w:b/>
                <w:sz w:val="21"/>
              </w:rPr>
            </w:pPr>
            <w:r>
              <w:rPr>
                <w:b/>
                <w:sz w:val="21"/>
                <w:szCs w:val="21"/>
              </w:rPr>
              <w:t>会议/报告</w:t>
            </w:r>
          </w:p>
        </w:tc>
        <w:tc>
          <w:tcPr>
            <w:tcW w:w="1400" w:type="dxa"/>
            <w:shd w:val="clear" w:color="auto" w:fill="E7E6E6"/>
            <w:vAlign w:val="center"/>
          </w:tcPr>
          <w:p w14:paraId="7ED607DC">
            <w:pPr>
              <w:snapToGrid w:val="0"/>
              <w:spacing w:before="70" w:after="70" w:line="240" w:lineRule="auto"/>
              <w:ind w:firstLine="0"/>
              <w:jc w:val="center"/>
              <w:rPr>
                <w:b/>
                <w:sz w:val="21"/>
              </w:rPr>
            </w:pPr>
            <w:r>
              <w:rPr>
                <w:b/>
                <w:sz w:val="21"/>
                <w:szCs w:val="21"/>
              </w:rPr>
              <w:t>频率</w:t>
            </w:r>
          </w:p>
        </w:tc>
        <w:tc>
          <w:tcPr>
            <w:tcW w:w="3809" w:type="dxa"/>
            <w:shd w:val="clear" w:color="auto" w:fill="E7E6E6"/>
            <w:vAlign w:val="center"/>
          </w:tcPr>
          <w:p w14:paraId="73F87A81">
            <w:pPr>
              <w:snapToGrid w:val="0"/>
              <w:spacing w:before="70" w:after="70" w:line="240" w:lineRule="auto"/>
              <w:ind w:firstLine="0"/>
              <w:jc w:val="center"/>
              <w:rPr>
                <w:b/>
                <w:sz w:val="21"/>
              </w:rPr>
            </w:pPr>
            <w:r>
              <w:rPr>
                <w:b/>
                <w:sz w:val="21"/>
                <w:szCs w:val="21"/>
              </w:rPr>
              <w:t>内容</w:t>
            </w:r>
          </w:p>
        </w:tc>
        <w:tc>
          <w:tcPr>
            <w:tcW w:w="1745" w:type="dxa"/>
            <w:shd w:val="clear" w:color="auto" w:fill="E7E6E6"/>
            <w:vAlign w:val="center"/>
          </w:tcPr>
          <w:p w14:paraId="1E80A32C">
            <w:pPr>
              <w:snapToGrid w:val="0"/>
              <w:spacing w:before="70" w:after="70" w:line="240" w:lineRule="auto"/>
              <w:ind w:firstLine="0"/>
              <w:jc w:val="center"/>
              <w:rPr>
                <w:b/>
                <w:sz w:val="21"/>
              </w:rPr>
            </w:pPr>
            <w:r>
              <w:rPr>
                <w:b/>
                <w:sz w:val="21"/>
                <w:szCs w:val="21"/>
              </w:rPr>
              <w:t>输出</w:t>
            </w:r>
          </w:p>
        </w:tc>
      </w:tr>
      <w:tr w14:paraId="4E256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6" w:type="dxa"/>
            <w:vAlign w:val="center"/>
          </w:tcPr>
          <w:p w14:paraId="5893A3C7">
            <w:pPr>
              <w:snapToGrid w:val="0"/>
              <w:spacing w:before="70" w:after="70" w:line="240" w:lineRule="auto"/>
              <w:ind w:firstLine="0"/>
              <w:jc w:val="center"/>
              <w:rPr>
                <w:sz w:val="21"/>
              </w:rPr>
            </w:pPr>
            <w:r>
              <w:rPr>
                <w:sz w:val="21"/>
                <w:szCs w:val="21"/>
              </w:rPr>
              <w:t>班前会</w:t>
            </w:r>
          </w:p>
        </w:tc>
        <w:tc>
          <w:tcPr>
            <w:tcW w:w="1400" w:type="dxa"/>
            <w:vAlign w:val="center"/>
          </w:tcPr>
          <w:p w14:paraId="32FEE648">
            <w:pPr>
              <w:snapToGrid w:val="0"/>
              <w:spacing w:before="70" w:after="70" w:line="240" w:lineRule="auto"/>
              <w:ind w:firstLine="0"/>
              <w:jc w:val="left"/>
              <w:rPr>
                <w:sz w:val="21"/>
              </w:rPr>
            </w:pPr>
            <w:r>
              <w:rPr>
                <w:sz w:val="21"/>
                <w:szCs w:val="21"/>
              </w:rPr>
              <w:t>每日</w:t>
            </w:r>
          </w:p>
        </w:tc>
        <w:tc>
          <w:tcPr>
            <w:tcW w:w="3809" w:type="dxa"/>
            <w:vAlign w:val="center"/>
          </w:tcPr>
          <w:p w14:paraId="77D51B97">
            <w:pPr>
              <w:snapToGrid w:val="0"/>
              <w:spacing w:before="70" w:after="70" w:line="240" w:lineRule="auto"/>
              <w:ind w:firstLine="0"/>
              <w:jc w:val="center"/>
              <w:rPr>
                <w:sz w:val="21"/>
              </w:rPr>
            </w:pPr>
            <w:r>
              <w:rPr>
                <w:sz w:val="21"/>
                <w:szCs w:val="21"/>
              </w:rPr>
              <w:t>任务、风险、安全</w:t>
            </w:r>
          </w:p>
        </w:tc>
        <w:tc>
          <w:tcPr>
            <w:tcW w:w="1745" w:type="dxa"/>
            <w:vAlign w:val="center"/>
          </w:tcPr>
          <w:p w14:paraId="45905BFA">
            <w:pPr>
              <w:snapToGrid w:val="0"/>
              <w:spacing w:before="70" w:after="70" w:line="240" w:lineRule="auto"/>
              <w:ind w:firstLine="0"/>
              <w:jc w:val="left"/>
              <w:rPr>
                <w:sz w:val="21"/>
              </w:rPr>
            </w:pPr>
            <w:r>
              <w:rPr>
                <w:sz w:val="21"/>
                <w:szCs w:val="21"/>
              </w:rPr>
              <w:t>交底记录</w:t>
            </w:r>
          </w:p>
        </w:tc>
      </w:tr>
      <w:tr w14:paraId="6C724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6" w:type="dxa"/>
            <w:vAlign w:val="center"/>
          </w:tcPr>
          <w:p w14:paraId="0B74A0D4">
            <w:pPr>
              <w:snapToGrid w:val="0"/>
              <w:spacing w:before="70" w:after="70" w:line="240" w:lineRule="auto"/>
              <w:ind w:firstLine="0"/>
              <w:jc w:val="center"/>
              <w:rPr>
                <w:sz w:val="21"/>
              </w:rPr>
            </w:pPr>
            <w:r>
              <w:rPr>
                <w:sz w:val="21"/>
                <w:szCs w:val="21"/>
              </w:rPr>
              <w:t>周例会</w:t>
            </w:r>
          </w:p>
        </w:tc>
        <w:tc>
          <w:tcPr>
            <w:tcW w:w="1400" w:type="dxa"/>
            <w:vAlign w:val="center"/>
          </w:tcPr>
          <w:p w14:paraId="144A9772">
            <w:pPr>
              <w:snapToGrid w:val="0"/>
              <w:spacing w:before="70" w:after="70" w:line="240" w:lineRule="auto"/>
              <w:ind w:firstLine="0"/>
              <w:jc w:val="left"/>
              <w:rPr>
                <w:sz w:val="21"/>
              </w:rPr>
            </w:pPr>
            <w:r>
              <w:rPr>
                <w:sz w:val="21"/>
                <w:szCs w:val="21"/>
              </w:rPr>
              <w:t>每周</w:t>
            </w:r>
          </w:p>
        </w:tc>
        <w:tc>
          <w:tcPr>
            <w:tcW w:w="3809" w:type="dxa"/>
            <w:vAlign w:val="center"/>
          </w:tcPr>
          <w:p w14:paraId="0CA0AD42">
            <w:pPr>
              <w:snapToGrid w:val="0"/>
              <w:spacing w:before="70" w:after="70" w:line="240" w:lineRule="auto"/>
              <w:ind w:firstLine="0"/>
              <w:jc w:val="center"/>
              <w:rPr>
                <w:sz w:val="21"/>
              </w:rPr>
            </w:pPr>
            <w:r>
              <w:rPr>
                <w:sz w:val="21"/>
                <w:szCs w:val="21"/>
              </w:rPr>
              <w:t>进度、问题、下周计划</w:t>
            </w:r>
          </w:p>
        </w:tc>
        <w:tc>
          <w:tcPr>
            <w:tcW w:w="1745" w:type="dxa"/>
            <w:vAlign w:val="center"/>
          </w:tcPr>
          <w:p w14:paraId="0B238356">
            <w:pPr>
              <w:snapToGrid w:val="0"/>
              <w:spacing w:before="70" w:after="70" w:line="240" w:lineRule="auto"/>
              <w:ind w:firstLine="0"/>
              <w:jc w:val="left"/>
              <w:rPr>
                <w:sz w:val="21"/>
              </w:rPr>
            </w:pPr>
            <w:r>
              <w:rPr>
                <w:sz w:val="21"/>
                <w:szCs w:val="21"/>
              </w:rPr>
              <w:t>周报</w:t>
            </w:r>
          </w:p>
        </w:tc>
      </w:tr>
      <w:tr w14:paraId="03EB2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6" w:type="dxa"/>
            <w:vAlign w:val="center"/>
          </w:tcPr>
          <w:p w14:paraId="7689B865">
            <w:pPr>
              <w:snapToGrid w:val="0"/>
              <w:spacing w:before="70" w:after="70" w:line="240" w:lineRule="auto"/>
              <w:ind w:firstLine="0"/>
              <w:jc w:val="center"/>
              <w:rPr>
                <w:sz w:val="21"/>
              </w:rPr>
            </w:pPr>
            <w:r>
              <w:rPr>
                <w:sz w:val="21"/>
                <w:szCs w:val="21"/>
              </w:rPr>
              <w:t>月度会</w:t>
            </w:r>
          </w:p>
        </w:tc>
        <w:tc>
          <w:tcPr>
            <w:tcW w:w="1400" w:type="dxa"/>
            <w:vAlign w:val="center"/>
          </w:tcPr>
          <w:p w14:paraId="1C74010A">
            <w:pPr>
              <w:snapToGrid w:val="0"/>
              <w:spacing w:before="70" w:after="70" w:line="240" w:lineRule="auto"/>
              <w:ind w:firstLine="0"/>
              <w:jc w:val="left"/>
              <w:rPr>
                <w:sz w:val="21"/>
              </w:rPr>
            </w:pPr>
            <w:r>
              <w:rPr>
                <w:sz w:val="21"/>
                <w:szCs w:val="21"/>
              </w:rPr>
              <w:t>每月</w:t>
            </w:r>
          </w:p>
        </w:tc>
        <w:tc>
          <w:tcPr>
            <w:tcW w:w="3809" w:type="dxa"/>
            <w:vAlign w:val="center"/>
          </w:tcPr>
          <w:p w14:paraId="2958AA56">
            <w:pPr>
              <w:snapToGrid w:val="0"/>
              <w:spacing w:before="70" w:after="70" w:line="240" w:lineRule="auto"/>
              <w:ind w:firstLine="0"/>
              <w:jc w:val="center"/>
              <w:rPr>
                <w:sz w:val="21"/>
              </w:rPr>
            </w:pPr>
            <w:r>
              <w:rPr>
                <w:sz w:val="21"/>
                <w:szCs w:val="21"/>
              </w:rPr>
              <w:t>里程碑、资源、风险</w:t>
            </w:r>
          </w:p>
        </w:tc>
        <w:tc>
          <w:tcPr>
            <w:tcW w:w="1745" w:type="dxa"/>
            <w:vAlign w:val="center"/>
          </w:tcPr>
          <w:p w14:paraId="498B6694">
            <w:pPr>
              <w:snapToGrid w:val="0"/>
              <w:spacing w:before="70" w:after="70" w:line="240" w:lineRule="auto"/>
              <w:ind w:firstLine="0"/>
              <w:jc w:val="left"/>
              <w:rPr>
                <w:sz w:val="21"/>
              </w:rPr>
            </w:pPr>
            <w:r>
              <w:rPr>
                <w:sz w:val="21"/>
                <w:szCs w:val="21"/>
              </w:rPr>
              <w:t>月报</w:t>
            </w:r>
          </w:p>
        </w:tc>
      </w:tr>
      <w:tr w14:paraId="2A617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6" w:type="dxa"/>
            <w:vAlign w:val="center"/>
          </w:tcPr>
          <w:p w14:paraId="6EE7931D">
            <w:pPr>
              <w:snapToGrid w:val="0"/>
              <w:spacing w:before="70" w:after="70" w:line="240" w:lineRule="auto"/>
              <w:ind w:firstLine="0"/>
              <w:jc w:val="center"/>
              <w:rPr>
                <w:sz w:val="21"/>
              </w:rPr>
            </w:pPr>
            <w:r>
              <w:rPr>
                <w:sz w:val="21"/>
                <w:szCs w:val="21"/>
              </w:rPr>
              <w:t>阶段会</w:t>
            </w:r>
          </w:p>
        </w:tc>
        <w:tc>
          <w:tcPr>
            <w:tcW w:w="1400" w:type="dxa"/>
            <w:vAlign w:val="center"/>
          </w:tcPr>
          <w:p w14:paraId="4503ACB5">
            <w:pPr>
              <w:snapToGrid w:val="0"/>
              <w:spacing w:before="70" w:after="70" w:line="240" w:lineRule="auto"/>
              <w:ind w:firstLine="0"/>
              <w:jc w:val="left"/>
              <w:rPr>
                <w:sz w:val="21"/>
              </w:rPr>
            </w:pPr>
            <w:r>
              <w:rPr>
                <w:sz w:val="21"/>
                <w:szCs w:val="21"/>
              </w:rPr>
              <w:t>每阶段</w:t>
            </w:r>
          </w:p>
        </w:tc>
        <w:tc>
          <w:tcPr>
            <w:tcW w:w="3809" w:type="dxa"/>
            <w:vAlign w:val="center"/>
          </w:tcPr>
          <w:p w14:paraId="39056842">
            <w:pPr>
              <w:snapToGrid w:val="0"/>
              <w:spacing w:before="70" w:after="70" w:line="240" w:lineRule="auto"/>
              <w:ind w:firstLine="0"/>
              <w:jc w:val="center"/>
              <w:rPr>
                <w:sz w:val="21"/>
              </w:rPr>
            </w:pPr>
            <w:r>
              <w:rPr>
                <w:sz w:val="21"/>
                <w:szCs w:val="21"/>
              </w:rPr>
              <w:t>成果、验收、下阶段</w:t>
            </w:r>
          </w:p>
        </w:tc>
        <w:tc>
          <w:tcPr>
            <w:tcW w:w="1745" w:type="dxa"/>
            <w:vAlign w:val="center"/>
          </w:tcPr>
          <w:p w14:paraId="1F7D70EA">
            <w:pPr>
              <w:snapToGrid w:val="0"/>
              <w:spacing w:before="70" w:after="70" w:line="240" w:lineRule="auto"/>
              <w:ind w:firstLine="0"/>
              <w:jc w:val="left"/>
              <w:rPr>
                <w:sz w:val="21"/>
              </w:rPr>
            </w:pPr>
            <w:r>
              <w:rPr>
                <w:sz w:val="21"/>
                <w:szCs w:val="21"/>
              </w:rPr>
              <w:t>阶段报告</w:t>
            </w:r>
          </w:p>
        </w:tc>
      </w:tr>
      <w:tr w14:paraId="180CF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6" w:type="dxa"/>
            <w:vAlign w:val="center"/>
          </w:tcPr>
          <w:p w14:paraId="785F8379">
            <w:pPr>
              <w:snapToGrid w:val="0"/>
              <w:spacing w:before="70" w:after="70" w:line="240" w:lineRule="auto"/>
              <w:ind w:firstLine="0"/>
              <w:jc w:val="center"/>
              <w:rPr>
                <w:sz w:val="21"/>
              </w:rPr>
            </w:pPr>
            <w:r>
              <w:rPr>
                <w:sz w:val="21"/>
                <w:szCs w:val="21"/>
              </w:rPr>
              <w:t>专题会</w:t>
            </w:r>
          </w:p>
        </w:tc>
        <w:tc>
          <w:tcPr>
            <w:tcW w:w="1400" w:type="dxa"/>
            <w:vAlign w:val="center"/>
          </w:tcPr>
          <w:p w14:paraId="0343B81D">
            <w:pPr>
              <w:snapToGrid w:val="0"/>
              <w:spacing w:before="70" w:after="70" w:line="240" w:lineRule="auto"/>
              <w:ind w:firstLine="0"/>
              <w:jc w:val="left"/>
              <w:rPr>
                <w:sz w:val="21"/>
              </w:rPr>
            </w:pPr>
            <w:r>
              <w:rPr>
                <w:sz w:val="21"/>
                <w:szCs w:val="21"/>
              </w:rPr>
              <w:t>按需</w:t>
            </w:r>
          </w:p>
        </w:tc>
        <w:tc>
          <w:tcPr>
            <w:tcW w:w="3809" w:type="dxa"/>
            <w:vAlign w:val="center"/>
          </w:tcPr>
          <w:p w14:paraId="57FAED73">
            <w:pPr>
              <w:snapToGrid w:val="0"/>
              <w:spacing w:before="70" w:after="70" w:line="240" w:lineRule="auto"/>
              <w:ind w:firstLine="0"/>
              <w:jc w:val="center"/>
              <w:rPr>
                <w:sz w:val="21"/>
              </w:rPr>
            </w:pPr>
            <w:r>
              <w:rPr>
                <w:sz w:val="21"/>
                <w:szCs w:val="21"/>
              </w:rPr>
              <w:t>技术、质量、安全专题</w:t>
            </w:r>
          </w:p>
        </w:tc>
        <w:tc>
          <w:tcPr>
            <w:tcW w:w="1745" w:type="dxa"/>
            <w:vAlign w:val="center"/>
          </w:tcPr>
          <w:p w14:paraId="50744878">
            <w:pPr>
              <w:snapToGrid w:val="0"/>
              <w:spacing w:before="70" w:after="70" w:line="240" w:lineRule="auto"/>
              <w:ind w:firstLine="0"/>
              <w:jc w:val="left"/>
              <w:rPr>
                <w:sz w:val="21"/>
              </w:rPr>
            </w:pPr>
            <w:r>
              <w:rPr>
                <w:sz w:val="21"/>
                <w:szCs w:val="21"/>
              </w:rPr>
              <w:t>纪要</w:t>
            </w:r>
          </w:p>
        </w:tc>
      </w:tr>
    </w:tbl>
    <w:p w14:paraId="45B0F981">
      <w:pPr>
        <w:spacing w:line="240" w:lineRule="auto"/>
      </w:pPr>
    </w:p>
    <w:p w14:paraId="3160A713">
      <w:pPr>
        <w:pStyle w:val="4"/>
      </w:pPr>
      <w:bookmarkStart w:id="250" w:name="_Toc15243"/>
      <w:r>
        <w:rPr>
          <w:szCs w:val="36"/>
        </w:rPr>
        <w:t>2.14 质量记录与检验规程</w:t>
      </w:r>
      <w:bookmarkEnd w:id="250"/>
    </w:p>
    <w:p w14:paraId="63F65C3E">
      <w:pPr>
        <w:pStyle w:val="5"/>
      </w:pPr>
      <w:bookmarkStart w:id="251" w:name="_Toc11782"/>
      <w:r>
        <w:rPr>
          <w:szCs w:val="32"/>
        </w:rPr>
        <w:t>2.14.1 检验规程要点</w:t>
      </w:r>
      <w:bookmarkEnd w:id="251"/>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03"/>
        <w:gridCol w:w="2219"/>
        <w:gridCol w:w="1748"/>
        <w:gridCol w:w="2026"/>
        <w:gridCol w:w="1403"/>
      </w:tblGrid>
      <w:tr w14:paraId="1C6FD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03" w:type="dxa"/>
            <w:shd w:val="clear" w:color="auto" w:fill="E7E6E6"/>
            <w:vAlign w:val="center"/>
          </w:tcPr>
          <w:p w14:paraId="7D3D9647">
            <w:pPr>
              <w:snapToGrid w:val="0"/>
              <w:spacing w:before="70" w:after="70" w:line="240" w:lineRule="auto"/>
              <w:ind w:firstLine="0"/>
              <w:jc w:val="center"/>
              <w:rPr>
                <w:b/>
                <w:sz w:val="21"/>
              </w:rPr>
            </w:pPr>
            <w:r>
              <w:rPr>
                <w:b/>
                <w:sz w:val="21"/>
                <w:szCs w:val="21"/>
              </w:rPr>
              <w:t>检验对象</w:t>
            </w:r>
          </w:p>
        </w:tc>
        <w:tc>
          <w:tcPr>
            <w:tcW w:w="2219" w:type="dxa"/>
            <w:shd w:val="clear" w:color="auto" w:fill="E7E6E6"/>
            <w:vAlign w:val="center"/>
          </w:tcPr>
          <w:p w14:paraId="3EBB273E">
            <w:pPr>
              <w:snapToGrid w:val="0"/>
              <w:spacing w:before="70" w:after="70" w:line="240" w:lineRule="auto"/>
              <w:ind w:firstLine="0"/>
              <w:jc w:val="center"/>
              <w:rPr>
                <w:b/>
                <w:sz w:val="21"/>
              </w:rPr>
            </w:pPr>
            <w:r>
              <w:rPr>
                <w:b/>
                <w:sz w:val="21"/>
                <w:szCs w:val="21"/>
              </w:rPr>
              <w:t>检验项目</w:t>
            </w:r>
          </w:p>
        </w:tc>
        <w:tc>
          <w:tcPr>
            <w:tcW w:w="1748" w:type="dxa"/>
            <w:shd w:val="clear" w:color="auto" w:fill="E7E6E6"/>
            <w:vAlign w:val="center"/>
          </w:tcPr>
          <w:p w14:paraId="2CDD3C55">
            <w:pPr>
              <w:snapToGrid w:val="0"/>
              <w:spacing w:before="70" w:after="70" w:line="240" w:lineRule="auto"/>
              <w:ind w:firstLine="0"/>
              <w:jc w:val="center"/>
              <w:rPr>
                <w:b/>
                <w:sz w:val="21"/>
              </w:rPr>
            </w:pPr>
            <w:r>
              <w:rPr>
                <w:b/>
                <w:sz w:val="21"/>
                <w:szCs w:val="21"/>
              </w:rPr>
              <w:t>检验方法</w:t>
            </w:r>
          </w:p>
        </w:tc>
        <w:tc>
          <w:tcPr>
            <w:tcW w:w="2026" w:type="dxa"/>
            <w:shd w:val="clear" w:color="auto" w:fill="E7E6E6"/>
            <w:vAlign w:val="center"/>
          </w:tcPr>
          <w:p w14:paraId="3E60554E">
            <w:pPr>
              <w:snapToGrid w:val="0"/>
              <w:spacing w:before="70" w:after="70" w:line="240" w:lineRule="auto"/>
              <w:ind w:firstLine="0"/>
              <w:jc w:val="center"/>
              <w:rPr>
                <w:b/>
                <w:sz w:val="21"/>
              </w:rPr>
            </w:pPr>
            <w:r>
              <w:rPr>
                <w:b/>
                <w:sz w:val="21"/>
                <w:szCs w:val="21"/>
              </w:rPr>
              <w:t>判定依据</w:t>
            </w:r>
          </w:p>
        </w:tc>
        <w:tc>
          <w:tcPr>
            <w:tcW w:w="1403" w:type="dxa"/>
            <w:shd w:val="clear" w:color="auto" w:fill="E7E6E6"/>
            <w:vAlign w:val="center"/>
          </w:tcPr>
          <w:p w14:paraId="10B575AB">
            <w:pPr>
              <w:snapToGrid w:val="0"/>
              <w:spacing w:before="70" w:after="70" w:line="240" w:lineRule="auto"/>
              <w:ind w:firstLine="0"/>
              <w:jc w:val="center"/>
              <w:rPr>
                <w:b/>
                <w:sz w:val="21"/>
              </w:rPr>
            </w:pPr>
            <w:r>
              <w:rPr>
                <w:b/>
                <w:sz w:val="21"/>
                <w:szCs w:val="21"/>
              </w:rPr>
              <w:t>记录表单</w:t>
            </w:r>
          </w:p>
        </w:tc>
      </w:tr>
      <w:tr w14:paraId="0CF76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0A7AD4E7">
            <w:pPr>
              <w:snapToGrid w:val="0"/>
              <w:spacing w:before="70" w:after="70" w:line="240" w:lineRule="auto"/>
              <w:ind w:firstLine="0"/>
              <w:jc w:val="center"/>
              <w:rPr>
                <w:sz w:val="21"/>
              </w:rPr>
            </w:pPr>
            <w:r>
              <w:rPr>
                <w:sz w:val="21"/>
                <w:szCs w:val="21"/>
              </w:rPr>
              <w:t>结构件</w:t>
            </w:r>
          </w:p>
        </w:tc>
        <w:tc>
          <w:tcPr>
            <w:tcW w:w="2219" w:type="dxa"/>
            <w:vAlign w:val="center"/>
          </w:tcPr>
          <w:p w14:paraId="254657DE">
            <w:pPr>
              <w:snapToGrid w:val="0"/>
              <w:spacing w:before="70" w:after="70" w:line="240" w:lineRule="auto"/>
              <w:ind w:firstLine="0"/>
              <w:jc w:val="left"/>
              <w:rPr>
                <w:sz w:val="21"/>
              </w:rPr>
            </w:pPr>
            <w:r>
              <w:rPr>
                <w:sz w:val="21"/>
                <w:szCs w:val="21"/>
              </w:rPr>
              <w:t>尺寸、形位公差</w:t>
            </w:r>
          </w:p>
        </w:tc>
        <w:tc>
          <w:tcPr>
            <w:tcW w:w="1748" w:type="dxa"/>
            <w:vAlign w:val="center"/>
          </w:tcPr>
          <w:p w14:paraId="16A5B119">
            <w:pPr>
              <w:snapToGrid w:val="0"/>
              <w:spacing w:before="70" w:after="70" w:line="240" w:lineRule="auto"/>
              <w:ind w:firstLine="0"/>
              <w:jc w:val="left"/>
              <w:rPr>
                <w:sz w:val="21"/>
              </w:rPr>
            </w:pPr>
            <w:r>
              <w:rPr>
                <w:sz w:val="21"/>
                <w:szCs w:val="21"/>
              </w:rPr>
              <w:t>卡尺/三坐标</w:t>
            </w:r>
          </w:p>
        </w:tc>
        <w:tc>
          <w:tcPr>
            <w:tcW w:w="2026" w:type="dxa"/>
            <w:vAlign w:val="center"/>
          </w:tcPr>
          <w:p w14:paraId="6D87D090">
            <w:pPr>
              <w:snapToGrid w:val="0"/>
              <w:spacing w:before="70" w:after="70" w:line="240" w:lineRule="auto"/>
              <w:ind w:firstLine="0"/>
              <w:jc w:val="left"/>
              <w:rPr>
                <w:sz w:val="21"/>
              </w:rPr>
            </w:pPr>
            <w:r>
              <w:rPr>
                <w:sz w:val="21"/>
                <w:szCs w:val="21"/>
              </w:rPr>
              <w:t>图纸</w:t>
            </w:r>
          </w:p>
        </w:tc>
        <w:tc>
          <w:tcPr>
            <w:tcW w:w="1403" w:type="dxa"/>
            <w:vAlign w:val="center"/>
          </w:tcPr>
          <w:p w14:paraId="0E592544">
            <w:pPr>
              <w:snapToGrid w:val="0"/>
              <w:spacing w:before="70" w:after="70" w:line="240" w:lineRule="auto"/>
              <w:ind w:firstLine="0"/>
              <w:jc w:val="center"/>
              <w:rPr>
                <w:sz w:val="21"/>
              </w:rPr>
            </w:pPr>
            <w:r>
              <w:rPr>
                <w:sz w:val="21"/>
                <w:szCs w:val="21"/>
              </w:rPr>
              <w:t>QR-05</w:t>
            </w:r>
          </w:p>
        </w:tc>
      </w:tr>
      <w:tr w14:paraId="59366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0B06AF4C">
            <w:pPr>
              <w:snapToGrid w:val="0"/>
              <w:spacing w:before="70" w:after="70" w:line="240" w:lineRule="auto"/>
              <w:ind w:firstLine="0"/>
              <w:jc w:val="center"/>
              <w:rPr>
                <w:sz w:val="21"/>
              </w:rPr>
            </w:pPr>
            <w:r>
              <w:rPr>
                <w:sz w:val="21"/>
                <w:szCs w:val="21"/>
              </w:rPr>
              <w:t>结构件</w:t>
            </w:r>
          </w:p>
        </w:tc>
        <w:tc>
          <w:tcPr>
            <w:tcW w:w="2219" w:type="dxa"/>
            <w:vAlign w:val="center"/>
          </w:tcPr>
          <w:p w14:paraId="1A7F9E19">
            <w:pPr>
              <w:snapToGrid w:val="0"/>
              <w:spacing w:before="70" w:after="70" w:line="240" w:lineRule="auto"/>
              <w:ind w:firstLine="0"/>
              <w:jc w:val="left"/>
              <w:rPr>
                <w:sz w:val="21"/>
              </w:rPr>
            </w:pPr>
            <w:r>
              <w:rPr>
                <w:sz w:val="21"/>
                <w:szCs w:val="21"/>
              </w:rPr>
              <w:t>表面处理</w:t>
            </w:r>
          </w:p>
        </w:tc>
        <w:tc>
          <w:tcPr>
            <w:tcW w:w="1748" w:type="dxa"/>
            <w:vAlign w:val="center"/>
          </w:tcPr>
          <w:p w14:paraId="2CE0F45C">
            <w:pPr>
              <w:snapToGrid w:val="0"/>
              <w:spacing w:before="70" w:after="70" w:line="240" w:lineRule="auto"/>
              <w:ind w:firstLine="0"/>
              <w:jc w:val="left"/>
              <w:rPr>
                <w:sz w:val="21"/>
              </w:rPr>
            </w:pPr>
            <w:r>
              <w:rPr>
                <w:sz w:val="21"/>
                <w:szCs w:val="21"/>
              </w:rPr>
              <w:t>目视/测厚</w:t>
            </w:r>
          </w:p>
        </w:tc>
        <w:tc>
          <w:tcPr>
            <w:tcW w:w="2026" w:type="dxa"/>
            <w:vAlign w:val="center"/>
          </w:tcPr>
          <w:p w14:paraId="4D0B27A4">
            <w:pPr>
              <w:snapToGrid w:val="0"/>
              <w:spacing w:before="70" w:after="70" w:line="240" w:lineRule="auto"/>
              <w:ind w:firstLine="0"/>
              <w:jc w:val="left"/>
              <w:rPr>
                <w:sz w:val="21"/>
              </w:rPr>
            </w:pPr>
            <w:r>
              <w:rPr>
                <w:sz w:val="21"/>
                <w:szCs w:val="21"/>
              </w:rPr>
              <w:t>工艺文件</w:t>
            </w:r>
          </w:p>
        </w:tc>
        <w:tc>
          <w:tcPr>
            <w:tcW w:w="1403" w:type="dxa"/>
            <w:vAlign w:val="center"/>
          </w:tcPr>
          <w:p w14:paraId="3FFC9D96">
            <w:pPr>
              <w:snapToGrid w:val="0"/>
              <w:spacing w:before="70" w:after="70" w:line="240" w:lineRule="auto"/>
              <w:ind w:firstLine="0"/>
              <w:jc w:val="center"/>
              <w:rPr>
                <w:sz w:val="21"/>
              </w:rPr>
            </w:pPr>
            <w:r>
              <w:rPr>
                <w:sz w:val="21"/>
                <w:szCs w:val="21"/>
              </w:rPr>
              <w:t>QR-05</w:t>
            </w:r>
          </w:p>
        </w:tc>
      </w:tr>
      <w:tr w14:paraId="206B4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177EC258">
            <w:pPr>
              <w:snapToGrid w:val="0"/>
              <w:spacing w:before="70" w:after="70" w:line="240" w:lineRule="auto"/>
              <w:ind w:firstLine="0"/>
              <w:jc w:val="center"/>
              <w:rPr>
                <w:sz w:val="21"/>
              </w:rPr>
            </w:pPr>
            <w:r>
              <w:rPr>
                <w:sz w:val="21"/>
                <w:szCs w:val="21"/>
              </w:rPr>
              <w:t>装配</w:t>
            </w:r>
          </w:p>
        </w:tc>
        <w:tc>
          <w:tcPr>
            <w:tcW w:w="2219" w:type="dxa"/>
            <w:vAlign w:val="center"/>
          </w:tcPr>
          <w:p w14:paraId="74F26BAE">
            <w:pPr>
              <w:snapToGrid w:val="0"/>
              <w:spacing w:before="70" w:after="70" w:line="240" w:lineRule="auto"/>
              <w:ind w:firstLine="0"/>
              <w:jc w:val="left"/>
              <w:rPr>
                <w:sz w:val="21"/>
              </w:rPr>
            </w:pPr>
            <w:r>
              <w:rPr>
                <w:sz w:val="21"/>
                <w:szCs w:val="21"/>
              </w:rPr>
              <w:t>同轴度、平行度</w:t>
            </w:r>
          </w:p>
        </w:tc>
        <w:tc>
          <w:tcPr>
            <w:tcW w:w="1748" w:type="dxa"/>
            <w:vAlign w:val="center"/>
          </w:tcPr>
          <w:p w14:paraId="1319D784">
            <w:pPr>
              <w:snapToGrid w:val="0"/>
              <w:spacing w:before="70" w:after="70" w:line="240" w:lineRule="auto"/>
              <w:ind w:firstLine="0"/>
              <w:jc w:val="left"/>
              <w:rPr>
                <w:sz w:val="21"/>
              </w:rPr>
            </w:pPr>
            <w:r>
              <w:rPr>
                <w:sz w:val="21"/>
                <w:szCs w:val="21"/>
              </w:rPr>
              <w:t>千分表</w:t>
            </w:r>
          </w:p>
        </w:tc>
        <w:tc>
          <w:tcPr>
            <w:tcW w:w="2026" w:type="dxa"/>
            <w:vAlign w:val="center"/>
          </w:tcPr>
          <w:p w14:paraId="616DAC9B">
            <w:pPr>
              <w:snapToGrid w:val="0"/>
              <w:spacing w:before="70" w:after="70" w:line="240" w:lineRule="auto"/>
              <w:ind w:firstLine="0"/>
              <w:jc w:val="left"/>
              <w:rPr>
                <w:sz w:val="21"/>
              </w:rPr>
            </w:pPr>
            <w:r>
              <w:rPr>
                <w:sz w:val="21"/>
                <w:szCs w:val="21"/>
              </w:rPr>
              <w:t>装配图</w:t>
            </w:r>
          </w:p>
        </w:tc>
        <w:tc>
          <w:tcPr>
            <w:tcW w:w="1403" w:type="dxa"/>
            <w:vAlign w:val="center"/>
          </w:tcPr>
          <w:p w14:paraId="4783A55A">
            <w:pPr>
              <w:snapToGrid w:val="0"/>
              <w:spacing w:before="70" w:after="70" w:line="240" w:lineRule="auto"/>
              <w:ind w:firstLine="0"/>
              <w:jc w:val="center"/>
              <w:rPr>
                <w:sz w:val="21"/>
              </w:rPr>
            </w:pPr>
            <w:r>
              <w:rPr>
                <w:sz w:val="21"/>
                <w:szCs w:val="21"/>
              </w:rPr>
              <w:t>QR-06</w:t>
            </w:r>
          </w:p>
        </w:tc>
      </w:tr>
      <w:tr w14:paraId="748DC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4FBDD7C4">
            <w:pPr>
              <w:snapToGrid w:val="0"/>
              <w:spacing w:before="70" w:after="70" w:line="240" w:lineRule="auto"/>
              <w:ind w:firstLine="0"/>
              <w:jc w:val="center"/>
              <w:rPr>
                <w:sz w:val="21"/>
              </w:rPr>
            </w:pPr>
            <w:r>
              <w:rPr>
                <w:sz w:val="21"/>
                <w:szCs w:val="21"/>
              </w:rPr>
              <w:t>电气</w:t>
            </w:r>
          </w:p>
        </w:tc>
        <w:tc>
          <w:tcPr>
            <w:tcW w:w="2219" w:type="dxa"/>
            <w:vAlign w:val="center"/>
          </w:tcPr>
          <w:p w14:paraId="410B65BA">
            <w:pPr>
              <w:snapToGrid w:val="0"/>
              <w:spacing w:before="70" w:after="70" w:line="240" w:lineRule="auto"/>
              <w:ind w:firstLine="0"/>
              <w:jc w:val="left"/>
              <w:rPr>
                <w:sz w:val="21"/>
              </w:rPr>
            </w:pPr>
            <w:r>
              <w:rPr>
                <w:sz w:val="21"/>
                <w:szCs w:val="21"/>
              </w:rPr>
              <w:t>接线正确性</w:t>
            </w:r>
          </w:p>
        </w:tc>
        <w:tc>
          <w:tcPr>
            <w:tcW w:w="1748" w:type="dxa"/>
            <w:vAlign w:val="center"/>
          </w:tcPr>
          <w:p w14:paraId="6D4A5D25">
            <w:pPr>
              <w:snapToGrid w:val="0"/>
              <w:spacing w:before="70" w:after="70" w:line="240" w:lineRule="auto"/>
              <w:ind w:firstLine="0"/>
              <w:jc w:val="left"/>
              <w:rPr>
                <w:sz w:val="21"/>
              </w:rPr>
            </w:pPr>
            <w:r>
              <w:rPr>
                <w:sz w:val="21"/>
                <w:szCs w:val="21"/>
              </w:rPr>
              <w:t>导通测试</w:t>
            </w:r>
          </w:p>
        </w:tc>
        <w:tc>
          <w:tcPr>
            <w:tcW w:w="2026" w:type="dxa"/>
            <w:vAlign w:val="center"/>
          </w:tcPr>
          <w:p w14:paraId="58E446B5">
            <w:pPr>
              <w:snapToGrid w:val="0"/>
              <w:spacing w:before="70" w:after="70" w:line="240" w:lineRule="auto"/>
              <w:ind w:firstLine="0"/>
              <w:jc w:val="left"/>
              <w:rPr>
                <w:sz w:val="21"/>
              </w:rPr>
            </w:pPr>
            <w:r>
              <w:rPr>
                <w:sz w:val="21"/>
                <w:szCs w:val="21"/>
              </w:rPr>
              <w:t>电气图</w:t>
            </w:r>
          </w:p>
        </w:tc>
        <w:tc>
          <w:tcPr>
            <w:tcW w:w="1403" w:type="dxa"/>
            <w:vAlign w:val="center"/>
          </w:tcPr>
          <w:p w14:paraId="487967BE">
            <w:pPr>
              <w:snapToGrid w:val="0"/>
              <w:spacing w:before="70" w:after="70" w:line="240" w:lineRule="auto"/>
              <w:ind w:firstLine="0"/>
              <w:jc w:val="center"/>
              <w:rPr>
                <w:sz w:val="21"/>
              </w:rPr>
            </w:pPr>
            <w:r>
              <w:rPr>
                <w:sz w:val="21"/>
                <w:szCs w:val="21"/>
              </w:rPr>
              <w:t>QR-07</w:t>
            </w:r>
          </w:p>
        </w:tc>
      </w:tr>
      <w:tr w14:paraId="06EA1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7D96EEFF">
            <w:pPr>
              <w:snapToGrid w:val="0"/>
              <w:spacing w:before="70" w:after="70" w:line="240" w:lineRule="auto"/>
              <w:ind w:firstLine="0"/>
              <w:jc w:val="center"/>
              <w:rPr>
                <w:sz w:val="21"/>
              </w:rPr>
            </w:pPr>
            <w:r>
              <w:rPr>
                <w:sz w:val="21"/>
                <w:szCs w:val="21"/>
              </w:rPr>
              <w:t>电气</w:t>
            </w:r>
          </w:p>
        </w:tc>
        <w:tc>
          <w:tcPr>
            <w:tcW w:w="2219" w:type="dxa"/>
            <w:vAlign w:val="center"/>
          </w:tcPr>
          <w:p w14:paraId="225BA20D">
            <w:pPr>
              <w:snapToGrid w:val="0"/>
              <w:spacing w:before="70" w:after="70" w:line="240" w:lineRule="auto"/>
              <w:ind w:firstLine="0"/>
              <w:jc w:val="left"/>
              <w:rPr>
                <w:sz w:val="21"/>
              </w:rPr>
            </w:pPr>
            <w:r>
              <w:rPr>
                <w:sz w:val="21"/>
                <w:szCs w:val="21"/>
              </w:rPr>
              <w:t>绝缘电阻</w:t>
            </w:r>
          </w:p>
        </w:tc>
        <w:tc>
          <w:tcPr>
            <w:tcW w:w="1748" w:type="dxa"/>
            <w:vAlign w:val="center"/>
          </w:tcPr>
          <w:p w14:paraId="3064987A">
            <w:pPr>
              <w:snapToGrid w:val="0"/>
              <w:spacing w:before="70" w:after="70" w:line="240" w:lineRule="auto"/>
              <w:ind w:firstLine="0"/>
              <w:jc w:val="left"/>
              <w:rPr>
                <w:sz w:val="21"/>
              </w:rPr>
            </w:pPr>
            <w:r>
              <w:rPr>
                <w:sz w:val="21"/>
                <w:szCs w:val="21"/>
              </w:rPr>
              <w:t>绝缘表</w:t>
            </w:r>
          </w:p>
        </w:tc>
        <w:tc>
          <w:tcPr>
            <w:tcW w:w="2026" w:type="dxa"/>
            <w:vAlign w:val="center"/>
          </w:tcPr>
          <w:p w14:paraId="1E3A4C4D">
            <w:pPr>
              <w:snapToGrid w:val="0"/>
              <w:spacing w:before="70" w:after="70" w:line="240" w:lineRule="auto"/>
              <w:ind w:firstLine="0"/>
              <w:jc w:val="left"/>
              <w:rPr>
                <w:sz w:val="21"/>
              </w:rPr>
            </w:pPr>
            <w:r>
              <w:rPr>
                <w:sz w:val="21"/>
                <w:szCs w:val="21"/>
              </w:rPr>
              <w:t>≥20 MΩ</w:t>
            </w:r>
          </w:p>
        </w:tc>
        <w:tc>
          <w:tcPr>
            <w:tcW w:w="1403" w:type="dxa"/>
            <w:vAlign w:val="center"/>
          </w:tcPr>
          <w:p w14:paraId="3D8DE07E">
            <w:pPr>
              <w:snapToGrid w:val="0"/>
              <w:spacing w:before="70" w:after="70" w:line="240" w:lineRule="auto"/>
              <w:ind w:firstLine="0"/>
              <w:jc w:val="center"/>
              <w:rPr>
                <w:sz w:val="21"/>
              </w:rPr>
            </w:pPr>
            <w:r>
              <w:rPr>
                <w:sz w:val="21"/>
                <w:szCs w:val="21"/>
              </w:rPr>
              <w:t>QR-07</w:t>
            </w:r>
          </w:p>
        </w:tc>
      </w:tr>
      <w:tr w14:paraId="60EEF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5D6610E3">
            <w:pPr>
              <w:snapToGrid w:val="0"/>
              <w:spacing w:before="70" w:after="70" w:line="240" w:lineRule="auto"/>
              <w:ind w:firstLine="0"/>
              <w:jc w:val="center"/>
              <w:rPr>
                <w:sz w:val="21"/>
              </w:rPr>
            </w:pPr>
            <w:r>
              <w:rPr>
                <w:sz w:val="21"/>
                <w:szCs w:val="21"/>
              </w:rPr>
              <w:t>电气</w:t>
            </w:r>
          </w:p>
        </w:tc>
        <w:tc>
          <w:tcPr>
            <w:tcW w:w="2219" w:type="dxa"/>
            <w:vAlign w:val="center"/>
          </w:tcPr>
          <w:p w14:paraId="2FA2C5E8">
            <w:pPr>
              <w:snapToGrid w:val="0"/>
              <w:spacing w:before="70" w:after="70" w:line="240" w:lineRule="auto"/>
              <w:ind w:firstLine="0"/>
              <w:jc w:val="left"/>
              <w:rPr>
                <w:sz w:val="21"/>
              </w:rPr>
            </w:pPr>
            <w:r>
              <w:rPr>
                <w:sz w:val="21"/>
                <w:szCs w:val="21"/>
              </w:rPr>
              <w:t>接地电阻</w:t>
            </w:r>
          </w:p>
        </w:tc>
        <w:tc>
          <w:tcPr>
            <w:tcW w:w="1748" w:type="dxa"/>
            <w:vAlign w:val="center"/>
          </w:tcPr>
          <w:p w14:paraId="128F2F46">
            <w:pPr>
              <w:snapToGrid w:val="0"/>
              <w:spacing w:before="70" w:after="70" w:line="240" w:lineRule="auto"/>
              <w:ind w:firstLine="0"/>
              <w:jc w:val="left"/>
              <w:rPr>
                <w:sz w:val="21"/>
              </w:rPr>
            </w:pPr>
            <w:r>
              <w:rPr>
                <w:sz w:val="21"/>
                <w:szCs w:val="21"/>
              </w:rPr>
              <w:t>接地仪</w:t>
            </w:r>
          </w:p>
        </w:tc>
        <w:tc>
          <w:tcPr>
            <w:tcW w:w="2026" w:type="dxa"/>
            <w:vAlign w:val="center"/>
          </w:tcPr>
          <w:p w14:paraId="1A1549AD">
            <w:pPr>
              <w:snapToGrid w:val="0"/>
              <w:spacing w:before="70" w:after="70" w:line="240" w:lineRule="auto"/>
              <w:ind w:firstLine="0"/>
              <w:jc w:val="left"/>
              <w:rPr>
                <w:sz w:val="21"/>
              </w:rPr>
            </w:pPr>
            <w:r>
              <w:rPr>
                <w:sz w:val="21"/>
                <w:szCs w:val="21"/>
              </w:rPr>
              <w:t>≤4 Ω</w:t>
            </w:r>
          </w:p>
        </w:tc>
        <w:tc>
          <w:tcPr>
            <w:tcW w:w="1403" w:type="dxa"/>
            <w:vAlign w:val="center"/>
          </w:tcPr>
          <w:p w14:paraId="3DB842FF">
            <w:pPr>
              <w:snapToGrid w:val="0"/>
              <w:spacing w:before="70" w:after="70" w:line="240" w:lineRule="auto"/>
              <w:ind w:firstLine="0"/>
              <w:jc w:val="center"/>
              <w:rPr>
                <w:sz w:val="21"/>
              </w:rPr>
            </w:pPr>
            <w:r>
              <w:rPr>
                <w:sz w:val="21"/>
                <w:szCs w:val="21"/>
              </w:rPr>
              <w:t>QR-07</w:t>
            </w:r>
          </w:p>
        </w:tc>
      </w:tr>
      <w:tr w14:paraId="4E551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4BD0EEBE">
            <w:pPr>
              <w:snapToGrid w:val="0"/>
              <w:spacing w:before="70" w:after="70" w:line="240" w:lineRule="auto"/>
              <w:ind w:firstLine="0"/>
              <w:jc w:val="center"/>
              <w:rPr>
                <w:sz w:val="21"/>
              </w:rPr>
            </w:pPr>
            <w:r>
              <w:rPr>
                <w:sz w:val="21"/>
                <w:szCs w:val="21"/>
              </w:rPr>
              <w:t>相机</w:t>
            </w:r>
          </w:p>
        </w:tc>
        <w:tc>
          <w:tcPr>
            <w:tcW w:w="2219" w:type="dxa"/>
            <w:vAlign w:val="center"/>
          </w:tcPr>
          <w:p w14:paraId="2963DE85">
            <w:pPr>
              <w:snapToGrid w:val="0"/>
              <w:spacing w:before="70" w:after="70" w:line="240" w:lineRule="auto"/>
              <w:ind w:firstLine="0"/>
              <w:jc w:val="left"/>
              <w:rPr>
                <w:sz w:val="21"/>
              </w:rPr>
            </w:pPr>
            <w:r>
              <w:rPr>
                <w:sz w:val="21"/>
                <w:szCs w:val="21"/>
              </w:rPr>
              <w:t>成像质量</w:t>
            </w:r>
          </w:p>
        </w:tc>
        <w:tc>
          <w:tcPr>
            <w:tcW w:w="1748" w:type="dxa"/>
            <w:vAlign w:val="center"/>
          </w:tcPr>
          <w:p w14:paraId="775C5294">
            <w:pPr>
              <w:snapToGrid w:val="0"/>
              <w:spacing w:before="70" w:after="70" w:line="240" w:lineRule="auto"/>
              <w:ind w:firstLine="0"/>
              <w:jc w:val="left"/>
              <w:rPr>
                <w:sz w:val="21"/>
              </w:rPr>
            </w:pPr>
            <w:r>
              <w:rPr>
                <w:sz w:val="21"/>
                <w:szCs w:val="21"/>
              </w:rPr>
              <w:t>分辨率板</w:t>
            </w:r>
          </w:p>
        </w:tc>
        <w:tc>
          <w:tcPr>
            <w:tcW w:w="2026" w:type="dxa"/>
            <w:vAlign w:val="center"/>
          </w:tcPr>
          <w:p w14:paraId="2BD8F5CC">
            <w:pPr>
              <w:snapToGrid w:val="0"/>
              <w:spacing w:before="70" w:after="70" w:line="240" w:lineRule="auto"/>
              <w:ind w:firstLine="0"/>
              <w:jc w:val="left"/>
              <w:rPr>
                <w:sz w:val="21"/>
              </w:rPr>
            </w:pPr>
            <w:r>
              <w:rPr>
                <w:sz w:val="21"/>
                <w:szCs w:val="21"/>
              </w:rPr>
              <w:t>清晰、无坏点</w:t>
            </w:r>
          </w:p>
        </w:tc>
        <w:tc>
          <w:tcPr>
            <w:tcW w:w="1403" w:type="dxa"/>
            <w:vAlign w:val="center"/>
          </w:tcPr>
          <w:p w14:paraId="3D5A5AAB">
            <w:pPr>
              <w:snapToGrid w:val="0"/>
              <w:spacing w:before="70" w:after="70" w:line="240" w:lineRule="auto"/>
              <w:ind w:firstLine="0"/>
              <w:jc w:val="center"/>
              <w:rPr>
                <w:sz w:val="21"/>
              </w:rPr>
            </w:pPr>
            <w:r>
              <w:rPr>
                <w:sz w:val="21"/>
                <w:szCs w:val="21"/>
              </w:rPr>
              <w:t>QR-08</w:t>
            </w:r>
          </w:p>
        </w:tc>
      </w:tr>
      <w:tr w14:paraId="23894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31739159">
            <w:pPr>
              <w:snapToGrid w:val="0"/>
              <w:spacing w:before="70" w:after="70" w:line="240" w:lineRule="auto"/>
              <w:ind w:firstLine="0"/>
              <w:jc w:val="center"/>
              <w:rPr>
                <w:sz w:val="21"/>
              </w:rPr>
            </w:pPr>
            <w:r>
              <w:rPr>
                <w:sz w:val="21"/>
                <w:szCs w:val="21"/>
              </w:rPr>
              <w:t>相机</w:t>
            </w:r>
          </w:p>
        </w:tc>
        <w:tc>
          <w:tcPr>
            <w:tcW w:w="2219" w:type="dxa"/>
            <w:vAlign w:val="center"/>
          </w:tcPr>
          <w:p w14:paraId="399BC2DF">
            <w:pPr>
              <w:snapToGrid w:val="0"/>
              <w:spacing w:before="70" w:after="70" w:line="240" w:lineRule="auto"/>
              <w:ind w:firstLine="0"/>
              <w:jc w:val="left"/>
              <w:rPr>
                <w:sz w:val="21"/>
              </w:rPr>
            </w:pPr>
            <w:r>
              <w:rPr>
                <w:sz w:val="21"/>
                <w:szCs w:val="21"/>
              </w:rPr>
              <w:t>内外参</w:t>
            </w:r>
          </w:p>
        </w:tc>
        <w:tc>
          <w:tcPr>
            <w:tcW w:w="1748" w:type="dxa"/>
            <w:vAlign w:val="center"/>
          </w:tcPr>
          <w:p w14:paraId="278FC00D">
            <w:pPr>
              <w:snapToGrid w:val="0"/>
              <w:spacing w:before="70" w:after="70" w:line="240" w:lineRule="auto"/>
              <w:ind w:firstLine="0"/>
              <w:jc w:val="left"/>
              <w:rPr>
                <w:sz w:val="21"/>
              </w:rPr>
            </w:pPr>
            <w:r>
              <w:rPr>
                <w:sz w:val="21"/>
                <w:szCs w:val="21"/>
              </w:rPr>
              <w:t>标定场</w:t>
            </w:r>
          </w:p>
        </w:tc>
        <w:tc>
          <w:tcPr>
            <w:tcW w:w="2026" w:type="dxa"/>
            <w:vAlign w:val="center"/>
          </w:tcPr>
          <w:p w14:paraId="50C780CC">
            <w:pPr>
              <w:snapToGrid w:val="0"/>
              <w:spacing w:before="70" w:after="70" w:line="240" w:lineRule="auto"/>
              <w:ind w:firstLine="0"/>
              <w:jc w:val="left"/>
              <w:rPr>
                <w:sz w:val="21"/>
              </w:rPr>
            </w:pPr>
            <w:r>
              <w:rPr>
                <w:sz w:val="21"/>
                <w:szCs w:val="21"/>
              </w:rPr>
              <w:t>残差 ≤0.3 pixel</w:t>
            </w:r>
          </w:p>
        </w:tc>
        <w:tc>
          <w:tcPr>
            <w:tcW w:w="1403" w:type="dxa"/>
            <w:vAlign w:val="center"/>
          </w:tcPr>
          <w:p w14:paraId="10A4F64B">
            <w:pPr>
              <w:snapToGrid w:val="0"/>
              <w:spacing w:before="70" w:after="70" w:line="240" w:lineRule="auto"/>
              <w:ind w:firstLine="0"/>
              <w:jc w:val="center"/>
              <w:rPr>
                <w:sz w:val="21"/>
              </w:rPr>
            </w:pPr>
            <w:r>
              <w:rPr>
                <w:sz w:val="21"/>
                <w:szCs w:val="21"/>
              </w:rPr>
              <w:t>QR-08</w:t>
            </w:r>
          </w:p>
        </w:tc>
      </w:tr>
      <w:tr w14:paraId="773AB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64C64A94">
            <w:pPr>
              <w:snapToGrid w:val="0"/>
              <w:spacing w:before="70" w:after="70" w:line="240" w:lineRule="auto"/>
              <w:ind w:firstLine="0"/>
              <w:jc w:val="center"/>
              <w:rPr>
                <w:sz w:val="21"/>
              </w:rPr>
            </w:pPr>
            <w:r>
              <w:rPr>
                <w:sz w:val="21"/>
                <w:szCs w:val="21"/>
              </w:rPr>
              <w:t>整机</w:t>
            </w:r>
          </w:p>
        </w:tc>
        <w:tc>
          <w:tcPr>
            <w:tcW w:w="2219" w:type="dxa"/>
            <w:vAlign w:val="center"/>
          </w:tcPr>
          <w:p w14:paraId="2627EB54">
            <w:pPr>
              <w:snapToGrid w:val="0"/>
              <w:spacing w:before="70" w:after="70" w:line="240" w:lineRule="auto"/>
              <w:ind w:firstLine="0"/>
              <w:jc w:val="left"/>
              <w:rPr>
                <w:sz w:val="21"/>
              </w:rPr>
            </w:pPr>
            <w:r>
              <w:rPr>
                <w:sz w:val="21"/>
                <w:szCs w:val="21"/>
              </w:rPr>
              <w:t>精度</w:t>
            </w:r>
          </w:p>
        </w:tc>
        <w:tc>
          <w:tcPr>
            <w:tcW w:w="1748" w:type="dxa"/>
            <w:vAlign w:val="center"/>
          </w:tcPr>
          <w:p w14:paraId="647BCE01">
            <w:pPr>
              <w:snapToGrid w:val="0"/>
              <w:spacing w:before="70" w:after="70" w:line="240" w:lineRule="auto"/>
              <w:ind w:firstLine="0"/>
              <w:jc w:val="left"/>
              <w:rPr>
                <w:sz w:val="21"/>
              </w:rPr>
            </w:pPr>
            <w:r>
              <w:rPr>
                <w:sz w:val="21"/>
                <w:szCs w:val="21"/>
              </w:rPr>
              <w:t>标准尺</w:t>
            </w:r>
          </w:p>
        </w:tc>
        <w:tc>
          <w:tcPr>
            <w:tcW w:w="2026" w:type="dxa"/>
            <w:vAlign w:val="center"/>
          </w:tcPr>
          <w:p w14:paraId="7C9AEA0E">
            <w:pPr>
              <w:snapToGrid w:val="0"/>
              <w:spacing w:before="70" w:after="70" w:line="240" w:lineRule="auto"/>
              <w:ind w:firstLine="0"/>
              <w:jc w:val="left"/>
              <w:rPr>
                <w:sz w:val="21"/>
              </w:rPr>
            </w:pPr>
            <w:r>
              <w:rPr>
                <w:sz w:val="21"/>
                <w:szCs w:val="21"/>
              </w:rPr>
              <w:t>指标</w:t>
            </w:r>
          </w:p>
        </w:tc>
        <w:tc>
          <w:tcPr>
            <w:tcW w:w="1403" w:type="dxa"/>
            <w:vAlign w:val="center"/>
          </w:tcPr>
          <w:p w14:paraId="5E12184A">
            <w:pPr>
              <w:snapToGrid w:val="0"/>
              <w:spacing w:before="70" w:after="70" w:line="240" w:lineRule="auto"/>
              <w:ind w:firstLine="0"/>
              <w:jc w:val="center"/>
              <w:rPr>
                <w:sz w:val="21"/>
              </w:rPr>
            </w:pPr>
            <w:r>
              <w:rPr>
                <w:sz w:val="21"/>
                <w:szCs w:val="21"/>
              </w:rPr>
              <w:t>QR-09</w:t>
            </w:r>
          </w:p>
        </w:tc>
      </w:tr>
      <w:tr w14:paraId="74BBA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2369F039">
            <w:pPr>
              <w:snapToGrid w:val="0"/>
              <w:spacing w:before="70" w:after="70" w:line="240" w:lineRule="auto"/>
              <w:ind w:firstLine="0"/>
              <w:jc w:val="center"/>
              <w:rPr>
                <w:sz w:val="21"/>
              </w:rPr>
            </w:pPr>
            <w:r>
              <w:rPr>
                <w:sz w:val="21"/>
                <w:szCs w:val="21"/>
              </w:rPr>
              <w:t>整机</w:t>
            </w:r>
          </w:p>
        </w:tc>
        <w:tc>
          <w:tcPr>
            <w:tcW w:w="2219" w:type="dxa"/>
            <w:vAlign w:val="center"/>
          </w:tcPr>
          <w:p w14:paraId="323175FA">
            <w:pPr>
              <w:snapToGrid w:val="0"/>
              <w:spacing w:before="70" w:after="70" w:line="240" w:lineRule="auto"/>
              <w:ind w:firstLine="0"/>
              <w:jc w:val="left"/>
              <w:rPr>
                <w:sz w:val="21"/>
              </w:rPr>
            </w:pPr>
            <w:r>
              <w:rPr>
                <w:sz w:val="21"/>
                <w:szCs w:val="21"/>
              </w:rPr>
              <w:t>续航</w:t>
            </w:r>
          </w:p>
        </w:tc>
        <w:tc>
          <w:tcPr>
            <w:tcW w:w="1748" w:type="dxa"/>
            <w:vAlign w:val="center"/>
          </w:tcPr>
          <w:p w14:paraId="2E87C54C">
            <w:pPr>
              <w:snapToGrid w:val="0"/>
              <w:spacing w:before="70" w:after="70" w:line="240" w:lineRule="auto"/>
              <w:ind w:firstLine="0"/>
              <w:jc w:val="left"/>
              <w:rPr>
                <w:sz w:val="21"/>
              </w:rPr>
            </w:pPr>
            <w:r>
              <w:rPr>
                <w:sz w:val="21"/>
                <w:szCs w:val="21"/>
              </w:rPr>
              <w:t>连续运行</w:t>
            </w:r>
          </w:p>
        </w:tc>
        <w:tc>
          <w:tcPr>
            <w:tcW w:w="2026" w:type="dxa"/>
            <w:vAlign w:val="center"/>
          </w:tcPr>
          <w:p w14:paraId="29A8C768">
            <w:pPr>
              <w:snapToGrid w:val="0"/>
              <w:spacing w:before="70" w:after="70" w:line="240" w:lineRule="auto"/>
              <w:ind w:firstLine="0"/>
              <w:jc w:val="left"/>
              <w:rPr>
                <w:sz w:val="21"/>
              </w:rPr>
            </w:pPr>
            <w:r>
              <w:rPr>
                <w:sz w:val="21"/>
                <w:szCs w:val="21"/>
              </w:rPr>
              <w:t>指标</w:t>
            </w:r>
          </w:p>
        </w:tc>
        <w:tc>
          <w:tcPr>
            <w:tcW w:w="1403" w:type="dxa"/>
            <w:vAlign w:val="center"/>
          </w:tcPr>
          <w:p w14:paraId="4AF6AF9B">
            <w:pPr>
              <w:snapToGrid w:val="0"/>
              <w:spacing w:before="70" w:after="70" w:line="240" w:lineRule="auto"/>
              <w:ind w:firstLine="0"/>
              <w:jc w:val="center"/>
              <w:rPr>
                <w:sz w:val="21"/>
              </w:rPr>
            </w:pPr>
            <w:r>
              <w:rPr>
                <w:sz w:val="21"/>
                <w:szCs w:val="21"/>
              </w:rPr>
              <w:t>QR-09</w:t>
            </w:r>
          </w:p>
        </w:tc>
      </w:tr>
      <w:tr w14:paraId="3A12C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5E86A8C9">
            <w:pPr>
              <w:snapToGrid w:val="0"/>
              <w:spacing w:before="70" w:after="70" w:line="240" w:lineRule="auto"/>
              <w:ind w:firstLine="0"/>
              <w:jc w:val="center"/>
              <w:rPr>
                <w:sz w:val="21"/>
              </w:rPr>
            </w:pPr>
            <w:r>
              <w:rPr>
                <w:sz w:val="21"/>
                <w:szCs w:val="21"/>
              </w:rPr>
              <w:t>整机</w:t>
            </w:r>
          </w:p>
        </w:tc>
        <w:tc>
          <w:tcPr>
            <w:tcW w:w="2219" w:type="dxa"/>
            <w:vAlign w:val="center"/>
          </w:tcPr>
          <w:p w14:paraId="6F060B0C">
            <w:pPr>
              <w:snapToGrid w:val="0"/>
              <w:spacing w:before="70" w:after="70" w:line="240" w:lineRule="auto"/>
              <w:ind w:firstLine="0"/>
              <w:jc w:val="left"/>
              <w:rPr>
                <w:sz w:val="21"/>
              </w:rPr>
            </w:pPr>
            <w:r>
              <w:rPr>
                <w:sz w:val="21"/>
                <w:szCs w:val="21"/>
              </w:rPr>
              <w:t>防护</w:t>
            </w:r>
          </w:p>
        </w:tc>
        <w:tc>
          <w:tcPr>
            <w:tcW w:w="1748" w:type="dxa"/>
            <w:vAlign w:val="center"/>
          </w:tcPr>
          <w:p w14:paraId="55E2B801">
            <w:pPr>
              <w:snapToGrid w:val="0"/>
              <w:spacing w:before="70" w:after="70" w:line="240" w:lineRule="auto"/>
              <w:ind w:firstLine="0"/>
              <w:jc w:val="left"/>
              <w:rPr>
                <w:sz w:val="21"/>
              </w:rPr>
            </w:pPr>
            <w:r>
              <w:rPr>
                <w:sz w:val="21"/>
                <w:szCs w:val="21"/>
              </w:rPr>
              <w:t>防尘防水</w:t>
            </w:r>
          </w:p>
        </w:tc>
        <w:tc>
          <w:tcPr>
            <w:tcW w:w="2026" w:type="dxa"/>
            <w:vAlign w:val="center"/>
          </w:tcPr>
          <w:p w14:paraId="75B9E6E3">
            <w:pPr>
              <w:snapToGrid w:val="0"/>
              <w:spacing w:before="70" w:after="70" w:line="240" w:lineRule="auto"/>
              <w:ind w:firstLine="0"/>
              <w:jc w:val="left"/>
              <w:rPr>
                <w:sz w:val="21"/>
              </w:rPr>
            </w:pPr>
            <w:r>
              <w:rPr>
                <w:sz w:val="21"/>
                <w:szCs w:val="21"/>
              </w:rPr>
              <w:t>IP 等级</w:t>
            </w:r>
          </w:p>
        </w:tc>
        <w:tc>
          <w:tcPr>
            <w:tcW w:w="1403" w:type="dxa"/>
            <w:vAlign w:val="center"/>
          </w:tcPr>
          <w:p w14:paraId="77DB7B36">
            <w:pPr>
              <w:snapToGrid w:val="0"/>
              <w:spacing w:before="70" w:after="70" w:line="240" w:lineRule="auto"/>
              <w:ind w:firstLine="0"/>
              <w:jc w:val="center"/>
              <w:rPr>
                <w:sz w:val="21"/>
              </w:rPr>
            </w:pPr>
            <w:r>
              <w:rPr>
                <w:sz w:val="21"/>
                <w:szCs w:val="21"/>
              </w:rPr>
              <w:t>QR-09</w:t>
            </w:r>
          </w:p>
        </w:tc>
      </w:tr>
      <w:tr w14:paraId="16FA5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7D063C2C">
            <w:pPr>
              <w:snapToGrid w:val="0"/>
              <w:spacing w:before="70" w:after="70" w:line="240" w:lineRule="auto"/>
              <w:ind w:firstLine="0"/>
              <w:jc w:val="center"/>
              <w:rPr>
                <w:sz w:val="21"/>
              </w:rPr>
            </w:pPr>
            <w:r>
              <w:rPr>
                <w:sz w:val="21"/>
                <w:szCs w:val="21"/>
              </w:rPr>
              <w:t>软件</w:t>
            </w:r>
          </w:p>
        </w:tc>
        <w:tc>
          <w:tcPr>
            <w:tcW w:w="2219" w:type="dxa"/>
            <w:vAlign w:val="center"/>
          </w:tcPr>
          <w:p w14:paraId="733F5520">
            <w:pPr>
              <w:snapToGrid w:val="0"/>
              <w:spacing w:before="70" w:after="70" w:line="240" w:lineRule="auto"/>
              <w:ind w:firstLine="0"/>
              <w:jc w:val="left"/>
              <w:rPr>
                <w:sz w:val="21"/>
              </w:rPr>
            </w:pPr>
            <w:r>
              <w:rPr>
                <w:sz w:val="21"/>
                <w:szCs w:val="21"/>
              </w:rPr>
              <w:t>功能</w:t>
            </w:r>
          </w:p>
        </w:tc>
        <w:tc>
          <w:tcPr>
            <w:tcW w:w="1748" w:type="dxa"/>
            <w:vAlign w:val="center"/>
          </w:tcPr>
          <w:p w14:paraId="5FB19141">
            <w:pPr>
              <w:snapToGrid w:val="0"/>
              <w:spacing w:before="70" w:after="70" w:line="240" w:lineRule="auto"/>
              <w:ind w:firstLine="0"/>
              <w:jc w:val="left"/>
              <w:rPr>
                <w:sz w:val="21"/>
              </w:rPr>
            </w:pPr>
            <w:r>
              <w:rPr>
                <w:sz w:val="21"/>
                <w:szCs w:val="21"/>
              </w:rPr>
              <w:t>用例执行</w:t>
            </w:r>
          </w:p>
        </w:tc>
        <w:tc>
          <w:tcPr>
            <w:tcW w:w="2026" w:type="dxa"/>
            <w:vAlign w:val="center"/>
          </w:tcPr>
          <w:p w14:paraId="3A1E425B">
            <w:pPr>
              <w:snapToGrid w:val="0"/>
              <w:spacing w:before="70" w:after="70" w:line="240" w:lineRule="auto"/>
              <w:ind w:firstLine="0"/>
              <w:jc w:val="left"/>
              <w:rPr>
                <w:sz w:val="21"/>
              </w:rPr>
            </w:pPr>
            <w:r>
              <w:rPr>
                <w:sz w:val="21"/>
                <w:szCs w:val="21"/>
              </w:rPr>
              <w:t>需求</w:t>
            </w:r>
          </w:p>
        </w:tc>
        <w:tc>
          <w:tcPr>
            <w:tcW w:w="1403" w:type="dxa"/>
            <w:vAlign w:val="center"/>
          </w:tcPr>
          <w:p w14:paraId="35E46B6F">
            <w:pPr>
              <w:snapToGrid w:val="0"/>
              <w:spacing w:before="70" w:after="70" w:line="240" w:lineRule="auto"/>
              <w:ind w:firstLine="0"/>
              <w:jc w:val="center"/>
              <w:rPr>
                <w:sz w:val="21"/>
              </w:rPr>
            </w:pPr>
            <w:r>
              <w:rPr>
                <w:sz w:val="21"/>
                <w:szCs w:val="21"/>
              </w:rPr>
              <w:t>QR-10</w:t>
            </w:r>
          </w:p>
        </w:tc>
      </w:tr>
      <w:tr w14:paraId="33036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1D826C31">
            <w:pPr>
              <w:snapToGrid w:val="0"/>
              <w:spacing w:before="70" w:after="70" w:line="240" w:lineRule="auto"/>
              <w:ind w:firstLine="0"/>
              <w:jc w:val="center"/>
              <w:rPr>
                <w:sz w:val="21"/>
              </w:rPr>
            </w:pPr>
            <w:r>
              <w:rPr>
                <w:sz w:val="21"/>
                <w:szCs w:val="21"/>
              </w:rPr>
              <w:t>软件</w:t>
            </w:r>
          </w:p>
        </w:tc>
        <w:tc>
          <w:tcPr>
            <w:tcW w:w="2219" w:type="dxa"/>
            <w:vAlign w:val="center"/>
          </w:tcPr>
          <w:p w14:paraId="2F7D4F12">
            <w:pPr>
              <w:snapToGrid w:val="0"/>
              <w:spacing w:before="70" w:after="70" w:line="240" w:lineRule="auto"/>
              <w:ind w:firstLine="0"/>
              <w:jc w:val="left"/>
              <w:rPr>
                <w:sz w:val="21"/>
              </w:rPr>
            </w:pPr>
            <w:r>
              <w:rPr>
                <w:sz w:val="21"/>
                <w:szCs w:val="21"/>
              </w:rPr>
              <w:t>性能</w:t>
            </w:r>
          </w:p>
        </w:tc>
        <w:tc>
          <w:tcPr>
            <w:tcW w:w="1748" w:type="dxa"/>
            <w:vAlign w:val="center"/>
          </w:tcPr>
          <w:p w14:paraId="754F3303">
            <w:pPr>
              <w:snapToGrid w:val="0"/>
              <w:spacing w:before="70" w:after="70" w:line="240" w:lineRule="auto"/>
              <w:ind w:firstLine="0"/>
              <w:jc w:val="left"/>
              <w:rPr>
                <w:sz w:val="21"/>
              </w:rPr>
            </w:pPr>
            <w:r>
              <w:rPr>
                <w:sz w:val="21"/>
                <w:szCs w:val="21"/>
              </w:rPr>
              <w:t>压力测试</w:t>
            </w:r>
          </w:p>
        </w:tc>
        <w:tc>
          <w:tcPr>
            <w:tcW w:w="2026" w:type="dxa"/>
            <w:vAlign w:val="center"/>
          </w:tcPr>
          <w:p w14:paraId="7A64F33F">
            <w:pPr>
              <w:snapToGrid w:val="0"/>
              <w:spacing w:before="70" w:after="70" w:line="240" w:lineRule="auto"/>
              <w:ind w:firstLine="0"/>
              <w:jc w:val="left"/>
              <w:rPr>
                <w:sz w:val="21"/>
              </w:rPr>
            </w:pPr>
            <w:r>
              <w:rPr>
                <w:sz w:val="21"/>
                <w:szCs w:val="21"/>
              </w:rPr>
              <w:t>指标</w:t>
            </w:r>
          </w:p>
        </w:tc>
        <w:tc>
          <w:tcPr>
            <w:tcW w:w="1403" w:type="dxa"/>
            <w:vAlign w:val="center"/>
          </w:tcPr>
          <w:p w14:paraId="0DD4AD27">
            <w:pPr>
              <w:snapToGrid w:val="0"/>
              <w:spacing w:before="70" w:after="70" w:line="240" w:lineRule="auto"/>
              <w:ind w:firstLine="0"/>
              <w:jc w:val="center"/>
              <w:rPr>
                <w:sz w:val="21"/>
              </w:rPr>
            </w:pPr>
            <w:r>
              <w:rPr>
                <w:sz w:val="21"/>
                <w:szCs w:val="21"/>
              </w:rPr>
              <w:t>QR-10</w:t>
            </w:r>
          </w:p>
        </w:tc>
      </w:tr>
      <w:tr w14:paraId="07D96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25C58DC5">
            <w:pPr>
              <w:snapToGrid w:val="0"/>
              <w:spacing w:before="70" w:after="70" w:line="240" w:lineRule="auto"/>
              <w:ind w:firstLine="0"/>
              <w:jc w:val="center"/>
              <w:rPr>
                <w:sz w:val="21"/>
              </w:rPr>
            </w:pPr>
            <w:r>
              <w:rPr>
                <w:sz w:val="21"/>
                <w:szCs w:val="21"/>
              </w:rPr>
              <w:t>软件</w:t>
            </w:r>
          </w:p>
        </w:tc>
        <w:tc>
          <w:tcPr>
            <w:tcW w:w="2219" w:type="dxa"/>
            <w:vAlign w:val="center"/>
          </w:tcPr>
          <w:p w14:paraId="26DC7857">
            <w:pPr>
              <w:snapToGrid w:val="0"/>
              <w:spacing w:before="70" w:after="70" w:line="240" w:lineRule="auto"/>
              <w:ind w:firstLine="0"/>
              <w:jc w:val="left"/>
              <w:rPr>
                <w:sz w:val="21"/>
              </w:rPr>
            </w:pPr>
            <w:r>
              <w:rPr>
                <w:sz w:val="21"/>
                <w:szCs w:val="21"/>
              </w:rPr>
              <w:t>安全</w:t>
            </w:r>
          </w:p>
        </w:tc>
        <w:tc>
          <w:tcPr>
            <w:tcW w:w="1748" w:type="dxa"/>
            <w:vAlign w:val="center"/>
          </w:tcPr>
          <w:p w14:paraId="730156CD">
            <w:pPr>
              <w:snapToGrid w:val="0"/>
              <w:spacing w:before="70" w:after="70" w:line="240" w:lineRule="auto"/>
              <w:ind w:firstLine="0"/>
              <w:jc w:val="left"/>
              <w:rPr>
                <w:sz w:val="21"/>
              </w:rPr>
            </w:pPr>
            <w:r>
              <w:rPr>
                <w:sz w:val="21"/>
                <w:szCs w:val="21"/>
              </w:rPr>
              <w:t>漏洞扫描</w:t>
            </w:r>
          </w:p>
        </w:tc>
        <w:tc>
          <w:tcPr>
            <w:tcW w:w="2026" w:type="dxa"/>
            <w:vAlign w:val="center"/>
          </w:tcPr>
          <w:p w14:paraId="156BF554">
            <w:pPr>
              <w:snapToGrid w:val="0"/>
              <w:spacing w:before="70" w:after="70" w:line="240" w:lineRule="auto"/>
              <w:ind w:firstLine="0"/>
              <w:jc w:val="left"/>
              <w:rPr>
                <w:sz w:val="21"/>
              </w:rPr>
            </w:pPr>
            <w:r>
              <w:rPr>
                <w:sz w:val="21"/>
                <w:szCs w:val="21"/>
              </w:rPr>
              <w:t>无高危</w:t>
            </w:r>
          </w:p>
        </w:tc>
        <w:tc>
          <w:tcPr>
            <w:tcW w:w="1403" w:type="dxa"/>
            <w:vAlign w:val="center"/>
          </w:tcPr>
          <w:p w14:paraId="69AF5EEC">
            <w:pPr>
              <w:snapToGrid w:val="0"/>
              <w:spacing w:before="70" w:after="70" w:line="240" w:lineRule="auto"/>
              <w:ind w:firstLine="0"/>
              <w:jc w:val="center"/>
              <w:rPr>
                <w:sz w:val="21"/>
              </w:rPr>
            </w:pPr>
            <w:r>
              <w:rPr>
                <w:sz w:val="21"/>
                <w:szCs w:val="21"/>
              </w:rPr>
              <w:t>QR-10</w:t>
            </w:r>
          </w:p>
        </w:tc>
      </w:tr>
      <w:tr w14:paraId="3705D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397FFB38">
            <w:pPr>
              <w:snapToGrid w:val="0"/>
              <w:spacing w:before="70" w:after="70" w:line="240" w:lineRule="auto"/>
              <w:ind w:firstLine="0"/>
              <w:jc w:val="center"/>
              <w:rPr>
                <w:sz w:val="21"/>
              </w:rPr>
            </w:pPr>
            <w:r>
              <w:rPr>
                <w:sz w:val="21"/>
                <w:szCs w:val="21"/>
              </w:rPr>
              <w:t>数据</w:t>
            </w:r>
          </w:p>
        </w:tc>
        <w:tc>
          <w:tcPr>
            <w:tcW w:w="2219" w:type="dxa"/>
            <w:vAlign w:val="center"/>
          </w:tcPr>
          <w:p w14:paraId="7DD5787E">
            <w:pPr>
              <w:snapToGrid w:val="0"/>
              <w:spacing w:before="70" w:after="70" w:line="240" w:lineRule="auto"/>
              <w:ind w:firstLine="0"/>
              <w:jc w:val="left"/>
              <w:rPr>
                <w:sz w:val="21"/>
              </w:rPr>
            </w:pPr>
            <w:r>
              <w:rPr>
                <w:sz w:val="21"/>
                <w:szCs w:val="21"/>
              </w:rPr>
              <w:t>完整性</w:t>
            </w:r>
          </w:p>
        </w:tc>
        <w:tc>
          <w:tcPr>
            <w:tcW w:w="1748" w:type="dxa"/>
            <w:vAlign w:val="center"/>
          </w:tcPr>
          <w:p w14:paraId="017C8239">
            <w:pPr>
              <w:snapToGrid w:val="0"/>
              <w:spacing w:before="70" w:after="70" w:line="240" w:lineRule="auto"/>
              <w:ind w:firstLine="0"/>
              <w:jc w:val="left"/>
              <w:rPr>
                <w:sz w:val="21"/>
              </w:rPr>
            </w:pPr>
            <w:r>
              <w:rPr>
                <w:sz w:val="21"/>
                <w:szCs w:val="21"/>
              </w:rPr>
              <w:t>校验</w:t>
            </w:r>
          </w:p>
        </w:tc>
        <w:tc>
          <w:tcPr>
            <w:tcW w:w="2026" w:type="dxa"/>
            <w:vAlign w:val="center"/>
          </w:tcPr>
          <w:p w14:paraId="209C6F58">
            <w:pPr>
              <w:snapToGrid w:val="0"/>
              <w:spacing w:before="70" w:after="70" w:line="240" w:lineRule="auto"/>
              <w:ind w:firstLine="0"/>
              <w:jc w:val="left"/>
              <w:rPr>
                <w:sz w:val="21"/>
              </w:rPr>
            </w:pPr>
            <w:r>
              <w:rPr>
                <w:sz w:val="21"/>
                <w:szCs w:val="21"/>
              </w:rPr>
              <w:t>清单</w:t>
            </w:r>
          </w:p>
        </w:tc>
        <w:tc>
          <w:tcPr>
            <w:tcW w:w="1403" w:type="dxa"/>
            <w:vAlign w:val="center"/>
          </w:tcPr>
          <w:p w14:paraId="2C684402">
            <w:pPr>
              <w:snapToGrid w:val="0"/>
              <w:spacing w:before="70" w:after="70" w:line="240" w:lineRule="auto"/>
              <w:ind w:firstLine="0"/>
              <w:jc w:val="center"/>
              <w:rPr>
                <w:sz w:val="21"/>
              </w:rPr>
            </w:pPr>
            <w:r>
              <w:rPr>
                <w:sz w:val="21"/>
                <w:szCs w:val="21"/>
              </w:rPr>
              <w:t>QR-16</w:t>
            </w:r>
          </w:p>
        </w:tc>
      </w:tr>
      <w:tr w14:paraId="049E4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03" w:type="dxa"/>
            <w:vAlign w:val="center"/>
          </w:tcPr>
          <w:p w14:paraId="766990BD">
            <w:pPr>
              <w:snapToGrid w:val="0"/>
              <w:spacing w:before="70" w:after="70" w:line="240" w:lineRule="auto"/>
              <w:ind w:firstLine="0"/>
              <w:jc w:val="center"/>
              <w:rPr>
                <w:sz w:val="21"/>
              </w:rPr>
            </w:pPr>
            <w:r>
              <w:rPr>
                <w:sz w:val="21"/>
                <w:szCs w:val="21"/>
              </w:rPr>
              <w:t>成果</w:t>
            </w:r>
          </w:p>
        </w:tc>
        <w:tc>
          <w:tcPr>
            <w:tcW w:w="2219" w:type="dxa"/>
            <w:vAlign w:val="center"/>
          </w:tcPr>
          <w:p w14:paraId="4AE28EB5">
            <w:pPr>
              <w:snapToGrid w:val="0"/>
              <w:spacing w:before="70" w:after="70" w:line="240" w:lineRule="auto"/>
              <w:ind w:firstLine="0"/>
              <w:jc w:val="left"/>
              <w:rPr>
                <w:sz w:val="21"/>
              </w:rPr>
            </w:pPr>
            <w:r>
              <w:rPr>
                <w:sz w:val="21"/>
                <w:szCs w:val="21"/>
              </w:rPr>
              <w:t>精度</w:t>
            </w:r>
          </w:p>
        </w:tc>
        <w:tc>
          <w:tcPr>
            <w:tcW w:w="1748" w:type="dxa"/>
            <w:vAlign w:val="center"/>
          </w:tcPr>
          <w:p w14:paraId="70898CE5">
            <w:pPr>
              <w:snapToGrid w:val="0"/>
              <w:spacing w:before="70" w:after="70" w:line="240" w:lineRule="auto"/>
              <w:ind w:firstLine="0"/>
              <w:jc w:val="left"/>
              <w:rPr>
                <w:sz w:val="21"/>
              </w:rPr>
            </w:pPr>
            <w:r>
              <w:rPr>
                <w:sz w:val="21"/>
                <w:szCs w:val="21"/>
              </w:rPr>
              <w:t>检查点</w:t>
            </w:r>
          </w:p>
        </w:tc>
        <w:tc>
          <w:tcPr>
            <w:tcW w:w="2026" w:type="dxa"/>
            <w:vAlign w:val="center"/>
          </w:tcPr>
          <w:p w14:paraId="67EF108B">
            <w:pPr>
              <w:snapToGrid w:val="0"/>
              <w:spacing w:before="70" w:after="70" w:line="240" w:lineRule="auto"/>
              <w:ind w:firstLine="0"/>
              <w:jc w:val="left"/>
              <w:rPr>
                <w:sz w:val="21"/>
              </w:rPr>
            </w:pPr>
            <w:r>
              <w:rPr>
                <w:sz w:val="21"/>
                <w:szCs w:val="21"/>
              </w:rPr>
              <w:t>指标</w:t>
            </w:r>
          </w:p>
        </w:tc>
        <w:tc>
          <w:tcPr>
            <w:tcW w:w="1403" w:type="dxa"/>
            <w:vAlign w:val="center"/>
          </w:tcPr>
          <w:p w14:paraId="595A9F4D">
            <w:pPr>
              <w:snapToGrid w:val="0"/>
              <w:spacing w:before="70" w:after="70" w:line="240" w:lineRule="auto"/>
              <w:ind w:firstLine="0"/>
              <w:jc w:val="center"/>
              <w:rPr>
                <w:sz w:val="21"/>
              </w:rPr>
            </w:pPr>
            <w:r>
              <w:rPr>
                <w:sz w:val="21"/>
                <w:szCs w:val="21"/>
              </w:rPr>
              <w:t>QR-17</w:t>
            </w:r>
          </w:p>
        </w:tc>
      </w:tr>
    </w:tbl>
    <w:p w14:paraId="46573C4A">
      <w:pPr>
        <w:spacing w:line="240" w:lineRule="auto"/>
      </w:pPr>
    </w:p>
    <w:p w14:paraId="1BB0BC80">
      <w:pPr>
        <w:pStyle w:val="5"/>
      </w:pPr>
      <w:bookmarkStart w:id="252" w:name="_Toc4054"/>
      <w:r>
        <w:rPr>
          <w:szCs w:val="32"/>
        </w:rPr>
        <w:t>2.14.2 质量记录填写要求</w:t>
      </w:r>
      <w:bookmarkEnd w:id="252"/>
    </w:p>
    <w:p w14:paraId="663C3744">
      <w:r>
        <w:rPr>
          <w:rFonts w:hint="eastAsia"/>
        </w:rPr>
        <w:t>首先为时效性要求：检验作业完成后须即刻完成质量记录的填报，不得事后补录。其次为真实性要求：记录中的各项数据须以实测结果为基准，严禁数据编造与涂改作业；确需更正的内容，须采用划改方式修改并签字确认。第三为完整性要求：所有记录栏目须填报完整，不得保留空项；不适用的栏目须标注“／”。第四为可追溯性要求：质量记录须配置唯一标识编码，实现与设备编号、测次信息、作业人员信息的关联映射。第五为留存要求：纸质质量记录须装订归档，电子质量记录须执行双备份机制，保存期限不得少于合同履约期满后的五年。</w:t>
      </w:r>
    </w:p>
    <w:p w14:paraId="2F211175">
      <w:pPr>
        <w:pStyle w:val="5"/>
      </w:pPr>
      <w:bookmarkStart w:id="253" w:name="_Toc30099"/>
      <w:r>
        <w:rPr>
          <w:szCs w:val="32"/>
        </w:rPr>
        <w:t>2.14.3 不合格分级与处置</w:t>
      </w:r>
      <w:bookmarkEnd w:id="253"/>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92"/>
        <w:gridCol w:w="2294"/>
        <w:gridCol w:w="2515"/>
        <w:gridCol w:w="2355"/>
        <w:gridCol w:w="843"/>
      </w:tblGrid>
      <w:tr w14:paraId="31A7D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92" w:type="dxa"/>
            <w:shd w:val="clear" w:color="auto" w:fill="E7E6E6"/>
            <w:vAlign w:val="center"/>
          </w:tcPr>
          <w:p w14:paraId="22A7829B">
            <w:pPr>
              <w:keepNext/>
              <w:snapToGrid w:val="0"/>
              <w:spacing w:before="70" w:after="70" w:line="240" w:lineRule="auto"/>
              <w:ind w:firstLine="0"/>
              <w:jc w:val="center"/>
              <w:rPr>
                <w:b/>
                <w:sz w:val="21"/>
              </w:rPr>
            </w:pPr>
            <w:r>
              <w:rPr>
                <w:b/>
                <w:sz w:val="21"/>
                <w:szCs w:val="21"/>
              </w:rPr>
              <w:t>级别</w:t>
            </w:r>
          </w:p>
        </w:tc>
        <w:tc>
          <w:tcPr>
            <w:tcW w:w="2294" w:type="dxa"/>
            <w:shd w:val="clear" w:color="auto" w:fill="E7E6E6"/>
            <w:vAlign w:val="center"/>
          </w:tcPr>
          <w:p w14:paraId="0F4A4AA1">
            <w:pPr>
              <w:keepNext/>
              <w:snapToGrid w:val="0"/>
              <w:spacing w:before="70" w:after="70" w:line="240" w:lineRule="auto"/>
              <w:ind w:firstLine="0"/>
              <w:jc w:val="center"/>
              <w:rPr>
                <w:b/>
                <w:sz w:val="21"/>
              </w:rPr>
            </w:pPr>
            <w:r>
              <w:rPr>
                <w:b/>
                <w:sz w:val="21"/>
                <w:szCs w:val="21"/>
              </w:rPr>
              <w:t>判定</w:t>
            </w:r>
          </w:p>
        </w:tc>
        <w:tc>
          <w:tcPr>
            <w:tcW w:w="2515" w:type="dxa"/>
            <w:shd w:val="clear" w:color="auto" w:fill="E7E6E6"/>
            <w:vAlign w:val="center"/>
          </w:tcPr>
          <w:p w14:paraId="301DBF8E">
            <w:pPr>
              <w:keepNext/>
              <w:snapToGrid w:val="0"/>
              <w:spacing w:before="70" w:after="70" w:line="240" w:lineRule="auto"/>
              <w:ind w:firstLine="0"/>
              <w:jc w:val="center"/>
              <w:rPr>
                <w:b/>
                <w:sz w:val="21"/>
              </w:rPr>
            </w:pPr>
            <w:r>
              <w:rPr>
                <w:b/>
                <w:sz w:val="21"/>
                <w:szCs w:val="21"/>
              </w:rPr>
              <w:t>示例</w:t>
            </w:r>
          </w:p>
        </w:tc>
        <w:tc>
          <w:tcPr>
            <w:tcW w:w="2355" w:type="dxa"/>
            <w:shd w:val="clear" w:color="auto" w:fill="E7E6E6"/>
            <w:vAlign w:val="center"/>
          </w:tcPr>
          <w:p w14:paraId="004A85DA">
            <w:pPr>
              <w:keepNext/>
              <w:snapToGrid w:val="0"/>
              <w:spacing w:before="70" w:after="70" w:line="240" w:lineRule="auto"/>
              <w:ind w:firstLine="0"/>
              <w:jc w:val="center"/>
              <w:rPr>
                <w:b/>
                <w:sz w:val="21"/>
              </w:rPr>
            </w:pPr>
            <w:r>
              <w:rPr>
                <w:b/>
                <w:sz w:val="21"/>
                <w:szCs w:val="21"/>
              </w:rPr>
              <w:t>处置</w:t>
            </w:r>
          </w:p>
        </w:tc>
        <w:tc>
          <w:tcPr>
            <w:tcW w:w="843" w:type="dxa"/>
            <w:shd w:val="clear" w:color="auto" w:fill="E7E6E6"/>
            <w:vAlign w:val="center"/>
          </w:tcPr>
          <w:p w14:paraId="45FDB8D0">
            <w:pPr>
              <w:keepNext/>
              <w:snapToGrid w:val="0"/>
              <w:spacing w:before="70" w:after="70" w:line="240" w:lineRule="auto"/>
              <w:ind w:firstLine="0"/>
              <w:jc w:val="center"/>
              <w:rPr>
                <w:b/>
                <w:sz w:val="21"/>
              </w:rPr>
            </w:pPr>
            <w:r>
              <w:rPr>
                <w:b/>
                <w:sz w:val="21"/>
                <w:szCs w:val="21"/>
              </w:rPr>
              <w:t>时限</w:t>
            </w:r>
          </w:p>
        </w:tc>
      </w:tr>
      <w:tr w14:paraId="55204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vAlign w:val="center"/>
          </w:tcPr>
          <w:p w14:paraId="0F97FBF9">
            <w:pPr>
              <w:keepNext/>
              <w:snapToGrid w:val="0"/>
              <w:spacing w:before="70" w:after="70" w:line="240" w:lineRule="auto"/>
              <w:ind w:firstLine="0"/>
              <w:jc w:val="center"/>
              <w:rPr>
                <w:sz w:val="21"/>
              </w:rPr>
            </w:pPr>
            <w:r>
              <w:rPr>
                <w:sz w:val="21"/>
                <w:szCs w:val="21"/>
              </w:rPr>
              <w:t>致命</w:t>
            </w:r>
          </w:p>
        </w:tc>
        <w:tc>
          <w:tcPr>
            <w:tcW w:w="2294" w:type="dxa"/>
            <w:vAlign w:val="center"/>
          </w:tcPr>
          <w:p w14:paraId="54AA29DE">
            <w:pPr>
              <w:keepNext/>
              <w:snapToGrid w:val="0"/>
              <w:spacing w:before="70" w:after="70" w:line="240" w:lineRule="auto"/>
              <w:ind w:firstLine="0"/>
              <w:jc w:val="left"/>
              <w:rPr>
                <w:sz w:val="21"/>
              </w:rPr>
            </w:pPr>
            <w:r>
              <w:rPr>
                <w:sz w:val="21"/>
                <w:szCs w:val="21"/>
              </w:rPr>
              <w:t>影响安全或主要功能</w:t>
            </w:r>
          </w:p>
        </w:tc>
        <w:tc>
          <w:tcPr>
            <w:tcW w:w="2515" w:type="dxa"/>
            <w:vAlign w:val="center"/>
          </w:tcPr>
          <w:p w14:paraId="1F14FC26">
            <w:pPr>
              <w:keepNext/>
              <w:snapToGrid w:val="0"/>
              <w:spacing w:before="70" w:after="70" w:line="240" w:lineRule="auto"/>
              <w:ind w:firstLine="0"/>
              <w:jc w:val="left"/>
              <w:rPr>
                <w:sz w:val="21"/>
              </w:rPr>
            </w:pPr>
            <w:r>
              <w:rPr>
                <w:sz w:val="21"/>
                <w:szCs w:val="21"/>
              </w:rPr>
              <w:t>结构开裂、绝缘失效</w:t>
            </w:r>
          </w:p>
        </w:tc>
        <w:tc>
          <w:tcPr>
            <w:tcW w:w="2355" w:type="dxa"/>
            <w:vAlign w:val="center"/>
          </w:tcPr>
          <w:p w14:paraId="0319F0C3">
            <w:pPr>
              <w:keepNext/>
              <w:snapToGrid w:val="0"/>
              <w:spacing w:before="70" w:after="70" w:line="240" w:lineRule="auto"/>
              <w:ind w:firstLine="0"/>
              <w:jc w:val="left"/>
              <w:rPr>
                <w:sz w:val="21"/>
              </w:rPr>
            </w:pPr>
            <w:r>
              <w:rPr>
                <w:sz w:val="21"/>
                <w:szCs w:val="21"/>
              </w:rPr>
              <w:t>停止使用、报废/重做</w:t>
            </w:r>
          </w:p>
        </w:tc>
        <w:tc>
          <w:tcPr>
            <w:tcW w:w="843" w:type="dxa"/>
            <w:vAlign w:val="center"/>
          </w:tcPr>
          <w:p w14:paraId="153609BC">
            <w:pPr>
              <w:keepNext/>
              <w:snapToGrid w:val="0"/>
              <w:spacing w:before="70" w:after="70" w:line="240" w:lineRule="auto"/>
              <w:ind w:firstLine="0"/>
              <w:jc w:val="left"/>
              <w:rPr>
                <w:sz w:val="21"/>
              </w:rPr>
            </w:pPr>
            <w:r>
              <w:rPr>
                <w:sz w:val="21"/>
                <w:szCs w:val="21"/>
              </w:rPr>
              <w:t>立即</w:t>
            </w:r>
          </w:p>
        </w:tc>
      </w:tr>
      <w:tr w14:paraId="639D0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vAlign w:val="center"/>
          </w:tcPr>
          <w:p w14:paraId="51711797">
            <w:pPr>
              <w:keepNext/>
              <w:snapToGrid w:val="0"/>
              <w:spacing w:before="70" w:after="70" w:line="240" w:lineRule="auto"/>
              <w:ind w:firstLine="0"/>
              <w:jc w:val="center"/>
              <w:rPr>
                <w:sz w:val="21"/>
              </w:rPr>
            </w:pPr>
            <w:r>
              <w:rPr>
                <w:sz w:val="21"/>
                <w:szCs w:val="21"/>
              </w:rPr>
              <w:t>严重</w:t>
            </w:r>
          </w:p>
        </w:tc>
        <w:tc>
          <w:tcPr>
            <w:tcW w:w="2294" w:type="dxa"/>
            <w:vAlign w:val="center"/>
          </w:tcPr>
          <w:p w14:paraId="7AA2D731">
            <w:pPr>
              <w:keepNext/>
              <w:snapToGrid w:val="0"/>
              <w:spacing w:before="70" w:after="70" w:line="240" w:lineRule="auto"/>
              <w:ind w:firstLine="0"/>
              <w:jc w:val="left"/>
              <w:rPr>
                <w:sz w:val="21"/>
              </w:rPr>
            </w:pPr>
            <w:r>
              <w:rPr>
                <w:sz w:val="21"/>
                <w:szCs w:val="21"/>
              </w:rPr>
              <w:t>影响精度或可靠性</w:t>
            </w:r>
          </w:p>
        </w:tc>
        <w:tc>
          <w:tcPr>
            <w:tcW w:w="2515" w:type="dxa"/>
            <w:vAlign w:val="center"/>
          </w:tcPr>
          <w:p w14:paraId="54265CC0">
            <w:pPr>
              <w:keepNext/>
              <w:snapToGrid w:val="0"/>
              <w:spacing w:before="70" w:after="70" w:line="240" w:lineRule="auto"/>
              <w:ind w:firstLine="0"/>
              <w:jc w:val="left"/>
              <w:rPr>
                <w:sz w:val="21"/>
              </w:rPr>
            </w:pPr>
            <w:r>
              <w:rPr>
                <w:sz w:val="21"/>
                <w:szCs w:val="21"/>
              </w:rPr>
              <w:t>标定超差、精度不达标</w:t>
            </w:r>
          </w:p>
        </w:tc>
        <w:tc>
          <w:tcPr>
            <w:tcW w:w="2355" w:type="dxa"/>
            <w:vAlign w:val="center"/>
          </w:tcPr>
          <w:p w14:paraId="5EC10598">
            <w:pPr>
              <w:keepNext/>
              <w:snapToGrid w:val="0"/>
              <w:spacing w:before="70" w:after="70" w:line="240" w:lineRule="auto"/>
              <w:ind w:firstLine="0"/>
              <w:jc w:val="left"/>
              <w:rPr>
                <w:sz w:val="21"/>
              </w:rPr>
            </w:pPr>
            <w:r>
              <w:rPr>
                <w:sz w:val="21"/>
                <w:szCs w:val="21"/>
              </w:rPr>
              <w:t>返工/返修+复检</w:t>
            </w:r>
          </w:p>
        </w:tc>
        <w:tc>
          <w:tcPr>
            <w:tcW w:w="843" w:type="dxa"/>
            <w:vAlign w:val="center"/>
          </w:tcPr>
          <w:p w14:paraId="2E007BE0">
            <w:pPr>
              <w:keepNext/>
              <w:snapToGrid w:val="0"/>
              <w:spacing w:before="70" w:after="70" w:line="240" w:lineRule="auto"/>
              <w:ind w:firstLine="0"/>
              <w:jc w:val="left"/>
              <w:rPr>
                <w:sz w:val="21"/>
              </w:rPr>
            </w:pPr>
            <w:r>
              <w:rPr>
                <w:sz w:val="21"/>
                <w:szCs w:val="21"/>
              </w:rPr>
              <w:t>3 日</w:t>
            </w:r>
          </w:p>
        </w:tc>
      </w:tr>
      <w:tr w14:paraId="77415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vAlign w:val="center"/>
          </w:tcPr>
          <w:p w14:paraId="1A9C5D55">
            <w:pPr>
              <w:keepNext/>
              <w:snapToGrid w:val="0"/>
              <w:spacing w:before="70" w:after="70" w:line="240" w:lineRule="auto"/>
              <w:ind w:firstLine="0"/>
              <w:jc w:val="center"/>
              <w:rPr>
                <w:sz w:val="21"/>
              </w:rPr>
            </w:pPr>
            <w:r>
              <w:rPr>
                <w:sz w:val="21"/>
                <w:szCs w:val="21"/>
              </w:rPr>
              <w:t>一般</w:t>
            </w:r>
          </w:p>
        </w:tc>
        <w:tc>
          <w:tcPr>
            <w:tcW w:w="2294" w:type="dxa"/>
            <w:vAlign w:val="center"/>
          </w:tcPr>
          <w:p w14:paraId="7BB53874">
            <w:pPr>
              <w:keepNext/>
              <w:snapToGrid w:val="0"/>
              <w:spacing w:before="70" w:after="70" w:line="240" w:lineRule="auto"/>
              <w:ind w:firstLine="0"/>
              <w:jc w:val="left"/>
              <w:rPr>
                <w:sz w:val="21"/>
              </w:rPr>
            </w:pPr>
            <w:r>
              <w:rPr>
                <w:sz w:val="21"/>
                <w:szCs w:val="21"/>
              </w:rPr>
              <w:t>影响外观或次要功能</w:t>
            </w:r>
          </w:p>
        </w:tc>
        <w:tc>
          <w:tcPr>
            <w:tcW w:w="2515" w:type="dxa"/>
            <w:vAlign w:val="center"/>
          </w:tcPr>
          <w:p w14:paraId="7243AB48">
            <w:pPr>
              <w:keepNext/>
              <w:snapToGrid w:val="0"/>
              <w:spacing w:before="70" w:after="70" w:line="240" w:lineRule="auto"/>
              <w:ind w:firstLine="0"/>
              <w:jc w:val="left"/>
              <w:rPr>
                <w:sz w:val="21"/>
              </w:rPr>
            </w:pPr>
            <w:r>
              <w:rPr>
                <w:sz w:val="21"/>
                <w:szCs w:val="21"/>
              </w:rPr>
              <w:t>标识不清、涂层不均</w:t>
            </w:r>
          </w:p>
        </w:tc>
        <w:tc>
          <w:tcPr>
            <w:tcW w:w="2355" w:type="dxa"/>
            <w:vAlign w:val="center"/>
          </w:tcPr>
          <w:p w14:paraId="290ECDC9">
            <w:pPr>
              <w:keepNext/>
              <w:snapToGrid w:val="0"/>
              <w:spacing w:before="70" w:after="70" w:line="240" w:lineRule="auto"/>
              <w:ind w:firstLine="0"/>
              <w:jc w:val="left"/>
              <w:rPr>
                <w:sz w:val="21"/>
              </w:rPr>
            </w:pPr>
            <w:r>
              <w:rPr>
                <w:sz w:val="21"/>
                <w:szCs w:val="21"/>
              </w:rPr>
              <w:t>返修</w:t>
            </w:r>
          </w:p>
        </w:tc>
        <w:tc>
          <w:tcPr>
            <w:tcW w:w="843" w:type="dxa"/>
            <w:vAlign w:val="center"/>
          </w:tcPr>
          <w:p w14:paraId="37F96FC3">
            <w:pPr>
              <w:keepNext/>
              <w:snapToGrid w:val="0"/>
              <w:spacing w:before="70" w:after="70" w:line="240" w:lineRule="auto"/>
              <w:ind w:firstLine="0"/>
              <w:jc w:val="left"/>
              <w:rPr>
                <w:sz w:val="21"/>
              </w:rPr>
            </w:pPr>
            <w:r>
              <w:rPr>
                <w:sz w:val="21"/>
                <w:szCs w:val="21"/>
              </w:rPr>
              <w:t>7 日</w:t>
            </w:r>
          </w:p>
        </w:tc>
      </w:tr>
      <w:tr w14:paraId="66735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92" w:type="dxa"/>
            <w:vAlign w:val="center"/>
          </w:tcPr>
          <w:p w14:paraId="212EC9AC">
            <w:pPr>
              <w:keepNext/>
              <w:snapToGrid w:val="0"/>
              <w:spacing w:before="70" w:after="70" w:line="240" w:lineRule="auto"/>
              <w:ind w:firstLine="0"/>
              <w:jc w:val="center"/>
              <w:rPr>
                <w:sz w:val="21"/>
              </w:rPr>
            </w:pPr>
            <w:r>
              <w:rPr>
                <w:sz w:val="21"/>
                <w:szCs w:val="21"/>
              </w:rPr>
              <w:t>轻微</w:t>
            </w:r>
          </w:p>
        </w:tc>
        <w:tc>
          <w:tcPr>
            <w:tcW w:w="2294" w:type="dxa"/>
            <w:vAlign w:val="center"/>
          </w:tcPr>
          <w:p w14:paraId="1AFB8F4C">
            <w:pPr>
              <w:keepNext/>
              <w:snapToGrid w:val="0"/>
              <w:spacing w:before="70" w:after="70" w:line="240" w:lineRule="auto"/>
              <w:ind w:firstLine="0"/>
              <w:jc w:val="left"/>
              <w:rPr>
                <w:sz w:val="21"/>
              </w:rPr>
            </w:pPr>
            <w:r>
              <w:rPr>
                <w:sz w:val="21"/>
                <w:szCs w:val="21"/>
              </w:rPr>
              <w:t>不影响使用</w:t>
            </w:r>
          </w:p>
        </w:tc>
        <w:tc>
          <w:tcPr>
            <w:tcW w:w="2515" w:type="dxa"/>
            <w:vAlign w:val="center"/>
          </w:tcPr>
          <w:p w14:paraId="3FB518D9">
            <w:pPr>
              <w:keepNext/>
              <w:snapToGrid w:val="0"/>
              <w:spacing w:before="70" w:after="70" w:line="240" w:lineRule="auto"/>
              <w:ind w:firstLine="0"/>
              <w:jc w:val="left"/>
              <w:rPr>
                <w:sz w:val="21"/>
              </w:rPr>
            </w:pPr>
            <w:r>
              <w:rPr>
                <w:sz w:val="21"/>
                <w:szCs w:val="21"/>
              </w:rPr>
              <w:t>包装瑕疵</w:t>
            </w:r>
          </w:p>
        </w:tc>
        <w:tc>
          <w:tcPr>
            <w:tcW w:w="2355" w:type="dxa"/>
            <w:vAlign w:val="center"/>
          </w:tcPr>
          <w:p w14:paraId="21870630">
            <w:pPr>
              <w:keepNext/>
              <w:snapToGrid w:val="0"/>
              <w:spacing w:before="70" w:after="70" w:line="240" w:lineRule="auto"/>
              <w:ind w:firstLine="0"/>
              <w:jc w:val="left"/>
              <w:rPr>
                <w:sz w:val="21"/>
              </w:rPr>
            </w:pPr>
            <w:r>
              <w:rPr>
                <w:sz w:val="21"/>
                <w:szCs w:val="21"/>
              </w:rPr>
              <w:t>记录、改进</w:t>
            </w:r>
          </w:p>
        </w:tc>
        <w:tc>
          <w:tcPr>
            <w:tcW w:w="843" w:type="dxa"/>
            <w:vAlign w:val="center"/>
          </w:tcPr>
          <w:p w14:paraId="5405329B">
            <w:pPr>
              <w:keepNext/>
              <w:snapToGrid w:val="0"/>
              <w:spacing w:before="70" w:after="70" w:line="240" w:lineRule="auto"/>
              <w:ind w:firstLine="0"/>
              <w:jc w:val="left"/>
              <w:rPr>
                <w:sz w:val="21"/>
              </w:rPr>
            </w:pPr>
            <w:r>
              <w:rPr>
                <w:sz w:val="21"/>
                <w:szCs w:val="21"/>
              </w:rPr>
              <w:t>15 日</w:t>
            </w:r>
          </w:p>
        </w:tc>
      </w:tr>
    </w:tbl>
    <w:p w14:paraId="71B62059">
      <w:pPr>
        <w:spacing w:line="240" w:lineRule="auto"/>
      </w:pPr>
    </w:p>
    <w:p w14:paraId="7303EFF0">
      <w:pPr>
        <w:pStyle w:val="5"/>
      </w:pPr>
      <w:bookmarkStart w:id="254" w:name="_Toc15876"/>
      <w:r>
        <w:rPr>
          <w:szCs w:val="32"/>
        </w:rPr>
        <w:t>2.14.4 质量检验计划</w:t>
      </w:r>
      <w:bookmarkEnd w:id="254"/>
    </w:p>
    <w:tbl>
      <w:tblPr>
        <w:tblStyle w:val="32"/>
        <w:tblW w:w="98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6"/>
        <w:gridCol w:w="1179"/>
        <w:gridCol w:w="1806"/>
        <w:gridCol w:w="1298"/>
        <w:gridCol w:w="1693"/>
        <w:gridCol w:w="1386"/>
      </w:tblGrid>
      <w:tr w14:paraId="16C91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7918C2E5">
            <w:pPr>
              <w:snapToGrid w:val="0"/>
              <w:spacing w:before="70" w:after="70" w:line="240" w:lineRule="auto"/>
              <w:ind w:firstLine="0"/>
              <w:jc w:val="center"/>
              <w:rPr>
                <w:b/>
                <w:sz w:val="21"/>
              </w:rPr>
            </w:pPr>
            <w:r>
              <w:rPr>
                <w:b/>
                <w:sz w:val="21"/>
                <w:szCs w:val="21"/>
              </w:rPr>
              <w:t>序号</w:t>
            </w:r>
          </w:p>
        </w:tc>
        <w:tc>
          <w:tcPr>
            <w:tcW w:w="1716" w:type="dxa"/>
            <w:shd w:val="clear" w:color="auto" w:fill="E7E6E6"/>
            <w:vAlign w:val="center"/>
          </w:tcPr>
          <w:p w14:paraId="45F9BD02">
            <w:pPr>
              <w:snapToGrid w:val="0"/>
              <w:spacing w:before="70" w:after="70" w:line="240" w:lineRule="auto"/>
              <w:ind w:firstLine="0"/>
              <w:jc w:val="center"/>
              <w:rPr>
                <w:b/>
                <w:sz w:val="21"/>
              </w:rPr>
            </w:pPr>
            <w:r>
              <w:rPr>
                <w:b/>
                <w:sz w:val="21"/>
                <w:szCs w:val="21"/>
              </w:rPr>
              <w:t>检验项目</w:t>
            </w:r>
          </w:p>
        </w:tc>
        <w:tc>
          <w:tcPr>
            <w:tcW w:w="1179" w:type="dxa"/>
            <w:shd w:val="clear" w:color="auto" w:fill="E7E6E6"/>
            <w:vAlign w:val="center"/>
          </w:tcPr>
          <w:p w14:paraId="18D4CC45">
            <w:pPr>
              <w:snapToGrid w:val="0"/>
              <w:spacing w:before="70" w:after="70" w:line="240" w:lineRule="auto"/>
              <w:ind w:firstLine="0"/>
              <w:jc w:val="center"/>
              <w:rPr>
                <w:b/>
                <w:sz w:val="21"/>
              </w:rPr>
            </w:pPr>
            <w:r>
              <w:rPr>
                <w:b/>
                <w:sz w:val="21"/>
                <w:szCs w:val="21"/>
              </w:rPr>
              <w:t>检验阶段</w:t>
            </w:r>
          </w:p>
        </w:tc>
        <w:tc>
          <w:tcPr>
            <w:tcW w:w="1806" w:type="dxa"/>
            <w:shd w:val="clear" w:color="auto" w:fill="E7E6E6"/>
            <w:vAlign w:val="center"/>
          </w:tcPr>
          <w:p w14:paraId="36AD450A">
            <w:pPr>
              <w:snapToGrid w:val="0"/>
              <w:spacing w:before="70" w:after="70" w:line="240" w:lineRule="auto"/>
              <w:ind w:firstLine="0"/>
              <w:jc w:val="center"/>
              <w:rPr>
                <w:b/>
                <w:sz w:val="21"/>
              </w:rPr>
            </w:pPr>
            <w:r>
              <w:rPr>
                <w:b/>
                <w:sz w:val="21"/>
                <w:szCs w:val="21"/>
              </w:rPr>
              <w:t>检验方法</w:t>
            </w:r>
          </w:p>
        </w:tc>
        <w:tc>
          <w:tcPr>
            <w:tcW w:w="1298" w:type="dxa"/>
            <w:shd w:val="clear" w:color="auto" w:fill="E7E6E6"/>
            <w:vAlign w:val="center"/>
          </w:tcPr>
          <w:p w14:paraId="303E5F89">
            <w:pPr>
              <w:snapToGrid w:val="0"/>
              <w:spacing w:before="70" w:after="70" w:line="240" w:lineRule="auto"/>
              <w:ind w:firstLine="0"/>
              <w:jc w:val="center"/>
              <w:rPr>
                <w:b/>
                <w:sz w:val="21"/>
              </w:rPr>
            </w:pPr>
            <w:r>
              <w:rPr>
                <w:b/>
                <w:sz w:val="21"/>
                <w:szCs w:val="21"/>
              </w:rPr>
              <w:t>抽样比例</w:t>
            </w:r>
          </w:p>
        </w:tc>
        <w:tc>
          <w:tcPr>
            <w:tcW w:w="1693" w:type="dxa"/>
            <w:shd w:val="clear" w:color="auto" w:fill="E7E6E6"/>
            <w:vAlign w:val="center"/>
          </w:tcPr>
          <w:p w14:paraId="63E3C882">
            <w:pPr>
              <w:snapToGrid w:val="0"/>
              <w:spacing w:before="70" w:after="70" w:line="240" w:lineRule="auto"/>
              <w:ind w:firstLine="0"/>
              <w:jc w:val="center"/>
              <w:rPr>
                <w:b/>
                <w:sz w:val="21"/>
              </w:rPr>
            </w:pPr>
            <w:r>
              <w:rPr>
                <w:b/>
                <w:sz w:val="21"/>
                <w:szCs w:val="21"/>
              </w:rPr>
              <w:t>判定标准</w:t>
            </w:r>
          </w:p>
        </w:tc>
        <w:tc>
          <w:tcPr>
            <w:tcW w:w="1386" w:type="dxa"/>
            <w:shd w:val="clear" w:color="auto" w:fill="E7E6E6"/>
            <w:vAlign w:val="center"/>
          </w:tcPr>
          <w:p w14:paraId="349016D8">
            <w:pPr>
              <w:snapToGrid w:val="0"/>
              <w:spacing w:before="70" w:after="70" w:line="240" w:lineRule="auto"/>
              <w:ind w:firstLine="0"/>
              <w:jc w:val="center"/>
              <w:rPr>
                <w:b/>
                <w:sz w:val="21"/>
              </w:rPr>
            </w:pPr>
            <w:r>
              <w:rPr>
                <w:b/>
                <w:sz w:val="21"/>
                <w:szCs w:val="21"/>
              </w:rPr>
              <w:t>记录</w:t>
            </w:r>
          </w:p>
        </w:tc>
      </w:tr>
      <w:tr w14:paraId="7B84C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05169C">
            <w:pPr>
              <w:snapToGrid w:val="0"/>
              <w:spacing w:before="70" w:after="70" w:line="240" w:lineRule="auto"/>
              <w:ind w:firstLine="0"/>
              <w:jc w:val="center"/>
              <w:rPr>
                <w:sz w:val="21"/>
              </w:rPr>
            </w:pPr>
            <w:r>
              <w:rPr>
                <w:sz w:val="21"/>
                <w:szCs w:val="21"/>
              </w:rPr>
              <w:t>1</w:t>
            </w:r>
          </w:p>
        </w:tc>
        <w:tc>
          <w:tcPr>
            <w:tcW w:w="1716" w:type="dxa"/>
            <w:vAlign w:val="center"/>
          </w:tcPr>
          <w:p w14:paraId="2A413AAF">
            <w:pPr>
              <w:snapToGrid w:val="0"/>
              <w:spacing w:before="70" w:after="70" w:line="240" w:lineRule="auto"/>
              <w:ind w:firstLine="0"/>
              <w:jc w:val="left"/>
              <w:rPr>
                <w:sz w:val="21"/>
              </w:rPr>
            </w:pPr>
            <w:r>
              <w:rPr>
                <w:sz w:val="21"/>
                <w:szCs w:val="21"/>
              </w:rPr>
              <w:t>设计输入评审</w:t>
            </w:r>
          </w:p>
        </w:tc>
        <w:tc>
          <w:tcPr>
            <w:tcW w:w="1179" w:type="dxa"/>
            <w:vAlign w:val="center"/>
          </w:tcPr>
          <w:p w14:paraId="23752783">
            <w:pPr>
              <w:snapToGrid w:val="0"/>
              <w:spacing w:before="70" w:after="70" w:line="240" w:lineRule="auto"/>
              <w:ind w:firstLine="0"/>
              <w:jc w:val="center"/>
              <w:rPr>
                <w:sz w:val="21"/>
              </w:rPr>
            </w:pPr>
            <w:r>
              <w:rPr>
                <w:sz w:val="21"/>
                <w:szCs w:val="21"/>
              </w:rPr>
              <w:t>设计</w:t>
            </w:r>
          </w:p>
        </w:tc>
        <w:tc>
          <w:tcPr>
            <w:tcW w:w="1806" w:type="dxa"/>
            <w:vAlign w:val="center"/>
          </w:tcPr>
          <w:p w14:paraId="6079A18F">
            <w:pPr>
              <w:snapToGrid w:val="0"/>
              <w:spacing w:before="70" w:after="70" w:line="240" w:lineRule="auto"/>
              <w:ind w:firstLine="0"/>
              <w:jc w:val="left"/>
              <w:rPr>
                <w:sz w:val="21"/>
              </w:rPr>
            </w:pPr>
            <w:r>
              <w:rPr>
                <w:sz w:val="21"/>
                <w:szCs w:val="21"/>
              </w:rPr>
              <w:t>文件审查</w:t>
            </w:r>
          </w:p>
        </w:tc>
        <w:tc>
          <w:tcPr>
            <w:tcW w:w="1298" w:type="dxa"/>
            <w:vAlign w:val="center"/>
          </w:tcPr>
          <w:p w14:paraId="3537C40A">
            <w:pPr>
              <w:snapToGrid w:val="0"/>
              <w:spacing w:before="70" w:after="70" w:line="240" w:lineRule="auto"/>
              <w:ind w:firstLine="0"/>
              <w:jc w:val="left"/>
              <w:rPr>
                <w:sz w:val="21"/>
              </w:rPr>
            </w:pPr>
            <w:r>
              <w:rPr>
                <w:sz w:val="21"/>
                <w:szCs w:val="21"/>
              </w:rPr>
              <w:t>100%</w:t>
            </w:r>
          </w:p>
        </w:tc>
        <w:tc>
          <w:tcPr>
            <w:tcW w:w="1693" w:type="dxa"/>
            <w:vAlign w:val="center"/>
          </w:tcPr>
          <w:p w14:paraId="37688C59">
            <w:pPr>
              <w:snapToGrid w:val="0"/>
              <w:spacing w:before="70" w:after="70" w:line="240" w:lineRule="auto"/>
              <w:ind w:firstLine="0"/>
              <w:jc w:val="left"/>
              <w:rPr>
                <w:sz w:val="21"/>
              </w:rPr>
            </w:pPr>
            <w:r>
              <w:rPr>
                <w:sz w:val="21"/>
                <w:szCs w:val="21"/>
              </w:rPr>
              <w:t>需求覆盖完整</w:t>
            </w:r>
          </w:p>
        </w:tc>
        <w:tc>
          <w:tcPr>
            <w:tcW w:w="1386" w:type="dxa"/>
            <w:vAlign w:val="center"/>
          </w:tcPr>
          <w:p w14:paraId="40DD0E92">
            <w:pPr>
              <w:snapToGrid w:val="0"/>
              <w:spacing w:before="70" w:after="70" w:line="240" w:lineRule="auto"/>
              <w:ind w:firstLine="0"/>
              <w:jc w:val="center"/>
              <w:rPr>
                <w:sz w:val="21"/>
              </w:rPr>
            </w:pPr>
            <w:r>
              <w:rPr>
                <w:sz w:val="21"/>
                <w:szCs w:val="21"/>
              </w:rPr>
              <w:t>评审记录</w:t>
            </w:r>
          </w:p>
        </w:tc>
      </w:tr>
      <w:tr w14:paraId="02B9B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00D3EC">
            <w:pPr>
              <w:snapToGrid w:val="0"/>
              <w:spacing w:before="70" w:after="70" w:line="240" w:lineRule="auto"/>
              <w:ind w:firstLine="0"/>
              <w:jc w:val="center"/>
              <w:rPr>
                <w:sz w:val="21"/>
              </w:rPr>
            </w:pPr>
            <w:r>
              <w:rPr>
                <w:sz w:val="21"/>
                <w:szCs w:val="21"/>
              </w:rPr>
              <w:t>2</w:t>
            </w:r>
          </w:p>
        </w:tc>
        <w:tc>
          <w:tcPr>
            <w:tcW w:w="1716" w:type="dxa"/>
            <w:vAlign w:val="center"/>
          </w:tcPr>
          <w:p w14:paraId="4DCEDF06">
            <w:pPr>
              <w:snapToGrid w:val="0"/>
              <w:spacing w:before="70" w:after="70" w:line="240" w:lineRule="auto"/>
              <w:ind w:firstLine="0"/>
              <w:jc w:val="left"/>
              <w:rPr>
                <w:sz w:val="21"/>
              </w:rPr>
            </w:pPr>
            <w:r>
              <w:rPr>
                <w:sz w:val="21"/>
                <w:szCs w:val="21"/>
              </w:rPr>
              <w:t>设计输出评审</w:t>
            </w:r>
          </w:p>
        </w:tc>
        <w:tc>
          <w:tcPr>
            <w:tcW w:w="1179" w:type="dxa"/>
            <w:vAlign w:val="center"/>
          </w:tcPr>
          <w:p w14:paraId="144EBE4D">
            <w:pPr>
              <w:snapToGrid w:val="0"/>
              <w:spacing w:before="70" w:after="70" w:line="240" w:lineRule="auto"/>
              <w:ind w:firstLine="0"/>
              <w:jc w:val="center"/>
              <w:rPr>
                <w:sz w:val="21"/>
              </w:rPr>
            </w:pPr>
            <w:r>
              <w:rPr>
                <w:sz w:val="21"/>
                <w:szCs w:val="21"/>
              </w:rPr>
              <w:t>设计</w:t>
            </w:r>
          </w:p>
        </w:tc>
        <w:tc>
          <w:tcPr>
            <w:tcW w:w="1806" w:type="dxa"/>
            <w:vAlign w:val="center"/>
          </w:tcPr>
          <w:p w14:paraId="2BE750A3">
            <w:pPr>
              <w:snapToGrid w:val="0"/>
              <w:spacing w:before="70" w:after="70" w:line="240" w:lineRule="auto"/>
              <w:ind w:firstLine="0"/>
              <w:jc w:val="left"/>
              <w:rPr>
                <w:sz w:val="21"/>
              </w:rPr>
            </w:pPr>
            <w:r>
              <w:rPr>
                <w:sz w:val="21"/>
                <w:szCs w:val="21"/>
              </w:rPr>
              <w:t>文件审查</w:t>
            </w:r>
          </w:p>
        </w:tc>
        <w:tc>
          <w:tcPr>
            <w:tcW w:w="1298" w:type="dxa"/>
            <w:vAlign w:val="center"/>
          </w:tcPr>
          <w:p w14:paraId="640D4DB0">
            <w:pPr>
              <w:snapToGrid w:val="0"/>
              <w:spacing w:before="70" w:after="70" w:line="240" w:lineRule="auto"/>
              <w:ind w:firstLine="0"/>
              <w:jc w:val="left"/>
              <w:rPr>
                <w:sz w:val="21"/>
              </w:rPr>
            </w:pPr>
            <w:r>
              <w:rPr>
                <w:sz w:val="21"/>
                <w:szCs w:val="21"/>
              </w:rPr>
              <w:t>100%</w:t>
            </w:r>
          </w:p>
        </w:tc>
        <w:tc>
          <w:tcPr>
            <w:tcW w:w="1693" w:type="dxa"/>
            <w:vAlign w:val="center"/>
          </w:tcPr>
          <w:p w14:paraId="6D6A35EC">
            <w:pPr>
              <w:snapToGrid w:val="0"/>
              <w:spacing w:before="70" w:after="70" w:line="240" w:lineRule="auto"/>
              <w:ind w:firstLine="0"/>
              <w:jc w:val="left"/>
              <w:rPr>
                <w:sz w:val="21"/>
              </w:rPr>
            </w:pPr>
            <w:r>
              <w:rPr>
                <w:sz w:val="21"/>
                <w:szCs w:val="21"/>
              </w:rPr>
              <w:t>符合规范与需求</w:t>
            </w:r>
          </w:p>
        </w:tc>
        <w:tc>
          <w:tcPr>
            <w:tcW w:w="1386" w:type="dxa"/>
            <w:vAlign w:val="center"/>
          </w:tcPr>
          <w:p w14:paraId="1EA38889">
            <w:pPr>
              <w:snapToGrid w:val="0"/>
              <w:spacing w:before="70" w:after="70" w:line="240" w:lineRule="auto"/>
              <w:ind w:firstLine="0"/>
              <w:jc w:val="center"/>
              <w:rPr>
                <w:sz w:val="21"/>
              </w:rPr>
            </w:pPr>
            <w:r>
              <w:rPr>
                <w:sz w:val="21"/>
                <w:szCs w:val="21"/>
              </w:rPr>
              <w:t>评审记录</w:t>
            </w:r>
          </w:p>
        </w:tc>
      </w:tr>
      <w:tr w14:paraId="339BD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975DA01">
            <w:pPr>
              <w:snapToGrid w:val="0"/>
              <w:spacing w:before="70" w:after="70" w:line="240" w:lineRule="auto"/>
              <w:ind w:firstLine="0"/>
              <w:jc w:val="center"/>
              <w:rPr>
                <w:sz w:val="21"/>
              </w:rPr>
            </w:pPr>
            <w:r>
              <w:rPr>
                <w:sz w:val="21"/>
                <w:szCs w:val="21"/>
              </w:rPr>
              <w:t>3</w:t>
            </w:r>
          </w:p>
        </w:tc>
        <w:tc>
          <w:tcPr>
            <w:tcW w:w="1716" w:type="dxa"/>
            <w:vAlign w:val="center"/>
          </w:tcPr>
          <w:p w14:paraId="293929AA">
            <w:pPr>
              <w:snapToGrid w:val="0"/>
              <w:spacing w:before="70" w:after="70" w:line="240" w:lineRule="auto"/>
              <w:ind w:firstLine="0"/>
              <w:jc w:val="left"/>
              <w:rPr>
                <w:sz w:val="21"/>
              </w:rPr>
            </w:pPr>
            <w:r>
              <w:rPr>
                <w:sz w:val="21"/>
                <w:szCs w:val="21"/>
              </w:rPr>
              <w:t>原材料进厂检验</w:t>
            </w:r>
          </w:p>
        </w:tc>
        <w:tc>
          <w:tcPr>
            <w:tcW w:w="1179" w:type="dxa"/>
            <w:vAlign w:val="center"/>
          </w:tcPr>
          <w:p w14:paraId="11002C50">
            <w:pPr>
              <w:snapToGrid w:val="0"/>
              <w:spacing w:before="70" w:after="70" w:line="240" w:lineRule="auto"/>
              <w:ind w:firstLine="0"/>
              <w:jc w:val="center"/>
              <w:rPr>
                <w:sz w:val="21"/>
              </w:rPr>
            </w:pPr>
            <w:r>
              <w:rPr>
                <w:sz w:val="21"/>
                <w:szCs w:val="21"/>
              </w:rPr>
              <w:t>采购</w:t>
            </w:r>
          </w:p>
        </w:tc>
        <w:tc>
          <w:tcPr>
            <w:tcW w:w="1806" w:type="dxa"/>
            <w:vAlign w:val="center"/>
          </w:tcPr>
          <w:p w14:paraId="4EB0AC76">
            <w:pPr>
              <w:snapToGrid w:val="0"/>
              <w:spacing w:before="70" w:after="70" w:line="240" w:lineRule="auto"/>
              <w:ind w:firstLine="0"/>
              <w:jc w:val="left"/>
              <w:rPr>
                <w:sz w:val="21"/>
              </w:rPr>
            </w:pPr>
            <w:r>
              <w:rPr>
                <w:sz w:val="21"/>
                <w:szCs w:val="21"/>
              </w:rPr>
              <w:t>外观、尺寸、证明文件</w:t>
            </w:r>
          </w:p>
        </w:tc>
        <w:tc>
          <w:tcPr>
            <w:tcW w:w="1298" w:type="dxa"/>
            <w:vAlign w:val="center"/>
          </w:tcPr>
          <w:p w14:paraId="6AD51BEF">
            <w:pPr>
              <w:snapToGrid w:val="0"/>
              <w:spacing w:before="70" w:after="70" w:line="240" w:lineRule="auto"/>
              <w:ind w:firstLine="0"/>
              <w:jc w:val="left"/>
              <w:rPr>
                <w:sz w:val="21"/>
              </w:rPr>
            </w:pPr>
            <w:r>
              <w:rPr>
                <w:sz w:val="21"/>
                <w:szCs w:val="21"/>
              </w:rPr>
              <w:t>100%</w:t>
            </w:r>
          </w:p>
        </w:tc>
        <w:tc>
          <w:tcPr>
            <w:tcW w:w="1693" w:type="dxa"/>
            <w:vAlign w:val="center"/>
          </w:tcPr>
          <w:p w14:paraId="0C9D7D57">
            <w:pPr>
              <w:snapToGrid w:val="0"/>
              <w:spacing w:before="70" w:after="70" w:line="240" w:lineRule="auto"/>
              <w:ind w:firstLine="0"/>
              <w:jc w:val="left"/>
              <w:rPr>
                <w:sz w:val="21"/>
              </w:rPr>
            </w:pPr>
            <w:r>
              <w:rPr>
                <w:sz w:val="21"/>
                <w:szCs w:val="21"/>
              </w:rPr>
              <w:t>符合规格</w:t>
            </w:r>
          </w:p>
        </w:tc>
        <w:tc>
          <w:tcPr>
            <w:tcW w:w="1386" w:type="dxa"/>
            <w:vAlign w:val="center"/>
          </w:tcPr>
          <w:p w14:paraId="10DE1A19">
            <w:pPr>
              <w:snapToGrid w:val="0"/>
              <w:spacing w:before="70" w:after="70" w:line="240" w:lineRule="auto"/>
              <w:ind w:firstLine="0"/>
              <w:jc w:val="center"/>
              <w:rPr>
                <w:sz w:val="21"/>
              </w:rPr>
            </w:pPr>
            <w:r>
              <w:rPr>
                <w:sz w:val="21"/>
                <w:szCs w:val="21"/>
              </w:rPr>
              <w:t>进货检验单</w:t>
            </w:r>
          </w:p>
        </w:tc>
      </w:tr>
      <w:tr w14:paraId="477A9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06C5DA">
            <w:pPr>
              <w:snapToGrid w:val="0"/>
              <w:spacing w:before="70" w:after="70" w:line="240" w:lineRule="auto"/>
              <w:ind w:firstLine="0"/>
              <w:jc w:val="center"/>
              <w:rPr>
                <w:sz w:val="21"/>
              </w:rPr>
            </w:pPr>
            <w:r>
              <w:rPr>
                <w:sz w:val="21"/>
                <w:szCs w:val="21"/>
              </w:rPr>
              <w:t>4</w:t>
            </w:r>
          </w:p>
        </w:tc>
        <w:tc>
          <w:tcPr>
            <w:tcW w:w="1716" w:type="dxa"/>
            <w:vAlign w:val="center"/>
          </w:tcPr>
          <w:p w14:paraId="07E14192">
            <w:pPr>
              <w:snapToGrid w:val="0"/>
              <w:spacing w:before="70" w:after="70" w:line="240" w:lineRule="auto"/>
              <w:ind w:firstLine="0"/>
              <w:jc w:val="left"/>
              <w:rPr>
                <w:sz w:val="21"/>
              </w:rPr>
            </w:pPr>
            <w:r>
              <w:rPr>
                <w:sz w:val="21"/>
                <w:szCs w:val="21"/>
              </w:rPr>
              <w:t>关键件复检</w:t>
            </w:r>
          </w:p>
        </w:tc>
        <w:tc>
          <w:tcPr>
            <w:tcW w:w="1179" w:type="dxa"/>
            <w:vAlign w:val="center"/>
          </w:tcPr>
          <w:p w14:paraId="679D3DCD">
            <w:pPr>
              <w:snapToGrid w:val="0"/>
              <w:spacing w:before="70" w:after="70" w:line="240" w:lineRule="auto"/>
              <w:ind w:firstLine="0"/>
              <w:jc w:val="center"/>
              <w:rPr>
                <w:sz w:val="21"/>
              </w:rPr>
            </w:pPr>
            <w:r>
              <w:rPr>
                <w:sz w:val="21"/>
                <w:szCs w:val="21"/>
              </w:rPr>
              <w:t>采购</w:t>
            </w:r>
          </w:p>
        </w:tc>
        <w:tc>
          <w:tcPr>
            <w:tcW w:w="1806" w:type="dxa"/>
            <w:vAlign w:val="center"/>
          </w:tcPr>
          <w:p w14:paraId="1658D16B">
            <w:pPr>
              <w:snapToGrid w:val="0"/>
              <w:spacing w:before="70" w:after="70" w:line="240" w:lineRule="auto"/>
              <w:ind w:firstLine="0"/>
              <w:jc w:val="left"/>
              <w:rPr>
                <w:sz w:val="21"/>
              </w:rPr>
            </w:pPr>
            <w:r>
              <w:rPr>
                <w:sz w:val="21"/>
                <w:szCs w:val="21"/>
              </w:rPr>
              <w:t>参数测试</w:t>
            </w:r>
          </w:p>
        </w:tc>
        <w:tc>
          <w:tcPr>
            <w:tcW w:w="1298" w:type="dxa"/>
            <w:vAlign w:val="center"/>
          </w:tcPr>
          <w:p w14:paraId="6866B795">
            <w:pPr>
              <w:snapToGrid w:val="0"/>
              <w:spacing w:before="70" w:after="70" w:line="240" w:lineRule="auto"/>
              <w:ind w:firstLine="0"/>
              <w:jc w:val="left"/>
              <w:rPr>
                <w:sz w:val="21"/>
              </w:rPr>
            </w:pPr>
            <w:r>
              <w:rPr>
                <w:sz w:val="21"/>
                <w:szCs w:val="21"/>
              </w:rPr>
              <w:t>100%</w:t>
            </w:r>
          </w:p>
        </w:tc>
        <w:tc>
          <w:tcPr>
            <w:tcW w:w="1693" w:type="dxa"/>
            <w:vAlign w:val="center"/>
          </w:tcPr>
          <w:p w14:paraId="479DB46F">
            <w:pPr>
              <w:snapToGrid w:val="0"/>
              <w:spacing w:before="70" w:after="70" w:line="240" w:lineRule="auto"/>
              <w:ind w:firstLine="0"/>
              <w:jc w:val="left"/>
              <w:rPr>
                <w:sz w:val="21"/>
              </w:rPr>
            </w:pPr>
            <w:r>
              <w:rPr>
                <w:sz w:val="21"/>
                <w:szCs w:val="21"/>
              </w:rPr>
              <w:t>符合规格</w:t>
            </w:r>
          </w:p>
        </w:tc>
        <w:tc>
          <w:tcPr>
            <w:tcW w:w="1386" w:type="dxa"/>
            <w:vAlign w:val="center"/>
          </w:tcPr>
          <w:p w14:paraId="081FCFFC">
            <w:pPr>
              <w:snapToGrid w:val="0"/>
              <w:spacing w:before="70" w:after="70" w:line="240" w:lineRule="auto"/>
              <w:ind w:firstLine="0"/>
              <w:jc w:val="center"/>
              <w:rPr>
                <w:sz w:val="21"/>
              </w:rPr>
            </w:pPr>
            <w:r>
              <w:rPr>
                <w:sz w:val="21"/>
                <w:szCs w:val="21"/>
              </w:rPr>
              <w:t>检测报告</w:t>
            </w:r>
          </w:p>
        </w:tc>
      </w:tr>
      <w:tr w14:paraId="6CA1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5473778">
            <w:pPr>
              <w:snapToGrid w:val="0"/>
              <w:spacing w:before="70" w:after="70" w:line="240" w:lineRule="auto"/>
              <w:ind w:firstLine="0"/>
              <w:jc w:val="center"/>
              <w:rPr>
                <w:sz w:val="21"/>
              </w:rPr>
            </w:pPr>
            <w:r>
              <w:rPr>
                <w:sz w:val="21"/>
                <w:szCs w:val="21"/>
              </w:rPr>
              <w:t>5</w:t>
            </w:r>
          </w:p>
        </w:tc>
        <w:tc>
          <w:tcPr>
            <w:tcW w:w="1716" w:type="dxa"/>
            <w:vAlign w:val="center"/>
          </w:tcPr>
          <w:p w14:paraId="5827C09F">
            <w:pPr>
              <w:snapToGrid w:val="0"/>
              <w:spacing w:before="70" w:after="70" w:line="240" w:lineRule="auto"/>
              <w:ind w:firstLine="0"/>
              <w:jc w:val="left"/>
              <w:rPr>
                <w:sz w:val="21"/>
              </w:rPr>
            </w:pPr>
            <w:r>
              <w:rPr>
                <w:sz w:val="21"/>
                <w:szCs w:val="21"/>
              </w:rPr>
              <w:t>机械加工精度</w:t>
            </w:r>
          </w:p>
        </w:tc>
        <w:tc>
          <w:tcPr>
            <w:tcW w:w="1179" w:type="dxa"/>
            <w:vAlign w:val="center"/>
          </w:tcPr>
          <w:p w14:paraId="08157F4A">
            <w:pPr>
              <w:snapToGrid w:val="0"/>
              <w:spacing w:before="70" w:after="70" w:line="240" w:lineRule="auto"/>
              <w:ind w:firstLine="0"/>
              <w:jc w:val="center"/>
              <w:rPr>
                <w:sz w:val="21"/>
              </w:rPr>
            </w:pPr>
            <w:r>
              <w:rPr>
                <w:sz w:val="21"/>
                <w:szCs w:val="21"/>
              </w:rPr>
              <w:t>试制</w:t>
            </w:r>
          </w:p>
        </w:tc>
        <w:tc>
          <w:tcPr>
            <w:tcW w:w="1806" w:type="dxa"/>
            <w:vAlign w:val="center"/>
          </w:tcPr>
          <w:p w14:paraId="3BC0E019">
            <w:pPr>
              <w:snapToGrid w:val="0"/>
              <w:spacing w:before="70" w:after="70" w:line="240" w:lineRule="auto"/>
              <w:ind w:firstLine="0"/>
              <w:jc w:val="left"/>
              <w:rPr>
                <w:sz w:val="21"/>
              </w:rPr>
            </w:pPr>
            <w:r>
              <w:rPr>
                <w:sz w:val="21"/>
                <w:szCs w:val="21"/>
              </w:rPr>
              <w:t>三坐标/卡尺</w:t>
            </w:r>
          </w:p>
        </w:tc>
        <w:tc>
          <w:tcPr>
            <w:tcW w:w="1298" w:type="dxa"/>
            <w:vAlign w:val="center"/>
          </w:tcPr>
          <w:p w14:paraId="7161EAFB">
            <w:pPr>
              <w:snapToGrid w:val="0"/>
              <w:spacing w:before="70" w:after="70" w:line="240" w:lineRule="auto"/>
              <w:ind w:firstLine="0"/>
              <w:jc w:val="left"/>
              <w:rPr>
                <w:sz w:val="21"/>
              </w:rPr>
            </w:pPr>
            <w:r>
              <w:rPr>
                <w:sz w:val="21"/>
                <w:szCs w:val="21"/>
              </w:rPr>
              <w:t>首件+10%</w:t>
            </w:r>
          </w:p>
        </w:tc>
        <w:tc>
          <w:tcPr>
            <w:tcW w:w="1693" w:type="dxa"/>
            <w:vAlign w:val="center"/>
          </w:tcPr>
          <w:p w14:paraId="54809F76">
            <w:pPr>
              <w:snapToGrid w:val="0"/>
              <w:spacing w:before="70" w:after="70" w:line="240" w:lineRule="auto"/>
              <w:ind w:firstLine="0"/>
              <w:jc w:val="left"/>
              <w:rPr>
                <w:sz w:val="21"/>
              </w:rPr>
            </w:pPr>
            <w:r>
              <w:rPr>
                <w:sz w:val="21"/>
                <w:szCs w:val="21"/>
              </w:rPr>
              <w:t>符合图纸公差</w:t>
            </w:r>
          </w:p>
        </w:tc>
        <w:tc>
          <w:tcPr>
            <w:tcW w:w="1386" w:type="dxa"/>
            <w:vAlign w:val="center"/>
          </w:tcPr>
          <w:p w14:paraId="65724A81">
            <w:pPr>
              <w:snapToGrid w:val="0"/>
              <w:spacing w:before="70" w:after="70" w:line="240" w:lineRule="auto"/>
              <w:ind w:firstLine="0"/>
              <w:jc w:val="center"/>
              <w:rPr>
                <w:sz w:val="21"/>
              </w:rPr>
            </w:pPr>
            <w:r>
              <w:rPr>
                <w:sz w:val="21"/>
                <w:szCs w:val="21"/>
              </w:rPr>
              <w:t>检验记录</w:t>
            </w:r>
          </w:p>
        </w:tc>
      </w:tr>
      <w:tr w14:paraId="6F25F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F1B00BC">
            <w:pPr>
              <w:snapToGrid w:val="0"/>
              <w:spacing w:before="70" w:after="70" w:line="240" w:lineRule="auto"/>
              <w:ind w:firstLine="0"/>
              <w:jc w:val="center"/>
              <w:rPr>
                <w:sz w:val="21"/>
              </w:rPr>
            </w:pPr>
            <w:r>
              <w:rPr>
                <w:sz w:val="21"/>
                <w:szCs w:val="21"/>
              </w:rPr>
              <w:t>6</w:t>
            </w:r>
          </w:p>
        </w:tc>
        <w:tc>
          <w:tcPr>
            <w:tcW w:w="1716" w:type="dxa"/>
            <w:vAlign w:val="center"/>
          </w:tcPr>
          <w:p w14:paraId="49F81AF7">
            <w:pPr>
              <w:snapToGrid w:val="0"/>
              <w:spacing w:before="70" w:after="70" w:line="240" w:lineRule="auto"/>
              <w:ind w:firstLine="0"/>
              <w:jc w:val="left"/>
              <w:rPr>
                <w:sz w:val="21"/>
              </w:rPr>
            </w:pPr>
            <w:r>
              <w:rPr>
                <w:sz w:val="21"/>
                <w:szCs w:val="21"/>
              </w:rPr>
              <w:t>装配精度</w:t>
            </w:r>
          </w:p>
        </w:tc>
        <w:tc>
          <w:tcPr>
            <w:tcW w:w="1179" w:type="dxa"/>
            <w:vAlign w:val="center"/>
          </w:tcPr>
          <w:p w14:paraId="4E2F5A82">
            <w:pPr>
              <w:snapToGrid w:val="0"/>
              <w:spacing w:before="70" w:after="70" w:line="240" w:lineRule="auto"/>
              <w:ind w:firstLine="0"/>
              <w:jc w:val="center"/>
              <w:rPr>
                <w:sz w:val="21"/>
              </w:rPr>
            </w:pPr>
            <w:r>
              <w:rPr>
                <w:sz w:val="21"/>
                <w:szCs w:val="21"/>
              </w:rPr>
              <w:t>试制</w:t>
            </w:r>
          </w:p>
        </w:tc>
        <w:tc>
          <w:tcPr>
            <w:tcW w:w="1806" w:type="dxa"/>
            <w:vAlign w:val="center"/>
          </w:tcPr>
          <w:p w14:paraId="09B012D5">
            <w:pPr>
              <w:snapToGrid w:val="0"/>
              <w:spacing w:before="70" w:after="70" w:line="240" w:lineRule="auto"/>
              <w:ind w:firstLine="0"/>
              <w:jc w:val="left"/>
              <w:rPr>
                <w:sz w:val="21"/>
              </w:rPr>
            </w:pPr>
            <w:r>
              <w:rPr>
                <w:sz w:val="21"/>
                <w:szCs w:val="21"/>
              </w:rPr>
              <w:t>专用工装</w:t>
            </w:r>
          </w:p>
        </w:tc>
        <w:tc>
          <w:tcPr>
            <w:tcW w:w="1298" w:type="dxa"/>
            <w:vAlign w:val="center"/>
          </w:tcPr>
          <w:p w14:paraId="42CF348B">
            <w:pPr>
              <w:snapToGrid w:val="0"/>
              <w:spacing w:before="70" w:after="70" w:line="240" w:lineRule="auto"/>
              <w:ind w:firstLine="0"/>
              <w:jc w:val="left"/>
              <w:rPr>
                <w:sz w:val="21"/>
              </w:rPr>
            </w:pPr>
            <w:r>
              <w:rPr>
                <w:sz w:val="21"/>
                <w:szCs w:val="21"/>
              </w:rPr>
              <w:t>100%</w:t>
            </w:r>
          </w:p>
        </w:tc>
        <w:tc>
          <w:tcPr>
            <w:tcW w:w="1693" w:type="dxa"/>
            <w:vAlign w:val="center"/>
          </w:tcPr>
          <w:p w14:paraId="221F970F">
            <w:pPr>
              <w:snapToGrid w:val="0"/>
              <w:spacing w:before="70" w:after="70" w:line="240" w:lineRule="auto"/>
              <w:ind w:firstLine="0"/>
              <w:jc w:val="left"/>
              <w:rPr>
                <w:sz w:val="21"/>
              </w:rPr>
            </w:pPr>
            <w:r>
              <w:rPr>
                <w:sz w:val="21"/>
                <w:szCs w:val="21"/>
              </w:rPr>
              <w:t>符合装配要求</w:t>
            </w:r>
          </w:p>
        </w:tc>
        <w:tc>
          <w:tcPr>
            <w:tcW w:w="1386" w:type="dxa"/>
            <w:vAlign w:val="center"/>
          </w:tcPr>
          <w:p w14:paraId="30F2D6C5">
            <w:pPr>
              <w:snapToGrid w:val="0"/>
              <w:spacing w:before="70" w:after="70" w:line="240" w:lineRule="auto"/>
              <w:ind w:firstLine="0"/>
              <w:jc w:val="center"/>
              <w:rPr>
                <w:sz w:val="21"/>
              </w:rPr>
            </w:pPr>
            <w:r>
              <w:rPr>
                <w:sz w:val="21"/>
                <w:szCs w:val="21"/>
              </w:rPr>
              <w:t>装配记录</w:t>
            </w:r>
          </w:p>
        </w:tc>
      </w:tr>
      <w:tr w14:paraId="51459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C8040E">
            <w:pPr>
              <w:snapToGrid w:val="0"/>
              <w:spacing w:before="70" w:after="70" w:line="240" w:lineRule="auto"/>
              <w:ind w:firstLine="0"/>
              <w:jc w:val="center"/>
              <w:rPr>
                <w:sz w:val="21"/>
              </w:rPr>
            </w:pPr>
            <w:r>
              <w:rPr>
                <w:sz w:val="21"/>
                <w:szCs w:val="21"/>
              </w:rPr>
              <w:t>7</w:t>
            </w:r>
          </w:p>
        </w:tc>
        <w:tc>
          <w:tcPr>
            <w:tcW w:w="1716" w:type="dxa"/>
            <w:vAlign w:val="center"/>
          </w:tcPr>
          <w:p w14:paraId="5750613B">
            <w:pPr>
              <w:snapToGrid w:val="0"/>
              <w:spacing w:before="70" w:after="70" w:line="240" w:lineRule="auto"/>
              <w:ind w:firstLine="0"/>
              <w:jc w:val="left"/>
              <w:rPr>
                <w:sz w:val="21"/>
              </w:rPr>
            </w:pPr>
            <w:r>
              <w:rPr>
                <w:sz w:val="21"/>
                <w:szCs w:val="21"/>
              </w:rPr>
              <w:t>电气接线检查</w:t>
            </w:r>
          </w:p>
        </w:tc>
        <w:tc>
          <w:tcPr>
            <w:tcW w:w="1179" w:type="dxa"/>
            <w:vAlign w:val="center"/>
          </w:tcPr>
          <w:p w14:paraId="41AEED99">
            <w:pPr>
              <w:snapToGrid w:val="0"/>
              <w:spacing w:before="70" w:after="70" w:line="240" w:lineRule="auto"/>
              <w:ind w:firstLine="0"/>
              <w:jc w:val="center"/>
              <w:rPr>
                <w:sz w:val="21"/>
              </w:rPr>
            </w:pPr>
            <w:r>
              <w:rPr>
                <w:sz w:val="21"/>
                <w:szCs w:val="21"/>
              </w:rPr>
              <w:t>试制</w:t>
            </w:r>
          </w:p>
        </w:tc>
        <w:tc>
          <w:tcPr>
            <w:tcW w:w="1806" w:type="dxa"/>
            <w:vAlign w:val="center"/>
          </w:tcPr>
          <w:p w14:paraId="6EDDE643">
            <w:pPr>
              <w:snapToGrid w:val="0"/>
              <w:spacing w:before="70" w:after="70" w:line="240" w:lineRule="auto"/>
              <w:ind w:firstLine="0"/>
              <w:jc w:val="left"/>
              <w:rPr>
                <w:sz w:val="21"/>
              </w:rPr>
            </w:pPr>
            <w:r>
              <w:rPr>
                <w:sz w:val="21"/>
                <w:szCs w:val="21"/>
              </w:rPr>
              <w:t>目视+万用表</w:t>
            </w:r>
          </w:p>
        </w:tc>
        <w:tc>
          <w:tcPr>
            <w:tcW w:w="1298" w:type="dxa"/>
            <w:vAlign w:val="center"/>
          </w:tcPr>
          <w:p w14:paraId="51D796D1">
            <w:pPr>
              <w:snapToGrid w:val="0"/>
              <w:spacing w:before="70" w:after="70" w:line="240" w:lineRule="auto"/>
              <w:ind w:firstLine="0"/>
              <w:jc w:val="left"/>
              <w:rPr>
                <w:sz w:val="21"/>
              </w:rPr>
            </w:pPr>
            <w:r>
              <w:rPr>
                <w:sz w:val="21"/>
                <w:szCs w:val="21"/>
              </w:rPr>
              <w:t>100%</w:t>
            </w:r>
          </w:p>
        </w:tc>
        <w:tc>
          <w:tcPr>
            <w:tcW w:w="1693" w:type="dxa"/>
            <w:vAlign w:val="center"/>
          </w:tcPr>
          <w:p w14:paraId="56C1C124">
            <w:pPr>
              <w:snapToGrid w:val="0"/>
              <w:spacing w:before="70" w:after="70" w:line="240" w:lineRule="auto"/>
              <w:ind w:firstLine="0"/>
              <w:jc w:val="left"/>
              <w:rPr>
                <w:sz w:val="21"/>
              </w:rPr>
            </w:pPr>
            <w:r>
              <w:rPr>
                <w:sz w:val="21"/>
                <w:szCs w:val="21"/>
              </w:rPr>
              <w:t>无错接、无虚接</w:t>
            </w:r>
          </w:p>
        </w:tc>
        <w:tc>
          <w:tcPr>
            <w:tcW w:w="1386" w:type="dxa"/>
            <w:vAlign w:val="center"/>
          </w:tcPr>
          <w:p w14:paraId="621B6D86">
            <w:pPr>
              <w:snapToGrid w:val="0"/>
              <w:spacing w:before="70" w:after="70" w:line="240" w:lineRule="auto"/>
              <w:ind w:firstLine="0"/>
              <w:jc w:val="center"/>
              <w:rPr>
                <w:sz w:val="21"/>
              </w:rPr>
            </w:pPr>
            <w:r>
              <w:rPr>
                <w:sz w:val="21"/>
                <w:szCs w:val="21"/>
              </w:rPr>
              <w:t>检查表</w:t>
            </w:r>
          </w:p>
        </w:tc>
      </w:tr>
      <w:tr w14:paraId="44328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6246BB0">
            <w:pPr>
              <w:snapToGrid w:val="0"/>
              <w:spacing w:before="70" w:after="70" w:line="240" w:lineRule="auto"/>
              <w:ind w:firstLine="0"/>
              <w:jc w:val="center"/>
              <w:rPr>
                <w:sz w:val="21"/>
              </w:rPr>
            </w:pPr>
            <w:r>
              <w:rPr>
                <w:sz w:val="21"/>
                <w:szCs w:val="21"/>
              </w:rPr>
              <w:t>8</w:t>
            </w:r>
          </w:p>
        </w:tc>
        <w:tc>
          <w:tcPr>
            <w:tcW w:w="1716" w:type="dxa"/>
            <w:vAlign w:val="center"/>
          </w:tcPr>
          <w:p w14:paraId="6E443ED6">
            <w:pPr>
              <w:snapToGrid w:val="0"/>
              <w:spacing w:before="70" w:after="70" w:line="240" w:lineRule="auto"/>
              <w:ind w:firstLine="0"/>
              <w:jc w:val="left"/>
              <w:rPr>
                <w:sz w:val="21"/>
              </w:rPr>
            </w:pPr>
            <w:r>
              <w:rPr>
                <w:sz w:val="21"/>
                <w:szCs w:val="21"/>
              </w:rPr>
              <w:t>绝缘电阻测试</w:t>
            </w:r>
          </w:p>
        </w:tc>
        <w:tc>
          <w:tcPr>
            <w:tcW w:w="1179" w:type="dxa"/>
            <w:vAlign w:val="center"/>
          </w:tcPr>
          <w:p w14:paraId="4B2B9A58">
            <w:pPr>
              <w:snapToGrid w:val="0"/>
              <w:spacing w:before="70" w:after="70" w:line="240" w:lineRule="auto"/>
              <w:ind w:firstLine="0"/>
              <w:jc w:val="center"/>
              <w:rPr>
                <w:sz w:val="21"/>
              </w:rPr>
            </w:pPr>
            <w:r>
              <w:rPr>
                <w:sz w:val="21"/>
                <w:szCs w:val="21"/>
              </w:rPr>
              <w:t>试制</w:t>
            </w:r>
          </w:p>
        </w:tc>
        <w:tc>
          <w:tcPr>
            <w:tcW w:w="1806" w:type="dxa"/>
            <w:vAlign w:val="center"/>
          </w:tcPr>
          <w:p w14:paraId="62CCEC85">
            <w:pPr>
              <w:snapToGrid w:val="0"/>
              <w:spacing w:before="70" w:after="70" w:line="240" w:lineRule="auto"/>
              <w:ind w:firstLine="0"/>
              <w:jc w:val="left"/>
              <w:rPr>
                <w:sz w:val="21"/>
              </w:rPr>
            </w:pPr>
            <w:r>
              <w:rPr>
                <w:sz w:val="21"/>
                <w:szCs w:val="21"/>
              </w:rPr>
              <w:t>绝缘电阻表</w:t>
            </w:r>
          </w:p>
        </w:tc>
        <w:tc>
          <w:tcPr>
            <w:tcW w:w="1298" w:type="dxa"/>
            <w:vAlign w:val="center"/>
          </w:tcPr>
          <w:p w14:paraId="6A9AA040">
            <w:pPr>
              <w:snapToGrid w:val="0"/>
              <w:spacing w:before="70" w:after="70" w:line="240" w:lineRule="auto"/>
              <w:ind w:firstLine="0"/>
              <w:jc w:val="left"/>
              <w:rPr>
                <w:sz w:val="21"/>
              </w:rPr>
            </w:pPr>
            <w:r>
              <w:rPr>
                <w:sz w:val="21"/>
                <w:szCs w:val="21"/>
              </w:rPr>
              <w:t>100%</w:t>
            </w:r>
          </w:p>
        </w:tc>
        <w:tc>
          <w:tcPr>
            <w:tcW w:w="1693" w:type="dxa"/>
            <w:vAlign w:val="center"/>
          </w:tcPr>
          <w:p w14:paraId="4902B3B5">
            <w:pPr>
              <w:snapToGrid w:val="0"/>
              <w:spacing w:before="70" w:after="70" w:line="240" w:lineRule="auto"/>
              <w:ind w:firstLine="0"/>
              <w:jc w:val="left"/>
              <w:rPr>
                <w:sz w:val="21"/>
              </w:rPr>
            </w:pPr>
            <w:r>
              <w:rPr>
                <w:sz w:val="21"/>
                <w:szCs w:val="21"/>
              </w:rPr>
              <w:t>≥20 MΩ</w:t>
            </w:r>
          </w:p>
        </w:tc>
        <w:tc>
          <w:tcPr>
            <w:tcW w:w="1386" w:type="dxa"/>
            <w:vAlign w:val="center"/>
          </w:tcPr>
          <w:p w14:paraId="07B4F548">
            <w:pPr>
              <w:snapToGrid w:val="0"/>
              <w:spacing w:before="70" w:after="70" w:line="240" w:lineRule="auto"/>
              <w:ind w:firstLine="0"/>
              <w:jc w:val="center"/>
              <w:rPr>
                <w:sz w:val="21"/>
              </w:rPr>
            </w:pPr>
            <w:r>
              <w:rPr>
                <w:sz w:val="21"/>
                <w:szCs w:val="21"/>
              </w:rPr>
              <w:t>测试记录</w:t>
            </w:r>
          </w:p>
        </w:tc>
      </w:tr>
      <w:tr w14:paraId="17089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41C6BA">
            <w:pPr>
              <w:snapToGrid w:val="0"/>
              <w:spacing w:before="70" w:after="70" w:line="240" w:lineRule="auto"/>
              <w:ind w:firstLine="0"/>
              <w:jc w:val="center"/>
              <w:rPr>
                <w:sz w:val="21"/>
              </w:rPr>
            </w:pPr>
            <w:r>
              <w:rPr>
                <w:sz w:val="21"/>
                <w:szCs w:val="21"/>
              </w:rPr>
              <w:t>9</w:t>
            </w:r>
          </w:p>
        </w:tc>
        <w:tc>
          <w:tcPr>
            <w:tcW w:w="1716" w:type="dxa"/>
            <w:vAlign w:val="center"/>
          </w:tcPr>
          <w:p w14:paraId="1071AFF4">
            <w:pPr>
              <w:snapToGrid w:val="0"/>
              <w:spacing w:before="70" w:after="70" w:line="240" w:lineRule="auto"/>
              <w:ind w:firstLine="0"/>
              <w:jc w:val="left"/>
              <w:rPr>
                <w:sz w:val="21"/>
              </w:rPr>
            </w:pPr>
            <w:r>
              <w:rPr>
                <w:sz w:val="21"/>
                <w:szCs w:val="21"/>
              </w:rPr>
              <w:t>接地电阻测试</w:t>
            </w:r>
          </w:p>
        </w:tc>
        <w:tc>
          <w:tcPr>
            <w:tcW w:w="1179" w:type="dxa"/>
            <w:vAlign w:val="center"/>
          </w:tcPr>
          <w:p w14:paraId="7477EA12">
            <w:pPr>
              <w:snapToGrid w:val="0"/>
              <w:spacing w:before="70" w:after="70" w:line="240" w:lineRule="auto"/>
              <w:ind w:firstLine="0"/>
              <w:jc w:val="center"/>
              <w:rPr>
                <w:sz w:val="21"/>
              </w:rPr>
            </w:pPr>
            <w:r>
              <w:rPr>
                <w:sz w:val="21"/>
                <w:szCs w:val="21"/>
              </w:rPr>
              <w:t>试制</w:t>
            </w:r>
          </w:p>
        </w:tc>
        <w:tc>
          <w:tcPr>
            <w:tcW w:w="1806" w:type="dxa"/>
            <w:vAlign w:val="center"/>
          </w:tcPr>
          <w:p w14:paraId="375BAADA">
            <w:pPr>
              <w:snapToGrid w:val="0"/>
              <w:spacing w:before="70" w:after="70" w:line="240" w:lineRule="auto"/>
              <w:ind w:firstLine="0"/>
              <w:jc w:val="left"/>
              <w:rPr>
                <w:sz w:val="21"/>
              </w:rPr>
            </w:pPr>
            <w:r>
              <w:rPr>
                <w:sz w:val="21"/>
                <w:szCs w:val="21"/>
              </w:rPr>
              <w:t>接地电阻仪</w:t>
            </w:r>
          </w:p>
        </w:tc>
        <w:tc>
          <w:tcPr>
            <w:tcW w:w="1298" w:type="dxa"/>
            <w:vAlign w:val="center"/>
          </w:tcPr>
          <w:p w14:paraId="52B63FD7">
            <w:pPr>
              <w:snapToGrid w:val="0"/>
              <w:spacing w:before="70" w:after="70" w:line="240" w:lineRule="auto"/>
              <w:ind w:firstLine="0"/>
              <w:jc w:val="left"/>
              <w:rPr>
                <w:sz w:val="21"/>
              </w:rPr>
            </w:pPr>
            <w:r>
              <w:rPr>
                <w:sz w:val="21"/>
                <w:szCs w:val="21"/>
              </w:rPr>
              <w:t>100%</w:t>
            </w:r>
          </w:p>
        </w:tc>
        <w:tc>
          <w:tcPr>
            <w:tcW w:w="1693" w:type="dxa"/>
            <w:vAlign w:val="center"/>
          </w:tcPr>
          <w:p w14:paraId="34BC025C">
            <w:pPr>
              <w:snapToGrid w:val="0"/>
              <w:spacing w:before="70" w:after="70" w:line="240" w:lineRule="auto"/>
              <w:ind w:firstLine="0"/>
              <w:jc w:val="left"/>
              <w:rPr>
                <w:sz w:val="21"/>
              </w:rPr>
            </w:pPr>
            <w:r>
              <w:rPr>
                <w:sz w:val="21"/>
                <w:szCs w:val="21"/>
              </w:rPr>
              <w:t>≤4 Ω</w:t>
            </w:r>
          </w:p>
        </w:tc>
        <w:tc>
          <w:tcPr>
            <w:tcW w:w="1386" w:type="dxa"/>
            <w:vAlign w:val="center"/>
          </w:tcPr>
          <w:p w14:paraId="2BB34270">
            <w:pPr>
              <w:snapToGrid w:val="0"/>
              <w:spacing w:before="70" w:after="70" w:line="240" w:lineRule="auto"/>
              <w:ind w:firstLine="0"/>
              <w:jc w:val="center"/>
              <w:rPr>
                <w:sz w:val="21"/>
              </w:rPr>
            </w:pPr>
            <w:r>
              <w:rPr>
                <w:sz w:val="21"/>
                <w:szCs w:val="21"/>
              </w:rPr>
              <w:t>测试记录</w:t>
            </w:r>
          </w:p>
        </w:tc>
      </w:tr>
      <w:tr w14:paraId="3DD3B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F08289F">
            <w:pPr>
              <w:snapToGrid w:val="0"/>
              <w:spacing w:before="70" w:after="70" w:line="240" w:lineRule="auto"/>
              <w:ind w:firstLine="0"/>
              <w:jc w:val="center"/>
              <w:rPr>
                <w:sz w:val="21"/>
              </w:rPr>
            </w:pPr>
            <w:r>
              <w:rPr>
                <w:sz w:val="21"/>
                <w:szCs w:val="21"/>
              </w:rPr>
              <w:t>10</w:t>
            </w:r>
          </w:p>
        </w:tc>
        <w:tc>
          <w:tcPr>
            <w:tcW w:w="1716" w:type="dxa"/>
            <w:vAlign w:val="center"/>
          </w:tcPr>
          <w:p w14:paraId="370B3D52">
            <w:pPr>
              <w:snapToGrid w:val="0"/>
              <w:spacing w:before="70" w:after="70" w:line="240" w:lineRule="auto"/>
              <w:ind w:firstLine="0"/>
              <w:jc w:val="left"/>
              <w:rPr>
                <w:sz w:val="21"/>
              </w:rPr>
            </w:pPr>
            <w:r>
              <w:rPr>
                <w:sz w:val="21"/>
                <w:szCs w:val="21"/>
              </w:rPr>
              <w:t>相机标定</w:t>
            </w:r>
          </w:p>
        </w:tc>
        <w:tc>
          <w:tcPr>
            <w:tcW w:w="1179" w:type="dxa"/>
            <w:vAlign w:val="center"/>
          </w:tcPr>
          <w:p w14:paraId="453C394C">
            <w:pPr>
              <w:snapToGrid w:val="0"/>
              <w:spacing w:before="70" w:after="70" w:line="240" w:lineRule="auto"/>
              <w:ind w:firstLine="0"/>
              <w:jc w:val="center"/>
              <w:rPr>
                <w:sz w:val="21"/>
              </w:rPr>
            </w:pPr>
            <w:r>
              <w:rPr>
                <w:sz w:val="21"/>
                <w:szCs w:val="21"/>
              </w:rPr>
              <w:t>试制</w:t>
            </w:r>
          </w:p>
        </w:tc>
        <w:tc>
          <w:tcPr>
            <w:tcW w:w="1806" w:type="dxa"/>
            <w:vAlign w:val="center"/>
          </w:tcPr>
          <w:p w14:paraId="326EEF87">
            <w:pPr>
              <w:snapToGrid w:val="0"/>
              <w:spacing w:before="70" w:after="70" w:line="240" w:lineRule="auto"/>
              <w:ind w:firstLine="0"/>
              <w:jc w:val="left"/>
              <w:rPr>
                <w:sz w:val="21"/>
              </w:rPr>
            </w:pPr>
            <w:r>
              <w:rPr>
                <w:sz w:val="21"/>
                <w:szCs w:val="21"/>
              </w:rPr>
              <w:t>标定场</w:t>
            </w:r>
          </w:p>
        </w:tc>
        <w:tc>
          <w:tcPr>
            <w:tcW w:w="1298" w:type="dxa"/>
            <w:vAlign w:val="center"/>
          </w:tcPr>
          <w:p w14:paraId="64E7DC7E">
            <w:pPr>
              <w:snapToGrid w:val="0"/>
              <w:spacing w:before="70" w:after="70" w:line="240" w:lineRule="auto"/>
              <w:ind w:firstLine="0"/>
              <w:jc w:val="left"/>
              <w:rPr>
                <w:sz w:val="21"/>
              </w:rPr>
            </w:pPr>
            <w:r>
              <w:rPr>
                <w:sz w:val="21"/>
                <w:szCs w:val="21"/>
              </w:rPr>
              <w:t>100%</w:t>
            </w:r>
          </w:p>
        </w:tc>
        <w:tc>
          <w:tcPr>
            <w:tcW w:w="1693" w:type="dxa"/>
            <w:vAlign w:val="center"/>
          </w:tcPr>
          <w:p w14:paraId="2E02AE6F">
            <w:pPr>
              <w:snapToGrid w:val="0"/>
              <w:spacing w:before="70" w:after="70" w:line="240" w:lineRule="auto"/>
              <w:ind w:firstLine="0"/>
              <w:jc w:val="left"/>
              <w:rPr>
                <w:sz w:val="21"/>
              </w:rPr>
            </w:pPr>
            <w:r>
              <w:rPr>
                <w:sz w:val="21"/>
                <w:szCs w:val="21"/>
              </w:rPr>
              <w:t>重投影 ≤0.3 pixel</w:t>
            </w:r>
          </w:p>
        </w:tc>
        <w:tc>
          <w:tcPr>
            <w:tcW w:w="1386" w:type="dxa"/>
            <w:vAlign w:val="center"/>
          </w:tcPr>
          <w:p w14:paraId="37EA97F0">
            <w:pPr>
              <w:snapToGrid w:val="0"/>
              <w:spacing w:before="70" w:after="70" w:line="240" w:lineRule="auto"/>
              <w:ind w:firstLine="0"/>
              <w:jc w:val="center"/>
              <w:rPr>
                <w:sz w:val="21"/>
              </w:rPr>
            </w:pPr>
            <w:r>
              <w:rPr>
                <w:sz w:val="21"/>
                <w:szCs w:val="21"/>
              </w:rPr>
              <w:t>标定报告</w:t>
            </w:r>
          </w:p>
        </w:tc>
      </w:tr>
      <w:tr w14:paraId="07B79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DB4AC1D">
            <w:pPr>
              <w:snapToGrid w:val="0"/>
              <w:spacing w:before="70" w:after="70" w:line="240" w:lineRule="auto"/>
              <w:ind w:firstLine="0"/>
              <w:jc w:val="center"/>
              <w:rPr>
                <w:sz w:val="21"/>
              </w:rPr>
            </w:pPr>
            <w:r>
              <w:rPr>
                <w:sz w:val="21"/>
                <w:szCs w:val="21"/>
              </w:rPr>
              <w:t>11</w:t>
            </w:r>
          </w:p>
        </w:tc>
        <w:tc>
          <w:tcPr>
            <w:tcW w:w="1716" w:type="dxa"/>
            <w:vAlign w:val="center"/>
          </w:tcPr>
          <w:p w14:paraId="173BDF74">
            <w:pPr>
              <w:snapToGrid w:val="0"/>
              <w:spacing w:before="70" w:after="70" w:line="240" w:lineRule="auto"/>
              <w:ind w:firstLine="0"/>
              <w:jc w:val="left"/>
              <w:rPr>
                <w:sz w:val="21"/>
              </w:rPr>
            </w:pPr>
            <w:r>
              <w:rPr>
                <w:sz w:val="21"/>
                <w:szCs w:val="21"/>
              </w:rPr>
              <w:t>跟踪器精度</w:t>
            </w:r>
          </w:p>
        </w:tc>
        <w:tc>
          <w:tcPr>
            <w:tcW w:w="1179" w:type="dxa"/>
            <w:vAlign w:val="center"/>
          </w:tcPr>
          <w:p w14:paraId="6EF835FC">
            <w:pPr>
              <w:snapToGrid w:val="0"/>
              <w:spacing w:before="70" w:after="70" w:line="240" w:lineRule="auto"/>
              <w:ind w:firstLine="0"/>
              <w:jc w:val="center"/>
              <w:rPr>
                <w:sz w:val="21"/>
              </w:rPr>
            </w:pPr>
            <w:r>
              <w:rPr>
                <w:sz w:val="21"/>
                <w:szCs w:val="21"/>
              </w:rPr>
              <w:t>试制</w:t>
            </w:r>
          </w:p>
        </w:tc>
        <w:tc>
          <w:tcPr>
            <w:tcW w:w="1806" w:type="dxa"/>
            <w:vAlign w:val="center"/>
          </w:tcPr>
          <w:p w14:paraId="433C0460">
            <w:pPr>
              <w:snapToGrid w:val="0"/>
              <w:spacing w:before="70" w:after="70" w:line="240" w:lineRule="auto"/>
              <w:ind w:firstLine="0"/>
              <w:jc w:val="left"/>
              <w:rPr>
                <w:sz w:val="21"/>
              </w:rPr>
            </w:pPr>
            <w:r>
              <w:rPr>
                <w:sz w:val="21"/>
                <w:szCs w:val="21"/>
              </w:rPr>
              <w:t>标准尺</w:t>
            </w:r>
          </w:p>
        </w:tc>
        <w:tc>
          <w:tcPr>
            <w:tcW w:w="1298" w:type="dxa"/>
            <w:vAlign w:val="center"/>
          </w:tcPr>
          <w:p w14:paraId="7080AC37">
            <w:pPr>
              <w:snapToGrid w:val="0"/>
              <w:spacing w:before="70" w:after="70" w:line="240" w:lineRule="auto"/>
              <w:ind w:firstLine="0"/>
              <w:jc w:val="left"/>
              <w:rPr>
                <w:sz w:val="21"/>
              </w:rPr>
            </w:pPr>
            <w:r>
              <w:rPr>
                <w:sz w:val="21"/>
                <w:szCs w:val="21"/>
              </w:rPr>
              <w:t>100%</w:t>
            </w:r>
          </w:p>
        </w:tc>
        <w:tc>
          <w:tcPr>
            <w:tcW w:w="1693" w:type="dxa"/>
            <w:vAlign w:val="center"/>
          </w:tcPr>
          <w:p w14:paraId="135BB5EA">
            <w:pPr>
              <w:snapToGrid w:val="0"/>
              <w:spacing w:before="70" w:after="70" w:line="240" w:lineRule="auto"/>
              <w:ind w:firstLine="0"/>
              <w:jc w:val="left"/>
              <w:rPr>
                <w:sz w:val="21"/>
              </w:rPr>
            </w:pPr>
            <w:r>
              <w:rPr>
                <w:sz w:val="21"/>
                <w:szCs w:val="21"/>
              </w:rPr>
              <w:t>达标</w:t>
            </w:r>
          </w:p>
        </w:tc>
        <w:tc>
          <w:tcPr>
            <w:tcW w:w="1386" w:type="dxa"/>
            <w:vAlign w:val="center"/>
          </w:tcPr>
          <w:p w14:paraId="405E9645">
            <w:pPr>
              <w:snapToGrid w:val="0"/>
              <w:spacing w:before="70" w:after="70" w:line="240" w:lineRule="auto"/>
              <w:ind w:firstLine="0"/>
              <w:jc w:val="center"/>
              <w:rPr>
                <w:sz w:val="21"/>
              </w:rPr>
            </w:pPr>
            <w:r>
              <w:rPr>
                <w:sz w:val="21"/>
                <w:szCs w:val="21"/>
              </w:rPr>
              <w:t>测试报告</w:t>
            </w:r>
          </w:p>
        </w:tc>
      </w:tr>
      <w:tr w14:paraId="7F747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9B88EBE">
            <w:pPr>
              <w:snapToGrid w:val="0"/>
              <w:spacing w:before="70" w:after="70" w:line="240" w:lineRule="auto"/>
              <w:ind w:firstLine="0"/>
              <w:jc w:val="center"/>
              <w:rPr>
                <w:sz w:val="21"/>
              </w:rPr>
            </w:pPr>
            <w:r>
              <w:rPr>
                <w:sz w:val="21"/>
                <w:szCs w:val="21"/>
              </w:rPr>
              <w:t>12</w:t>
            </w:r>
          </w:p>
        </w:tc>
        <w:tc>
          <w:tcPr>
            <w:tcW w:w="1716" w:type="dxa"/>
            <w:vAlign w:val="center"/>
          </w:tcPr>
          <w:p w14:paraId="2848E472">
            <w:pPr>
              <w:snapToGrid w:val="0"/>
              <w:spacing w:before="70" w:after="70" w:line="240" w:lineRule="auto"/>
              <w:ind w:firstLine="0"/>
              <w:jc w:val="left"/>
              <w:rPr>
                <w:sz w:val="21"/>
              </w:rPr>
            </w:pPr>
            <w:r>
              <w:rPr>
                <w:sz w:val="21"/>
                <w:szCs w:val="21"/>
              </w:rPr>
              <w:t>扫描仪精度</w:t>
            </w:r>
          </w:p>
        </w:tc>
        <w:tc>
          <w:tcPr>
            <w:tcW w:w="1179" w:type="dxa"/>
            <w:vAlign w:val="center"/>
          </w:tcPr>
          <w:p w14:paraId="0F709F97">
            <w:pPr>
              <w:snapToGrid w:val="0"/>
              <w:spacing w:before="70" w:after="70" w:line="240" w:lineRule="auto"/>
              <w:ind w:firstLine="0"/>
              <w:jc w:val="center"/>
              <w:rPr>
                <w:sz w:val="21"/>
              </w:rPr>
            </w:pPr>
            <w:r>
              <w:rPr>
                <w:sz w:val="21"/>
                <w:szCs w:val="21"/>
              </w:rPr>
              <w:t>试制</w:t>
            </w:r>
          </w:p>
        </w:tc>
        <w:tc>
          <w:tcPr>
            <w:tcW w:w="1806" w:type="dxa"/>
            <w:vAlign w:val="center"/>
          </w:tcPr>
          <w:p w14:paraId="6EA723D7">
            <w:pPr>
              <w:snapToGrid w:val="0"/>
              <w:spacing w:before="70" w:after="70" w:line="240" w:lineRule="auto"/>
              <w:ind w:firstLine="0"/>
              <w:jc w:val="left"/>
              <w:rPr>
                <w:sz w:val="21"/>
              </w:rPr>
            </w:pPr>
            <w:r>
              <w:rPr>
                <w:sz w:val="21"/>
                <w:szCs w:val="21"/>
              </w:rPr>
              <w:t>标准基线</w:t>
            </w:r>
          </w:p>
        </w:tc>
        <w:tc>
          <w:tcPr>
            <w:tcW w:w="1298" w:type="dxa"/>
            <w:vAlign w:val="center"/>
          </w:tcPr>
          <w:p w14:paraId="1D16F3F5">
            <w:pPr>
              <w:snapToGrid w:val="0"/>
              <w:spacing w:before="70" w:after="70" w:line="240" w:lineRule="auto"/>
              <w:ind w:firstLine="0"/>
              <w:jc w:val="left"/>
              <w:rPr>
                <w:sz w:val="21"/>
              </w:rPr>
            </w:pPr>
            <w:r>
              <w:rPr>
                <w:sz w:val="21"/>
                <w:szCs w:val="21"/>
              </w:rPr>
              <w:t>100%</w:t>
            </w:r>
          </w:p>
        </w:tc>
        <w:tc>
          <w:tcPr>
            <w:tcW w:w="1693" w:type="dxa"/>
            <w:vAlign w:val="center"/>
          </w:tcPr>
          <w:p w14:paraId="1499B36E">
            <w:pPr>
              <w:snapToGrid w:val="0"/>
              <w:spacing w:before="70" w:after="70" w:line="240" w:lineRule="auto"/>
              <w:ind w:firstLine="0"/>
              <w:jc w:val="left"/>
              <w:rPr>
                <w:sz w:val="21"/>
              </w:rPr>
            </w:pPr>
            <w:r>
              <w:rPr>
                <w:sz w:val="21"/>
                <w:szCs w:val="21"/>
              </w:rPr>
              <w:t>达标</w:t>
            </w:r>
          </w:p>
        </w:tc>
        <w:tc>
          <w:tcPr>
            <w:tcW w:w="1386" w:type="dxa"/>
            <w:vAlign w:val="center"/>
          </w:tcPr>
          <w:p w14:paraId="678549FE">
            <w:pPr>
              <w:snapToGrid w:val="0"/>
              <w:spacing w:before="70" w:after="70" w:line="240" w:lineRule="auto"/>
              <w:ind w:firstLine="0"/>
              <w:jc w:val="center"/>
              <w:rPr>
                <w:sz w:val="21"/>
              </w:rPr>
            </w:pPr>
            <w:r>
              <w:rPr>
                <w:sz w:val="21"/>
                <w:szCs w:val="21"/>
              </w:rPr>
              <w:t>测试报告</w:t>
            </w:r>
          </w:p>
        </w:tc>
      </w:tr>
      <w:tr w14:paraId="728D6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1F6F047">
            <w:pPr>
              <w:snapToGrid w:val="0"/>
              <w:spacing w:before="70" w:after="70" w:line="240" w:lineRule="auto"/>
              <w:ind w:firstLine="0"/>
              <w:jc w:val="center"/>
              <w:rPr>
                <w:sz w:val="21"/>
              </w:rPr>
            </w:pPr>
            <w:r>
              <w:rPr>
                <w:sz w:val="21"/>
                <w:szCs w:val="21"/>
              </w:rPr>
              <w:t>13</w:t>
            </w:r>
          </w:p>
        </w:tc>
        <w:tc>
          <w:tcPr>
            <w:tcW w:w="1716" w:type="dxa"/>
            <w:vAlign w:val="center"/>
          </w:tcPr>
          <w:p w14:paraId="696C90DB">
            <w:pPr>
              <w:snapToGrid w:val="0"/>
              <w:spacing w:before="70" w:after="70" w:line="240" w:lineRule="auto"/>
              <w:ind w:firstLine="0"/>
              <w:jc w:val="left"/>
              <w:rPr>
                <w:sz w:val="21"/>
              </w:rPr>
            </w:pPr>
            <w:r>
              <w:rPr>
                <w:sz w:val="21"/>
                <w:szCs w:val="21"/>
              </w:rPr>
              <w:t>载具续航</w:t>
            </w:r>
          </w:p>
        </w:tc>
        <w:tc>
          <w:tcPr>
            <w:tcW w:w="1179" w:type="dxa"/>
            <w:vAlign w:val="center"/>
          </w:tcPr>
          <w:p w14:paraId="04FE2330">
            <w:pPr>
              <w:snapToGrid w:val="0"/>
              <w:spacing w:before="70" w:after="70" w:line="240" w:lineRule="auto"/>
              <w:ind w:firstLine="0"/>
              <w:jc w:val="center"/>
              <w:rPr>
                <w:sz w:val="21"/>
              </w:rPr>
            </w:pPr>
            <w:r>
              <w:rPr>
                <w:sz w:val="21"/>
                <w:szCs w:val="21"/>
              </w:rPr>
              <w:t>试制</w:t>
            </w:r>
          </w:p>
        </w:tc>
        <w:tc>
          <w:tcPr>
            <w:tcW w:w="1806" w:type="dxa"/>
            <w:vAlign w:val="center"/>
          </w:tcPr>
          <w:p w14:paraId="2498A50E">
            <w:pPr>
              <w:snapToGrid w:val="0"/>
              <w:spacing w:before="70" w:after="70" w:line="240" w:lineRule="auto"/>
              <w:ind w:firstLine="0"/>
              <w:jc w:val="left"/>
              <w:rPr>
                <w:sz w:val="21"/>
              </w:rPr>
            </w:pPr>
            <w:r>
              <w:rPr>
                <w:sz w:val="21"/>
                <w:szCs w:val="21"/>
              </w:rPr>
              <w:t>连续运行</w:t>
            </w:r>
          </w:p>
        </w:tc>
        <w:tc>
          <w:tcPr>
            <w:tcW w:w="1298" w:type="dxa"/>
            <w:vAlign w:val="center"/>
          </w:tcPr>
          <w:p w14:paraId="0F00E1E8">
            <w:pPr>
              <w:snapToGrid w:val="0"/>
              <w:spacing w:before="70" w:after="70" w:line="240" w:lineRule="auto"/>
              <w:ind w:firstLine="0"/>
              <w:jc w:val="left"/>
              <w:rPr>
                <w:sz w:val="21"/>
              </w:rPr>
            </w:pPr>
            <w:r>
              <w:rPr>
                <w:sz w:val="21"/>
                <w:szCs w:val="21"/>
              </w:rPr>
              <w:t>100%</w:t>
            </w:r>
          </w:p>
        </w:tc>
        <w:tc>
          <w:tcPr>
            <w:tcW w:w="1693" w:type="dxa"/>
            <w:vAlign w:val="center"/>
          </w:tcPr>
          <w:p w14:paraId="2FE73043">
            <w:pPr>
              <w:snapToGrid w:val="0"/>
              <w:spacing w:before="70" w:after="70" w:line="240" w:lineRule="auto"/>
              <w:ind w:firstLine="0"/>
              <w:jc w:val="left"/>
              <w:rPr>
                <w:sz w:val="21"/>
              </w:rPr>
            </w:pPr>
            <w:r>
              <w:rPr>
                <w:sz w:val="21"/>
                <w:szCs w:val="21"/>
              </w:rPr>
              <w:t>≥4 h</w:t>
            </w:r>
          </w:p>
        </w:tc>
        <w:tc>
          <w:tcPr>
            <w:tcW w:w="1386" w:type="dxa"/>
            <w:vAlign w:val="center"/>
          </w:tcPr>
          <w:p w14:paraId="53334FE8">
            <w:pPr>
              <w:snapToGrid w:val="0"/>
              <w:spacing w:before="70" w:after="70" w:line="240" w:lineRule="auto"/>
              <w:ind w:firstLine="0"/>
              <w:jc w:val="center"/>
              <w:rPr>
                <w:sz w:val="21"/>
              </w:rPr>
            </w:pPr>
            <w:r>
              <w:rPr>
                <w:sz w:val="21"/>
                <w:szCs w:val="21"/>
              </w:rPr>
              <w:t>测试记录</w:t>
            </w:r>
          </w:p>
        </w:tc>
      </w:tr>
      <w:tr w14:paraId="4AB61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4EC0739">
            <w:pPr>
              <w:snapToGrid w:val="0"/>
              <w:spacing w:before="70" w:after="70" w:line="240" w:lineRule="auto"/>
              <w:ind w:firstLine="0"/>
              <w:jc w:val="center"/>
              <w:rPr>
                <w:sz w:val="21"/>
              </w:rPr>
            </w:pPr>
            <w:r>
              <w:rPr>
                <w:sz w:val="21"/>
                <w:szCs w:val="21"/>
              </w:rPr>
              <w:t>14</w:t>
            </w:r>
          </w:p>
        </w:tc>
        <w:tc>
          <w:tcPr>
            <w:tcW w:w="1716" w:type="dxa"/>
            <w:vAlign w:val="center"/>
          </w:tcPr>
          <w:p w14:paraId="5DDDF4F0">
            <w:pPr>
              <w:snapToGrid w:val="0"/>
              <w:spacing w:before="70" w:after="70" w:line="240" w:lineRule="auto"/>
              <w:ind w:firstLine="0"/>
              <w:jc w:val="left"/>
              <w:rPr>
                <w:sz w:val="21"/>
              </w:rPr>
            </w:pPr>
            <w:r>
              <w:rPr>
                <w:sz w:val="21"/>
                <w:szCs w:val="21"/>
              </w:rPr>
              <w:t>载具避障</w:t>
            </w:r>
          </w:p>
        </w:tc>
        <w:tc>
          <w:tcPr>
            <w:tcW w:w="1179" w:type="dxa"/>
            <w:vAlign w:val="center"/>
          </w:tcPr>
          <w:p w14:paraId="270A9639">
            <w:pPr>
              <w:snapToGrid w:val="0"/>
              <w:spacing w:before="70" w:after="70" w:line="240" w:lineRule="auto"/>
              <w:ind w:firstLine="0"/>
              <w:jc w:val="center"/>
              <w:rPr>
                <w:sz w:val="21"/>
              </w:rPr>
            </w:pPr>
            <w:r>
              <w:rPr>
                <w:sz w:val="21"/>
                <w:szCs w:val="21"/>
              </w:rPr>
              <w:t>试制</w:t>
            </w:r>
          </w:p>
        </w:tc>
        <w:tc>
          <w:tcPr>
            <w:tcW w:w="1806" w:type="dxa"/>
            <w:vAlign w:val="center"/>
          </w:tcPr>
          <w:p w14:paraId="5C31C5EC">
            <w:pPr>
              <w:snapToGrid w:val="0"/>
              <w:spacing w:before="70" w:after="70" w:line="240" w:lineRule="auto"/>
              <w:ind w:firstLine="0"/>
              <w:jc w:val="left"/>
              <w:rPr>
                <w:sz w:val="21"/>
              </w:rPr>
            </w:pPr>
            <w:r>
              <w:rPr>
                <w:sz w:val="21"/>
                <w:szCs w:val="21"/>
              </w:rPr>
              <w:t>障碍物试验</w:t>
            </w:r>
          </w:p>
        </w:tc>
        <w:tc>
          <w:tcPr>
            <w:tcW w:w="1298" w:type="dxa"/>
            <w:vAlign w:val="center"/>
          </w:tcPr>
          <w:p w14:paraId="7C82D7EE">
            <w:pPr>
              <w:snapToGrid w:val="0"/>
              <w:spacing w:before="70" w:after="70" w:line="240" w:lineRule="auto"/>
              <w:ind w:firstLine="0"/>
              <w:jc w:val="left"/>
              <w:rPr>
                <w:sz w:val="21"/>
              </w:rPr>
            </w:pPr>
            <w:r>
              <w:rPr>
                <w:sz w:val="21"/>
                <w:szCs w:val="21"/>
              </w:rPr>
              <w:t>100%</w:t>
            </w:r>
          </w:p>
        </w:tc>
        <w:tc>
          <w:tcPr>
            <w:tcW w:w="1693" w:type="dxa"/>
            <w:vAlign w:val="center"/>
          </w:tcPr>
          <w:p w14:paraId="42A2C690">
            <w:pPr>
              <w:snapToGrid w:val="0"/>
              <w:spacing w:before="70" w:after="70" w:line="240" w:lineRule="auto"/>
              <w:ind w:firstLine="0"/>
              <w:jc w:val="left"/>
              <w:rPr>
                <w:sz w:val="21"/>
              </w:rPr>
            </w:pPr>
            <w:r>
              <w:rPr>
                <w:sz w:val="21"/>
                <w:szCs w:val="21"/>
              </w:rPr>
              <w:t>100% 有效</w:t>
            </w:r>
          </w:p>
        </w:tc>
        <w:tc>
          <w:tcPr>
            <w:tcW w:w="1386" w:type="dxa"/>
            <w:vAlign w:val="center"/>
          </w:tcPr>
          <w:p w14:paraId="79A85AF3">
            <w:pPr>
              <w:snapToGrid w:val="0"/>
              <w:spacing w:before="70" w:after="70" w:line="240" w:lineRule="auto"/>
              <w:ind w:firstLine="0"/>
              <w:jc w:val="center"/>
              <w:rPr>
                <w:sz w:val="21"/>
              </w:rPr>
            </w:pPr>
            <w:r>
              <w:rPr>
                <w:sz w:val="21"/>
                <w:szCs w:val="21"/>
              </w:rPr>
              <w:t>测试记录</w:t>
            </w:r>
          </w:p>
        </w:tc>
      </w:tr>
      <w:tr w14:paraId="265A0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C01465">
            <w:pPr>
              <w:snapToGrid w:val="0"/>
              <w:spacing w:before="70" w:after="70" w:line="240" w:lineRule="auto"/>
              <w:ind w:firstLine="0"/>
              <w:jc w:val="center"/>
              <w:rPr>
                <w:sz w:val="21"/>
              </w:rPr>
            </w:pPr>
            <w:r>
              <w:rPr>
                <w:sz w:val="21"/>
                <w:szCs w:val="21"/>
              </w:rPr>
              <w:t>15</w:t>
            </w:r>
          </w:p>
        </w:tc>
        <w:tc>
          <w:tcPr>
            <w:tcW w:w="1716" w:type="dxa"/>
            <w:vAlign w:val="center"/>
          </w:tcPr>
          <w:p w14:paraId="51DB3CDC">
            <w:pPr>
              <w:snapToGrid w:val="0"/>
              <w:spacing w:before="70" w:after="70" w:line="240" w:lineRule="auto"/>
              <w:ind w:firstLine="0"/>
              <w:jc w:val="left"/>
              <w:rPr>
                <w:sz w:val="21"/>
              </w:rPr>
            </w:pPr>
            <w:r>
              <w:rPr>
                <w:sz w:val="21"/>
                <w:szCs w:val="21"/>
              </w:rPr>
              <w:t>软件功能测试</w:t>
            </w:r>
          </w:p>
        </w:tc>
        <w:tc>
          <w:tcPr>
            <w:tcW w:w="1179" w:type="dxa"/>
            <w:vAlign w:val="center"/>
          </w:tcPr>
          <w:p w14:paraId="62BA996A">
            <w:pPr>
              <w:snapToGrid w:val="0"/>
              <w:spacing w:before="70" w:after="70" w:line="240" w:lineRule="auto"/>
              <w:ind w:firstLine="0"/>
              <w:jc w:val="center"/>
              <w:rPr>
                <w:sz w:val="21"/>
              </w:rPr>
            </w:pPr>
            <w:r>
              <w:rPr>
                <w:sz w:val="21"/>
                <w:szCs w:val="21"/>
              </w:rPr>
              <w:t>开发</w:t>
            </w:r>
          </w:p>
        </w:tc>
        <w:tc>
          <w:tcPr>
            <w:tcW w:w="1806" w:type="dxa"/>
            <w:vAlign w:val="center"/>
          </w:tcPr>
          <w:p w14:paraId="2B9C5B04">
            <w:pPr>
              <w:snapToGrid w:val="0"/>
              <w:spacing w:before="70" w:after="70" w:line="240" w:lineRule="auto"/>
              <w:ind w:firstLine="0"/>
              <w:jc w:val="left"/>
              <w:rPr>
                <w:sz w:val="21"/>
              </w:rPr>
            </w:pPr>
            <w:r>
              <w:rPr>
                <w:sz w:val="21"/>
                <w:szCs w:val="21"/>
              </w:rPr>
              <w:t>用例执行</w:t>
            </w:r>
          </w:p>
        </w:tc>
        <w:tc>
          <w:tcPr>
            <w:tcW w:w="1298" w:type="dxa"/>
            <w:vAlign w:val="center"/>
          </w:tcPr>
          <w:p w14:paraId="285C6453">
            <w:pPr>
              <w:snapToGrid w:val="0"/>
              <w:spacing w:before="70" w:after="70" w:line="240" w:lineRule="auto"/>
              <w:ind w:firstLine="0"/>
              <w:jc w:val="left"/>
              <w:rPr>
                <w:sz w:val="21"/>
              </w:rPr>
            </w:pPr>
            <w:r>
              <w:rPr>
                <w:sz w:val="21"/>
                <w:szCs w:val="21"/>
              </w:rPr>
              <w:t>100% 用例</w:t>
            </w:r>
          </w:p>
        </w:tc>
        <w:tc>
          <w:tcPr>
            <w:tcW w:w="1693" w:type="dxa"/>
            <w:vAlign w:val="center"/>
          </w:tcPr>
          <w:p w14:paraId="7B817CA5">
            <w:pPr>
              <w:snapToGrid w:val="0"/>
              <w:spacing w:before="70" w:after="70" w:line="240" w:lineRule="auto"/>
              <w:ind w:firstLine="0"/>
              <w:jc w:val="left"/>
              <w:rPr>
                <w:sz w:val="21"/>
              </w:rPr>
            </w:pPr>
            <w:r>
              <w:rPr>
                <w:sz w:val="21"/>
                <w:szCs w:val="21"/>
              </w:rPr>
              <w:t>全部通过</w:t>
            </w:r>
          </w:p>
        </w:tc>
        <w:tc>
          <w:tcPr>
            <w:tcW w:w="1386" w:type="dxa"/>
            <w:vAlign w:val="center"/>
          </w:tcPr>
          <w:p w14:paraId="3197C47F">
            <w:pPr>
              <w:snapToGrid w:val="0"/>
              <w:spacing w:before="70" w:after="70" w:line="240" w:lineRule="auto"/>
              <w:ind w:firstLine="0"/>
              <w:jc w:val="center"/>
              <w:rPr>
                <w:sz w:val="21"/>
              </w:rPr>
            </w:pPr>
            <w:r>
              <w:rPr>
                <w:sz w:val="21"/>
                <w:szCs w:val="21"/>
              </w:rPr>
              <w:t>测试报告</w:t>
            </w:r>
          </w:p>
        </w:tc>
      </w:tr>
      <w:tr w14:paraId="65FCB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D93733">
            <w:pPr>
              <w:snapToGrid w:val="0"/>
              <w:spacing w:before="70" w:after="70" w:line="240" w:lineRule="auto"/>
              <w:ind w:firstLine="0"/>
              <w:jc w:val="center"/>
              <w:rPr>
                <w:sz w:val="21"/>
              </w:rPr>
            </w:pPr>
            <w:r>
              <w:rPr>
                <w:sz w:val="21"/>
                <w:szCs w:val="21"/>
              </w:rPr>
              <w:t>16</w:t>
            </w:r>
          </w:p>
        </w:tc>
        <w:tc>
          <w:tcPr>
            <w:tcW w:w="1716" w:type="dxa"/>
            <w:vAlign w:val="center"/>
          </w:tcPr>
          <w:p w14:paraId="132787C1">
            <w:pPr>
              <w:snapToGrid w:val="0"/>
              <w:spacing w:before="70" w:after="70" w:line="240" w:lineRule="auto"/>
              <w:ind w:firstLine="0"/>
              <w:jc w:val="left"/>
              <w:rPr>
                <w:sz w:val="21"/>
              </w:rPr>
            </w:pPr>
            <w:r>
              <w:rPr>
                <w:sz w:val="21"/>
                <w:szCs w:val="21"/>
              </w:rPr>
              <w:t>软件性能测试</w:t>
            </w:r>
          </w:p>
        </w:tc>
        <w:tc>
          <w:tcPr>
            <w:tcW w:w="1179" w:type="dxa"/>
            <w:vAlign w:val="center"/>
          </w:tcPr>
          <w:p w14:paraId="6E8FC3FD">
            <w:pPr>
              <w:snapToGrid w:val="0"/>
              <w:spacing w:before="70" w:after="70" w:line="240" w:lineRule="auto"/>
              <w:ind w:firstLine="0"/>
              <w:jc w:val="center"/>
              <w:rPr>
                <w:sz w:val="21"/>
              </w:rPr>
            </w:pPr>
            <w:r>
              <w:rPr>
                <w:sz w:val="21"/>
                <w:szCs w:val="21"/>
              </w:rPr>
              <w:t>开发</w:t>
            </w:r>
          </w:p>
        </w:tc>
        <w:tc>
          <w:tcPr>
            <w:tcW w:w="1806" w:type="dxa"/>
            <w:vAlign w:val="center"/>
          </w:tcPr>
          <w:p w14:paraId="1C5EA8B0">
            <w:pPr>
              <w:snapToGrid w:val="0"/>
              <w:spacing w:before="70" w:after="70" w:line="240" w:lineRule="auto"/>
              <w:ind w:firstLine="0"/>
              <w:jc w:val="left"/>
              <w:rPr>
                <w:sz w:val="21"/>
              </w:rPr>
            </w:pPr>
            <w:r>
              <w:rPr>
                <w:sz w:val="21"/>
                <w:szCs w:val="21"/>
              </w:rPr>
              <w:t>压力测试</w:t>
            </w:r>
          </w:p>
        </w:tc>
        <w:tc>
          <w:tcPr>
            <w:tcW w:w="1298" w:type="dxa"/>
            <w:vAlign w:val="center"/>
          </w:tcPr>
          <w:p w14:paraId="767A3170">
            <w:pPr>
              <w:snapToGrid w:val="0"/>
              <w:spacing w:before="70" w:after="70" w:line="240" w:lineRule="auto"/>
              <w:ind w:firstLine="0"/>
              <w:jc w:val="left"/>
              <w:rPr>
                <w:sz w:val="21"/>
              </w:rPr>
            </w:pPr>
            <w:r>
              <w:rPr>
                <w:sz w:val="21"/>
                <w:szCs w:val="21"/>
              </w:rPr>
              <w:t>关键场景</w:t>
            </w:r>
          </w:p>
        </w:tc>
        <w:tc>
          <w:tcPr>
            <w:tcW w:w="1693" w:type="dxa"/>
            <w:vAlign w:val="center"/>
          </w:tcPr>
          <w:p w14:paraId="48C79D28">
            <w:pPr>
              <w:snapToGrid w:val="0"/>
              <w:spacing w:before="70" w:after="70" w:line="240" w:lineRule="auto"/>
              <w:ind w:firstLine="0"/>
              <w:jc w:val="left"/>
              <w:rPr>
                <w:sz w:val="21"/>
              </w:rPr>
            </w:pPr>
            <w:r>
              <w:rPr>
                <w:sz w:val="21"/>
                <w:szCs w:val="21"/>
              </w:rPr>
              <w:t>达标</w:t>
            </w:r>
          </w:p>
        </w:tc>
        <w:tc>
          <w:tcPr>
            <w:tcW w:w="1386" w:type="dxa"/>
            <w:vAlign w:val="center"/>
          </w:tcPr>
          <w:p w14:paraId="2CE4F0F5">
            <w:pPr>
              <w:snapToGrid w:val="0"/>
              <w:spacing w:before="70" w:after="70" w:line="240" w:lineRule="auto"/>
              <w:ind w:firstLine="0"/>
              <w:jc w:val="center"/>
              <w:rPr>
                <w:sz w:val="21"/>
              </w:rPr>
            </w:pPr>
            <w:r>
              <w:rPr>
                <w:sz w:val="21"/>
                <w:szCs w:val="21"/>
              </w:rPr>
              <w:t>测试报告</w:t>
            </w:r>
          </w:p>
        </w:tc>
      </w:tr>
      <w:tr w14:paraId="7F9BE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A03ACB9">
            <w:pPr>
              <w:snapToGrid w:val="0"/>
              <w:spacing w:before="70" w:after="70" w:line="240" w:lineRule="auto"/>
              <w:ind w:firstLine="0"/>
              <w:jc w:val="center"/>
              <w:rPr>
                <w:sz w:val="21"/>
              </w:rPr>
            </w:pPr>
            <w:r>
              <w:rPr>
                <w:sz w:val="21"/>
                <w:szCs w:val="21"/>
              </w:rPr>
              <w:t>17</w:t>
            </w:r>
          </w:p>
        </w:tc>
        <w:tc>
          <w:tcPr>
            <w:tcW w:w="1716" w:type="dxa"/>
            <w:vAlign w:val="center"/>
          </w:tcPr>
          <w:p w14:paraId="6A0604A1">
            <w:pPr>
              <w:snapToGrid w:val="0"/>
              <w:spacing w:before="70" w:after="70" w:line="240" w:lineRule="auto"/>
              <w:ind w:firstLine="0"/>
              <w:jc w:val="left"/>
              <w:rPr>
                <w:sz w:val="21"/>
              </w:rPr>
            </w:pPr>
            <w:r>
              <w:rPr>
                <w:sz w:val="21"/>
                <w:szCs w:val="21"/>
              </w:rPr>
              <w:t>软件安全测试</w:t>
            </w:r>
          </w:p>
        </w:tc>
        <w:tc>
          <w:tcPr>
            <w:tcW w:w="1179" w:type="dxa"/>
            <w:vAlign w:val="center"/>
          </w:tcPr>
          <w:p w14:paraId="03EC8303">
            <w:pPr>
              <w:snapToGrid w:val="0"/>
              <w:spacing w:before="70" w:after="70" w:line="240" w:lineRule="auto"/>
              <w:ind w:firstLine="0"/>
              <w:jc w:val="center"/>
              <w:rPr>
                <w:sz w:val="21"/>
              </w:rPr>
            </w:pPr>
            <w:r>
              <w:rPr>
                <w:sz w:val="21"/>
                <w:szCs w:val="21"/>
              </w:rPr>
              <w:t>开发</w:t>
            </w:r>
          </w:p>
        </w:tc>
        <w:tc>
          <w:tcPr>
            <w:tcW w:w="1806" w:type="dxa"/>
            <w:vAlign w:val="center"/>
          </w:tcPr>
          <w:p w14:paraId="236ABA7F">
            <w:pPr>
              <w:snapToGrid w:val="0"/>
              <w:spacing w:before="70" w:after="70" w:line="240" w:lineRule="auto"/>
              <w:ind w:firstLine="0"/>
              <w:jc w:val="left"/>
              <w:rPr>
                <w:sz w:val="21"/>
              </w:rPr>
            </w:pPr>
            <w:r>
              <w:rPr>
                <w:sz w:val="21"/>
                <w:szCs w:val="21"/>
              </w:rPr>
              <w:t>漏洞扫描</w:t>
            </w:r>
          </w:p>
        </w:tc>
        <w:tc>
          <w:tcPr>
            <w:tcW w:w="1298" w:type="dxa"/>
            <w:vAlign w:val="center"/>
          </w:tcPr>
          <w:p w14:paraId="50815AA6">
            <w:pPr>
              <w:snapToGrid w:val="0"/>
              <w:spacing w:before="70" w:after="70" w:line="240" w:lineRule="auto"/>
              <w:ind w:firstLine="0"/>
              <w:jc w:val="left"/>
              <w:rPr>
                <w:sz w:val="21"/>
              </w:rPr>
            </w:pPr>
            <w:r>
              <w:rPr>
                <w:sz w:val="21"/>
                <w:szCs w:val="21"/>
              </w:rPr>
              <w:t>100%</w:t>
            </w:r>
          </w:p>
        </w:tc>
        <w:tc>
          <w:tcPr>
            <w:tcW w:w="1693" w:type="dxa"/>
            <w:vAlign w:val="center"/>
          </w:tcPr>
          <w:p w14:paraId="0D7F7B35">
            <w:pPr>
              <w:snapToGrid w:val="0"/>
              <w:spacing w:before="70" w:after="70" w:line="240" w:lineRule="auto"/>
              <w:ind w:firstLine="0"/>
              <w:jc w:val="left"/>
              <w:rPr>
                <w:sz w:val="21"/>
              </w:rPr>
            </w:pPr>
            <w:r>
              <w:rPr>
                <w:sz w:val="21"/>
                <w:szCs w:val="21"/>
              </w:rPr>
              <w:t>无高危漏洞</w:t>
            </w:r>
          </w:p>
        </w:tc>
        <w:tc>
          <w:tcPr>
            <w:tcW w:w="1386" w:type="dxa"/>
            <w:vAlign w:val="center"/>
          </w:tcPr>
          <w:p w14:paraId="6EA65F1E">
            <w:pPr>
              <w:snapToGrid w:val="0"/>
              <w:spacing w:before="70" w:after="70" w:line="240" w:lineRule="auto"/>
              <w:ind w:firstLine="0"/>
              <w:jc w:val="center"/>
              <w:rPr>
                <w:sz w:val="21"/>
              </w:rPr>
            </w:pPr>
            <w:r>
              <w:rPr>
                <w:sz w:val="21"/>
                <w:szCs w:val="21"/>
              </w:rPr>
              <w:t>扫描报告</w:t>
            </w:r>
          </w:p>
        </w:tc>
      </w:tr>
      <w:tr w14:paraId="5B0AC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91393B">
            <w:pPr>
              <w:snapToGrid w:val="0"/>
              <w:spacing w:before="70" w:after="70" w:line="240" w:lineRule="auto"/>
              <w:ind w:firstLine="0"/>
              <w:jc w:val="center"/>
              <w:rPr>
                <w:sz w:val="21"/>
              </w:rPr>
            </w:pPr>
            <w:r>
              <w:rPr>
                <w:sz w:val="21"/>
                <w:szCs w:val="21"/>
              </w:rPr>
              <w:t>18</w:t>
            </w:r>
          </w:p>
        </w:tc>
        <w:tc>
          <w:tcPr>
            <w:tcW w:w="1716" w:type="dxa"/>
            <w:vAlign w:val="center"/>
          </w:tcPr>
          <w:p w14:paraId="2D4D54E4">
            <w:pPr>
              <w:snapToGrid w:val="0"/>
              <w:spacing w:before="70" w:after="70" w:line="240" w:lineRule="auto"/>
              <w:ind w:firstLine="0"/>
              <w:jc w:val="left"/>
              <w:rPr>
                <w:sz w:val="21"/>
              </w:rPr>
            </w:pPr>
            <w:r>
              <w:rPr>
                <w:sz w:val="21"/>
                <w:szCs w:val="21"/>
              </w:rPr>
              <w:t>系统联调</w:t>
            </w:r>
          </w:p>
        </w:tc>
        <w:tc>
          <w:tcPr>
            <w:tcW w:w="1179" w:type="dxa"/>
            <w:vAlign w:val="center"/>
          </w:tcPr>
          <w:p w14:paraId="0ABE7B1C">
            <w:pPr>
              <w:snapToGrid w:val="0"/>
              <w:spacing w:before="70" w:after="70" w:line="240" w:lineRule="auto"/>
              <w:ind w:firstLine="0"/>
              <w:jc w:val="center"/>
              <w:rPr>
                <w:sz w:val="21"/>
              </w:rPr>
            </w:pPr>
            <w:r>
              <w:rPr>
                <w:sz w:val="21"/>
                <w:szCs w:val="21"/>
              </w:rPr>
              <w:t>集成</w:t>
            </w:r>
          </w:p>
        </w:tc>
        <w:tc>
          <w:tcPr>
            <w:tcW w:w="1806" w:type="dxa"/>
            <w:vAlign w:val="center"/>
          </w:tcPr>
          <w:p w14:paraId="48859133">
            <w:pPr>
              <w:snapToGrid w:val="0"/>
              <w:spacing w:before="70" w:after="70" w:line="240" w:lineRule="auto"/>
              <w:ind w:firstLine="0"/>
              <w:jc w:val="left"/>
              <w:rPr>
                <w:sz w:val="21"/>
              </w:rPr>
            </w:pPr>
            <w:r>
              <w:rPr>
                <w:sz w:val="21"/>
                <w:szCs w:val="21"/>
              </w:rPr>
              <w:t>端到端</w:t>
            </w:r>
          </w:p>
        </w:tc>
        <w:tc>
          <w:tcPr>
            <w:tcW w:w="1298" w:type="dxa"/>
            <w:vAlign w:val="center"/>
          </w:tcPr>
          <w:p w14:paraId="47203BED">
            <w:pPr>
              <w:snapToGrid w:val="0"/>
              <w:spacing w:before="70" w:after="70" w:line="240" w:lineRule="auto"/>
              <w:ind w:firstLine="0"/>
              <w:jc w:val="left"/>
              <w:rPr>
                <w:sz w:val="21"/>
              </w:rPr>
            </w:pPr>
            <w:r>
              <w:rPr>
                <w:sz w:val="21"/>
                <w:szCs w:val="21"/>
              </w:rPr>
              <w:t>100%</w:t>
            </w:r>
          </w:p>
        </w:tc>
        <w:tc>
          <w:tcPr>
            <w:tcW w:w="1693" w:type="dxa"/>
            <w:vAlign w:val="center"/>
          </w:tcPr>
          <w:p w14:paraId="3AA7CA3D">
            <w:pPr>
              <w:snapToGrid w:val="0"/>
              <w:spacing w:before="70" w:after="70" w:line="240" w:lineRule="auto"/>
              <w:ind w:firstLine="0"/>
              <w:jc w:val="left"/>
              <w:rPr>
                <w:sz w:val="21"/>
              </w:rPr>
            </w:pPr>
            <w:r>
              <w:rPr>
                <w:sz w:val="21"/>
                <w:szCs w:val="21"/>
              </w:rPr>
              <w:t>全流程通过</w:t>
            </w:r>
          </w:p>
        </w:tc>
        <w:tc>
          <w:tcPr>
            <w:tcW w:w="1386" w:type="dxa"/>
            <w:vAlign w:val="center"/>
          </w:tcPr>
          <w:p w14:paraId="52066984">
            <w:pPr>
              <w:snapToGrid w:val="0"/>
              <w:spacing w:before="70" w:after="70" w:line="240" w:lineRule="auto"/>
              <w:ind w:firstLine="0"/>
              <w:jc w:val="center"/>
              <w:rPr>
                <w:sz w:val="21"/>
              </w:rPr>
            </w:pPr>
            <w:r>
              <w:rPr>
                <w:sz w:val="21"/>
                <w:szCs w:val="21"/>
              </w:rPr>
              <w:t>联调报告</w:t>
            </w:r>
          </w:p>
        </w:tc>
      </w:tr>
      <w:tr w14:paraId="7191F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A474FD">
            <w:pPr>
              <w:snapToGrid w:val="0"/>
              <w:spacing w:before="70" w:after="70" w:line="240" w:lineRule="auto"/>
              <w:ind w:firstLine="0"/>
              <w:jc w:val="center"/>
              <w:rPr>
                <w:sz w:val="21"/>
              </w:rPr>
            </w:pPr>
            <w:r>
              <w:rPr>
                <w:sz w:val="21"/>
                <w:szCs w:val="21"/>
              </w:rPr>
              <w:t>19</w:t>
            </w:r>
          </w:p>
        </w:tc>
        <w:tc>
          <w:tcPr>
            <w:tcW w:w="1716" w:type="dxa"/>
            <w:vAlign w:val="center"/>
          </w:tcPr>
          <w:p w14:paraId="2E28E55A">
            <w:pPr>
              <w:snapToGrid w:val="0"/>
              <w:spacing w:before="70" w:after="70" w:line="240" w:lineRule="auto"/>
              <w:ind w:firstLine="0"/>
              <w:jc w:val="left"/>
              <w:rPr>
                <w:sz w:val="21"/>
              </w:rPr>
            </w:pPr>
            <w:r>
              <w:rPr>
                <w:sz w:val="21"/>
                <w:szCs w:val="21"/>
              </w:rPr>
              <w:t>出厂检验</w:t>
            </w:r>
          </w:p>
        </w:tc>
        <w:tc>
          <w:tcPr>
            <w:tcW w:w="1179" w:type="dxa"/>
            <w:vAlign w:val="center"/>
          </w:tcPr>
          <w:p w14:paraId="71F3868F">
            <w:pPr>
              <w:snapToGrid w:val="0"/>
              <w:spacing w:before="70" w:after="70" w:line="240" w:lineRule="auto"/>
              <w:ind w:firstLine="0"/>
              <w:jc w:val="center"/>
              <w:rPr>
                <w:sz w:val="21"/>
              </w:rPr>
            </w:pPr>
            <w:r>
              <w:rPr>
                <w:sz w:val="21"/>
                <w:szCs w:val="21"/>
              </w:rPr>
              <w:t>出厂</w:t>
            </w:r>
          </w:p>
        </w:tc>
        <w:tc>
          <w:tcPr>
            <w:tcW w:w="1806" w:type="dxa"/>
            <w:vAlign w:val="center"/>
          </w:tcPr>
          <w:p w14:paraId="267E0620">
            <w:pPr>
              <w:snapToGrid w:val="0"/>
              <w:spacing w:before="70" w:after="70" w:line="240" w:lineRule="auto"/>
              <w:ind w:firstLine="0"/>
              <w:jc w:val="left"/>
              <w:rPr>
                <w:sz w:val="21"/>
              </w:rPr>
            </w:pPr>
            <w:r>
              <w:rPr>
                <w:sz w:val="21"/>
                <w:szCs w:val="21"/>
              </w:rPr>
              <w:t>逐项检验</w:t>
            </w:r>
          </w:p>
        </w:tc>
        <w:tc>
          <w:tcPr>
            <w:tcW w:w="1298" w:type="dxa"/>
            <w:vAlign w:val="center"/>
          </w:tcPr>
          <w:p w14:paraId="4BBDBBF0">
            <w:pPr>
              <w:snapToGrid w:val="0"/>
              <w:spacing w:before="70" w:after="70" w:line="240" w:lineRule="auto"/>
              <w:ind w:firstLine="0"/>
              <w:jc w:val="left"/>
              <w:rPr>
                <w:sz w:val="21"/>
              </w:rPr>
            </w:pPr>
            <w:r>
              <w:rPr>
                <w:sz w:val="21"/>
                <w:szCs w:val="21"/>
              </w:rPr>
              <w:t>100%</w:t>
            </w:r>
          </w:p>
        </w:tc>
        <w:tc>
          <w:tcPr>
            <w:tcW w:w="1693" w:type="dxa"/>
            <w:vAlign w:val="center"/>
          </w:tcPr>
          <w:p w14:paraId="48DFB683">
            <w:pPr>
              <w:snapToGrid w:val="0"/>
              <w:spacing w:before="70" w:after="70" w:line="240" w:lineRule="auto"/>
              <w:ind w:firstLine="0"/>
              <w:jc w:val="left"/>
              <w:rPr>
                <w:sz w:val="21"/>
              </w:rPr>
            </w:pPr>
            <w:r>
              <w:rPr>
                <w:sz w:val="21"/>
                <w:szCs w:val="21"/>
              </w:rPr>
              <w:t>全部合格</w:t>
            </w:r>
          </w:p>
        </w:tc>
        <w:tc>
          <w:tcPr>
            <w:tcW w:w="1386" w:type="dxa"/>
            <w:vAlign w:val="center"/>
          </w:tcPr>
          <w:p w14:paraId="49698EA4">
            <w:pPr>
              <w:snapToGrid w:val="0"/>
              <w:spacing w:before="70" w:after="70" w:line="240" w:lineRule="auto"/>
              <w:ind w:firstLine="0"/>
              <w:jc w:val="center"/>
              <w:rPr>
                <w:sz w:val="21"/>
              </w:rPr>
            </w:pPr>
            <w:r>
              <w:rPr>
                <w:sz w:val="21"/>
                <w:szCs w:val="21"/>
              </w:rPr>
              <w:t>出厂报告</w:t>
            </w:r>
          </w:p>
        </w:tc>
      </w:tr>
      <w:tr w14:paraId="31734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7AA9FD">
            <w:pPr>
              <w:snapToGrid w:val="0"/>
              <w:spacing w:before="70" w:after="70" w:line="240" w:lineRule="auto"/>
              <w:ind w:firstLine="0"/>
              <w:jc w:val="center"/>
              <w:rPr>
                <w:sz w:val="21"/>
              </w:rPr>
            </w:pPr>
            <w:r>
              <w:rPr>
                <w:sz w:val="21"/>
                <w:szCs w:val="21"/>
              </w:rPr>
              <w:t>20</w:t>
            </w:r>
          </w:p>
        </w:tc>
        <w:tc>
          <w:tcPr>
            <w:tcW w:w="1716" w:type="dxa"/>
            <w:vAlign w:val="center"/>
          </w:tcPr>
          <w:p w14:paraId="07D80DA1">
            <w:pPr>
              <w:snapToGrid w:val="0"/>
              <w:spacing w:before="70" w:after="70" w:line="240" w:lineRule="auto"/>
              <w:ind w:firstLine="0"/>
              <w:jc w:val="left"/>
              <w:rPr>
                <w:sz w:val="21"/>
              </w:rPr>
            </w:pPr>
            <w:r>
              <w:rPr>
                <w:sz w:val="21"/>
                <w:szCs w:val="21"/>
              </w:rPr>
              <w:t>现场开箱检验</w:t>
            </w:r>
          </w:p>
        </w:tc>
        <w:tc>
          <w:tcPr>
            <w:tcW w:w="1179" w:type="dxa"/>
            <w:vAlign w:val="center"/>
          </w:tcPr>
          <w:p w14:paraId="068F8E3E">
            <w:pPr>
              <w:snapToGrid w:val="0"/>
              <w:spacing w:before="70" w:after="70" w:line="240" w:lineRule="auto"/>
              <w:ind w:firstLine="0"/>
              <w:jc w:val="center"/>
              <w:rPr>
                <w:sz w:val="21"/>
              </w:rPr>
            </w:pPr>
            <w:r>
              <w:rPr>
                <w:sz w:val="21"/>
                <w:szCs w:val="21"/>
              </w:rPr>
              <w:t>现场</w:t>
            </w:r>
          </w:p>
        </w:tc>
        <w:tc>
          <w:tcPr>
            <w:tcW w:w="1806" w:type="dxa"/>
            <w:vAlign w:val="center"/>
          </w:tcPr>
          <w:p w14:paraId="4C508F34">
            <w:pPr>
              <w:snapToGrid w:val="0"/>
              <w:spacing w:before="70" w:after="70" w:line="240" w:lineRule="auto"/>
              <w:ind w:firstLine="0"/>
              <w:jc w:val="left"/>
              <w:rPr>
                <w:sz w:val="21"/>
              </w:rPr>
            </w:pPr>
            <w:r>
              <w:rPr>
                <w:sz w:val="21"/>
                <w:szCs w:val="21"/>
              </w:rPr>
              <w:t>外观、清单</w:t>
            </w:r>
          </w:p>
        </w:tc>
        <w:tc>
          <w:tcPr>
            <w:tcW w:w="1298" w:type="dxa"/>
            <w:vAlign w:val="center"/>
          </w:tcPr>
          <w:p w14:paraId="49929DF3">
            <w:pPr>
              <w:snapToGrid w:val="0"/>
              <w:spacing w:before="70" w:after="70" w:line="240" w:lineRule="auto"/>
              <w:ind w:firstLine="0"/>
              <w:jc w:val="left"/>
              <w:rPr>
                <w:sz w:val="21"/>
              </w:rPr>
            </w:pPr>
            <w:r>
              <w:rPr>
                <w:sz w:val="21"/>
                <w:szCs w:val="21"/>
              </w:rPr>
              <w:t>100%</w:t>
            </w:r>
          </w:p>
        </w:tc>
        <w:tc>
          <w:tcPr>
            <w:tcW w:w="1693" w:type="dxa"/>
            <w:vAlign w:val="center"/>
          </w:tcPr>
          <w:p w14:paraId="18C247E0">
            <w:pPr>
              <w:snapToGrid w:val="0"/>
              <w:spacing w:before="70" w:after="70" w:line="240" w:lineRule="auto"/>
              <w:ind w:firstLine="0"/>
              <w:jc w:val="left"/>
              <w:rPr>
                <w:sz w:val="21"/>
              </w:rPr>
            </w:pPr>
            <w:r>
              <w:rPr>
                <w:sz w:val="21"/>
                <w:szCs w:val="21"/>
              </w:rPr>
              <w:t>无损伤、无缺件</w:t>
            </w:r>
          </w:p>
        </w:tc>
        <w:tc>
          <w:tcPr>
            <w:tcW w:w="1386" w:type="dxa"/>
            <w:vAlign w:val="center"/>
          </w:tcPr>
          <w:p w14:paraId="704C129F">
            <w:pPr>
              <w:snapToGrid w:val="0"/>
              <w:spacing w:before="70" w:after="70" w:line="240" w:lineRule="auto"/>
              <w:ind w:firstLine="0"/>
              <w:jc w:val="center"/>
              <w:rPr>
                <w:sz w:val="21"/>
              </w:rPr>
            </w:pPr>
            <w:r>
              <w:rPr>
                <w:sz w:val="21"/>
                <w:szCs w:val="21"/>
              </w:rPr>
              <w:t>开箱记录</w:t>
            </w:r>
          </w:p>
        </w:tc>
      </w:tr>
      <w:tr w14:paraId="425DB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143F12">
            <w:pPr>
              <w:snapToGrid w:val="0"/>
              <w:spacing w:before="70" w:after="70" w:line="240" w:lineRule="auto"/>
              <w:ind w:firstLine="0"/>
              <w:jc w:val="center"/>
              <w:rPr>
                <w:sz w:val="21"/>
              </w:rPr>
            </w:pPr>
            <w:r>
              <w:rPr>
                <w:sz w:val="21"/>
                <w:szCs w:val="21"/>
              </w:rPr>
              <w:t>21</w:t>
            </w:r>
          </w:p>
        </w:tc>
        <w:tc>
          <w:tcPr>
            <w:tcW w:w="1716" w:type="dxa"/>
            <w:vAlign w:val="center"/>
          </w:tcPr>
          <w:p w14:paraId="36C4523B">
            <w:pPr>
              <w:snapToGrid w:val="0"/>
              <w:spacing w:before="70" w:after="70" w:line="240" w:lineRule="auto"/>
              <w:ind w:firstLine="0"/>
              <w:jc w:val="left"/>
              <w:rPr>
                <w:sz w:val="21"/>
              </w:rPr>
            </w:pPr>
            <w:r>
              <w:rPr>
                <w:sz w:val="21"/>
                <w:szCs w:val="21"/>
              </w:rPr>
              <w:t>现场安装检查</w:t>
            </w:r>
          </w:p>
        </w:tc>
        <w:tc>
          <w:tcPr>
            <w:tcW w:w="1179" w:type="dxa"/>
            <w:vAlign w:val="center"/>
          </w:tcPr>
          <w:p w14:paraId="24938038">
            <w:pPr>
              <w:snapToGrid w:val="0"/>
              <w:spacing w:before="70" w:after="70" w:line="240" w:lineRule="auto"/>
              <w:ind w:firstLine="0"/>
              <w:jc w:val="center"/>
              <w:rPr>
                <w:sz w:val="21"/>
              </w:rPr>
            </w:pPr>
            <w:r>
              <w:rPr>
                <w:sz w:val="21"/>
                <w:szCs w:val="21"/>
              </w:rPr>
              <w:t>现场</w:t>
            </w:r>
          </w:p>
        </w:tc>
        <w:tc>
          <w:tcPr>
            <w:tcW w:w="1806" w:type="dxa"/>
            <w:vAlign w:val="center"/>
          </w:tcPr>
          <w:p w14:paraId="49AAB591">
            <w:pPr>
              <w:snapToGrid w:val="0"/>
              <w:spacing w:before="70" w:after="70" w:line="240" w:lineRule="auto"/>
              <w:ind w:firstLine="0"/>
              <w:jc w:val="left"/>
              <w:rPr>
                <w:sz w:val="21"/>
              </w:rPr>
            </w:pPr>
            <w:r>
              <w:rPr>
                <w:sz w:val="21"/>
                <w:szCs w:val="21"/>
              </w:rPr>
              <w:t>目视、紧固</w:t>
            </w:r>
          </w:p>
        </w:tc>
        <w:tc>
          <w:tcPr>
            <w:tcW w:w="1298" w:type="dxa"/>
            <w:vAlign w:val="center"/>
          </w:tcPr>
          <w:p w14:paraId="3504519F">
            <w:pPr>
              <w:snapToGrid w:val="0"/>
              <w:spacing w:before="70" w:after="70" w:line="240" w:lineRule="auto"/>
              <w:ind w:firstLine="0"/>
              <w:jc w:val="left"/>
              <w:rPr>
                <w:sz w:val="21"/>
              </w:rPr>
            </w:pPr>
            <w:r>
              <w:rPr>
                <w:sz w:val="21"/>
                <w:szCs w:val="21"/>
              </w:rPr>
              <w:t>100%</w:t>
            </w:r>
          </w:p>
        </w:tc>
        <w:tc>
          <w:tcPr>
            <w:tcW w:w="1693" w:type="dxa"/>
            <w:vAlign w:val="center"/>
          </w:tcPr>
          <w:p w14:paraId="01BC015B">
            <w:pPr>
              <w:snapToGrid w:val="0"/>
              <w:spacing w:before="70" w:after="70" w:line="240" w:lineRule="auto"/>
              <w:ind w:firstLine="0"/>
              <w:jc w:val="left"/>
              <w:rPr>
                <w:sz w:val="21"/>
              </w:rPr>
            </w:pPr>
            <w:r>
              <w:rPr>
                <w:sz w:val="21"/>
                <w:szCs w:val="21"/>
              </w:rPr>
              <w:t>符合要求</w:t>
            </w:r>
          </w:p>
        </w:tc>
        <w:tc>
          <w:tcPr>
            <w:tcW w:w="1386" w:type="dxa"/>
            <w:vAlign w:val="center"/>
          </w:tcPr>
          <w:p w14:paraId="248CA334">
            <w:pPr>
              <w:snapToGrid w:val="0"/>
              <w:spacing w:before="70" w:after="70" w:line="240" w:lineRule="auto"/>
              <w:ind w:firstLine="0"/>
              <w:jc w:val="center"/>
              <w:rPr>
                <w:sz w:val="21"/>
              </w:rPr>
            </w:pPr>
            <w:r>
              <w:rPr>
                <w:sz w:val="21"/>
                <w:szCs w:val="21"/>
              </w:rPr>
              <w:t>安装记录</w:t>
            </w:r>
          </w:p>
        </w:tc>
      </w:tr>
      <w:tr w14:paraId="6AAE9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11A9348">
            <w:pPr>
              <w:snapToGrid w:val="0"/>
              <w:spacing w:before="70" w:after="70" w:line="240" w:lineRule="auto"/>
              <w:ind w:firstLine="0"/>
              <w:jc w:val="center"/>
              <w:rPr>
                <w:sz w:val="21"/>
              </w:rPr>
            </w:pPr>
            <w:r>
              <w:rPr>
                <w:sz w:val="21"/>
                <w:szCs w:val="21"/>
              </w:rPr>
              <w:t>22</w:t>
            </w:r>
          </w:p>
        </w:tc>
        <w:tc>
          <w:tcPr>
            <w:tcW w:w="1716" w:type="dxa"/>
            <w:vAlign w:val="center"/>
          </w:tcPr>
          <w:p w14:paraId="1390F15F">
            <w:pPr>
              <w:snapToGrid w:val="0"/>
              <w:spacing w:before="70" w:after="70" w:line="240" w:lineRule="auto"/>
              <w:ind w:firstLine="0"/>
              <w:jc w:val="left"/>
              <w:rPr>
                <w:sz w:val="21"/>
              </w:rPr>
            </w:pPr>
            <w:r>
              <w:rPr>
                <w:sz w:val="21"/>
                <w:szCs w:val="21"/>
              </w:rPr>
              <w:t>现场标定</w:t>
            </w:r>
          </w:p>
        </w:tc>
        <w:tc>
          <w:tcPr>
            <w:tcW w:w="1179" w:type="dxa"/>
            <w:vAlign w:val="center"/>
          </w:tcPr>
          <w:p w14:paraId="3A88968A">
            <w:pPr>
              <w:snapToGrid w:val="0"/>
              <w:spacing w:before="70" w:after="70" w:line="240" w:lineRule="auto"/>
              <w:ind w:firstLine="0"/>
              <w:jc w:val="center"/>
              <w:rPr>
                <w:sz w:val="21"/>
              </w:rPr>
            </w:pPr>
            <w:r>
              <w:rPr>
                <w:sz w:val="21"/>
                <w:szCs w:val="21"/>
              </w:rPr>
              <w:t>现场</w:t>
            </w:r>
          </w:p>
        </w:tc>
        <w:tc>
          <w:tcPr>
            <w:tcW w:w="1806" w:type="dxa"/>
            <w:vAlign w:val="center"/>
          </w:tcPr>
          <w:p w14:paraId="2503FB7C">
            <w:pPr>
              <w:snapToGrid w:val="0"/>
              <w:spacing w:before="70" w:after="70" w:line="240" w:lineRule="auto"/>
              <w:ind w:firstLine="0"/>
              <w:jc w:val="left"/>
              <w:rPr>
                <w:sz w:val="21"/>
              </w:rPr>
            </w:pPr>
            <w:r>
              <w:rPr>
                <w:sz w:val="21"/>
                <w:szCs w:val="21"/>
              </w:rPr>
              <w:t>标准尺</w:t>
            </w:r>
          </w:p>
        </w:tc>
        <w:tc>
          <w:tcPr>
            <w:tcW w:w="1298" w:type="dxa"/>
            <w:vAlign w:val="center"/>
          </w:tcPr>
          <w:p w14:paraId="24D3853D">
            <w:pPr>
              <w:snapToGrid w:val="0"/>
              <w:spacing w:before="70" w:after="70" w:line="240" w:lineRule="auto"/>
              <w:ind w:firstLine="0"/>
              <w:jc w:val="left"/>
              <w:rPr>
                <w:sz w:val="21"/>
              </w:rPr>
            </w:pPr>
            <w:r>
              <w:rPr>
                <w:sz w:val="21"/>
                <w:szCs w:val="21"/>
              </w:rPr>
              <w:t>每站</w:t>
            </w:r>
          </w:p>
        </w:tc>
        <w:tc>
          <w:tcPr>
            <w:tcW w:w="1693" w:type="dxa"/>
            <w:vAlign w:val="center"/>
          </w:tcPr>
          <w:p w14:paraId="61AB29AF">
            <w:pPr>
              <w:snapToGrid w:val="0"/>
              <w:spacing w:before="70" w:after="70" w:line="240" w:lineRule="auto"/>
              <w:ind w:firstLine="0"/>
              <w:jc w:val="left"/>
              <w:rPr>
                <w:sz w:val="21"/>
              </w:rPr>
            </w:pPr>
            <w:r>
              <w:rPr>
                <w:sz w:val="21"/>
                <w:szCs w:val="21"/>
              </w:rPr>
              <w:t>达标</w:t>
            </w:r>
          </w:p>
        </w:tc>
        <w:tc>
          <w:tcPr>
            <w:tcW w:w="1386" w:type="dxa"/>
            <w:vAlign w:val="center"/>
          </w:tcPr>
          <w:p w14:paraId="7E6B0513">
            <w:pPr>
              <w:snapToGrid w:val="0"/>
              <w:spacing w:before="70" w:after="70" w:line="240" w:lineRule="auto"/>
              <w:ind w:firstLine="0"/>
              <w:jc w:val="center"/>
              <w:rPr>
                <w:sz w:val="21"/>
              </w:rPr>
            </w:pPr>
            <w:r>
              <w:rPr>
                <w:sz w:val="21"/>
                <w:szCs w:val="21"/>
              </w:rPr>
              <w:t>标定记录</w:t>
            </w:r>
          </w:p>
        </w:tc>
      </w:tr>
      <w:tr w14:paraId="79103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C9C1B3">
            <w:pPr>
              <w:snapToGrid w:val="0"/>
              <w:spacing w:before="70" w:after="70" w:line="240" w:lineRule="auto"/>
              <w:ind w:firstLine="0"/>
              <w:jc w:val="center"/>
              <w:rPr>
                <w:sz w:val="21"/>
              </w:rPr>
            </w:pPr>
            <w:r>
              <w:rPr>
                <w:sz w:val="21"/>
                <w:szCs w:val="21"/>
              </w:rPr>
              <w:t>23</w:t>
            </w:r>
          </w:p>
        </w:tc>
        <w:tc>
          <w:tcPr>
            <w:tcW w:w="1716" w:type="dxa"/>
            <w:vAlign w:val="center"/>
          </w:tcPr>
          <w:p w14:paraId="4518B7CF">
            <w:pPr>
              <w:snapToGrid w:val="0"/>
              <w:spacing w:before="70" w:after="70" w:line="240" w:lineRule="auto"/>
              <w:ind w:firstLine="0"/>
              <w:jc w:val="left"/>
              <w:rPr>
                <w:sz w:val="21"/>
              </w:rPr>
            </w:pPr>
            <w:r>
              <w:rPr>
                <w:sz w:val="21"/>
                <w:szCs w:val="21"/>
              </w:rPr>
              <w:t>采集质量检查</w:t>
            </w:r>
          </w:p>
        </w:tc>
        <w:tc>
          <w:tcPr>
            <w:tcW w:w="1179" w:type="dxa"/>
            <w:vAlign w:val="center"/>
          </w:tcPr>
          <w:p w14:paraId="60505A7C">
            <w:pPr>
              <w:snapToGrid w:val="0"/>
              <w:spacing w:before="70" w:after="70" w:line="240" w:lineRule="auto"/>
              <w:ind w:firstLine="0"/>
              <w:jc w:val="center"/>
              <w:rPr>
                <w:sz w:val="21"/>
              </w:rPr>
            </w:pPr>
            <w:r>
              <w:rPr>
                <w:sz w:val="21"/>
                <w:szCs w:val="21"/>
              </w:rPr>
              <w:t>现场</w:t>
            </w:r>
          </w:p>
        </w:tc>
        <w:tc>
          <w:tcPr>
            <w:tcW w:w="1806" w:type="dxa"/>
            <w:vAlign w:val="center"/>
          </w:tcPr>
          <w:p w14:paraId="05AC4288">
            <w:pPr>
              <w:snapToGrid w:val="0"/>
              <w:spacing w:before="70" w:after="70" w:line="240" w:lineRule="auto"/>
              <w:ind w:firstLine="0"/>
              <w:jc w:val="left"/>
              <w:rPr>
                <w:sz w:val="21"/>
              </w:rPr>
            </w:pPr>
            <w:r>
              <w:rPr>
                <w:sz w:val="21"/>
                <w:szCs w:val="21"/>
              </w:rPr>
              <w:t>覆盖率、重叠度</w:t>
            </w:r>
          </w:p>
        </w:tc>
        <w:tc>
          <w:tcPr>
            <w:tcW w:w="1298" w:type="dxa"/>
            <w:vAlign w:val="center"/>
          </w:tcPr>
          <w:p w14:paraId="3C811C12">
            <w:pPr>
              <w:snapToGrid w:val="0"/>
              <w:spacing w:before="70" w:after="70" w:line="240" w:lineRule="auto"/>
              <w:ind w:firstLine="0"/>
              <w:jc w:val="left"/>
              <w:rPr>
                <w:sz w:val="21"/>
              </w:rPr>
            </w:pPr>
            <w:r>
              <w:rPr>
                <w:sz w:val="21"/>
                <w:szCs w:val="21"/>
              </w:rPr>
              <w:t>每区块</w:t>
            </w:r>
          </w:p>
        </w:tc>
        <w:tc>
          <w:tcPr>
            <w:tcW w:w="1693" w:type="dxa"/>
            <w:vAlign w:val="center"/>
          </w:tcPr>
          <w:p w14:paraId="401EAF03">
            <w:pPr>
              <w:snapToGrid w:val="0"/>
              <w:spacing w:before="70" w:after="70" w:line="240" w:lineRule="auto"/>
              <w:ind w:firstLine="0"/>
              <w:jc w:val="left"/>
              <w:rPr>
                <w:sz w:val="21"/>
              </w:rPr>
            </w:pPr>
            <w:r>
              <w:rPr>
                <w:sz w:val="21"/>
                <w:szCs w:val="21"/>
              </w:rPr>
              <w:t>≥98%/≥70%</w:t>
            </w:r>
          </w:p>
        </w:tc>
        <w:tc>
          <w:tcPr>
            <w:tcW w:w="1386" w:type="dxa"/>
            <w:vAlign w:val="center"/>
          </w:tcPr>
          <w:p w14:paraId="742CE313">
            <w:pPr>
              <w:snapToGrid w:val="0"/>
              <w:spacing w:before="70" w:after="70" w:line="240" w:lineRule="auto"/>
              <w:ind w:firstLine="0"/>
              <w:jc w:val="center"/>
              <w:rPr>
                <w:sz w:val="21"/>
              </w:rPr>
            </w:pPr>
            <w:r>
              <w:rPr>
                <w:sz w:val="21"/>
                <w:szCs w:val="21"/>
              </w:rPr>
              <w:t>质检记录</w:t>
            </w:r>
          </w:p>
        </w:tc>
      </w:tr>
      <w:tr w14:paraId="48E26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E827425">
            <w:pPr>
              <w:snapToGrid w:val="0"/>
              <w:spacing w:before="70" w:after="70" w:line="240" w:lineRule="auto"/>
              <w:ind w:firstLine="0"/>
              <w:jc w:val="center"/>
              <w:rPr>
                <w:sz w:val="21"/>
              </w:rPr>
            </w:pPr>
            <w:r>
              <w:rPr>
                <w:sz w:val="21"/>
                <w:szCs w:val="21"/>
              </w:rPr>
              <w:t>24</w:t>
            </w:r>
          </w:p>
        </w:tc>
        <w:tc>
          <w:tcPr>
            <w:tcW w:w="1716" w:type="dxa"/>
            <w:vAlign w:val="center"/>
          </w:tcPr>
          <w:p w14:paraId="6DAEB3D6">
            <w:pPr>
              <w:snapToGrid w:val="0"/>
              <w:spacing w:before="70" w:after="70" w:line="240" w:lineRule="auto"/>
              <w:ind w:firstLine="0"/>
              <w:jc w:val="left"/>
              <w:rPr>
                <w:sz w:val="21"/>
              </w:rPr>
            </w:pPr>
            <w:r>
              <w:rPr>
                <w:sz w:val="21"/>
                <w:szCs w:val="21"/>
              </w:rPr>
              <w:t>数据完整性检查</w:t>
            </w:r>
          </w:p>
        </w:tc>
        <w:tc>
          <w:tcPr>
            <w:tcW w:w="1179" w:type="dxa"/>
            <w:vAlign w:val="center"/>
          </w:tcPr>
          <w:p w14:paraId="62361772">
            <w:pPr>
              <w:snapToGrid w:val="0"/>
              <w:spacing w:before="70" w:after="70" w:line="240" w:lineRule="auto"/>
              <w:ind w:firstLine="0"/>
              <w:jc w:val="center"/>
              <w:rPr>
                <w:sz w:val="21"/>
              </w:rPr>
            </w:pPr>
            <w:r>
              <w:rPr>
                <w:sz w:val="21"/>
                <w:szCs w:val="21"/>
              </w:rPr>
              <w:t>内业</w:t>
            </w:r>
          </w:p>
        </w:tc>
        <w:tc>
          <w:tcPr>
            <w:tcW w:w="1806" w:type="dxa"/>
            <w:vAlign w:val="center"/>
          </w:tcPr>
          <w:p w14:paraId="502E503F">
            <w:pPr>
              <w:snapToGrid w:val="0"/>
              <w:spacing w:before="70" w:after="70" w:line="240" w:lineRule="auto"/>
              <w:ind w:firstLine="0"/>
              <w:jc w:val="left"/>
              <w:rPr>
                <w:sz w:val="21"/>
              </w:rPr>
            </w:pPr>
            <w:r>
              <w:rPr>
                <w:sz w:val="21"/>
                <w:szCs w:val="21"/>
              </w:rPr>
              <w:t>校验值</w:t>
            </w:r>
          </w:p>
        </w:tc>
        <w:tc>
          <w:tcPr>
            <w:tcW w:w="1298" w:type="dxa"/>
            <w:vAlign w:val="center"/>
          </w:tcPr>
          <w:p w14:paraId="1BC966F1">
            <w:pPr>
              <w:snapToGrid w:val="0"/>
              <w:spacing w:before="70" w:after="70" w:line="240" w:lineRule="auto"/>
              <w:ind w:firstLine="0"/>
              <w:jc w:val="left"/>
              <w:rPr>
                <w:sz w:val="21"/>
              </w:rPr>
            </w:pPr>
            <w:r>
              <w:rPr>
                <w:sz w:val="21"/>
                <w:szCs w:val="21"/>
              </w:rPr>
              <w:t>100%</w:t>
            </w:r>
          </w:p>
        </w:tc>
        <w:tc>
          <w:tcPr>
            <w:tcW w:w="1693" w:type="dxa"/>
            <w:vAlign w:val="center"/>
          </w:tcPr>
          <w:p w14:paraId="187EEE2A">
            <w:pPr>
              <w:snapToGrid w:val="0"/>
              <w:spacing w:before="70" w:after="70" w:line="240" w:lineRule="auto"/>
              <w:ind w:firstLine="0"/>
              <w:jc w:val="left"/>
              <w:rPr>
                <w:sz w:val="21"/>
              </w:rPr>
            </w:pPr>
            <w:r>
              <w:rPr>
                <w:sz w:val="21"/>
                <w:szCs w:val="21"/>
              </w:rPr>
              <w:t>一致</w:t>
            </w:r>
          </w:p>
        </w:tc>
        <w:tc>
          <w:tcPr>
            <w:tcW w:w="1386" w:type="dxa"/>
            <w:vAlign w:val="center"/>
          </w:tcPr>
          <w:p w14:paraId="58838717">
            <w:pPr>
              <w:snapToGrid w:val="0"/>
              <w:spacing w:before="70" w:after="70" w:line="240" w:lineRule="auto"/>
              <w:ind w:firstLine="0"/>
              <w:jc w:val="center"/>
              <w:rPr>
                <w:sz w:val="21"/>
              </w:rPr>
            </w:pPr>
            <w:r>
              <w:rPr>
                <w:sz w:val="21"/>
                <w:szCs w:val="21"/>
              </w:rPr>
              <w:t>质检记录</w:t>
            </w:r>
          </w:p>
        </w:tc>
      </w:tr>
      <w:tr w14:paraId="320CA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E157B2">
            <w:pPr>
              <w:snapToGrid w:val="0"/>
              <w:spacing w:before="70" w:after="70" w:line="240" w:lineRule="auto"/>
              <w:ind w:firstLine="0"/>
              <w:jc w:val="center"/>
              <w:rPr>
                <w:sz w:val="21"/>
              </w:rPr>
            </w:pPr>
            <w:r>
              <w:rPr>
                <w:sz w:val="21"/>
                <w:szCs w:val="21"/>
              </w:rPr>
              <w:t>25</w:t>
            </w:r>
          </w:p>
        </w:tc>
        <w:tc>
          <w:tcPr>
            <w:tcW w:w="1716" w:type="dxa"/>
            <w:vAlign w:val="center"/>
          </w:tcPr>
          <w:p w14:paraId="72EE24F2">
            <w:pPr>
              <w:snapToGrid w:val="0"/>
              <w:spacing w:before="70" w:after="70" w:line="240" w:lineRule="auto"/>
              <w:ind w:firstLine="0"/>
              <w:jc w:val="left"/>
              <w:rPr>
                <w:sz w:val="21"/>
              </w:rPr>
            </w:pPr>
            <w:r>
              <w:rPr>
                <w:sz w:val="21"/>
                <w:szCs w:val="21"/>
              </w:rPr>
              <w:t>配准精度检查</w:t>
            </w:r>
          </w:p>
        </w:tc>
        <w:tc>
          <w:tcPr>
            <w:tcW w:w="1179" w:type="dxa"/>
            <w:vAlign w:val="center"/>
          </w:tcPr>
          <w:p w14:paraId="350C5D96">
            <w:pPr>
              <w:snapToGrid w:val="0"/>
              <w:spacing w:before="70" w:after="70" w:line="240" w:lineRule="auto"/>
              <w:ind w:firstLine="0"/>
              <w:jc w:val="center"/>
              <w:rPr>
                <w:sz w:val="21"/>
              </w:rPr>
            </w:pPr>
            <w:r>
              <w:rPr>
                <w:sz w:val="21"/>
                <w:szCs w:val="21"/>
              </w:rPr>
              <w:t>内业</w:t>
            </w:r>
          </w:p>
        </w:tc>
        <w:tc>
          <w:tcPr>
            <w:tcW w:w="1806" w:type="dxa"/>
            <w:vAlign w:val="center"/>
          </w:tcPr>
          <w:p w14:paraId="366F1F21">
            <w:pPr>
              <w:snapToGrid w:val="0"/>
              <w:spacing w:before="70" w:after="70" w:line="240" w:lineRule="auto"/>
              <w:ind w:firstLine="0"/>
              <w:jc w:val="left"/>
              <w:rPr>
                <w:sz w:val="21"/>
              </w:rPr>
            </w:pPr>
            <w:r>
              <w:rPr>
                <w:sz w:val="21"/>
                <w:szCs w:val="21"/>
              </w:rPr>
              <w:t>检查点</w:t>
            </w:r>
          </w:p>
        </w:tc>
        <w:tc>
          <w:tcPr>
            <w:tcW w:w="1298" w:type="dxa"/>
            <w:vAlign w:val="center"/>
          </w:tcPr>
          <w:p w14:paraId="600A1472">
            <w:pPr>
              <w:snapToGrid w:val="0"/>
              <w:spacing w:before="70" w:after="70" w:line="240" w:lineRule="auto"/>
              <w:ind w:firstLine="0"/>
              <w:jc w:val="left"/>
              <w:rPr>
                <w:sz w:val="21"/>
              </w:rPr>
            </w:pPr>
            <w:r>
              <w:rPr>
                <w:sz w:val="21"/>
                <w:szCs w:val="21"/>
              </w:rPr>
              <w:t>每测次</w:t>
            </w:r>
          </w:p>
        </w:tc>
        <w:tc>
          <w:tcPr>
            <w:tcW w:w="1693" w:type="dxa"/>
            <w:vAlign w:val="center"/>
          </w:tcPr>
          <w:p w14:paraId="7DBF42FC">
            <w:pPr>
              <w:snapToGrid w:val="0"/>
              <w:spacing w:before="70" w:after="70" w:line="240" w:lineRule="auto"/>
              <w:ind w:firstLine="0"/>
              <w:jc w:val="left"/>
              <w:rPr>
                <w:sz w:val="21"/>
              </w:rPr>
            </w:pPr>
            <w:r>
              <w:rPr>
                <w:sz w:val="21"/>
                <w:szCs w:val="21"/>
              </w:rPr>
              <w:t>达标</w:t>
            </w:r>
          </w:p>
        </w:tc>
        <w:tc>
          <w:tcPr>
            <w:tcW w:w="1386" w:type="dxa"/>
            <w:vAlign w:val="center"/>
          </w:tcPr>
          <w:p w14:paraId="2D79BB21">
            <w:pPr>
              <w:snapToGrid w:val="0"/>
              <w:spacing w:before="70" w:after="70" w:line="240" w:lineRule="auto"/>
              <w:ind w:firstLine="0"/>
              <w:jc w:val="center"/>
              <w:rPr>
                <w:sz w:val="21"/>
              </w:rPr>
            </w:pPr>
            <w:r>
              <w:rPr>
                <w:sz w:val="21"/>
                <w:szCs w:val="21"/>
              </w:rPr>
              <w:t>精度报告</w:t>
            </w:r>
          </w:p>
        </w:tc>
      </w:tr>
      <w:tr w14:paraId="7EB95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A20CE74">
            <w:pPr>
              <w:snapToGrid w:val="0"/>
              <w:spacing w:before="70" w:after="70" w:line="240" w:lineRule="auto"/>
              <w:ind w:firstLine="0"/>
              <w:jc w:val="center"/>
              <w:rPr>
                <w:sz w:val="21"/>
              </w:rPr>
            </w:pPr>
            <w:r>
              <w:rPr>
                <w:sz w:val="21"/>
                <w:szCs w:val="21"/>
              </w:rPr>
              <w:t>26</w:t>
            </w:r>
          </w:p>
        </w:tc>
        <w:tc>
          <w:tcPr>
            <w:tcW w:w="1716" w:type="dxa"/>
            <w:vAlign w:val="center"/>
          </w:tcPr>
          <w:p w14:paraId="479CF941">
            <w:pPr>
              <w:snapToGrid w:val="0"/>
              <w:spacing w:before="70" w:after="70" w:line="240" w:lineRule="auto"/>
              <w:ind w:firstLine="0"/>
              <w:jc w:val="left"/>
              <w:rPr>
                <w:sz w:val="21"/>
              </w:rPr>
            </w:pPr>
            <w:r>
              <w:rPr>
                <w:sz w:val="21"/>
                <w:szCs w:val="21"/>
              </w:rPr>
              <w:t>模型完整性检查</w:t>
            </w:r>
          </w:p>
        </w:tc>
        <w:tc>
          <w:tcPr>
            <w:tcW w:w="1179" w:type="dxa"/>
            <w:vAlign w:val="center"/>
          </w:tcPr>
          <w:p w14:paraId="6C130688">
            <w:pPr>
              <w:snapToGrid w:val="0"/>
              <w:spacing w:before="70" w:after="70" w:line="240" w:lineRule="auto"/>
              <w:ind w:firstLine="0"/>
              <w:jc w:val="center"/>
              <w:rPr>
                <w:sz w:val="21"/>
              </w:rPr>
            </w:pPr>
            <w:r>
              <w:rPr>
                <w:sz w:val="21"/>
                <w:szCs w:val="21"/>
              </w:rPr>
              <w:t>内业</w:t>
            </w:r>
          </w:p>
        </w:tc>
        <w:tc>
          <w:tcPr>
            <w:tcW w:w="1806" w:type="dxa"/>
            <w:vAlign w:val="center"/>
          </w:tcPr>
          <w:p w14:paraId="30EE7A08">
            <w:pPr>
              <w:snapToGrid w:val="0"/>
              <w:spacing w:before="70" w:after="70" w:line="240" w:lineRule="auto"/>
              <w:ind w:firstLine="0"/>
              <w:jc w:val="left"/>
              <w:rPr>
                <w:sz w:val="21"/>
              </w:rPr>
            </w:pPr>
            <w:r>
              <w:rPr>
                <w:sz w:val="21"/>
                <w:szCs w:val="21"/>
              </w:rPr>
              <w:t>空洞率</w:t>
            </w:r>
          </w:p>
        </w:tc>
        <w:tc>
          <w:tcPr>
            <w:tcW w:w="1298" w:type="dxa"/>
            <w:vAlign w:val="center"/>
          </w:tcPr>
          <w:p w14:paraId="47CC4AAA">
            <w:pPr>
              <w:snapToGrid w:val="0"/>
              <w:spacing w:before="70" w:after="70" w:line="240" w:lineRule="auto"/>
              <w:ind w:firstLine="0"/>
              <w:jc w:val="left"/>
              <w:rPr>
                <w:sz w:val="21"/>
              </w:rPr>
            </w:pPr>
            <w:r>
              <w:rPr>
                <w:sz w:val="21"/>
                <w:szCs w:val="21"/>
              </w:rPr>
              <w:t>100%</w:t>
            </w:r>
          </w:p>
        </w:tc>
        <w:tc>
          <w:tcPr>
            <w:tcW w:w="1693" w:type="dxa"/>
            <w:vAlign w:val="center"/>
          </w:tcPr>
          <w:p w14:paraId="035939B9">
            <w:pPr>
              <w:snapToGrid w:val="0"/>
              <w:spacing w:before="70" w:after="70" w:line="240" w:lineRule="auto"/>
              <w:ind w:firstLine="0"/>
              <w:jc w:val="left"/>
              <w:rPr>
                <w:sz w:val="21"/>
              </w:rPr>
            </w:pPr>
            <w:r>
              <w:rPr>
                <w:sz w:val="21"/>
                <w:szCs w:val="21"/>
              </w:rPr>
              <w:t>≤0.5%</w:t>
            </w:r>
          </w:p>
        </w:tc>
        <w:tc>
          <w:tcPr>
            <w:tcW w:w="1386" w:type="dxa"/>
            <w:vAlign w:val="center"/>
          </w:tcPr>
          <w:p w14:paraId="11081925">
            <w:pPr>
              <w:snapToGrid w:val="0"/>
              <w:spacing w:before="70" w:after="70" w:line="240" w:lineRule="auto"/>
              <w:ind w:firstLine="0"/>
              <w:jc w:val="center"/>
              <w:rPr>
                <w:sz w:val="21"/>
              </w:rPr>
            </w:pPr>
            <w:r>
              <w:rPr>
                <w:sz w:val="21"/>
                <w:szCs w:val="21"/>
              </w:rPr>
              <w:t>检查记录</w:t>
            </w:r>
          </w:p>
        </w:tc>
      </w:tr>
      <w:tr w14:paraId="030F6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74B0ABE">
            <w:pPr>
              <w:snapToGrid w:val="0"/>
              <w:spacing w:before="70" w:after="70" w:line="240" w:lineRule="auto"/>
              <w:ind w:firstLine="0"/>
              <w:jc w:val="center"/>
              <w:rPr>
                <w:sz w:val="21"/>
              </w:rPr>
            </w:pPr>
            <w:r>
              <w:rPr>
                <w:sz w:val="21"/>
                <w:szCs w:val="21"/>
              </w:rPr>
              <w:t>27</w:t>
            </w:r>
          </w:p>
        </w:tc>
        <w:tc>
          <w:tcPr>
            <w:tcW w:w="1716" w:type="dxa"/>
            <w:vAlign w:val="center"/>
          </w:tcPr>
          <w:p w14:paraId="04E7E4FB">
            <w:pPr>
              <w:snapToGrid w:val="0"/>
              <w:spacing w:before="70" w:after="70" w:line="240" w:lineRule="auto"/>
              <w:ind w:firstLine="0"/>
              <w:jc w:val="left"/>
              <w:rPr>
                <w:sz w:val="21"/>
              </w:rPr>
            </w:pPr>
            <w:r>
              <w:rPr>
                <w:sz w:val="21"/>
                <w:szCs w:val="21"/>
              </w:rPr>
              <w:t>缺陷一致性检查</w:t>
            </w:r>
          </w:p>
        </w:tc>
        <w:tc>
          <w:tcPr>
            <w:tcW w:w="1179" w:type="dxa"/>
            <w:vAlign w:val="center"/>
          </w:tcPr>
          <w:p w14:paraId="4F482F60">
            <w:pPr>
              <w:snapToGrid w:val="0"/>
              <w:spacing w:before="70" w:after="70" w:line="240" w:lineRule="auto"/>
              <w:ind w:firstLine="0"/>
              <w:jc w:val="center"/>
              <w:rPr>
                <w:sz w:val="21"/>
              </w:rPr>
            </w:pPr>
            <w:r>
              <w:rPr>
                <w:sz w:val="21"/>
                <w:szCs w:val="21"/>
              </w:rPr>
              <w:t>内业</w:t>
            </w:r>
          </w:p>
        </w:tc>
        <w:tc>
          <w:tcPr>
            <w:tcW w:w="1806" w:type="dxa"/>
            <w:vAlign w:val="center"/>
          </w:tcPr>
          <w:p w14:paraId="1F4E4693">
            <w:pPr>
              <w:snapToGrid w:val="0"/>
              <w:spacing w:before="70" w:after="70" w:line="240" w:lineRule="auto"/>
              <w:ind w:firstLine="0"/>
              <w:jc w:val="left"/>
              <w:rPr>
                <w:sz w:val="21"/>
              </w:rPr>
            </w:pPr>
            <w:r>
              <w:rPr>
                <w:sz w:val="21"/>
                <w:szCs w:val="21"/>
              </w:rPr>
              <w:t>人工复核</w:t>
            </w:r>
          </w:p>
        </w:tc>
        <w:tc>
          <w:tcPr>
            <w:tcW w:w="1298" w:type="dxa"/>
            <w:vAlign w:val="center"/>
          </w:tcPr>
          <w:p w14:paraId="18F640EF">
            <w:pPr>
              <w:snapToGrid w:val="0"/>
              <w:spacing w:before="70" w:after="70" w:line="240" w:lineRule="auto"/>
              <w:ind w:firstLine="0"/>
              <w:jc w:val="left"/>
              <w:rPr>
                <w:sz w:val="21"/>
              </w:rPr>
            </w:pPr>
            <w:r>
              <w:rPr>
                <w:sz w:val="21"/>
                <w:szCs w:val="21"/>
              </w:rPr>
              <w:t>≥20%</w:t>
            </w:r>
          </w:p>
        </w:tc>
        <w:tc>
          <w:tcPr>
            <w:tcW w:w="1693" w:type="dxa"/>
            <w:vAlign w:val="center"/>
          </w:tcPr>
          <w:p w14:paraId="3A25C7E6">
            <w:pPr>
              <w:snapToGrid w:val="0"/>
              <w:spacing w:before="70" w:after="70" w:line="240" w:lineRule="auto"/>
              <w:ind w:firstLine="0"/>
              <w:jc w:val="left"/>
              <w:rPr>
                <w:sz w:val="21"/>
              </w:rPr>
            </w:pPr>
            <w:r>
              <w:rPr>
                <w:sz w:val="21"/>
                <w:szCs w:val="21"/>
              </w:rPr>
              <w:t>≥90%</w:t>
            </w:r>
          </w:p>
        </w:tc>
        <w:tc>
          <w:tcPr>
            <w:tcW w:w="1386" w:type="dxa"/>
            <w:vAlign w:val="center"/>
          </w:tcPr>
          <w:p w14:paraId="56728970">
            <w:pPr>
              <w:snapToGrid w:val="0"/>
              <w:spacing w:before="70" w:after="70" w:line="240" w:lineRule="auto"/>
              <w:ind w:firstLine="0"/>
              <w:jc w:val="center"/>
              <w:rPr>
                <w:sz w:val="21"/>
              </w:rPr>
            </w:pPr>
            <w:r>
              <w:rPr>
                <w:sz w:val="21"/>
                <w:szCs w:val="21"/>
              </w:rPr>
              <w:t>复核记录</w:t>
            </w:r>
          </w:p>
        </w:tc>
      </w:tr>
      <w:tr w14:paraId="30F78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00C42D7">
            <w:pPr>
              <w:snapToGrid w:val="0"/>
              <w:spacing w:before="70" w:after="70" w:line="240" w:lineRule="auto"/>
              <w:ind w:firstLine="0"/>
              <w:jc w:val="center"/>
              <w:rPr>
                <w:sz w:val="21"/>
              </w:rPr>
            </w:pPr>
            <w:r>
              <w:rPr>
                <w:sz w:val="21"/>
                <w:szCs w:val="21"/>
              </w:rPr>
              <w:t>28</w:t>
            </w:r>
          </w:p>
        </w:tc>
        <w:tc>
          <w:tcPr>
            <w:tcW w:w="1716" w:type="dxa"/>
            <w:vAlign w:val="center"/>
          </w:tcPr>
          <w:p w14:paraId="716CEE46">
            <w:pPr>
              <w:snapToGrid w:val="0"/>
              <w:spacing w:before="70" w:after="70" w:line="240" w:lineRule="auto"/>
              <w:ind w:firstLine="0"/>
              <w:jc w:val="left"/>
              <w:rPr>
                <w:sz w:val="21"/>
              </w:rPr>
            </w:pPr>
            <w:r>
              <w:rPr>
                <w:sz w:val="21"/>
                <w:szCs w:val="21"/>
              </w:rPr>
              <w:t>报告格式检查</w:t>
            </w:r>
          </w:p>
        </w:tc>
        <w:tc>
          <w:tcPr>
            <w:tcW w:w="1179" w:type="dxa"/>
            <w:vAlign w:val="center"/>
          </w:tcPr>
          <w:p w14:paraId="7AFDDECB">
            <w:pPr>
              <w:snapToGrid w:val="0"/>
              <w:spacing w:before="70" w:after="70" w:line="240" w:lineRule="auto"/>
              <w:ind w:firstLine="0"/>
              <w:jc w:val="center"/>
              <w:rPr>
                <w:sz w:val="21"/>
              </w:rPr>
            </w:pPr>
            <w:r>
              <w:rPr>
                <w:sz w:val="21"/>
                <w:szCs w:val="21"/>
              </w:rPr>
              <w:t>成果</w:t>
            </w:r>
          </w:p>
        </w:tc>
        <w:tc>
          <w:tcPr>
            <w:tcW w:w="1806" w:type="dxa"/>
            <w:vAlign w:val="center"/>
          </w:tcPr>
          <w:p w14:paraId="78590C40">
            <w:pPr>
              <w:snapToGrid w:val="0"/>
              <w:spacing w:before="70" w:after="70" w:line="240" w:lineRule="auto"/>
              <w:ind w:firstLine="0"/>
              <w:jc w:val="left"/>
              <w:rPr>
                <w:sz w:val="21"/>
              </w:rPr>
            </w:pPr>
            <w:r>
              <w:rPr>
                <w:sz w:val="21"/>
                <w:szCs w:val="21"/>
              </w:rPr>
              <w:t>模板比对</w:t>
            </w:r>
          </w:p>
        </w:tc>
        <w:tc>
          <w:tcPr>
            <w:tcW w:w="1298" w:type="dxa"/>
            <w:vAlign w:val="center"/>
          </w:tcPr>
          <w:p w14:paraId="0B37F2DB">
            <w:pPr>
              <w:snapToGrid w:val="0"/>
              <w:spacing w:before="70" w:after="70" w:line="240" w:lineRule="auto"/>
              <w:ind w:firstLine="0"/>
              <w:jc w:val="left"/>
              <w:rPr>
                <w:sz w:val="21"/>
              </w:rPr>
            </w:pPr>
            <w:r>
              <w:rPr>
                <w:sz w:val="21"/>
                <w:szCs w:val="21"/>
              </w:rPr>
              <w:t>100%</w:t>
            </w:r>
          </w:p>
        </w:tc>
        <w:tc>
          <w:tcPr>
            <w:tcW w:w="1693" w:type="dxa"/>
            <w:vAlign w:val="center"/>
          </w:tcPr>
          <w:p w14:paraId="7C6C7BEB">
            <w:pPr>
              <w:snapToGrid w:val="0"/>
              <w:spacing w:before="70" w:after="70" w:line="240" w:lineRule="auto"/>
              <w:ind w:firstLine="0"/>
              <w:jc w:val="left"/>
              <w:rPr>
                <w:sz w:val="21"/>
              </w:rPr>
            </w:pPr>
            <w:r>
              <w:rPr>
                <w:sz w:val="21"/>
                <w:szCs w:val="21"/>
              </w:rPr>
              <w:t>符合模板</w:t>
            </w:r>
          </w:p>
        </w:tc>
        <w:tc>
          <w:tcPr>
            <w:tcW w:w="1386" w:type="dxa"/>
            <w:vAlign w:val="center"/>
          </w:tcPr>
          <w:p w14:paraId="68DAE7B2">
            <w:pPr>
              <w:snapToGrid w:val="0"/>
              <w:spacing w:before="70" w:after="70" w:line="240" w:lineRule="auto"/>
              <w:ind w:firstLine="0"/>
              <w:jc w:val="center"/>
              <w:rPr>
                <w:sz w:val="21"/>
              </w:rPr>
            </w:pPr>
            <w:r>
              <w:rPr>
                <w:sz w:val="21"/>
                <w:szCs w:val="21"/>
              </w:rPr>
              <w:t>校审记录</w:t>
            </w:r>
          </w:p>
        </w:tc>
      </w:tr>
      <w:tr w14:paraId="3616D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C11165">
            <w:pPr>
              <w:snapToGrid w:val="0"/>
              <w:spacing w:before="70" w:after="70" w:line="240" w:lineRule="auto"/>
              <w:ind w:firstLine="0"/>
              <w:jc w:val="center"/>
              <w:rPr>
                <w:sz w:val="21"/>
              </w:rPr>
            </w:pPr>
            <w:r>
              <w:rPr>
                <w:sz w:val="21"/>
                <w:szCs w:val="21"/>
              </w:rPr>
              <w:t>29</w:t>
            </w:r>
          </w:p>
        </w:tc>
        <w:tc>
          <w:tcPr>
            <w:tcW w:w="1716" w:type="dxa"/>
            <w:vAlign w:val="center"/>
          </w:tcPr>
          <w:p w14:paraId="63C51B4B">
            <w:pPr>
              <w:snapToGrid w:val="0"/>
              <w:spacing w:before="70" w:after="70" w:line="240" w:lineRule="auto"/>
              <w:ind w:firstLine="0"/>
              <w:jc w:val="left"/>
              <w:rPr>
                <w:sz w:val="21"/>
              </w:rPr>
            </w:pPr>
            <w:r>
              <w:rPr>
                <w:sz w:val="21"/>
                <w:szCs w:val="21"/>
              </w:rPr>
              <w:t>图纸质量检查</w:t>
            </w:r>
          </w:p>
        </w:tc>
        <w:tc>
          <w:tcPr>
            <w:tcW w:w="1179" w:type="dxa"/>
            <w:vAlign w:val="center"/>
          </w:tcPr>
          <w:p w14:paraId="1BB4F0A7">
            <w:pPr>
              <w:snapToGrid w:val="0"/>
              <w:spacing w:before="70" w:after="70" w:line="240" w:lineRule="auto"/>
              <w:ind w:firstLine="0"/>
              <w:jc w:val="center"/>
              <w:rPr>
                <w:sz w:val="21"/>
              </w:rPr>
            </w:pPr>
            <w:r>
              <w:rPr>
                <w:sz w:val="21"/>
                <w:szCs w:val="21"/>
              </w:rPr>
              <w:t>成果</w:t>
            </w:r>
          </w:p>
        </w:tc>
        <w:tc>
          <w:tcPr>
            <w:tcW w:w="1806" w:type="dxa"/>
            <w:vAlign w:val="center"/>
          </w:tcPr>
          <w:p w14:paraId="0780F96F">
            <w:pPr>
              <w:snapToGrid w:val="0"/>
              <w:spacing w:before="70" w:after="70" w:line="240" w:lineRule="auto"/>
              <w:ind w:firstLine="0"/>
              <w:jc w:val="left"/>
              <w:rPr>
                <w:sz w:val="21"/>
              </w:rPr>
            </w:pPr>
            <w:r>
              <w:rPr>
                <w:sz w:val="21"/>
                <w:szCs w:val="21"/>
              </w:rPr>
              <w:t>图层、标注</w:t>
            </w:r>
          </w:p>
        </w:tc>
        <w:tc>
          <w:tcPr>
            <w:tcW w:w="1298" w:type="dxa"/>
            <w:vAlign w:val="center"/>
          </w:tcPr>
          <w:p w14:paraId="79EDC4BA">
            <w:pPr>
              <w:snapToGrid w:val="0"/>
              <w:spacing w:before="70" w:after="70" w:line="240" w:lineRule="auto"/>
              <w:ind w:firstLine="0"/>
              <w:jc w:val="left"/>
              <w:rPr>
                <w:sz w:val="21"/>
              </w:rPr>
            </w:pPr>
            <w:r>
              <w:rPr>
                <w:sz w:val="21"/>
                <w:szCs w:val="21"/>
              </w:rPr>
              <w:t>100%</w:t>
            </w:r>
          </w:p>
        </w:tc>
        <w:tc>
          <w:tcPr>
            <w:tcW w:w="1693" w:type="dxa"/>
            <w:vAlign w:val="center"/>
          </w:tcPr>
          <w:p w14:paraId="31A1169F">
            <w:pPr>
              <w:snapToGrid w:val="0"/>
              <w:spacing w:before="70" w:after="70" w:line="240" w:lineRule="auto"/>
              <w:ind w:firstLine="0"/>
              <w:jc w:val="left"/>
              <w:rPr>
                <w:sz w:val="21"/>
              </w:rPr>
            </w:pPr>
            <w:r>
              <w:rPr>
                <w:sz w:val="21"/>
                <w:szCs w:val="21"/>
              </w:rPr>
              <w:t>符合制图标准</w:t>
            </w:r>
          </w:p>
        </w:tc>
        <w:tc>
          <w:tcPr>
            <w:tcW w:w="1386" w:type="dxa"/>
            <w:vAlign w:val="center"/>
          </w:tcPr>
          <w:p w14:paraId="0BED9FC4">
            <w:pPr>
              <w:snapToGrid w:val="0"/>
              <w:spacing w:before="70" w:after="70" w:line="240" w:lineRule="auto"/>
              <w:ind w:firstLine="0"/>
              <w:jc w:val="center"/>
              <w:rPr>
                <w:sz w:val="21"/>
              </w:rPr>
            </w:pPr>
            <w:r>
              <w:rPr>
                <w:sz w:val="21"/>
                <w:szCs w:val="21"/>
              </w:rPr>
              <w:t>校审记录</w:t>
            </w:r>
          </w:p>
        </w:tc>
      </w:tr>
      <w:tr w14:paraId="48CAC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591A011">
            <w:pPr>
              <w:snapToGrid w:val="0"/>
              <w:spacing w:before="70" w:after="70" w:line="240" w:lineRule="auto"/>
              <w:ind w:firstLine="0"/>
              <w:jc w:val="center"/>
              <w:rPr>
                <w:sz w:val="21"/>
              </w:rPr>
            </w:pPr>
            <w:r>
              <w:rPr>
                <w:sz w:val="21"/>
                <w:szCs w:val="21"/>
              </w:rPr>
              <w:t>30</w:t>
            </w:r>
          </w:p>
        </w:tc>
        <w:tc>
          <w:tcPr>
            <w:tcW w:w="1716" w:type="dxa"/>
            <w:vAlign w:val="center"/>
          </w:tcPr>
          <w:p w14:paraId="5EB66592">
            <w:pPr>
              <w:snapToGrid w:val="0"/>
              <w:spacing w:before="70" w:after="70" w:line="240" w:lineRule="auto"/>
              <w:ind w:firstLine="0"/>
              <w:jc w:val="left"/>
              <w:rPr>
                <w:sz w:val="21"/>
              </w:rPr>
            </w:pPr>
            <w:r>
              <w:rPr>
                <w:sz w:val="21"/>
                <w:szCs w:val="21"/>
              </w:rPr>
              <w:t>成果归档检查</w:t>
            </w:r>
          </w:p>
        </w:tc>
        <w:tc>
          <w:tcPr>
            <w:tcW w:w="1179" w:type="dxa"/>
            <w:vAlign w:val="center"/>
          </w:tcPr>
          <w:p w14:paraId="16637120">
            <w:pPr>
              <w:snapToGrid w:val="0"/>
              <w:spacing w:before="70" w:after="70" w:line="240" w:lineRule="auto"/>
              <w:ind w:firstLine="0"/>
              <w:jc w:val="center"/>
              <w:rPr>
                <w:sz w:val="21"/>
              </w:rPr>
            </w:pPr>
            <w:r>
              <w:rPr>
                <w:sz w:val="21"/>
                <w:szCs w:val="21"/>
              </w:rPr>
              <w:t>归档</w:t>
            </w:r>
          </w:p>
        </w:tc>
        <w:tc>
          <w:tcPr>
            <w:tcW w:w="1806" w:type="dxa"/>
            <w:vAlign w:val="center"/>
          </w:tcPr>
          <w:p w14:paraId="7FF79F5B">
            <w:pPr>
              <w:snapToGrid w:val="0"/>
              <w:spacing w:before="70" w:after="70" w:line="240" w:lineRule="auto"/>
              <w:ind w:firstLine="0"/>
              <w:jc w:val="left"/>
              <w:rPr>
                <w:sz w:val="21"/>
              </w:rPr>
            </w:pPr>
            <w:r>
              <w:rPr>
                <w:sz w:val="21"/>
                <w:szCs w:val="21"/>
              </w:rPr>
              <w:t>清单核对</w:t>
            </w:r>
          </w:p>
        </w:tc>
        <w:tc>
          <w:tcPr>
            <w:tcW w:w="1298" w:type="dxa"/>
            <w:vAlign w:val="center"/>
          </w:tcPr>
          <w:p w14:paraId="59A951E1">
            <w:pPr>
              <w:snapToGrid w:val="0"/>
              <w:spacing w:before="70" w:after="70" w:line="240" w:lineRule="auto"/>
              <w:ind w:firstLine="0"/>
              <w:jc w:val="left"/>
              <w:rPr>
                <w:sz w:val="21"/>
              </w:rPr>
            </w:pPr>
            <w:r>
              <w:rPr>
                <w:sz w:val="21"/>
                <w:szCs w:val="21"/>
              </w:rPr>
              <w:t>100%</w:t>
            </w:r>
          </w:p>
        </w:tc>
        <w:tc>
          <w:tcPr>
            <w:tcW w:w="1693" w:type="dxa"/>
            <w:vAlign w:val="center"/>
          </w:tcPr>
          <w:p w14:paraId="4FB70D43">
            <w:pPr>
              <w:snapToGrid w:val="0"/>
              <w:spacing w:before="70" w:after="70" w:line="240" w:lineRule="auto"/>
              <w:ind w:firstLine="0"/>
              <w:jc w:val="left"/>
              <w:rPr>
                <w:sz w:val="21"/>
              </w:rPr>
            </w:pPr>
            <w:r>
              <w:rPr>
                <w:sz w:val="21"/>
                <w:szCs w:val="21"/>
              </w:rPr>
              <w:t>齐全、可读</w:t>
            </w:r>
          </w:p>
        </w:tc>
        <w:tc>
          <w:tcPr>
            <w:tcW w:w="1386" w:type="dxa"/>
            <w:vAlign w:val="center"/>
          </w:tcPr>
          <w:p w14:paraId="3C84AC17">
            <w:pPr>
              <w:snapToGrid w:val="0"/>
              <w:spacing w:before="70" w:after="70" w:line="240" w:lineRule="auto"/>
              <w:ind w:firstLine="0"/>
              <w:jc w:val="center"/>
              <w:rPr>
                <w:sz w:val="21"/>
              </w:rPr>
            </w:pPr>
            <w:r>
              <w:rPr>
                <w:sz w:val="21"/>
                <w:szCs w:val="21"/>
              </w:rPr>
              <w:t>移交清单</w:t>
            </w:r>
          </w:p>
        </w:tc>
      </w:tr>
    </w:tbl>
    <w:p w14:paraId="260D3C3C">
      <w:pPr>
        <w:spacing w:line="240" w:lineRule="auto"/>
      </w:pPr>
    </w:p>
    <w:p w14:paraId="64CC95D9">
      <w:pPr>
        <w:pStyle w:val="5"/>
      </w:pPr>
      <w:bookmarkStart w:id="255" w:name="_Toc26150"/>
      <w:r>
        <w:rPr>
          <w:szCs w:val="32"/>
        </w:rPr>
        <w:t>2.14.5 标准条文落实对照（第二批）</w:t>
      </w:r>
      <w:bookmarkEnd w:id="255"/>
    </w:p>
    <w:p w14:paraId="179D8DAF">
      <w:r>
        <w:t>本节按</w:t>
      </w:r>
      <w:r>
        <w:rPr>
          <w:rFonts w:hint="eastAsia"/>
        </w:rPr>
        <w:t>“</w:t>
      </w:r>
      <w:r>
        <w:t>条文要点</w:t>
      </w:r>
      <w:r>
        <w:rPr>
          <w:rFonts w:hint="eastAsia"/>
        </w:rPr>
        <w:t>-</w:t>
      </w:r>
      <w:r>
        <w:t>落实措施</w:t>
      </w:r>
      <w:r>
        <w:rPr>
          <w:rFonts w:hint="eastAsia"/>
        </w:rPr>
        <w:t>-</w:t>
      </w:r>
      <w:r>
        <w:t>落实章节</w:t>
      </w:r>
      <w:r>
        <w:rPr>
          <w:rFonts w:hint="eastAsia"/>
        </w:rPr>
        <w:t>-</w:t>
      </w:r>
      <w:r>
        <w:t>核查方式</w:t>
      </w:r>
      <w:r>
        <w:rPr>
          <w:rFonts w:hint="eastAsia"/>
        </w:rPr>
        <w:t>”</w:t>
      </w:r>
      <w:r>
        <w:t>四要素，逐条对照相关标准与规范的关键条文，说明本方案如何在设计、作业、质检、成果四个环节落实。条文号为示意性引用，实际执行以现行有效版本为准。</w:t>
      </w:r>
    </w:p>
    <w:tbl>
      <w:tblPr>
        <w:tblStyle w:val="32"/>
        <w:tblW w:w="94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496"/>
        <w:gridCol w:w="2226"/>
        <w:gridCol w:w="2149"/>
        <w:gridCol w:w="1243"/>
        <w:gridCol w:w="1596"/>
      </w:tblGrid>
      <w:tr w14:paraId="1AB50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125142FA">
            <w:pPr>
              <w:snapToGrid w:val="0"/>
              <w:spacing w:before="70" w:after="70" w:line="240" w:lineRule="auto"/>
              <w:ind w:firstLine="0"/>
              <w:jc w:val="center"/>
              <w:rPr>
                <w:b/>
                <w:sz w:val="21"/>
              </w:rPr>
            </w:pPr>
            <w:r>
              <w:rPr>
                <w:b/>
                <w:sz w:val="21"/>
                <w:szCs w:val="21"/>
              </w:rPr>
              <w:t>序号</w:t>
            </w:r>
          </w:p>
        </w:tc>
        <w:tc>
          <w:tcPr>
            <w:tcW w:w="1496" w:type="dxa"/>
            <w:shd w:val="clear" w:color="auto" w:fill="E7E6E6"/>
            <w:vAlign w:val="center"/>
          </w:tcPr>
          <w:p w14:paraId="52832079">
            <w:pPr>
              <w:snapToGrid w:val="0"/>
              <w:spacing w:before="70" w:after="70" w:line="240" w:lineRule="auto"/>
              <w:ind w:firstLine="0"/>
              <w:jc w:val="center"/>
              <w:rPr>
                <w:b/>
                <w:sz w:val="21"/>
              </w:rPr>
            </w:pPr>
            <w:r>
              <w:rPr>
                <w:b/>
                <w:sz w:val="21"/>
                <w:szCs w:val="21"/>
              </w:rPr>
              <w:t>标准/规范</w:t>
            </w:r>
          </w:p>
        </w:tc>
        <w:tc>
          <w:tcPr>
            <w:tcW w:w="2226" w:type="dxa"/>
            <w:shd w:val="clear" w:color="auto" w:fill="E7E6E6"/>
            <w:vAlign w:val="center"/>
          </w:tcPr>
          <w:p w14:paraId="0B81AFE1">
            <w:pPr>
              <w:snapToGrid w:val="0"/>
              <w:spacing w:before="70" w:after="70" w:line="240" w:lineRule="auto"/>
              <w:ind w:firstLine="0"/>
              <w:jc w:val="center"/>
              <w:rPr>
                <w:b/>
                <w:sz w:val="21"/>
              </w:rPr>
            </w:pPr>
            <w:r>
              <w:rPr>
                <w:b/>
                <w:sz w:val="21"/>
                <w:szCs w:val="21"/>
              </w:rPr>
              <w:t>条文要点</w:t>
            </w:r>
          </w:p>
        </w:tc>
        <w:tc>
          <w:tcPr>
            <w:tcW w:w="2149" w:type="dxa"/>
            <w:shd w:val="clear" w:color="auto" w:fill="E7E6E6"/>
            <w:vAlign w:val="center"/>
          </w:tcPr>
          <w:p w14:paraId="09451020">
            <w:pPr>
              <w:snapToGrid w:val="0"/>
              <w:spacing w:before="70" w:after="70" w:line="240" w:lineRule="auto"/>
              <w:ind w:firstLine="0"/>
              <w:jc w:val="center"/>
              <w:rPr>
                <w:b/>
                <w:sz w:val="21"/>
              </w:rPr>
            </w:pPr>
            <w:r>
              <w:rPr>
                <w:b/>
                <w:sz w:val="21"/>
                <w:szCs w:val="21"/>
              </w:rPr>
              <w:t>落实措施</w:t>
            </w:r>
          </w:p>
        </w:tc>
        <w:tc>
          <w:tcPr>
            <w:tcW w:w="1243" w:type="dxa"/>
            <w:shd w:val="clear" w:color="auto" w:fill="E7E6E6"/>
            <w:vAlign w:val="center"/>
          </w:tcPr>
          <w:p w14:paraId="398856BF">
            <w:pPr>
              <w:snapToGrid w:val="0"/>
              <w:spacing w:before="70" w:after="70" w:line="240" w:lineRule="auto"/>
              <w:ind w:firstLine="0"/>
              <w:jc w:val="center"/>
              <w:rPr>
                <w:b/>
                <w:sz w:val="21"/>
              </w:rPr>
            </w:pPr>
            <w:r>
              <w:rPr>
                <w:b/>
                <w:sz w:val="21"/>
                <w:szCs w:val="21"/>
              </w:rPr>
              <w:t>落实章节</w:t>
            </w:r>
          </w:p>
        </w:tc>
        <w:tc>
          <w:tcPr>
            <w:tcW w:w="1596" w:type="dxa"/>
            <w:shd w:val="clear" w:color="auto" w:fill="E7E6E6"/>
            <w:vAlign w:val="center"/>
          </w:tcPr>
          <w:p w14:paraId="3E749CED">
            <w:pPr>
              <w:snapToGrid w:val="0"/>
              <w:spacing w:before="70" w:after="70" w:line="240" w:lineRule="auto"/>
              <w:ind w:firstLine="0"/>
              <w:jc w:val="center"/>
              <w:rPr>
                <w:b/>
                <w:sz w:val="21"/>
              </w:rPr>
            </w:pPr>
            <w:r>
              <w:rPr>
                <w:b/>
                <w:sz w:val="21"/>
                <w:szCs w:val="21"/>
              </w:rPr>
              <w:t>核查方式</w:t>
            </w:r>
          </w:p>
        </w:tc>
      </w:tr>
      <w:tr w14:paraId="701C4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790BCB">
            <w:pPr>
              <w:snapToGrid w:val="0"/>
              <w:spacing w:before="70" w:after="70" w:line="240" w:lineRule="auto"/>
              <w:ind w:firstLine="0"/>
              <w:jc w:val="center"/>
              <w:rPr>
                <w:sz w:val="21"/>
              </w:rPr>
            </w:pPr>
            <w:r>
              <w:rPr>
                <w:sz w:val="21"/>
                <w:szCs w:val="21"/>
              </w:rPr>
              <w:t>1</w:t>
            </w:r>
          </w:p>
        </w:tc>
        <w:tc>
          <w:tcPr>
            <w:tcW w:w="1496" w:type="dxa"/>
            <w:vAlign w:val="center"/>
          </w:tcPr>
          <w:p w14:paraId="74C6288F">
            <w:pPr>
              <w:snapToGrid w:val="0"/>
              <w:spacing w:before="70" w:after="70" w:line="240" w:lineRule="auto"/>
              <w:ind w:firstLine="0"/>
              <w:jc w:val="center"/>
              <w:rPr>
                <w:sz w:val="21"/>
              </w:rPr>
            </w:pPr>
            <w:r>
              <w:rPr>
                <w:sz w:val="21"/>
                <w:szCs w:val="21"/>
              </w:rPr>
              <w:t>工程测量通用规范</w:t>
            </w:r>
          </w:p>
        </w:tc>
        <w:tc>
          <w:tcPr>
            <w:tcW w:w="2226" w:type="dxa"/>
            <w:vAlign w:val="center"/>
          </w:tcPr>
          <w:p w14:paraId="710EF087">
            <w:pPr>
              <w:snapToGrid w:val="0"/>
              <w:spacing w:before="70" w:after="70" w:line="240" w:lineRule="auto"/>
              <w:ind w:firstLine="0"/>
              <w:jc w:val="left"/>
              <w:rPr>
                <w:sz w:val="21"/>
              </w:rPr>
            </w:pPr>
            <w:r>
              <w:rPr>
                <w:sz w:val="21"/>
                <w:szCs w:val="21"/>
              </w:rPr>
              <w:t>测量仪器应经检定合格并在有效期内</w:t>
            </w:r>
          </w:p>
        </w:tc>
        <w:tc>
          <w:tcPr>
            <w:tcW w:w="2149" w:type="dxa"/>
            <w:vAlign w:val="center"/>
          </w:tcPr>
          <w:p w14:paraId="652E718A">
            <w:pPr>
              <w:snapToGrid w:val="0"/>
              <w:spacing w:before="70" w:after="70" w:line="240" w:lineRule="auto"/>
              <w:ind w:firstLine="0"/>
              <w:jc w:val="left"/>
              <w:rPr>
                <w:sz w:val="21"/>
              </w:rPr>
            </w:pPr>
            <w:r>
              <w:rPr>
                <w:sz w:val="21"/>
                <w:szCs w:val="21"/>
              </w:rPr>
              <w:t>建立计量台账，进场前核查</w:t>
            </w:r>
          </w:p>
        </w:tc>
        <w:tc>
          <w:tcPr>
            <w:tcW w:w="1243" w:type="dxa"/>
            <w:vAlign w:val="center"/>
          </w:tcPr>
          <w:p w14:paraId="41C696C5">
            <w:pPr>
              <w:snapToGrid w:val="0"/>
              <w:spacing w:before="70" w:after="70" w:line="240" w:lineRule="auto"/>
              <w:ind w:firstLine="0"/>
              <w:jc w:val="center"/>
              <w:rPr>
                <w:sz w:val="21"/>
              </w:rPr>
            </w:pPr>
            <w:r>
              <w:rPr>
                <w:sz w:val="21"/>
                <w:szCs w:val="21"/>
              </w:rPr>
              <w:t>2.14、3.10.5.6</w:t>
            </w:r>
          </w:p>
        </w:tc>
        <w:tc>
          <w:tcPr>
            <w:tcW w:w="1596" w:type="dxa"/>
            <w:vAlign w:val="center"/>
          </w:tcPr>
          <w:p w14:paraId="7A92E306">
            <w:pPr>
              <w:snapToGrid w:val="0"/>
              <w:spacing w:before="70" w:after="70" w:line="240" w:lineRule="auto"/>
              <w:ind w:firstLine="0"/>
              <w:jc w:val="left"/>
              <w:rPr>
                <w:sz w:val="21"/>
              </w:rPr>
            </w:pPr>
            <w:r>
              <w:rPr>
                <w:sz w:val="21"/>
                <w:szCs w:val="21"/>
              </w:rPr>
              <w:t>查台账与证书</w:t>
            </w:r>
          </w:p>
        </w:tc>
      </w:tr>
      <w:tr w14:paraId="67121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D33169">
            <w:pPr>
              <w:snapToGrid w:val="0"/>
              <w:spacing w:before="70" w:after="70" w:line="240" w:lineRule="auto"/>
              <w:ind w:firstLine="0"/>
              <w:jc w:val="center"/>
              <w:rPr>
                <w:sz w:val="21"/>
              </w:rPr>
            </w:pPr>
            <w:r>
              <w:rPr>
                <w:sz w:val="21"/>
                <w:szCs w:val="21"/>
              </w:rPr>
              <w:t>2</w:t>
            </w:r>
          </w:p>
        </w:tc>
        <w:tc>
          <w:tcPr>
            <w:tcW w:w="1496" w:type="dxa"/>
            <w:vAlign w:val="center"/>
          </w:tcPr>
          <w:p w14:paraId="4C1B2DC9">
            <w:pPr>
              <w:snapToGrid w:val="0"/>
              <w:spacing w:before="70" w:after="70" w:line="240" w:lineRule="auto"/>
              <w:ind w:firstLine="0"/>
              <w:jc w:val="center"/>
              <w:rPr>
                <w:sz w:val="21"/>
              </w:rPr>
            </w:pPr>
            <w:r>
              <w:rPr>
                <w:sz w:val="21"/>
                <w:szCs w:val="21"/>
              </w:rPr>
              <w:t>工程测量通用规范</w:t>
            </w:r>
          </w:p>
        </w:tc>
        <w:tc>
          <w:tcPr>
            <w:tcW w:w="2226" w:type="dxa"/>
            <w:vAlign w:val="center"/>
          </w:tcPr>
          <w:p w14:paraId="49B84B0A">
            <w:pPr>
              <w:snapToGrid w:val="0"/>
              <w:spacing w:before="70" w:after="70" w:line="240" w:lineRule="auto"/>
              <w:ind w:firstLine="0"/>
              <w:jc w:val="left"/>
              <w:rPr>
                <w:sz w:val="21"/>
              </w:rPr>
            </w:pPr>
            <w:r>
              <w:rPr>
                <w:sz w:val="21"/>
                <w:szCs w:val="21"/>
              </w:rPr>
              <w:t>控制网应满足精度与密度要求</w:t>
            </w:r>
          </w:p>
        </w:tc>
        <w:tc>
          <w:tcPr>
            <w:tcW w:w="2149" w:type="dxa"/>
            <w:vAlign w:val="center"/>
          </w:tcPr>
          <w:p w14:paraId="3E23A25D">
            <w:pPr>
              <w:snapToGrid w:val="0"/>
              <w:spacing w:before="70" w:after="70" w:line="240" w:lineRule="auto"/>
              <w:ind w:firstLine="0"/>
              <w:jc w:val="left"/>
              <w:rPr>
                <w:sz w:val="21"/>
              </w:rPr>
            </w:pPr>
            <w:r>
              <w:rPr>
                <w:sz w:val="21"/>
                <w:szCs w:val="21"/>
              </w:rPr>
              <w:t>分级布设控制网，边角网联测</w:t>
            </w:r>
          </w:p>
        </w:tc>
        <w:tc>
          <w:tcPr>
            <w:tcW w:w="1243" w:type="dxa"/>
            <w:vAlign w:val="center"/>
          </w:tcPr>
          <w:p w14:paraId="78189A8E">
            <w:pPr>
              <w:snapToGrid w:val="0"/>
              <w:spacing w:before="70" w:after="70" w:line="240" w:lineRule="auto"/>
              <w:ind w:firstLine="0"/>
              <w:jc w:val="center"/>
              <w:rPr>
                <w:sz w:val="21"/>
              </w:rPr>
            </w:pPr>
            <w:r>
              <w:rPr>
                <w:sz w:val="21"/>
                <w:szCs w:val="21"/>
              </w:rPr>
              <w:t>2.5.1.4</w:t>
            </w:r>
          </w:p>
        </w:tc>
        <w:tc>
          <w:tcPr>
            <w:tcW w:w="1596" w:type="dxa"/>
            <w:vAlign w:val="center"/>
          </w:tcPr>
          <w:p w14:paraId="62EE3272">
            <w:pPr>
              <w:snapToGrid w:val="0"/>
              <w:spacing w:before="70" w:after="70" w:line="240" w:lineRule="auto"/>
              <w:ind w:firstLine="0"/>
              <w:jc w:val="left"/>
              <w:rPr>
                <w:sz w:val="21"/>
              </w:rPr>
            </w:pPr>
            <w:r>
              <w:rPr>
                <w:sz w:val="21"/>
                <w:szCs w:val="21"/>
              </w:rPr>
              <w:t>查控制网图与精度评定</w:t>
            </w:r>
          </w:p>
        </w:tc>
      </w:tr>
      <w:tr w14:paraId="2B594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4E6510">
            <w:pPr>
              <w:snapToGrid w:val="0"/>
              <w:spacing w:before="70" w:after="70" w:line="240" w:lineRule="auto"/>
              <w:ind w:firstLine="0"/>
              <w:jc w:val="center"/>
              <w:rPr>
                <w:sz w:val="21"/>
              </w:rPr>
            </w:pPr>
            <w:r>
              <w:rPr>
                <w:sz w:val="21"/>
                <w:szCs w:val="21"/>
              </w:rPr>
              <w:t>3</w:t>
            </w:r>
          </w:p>
        </w:tc>
        <w:tc>
          <w:tcPr>
            <w:tcW w:w="1496" w:type="dxa"/>
            <w:vAlign w:val="center"/>
          </w:tcPr>
          <w:p w14:paraId="2687E291">
            <w:pPr>
              <w:snapToGrid w:val="0"/>
              <w:spacing w:before="70" w:after="70" w:line="240" w:lineRule="auto"/>
              <w:ind w:firstLine="0"/>
              <w:jc w:val="center"/>
              <w:rPr>
                <w:sz w:val="21"/>
              </w:rPr>
            </w:pPr>
            <w:r>
              <w:rPr>
                <w:sz w:val="21"/>
                <w:szCs w:val="21"/>
              </w:rPr>
              <w:t>工程测量通用规范</w:t>
            </w:r>
          </w:p>
        </w:tc>
        <w:tc>
          <w:tcPr>
            <w:tcW w:w="2226" w:type="dxa"/>
            <w:vAlign w:val="center"/>
          </w:tcPr>
          <w:p w14:paraId="460BA0A7">
            <w:pPr>
              <w:snapToGrid w:val="0"/>
              <w:spacing w:before="70" w:after="70" w:line="240" w:lineRule="auto"/>
              <w:ind w:firstLine="0"/>
              <w:jc w:val="left"/>
              <w:rPr>
                <w:sz w:val="21"/>
              </w:rPr>
            </w:pPr>
            <w:r>
              <w:rPr>
                <w:sz w:val="21"/>
                <w:szCs w:val="21"/>
              </w:rPr>
              <w:t>观测记录应完整、可追溯</w:t>
            </w:r>
          </w:p>
        </w:tc>
        <w:tc>
          <w:tcPr>
            <w:tcW w:w="2149" w:type="dxa"/>
            <w:vAlign w:val="center"/>
          </w:tcPr>
          <w:p w14:paraId="471F078D">
            <w:pPr>
              <w:snapToGrid w:val="0"/>
              <w:spacing w:before="70" w:after="70" w:line="240" w:lineRule="auto"/>
              <w:ind w:firstLine="0"/>
              <w:jc w:val="left"/>
              <w:rPr>
                <w:sz w:val="21"/>
              </w:rPr>
            </w:pPr>
            <w:r>
              <w:rPr>
                <w:sz w:val="21"/>
                <w:szCs w:val="21"/>
              </w:rPr>
              <w:t>电子记录 + 原始数据双留存</w:t>
            </w:r>
          </w:p>
        </w:tc>
        <w:tc>
          <w:tcPr>
            <w:tcW w:w="1243" w:type="dxa"/>
            <w:vAlign w:val="center"/>
          </w:tcPr>
          <w:p w14:paraId="0C7180BF">
            <w:pPr>
              <w:snapToGrid w:val="0"/>
              <w:spacing w:before="70" w:after="70" w:line="240" w:lineRule="auto"/>
              <w:ind w:firstLine="0"/>
              <w:jc w:val="center"/>
              <w:rPr>
                <w:sz w:val="21"/>
              </w:rPr>
            </w:pPr>
            <w:r>
              <w:rPr>
                <w:sz w:val="21"/>
                <w:szCs w:val="21"/>
              </w:rPr>
              <w:t>2.10</w:t>
            </w:r>
          </w:p>
        </w:tc>
        <w:tc>
          <w:tcPr>
            <w:tcW w:w="1596" w:type="dxa"/>
            <w:vAlign w:val="center"/>
          </w:tcPr>
          <w:p w14:paraId="7964CEAA">
            <w:pPr>
              <w:snapToGrid w:val="0"/>
              <w:spacing w:before="70" w:after="70" w:line="240" w:lineRule="auto"/>
              <w:ind w:firstLine="0"/>
              <w:jc w:val="left"/>
              <w:rPr>
                <w:sz w:val="21"/>
              </w:rPr>
            </w:pPr>
            <w:r>
              <w:rPr>
                <w:sz w:val="21"/>
                <w:szCs w:val="21"/>
              </w:rPr>
              <w:t>抽查原始记录</w:t>
            </w:r>
          </w:p>
        </w:tc>
      </w:tr>
      <w:tr w14:paraId="0C0A1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A271BAB">
            <w:pPr>
              <w:snapToGrid w:val="0"/>
              <w:spacing w:before="70" w:after="70" w:line="240" w:lineRule="auto"/>
              <w:ind w:firstLine="0"/>
              <w:jc w:val="center"/>
              <w:rPr>
                <w:sz w:val="21"/>
              </w:rPr>
            </w:pPr>
            <w:r>
              <w:rPr>
                <w:sz w:val="21"/>
                <w:szCs w:val="21"/>
              </w:rPr>
              <w:t>4</w:t>
            </w:r>
          </w:p>
        </w:tc>
        <w:tc>
          <w:tcPr>
            <w:tcW w:w="1496" w:type="dxa"/>
            <w:vAlign w:val="center"/>
          </w:tcPr>
          <w:p w14:paraId="695D364D">
            <w:pPr>
              <w:snapToGrid w:val="0"/>
              <w:spacing w:before="70" w:after="70" w:line="240" w:lineRule="auto"/>
              <w:ind w:firstLine="0"/>
              <w:jc w:val="center"/>
              <w:rPr>
                <w:sz w:val="21"/>
              </w:rPr>
            </w:pPr>
            <w:r>
              <w:rPr>
                <w:sz w:val="21"/>
                <w:szCs w:val="21"/>
              </w:rPr>
              <w:t>工程测量通用规范</w:t>
            </w:r>
          </w:p>
        </w:tc>
        <w:tc>
          <w:tcPr>
            <w:tcW w:w="2226" w:type="dxa"/>
            <w:vAlign w:val="center"/>
          </w:tcPr>
          <w:p w14:paraId="37F9173E">
            <w:pPr>
              <w:snapToGrid w:val="0"/>
              <w:spacing w:before="70" w:after="70" w:line="240" w:lineRule="auto"/>
              <w:ind w:firstLine="0"/>
              <w:jc w:val="left"/>
              <w:rPr>
                <w:sz w:val="21"/>
              </w:rPr>
            </w:pPr>
            <w:r>
              <w:rPr>
                <w:sz w:val="21"/>
                <w:szCs w:val="21"/>
              </w:rPr>
              <w:t>成果应进行检核与质量评定</w:t>
            </w:r>
          </w:p>
        </w:tc>
        <w:tc>
          <w:tcPr>
            <w:tcW w:w="2149" w:type="dxa"/>
            <w:vAlign w:val="center"/>
          </w:tcPr>
          <w:p w14:paraId="69FD753F">
            <w:pPr>
              <w:snapToGrid w:val="0"/>
              <w:spacing w:before="70" w:after="70" w:line="240" w:lineRule="auto"/>
              <w:ind w:firstLine="0"/>
              <w:jc w:val="left"/>
              <w:rPr>
                <w:sz w:val="21"/>
              </w:rPr>
            </w:pPr>
            <w:r>
              <w:rPr>
                <w:sz w:val="21"/>
                <w:szCs w:val="21"/>
              </w:rPr>
              <w:t>三级检查两级验收</w:t>
            </w:r>
          </w:p>
        </w:tc>
        <w:tc>
          <w:tcPr>
            <w:tcW w:w="1243" w:type="dxa"/>
            <w:vAlign w:val="center"/>
          </w:tcPr>
          <w:p w14:paraId="3B87D5EB">
            <w:pPr>
              <w:snapToGrid w:val="0"/>
              <w:spacing w:before="70" w:after="70" w:line="240" w:lineRule="auto"/>
              <w:ind w:firstLine="0"/>
              <w:jc w:val="center"/>
              <w:rPr>
                <w:sz w:val="21"/>
              </w:rPr>
            </w:pPr>
            <w:r>
              <w:rPr>
                <w:sz w:val="21"/>
                <w:szCs w:val="21"/>
              </w:rPr>
              <w:t>2.8、2.14</w:t>
            </w:r>
          </w:p>
        </w:tc>
        <w:tc>
          <w:tcPr>
            <w:tcW w:w="1596" w:type="dxa"/>
            <w:vAlign w:val="center"/>
          </w:tcPr>
          <w:p w14:paraId="65265EA7">
            <w:pPr>
              <w:snapToGrid w:val="0"/>
              <w:spacing w:before="70" w:after="70" w:line="240" w:lineRule="auto"/>
              <w:ind w:firstLine="0"/>
              <w:jc w:val="left"/>
              <w:rPr>
                <w:sz w:val="21"/>
              </w:rPr>
            </w:pPr>
            <w:r>
              <w:rPr>
                <w:sz w:val="21"/>
                <w:szCs w:val="21"/>
              </w:rPr>
              <w:t>查质检记录</w:t>
            </w:r>
          </w:p>
        </w:tc>
      </w:tr>
      <w:tr w14:paraId="6A46B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9D621CE">
            <w:pPr>
              <w:snapToGrid w:val="0"/>
              <w:spacing w:before="70" w:after="70" w:line="240" w:lineRule="auto"/>
              <w:ind w:firstLine="0"/>
              <w:jc w:val="center"/>
              <w:rPr>
                <w:sz w:val="21"/>
              </w:rPr>
            </w:pPr>
            <w:r>
              <w:rPr>
                <w:sz w:val="21"/>
                <w:szCs w:val="21"/>
              </w:rPr>
              <w:t>5</w:t>
            </w:r>
          </w:p>
        </w:tc>
        <w:tc>
          <w:tcPr>
            <w:tcW w:w="1496" w:type="dxa"/>
            <w:vAlign w:val="center"/>
          </w:tcPr>
          <w:p w14:paraId="26DBE1BC">
            <w:pPr>
              <w:snapToGrid w:val="0"/>
              <w:spacing w:before="70" w:after="70" w:line="240" w:lineRule="auto"/>
              <w:ind w:firstLine="0"/>
              <w:jc w:val="center"/>
              <w:rPr>
                <w:sz w:val="21"/>
              </w:rPr>
            </w:pPr>
            <w:r>
              <w:rPr>
                <w:sz w:val="21"/>
                <w:szCs w:val="21"/>
              </w:rPr>
              <w:t>摄影测量作业规范</w:t>
            </w:r>
          </w:p>
        </w:tc>
        <w:tc>
          <w:tcPr>
            <w:tcW w:w="2226" w:type="dxa"/>
            <w:vAlign w:val="center"/>
          </w:tcPr>
          <w:p w14:paraId="5C6FB38D">
            <w:pPr>
              <w:snapToGrid w:val="0"/>
              <w:spacing w:before="70" w:after="70" w:line="240" w:lineRule="auto"/>
              <w:ind w:firstLine="0"/>
              <w:jc w:val="left"/>
              <w:rPr>
                <w:sz w:val="21"/>
              </w:rPr>
            </w:pPr>
            <w:r>
              <w:rPr>
                <w:sz w:val="21"/>
                <w:szCs w:val="21"/>
              </w:rPr>
              <w:t>影像重叠度应满足要求</w:t>
            </w:r>
          </w:p>
        </w:tc>
        <w:tc>
          <w:tcPr>
            <w:tcW w:w="2149" w:type="dxa"/>
            <w:vAlign w:val="center"/>
          </w:tcPr>
          <w:p w14:paraId="44480249">
            <w:pPr>
              <w:snapToGrid w:val="0"/>
              <w:spacing w:before="70" w:after="70" w:line="240" w:lineRule="auto"/>
              <w:ind w:firstLine="0"/>
              <w:jc w:val="left"/>
              <w:rPr>
                <w:sz w:val="21"/>
              </w:rPr>
            </w:pPr>
            <w:r>
              <w:rPr>
                <w:sz w:val="21"/>
                <w:szCs w:val="21"/>
              </w:rPr>
              <w:t>航向 ≥70%、旁向 ≥50%</w:t>
            </w:r>
          </w:p>
        </w:tc>
        <w:tc>
          <w:tcPr>
            <w:tcW w:w="1243" w:type="dxa"/>
            <w:vAlign w:val="center"/>
          </w:tcPr>
          <w:p w14:paraId="198C9119">
            <w:pPr>
              <w:snapToGrid w:val="0"/>
              <w:spacing w:before="70" w:after="70" w:line="240" w:lineRule="auto"/>
              <w:ind w:firstLine="0"/>
              <w:jc w:val="center"/>
              <w:rPr>
                <w:sz w:val="21"/>
              </w:rPr>
            </w:pPr>
            <w:r>
              <w:rPr>
                <w:sz w:val="21"/>
                <w:szCs w:val="21"/>
              </w:rPr>
              <w:t>2.5.1.10</w:t>
            </w:r>
          </w:p>
        </w:tc>
        <w:tc>
          <w:tcPr>
            <w:tcW w:w="1596" w:type="dxa"/>
            <w:vAlign w:val="center"/>
          </w:tcPr>
          <w:p w14:paraId="40A7391C">
            <w:pPr>
              <w:snapToGrid w:val="0"/>
              <w:spacing w:before="70" w:after="70" w:line="240" w:lineRule="auto"/>
              <w:ind w:firstLine="0"/>
              <w:jc w:val="left"/>
              <w:rPr>
                <w:sz w:val="21"/>
              </w:rPr>
            </w:pPr>
            <w:r>
              <w:rPr>
                <w:sz w:val="21"/>
                <w:szCs w:val="21"/>
              </w:rPr>
              <w:t>查重叠度统计</w:t>
            </w:r>
          </w:p>
        </w:tc>
      </w:tr>
      <w:tr w14:paraId="573B5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D4F3DE">
            <w:pPr>
              <w:snapToGrid w:val="0"/>
              <w:spacing w:before="70" w:after="70" w:line="240" w:lineRule="auto"/>
              <w:ind w:firstLine="0"/>
              <w:jc w:val="center"/>
              <w:rPr>
                <w:sz w:val="21"/>
              </w:rPr>
            </w:pPr>
            <w:r>
              <w:rPr>
                <w:sz w:val="21"/>
                <w:szCs w:val="21"/>
              </w:rPr>
              <w:t>6</w:t>
            </w:r>
          </w:p>
        </w:tc>
        <w:tc>
          <w:tcPr>
            <w:tcW w:w="1496" w:type="dxa"/>
            <w:vAlign w:val="center"/>
          </w:tcPr>
          <w:p w14:paraId="459C6689">
            <w:pPr>
              <w:snapToGrid w:val="0"/>
              <w:spacing w:before="70" w:after="70" w:line="240" w:lineRule="auto"/>
              <w:ind w:firstLine="0"/>
              <w:jc w:val="center"/>
              <w:rPr>
                <w:sz w:val="21"/>
              </w:rPr>
            </w:pPr>
            <w:r>
              <w:rPr>
                <w:sz w:val="21"/>
                <w:szCs w:val="21"/>
              </w:rPr>
              <w:t>摄影测量作业规范</w:t>
            </w:r>
          </w:p>
        </w:tc>
        <w:tc>
          <w:tcPr>
            <w:tcW w:w="2226" w:type="dxa"/>
            <w:vAlign w:val="center"/>
          </w:tcPr>
          <w:p w14:paraId="1C167C46">
            <w:pPr>
              <w:snapToGrid w:val="0"/>
              <w:spacing w:before="70" w:after="70" w:line="240" w:lineRule="auto"/>
              <w:ind w:firstLine="0"/>
              <w:jc w:val="left"/>
              <w:rPr>
                <w:sz w:val="21"/>
              </w:rPr>
            </w:pPr>
            <w:r>
              <w:rPr>
                <w:sz w:val="21"/>
                <w:szCs w:val="21"/>
              </w:rPr>
              <w:t>应布设足够数量控制点</w:t>
            </w:r>
          </w:p>
        </w:tc>
        <w:tc>
          <w:tcPr>
            <w:tcW w:w="2149" w:type="dxa"/>
            <w:vAlign w:val="center"/>
          </w:tcPr>
          <w:p w14:paraId="25AA4F7D">
            <w:pPr>
              <w:snapToGrid w:val="0"/>
              <w:spacing w:before="70" w:after="70" w:line="240" w:lineRule="auto"/>
              <w:ind w:firstLine="0"/>
              <w:jc w:val="left"/>
              <w:rPr>
                <w:sz w:val="21"/>
              </w:rPr>
            </w:pPr>
            <w:r>
              <w:rPr>
                <w:sz w:val="21"/>
                <w:szCs w:val="21"/>
              </w:rPr>
              <w:t>每站 ≥6 个，均匀分布</w:t>
            </w:r>
          </w:p>
        </w:tc>
        <w:tc>
          <w:tcPr>
            <w:tcW w:w="1243" w:type="dxa"/>
            <w:vAlign w:val="center"/>
          </w:tcPr>
          <w:p w14:paraId="11B841E2">
            <w:pPr>
              <w:snapToGrid w:val="0"/>
              <w:spacing w:before="70" w:after="70" w:line="240" w:lineRule="auto"/>
              <w:ind w:firstLine="0"/>
              <w:jc w:val="center"/>
              <w:rPr>
                <w:sz w:val="21"/>
              </w:rPr>
            </w:pPr>
            <w:r>
              <w:rPr>
                <w:sz w:val="21"/>
                <w:szCs w:val="21"/>
              </w:rPr>
              <w:t>2.5.1.4</w:t>
            </w:r>
          </w:p>
        </w:tc>
        <w:tc>
          <w:tcPr>
            <w:tcW w:w="1596" w:type="dxa"/>
            <w:vAlign w:val="center"/>
          </w:tcPr>
          <w:p w14:paraId="64C43BEA">
            <w:pPr>
              <w:snapToGrid w:val="0"/>
              <w:spacing w:before="70" w:after="70" w:line="240" w:lineRule="auto"/>
              <w:ind w:firstLine="0"/>
              <w:jc w:val="left"/>
              <w:rPr>
                <w:sz w:val="21"/>
              </w:rPr>
            </w:pPr>
            <w:r>
              <w:rPr>
                <w:sz w:val="21"/>
                <w:szCs w:val="21"/>
              </w:rPr>
              <w:t>查点位图</w:t>
            </w:r>
          </w:p>
        </w:tc>
      </w:tr>
      <w:tr w14:paraId="62C4B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A2039E">
            <w:pPr>
              <w:snapToGrid w:val="0"/>
              <w:spacing w:before="70" w:after="70" w:line="240" w:lineRule="auto"/>
              <w:ind w:firstLine="0"/>
              <w:jc w:val="center"/>
              <w:rPr>
                <w:sz w:val="21"/>
              </w:rPr>
            </w:pPr>
            <w:r>
              <w:rPr>
                <w:sz w:val="21"/>
                <w:szCs w:val="21"/>
              </w:rPr>
              <w:t>7</w:t>
            </w:r>
          </w:p>
        </w:tc>
        <w:tc>
          <w:tcPr>
            <w:tcW w:w="1496" w:type="dxa"/>
            <w:vAlign w:val="center"/>
          </w:tcPr>
          <w:p w14:paraId="31718896">
            <w:pPr>
              <w:snapToGrid w:val="0"/>
              <w:spacing w:before="70" w:after="70" w:line="240" w:lineRule="auto"/>
              <w:ind w:firstLine="0"/>
              <w:jc w:val="center"/>
              <w:rPr>
                <w:sz w:val="21"/>
              </w:rPr>
            </w:pPr>
            <w:r>
              <w:rPr>
                <w:sz w:val="21"/>
                <w:szCs w:val="21"/>
              </w:rPr>
              <w:t>摄影测量作业规范</w:t>
            </w:r>
          </w:p>
        </w:tc>
        <w:tc>
          <w:tcPr>
            <w:tcW w:w="2226" w:type="dxa"/>
            <w:vAlign w:val="center"/>
          </w:tcPr>
          <w:p w14:paraId="6B91A134">
            <w:pPr>
              <w:snapToGrid w:val="0"/>
              <w:spacing w:before="70" w:after="70" w:line="240" w:lineRule="auto"/>
              <w:ind w:firstLine="0"/>
              <w:jc w:val="left"/>
              <w:rPr>
                <w:sz w:val="21"/>
              </w:rPr>
            </w:pPr>
            <w:r>
              <w:rPr>
                <w:sz w:val="21"/>
                <w:szCs w:val="21"/>
              </w:rPr>
              <w:t>应进行相机检校</w:t>
            </w:r>
          </w:p>
        </w:tc>
        <w:tc>
          <w:tcPr>
            <w:tcW w:w="2149" w:type="dxa"/>
            <w:vAlign w:val="center"/>
          </w:tcPr>
          <w:p w14:paraId="4CE2495E">
            <w:pPr>
              <w:snapToGrid w:val="0"/>
              <w:spacing w:before="70" w:after="70" w:line="240" w:lineRule="auto"/>
              <w:ind w:firstLine="0"/>
              <w:jc w:val="left"/>
              <w:rPr>
                <w:sz w:val="21"/>
              </w:rPr>
            </w:pPr>
            <w:r>
              <w:rPr>
                <w:sz w:val="21"/>
                <w:szCs w:val="21"/>
              </w:rPr>
              <w:t>分区标定 + 全参数自检校</w:t>
            </w:r>
          </w:p>
        </w:tc>
        <w:tc>
          <w:tcPr>
            <w:tcW w:w="1243" w:type="dxa"/>
            <w:vAlign w:val="center"/>
          </w:tcPr>
          <w:p w14:paraId="20257032">
            <w:pPr>
              <w:snapToGrid w:val="0"/>
              <w:spacing w:before="70" w:after="70" w:line="240" w:lineRule="auto"/>
              <w:ind w:firstLine="0"/>
              <w:jc w:val="center"/>
              <w:rPr>
                <w:sz w:val="21"/>
              </w:rPr>
            </w:pPr>
            <w:r>
              <w:rPr>
                <w:sz w:val="21"/>
                <w:szCs w:val="21"/>
              </w:rPr>
              <w:t>1.3.1、2.5.1.12</w:t>
            </w:r>
          </w:p>
        </w:tc>
        <w:tc>
          <w:tcPr>
            <w:tcW w:w="1596" w:type="dxa"/>
            <w:vAlign w:val="center"/>
          </w:tcPr>
          <w:p w14:paraId="574DE7DC">
            <w:pPr>
              <w:snapToGrid w:val="0"/>
              <w:spacing w:before="70" w:after="70" w:line="240" w:lineRule="auto"/>
              <w:ind w:firstLine="0"/>
              <w:jc w:val="left"/>
              <w:rPr>
                <w:sz w:val="21"/>
              </w:rPr>
            </w:pPr>
            <w:r>
              <w:rPr>
                <w:sz w:val="21"/>
                <w:szCs w:val="21"/>
              </w:rPr>
              <w:t>查检校报告</w:t>
            </w:r>
          </w:p>
        </w:tc>
      </w:tr>
      <w:tr w14:paraId="408A8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FC11F91">
            <w:pPr>
              <w:snapToGrid w:val="0"/>
              <w:spacing w:before="70" w:after="70" w:line="240" w:lineRule="auto"/>
              <w:ind w:firstLine="0"/>
              <w:jc w:val="center"/>
              <w:rPr>
                <w:sz w:val="21"/>
              </w:rPr>
            </w:pPr>
            <w:r>
              <w:rPr>
                <w:sz w:val="21"/>
                <w:szCs w:val="21"/>
              </w:rPr>
              <w:t>8</w:t>
            </w:r>
          </w:p>
        </w:tc>
        <w:tc>
          <w:tcPr>
            <w:tcW w:w="1496" w:type="dxa"/>
            <w:vAlign w:val="center"/>
          </w:tcPr>
          <w:p w14:paraId="1EE4C4A3">
            <w:pPr>
              <w:snapToGrid w:val="0"/>
              <w:spacing w:before="70" w:after="70" w:line="240" w:lineRule="auto"/>
              <w:ind w:firstLine="0"/>
              <w:jc w:val="center"/>
              <w:rPr>
                <w:sz w:val="21"/>
              </w:rPr>
            </w:pPr>
            <w:r>
              <w:rPr>
                <w:sz w:val="21"/>
                <w:szCs w:val="21"/>
              </w:rPr>
              <w:t>摄影测量作业规范</w:t>
            </w:r>
          </w:p>
        </w:tc>
        <w:tc>
          <w:tcPr>
            <w:tcW w:w="2226" w:type="dxa"/>
            <w:vAlign w:val="center"/>
          </w:tcPr>
          <w:p w14:paraId="49585537">
            <w:pPr>
              <w:snapToGrid w:val="0"/>
              <w:spacing w:before="70" w:after="70" w:line="240" w:lineRule="auto"/>
              <w:ind w:firstLine="0"/>
              <w:jc w:val="left"/>
              <w:rPr>
                <w:sz w:val="21"/>
              </w:rPr>
            </w:pPr>
            <w:r>
              <w:rPr>
                <w:sz w:val="21"/>
                <w:szCs w:val="21"/>
              </w:rPr>
              <w:t>成果精度应以检查点评定</w:t>
            </w:r>
          </w:p>
        </w:tc>
        <w:tc>
          <w:tcPr>
            <w:tcW w:w="2149" w:type="dxa"/>
            <w:vAlign w:val="center"/>
          </w:tcPr>
          <w:p w14:paraId="5CC9FB11">
            <w:pPr>
              <w:snapToGrid w:val="0"/>
              <w:spacing w:before="70" w:after="70" w:line="240" w:lineRule="auto"/>
              <w:ind w:firstLine="0"/>
              <w:jc w:val="left"/>
              <w:rPr>
                <w:sz w:val="21"/>
              </w:rPr>
            </w:pPr>
            <w:r>
              <w:rPr>
                <w:sz w:val="21"/>
                <w:szCs w:val="21"/>
              </w:rPr>
              <w:t>独立检查点 ≥10%</w:t>
            </w:r>
          </w:p>
        </w:tc>
        <w:tc>
          <w:tcPr>
            <w:tcW w:w="1243" w:type="dxa"/>
            <w:vAlign w:val="center"/>
          </w:tcPr>
          <w:p w14:paraId="4BB19E15">
            <w:pPr>
              <w:snapToGrid w:val="0"/>
              <w:spacing w:before="70" w:after="70" w:line="240" w:lineRule="auto"/>
              <w:ind w:firstLine="0"/>
              <w:jc w:val="center"/>
              <w:rPr>
                <w:sz w:val="21"/>
              </w:rPr>
            </w:pPr>
            <w:r>
              <w:rPr>
                <w:sz w:val="21"/>
                <w:szCs w:val="21"/>
              </w:rPr>
              <w:t>2.5.1.20</w:t>
            </w:r>
          </w:p>
        </w:tc>
        <w:tc>
          <w:tcPr>
            <w:tcW w:w="1596" w:type="dxa"/>
            <w:vAlign w:val="center"/>
          </w:tcPr>
          <w:p w14:paraId="780A5C79">
            <w:pPr>
              <w:snapToGrid w:val="0"/>
              <w:spacing w:before="70" w:after="70" w:line="240" w:lineRule="auto"/>
              <w:ind w:firstLine="0"/>
              <w:jc w:val="left"/>
              <w:rPr>
                <w:sz w:val="21"/>
              </w:rPr>
            </w:pPr>
            <w:r>
              <w:rPr>
                <w:sz w:val="21"/>
                <w:szCs w:val="21"/>
              </w:rPr>
              <w:t>查精度评定表</w:t>
            </w:r>
          </w:p>
        </w:tc>
      </w:tr>
      <w:tr w14:paraId="0B879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6E2D5D">
            <w:pPr>
              <w:snapToGrid w:val="0"/>
              <w:spacing w:before="70" w:after="70" w:line="240" w:lineRule="auto"/>
              <w:ind w:firstLine="0"/>
              <w:jc w:val="center"/>
              <w:rPr>
                <w:sz w:val="21"/>
              </w:rPr>
            </w:pPr>
            <w:r>
              <w:rPr>
                <w:sz w:val="21"/>
                <w:szCs w:val="21"/>
              </w:rPr>
              <w:t>9</w:t>
            </w:r>
          </w:p>
        </w:tc>
        <w:tc>
          <w:tcPr>
            <w:tcW w:w="1496" w:type="dxa"/>
            <w:vAlign w:val="center"/>
          </w:tcPr>
          <w:p w14:paraId="03CF1E5B">
            <w:pPr>
              <w:snapToGrid w:val="0"/>
              <w:spacing w:before="70" w:after="70" w:line="240" w:lineRule="auto"/>
              <w:ind w:firstLine="0"/>
              <w:jc w:val="center"/>
              <w:rPr>
                <w:sz w:val="21"/>
              </w:rPr>
            </w:pPr>
            <w:r>
              <w:rPr>
                <w:sz w:val="21"/>
                <w:szCs w:val="21"/>
              </w:rPr>
              <w:t>三维激光扫描规程</w:t>
            </w:r>
          </w:p>
        </w:tc>
        <w:tc>
          <w:tcPr>
            <w:tcW w:w="2226" w:type="dxa"/>
            <w:vAlign w:val="center"/>
          </w:tcPr>
          <w:p w14:paraId="3BCC4D2B">
            <w:pPr>
              <w:snapToGrid w:val="0"/>
              <w:spacing w:before="70" w:after="70" w:line="240" w:lineRule="auto"/>
              <w:ind w:firstLine="0"/>
              <w:jc w:val="left"/>
              <w:rPr>
                <w:sz w:val="21"/>
              </w:rPr>
            </w:pPr>
            <w:r>
              <w:rPr>
                <w:sz w:val="21"/>
                <w:szCs w:val="21"/>
              </w:rPr>
              <w:t>扫描站应保证足够重叠</w:t>
            </w:r>
          </w:p>
        </w:tc>
        <w:tc>
          <w:tcPr>
            <w:tcW w:w="2149" w:type="dxa"/>
            <w:vAlign w:val="center"/>
          </w:tcPr>
          <w:p w14:paraId="27B948BC">
            <w:pPr>
              <w:snapToGrid w:val="0"/>
              <w:spacing w:before="70" w:after="70" w:line="240" w:lineRule="auto"/>
              <w:ind w:firstLine="0"/>
              <w:jc w:val="left"/>
              <w:rPr>
                <w:sz w:val="21"/>
              </w:rPr>
            </w:pPr>
            <w:r>
              <w:rPr>
                <w:sz w:val="21"/>
                <w:szCs w:val="21"/>
              </w:rPr>
              <w:t>相邻站重叠 ≥30%</w:t>
            </w:r>
          </w:p>
        </w:tc>
        <w:tc>
          <w:tcPr>
            <w:tcW w:w="1243" w:type="dxa"/>
            <w:vAlign w:val="center"/>
          </w:tcPr>
          <w:p w14:paraId="0A280D2C">
            <w:pPr>
              <w:snapToGrid w:val="0"/>
              <w:spacing w:before="70" w:after="70" w:line="240" w:lineRule="auto"/>
              <w:ind w:firstLine="0"/>
              <w:jc w:val="center"/>
              <w:rPr>
                <w:sz w:val="21"/>
              </w:rPr>
            </w:pPr>
            <w:r>
              <w:rPr>
                <w:sz w:val="21"/>
                <w:szCs w:val="21"/>
              </w:rPr>
              <w:t>2.5.2.14</w:t>
            </w:r>
          </w:p>
        </w:tc>
        <w:tc>
          <w:tcPr>
            <w:tcW w:w="1596" w:type="dxa"/>
            <w:vAlign w:val="center"/>
          </w:tcPr>
          <w:p w14:paraId="3D8DFF4A">
            <w:pPr>
              <w:snapToGrid w:val="0"/>
              <w:spacing w:before="70" w:after="70" w:line="240" w:lineRule="auto"/>
              <w:ind w:firstLine="0"/>
              <w:jc w:val="left"/>
              <w:rPr>
                <w:sz w:val="21"/>
              </w:rPr>
            </w:pPr>
            <w:r>
              <w:rPr>
                <w:sz w:val="21"/>
                <w:szCs w:val="21"/>
              </w:rPr>
              <w:t>查拼接报告</w:t>
            </w:r>
          </w:p>
        </w:tc>
      </w:tr>
      <w:tr w14:paraId="44BC0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CB0A110">
            <w:pPr>
              <w:snapToGrid w:val="0"/>
              <w:spacing w:before="70" w:after="70" w:line="240" w:lineRule="auto"/>
              <w:ind w:firstLine="0"/>
              <w:jc w:val="center"/>
              <w:rPr>
                <w:sz w:val="21"/>
              </w:rPr>
            </w:pPr>
            <w:r>
              <w:rPr>
                <w:sz w:val="21"/>
                <w:szCs w:val="21"/>
              </w:rPr>
              <w:t>10</w:t>
            </w:r>
          </w:p>
        </w:tc>
        <w:tc>
          <w:tcPr>
            <w:tcW w:w="1496" w:type="dxa"/>
            <w:vAlign w:val="center"/>
          </w:tcPr>
          <w:p w14:paraId="4F1FE3EA">
            <w:pPr>
              <w:snapToGrid w:val="0"/>
              <w:spacing w:before="70" w:after="70" w:line="240" w:lineRule="auto"/>
              <w:ind w:firstLine="0"/>
              <w:jc w:val="center"/>
              <w:rPr>
                <w:sz w:val="21"/>
              </w:rPr>
            </w:pPr>
            <w:r>
              <w:rPr>
                <w:sz w:val="21"/>
                <w:szCs w:val="21"/>
              </w:rPr>
              <w:t>三维激光扫描规程</w:t>
            </w:r>
          </w:p>
        </w:tc>
        <w:tc>
          <w:tcPr>
            <w:tcW w:w="2226" w:type="dxa"/>
            <w:vAlign w:val="center"/>
          </w:tcPr>
          <w:p w14:paraId="157760A7">
            <w:pPr>
              <w:snapToGrid w:val="0"/>
              <w:spacing w:before="70" w:after="70" w:line="240" w:lineRule="auto"/>
              <w:ind w:firstLine="0"/>
              <w:jc w:val="left"/>
              <w:rPr>
                <w:sz w:val="21"/>
              </w:rPr>
            </w:pPr>
            <w:r>
              <w:rPr>
                <w:sz w:val="21"/>
                <w:szCs w:val="21"/>
              </w:rPr>
              <w:t>应进行标靶配准与误差检查</w:t>
            </w:r>
          </w:p>
        </w:tc>
        <w:tc>
          <w:tcPr>
            <w:tcW w:w="2149" w:type="dxa"/>
            <w:vAlign w:val="center"/>
          </w:tcPr>
          <w:p w14:paraId="1FC39593">
            <w:pPr>
              <w:snapToGrid w:val="0"/>
              <w:spacing w:before="70" w:after="70" w:line="240" w:lineRule="auto"/>
              <w:ind w:firstLine="0"/>
              <w:jc w:val="left"/>
              <w:rPr>
                <w:sz w:val="21"/>
              </w:rPr>
            </w:pPr>
            <w:r>
              <w:rPr>
                <w:sz w:val="21"/>
                <w:szCs w:val="21"/>
              </w:rPr>
              <w:t>标靶配准 + 残差统计</w:t>
            </w:r>
          </w:p>
        </w:tc>
        <w:tc>
          <w:tcPr>
            <w:tcW w:w="1243" w:type="dxa"/>
            <w:vAlign w:val="center"/>
          </w:tcPr>
          <w:p w14:paraId="2D4DF701">
            <w:pPr>
              <w:snapToGrid w:val="0"/>
              <w:spacing w:before="70" w:after="70" w:line="240" w:lineRule="auto"/>
              <w:ind w:firstLine="0"/>
              <w:jc w:val="center"/>
              <w:rPr>
                <w:sz w:val="21"/>
              </w:rPr>
            </w:pPr>
            <w:r>
              <w:rPr>
                <w:sz w:val="21"/>
                <w:szCs w:val="21"/>
              </w:rPr>
              <w:t>2.5.2.12</w:t>
            </w:r>
          </w:p>
        </w:tc>
        <w:tc>
          <w:tcPr>
            <w:tcW w:w="1596" w:type="dxa"/>
            <w:vAlign w:val="center"/>
          </w:tcPr>
          <w:p w14:paraId="2309A999">
            <w:pPr>
              <w:snapToGrid w:val="0"/>
              <w:spacing w:before="70" w:after="70" w:line="240" w:lineRule="auto"/>
              <w:ind w:firstLine="0"/>
              <w:jc w:val="left"/>
              <w:rPr>
                <w:sz w:val="21"/>
              </w:rPr>
            </w:pPr>
            <w:r>
              <w:rPr>
                <w:sz w:val="21"/>
                <w:szCs w:val="21"/>
              </w:rPr>
              <w:t>查残差表</w:t>
            </w:r>
          </w:p>
        </w:tc>
      </w:tr>
      <w:tr w14:paraId="378E2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D6B865">
            <w:pPr>
              <w:snapToGrid w:val="0"/>
              <w:spacing w:before="70" w:after="70" w:line="240" w:lineRule="auto"/>
              <w:ind w:firstLine="0"/>
              <w:jc w:val="center"/>
              <w:rPr>
                <w:sz w:val="21"/>
              </w:rPr>
            </w:pPr>
            <w:r>
              <w:rPr>
                <w:sz w:val="21"/>
                <w:szCs w:val="21"/>
              </w:rPr>
              <w:t>11</w:t>
            </w:r>
          </w:p>
        </w:tc>
        <w:tc>
          <w:tcPr>
            <w:tcW w:w="1496" w:type="dxa"/>
            <w:vAlign w:val="center"/>
          </w:tcPr>
          <w:p w14:paraId="546CE3F7">
            <w:pPr>
              <w:snapToGrid w:val="0"/>
              <w:spacing w:before="70" w:after="70" w:line="240" w:lineRule="auto"/>
              <w:ind w:firstLine="0"/>
              <w:jc w:val="center"/>
              <w:rPr>
                <w:sz w:val="21"/>
              </w:rPr>
            </w:pPr>
            <w:r>
              <w:rPr>
                <w:sz w:val="21"/>
                <w:szCs w:val="21"/>
              </w:rPr>
              <w:t>三维激光扫描规程</w:t>
            </w:r>
          </w:p>
        </w:tc>
        <w:tc>
          <w:tcPr>
            <w:tcW w:w="2226" w:type="dxa"/>
            <w:vAlign w:val="center"/>
          </w:tcPr>
          <w:p w14:paraId="70725C82">
            <w:pPr>
              <w:snapToGrid w:val="0"/>
              <w:spacing w:before="70" w:after="70" w:line="240" w:lineRule="auto"/>
              <w:ind w:firstLine="0"/>
              <w:jc w:val="left"/>
              <w:rPr>
                <w:sz w:val="21"/>
              </w:rPr>
            </w:pPr>
            <w:r>
              <w:rPr>
                <w:sz w:val="21"/>
                <w:szCs w:val="21"/>
              </w:rPr>
              <w:t>点云应去噪与抽稀</w:t>
            </w:r>
          </w:p>
        </w:tc>
        <w:tc>
          <w:tcPr>
            <w:tcW w:w="2149" w:type="dxa"/>
            <w:vAlign w:val="center"/>
          </w:tcPr>
          <w:p w14:paraId="6E53E900">
            <w:pPr>
              <w:snapToGrid w:val="0"/>
              <w:spacing w:before="70" w:after="70" w:line="240" w:lineRule="auto"/>
              <w:ind w:firstLine="0"/>
              <w:jc w:val="left"/>
              <w:rPr>
                <w:sz w:val="21"/>
              </w:rPr>
            </w:pPr>
            <w:r>
              <w:rPr>
                <w:sz w:val="21"/>
                <w:szCs w:val="21"/>
              </w:rPr>
              <w:t>统计滤波 + 体素抽稀</w:t>
            </w:r>
          </w:p>
        </w:tc>
        <w:tc>
          <w:tcPr>
            <w:tcW w:w="1243" w:type="dxa"/>
            <w:vAlign w:val="center"/>
          </w:tcPr>
          <w:p w14:paraId="241E95EB">
            <w:pPr>
              <w:snapToGrid w:val="0"/>
              <w:spacing w:before="70" w:after="70" w:line="240" w:lineRule="auto"/>
              <w:ind w:firstLine="0"/>
              <w:jc w:val="center"/>
              <w:rPr>
                <w:sz w:val="21"/>
              </w:rPr>
            </w:pPr>
            <w:r>
              <w:rPr>
                <w:sz w:val="21"/>
                <w:szCs w:val="21"/>
              </w:rPr>
              <w:t>2.5.4.5</w:t>
            </w:r>
          </w:p>
        </w:tc>
        <w:tc>
          <w:tcPr>
            <w:tcW w:w="1596" w:type="dxa"/>
            <w:vAlign w:val="center"/>
          </w:tcPr>
          <w:p w14:paraId="446A2805">
            <w:pPr>
              <w:snapToGrid w:val="0"/>
              <w:spacing w:before="70" w:after="70" w:line="240" w:lineRule="auto"/>
              <w:ind w:firstLine="0"/>
              <w:jc w:val="left"/>
              <w:rPr>
                <w:sz w:val="21"/>
              </w:rPr>
            </w:pPr>
            <w:r>
              <w:rPr>
                <w:sz w:val="21"/>
                <w:szCs w:val="21"/>
              </w:rPr>
              <w:t>查处理日志</w:t>
            </w:r>
          </w:p>
        </w:tc>
      </w:tr>
      <w:tr w14:paraId="1C9DD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3299624">
            <w:pPr>
              <w:snapToGrid w:val="0"/>
              <w:spacing w:before="70" w:after="70" w:line="240" w:lineRule="auto"/>
              <w:ind w:firstLine="0"/>
              <w:jc w:val="center"/>
              <w:rPr>
                <w:sz w:val="21"/>
              </w:rPr>
            </w:pPr>
            <w:r>
              <w:rPr>
                <w:sz w:val="21"/>
                <w:szCs w:val="21"/>
              </w:rPr>
              <w:t>12</w:t>
            </w:r>
          </w:p>
        </w:tc>
        <w:tc>
          <w:tcPr>
            <w:tcW w:w="1496" w:type="dxa"/>
            <w:vAlign w:val="center"/>
          </w:tcPr>
          <w:p w14:paraId="4D71CB14">
            <w:pPr>
              <w:snapToGrid w:val="0"/>
              <w:spacing w:before="70" w:after="70" w:line="240" w:lineRule="auto"/>
              <w:ind w:firstLine="0"/>
              <w:jc w:val="center"/>
              <w:rPr>
                <w:sz w:val="21"/>
              </w:rPr>
            </w:pPr>
            <w:r>
              <w:rPr>
                <w:sz w:val="21"/>
                <w:szCs w:val="21"/>
              </w:rPr>
              <w:t>三维激光扫描规程</w:t>
            </w:r>
          </w:p>
        </w:tc>
        <w:tc>
          <w:tcPr>
            <w:tcW w:w="2226" w:type="dxa"/>
            <w:vAlign w:val="center"/>
          </w:tcPr>
          <w:p w14:paraId="21889C9A">
            <w:pPr>
              <w:snapToGrid w:val="0"/>
              <w:spacing w:before="70" w:after="70" w:line="240" w:lineRule="auto"/>
              <w:ind w:firstLine="0"/>
              <w:jc w:val="left"/>
              <w:rPr>
                <w:sz w:val="21"/>
              </w:rPr>
            </w:pPr>
            <w:r>
              <w:rPr>
                <w:sz w:val="21"/>
                <w:szCs w:val="21"/>
              </w:rPr>
              <w:t>应记录环境条件</w:t>
            </w:r>
          </w:p>
        </w:tc>
        <w:tc>
          <w:tcPr>
            <w:tcW w:w="2149" w:type="dxa"/>
            <w:vAlign w:val="center"/>
          </w:tcPr>
          <w:p w14:paraId="10EC8DB9">
            <w:pPr>
              <w:snapToGrid w:val="0"/>
              <w:spacing w:before="70" w:after="70" w:line="240" w:lineRule="auto"/>
              <w:ind w:firstLine="0"/>
              <w:jc w:val="left"/>
              <w:rPr>
                <w:sz w:val="21"/>
              </w:rPr>
            </w:pPr>
            <w:r>
              <w:rPr>
                <w:sz w:val="21"/>
                <w:szCs w:val="21"/>
              </w:rPr>
              <w:t>温湿度气压同步记录</w:t>
            </w:r>
          </w:p>
        </w:tc>
        <w:tc>
          <w:tcPr>
            <w:tcW w:w="1243" w:type="dxa"/>
            <w:vAlign w:val="center"/>
          </w:tcPr>
          <w:p w14:paraId="5E05BA83">
            <w:pPr>
              <w:snapToGrid w:val="0"/>
              <w:spacing w:before="70" w:after="70" w:line="240" w:lineRule="auto"/>
              <w:ind w:firstLine="0"/>
              <w:jc w:val="center"/>
              <w:rPr>
                <w:sz w:val="21"/>
              </w:rPr>
            </w:pPr>
            <w:r>
              <w:rPr>
                <w:sz w:val="21"/>
                <w:szCs w:val="21"/>
              </w:rPr>
              <w:t>2.5.1.16</w:t>
            </w:r>
          </w:p>
        </w:tc>
        <w:tc>
          <w:tcPr>
            <w:tcW w:w="1596" w:type="dxa"/>
            <w:vAlign w:val="center"/>
          </w:tcPr>
          <w:p w14:paraId="1CD1184C">
            <w:pPr>
              <w:snapToGrid w:val="0"/>
              <w:spacing w:before="70" w:after="70" w:line="240" w:lineRule="auto"/>
              <w:ind w:firstLine="0"/>
              <w:jc w:val="left"/>
              <w:rPr>
                <w:sz w:val="21"/>
              </w:rPr>
            </w:pPr>
            <w:r>
              <w:rPr>
                <w:sz w:val="21"/>
                <w:szCs w:val="21"/>
              </w:rPr>
              <w:t>查环境记录</w:t>
            </w:r>
          </w:p>
        </w:tc>
      </w:tr>
      <w:tr w14:paraId="41560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DD64862">
            <w:pPr>
              <w:snapToGrid w:val="0"/>
              <w:spacing w:before="70" w:after="70" w:line="240" w:lineRule="auto"/>
              <w:ind w:firstLine="0"/>
              <w:jc w:val="center"/>
              <w:rPr>
                <w:sz w:val="21"/>
              </w:rPr>
            </w:pPr>
            <w:r>
              <w:rPr>
                <w:sz w:val="21"/>
                <w:szCs w:val="21"/>
              </w:rPr>
              <w:t>13</w:t>
            </w:r>
          </w:p>
        </w:tc>
        <w:tc>
          <w:tcPr>
            <w:tcW w:w="1496" w:type="dxa"/>
            <w:vAlign w:val="center"/>
          </w:tcPr>
          <w:p w14:paraId="50A3DC26">
            <w:pPr>
              <w:snapToGrid w:val="0"/>
              <w:spacing w:before="70" w:after="70" w:line="240" w:lineRule="auto"/>
              <w:ind w:firstLine="0"/>
              <w:jc w:val="center"/>
              <w:rPr>
                <w:sz w:val="21"/>
              </w:rPr>
            </w:pPr>
            <w:r>
              <w:rPr>
                <w:sz w:val="21"/>
                <w:szCs w:val="21"/>
              </w:rPr>
              <w:t>水工建筑物检测规程</w:t>
            </w:r>
          </w:p>
        </w:tc>
        <w:tc>
          <w:tcPr>
            <w:tcW w:w="2226" w:type="dxa"/>
            <w:vAlign w:val="center"/>
          </w:tcPr>
          <w:p w14:paraId="39418415">
            <w:pPr>
              <w:snapToGrid w:val="0"/>
              <w:spacing w:before="70" w:after="70" w:line="240" w:lineRule="auto"/>
              <w:ind w:firstLine="0"/>
              <w:jc w:val="left"/>
              <w:rPr>
                <w:sz w:val="21"/>
              </w:rPr>
            </w:pPr>
            <w:r>
              <w:rPr>
                <w:sz w:val="21"/>
                <w:szCs w:val="21"/>
              </w:rPr>
              <w:t>检测应覆盖全部过流面</w:t>
            </w:r>
          </w:p>
        </w:tc>
        <w:tc>
          <w:tcPr>
            <w:tcW w:w="2149" w:type="dxa"/>
            <w:vAlign w:val="center"/>
          </w:tcPr>
          <w:p w14:paraId="2174F126">
            <w:pPr>
              <w:snapToGrid w:val="0"/>
              <w:spacing w:before="70" w:after="70" w:line="240" w:lineRule="auto"/>
              <w:ind w:firstLine="0"/>
              <w:jc w:val="left"/>
              <w:rPr>
                <w:sz w:val="21"/>
              </w:rPr>
            </w:pPr>
            <w:r>
              <w:rPr>
                <w:sz w:val="21"/>
                <w:szCs w:val="21"/>
              </w:rPr>
              <w:t>分区网格化覆盖，覆盖率 ≥98%</w:t>
            </w:r>
          </w:p>
        </w:tc>
        <w:tc>
          <w:tcPr>
            <w:tcW w:w="1243" w:type="dxa"/>
            <w:vAlign w:val="center"/>
          </w:tcPr>
          <w:p w14:paraId="1E53F847">
            <w:pPr>
              <w:snapToGrid w:val="0"/>
              <w:spacing w:before="70" w:after="70" w:line="240" w:lineRule="auto"/>
              <w:ind w:firstLine="0"/>
              <w:jc w:val="center"/>
              <w:rPr>
                <w:sz w:val="21"/>
              </w:rPr>
            </w:pPr>
            <w:r>
              <w:rPr>
                <w:sz w:val="21"/>
                <w:szCs w:val="21"/>
              </w:rPr>
              <w:t>2.5.2.16</w:t>
            </w:r>
          </w:p>
        </w:tc>
        <w:tc>
          <w:tcPr>
            <w:tcW w:w="1596" w:type="dxa"/>
            <w:vAlign w:val="center"/>
          </w:tcPr>
          <w:p w14:paraId="16687B7C">
            <w:pPr>
              <w:snapToGrid w:val="0"/>
              <w:spacing w:before="70" w:after="70" w:line="240" w:lineRule="auto"/>
              <w:ind w:firstLine="0"/>
              <w:jc w:val="left"/>
              <w:rPr>
                <w:sz w:val="21"/>
              </w:rPr>
            </w:pPr>
            <w:r>
              <w:rPr>
                <w:sz w:val="21"/>
                <w:szCs w:val="21"/>
              </w:rPr>
              <w:t>查覆盖热力图</w:t>
            </w:r>
          </w:p>
        </w:tc>
      </w:tr>
      <w:tr w14:paraId="30BE4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C4A473B">
            <w:pPr>
              <w:snapToGrid w:val="0"/>
              <w:spacing w:before="70" w:after="70" w:line="240" w:lineRule="auto"/>
              <w:ind w:firstLine="0"/>
              <w:jc w:val="center"/>
              <w:rPr>
                <w:sz w:val="21"/>
              </w:rPr>
            </w:pPr>
            <w:r>
              <w:rPr>
                <w:sz w:val="21"/>
                <w:szCs w:val="21"/>
              </w:rPr>
              <w:t>14</w:t>
            </w:r>
          </w:p>
        </w:tc>
        <w:tc>
          <w:tcPr>
            <w:tcW w:w="1496" w:type="dxa"/>
            <w:vAlign w:val="center"/>
          </w:tcPr>
          <w:p w14:paraId="689B60FF">
            <w:pPr>
              <w:snapToGrid w:val="0"/>
              <w:spacing w:before="70" w:after="70" w:line="240" w:lineRule="auto"/>
              <w:ind w:firstLine="0"/>
              <w:jc w:val="center"/>
              <w:rPr>
                <w:sz w:val="21"/>
              </w:rPr>
            </w:pPr>
            <w:r>
              <w:rPr>
                <w:sz w:val="21"/>
                <w:szCs w:val="21"/>
              </w:rPr>
              <w:t>水工建筑物检测规程</w:t>
            </w:r>
          </w:p>
        </w:tc>
        <w:tc>
          <w:tcPr>
            <w:tcW w:w="2226" w:type="dxa"/>
            <w:vAlign w:val="center"/>
          </w:tcPr>
          <w:p w14:paraId="2BE50A2D">
            <w:pPr>
              <w:snapToGrid w:val="0"/>
              <w:spacing w:before="70" w:after="70" w:line="240" w:lineRule="auto"/>
              <w:ind w:firstLine="0"/>
              <w:jc w:val="left"/>
              <w:rPr>
                <w:sz w:val="21"/>
              </w:rPr>
            </w:pPr>
            <w:r>
              <w:rPr>
                <w:sz w:val="21"/>
                <w:szCs w:val="21"/>
              </w:rPr>
              <w:t>缺陷应分类分级记录</w:t>
            </w:r>
          </w:p>
        </w:tc>
        <w:tc>
          <w:tcPr>
            <w:tcW w:w="2149" w:type="dxa"/>
            <w:vAlign w:val="center"/>
          </w:tcPr>
          <w:p w14:paraId="0CC43DA3">
            <w:pPr>
              <w:snapToGrid w:val="0"/>
              <w:spacing w:before="70" w:after="70" w:line="240" w:lineRule="auto"/>
              <w:ind w:firstLine="0"/>
              <w:jc w:val="left"/>
              <w:rPr>
                <w:sz w:val="21"/>
              </w:rPr>
            </w:pPr>
            <w:r>
              <w:rPr>
                <w:sz w:val="21"/>
                <w:szCs w:val="21"/>
              </w:rPr>
              <w:t>编码 + 分级 + 定位</w:t>
            </w:r>
          </w:p>
        </w:tc>
        <w:tc>
          <w:tcPr>
            <w:tcW w:w="1243" w:type="dxa"/>
            <w:vAlign w:val="center"/>
          </w:tcPr>
          <w:p w14:paraId="5F7D4F29">
            <w:pPr>
              <w:snapToGrid w:val="0"/>
              <w:spacing w:before="70" w:after="70" w:line="240" w:lineRule="auto"/>
              <w:ind w:firstLine="0"/>
              <w:jc w:val="center"/>
              <w:rPr>
                <w:sz w:val="21"/>
              </w:rPr>
            </w:pPr>
            <w:r>
              <w:rPr>
                <w:sz w:val="21"/>
                <w:szCs w:val="21"/>
              </w:rPr>
              <w:t>2.5.3.26</w:t>
            </w:r>
          </w:p>
        </w:tc>
        <w:tc>
          <w:tcPr>
            <w:tcW w:w="1596" w:type="dxa"/>
            <w:vAlign w:val="center"/>
          </w:tcPr>
          <w:p w14:paraId="6552B388">
            <w:pPr>
              <w:snapToGrid w:val="0"/>
              <w:spacing w:before="70" w:after="70" w:line="240" w:lineRule="auto"/>
              <w:ind w:firstLine="0"/>
              <w:jc w:val="left"/>
              <w:rPr>
                <w:sz w:val="21"/>
              </w:rPr>
            </w:pPr>
            <w:r>
              <w:rPr>
                <w:sz w:val="21"/>
                <w:szCs w:val="21"/>
              </w:rPr>
              <w:t>查缺陷台账</w:t>
            </w:r>
          </w:p>
        </w:tc>
      </w:tr>
      <w:tr w14:paraId="20A18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ED7D2DD">
            <w:pPr>
              <w:snapToGrid w:val="0"/>
              <w:spacing w:before="70" w:after="70" w:line="240" w:lineRule="auto"/>
              <w:ind w:firstLine="0"/>
              <w:jc w:val="center"/>
              <w:rPr>
                <w:sz w:val="21"/>
              </w:rPr>
            </w:pPr>
            <w:r>
              <w:rPr>
                <w:sz w:val="21"/>
                <w:szCs w:val="21"/>
              </w:rPr>
              <w:t>15</w:t>
            </w:r>
          </w:p>
        </w:tc>
        <w:tc>
          <w:tcPr>
            <w:tcW w:w="1496" w:type="dxa"/>
            <w:vAlign w:val="center"/>
          </w:tcPr>
          <w:p w14:paraId="08C11924">
            <w:pPr>
              <w:snapToGrid w:val="0"/>
              <w:spacing w:before="70" w:after="70" w:line="240" w:lineRule="auto"/>
              <w:ind w:firstLine="0"/>
              <w:jc w:val="center"/>
              <w:rPr>
                <w:sz w:val="21"/>
              </w:rPr>
            </w:pPr>
            <w:r>
              <w:rPr>
                <w:sz w:val="21"/>
                <w:szCs w:val="21"/>
              </w:rPr>
              <w:t>水工建筑物检测规程</w:t>
            </w:r>
          </w:p>
        </w:tc>
        <w:tc>
          <w:tcPr>
            <w:tcW w:w="2226" w:type="dxa"/>
            <w:vAlign w:val="center"/>
          </w:tcPr>
          <w:p w14:paraId="72EE3E09">
            <w:pPr>
              <w:snapToGrid w:val="0"/>
              <w:spacing w:before="70" w:after="70" w:line="240" w:lineRule="auto"/>
              <w:ind w:firstLine="0"/>
              <w:jc w:val="left"/>
              <w:rPr>
                <w:sz w:val="21"/>
              </w:rPr>
            </w:pPr>
            <w:r>
              <w:rPr>
                <w:sz w:val="21"/>
                <w:szCs w:val="21"/>
              </w:rPr>
              <w:t>应评定结构损伤程度</w:t>
            </w:r>
          </w:p>
        </w:tc>
        <w:tc>
          <w:tcPr>
            <w:tcW w:w="2149" w:type="dxa"/>
            <w:vAlign w:val="center"/>
          </w:tcPr>
          <w:p w14:paraId="38CED5CF">
            <w:pPr>
              <w:snapToGrid w:val="0"/>
              <w:spacing w:before="70" w:after="70" w:line="240" w:lineRule="auto"/>
              <w:ind w:firstLine="0"/>
              <w:jc w:val="left"/>
              <w:rPr>
                <w:sz w:val="21"/>
              </w:rPr>
            </w:pPr>
            <w:r>
              <w:rPr>
                <w:sz w:val="21"/>
                <w:szCs w:val="21"/>
              </w:rPr>
              <w:t>几何量化 + 分级判定</w:t>
            </w:r>
          </w:p>
        </w:tc>
        <w:tc>
          <w:tcPr>
            <w:tcW w:w="1243" w:type="dxa"/>
            <w:vAlign w:val="center"/>
          </w:tcPr>
          <w:p w14:paraId="71ED2776">
            <w:pPr>
              <w:snapToGrid w:val="0"/>
              <w:spacing w:before="70" w:after="70" w:line="240" w:lineRule="auto"/>
              <w:ind w:firstLine="0"/>
              <w:jc w:val="center"/>
              <w:rPr>
                <w:sz w:val="21"/>
              </w:rPr>
            </w:pPr>
            <w:r>
              <w:rPr>
                <w:sz w:val="21"/>
                <w:szCs w:val="21"/>
              </w:rPr>
              <w:t>2.5.3.16</w:t>
            </w:r>
          </w:p>
        </w:tc>
        <w:tc>
          <w:tcPr>
            <w:tcW w:w="1596" w:type="dxa"/>
            <w:vAlign w:val="center"/>
          </w:tcPr>
          <w:p w14:paraId="320FBBBA">
            <w:pPr>
              <w:snapToGrid w:val="0"/>
              <w:spacing w:before="70" w:after="70" w:line="240" w:lineRule="auto"/>
              <w:ind w:firstLine="0"/>
              <w:jc w:val="left"/>
              <w:rPr>
                <w:sz w:val="21"/>
              </w:rPr>
            </w:pPr>
            <w:r>
              <w:rPr>
                <w:sz w:val="21"/>
                <w:szCs w:val="21"/>
              </w:rPr>
              <w:t>查评定表</w:t>
            </w:r>
          </w:p>
        </w:tc>
      </w:tr>
      <w:tr w14:paraId="5D590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0544907">
            <w:pPr>
              <w:snapToGrid w:val="0"/>
              <w:spacing w:before="70" w:after="70" w:line="240" w:lineRule="auto"/>
              <w:ind w:firstLine="0"/>
              <w:jc w:val="center"/>
              <w:rPr>
                <w:sz w:val="21"/>
              </w:rPr>
            </w:pPr>
            <w:r>
              <w:rPr>
                <w:sz w:val="21"/>
                <w:szCs w:val="21"/>
              </w:rPr>
              <w:t>16</w:t>
            </w:r>
          </w:p>
        </w:tc>
        <w:tc>
          <w:tcPr>
            <w:tcW w:w="1496" w:type="dxa"/>
            <w:vAlign w:val="center"/>
          </w:tcPr>
          <w:p w14:paraId="6C827F9C">
            <w:pPr>
              <w:snapToGrid w:val="0"/>
              <w:spacing w:before="70" w:after="70" w:line="240" w:lineRule="auto"/>
              <w:ind w:firstLine="0"/>
              <w:jc w:val="center"/>
              <w:rPr>
                <w:sz w:val="21"/>
              </w:rPr>
            </w:pPr>
            <w:r>
              <w:rPr>
                <w:sz w:val="21"/>
                <w:szCs w:val="21"/>
              </w:rPr>
              <w:t>水工建筑物检测规程</w:t>
            </w:r>
          </w:p>
        </w:tc>
        <w:tc>
          <w:tcPr>
            <w:tcW w:w="2226" w:type="dxa"/>
            <w:vAlign w:val="center"/>
          </w:tcPr>
          <w:p w14:paraId="65667D6E">
            <w:pPr>
              <w:snapToGrid w:val="0"/>
              <w:spacing w:before="70" w:after="70" w:line="240" w:lineRule="auto"/>
              <w:ind w:firstLine="0"/>
              <w:jc w:val="left"/>
              <w:rPr>
                <w:sz w:val="21"/>
              </w:rPr>
            </w:pPr>
            <w:r>
              <w:rPr>
                <w:sz w:val="21"/>
                <w:szCs w:val="21"/>
              </w:rPr>
              <w:t>应提出处理建议</w:t>
            </w:r>
          </w:p>
        </w:tc>
        <w:tc>
          <w:tcPr>
            <w:tcW w:w="2149" w:type="dxa"/>
            <w:vAlign w:val="center"/>
          </w:tcPr>
          <w:p w14:paraId="27E6C53F">
            <w:pPr>
              <w:snapToGrid w:val="0"/>
              <w:spacing w:before="70" w:after="70" w:line="240" w:lineRule="auto"/>
              <w:ind w:firstLine="0"/>
              <w:jc w:val="left"/>
              <w:rPr>
                <w:sz w:val="21"/>
              </w:rPr>
            </w:pPr>
            <w:r>
              <w:rPr>
                <w:sz w:val="21"/>
                <w:szCs w:val="21"/>
              </w:rPr>
              <w:t>按缺陷类型给出建议</w:t>
            </w:r>
          </w:p>
        </w:tc>
        <w:tc>
          <w:tcPr>
            <w:tcW w:w="1243" w:type="dxa"/>
            <w:vAlign w:val="center"/>
          </w:tcPr>
          <w:p w14:paraId="5B29C505">
            <w:pPr>
              <w:snapToGrid w:val="0"/>
              <w:spacing w:before="70" w:after="70" w:line="240" w:lineRule="auto"/>
              <w:ind w:firstLine="0"/>
              <w:jc w:val="center"/>
              <w:rPr>
                <w:sz w:val="21"/>
              </w:rPr>
            </w:pPr>
            <w:r>
              <w:rPr>
                <w:sz w:val="21"/>
                <w:szCs w:val="21"/>
              </w:rPr>
              <w:t>2.5.3.27</w:t>
            </w:r>
          </w:p>
        </w:tc>
        <w:tc>
          <w:tcPr>
            <w:tcW w:w="1596" w:type="dxa"/>
            <w:vAlign w:val="center"/>
          </w:tcPr>
          <w:p w14:paraId="6C78476D">
            <w:pPr>
              <w:snapToGrid w:val="0"/>
              <w:spacing w:before="70" w:after="70" w:line="240" w:lineRule="auto"/>
              <w:ind w:firstLine="0"/>
              <w:jc w:val="left"/>
              <w:rPr>
                <w:sz w:val="21"/>
              </w:rPr>
            </w:pPr>
            <w:r>
              <w:rPr>
                <w:sz w:val="21"/>
                <w:szCs w:val="21"/>
              </w:rPr>
              <w:t>查报告章节</w:t>
            </w:r>
          </w:p>
        </w:tc>
      </w:tr>
      <w:tr w14:paraId="37858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A2E8F2">
            <w:pPr>
              <w:snapToGrid w:val="0"/>
              <w:spacing w:before="70" w:after="70" w:line="240" w:lineRule="auto"/>
              <w:ind w:firstLine="0"/>
              <w:jc w:val="center"/>
              <w:rPr>
                <w:sz w:val="21"/>
              </w:rPr>
            </w:pPr>
            <w:r>
              <w:rPr>
                <w:sz w:val="21"/>
                <w:szCs w:val="21"/>
              </w:rPr>
              <w:t>17</w:t>
            </w:r>
          </w:p>
        </w:tc>
        <w:tc>
          <w:tcPr>
            <w:tcW w:w="1496" w:type="dxa"/>
            <w:vAlign w:val="center"/>
          </w:tcPr>
          <w:p w14:paraId="50CF5E7C">
            <w:pPr>
              <w:snapToGrid w:val="0"/>
              <w:spacing w:before="70" w:after="70" w:line="240" w:lineRule="auto"/>
              <w:ind w:firstLine="0"/>
              <w:jc w:val="center"/>
              <w:rPr>
                <w:sz w:val="21"/>
              </w:rPr>
            </w:pPr>
            <w:r>
              <w:rPr>
                <w:sz w:val="21"/>
                <w:szCs w:val="21"/>
              </w:rPr>
              <w:t>混凝土结构检测标准</w:t>
            </w:r>
          </w:p>
        </w:tc>
        <w:tc>
          <w:tcPr>
            <w:tcW w:w="2226" w:type="dxa"/>
            <w:vAlign w:val="center"/>
          </w:tcPr>
          <w:p w14:paraId="3E689B55">
            <w:pPr>
              <w:snapToGrid w:val="0"/>
              <w:spacing w:before="70" w:after="70" w:line="240" w:lineRule="auto"/>
              <w:ind w:firstLine="0"/>
              <w:jc w:val="left"/>
              <w:rPr>
                <w:sz w:val="21"/>
              </w:rPr>
            </w:pPr>
            <w:r>
              <w:rPr>
                <w:sz w:val="21"/>
                <w:szCs w:val="21"/>
              </w:rPr>
              <w:t>裂缝宽度应量测并记录</w:t>
            </w:r>
          </w:p>
        </w:tc>
        <w:tc>
          <w:tcPr>
            <w:tcW w:w="2149" w:type="dxa"/>
            <w:vAlign w:val="center"/>
          </w:tcPr>
          <w:p w14:paraId="4E1BCF04">
            <w:pPr>
              <w:snapToGrid w:val="0"/>
              <w:spacing w:before="70" w:after="70" w:line="240" w:lineRule="auto"/>
              <w:ind w:firstLine="0"/>
              <w:jc w:val="left"/>
              <w:rPr>
                <w:sz w:val="21"/>
              </w:rPr>
            </w:pPr>
            <w:r>
              <w:rPr>
                <w:sz w:val="21"/>
                <w:szCs w:val="21"/>
              </w:rPr>
              <w:t>影像量测 + 卡尺复核</w:t>
            </w:r>
          </w:p>
        </w:tc>
        <w:tc>
          <w:tcPr>
            <w:tcW w:w="1243" w:type="dxa"/>
            <w:vAlign w:val="center"/>
          </w:tcPr>
          <w:p w14:paraId="1BE19CB4">
            <w:pPr>
              <w:snapToGrid w:val="0"/>
              <w:spacing w:before="70" w:after="70" w:line="240" w:lineRule="auto"/>
              <w:ind w:firstLine="0"/>
              <w:jc w:val="center"/>
              <w:rPr>
                <w:sz w:val="21"/>
              </w:rPr>
            </w:pPr>
            <w:r>
              <w:rPr>
                <w:sz w:val="21"/>
                <w:szCs w:val="21"/>
              </w:rPr>
              <w:t>2.5.1.27</w:t>
            </w:r>
          </w:p>
        </w:tc>
        <w:tc>
          <w:tcPr>
            <w:tcW w:w="1596" w:type="dxa"/>
            <w:vAlign w:val="center"/>
          </w:tcPr>
          <w:p w14:paraId="39456D79">
            <w:pPr>
              <w:snapToGrid w:val="0"/>
              <w:spacing w:before="70" w:after="70" w:line="240" w:lineRule="auto"/>
              <w:ind w:firstLine="0"/>
              <w:jc w:val="left"/>
              <w:rPr>
                <w:sz w:val="21"/>
              </w:rPr>
            </w:pPr>
            <w:r>
              <w:rPr>
                <w:sz w:val="21"/>
                <w:szCs w:val="21"/>
              </w:rPr>
              <w:t>查量测记录</w:t>
            </w:r>
          </w:p>
        </w:tc>
      </w:tr>
      <w:tr w14:paraId="689BD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928F91D">
            <w:pPr>
              <w:snapToGrid w:val="0"/>
              <w:spacing w:before="70" w:after="70" w:line="240" w:lineRule="auto"/>
              <w:ind w:firstLine="0"/>
              <w:jc w:val="center"/>
              <w:rPr>
                <w:sz w:val="21"/>
              </w:rPr>
            </w:pPr>
            <w:r>
              <w:rPr>
                <w:sz w:val="21"/>
                <w:szCs w:val="21"/>
              </w:rPr>
              <w:t>18</w:t>
            </w:r>
          </w:p>
        </w:tc>
        <w:tc>
          <w:tcPr>
            <w:tcW w:w="1496" w:type="dxa"/>
            <w:vAlign w:val="center"/>
          </w:tcPr>
          <w:p w14:paraId="53E98FB2">
            <w:pPr>
              <w:snapToGrid w:val="0"/>
              <w:spacing w:before="70" w:after="70" w:line="240" w:lineRule="auto"/>
              <w:ind w:firstLine="0"/>
              <w:jc w:val="center"/>
              <w:rPr>
                <w:sz w:val="21"/>
              </w:rPr>
            </w:pPr>
            <w:r>
              <w:rPr>
                <w:sz w:val="21"/>
                <w:szCs w:val="21"/>
              </w:rPr>
              <w:t>混凝土结构检测标准</w:t>
            </w:r>
          </w:p>
        </w:tc>
        <w:tc>
          <w:tcPr>
            <w:tcW w:w="2226" w:type="dxa"/>
            <w:vAlign w:val="center"/>
          </w:tcPr>
          <w:p w14:paraId="423A886A">
            <w:pPr>
              <w:snapToGrid w:val="0"/>
              <w:spacing w:before="70" w:after="70" w:line="240" w:lineRule="auto"/>
              <w:ind w:firstLine="0"/>
              <w:jc w:val="left"/>
              <w:rPr>
                <w:sz w:val="21"/>
              </w:rPr>
            </w:pPr>
            <w:r>
              <w:rPr>
                <w:sz w:val="21"/>
                <w:szCs w:val="21"/>
              </w:rPr>
              <w:t>应检测钢筋保护层与锈蚀</w:t>
            </w:r>
          </w:p>
        </w:tc>
        <w:tc>
          <w:tcPr>
            <w:tcW w:w="2149" w:type="dxa"/>
            <w:vAlign w:val="center"/>
          </w:tcPr>
          <w:p w14:paraId="5A9021CC">
            <w:pPr>
              <w:snapToGrid w:val="0"/>
              <w:spacing w:before="70" w:after="70" w:line="240" w:lineRule="auto"/>
              <w:ind w:firstLine="0"/>
              <w:jc w:val="left"/>
              <w:rPr>
                <w:sz w:val="21"/>
              </w:rPr>
            </w:pPr>
            <w:r>
              <w:rPr>
                <w:sz w:val="21"/>
                <w:szCs w:val="21"/>
              </w:rPr>
              <w:t>露筋位置与范围记录</w:t>
            </w:r>
          </w:p>
        </w:tc>
        <w:tc>
          <w:tcPr>
            <w:tcW w:w="1243" w:type="dxa"/>
            <w:vAlign w:val="center"/>
          </w:tcPr>
          <w:p w14:paraId="666D8066">
            <w:pPr>
              <w:snapToGrid w:val="0"/>
              <w:spacing w:before="70" w:after="70" w:line="240" w:lineRule="auto"/>
              <w:ind w:firstLine="0"/>
              <w:jc w:val="center"/>
              <w:rPr>
                <w:sz w:val="21"/>
              </w:rPr>
            </w:pPr>
            <w:r>
              <w:rPr>
                <w:sz w:val="21"/>
                <w:szCs w:val="21"/>
              </w:rPr>
              <w:t>2.5.3.26</w:t>
            </w:r>
          </w:p>
        </w:tc>
        <w:tc>
          <w:tcPr>
            <w:tcW w:w="1596" w:type="dxa"/>
            <w:vAlign w:val="center"/>
          </w:tcPr>
          <w:p w14:paraId="11E3BB79">
            <w:pPr>
              <w:snapToGrid w:val="0"/>
              <w:spacing w:before="70" w:after="70" w:line="240" w:lineRule="auto"/>
              <w:ind w:firstLine="0"/>
              <w:jc w:val="left"/>
              <w:rPr>
                <w:sz w:val="21"/>
              </w:rPr>
            </w:pPr>
            <w:r>
              <w:rPr>
                <w:sz w:val="21"/>
                <w:szCs w:val="21"/>
              </w:rPr>
              <w:t>查记录</w:t>
            </w:r>
          </w:p>
        </w:tc>
      </w:tr>
      <w:tr w14:paraId="5348D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E52FD0">
            <w:pPr>
              <w:snapToGrid w:val="0"/>
              <w:spacing w:before="70" w:after="70" w:line="240" w:lineRule="auto"/>
              <w:ind w:firstLine="0"/>
              <w:jc w:val="center"/>
              <w:rPr>
                <w:sz w:val="21"/>
              </w:rPr>
            </w:pPr>
            <w:r>
              <w:rPr>
                <w:sz w:val="21"/>
                <w:szCs w:val="21"/>
              </w:rPr>
              <w:t>19</w:t>
            </w:r>
          </w:p>
        </w:tc>
        <w:tc>
          <w:tcPr>
            <w:tcW w:w="1496" w:type="dxa"/>
            <w:vAlign w:val="center"/>
          </w:tcPr>
          <w:p w14:paraId="3F681495">
            <w:pPr>
              <w:snapToGrid w:val="0"/>
              <w:spacing w:before="70" w:after="70" w:line="240" w:lineRule="auto"/>
              <w:ind w:firstLine="0"/>
              <w:jc w:val="center"/>
              <w:rPr>
                <w:sz w:val="21"/>
              </w:rPr>
            </w:pPr>
            <w:r>
              <w:rPr>
                <w:sz w:val="21"/>
                <w:szCs w:val="21"/>
              </w:rPr>
              <w:t>混凝土结构检测标准</w:t>
            </w:r>
          </w:p>
        </w:tc>
        <w:tc>
          <w:tcPr>
            <w:tcW w:w="2226" w:type="dxa"/>
            <w:vAlign w:val="center"/>
          </w:tcPr>
          <w:p w14:paraId="16EA5FB0">
            <w:pPr>
              <w:snapToGrid w:val="0"/>
              <w:spacing w:before="70" w:after="70" w:line="240" w:lineRule="auto"/>
              <w:ind w:firstLine="0"/>
              <w:jc w:val="left"/>
              <w:rPr>
                <w:sz w:val="21"/>
              </w:rPr>
            </w:pPr>
            <w:r>
              <w:rPr>
                <w:sz w:val="21"/>
                <w:szCs w:val="21"/>
              </w:rPr>
              <w:t>蜂窝麻面应记录面积与深度</w:t>
            </w:r>
          </w:p>
        </w:tc>
        <w:tc>
          <w:tcPr>
            <w:tcW w:w="2149" w:type="dxa"/>
            <w:vAlign w:val="center"/>
          </w:tcPr>
          <w:p w14:paraId="3865A852">
            <w:pPr>
              <w:snapToGrid w:val="0"/>
              <w:spacing w:before="70" w:after="70" w:line="240" w:lineRule="auto"/>
              <w:ind w:firstLine="0"/>
              <w:jc w:val="left"/>
              <w:rPr>
                <w:sz w:val="21"/>
              </w:rPr>
            </w:pPr>
            <w:r>
              <w:rPr>
                <w:sz w:val="21"/>
                <w:szCs w:val="21"/>
              </w:rPr>
              <w:t>几何通道量化</w:t>
            </w:r>
          </w:p>
        </w:tc>
        <w:tc>
          <w:tcPr>
            <w:tcW w:w="1243" w:type="dxa"/>
            <w:vAlign w:val="center"/>
          </w:tcPr>
          <w:p w14:paraId="2EF73346">
            <w:pPr>
              <w:snapToGrid w:val="0"/>
              <w:spacing w:before="70" w:after="70" w:line="240" w:lineRule="auto"/>
              <w:ind w:firstLine="0"/>
              <w:jc w:val="center"/>
              <w:rPr>
                <w:sz w:val="21"/>
              </w:rPr>
            </w:pPr>
            <w:r>
              <w:rPr>
                <w:sz w:val="21"/>
                <w:szCs w:val="21"/>
              </w:rPr>
              <w:t>2.3.4</w:t>
            </w:r>
          </w:p>
        </w:tc>
        <w:tc>
          <w:tcPr>
            <w:tcW w:w="1596" w:type="dxa"/>
            <w:vAlign w:val="center"/>
          </w:tcPr>
          <w:p w14:paraId="5C76C3F8">
            <w:pPr>
              <w:snapToGrid w:val="0"/>
              <w:spacing w:before="70" w:after="70" w:line="240" w:lineRule="auto"/>
              <w:ind w:firstLine="0"/>
              <w:jc w:val="left"/>
              <w:rPr>
                <w:sz w:val="21"/>
              </w:rPr>
            </w:pPr>
            <w:r>
              <w:rPr>
                <w:sz w:val="21"/>
                <w:szCs w:val="21"/>
              </w:rPr>
              <w:t>查缺陷清单</w:t>
            </w:r>
          </w:p>
        </w:tc>
      </w:tr>
      <w:tr w14:paraId="19F4B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D31D26E">
            <w:pPr>
              <w:snapToGrid w:val="0"/>
              <w:spacing w:before="70" w:after="70" w:line="240" w:lineRule="auto"/>
              <w:ind w:firstLine="0"/>
              <w:jc w:val="center"/>
              <w:rPr>
                <w:sz w:val="21"/>
              </w:rPr>
            </w:pPr>
            <w:r>
              <w:rPr>
                <w:sz w:val="21"/>
                <w:szCs w:val="21"/>
              </w:rPr>
              <w:t>20</w:t>
            </w:r>
          </w:p>
        </w:tc>
        <w:tc>
          <w:tcPr>
            <w:tcW w:w="1496" w:type="dxa"/>
            <w:vAlign w:val="center"/>
          </w:tcPr>
          <w:p w14:paraId="6B6283C6">
            <w:pPr>
              <w:snapToGrid w:val="0"/>
              <w:spacing w:before="70" w:after="70" w:line="240" w:lineRule="auto"/>
              <w:ind w:firstLine="0"/>
              <w:jc w:val="center"/>
              <w:rPr>
                <w:sz w:val="21"/>
              </w:rPr>
            </w:pPr>
            <w:r>
              <w:rPr>
                <w:sz w:val="21"/>
                <w:szCs w:val="21"/>
              </w:rPr>
              <w:t>混凝土结构检测标准</w:t>
            </w:r>
          </w:p>
        </w:tc>
        <w:tc>
          <w:tcPr>
            <w:tcW w:w="2226" w:type="dxa"/>
            <w:vAlign w:val="center"/>
          </w:tcPr>
          <w:p w14:paraId="3D663D83">
            <w:pPr>
              <w:snapToGrid w:val="0"/>
              <w:spacing w:before="70" w:after="70" w:line="240" w:lineRule="auto"/>
              <w:ind w:firstLine="0"/>
              <w:jc w:val="left"/>
              <w:rPr>
                <w:sz w:val="21"/>
              </w:rPr>
            </w:pPr>
            <w:r>
              <w:rPr>
                <w:sz w:val="21"/>
                <w:szCs w:val="21"/>
              </w:rPr>
              <w:t>检测报告应含结论与建议</w:t>
            </w:r>
          </w:p>
        </w:tc>
        <w:tc>
          <w:tcPr>
            <w:tcW w:w="2149" w:type="dxa"/>
            <w:vAlign w:val="center"/>
          </w:tcPr>
          <w:p w14:paraId="1652AABA">
            <w:pPr>
              <w:snapToGrid w:val="0"/>
              <w:spacing w:before="70" w:after="70" w:line="240" w:lineRule="auto"/>
              <w:ind w:firstLine="0"/>
              <w:jc w:val="left"/>
              <w:rPr>
                <w:sz w:val="21"/>
              </w:rPr>
            </w:pPr>
            <w:r>
              <w:rPr>
                <w:sz w:val="21"/>
                <w:szCs w:val="21"/>
              </w:rPr>
              <w:t>报告模板固化章节</w:t>
            </w:r>
          </w:p>
        </w:tc>
        <w:tc>
          <w:tcPr>
            <w:tcW w:w="1243" w:type="dxa"/>
            <w:vAlign w:val="center"/>
          </w:tcPr>
          <w:p w14:paraId="7C6C56C4">
            <w:pPr>
              <w:snapToGrid w:val="0"/>
              <w:spacing w:before="70" w:after="70" w:line="240" w:lineRule="auto"/>
              <w:ind w:firstLine="0"/>
              <w:jc w:val="center"/>
              <w:rPr>
                <w:sz w:val="21"/>
              </w:rPr>
            </w:pPr>
            <w:r>
              <w:rPr>
                <w:sz w:val="21"/>
                <w:szCs w:val="21"/>
              </w:rPr>
              <w:t>2.5.3.13</w:t>
            </w:r>
          </w:p>
        </w:tc>
        <w:tc>
          <w:tcPr>
            <w:tcW w:w="1596" w:type="dxa"/>
            <w:vAlign w:val="center"/>
          </w:tcPr>
          <w:p w14:paraId="63499C0E">
            <w:pPr>
              <w:snapToGrid w:val="0"/>
              <w:spacing w:before="70" w:after="70" w:line="240" w:lineRule="auto"/>
              <w:ind w:firstLine="0"/>
              <w:jc w:val="left"/>
              <w:rPr>
                <w:sz w:val="21"/>
              </w:rPr>
            </w:pPr>
            <w:r>
              <w:rPr>
                <w:sz w:val="21"/>
                <w:szCs w:val="21"/>
              </w:rPr>
              <w:t>查报告样本</w:t>
            </w:r>
          </w:p>
        </w:tc>
      </w:tr>
      <w:tr w14:paraId="501C7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B7E595E">
            <w:pPr>
              <w:snapToGrid w:val="0"/>
              <w:spacing w:before="70" w:after="70" w:line="240" w:lineRule="auto"/>
              <w:ind w:firstLine="0"/>
              <w:jc w:val="center"/>
              <w:rPr>
                <w:sz w:val="21"/>
              </w:rPr>
            </w:pPr>
            <w:r>
              <w:rPr>
                <w:sz w:val="21"/>
                <w:szCs w:val="21"/>
              </w:rPr>
              <w:t>21</w:t>
            </w:r>
          </w:p>
        </w:tc>
        <w:tc>
          <w:tcPr>
            <w:tcW w:w="1496" w:type="dxa"/>
            <w:vAlign w:val="center"/>
          </w:tcPr>
          <w:p w14:paraId="193754E0">
            <w:pPr>
              <w:snapToGrid w:val="0"/>
              <w:spacing w:before="70" w:after="70" w:line="240" w:lineRule="auto"/>
              <w:ind w:firstLine="0"/>
              <w:jc w:val="center"/>
              <w:rPr>
                <w:sz w:val="21"/>
              </w:rPr>
            </w:pPr>
            <w:r>
              <w:rPr>
                <w:sz w:val="21"/>
                <w:szCs w:val="21"/>
              </w:rPr>
              <w:t>水电工程验收规范</w:t>
            </w:r>
          </w:p>
        </w:tc>
        <w:tc>
          <w:tcPr>
            <w:tcW w:w="2226" w:type="dxa"/>
            <w:vAlign w:val="center"/>
          </w:tcPr>
          <w:p w14:paraId="7ABFD429">
            <w:pPr>
              <w:snapToGrid w:val="0"/>
              <w:spacing w:before="70" w:after="70" w:line="240" w:lineRule="auto"/>
              <w:ind w:firstLine="0"/>
              <w:jc w:val="left"/>
              <w:rPr>
                <w:sz w:val="21"/>
              </w:rPr>
            </w:pPr>
            <w:r>
              <w:rPr>
                <w:sz w:val="21"/>
                <w:szCs w:val="21"/>
              </w:rPr>
              <w:t>单元工程应进行质量评定</w:t>
            </w:r>
          </w:p>
        </w:tc>
        <w:tc>
          <w:tcPr>
            <w:tcW w:w="2149" w:type="dxa"/>
            <w:vAlign w:val="center"/>
          </w:tcPr>
          <w:p w14:paraId="2C3B3157">
            <w:pPr>
              <w:snapToGrid w:val="0"/>
              <w:spacing w:before="70" w:after="70" w:line="240" w:lineRule="auto"/>
              <w:ind w:firstLine="0"/>
              <w:jc w:val="left"/>
              <w:rPr>
                <w:sz w:val="21"/>
              </w:rPr>
            </w:pPr>
            <w:r>
              <w:rPr>
                <w:sz w:val="21"/>
                <w:szCs w:val="21"/>
              </w:rPr>
              <w:t>分单元评定、逐级签认</w:t>
            </w:r>
          </w:p>
        </w:tc>
        <w:tc>
          <w:tcPr>
            <w:tcW w:w="1243" w:type="dxa"/>
            <w:vAlign w:val="center"/>
          </w:tcPr>
          <w:p w14:paraId="75E0A79A">
            <w:pPr>
              <w:snapToGrid w:val="0"/>
              <w:spacing w:before="70" w:after="70" w:line="240" w:lineRule="auto"/>
              <w:ind w:firstLine="0"/>
              <w:jc w:val="center"/>
              <w:rPr>
                <w:sz w:val="21"/>
              </w:rPr>
            </w:pPr>
            <w:r>
              <w:rPr>
                <w:sz w:val="21"/>
                <w:szCs w:val="21"/>
              </w:rPr>
              <w:t>2.8</w:t>
            </w:r>
          </w:p>
        </w:tc>
        <w:tc>
          <w:tcPr>
            <w:tcW w:w="1596" w:type="dxa"/>
            <w:vAlign w:val="center"/>
          </w:tcPr>
          <w:p w14:paraId="468AA659">
            <w:pPr>
              <w:snapToGrid w:val="0"/>
              <w:spacing w:before="70" w:after="70" w:line="240" w:lineRule="auto"/>
              <w:ind w:firstLine="0"/>
              <w:jc w:val="left"/>
              <w:rPr>
                <w:sz w:val="21"/>
              </w:rPr>
            </w:pPr>
            <w:r>
              <w:rPr>
                <w:sz w:val="21"/>
                <w:szCs w:val="21"/>
              </w:rPr>
              <w:t>查评定表</w:t>
            </w:r>
          </w:p>
        </w:tc>
      </w:tr>
      <w:tr w14:paraId="73762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32C5E6">
            <w:pPr>
              <w:snapToGrid w:val="0"/>
              <w:spacing w:before="70" w:after="70" w:line="240" w:lineRule="auto"/>
              <w:ind w:firstLine="0"/>
              <w:jc w:val="center"/>
              <w:rPr>
                <w:sz w:val="21"/>
              </w:rPr>
            </w:pPr>
            <w:r>
              <w:rPr>
                <w:sz w:val="21"/>
                <w:szCs w:val="21"/>
              </w:rPr>
              <w:t>22</w:t>
            </w:r>
          </w:p>
        </w:tc>
        <w:tc>
          <w:tcPr>
            <w:tcW w:w="1496" w:type="dxa"/>
            <w:vAlign w:val="center"/>
          </w:tcPr>
          <w:p w14:paraId="2CDEF43A">
            <w:pPr>
              <w:snapToGrid w:val="0"/>
              <w:spacing w:before="70" w:after="70" w:line="240" w:lineRule="auto"/>
              <w:ind w:firstLine="0"/>
              <w:jc w:val="center"/>
              <w:rPr>
                <w:sz w:val="21"/>
              </w:rPr>
            </w:pPr>
            <w:r>
              <w:rPr>
                <w:sz w:val="21"/>
                <w:szCs w:val="21"/>
              </w:rPr>
              <w:t>水电工程验收规范</w:t>
            </w:r>
          </w:p>
        </w:tc>
        <w:tc>
          <w:tcPr>
            <w:tcW w:w="2226" w:type="dxa"/>
            <w:vAlign w:val="center"/>
          </w:tcPr>
          <w:p w14:paraId="004C2FAA">
            <w:pPr>
              <w:snapToGrid w:val="0"/>
              <w:spacing w:before="70" w:after="70" w:line="240" w:lineRule="auto"/>
              <w:ind w:firstLine="0"/>
              <w:jc w:val="left"/>
              <w:rPr>
                <w:sz w:val="21"/>
              </w:rPr>
            </w:pPr>
            <w:r>
              <w:rPr>
                <w:sz w:val="21"/>
                <w:szCs w:val="21"/>
              </w:rPr>
              <w:t>隐蔽工程应留影像资料</w:t>
            </w:r>
          </w:p>
        </w:tc>
        <w:tc>
          <w:tcPr>
            <w:tcW w:w="2149" w:type="dxa"/>
            <w:vAlign w:val="center"/>
          </w:tcPr>
          <w:p w14:paraId="05CD3107">
            <w:pPr>
              <w:snapToGrid w:val="0"/>
              <w:spacing w:before="70" w:after="70" w:line="240" w:lineRule="auto"/>
              <w:ind w:firstLine="0"/>
              <w:jc w:val="left"/>
              <w:rPr>
                <w:sz w:val="21"/>
              </w:rPr>
            </w:pPr>
            <w:r>
              <w:rPr>
                <w:sz w:val="21"/>
                <w:szCs w:val="21"/>
              </w:rPr>
              <w:t>采集全程留影像</w:t>
            </w:r>
          </w:p>
        </w:tc>
        <w:tc>
          <w:tcPr>
            <w:tcW w:w="1243" w:type="dxa"/>
            <w:vAlign w:val="center"/>
          </w:tcPr>
          <w:p w14:paraId="2BDE89BA">
            <w:pPr>
              <w:snapToGrid w:val="0"/>
              <w:spacing w:before="70" w:after="70" w:line="240" w:lineRule="auto"/>
              <w:ind w:firstLine="0"/>
              <w:jc w:val="center"/>
              <w:rPr>
                <w:sz w:val="21"/>
              </w:rPr>
            </w:pPr>
            <w:r>
              <w:rPr>
                <w:sz w:val="21"/>
                <w:szCs w:val="21"/>
              </w:rPr>
              <w:t>2.10</w:t>
            </w:r>
          </w:p>
        </w:tc>
        <w:tc>
          <w:tcPr>
            <w:tcW w:w="1596" w:type="dxa"/>
            <w:vAlign w:val="center"/>
          </w:tcPr>
          <w:p w14:paraId="13565E8E">
            <w:pPr>
              <w:snapToGrid w:val="0"/>
              <w:spacing w:before="70" w:after="70" w:line="240" w:lineRule="auto"/>
              <w:ind w:firstLine="0"/>
              <w:jc w:val="left"/>
              <w:rPr>
                <w:sz w:val="21"/>
              </w:rPr>
            </w:pPr>
            <w:r>
              <w:rPr>
                <w:sz w:val="21"/>
                <w:szCs w:val="21"/>
              </w:rPr>
              <w:t>查影像档案</w:t>
            </w:r>
          </w:p>
        </w:tc>
      </w:tr>
      <w:tr w14:paraId="04B75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5D524F1">
            <w:pPr>
              <w:snapToGrid w:val="0"/>
              <w:spacing w:before="70" w:after="70" w:line="240" w:lineRule="auto"/>
              <w:ind w:firstLine="0"/>
              <w:jc w:val="center"/>
              <w:rPr>
                <w:sz w:val="21"/>
              </w:rPr>
            </w:pPr>
            <w:r>
              <w:rPr>
                <w:sz w:val="21"/>
                <w:szCs w:val="21"/>
              </w:rPr>
              <w:t>23</w:t>
            </w:r>
          </w:p>
        </w:tc>
        <w:tc>
          <w:tcPr>
            <w:tcW w:w="1496" w:type="dxa"/>
            <w:vAlign w:val="center"/>
          </w:tcPr>
          <w:p w14:paraId="2CF6DFEF">
            <w:pPr>
              <w:snapToGrid w:val="0"/>
              <w:spacing w:before="70" w:after="70" w:line="240" w:lineRule="auto"/>
              <w:ind w:firstLine="0"/>
              <w:jc w:val="center"/>
              <w:rPr>
                <w:sz w:val="21"/>
              </w:rPr>
            </w:pPr>
            <w:r>
              <w:rPr>
                <w:sz w:val="21"/>
                <w:szCs w:val="21"/>
              </w:rPr>
              <w:t>水电工程验收规范</w:t>
            </w:r>
          </w:p>
        </w:tc>
        <w:tc>
          <w:tcPr>
            <w:tcW w:w="2226" w:type="dxa"/>
            <w:vAlign w:val="center"/>
          </w:tcPr>
          <w:p w14:paraId="15F99803">
            <w:pPr>
              <w:snapToGrid w:val="0"/>
              <w:spacing w:before="70" w:after="70" w:line="240" w:lineRule="auto"/>
              <w:ind w:firstLine="0"/>
              <w:jc w:val="left"/>
              <w:rPr>
                <w:sz w:val="21"/>
              </w:rPr>
            </w:pPr>
            <w:r>
              <w:rPr>
                <w:sz w:val="21"/>
                <w:szCs w:val="21"/>
              </w:rPr>
              <w:t>竣工资料应真实完整</w:t>
            </w:r>
          </w:p>
        </w:tc>
        <w:tc>
          <w:tcPr>
            <w:tcW w:w="2149" w:type="dxa"/>
            <w:vAlign w:val="center"/>
          </w:tcPr>
          <w:p w14:paraId="234969CF">
            <w:pPr>
              <w:snapToGrid w:val="0"/>
              <w:spacing w:before="70" w:after="70" w:line="240" w:lineRule="auto"/>
              <w:ind w:firstLine="0"/>
              <w:jc w:val="left"/>
              <w:rPr>
                <w:sz w:val="21"/>
              </w:rPr>
            </w:pPr>
            <w:r>
              <w:rPr>
                <w:sz w:val="21"/>
                <w:szCs w:val="21"/>
              </w:rPr>
              <w:t>目录化组卷、双套备份</w:t>
            </w:r>
          </w:p>
        </w:tc>
        <w:tc>
          <w:tcPr>
            <w:tcW w:w="1243" w:type="dxa"/>
            <w:vAlign w:val="center"/>
          </w:tcPr>
          <w:p w14:paraId="526CDEF3">
            <w:pPr>
              <w:snapToGrid w:val="0"/>
              <w:spacing w:before="70" w:after="70" w:line="240" w:lineRule="auto"/>
              <w:ind w:firstLine="0"/>
              <w:jc w:val="center"/>
              <w:rPr>
                <w:sz w:val="21"/>
              </w:rPr>
            </w:pPr>
            <w:r>
              <w:rPr>
                <w:sz w:val="21"/>
                <w:szCs w:val="21"/>
              </w:rPr>
              <w:t>2.10</w:t>
            </w:r>
          </w:p>
        </w:tc>
        <w:tc>
          <w:tcPr>
            <w:tcW w:w="1596" w:type="dxa"/>
            <w:vAlign w:val="center"/>
          </w:tcPr>
          <w:p w14:paraId="35B1E552">
            <w:pPr>
              <w:snapToGrid w:val="0"/>
              <w:spacing w:before="70" w:after="70" w:line="240" w:lineRule="auto"/>
              <w:ind w:firstLine="0"/>
              <w:jc w:val="left"/>
              <w:rPr>
                <w:sz w:val="21"/>
              </w:rPr>
            </w:pPr>
            <w:r>
              <w:rPr>
                <w:sz w:val="21"/>
                <w:szCs w:val="21"/>
              </w:rPr>
              <w:t>查组卷清单</w:t>
            </w:r>
          </w:p>
        </w:tc>
      </w:tr>
      <w:tr w14:paraId="42F92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250B6E">
            <w:pPr>
              <w:snapToGrid w:val="0"/>
              <w:spacing w:before="70" w:after="70" w:line="240" w:lineRule="auto"/>
              <w:ind w:firstLine="0"/>
              <w:jc w:val="center"/>
              <w:rPr>
                <w:sz w:val="21"/>
              </w:rPr>
            </w:pPr>
            <w:r>
              <w:rPr>
                <w:sz w:val="21"/>
                <w:szCs w:val="21"/>
              </w:rPr>
              <w:t>24</w:t>
            </w:r>
          </w:p>
        </w:tc>
        <w:tc>
          <w:tcPr>
            <w:tcW w:w="1496" w:type="dxa"/>
            <w:vAlign w:val="center"/>
          </w:tcPr>
          <w:p w14:paraId="6D343135">
            <w:pPr>
              <w:snapToGrid w:val="0"/>
              <w:spacing w:before="70" w:after="70" w:line="240" w:lineRule="auto"/>
              <w:ind w:firstLine="0"/>
              <w:jc w:val="center"/>
              <w:rPr>
                <w:sz w:val="21"/>
              </w:rPr>
            </w:pPr>
            <w:r>
              <w:rPr>
                <w:sz w:val="21"/>
                <w:szCs w:val="21"/>
              </w:rPr>
              <w:t>水电工程验收规范</w:t>
            </w:r>
          </w:p>
        </w:tc>
        <w:tc>
          <w:tcPr>
            <w:tcW w:w="2226" w:type="dxa"/>
            <w:vAlign w:val="center"/>
          </w:tcPr>
          <w:p w14:paraId="0650AB94">
            <w:pPr>
              <w:snapToGrid w:val="0"/>
              <w:spacing w:before="70" w:after="70" w:line="240" w:lineRule="auto"/>
              <w:ind w:firstLine="0"/>
              <w:jc w:val="left"/>
              <w:rPr>
                <w:sz w:val="21"/>
              </w:rPr>
            </w:pPr>
            <w:r>
              <w:rPr>
                <w:sz w:val="21"/>
                <w:szCs w:val="21"/>
              </w:rPr>
              <w:t>缺陷处理应闭环</w:t>
            </w:r>
          </w:p>
        </w:tc>
        <w:tc>
          <w:tcPr>
            <w:tcW w:w="2149" w:type="dxa"/>
            <w:vAlign w:val="center"/>
          </w:tcPr>
          <w:p w14:paraId="5FD300D7">
            <w:pPr>
              <w:snapToGrid w:val="0"/>
              <w:spacing w:before="70" w:after="70" w:line="240" w:lineRule="auto"/>
              <w:ind w:firstLine="0"/>
              <w:jc w:val="left"/>
              <w:rPr>
                <w:sz w:val="21"/>
              </w:rPr>
            </w:pPr>
            <w:r>
              <w:rPr>
                <w:sz w:val="21"/>
                <w:szCs w:val="21"/>
              </w:rPr>
              <w:t>发现</w:t>
            </w:r>
            <w:r>
              <w:rPr>
                <w:rFonts w:hint="eastAsia"/>
                <w:sz w:val="21"/>
                <w:szCs w:val="21"/>
              </w:rPr>
              <w:t>-</w:t>
            </w:r>
            <w:r>
              <w:rPr>
                <w:sz w:val="21"/>
                <w:szCs w:val="21"/>
              </w:rPr>
              <w:t>处理</w:t>
            </w:r>
            <w:r>
              <w:rPr>
                <w:rFonts w:hint="eastAsia"/>
                <w:sz w:val="21"/>
                <w:szCs w:val="21"/>
              </w:rPr>
              <w:t>-</w:t>
            </w:r>
            <w:r>
              <w:rPr>
                <w:sz w:val="21"/>
                <w:szCs w:val="21"/>
              </w:rPr>
              <w:t>复测闭环</w:t>
            </w:r>
          </w:p>
        </w:tc>
        <w:tc>
          <w:tcPr>
            <w:tcW w:w="1243" w:type="dxa"/>
            <w:vAlign w:val="center"/>
          </w:tcPr>
          <w:p w14:paraId="3CD41B29">
            <w:pPr>
              <w:snapToGrid w:val="0"/>
              <w:spacing w:before="70" w:after="70" w:line="240" w:lineRule="auto"/>
              <w:ind w:firstLine="0"/>
              <w:jc w:val="center"/>
              <w:rPr>
                <w:sz w:val="21"/>
              </w:rPr>
            </w:pPr>
            <w:r>
              <w:rPr>
                <w:sz w:val="21"/>
                <w:szCs w:val="21"/>
              </w:rPr>
              <w:t>1.2.15</w:t>
            </w:r>
          </w:p>
        </w:tc>
        <w:tc>
          <w:tcPr>
            <w:tcW w:w="1596" w:type="dxa"/>
            <w:vAlign w:val="center"/>
          </w:tcPr>
          <w:p w14:paraId="3022D2AE">
            <w:pPr>
              <w:snapToGrid w:val="0"/>
              <w:spacing w:before="70" w:after="70" w:line="240" w:lineRule="auto"/>
              <w:ind w:firstLine="0"/>
              <w:jc w:val="left"/>
              <w:rPr>
                <w:sz w:val="21"/>
              </w:rPr>
            </w:pPr>
            <w:r>
              <w:rPr>
                <w:sz w:val="21"/>
                <w:szCs w:val="21"/>
              </w:rPr>
              <w:t>查闭环记录</w:t>
            </w:r>
          </w:p>
        </w:tc>
      </w:tr>
      <w:tr w14:paraId="3115B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C772E44">
            <w:pPr>
              <w:snapToGrid w:val="0"/>
              <w:spacing w:before="70" w:after="70" w:line="240" w:lineRule="auto"/>
              <w:ind w:firstLine="0"/>
              <w:jc w:val="center"/>
              <w:rPr>
                <w:sz w:val="21"/>
              </w:rPr>
            </w:pPr>
            <w:r>
              <w:rPr>
                <w:sz w:val="21"/>
                <w:szCs w:val="21"/>
              </w:rPr>
              <w:t>25</w:t>
            </w:r>
          </w:p>
        </w:tc>
        <w:tc>
          <w:tcPr>
            <w:tcW w:w="1496" w:type="dxa"/>
            <w:vAlign w:val="center"/>
          </w:tcPr>
          <w:p w14:paraId="3336CDA8">
            <w:pPr>
              <w:snapToGrid w:val="0"/>
              <w:spacing w:before="70" w:after="70" w:line="240" w:lineRule="auto"/>
              <w:ind w:firstLine="0"/>
              <w:jc w:val="center"/>
              <w:rPr>
                <w:sz w:val="21"/>
              </w:rPr>
            </w:pPr>
            <w:r>
              <w:rPr>
                <w:sz w:val="21"/>
                <w:szCs w:val="21"/>
              </w:rPr>
              <w:t>安全生产法相关规定</w:t>
            </w:r>
          </w:p>
        </w:tc>
        <w:tc>
          <w:tcPr>
            <w:tcW w:w="2226" w:type="dxa"/>
            <w:vAlign w:val="center"/>
          </w:tcPr>
          <w:p w14:paraId="587C6FAF">
            <w:pPr>
              <w:snapToGrid w:val="0"/>
              <w:spacing w:before="70" w:after="70" w:line="240" w:lineRule="auto"/>
              <w:ind w:firstLine="0"/>
              <w:jc w:val="left"/>
              <w:rPr>
                <w:sz w:val="21"/>
              </w:rPr>
            </w:pPr>
            <w:r>
              <w:rPr>
                <w:sz w:val="21"/>
                <w:szCs w:val="21"/>
              </w:rPr>
              <w:t>应建立安全生产责任制</w:t>
            </w:r>
          </w:p>
        </w:tc>
        <w:tc>
          <w:tcPr>
            <w:tcW w:w="2149" w:type="dxa"/>
            <w:vAlign w:val="center"/>
          </w:tcPr>
          <w:p w14:paraId="38D57B9E">
            <w:pPr>
              <w:snapToGrid w:val="0"/>
              <w:spacing w:before="70" w:after="70" w:line="240" w:lineRule="auto"/>
              <w:ind w:firstLine="0"/>
              <w:jc w:val="left"/>
              <w:rPr>
                <w:sz w:val="21"/>
              </w:rPr>
            </w:pPr>
            <w:r>
              <w:rPr>
                <w:sz w:val="21"/>
                <w:szCs w:val="21"/>
              </w:rPr>
              <w:t>项目经理为第一责任人</w:t>
            </w:r>
          </w:p>
        </w:tc>
        <w:tc>
          <w:tcPr>
            <w:tcW w:w="1243" w:type="dxa"/>
            <w:vAlign w:val="center"/>
          </w:tcPr>
          <w:p w14:paraId="70F43D94">
            <w:pPr>
              <w:snapToGrid w:val="0"/>
              <w:spacing w:before="70" w:after="70" w:line="240" w:lineRule="auto"/>
              <w:ind w:firstLine="0"/>
              <w:jc w:val="center"/>
              <w:rPr>
                <w:sz w:val="21"/>
              </w:rPr>
            </w:pPr>
            <w:r>
              <w:rPr>
                <w:sz w:val="21"/>
                <w:szCs w:val="21"/>
              </w:rPr>
              <w:t>2.9</w:t>
            </w:r>
          </w:p>
        </w:tc>
        <w:tc>
          <w:tcPr>
            <w:tcW w:w="1596" w:type="dxa"/>
            <w:vAlign w:val="center"/>
          </w:tcPr>
          <w:p w14:paraId="64EB4728">
            <w:pPr>
              <w:snapToGrid w:val="0"/>
              <w:spacing w:before="70" w:after="70" w:line="240" w:lineRule="auto"/>
              <w:ind w:firstLine="0"/>
              <w:jc w:val="left"/>
              <w:rPr>
                <w:sz w:val="21"/>
              </w:rPr>
            </w:pPr>
            <w:r>
              <w:rPr>
                <w:sz w:val="21"/>
                <w:szCs w:val="21"/>
              </w:rPr>
              <w:t>查责任书</w:t>
            </w:r>
          </w:p>
        </w:tc>
      </w:tr>
      <w:tr w14:paraId="27144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CFA6AA">
            <w:pPr>
              <w:snapToGrid w:val="0"/>
              <w:spacing w:before="70" w:after="70" w:line="240" w:lineRule="auto"/>
              <w:ind w:firstLine="0"/>
              <w:jc w:val="center"/>
              <w:rPr>
                <w:sz w:val="21"/>
              </w:rPr>
            </w:pPr>
            <w:r>
              <w:rPr>
                <w:sz w:val="21"/>
                <w:szCs w:val="21"/>
              </w:rPr>
              <w:t>26</w:t>
            </w:r>
          </w:p>
        </w:tc>
        <w:tc>
          <w:tcPr>
            <w:tcW w:w="1496" w:type="dxa"/>
            <w:vAlign w:val="center"/>
          </w:tcPr>
          <w:p w14:paraId="413993A9">
            <w:pPr>
              <w:snapToGrid w:val="0"/>
              <w:spacing w:before="70" w:after="70" w:line="240" w:lineRule="auto"/>
              <w:ind w:firstLine="0"/>
              <w:jc w:val="center"/>
              <w:rPr>
                <w:sz w:val="21"/>
              </w:rPr>
            </w:pPr>
            <w:r>
              <w:rPr>
                <w:sz w:val="21"/>
                <w:szCs w:val="21"/>
              </w:rPr>
              <w:t>安全生产法相关规定</w:t>
            </w:r>
          </w:p>
        </w:tc>
        <w:tc>
          <w:tcPr>
            <w:tcW w:w="2226" w:type="dxa"/>
            <w:vAlign w:val="center"/>
          </w:tcPr>
          <w:p w14:paraId="58E2944F">
            <w:pPr>
              <w:snapToGrid w:val="0"/>
              <w:spacing w:before="70" w:after="70" w:line="240" w:lineRule="auto"/>
              <w:ind w:firstLine="0"/>
              <w:jc w:val="left"/>
              <w:rPr>
                <w:sz w:val="21"/>
              </w:rPr>
            </w:pPr>
            <w:r>
              <w:rPr>
                <w:sz w:val="21"/>
                <w:szCs w:val="21"/>
              </w:rPr>
              <w:t>应进行安全教育培训</w:t>
            </w:r>
          </w:p>
        </w:tc>
        <w:tc>
          <w:tcPr>
            <w:tcW w:w="2149" w:type="dxa"/>
            <w:vAlign w:val="center"/>
          </w:tcPr>
          <w:p w14:paraId="07607358">
            <w:pPr>
              <w:snapToGrid w:val="0"/>
              <w:spacing w:before="70" w:after="70" w:line="240" w:lineRule="auto"/>
              <w:ind w:firstLine="0"/>
              <w:jc w:val="left"/>
              <w:rPr>
                <w:sz w:val="21"/>
              </w:rPr>
            </w:pPr>
            <w:r>
              <w:rPr>
                <w:sz w:val="21"/>
                <w:szCs w:val="21"/>
              </w:rPr>
              <w:t>进场三级教育 + 专项交底</w:t>
            </w:r>
          </w:p>
        </w:tc>
        <w:tc>
          <w:tcPr>
            <w:tcW w:w="1243" w:type="dxa"/>
            <w:vAlign w:val="center"/>
          </w:tcPr>
          <w:p w14:paraId="1A35A5E0">
            <w:pPr>
              <w:snapToGrid w:val="0"/>
              <w:spacing w:before="70" w:after="70" w:line="240" w:lineRule="auto"/>
              <w:ind w:firstLine="0"/>
              <w:jc w:val="center"/>
              <w:rPr>
                <w:sz w:val="21"/>
              </w:rPr>
            </w:pPr>
            <w:r>
              <w:rPr>
                <w:sz w:val="21"/>
                <w:szCs w:val="21"/>
              </w:rPr>
              <w:t>2.15</w:t>
            </w:r>
          </w:p>
        </w:tc>
        <w:tc>
          <w:tcPr>
            <w:tcW w:w="1596" w:type="dxa"/>
            <w:vAlign w:val="center"/>
          </w:tcPr>
          <w:p w14:paraId="172950FA">
            <w:pPr>
              <w:snapToGrid w:val="0"/>
              <w:spacing w:before="70" w:after="70" w:line="240" w:lineRule="auto"/>
              <w:ind w:firstLine="0"/>
              <w:jc w:val="left"/>
              <w:rPr>
                <w:sz w:val="21"/>
              </w:rPr>
            </w:pPr>
            <w:r>
              <w:rPr>
                <w:sz w:val="21"/>
                <w:szCs w:val="21"/>
              </w:rPr>
              <w:t>查教育记录</w:t>
            </w:r>
          </w:p>
        </w:tc>
      </w:tr>
      <w:tr w14:paraId="568C8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298375">
            <w:pPr>
              <w:snapToGrid w:val="0"/>
              <w:spacing w:before="70" w:after="70" w:line="240" w:lineRule="auto"/>
              <w:ind w:firstLine="0"/>
              <w:jc w:val="center"/>
              <w:rPr>
                <w:sz w:val="21"/>
              </w:rPr>
            </w:pPr>
            <w:r>
              <w:rPr>
                <w:sz w:val="21"/>
                <w:szCs w:val="21"/>
              </w:rPr>
              <w:t>27</w:t>
            </w:r>
          </w:p>
        </w:tc>
        <w:tc>
          <w:tcPr>
            <w:tcW w:w="1496" w:type="dxa"/>
            <w:vAlign w:val="center"/>
          </w:tcPr>
          <w:p w14:paraId="40A50242">
            <w:pPr>
              <w:snapToGrid w:val="0"/>
              <w:spacing w:before="70" w:after="70" w:line="240" w:lineRule="auto"/>
              <w:ind w:firstLine="0"/>
              <w:jc w:val="center"/>
              <w:rPr>
                <w:sz w:val="21"/>
              </w:rPr>
            </w:pPr>
            <w:r>
              <w:rPr>
                <w:sz w:val="21"/>
                <w:szCs w:val="21"/>
              </w:rPr>
              <w:t>安全生产法相关规定</w:t>
            </w:r>
          </w:p>
        </w:tc>
        <w:tc>
          <w:tcPr>
            <w:tcW w:w="2226" w:type="dxa"/>
            <w:vAlign w:val="center"/>
          </w:tcPr>
          <w:p w14:paraId="15548741">
            <w:pPr>
              <w:snapToGrid w:val="0"/>
              <w:spacing w:before="70" w:after="70" w:line="240" w:lineRule="auto"/>
              <w:ind w:firstLine="0"/>
              <w:jc w:val="left"/>
              <w:rPr>
                <w:sz w:val="21"/>
              </w:rPr>
            </w:pPr>
            <w:r>
              <w:rPr>
                <w:sz w:val="21"/>
                <w:szCs w:val="21"/>
              </w:rPr>
              <w:t>应提供合格劳保用品</w:t>
            </w:r>
          </w:p>
        </w:tc>
        <w:tc>
          <w:tcPr>
            <w:tcW w:w="2149" w:type="dxa"/>
            <w:vAlign w:val="center"/>
          </w:tcPr>
          <w:p w14:paraId="66D583F4">
            <w:pPr>
              <w:snapToGrid w:val="0"/>
              <w:spacing w:before="70" w:after="70" w:line="240" w:lineRule="auto"/>
              <w:ind w:firstLine="0"/>
              <w:jc w:val="left"/>
              <w:rPr>
                <w:sz w:val="21"/>
              </w:rPr>
            </w:pPr>
            <w:r>
              <w:rPr>
                <w:sz w:val="21"/>
                <w:szCs w:val="21"/>
              </w:rPr>
              <w:t>统一配发并登记</w:t>
            </w:r>
          </w:p>
        </w:tc>
        <w:tc>
          <w:tcPr>
            <w:tcW w:w="1243" w:type="dxa"/>
            <w:vAlign w:val="center"/>
          </w:tcPr>
          <w:p w14:paraId="28342273">
            <w:pPr>
              <w:snapToGrid w:val="0"/>
              <w:spacing w:before="70" w:after="70" w:line="240" w:lineRule="auto"/>
              <w:ind w:firstLine="0"/>
              <w:jc w:val="center"/>
              <w:rPr>
                <w:sz w:val="21"/>
              </w:rPr>
            </w:pPr>
            <w:r>
              <w:rPr>
                <w:sz w:val="21"/>
                <w:szCs w:val="21"/>
              </w:rPr>
              <w:t>2.9</w:t>
            </w:r>
          </w:p>
        </w:tc>
        <w:tc>
          <w:tcPr>
            <w:tcW w:w="1596" w:type="dxa"/>
            <w:vAlign w:val="center"/>
          </w:tcPr>
          <w:p w14:paraId="731A6473">
            <w:pPr>
              <w:snapToGrid w:val="0"/>
              <w:spacing w:before="70" w:after="70" w:line="240" w:lineRule="auto"/>
              <w:ind w:firstLine="0"/>
              <w:jc w:val="left"/>
              <w:rPr>
                <w:sz w:val="21"/>
              </w:rPr>
            </w:pPr>
            <w:r>
              <w:rPr>
                <w:sz w:val="21"/>
                <w:szCs w:val="21"/>
              </w:rPr>
              <w:t>查发放记录</w:t>
            </w:r>
          </w:p>
        </w:tc>
      </w:tr>
      <w:tr w14:paraId="5CC94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E4344B">
            <w:pPr>
              <w:snapToGrid w:val="0"/>
              <w:spacing w:before="70" w:after="70" w:line="240" w:lineRule="auto"/>
              <w:ind w:firstLine="0"/>
              <w:jc w:val="center"/>
              <w:rPr>
                <w:sz w:val="21"/>
              </w:rPr>
            </w:pPr>
            <w:r>
              <w:rPr>
                <w:sz w:val="21"/>
                <w:szCs w:val="21"/>
              </w:rPr>
              <w:t>28</w:t>
            </w:r>
          </w:p>
        </w:tc>
        <w:tc>
          <w:tcPr>
            <w:tcW w:w="1496" w:type="dxa"/>
            <w:vAlign w:val="center"/>
          </w:tcPr>
          <w:p w14:paraId="38B70B58">
            <w:pPr>
              <w:snapToGrid w:val="0"/>
              <w:spacing w:before="70" w:after="70" w:line="240" w:lineRule="auto"/>
              <w:ind w:firstLine="0"/>
              <w:jc w:val="center"/>
              <w:rPr>
                <w:sz w:val="21"/>
              </w:rPr>
            </w:pPr>
            <w:r>
              <w:rPr>
                <w:sz w:val="21"/>
                <w:szCs w:val="21"/>
              </w:rPr>
              <w:t>受限空间作业规范</w:t>
            </w:r>
          </w:p>
        </w:tc>
        <w:tc>
          <w:tcPr>
            <w:tcW w:w="2226" w:type="dxa"/>
            <w:vAlign w:val="center"/>
          </w:tcPr>
          <w:p w14:paraId="613B1099">
            <w:pPr>
              <w:snapToGrid w:val="0"/>
              <w:spacing w:before="70" w:after="70" w:line="240" w:lineRule="auto"/>
              <w:ind w:firstLine="0"/>
              <w:jc w:val="left"/>
              <w:rPr>
                <w:sz w:val="21"/>
              </w:rPr>
            </w:pPr>
            <w:r>
              <w:rPr>
                <w:sz w:val="21"/>
                <w:szCs w:val="21"/>
              </w:rPr>
              <w:t>作业前应通风与检测</w:t>
            </w:r>
          </w:p>
        </w:tc>
        <w:tc>
          <w:tcPr>
            <w:tcW w:w="2149" w:type="dxa"/>
            <w:vAlign w:val="center"/>
          </w:tcPr>
          <w:p w14:paraId="31F8B16C">
            <w:pPr>
              <w:snapToGrid w:val="0"/>
              <w:spacing w:before="70" w:after="70" w:line="240" w:lineRule="auto"/>
              <w:ind w:firstLine="0"/>
              <w:jc w:val="left"/>
              <w:rPr>
                <w:sz w:val="21"/>
              </w:rPr>
            </w:pPr>
            <w:r>
              <w:rPr>
                <w:sz w:val="21"/>
                <w:szCs w:val="21"/>
              </w:rPr>
              <w:t>先通风、再检测、后作业</w:t>
            </w:r>
          </w:p>
        </w:tc>
        <w:tc>
          <w:tcPr>
            <w:tcW w:w="1243" w:type="dxa"/>
            <w:vAlign w:val="center"/>
          </w:tcPr>
          <w:p w14:paraId="2CBB4F08">
            <w:pPr>
              <w:snapToGrid w:val="0"/>
              <w:spacing w:before="70" w:after="70" w:line="240" w:lineRule="auto"/>
              <w:ind w:firstLine="0"/>
              <w:jc w:val="center"/>
              <w:rPr>
                <w:sz w:val="21"/>
              </w:rPr>
            </w:pPr>
            <w:r>
              <w:rPr>
                <w:sz w:val="21"/>
                <w:szCs w:val="21"/>
              </w:rPr>
              <w:t>1.2.13</w:t>
            </w:r>
          </w:p>
        </w:tc>
        <w:tc>
          <w:tcPr>
            <w:tcW w:w="1596" w:type="dxa"/>
            <w:vAlign w:val="center"/>
          </w:tcPr>
          <w:p w14:paraId="28D3B4BC">
            <w:pPr>
              <w:snapToGrid w:val="0"/>
              <w:spacing w:before="70" w:after="70" w:line="240" w:lineRule="auto"/>
              <w:ind w:firstLine="0"/>
              <w:jc w:val="left"/>
              <w:rPr>
                <w:sz w:val="21"/>
              </w:rPr>
            </w:pPr>
            <w:r>
              <w:rPr>
                <w:sz w:val="21"/>
                <w:szCs w:val="21"/>
              </w:rPr>
              <w:t>查检测记录</w:t>
            </w:r>
          </w:p>
        </w:tc>
      </w:tr>
      <w:tr w14:paraId="120E8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0B84EEA">
            <w:pPr>
              <w:snapToGrid w:val="0"/>
              <w:spacing w:before="70" w:after="70" w:line="240" w:lineRule="auto"/>
              <w:ind w:firstLine="0"/>
              <w:jc w:val="center"/>
              <w:rPr>
                <w:sz w:val="21"/>
              </w:rPr>
            </w:pPr>
            <w:r>
              <w:rPr>
                <w:sz w:val="21"/>
                <w:szCs w:val="21"/>
              </w:rPr>
              <w:t>29</w:t>
            </w:r>
          </w:p>
        </w:tc>
        <w:tc>
          <w:tcPr>
            <w:tcW w:w="1496" w:type="dxa"/>
            <w:vAlign w:val="center"/>
          </w:tcPr>
          <w:p w14:paraId="29B82487">
            <w:pPr>
              <w:snapToGrid w:val="0"/>
              <w:spacing w:before="70" w:after="70" w:line="240" w:lineRule="auto"/>
              <w:ind w:firstLine="0"/>
              <w:jc w:val="center"/>
              <w:rPr>
                <w:sz w:val="21"/>
              </w:rPr>
            </w:pPr>
            <w:r>
              <w:rPr>
                <w:sz w:val="21"/>
                <w:szCs w:val="21"/>
              </w:rPr>
              <w:t>受限空间作业规范</w:t>
            </w:r>
          </w:p>
        </w:tc>
        <w:tc>
          <w:tcPr>
            <w:tcW w:w="2226" w:type="dxa"/>
            <w:vAlign w:val="center"/>
          </w:tcPr>
          <w:p w14:paraId="185E0764">
            <w:pPr>
              <w:snapToGrid w:val="0"/>
              <w:spacing w:before="70" w:after="70" w:line="240" w:lineRule="auto"/>
              <w:ind w:firstLine="0"/>
              <w:jc w:val="left"/>
              <w:rPr>
                <w:sz w:val="21"/>
              </w:rPr>
            </w:pPr>
            <w:r>
              <w:rPr>
                <w:sz w:val="21"/>
                <w:szCs w:val="21"/>
              </w:rPr>
              <w:t>应设专人监护</w:t>
            </w:r>
          </w:p>
        </w:tc>
        <w:tc>
          <w:tcPr>
            <w:tcW w:w="2149" w:type="dxa"/>
            <w:vAlign w:val="center"/>
          </w:tcPr>
          <w:p w14:paraId="6A4E5194">
            <w:pPr>
              <w:snapToGrid w:val="0"/>
              <w:spacing w:before="70" w:after="70" w:line="240" w:lineRule="auto"/>
              <w:ind w:firstLine="0"/>
              <w:jc w:val="left"/>
              <w:rPr>
                <w:sz w:val="21"/>
              </w:rPr>
            </w:pPr>
            <w:r>
              <w:rPr>
                <w:sz w:val="21"/>
                <w:szCs w:val="21"/>
              </w:rPr>
              <w:t>一岗一监护，不得兼岗</w:t>
            </w:r>
          </w:p>
        </w:tc>
        <w:tc>
          <w:tcPr>
            <w:tcW w:w="1243" w:type="dxa"/>
            <w:vAlign w:val="center"/>
          </w:tcPr>
          <w:p w14:paraId="599C9B31">
            <w:pPr>
              <w:snapToGrid w:val="0"/>
              <w:spacing w:before="70" w:after="70" w:line="240" w:lineRule="auto"/>
              <w:ind w:firstLine="0"/>
              <w:jc w:val="center"/>
              <w:rPr>
                <w:sz w:val="21"/>
              </w:rPr>
            </w:pPr>
            <w:r>
              <w:rPr>
                <w:sz w:val="21"/>
                <w:szCs w:val="21"/>
              </w:rPr>
              <w:t>2.9</w:t>
            </w:r>
          </w:p>
        </w:tc>
        <w:tc>
          <w:tcPr>
            <w:tcW w:w="1596" w:type="dxa"/>
            <w:vAlign w:val="center"/>
          </w:tcPr>
          <w:p w14:paraId="67FA8D60">
            <w:pPr>
              <w:snapToGrid w:val="0"/>
              <w:spacing w:before="70" w:after="70" w:line="240" w:lineRule="auto"/>
              <w:ind w:firstLine="0"/>
              <w:jc w:val="left"/>
              <w:rPr>
                <w:sz w:val="21"/>
              </w:rPr>
            </w:pPr>
            <w:r>
              <w:rPr>
                <w:sz w:val="21"/>
                <w:szCs w:val="21"/>
              </w:rPr>
              <w:t>查监护记录</w:t>
            </w:r>
          </w:p>
        </w:tc>
      </w:tr>
      <w:tr w14:paraId="63675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39AF30D">
            <w:pPr>
              <w:snapToGrid w:val="0"/>
              <w:spacing w:before="70" w:after="70" w:line="240" w:lineRule="auto"/>
              <w:ind w:firstLine="0"/>
              <w:jc w:val="center"/>
              <w:rPr>
                <w:sz w:val="21"/>
              </w:rPr>
            </w:pPr>
            <w:r>
              <w:rPr>
                <w:sz w:val="21"/>
                <w:szCs w:val="21"/>
              </w:rPr>
              <w:t>30</w:t>
            </w:r>
          </w:p>
        </w:tc>
        <w:tc>
          <w:tcPr>
            <w:tcW w:w="1496" w:type="dxa"/>
            <w:vAlign w:val="center"/>
          </w:tcPr>
          <w:p w14:paraId="7A6B2145">
            <w:pPr>
              <w:snapToGrid w:val="0"/>
              <w:spacing w:before="70" w:after="70" w:line="240" w:lineRule="auto"/>
              <w:ind w:firstLine="0"/>
              <w:jc w:val="center"/>
              <w:rPr>
                <w:sz w:val="21"/>
              </w:rPr>
            </w:pPr>
            <w:r>
              <w:rPr>
                <w:sz w:val="21"/>
                <w:szCs w:val="21"/>
              </w:rPr>
              <w:t>受限空间作业规范</w:t>
            </w:r>
          </w:p>
        </w:tc>
        <w:tc>
          <w:tcPr>
            <w:tcW w:w="2226" w:type="dxa"/>
            <w:vAlign w:val="center"/>
          </w:tcPr>
          <w:p w14:paraId="7AE85550">
            <w:pPr>
              <w:snapToGrid w:val="0"/>
              <w:spacing w:before="70" w:after="70" w:line="240" w:lineRule="auto"/>
              <w:ind w:firstLine="0"/>
              <w:jc w:val="left"/>
              <w:rPr>
                <w:sz w:val="21"/>
              </w:rPr>
            </w:pPr>
            <w:r>
              <w:rPr>
                <w:sz w:val="21"/>
                <w:szCs w:val="21"/>
              </w:rPr>
              <w:t>应办理作业许可</w:t>
            </w:r>
          </w:p>
        </w:tc>
        <w:tc>
          <w:tcPr>
            <w:tcW w:w="2149" w:type="dxa"/>
            <w:vAlign w:val="center"/>
          </w:tcPr>
          <w:p w14:paraId="3E1DEB01">
            <w:pPr>
              <w:snapToGrid w:val="0"/>
              <w:spacing w:before="70" w:after="70" w:line="240" w:lineRule="auto"/>
              <w:ind w:firstLine="0"/>
              <w:jc w:val="left"/>
              <w:rPr>
                <w:sz w:val="21"/>
              </w:rPr>
            </w:pPr>
            <w:r>
              <w:rPr>
                <w:sz w:val="21"/>
                <w:szCs w:val="21"/>
              </w:rPr>
              <w:t>逐次办理、逐级审批</w:t>
            </w:r>
          </w:p>
        </w:tc>
        <w:tc>
          <w:tcPr>
            <w:tcW w:w="1243" w:type="dxa"/>
            <w:vAlign w:val="center"/>
          </w:tcPr>
          <w:p w14:paraId="1CCD5278">
            <w:pPr>
              <w:snapToGrid w:val="0"/>
              <w:spacing w:before="70" w:after="70" w:line="240" w:lineRule="auto"/>
              <w:ind w:firstLine="0"/>
              <w:jc w:val="center"/>
              <w:rPr>
                <w:sz w:val="21"/>
              </w:rPr>
            </w:pPr>
            <w:r>
              <w:rPr>
                <w:sz w:val="21"/>
                <w:szCs w:val="21"/>
              </w:rPr>
              <w:t>2.15</w:t>
            </w:r>
          </w:p>
        </w:tc>
        <w:tc>
          <w:tcPr>
            <w:tcW w:w="1596" w:type="dxa"/>
            <w:vAlign w:val="center"/>
          </w:tcPr>
          <w:p w14:paraId="0BE1758D">
            <w:pPr>
              <w:snapToGrid w:val="0"/>
              <w:spacing w:before="70" w:after="70" w:line="240" w:lineRule="auto"/>
              <w:ind w:firstLine="0"/>
              <w:jc w:val="left"/>
              <w:rPr>
                <w:sz w:val="21"/>
              </w:rPr>
            </w:pPr>
            <w:r>
              <w:rPr>
                <w:sz w:val="21"/>
                <w:szCs w:val="21"/>
              </w:rPr>
              <w:t>查作业票</w:t>
            </w:r>
          </w:p>
        </w:tc>
      </w:tr>
      <w:tr w14:paraId="7132E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FBF7526">
            <w:pPr>
              <w:snapToGrid w:val="0"/>
              <w:spacing w:before="70" w:after="70" w:line="240" w:lineRule="auto"/>
              <w:ind w:firstLine="0"/>
              <w:jc w:val="center"/>
              <w:rPr>
                <w:sz w:val="21"/>
              </w:rPr>
            </w:pPr>
            <w:r>
              <w:rPr>
                <w:sz w:val="21"/>
                <w:szCs w:val="21"/>
              </w:rPr>
              <w:t>31</w:t>
            </w:r>
          </w:p>
        </w:tc>
        <w:tc>
          <w:tcPr>
            <w:tcW w:w="1496" w:type="dxa"/>
            <w:vAlign w:val="center"/>
          </w:tcPr>
          <w:p w14:paraId="3EFDEF6C">
            <w:pPr>
              <w:snapToGrid w:val="0"/>
              <w:spacing w:before="70" w:after="70" w:line="240" w:lineRule="auto"/>
              <w:ind w:firstLine="0"/>
              <w:jc w:val="center"/>
              <w:rPr>
                <w:sz w:val="21"/>
              </w:rPr>
            </w:pPr>
            <w:r>
              <w:rPr>
                <w:sz w:val="21"/>
                <w:szCs w:val="21"/>
              </w:rPr>
              <w:t>高处作业规范</w:t>
            </w:r>
          </w:p>
        </w:tc>
        <w:tc>
          <w:tcPr>
            <w:tcW w:w="2226" w:type="dxa"/>
            <w:vAlign w:val="center"/>
          </w:tcPr>
          <w:p w14:paraId="2ED6DA0D">
            <w:pPr>
              <w:snapToGrid w:val="0"/>
              <w:spacing w:before="70" w:after="70" w:line="240" w:lineRule="auto"/>
              <w:ind w:firstLine="0"/>
              <w:jc w:val="left"/>
              <w:rPr>
                <w:sz w:val="21"/>
              </w:rPr>
            </w:pPr>
            <w:r>
              <w:rPr>
                <w:sz w:val="21"/>
                <w:szCs w:val="21"/>
              </w:rPr>
              <w:t>应设置安全带挂点</w:t>
            </w:r>
          </w:p>
        </w:tc>
        <w:tc>
          <w:tcPr>
            <w:tcW w:w="2149" w:type="dxa"/>
            <w:vAlign w:val="center"/>
          </w:tcPr>
          <w:p w14:paraId="0377FA12">
            <w:pPr>
              <w:snapToGrid w:val="0"/>
              <w:spacing w:before="70" w:after="70" w:line="240" w:lineRule="auto"/>
              <w:ind w:firstLine="0"/>
              <w:jc w:val="left"/>
              <w:rPr>
                <w:sz w:val="21"/>
              </w:rPr>
            </w:pPr>
            <w:r>
              <w:rPr>
                <w:sz w:val="21"/>
                <w:szCs w:val="21"/>
              </w:rPr>
              <w:t>生命线 + 双钩安全带</w:t>
            </w:r>
          </w:p>
        </w:tc>
        <w:tc>
          <w:tcPr>
            <w:tcW w:w="1243" w:type="dxa"/>
            <w:vAlign w:val="center"/>
          </w:tcPr>
          <w:p w14:paraId="2CC133BF">
            <w:pPr>
              <w:snapToGrid w:val="0"/>
              <w:spacing w:before="70" w:after="70" w:line="240" w:lineRule="auto"/>
              <w:ind w:firstLine="0"/>
              <w:jc w:val="center"/>
              <w:rPr>
                <w:sz w:val="21"/>
              </w:rPr>
            </w:pPr>
            <w:r>
              <w:rPr>
                <w:sz w:val="21"/>
                <w:szCs w:val="21"/>
              </w:rPr>
              <w:t>2.9</w:t>
            </w:r>
          </w:p>
        </w:tc>
        <w:tc>
          <w:tcPr>
            <w:tcW w:w="1596" w:type="dxa"/>
            <w:vAlign w:val="center"/>
          </w:tcPr>
          <w:p w14:paraId="0AEAEA80">
            <w:pPr>
              <w:snapToGrid w:val="0"/>
              <w:spacing w:before="70" w:after="70" w:line="240" w:lineRule="auto"/>
              <w:ind w:firstLine="0"/>
              <w:jc w:val="left"/>
              <w:rPr>
                <w:sz w:val="21"/>
              </w:rPr>
            </w:pPr>
            <w:r>
              <w:rPr>
                <w:sz w:val="21"/>
                <w:szCs w:val="21"/>
              </w:rPr>
              <w:t>现场检查</w:t>
            </w:r>
          </w:p>
        </w:tc>
      </w:tr>
      <w:tr w14:paraId="5D5A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904981F">
            <w:pPr>
              <w:snapToGrid w:val="0"/>
              <w:spacing w:before="70" w:after="70" w:line="240" w:lineRule="auto"/>
              <w:ind w:firstLine="0"/>
              <w:jc w:val="center"/>
              <w:rPr>
                <w:sz w:val="21"/>
              </w:rPr>
            </w:pPr>
            <w:r>
              <w:rPr>
                <w:sz w:val="21"/>
                <w:szCs w:val="21"/>
              </w:rPr>
              <w:t>32</w:t>
            </w:r>
          </w:p>
        </w:tc>
        <w:tc>
          <w:tcPr>
            <w:tcW w:w="1496" w:type="dxa"/>
            <w:vAlign w:val="center"/>
          </w:tcPr>
          <w:p w14:paraId="504CB201">
            <w:pPr>
              <w:snapToGrid w:val="0"/>
              <w:spacing w:before="70" w:after="70" w:line="240" w:lineRule="auto"/>
              <w:ind w:firstLine="0"/>
              <w:jc w:val="center"/>
              <w:rPr>
                <w:sz w:val="21"/>
              </w:rPr>
            </w:pPr>
            <w:r>
              <w:rPr>
                <w:sz w:val="21"/>
                <w:szCs w:val="21"/>
              </w:rPr>
              <w:t>高处作业规范</w:t>
            </w:r>
          </w:p>
        </w:tc>
        <w:tc>
          <w:tcPr>
            <w:tcW w:w="2226" w:type="dxa"/>
            <w:vAlign w:val="center"/>
          </w:tcPr>
          <w:p w14:paraId="2955BAEA">
            <w:pPr>
              <w:snapToGrid w:val="0"/>
              <w:spacing w:before="70" w:after="70" w:line="240" w:lineRule="auto"/>
              <w:ind w:firstLine="0"/>
              <w:jc w:val="left"/>
              <w:rPr>
                <w:sz w:val="21"/>
              </w:rPr>
            </w:pPr>
            <w:r>
              <w:rPr>
                <w:sz w:val="21"/>
                <w:szCs w:val="21"/>
              </w:rPr>
              <w:t>工具材料应防坠</w:t>
            </w:r>
          </w:p>
        </w:tc>
        <w:tc>
          <w:tcPr>
            <w:tcW w:w="2149" w:type="dxa"/>
            <w:vAlign w:val="center"/>
          </w:tcPr>
          <w:p w14:paraId="58F061B9">
            <w:pPr>
              <w:snapToGrid w:val="0"/>
              <w:spacing w:before="70" w:after="70" w:line="240" w:lineRule="auto"/>
              <w:ind w:firstLine="0"/>
              <w:jc w:val="left"/>
              <w:rPr>
                <w:sz w:val="21"/>
              </w:rPr>
            </w:pPr>
            <w:r>
              <w:rPr>
                <w:sz w:val="21"/>
                <w:szCs w:val="21"/>
              </w:rPr>
              <w:t>防坠器 + 工具绳</w:t>
            </w:r>
          </w:p>
        </w:tc>
        <w:tc>
          <w:tcPr>
            <w:tcW w:w="1243" w:type="dxa"/>
            <w:vAlign w:val="center"/>
          </w:tcPr>
          <w:p w14:paraId="18E1D153">
            <w:pPr>
              <w:snapToGrid w:val="0"/>
              <w:spacing w:before="70" w:after="70" w:line="240" w:lineRule="auto"/>
              <w:ind w:firstLine="0"/>
              <w:jc w:val="center"/>
              <w:rPr>
                <w:sz w:val="21"/>
              </w:rPr>
            </w:pPr>
            <w:r>
              <w:rPr>
                <w:sz w:val="21"/>
                <w:szCs w:val="21"/>
              </w:rPr>
              <w:t>3.10.5.2</w:t>
            </w:r>
          </w:p>
        </w:tc>
        <w:tc>
          <w:tcPr>
            <w:tcW w:w="1596" w:type="dxa"/>
            <w:vAlign w:val="center"/>
          </w:tcPr>
          <w:p w14:paraId="2A280BD6">
            <w:pPr>
              <w:snapToGrid w:val="0"/>
              <w:spacing w:before="70" w:after="70" w:line="240" w:lineRule="auto"/>
              <w:ind w:firstLine="0"/>
              <w:jc w:val="left"/>
              <w:rPr>
                <w:sz w:val="21"/>
              </w:rPr>
            </w:pPr>
            <w:r>
              <w:rPr>
                <w:sz w:val="21"/>
                <w:szCs w:val="21"/>
              </w:rPr>
              <w:t>现场检查</w:t>
            </w:r>
          </w:p>
        </w:tc>
      </w:tr>
      <w:tr w14:paraId="4B917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F14FF47">
            <w:pPr>
              <w:snapToGrid w:val="0"/>
              <w:spacing w:before="70" w:after="70" w:line="240" w:lineRule="auto"/>
              <w:ind w:firstLine="0"/>
              <w:jc w:val="center"/>
              <w:rPr>
                <w:sz w:val="21"/>
              </w:rPr>
            </w:pPr>
            <w:r>
              <w:rPr>
                <w:sz w:val="21"/>
                <w:szCs w:val="21"/>
              </w:rPr>
              <w:t>33</w:t>
            </w:r>
          </w:p>
        </w:tc>
        <w:tc>
          <w:tcPr>
            <w:tcW w:w="1496" w:type="dxa"/>
            <w:vAlign w:val="center"/>
          </w:tcPr>
          <w:p w14:paraId="639249C4">
            <w:pPr>
              <w:snapToGrid w:val="0"/>
              <w:spacing w:before="70" w:after="70" w:line="240" w:lineRule="auto"/>
              <w:ind w:firstLine="0"/>
              <w:jc w:val="center"/>
              <w:rPr>
                <w:sz w:val="21"/>
              </w:rPr>
            </w:pPr>
            <w:r>
              <w:rPr>
                <w:sz w:val="21"/>
                <w:szCs w:val="21"/>
              </w:rPr>
              <w:t>临时用电规范</w:t>
            </w:r>
          </w:p>
        </w:tc>
        <w:tc>
          <w:tcPr>
            <w:tcW w:w="2226" w:type="dxa"/>
            <w:vAlign w:val="center"/>
          </w:tcPr>
          <w:p w14:paraId="7E24D185">
            <w:pPr>
              <w:snapToGrid w:val="0"/>
              <w:spacing w:before="70" w:after="70" w:line="240" w:lineRule="auto"/>
              <w:ind w:firstLine="0"/>
              <w:jc w:val="left"/>
              <w:rPr>
                <w:sz w:val="21"/>
              </w:rPr>
            </w:pPr>
            <w:r>
              <w:rPr>
                <w:sz w:val="21"/>
                <w:szCs w:val="21"/>
              </w:rPr>
              <w:t>应实行三级配电两级保护</w:t>
            </w:r>
          </w:p>
        </w:tc>
        <w:tc>
          <w:tcPr>
            <w:tcW w:w="2149" w:type="dxa"/>
            <w:vAlign w:val="center"/>
          </w:tcPr>
          <w:p w14:paraId="6586DC0B">
            <w:pPr>
              <w:snapToGrid w:val="0"/>
              <w:spacing w:before="70" w:after="70" w:line="240" w:lineRule="auto"/>
              <w:ind w:firstLine="0"/>
              <w:jc w:val="left"/>
              <w:rPr>
                <w:sz w:val="21"/>
              </w:rPr>
            </w:pPr>
            <w:r>
              <w:rPr>
                <w:sz w:val="21"/>
                <w:szCs w:val="21"/>
              </w:rPr>
              <w:t>一机一闸一漏保</w:t>
            </w:r>
          </w:p>
        </w:tc>
        <w:tc>
          <w:tcPr>
            <w:tcW w:w="1243" w:type="dxa"/>
            <w:vAlign w:val="center"/>
          </w:tcPr>
          <w:p w14:paraId="01B46E3D">
            <w:pPr>
              <w:snapToGrid w:val="0"/>
              <w:spacing w:before="70" w:after="70" w:line="240" w:lineRule="auto"/>
              <w:ind w:firstLine="0"/>
              <w:jc w:val="center"/>
              <w:rPr>
                <w:sz w:val="21"/>
              </w:rPr>
            </w:pPr>
            <w:r>
              <w:rPr>
                <w:sz w:val="21"/>
                <w:szCs w:val="21"/>
              </w:rPr>
              <w:t>2.9</w:t>
            </w:r>
          </w:p>
        </w:tc>
        <w:tc>
          <w:tcPr>
            <w:tcW w:w="1596" w:type="dxa"/>
            <w:vAlign w:val="center"/>
          </w:tcPr>
          <w:p w14:paraId="01F5BE48">
            <w:pPr>
              <w:snapToGrid w:val="0"/>
              <w:spacing w:before="70" w:after="70" w:line="240" w:lineRule="auto"/>
              <w:ind w:firstLine="0"/>
              <w:jc w:val="left"/>
              <w:rPr>
                <w:sz w:val="21"/>
              </w:rPr>
            </w:pPr>
            <w:r>
              <w:rPr>
                <w:sz w:val="21"/>
                <w:szCs w:val="21"/>
              </w:rPr>
              <w:t>查用电检查表</w:t>
            </w:r>
          </w:p>
        </w:tc>
      </w:tr>
      <w:tr w14:paraId="3C079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5DEA445">
            <w:pPr>
              <w:snapToGrid w:val="0"/>
              <w:spacing w:before="70" w:after="70" w:line="240" w:lineRule="auto"/>
              <w:ind w:firstLine="0"/>
              <w:jc w:val="center"/>
              <w:rPr>
                <w:sz w:val="21"/>
              </w:rPr>
            </w:pPr>
            <w:r>
              <w:rPr>
                <w:sz w:val="21"/>
                <w:szCs w:val="21"/>
              </w:rPr>
              <w:t>34</w:t>
            </w:r>
          </w:p>
        </w:tc>
        <w:tc>
          <w:tcPr>
            <w:tcW w:w="1496" w:type="dxa"/>
            <w:vAlign w:val="center"/>
          </w:tcPr>
          <w:p w14:paraId="6950A881">
            <w:pPr>
              <w:snapToGrid w:val="0"/>
              <w:spacing w:before="70" w:after="70" w:line="240" w:lineRule="auto"/>
              <w:ind w:firstLine="0"/>
              <w:jc w:val="center"/>
              <w:rPr>
                <w:sz w:val="21"/>
              </w:rPr>
            </w:pPr>
            <w:r>
              <w:rPr>
                <w:sz w:val="21"/>
                <w:szCs w:val="21"/>
              </w:rPr>
              <w:t>临时用电规范</w:t>
            </w:r>
          </w:p>
        </w:tc>
        <w:tc>
          <w:tcPr>
            <w:tcW w:w="2226" w:type="dxa"/>
            <w:vAlign w:val="center"/>
          </w:tcPr>
          <w:p w14:paraId="565D5AF7">
            <w:pPr>
              <w:snapToGrid w:val="0"/>
              <w:spacing w:before="70" w:after="70" w:line="240" w:lineRule="auto"/>
              <w:ind w:firstLine="0"/>
              <w:jc w:val="left"/>
              <w:rPr>
                <w:sz w:val="21"/>
              </w:rPr>
            </w:pPr>
            <w:r>
              <w:rPr>
                <w:sz w:val="21"/>
                <w:szCs w:val="21"/>
              </w:rPr>
              <w:t>应做接地与绝缘检测</w:t>
            </w:r>
          </w:p>
        </w:tc>
        <w:tc>
          <w:tcPr>
            <w:tcW w:w="2149" w:type="dxa"/>
            <w:vAlign w:val="center"/>
          </w:tcPr>
          <w:p w14:paraId="5677AA78">
            <w:pPr>
              <w:snapToGrid w:val="0"/>
              <w:spacing w:before="70" w:after="70" w:line="240" w:lineRule="auto"/>
              <w:ind w:firstLine="0"/>
              <w:jc w:val="left"/>
              <w:rPr>
                <w:sz w:val="21"/>
              </w:rPr>
            </w:pPr>
            <w:r>
              <w:rPr>
                <w:sz w:val="21"/>
                <w:szCs w:val="21"/>
              </w:rPr>
              <w:t>每日检测记录</w:t>
            </w:r>
          </w:p>
        </w:tc>
        <w:tc>
          <w:tcPr>
            <w:tcW w:w="1243" w:type="dxa"/>
            <w:vAlign w:val="center"/>
          </w:tcPr>
          <w:p w14:paraId="47D39748">
            <w:pPr>
              <w:snapToGrid w:val="0"/>
              <w:spacing w:before="70" w:after="70" w:line="240" w:lineRule="auto"/>
              <w:ind w:firstLine="0"/>
              <w:jc w:val="center"/>
              <w:rPr>
                <w:sz w:val="21"/>
              </w:rPr>
            </w:pPr>
            <w:r>
              <w:rPr>
                <w:sz w:val="21"/>
                <w:szCs w:val="21"/>
              </w:rPr>
              <w:t>3.10.5.3</w:t>
            </w:r>
          </w:p>
        </w:tc>
        <w:tc>
          <w:tcPr>
            <w:tcW w:w="1596" w:type="dxa"/>
            <w:vAlign w:val="center"/>
          </w:tcPr>
          <w:p w14:paraId="1B5F8F42">
            <w:pPr>
              <w:snapToGrid w:val="0"/>
              <w:spacing w:before="70" w:after="70" w:line="240" w:lineRule="auto"/>
              <w:ind w:firstLine="0"/>
              <w:jc w:val="left"/>
              <w:rPr>
                <w:sz w:val="21"/>
              </w:rPr>
            </w:pPr>
            <w:r>
              <w:rPr>
                <w:sz w:val="21"/>
                <w:szCs w:val="21"/>
              </w:rPr>
              <w:t>查检测记录</w:t>
            </w:r>
          </w:p>
        </w:tc>
      </w:tr>
      <w:tr w14:paraId="66A69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82485E">
            <w:pPr>
              <w:snapToGrid w:val="0"/>
              <w:spacing w:before="70" w:after="70" w:line="240" w:lineRule="auto"/>
              <w:ind w:firstLine="0"/>
              <w:jc w:val="center"/>
              <w:rPr>
                <w:sz w:val="21"/>
              </w:rPr>
            </w:pPr>
            <w:r>
              <w:rPr>
                <w:sz w:val="21"/>
                <w:szCs w:val="21"/>
              </w:rPr>
              <w:t>35</w:t>
            </w:r>
          </w:p>
        </w:tc>
        <w:tc>
          <w:tcPr>
            <w:tcW w:w="1496" w:type="dxa"/>
            <w:vAlign w:val="center"/>
          </w:tcPr>
          <w:p w14:paraId="661EEA94">
            <w:pPr>
              <w:snapToGrid w:val="0"/>
              <w:spacing w:before="70" w:after="70" w:line="240" w:lineRule="auto"/>
              <w:ind w:firstLine="0"/>
              <w:jc w:val="center"/>
              <w:rPr>
                <w:sz w:val="21"/>
              </w:rPr>
            </w:pPr>
            <w:r>
              <w:rPr>
                <w:sz w:val="21"/>
                <w:szCs w:val="21"/>
              </w:rPr>
              <w:t>起重吊装规范</w:t>
            </w:r>
          </w:p>
        </w:tc>
        <w:tc>
          <w:tcPr>
            <w:tcW w:w="2226" w:type="dxa"/>
            <w:vAlign w:val="center"/>
          </w:tcPr>
          <w:p w14:paraId="4B1A24F4">
            <w:pPr>
              <w:snapToGrid w:val="0"/>
              <w:spacing w:before="70" w:after="70" w:line="240" w:lineRule="auto"/>
              <w:ind w:firstLine="0"/>
              <w:jc w:val="left"/>
              <w:rPr>
                <w:sz w:val="21"/>
              </w:rPr>
            </w:pPr>
            <w:r>
              <w:rPr>
                <w:sz w:val="21"/>
                <w:szCs w:val="21"/>
              </w:rPr>
              <w:t>吊装应编制方案</w:t>
            </w:r>
          </w:p>
        </w:tc>
        <w:tc>
          <w:tcPr>
            <w:tcW w:w="2149" w:type="dxa"/>
            <w:vAlign w:val="center"/>
          </w:tcPr>
          <w:p w14:paraId="450881C7">
            <w:pPr>
              <w:snapToGrid w:val="0"/>
              <w:spacing w:before="70" w:after="70" w:line="240" w:lineRule="auto"/>
              <w:ind w:firstLine="0"/>
              <w:jc w:val="left"/>
              <w:rPr>
                <w:sz w:val="21"/>
              </w:rPr>
            </w:pPr>
            <w:r>
              <w:rPr>
                <w:sz w:val="21"/>
                <w:szCs w:val="21"/>
              </w:rPr>
              <w:t>平台挂载编制专项方案</w:t>
            </w:r>
          </w:p>
        </w:tc>
        <w:tc>
          <w:tcPr>
            <w:tcW w:w="1243" w:type="dxa"/>
            <w:vAlign w:val="center"/>
          </w:tcPr>
          <w:p w14:paraId="726780AA">
            <w:pPr>
              <w:snapToGrid w:val="0"/>
              <w:spacing w:before="70" w:after="70" w:line="240" w:lineRule="auto"/>
              <w:ind w:firstLine="0"/>
              <w:jc w:val="center"/>
              <w:rPr>
                <w:sz w:val="21"/>
              </w:rPr>
            </w:pPr>
            <w:r>
              <w:rPr>
                <w:sz w:val="21"/>
                <w:szCs w:val="21"/>
              </w:rPr>
              <w:t>2.11</w:t>
            </w:r>
          </w:p>
        </w:tc>
        <w:tc>
          <w:tcPr>
            <w:tcW w:w="1596" w:type="dxa"/>
            <w:vAlign w:val="center"/>
          </w:tcPr>
          <w:p w14:paraId="07BFDDA4">
            <w:pPr>
              <w:snapToGrid w:val="0"/>
              <w:spacing w:before="70" w:after="70" w:line="240" w:lineRule="auto"/>
              <w:ind w:firstLine="0"/>
              <w:jc w:val="left"/>
              <w:rPr>
                <w:sz w:val="21"/>
              </w:rPr>
            </w:pPr>
            <w:r>
              <w:rPr>
                <w:sz w:val="21"/>
                <w:szCs w:val="21"/>
              </w:rPr>
              <w:t>查方案审批</w:t>
            </w:r>
          </w:p>
        </w:tc>
      </w:tr>
      <w:tr w14:paraId="4B18F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AEF239">
            <w:pPr>
              <w:snapToGrid w:val="0"/>
              <w:spacing w:before="70" w:after="70" w:line="240" w:lineRule="auto"/>
              <w:ind w:firstLine="0"/>
              <w:jc w:val="center"/>
              <w:rPr>
                <w:sz w:val="21"/>
              </w:rPr>
            </w:pPr>
            <w:r>
              <w:rPr>
                <w:sz w:val="21"/>
                <w:szCs w:val="21"/>
              </w:rPr>
              <w:t>36</w:t>
            </w:r>
          </w:p>
        </w:tc>
        <w:tc>
          <w:tcPr>
            <w:tcW w:w="1496" w:type="dxa"/>
            <w:vAlign w:val="center"/>
          </w:tcPr>
          <w:p w14:paraId="158F4AA7">
            <w:pPr>
              <w:snapToGrid w:val="0"/>
              <w:spacing w:before="70" w:after="70" w:line="240" w:lineRule="auto"/>
              <w:ind w:firstLine="0"/>
              <w:jc w:val="center"/>
              <w:rPr>
                <w:sz w:val="21"/>
              </w:rPr>
            </w:pPr>
            <w:r>
              <w:rPr>
                <w:sz w:val="21"/>
                <w:szCs w:val="21"/>
              </w:rPr>
              <w:t>起重吊装规范</w:t>
            </w:r>
          </w:p>
        </w:tc>
        <w:tc>
          <w:tcPr>
            <w:tcW w:w="2226" w:type="dxa"/>
            <w:vAlign w:val="center"/>
          </w:tcPr>
          <w:p w14:paraId="352FA942">
            <w:pPr>
              <w:snapToGrid w:val="0"/>
              <w:spacing w:before="70" w:after="70" w:line="240" w:lineRule="auto"/>
              <w:ind w:firstLine="0"/>
              <w:jc w:val="left"/>
              <w:rPr>
                <w:sz w:val="21"/>
              </w:rPr>
            </w:pPr>
            <w:r>
              <w:rPr>
                <w:sz w:val="21"/>
                <w:szCs w:val="21"/>
              </w:rPr>
              <w:t>索具应检查合格</w:t>
            </w:r>
          </w:p>
        </w:tc>
        <w:tc>
          <w:tcPr>
            <w:tcW w:w="2149" w:type="dxa"/>
            <w:vAlign w:val="center"/>
          </w:tcPr>
          <w:p w14:paraId="007D127C">
            <w:pPr>
              <w:snapToGrid w:val="0"/>
              <w:spacing w:before="70" w:after="70" w:line="240" w:lineRule="auto"/>
              <w:ind w:firstLine="0"/>
              <w:jc w:val="left"/>
              <w:rPr>
                <w:sz w:val="21"/>
              </w:rPr>
            </w:pPr>
            <w:r>
              <w:rPr>
                <w:sz w:val="21"/>
                <w:szCs w:val="21"/>
              </w:rPr>
              <w:t>使用前检查并记录</w:t>
            </w:r>
          </w:p>
        </w:tc>
        <w:tc>
          <w:tcPr>
            <w:tcW w:w="1243" w:type="dxa"/>
            <w:vAlign w:val="center"/>
          </w:tcPr>
          <w:p w14:paraId="593AD9CA">
            <w:pPr>
              <w:snapToGrid w:val="0"/>
              <w:spacing w:before="70" w:after="70" w:line="240" w:lineRule="auto"/>
              <w:ind w:firstLine="0"/>
              <w:jc w:val="center"/>
              <w:rPr>
                <w:sz w:val="21"/>
              </w:rPr>
            </w:pPr>
            <w:r>
              <w:rPr>
                <w:sz w:val="21"/>
                <w:szCs w:val="21"/>
              </w:rPr>
              <w:t>2.11</w:t>
            </w:r>
          </w:p>
        </w:tc>
        <w:tc>
          <w:tcPr>
            <w:tcW w:w="1596" w:type="dxa"/>
            <w:vAlign w:val="center"/>
          </w:tcPr>
          <w:p w14:paraId="41C203CF">
            <w:pPr>
              <w:snapToGrid w:val="0"/>
              <w:spacing w:before="70" w:after="70" w:line="240" w:lineRule="auto"/>
              <w:ind w:firstLine="0"/>
              <w:jc w:val="left"/>
              <w:rPr>
                <w:sz w:val="21"/>
              </w:rPr>
            </w:pPr>
            <w:r>
              <w:rPr>
                <w:sz w:val="21"/>
                <w:szCs w:val="21"/>
              </w:rPr>
              <w:t>查检查表</w:t>
            </w:r>
          </w:p>
        </w:tc>
      </w:tr>
      <w:tr w14:paraId="65C54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6E0381A">
            <w:pPr>
              <w:snapToGrid w:val="0"/>
              <w:spacing w:before="70" w:after="70" w:line="240" w:lineRule="auto"/>
              <w:ind w:firstLine="0"/>
              <w:jc w:val="center"/>
              <w:rPr>
                <w:sz w:val="21"/>
              </w:rPr>
            </w:pPr>
            <w:r>
              <w:rPr>
                <w:sz w:val="21"/>
                <w:szCs w:val="21"/>
              </w:rPr>
              <w:t>37</w:t>
            </w:r>
          </w:p>
        </w:tc>
        <w:tc>
          <w:tcPr>
            <w:tcW w:w="1496" w:type="dxa"/>
            <w:vAlign w:val="center"/>
          </w:tcPr>
          <w:p w14:paraId="32D4FC29">
            <w:pPr>
              <w:snapToGrid w:val="0"/>
              <w:spacing w:before="70" w:after="70" w:line="240" w:lineRule="auto"/>
              <w:ind w:firstLine="0"/>
              <w:jc w:val="center"/>
              <w:rPr>
                <w:sz w:val="21"/>
              </w:rPr>
            </w:pPr>
            <w:r>
              <w:rPr>
                <w:sz w:val="21"/>
                <w:szCs w:val="21"/>
              </w:rPr>
              <w:t>数据安全相关规定</w:t>
            </w:r>
          </w:p>
        </w:tc>
        <w:tc>
          <w:tcPr>
            <w:tcW w:w="2226" w:type="dxa"/>
            <w:vAlign w:val="center"/>
          </w:tcPr>
          <w:p w14:paraId="2FDA8C02">
            <w:pPr>
              <w:snapToGrid w:val="0"/>
              <w:spacing w:before="70" w:after="70" w:line="240" w:lineRule="auto"/>
              <w:ind w:firstLine="0"/>
              <w:jc w:val="left"/>
              <w:rPr>
                <w:sz w:val="21"/>
              </w:rPr>
            </w:pPr>
            <w:r>
              <w:rPr>
                <w:sz w:val="21"/>
                <w:szCs w:val="21"/>
              </w:rPr>
              <w:t>数据应分类分级管理</w:t>
            </w:r>
          </w:p>
        </w:tc>
        <w:tc>
          <w:tcPr>
            <w:tcW w:w="2149" w:type="dxa"/>
            <w:vAlign w:val="center"/>
          </w:tcPr>
          <w:p w14:paraId="6E39FDC5">
            <w:pPr>
              <w:snapToGrid w:val="0"/>
              <w:spacing w:before="70" w:after="70" w:line="240" w:lineRule="auto"/>
              <w:ind w:firstLine="0"/>
              <w:jc w:val="left"/>
              <w:rPr>
                <w:sz w:val="21"/>
              </w:rPr>
            </w:pPr>
            <w:r>
              <w:rPr>
                <w:sz w:val="21"/>
                <w:szCs w:val="21"/>
              </w:rPr>
              <w:t>建立数据分类分级清单</w:t>
            </w:r>
          </w:p>
        </w:tc>
        <w:tc>
          <w:tcPr>
            <w:tcW w:w="1243" w:type="dxa"/>
            <w:vAlign w:val="center"/>
          </w:tcPr>
          <w:p w14:paraId="41C94EA0">
            <w:pPr>
              <w:snapToGrid w:val="0"/>
              <w:spacing w:before="70" w:after="70" w:line="240" w:lineRule="auto"/>
              <w:ind w:firstLine="0"/>
              <w:jc w:val="center"/>
              <w:rPr>
                <w:sz w:val="21"/>
              </w:rPr>
            </w:pPr>
            <w:r>
              <w:rPr>
                <w:sz w:val="21"/>
                <w:szCs w:val="21"/>
              </w:rPr>
              <w:t>2.5.3.22</w:t>
            </w:r>
          </w:p>
        </w:tc>
        <w:tc>
          <w:tcPr>
            <w:tcW w:w="1596" w:type="dxa"/>
            <w:vAlign w:val="center"/>
          </w:tcPr>
          <w:p w14:paraId="62DA24DE">
            <w:pPr>
              <w:snapToGrid w:val="0"/>
              <w:spacing w:before="70" w:after="70" w:line="240" w:lineRule="auto"/>
              <w:ind w:firstLine="0"/>
              <w:jc w:val="left"/>
              <w:rPr>
                <w:sz w:val="21"/>
              </w:rPr>
            </w:pPr>
            <w:r>
              <w:rPr>
                <w:sz w:val="21"/>
                <w:szCs w:val="21"/>
              </w:rPr>
              <w:t>查清单</w:t>
            </w:r>
          </w:p>
        </w:tc>
      </w:tr>
      <w:tr w14:paraId="3725D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BAFBA3E">
            <w:pPr>
              <w:snapToGrid w:val="0"/>
              <w:spacing w:before="70" w:after="70" w:line="240" w:lineRule="auto"/>
              <w:ind w:firstLine="0"/>
              <w:jc w:val="center"/>
              <w:rPr>
                <w:sz w:val="21"/>
              </w:rPr>
            </w:pPr>
            <w:r>
              <w:rPr>
                <w:sz w:val="21"/>
                <w:szCs w:val="21"/>
              </w:rPr>
              <w:t>38</w:t>
            </w:r>
          </w:p>
        </w:tc>
        <w:tc>
          <w:tcPr>
            <w:tcW w:w="1496" w:type="dxa"/>
            <w:vAlign w:val="center"/>
          </w:tcPr>
          <w:p w14:paraId="7F88B7A2">
            <w:pPr>
              <w:snapToGrid w:val="0"/>
              <w:spacing w:before="70" w:after="70" w:line="240" w:lineRule="auto"/>
              <w:ind w:firstLine="0"/>
              <w:jc w:val="center"/>
              <w:rPr>
                <w:sz w:val="21"/>
              </w:rPr>
            </w:pPr>
            <w:r>
              <w:rPr>
                <w:sz w:val="21"/>
                <w:szCs w:val="21"/>
              </w:rPr>
              <w:t>数据安全相关规定</w:t>
            </w:r>
          </w:p>
        </w:tc>
        <w:tc>
          <w:tcPr>
            <w:tcW w:w="2226" w:type="dxa"/>
            <w:vAlign w:val="center"/>
          </w:tcPr>
          <w:p w14:paraId="3AF9BD42">
            <w:pPr>
              <w:snapToGrid w:val="0"/>
              <w:spacing w:before="70" w:after="70" w:line="240" w:lineRule="auto"/>
              <w:ind w:firstLine="0"/>
              <w:jc w:val="left"/>
              <w:rPr>
                <w:sz w:val="21"/>
              </w:rPr>
            </w:pPr>
            <w:r>
              <w:rPr>
                <w:sz w:val="21"/>
                <w:szCs w:val="21"/>
              </w:rPr>
              <w:t>应控制访问权限</w:t>
            </w:r>
          </w:p>
        </w:tc>
        <w:tc>
          <w:tcPr>
            <w:tcW w:w="2149" w:type="dxa"/>
            <w:vAlign w:val="center"/>
          </w:tcPr>
          <w:p w14:paraId="19DE6D1D">
            <w:pPr>
              <w:snapToGrid w:val="0"/>
              <w:spacing w:before="70" w:after="70" w:line="240" w:lineRule="auto"/>
              <w:ind w:firstLine="0"/>
              <w:jc w:val="left"/>
              <w:rPr>
                <w:sz w:val="21"/>
              </w:rPr>
            </w:pPr>
            <w:r>
              <w:rPr>
                <w:sz w:val="21"/>
                <w:szCs w:val="21"/>
              </w:rPr>
              <w:t>角色</w:t>
            </w:r>
            <w:r>
              <w:rPr>
                <w:rFonts w:hint="eastAsia"/>
                <w:sz w:val="21"/>
                <w:szCs w:val="21"/>
              </w:rPr>
              <w:t>-</w:t>
            </w:r>
            <w:r>
              <w:rPr>
                <w:sz w:val="21"/>
                <w:szCs w:val="21"/>
              </w:rPr>
              <w:t>权限矩阵 + 审计</w:t>
            </w:r>
          </w:p>
        </w:tc>
        <w:tc>
          <w:tcPr>
            <w:tcW w:w="1243" w:type="dxa"/>
            <w:vAlign w:val="center"/>
          </w:tcPr>
          <w:p w14:paraId="050CA6BD">
            <w:pPr>
              <w:snapToGrid w:val="0"/>
              <w:spacing w:before="70" w:after="70" w:line="240" w:lineRule="auto"/>
              <w:ind w:firstLine="0"/>
              <w:jc w:val="center"/>
              <w:rPr>
                <w:sz w:val="21"/>
              </w:rPr>
            </w:pPr>
            <w:r>
              <w:rPr>
                <w:sz w:val="21"/>
                <w:szCs w:val="21"/>
              </w:rPr>
              <w:t>2.5.3.22</w:t>
            </w:r>
          </w:p>
        </w:tc>
        <w:tc>
          <w:tcPr>
            <w:tcW w:w="1596" w:type="dxa"/>
            <w:vAlign w:val="center"/>
          </w:tcPr>
          <w:p w14:paraId="516552C9">
            <w:pPr>
              <w:snapToGrid w:val="0"/>
              <w:spacing w:before="70" w:after="70" w:line="240" w:lineRule="auto"/>
              <w:ind w:firstLine="0"/>
              <w:jc w:val="left"/>
              <w:rPr>
                <w:sz w:val="21"/>
              </w:rPr>
            </w:pPr>
            <w:r>
              <w:rPr>
                <w:sz w:val="21"/>
                <w:szCs w:val="21"/>
              </w:rPr>
              <w:t>查权限表</w:t>
            </w:r>
          </w:p>
        </w:tc>
      </w:tr>
      <w:tr w14:paraId="6465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AB0153">
            <w:pPr>
              <w:snapToGrid w:val="0"/>
              <w:spacing w:before="70" w:after="70" w:line="240" w:lineRule="auto"/>
              <w:ind w:firstLine="0"/>
              <w:jc w:val="center"/>
              <w:rPr>
                <w:sz w:val="21"/>
              </w:rPr>
            </w:pPr>
            <w:r>
              <w:rPr>
                <w:sz w:val="21"/>
                <w:szCs w:val="21"/>
              </w:rPr>
              <w:t>39</w:t>
            </w:r>
          </w:p>
        </w:tc>
        <w:tc>
          <w:tcPr>
            <w:tcW w:w="1496" w:type="dxa"/>
            <w:vAlign w:val="center"/>
          </w:tcPr>
          <w:p w14:paraId="585E94A2">
            <w:pPr>
              <w:snapToGrid w:val="0"/>
              <w:spacing w:before="70" w:after="70" w:line="240" w:lineRule="auto"/>
              <w:ind w:firstLine="0"/>
              <w:jc w:val="center"/>
              <w:rPr>
                <w:sz w:val="21"/>
              </w:rPr>
            </w:pPr>
            <w:r>
              <w:rPr>
                <w:sz w:val="21"/>
                <w:szCs w:val="21"/>
              </w:rPr>
              <w:t>数据安全相关规定</w:t>
            </w:r>
          </w:p>
        </w:tc>
        <w:tc>
          <w:tcPr>
            <w:tcW w:w="2226" w:type="dxa"/>
            <w:vAlign w:val="center"/>
          </w:tcPr>
          <w:p w14:paraId="3F78EFA1">
            <w:pPr>
              <w:snapToGrid w:val="0"/>
              <w:spacing w:before="70" w:after="70" w:line="240" w:lineRule="auto"/>
              <w:ind w:firstLine="0"/>
              <w:jc w:val="left"/>
              <w:rPr>
                <w:sz w:val="21"/>
              </w:rPr>
            </w:pPr>
            <w:r>
              <w:rPr>
                <w:sz w:val="21"/>
                <w:szCs w:val="21"/>
              </w:rPr>
              <w:t>重要数据应备份</w:t>
            </w:r>
          </w:p>
        </w:tc>
        <w:tc>
          <w:tcPr>
            <w:tcW w:w="2149" w:type="dxa"/>
            <w:vAlign w:val="center"/>
          </w:tcPr>
          <w:p w14:paraId="1D8DD918">
            <w:pPr>
              <w:snapToGrid w:val="0"/>
              <w:spacing w:before="70" w:after="70" w:line="240" w:lineRule="auto"/>
              <w:ind w:firstLine="0"/>
              <w:jc w:val="left"/>
              <w:rPr>
                <w:sz w:val="21"/>
              </w:rPr>
            </w:pPr>
            <w:r>
              <w:rPr>
                <w:sz w:val="21"/>
                <w:szCs w:val="21"/>
              </w:rPr>
              <w:t>双副本 + 离线冷备</w:t>
            </w:r>
          </w:p>
        </w:tc>
        <w:tc>
          <w:tcPr>
            <w:tcW w:w="1243" w:type="dxa"/>
            <w:vAlign w:val="center"/>
          </w:tcPr>
          <w:p w14:paraId="65CE2CE2">
            <w:pPr>
              <w:snapToGrid w:val="0"/>
              <w:spacing w:before="70" w:after="70" w:line="240" w:lineRule="auto"/>
              <w:ind w:firstLine="0"/>
              <w:jc w:val="center"/>
              <w:rPr>
                <w:sz w:val="21"/>
              </w:rPr>
            </w:pPr>
            <w:r>
              <w:rPr>
                <w:sz w:val="21"/>
                <w:szCs w:val="21"/>
              </w:rPr>
              <w:t>2.10</w:t>
            </w:r>
          </w:p>
        </w:tc>
        <w:tc>
          <w:tcPr>
            <w:tcW w:w="1596" w:type="dxa"/>
            <w:vAlign w:val="center"/>
          </w:tcPr>
          <w:p w14:paraId="319CB8AA">
            <w:pPr>
              <w:snapToGrid w:val="0"/>
              <w:spacing w:before="70" w:after="70" w:line="240" w:lineRule="auto"/>
              <w:ind w:firstLine="0"/>
              <w:jc w:val="left"/>
              <w:rPr>
                <w:sz w:val="21"/>
              </w:rPr>
            </w:pPr>
            <w:r>
              <w:rPr>
                <w:sz w:val="21"/>
                <w:szCs w:val="21"/>
              </w:rPr>
              <w:t>查备份记录</w:t>
            </w:r>
          </w:p>
        </w:tc>
      </w:tr>
      <w:tr w14:paraId="1610D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3D9D136">
            <w:pPr>
              <w:snapToGrid w:val="0"/>
              <w:spacing w:before="70" w:after="70" w:line="240" w:lineRule="auto"/>
              <w:ind w:firstLine="0"/>
              <w:jc w:val="center"/>
              <w:rPr>
                <w:sz w:val="21"/>
              </w:rPr>
            </w:pPr>
            <w:r>
              <w:rPr>
                <w:sz w:val="21"/>
                <w:szCs w:val="21"/>
              </w:rPr>
              <w:t>40</w:t>
            </w:r>
          </w:p>
        </w:tc>
        <w:tc>
          <w:tcPr>
            <w:tcW w:w="1496" w:type="dxa"/>
            <w:vAlign w:val="center"/>
          </w:tcPr>
          <w:p w14:paraId="263BC415">
            <w:pPr>
              <w:snapToGrid w:val="0"/>
              <w:spacing w:before="70" w:after="70" w:line="240" w:lineRule="auto"/>
              <w:ind w:firstLine="0"/>
              <w:jc w:val="center"/>
              <w:rPr>
                <w:sz w:val="21"/>
              </w:rPr>
            </w:pPr>
            <w:r>
              <w:rPr>
                <w:sz w:val="21"/>
                <w:szCs w:val="21"/>
              </w:rPr>
              <w:t>网络安全等级保护要求</w:t>
            </w:r>
          </w:p>
        </w:tc>
        <w:tc>
          <w:tcPr>
            <w:tcW w:w="2226" w:type="dxa"/>
            <w:vAlign w:val="center"/>
          </w:tcPr>
          <w:p w14:paraId="5DDE2DB2">
            <w:pPr>
              <w:snapToGrid w:val="0"/>
              <w:spacing w:before="70" w:after="70" w:line="240" w:lineRule="auto"/>
              <w:ind w:firstLine="0"/>
              <w:jc w:val="left"/>
              <w:rPr>
                <w:sz w:val="21"/>
              </w:rPr>
            </w:pPr>
            <w:r>
              <w:rPr>
                <w:sz w:val="21"/>
                <w:szCs w:val="21"/>
              </w:rPr>
              <w:t>应落实边界防护</w:t>
            </w:r>
          </w:p>
        </w:tc>
        <w:tc>
          <w:tcPr>
            <w:tcW w:w="2149" w:type="dxa"/>
            <w:vAlign w:val="center"/>
          </w:tcPr>
          <w:p w14:paraId="2F8BFE3A">
            <w:pPr>
              <w:snapToGrid w:val="0"/>
              <w:spacing w:before="70" w:after="70" w:line="240" w:lineRule="auto"/>
              <w:ind w:firstLine="0"/>
              <w:jc w:val="left"/>
              <w:rPr>
                <w:sz w:val="21"/>
              </w:rPr>
            </w:pPr>
            <w:r>
              <w:rPr>
                <w:sz w:val="21"/>
                <w:szCs w:val="21"/>
              </w:rPr>
              <w:t>内外网分离 + 防火墙</w:t>
            </w:r>
          </w:p>
        </w:tc>
        <w:tc>
          <w:tcPr>
            <w:tcW w:w="1243" w:type="dxa"/>
            <w:vAlign w:val="center"/>
          </w:tcPr>
          <w:p w14:paraId="28A4B483">
            <w:pPr>
              <w:snapToGrid w:val="0"/>
              <w:spacing w:before="70" w:after="70" w:line="240" w:lineRule="auto"/>
              <w:ind w:firstLine="0"/>
              <w:jc w:val="center"/>
              <w:rPr>
                <w:sz w:val="21"/>
              </w:rPr>
            </w:pPr>
            <w:r>
              <w:rPr>
                <w:sz w:val="21"/>
                <w:szCs w:val="21"/>
              </w:rPr>
              <w:t>1.2.9</w:t>
            </w:r>
          </w:p>
        </w:tc>
        <w:tc>
          <w:tcPr>
            <w:tcW w:w="1596" w:type="dxa"/>
            <w:vAlign w:val="center"/>
          </w:tcPr>
          <w:p w14:paraId="51ADDD55">
            <w:pPr>
              <w:snapToGrid w:val="0"/>
              <w:spacing w:before="70" w:after="70" w:line="240" w:lineRule="auto"/>
              <w:ind w:firstLine="0"/>
              <w:jc w:val="left"/>
              <w:rPr>
                <w:sz w:val="21"/>
              </w:rPr>
            </w:pPr>
            <w:r>
              <w:rPr>
                <w:sz w:val="21"/>
                <w:szCs w:val="21"/>
              </w:rPr>
              <w:t>查网络拓扑</w:t>
            </w:r>
          </w:p>
        </w:tc>
      </w:tr>
      <w:tr w14:paraId="328AC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AB9B4E">
            <w:pPr>
              <w:snapToGrid w:val="0"/>
              <w:spacing w:before="70" w:after="70" w:line="240" w:lineRule="auto"/>
              <w:ind w:firstLine="0"/>
              <w:jc w:val="center"/>
              <w:rPr>
                <w:sz w:val="21"/>
              </w:rPr>
            </w:pPr>
            <w:r>
              <w:rPr>
                <w:sz w:val="21"/>
                <w:szCs w:val="21"/>
              </w:rPr>
              <w:t>41</w:t>
            </w:r>
          </w:p>
        </w:tc>
        <w:tc>
          <w:tcPr>
            <w:tcW w:w="1496" w:type="dxa"/>
            <w:vAlign w:val="center"/>
          </w:tcPr>
          <w:p w14:paraId="3871C312">
            <w:pPr>
              <w:snapToGrid w:val="0"/>
              <w:spacing w:before="70" w:after="70" w:line="240" w:lineRule="auto"/>
              <w:ind w:firstLine="0"/>
              <w:jc w:val="center"/>
              <w:rPr>
                <w:sz w:val="21"/>
              </w:rPr>
            </w:pPr>
            <w:r>
              <w:rPr>
                <w:sz w:val="21"/>
                <w:szCs w:val="21"/>
              </w:rPr>
              <w:t>网络安全等级保护要求</w:t>
            </w:r>
          </w:p>
        </w:tc>
        <w:tc>
          <w:tcPr>
            <w:tcW w:w="2226" w:type="dxa"/>
            <w:vAlign w:val="center"/>
          </w:tcPr>
          <w:p w14:paraId="7F556B2B">
            <w:pPr>
              <w:snapToGrid w:val="0"/>
              <w:spacing w:before="70" w:after="70" w:line="240" w:lineRule="auto"/>
              <w:ind w:firstLine="0"/>
              <w:jc w:val="left"/>
              <w:rPr>
                <w:sz w:val="21"/>
              </w:rPr>
            </w:pPr>
            <w:r>
              <w:rPr>
                <w:sz w:val="21"/>
                <w:szCs w:val="21"/>
              </w:rPr>
              <w:t>应留存审计日志</w:t>
            </w:r>
          </w:p>
        </w:tc>
        <w:tc>
          <w:tcPr>
            <w:tcW w:w="2149" w:type="dxa"/>
            <w:vAlign w:val="center"/>
          </w:tcPr>
          <w:p w14:paraId="0AFD4477">
            <w:pPr>
              <w:snapToGrid w:val="0"/>
              <w:spacing w:before="70" w:after="70" w:line="240" w:lineRule="auto"/>
              <w:ind w:firstLine="0"/>
              <w:jc w:val="left"/>
              <w:rPr>
                <w:sz w:val="21"/>
              </w:rPr>
            </w:pPr>
            <w:r>
              <w:rPr>
                <w:sz w:val="21"/>
                <w:szCs w:val="21"/>
              </w:rPr>
              <w:t>日志保存 ≥6 个月</w:t>
            </w:r>
          </w:p>
        </w:tc>
        <w:tc>
          <w:tcPr>
            <w:tcW w:w="1243" w:type="dxa"/>
            <w:vAlign w:val="center"/>
          </w:tcPr>
          <w:p w14:paraId="313835D0">
            <w:pPr>
              <w:snapToGrid w:val="0"/>
              <w:spacing w:before="70" w:after="70" w:line="240" w:lineRule="auto"/>
              <w:ind w:firstLine="0"/>
              <w:jc w:val="center"/>
              <w:rPr>
                <w:sz w:val="21"/>
              </w:rPr>
            </w:pPr>
            <w:r>
              <w:rPr>
                <w:sz w:val="21"/>
                <w:szCs w:val="21"/>
              </w:rPr>
              <w:t>2.5.3.22</w:t>
            </w:r>
          </w:p>
        </w:tc>
        <w:tc>
          <w:tcPr>
            <w:tcW w:w="1596" w:type="dxa"/>
            <w:vAlign w:val="center"/>
          </w:tcPr>
          <w:p w14:paraId="54754953">
            <w:pPr>
              <w:snapToGrid w:val="0"/>
              <w:spacing w:before="70" w:after="70" w:line="240" w:lineRule="auto"/>
              <w:ind w:firstLine="0"/>
              <w:jc w:val="left"/>
              <w:rPr>
                <w:sz w:val="21"/>
              </w:rPr>
            </w:pPr>
            <w:r>
              <w:rPr>
                <w:sz w:val="21"/>
                <w:szCs w:val="21"/>
              </w:rPr>
              <w:t>查日志</w:t>
            </w:r>
          </w:p>
        </w:tc>
      </w:tr>
      <w:tr w14:paraId="1D07F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176007C">
            <w:pPr>
              <w:snapToGrid w:val="0"/>
              <w:spacing w:before="70" w:after="70" w:line="240" w:lineRule="auto"/>
              <w:ind w:firstLine="0"/>
              <w:jc w:val="center"/>
              <w:rPr>
                <w:sz w:val="21"/>
              </w:rPr>
            </w:pPr>
            <w:r>
              <w:rPr>
                <w:sz w:val="21"/>
                <w:szCs w:val="21"/>
              </w:rPr>
              <w:t>42</w:t>
            </w:r>
          </w:p>
        </w:tc>
        <w:tc>
          <w:tcPr>
            <w:tcW w:w="1496" w:type="dxa"/>
            <w:vAlign w:val="center"/>
          </w:tcPr>
          <w:p w14:paraId="76FD4B84">
            <w:pPr>
              <w:snapToGrid w:val="0"/>
              <w:spacing w:before="70" w:after="70" w:line="240" w:lineRule="auto"/>
              <w:ind w:firstLine="0"/>
              <w:jc w:val="center"/>
              <w:rPr>
                <w:sz w:val="21"/>
              </w:rPr>
            </w:pPr>
            <w:r>
              <w:rPr>
                <w:sz w:val="21"/>
                <w:szCs w:val="21"/>
              </w:rPr>
              <w:t>软件工程规范</w:t>
            </w:r>
          </w:p>
        </w:tc>
        <w:tc>
          <w:tcPr>
            <w:tcW w:w="2226" w:type="dxa"/>
            <w:vAlign w:val="center"/>
          </w:tcPr>
          <w:p w14:paraId="6E47092D">
            <w:pPr>
              <w:snapToGrid w:val="0"/>
              <w:spacing w:before="70" w:after="70" w:line="240" w:lineRule="auto"/>
              <w:ind w:firstLine="0"/>
              <w:jc w:val="left"/>
              <w:rPr>
                <w:sz w:val="21"/>
              </w:rPr>
            </w:pPr>
            <w:r>
              <w:rPr>
                <w:sz w:val="21"/>
                <w:szCs w:val="21"/>
              </w:rPr>
              <w:t>应有需求与设计文档</w:t>
            </w:r>
          </w:p>
        </w:tc>
        <w:tc>
          <w:tcPr>
            <w:tcW w:w="2149" w:type="dxa"/>
            <w:vAlign w:val="center"/>
          </w:tcPr>
          <w:p w14:paraId="3637F7DD">
            <w:pPr>
              <w:snapToGrid w:val="0"/>
              <w:spacing w:before="70" w:after="70" w:line="240" w:lineRule="auto"/>
              <w:ind w:firstLine="0"/>
              <w:jc w:val="left"/>
              <w:rPr>
                <w:sz w:val="21"/>
              </w:rPr>
            </w:pPr>
            <w:r>
              <w:rPr>
                <w:sz w:val="21"/>
                <w:szCs w:val="21"/>
              </w:rPr>
              <w:t>需求规格 + 设计说明</w:t>
            </w:r>
          </w:p>
        </w:tc>
        <w:tc>
          <w:tcPr>
            <w:tcW w:w="1243" w:type="dxa"/>
            <w:vAlign w:val="center"/>
          </w:tcPr>
          <w:p w14:paraId="1C2C9E26">
            <w:pPr>
              <w:snapToGrid w:val="0"/>
              <w:spacing w:before="70" w:after="70" w:line="240" w:lineRule="auto"/>
              <w:ind w:firstLine="0"/>
              <w:jc w:val="center"/>
              <w:rPr>
                <w:sz w:val="21"/>
              </w:rPr>
            </w:pPr>
            <w:r>
              <w:rPr>
                <w:sz w:val="21"/>
                <w:szCs w:val="21"/>
              </w:rPr>
              <w:t>2.5.3.10</w:t>
            </w:r>
          </w:p>
        </w:tc>
        <w:tc>
          <w:tcPr>
            <w:tcW w:w="1596" w:type="dxa"/>
            <w:vAlign w:val="center"/>
          </w:tcPr>
          <w:p w14:paraId="76BBC881">
            <w:pPr>
              <w:snapToGrid w:val="0"/>
              <w:spacing w:before="70" w:after="70" w:line="240" w:lineRule="auto"/>
              <w:ind w:firstLine="0"/>
              <w:jc w:val="left"/>
              <w:rPr>
                <w:sz w:val="21"/>
              </w:rPr>
            </w:pPr>
            <w:r>
              <w:rPr>
                <w:sz w:val="21"/>
                <w:szCs w:val="21"/>
              </w:rPr>
              <w:t>查文档</w:t>
            </w:r>
          </w:p>
        </w:tc>
      </w:tr>
      <w:tr w14:paraId="6759E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6E60286">
            <w:pPr>
              <w:snapToGrid w:val="0"/>
              <w:spacing w:before="70" w:after="70" w:line="240" w:lineRule="auto"/>
              <w:ind w:firstLine="0"/>
              <w:jc w:val="center"/>
              <w:rPr>
                <w:sz w:val="21"/>
              </w:rPr>
            </w:pPr>
            <w:r>
              <w:rPr>
                <w:sz w:val="21"/>
                <w:szCs w:val="21"/>
              </w:rPr>
              <w:t>43</w:t>
            </w:r>
          </w:p>
        </w:tc>
        <w:tc>
          <w:tcPr>
            <w:tcW w:w="1496" w:type="dxa"/>
            <w:vAlign w:val="center"/>
          </w:tcPr>
          <w:p w14:paraId="50FBBC60">
            <w:pPr>
              <w:snapToGrid w:val="0"/>
              <w:spacing w:before="70" w:after="70" w:line="240" w:lineRule="auto"/>
              <w:ind w:firstLine="0"/>
              <w:jc w:val="center"/>
              <w:rPr>
                <w:sz w:val="21"/>
              </w:rPr>
            </w:pPr>
            <w:r>
              <w:rPr>
                <w:sz w:val="21"/>
                <w:szCs w:val="21"/>
              </w:rPr>
              <w:t>软件工程规范</w:t>
            </w:r>
          </w:p>
        </w:tc>
        <w:tc>
          <w:tcPr>
            <w:tcW w:w="2226" w:type="dxa"/>
            <w:vAlign w:val="center"/>
          </w:tcPr>
          <w:p w14:paraId="647685B7">
            <w:pPr>
              <w:snapToGrid w:val="0"/>
              <w:spacing w:before="70" w:after="70" w:line="240" w:lineRule="auto"/>
              <w:ind w:firstLine="0"/>
              <w:jc w:val="left"/>
              <w:rPr>
                <w:sz w:val="21"/>
              </w:rPr>
            </w:pPr>
            <w:r>
              <w:rPr>
                <w:sz w:val="21"/>
                <w:szCs w:val="21"/>
              </w:rPr>
              <w:t>应进行测试与缺陷跟踪</w:t>
            </w:r>
          </w:p>
        </w:tc>
        <w:tc>
          <w:tcPr>
            <w:tcW w:w="2149" w:type="dxa"/>
            <w:vAlign w:val="center"/>
          </w:tcPr>
          <w:p w14:paraId="31F4AB54">
            <w:pPr>
              <w:snapToGrid w:val="0"/>
              <w:spacing w:before="70" w:after="70" w:line="240" w:lineRule="auto"/>
              <w:ind w:firstLine="0"/>
              <w:jc w:val="left"/>
              <w:rPr>
                <w:sz w:val="21"/>
              </w:rPr>
            </w:pPr>
            <w:r>
              <w:rPr>
                <w:sz w:val="21"/>
                <w:szCs w:val="21"/>
              </w:rPr>
              <w:t>单元/集成/系统测试</w:t>
            </w:r>
          </w:p>
        </w:tc>
        <w:tc>
          <w:tcPr>
            <w:tcW w:w="1243" w:type="dxa"/>
            <w:vAlign w:val="center"/>
          </w:tcPr>
          <w:p w14:paraId="125D73EF">
            <w:pPr>
              <w:snapToGrid w:val="0"/>
              <w:spacing w:before="70" w:after="70" w:line="240" w:lineRule="auto"/>
              <w:ind w:firstLine="0"/>
              <w:jc w:val="center"/>
              <w:rPr>
                <w:sz w:val="21"/>
              </w:rPr>
            </w:pPr>
            <w:r>
              <w:rPr>
                <w:sz w:val="21"/>
                <w:szCs w:val="21"/>
              </w:rPr>
              <w:t>2.5.3.20</w:t>
            </w:r>
          </w:p>
        </w:tc>
        <w:tc>
          <w:tcPr>
            <w:tcW w:w="1596" w:type="dxa"/>
            <w:vAlign w:val="center"/>
          </w:tcPr>
          <w:p w14:paraId="26355711">
            <w:pPr>
              <w:snapToGrid w:val="0"/>
              <w:spacing w:before="70" w:after="70" w:line="240" w:lineRule="auto"/>
              <w:ind w:firstLine="0"/>
              <w:jc w:val="left"/>
              <w:rPr>
                <w:sz w:val="21"/>
              </w:rPr>
            </w:pPr>
            <w:r>
              <w:rPr>
                <w:sz w:val="21"/>
                <w:szCs w:val="21"/>
              </w:rPr>
              <w:t>查测试报告</w:t>
            </w:r>
          </w:p>
        </w:tc>
      </w:tr>
      <w:tr w14:paraId="6576F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EE67629">
            <w:pPr>
              <w:snapToGrid w:val="0"/>
              <w:spacing w:before="70" w:after="70" w:line="240" w:lineRule="auto"/>
              <w:ind w:firstLine="0"/>
              <w:jc w:val="center"/>
              <w:rPr>
                <w:sz w:val="21"/>
              </w:rPr>
            </w:pPr>
            <w:r>
              <w:rPr>
                <w:sz w:val="21"/>
                <w:szCs w:val="21"/>
              </w:rPr>
              <w:t>44</w:t>
            </w:r>
          </w:p>
        </w:tc>
        <w:tc>
          <w:tcPr>
            <w:tcW w:w="1496" w:type="dxa"/>
            <w:vAlign w:val="center"/>
          </w:tcPr>
          <w:p w14:paraId="6A500BF0">
            <w:pPr>
              <w:snapToGrid w:val="0"/>
              <w:spacing w:before="70" w:after="70" w:line="240" w:lineRule="auto"/>
              <w:ind w:firstLine="0"/>
              <w:jc w:val="center"/>
              <w:rPr>
                <w:sz w:val="21"/>
              </w:rPr>
            </w:pPr>
            <w:r>
              <w:rPr>
                <w:sz w:val="21"/>
                <w:szCs w:val="21"/>
              </w:rPr>
              <w:t>软件工程规范</w:t>
            </w:r>
          </w:p>
        </w:tc>
        <w:tc>
          <w:tcPr>
            <w:tcW w:w="2226" w:type="dxa"/>
            <w:vAlign w:val="center"/>
          </w:tcPr>
          <w:p w14:paraId="1BE6D892">
            <w:pPr>
              <w:snapToGrid w:val="0"/>
              <w:spacing w:before="70" w:after="70" w:line="240" w:lineRule="auto"/>
              <w:ind w:firstLine="0"/>
              <w:jc w:val="left"/>
              <w:rPr>
                <w:sz w:val="21"/>
              </w:rPr>
            </w:pPr>
            <w:r>
              <w:rPr>
                <w:sz w:val="21"/>
                <w:szCs w:val="21"/>
              </w:rPr>
              <w:t>应版本受控</w:t>
            </w:r>
          </w:p>
        </w:tc>
        <w:tc>
          <w:tcPr>
            <w:tcW w:w="2149" w:type="dxa"/>
            <w:vAlign w:val="center"/>
          </w:tcPr>
          <w:p w14:paraId="020F1F7A">
            <w:pPr>
              <w:snapToGrid w:val="0"/>
              <w:spacing w:before="70" w:after="70" w:line="240" w:lineRule="auto"/>
              <w:ind w:firstLine="0"/>
              <w:jc w:val="left"/>
              <w:rPr>
                <w:sz w:val="21"/>
              </w:rPr>
            </w:pPr>
            <w:r>
              <w:rPr>
                <w:sz w:val="21"/>
                <w:szCs w:val="21"/>
              </w:rPr>
              <w:t>Git 分支策略 + 发布记录</w:t>
            </w:r>
          </w:p>
        </w:tc>
        <w:tc>
          <w:tcPr>
            <w:tcW w:w="1243" w:type="dxa"/>
            <w:vAlign w:val="center"/>
          </w:tcPr>
          <w:p w14:paraId="193734E9">
            <w:pPr>
              <w:snapToGrid w:val="0"/>
              <w:spacing w:before="70" w:after="70" w:line="240" w:lineRule="auto"/>
              <w:ind w:firstLine="0"/>
              <w:jc w:val="center"/>
              <w:rPr>
                <w:sz w:val="21"/>
              </w:rPr>
            </w:pPr>
            <w:r>
              <w:rPr>
                <w:sz w:val="21"/>
                <w:szCs w:val="21"/>
              </w:rPr>
              <w:t>2.5.3.24</w:t>
            </w:r>
          </w:p>
        </w:tc>
        <w:tc>
          <w:tcPr>
            <w:tcW w:w="1596" w:type="dxa"/>
            <w:vAlign w:val="center"/>
          </w:tcPr>
          <w:p w14:paraId="75F57ADA">
            <w:pPr>
              <w:snapToGrid w:val="0"/>
              <w:spacing w:before="70" w:after="70" w:line="240" w:lineRule="auto"/>
              <w:ind w:firstLine="0"/>
              <w:jc w:val="left"/>
              <w:rPr>
                <w:sz w:val="21"/>
              </w:rPr>
            </w:pPr>
            <w:r>
              <w:rPr>
                <w:sz w:val="21"/>
                <w:szCs w:val="21"/>
              </w:rPr>
              <w:t>查版本库</w:t>
            </w:r>
          </w:p>
        </w:tc>
      </w:tr>
      <w:tr w14:paraId="099C0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8DF31E">
            <w:pPr>
              <w:snapToGrid w:val="0"/>
              <w:spacing w:before="70" w:after="70" w:line="240" w:lineRule="auto"/>
              <w:ind w:firstLine="0"/>
              <w:jc w:val="center"/>
              <w:rPr>
                <w:sz w:val="21"/>
              </w:rPr>
            </w:pPr>
            <w:r>
              <w:rPr>
                <w:sz w:val="21"/>
                <w:szCs w:val="21"/>
              </w:rPr>
              <w:t>45</w:t>
            </w:r>
          </w:p>
        </w:tc>
        <w:tc>
          <w:tcPr>
            <w:tcW w:w="1496" w:type="dxa"/>
            <w:vAlign w:val="center"/>
          </w:tcPr>
          <w:p w14:paraId="23B496F9">
            <w:pPr>
              <w:snapToGrid w:val="0"/>
              <w:spacing w:before="70" w:after="70" w:line="240" w:lineRule="auto"/>
              <w:ind w:firstLine="0"/>
              <w:jc w:val="center"/>
              <w:rPr>
                <w:sz w:val="21"/>
              </w:rPr>
            </w:pPr>
            <w:r>
              <w:rPr>
                <w:sz w:val="21"/>
                <w:szCs w:val="21"/>
              </w:rPr>
              <w:t>档案管理规范</w:t>
            </w:r>
          </w:p>
        </w:tc>
        <w:tc>
          <w:tcPr>
            <w:tcW w:w="2226" w:type="dxa"/>
            <w:vAlign w:val="center"/>
          </w:tcPr>
          <w:p w14:paraId="62109676">
            <w:pPr>
              <w:snapToGrid w:val="0"/>
              <w:spacing w:before="70" w:after="70" w:line="240" w:lineRule="auto"/>
              <w:ind w:firstLine="0"/>
              <w:jc w:val="left"/>
              <w:rPr>
                <w:sz w:val="21"/>
              </w:rPr>
            </w:pPr>
            <w:r>
              <w:rPr>
                <w:sz w:val="21"/>
                <w:szCs w:val="21"/>
              </w:rPr>
              <w:t>应按类目组卷</w:t>
            </w:r>
          </w:p>
        </w:tc>
        <w:tc>
          <w:tcPr>
            <w:tcW w:w="2149" w:type="dxa"/>
            <w:vAlign w:val="center"/>
          </w:tcPr>
          <w:p w14:paraId="31691C10">
            <w:pPr>
              <w:snapToGrid w:val="0"/>
              <w:spacing w:before="70" w:after="70" w:line="240" w:lineRule="auto"/>
              <w:ind w:firstLine="0"/>
              <w:jc w:val="left"/>
              <w:rPr>
                <w:sz w:val="21"/>
              </w:rPr>
            </w:pPr>
            <w:r>
              <w:rPr>
                <w:sz w:val="21"/>
                <w:szCs w:val="21"/>
              </w:rPr>
              <w:t>按</w:t>
            </w:r>
            <w:r>
              <w:rPr>
                <w:rFonts w:hint="eastAsia"/>
                <w:sz w:val="21"/>
                <w:szCs w:val="21"/>
              </w:rPr>
              <w:t>“</w:t>
            </w:r>
            <w:r>
              <w:rPr>
                <w:sz w:val="21"/>
                <w:szCs w:val="21"/>
              </w:rPr>
              <w:t>依据</w:t>
            </w:r>
            <w:r>
              <w:rPr>
                <w:rFonts w:hint="eastAsia"/>
                <w:sz w:val="21"/>
                <w:szCs w:val="21"/>
              </w:rPr>
              <w:t>-</w:t>
            </w:r>
            <w:r>
              <w:rPr>
                <w:sz w:val="21"/>
                <w:szCs w:val="21"/>
              </w:rPr>
              <w:t>过程</w:t>
            </w:r>
            <w:r>
              <w:rPr>
                <w:rFonts w:hint="eastAsia"/>
                <w:sz w:val="21"/>
                <w:szCs w:val="21"/>
              </w:rPr>
              <w:t>-</w:t>
            </w:r>
            <w:r>
              <w:rPr>
                <w:sz w:val="21"/>
                <w:szCs w:val="21"/>
              </w:rPr>
              <w:t>成果</w:t>
            </w:r>
            <w:r>
              <w:rPr>
                <w:rFonts w:hint="eastAsia"/>
                <w:sz w:val="21"/>
                <w:szCs w:val="21"/>
              </w:rPr>
              <w:t>”</w:t>
            </w:r>
            <w:r>
              <w:rPr>
                <w:sz w:val="21"/>
                <w:szCs w:val="21"/>
              </w:rPr>
              <w:t>组卷</w:t>
            </w:r>
          </w:p>
        </w:tc>
        <w:tc>
          <w:tcPr>
            <w:tcW w:w="1243" w:type="dxa"/>
            <w:vAlign w:val="center"/>
          </w:tcPr>
          <w:p w14:paraId="28665A92">
            <w:pPr>
              <w:snapToGrid w:val="0"/>
              <w:spacing w:before="70" w:after="70" w:line="240" w:lineRule="auto"/>
              <w:ind w:firstLine="0"/>
              <w:jc w:val="center"/>
              <w:rPr>
                <w:sz w:val="21"/>
              </w:rPr>
            </w:pPr>
            <w:r>
              <w:rPr>
                <w:sz w:val="21"/>
                <w:szCs w:val="21"/>
              </w:rPr>
              <w:t>2.10</w:t>
            </w:r>
          </w:p>
        </w:tc>
        <w:tc>
          <w:tcPr>
            <w:tcW w:w="1596" w:type="dxa"/>
            <w:vAlign w:val="center"/>
          </w:tcPr>
          <w:p w14:paraId="79AD54D3">
            <w:pPr>
              <w:snapToGrid w:val="0"/>
              <w:spacing w:before="70" w:after="70" w:line="240" w:lineRule="auto"/>
              <w:ind w:firstLine="0"/>
              <w:jc w:val="left"/>
              <w:rPr>
                <w:sz w:val="21"/>
              </w:rPr>
            </w:pPr>
            <w:r>
              <w:rPr>
                <w:sz w:val="21"/>
                <w:szCs w:val="21"/>
              </w:rPr>
              <w:t>查目录</w:t>
            </w:r>
          </w:p>
        </w:tc>
      </w:tr>
      <w:tr w14:paraId="51837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2F55FB5">
            <w:pPr>
              <w:snapToGrid w:val="0"/>
              <w:spacing w:before="70" w:after="70" w:line="240" w:lineRule="auto"/>
              <w:ind w:firstLine="0"/>
              <w:jc w:val="center"/>
              <w:rPr>
                <w:sz w:val="21"/>
              </w:rPr>
            </w:pPr>
            <w:r>
              <w:rPr>
                <w:sz w:val="21"/>
                <w:szCs w:val="21"/>
              </w:rPr>
              <w:t>46</w:t>
            </w:r>
          </w:p>
        </w:tc>
        <w:tc>
          <w:tcPr>
            <w:tcW w:w="1496" w:type="dxa"/>
            <w:vAlign w:val="center"/>
          </w:tcPr>
          <w:p w14:paraId="5A6572C7">
            <w:pPr>
              <w:snapToGrid w:val="0"/>
              <w:spacing w:before="70" w:after="70" w:line="240" w:lineRule="auto"/>
              <w:ind w:firstLine="0"/>
              <w:jc w:val="center"/>
              <w:rPr>
                <w:sz w:val="21"/>
              </w:rPr>
            </w:pPr>
            <w:r>
              <w:rPr>
                <w:sz w:val="21"/>
                <w:szCs w:val="21"/>
              </w:rPr>
              <w:t>档案管理规范</w:t>
            </w:r>
          </w:p>
        </w:tc>
        <w:tc>
          <w:tcPr>
            <w:tcW w:w="2226" w:type="dxa"/>
            <w:vAlign w:val="center"/>
          </w:tcPr>
          <w:p w14:paraId="00F115D6">
            <w:pPr>
              <w:snapToGrid w:val="0"/>
              <w:spacing w:before="70" w:after="70" w:line="240" w:lineRule="auto"/>
              <w:ind w:firstLine="0"/>
              <w:jc w:val="left"/>
              <w:rPr>
                <w:sz w:val="21"/>
              </w:rPr>
            </w:pPr>
            <w:r>
              <w:rPr>
                <w:sz w:val="21"/>
                <w:szCs w:val="21"/>
              </w:rPr>
              <w:t>电子档案应与纸质一致</w:t>
            </w:r>
          </w:p>
        </w:tc>
        <w:tc>
          <w:tcPr>
            <w:tcW w:w="2149" w:type="dxa"/>
            <w:vAlign w:val="center"/>
          </w:tcPr>
          <w:p w14:paraId="3BDF688B">
            <w:pPr>
              <w:snapToGrid w:val="0"/>
              <w:spacing w:before="70" w:after="70" w:line="240" w:lineRule="auto"/>
              <w:ind w:firstLine="0"/>
              <w:jc w:val="left"/>
              <w:rPr>
                <w:sz w:val="21"/>
              </w:rPr>
            </w:pPr>
            <w:r>
              <w:rPr>
                <w:sz w:val="21"/>
                <w:szCs w:val="21"/>
              </w:rPr>
              <w:t>双套制、逐项核对</w:t>
            </w:r>
          </w:p>
        </w:tc>
        <w:tc>
          <w:tcPr>
            <w:tcW w:w="1243" w:type="dxa"/>
            <w:vAlign w:val="center"/>
          </w:tcPr>
          <w:p w14:paraId="04BA6003">
            <w:pPr>
              <w:snapToGrid w:val="0"/>
              <w:spacing w:before="70" w:after="70" w:line="240" w:lineRule="auto"/>
              <w:ind w:firstLine="0"/>
              <w:jc w:val="center"/>
              <w:rPr>
                <w:sz w:val="21"/>
              </w:rPr>
            </w:pPr>
            <w:r>
              <w:rPr>
                <w:sz w:val="21"/>
                <w:szCs w:val="21"/>
              </w:rPr>
              <w:t>2.10</w:t>
            </w:r>
          </w:p>
        </w:tc>
        <w:tc>
          <w:tcPr>
            <w:tcW w:w="1596" w:type="dxa"/>
            <w:vAlign w:val="center"/>
          </w:tcPr>
          <w:p w14:paraId="7D0204EA">
            <w:pPr>
              <w:snapToGrid w:val="0"/>
              <w:spacing w:before="70" w:after="70" w:line="240" w:lineRule="auto"/>
              <w:ind w:firstLine="0"/>
              <w:jc w:val="left"/>
              <w:rPr>
                <w:sz w:val="21"/>
              </w:rPr>
            </w:pPr>
            <w:r>
              <w:rPr>
                <w:sz w:val="21"/>
                <w:szCs w:val="21"/>
              </w:rPr>
              <w:t>抽查比对</w:t>
            </w:r>
          </w:p>
        </w:tc>
      </w:tr>
      <w:tr w14:paraId="01487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C66A821">
            <w:pPr>
              <w:snapToGrid w:val="0"/>
              <w:spacing w:before="70" w:after="70" w:line="240" w:lineRule="auto"/>
              <w:ind w:firstLine="0"/>
              <w:jc w:val="center"/>
              <w:rPr>
                <w:sz w:val="21"/>
              </w:rPr>
            </w:pPr>
            <w:r>
              <w:rPr>
                <w:sz w:val="21"/>
                <w:szCs w:val="21"/>
              </w:rPr>
              <w:t>47</w:t>
            </w:r>
          </w:p>
        </w:tc>
        <w:tc>
          <w:tcPr>
            <w:tcW w:w="1496" w:type="dxa"/>
            <w:vAlign w:val="center"/>
          </w:tcPr>
          <w:p w14:paraId="494CBFF9">
            <w:pPr>
              <w:snapToGrid w:val="0"/>
              <w:spacing w:before="70" w:after="70" w:line="240" w:lineRule="auto"/>
              <w:ind w:firstLine="0"/>
              <w:jc w:val="center"/>
              <w:rPr>
                <w:sz w:val="21"/>
              </w:rPr>
            </w:pPr>
            <w:r>
              <w:rPr>
                <w:sz w:val="21"/>
                <w:szCs w:val="21"/>
              </w:rPr>
              <w:t>计量法相关规定</w:t>
            </w:r>
          </w:p>
        </w:tc>
        <w:tc>
          <w:tcPr>
            <w:tcW w:w="2226" w:type="dxa"/>
            <w:vAlign w:val="center"/>
          </w:tcPr>
          <w:p w14:paraId="206D7FF6">
            <w:pPr>
              <w:snapToGrid w:val="0"/>
              <w:spacing w:before="70" w:after="70" w:line="240" w:lineRule="auto"/>
              <w:ind w:firstLine="0"/>
              <w:jc w:val="left"/>
              <w:rPr>
                <w:sz w:val="21"/>
              </w:rPr>
            </w:pPr>
            <w:r>
              <w:rPr>
                <w:sz w:val="21"/>
                <w:szCs w:val="21"/>
              </w:rPr>
              <w:t>计量器具应周期检定</w:t>
            </w:r>
          </w:p>
        </w:tc>
        <w:tc>
          <w:tcPr>
            <w:tcW w:w="2149" w:type="dxa"/>
            <w:vAlign w:val="center"/>
          </w:tcPr>
          <w:p w14:paraId="23D2C54E">
            <w:pPr>
              <w:snapToGrid w:val="0"/>
              <w:spacing w:before="70" w:after="70" w:line="240" w:lineRule="auto"/>
              <w:ind w:firstLine="0"/>
              <w:jc w:val="left"/>
              <w:rPr>
                <w:sz w:val="21"/>
              </w:rPr>
            </w:pPr>
            <w:r>
              <w:rPr>
                <w:sz w:val="21"/>
                <w:szCs w:val="21"/>
              </w:rPr>
              <w:t>年度送检计划</w:t>
            </w:r>
          </w:p>
        </w:tc>
        <w:tc>
          <w:tcPr>
            <w:tcW w:w="1243" w:type="dxa"/>
            <w:vAlign w:val="center"/>
          </w:tcPr>
          <w:p w14:paraId="67E7F901">
            <w:pPr>
              <w:snapToGrid w:val="0"/>
              <w:spacing w:before="70" w:after="70" w:line="240" w:lineRule="auto"/>
              <w:ind w:firstLine="0"/>
              <w:jc w:val="center"/>
              <w:rPr>
                <w:sz w:val="21"/>
              </w:rPr>
            </w:pPr>
            <w:r>
              <w:rPr>
                <w:sz w:val="21"/>
                <w:szCs w:val="21"/>
              </w:rPr>
              <w:t>3.10.5.6</w:t>
            </w:r>
          </w:p>
        </w:tc>
        <w:tc>
          <w:tcPr>
            <w:tcW w:w="1596" w:type="dxa"/>
            <w:vAlign w:val="center"/>
          </w:tcPr>
          <w:p w14:paraId="494899FE">
            <w:pPr>
              <w:snapToGrid w:val="0"/>
              <w:spacing w:before="70" w:after="70" w:line="240" w:lineRule="auto"/>
              <w:ind w:firstLine="0"/>
              <w:jc w:val="left"/>
              <w:rPr>
                <w:sz w:val="21"/>
              </w:rPr>
            </w:pPr>
            <w:r>
              <w:rPr>
                <w:sz w:val="21"/>
                <w:szCs w:val="21"/>
              </w:rPr>
              <w:t>查送检记录</w:t>
            </w:r>
          </w:p>
        </w:tc>
      </w:tr>
      <w:tr w14:paraId="3F6EA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5190F04">
            <w:pPr>
              <w:snapToGrid w:val="0"/>
              <w:spacing w:before="70" w:after="70" w:line="240" w:lineRule="auto"/>
              <w:ind w:firstLine="0"/>
              <w:jc w:val="center"/>
              <w:rPr>
                <w:sz w:val="21"/>
              </w:rPr>
            </w:pPr>
            <w:r>
              <w:rPr>
                <w:sz w:val="21"/>
                <w:szCs w:val="21"/>
              </w:rPr>
              <w:t>48</w:t>
            </w:r>
          </w:p>
        </w:tc>
        <w:tc>
          <w:tcPr>
            <w:tcW w:w="1496" w:type="dxa"/>
            <w:vAlign w:val="center"/>
          </w:tcPr>
          <w:p w14:paraId="3D61F92D">
            <w:pPr>
              <w:snapToGrid w:val="0"/>
              <w:spacing w:before="70" w:after="70" w:line="240" w:lineRule="auto"/>
              <w:ind w:firstLine="0"/>
              <w:jc w:val="center"/>
              <w:rPr>
                <w:sz w:val="21"/>
              </w:rPr>
            </w:pPr>
            <w:r>
              <w:rPr>
                <w:sz w:val="21"/>
                <w:szCs w:val="21"/>
              </w:rPr>
              <w:t>知识产权相关规定</w:t>
            </w:r>
          </w:p>
        </w:tc>
        <w:tc>
          <w:tcPr>
            <w:tcW w:w="2226" w:type="dxa"/>
            <w:vAlign w:val="center"/>
          </w:tcPr>
          <w:p w14:paraId="72A107CA">
            <w:pPr>
              <w:snapToGrid w:val="0"/>
              <w:spacing w:before="70" w:after="70" w:line="240" w:lineRule="auto"/>
              <w:ind w:firstLine="0"/>
              <w:jc w:val="left"/>
              <w:rPr>
                <w:sz w:val="21"/>
              </w:rPr>
            </w:pPr>
            <w:r>
              <w:rPr>
                <w:sz w:val="21"/>
                <w:szCs w:val="21"/>
              </w:rPr>
              <w:t>应尊重他人知识产权</w:t>
            </w:r>
          </w:p>
        </w:tc>
        <w:tc>
          <w:tcPr>
            <w:tcW w:w="2149" w:type="dxa"/>
            <w:vAlign w:val="center"/>
          </w:tcPr>
          <w:p w14:paraId="26B4C56C">
            <w:pPr>
              <w:snapToGrid w:val="0"/>
              <w:spacing w:before="70" w:after="70" w:line="240" w:lineRule="auto"/>
              <w:ind w:firstLine="0"/>
              <w:jc w:val="left"/>
              <w:rPr>
                <w:sz w:val="21"/>
              </w:rPr>
            </w:pPr>
            <w:r>
              <w:rPr>
                <w:sz w:val="21"/>
                <w:szCs w:val="21"/>
              </w:rPr>
              <w:t>开源合规审查 + 许可清单</w:t>
            </w:r>
          </w:p>
        </w:tc>
        <w:tc>
          <w:tcPr>
            <w:tcW w:w="1243" w:type="dxa"/>
            <w:vAlign w:val="center"/>
          </w:tcPr>
          <w:p w14:paraId="00068F96">
            <w:pPr>
              <w:snapToGrid w:val="0"/>
              <w:spacing w:before="70" w:after="70" w:line="240" w:lineRule="auto"/>
              <w:ind w:firstLine="0"/>
              <w:jc w:val="center"/>
              <w:rPr>
                <w:sz w:val="21"/>
              </w:rPr>
            </w:pPr>
            <w:r>
              <w:rPr>
                <w:sz w:val="21"/>
                <w:szCs w:val="21"/>
              </w:rPr>
              <w:t>3.3</w:t>
            </w:r>
          </w:p>
        </w:tc>
        <w:tc>
          <w:tcPr>
            <w:tcW w:w="1596" w:type="dxa"/>
            <w:vAlign w:val="center"/>
          </w:tcPr>
          <w:p w14:paraId="16BF2EAF">
            <w:pPr>
              <w:snapToGrid w:val="0"/>
              <w:spacing w:before="70" w:after="70" w:line="240" w:lineRule="auto"/>
              <w:ind w:firstLine="0"/>
              <w:jc w:val="left"/>
              <w:rPr>
                <w:sz w:val="21"/>
              </w:rPr>
            </w:pPr>
            <w:r>
              <w:rPr>
                <w:sz w:val="21"/>
                <w:szCs w:val="21"/>
              </w:rPr>
              <w:t>查开源清单</w:t>
            </w:r>
          </w:p>
        </w:tc>
      </w:tr>
      <w:tr w14:paraId="361C4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9A473E">
            <w:pPr>
              <w:snapToGrid w:val="0"/>
              <w:spacing w:before="70" w:after="70" w:line="240" w:lineRule="auto"/>
              <w:ind w:firstLine="0"/>
              <w:jc w:val="center"/>
              <w:rPr>
                <w:sz w:val="21"/>
              </w:rPr>
            </w:pPr>
            <w:r>
              <w:rPr>
                <w:sz w:val="21"/>
                <w:szCs w:val="21"/>
              </w:rPr>
              <w:t>49</w:t>
            </w:r>
          </w:p>
        </w:tc>
        <w:tc>
          <w:tcPr>
            <w:tcW w:w="1496" w:type="dxa"/>
            <w:vAlign w:val="center"/>
          </w:tcPr>
          <w:p w14:paraId="43ABD5F6">
            <w:pPr>
              <w:snapToGrid w:val="0"/>
              <w:spacing w:before="70" w:after="70" w:line="240" w:lineRule="auto"/>
              <w:ind w:firstLine="0"/>
              <w:jc w:val="center"/>
              <w:rPr>
                <w:sz w:val="21"/>
              </w:rPr>
            </w:pPr>
            <w:r>
              <w:rPr>
                <w:sz w:val="21"/>
                <w:szCs w:val="21"/>
              </w:rPr>
              <w:t>合同知识产权条款</w:t>
            </w:r>
          </w:p>
        </w:tc>
        <w:tc>
          <w:tcPr>
            <w:tcW w:w="2226" w:type="dxa"/>
            <w:vAlign w:val="center"/>
          </w:tcPr>
          <w:p w14:paraId="323C204D">
            <w:pPr>
              <w:snapToGrid w:val="0"/>
              <w:spacing w:before="70" w:after="70" w:line="240" w:lineRule="auto"/>
              <w:ind w:firstLine="0"/>
              <w:jc w:val="left"/>
              <w:rPr>
                <w:sz w:val="21"/>
              </w:rPr>
            </w:pPr>
            <w:r>
              <w:rPr>
                <w:sz w:val="21"/>
                <w:szCs w:val="21"/>
              </w:rPr>
              <w:t>成果权属应明确</w:t>
            </w:r>
          </w:p>
        </w:tc>
        <w:tc>
          <w:tcPr>
            <w:tcW w:w="2149" w:type="dxa"/>
            <w:vAlign w:val="center"/>
          </w:tcPr>
          <w:p w14:paraId="47AFECF5">
            <w:pPr>
              <w:snapToGrid w:val="0"/>
              <w:spacing w:before="70" w:after="70" w:line="240" w:lineRule="auto"/>
              <w:ind w:firstLine="0"/>
              <w:jc w:val="left"/>
              <w:rPr>
                <w:sz w:val="21"/>
              </w:rPr>
            </w:pPr>
            <w:r>
              <w:rPr>
                <w:sz w:val="21"/>
                <w:szCs w:val="21"/>
              </w:rPr>
              <w:t>按合同约定声明权属</w:t>
            </w:r>
          </w:p>
        </w:tc>
        <w:tc>
          <w:tcPr>
            <w:tcW w:w="1243" w:type="dxa"/>
            <w:vAlign w:val="center"/>
          </w:tcPr>
          <w:p w14:paraId="43225BAE">
            <w:pPr>
              <w:snapToGrid w:val="0"/>
              <w:spacing w:before="70" w:after="70" w:line="240" w:lineRule="auto"/>
              <w:ind w:firstLine="0"/>
              <w:jc w:val="center"/>
              <w:rPr>
                <w:sz w:val="21"/>
              </w:rPr>
            </w:pPr>
            <w:r>
              <w:rPr>
                <w:sz w:val="21"/>
                <w:szCs w:val="21"/>
              </w:rPr>
              <w:t>1.2.10</w:t>
            </w:r>
          </w:p>
        </w:tc>
        <w:tc>
          <w:tcPr>
            <w:tcW w:w="1596" w:type="dxa"/>
            <w:vAlign w:val="center"/>
          </w:tcPr>
          <w:p w14:paraId="1823F289">
            <w:pPr>
              <w:snapToGrid w:val="0"/>
              <w:spacing w:before="70" w:after="70" w:line="240" w:lineRule="auto"/>
              <w:ind w:firstLine="0"/>
              <w:jc w:val="left"/>
              <w:rPr>
                <w:sz w:val="21"/>
              </w:rPr>
            </w:pPr>
            <w:r>
              <w:rPr>
                <w:sz w:val="21"/>
                <w:szCs w:val="21"/>
              </w:rPr>
              <w:t>查权属声明</w:t>
            </w:r>
          </w:p>
        </w:tc>
      </w:tr>
      <w:tr w14:paraId="1D671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4EF83F7">
            <w:pPr>
              <w:snapToGrid w:val="0"/>
              <w:spacing w:before="70" w:after="70" w:line="240" w:lineRule="auto"/>
              <w:ind w:firstLine="0"/>
              <w:jc w:val="center"/>
              <w:rPr>
                <w:sz w:val="21"/>
              </w:rPr>
            </w:pPr>
            <w:r>
              <w:rPr>
                <w:sz w:val="21"/>
                <w:szCs w:val="21"/>
              </w:rPr>
              <w:t>50</w:t>
            </w:r>
          </w:p>
        </w:tc>
        <w:tc>
          <w:tcPr>
            <w:tcW w:w="1496" w:type="dxa"/>
            <w:vAlign w:val="center"/>
          </w:tcPr>
          <w:p w14:paraId="23A6861B">
            <w:pPr>
              <w:snapToGrid w:val="0"/>
              <w:spacing w:before="70" w:after="70" w:line="240" w:lineRule="auto"/>
              <w:ind w:firstLine="0"/>
              <w:jc w:val="center"/>
              <w:rPr>
                <w:sz w:val="21"/>
              </w:rPr>
            </w:pPr>
            <w:r>
              <w:rPr>
                <w:sz w:val="21"/>
                <w:szCs w:val="21"/>
              </w:rPr>
              <w:t>绿色施工要求</w:t>
            </w:r>
          </w:p>
        </w:tc>
        <w:tc>
          <w:tcPr>
            <w:tcW w:w="2226" w:type="dxa"/>
            <w:vAlign w:val="center"/>
          </w:tcPr>
          <w:p w14:paraId="46737886">
            <w:pPr>
              <w:snapToGrid w:val="0"/>
              <w:spacing w:before="70" w:after="70" w:line="240" w:lineRule="auto"/>
              <w:ind w:firstLine="0"/>
              <w:jc w:val="left"/>
              <w:rPr>
                <w:sz w:val="21"/>
              </w:rPr>
            </w:pPr>
            <w:r>
              <w:rPr>
                <w:sz w:val="21"/>
                <w:szCs w:val="21"/>
              </w:rPr>
              <w:t>应减少现场排放与噪声</w:t>
            </w:r>
          </w:p>
        </w:tc>
        <w:tc>
          <w:tcPr>
            <w:tcW w:w="2149" w:type="dxa"/>
            <w:vAlign w:val="center"/>
          </w:tcPr>
          <w:p w14:paraId="56E387CB">
            <w:pPr>
              <w:snapToGrid w:val="0"/>
              <w:spacing w:before="70" w:after="70" w:line="240" w:lineRule="auto"/>
              <w:ind w:firstLine="0"/>
              <w:jc w:val="left"/>
              <w:rPr>
                <w:sz w:val="21"/>
              </w:rPr>
            </w:pPr>
            <w:r>
              <w:rPr>
                <w:sz w:val="21"/>
                <w:szCs w:val="21"/>
              </w:rPr>
              <w:t>低噪设备、可回收耗材</w:t>
            </w:r>
          </w:p>
        </w:tc>
        <w:tc>
          <w:tcPr>
            <w:tcW w:w="1243" w:type="dxa"/>
            <w:vAlign w:val="center"/>
          </w:tcPr>
          <w:p w14:paraId="71DD4BC9">
            <w:pPr>
              <w:snapToGrid w:val="0"/>
              <w:spacing w:before="70" w:after="70" w:line="240" w:lineRule="auto"/>
              <w:ind w:firstLine="0"/>
              <w:jc w:val="center"/>
              <w:rPr>
                <w:sz w:val="21"/>
              </w:rPr>
            </w:pPr>
            <w:r>
              <w:rPr>
                <w:sz w:val="21"/>
                <w:szCs w:val="21"/>
              </w:rPr>
              <w:t>2.9</w:t>
            </w:r>
          </w:p>
        </w:tc>
        <w:tc>
          <w:tcPr>
            <w:tcW w:w="1596" w:type="dxa"/>
            <w:vAlign w:val="center"/>
          </w:tcPr>
          <w:p w14:paraId="51B16471">
            <w:pPr>
              <w:snapToGrid w:val="0"/>
              <w:spacing w:before="70" w:after="70" w:line="240" w:lineRule="auto"/>
              <w:ind w:firstLine="0"/>
              <w:jc w:val="left"/>
              <w:rPr>
                <w:sz w:val="21"/>
              </w:rPr>
            </w:pPr>
            <w:r>
              <w:rPr>
                <w:sz w:val="21"/>
                <w:szCs w:val="21"/>
              </w:rPr>
              <w:t>现场检查</w:t>
            </w:r>
          </w:p>
        </w:tc>
      </w:tr>
    </w:tbl>
    <w:p w14:paraId="1708B14C">
      <w:pPr>
        <w:spacing w:line="240" w:lineRule="auto"/>
      </w:pPr>
    </w:p>
    <w:p w14:paraId="43866F53">
      <w:pPr>
        <w:pStyle w:val="5"/>
      </w:pPr>
      <w:bookmarkStart w:id="256" w:name="_Toc24080"/>
      <w:r>
        <w:rPr>
          <w:szCs w:val="32"/>
        </w:rPr>
        <w:t>2.14.6 检验记录的数字化与追溯</w:t>
      </w:r>
      <w:bookmarkEnd w:id="256"/>
    </w:p>
    <w:p w14:paraId="17699E45">
      <w:r>
        <w:rPr>
          <w:rFonts w:hint="eastAsia"/>
        </w:rPr>
        <w:t>纸质检验记录普遍存在易遗失、易事后补录、易篡改的固有缺陷，数字化记录方式可有效弥补上述不足，但也易衍生出“存储与应用脱节”的全新问题。本节系统阐述检验记录的数字化实现路径与落地应用方法：</w:t>
      </w:r>
    </w:p>
    <w:p w14:paraId="49E96BBF">
      <w:r>
        <w:rPr>
          <w:rFonts w:hint="eastAsia"/>
          <w:b/>
        </w:rPr>
        <w:t>（1）数字化覆盖范围。</w:t>
      </w:r>
      <w:r>
        <w:rPr>
          <w:rFonts w:hint="eastAsia"/>
        </w:rPr>
        <w:t>数字化建设优先推进具备高频次、大样本量、需汇总分析特征的记录类型，涵盖作业记录、初检记录、检查点测量记录、设备状态记录；后续覆盖低频次、需签字确认的记录类型，涵盖验收单、不合格处置单，该类记录需保留纸质原件，数字化版本作为检索副本使用。</w:t>
      </w:r>
    </w:p>
    <w:p w14:paraId="1AD75E73">
      <w:r>
        <w:rPr>
          <w:rFonts w:hint="eastAsia"/>
          <w:b/>
        </w:rPr>
        <w:t>（2）记录结构化处理。</w:t>
      </w:r>
      <w:r>
        <w:rPr>
          <w:rFonts w:hint="eastAsia"/>
        </w:rPr>
        <w:t>单条记录拆解为可检索的标准化字段，包括时间、孔号、站位、检查项、实测值、判据、结论、人员，替代传统整段式文本记录。完成结构化处理后方可实现数据统计、结果比对与报告自动生成。</w:t>
      </w:r>
    </w:p>
    <w:p w14:paraId="534F1002">
      <w:r>
        <w:rPr>
          <w:rFonts w:hint="eastAsia"/>
          <w:b/>
        </w:rPr>
        <w:t>（3）数据采集方式。</w:t>
      </w:r>
      <w:r>
        <w:rPr>
          <w:rFonts w:hint="eastAsia"/>
        </w:rPr>
        <w:t>现场采集环节采用平板或移动终端填报，执行离线暂存、联网同步机制；涉及测量数值的字段优先实现设备自动导入，降低人工填报误差；影像资料与数据文件自动关联至对应记录，无需人工挂载关联。</w:t>
      </w:r>
    </w:p>
    <w:p w14:paraId="1B25F957">
      <w:r>
        <w:rPr>
          <w:rFonts w:hint="eastAsia"/>
          <w:b/>
        </w:rPr>
        <w:t>（4）追溯链路构建。</w:t>
      </w:r>
      <w:r>
        <w:rPr>
          <w:rFonts w:hint="eastAsia"/>
        </w:rPr>
        <w:t>建立从最终成果至原始记录的逆向追溯路径，选中任一缺陷条目，可追溯至其对应作业站位、扫描批次、初检记录、检查点信息。追溯链路断裂即表明记录完整性不足，需在数据入库环节予以拦截校验。</w:t>
      </w:r>
    </w:p>
    <w:p w14:paraId="1ADB4591">
      <w:r>
        <w:rPr>
          <w:rFonts w:hint="eastAsia"/>
          <w:b/>
        </w:rPr>
        <w:t>（5）数据质量与权限管控。</w:t>
      </w:r>
      <w:r>
        <w:rPr>
          <w:rFonts w:hint="eastAsia"/>
        </w:rPr>
        <w:t>记录提交后不得直接修改，需更正的内容须提交更正单并保留原始数值；权限分配遵循角色匹配原则，作业人员仅可填报本人负责的记录，质检人员可查阅全量数据但无修改权限。</w:t>
      </w:r>
    </w:p>
    <w:p w14:paraId="69087FAD">
      <w:r>
        <w:rPr>
          <w:rFonts w:hint="eastAsia"/>
          <w:b/>
        </w:rPr>
        <w:t>（6）数字化建设核心目标。</w:t>
      </w:r>
      <w:r>
        <w:rPr>
          <w:rFonts w:hint="eastAsia"/>
        </w:rPr>
        <w:t>数字化实施成效的判定标准为，能否在3min内调取指定孔位、指定站位、指定日期的初检记录及其关联数据，无法实现该要求即表明数字化建设仅停留在表层应用阶段。</w:t>
      </w:r>
    </w:p>
    <w:p w14:paraId="0616EBF0">
      <w:pPr>
        <w:pStyle w:val="5"/>
      </w:pPr>
      <w:bookmarkStart w:id="257" w:name="_Toc1875"/>
      <w:r>
        <w:rPr>
          <w:szCs w:val="32"/>
        </w:rPr>
        <w:t>2.14.7 检验争议的仲裁与处理</w:t>
      </w:r>
      <w:bookmarkEnd w:id="257"/>
    </w:p>
    <w:p w14:paraId="386612BB">
      <w:r>
        <w:rPr>
          <w:rFonts w:hint="eastAsia"/>
        </w:rPr>
        <w:t>检验结论出现分歧属于工程实施中的常态现象，核心在于建立双方共同认可的仲裁处置机制，杜绝话语权主导的非规范化判定模式。</w:t>
      </w:r>
    </w:p>
    <w:p w14:paraId="3EE960C8">
      <w:r>
        <w:rPr>
          <w:rFonts w:hint="eastAsia"/>
          <w:b/>
        </w:rPr>
        <w:t>（1）争议常见类型。</w:t>
      </w:r>
      <w:r>
        <w:rPr>
          <w:rFonts w:hint="eastAsia"/>
        </w:rPr>
        <w:t>一是判据理解不一致（如“整体精度”判定采用中误差或最大偏差的判定标准差异）；二是样本代表性不一致（抽样点位恰好处于边缘区域的场景）；三是测量方法不一致（采用不同测量仪器、不同测量基准的情形）；四是数据版本不一致（所采用数据并非最终版本的情况）。</w:t>
      </w:r>
    </w:p>
    <w:p w14:paraId="1A32B220">
      <w:r>
        <w:rPr>
          <w:rFonts w:hint="eastAsia"/>
          <w:b/>
        </w:rPr>
        <w:t>（2）处置流程。</w:t>
      </w:r>
      <w:r>
        <w:rPr>
          <w:rFonts w:hint="eastAsia"/>
        </w:rPr>
        <w:t>优先核验判据（核对合同与技术协议原文条款），再核验样本（执行重新随机抽样），再核验测量方法（约定统一方法开展重测），最后核验数据版本（确认最终数据版本）。完成上述四步核验流程，多数争议可自行消解。</w:t>
      </w:r>
    </w:p>
    <w:p w14:paraId="25E82475">
      <w:r>
        <w:rPr>
          <w:rFonts w:hint="eastAsia"/>
          <w:b/>
        </w:rPr>
        <w:t>（3）仲裁机制。</w:t>
      </w:r>
      <w:r>
        <w:rPr>
          <w:rFonts w:hint="eastAsia"/>
        </w:rPr>
        <w:t>经上述流程仍无法解决的争议，提交双方共同认可的第三方机构开展复测；复测方案由双方共同确认，复测费用先由争议提出方垫付，仲裁结论支持哪一方则由该方承担费用。仲裁结论作为最终判定依据，由双方共同执行。</w:t>
      </w:r>
    </w:p>
    <w:p w14:paraId="55CB6422">
      <w:r>
        <w:rPr>
          <w:rFonts w:hint="eastAsia"/>
          <w:b/>
        </w:rPr>
        <w:t>（4）预防优先原则。</w:t>
      </w:r>
      <w:r>
        <w:rPr>
          <w:rFonts w:hint="eastAsia"/>
        </w:rPr>
        <w:t>最优处置路径为争议“零发生”：合同阶段明确统计口径、样本数量、判定方法的细化条款；实施阶段对每次检验留存完整记录；争议苗头出现时及时开展沟通协商，避免拖延至验收阶段才提出。</w:t>
      </w:r>
    </w:p>
    <w:p w14:paraId="76CD5F10">
      <w:r>
        <w:rPr>
          <w:rFonts w:hint="eastAsia"/>
          <w:b/>
        </w:rPr>
        <w:t>（5）争议档案。</w:t>
      </w:r>
      <w:r>
        <w:rPr>
          <w:rFonts w:hint="eastAsia"/>
        </w:rPr>
        <w:t>记录争议内容、处置过程、最终结论与判定依据，归档留存。该类档案对后续同类项目具备较高参考价值——可明确工程实施中的争议高发环节。</w:t>
      </w:r>
    </w:p>
    <w:p w14:paraId="3FC4EC89">
      <w:pPr>
        <w:pStyle w:val="4"/>
      </w:pPr>
      <w:bookmarkStart w:id="258" w:name="_Toc29367"/>
      <w:r>
        <w:rPr>
          <w:szCs w:val="36"/>
        </w:rPr>
        <w:t>2.15 安全作业票与交底模板</w:t>
      </w:r>
      <w:bookmarkEnd w:id="258"/>
    </w:p>
    <w:p w14:paraId="00B32A33">
      <w:pPr>
        <w:pStyle w:val="5"/>
      </w:pPr>
      <w:bookmarkStart w:id="259" w:name="_Toc27763"/>
      <w:r>
        <w:rPr>
          <w:szCs w:val="32"/>
        </w:rPr>
        <w:t>2.15.1 作业票种类</w:t>
      </w:r>
      <w:bookmarkEnd w:id="259"/>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62"/>
        <w:gridCol w:w="2961"/>
        <w:gridCol w:w="2312"/>
        <w:gridCol w:w="1365"/>
      </w:tblGrid>
      <w:tr w14:paraId="10B2F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162" w:type="dxa"/>
            <w:shd w:val="clear" w:color="auto" w:fill="E7E6E6"/>
            <w:vAlign w:val="center"/>
          </w:tcPr>
          <w:p w14:paraId="7466A59D">
            <w:pPr>
              <w:snapToGrid w:val="0"/>
              <w:spacing w:before="70" w:after="70" w:line="240" w:lineRule="auto"/>
              <w:ind w:firstLine="0"/>
              <w:jc w:val="center"/>
              <w:rPr>
                <w:b/>
                <w:sz w:val="21"/>
              </w:rPr>
            </w:pPr>
            <w:r>
              <w:rPr>
                <w:b/>
                <w:sz w:val="21"/>
                <w:szCs w:val="21"/>
              </w:rPr>
              <w:t>作业票</w:t>
            </w:r>
          </w:p>
        </w:tc>
        <w:tc>
          <w:tcPr>
            <w:tcW w:w="2961" w:type="dxa"/>
            <w:shd w:val="clear" w:color="auto" w:fill="E7E6E6"/>
            <w:vAlign w:val="center"/>
          </w:tcPr>
          <w:p w14:paraId="20EC75FE">
            <w:pPr>
              <w:snapToGrid w:val="0"/>
              <w:spacing w:before="70" w:after="70" w:line="240" w:lineRule="auto"/>
              <w:ind w:firstLine="0"/>
              <w:jc w:val="center"/>
              <w:rPr>
                <w:b/>
                <w:sz w:val="21"/>
              </w:rPr>
            </w:pPr>
            <w:r>
              <w:rPr>
                <w:b/>
                <w:sz w:val="21"/>
                <w:szCs w:val="21"/>
              </w:rPr>
              <w:t>适用作业</w:t>
            </w:r>
          </w:p>
        </w:tc>
        <w:tc>
          <w:tcPr>
            <w:tcW w:w="2312" w:type="dxa"/>
            <w:shd w:val="clear" w:color="auto" w:fill="E7E6E6"/>
            <w:vAlign w:val="center"/>
          </w:tcPr>
          <w:p w14:paraId="2A775D54">
            <w:pPr>
              <w:snapToGrid w:val="0"/>
              <w:spacing w:before="70" w:after="70" w:line="240" w:lineRule="auto"/>
              <w:ind w:firstLine="0"/>
              <w:jc w:val="center"/>
              <w:rPr>
                <w:b/>
                <w:sz w:val="21"/>
              </w:rPr>
            </w:pPr>
            <w:r>
              <w:rPr>
                <w:b/>
                <w:sz w:val="21"/>
                <w:szCs w:val="21"/>
              </w:rPr>
              <w:t>审批</w:t>
            </w:r>
          </w:p>
        </w:tc>
        <w:tc>
          <w:tcPr>
            <w:tcW w:w="1365" w:type="dxa"/>
            <w:shd w:val="clear" w:color="auto" w:fill="E7E6E6"/>
            <w:vAlign w:val="center"/>
          </w:tcPr>
          <w:p w14:paraId="40442101">
            <w:pPr>
              <w:snapToGrid w:val="0"/>
              <w:spacing w:before="70" w:after="70" w:line="240" w:lineRule="auto"/>
              <w:ind w:firstLine="0"/>
              <w:jc w:val="center"/>
              <w:rPr>
                <w:b/>
                <w:sz w:val="21"/>
              </w:rPr>
            </w:pPr>
            <w:r>
              <w:rPr>
                <w:b/>
                <w:sz w:val="21"/>
                <w:szCs w:val="21"/>
              </w:rPr>
              <w:t>有效期</w:t>
            </w:r>
          </w:p>
        </w:tc>
      </w:tr>
      <w:tr w14:paraId="70059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2" w:type="dxa"/>
            <w:vAlign w:val="center"/>
          </w:tcPr>
          <w:p w14:paraId="3C3E55DC">
            <w:pPr>
              <w:snapToGrid w:val="0"/>
              <w:spacing w:before="70" w:after="70" w:line="240" w:lineRule="auto"/>
              <w:ind w:firstLine="0"/>
              <w:jc w:val="center"/>
              <w:rPr>
                <w:sz w:val="21"/>
              </w:rPr>
            </w:pPr>
            <w:r>
              <w:rPr>
                <w:sz w:val="21"/>
                <w:szCs w:val="21"/>
              </w:rPr>
              <w:t>检修工作票</w:t>
            </w:r>
          </w:p>
        </w:tc>
        <w:tc>
          <w:tcPr>
            <w:tcW w:w="2961" w:type="dxa"/>
            <w:vAlign w:val="center"/>
          </w:tcPr>
          <w:p w14:paraId="3E70A07B">
            <w:pPr>
              <w:snapToGrid w:val="0"/>
              <w:spacing w:before="70" w:after="70" w:line="240" w:lineRule="auto"/>
              <w:ind w:firstLine="0"/>
              <w:jc w:val="left"/>
              <w:rPr>
                <w:sz w:val="21"/>
              </w:rPr>
            </w:pPr>
            <w:r>
              <w:rPr>
                <w:sz w:val="21"/>
                <w:szCs w:val="21"/>
              </w:rPr>
              <w:t>设备检修、测量作业</w:t>
            </w:r>
          </w:p>
        </w:tc>
        <w:tc>
          <w:tcPr>
            <w:tcW w:w="2312" w:type="dxa"/>
            <w:vAlign w:val="center"/>
          </w:tcPr>
          <w:p w14:paraId="01C95412">
            <w:pPr>
              <w:snapToGrid w:val="0"/>
              <w:spacing w:before="70" w:after="70" w:line="240" w:lineRule="auto"/>
              <w:ind w:firstLine="0"/>
              <w:jc w:val="left"/>
              <w:rPr>
                <w:sz w:val="21"/>
              </w:rPr>
            </w:pPr>
            <w:r>
              <w:rPr>
                <w:sz w:val="21"/>
                <w:szCs w:val="21"/>
              </w:rPr>
              <w:t>甲方许可人</w:t>
            </w:r>
          </w:p>
        </w:tc>
        <w:tc>
          <w:tcPr>
            <w:tcW w:w="1365" w:type="dxa"/>
            <w:vAlign w:val="center"/>
          </w:tcPr>
          <w:p w14:paraId="23AAF1A9">
            <w:pPr>
              <w:snapToGrid w:val="0"/>
              <w:spacing w:before="70" w:after="70" w:line="240" w:lineRule="auto"/>
              <w:ind w:firstLine="0"/>
              <w:jc w:val="left"/>
              <w:rPr>
                <w:sz w:val="21"/>
              </w:rPr>
            </w:pPr>
            <w:r>
              <w:rPr>
                <w:sz w:val="21"/>
                <w:szCs w:val="21"/>
              </w:rPr>
              <w:t>一个班次</w:t>
            </w:r>
          </w:p>
        </w:tc>
      </w:tr>
      <w:tr w14:paraId="4D805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2" w:type="dxa"/>
            <w:vAlign w:val="center"/>
          </w:tcPr>
          <w:p w14:paraId="22D585DE">
            <w:pPr>
              <w:snapToGrid w:val="0"/>
              <w:spacing w:before="70" w:after="70" w:line="240" w:lineRule="auto"/>
              <w:ind w:firstLine="0"/>
              <w:jc w:val="center"/>
              <w:rPr>
                <w:sz w:val="21"/>
              </w:rPr>
            </w:pPr>
            <w:r>
              <w:rPr>
                <w:sz w:val="21"/>
                <w:szCs w:val="21"/>
              </w:rPr>
              <w:t>有限空间作业票</w:t>
            </w:r>
          </w:p>
        </w:tc>
        <w:tc>
          <w:tcPr>
            <w:tcW w:w="2961" w:type="dxa"/>
            <w:vAlign w:val="center"/>
          </w:tcPr>
          <w:p w14:paraId="747D5ACE">
            <w:pPr>
              <w:snapToGrid w:val="0"/>
              <w:spacing w:before="70" w:after="70" w:line="240" w:lineRule="auto"/>
              <w:ind w:firstLine="0"/>
              <w:jc w:val="left"/>
              <w:rPr>
                <w:sz w:val="21"/>
              </w:rPr>
            </w:pPr>
            <w:r>
              <w:rPr>
                <w:sz w:val="21"/>
                <w:szCs w:val="21"/>
              </w:rPr>
              <w:t>深孔、廊道、闸室内部</w:t>
            </w:r>
          </w:p>
        </w:tc>
        <w:tc>
          <w:tcPr>
            <w:tcW w:w="2312" w:type="dxa"/>
            <w:vAlign w:val="center"/>
          </w:tcPr>
          <w:p w14:paraId="081183C8">
            <w:pPr>
              <w:snapToGrid w:val="0"/>
              <w:spacing w:before="70" w:after="70" w:line="240" w:lineRule="auto"/>
              <w:ind w:firstLine="0"/>
              <w:jc w:val="left"/>
              <w:rPr>
                <w:sz w:val="21"/>
              </w:rPr>
            </w:pPr>
            <w:r>
              <w:rPr>
                <w:sz w:val="21"/>
                <w:szCs w:val="21"/>
              </w:rPr>
              <w:t>甲方+安全负责人</w:t>
            </w:r>
          </w:p>
        </w:tc>
        <w:tc>
          <w:tcPr>
            <w:tcW w:w="1365" w:type="dxa"/>
            <w:vAlign w:val="center"/>
          </w:tcPr>
          <w:p w14:paraId="22F93559">
            <w:pPr>
              <w:snapToGrid w:val="0"/>
              <w:spacing w:before="70" w:after="70" w:line="240" w:lineRule="auto"/>
              <w:ind w:firstLine="0"/>
              <w:jc w:val="left"/>
              <w:rPr>
                <w:sz w:val="21"/>
              </w:rPr>
            </w:pPr>
            <w:r>
              <w:rPr>
                <w:sz w:val="21"/>
                <w:szCs w:val="21"/>
              </w:rPr>
              <w:t>一个班次</w:t>
            </w:r>
          </w:p>
        </w:tc>
      </w:tr>
      <w:tr w14:paraId="1E761A26">
        <w:tblPrEx>
          <w:tblCellMar>
            <w:top w:w="0" w:type="dxa"/>
            <w:left w:w="108" w:type="dxa"/>
            <w:bottom w:w="0" w:type="dxa"/>
            <w:right w:w="108" w:type="dxa"/>
          </w:tblCellMar>
        </w:tblPrEx>
        <w:trPr>
          <w:jc w:val="center"/>
        </w:trPr>
        <w:tc>
          <w:tcPr>
            <w:tcW w:w="2162" w:type="dxa"/>
            <w:vAlign w:val="center"/>
          </w:tcPr>
          <w:p w14:paraId="4FDC40B0">
            <w:pPr>
              <w:snapToGrid w:val="0"/>
              <w:spacing w:before="70" w:after="70" w:line="240" w:lineRule="auto"/>
              <w:ind w:firstLine="0"/>
              <w:jc w:val="center"/>
              <w:rPr>
                <w:sz w:val="21"/>
              </w:rPr>
            </w:pPr>
            <w:r>
              <w:rPr>
                <w:sz w:val="21"/>
                <w:szCs w:val="21"/>
              </w:rPr>
              <w:t>高处作业票</w:t>
            </w:r>
          </w:p>
        </w:tc>
        <w:tc>
          <w:tcPr>
            <w:tcW w:w="2961" w:type="dxa"/>
            <w:vAlign w:val="center"/>
          </w:tcPr>
          <w:p w14:paraId="4FAA75F4">
            <w:pPr>
              <w:snapToGrid w:val="0"/>
              <w:spacing w:before="70" w:after="70" w:line="240" w:lineRule="auto"/>
              <w:ind w:firstLine="0"/>
              <w:jc w:val="left"/>
              <w:rPr>
                <w:sz w:val="21"/>
              </w:rPr>
            </w:pPr>
            <w:r>
              <w:rPr>
                <w:sz w:val="21"/>
                <w:szCs w:val="21"/>
              </w:rPr>
              <w:t>2 m 以上作业</w:t>
            </w:r>
          </w:p>
        </w:tc>
        <w:tc>
          <w:tcPr>
            <w:tcW w:w="2312" w:type="dxa"/>
            <w:vAlign w:val="center"/>
          </w:tcPr>
          <w:p w14:paraId="597BFF8F">
            <w:pPr>
              <w:snapToGrid w:val="0"/>
              <w:spacing w:before="70" w:after="70" w:line="240" w:lineRule="auto"/>
              <w:ind w:firstLine="0"/>
              <w:jc w:val="left"/>
              <w:rPr>
                <w:sz w:val="21"/>
              </w:rPr>
            </w:pPr>
            <w:r>
              <w:rPr>
                <w:sz w:val="21"/>
                <w:szCs w:val="21"/>
              </w:rPr>
              <w:t>安全负责人</w:t>
            </w:r>
          </w:p>
        </w:tc>
        <w:tc>
          <w:tcPr>
            <w:tcW w:w="1365" w:type="dxa"/>
            <w:vAlign w:val="center"/>
          </w:tcPr>
          <w:p w14:paraId="0507FCB3">
            <w:pPr>
              <w:snapToGrid w:val="0"/>
              <w:spacing w:before="70" w:after="70" w:line="240" w:lineRule="auto"/>
              <w:ind w:firstLine="0"/>
              <w:jc w:val="left"/>
              <w:rPr>
                <w:sz w:val="21"/>
              </w:rPr>
            </w:pPr>
            <w:r>
              <w:rPr>
                <w:sz w:val="21"/>
                <w:szCs w:val="21"/>
              </w:rPr>
              <w:t>一个班次</w:t>
            </w:r>
          </w:p>
        </w:tc>
      </w:tr>
      <w:tr w14:paraId="73AE7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2" w:type="dxa"/>
            <w:vAlign w:val="center"/>
          </w:tcPr>
          <w:p w14:paraId="33D5E358">
            <w:pPr>
              <w:snapToGrid w:val="0"/>
              <w:spacing w:before="70" w:after="70" w:line="240" w:lineRule="auto"/>
              <w:ind w:firstLine="0"/>
              <w:jc w:val="center"/>
              <w:rPr>
                <w:sz w:val="21"/>
              </w:rPr>
            </w:pPr>
            <w:r>
              <w:rPr>
                <w:sz w:val="21"/>
                <w:szCs w:val="21"/>
              </w:rPr>
              <w:t>临时用电票</w:t>
            </w:r>
          </w:p>
        </w:tc>
        <w:tc>
          <w:tcPr>
            <w:tcW w:w="2961" w:type="dxa"/>
            <w:vAlign w:val="center"/>
          </w:tcPr>
          <w:p w14:paraId="2F7F8202">
            <w:pPr>
              <w:snapToGrid w:val="0"/>
              <w:spacing w:before="70" w:after="70" w:line="240" w:lineRule="auto"/>
              <w:ind w:firstLine="0"/>
              <w:jc w:val="left"/>
              <w:rPr>
                <w:sz w:val="21"/>
              </w:rPr>
            </w:pPr>
            <w:r>
              <w:rPr>
                <w:sz w:val="21"/>
                <w:szCs w:val="21"/>
              </w:rPr>
              <w:t>现场接电</w:t>
            </w:r>
          </w:p>
        </w:tc>
        <w:tc>
          <w:tcPr>
            <w:tcW w:w="2312" w:type="dxa"/>
            <w:vAlign w:val="center"/>
          </w:tcPr>
          <w:p w14:paraId="49AB54CD">
            <w:pPr>
              <w:snapToGrid w:val="0"/>
              <w:spacing w:before="70" w:after="70" w:line="240" w:lineRule="auto"/>
              <w:ind w:firstLine="0"/>
              <w:jc w:val="left"/>
              <w:rPr>
                <w:sz w:val="21"/>
              </w:rPr>
            </w:pPr>
            <w:r>
              <w:rPr>
                <w:sz w:val="21"/>
                <w:szCs w:val="21"/>
              </w:rPr>
              <w:t>电气负责人</w:t>
            </w:r>
          </w:p>
        </w:tc>
        <w:tc>
          <w:tcPr>
            <w:tcW w:w="1365" w:type="dxa"/>
            <w:vAlign w:val="center"/>
          </w:tcPr>
          <w:p w14:paraId="4CE120A7">
            <w:pPr>
              <w:snapToGrid w:val="0"/>
              <w:spacing w:before="70" w:after="70" w:line="240" w:lineRule="auto"/>
              <w:ind w:firstLine="0"/>
              <w:jc w:val="left"/>
              <w:rPr>
                <w:sz w:val="21"/>
              </w:rPr>
            </w:pPr>
            <w:r>
              <w:rPr>
                <w:sz w:val="21"/>
                <w:szCs w:val="21"/>
              </w:rPr>
              <w:t>一个班次</w:t>
            </w:r>
          </w:p>
        </w:tc>
      </w:tr>
      <w:tr w14:paraId="43FB1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2" w:type="dxa"/>
            <w:vAlign w:val="center"/>
          </w:tcPr>
          <w:p w14:paraId="07AD369A">
            <w:pPr>
              <w:snapToGrid w:val="0"/>
              <w:spacing w:before="70" w:after="70" w:line="240" w:lineRule="auto"/>
              <w:ind w:firstLine="0"/>
              <w:jc w:val="center"/>
              <w:rPr>
                <w:sz w:val="21"/>
              </w:rPr>
            </w:pPr>
            <w:r>
              <w:rPr>
                <w:sz w:val="21"/>
                <w:szCs w:val="21"/>
              </w:rPr>
              <w:t>动火作业票</w:t>
            </w:r>
          </w:p>
        </w:tc>
        <w:tc>
          <w:tcPr>
            <w:tcW w:w="2961" w:type="dxa"/>
            <w:vAlign w:val="center"/>
          </w:tcPr>
          <w:p w14:paraId="1B146739">
            <w:pPr>
              <w:snapToGrid w:val="0"/>
              <w:spacing w:before="70" w:after="70" w:line="240" w:lineRule="auto"/>
              <w:ind w:firstLine="0"/>
              <w:jc w:val="left"/>
              <w:rPr>
                <w:sz w:val="21"/>
              </w:rPr>
            </w:pPr>
            <w:r>
              <w:rPr>
                <w:sz w:val="21"/>
                <w:szCs w:val="21"/>
              </w:rPr>
              <w:t>焊接、切割</w:t>
            </w:r>
          </w:p>
        </w:tc>
        <w:tc>
          <w:tcPr>
            <w:tcW w:w="2312" w:type="dxa"/>
            <w:vAlign w:val="center"/>
          </w:tcPr>
          <w:p w14:paraId="78C8AECD">
            <w:pPr>
              <w:snapToGrid w:val="0"/>
              <w:spacing w:before="70" w:after="70" w:line="240" w:lineRule="auto"/>
              <w:ind w:firstLine="0"/>
              <w:jc w:val="left"/>
              <w:rPr>
                <w:sz w:val="21"/>
              </w:rPr>
            </w:pPr>
            <w:r>
              <w:rPr>
                <w:sz w:val="21"/>
                <w:szCs w:val="21"/>
              </w:rPr>
              <w:t>甲方消防</w:t>
            </w:r>
          </w:p>
        </w:tc>
        <w:tc>
          <w:tcPr>
            <w:tcW w:w="1365" w:type="dxa"/>
            <w:vAlign w:val="center"/>
          </w:tcPr>
          <w:p w14:paraId="45E6D80C">
            <w:pPr>
              <w:snapToGrid w:val="0"/>
              <w:spacing w:before="70" w:after="70" w:line="240" w:lineRule="auto"/>
              <w:ind w:firstLine="0"/>
              <w:jc w:val="left"/>
              <w:rPr>
                <w:sz w:val="21"/>
              </w:rPr>
            </w:pPr>
            <w:r>
              <w:rPr>
                <w:sz w:val="21"/>
                <w:szCs w:val="21"/>
              </w:rPr>
              <w:t>按次</w:t>
            </w:r>
          </w:p>
        </w:tc>
      </w:tr>
      <w:tr w14:paraId="131F3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2" w:type="dxa"/>
            <w:vAlign w:val="center"/>
          </w:tcPr>
          <w:p w14:paraId="1360A099">
            <w:pPr>
              <w:snapToGrid w:val="0"/>
              <w:spacing w:before="70" w:after="70" w:line="240" w:lineRule="auto"/>
              <w:ind w:firstLine="0"/>
              <w:jc w:val="center"/>
              <w:rPr>
                <w:sz w:val="21"/>
              </w:rPr>
            </w:pPr>
            <w:r>
              <w:rPr>
                <w:sz w:val="21"/>
                <w:szCs w:val="21"/>
              </w:rPr>
              <w:t>吊装作业票</w:t>
            </w:r>
          </w:p>
        </w:tc>
        <w:tc>
          <w:tcPr>
            <w:tcW w:w="2961" w:type="dxa"/>
            <w:vAlign w:val="center"/>
          </w:tcPr>
          <w:p w14:paraId="7CFDD9A1">
            <w:pPr>
              <w:snapToGrid w:val="0"/>
              <w:spacing w:before="70" w:after="70" w:line="240" w:lineRule="auto"/>
              <w:ind w:firstLine="0"/>
              <w:jc w:val="left"/>
              <w:rPr>
                <w:sz w:val="21"/>
              </w:rPr>
            </w:pPr>
            <w:r>
              <w:rPr>
                <w:sz w:val="21"/>
                <w:szCs w:val="21"/>
              </w:rPr>
              <w:t>设备吊装</w:t>
            </w:r>
          </w:p>
        </w:tc>
        <w:tc>
          <w:tcPr>
            <w:tcW w:w="2312" w:type="dxa"/>
            <w:vAlign w:val="center"/>
          </w:tcPr>
          <w:p w14:paraId="319303B4">
            <w:pPr>
              <w:snapToGrid w:val="0"/>
              <w:spacing w:before="70" w:after="70" w:line="240" w:lineRule="auto"/>
              <w:ind w:firstLine="0"/>
              <w:jc w:val="left"/>
              <w:rPr>
                <w:sz w:val="21"/>
              </w:rPr>
            </w:pPr>
            <w:r>
              <w:rPr>
                <w:sz w:val="21"/>
                <w:szCs w:val="21"/>
              </w:rPr>
              <w:t>甲方+安全负责人</w:t>
            </w:r>
          </w:p>
        </w:tc>
        <w:tc>
          <w:tcPr>
            <w:tcW w:w="1365" w:type="dxa"/>
            <w:vAlign w:val="center"/>
          </w:tcPr>
          <w:p w14:paraId="7001E0F0">
            <w:pPr>
              <w:snapToGrid w:val="0"/>
              <w:spacing w:before="70" w:after="70" w:line="240" w:lineRule="auto"/>
              <w:ind w:firstLine="0"/>
              <w:jc w:val="left"/>
              <w:rPr>
                <w:sz w:val="21"/>
              </w:rPr>
            </w:pPr>
            <w:r>
              <w:rPr>
                <w:sz w:val="21"/>
                <w:szCs w:val="21"/>
              </w:rPr>
              <w:t>按次</w:t>
            </w:r>
          </w:p>
        </w:tc>
      </w:tr>
    </w:tbl>
    <w:p w14:paraId="302CB9E8">
      <w:pPr>
        <w:spacing w:line="240" w:lineRule="auto"/>
      </w:pPr>
    </w:p>
    <w:p w14:paraId="3EE4CD5A">
      <w:pPr>
        <w:pStyle w:val="5"/>
      </w:pPr>
      <w:bookmarkStart w:id="260" w:name="_Toc14136"/>
      <w:r>
        <w:rPr>
          <w:szCs w:val="32"/>
        </w:rPr>
        <w:t>2.15.2 安全技术交底模板</w:t>
      </w:r>
      <w:bookmarkEnd w:id="260"/>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50"/>
        <w:gridCol w:w="6350"/>
      </w:tblGrid>
      <w:tr w14:paraId="4E2E7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shd w:val="clear" w:color="auto" w:fill="E7E6E6"/>
            <w:vAlign w:val="center"/>
          </w:tcPr>
          <w:p w14:paraId="6AA6C7E4">
            <w:pPr>
              <w:keepNext/>
              <w:snapToGrid w:val="0"/>
              <w:spacing w:before="70" w:after="70" w:line="320" w:lineRule="auto"/>
              <w:jc w:val="left"/>
            </w:pPr>
            <w:r>
              <w:rPr>
                <w:b/>
                <w:sz w:val="21"/>
                <w:szCs w:val="21"/>
              </w:rPr>
              <w:t>交底项</w:t>
            </w:r>
          </w:p>
        </w:tc>
        <w:tc>
          <w:tcPr>
            <w:tcW w:w="6350" w:type="dxa"/>
            <w:shd w:val="clear" w:color="auto" w:fill="E7E6E6"/>
            <w:vAlign w:val="center"/>
          </w:tcPr>
          <w:p w14:paraId="1B4F59A3">
            <w:pPr>
              <w:keepNext/>
              <w:snapToGrid w:val="0"/>
              <w:spacing w:before="70" w:after="70" w:line="320" w:lineRule="auto"/>
              <w:jc w:val="left"/>
            </w:pPr>
            <w:r>
              <w:rPr>
                <w:b/>
                <w:sz w:val="21"/>
                <w:szCs w:val="21"/>
              </w:rPr>
              <w:t>内容</w:t>
            </w:r>
          </w:p>
        </w:tc>
      </w:tr>
      <w:tr w14:paraId="19920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67155C97">
            <w:pPr>
              <w:keepNext/>
              <w:snapToGrid w:val="0"/>
              <w:spacing w:before="70" w:after="70" w:line="320" w:lineRule="auto"/>
              <w:jc w:val="left"/>
            </w:pPr>
            <w:r>
              <w:rPr>
                <w:sz w:val="21"/>
                <w:szCs w:val="21"/>
              </w:rPr>
              <w:t>工程名称</w:t>
            </w:r>
          </w:p>
        </w:tc>
        <w:tc>
          <w:tcPr>
            <w:tcW w:w="6350" w:type="dxa"/>
            <w:vAlign w:val="center"/>
          </w:tcPr>
          <w:p w14:paraId="398E0CE9">
            <w:pPr>
              <w:keepNext/>
              <w:snapToGrid w:val="0"/>
              <w:spacing w:before="70" w:after="70" w:line="320" w:lineRule="auto"/>
              <w:jc w:val="left"/>
            </w:pPr>
            <w:r>
              <w:rPr>
                <w:sz w:val="21"/>
                <w:szCs w:val="21"/>
              </w:rPr>
              <w:t>【项目名称】</w:t>
            </w:r>
          </w:p>
        </w:tc>
      </w:tr>
      <w:tr w14:paraId="48AC5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12A50CDF">
            <w:pPr>
              <w:keepNext/>
              <w:snapToGrid w:val="0"/>
              <w:spacing w:before="70" w:after="70" w:line="320" w:lineRule="auto"/>
              <w:jc w:val="left"/>
            </w:pPr>
            <w:r>
              <w:rPr>
                <w:sz w:val="21"/>
                <w:szCs w:val="21"/>
              </w:rPr>
              <w:t>作业部位</w:t>
            </w:r>
          </w:p>
        </w:tc>
        <w:tc>
          <w:tcPr>
            <w:tcW w:w="6350" w:type="dxa"/>
            <w:vAlign w:val="center"/>
          </w:tcPr>
          <w:p w14:paraId="60EB947C">
            <w:pPr>
              <w:keepNext/>
              <w:snapToGrid w:val="0"/>
              <w:spacing w:before="70" w:after="70" w:line="320" w:lineRule="auto"/>
              <w:jc w:val="left"/>
            </w:pPr>
            <w:r>
              <w:rPr>
                <w:sz w:val="21"/>
                <w:szCs w:val="21"/>
              </w:rPr>
              <w:t>【电站/孔号/高程】</w:t>
            </w:r>
          </w:p>
        </w:tc>
      </w:tr>
      <w:tr w14:paraId="40FF8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15DA8A15">
            <w:pPr>
              <w:keepNext/>
              <w:snapToGrid w:val="0"/>
              <w:spacing w:before="70" w:after="70" w:line="320" w:lineRule="auto"/>
              <w:jc w:val="left"/>
            </w:pPr>
            <w:r>
              <w:rPr>
                <w:sz w:val="21"/>
                <w:szCs w:val="21"/>
              </w:rPr>
              <w:t>作业内容</w:t>
            </w:r>
          </w:p>
        </w:tc>
        <w:tc>
          <w:tcPr>
            <w:tcW w:w="6350" w:type="dxa"/>
            <w:vAlign w:val="center"/>
          </w:tcPr>
          <w:p w14:paraId="7BEFFE66">
            <w:pPr>
              <w:keepNext/>
              <w:snapToGrid w:val="0"/>
              <w:spacing w:before="70" w:after="70" w:line="320" w:lineRule="auto"/>
              <w:jc w:val="left"/>
            </w:pPr>
            <w:r>
              <w:rPr>
                <w:sz w:val="21"/>
                <w:szCs w:val="21"/>
              </w:rPr>
              <w:t>【采集/补扫/设备安装】</w:t>
            </w:r>
          </w:p>
        </w:tc>
      </w:tr>
      <w:tr w14:paraId="565A0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25E2D76A">
            <w:pPr>
              <w:keepNext/>
              <w:snapToGrid w:val="0"/>
              <w:spacing w:before="70" w:after="70" w:line="320" w:lineRule="auto"/>
              <w:jc w:val="left"/>
            </w:pPr>
            <w:r>
              <w:rPr>
                <w:sz w:val="21"/>
                <w:szCs w:val="21"/>
              </w:rPr>
              <w:t>危险源</w:t>
            </w:r>
          </w:p>
        </w:tc>
        <w:tc>
          <w:tcPr>
            <w:tcW w:w="6350" w:type="dxa"/>
            <w:vAlign w:val="center"/>
          </w:tcPr>
          <w:p w14:paraId="0A6EC3CB">
            <w:pPr>
              <w:keepNext/>
              <w:snapToGrid w:val="0"/>
              <w:spacing w:before="70" w:after="70" w:line="320" w:lineRule="auto"/>
              <w:jc w:val="left"/>
            </w:pPr>
            <w:r>
              <w:rPr>
                <w:sz w:val="21"/>
                <w:szCs w:val="21"/>
              </w:rPr>
              <w:t>【坠落/触电/溺水/物体打击/有限空间】</w:t>
            </w:r>
          </w:p>
        </w:tc>
      </w:tr>
      <w:tr w14:paraId="6B1B5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5675614A">
            <w:pPr>
              <w:keepNext/>
              <w:snapToGrid w:val="0"/>
              <w:spacing w:before="70" w:after="70" w:line="320" w:lineRule="auto"/>
              <w:jc w:val="left"/>
            </w:pPr>
            <w:r>
              <w:rPr>
                <w:sz w:val="21"/>
                <w:szCs w:val="21"/>
              </w:rPr>
              <w:t>风险等级</w:t>
            </w:r>
          </w:p>
        </w:tc>
        <w:tc>
          <w:tcPr>
            <w:tcW w:w="6350" w:type="dxa"/>
            <w:vAlign w:val="center"/>
          </w:tcPr>
          <w:p w14:paraId="7022336A">
            <w:pPr>
              <w:keepNext/>
              <w:snapToGrid w:val="0"/>
              <w:spacing w:before="70" w:after="70" w:line="320" w:lineRule="auto"/>
              <w:jc w:val="left"/>
            </w:pPr>
            <w:r>
              <w:rPr>
                <w:sz w:val="21"/>
                <w:szCs w:val="21"/>
              </w:rPr>
              <w:t>【低/中/高】</w:t>
            </w:r>
          </w:p>
        </w:tc>
      </w:tr>
      <w:tr w14:paraId="2C90B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135A77F9">
            <w:pPr>
              <w:keepNext/>
              <w:snapToGrid w:val="0"/>
              <w:spacing w:before="70" w:after="70" w:line="320" w:lineRule="auto"/>
              <w:jc w:val="left"/>
            </w:pPr>
            <w:r>
              <w:rPr>
                <w:sz w:val="21"/>
                <w:szCs w:val="21"/>
              </w:rPr>
              <w:t>控制措施</w:t>
            </w:r>
          </w:p>
        </w:tc>
        <w:tc>
          <w:tcPr>
            <w:tcW w:w="6350" w:type="dxa"/>
            <w:vAlign w:val="center"/>
          </w:tcPr>
          <w:p w14:paraId="10B93771">
            <w:pPr>
              <w:keepNext/>
              <w:snapToGrid w:val="0"/>
              <w:spacing w:before="70" w:after="70" w:line="320" w:lineRule="auto"/>
              <w:jc w:val="left"/>
            </w:pPr>
            <w:r>
              <w:rPr>
                <w:sz w:val="21"/>
                <w:szCs w:val="21"/>
              </w:rPr>
              <w:t>【安全带、漏电保护、救生衣、监护、通风检测】</w:t>
            </w:r>
          </w:p>
        </w:tc>
      </w:tr>
      <w:tr w14:paraId="766EB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468D0C76">
            <w:pPr>
              <w:keepNext/>
              <w:snapToGrid w:val="0"/>
              <w:spacing w:before="70" w:after="70" w:line="320" w:lineRule="auto"/>
              <w:jc w:val="left"/>
            </w:pPr>
            <w:r>
              <w:rPr>
                <w:sz w:val="21"/>
                <w:szCs w:val="21"/>
              </w:rPr>
              <w:t>应急处置</w:t>
            </w:r>
          </w:p>
        </w:tc>
        <w:tc>
          <w:tcPr>
            <w:tcW w:w="6350" w:type="dxa"/>
            <w:vAlign w:val="center"/>
          </w:tcPr>
          <w:p w14:paraId="2C23D9FE">
            <w:pPr>
              <w:keepNext/>
              <w:snapToGrid w:val="0"/>
              <w:spacing w:before="70" w:after="70" w:line="320" w:lineRule="auto"/>
              <w:jc w:val="left"/>
            </w:pPr>
            <w:r>
              <w:rPr>
                <w:sz w:val="21"/>
                <w:szCs w:val="21"/>
              </w:rPr>
              <w:t>【报警、撤离、急救、联络方式】</w:t>
            </w:r>
          </w:p>
        </w:tc>
      </w:tr>
      <w:tr w14:paraId="4FF44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109299A0">
            <w:pPr>
              <w:keepNext/>
              <w:snapToGrid w:val="0"/>
              <w:spacing w:before="70" w:after="70" w:line="320" w:lineRule="auto"/>
              <w:jc w:val="left"/>
            </w:pPr>
            <w:r>
              <w:rPr>
                <w:sz w:val="21"/>
                <w:szCs w:val="21"/>
              </w:rPr>
              <w:t>个人防护</w:t>
            </w:r>
          </w:p>
        </w:tc>
        <w:tc>
          <w:tcPr>
            <w:tcW w:w="6350" w:type="dxa"/>
            <w:vAlign w:val="center"/>
          </w:tcPr>
          <w:p w14:paraId="631C4E4A">
            <w:pPr>
              <w:keepNext/>
              <w:snapToGrid w:val="0"/>
              <w:spacing w:before="70" w:after="70" w:line="320" w:lineRule="auto"/>
              <w:jc w:val="left"/>
            </w:pPr>
            <w:r>
              <w:rPr>
                <w:sz w:val="21"/>
                <w:szCs w:val="21"/>
              </w:rPr>
              <w:t>【安全帽、安全带、防滑鞋、救生衣】</w:t>
            </w:r>
          </w:p>
        </w:tc>
      </w:tr>
      <w:tr w14:paraId="0375E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69FF10BB">
            <w:pPr>
              <w:keepNext/>
              <w:snapToGrid w:val="0"/>
              <w:spacing w:before="70" w:after="70" w:line="320" w:lineRule="auto"/>
              <w:jc w:val="left"/>
            </w:pPr>
            <w:r>
              <w:rPr>
                <w:sz w:val="21"/>
                <w:szCs w:val="21"/>
              </w:rPr>
              <w:t>交底人/接受人</w:t>
            </w:r>
          </w:p>
        </w:tc>
        <w:tc>
          <w:tcPr>
            <w:tcW w:w="6350" w:type="dxa"/>
            <w:vAlign w:val="center"/>
          </w:tcPr>
          <w:p w14:paraId="7931B83D">
            <w:pPr>
              <w:keepNext/>
              <w:snapToGrid w:val="0"/>
              <w:spacing w:before="70" w:after="70" w:line="320" w:lineRule="auto"/>
              <w:jc w:val="left"/>
            </w:pPr>
            <w:r>
              <w:rPr>
                <w:sz w:val="21"/>
                <w:szCs w:val="21"/>
              </w:rPr>
              <w:t>【签字】</w:t>
            </w:r>
          </w:p>
        </w:tc>
      </w:tr>
      <w:tr w14:paraId="56A2F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50" w:type="dxa"/>
            <w:vAlign w:val="center"/>
          </w:tcPr>
          <w:p w14:paraId="5C6B7B0E">
            <w:pPr>
              <w:keepNext/>
              <w:snapToGrid w:val="0"/>
              <w:spacing w:before="70" w:after="70" w:line="320" w:lineRule="auto"/>
              <w:jc w:val="left"/>
            </w:pPr>
            <w:r>
              <w:rPr>
                <w:sz w:val="21"/>
                <w:szCs w:val="21"/>
              </w:rPr>
              <w:t>交底时间</w:t>
            </w:r>
          </w:p>
        </w:tc>
        <w:tc>
          <w:tcPr>
            <w:tcW w:w="6350" w:type="dxa"/>
            <w:vAlign w:val="center"/>
          </w:tcPr>
          <w:p w14:paraId="225CA141">
            <w:pPr>
              <w:keepNext/>
              <w:snapToGrid w:val="0"/>
              <w:spacing w:before="70" w:after="70" w:line="320" w:lineRule="auto"/>
              <w:jc w:val="left"/>
            </w:pPr>
            <w:r>
              <w:rPr>
                <w:sz w:val="21"/>
                <w:szCs w:val="21"/>
              </w:rPr>
              <w:t>【年/月/日】</w:t>
            </w:r>
          </w:p>
        </w:tc>
      </w:tr>
    </w:tbl>
    <w:p w14:paraId="4474EFF1">
      <w:pPr>
        <w:spacing w:line="240" w:lineRule="auto"/>
      </w:pPr>
    </w:p>
    <w:p w14:paraId="5525BB67">
      <w:pPr>
        <w:pStyle w:val="5"/>
      </w:pPr>
      <w:bookmarkStart w:id="261" w:name="_Toc11241"/>
      <w:r>
        <w:rPr>
          <w:szCs w:val="32"/>
        </w:rPr>
        <w:t>2.15.3 班前会记录要点</w:t>
      </w:r>
      <w:bookmarkEnd w:id="261"/>
    </w:p>
    <w:p w14:paraId="239349DE">
      <w:r>
        <w:t>一是点名与状态确认，身体不适者不得上岗；二是交代当日任务、作业面与工序衔接；三是交代危险源与控制措施；四是检查劳保用品与工具；五是明确监护人、应急联络方式；六是记录天气与环境条件。</w:t>
      </w:r>
    </w:p>
    <w:p w14:paraId="64858F41">
      <w:pPr>
        <w:pStyle w:val="5"/>
      </w:pPr>
      <w:bookmarkStart w:id="262" w:name="_Toc6150"/>
      <w:r>
        <w:rPr>
          <w:szCs w:val="32"/>
        </w:rPr>
        <w:t>2.15.4 样表</w:t>
      </w:r>
      <w:bookmarkEnd w:id="262"/>
    </w:p>
    <w:p w14:paraId="72D5A6FF">
      <w:pPr>
        <w:pStyle w:val="6"/>
      </w:pPr>
      <w:r>
        <w:rPr>
          <w:szCs w:val="32"/>
        </w:rPr>
        <w:t>2.15.4.1 现场作业日志</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88"/>
        <w:gridCol w:w="6312"/>
      </w:tblGrid>
      <w:tr w14:paraId="5EB5C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shd w:val="clear" w:color="auto" w:fill="E7E6E6"/>
            <w:vAlign w:val="center"/>
          </w:tcPr>
          <w:p w14:paraId="0974848B">
            <w:pPr>
              <w:snapToGrid w:val="0"/>
              <w:spacing w:before="70" w:after="70" w:line="320" w:lineRule="auto"/>
              <w:jc w:val="left"/>
            </w:pPr>
            <w:r>
              <w:rPr>
                <w:b/>
                <w:sz w:val="21"/>
                <w:szCs w:val="21"/>
              </w:rPr>
              <w:t>项目</w:t>
            </w:r>
          </w:p>
        </w:tc>
        <w:tc>
          <w:tcPr>
            <w:tcW w:w="6312" w:type="dxa"/>
            <w:shd w:val="clear" w:color="auto" w:fill="E7E6E6"/>
            <w:vAlign w:val="center"/>
          </w:tcPr>
          <w:p w14:paraId="560D7E5E">
            <w:pPr>
              <w:snapToGrid w:val="0"/>
              <w:spacing w:before="70" w:after="70" w:line="320" w:lineRule="auto"/>
              <w:jc w:val="left"/>
            </w:pPr>
            <w:r>
              <w:rPr>
                <w:b/>
                <w:sz w:val="21"/>
                <w:szCs w:val="21"/>
              </w:rPr>
              <w:t>内容</w:t>
            </w:r>
          </w:p>
        </w:tc>
      </w:tr>
      <w:tr w14:paraId="75F29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7F85F4E0">
            <w:pPr>
              <w:snapToGrid w:val="0"/>
              <w:spacing w:before="70" w:after="70" w:line="320" w:lineRule="auto"/>
              <w:jc w:val="left"/>
            </w:pPr>
            <w:r>
              <w:rPr>
                <w:sz w:val="21"/>
                <w:szCs w:val="21"/>
              </w:rPr>
              <w:t>日期/天气</w:t>
            </w:r>
          </w:p>
        </w:tc>
        <w:tc>
          <w:tcPr>
            <w:tcW w:w="6312" w:type="dxa"/>
            <w:vAlign w:val="center"/>
          </w:tcPr>
          <w:p w14:paraId="511035F4">
            <w:pPr>
              <w:snapToGrid w:val="0"/>
              <w:spacing w:before="70" w:after="70" w:line="320" w:lineRule="auto"/>
              <w:jc w:val="left"/>
            </w:pPr>
            <w:r>
              <w:rPr>
                <w:sz w:val="21"/>
                <w:szCs w:val="21"/>
              </w:rPr>
              <w:t>【年/月/日】【晴/阴/雨】</w:t>
            </w:r>
          </w:p>
        </w:tc>
      </w:tr>
      <w:tr w14:paraId="51C88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77E8F387">
            <w:pPr>
              <w:snapToGrid w:val="0"/>
              <w:spacing w:before="70" w:after="70" w:line="320" w:lineRule="auto"/>
              <w:jc w:val="left"/>
            </w:pPr>
            <w:r>
              <w:rPr>
                <w:sz w:val="21"/>
                <w:szCs w:val="21"/>
              </w:rPr>
              <w:t>电站/单元/孔号</w:t>
            </w:r>
          </w:p>
        </w:tc>
        <w:tc>
          <w:tcPr>
            <w:tcW w:w="6312" w:type="dxa"/>
            <w:vAlign w:val="center"/>
          </w:tcPr>
          <w:p w14:paraId="3ED378A8">
            <w:pPr>
              <w:snapToGrid w:val="0"/>
              <w:spacing w:before="70" w:after="70" w:line="320" w:lineRule="auto"/>
              <w:jc w:val="left"/>
            </w:pPr>
            <w:r>
              <w:rPr>
                <w:sz w:val="21"/>
                <w:szCs w:val="21"/>
              </w:rPr>
              <w:t>【电站】【单元】【孔号】</w:t>
            </w:r>
          </w:p>
        </w:tc>
      </w:tr>
      <w:tr w14:paraId="06A9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15DD4135">
            <w:pPr>
              <w:snapToGrid w:val="0"/>
              <w:spacing w:before="70" w:after="70" w:line="320" w:lineRule="auto"/>
              <w:jc w:val="left"/>
            </w:pPr>
            <w:r>
              <w:rPr>
                <w:sz w:val="21"/>
                <w:szCs w:val="21"/>
              </w:rPr>
              <w:t>作业内容</w:t>
            </w:r>
          </w:p>
        </w:tc>
        <w:tc>
          <w:tcPr>
            <w:tcW w:w="6312" w:type="dxa"/>
            <w:vAlign w:val="center"/>
          </w:tcPr>
          <w:p w14:paraId="641B4EC4">
            <w:pPr>
              <w:snapToGrid w:val="0"/>
              <w:spacing w:before="70" w:after="70" w:line="320" w:lineRule="auto"/>
              <w:jc w:val="left"/>
            </w:pPr>
            <w:r>
              <w:rPr>
                <w:sz w:val="21"/>
                <w:szCs w:val="21"/>
              </w:rPr>
              <w:t>【采集/补扫/质检】</w:t>
            </w:r>
          </w:p>
        </w:tc>
      </w:tr>
      <w:tr w14:paraId="70399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342330AD">
            <w:pPr>
              <w:snapToGrid w:val="0"/>
              <w:spacing w:before="70" w:after="70" w:line="320" w:lineRule="auto"/>
              <w:jc w:val="left"/>
            </w:pPr>
            <w:r>
              <w:rPr>
                <w:sz w:val="21"/>
                <w:szCs w:val="21"/>
              </w:rPr>
              <w:t>测站数/编号</w:t>
            </w:r>
          </w:p>
        </w:tc>
        <w:tc>
          <w:tcPr>
            <w:tcW w:w="6312" w:type="dxa"/>
            <w:vAlign w:val="center"/>
          </w:tcPr>
          <w:p w14:paraId="450F1F89">
            <w:pPr>
              <w:snapToGrid w:val="0"/>
              <w:spacing w:before="70" w:after="70" w:line="320" w:lineRule="auto"/>
              <w:jc w:val="left"/>
            </w:pPr>
            <w:r>
              <w:rPr>
                <w:sz w:val="21"/>
                <w:szCs w:val="21"/>
              </w:rPr>
              <w:t>【X】/【S1、S2】</w:t>
            </w:r>
          </w:p>
        </w:tc>
      </w:tr>
      <w:tr w14:paraId="4E9CC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6C789CD8">
            <w:pPr>
              <w:snapToGrid w:val="0"/>
              <w:spacing w:before="70" w:after="70" w:line="320" w:lineRule="auto"/>
              <w:jc w:val="left"/>
            </w:pPr>
            <w:r>
              <w:rPr>
                <w:sz w:val="21"/>
                <w:szCs w:val="21"/>
              </w:rPr>
              <w:t>参与人员</w:t>
            </w:r>
          </w:p>
        </w:tc>
        <w:tc>
          <w:tcPr>
            <w:tcW w:w="6312" w:type="dxa"/>
            <w:vAlign w:val="center"/>
          </w:tcPr>
          <w:p w14:paraId="6A25FE61">
            <w:pPr>
              <w:snapToGrid w:val="0"/>
              <w:spacing w:before="70" w:after="70" w:line="320" w:lineRule="auto"/>
              <w:jc w:val="left"/>
            </w:pPr>
            <w:r>
              <w:rPr>
                <w:sz w:val="21"/>
                <w:szCs w:val="21"/>
              </w:rPr>
              <w:t>【姓名、姓名】</w:t>
            </w:r>
          </w:p>
        </w:tc>
      </w:tr>
      <w:tr w14:paraId="277090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70CEF3B8">
            <w:pPr>
              <w:snapToGrid w:val="0"/>
              <w:spacing w:before="70" w:after="70" w:line="320" w:lineRule="auto"/>
              <w:jc w:val="left"/>
            </w:pPr>
            <w:r>
              <w:rPr>
                <w:sz w:val="21"/>
                <w:szCs w:val="21"/>
              </w:rPr>
              <w:t>设备编号</w:t>
            </w:r>
          </w:p>
        </w:tc>
        <w:tc>
          <w:tcPr>
            <w:tcW w:w="6312" w:type="dxa"/>
            <w:vAlign w:val="center"/>
          </w:tcPr>
          <w:p w14:paraId="4E68D999">
            <w:pPr>
              <w:snapToGrid w:val="0"/>
              <w:spacing w:before="70" w:after="70" w:line="320" w:lineRule="auto"/>
              <w:jc w:val="left"/>
            </w:pPr>
            <w:r>
              <w:rPr>
                <w:sz w:val="21"/>
                <w:szCs w:val="21"/>
              </w:rPr>
              <w:t>【跟踪器、框架、SHARE SLAM S100-16 扫描仪】</w:t>
            </w:r>
          </w:p>
        </w:tc>
      </w:tr>
      <w:tr w14:paraId="16B06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247300D3">
            <w:pPr>
              <w:snapToGrid w:val="0"/>
              <w:spacing w:before="70" w:after="70" w:line="320" w:lineRule="auto"/>
              <w:jc w:val="left"/>
            </w:pPr>
            <w:r>
              <w:rPr>
                <w:sz w:val="21"/>
                <w:szCs w:val="21"/>
              </w:rPr>
              <w:t>环境参数</w:t>
            </w:r>
          </w:p>
        </w:tc>
        <w:tc>
          <w:tcPr>
            <w:tcW w:w="6312" w:type="dxa"/>
            <w:vAlign w:val="center"/>
          </w:tcPr>
          <w:p w14:paraId="6AF36682">
            <w:pPr>
              <w:snapToGrid w:val="0"/>
              <w:spacing w:before="70" w:after="70" w:line="320" w:lineRule="auto"/>
              <w:jc w:val="left"/>
            </w:pPr>
            <w:r>
              <w:rPr>
                <w:sz w:val="21"/>
                <w:szCs w:val="21"/>
              </w:rPr>
              <w:t>温度【℃】湿度【%】风速【m/s】照度【lx】</w:t>
            </w:r>
          </w:p>
        </w:tc>
      </w:tr>
      <w:tr w14:paraId="2B174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08F1E833">
            <w:pPr>
              <w:snapToGrid w:val="0"/>
              <w:spacing w:before="70" w:after="70" w:line="320" w:lineRule="auto"/>
              <w:jc w:val="left"/>
            </w:pPr>
            <w:r>
              <w:rPr>
                <w:sz w:val="21"/>
                <w:szCs w:val="21"/>
              </w:rPr>
              <w:t>完成情况</w:t>
            </w:r>
          </w:p>
        </w:tc>
        <w:tc>
          <w:tcPr>
            <w:tcW w:w="6312" w:type="dxa"/>
            <w:vAlign w:val="center"/>
          </w:tcPr>
          <w:p w14:paraId="43659523">
            <w:pPr>
              <w:snapToGrid w:val="0"/>
              <w:spacing w:before="70" w:after="70" w:line="320" w:lineRule="auto"/>
              <w:jc w:val="left"/>
            </w:pPr>
            <w:r>
              <w:rPr>
                <w:sz w:val="21"/>
                <w:szCs w:val="21"/>
              </w:rPr>
              <w:t>【覆盖率】【重叠度】【数据量】</w:t>
            </w:r>
          </w:p>
        </w:tc>
      </w:tr>
      <w:tr w14:paraId="61325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379CF083">
            <w:pPr>
              <w:snapToGrid w:val="0"/>
              <w:spacing w:before="70" w:after="70" w:line="320" w:lineRule="auto"/>
              <w:jc w:val="left"/>
            </w:pPr>
            <w:r>
              <w:rPr>
                <w:sz w:val="21"/>
                <w:szCs w:val="21"/>
              </w:rPr>
              <w:t>异常与处置</w:t>
            </w:r>
          </w:p>
        </w:tc>
        <w:tc>
          <w:tcPr>
            <w:tcW w:w="6312" w:type="dxa"/>
            <w:vAlign w:val="center"/>
          </w:tcPr>
          <w:p w14:paraId="1AC3B639">
            <w:pPr>
              <w:snapToGrid w:val="0"/>
              <w:spacing w:before="70" w:after="70" w:line="320" w:lineRule="auto"/>
              <w:jc w:val="left"/>
            </w:pPr>
            <w:r>
              <w:rPr>
                <w:sz w:val="21"/>
                <w:szCs w:val="21"/>
              </w:rPr>
              <w:t>【描述】</w:t>
            </w:r>
          </w:p>
        </w:tc>
      </w:tr>
      <w:tr w14:paraId="6345A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88" w:type="dxa"/>
            <w:vAlign w:val="center"/>
          </w:tcPr>
          <w:p w14:paraId="63B3EC7F">
            <w:pPr>
              <w:snapToGrid w:val="0"/>
              <w:spacing w:before="70" w:after="70" w:line="320" w:lineRule="auto"/>
              <w:jc w:val="left"/>
            </w:pPr>
            <w:r>
              <w:rPr>
                <w:sz w:val="21"/>
                <w:szCs w:val="21"/>
              </w:rPr>
              <w:t>记录人/审核人</w:t>
            </w:r>
          </w:p>
        </w:tc>
        <w:tc>
          <w:tcPr>
            <w:tcW w:w="6312" w:type="dxa"/>
            <w:vAlign w:val="center"/>
          </w:tcPr>
          <w:p w14:paraId="0884A1F3">
            <w:pPr>
              <w:snapToGrid w:val="0"/>
              <w:spacing w:before="70" w:after="70" w:line="320" w:lineRule="auto"/>
              <w:jc w:val="left"/>
            </w:pPr>
            <w:r>
              <w:rPr>
                <w:sz w:val="21"/>
                <w:szCs w:val="21"/>
              </w:rPr>
              <w:t>【姓名】/【姓名】</w:t>
            </w:r>
          </w:p>
        </w:tc>
      </w:tr>
    </w:tbl>
    <w:p w14:paraId="02B0145F">
      <w:pPr>
        <w:spacing w:line="240" w:lineRule="auto"/>
      </w:pPr>
    </w:p>
    <w:p w14:paraId="380A3C3B">
      <w:pPr>
        <w:pStyle w:val="6"/>
      </w:pPr>
      <w:r>
        <w:rPr>
          <w:szCs w:val="32"/>
        </w:rPr>
        <w:t>2.15.4.2 设备自检表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5"/>
        <w:gridCol w:w="1718"/>
        <w:gridCol w:w="2562"/>
        <w:gridCol w:w="2129"/>
        <w:gridCol w:w="1516"/>
      </w:tblGrid>
      <w:tr w14:paraId="582C8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75" w:type="dxa"/>
            <w:shd w:val="clear" w:color="auto" w:fill="E7E6E6"/>
            <w:vAlign w:val="center"/>
          </w:tcPr>
          <w:p w14:paraId="7BB5745B">
            <w:pPr>
              <w:snapToGrid w:val="0"/>
              <w:spacing w:before="70" w:after="70" w:line="240" w:lineRule="auto"/>
              <w:ind w:firstLine="0"/>
              <w:jc w:val="center"/>
              <w:rPr>
                <w:b/>
                <w:sz w:val="21"/>
              </w:rPr>
            </w:pPr>
            <w:r>
              <w:rPr>
                <w:b/>
                <w:sz w:val="21"/>
                <w:szCs w:val="21"/>
              </w:rPr>
              <w:t>序号</w:t>
            </w:r>
          </w:p>
        </w:tc>
        <w:tc>
          <w:tcPr>
            <w:tcW w:w="1718" w:type="dxa"/>
            <w:shd w:val="clear" w:color="auto" w:fill="E7E6E6"/>
            <w:vAlign w:val="center"/>
          </w:tcPr>
          <w:p w14:paraId="7B3DBE7E">
            <w:pPr>
              <w:snapToGrid w:val="0"/>
              <w:spacing w:before="70" w:after="70" w:line="240" w:lineRule="auto"/>
              <w:ind w:firstLine="0"/>
              <w:jc w:val="center"/>
              <w:rPr>
                <w:b/>
                <w:sz w:val="21"/>
              </w:rPr>
            </w:pPr>
            <w:r>
              <w:rPr>
                <w:b/>
                <w:sz w:val="21"/>
                <w:szCs w:val="21"/>
              </w:rPr>
              <w:t>检查项</w:t>
            </w:r>
          </w:p>
        </w:tc>
        <w:tc>
          <w:tcPr>
            <w:tcW w:w="2562" w:type="dxa"/>
            <w:shd w:val="clear" w:color="auto" w:fill="E7E6E6"/>
            <w:vAlign w:val="center"/>
          </w:tcPr>
          <w:p w14:paraId="0AC1D64C">
            <w:pPr>
              <w:snapToGrid w:val="0"/>
              <w:spacing w:before="70" w:after="70" w:line="240" w:lineRule="auto"/>
              <w:ind w:firstLine="0"/>
              <w:jc w:val="center"/>
              <w:rPr>
                <w:b/>
                <w:sz w:val="21"/>
              </w:rPr>
            </w:pPr>
            <w:r>
              <w:rPr>
                <w:b/>
                <w:sz w:val="21"/>
                <w:szCs w:val="21"/>
              </w:rPr>
              <w:t>标准</w:t>
            </w:r>
          </w:p>
        </w:tc>
        <w:tc>
          <w:tcPr>
            <w:tcW w:w="2129" w:type="dxa"/>
            <w:shd w:val="clear" w:color="auto" w:fill="E7E6E6"/>
            <w:vAlign w:val="center"/>
          </w:tcPr>
          <w:p w14:paraId="4946D216">
            <w:pPr>
              <w:snapToGrid w:val="0"/>
              <w:spacing w:before="70" w:after="70" w:line="240" w:lineRule="auto"/>
              <w:ind w:firstLine="0"/>
              <w:jc w:val="center"/>
              <w:rPr>
                <w:b/>
                <w:sz w:val="21"/>
              </w:rPr>
            </w:pPr>
            <w:r>
              <w:rPr>
                <w:b/>
                <w:sz w:val="21"/>
                <w:szCs w:val="21"/>
              </w:rPr>
              <w:t>结果</w:t>
            </w:r>
          </w:p>
        </w:tc>
        <w:tc>
          <w:tcPr>
            <w:tcW w:w="1516" w:type="dxa"/>
            <w:shd w:val="clear" w:color="auto" w:fill="E7E6E6"/>
            <w:vAlign w:val="center"/>
          </w:tcPr>
          <w:p w14:paraId="3CF683D6">
            <w:pPr>
              <w:snapToGrid w:val="0"/>
              <w:spacing w:before="70" w:after="70" w:line="240" w:lineRule="auto"/>
              <w:ind w:firstLine="0"/>
              <w:jc w:val="center"/>
              <w:rPr>
                <w:b/>
                <w:sz w:val="21"/>
              </w:rPr>
            </w:pPr>
            <w:r>
              <w:rPr>
                <w:b/>
                <w:sz w:val="21"/>
                <w:szCs w:val="21"/>
              </w:rPr>
              <w:t>处置</w:t>
            </w:r>
          </w:p>
        </w:tc>
      </w:tr>
      <w:tr w14:paraId="37836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403E0CEB">
            <w:pPr>
              <w:snapToGrid w:val="0"/>
              <w:spacing w:before="70" w:after="70" w:line="240" w:lineRule="auto"/>
              <w:ind w:firstLine="0"/>
              <w:jc w:val="center"/>
              <w:rPr>
                <w:sz w:val="21"/>
              </w:rPr>
            </w:pPr>
            <w:r>
              <w:rPr>
                <w:sz w:val="21"/>
                <w:szCs w:val="21"/>
              </w:rPr>
              <w:t>1</w:t>
            </w:r>
          </w:p>
        </w:tc>
        <w:tc>
          <w:tcPr>
            <w:tcW w:w="1718" w:type="dxa"/>
            <w:vAlign w:val="center"/>
          </w:tcPr>
          <w:p w14:paraId="278278E7">
            <w:pPr>
              <w:snapToGrid w:val="0"/>
              <w:spacing w:before="70" w:after="70" w:line="240" w:lineRule="auto"/>
              <w:ind w:firstLine="0"/>
              <w:jc w:val="center"/>
              <w:rPr>
                <w:sz w:val="21"/>
              </w:rPr>
            </w:pPr>
            <w:r>
              <w:rPr>
                <w:sz w:val="21"/>
                <w:szCs w:val="21"/>
              </w:rPr>
              <w:t>电池电量</w:t>
            </w:r>
          </w:p>
        </w:tc>
        <w:tc>
          <w:tcPr>
            <w:tcW w:w="2562" w:type="dxa"/>
            <w:vAlign w:val="center"/>
          </w:tcPr>
          <w:p w14:paraId="5364EE1D">
            <w:pPr>
              <w:snapToGrid w:val="0"/>
              <w:spacing w:before="70" w:after="70" w:line="240" w:lineRule="auto"/>
              <w:ind w:firstLine="0"/>
              <w:jc w:val="left"/>
              <w:rPr>
                <w:sz w:val="21"/>
              </w:rPr>
            </w:pPr>
            <w:r>
              <w:rPr>
                <w:sz w:val="21"/>
                <w:szCs w:val="21"/>
              </w:rPr>
              <w:t>≥80%</w:t>
            </w:r>
          </w:p>
        </w:tc>
        <w:tc>
          <w:tcPr>
            <w:tcW w:w="2129" w:type="dxa"/>
            <w:vAlign w:val="center"/>
          </w:tcPr>
          <w:p w14:paraId="620FB137">
            <w:pPr>
              <w:snapToGrid w:val="0"/>
              <w:spacing w:before="70" w:after="70" w:line="240" w:lineRule="auto"/>
              <w:ind w:firstLine="0"/>
              <w:jc w:val="center"/>
              <w:rPr>
                <w:sz w:val="21"/>
              </w:rPr>
            </w:pPr>
            <w:r>
              <w:rPr>
                <w:sz w:val="21"/>
                <w:szCs w:val="21"/>
              </w:rPr>
              <w:t>□合格 □不合格</w:t>
            </w:r>
          </w:p>
        </w:tc>
        <w:tc>
          <w:tcPr>
            <w:tcW w:w="1516" w:type="dxa"/>
            <w:vAlign w:val="center"/>
          </w:tcPr>
          <w:p w14:paraId="0F0E6D4A">
            <w:pPr>
              <w:snapToGrid w:val="0"/>
              <w:spacing w:before="70" w:after="70" w:line="240" w:lineRule="auto"/>
              <w:ind w:firstLine="0"/>
              <w:jc w:val="left"/>
              <w:rPr>
                <w:sz w:val="21"/>
              </w:rPr>
            </w:pPr>
            <w:r>
              <w:rPr>
                <w:rFonts w:hint="eastAsia"/>
                <w:sz w:val="21"/>
                <w:szCs w:val="21"/>
              </w:rPr>
              <w:t>-</w:t>
            </w:r>
          </w:p>
        </w:tc>
      </w:tr>
      <w:tr w14:paraId="34269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48537D67">
            <w:pPr>
              <w:snapToGrid w:val="0"/>
              <w:spacing w:before="70" w:after="70" w:line="240" w:lineRule="auto"/>
              <w:ind w:firstLine="0"/>
              <w:jc w:val="center"/>
              <w:rPr>
                <w:sz w:val="21"/>
              </w:rPr>
            </w:pPr>
            <w:r>
              <w:rPr>
                <w:sz w:val="21"/>
                <w:szCs w:val="21"/>
              </w:rPr>
              <w:t>2</w:t>
            </w:r>
          </w:p>
        </w:tc>
        <w:tc>
          <w:tcPr>
            <w:tcW w:w="1718" w:type="dxa"/>
            <w:vAlign w:val="center"/>
          </w:tcPr>
          <w:p w14:paraId="45FEAA9D">
            <w:pPr>
              <w:snapToGrid w:val="0"/>
              <w:spacing w:before="70" w:after="70" w:line="240" w:lineRule="auto"/>
              <w:ind w:firstLine="0"/>
              <w:jc w:val="center"/>
              <w:rPr>
                <w:sz w:val="21"/>
              </w:rPr>
            </w:pPr>
            <w:r>
              <w:rPr>
                <w:sz w:val="21"/>
                <w:szCs w:val="21"/>
              </w:rPr>
              <w:t>通信连接</w:t>
            </w:r>
          </w:p>
        </w:tc>
        <w:tc>
          <w:tcPr>
            <w:tcW w:w="2562" w:type="dxa"/>
            <w:vAlign w:val="center"/>
          </w:tcPr>
          <w:p w14:paraId="55E42CD7">
            <w:pPr>
              <w:snapToGrid w:val="0"/>
              <w:spacing w:before="70" w:after="70" w:line="240" w:lineRule="auto"/>
              <w:ind w:firstLine="0"/>
              <w:jc w:val="left"/>
              <w:rPr>
                <w:sz w:val="21"/>
              </w:rPr>
            </w:pPr>
            <w:r>
              <w:rPr>
                <w:sz w:val="21"/>
                <w:szCs w:val="21"/>
              </w:rPr>
              <w:t>信号强度 ≥3 格</w:t>
            </w:r>
          </w:p>
        </w:tc>
        <w:tc>
          <w:tcPr>
            <w:tcW w:w="2129" w:type="dxa"/>
            <w:vAlign w:val="center"/>
          </w:tcPr>
          <w:p w14:paraId="2D990BD9">
            <w:pPr>
              <w:snapToGrid w:val="0"/>
              <w:spacing w:before="70" w:after="70" w:line="240" w:lineRule="auto"/>
              <w:ind w:firstLine="0"/>
              <w:jc w:val="center"/>
              <w:rPr>
                <w:sz w:val="21"/>
              </w:rPr>
            </w:pPr>
            <w:r>
              <w:rPr>
                <w:sz w:val="21"/>
                <w:szCs w:val="21"/>
              </w:rPr>
              <w:t>□合格 □不合格</w:t>
            </w:r>
          </w:p>
        </w:tc>
        <w:tc>
          <w:tcPr>
            <w:tcW w:w="1516" w:type="dxa"/>
            <w:vAlign w:val="center"/>
          </w:tcPr>
          <w:p w14:paraId="63685235">
            <w:pPr>
              <w:snapToGrid w:val="0"/>
              <w:spacing w:before="70" w:after="70" w:line="240" w:lineRule="auto"/>
              <w:ind w:firstLine="0"/>
              <w:jc w:val="left"/>
              <w:rPr>
                <w:sz w:val="21"/>
              </w:rPr>
            </w:pPr>
            <w:r>
              <w:rPr>
                <w:sz w:val="21"/>
                <w:szCs w:val="21"/>
              </w:rPr>
              <w:t>重连/中继</w:t>
            </w:r>
          </w:p>
        </w:tc>
      </w:tr>
      <w:tr w14:paraId="3C0C7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472CCBA6">
            <w:pPr>
              <w:snapToGrid w:val="0"/>
              <w:spacing w:before="70" w:after="70" w:line="240" w:lineRule="auto"/>
              <w:ind w:firstLine="0"/>
              <w:jc w:val="center"/>
              <w:rPr>
                <w:sz w:val="21"/>
              </w:rPr>
            </w:pPr>
            <w:r>
              <w:rPr>
                <w:sz w:val="21"/>
                <w:szCs w:val="21"/>
              </w:rPr>
              <w:t>3</w:t>
            </w:r>
          </w:p>
        </w:tc>
        <w:tc>
          <w:tcPr>
            <w:tcW w:w="1718" w:type="dxa"/>
            <w:vAlign w:val="center"/>
          </w:tcPr>
          <w:p w14:paraId="1C8D80F0">
            <w:pPr>
              <w:snapToGrid w:val="0"/>
              <w:spacing w:before="70" w:after="70" w:line="240" w:lineRule="auto"/>
              <w:ind w:firstLine="0"/>
              <w:jc w:val="center"/>
              <w:rPr>
                <w:sz w:val="21"/>
              </w:rPr>
            </w:pPr>
            <w:r>
              <w:rPr>
                <w:sz w:val="21"/>
                <w:szCs w:val="21"/>
              </w:rPr>
              <w:t>相机成像</w:t>
            </w:r>
          </w:p>
        </w:tc>
        <w:tc>
          <w:tcPr>
            <w:tcW w:w="2562" w:type="dxa"/>
            <w:vAlign w:val="center"/>
          </w:tcPr>
          <w:p w14:paraId="7B9844A9">
            <w:pPr>
              <w:snapToGrid w:val="0"/>
              <w:spacing w:before="70" w:after="70" w:line="240" w:lineRule="auto"/>
              <w:ind w:firstLine="0"/>
              <w:jc w:val="left"/>
              <w:rPr>
                <w:sz w:val="21"/>
              </w:rPr>
            </w:pPr>
            <w:r>
              <w:rPr>
                <w:sz w:val="21"/>
                <w:szCs w:val="21"/>
              </w:rPr>
              <w:t>无污点、无模糊</w:t>
            </w:r>
          </w:p>
        </w:tc>
        <w:tc>
          <w:tcPr>
            <w:tcW w:w="2129" w:type="dxa"/>
            <w:vAlign w:val="center"/>
          </w:tcPr>
          <w:p w14:paraId="1B8F008E">
            <w:pPr>
              <w:snapToGrid w:val="0"/>
              <w:spacing w:before="70" w:after="70" w:line="240" w:lineRule="auto"/>
              <w:ind w:firstLine="0"/>
              <w:jc w:val="center"/>
              <w:rPr>
                <w:sz w:val="21"/>
              </w:rPr>
            </w:pPr>
            <w:r>
              <w:rPr>
                <w:sz w:val="21"/>
                <w:szCs w:val="21"/>
              </w:rPr>
              <w:t>□合格 □不合格</w:t>
            </w:r>
          </w:p>
        </w:tc>
        <w:tc>
          <w:tcPr>
            <w:tcW w:w="1516" w:type="dxa"/>
            <w:vAlign w:val="center"/>
          </w:tcPr>
          <w:p w14:paraId="5815167C">
            <w:pPr>
              <w:snapToGrid w:val="0"/>
              <w:spacing w:before="70" w:after="70" w:line="240" w:lineRule="auto"/>
              <w:ind w:firstLine="0"/>
              <w:jc w:val="left"/>
              <w:rPr>
                <w:sz w:val="21"/>
              </w:rPr>
            </w:pPr>
            <w:r>
              <w:rPr>
                <w:sz w:val="21"/>
                <w:szCs w:val="21"/>
              </w:rPr>
              <w:t>清洁/调焦</w:t>
            </w:r>
          </w:p>
        </w:tc>
      </w:tr>
      <w:tr w14:paraId="758BE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4543E06B">
            <w:pPr>
              <w:snapToGrid w:val="0"/>
              <w:spacing w:before="70" w:after="70" w:line="240" w:lineRule="auto"/>
              <w:ind w:firstLine="0"/>
              <w:jc w:val="center"/>
              <w:rPr>
                <w:sz w:val="21"/>
              </w:rPr>
            </w:pPr>
            <w:r>
              <w:rPr>
                <w:sz w:val="21"/>
                <w:szCs w:val="21"/>
              </w:rPr>
              <w:t>4</w:t>
            </w:r>
          </w:p>
        </w:tc>
        <w:tc>
          <w:tcPr>
            <w:tcW w:w="1718" w:type="dxa"/>
            <w:vAlign w:val="center"/>
          </w:tcPr>
          <w:p w14:paraId="58054D20">
            <w:pPr>
              <w:snapToGrid w:val="0"/>
              <w:spacing w:before="70" w:after="70" w:line="240" w:lineRule="auto"/>
              <w:ind w:firstLine="0"/>
              <w:jc w:val="center"/>
              <w:rPr>
                <w:sz w:val="21"/>
              </w:rPr>
            </w:pPr>
            <w:r>
              <w:rPr>
                <w:sz w:val="21"/>
                <w:szCs w:val="21"/>
              </w:rPr>
              <w:t>云台转动</w:t>
            </w:r>
          </w:p>
        </w:tc>
        <w:tc>
          <w:tcPr>
            <w:tcW w:w="2562" w:type="dxa"/>
            <w:vAlign w:val="center"/>
          </w:tcPr>
          <w:p w14:paraId="5E6C9FD0">
            <w:pPr>
              <w:snapToGrid w:val="0"/>
              <w:spacing w:before="70" w:after="70" w:line="240" w:lineRule="auto"/>
              <w:ind w:firstLine="0"/>
              <w:jc w:val="left"/>
              <w:rPr>
                <w:sz w:val="21"/>
              </w:rPr>
            </w:pPr>
            <w:r>
              <w:rPr>
                <w:sz w:val="21"/>
                <w:szCs w:val="21"/>
              </w:rPr>
              <w:t>平稳、无卡滞</w:t>
            </w:r>
          </w:p>
        </w:tc>
        <w:tc>
          <w:tcPr>
            <w:tcW w:w="2129" w:type="dxa"/>
            <w:vAlign w:val="center"/>
          </w:tcPr>
          <w:p w14:paraId="083BCA94">
            <w:pPr>
              <w:snapToGrid w:val="0"/>
              <w:spacing w:before="70" w:after="70" w:line="240" w:lineRule="auto"/>
              <w:ind w:firstLine="0"/>
              <w:jc w:val="center"/>
              <w:rPr>
                <w:sz w:val="21"/>
              </w:rPr>
            </w:pPr>
            <w:r>
              <w:rPr>
                <w:sz w:val="21"/>
                <w:szCs w:val="21"/>
              </w:rPr>
              <w:t>□合格 □不合格</w:t>
            </w:r>
          </w:p>
        </w:tc>
        <w:tc>
          <w:tcPr>
            <w:tcW w:w="1516" w:type="dxa"/>
            <w:vAlign w:val="center"/>
          </w:tcPr>
          <w:p w14:paraId="78D74556">
            <w:pPr>
              <w:snapToGrid w:val="0"/>
              <w:spacing w:before="70" w:after="70" w:line="240" w:lineRule="auto"/>
              <w:ind w:firstLine="0"/>
              <w:jc w:val="left"/>
              <w:rPr>
                <w:sz w:val="21"/>
              </w:rPr>
            </w:pPr>
            <w:r>
              <w:rPr>
                <w:sz w:val="21"/>
                <w:szCs w:val="21"/>
              </w:rPr>
              <w:t>检修</w:t>
            </w:r>
          </w:p>
        </w:tc>
      </w:tr>
      <w:tr w14:paraId="0B7D1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1472B3A5">
            <w:pPr>
              <w:snapToGrid w:val="0"/>
              <w:spacing w:before="70" w:after="70" w:line="240" w:lineRule="auto"/>
              <w:ind w:firstLine="0"/>
              <w:jc w:val="center"/>
              <w:rPr>
                <w:sz w:val="21"/>
              </w:rPr>
            </w:pPr>
            <w:r>
              <w:rPr>
                <w:sz w:val="21"/>
                <w:szCs w:val="21"/>
              </w:rPr>
              <w:t>5</w:t>
            </w:r>
          </w:p>
        </w:tc>
        <w:tc>
          <w:tcPr>
            <w:tcW w:w="1718" w:type="dxa"/>
            <w:vAlign w:val="center"/>
          </w:tcPr>
          <w:p w14:paraId="0F62814F">
            <w:pPr>
              <w:snapToGrid w:val="0"/>
              <w:spacing w:before="70" w:after="70" w:line="240" w:lineRule="auto"/>
              <w:ind w:firstLine="0"/>
              <w:jc w:val="center"/>
              <w:rPr>
                <w:sz w:val="21"/>
              </w:rPr>
            </w:pPr>
            <w:r>
              <w:rPr>
                <w:sz w:val="21"/>
                <w:szCs w:val="21"/>
              </w:rPr>
              <w:t>存储空间</w:t>
            </w:r>
          </w:p>
        </w:tc>
        <w:tc>
          <w:tcPr>
            <w:tcW w:w="2562" w:type="dxa"/>
            <w:vAlign w:val="center"/>
          </w:tcPr>
          <w:p w14:paraId="5107684C">
            <w:pPr>
              <w:snapToGrid w:val="0"/>
              <w:spacing w:before="70" w:after="70" w:line="240" w:lineRule="auto"/>
              <w:ind w:firstLine="0"/>
              <w:jc w:val="left"/>
              <w:rPr>
                <w:sz w:val="21"/>
              </w:rPr>
            </w:pPr>
            <w:r>
              <w:rPr>
                <w:sz w:val="21"/>
                <w:szCs w:val="21"/>
              </w:rPr>
              <w:t>≥50% 可用</w:t>
            </w:r>
          </w:p>
        </w:tc>
        <w:tc>
          <w:tcPr>
            <w:tcW w:w="2129" w:type="dxa"/>
            <w:vAlign w:val="center"/>
          </w:tcPr>
          <w:p w14:paraId="24391915">
            <w:pPr>
              <w:snapToGrid w:val="0"/>
              <w:spacing w:before="70" w:after="70" w:line="240" w:lineRule="auto"/>
              <w:ind w:firstLine="0"/>
              <w:jc w:val="center"/>
              <w:rPr>
                <w:sz w:val="21"/>
              </w:rPr>
            </w:pPr>
            <w:r>
              <w:rPr>
                <w:sz w:val="21"/>
                <w:szCs w:val="21"/>
              </w:rPr>
              <w:t>□合格 □不合格</w:t>
            </w:r>
          </w:p>
        </w:tc>
        <w:tc>
          <w:tcPr>
            <w:tcW w:w="1516" w:type="dxa"/>
            <w:vAlign w:val="center"/>
          </w:tcPr>
          <w:p w14:paraId="3D83FC91">
            <w:pPr>
              <w:snapToGrid w:val="0"/>
              <w:spacing w:before="70" w:after="70" w:line="240" w:lineRule="auto"/>
              <w:ind w:firstLine="0"/>
              <w:jc w:val="left"/>
              <w:rPr>
                <w:sz w:val="21"/>
              </w:rPr>
            </w:pPr>
            <w:r>
              <w:rPr>
                <w:sz w:val="21"/>
                <w:szCs w:val="21"/>
              </w:rPr>
              <w:t>清理/更换</w:t>
            </w:r>
          </w:p>
        </w:tc>
      </w:tr>
      <w:tr w14:paraId="138E6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596F43F8">
            <w:pPr>
              <w:snapToGrid w:val="0"/>
              <w:spacing w:before="70" w:after="70" w:line="240" w:lineRule="auto"/>
              <w:ind w:firstLine="0"/>
              <w:jc w:val="center"/>
              <w:rPr>
                <w:sz w:val="21"/>
              </w:rPr>
            </w:pPr>
            <w:r>
              <w:rPr>
                <w:sz w:val="21"/>
                <w:szCs w:val="21"/>
              </w:rPr>
              <w:t>6</w:t>
            </w:r>
          </w:p>
        </w:tc>
        <w:tc>
          <w:tcPr>
            <w:tcW w:w="1718" w:type="dxa"/>
            <w:vAlign w:val="center"/>
          </w:tcPr>
          <w:p w14:paraId="1C8F7144">
            <w:pPr>
              <w:snapToGrid w:val="0"/>
              <w:spacing w:before="70" w:after="70" w:line="240" w:lineRule="auto"/>
              <w:ind w:firstLine="0"/>
              <w:jc w:val="center"/>
              <w:rPr>
                <w:sz w:val="21"/>
              </w:rPr>
            </w:pPr>
            <w:r>
              <w:rPr>
                <w:sz w:val="21"/>
                <w:szCs w:val="21"/>
              </w:rPr>
              <w:t>时间同步</w:t>
            </w:r>
          </w:p>
        </w:tc>
        <w:tc>
          <w:tcPr>
            <w:tcW w:w="2562" w:type="dxa"/>
            <w:vAlign w:val="center"/>
          </w:tcPr>
          <w:p w14:paraId="45F8EDF5">
            <w:pPr>
              <w:snapToGrid w:val="0"/>
              <w:spacing w:before="70" w:after="70" w:line="240" w:lineRule="auto"/>
              <w:ind w:firstLine="0"/>
              <w:jc w:val="left"/>
              <w:rPr>
                <w:sz w:val="21"/>
              </w:rPr>
            </w:pPr>
            <w:r>
              <w:rPr>
                <w:sz w:val="21"/>
                <w:szCs w:val="21"/>
              </w:rPr>
              <w:t>偏差 ≤1 ms</w:t>
            </w:r>
          </w:p>
        </w:tc>
        <w:tc>
          <w:tcPr>
            <w:tcW w:w="2129" w:type="dxa"/>
            <w:vAlign w:val="center"/>
          </w:tcPr>
          <w:p w14:paraId="79CDA8F1">
            <w:pPr>
              <w:snapToGrid w:val="0"/>
              <w:spacing w:before="70" w:after="70" w:line="240" w:lineRule="auto"/>
              <w:ind w:firstLine="0"/>
              <w:jc w:val="center"/>
              <w:rPr>
                <w:sz w:val="21"/>
              </w:rPr>
            </w:pPr>
            <w:r>
              <w:rPr>
                <w:sz w:val="21"/>
                <w:szCs w:val="21"/>
              </w:rPr>
              <w:t>□合格 □不合格</w:t>
            </w:r>
          </w:p>
        </w:tc>
        <w:tc>
          <w:tcPr>
            <w:tcW w:w="1516" w:type="dxa"/>
            <w:vAlign w:val="center"/>
          </w:tcPr>
          <w:p w14:paraId="61D716B1">
            <w:pPr>
              <w:snapToGrid w:val="0"/>
              <w:spacing w:before="70" w:after="70" w:line="240" w:lineRule="auto"/>
              <w:ind w:firstLine="0"/>
              <w:jc w:val="left"/>
              <w:rPr>
                <w:sz w:val="21"/>
              </w:rPr>
            </w:pPr>
            <w:r>
              <w:rPr>
                <w:sz w:val="21"/>
                <w:szCs w:val="21"/>
              </w:rPr>
              <w:t>重新授时</w:t>
            </w:r>
          </w:p>
        </w:tc>
      </w:tr>
      <w:tr w14:paraId="15979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595C4A20">
            <w:pPr>
              <w:snapToGrid w:val="0"/>
              <w:spacing w:before="70" w:after="70" w:line="240" w:lineRule="auto"/>
              <w:ind w:firstLine="0"/>
              <w:jc w:val="center"/>
              <w:rPr>
                <w:sz w:val="21"/>
              </w:rPr>
            </w:pPr>
            <w:r>
              <w:rPr>
                <w:sz w:val="21"/>
                <w:szCs w:val="21"/>
              </w:rPr>
              <w:t>7</w:t>
            </w:r>
          </w:p>
        </w:tc>
        <w:tc>
          <w:tcPr>
            <w:tcW w:w="1718" w:type="dxa"/>
            <w:vAlign w:val="center"/>
          </w:tcPr>
          <w:p w14:paraId="44949B65">
            <w:pPr>
              <w:snapToGrid w:val="0"/>
              <w:spacing w:before="70" w:after="70" w:line="240" w:lineRule="auto"/>
              <w:ind w:firstLine="0"/>
              <w:jc w:val="center"/>
              <w:rPr>
                <w:sz w:val="21"/>
              </w:rPr>
            </w:pPr>
            <w:r>
              <w:rPr>
                <w:sz w:val="21"/>
                <w:szCs w:val="21"/>
              </w:rPr>
              <w:t>标定有效期</w:t>
            </w:r>
          </w:p>
        </w:tc>
        <w:tc>
          <w:tcPr>
            <w:tcW w:w="2562" w:type="dxa"/>
            <w:vAlign w:val="center"/>
          </w:tcPr>
          <w:p w14:paraId="141A4F81">
            <w:pPr>
              <w:snapToGrid w:val="0"/>
              <w:spacing w:before="70" w:after="70" w:line="240" w:lineRule="auto"/>
              <w:ind w:firstLine="0"/>
              <w:jc w:val="left"/>
              <w:rPr>
                <w:sz w:val="21"/>
              </w:rPr>
            </w:pPr>
            <w:r>
              <w:rPr>
                <w:sz w:val="21"/>
                <w:szCs w:val="21"/>
              </w:rPr>
              <w:t>在有效期内</w:t>
            </w:r>
          </w:p>
        </w:tc>
        <w:tc>
          <w:tcPr>
            <w:tcW w:w="2129" w:type="dxa"/>
            <w:vAlign w:val="center"/>
          </w:tcPr>
          <w:p w14:paraId="5068CB39">
            <w:pPr>
              <w:snapToGrid w:val="0"/>
              <w:spacing w:before="70" w:after="70" w:line="240" w:lineRule="auto"/>
              <w:ind w:firstLine="0"/>
              <w:jc w:val="center"/>
              <w:rPr>
                <w:sz w:val="21"/>
              </w:rPr>
            </w:pPr>
            <w:r>
              <w:rPr>
                <w:sz w:val="21"/>
                <w:szCs w:val="21"/>
              </w:rPr>
              <w:t>□合格 □不合格</w:t>
            </w:r>
          </w:p>
        </w:tc>
        <w:tc>
          <w:tcPr>
            <w:tcW w:w="1516" w:type="dxa"/>
            <w:vAlign w:val="center"/>
          </w:tcPr>
          <w:p w14:paraId="5F492EDC">
            <w:pPr>
              <w:snapToGrid w:val="0"/>
              <w:spacing w:before="70" w:after="70" w:line="240" w:lineRule="auto"/>
              <w:ind w:firstLine="0"/>
              <w:jc w:val="left"/>
              <w:rPr>
                <w:sz w:val="21"/>
              </w:rPr>
            </w:pPr>
            <w:r>
              <w:rPr>
                <w:sz w:val="21"/>
                <w:szCs w:val="21"/>
              </w:rPr>
              <w:t>重新标定</w:t>
            </w:r>
          </w:p>
        </w:tc>
      </w:tr>
      <w:tr w14:paraId="38739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75" w:type="dxa"/>
            <w:vAlign w:val="center"/>
          </w:tcPr>
          <w:p w14:paraId="727C4748">
            <w:pPr>
              <w:snapToGrid w:val="0"/>
              <w:spacing w:before="70" w:after="70" w:line="240" w:lineRule="auto"/>
              <w:ind w:firstLine="0"/>
              <w:jc w:val="center"/>
              <w:rPr>
                <w:sz w:val="21"/>
              </w:rPr>
            </w:pPr>
            <w:r>
              <w:rPr>
                <w:sz w:val="21"/>
                <w:szCs w:val="21"/>
              </w:rPr>
              <w:t>8</w:t>
            </w:r>
          </w:p>
        </w:tc>
        <w:tc>
          <w:tcPr>
            <w:tcW w:w="1718" w:type="dxa"/>
            <w:vAlign w:val="center"/>
          </w:tcPr>
          <w:p w14:paraId="24C79BF4">
            <w:pPr>
              <w:snapToGrid w:val="0"/>
              <w:spacing w:before="70" w:after="70" w:line="240" w:lineRule="auto"/>
              <w:ind w:firstLine="0"/>
              <w:jc w:val="center"/>
              <w:rPr>
                <w:sz w:val="21"/>
              </w:rPr>
            </w:pPr>
            <w:r>
              <w:rPr>
                <w:sz w:val="21"/>
                <w:szCs w:val="21"/>
              </w:rPr>
              <w:t>防护外观</w:t>
            </w:r>
          </w:p>
        </w:tc>
        <w:tc>
          <w:tcPr>
            <w:tcW w:w="2562" w:type="dxa"/>
            <w:vAlign w:val="center"/>
          </w:tcPr>
          <w:p w14:paraId="18B6B0CA">
            <w:pPr>
              <w:snapToGrid w:val="0"/>
              <w:spacing w:before="70" w:after="70" w:line="240" w:lineRule="auto"/>
              <w:ind w:firstLine="0"/>
              <w:jc w:val="left"/>
              <w:rPr>
                <w:sz w:val="21"/>
              </w:rPr>
            </w:pPr>
            <w:r>
              <w:rPr>
                <w:sz w:val="21"/>
                <w:szCs w:val="21"/>
              </w:rPr>
              <w:t>无破损、密封良好</w:t>
            </w:r>
          </w:p>
        </w:tc>
        <w:tc>
          <w:tcPr>
            <w:tcW w:w="2129" w:type="dxa"/>
            <w:vAlign w:val="center"/>
          </w:tcPr>
          <w:p w14:paraId="33A9045C">
            <w:pPr>
              <w:snapToGrid w:val="0"/>
              <w:spacing w:before="70" w:after="70" w:line="240" w:lineRule="auto"/>
              <w:ind w:firstLine="0"/>
              <w:jc w:val="center"/>
              <w:rPr>
                <w:sz w:val="21"/>
              </w:rPr>
            </w:pPr>
            <w:r>
              <w:rPr>
                <w:sz w:val="21"/>
                <w:szCs w:val="21"/>
              </w:rPr>
              <w:t>□合格 □不合格</w:t>
            </w:r>
          </w:p>
        </w:tc>
        <w:tc>
          <w:tcPr>
            <w:tcW w:w="1516" w:type="dxa"/>
            <w:vAlign w:val="center"/>
          </w:tcPr>
          <w:p w14:paraId="76190221">
            <w:pPr>
              <w:snapToGrid w:val="0"/>
              <w:spacing w:before="70" w:after="70" w:line="240" w:lineRule="auto"/>
              <w:ind w:firstLine="0"/>
              <w:jc w:val="left"/>
              <w:rPr>
                <w:sz w:val="21"/>
              </w:rPr>
            </w:pPr>
            <w:r>
              <w:rPr>
                <w:sz w:val="21"/>
                <w:szCs w:val="21"/>
              </w:rPr>
              <w:t>更换</w:t>
            </w:r>
          </w:p>
        </w:tc>
      </w:tr>
    </w:tbl>
    <w:p w14:paraId="4620A250">
      <w:pPr>
        <w:spacing w:line="240" w:lineRule="auto"/>
      </w:pPr>
    </w:p>
    <w:p w14:paraId="6CFFAEBA">
      <w:pPr>
        <w:pStyle w:val="6"/>
      </w:pPr>
      <w:r>
        <w:rPr>
          <w:szCs w:val="32"/>
        </w:rPr>
        <w:t>2.15.4.3 采集质量检查表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8"/>
        <w:gridCol w:w="1616"/>
        <w:gridCol w:w="3002"/>
        <w:gridCol w:w="1353"/>
        <w:gridCol w:w="2001"/>
      </w:tblGrid>
      <w:tr w14:paraId="21D3F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28" w:type="dxa"/>
            <w:shd w:val="clear" w:color="auto" w:fill="E7E6E6"/>
            <w:vAlign w:val="center"/>
          </w:tcPr>
          <w:p w14:paraId="27DF0358">
            <w:pPr>
              <w:snapToGrid w:val="0"/>
              <w:spacing w:before="70" w:after="70" w:line="240" w:lineRule="auto"/>
              <w:ind w:firstLine="0"/>
              <w:jc w:val="center"/>
              <w:rPr>
                <w:b/>
                <w:sz w:val="21"/>
              </w:rPr>
            </w:pPr>
            <w:r>
              <w:rPr>
                <w:b/>
                <w:sz w:val="21"/>
                <w:szCs w:val="21"/>
              </w:rPr>
              <w:t>编号</w:t>
            </w:r>
          </w:p>
        </w:tc>
        <w:tc>
          <w:tcPr>
            <w:tcW w:w="1616" w:type="dxa"/>
            <w:shd w:val="clear" w:color="auto" w:fill="E7E6E6"/>
            <w:vAlign w:val="center"/>
          </w:tcPr>
          <w:p w14:paraId="318FFE7E">
            <w:pPr>
              <w:snapToGrid w:val="0"/>
              <w:spacing w:before="70" w:after="70" w:line="240" w:lineRule="auto"/>
              <w:ind w:firstLine="0"/>
              <w:jc w:val="center"/>
              <w:rPr>
                <w:b/>
                <w:sz w:val="21"/>
              </w:rPr>
            </w:pPr>
            <w:r>
              <w:rPr>
                <w:b/>
                <w:sz w:val="21"/>
                <w:szCs w:val="21"/>
              </w:rPr>
              <w:t>检查项</w:t>
            </w:r>
          </w:p>
        </w:tc>
        <w:tc>
          <w:tcPr>
            <w:tcW w:w="3002" w:type="dxa"/>
            <w:shd w:val="clear" w:color="auto" w:fill="E7E6E6"/>
            <w:vAlign w:val="center"/>
          </w:tcPr>
          <w:p w14:paraId="7C22F219">
            <w:pPr>
              <w:snapToGrid w:val="0"/>
              <w:spacing w:before="70" w:after="70" w:line="240" w:lineRule="auto"/>
              <w:ind w:firstLine="0"/>
              <w:jc w:val="center"/>
              <w:rPr>
                <w:b/>
                <w:sz w:val="21"/>
              </w:rPr>
            </w:pPr>
            <w:r>
              <w:rPr>
                <w:b/>
                <w:sz w:val="21"/>
                <w:szCs w:val="21"/>
              </w:rPr>
              <w:t>判定标准</w:t>
            </w:r>
          </w:p>
        </w:tc>
        <w:tc>
          <w:tcPr>
            <w:tcW w:w="1353" w:type="dxa"/>
            <w:shd w:val="clear" w:color="auto" w:fill="E7E6E6"/>
            <w:vAlign w:val="center"/>
          </w:tcPr>
          <w:p w14:paraId="63AEB07A">
            <w:pPr>
              <w:snapToGrid w:val="0"/>
              <w:spacing w:before="70" w:after="70" w:line="240" w:lineRule="auto"/>
              <w:ind w:firstLine="0"/>
              <w:jc w:val="center"/>
              <w:rPr>
                <w:b/>
                <w:sz w:val="21"/>
              </w:rPr>
            </w:pPr>
            <w:r>
              <w:rPr>
                <w:b/>
                <w:sz w:val="21"/>
                <w:szCs w:val="21"/>
              </w:rPr>
              <w:t>实测</w:t>
            </w:r>
          </w:p>
        </w:tc>
        <w:tc>
          <w:tcPr>
            <w:tcW w:w="2001" w:type="dxa"/>
            <w:shd w:val="clear" w:color="auto" w:fill="E7E6E6"/>
            <w:vAlign w:val="center"/>
          </w:tcPr>
          <w:p w14:paraId="3FB51ADA">
            <w:pPr>
              <w:snapToGrid w:val="0"/>
              <w:spacing w:before="70" w:after="70" w:line="240" w:lineRule="auto"/>
              <w:ind w:firstLine="0"/>
              <w:jc w:val="center"/>
              <w:rPr>
                <w:b/>
                <w:sz w:val="21"/>
              </w:rPr>
            </w:pPr>
            <w:r>
              <w:rPr>
                <w:b/>
                <w:sz w:val="21"/>
                <w:szCs w:val="21"/>
              </w:rPr>
              <w:t>结论</w:t>
            </w:r>
          </w:p>
        </w:tc>
      </w:tr>
      <w:tr w14:paraId="0B461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5AE70F61">
            <w:pPr>
              <w:snapToGrid w:val="0"/>
              <w:spacing w:before="70" w:after="70" w:line="240" w:lineRule="auto"/>
              <w:ind w:firstLine="0"/>
              <w:jc w:val="center"/>
              <w:rPr>
                <w:sz w:val="21"/>
              </w:rPr>
            </w:pPr>
            <w:r>
              <w:rPr>
                <w:sz w:val="21"/>
                <w:szCs w:val="21"/>
              </w:rPr>
              <w:t>Q1</w:t>
            </w:r>
          </w:p>
        </w:tc>
        <w:tc>
          <w:tcPr>
            <w:tcW w:w="1616" w:type="dxa"/>
            <w:vAlign w:val="center"/>
          </w:tcPr>
          <w:p w14:paraId="6D45F5EB">
            <w:pPr>
              <w:snapToGrid w:val="0"/>
              <w:spacing w:before="70" w:after="70" w:line="240" w:lineRule="auto"/>
              <w:ind w:firstLine="0"/>
              <w:jc w:val="left"/>
              <w:rPr>
                <w:sz w:val="21"/>
              </w:rPr>
            </w:pPr>
            <w:r>
              <w:rPr>
                <w:sz w:val="21"/>
                <w:szCs w:val="21"/>
              </w:rPr>
              <w:t>点云覆盖率</w:t>
            </w:r>
          </w:p>
        </w:tc>
        <w:tc>
          <w:tcPr>
            <w:tcW w:w="3002" w:type="dxa"/>
            <w:vAlign w:val="center"/>
          </w:tcPr>
          <w:p w14:paraId="2FF837FA">
            <w:pPr>
              <w:snapToGrid w:val="0"/>
              <w:spacing w:before="70" w:after="70" w:line="240" w:lineRule="auto"/>
              <w:ind w:firstLine="0"/>
              <w:jc w:val="left"/>
              <w:rPr>
                <w:sz w:val="21"/>
              </w:rPr>
            </w:pPr>
            <w:r>
              <w:rPr>
                <w:sz w:val="21"/>
                <w:szCs w:val="21"/>
              </w:rPr>
              <w:t>≥98%</w:t>
            </w:r>
          </w:p>
        </w:tc>
        <w:tc>
          <w:tcPr>
            <w:tcW w:w="1353" w:type="dxa"/>
            <w:vAlign w:val="center"/>
          </w:tcPr>
          <w:p w14:paraId="6088322F">
            <w:pPr>
              <w:snapToGrid w:val="0"/>
              <w:spacing w:before="70" w:after="70" w:line="240" w:lineRule="auto"/>
              <w:ind w:firstLine="0"/>
              <w:jc w:val="center"/>
              <w:rPr>
                <w:sz w:val="21"/>
              </w:rPr>
            </w:pPr>
            <w:r>
              <w:rPr>
                <w:sz w:val="21"/>
                <w:szCs w:val="21"/>
              </w:rPr>
              <w:t>【%】</w:t>
            </w:r>
          </w:p>
        </w:tc>
        <w:tc>
          <w:tcPr>
            <w:tcW w:w="2001" w:type="dxa"/>
            <w:vAlign w:val="center"/>
          </w:tcPr>
          <w:p w14:paraId="63FA1009">
            <w:pPr>
              <w:snapToGrid w:val="0"/>
              <w:spacing w:before="70" w:after="70" w:line="240" w:lineRule="auto"/>
              <w:ind w:firstLine="0"/>
              <w:jc w:val="center"/>
              <w:rPr>
                <w:sz w:val="21"/>
              </w:rPr>
            </w:pPr>
            <w:r>
              <w:rPr>
                <w:sz w:val="21"/>
                <w:szCs w:val="21"/>
              </w:rPr>
              <w:t>□合格 □不合格</w:t>
            </w:r>
          </w:p>
        </w:tc>
      </w:tr>
      <w:tr w14:paraId="0CF8C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1AE338F7">
            <w:pPr>
              <w:snapToGrid w:val="0"/>
              <w:spacing w:before="70" w:after="70" w:line="240" w:lineRule="auto"/>
              <w:ind w:firstLine="0"/>
              <w:jc w:val="center"/>
              <w:rPr>
                <w:sz w:val="21"/>
              </w:rPr>
            </w:pPr>
            <w:r>
              <w:rPr>
                <w:sz w:val="21"/>
                <w:szCs w:val="21"/>
              </w:rPr>
              <w:t>Q2</w:t>
            </w:r>
          </w:p>
        </w:tc>
        <w:tc>
          <w:tcPr>
            <w:tcW w:w="1616" w:type="dxa"/>
            <w:vAlign w:val="center"/>
          </w:tcPr>
          <w:p w14:paraId="1A0D0937">
            <w:pPr>
              <w:snapToGrid w:val="0"/>
              <w:spacing w:before="70" w:after="70" w:line="240" w:lineRule="auto"/>
              <w:ind w:firstLine="0"/>
              <w:jc w:val="left"/>
              <w:rPr>
                <w:sz w:val="21"/>
              </w:rPr>
            </w:pPr>
            <w:r>
              <w:rPr>
                <w:sz w:val="21"/>
                <w:szCs w:val="21"/>
              </w:rPr>
              <w:t>影像重叠度</w:t>
            </w:r>
          </w:p>
        </w:tc>
        <w:tc>
          <w:tcPr>
            <w:tcW w:w="3002" w:type="dxa"/>
            <w:vAlign w:val="center"/>
          </w:tcPr>
          <w:p w14:paraId="01274047">
            <w:pPr>
              <w:snapToGrid w:val="0"/>
              <w:spacing w:before="70" w:after="70" w:line="240" w:lineRule="auto"/>
              <w:ind w:firstLine="0"/>
              <w:jc w:val="left"/>
              <w:rPr>
                <w:sz w:val="21"/>
              </w:rPr>
            </w:pPr>
            <w:r>
              <w:rPr>
                <w:sz w:val="21"/>
                <w:szCs w:val="21"/>
              </w:rPr>
              <w:t>航向 ≥70%、旁向 ≥60%</w:t>
            </w:r>
          </w:p>
        </w:tc>
        <w:tc>
          <w:tcPr>
            <w:tcW w:w="1353" w:type="dxa"/>
            <w:vAlign w:val="center"/>
          </w:tcPr>
          <w:p w14:paraId="59D9873C">
            <w:pPr>
              <w:snapToGrid w:val="0"/>
              <w:spacing w:before="70" w:after="70" w:line="240" w:lineRule="auto"/>
              <w:ind w:firstLine="0"/>
              <w:jc w:val="center"/>
              <w:rPr>
                <w:sz w:val="21"/>
              </w:rPr>
            </w:pPr>
            <w:r>
              <w:rPr>
                <w:sz w:val="21"/>
                <w:szCs w:val="21"/>
              </w:rPr>
              <w:t>【%】</w:t>
            </w:r>
          </w:p>
        </w:tc>
        <w:tc>
          <w:tcPr>
            <w:tcW w:w="2001" w:type="dxa"/>
            <w:vAlign w:val="center"/>
          </w:tcPr>
          <w:p w14:paraId="0925DF6B">
            <w:pPr>
              <w:snapToGrid w:val="0"/>
              <w:spacing w:before="70" w:after="70" w:line="240" w:lineRule="auto"/>
              <w:ind w:firstLine="0"/>
              <w:jc w:val="center"/>
              <w:rPr>
                <w:sz w:val="21"/>
              </w:rPr>
            </w:pPr>
            <w:r>
              <w:rPr>
                <w:sz w:val="21"/>
                <w:szCs w:val="21"/>
              </w:rPr>
              <w:t>□合格 □不合格</w:t>
            </w:r>
          </w:p>
        </w:tc>
      </w:tr>
      <w:tr w14:paraId="2B40D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3F66D8C5">
            <w:pPr>
              <w:snapToGrid w:val="0"/>
              <w:spacing w:before="70" w:after="70" w:line="240" w:lineRule="auto"/>
              <w:ind w:firstLine="0"/>
              <w:jc w:val="center"/>
              <w:rPr>
                <w:sz w:val="21"/>
              </w:rPr>
            </w:pPr>
            <w:r>
              <w:rPr>
                <w:sz w:val="21"/>
                <w:szCs w:val="21"/>
              </w:rPr>
              <w:t>Q3</w:t>
            </w:r>
          </w:p>
        </w:tc>
        <w:tc>
          <w:tcPr>
            <w:tcW w:w="1616" w:type="dxa"/>
            <w:vAlign w:val="center"/>
          </w:tcPr>
          <w:p w14:paraId="6796D156">
            <w:pPr>
              <w:snapToGrid w:val="0"/>
              <w:spacing w:before="70" w:after="70" w:line="240" w:lineRule="auto"/>
              <w:ind w:firstLine="0"/>
              <w:jc w:val="left"/>
              <w:rPr>
                <w:sz w:val="21"/>
              </w:rPr>
            </w:pPr>
            <w:r>
              <w:rPr>
                <w:sz w:val="21"/>
                <w:szCs w:val="21"/>
              </w:rPr>
              <w:t>平均点间距</w:t>
            </w:r>
          </w:p>
        </w:tc>
        <w:tc>
          <w:tcPr>
            <w:tcW w:w="3002" w:type="dxa"/>
            <w:vAlign w:val="center"/>
          </w:tcPr>
          <w:p w14:paraId="1FE9ACEE">
            <w:pPr>
              <w:snapToGrid w:val="0"/>
              <w:spacing w:before="70" w:after="70" w:line="240" w:lineRule="auto"/>
              <w:ind w:firstLine="0"/>
              <w:jc w:val="left"/>
              <w:rPr>
                <w:sz w:val="21"/>
              </w:rPr>
            </w:pPr>
            <w:r>
              <w:rPr>
                <w:sz w:val="21"/>
                <w:szCs w:val="21"/>
              </w:rPr>
              <w:t>符合场景要求</w:t>
            </w:r>
          </w:p>
        </w:tc>
        <w:tc>
          <w:tcPr>
            <w:tcW w:w="1353" w:type="dxa"/>
            <w:vAlign w:val="center"/>
          </w:tcPr>
          <w:p w14:paraId="629BF462">
            <w:pPr>
              <w:snapToGrid w:val="0"/>
              <w:spacing w:before="70" w:after="70" w:line="240" w:lineRule="auto"/>
              <w:ind w:firstLine="0"/>
              <w:jc w:val="center"/>
              <w:rPr>
                <w:sz w:val="21"/>
              </w:rPr>
            </w:pPr>
            <w:r>
              <w:rPr>
                <w:sz w:val="21"/>
                <w:szCs w:val="21"/>
              </w:rPr>
              <w:t>【mm】</w:t>
            </w:r>
          </w:p>
        </w:tc>
        <w:tc>
          <w:tcPr>
            <w:tcW w:w="2001" w:type="dxa"/>
            <w:vAlign w:val="center"/>
          </w:tcPr>
          <w:p w14:paraId="13FB5036">
            <w:pPr>
              <w:snapToGrid w:val="0"/>
              <w:spacing w:before="70" w:after="70" w:line="240" w:lineRule="auto"/>
              <w:ind w:firstLine="0"/>
              <w:jc w:val="center"/>
              <w:rPr>
                <w:sz w:val="21"/>
              </w:rPr>
            </w:pPr>
            <w:r>
              <w:rPr>
                <w:sz w:val="21"/>
                <w:szCs w:val="21"/>
              </w:rPr>
              <w:t>□合格 □不合格</w:t>
            </w:r>
          </w:p>
        </w:tc>
      </w:tr>
      <w:tr w14:paraId="5E7A4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28694DD">
            <w:pPr>
              <w:snapToGrid w:val="0"/>
              <w:spacing w:before="70" w:after="70" w:line="240" w:lineRule="auto"/>
              <w:ind w:firstLine="0"/>
              <w:jc w:val="center"/>
              <w:rPr>
                <w:sz w:val="21"/>
              </w:rPr>
            </w:pPr>
            <w:r>
              <w:rPr>
                <w:sz w:val="21"/>
                <w:szCs w:val="21"/>
              </w:rPr>
              <w:t>Q4</w:t>
            </w:r>
          </w:p>
        </w:tc>
        <w:tc>
          <w:tcPr>
            <w:tcW w:w="1616" w:type="dxa"/>
            <w:vAlign w:val="center"/>
          </w:tcPr>
          <w:p w14:paraId="3009C4E4">
            <w:pPr>
              <w:snapToGrid w:val="0"/>
              <w:spacing w:before="70" w:after="70" w:line="240" w:lineRule="auto"/>
              <w:ind w:firstLine="0"/>
              <w:jc w:val="left"/>
              <w:rPr>
                <w:sz w:val="21"/>
              </w:rPr>
            </w:pPr>
            <w:r>
              <w:rPr>
                <w:sz w:val="21"/>
                <w:szCs w:val="21"/>
              </w:rPr>
              <w:t>粗差率</w:t>
            </w:r>
          </w:p>
        </w:tc>
        <w:tc>
          <w:tcPr>
            <w:tcW w:w="3002" w:type="dxa"/>
            <w:vAlign w:val="center"/>
          </w:tcPr>
          <w:p w14:paraId="01D33A2B">
            <w:pPr>
              <w:snapToGrid w:val="0"/>
              <w:spacing w:before="70" w:after="70" w:line="240" w:lineRule="auto"/>
              <w:ind w:firstLine="0"/>
              <w:jc w:val="left"/>
              <w:rPr>
                <w:sz w:val="21"/>
              </w:rPr>
            </w:pPr>
            <w:r>
              <w:rPr>
                <w:sz w:val="21"/>
                <w:szCs w:val="21"/>
              </w:rPr>
              <w:t>≤2%</w:t>
            </w:r>
          </w:p>
        </w:tc>
        <w:tc>
          <w:tcPr>
            <w:tcW w:w="1353" w:type="dxa"/>
            <w:vAlign w:val="center"/>
          </w:tcPr>
          <w:p w14:paraId="1F6B4735">
            <w:pPr>
              <w:snapToGrid w:val="0"/>
              <w:spacing w:before="70" w:after="70" w:line="240" w:lineRule="auto"/>
              <w:ind w:firstLine="0"/>
              <w:jc w:val="center"/>
              <w:rPr>
                <w:sz w:val="21"/>
              </w:rPr>
            </w:pPr>
            <w:r>
              <w:rPr>
                <w:sz w:val="21"/>
                <w:szCs w:val="21"/>
              </w:rPr>
              <w:t>【%】</w:t>
            </w:r>
          </w:p>
        </w:tc>
        <w:tc>
          <w:tcPr>
            <w:tcW w:w="2001" w:type="dxa"/>
            <w:vAlign w:val="center"/>
          </w:tcPr>
          <w:p w14:paraId="71978FF3">
            <w:pPr>
              <w:snapToGrid w:val="0"/>
              <w:spacing w:before="70" w:after="70" w:line="240" w:lineRule="auto"/>
              <w:ind w:firstLine="0"/>
              <w:jc w:val="center"/>
              <w:rPr>
                <w:sz w:val="21"/>
              </w:rPr>
            </w:pPr>
            <w:r>
              <w:rPr>
                <w:sz w:val="21"/>
                <w:szCs w:val="21"/>
              </w:rPr>
              <w:t>□合格 □不合格</w:t>
            </w:r>
          </w:p>
        </w:tc>
      </w:tr>
      <w:tr w14:paraId="2FAD7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1475AB0F">
            <w:pPr>
              <w:snapToGrid w:val="0"/>
              <w:spacing w:before="70" w:after="70" w:line="240" w:lineRule="auto"/>
              <w:ind w:firstLine="0"/>
              <w:jc w:val="center"/>
              <w:rPr>
                <w:sz w:val="21"/>
              </w:rPr>
            </w:pPr>
            <w:r>
              <w:rPr>
                <w:sz w:val="21"/>
                <w:szCs w:val="21"/>
              </w:rPr>
              <w:t>Q5</w:t>
            </w:r>
          </w:p>
        </w:tc>
        <w:tc>
          <w:tcPr>
            <w:tcW w:w="1616" w:type="dxa"/>
            <w:vAlign w:val="center"/>
          </w:tcPr>
          <w:p w14:paraId="013015C0">
            <w:pPr>
              <w:snapToGrid w:val="0"/>
              <w:spacing w:before="70" w:after="70" w:line="240" w:lineRule="auto"/>
              <w:ind w:firstLine="0"/>
              <w:jc w:val="left"/>
              <w:rPr>
                <w:sz w:val="21"/>
              </w:rPr>
            </w:pPr>
            <w:r>
              <w:rPr>
                <w:sz w:val="21"/>
                <w:szCs w:val="21"/>
              </w:rPr>
              <w:t>空洞率</w:t>
            </w:r>
          </w:p>
        </w:tc>
        <w:tc>
          <w:tcPr>
            <w:tcW w:w="3002" w:type="dxa"/>
            <w:vAlign w:val="center"/>
          </w:tcPr>
          <w:p w14:paraId="2CBF1C2D">
            <w:pPr>
              <w:snapToGrid w:val="0"/>
              <w:spacing w:before="70" w:after="70" w:line="240" w:lineRule="auto"/>
              <w:ind w:firstLine="0"/>
              <w:jc w:val="left"/>
              <w:rPr>
                <w:sz w:val="21"/>
              </w:rPr>
            </w:pPr>
            <w:r>
              <w:rPr>
                <w:sz w:val="21"/>
                <w:szCs w:val="21"/>
              </w:rPr>
              <w:t>≤0.5%</w:t>
            </w:r>
          </w:p>
        </w:tc>
        <w:tc>
          <w:tcPr>
            <w:tcW w:w="1353" w:type="dxa"/>
            <w:vAlign w:val="center"/>
          </w:tcPr>
          <w:p w14:paraId="3AA8B162">
            <w:pPr>
              <w:snapToGrid w:val="0"/>
              <w:spacing w:before="70" w:after="70" w:line="240" w:lineRule="auto"/>
              <w:ind w:firstLine="0"/>
              <w:jc w:val="center"/>
              <w:rPr>
                <w:sz w:val="21"/>
              </w:rPr>
            </w:pPr>
            <w:r>
              <w:rPr>
                <w:sz w:val="21"/>
                <w:szCs w:val="21"/>
              </w:rPr>
              <w:t>【%】</w:t>
            </w:r>
          </w:p>
        </w:tc>
        <w:tc>
          <w:tcPr>
            <w:tcW w:w="2001" w:type="dxa"/>
            <w:vAlign w:val="center"/>
          </w:tcPr>
          <w:p w14:paraId="74A9C312">
            <w:pPr>
              <w:snapToGrid w:val="0"/>
              <w:spacing w:before="70" w:after="70" w:line="240" w:lineRule="auto"/>
              <w:ind w:firstLine="0"/>
              <w:jc w:val="center"/>
              <w:rPr>
                <w:sz w:val="21"/>
              </w:rPr>
            </w:pPr>
            <w:r>
              <w:rPr>
                <w:sz w:val="21"/>
                <w:szCs w:val="21"/>
              </w:rPr>
              <w:t>□合格 □不合格</w:t>
            </w:r>
          </w:p>
        </w:tc>
      </w:tr>
      <w:tr w14:paraId="57D4D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2BB5DBF2">
            <w:pPr>
              <w:snapToGrid w:val="0"/>
              <w:spacing w:before="70" w:after="70" w:line="240" w:lineRule="auto"/>
              <w:ind w:firstLine="0"/>
              <w:jc w:val="center"/>
              <w:rPr>
                <w:sz w:val="21"/>
              </w:rPr>
            </w:pPr>
            <w:r>
              <w:rPr>
                <w:sz w:val="21"/>
                <w:szCs w:val="21"/>
              </w:rPr>
              <w:t>Q6</w:t>
            </w:r>
          </w:p>
        </w:tc>
        <w:tc>
          <w:tcPr>
            <w:tcW w:w="1616" w:type="dxa"/>
            <w:vAlign w:val="center"/>
          </w:tcPr>
          <w:p w14:paraId="7AC3AC13">
            <w:pPr>
              <w:snapToGrid w:val="0"/>
              <w:spacing w:before="70" w:after="70" w:line="240" w:lineRule="auto"/>
              <w:ind w:firstLine="0"/>
              <w:jc w:val="left"/>
              <w:rPr>
                <w:sz w:val="21"/>
              </w:rPr>
            </w:pPr>
            <w:r>
              <w:rPr>
                <w:sz w:val="21"/>
                <w:szCs w:val="21"/>
              </w:rPr>
              <w:t>纹理清晰度</w:t>
            </w:r>
          </w:p>
        </w:tc>
        <w:tc>
          <w:tcPr>
            <w:tcW w:w="3002" w:type="dxa"/>
            <w:vAlign w:val="center"/>
          </w:tcPr>
          <w:p w14:paraId="3FAD5AF3">
            <w:pPr>
              <w:snapToGrid w:val="0"/>
              <w:spacing w:before="70" w:after="70" w:line="240" w:lineRule="auto"/>
              <w:ind w:firstLine="0"/>
              <w:jc w:val="left"/>
              <w:rPr>
                <w:sz w:val="21"/>
              </w:rPr>
            </w:pPr>
            <w:r>
              <w:rPr>
                <w:sz w:val="21"/>
                <w:szCs w:val="21"/>
              </w:rPr>
              <w:t>无模糊、无明显色差</w:t>
            </w:r>
          </w:p>
        </w:tc>
        <w:tc>
          <w:tcPr>
            <w:tcW w:w="1353" w:type="dxa"/>
            <w:vAlign w:val="center"/>
          </w:tcPr>
          <w:p w14:paraId="7886F477">
            <w:pPr>
              <w:snapToGrid w:val="0"/>
              <w:spacing w:before="70" w:after="70" w:line="240" w:lineRule="auto"/>
              <w:ind w:firstLine="0"/>
              <w:jc w:val="center"/>
              <w:rPr>
                <w:sz w:val="21"/>
              </w:rPr>
            </w:pPr>
            <w:r>
              <w:rPr>
                <w:sz w:val="21"/>
                <w:szCs w:val="21"/>
              </w:rPr>
              <w:t>【描述】</w:t>
            </w:r>
          </w:p>
        </w:tc>
        <w:tc>
          <w:tcPr>
            <w:tcW w:w="2001" w:type="dxa"/>
            <w:vAlign w:val="center"/>
          </w:tcPr>
          <w:p w14:paraId="6C5D716A">
            <w:pPr>
              <w:snapToGrid w:val="0"/>
              <w:spacing w:before="70" w:after="70" w:line="240" w:lineRule="auto"/>
              <w:ind w:firstLine="0"/>
              <w:jc w:val="center"/>
              <w:rPr>
                <w:sz w:val="21"/>
              </w:rPr>
            </w:pPr>
            <w:r>
              <w:rPr>
                <w:sz w:val="21"/>
                <w:szCs w:val="21"/>
              </w:rPr>
              <w:t>□合格 □不合格</w:t>
            </w:r>
          </w:p>
        </w:tc>
      </w:tr>
      <w:tr w14:paraId="7D6D6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1B4295CD">
            <w:pPr>
              <w:snapToGrid w:val="0"/>
              <w:spacing w:before="70" w:after="70" w:line="240" w:lineRule="auto"/>
              <w:ind w:firstLine="0"/>
              <w:jc w:val="center"/>
              <w:rPr>
                <w:sz w:val="21"/>
              </w:rPr>
            </w:pPr>
            <w:r>
              <w:rPr>
                <w:sz w:val="21"/>
                <w:szCs w:val="21"/>
              </w:rPr>
              <w:t>Q7</w:t>
            </w:r>
          </w:p>
        </w:tc>
        <w:tc>
          <w:tcPr>
            <w:tcW w:w="1616" w:type="dxa"/>
            <w:vAlign w:val="center"/>
          </w:tcPr>
          <w:p w14:paraId="6479ACF1">
            <w:pPr>
              <w:snapToGrid w:val="0"/>
              <w:spacing w:before="70" w:after="70" w:line="240" w:lineRule="auto"/>
              <w:ind w:firstLine="0"/>
              <w:jc w:val="left"/>
              <w:rPr>
                <w:sz w:val="21"/>
              </w:rPr>
            </w:pPr>
            <w:r>
              <w:rPr>
                <w:sz w:val="21"/>
                <w:szCs w:val="21"/>
              </w:rPr>
              <w:t>控制点残差</w:t>
            </w:r>
          </w:p>
        </w:tc>
        <w:tc>
          <w:tcPr>
            <w:tcW w:w="3002" w:type="dxa"/>
            <w:vAlign w:val="center"/>
          </w:tcPr>
          <w:p w14:paraId="2AEC80BB">
            <w:pPr>
              <w:snapToGrid w:val="0"/>
              <w:spacing w:before="70" w:after="70" w:line="240" w:lineRule="auto"/>
              <w:ind w:firstLine="0"/>
              <w:jc w:val="left"/>
              <w:rPr>
                <w:sz w:val="21"/>
              </w:rPr>
            </w:pPr>
            <w:r>
              <w:rPr>
                <w:sz w:val="21"/>
                <w:szCs w:val="21"/>
              </w:rPr>
              <w:t>平坡 ≤0.5 mm</w:t>
            </w:r>
          </w:p>
        </w:tc>
        <w:tc>
          <w:tcPr>
            <w:tcW w:w="1353" w:type="dxa"/>
            <w:vAlign w:val="center"/>
          </w:tcPr>
          <w:p w14:paraId="4E133DFB">
            <w:pPr>
              <w:snapToGrid w:val="0"/>
              <w:spacing w:before="70" w:after="70" w:line="240" w:lineRule="auto"/>
              <w:ind w:firstLine="0"/>
              <w:jc w:val="center"/>
              <w:rPr>
                <w:sz w:val="21"/>
              </w:rPr>
            </w:pPr>
            <w:r>
              <w:rPr>
                <w:sz w:val="21"/>
                <w:szCs w:val="21"/>
              </w:rPr>
              <w:t>【mm】</w:t>
            </w:r>
          </w:p>
        </w:tc>
        <w:tc>
          <w:tcPr>
            <w:tcW w:w="2001" w:type="dxa"/>
            <w:vAlign w:val="center"/>
          </w:tcPr>
          <w:p w14:paraId="533D9AED">
            <w:pPr>
              <w:snapToGrid w:val="0"/>
              <w:spacing w:before="70" w:after="70" w:line="240" w:lineRule="auto"/>
              <w:ind w:firstLine="0"/>
              <w:jc w:val="center"/>
              <w:rPr>
                <w:sz w:val="21"/>
              </w:rPr>
            </w:pPr>
            <w:r>
              <w:rPr>
                <w:sz w:val="21"/>
                <w:szCs w:val="21"/>
              </w:rPr>
              <w:t>□合格 □不合格</w:t>
            </w:r>
          </w:p>
        </w:tc>
      </w:tr>
    </w:tbl>
    <w:p w14:paraId="68217F04">
      <w:pPr>
        <w:spacing w:line="240" w:lineRule="auto"/>
      </w:pPr>
    </w:p>
    <w:p w14:paraId="6812BE01">
      <w:pPr>
        <w:pStyle w:val="6"/>
      </w:pPr>
      <w:r>
        <w:rPr>
          <w:szCs w:val="32"/>
        </w:rPr>
        <w:t>2.15.4.4 缺陷复核记录表</w:t>
      </w:r>
    </w:p>
    <w:tbl>
      <w:tblPr>
        <w:tblStyle w:val="32"/>
        <w:tblW w:w="879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31"/>
        <w:gridCol w:w="1742"/>
        <w:gridCol w:w="1742"/>
        <w:gridCol w:w="1331"/>
        <w:gridCol w:w="1326"/>
        <w:gridCol w:w="1326"/>
      </w:tblGrid>
      <w:tr w14:paraId="2ECBA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31" w:type="dxa"/>
            <w:shd w:val="clear" w:color="auto" w:fill="E7E6E6"/>
            <w:vAlign w:val="center"/>
          </w:tcPr>
          <w:p w14:paraId="32100860">
            <w:pPr>
              <w:keepNext/>
              <w:snapToGrid w:val="0"/>
              <w:spacing w:before="70" w:after="70" w:line="240" w:lineRule="auto"/>
              <w:ind w:firstLine="0"/>
              <w:jc w:val="center"/>
              <w:rPr>
                <w:b/>
                <w:sz w:val="21"/>
              </w:rPr>
            </w:pPr>
            <w:r>
              <w:rPr>
                <w:b/>
                <w:sz w:val="21"/>
                <w:szCs w:val="21"/>
              </w:rPr>
              <w:t>缺陷编号</w:t>
            </w:r>
          </w:p>
        </w:tc>
        <w:tc>
          <w:tcPr>
            <w:tcW w:w="1742" w:type="dxa"/>
            <w:shd w:val="clear" w:color="auto" w:fill="E7E6E6"/>
            <w:vAlign w:val="center"/>
          </w:tcPr>
          <w:p w14:paraId="2C1E26D0">
            <w:pPr>
              <w:keepNext/>
              <w:snapToGrid w:val="0"/>
              <w:spacing w:before="70" w:after="70" w:line="240" w:lineRule="auto"/>
              <w:ind w:firstLine="0"/>
              <w:jc w:val="center"/>
              <w:rPr>
                <w:b/>
                <w:sz w:val="21"/>
              </w:rPr>
            </w:pPr>
            <w:r>
              <w:rPr>
                <w:b/>
                <w:sz w:val="21"/>
                <w:szCs w:val="21"/>
              </w:rPr>
              <w:t>自动判定</w:t>
            </w:r>
          </w:p>
        </w:tc>
        <w:tc>
          <w:tcPr>
            <w:tcW w:w="1742" w:type="dxa"/>
            <w:shd w:val="clear" w:color="auto" w:fill="E7E6E6"/>
            <w:vAlign w:val="center"/>
          </w:tcPr>
          <w:p w14:paraId="1BC3CE89">
            <w:pPr>
              <w:keepNext/>
              <w:snapToGrid w:val="0"/>
              <w:spacing w:before="70" w:after="70" w:line="240" w:lineRule="auto"/>
              <w:ind w:firstLine="0"/>
              <w:jc w:val="center"/>
              <w:rPr>
                <w:b/>
                <w:sz w:val="21"/>
              </w:rPr>
            </w:pPr>
            <w:r>
              <w:rPr>
                <w:b/>
                <w:sz w:val="21"/>
                <w:szCs w:val="21"/>
              </w:rPr>
              <w:t>复核结果</w:t>
            </w:r>
          </w:p>
        </w:tc>
        <w:tc>
          <w:tcPr>
            <w:tcW w:w="1331" w:type="dxa"/>
            <w:shd w:val="clear" w:color="auto" w:fill="E7E6E6"/>
            <w:vAlign w:val="center"/>
          </w:tcPr>
          <w:p w14:paraId="41D7107F">
            <w:pPr>
              <w:keepNext/>
              <w:snapToGrid w:val="0"/>
              <w:spacing w:before="70" w:after="70" w:line="240" w:lineRule="auto"/>
              <w:ind w:firstLine="0"/>
              <w:jc w:val="center"/>
              <w:rPr>
                <w:b/>
                <w:sz w:val="21"/>
              </w:rPr>
            </w:pPr>
            <w:r>
              <w:rPr>
                <w:b/>
                <w:sz w:val="21"/>
                <w:szCs w:val="21"/>
              </w:rPr>
              <w:t>修改内容</w:t>
            </w:r>
          </w:p>
        </w:tc>
        <w:tc>
          <w:tcPr>
            <w:tcW w:w="1326" w:type="dxa"/>
            <w:shd w:val="clear" w:color="auto" w:fill="E7E6E6"/>
            <w:vAlign w:val="center"/>
          </w:tcPr>
          <w:p w14:paraId="72A0B0D9">
            <w:pPr>
              <w:keepNext/>
              <w:snapToGrid w:val="0"/>
              <w:spacing w:before="70" w:after="70" w:line="240" w:lineRule="auto"/>
              <w:ind w:firstLine="0"/>
              <w:jc w:val="center"/>
              <w:rPr>
                <w:b/>
                <w:sz w:val="21"/>
              </w:rPr>
            </w:pPr>
            <w:r>
              <w:rPr>
                <w:b/>
                <w:sz w:val="21"/>
                <w:szCs w:val="21"/>
              </w:rPr>
              <w:t>复核人</w:t>
            </w:r>
          </w:p>
        </w:tc>
        <w:tc>
          <w:tcPr>
            <w:tcW w:w="1326" w:type="dxa"/>
            <w:shd w:val="clear" w:color="auto" w:fill="E7E6E6"/>
            <w:vAlign w:val="center"/>
          </w:tcPr>
          <w:p w14:paraId="19AD776F">
            <w:pPr>
              <w:keepNext/>
              <w:snapToGrid w:val="0"/>
              <w:spacing w:before="70" w:after="70" w:line="240" w:lineRule="auto"/>
              <w:ind w:firstLine="0"/>
              <w:jc w:val="center"/>
              <w:rPr>
                <w:b/>
                <w:sz w:val="21"/>
              </w:rPr>
            </w:pPr>
            <w:r>
              <w:rPr>
                <w:b/>
                <w:sz w:val="21"/>
                <w:szCs w:val="21"/>
              </w:rPr>
              <w:t>日期</w:t>
            </w:r>
          </w:p>
        </w:tc>
      </w:tr>
      <w:tr w14:paraId="0CB41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1" w:type="dxa"/>
            <w:vAlign w:val="center"/>
          </w:tcPr>
          <w:p w14:paraId="55F43250">
            <w:pPr>
              <w:keepNext/>
              <w:snapToGrid w:val="0"/>
              <w:spacing w:before="70" w:after="70" w:line="240" w:lineRule="auto"/>
              <w:ind w:firstLine="0"/>
              <w:jc w:val="center"/>
              <w:rPr>
                <w:sz w:val="21"/>
              </w:rPr>
            </w:pPr>
            <w:r>
              <w:rPr>
                <w:sz w:val="21"/>
                <w:szCs w:val="21"/>
              </w:rPr>
              <w:t>G1-001</w:t>
            </w:r>
          </w:p>
        </w:tc>
        <w:tc>
          <w:tcPr>
            <w:tcW w:w="1742" w:type="dxa"/>
            <w:vAlign w:val="center"/>
          </w:tcPr>
          <w:p w14:paraId="143AFD28">
            <w:pPr>
              <w:keepNext/>
              <w:snapToGrid w:val="0"/>
              <w:spacing w:before="70" w:after="70" w:line="240" w:lineRule="auto"/>
              <w:ind w:firstLine="0"/>
              <w:jc w:val="left"/>
              <w:rPr>
                <w:sz w:val="21"/>
              </w:rPr>
            </w:pPr>
            <w:r>
              <w:rPr>
                <w:sz w:val="21"/>
                <w:szCs w:val="21"/>
              </w:rPr>
              <w:t>冲蚀/Ⅱ级</w:t>
            </w:r>
          </w:p>
        </w:tc>
        <w:tc>
          <w:tcPr>
            <w:tcW w:w="1742" w:type="dxa"/>
            <w:vAlign w:val="center"/>
          </w:tcPr>
          <w:p w14:paraId="360EB60F">
            <w:pPr>
              <w:keepNext/>
              <w:snapToGrid w:val="0"/>
              <w:spacing w:before="70" w:after="70" w:line="240" w:lineRule="auto"/>
              <w:ind w:firstLine="0"/>
              <w:jc w:val="left"/>
              <w:rPr>
                <w:sz w:val="21"/>
              </w:rPr>
            </w:pPr>
            <w:r>
              <w:rPr>
                <w:sz w:val="21"/>
                <w:szCs w:val="21"/>
              </w:rPr>
              <w:t>冲蚀/Ⅱ级</w:t>
            </w:r>
          </w:p>
        </w:tc>
        <w:tc>
          <w:tcPr>
            <w:tcW w:w="1331" w:type="dxa"/>
            <w:vAlign w:val="center"/>
          </w:tcPr>
          <w:p w14:paraId="6D6B1EB6">
            <w:pPr>
              <w:keepNext/>
              <w:snapToGrid w:val="0"/>
              <w:spacing w:before="70" w:after="70" w:line="240" w:lineRule="auto"/>
              <w:ind w:firstLine="0"/>
              <w:jc w:val="left"/>
              <w:rPr>
                <w:sz w:val="21"/>
              </w:rPr>
            </w:pPr>
            <w:r>
              <w:rPr>
                <w:sz w:val="21"/>
                <w:szCs w:val="21"/>
              </w:rPr>
              <w:t>无</w:t>
            </w:r>
          </w:p>
        </w:tc>
        <w:tc>
          <w:tcPr>
            <w:tcW w:w="1326" w:type="dxa"/>
            <w:vAlign w:val="center"/>
          </w:tcPr>
          <w:p w14:paraId="41860DF9">
            <w:pPr>
              <w:keepNext/>
              <w:snapToGrid w:val="0"/>
              <w:spacing w:before="70" w:after="70" w:line="240" w:lineRule="auto"/>
              <w:ind w:firstLine="0"/>
              <w:jc w:val="center"/>
              <w:rPr>
                <w:sz w:val="21"/>
              </w:rPr>
            </w:pPr>
            <w:r>
              <w:rPr>
                <w:sz w:val="21"/>
                <w:szCs w:val="21"/>
              </w:rPr>
              <w:t>【姓名】</w:t>
            </w:r>
          </w:p>
        </w:tc>
        <w:tc>
          <w:tcPr>
            <w:tcW w:w="1326" w:type="dxa"/>
            <w:vAlign w:val="center"/>
          </w:tcPr>
          <w:p w14:paraId="4ED2EBFD">
            <w:pPr>
              <w:keepNext/>
              <w:snapToGrid w:val="0"/>
              <w:spacing w:before="70" w:after="70" w:line="240" w:lineRule="auto"/>
              <w:ind w:firstLine="0"/>
              <w:jc w:val="center"/>
              <w:rPr>
                <w:sz w:val="21"/>
              </w:rPr>
            </w:pPr>
            <w:r>
              <w:rPr>
                <w:sz w:val="21"/>
                <w:szCs w:val="21"/>
              </w:rPr>
              <w:t>【日期】</w:t>
            </w:r>
          </w:p>
        </w:tc>
      </w:tr>
      <w:tr w14:paraId="33F7F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1" w:type="dxa"/>
            <w:vAlign w:val="center"/>
          </w:tcPr>
          <w:p w14:paraId="74D41ADC">
            <w:pPr>
              <w:keepNext/>
              <w:snapToGrid w:val="0"/>
              <w:spacing w:before="70" w:after="70" w:line="240" w:lineRule="auto"/>
              <w:ind w:firstLine="0"/>
              <w:jc w:val="center"/>
              <w:rPr>
                <w:sz w:val="21"/>
              </w:rPr>
            </w:pPr>
            <w:r>
              <w:rPr>
                <w:sz w:val="21"/>
                <w:szCs w:val="21"/>
              </w:rPr>
              <w:t>G1-002</w:t>
            </w:r>
          </w:p>
        </w:tc>
        <w:tc>
          <w:tcPr>
            <w:tcW w:w="1742" w:type="dxa"/>
            <w:vAlign w:val="center"/>
          </w:tcPr>
          <w:p w14:paraId="0817639C">
            <w:pPr>
              <w:keepNext/>
              <w:snapToGrid w:val="0"/>
              <w:spacing w:before="70" w:after="70" w:line="240" w:lineRule="auto"/>
              <w:ind w:firstLine="0"/>
              <w:jc w:val="left"/>
              <w:rPr>
                <w:sz w:val="21"/>
              </w:rPr>
            </w:pPr>
            <w:r>
              <w:rPr>
                <w:sz w:val="21"/>
                <w:szCs w:val="21"/>
              </w:rPr>
              <w:t>磨蚀/Ⅱ级</w:t>
            </w:r>
          </w:p>
        </w:tc>
        <w:tc>
          <w:tcPr>
            <w:tcW w:w="1742" w:type="dxa"/>
            <w:vAlign w:val="center"/>
          </w:tcPr>
          <w:p w14:paraId="04550A8D">
            <w:pPr>
              <w:keepNext/>
              <w:snapToGrid w:val="0"/>
              <w:spacing w:before="70" w:after="70" w:line="240" w:lineRule="auto"/>
              <w:ind w:firstLine="0"/>
              <w:jc w:val="left"/>
              <w:rPr>
                <w:sz w:val="21"/>
              </w:rPr>
            </w:pPr>
            <w:r>
              <w:rPr>
                <w:sz w:val="21"/>
                <w:szCs w:val="21"/>
              </w:rPr>
              <w:t>磨蚀/Ⅱ级</w:t>
            </w:r>
          </w:p>
        </w:tc>
        <w:tc>
          <w:tcPr>
            <w:tcW w:w="1331" w:type="dxa"/>
            <w:vAlign w:val="center"/>
          </w:tcPr>
          <w:p w14:paraId="4D828383">
            <w:pPr>
              <w:keepNext/>
              <w:snapToGrid w:val="0"/>
              <w:spacing w:before="70" w:after="70" w:line="240" w:lineRule="auto"/>
              <w:ind w:firstLine="0"/>
              <w:jc w:val="left"/>
              <w:rPr>
                <w:sz w:val="21"/>
              </w:rPr>
            </w:pPr>
            <w:r>
              <w:rPr>
                <w:sz w:val="21"/>
                <w:szCs w:val="21"/>
              </w:rPr>
              <w:t>修正长度</w:t>
            </w:r>
          </w:p>
        </w:tc>
        <w:tc>
          <w:tcPr>
            <w:tcW w:w="1326" w:type="dxa"/>
            <w:vAlign w:val="center"/>
          </w:tcPr>
          <w:p w14:paraId="22FC0C96">
            <w:pPr>
              <w:keepNext/>
              <w:snapToGrid w:val="0"/>
              <w:spacing w:before="70" w:after="70" w:line="240" w:lineRule="auto"/>
              <w:ind w:firstLine="0"/>
              <w:jc w:val="center"/>
              <w:rPr>
                <w:sz w:val="21"/>
              </w:rPr>
            </w:pPr>
            <w:r>
              <w:rPr>
                <w:sz w:val="21"/>
                <w:szCs w:val="21"/>
              </w:rPr>
              <w:t>【姓名】</w:t>
            </w:r>
          </w:p>
        </w:tc>
        <w:tc>
          <w:tcPr>
            <w:tcW w:w="1326" w:type="dxa"/>
            <w:vAlign w:val="center"/>
          </w:tcPr>
          <w:p w14:paraId="3A7BA1B9">
            <w:pPr>
              <w:keepNext/>
              <w:snapToGrid w:val="0"/>
              <w:spacing w:before="70" w:after="70" w:line="240" w:lineRule="auto"/>
              <w:ind w:firstLine="0"/>
              <w:jc w:val="center"/>
              <w:rPr>
                <w:sz w:val="21"/>
              </w:rPr>
            </w:pPr>
            <w:r>
              <w:rPr>
                <w:sz w:val="21"/>
                <w:szCs w:val="21"/>
              </w:rPr>
              <w:t>【日期】</w:t>
            </w:r>
          </w:p>
        </w:tc>
      </w:tr>
      <w:tr w14:paraId="1C665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1" w:type="dxa"/>
            <w:vAlign w:val="center"/>
          </w:tcPr>
          <w:p w14:paraId="4AE917EF">
            <w:pPr>
              <w:keepNext/>
              <w:snapToGrid w:val="0"/>
              <w:spacing w:before="70" w:after="70" w:line="240" w:lineRule="auto"/>
              <w:ind w:firstLine="0"/>
              <w:jc w:val="center"/>
              <w:rPr>
                <w:sz w:val="21"/>
              </w:rPr>
            </w:pPr>
            <w:r>
              <w:rPr>
                <w:sz w:val="21"/>
                <w:szCs w:val="21"/>
              </w:rPr>
              <w:t>G1-003</w:t>
            </w:r>
          </w:p>
        </w:tc>
        <w:tc>
          <w:tcPr>
            <w:tcW w:w="1742" w:type="dxa"/>
            <w:vAlign w:val="center"/>
          </w:tcPr>
          <w:p w14:paraId="6B47FDB8">
            <w:pPr>
              <w:keepNext/>
              <w:snapToGrid w:val="0"/>
              <w:spacing w:before="70" w:after="70" w:line="240" w:lineRule="auto"/>
              <w:ind w:firstLine="0"/>
              <w:jc w:val="left"/>
              <w:rPr>
                <w:sz w:val="21"/>
              </w:rPr>
            </w:pPr>
            <w:r>
              <w:rPr>
                <w:sz w:val="21"/>
                <w:szCs w:val="21"/>
              </w:rPr>
              <w:t>蜂窝麻面/Ⅰ级</w:t>
            </w:r>
          </w:p>
        </w:tc>
        <w:tc>
          <w:tcPr>
            <w:tcW w:w="1742" w:type="dxa"/>
            <w:vAlign w:val="center"/>
          </w:tcPr>
          <w:p w14:paraId="43DD6A23">
            <w:pPr>
              <w:keepNext/>
              <w:snapToGrid w:val="0"/>
              <w:spacing w:before="70" w:after="70" w:line="240" w:lineRule="auto"/>
              <w:ind w:firstLine="0"/>
              <w:jc w:val="left"/>
              <w:rPr>
                <w:sz w:val="21"/>
              </w:rPr>
            </w:pPr>
            <w:r>
              <w:rPr>
                <w:sz w:val="21"/>
                <w:szCs w:val="21"/>
              </w:rPr>
              <w:t>蜂窝麻面/Ⅰ级</w:t>
            </w:r>
          </w:p>
        </w:tc>
        <w:tc>
          <w:tcPr>
            <w:tcW w:w="1331" w:type="dxa"/>
            <w:vAlign w:val="center"/>
          </w:tcPr>
          <w:p w14:paraId="203DA8F1">
            <w:pPr>
              <w:keepNext/>
              <w:snapToGrid w:val="0"/>
              <w:spacing w:before="70" w:after="70" w:line="240" w:lineRule="auto"/>
              <w:ind w:firstLine="0"/>
              <w:jc w:val="left"/>
              <w:rPr>
                <w:sz w:val="21"/>
              </w:rPr>
            </w:pPr>
            <w:r>
              <w:rPr>
                <w:sz w:val="21"/>
                <w:szCs w:val="21"/>
              </w:rPr>
              <w:t>无</w:t>
            </w:r>
          </w:p>
        </w:tc>
        <w:tc>
          <w:tcPr>
            <w:tcW w:w="1326" w:type="dxa"/>
            <w:vAlign w:val="center"/>
          </w:tcPr>
          <w:p w14:paraId="7886F26D">
            <w:pPr>
              <w:keepNext/>
              <w:snapToGrid w:val="0"/>
              <w:spacing w:before="70" w:after="70" w:line="240" w:lineRule="auto"/>
              <w:ind w:firstLine="0"/>
              <w:jc w:val="center"/>
              <w:rPr>
                <w:sz w:val="21"/>
              </w:rPr>
            </w:pPr>
            <w:r>
              <w:rPr>
                <w:sz w:val="21"/>
                <w:szCs w:val="21"/>
              </w:rPr>
              <w:t>【姓名】</w:t>
            </w:r>
          </w:p>
        </w:tc>
        <w:tc>
          <w:tcPr>
            <w:tcW w:w="1326" w:type="dxa"/>
            <w:vAlign w:val="center"/>
          </w:tcPr>
          <w:p w14:paraId="6C0F275F">
            <w:pPr>
              <w:keepNext/>
              <w:snapToGrid w:val="0"/>
              <w:spacing w:before="70" w:after="70" w:line="240" w:lineRule="auto"/>
              <w:ind w:firstLine="0"/>
              <w:jc w:val="center"/>
              <w:rPr>
                <w:sz w:val="21"/>
              </w:rPr>
            </w:pPr>
            <w:r>
              <w:rPr>
                <w:sz w:val="21"/>
                <w:szCs w:val="21"/>
              </w:rPr>
              <w:t>【日期】</w:t>
            </w:r>
          </w:p>
        </w:tc>
      </w:tr>
      <w:tr w14:paraId="0293A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1" w:type="dxa"/>
            <w:vAlign w:val="center"/>
          </w:tcPr>
          <w:p w14:paraId="1D33056C">
            <w:pPr>
              <w:keepNext/>
              <w:snapToGrid w:val="0"/>
              <w:spacing w:before="70" w:after="70" w:line="240" w:lineRule="auto"/>
              <w:ind w:firstLine="0"/>
              <w:jc w:val="center"/>
              <w:rPr>
                <w:sz w:val="21"/>
              </w:rPr>
            </w:pPr>
            <w:r>
              <w:rPr>
                <w:sz w:val="21"/>
                <w:szCs w:val="21"/>
              </w:rPr>
              <w:t>G1-004</w:t>
            </w:r>
          </w:p>
        </w:tc>
        <w:tc>
          <w:tcPr>
            <w:tcW w:w="1742" w:type="dxa"/>
            <w:vAlign w:val="center"/>
          </w:tcPr>
          <w:p w14:paraId="4963CA43">
            <w:pPr>
              <w:keepNext/>
              <w:snapToGrid w:val="0"/>
              <w:spacing w:before="70" w:after="70" w:line="240" w:lineRule="auto"/>
              <w:ind w:firstLine="0"/>
              <w:jc w:val="left"/>
              <w:rPr>
                <w:sz w:val="21"/>
              </w:rPr>
            </w:pPr>
            <w:r>
              <w:rPr>
                <w:sz w:val="21"/>
                <w:szCs w:val="21"/>
              </w:rPr>
              <w:t>裂缝/Ⅱ级</w:t>
            </w:r>
          </w:p>
        </w:tc>
        <w:tc>
          <w:tcPr>
            <w:tcW w:w="1742" w:type="dxa"/>
            <w:vAlign w:val="center"/>
          </w:tcPr>
          <w:p w14:paraId="145357DD">
            <w:pPr>
              <w:keepNext/>
              <w:snapToGrid w:val="0"/>
              <w:spacing w:before="70" w:after="70" w:line="240" w:lineRule="auto"/>
              <w:ind w:firstLine="0"/>
              <w:jc w:val="left"/>
              <w:rPr>
                <w:sz w:val="21"/>
              </w:rPr>
            </w:pPr>
            <w:r>
              <w:rPr>
                <w:sz w:val="21"/>
                <w:szCs w:val="21"/>
              </w:rPr>
              <w:t>裂缝/Ⅱ级</w:t>
            </w:r>
          </w:p>
        </w:tc>
        <w:tc>
          <w:tcPr>
            <w:tcW w:w="1331" w:type="dxa"/>
            <w:vAlign w:val="center"/>
          </w:tcPr>
          <w:p w14:paraId="5C5E85DC">
            <w:pPr>
              <w:keepNext/>
              <w:snapToGrid w:val="0"/>
              <w:spacing w:before="70" w:after="70" w:line="240" w:lineRule="auto"/>
              <w:ind w:firstLine="0"/>
              <w:jc w:val="left"/>
              <w:rPr>
                <w:sz w:val="21"/>
              </w:rPr>
            </w:pPr>
            <w:r>
              <w:rPr>
                <w:sz w:val="21"/>
                <w:szCs w:val="21"/>
              </w:rPr>
              <w:t>补充宽度</w:t>
            </w:r>
          </w:p>
        </w:tc>
        <w:tc>
          <w:tcPr>
            <w:tcW w:w="1326" w:type="dxa"/>
            <w:vAlign w:val="center"/>
          </w:tcPr>
          <w:p w14:paraId="31423B30">
            <w:pPr>
              <w:keepNext/>
              <w:snapToGrid w:val="0"/>
              <w:spacing w:before="70" w:after="70" w:line="240" w:lineRule="auto"/>
              <w:ind w:firstLine="0"/>
              <w:jc w:val="center"/>
              <w:rPr>
                <w:sz w:val="21"/>
              </w:rPr>
            </w:pPr>
            <w:r>
              <w:rPr>
                <w:sz w:val="21"/>
                <w:szCs w:val="21"/>
              </w:rPr>
              <w:t>【姓名】</w:t>
            </w:r>
          </w:p>
        </w:tc>
        <w:tc>
          <w:tcPr>
            <w:tcW w:w="1326" w:type="dxa"/>
            <w:vAlign w:val="center"/>
          </w:tcPr>
          <w:p w14:paraId="54E57A5A">
            <w:pPr>
              <w:keepNext/>
              <w:snapToGrid w:val="0"/>
              <w:spacing w:before="70" w:after="70" w:line="240" w:lineRule="auto"/>
              <w:ind w:firstLine="0"/>
              <w:jc w:val="center"/>
              <w:rPr>
                <w:sz w:val="21"/>
              </w:rPr>
            </w:pPr>
            <w:r>
              <w:rPr>
                <w:sz w:val="21"/>
                <w:szCs w:val="21"/>
              </w:rPr>
              <w:t>【日期】</w:t>
            </w:r>
          </w:p>
        </w:tc>
      </w:tr>
      <w:tr w14:paraId="1876B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31" w:type="dxa"/>
            <w:vAlign w:val="center"/>
          </w:tcPr>
          <w:p w14:paraId="75876382">
            <w:pPr>
              <w:keepNext/>
              <w:snapToGrid w:val="0"/>
              <w:spacing w:before="70" w:after="70" w:line="240" w:lineRule="auto"/>
              <w:ind w:firstLine="0"/>
              <w:jc w:val="center"/>
              <w:rPr>
                <w:sz w:val="21"/>
              </w:rPr>
            </w:pPr>
            <w:r>
              <w:rPr>
                <w:sz w:val="21"/>
                <w:szCs w:val="21"/>
              </w:rPr>
              <w:t>G1-005</w:t>
            </w:r>
          </w:p>
        </w:tc>
        <w:tc>
          <w:tcPr>
            <w:tcW w:w="1742" w:type="dxa"/>
            <w:vAlign w:val="center"/>
          </w:tcPr>
          <w:p w14:paraId="66016731">
            <w:pPr>
              <w:keepNext/>
              <w:snapToGrid w:val="0"/>
              <w:spacing w:before="70" w:after="70" w:line="240" w:lineRule="auto"/>
              <w:ind w:firstLine="0"/>
              <w:jc w:val="left"/>
              <w:rPr>
                <w:sz w:val="21"/>
              </w:rPr>
            </w:pPr>
            <w:r>
              <w:rPr>
                <w:sz w:val="21"/>
                <w:szCs w:val="21"/>
              </w:rPr>
              <w:t>涂层剥落/Ⅰ级</w:t>
            </w:r>
          </w:p>
        </w:tc>
        <w:tc>
          <w:tcPr>
            <w:tcW w:w="1742" w:type="dxa"/>
            <w:vAlign w:val="center"/>
          </w:tcPr>
          <w:p w14:paraId="5EE0A208">
            <w:pPr>
              <w:keepNext/>
              <w:snapToGrid w:val="0"/>
              <w:spacing w:before="70" w:after="70" w:line="240" w:lineRule="auto"/>
              <w:ind w:firstLine="0"/>
              <w:jc w:val="left"/>
              <w:rPr>
                <w:sz w:val="21"/>
              </w:rPr>
            </w:pPr>
            <w:r>
              <w:rPr>
                <w:sz w:val="21"/>
                <w:szCs w:val="21"/>
              </w:rPr>
              <w:t>冲磨缺陷/Ⅰ级</w:t>
            </w:r>
          </w:p>
        </w:tc>
        <w:tc>
          <w:tcPr>
            <w:tcW w:w="1331" w:type="dxa"/>
            <w:vAlign w:val="center"/>
          </w:tcPr>
          <w:p w14:paraId="6AB507F0">
            <w:pPr>
              <w:keepNext/>
              <w:snapToGrid w:val="0"/>
              <w:spacing w:before="70" w:after="70" w:line="240" w:lineRule="auto"/>
              <w:ind w:firstLine="0"/>
              <w:jc w:val="left"/>
              <w:rPr>
                <w:sz w:val="21"/>
              </w:rPr>
            </w:pPr>
            <w:r>
              <w:rPr>
                <w:sz w:val="21"/>
                <w:szCs w:val="21"/>
              </w:rPr>
              <w:t>修改类别</w:t>
            </w:r>
          </w:p>
        </w:tc>
        <w:tc>
          <w:tcPr>
            <w:tcW w:w="1326" w:type="dxa"/>
            <w:vAlign w:val="center"/>
          </w:tcPr>
          <w:p w14:paraId="3DFE65C5">
            <w:pPr>
              <w:keepNext/>
              <w:snapToGrid w:val="0"/>
              <w:spacing w:before="70" w:after="70" w:line="240" w:lineRule="auto"/>
              <w:ind w:firstLine="0"/>
              <w:jc w:val="center"/>
              <w:rPr>
                <w:sz w:val="21"/>
              </w:rPr>
            </w:pPr>
            <w:r>
              <w:rPr>
                <w:sz w:val="21"/>
                <w:szCs w:val="21"/>
              </w:rPr>
              <w:t>【姓名】</w:t>
            </w:r>
          </w:p>
        </w:tc>
        <w:tc>
          <w:tcPr>
            <w:tcW w:w="1326" w:type="dxa"/>
            <w:vAlign w:val="center"/>
          </w:tcPr>
          <w:p w14:paraId="6392F967">
            <w:pPr>
              <w:keepNext/>
              <w:snapToGrid w:val="0"/>
              <w:spacing w:before="70" w:after="70" w:line="240" w:lineRule="auto"/>
              <w:ind w:firstLine="0"/>
              <w:jc w:val="center"/>
              <w:rPr>
                <w:sz w:val="21"/>
              </w:rPr>
            </w:pPr>
            <w:r>
              <w:rPr>
                <w:sz w:val="21"/>
                <w:szCs w:val="21"/>
              </w:rPr>
              <w:t>【日期】</w:t>
            </w:r>
          </w:p>
        </w:tc>
      </w:tr>
    </w:tbl>
    <w:p w14:paraId="1E903A19">
      <w:pPr>
        <w:spacing w:line="240" w:lineRule="auto"/>
      </w:pPr>
    </w:p>
    <w:p w14:paraId="1E119F62">
      <w:pPr>
        <w:pStyle w:val="6"/>
      </w:pPr>
      <w:r>
        <w:rPr>
          <w:szCs w:val="32"/>
        </w:rPr>
        <w:t>2.15.4.5 阶段验收单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43"/>
        <w:gridCol w:w="5957"/>
      </w:tblGrid>
      <w:tr w14:paraId="2EA9B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shd w:val="clear" w:color="auto" w:fill="E7E6E6"/>
            <w:vAlign w:val="center"/>
          </w:tcPr>
          <w:p w14:paraId="251C4553">
            <w:pPr>
              <w:snapToGrid w:val="0"/>
              <w:spacing w:before="70" w:after="70" w:line="320" w:lineRule="auto"/>
              <w:jc w:val="left"/>
            </w:pPr>
            <w:r>
              <w:rPr>
                <w:b/>
                <w:sz w:val="21"/>
                <w:szCs w:val="21"/>
              </w:rPr>
              <w:t>项目</w:t>
            </w:r>
          </w:p>
        </w:tc>
        <w:tc>
          <w:tcPr>
            <w:tcW w:w="5957" w:type="dxa"/>
            <w:shd w:val="clear" w:color="auto" w:fill="E7E6E6"/>
            <w:vAlign w:val="center"/>
          </w:tcPr>
          <w:p w14:paraId="489C4902">
            <w:pPr>
              <w:snapToGrid w:val="0"/>
              <w:spacing w:before="70" w:after="70" w:line="320" w:lineRule="auto"/>
              <w:jc w:val="left"/>
            </w:pPr>
            <w:r>
              <w:rPr>
                <w:b/>
                <w:sz w:val="21"/>
                <w:szCs w:val="21"/>
              </w:rPr>
              <w:t>内容</w:t>
            </w:r>
          </w:p>
        </w:tc>
      </w:tr>
      <w:tr w14:paraId="488CE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3F443E8B">
            <w:pPr>
              <w:snapToGrid w:val="0"/>
              <w:spacing w:before="70" w:after="70" w:line="320" w:lineRule="auto"/>
              <w:jc w:val="left"/>
            </w:pPr>
            <w:r>
              <w:rPr>
                <w:sz w:val="21"/>
                <w:szCs w:val="21"/>
              </w:rPr>
              <w:t>项目名称/合同号</w:t>
            </w:r>
          </w:p>
        </w:tc>
        <w:tc>
          <w:tcPr>
            <w:tcW w:w="5957" w:type="dxa"/>
            <w:vAlign w:val="center"/>
          </w:tcPr>
          <w:p w14:paraId="382041E6">
            <w:pPr>
              <w:snapToGrid w:val="0"/>
              <w:spacing w:before="70" w:after="70" w:line="320" w:lineRule="auto"/>
              <w:jc w:val="left"/>
            </w:pPr>
            <w:r>
              <w:rPr>
                <w:sz w:val="21"/>
                <w:szCs w:val="21"/>
              </w:rPr>
              <w:t>【名称】/【编号】</w:t>
            </w:r>
          </w:p>
        </w:tc>
      </w:tr>
      <w:tr w14:paraId="5D25E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5FB4009B">
            <w:pPr>
              <w:snapToGrid w:val="0"/>
              <w:spacing w:before="70" w:after="70" w:line="320" w:lineRule="auto"/>
              <w:jc w:val="left"/>
            </w:pPr>
            <w:r>
              <w:rPr>
                <w:sz w:val="21"/>
                <w:szCs w:val="21"/>
              </w:rPr>
              <w:t>验收阶段</w:t>
            </w:r>
          </w:p>
        </w:tc>
        <w:tc>
          <w:tcPr>
            <w:tcW w:w="5957" w:type="dxa"/>
            <w:vAlign w:val="center"/>
          </w:tcPr>
          <w:p w14:paraId="178825FC">
            <w:pPr>
              <w:snapToGrid w:val="0"/>
              <w:spacing w:before="70" w:after="70" w:line="320" w:lineRule="auto"/>
              <w:jc w:val="left"/>
            </w:pPr>
            <w:r>
              <w:rPr>
                <w:sz w:val="21"/>
                <w:szCs w:val="21"/>
              </w:rPr>
              <w:t>□第一阶段 □第二阶段 □第三阶段 □第四阶段</w:t>
            </w:r>
          </w:p>
        </w:tc>
      </w:tr>
      <w:tr w14:paraId="67D04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125CDEB1">
            <w:pPr>
              <w:snapToGrid w:val="0"/>
              <w:spacing w:before="70" w:after="70" w:line="320" w:lineRule="auto"/>
              <w:jc w:val="left"/>
            </w:pPr>
            <w:r>
              <w:rPr>
                <w:sz w:val="21"/>
                <w:szCs w:val="21"/>
              </w:rPr>
              <w:t>完成内容</w:t>
            </w:r>
          </w:p>
        </w:tc>
        <w:tc>
          <w:tcPr>
            <w:tcW w:w="5957" w:type="dxa"/>
            <w:vAlign w:val="center"/>
          </w:tcPr>
          <w:p w14:paraId="0FD7E09B">
            <w:pPr>
              <w:snapToGrid w:val="0"/>
              <w:spacing w:before="70" w:after="70" w:line="320" w:lineRule="auto"/>
              <w:jc w:val="left"/>
            </w:pPr>
            <w:r>
              <w:rPr>
                <w:sz w:val="21"/>
                <w:szCs w:val="21"/>
              </w:rPr>
              <w:t>【逐项列出】</w:t>
            </w:r>
          </w:p>
        </w:tc>
      </w:tr>
      <w:tr w14:paraId="37E45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3C08B7EB">
            <w:pPr>
              <w:snapToGrid w:val="0"/>
              <w:spacing w:before="70" w:after="70" w:line="320" w:lineRule="auto"/>
              <w:jc w:val="left"/>
            </w:pPr>
            <w:r>
              <w:rPr>
                <w:sz w:val="21"/>
                <w:szCs w:val="21"/>
              </w:rPr>
              <w:t>交付资料</w:t>
            </w:r>
          </w:p>
        </w:tc>
        <w:tc>
          <w:tcPr>
            <w:tcW w:w="5957" w:type="dxa"/>
            <w:vAlign w:val="center"/>
          </w:tcPr>
          <w:p w14:paraId="358484B8">
            <w:pPr>
              <w:snapToGrid w:val="0"/>
              <w:spacing w:before="70" w:after="70" w:line="320" w:lineRule="auto"/>
              <w:jc w:val="left"/>
            </w:pPr>
            <w:r>
              <w:rPr>
                <w:sz w:val="21"/>
                <w:szCs w:val="21"/>
              </w:rPr>
              <w:t>【清单】</w:t>
            </w:r>
          </w:p>
        </w:tc>
      </w:tr>
      <w:tr w14:paraId="40E05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4D332435">
            <w:pPr>
              <w:snapToGrid w:val="0"/>
              <w:spacing w:before="70" w:after="70" w:line="320" w:lineRule="auto"/>
              <w:jc w:val="left"/>
            </w:pPr>
            <w:r>
              <w:rPr>
                <w:sz w:val="21"/>
                <w:szCs w:val="21"/>
              </w:rPr>
              <w:t>自检结论</w:t>
            </w:r>
          </w:p>
        </w:tc>
        <w:tc>
          <w:tcPr>
            <w:tcW w:w="5957" w:type="dxa"/>
            <w:vAlign w:val="center"/>
          </w:tcPr>
          <w:p w14:paraId="3E00D461">
            <w:pPr>
              <w:snapToGrid w:val="0"/>
              <w:spacing w:before="70" w:after="70" w:line="320" w:lineRule="auto"/>
              <w:jc w:val="left"/>
            </w:pPr>
            <w:r>
              <w:rPr>
                <w:sz w:val="21"/>
                <w:szCs w:val="21"/>
              </w:rPr>
              <w:t>□合格 □不合格</w:t>
            </w:r>
          </w:p>
        </w:tc>
      </w:tr>
      <w:tr w14:paraId="13F4C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7ACB4859">
            <w:pPr>
              <w:snapToGrid w:val="0"/>
              <w:spacing w:before="70" w:after="70" w:line="320" w:lineRule="auto"/>
              <w:jc w:val="left"/>
            </w:pPr>
            <w:r>
              <w:rPr>
                <w:sz w:val="21"/>
                <w:szCs w:val="21"/>
              </w:rPr>
              <w:t>甲方意见</w:t>
            </w:r>
          </w:p>
        </w:tc>
        <w:tc>
          <w:tcPr>
            <w:tcW w:w="5957" w:type="dxa"/>
            <w:vAlign w:val="center"/>
          </w:tcPr>
          <w:p w14:paraId="63A38A12">
            <w:pPr>
              <w:snapToGrid w:val="0"/>
              <w:spacing w:before="70" w:after="70" w:line="320" w:lineRule="auto"/>
              <w:jc w:val="left"/>
            </w:pPr>
            <w:r>
              <w:rPr>
                <w:sz w:val="21"/>
                <w:szCs w:val="21"/>
              </w:rPr>
              <w:t>【意见】</w:t>
            </w:r>
          </w:p>
        </w:tc>
      </w:tr>
      <w:tr w14:paraId="2E659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3" w:type="dxa"/>
            <w:vAlign w:val="center"/>
          </w:tcPr>
          <w:p w14:paraId="31339E79">
            <w:pPr>
              <w:snapToGrid w:val="0"/>
              <w:spacing w:before="70" w:after="70" w:line="320" w:lineRule="auto"/>
              <w:jc w:val="left"/>
            </w:pPr>
            <w:r>
              <w:rPr>
                <w:sz w:val="21"/>
                <w:szCs w:val="21"/>
              </w:rPr>
              <w:t>签字</w:t>
            </w:r>
          </w:p>
        </w:tc>
        <w:tc>
          <w:tcPr>
            <w:tcW w:w="5957" w:type="dxa"/>
            <w:vAlign w:val="center"/>
          </w:tcPr>
          <w:p w14:paraId="24536565">
            <w:pPr>
              <w:snapToGrid w:val="0"/>
              <w:spacing w:before="70" w:after="70" w:line="320" w:lineRule="auto"/>
              <w:jc w:val="left"/>
            </w:pPr>
            <w:r>
              <w:rPr>
                <w:sz w:val="21"/>
                <w:szCs w:val="21"/>
              </w:rPr>
              <w:t>甲方【】 乙方【】 日期【】</w:t>
            </w:r>
          </w:p>
        </w:tc>
      </w:tr>
    </w:tbl>
    <w:p w14:paraId="0AE7CCCD">
      <w:pPr>
        <w:spacing w:line="240" w:lineRule="auto"/>
      </w:pPr>
    </w:p>
    <w:p w14:paraId="79A88E50">
      <w:pPr>
        <w:pStyle w:val="6"/>
      </w:pPr>
      <w:r>
        <w:rPr>
          <w:szCs w:val="32"/>
        </w:rPr>
        <w:t>2.15.4.6 培训签到与考核表</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3"/>
        <w:gridCol w:w="1264"/>
        <w:gridCol w:w="1335"/>
        <w:gridCol w:w="1264"/>
        <w:gridCol w:w="1268"/>
        <w:gridCol w:w="1268"/>
        <w:gridCol w:w="1617"/>
      </w:tblGrid>
      <w:tr w14:paraId="66255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83" w:type="dxa"/>
            <w:shd w:val="clear" w:color="auto" w:fill="E7E6E6"/>
            <w:vAlign w:val="center"/>
          </w:tcPr>
          <w:p w14:paraId="52689BF5">
            <w:pPr>
              <w:snapToGrid w:val="0"/>
              <w:spacing w:before="70" w:after="70" w:line="240" w:lineRule="auto"/>
              <w:ind w:firstLine="0"/>
              <w:jc w:val="center"/>
              <w:rPr>
                <w:b/>
                <w:sz w:val="21"/>
              </w:rPr>
            </w:pPr>
            <w:r>
              <w:rPr>
                <w:b/>
                <w:sz w:val="21"/>
                <w:szCs w:val="21"/>
              </w:rPr>
              <w:t>序号</w:t>
            </w:r>
          </w:p>
        </w:tc>
        <w:tc>
          <w:tcPr>
            <w:tcW w:w="1264" w:type="dxa"/>
            <w:shd w:val="clear" w:color="auto" w:fill="E7E6E6"/>
            <w:vAlign w:val="center"/>
          </w:tcPr>
          <w:p w14:paraId="1233DA74">
            <w:pPr>
              <w:snapToGrid w:val="0"/>
              <w:spacing w:before="70" w:after="70" w:line="240" w:lineRule="auto"/>
              <w:ind w:firstLine="0"/>
              <w:jc w:val="center"/>
              <w:rPr>
                <w:b/>
                <w:sz w:val="21"/>
              </w:rPr>
            </w:pPr>
            <w:r>
              <w:rPr>
                <w:b/>
                <w:sz w:val="21"/>
                <w:szCs w:val="21"/>
              </w:rPr>
              <w:t>姓名</w:t>
            </w:r>
          </w:p>
        </w:tc>
        <w:tc>
          <w:tcPr>
            <w:tcW w:w="1335" w:type="dxa"/>
            <w:shd w:val="clear" w:color="auto" w:fill="E7E6E6"/>
            <w:vAlign w:val="center"/>
          </w:tcPr>
          <w:p w14:paraId="6A503C73">
            <w:pPr>
              <w:snapToGrid w:val="0"/>
              <w:spacing w:before="70" w:after="70" w:line="240" w:lineRule="auto"/>
              <w:ind w:firstLine="0"/>
              <w:jc w:val="center"/>
              <w:rPr>
                <w:b/>
                <w:sz w:val="21"/>
              </w:rPr>
            </w:pPr>
            <w:r>
              <w:rPr>
                <w:b/>
                <w:sz w:val="21"/>
                <w:szCs w:val="21"/>
              </w:rPr>
              <w:t>单位/部门</w:t>
            </w:r>
          </w:p>
        </w:tc>
        <w:tc>
          <w:tcPr>
            <w:tcW w:w="1264" w:type="dxa"/>
            <w:shd w:val="clear" w:color="auto" w:fill="E7E6E6"/>
            <w:vAlign w:val="center"/>
          </w:tcPr>
          <w:p w14:paraId="232BFD58">
            <w:pPr>
              <w:snapToGrid w:val="0"/>
              <w:spacing w:before="70" w:after="70" w:line="240" w:lineRule="auto"/>
              <w:ind w:firstLine="0"/>
              <w:jc w:val="center"/>
              <w:rPr>
                <w:b/>
                <w:sz w:val="21"/>
              </w:rPr>
            </w:pPr>
            <w:r>
              <w:rPr>
                <w:b/>
                <w:sz w:val="21"/>
                <w:szCs w:val="21"/>
              </w:rPr>
              <w:t>签到</w:t>
            </w:r>
          </w:p>
        </w:tc>
        <w:tc>
          <w:tcPr>
            <w:tcW w:w="1268" w:type="dxa"/>
            <w:shd w:val="clear" w:color="auto" w:fill="E7E6E6"/>
            <w:vAlign w:val="center"/>
          </w:tcPr>
          <w:p w14:paraId="69A2CC38">
            <w:pPr>
              <w:snapToGrid w:val="0"/>
              <w:spacing w:before="70" w:after="70" w:line="240" w:lineRule="auto"/>
              <w:ind w:firstLine="0"/>
              <w:jc w:val="center"/>
              <w:rPr>
                <w:b/>
                <w:sz w:val="21"/>
              </w:rPr>
            </w:pPr>
            <w:r>
              <w:rPr>
                <w:b/>
                <w:sz w:val="21"/>
                <w:szCs w:val="21"/>
              </w:rPr>
              <w:t>理论成绩</w:t>
            </w:r>
          </w:p>
        </w:tc>
        <w:tc>
          <w:tcPr>
            <w:tcW w:w="1268" w:type="dxa"/>
            <w:shd w:val="clear" w:color="auto" w:fill="E7E6E6"/>
            <w:vAlign w:val="center"/>
          </w:tcPr>
          <w:p w14:paraId="2581637A">
            <w:pPr>
              <w:snapToGrid w:val="0"/>
              <w:spacing w:before="70" w:after="70" w:line="240" w:lineRule="auto"/>
              <w:ind w:firstLine="0"/>
              <w:jc w:val="center"/>
              <w:rPr>
                <w:b/>
                <w:sz w:val="21"/>
              </w:rPr>
            </w:pPr>
            <w:r>
              <w:rPr>
                <w:b/>
                <w:sz w:val="21"/>
                <w:szCs w:val="21"/>
              </w:rPr>
              <w:t>实操成绩</w:t>
            </w:r>
          </w:p>
        </w:tc>
        <w:tc>
          <w:tcPr>
            <w:tcW w:w="1617" w:type="dxa"/>
            <w:shd w:val="clear" w:color="auto" w:fill="E7E6E6"/>
            <w:vAlign w:val="center"/>
          </w:tcPr>
          <w:p w14:paraId="6FD1FEB5">
            <w:pPr>
              <w:snapToGrid w:val="0"/>
              <w:spacing w:before="70" w:after="70" w:line="240" w:lineRule="auto"/>
              <w:ind w:firstLine="0"/>
              <w:jc w:val="center"/>
              <w:rPr>
                <w:b/>
                <w:sz w:val="21"/>
              </w:rPr>
            </w:pPr>
            <w:r>
              <w:rPr>
                <w:b/>
                <w:sz w:val="21"/>
                <w:szCs w:val="21"/>
              </w:rPr>
              <w:t>结论</w:t>
            </w:r>
          </w:p>
        </w:tc>
      </w:tr>
      <w:tr w14:paraId="7422A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3" w:type="dxa"/>
            <w:vAlign w:val="center"/>
          </w:tcPr>
          <w:p w14:paraId="41DC8FBC">
            <w:pPr>
              <w:snapToGrid w:val="0"/>
              <w:spacing w:before="70" w:after="70" w:line="240" w:lineRule="auto"/>
              <w:ind w:firstLine="0"/>
              <w:jc w:val="center"/>
              <w:rPr>
                <w:sz w:val="21"/>
              </w:rPr>
            </w:pPr>
            <w:r>
              <w:rPr>
                <w:sz w:val="21"/>
                <w:szCs w:val="21"/>
              </w:rPr>
              <w:t>1</w:t>
            </w:r>
          </w:p>
        </w:tc>
        <w:tc>
          <w:tcPr>
            <w:tcW w:w="1264" w:type="dxa"/>
            <w:vAlign w:val="center"/>
          </w:tcPr>
          <w:p w14:paraId="458309B2">
            <w:pPr>
              <w:snapToGrid w:val="0"/>
              <w:spacing w:before="70" w:after="70" w:line="240" w:lineRule="auto"/>
              <w:ind w:firstLine="0"/>
              <w:jc w:val="center"/>
              <w:rPr>
                <w:sz w:val="21"/>
              </w:rPr>
            </w:pPr>
            <w:r>
              <w:rPr>
                <w:sz w:val="21"/>
                <w:szCs w:val="21"/>
              </w:rPr>
              <w:t>【姓名】</w:t>
            </w:r>
          </w:p>
        </w:tc>
        <w:tc>
          <w:tcPr>
            <w:tcW w:w="1335" w:type="dxa"/>
            <w:vAlign w:val="center"/>
          </w:tcPr>
          <w:p w14:paraId="4F17C8CE">
            <w:pPr>
              <w:snapToGrid w:val="0"/>
              <w:spacing w:before="70" w:after="70" w:line="240" w:lineRule="auto"/>
              <w:ind w:firstLine="0"/>
              <w:jc w:val="center"/>
              <w:rPr>
                <w:sz w:val="21"/>
              </w:rPr>
            </w:pPr>
            <w:r>
              <w:rPr>
                <w:sz w:val="21"/>
                <w:szCs w:val="21"/>
              </w:rPr>
              <w:t>【部门】</w:t>
            </w:r>
          </w:p>
        </w:tc>
        <w:tc>
          <w:tcPr>
            <w:tcW w:w="1264" w:type="dxa"/>
            <w:vAlign w:val="center"/>
          </w:tcPr>
          <w:p w14:paraId="5E7F6A30">
            <w:pPr>
              <w:snapToGrid w:val="0"/>
              <w:spacing w:before="70" w:after="70" w:line="240" w:lineRule="auto"/>
              <w:ind w:firstLine="0"/>
              <w:jc w:val="center"/>
              <w:rPr>
                <w:sz w:val="21"/>
              </w:rPr>
            </w:pPr>
            <w:r>
              <w:rPr>
                <w:sz w:val="21"/>
                <w:szCs w:val="21"/>
              </w:rPr>
              <w:t>【签字】</w:t>
            </w:r>
          </w:p>
        </w:tc>
        <w:tc>
          <w:tcPr>
            <w:tcW w:w="1268" w:type="dxa"/>
            <w:vAlign w:val="center"/>
          </w:tcPr>
          <w:p w14:paraId="5919AE18">
            <w:pPr>
              <w:snapToGrid w:val="0"/>
              <w:spacing w:before="70" w:after="70" w:line="240" w:lineRule="auto"/>
              <w:ind w:firstLine="0"/>
              <w:jc w:val="center"/>
              <w:rPr>
                <w:sz w:val="21"/>
              </w:rPr>
            </w:pPr>
            <w:r>
              <w:rPr>
                <w:sz w:val="21"/>
                <w:szCs w:val="21"/>
              </w:rPr>
              <w:t>【分】</w:t>
            </w:r>
          </w:p>
        </w:tc>
        <w:tc>
          <w:tcPr>
            <w:tcW w:w="1268" w:type="dxa"/>
            <w:vAlign w:val="center"/>
          </w:tcPr>
          <w:p w14:paraId="4938B5D2">
            <w:pPr>
              <w:snapToGrid w:val="0"/>
              <w:spacing w:before="70" w:after="70" w:line="240" w:lineRule="auto"/>
              <w:ind w:firstLine="0"/>
              <w:jc w:val="center"/>
              <w:rPr>
                <w:sz w:val="21"/>
              </w:rPr>
            </w:pPr>
            <w:r>
              <w:rPr>
                <w:sz w:val="21"/>
                <w:szCs w:val="21"/>
              </w:rPr>
              <w:t>【分】</w:t>
            </w:r>
          </w:p>
        </w:tc>
        <w:tc>
          <w:tcPr>
            <w:tcW w:w="1617" w:type="dxa"/>
            <w:vAlign w:val="center"/>
          </w:tcPr>
          <w:p w14:paraId="1FA410BC">
            <w:pPr>
              <w:snapToGrid w:val="0"/>
              <w:spacing w:before="70" w:after="70" w:line="240" w:lineRule="auto"/>
              <w:ind w:firstLine="0"/>
              <w:jc w:val="center"/>
              <w:rPr>
                <w:sz w:val="21"/>
              </w:rPr>
            </w:pPr>
            <w:r>
              <w:rPr>
                <w:sz w:val="21"/>
                <w:szCs w:val="21"/>
              </w:rPr>
              <w:t>□合格 □补训</w:t>
            </w:r>
          </w:p>
        </w:tc>
      </w:tr>
      <w:tr w14:paraId="58C3B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3" w:type="dxa"/>
            <w:vAlign w:val="center"/>
          </w:tcPr>
          <w:p w14:paraId="7198B248">
            <w:pPr>
              <w:snapToGrid w:val="0"/>
              <w:spacing w:before="70" w:after="70" w:line="240" w:lineRule="auto"/>
              <w:ind w:firstLine="0"/>
              <w:jc w:val="center"/>
              <w:rPr>
                <w:sz w:val="21"/>
              </w:rPr>
            </w:pPr>
            <w:r>
              <w:rPr>
                <w:sz w:val="21"/>
                <w:szCs w:val="21"/>
              </w:rPr>
              <w:t>2</w:t>
            </w:r>
          </w:p>
        </w:tc>
        <w:tc>
          <w:tcPr>
            <w:tcW w:w="1264" w:type="dxa"/>
            <w:vAlign w:val="center"/>
          </w:tcPr>
          <w:p w14:paraId="09FC5CD6">
            <w:pPr>
              <w:snapToGrid w:val="0"/>
              <w:spacing w:before="70" w:after="70" w:line="240" w:lineRule="auto"/>
              <w:ind w:firstLine="0"/>
              <w:jc w:val="center"/>
              <w:rPr>
                <w:sz w:val="21"/>
              </w:rPr>
            </w:pPr>
            <w:r>
              <w:rPr>
                <w:sz w:val="21"/>
                <w:szCs w:val="21"/>
              </w:rPr>
              <w:t>【姓名】</w:t>
            </w:r>
          </w:p>
        </w:tc>
        <w:tc>
          <w:tcPr>
            <w:tcW w:w="1335" w:type="dxa"/>
            <w:vAlign w:val="center"/>
          </w:tcPr>
          <w:p w14:paraId="318227C7">
            <w:pPr>
              <w:snapToGrid w:val="0"/>
              <w:spacing w:before="70" w:after="70" w:line="240" w:lineRule="auto"/>
              <w:ind w:firstLine="0"/>
              <w:jc w:val="center"/>
              <w:rPr>
                <w:sz w:val="21"/>
              </w:rPr>
            </w:pPr>
            <w:r>
              <w:rPr>
                <w:sz w:val="21"/>
                <w:szCs w:val="21"/>
              </w:rPr>
              <w:t>【部门】</w:t>
            </w:r>
          </w:p>
        </w:tc>
        <w:tc>
          <w:tcPr>
            <w:tcW w:w="1264" w:type="dxa"/>
            <w:vAlign w:val="center"/>
          </w:tcPr>
          <w:p w14:paraId="693CD34F">
            <w:pPr>
              <w:snapToGrid w:val="0"/>
              <w:spacing w:before="70" w:after="70" w:line="240" w:lineRule="auto"/>
              <w:ind w:firstLine="0"/>
              <w:jc w:val="center"/>
              <w:rPr>
                <w:sz w:val="21"/>
              </w:rPr>
            </w:pPr>
            <w:r>
              <w:rPr>
                <w:sz w:val="21"/>
                <w:szCs w:val="21"/>
              </w:rPr>
              <w:t>【签字】</w:t>
            </w:r>
          </w:p>
        </w:tc>
        <w:tc>
          <w:tcPr>
            <w:tcW w:w="1268" w:type="dxa"/>
            <w:vAlign w:val="center"/>
          </w:tcPr>
          <w:p w14:paraId="5D836B9E">
            <w:pPr>
              <w:snapToGrid w:val="0"/>
              <w:spacing w:before="70" w:after="70" w:line="240" w:lineRule="auto"/>
              <w:ind w:firstLine="0"/>
              <w:jc w:val="center"/>
              <w:rPr>
                <w:sz w:val="21"/>
              </w:rPr>
            </w:pPr>
            <w:r>
              <w:rPr>
                <w:sz w:val="21"/>
                <w:szCs w:val="21"/>
              </w:rPr>
              <w:t>【分】</w:t>
            </w:r>
          </w:p>
        </w:tc>
        <w:tc>
          <w:tcPr>
            <w:tcW w:w="1268" w:type="dxa"/>
            <w:vAlign w:val="center"/>
          </w:tcPr>
          <w:p w14:paraId="15C47826">
            <w:pPr>
              <w:snapToGrid w:val="0"/>
              <w:spacing w:before="70" w:after="70" w:line="240" w:lineRule="auto"/>
              <w:ind w:firstLine="0"/>
              <w:jc w:val="center"/>
              <w:rPr>
                <w:sz w:val="21"/>
              </w:rPr>
            </w:pPr>
            <w:r>
              <w:rPr>
                <w:sz w:val="21"/>
                <w:szCs w:val="21"/>
              </w:rPr>
              <w:t>【分】</w:t>
            </w:r>
          </w:p>
        </w:tc>
        <w:tc>
          <w:tcPr>
            <w:tcW w:w="1617" w:type="dxa"/>
            <w:vAlign w:val="center"/>
          </w:tcPr>
          <w:p w14:paraId="2D4204ED">
            <w:pPr>
              <w:snapToGrid w:val="0"/>
              <w:spacing w:before="70" w:after="70" w:line="240" w:lineRule="auto"/>
              <w:ind w:firstLine="0"/>
              <w:jc w:val="center"/>
              <w:rPr>
                <w:sz w:val="21"/>
              </w:rPr>
            </w:pPr>
            <w:r>
              <w:rPr>
                <w:sz w:val="21"/>
                <w:szCs w:val="21"/>
              </w:rPr>
              <w:t>□合格 □补训</w:t>
            </w:r>
          </w:p>
        </w:tc>
      </w:tr>
      <w:tr w14:paraId="211D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3" w:type="dxa"/>
            <w:vAlign w:val="center"/>
          </w:tcPr>
          <w:p w14:paraId="6768C340">
            <w:pPr>
              <w:snapToGrid w:val="0"/>
              <w:spacing w:before="70" w:after="70" w:line="240" w:lineRule="auto"/>
              <w:ind w:firstLine="0"/>
              <w:jc w:val="center"/>
              <w:rPr>
                <w:sz w:val="21"/>
              </w:rPr>
            </w:pPr>
            <w:r>
              <w:rPr>
                <w:sz w:val="21"/>
                <w:szCs w:val="21"/>
              </w:rPr>
              <w:t>3</w:t>
            </w:r>
          </w:p>
        </w:tc>
        <w:tc>
          <w:tcPr>
            <w:tcW w:w="1264" w:type="dxa"/>
            <w:vAlign w:val="center"/>
          </w:tcPr>
          <w:p w14:paraId="391762B0">
            <w:pPr>
              <w:snapToGrid w:val="0"/>
              <w:spacing w:before="70" w:after="70" w:line="240" w:lineRule="auto"/>
              <w:ind w:firstLine="0"/>
              <w:jc w:val="center"/>
              <w:rPr>
                <w:sz w:val="21"/>
              </w:rPr>
            </w:pPr>
            <w:r>
              <w:rPr>
                <w:sz w:val="21"/>
                <w:szCs w:val="21"/>
              </w:rPr>
              <w:t>【姓名】</w:t>
            </w:r>
          </w:p>
        </w:tc>
        <w:tc>
          <w:tcPr>
            <w:tcW w:w="1335" w:type="dxa"/>
            <w:vAlign w:val="center"/>
          </w:tcPr>
          <w:p w14:paraId="5131DE1E">
            <w:pPr>
              <w:snapToGrid w:val="0"/>
              <w:spacing w:before="70" w:after="70" w:line="240" w:lineRule="auto"/>
              <w:ind w:firstLine="0"/>
              <w:jc w:val="center"/>
              <w:rPr>
                <w:sz w:val="21"/>
              </w:rPr>
            </w:pPr>
            <w:r>
              <w:rPr>
                <w:sz w:val="21"/>
                <w:szCs w:val="21"/>
              </w:rPr>
              <w:t>【部门】</w:t>
            </w:r>
          </w:p>
        </w:tc>
        <w:tc>
          <w:tcPr>
            <w:tcW w:w="1264" w:type="dxa"/>
            <w:vAlign w:val="center"/>
          </w:tcPr>
          <w:p w14:paraId="0122F91F">
            <w:pPr>
              <w:snapToGrid w:val="0"/>
              <w:spacing w:before="70" w:after="70" w:line="240" w:lineRule="auto"/>
              <w:ind w:firstLine="0"/>
              <w:jc w:val="center"/>
              <w:rPr>
                <w:sz w:val="21"/>
              </w:rPr>
            </w:pPr>
            <w:r>
              <w:rPr>
                <w:sz w:val="21"/>
                <w:szCs w:val="21"/>
              </w:rPr>
              <w:t>【签字】</w:t>
            </w:r>
          </w:p>
        </w:tc>
        <w:tc>
          <w:tcPr>
            <w:tcW w:w="1268" w:type="dxa"/>
            <w:vAlign w:val="center"/>
          </w:tcPr>
          <w:p w14:paraId="35BBD408">
            <w:pPr>
              <w:snapToGrid w:val="0"/>
              <w:spacing w:before="70" w:after="70" w:line="240" w:lineRule="auto"/>
              <w:ind w:firstLine="0"/>
              <w:jc w:val="center"/>
              <w:rPr>
                <w:sz w:val="21"/>
              </w:rPr>
            </w:pPr>
            <w:r>
              <w:rPr>
                <w:sz w:val="21"/>
                <w:szCs w:val="21"/>
              </w:rPr>
              <w:t>【分】</w:t>
            </w:r>
          </w:p>
        </w:tc>
        <w:tc>
          <w:tcPr>
            <w:tcW w:w="1268" w:type="dxa"/>
            <w:vAlign w:val="center"/>
          </w:tcPr>
          <w:p w14:paraId="01C21279">
            <w:pPr>
              <w:snapToGrid w:val="0"/>
              <w:spacing w:before="70" w:after="70" w:line="240" w:lineRule="auto"/>
              <w:ind w:firstLine="0"/>
              <w:jc w:val="center"/>
              <w:rPr>
                <w:sz w:val="21"/>
              </w:rPr>
            </w:pPr>
            <w:r>
              <w:rPr>
                <w:sz w:val="21"/>
                <w:szCs w:val="21"/>
              </w:rPr>
              <w:t>【分】</w:t>
            </w:r>
          </w:p>
        </w:tc>
        <w:tc>
          <w:tcPr>
            <w:tcW w:w="1617" w:type="dxa"/>
            <w:vAlign w:val="center"/>
          </w:tcPr>
          <w:p w14:paraId="0D4B698D">
            <w:pPr>
              <w:snapToGrid w:val="0"/>
              <w:spacing w:before="70" w:after="70" w:line="240" w:lineRule="auto"/>
              <w:ind w:firstLine="0"/>
              <w:jc w:val="center"/>
              <w:rPr>
                <w:sz w:val="21"/>
              </w:rPr>
            </w:pPr>
            <w:r>
              <w:rPr>
                <w:sz w:val="21"/>
                <w:szCs w:val="21"/>
              </w:rPr>
              <w:t>□合格 □补训</w:t>
            </w:r>
          </w:p>
        </w:tc>
      </w:tr>
      <w:tr w14:paraId="6E307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3" w:type="dxa"/>
            <w:vAlign w:val="center"/>
          </w:tcPr>
          <w:p w14:paraId="716A5C42">
            <w:pPr>
              <w:snapToGrid w:val="0"/>
              <w:spacing w:before="70" w:after="70" w:line="240" w:lineRule="auto"/>
              <w:ind w:firstLine="0"/>
              <w:jc w:val="center"/>
              <w:rPr>
                <w:sz w:val="21"/>
              </w:rPr>
            </w:pPr>
            <w:r>
              <w:rPr>
                <w:sz w:val="21"/>
                <w:szCs w:val="21"/>
              </w:rPr>
              <w:t>4</w:t>
            </w:r>
          </w:p>
        </w:tc>
        <w:tc>
          <w:tcPr>
            <w:tcW w:w="1264" w:type="dxa"/>
            <w:vAlign w:val="center"/>
          </w:tcPr>
          <w:p w14:paraId="18623878">
            <w:pPr>
              <w:snapToGrid w:val="0"/>
              <w:spacing w:before="70" w:after="70" w:line="240" w:lineRule="auto"/>
              <w:ind w:firstLine="0"/>
              <w:jc w:val="center"/>
              <w:rPr>
                <w:sz w:val="21"/>
              </w:rPr>
            </w:pPr>
            <w:r>
              <w:rPr>
                <w:sz w:val="21"/>
                <w:szCs w:val="21"/>
              </w:rPr>
              <w:t>【姓名】</w:t>
            </w:r>
          </w:p>
        </w:tc>
        <w:tc>
          <w:tcPr>
            <w:tcW w:w="1335" w:type="dxa"/>
            <w:vAlign w:val="center"/>
          </w:tcPr>
          <w:p w14:paraId="0B1CFF6E">
            <w:pPr>
              <w:snapToGrid w:val="0"/>
              <w:spacing w:before="70" w:after="70" w:line="240" w:lineRule="auto"/>
              <w:ind w:firstLine="0"/>
              <w:jc w:val="center"/>
              <w:rPr>
                <w:sz w:val="21"/>
              </w:rPr>
            </w:pPr>
            <w:r>
              <w:rPr>
                <w:sz w:val="21"/>
                <w:szCs w:val="21"/>
              </w:rPr>
              <w:t>【部门】</w:t>
            </w:r>
          </w:p>
        </w:tc>
        <w:tc>
          <w:tcPr>
            <w:tcW w:w="1264" w:type="dxa"/>
            <w:vAlign w:val="center"/>
          </w:tcPr>
          <w:p w14:paraId="727FDC66">
            <w:pPr>
              <w:snapToGrid w:val="0"/>
              <w:spacing w:before="70" w:after="70" w:line="240" w:lineRule="auto"/>
              <w:ind w:firstLine="0"/>
              <w:jc w:val="center"/>
              <w:rPr>
                <w:sz w:val="21"/>
              </w:rPr>
            </w:pPr>
            <w:r>
              <w:rPr>
                <w:sz w:val="21"/>
                <w:szCs w:val="21"/>
              </w:rPr>
              <w:t>【签字】</w:t>
            </w:r>
          </w:p>
        </w:tc>
        <w:tc>
          <w:tcPr>
            <w:tcW w:w="1268" w:type="dxa"/>
            <w:vAlign w:val="center"/>
          </w:tcPr>
          <w:p w14:paraId="2E373329">
            <w:pPr>
              <w:snapToGrid w:val="0"/>
              <w:spacing w:before="70" w:after="70" w:line="240" w:lineRule="auto"/>
              <w:ind w:firstLine="0"/>
              <w:jc w:val="center"/>
              <w:rPr>
                <w:sz w:val="21"/>
              </w:rPr>
            </w:pPr>
            <w:r>
              <w:rPr>
                <w:sz w:val="21"/>
                <w:szCs w:val="21"/>
              </w:rPr>
              <w:t>【分】</w:t>
            </w:r>
          </w:p>
        </w:tc>
        <w:tc>
          <w:tcPr>
            <w:tcW w:w="1268" w:type="dxa"/>
            <w:vAlign w:val="center"/>
          </w:tcPr>
          <w:p w14:paraId="16B27A59">
            <w:pPr>
              <w:snapToGrid w:val="0"/>
              <w:spacing w:before="70" w:after="70" w:line="240" w:lineRule="auto"/>
              <w:ind w:firstLine="0"/>
              <w:jc w:val="center"/>
              <w:rPr>
                <w:sz w:val="21"/>
              </w:rPr>
            </w:pPr>
            <w:r>
              <w:rPr>
                <w:sz w:val="21"/>
                <w:szCs w:val="21"/>
              </w:rPr>
              <w:t>【分】</w:t>
            </w:r>
          </w:p>
        </w:tc>
        <w:tc>
          <w:tcPr>
            <w:tcW w:w="1617" w:type="dxa"/>
            <w:vAlign w:val="center"/>
          </w:tcPr>
          <w:p w14:paraId="580C62A0">
            <w:pPr>
              <w:snapToGrid w:val="0"/>
              <w:spacing w:before="70" w:after="70" w:line="240" w:lineRule="auto"/>
              <w:ind w:firstLine="0"/>
              <w:jc w:val="center"/>
              <w:rPr>
                <w:sz w:val="21"/>
              </w:rPr>
            </w:pPr>
            <w:r>
              <w:rPr>
                <w:sz w:val="21"/>
                <w:szCs w:val="21"/>
              </w:rPr>
              <w:t>□合格 □补训</w:t>
            </w:r>
          </w:p>
        </w:tc>
      </w:tr>
      <w:tr w14:paraId="25F0C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83" w:type="dxa"/>
            <w:vAlign w:val="center"/>
          </w:tcPr>
          <w:p w14:paraId="54C91973">
            <w:pPr>
              <w:snapToGrid w:val="0"/>
              <w:spacing w:before="70" w:after="70" w:line="240" w:lineRule="auto"/>
              <w:ind w:firstLine="0"/>
              <w:jc w:val="center"/>
              <w:rPr>
                <w:sz w:val="21"/>
              </w:rPr>
            </w:pPr>
            <w:r>
              <w:rPr>
                <w:sz w:val="21"/>
                <w:szCs w:val="21"/>
              </w:rPr>
              <w:t>5</w:t>
            </w:r>
          </w:p>
        </w:tc>
        <w:tc>
          <w:tcPr>
            <w:tcW w:w="1264" w:type="dxa"/>
            <w:vAlign w:val="center"/>
          </w:tcPr>
          <w:p w14:paraId="41E24118">
            <w:pPr>
              <w:snapToGrid w:val="0"/>
              <w:spacing w:before="70" w:after="70" w:line="240" w:lineRule="auto"/>
              <w:ind w:firstLine="0"/>
              <w:jc w:val="center"/>
              <w:rPr>
                <w:sz w:val="21"/>
              </w:rPr>
            </w:pPr>
            <w:r>
              <w:rPr>
                <w:sz w:val="21"/>
                <w:szCs w:val="21"/>
              </w:rPr>
              <w:t>【姓名】</w:t>
            </w:r>
          </w:p>
        </w:tc>
        <w:tc>
          <w:tcPr>
            <w:tcW w:w="1335" w:type="dxa"/>
            <w:vAlign w:val="center"/>
          </w:tcPr>
          <w:p w14:paraId="1FE81A46">
            <w:pPr>
              <w:snapToGrid w:val="0"/>
              <w:spacing w:before="70" w:after="70" w:line="240" w:lineRule="auto"/>
              <w:ind w:firstLine="0"/>
              <w:jc w:val="center"/>
              <w:rPr>
                <w:sz w:val="21"/>
              </w:rPr>
            </w:pPr>
            <w:r>
              <w:rPr>
                <w:sz w:val="21"/>
                <w:szCs w:val="21"/>
              </w:rPr>
              <w:t>【部门】</w:t>
            </w:r>
          </w:p>
        </w:tc>
        <w:tc>
          <w:tcPr>
            <w:tcW w:w="1264" w:type="dxa"/>
            <w:vAlign w:val="center"/>
          </w:tcPr>
          <w:p w14:paraId="2644C021">
            <w:pPr>
              <w:snapToGrid w:val="0"/>
              <w:spacing w:before="70" w:after="70" w:line="240" w:lineRule="auto"/>
              <w:ind w:firstLine="0"/>
              <w:jc w:val="center"/>
              <w:rPr>
                <w:sz w:val="21"/>
              </w:rPr>
            </w:pPr>
            <w:r>
              <w:rPr>
                <w:sz w:val="21"/>
                <w:szCs w:val="21"/>
              </w:rPr>
              <w:t>【签字】</w:t>
            </w:r>
          </w:p>
        </w:tc>
        <w:tc>
          <w:tcPr>
            <w:tcW w:w="1268" w:type="dxa"/>
            <w:vAlign w:val="center"/>
          </w:tcPr>
          <w:p w14:paraId="368B7D84">
            <w:pPr>
              <w:snapToGrid w:val="0"/>
              <w:spacing w:before="70" w:after="70" w:line="240" w:lineRule="auto"/>
              <w:ind w:firstLine="0"/>
              <w:jc w:val="center"/>
              <w:rPr>
                <w:sz w:val="21"/>
              </w:rPr>
            </w:pPr>
            <w:r>
              <w:rPr>
                <w:sz w:val="21"/>
                <w:szCs w:val="21"/>
              </w:rPr>
              <w:t>【分】</w:t>
            </w:r>
          </w:p>
        </w:tc>
        <w:tc>
          <w:tcPr>
            <w:tcW w:w="1268" w:type="dxa"/>
            <w:vAlign w:val="center"/>
          </w:tcPr>
          <w:p w14:paraId="205B0E64">
            <w:pPr>
              <w:snapToGrid w:val="0"/>
              <w:spacing w:before="70" w:after="70" w:line="240" w:lineRule="auto"/>
              <w:ind w:firstLine="0"/>
              <w:jc w:val="center"/>
              <w:rPr>
                <w:sz w:val="21"/>
              </w:rPr>
            </w:pPr>
            <w:r>
              <w:rPr>
                <w:sz w:val="21"/>
                <w:szCs w:val="21"/>
              </w:rPr>
              <w:t>【分】</w:t>
            </w:r>
          </w:p>
        </w:tc>
        <w:tc>
          <w:tcPr>
            <w:tcW w:w="1617" w:type="dxa"/>
            <w:vAlign w:val="center"/>
          </w:tcPr>
          <w:p w14:paraId="6043D935">
            <w:pPr>
              <w:snapToGrid w:val="0"/>
              <w:spacing w:before="70" w:after="70" w:line="240" w:lineRule="auto"/>
              <w:ind w:firstLine="0"/>
              <w:jc w:val="center"/>
              <w:rPr>
                <w:sz w:val="21"/>
              </w:rPr>
            </w:pPr>
            <w:r>
              <w:rPr>
                <w:sz w:val="21"/>
                <w:szCs w:val="21"/>
              </w:rPr>
              <w:t>□合格 □补训</w:t>
            </w:r>
          </w:p>
        </w:tc>
      </w:tr>
    </w:tbl>
    <w:p w14:paraId="2003134D">
      <w:pPr>
        <w:spacing w:line="240" w:lineRule="auto"/>
      </w:pPr>
    </w:p>
    <w:p w14:paraId="31082D24">
      <w:pPr>
        <w:pStyle w:val="6"/>
      </w:pPr>
      <w:r>
        <w:rPr>
          <w:szCs w:val="32"/>
        </w:rPr>
        <w:t>2.15.4.7 问题清单与闭环表</w:t>
      </w:r>
    </w:p>
    <w:tbl>
      <w:tblPr>
        <w:tblStyle w:val="32"/>
        <w:tblW w:w="90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0"/>
        <w:gridCol w:w="1179"/>
        <w:gridCol w:w="757"/>
        <w:gridCol w:w="1176"/>
        <w:gridCol w:w="1176"/>
        <w:gridCol w:w="1176"/>
        <w:gridCol w:w="1179"/>
        <w:gridCol w:w="1692"/>
      </w:tblGrid>
      <w:tr w14:paraId="3D247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20" w:type="dxa"/>
            <w:shd w:val="clear" w:color="auto" w:fill="E7E6E6"/>
            <w:vAlign w:val="center"/>
          </w:tcPr>
          <w:p w14:paraId="21B89273">
            <w:pPr>
              <w:keepNext/>
              <w:snapToGrid w:val="0"/>
              <w:spacing w:before="70" w:after="70" w:line="240" w:lineRule="auto"/>
              <w:ind w:firstLine="0"/>
              <w:jc w:val="center"/>
              <w:rPr>
                <w:b/>
                <w:sz w:val="21"/>
              </w:rPr>
            </w:pPr>
            <w:r>
              <w:rPr>
                <w:b/>
                <w:sz w:val="21"/>
                <w:szCs w:val="21"/>
              </w:rPr>
              <w:t>序号</w:t>
            </w:r>
          </w:p>
        </w:tc>
        <w:tc>
          <w:tcPr>
            <w:tcW w:w="1179" w:type="dxa"/>
            <w:shd w:val="clear" w:color="auto" w:fill="E7E6E6"/>
            <w:vAlign w:val="center"/>
          </w:tcPr>
          <w:p w14:paraId="40D70D7C">
            <w:pPr>
              <w:keepNext/>
              <w:snapToGrid w:val="0"/>
              <w:spacing w:before="70" w:after="70" w:line="240" w:lineRule="auto"/>
              <w:ind w:firstLine="0"/>
              <w:jc w:val="center"/>
              <w:rPr>
                <w:b/>
                <w:sz w:val="21"/>
              </w:rPr>
            </w:pPr>
            <w:r>
              <w:rPr>
                <w:b/>
                <w:sz w:val="21"/>
                <w:szCs w:val="21"/>
              </w:rPr>
              <w:t>问题描述</w:t>
            </w:r>
          </w:p>
        </w:tc>
        <w:tc>
          <w:tcPr>
            <w:tcW w:w="757" w:type="dxa"/>
            <w:shd w:val="clear" w:color="auto" w:fill="E7E6E6"/>
            <w:vAlign w:val="center"/>
          </w:tcPr>
          <w:p w14:paraId="152D215F">
            <w:pPr>
              <w:keepNext/>
              <w:snapToGrid w:val="0"/>
              <w:spacing w:before="70" w:after="70" w:line="240" w:lineRule="auto"/>
              <w:ind w:firstLine="0"/>
              <w:jc w:val="center"/>
              <w:rPr>
                <w:b/>
                <w:sz w:val="21"/>
              </w:rPr>
            </w:pPr>
            <w:r>
              <w:rPr>
                <w:b/>
                <w:sz w:val="21"/>
                <w:szCs w:val="21"/>
              </w:rPr>
              <w:t>来源</w:t>
            </w:r>
          </w:p>
        </w:tc>
        <w:tc>
          <w:tcPr>
            <w:tcW w:w="1176" w:type="dxa"/>
            <w:shd w:val="clear" w:color="auto" w:fill="E7E6E6"/>
            <w:vAlign w:val="center"/>
          </w:tcPr>
          <w:p w14:paraId="7F65EC62">
            <w:pPr>
              <w:keepNext/>
              <w:snapToGrid w:val="0"/>
              <w:spacing w:before="70" w:after="70" w:line="240" w:lineRule="auto"/>
              <w:ind w:firstLine="0"/>
              <w:jc w:val="center"/>
              <w:rPr>
                <w:b/>
                <w:sz w:val="21"/>
              </w:rPr>
            </w:pPr>
            <w:r>
              <w:rPr>
                <w:b/>
                <w:sz w:val="21"/>
                <w:szCs w:val="21"/>
              </w:rPr>
              <w:t>影响</w:t>
            </w:r>
          </w:p>
        </w:tc>
        <w:tc>
          <w:tcPr>
            <w:tcW w:w="1176" w:type="dxa"/>
            <w:shd w:val="clear" w:color="auto" w:fill="E7E6E6"/>
            <w:vAlign w:val="center"/>
          </w:tcPr>
          <w:p w14:paraId="042A789F">
            <w:pPr>
              <w:keepNext/>
              <w:snapToGrid w:val="0"/>
              <w:spacing w:before="70" w:after="70" w:line="240" w:lineRule="auto"/>
              <w:ind w:firstLine="0"/>
              <w:jc w:val="center"/>
              <w:rPr>
                <w:b/>
                <w:sz w:val="21"/>
              </w:rPr>
            </w:pPr>
            <w:r>
              <w:rPr>
                <w:b/>
                <w:sz w:val="21"/>
                <w:szCs w:val="21"/>
              </w:rPr>
              <w:t>措施</w:t>
            </w:r>
          </w:p>
        </w:tc>
        <w:tc>
          <w:tcPr>
            <w:tcW w:w="1176" w:type="dxa"/>
            <w:shd w:val="clear" w:color="auto" w:fill="E7E6E6"/>
            <w:vAlign w:val="center"/>
          </w:tcPr>
          <w:p w14:paraId="6C62198A">
            <w:pPr>
              <w:keepNext/>
              <w:snapToGrid w:val="0"/>
              <w:spacing w:before="70" w:after="70" w:line="240" w:lineRule="auto"/>
              <w:ind w:firstLine="0"/>
              <w:jc w:val="center"/>
              <w:rPr>
                <w:b/>
                <w:sz w:val="21"/>
              </w:rPr>
            </w:pPr>
            <w:r>
              <w:rPr>
                <w:b/>
                <w:sz w:val="21"/>
                <w:szCs w:val="21"/>
              </w:rPr>
              <w:t>责任人</w:t>
            </w:r>
          </w:p>
        </w:tc>
        <w:tc>
          <w:tcPr>
            <w:tcW w:w="1179" w:type="dxa"/>
            <w:shd w:val="clear" w:color="auto" w:fill="E7E6E6"/>
            <w:vAlign w:val="center"/>
          </w:tcPr>
          <w:p w14:paraId="0A7AC2AA">
            <w:pPr>
              <w:keepNext/>
              <w:snapToGrid w:val="0"/>
              <w:spacing w:before="70" w:after="70" w:line="240" w:lineRule="auto"/>
              <w:ind w:firstLine="0"/>
              <w:jc w:val="center"/>
              <w:rPr>
                <w:b/>
                <w:sz w:val="21"/>
              </w:rPr>
            </w:pPr>
            <w:r>
              <w:rPr>
                <w:b/>
                <w:sz w:val="21"/>
                <w:szCs w:val="21"/>
              </w:rPr>
              <w:t>完成时间</w:t>
            </w:r>
          </w:p>
        </w:tc>
        <w:tc>
          <w:tcPr>
            <w:tcW w:w="1692" w:type="dxa"/>
            <w:shd w:val="clear" w:color="auto" w:fill="E7E6E6"/>
            <w:vAlign w:val="center"/>
          </w:tcPr>
          <w:p w14:paraId="228AAD3B">
            <w:pPr>
              <w:keepNext/>
              <w:snapToGrid w:val="0"/>
              <w:spacing w:before="70" w:after="70" w:line="240" w:lineRule="auto"/>
              <w:ind w:firstLine="0"/>
              <w:jc w:val="center"/>
              <w:rPr>
                <w:b/>
                <w:sz w:val="21"/>
              </w:rPr>
            </w:pPr>
            <w:r>
              <w:rPr>
                <w:b/>
                <w:sz w:val="21"/>
                <w:szCs w:val="21"/>
              </w:rPr>
              <w:t>验证结果</w:t>
            </w:r>
          </w:p>
        </w:tc>
      </w:tr>
      <w:tr w14:paraId="13EBA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20" w:type="dxa"/>
            <w:vAlign w:val="center"/>
          </w:tcPr>
          <w:p w14:paraId="39EE3E3D">
            <w:pPr>
              <w:keepNext/>
              <w:snapToGrid w:val="0"/>
              <w:spacing w:before="70" w:after="70" w:line="240" w:lineRule="auto"/>
              <w:ind w:firstLine="0"/>
              <w:jc w:val="center"/>
              <w:rPr>
                <w:sz w:val="21"/>
              </w:rPr>
            </w:pPr>
            <w:r>
              <w:rPr>
                <w:sz w:val="21"/>
                <w:szCs w:val="21"/>
              </w:rPr>
              <w:t>1</w:t>
            </w:r>
          </w:p>
        </w:tc>
        <w:tc>
          <w:tcPr>
            <w:tcW w:w="1179" w:type="dxa"/>
            <w:vAlign w:val="center"/>
          </w:tcPr>
          <w:p w14:paraId="03D66FFF">
            <w:pPr>
              <w:keepNext/>
              <w:snapToGrid w:val="0"/>
              <w:spacing w:before="70" w:after="70" w:line="240" w:lineRule="auto"/>
              <w:ind w:firstLine="0"/>
              <w:jc w:val="center"/>
              <w:rPr>
                <w:sz w:val="21"/>
              </w:rPr>
            </w:pPr>
            <w:r>
              <w:rPr>
                <w:sz w:val="21"/>
                <w:szCs w:val="21"/>
              </w:rPr>
              <w:t>【描述】</w:t>
            </w:r>
          </w:p>
        </w:tc>
        <w:tc>
          <w:tcPr>
            <w:tcW w:w="757" w:type="dxa"/>
            <w:vAlign w:val="center"/>
          </w:tcPr>
          <w:p w14:paraId="54934833">
            <w:pPr>
              <w:keepNext/>
              <w:snapToGrid w:val="0"/>
              <w:spacing w:before="70" w:after="70" w:line="240" w:lineRule="auto"/>
              <w:ind w:firstLine="0"/>
              <w:jc w:val="center"/>
              <w:rPr>
                <w:sz w:val="21"/>
              </w:rPr>
            </w:pPr>
            <w:r>
              <w:rPr>
                <w:sz w:val="21"/>
                <w:szCs w:val="21"/>
              </w:rPr>
              <w:t>现场</w:t>
            </w:r>
          </w:p>
        </w:tc>
        <w:tc>
          <w:tcPr>
            <w:tcW w:w="1176" w:type="dxa"/>
            <w:vAlign w:val="center"/>
          </w:tcPr>
          <w:p w14:paraId="3145C011">
            <w:pPr>
              <w:keepNext/>
              <w:snapToGrid w:val="0"/>
              <w:spacing w:before="70" w:after="70" w:line="240" w:lineRule="auto"/>
              <w:ind w:firstLine="0"/>
              <w:jc w:val="center"/>
              <w:rPr>
                <w:sz w:val="21"/>
              </w:rPr>
            </w:pPr>
            <w:r>
              <w:rPr>
                <w:sz w:val="21"/>
                <w:szCs w:val="21"/>
              </w:rPr>
              <w:t>【影响】</w:t>
            </w:r>
          </w:p>
        </w:tc>
        <w:tc>
          <w:tcPr>
            <w:tcW w:w="1176" w:type="dxa"/>
            <w:vAlign w:val="center"/>
          </w:tcPr>
          <w:p w14:paraId="5BE62976">
            <w:pPr>
              <w:keepNext/>
              <w:snapToGrid w:val="0"/>
              <w:spacing w:before="70" w:after="70" w:line="240" w:lineRule="auto"/>
              <w:ind w:firstLine="0"/>
              <w:jc w:val="center"/>
              <w:rPr>
                <w:sz w:val="21"/>
              </w:rPr>
            </w:pPr>
            <w:r>
              <w:rPr>
                <w:sz w:val="21"/>
                <w:szCs w:val="21"/>
              </w:rPr>
              <w:t>【措施】</w:t>
            </w:r>
          </w:p>
        </w:tc>
        <w:tc>
          <w:tcPr>
            <w:tcW w:w="1176" w:type="dxa"/>
            <w:vAlign w:val="center"/>
          </w:tcPr>
          <w:p w14:paraId="27D1732E">
            <w:pPr>
              <w:keepNext/>
              <w:snapToGrid w:val="0"/>
              <w:spacing w:before="70" w:after="70" w:line="240" w:lineRule="auto"/>
              <w:ind w:firstLine="0"/>
              <w:jc w:val="center"/>
              <w:rPr>
                <w:sz w:val="21"/>
              </w:rPr>
            </w:pPr>
            <w:r>
              <w:rPr>
                <w:sz w:val="21"/>
                <w:szCs w:val="21"/>
              </w:rPr>
              <w:t>【姓名】</w:t>
            </w:r>
          </w:p>
        </w:tc>
        <w:tc>
          <w:tcPr>
            <w:tcW w:w="1179" w:type="dxa"/>
            <w:vAlign w:val="center"/>
          </w:tcPr>
          <w:p w14:paraId="293C60FD">
            <w:pPr>
              <w:keepNext/>
              <w:snapToGrid w:val="0"/>
              <w:spacing w:before="70" w:after="70" w:line="240" w:lineRule="auto"/>
              <w:ind w:firstLine="0"/>
              <w:jc w:val="center"/>
              <w:rPr>
                <w:sz w:val="21"/>
              </w:rPr>
            </w:pPr>
            <w:r>
              <w:rPr>
                <w:sz w:val="21"/>
                <w:szCs w:val="21"/>
              </w:rPr>
              <w:t>【日期】</w:t>
            </w:r>
          </w:p>
        </w:tc>
        <w:tc>
          <w:tcPr>
            <w:tcW w:w="1692" w:type="dxa"/>
            <w:vAlign w:val="center"/>
          </w:tcPr>
          <w:p w14:paraId="0C618302">
            <w:pPr>
              <w:keepNext/>
              <w:snapToGrid w:val="0"/>
              <w:spacing w:before="70" w:after="70" w:line="240" w:lineRule="auto"/>
              <w:ind w:firstLine="0"/>
              <w:jc w:val="center"/>
              <w:rPr>
                <w:sz w:val="21"/>
              </w:rPr>
            </w:pPr>
            <w:r>
              <w:rPr>
                <w:sz w:val="21"/>
                <w:szCs w:val="21"/>
              </w:rPr>
              <w:t>□通过 □未通过</w:t>
            </w:r>
          </w:p>
        </w:tc>
      </w:tr>
      <w:tr w14:paraId="2E7D8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20" w:type="dxa"/>
            <w:vAlign w:val="center"/>
          </w:tcPr>
          <w:p w14:paraId="52701C67">
            <w:pPr>
              <w:keepNext/>
              <w:snapToGrid w:val="0"/>
              <w:spacing w:before="70" w:after="70" w:line="240" w:lineRule="auto"/>
              <w:ind w:firstLine="0"/>
              <w:jc w:val="center"/>
              <w:rPr>
                <w:sz w:val="21"/>
              </w:rPr>
            </w:pPr>
            <w:r>
              <w:rPr>
                <w:sz w:val="21"/>
                <w:szCs w:val="21"/>
              </w:rPr>
              <w:t>2</w:t>
            </w:r>
          </w:p>
        </w:tc>
        <w:tc>
          <w:tcPr>
            <w:tcW w:w="1179" w:type="dxa"/>
            <w:vAlign w:val="center"/>
          </w:tcPr>
          <w:p w14:paraId="31FE85BE">
            <w:pPr>
              <w:keepNext/>
              <w:snapToGrid w:val="0"/>
              <w:spacing w:before="70" w:after="70" w:line="240" w:lineRule="auto"/>
              <w:ind w:firstLine="0"/>
              <w:jc w:val="center"/>
              <w:rPr>
                <w:sz w:val="21"/>
              </w:rPr>
            </w:pPr>
            <w:r>
              <w:rPr>
                <w:sz w:val="21"/>
                <w:szCs w:val="21"/>
              </w:rPr>
              <w:t>【描述】</w:t>
            </w:r>
          </w:p>
        </w:tc>
        <w:tc>
          <w:tcPr>
            <w:tcW w:w="757" w:type="dxa"/>
            <w:vAlign w:val="center"/>
          </w:tcPr>
          <w:p w14:paraId="0C5D9A33">
            <w:pPr>
              <w:keepNext/>
              <w:snapToGrid w:val="0"/>
              <w:spacing w:before="70" w:after="70" w:line="240" w:lineRule="auto"/>
              <w:ind w:firstLine="0"/>
              <w:jc w:val="center"/>
              <w:rPr>
                <w:sz w:val="21"/>
              </w:rPr>
            </w:pPr>
            <w:r>
              <w:rPr>
                <w:sz w:val="21"/>
                <w:szCs w:val="21"/>
              </w:rPr>
              <w:t>质检</w:t>
            </w:r>
          </w:p>
        </w:tc>
        <w:tc>
          <w:tcPr>
            <w:tcW w:w="1176" w:type="dxa"/>
            <w:vAlign w:val="center"/>
          </w:tcPr>
          <w:p w14:paraId="7DF157A3">
            <w:pPr>
              <w:keepNext/>
              <w:snapToGrid w:val="0"/>
              <w:spacing w:before="70" w:after="70" w:line="240" w:lineRule="auto"/>
              <w:ind w:firstLine="0"/>
              <w:jc w:val="center"/>
              <w:rPr>
                <w:sz w:val="21"/>
              </w:rPr>
            </w:pPr>
            <w:r>
              <w:rPr>
                <w:sz w:val="21"/>
                <w:szCs w:val="21"/>
              </w:rPr>
              <w:t>【影响】</w:t>
            </w:r>
          </w:p>
        </w:tc>
        <w:tc>
          <w:tcPr>
            <w:tcW w:w="1176" w:type="dxa"/>
            <w:vAlign w:val="center"/>
          </w:tcPr>
          <w:p w14:paraId="2EBC0280">
            <w:pPr>
              <w:keepNext/>
              <w:snapToGrid w:val="0"/>
              <w:spacing w:before="70" w:after="70" w:line="240" w:lineRule="auto"/>
              <w:ind w:firstLine="0"/>
              <w:jc w:val="center"/>
              <w:rPr>
                <w:sz w:val="21"/>
              </w:rPr>
            </w:pPr>
            <w:r>
              <w:rPr>
                <w:sz w:val="21"/>
                <w:szCs w:val="21"/>
              </w:rPr>
              <w:t>【措施】</w:t>
            </w:r>
          </w:p>
        </w:tc>
        <w:tc>
          <w:tcPr>
            <w:tcW w:w="1176" w:type="dxa"/>
            <w:vAlign w:val="center"/>
          </w:tcPr>
          <w:p w14:paraId="7DB8ACC2">
            <w:pPr>
              <w:keepNext/>
              <w:snapToGrid w:val="0"/>
              <w:spacing w:before="70" w:after="70" w:line="240" w:lineRule="auto"/>
              <w:ind w:firstLine="0"/>
              <w:jc w:val="center"/>
              <w:rPr>
                <w:sz w:val="21"/>
              </w:rPr>
            </w:pPr>
            <w:r>
              <w:rPr>
                <w:sz w:val="21"/>
                <w:szCs w:val="21"/>
              </w:rPr>
              <w:t>【姓名】</w:t>
            </w:r>
          </w:p>
        </w:tc>
        <w:tc>
          <w:tcPr>
            <w:tcW w:w="1179" w:type="dxa"/>
            <w:vAlign w:val="center"/>
          </w:tcPr>
          <w:p w14:paraId="30C87A86">
            <w:pPr>
              <w:keepNext/>
              <w:snapToGrid w:val="0"/>
              <w:spacing w:before="70" w:after="70" w:line="240" w:lineRule="auto"/>
              <w:ind w:firstLine="0"/>
              <w:jc w:val="center"/>
              <w:rPr>
                <w:sz w:val="21"/>
              </w:rPr>
            </w:pPr>
            <w:r>
              <w:rPr>
                <w:sz w:val="21"/>
                <w:szCs w:val="21"/>
              </w:rPr>
              <w:t>【日期】</w:t>
            </w:r>
          </w:p>
        </w:tc>
        <w:tc>
          <w:tcPr>
            <w:tcW w:w="1692" w:type="dxa"/>
            <w:vAlign w:val="center"/>
          </w:tcPr>
          <w:p w14:paraId="16113DD3">
            <w:pPr>
              <w:keepNext/>
              <w:snapToGrid w:val="0"/>
              <w:spacing w:before="70" w:after="70" w:line="240" w:lineRule="auto"/>
              <w:ind w:firstLine="0"/>
              <w:jc w:val="center"/>
              <w:rPr>
                <w:sz w:val="21"/>
              </w:rPr>
            </w:pPr>
            <w:r>
              <w:rPr>
                <w:sz w:val="21"/>
                <w:szCs w:val="21"/>
              </w:rPr>
              <w:t>□通过 □未通过</w:t>
            </w:r>
          </w:p>
        </w:tc>
      </w:tr>
      <w:tr w14:paraId="35F90A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20" w:type="dxa"/>
            <w:vAlign w:val="center"/>
          </w:tcPr>
          <w:p w14:paraId="2056823D">
            <w:pPr>
              <w:keepNext/>
              <w:snapToGrid w:val="0"/>
              <w:spacing w:before="70" w:after="70" w:line="240" w:lineRule="auto"/>
              <w:ind w:firstLine="0"/>
              <w:jc w:val="center"/>
              <w:rPr>
                <w:sz w:val="21"/>
              </w:rPr>
            </w:pPr>
            <w:r>
              <w:rPr>
                <w:sz w:val="21"/>
                <w:szCs w:val="21"/>
              </w:rPr>
              <w:t>3</w:t>
            </w:r>
          </w:p>
        </w:tc>
        <w:tc>
          <w:tcPr>
            <w:tcW w:w="1179" w:type="dxa"/>
            <w:vAlign w:val="center"/>
          </w:tcPr>
          <w:p w14:paraId="31CF1EE6">
            <w:pPr>
              <w:keepNext/>
              <w:snapToGrid w:val="0"/>
              <w:spacing w:before="70" w:after="70" w:line="240" w:lineRule="auto"/>
              <w:ind w:firstLine="0"/>
              <w:jc w:val="center"/>
              <w:rPr>
                <w:sz w:val="21"/>
              </w:rPr>
            </w:pPr>
            <w:r>
              <w:rPr>
                <w:sz w:val="21"/>
                <w:szCs w:val="21"/>
              </w:rPr>
              <w:t>【描述】</w:t>
            </w:r>
          </w:p>
        </w:tc>
        <w:tc>
          <w:tcPr>
            <w:tcW w:w="757" w:type="dxa"/>
            <w:vAlign w:val="center"/>
          </w:tcPr>
          <w:p w14:paraId="71E134FE">
            <w:pPr>
              <w:keepNext/>
              <w:snapToGrid w:val="0"/>
              <w:spacing w:before="70" w:after="70" w:line="240" w:lineRule="auto"/>
              <w:ind w:firstLine="0"/>
              <w:jc w:val="center"/>
              <w:rPr>
                <w:sz w:val="21"/>
              </w:rPr>
            </w:pPr>
            <w:r>
              <w:rPr>
                <w:sz w:val="21"/>
                <w:szCs w:val="21"/>
              </w:rPr>
              <w:t>甲方</w:t>
            </w:r>
          </w:p>
        </w:tc>
        <w:tc>
          <w:tcPr>
            <w:tcW w:w="1176" w:type="dxa"/>
            <w:vAlign w:val="center"/>
          </w:tcPr>
          <w:p w14:paraId="67BAF380">
            <w:pPr>
              <w:keepNext/>
              <w:snapToGrid w:val="0"/>
              <w:spacing w:before="70" w:after="70" w:line="240" w:lineRule="auto"/>
              <w:ind w:firstLine="0"/>
              <w:jc w:val="center"/>
              <w:rPr>
                <w:sz w:val="21"/>
              </w:rPr>
            </w:pPr>
            <w:r>
              <w:rPr>
                <w:sz w:val="21"/>
                <w:szCs w:val="21"/>
              </w:rPr>
              <w:t>【影响】</w:t>
            </w:r>
          </w:p>
        </w:tc>
        <w:tc>
          <w:tcPr>
            <w:tcW w:w="1176" w:type="dxa"/>
            <w:vAlign w:val="center"/>
          </w:tcPr>
          <w:p w14:paraId="0A1C5FD4">
            <w:pPr>
              <w:keepNext/>
              <w:snapToGrid w:val="0"/>
              <w:spacing w:before="70" w:after="70" w:line="240" w:lineRule="auto"/>
              <w:ind w:firstLine="0"/>
              <w:jc w:val="center"/>
              <w:rPr>
                <w:sz w:val="21"/>
              </w:rPr>
            </w:pPr>
            <w:r>
              <w:rPr>
                <w:sz w:val="21"/>
                <w:szCs w:val="21"/>
              </w:rPr>
              <w:t>【措施】</w:t>
            </w:r>
          </w:p>
        </w:tc>
        <w:tc>
          <w:tcPr>
            <w:tcW w:w="1176" w:type="dxa"/>
            <w:vAlign w:val="center"/>
          </w:tcPr>
          <w:p w14:paraId="7D94F1D2">
            <w:pPr>
              <w:keepNext/>
              <w:snapToGrid w:val="0"/>
              <w:spacing w:before="70" w:after="70" w:line="240" w:lineRule="auto"/>
              <w:ind w:firstLine="0"/>
              <w:jc w:val="center"/>
              <w:rPr>
                <w:sz w:val="21"/>
              </w:rPr>
            </w:pPr>
            <w:r>
              <w:rPr>
                <w:sz w:val="21"/>
                <w:szCs w:val="21"/>
              </w:rPr>
              <w:t>【姓名】</w:t>
            </w:r>
          </w:p>
        </w:tc>
        <w:tc>
          <w:tcPr>
            <w:tcW w:w="1179" w:type="dxa"/>
            <w:vAlign w:val="center"/>
          </w:tcPr>
          <w:p w14:paraId="560E1321">
            <w:pPr>
              <w:keepNext/>
              <w:snapToGrid w:val="0"/>
              <w:spacing w:before="70" w:after="70" w:line="240" w:lineRule="auto"/>
              <w:ind w:firstLine="0"/>
              <w:jc w:val="center"/>
              <w:rPr>
                <w:sz w:val="21"/>
              </w:rPr>
            </w:pPr>
            <w:r>
              <w:rPr>
                <w:sz w:val="21"/>
                <w:szCs w:val="21"/>
              </w:rPr>
              <w:t>【日期】</w:t>
            </w:r>
          </w:p>
        </w:tc>
        <w:tc>
          <w:tcPr>
            <w:tcW w:w="1692" w:type="dxa"/>
            <w:vAlign w:val="center"/>
          </w:tcPr>
          <w:p w14:paraId="7500ACFB">
            <w:pPr>
              <w:keepNext/>
              <w:snapToGrid w:val="0"/>
              <w:spacing w:before="70" w:after="70" w:line="240" w:lineRule="auto"/>
              <w:ind w:firstLine="0"/>
              <w:jc w:val="center"/>
              <w:rPr>
                <w:sz w:val="21"/>
              </w:rPr>
            </w:pPr>
            <w:r>
              <w:rPr>
                <w:sz w:val="21"/>
                <w:szCs w:val="21"/>
              </w:rPr>
              <w:t>□通过 □未通过</w:t>
            </w:r>
          </w:p>
        </w:tc>
      </w:tr>
      <w:tr w14:paraId="4BD9C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20" w:type="dxa"/>
            <w:vAlign w:val="center"/>
          </w:tcPr>
          <w:p w14:paraId="2E1F35DB">
            <w:pPr>
              <w:keepNext/>
              <w:snapToGrid w:val="0"/>
              <w:spacing w:before="70" w:after="70" w:line="240" w:lineRule="auto"/>
              <w:ind w:firstLine="0"/>
              <w:jc w:val="center"/>
              <w:rPr>
                <w:sz w:val="21"/>
              </w:rPr>
            </w:pPr>
            <w:r>
              <w:rPr>
                <w:sz w:val="21"/>
                <w:szCs w:val="21"/>
              </w:rPr>
              <w:t>4</w:t>
            </w:r>
          </w:p>
        </w:tc>
        <w:tc>
          <w:tcPr>
            <w:tcW w:w="1179" w:type="dxa"/>
            <w:vAlign w:val="center"/>
          </w:tcPr>
          <w:p w14:paraId="7E61E9EC">
            <w:pPr>
              <w:keepNext/>
              <w:snapToGrid w:val="0"/>
              <w:spacing w:before="70" w:after="70" w:line="240" w:lineRule="auto"/>
              <w:ind w:firstLine="0"/>
              <w:jc w:val="center"/>
              <w:rPr>
                <w:sz w:val="21"/>
              </w:rPr>
            </w:pPr>
            <w:r>
              <w:rPr>
                <w:sz w:val="21"/>
                <w:szCs w:val="21"/>
              </w:rPr>
              <w:t>【描述】</w:t>
            </w:r>
          </w:p>
        </w:tc>
        <w:tc>
          <w:tcPr>
            <w:tcW w:w="757" w:type="dxa"/>
            <w:vAlign w:val="center"/>
          </w:tcPr>
          <w:p w14:paraId="0D57FAFF">
            <w:pPr>
              <w:keepNext/>
              <w:snapToGrid w:val="0"/>
              <w:spacing w:before="70" w:after="70" w:line="240" w:lineRule="auto"/>
              <w:ind w:firstLine="0"/>
              <w:jc w:val="center"/>
              <w:rPr>
                <w:sz w:val="21"/>
              </w:rPr>
            </w:pPr>
            <w:r>
              <w:rPr>
                <w:sz w:val="21"/>
                <w:szCs w:val="21"/>
              </w:rPr>
              <w:t>专家</w:t>
            </w:r>
          </w:p>
        </w:tc>
        <w:tc>
          <w:tcPr>
            <w:tcW w:w="1176" w:type="dxa"/>
            <w:vAlign w:val="center"/>
          </w:tcPr>
          <w:p w14:paraId="0344D0A6">
            <w:pPr>
              <w:keepNext/>
              <w:snapToGrid w:val="0"/>
              <w:spacing w:before="70" w:after="70" w:line="240" w:lineRule="auto"/>
              <w:ind w:firstLine="0"/>
              <w:jc w:val="center"/>
              <w:rPr>
                <w:sz w:val="21"/>
              </w:rPr>
            </w:pPr>
            <w:r>
              <w:rPr>
                <w:sz w:val="21"/>
                <w:szCs w:val="21"/>
              </w:rPr>
              <w:t>【影响】</w:t>
            </w:r>
          </w:p>
        </w:tc>
        <w:tc>
          <w:tcPr>
            <w:tcW w:w="1176" w:type="dxa"/>
            <w:vAlign w:val="center"/>
          </w:tcPr>
          <w:p w14:paraId="020512C7">
            <w:pPr>
              <w:keepNext/>
              <w:snapToGrid w:val="0"/>
              <w:spacing w:before="70" w:after="70" w:line="240" w:lineRule="auto"/>
              <w:ind w:firstLine="0"/>
              <w:jc w:val="center"/>
              <w:rPr>
                <w:sz w:val="21"/>
              </w:rPr>
            </w:pPr>
            <w:r>
              <w:rPr>
                <w:sz w:val="21"/>
                <w:szCs w:val="21"/>
              </w:rPr>
              <w:t>【措施】</w:t>
            </w:r>
          </w:p>
        </w:tc>
        <w:tc>
          <w:tcPr>
            <w:tcW w:w="1176" w:type="dxa"/>
            <w:vAlign w:val="center"/>
          </w:tcPr>
          <w:p w14:paraId="17ADFEB1">
            <w:pPr>
              <w:keepNext/>
              <w:snapToGrid w:val="0"/>
              <w:spacing w:before="70" w:after="70" w:line="240" w:lineRule="auto"/>
              <w:ind w:firstLine="0"/>
              <w:jc w:val="center"/>
              <w:rPr>
                <w:sz w:val="21"/>
              </w:rPr>
            </w:pPr>
            <w:r>
              <w:rPr>
                <w:sz w:val="21"/>
                <w:szCs w:val="21"/>
              </w:rPr>
              <w:t>【姓名】</w:t>
            </w:r>
          </w:p>
        </w:tc>
        <w:tc>
          <w:tcPr>
            <w:tcW w:w="1179" w:type="dxa"/>
            <w:vAlign w:val="center"/>
          </w:tcPr>
          <w:p w14:paraId="09107EBA">
            <w:pPr>
              <w:keepNext/>
              <w:snapToGrid w:val="0"/>
              <w:spacing w:before="70" w:after="70" w:line="240" w:lineRule="auto"/>
              <w:ind w:firstLine="0"/>
              <w:jc w:val="center"/>
              <w:rPr>
                <w:sz w:val="21"/>
              </w:rPr>
            </w:pPr>
            <w:r>
              <w:rPr>
                <w:sz w:val="21"/>
                <w:szCs w:val="21"/>
              </w:rPr>
              <w:t>【日期】</w:t>
            </w:r>
          </w:p>
        </w:tc>
        <w:tc>
          <w:tcPr>
            <w:tcW w:w="1692" w:type="dxa"/>
            <w:vAlign w:val="center"/>
          </w:tcPr>
          <w:p w14:paraId="58DA5AC9">
            <w:pPr>
              <w:keepNext/>
              <w:snapToGrid w:val="0"/>
              <w:spacing w:before="70" w:after="70" w:line="240" w:lineRule="auto"/>
              <w:ind w:firstLine="0"/>
              <w:jc w:val="center"/>
              <w:rPr>
                <w:sz w:val="21"/>
              </w:rPr>
            </w:pPr>
            <w:r>
              <w:rPr>
                <w:sz w:val="21"/>
                <w:szCs w:val="21"/>
              </w:rPr>
              <w:t>□通过 □未通过</w:t>
            </w:r>
          </w:p>
        </w:tc>
      </w:tr>
      <w:tr w14:paraId="64CC64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20" w:type="dxa"/>
            <w:vAlign w:val="center"/>
          </w:tcPr>
          <w:p w14:paraId="7CDB713B">
            <w:pPr>
              <w:keepNext/>
              <w:snapToGrid w:val="0"/>
              <w:spacing w:before="70" w:after="70" w:line="240" w:lineRule="auto"/>
              <w:ind w:firstLine="0"/>
              <w:jc w:val="center"/>
              <w:rPr>
                <w:sz w:val="21"/>
              </w:rPr>
            </w:pPr>
            <w:r>
              <w:rPr>
                <w:sz w:val="21"/>
                <w:szCs w:val="21"/>
              </w:rPr>
              <w:t>5</w:t>
            </w:r>
          </w:p>
        </w:tc>
        <w:tc>
          <w:tcPr>
            <w:tcW w:w="1179" w:type="dxa"/>
            <w:vAlign w:val="center"/>
          </w:tcPr>
          <w:p w14:paraId="0993E996">
            <w:pPr>
              <w:keepNext/>
              <w:snapToGrid w:val="0"/>
              <w:spacing w:before="70" w:after="70" w:line="240" w:lineRule="auto"/>
              <w:ind w:firstLine="0"/>
              <w:jc w:val="center"/>
              <w:rPr>
                <w:sz w:val="21"/>
              </w:rPr>
            </w:pPr>
            <w:r>
              <w:rPr>
                <w:sz w:val="21"/>
                <w:szCs w:val="21"/>
              </w:rPr>
              <w:t>【描述】</w:t>
            </w:r>
          </w:p>
        </w:tc>
        <w:tc>
          <w:tcPr>
            <w:tcW w:w="757" w:type="dxa"/>
            <w:vAlign w:val="center"/>
          </w:tcPr>
          <w:p w14:paraId="0A74CA6E">
            <w:pPr>
              <w:keepNext/>
              <w:snapToGrid w:val="0"/>
              <w:spacing w:before="70" w:after="70" w:line="240" w:lineRule="auto"/>
              <w:ind w:firstLine="0"/>
              <w:jc w:val="center"/>
              <w:rPr>
                <w:sz w:val="21"/>
              </w:rPr>
            </w:pPr>
            <w:r>
              <w:rPr>
                <w:sz w:val="21"/>
                <w:szCs w:val="21"/>
              </w:rPr>
              <w:t>测试</w:t>
            </w:r>
          </w:p>
        </w:tc>
        <w:tc>
          <w:tcPr>
            <w:tcW w:w="1176" w:type="dxa"/>
            <w:vAlign w:val="center"/>
          </w:tcPr>
          <w:p w14:paraId="3D869482">
            <w:pPr>
              <w:keepNext/>
              <w:snapToGrid w:val="0"/>
              <w:spacing w:before="70" w:after="70" w:line="240" w:lineRule="auto"/>
              <w:ind w:firstLine="0"/>
              <w:jc w:val="center"/>
              <w:rPr>
                <w:sz w:val="21"/>
              </w:rPr>
            </w:pPr>
            <w:r>
              <w:rPr>
                <w:sz w:val="21"/>
                <w:szCs w:val="21"/>
              </w:rPr>
              <w:t>【影响】</w:t>
            </w:r>
          </w:p>
        </w:tc>
        <w:tc>
          <w:tcPr>
            <w:tcW w:w="1176" w:type="dxa"/>
            <w:vAlign w:val="center"/>
          </w:tcPr>
          <w:p w14:paraId="6EFC220E">
            <w:pPr>
              <w:keepNext/>
              <w:snapToGrid w:val="0"/>
              <w:spacing w:before="70" w:after="70" w:line="240" w:lineRule="auto"/>
              <w:ind w:firstLine="0"/>
              <w:jc w:val="center"/>
              <w:rPr>
                <w:sz w:val="21"/>
              </w:rPr>
            </w:pPr>
            <w:r>
              <w:rPr>
                <w:sz w:val="21"/>
                <w:szCs w:val="21"/>
              </w:rPr>
              <w:t>【措施】</w:t>
            </w:r>
          </w:p>
        </w:tc>
        <w:tc>
          <w:tcPr>
            <w:tcW w:w="1176" w:type="dxa"/>
            <w:vAlign w:val="center"/>
          </w:tcPr>
          <w:p w14:paraId="59B36354">
            <w:pPr>
              <w:keepNext/>
              <w:snapToGrid w:val="0"/>
              <w:spacing w:before="70" w:after="70" w:line="240" w:lineRule="auto"/>
              <w:ind w:firstLine="0"/>
              <w:jc w:val="center"/>
              <w:rPr>
                <w:sz w:val="21"/>
              </w:rPr>
            </w:pPr>
            <w:r>
              <w:rPr>
                <w:sz w:val="21"/>
                <w:szCs w:val="21"/>
              </w:rPr>
              <w:t>【姓名】</w:t>
            </w:r>
          </w:p>
        </w:tc>
        <w:tc>
          <w:tcPr>
            <w:tcW w:w="1179" w:type="dxa"/>
            <w:vAlign w:val="center"/>
          </w:tcPr>
          <w:p w14:paraId="51F66B40">
            <w:pPr>
              <w:keepNext/>
              <w:snapToGrid w:val="0"/>
              <w:spacing w:before="70" w:after="70" w:line="240" w:lineRule="auto"/>
              <w:ind w:firstLine="0"/>
              <w:jc w:val="center"/>
              <w:rPr>
                <w:sz w:val="21"/>
              </w:rPr>
            </w:pPr>
            <w:r>
              <w:rPr>
                <w:sz w:val="21"/>
                <w:szCs w:val="21"/>
              </w:rPr>
              <w:t>【日期】</w:t>
            </w:r>
          </w:p>
        </w:tc>
        <w:tc>
          <w:tcPr>
            <w:tcW w:w="1692" w:type="dxa"/>
            <w:vAlign w:val="center"/>
          </w:tcPr>
          <w:p w14:paraId="757D5901">
            <w:pPr>
              <w:keepNext/>
              <w:snapToGrid w:val="0"/>
              <w:spacing w:before="70" w:after="70" w:line="240" w:lineRule="auto"/>
              <w:ind w:firstLine="0"/>
              <w:jc w:val="center"/>
              <w:rPr>
                <w:sz w:val="21"/>
              </w:rPr>
            </w:pPr>
            <w:r>
              <w:rPr>
                <w:sz w:val="21"/>
                <w:szCs w:val="21"/>
              </w:rPr>
              <w:t>□通过 □未通过</w:t>
            </w:r>
          </w:p>
        </w:tc>
      </w:tr>
    </w:tbl>
    <w:p w14:paraId="103DA300">
      <w:pPr>
        <w:spacing w:line="240" w:lineRule="auto"/>
      </w:pPr>
    </w:p>
    <w:p w14:paraId="27A2EC0D">
      <w:pPr>
        <w:pStyle w:val="5"/>
      </w:pPr>
      <w:bookmarkStart w:id="263" w:name="_Toc22933"/>
      <w:r>
        <w:rPr>
          <w:szCs w:val="32"/>
        </w:rPr>
        <w:t>2.15.5 项目管理表单汇编</w:t>
      </w:r>
      <w:bookmarkEnd w:id="263"/>
    </w:p>
    <w:p w14:paraId="30467947">
      <w:pPr>
        <w:pStyle w:val="6"/>
      </w:pPr>
      <w:r>
        <w:rPr>
          <w:szCs w:val="32"/>
        </w:rPr>
        <w:t>2.15.5.1 项目周报</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87"/>
        <w:gridCol w:w="5713"/>
      </w:tblGrid>
      <w:tr w14:paraId="101E7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shd w:val="clear" w:color="auto" w:fill="E7E6E6"/>
            <w:vAlign w:val="center"/>
          </w:tcPr>
          <w:p w14:paraId="1AA7685F">
            <w:pPr>
              <w:snapToGrid w:val="0"/>
              <w:spacing w:before="70" w:after="70" w:line="320" w:lineRule="auto"/>
              <w:jc w:val="left"/>
            </w:pPr>
            <w:r>
              <w:rPr>
                <w:b/>
                <w:sz w:val="21"/>
                <w:szCs w:val="21"/>
              </w:rPr>
              <w:t>项目</w:t>
            </w:r>
          </w:p>
        </w:tc>
        <w:tc>
          <w:tcPr>
            <w:tcW w:w="5713" w:type="dxa"/>
            <w:shd w:val="clear" w:color="auto" w:fill="E7E6E6"/>
            <w:vAlign w:val="center"/>
          </w:tcPr>
          <w:p w14:paraId="235BB43E">
            <w:pPr>
              <w:snapToGrid w:val="0"/>
              <w:spacing w:before="70" w:after="70" w:line="320" w:lineRule="auto"/>
              <w:jc w:val="left"/>
            </w:pPr>
            <w:r>
              <w:rPr>
                <w:b/>
                <w:sz w:val="21"/>
                <w:szCs w:val="21"/>
              </w:rPr>
              <w:t>内容</w:t>
            </w:r>
          </w:p>
        </w:tc>
      </w:tr>
      <w:tr w14:paraId="4FF2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7CB01CFB">
            <w:pPr>
              <w:snapToGrid w:val="0"/>
              <w:spacing w:before="70" w:after="70" w:line="320" w:lineRule="auto"/>
              <w:jc w:val="left"/>
            </w:pPr>
            <w:r>
              <w:rPr>
                <w:sz w:val="21"/>
                <w:szCs w:val="21"/>
              </w:rPr>
              <w:t>报告周期</w:t>
            </w:r>
          </w:p>
        </w:tc>
        <w:tc>
          <w:tcPr>
            <w:tcW w:w="5713" w:type="dxa"/>
            <w:vAlign w:val="center"/>
          </w:tcPr>
          <w:p w14:paraId="0B54D168">
            <w:pPr>
              <w:snapToGrid w:val="0"/>
              <w:spacing w:before="70" w:after="70" w:line="320" w:lineRule="auto"/>
              <w:jc w:val="left"/>
            </w:pPr>
            <w:r>
              <w:rPr>
                <w:sz w:val="21"/>
                <w:szCs w:val="21"/>
              </w:rPr>
              <w:t>【年/月/日</w:t>
            </w:r>
            <w:r>
              <w:rPr>
                <w:rFonts w:hint="eastAsia"/>
                <w:sz w:val="21"/>
                <w:szCs w:val="21"/>
              </w:rPr>
              <w:t>-</w:t>
            </w:r>
            <w:r>
              <w:rPr>
                <w:sz w:val="21"/>
                <w:szCs w:val="21"/>
              </w:rPr>
              <w:t>年/月/日】</w:t>
            </w:r>
          </w:p>
        </w:tc>
      </w:tr>
      <w:tr w14:paraId="6F463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1B65C4A6">
            <w:pPr>
              <w:snapToGrid w:val="0"/>
              <w:spacing w:before="70" w:after="70" w:line="320" w:lineRule="auto"/>
              <w:jc w:val="left"/>
            </w:pPr>
            <w:r>
              <w:rPr>
                <w:sz w:val="21"/>
                <w:szCs w:val="21"/>
              </w:rPr>
              <w:t>本周完成</w:t>
            </w:r>
          </w:p>
        </w:tc>
        <w:tc>
          <w:tcPr>
            <w:tcW w:w="5713" w:type="dxa"/>
            <w:vAlign w:val="center"/>
          </w:tcPr>
          <w:p w14:paraId="2A35DC03">
            <w:pPr>
              <w:snapToGrid w:val="0"/>
              <w:spacing w:before="70" w:after="70" w:line="320" w:lineRule="auto"/>
              <w:jc w:val="left"/>
            </w:pPr>
            <w:r>
              <w:rPr>
                <w:sz w:val="21"/>
                <w:szCs w:val="21"/>
              </w:rPr>
              <w:t>【任务及完成比例】</w:t>
            </w:r>
          </w:p>
        </w:tc>
      </w:tr>
      <w:tr w14:paraId="5443E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7308BF62">
            <w:pPr>
              <w:snapToGrid w:val="0"/>
              <w:spacing w:before="70" w:after="70" w:line="320" w:lineRule="auto"/>
              <w:jc w:val="left"/>
            </w:pPr>
            <w:r>
              <w:rPr>
                <w:sz w:val="21"/>
                <w:szCs w:val="21"/>
              </w:rPr>
              <w:t>下周计划</w:t>
            </w:r>
          </w:p>
        </w:tc>
        <w:tc>
          <w:tcPr>
            <w:tcW w:w="5713" w:type="dxa"/>
            <w:vAlign w:val="center"/>
          </w:tcPr>
          <w:p w14:paraId="31A2F954">
            <w:pPr>
              <w:snapToGrid w:val="0"/>
              <w:spacing w:before="70" w:after="70" w:line="320" w:lineRule="auto"/>
              <w:jc w:val="left"/>
            </w:pPr>
            <w:r>
              <w:rPr>
                <w:sz w:val="21"/>
                <w:szCs w:val="21"/>
              </w:rPr>
              <w:t>【任务及责任人】</w:t>
            </w:r>
          </w:p>
        </w:tc>
      </w:tr>
      <w:tr w14:paraId="0975D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4BF0A3A9">
            <w:pPr>
              <w:snapToGrid w:val="0"/>
              <w:spacing w:before="70" w:after="70" w:line="320" w:lineRule="auto"/>
              <w:jc w:val="left"/>
            </w:pPr>
            <w:r>
              <w:rPr>
                <w:sz w:val="21"/>
                <w:szCs w:val="21"/>
              </w:rPr>
              <w:t>进度偏差</w:t>
            </w:r>
          </w:p>
        </w:tc>
        <w:tc>
          <w:tcPr>
            <w:tcW w:w="5713" w:type="dxa"/>
            <w:vAlign w:val="center"/>
          </w:tcPr>
          <w:p w14:paraId="69C36E92">
            <w:pPr>
              <w:snapToGrid w:val="0"/>
              <w:spacing w:before="70" w:after="70" w:line="320" w:lineRule="auto"/>
              <w:jc w:val="left"/>
            </w:pPr>
            <w:r>
              <w:rPr>
                <w:sz w:val="21"/>
                <w:szCs w:val="21"/>
              </w:rPr>
              <w:t>【偏差天数及原因】</w:t>
            </w:r>
          </w:p>
        </w:tc>
      </w:tr>
      <w:tr w14:paraId="6E616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07F7A0E6">
            <w:pPr>
              <w:snapToGrid w:val="0"/>
              <w:spacing w:before="70" w:after="70" w:line="320" w:lineRule="auto"/>
              <w:jc w:val="left"/>
            </w:pPr>
            <w:r>
              <w:rPr>
                <w:sz w:val="21"/>
                <w:szCs w:val="21"/>
              </w:rPr>
              <w:t>质量问题</w:t>
            </w:r>
          </w:p>
        </w:tc>
        <w:tc>
          <w:tcPr>
            <w:tcW w:w="5713" w:type="dxa"/>
            <w:vAlign w:val="center"/>
          </w:tcPr>
          <w:p w14:paraId="41E44CC1">
            <w:pPr>
              <w:snapToGrid w:val="0"/>
              <w:spacing w:before="70" w:after="70" w:line="320" w:lineRule="auto"/>
              <w:jc w:val="left"/>
            </w:pPr>
            <w:r>
              <w:rPr>
                <w:sz w:val="21"/>
                <w:szCs w:val="21"/>
              </w:rPr>
              <w:t>【问题、措施、闭环情况】</w:t>
            </w:r>
          </w:p>
        </w:tc>
      </w:tr>
      <w:tr w14:paraId="03592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28C3E1A4">
            <w:pPr>
              <w:snapToGrid w:val="0"/>
              <w:spacing w:before="70" w:after="70" w:line="320" w:lineRule="auto"/>
              <w:jc w:val="left"/>
            </w:pPr>
            <w:r>
              <w:rPr>
                <w:sz w:val="21"/>
                <w:szCs w:val="21"/>
              </w:rPr>
              <w:t>安全问题</w:t>
            </w:r>
          </w:p>
        </w:tc>
        <w:tc>
          <w:tcPr>
            <w:tcW w:w="5713" w:type="dxa"/>
            <w:vAlign w:val="center"/>
          </w:tcPr>
          <w:p w14:paraId="7DB4276B">
            <w:pPr>
              <w:snapToGrid w:val="0"/>
              <w:spacing w:before="70" w:after="70" w:line="320" w:lineRule="auto"/>
              <w:jc w:val="left"/>
            </w:pPr>
            <w:r>
              <w:rPr>
                <w:sz w:val="21"/>
                <w:szCs w:val="21"/>
              </w:rPr>
              <w:t>【检查、隐患、整改】</w:t>
            </w:r>
          </w:p>
        </w:tc>
      </w:tr>
      <w:tr w14:paraId="1BC72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0D6F4E6A">
            <w:pPr>
              <w:snapToGrid w:val="0"/>
              <w:spacing w:before="70" w:after="70" w:line="320" w:lineRule="auto"/>
              <w:jc w:val="left"/>
            </w:pPr>
            <w:r>
              <w:rPr>
                <w:sz w:val="21"/>
                <w:szCs w:val="21"/>
              </w:rPr>
              <w:t>风险预警</w:t>
            </w:r>
          </w:p>
        </w:tc>
        <w:tc>
          <w:tcPr>
            <w:tcW w:w="5713" w:type="dxa"/>
            <w:vAlign w:val="center"/>
          </w:tcPr>
          <w:p w14:paraId="021FDF53">
            <w:pPr>
              <w:snapToGrid w:val="0"/>
              <w:spacing w:before="70" w:after="70" w:line="320" w:lineRule="auto"/>
              <w:jc w:val="left"/>
            </w:pPr>
            <w:r>
              <w:rPr>
                <w:sz w:val="21"/>
                <w:szCs w:val="21"/>
              </w:rPr>
              <w:t>【风险、等级、措施】</w:t>
            </w:r>
          </w:p>
        </w:tc>
      </w:tr>
      <w:tr w14:paraId="751AA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42A5FA37">
            <w:pPr>
              <w:snapToGrid w:val="0"/>
              <w:spacing w:before="70" w:after="70" w:line="320" w:lineRule="auto"/>
              <w:jc w:val="left"/>
            </w:pPr>
            <w:r>
              <w:rPr>
                <w:sz w:val="21"/>
                <w:szCs w:val="21"/>
              </w:rPr>
              <w:t>需协调事项</w:t>
            </w:r>
          </w:p>
        </w:tc>
        <w:tc>
          <w:tcPr>
            <w:tcW w:w="5713" w:type="dxa"/>
            <w:vAlign w:val="center"/>
          </w:tcPr>
          <w:p w14:paraId="747CDC41">
            <w:pPr>
              <w:snapToGrid w:val="0"/>
              <w:spacing w:before="70" w:after="70" w:line="320" w:lineRule="auto"/>
              <w:jc w:val="left"/>
            </w:pPr>
            <w:r>
              <w:rPr>
                <w:sz w:val="21"/>
                <w:szCs w:val="21"/>
              </w:rPr>
              <w:t>【事项、期望时间】</w:t>
            </w:r>
          </w:p>
        </w:tc>
      </w:tr>
      <w:tr w14:paraId="0E33B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7" w:type="dxa"/>
            <w:vAlign w:val="center"/>
          </w:tcPr>
          <w:p w14:paraId="1A6D4EA0">
            <w:pPr>
              <w:snapToGrid w:val="0"/>
              <w:spacing w:before="70" w:after="70" w:line="320" w:lineRule="auto"/>
              <w:jc w:val="left"/>
            </w:pPr>
            <w:r>
              <w:rPr>
                <w:sz w:val="21"/>
                <w:szCs w:val="21"/>
              </w:rPr>
              <w:t>编制/审核</w:t>
            </w:r>
          </w:p>
        </w:tc>
        <w:tc>
          <w:tcPr>
            <w:tcW w:w="5713" w:type="dxa"/>
            <w:vAlign w:val="center"/>
          </w:tcPr>
          <w:p w14:paraId="6E6E07F2">
            <w:pPr>
              <w:snapToGrid w:val="0"/>
              <w:spacing w:before="70" w:after="70" w:line="320" w:lineRule="auto"/>
              <w:jc w:val="left"/>
            </w:pPr>
            <w:r>
              <w:rPr>
                <w:sz w:val="21"/>
                <w:szCs w:val="21"/>
              </w:rPr>
              <w:t>【姓名/姓名】</w:t>
            </w:r>
          </w:p>
        </w:tc>
      </w:tr>
    </w:tbl>
    <w:p w14:paraId="70B81072">
      <w:pPr>
        <w:spacing w:line="240" w:lineRule="auto"/>
      </w:pPr>
    </w:p>
    <w:p w14:paraId="605BC95E">
      <w:pPr>
        <w:pStyle w:val="6"/>
      </w:pPr>
      <w:r>
        <w:rPr>
          <w:szCs w:val="32"/>
        </w:rPr>
        <w:t>2.15.5.2 设备使用记录</w:t>
      </w:r>
    </w:p>
    <w:tbl>
      <w:tblPr>
        <w:tblStyle w:val="32"/>
        <w:tblW w:w="90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9"/>
        <w:gridCol w:w="1179"/>
        <w:gridCol w:w="1179"/>
        <w:gridCol w:w="1179"/>
        <w:gridCol w:w="1237"/>
        <w:gridCol w:w="1179"/>
        <w:gridCol w:w="1179"/>
        <w:gridCol w:w="727"/>
      </w:tblGrid>
      <w:tr w14:paraId="6FA6E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shd w:val="clear" w:color="auto" w:fill="E7E6E6"/>
            <w:vAlign w:val="center"/>
          </w:tcPr>
          <w:p w14:paraId="3C4900FA">
            <w:pPr>
              <w:snapToGrid w:val="0"/>
              <w:spacing w:before="70" w:after="70" w:line="240" w:lineRule="auto"/>
              <w:ind w:firstLine="0"/>
              <w:jc w:val="center"/>
              <w:rPr>
                <w:b/>
                <w:sz w:val="21"/>
              </w:rPr>
            </w:pPr>
            <w:r>
              <w:rPr>
                <w:b/>
                <w:sz w:val="21"/>
                <w:szCs w:val="21"/>
              </w:rPr>
              <w:t>日期</w:t>
            </w:r>
          </w:p>
        </w:tc>
        <w:tc>
          <w:tcPr>
            <w:tcW w:w="1179" w:type="dxa"/>
            <w:shd w:val="clear" w:color="auto" w:fill="E7E6E6"/>
            <w:vAlign w:val="center"/>
          </w:tcPr>
          <w:p w14:paraId="57B74AE4">
            <w:pPr>
              <w:snapToGrid w:val="0"/>
              <w:spacing w:before="70" w:after="70" w:line="240" w:lineRule="auto"/>
              <w:ind w:firstLine="0"/>
              <w:jc w:val="center"/>
              <w:rPr>
                <w:b/>
                <w:sz w:val="21"/>
              </w:rPr>
            </w:pPr>
            <w:r>
              <w:rPr>
                <w:b/>
                <w:sz w:val="21"/>
                <w:szCs w:val="21"/>
              </w:rPr>
              <w:t>设备编号</w:t>
            </w:r>
          </w:p>
        </w:tc>
        <w:tc>
          <w:tcPr>
            <w:tcW w:w="1179" w:type="dxa"/>
            <w:shd w:val="clear" w:color="auto" w:fill="E7E6E6"/>
            <w:vAlign w:val="center"/>
          </w:tcPr>
          <w:p w14:paraId="2DC0DF07">
            <w:pPr>
              <w:snapToGrid w:val="0"/>
              <w:spacing w:before="70" w:after="70" w:line="240" w:lineRule="auto"/>
              <w:ind w:firstLine="0"/>
              <w:jc w:val="center"/>
              <w:rPr>
                <w:b/>
                <w:sz w:val="21"/>
              </w:rPr>
            </w:pPr>
            <w:r>
              <w:rPr>
                <w:b/>
                <w:sz w:val="21"/>
                <w:szCs w:val="21"/>
              </w:rPr>
              <w:t>使用人</w:t>
            </w:r>
          </w:p>
        </w:tc>
        <w:tc>
          <w:tcPr>
            <w:tcW w:w="1179" w:type="dxa"/>
            <w:shd w:val="clear" w:color="auto" w:fill="E7E6E6"/>
            <w:vAlign w:val="center"/>
          </w:tcPr>
          <w:p w14:paraId="5B38CCFC">
            <w:pPr>
              <w:snapToGrid w:val="0"/>
              <w:spacing w:before="70" w:after="70" w:line="240" w:lineRule="auto"/>
              <w:ind w:firstLine="0"/>
              <w:jc w:val="center"/>
              <w:rPr>
                <w:b/>
                <w:sz w:val="21"/>
              </w:rPr>
            </w:pPr>
            <w:r>
              <w:rPr>
                <w:b/>
                <w:sz w:val="21"/>
                <w:szCs w:val="21"/>
              </w:rPr>
              <w:t>作业内容</w:t>
            </w:r>
          </w:p>
        </w:tc>
        <w:tc>
          <w:tcPr>
            <w:tcW w:w="1237" w:type="dxa"/>
            <w:shd w:val="clear" w:color="auto" w:fill="E7E6E6"/>
            <w:vAlign w:val="center"/>
          </w:tcPr>
          <w:p w14:paraId="2D1CB74A">
            <w:pPr>
              <w:snapToGrid w:val="0"/>
              <w:spacing w:before="70" w:after="70" w:line="240" w:lineRule="auto"/>
              <w:ind w:firstLine="0"/>
              <w:jc w:val="center"/>
              <w:rPr>
                <w:b/>
                <w:sz w:val="21"/>
              </w:rPr>
            </w:pPr>
            <w:r>
              <w:rPr>
                <w:b/>
                <w:sz w:val="21"/>
                <w:szCs w:val="21"/>
              </w:rPr>
              <w:t>开机/关机</w:t>
            </w:r>
          </w:p>
        </w:tc>
        <w:tc>
          <w:tcPr>
            <w:tcW w:w="1179" w:type="dxa"/>
            <w:shd w:val="clear" w:color="auto" w:fill="E7E6E6"/>
            <w:vAlign w:val="center"/>
          </w:tcPr>
          <w:p w14:paraId="41B06042">
            <w:pPr>
              <w:snapToGrid w:val="0"/>
              <w:spacing w:before="70" w:after="70" w:line="240" w:lineRule="auto"/>
              <w:ind w:firstLine="0"/>
              <w:jc w:val="center"/>
              <w:rPr>
                <w:b/>
                <w:sz w:val="21"/>
              </w:rPr>
            </w:pPr>
            <w:r>
              <w:rPr>
                <w:b/>
                <w:sz w:val="21"/>
                <w:szCs w:val="21"/>
              </w:rPr>
              <w:t>运行时长</w:t>
            </w:r>
          </w:p>
        </w:tc>
        <w:tc>
          <w:tcPr>
            <w:tcW w:w="1179" w:type="dxa"/>
            <w:shd w:val="clear" w:color="auto" w:fill="E7E6E6"/>
            <w:vAlign w:val="center"/>
          </w:tcPr>
          <w:p w14:paraId="26699DAB">
            <w:pPr>
              <w:snapToGrid w:val="0"/>
              <w:spacing w:before="70" w:after="70" w:line="240" w:lineRule="auto"/>
              <w:ind w:firstLine="0"/>
              <w:jc w:val="center"/>
              <w:rPr>
                <w:b/>
                <w:sz w:val="21"/>
              </w:rPr>
            </w:pPr>
            <w:r>
              <w:rPr>
                <w:b/>
                <w:sz w:val="21"/>
                <w:szCs w:val="21"/>
              </w:rPr>
              <w:t>异常</w:t>
            </w:r>
          </w:p>
        </w:tc>
        <w:tc>
          <w:tcPr>
            <w:tcW w:w="727" w:type="dxa"/>
            <w:shd w:val="clear" w:color="auto" w:fill="E7E6E6"/>
            <w:vAlign w:val="center"/>
          </w:tcPr>
          <w:p w14:paraId="3CD26CDB">
            <w:pPr>
              <w:snapToGrid w:val="0"/>
              <w:spacing w:before="70" w:after="70" w:line="240" w:lineRule="auto"/>
              <w:ind w:firstLine="0"/>
              <w:jc w:val="center"/>
              <w:rPr>
                <w:b/>
                <w:sz w:val="21"/>
              </w:rPr>
            </w:pPr>
            <w:r>
              <w:rPr>
                <w:b/>
                <w:sz w:val="21"/>
                <w:szCs w:val="21"/>
              </w:rPr>
              <w:t>备注</w:t>
            </w:r>
          </w:p>
        </w:tc>
      </w:tr>
      <w:tr w14:paraId="22630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7232F846">
            <w:pPr>
              <w:snapToGrid w:val="0"/>
              <w:spacing w:before="70" w:after="70" w:line="240" w:lineRule="auto"/>
              <w:ind w:firstLine="0"/>
              <w:jc w:val="center"/>
              <w:rPr>
                <w:b/>
                <w:sz w:val="21"/>
              </w:rPr>
            </w:pPr>
            <w:r>
              <w:rPr>
                <w:b/>
                <w:sz w:val="21"/>
                <w:szCs w:val="21"/>
              </w:rPr>
              <w:t>【日期】</w:t>
            </w:r>
          </w:p>
        </w:tc>
        <w:tc>
          <w:tcPr>
            <w:tcW w:w="1179" w:type="dxa"/>
            <w:vAlign w:val="center"/>
          </w:tcPr>
          <w:p w14:paraId="286B8EBE">
            <w:pPr>
              <w:snapToGrid w:val="0"/>
              <w:spacing w:before="70" w:after="70" w:line="240" w:lineRule="auto"/>
              <w:ind w:firstLine="0"/>
              <w:jc w:val="center"/>
              <w:rPr>
                <w:b/>
                <w:sz w:val="21"/>
              </w:rPr>
            </w:pPr>
            <w:r>
              <w:rPr>
                <w:b/>
                <w:sz w:val="21"/>
                <w:szCs w:val="21"/>
              </w:rPr>
              <w:t>【编号】</w:t>
            </w:r>
          </w:p>
        </w:tc>
        <w:tc>
          <w:tcPr>
            <w:tcW w:w="1179" w:type="dxa"/>
            <w:vAlign w:val="center"/>
          </w:tcPr>
          <w:p w14:paraId="414FC57F">
            <w:pPr>
              <w:snapToGrid w:val="0"/>
              <w:spacing w:before="70" w:after="70" w:line="240" w:lineRule="auto"/>
              <w:ind w:firstLine="0"/>
              <w:jc w:val="center"/>
              <w:rPr>
                <w:b/>
                <w:sz w:val="21"/>
              </w:rPr>
            </w:pPr>
            <w:r>
              <w:rPr>
                <w:b/>
                <w:sz w:val="21"/>
                <w:szCs w:val="21"/>
              </w:rPr>
              <w:t>【姓名】</w:t>
            </w:r>
          </w:p>
        </w:tc>
        <w:tc>
          <w:tcPr>
            <w:tcW w:w="1179" w:type="dxa"/>
            <w:vAlign w:val="center"/>
          </w:tcPr>
          <w:p w14:paraId="2C587500">
            <w:pPr>
              <w:snapToGrid w:val="0"/>
              <w:spacing w:before="70" w:after="70" w:line="240" w:lineRule="auto"/>
              <w:ind w:firstLine="0"/>
              <w:jc w:val="center"/>
              <w:rPr>
                <w:b/>
                <w:sz w:val="21"/>
              </w:rPr>
            </w:pPr>
            <w:r>
              <w:rPr>
                <w:b/>
                <w:sz w:val="21"/>
                <w:szCs w:val="21"/>
              </w:rPr>
              <w:t>【内容】</w:t>
            </w:r>
          </w:p>
        </w:tc>
        <w:tc>
          <w:tcPr>
            <w:tcW w:w="1237" w:type="dxa"/>
            <w:vAlign w:val="center"/>
          </w:tcPr>
          <w:p w14:paraId="588D4F00">
            <w:pPr>
              <w:snapToGrid w:val="0"/>
              <w:spacing w:before="70" w:after="70" w:line="240" w:lineRule="auto"/>
              <w:ind w:firstLine="0"/>
              <w:jc w:val="center"/>
              <w:rPr>
                <w:b/>
                <w:sz w:val="21"/>
              </w:rPr>
            </w:pPr>
            <w:r>
              <w:rPr>
                <w:b/>
                <w:sz w:val="21"/>
                <w:szCs w:val="21"/>
              </w:rPr>
              <w:t>【时间】</w:t>
            </w:r>
          </w:p>
        </w:tc>
        <w:tc>
          <w:tcPr>
            <w:tcW w:w="1179" w:type="dxa"/>
            <w:vAlign w:val="center"/>
          </w:tcPr>
          <w:p w14:paraId="401C9036">
            <w:pPr>
              <w:snapToGrid w:val="0"/>
              <w:spacing w:before="70" w:after="70" w:line="240" w:lineRule="auto"/>
              <w:ind w:firstLine="0"/>
              <w:jc w:val="center"/>
              <w:rPr>
                <w:b/>
                <w:sz w:val="21"/>
              </w:rPr>
            </w:pPr>
            <w:r>
              <w:rPr>
                <w:b/>
                <w:sz w:val="21"/>
                <w:szCs w:val="21"/>
              </w:rPr>
              <w:t>【h】</w:t>
            </w:r>
          </w:p>
        </w:tc>
        <w:tc>
          <w:tcPr>
            <w:tcW w:w="1179" w:type="dxa"/>
            <w:vAlign w:val="center"/>
          </w:tcPr>
          <w:p w14:paraId="22D53FF6">
            <w:pPr>
              <w:snapToGrid w:val="0"/>
              <w:spacing w:before="70" w:after="70" w:line="240" w:lineRule="auto"/>
              <w:ind w:firstLine="0"/>
              <w:jc w:val="center"/>
              <w:rPr>
                <w:b/>
                <w:sz w:val="21"/>
              </w:rPr>
            </w:pPr>
            <w:r>
              <w:rPr>
                <w:b/>
                <w:sz w:val="21"/>
                <w:szCs w:val="21"/>
              </w:rPr>
              <w:t>【描述】</w:t>
            </w:r>
          </w:p>
        </w:tc>
        <w:tc>
          <w:tcPr>
            <w:tcW w:w="727" w:type="dxa"/>
            <w:vAlign w:val="center"/>
          </w:tcPr>
          <w:p w14:paraId="6A0379C3">
            <w:pPr>
              <w:snapToGrid w:val="0"/>
              <w:spacing w:before="70" w:after="70" w:line="240" w:lineRule="auto"/>
              <w:ind w:firstLine="0"/>
              <w:jc w:val="center"/>
              <w:rPr>
                <w:b/>
                <w:sz w:val="21"/>
              </w:rPr>
            </w:pPr>
            <w:r>
              <w:rPr>
                <w:rFonts w:hint="eastAsia"/>
                <w:b/>
                <w:sz w:val="21"/>
                <w:szCs w:val="21"/>
              </w:rPr>
              <w:t>-</w:t>
            </w:r>
          </w:p>
        </w:tc>
      </w:tr>
      <w:tr w14:paraId="681C4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4CF3A6D4">
            <w:pPr>
              <w:snapToGrid w:val="0"/>
              <w:spacing w:before="70" w:after="70" w:line="240" w:lineRule="auto"/>
              <w:ind w:firstLine="0"/>
              <w:jc w:val="center"/>
              <w:rPr>
                <w:b/>
                <w:sz w:val="21"/>
              </w:rPr>
            </w:pPr>
            <w:r>
              <w:rPr>
                <w:b/>
                <w:sz w:val="21"/>
                <w:szCs w:val="21"/>
              </w:rPr>
              <w:t>【日期】</w:t>
            </w:r>
          </w:p>
        </w:tc>
        <w:tc>
          <w:tcPr>
            <w:tcW w:w="1179" w:type="dxa"/>
            <w:vAlign w:val="center"/>
          </w:tcPr>
          <w:p w14:paraId="3A53FED7">
            <w:pPr>
              <w:snapToGrid w:val="0"/>
              <w:spacing w:before="70" w:after="70" w:line="240" w:lineRule="auto"/>
              <w:ind w:firstLine="0"/>
              <w:jc w:val="center"/>
              <w:rPr>
                <w:b/>
                <w:sz w:val="21"/>
              </w:rPr>
            </w:pPr>
            <w:r>
              <w:rPr>
                <w:b/>
                <w:sz w:val="21"/>
                <w:szCs w:val="21"/>
              </w:rPr>
              <w:t>【编号】</w:t>
            </w:r>
          </w:p>
        </w:tc>
        <w:tc>
          <w:tcPr>
            <w:tcW w:w="1179" w:type="dxa"/>
            <w:vAlign w:val="center"/>
          </w:tcPr>
          <w:p w14:paraId="43644031">
            <w:pPr>
              <w:snapToGrid w:val="0"/>
              <w:spacing w:before="70" w:after="70" w:line="240" w:lineRule="auto"/>
              <w:ind w:firstLine="0"/>
              <w:jc w:val="center"/>
              <w:rPr>
                <w:b/>
                <w:sz w:val="21"/>
              </w:rPr>
            </w:pPr>
            <w:r>
              <w:rPr>
                <w:b/>
                <w:sz w:val="21"/>
                <w:szCs w:val="21"/>
              </w:rPr>
              <w:t>【姓名】</w:t>
            </w:r>
          </w:p>
        </w:tc>
        <w:tc>
          <w:tcPr>
            <w:tcW w:w="1179" w:type="dxa"/>
            <w:vAlign w:val="center"/>
          </w:tcPr>
          <w:p w14:paraId="77FF7994">
            <w:pPr>
              <w:snapToGrid w:val="0"/>
              <w:spacing w:before="70" w:after="70" w:line="240" w:lineRule="auto"/>
              <w:ind w:firstLine="0"/>
              <w:jc w:val="center"/>
              <w:rPr>
                <w:b/>
                <w:sz w:val="21"/>
              </w:rPr>
            </w:pPr>
            <w:r>
              <w:rPr>
                <w:b/>
                <w:sz w:val="21"/>
                <w:szCs w:val="21"/>
              </w:rPr>
              <w:t>【内容】</w:t>
            </w:r>
          </w:p>
        </w:tc>
        <w:tc>
          <w:tcPr>
            <w:tcW w:w="1237" w:type="dxa"/>
            <w:vAlign w:val="center"/>
          </w:tcPr>
          <w:p w14:paraId="1EE8248B">
            <w:pPr>
              <w:snapToGrid w:val="0"/>
              <w:spacing w:before="70" w:after="70" w:line="240" w:lineRule="auto"/>
              <w:ind w:firstLine="0"/>
              <w:jc w:val="center"/>
              <w:rPr>
                <w:b/>
                <w:sz w:val="21"/>
              </w:rPr>
            </w:pPr>
            <w:r>
              <w:rPr>
                <w:b/>
                <w:sz w:val="21"/>
                <w:szCs w:val="21"/>
              </w:rPr>
              <w:t>【时间】</w:t>
            </w:r>
          </w:p>
        </w:tc>
        <w:tc>
          <w:tcPr>
            <w:tcW w:w="1179" w:type="dxa"/>
            <w:vAlign w:val="center"/>
          </w:tcPr>
          <w:p w14:paraId="4ACEB30D">
            <w:pPr>
              <w:snapToGrid w:val="0"/>
              <w:spacing w:before="70" w:after="70" w:line="240" w:lineRule="auto"/>
              <w:ind w:firstLine="0"/>
              <w:jc w:val="center"/>
              <w:rPr>
                <w:b/>
                <w:sz w:val="21"/>
              </w:rPr>
            </w:pPr>
            <w:r>
              <w:rPr>
                <w:b/>
                <w:sz w:val="21"/>
                <w:szCs w:val="21"/>
              </w:rPr>
              <w:t>【h】</w:t>
            </w:r>
          </w:p>
        </w:tc>
        <w:tc>
          <w:tcPr>
            <w:tcW w:w="1179" w:type="dxa"/>
            <w:vAlign w:val="center"/>
          </w:tcPr>
          <w:p w14:paraId="76B7C94B">
            <w:pPr>
              <w:snapToGrid w:val="0"/>
              <w:spacing w:before="70" w:after="70" w:line="240" w:lineRule="auto"/>
              <w:ind w:firstLine="0"/>
              <w:jc w:val="center"/>
              <w:rPr>
                <w:b/>
                <w:sz w:val="21"/>
              </w:rPr>
            </w:pPr>
            <w:r>
              <w:rPr>
                <w:b/>
                <w:sz w:val="21"/>
                <w:szCs w:val="21"/>
              </w:rPr>
              <w:t>【描述】</w:t>
            </w:r>
          </w:p>
        </w:tc>
        <w:tc>
          <w:tcPr>
            <w:tcW w:w="727" w:type="dxa"/>
            <w:vAlign w:val="center"/>
          </w:tcPr>
          <w:p w14:paraId="03B23EB5">
            <w:pPr>
              <w:snapToGrid w:val="0"/>
              <w:spacing w:before="70" w:after="70" w:line="240" w:lineRule="auto"/>
              <w:ind w:firstLine="0"/>
              <w:jc w:val="center"/>
              <w:rPr>
                <w:b/>
                <w:sz w:val="21"/>
              </w:rPr>
            </w:pPr>
            <w:r>
              <w:rPr>
                <w:rFonts w:hint="eastAsia"/>
                <w:b/>
                <w:sz w:val="21"/>
                <w:szCs w:val="21"/>
              </w:rPr>
              <w:t>-</w:t>
            </w:r>
          </w:p>
        </w:tc>
      </w:tr>
    </w:tbl>
    <w:p w14:paraId="20E8D182">
      <w:pPr>
        <w:spacing w:line="240" w:lineRule="auto"/>
      </w:pPr>
    </w:p>
    <w:p w14:paraId="1EBA1F9A">
      <w:pPr>
        <w:pStyle w:val="6"/>
      </w:pPr>
      <w:r>
        <w:rPr>
          <w:szCs w:val="32"/>
        </w:rPr>
        <w:t>2.15.5.3 数据交接单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14"/>
        <w:gridCol w:w="4886"/>
      </w:tblGrid>
      <w:tr w14:paraId="4650B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shd w:val="clear" w:color="auto" w:fill="E7E6E6"/>
            <w:vAlign w:val="center"/>
          </w:tcPr>
          <w:p w14:paraId="655B1356">
            <w:pPr>
              <w:snapToGrid w:val="0"/>
              <w:spacing w:before="70" w:after="70" w:line="320" w:lineRule="auto"/>
              <w:jc w:val="left"/>
            </w:pPr>
            <w:r>
              <w:rPr>
                <w:b/>
                <w:sz w:val="21"/>
                <w:szCs w:val="21"/>
              </w:rPr>
              <w:t>项目</w:t>
            </w:r>
          </w:p>
        </w:tc>
        <w:tc>
          <w:tcPr>
            <w:tcW w:w="4886" w:type="dxa"/>
            <w:shd w:val="clear" w:color="auto" w:fill="E7E6E6"/>
            <w:vAlign w:val="center"/>
          </w:tcPr>
          <w:p w14:paraId="7201B384">
            <w:pPr>
              <w:snapToGrid w:val="0"/>
              <w:spacing w:before="70" w:after="70" w:line="320" w:lineRule="auto"/>
              <w:jc w:val="left"/>
            </w:pPr>
            <w:r>
              <w:rPr>
                <w:b/>
                <w:sz w:val="21"/>
                <w:szCs w:val="21"/>
              </w:rPr>
              <w:t>内容</w:t>
            </w:r>
          </w:p>
        </w:tc>
      </w:tr>
      <w:tr w14:paraId="373D0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209617D7">
            <w:pPr>
              <w:snapToGrid w:val="0"/>
              <w:spacing w:before="70" w:after="70" w:line="320" w:lineRule="auto"/>
              <w:jc w:val="left"/>
            </w:pPr>
            <w:r>
              <w:rPr>
                <w:sz w:val="21"/>
                <w:szCs w:val="21"/>
              </w:rPr>
              <w:t>测次/孔号</w:t>
            </w:r>
          </w:p>
        </w:tc>
        <w:tc>
          <w:tcPr>
            <w:tcW w:w="4886" w:type="dxa"/>
            <w:vAlign w:val="center"/>
          </w:tcPr>
          <w:p w14:paraId="391D61C8">
            <w:pPr>
              <w:snapToGrid w:val="0"/>
              <w:spacing w:before="70" w:after="70" w:line="320" w:lineRule="auto"/>
              <w:jc w:val="left"/>
            </w:pPr>
            <w:r>
              <w:rPr>
                <w:sz w:val="21"/>
                <w:szCs w:val="21"/>
              </w:rPr>
              <w:t>【】</w:t>
            </w:r>
          </w:p>
        </w:tc>
      </w:tr>
      <w:tr w14:paraId="03D24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3AF01F2C">
            <w:pPr>
              <w:snapToGrid w:val="0"/>
              <w:spacing w:before="70" w:after="70" w:line="320" w:lineRule="auto"/>
              <w:jc w:val="left"/>
            </w:pPr>
            <w:r>
              <w:rPr>
                <w:sz w:val="21"/>
                <w:szCs w:val="21"/>
              </w:rPr>
              <w:t>数据清单</w:t>
            </w:r>
          </w:p>
        </w:tc>
        <w:tc>
          <w:tcPr>
            <w:tcW w:w="4886" w:type="dxa"/>
            <w:vAlign w:val="center"/>
          </w:tcPr>
          <w:p w14:paraId="28E8BE1E">
            <w:pPr>
              <w:snapToGrid w:val="0"/>
              <w:spacing w:before="70" w:after="70" w:line="320" w:lineRule="auto"/>
              <w:jc w:val="left"/>
            </w:pPr>
            <w:r>
              <w:rPr>
                <w:sz w:val="21"/>
                <w:szCs w:val="21"/>
              </w:rPr>
              <w:t>【文件类型、数量、大小】</w:t>
            </w:r>
          </w:p>
        </w:tc>
      </w:tr>
      <w:tr w14:paraId="28D92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349297FC">
            <w:pPr>
              <w:snapToGrid w:val="0"/>
              <w:spacing w:before="70" w:after="70" w:line="320" w:lineRule="auto"/>
              <w:jc w:val="left"/>
            </w:pPr>
            <w:r>
              <w:rPr>
                <w:sz w:val="21"/>
                <w:szCs w:val="21"/>
              </w:rPr>
              <w:t>校验值</w:t>
            </w:r>
          </w:p>
        </w:tc>
        <w:tc>
          <w:tcPr>
            <w:tcW w:w="4886" w:type="dxa"/>
            <w:vAlign w:val="center"/>
          </w:tcPr>
          <w:p w14:paraId="76DD74DC">
            <w:pPr>
              <w:snapToGrid w:val="0"/>
              <w:spacing w:before="70" w:after="70" w:line="320" w:lineRule="auto"/>
              <w:jc w:val="left"/>
            </w:pPr>
            <w:r>
              <w:rPr>
                <w:sz w:val="21"/>
                <w:szCs w:val="21"/>
              </w:rPr>
              <w:t>【SHA-256】</w:t>
            </w:r>
          </w:p>
        </w:tc>
      </w:tr>
      <w:tr w14:paraId="03324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2D88B8D2">
            <w:pPr>
              <w:snapToGrid w:val="0"/>
              <w:spacing w:before="70" w:after="70" w:line="320" w:lineRule="auto"/>
              <w:jc w:val="left"/>
            </w:pPr>
            <w:r>
              <w:rPr>
                <w:sz w:val="21"/>
                <w:szCs w:val="21"/>
              </w:rPr>
              <w:t>交接方式</w:t>
            </w:r>
          </w:p>
        </w:tc>
        <w:tc>
          <w:tcPr>
            <w:tcW w:w="4886" w:type="dxa"/>
            <w:vAlign w:val="center"/>
          </w:tcPr>
          <w:p w14:paraId="712713DF">
            <w:pPr>
              <w:snapToGrid w:val="0"/>
              <w:spacing w:before="70" w:after="70" w:line="320" w:lineRule="auto"/>
              <w:jc w:val="left"/>
            </w:pPr>
            <w:r>
              <w:rPr>
                <w:sz w:val="21"/>
                <w:szCs w:val="21"/>
              </w:rPr>
              <w:t>【移动硬盘/网络】</w:t>
            </w:r>
          </w:p>
        </w:tc>
      </w:tr>
      <w:tr w14:paraId="6D8D9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3B9D2455">
            <w:pPr>
              <w:snapToGrid w:val="0"/>
              <w:spacing w:before="70" w:after="70" w:line="320" w:lineRule="auto"/>
              <w:jc w:val="left"/>
            </w:pPr>
            <w:r>
              <w:rPr>
                <w:sz w:val="21"/>
                <w:szCs w:val="21"/>
              </w:rPr>
              <w:t>交接人/接收人</w:t>
            </w:r>
          </w:p>
        </w:tc>
        <w:tc>
          <w:tcPr>
            <w:tcW w:w="4886" w:type="dxa"/>
            <w:vAlign w:val="center"/>
          </w:tcPr>
          <w:p w14:paraId="1687A9E6">
            <w:pPr>
              <w:snapToGrid w:val="0"/>
              <w:spacing w:before="70" w:after="70" w:line="320" w:lineRule="auto"/>
              <w:jc w:val="left"/>
            </w:pPr>
            <w:r>
              <w:rPr>
                <w:sz w:val="21"/>
                <w:szCs w:val="21"/>
              </w:rPr>
              <w:t>【签字】</w:t>
            </w:r>
          </w:p>
        </w:tc>
      </w:tr>
      <w:tr w14:paraId="39648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6D175AD7">
            <w:pPr>
              <w:snapToGrid w:val="0"/>
              <w:spacing w:before="70" w:after="70" w:line="320" w:lineRule="auto"/>
              <w:jc w:val="left"/>
            </w:pPr>
            <w:r>
              <w:rPr>
                <w:sz w:val="21"/>
                <w:szCs w:val="21"/>
              </w:rPr>
              <w:t>交接时间</w:t>
            </w:r>
          </w:p>
        </w:tc>
        <w:tc>
          <w:tcPr>
            <w:tcW w:w="4886" w:type="dxa"/>
            <w:vAlign w:val="center"/>
          </w:tcPr>
          <w:p w14:paraId="3404DB79">
            <w:pPr>
              <w:snapToGrid w:val="0"/>
              <w:spacing w:before="70" w:after="70" w:line="320" w:lineRule="auto"/>
              <w:jc w:val="left"/>
            </w:pPr>
            <w:r>
              <w:rPr>
                <w:sz w:val="21"/>
                <w:szCs w:val="21"/>
              </w:rPr>
              <w:t>【】</w:t>
            </w:r>
          </w:p>
        </w:tc>
      </w:tr>
      <w:tr w14:paraId="4EE31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14" w:type="dxa"/>
            <w:vAlign w:val="center"/>
          </w:tcPr>
          <w:p w14:paraId="602AD16B">
            <w:pPr>
              <w:snapToGrid w:val="0"/>
              <w:spacing w:before="70" w:after="70" w:line="320" w:lineRule="auto"/>
              <w:jc w:val="left"/>
            </w:pPr>
            <w:r>
              <w:rPr>
                <w:sz w:val="21"/>
                <w:szCs w:val="21"/>
              </w:rPr>
              <w:t>备注</w:t>
            </w:r>
          </w:p>
        </w:tc>
        <w:tc>
          <w:tcPr>
            <w:tcW w:w="4886" w:type="dxa"/>
            <w:vAlign w:val="center"/>
          </w:tcPr>
          <w:p w14:paraId="65B0E8E2">
            <w:pPr>
              <w:snapToGrid w:val="0"/>
              <w:spacing w:before="70" w:after="70" w:line="320" w:lineRule="auto"/>
              <w:jc w:val="left"/>
            </w:pPr>
            <w:r>
              <w:rPr>
                <w:sz w:val="21"/>
                <w:szCs w:val="21"/>
              </w:rPr>
              <w:t>【缺项说明】</w:t>
            </w:r>
          </w:p>
        </w:tc>
      </w:tr>
    </w:tbl>
    <w:p w14:paraId="7A35FC08">
      <w:pPr>
        <w:spacing w:line="240" w:lineRule="auto"/>
      </w:pPr>
    </w:p>
    <w:p w14:paraId="0412BE4A">
      <w:pPr>
        <w:pStyle w:val="6"/>
      </w:pPr>
      <w:r>
        <w:rPr>
          <w:szCs w:val="32"/>
        </w:rPr>
        <w:t>2.15.5.4 技术交底记录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41"/>
        <w:gridCol w:w="4859"/>
      </w:tblGrid>
      <w:tr w14:paraId="3FA56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shd w:val="clear" w:color="auto" w:fill="E7E6E6"/>
            <w:vAlign w:val="center"/>
          </w:tcPr>
          <w:p w14:paraId="5E1AC844">
            <w:pPr>
              <w:snapToGrid w:val="0"/>
              <w:spacing w:before="70" w:after="70" w:line="320" w:lineRule="auto"/>
              <w:jc w:val="left"/>
            </w:pPr>
            <w:r>
              <w:rPr>
                <w:b/>
                <w:sz w:val="21"/>
                <w:szCs w:val="21"/>
              </w:rPr>
              <w:t>项目</w:t>
            </w:r>
          </w:p>
        </w:tc>
        <w:tc>
          <w:tcPr>
            <w:tcW w:w="4859" w:type="dxa"/>
            <w:shd w:val="clear" w:color="auto" w:fill="E7E6E6"/>
            <w:vAlign w:val="center"/>
          </w:tcPr>
          <w:p w14:paraId="4481B910">
            <w:pPr>
              <w:snapToGrid w:val="0"/>
              <w:spacing w:before="70" w:after="70" w:line="320" w:lineRule="auto"/>
              <w:jc w:val="left"/>
            </w:pPr>
            <w:r>
              <w:rPr>
                <w:b/>
                <w:sz w:val="21"/>
                <w:szCs w:val="21"/>
              </w:rPr>
              <w:t>内容</w:t>
            </w:r>
          </w:p>
        </w:tc>
      </w:tr>
      <w:tr w14:paraId="1C963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71D5780">
            <w:pPr>
              <w:snapToGrid w:val="0"/>
              <w:spacing w:before="70" w:after="70" w:line="320" w:lineRule="auto"/>
              <w:jc w:val="left"/>
            </w:pPr>
            <w:r>
              <w:rPr>
                <w:sz w:val="21"/>
                <w:szCs w:val="21"/>
              </w:rPr>
              <w:t>交底主题</w:t>
            </w:r>
          </w:p>
        </w:tc>
        <w:tc>
          <w:tcPr>
            <w:tcW w:w="4859" w:type="dxa"/>
            <w:vAlign w:val="center"/>
          </w:tcPr>
          <w:p w14:paraId="4BB291F5">
            <w:pPr>
              <w:snapToGrid w:val="0"/>
              <w:spacing w:before="70" w:after="70" w:line="320" w:lineRule="auto"/>
              <w:jc w:val="left"/>
            </w:pPr>
            <w:r>
              <w:rPr>
                <w:sz w:val="21"/>
                <w:szCs w:val="21"/>
              </w:rPr>
              <w:t>【】</w:t>
            </w:r>
          </w:p>
        </w:tc>
      </w:tr>
      <w:tr w14:paraId="09807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8C7108C">
            <w:pPr>
              <w:snapToGrid w:val="0"/>
              <w:spacing w:before="70" w:after="70" w:line="320" w:lineRule="auto"/>
              <w:jc w:val="left"/>
            </w:pPr>
            <w:r>
              <w:rPr>
                <w:sz w:val="21"/>
                <w:szCs w:val="21"/>
              </w:rPr>
              <w:t>交底人</w:t>
            </w:r>
          </w:p>
        </w:tc>
        <w:tc>
          <w:tcPr>
            <w:tcW w:w="4859" w:type="dxa"/>
            <w:vAlign w:val="center"/>
          </w:tcPr>
          <w:p w14:paraId="17D2B543">
            <w:pPr>
              <w:snapToGrid w:val="0"/>
              <w:spacing w:before="70" w:after="70" w:line="320" w:lineRule="auto"/>
              <w:jc w:val="left"/>
            </w:pPr>
            <w:r>
              <w:rPr>
                <w:sz w:val="21"/>
                <w:szCs w:val="21"/>
              </w:rPr>
              <w:t>【】</w:t>
            </w:r>
          </w:p>
        </w:tc>
      </w:tr>
      <w:tr w14:paraId="444AB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21266E41">
            <w:pPr>
              <w:snapToGrid w:val="0"/>
              <w:spacing w:before="70" w:after="70" w:line="320" w:lineRule="auto"/>
              <w:jc w:val="left"/>
            </w:pPr>
            <w:r>
              <w:rPr>
                <w:sz w:val="21"/>
                <w:szCs w:val="21"/>
              </w:rPr>
              <w:t>参加人员</w:t>
            </w:r>
          </w:p>
        </w:tc>
        <w:tc>
          <w:tcPr>
            <w:tcW w:w="4859" w:type="dxa"/>
            <w:vAlign w:val="center"/>
          </w:tcPr>
          <w:p w14:paraId="5A6087E8">
            <w:pPr>
              <w:snapToGrid w:val="0"/>
              <w:spacing w:before="70" w:after="70" w:line="320" w:lineRule="auto"/>
              <w:jc w:val="left"/>
            </w:pPr>
            <w:r>
              <w:rPr>
                <w:sz w:val="21"/>
                <w:szCs w:val="21"/>
              </w:rPr>
              <w:t>【】</w:t>
            </w:r>
          </w:p>
        </w:tc>
      </w:tr>
      <w:tr w14:paraId="20133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0143A50C">
            <w:pPr>
              <w:snapToGrid w:val="0"/>
              <w:spacing w:before="70" w:after="70" w:line="320" w:lineRule="auto"/>
              <w:jc w:val="left"/>
            </w:pPr>
            <w:r>
              <w:rPr>
                <w:sz w:val="21"/>
                <w:szCs w:val="21"/>
              </w:rPr>
              <w:t>交底内容</w:t>
            </w:r>
          </w:p>
        </w:tc>
        <w:tc>
          <w:tcPr>
            <w:tcW w:w="4859" w:type="dxa"/>
            <w:vAlign w:val="center"/>
          </w:tcPr>
          <w:p w14:paraId="1B1F6FDD">
            <w:pPr>
              <w:snapToGrid w:val="0"/>
              <w:spacing w:before="70" w:after="70" w:line="320" w:lineRule="auto"/>
              <w:jc w:val="left"/>
            </w:pPr>
            <w:r>
              <w:rPr>
                <w:sz w:val="21"/>
                <w:szCs w:val="21"/>
              </w:rPr>
              <w:t>【技术要求、质量标准、注意事项】</w:t>
            </w:r>
          </w:p>
        </w:tc>
      </w:tr>
      <w:tr w14:paraId="4A331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1BE8CDD3">
            <w:pPr>
              <w:snapToGrid w:val="0"/>
              <w:spacing w:before="70" w:after="70" w:line="320" w:lineRule="auto"/>
              <w:jc w:val="left"/>
            </w:pPr>
            <w:r>
              <w:rPr>
                <w:sz w:val="21"/>
                <w:szCs w:val="21"/>
              </w:rPr>
              <w:t>疑问与答复</w:t>
            </w:r>
          </w:p>
        </w:tc>
        <w:tc>
          <w:tcPr>
            <w:tcW w:w="4859" w:type="dxa"/>
            <w:vAlign w:val="center"/>
          </w:tcPr>
          <w:p w14:paraId="4D2CC94B">
            <w:pPr>
              <w:snapToGrid w:val="0"/>
              <w:spacing w:before="70" w:after="70" w:line="320" w:lineRule="auto"/>
              <w:jc w:val="left"/>
            </w:pPr>
            <w:r>
              <w:rPr>
                <w:sz w:val="21"/>
                <w:szCs w:val="21"/>
              </w:rPr>
              <w:t>【】</w:t>
            </w:r>
          </w:p>
        </w:tc>
      </w:tr>
      <w:tr w14:paraId="5AB89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24D9446D">
            <w:pPr>
              <w:snapToGrid w:val="0"/>
              <w:spacing w:before="70" w:after="70" w:line="320" w:lineRule="auto"/>
              <w:jc w:val="left"/>
            </w:pPr>
            <w:r>
              <w:rPr>
                <w:sz w:val="21"/>
                <w:szCs w:val="21"/>
              </w:rPr>
              <w:t>签字</w:t>
            </w:r>
          </w:p>
        </w:tc>
        <w:tc>
          <w:tcPr>
            <w:tcW w:w="4859" w:type="dxa"/>
            <w:vAlign w:val="center"/>
          </w:tcPr>
          <w:p w14:paraId="3E22DE58">
            <w:pPr>
              <w:snapToGrid w:val="0"/>
              <w:spacing w:before="70" w:after="70" w:line="320" w:lineRule="auto"/>
              <w:jc w:val="left"/>
            </w:pPr>
            <w:r>
              <w:rPr>
                <w:sz w:val="21"/>
                <w:szCs w:val="21"/>
              </w:rPr>
              <w:t>【】</w:t>
            </w:r>
          </w:p>
        </w:tc>
      </w:tr>
      <w:tr w14:paraId="4798D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76FEAF3E">
            <w:pPr>
              <w:snapToGrid w:val="0"/>
              <w:spacing w:before="70" w:after="70" w:line="320" w:lineRule="auto"/>
              <w:jc w:val="left"/>
            </w:pPr>
            <w:r>
              <w:rPr>
                <w:sz w:val="21"/>
                <w:szCs w:val="21"/>
              </w:rPr>
              <w:t>日期</w:t>
            </w:r>
          </w:p>
        </w:tc>
        <w:tc>
          <w:tcPr>
            <w:tcW w:w="4859" w:type="dxa"/>
            <w:vAlign w:val="center"/>
          </w:tcPr>
          <w:p w14:paraId="2395DF00">
            <w:pPr>
              <w:snapToGrid w:val="0"/>
              <w:spacing w:before="70" w:after="70" w:line="320" w:lineRule="auto"/>
              <w:jc w:val="left"/>
            </w:pPr>
            <w:r>
              <w:rPr>
                <w:sz w:val="21"/>
                <w:szCs w:val="21"/>
              </w:rPr>
              <w:t>【】</w:t>
            </w:r>
          </w:p>
        </w:tc>
      </w:tr>
    </w:tbl>
    <w:p w14:paraId="4DA4FE0E">
      <w:pPr>
        <w:spacing w:line="240" w:lineRule="auto"/>
      </w:pPr>
    </w:p>
    <w:p w14:paraId="4DB333AE">
      <w:pPr>
        <w:pStyle w:val="6"/>
      </w:pPr>
      <w:r>
        <w:rPr>
          <w:szCs w:val="32"/>
        </w:rPr>
        <w:t>2.15.5.5 隐患整改单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31"/>
        <w:gridCol w:w="4869"/>
      </w:tblGrid>
      <w:tr w14:paraId="7F9F9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shd w:val="clear" w:color="auto" w:fill="E7E6E6"/>
            <w:vAlign w:val="center"/>
          </w:tcPr>
          <w:p w14:paraId="6ED276D2">
            <w:pPr>
              <w:snapToGrid w:val="0"/>
              <w:spacing w:before="70" w:after="70" w:line="320" w:lineRule="auto"/>
              <w:jc w:val="left"/>
            </w:pPr>
            <w:r>
              <w:rPr>
                <w:b/>
                <w:sz w:val="21"/>
                <w:szCs w:val="21"/>
              </w:rPr>
              <w:t>项目</w:t>
            </w:r>
          </w:p>
        </w:tc>
        <w:tc>
          <w:tcPr>
            <w:tcW w:w="4869" w:type="dxa"/>
            <w:shd w:val="clear" w:color="auto" w:fill="E7E6E6"/>
            <w:vAlign w:val="center"/>
          </w:tcPr>
          <w:p w14:paraId="1B25439D">
            <w:pPr>
              <w:snapToGrid w:val="0"/>
              <w:spacing w:before="70" w:after="70" w:line="320" w:lineRule="auto"/>
              <w:jc w:val="left"/>
            </w:pPr>
            <w:r>
              <w:rPr>
                <w:b/>
                <w:sz w:val="21"/>
                <w:szCs w:val="21"/>
              </w:rPr>
              <w:t>内容</w:t>
            </w:r>
          </w:p>
        </w:tc>
      </w:tr>
      <w:tr w14:paraId="2B5AA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27B51F3B">
            <w:pPr>
              <w:snapToGrid w:val="0"/>
              <w:spacing w:before="70" w:after="70" w:line="320" w:lineRule="auto"/>
              <w:jc w:val="left"/>
            </w:pPr>
            <w:r>
              <w:rPr>
                <w:sz w:val="21"/>
                <w:szCs w:val="21"/>
              </w:rPr>
              <w:t>隐患描述</w:t>
            </w:r>
          </w:p>
        </w:tc>
        <w:tc>
          <w:tcPr>
            <w:tcW w:w="4869" w:type="dxa"/>
            <w:vAlign w:val="center"/>
          </w:tcPr>
          <w:p w14:paraId="6A7BD301">
            <w:pPr>
              <w:snapToGrid w:val="0"/>
              <w:spacing w:before="70" w:after="70" w:line="320" w:lineRule="auto"/>
              <w:jc w:val="left"/>
            </w:pPr>
            <w:r>
              <w:rPr>
                <w:sz w:val="21"/>
                <w:szCs w:val="21"/>
              </w:rPr>
              <w:t>【】</w:t>
            </w:r>
          </w:p>
        </w:tc>
      </w:tr>
      <w:tr w14:paraId="2B995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50995E61">
            <w:pPr>
              <w:snapToGrid w:val="0"/>
              <w:spacing w:before="70" w:after="70" w:line="320" w:lineRule="auto"/>
              <w:jc w:val="left"/>
            </w:pPr>
            <w:r>
              <w:rPr>
                <w:sz w:val="21"/>
                <w:szCs w:val="21"/>
              </w:rPr>
              <w:t>发现时间/地点</w:t>
            </w:r>
          </w:p>
        </w:tc>
        <w:tc>
          <w:tcPr>
            <w:tcW w:w="4869" w:type="dxa"/>
            <w:vAlign w:val="center"/>
          </w:tcPr>
          <w:p w14:paraId="26C696F1">
            <w:pPr>
              <w:snapToGrid w:val="0"/>
              <w:spacing w:before="70" w:after="70" w:line="320" w:lineRule="auto"/>
              <w:jc w:val="left"/>
            </w:pPr>
            <w:r>
              <w:rPr>
                <w:sz w:val="21"/>
                <w:szCs w:val="21"/>
              </w:rPr>
              <w:t>【】</w:t>
            </w:r>
          </w:p>
        </w:tc>
      </w:tr>
      <w:tr w14:paraId="004CE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35B8775A">
            <w:pPr>
              <w:snapToGrid w:val="0"/>
              <w:spacing w:before="70" w:after="70" w:line="320" w:lineRule="auto"/>
              <w:jc w:val="left"/>
            </w:pPr>
            <w:r>
              <w:rPr>
                <w:sz w:val="21"/>
                <w:szCs w:val="21"/>
              </w:rPr>
              <w:t>隐患等级</w:t>
            </w:r>
          </w:p>
        </w:tc>
        <w:tc>
          <w:tcPr>
            <w:tcW w:w="4869" w:type="dxa"/>
            <w:vAlign w:val="center"/>
          </w:tcPr>
          <w:p w14:paraId="00C77E82">
            <w:pPr>
              <w:snapToGrid w:val="0"/>
              <w:spacing w:before="70" w:after="70" w:line="320" w:lineRule="auto"/>
              <w:jc w:val="left"/>
            </w:pPr>
            <w:r>
              <w:rPr>
                <w:sz w:val="21"/>
                <w:szCs w:val="21"/>
              </w:rPr>
              <w:t>【重大/较大/一般】</w:t>
            </w:r>
          </w:p>
        </w:tc>
      </w:tr>
      <w:tr w14:paraId="4A93B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2151E637">
            <w:pPr>
              <w:snapToGrid w:val="0"/>
              <w:spacing w:before="70" w:after="70" w:line="320" w:lineRule="auto"/>
              <w:jc w:val="left"/>
            </w:pPr>
            <w:r>
              <w:rPr>
                <w:sz w:val="21"/>
                <w:szCs w:val="21"/>
              </w:rPr>
              <w:t>整改要求</w:t>
            </w:r>
          </w:p>
        </w:tc>
        <w:tc>
          <w:tcPr>
            <w:tcW w:w="4869" w:type="dxa"/>
            <w:vAlign w:val="center"/>
          </w:tcPr>
          <w:p w14:paraId="5DF99345">
            <w:pPr>
              <w:snapToGrid w:val="0"/>
              <w:spacing w:before="70" w:after="70" w:line="320" w:lineRule="auto"/>
              <w:jc w:val="left"/>
            </w:pPr>
            <w:r>
              <w:rPr>
                <w:sz w:val="21"/>
                <w:szCs w:val="21"/>
              </w:rPr>
              <w:t>【措施、标准】</w:t>
            </w:r>
          </w:p>
        </w:tc>
      </w:tr>
      <w:tr w14:paraId="0011D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1FDA9B8B">
            <w:pPr>
              <w:snapToGrid w:val="0"/>
              <w:spacing w:before="70" w:after="70" w:line="320" w:lineRule="auto"/>
              <w:jc w:val="left"/>
            </w:pPr>
            <w:r>
              <w:rPr>
                <w:sz w:val="21"/>
                <w:szCs w:val="21"/>
              </w:rPr>
              <w:t>责任人/期限</w:t>
            </w:r>
          </w:p>
        </w:tc>
        <w:tc>
          <w:tcPr>
            <w:tcW w:w="4869" w:type="dxa"/>
            <w:vAlign w:val="center"/>
          </w:tcPr>
          <w:p w14:paraId="208DEEE0">
            <w:pPr>
              <w:snapToGrid w:val="0"/>
              <w:spacing w:before="70" w:after="70" w:line="320" w:lineRule="auto"/>
              <w:jc w:val="left"/>
            </w:pPr>
            <w:r>
              <w:rPr>
                <w:sz w:val="21"/>
                <w:szCs w:val="21"/>
              </w:rPr>
              <w:t>【】</w:t>
            </w:r>
          </w:p>
        </w:tc>
      </w:tr>
      <w:tr w14:paraId="3BAB6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476D1E80">
            <w:pPr>
              <w:snapToGrid w:val="0"/>
              <w:spacing w:before="70" w:after="70" w:line="320" w:lineRule="auto"/>
              <w:jc w:val="left"/>
            </w:pPr>
            <w:r>
              <w:rPr>
                <w:sz w:val="21"/>
                <w:szCs w:val="21"/>
              </w:rPr>
              <w:t>整改情况</w:t>
            </w:r>
          </w:p>
        </w:tc>
        <w:tc>
          <w:tcPr>
            <w:tcW w:w="4869" w:type="dxa"/>
            <w:vAlign w:val="center"/>
          </w:tcPr>
          <w:p w14:paraId="4037E726">
            <w:pPr>
              <w:snapToGrid w:val="0"/>
              <w:spacing w:before="70" w:after="70" w:line="320" w:lineRule="auto"/>
              <w:jc w:val="left"/>
            </w:pPr>
            <w:r>
              <w:rPr>
                <w:sz w:val="21"/>
                <w:szCs w:val="21"/>
              </w:rPr>
              <w:t>【】</w:t>
            </w:r>
          </w:p>
        </w:tc>
      </w:tr>
      <w:tr w14:paraId="09332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31" w:type="dxa"/>
            <w:vAlign w:val="center"/>
          </w:tcPr>
          <w:p w14:paraId="3A415D24">
            <w:pPr>
              <w:snapToGrid w:val="0"/>
              <w:spacing w:before="70" w:after="70" w:line="320" w:lineRule="auto"/>
              <w:jc w:val="left"/>
            </w:pPr>
            <w:r>
              <w:rPr>
                <w:sz w:val="21"/>
                <w:szCs w:val="21"/>
              </w:rPr>
              <w:t>验证人/日期</w:t>
            </w:r>
          </w:p>
        </w:tc>
        <w:tc>
          <w:tcPr>
            <w:tcW w:w="4869" w:type="dxa"/>
            <w:vAlign w:val="center"/>
          </w:tcPr>
          <w:p w14:paraId="789F0FEE">
            <w:pPr>
              <w:snapToGrid w:val="0"/>
              <w:spacing w:before="70" w:after="70" w:line="320" w:lineRule="auto"/>
              <w:jc w:val="left"/>
            </w:pPr>
            <w:r>
              <w:rPr>
                <w:sz w:val="21"/>
                <w:szCs w:val="21"/>
              </w:rPr>
              <w:t>【】</w:t>
            </w:r>
          </w:p>
        </w:tc>
      </w:tr>
    </w:tbl>
    <w:p w14:paraId="0A4D85C4">
      <w:pPr>
        <w:spacing w:line="240" w:lineRule="auto"/>
      </w:pPr>
    </w:p>
    <w:p w14:paraId="5B1160C1">
      <w:pPr>
        <w:pStyle w:val="6"/>
      </w:pPr>
      <w:r>
        <w:rPr>
          <w:szCs w:val="32"/>
        </w:rPr>
        <w:t>2.15.5.6 设备故障报告</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41"/>
        <w:gridCol w:w="4859"/>
      </w:tblGrid>
      <w:tr w14:paraId="032DE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shd w:val="clear" w:color="auto" w:fill="E7E6E6"/>
            <w:vAlign w:val="center"/>
          </w:tcPr>
          <w:p w14:paraId="44B9C0ED">
            <w:pPr>
              <w:snapToGrid w:val="0"/>
              <w:spacing w:before="70" w:after="70" w:line="320" w:lineRule="auto"/>
              <w:jc w:val="left"/>
            </w:pPr>
            <w:r>
              <w:rPr>
                <w:b/>
                <w:sz w:val="21"/>
                <w:szCs w:val="21"/>
              </w:rPr>
              <w:t>项目</w:t>
            </w:r>
          </w:p>
        </w:tc>
        <w:tc>
          <w:tcPr>
            <w:tcW w:w="4859" w:type="dxa"/>
            <w:shd w:val="clear" w:color="auto" w:fill="E7E6E6"/>
            <w:vAlign w:val="center"/>
          </w:tcPr>
          <w:p w14:paraId="252B24C2">
            <w:pPr>
              <w:snapToGrid w:val="0"/>
              <w:spacing w:before="70" w:after="70" w:line="320" w:lineRule="auto"/>
              <w:jc w:val="left"/>
            </w:pPr>
            <w:r>
              <w:rPr>
                <w:b/>
                <w:sz w:val="21"/>
                <w:szCs w:val="21"/>
              </w:rPr>
              <w:t>内容</w:t>
            </w:r>
          </w:p>
        </w:tc>
      </w:tr>
      <w:tr w14:paraId="62BF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12E0E25D">
            <w:pPr>
              <w:snapToGrid w:val="0"/>
              <w:spacing w:before="70" w:after="70" w:line="320" w:lineRule="auto"/>
              <w:jc w:val="left"/>
            </w:pPr>
            <w:r>
              <w:rPr>
                <w:sz w:val="21"/>
                <w:szCs w:val="21"/>
              </w:rPr>
              <w:t>设备编号</w:t>
            </w:r>
          </w:p>
        </w:tc>
        <w:tc>
          <w:tcPr>
            <w:tcW w:w="4859" w:type="dxa"/>
            <w:vAlign w:val="center"/>
          </w:tcPr>
          <w:p w14:paraId="5858D3BE">
            <w:pPr>
              <w:snapToGrid w:val="0"/>
              <w:spacing w:before="70" w:after="70" w:line="320" w:lineRule="auto"/>
              <w:jc w:val="left"/>
            </w:pPr>
            <w:r>
              <w:rPr>
                <w:sz w:val="21"/>
                <w:szCs w:val="21"/>
              </w:rPr>
              <w:t>【】</w:t>
            </w:r>
          </w:p>
        </w:tc>
      </w:tr>
      <w:tr w14:paraId="3FCD5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792F2CF9">
            <w:pPr>
              <w:snapToGrid w:val="0"/>
              <w:spacing w:before="70" w:after="70" w:line="320" w:lineRule="auto"/>
              <w:jc w:val="left"/>
            </w:pPr>
            <w:r>
              <w:rPr>
                <w:sz w:val="21"/>
                <w:szCs w:val="21"/>
              </w:rPr>
              <w:t>故障时间/地点</w:t>
            </w:r>
          </w:p>
        </w:tc>
        <w:tc>
          <w:tcPr>
            <w:tcW w:w="4859" w:type="dxa"/>
            <w:vAlign w:val="center"/>
          </w:tcPr>
          <w:p w14:paraId="21DD3F2D">
            <w:pPr>
              <w:snapToGrid w:val="0"/>
              <w:spacing w:before="70" w:after="70" w:line="320" w:lineRule="auto"/>
              <w:jc w:val="left"/>
            </w:pPr>
            <w:r>
              <w:rPr>
                <w:sz w:val="21"/>
                <w:szCs w:val="21"/>
              </w:rPr>
              <w:t>【】</w:t>
            </w:r>
          </w:p>
        </w:tc>
      </w:tr>
      <w:tr w14:paraId="6BACC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3C5EE1E">
            <w:pPr>
              <w:snapToGrid w:val="0"/>
              <w:spacing w:before="70" w:after="70" w:line="320" w:lineRule="auto"/>
              <w:jc w:val="left"/>
            </w:pPr>
            <w:r>
              <w:rPr>
                <w:sz w:val="21"/>
                <w:szCs w:val="21"/>
              </w:rPr>
              <w:t>故障现象</w:t>
            </w:r>
          </w:p>
        </w:tc>
        <w:tc>
          <w:tcPr>
            <w:tcW w:w="4859" w:type="dxa"/>
            <w:vAlign w:val="center"/>
          </w:tcPr>
          <w:p w14:paraId="1B4CC84C">
            <w:pPr>
              <w:snapToGrid w:val="0"/>
              <w:spacing w:before="70" w:after="70" w:line="320" w:lineRule="auto"/>
              <w:jc w:val="left"/>
            </w:pPr>
            <w:r>
              <w:rPr>
                <w:sz w:val="21"/>
                <w:szCs w:val="21"/>
              </w:rPr>
              <w:t>【】</w:t>
            </w:r>
          </w:p>
        </w:tc>
      </w:tr>
      <w:tr w14:paraId="0551A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5E1FD5AB">
            <w:pPr>
              <w:snapToGrid w:val="0"/>
              <w:spacing w:before="70" w:after="70" w:line="320" w:lineRule="auto"/>
              <w:jc w:val="left"/>
            </w:pPr>
            <w:r>
              <w:rPr>
                <w:sz w:val="21"/>
                <w:szCs w:val="21"/>
              </w:rPr>
              <w:t>影响范围</w:t>
            </w:r>
          </w:p>
        </w:tc>
        <w:tc>
          <w:tcPr>
            <w:tcW w:w="4859" w:type="dxa"/>
            <w:vAlign w:val="center"/>
          </w:tcPr>
          <w:p w14:paraId="0654FBEF">
            <w:pPr>
              <w:snapToGrid w:val="0"/>
              <w:spacing w:before="70" w:after="70" w:line="320" w:lineRule="auto"/>
              <w:jc w:val="left"/>
            </w:pPr>
            <w:r>
              <w:rPr>
                <w:sz w:val="21"/>
                <w:szCs w:val="21"/>
              </w:rPr>
              <w:t>【】</w:t>
            </w:r>
          </w:p>
        </w:tc>
      </w:tr>
      <w:tr w14:paraId="3DE63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28AC15EA">
            <w:pPr>
              <w:snapToGrid w:val="0"/>
              <w:spacing w:before="70" w:after="70" w:line="320" w:lineRule="auto"/>
              <w:jc w:val="left"/>
            </w:pPr>
            <w:r>
              <w:rPr>
                <w:sz w:val="21"/>
                <w:szCs w:val="21"/>
              </w:rPr>
              <w:t>初步原因</w:t>
            </w:r>
          </w:p>
        </w:tc>
        <w:tc>
          <w:tcPr>
            <w:tcW w:w="4859" w:type="dxa"/>
            <w:vAlign w:val="center"/>
          </w:tcPr>
          <w:p w14:paraId="6CD18B9F">
            <w:pPr>
              <w:snapToGrid w:val="0"/>
              <w:spacing w:before="70" w:after="70" w:line="320" w:lineRule="auto"/>
              <w:jc w:val="left"/>
            </w:pPr>
            <w:r>
              <w:rPr>
                <w:sz w:val="21"/>
                <w:szCs w:val="21"/>
              </w:rPr>
              <w:t>【】</w:t>
            </w:r>
          </w:p>
        </w:tc>
      </w:tr>
      <w:tr w14:paraId="60AFA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3AE51A8">
            <w:pPr>
              <w:snapToGrid w:val="0"/>
              <w:spacing w:before="70" w:after="70" w:line="320" w:lineRule="auto"/>
              <w:jc w:val="left"/>
            </w:pPr>
            <w:r>
              <w:rPr>
                <w:sz w:val="21"/>
                <w:szCs w:val="21"/>
              </w:rPr>
              <w:t>处置措施</w:t>
            </w:r>
          </w:p>
        </w:tc>
        <w:tc>
          <w:tcPr>
            <w:tcW w:w="4859" w:type="dxa"/>
            <w:vAlign w:val="center"/>
          </w:tcPr>
          <w:p w14:paraId="117F6E1B">
            <w:pPr>
              <w:snapToGrid w:val="0"/>
              <w:spacing w:before="70" w:after="70" w:line="320" w:lineRule="auto"/>
              <w:jc w:val="left"/>
            </w:pPr>
            <w:r>
              <w:rPr>
                <w:sz w:val="21"/>
                <w:szCs w:val="21"/>
              </w:rPr>
              <w:t>【】</w:t>
            </w:r>
          </w:p>
        </w:tc>
      </w:tr>
      <w:tr w14:paraId="05FFD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EA55062">
            <w:pPr>
              <w:snapToGrid w:val="0"/>
              <w:spacing w:before="70" w:after="70" w:line="320" w:lineRule="auto"/>
              <w:jc w:val="left"/>
            </w:pPr>
            <w:r>
              <w:rPr>
                <w:sz w:val="21"/>
                <w:szCs w:val="21"/>
              </w:rPr>
              <w:t>恢复时间</w:t>
            </w:r>
          </w:p>
        </w:tc>
        <w:tc>
          <w:tcPr>
            <w:tcW w:w="4859" w:type="dxa"/>
            <w:vAlign w:val="center"/>
          </w:tcPr>
          <w:p w14:paraId="37099758">
            <w:pPr>
              <w:snapToGrid w:val="0"/>
              <w:spacing w:before="70" w:after="70" w:line="320" w:lineRule="auto"/>
              <w:jc w:val="left"/>
            </w:pPr>
            <w:r>
              <w:rPr>
                <w:sz w:val="21"/>
                <w:szCs w:val="21"/>
              </w:rPr>
              <w:t>【】</w:t>
            </w:r>
          </w:p>
        </w:tc>
      </w:tr>
      <w:tr w14:paraId="30EF7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4341DEA8">
            <w:pPr>
              <w:snapToGrid w:val="0"/>
              <w:spacing w:before="70" w:after="70" w:line="320" w:lineRule="auto"/>
              <w:jc w:val="left"/>
            </w:pPr>
            <w:r>
              <w:rPr>
                <w:sz w:val="21"/>
                <w:szCs w:val="21"/>
              </w:rPr>
              <w:t>备件更换</w:t>
            </w:r>
          </w:p>
        </w:tc>
        <w:tc>
          <w:tcPr>
            <w:tcW w:w="4859" w:type="dxa"/>
            <w:vAlign w:val="center"/>
          </w:tcPr>
          <w:p w14:paraId="5107BD21">
            <w:pPr>
              <w:snapToGrid w:val="0"/>
              <w:spacing w:before="70" w:after="70" w:line="320" w:lineRule="auto"/>
              <w:jc w:val="left"/>
            </w:pPr>
            <w:r>
              <w:rPr>
                <w:sz w:val="21"/>
                <w:szCs w:val="21"/>
              </w:rPr>
              <w:t>【】</w:t>
            </w:r>
          </w:p>
        </w:tc>
      </w:tr>
      <w:tr w14:paraId="6FDCB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41" w:type="dxa"/>
            <w:vAlign w:val="center"/>
          </w:tcPr>
          <w:p w14:paraId="6E8CAD3C">
            <w:pPr>
              <w:snapToGrid w:val="0"/>
              <w:spacing w:before="70" w:after="70" w:line="320" w:lineRule="auto"/>
              <w:jc w:val="left"/>
            </w:pPr>
            <w:r>
              <w:rPr>
                <w:sz w:val="21"/>
                <w:szCs w:val="21"/>
              </w:rPr>
              <w:t>报告人/审核</w:t>
            </w:r>
          </w:p>
        </w:tc>
        <w:tc>
          <w:tcPr>
            <w:tcW w:w="4859" w:type="dxa"/>
            <w:vAlign w:val="center"/>
          </w:tcPr>
          <w:p w14:paraId="25DECFF5">
            <w:pPr>
              <w:snapToGrid w:val="0"/>
              <w:spacing w:before="70" w:after="70" w:line="320" w:lineRule="auto"/>
              <w:jc w:val="left"/>
            </w:pPr>
            <w:r>
              <w:rPr>
                <w:sz w:val="21"/>
                <w:szCs w:val="21"/>
              </w:rPr>
              <w:t>【】</w:t>
            </w:r>
          </w:p>
        </w:tc>
      </w:tr>
    </w:tbl>
    <w:p w14:paraId="01AE5A07">
      <w:pPr>
        <w:spacing w:line="240" w:lineRule="auto"/>
      </w:pPr>
    </w:p>
    <w:p w14:paraId="18C0656F">
      <w:pPr>
        <w:pStyle w:val="6"/>
      </w:pPr>
      <w:r>
        <w:rPr>
          <w:szCs w:val="32"/>
        </w:rPr>
        <w:t>2.15.5.7 成果交付清单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5"/>
        <w:gridCol w:w="1756"/>
        <w:gridCol w:w="897"/>
        <w:gridCol w:w="897"/>
        <w:gridCol w:w="1696"/>
        <w:gridCol w:w="1473"/>
        <w:gridCol w:w="1186"/>
      </w:tblGrid>
      <w:tr w14:paraId="3AEF5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5" w:type="dxa"/>
            <w:shd w:val="clear" w:color="auto" w:fill="E7E6E6"/>
            <w:vAlign w:val="center"/>
          </w:tcPr>
          <w:p w14:paraId="28001138">
            <w:pPr>
              <w:snapToGrid w:val="0"/>
              <w:spacing w:before="70" w:after="70" w:line="240" w:lineRule="auto"/>
              <w:ind w:firstLine="0"/>
              <w:jc w:val="center"/>
              <w:rPr>
                <w:b/>
                <w:sz w:val="21"/>
              </w:rPr>
            </w:pPr>
            <w:r>
              <w:rPr>
                <w:b/>
                <w:sz w:val="21"/>
                <w:szCs w:val="21"/>
              </w:rPr>
              <w:t>序号</w:t>
            </w:r>
          </w:p>
        </w:tc>
        <w:tc>
          <w:tcPr>
            <w:tcW w:w="1756" w:type="dxa"/>
            <w:shd w:val="clear" w:color="auto" w:fill="E7E6E6"/>
            <w:vAlign w:val="center"/>
          </w:tcPr>
          <w:p w14:paraId="25A15D2C">
            <w:pPr>
              <w:snapToGrid w:val="0"/>
              <w:spacing w:before="70" w:after="70" w:line="240" w:lineRule="auto"/>
              <w:ind w:firstLine="0"/>
              <w:jc w:val="center"/>
              <w:rPr>
                <w:b/>
                <w:sz w:val="21"/>
              </w:rPr>
            </w:pPr>
            <w:r>
              <w:rPr>
                <w:b/>
                <w:sz w:val="21"/>
                <w:szCs w:val="21"/>
              </w:rPr>
              <w:t>成果名称</w:t>
            </w:r>
          </w:p>
        </w:tc>
        <w:tc>
          <w:tcPr>
            <w:tcW w:w="897" w:type="dxa"/>
            <w:shd w:val="clear" w:color="auto" w:fill="E7E6E6"/>
            <w:vAlign w:val="center"/>
          </w:tcPr>
          <w:p w14:paraId="3A8033EE">
            <w:pPr>
              <w:snapToGrid w:val="0"/>
              <w:spacing w:before="70" w:after="70" w:line="240" w:lineRule="auto"/>
              <w:ind w:firstLine="0"/>
              <w:jc w:val="center"/>
              <w:rPr>
                <w:b/>
                <w:sz w:val="21"/>
              </w:rPr>
            </w:pPr>
            <w:r>
              <w:rPr>
                <w:b/>
                <w:sz w:val="21"/>
                <w:szCs w:val="21"/>
              </w:rPr>
              <w:t>版本</w:t>
            </w:r>
          </w:p>
        </w:tc>
        <w:tc>
          <w:tcPr>
            <w:tcW w:w="897" w:type="dxa"/>
            <w:shd w:val="clear" w:color="auto" w:fill="E7E6E6"/>
            <w:vAlign w:val="center"/>
          </w:tcPr>
          <w:p w14:paraId="63550E38">
            <w:pPr>
              <w:snapToGrid w:val="0"/>
              <w:spacing w:before="70" w:after="70" w:line="240" w:lineRule="auto"/>
              <w:ind w:firstLine="0"/>
              <w:jc w:val="center"/>
              <w:rPr>
                <w:b/>
                <w:sz w:val="21"/>
              </w:rPr>
            </w:pPr>
            <w:r>
              <w:rPr>
                <w:b/>
                <w:sz w:val="21"/>
                <w:szCs w:val="21"/>
              </w:rPr>
              <w:t>数量</w:t>
            </w:r>
          </w:p>
        </w:tc>
        <w:tc>
          <w:tcPr>
            <w:tcW w:w="1696" w:type="dxa"/>
            <w:shd w:val="clear" w:color="auto" w:fill="E7E6E6"/>
            <w:vAlign w:val="center"/>
          </w:tcPr>
          <w:p w14:paraId="510F759A">
            <w:pPr>
              <w:snapToGrid w:val="0"/>
              <w:spacing w:before="70" w:after="70" w:line="240" w:lineRule="auto"/>
              <w:ind w:firstLine="0"/>
              <w:jc w:val="center"/>
              <w:rPr>
                <w:b/>
                <w:sz w:val="21"/>
              </w:rPr>
            </w:pPr>
            <w:r>
              <w:rPr>
                <w:b/>
                <w:sz w:val="21"/>
                <w:szCs w:val="21"/>
              </w:rPr>
              <w:t>形式</w:t>
            </w:r>
          </w:p>
        </w:tc>
        <w:tc>
          <w:tcPr>
            <w:tcW w:w="1473" w:type="dxa"/>
            <w:shd w:val="clear" w:color="auto" w:fill="E7E6E6"/>
            <w:vAlign w:val="center"/>
          </w:tcPr>
          <w:p w14:paraId="591F6711">
            <w:pPr>
              <w:snapToGrid w:val="0"/>
              <w:spacing w:before="70" w:after="70" w:line="240" w:lineRule="auto"/>
              <w:ind w:firstLine="0"/>
              <w:jc w:val="center"/>
              <w:rPr>
                <w:b/>
                <w:sz w:val="21"/>
              </w:rPr>
            </w:pPr>
            <w:r>
              <w:rPr>
                <w:b/>
                <w:sz w:val="21"/>
                <w:szCs w:val="21"/>
              </w:rPr>
              <w:t>交付日期</w:t>
            </w:r>
          </w:p>
        </w:tc>
        <w:tc>
          <w:tcPr>
            <w:tcW w:w="1186" w:type="dxa"/>
            <w:shd w:val="clear" w:color="auto" w:fill="E7E6E6"/>
            <w:vAlign w:val="center"/>
          </w:tcPr>
          <w:p w14:paraId="24C1D404">
            <w:pPr>
              <w:snapToGrid w:val="0"/>
              <w:spacing w:before="70" w:after="70" w:line="240" w:lineRule="auto"/>
              <w:ind w:firstLine="0"/>
              <w:jc w:val="center"/>
              <w:rPr>
                <w:b/>
                <w:sz w:val="21"/>
              </w:rPr>
            </w:pPr>
            <w:r>
              <w:rPr>
                <w:b/>
                <w:sz w:val="21"/>
                <w:szCs w:val="21"/>
              </w:rPr>
              <w:t>接收人</w:t>
            </w:r>
          </w:p>
        </w:tc>
      </w:tr>
      <w:tr w14:paraId="78008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A4E28A5">
            <w:pPr>
              <w:snapToGrid w:val="0"/>
              <w:spacing w:before="70" w:after="70" w:line="240" w:lineRule="auto"/>
              <w:ind w:firstLine="0"/>
              <w:jc w:val="center"/>
              <w:rPr>
                <w:sz w:val="21"/>
              </w:rPr>
            </w:pPr>
            <w:r>
              <w:rPr>
                <w:sz w:val="21"/>
                <w:szCs w:val="21"/>
              </w:rPr>
              <w:t>1</w:t>
            </w:r>
          </w:p>
        </w:tc>
        <w:tc>
          <w:tcPr>
            <w:tcW w:w="1756" w:type="dxa"/>
            <w:vAlign w:val="center"/>
          </w:tcPr>
          <w:p w14:paraId="7379F8C9">
            <w:pPr>
              <w:snapToGrid w:val="0"/>
              <w:spacing w:before="70" w:after="70" w:line="240" w:lineRule="auto"/>
              <w:ind w:firstLine="0"/>
              <w:jc w:val="center"/>
              <w:rPr>
                <w:sz w:val="21"/>
              </w:rPr>
            </w:pPr>
            <w:r>
              <w:rPr>
                <w:sz w:val="21"/>
                <w:szCs w:val="21"/>
              </w:rPr>
              <w:t>【报告】</w:t>
            </w:r>
          </w:p>
        </w:tc>
        <w:tc>
          <w:tcPr>
            <w:tcW w:w="897" w:type="dxa"/>
            <w:vAlign w:val="center"/>
          </w:tcPr>
          <w:p w14:paraId="294A35BA">
            <w:pPr>
              <w:snapToGrid w:val="0"/>
              <w:spacing w:before="70" w:after="70" w:line="240" w:lineRule="auto"/>
              <w:ind w:firstLine="0"/>
              <w:jc w:val="center"/>
              <w:rPr>
                <w:sz w:val="21"/>
              </w:rPr>
            </w:pPr>
            <w:r>
              <w:rPr>
                <w:sz w:val="21"/>
                <w:szCs w:val="21"/>
              </w:rPr>
              <w:t>V1.0</w:t>
            </w:r>
          </w:p>
        </w:tc>
        <w:tc>
          <w:tcPr>
            <w:tcW w:w="897" w:type="dxa"/>
            <w:vAlign w:val="center"/>
          </w:tcPr>
          <w:p w14:paraId="1EFBDA0B">
            <w:pPr>
              <w:snapToGrid w:val="0"/>
              <w:spacing w:before="70" w:after="70" w:line="240" w:lineRule="auto"/>
              <w:ind w:firstLine="0"/>
              <w:jc w:val="center"/>
              <w:rPr>
                <w:sz w:val="21"/>
              </w:rPr>
            </w:pPr>
            <w:r>
              <w:rPr>
                <w:sz w:val="21"/>
                <w:szCs w:val="21"/>
              </w:rPr>
              <w:t>1</w:t>
            </w:r>
          </w:p>
        </w:tc>
        <w:tc>
          <w:tcPr>
            <w:tcW w:w="1696" w:type="dxa"/>
            <w:vAlign w:val="center"/>
          </w:tcPr>
          <w:p w14:paraId="3EE897AF">
            <w:pPr>
              <w:snapToGrid w:val="0"/>
              <w:spacing w:before="70" w:after="70" w:line="240" w:lineRule="auto"/>
              <w:ind w:firstLine="0"/>
              <w:jc w:val="left"/>
              <w:rPr>
                <w:sz w:val="21"/>
              </w:rPr>
            </w:pPr>
            <w:r>
              <w:rPr>
                <w:sz w:val="21"/>
                <w:szCs w:val="21"/>
              </w:rPr>
              <w:t>纸质+电子</w:t>
            </w:r>
          </w:p>
        </w:tc>
        <w:tc>
          <w:tcPr>
            <w:tcW w:w="1473" w:type="dxa"/>
            <w:vAlign w:val="center"/>
          </w:tcPr>
          <w:p w14:paraId="7C0FFD8C">
            <w:pPr>
              <w:snapToGrid w:val="0"/>
              <w:spacing w:before="70" w:after="70" w:line="240" w:lineRule="auto"/>
              <w:ind w:firstLine="0"/>
              <w:jc w:val="center"/>
              <w:rPr>
                <w:sz w:val="21"/>
              </w:rPr>
            </w:pPr>
            <w:r>
              <w:rPr>
                <w:sz w:val="21"/>
                <w:szCs w:val="21"/>
              </w:rPr>
              <w:t>【】</w:t>
            </w:r>
          </w:p>
        </w:tc>
        <w:tc>
          <w:tcPr>
            <w:tcW w:w="1186" w:type="dxa"/>
            <w:vAlign w:val="center"/>
          </w:tcPr>
          <w:p w14:paraId="0C7ED00F">
            <w:pPr>
              <w:snapToGrid w:val="0"/>
              <w:spacing w:before="70" w:after="70" w:line="240" w:lineRule="auto"/>
              <w:ind w:firstLine="0"/>
              <w:jc w:val="center"/>
              <w:rPr>
                <w:sz w:val="21"/>
              </w:rPr>
            </w:pPr>
            <w:r>
              <w:rPr>
                <w:sz w:val="21"/>
                <w:szCs w:val="21"/>
              </w:rPr>
              <w:t>【】</w:t>
            </w:r>
          </w:p>
        </w:tc>
      </w:tr>
      <w:tr w14:paraId="56013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4854FCA1">
            <w:pPr>
              <w:snapToGrid w:val="0"/>
              <w:spacing w:before="70" w:after="70" w:line="240" w:lineRule="auto"/>
              <w:ind w:firstLine="0"/>
              <w:jc w:val="center"/>
              <w:rPr>
                <w:sz w:val="21"/>
              </w:rPr>
            </w:pPr>
            <w:r>
              <w:rPr>
                <w:sz w:val="21"/>
                <w:szCs w:val="21"/>
              </w:rPr>
              <w:t>2</w:t>
            </w:r>
          </w:p>
        </w:tc>
        <w:tc>
          <w:tcPr>
            <w:tcW w:w="1756" w:type="dxa"/>
            <w:vAlign w:val="center"/>
          </w:tcPr>
          <w:p w14:paraId="7F6C89EC">
            <w:pPr>
              <w:snapToGrid w:val="0"/>
              <w:spacing w:before="70" w:after="70" w:line="240" w:lineRule="auto"/>
              <w:ind w:firstLine="0"/>
              <w:jc w:val="center"/>
              <w:rPr>
                <w:sz w:val="21"/>
              </w:rPr>
            </w:pPr>
            <w:r>
              <w:rPr>
                <w:sz w:val="21"/>
                <w:szCs w:val="21"/>
              </w:rPr>
              <w:t>【模型】</w:t>
            </w:r>
          </w:p>
        </w:tc>
        <w:tc>
          <w:tcPr>
            <w:tcW w:w="897" w:type="dxa"/>
            <w:vAlign w:val="center"/>
          </w:tcPr>
          <w:p w14:paraId="01F40FFC">
            <w:pPr>
              <w:snapToGrid w:val="0"/>
              <w:spacing w:before="70" w:after="70" w:line="240" w:lineRule="auto"/>
              <w:ind w:firstLine="0"/>
              <w:jc w:val="center"/>
              <w:rPr>
                <w:sz w:val="21"/>
              </w:rPr>
            </w:pPr>
            <w:r>
              <w:rPr>
                <w:sz w:val="21"/>
                <w:szCs w:val="21"/>
              </w:rPr>
              <w:t>V1.0</w:t>
            </w:r>
          </w:p>
        </w:tc>
        <w:tc>
          <w:tcPr>
            <w:tcW w:w="897" w:type="dxa"/>
            <w:vAlign w:val="center"/>
          </w:tcPr>
          <w:p w14:paraId="0B15E3BB">
            <w:pPr>
              <w:snapToGrid w:val="0"/>
              <w:spacing w:before="70" w:after="70" w:line="240" w:lineRule="auto"/>
              <w:ind w:firstLine="0"/>
              <w:jc w:val="center"/>
              <w:rPr>
                <w:sz w:val="21"/>
              </w:rPr>
            </w:pPr>
            <w:r>
              <w:rPr>
                <w:sz w:val="21"/>
                <w:szCs w:val="21"/>
              </w:rPr>
              <w:t>1</w:t>
            </w:r>
          </w:p>
        </w:tc>
        <w:tc>
          <w:tcPr>
            <w:tcW w:w="1696" w:type="dxa"/>
            <w:vAlign w:val="center"/>
          </w:tcPr>
          <w:p w14:paraId="61CE44B7">
            <w:pPr>
              <w:snapToGrid w:val="0"/>
              <w:spacing w:before="70" w:after="70" w:line="240" w:lineRule="auto"/>
              <w:ind w:firstLine="0"/>
              <w:jc w:val="left"/>
              <w:rPr>
                <w:sz w:val="21"/>
              </w:rPr>
            </w:pPr>
            <w:r>
              <w:rPr>
                <w:sz w:val="21"/>
                <w:szCs w:val="21"/>
              </w:rPr>
              <w:t>电子</w:t>
            </w:r>
          </w:p>
        </w:tc>
        <w:tc>
          <w:tcPr>
            <w:tcW w:w="1473" w:type="dxa"/>
            <w:vAlign w:val="center"/>
          </w:tcPr>
          <w:p w14:paraId="412F11C3">
            <w:pPr>
              <w:snapToGrid w:val="0"/>
              <w:spacing w:before="70" w:after="70" w:line="240" w:lineRule="auto"/>
              <w:ind w:firstLine="0"/>
              <w:jc w:val="center"/>
              <w:rPr>
                <w:sz w:val="21"/>
              </w:rPr>
            </w:pPr>
            <w:r>
              <w:rPr>
                <w:sz w:val="21"/>
                <w:szCs w:val="21"/>
              </w:rPr>
              <w:t>【】</w:t>
            </w:r>
          </w:p>
        </w:tc>
        <w:tc>
          <w:tcPr>
            <w:tcW w:w="1186" w:type="dxa"/>
            <w:vAlign w:val="center"/>
          </w:tcPr>
          <w:p w14:paraId="45C948F8">
            <w:pPr>
              <w:snapToGrid w:val="0"/>
              <w:spacing w:before="70" w:after="70" w:line="240" w:lineRule="auto"/>
              <w:ind w:firstLine="0"/>
              <w:jc w:val="center"/>
              <w:rPr>
                <w:sz w:val="21"/>
              </w:rPr>
            </w:pPr>
            <w:r>
              <w:rPr>
                <w:sz w:val="21"/>
                <w:szCs w:val="21"/>
              </w:rPr>
              <w:t>【】</w:t>
            </w:r>
          </w:p>
        </w:tc>
      </w:tr>
      <w:tr w14:paraId="5AA2C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7C84CF0">
            <w:pPr>
              <w:snapToGrid w:val="0"/>
              <w:spacing w:before="70" w:after="70" w:line="240" w:lineRule="auto"/>
              <w:ind w:firstLine="0"/>
              <w:jc w:val="center"/>
              <w:rPr>
                <w:sz w:val="21"/>
              </w:rPr>
            </w:pPr>
            <w:r>
              <w:rPr>
                <w:sz w:val="21"/>
                <w:szCs w:val="21"/>
              </w:rPr>
              <w:t>3</w:t>
            </w:r>
          </w:p>
        </w:tc>
        <w:tc>
          <w:tcPr>
            <w:tcW w:w="1756" w:type="dxa"/>
            <w:vAlign w:val="center"/>
          </w:tcPr>
          <w:p w14:paraId="2A3C4325">
            <w:pPr>
              <w:snapToGrid w:val="0"/>
              <w:spacing w:before="70" w:after="70" w:line="240" w:lineRule="auto"/>
              <w:ind w:firstLine="0"/>
              <w:jc w:val="center"/>
              <w:rPr>
                <w:sz w:val="21"/>
              </w:rPr>
            </w:pPr>
            <w:r>
              <w:rPr>
                <w:sz w:val="21"/>
                <w:szCs w:val="21"/>
              </w:rPr>
              <w:t>【图纸】</w:t>
            </w:r>
          </w:p>
        </w:tc>
        <w:tc>
          <w:tcPr>
            <w:tcW w:w="897" w:type="dxa"/>
            <w:vAlign w:val="center"/>
          </w:tcPr>
          <w:p w14:paraId="64E89F82">
            <w:pPr>
              <w:snapToGrid w:val="0"/>
              <w:spacing w:before="70" w:after="70" w:line="240" w:lineRule="auto"/>
              <w:ind w:firstLine="0"/>
              <w:jc w:val="center"/>
              <w:rPr>
                <w:sz w:val="21"/>
              </w:rPr>
            </w:pPr>
            <w:r>
              <w:rPr>
                <w:sz w:val="21"/>
                <w:szCs w:val="21"/>
              </w:rPr>
              <w:t>V1.0</w:t>
            </w:r>
          </w:p>
        </w:tc>
        <w:tc>
          <w:tcPr>
            <w:tcW w:w="897" w:type="dxa"/>
            <w:vAlign w:val="center"/>
          </w:tcPr>
          <w:p w14:paraId="4B3C197D">
            <w:pPr>
              <w:snapToGrid w:val="0"/>
              <w:spacing w:before="70" w:after="70" w:line="240" w:lineRule="auto"/>
              <w:ind w:firstLine="0"/>
              <w:jc w:val="center"/>
              <w:rPr>
                <w:sz w:val="21"/>
              </w:rPr>
            </w:pPr>
            <w:r>
              <w:rPr>
                <w:sz w:val="21"/>
                <w:szCs w:val="21"/>
              </w:rPr>
              <w:t>1</w:t>
            </w:r>
          </w:p>
        </w:tc>
        <w:tc>
          <w:tcPr>
            <w:tcW w:w="1696" w:type="dxa"/>
            <w:vAlign w:val="center"/>
          </w:tcPr>
          <w:p w14:paraId="5BAAB364">
            <w:pPr>
              <w:snapToGrid w:val="0"/>
              <w:spacing w:before="70" w:after="70" w:line="240" w:lineRule="auto"/>
              <w:ind w:firstLine="0"/>
              <w:jc w:val="left"/>
              <w:rPr>
                <w:sz w:val="21"/>
              </w:rPr>
            </w:pPr>
            <w:r>
              <w:rPr>
                <w:sz w:val="21"/>
                <w:szCs w:val="21"/>
              </w:rPr>
              <w:t>DWG+PDF</w:t>
            </w:r>
          </w:p>
        </w:tc>
        <w:tc>
          <w:tcPr>
            <w:tcW w:w="1473" w:type="dxa"/>
            <w:vAlign w:val="center"/>
          </w:tcPr>
          <w:p w14:paraId="3EB0DB25">
            <w:pPr>
              <w:snapToGrid w:val="0"/>
              <w:spacing w:before="70" w:after="70" w:line="240" w:lineRule="auto"/>
              <w:ind w:firstLine="0"/>
              <w:jc w:val="center"/>
              <w:rPr>
                <w:sz w:val="21"/>
              </w:rPr>
            </w:pPr>
            <w:r>
              <w:rPr>
                <w:sz w:val="21"/>
                <w:szCs w:val="21"/>
              </w:rPr>
              <w:t>【】</w:t>
            </w:r>
          </w:p>
        </w:tc>
        <w:tc>
          <w:tcPr>
            <w:tcW w:w="1186" w:type="dxa"/>
            <w:vAlign w:val="center"/>
          </w:tcPr>
          <w:p w14:paraId="21D3EFC9">
            <w:pPr>
              <w:snapToGrid w:val="0"/>
              <w:spacing w:before="70" w:after="70" w:line="240" w:lineRule="auto"/>
              <w:ind w:firstLine="0"/>
              <w:jc w:val="center"/>
              <w:rPr>
                <w:sz w:val="21"/>
              </w:rPr>
            </w:pPr>
            <w:r>
              <w:rPr>
                <w:sz w:val="21"/>
                <w:szCs w:val="21"/>
              </w:rPr>
              <w:t>【】</w:t>
            </w:r>
          </w:p>
        </w:tc>
      </w:tr>
      <w:tr w14:paraId="613B6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1CFAFF7">
            <w:pPr>
              <w:snapToGrid w:val="0"/>
              <w:spacing w:before="70" w:after="70" w:line="240" w:lineRule="auto"/>
              <w:ind w:firstLine="0"/>
              <w:jc w:val="center"/>
              <w:rPr>
                <w:sz w:val="21"/>
              </w:rPr>
            </w:pPr>
            <w:r>
              <w:rPr>
                <w:sz w:val="21"/>
                <w:szCs w:val="21"/>
              </w:rPr>
              <w:t>4</w:t>
            </w:r>
          </w:p>
        </w:tc>
        <w:tc>
          <w:tcPr>
            <w:tcW w:w="1756" w:type="dxa"/>
            <w:vAlign w:val="center"/>
          </w:tcPr>
          <w:p w14:paraId="079E74D8">
            <w:pPr>
              <w:snapToGrid w:val="0"/>
              <w:spacing w:before="70" w:after="70" w:line="240" w:lineRule="auto"/>
              <w:ind w:firstLine="0"/>
              <w:jc w:val="center"/>
              <w:rPr>
                <w:sz w:val="21"/>
              </w:rPr>
            </w:pPr>
            <w:r>
              <w:rPr>
                <w:sz w:val="21"/>
                <w:szCs w:val="21"/>
              </w:rPr>
              <w:t>【数据表】</w:t>
            </w:r>
          </w:p>
        </w:tc>
        <w:tc>
          <w:tcPr>
            <w:tcW w:w="897" w:type="dxa"/>
            <w:vAlign w:val="center"/>
          </w:tcPr>
          <w:p w14:paraId="64F53B56">
            <w:pPr>
              <w:snapToGrid w:val="0"/>
              <w:spacing w:before="70" w:after="70" w:line="240" w:lineRule="auto"/>
              <w:ind w:firstLine="0"/>
              <w:jc w:val="center"/>
              <w:rPr>
                <w:sz w:val="21"/>
              </w:rPr>
            </w:pPr>
            <w:r>
              <w:rPr>
                <w:sz w:val="21"/>
                <w:szCs w:val="21"/>
              </w:rPr>
              <w:t>V1.0</w:t>
            </w:r>
          </w:p>
        </w:tc>
        <w:tc>
          <w:tcPr>
            <w:tcW w:w="897" w:type="dxa"/>
            <w:vAlign w:val="center"/>
          </w:tcPr>
          <w:p w14:paraId="2EF24D47">
            <w:pPr>
              <w:snapToGrid w:val="0"/>
              <w:spacing w:before="70" w:after="70" w:line="240" w:lineRule="auto"/>
              <w:ind w:firstLine="0"/>
              <w:jc w:val="center"/>
              <w:rPr>
                <w:sz w:val="21"/>
              </w:rPr>
            </w:pPr>
            <w:r>
              <w:rPr>
                <w:sz w:val="21"/>
                <w:szCs w:val="21"/>
              </w:rPr>
              <w:t>1</w:t>
            </w:r>
          </w:p>
        </w:tc>
        <w:tc>
          <w:tcPr>
            <w:tcW w:w="1696" w:type="dxa"/>
            <w:vAlign w:val="center"/>
          </w:tcPr>
          <w:p w14:paraId="208B5A03">
            <w:pPr>
              <w:snapToGrid w:val="0"/>
              <w:spacing w:before="70" w:after="70" w:line="240" w:lineRule="auto"/>
              <w:ind w:firstLine="0"/>
              <w:jc w:val="left"/>
              <w:rPr>
                <w:sz w:val="21"/>
              </w:rPr>
            </w:pPr>
            <w:r>
              <w:rPr>
                <w:sz w:val="21"/>
                <w:szCs w:val="21"/>
              </w:rPr>
              <w:t>XLSX</w:t>
            </w:r>
          </w:p>
        </w:tc>
        <w:tc>
          <w:tcPr>
            <w:tcW w:w="1473" w:type="dxa"/>
            <w:vAlign w:val="center"/>
          </w:tcPr>
          <w:p w14:paraId="1D08E7EE">
            <w:pPr>
              <w:snapToGrid w:val="0"/>
              <w:spacing w:before="70" w:after="70" w:line="240" w:lineRule="auto"/>
              <w:ind w:firstLine="0"/>
              <w:jc w:val="center"/>
              <w:rPr>
                <w:sz w:val="21"/>
              </w:rPr>
            </w:pPr>
            <w:r>
              <w:rPr>
                <w:sz w:val="21"/>
                <w:szCs w:val="21"/>
              </w:rPr>
              <w:t>【】</w:t>
            </w:r>
          </w:p>
        </w:tc>
        <w:tc>
          <w:tcPr>
            <w:tcW w:w="1186" w:type="dxa"/>
            <w:vAlign w:val="center"/>
          </w:tcPr>
          <w:p w14:paraId="79B649D5">
            <w:pPr>
              <w:snapToGrid w:val="0"/>
              <w:spacing w:before="70" w:after="70" w:line="240" w:lineRule="auto"/>
              <w:ind w:firstLine="0"/>
              <w:jc w:val="center"/>
              <w:rPr>
                <w:sz w:val="21"/>
              </w:rPr>
            </w:pPr>
            <w:r>
              <w:rPr>
                <w:sz w:val="21"/>
                <w:szCs w:val="21"/>
              </w:rPr>
              <w:t>【】</w:t>
            </w:r>
          </w:p>
        </w:tc>
      </w:tr>
    </w:tbl>
    <w:p w14:paraId="4029F826">
      <w:pPr>
        <w:spacing w:line="240" w:lineRule="auto"/>
      </w:pPr>
    </w:p>
    <w:p w14:paraId="2521AA77">
      <w:pPr>
        <w:pStyle w:val="6"/>
      </w:pPr>
      <w:r>
        <w:rPr>
          <w:szCs w:val="32"/>
        </w:rPr>
        <w:t>2.15.5.8 会议纪要模板</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25"/>
        <w:gridCol w:w="5275"/>
      </w:tblGrid>
      <w:tr w14:paraId="20CDD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shd w:val="clear" w:color="auto" w:fill="E7E6E6"/>
            <w:vAlign w:val="center"/>
          </w:tcPr>
          <w:p w14:paraId="179556D9">
            <w:pPr>
              <w:keepNext/>
              <w:snapToGrid w:val="0"/>
              <w:spacing w:before="70" w:after="70" w:line="320" w:lineRule="auto"/>
              <w:jc w:val="left"/>
            </w:pPr>
            <w:r>
              <w:rPr>
                <w:b/>
                <w:sz w:val="21"/>
                <w:szCs w:val="21"/>
              </w:rPr>
              <w:t>项目</w:t>
            </w:r>
          </w:p>
        </w:tc>
        <w:tc>
          <w:tcPr>
            <w:tcW w:w="5275" w:type="dxa"/>
            <w:shd w:val="clear" w:color="auto" w:fill="E7E6E6"/>
            <w:vAlign w:val="center"/>
          </w:tcPr>
          <w:p w14:paraId="57317E79">
            <w:pPr>
              <w:keepNext/>
              <w:snapToGrid w:val="0"/>
              <w:spacing w:before="70" w:after="70" w:line="320" w:lineRule="auto"/>
              <w:jc w:val="left"/>
            </w:pPr>
            <w:r>
              <w:rPr>
                <w:b/>
                <w:sz w:val="21"/>
                <w:szCs w:val="21"/>
              </w:rPr>
              <w:t>内容</w:t>
            </w:r>
          </w:p>
        </w:tc>
      </w:tr>
      <w:tr w14:paraId="622B6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13EED9FD">
            <w:pPr>
              <w:keepNext/>
              <w:snapToGrid w:val="0"/>
              <w:spacing w:before="70" w:after="70" w:line="320" w:lineRule="auto"/>
              <w:jc w:val="left"/>
            </w:pPr>
            <w:r>
              <w:rPr>
                <w:sz w:val="21"/>
                <w:szCs w:val="21"/>
              </w:rPr>
              <w:t>会议名称</w:t>
            </w:r>
          </w:p>
        </w:tc>
        <w:tc>
          <w:tcPr>
            <w:tcW w:w="5275" w:type="dxa"/>
            <w:vAlign w:val="center"/>
          </w:tcPr>
          <w:p w14:paraId="4D2D693F">
            <w:pPr>
              <w:keepNext/>
              <w:snapToGrid w:val="0"/>
              <w:spacing w:before="70" w:after="70" w:line="320" w:lineRule="auto"/>
              <w:jc w:val="left"/>
            </w:pPr>
            <w:r>
              <w:rPr>
                <w:sz w:val="21"/>
                <w:szCs w:val="21"/>
              </w:rPr>
              <w:t>【】</w:t>
            </w:r>
          </w:p>
        </w:tc>
      </w:tr>
      <w:tr w14:paraId="08ADE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3544FCF2">
            <w:pPr>
              <w:keepNext/>
              <w:snapToGrid w:val="0"/>
              <w:spacing w:before="70" w:after="70" w:line="320" w:lineRule="auto"/>
              <w:jc w:val="left"/>
            </w:pPr>
            <w:r>
              <w:rPr>
                <w:sz w:val="21"/>
                <w:szCs w:val="21"/>
              </w:rPr>
              <w:t>时间/地点</w:t>
            </w:r>
          </w:p>
        </w:tc>
        <w:tc>
          <w:tcPr>
            <w:tcW w:w="5275" w:type="dxa"/>
            <w:vAlign w:val="center"/>
          </w:tcPr>
          <w:p w14:paraId="32A896CC">
            <w:pPr>
              <w:keepNext/>
              <w:snapToGrid w:val="0"/>
              <w:spacing w:before="70" w:after="70" w:line="320" w:lineRule="auto"/>
              <w:jc w:val="left"/>
            </w:pPr>
            <w:r>
              <w:rPr>
                <w:sz w:val="21"/>
                <w:szCs w:val="21"/>
              </w:rPr>
              <w:t>【】</w:t>
            </w:r>
          </w:p>
        </w:tc>
      </w:tr>
      <w:tr w14:paraId="7BFEB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11FDAC13">
            <w:pPr>
              <w:keepNext/>
              <w:snapToGrid w:val="0"/>
              <w:spacing w:before="70" w:after="70" w:line="320" w:lineRule="auto"/>
              <w:jc w:val="left"/>
            </w:pPr>
            <w:r>
              <w:rPr>
                <w:sz w:val="21"/>
                <w:szCs w:val="21"/>
              </w:rPr>
              <w:t>主持人/记录人</w:t>
            </w:r>
          </w:p>
        </w:tc>
        <w:tc>
          <w:tcPr>
            <w:tcW w:w="5275" w:type="dxa"/>
            <w:vAlign w:val="center"/>
          </w:tcPr>
          <w:p w14:paraId="4BBF1112">
            <w:pPr>
              <w:keepNext/>
              <w:snapToGrid w:val="0"/>
              <w:spacing w:before="70" w:after="70" w:line="320" w:lineRule="auto"/>
              <w:jc w:val="left"/>
            </w:pPr>
            <w:r>
              <w:rPr>
                <w:sz w:val="21"/>
                <w:szCs w:val="21"/>
              </w:rPr>
              <w:t>【】</w:t>
            </w:r>
          </w:p>
        </w:tc>
      </w:tr>
      <w:tr w14:paraId="292DA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7548B959">
            <w:pPr>
              <w:keepNext/>
              <w:snapToGrid w:val="0"/>
              <w:spacing w:before="70" w:after="70" w:line="320" w:lineRule="auto"/>
              <w:jc w:val="left"/>
            </w:pPr>
            <w:r>
              <w:rPr>
                <w:sz w:val="21"/>
                <w:szCs w:val="21"/>
              </w:rPr>
              <w:t>参加人员</w:t>
            </w:r>
          </w:p>
        </w:tc>
        <w:tc>
          <w:tcPr>
            <w:tcW w:w="5275" w:type="dxa"/>
            <w:vAlign w:val="center"/>
          </w:tcPr>
          <w:p w14:paraId="01FB8518">
            <w:pPr>
              <w:keepNext/>
              <w:snapToGrid w:val="0"/>
              <w:spacing w:before="70" w:after="70" w:line="320" w:lineRule="auto"/>
              <w:jc w:val="left"/>
            </w:pPr>
            <w:r>
              <w:rPr>
                <w:sz w:val="21"/>
                <w:szCs w:val="21"/>
              </w:rPr>
              <w:t>【】</w:t>
            </w:r>
          </w:p>
        </w:tc>
      </w:tr>
      <w:tr w14:paraId="4E2BC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56EB8DB7">
            <w:pPr>
              <w:keepNext/>
              <w:snapToGrid w:val="0"/>
              <w:spacing w:before="70" w:after="70" w:line="320" w:lineRule="auto"/>
              <w:jc w:val="left"/>
            </w:pPr>
            <w:r>
              <w:rPr>
                <w:sz w:val="21"/>
                <w:szCs w:val="21"/>
              </w:rPr>
              <w:t>议题</w:t>
            </w:r>
          </w:p>
        </w:tc>
        <w:tc>
          <w:tcPr>
            <w:tcW w:w="5275" w:type="dxa"/>
            <w:vAlign w:val="center"/>
          </w:tcPr>
          <w:p w14:paraId="25A88CBC">
            <w:pPr>
              <w:keepNext/>
              <w:snapToGrid w:val="0"/>
              <w:spacing w:before="70" w:after="70" w:line="320" w:lineRule="auto"/>
              <w:jc w:val="left"/>
            </w:pPr>
            <w:r>
              <w:rPr>
                <w:sz w:val="21"/>
                <w:szCs w:val="21"/>
              </w:rPr>
              <w:t>【】</w:t>
            </w:r>
          </w:p>
        </w:tc>
      </w:tr>
      <w:tr w14:paraId="0FD4D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008A18B1">
            <w:pPr>
              <w:keepNext/>
              <w:snapToGrid w:val="0"/>
              <w:spacing w:before="70" w:after="70" w:line="320" w:lineRule="auto"/>
              <w:jc w:val="left"/>
            </w:pPr>
            <w:r>
              <w:rPr>
                <w:sz w:val="21"/>
                <w:szCs w:val="21"/>
              </w:rPr>
              <w:t>讨论要点</w:t>
            </w:r>
          </w:p>
        </w:tc>
        <w:tc>
          <w:tcPr>
            <w:tcW w:w="5275" w:type="dxa"/>
            <w:vAlign w:val="center"/>
          </w:tcPr>
          <w:p w14:paraId="4CE1DC7F">
            <w:pPr>
              <w:keepNext/>
              <w:snapToGrid w:val="0"/>
              <w:spacing w:before="70" w:after="70" w:line="320" w:lineRule="auto"/>
              <w:jc w:val="left"/>
            </w:pPr>
            <w:r>
              <w:rPr>
                <w:sz w:val="21"/>
                <w:szCs w:val="21"/>
              </w:rPr>
              <w:t>【】</w:t>
            </w:r>
          </w:p>
        </w:tc>
      </w:tr>
      <w:tr w14:paraId="1F181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7316DFA2">
            <w:pPr>
              <w:keepNext/>
              <w:snapToGrid w:val="0"/>
              <w:spacing w:before="70" w:after="70" w:line="320" w:lineRule="auto"/>
              <w:jc w:val="left"/>
            </w:pPr>
            <w:r>
              <w:rPr>
                <w:sz w:val="21"/>
                <w:szCs w:val="21"/>
              </w:rPr>
              <w:t>决议事项</w:t>
            </w:r>
          </w:p>
        </w:tc>
        <w:tc>
          <w:tcPr>
            <w:tcW w:w="5275" w:type="dxa"/>
            <w:vAlign w:val="center"/>
          </w:tcPr>
          <w:p w14:paraId="4F8E3F1D">
            <w:pPr>
              <w:keepNext/>
              <w:snapToGrid w:val="0"/>
              <w:spacing w:before="70" w:after="70" w:line="320" w:lineRule="auto"/>
              <w:jc w:val="left"/>
            </w:pPr>
            <w:r>
              <w:rPr>
                <w:sz w:val="21"/>
                <w:szCs w:val="21"/>
              </w:rPr>
              <w:t>【事项、责任人、时限】</w:t>
            </w:r>
          </w:p>
        </w:tc>
      </w:tr>
      <w:tr w14:paraId="279BE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25" w:type="dxa"/>
            <w:vAlign w:val="center"/>
          </w:tcPr>
          <w:p w14:paraId="7B8583B2">
            <w:pPr>
              <w:keepNext/>
              <w:snapToGrid w:val="0"/>
              <w:spacing w:before="70" w:after="70" w:line="320" w:lineRule="auto"/>
              <w:jc w:val="left"/>
            </w:pPr>
            <w:r>
              <w:rPr>
                <w:sz w:val="21"/>
                <w:szCs w:val="21"/>
              </w:rPr>
              <w:t>待办跟踪</w:t>
            </w:r>
          </w:p>
        </w:tc>
        <w:tc>
          <w:tcPr>
            <w:tcW w:w="5275" w:type="dxa"/>
            <w:vAlign w:val="center"/>
          </w:tcPr>
          <w:p w14:paraId="4C1A4A29">
            <w:pPr>
              <w:keepNext/>
              <w:snapToGrid w:val="0"/>
              <w:spacing w:before="70" w:after="70" w:line="320" w:lineRule="auto"/>
              <w:jc w:val="left"/>
            </w:pPr>
            <w:r>
              <w:rPr>
                <w:sz w:val="21"/>
                <w:szCs w:val="21"/>
              </w:rPr>
              <w:t>【编号、状态】</w:t>
            </w:r>
          </w:p>
        </w:tc>
      </w:tr>
    </w:tbl>
    <w:p w14:paraId="224E5ADE">
      <w:pPr>
        <w:spacing w:line="240" w:lineRule="auto"/>
      </w:pPr>
    </w:p>
    <w:p w14:paraId="3300B9DC">
      <w:pPr>
        <w:pStyle w:val="6"/>
      </w:pPr>
      <w:r>
        <w:rPr>
          <w:szCs w:val="32"/>
        </w:rPr>
        <w:t>2.15.5.9 变更申请单</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10"/>
        <w:gridCol w:w="5290"/>
      </w:tblGrid>
      <w:tr w14:paraId="47135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510" w:type="dxa"/>
            <w:shd w:val="clear" w:color="auto" w:fill="E7E6E6"/>
            <w:vAlign w:val="center"/>
          </w:tcPr>
          <w:p w14:paraId="3DE70424">
            <w:pPr>
              <w:snapToGrid w:val="0"/>
              <w:spacing w:before="70" w:after="70" w:line="320" w:lineRule="auto"/>
              <w:jc w:val="left"/>
            </w:pPr>
            <w:r>
              <w:rPr>
                <w:b/>
                <w:sz w:val="21"/>
                <w:szCs w:val="21"/>
              </w:rPr>
              <w:t>项目</w:t>
            </w:r>
          </w:p>
        </w:tc>
        <w:tc>
          <w:tcPr>
            <w:tcW w:w="5290" w:type="dxa"/>
            <w:shd w:val="clear" w:color="auto" w:fill="E7E6E6"/>
            <w:vAlign w:val="center"/>
          </w:tcPr>
          <w:p w14:paraId="62969D09">
            <w:pPr>
              <w:snapToGrid w:val="0"/>
              <w:spacing w:before="70" w:after="70" w:line="320" w:lineRule="auto"/>
              <w:jc w:val="left"/>
            </w:pPr>
            <w:r>
              <w:rPr>
                <w:b/>
                <w:sz w:val="21"/>
                <w:szCs w:val="21"/>
              </w:rPr>
              <w:t>内容</w:t>
            </w:r>
          </w:p>
        </w:tc>
      </w:tr>
      <w:tr w14:paraId="0AC34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4C42BE50">
            <w:pPr>
              <w:snapToGrid w:val="0"/>
              <w:spacing w:before="70" w:after="70" w:line="320" w:lineRule="auto"/>
              <w:jc w:val="left"/>
            </w:pPr>
            <w:r>
              <w:rPr>
                <w:sz w:val="21"/>
                <w:szCs w:val="21"/>
              </w:rPr>
              <w:t>变更编号</w:t>
            </w:r>
          </w:p>
        </w:tc>
        <w:tc>
          <w:tcPr>
            <w:tcW w:w="5290" w:type="dxa"/>
            <w:vAlign w:val="center"/>
          </w:tcPr>
          <w:p w14:paraId="378BD6FC">
            <w:pPr>
              <w:snapToGrid w:val="0"/>
              <w:spacing w:before="70" w:after="70" w:line="320" w:lineRule="auto"/>
              <w:jc w:val="left"/>
            </w:pPr>
            <w:r>
              <w:rPr>
                <w:sz w:val="21"/>
                <w:szCs w:val="21"/>
              </w:rPr>
              <w:t>【】</w:t>
            </w:r>
          </w:p>
        </w:tc>
      </w:tr>
      <w:tr w14:paraId="6C222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0059DBE3">
            <w:pPr>
              <w:snapToGrid w:val="0"/>
              <w:spacing w:before="70" w:after="70" w:line="320" w:lineRule="auto"/>
              <w:jc w:val="left"/>
            </w:pPr>
            <w:r>
              <w:rPr>
                <w:sz w:val="21"/>
                <w:szCs w:val="21"/>
              </w:rPr>
              <w:t>变更类型</w:t>
            </w:r>
          </w:p>
        </w:tc>
        <w:tc>
          <w:tcPr>
            <w:tcW w:w="5290" w:type="dxa"/>
            <w:vAlign w:val="center"/>
          </w:tcPr>
          <w:p w14:paraId="12554419">
            <w:pPr>
              <w:snapToGrid w:val="0"/>
              <w:spacing w:before="70" w:after="70" w:line="320" w:lineRule="auto"/>
              <w:jc w:val="left"/>
            </w:pPr>
            <w:r>
              <w:rPr>
                <w:sz w:val="21"/>
                <w:szCs w:val="21"/>
              </w:rPr>
              <w:t>【范围/进度/技术/资源】</w:t>
            </w:r>
          </w:p>
        </w:tc>
      </w:tr>
      <w:tr w14:paraId="737CC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7484839E">
            <w:pPr>
              <w:snapToGrid w:val="0"/>
              <w:spacing w:before="70" w:after="70" w:line="320" w:lineRule="auto"/>
              <w:jc w:val="left"/>
            </w:pPr>
            <w:r>
              <w:rPr>
                <w:sz w:val="21"/>
                <w:szCs w:val="21"/>
              </w:rPr>
              <w:t>变更原因</w:t>
            </w:r>
          </w:p>
        </w:tc>
        <w:tc>
          <w:tcPr>
            <w:tcW w:w="5290" w:type="dxa"/>
            <w:vAlign w:val="center"/>
          </w:tcPr>
          <w:p w14:paraId="1ABA2DD3">
            <w:pPr>
              <w:snapToGrid w:val="0"/>
              <w:spacing w:before="70" w:after="70" w:line="320" w:lineRule="auto"/>
              <w:jc w:val="left"/>
            </w:pPr>
            <w:r>
              <w:rPr>
                <w:sz w:val="21"/>
                <w:szCs w:val="21"/>
              </w:rPr>
              <w:t>【】</w:t>
            </w:r>
          </w:p>
        </w:tc>
      </w:tr>
      <w:tr w14:paraId="58929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14053CE6">
            <w:pPr>
              <w:snapToGrid w:val="0"/>
              <w:spacing w:before="70" w:after="70" w:line="320" w:lineRule="auto"/>
              <w:jc w:val="left"/>
            </w:pPr>
            <w:r>
              <w:rPr>
                <w:sz w:val="21"/>
                <w:szCs w:val="21"/>
              </w:rPr>
              <w:t>变更内容</w:t>
            </w:r>
          </w:p>
        </w:tc>
        <w:tc>
          <w:tcPr>
            <w:tcW w:w="5290" w:type="dxa"/>
            <w:vAlign w:val="center"/>
          </w:tcPr>
          <w:p w14:paraId="27FE0F02">
            <w:pPr>
              <w:snapToGrid w:val="0"/>
              <w:spacing w:before="70" w:after="70" w:line="320" w:lineRule="auto"/>
              <w:jc w:val="left"/>
            </w:pPr>
            <w:r>
              <w:rPr>
                <w:sz w:val="21"/>
                <w:szCs w:val="21"/>
              </w:rPr>
              <w:t>【】</w:t>
            </w:r>
          </w:p>
        </w:tc>
      </w:tr>
      <w:tr w14:paraId="631C6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0A98C72C">
            <w:pPr>
              <w:snapToGrid w:val="0"/>
              <w:spacing w:before="70" w:after="70" w:line="320" w:lineRule="auto"/>
              <w:jc w:val="left"/>
            </w:pPr>
            <w:r>
              <w:rPr>
                <w:sz w:val="21"/>
                <w:szCs w:val="21"/>
              </w:rPr>
              <w:t>影响分析</w:t>
            </w:r>
          </w:p>
        </w:tc>
        <w:tc>
          <w:tcPr>
            <w:tcW w:w="5290" w:type="dxa"/>
            <w:vAlign w:val="center"/>
          </w:tcPr>
          <w:p w14:paraId="221D8FA5">
            <w:pPr>
              <w:snapToGrid w:val="0"/>
              <w:spacing w:before="70" w:after="70" w:line="320" w:lineRule="auto"/>
              <w:jc w:val="left"/>
            </w:pPr>
            <w:r>
              <w:rPr>
                <w:sz w:val="21"/>
                <w:szCs w:val="21"/>
              </w:rPr>
              <w:t>【进度、成本、质量、安全】</w:t>
            </w:r>
          </w:p>
        </w:tc>
      </w:tr>
      <w:tr w14:paraId="20991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3510" w:type="dxa"/>
            <w:vAlign w:val="center"/>
          </w:tcPr>
          <w:p w14:paraId="54272979">
            <w:pPr>
              <w:snapToGrid w:val="0"/>
              <w:spacing w:before="70" w:after="70" w:line="320" w:lineRule="auto"/>
              <w:jc w:val="left"/>
            </w:pPr>
            <w:r>
              <w:rPr>
                <w:sz w:val="21"/>
                <w:szCs w:val="21"/>
              </w:rPr>
              <w:t>替代方案</w:t>
            </w:r>
          </w:p>
        </w:tc>
        <w:tc>
          <w:tcPr>
            <w:tcW w:w="5290" w:type="dxa"/>
            <w:vAlign w:val="center"/>
          </w:tcPr>
          <w:p w14:paraId="7D6ED973">
            <w:pPr>
              <w:snapToGrid w:val="0"/>
              <w:spacing w:before="70" w:after="70" w:line="320" w:lineRule="auto"/>
              <w:jc w:val="left"/>
            </w:pPr>
            <w:r>
              <w:rPr>
                <w:sz w:val="21"/>
                <w:szCs w:val="21"/>
              </w:rPr>
              <w:t>【】</w:t>
            </w:r>
          </w:p>
        </w:tc>
      </w:tr>
      <w:tr w14:paraId="3A397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2B191FC3">
            <w:pPr>
              <w:snapToGrid w:val="0"/>
              <w:spacing w:before="70" w:after="70" w:line="320" w:lineRule="auto"/>
              <w:jc w:val="left"/>
            </w:pPr>
            <w:r>
              <w:rPr>
                <w:sz w:val="21"/>
                <w:szCs w:val="21"/>
              </w:rPr>
              <w:t>申请单位/日期</w:t>
            </w:r>
          </w:p>
        </w:tc>
        <w:tc>
          <w:tcPr>
            <w:tcW w:w="5290" w:type="dxa"/>
            <w:vAlign w:val="center"/>
          </w:tcPr>
          <w:p w14:paraId="7DE44BB6">
            <w:pPr>
              <w:snapToGrid w:val="0"/>
              <w:spacing w:before="70" w:after="70" w:line="320" w:lineRule="auto"/>
              <w:jc w:val="left"/>
            </w:pPr>
            <w:r>
              <w:rPr>
                <w:sz w:val="21"/>
                <w:szCs w:val="21"/>
              </w:rPr>
              <w:t>【】</w:t>
            </w:r>
          </w:p>
        </w:tc>
      </w:tr>
      <w:tr w14:paraId="1FADC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10" w:type="dxa"/>
            <w:vAlign w:val="center"/>
          </w:tcPr>
          <w:p w14:paraId="499A451C">
            <w:pPr>
              <w:snapToGrid w:val="0"/>
              <w:spacing w:before="70" w:after="70" w:line="320" w:lineRule="auto"/>
              <w:jc w:val="left"/>
            </w:pPr>
            <w:r>
              <w:rPr>
                <w:sz w:val="21"/>
                <w:szCs w:val="21"/>
              </w:rPr>
              <w:t>审批意见</w:t>
            </w:r>
          </w:p>
        </w:tc>
        <w:tc>
          <w:tcPr>
            <w:tcW w:w="5290" w:type="dxa"/>
            <w:vAlign w:val="center"/>
          </w:tcPr>
          <w:p w14:paraId="3E5A0CE7">
            <w:pPr>
              <w:snapToGrid w:val="0"/>
              <w:spacing w:before="70" w:after="70" w:line="320" w:lineRule="auto"/>
              <w:jc w:val="left"/>
            </w:pPr>
            <w:r>
              <w:rPr>
                <w:sz w:val="21"/>
                <w:szCs w:val="21"/>
              </w:rPr>
              <w:t>【】</w:t>
            </w:r>
          </w:p>
        </w:tc>
      </w:tr>
    </w:tbl>
    <w:p w14:paraId="691A9CBC">
      <w:pPr>
        <w:spacing w:line="240" w:lineRule="auto"/>
      </w:pPr>
    </w:p>
    <w:p w14:paraId="3CFBC911">
      <w:pPr>
        <w:pStyle w:val="6"/>
      </w:pPr>
      <w:r>
        <w:rPr>
          <w:szCs w:val="32"/>
        </w:rPr>
        <w:t>2.15.5.10 满意度调查表</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08"/>
        <w:gridCol w:w="1820"/>
        <w:gridCol w:w="1526"/>
        <w:gridCol w:w="1526"/>
        <w:gridCol w:w="1820"/>
      </w:tblGrid>
      <w:tr w14:paraId="0CAD6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shd w:val="clear" w:color="auto" w:fill="E7E6E6"/>
            <w:vAlign w:val="center"/>
          </w:tcPr>
          <w:p w14:paraId="225D52D1">
            <w:pPr>
              <w:keepNext/>
              <w:snapToGrid w:val="0"/>
              <w:spacing w:before="70" w:after="70" w:line="320" w:lineRule="auto"/>
              <w:jc w:val="left"/>
            </w:pPr>
            <w:r>
              <w:rPr>
                <w:b/>
                <w:sz w:val="21"/>
                <w:szCs w:val="21"/>
              </w:rPr>
              <w:t>评价项</w:t>
            </w:r>
          </w:p>
        </w:tc>
        <w:tc>
          <w:tcPr>
            <w:tcW w:w="1820" w:type="dxa"/>
            <w:shd w:val="clear" w:color="auto" w:fill="E7E6E6"/>
            <w:vAlign w:val="center"/>
          </w:tcPr>
          <w:p w14:paraId="713ED3E5">
            <w:pPr>
              <w:keepNext/>
              <w:snapToGrid w:val="0"/>
              <w:spacing w:before="70" w:after="70" w:line="320" w:lineRule="auto"/>
              <w:jc w:val="left"/>
            </w:pPr>
            <w:r>
              <w:rPr>
                <w:b/>
                <w:sz w:val="21"/>
                <w:szCs w:val="21"/>
              </w:rPr>
              <w:t>很满意</w:t>
            </w:r>
          </w:p>
        </w:tc>
        <w:tc>
          <w:tcPr>
            <w:tcW w:w="1526" w:type="dxa"/>
            <w:shd w:val="clear" w:color="auto" w:fill="E7E6E6"/>
            <w:vAlign w:val="center"/>
          </w:tcPr>
          <w:p w14:paraId="1253EC55">
            <w:pPr>
              <w:keepNext/>
              <w:snapToGrid w:val="0"/>
              <w:spacing w:before="70" w:after="70" w:line="320" w:lineRule="auto"/>
              <w:jc w:val="left"/>
            </w:pPr>
            <w:r>
              <w:rPr>
                <w:b/>
                <w:sz w:val="21"/>
                <w:szCs w:val="21"/>
              </w:rPr>
              <w:t>满意</w:t>
            </w:r>
          </w:p>
        </w:tc>
        <w:tc>
          <w:tcPr>
            <w:tcW w:w="1526" w:type="dxa"/>
            <w:shd w:val="clear" w:color="auto" w:fill="E7E6E6"/>
            <w:vAlign w:val="center"/>
          </w:tcPr>
          <w:p w14:paraId="389E4156">
            <w:pPr>
              <w:keepNext/>
              <w:snapToGrid w:val="0"/>
              <w:spacing w:before="70" w:after="70" w:line="320" w:lineRule="auto"/>
              <w:jc w:val="left"/>
            </w:pPr>
            <w:r>
              <w:rPr>
                <w:b/>
                <w:sz w:val="21"/>
                <w:szCs w:val="21"/>
              </w:rPr>
              <w:t>一般</w:t>
            </w:r>
          </w:p>
        </w:tc>
        <w:tc>
          <w:tcPr>
            <w:tcW w:w="1820" w:type="dxa"/>
            <w:shd w:val="clear" w:color="auto" w:fill="E7E6E6"/>
            <w:vAlign w:val="center"/>
          </w:tcPr>
          <w:p w14:paraId="2A3D4C85">
            <w:pPr>
              <w:keepNext/>
              <w:snapToGrid w:val="0"/>
              <w:spacing w:before="70" w:after="70" w:line="320" w:lineRule="auto"/>
              <w:jc w:val="left"/>
            </w:pPr>
            <w:r>
              <w:rPr>
                <w:b/>
                <w:sz w:val="21"/>
                <w:szCs w:val="21"/>
              </w:rPr>
              <w:t>不满意</w:t>
            </w:r>
          </w:p>
        </w:tc>
      </w:tr>
      <w:tr w14:paraId="06C28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7263EA26">
            <w:pPr>
              <w:keepNext/>
              <w:snapToGrid w:val="0"/>
              <w:spacing w:before="70" w:after="70" w:line="320" w:lineRule="auto"/>
              <w:jc w:val="left"/>
            </w:pPr>
            <w:r>
              <w:rPr>
                <w:sz w:val="21"/>
                <w:szCs w:val="21"/>
              </w:rPr>
              <w:t>响应速度</w:t>
            </w:r>
          </w:p>
        </w:tc>
        <w:tc>
          <w:tcPr>
            <w:tcW w:w="1820" w:type="dxa"/>
            <w:vAlign w:val="center"/>
          </w:tcPr>
          <w:p w14:paraId="7E1AB14E">
            <w:pPr>
              <w:keepNext/>
              <w:snapToGrid w:val="0"/>
              <w:spacing w:before="70" w:after="70" w:line="320" w:lineRule="auto"/>
              <w:jc w:val="left"/>
            </w:pPr>
            <w:r>
              <w:rPr>
                <w:sz w:val="21"/>
                <w:szCs w:val="21"/>
              </w:rPr>
              <w:t>□</w:t>
            </w:r>
          </w:p>
        </w:tc>
        <w:tc>
          <w:tcPr>
            <w:tcW w:w="1526" w:type="dxa"/>
            <w:vAlign w:val="center"/>
          </w:tcPr>
          <w:p w14:paraId="61110721">
            <w:pPr>
              <w:keepNext/>
              <w:snapToGrid w:val="0"/>
              <w:spacing w:before="70" w:after="70" w:line="320" w:lineRule="auto"/>
              <w:jc w:val="left"/>
            </w:pPr>
            <w:r>
              <w:rPr>
                <w:sz w:val="21"/>
                <w:szCs w:val="21"/>
              </w:rPr>
              <w:t>□</w:t>
            </w:r>
          </w:p>
        </w:tc>
        <w:tc>
          <w:tcPr>
            <w:tcW w:w="1526" w:type="dxa"/>
            <w:vAlign w:val="center"/>
          </w:tcPr>
          <w:p w14:paraId="654B5853">
            <w:pPr>
              <w:keepNext/>
              <w:snapToGrid w:val="0"/>
              <w:spacing w:before="70" w:after="70" w:line="320" w:lineRule="auto"/>
              <w:jc w:val="left"/>
            </w:pPr>
            <w:r>
              <w:rPr>
                <w:sz w:val="21"/>
                <w:szCs w:val="21"/>
              </w:rPr>
              <w:t>□</w:t>
            </w:r>
          </w:p>
        </w:tc>
        <w:tc>
          <w:tcPr>
            <w:tcW w:w="1820" w:type="dxa"/>
            <w:vAlign w:val="center"/>
          </w:tcPr>
          <w:p w14:paraId="1688521B">
            <w:pPr>
              <w:keepNext/>
              <w:snapToGrid w:val="0"/>
              <w:spacing w:before="70" w:after="70" w:line="320" w:lineRule="auto"/>
              <w:jc w:val="left"/>
            </w:pPr>
            <w:r>
              <w:rPr>
                <w:sz w:val="21"/>
                <w:szCs w:val="21"/>
              </w:rPr>
              <w:t>□</w:t>
            </w:r>
          </w:p>
        </w:tc>
      </w:tr>
      <w:tr w14:paraId="79F74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6F2DD1CB">
            <w:pPr>
              <w:keepNext/>
              <w:snapToGrid w:val="0"/>
              <w:spacing w:before="70" w:after="70" w:line="320" w:lineRule="auto"/>
              <w:jc w:val="left"/>
            </w:pPr>
            <w:r>
              <w:rPr>
                <w:sz w:val="21"/>
                <w:szCs w:val="21"/>
              </w:rPr>
              <w:t>技术能力</w:t>
            </w:r>
          </w:p>
        </w:tc>
        <w:tc>
          <w:tcPr>
            <w:tcW w:w="1820" w:type="dxa"/>
            <w:vAlign w:val="center"/>
          </w:tcPr>
          <w:p w14:paraId="4BD65128">
            <w:pPr>
              <w:keepNext/>
              <w:snapToGrid w:val="0"/>
              <w:spacing w:before="70" w:after="70" w:line="320" w:lineRule="auto"/>
              <w:jc w:val="left"/>
            </w:pPr>
            <w:r>
              <w:rPr>
                <w:sz w:val="21"/>
                <w:szCs w:val="21"/>
              </w:rPr>
              <w:t>□</w:t>
            </w:r>
          </w:p>
        </w:tc>
        <w:tc>
          <w:tcPr>
            <w:tcW w:w="1526" w:type="dxa"/>
            <w:vAlign w:val="center"/>
          </w:tcPr>
          <w:p w14:paraId="77F44179">
            <w:pPr>
              <w:keepNext/>
              <w:snapToGrid w:val="0"/>
              <w:spacing w:before="70" w:after="70" w:line="320" w:lineRule="auto"/>
              <w:jc w:val="left"/>
            </w:pPr>
            <w:r>
              <w:rPr>
                <w:sz w:val="21"/>
                <w:szCs w:val="21"/>
              </w:rPr>
              <w:t>□</w:t>
            </w:r>
          </w:p>
        </w:tc>
        <w:tc>
          <w:tcPr>
            <w:tcW w:w="1526" w:type="dxa"/>
            <w:vAlign w:val="center"/>
          </w:tcPr>
          <w:p w14:paraId="7080A5E8">
            <w:pPr>
              <w:keepNext/>
              <w:snapToGrid w:val="0"/>
              <w:spacing w:before="70" w:after="70" w:line="320" w:lineRule="auto"/>
              <w:jc w:val="left"/>
            </w:pPr>
            <w:r>
              <w:rPr>
                <w:sz w:val="21"/>
                <w:szCs w:val="21"/>
              </w:rPr>
              <w:t>□</w:t>
            </w:r>
          </w:p>
        </w:tc>
        <w:tc>
          <w:tcPr>
            <w:tcW w:w="1820" w:type="dxa"/>
            <w:vAlign w:val="center"/>
          </w:tcPr>
          <w:p w14:paraId="1269A54D">
            <w:pPr>
              <w:keepNext/>
              <w:snapToGrid w:val="0"/>
              <w:spacing w:before="70" w:after="70" w:line="320" w:lineRule="auto"/>
              <w:jc w:val="left"/>
            </w:pPr>
            <w:r>
              <w:rPr>
                <w:sz w:val="21"/>
                <w:szCs w:val="21"/>
              </w:rPr>
              <w:t>□</w:t>
            </w:r>
          </w:p>
        </w:tc>
      </w:tr>
      <w:tr w14:paraId="48B9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1DEE1EB9">
            <w:pPr>
              <w:keepNext/>
              <w:snapToGrid w:val="0"/>
              <w:spacing w:before="70" w:after="70" w:line="320" w:lineRule="auto"/>
              <w:jc w:val="left"/>
            </w:pPr>
            <w:r>
              <w:rPr>
                <w:sz w:val="21"/>
                <w:szCs w:val="21"/>
              </w:rPr>
              <w:t>服务态度</w:t>
            </w:r>
          </w:p>
        </w:tc>
        <w:tc>
          <w:tcPr>
            <w:tcW w:w="1820" w:type="dxa"/>
            <w:vAlign w:val="center"/>
          </w:tcPr>
          <w:p w14:paraId="531D6544">
            <w:pPr>
              <w:keepNext/>
              <w:snapToGrid w:val="0"/>
              <w:spacing w:before="70" w:after="70" w:line="320" w:lineRule="auto"/>
              <w:jc w:val="left"/>
            </w:pPr>
            <w:r>
              <w:rPr>
                <w:sz w:val="21"/>
                <w:szCs w:val="21"/>
              </w:rPr>
              <w:t>□</w:t>
            </w:r>
          </w:p>
        </w:tc>
        <w:tc>
          <w:tcPr>
            <w:tcW w:w="1526" w:type="dxa"/>
            <w:vAlign w:val="center"/>
          </w:tcPr>
          <w:p w14:paraId="29C2B52D">
            <w:pPr>
              <w:keepNext/>
              <w:snapToGrid w:val="0"/>
              <w:spacing w:before="70" w:after="70" w:line="320" w:lineRule="auto"/>
              <w:jc w:val="left"/>
            </w:pPr>
            <w:r>
              <w:rPr>
                <w:sz w:val="21"/>
                <w:szCs w:val="21"/>
              </w:rPr>
              <w:t>□</w:t>
            </w:r>
          </w:p>
        </w:tc>
        <w:tc>
          <w:tcPr>
            <w:tcW w:w="1526" w:type="dxa"/>
            <w:vAlign w:val="center"/>
          </w:tcPr>
          <w:p w14:paraId="2DAD4029">
            <w:pPr>
              <w:keepNext/>
              <w:snapToGrid w:val="0"/>
              <w:spacing w:before="70" w:after="70" w:line="320" w:lineRule="auto"/>
              <w:jc w:val="left"/>
            </w:pPr>
            <w:r>
              <w:rPr>
                <w:sz w:val="21"/>
                <w:szCs w:val="21"/>
              </w:rPr>
              <w:t>□</w:t>
            </w:r>
          </w:p>
        </w:tc>
        <w:tc>
          <w:tcPr>
            <w:tcW w:w="1820" w:type="dxa"/>
            <w:vAlign w:val="center"/>
          </w:tcPr>
          <w:p w14:paraId="6A83434D">
            <w:pPr>
              <w:keepNext/>
              <w:snapToGrid w:val="0"/>
              <w:spacing w:before="70" w:after="70" w:line="320" w:lineRule="auto"/>
              <w:jc w:val="left"/>
            </w:pPr>
            <w:r>
              <w:rPr>
                <w:sz w:val="21"/>
                <w:szCs w:val="21"/>
              </w:rPr>
              <w:t>□</w:t>
            </w:r>
          </w:p>
        </w:tc>
      </w:tr>
      <w:tr w14:paraId="73CC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1D3CD5D1">
            <w:pPr>
              <w:keepNext/>
              <w:snapToGrid w:val="0"/>
              <w:spacing w:before="70" w:after="70" w:line="320" w:lineRule="auto"/>
              <w:jc w:val="left"/>
            </w:pPr>
            <w:r>
              <w:rPr>
                <w:sz w:val="21"/>
                <w:szCs w:val="21"/>
              </w:rPr>
              <w:t>成果质量</w:t>
            </w:r>
          </w:p>
        </w:tc>
        <w:tc>
          <w:tcPr>
            <w:tcW w:w="1820" w:type="dxa"/>
            <w:vAlign w:val="center"/>
          </w:tcPr>
          <w:p w14:paraId="41E371A4">
            <w:pPr>
              <w:keepNext/>
              <w:snapToGrid w:val="0"/>
              <w:spacing w:before="70" w:after="70" w:line="320" w:lineRule="auto"/>
              <w:jc w:val="left"/>
            </w:pPr>
            <w:r>
              <w:rPr>
                <w:sz w:val="21"/>
                <w:szCs w:val="21"/>
              </w:rPr>
              <w:t>□</w:t>
            </w:r>
          </w:p>
        </w:tc>
        <w:tc>
          <w:tcPr>
            <w:tcW w:w="1526" w:type="dxa"/>
            <w:vAlign w:val="center"/>
          </w:tcPr>
          <w:p w14:paraId="4D8B7BB1">
            <w:pPr>
              <w:keepNext/>
              <w:snapToGrid w:val="0"/>
              <w:spacing w:before="70" w:after="70" w:line="320" w:lineRule="auto"/>
              <w:jc w:val="left"/>
            </w:pPr>
            <w:r>
              <w:rPr>
                <w:sz w:val="21"/>
                <w:szCs w:val="21"/>
              </w:rPr>
              <w:t>□</w:t>
            </w:r>
          </w:p>
        </w:tc>
        <w:tc>
          <w:tcPr>
            <w:tcW w:w="1526" w:type="dxa"/>
            <w:vAlign w:val="center"/>
          </w:tcPr>
          <w:p w14:paraId="7B150A57">
            <w:pPr>
              <w:keepNext/>
              <w:snapToGrid w:val="0"/>
              <w:spacing w:before="70" w:after="70" w:line="320" w:lineRule="auto"/>
              <w:jc w:val="left"/>
            </w:pPr>
            <w:r>
              <w:rPr>
                <w:sz w:val="21"/>
                <w:szCs w:val="21"/>
              </w:rPr>
              <w:t>□</w:t>
            </w:r>
          </w:p>
        </w:tc>
        <w:tc>
          <w:tcPr>
            <w:tcW w:w="1820" w:type="dxa"/>
            <w:vAlign w:val="center"/>
          </w:tcPr>
          <w:p w14:paraId="713AB206">
            <w:pPr>
              <w:keepNext/>
              <w:snapToGrid w:val="0"/>
              <w:spacing w:before="70" w:after="70" w:line="320" w:lineRule="auto"/>
              <w:jc w:val="left"/>
            </w:pPr>
            <w:r>
              <w:rPr>
                <w:sz w:val="21"/>
                <w:szCs w:val="21"/>
              </w:rPr>
              <w:t>□</w:t>
            </w:r>
          </w:p>
        </w:tc>
      </w:tr>
      <w:tr w14:paraId="688AD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09085A25">
            <w:pPr>
              <w:keepNext/>
              <w:snapToGrid w:val="0"/>
              <w:spacing w:before="70" w:after="70" w:line="320" w:lineRule="auto"/>
              <w:jc w:val="left"/>
            </w:pPr>
            <w:r>
              <w:rPr>
                <w:sz w:val="21"/>
                <w:szCs w:val="21"/>
              </w:rPr>
              <w:t>沟通配合</w:t>
            </w:r>
          </w:p>
        </w:tc>
        <w:tc>
          <w:tcPr>
            <w:tcW w:w="1820" w:type="dxa"/>
            <w:vAlign w:val="center"/>
          </w:tcPr>
          <w:p w14:paraId="20770334">
            <w:pPr>
              <w:keepNext/>
              <w:snapToGrid w:val="0"/>
              <w:spacing w:before="70" w:after="70" w:line="320" w:lineRule="auto"/>
              <w:jc w:val="left"/>
            </w:pPr>
            <w:r>
              <w:rPr>
                <w:sz w:val="21"/>
                <w:szCs w:val="21"/>
              </w:rPr>
              <w:t>□</w:t>
            </w:r>
          </w:p>
        </w:tc>
        <w:tc>
          <w:tcPr>
            <w:tcW w:w="1526" w:type="dxa"/>
            <w:vAlign w:val="center"/>
          </w:tcPr>
          <w:p w14:paraId="10C2997E">
            <w:pPr>
              <w:keepNext/>
              <w:snapToGrid w:val="0"/>
              <w:spacing w:before="70" w:after="70" w:line="320" w:lineRule="auto"/>
              <w:jc w:val="left"/>
            </w:pPr>
            <w:r>
              <w:rPr>
                <w:sz w:val="21"/>
                <w:szCs w:val="21"/>
              </w:rPr>
              <w:t>□</w:t>
            </w:r>
          </w:p>
        </w:tc>
        <w:tc>
          <w:tcPr>
            <w:tcW w:w="1526" w:type="dxa"/>
            <w:vAlign w:val="center"/>
          </w:tcPr>
          <w:p w14:paraId="148721B6">
            <w:pPr>
              <w:keepNext/>
              <w:snapToGrid w:val="0"/>
              <w:spacing w:before="70" w:after="70" w:line="320" w:lineRule="auto"/>
              <w:jc w:val="left"/>
            </w:pPr>
            <w:r>
              <w:rPr>
                <w:sz w:val="21"/>
                <w:szCs w:val="21"/>
              </w:rPr>
              <w:t>□</w:t>
            </w:r>
          </w:p>
        </w:tc>
        <w:tc>
          <w:tcPr>
            <w:tcW w:w="1820" w:type="dxa"/>
            <w:vAlign w:val="center"/>
          </w:tcPr>
          <w:p w14:paraId="1F24F9AB">
            <w:pPr>
              <w:keepNext/>
              <w:snapToGrid w:val="0"/>
              <w:spacing w:before="70" w:after="70" w:line="320" w:lineRule="auto"/>
              <w:jc w:val="left"/>
            </w:pPr>
            <w:r>
              <w:rPr>
                <w:sz w:val="21"/>
                <w:szCs w:val="21"/>
              </w:rPr>
              <w:t>□</w:t>
            </w:r>
          </w:p>
        </w:tc>
      </w:tr>
      <w:tr w14:paraId="79940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08" w:type="dxa"/>
            <w:vAlign w:val="center"/>
          </w:tcPr>
          <w:p w14:paraId="309757BC">
            <w:pPr>
              <w:keepNext/>
              <w:snapToGrid w:val="0"/>
              <w:spacing w:before="70" w:after="70" w:line="320" w:lineRule="auto"/>
              <w:jc w:val="left"/>
            </w:pPr>
            <w:r>
              <w:rPr>
                <w:sz w:val="21"/>
                <w:szCs w:val="21"/>
              </w:rPr>
              <w:t>改进建议</w:t>
            </w:r>
          </w:p>
        </w:tc>
        <w:tc>
          <w:tcPr>
            <w:tcW w:w="1820" w:type="dxa"/>
            <w:vAlign w:val="center"/>
          </w:tcPr>
          <w:p w14:paraId="390DA4E2">
            <w:pPr>
              <w:keepNext/>
              <w:snapToGrid w:val="0"/>
              <w:spacing w:before="70" w:after="70" w:line="320" w:lineRule="auto"/>
              <w:jc w:val="left"/>
            </w:pPr>
            <w:r>
              <w:rPr>
                <w:sz w:val="21"/>
                <w:szCs w:val="21"/>
              </w:rPr>
              <w:t>【】</w:t>
            </w:r>
          </w:p>
        </w:tc>
        <w:tc>
          <w:tcPr>
            <w:tcW w:w="1526" w:type="dxa"/>
            <w:vAlign w:val="center"/>
          </w:tcPr>
          <w:p w14:paraId="5B7B46EB">
            <w:pPr>
              <w:keepNext/>
              <w:snapToGrid w:val="0"/>
              <w:spacing w:before="70" w:after="70" w:line="320" w:lineRule="auto"/>
              <w:jc w:val="left"/>
            </w:pPr>
          </w:p>
        </w:tc>
        <w:tc>
          <w:tcPr>
            <w:tcW w:w="1526" w:type="dxa"/>
            <w:vAlign w:val="center"/>
          </w:tcPr>
          <w:p w14:paraId="235C96E4">
            <w:pPr>
              <w:keepNext/>
              <w:snapToGrid w:val="0"/>
              <w:spacing w:before="70" w:after="70" w:line="320" w:lineRule="auto"/>
              <w:jc w:val="left"/>
            </w:pPr>
          </w:p>
        </w:tc>
        <w:tc>
          <w:tcPr>
            <w:tcW w:w="1820" w:type="dxa"/>
            <w:vAlign w:val="center"/>
          </w:tcPr>
          <w:p w14:paraId="3215636C">
            <w:pPr>
              <w:keepNext/>
              <w:snapToGrid w:val="0"/>
              <w:spacing w:before="70" w:after="70" w:line="320" w:lineRule="auto"/>
              <w:jc w:val="left"/>
            </w:pPr>
          </w:p>
        </w:tc>
      </w:tr>
    </w:tbl>
    <w:p w14:paraId="3E12E7BB">
      <w:pPr>
        <w:spacing w:line="240" w:lineRule="auto"/>
      </w:pPr>
    </w:p>
    <w:p w14:paraId="7650BC62">
      <w:pPr>
        <w:pStyle w:val="5"/>
      </w:pPr>
      <w:bookmarkStart w:id="264" w:name="_Toc5608"/>
      <w:r>
        <w:rPr>
          <w:szCs w:val="32"/>
        </w:rPr>
        <w:t>2.15.6 现场作业表单库</w:t>
      </w:r>
      <w:bookmarkEnd w:id="264"/>
    </w:p>
    <w:p w14:paraId="1257F86F">
      <w:pPr>
        <w:pStyle w:val="6"/>
      </w:pPr>
      <w:r>
        <w:rPr>
          <w:szCs w:val="32"/>
        </w:rPr>
        <w:t>2.15.6.1 表单总目录</w:t>
      </w:r>
    </w:p>
    <w:tbl>
      <w:tblPr>
        <w:tblStyle w:val="32"/>
        <w:tblW w:w="880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31"/>
        <w:gridCol w:w="2870"/>
        <w:gridCol w:w="1392"/>
        <w:gridCol w:w="1392"/>
        <w:gridCol w:w="1392"/>
        <w:gridCol w:w="925"/>
      </w:tblGrid>
      <w:tr w14:paraId="2B448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31" w:type="dxa"/>
            <w:shd w:val="clear" w:color="auto" w:fill="E7E6E6"/>
            <w:vAlign w:val="center"/>
          </w:tcPr>
          <w:p w14:paraId="53E2857A">
            <w:pPr>
              <w:snapToGrid w:val="0"/>
              <w:spacing w:before="70" w:after="70" w:line="240" w:lineRule="auto"/>
              <w:ind w:firstLine="0"/>
              <w:jc w:val="center"/>
              <w:rPr>
                <w:b/>
                <w:sz w:val="21"/>
              </w:rPr>
            </w:pPr>
            <w:r>
              <w:rPr>
                <w:b/>
                <w:sz w:val="21"/>
                <w:szCs w:val="21"/>
              </w:rPr>
              <w:t>编号</w:t>
            </w:r>
          </w:p>
        </w:tc>
        <w:tc>
          <w:tcPr>
            <w:tcW w:w="2870" w:type="dxa"/>
            <w:shd w:val="clear" w:color="auto" w:fill="E7E6E6"/>
            <w:vAlign w:val="center"/>
          </w:tcPr>
          <w:p w14:paraId="34277A47">
            <w:pPr>
              <w:snapToGrid w:val="0"/>
              <w:spacing w:before="70" w:after="70" w:line="240" w:lineRule="auto"/>
              <w:ind w:firstLine="0"/>
              <w:jc w:val="center"/>
              <w:rPr>
                <w:b/>
                <w:sz w:val="21"/>
              </w:rPr>
            </w:pPr>
            <w:r>
              <w:rPr>
                <w:b/>
                <w:sz w:val="21"/>
                <w:szCs w:val="21"/>
              </w:rPr>
              <w:t>表单名称</w:t>
            </w:r>
          </w:p>
        </w:tc>
        <w:tc>
          <w:tcPr>
            <w:tcW w:w="1392" w:type="dxa"/>
            <w:shd w:val="clear" w:color="auto" w:fill="E7E6E6"/>
            <w:vAlign w:val="center"/>
          </w:tcPr>
          <w:p w14:paraId="698AD147">
            <w:pPr>
              <w:snapToGrid w:val="0"/>
              <w:spacing w:before="70" w:after="70" w:line="240" w:lineRule="auto"/>
              <w:ind w:firstLine="0"/>
              <w:jc w:val="center"/>
              <w:rPr>
                <w:b/>
                <w:sz w:val="21"/>
              </w:rPr>
            </w:pPr>
            <w:r>
              <w:rPr>
                <w:b/>
                <w:sz w:val="21"/>
                <w:szCs w:val="21"/>
              </w:rPr>
              <w:t>使用环节</w:t>
            </w:r>
          </w:p>
        </w:tc>
        <w:tc>
          <w:tcPr>
            <w:tcW w:w="1392" w:type="dxa"/>
            <w:shd w:val="clear" w:color="auto" w:fill="E7E6E6"/>
            <w:vAlign w:val="center"/>
          </w:tcPr>
          <w:p w14:paraId="0D8B88AE">
            <w:pPr>
              <w:snapToGrid w:val="0"/>
              <w:spacing w:before="70" w:after="70" w:line="240" w:lineRule="auto"/>
              <w:ind w:firstLine="0"/>
              <w:jc w:val="center"/>
              <w:rPr>
                <w:b/>
                <w:sz w:val="21"/>
              </w:rPr>
            </w:pPr>
            <w:r>
              <w:rPr>
                <w:b/>
                <w:sz w:val="21"/>
                <w:szCs w:val="21"/>
              </w:rPr>
              <w:t>填表人</w:t>
            </w:r>
          </w:p>
        </w:tc>
        <w:tc>
          <w:tcPr>
            <w:tcW w:w="1392" w:type="dxa"/>
            <w:shd w:val="clear" w:color="auto" w:fill="E7E6E6"/>
            <w:vAlign w:val="center"/>
          </w:tcPr>
          <w:p w14:paraId="3D0746AA">
            <w:pPr>
              <w:snapToGrid w:val="0"/>
              <w:spacing w:before="70" w:after="70" w:line="240" w:lineRule="auto"/>
              <w:ind w:firstLine="0"/>
              <w:jc w:val="center"/>
              <w:rPr>
                <w:b/>
                <w:sz w:val="21"/>
              </w:rPr>
            </w:pPr>
            <w:r>
              <w:rPr>
                <w:b/>
                <w:sz w:val="21"/>
                <w:szCs w:val="21"/>
              </w:rPr>
              <w:t>审批/归档</w:t>
            </w:r>
          </w:p>
        </w:tc>
        <w:tc>
          <w:tcPr>
            <w:tcW w:w="925" w:type="dxa"/>
            <w:shd w:val="clear" w:color="auto" w:fill="E7E6E6"/>
            <w:vAlign w:val="center"/>
          </w:tcPr>
          <w:p w14:paraId="5B2EBE39">
            <w:pPr>
              <w:snapToGrid w:val="0"/>
              <w:spacing w:before="70" w:after="70" w:line="240" w:lineRule="auto"/>
              <w:ind w:firstLine="0"/>
              <w:jc w:val="center"/>
              <w:rPr>
                <w:b/>
                <w:sz w:val="21"/>
              </w:rPr>
            </w:pPr>
            <w:r>
              <w:rPr>
                <w:b/>
                <w:sz w:val="21"/>
                <w:szCs w:val="21"/>
              </w:rPr>
              <w:t>份数</w:t>
            </w:r>
          </w:p>
        </w:tc>
      </w:tr>
      <w:tr w14:paraId="4D491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7E3EE5EB">
            <w:pPr>
              <w:snapToGrid w:val="0"/>
              <w:spacing w:before="70" w:after="70" w:line="240" w:lineRule="auto"/>
              <w:ind w:firstLine="0"/>
              <w:jc w:val="center"/>
              <w:rPr>
                <w:sz w:val="21"/>
              </w:rPr>
            </w:pPr>
            <w:r>
              <w:rPr>
                <w:sz w:val="21"/>
                <w:szCs w:val="21"/>
              </w:rPr>
              <w:t>JL-01</w:t>
            </w:r>
          </w:p>
        </w:tc>
        <w:tc>
          <w:tcPr>
            <w:tcW w:w="2870" w:type="dxa"/>
            <w:vAlign w:val="center"/>
          </w:tcPr>
          <w:p w14:paraId="4E077277">
            <w:pPr>
              <w:snapToGrid w:val="0"/>
              <w:spacing w:before="70" w:after="70" w:line="240" w:lineRule="auto"/>
              <w:ind w:firstLine="0"/>
              <w:jc w:val="left"/>
              <w:rPr>
                <w:sz w:val="21"/>
              </w:rPr>
            </w:pPr>
            <w:r>
              <w:rPr>
                <w:sz w:val="21"/>
                <w:szCs w:val="21"/>
              </w:rPr>
              <w:t>项目开工条件确认单</w:t>
            </w:r>
          </w:p>
        </w:tc>
        <w:tc>
          <w:tcPr>
            <w:tcW w:w="1392" w:type="dxa"/>
            <w:vAlign w:val="center"/>
          </w:tcPr>
          <w:p w14:paraId="0EBF1015">
            <w:pPr>
              <w:snapToGrid w:val="0"/>
              <w:spacing w:before="70" w:after="70" w:line="240" w:lineRule="auto"/>
              <w:ind w:firstLine="0"/>
              <w:jc w:val="left"/>
              <w:rPr>
                <w:sz w:val="21"/>
              </w:rPr>
            </w:pPr>
            <w:r>
              <w:rPr>
                <w:sz w:val="21"/>
                <w:szCs w:val="21"/>
              </w:rPr>
              <w:t>开工前</w:t>
            </w:r>
          </w:p>
        </w:tc>
        <w:tc>
          <w:tcPr>
            <w:tcW w:w="1392" w:type="dxa"/>
            <w:vAlign w:val="center"/>
          </w:tcPr>
          <w:p w14:paraId="52D8A8BB">
            <w:pPr>
              <w:snapToGrid w:val="0"/>
              <w:spacing w:before="70" w:after="70" w:line="240" w:lineRule="auto"/>
              <w:ind w:firstLine="0"/>
              <w:jc w:val="left"/>
              <w:rPr>
                <w:sz w:val="21"/>
              </w:rPr>
            </w:pPr>
            <w:r>
              <w:rPr>
                <w:sz w:val="21"/>
                <w:szCs w:val="21"/>
              </w:rPr>
              <w:t>项目负责人</w:t>
            </w:r>
          </w:p>
        </w:tc>
        <w:tc>
          <w:tcPr>
            <w:tcW w:w="1392" w:type="dxa"/>
            <w:vAlign w:val="center"/>
          </w:tcPr>
          <w:p w14:paraId="5CCDE320">
            <w:pPr>
              <w:snapToGrid w:val="0"/>
              <w:spacing w:before="70" w:after="70" w:line="240" w:lineRule="auto"/>
              <w:ind w:firstLine="0"/>
              <w:jc w:val="left"/>
              <w:rPr>
                <w:sz w:val="21"/>
              </w:rPr>
            </w:pPr>
            <w:r>
              <w:rPr>
                <w:sz w:val="21"/>
                <w:szCs w:val="21"/>
              </w:rPr>
              <w:t>甲方确认</w:t>
            </w:r>
          </w:p>
        </w:tc>
        <w:tc>
          <w:tcPr>
            <w:tcW w:w="925" w:type="dxa"/>
            <w:vAlign w:val="center"/>
          </w:tcPr>
          <w:p w14:paraId="618F309E">
            <w:pPr>
              <w:snapToGrid w:val="0"/>
              <w:spacing w:before="70" w:after="70" w:line="240" w:lineRule="auto"/>
              <w:ind w:firstLine="0"/>
              <w:jc w:val="center"/>
              <w:rPr>
                <w:sz w:val="21"/>
              </w:rPr>
            </w:pPr>
            <w:r>
              <w:rPr>
                <w:sz w:val="21"/>
                <w:szCs w:val="21"/>
              </w:rPr>
              <w:t>2</w:t>
            </w:r>
          </w:p>
        </w:tc>
      </w:tr>
      <w:tr w14:paraId="71124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06FC05E6">
            <w:pPr>
              <w:snapToGrid w:val="0"/>
              <w:spacing w:before="70" w:after="70" w:line="240" w:lineRule="auto"/>
              <w:ind w:firstLine="0"/>
              <w:jc w:val="center"/>
              <w:rPr>
                <w:sz w:val="21"/>
              </w:rPr>
            </w:pPr>
            <w:r>
              <w:rPr>
                <w:sz w:val="21"/>
                <w:szCs w:val="21"/>
              </w:rPr>
              <w:t>JL-02</w:t>
            </w:r>
          </w:p>
        </w:tc>
        <w:tc>
          <w:tcPr>
            <w:tcW w:w="2870" w:type="dxa"/>
            <w:vAlign w:val="center"/>
          </w:tcPr>
          <w:p w14:paraId="0D7B0879">
            <w:pPr>
              <w:snapToGrid w:val="0"/>
              <w:spacing w:before="70" w:after="70" w:line="240" w:lineRule="auto"/>
              <w:ind w:firstLine="0"/>
              <w:jc w:val="left"/>
              <w:rPr>
                <w:sz w:val="21"/>
              </w:rPr>
            </w:pPr>
            <w:r>
              <w:rPr>
                <w:sz w:val="21"/>
                <w:szCs w:val="21"/>
              </w:rPr>
              <w:t>进场人员登记与三级教育卡</w:t>
            </w:r>
          </w:p>
        </w:tc>
        <w:tc>
          <w:tcPr>
            <w:tcW w:w="1392" w:type="dxa"/>
            <w:vAlign w:val="center"/>
          </w:tcPr>
          <w:p w14:paraId="4400BB1C">
            <w:pPr>
              <w:snapToGrid w:val="0"/>
              <w:spacing w:before="70" w:after="70" w:line="240" w:lineRule="auto"/>
              <w:ind w:firstLine="0"/>
              <w:jc w:val="left"/>
              <w:rPr>
                <w:sz w:val="21"/>
              </w:rPr>
            </w:pPr>
            <w:r>
              <w:rPr>
                <w:sz w:val="21"/>
                <w:szCs w:val="21"/>
              </w:rPr>
              <w:t>进场</w:t>
            </w:r>
          </w:p>
        </w:tc>
        <w:tc>
          <w:tcPr>
            <w:tcW w:w="1392" w:type="dxa"/>
            <w:vAlign w:val="center"/>
          </w:tcPr>
          <w:p w14:paraId="6B170101">
            <w:pPr>
              <w:snapToGrid w:val="0"/>
              <w:spacing w:before="70" w:after="70" w:line="240" w:lineRule="auto"/>
              <w:ind w:firstLine="0"/>
              <w:jc w:val="left"/>
              <w:rPr>
                <w:sz w:val="21"/>
              </w:rPr>
            </w:pPr>
            <w:r>
              <w:rPr>
                <w:sz w:val="21"/>
                <w:szCs w:val="21"/>
              </w:rPr>
              <w:t>安全员</w:t>
            </w:r>
          </w:p>
        </w:tc>
        <w:tc>
          <w:tcPr>
            <w:tcW w:w="1392" w:type="dxa"/>
            <w:vAlign w:val="center"/>
          </w:tcPr>
          <w:p w14:paraId="6C8E696A">
            <w:pPr>
              <w:snapToGrid w:val="0"/>
              <w:spacing w:before="70" w:after="70" w:line="240" w:lineRule="auto"/>
              <w:ind w:firstLine="0"/>
              <w:jc w:val="left"/>
              <w:rPr>
                <w:sz w:val="21"/>
              </w:rPr>
            </w:pPr>
            <w:r>
              <w:rPr>
                <w:sz w:val="21"/>
                <w:szCs w:val="21"/>
              </w:rPr>
              <w:t>归档</w:t>
            </w:r>
          </w:p>
        </w:tc>
        <w:tc>
          <w:tcPr>
            <w:tcW w:w="925" w:type="dxa"/>
            <w:vAlign w:val="center"/>
          </w:tcPr>
          <w:p w14:paraId="2E6EF0A2">
            <w:pPr>
              <w:snapToGrid w:val="0"/>
              <w:spacing w:before="70" w:after="70" w:line="240" w:lineRule="auto"/>
              <w:ind w:firstLine="0"/>
              <w:jc w:val="center"/>
              <w:rPr>
                <w:sz w:val="21"/>
              </w:rPr>
            </w:pPr>
            <w:r>
              <w:rPr>
                <w:sz w:val="21"/>
                <w:szCs w:val="21"/>
              </w:rPr>
              <w:t>1/人</w:t>
            </w:r>
          </w:p>
        </w:tc>
      </w:tr>
      <w:tr w14:paraId="14BDE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65C87251">
            <w:pPr>
              <w:snapToGrid w:val="0"/>
              <w:spacing w:before="70" w:after="70" w:line="240" w:lineRule="auto"/>
              <w:ind w:firstLine="0"/>
              <w:jc w:val="center"/>
              <w:rPr>
                <w:sz w:val="21"/>
              </w:rPr>
            </w:pPr>
            <w:r>
              <w:rPr>
                <w:sz w:val="21"/>
                <w:szCs w:val="21"/>
              </w:rPr>
              <w:t>JL-03</w:t>
            </w:r>
          </w:p>
        </w:tc>
        <w:tc>
          <w:tcPr>
            <w:tcW w:w="2870" w:type="dxa"/>
            <w:vAlign w:val="center"/>
          </w:tcPr>
          <w:p w14:paraId="55D67DBE">
            <w:pPr>
              <w:snapToGrid w:val="0"/>
              <w:spacing w:before="70" w:after="70" w:line="240" w:lineRule="auto"/>
              <w:ind w:firstLine="0"/>
              <w:jc w:val="left"/>
              <w:rPr>
                <w:sz w:val="21"/>
              </w:rPr>
            </w:pPr>
            <w:r>
              <w:rPr>
                <w:sz w:val="21"/>
                <w:szCs w:val="21"/>
              </w:rPr>
              <w:t>控制点交接与复测记录</w:t>
            </w:r>
          </w:p>
        </w:tc>
        <w:tc>
          <w:tcPr>
            <w:tcW w:w="1392" w:type="dxa"/>
            <w:vAlign w:val="center"/>
          </w:tcPr>
          <w:p w14:paraId="20A2C694">
            <w:pPr>
              <w:snapToGrid w:val="0"/>
              <w:spacing w:before="70" w:after="70" w:line="240" w:lineRule="auto"/>
              <w:ind w:firstLine="0"/>
              <w:jc w:val="left"/>
              <w:rPr>
                <w:sz w:val="21"/>
              </w:rPr>
            </w:pPr>
            <w:r>
              <w:rPr>
                <w:sz w:val="21"/>
                <w:szCs w:val="21"/>
              </w:rPr>
              <w:t>控制网阶段</w:t>
            </w:r>
          </w:p>
        </w:tc>
        <w:tc>
          <w:tcPr>
            <w:tcW w:w="1392" w:type="dxa"/>
            <w:vAlign w:val="center"/>
          </w:tcPr>
          <w:p w14:paraId="1FA8EC77">
            <w:pPr>
              <w:snapToGrid w:val="0"/>
              <w:spacing w:before="70" w:after="70" w:line="240" w:lineRule="auto"/>
              <w:ind w:firstLine="0"/>
              <w:jc w:val="left"/>
              <w:rPr>
                <w:sz w:val="21"/>
              </w:rPr>
            </w:pPr>
            <w:r>
              <w:rPr>
                <w:sz w:val="21"/>
                <w:szCs w:val="21"/>
              </w:rPr>
              <w:t>测量工程师</w:t>
            </w:r>
          </w:p>
        </w:tc>
        <w:tc>
          <w:tcPr>
            <w:tcW w:w="1392" w:type="dxa"/>
            <w:vAlign w:val="center"/>
          </w:tcPr>
          <w:p w14:paraId="2E845CC2">
            <w:pPr>
              <w:snapToGrid w:val="0"/>
              <w:spacing w:before="70" w:after="70" w:line="240" w:lineRule="auto"/>
              <w:ind w:firstLine="0"/>
              <w:jc w:val="left"/>
              <w:rPr>
                <w:sz w:val="21"/>
              </w:rPr>
            </w:pPr>
            <w:r>
              <w:rPr>
                <w:sz w:val="21"/>
                <w:szCs w:val="21"/>
              </w:rPr>
              <w:t>技术负责人</w:t>
            </w:r>
          </w:p>
        </w:tc>
        <w:tc>
          <w:tcPr>
            <w:tcW w:w="925" w:type="dxa"/>
            <w:vAlign w:val="center"/>
          </w:tcPr>
          <w:p w14:paraId="26E75BEA">
            <w:pPr>
              <w:snapToGrid w:val="0"/>
              <w:spacing w:before="70" w:after="70" w:line="240" w:lineRule="auto"/>
              <w:ind w:firstLine="0"/>
              <w:jc w:val="center"/>
              <w:rPr>
                <w:sz w:val="21"/>
              </w:rPr>
            </w:pPr>
            <w:r>
              <w:rPr>
                <w:sz w:val="21"/>
                <w:szCs w:val="21"/>
              </w:rPr>
              <w:t>2</w:t>
            </w:r>
          </w:p>
        </w:tc>
      </w:tr>
      <w:tr w14:paraId="2E5F4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544F8C39">
            <w:pPr>
              <w:snapToGrid w:val="0"/>
              <w:spacing w:before="70" w:after="70" w:line="240" w:lineRule="auto"/>
              <w:ind w:firstLine="0"/>
              <w:jc w:val="center"/>
              <w:rPr>
                <w:sz w:val="21"/>
              </w:rPr>
            </w:pPr>
            <w:r>
              <w:rPr>
                <w:sz w:val="21"/>
                <w:szCs w:val="21"/>
              </w:rPr>
              <w:t>JL-04</w:t>
            </w:r>
          </w:p>
        </w:tc>
        <w:tc>
          <w:tcPr>
            <w:tcW w:w="2870" w:type="dxa"/>
            <w:vAlign w:val="center"/>
          </w:tcPr>
          <w:p w14:paraId="0AC346EB">
            <w:pPr>
              <w:snapToGrid w:val="0"/>
              <w:spacing w:before="70" w:after="70" w:line="240" w:lineRule="auto"/>
              <w:ind w:firstLine="0"/>
              <w:jc w:val="left"/>
              <w:rPr>
                <w:sz w:val="21"/>
              </w:rPr>
            </w:pPr>
            <w:r>
              <w:rPr>
                <w:sz w:val="21"/>
                <w:szCs w:val="21"/>
              </w:rPr>
              <w:t>设备进场验收单</w:t>
            </w:r>
          </w:p>
        </w:tc>
        <w:tc>
          <w:tcPr>
            <w:tcW w:w="1392" w:type="dxa"/>
            <w:vAlign w:val="center"/>
          </w:tcPr>
          <w:p w14:paraId="0084618B">
            <w:pPr>
              <w:snapToGrid w:val="0"/>
              <w:spacing w:before="70" w:after="70" w:line="240" w:lineRule="auto"/>
              <w:ind w:firstLine="0"/>
              <w:jc w:val="left"/>
              <w:rPr>
                <w:sz w:val="21"/>
              </w:rPr>
            </w:pPr>
            <w:r>
              <w:rPr>
                <w:sz w:val="21"/>
                <w:szCs w:val="21"/>
              </w:rPr>
              <w:t>设备到场</w:t>
            </w:r>
          </w:p>
        </w:tc>
        <w:tc>
          <w:tcPr>
            <w:tcW w:w="1392" w:type="dxa"/>
            <w:vAlign w:val="center"/>
          </w:tcPr>
          <w:p w14:paraId="719EBF80">
            <w:pPr>
              <w:snapToGrid w:val="0"/>
              <w:spacing w:before="70" w:after="70" w:line="240" w:lineRule="auto"/>
              <w:ind w:firstLine="0"/>
              <w:jc w:val="left"/>
              <w:rPr>
                <w:sz w:val="21"/>
              </w:rPr>
            </w:pPr>
            <w:r>
              <w:rPr>
                <w:sz w:val="21"/>
                <w:szCs w:val="21"/>
              </w:rPr>
              <w:t>质量工程师</w:t>
            </w:r>
          </w:p>
        </w:tc>
        <w:tc>
          <w:tcPr>
            <w:tcW w:w="1392" w:type="dxa"/>
            <w:vAlign w:val="center"/>
          </w:tcPr>
          <w:p w14:paraId="72257F91">
            <w:pPr>
              <w:snapToGrid w:val="0"/>
              <w:spacing w:before="70" w:after="70" w:line="240" w:lineRule="auto"/>
              <w:ind w:firstLine="0"/>
              <w:jc w:val="left"/>
              <w:rPr>
                <w:sz w:val="21"/>
              </w:rPr>
            </w:pPr>
            <w:r>
              <w:rPr>
                <w:sz w:val="21"/>
                <w:szCs w:val="21"/>
              </w:rPr>
              <w:t>项目负责人</w:t>
            </w:r>
          </w:p>
        </w:tc>
        <w:tc>
          <w:tcPr>
            <w:tcW w:w="925" w:type="dxa"/>
            <w:vAlign w:val="center"/>
          </w:tcPr>
          <w:p w14:paraId="239BE2FA">
            <w:pPr>
              <w:snapToGrid w:val="0"/>
              <w:spacing w:before="70" w:after="70" w:line="240" w:lineRule="auto"/>
              <w:ind w:firstLine="0"/>
              <w:jc w:val="center"/>
              <w:rPr>
                <w:sz w:val="21"/>
              </w:rPr>
            </w:pPr>
            <w:r>
              <w:rPr>
                <w:sz w:val="21"/>
                <w:szCs w:val="21"/>
              </w:rPr>
              <w:t>2</w:t>
            </w:r>
          </w:p>
        </w:tc>
      </w:tr>
      <w:tr w14:paraId="6A86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189ADFF9">
            <w:pPr>
              <w:snapToGrid w:val="0"/>
              <w:spacing w:before="70" w:after="70" w:line="240" w:lineRule="auto"/>
              <w:ind w:firstLine="0"/>
              <w:jc w:val="center"/>
              <w:rPr>
                <w:sz w:val="21"/>
              </w:rPr>
            </w:pPr>
            <w:r>
              <w:rPr>
                <w:sz w:val="21"/>
                <w:szCs w:val="21"/>
              </w:rPr>
              <w:t>JL-05</w:t>
            </w:r>
          </w:p>
        </w:tc>
        <w:tc>
          <w:tcPr>
            <w:tcW w:w="2870" w:type="dxa"/>
            <w:vAlign w:val="center"/>
          </w:tcPr>
          <w:p w14:paraId="088F10AD">
            <w:pPr>
              <w:snapToGrid w:val="0"/>
              <w:spacing w:before="70" w:after="70" w:line="240" w:lineRule="auto"/>
              <w:ind w:firstLine="0"/>
              <w:jc w:val="left"/>
              <w:rPr>
                <w:sz w:val="21"/>
              </w:rPr>
            </w:pPr>
            <w:r>
              <w:rPr>
                <w:sz w:val="21"/>
                <w:szCs w:val="21"/>
              </w:rPr>
              <w:t>设备计量检定状态确认表</w:t>
            </w:r>
          </w:p>
        </w:tc>
        <w:tc>
          <w:tcPr>
            <w:tcW w:w="1392" w:type="dxa"/>
            <w:vAlign w:val="center"/>
          </w:tcPr>
          <w:p w14:paraId="737F7FAE">
            <w:pPr>
              <w:snapToGrid w:val="0"/>
              <w:spacing w:before="70" w:after="70" w:line="240" w:lineRule="auto"/>
              <w:ind w:firstLine="0"/>
              <w:jc w:val="left"/>
              <w:rPr>
                <w:sz w:val="21"/>
              </w:rPr>
            </w:pPr>
            <w:r>
              <w:rPr>
                <w:sz w:val="21"/>
                <w:szCs w:val="21"/>
              </w:rPr>
              <w:t>设备到场</w:t>
            </w:r>
          </w:p>
        </w:tc>
        <w:tc>
          <w:tcPr>
            <w:tcW w:w="1392" w:type="dxa"/>
            <w:vAlign w:val="center"/>
          </w:tcPr>
          <w:p w14:paraId="7D52374F">
            <w:pPr>
              <w:snapToGrid w:val="0"/>
              <w:spacing w:before="70" w:after="70" w:line="240" w:lineRule="auto"/>
              <w:ind w:firstLine="0"/>
              <w:jc w:val="left"/>
              <w:rPr>
                <w:sz w:val="21"/>
              </w:rPr>
            </w:pPr>
            <w:r>
              <w:rPr>
                <w:sz w:val="21"/>
                <w:szCs w:val="21"/>
              </w:rPr>
              <w:t>质量工程师</w:t>
            </w:r>
          </w:p>
        </w:tc>
        <w:tc>
          <w:tcPr>
            <w:tcW w:w="1392" w:type="dxa"/>
            <w:vAlign w:val="center"/>
          </w:tcPr>
          <w:p w14:paraId="5620D0B4">
            <w:pPr>
              <w:snapToGrid w:val="0"/>
              <w:spacing w:before="70" w:after="70" w:line="240" w:lineRule="auto"/>
              <w:ind w:firstLine="0"/>
              <w:jc w:val="left"/>
              <w:rPr>
                <w:sz w:val="21"/>
              </w:rPr>
            </w:pPr>
            <w:r>
              <w:rPr>
                <w:sz w:val="21"/>
                <w:szCs w:val="21"/>
              </w:rPr>
              <w:t>归档</w:t>
            </w:r>
          </w:p>
        </w:tc>
        <w:tc>
          <w:tcPr>
            <w:tcW w:w="925" w:type="dxa"/>
            <w:vAlign w:val="center"/>
          </w:tcPr>
          <w:p w14:paraId="43F35EBC">
            <w:pPr>
              <w:snapToGrid w:val="0"/>
              <w:spacing w:before="70" w:after="70" w:line="240" w:lineRule="auto"/>
              <w:ind w:firstLine="0"/>
              <w:jc w:val="center"/>
              <w:rPr>
                <w:sz w:val="21"/>
              </w:rPr>
            </w:pPr>
            <w:r>
              <w:rPr>
                <w:sz w:val="21"/>
                <w:szCs w:val="21"/>
              </w:rPr>
              <w:t>1</w:t>
            </w:r>
          </w:p>
        </w:tc>
      </w:tr>
      <w:tr w14:paraId="7495F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37B433C2">
            <w:pPr>
              <w:snapToGrid w:val="0"/>
              <w:spacing w:before="70" w:after="70" w:line="240" w:lineRule="auto"/>
              <w:ind w:firstLine="0"/>
              <w:jc w:val="center"/>
              <w:rPr>
                <w:sz w:val="21"/>
              </w:rPr>
            </w:pPr>
            <w:r>
              <w:rPr>
                <w:sz w:val="21"/>
                <w:szCs w:val="21"/>
              </w:rPr>
              <w:t>JL-06</w:t>
            </w:r>
          </w:p>
        </w:tc>
        <w:tc>
          <w:tcPr>
            <w:tcW w:w="2870" w:type="dxa"/>
            <w:vAlign w:val="center"/>
          </w:tcPr>
          <w:p w14:paraId="17327797">
            <w:pPr>
              <w:snapToGrid w:val="0"/>
              <w:spacing w:before="70" w:after="70" w:line="240" w:lineRule="auto"/>
              <w:ind w:firstLine="0"/>
              <w:jc w:val="left"/>
              <w:rPr>
                <w:sz w:val="21"/>
              </w:rPr>
            </w:pPr>
            <w:r>
              <w:rPr>
                <w:sz w:val="21"/>
                <w:szCs w:val="21"/>
              </w:rPr>
              <w:t>相机标定记录表</w:t>
            </w:r>
          </w:p>
        </w:tc>
        <w:tc>
          <w:tcPr>
            <w:tcW w:w="1392" w:type="dxa"/>
            <w:vAlign w:val="center"/>
          </w:tcPr>
          <w:p w14:paraId="062294BB">
            <w:pPr>
              <w:snapToGrid w:val="0"/>
              <w:spacing w:before="70" w:after="70" w:line="240" w:lineRule="auto"/>
              <w:ind w:firstLine="0"/>
              <w:jc w:val="left"/>
              <w:rPr>
                <w:sz w:val="21"/>
              </w:rPr>
            </w:pPr>
            <w:r>
              <w:rPr>
                <w:sz w:val="21"/>
                <w:szCs w:val="21"/>
              </w:rPr>
              <w:t>每次架站</w:t>
            </w:r>
          </w:p>
        </w:tc>
        <w:tc>
          <w:tcPr>
            <w:tcW w:w="1392" w:type="dxa"/>
            <w:vAlign w:val="center"/>
          </w:tcPr>
          <w:p w14:paraId="77B0783C">
            <w:pPr>
              <w:snapToGrid w:val="0"/>
              <w:spacing w:before="70" w:after="70" w:line="240" w:lineRule="auto"/>
              <w:ind w:firstLine="0"/>
              <w:jc w:val="left"/>
              <w:rPr>
                <w:sz w:val="21"/>
              </w:rPr>
            </w:pPr>
            <w:r>
              <w:rPr>
                <w:sz w:val="21"/>
                <w:szCs w:val="21"/>
              </w:rPr>
              <w:t>测量工程师</w:t>
            </w:r>
          </w:p>
        </w:tc>
        <w:tc>
          <w:tcPr>
            <w:tcW w:w="1392" w:type="dxa"/>
            <w:vAlign w:val="center"/>
          </w:tcPr>
          <w:p w14:paraId="48019FBD">
            <w:pPr>
              <w:snapToGrid w:val="0"/>
              <w:spacing w:before="70" w:after="70" w:line="240" w:lineRule="auto"/>
              <w:ind w:firstLine="0"/>
              <w:jc w:val="left"/>
              <w:rPr>
                <w:sz w:val="21"/>
              </w:rPr>
            </w:pPr>
            <w:r>
              <w:rPr>
                <w:sz w:val="21"/>
                <w:szCs w:val="21"/>
              </w:rPr>
              <w:t>技术负责人</w:t>
            </w:r>
          </w:p>
        </w:tc>
        <w:tc>
          <w:tcPr>
            <w:tcW w:w="925" w:type="dxa"/>
            <w:vAlign w:val="center"/>
          </w:tcPr>
          <w:p w14:paraId="0159FEF0">
            <w:pPr>
              <w:snapToGrid w:val="0"/>
              <w:spacing w:before="70" w:after="70" w:line="240" w:lineRule="auto"/>
              <w:ind w:firstLine="0"/>
              <w:jc w:val="center"/>
              <w:rPr>
                <w:sz w:val="21"/>
              </w:rPr>
            </w:pPr>
            <w:r>
              <w:rPr>
                <w:sz w:val="21"/>
                <w:szCs w:val="21"/>
              </w:rPr>
              <w:t>1/次</w:t>
            </w:r>
          </w:p>
        </w:tc>
      </w:tr>
      <w:tr w14:paraId="4C231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386C4DDA">
            <w:pPr>
              <w:snapToGrid w:val="0"/>
              <w:spacing w:before="70" w:after="70" w:line="240" w:lineRule="auto"/>
              <w:ind w:firstLine="0"/>
              <w:jc w:val="center"/>
              <w:rPr>
                <w:sz w:val="21"/>
              </w:rPr>
            </w:pPr>
            <w:r>
              <w:rPr>
                <w:sz w:val="21"/>
                <w:szCs w:val="21"/>
              </w:rPr>
              <w:t>JL-07</w:t>
            </w:r>
          </w:p>
        </w:tc>
        <w:tc>
          <w:tcPr>
            <w:tcW w:w="2870" w:type="dxa"/>
            <w:vAlign w:val="center"/>
          </w:tcPr>
          <w:p w14:paraId="2DF37E7C">
            <w:pPr>
              <w:snapToGrid w:val="0"/>
              <w:spacing w:before="70" w:after="70" w:line="240" w:lineRule="auto"/>
              <w:ind w:firstLine="0"/>
              <w:jc w:val="left"/>
              <w:rPr>
                <w:sz w:val="21"/>
              </w:rPr>
            </w:pPr>
            <w:r>
              <w:rPr>
                <w:sz w:val="21"/>
                <w:szCs w:val="21"/>
              </w:rPr>
              <w:t>现场环境条件记录表</w:t>
            </w:r>
          </w:p>
        </w:tc>
        <w:tc>
          <w:tcPr>
            <w:tcW w:w="1392" w:type="dxa"/>
            <w:vAlign w:val="center"/>
          </w:tcPr>
          <w:p w14:paraId="7148302A">
            <w:pPr>
              <w:snapToGrid w:val="0"/>
              <w:spacing w:before="70" w:after="70" w:line="240" w:lineRule="auto"/>
              <w:ind w:firstLine="0"/>
              <w:jc w:val="left"/>
              <w:rPr>
                <w:sz w:val="21"/>
              </w:rPr>
            </w:pPr>
            <w:r>
              <w:rPr>
                <w:sz w:val="21"/>
                <w:szCs w:val="21"/>
              </w:rPr>
              <w:t>每日</w:t>
            </w:r>
          </w:p>
        </w:tc>
        <w:tc>
          <w:tcPr>
            <w:tcW w:w="1392" w:type="dxa"/>
            <w:vAlign w:val="center"/>
          </w:tcPr>
          <w:p w14:paraId="796CA248">
            <w:pPr>
              <w:snapToGrid w:val="0"/>
              <w:spacing w:before="70" w:after="70" w:line="240" w:lineRule="auto"/>
              <w:ind w:firstLine="0"/>
              <w:jc w:val="left"/>
              <w:rPr>
                <w:sz w:val="21"/>
              </w:rPr>
            </w:pPr>
            <w:r>
              <w:rPr>
                <w:sz w:val="21"/>
                <w:szCs w:val="21"/>
              </w:rPr>
              <w:t>作业员</w:t>
            </w:r>
          </w:p>
        </w:tc>
        <w:tc>
          <w:tcPr>
            <w:tcW w:w="1392" w:type="dxa"/>
            <w:vAlign w:val="center"/>
          </w:tcPr>
          <w:p w14:paraId="579A9B11">
            <w:pPr>
              <w:snapToGrid w:val="0"/>
              <w:spacing w:before="70" w:after="70" w:line="240" w:lineRule="auto"/>
              <w:ind w:firstLine="0"/>
              <w:jc w:val="left"/>
              <w:rPr>
                <w:sz w:val="21"/>
              </w:rPr>
            </w:pPr>
            <w:r>
              <w:rPr>
                <w:sz w:val="21"/>
                <w:szCs w:val="21"/>
              </w:rPr>
              <w:t>归档</w:t>
            </w:r>
          </w:p>
        </w:tc>
        <w:tc>
          <w:tcPr>
            <w:tcW w:w="925" w:type="dxa"/>
            <w:vAlign w:val="center"/>
          </w:tcPr>
          <w:p w14:paraId="613BBF34">
            <w:pPr>
              <w:snapToGrid w:val="0"/>
              <w:spacing w:before="70" w:after="70" w:line="240" w:lineRule="auto"/>
              <w:ind w:firstLine="0"/>
              <w:jc w:val="center"/>
              <w:rPr>
                <w:sz w:val="21"/>
              </w:rPr>
            </w:pPr>
            <w:r>
              <w:rPr>
                <w:sz w:val="21"/>
                <w:szCs w:val="21"/>
              </w:rPr>
              <w:t>1/日</w:t>
            </w:r>
          </w:p>
        </w:tc>
      </w:tr>
      <w:tr w14:paraId="51111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79BDE224">
            <w:pPr>
              <w:snapToGrid w:val="0"/>
              <w:spacing w:before="70" w:after="70" w:line="240" w:lineRule="auto"/>
              <w:ind w:firstLine="0"/>
              <w:jc w:val="center"/>
              <w:rPr>
                <w:sz w:val="21"/>
              </w:rPr>
            </w:pPr>
            <w:r>
              <w:rPr>
                <w:sz w:val="21"/>
                <w:szCs w:val="21"/>
              </w:rPr>
              <w:t>JL-08</w:t>
            </w:r>
          </w:p>
        </w:tc>
        <w:tc>
          <w:tcPr>
            <w:tcW w:w="2870" w:type="dxa"/>
            <w:vAlign w:val="center"/>
          </w:tcPr>
          <w:p w14:paraId="04998042">
            <w:pPr>
              <w:snapToGrid w:val="0"/>
              <w:spacing w:before="70" w:after="70" w:line="240" w:lineRule="auto"/>
              <w:ind w:firstLine="0"/>
              <w:jc w:val="left"/>
              <w:rPr>
                <w:sz w:val="21"/>
              </w:rPr>
            </w:pPr>
            <w:r>
              <w:rPr>
                <w:sz w:val="21"/>
                <w:szCs w:val="21"/>
              </w:rPr>
              <w:t>扫描作业记录表</w:t>
            </w:r>
          </w:p>
        </w:tc>
        <w:tc>
          <w:tcPr>
            <w:tcW w:w="1392" w:type="dxa"/>
            <w:vAlign w:val="center"/>
          </w:tcPr>
          <w:p w14:paraId="0FDA1D26">
            <w:pPr>
              <w:snapToGrid w:val="0"/>
              <w:spacing w:before="70" w:after="70" w:line="240" w:lineRule="auto"/>
              <w:ind w:firstLine="0"/>
              <w:jc w:val="left"/>
              <w:rPr>
                <w:sz w:val="21"/>
              </w:rPr>
            </w:pPr>
            <w:r>
              <w:rPr>
                <w:sz w:val="21"/>
                <w:szCs w:val="21"/>
              </w:rPr>
              <w:t>每站</w:t>
            </w:r>
          </w:p>
        </w:tc>
        <w:tc>
          <w:tcPr>
            <w:tcW w:w="1392" w:type="dxa"/>
            <w:vAlign w:val="center"/>
          </w:tcPr>
          <w:p w14:paraId="3D9D04FC">
            <w:pPr>
              <w:snapToGrid w:val="0"/>
              <w:spacing w:before="70" w:after="70" w:line="240" w:lineRule="auto"/>
              <w:ind w:firstLine="0"/>
              <w:jc w:val="left"/>
              <w:rPr>
                <w:sz w:val="21"/>
              </w:rPr>
            </w:pPr>
            <w:r>
              <w:rPr>
                <w:sz w:val="21"/>
                <w:szCs w:val="21"/>
              </w:rPr>
              <w:t>作业员</w:t>
            </w:r>
          </w:p>
        </w:tc>
        <w:tc>
          <w:tcPr>
            <w:tcW w:w="1392" w:type="dxa"/>
            <w:vAlign w:val="center"/>
          </w:tcPr>
          <w:p w14:paraId="4BD50AA4">
            <w:pPr>
              <w:snapToGrid w:val="0"/>
              <w:spacing w:before="70" w:after="70" w:line="240" w:lineRule="auto"/>
              <w:ind w:firstLine="0"/>
              <w:jc w:val="left"/>
              <w:rPr>
                <w:sz w:val="21"/>
              </w:rPr>
            </w:pPr>
            <w:r>
              <w:rPr>
                <w:sz w:val="21"/>
                <w:szCs w:val="21"/>
              </w:rPr>
              <w:t>组长</w:t>
            </w:r>
          </w:p>
        </w:tc>
        <w:tc>
          <w:tcPr>
            <w:tcW w:w="925" w:type="dxa"/>
            <w:vAlign w:val="center"/>
          </w:tcPr>
          <w:p w14:paraId="47062047">
            <w:pPr>
              <w:snapToGrid w:val="0"/>
              <w:spacing w:before="70" w:after="70" w:line="240" w:lineRule="auto"/>
              <w:ind w:firstLine="0"/>
              <w:jc w:val="center"/>
              <w:rPr>
                <w:sz w:val="21"/>
              </w:rPr>
            </w:pPr>
            <w:r>
              <w:rPr>
                <w:sz w:val="21"/>
                <w:szCs w:val="21"/>
              </w:rPr>
              <w:t>1/站</w:t>
            </w:r>
          </w:p>
        </w:tc>
      </w:tr>
      <w:tr w14:paraId="70B5B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16B0B84A">
            <w:pPr>
              <w:snapToGrid w:val="0"/>
              <w:spacing w:before="70" w:after="70" w:line="240" w:lineRule="auto"/>
              <w:ind w:firstLine="0"/>
              <w:jc w:val="center"/>
              <w:rPr>
                <w:sz w:val="21"/>
              </w:rPr>
            </w:pPr>
            <w:r>
              <w:rPr>
                <w:sz w:val="21"/>
                <w:szCs w:val="21"/>
              </w:rPr>
              <w:t>JL-09</w:t>
            </w:r>
          </w:p>
        </w:tc>
        <w:tc>
          <w:tcPr>
            <w:tcW w:w="2870" w:type="dxa"/>
            <w:vAlign w:val="center"/>
          </w:tcPr>
          <w:p w14:paraId="149A9E51">
            <w:pPr>
              <w:snapToGrid w:val="0"/>
              <w:spacing w:before="70" w:after="70" w:line="240" w:lineRule="auto"/>
              <w:ind w:firstLine="0"/>
              <w:jc w:val="left"/>
              <w:rPr>
                <w:sz w:val="21"/>
              </w:rPr>
            </w:pPr>
            <w:r>
              <w:rPr>
                <w:sz w:val="21"/>
                <w:szCs w:val="21"/>
              </w:rPr>
              <w:t>覆盖率与重叠度检查表</w:t>
            </w:r>
          </w:p>
        </w:tc>
        <w:tc>
          <w:tcPr>
            <w:tcW w:w="1392" w:type="dxa"/>
            <w:vAlign w:val="center"/>
          </w:tcPr>
          <w:p w14:paraId="0AB83C15">
            <w:pPr>
              <w:snapToGrid w:val="0"/>
              <w:spacing w:before="70" w:after="70" w:line="240" w:lineRule="auto"/>
              <w:ind w:firstLine="0"/>
              <w:jc w:val="left"/>
              <w:rPr>
                <w:sz w:val="21"/>
              </w:rPr>
            </w:pPr>
            <w:r>
              <w:rPr>
                <w:sz w:val="21"/>
                <w:szCs w:val="21"/>
              </w:rPr>
              <w:t>每区</w:t>
            </w:r>
          </w:p>
        </w:tc>
        <w:tc>
          <w:tcPr>
            <w:tcW w:w="1392" w:type="dxa"/>
            <w:vAlign w:val="center"/>
          </w:tcPr>
          <w:p w14:paraId="58E59D03">
            <w:pPr>
              <w:snapToGrid w:val="0"/>
              <w:spacing w:before="70" w:after="70" w:line="240" w:lineRule="auto"/>
              <w:ind w:firstLine="0"/>
              <w:jc w:val="left"/>
              <w:rPr>
                <w:sz w:val="21"/>
              </w:rPr>
            </w:pPr>
            <w:r>
              <w:rPr>
                <w:sz w:val="21"/>
                <w:szCs w:val="21"/>
              </w:rPr>
              <w:t>质检员</w:t>
            </w:r>
          </w:p>
        </w:tc>
        <w:tc>
          <w:tcPr>
            <w:tcW w:w="1392" w:type="dxa"/>
            <w:vAlign w:val="center"/>
          </w:tcPr>
          <w:p w14:paraId="7BC55C72">
            <w:pPr>
              <w:snapToGrid w:val="0"/>
              <w:spacing w:before="70" w:after="70" w:line="240" w:lineRule="auto"/>
              <w:ind w:firstLine="0"/>
              <w:jc w:val="left"/>
              <w:rPr>
                <w:sz w:val="21"/>
              </w:rPr>
            </w:pPr>
            <w:r>
              <w:rPr>
                <w:sz w:val="21"/>
                <w:szCs w:val="21"/>
              </w:rPr>
              <w:t>组长</w:t>
            </w:r>
          </w:p>
        </w:tc>
        <w:tc>
          <w:tcPr>
            <w:tcW w:w="925" w:type="dxa"/>
            <w:vAlign w:val="center"/>
          </w:tcPr>
          <w:p w14:paraId="5D7871E1">
            <w:pPr>
              <w:snapToGrid w:val="0"/>
              <w:spacing w:before="70" w:after="70" w:line="240" w:lineRule="auto"/>
              <w:ind w:firstLine="0"/>
              <w:jc w:val="center"/>
              <w:rPr>
                <w:sz w:val="21"/>
              </w:rPr>
            </w:pPr>
            <w:r>
              <w:rPr>
                <w:sz w:val="21"/>
                <w:szCs w:val="21"/>
              </w:rPr>
              <w:t>1/区</w:t>
            </w:r>
          </w:p>
        </w:tc>
      </w:tr>
      <w:tr w14:paraId="64FAC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0645FAC4">
            <w:pPr>
              <w:snapToGrid w:val="0"/>
              <w:spacing w:before="70" w:after="70" w:line="240" w:lineRule="auto"/>
              <w:ind w:firstLine="0"/>
              <w:jc w:val="center"/>
              <w:rPr>
                <w:sz w:val="21"/>
              </w:rPr>
            </w:pPr>
            <w:r>
              <w:rPr>
                <w:sz w:val="21"/>
                <w:szCs w:val="21"/>
              </w:rPr>
              <w:t>JL-10</w:t>
            </w:r>
          </w:p>
        </w:tc>
        <w:tc>
          <w:tcPr>
            <w:tcW w:w="2870" w:type="dxa"/>
            <w:vAlign w:val="center"/>
          </w:tcPr>
          <w:p w14:paraId="45B1D2FF">
            <w:pPr>
              <w:snapToGrid w:val="0"/>
              <w:spacing w:before="70" w:after="70" w:line="240" w:lineRule="auto"/>
              <w:ind w:firstLine="0"/>
              <w:jc w:val="left"/>
              <w:rPr>
                <w:sz w:val="21"/>
              </w:rPr>
            </w:pPr>
            <w:r>
              <w:rPr>
                <w:sz w:val="21"/>
                <w:szCs w:val="21"/>
              </w:rPr>
              <w:t>数据完整性检查表</w:t>
            </w:r>
          </w:p>
        </w:tc>
        <w:tc>
          <w:tcPr>
            <w:tcW w:w="1392" w:type="dxa"/>
            <w:vAlign w:val="center"/>
          </w:tcPr>
          <w:p w14:paraId="51F85767">
            <w:pPr>
              <w:snapToGrid w:val="0"/>
              <w:spacing w:before="70" w:after="70" w:line="240" w:lineRule="auto"/>
              <w:ind w:firstLine="0"/>
              <w:jc w:val="left"/>
              <w:rPr>
                <w:sz w:val="21"/>
              </w:rPr>
            </w:pPr>
            <w:r>
              <w:rPr>
                <w:sz w:val="21"/>
                <w:szCs w:val="21"/>
              </w:rPr>
              <w:t>每日收工</w:t>
            </w:r>
          </w:p>
        </w:tc>
        <w:tc>
          <w:tcPr>
            <w:tcW w:w="1392" w:type="dxa"/>
            <w:vAlign w:val="center"/>
          </w:tcPr>
          <w:p w14:paraId="3F3DF14B">
            <w:pPr>
              <w:snapToGrid w:val="0"/>
              <w:spacing w:before="70" w:after="70" w:line="240" w:lineRule="auto"/>
              <w:ind w:firstLine="0"/>
              <w:jc w:val="left"/>
              <w:rPr>
                <w:sz w:val="21"/>
              </w:rPr>
            </w:pPr>
            <w:r>
              <w:rPr>
                <w:sz w:val="21"/>
                <w:szCs w:val="21"/>
              </w:rPr>
              <w:t>质检员</w:t>
            </w:r>
          </w:p>
        </w:tc>
        <w:tc>
          <w:tcPr>
            <w:tcW w:w="1392" w:type="dxa"/>
            <w:vAlign w:val="center"/>
          </w:tcPr>
          <w:p w14:paraId="465EB325">
            <w:pPr>
              <w:snapToGrid w:val="0"/>
              <w:spacing w:before="70" w:after="70" w:line="240" w:lineRule="auto"/>
              <w:ind w:firstLine="0"/>
              <w:jc w:val="left"/>
              <w:rPr>
                <w:sz w:val="21"/>
              </w:rPr>
            </w:pPr>
            <w:r>
              <w:rPr>
                <w:sz w:val="21"/>
                <w:szCs w:val="21"/>
              </w:rPr>
              <w:t>归档</w:t>
            </w:r>
          </w:p>
        </w:tc>
        <w:tc>
          <w:tcPr>
            <w:tcW w:w="925" w:type="dxa"/>
            <w:vAlign w:val="center"/>
          </w:tcPr>
          <w:p w14:paraId="3A0B77AC">
            <w:pPr>
              <w:snapToGrid w:val="0"/>
              <w:spacing w:before="70" w:after="70" w:line="240" w:lineRule="auto"/>
              <w:ind w:firstLine="0"/>
              <w:jc w:val="center"/>
              <w:rPr>
                <w:sz w:val="21"/>
              </w:rPr>
            </w:pPr>
            <w:r>
              <w:rPr>
                <w:sz w:val="21"/>
                <w:szCs w:val="21"/>
              </w:rPr>
              <w:t>1/日</w:t>
            </w:r>
          </w:p>
        </w:tc>
      </w:tr>
      <w:tr w14:paraId="4991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034498CA">
            <w:pPr>
              <w:snapToGrid w:val="0"/>
              <w:spacing w:before="70" w:after="70" w:line="240" w:lineRule="auto"/>
              <w:ind w:firstLine="0"/>
              <w:jc w:val="center"/>
              <w:rPr>
                <w:sz w:val="21"/>
              </w:rPr>
            </w:pPr>
            <w:r>
              <w:rPr>
                <w:sz w:val="21"/>
                <w:szCs w:val="21"/>
              </w:rPr>
              <w:t>JL-11</w:t>
            </w:r>
          </w:p>
        </w:tc>
        <w:tc>
          <w:tcPr>
            <w:tcW w:w="2870" w:type="dxa"/>
            <w:vAlign w:val="center"/>
          </w:tcPr>
          <w:p w14:paraId="79A637D3">
            <w:pPr>
              <w:snapToGrid w:val="0"/>
              <w:spacing w:before="70" w:after="70" w:line="240" w:lineRule="auto"/>
              <w:ind w:firstLine="0"/>
              <w:jc w:val="left"/>
              <w:rPr>
                <w:sz w:val="21"/>
              </w:rPr>
            </w:pPr>
            <w:r>
              <w:rPr>
                <w:sz w:val="21"/>
                <w:szCs w:val="21"/>
              </w:rPr>
              <w:t>缺陷判读复核记录表</w:t>
            </w:r>
          </w:p>
        </w:tc>
        <w:tc>
          <w:tcPr>
            <w:tcW w:w="1392" w:type="dxa"/>
            <w:vAlign w:val="center"/>
          </w:tcPr>
          <w:p w14:paraId="78B88D91">
            <w:pPr>
              <w:snapToGrid w:val="0"/>
              <w:spacing w:before="70" w:after="70" w:line="240" w:lineRule="auto"/>
              <w:ind w:firstLine="0"/>
              <w:jc w:val="left"/>
              <w:rPr>
                <w:sz w:val="21"/>
              </w:rPr>
            </w:pPr>
            <w:r>
              <w:rPr>
                <w:sz w:val="21"/>
                <w:szCs w:val="21"/>
              </w:rPr>
              <w:t>内业</w:t>
            </w:r>
          </w:p>
        </w:tc>
        <w:tc>
          <w:tcPr>
            <w:tcW w:w="1392" w:type="dxa"/>
            <w:vAlign w:val="center"/>
          </w:tcPr>
          <w:p w14:paraId="5B1BE471">
            <w:pPr>
              <w:snapToGrid w:val="0"/>
              <w:spacing w:before="70" w:after="70" w:line="240" w:lineRule="auto"/>
              <w:ind w:firstLine="0"/>
              <w:jc w:val="left"/>
              <w:rPr>
                <w:sz w:val="21"/>
              </w:rPr>
            </w:pPr>
            <w:r>
              <w:rPr>
                <w:sz w:val="21"/>
                <w:szCs w:val="21"/>
              </w:rPr>
              <w:t>判读员</w:t>
            </w:r>
          </w:p>
        </w:tc>
        <w:tc>
          <w:tcPr>
            <w:tcW w:w="1392" w:type="dxa"/>
            <w:vAlign w:val="center"/>
          </w:tcPr>
          <w:p w14:paraId="5817AB20">
            <w:pPr>
              <w:snapToGrid w:val="0"/>
              <w:spacing w:before="70" w:after="70" w:line="240" w:lineRule="auto"/>
              <w:ind w:firstLine="0"/>
              <w:jc w:val="left"/>
              <w:rPr>
                <w:sz w:val="21"/>
              </w:rPr>
            </w:pPr>
            <w:r>
              <w:rPr>
                <w:sz w:val="21"/>
                <w:szCs w:val="21"/>
              </w:rPr>
              <w:t>技术负责人</w:t>
            </w:r>
          </w:p>
        </w:tc>
        <w:tc>
          <w:tcPr>
            <w:tcW w:w="925" w:type="dxa"/>
            <w:vAlign w:val="center"/>
          </w:tcPr>
          <w:p w14:paraId="1F0CCFEE">
            <w:pPr>
              <w:snapToGrid w:val="0"/>
              <w:spacing w:before="70" w:after="70" w:line="240" w:lineRule="auto"/>
              <w:ind w:firstLine="0"/>
              <w:jc w:val="center"/>
              <w:rPr>
                <w:sz w:val="21"/>
              </w:rPr>
            </w:pPr>
            <w:r>
              <w:rPr>
                <w:sz w:val="21"/>
                <w:szCs w:val="21"/>
              </w:rPr>
              <w:t>1/批</w:t>
            </w:r>
          </w:p>
        </w:tc>
      </w:tr>
      <w:tr w14:paraId="075BF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73C4F293">
            <w:pPr>
              <w:snapToGrid w:val="0"/>
              <w:spacing w:before="70" w:after="70" w:line="240" w:lineRule="auto"/>
              <w:ind w:firstLine="0"/>
              <w:jc w:val="center"/>
              <w:rPr>
                <w:sz w:val="21"/>
              </w:rPr>
            </w:pPr>
            <w:r>
              <w:rPr>
                <w:sz w:val="21"/>
                <w:szCs w:val="21"/>
              </w:rPr>
              <w:t>JL-12</w:t>
            </w:r>
          </w:p>
        </w:tc>
        <w:tc>
          <w:tcPr>
            <w:tcW w:w="2870" w:type="dxa"/>
            <w:vAlign w:val="center"/>
          </w:tcPr>
          <w:p w14:paraId="659AF8F2">
            <w:pPr>
              <w:snapToGrid w:val="0"/>
              <w:spacing w:before="70" w:after="70" w:line="240" w:lineRule="auto"/>
              <w:ind w:firstLine="0"/>
              <w:jc w:val="left"/>
              <w:rPr>
                <w:sz w:val="21"/>
              </w:rPr>
            </w:pPr>
            <w:r>
              <w:rPr>
                <w:sz w:val="21"/>
                <w:szCs w:val="21"/>
              </w:rPr>
              <w:t>精度检查点测量记录表</w:t>
            </w:r>
          </w:p>
        </w:tc>
        <w:tc>
          <w:tcPr>
            <w:tcW w:w="1392" w:type="dxa"/>
            <w:vAlign w:val="center"/>
          </w:tcPr>
          <w:p w14:paraId="054D4C63">
            <w:pPr>
              <w:snapToGrid w:val="0"/>
              <w:spacing w:before="70" w:after="70" w:line="240" w:lineRule="auto"/>
              <w:ind w:firstLine="0"/>
              <w:jc w:val="left"/>
              <w:rPr>
                <w:sz w:val="21"/>
              </w:rPr>
            </w:pPr>
            <w:r>
              <w:rPr>
                <w:sz w:val="21"/>
                <w:szCs w:val="21"/>
              </w:rPr>
              <w:t>每站</w:t>
            </w:r>
          </w:p>
        </w:tc>
        <w:tc>
          <w:tcPr>
            <w:tcW w:w="1392" w:type="dxa"/>
            <w:vAlign w:val="center"/>
          </w:tcPr>
          <w:p w14:paraId="017817BC">
            <w:pPr>
              <w:snapToGrid w:val="0"/>
              <w:spacing w:before="70" w:after="70" w:line="240" w:lineRule="auto"/>
              <w:ind w:firstLine="0"/>
              <w:jc w:val="left"/>
              <w:rPr>
                <w:sz w:val="21"/>
              </w:rPr>
            </w:pPr>
            <w:r>
              <w:rPr>
                <w:sz w:val="21"/>
                <w:szCs w:val="21"/>
              </w:rPr>
              <w:t>测量工程师</w:t>
            </w:r>
          </w:p>
        </w:tc>
        <w:tc>
          <w:tcPr>
            <w:tcW w:w="1392" w:type="dxa"/>
            <w:vAlign w:val="center"/>
          </w:tcPr>
          <w:p w14:paraId="77332963">
            <w:pPr>
              <w:snapToGrid w:val="0"/>
              <w:spacing w:before="70" w:after="70" w:line="240" w:lineRule="auto"/>
              <w:ind w:firstLine="0"/>
              <w:jc w:val="left"/>
              <w:rPr>
                <w:sz w:val="21"/>
              </w:rPr>
            </w:pPr>
            <w:r>
              <w:rPr>
                <w:sz w:val="21"/>
                <w:szCs w:val="21"/>
              </w:rPr>
              <w:t>技术负责人</w:t>
            </w:r>
          </w:p>
        </w:tc>
        <w:tc>
          <w:tcPr>
            <w:tcW w:w="925" w:type="dxa"/>
            <w:vAlign w:val="center"/>
          </w:tcPr>
          <w:p w14:paraId="00C7AD9C">
            <w:pPr>
              <w:snapToGrid w:val="0"/>
              <w:spacing w:before="70" w:after="70" w:line="240" w:lineRule="auto"/>
              <w:ind w:firstLine="0"/>
              <w:jc w:val="center"/>
              <w:rPr>
                <w:sz w:val="21"/>
              </w:rPr>
            </w:pPr>
            <w:r>
              <w:rPr>
                <w:sz w:val="21"/>
                <w:szCs w:val="21"/>
              </w:rPr>
              <w:t>1/站</w:t>
            </w:r>
          </w:p>
        </w:tc>
      </w:tr>
      <w:tr w14:paraId="1988B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6DDC0E82">
            <w:pPr>
              <w:snapToGrid w:val="0"/>
              <w:spacing w:before="70" w:after="70" w:line="240" w:lineRule="auto"/>
              <w:ind w:firstLine="0"/>
              <w:jc w:val="center"/>
              <w:rPr>
                <w:sz w:val="21"/>
              </w:rPr>
            </w:pPr>
            <w:r>
              <w:rPr>
                <w:sz w:val="21"/>
                <w:szCs w:val="21"/>
              </w:rPr>
              <w:t>JL-13</w:t>
            </w:r>
          </w:p>
        </w:tc>
        <w:tc>
          <w:tcPr>
            <w:tcW w:w="2870" w:type="dxa"/>
            <w:vAlign w:val="center"/>
          </w:tcPr>
          <w:p w14:paraId="2E258568">
            <w:pPr>
              <w:snapToGrid w:val="0"/>
              <w:spacing w:before="70" w:after="70" w:line="240" w:lineRule="auto"/>
              <w:ind w:firstLine="0"/>
              <w:jc w:val="left"/>
              <w:rPr>
                <w:sz w:val="21"/>
              </w:rPr>
            </w:pPr>
            <w:r>
              <w:rPr>
                <w:sz w:val="21"/>
                <w:szCs w:val="21"/>
              </w:rPr>
              <w:t>不合格品处置单</w:t>
            </w:r>
          </w:p>
        </w:tc>
        <w:tc>
          <w:tcPr>
            <w:tcW w:w="1392" w:type="dxa"/>
            <w:vAlign w:val="center"/>
          </w:tcPr>
          <w:p w14:paraId="707B9F80">
            <w:pPr>
              <w:snapToGrid w:val="0"/>
              <w:spacing w:before="70" w:after="70" w:line="240" w:lineRule="auto"/>
              <w:ind w:firstLine="0"/>
              <w:jc w:val="left"/>
              <w:rPr>
                <w:sz w:val="21"/>
              </w:rPr>
            </w:pPr>
            <w:r>
              <w:rPr>
                <w:sz w:val="21"/>
                <w:szCs w:val="21"/>
              </w:rPr>
              <w:t>发现不合格</w:t>
            </w:r>
          </w:p>
        </w:tc>
        <w:tc>
          <w:tcPr>
            <w:tcW w:w="1392" w:type="dxa"/>
            <w:vAlign w:val="center"/>
          </w:tcPr>
          <w:p w14:paraId="51A2DE98">
            <w:pPr>
              <w:snapToGrid w:val="0"/>
              <w:spacing w:before="70" w:after="70" w:line="240" w:lineRule="auto"/>
              <w:ind w:firstLine="0"/>
              <w:jc w:val="left"/>
              <w:rPr>
                <w:sz w:val="21"/>
              </w:rPr>
            </w:pPr>
            <w:r>
              <w:rPr>
                <w:sz w:val="21"/>
                <w:szCs w:val="21"/>
              </w:rPr>
              <w:t>质检员</w:t>
            </w:r>
          </w:p>
        </w:tc>
        <w:tc>
          <w:tcPr>
            <w:tcW w:w="1392" w:type="dxa"/>
            <w:vAlign w:val="center"/>
          </w:tcPr>
          <w:p w14:paraId="7042590A">
            <w:pPr>
              <w:snapToGrid w:val="0"/>
              <w:spacing w:before="70" w:after="70" w:line="240" w:lineRule="auto"/>
              <w:ind w:firstLine="0"/>
              <w:jc w:val="left"/>
              <w:rPr>
                <w:sz w:val="21"/>
              </w:rPr>
            </w:pPr>
            <w:r>
              <w:rPr>
                <w:sz w:val="21"/>
                <w:szCs w:val="21"/>
              </w:rPr>
              <w:t>项目负责人</w:t>
            </w:r>
          </w:p>
        </w:tc>
        <w:tc>
          <w:tcPr>
            <w:tcW w:w="925" w:type="dxa"/>
            <w:vAlign w:val="center"/>
          </w:tcPr>
          <w:p w14:paraId="3C5EBD15">
            <w:pPr>
              <w:snapToGrid w:val="0"/>
              <w:spacing w:before="70" w:after="70" w:line="240" w:lineRule="auto"/>
              <w:ind w:firstLine="0"/>
              <w:jc w:val="center"/>
              <w:rPr>
                <w:sz w:val="21"/>
              </w:rPr>
            </w:pPr>
            <w:r>
              <w:rPr>
                <w:sz w:val="21"/>
                <w:szCs w:val="21"/>
              </w:rPr>
              <w:t>1/项</w:t>
            </w:r>
          </w:p>
        </w:tc>
      </w:tr>
      <w:tr w14:paraId="2B066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2BEA474D">
            <w:pPr>
              <w:snapToGrid w:val="0"/>
              <w:spacing w:before="70" w:after="70" w:line="240" w:lineRule="auto"/>
              <w:ind w:firstLine="0"/>
              <w:jc w:val="center"/>
              <w:rPr>
                <w:sz w:val="21"/>
              </w:rPr>
            </w:pPr>
            <w:r>
              <w:rPr>
                <w:sz w:val="21"/>
                <w:szCs w:val="21"/>
              </w:rPr>
              <w:t>JL-14</w:t>
            </w:r>
          </w:p>
        </w:tc>
        <w:tc>
          <w:tcPr>
            <w:tcW w:w="2870" w:type="dxa"/>
            <w:vAlign w:val="center"/>
          </w:tcPr>
          <w:p w14:paraId="55BE1748">
            <w:pPr>
              <w:snapToGrid w:val="0"/>
              <w:spacing w:before="70" w:after="70" w:line="240" w:lineRule="auto"/>
              <w:ind w:firstLine="0"/>
              <w:jc w:val="left"/>
              <w:rPr>
                <w:sz w:val="21"/>
              </w:rPr>
            </w:pPr>
            <w:r>
              <w:rPr>
                <w:sz w:val="21"/>
                <w:szCs w:val="21"/>
              </w:rPr>
              <w:t>安全技术交底记录</w:t>
            </w:r>
          </w:p>
        </w:tc>
        <w:tc>
          <w:tcPr>
            <w:tcW w:w="1392" w:type="dxa"/>
            <w:vAlign w:val="center"/>
          </w:tcPr>
          <w:p w14:paraId="78901BD7">
            <w:pPr>
              <w:snapToGrid w:val="0"/>
              <w:spacing w:before="70" w:after="70" w:line="240" w:lineRule="auto"/>
              <w:ind w:firstLine="0"/>
              <w:jc w:val="left"/>
              <w:rPr>
                <w:sz w:val="21"/>
              </w:rPr>
            </w:pPr>
            <w:r>
              <w:rPr>
                <w:sz w:val="21"/>
                <w:szCs w:val="21"/>
              </w:rPr>
              <w:t>每道工序</w:t>
            </w:r>
          </w:p>
        </w:tc>
        <w:tc>
          <w:tcPr>
            <w:tcW w:w="1392" w:type="dxa"/>
            <w:vAlign w:val="center"/>
          </w:tcPr>
          <w:p w14:paraId="4B88FC85">
            <w:pPr>
              <w:snapToGrid w:val="0"/>
              <w:spacing w:before="70" w:after="70" w:line="240" w:lineRule="auto"/>
              <w:ind w:firstLine="0"/>
              <w:jc w:val="left"/>
              <w:rPr>
                <w:sz w:val="21"/>
              </w:rPr>
            </w:pPr>
            <w:r>
              <w:rPr>
                <w:sz w:val="21"/>
                <w:szCs w:val="21"/>
              </w:rPr>
              <w:t>安全员</w:t>
            </w:r>
          </w:p>
        </w:tc>
        <w:tc>
          <w:tcPr>
            <w:tcW w:w="1392" w:type="dxa"/>
            <w:vAlign w:val="center"/>
          </w:tcPr>
          <w:p w14:paraId="614C4611">
            <w:pPr>
              <w:snapToGrid w:val="0"/>
              <w:spacing w:before="70" w:after="70" w:line="240" w:lineRule="auto"/>
              <w:ind w:firstLine="0"/>
              <w:jc w:val="left"/>
              <w:rPr>
                <w:sz w:val="21"/>
              </w:rPr>
            </w:pPr>
            <w:r>
              <w:rPr>
                <w:sz w:val="21"/>
                <w:szCs w:val="21"/>
              </w:rPr>
              <w:t>归档</w:t>
            </w:r>
          </w:p>
        </w:tc>
        <w:tc>
          <w:tcPr>
            <w:tcW w:w="925" w:type="dxa"/>
            <w:vAlign w:val="center"/>
          </w:tcPr>
          <w:p w14:paraId="4628EC84">
            <w:pPr>
              <w:snapToGrid w:val="0"/>
              <w:spacing w:before="70" w:after="70" w:line="240" w:lineRule="auto"/>
              <w:ind w:firstLine="0"/>
              <w:jc w:val="center"/>
              <w:rPr>
                <w:sz w:val="21"/>
              </w:rPr>
            </w:pPr>
            <w:r>
              <w:rPr>
                <w:sz w:val="21"/>
                <w:szCs w:val="21"/>
              </w:rPr>
              <w:t>1/工序</w:t>
            </w:r>
          </w:p>
        </w:tc>
      </w:tr>
      <w:tr w14:paraId="50A90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2F573A43">
            <w:pPr>
              <w:snapToGrid w:val="0"/>
              <w:spacing w:before="70" w:after="70" w:line="240" w:lineRule="auto"/>
              <w:ind w:firstLine="0"/>
              <w:jc w:val="center"/>
              <w:rPr>
                <w:sz w:val="21"/>
              </w:rPr>
            </w:pPr>
            <w:r>
              <w:rPr>
                <w:sz w:val="21"/>
                <w:szCs w:val="21"/>
              </w:rPr>
              <w:t>JL-15</w:t>
            </w:r>
          </w:p>
        </w:tc>
        <w:tc>
          <w:tcPr>
            <w:tcW w:w="2870" w:type="dxa"/>
            <w:vAlign w:val="center"/>
          </w:tcPr>
          <w:p w14:paraId="4062F1FC">
            <w:pPr>
              <w:snapToGrid w:val="0"/>
              <w:spacing w:before="70" w:after="70" w:line="240" w:lineRule="auto"/>
              <w:ind w:firstLine="0"/>
              <w:jc w:val="left"/>
              <w:rPr>
                <w:sz w:val="21"/>
              </w:rPr>
            </w:pPr>
            <w:r>
              <w:rPr>
                <w:sz w:val="21"/>
                <w:szCs w:val="21"/>
              </w:rPr>
              <w:t>受限空间作业票</w:t>
            </w:r>
          </w:p>
        </w:tc>
        <w:tc>
          <w:tcPr>
            <w:tcW w:w="1392" w:type="dxa"/>
            <w:vAlign w:val="center"/>
          </w:tcPr>
          <w:p w14:paraId="2EEA1BA0">
            <w:pPr>
              <w:snapToGrid w:val="0"/>
              <w:spacing w:before="70" w:after="70" w:line="240" w:lineRule="auto"/>
              <w:ind w:firstLine="0"/>
              <w:jc w:val="left"/>
              <w:rPr>
                <w:sz w:val="21"/>
              </w:rPr>
            </w:pPr>
            <w:r>
              <w:rPr>
                <w:sz w:val="21"/>
                <w:szCs w:val="21"/>
              </w:rPr>
              <w:t>每次进入</w:t>
            </w:r>
          </w:p>
        </w:tc>
        <w:tc>
          <w:tcPr>
            <w:tcW w:w="1392" w:type="dxa"/>
            <w:vAlign w:val="center"/>
          </w:tcPr>
          <w:p w14:paraId="6632A31D">
            <w:pPr>
              <w:snapToGrid w:val="0"/>
              <w:spacing w:before="70" w:after="70" w:line="240" w:lineRule="auto"/>
              <w:ind w:firstLine="0"/>
              <w:jc w:val="left"/>
              <w:rPr>
                <w:sz w:val="21"/>
              </w:rPr>
            </w:pPr>
            <w:r>
              <w:rPr>
                <w:sz w:val="21"/>
                <w:szCs w:val="21"/>
              </w:rPr>
              <w:t>作业负责人</w:t>
            </w:r>
          </w:p>
        </w:tc>
        <w:tc>
          <w:tcPr>
            <w:tcW w:w="1392" w:type="dxa"/>
            <w:vAlign w:val="center"/>
          </w:tcPr>
          <w:p w14:paraId="3FA86F25">
            <w:pPr>
              <w:snapToGrid w:val="0"/>
              <w:spacing w:before="70" w:after="70" w:line="240" w:lineRule="auto"/>
              <w:ind w:firstLine="0"/>
              <w:jc w:val="left"/>
              <w:rPr>
                <w:sz w:val="21"/>
              </w:rPr>
            </w:pPr>
            <w:r>
              <w:rPr>
                <w:sz w:val="21"/>
                <w:szCs w:val="21"/>
              </w:rPr>
              <w:t>甲方审批</w:t>
            </w:r>
          </w:p>
        </w:tc>
        <w:tc>
          <w:tcPr>
            <w:tcW w:w="925" w:type="dxa"/>
            <w:vAlign w:val="center"/>
          </w:tcPr>
          <w:p w14:paraId="3BBCAF97">
            <w:pPr>
              <w:snapToGrid w:val="0"/>
              <w:spacing w:before="70" w:after="70" w:line="240" w:lineRule="auto"/>
              <w:ind w:firstLine="0"/>
              <w:jc w:val="center"/>
              <w:rPr>
                <w:sz w:val="21"/>
              </w:rPr>
            </w:pPr>
            <w:r>
              <w:rPr>
                <w:sz w:val="21"/>
                <w:szCs w:val="21"/>
              </w:rPr>
              <w:t>1/次</w:t>
            </w:r>
          </w:p>
        </w:tc>
      </w:tr>
      <w:tr w14:paraId="7A2A2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7EDE6A16">
            <w:pPr>
              <w:snapToGrid w:val="0"/>
              <w:spacing w:before="70" w:after="70" w:line="240" w:lineRule="auto"/>
              <w:ind w:firstLine="0"/>
              <w:jc w:val="center"/>
              <w:rPr>
                <w:sz w:val="21"/>
              </w:rPr>
            </w:pPr>
            <w:r>
              <w:rPr>
                <w:sz w:val="21"/>
                <w:szCs w:val="21"/>
              </w:rPr>
              <w:t>JL-16</w:t>
            </w:r>
          </w:p>
        </w:tc>
        <w:tc>
          <w:tcPr>
            <w:tcW w:w="2870" w:type="dxa"/>
            <w:vAlign w:val="center"/>
          </w:tcPr>
          <w:p w14:paraId="3598BD7D">
            <w:pPr>
              <w:snapToGrid w:val="0"/>
              <w:spacing w:before="70" w:after="70" w:line="240" w:lineRule="auto"/>
              <w:ind w:firstLine="0"/>
              <w:jc w:val="left"/>
              <w:rPr>
                <w:sz w:val="21"/>
              </w:rPr>
            </w:pPr>
            <w:r>
              <w:rPr>
                <w:sz w:val="21"/>
                <w:szCs w:val="21"/>
              </w:rPr>
              <w:t>临时用电检查表</w:t>
            </w:r>
          </w:p>
        </w:tc>
        <w:tc>
          <w:tcPr>
            <w:tcW w:w="1392" w:type="dxa"/>
            <w:vAlign w:val="center"/>
          </w:tcPr>
          <w:p w14:paraId="3FAA22AD">
            <w:pPr>
              <w:snapToGrid w:val="0"/>
              <w:spacing w:before="70" w:after="70" w:line="240" w:lineRule="auto"/>
              <w:ind w:firstLine="0"/>
              <w:jc w:val="left"/>
              <w:rPr>
                <w:sz w:val="21"/>
              </w:rPr>
            </w:pPr>
            <w:r>
              <w:rPr>
                <w:sz w:val="21"/>
                <w:szCs w:val="21"/>
              </w:rPr>
              <w:t>每日</w:t>
            </w:r>
          </w:p>
        </w:tc>
        <w:tc>
          <w:tcPr>
            <w:tcW w:w="1392" w:type="dxa"/>
            <w:vAlign w:val="center"/>
          </w:tcPr>
          <w:p w14:paraId="7D011E83">
            <w:pPr>
              <w:snapToGrid w:val="0"/>
              <w:spacing w:before="70" w:after="70" w:line="240" w:lineRule="auto"/>
              <w:ind w:firstLine="0"/>
              <w:jc w:val="left"/>
              <w:rPr>
                <w:sz w:val="21"/>
              </w:rPr>
            </w:pPr>
            <w:r>
              <w:rPr>
                <w:sz w:val="21"/>
                <w:szCs w:val="21"/>
              </w:rPr>
              <w:t>电工</w:t>
            </w:r>
          </w:p>
        </w:tc>
        <w:tc>
          <w:tcPr>
            <w:tcW w:w="1392" w:type="dxa"/>
            <w:vAlign w:val="center"/>
          </w:tcPr>
          <w:p w14:paraId="2EFC755C">
            <w:pPr>
              <w:snapToGrid w:val="0"/>
              <w:spacing w:before="70" w:after="70" w:line="240" w:lineRule="auto"/>
              <w:ind w:firstLine="0"/>
              <w:jc w:val="left"/>
              <w:rPr>
                <w:sz w:val="21"/>
              </w:rPr>
            </w:pPr>
            <w:r>
              <w:rPr>
                <w:sz w:val="21"/>
                <w:szCs w:val="21"/>
              </w:rPr>
              <w:t>归档</w:t>
            </w:r>
          </w:p>
        </w:tc>
        <w:tc>
          <w:tcPr>
            <w:tcW w:w="925" w:type="dxa"/>
            <w:vAlign w:val="center"/>
          </w:tcPr>
          <w:p w14:paraId="262F284F">
            <w:pPr>
              <w:snapToGrid w:val="0"/>
              <w:spacing w:before="70" w:after="70" w:line="240" w:lineRule="auto"/>
              <w:ind w:firstLine="0"/>
              <w:jc w:val="center"/>
              <w:rPr>
                <w:sz w:val="21"/>
              </w:rPr>
            </w:pPr>
            <w:r>
              <w:rPr>
                <w:sz w:val="21"/>
                <w:szCs w:val="21"/>
              </w:rPr>
              <w:t>1/日</w:t>
            </w:r>
          </w:p>
        </w:tc>
      </w:tr>
      <w:tr w14:paraId="5C92D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3E74D293">
            <w:pPr>
              <w:snapToGrid w:val="0"/>
              <w:spacing w:before="70" w:after="70" w:line="240" w:lineRule="auto"/>
              <w:ind w:firstLine="0"/>
              <w:jc w:val="center"/>
              <w:rPr>
                <w:sz w:val="21"/>
              </w:rPr>
            </w:pPr>
            <w:r>
              <w:rPr>
                <w:sz w:val="21"/>
                <w:szCs w:val="21"/>
              </w:rPr>
              <w:t>JL-17</w:t>
            </w:r>
          </w:p>
        </w:tc>
        <w:tc>
          <w:tcPr>
            <w:tcW w:w="2870" w:type="dxa"/>
            <w:vAlign w:val="center"/>
          </w:tcPr>
          <w:p w14:paraId="22BF33EF">
            <w:pPr>
              <w:snapToGrid w:val="0"/>
              <w:spacing w:before="70" w:after="70" w:line="240" w:lineRule="auto"/>
              <w:ind w:firstLine="0"/>
              <w:jc w:val="left"/>
              <w:rPr>
                <w:sz w:val="21"/>
              </w:rPr>
            </w:pPr>
            <w:r>
              <w:rPr>
                <w:sz w:val="21"/>
                <w:szCs w:val="21"/>
              </w:rPr>
              <w:t>设备转场检查单</w:t>
            </w:r>
          </w:p>
        </w:tc>
        <w:tc>
          <w:tcPr>
            <w:tcW w:w="1392" w:type="dxa"/>
            <w:vAlign w:val="center"/>
          </w:tcPr>
          <w:p w14:paraId="1C382C32">
            <w:pPr>
              <w:snapToGrid w:val="0"/>
              <w:spacing w:before="70" w:after="70" w:line="240" w:lineRule="auto"/>
              <w:ind w:firstLine="0"/>
              <w:jc w:val="left"/>
              <w:rPr>
                <w:sz w:val="21"/>
              </w:rPr>
            </w:pPr>
            <w:r>
              <w:rPr>
                <w:sz w:val="21"/>
                <w:szCs w:val="21"/>
              </w:rPr>
              <w:t>转场前后</w:t>
            </w:r>
          </w:p>
        </w:tc>
        <w:tc>
          <w:tcPr>
            <w:tcW w:w="1392" w:type="dxa"/>
            <w:vAlign w:val="center"/>
          </w:tcPr>
          <w:p w14:paraId="320441DF">
            <w:pPr>
              <w:snapToGrid w:val="0"/>
              <w:spacing w:before="70" w:after="70" w:line="240" w:lineRule="auto"/>
              <w:ind w:firstLine="0"/>
              <w:jc w:val="left"/>
              <w:rPr>
                <w:sz w:val="21"/>
              </w:rPr>
            </w:pPr>
            <w:r>
              <w:rPr>
                <w:sz w:val="21"/>
                <w:szCs w:val="21"/>
              </w:rPr>
              <w:t>设备管理员</w:t>
            </w:r>
          </w:p>
        </w:tc>
        <w:tc>
          <w:tcPr>
            <w:tcW w:w="1392" w:type="dxa"/>
            <w:vAlign w:val="center"/>
          </w:tcPr>
          <w:p w14:paraId="685FDB54">
            <w:pPr>
              <w:snapToGrid w:val="0"/>
              <w:spacing w:before="70" w:after="70" w:line="240" w:lineRule="auto"/>
              <w:ind w:firstLine="0"/>
              <w:jc w:val="left"/>
              <w:rPr>
                <w:sz w:val="21"/>
              </w:rPr>
            </w:pPr>
            <w:r>
              <w:rPr>
                <w:sz w:val="21"/>
                <w:szCs w:val="21"/>
              </w:rPr>
              <w:t>归档</w:t>
            </w:r>
          </w:p>
        </w:tc>
        <w:tc>
          <w:tcPr>
            <w:tcW w:w="925" w:type="dxa"/>
            <w:vAlign w:val="center"/>
          </w:tcPr>
          <w:p w14:paraId="406E251E">
            <w:pPr>
              <w:snapToGrid w:val="0"/>
              <w:spacing w:before="70" w:after="70" w:line="240" w:lineRule="auto"/>
              <w:ind w:firstLine="0"/>
              <w:jc w:val="center"/>
              <w:rPr>
                <w:sz w:val="21"/>
              </w:rPr>
            </w:pPr>
            <w:r>
              <w:rPr>
                <w:sz w:val="21"/>
                <w:szCs w:val="21"/>
              </w:rPr>
              <w:t>1/次</w:t>
            </w:r>
          </w:p>
        </w:tc>
      </w:tr>
      <w:tr w14:paraId="05376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31" w:type="dxa"/>
            <w:vAlign w:val="center"/>
          </w:tcPr>
          <w:p w14:paraId="083DB339">
            <w:pPr>
              <w:snapToGrid w:val="0"/>
              <w:spacing w:before="70" w:after="70" w:line="240" w:lineRule="auto"/>
              <w:ind w:firstLine="0"/>
              <w:jc w:val="center"/>
              <w:rPr>
                <w:sz w:val="21"/>
              </w:rPr>
            </w:pPr>
            <w:r>
              <w:rPr>
                <w:sz w:val="21"/>
                <w:szCs w:val="21"/>
              </w:rPr>
              <w:t>JL-18</w:t>
            </w:r>
          </w:p>
        </w:tc>
        <w:tc>
          <w:tcPr>
            <w:tcW w:w="2870" w:type="dxa"/>
            <w:vAlign w:val="center"/>
          </w:tcPr>
          <w:p w14:paraId="42113692">
            <w:pPr>
              <w:snapToGrid w:val="0"/>
              <w:spacing w:before="70" w:after="70" w:line="240" w:lineRule="auto"/>
              <w:ind w:firstLine="0"/>
              <w:jc w:val="left"/>
              <w:rPr>
                <w:sz w:val="21"/>
              </w:rPr>
            </w:pPr>
            <w:r>
              <w:rPr>
                <w:sz w:val="21"/>
                <w:szCs w:val="21"/>
              </w:rPr>
              <w:t>成果交付与签收单</w:t>
            </w:r>
          </w:p>
        </w:tc>
        <w:tc>
          <w:tcPr>
            <w:tcW w:w="1392" w:type="dxa"/>
            <w:vAlign w:val="center"/>
          </w:tcPr>
          <w:p w14:paraId="296766F7">
            <w:pPr>
              <w:snapToGrid w:val="0"/>
              <w:spacing w:before="70" w:after="70" w:line="240" w:lineRule="auto"/>
              <w:ind w:firstLine="0"/>
              <w:jc w:val="left"/>
              <w:rPr>
                <w:sz w:val="21"/>
              </w:rPr>
            </w:pPr>
            <w:r>
              <w:rPr>
                <w:sz w:val="21"/>
                <w:szCs w:val="21"/>
              </w:rPr>
              <w:t>交付</w:t>
            </w:r>
          </w:p>
        </w:tc>
        <w:tc>
          <w:tcPr>
            <w:tcW w:w="1392" w:type="dxa"/>
            <w:vAlign w:val="center"/>
          </w:tcPr>
          <w:p w14:paraId="7EE5E918">
            <w:pPr>
              <w:snapToGrid w:val="0"/>
              <w:spacing w:before="70" w:after="70" w:line="240" w:lineRule="auto"/>
              <w:ind w:firstLine="0"/>
              <w:jc w:val="left"/>
              <w:rPr>
                <w:sz w:val="21"/>
              </w:rPr>
            </w:pPr>
            <w:r>
              <w:rPr>
                <w:sz w:val="21"/>
                <w:szCs w:val="21"/>
              </w:rPr>
              <w:t>项目负责人</w:t>
            </w:r>
          </w:p>
        </w:tc>
        <w:tc>
          <w:tcPr>
            <w:tcW w:w="1392" w:type="dxa"/>
            <w:vAlign w:val="center"/>
          </w:tcPr>
          <w:p w14:paraId="552C35FA">
            <w:pPr>
              <w:snapToGrid w:val="0"/>
              <w:spacing w:before="70" w:after="70" w:line="240" w:lineRule="auto"/>
              <w:ind w:firstLine="0"/>
              <w:jc w:val="left"/>
              <w:rPr>
                <w:sz w:val="21"/>
              </w:rPr>
            </w:pPr>
            <w:r>
              <w:rPr>
                <w:sz w:val="21"/>
                <w:szCs w:val="21"/>
              </w:rPr>
              <w:t>甲方签收</w:t>
            </w:r>
          </w:p>
        </w:tc>
        <w:tc>
          <w:tcPr>
            <w:tcW w:w="925" w:type="dxa"/>
            <w:vAlign w:val="center"/>
          </w:tcPr>
          <w:p w14:paraId="1C1FA631">
            <w:pPr>
              <w:snapToGrid w:val="0"/>
              <w:spacing w:before="70" w:after="70" w:line="240" w:lineRule="auto"/>
              <w:ind w:firstLine="0"/>
              <w:jc w:val="center"/>
              <w:rPr>
                <w:sz w:val="21"/>
              </w:rPr>
            </w:pPr>
            <w:r>
              <w:rPr>
                <w:sz w:val="21"/>
                <w:szCs w:val="21"/>
              </w:rPr>
              <w:t>2</w:t>
            </w:r>
          </w:p>
        </w:tc>
      </w:tr>
    </w:tbl>
    <w:p w14:paraId="3A9C059C">
      <w:pPr>
        <w:spacing w:line="240" w:lineRule="auto"/>
      </w:pPr>
    </w:p>
    <w:p w14:paraId="0E8FF376">
      <w:pPr>
        <w:pStyle w:val="6"/>
      </w:pPr>
      <w:r>
        <w:rPr>
          <w:szCs w:val="32"/>
        </w:rPr>
        <w:t>2.15.6.2 JL-06 相机标定记录表（样式）</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12"/>
        <w:gridCol w:w="1855"/>
        <w:gridCol w:w="2912"/>
        <w:gridCol w:w="1120"/>
      </w:tblGrid>
      <w:tr w14:paraId="6EFD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shd w:val="clear" w:color="auto" w:fill="E7E6E6"/>
            <w:vAlign w:val="center"/>
          </w:tcPr>
          <w:p w14:paraId="437BBBC7">
            <w:pPr>
              <w:snapToGrid w:val="0"/>
              <w:spacing w:before="70" w:after="70" w:line="320" w:lineRule="auto"/>
              <w:jc w:val="left"/>
            </w:pPr>
            <w:r>
              <w:rPr>
                <w:b/>
                <w:sz w:val="21"/>
                <w:szCs w:val="21"/>
              </w:rPr>
              <w:t>项目</w:t>
            </w:r>
          </w:p>
        </w:tc>
        <w:tc>
          <w:tcPr>
            <w:tcW w:w="1855" w:type="dxa"/>
            <w:shd w:val="clear" w:color="auto" w:fill="E7E6E6"/>
            <w:vAlign w:val="center"/>
          </w:tcPr>
          <w:p w14:paraId="7CDF86D3">
            <w:pPr>
              <w:snapToGrid w:val="0"/>
              <w:spacing w:before="70" w:after="70" w:line="320" w:lineRule="auto"/>
              <w:jc w:val="left"/>
            </w:pPr>
            <w:r>
              <w:rPr>
                <w:b/>
                <w:sz w:val="21"/>
                <w:szCs w:val="21"/>
              </w:rPr>
              <w:t>内容</w:t>
            </w:r>
          </w:p>
        </w:tc>
        <w:tc>
          <w:tcPr>
            <w:tcW w:w="2912" w:type="dxa"/>
            <w:shd w:val="clear" w:color="auto" w:fill="E7E6E6"/>
            <w:vAlign w:val="center"/>
          </w:tcPr>
          <w:p w14:paraId="26443C13">
            <w:pPr>
              <w:snapToGrid w:val="0"/>
              <w:spacing w:before="70" w:after="70" w:line="320" w:lineRule="auto"/>
              <w:jc w:val="left"/>
            </w:pPr>
            <w:r>
              <w:rPr>
                <w:b/>
                <w:sz w:val="21"/>
                <w:szCs w:val="21"/>
              </w:rPr>
              <w:t>项目</w:t>
            </w:r>
          </w:p>
        </w:tc>
        <w:tc>
          <w:tcPr>
            <w:tcW w:w="1120" w:type="dxa"/>
            <w:shd w:val="clear" w:color="auto" w:fill="E7E6E6"/>
            <w:vAlign w:val="center"/>
          </w:tcPr>
          <w:p w14:paraId="22C15C47">
            <w:pPr>
              <w:snapToGrid w:val="0"/>
              <w:spacing w:before="70" w:after="70" w:line="320" w:lineRule="auto"/>
              <w:jc w:val="left"/>
            </w:pPr>
            <w:r>
              <w:rPr>
                <w:b/>
                <w:sz w:val="21"/>
                <w:szCs w:val="21"/>
              </w:rPr>
              <w:t>内容</w:t>
            </w:r>
          </w:p>
        </w:tc>
      </w:tr>
      <w:tr w14:paraId="626BD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198F105A">
            <w:pPr>
              <w:snapToGrid w:val="0"/>
              <w:spacing w:before="70" w:after="70" w:line="320" w:lineRule="auto"/>
              <w:jc w:val="left"/>
            </w:pPr>
            <w:r>
              <w:rPr>
                <w:sz w:val="21"/>
                <w:szCs w:val="21"/>
              </w:rPr>
              <w:t>标定日期</w:t>
            </w:r>
          </w:p>
        </w:tc>
        <w:tc>
          <w:tcPr>
            <w:tcW w:w="1855" w:type="dxa"/>
            <w:vAlign w:val="center"/>
          </w:tcPr>
          <w:p w14:paraId="2073081E">
            <w:pPr>
              <w:snapToGrid w:val="0"/>
              <w:spacing w:before="70" w:after="70" w:line="320" w:lineRule="auto"/>
              <w:jc w:val="left"/>
            </w:pPr>
          </w:p>
        </w:tc>
        <w:tc>
          <w:tcPr>
            <w:tcW w:w="2912" w:type="dxa"/>
            <w:vAlign w:val="center"/>
          </w:tcPr>
          <w:p w14:paraId="780B1BF2">
            <w:pPr>
              <w:snapToGrid w:val="0"/>
              <w:spacing w:before="70" w:after="70" w:line="320" w:lineRule="auto"/>
              <w:jc w:val="left"/>
            </w:pPr>
            <w:r>
              <w:rPr>
                <w:sz w:val="21"/>
                <w:szCs w:val="21"/>
              </w:rPr>
              <w:t>标定人员</w:t>
            </w:r>
          </w:p>
        </w:tc>
        <w:tc>
          <w:tcPr>
            <w:tcW w:w="1120" w:type="dxa"/>
            <w:vAlign w:val="center"/>
          </w:tcPr>
          <w:p w14:paraId="5D3C03D4">
            <w:pPr>
              <w:snapToGrid w:val="0"/>
              <w:spacing w:before="70" w:after="70" w:line="320" w:lineRule="auto"/>
              <w:jc w:val="left"/>
            </w:pPr>
          </w:p>
        </w:tc>
      </w:tr>
      <w:tr w14:paraId="20AC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5D65339A">
            <w:pPr>
              <w:snapToGrid w:val="0"/>
              <w:spacing w:before="70" w:after="70" w:line="320" w:lineRule="auto"/>
              <w:jc w:val="left"/>
            </w:pPr>
            <w:r>
              <w:rPr>
                <w:sz w:val="21"/>
                <w:szCs w:val="21"/>
              </w:rPr>
              <w:t>相机编号</w:t>
            </w:r>
          </w:p>
        </w:tc>
        <w:tc>
          <w:tcPr>
            <w:tcW w:w="1855" w:type="dxa"/>
            <w:vAlign w:val="center"/>
          </w:tcPr>
          <w:p w14:paraId="0E798BB7">
            <w:pPr>
              <w:snapToGrid w:val="0"/>
              <w:spacing w:before="70" w:after="70" w:line="320" w:lineRule="auto"/>
              <w:jc w:val="left"/>
            </w:pPr>
          </w:p>
        </w:tc>
        <w:tc>
          <w:tcPr>
            <w:tcW w:w="2912" w:type="dxa"/>
            <w:vAlign w:val="center"/>
          </w:tcPr>
          <w:p w14:paraId="67F1AD1E">
            <w:pPr>
              <w:snapToGrid w:val="0"/>
              <w:spacing w:before="70" w:after="70" w:line="320" w:lineRule="auto"/>
              <w:jc w:val="left"/>
            </w:pPr>
            <w:r>
              <w:rPr>
                <w:sz w:val="21"/>
                <w:szCs w:val="21"/>
              </w:rPr>
              <w:t>镜头编号</w:t>
            </w:r>
          </w:p>
        </w:tc>
        <w:tc>
          <w:tcPr>
            <w:tcW w:w="1120" w:type="dxa"/>
            <w:vAlign w:val="center"/>
          </w:tcPr>
          <w:p w14:paraId="3D8B363C">
            <w:pPr>
              <w:snapToGrid w:val="0"/>
              <w:spacing w:before="70" w:after="70" w:line="320" w:lineRule="auto"/>
              <w:jc w:val="left"/>
            </w:pPr>
          </w:p>
        </w:tc>
      </w:tr>
      <w:tr w14:paraId="12E27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115AF4B6">
            <w:pPr>
              <w:snapToGrid w:val="0"/>
              <w:spacing w:before="70" w:after="70" w:line="320" w:lineRule="auto"/>
              <w:jc w:val="left"/>
            </w:pPr>
            <w:r>
              <w:rPr>
                <w:sz w:val="21"/>
                <w:szCs w:val="21"/>
              </w:rPr>
              <w:t>标定方式</w:t>
            </w:r>
          </w:p>
        </w:tc>
        <w:tc>
          <w:tcPr>
            <w:tcW w:w="1855" w:type="dxa"/>
            <w:vAlign w:val="center"/>
          </w:tcPr>
          <w:p w14:paraId="696AA875">
            <w:pPr>
              <w:snapToGrid w:val="0"/>
              <w:spacing w:before="70" w:after="70" w:line="320" w:lineRule="auto"/>
              <w:jc w:val="left"/>
            </w:pPr>
            <w:r>
              <w:rPr>
                <w:sz w:val="21"/>
                <w:szCs w:val="21"/>
              </w:rPr>
              <w:t>分区/全视场</w:t>
            </w:r>
          </w:p>
        </w:tc>
        <w:tc>
          <w:tcPr>
            <w:tcW w:w="2912" w:type="dxa"/>
            <w:vAlign w:val="center"/>
          </w:tcPr>
          <w:p w14:paraId="3BCD6F24">
            <w:pPr>
              <w:snapToGrid w:val="0"/>
              <w:spacing w:before="70" w:after="70" w:line="320" w:lineRule="auto"/>
              <w:jc w:val="left"/>
            </w:pPr>
            <w:r>
              <w:rPr>
                <w:sz w:val="21"/>
                <w:szCs w:val="21"/>
              </w:rPr>
              <w:t>校验板编号</w:t>
            </w:r>
          </w:p>
        </w:tc>
        <w:tc>
          <w:tcPr>
            <w:tcW w:w="1120" w:type="dxa"/>
            <w:vAlign w:val="center"/>
          </w:tcPr>
          <w:p w14:paraId="532D7B5D">
            <w:pPr>
              <w:snapToGrid w:val="0"/>
              <w:spacing w:before="70" w:after="70" w:line="320" w:lineRule="auto"/>
              <w:jc w:val="left"/>
            </w:pPr>
          </w:p>
        </w:tc>
      </w:tr>
      <w:tr w14:paraId="2D8C0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15E11C4D">
            <w:pPr>
              <w:snapToGrid w:val="0"/>
              <w:spacing w:before="70" w:after="70" w:line="320" w:lineRule="auto"/>
              <w:jc w:val="left"/>
            </w:pPr>
            <w:r>
              <w:rPr>
                <w:sz w:val="21"/>
                <w:szCs w:val="21"/>
              </w:rPr>
              <w:t>温度/湿度/气压</w:t>
            </w:r>
          </w:p>
        </w:tc>
        <w:tc>
          <w:tcPr>
            <w:tcW w:w="1855" w:type="dxa"/>
            <w:vAlign w:val="center"/>
          </w:tcPr>
          <w:p w14:paraId="78076027">
            <w:pPr>
              <w:snapToGrid w:val="0"/>
              <w:spacing w:before="70" w:after="70" w:line="320" w:lineRule="auto"/>
              <w:jc w:val="left"/>
            </w:pPr>
          </w:p>
        </w:tc>
        <w:tc>
          <w:tcPr>
            <w:tcW w:w="2912" w:type="dxa"/>
            <w:vAlign w:val="center"/>
          </w:tcPr>
          <w:p w14:paraId="4E00C27C">
            <w:pPr>
              <w:snapToGrid w:val="0"/>
              <w:spacing w:before="70" w:after="70" w:line="320" w:lineRule="auto"/>
              <w:jc w:val="left"/>
            </w:pPr>
            <w:r>
              <w:rPr>
                <w:sz w:val="21"/>
                <w:szCs w:val="21"/>
              </w:rPr>
              <w:t>拍摄张数</w:t>
            </w:r>
          </w:p>
        </w:tc>
        <w:tc>
          <w:tcPr>
            <w:tcW w:w="1120" w:type="dxa"/>
            <w:vAlign w:val="center"/>
          </w:tcPr>
          <w:p w14:paraId="0E31F4E1">
            <w:pPr>
              <w:snapToGrid w:val="0"/>
              <w:spacing w:before="70" w:after="70" w:line="320" w:lineRule="auto"/>
              <w:jc w:val="left"/>
            </w:pPr>
          </w:p>
        </w:tc>
      </w:tr>
      <w:tr w14:paraId="6AD24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70532C9C">
            <w:pPr>
              <w:snapToGrid w:val="0"/>
              <w:spacing w:before="70" w:after="70" w:line="320" w:lineRule="auto"/>
              <w:jc w:val="left"/>
            </w:pPr>
            <w:r>
              <w:rPr>
                <w:sz w:val="21"/>
                <w:szCs w:val="21"/>
              </w:rPr>
              <w:t>重投影误差（中心区）</w:t>
            </w:r>
          </w:p>
        </w:tc>
        <w:tc>
          <w:tcPr>
            <w:tcW w:w="1855" w:type="dxa"/>
            <w:vAlign w:val="center"/>
          </w:tcPr>
          <w:p w14:paraId="41E3407A">
            <w:pPr>
              <w:snapToGrid w:val="0"/>
              <w:spacing w:before="70" w:after="70" w:line="320" w:lineRule="auto"/>
              <w:jc w:val="left"/>
            </w:pPr>
          </w:p>
        </w:tc>
        <w:tc>
          <w:tcPr>
            <w:tcW w:w="2912" w:type="dxa"/>
            <w:vAlign w:val="center"/>
          </w:tcPr>
          <w:p w14:paraId="462D6010">
            <w:pPr>
              <w:snapToGrid w:val="0"/>
              <w:spacing w:before="70" w:after="70" w:line="320" w:lineRule="auto"/>
              <w:jc w:val="left"/>
            </w:pPr>
            <w:r>
              <w:rPr>
                <w:sz w:val="21"/>
                <w:szCs w:val="21"/>
              </w:rPr>
              <w:t>重投影误差（边缘区）</w:t>
            </w:r>
          </w:p>
        </w:tc>
        <w:tc>
          <w:tcPr>
            <w:tcW w:w="1120" w:type="dxa"/>
            <w:vAlign w:val="center"/>
          </w:tcPr>
          <w:p w14:paraId="55CB1430">
            <w:pPr>
              <w:snapToGrid w:val="0"/>
              <w:spacing w:before="70" w:after="70" w:line="320" w:lineRule="auto"/>
              <w:jc w:val="left"/>
            </w:pPr>
          </w:p>
        </w:tc>
      </w:tr>
      <w:tr w14:paraId="0CBCF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213268BA">
            <w:pPr>
              <w:snapToGrid w:val="0"/>
              <w:spacing w:before="70" w:after="70" w:line="320" w:lineRule="auto"/>
              <w:jc w:val="left"/>
            </w:pPr>
            <w:r>
              <w:rPr>
                <w:sz w:val="21"/>
                <w:szCs w:val="21"/>
              </w:rPr>
              <w:t>焦距 fx/fy</w:t>
            </w:r>
          </w:p>
        </w:tc>
        <w:tc>
          <w:tcPr>
            <w:tcW w:w="1855" w:type="dxa"/>
            <w:vAlign w:val="center"/>
          </w:tcPr>
          <w:p w14:paraId="25E862D7">
            <w:pPr>
              <w:snapToGrid w:val="0"/>
              <w:spacing w:before="70" w:after="70" w:line="320" w:lineRule="auto"/>
              <w:jc w:val="left"/>
            </w:pPr>
          </w:p>
        </w:tc>
        <w:tc>
          <w:tcPr>
            <w:tcW w:w="2912" w:type="dxa"/>
            <w:vAlign w:val="center"/>
          </w:tcPr>
          <w:p w14:paraId="5F249F94">
            <w:pPr>
              <w:snapToGrid w:val="0"/>
              <w:spacing w:before="70" w:after="70" w:line="320" w:lineRule="auto"/>
              <w:jc w:val="left"/>
            </w:pPr>
            <w:r>
              <w:rPr>
                <w:sz w:val="21"/>
                <w:szCs w:val="21"/>
              </w:rPr>
              <w:t>主点 cx/cy</w:t>
            </w:r>
          </w:p>
        </w:tc>
        <w:tc>
          <w:tcPr>
            <w:tcW w:w="1120" w:type="dxa"/>
            <w:vAlign w:val="center"/>
          </w:tcPr>
          <w:p w14:paraId="1B0AE9ED">
            <w:pPr>
              <w:snapToGrid w:val="0"/>
              <w:spacing w:before="70" w:after="70" w:line="320" w:lineRule="auto"/>
              <w:jc w:val="left"/>
            </w:pPr>
          </w:p>
        </w:tc>
      </w:tr>
      <w:tr w14:paraId="52EA6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487FF5DF">
            <w:pPr>
              <w:snapToGrid w:val="0"/>
              <w:spacing w:before="70" w:after="70" w:line="320" w:lineRule="auto"/>
              <w:jc w:val="left"/>
            </w:pPr>
            <w:r>
              <w:rPr>
                <w:sz w:val="21"/>
                <w:szCs w:val="21"/>
              </w:rPr>
              <w:t>畸变系数 k1/k2/k3</w:t>
            </w:r>
          </w:p>
        </w:tc>
        <w:tc>
          <w:tcPr>
            <w:tcW w:w="1855" w:type="dxa"/>
            <w:vAlign w:val="center"/>
          </w:tcPr>
          <w:p w14:paraId="70083D62">
            <w:pPr>
              <w:snapToGrid w:val="0"/>
              <w:spacing w:before="70" w:after="70" w:line="320" w:lineRule="auto"/>
              <w:jc w:val="left"/>
            </w:pPr>
          </w:p>
        </w:tc>
        <w:tc>
          <w:tcPr>
            <w:tcW w:w="2912" w:type="dxa"/>
            <w:vAlign w:val="center"/>
          </w:tcPr>
          <w:p w14:paraId="0727BC7C">
            <w:pPr>
              <w:snapToGrid w:val="0"/>
              <w:spacing w:before="70" w:after="70" w:line="320" w:lineRule="auto"/>
              <w:jc w:val="left"/>
            </w:pPr>
            <w:r>
              <w:rPr>
                <w:sz w:val="21"/>
                <w:szCs w:val="21"/>
              </w:rPr>
              <w:t>p1/p2</w:t>
            </w:r>
          </w:p>
        </w:tc>
        <w:tc>
          <w:tcPr>
            <w:tcW w:w="1120" w:type="dxa"/>
            <w:vAlign w:val="center"/>
          </w:tcPr>
          <w:p w14:paraId="1A769978">
            <w:pPr>
              <w:snapToGrid w:val="0"/>
              <w:spacing w:before="70" w:after="70" w:line="320" w:lineRule="auto"/>
              <w:jc w:val="left"/>
            </w:pPr>
          </w:p>
        </w:tc>
      </w:tr>
      <w:tr w14:paraId="470BF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04B764DF">
            <w:pPr>
              <w:snapToGrid w:val="0"/>
              <w:spacing w:before="70" w:after="70" w:line="320" w:lineRule="auto"/>
              <w:jc w:val="left"/>
            </w:pPr>
            <w:r>
              <w:rPr>
                <w:sz w:val="21"/>
                <w:szCs w:val="21"/>
              </w:rPr>
              <w:t>标准尺校核偏差</w:t>
            </w:r>
          </w:p>
        </w:tc>
        <w:tc>
          <w:tcPr>
            <w:tcW w:w="1855" w:type="dxa"/>
            <w:vAlign w:val="center"/>
          </w:tcPr>
          <w:p w14:paraId="0AA57F9A">
            <w:pPr>
              <w:snapToGrid w:val="0"/>
              <w:spacing w:before="70" w:after="70" w:line="320" w:lineRule="auto"/>
              <w:jc w:val="left"/>
            </w:pPr>
          </w:p>
        </w:tc>
        <w:tc>
          <w:tcPr>
            <w:tcW w:w="2912" w:type="dxa"/>
            <w:vAlign w:val="center"/>
          </w:tcPr>
          <w:p w14:paraId="0A1D0074">
            <w:pPr>
              <w:snapToGrid w:val="0"/>
              <w:spacing w:before="70" w:after="70" w:line="320" w:lineRule="auto"/>
              <w:jc w:val="left"/>
            </w:pPr>
            <w:r>
              <w:rPr>
                <w:sz w:val="21"/>
                <w:szCs w:val="21"/>
              </w:rPr>
              <w:t>是否合格</w:t>
            </w:r>
          </w:p>
        </w:tc>
        <w:tc>
          <w:tcPr>
            <w:tcW w:w="1120" w:type="dxa"/>
            <w:vAlign w:val="center"/>
          </w:tcPr>
          <w:p w14:paraId="15A71CE3">
            <w:pPr>
              <w:snapToGrid w:val="0"/>
              <w:spacing w:before="70" w:after="70" w:line="320" w:lineRule="auto"/>
              <w:jc w:val="left"/>
            </w:pPr>
          </w:p>
        </w:tc>
      </w:tr>
      <w:tr w14:paraId="50A75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12" w:type="dxa"/>
            <w:vAlign w:val="center"/>
          </w:tcPr>
          <w:p w14:paraId="308A4B53">
            <w:pPr>
              <w:snapToGrid w:val="0"/>
              <w:spacing w:before="70" w:after="70" w:line="320" w:lineRule="auto"/>
              <w:jc w:val="left"/>
            </w:pPr>
            <w:r>
              <w:rPr>
                <w:sz w:val="21"/>
                <w:szCs w:val="21"/>
              </w:rPr>
              <w:t>技术负责人签认</w:t>
            </w:r>
          </w:p>
        </w:tc>
        <w:tc>
          <w:tcPr>
            <w:tcW w:w="1855" w:type="dxa"/>
            <w:vAlign w:val="center"/>
          </w:tcPr>
          <w:p w14:paraId="44787B5B">
            <w:pPr>
              <w:snapToGrid w:val="0"/>
              <w:spacing w:before="70" w:after="70" w:line="320" w:lineRule="auto"/>
              <w:jc w:val="left"/>
            </w:pPr>
          </w:p>
        </w:tc>
        <w:tc>
          <w:tcPr>
            <w:tcW w:w="2912" w:type="dxa"/>
            <w:vAlign w:val="center"/>
          </w:tcPr>
          <w:p w14:paraId="5D21217B">
            <w:pPr>
              <w:snapToGrid w:val="0"/>
              <w:spacing w:before="70" w:after="70" w:line="320" w:lineRule="auto"/>
              <w:jc w:val="left"/>
            </w:pPr>
            <w:r>
              <w:rPr>
                <w:sz w:val="21"/>
                <w:szCs w:val="21"/>
              </w:rPr>
              <w:t>备注</w:t>
            </w:r>
          </w:p>
        </w:tc>
        <w:tc>
          <w:tcPr>
            <w:tcW w:w="1120" w:type="dxa"/>
            <w:vAlign w:val="center"/>
          </w:tcPr>
          <w:p w14:paraId="5B0E5A34">
            <w:pPr>
              <w:snapToGrid w:val="0"/>
              <w:spacing w:before="70" w:after="70" w:line="320" w:lineRule="auto"/>
              <w:jc w:val="left"/>
            </w:pPr>
          </w:p>
        </w:tc>
      </w:tr>
    </w:tbl>
    <w:p w14:paraId="3E413AE9">
      <w:pPr>
        <w:spacing w:line="240" w:lineRule="auto"/>
      </w:pPr>
    </w:p>
    <w:p w14:paraId="677DBF2E">
      <w:pPr>
        <w:pStyle w:val="6"/>
      </w:pPr>
      <w:r>
        <w:rPr>
          <w:szCs w:val="32"/>
        </w:rPr>
        <w:t>2.15.6.3 JL-08 扫描作业记录表（样式）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30"/>
        <w:gridCol w:w="1834"/>
        <w:gridCol w:w="2899"/>
        <w:gridCol w:w="1137"/>
      </w:tblGrid>
      <w:tr w14:paraId="666E2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shd w:val="clear" w:color="auto" w:fill="E7E6E6"/>
            <w:vAlign w:val="center"/>
          </w:tcPr>
          <w:p w14:paraId="5E1C2CF0">
            <w:pPr>
              <w:snapToGrid w:val="0"/>
              <w:spacing w:before="70" w:after="70" w:line="320" w:lineRule="auto"/>
              <w:jc w:val="left"/>
            </w:pPr>
            <w:r>
              <w:rPr>
                <w:b/>
                <w:sz w:val="21"/>
                <w:szCs w:val="21"/>
              </w:rPr>
              <w:t>项目</w:t>
            </w:r>
          </w:p>
        </w:tc>
        <w:tc>
          <w:tcPr>
            <w:tcW w:w="1834" w:type="dxa"/>
            <w:shd w:val="clear" w:color="auto" w:fill="E7E6E6"/>
            <w:vAlign w:val="center"/>
          </w:tcPr>
          <w:p w14:paraId="79F4DC3C">
            <w:pPr>
              <w:snapToGrid w:val="0"/>
              <w:spacing w:before="70" w:after="70" w:line="320" w:lineRule="auto"/>
              <w:jc w:val="left"/>
            </w:pPr>
            <w:r>
              <w:rPr>
                <w:b/>
                <w:sz w:val="21"/>
                <w:szCs w:val="21"/>
              </w:rPr>
              <w:t>内容</w:t>
            </w:r>
          </w:p>
        </w:tc>
        <w:tc>
          <w:tcPr>
            <w:tcW w:w="2899" w:type="dxa"/>
            <w:shd w:val="clear" w:color="auto" w:fill="E7E6E6"/>
            <w:vAlign w:val="center"/>
          </w:tcPr>
          <w:p w14:paraId="41B1DCF6">
            <w:pPr>
              <w:snapToGrid w:val="0"/>
              <w:spacing w:before="70" w:after="70" w:line="320" w:lineRule="auto"/>
              <w:jc w:val="left"/>
            </w:pPr>
            <w:r>
              <w:rPr>
                <w:b/>
                <w:sz w:val="21"/>
                <w:szCs w:val="21"/>
              </w:rPr>
              <w:t>项目</w:t>
            </w:r>
          </w:p>
        </w:tc>
        <w:tc>
          <w:tcPr>
            <w:tcW w:w="1137" w:type="dxa"/>
            <w:shd w:val="clear" w:color="auto" w:fill="E7E6E6"/>
            <w:vAlign w:val="center"/>
          </w:tcPr>
          <w:p w14:paraId="5F76AA3F">
            <w:pPr>
              <w:snapToGrid w:val="0"/>
              <w:spacing w:before="70" w:after="70" w:line="320" w:lineRule="auto"/>
              <w:jc w:val="left"/>
            </w:pPr>
            <w:r>
              <w:rPr>
                <w:b/>
                <w:sz w:val="21"/>
                <w:szCs w:val="21"/>
              </w:rPr>
              <w:t>内容</w:t>
            </w:r>
          </w:p>
        </w:tc>
      </w:tr>
      <w:tr w14:paraId="1B2B9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2BDEB436">
            <w:pPr>
              <w:snapToGrid w:val="0"/>
              <w:spacing w:before="70" w:after="70" w:line="320" w:lineRule="auto"/>
              <w:jc w:val="left"/>
            </w:pPr>
            <w:r>
              <w:rPr>
                <w:sz w:val="21"/>
                <w:szCs w:val="21"/>
              </w:rPr>
              <w:t>电站/部位</w:t>
            </w:r>
          </w:p>
        </w:tc>
        <w:tc>
          <w:tcPr>
            <w:tcW w:w="1834" w:type="dxa"/>
            <w:vAlign w:val="center"/>
          </w:tcPr>
          <w:p w14:paraId="19B446B3">
            <w:pPr>
              <w:snapToGrid w:val="0"/>
              <w:spacing w:before="70" w:after="70" w:line="320" w:lineRule="auto"/>
              <w:jc w:val="left"/>
            </w:pPr>
          </w:p>
        </w:tc>
        <w:tc>
          <w:tcPr>
            <w:tcW w:w="2899" w:type="dxa"/>
            <w:vAlign w:val="center"/>
          </w:tcPr>
          <w:p w14:paraId="3408F4A7">
            <w:pPr>
              <w:snapToGrid w:val="0"/>
              <w:spacing w:before="70" w:after="70" w:line="320" w:lineRule="auto"/>
              <w:jc w:val="left"/>
            </w:pPr>
            <w:r>
              <w:rPr>
                <w:sz w:val="21"/>
                <w:szCs w:val="21"/>
              </w:rPr>
              <w:t>测站编号</w:t>
            </w:r>
          </w:p>
        </w:tc>
        <w:tc>
          <w:tcPr>
            <w:tcW w:w="1137" w:type="dxa"/>
            <w:vAlign w:val="center"/>
          </w:tcPr>
          <w:p w14:paraId="569E8A47">
            <w:pPr>
              <w:snapToGrid w:val="0"/>
              <w:spacing w:before="70" w:after="70" w:line="320" w:lineRule="auto"/>
              <w:jc w:val="left"/>
            </w:pPr>
          </w:p>
        </w:tc>
      </w:tr>
      <w:tr w14:paraId="5005C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724A6A86">
            <w:pPr>
              <w:snapToGrid w:val="0"/>
              <w:spacing w:before="70" w:after="70" w:line="320" w:lineRule="auto"/>
              <w:jc w:val="left"/>
            </w:pPr>
            <w:r>
              <w:rPr>
                <w:sz w:val="21"/>
                <w:szCs w:val="21"/>
              </w:rPr>
              <w:t>作业日期</w:t>
            </w:r>
          </w:p>
        </w:tc>
        <w:tc>
          <w:tcPr>
            <w:tcW w:w="1834" w:type="dxa"/>
            <w:vAlign w:val="center"/>
          </w:tcPr>
          <w:p w14:paraId="2BE581C1">
            <w:pPr>
              <w:snapToGrid w:val="0"/>
              <w:spacing w:before="70" w:after="70" w:line="320" w:lineRule="auto"/>
              <w:jc w:val="left"/>
            </w:pPr>
          </w:p>
        </w:tc>
        <w:tc>
          <w:tcPr>
            <w:tcW w:w="2899" w:type="dxa"/>
            <w:vAlign w:val="center"/>
          </w:tcPr>
          <w:p w14:paraId="1EAF9252">
            <w:pPr>
              <w:snapToGrid w:val="0"/>
              <w:spacing w:before="70" w:after="70" w:line="320" w:lineRule="auto"/>
              <w:jc w:val="left"/>
            </w:pPr>
            <w:r>
              <w:rPr>
                <w:sz w:val="21"/>
                <w:szCs w:val="21"/>
              </w:rPr>
              <w:t>起止时间</w:t>
            </w:r>
          </w:p>
        </w:tc>
        <w:tc>
          <w:tcPr>
            <w:tcW w:w="1137" w:type="dxa"/>
            <w:vAlign w:val="center"/>
          </w:tcPr>
          <w:p w14:paraId="508D1906">
            <w:pPr>
              <w:snapToGrid w:val="0"/>
              <w:spacing w:before="70" w:after="70" w:line="320" w:lineRule="auto"/>
              <w:jc w:val="left"/>
            </w:pPr>
          </w:p>
        </w:tc>
      </w:tr>
      <w:tr w14:paraId="0809E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09D87D5B">
            <w:pPr>
              <w:snapToGrid w:val="0"/>
              <w:spacing w:before="70" w:after="70" w:line="320" w:lineRule="auto"/>
              <w:jc w:val="left"/>
            </w:pPr>
            <w:r>
              <w:rPr>
                <w:sz w:val="21"/>
                <w:szCs w:val="21"/>
              </w:rPr>
              <w:t>作业人员</w:t>
            </w:r>
          </w:p>
        </w:tc>
        <w:tc>
          <w:tcPr>
            <w:tcW w:w="1834" w:type="dxa"/>
            <w:vAlign w:val="center"/>
          </w:tcPr>
          <w:p w14:paraId="514DBFFC">
            <w:pPr>
              <w:snapToGrid w:val="0"/>
              <w:spacing w:before="70" w:after="70" w:line="320" w:lineRule="auto"/>
              <w:jc w:val="left"/>
            </w:pPr>
          </w:p>
        </w:tc>
        <w:tc>
          <w:tcPr>
            <w:tcW w:w="2899" w:type="dxa"/>
            <w:vAlign w:val="center"/>
          </w:tcPr>
          <w:p w14:paraId="2ECAFBAB">
            <w:pPr>
              <w:snapToGrid w:val="0"/>
              <w:spacing w:before="70" w:after="70" w:line="320" w:lineRule="auto"/>
              <w:jc w:val="left"/>
            </w:pPr>
            <w:r>
              <w:rPr>
                <w:sz w:val="21"/>
                <w:szCs w:val="21"/>
              </w:rPr>
              <w:t>监护人员</w:t>
            </w:r>
          </w:p>
        </w:tc>
        <w:tc>
          <w:tcPr>
            <w:tcW w:w="1137" w:type="dxa"/>
            <w:vAlign w:val="center"/>
          </w:tcPr>
          <w:p w14:paraId="3C258FC9">
            <w:pPr>
              <w:snapToGrid w:val="0"/>
              <w:spacing w:before="70" w:after="70" w:line="320" w:lineRule="auto"/>
              <w:jc w:val="left"/>
            </w:pPr>
          </w:p>
        </w:tc>
      </w:tr>
      <w:tr w14:paraId="695A3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7E42D8C2">
            <w:pPr>
              <w:snapToGrid w:val="0"/>
              <w:spacing w:before="70" w:after="70" w:line="320" w:lineRule="auto"/>
              <w:jc w:val="left"/>
            </w:pPr>
            <w:r>
              <w:rPr>
                <w:sz w:val="21"/>
                <w:szCs w:val="21"/>
              </w:rPr>
              <w:t>设备编号</w:t>
            </w:r>
          </w:p>
        </w:tc>
        <w:tc>
          <w:tcPr>
            <w:tcW w:w="1834" w:type="dxa"/>
            <w:vAlign w:val="center"/>
          </w:tcPr>
          <w:p w14:paraId="65827446">
            <w:pPr>
              <w:snapToGrid w:val="0"/>
              <w:spacing w:before="70" w:after="70" w:line="320" w:lineRule="auto"/>
              <w:jc w:val="left"/>
            </w:pPr>
          </w:p>
        </w:tc>
        <w:tc>
          <w:tcPr>
            <w:tcW w:w="2899" w:type="dxa"/>
            <w:vAlign w:val="center"/>
          </w:tcPr>
          <w:p w14:paraId="58B38D8D">
            <w:pPr>
              <w:snapToGrid w:val="0"/>
              <w:spacing w:before="70" w:after="70" w:line="320" w:lineRule="auto"/>
              <w:jc w:val="left"/>
            </w:pPr>
            <w:r>
              <w:rPr>
                <w:sz w:val="21"/>
                <w:szCs w:val="21"/>
              </w:rPr>
              <w:t>载具编号</w:t>
            </w:r>
          </w:p>
        </w:tc>
        <w:tc>
          <w:tcPr>
            <w:tcW w:w="1137" w:type="dxa"/>
            <w:vAlign w:val="center"/>
          </w:tcPr>
          <w:p w14:paraId="7B4A382E">
            <w:pPr>
              <w:snapToGrid w:val="0"/>
              <w:spacing w:before="70" w:after="70" w:line="320" w:lineRule="auto"/>
              <w:jc w:val="left"/>
            </w:pPr>
          </w:p>
        </w:tc>
      </w:tr>
      <w:tr w14:paraId="44C53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4497FD7F">
            <w:pPr>
              <w:snapToGrid w:val="0"/>
              <w:spacing w:before="70" w:after="70" w:line="320" w:lineRule="auto"/>
              <w:jc w:val="left"/>
            </w:pPr>
            <w:r>
              <w:rPr>
                <w:sz w:val="21"/>
                <w:szCs w:val="21"/>
              </w:rPr>
              <w:t>构型（平/缓/陡）</w:t>
            </w:r>
          </w:p>
        </w:tc>
        <w:tc>
          <w:tcPr>
            <w:tcW w:w="1834" w:type="dxa"/>
            <w:vAlign w:val="center"/>
          </w:tcPr>
          <w:p w14:paraId="15E4DAF0">
            <w:pPr>
              <w:snapToGrid w:val="0"/>
              <w:spacing w:before="70" w:after="70" w:line="320" w:lineRule="auto"/>
              <w:jc w:val="left"/>
            </w:pPr>
          </w:p>
        </w:tc>
        <w:tc>
          <w:tcPr>
            <w:tcW w:w="2899" w:type="dxa"/>
            <w:vAlign w:val="center"/>
          </w:tcPr>
          <w:p w14:paraId="07AFEEF3">
            <w:pPr>
              <w:snapToGrid w:val="0"/>
              <w:spacing w:before="70" w:after="70" w:line="320" w:lineRule="auto"/>
              <w:jc w:val="left"/>
            </w:pPr>
            <w:r>
              <w:rPr>
                <w:sz w:val="21"/>
                <w:szCs w:val="21"/>
              </w:rPr>
              <w:t>扫描方式</w:t>
            </w:r>
          </w:p>
        </w:tc>
        <w:tc>
          <w:tcPr>
            <w:tcW w:w="1137" w:type="dxa"/>
            <w:vAlign w:val="center"/>
          </w:tcPr>
          <w:p w14:paraId="036E97E1">
            <w:pPr>
              <w:snapToGrid w:val="0"/>
              <w:spacing w:before="70" w:after="70" w:line="320" w:lineRule="auto"/>
              <w:jc w:val="left"/>
            </w:pPr>
          </w:p>
        </w:tc>
      </w:tr>
      <w:tr w14:paraId="5A668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5DDBCC65">
            <w:pPr>
              <w:snapToGrid w:val="0"/>
              <w:spacing w:before="70" w:after="70" w:line="320" w:lineRule="auto"/>
              <w:jc w:val="left"/>
            </w:pPr>
            <w:r>
              <w:rPr>
                <w:sz w:val="21"/>
                <w:szCs w:val="21"/>
              </w:rPr>
              <w:t>分辨率设置</w:t>
            </w:r>
          </w:p>
        </w:tc>
        <w:tc>
          <w:tcPr>
            <w:tcW w:w="1834" w:type="dxa"/>
            <w:vAlign w:val="center"/>
          </w:tcPr>
          <w:p w14:paraId="543D2185">
            <w:pPr>
              <w:snapToGrid w:val="0"/>
              <w:spacing w:before="70" w:after="70" w:line="320" w:lineRule="auto"/>
              <w:jc w:val="left"/>
            </w:pPr>
          </w:p>
        </w:tc>
        <w:tc>
          <w:tcPr>
            <w:tcW w:w="2899" w:type="dxa"/>
            <w:vAlign w:val="center"/>
          </w:tcPr>
          <w:p w14:paraId="483BDB8F">
            <w:pPr>
              <w:snapToGrid w:val="0"/>
              <w:spacing w:before="70" w:after="70" w:line="320" w:lineRule="auto"/>
              <w:jc w:val="left"/>
            </w:pPr>
            <w:r>
              <w:rPr>
                <w:sz w:val="21"/>
                <w:szCs w:val="21"/>
              </w:rPr>
              <w:t>曝光参数</w:t>
            </w:r>
          </w:p>
        </w:tc>
        <w:tc>
          <w:tcPr>
            <w:tcW w:w="1137" w:type="dxa"/>
            <w:vAlign w:val="center"/>
          </w:tcPr>
          <w:p w14:paraId="3B62DA89">
            <w:pPr>
              <w:snapToGrid w:val="0"/>
              <w:spacing w:before="70" w:after="70" w:line="320" w:lineRule="auto"/>
              <w:jc w:val="left"/>
            </w:pPr>
          </w:p>
        </w:tc>
      </w:tr>
      <w:tr w14:paraId="5FFDA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2B790203">
            <w:pPr>
              <w:snapToGrid w:val="0"/>
              <w:spacing w:before="70" w:after="70" w:line="320" w:lineRule="auto"/>
              <w:jc w:val="left"/>
            </w:pPr>
            <w:r>
              <w:rPr>
                <w:sz w:val="21"/>
                <w:szCs w:val="21"/>
              </w:rPr>
              <w:t>采集数据量</w:t>
            </w:r>
          </w:p>
        </w:tc>
        <w:tc>
          <w:tcPr>
            <w:tcW w:w="1834" w:type="dxa"/>
            <w:vAlign w:val="center"/>
          </w:tcPr>
          <w:p w14:paraId="5C4EE7AF">
            <w:pPr>
              <w:snapToGrid w:val="0"/>
              <w:spacing w:before="70" w:after="70" w:line="320" w:lineRule="auto"/>
              <w:jc w:val="left"/>
            </w:pPr>
          </w:p>
        </w:tc>
        <w:tc>
          <w:tcPr>
            <w:tcW w:w="2899" w:type="dxa"/>
            <w:vAlign w:val="center"/>
          </w:tcPr>
          <w:p w14:paraId="5A1B000F">
            <w:pPr>
              <w:snapToGrid w:val="0"/>
              <w:spacing w:before="70" w:after="70" w:line="320" w:lineRule="auto"/>
              <w:jc w:val="left"/>
            </w:pPr>
            <w:r>
              <w:rPr>
                <w:sz w:val="21"/>
                <w:szCs w:val="21"/>
              </w:rPr>
              <w:t>覆盖面积</w:t>
            </w:r>
          </w:p>
        </w:tc>
        <w:tc>
          <w:tcPr>
            <w:tcW w:w="1137" w:type="dxa"/>
            <w:vAlign w:val="center"/>
          </w:tcPr>
          <w:p w14:paraId="58DE3755">
            <w:pPr>
              <w:snapToGrid w:val="0"/>
              <w:spacing w:before="70" w:after="70" w:line="320" w:lineRule="auto"/>
              <w:jc w:val="left"/>
            </w:pPr>
          </w:p>
        </w:tc>
      </w:tr>
      <w:tr w14:paraId="35029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2163E822">
            <w:pPr>
              <w:snapToGrid w:val="0"/>
              <w:spacing w:before="70" w:after="70" w:line="320" w:lineRule="auto"/>
              <w:jc w:val="left"/>
            </w:pPr>
            <w:r>
              <w:rPr>
                <w:sz w:val="21"/>
                <w:szCs w:val="21"/>
              </w:rPr>
              <w:t>重叠度估计</w:t>
            </w:r>
          </w:p>
        </w:tc>
        <w:tc>
          <w:tcPr>
            <w:tcW w:w="1834" w:type="dxa"/>
            <w:vAlign w:val="center"/>
          </w:tcPr>
          <w:p w14:paraId="10CD2B5C">
            <w:pPr>
              <w:snapToGrid w:val="0"/>
              <w:spacing w:before="70" w:after="70" w:line="320" w:lineRule="auto"/>
              <w:jc w:val="left"/>
            </w:pPr>
          </w:p>
        </w:tc>
        <w:tc>
          <w:tcPr>
            <w:tcW w:w="2899" w:type="dxa"/>
            <w:vAlign w:val="center"/>
          </w:tcPr>
          <w:p w14:paraId="2A051515">
            <w:pPr>
              <w:snapToGrid w:val="0"/>
              <w:spacing w:before="70" w:after="70" w:line="320" w:lineRule="auto"/>
              <w:jc w:val="left"/>
            </w:pPr>
            <w:r>
              <w:rPr>
                <w:sz w:val="21"/>
                <w:szCs w:val="21"/>
              </w:rPr>
              <w:t>异常情况</w:t>
            </w:r>
          </w:p>
        </w:tc>
        <w:tc>
          <w:tcPr>
            <w:tcW w:w="1137" w:type="dxa"/>
            <w:vAlign w:val="center"/>
          </w:tcPr>
          <w:p w14:paraId="200683FF">
            <w:pPr>
              <w:snapToGrid w:val="0"/>
              <w:spacing w:before="70" w:after="70" w:line="320" w:lineRule="auto"/>
              <w:jc w:val="left"/>
            </w:pPr>
          </w:p>
        </w:tc>
      </w:tr>
      <w:tr w14:paraId="7A64F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30" w:type="dxa"/>
            <w:vAlign w:val="center"/>
          </w:tcPr>
          <w:p w14:paraId="4083F4A4">
            <w:pPr>
              <w:snapToGrid w:val="0"/>
              <w:spacing w:before="70" w:after="70" w:line="320" w:lineRule="auto"/>
              <w:jc w:val="left"/>
            </w:pPr>
            <w:r>
              <w:rPr>
                <w:sz w:val="21"/>
                <w:szCs w:val="21"/>
              </w:rPr>
              <w:t>组长签认</w:t>
            </w:r>
          </w:p>
        </w:tc>
        <w:tc>
          <w:tcPr>
            <w:tcW w:w="1834" w:type="dxa"/>
            <w:vAlign w:val="center"/>
          </w:tcPr>
          <w:p w14:paraId="214D10E5">
            <w:pPr>
              <w:snapToGrid w:val="0"/>
              <w:spacing w:before="70" w:after="70" w:line="320" w:lineRule="auto"/>
              <w:jc w:val="left"/>
            </w:pPr>
          </w:p>
        </w:tc>
        <w:tc>
          <w:tcPr>
            <w:tcW w:w="2899" w:type="dxa"/>
            <w:vAlign w:val="center"/>
          </w:tcPr>
          <w:p w14:paraId="248DE873">
            <w:pPr>
              <w:snapToGrid w:val="0"/>
              <w:spacing w:before="70" w:after="70" w:line="320" w:lineRule="auto"/>
              <w:jc w:val="left"/>
            </w:pPr>
            <w:r>
              <w:rPr>
                <w:sz w:val="21"/>
                <w:szCs w:val="21"/>
              </w:rPr>
              <w:t>备注</w:t>
            </w:r>
          </w:p>
        </w:tc>
        <w:tc>
          <w:tcPr>
            <w:tcW w:w="1137" w:type="dxa"/>
            <w:vAlign w:val="center"/>
          </w:tcPr>
          <w:p w14:paraId="731B53A6">
            <w:pPr>
              <w:snapToGrid w:val="0"/>
              <w:spacing w:before="70" w:after="70" w:line="320" w:lineRule="auto"/>
              <w:jc w:val="left"/>
            </w:pPr>
          </w:p>
        </w:tc>
      </w:tr>
    </w:tbl>
    <w:p w14:paraId="0EBBB08C">
      <w:pPr>
        <w:spacing w:line="240" w:lineRule="auto"/>
      </w:pPr>
    </w:p>
    <w:p w14:paraId="5170B4AA">
      <w:pPr>
        <w:pStyle w:val="6"/>
      </w:pPr>
      <w:r>
        <w:rPr>
          <w:szCs w:val="32"/>
        </w:rPr>
        <w:t>2.15.6.4 JL-12 精度检查点测量记录表（样式）</w:t>
      </w:r>
    </w:p>
    <w:tbl>
      <w:tblPr>
        <w:tblStyle w:val="32"/>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6"/>
        <w:gridCol w:w="901"/>
        <w:gridCol w:w="901"/>
        <w:gridCol w:w="888"/>
        <w:gridCol w:w="1139"/>
        <w:gridCol w:w="901"/>
        <w:gridCol w:w="888"/>
        <w:gridCol w:w="1139"/>
        <w:gridCol w:w="538"/>
        <w:gridCol w:w="525"/>
        <w:gridCol w:w="501"/>
      </w:tblGrid>
      <w:tr w14:paraId="2CAD8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66" w:type="dxa"/>
            <w:shd w:val="clear" w:color="auto" w:fill="E7E6E6"/>
            <w:vAlign w:val="center"/>
          </w:tcPr>
          <w:p w14:paraId="6BCFB45F">
            <w:pPr>
              <w:snapToGrid w:val="0"/>
              <w:spacing w:before="70" w:after="70" w:line="240" w:lineRule="auto"/>
              <w:ind w:firstLine="0"/>
              <w:jc w:val="center"/>
              <w:rPr>
                <w:b/>
                <w:sz w:val="21"/>
              </w:rPr>
            </w:pPr>
            <w:r>
              <w:rPr>
                <w:b/>
                <w:sz w:val="21"/>
                <w:szCs w:val="21"/>
              </w:rPr>
              <w:t>点号</w:t>
            </w:r>
          </w:p>
        </w:tc>
        <w:tc>
          <w:tcPr>
            <w:tcW w:w="901" w:type="dxa"/>
            <w:shd w:val="clear" w:color="auto" w:fill="E7E6E6"/>
            <w:vAlign w:val="center"/>
          </w:tcPr>
          <w:p w14:paraId="1A479FD1">
            <w:pPr>
              <w:snapToGrid w:val="0"/>
              <w:spacing w:before="70" w:after="70" w:line="240" w:lineRule="auto"/>
              <w:ind w:firstLine="0"/>
              <w:jc w:val="center"/>
              <w:rPr>
                <w:b/>
                <w:sz w:val="21"/>
              </w:rPr>
            </w:pPr>
            <w:r>
              <w:rPr>
                <w:b/>
                <w:sz w:val="21"/>
                <w:szCs w:val="21"/>
              </w:rPr>
              <w:t>X实测</w:t>
            </w:r>
          </w:p>
        </w:tc>
        <w:tc>
          <w:tcPr>
            <w:tcW w:w="901" w:type="dxa"/>
            <w:shd w:val="clear" w:color="auto" w:fill="E7E6E6"/>
            <w:vAlign w:val="center"/>
          </w:tcPr>
          <w:p w14:paraId="48CADFC7">
            <w:pPr>
              <w:snapToGrid w:val="0"/>
              <w:spacing w:before="70" w:after="70" w:line="240" w:lineRule="auto"/>
              <w:ind w:firstLine="0"/>
              <w:jc w:val="center"/>
              <w:rPr>
                <w:b/>
                <w:sz w:val="21"/>
              </w:rPr>
            </w:pPr>
            <w:r>
              <w:rPr>
                <w:b/>
                <w:sz w:val="21"/>
                <w:szCs w:val="21"/>
              </w:rPr>
              <w:t>Y实测</w:t>
            </w:r>
          </w:p>
        </w:tc>
        <w:tc>
          <w:tcPr>
            <w:tcW w:w="888" w:type="dxa"/>
            <w:shd w:val="clear" w:color="auto" w:fill="E7E6E6"/>
            <w:vAlign w:val="center"/>
          </w:tcPr>
          <w:p w14:paraId="29F7C0BE">
            <w:pPr>
              <w:snapToGrid w:val="0"/>
              <w:spacing w:before="70" w:after="70" w:line="240" w:lineRule="auto"/>
              <w:ind w:firstLine="0"/>
              <w:jc w:val="center"/>
              <w:rPr>
                <w:b/>
                <w:sz w:val="21"/>
              </w:rPr>
            </w:pPr>
            <w:r>
              <w:rPr>
                <w:b/>
                <w:sz w:val="21"/>
                <w:szCs w:val="21"/>
              </w:rPr>
              <w:t>Z实测</w:t>
            </w:r>
          </w:p>
        </w:tc>
        <w:tc>
          <w:tcPr>
            <w:tcW w:w="1139" w:type="dxa"/>
            <w:shd w:val="clear" w:color="auto" w:fill="E7E6E6"/>
            <w:vAlign w:val="center"/>
          </w:tcPr>
          <w:p w14:paraId="20A9FEA2">
            <w:pPr>
              <w:snapToGrid w:val="0"/>
              <w:spacing w:before="70" w:after="70" w:line="240" w:lineRule="auto"/>
              <w:ind w:firstLine="0"/>
              <w:jc w:val="center"/>
              <w:rPr>
                <w:b/>
                <w:sz w:val="21"/>
              </w:rPr>
            </w:pPr>
            <w:r>
              <w:rPr>
                <w:b/>
                <w:sz w:val="21"/>
                <w:szCs w:val="21"/>
              </w:rPr>
              <w:t>X模型</w:t>
            </w:r>
          </w:p>
        </w:tc>
        <w:tc>
          <w:tcPr>
            <w:tcW w:w="901" w:type="dxa"/>
            <w:shd w:val="clear" w:color="auto" w:fill="E7E6E6"/>
            <w:vAlign w:val="center"/>
          </w:tcPr>
          <w:p w14:paraId="349A5CE0">
            <w:pPr>
              <w:snapToGrid w:val="0"/>
              <w:spacing w:before="70" w:after="70" w:line="240" w:lineRule="auto"/>
              <w:ind w:firstLine="0"/>
              <w:jc w:val="center"/>
              <w:rPr>
                <w:b/>
                <w:sz w:val="21"/>
              </w:rPr>
            </w:pPr>
            <w:r>
              <w:rPr>
                <w:b/>
                <w:sz w:val="21"/>
                <w:szCs w:val="21"/>
              </w:rPr>
              <w:t>Y模型</w:t>
            </w:r>
          </w:p>
        </w:tc>
        <w:tc>
          <w:tcPr>
            <w:tcW w:w="888" w:type="dxa"/>
            <w:shd w:val="clear" w:color="auto" w:fill="E7E6E6"/>
            <w:vAlign w:val="center"/>
          </w:tcPr>
          <w:p w14:paraId="20E9D6EB">
            <w:pPr>
              <w:snapToGrid w:val="0"/>
              <w:spacing w:before="70" w:after="70" w:line="240" w:lineRule="auto"/>
              <w:ind w:firstLine="0"/>
              <w:jc w:val="center"/>
              <w:rPr>
                <w:b/>
                <w:sz w:val="21"/>
              </w:rPr>
            </w:pPr>
            <w:r>
              <w:rPr>
                <w:b/>
                <w:sz w:val="21"/>
                <w:szCs w:val="21"/>
              </w:rPr>
              <w:t>Z模型</w:t>
            </w:r>
          </w:p>
        </w:tc>
        <w:tc>
          <w:tcPr>
            <w:tcW w:w="1139" w:type="dxa"/>
            <w:shd w:val="clear" w:color="auto" w:fill="E7E6E6"/>
            <w:vAlign w:val="center"/>
          </w:tcPr>
          <w:p w14:paraId="45E6AB2B">
            <w:pPr>
              <w:snapToGrid w:val="0"/>
              <w:spacing w:before="70" w:after="70" w:line="240" w:lineRule="auto"/>
              <w:ind w:firstLine="0"/>
              <w:jc w:val="center"/>
              <w:rPr>
                <w:b/>
                <w:sz w:val="21"/>
              </w:rPr>
            </w:pPr>
            <w:r>
              <w:rPr>
                <w:b/>
                <w:sz w:val="21"/>
                <w:szCs w:val="21"/>
              </w:rPr>
              <w:t>ΔX</w:t>
            </w:r>
          </w:p>
        </w:tc>
        <w:tc>
          <w:tcPr>
            <w:tcW w:w="538" w:type="dxa"/>
            <w:shd w:val="clear" w:color="auto" w:fill="E7E6E6"/>
            <w:vAlign w:val="center"/>
          </w:tcPr>
          <w:p w14:paraId="3D417A7F">
            <w:pPr>
              <w:snapToGrid w:val="0"/>
              <w:spacing w:before="70" w:after="70" w:line="240" w:lineRule="auto"/>
              <w:ind w:firstLine="0"/>
              <w:jc w:val="center"/>
              <w:rPr>
                <w:b/>
                <w:sz w:val="21"/>
              </w:rPr>
            </w:pPr>
            <w:r>
              <w:rPr>
                <w:b/>
                <w:sz w:val="21"/>
                <w:szCs w:val="21"/>
              </w:rPr>
              <w:t>ΔY</w:t>
            </w:r>
          </w:p>
        </w:tc>
        <w:tc>
          <w:tcPr>
            <w:tcW w:w="525" w:type="dxa"/>
            <w:shd w:val="clear" w:color="auto" w:fill="E7E6E6"/>
            <w:vAlign w:val="center"/>
          </w:tcPr>
          <w:p w14:paraId="140526DE">
            <w:pPr>
              <w:snapToGrid w:val="0"/>
              <w:spacing w:before="70" w:after="70" w:line="240" w:lineRule="auto"/>
              <w:ind w:firstLine="0"/>
              <w:jc w:val="center"/>
              <w:rPr>
                <w:b/>
                <w:sz w:val="21"/>
              </w:rPr>
            </w:pPr>
            <w:r>
              <w:rPr>
                <w:b/>
                <w:sz w:val="21"/>
                <w:szCs w:val="21"/>
              </w:rPr>
              <w:t>ΔZ</w:t>
            </w:r>
          </w:p>
        </w:tc>
        <w:tc>
          <w:tcPr>
            <w:tcW w:w="501" w:type="dxa"/>
            <w:shd w:val="clear" w:color="auto" w:fill="E7E6E6"/>
            <w:vAlign w:val="center"/>
          </w:tcPr>
          <w:p w14:paraId="24B0C620">
            <w:pPr>
              <w:snapToGrid w:val="0"/>
              <w:spacing w:before="70" w:after="70" w:line="240" w:lineRule="auto"/>
              <w:ind w:firstLine="0"/>
              <w:jc w:val="center"/>
              <w:rPr>
                <w:b/>
                <w:sz w:val="21"/>
              </w:rPr>
            </w:pPr>
            <w:r>
              <w:rPr>
                <w:b/>
                <w:sz w:val="21"/>
                <w:szCs w:val="21"/>
              </w:rPr>
              <w:t>ΔS</w:t>
            </w:r>
          </w:p>
        </w:tc>
      </w:tr>
      <w:tr w14:paraId="23DBB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18C5BC00">
            <w:pPr>
              <w:snapToGrid w:val="0"/>
              <w:spacing w:before="70" w:after="70" w:line="240" w:lineRule="auto"/>
              <w:ind w:firstLine="0"/>
              <w:jc w:val="center"/>
            </w:pPr>
            <w:r>
              <w:rPr>
                <w:szCs w:val="21"/>
              </w:rPr>
              <w:t>CP-01</w:t>
            </w:r>
          </w:p>
        </w:tc>
        <w:tc>
          <w:tcPr>
            <w:tcW w:w="901" w:type="dxa"/>
            <w:vAlign w:val="center"/>
          </w:tcPr>
          <w:p w14:paraId="74CA1A39">
            <w:pPr>
              <w:snapToGrid w:val="0"/>
              <w:spacing w:before="70" w:after="70" w:line="240" w:lineRule="auto"/>
              <w:ind w:firstLine="0"/>
              <w:jc w:val="center"/>
            </w:pPr>
          </w:p>
        </w:tc>
        <w:tc>
          <w:tcPr>
            <w:tcW w:w="901" w:type="dxa"/>
            <w:vAlign w:val="center"/>
          </w:tcPr>
          <w:p w14:paraId="085CEED4">
            <w:pPr>
              <w:snapToGrid w:val="0"/>
              <w:spacing w:before="70" w:after="70" w:line="240" w:lineRule="auto"/>
              <w:ind w:firstLine="0"/>
              <w:jc w:val="center"/>
            </w:pPr>
          </w:p>
        </w:tc>
        <w:tc>
          <w:tcPr>
            <w:tcW w:w="888" w:type="dxa"/>
            <w:vAlign w:val="center"/>
          </w:tcPr>
          <w:p w14:paraId="7042E0B4">
            <w:pPr>
              <w:snapToGrid w:val="0"/>
              <w:spacing w:before="70" w:after="70" w:line="240" w:lineRule="auto"/>
              <w:ind w:firstLine="0"/>
              <w:jc w:val="center"/>
            </w:pPr>
          </w:p>
        </w:tc>
        <w:tc>
          <w:tcPr>
            <w:tcW w:w="1139" w:type="dxa"/>
            <w:vAlign w:val="center"/>
          </w:tcPr>
          <w:p w14:paraId="50B3413E">
            <w:pPr>
              <w:snapToGrid w:val="0"/>
              <w:spacing w:before="70" w:after="70" w:line="240" w:lineRule="auto"/>
              <w:ind w:firstLine="0"/>
              <w:jc w:val="center"/>
            </w:pPr>
          </w:p>
        </w:tc>
        <w:tc>
          <w:tcPr>
            <w:tcW w:w="901" w:type="dxa"/>
            <w:vAlign w:val="center"/>
          </w:tcPr>
          <w:p w14:paraId="07DAB813">
            <w:pPr>
              <w:snapToGrid w:val="0"/>
              <w:spacing w:before="70" w:after="70" w:line="240" w:lineRule="auto"/>
              <w:ind w:firstLine="0"/>
              <w:jc w:val="center"/>
            </w:pPr>
          </w:p>
        </w:tc>
        <w:tc>
          <w:tcPr>
            <w:tcW w:w="888" w:type="dxa"/>
            <w:vAlign w:val="center"/>
          </w:tcPr>
          <w:p w14:paraId="6CD46E7E">
            <w:pPr>
              <w:snapToGrid w:val="0"/>
              <w:spacing w:before="70" w:after="70" w:line="240" w:lineRule="auto"/>
              <w:ind w:firstLine="0"/>
              <w:jc w:val="center"/>
            </w:pPr>
          </w:p>
        </w:tc>
        <w:tc>
          <w:tcPr>
            <w:tcW w:w="1139" w:type="dxa"/>
            <w:vAlign w:val="center"/>
          </w:tcPr>
          <w:p w14:paraId="2C9FBD74">
            <w:pPr>
              <w:snapToGrid w:val="0"/>
              <w:spacing w:before="70" w:after="70" w:line="240" w:lineRule="auto"/>
              <w:ind w:firstLine="0"/>
              <w:jc w:val="center"/>
            </w:pPr>
          </w:p>
        </w:tc>
        <w:tc>
          <w:tcPr>
            <w:tcW w:w="538" w:type="dxa"/>
            <w:vAlign w:val="center"/>
          </w:tcPr>
          <w:p w14:paraId="0733D15A">
            <w:pPr>
              <w:snapToGrid w:val="0"/>
              <w:spacing w:before="70" w:after="70" w:line="240" w:lineRule="auto"/>
              <w:ind w:firstLine="0"/>
              <w:jc w:val="center"/>
            </w:pPr>
          </w:p>
        </w:tc>
        <w:tc>
          <w:tcPr>
            <w:tcW w:w="525" w:type="dxa"/>
            <w:vAlign w:val="center"/>
          </w:tcPr>
          <w:p w14:paraId="69F324BD">
            <w:pPr>
              <w:snapToGrid w:val="0"/>
              <w:spacing w:before="70" w:after="70" w:line="240" w:lineRule="auto"/>
              <w:ind w:firstLine="0"/>
              <w:jc w:val="center"/>
            </w:pPr>
          </w:p>
        </w:tc>
        <w:tc>
          <w:tcPr>
            <w:tcW w:w="501" w:type="dxa"/>
            <w:vAlign w:val="center"/>
          </w:tcPr>
          <w:p w14:paraId="2FD54598">
            <w:pPr>
              <w:snapToGrid w:val="0"/>
              <w:spacing w:before="70" w:after="70" w:line="240" w:lineRule="auto"/>
              <w:ind w:firstLine="0"/>
              <w:jc w:val="center"/>
            </w:pPr>
          </w:p>
        </w:tc>
      </w:tr>
      <w:tr w14:paraId="00153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3F16D1F0">
            <w:pPr>
              <w:snapToGrid w:val="0"/>
              <w:spacing w:before="70" w:after="70" w:line="240" w:lineRule="auto"/>
              <w:ind w:firstLine="0"/>
              <w:jc w:val="center"/>
            </w:pPr>
            <w:r>
              <w:rPr>
                <w:szCs w:val="21"/>
              </w:rPr>
              <w:t>CP-02</w:t>
            </w:r>
          </w:p>
        </w:tc>
        <w:tc>
          <w:tcPr>
            <w:tcW w:w="901" w:type="dxa"/>
            <w:vAlign w:val="center"/>
          </w:tcPr>
          <w:p w14:paraId="6980CBE3">
            <w:pPr>
              <w:snapToGrid w:val="0"/>
              <w:spacing w:before="70" w:after="70" w:line="240" w:lineRule="auto"/>
              <w:ind w:firstLine="0"/>
              <w:jc w:val="center"/>
            </w:pPr>
          </w:p>
        </w:tc>
        <w:tc>
          <w:tcPr>
            <w:tcW w:w="901" w:type="dxa"/>
            <w:vAlign w:val="center"/>
          </w:tcPr>
          <w:p w14:paraId="0D1AAC4B">
            <w:pPr>
              <w:snapToGrid w:val="0"/>
              <w:spacing w:before="70" w:after="70" w:line="240" w:lineRule="auto"/>
              <w:ind w:firstLine="0"/>
              <w:jc w:val="center"/>
            </w:pPr>
          </w:p>
        </w:tc>
        <w:tc>
          <w:tcPr>
            <w:tcW w:w="888" w:type="dxa"/>
            <w:vAlign w:val="center"/>
          </w:tcPr>
          <w:p w14:paraId="53507124">
            <w:pPr>
              <w:snapToGrid w:val="0"/>
              <w:spacing w:before="70" w:after="70" w:line="240" w:lineRule="auto"/>
              <w:ind w:firstLine="0"/>
              <w:jc w:val="center"/>
            </w:pPr>
          </w:p>
        </w:tc>
        <w:tc>
          <w:tcPr>
            <w:tcW w:w="1139" w:type="dxa"/>
            <w:vAlign w:val="center"/>
          </w:tcPr>
          <w:p w14:paraId="50115F3F">
            <w:pPr>
              <w:snapToGrid w:val="0"/>
              <w:spacing w:before="70" w:after="70" w:line="240" w:lineRule="auto"/>
              <w:ind w:firstLine="0"/>
              <w:jc w:val="center"/>
            </w:pPr>
          </w:p>
        </w:tc>
        <w:tc>
          <w:tcPr>
            <w:tcW w:w="901" w:type="dxa"/>
            <w:vAlign w:val="center"/>
          </w:tcPr>
          <w:p w14:paraId="457FE6AD">
            <w:pPr>
              <w:snapToGrid w:val="0"/>
              <w:spacing w:before="70" w:after="70" w:line="240" w:lineRule="auto"/>
              <w:ind w:firstLine="0"/>
              <w:jc w:val="center"/>
            </w:pPr>
          </w:p>
        </w:tc>
        <w:tc>
          <w:tcPr>
            <w:tcW w:w="888" w:type="dxa"/>
            <w:vAlign w:val="center"/>
          </w:tcPr>
          <w:p w14:paraId="56C15F2D">
            <w:pPr>
              <w:snapToGrid w:val="0"/>
              <w:spacing w:before="70" w:after="70" w:line="240" w:lineRule="auto"/>
              <w:ind w:firstLine="0"/>
              <w:jc w:val="center"/>
            </w:pPr>
          </w:p>
        </w:tc>
        <w:tc>
          <w:tcPr>
            <w:tcW w:w="1139" w:type="dxa"/>
            <w:vAlign w:val="center"/>
          </w:tcPr>
          <w:p w14:paraId="536D2381">
            <w:pPr>
              <w:snapToGrid w:val="0"/>
              <w:spacing w:before="70" w:after="70" w:line="240" w:lineRule="auto"/>
              <w:ind w:firstLine="0"/>
              <w:jc w:val="center"/>
            </w:pPr>
          </w:p>
        </w:tc>
        <w:tc>
          <w:tcPr>
            <w:tcW w:w="538" w:type="dxa"/>
            <w:vAlign w:val="center"/>
          </w:tcPr>
          <w:p w14:paraId="1CF7E3C2">
            <w:pPr>
              <w:snapToGrid w:val="0"/>
              <w:spacing w:before="70" w:after="70" w:line="240" w:lineRule="auto"/>
              <w:ind w:firstLine="0"/>
              <w:jc w:val="center"/>
            </w:pPr>
          </w:p>
        </w:tc>
        <w:tc>
          <w:tcPr>
            <w:tcW w:w="525" w:type="dxa"/>
            <w:vAlign w:val="center"/>
          </w:tcPr>
          <w:p w14:paraId="6CE93F6C">
            <w:pPr>
              <w:snapToGrid w:val="0"/>
              <w:spacing w:before="70" w:after="70" w:line="240" w:lineRule="auto"/>
              <w:ind w:firstLine="0"/>
              <w:jc w:val="center"/>
            </w:pPr>
          </w:p>
        </w:tc>
        <w:tc>
          <w:tcPr>
            <w:tcW w:w="501" w:type="dxa"/>
            <w:vAlign w:val="center"/>
          </w:tcPr>
          <w:p w14:paraId="4B330A0B">
            <w:pPr>
              <w:snapToGrid w:val="0"/>
              <w:spacing w:before="70" w:after="70" w:line="240" w:lineRule="auto"/>
              <w:ind w:firstLine="0"/>
              <w:jc w:val="center"/>
            </w:pPr>
          </w:p>
        </w:tc>
      </w:tr>
      <w:tr w14:paraId="78D68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484F42ED">
            <w:pPr>
              <w:snapToGrid w:val="0"/>
              <w:spacing w:before="70" w:after="70" w:line="240" w:lineRule="auto"/>
              <w:ind w:firstLine="0"/>
              <w:jc w:val="center"/>
            </w:pPr>
            <w:r>
              <w:rPr>
                <w:szCs w:val="21"/>
              </w:rPr>
              <w:t>CP-03</w:t>
            </w:r>
          </w:p>
        </w:tc>
        <w:tc>
          <w:tcPr>
            <w:tcW w:w="901" w:type="dxa"/>
            <w:vAlign w:val="center"/>
          </w:tcPr>
          <w:p w14:paraId="23C76AF9">
            <w:pPr>
              <w:snapToGrid w:val="0"/>
              <w:spacing w:before="70" w:after="70" w:line="240" w:lineRule="auto"/>
              <w:ind w:firstLine="0"/>
              <w:jc w:val="center"/>
            </w:pPr>
          </w:p>
        </w:tc>
        <w:tc>
          <w:tcPr>
            <w:tcW w:w="901" w:type="dxa"/>
            <w:vAlign w:val="center"/>
          </w:tcPr>
          <w:p w14:paraId="345F90A6">
            <w:pPr>
              <w:snapToGrid w:val="0"/>
              <w:spacing w:before="70" w:after="70" w:line="240" w:lineRule="auto"/>
              <w:ind w:firstLine="0"/>
              <w:jc w:val="center"/>
            </w:pPr>
          </w:p>
        </w:tc>
        <w:tc>
          <w:tcPr>
            <w:tcW w:w="888" w:type="dxa"/>
            <w:vAlign w:val="center"/>
          </w:tcPr>
          <w:p w14:paraId="513D0100">
            <w:pPr>
              <w:snapToGrid w:val="0"/>
              <w:spacing w:before="70" w:after="70" w:line="240" w:lineRule="auto"/>
              <w:ind w:firstLine="0"/>
              <w:jc w:val="center"/>
            </w:pPr>
          </w:p>
        </w:tc>
        <w:tc>
          <w:tcPr>
            <w:tcW w:w="1139" w:type="dxa"/>
            <w:vAlign w:val="center"/>
          </w:tcPr>
          <w:p w14:paraId="2C5C4EE4">
            <w:pPr>
              <w:snapToGrid w:val="0"/>
              <w:spacing w:before="70" w:after="70" w:line="240" w:lineRule="auto"/>
              <w:ind w:firstLine="0"/>
              <w:jc w:val="center"/>
            </w:pPr>
          </w:p>
        </w:tc>
        <w:tc>
          <w:tcPr>
            <w:tcW w:w="901" w:type="dxa"/>
            <w:vAlign w:val="center"/>
          </w:tcPr>
          <w:p w14:paraId="6C4B5E43">
            <w:pPr>
              <w:snapToGrid w:val="0"/>
              <w:spacing w:before="70" w:after="70" w:line="240" w:lineRule="auto"/>
              <w:ind w:firstLine="0"/>
              <w:jc w:val="center"/>
            </w:pPr>
          </w:p>
        </w:tc>
        <w:tc>
          <w:tcPr>
            <w:tcW w:w="888" w:type="dxa"/>
            <w:vAlign w:val="center"/>
          </w:tcPr>
          <w:p w14:paraId="226C1D96">
            <w:pPr>
              <w:snapToGrid w:val="0"/>
              <w:spacing w:before="70" w:after="70" w:line="240" w:lineRule="auto"/>
              <w:ind w:firstLine="0"/>
              <w:jc w:val="center"/>
            </w:pPr>
          </w:p>
        </w:tc>
        <w:tc>
          <w:tcPr>
            <w:tcW w:w="1139" w:type="dxa"/>
            <w:vAlign w:val="center"/>
          </w:tcPr>
          <w:p w14:paraId="28B7D70A">
            <w:pPr>
              <w:snapToGrid w:val="0"/>
              <w:spacing w:before="70" w:after="70" w:line="240" w:lineRule="auto"/>
              <w:ind w:firstLine="0"/>
              <w:jc w:val="center"/>
            </w:pPr>
          </w:p>
        </w:tc>
        <w:tc>
          <w:tcPr>
            <w:tcW w:w="538" w:type="dxa"/>
            <w:vAlign w:val="center"/>
          </w:tcPr>
          <w:p w14:paraId="2FC1626A">
            <w:pPr>
              <w:snapToGrid w:val="0"/>
              <w:spacing w:before="70" w:after="70" w:line="240" w:lineRule="auto"/>
              <w:ind w:firstLine="0"/>
              <w:jc w:val="center"/>
            </w:pPr>
          </w:p>
        </w:tc>
        <w:tc>
          <w:tcPr>
            <w:tcW w:w="525" w:type="dxa"/>
            <w:vAlign w:val="center"/>
          </w:tcPr>
          <w:p w14:paraId="28E956CC">
            <w:pPr>
              <w:snapToGrid w:val="0"/>
              <w:spacing w:before="70" w:after="70" w:line="240" w:lineRule="auto"/>
              <w:ind w:firstLine="0"/>
              <w:jc w:val="center"/>
            </w:pPr>
          </w:p>
        </w:tc>
        <w:tc>
          <w:tcPr>
            <w:tcW w:w="501" w:type="dxa"/>
            <w:vAlign w:val="center"/>
          </w:tcPr>
          <w:p w14:paraId="1AB3A53B">
            <w:pPr>
              <w:snapToGrid w:val="0"/>
              <w:spacing w:before="70" w:after="70" w:line="240" w:lineRule="auto"/>
              <w:ind w:firstLine="0"/>
              <w:jc w:val="center"/>
            </w:pPr>
          </w:p>
        </w:tc>
      </w:tr>
      <w:tr w14:paraId="07660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5956548E">
            <w:pPr>
              <w:snapToGrid w:val="0"/>
              <w:spacing w:before="70" w:after="70" w:line="240" w:lineRule="auto"/>
              <w:ind w:firstLine="0"/>
              <w:jc w:val="center"/>
            </w:pPr>
            <w:r>
              <w:rPr>
                <w:szCs w:val="21"/>
              </w:rPr>
              <w:t>CP-04</w:t>
            </w:r>
          </w:p>
        </w:tc>
        <w:tc>
          <w:tcPr>
            <w:tcW w:w="901" w:type="dxa"/>
            <w:vAlign w:val="center"/>
          </w:tcPr>
          <w:p w14:paraId="5FF6A8B8">
            <w:pPr>
              <w:snapToGrid w:val="0"/>
              <w:spacing w:before="70" w:after="70" w:line="240" w:lineRule="auto"/>
              <w:ind w:firstLine="0"/>
              <w:jc w:val="center"/>
            </w:pPr>
          </w:p>
        </w:tc>
        <w:tc>
          <w:tcPr>
            <w:tcW w:w="901" w:type="dxa"/>
            <w:vAlign w:val="center"/>
          </w:tcPr>
          <w:p w14:paraId="14B39295">
            <w:pPr>
              <w:snapToGrid w:val="0"/>
              <w:spacing w:before="70" w:after="70" w:line="240" w:lineRule="auto"/>
              <w:ind w:firstLine="0"/>
              <w:jc w:val="center"/>
            </w:pPr>
          </w:p>
        </w:tc>
        <w:tc>
          <w:tcPr>
            <w:tcW w:w="888" w:type="dxa"/>
            <w:vAlign w:val="center"/>
          </w:tcPr>
          <w:p w14:paraId="480B1BA5">
            <w:pPr>
              <w:snapToGrid w:val="0"/>
              <w:spacing w:before="70" w:after="70" w:line="240" w:lineRule="auto"/>
              <w:ind w:firstLine="0"/>
              <w:jc w:val="center"/>
            </w:pPr>
          </w:p>
        </w:tc>
        <w:tc>
          <w:tcPr>
            <w:tcW w:w="1139" w:type="dxa"/>
            <w:vAlign w:val="center"/>
          </w:tcPr>
          <w:p w14:paraId="6D3067A6">
            <w:pPr>
              <w:snapToGrid w:val="0"/>
              <w:spacing w:before="70" w:after="70" w:line="240" w:lineRule="auto"/>
              <w:ind w:firstLine="0"/>
              <w:jc w:val="center"/>
            </w:pPr>
          </w:p>
        </w:tc>
        <w:tc>
          <w:tcPr>
            <w:tcW w:w="901" w:type="dxa"/>
            <w:vAlign w:val="center"/>
          </w:tcPr>
          <w:p w14:paraId="75053BEB">
            <w:pPr>
              <w:snapToGrid w:val="0"/>
              <w:spacing w:before="70" w:after="70" w:line="240" w:lineRule="auto"/>
              <w:ind w:firstLine="0"/>
              <w:jc w:val="center"/>
            </w:pPr>
          </w:p>
        </w:tc>
        <w:tc>
          <w:tcPr>
            <w:tcW w:w="888" w:type="dxa"/>
            <w:vAlign w:val="center"/>
          </w:tcPr>
          <w:p w14:paraId="64D8A6DF">
            <w:pPr>
              <w:snapToGrid w:val="0"/>
              <w:spacing w:before="70" w:after="70" w:line="240" w:lineRule="auto"/>
              <w:ind w:firstLine="0"/>
              <w:jc w:val="center"/>
            </w:pPr>
          </w:p>
        </w:tc>
        <w:tc>
          <w:tcPr>
            <w:tcW w:w="1139" w:type="dxa"/>
            <w:vAlign w:val="center"/>
          </w:tcPr>
          <w:p w14:paraId="6686A6A1">
            <w:pPr>
              <w:snapToGrid w:val="0"/>
              <w:spacing w:before="70" w:after="70" w:line="240" w:lineRule="auto"/>
              <w:ind w:firstLine="0"/>
              <w:jc w:val="center"/>
            </w:pPr>
          </w:p>
        </w:tc>
        <w:tc>
          <w:tcPr>
            <w:tcW w:w="538" w:type="dxa"/>
            <w:vAlign w:val="center"/>
          </w:tcPr>
          <w:p w14:paraId="56B364B9">
            <w:pPr>
              <w:snapToGrid w:val="0"/>
              <w:spacing w:before="70" w:after="70" w:line="240" w:lineRule="auto"/>
              <w:ind w:firstLine="0"/>
              <w:jc w:val="center"/>
            </w:pPr>
          </w:p>
        </w:tc>
        <w:tc>
          <w:tcPr>
            <w:tcW w:w="525" w:type="dxa"/>
            <w:vAlign w:val="center"/>
          </w:tcPr>
          <w:p w14:paraId="3B2BFF2C">
            <w:pPr>
              <w:snapToGrid w:val="0"/>
              <w:spacing w:before="70" w:after="70" w:line="240" w:lineRule="auto"/>
              <w:ind w:firstLine="0"/>
              <w:jc w:val="center"/>
            </w:pPr>
          </w:p>
        </w:tc>
        <w:tc>
          <w:tcPr>
            <w:tcW w:w="501" w:type="dxa"/>
            <w:vAlign w:val="center"/>
          </w:tcPr>
          <w:p w14:paraId="21E91F64">
            <w:pPr>
              <w:snapToGrid w:val="0"/>
              <w:spacing w:before="70" w:after="70" w:line="240" w:lineRule="auto"/>
              <w:ind w:firstLine="0"/>
              <w:jc w:val="center"/>
            </w:pPr>
          </w:p>
        </w:tc>
      </w:tr>
      <w:tr w14:paraId="6FE70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6F6B001F">
            <w:pPr>
              <w:snapToGrid w:val="0"/>
              <w:spacing w:before="70" w:after="70" w:line="240" w:lineRule="auto"/>
              <w:ind w:firstLine="0"/>
              <w:jc w:val="center"/>
            </w:pPr>
            <w:r>
              <w:rPr>
                <w:szCs w:val="21"/>
              </w:rPr>
              <w:t>CP-05</w:t>
            </w:r>
          </w:p>
        </w:tc>
        <w:tc>
          <w:tcPr>
            <w:tcW w:w="901" w:type="dxa"/>
            <w:vAlign w:val="center"/>
          </w:tcPr>
          <w:p w14:paraId="76F0A84F">
            <w:pPr>
              <w:snapToGrid w:val="0"/>
              <w:spacing w:before="70" w:after="70" w:line="240" w:lineRule="auto"/>
              <w:ind w:firstLine="0"/>
              <w:jc w:val="center"/>
            </w:pPr>
          </w:p>
        </w:tc>
        <w:tc>
          <w:tcPr>
            <w:tcW w:w="901" w:type="dxa"/>
            <w:vAlign w:val="center"/>
          </w:tcPr>
          <w:p w14:paraId="0975D311">
            <w:pPr>
              <w:snapToGrid w:val="0"/>
              <w:spacing w:before="70" w:after="70" w:line="240" w:lineRule="auto"/>
              <w:ind w:firstLine="0"/>
              <w:jc w:val="center"/>
            </w:pPr>
          </w:p>
        </w:tc>
        <w:tc>
          <w:tcPr>
            <w:tcW w:w="888" w:type="dxa"/>
            <w:vAlign w:val="center"/>
          </w:tcPr>
          <w:p w14:paraId="082EEA1A">
            <w:pPr>
              <w:snapToGrid w:val="0"/>
              <w:spacing w:before="70" w:after="70" w:line="240" w:lineRule="auto"/>
              <w:ind w:firstLine="0"/>
              <w:jc w:val="center"/>
            </w:pPr>
          </w:p>
        </w:tc>
        <w:tc>
          <w:tcPr>
            <w:tcW w:w="1139" w:type="dxa"/>
            <w:vAlign w:val="center"/>
          </w:tcPr>
          <w:p w14:paraId="0AD7A065">
            <w:pPr>
              <w:snapToGrid w:val="0"/>
              <w:spacing w:before="70" w:after="70" w:line="240" w:lineRule="auto"/>
              <w:ind w:firstLine="0"/>
              <w:jc w:val="center"/>
            </w:pPr>
          </w:p>
        </w:tc>
        <w:tc>
          <w:tcPr>
            <w:tcW w:w="901" w:type="dxa"/>
            <w:vAlign w:val="center"/>
          </w:tcPr>
          <w:p w14:paraId="0D30F7F8">
            <w:pPr>
              <w:snapToGrid w:val="0"/>
              <w:spacing w:before="70" w:after="70" w:line="240" w:lineRule="auto"/>
              <w:ind w:firstLine="0"/>
              <w:jc w:val="center"/>
            </w:pPr>
          </w:p>
        </w:tc>
        <w:tc>
          <w:tcPr>
            <w:tcW w:w="888" w:type="dxa"/>
            <w:vAlign w:val="center"/>
          </w:tcPr>
          <w:p w14:paraId="2AA59E31">
            <w:pPr>
              <w:snapToGrid w:val="0"/>
              <w:spacing w:before="70" w:after="70" w:line="240" w:lineRule="auto"/>
              <w:ind w:firstLine="0"/>
              <w:jc w:val="center"/>
            </w:pPr>
          </w:p>
        </w:tc>
        <w:tc>
          <w:tcPr>
            <w:tcW w:w="1139" w:type="dxa"/>
            <w:vAlign w:val="center"/>
          </w:tcPr>
          <w:p w14:paraId="2EB28103">
            <w:pPr>
              <w:snapToGrid w:val="0"/>
              <w:spacing w:before="70" w:after="70" w:line="240" w:lineRule="auto"/>
              <w:ind w:firstLine="0"/>
              <w:jc w:val="center"/>
            </w:pPr>
          </w:p>
        </w:tc>
        <w:tc>
          <w:tcPr>
            <w:tcW w:w="538" w:type="dxa"/>
            <w:vAlign w:val="center"/>
          </w:tcPr>
          <w:p w14:paraId="110C274F">
            <w:pPr>
              <w:snapToGrid w:val="0"/>
              <w:spacing w:before="70" w:after="70" w:line="240" w:lineRule="auto"/>
              <w:ind w:firstLine="0"/>
              <w:jc w:val="center"/>
            </w:pPr>
          </w:p>
        </w:tc>
        <w:tc>
          <w:tcPr>
            <w:tcW w:w="525" w:type="dxa"/>
            <w:vAlign w:val="center"/>
          </w:tcPr>
          <w:p w14:paraId="1A4CC5A9">
            <w:pPr>
              <w:snapToGrid w:val="0"/>
              <w:spacing w:before="70" w:after="70" w:line="240" w:lineRule="auto"/>
              <w:ind w:firstLine="0"/>
              <w:jc w:val="center"/>
            </w:pPr>
          </w:p>
        </w:tc>
        <w:tc>
          <w:tcPr>
            <w:tcW w:w="501" w:type="dxa"/>
            <w:vAlign w:val="center"/>
          </w:tcPr>
          <w:p w14:paraId="0E47B492">
            <w:pPr>
              <w:snapToGrid w:val="0"/>
              <w:spacing w:before="70" w:after="70" w:line="240" w:lineRule="auto"/>
              <w:ind w:firstLine="0"/>
              <w:jc w:val="center"/>
            </w:pPr>
          </w:p>
        </w:tc>
      </w:tr>
      <w:tr w14:paraId="3574A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0CE3DA17">
            <w:pPr>
              <w:snapToGrid w:val="0"/>
              <w:spacing w:before="70" w:after="70" w:line="240" w:lineRule="auto"/>
              <w:ind w:firstLine="0"/>
              <w:jc w:val="center"/>
            </w:pPr>
            <w:r>
              <w:rPr>
                <w:szCs w:val="21"/>
              </w:rPr>
              <w:t>CP-06</w:t>
            </w:r>
          </w:p>
        </w:tc>
        <w:tc>
          <w:tcPr>
            <w:tcW w:w="901" w:type="dxa"/>
            <w:vAlign w:val="center"/>
          </w:tcPr>
          <w:p w14:paraId="1C32689E">
            <w:pPr>
              <w:snapToGrid w:val="0"/>
              <w:spacing w:before="70" w:after="70" w:line="240" w:lineRule="auto"/>
              <w:ind w:firstLine="0"/>
              <w:jc w:val="center"/>
            </w:pPr>
          </w:p>
        </w:tc>
        <w:tc>
          <w:tcPr>
            <w:tcW w:w="901" w:type="dxa"/>
            <w:vAlign w:val="center"/>
          </w:tcPr>
          <w:p w14:paraId="54E43B15">
            <w:pPr>
              <w:snapToGrid w:val="0"/>
              <w:spacing w:before="70" w:after="70" w:line="240" w:lineRule="auto"/>
              <w:ind w:firstLine="0"/>
              <w:jc w:val="center"/>
            </w:pPr>
          </w:p>
        </w:tc>
        <w:tc>
          <w:tcPr>
            <w:tcW w:w="888" w:type="dxa"/>
            <w:vAlign w:val="center"/>
          </w:tcPr>
          <w:p w14:paraId="52BB6B9F">
            <w:pPr>
              <w:snapToGrid w:val="0"/>
              <w:spacing w:before="70" w:after="70" w:line="240" w:lineRule="auto"/>
              <w:ind w:firstLine="0"/>
              <w:jc w:val="center"/>
            </w:pPr>
          </w:p>
        </w:tc>
        <w:tc>
          <w:tcPr>
            <w:tcW w:w="1139" w:type="dxa"/>
            <w:vAlign w:val="center"/>
          </w:tcPr>
          <w:p w14:paraId="7B1C882D">
            <w:pPr>
              <w:snapToGrid w:val="0"/>
              <w:spacing w:before="70" w:after="70" w:line="240" w:lineRule="auto"/>
              <w:ind w:firstLine="0"/>
              <w:jc w:val="center"/>
            </w:pPr>
          </w:p>
        </w:tc>
        <w:tc>
          <w:tcPr>
            <w:tcW w:w="901" w:type="dxa"/>
            <w:vAlign w:val="center"/>
          </w:tcPr>
          <w:p w14:paraId="10A12940">
            <w:pPr>
              <w:snapToGrid w:val="0"/>
              <w:spacing w:before="70" w:after="70" w:line="240" w:lineRule="auto"/>
              <w:ind w:firstLine="0"/>
              <w:jc w:val="center"/>
            </w:pPr>
          </w:p>
        </w:tc>
        <w:tc>
          <w:tcPr>
            <w:tcW w:w="888" w:type="dxa"/>
            <w:vAlign w:val="center"/>
          </w:tcPr>
          <w:p w14:paraId="11B83C51">
            <w:pPr>
              <w:snapToGrid w:val="0"/>
              <w:spacing w:before="70" w:after="70" w:line="240" w:lineRule="auto"/>
              <w:ind w:firstLine="0"/>
              <w:jc w:val="center"/>
            </w:pPr>
          </w:p>
        </w:tc>
        <w:tc>
          <w:tcPr>
            <w:tcW w:w="1139" w:type="dxa"/>
            <w:vAlign w:val="center"/>
          </w:tcPr>
          <w:p w14:paraId="63EEAE83">
            <w:pPr>
              <w:snapToGrid w:val="0"/>
              <w:spacing w:before="70" w:after="70" w:line="240" w:lineRule="auto"/>
              <w:ind w:firstLine="0"/>
              <w:jc w:val="center"/>
            </w:pPr>
          </w:p>
        </w:tc>
        <w:tc>
          <w:tcPr>
            <w:tcW w:w="538" w:type="dxa"/>
            <w:vAlign w:val="center"/>
          </w:tcPr>
          <w:p w14:paraId="56A9D58B">
            <w:pPr>
              <w:snapToGrid w:val="0"/>
              <w:spacing w:before="70" w:after="70" w:line="240" w:lineRule="auto"/>
              <w:ind w:firstLine="0"/>
              <w:jc w:val="center"/>
            </w:pPr>
          </w:p>
        </w:tc>
        <w:tc>
          <w:tcPr>
            <w:tcW w:w="525" w:type="dxa"/>
            <w:vAlign w:val="center"/>
          </w:tcPr>
          <w:p w14:paraId="4C721C4C">
            <w:pPr>
              <w:snapToGrid w:val="0"/>
              <w:spacing w:before="70" w:after="70" w:line="240" w:lineRule="auto"/>
              <w:ind w:firstLine="0"/>
              <w:jc w:val="center"/>
            </w:pPr>
          </w:p>
        </w:tc>
        <w:tc>
          <w:tcPr>
            <w:tcW w:w="501" w:type="dxa"/>
            <w:vAlign w:val="center"/>
          </w:tcPr>
          <w:p w14:paraId="50B4718A">
            <w:pPr>
              <w:snapToGrid w:val="0"/>
              <w:spacing w:before="70" w:after="70" w:line="240" w:lineRule="auto"/>
              <w:ind w:firstLine="0"/>
              <w:jc w:val="center"/>
            </w:pPr>
          </w:p>
        </w:tc>
      </w:tr>
      <w:tr w14:paraId="67C49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6" w:type="dxa"/>
            <w:vAlign w:val="center"/>
          </w:tcPr>
          <w:p w14:paraId="56D6EB5B">
            <w:pPr>
              <w:snapToGrid w:val="0"/>
              <w:spacing w:before="70" w:after="70" w:line="240" w:lineRule="auto"/>
              <w:ind w:firstLine="0"/>
              <w:jc w:val="center"/>
            </w:pPr>
            <w:r>
              <w:rPr>
                <w:sz w:val="21"/>
                <w:szCs w:val="21"/>
              </w:rPr>
              <w:t>中误差</w:t>
            </w:r>
          </w:p>
        </w:tc>
        <w:tc>
          <w:tcPr>
            <w:tcW w:w="901" w:type="dxa"/>
            <w:vAlign w:val="center"/>
          </w:tcPr>
          <w:p w14:paraId="0E0FF8C0">
            <w:pPr>
              <w:snapToGrid w:val="0"/>
              <w:spacing w:before="70" w:after="70" w:line="240" w:lineRule="auto"/>
              <w:ind w:firstLine="0"/>
              <w:jc w:val="center"/>
            </w:pPr>
          </w:p>
        </w:tc>
        <w:tc>
          <w:tcPr>
            <w:tcW w:w="901" w:type="dxa"/>
            <w:vAlign w:val="center"/>
          </w:tcPr>
          <w:p w14:paraId="15C68670">
            <w:pPr>
              <w:snapToGrid w:val="0"/>
              <w:spacing w:before="70" w:after="70" w:line="240" w:lineRule="auto"/>
              <w:ind w:firstLine="0"/>
              <w:jc w:val="center"/>
            </w:pPr>
          </w:p>
        </w:tc>
        <w:tc>
          <w:tcPr>
            <w:tcW w:w="888" w:type="dxa"/>
            <w:vAlign w:val="center"/>
          </w:tcPr>
          <w:p w14:paraId="7C20425D">
            <w:pPr>
              <w:snapToGrid w:val="0"/>
              <w:spacing w:before="70" w:after="70" w:line="240" w:lineRule="auto"/>
              <w:ind w:firstLine="0"/>
              <w:jc w:val="center"/>
            </w:pPr>
          </w:p>
        </w:tc>
        <w:tc>
          <w:tcPr>
            <w:tcW w:w="1139" w:type="dxa"/>
            <w:vAlign w:val="center"/>
          </w:tcPr>
          <w:p w14:paraId="7C9ED527">
            <w:pPr>
              <w:snapToGrid w:val="0"/>
              <w:spacing w:before="70" w:after="70" w:line="240" w:lineRule="auto"/>
              <w:ind w:firstLine="0"/>
              <w:jc w:val="center"/>
            </w:pPr>
            <w:r>
              <w:rPr>
                <w:sz w:val="21"/>
                <w:szCs w:val="21"/>
              </w:rPr>
              <w:t>最大偏差</w:t>
            </w:r>
          </w:p>
        </w:tc>
        <w:tc>
          <w:tcPr>
            <w:tcW w:w="901" w:type="dxa"/>
            <w:vAlign w:val="center"/>
          </w:tcPr>
          <w:p w14:paraId="7464449B">
            <w:pPr>
              <w:snapToGrid w:val="0"/>
              <w:spacing w:before="70" w:after="70" w:line="240" w:lineRule="auto"/>
              <w:ind w:firstLine="0"/>
              <w:jc w:val="center"/>
            </w:pPr>
          </w:p>
        </w:tc>
        <w:tc>
          <w:tcPr>
            <w:tcW w:w="888" w:type="dxa"/>
            <w:vAlign w:val="center"/>
          </w:tcPr>
          <w:p w14:paraId="45A8EFDC">
            <w:pPr>
              <w:snapToGrid w:val="0"/>
              <w:spacing w:before="70" w:after="70" w:line="240" w:lineRule="auto"/>
              <w:ind w:firstLine="0"/>
              <w:jc w:val="center"/>
            </w:pPr>
          </w:p>
        </w:tc>
        <w:tc>
          <w:tcPr>
            <w:tcW w:w="1139" w:type="dxa"/>
            <w:vAlign w:val="center"/>
          </w:tcPr>
          <w:p w14:paraId="7D06A701">
            <w:pPr>
              <w:snapToGrid w:val="0"/>
              <w:spacing w:before="70" w:after="70" w:line="240" w:lineRule="auto"/>
              <w:ind w:firstLine="0"/>
              <w:jc w:val="center"/>
            </w:pPr>
            <w:r>
              <w:rPr>
                <w:sz w:val="21"/>
                <w:szCs w:val="21"/>
              </w:rPr>
              <w:t>是否合格</w:t>
            </w:r>
          </w:p>
        </w:tc>
        <w:tc>
          <w:tcPr>
            <w:tcW w:w="538" w:type="dxa"/>
            <w:vAlign w:val="center"/>
          </w:tcPr>
          <w:p w14:paraId="0341DAA3">
            <w:pPr>
              <w:snapToGrid w:val="0"/>
              <w:spacing w:before="70" w:after="70" w:line="240" w:lineRule="auto"/>
              <w:ind w:firstLine="0"/>
              <w:jc w:val="center"/>
            </w:pPr>
          </w:p>
        </w:tc>
        <w:tc>
          <w:tcPr>
            <w:tcW w:w="525" w:type="dxa"/>
            <w:vAlign w:val="center"/>
          </w:tcPr>
          <w:p w14:paraId="106D49B4">
            <w:pPr>
              <w:snapToGrid w:val="0"/>
              <w:spacing w:before="70" w:after="70" w:line="240" w:lineRule="auto"/>
              <w:ind w:firstLine="0"/>
              <w:jc w:val="center"/>
            </w:pPr>
          </w:p>
        </w:tc>
        <w:tc>
          <w:tcPr>
            <w:tcW w:w="501" w:type="dxa"/>
            <w:vAlign w:val="center"/>
          </w:tcPr>
          <w:p w14:paraId="4BB1317E">
            <w:pPr>
              <w:snapToGrid w:val="0"/>
              <w:spacing w:before="70" w:after="70" w:line="240" w:lineRule="auto"/>
              <w:ind w:firstLine="0"/>
              <w:jc w:val="center"/>
            </w:pPr>
          </w:p>
        </w:tc>
      </w:tr>
    </w:tbl>
    <w:p w14:paraId="7C7A0105">
      <w:pPr>
        <w:spacing w:line="240" w:lineRule="auto"/>
      </w:pPr>
    </w:p>
    <w:p w14:paraId="6F86105A">
      <w:pPr>
        <w:pStyle w:val="6"/>
      </w:pPr>
      <w:r>
        <w:rPr>
          <w:szCs w:val="32"/>
        </w:rPr>
        <w:t>2.15.6.5 JL-15 受限空间作业票（样式）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81"/>
        <w:gridCol w:w="1214"/>
        <w:gridCol w:w="2791"/>
        <w:gridCol w:w="1214"/>
      </w:tblGrid>
      <w:tr w14:paraId="5D465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3581" w:type="dxa"/>
            <w:shd w:val="clear" w:color="auto" w:fill="E7E6E6"/>
            <w:vAlign w:val="center"/>
          </w:tcPr>
          <w:p w14:paraId="052E5080">
            <w:pPr>
              <w:snapToGrid w:val="0"/>
              <w:spacing w:before="70" w:after="70" w:line="240" w:lineRule="auto"/>
              <w:ind w:firstLine="0"/>
              <w:jc w:val="center"/>
              <w:rPr>
                <w:b/>
                <w:sz w:val="21"/>
              </w:rPr>
            </w:pPr>
            <w:r>
              <w:rPr>
                <w:b/>
                <w:sz w:val="21"/>
                <w:szCs w:val="21"/>
              </w:rPr>
              <w:t>项目</w:t>
            </w:r>
          </w:p>
        </w:tc>
        <w:tc>
          <w:tcPr>
            <w:tcW w:w="1214" w:type="dxa"/>
            <w:shd w:val="clear" w:color="auto" w:fill="E7E6E6"/>
            <w:vAlign w:val="center"/>
          </w:tcPr>
          <w:p w14:paraId="5CD2DF18">
            <w:pPr>
              <w:snapToGrid w:val="0"/>
              <w:spacing w:before="70" w:after="70" w:line="240" w:lineRule="auto"/>
              <w:ind w:firstLine="0"/>
              <w:jc w:val="center"/>
              <w:rPr>
                <w:b/>
                <w:sz w:val="21"/>
              </w:rPr>
            </w:pPr>
            <w:r>
              <w:rPr>
                <w:b/>
                <w:sz w:val="21"/>
                <w:szCs w:val="21"/>
              </w:rPr>
              <w:t>内容</w:t>
            </w:r>
          </w:p>
        </w:tc>
        <w:tc>
          <w:tcPr>
            <w:tcW w:w="2791" w:type="dxa"/>
            <w:shd w:val="clear" w:color="auto" w:fill="E7E6E6"/>
            <w:vAlign w:val="center"/>
          </w:tcPr>
          <w:p w14:paraId="20C57616">
            <w:pPr>
              <w:snapToGrid w:val="0"/>
              <w:spacing w:before="70" w:after="70" w:line="240" w:lineRule="auto"/>
              <w:ind w:firstLine="0"/>
              <w:jc w:val="center"/>
              <w:rPr>
                <w:b/>
                <w:sz w:val="21"/>
              </w:rPr>
            </w:pPr>
            <w:r>
              <w:rPr>
                <w:b/>
                <w:sz w:val="21"/>
                <w:szCs w:val="21"/>
              </w:rPr>
              <w:t>项目</w:t>
            </w:r>
          </w:p>
        </w:tc>
        <w:tc>
          <w:tcPr>
            <w:tcW w:w="1214" w:type="dxa"/>
            <w:shd w:val="clear" w:color="auto" w:fill="E7E6E6"/>
            <w:vAlign w:val="center"/>
          </w:tcPr>
          <w:p w14:paraId="524FDFB7">
            <w:pPr>
              <w:snapToGrid w:val="0"/>
              <w:spacing w:before="70" w:after="70" w:line="240" w:lineRule="auto"/>
              <w:ind w:firstLine="0"/>
              <w:jc w:val="center"/>
              <w:rPr>
                <w:b/>
                <w:sz w:val="21"/>
              </w:rPr>
            </w:pPr>
            <w:r>
              <w:rPr>
                <w:b/>
                <w:sz w:val="21"/>
                <w:szCs w:val="21"/>
              </w:rPr>
              <w:t>内容</w:t>
            </w:r>
          </w:p>
        </w:tc>
      </w:tr>
      <w:tr w14:paraId="11E48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6DD370CF">
            <w:pPr>
              <w:snapToGrid w:val="0"/>
              <w:spacing w:before="70" w:after="70" w:line="240" w:lineRule="auto"/>
              <w:ind w:firstLine="0"/>
              <w:jc w:val="center"/>
              <w:rPr>
                <w:sz w:val="21"/>
              </w:rPr>
            </w:pPr>
            <w:r>
              <w:rPr>
                <w:sz w:val="21"/>
                <w:szCs w:val="21"/>
              </w:rPr>
              <w:t>作业地点</w:t>
            </w:r>
          </w:p>
        </w:tc>
        <w:tc>
          <w:tcPr>
            <w:tcW w:w="1214" w:type="dxa"/>
            <w:vAlign w:val="center"/>
          </w:tcPr>
          <w:p w14:paraId="639BB506">
            <w:pPr>
              <w:snapToGrid w:val="0"/>
              <w:spacing w:before="70" w:after="70" w:line="240" w:lineRule="auto"/>
              <w:ind w:firstLine="0"/>
              <w:jc w:val="center"/>
              <w:rPr>
                <w:sz w:val="21"/>
              </w:rPr>
            </w:pPr>
          </w:p>
        </w:tc>
        <w:tc>
          <w:tcPr>
            <w:tcW w:w="2791" w:type="dxa"/>
            <w:vAlign w:val="center"/>
          </w:tcPr>
          <w:p w14:paraId="677CA2E2">
            <w:pPr>
              <w:snapToGrid w:val="0"/>
              <w:spacing w:before="70" w:after="70" w:line="240" w:lineRule="auto"/>
              <w:ind w:firstLine="0"/>
              <w:jc w:val="left"/>
              <w:rPr>
                <w:sz w:val="21"/>
              </w:rPr>
            </w:pPr>
            <w:r>
              <w:rPr>
                <w:sz w:val="21"/>
                <w:szCs w:val="21"/>
              </w:rPr>
              <w:t>作业票编号</w:t>
            </w:r>
          </w:p>
        </w:tc>
        <w:tc>
          <w:tcPr>
            <w:tcW w:w="1214" w:type="dxa"/>
            <w:vAlign w:val="center"/>
          </w:tcPr>
          <w:p w14:paraId="3381B409">
            <w:pPr>
              <w:snapToGrid w:val="0"/>
              <w:spacing w:before="70" w:after="70" w:line="240" w:lineRule="auto"/>
              <w:ind w:firstLine="0"/>
              <w:jc w:val="center"/>
              <w:rPr>
                <w:sz w:val="21"/>
              </w:rPr>
            </w:pPr>
          </w:p>
        </w:tc>
      </w:tr>
      <w:tr w14:paraId="1A249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0644445A">
            <w:pPr>
              <w:snapToGrid w:val="0"/>
              <w:spacing w:before="70" w:after="70" w:line="240" w:lineRule="auto"/>
              <w:ind w:firstLine="0"/>
              <w:jc w:val="center"/>
              <w:rPr>
                <w:sz w:val="21"/>
              </w:rPr>
            </w:pPr>
            <w:r>
              <w:rPr>
                <w:sz w:val="21"/>
                <w:szCs w:val="21"/>
              </w:rPr>
              <w:t>作业内容</w:t>
            </w:r>
          </w:p>
        </w:tc>
        <w:tc>
          <w:tcPr>
            <w:tcW w:w="1214" w:type="dxa"/>
            <w:vAlign w:val="center"/>
          </w:tcPr>
          <w:p w14:paraId="03FEE992">
            <w:pPr>
              <w:snapToGrid w:val="0"/>
              <w:spacing w:before="70" w:after="70" w:line="240" w:lineRule="auto"/>
              <w:ind w:firstLine="0"/>
              <w:jc w:val="center"/>
              <w:rPr>
                <w:sz w:val="21"/>
              </w:rPr>
            </w:pPr>
          </w:p>
        </w:tc>
        <w:tc>
          <w:tcPr>
            <w:tcW w:w="2791" w:type="dxa"/>
            <w:vAlign w:val="center"/>
          </w:tcPr>
          <w:p w14:paraId="65533458">
            <w:pPr>
              <w:snapToGrid w:val="0"/>
              <w:spacing w:before="70" w:after="70" w:line="240" w:lineRule="auto"/>
              <w:ind w:firstLine="0"/>
              <w:jc w:val="left"/>
              <w:rPr>
                <w:sz w:val="21"/>
              </w:rPr>
            </w:pPr>
            <w:r>
              <w:rPr>
                <w:sz w:val="21"/>
                <w:szCs w:val="21"/>
              </w:rPr>
              <w:t>作业时间</w:t>
            </w:r>
          </w:p>
        </w:tc>
        <w:tc>
          <w:tcPr>
            <w:tcW w:w="1214" w:type="dxa"/>
            <w:vAlign w:val="center"/>
          </w:tcPr>
          <w:p w14:paraId="440BF78C">
            <w:pPr>
              <w:snapToGrid w:val="0"/>
              <w:spacing w:before="70" w:after="70" w:line="240" w:lineRule="auto"/>
              <w:ind w:firstLine="0"/>
              <w:jc w:val="center"/>
              <w:rPr>
                <w:sz w:val="21"/>
              </w:rPr>
            </w:pPr>
          </w:p>
        </w:tc>
      </w:tr>
      <w:tr w14:paraId="034A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09F6DD31">
            <w:pPr>
              <w:snapToGrid w:val="0"/>
              <w:spacing w:before="70" w:after="70" w:line="240" w:lineRule="auto"/>
              <w:ind w:firstLine="0"/>
              <w:jc w:val="center"/>
              <w:rPr>
                <w:sz w:val="21"/>
              </w:rPr>
            </w:pPr>
            <w:r>
              <w:rPr>
                <w:sz w:val="21"/>
                <w:szCs w:val="21"/>
              </w:rPr>
              <w:t>作业负责人</w:t>
            </w:r>
          </w:p>
        </w:tc>
        <w:tc>
          <w:tcPr>
            <w:tcW w:w="1214" w:type="dxa"/>
            <w:vAlign w:val="center"/>
          </w:tcPr>
          <w:p w14:paraId="5E905300">
            <w:pPr>
              <w:snapToGrid w:val="0"/>
              <w:spacing w:before="70" w:after="70" w:line="240" w:lineRule="auto"/>
              <w:ind w:firstLine="0"/>
              <w:jc w:val="center"/>
              <w:rPr>
                <w:sz w:val="21"/>
              </w:rPr>
            </w:pPr>
          </w:p>
        </w:tc>
        <w:tc>
          <w:tcPr>
            <w:tcW w:w="2791" w:type="dxa"/>
            <w:vAlign w:val="center"/>
          </w:tcPr>
          <w:p w14:paraId="61CD1BA9">
            <w:pPr>
              <w:snapToGrid w:val="0"/>
              <w:spacing w:before="70" w:after="70" w:line="240" w:lineRule="auto"/>
              <w:ind w:firstLine="0"/>
              <w:jc w:val="left"/>
              <w:rPr>
                <w:sz w:val="21"/>
              </w:rPr>
            </w:pPr>
            <w:r>
              <w:rPr>
                <w:sz w:val="21"/>
                <w:szCs w:val="21"/>
              </w:rPr>
              <w:t>监护人</w:t>
            </w:r>
          </w:p>
        </w:tc>
        <w:tc>
          <w:tcPr>
            <w:tcW w:w="1214" w:type="dxa"/>
            <w:vAlign w:val="center"/>
          </w:tcPr>
          <w:p w14:paraId="14AB1B7B">
            <w:pPr>
              <w:snapToGrid w:val="0"/>
              <w:spacing w:before="70" w:after="70" w:line="240" w:lineRule="auto"/>
              <w:ind w:firstLine="0"/>
              <w:jc w:val="center"/>
              <w:rPr>
                <w:sz w:val="21"/>
              </w:rPr>
            </w:pPr>
          </w:p>
        </w:tc>
      </w:tr>
      <w:tr w14:paraId="33E06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49C36064">
            <w:pPr>
              <w:snapToGrid w:val="0"/>
              <w:spacing w:before="70" w:after="70" w:line="240" w:lineRule="auto"/>
              <w:ind w:firstLine="0"/>
              <w:jc w:val="center"/>
              <w:rPr>
                <w:sz w:val="21"/>
              </w:rPr>
            </w:pPr>
            <w:r>
              <w:rPr>
                <w:sz w:val="21"/>
                <w:szCs w:val="21"/>
              </w:rPr>
              <w:t>作业人数</w:t>
            </w:r>
          </w:p>
        </w:tc>
        <w:tc>
          <w:tcPr>
            <w:tcW w:w="1214" w:type="dxa"/>
            <w:vAlign w:val="center"/>
          </w:tcPr>
          <w:p w14:paraId="6755AD53">
            <w:pPr>
              <w:snapToGrid w:val="0"/>
              <w:spacing w:before="70" w:after="70" w:line="240" w:lineRule="auto"/>
              <w:ind w:firstLine="0"/>
              <w:jc w:val="center"/>
              <w:rPr>
                <w:sz w:val="21"/>
              </w:rPr>
            </w:pPr>
          </w:p>
        </w:tc>
        <w:tc>
          <w:tcPr>
            <w:tcW w:w="2791" w:type="dxa"/>
            <w:vAlign w:val="center"/>
          </w:tcPr>
          <w:p w14:paraId="5CE7478E">
            <w:pPr>
              <w:snapToGrid w:val="0"/>
              <w:spacing w:before="70" w:after="70" w:line="240" w:lineRule="auto"/>
              <w:ind w:firstLine="0"/>
              <w:jc w:val="left"/>
              <w:rPr>
                <w:sz w:val="21"/>
              </w:rPr>
            </w:pPr>
            <w:r>
              <w:rPr>
                <w:sz w:val="21"/>
                <w:szCs w:val="21"/>
              </w:rPr>
              <w:t>进出记录</w:t>
            </w:r>
          </w:p>
        </w:tc>
        <w:tc>
          <w:tcPr>
            <w:tcW w:w="1214" w:type="dxa"/>
            <w:vAlign w:val="center"/>
          </w:tcPr>
          <w:p w14:paraId="2FB0FCD6">
            <w:pPr>
              <w:snapToGrid w:val="0"/>
              <w:spacing w:before="70" w:after="70" w:line="240" w:lineRule="auto"/>
              <w:ind w:firstLine="0"/>
              <w:jc w:val="center"/>
              <w:rPr>
                <w:sz w:val="21"/>
              </w:rPr>
            </w:pPr>
          </w:p>
        </w:tc>
      </w:tr>
      <w:tr w14:paraId="0F941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42DA3D83">
            <w:pPr>
              <w:snapToGrid w:val="0"/>
              <w:spacing w:before="70" w:after="70" w:line="240" w:lineRule="auto"/>
              <w:ind w:firstLine="0"/>
              <w:jc w:val="center"/>
            </w:pPr>
            <w:r>
              <w:rPr>
                <w:sz w:val="21"/>
                <w:szCs w:val="21"/>
              </w:rPr>
              <w:t>氧含量检测值</w:t>
            </w:r>
          </w:p>
        </w:tc>
        <w:tc>
          <w:tcPr>
            <w:tcW w:w="1214" w:type="dxa"/>
            <w:vAlign w:val="center"/>
          </w:tcPr>
          <w:p w14:paraId="49769E22">
            <w:pPr>
              <w:snapToGrid w:val="0"/>
              <w:spacing w:before="70" w:after="70" w:line="240" w:lineRule="auto"/>
              <w:ind w:firstLine="0"/>
              <w:jc w:val="center"/>
            </w:pPr>
          </w:p>
        </w:tc>
        <w:tc>
          <w:tcPr>
            <w:tcW w:w="2791" w:type="dxa"/>
            <w:vAlign w:val="center"/>
          </w:tcPr>
          <w:p w14:paraId="669D6C7E">
            <w:pPr>
              <w:snapToGrid w:val="0"/>
              <w:spacing w:before="70" w:after="70" w:line="240" w:lineRule="auto"/>
              <w:ind w:firstLine="0"/>
              <w:jc w:val="center"/>
            </w:pPr>
            <w:r>
              <w:rPr>
                <w:sz w:val="21"/>
                <w:szCs w:val="21"/>
              </w:rPr>
              <w:t>检测时间</w:t>
            </w:r>
          </w:p>
        </w:tc>
        <w:tc>
          <w:tcPr>
            <w:tcW w:w="1214" w:type="dxa"/>
            <w:vAlign w:val="center"/>
          </w:tcPr>
          <w:p w14:paraId="40581E6D">
            <w:pPr>
              <w:snapToGrid w:val="0"/>
              <w:spacing w:before="70" w:after="70" w:line="240" w:lineRule="auto"/>
              <w:ind w:firstLine="0"/>
              <w:jc w:val="center"/>
            </w:pPr>
          </w:p>
        </w:tc>
      </w:tr>
      <w:tr w14:paraId="3A2A7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3E522382">
            <w:pPr>
              <w:snapToGrid w:val="0"/>
              <w:spacing w:before="70" w:after="70" w:line="240" w:lineRule="auto"/>
              <w:ind w:firstLine="0"/>
              <w:jc w:val="center"/>
              <w:rPr>
                <w:sz w:val="21"/>
              </w:rPr>
            </w:pPr>
            <w:r>
              <w:rPr>
                <w:sz w:val="21"/>
                <w:szCs w:val="21"/>
              </w:rPr>
              <w:t>有毒有害气体检测</w:t>
            </w:r>
          </w:p>
        </w:tc>
        <w:tc>
          <w:tcPr>
            <w:tcW w:w="1214" w:type="dxa"/>
            <w:vAlign w:val="center"/>
          </w:tcPr>
          <w:p w14:paraId="702902B2">
            <w:pPr>
              <w:snapToGrid w:val="0"/>
              <w:spacing w:before="70" w:after="70" w:line="240" w:lineRule="auto"/>
              <w:ind w:firstLine="0"/>
              <w:jc w:val="center"/>
              <w:rPr>
                <w:sz w:val="21"/>
              </w:rPr>
            </w:pPr>
          </w:p>
        </w:tc>
        <w:tc>
          <w:tcPr>
            <w:tcW w:w="2791" w:type="dxa"/>
            <w:vAlign w:val="center"/>
          </w:tcPr>
          <w:p w14:paraId="70596A03">
            <w:pPr>
              <w:snapToGrid w:val="0"/>
              <w:spacing w:before="70" w:after="70" w:line="240" w:lineRule="auto"/>
              <w:ind w:firstLine="0"/>
              <w:jc w:val="left"/>
              <w:rPr>
                <w:sz w:val="21"/>
              </w:rPr>
            </w:pPr>
            <w:r>
              <w:rPr>
                <w:sz w:val="21"/>
                <w:szCs w:val="21"/>
              </w:rPr>
              <w:t>可燃气体检测</w:t>
            </w:r>
          </w:p>
        </w:tc>
        <w:tc>
          <w:tcPr>
            <w:tcW w:w="1214" w:type="dxa"/>
            <w:vAlign w:val="center"/>
          </w:tcPr>
          <w:p w14:paraId="3144DEF7">
            <w:pPr>
              <w:snapToGrid w:val="0"/>
              <w:spacing w:before="70" w:after="70" w:line="240" w:lineRule="auto"/>
              <w:ind w:firstLine="0"/>
              <w:jc w:val="center"/>
              <w:rPr>
                <w:sz w:val="21"/>
              </w:rPr>
            </w:pPr>
          </w:p>
        </w:tc>
      </w:tr>
      <w:tr w14:paraId="39174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0A122038">
            <w:pPr>
              <w:snapToGrid w:val="0"/>
              <w:spacing w:before="70" w:after="70" w:line="240" w:lineRule="auto"/>
              <w:ind w:firstLine="0"/>
              <w:jc w:val="center"/>
              <w:rPr>
                <w:sz w:val="21"/>
              </w:rPr>
            </w:pPr>
            <w:r>
              <w:rPr>
                <w:sz w:val="21"/>
                <w:szCs w:val="21"/>
              </w:rPr>
              <w:t>通风方式与时长</w:t>
            </w:r>
          </w:p>
        </w:tc>
        <w:tc>
          <w:tcPr>
            <w:tcW w:w="1214" w:type="dxa"/>
            <w:vAlign w:val="center"/>
          </w:tcPr>
          <w:p w14:paraId="746AAB87">
            <w:pPr>
              <w:snapToGrid w:val="0"/>
              <w:spacing w:before="70" w:after="70" w:line="240" w:lineRule="auto"/>
              <w:ind w:firstLine="0"/>
              <w:jc w:val="center"/>
              <w:rPr>
                <w:sz w:val="21"/>
              </w:rPr>
            </w:pPr>
          </w:p>
        </w:tc>
        <w:tc>
          <w:tcPr>
            <w:tcW w:w="2791" w:type="dxa"/>
            <w:vAlign w:val="center"/>
          </w:tcPr>
          <w:p w14:paraId="3B435A2C">
            <w:pPr>
              <w:snapToGrid w:val="0"/>
              <w:spacing w:before="70" w:after="70" w:line="240" w:lineRule="auto"/>
              <w:ind w:firstLine="0"/>
              <w:jc w:val="left"/>
              <w:rPr>
                <w:sz w:val="21"/>
              </w:rPr>
            </w:pPr>
            <w:r>
              <w:rPr>
                <w:sz w:val="21"/>
                <w:szCs w:val="21"/>
              </w:rPr>
              <w:t>照明与电压</w:t>
            </w:r>
          </w:p>
        </w:tc>
        <w:tc>
          <w:tcPr>
            <w:tcW w:w="1214" w:type="dxa"/>
            <w:vAlign w:val="center"/>
          </w:tcPr>
          <w:p w14:paraId="21E714D7">
            <w:pPr>
              <w:snapToGrid w:val="0"/>
              <w:spacing w:before="70" w:after="70" w:line="240" w:lineRule="auto"/>
              <w:ind w:firstLine="0"/>
              <w:jc w:val="center"/>
              <w:rPr>
                <w:sz w:val="21"/>
              </w:rPr>
            </w:pPr>
          </w:p>
        </w:tc>
      </w:tr>
      <w:tr w14:paraId="60ECB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4C2CBA69">
            <w:pPr>
              <w:snapToGrid w:val="0"/>
              <w:spacing w:before="70" w:after="70" w:line="240" w:lineRule="auto"/>
              <w:ind w:firstLine="0"/>
              <w:jc w:val="center"/>
              <w:rPr>
                <w:sz w:val="21"/>
              </w:rPr>
            </w:pPr>
            <w:r>
              <w:rPr>
                <w:sz w:val="21"/>
                <w:szCs w:val="21"/>
              </w:rPr>
              <w:t>通信方式</w:t>
            </w:r>
          </w:p>
        </w:tc>
        <w:tc>
          <w:tcPr>
            <w:tcW w:w="1214" w:type="dxa"/>
            <w:vAlign w:val="center"/>
          </w:tcPr>
          <w:p w14:paraId="6AF81E2A">
            <w:pPr>
              <w:snapToGrid w:val="0"/>
              <w:spacing w:before="70" w:after="70" w:line="240" w:lineRule="auto"/>
              <w:ind w:firstLine="0"/>
              <w:jc w:val="center"/>
              <w:rPr>
                <w:sz w:val="21"/>
              </w:rPr>
            </w:pPr>
          </w:p>
        </w:tc>
        <w:tc>
          <w:tcPr>
            <w:tcW w:w="2791" w:type="dxa"/>
            <w:vAlign w:val="center"/>
          </w:tcPr>
          <w:p w14:paraId="4BAA3129">
            <w:pPr>
              <w:snapToGrid w:val="0"/>
              <w:spacing w:before="70" w:after="70" w:line="240" w:lineRule="auto"/>
              <w:ind w:firstLine="0"/>
              <w:jc w:val="left"/>
              <w:rPr>
                <w:sz w:val="21"/>
              </w:rPr>
            </w:pPr>
            <w:r>
              <w:rPr>
                <w:sz w:val="21"/>
                <w:szCs w:val="21"/>
              </w:rPr>
              <w:t>应急器材</w:t>
            </w:r>
          </w:p>
        </w:tc>
        <w:tc>
          <w:tcPr>
            <w:tcW w:w="1214" w:type="dxa"/>
            <w:vAlign w:val="center"/>
          </w:tcPr>
          <w:p w14:paraId="5B2CCE21">
            <w:pPr>
              <w:snapToGrid w:val="0"/>
              <w:spacing w:before="70" w:after="70" w:line="240" w:lineRule="auto"/>
              <w:ind w:firstLine="0"/>
              <w:jc w:val="center"/>
              <w:rPr>
                <w:sz w:val="21"/>
              </w:rPr>
            </w:pPr>
          </w:p>
        </w:tc>
      </w:tr>
      <w:tr w14:paraId="03FFB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747B8BFB">
            <w:pPr>
              <w:snapToGrid w:val="0"/>
              <w:spacing w:before="70" w:after="70" w:line="240" w:lineRule="auto"/>
              <w:ind w:firstLine="0"/>
              <w:jc w:val="center"/>
              <w:rPr>
                <w:sz w:val="21"/>
              </w:rPr>
            </w:pPr>
            <w:r>
              <w:rPr>
                <w:sz w:val="21"/>
                <w:szCs w:val="21"/>
              </w:rPr>
              <w:t>安全措施确认</w:t>
            </w:r>
          </w:p>
        </w:tc>
        <w:tc>
          <w:tcPr>
            <w:tcW w:w="1214" w:type="dxa"/>
            <w:vAlign w:val="center"/>
          </w:tcPr>
          <w:p w14:paraId="42B61CC3">
            <w:pPr>
              <w:snapToGrid w:val="0"/>
              <w:spacing w:before="70" w:after="70" w:line="240" w:lineRule="auto"/>
              <w:ind w:firstLine="0"/>
              <w:jc w:val="center"/>
              <w:rPr>
                <w:sz w:val="21"/>
              </w:rPr>
            </w:pPr>
          </w:p>
        </w:tc>
        <w:tc>
          <w:tcPr>
            <w:tcW w:w="2791" w:type="dxa"/>
            <w:vAlign w:val="center"/>
          </w:tcPr>
          <w:p w14:paraId="5F7A32FD">
            <w:pPr>
              <w:snapToGrid w:val="0"/>
              <w:spacing w:before="70" w:after="70" w:line="240" w:lineRule="auto"/>
              <w:ind w:firstLine="0"/>
              <w:jc w:val="left"/>
              <w:rPr>
                <w:sz w:val="21"/>
              </w:rPr>
            </w:pPr>
            <w:r>
              <w:rPr>
                <w:sz w:val="21"/>
                <w:szCs w:val="21"/>
              </w:rPr>
              <w:t>作业人员签字</w:t>
            </w:r>
          </w:p>
        </w:tc>
        <w:tc>
          <w:tcPr>
            <w:tcW w:w="1214" w:type="dxa"/>
            <w:vAlign w:val="center"/>
          </w:tcPr>
          <w:p w14:paraId="6E02FF0E">
            <w:pPr>
              <w:snapToGrid w:val="0"/>
              <w:spacing w:before="70" w:after="70" w:line="240" w:lineRule="auto"/>
              <w:ind w:firstLine="0"/>
              <w:jc w:val="center"/>
              <w:rPr>
                <w:sz w:val="21"/>
              </w:rPr>
            </w:pPr>
          </w:p>
        </w:tc>
      </w:tr>
      <w:tr w14:paraId="66627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81" w:type="dxa"/>
            <w:vAlign w:val="center"/>
          </w:tcPr>
          <w:p w14:paraId="03718572">
            <w:pPr>
              <w:snapToGrid w:val="0"/>
              <w:spacing w:before="70" w:after="70" w:line="240" w:lineRule="auto"/>
              <w:ind w:firstLine="0"/>
              <w:jc w:val="center"/>
              <w:rPr>
                <w:sz w:val="21"/>
              </w:rPr>
            </w:pPr>
            <w:r>
              <w:rPr>
                <w:sz w:val="21"/>
                <w:szCs w:val="21"/>
              </w:rPr>
              <w:t>甲方审批</w:t>
            </w:r>
          </w:p>
        </w:tc>
        <w:tc>
          <w:tcPr>
            <w:tcW w:w="1214" w:type="dxa"/>
            <w:vAlign w:val="center"/>
          </w:tcPr>
          <w:p w14:paraId="35191F10">
            <w:pPr>
              <w:snapToGrid w:val="0"/>
              <w:spacing w:before="70" w:after="70" w:line="240" w:lineRule="auto"/>
              <w:ind w:firstLine="0"/>
              <w:jc w:val="center"/>
              <w:rPr>
                <w:sz w:val="21"/>
              </w:rPr>
            </w:pPr>
          </w:p>
        </w:tc>
        <w:tc>
          <w:tcPr>
            <w:tcW w:w="2791" w:type="dxa"/>
            <w:vAlign w:val="center"/>
          </w:tcPr>
          <w:p w14:paraId="1FC96894">
            <w:pPr>
              <w:snapToGrid w:val="0"/>
              <w:spacing w:before="70" w:after="70" w:line="240" w:lineRule="auto"/>
              <w:ind w:firstLine="0"/>
              <w:jc w:val="left"/>
              <w:rPr>
                <w:sz w:val="21"/>
              </w:rPr>
            </w:pPr>
            <w:r>
              <w:rPr>
                <w:sz w:val="21"/>
                <w:szCs w:val="21"/>
              </w:rPr>
              <w:t>关闭确认</w:t>
            </w:r>
          </w:p>
        </w:tc>
        <w:tc>
          <w:tcPr>
            <w:tcW w:w="1214" w:type="dxa"/>
            <w:vAlign w:val="center"/>
          </w:tcPr>
          <w:p w14:paraId="0CBDBF59">
            <w:pPr>
              <w:snapToGrid w:val="0"/>
              <w:spacing w:before="70" w:after="70" w:line="240" w:lineRule="auto"/>
              <w:ind w:firstLine="0"/>
              <w:jc w:val="center"/>
              <w:rPr>
                <w:sz w:val="21"/>
              </w:rPr>
            </w:pPr>
          </w:p>
        </w:tc>
      </w:tr>
    </w:tbl>
    <w:p w14:paraId="6B173A4C">
      <w:pPr>
        <w:spacing w:line="240" w:lineRule="auto"/>
      </w:pPr>
    </w:p>
    <w:p w14:paraId="752465A0">
      <w:pPr>
        <w:pStyle w:val="6"/>
      </w:pPr>
      <w:r>
        <w:rPr>
          <w:szCs w:val="32"/>
        </w:rPr>
        <w:t>2.15.6.6 JL-13 不合格品处置单（样式）</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427"/>
        <w:gridCol w:w="1373"/>
      </w:tblGrid>
      <w:tr w14:paraId="1C43A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427" w:type="dxa"/>
            <w:shd w:val="clear" w:color="auto" w:fill="E7E6E6"/>
            <w:vAlign w:val="center"/>
          </w:tcPr>
          <w:p w14:paraId="105B9A3F">
            <w:pPr>
              <w:snapToGrid w:val="0"/>
              <w:spacing w:before="70" w:after="70" w:line="240" w:lineRule="auto"/>
              <w:ind w:firstLine="0"/>
              <w:jc w:val="center"/>
              <w:rPr>
                <w:b/>
                <w:sz w:val="21"/>
              </w:rPr>
            </w:pPr>
            <w:r>
              <w:rPr>
                <w:b/>
                <w:sz w:val="21"/>
                <w:szCs w:val="21"/>
              </w:rPr>
              <w:t>项目</w:t>
            </w:r>
          </w:p>
        </w:tc>
        <w:tc>
          <w:tcPr>
            <w:tcW w:w="1373" w:type="dxa"/>
            <w:shd w:val="clear" w:color="auto" w:fill="E7E6E6"/>
            <w:vAlign w:val="center"/>
          </w:tcPr>
          <w:p w14:paraId="253924C0">
            <w:pPr>
              <w:snapToGrid w:val="0"/>
              <w:spacing w:before="70" w:after="70" w:line="240" w:lineRule="auto"/>
              <w:ind w:firstLine="0"/>
              <w:jc w:val="center"/>
              <w:rPr>
                <w:b/>
                <w:sz w:val="21"/>
              </w:rPr>
            </w:pPr>
            <w:r>
              <w:rPr>
                <w:b/>
                <w:sz w:val="21"/>
                <w:szCs w:val="21"/>
              </w:rPr>
              <w:t>内容</w:t>
            </w:r>
          </w:p>
        </w:tc>
      </w:tr>
      <w:tr w14:paraId="26B08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6A5C2FE6">
            <w:pPr>
              <w:snapToGrid w:val="0"/>
              <w:spacing w:before="70" w:after="70" w:line="240" w:lineRule="auto"/>
              <w:ind w:firstLine="0"/>
              <w:jc w:val="left"/>
              <w:rPr>
                <w:sz w:val="21"/>
              </w:rPr>
            </w:pPr>
            <w:r>
              <w:rPr>
                <w:sz w:val="21"/>
                <w:szCs w:val="21"/>
              </w:rPr>
              <w:t>不合格描述</w:t>
            </w:r>
          </w:p>
        </w:tc>
        <w:tc>
          <w:tcPr>
            <w:tcW w:w="1373" w:type="dxa"/>
            <w:vAlign w:val="center"/>
          </w:tcPr>
          <w:p w14:paraId="6DA67A58">
            <w:pPr>
              <w:snapToGrid w:val="0"/>
              <w:spacing w:before="70" w:after="70" w:line="240" w:lineRule="auto"/>
              <w:ind w:firstLine="0"/>
              <w:jc w:val="center"/>
              <w:rPr>
                <w:sz w:val="21"/>
              </w:rPr>
            </w:pPr>
          </w:p>
        </w:tc>
      </w:tr>
      <w:tr w14:paraId="530D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5C8A2336">
            <w:pPr>
              <w:snapToGrid w:val="0"/>
              <w:spacing w:before="70" w:after="70" w:line="240" w:lineRule="auto"/>
              <w:ind w:firstLine="0"/>
              <w:jc w:val="left"/>
              <w:rPr>
                <w:sz w:val="21"/>
              </w:rPr>
            </w:pPr>
            <w:r>
              <w:rPr>
                <w:sz w:val="21"/>
                <w:szCs w:val="21"/>
              </w:rPr>
              <w:t>发现环节与时间</w:t>
            </w:r>
          </w:p>
        </w:tc>
        <w:tc>
          <w:tcPr>
            <w:tcW w:w="1373" w:type="dxa"/>
            <w:vAlign w:val="center"/>
          </w:tcPr>
          <w:p w14:paraId="3A75C4DB">
            <w:pPr>
              <w:snapToGrid w:val="0"/>
              <w:spacing w:before="70" w:after="70" w:line="240" w:lineRule="auto"/>
              <w:ind w:firstLine="0"/>
              <w:jc w:val="center"/>
              <w:rPr>
                <w:sz w:val="21"/>
              </w:rPr>
            </w:pPr>
          </w:p>
        </w:tc>
      </w:tr>
      <w:tr w14:paraId="4268C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541DF64C">
            <w:pPr>
              <w:snapToGrid w:val="0"/>
              <w:spacing w:before="70" w:after="70" w:line="240" w:lineRule="auto"/>
              <w:ind w:firstLine="0"/>
              <w:jc w:val="left"/>
              <w:rPr>
                <w:sz w:val="21"/>
              </w:rPr>
            </w:pPr>
            <w:r>
              <w:rPr>
                <w:sz w:val="21"/>
                <w:szCs w:val="21"/>
              </w:rPr>
              <w:t>涉及范围</w:t>
            </w:r>
          </w:p>
        </w:tc>
        <w:tc>
          <w:tcPr>
            <w:tcW w:w="1373" w:type="dxa"/>
            <w:vAlign w:val="center"/>
          </w:tcPr>
          <w:p w14:paraId="1C7EAABC">
            <w:pPr>
              <w:snapToGrid w:val="0"/>
              <w:spacing w:before="70" w:after="70" w:line="240" w:lineRule="auto"/>
              <w:ind w:firstLine="0"/>
              <w:jc w:val="center"/>
              <w:rPr>
                <w:sz w:val="21"/>
              </w:rPr>
            </w:pPr>
          </w:p>
        </w:tc>
      </w:tr>
      <w:tr w14:paraId="0C481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47E9E2DD">
            <w:pPr>
              <w:snapToGrid w:val="0"/>
              <w:spacing w:before="70" w:after="70" w:line="240" w:lineRule="auto"/>
              <w:ind w:firstLine="0"/>
              <w:jc w:val="left"/>
              <w:rPr>
                <w:sz w:val="21"/>
              </w:rPr>
            </w:pPr>
            <w:r>
              <w:rPr>
                <w:sz w:val="21"/>
                <w:szCs w:val="21"/>
              </w:rPr>
              <w:t>原因初步分析</w:t>
            </w:r>
          </w:p>
        </w:tc>
        <w:tc>
          <w:tcPr>
            <w:tcW w:w="1373" w:type="dxa"/>
            <w:vAlign w:val="center"/>
          </w:tcPr>
          <w:p w14:paraId="72B10635">
            <w:pPr>
              <w:snapToGrid w:val="0"/>
              <w:spacing w:before="70" w:after="70" w:line="240" w:lineRule="auto"/>
              <w:ind w:firstLine="0"/>
              <w:jc w:val="center"/>
              <w:rPr>
                <w:sz w:val="21"/>
              </w:rPr>
            </w:pPr>
          </w:p>
        </w:tc>
      </w:tr>
      <w:tr w14:paraId="258FA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4561A375">
            <w:pPr>
              <w:snapToGrid w:val="0"/>
              <w:spacing w:before="70" w:after="70" w:line="240" w:lineRule="auto"/>
              <w:ind w:firstLine="0"/>
              <w:jc w:val="left"/>
              <w:rPr>
                <w:sz w:val="21"/>
              </w:rPr>
            </w:pPr>
            <w:r>
              <w:rPr>
                <w:sz w:val="21"/>
                <w:szCs w:val="21"/>
              </w:rPr>
              <w:t>处置方式（返工/返修/让步/报废）</w:t>
            </w:r>
          </w:p>
        </w:tc>
        <w:tc>
          <w:tcPr>
            <w:tcW w:w="1373" w:type="dxa"/>
            <w:vAlign w:val="center"/>
          </w:tcPr>
          <w:p w14:paraId="4DC8A5DB">
            <w:pPr>
              <w:snapToGrid w:val="0"/>
              <w:spacing w:before="70" w:after="70" w:line="240" w:lineRule="auto"/>
              <w:ind w:firstLine="0"/>
              <w:jc w:val="center"/>
              <w:rPr>
                <w:sz w:val="21"/>
              </w:rPr>
            </w:pPr>
          </w:p>
        </w:tc>
      </w:tr>
      <w:tr w14:paraId="40B86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1221FEB6">
            <w:pPr>
              <w:snapToGrid w:val="0"/>
              <w:spacing w:before="70" w:after="70" w:line="240" w:lineRule="auto"/>
              <w:ind w:firstLine="0"/>
              <w:jc w:val="left"/>
              <w:rPr>
                <w:sz w:val="21"/>
              </w:rPr>
            </w:pPr>
            <w:r>
              <w:rPr>
                <w:sz w:val="21"/>
                <w:szCs w:val="21"/>
              </w:rPr>
              <w:t>纠正措施</w:t>
            </w:r>
          </w:p>
        </w:tc>
        <w:tc>
          <w:tcPr>
            <w:tcW w:w="1373" w:type="dxa"/>
            <w:vAlign w:val="center"/>
          </w:tcPr>
          <w:p w14:paraId="3D354C2E">
            <w:pPr>
              <w:snapToGrid w:val="0"/>
              <w:spacing w:before="70" w:after="70" w:line="240" w:lineRule="auto"/>
              <w:ind w:firstLine="0"/>
              <w:jc w:val="center"/>
              <w:rPr>
                <w:sz w:val="21"/>
              </w:rPr>
            </w:pPr>
          </w:p>
        </w:tc>
      </w:tr>
      <w:tr w14:paraId="5DF0B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7D3430D8">
            <w:pPr>
              <w:snapToGrid w:val="0"/>
              <w:spacing w:before="70" w:after="70" w:line="240" w:lineRule="auto"/>
              <w:ind w:firstLine="0"/>
              <w:jc w:val="left"/>
              <w:rPr>
                <w:sz w:val="21"/>
              </w:rPr>
            </w:pPr>
            <w:r>
              <w:rPr>
                <w:sz w:val="21"/>
                <w:szCs w:val="21"/>
              </w:rPr>
              <w:t>复检结果</w:t>
            </w:r>
          </w:p>
        </w:tc>
        <w:tc>
          <w:tcPr>
            <w:tcW w:w="1373" w:type="dxa"/>
            <w:vAlign w:val="center"/>
          </w:tcPr>
          <w:p w14:paraId="5642DBA2">
            <w:pPr>
              <w:snapToGrid w:val="0"/>
              <w:spacing w:before="70" w:after="70" w:line="240" w:lineRule="auto"/>
              <w:ind w:firstLine="0"/>
              <w:jc w:val="center"/>
              <w:rPr>
                <w:sz w:val="21"/>
              </w:rPr>
            </w:pPr>
          </w:p>
        </w:tc>
      </w:tr>
      <w:tr w14:paraId="3437C8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76C75D01">
            <w:pPr>
              <w:snapToGrid w:val="0"/>
              <w:spacing w:before="70" w:after="70" w:line="240" w:lineRule="auto"/>
              <w:ind w:firstLine="0"/>
              <w:jc w:val="left"/>
              <w:rPr>
                <w:sz w:val="21"/>
              </w:rPr>
            </w:pPr>
            <w:r>
              <w:rPr>
                <w:sz w:val="21"/>
                <w:szCs w:val="21"/>
              </w:rPr>
              <w:t>质检员/技术负责人/项目负责人签认</w:t>
            </w:r>
          </w:p>
        </w:tc>
        <w:tc>
          <w:tcPr>
            <w:tcW w:w="1373" w:type="dxa"/>
            <w:vAlign w:val="center"/>
          </w:tcPr>
          <w:p w14:paraId="5947D809">
            <w:pPr>
              <w:snapToGrid w:val="0"/>
              <w:spacing w:before="70" w:after="70" w:line="240" w:lineRule="auto"/>
              <w:ind w:firstLine="0"/>
              <w:jc w:val="center"/>
              <w:rPr>
                <w:sz w:val="21"/>
              </w:rPr>
            </w:pPr>
          </w:p>
        </w:tc>
      </w:tr>
      <w:tr w14:paraId="2A166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427" w:type="dxa"/>
            <w:vAlign w:val="center"/>
          </w:tcPr>
          <w:p w14:paraId="5B01B0EC">
            <w:pPr>
              <w:snapToGrid w:val="0"/>
              <w:spacing w:before="70" w:after="70" w:line="240" w:lineRule="auto"/>
              <w:ind w:firstLine="0"/>
              <w:jc w:val="left"/>
              <w:rPr>
                <w:sz w:val="21"/>
              </w:rPr>
            </w:pPr>
            <w:r>
              <w:rPr>
                <w:sz w:val="21"/>
                <w:szCs w:val="21"/>
              </w:rPr>
              <w:t>关闭日期</w:t>
            </w:r>
          </w:p>
        </w:tc>
        <w:tc>
          <w:tcPr>
            <w:tcW w:w="1373" w:type="dxa"/>
            <w:vAlign w:val="center"/>
          </w:tcPr>
          <w:p w14:paraId="6AED3BA7">
            <w:pPr>
              <w:snapToGrid w:val="0"/>
              <w:spacing w:before="70" w:after="70" w:line="240" w:lineRule="auto"/>
              <w:ind w:firstLine="0"/>
              <w:jc w:val="center"/>
              <w:rPr>
                <w:sz w:val="21"/>
              </w:rPr>
            </w:pPr>
          </w:p>
        </w:tc>
      </w:tr>
    </w:tbl>
    <w:p w14:paraId="37A40124">
      <w:pPr>
        <w:spacing w:line="240" w:lineRule="auto"/>
      </w:pPr>
    </w:p>
    <w:p w14:paraId="29CC8F8E">
      <w:pPr>
        <w:pStyle w:val="6"/>
      </w:pPr>
      <w:r>
        <w:rPr>
          <w:szCs w:val="32"/>
        </w:rPr>
        <w:t>2.15.6.7 JL-18 成果交付与签收单（样式）</w:t>
      </w:r>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2"/>
        <w:gridCol w:w="1954"/>
        <w:gridCol w:w="1988"/>
        <w:gridCol w:w="843"/>
        <w:gridCol w:w="1529"/>
        <w:gridCol w:w="1645"/>
      </w:tblGrid>
      <w:tr w14:paraId="233C0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42" w:type="dxa"/>
            <w:shd w:val="clear" w:color="auto" w:fill="E7E6E6"/>
            <w:vAlign w:val="center"/>
          </w:tcPr>
          <w:p w14:paraId="27AC0D62">
            <w:pPr>
              <w:snapToGrid w:val="0"/>
              <w:spacing w:before="70" w:after="70" w:line="240" w:lineRule="auto"/>
              <w:ind w:firstLine="0"/>
              <w:jc w:val="center"/>
              <w:rPr>
                <w:b/>
                <w:sz w:val="21"/>
              </w:rPr>
            </w:pPr>
            <w:r>
              <w:rPr>
                <w:b/>
                <w:sz w:val="21"/>
                <w:szCs w:val="21"/>
              </w:rPr>
              <w:t>序号</w:t>
            </w:r>
          </w:p>
        </w:tc>
        <w:tc>
          <w:tcPr>
            <w:tcW w:w="1954" w:type="dxa"/>
            <w:shd w:val="clear" w:color="auto" w:fill="E7E6E6"/>
            <w:vAlign w:val="center"/>
          </w:tcPr>
          <w:p w14:paraId="0E8A376E">
            <w:pPr>
              <w:snapToGrid w:val="0"/>
              <w:spacing w:before="70" w:after="70" w:line="240" w:lineRule="auto"/>
              <w:ind w:firstLine="0"/>
              <w:jc w:val="center"/>
              <w:rPr>
                <w:b/>
                <w:sz w:val="21"/>
              </w:rPr>
            </w:pPr>
            <w:r>
              <w:rPr>
                <w:b/>
                <w:sz w:val="21"/>
                <w:szCs w:val="21"/>
              </w:rPr>
              <w:t>交付物名称</w:t>
            </w:r>
          </w:p>
        </w:tc>
        <w:tc>
          <w:tcPr>
            <w:tcW w:w="1988" w:type="dxa"/>
            <w:shd w:val="clear" w:color="auto" w:fill="E7E6E6"/>
            <w:vAlign w:val="center"/>
          </w:tcPr>
          <w:p w14:paraId="677D2DBB">
            <w:pPr>
              <w:snapToGrid w:val="0"/>
              <w:spacing w:before="70" w:after="70" w:line="240" w:lineRule="auto"/>
              <w:ind w:firstLine="0"/>
              <w:jc w:val="center"/>
              <w:rPr>
                <w:b/>
                <w:sz w:val="21"/>
              </w:rPr>
            </w:pPr>
            <w:r>
              <w:rPr>
                <w:b/>
                <w:sz w:val="21"/>
                <w:szCs w:val="21"/>
              </w:rPr>
              <w:t>格式</w:t>
            </w:r>
          </w:p>
        </w:tc>
        <w:tc>
          <w:tcPr>
            <w:tcW w:w="843" w:type="dxa"/>
            <w:shd w:val="clear" w:color="auto" w:fill="E7E6E6"/>
            <w:vAlign w:val="center"/>
          </w:tcPr>
          <w:p w14:paraId="485056AB">
            <w:pPr>
              <w:snapToGrid w:val="0"/>
              <w:spacing w:before="70" w:after="70" w:line="240" w:lineRule="auto"/>
              <w:ind w:firstLine="0"/>
              <w:jc w:val="center"/>
              <w:rPr>
                <w:b/>
                <w:sz w:val="21"/>
              </w:rPr>
            </w:pPr>
            <w:r>
              <w:rPr>
                <w:b/>
                <w:sz w:val="21"/>
                <w:szCs w:val="21"/>
              </w:rPr>
              <w:t>数量</w:t>
            </w:r>
          </w:p>
        </w:tc>
        <w:tc>
          <w:tcPr>
            <w:tcW w:w="1529" w:type="dxa"/>
            <w:shd w:val="clear" w:color="auto" w:fill="E7E6E6"/>
            <w:vAlign w:val="center"/>
          </w:tcPr>
          <w:p w14:paraId="4D19C200">
            <w:pPr>
              <w:snapToGrid w:val="0"/>
              <w:spacing w:before="70" w:after="70" w:line="240" w:lineRule="auto"/>
              <w:ind w:firstLine="0"/>
              <w:jc w:val="center"/>
              <w:rPr>
                <w:b/>
                <w:sz w:val="21"/>
              </w:rPr>
            </w:pPr>
            <w:r>
              <w:rPr>
                <w:b/>
                <w:sz w:val="21"/>
                <w:szCs w:val="21"/>
              </w:rPr>
              <w:t>介质</w:t>
            </w:r>
          </w:p>
        </w:tc>
        <w:tc>
          <w:tcPr>
            <w:tcW w:w="1645" w:type="dxa"/>
            <w:shd w:val="clear" w:color="auto" w:fill="E7E6E6"/>
            <w:vAlign w:val="center"/>
          </w:tcPr>
          <w:p w14:paraId="703458B5">
            <w:pPr>
              <w:snapToGrid w:val="0"/>
              <w:spacing w:before="70" w:after="70" w:line="240" w:lineRule="auto"/>
              <w:ind w:firstLine="0"/>
              <w:jc w:val="center"/>
              <w:rPr>
                <w:b/>
                <w:sz w:val="21"/>
              </w:rPr>
            </w:pPr>
            <w:r>
              <w:rPr>
                <w:b/>
                <w:sz w:val="21"/>
                <w:szCs w:val="21"/>
              </w:rPr>
              <w:t>备注</w:t>
            </w:r>
          </w:p>
        </w:tc>
      </w:tr>
      <w:tr w14:paraId="70ADB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5119FEA6">
            <w:pPr>
              <w:snapToGrid w:val="0"/>
              <w:spacing w:before="70" w:after="70" w:line="240" w:lineRule="auto"/>
              <w:ind w:firstLine="0"/>
              <w:jc w:val="center"/>
              <w:rPr>
                <w:sz w:val="21"/>
              </w:rPr>
            </w:pPr>
            <w:r>
              <w:rPr>
                <w:sz w:val="21"/>
                <w:szCs w:val="21"/>
              </w:rPr>
              <w:t>1</w:t>
            </w:r>
          </w:p>
        </w:tc>
        <w:tc>
          <w:tcPr>
            <w:tcW w:w="1954" w:type="dxa"/>
            <w:vAlign w:val="center"/>
          </w:tcPr>
          <w:p w14:paraId="6D4B13D9">
            <w:pPr>
              <w:snapToGrid w:val="0"/>
              <w:spacing w:before="70" w:after="70" w:line="240" w:lineRule="auto"/>
              <w:ind w:firstLine="0"/>
              <w:jc w:val="left"/>
              <w:rPr>
                <w:sz w:val="21"/>
              </w:rPr>
            </w:pPr>
            <w:r>
              <w:rPr>
                <w:sz w:val="21"/>
                <w:szCs w:val="21"/>
              </w:rPr>
              <w:t>三维重构模型</w:t>
            </w:r>
          </w:p>
        </w:tc>
        <w:tc>
          <w:tcPr>
            <w:tcW w:w="1988" w:type="dxa"/>
            <w:vAlign w:val="center"/>
          </w:tcPr>
          <w:p w14:paraId="74455B19">
            <w:pPr>
              <w:snapToGrid w:val="0"/>
              <w:spacing w:before="70" w:after="70" w:line="240" w:lineRule="auto"/>
              <w:ind w:firstLine="0"/>
              <w:jc w:val="left"/>
              <w:rPr>
                <w:sz w:val="21"/>
              </w:rPr>
            </w:pPr>
            <w:r>
              <w:rPr>
                <w:sz w:val="21"/>
                <w:szCs w:val="21"/>
              </w:rPr>
              <w:t>通用点云/网格</w:t>
            </w:r>
          </w:p>
        </w:tc>
        <w:tc>
          <w:tcPr>
            <w:tcW w:w="843" w:type="dxa"/>
            <w:vAlign w:val="center"/>
          </w:tcPr>
          <w:p w14:paraId="23C4C43F">
            <w:pPr>
              <w:snapToGrid w:val="0"/>
              <w:spacing w:before="70" w:after="70" w:line="240" w:lineRule="auto"/>
              <w:ind w:firstLine="0"/>
              <w:jc w:val="center"/>
              <w:rPr>
                <w:sz w:val="21"/>
              </w:rPr>
            </w:pPr>
            <w:r>
              <w:rPr>
                <w:sz w:val="21"/>
                <w:szCs w:val="21"/>
              </w:rPr>
              <w:t>1 套</w:t>
            </w:r>
          </w:p>
        </w:tc>
        <w:tc>
          <w:tcPr>
            <w:tcW w:w="1529" w:type="dxa"/>
            <w:vAlign w:val="center"/>
          </w:tcPr>
          <w:p w14:paraId="4EA96998">
            <w:pPr>
              <w:snapToGrid w:val="0"/>
              <w:spacing w:before="70" w:after="70" w:line="240" w:lineRule="auto"/>
              <w:ind w:firstLine="0"/>
              <w:jc w:val="left"/>
              <w:rPr>
                <w:sz w:val="21"/>
              </w:rPr>
            </w:pPr>
            <w:r>
              <w:rPr>
                <w:sz w:val="21"/>
                <w:szCs w:val="21"/>
              </w:rPr>
              <w:t>硬盘</w:t>
            </w:r>
          </w:p>
        </w:tc>
        <w:tc>
          <w:tcPr>
            <w:tcW w:w="1645" w:type="dxa"/>
            <w:vAlign w:val="center"/>
          </w:tcPr>
          <w:p w14:paraId="5444DBB6">
            <w:pPr>
              <w:snapToGrid w:val="0"/>
              <w:spacing w:before="70" w:after="70" w:line="240" w:lineRule="auto"/>
              <w:ind w:firstLine="0"/>
              <w:jc w:val="left"/>
              <w:rPr>
                <w:sz w:val="21"/>
              </w:rPr>
            </w:pPr>
            <w:r>
              <w:rPr>
                <w:sz w:val="21"/>
                <w:szCs w:val="21"/>
              </w:rPr>
              <w:t>含原始数据</w:t>
            </w:r>
          </w:p>
        </w:tc>
      </w:tr>
      <w:tr w14:paraId="324AE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53BBAC0D">
            <w:pPr>
              <w:snapToGrid w:val="0"/>
              <w:spacing w:before="70" w:after="70" w:line="240" w:lineRule="auto"/>
              <w:ind w:firstLine="0"/>
              <w:jc w:val="center"/>
              <w:rPr>
                <w:sz w:val="21"/>
              </w:rPr>
            </w:pPr>
            <w:r>
              <w:rPr>
                <w:sz w:val="21"/>
                <w:szCs w:val="21"/>
              </w:rPr>
              <w:t>2</w:t>
            </w:r>
          </w:p>
        </w:tc>
        <w:tc>
          <w:tcPr>
            <w:tcW w:w="1954" w:type="dxa"/>
            <w:vAlign w:val="center"/>
          </w:tcPr>
          <w:p w14:paraId="61C45CA4">
            <w:pPr>
              <w:snapToGrid w:val="0"/>
              <w:spacing w:before="70" w:after="70" w:line="240" w:lineRule="auto"/>
              <w:ind w:firstLine="0"/>
              <w:jc w:val="left"/>
              <w:rPr>
                <w:sz w:val="21"/>
              </w:rPr>
            </w:pPr>
            <w:r>
              <w:rPr>
                <w:sz w:val="21"/>
                <w:szCs w:val="21"/>
              </w:rPr>
              <w:t>720° 漫游成果</w:t>
            </w:r>
          </w:p>
        </w:tc>
        <w:tc>
          <w:tcPr>
            <w:tcW w:w="1988" w:type="dxa"/>
            <w:vAlign w:val="center"/>
          </w:tcPr>
          <w:p w14:paraId="4522EB53">
            <w:pPr>
              <w:snapToGrid w:val="0"/>
              <w:spacing w:before="70" w:after="70" w:line="240" w:lineRule="auto"/>
              <w:ind w:firstLine="0"/>
              <w:jc w:val="left"/>
              <w:rPr>
                <w:sz w:val="21"/>
              </w:rPr>
            </w:pPr>
            <w:r>
              <w:rPr>
                <w:sz w:val="21"/>
                <w:szCs w:val="21"/>
              </w:rPr>
              <w:t>可执行/网页</w:t>
            </w:r>
          </w:p>
        </w:tc>
        <w:tc>
          <w:tcPr>
            <w:tcW w:w="843" w:type="dxa"/>
            <w:vAlign w:val="center"/>
          </w:tcPr>
          <w:p w14:paraId="67AAB0A2">
            <w:pPr>
              <w:snapToGrid w:val="0"/>
              <w:spacing w:before="70" w:after="70" w:line="240" w:lineRule="auto"/>
              <w:ind w:firstLine="0"/>
              <w:jc w:val="center"/>
              <w:rPr>
                <w:sz w:val="21"/>
              </w:rPr>
            </w:pPr>
            <w:r>
              <w:rPr>
                <w:sz w:val="21"/>
                <w:szCs w:val="21"/>
              </w:rPr>
              <w:t>1 套</w:t>
            </w:r>
          </w:p>
        </w:tc>
        <w:tc>
          <w:tcPr>
            <w:tcW w:w="1529" w:type="dxa"/>
            <w:vAlign w:val="center"/>
          </w:tcPr>
          <w:p w14:paraId="1A471CC2">
            <w:pPr>
              <w:snapToGrid w:val="0"/>
              <w:spacing w:before="70" w:after="70" w:line="240" w:lineRule="auto"/>
              <w:ind w:firstLine="0"/>
              <w:jc w:val="left"/>
              <w:rPr>
                <w:sz w:val="21"/>
              </w:rPr>
            </w:pPr>
            <w:r>
              <w:rPr>
                <w:sz w:val="21"/>
                <w:szCs w:val="21"/>
              </w:rPr>
              <w:t>硬盘</w:t>
            </w:r>
          </w:p>
        </w:tc>
        <w:tc>
          <w:tcPr>
            <w:tcW w:w="1645" w:type="dxa"/>
            <w:vAlign w:val="center"/>
          </w:tcPr>
          <w:p w14:paraId="3526F327">
            <w:pPr>
              <w:snapToGrid w:val="0"/>
              <w:spacing w:before="70" w:after="70" w:line="240" w:lineRule="auto"/>
              <w:ind w:firstLine="0"/>
              <w:jc w:val="left"/>
              <w:rPr>
                <w:sz w:val="21"/>
              </w:rPr>
            </w:pPr>
            <w:r>
              <w:rPr>
                <w:sz w:val="21"/>
                <w:szCs w:val="21"/>
              </w:rPr>
              <w:t>含发布包</w:t>
            </w:r>
          </w:p>
        </w:tc>
      </w:tr>
      <w:tr w14:paraId="67512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7F7C47B3">
            <w:pPr>
              <w:snapToGrid w:val="0"/>
              <w:spacing w:before="70" w:after="70" w:line="240" w:lineRule="auto"/>
              <w:ind w:firstLine="0"/>
              <w:jc w:val="center"/>
              <w:rPr>
                <w:sz w:val="21"/>
              </w:rPr>
            </w:pPr>
            <w:r>
              <w:rPr>
                <w:sz w:val="21"/>
                <w:szCs w:val="21"/>
              </w:rPr>
              <w:t>3</w:t>
            </w:r>
          </w:p>
        </w:tc>
        <w:tc>
          <w:tcPr>
            <w:tcW w:w="1954" w:type="dxa"/>
            <w:vAlign w:val="center"/>
          </w:tcPr>
          <w:p w14:paraId="5DD7989C">
            <w:pPr>
              <w:snapToGrid w:val="0"/>
              <w:spacing w:before="70" w:after="70" w:line="240" w:lineRule="auto"/>
              <w:ind w:firstLine="0"/>
              <w:jc w:val="left"/>
              <w:rPr>
                <w:sz w:val="21"/>
              </w:rPr>
            </w:pPr>
            <w:r>
              <w:rPr>
                <w:sz w:val="21"/>
                <w:szCs w:val="21"/>
              </w:rPr>
              <w:t>缺陷汇总表</w:t>
            </w:r>
          </w:p>
        </w:tc>
        <w:tc>
          <w:tcPr>
            <w:tcW w:w="1988" w:type="dxa"/>
            <w:vAlign w:val="center"/>
          </w:tcPr>
          <w:p w14:paraId="330678CE">
            <w:pPr>
              <w:snapToGrid w:val="0"/>
              <w:spacing w:before="70" w:after="70" w:line="240" w:lineRule="auto"/>
              <w:ind w:firstLine="0"/>
              <w:jc w:val="left"/>
              <w:rPr>
                <w:sz w:val="21"/>
              </w:rPr>
            </w:pPr>
            <w:r>
              <w:rPr>
                <w:sz w:val="21"/>
                <w:szCs w:val="21"/>
              </w:rPr>
              <w:t>Excel</w:t>
            </w:r>
          </w:p>
        </w:tc>
        <w:tc>
          <w:tcPr>
            <w:tcW w:w="843" w:type="dxa"/>
            <w:vAlign w:val="center"/>
          </w:tcPr>
          <w:p w14:paraId="1A555267">
            <w:pPr>
              <w:snapToGrid w:val="0"/>
              <w:spacing w:before="70" w:after="70" w:line="240" w:lineRule="auto"/>
              <w:ind w:firstLine="0"/>
              <w:jc w:val="center"/>
              <w:rPr>
                <w:sz w:val="21"/>
              </w:rPr>
            </w:pPr>
            <w:r>
              <w:rPr>
                <w:sz w:val="21"/>
                <w:szCs w:val="21"/>
              </w:rPr>
              <w:t>1 份</w:t>
            </w:r>
          </w:p>
        </w:tc>
        <w:tc>
          <w:tcPr>
            <w:tcW w:w="1529" w:type="dxa"/>
            <w:vAlign w:val="center"/>
          </w:tcPr>
          <w:p w14:paraId="5646EB8B">
            <w:pPr>
              <w:snapToGrid w:val="0"/>
              <w:spacing w:before="70" w:after="70" w:line="240" w:lineRule="auto"/>
              <w:ind w:firstLine="0"/>
              <w:jc w:val="left"/>
              <w:rPr>
                <w:sz w:val="21"/>
              </w:rPr>
            </w:pPr>
            <w:r>
              <w:rPr>
                <w:sz w:val="21"/>
                <w:szCs w:val="21"/>
              </w:rPr>
              <w:t>电子+纸质</w:t>
            </w:r>
          </w:p>
        </w:tc>
        <w:tc>
          <w:tcPr>
            <w:tcW w:w="1645" w:type="dxa"/>
            <w:vAlign w:val="center"/>
          </w:tcPr>
          <w:p w14:paraId="79C72130">
            <w:pPr>
              <w:snapToGrid w:val="0"/>
              <w:spacing w:before="70" w:after="70" w:line="240" w:lineRule="auto"/>
              <w:ind w:firstLine="0"/>
              <w:jc w:val="left"/>
              <w:rPr>
                <w:sz w:val="21"/>
              </w:rPr>
            </w:pPr>
            <w:r>
              <w:rPr>
                <w:rFonts w:hint="eastAsia"/>
                <w:sz w:val="21"/>
                <w:szCs w:val="21"/>
              </w:rPr>
              <w:t>-</w:t>
            </w:r>
          </w:p>
        </w:tc>
      </w:tr>
      <w:tr w14:paraId="379F5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30042080">
            <w:pPr>
              <w:snapToGrid w:val="0"/>
              <w:spacing w:before="70" w:after="70" w:line="240" w:lineRule="auto"/>
              <w:ind w:firstLine="0"/>
              <w:jc w:val="center"/>
              <w:rPr>
                <w:sz w:val="21"/>
              </w:rPr>
            </w:pPr>
            <w:r>
              <w:rPr>
                <w:sz w:val="21"/>
                <w:szCs w:val="21"/>
              </w:rPr>
              <w:t>4</w:t>
            </w:r>
          </w:p>
        </w:tc>
        <w:tc>
          <w:tcPr>
            <w:tcW w:w="1954" w:type="dxa"/>
            <w:vAlign w:val="center"/>
          </w:tcPr>
          <w:p w14:paraId="295F93E3">
            <w:pPr>
              <w:snapToGrid w:val="0"/>
              <w:spacing w:before="70" w:after="70" w:line="240" w:lineRule="auto"/>
              <w:ind w:firstLine="0"/>
              <w:jc w:val="left"/>
              <w:rPr>
                <w:sz w:val="21"/>
              </w:rPr>
            </w:pPr>
            <w:r>
              <w:rPr>
                <w:sz w:val="21"/>
                <w:szCs w:val="21"/>
              </w:rPr>
              <w:t>检查报告</w:t>
            </w:r>
          </w:p>
        </w:tc>
        <w:tc>
          <w:tcPr>
            <w:tcW w:w="1988" w:type="dxa"/>
            <w:vAlign w:val="center"/>
          </w:tcPr>
          <w:p w14:paraId="52B92695">
            <w:pPr>
              <w:snapToGrid w:val="0"/>
              <w:spacing w:before="70" w:after="70" w:line="240" w:lineRule="auto"/>
              <w:ind w:firstLine="0"/>
              <w:jc w:val="left"/>
              <w:rPr>
                <w:sz w:val="21"/>
              </w:rPr>
            </w:pPr>
            <w:r>
              <w:rPr>
                <w:sz w:val="21"/>
                <w:szCs w:val="21"/>
              </w:rPr>
              <w:t>Word/PDF</w:t>
            </w:r>
          </w:p>
        </w:tc>
        <w:tc>
          <w:tcPr>
            <w:tcW w:w="843" w:type="dxa"/>
            <w:vAlign w:val="center"/>
          </w:tcPr>
          <w:p w14:paraId="240A0809">
            <w:pPr>
              <w:snapToGrid w:val="0"/>
              <w:spacing w:before="70" w:after="70" w:line="240" w:lineRule="auto"/>
              <w:ind w:firstLine="0"/>
              <w:jc w:val="center"/>
              <w:rPr>
                <w:sz w:val="21"/>
              </w:rPr>
            </w:pPr>
            <w:r>
              <w:rPr>
                <w:sz w:val="21"/>
                <w:szCs w:val="21"/>
              </w:rPr>
              <w:t>1 份</w:t>
            </w:r>
          </w:p>
        </w:tc>
        <w:tc>
          <w:tcPr>
            <w:tcW w:w="1529" w:type="dxa"/>
            <w:vAlign w:val="center"/>
          </w:tcPr>
          <w:p w14:paraId="2FE2F5F2">
            <w:pPr>
              <w:snapToGrid w:val="0"/>
              <w:spacing w:before="70" w:after="70" w:line="240" w:lineRule="auto"/>
              <w:ind w:firstLine="0"/>
              <w:jc w:val="left"/>
              <w:rPr>
                <w:sz w:val="21"/>
              </w:rPr>
            </w:pPr>
            <w:r>
              <w:rPr>
                <w:sz w:val="21"/>
                <w:szCs w:val="21"/>
              </w:rPr>
              <w:t>电子+纸质</w:t>
            </w:r>
          </w:p>
        </w:tc>
        <w:tc>
          <w:tcPr>
            <w:tcW w:w="1645" w:type="dxa"/>
            <w:vAlign w:val="center"/>
          </w:tcPr>
          <w:p w14:paraId="310212FE">
            <w:pPr>
              <w:snapToGrid w:val="0"/>
              <w:spacing w:before="70" w:after="70" w:line="240" w:lineRule="auto"/>
              <w:ind w:firstLine="0"/>
              <w:jc w:val="left"/>
              <w:rPr>
                <w:sz w:val="21"/>
              </w:rPr>
            </w:pPr>
            <w:r>
              <w:rPr>
                <w:sz w:val="21"/>
                <w:szCs w:val="21"/>
              </w:rPr>
              <w:t>盖章</w:t>
            </w:r>
          </w:p>
        </w:tc>
      </w:tr>
      <w:tr w14:paraId="3013D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77033E92">
            <w:pPr>
              <w:snapToGrid w:val="0"/>
              <w:spacing w:before="70" w:after="70" w:line="240" w:lineRule="auto"/>
              <w:ind w:firstLine="0"/>
              <w:jc w:val="center"/>
              <w:rPr>
                <w:sz w:val="21"/>
              </w:rPr>
            </w:pPr>
            <w:r>
              <w:rPr>
                <w:sz w:val="21"/>
                <w:szCs w:val="21"/>
              </w:rPr>
              <w:t>5</w:t>
            </w:r>
          </w:p>
        </w:tc>
        <w:tc>
          <w:tcPr>
            <w:tcW w:w="1954" w:type="dxa"/>
            <w:vAlign w:val="center"/>
          </w:tcPr>
          <w:p w14:paraId="52846D89">
            <w:pPr>
              <w:snapToGrid w:val="0"/>
              <w:spacing w:before="70" w:after="70" w:line="240" w:lineRule="auto"/>
              <w:ind w:firstLine="0"/>
              <w:jc w:val="left"/>
              <w:rPr>
                <w:sz w:val="21"/>
              </w:rPr>
            </w:pPr>
            <w:r>
              <w:rPr>
                <w:sz w:val="21"/>
                <w:szCs w:val="21"/>
              </w:rPr>
              <w:t>DWG 记录图</w:t>
            </w:r>
          </w:p>
        </w:tc>
        <w:tc>
          <w:tcPr>
            <w:tcW w:w="1988" w:type="dxa"/>
            <w:vAlign w:val="center"/>
          </w:tcPr>
          <w:p w14:paraId="3D6AFC68">
            <w:pPr>
              <w:snapToGrid w:val="0"/>
              <w:spacing w:before="70" w:after="70" w:line="240" w:lineRule="auto"/>
              <w:ind w:firstLine="0"/>
              <w:jc w:val="left"/>
              <w:rPr>
                <w:sz w:val="21"/>
              </w:rPr>
            </w:pPr>
            <w:r>
              <w:rPr>
                <w:sz w:val="21"/>
                <w:szCs w:val="21"/>
              </w:rPr>
              <w:t>DWG</w:t>
            </w:r>
          </w:p>
        </w:tc>
        <w:tc>
          <w:tcPr>
            <w:tcW w:w="843" w:type="dxa"/>
            <w:vAlign w:val="center"/>
          </w:tcPr>
          <w:p w14:paraId="4C62013D">
            <w:pPr>
              <w:snapToGrid w:val="0"/>
              <w:spacing w:before="70" w:after="70" w:line="240" w:lineRule="auto"/>
              <w:ind w:firstLine="0"/>
              <w:jc w:val="center"/>
              <w:rPr>
                <w:sz w:val="21"/>
              </w:rPr>
            </w:pPr>
            <w:r>
              <w:rPr>
                <w:sz w:val="21"/>
                <w:szCs w:val="21"/>
              </w:rPr>
              <w:t>1 套</w:t>
            </w:r>
          </w:p>
        </w:tc>
        <w:tc>
          <w:tcPr>
            <w:tcW w:w="1529" w:type="dxa"/>
            <w:vAlign w:val="center"/>
          </w:tcPr>
          <w:p w14:paraId="66D66ABB">
            <w:pPr>
              <w:snapToGrid w:val="0"/>
              <w:spacing w:before="70" w:after="70" w:line="240" w:lineRule="auto"/>
              <w:ind w:firstLine="0"/>
              <w:jc w:val="left"/>
              <w:rPr>
                <w:sz w:val="21"/>
              </w:rPr>
            </w:pPr>
            <w:r>
              <w:rPr>
                <w:sz w:val="21"/>
                <w:szCs w:val="21"/>
              </w:rPr>
              <w:t>电子</w:t>
            </w:r>
          </w:p>
        </w:tc>
        <w:tc>
          <w:tcPr>
            <w:tcW w:w="1645" w:type="dxa"/>
            <w:vAlign w:val="center"/>
          </w:tcPr>
          <w:p w14:paraId="4AC98583">
            <w:pPr>
              <w:snapToGrid w:val="0"/>
              <w:spacing w:before="70" w:after="70" w:line="240" w:lineRule="auto"/>
              <w:ind w:firstLine="0"/>
              <w:jc w:val="left"/>
              <w:rPr>
                <w:sz w:val="21"/>
              </w:rPr>
            </w:pPr>
            <w:r>
              <w:rPr>
                <w:sz w:val="21"/>
                <w:szCs w:val="21"/>
              </w:rPr>
              <w:t>含图层说明</w:t>
            </w:r>
          </w:p>
        </w:tc>
      </w:tr>
      <w:tr w14:paraId="3E1E7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050ECD2F">
            <w:pPr>
              <w:snapToGrid w:val="0"/>
              <w:spacing w:before="70" w:after="70" w:line="240" w:lineRule="auto"/>
              <w:ind w:firstLine="0"/>
              <w:jc w:val="center"/>
              <w:rPr>
                <w:sz w:val="21"/>
              </w:rPr>
            </w:pPr>
            <w:r>
              <w:rPr>
                <w:sz w:val="21"/>
                <w:szCs w:val="21"/>
              </w:rPr>
              <w:t>6</w:t>
            </w:r>
          </w:p>
        </w:tc>
        <w:tc>
          <w:tcPr>
            <w:tcW w:w="1954" w:type="dxa"/>
            <w:vAlign w:val="center"/>
          </w:tcPr>
          <w:p w14:paraId="23E24530">
            <w:pPr>
              <w:snapToGrid w:val="0"/>
              <w:spacing w:before="70" w:after="70" w:line="240" w:lineRule="auto"/>
              <w:ind w:firstLine="0"/>
              <w:jc w:val="left"/>
              <w:rPr>
                <w:sz w:val="21"/>
              </w:rPr>
            </w:pPr>
            <w:r>
              <w:rPr>
                <w:sz w:val="21"/>
                <w:szCs w:val="21"/>
              </w:rPr>
              <w:t>平面展开云图</w:t>
            </w:r>
          </w:p>
        </w:tc>
        <w:tc>
          <w:tcPr>
            <w:tcW w:w="1988" w:type="dxa"/>
            <w:vAlign w:val="center"/>
          </w:tcPr>
          <w:p w14:paraId="3A85165C">
            <w:pPr>
              <w:snapToGrid w:val="0"/>
              <w:spacing w:before="70" w:after="70" w:line="240" w:lineRule="auto"/>
              <w:ind w:firstLine="0"/>
              <w:jc w:val="left"/>
              <w:rPr>
                <w:sz w:val="21"/>
              </w:rPr>
            </w:pPr>
            <w:r>
              <w:rPr>
                <w:sz w:val="21"/>
                <w:szCs w:val="21"/>
              </w:rPr>
              <w:t>图片/PDF</w:t>
            </w:r>
          </w:p>
        </w:tc>
        <w:tc>
          <w:tcPr>
            <w:tcW w:w="843" w:type="dxa"/>
            <w:vAlign w:val="center"/>
          </w:tcPr>
          <w:p w14:paraId="1EB78BAF">
            <w:pPr>
              <w:snapToGrid w:val="0"/>
              <w:spacing w:before="70" w:after="70" w:line="240" w:lineRule="auto"/>
              <w:ind w:firstLine="0"/>
              <w:jc w:val="center"/>
              <w:rPr>
                <w:sz w:val="21"/>
              </w:rPr>
            </w:pPr>
            <w:r>
              <w:rPr>
                <w:sz w:val="21"/>
                <w:szCs w:val="21"/>
              </w:rPr>
              <w:t>1 套</w:t>
            </w:r>
          </w:p>
        </w:tc>
        <w:tc>
          <w:tcPr>
            <w:tcW w:w="1529" w:type="dxa"/>
            <w:vAlign w:val="center"/>
          </w:tcPr>
          <w:p w14:paraId="02767E43">
            <w:pPr>
              <w:snapToGrid w:val="0"/>
              <w:spacing w:before="70" w:after="70" w:line="240" w:lineRule="auto"/>
              <w:ind w:firstLine="0"/>
              <w:jc w:val="left"/>
              <w:rPr>
                <w:sz w:val="21"/>
              </w:rPr>
            </w:pPr>
            <w:r>
              <w:rPr>
                <w:sz w:val="21"/>
                <w:szCs w:val="21"/>
              </w:rPr>
              <w:t>电子</w:t>
            </w:r>
          </w:p>
        </w:tc>
        <w:tc>
          <w:tcPr>
            <w:tcW w:w="1645" w:type="dxa"/>
            <w:vAlign w:val="center"/>
          </w:tcPr>
          <w:p w14:paraId="16D680F9">
            <w:pPr>
              <w:snapToGrid w:val="0"/>
              <w:spacing w:before="70" w:after="70" w:line="240" w:lineRule="auto"/>
              <w:ind w:firstLine="0"/>
              <w:jc w:val="left"/>
              <w:rPr>
                <w:sz w:val="21"/>
              </w:rPr>
            </w:pPr>
            <w:r>
              <w:rPr>
                <w:rFonts w:hint="eastAsia"/>
                <w:sz w:val="21"/>
                <w:szCs w:val="21"/>
              </w:rPr>
              <w:t>-</w:t>
            </w:r>
          </w:p>
        </w:tc>
      </w:tr>
      <w:tr w14:paraId="68ED5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330EB821">
            <w:pPr>
              <w:snapToGrid w:val="0"/>
              <w:spacing w:before="70" w:after="70" w:line="240" w:lineRule="auto"/>
              <w:ind w:firstLine="0"/>
              <w:jc w:val="center"/>
              <w:rPr>
                <w:sz w:val="21"/>
              </w:rPr>
            </w:pPr>
            <w:r>
              <w:rPr>
                <w:sz w:val="21"/>
                <w:szCs w:val="21"/>
              </w:rPr>
              <w:t>7</w:t>
            </w:r>
          </w:p>
        </w:tc>
        <w:tc>
          <w:tcPr>
            <w:tcW w:w="1954" w:type="dxa"/>
            <w:vAlign w:val="center"/>
          </w:tcPr>
          <w:p w14:paraId="56BAA746">
            <w:pPr>
              <w:snapToGrid w:val="0"/>
              <w:spacing w:before="70" w:after="70" w:line="240" w:lineRule="auto"/>
              <w:ind w:firstLine="0"/>
              <w:jc w:val="left"/>
              <w:rPr>
                <w:sz w:val="21"/>
              </w:rPr>
            </w:pPr>
            <w:r>
              <w:rPr>
                <w:sz w:val="21"/>
                <w:szCs w:val="21"/>
              </w:rPr>
              <w:t>装备与软件</w:t>
            </w:r>
          </w:p>
        </w:tc>
        <w:tc>
          <w:tcPr>
            <w:tcW w:w="1988" w:type="dxa"/>
            <w:vAlign w:val="center"/>
          </w:tcPr>
          <w:p w14:paraId="51B007BD">
            <w:pPr>
              <w:snapToGrid w:val="0"/>
              <w:spacing w:before="70" w:after="70" w:line="240" w:lineRule="auto"/>
              <w:ind w:firstLine="0"/>
              <w:jc w:val="left"/>
              <w:rPr>
                <w:sz w:val="21"/>
              </w:rPr>
            </w:pPr>
            <w:r>
              <w:rPr>
                <w:sz w:val="21"/>
                <w:szCs w:val="21"/>
              </w:rPr>
              <w:t>实物/安装包</w:t>
            </w:r>
          </w:p>
        </w:tc>
        <w:tc>
          <w:tcPr>
            <w:tcW w:w="843" w:type="dxa"/>
            <w:vAlign w:val="center"/>
          </w:tcPr>
          <w:p w14:paraId="6925B94C">
            <w:pPr>
              <w:snapToGrid w:val="0"/>
              <w:spacing w:before="70" w:after="70" w:line="240" w:lineRule="auto"/>
              <w:ind w:firstLine="0"/>
              <w:jc w:val="center"/>
              <w:rPr>
                <w:sz w:val="21"/>
              </w:rPr>
            </w:pPr>
            <w:r>
              <w:rPr>
                <w:sz w:val="21"/>
                <w:szCs w:val="21"/>
              </w:rPr>
              <w:t>1 套</w:t>
            </w:r>
          </w:p>
        </w:tc>
        <w:tc>
          <w:tcPr>
            <w:tcW w:w="1529" w:type="dxa"/>
            <w:vAlign w:val="center"/>
          </w:tcPr>
          <w:p w14:paraId="67427811">
            <w:pPr>
              <w:snapToGrid w:val="0"/>
              <w:spacing w:before="70" w:after="70" w:line="240" w:lineRule="auto"/>
              <w:ind w:firstLine="0"/>
              <w:jc w:val="left"/>
              <w:rPr>
                <w:sz w:val="21"/>
              </w:rPr>
            </w:pPr>
            <w:r>
              <w:rPr>
                <w:sz w:val="21"/>
                <w:szCs w:val="21"/>
              </w:rPr>
              <w:t>实物+介质</w:t>
            </w:r>
          </w:p>
        </w:tc>
        <w:tc>
          <w:tcPr>
            <w:tcW w:w="1645" w:type="dxa"/>
            <w:vAlign w:val="center"/>
          </w:tcPr>
          <w:p w14:paraId="7C050DBF">
            <w:pPr>
              <w:snapToGrid w:val="0"/>
              <w:spacing w:before="70" w:after="70" w:line="240" w:lineRule="auto"/>
              <w:ind w:firstLine="0"/>
              <w:jc w:val="left"/>
              <w:rPr>
                <w:sz w:val="21"/>
              </w:rPr>
            </w:pPr>
            <w:r>
              <w:rPr>
                <w:sz w:val="21"/>
                <w:szCs w:val="21"/>
              </w:rPr>
              <w:t>含说明书</w:t>
            </w:r>
          </w:p>
        </w:tc>
      </w:tr>
      <w:tr w14:paraId="54E8E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42" w:type="dxa"/>
            <w:vAlign w:val="center"/>
          </w:tcPr>
          <w:p w14:paraId="7407CF0D">
            <w:pPr>
              <w:snapToGrid w:val="0"/>
              <w:spacing w:before="70" w:after="70" w:line="240" w:lineRule="auto"/>
              <w:ind w:firstLine="0"/>
              <w:jc w:val="center"/>
              <w:rPr>
                <w:sz w:val="21"/>
              </w:rPr>
            </w:pPr>
            <w:r>
              <w:rPr>
                <w:sz w:val="21"/>
                <w:szCs w:val="21"/>
              </w:rPr>
              <w:t>8</w:t>
            </w:r>
          </w:p>
        </w:tc>
        <w:tc>
          <w:tcPr>
            <w:tcW w:w="1954" w:type="dxa"/>
            <w:vAlign w:val="center"/>
          </w:tcPr>
          <w:p w14:paraId="6A9F1C42">
            <w:pPr>
              <w:snapToGrid w:val="0"/>
              <w:spacing w:before="70" w:after="70" w:line="240" w:lineRule="auto"/>
              <w:ind w:firstLine="0"/>
              <w:jc w:val="left"/>
              <w:rPr>
                <w:sz w:val="21"/>
              </w:rPr>
            </w:pPr>
            <w:r>
              <w:rPr>
                <w:sz w:val="21"/>
                <w:szCs w:val="21"/>
              </w:rPr>
              <w:t>档案资料</w:t>
            </w:r>
          </w:p>
        </w:tc>
        <w:tc>
          <w:tcPr>
            <w:tcW w:w="1988" w:type="dxa"/>
            <w:vAlign w:val="center"/>
          </w:tcPr>
          <w:p w14:paraId="750BF799">
            <w:pPr>
              <w:snapToGrid w:val="0"/>
              <w:spacing w:before="70" w:after="70" w:line="240" w:lineRule="auto"/>
              <w:ind w:firstLine="0"/>
              <w:jc w:val="left"/>
              <w:rPr>
                <w:sz w:val="21"/>
              </w:rPr>
            </w:pPr>
            <w:r>
              <w:rPr>
                <w:sz w:val="21"/>
                <w:szCs w:val="21"/>
              </w:rPr>
              <w:t>纸质+电子</w:t>
            </w:r>
          </w:p>
        </w:tc>
        <w:tc>
          <w:tcPr>
            <w:tcW w:w="843" w:type="dxa"/>
            <w:vAlign w:val="center"/>
          </w:tcPr>
          <w:p w14:paraId="6726B0CD">
            <w:pPr>
              <w:snapToGrid w:val="0"/>
              <w:spacing w:before="70" w:after="70" w:line="240" w:lineRule="auto"/>
              <w:ind w:firstLine="0"/>
              <w:jc w:val="center"/>
              <w:rPr>
                <w:sz w:val="21"/>
              </w:rPr>
            </w:pPr>
            <w:r>
              <w:rPr>
                <w:sz w:val="21"/>
                <w:szCs w:val="21"/>
              </w:rPr>
              <w:t>1 套</w:t>
            </w:r>
          </w:p>
        </w:tc>
        <w:tc>
          <w:tcPr>
            <w:tcW w:w="1529" w:type="dxa"/>
            <w:vAlign w:val="center"/>
          </w:tcPr>
          <w:p w14:paraId="52598B01">
            <w:pPr>
              <w:snapToGrid w:val="0"/>
              <w:spacing w:before="70" w:after="70" w:line="240" w:lineRule="auto"/>
              <w:ind w:firstLine="0"/>
              <w:jc w:val="left"/>
              <w:rPr>
                <w:sz w:val="21"/>
              </w:rPr>
            </w:pPr>
            <w:r>
              <w:rPr>
                <w:sz w:val="21"/>
                <w:szCs w:val="21"/>
              </w:rPr>
              <w:t>双套</w:t>
            </w:r>
          </w:p>
        </w:tc>
        <w:tc>
          <w:tcPr>
            <w:tcW w:w="1645" w:type="dxa"/>
            <w:vAlign w:val="center"/>
          </w:tcPr>
          <w:p w14:paraId="503679BB">
            <w:pPr>
              <w:snapToGrid w:val="0"/>
              <w:spacing w:before="70" w:after="70" w:line="240" w:lineRule="auto"/>
              <w:ind w:firstLine="0"/>
              <w:jc w:val="left"/>
              <w:rPr>
                <w:sz w:val="21"/>
              </w:rPr>
            </w:pPr>
            <w:r>
              <w:rPr>
                <w:sz w:val="21"/>
                <w:szCs w:val="21"/>
              </w:rPr>
              <w:t>按目录组卷</w:t>
            </w:r>
          </w:p>
        </w:tc>
      </w:tr>
    </w:tbl>
    <w:p w14:paraId="063F9EB0">
      <w:pPr>
        <w:spacing w:line="240" w:lineRule="auto"/>
      </w:pPr>
    </w:p>
    <w:p w14:paraId="51B778D0">
      <w:pPr>
        <w:pStyle w:val="6"/>
      </w:pPr>
      <w:r>
        <w:rPr>
          <w:szCs w:val="32"/>
        </w:rPr>
        <w:t>2.15.6.8 表单填写通用要求</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8"/>
        <w:gridCol w:w="7022"/>
      </w:tblGrid>
      <w:tr w14:paraId="3598E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78" w:type="dxa"/>
            <w:shd w:val="clear" w:color="auto" w:fill="E7E6E6"/>
            <w:vAlign w:val="center"/>
          </w:tcPr>
          <w:p w14:paraId="06A2AA38">
            <w:pPr>
              <w:snapToGrid w:val="0"/>
              <w:spacing w:before="70" w:after="70" w:line="240" w:lineRule="auto"/>
              <w:ind w:firstLine="0"/>
              <w:jc w:val="center"/>
              <w:rPr>
                <w:b/>
                <w:sz w:val="21"/>
              </w:rPr>
            </w:pPr>
            <w:r>
              <w:rPr>
                <w:b/>
                <w:sz w:val="21"/>
                <w:szCs w:val="21"/>
              </w:rPr>
              <w:t>要求</w:t>
            </w:r>
          </w:p>
        </w:tc>
        <w:tc>
          <w:tcPr>
            <w:tcW w:w="7022" w:type="dxa"/>
            <w:shd w:val="clear" w:color="auto" w:fill="E7E6E6"/>
            <w:vAlign w:val="center"/>
          </w:tcPr>
          <w:p w14:paraId="2968D3FA">
            <w:pPr>
              <w:snapToGrid w:val="0"/>
              <w:spacing w:before="70" w:after="70" w:line="240" w:lineRule="auto"/>
              <w:ind w:firstLine="0"/>
              <w:jc w:val="center"/>
              <w:rPr>
                <w:b/>
                <w:sz w:val="21"/>
              </w:rPr>
            </w:pPr>
            <w:r>
              <w:rPr>
                <w:b/>
                <w:sz w:val="21"/>
                <w:szCs w:val="21"/>
              </w:rPr>
              <w:t>说明</w:t>
            </w:r>
          </w:p>
        </w:tc>
      </w:tr>
      <w:tr w14:paraId="6CD00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46315949">
            <w:pPr>
              <w:snapToGrid w:val="0"/>
              <w:spacing w:before="70" w:after="70" w:line="240" w:lineRule="auto"/>
              <w:ind w:firstLine="0"/>
              <w:jc w:val="left"/>
              <w:rPr>
                <w:sz w:val="21"/>
              </w:rPr>
            </w:pPr>
            <w:r>
              <w:rPr>
                <w:sz w:val="21"/>
                <w:szCs w:val="21"/>
              </w:rPr>
              <w:t>及时性</w:t>
            </w:r>
          </w:p>
        </w:tc>
        <w:tc>
          <w:tcPr>
            <w:tcW w:w="7022" w:type="dxa"/>
            <w:vAlign w:val="center"/>
          </w:tcPr>
          <w:p w14:paraId="6E3B1CE2">
            <w:pPr>
              <w:snapToGrid w:val="0"/>
              <w:spacing w:before="70" w:after="70" w:line="240" w:lineRule="auto"/>
              <w:ind w:firstLine="0"/>
              <w:jc w:val="center"/>
              <w:rPr>
                <w:sz w:val="21"/>
              </w:rPr>
            </w:pPr>
            <w:r>
              <w:rPr>
                <w:sz w:val="21"/>
                <w:szCs w:val="21"/>
              </w:rPr>
              <w:t>现场当次填写，不得事后补填</w:t>
            </w:r>
          </w:p>
        </w:tc>
      </w:tr>
      <w:tr w14:paraId="35447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02F771CC">
            <w:pPr>
              <w:snapToGrid w:val="0"/>
              <w:spacing w:before="70" w:after="70" w:line="240" w:lineRule="auto"/>
              <w:ind w:firstLine="0"/>
              <w:jc w:val="left"/>
              <w:rPr>
                <w:sz w:val="21"/>
              </w:rPr>
            </w:pPr>
            <w:r>
              <w:rPr>
                <w:sz w:val="21"/>
                <w:szCs w:val="21"/>
              </w:rPr>
              <w:t>真实性</w:t>
            </w:r>
          </w:p>
        </w:tc>
        <w:tc>
          <w:tcPr>
            <w:tcW w:w="7022" w:type="dxa"/>
            <w:vAlign w:val="center"/>
          </w:tcPr>
          <w:p w14:paraId="69D541A6">
            <w:pPr>
              <w:snapToGrid w:val="0"/>
              <w:spacing w:before="70" w:after="70" w:line="240" w:lineRule="auto"/>
              <w:ind w:firstLine="0"/>
              <w:jc w:val="center"/>
              <w:rPr>
                <w:sz w:val="21"/>
              </w:rPr>
            </w:pPr>
            <w:r>
              <w:rPr>
                <w:sz w:val="21"/>
                <w:szCs w:val="21"/>
              </w:rPr>
              <w:t>数据须为实测，禁止估填、转抄</w:t>
            </w:r>
          </w:p>
        </w:tc>
      </w:tr>
      <w:tr w14:paraId="6DE9F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1E0BBE5D">
            <w:pPr>
              <w:snapToGrid w:val="0"/>
              <w:spacing w:before="70" w:after="70" w:line="240" w:lineRule="auto"/>
              <w:ind w:firstLine="0"/>
              <w:jc w:val="left"/>
              <w:rPr>
                <w:sz w:val="21"/>
              </w:rPr>
            </w:pPr>
            <w:r>
              <w:rPr>
                <w:sz w:val="21"/>
                <w:szCs w:val="21"/>
              </w:rPr>
              <w:t>完整性</w:t>
            </w:r>
          </w:p>
        </w:tc>
        <w:tc>
          <w:tcPr>
            <w:tcW w:w="7022" w:type="dxa"/>
            <w:vAlign w:val="center"/>
          </w:tcPr>
          <w:p w14:paraId="4392B300">
            <w:pPr>
              <w:snapToGrid w:val="0"/>
              <w:spacing w:before="70" w:after="70" w:line="240" w:lineRule="auto"/>
              <w:ind w:firstLine="0"/>
              <w:jc w:val="center"/>
              <w:rPr>
                <w:sz w:val="21"/>
              </w:rPr>
            </w:pPr>
            <w:r>
              <w:rPr>
                <w:sz w:val="21"/>
                <w:szCs w:val="21"/>
              </w:rPr>
              <w:t>必填项不得空缺，空缺须注明原因</w:t>
            </w:r>
          </w:p>
        </w:tc>
      </w:tr>
      <w:tr w14:paraId="3CBAB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42B0AF44">
            <w:pPr>
              <w:snapToGrid w:val="0"/>
              <w:spacing w:before="70" w:after="70" w:line="240" w:lineRule="auto"/>
              <w:ind w:firstLine="0"/>
              <w:jc w:val="left"/>
              <w:rPr>
                <w:sz w:val="21"/>
              </w:rPr>
            </w:pPr>
            <w:r>
              <w:rPr>
                <w:sz w:val="21"/>
                <w:szCs w:val="21"/>
              </w:rPr>
              <w:t>唯一性</w:t>
            </w:r>
          </w:p>
        </w:tc>
        <w:tc>
          <w:tcPr>
            <w:tcW w:w="7022" w:type="dxa"/>
            <w:vAlign w:val="center"/>
          </w:tcPr>
          <w:p w14:paraId="0F409C59">
            <w:pPr>
              <w:snapToGrid w:val="0"/>
              <w:spacing w:before="70" w:after="70" w:line="240" w:lineRule="auto"/>
              <w:ind w:firstLine="0"/>
              <w:jc w:val="center"/>
              <w:rPr>
                <w:sz w:val="21"/>
              </w:rPr>
            </w:pPr>
            <w:r>
              <w:rPr>
                <w:sz w:val="21"/>
                <w:szCs w:val="21"/>
              </w:rPr>
              <w:t>编号唯一，不得重号、跳号</w:t>
            </w:r>
          </w:p>
        </w:tc>
      </w:tr>
      <w:tr w14:paraId="284A6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612E3FC2">
            <w:pPr>
              <w:snapToGrid w:val="0"/>
              <w:spacing w:before="70" w:after="70" w:line="240" w:lineRule="auto"/>
              <w:ind w:firstLine="0"/>
              <w:jc w:val="left"/>
              <w:rPr>
                <w:sz w:val="21"/>
              </w:rPr>
            </w:pPr>
            <w:r>
              <w:rPr>
                <w:sz w:val="21"/>
                <w:szCs w:val="21"/>
              </w:rPr>
              <w:t>可追溯</w:t>
            </w:r>
          </w:p>
        </w:tc>
        <w:tc>
          <w:tcPr>
            <w:tcW w:w="7022" w:type="dxa"/>
            <w:vAlign w:val="center"/>
          </w:tcPr>
          <w:p w14:paraId="4650E412">
            <w:pPr>
              <w:snapToGrid w:val="0"/>
              <w:spacing w:before="70" w:after="70" w:line="240" w:lineRule="auto"/>
              <w:ind w:firstLine="0"/>
              <w:jc w:val="center"/>
              <w:rPr>
                <w:sz w:val="21"/>
              </w:rPr>
            </w:pPr>
            <w:r>
              <w:rPr>
                <w:sz w:val="21"/>
                <w:szCs w:val="21"/>
              </w:rPr>
              <w:t>表单与数据文件、影像一一对应</w:t>
            </w:r>
          </w:p>
        </w:tc>
      </w:tr>
      <w:tr w14:paraId="62603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48F5B42F">
            <w:pPr>
              <w:snapToGrid w:val="0"/>
              <w:spacing w:before="70" w:after="70" w:line="240" w:lineRule="auto"/>
              <w:ind w:firstLine="0"/>
              <w:jc w:val="left"/>
              <w:rPr>
                <w:sz w:val="21"/>
              </w:rPr>
            </w:pPr>
            <w:r>
              <w:rPr>
                <w:sz w:val="21"/>
                <w:szCs w:val="21"/>
              </w:rPr>
              <w:t>签认</w:t>
            </w:r>
          </w:p>
        </w:tc>
        <w:tc>
          <w:tcPr>
            <w:tcW w:w="7022" w:type="dxa"/>
            <w:vAlign w:val="center"/>
          </w:tcPr>
          <w:p w14:paraId="150E585A">
            <w:pPr>
              <w:snapToGrid w:val="0"/>
              <w:spacing w:before="70" w:after="70" w:line="240" w:lineRule="auto"/>
              <w:ind w:firstLine="0"/>
              <w:jc w:val="center"/>
              <w:rPr>
                <w:sz w:val="21"/>
              </w:rPr>
            </w:pPr>
            <w:r>
              <w:rPr>
                <w:sz w:val="21"/>
                <w:szCs w:val="21"/>
              </w:rPr>
              <w:t>填表人、复核人、审批人三级签认</w:t>
            </w:r>
          </w:p>
        </w:tc>
      </w:tr>
      <w:tr w14:paraId="6801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1F1FC414">
            <w:pPr>
              <w:snapToGrid w:val="0"/>
              <w:spacing w:before="70" w:after="70" w:line="240" w:lineRule="auto"/>
              <w:ind w:firstLine="0"/>
              <w:jc w:val="left"/>
              <w:rPr>
                <w:sz w:val="21"/>
              </w:rPr>
            </w:pPr>
            <w:r>
              <w:rPr>
                <w:sz w:val="21"/>
                <w:szCs w:val="21"/>
              </w:rPr>
              <w:t>保存</w:t>
            </w:r>
          </w:p>
        </w:tc>
        <w:tc>
          <w:tcPr>
            <w:tcW w:w="7022" w:type="dxa"/>
            <w:vAlign w:val="center"/>
          </w:tcPr>
          <w:p w14:paraId="20B201F1">
            <w:pPr>
              <w:snapToGrid w:val="0"/>
              <w:spacing w:before="70" w:after="70" w:line="240" w:lineRule="auto"/>
              <w:ind w:firstLine="0"/>
              <w:jc w:val="center"/>
              <w:rPr>
                <w:sz w:val="21"/>
              </w:rPr>
            </w:pPr>
            <w:r>
              <w:rPr>
                <w:sz w:val="21"/>
                <w:szCs w:val="21"/>
              </w:rPr>
              <w:t>纸质归档 + 电子扫描双套</w:t>
            </w:r>
          </w:p>
        </w:tc>
      </w:tr>
      <w:tr w14:paraId="52398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8" w:type="dxa"/>
            <w:vAlign w:val="center"/>
          </w:tcPr>
          <w:p w14:paraId="1477245E">
            <w:pPr>
              <w:snapToGrid w:val="0"/>
              <w:spacing w:before="70" w:after="70" w:line="240" w:lineRule="auto"/>
              <w:ind w:firstLine="0"/>
              <w:jc w:val="left"/>
              <w:rPr>
                <w:sz w:val="21"/>
              </w:rPr>
            </w:pPr>
            <w:r>
              <w:rPr>
                <w:sz w:val="21"/>
                <w:szCs w:val="21"/>
              </w:rPr>
              <w:t>更正</w:t>
            </w:r>
          </w:p>
        </w:tc>
        <w:tc>
          <w:tcPr>
            <w:tcW w:w="7022" w:type="dxa"/>
            <w:vAlign w:val="center"/>
          </w:tcPr>
          <w:p w14:paraId="39BAE6EA">
            <w:pPr>
              <w:snapToGrid w:val="0"/>
              <w:spacing w:before="70" w:after="70" w:line="240" w:lineRule="auto"/>
              <w:ind w:firstLine="0"/>
              <w:jc w:val="center"/>
              <w:rPr>
                <w:sz w:val="21"/>
              </w:rPr>
            </w:pPr>
            <w:r>
              <w:rPr>
                <w:sz w:val="21"/>
                <w:szCs w:val="21"/>
              </w:rPr>
              <w:t>划改并签注，禁止涂改、覆盖</w:t>
            </w:r>
          </w:p>
        </w:tc>
      </w:tr>
    </w:tbl>
    <w:p w14:paraId="03A6F9F2">
      <w:pPr>
        <w:spacing w:line="240" w:lineRule="auto"/>
      </w:pPr>
    </w:p>
    <w:p w14:paraId="37CF68DE">
      <w:pPr>
        <w:pStyle w:val="4"/>
      </w:pPr>
      <w:bookmarkStart w:id="265" w:name="_Toc26076"/>
      <w:r>
        <w:rPr>
          <w:szCs w:val="36"/>
        </w:rPr>
        <w:t>2.16 进度控制方法论</w:t>
      </w:r>
      <w:bookmarkEnd w:id="265"/>
    </w:p>
    <w:p w14:paraId="2AF6F014">
      <w:pPr>
        <w:pStyle w:val="5"/>
      </w:pPr>
      <w:bookmarkStart w:id="266" w:name="_Toc3947"/>
      <w:r>
        <w:rPr>
          <w:szCs w:val="32"/>
        </w:rPr>
        <w:t>2.16.1 关键路径法（CPM）应用</w:t>
      </w:r>
      <w:bookmarkEnd w:id="266"/>
    </w:p>
    <w:p w14:paraId="5E650A87">
      <w:r>
        <w:rPr>
          <w:rFonts w:hint="eastAsia"/>
        </w:rPr>
        <w:t>本项目关键路径由测量技术设计、装备详细设计、样机试制、系统联调、一期验证、优化设计、优化开发、第三方测试、二期验证、成果评价及合同验收等工序串联构成。关键路径上任意工序的进度延误均会直接导致合同验收节点延后，因此项目进度管控应聚焦关键路径实施，核心举措包括三点：第一，优先配置关键路径的人力、物力等资源；第二，通过并行加工、长周期物料预采购等方式压缩关键路径工序的持续时长；第三，建立关键路径专项跟踪机制，逐日更新工序剩余工期。非关键路径工序（如部分附录编制、档案整理类工作）允许存在一定的进度浮动时差，但浮动时差不得被随意占用，避免非关键路径转化为新的关键路径。</w:t>
      </w:r>
    </w:p>
    <w:p w14:paraId="6551C005">
      <w:pPr>
        <w:pStyle w:val="5"/>
      </w:pPr>
      <w:bookmarkStart w:id="267" w:name="_Toc3563"/>
      <w:r>
        <w:rPr>
          <w:szCs w:val="32"/>
        </w:rPr>
        <w:t>2.16.2 挣值分析（EVM）</w:t>
      </w:r>
      <w:bookmarkEnd w:id="267"/>
    </w:p>
    <w:p w14:paraId="0C407E00">
      <w:r>
        <w:t>采用挣值分析量化进度与成本绩效：</w:t>
      </w:r>
    </w:p>
    <w:p w14:paraId="212E74FB">
      <w:pPr>
        <w:ind w:left="480" w:hanging="240"/>
      </w:pPr>
      <w:r>
        <w:t>• 计划价值 PV = 计划完成工作量 × 预算单价；</w:t>
      </w:r>
    </w:p>
    <w:p w14:paraId="0E4A96C1">
      <w:pPr>
        <w:ind w:left="480" w:hanging="240"/>
      </w:pPr>
      <w:r>
        <w:t>• 挣值 EV = 实际完成工作量 × 预算单价；</w:t>
      </w:r>
    </w:p>
    <w:p w14:paraId="5E862E39">
      <w:pPr>
        <w:ind w:left="480" w:hanging="240"/>
      </w:pPr>
      <w:r>
        <w:t>• 实际成本 AC = 实际发生费用；</w:t>
      </w:r>
    </w:p>
    <w:p w14:paraId="5CA81ED1">
      <w:pPr>
        <w:ind w:left="480" w:hanging="240"/>
      </w:pPr>
      <w:r>
        <w:t>• 进度绩效指数 SPI = EV / PV；</w:t>
      </w:r>
    </w:p>
    <w:p w14:paraId="38B31729">
      <w:pPr>
        <w:ind w:left="480" w:hanging="240"/>
      </w:pPr>
      <w:r>
        <w:t>• 成本绩效指数 CPI = EV / AC。</w:t>
      </w:r>
    </w:p>
    <w:p w14:paraId="498C5490">
      <w:r>
        <w:t>判定规则：SPI ≥ 0.95 为正常，0.90～0.95 为关注，&lt;0.90 为预警；CPI &lt; 0.90 时启动成本纠偏。每月计算一次，形成《进度</w:t>
      </w:r>
      <w:r>
        <w:rPr>
          <w:rFonts w:hint="eastAsia"/>
        </w:rPr>
        <w:t>-</w:t>
      </w:r>
      <w:r>
        <w:t>成本绩效月报》，对偏差超过阈值的科目分析原因并制定措施。</w:t>
      </w:r>
    </w:p>
    <w:p w14:paraId="2794FBE5">
      <w:pPr>
        <w:pStyle w:val="5"/>
      </w:pPr>
      <w:bookmarkStart w:id="268" w:name="_Toc2705"/>
      <w:r>
        <w:rPr>
          <w:szCs w:val="32"/>
        </w:rPr>
        <w:t>2.16.3 关键链与缓冲管理</w:t>
      </w:r>
      <w:bookmarkEnd w:id="268"/>
    </w:p>
    <w:p w14:paraId="19904308">
      <w:r>
        <w:t>在关键路径末端设置项目缓冲（总工期的 10%），在非关键路径汇入关键路径处设置接驳缓冲，在关键路径各工序前设置资源缓冲。缓冲消耗超过 1/3 时启动预警，超过 2/3 时启动专项纠偏。缓冲管理的好处是把</w:t>
      </w:r>
      <w:r>
        <w:rPr>
          <w:rFonts w:hint="eastAsia"/>
        </w:rPr>
        <w:t>“</w:t>
      </w:r>
      <w:r>
        <w:t>每个工序都留余量</w:t>
      </w:r>
      <w:r>
        <w:rPr>
          <w:rFonts w:hint="eastAsia"/>
        </w:rPr>
        <w:t>”</w:t>
      </w:r>
      <w:r>
        <w:t>转为</w:t>
      </w:r>
      <w:r>
        <w:rPr>
          <w:rFonts w:hint="eastAsia"/>
        </w:rPr>
        <w:t>“</w:t>
      </w:r>
      <w:r>
        <w:t>项目整体留余量</w:t>
      </w:r>
      <w:r>
        <w:rPr>
          <w:rFonts w:hint="eastAsia"/>
        </w:rPr>
        <w:t>”</w:t>
      </w:r>
      <w:r>
        <w:t>，避免局部保守导致整体拖期。</w:t>
      </w:r>
    </w:p>
    <w:p w14:paraId="4E683E48">
      <w:pPr>
        <w:pStyle w:val="5"/>
      </w:pPr>
      <w:bookmarkStart w:id="269" w:name="_Toc12067"/>
      <w:r>
        <w:rPr>
          <w:szCs w:val="32"/>
        </w:rPr>
        <w:t>2.16.4 进度纠偏案例（示意）</w:t>
      </w:r>
      <w:bookmarkEnd w:id="269"/>
    </w:p>
    <w:p w14:paraId="102A28BA">
      <w:r>
        <w:t>某阶段中试试验因设备检定延期 12 天，导致装备设计输入滞后。项目组采取三项措施：一是将设计工作拆分为</w:t>
      </w:r>
      <w:r>
        <w:rPr>
          <w:rFonts w:hint="eastAsia"/>
        </w:rPr>
        <w:t>“</w:t>
      </w:r>
      <w:r>
        <w:t>结构设计</w:t>
      </w:r>
      <w:r>
        <w:rPr>
          <w:rFonts w:hint="eastAsia"/>
        </w:rPr>
        <w:t>”</w:t>
      </w:r>
      <w:r>
        <w:t>与</w:t>
      </w:r>
      <w:r>
        <w:rPr>
          <w:rFonts w:hint="eastAsia"/>
        </w:rPr>
        <w:t>“</w:t>
      </w:r>
      <w:r>
        <w:t>电气设计</w:t>
      </w:r>
      <w:r>
        <w:rPr>
          <w:rFonts w:hint="eastAsia"/>
        </w:rPr>
        <w:t>”</w:t>
      </w:r>
      <w:r>
        <w:t>并行；二是提前启动长周期件采购；三是利用周末与夜间补充试验。最终该阶段实际延误 4 天，通过后续联调阶段的并行作业消化，未影响里程碑。</w:t>
      </w:r>
    </w:p>
    <w:p w14:paraId="3C690F82">
      <w:r>
        <w:t>该案例说明：纠偏的关键不是简单加班，而是识别可并行的工序、提前释放长周期资源。</w:t>
      </w:r>
    </w:p>
    <w:p w14:paraId="2584C0F3">
      <w:pPr>
        <w:pStyle w:val="4"/>
      </w:pPr>
      <w:bookmarkStart w:id="270" w:name="_Toc10511"/>
      <w:r>
        <w:rPr>
          <w:szCs w:val="36"/>
        </w:rPr>
        <w:t>2.17 培训实施与效果评估</w:t>
      </w:r>
      <w:bookmarkEnd w:id="270"/>
    </w:p>
    <w:p w14:paraId="70EAF222">
      <w:pPr>
        <w:pStyle w:val="5"/>
      </w:pPr>
      <w:bookmarkStart w:id="271" w:name="_Toc7887"/>
      <w:r>
        <w:rPr>
          <w:szCs w:val="32"/>
        </w:rPr>
        <w:t>2.17.1 培训组织</w:t>
      </w:r>
      <w:bookmarkEnd w:id="271"/>
    </w:p>
    <w:p w14:paraId="0057E39D">
      <w:r>
        <w:t>培训前 15 日提交培训计划（时间、地点、对象、课程、师资、教材）；培训前 3 日确认场地、设备、网络与参训名单；培训期间实行签到与课堂纪律管理；培训后 3 日内提交培训总结与考核成绩。</w:t>
      </w:r>
    </w:p>
    <w:p w14:paraId="46C3A8D2">
      <w:r>
        <w:t>师资由项目技术骨干与软件工程师组成，必要时邀请部件厂商工程师讲解设备维护；培训语言为中文，教材使用中文。</w:t>
      </w:r>
    </w:p>
    <w:p w14:paraId="5B304F43">
      <w:pPr>
        <w:pStyle w:val="5"/>
      </w:pPr>
      <w:bookmarkStart w:id="272" w:name="_Toc948"/>
      <w:r>
        <w:rPr>
          <w:szCs w:val="32"/>
        </w:rPr>
        <w:t>2.17.2 效果评估</w:t>
      </w:r>
      <w:bookmarkEnd w:id="272"/>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1"/>
        <w:gridCol w:w="2166"/>
        <w:gridCol w:w="2077"/>
        <w:gridCol w:w="3107"/>
      </w:tblGrid>
      <w:tr w14:paraId="65734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51" w:type="dxa"/>
            <w:shd w:val="clear" w:color="auto" w:fill="E7E6E6"/>
            <w:vAlign w:val="center"/>
          </w:tcPr>
          <w:p w14:paraId="675DB6CC">
            <w:pPr>
              <w:snapToGrid w:val="0"/>
              <w:spacing w:before="70" w:after="70" w:line="240" w:lineRule="auto"/>
              <w:ind w:firstLine="0"/>
              <w:jc w:val="center"/>
              <w:rPr>
                <w:b/>
                <w:sz w:val="21"/>
              </w:rPr>
            </w:pPr>
            <w:r>
              <w:rPr>
                <w:b/>
                <w:sz w:val="21"/>
                <w:szCs w:val="21"/>
              </w:rPr>
              <w:t>层级</w:t>
            </w:r>
          </w:p>
        </w:tc>
        <w:tc>
          <w:tcPr>
            <w:tcW w:w="2166" w:type="dxa"/>
            <w:shd w:val="clear" w:color="auto" w:fill="E7E6E6"/>
            <w:vAlign w:val="center"/>
          </w:tcPr>
          <w:p w14:paraId="113A9ACF">
            <w:pPr>
              <w:snapToGrid w:val="0"/>
              <w:spacing w:before="70" w:after="70" w:line="240" w:lineRule="auto"/>
              <w:ind w:firstLine="0"/>
              <w:jc w:val="center"/>
              <w:rPr>
                <w:b/>
                <w:sz w:val="21"/>
              </w:rPr>
            </w:pPr>
            <w:r>
              <w:rPr>
                <w:b/>
                <w:sz w:val="21"/>
                <w:szCs w:val="21"/>
              </w:rPr>
              <w:t>评估内容</w:t>
            </w:r>
          </w:p>
        </w:tc>
        <w:tc>
          <w:tcPr>
            <w:tcW w:w="2077" w:type="dxa"/>
            <w:shd w:val="clear" w:color="auto" w:fill="E7E6E6"/>
            <w:vAlign w:val="center"/>
          </w:tcPr>
          <w:p w14:paraId="1051C3DB">
            <w:pPr>
              <w:snapToGrid w:val="0"/>
              <w:spacing w:before="70" w:after="70" w:line="240" w:lineRule="auto"/>
              <w:ind w:firstLine="0"/>
              <w:jc w:val="center"/>
              <w:rPr>
                <w:b/>
                <w:sz w:val="21"/>
              </w:rPr>
            </w:pPr>
            <w:r>
              <w:rPr>
                <w:b/>
                <w:sz w:val="21"/>
                <w:szCs w:val="21"/>
              </w:rPr>
              <w:t>方法</w:t>
            </w:r>
          </w:p>
        </w:tc>
        <w:tc>
          <w:tcPr>
            <w:tcW w:w="3107" w:type="dxa"/>
            <w:shd w:val="clear" w:color="auto" w:fill="E7E6E6"/>
            <w:vAlign w:val="center"/>
          </w:tcPr>
          <w:p w14:paraId="2BD35511">
            <w:pPr>
              <w:snapToGrid w:val="0"/>
              <w:spacing w:before="70" w:after="70" w:line="240" w:lineRule="auto"/>
              <w:ind w:firstLine="0"/>
              <w:jc w:val="center"/>
              <w:rPr>
                <w:b/>
                <w:sz w:val="21"/>
              </w:rPr>
            </w:pPr>
            <w:r>
              <w:rPr>
                <w:b/>
                <w:sz w:val="21"/>
                <w:szCs w:val="21"/>
              </w:rPr>
              <w:t>指标</w:t>
            </w:r>
          </w:p>
        </w:tc>
      </w:tr>
      <w:tr w14:paraId="74618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11DCFD1D">
            <w:pPr>
              <w:snapToGrid w:val="0"/>
              <w:spacing w:before="70" w:after="70" w:line="240" w:lineRule="auto"/>
              <w:ind w:firstLine="0"/>
              <w:jc w:val="center"/>
              <w:rPr>
                <w:sz w:val="21"/>
              </w:rPr>
            </w:pPr>
            <w:r>
              <w:rPr>
                <w:sz w:val="21"/>
                <w:szCs w:val="21"/>
              </w:rPr>
              <w:t>反应层</w:t>
            </w:r>
          </w:p>
        </w:tc>
        <w:tc>
          <w:tcPr>
            <w:tcW w:w="2166" w:type="dxa"/>
            <w:vAlign w:val="center"/>
          </w:tcPr>
          <w:p w14:paraId="65E6ECEB">
            <w:pPr>
              <w:snapToGrid w:val="0"/>
              <w:spacing w:before="70" w:after="70" w:line="240" w:lineRule="auto"/>
              <w:ind w:firstLine="0"/>
              <w:jc w:val="center"/>
              <w:rPr>
                <w:sz w:val="21"/>
              </w:rPr>
            </w:pPr>
            <w:r>
              <w:rPr>
                <w:sz w:val="21"/>
                <w:szCs w:val="21"/>
              </w:rPr>
              <w:t>学员满意度</w:t>
            </w:r>
          </w:p>
        </w:tc>
        <w:tc>
          <w:tcPr>
            <w:tcW w:w="2077" w:type="dxa"/>
            <w:vAlign w:val="center"/>
          </w:tcPr>
          <w:p w14:paraId="671BD3BA">
            <w:pPr>
              <w:snapToGrid w:val="0"/>
              <w:spacing w:before="70" w:after="70" w:line="240" w:lineRule="auto"/>
              <w:ind w:firstLine="0"/>
              <w:jc w:val="left"/>
              <w:rPr>
                <w:sz w:val="21"/>
              </w:rPr>
            </w:pPr>
            <w:r>
              <w:rPr>
                <w:sz w:val="21"/>
                <w:szCs w:val="21"/>
              </w:rPr>
              <w:t>问卷</w:t>
            </w:r>
          </w:p>
        </w:tc>
        <w:tc>
          <w:tcPr>
            <w:tcW w:w="3107" w:type="dxa"/>
            <w:vAlign w:val="center"/>
          </w:tcPr>
          <w:p w14:paraId="3196770A">
            <w:pPr>
              <w:snapToGrid w:val="0"/>
              <w:spacing w:before="70" w:after="70" w:line="240" w:lineRule="auto"/>
              <w:ind w:firstLine="0"/>
              <w:jc w:val="left"/>
              <w:rPr>
                <w:sz w:val="21"/>
              </w:rPr>
            </w:pPr>
            <w:r>
              <w:rPr>
                <w:sz w:val="21"/>
                <w:szCs w:val="21"/>
              </w:rPr>
              <w:t>≥90 分</w:t>
            </w:r>
          </w:p>
        </w:tc>
      </w:tr>
      <w:tr w14:paraId="2A2BC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5C7BAF4B">
            <w:pPr>
              <w:snapToGrid w:val="0"/>
              <w:spacing w:before="70" w:after="70" w:line="240" w:lineRule="auto"/>
              <w:ind w:firstLine="0"/>
              <w:jc w:val="center"/>
              <w:rPr>
                <w:sz w:val="21"/>
              </w:rPr>
            </w:pPr>
            <w:r>
              <w:rPr>
                <w:sz w:val="21"/>
                <w:szCs w:val="21"/>
              </w:rPr>
              <w:t>学习层</w:t>
            </w:r>
          </w:p>
        </w:tc>
        <w:tc>
          <w:tcPr>
            <w:tcW w:w="2166" w:type="dxa"/>
            <w:vAlign w:val="center"/>
          </w:tcPr>
          <w:p w14:paraId="1000C2F7">
            <w:pPr>
              <w:snapToGrid w:val="0"/>
              <w:spacing w:before="70" w:after="70" w:line="240" w:lineRule="auto"/>
              <w:ind w:firstLine="0"/>
              <w:jc w:val="center"/>
              <w:rPr>
                <w:sz w:val="21"/>
              </w:rPr>
            </w:pPr>
            <w:r>
              <w:rPr>
                <w:sz w:val="21"/>
                <w:szCs w:val="21"/>
              </w:rPr>
              <w:t>知识掌握</w:t>
            </w:r>
          </w:p>
        </w:tc>
        <w:tc>
          <w:tcPr>
            <w:tcW w:w="2077" w:type="dxa"/>
            <w:vAlign w:val="center"/>
          </w:tcPr>
          <w:p w14:paraId="084434BB">
            <w:pPr>
              <w:snapToGrid w:val="0"/>
              <w:spacing w:before="70" w:after="70" w:line="240" w:lineRule="auto"/>
              <w:ind w:firstLine="0"/>
              <w:jc w:val="left"/>
              <w:rPr>
                <w:sz w:val="21"/>
              </w:rPr>
            </w:pPr>
            <w:r>
              <w:rPr>
                <w:sz w:val="21"/>
                <w:szCs w:val="21"/>
              </w:rPr>
              <w:t>笔试</w:t>
            </w:r>
          </w:p>
        </w:tc>
        <w:tc>
          <w:tcPr>
            <w:tcW w:w="3107" w:type="dxa"/>
            <w:vAlign w:val="center"/>
          </w:tcPr>
          <w:p w14:paraId="3BA7A9D9">
            <w:pPr>
              <w:snapToGrid w:val="0"/>
              <w:spacing w:before="70" w:after="70" w:line="240" w:lineRule="auto"/>
              <w:ind w:firstLine="0"/>
              <w:jc w:val="left"/>
              <w:rPr>
                <w:sz w:val="21"/>
              </w:rPr>
            </w:pPr>
            <w:r>
              <w:rPr>
                <w:sz w:val="21"/>
                <w:szCs w:val="21"/>
              </w:rPr>
              <w:t>平均 ≥80 分</w:t>
            </w:r>
          </w:p>
        </w:tc>
      </w:tr>
      <w:tr w14:paraId="4EA52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6BA5532A">
            <w:pPr>
              <w:snapToGrid w:val="0"/>
              <w:spacing w:before="70" w:after="70" w:line="240" w:lineRule="auto"/>
              <w:ind w:firstLine="0"/>
              <w:jc w:val="center"/>
              <w:rPr>
                <w:sz w:val="21"/>
              </w:rPr>
            </w:pPr>
            <w:r>
              <w:rPr>
                <w:sz w:val="21"/>
                <w:szCs w:val="21"/>
              </w:rPr>
              <w:t>行为层</w:t>
            </w:r>
          </w:p>
        </w:tc>
        <w:tc>
          <w:tcPr>
            <w:tcW w:w="2166" w:type="dxa"/>
            <w:vAlign w:val="center"/>
          </w:tcPr>
          <w:p w14:paraId="4074584F">
            <w:pPr>
              <w:snapToGrid w:val="0"/>
              <w:spacing w:before="70" w:after="70" w:line="240" w:lineRule="auto"/>
              <w:ind w:firstLine="0"/>
              <w:jc w:val="center"/>
              <w:rPr>
                <w:sz w:val="21"/>
              </w:rPr>
            </w:pPr>
            <w:r>
              <w:rPr>
                <w:sz w:val="21"/>
                <w:szCs w:val="21"/>
              </w:rPr>
              <w:t>操作规范</w:t>
            </w:r>
          </w:p>
        </w:tc>
        <w:tc>
          <w:tcPr>
            <w:tcW w:w="2077" w:type="dxa"/>
            <w:vAlign w:val="center"/>
          </w:tcPr>
          <w:p w14:paraId="4A6CB7D3">
            <w:pPr>
              <w:snapToGrid w:val="0"/>
              <w:spacing w:before="70" w:after="70" w:line="240" w:lineRule="auto"/>
              <w:ind w:firstLine="0"/>
              <w:jc w:val="left"/>
              <w:rPr>
                <w:sz w:val="21"/>
              </w:rPr>
            </w:pPr>
            <w:r>
              <w:rPr>
                <w:sz w:val="21"/>
                <w:szCs w:val="21"/>
              </w:rPr>
              <w:t>实操观察</w:t>
            </w:r>
          </w:p>
        </w:tc>
        <w:tc>
          <w:tcPr>
            <w:tcW w:w="3107" w:type="dxa"/>
            <w:vAlign w:val="center"/>
          </w:tcPr>
          <w:p w14:paraId="47D4ED6C">
            <w:pPr>
              <w:snapToGrid w:val="0"/>
              <w:spacing w:before="70" w:after="70" w:line="240" w:lineRule="auto"/>
              <w:ind w:firstLine="0"/>
              <w:jc w:val="left"/>
              <w:rPr>
                <w:sz w:val="21"/>
              </w:rPr>
            </w:pPr>
            <w:r>
              <w:rPr>
                <w:sz w:val="21"/>
                <w:szCs w:val="21"/>
              </w:rPr>
              <w:t>规范执行率 ≥95%</w:t>
            </w:r>
          </w:p>
        </w:tc>
      </w:tr>
      <w:tr w14:paraId="2C5A6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1" w:type="dxa"/>
            <w:vAlign w:val="center"/>
          </w:tcPr>
          <w:p w14:paraId="30863FA9">
            <w:pPr>
              <w:snapToGrid w:val="0"/>
              <w:spacing w:before="70" w:after="70" w:line="240" w:lineRule="auto"/>
              <w:ind w:firstLine="0"/>
              <w:jc w:val="center"/>
              <w:rPr>
                <w:sz w:val="21"/>
              </w:rPr>
            </w:pPr>
            <w:r>
              <w:rPr>
                <w:sz w:val="21"/>
                <w:szCs w:val="21"/>
              </w:rPr>
              <w:t>结果层</w:t>
            </w:r>
          </w:p>
        </w:tc>
        <w:tc>
          <w:tcPr>
            <w:tcW w:w="2166" w:type="dxa"/>
            <w:vAlign w:val="center"/>
          </w:tcPr>
          <w:p w14:paraId="29450CA4">
            <w:pPr>
              <w:snapToGrid w:val="0"/>
              <w:spacing w:before="70" w:after="70" w:line="240" w:lineRule="auto"/>
              <w:ind w:firstLine="0"/>
              <w:jc w:val="center"/>
              <w:rPr>
                <w:sz w:val="21"/>
              </w:rPr>
            </w:pPr>
            <w:r>
              <w:rPr>
                <w:sz w:val="21"/>
                <w:szCs w:val="21"/>
              </w:rPr>
              <w:t>业务效果</w:t>
            </w:r>
          </w:p>
        </w:tc>
        <w:tc>
          <w:tcPr>
            <w:tcW w:w="2077" w:type="dxa"/>
            <w:vAlign w:val="center"/>
          </w:tcPr>
          <w:p w14:paraId="5902A5AD">
            <w:pPr>
              <w:snapToGrid w:val="0"/>
              <w:spacing w:before="70" w:after="70" w:line="240" w:lineRule="auto"/>
              <w:ind w:firstLine="0"/>
              <w:jc w:val="left"/>
              <w:rPr>
                <w:sz w:val="21"/>
              </w:rPr>
            </w:pPr>
            <w:r>
              <w:rPr>
                <w:sz w:val="21"/>
                <w:szCs w:val="21"/>
              </w:rPr>
              <w:t>3 个月跟踪</w:t>
            </w:r>
          </w:p>
        </w:tc>
        <w:tc>
          <w:tcPr>
            <w:tcW w:w="3107" w:type="dxa"/>
            <w:vAlign w:val="center"/>
          </w:tcPr>
          <w:p w14:paraId="559ABD3B">
            <w:pPr>
              <w:snapToGrid w:val="0"/>
              <w:spacing w:before="70" w:after="70" w:line="240" w:lineRule="auto"/>
              <w:ind w:firstLine="0"/>
              <w:jc w:val="left"/>
              <w:rPr>
                <w:sz w:val="21"/>
              </w:rPr>
            </w:pPr>
            <w:r>
              <w:rPr>
                <w:sz w:val="21"/>
                <w:szCs w:val="21"/>
              </w:rPr>
              <w:t>独立作业率 ≥80%</w:t>
            </w:r>
          </w:p>
        </w:tc>
      </w:tr>
    </w:tbl>
    <w:p w14:paraId="229651F9">
      <w:pPr>
        <w:spacing w:line="240" w:lineRule="auto"/>
      </w:pPr>
    </w:p>
    <w:p w14:paraId="7BD3810A">
      <w:r>
        <w:t>结果层跟踪由项目组在培训后 3 个月开展，记录学员独立完成作业的次数、质量问题数量、求助频次，形成《培训效果跟踪报告》，并据此调整后续培训内容。</w:t>
      </w:r>
    </w:p>
    <w:p w14:paraId="7C0A56B0">
      <w:pPr>
        <w:pStyle w:val="5"/>
      </w:pPr>
      <w:bookmarkStart w:id="273" w:name="_Toc28813"/>
      <w:r>
        <w:rPr>
          <w:szCs w:val="32"/>
        </w:rPr>
        <w:t>2.17.3 常见问题与对策</w:t>
      </w:r>
      <w:bookmarkEnd w:id="273"/>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2479"/>
        <w:gridCol w:w="3842"/>
      </w:tblGrid>
      <w:tr w14:paraId="77F1F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479" w:type="dxa"/>
            <w:shd w:val="clear" w:color="auto" w:fill="E7E6E6"/>
            <w:vAlign w:val="center"/>
          </w:tcPr>
          <w:p w14:paraId="33AC9A18">
            <w:pPr>
              <w:keepNext/>
              <w:snapToGrid w:val="0"/>
              <w:spacing w:before="70" w:after="70" w:line="240" w:lineRule="auto"/>
              <w:ind w:firstLine="0"/>
              <w:jc w:val="center"/>
              <w:rPr>
                <w:b/>
                <w:sz w:val="21"/>
              </w:rPr>
            </w:pPr>
            <w:r>
              <w:rPr>
                <w:b/>
                <w:sz w:val="21"/>
                <w:szCs w:val="21"/>
              </w:rPr>
              <w:t>问题</w:t>
            </w:r>
          </w:p>
        </w:tc>
        <w:tc>
          <w:tcPr>
            <w:tcW w:w="2479" w:type="dxa"/>
            <w:shd w:val="clear" w:color="auto" w:fill="E7E6E6"/>
            <w:vAlign w:val="center"/>
          </w:tcPr>
          <w:p w14:paraId="7FA063CE">
            <w:pPr>
              <w:keepNext/>
              <w:snapToGrid w:val="0"/>
              <w:spacing w:before="70" w:after="70" w:line="240" w:lineRule="auto"/>
              <w:ind w:firstLine="0"/>
              <w:jc w:val="center"/>
              <w:rPr>
                <w:b/>
                <w:sz w:val="21"/>
              </w:rPr>
            </w:pPr>
            <w:r>
              <w:rPr>
                <w:b/>
                <w:sz w:val="21"/>
                <w:szCs w:val="21"/>
              </w:rPr>
              <w:t>原因</w:t>
            </w:r>
          </w:p>
        </w:tc>
        <w:tc>
          <w:tcPr>
            <w:tcW w:w="3842" w:type="dxa"/>
            <w:shd w:val="clear" w:color="auto" w:fill="E7E6E6"/>
            <w:vAlign w:val="center"/>
          </w:tcPr>
          <w:p w14:paraId="4721D4EA">
            <w:pPr>
              <w:keepNext/>
              <w:snapToGrid w:val="0"/>
              <w:spacing w:before="70" w:after="70" w:line="240" w:lineRule="auto"/>
              <w:ind w:firstLine="0"/>
              <w:jc w:val="center"/>
              <w:rPr>
                <w:b/>
                <w:sz w:val="21"/>
              </w:rPr>
            </w:pPr>
            <w:r>
              <w:rPr>
                <w:b/>
                <w:sz w:val="21"/>
                <w:szCs w:val="21"/>
              </w:rPr>
              <w:t>对策</w:t>
            </w:r>
          </w:p>
        </w:tc>
      </w:tr>
      <w:tr w14:paraId="343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79" w:type="dxa"/>
            <w:vAlign w:val="center"/>
          </w:tcPr>
          <w:p w14:paraId="17C0C85E">
            <w:pPr>
              <w:keepNext/>
              <w:snapToGrid w:val="0"/>
              <w:spacing w:before="70" w:after="70" w:line="240" w:lineRule="auto"/>
              <w:ind w:firstLine="0"/>
              <w:jc w:val="left"/>
              <w:rPr>
                <w:sz w:val="21"/>
              </w:rPr>
            </w:pPr>
            <w:r>
              <w:rPr>
                <w:sz w:val="21"/>
                <w:szCs w:val="21"/>
              </w:rPr>
              <w:t>参训人员不固定</w:t>
            </w:r>
          </w:p>
        </w:tc>
        <w:tc>
          <w:tcPr>
            <w:tcW w:w="2479" w:type="dxa"/>
            <w:vAlign w:val="center"/>
          </w:tcPr>
          <w:p w14:paraId="59D386E7">
            <w:pPr>
              <w:keepNext/>
              <w:snapToGrid w:val="0"/>
              <w:spacing w:before="70" w:after="70" w:line="240" w:lineRule="auto"/>
              <w:ind w:firstLine="0"/>
              <w:jc w:val="left"/>
              <w:rPr>
                <w:sz w:val="21"/>
              </w:rPr>
            </w:pPr>
            <w:r>
              <w:rPr>
                <w:sz w:val="21"/>
                <w:szCs w:val="21"/>
              </w:rPr>
              <w:t>现场任务冲突</w:t>
            </w:r>
          </w:p>
        </w:tc>
        <w:tc>
          <w:tcPr>
            <w:tcW w:w="3842" w:type="dxa"/>
            <w:vAlign w:val="center"/>
          </w:tcPr>
          <w:p w14:paraId="22EB3412">
            <w:pPr>
              <w:keepNext/>
              <w:snapToGrid w:val="0"/>
              <w:spacing w:before="70" w:after="70" w:line="240" w:lineRule="auto"/>
              <w:ind w:firstLine="0"/>
              <w:jc w:val="left"/>
              <w:rPr>
                <w:sz w:val="21"/>
              </w:rPr>
            </w:pPr>
            <w:r>
              <w:rPr>
                <w:sz w:val="21"/>
                <w:szCs w:val="21"/>
              </w:rPr>
              <w:t>分批培训、录播补学</w:t>
            </w:r>
          </w:p>
        </w:tc>
      </w:tr>
      <w:tr w14:paraId="50F04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79" w:type="dxa"/>
            <w:vAlign w:val="center"/>
          </w:tcPr>
          <w:p w14:paraId="179C6D50">
            <w:pPr>
              <w:keepNext/>
              <w:snapToGrid w:val="0"/>
              <w:spacing w:before="70" w:after="70" w:line="240" w:lineRule="auto"/>
              <w:ind w:firstLine="0"/>
              <w:jc w:val="left"/>
              <w:rPr>
                <w:sz w:val="21"/>
              </w:rPr>
            </w:pPr>
            <w:r>
              <w:rPr>
                <w:sz w:val="21"/>
                <w:szCs w:val="21"/>
              </w:rPr>
              <w:t>理论听不懂</w:t>
            </w:r>
          </w:p>
        </w:tc>
        <w:tc>
          <w:tcPr>
            <w:tcW w:w="2479" w:type="dxa"/>
            <w:vAlign w:val="center"/>
          </w:tcPr>
          <w:p w14:paraId="671A5F1E">
            <w:pPr>
              <w:keepNext/>
              <w:snapToGrid w:val="0"/>
              <w:spacing w:before="70" w:after="70" w:line="240" w:lineRule="auto"/>
              <w:ind w:firstLine="0"/>
              <w:jc w:val="left"/>
              <w:rPr>
                <w:sz w:val="21"/>
              </w:rPr>
            </w:pPr>
            <w:r>
              <w:rPr>
                <w:sz w:val="21"/>
                <w:szCs w:val="21"/>
              </w:rPr>
              <w:t>术语多、基础差异</w:t>
            </w:r>
          </w:p>
        </w:tc>
        <w:tc>
          <w:tcPr>
            <w:tcW w:w="3842" w:type="dxa"/>
            <w:vAlign w:val="center"/>
          </w:tcPr>
          <w:p w14:paraId="79BFDF8E">
            <w:pPr>
              <w:keepNext/>
              <w:snapToGrid w:val="0"/>
              <w:spacing w:before="70" w:after="70" w:line="240" w:lineRule="auto"/>
              <w:ind w:firstLine="0"/>
              <w:jc w:val="left"/>
              <w:rPr>
                <w:sz w:val="21"/>
              </w:rPr>
            </w:pPr>
            <w:r>
              <w:rPr>
                <w:sz w:val="21"/>
                <w:szCs w:val="21"/>
              </w:rPr>
              <w:t>增加动画与实物演示</w:t>
            </w:r>
          </w:p>
        </w:tc>
      </w:tr>
      <w:tr w14:paraId="407AD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79" w:type="dxa"/>
            <w:vAlign w:val="center"/>
          </w:tcPr>
          <w:p w14:paraId="2DBCB5C5">
            <w:pPr>
              <w:keepNext/>
              <w:snapToGrid w:val="0"/>
              <w:spacing w:before="70" w:after="70" w:line="240" w:lineRule="auto"/>
              <w:ind w:firstLine="0"/>
              <w:jc w:val="left"/>
              <w:rPr>
                <w:sz w:val="21"/>
              </w:rPr>
            </w:pPr>
            <w:r>
              <w:rPr>
                <w:sz w:val="21"/>
                <w:szCs w:val="21"/>
              </w:rPr>
              <w:t>实操时间不足</w:t>
            </w:r>
          </w:p>
        </w:tc>
        <w:tc>
          <w:tcPr>
            <w:tcW w:w="2479" w:type="dxa"/>
            <w:vAlign w:val="center"/>
          </w:tcPr>
          <w:p w14:paraId="3B960881">
            <w:pPr>
              <w:keepNext/>
              <w:snapToGrid w:val="0"/>
              <w:spacing w:before="70" w:after="70" w:line="240" w:lineRule="auto"/>
              <w:ind w:firstLine="0"/>
              <w:jc w:val="left"/>
              <w:rPr>
                <w:sz w:val="21"/>
              </w:rPr>
            </w:pPr>
            <w:r>
              <w:rPr>
                <w:sz w:val="21"/>
                <w:szCs w:val="21"/>
              </w:rPr>
              <w:t>设备数量有限</w:t>
            </w:r>
          </w:p>
        </w:tc>
        <w:tc>
          <w:tcPr>
            <w:tcW w:w="3842" w:type="dxa"/>
            <w:vAlign w:val="center"/>
          </w:tcPr>
          <w:p w14:paraId="05D110B6">
            <w:pPr>
              <w:keepNext/>
              <w:snapToGrid w:val="0"/>
              <w:spacing w:before="70" w:after="70" w:line="240" w:lineRule="auto"/>
              <w:ind w:firstLine="0"/>
              <w:jc w:val="left"/>
              <w:rPr>
                <w:sz w:val="21"/>
              </w:rPr>
            </w:pPr>
            <w:r>
              <w:rPr>
                <w:sz w:val="21"/>
                <w:szCs w:val="21"/>
              </w:rPr>
              <w:t>增加模拟器、分组轮换</w:t>
            </w:r>
          </w:p>
        </w:tc>
      </w:tr>
      <w:tr w14:paraId="4EFD4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79" w:type="dxa"/>
            <w:vAlign w:val="center"/>
          </w:tcPr>
          <w:p w14:paraId="430D2CF3">
            <w:pPr>
              <w:keepNext/>
              <w:snapToGrid w:val="0"/>
              <w:spacing w:before="70" w:after="70" w:line="240" w:lineRule="auto"/>
              <w:ind w:firstLine="0"/>
              <w:jc w:val="left"/>
              <w:rPr>
                <w:sz w:val="21"/>
              </w:rPr>
            </w:pPr>
            <w:r>
              <w:rPr>
                <w:sz w:val="21"/>
                <w:szCs w:val="21"/>
              </w:rPr>
              <w:t>培训后不用</w:t>
            </w:r>
          </w:p>
        </w:tc>
        <w:tc>
          <w:tcPr>
            <w:tcW w:w="2479" w:type="dxa"/>
            <w:vAlign w:val="center"/>
          </w:tcPr>
          <w:p w14:paraId="6B823CE4">
            <w:pPr>
              <w:keepNext/>
              <w:snapToGrid w:val="0"/>
              <w:spacing w:before="70" w:after="70" w:line="240" w:lineRule="auto"/>
              <w:ind w:firstLine="0"/>
              <w:jc w:val="left"/>
              <w:rPr>
                <w:sz w:val="21"/>
              </w:rPr>
            </w:pPr>
            <w:r>
              <w:rPr>
                <w:sz w:val="21"/>
                <w:szCs w:val="21"/>
              </w:rPr>
              <w:t>缺乏练习场景</w:t>
            </w:r>
          </w:p>
        </w:tc>
        <w:tc>
          <w:tcPr>
            <w:tcW w:w="3842" w:type="dxa"/>
            <w:vAlign w:val="center"/>
          </w:tcPr>
          <w:p w14:paraId="7E66F621">
            <w:pPr>
              <w:keepNext/>
              <w:snapToGrid w:val="0"/>
              <w:spacing w:before="70" w:after="70" w:line="240" w:lineRule="auto"/>
              <w:ind w:firstLine="0"/>
              <w:jc w:val="left"/>
              <w:rPr>
                <w:sz w:val="21"/>
              </w:rPr>
            </w:pPr>
            <w:r>
              <w:rPr>
                <w:sz w:val="21"/>
                <w:szCs w:val="21"/>
              </w:rPr>
              <w:t>安排跟班作业、布置练习任务</w:t>
            </w:r>
          </w:p>
        </w:tc>
      </w:tr>
      <w:tr w14:paraId="14AA8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79" w:type="dxa"/>
            <w:vAlign w:val="center"/>
          </w:tcPr>
          <w:p w14:paraId="64BB5369">
            <w:pPr>
              <w:keepNext/>
              <w:snapToGrid w:val="0"/>
              <w:spacing w:before="70" w:after="70" w:line="240" w:lineRule="auto"/>
              <w:ind w:firstLine="0"/>
              <w:jc w:val="left"/>
              <w:rPr>
                <w:sz w:val="21"/>
              </w:rPr>
            </w:pPr>
            <w:r>
              <w:rPr>
                <w:sz w:val="21"/>
                <w:szCs w:val="21"/>
              </w:rPr>
              <w:t>版本更新后不会用</w:t>
            </w:r>
          </w:p>
        </w:tc>
        <w:tc>
          <w:tcPr>
            <w:tcW w:w="2479" w:type="dxa"/>
            <w:vAlign w:val="center"/>
          </w:tcPr>
          <w:p w14:paraId="017BD617">
            <w:pPr>
              <w:keepNext/>
              <w:snapToGrid w:val="0"/>
              <w:spacing w:before="70" w:after="70" w:line="240" w:lineRule="auto"/>
              <w:ind w:firstLine="0"/>
              <w:jc w:val="left"/>
              <w:rPr>
                <w:sz w:val="21"/>
              </w:rPr>
            </w:pPr>
            <w:r>
              <w:rPr>
                <w:sz w:val="21"/>
                <w:szCs w:val="21"/>
              </w:rPr>
              <w:t>未及时复训</w:t>
            </w:r>
          </w:p>
        </w:tc>
        <w:tc>
          <w:tcPr>
            <w:tcW w:w="3842" w:type="dxa"/>
            <w:vAlign w:val="center"/>
          </w:tcPr>
          <w:p w14:paraId="06D0D5E6">
            <w:pPr>
              <w:keepNext/>
              <w:snapToGrid w:val="0"/>
              <w:spacing w:before="70" w:after="70" w:line="240" w:lineRule="auto"/>
              <w:ind w:firstLine="0"/>
              <w:jc w:val="left"/>
              <w:rPr>
                <w:sz w:val="21"/>
              </w:rPr>
            </w:pPr>
            <w:r>
              <w:rPr>
                <w:sz w:val="21"/>
                <w:szCs w:val="21"/>
              </w:rPr>
              <w:t>版本升级同步微课</w:t>
            </w:r>
          </w:p>
        </w:tc>
      </w:tr>
    </w:tbl>
    <w:p w14:paraId="6DCDCBF3">
      <w:pPr>
        <w:spacing w:line="240" w:lineRule="auto"/>
      </w:pPr>
    </w:p>
    <w:p w14:paraId="0B160D33">
      <w:pPr>
        <w:pStyle w:val="5"/>
      </w:pPr>
      <w:bookmarkStart w:id="274" w:name="_Toc19865"/>
      <w:r>
        <w:rPr>
          <w:szCs w:val="32"/>
        </w:rPr>
        <w:t>2.17.4 培训课程教案</w:t>
      </w:r>
      <w:bookmarkEnd w:id="274"/>
    </w:p>
    <w:p w14:paraId="68050636">
      <w:pPr>
        <w:pStyle w:val="6"/>
      </w:pPr>
      <w:r>
        <w:rPr>
          <w:szCs w:val="32"/>
        </w:rPr>
        <w:t>2.17.4.1 第一次培训（16 学时）</w:t>
      </w:r>
    </w:p>
    <w:tbl>
      <w:tblPr>
        <w:tblStyle w:val="32"/>
        <w:tblW w:w="96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386"/>
        <w:gridCol w:w="2016"/>
        <w:gridCol w:w="2856"/>
        <w:gridCol w:w="1294"/>
        <w:gridCol w:w="1294"/>
      </w:tblGrid>
      <w:tr w14:paraId="63489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23CC37A9">
            <w:pPr>
              <w:snapToGrid w:val="0"/>
              <w:spacing w:before="70" w:after="70" w:line="240" w:lineRule="auto"/>
              <w:ind w:firstLine="0"/>
              <w:jc w:val="center"/>
              <w:rPr>
                <w:b/>
                <w:sz w:val="21"/>
              </w:rPr>
            </w:pPr>
            <w:r>
              <w:rPr>
                <w:b/>
                <w:sz w:val="21"/>
                <w:szCs w:val="21"/>
              </w:rPr>
              <w:t>课时</w:t>
            </w:r>
          </w:p>
        </w:tc>
        <w:tc>
          <w:tcPr>
            <w:tcW w:w="1386" w:type="dxa"/>
            <w:shd w:val="clear" w:color="auto" w:fill="E7E6E6"/>
            <w:vAlign w:val="center"/>
          </w:tcPr>
          <w:p w14:paraId="6C801367">
            <w:pPr>
              <w:snapToGrid w:val="0"/>
              <w:spacing w:before="70" w:after="70" w:line="240" w:lineRule="auto"/>
              <w:ind w:firstLine="0"/>
              <w:jc w:val="center"/>
              <w:rPr>
                <w:b/>
                <w:sz w:val="21"/>
              </w:rPr>
            </w:pPr>
            <w:r>
              <w:rPr>
                <w:b/>
                <w:sz w:val="21"/>
                <w:szCs w:val="21"/>
              </w:rPr>
              <w:t>课程单元</w:t>
            </w:r>
          </w:p>
        </w:tc>
        <w:tc>
          <w:tcPr>
            <w:tcW w:w="2016" w:type="dxa"/>
            <w:shd w:val="clear" w:color="auto" w:fill="E7E6E6"/>
            <w:vAlign w:val="center"/>
          </w:tcPr>
          <w:p w14:paraId="08753B6D">
            <w:pPr>
              <w:snapToGrid w:val="0"/>
              <w:spacing w:before="70" w:after="70" w:line="240" w:lineRule="auto"/>
              <w:ind w:firstLine="0"/>
              <w:jc w:val="center"/>
              <w:rPr>
                <w:b/>
                <w:sz w:val="21"/>
              </w:rPr>
            </w:pPr>
            <w:r>
              <w:rPr>
                <w:b/>
                <w:sz w:val="21"/>
                <w:szCs w:val="21"/>
              </w:rPr>
              <w:t>教学目标</w:t>
            </w:r>
          </w:p>
        </w:tc>
        <w:tc>
          <w:tcPr>
            <w:tcW w:w="2856" w:type="dxa"/>
            <w:shd w:val="clear" w:color="auto" w:fill="E7E6E6"/>
            <w:vAlign w:val="center"/>
          </w:tcPr>
          <w:p w14:paraId="14757262">
            <w:pPr>
              <w:snapToGrid w:val="0"/>
              <w:spacing w:before="70" w:after="70" w:line="240" w:lineRule="auto"/>
              <w:ind w:firstLine="0"/>
              <w:jc w:val="center"/>
              <w:rPr>
                <w:b/>
                <w:sz w:val="21"/>
              </w:rPr>
            </w:pPr>
            <w:r>
              <w:rPr>
                <w:b/>
                <w:sz w:val="21"/>
                <w:szCs w:val="21"/>
              </w:rPr>
              <w:t>教学内容</w:t>
            </w:r>
          </w:p>
        </w:tc>
        <w:tc>
          <w:tcPr>
            <w:tcW w:w="1294" w:type="dxa"/>
            <w:shd w:val="clear" w:color="auto" w:fill="E7E6E6"/>
            <w:vAlign w:val="center"/>
          </w:tcPr>
          <w:p w14:paraId="78B1CC66">
            <w:pPr>
              <w:snapToGrid w:val="0"/>
              <w:spacing w:before="70" w:after="70" w:line="240" w:lineRule="auto"/>
              <w:ind w:firstLine="0"/>
              <w:jc w:val="center"/>
              <w:rPr>
                <w:b/>
                <w:sz w:val="21"/>
              </w:rPr>
            </w:pPr>
            <w:r>
              <w:rPr>
                <w:b/>
                <w:sz w:val="21"/>
                <w:szCs w:val="21"/>
              </w:rPr>
              <w:t>教学方法</w:t>
            </w:r>
          </w:p>
        </w:tc>
        <w:tc>
          <w:tcPr>
            <w:tcW w:w="1294" w:type="dxa"/>
            <w:shd w:val="clear" w:color="auto" w:fill="E7E6E6"/>
            <w:vAlign w:val="center"/>
          </w:tcPr>
          <w:p w14:paraId="57FB6B1A">
            <w:pPr>
              <w:snapToGrid w:val="0"/>
              <w:spacing w:before="70" w:after="70" w:line="240" w:lineRule="auto"/>
              <w:ind w:firstLine="0"/>
              <w:jc w:val="center"/>
              <w:rPr>
                <w:b/>
                <w:sz w:val="21"/>
              </w:rPr>
            </w:pPr>
            <w:r>
              <w:rPr>
                <w:b/>
                <w:sz w:val="21"/>
                <w:szCs w:val="21"/>
              </w:rPr>
              <w:t>考核方式</w:t>
            </w:r>
          </w:p>
        </w:tc>
      </w:tr>
      <w:tr w14:paraId="53D1F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3ADEB09">
            <w:pPr>
              <w:snapToGrid w:val="0"/>
              <w:spacing w:before="70" w:after="70" w:line="240" w:lineRule="auto"/>
              <w:ind w:firstLine="0"/>
              <w:jc w:val="center"/>
              <w:rPr>
                <w:sz w:val="21"/>
              </w:rPr>
            </w:pPr>
            <w:r>
              <w:rPr>
                <w:sz w:val="21"/>
                <w:szCs w:val="21"/>
              </w:rPr>
              <w:t>1</w:t>
            </w:r>
          </w:p>
        </w:tc>
        <w:tc>
          <w:tcPr>
            <w:tcW w:w="1386" w:type="dxa"/>
            <w:vAlign w:val="center"/>
          </w:tcPr>
          <w:p w14:paraId="721E9F98">
            <w:pPr>
              <w:snapToGrid w:val="0"/>
              <w:spacing w:before="70" w:after="70" w:line="240" w:lineRule="auto"/>
              <w:ind w:firstLine="0"/>
              <w:jc w:val="center"/>
              <w:rPr>
                <w:sz w:val="21"/>
              </w:rPr>
            </w:pPr>
            <w:r>
              <w:rPr>
                <w:sz w:val="21"/>
                <w:szCs w:val="21"/>
              </w:rPr>
              <w:t>项目概述</w:t>
            </w:r>
          </w:p>
        </w:tc>
        <w:tc>
          <w:tcPr>
            <w:tcW w:w="2016" w:type="dxa"/>
            <w:vAlign w:val="center"/>
          </w:tcPr>
          <w:p w14:paraId="1BDD76A4">
            <w:pPr>
              <w:snapToGrid w:val="0"/>
              <w:spacing w:before="70" w:after="70" w:line="240" w:lineRule="auto"/>
              <w:ind w:firstLine="0"/>
              <w:jc w:val="left"/>
              <w:rPr>
                <w:sz w:val="21"/>
              </w:rPr>
            </w:pPr>
            <w:r>
              <w:rPr>
                <w:sz w:val="21"/>
                <w:szCs w:val="21"/>
              </w:rPr>
              <w:t>了解项目目标与范围</w:t>
            </w:r>
          </w:p>
        </w:tc>
        <w:tc>
          <w:tcPr>
            <w:tcW w:w="2856" w:type="dxa"/>
            <w:vAlign w:val="center"/>
          </w:tcPr>
          <w:p w14:paraId="1A1D4520">
            <w:pPr>
              <w:snapToGrid w:val="0"/>
              <w:spacing w:before="70" w:after="70" w:line="240" w:lineRule="auto"/>
              <w:ind w:firstLine="0"/>
              <w:jc w:val="left"/>
              <w:rPr>
                <w:sz w:val="21"/>
              </w:rPr>
            </w:pPr>
            <w:r>
              <w:rPr>
                <w:sz w:val="21"/>
                <w:szCs w:val="21"/>
              </w:rPr>
              <w:t>采购要求、目标、里程碑</w:t>
            </w:r>
          </w:p>
        </w:tc>
        <w:tc>
          <w:tcPr>
            <w:tcW w:w="1294" w:type="dxa"/>
            <w:vAlign w:val="center"/>
          </w:tcPr>
          <w:p w14:paraId="6FF1A467">
            <w:pPr>
              <w:snapToGrid w:val="0"/>
              <w:spacing w:before="70" w:after="70" w:line="240" w:lineRule="auto"/>
              <w:ind w:firstLine="0"/>
              <w:jc w:val="left"/>
              <w:rPr>
                <w:sz w:val="21"/>
              </w:rPr>
            </w:pPr>
            <w:r>
              <w:rPr>
                <w:sz w:val="21"/>
                <w:szCs w:val="21"/>
              </w:rPr>
              <w:t>讲授</w:t>
            </w:r>
          </w:p>
        </w:tc>
        <w:tc>
          <w:tcPr>
            <w:tcW w:w="1294" w:type="dxa"/>
            <w:vAlign w:val="center"/>
          </w:tcPr>
          <w:p w14:paraId="243D0412">
            <w:pPr>
              <w:snapToGrid w:val="0"/>
              <w:spacing w:before="70" w:after="70" w:line="240" w:lineRule="auto"/>
              <w:ind w:firstLine="0"/>
              <w:jc w:val="left"/>
              <w:rPr>
                <w:sz w:val="21"/>
              </w:rPr>
            </w:pPr>
            <w:r>
              <w:rPr>
                <w:sz w:val="21"/>
                <w:szCs w:val="21"/>
              </w:rPr>
              <w:t>提问</w:t>
            </w:r>
          </w:p>
        </w:tc>
      </w:tr>
      <w:tr w14:paraId="13FC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B322EE">
            <w:pPr>
              <w:snapToGrid w:val="0"/>
              <w:spacing w:before="70" w:after="70" w:line="240" w:lineRule="auto"/>
              <w:ind w:firstLine="0"/>
              <w:jc w:val="center"/>
              <w:rPr>
                <w:sz w:val="21"/>
              </w:rPr>
            </w:pPr>
            <w:r>
              <w:rPr>
                <w:sz w:val="21"/>
                <w:szCs w:val="21"/>
              </w:rPr>
              <w:t>2</w:t>
            </w:r>
          </w:p>
        </w:tc>
        <w:tc>
          <w:tcPr>
            <w:tcW w:w="1386" w:type="dxa"/>
            <w:vAlign w:val="center"/>
          </w:tcPr>
          <w:p w14:paraId="284FD0D1">
            <w:pPr>
              <w:snapToGrid w:val="0"/>
              <w:spacing w:before="70" w:after="70" w:line="240" w:lineRule="auto"/>
              <w:ind w:firstLine="0"/>
              <w:jc w:val="center"/>
              <w:rPr>
                <w:sz w:val="21"/>
              </w:rPr>
            </w:pPr>
            <w:r>
              <w:rPr>
                <w:sz w:val="21"/>
                <w:szCs w:val="21"/>
              </w:rPr>
              <w:t>系统组成</w:t>
            </w:r>
          </w:p>
        </w:tc>
        <w:tc>
          <w:tcPr>
            <w:tcW w:w="2016" w:type="dxa"/>
            <w:vAlign w:val="center"/>
          </w:tcPr>
          <w:p w14:paraId="190A98ED">
            <w:pPr>
              <w:snapToGrid w:val="0"/>
              <w:spacing w:before="70" w:after="70" w:line="240" w:lineRule="auto"/>
              <w:ind w:firstLine="0"/>
              <w:jc w:val="left"/>
              <w:rPr>
                <w:sz w:val="21"/>
              </w:rPr>
            </w:pPr>
            <w:r>
              <w:rPr>
                <w:sz w:val="21"/>
                <w:szCs w:val="21"/>
              </w:rPr>
              <w:t>掌握装备组成与功能</w:t>
            </w:r>
          </w:p>
        </w:tc>
        <w:tc>
          <w:tcPr>
            <w:tcW w:w="2856" w:type="dxa"/>
            <w:vAlign w:val="center"/>
          </w:tcPr>
          <w:p w14:paraId="46997C03">
            <w:pPr>
              <w:snapToGrid w:val="0"/>
              <w:spacing w:before="70" w:after="70" w:line="240" w:lineRule="auto"/>
              <w:ind w:firstLine="0"/>
              <w:jc w:val="left"/>
              <w:rPr>
                <w:sz w:val="21"/>
              </w:rPr>
            </w:pPr>
            <w:r>
              <w:rPr>
                <w:sz w:val="21"/>
                <w:szCs w:val="21"/>
              </w:rPr>
              <w:t>跟踪器、框架、扫描仪、载具、软件</w:t>
            </w:r>
          </w:p>
        </w:tc>
        <w:tc>
          <w:tcPr>
            <w:tcW w:w="1294" w:type="dxa"/>
            <w:vAlign w:val="center"/>
          </w:tcPr>
          <w:p w14:paraId="0937569C">
            <w:pPr>
              <w:snapToGrid w:val="0"/>
              <w:spacing w:before="70" w:after="70" w:line="240" w:lineRule="auto"/>
              <w:ind w:firstLine="0"/>
              <w:jc w:val="left"/>
              <w:rPr>
                <w:sz w:val="21"/>
              </w:rPr>
            </w:pPr>
            <w:r>
              <w:rPr>
                <w:sz w:val="21"/>
                <w:szCs w:val="21"/>
              </w:rPr>
              <w:t>讲授+实物</w:t>
            </w:r>
          </w:p>
        </w:tc>
        <w:tc>
          <w:tcPr>
            <w:tcW w:w="1294" w:type="dxa"/>
            <w:vAlign w:val="center"/>
          </w:tcPr>
          <w:p w14:paraId="2B025825">
            <w:pPr>
              <w:snapToGrid w:val="0"/>
              <w:spacing w:before="70" w:after="70" w:line="240" w:lineRule="auto"/>
              <w:ind w:firstLine="0"/>
              <w:jc w:val="left"/>
              <w:rPr>
                <w:sz w:val="21"/>
              </w:rPr>
            </w:pPr>
            <w:r>
              <w:rPr>
                <w:sz w:val="21"/>
                <w:szCs w:val="21"/>
              </w:rPr>
              <w:t>提问</w:t>
            </w:r>
          </w:p>
        </w:tc>
      </w:tr>
      <w:tr w14:paraId="747F4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A831F6">
            <w:pPr>
              <w:snapToGrid w:val="0"/>
              <w:spacing w:before="70" w:after="70" w:line="240" w:lineRule="auto"/>
              <w:ind w:firstLine="0"/>
              <w:jc w:val="center"/>
              <w:rPr>
                <w:sz w:val="21"/>
              </w:rPr>
            </w:pPr>
            <w:r>
              <w:rPr>
                <w:sz w:val="21"/>
                <w:szCs w:val="21"/>
              </w:rPr>
              <w:t>3</w:t>
            </w:r>
          </w:p>
        </w:tc>
        <w:tc>
          <w:tcPr>
            <w:tcW w:w="1386" w:type="dxa"/>
            <w:vAlign w:val="center"/>
          </w:tcPr>
          <w:p w14:paraId="02919691">
            <w:pPr>
              <w:snapToGrid w:val="0"/>
              <w:spacing w:before="70" w:after="70" w:line="240" w:lineRule="auto"/>
              <w:ind w:firstLine="0"/>
              <w:jc w:val="center"/>
              <w:rPr>
                <w:sz w:val="21"/>
              </w:rPr>
            </w:pPr>
            <w:r>
              <w:rPr>
                <w:sz w:val="21"/>
                <w:szCs w:val="21"/>
              </w:rPr>
              <w:t>测量原理</w:t>
            </w:r>
          </w:p>
        </w:tc>
        <w:tc>
          <w:tcPr>
            <w:tcW w:w="2016" w:type="dxa"/>
            <w:vAlign w:val="center"/>
          </w:tcPr>
          <w:p w14:paraId="2649F73E">
            <w:pPr>
              <w:snapToGrid w:val="0"/>
              <w:spacing w:before="70" w:after="70" w:line="240" w:lineRule="auto"/>
              <w:ind w:firstLine="0"/>
              <w:jc w:val="left"/>
              <w:rPr>
                <w:sz w:val="21"/>
              </w:rPr>
            </w:pPr>
            <w:r>
              <w:rPr>
                <w:sz w:val="21"/>
                <w:szCs w:val="21"/>
              </w:rPr>
              <w:t>理解多目视觉测量原理</w:t>
            </w:r>
          </w:p>
        </w:tc>
        <w:tc>
          <w:tcPr>
            <w:tcW w:w="2856" w:type="dxa"/>
            <w:vAlign w:val="center"/>
          </w:tcPr>
          <w:p w14:paraId="7E9ED2B3">
            <w:pPr>
              <w:snapToGrid w:val="0"/>
              <w:spacing w:before="70" w:after="70" w:line="240" w:lineRule="auto"/>
              <w:ind w:firstLine="0"/>
              <w:jc w:val="left"/>
              <w:rPr>
                <w:sz w:val="21"/>
              </w:rPr>
            </w:pPr>
            <w:r>
              <w:rPr>
                <w:sz w:val="21"/>
                <w:szCs w:val="21"/>
              </w:rPr>
              <w:t>交会、平差、误差来源</w:t>
            </w:r>
          </w:p>
        </w:tc>
        <w:tc>
          <w:tcPr>
            <w:tcW w:w="1294" w:type="dxa"/>
            <w:vAlign w:val="center"/>
          </w:tcPr>
          <w:p w14:paraId="2E061151">
            <w:pPr>
              <w:snapToGrid w:val="0"/>
              <w:spacing w:before="70" w:after="70" w:line="240" w:lineRule="auto"/>
              <w:ind w:firstLine="0"/>
              <w:jc w:val="left"/>
              <w:rPr>
                <w:sz w:val="21"/>
              </w:rPr>
            </w:pPr>
            <w:r>
              <w:rPr>
                <w:sz w:val="21"/>
                <w:szCs w:val="21"/>
              </w:rPr>
              <w:t>讲授+动画</w:t>
            </w:r>
          </w:p>
        </w:tc>
        <w:tc>
          <w:tcPr>
            <w:tcW w:w="1294" w:type="dxa"/>
            <w:vAlign w:val="center"/>
          </w:tcPr>
          <w:p w14:paraId="39D326AB">
            <w:pPr>
              <w:snapToGrid w:val="0"/>
              <w:spacing w:before="70" w:after="70" w:line="240" w:lineRule="auto"/>
              <w:ind w:firstLine="0"/>
              <w:jc w:val="left"/>
              <w:rPr>
                <w:sz w:val="21"/>
              </w:rPr>
            </w:pPr>
            <w:r>
              <w:rPr>
                <w:sz w:val="21"/>
                <w:szCs w:val="21"/>
              </w:rPr>
              <w:t>提问</w:t>
            </w:r>
          </w:p>
        </w:tc>
      </w:tr>
      <w:tr w14:paraId="1C20E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25D1583">
            <w:pPr>
              <w:snapToGrid w:val="0"/>
              <w:spacing w:before="70" w:after="70" w:line="240" w:lineRule="auto"/>
              <w:ind w:firstLine="0"/>
              <w:jc w:val="center"/>
              <w:rPr>
                <w:sz w:val="21"/>
              </w:rPr>
            </w:pPr>
            <w:r>
              <w:rPr>
                <w:sz w:val="21"/>
                <w:szCs w:val="21"/>
              </w:rPr>
              <w:t>4</w:t>
            </w:r>
          </w:p>
        </w:tc>
        <w:tc>
          <w:tcPr>
            <w:tcW w:w="1386" w:type="dxa"/>
            <w:vAlign w:val="center"/>
          </w:tcPr>
          <w:p w14:paraId="580F2545">
            <w:pPr>
              <w:snapToGrid w:val="0"/>
              <w:spacing w:before="70" w:after="70" w:line="240" w:lineRule="auto"/>
              <w:ind w:firstLine="0"/>
              <w:jc w:val="center"/>
              <w:rPr>
                <w:sz w:val="21"/>
              </w:rPr>
            </w:pPr>
            <w:r>
              <w:rPr>
                <w:sz w:val="21"/>
                <w:szCs w:val="21"/>
              </w:rPr>
              <w:t>控制测量</w:t>
            </w:r>
          </w:p>
        </w:tc>
        <w:tc>
          <w:tcPr>
            <w:tcW w:w="2016" w:type="dxa"/>
            <w:vAlign w:val="center"/>
          </w:tcPr>
          <w:p w14:paraId="5815AA5F">
            <w:pPr>
              <w:snapToGrid w:val="0"/>
              <w:spacing w:before="70" w:after="70" w:line="240" w:lineRule="auto"/>
              <w:ind w:firstLine="0"/>
              <w:jc w:val="left"/>
              <w:rPr>
                <w:sz w:val="21"/>
              </w:rPr>
            </w:pPr>
            <w:r>
              <w:rPr>
                <w:sz w:val="21"/>
                <w:szCs w:val="21"/>
              </w:rPr>
              <w:t>掌握控制网与高程联测</w:t>
            </w:r>
          </w:p>
        </w:tc>
        <w:tc>
          <w:tcPr>
            <w:tcW w:w="2856" w:type="dxa"/>
            <w:vAlign w:val="center"/>
          </w:tcPr>
          <w:p w14:paraId="5235E457">
            <w:pPr>
              <w:snapToGrid w:val="0"/>
              <w:spacing w:before="70" w:after="70" w:line="240" w:lineRule="auto"/>
              <w:ind w:firstLine="0"/>
              <w:jc w:val="left"/>
              <w:rPr>
                <w:sz w:val="21"/>
              </w:rPr>
            </w:pPr>
            <w:r>
              <w:rPr>
                <w:sz w:val="21"/>
                <w:szCs w:val="21"/>
              </w:rPr>
              <w:t>控制点布设、全站仪、水准</w:t>
            </w:r>
          </w:p>
        </w:tc>
        <w:tc>
          <w:tcPr>
            <w:tcW w:w="1294" w:type="dxa"/>
            <w:vAlign w:val="center"/>
          </w:tcPr>
          <w:p w14:paraId="7885B1AC">
            <w:pPr>
              <w:snapToGrid w:val="0"/>
              <w:spacing w:before="70" w:after="70" w:line="240" w:lineRule="auto"/>
              <w:ind w:firstLine="0"/>
              <w:jc w:val="left"/>
              <w:rPr>
                <w:sz w:val="21"/>
              </w:rPr>
            </w:pPr>
            <w:r>
              <w:rPr>
                <w:sz w:val="21"/>
                <w:szCs w:val="21"/>
              </w:rPr>
              <w:t>讲授+演示</w:t>
            </w:r>
          </w:p>
        </w:tc>
        <w:tc>
          <w:tcPr>
            <w:tcW w:w="1294" w:type="dxa"/>
            <w:vAlign w:val="center"/>
          </w:tcPr>
          <w:p w14:paraId="3BFE0C0B">
            <w:pPr>
              <w:snapToGrid w:val="0"/>
              <w:spacing w:before="70" w:after="70" w:line="240" w:lineRule="auto"/>
              <w:ind w:firstLine="0"/>
              <w:jc w:val="left"/>
              <w:rPr>
                <w:sz w:val="21"/>
              </w:rPr>
            </w:pPr>
            <w:r>
              <w:rPr>
                <w:sz w:val="21"/>
                <w:szCs w:val="21"/>
              </w:rPr>
              <w:t>实操</w:t>
            </w:r>
          </w:p>
        </w:tc>
      </w:tr>
      <w:tr w14:paraId="4B203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1FA116">
            <w:pPr>
              <w:snapToGrid w:val="0"/>
              <w:spacing w:before="70" w:after="70" w:line="240" w:lineRule="auto"/>
              <w:ind w:firstLine="0"/>
              <w:jc w:val="center"/>
              <w:rPr>
                <w:sz w:val="21"/>
              </w:rPr>
            </w:pPr>
            <w:r>
              <w:rPr>
                <w:sz w:val="21"/>
                <w:szCs w:val="21"/>
              </w:rPr>
              <w:t>5</w:t>
            </w:r>
          </w:p>
        </w:tc>
        <w:tc>
          <w:tcPr>
            <w:tcW w:w="1386" w:type="dxa"/>
            <w:vAlign w:val="center"/>
          </w:tcPr>
          <w:p w14:paraId="19739340">
            <w:pPr>
              <w:snapToGrid w:val="0"/>
              <w:spacing w:before="70" w:after="70" w:line="240" w:lineRule="auto"/>
              <w:ind w:firstLine="0"/>
              <w:jc w:val="center"/>
              <w:rPr>
                <w:sz w:val="21"/>
              </w:rPr>
            </w:pPr>
            <w:r>
              <w:rPr>
                <w:sz w:val="21"/>
                <w:szCs w:val="21"/>
              </w:rPr>
              <w:t>设备架设</w:t>
            </w:r>
          </w:p>
        </w:tc>
        <w:tc>
          <w:tcPr>
            <w:tcW w:w="2016" w:type="dxa"/>
            <w:vAlign w:val="center"/>
          </w:tcPr>
          <w:p w14:paraId="01E4B1F4">
            <w:pPr>
              <w:snapToGrid w:val="0"/>
              <w:spacing w:before="70" w:after="70" w:line="240" w:lineRule="auto"/>
              <w:ind w:firstLine="0"/>
              <w:jc w:val="left"/>
              <w:rPr>
                <w:sz w:val="21"/>
              </w:rPr>
            </w:pPr>
            <w:r>
              <w:rPr>
                <w:sz w:val="21"/>
                <w:szCs w:val="21"/>
              </w:rPr>
              <w:t>能独立完成架设</w:t>
            </w:r>
          </w:p>
        </w:tc>
        <w:tc>
          <w:tcPr>
            <w:tcW w:w="2856" w:type="dxa"/>
            <w:vAlign w:val="center"/>
          </w:tcPr>
          <w:p w14:paraId="3D8B9DDB">
            <w:pPr>
              <w:snapToGrid w:val="0"/>
              <w:spacing w:before="70" w:after="70" w:line="240" w:lineRule="auto"/>
              <w:ind w:firstLine="0"/>
              <w:jc w:val="left"/>
              <w:rPr>
                <w:sz w:val="21"/>
              </w:rPr>
            </w:pPr>
            <w:r>
              <w:rPr>
                <w:sz w:val="21"/>
                <w:szCs w:val="21"/>
              </w:rPr>
              <w:t>三脚架、调平、锁紧、连线</w:t>
            </w:r>
          </w:p>
        </w:tc>
        <w:tc>
          <w:tcPr>
            <w:tcW w:w="1294" w:type="dxa"/>
            <w:vAlign w:val="center"/>
          </w:tcPr>
          <w:p w14:paraId="3033A797">
            <w:pPr>
              <w:snapToGrid w:val="0"/>
              <w:spacing w:before="70" w:after="70" w:line="240" w:lineRule="auto"/>
              <w:ind w:firstLine="0"/>
              <w:jc w:val="left"/>
              <w:rPr>
                <w:sz w:val="21"/>
              </w:rPr>
            </w:pPr>
            <w:r>
              <w:rPr>
                <w:sz w:val="21"/>
                <w:szCs w:val="21"/>
              </w:rPr>
              <w:t>演示+实操</w:t>
            </w:r>
          </w:p>
        </w:tc>
        <w:tc>
          <w:tcPr>
            <w:tcW w:w="1294" w:type="dxa"/>
            <w:vAlign w:val="center"/>
          </w:tcPr>
          <w:p w14:paraId="48B10BD8">
            <w:pPr>
              <w:snapToGrid w:val="0"/>
              <w:spacing w:before="70" w:after="70" w:line="240" w:lineRule="auto"/>
              <w:ind w:firstLine="0"/>
              <w:jc w:val="left"/>
              <w:rPr>
                <w:sz w:val="21"/>
              </w:rPr>
            </w:pPr>
            <w:r>
              <w:rPr>
                <w:sz w:val="21"/>
                <w:szCs w:val="21"/>
              </w:rPr>
              <w:t>实操</w:t>
            </w:r>
          </w:p>
        </w:tc>
      </w:tr>
      <w:tr w14:paraId="70F20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A8DB5B">
            <w:pPr>
              <w:snapToGrid w:val="0"/>
              <w:spacing w:before="70" w:after="70" w:line="240" w:lineRule="auto"/>
              <w:ind w:firstLine="0"/>
              <w:jc w:val="center"/>
              <w:rPr>
                <w:sz w:val="21"/>
              </w:rPr>
            </w:pPr>
            <w:r>
              <w:rPr>
                <w:sz w:val="21"/>
                <w:szCs w:val="21"/>
              </w:rPr>
              <w:t>6</w:t>
            </w:r>
          </w:p>
        </w:tc>
        <w:tc>
          <w:tcPr>
            <w:tcW w:w="1386" w:type="dxa"/>
            <w:vAlign w:val="center"/>
          </w:tcPr>
          <w:p w14:paraId="1EF3F220">
            <w:pPr>
              <w:snapToGrid w:val="0"/>
              <w:spacing w:before="70" w:after="70" w:line="240" w:lineRule="auto"/>
              <w:ind w:firstLine="0"/>
              <w:jc w:val="center"/>
              <w:rPr>
                <w:sz w:val="21"/>
              </w:rPr>
            </w:pPr>
            <w:r>
              <w:rPr>
                <w:sz w:val="21"/>
                <w:szCs w:val="21"/>
              </w:rPr>
              <w:t>标定操作</w:t>
            </w:r>
          </w:p>
        </w:tc>
        <w:tc>
          <w:tcPr>
            <w:tcW w:w="2016" w:type="dxa"/>
            <w:vAlign w:val="center"/>
          </w:tcPr>
          <w:p w14:paraId="0F9C74B8">
            <w:pPr>
              <w:snapToGrid w:val="0"/>
              <w:spacing w:before="70" w:after="70" w:line="240" w:lineRule="auto"/>
              <w:ind w:firstLine="0"/>
              <w:jc w:val="left"/>
              <w:rPr>
                <w:sz w:val="21"/>
              </w:rPr>
            </w:pPr>
            <w:r>
              <w:rPr>
                <w:sz w:val="21"/>
                <w:szCs w:val="21"/>
              </w:rPr>
              <w:t>能完成现场标定</w:t>
            </w:r>
          </w:p>
        </w:tc>
        <w:tc>
          <w:tcPr>
            <w:tcW w:w="2856" w:type="dxa"/>
            <w:vAlign w:val="center"/>
          </w:tcPr>
          <w:p w14:paraId="00366813">
            <w:pPr>
              <w:snapToGrid w:val="0"/>
              <w:spacing w:before="70" w:after="70" w:line="240" w:lineRule="auto"/>
              <w:ind w:firstLine="0"/>
              <w:jc w:val="left"/>
              <w:rPr>
                <w:sz w:val="21"/>
              </w:rPr>
            </w:pPr>
            <w:r>
              <w:rPr>
                <w:sz w:val="21"/>
                <w:szCs w:val="21"/>
              </w:rPr>
              <w:t>标定流程、残差判定</w:t>
            </w:r>
          </w:p>
        </w:tc>
        <w:tc>
          <w:tcPr>
            <w:tcW w:w="1294" w:type="dxa"/>
            <w:vAlign w:val="center"/>
          </w:tcPr>
          <w:p w14:paraId="42436157">
            <w:pPr>
              <w:snapToGrid w:val="0"/>
              <w:spacing w:before="70" w:after="70" w:line="240" w:lineRule="auto"/>
              <w:ind w:firstLine="0"/>
              <w:jc w:val="left"/>
              <w:rPr>
                <w:sz w:val="21"/>
              </w:rPr>
            </w:pPr>
            <w:r>
              <w:rPr>
                <w:sz w:val="21"/>
                <w:szCs w:val="21"/>
              </w:rPr>
              <w:t>演示+实操</w:t>
            </w:r>
          </w:p>
        </w:tc>
        <w:tc>
          <w:tcPr>
            <w:tcW w:w="1294" w:type="dxa"/>
            <w:vAlign w:val="center"/>
          </w:tcPr>
          <w:p w14:paraId="2DFA288A">
            <w:pPr>
              <w:snapToGrid w:val="0"/>
              <w:spacing w:before="70" w:after="70" w:line="240" w:lineRule="auto"/>
              <w:ind w:firstLine="0"/>
              <w:jc w:val="left"/>
              <w:rPr>
                <w:sz w:val="21"/>
              </w:rPr>
            </w:pPr>
            <w:r>
              <w:rPr>
                <w:sz w:val="21"/>
                <w:szCs w:val="21"/>
              </w:rPr>
              <w:t>实操</w:t>
            </w:r>
          </w:p>
        </w:tc>
      </w:tr>
      <w:tr w14:paraId="54B44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16C3BF">
            <w:pPr>
              <w:snapToGrid w:val="0"/>
              <w:spacing w:before="70" w:after="70" w:line="240" w:lineRule="auto"/>
              <w:ind w:firstLine="0"/>
              <w:jc w:val="center"/>
              <w:rPr>
                <w:sz w:val="21"/>
              </w:rPr>
            </w:pPr>
            <w:r>
              <w:rPr>
                <w:sz w:val="21"/>
                <w:szCs w:val="21"/>
              </w:rPr>
              <w:t>7</w:t>
            </w:r>
          </w:p>
        </w:tc>
        <w:tc>
          <w:tcPr>
            <w:tcW w:w="1386" w:type="dxa"/>
            <w:vAlign w:val="center"/>
          </w:tcPr>
          <w:p w14:paraId="54602ECF">
            <w:pPr>
              <w:snapToGrid w:val="0"/>
              <w:spacing w:before="70" w:after="70" w:line="240" w:lineRule="auto"/>
              <w:ind w:firstLine="0"/>
              <w:jc w:val="center"/>
              <w:rPr>
                <w:sz w:val="21"/>
              </w:rPr>
            </w:pPr>
            <w:r>
              <w:rPr>
                <w:sz w:val="21"/>
                <w:szCs w:val="21"/>
              </w:rPr>
              <w:t>参数设置</w:t>
            </w:r>
          </w:p>
        </w:tc>
        <w:tc>
          <w:tcPr>
            <w:tcW w:w="2016" w:type="dxa"/>
            <w:vAlign w:val="center"/>
          </w:tcPr>
          <w:p w14:paraId="08F08C6D">
            <w:pPr>
              <w:snapToGrid w:val="0"/>
              <w:spacing w:before="70" w:after="70" w:line="240" w:lineRule="auto"/>
              <w:ind w:firstLine="0"/>
              <w:jc w:val="left"/>
              <w:rPr>
                <w:sz w:val="21"/>
              </w:rPr>
            </w:pPr>
            <w:r>
              <w:rPr>
                <w:sz w:val="21"/>
                <w:szCs w:val="21"/>
              </w:rPr>
              <w:t>掌握参数选择方法</w:t>
            </w:r>
          </w:p>
        </w:tc>
        <w:tc>
          <w:tcPr>
            <w:tcW w:w="2856" w:type="dxa"/>
            <w:vAlign w:val="center"/>
          </w:tcPr>
          <w:p w14:paraId="0F47E12E">
            <w:pPr>
              <w:snapToGrid w:val="0"/>
              <w:spacing w:before="70" w:after="70" w:line="240" w:lineRule="auto"/>
              <w:ind w:firstLine="0"/>
              <w:jc w:val="left"/>
              <w:rPr>
                <w:sz w:val="21"/>
              </w:rPr>
            </w:pPr>
            <w:r>
              <w:rPr>
                <w:sz w:val="21"/>
                <w:szCs w:val="21"/>
              </w:rPr>
              <w:t>曝光、扫描模式、分辨率</w:t>
            </w:r>
          </w:p>
        </w:tc>
        <w:tc>
          <w:tcPr>
            <w:tcW w:w="1294" w:type="dxa"/>
            <w:vAlign w:val="center"/>
          </w:tcPr>
          <w:p w14:paraId="5396624C">
            <w:pPr>
              <w:snapToGrid w:val="0"/>
              <w:spacing w:before="70" w:after="70" w:line="240" w:lineRule="auto"/>
              <w:ind w:firstLine="0"/>
              <w:jc w:val="left"/>
              <w:rPr>
                <w:sz w:val="21"/>
              </w:rPr>
            </w:pPr>
            <w:r>
              <w:rPr>
                <w:sz w:val="21"/>
                <w:szCs w:val="21"/>
              </w:rPr>
              <w:t>讲授+实操</w:t>
            </w:r>
          </w:p>
        </w:tc>
        <w:tc>
          <w:tcPr>
            <w:tcW w:w="1294" w:type="dxa"/>
            <w:vAlign w:val="center"/>
          </w:tcPr>
          <w:p w14:paraId="4B45ED7A">
            <w:pPr>
              <w:snapToGrid w:val="0"/>
              <w:spacing w:before="70" w:after="70" w:line="240" w:lineRule="auto"/>
              <w:ind w:firstLine="0"/>
              <w:jc w:val="left"/>
              <w:rPr>
                <w:sz w:val="21"/>
              </w:rPr>
            </w:pPr>
            <w:r>
              <w:rPr>
                <w:sz w:val="21"/>
                <w:szCs w:val="21"/>
              </w:rPr>
              <w:t>实操</w:t>
            </w:r>
          </w:p>
        </w:tc>
      </w:tr>
      <w:tr w14:paraId="016B3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653906">
            <w:pPr>
              <w:snapToGrid w:val="0"/>
              <w:spacing w:before="70" w:after="70" w:line="240" w:lineRule="auto"/>
              <w:ind w:firstLine="0"/>
              <w:jc w:val="center"/>
              <w:rPr>
                <w:sz w:val="21"/>
              </w:rPr>
            </w:pPr>
            <w:r>
              <w:rPr>
                <w:sz w:val="21"/>
                <w:szCs w:val="21"/>
              </w:rPr>
              <w:t>8</w:t>
            </w:r>
          </w:p>
        </w:tc>
        <w:tc>
          <w:tcPr>
            <w:tcW w:w="1386" w:type="dxa"/>
            <w:vAlign w:val="center"/>
          </w:tcPr>
          <w:p w14:paraId="20496476">
            <w:pPr>
              <w:snapToGrid w:val="0"/>
              <w:spacing w:before="70" w:after="70" w:line="240" w:lineRule="auto"/>
              <w:ind w:firstLine="0"/>
              <w:jc w:val="center"/>
              <w:rPr>
                <w:sz w:val="21"/>
              </w:rPr>
            </w:pPr>
            <w:r>
              <w:rPr>
                <w:sz w:val="21"/>
                <w:szCs w:val="21"/>
              </w:rPr>
              <w:t>试扫与质检</w:t>
            </w:r>
          </w:p>
        </w:tc>
        <w:tc>
          <w:tcPr>
            <w:tcW w:w="2016" w:type="dxa"/>
            <w:vAlign w:val="center"/>
          </w:tcPr>
          <w:p w14:paraId="3A9FCF12">
            <w:pPr>
              <w:snapToGrid w:val="0"/>
              <w:spacing w:before="70" w:after="70" w:line="240" w:lineRule="auto"/>
              <w:ind w:firstLine="0"/>
              <w:jc w:val="left"/>
              <w:rPr>
                <w:sz w:val="21"/>
              </w:rPr>
            </w:pPr>
            <w:r>
              <w:rPr>
                <w:sz w:val="21"/>
                <w:szCs w:val="21"/>
              </w:rPr>
              <w:t>能判断数据质量</w:t>
            </w:r>
          </w:p>
        </w:tc>
        <w:tc>
          <w:tcPr>
            <w:tcW w:w="2856" w:type="dxa"/>
            <w:vAlign w:val="center"/>
          </w:tcPr>
          <w:p w14:paraId="1FD7B4F7">
            <w:pPr>
              <w:snapToGrid w:val="0"/>
              <w:spacing w:before="70" w:after="70" w:line="240" w:lineRule="auto"/>
              <w:ind w:firstLine="0"/>
              <w:jc w:val="left"/>
              <w:rPr>
                <w:sz w:val="21"/>
              </w:rPr>
            </w:pPr>
            <w:r>
              <w:rPr>
                <w:sz w:val="21"/>
                <w:szCs w:val="21"/>
              </w:rPr>
              <w:t>覆盖率、重叠度、粗差</w:t>
            </w:r>
          </w:p>
        </w:tc>
        <w:tc>
          <w:tcPr>
            <w:tcW w:w="1294" w:type="dxa"/>
            <w:vAlign w:val="center"/>
          </w:tcPr>
          <w:p w14:paraId="31462FE3">
            <w:pPr>
              <w:snapToGrid w:val="0"/>
              <w:spacing w:before="70" w:after="70" w:line="240" w:lineRule="auto"/>
              <w:ind w:firstLine="0"/>
              <w:jc w:val="left"/>
              <w:rPr>
                <w:sz w:val="21"/>
              </w:rPr>
            </w:pPr>
            <w:r>
              <w:rPr>
                <w:sz w:val="21"/>
                <w:szCs w:val="21"/>
              </w:rPr>
              <w:t>实操</w:t>
            </w:r>
          </w:p>
        </w:tc>
        <w:tc>
          <w:tcPr>
            <w:tcW w:w="1294" w:type="dxa"/>
            <w:vAlign w:val="center"/>
          </w:tcPr>
          <w:p w14:paraId="6CA7EE3B">
            <w:pPr>
              <w:snapToGrid w:val="0"/>
              <w:spacing w:before="70" w:after="70" w:line="240" w:lineRule="auto"/>
              <w:ind w:firstLine="0"/>
              <w:jc w:val="left"/>
              <w:rPr>
                <w:sz w:val="21"/>
              </w:rPr>
            </w:pPr>
            <w:r>
              <w:rPr>
                <w:sz w:val="21"/>
                <w:szCs w:val="21"/>
              </w:rPr>
              <w:t>实操</w:t>
            </w:r>
          </w:p>
        </w:tc>
      </w:tr>
      <w:tr w14:paraId="23E33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C2A3AD">
            <w:pPr>
              <w:snapToGrid w:val="0"/>
              <w:spacing w:before="70" w:after="70" w:line="240" w:lineRule="auto"/>
              <w:ind w:firstLine="0"/>
              <w:jc w:val="center"/>
              <w:rPr>
                <w:sz w:val="21"/>
              </w:rPr>
            </w:pPr>
            <w:r>
              <w:rPr>
                <w:sz w:val="21"/>
                <w:szCs w:val="21"/>
              </w:rPr>
              <w:t>9</w:t>
            </w:r>
          </w:p>
        </w:tc>
        <w:tc>
          <w:tcPr>
            <w:tcW w:w="1386" w:type="dxa"/>
            <w:vAlign w:val="center"/>
          </w:tcPr>
          <w:p w14:paraId="2E0DE9AF">
            <w:pPr>
              <w:snapToGrid w:val="0"/>
              <w:spacing w:before="70" w:after="70" w:line="240" w:lineRule="auto"/>
              <w:ind w:firstLine="0"/>
              <w:jc w:val="center"/>
              <w:rPr>
                <w:sz w:val="21"/>
              </w:rPr>
            </w:pPr>
            <w:r>
              <w:rPr>
                <w:sz w:val="21"/>
                <w:szCs w:val="21"/>
              </w:rPr>
              <w:t>正式采集</w:t>
            </w:r>
          </w:p>
        </w:tc>
        <w:tc>
          <w:tcPr>
            <w:tcW w:w="2016" w:type="dxa"/>
            <w:vAlign w:val="center"/>
          </w:tcPr>
          <w:p w14:paraId="66CAA8A4">
            <w:pPr>
              <w:snapToGrid w:val="0"/>
              <w:spacing w:before="70" w:after="70" w:line="240" w:lineRule="auto"/>
              <w:ind w:firstLine="0"/>
              <w:jc w:val="left"/>
              <w:rPr>
                <w:sz w:val="21"/>
              </w:rPr>
            </w:pPr>
            <w:r>
              <w:rPr>
                <w:sz w:val="21"/>
                <w:szCs w:val="21"/>
              </w:rPr>
              <w:t>能按规程采集</w:t>
            </w:r>
          </w:p>
        </w:tc>
        <w:tc>
          <w:tcPr>
            <w:tcW w:w="2856" w:type="dxa"/>
            <w:vAlign w:val="center"/>
          </w:tcPr>
          <w:p w14:paraId="07B47768">
            <w:pPr>
              <w:snapToGrid w:val="0"/>
              <w:spacing w:before="70" w:after="70" w:line="240" w:lineRule="auto"/>
              <w:ind w:firstLine="0"/>
              <w:jc w:val="left"/>
              <w:rPr>
                <w:sz w:val="21"/>
              </w:rPr>
            </w:pPr>
            <w:r>
              <w:rPr>
                <w:sz w:val="21"/>
                <w:szCs w:val="21"/>
              </w:rPr>
              <w:t>分区、编号、记录</w:t>
            </w:r>
          </w:p>
        </w:tc>
        <w:tc>
          <w:tcPr>
            <w:tcW w:w="1294" w:type="dxa"/>
            <w:vAlign w:val="center"/>
          </w:tcPr>
          <w:p w14:paraId="31558814">
            <w:pPr>
              <w:snapToGrid w:val="0"/>
              <w:spacing w:before="70" w:after="70" w:line="240" w:lineRule="auto"/>
              <w:ind w:firstLine="0"/>
              <w:jc w:val="left"/>
              <w:rPr>
                <w:sz w:val="21"/>
              </w:rPr>
            </w:pPr>
            <w:r>
              <w:rPr>
                <w:sz w:val="21"/>
                <w:szCs w:val="21"/>
              </w:rPr>
              <w:t>实操</w:t>
            </w:r>
          </w:p>
        </w:tc>
        <w:tc>
          <w:tcPr>
            <w:tcW w:w="1294" w:type="dxa"/>
            <w:vAlign w:val="center"/>
          </w:tcPr>
          <w:p w14:paraId="3952430E">
            <w:pPr>
              <w:snapToGrid w:val="0"/>
              <w:spacing w:before="70" w:after="70" w:line="240" w:lineRule="auto"/>
              <w:ind w:firstLine="0"/>
              <w:jc w:val="left"/>
              <w:rPr>
                <w:sz w:val="21"/>
              </w:rPr>
            </w:pPr>
            <w:r>
              <w:rPr>
                <w:sz w:val="21"/>
                <w:szCs w:val="21"/>
              </w:rPr>
              <w:t>实操</w:t>
            </w:r>
          </w:p>
        </w:tc>
      </w:tr>
      <w:tr w14:paraId="45D32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EC65B3B">
            <w:pPr>
              <w:snapToGrid w:val="0"/>
              <w:spacing w:before="70" w:after="70" w:line="240" w:lineRule="auto"/>
              <w:ind w:firstLine="0"/>
              <w:jc w:val="center"/>
              <w:rPr>
                <w:sz w:val="21"/>
              </w:rPr>
            </w:pPr>
            <w:r>
              <w:rPr>
                <w:sz w:val="21"/>
                <w:szCs w:val="21"/>
              </w:rPr>
              <w:t>10</w:t>
            </w:r>
          </w:p>
        </w:tc>
        <w:tc>
          <w:tcPr>
            <w:tcW w:w="1386" w:type="dxa"/>
            <w:vAlign w:val="center"/>
          </w:tcPr>
          <w:p w14:paraId="7AA6BE65">
            <w:pPr>
              <w:snapToGrid w:val="0"/>
              <w:spacing w:before="70" w:after="70" w:line="240" w:lineRule="auto"/>
              <w:ind w:firstLine="0"/>
              <w:jc w:val="center"/>
              <w:rPr>
                <w:sz w:val="21"/>
              </w:rPr>
            </w:pPr>
            <w:r>
              <w:rPr>
                <w:sz w:val="21"/>
                <w:szCs w:val="21"/>
              </w:rPr>
              <w:t>补扫策略</w:t>
            </w:r>
          </w:p>
        </w:tc>
        <w:tc>
          <w:tcPr>
            <w:tcW w:w="2016" w:type="dxa"/>
            <w:vAlign w:val="center"/>
          </w:tcPr>
          <w:p w14:paraId="69E33255">
            <w:pPr>
              <w:snapToGrid w:val="0"/>
              <w:spacing w:before="70" w:after="70" w:line="240" w:lineRule="auto"/>
              <w:ind w:firstLine="0"/>
              <w:jc w:val="left"/>
              <w:rPr>
                <w:sz w:val="21"/>
              </w:rPr>
            </w:pPr>
            <w:r>
              <w:rPr>
                <w:sz w:val="21"/>
                <w:szCs w:val="21"/>
              </w:rPr>
              <w:t>能定位并补扫缺陷区域</w:t>
            </w:r>
          </w:p>
        </w:tc>
        <w:tc>
          <w:tcPr>
            <w:tcW w:w="2856" w:type="dxa"/>
            <w:vAlign w:val="center"/>
          </w:tcPr>
          <w:p w14:paraId="4C0EDAA5">
            <w:pPr>
              <w:snapToGrid w:val="0"/>
              <w:spacing w:before="70" w:after="70" w:line="240" w:lineRule="auto"/>
              <w:ind w:firstLine="0"/>
              <w:jc w:val="left"/>
              <w:rPr>
                <w:sz w:val="21"/>
              </w:rPr>
            </w:pPr>
            <w:r>
              <w:rPr>
                <w:sz w:val="21"/>
                <w:szCs w:val="21"/>
              </w:rPr>
              <w:t>热力图、盲区识别</w:t>
            </w:r>
          </w:p>
        </w:tc>
        <w:tc>
          <w:tcPr>
            <w:tcW w:w="1294" w:type="dxa"/>
            <w:vAlign w:val="center"/>
          </w:tcPr>
          <w:p w14:paraId="70E6B7C4">
            <w:pPr>
              <w:snapToGrid w:val="0"/>
              <w:spacing w:before="70" w:after="70" w:line="240" w:lineRule="auto"/>
              <w:ind w:firstLine="0"/>
              <w:jc w:val="left"/>
              <w:rPr>
                <w:sz w:val="21"/>
              </w:rPr>
            </w:pPr>
            <w:r>
              <w:rPr>
                <w:sz w:val="21"/>
                <w:szCs w:val="21"/>
              </w:rPr>
              <w:t>案例+实操</w:t>
            </w:r>
          </w:p>
        </w:tc>
        <w:tc>
          <w:tcPr>
            <w:tcW w:w="1294" w:type="dxa"/>
            <w:vAlign w:val="center"/>
          </w:tcPr>
          <w:p w14:paraId="5E24D383">
            <w:pPr>
              <w:snapToGrid w:val="0"/>
              <w:spacing w:before="70" w:after="70" w:line="240" w:lineRule="auto"/>
              <w:ind w:firstLine="0"/>
              <w:jc w:val="left"/>
              <w:rPr>
                <w:sz w:val="21"/>
              </w:rPr>
            </w:pPr>
            <w:r>
              <w:rPr>
                <w:sz w:val="21"/>
                <w:szCs w:val="21"/>
              </w:rPr>
              <w:t>实操</w:t>
            </w:r>
          </w:p>
        </w:tc>
      </w:tr>
      <w:tr w14:paraId="4B5AB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04FA276">
            <w:pPr>
              <w:snapToGrid w:val="0"/>
              <w:spacing w:before="70" w:after="70" w:line="240" w:lineRule="auto"/>
              <w:ind w:firstLine="0"/>
              <w:jc w:val="center"/>
              <w:rPr>
                <w:sz w:val="21"/>
              </w:rPr>
            </w:pPr>
            <w:r>
              <w:rPr>
                <w:sz w:val="21"/>
                <w:szCs w:val="21"/>
              </w:rPr>
              <w:t>11</w:t>
            </w:r>
          </w:p>
        </w:tc>
        <w:tc>
          <w:tcPr>
            <w:tcW w:w="1386" w:type="dxa"/>
            <w:vAlign w:val="center"/>
          </w:tcPr>
          <w:p w14:paraId="1A1856DF">
            <w:pPr>
              <w:snapToGrid w:val="0"/>
              <w:spacing w:before="70" w:after="70" w:line="240" w:lineRule="auto"/>
              <w:ind w:firstLine="0"/>
              <w:jc w:val="center"/>
              <w:rPr>
                <w:sz w:val="21"/>
              </w:rPr>
            </w:pPr>
            <w:r>
              <w:rPr>
                <w:sz w:val="21"/>
                <w:szCs w:val="21"/>
              </w:rPr>
              <w:t>数据管理</w:t>
            </w:r>
          </w:p>
        </w:tc>
        <w:tc>
          <w:tcPr>
            <w:tcW w:w="2016" w:type="dxa"/>
            <w:vAlign w:val="center"/>
          </w:tcPr>
          <w:p w14:paraId="32C95FDC">
            <w:pPr>
              <w:snapToGrid w:val="0"/>
              <w:spacing w:before="70" w:after="70" w:line="240" w:lineRule="auto"/>
              <w:ind w:firstLine="0"/>
              <w:jc w:val="left"/>
              <w:rPr>
                <w:sz w:val="21"/>
              </w:rPr>
            </w:pPr>
            <w:r>
              <w:rPr>
                <w:sz w:val="21"/>
                <w:szCs w:val="21"/>
              </w:rPr>
              <w:t>掌握数据组织与备份</w:t>
            </w:r>
          </w:p>
        </w:tc>
        <w:tc>
          <w:tcPr>
            <w:tcW w:w="2856" w:type="dxa"/>
            <w:vAlign w:val="center"/>
          </w:tcPr>
          <w:p w14:paraId="726F5342">
            <w:pPr>
              <w:snapToGrid w:val="0"/>
              <w:spacing w:before="70" w:after="70" w:line="240" w:lineRule="auto"/>
              <w:ind w:firstLine="0"/>
              <w:jc w:val="left"/>
              <w:rPr>
                <w:sz w:val="21"/>
              </w:rPr>
            </w:pPr>
            <w:r>
              <w:rPr>
                <w:sz w:val="21"/>
                <w:szCs w:val="21"/>
              </w:rPr>
              <w:t>命名、校验、回传</w:t>
            </w:r>
          </w:p>
        </w:tc>
        <w:tc>
          <w:tcPr>
            <w:tcW w:w="1294" w:type="dxa"/>
            <w:vAlign w:val="center"/>
          </w:tcPr>
          <w:p w14:paraId="33DA1119">
            <w:pPr>
              <w:snapToGrid w:val="0"/>
              <w:spacing w:before="70" w:after="70" w:line="240" w:lineRule="auto"/>
              <w:ind w:firstLine="0"/>
              <w:jc w:val="left"/>
              <w:rPr>
                <w:sz w:val="21"/>
              </w:rPr>
            </w:pPr>
            <w:r>
              <w:rPr>
                <w:sz w:val="21"/>
                <w:szCs w:val="21"/>
              </w:rPr>
              <w:t>实操</w:t>
            </w:r>
          </w:p>
        </w:tc>
        <w:tc>
          <w:tcPr>
            <w:tcW w:w="1294" w:type="dxa"/>
            <w:vAlign w:val="center"/>
          </w:tcPr>
          <w:p w14:paraId="4FCECB51">
            <w:pPr>
              <w:snapToGrid w:val="0"/>
              <w:spacing w:before="70" w:after="70" w:line="240" w:lineRule="auto"/>
              <w:ind w:firstLine="0"/>
              <w:jc w:val="left"/>
              <w:rPr>
                <w:sz w:val="21"/>
              </w:rPr>
            </w:pPr>
            <w:r>
              <w:rPr>
                <w:sz w:val="21"/>
                <w:szCs w:val="21"/>
              </w:rPr>
              <w:t>实操</w:t>
            </w:r>
          </w:p>
        </w:tc>
      </w:tr>
      <w:tr w14:paraId="5340F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2EF74C">
            <w:pPr>
              <w:snapToGrid w:val="0"/>
              <w:spacing w:before="70" w:after="70" w:line="240" w:lineRule="auto"/>
              <w:ind w:firstLine="0"/>
              <w:jc w:val="center"/>
              <w:rPr>
                <w:sz w:val="21"/>
              </w:rPr>
            </w:pPr>
            <w:r>
              <w:rPr>
                <w:sz w:val="21"/>
                <w:szCs w:val="21"/>
              </w:rPr>
              <w:t>12</w:t>
            </w:r>
          </w:p>
        </w:tc>
        <w:tc>
          <w:tcPr>
            <w:tcW w:w="1386" w:type="dxa"/>
            <w:vAlign w:val="center"/>
          </w:tcPr>
          <w:p w14:paraId="0ED207D0">
            <w:pPr>
              <w:snapToGrid w:val="0"/>
              <w:spacing w:before="70" w:after="70" w:line="240" w:lineRule="auto"/>
              <w:ind w:firstLine="0"/>
              <w:jc w:val="center"/>
              <w:rPr>
                <w:sz w:val="21"/>
              </w:rPr>
            </w:pPr>
            <w:r>
              <w:rPr>
                <w:sz w:val="21"/>
                <w:szCs w:val="21"/>
              </w:rPr>
              <w:t>精度评定</w:t>
            </w:r>
          </w:p>
        </w:tc>
        <w:tc>
          <w:tcPr>
            <w:tcW w:w="2016" w:type="dxa"/>
            <w:vAlign w:val="center"/>
          </w:tcPr>
          <w:p w14:paraId="2A826AF0">
            <w:pPr>
              <w:snapToGrid w:val="0"/>
              <w:spacing w:before="70" w:after="70" w:line="240" w:lineRule="auto"/>
              <w:ind w:firstLine="0"/>
              <w:jc w:val="left"/>
              <w:rPr>
                <w:sz w:val="21"/>
              </w:rPr>
            </w:pPr>
            <w:r>
              <w:rPr>
                <w:sz w:val="21"/>
                <w:szCs w:val="21"/>
              </w:rPr>
              <w:t>能计算并判读精度指标</w:t>
            </w:r>
          </w:p>
        </w:tc>
        <w:tc>
          <w:tcPr>
            <w:tcW w:w="2856" w:type="dxa"/>
            <w:vAlign w:val="center"/>
          </w:tcPr>
          <w:p w14:paraId="684D51C0">
            <w:pPr>
              <w:snapToGrid w:val="0"/>
              <w:spacing w:before="70" w:after="70" w:line="240" w:lineRule="auto"/>
              <w:ind w:firstLine="0"/>
              <w:jc w:val="left"/>
              <w:rPr>
                <w:sz w:val="21"/>
              </w:rPr>
            </w:pPr>
            <w:r>
              <w:rPr>
                <w:sz w:val="21"/>
                <w:szCs w:val="21"/>
              </w:rPr>
              <w:t>中误差、较差、误差椭圆</w:t>
            </w:r>
          </w:p>
        </w:tc>
        <w:tc>
          <w:tcPr>
            <w:tcW w:w="1294" w:type="dxa"/>
            <w:vAlign w:val="center"/>
          </w:tcPr>
          <w:p w14:paraId="79462769">
            <w:pPr>
              <w:snapToGrid w:val="0"/>
              <w:spacing w:before="70" w:after="70" w:line="240" w:lineRule="auto"/>
              <w:ind w:firstLine="0"/>
              <w:jc w:val="left"/>
              <w:rPr>
                <w:sz w:val="21"/>
              </w:rPr>
            </w:pPr>
            <w:r>
              <w:rPr>
                <w:sz w:val="21"/>
                <w:szCs w:val="21"/>
              </w:rPr>
              <w:t>讲授+练习</w:t>
            </w:r>
          </w:p>
        </w:tc>
        <w:tc>
          <w:tcPr>
            <w:tcW w:w="1294" w:type="dxa"/>
            <w:vAlign w:val="center"/>
          </w:tcPr>
          <w:p w14:paraId="1362E03B">
            <w:pPr>
              <w:snapToGrid w:val="0"/>
              <w:spacing w:before="70" w:after="70" w:line="240" w:lineRule="auto"/>
              <w:ind w:firstLine="0"/>
              <w:jc w:val="left"/>
              <w:rPr>
                <w:sz w:val="21"/>
              </w:rPr>
            </w:pPr>
            <w:r>
              <w:rPr>
                <w:sz w:val="21"/>
                <w:szCs w:val="21"/>
              </w:rPr>
              <w:t>笔试</w:t>
            </w:r>
          </w:p>
        </w:tc>
      </w:tr>
      <w:tr w14:paraId="438CC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F8E9B23">
            <w:pPr>
              <w:snapToGrid w:val="0"/>
              <w:spacing w:before="70" w:after="70" w:line="240" w:lineRule="auto"/>
              <w:ind w:firstLine="0"/>
              <w:jc w:val="center"/>
              <w:rPr>
                <w:sz w:val="21"/>
              </w:rPr>
            </w:pPr>
            <w:r>
              <w:rPr>
                <w:sz w:val="21"/>
                <w:szCs w:val="21"/>
              </w:rPr>
              <w:t>13</w:t>
            </w:r>
          </w:p>
        </w:tc>
        <w:tc>
          <w:tcPr>
            <w:tcW w:w="1386" w:type="dxa"/>
            <w:vAlign w:val="center"/>
          </w:tcPr>
          <w:p w14:paraId="1CE28514">
            <w:pPr>
              <w:snapToGrid w:val="0"/>
              <w:spacing w:before="70" w:after="70" w:line="240" w:lineRule="auto"/>
              <w:ind w:firstLine="0"/>
              <w:jc w:val="center"/>
              <w:rPr>
                <w:sz w:val="21"/>
              </w:rPr>
            </w:pPr>
            <w:r>
              <w:rPr>
                <w:sz w:val="21"/>
                <w:szCs w:val="21"/>
              </w:rPr>
              <w:t>常见故障</w:t>
            </w:r>
          </w:p>
        </w:tc>
        <w:tc>
          <w:tcPr>
            <w:tcW w:w="2016" w:type="dxa"/>
            <w:vAlign w:val="center"/>
          </w:tcPr>
          <w:p w14:paraId="39181161">
            <w:pPr>
              <w:snapToGrid w:val="0"/>
              <w:spacing w:before="70" w:after="70" w:line="240" w:lineRule="auto"/>
              <w:ind w:firstLine="0"/>
              <w:jc w:val="left"/>
              <w:rPr>
                <w:sz w:val="21"/>
              </w:rPr>
            </w:pPr>
            <w:r>
              <w:rPr>
                <w:sz w:val="21"/>
                <w:szCs w:val="21"/>
              </w:rPr>
              <w:t>能判断常见故障</w:t>
            </w:r>
          </w:p>
        </w:tc>
        <w:tc>
          <w:tcPr>
            <w:tcW w:w="2856" w:type="dxa"/>
            <w:vAlign w:val="center"/>
          </w:tcPr>
          <w:p w14:paraId="6B5F8A28">
            <w:pPr>
              <w:snapToGrid w:val="0"/>
              <w:spacing w:before="70" w:after="70" w:line="240" w:lineRule="auto"/>
              <w:ind w:firstLine="0"/>
              <w:jc w:val="left"/>
              <w:rPr>
                <w:sz w:val="21"/>
              </w:rPr>
            </w:pPr>
            <w:r>
              <w:rPr>
                <w:sz w:val="21"/>
                <w:szCs w:val="21"/>
              </w:rPr>
              <w:t>故障树、处置流程</w:t>
            </w:r>
          </w:p>
        </w:tc>
        <w:tc>
          <w:tcPr>
            <w:tcW w:w="1294" w:type="dxa"/>
            <w:vAlign w:val="center"/>
          </w:tcPr>
          <w:p w14:paraId="4B440B27">
            <w:pPr>
              <w:snapToGrid w:val="0"/>
              <w:spacing w:before="70" w:after="70" w:line="240" w:lineRule="auto"/>
              <w:ind w:firstLine="0"/>
              <w:jc w:val="left"/>
              <w:rPr>
                <w:sz w:val="21"/>
              </w:rPr>
            </w:pPr>
            <w:r>
              <w:rPr>
                <w:sz w:val="21"/>
                <w:szCs w:val="21"/>
              </w:rPr>
              <w:t>案例</w:t>
            </w:r>
          </w:p>
        </w:tc>
        <w:tc>
          <w:tcPr>
            <w:tcW w:w="1294" w:type="dxa"/>
            <w:vAlign w:val="center"/>
          </w:tcPr>
          <w:p w14:paraId="0C6CC34B">
            <w:pPr>
              <w:snapToGrid w:val="0"/>
              <w:spacing w:before="70" w:after="70" w:line="240" w:lineRule="auto"/>
              <w:ind w:firstLine="0"/>
              <w:jc w:val="left"/>
              <w:rPr>
                <w:sz w:val="21"/>
              </w:rPr>
            </w:pPr>
            <w:r>
              <w:rPr>
                <w:sz w:val="21"/>
                <w:szCs w:val="21"/>
              </w:rPr>
              <w:t>提问</w:t>
            </w:r>
          </w:p>
        </w:tc>
      </w:tr>
      <w:tr w14:paraId="73FCE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B74EEC5">
            <w:pPr>
              <w:snapToGrid w:val="0"/>
              <w:spacing w:before="70" w:after="70" w:line="240" w:lineRule="auto"/>
              <w:ind w:firstLine="0"/>
              <w:jc w:val="center"/>
              <w:rPr>
                <w:sz w:val="21"/>
              </w:rPr>
            </w:pPr>
            <w:r>
              <w:rPr>
                <w:sz w:val="21"/>
                <w:szCs w:val="21"/>
              </w:rPr>
              <w:t>14</w:t>
            </w:r>
          </w:p>
        </w:tc>
        <w:tc>
          <w:tcPr>
            <w:tcW w:w="1386" w:type="dxa"/>
            <w:vAlign w:val="center"/>
          </w:tcPr>
          <w:p w14:paraId="1FF8B21E">
            <w:pPr>
              <w:snapToGrid w:val="0"/>
              <w:spacing w:before="70" w:after="70" w:line="240" w:lineRule="auto"/>
              <w:ind w:firstLine="0"/>
              <w:jc w:val="center"/>
              <w:rPr>
                <w:sz w:val="21"/>
              </w:rPr>
            </w:pPr>
            <w:r>
              <w:rPr>
                <w:sz w:val="21"/>
                <w:szCs w:val="21"/>
              </w:rPr>
              <w:t>安全作业</w:t>
            </w:r>
          </w:p>
        </w:tc>
        <w:tc>
          <w:tcPr>
            <w:tcW w:w="2016" w:type="dxa"/>
            <w:vAlign w:val="center"/>
          </w:tcPr>
          <w:p w14:paraId="22D5E55E">
            <w:pPr>
              <w:snapToGrid w:val="0"/>
              <w:spacing w:before="70" w:after="70" w:line="240" w:lineRule="auto"/>
              <w:ind w:firstLine="0"/>
              <w:jc w:val="left"/>
              <w:rPr>
                <w:sz w:val="21"/>
              </w:rPr>
            </w:pPr>
            <w:r>
              <w:rPr>
                <w:sz w:val="21"/>
                <w:szCs w:val="21"/>
              </w:rPr>
              <w:t>掌握现场安全要求</w:t>
            </w:r>
          </w:p>
        </w:tc>
        <w:tc>
          <w:tcPr>
            <w:tcW w:w="2856" w:type="dxa"/>
            <w:vAlign w:val="center"/>
          </w:tcPr>
          <w:p w14:paraId="02CD1108">
            <w:pPr>
              <w:snapToGrid w:val="0"/>
              <w:spacing w:before="70" w:after="70" w:line="240" w:lineRule="auto"/>
              <w:ind w:firstLine="0"/>
              <w:jc w:val="left"/>
              <w:rPr>
                <w:sz w:val="21"/>
              </w:rPr>
            </w:pPr>
            <w:r>
              <w:rPr>
                <w:sz w:val="21"/>
                <w:szCs w:val="21"/>
              </w:rPr>
              <w:t>危险源、防护、应急</w:t>
            </w:r>
          </w:p>
        </w:tc>
        <w:tc>
          <w:tcPr>
            <w:tcW w:w="1294" w:type="dxa"/>
            <w:vAlign w:val="center"/>
          </w:tcPr>
          <w:p w14:paraId="10131722">
            <w:pPr>
              <w:snapToGrid w:val="0"/>
              <w:spacing w:before="70" w:after="70" w:line="240" w:lineRule="auto"/>
              <w:ind w:firstLine="0"/>
              <w:jc w:val="left"/>
              <w:rPr>
                <w:sz w:val="21"/>
              </w:rPr>
            </w:pPr>
            <w:r>
              <w:rPr>
                <w:sz w:val="21"/>
                <w:szCs w:val="21"/>
              </w:rPr>
              <w:t>讲授+演练</w:t>
            </w:r>
          </w:p>
        </w:tc>
        <w:tc>
          <w:tcPr>
            <w:tcW w:w="1294" w:type="dxa"/>
            <w:vAlign w:val="center"/>
          </w:tcPr>
          <w:p w14:paraId="476B21CF">
            <w:pPr>
              <w:snapToGrid w:val="0"/>
              <w:spacing w:before="70" w:after="70" w:line="240" w:lineRule="auto"/>
              <w:ind w:firstLine="0"/>
              <w:jc w:val="left"/>
              <w:rPr>
                <w:sz w:val="21"/>
              </w:rPr>
            </w:pPr>
            <w:r>
              <w:rPr>
                <w:sz w:val="21"/>
                <w:szCs w:val="21"/>
              </w:rPr>
              <w:t>笔试</w:t>
            </w:r>
          </w:p>
        </w:tc>
      </w:tr>
      <w:tr w14:paraId="58C78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D14EF3">
            <w:pPr>
              <w:snapToGrid w:val="0"/>
              <w:spacing w:before="70" w:after="70" w:line="240" w:lineRule="auto"/>
              <w:ind w:firstLine="0"/>
              <w:jc w:val="center"/>
              <w:rPr>
                <w:sz w:val="21"/>
              </w:rPr>
            </w:pPr>
            <w:r>
              <w:rPr>
                <w:sz w:val="21"/>
                <w:szCs w:val="21"/>
              </w:rPr>
              <w:t>15</w:t>
            </w:r>
          </w:p>
        </w:tc>
        <w:tc>
          <w:tcPr>
            <w:tcW w:w="1386" w:type="dxa"/>
            <w:vAlign w:val="center"/>
          </w:tcPr>
          <w:p w14:paraId="43CE9CAA">
            <w:pPr>
              <w:snapToGrid w:val="0"/>
              <w:spacing w:before="70" w:after="70" w:line="240" w:lineRule="auto"/>
              <w:ind w:firstLine="0"/>
              <w:jc w:val="center"/>
              <w:rPr>
                <w:sz w:val="21"/>
              </w:rPr>
            </w:pPr>
            <w:r>
              <w:rPr>
                <w:sz w:val="21"/>
                <w:szCs w:val="21"/>
              </w:rPr>
              <w:t>综合演练</w:t>
            </w:r>
          </w:p>
        </w:tc>
        <w:tc>
          <w:tcPr>
            <w:tcW w:w="2016" w:type="dxa"/>
            <w:vAlign w:val="center"/>
          </w:tcPr>
          <w:p w14:paraId="685CFE2C">
            <w:pPr>
              <w:snapToGrid w:val="0"/>
              <w:spacing w:before="70" w:after="70" w:line="240" w:lineRule="auto"/>
              <w:ind w:firstLine="0"/>
              <w:jc w:val="left"/>
              <w:rPr>
                <w:sz w:val="21"/>
              </w:rPr>
            </w:pPr>
            <w:r>
              <w:rPr>
                <w:sz w:val="21"/>
                <w:szCs w:val="21"/>
              </w:rPr>
              <w:t>完成一次全流程作业</w:t>
            </w:r>
          </w:p>
        </w:tc>
        <w:tc>
          <w:tcPr>
            <w:tcW w:w="2856" w:type="dxa"/>
            <w:vAlign w:val="center"/>
          </w:tcPr>
          <w:p w14:paraId="528FC4B6">
            <w:pPr>
              <w:snapToGrid w:val="0"/>
              <w:spacing w:before="70" w:after="70" w:line="240" w:lineRule="auto"/>
              <w:ind w:firstLine="0"/>
              <w:jc w:val="left"/>
              <w:rPr>
                <w:sz w:val="21"/>
              </w:rPr>
            </w:pPr>
            <w:r>
              <w:rPr>
                <w:sz w:val="21"/>
                <w:szCs w:val="21"/>
              </w:rPr>
              <w:t>架设</w:t>
            </w:r>
            <w:r>
              <w:rPr>
                <w:rFonts w:hint="eastAsia"/>
                <w:sz w:val="21"/>
                <w:szCs w:val="21"/>
              </w:rPr>
              <w:t>-</w:t>
            </w:r>
            <w:r>
              <w:rPr>
                <w:sz w:val="21"/>
                <w:szCs w:val="21"/>
              </w:rPr>
              <w:t>采集</w:t>
            </w:r>
            <w:r>
              <w:rPr>
                <w:rFonts w:hint="eastAsia"/>
                <w:sz w:val="21"/>
                <w:szCs w:val="21"/>
              </w:rPr>
              <w:t>-</w:t>
            </w:r>
            <w:r>
              <w:rPr>
                <w:sz w:val="21"/>
                <w:szCs w:val="21"/>
              </w:rPr>
              <w:t>质检</w:t>
            </w:r>
            <w:r>
              <w:rPr>
                <w:rFonts w:hint="eastAsia"/>
                <w:sz w:val="21"/>
                <w:szCs w:val="21"/>
              </w:rPr>
              <w:t>-</w:t>
            </w:r>
            <w:r>
              <w:rPr>
                <w:sz w:val="21"/>
                <w:szCs w:val="21"/>
              </w:rPr>
              <w:t>撤收</w:t>
            </w:r>
          </w:p>
        </w:tc>
        <w:tc>
          <w:tcPr>
            <w:tcW w:w="1294" w:type="dxa"/>
            <w:vAlign w:val="center"/>
          </w:tcPr>
          <w:p w14:paraId="707A5514">
            <w:pPr>
              <w:snapToGrid w:val="0"/>
              <w:spacing w:before="70" w:after="70" w:line="240" w:lineRule="auto"/>
              <w:ind w:firstLine="0"/>
              <w:jc w:val="left"/>
              <w:rPr>
                <w:sz w:val="21"/>
              </w:rPr>
            </w:pPr>
            <w:r>
              <w:rPr>
                <w:sz w:val="21"/>
                <w:szCs w:val="21"/>
              </w:rPr>
              <w:t>实操</w:t>
            </w:r>
          </w:p>
        </w:tc>
        <w:tc>
          <w:tcPr>
            <w:tcW w:w="1294" w:type="dxa"/>
            <w:vAlign w:val="center"/>
          </w:tcPr>
          <w:p w14:paraId="201ECDBD">
            <w:pPr>
              <w:snapToGrid w:val="0"/>
              <w:spacing w:before="70" w:after="70" w:line="240" w:lineRule="auto"/>
              <w:ind w:firstLine="0"/>
              <w:jc w:val="left"/>
              <w:rPr>
                <w:sz w:val="21"/>
              </w:rPr>
            </w:pPr>
            <w:r>
              <w:rPr>
                <w:sz w:val="21"/>
                <w:szCs w:val="21"/>
              </w:rPr>
              <w:t>实操</w:t>
            </w:r>
          </w:p>
        </w:tc>
      </w:tr>
      <w:tr w14:paraId="4AD7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A92DA4B">
            <w:pPr>
              <w:snapToGrid w:val="0"/>
              <w:spacing w:before="70" w:after="70" w:line="240" w:lineRule="auto"/>
              <w:ind w:firstLine="0"/>
              <w:jc w:val="center"/>
              <w:rPr>
                <w:sz w:val="21"/>
              </w:rPr>
            </w:pPr>
            <w:r>
              <w:rPr>
                <w:sz w:val="21"/>
                <w:szCs w:val="21"/>
              </w:rPr>
              <w:t>16</w:t>
            </w:r>
          </w:p>
        </w:tc>
        <w:tc>
          <w:tcPr>
            <w:tcW w:w="1386" w:type="dxa"/>
            <w:vAlign w:val="center"/>
          </w:tcPr>
          <w:p w14:paraId="6ECD7524">
            <w:pPr>
              <w:snapToGrid w:val="0"/>
              <w:spacing w:before="70" w:after="70" w:line="240" w:lineRule="auto"/>
              <w:ind w:firstLine="0"/>
              <w:jc w:val="center"/>
              <w:rPr>
                <w:sz w:val="21"/>
              </w:rPr>
            </w:pPr>
            <w:r>
              <w:rPr>
                <w:sz w:val="21"/>
                <w:szCs w:val="21"/>
              </w:rPr>
              <w:t>总结考核</w:t>
            </w:r>
          </w:p>
        </w:tc>
        <w:tc>
          <w:tcPr>
            <w:tcW w:w="2016" w:type="dxa"/>
            <w:vAlign w:val="center"/>
          </w:tcPr>
          <w:p w14:paraId="5B13D6B2">
            <w:pPr>
              <w:snapToGrid w:val="0"/>
              <w:spacing w:before="70" w:after="70" w:line="240" w:lineRule="auto"/>
              <w:ind w:firstLine="0"/>
              <w:jc w:val="left"/>
              <w:rPr>
                <w:sz w:val="21"/>
              </w:rPr>
            </w:pPr>
            <w:r>
              <w:rPr>
                <w:sz w:val="21"/>
                <w:szCs w:val="21"/>
              </w:rPr>
              <w:t>巩固与评估</w:t>
            </w:r>
          </w:p>
        </w:tc>
        <w:tc>
          <w:tcPr>
            <w:tcW w:w="2856" w:type="dxa"/>
            <w:vAlign w:val="center"/>
          </w:tcPr>
          <w:p w14:paraId="232044CE">
            <w:pPr>
              <w:snapToGrid w:val="0"/>
              <w:spacing w:before="70" w:after="70" w:line="240" w:lineRule="auto"/>
              <w:ind w:firstLine="0"/>
              <w:jc w:val="left"/>
              <w:rPr>
                <w:sz w:val="21"/>
              </w:rPr>
            </w:pPr>
            <w:r>
              <w:rPr>
                <w:sz w:val="21"/>
                <w:szCs w:val="21"/>
              </w:rPr>
              <w:t>复盘、答疑、考核</w:t>
            </w:r>
          </w:p>
        </w:tc>
        <w:tc>
          <w:tcPr>
            <w:tcW w:w="1294" w:type="dxa"/>
            <w:vAlign w:val="center"/>
          </w:tcPr>
          <w:p w14:paraId="27FC5A05">
            <w:pPr>
              <w:snapToGrid w:val="0"/>
              <w:spacing w:before="70" w:after="70" w:line="240" w:lineRule="auto"/>
              <w:ind w:firstLine="0"/>
              <w:jc w:val="left"/>
              <w:rPr>
                <w:sz w:val="21"/>
              </w:rPr>
            </w:pPr>
            <w:r>
              <w:rPr>
                <w:sz w:val="21"/>
                <w:szCs w:val="21"/>
              </w:rPr>
              <w:t>研讨+考核</w:t>
            </w:r>
          </w:p>
        </w:tc>
        <w:tc>
          <w:tcPr>
            <w:tcW w:w="1294" w:type="dxa"/>
            <w:vAlign w:val="center"/>
          </w:tcPr>
          <w:p w14:paraId="17163AB9">
            <w:pPr>
              <w:snapToGrid w:val="0"/>
              <w:spacing w:before="70" w:after="70" w:line="240" w:lineRule="auto"/>
              <w:ind w:firstLine="0"/>
              <w:jc w:val="left"/>
              <w:rPr>
                <w:sz w:val="21"/>
              </w:rPr>
            </w:pPr>
            <w:r>
              <w:rPr>
                <w:sz w:val="21"/>
                <w:szCs w:val="21"/>
              </w:rPr>
              <w:t>笔试+实操</w:t>
            </w:r>
          </w:p>
        </w:tc>
      </w:tr>
    </w:tbl>
    <w:p w14:paraId="4C5F807D">
      <w:pPr>
        <w:spacing w:line="240" w:lineRule="auto"/>
      </w:pPr>
    </w:p>
    <w:p w14:paraId="06D1280F">
      <w:pPr>
        <w:pStyle w:val="6"/>
      </w:pPr>
      <w:r>
        <w:rPr>
          <w:szCs w:val="32"/>
        </w:rPr>
        <w:t>2.17.4.2 第二次培训（16 学时）</w:t>
      </w:r>
    </w:p>
    <w:tbl>
      <w:tblPr>
        <w:tblStyle w:val="32"/>
        <w:tblW w:w="929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0"/>
        <w:gridCol w:w="1386"/>
        <w:gridCol w:w="2202"/>
        <w:gridCol w:w="2436"/>
        <w:gridCol w:w="1294"/>
        <w:gridCol w:w="1294"/>
      </w:tblGrid>
      <w:tr w14:paraId="67043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80" w:type="dxa"/>
            <w:shd w:val="clear" w:color="auto" w:fill="E7E6E6"/>
            <w:vAlign w:val="center"/>
          </w:tcPr>
          <w:p w14:paraId="20FA8977">
            <w:pPr>
              <w:snapToGrid w:val="0"/>
              <w:spacing w:before="70" w:after="70" w:line="240" w:lineRule="auto"/>
              <w:ind w:firstLine="0"/>
              <w:jc w:val="center"/>
              <w:rPr>
                <w:b/>
                <w:sz w:val="21"/>
              </w:rPr>
            </w:pPr>
            <w:r>
              <w:rPr>
                <w:b/>
                <w:sz w:val="21"/>
                <w:szCs w:val="21"/>
              </w:rPr>
              <w:t>课时</w:t>
            </w:r>
          </w:p>
        </w:tc>
        <w:tc>
          <w:tcPr>
            <w:tcW w:w="1386" w:type="dxa"/>
            <w:shd w:val="clear" w:color="auto" w:fill="E7E6E6"/>
            <w:vAlign w:val="center"/>
          </w:tcPr>
          <w:p w14:paraId="46784EAE">
            <w:pPr>
              <w:snapToGrid w:val="0"/>
              <w:spacing w:before="70" w:after="70" w:line="240" w:lineRule="auto"/>
              <w:ind w:firstLine="0"/>
              <w:jc w:val="center"/>
              <w:rPr>
                <w:b/>
                <w:sz w:val="21"/>
              </w:rPr>
            </w:pPr>
            <w:r>
              <w:rPr>
                <w:b/>
                <w:sz w:val="21"/>
                <w:szCs w:val="21"/>
              </w:rPr>
              <w:t>课程单元</w:t>
            </w:r>
          </w:p>
        </w:tc>
        <w:tc>
          <w:tcPr>
            <w:tcW w:w="2202" w:type="dxa"/>
            <w:shd w:val="clear" w:color="auto" w:fill="E7E6E6"/>
            <w:vAlign w:val="center"/>
          </w:tcPr>
          <w:p w14:paraId="106F48BF">
            <w:pPr>
              <w:snapToGrid w:val="0"/>
              <w:spacing w:before="70" w:after="70" w:line="240" w:lineRule="auto"/>
              <w:ind w:firstLine="0"/>
              <w:jc w:val="center"/>
              <w:rPr>
                <w:b/>
                <w:sz w:val="21"/>
              </w:rPr>
            </w:pPr>
            <w:r>
              <w:rPr>
                <w:b/>
                <w:sz w:val="21"/>
                <w:szCs w:val="21"/>
              </w:rPr>
              <w:t>教学目标</w:t>
            </w:r>
          </w:p>
        </w:tc>
        <w:tc>
          <w:tcPr>
            <w:tcW w:w="2436" w:type="dxa"/>
            <w:shd w:val="clear" w:color="auto" w:fill="E7E6E6"/>
            <w:vAlign w:val="center"/>
          </w:tcPr>
          <w:p w14:paraId="18469192">
            <w:pPr>
              <w:snapToGrid w:val="0"/>
              <w:spacing w:before="70" w:after="70" w:line="240" w:lineRule="auto"/>
              <w:ind w:firstLine="0"/>
              <w:jc w:val="center"/>
              <w:rPr>
                <w:b/>
                <w:sz w:val="21"/>
              </w:rPr>
            </w:pPr>
            <w:r>
              <w:rPr>
                <w:b/>
                <w:sz w:val="21"/>
                <w:szCs w:val="21"/>
              </w:rPr>
              <w:t>教学内容</w:t>
            </w:r>
          </w:p>
        </w:tc>
        <w:tc>
          <w:tcPr>
            <w:tcW w:w="1294" w:type="dxa"/>
            <w:shd w:val="clear" w:color="auto" w:fill="E7E6E6"/>
            <w:vAlign w:val="center"/>
          </w:tcPr>
          <w:p w14:paraId="664B3AC5">
            <w:pPr>
              <w:snapToGrid w:val="0"/>
              <w:spacing w:before="70" w:after="70" w:line="240" w:lineRule="auto"/>
              <w:ind w:firstLine="0"/>
              <w:jc w:val="center"/>
              <w:rPr>
                <w:b/>
                <w:sz w:val="21"/>
              </w:rPr>
            </w:pPr>
            <w:r>
              <w:rPr>
                <w:b/>
                <w:sz w:val="21"/>
                <w:szCs w:val="21"/>
              </w:rPr>
              <w:t>教学方法</w:t>
            </w:r>
          </w:p>
        </w:tc>
        <w:tc>
          <w:tcPr>
            <w:tcW w:w="1294" w:type="dxa"/>
            <w:shd w:val="clear" w:color="auto" w:fill="E7E6E6"/>
            <w:vAlign w:val="center"/>
          </w:tcPr>
          <w:p w14:paraId="6F1A8243">
            <w:pPr>
              <w:snapToGrid w:val="0"/>
              <w:spacing w:before="70" w:after="70" w:line="240" w:lineRule="auto"/>
              <w:ind w:firstLine="0"/>
              <w:jc w:val="center"/>
              <w:rPr>
                <w:b/>
                <w:sz w:val="21"/>
              </w:rPr>
            </w:pPr>
            <w:r>
              <w:rPr>
                <w:b/>
                <w:sz w:val="21"/>
                <w:szCs w:val="21"/>
              </w:rPr>
              <w:t>考核方式</w:t>
            </w:r>
          </w:p>
        </w:tc>
      </w:tr>
      <w:tr w14:paraId="073E8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27CC7102">
            <w:pPr>
              <w:snapToGrid w:val="0"/>
              <w:spacing w:before="70" w:after="70" w:line="240" w:lineRule="auto"/>
              <w:ind w:firstLine="0"/>
              <w:jc w:val="center"/>
              <w:rPr>
                <w:sz w:val="21"/>
              </w:rPr>
            </w:pPr>
            <w:r>
              <w:rPr>
                <w:sz w:val="21"/>
                <w:szCs w:val="21"/>
              </w:rPr>
              <w:t>1</w:t>
            </w:r>
          </w:p>
        </w:tc>
        <w:tc>
          <w:tcPr>
            <w:tcW w:w="1386" w:type="dxa"/>
            <w:vAlign w:val="center"/>
          </w:tcPr>
          <w:p w14:paraId="6918101F">
            <w:pPr>
              <w:snapToGrid w:val="0"/>
              <w:spacing w:before="70" w:after="70" w:line="240" w:lineRule="auto"/>
              <w:ind w:firstLine="0"/>
              <w:jc w:val="center"/>
              <w:rPr>
                <w:sz w:val="21"/>
              </w:rPr>
            </w:pPr>
            <w:r>
              <w:rPr>
                <w:sz w:val="21"/>
                <w:szCs w:val="21"/>
              </w:rPr>
              <w:t>软件架构</w:t>
            </w:r>
          </w:p>
        </w:tc>
        <w:tc>
          <w:tcPr>
            <w:tcW w:w="2202" w:type="dxa"/>
            <w:vAlign w:val="center"/>
          </w:tcPr>
          <w:p w14:paraId="5B2F7084">
            <w:pPr>
              <w:snapToGrid w:val="0"/>
              <w:spacing w:before="70" w:after="70" w:line="240" w:lineRule="auto"/>
              <w:ind w:firstLine="0"/>
              <w:jc w:val="center"/>
              <w:rPr>
                <w:sz w:val="21"/>
              </w:rPr>
            </w:pPr>
            <w:r>
              <w:rPr>
                <w:sz w:val="21"/>
                <w:szCs w:val="21"/>
              </w:rPr>
              <w:t>了解软件整体架构</w:t>
            </w:r>
          </w:p>
        </w:tc>
        <w:tc>
          <w:tcPr>
            <w:tcW w:w="2436" w:type="dxa"/>
            <w:vAlign w:val="center"/>
          </w:tcPr>
          <w:p w14:paraId="45FC7070">
            <w:pPr>
              <w:snapToGrid w:val="0"/>
              <w:spacing w:before="70" w:after="70" w:line="240" w:lineRule="auto"/>
              <w:ind w:firstLine="0"/>
              <w:jc w:val="center"/>
              <w:rPr>
                <w:sz w:val="21"/>
              </w:rPr>
            </w:pPr>
            <w:r>
              <w:rPr>
                <w:sz w:val="21"/>
                <w:szCs w:val="21"/>
              </w:rPr>
              <w:t>五层架构、模块划分</w:t>
            </w:r>
          </w:p>
        </w:tc>
        <w:tc>
          <w:tcPr>
            <w:tcW w:w="1294" w:type="dxa"/>
            <w:vAlign w:val="center"/>
          </w:tcPr>
          <w:p w14:paraId="00725587">
            <w:pPr>
              <w:snapToGrid w:val="0"/>
              <w:spacing w:before="70" w:after="70" w:line="240" w:lineRule="auto"/>
              <w:ind w:firstLine="0"/>
              <w:jc w:val="left"/>
              <w:rPr>
                <w:sz w:val="21"/>
              </w:rPr>
            </w:pPr>
            <w:r>
              <w:rPr>
                <w:sz w:val="21"/>
                <w:szCs w:val="21"/>
              </w:rPr>
              <w:t>讲授</w:t>
            </w:r>
          </w:p>
        </w:tc>
        <w:tc>
          <w:tcPr>
            <w:tcW w:w="1294" w:type="dxa"/>
            <w:vAlign w:val="center"/>
          </w:tcPr>
          <w:p w14:paraId="3D47D18B">
            <w:pPr>
              <w:snapToGrid w:val="0"/>
              <w:spacing w:before="70" w:after="70" w:line="240" w:lineRule="auto"/>
              <w:ind w:firstLine="0"/>
              <w:jc w:val="left"/>
              <w:rPr>
                <w:sz w:val="21"/>
              </w:rPr>
            </w:pPr>
            <w:r>
              <w:rPr>
                <w:sz w:val="21"/>
                <w:szCs w:val="21"/>
              </w:rPr>
              <w:t>提问</w:t>
            </w:r>
          </w:p>
        </w:tc>
      </w:tr>
      <w:tr w14:paraId="70BC9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613E3D1">
            <w:pPr>
              <w:snapToGrid w:val="0"/>
              <w:spacing w:before="70" w:after="70" w:line="240" w:lineRule="auto"/>
              <w:ind w:firstLine="0"/>
              <w:jc w:val="center"/>
              <w:rPr>
                <w:sz w:val="21"/>
              </w:rPr>
            </w:pPr>
            <w:r>
              <w:rPr>
                <w:sz w:val="21"/>
                <w:szCs w:val="21"/>
              </w:rPr>
              <w:t>2</w:t>
            </w:r>
          </w:p>
        </w:tc>
        <w:tc>
          <w:tcPr>
            <w:tcW w:w="1386" w:type="dxa"/>
            <w:vAlign w:val="center"/>
          </w:tcPr>
          <w:p w14:paraId="441772E3">
            <w:pPr>
              <w:snapToGrid w:val="0"/>
              <w:spacing w:before="70" w:after="70" w:line="240" w:lineRule="auto"/>
              <w:ind w:firstLine="0"/>
              <w:jc w:val="center"/>
              <w:rPr>
                <w:sz w:val="21"/>
              </w:rPr>
            </w:pPr>
            <w:r>
              <w:rPr>
                <w:sz w:val="21"/>
                <w:szCs w:val="21"/>
              </w:rPr>
              <w:t>项目管理</w:t>
            </w:r>
          </w:p>
        </w:tc>
        <w:tc>
          <w:tcPr>
            <w:tcW w:w="2202" w:type="dxa"/>
            <w:vAlign w:val="center"/>
          </w:tcPr>
          <w:p w14:paraId="529F3D83">
            <w:pPr>
              <w:snapToGrid w:val="0"/>
              <w:spacing w:before="70" w:after="70" w:line="240" w:lineRule="auto"/>
              <w:ind w:firstLine="0"/>
              <w:jc w:val="center"/>
              <w:rPr>
                <w:sz w:val="21"/>
              </w:rPr>
            </w:pPr>
            <w:r>
              <w:rPr>
                <w:sz w:val="21"/>
                <w:szCs w:val="21"/>
              </w:rPr>
              <w:t>能建立与管理项目</w:t>
            </w:r>
          </w:p>
        </w:tc>
        <w:tc>
          <w:tcPr>
            <w:tcW w:w="2436" w:type="dxa"/>
            <w:vAlign w:val="center"/>
          </w:tcPr>
          <w:p w14:paraId="4207BCA2">
            <w:pPr>
              <w:snapToGrid w:val="0"/>
              <w:spacing w:before="70" w:after="70" w:line="240" w:lineRule="auto"/>
              <w:ind w:firstLine="0"/>
              <w:jc w:val="center"/>
              <w:rPr>
                <w:sz w:val="21"/>
              </w:rPr>
            </w:pPr>
            <w:r>
              <w:rPr>
                <w:sz w:val="21"/>
                <w:szCs w:val="21"/>
              </w:rPr>
              <w:t>项目树、权限、模板</w:t>
            </w:r>
          </w:p>
        </w:tc>
        <w:tc>
          <w:tcPr>
            <w:tcW w:w="1294" w:type="dxa"/>
            <w:vAlign w:val="center"/>
          </w:tcPr>
          <w:p w14:paraId="3DDC57DC">
            <w:pPr>
              <w:snapToGrid w:val="0"/>
              <w:spacing w:before="70" w:after="70" w:line="240" w:lineRule="auto"/>
              <w:ind w:firstLine="0"/>
              <w:jc w:val="left"/>
              <w:rPr>
                <w:sz w:val="21"/>
              </w:rPr>
            </w:pPr>
            <w:r>
              <w:rPr>
                <w:sz w:val="21"/>
                <w:szCs w:val="21"/>
              </w:rPr>
              <w:t>实操</w:t>
            </w:r>
          </w:p>
        </w:tc>
        <w:tc>
          <w:tcPr>
            <w:tcW w:w="1294" w:type="dxa"/>
            <w:vAlign w:val="center"/>
          </w:tcPr>
          <w:p w14:paraId="492377ED">
            <w:pPr>
              <w:snapToGrid w:val="0"/>
              <w:spacing w:before="70" w:after="70" w:line="240" w:lineRule="auto"/>
              <w:ind w:firstLine="0"/>
              <w:jc w:val="left"/>
              <w:rPr>
                <w:sz w:val="21"/>
              </w:rPr>
            </w:pPr>
            <w:r>
              <w:rPr>
                <w:sz w:val="21"/>
                <w:szCs w:val="21"/>
              </w:rPr>
              <w:t>实操</w:t>
            </w:r>
          </w:p>
        </w:tc>
      </w:tr>
      <w:tr w14:paraId="7CBFF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D698AB1">
            <w:pPr>
              <w:snapToGrid w:val="0"/>
              <w:spacing w:before="70" w:after="70" w:line="240" w:lineRule="auto"/>
              <w:ind w:firstLine="0"/>
              <w:jc w:val="center"/>
              <w:rPr>
                <w:sz w:val="21"/>
              </w:rPr>
            </w:pPr>
            <w:r>
              <w:rPr>
                <w:sz w:val="21"/>
                <w:szCs w:val="21"/>
              </w:rPr>
              <w:t>3</w:t>
            </w:r>
          </w:p>
        </w:tc>
        <w:tc>
          <w:tcPr>
            <w:tcW w:w="1386" w:type="dxa"/>
            <w:vAlign w:val="center"/>
          </w:tcPr>
          <w:p w14:paraId="24FA61C6">
            <w:pPr>
              <w:snapToGrid w:val="0"/>
              <w:spacing w:before="70" w:after="70" w:line="240" w:lineRule="auto"/>
              <w:ind w:firstLine="0"/>
              <w:jc w:val="center"/>
              <w:rPr>
                <w:sz w:val="21"/>
              </w:rPr>
            </w:pPr>
            <w:r>
              <w:rPr>
                <w:sz w:val="21"/>
                <w:szCs w:val="21"/>
              </w:rPr>
              <w:t>数据导入</w:t>
            </w:r>
          </w:p>
        </w:tc>
        <w:tc>
          <w:tcPr>
            <w:tcW w:w="2202" w:type="dxa"/>
            <w:vAlign w:val="center"/>
          </w:tcPr>
          <w:p w14:paraId="3485A89F">
            <w:pPr>
              <w:snapToGrid w:val="0"/>
              <w:spacing w:before="70" w:after="70" w:line="240" w:lineRule="auto"/>
              <w:ind w:firstLine="0"/>
              <w:jc w:val="center"/>
              <w:rPr>
                <w:sz w:val="21"/>
              </w:rPr>
            </w:pPr>
            <w:r>
              <w:rPr>
                <w:sz w:val="21"/>
                <w:szCs w:val="21"/>
              </w:rPr>
              <w:t>能导入多源数据</w:t>
            </w:r>
          </w:p>
        </w:tc>
        <w:tc>
          <w:tcPr>
            <w:tcW w:w="2436" w:type="dxa"/>
            <w:vAlign w:val="center"/>
          </w:tcPr>
          <w:p w14:paraId="06A29E60">
            <w:pPr>
              <w:snapToGrid w:val="0"/>
              <w:spacing w:before="70" w:after="70" w:line="240" w:lineRule="auto"/>
              <w:ind w:firstLine="0"/>
              <w:jc w:val="center"/>
              <w:rPr>
                <w:sz w:val="21"/>
              </w:rPr>
            </w:pPr>
            <w:r>
              <w:rPr>
                <w:sz w:val="21"/>
                <w:szCs w:val="21"/>
              </w:rPr>
              <w:t>格式、坐标系、批量</w:t>
            </w:r>
          </w:p>
        </w:tc>
        <w:tc>
          <w:tcPr>
            <w:tcW w:w="1294" w:type="dxa"/>
            <w:vAlign w:val="center"/>
          </w:tcPr>
          <w:p w14:paraId="27A28EB6">
            <w:pPr>
              <w:snapToGrid w:val="0"/>
              <w:spacing w:before="70" w:after="70" w:line="240" w:lineRule="auto"/>
              <w:ind w:firstLine="0"/>
              <w:jc w:val="left"/>
              <w:rPr>
                <w:sz w:val="21"/>
              </w:rPr>
            </w:pPr>
            <w:r>
              <w:rPr>
                <w:sz w:val="21"/>
                <w:szCs w:val="21"/>
              </w:rPr>
              <w:t>实操</w:t>
            </w:r>
          </w:p>
        </w:tc>
        <w:tc>
          <w:tcPr>
            <w:tcW w:w="1294" w:type="dxa"/>
            <w:vAlign w:val="center"/>
          </w:tcPr>
          <w:p w14:paraId="22499AAF">
            <w:pPr>
              <w:snapToGrid w:val="0"/>
              <w:spacing w:before="70" w:after="70" w:line="240" w:lineRule="auto"/>
              <w:ind w:firstLine="0"/>
              <w:jc w:val="left"/>
              <w:rPr>
                <w:sz w:val="21"/>
              </w:rPr>
            </w:pPr>
            <w:r>
              <w:rPr>
                <w:sz w:val="21"/>
                <w:szCs w:val="21"/>
              </w:rPr>
              <w:t>实操</w:t>
            </w:r>
          </w:p>
        </w:tc>
      </w:tr>
      <w:tr w14:paraId="480A4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6BB6BB09">
            <w:pPr>
              <w:snapToGrid w:val="0"/>
              <w:spacing w:before="70" w:after="70" w:line="240" w:lineRule="auto"/>
              <w:ind w:firstLine="0"/>
              <w:jc w:val="center"/>
              <w:rPr>
                <w:sz w:val="21"/>
              </w:rPr>
            </w:pPr>
            <w:r>
              <w:rPr>
                <w:sz w:val="21"/>
                <w:szCs w:val="21"/>
              </w:rPr>
              <w:t>4</w:t>
            </w:r>
          </w:p>
        </w:tc>
        <w:tc>
          <w:tcPr>
            <w:tcW w:w="1386" w:type="dxa"/>
            <w:vAlign w:val="center"/>
          </w:tcPr>
          <w:p w14:paraId="5C3227A7">
            <w:pPr>
              <w:snapToGrid w:val="0"/>
              <w:spacing w:before="70" w:after="70" w:line="240" w:lineRule="auto"/>
              <w:ind w:firstLine="0"/>
              <w:jc w:val="center"/>
              <w:rPr>
                <w:sz w:val="21"/>
              </w:rPr>
            </w:pPr>
            <w:r>
              <w:rPr>
                <w:sz w:val="21"/>
                <w:szCs w:val="21"/>
              </w:rPr>
              <w:t>数据质检</w:t>
            </w:r>
          </w:p>
        </w:tc>
        <w:tc>
          <w:tcPr>
            <w:tcW w:w="2202" w:type="dxa"/>
            <w:vAlign w:val="center"/>
          </w:tcPr>
          <w:p w14:paraId="0B28145A">
            <w:pPr>
              <w:snapToGrid w:val="0"/>
              <w:spacing w:before="70" w:after="70" w:line="240" w:lineRule="auto"/>
              <w:ind w:firstLine="0"/>
              <w:jc w:val="center"/>
              <w:rPr>
                <w:sz w:val="21"/>
              </w:rPr>
            </w:pPr>
            <w:r>
              <w:rPr>
                <w:sz w:val="21"/>
                <w:szCs w:val="21"/>
              </w:rPr>
              <w:t>能判读质检结果</w:t>
            </w:r>
          </w:p>
        </w:tc>
        <w:tc>
          <w:tcPr>
            <w:tcW w:w="2436" w:type="dxa"/>
            <w:vAlign w:val="center"/>
          </w:tcPr>
          <w:p w14:paraId="1BA17CA4">
            <w:pPr>
              <w:snapToGrid w:val="0"/>
              <w:spacing w:before="70" w:after="70" w:line="240" w:lineRule="auto"/>
              <w:ind w:firstLine="0"/>
              <w:jc w:val="center"/>
              <w:rPr>
                <w:sz w:val="21"/>
              </w:rPr>
            </w:pPr>
            <w:r>
              <w:rPr>
                <w:sz w:val="21"/>
                <w:szCs w:val="21"/>
              </w:rPr>
              <w:t>五项质检、问题定位</w:t>
            </w:r>
          </w:p>
        </w:tc>
        <w:tc>
          <w:tcPr>
            <w:tcW w:w="1294" w:type="dxa"/>
            <w:vAlign w:val="center"/>
          </w:tcPr>
          <w:p w14:paraId="1D375F0B">
            <w:pPr>
              <w:snapToGrid w:val="0"/>
              <w:spacing w:before="70" w:after="70" w:line="240" w:lineRule="auto"/>
              <w:ind w:firstLine="0"/>
              <w:jc w:val="left"/>
              <w:rPr>
                <w:sz w:val="21"/>
              </w:rPr>
            </w:pPr>
            <w:r>
              <w:rPr>
                <w:sz w:val="21"/>
                <w:szCs w:val="21"/>
              </w:rPr>
              <w:t>实操</w:t>
            </w:r>
          </w:p>
        </w:tc>
        <w:tc>
          <w:tcPr>
            <w:tcW w:w="1294" w:type="dxa"/>
            <w:vAlign w:val="center"/>
          </w:tcPr>
          <w:p w14:paraId="7045FD10">
            <w:pPr>
              <w:snapToGrid w:val="0"/>
              <w:spacing w:before="70" w:after="70" w:line="240" w:lineRule="auto"/>
              <w:ind w:firstLine="0"/>
              <w:jc w:val="left"/>
              <w:rPr>
                <w:sz w:val="21"/>
              </w:rPr>
            </w:pPr>
            <w:r>
              <w:rPr>
                <w:sz w:val="21"/>
                <w:szCs w:val="21"/>
              </w:rPr>
              <w:t>实操</w:t>
            </w:r>
          </w:p>
        </w:tc>
      </w:tr>
      <w:tr w14:paraId="2A00B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4D60EB64">
            <w:pPr>
              <w:snapToGrid w:val="0"/>
              <w:spacing w:before="70" w:after="70" w:line="240" w:lineRule="auto"/>
              <w:ind w:firstLine="0"/>
              <w:jc w:val="center"/>
              <w:rPr>
                <w:sz w:val="21"/>
              </w:rPr>
            </w:pPr>
            <w:r>
              <w:rPr>
                <w:sz w:val="21"/>
                <w:szCs w:val="21"/>
              </w:rPr>
              <w:t>5</w:t>
            </w:r>
          </w:p>
        </w:tc>
        <w:tc>
          <w:tcPr>
            <w:tcW w:w="1386" w:type="dxa"/>
            <w:vAlign w:val="center"/>
          </w:tcPr>
          <w:p w14:paraId="1A333A0A">
            <w:pPr>
              <w:snapToGrid w:val="0"/>
              <w:spacing w:before="70" w:after="70" w:line="240" w:lineRule="auto"/>
              <w:ind w:firstLine="0"/>
              <w:jc w:val="center"/>
              <w:rPr>
                <w:sz w:val="21"/>
              </w:rPr>
            </w:pPr>
            <w:r>
              <w:rPr>
                <w:sz w:val="21"/>
                <w:szCs w:val="21"/>
              </w:rPr>
              <w:t>位姿解算</w:t>
            </w:r>
          </w:p>
        </w:tc>
        <w:tc>
          <w:tcPr>
            <w:tcW w:w="2202" w:type="dxa"/>
            <w:vAlign w:val="center"/>
          </w:tcPr>
          <w:p w14:paraId="3A465BE3">
            <w:pPr>
              <w:snapToGrid w:val="0"/>
              <w:spacing w:before="70" w:after="70" w:line="240" w:lineRule="auto"/>
              <w:ind w:firstLine="0"/>
              <w:jc w:val="center"/>
              <w:rPr>
                <w:sz w:val="21"/>
              </w:rPr>
            </w:pPr>
            <w:r>
              <w:rPr>
                <w:sz w:val="21"/>
                <w:szCs w:val="21"/>
              </w:rPr>
              <w:t>能完成解算与平差</w:t>
            </w:r>
          </w:p>
        </w:tc>
        <w:tc>
          <w:tcPr>
            <w:tcW w:w="2436" w:type="dxa"/>
            <w:vAlign w:val="center"/>
          </w:tcPr>
          <w:p w14:paraId="383FED88">
            <w:pPr>
              <w:snapToGrid w:val="0"/>
              <w:spacing w:before="70" w:after="70" w:line="240" w:lineRule="auto"/>
              <w:ind w:firstLine="0"/>
              <w:jc w:val="center"/>
              <w:rPr>
                <w:sz w:val="21"/>
              </w:rPr>
            </w:pPr>
            <w:r>
              <w:rPr>
                <w:sz w:val="21"/>
                <w:szCs w:val="21"/>
              </w:rPr>
              <w:t>控制点、残差、报告</w:t>
            </w:r>
          </w:p>
        </w:tc>
        <w:tc>
          <w:tcPr>
            <w:tcW w:w="1294" w:type="dxa"/>
            <w:vAlign w:val="center"/>
          </w:tcPr>
          <w:p w14:paraId="07883AA0">
            <w:pPr>
              <w:snapToGrid w:val="0"/>
              <w:spacing w:before="70" w:after="70" w:line="240" w:lineRule="auto"/>
              <w:ind w:firstLine="0"/>
              <w:jc w:val="left"/>
              <w:rPr>
                <w:sz w:val="21"/>
              </w:rPr>
            </w:pPr>
            <w:r>
              <w:rPr>
                <w:sz w:val="21"/>
                <w:szCs w:val="21"/>
              </w:rPr>
              <w:t>实操</w:t>
            </w:r>
          </w:p>
        </w:tc>
        <w:tc>
          <w:tcPr>
            <w:tcW w:w="1294" w:type="dxa"/>
            <w:vAlign w:val="center"/>
          </w:tcPr>
          <w:p w14:paraId="103DB2CB">
            <w:pPr>
              <w:snapToGrid w:val="0"/>
              <w:spacing w:before="70" w:after="70" w:line="240" w:lineRule="auto"/>
              <w:ind w:firstLine="0"/>
              <w:jc w:val="left"/>
              <w:rPr>
                <w:sz w:val="21"/>
              </w:rPr>
            </w:pPr>
            <w:r>
              <w:rPr>
                <w:sz w:val="21"/>
                <w:szCs w:val="21"/>
              </w:rPr>
              <w:t>实操</w:t>
            </w:r>
          </w:p>
        </w:tc>
      </w:tr>
      <w:tr w14:paraId="41A78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9A1F37B">
            <w:pPr>
              <w:snapToGrid w:val="0"/>
              <w:spacing w:before="70" w:after="70" w:line="240" w:lineRule="auto"/>
              <w:ind w:firstLine="0"/>
              <w:jc w:val="center"/>
              <w:rPr>
                <w:sz w:val="21"/>
              </w:rPr>
            </w:pPr>
            <w:r>
              <w:rPr>
                <w:sz w:val="21"/>
                <w:szCs w:val="21"/>
              </w:rPr>
              <w:t>6</w:t>
            </w:r>
          </w:p>
        </w:tc>
        <w:tc>
          <w:tcPr>
            <w:tcW w:w="1386" w:type="dxa"/>
            <w:vAlign w:val="center"/>
          </w:tcPr>
          <w:p w14:paraId="5506B6EF">
            <w:pPr>
              <w:snapToGrid w:val="0"/>
              <w:spacing w:before="70" w:after="70" w:line="240" w:lineRule="auto"/>
              <w:ind w:firstLine="0"/>
              <w:jc w:val="center"/>
              <w:rPr>
                <w:sz w:val="21"/>
              </w:rPr>
            </w:pPr>
            <w:r>
              <w:rPr>
                <w:sz w:val="21"/>
                <w:szCs w:val="21"/>
              </w:rPr>
              <w:t>配准融合</w:t>
            </w:r>
          </w:p>
        </w:tc>
        <w:tc>
          <w:tcPr>
            <w:tcW w:w="2202" w:type="dxa"/>
            <w:vAlign w:val="center"/>
          </w:tcPr>
          <w:p w14:paraId="7DA4D566">
            <w:pPr>
              <w:snapToGrid w:val="0"/>
              <w:spacing w:before="70" w:after="70" w:line="240" w:lineRule="auto"/>
              <w:ind w:firstLine="0"/>
              <w:jc w:val="center"/>
              <w:rPr>
                <w:sz w:val="21"/>
              </w:rPr>
            </w:pPr>
            <w:r>
              <w:rPr>
                <w:sz w:val="21"/>
                <w:szCs w:val="21"/>
              </w:rPr>
              <w:t>能完成多源配准</w:t>
            </w:r>
          </w:p>
        </w:tc>
        <w:tc>
          <w:tcPr>
            <w:tcW w:w="2436" w:type="dxa"/>
            <w:vAlign w:val="center"/>
          </w:tcPr>
          <w:p w14:paraId="379B9D72">
            <w:pPr>
              <w:snapToGrid w:val="0"/>
              <w:spacing w:before="70" w:after="70" w:line="240" w:lineRule="auto"/>
              <w:ind w:firstLine="0"/>
              <w:jc w:val="center"/>
              <w:rPr>
                <w:sz w:val="21"/>
              </w:rPr>
            </w:pPr>
            <w:r>
              <w:rPr>
                <w:sz w:val="21"/>
                <w:szCs w:val="21"/>
              </w:rPr>
              <w:t>自动/手动、加权融合</w:t>
            </w:r>
          </w:p>
        </w:tc>
        <w:tc>
          <w:tcPr>
            <w:tcW w:w="1294" w:type="dxa"/>
            <w:vAlign w:val="center"/>
          </w:tcPr>
          <w:p w14:paraId="67F3EDC3">
            <w:pPr>
              <w:snapToGrid w:val="0"/>
              <w:spacing w:before="70" w:after="70" w:line="240" w:lineRule="auto"/>
              <w:ind w:firstLine="0"/>
              <w:jc w:val="left"/>
              <w:rPr>
                <w:sz w:val="21"/>
              </w:rPr>
            </w:pPr>
            <w:r>
              <w:rPr>
                <w:sz w:val="21"/>
                <w:szCs w:val="21"/>
              </w:rPr>
              <w:t>实操</w:t>
            </w:r>
          </w:p>
        </w:tc>
        <w:tc>
          <w:tcPr>
            <w:tcW w:w="1294" w:type="dxa"/>
            <w:vAlign w:val="center"/>
          </w:tcPr>
          <w:p w14:paraId="13F53965">
            <w:pPr>
              <w:snapToGrid w:val="0"/>
              <w:spacing w:before="70" w:after="70" w:line="240" w:lineRule="auto"/>
              <w:ind w:firstLine="0"/>
              <w:jc w:val="left"/>
              <w:rPr>
                <w:sz w:val="21"/>
              </w:rPr>
            </w:pPr>
            <w:r>
              <w:rPr>
                <w:sz w:val="21"/>
                <w:szCs w:val="21"/>
              </w:rPr>
              <w:t>实操</w:t>
            </w:r>
          </w:p>
        </w:tc>
      </w:tr>
      <w:tr w14:paraId="03FC6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53BB007B">
            <w:pPr>
              <w:snapToGrid w:val="0"/>
              <w:spacing w:before="70" w:after="70" w:line="240" w:lineRule="auto"/>
              <w:ind w:firstLine="0"/>
              <w:jc w:val="center"/>
              <w:rPr>
                <w:sz w:val="21"/>
              </w:rPr>
            </w:pPr>
            <w:r>
              <w:rPr>
                <w:sz w:val="21"/>
                <w:szCs w:val="21"/>
              </w:rPr>
              <w:t>7</w:t>
            </w:r>
          </w:p>
        </w:tc>
        <w:tc>
          <w:tcPr>
            <w:tcW w:w="1386" w:type="dxa"/>
            <w:vAlign w:val="center"/>
          </w:tcPr>
          <w:p w14:paraId="480E5B1B">
            <w:pPr>
              <w:snapToGrid w:val="0"/>
              <w:spacing w:before="70" w:after="70" w:line="240" w:lineRule="auto"/>
              <w:ind w:firstLine="0"/>
              <w:jc w:val="center"/>
              <w:rPr>
                <w:sz w:val="21"/>
              </w:rPr>
            </w:pPr>
            <w:r>
              <w:rPr>
                <w:sz w:val="21"/>
                <w:szCs w:val="21"/>
              </w:rPr>
              <w:t>点云处理</w:t>
            </w:r>
          </w:p>
        </w:tc>
        <w:tc>
          <w:tcPr>
            <w:tcW w:w="2202" w:type="dxa"/>
            <w:vAlign w:val="center"/>
          </w:tcPr>
          <w:p w14:paraId="69C9EE47">
            <w:pPr>
              <w:snapToGrid w:val="0"/>
              <w:spacing w:before="70" w:after="70" w:line="240" w:lineRule="auto"/>
              <w:ind w:firstLine="0"/>
              <w:jc w:val="center"/>
              <w:rPr>
                <w:sz w:val="21"/>
              </w:rPr>
            </w:pPr>
            <w:r>
              <w:rPr>
                <w:sz w:val="21"/>
                <w:szCs w:val="21"/>
              </w:rPr>
              <w:t>能去噪与赋色</w:t>
            </w:r>
          </w:p>
        </w:tc>
        <w:tc>
          <w:tcPr>
            <w:tcW w:w="2436" w:type="dxa"/>
            <w:vAlign w:val="center"/>
          </w:tcPr>
          <w:p w14:paraId="02C700F9">
            <w:pPr>
              <w:snapToGrid w:val="0"/>
              <w:spacing w:before="70" w:after="70" w:line="240" w:lineRule="auto"/>
              <w:ind w:firstLine="0"/>
              <w:jc w:val="center"/>
              <w:rPr>
                <w:sz w:val="21"/>
              </w:rPr>
            </w:pPr>
            <w:r>
              <w:rPr>
                <w:sz w:val="21"/>
                <w:szCs w:val="21"/>
              </w:rPr>
              <w:t>滤波、平滑、纹理映射</w:t>
            </w:r>
          </w:p>
        </w:tc>
        <w:tc>
          <w:tcPr>
            <w:tcW w:w="1294" w:type="dxa"/>
            <w:vAlign w:val="center"/>
          </w:tcPr>
          <w:p w14:paraId="277D0881">
            <w:pPr>
              <w:snapToGrid w:val="0"/>
              <w:spacing w:before="70" w:after="70" w:line="240" w:lineRule="auto"/>
              <w:ind w:firstLine="0"/>
              <w:jc w:val="left"/>
              <w:rPr>
                <w:sz w:val="21"/>
              </w:rPr>
            </w:pPr>
            <w:r>
              <w:rPr>
                <w:sz w:val="21"/>
                <w:szCs w:val="21"/>
              </w:rPr>
              <w:t>实操</w:t>
            </w:r>
          </w:p>
        </w:tc>
        <w:tc>
          <w:tcPr>
            <w:tcW w:w="1294" w:type="dxa"/>
            <w:vAlign w:val="center"/>
          </w:tcPr>
          <w:p w14:paraId="02BC119D">
            <w:pPr>
              <w:snapToGrid w:val="0"/>
              <w:spacing w:before="70" w:after="70" w:line="240" w:lineRule="auto"/>
              <w:ind w:firstLine="0"/>
              <w:jc w:val="left"/>
              <w:rPr>
                <w:sz w:val="21"/>
              </w:rPr>
            </w:pPr>
            <w:r>
              <w:rPr>
                <w:sz w:val="21"/>
                <w:szCs w:val="21"/>
              </w:rPr>
              <w:t>实操</w:t>
            </w:r>
          </w:p>
        </w:tc>
      </w:tr>
      <w:tr w14:paraId="0F2F3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54F9BF1">
            <w:pPr>
              <w:snapToGrid w:val="0"/>
              <w:spacing w:before="70" w:after="70" w:line="240" w:lineRule="auto"/>
              <w:ind w:firstLine="0"/>
              <w:jc w:val="center"/>
              <w:rPr>
                <w:sz w:val="21"/>
              </w:rPr>
            </w:pPr>
            <w:r>
              <w:rPr>
                <w:sz w:val="21"/>
                <w:szCs w:val="21"/>
              </w:rPr>
              <w:t>8</w:t>
            </w:r>
          </w:p>
        </w:tc>
        <w:tc>
          <w:tcPr>
            <w:tcW w:w="1386" w:type="dxa"/>
            <w:vAlign w:val="center"/>
          </w:tcPr>
          <w:p w14:paraId="5A1E12C1">
            <w:pPr>
              <w:snapToGrid w:val="0"/>
              <w:spacing w:before="70" w:after="70" w:line="240" w:lineRule="auto"/>
              <w:ind w:firstLine="0"/>
              <w:jc w:val="center"/>
              <w:rPr>
                <w:sz w:val="21"/>
              </w:rPr>
            </w:pPr>
            <w:r>
              <w:rPr>
                <w:sz w:val="21"/>
                <w:szCs w:val="21"/>
              </w:rPr>
              <w:t>网格重建</w:t>
            </w:r>
          </w:p>
        </w:tc>
        <w:tc>
          <w:tcPr>
            <w:tcW w:w="2202" w:type="dxa"/>
            <w:vAlign w:val="center"/>
          </w:tcPr>
          <w:p w14:paraId="4EC2591F">
            <w:pPr>
              <w:snapToGrid w:val="0"/>
              <w:spacing w:before="70" w:after="70" w:line="240" w:lineRule="auto"/>
              <w:ind w:firstLine="0"/>
              <w:jc w:val="center"/>
              <w:rPr>
                <w:sz w:val="21"/>
              </w:rPr>
            </w:pPr>
            <w:r>
              <w:rPr>
                <w:sz w:val="21"/>
                <w:szCs w:val="21"/>
              </w:rPr>
              <w:t>能完成重建与修补</w:t>
            </w:r>
          </w:p>
        </w:tc>
        <w:tc>
          <w:tcPr>
            <w:tcW w:w="2436" w:type="dxa"/>
            <w:vAlign w:val="center"/>
          </w:tcPr>
          <w:p w14:paraId="10E1D980">
            <w:pPr>
              <w:snapToGrid w:val="0"/>
              <w:spacing w:before="70" w:after="70" w:line="240" w:lineRule="auto"/>
              <w:ind w:firstLine="0"/>
              <w:jc w:val="center"/>
              <w:rPr>
                <w:sz w:val="21"/>
              </w:rPr>
            </w:pPr>
            <w:r>
              <w:rPr>
                <w:sz w:val="21"/>
                <w:szCs w:val="21"/>
              </w:rPr>
              <w:t>泊松、孔洞、质量检查</w:t>
            </w:r>
          </w:p>
        </w:tc>
        <w:tc>
          <w:tcPr>
            <w:tcW w:w="1294" w:type="dxa"/>
            <w:vAlign w:val="center"/>
          </w:tcPr>
          <w:p w14:paraId="4361B1CE">
            <w:pPr>
              <w:snapToGrid w:val="0"/>
              <w:spacing w:before="70" w:after="70" w:line="240" w:lineRule="auto"/>
              <w:ind w:firstLine="0"/>
              <w:jc w:val="left"/>
              <w:rPr>
                <w:sz w:val="21"/>
              </w:rPr>
            </w:pPr>
            <w:r>
              <w:rPr>
                <w:sz w:val="21"/>
                <w:szCs w:val="21"/>
              </w:rPr>
              <w:t>实操</w:t>
            </w:r>
          </w:p>
        </w:tc>
        <w:tc>
          <w:tcPr>
            <w:tcW w:w="1294" w:type="dxa"/>
            <w:vAlign w:val="center"/>
          </w:tcPr>
          <w:p w14:paraId="15EF0F6B">
            <w:pPr>
              <w:snapToGrid w:val="0"/>
              <w:spacing w:before="70" w:after="70" w:line="240" w:lineRule="auto"/>
              <w:ind w:firstLine="0"/>
              <w:jc w:val="left"/>
              <w:rPr>
                <w:sz w:val="21"/>
              </w:rPr>
            </w:pPr>
            <w:r>
              <w:rPr>
                <w:sz w:val="21"/>
                <w:szCs w:val="21"/>
              </w:rPr>
              <w:t>实操</w:t>
            </w:r>
          </w:p>
        </w:tc>
      </w:tr>
      <w:tr w14:paraId="34C55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2285807F">
            <w:pPr>
              <w:snapToGrid w:val="0"/>
              <w:spacing w:before="70" w:after="70" w:line="240" w:lineRule="auto"/>
              <w:ind w:firstLine="0"/>
              <w:jc w:val="center"/>
              <w:rPr>
                <w:sz w:val="21"/>
              </w:rPr>
            </w:pPr>
            <w:r>
              <w:rPr>
                <w:sz w:val="21"/>
                <w:szCs w:val="21"/>
              </w:rPr>
              <w:t>9</w:t>
            </w:r>
          </w:p>
        </w:tc>
        <w:tc>
          <w:tcPr>
            <w:tcW w:w="1386" w:type="dxa"/>
            <w:vAlign w:val="center"/>
          </w:tcPr>
          <w:p w14:paraId="769F3A56">
            <w:pPr>
              <w:snapToGrid w:val="0"/>
              <w:spacing w:before="70" w:after="70" w:line="240" w:lineRule="auto"/>
              <w:ind w:firstLine="0"/>
              <w:jc w:val="center"/>
              <w:rPr>
                <w:sz w:val="21"/>
              </w:rPr>
            </w:pPr>
            <w:r>
              <w:rPr>
                <w:sz w:val="21"/>
                <w:szCs w:val="21"/>
              </w:rPr>
              <w:t>高斯渲染</w:t>
            </w:r>
          </w:p>
        </w:tc>
        <w:tc>
          <w:tcPr>
            <w:tcW w:w="2202" w:type="dxa"/>
            <w:vAlign w:val="center"/>
          </w:tcPr>
          <w:p w14:paraId="558DE9E8">
            <w:pPr>
              <w:snapToGrid w:val="0"/>
              <w:spacing w:before="70" w:after="70" w:line="240" w:lineRule="auto"/>
              <w:ind w:firstLine="0"/>
              <w:jc w:val="center"/>
              <w:rPr>
                <w:sz w:val="21"/>
              </w:rPr>
            </w:pPr>
            <w:r>
              <w:rPr>
                <w:sz w:val="21"/>
                <w:szCs w:val="21"/>
              </w:rPr>
              <w:t>能训练与发布模型</w:t>
            </w:r>
          </w:p>
        </w:tc>
        <w:tc>
          <w:tcPr>
            <w:tcW w:w="2436" w:type="dxa"/>
            <w:vAlign w:val="center"/>
          </w:tcPr>
          <w:p w14:paraId="40533C14">
            <w:pPr>
              <w:snapToGrid w:val="0"/>
              <w:spacing w:before="70" w:after="70" w:line="240" w:lineRule="auto"/>
              <w:ind w:firstLine="0"/>
              <w:jc w:val="center"/>
              <w:rPr>
                <w:sz w:val="21"/>
              </w:rPr>
            </w:pPr>
            <w:r>
              <w:rPr>
                <w:sz w:val="21"/>
                <w:szCs w:val="21"/>
              </w:rPr>
              <w:t>分块、合并、轻量化</w:t>
            </w:r>
          </w:p>
        </w:tc>
        <w:tc>
          <w:tcPr>
            <w:tcW w:w="1294" w:type="dxa"/>
            <w:vAlign w:val="center"/>
          </w:tcPr>
          <w:p w14:paraId="54349A17">
            <w:pPr>
              <w:snapToGrid w:val="0"/>
              <w:spacing w:before="70" w:after="70" w:line="240" w:lineRule="auto"/>
              <w:ind w:firstLine="0"/>
              <w:jc w:val="left"/>
              <w:rPr>
                <w:sz w:val="21"/>
              </w:rPr>
            </w:pPr>
            <w:r>
              <w:rPr>
                <w:sz w:val="21"/>
                <w:szCs w:val="21"/>
              </w:rPr>
              <w:t>实操</w:t>
            </w:r>
          </w:p>
        </w:tc>
        <w:tc>
          <w:tcPr>
            <w:tcW w:w="1294" w:type="dxa"/>
            <w:vAlign w:val="center"/>
          </w:tcPr>
          <w:p w14:paraId="0108417F">
            <w:pPr>
              <w:snapToGrid w:val="0"/>
              <w:spacing w:before="70" w:after="70" w:line="240" w:lineRule="auto"/>
              <w:ind w:firstLine="0"/>
              <w:jc w:val="left"/>
              <w:rPr>
                <w:sz w:val="21"/>
              </w:rPr>
            </w:pPr>
            <w:r>
              <w:rPr>
                <w:sz w:val="21"/>
                <w:szCs w:val="21"/>
              </w:rPr>
              <w:t>实操</w:t>
            </w:r>
          </w:p>
        </w:tc>
      </w:tr>
      <w:tr w14:paraId="02979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10A07F53">
            <w:pPr>
              <w:snapToGrid w:val="0"/>
              <w:spacing w:before="70" w:after="70" w:line="240" w:lineRule="auto"/>
              <w:ind w:firstLine="0"/>
              <w:jc w:val="center"/>
              <w:rPr>
                <w:sz w:val="21"/>
              </w:rPr>
            </w:pPr>
            <w:r>
              <w:rPr>
                <w:sz w:val="21"/>
                <w:szCs w:val="21"/>
              </w:rPr>
              <w:t>10</w:t>
            </w:r>
          </w:p>
        </w:tc>
        <w:tc>
          <w:tcPr>
            <w:tcW w:w="1386" w:type="dxa"/>
            <w:vAlign w:val="center"/>
          </w:tcPr>
          <w:p w14:paraId="784156FF">
            <w:pPr>
              <w:snapToGrid w:val="0"/>
              <w:spacing w:before="70" w:after="70" w:line="240" w:lineRule="auto"/>
              <w:ind w:firstLine="0"/>
              <w:jc w:val="center"/>
              <w:rPr>
                <w:sz w:val="21"/>
              </w:rPr>
            </w:pPr>
            <w:r>
              <w:rPr>
                <w:sz w:val="21"/>
                <w:szCs w:val="21"/>
              </w:rPr>
              <w:t>缺陷判识</w:t>
            </w:r>
          </w:p>
        </w:tc>
        <w:tc>
          <w:tcPr>
            <w:tcW w:w="2202" w:type="dxa"/>
            <w:vAlign w:val="center"/>
          </w:tcPr>
          <w:p w14:paraId="7DB373E6">
            <w:pPr>
              <w:snapToGrid w:val="0"/>
              <w:spacing w:before="70" w:after="70" w:line="240" w:lineRule="auto"/>
              <w:ind w:firstLine="0"/>
              <w:jc w:val="center"/>
              <w:rPr>
                <w:sz w:val="21"/>
              </w:rPr>
            </w:pPr>
            <w:r>
              <w:rPr>
                <w:sz w:val="21"/>
                <w:szCs w:val="21"/>
              </w:rPr>
              <w:t>能完成自动判识</w:t>
            </w:r>
          </w:p>
        </w:tc>
        <w:tc>
          <w:tcPr>
            <w:tcW w:w="2436" w:type="dxa"/>
            <w:vAlign w:val="center"/>
          </w:tcPr>
          <w:p w14:paraId="68723F81">
            <w:pPr>
              <w:snapToGrid w:val="0"/>
              <w:spacing w:before="70" w:after="70" w:line="240" w:lineRule="auto"/>
              <w:ind w:firstLine="0"/>
              <w:jc w:val="center"/>
              <w:rPr>
                <w:sz w:val="21"/>
              </w:rPr>
            </w:pPr>
            <w:r>
              <w:rPr>
                <w:sz w:val="21"/>
                <w:szCs w:val="21"/>
              </w:rPr>
              <w:t>几何、语义、规则</w:t>
            </w:r>
          </w:p>
        </w:tc>
        <w:tc>
          <w:tcPr>
            <w:tcW w:w="1294" w:type="dxa"/>
            <w:vAlign w:val="center"/>
          </w:tcPr>
          <w:p w14:paraId="01FB28EF">
            <w:pPr>
              <w:snapToGrid w:val="0"/>
              <w:spacing w:before="70" w:after="70" w:line="240" w:lineRule="auto"/>
              <w:ind w:firstLine="0"/>
              <w:jc w:val="left"/>
              <w:rPr>
                <w:sz w:val="21"/>
              </w:rPr>
            </w:pPr>
            <w:r>
              <w:rPr>
                <w:sz w:val="21"/>
                <w:szCs w:val="21"/>
              </w:rPr>
              <w:t>实操</w:t>
            </w:r>
          </w:p>
        </w:tc>
        <w:tc>
          <w:tcPr>
            <w:tcW w:w="1294" w:type="dxa"/>
            <w:vAlign w:val="center"/>
          </w:tcPr>
          <w:p w14:paraId="1B5E0FF9">
            <w:pPr>
              <w:snapToGrid w:val="0"/>
              <w:spacing w:before="70" w:after="70" w:line="240" w:lineRule="auto"/>
              <w:ind w:firstLine="0"/>
              <w:jc w:val="left"/>
              <w:rPr>
                <w:sz w:val="21"/>
              </w:rPr>
            </w:pPr>
            <w:r>
              <w:rPr>
                <w:sz w:val="21"/>
                <w:szCs w:val="21"/>
              </w:rPr>
              <w:t>实操</w:t>
            </w:r>
          </w:p>
        </w:tc>
      </w:tr>
      <w:tr w14:paraId="7CD27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BAE69FB">
            <w:pPr>
              <w:snapToGrid w:val="0"/>
              <w:spacing w:before="70" w:after="70" w:line="240" w:lineRule="auto"/>
              <w:ind w:firstLine="0"/>
              <w:jc w:val="center"/>
              <w:rPr>
                <w:sz w:val="21"/>
              </w:rPr>
            </w:pPr>
            <w:r>
              <w:rPr>
                <w:sz w:val="21"/>
                <w:szCs w:val="21"/>
              </w:rPr>
              <w:t>11</w:t>
            </w:r>
          </w:p>
        </w:tc>
        <w:tc>
          <w:tcPr>
            <w:tcW w:w="1386" w:type="dxa"/>
            <w:vAlign w:val="center"/>
          </w:tcPr>
          <w:p w14:paraId="3D247357">
            <w:pPr>
              <w:snapToGrid w:val="0"/>
              <w:spacing w:before="70" w:after="70" w:line="240" w:lineRule="auto"/>
              <w:ind w:firstLine="0"/>
              <w:jc w:val="center"/>
              <w:rPr>
                <w:sz w:val="21"/>
              </w:rPr>
            </w:pPr>
            <w:r>
              <w:rPr>
                <w:sz w:val="21"/>
                <w:szCs w:val="21"/>
              </w:rPr>
              <w:t>人工复核</w:t>
            </w:r>
          </w:p>
        </w:tc>
        <w:tc>
          <w:tcPr>
            <w:tcW w:w="2202" w:type="dxa"/>
            <w:vAlign w:val="center"/>
          </w:tcPr>
          <w:p w14:paraId="3A69A112">
            <w:pPr>
              <w:snapToGrid w:val="0"/>
              <w:spacing w:before="70" w:after="70" w:line="240" w:lineRule="auto"/>
              <w:ind w:firstLine="0"/>
              <w:jc w:val="center"/>
              <w:rPr>
                <w:sz w:val="21"/>
              </w:rPr>
            </w:pPr>
            <w:r>
              <w:rPr>
                <w:sz w:val="21"/>
                <w:szCs w:val="21"/>
              </w:rPr>
              <w:t>能规范复核</w:t>
            </w:r>
          </w:p>
        </w:tc>
        <w:tc>
          <w:tcPr>
            <w:tcW w:w="2436" w:type="dxa"/>
            <w:vAlign w:val="center"/>
          </w:tcPr>
          <w:p w14:paraId="0154FD3E">
            <w:pPr>
              <w:snapToGrid w:val="0"/>
              <w:spacing w:before="70" w:after="70" w:line="240" w:lineRule="auto"/>
              <w:ind w:firstLine="0"/>
              <w:jc w:val="center"/>
              <w:rPr>
                <w:sz w:val="21"/>
              </w:rPr>
            </w:pPr>
            <w:r>
              <w:rPr>
                <w:sz w:val="21"/>
                <w:szCs w:val="21"/>
              </w:rPr>
              <w:t>三态管理、修改留痕</w:t>
            </w:r>
          </w:p>
        </w:tc>
        <w:tc>
          <w:tcPr>
            <w:tcW w:w="1294" w:type="dxa"/>
            <w:vAlign w:val="center"/>
          </w:tcPr>
          <w:p w14:paraId="3483F4DD">
            <w:pPr>
              <w:snapToGrid w:val="0"/>
              <w:spacing w:before="70" w:after="70" w:line="240" w:lineRule="auto"/>
              <w:ind w:firstLine="0"/>
              <w:jc w:val="left"/>
              <w:rPr>
                <w:sz w:val="21"/>
              </w:rPr>
            </w:pPr>
            <w:r>
              <w:rPr>
                <w:sz w:val="21"/>
                <w:szCs w:val="21"/>
              </w:rPr>
              <w:t>案例+实操</w:t>
            </w:r>
          </w:p>
        </w:tc>
        <w:tc>
          <w:tcPr>
            <w:tcW w:w="1294" w:type="dxa"/>
            <w:vAlign w:val="center"/>
          </w:tcPr>
          <w:p w14:paraId="455584BF">
            <w:pPr>
              <w:snapToGrid w:val="0"/>
              <w:spacing w:before="70" w:after="70" w:line="240" w:lineRule="auto"/>
              <w:ind w:firstLine="0"/>
              <w:jc w:val="left"/>
              <w:rPr>
                <w:sz w:val="21"/>
              </w:rPr>
            </w:pPr>
            <w:r>
              <w:rPr>
                <w:sz w:val="21"/>
                <w:szCs w:val="21"/>
              </w:rPr>
              <w:t>实操</w:t>
            </w:r>
          </w:p>
        </w:tc>
      </w:tr>
      <w:tr w14:paraId="3EE0B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3217F039">
            <w:pPr>
              <w:snapToGrid w:val="0"/>
              <w:spacing w:before="70" w:after="70" w:line="240" w:lineRule="auto"/>
              <w:ind w:firstLine="0"/>
              <w:jc w:val="center"/>
              <w:rPr>
                <w:sz w:val="21"/>
              </w:rPr>
            </w:pPr>
            <w:r>
              <w:rPr>
                <w:sz w:val="21"/>
                <w:szCs w:val="21"/>
              </w:rPr>
              <w:t>12</w:t>
            </w:r>
          </w:p>
        </w:tc>
        <w:tc>
          <w:tcPr>
            <w:tcW w:w="1386" w:type="dxa"/>
            <w:vAlign w:val="center"/>
          </w:tcPr>
          <w:p w14:paraId="5B67973E">
            <w:pPr>
              <w:snapToGrid w:val="0"/>
              <w:spacing w:before="70" w:after="70" w:line="240" w:lineRule="auto"/>
              <w:ind w:firstLine="0"/>
              <w:jc w:val="center"/>
              <w:rPr>
                <w:sz w:val="21"/>
              </w:rPr>
            </w:pPr>
            <w:r>
              <w:rPr>
                <w:sz w:val="21"/>
                <w:szCs w:val="21"/>
              </w:rPr>
              <w:t>报告生成</w:t>
            </w:r>
          </w:p>
        </w:tc>
        <w:tc>
          <w:tcPr>
            <w:tcW w:w="2202" w:type="dxa"/>
            <w:vAlign w:val="center"/>
          </w:tcPr>
          <w:p w14:paraId="30220BE0">
            <w:pPr>
              <w:snapToGrid w:val="0"/>
              <w:spacing w:before="70" w:after="70" w:line="240" w:lineRule="auto"/>
              <w:ind w:firstLine="0"/>
              <w:jc w:val="center"/>
              <w:rPr>
                <w:sz w:val="21"/>
              </w:rPr>
            </w:pPr>
            <w:r>
              <w:rPr>
                <w:sz w:val="21"/>
                <w:szCs w:val="21"/>
              </w:rPr>
              <w:t>能生成合规报告</w:t>
            </w:r>
          </w:p>
        </w:tc>
        <w:tc>
          <w:tcPr>
            <w:tcW w:w="2436" w:type="dxa"/>
            <w:vAlign w:val="center"/>
          </w:tcPr>
          <w:p w14:paraId="252E6EDD">
            <w:pPr>
              <w:snapToGrid w:val="0"/>
              <w:spacing w:before="70" w:after="70" w:line="240" w:lineRule="auto"/>
              <w:ind w:firstLine="0"/>
              <w:jc w:val="center"/>
              <w:rPr>
                <w:sz w:val="21"/>
              </w:rPr>
            </w:pPr>
            <w:r>
              <w:rPr>
                <w:sz w:val="21"/>
                <w:szCs w:val="21"/>
              </w:rPr>
              <w:t>模板、图表、校审</w:t>
            </w:r>
          </w:p>
        </w:tc>
        <w:tc>
          <w:tcPr>
            <w:tcW w:w="1294" w:type="dxa"/>
            <w:vAlign w:val="center"/>
          </w:tcPr>
          <w:p w14:paraId="015FC9A3">
            <w:pPr>
              <w:snapToGrid w:val="0"/>
              <w:spacing w:before="70" w:after="70" w:line="240" w:lineRule="auto"/>
              <w:ind w:firstLine="0"/>
              <w:jc w:val="left"/>
              <w:rPr>
                <w:sz w:val="21"/>
              </w:rPr>
            </w:pPr>
            <w:r>
              <w:rPr>
                <w:sz w:val="21"/>
                <w:szCs w:val="21"/>
              </w:rPr>
              <w:t>实操</w:t>
            </w:r>
          </w:p>
        </w:tc>
        <w:tc>
          <w:tcPr>
            <w:tcW w:w="1294" w:type="dxa"/>
            <w:vAlign w:val="center"/>
          </w:tcPr>
          <w:p w14:paraId="52C73247">
            <w:pPr>
              <w:snapToGrid w:val="0"/>
              <w:spacing w:before="70" w:after="70" w:line="240" w:lineRule="auto"/>
              <w:ind w:firstLine="0"/>
              <w:jc w:val="left"/>
              <w:rPr>
                <w:sz w:val="21"/>
              </w:rPr>
            </w:pPr>
            <w:r>
              <w:rPr>
                <w:sz w:val="21"/>
                <w:szCs w:val="21"/>
              </w:rPr>
              <w:t>实操</w:t>
            </w:r>
          </w:p>
        </w:tc>
      </w:tr>
      <w:tr w14:paraId="1AFD7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4D495AF1">
            <w:pPr>
              <w:snapToGrid w:val="0"/>
              <w:spacing w:before="70" w:after="70" w:line="240" w:lineRule="auto"/>
              <w:ind w:firstLine="0"/>
              <w:jc w:val="center"/>
              <w:rPr>
                <w:sz w:val="21"/>
              </w:rPr>
            </w:pPr>
            <w:r>
              <w:rPr>
                <w:sz w:val="21"/>
                <w:szCs w:val="21"/>
              </w:rPr>
              <w:t>13</w:t>
            </w:r>
          </w:p>
        </w:tc>
        <w:tc>
          <w:tcPr>
            <w:tcW w:w="1386" w:type="dxa"/>
            <w:vAlign w:val="center"/>
          </w:tcPr>
          <w:p w14:paraId="1232AE57">
            <w:pPr>
              <w:snapToGrid w:val="0"/>
              <w:spacing w:before="70" w:after="70" w:line="240" w:lineRule="auto"/>
              <w:ind w:firstLine="0"/>
              <w:jc w:val="center"/>
              <w:rPr>
                <w:sz w:val="21"/>
              </w:rPr>
            </w:pPr>
            <w:r>
              <w:rPr>
                <w:sz w:val="21"/>
                <w:szCs w:val="21"/>
              </w:rPr>
              <w:t>图纸输出</w:t>
            </w:r>
          </w:p>
        </w:tc>
        <w:tc>
          <w:tcPr>
            <w:tcW w:w="2202" w:type="dxa"/>
            <w:vAlign w:val="center"/>
          </w:tcPr>
          <w:p w14:paraId="3D56EA77">
            <w:pPr>
              <w:snapToGrid w:val="0"/>
              <w:spacing w:before="70" w:after="70" w:line="240" w:lineRule="auto"/>
              <w:ind w:firstLine="0"/>
              <w:jc w:val="center"/>
              <w:rPr>
                <w:sz w:val="21"/>
              </w:rPr>
            </w:pPr>
            <w:r>
              <w:rPr>
                <w:sz w:val="21"/>
                <w:szCs w:val="21"/>
              </w:rPr>
              <w:t>能生成 DWG 记录图</w:t>
            </w:r>
          </w:p>
        </w:tc>
        <w:tc>
          <w:tcPr>
            <w:tcW w:w="2436" w:type="dxa"/>
            <w:vAlign w:val="center"/>
          </w:tcPr>
          <w:p w14:paraId="4A6DAD2C">
            <w:pPr>
              <w:snapToGrid w:val="0"/>
              <w:spacing w:before="70" w:after="70" w:line="240" w:lineRule="auto"/>
              <w:ind w:firstLine="0"/>
              <w:jc w:val="center"/>
              <w:rPr>
                <w:sz w:val="21"/>
              </w:rPr>
            </w:pPr>
            <w:r>
              <w:rPr>
                <w:sz w:val="21"/>
                <w:szCs w:val="21"/>
              </w:rPr>
              <w:t>展开图、图层、块属性</w:t>
            </w:r>
          </w:p>
        </w:tc>
        <w:tc>
          <w:tcPr>
            <w:tcW w:w="1294" w:type="dxa"/>
            <w:vAlign w:val="center"/>
          </w:tcPr>
          <w:p w14:paraId="6C9957EF">
            <w:pPr>
              <w:snapToGrid w:val="0"/>
              <w:spacing w:before="70" w:after="70" w:line="240" w:lineRule="auto"/>
              <w:ind w:firstLine="0"/>
              <w:jc w:val="left"/>
              <w:rPr>
                <w:sz w:val="21"/>
              </w:rPr>
            </w:pPr>
            <w:r>
              <w:rPr>
                <w:sz w:val="21"/>
                <w:szCs w:val="21"/>
              </w:rPr>
              <w:t>实操</w:t>
            </w:r>
          </w:p>
        </w:tc>
        <w:tc>
          <w:tcPr>
            <w:tcW w:w="1294" w:type="dxa"/>
            <w:vAlign w:val="center"/>
          </w:tcPr>
          <w:p w14:paraId="51CF5BB1">
            <w:pPr>
              <w:snapToGrid w:val="0"/>
              <w:spacing w:before="70" w:after="70" w:line="240" w:lineRule="auto"/>
              <w:ind w:firstLine="0"/>
              <w:jc w:val="left"/>
              <w:rPr>
                <w:sz w:val="21"/>
              </w:rPr>
            </w:pPr>
            <w:r>
              <w:rPr>
                <w:sz w:val="21"/>
                <w:szCs w:val="21"/>
              </w:rPr>
              <w:t>实操</w:t>
            </w:r>
          </w:p>
        </w:tc>
      </w:tr>
      <w:tr w14:paraId="5E9F4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8B73D14">
            <w:pPr>
              <w:snapToGrid w:val="0"/>
              <w:spacing w:before="70" w:after="70" w:line="240" w:lineRule="auto"/>
              <w:ind w:firstLine="0"/>
              <w:jc w:val="center"/>
              <w:rPr>
                <w:sz w:val="21"/>
              </w:rPr>
            </w:pPr>
            <w:r>
              <w:rPr>
                <w:sz w:val="21"/>
                <w:szCs w:val="21"/>
              </w:rPr>
              <w:t>14</w:t>
            </w:r>
          </w:p>
        </w:tc>
        <w:tc>
          <w:tcPr>
            <w:tcW w:w="1386" w:type="dxa"/>
            <w:vAlign w:val="center"/>
          </w:tcPr>
          <w:p w14:paraId="78AEED6C">
            <w:pPr>
              <w:snapToGrid w:val="0"/>
              <w:spacing w:before="70" w:after="70" w:line="240" w:lineRule="auto"/>
              <w:ind w:firstLine="0"/>
              <w:jc w:val="center"/>
              <w:rPr>
                <w:sz w:val="21"/>
              </w:rPr>
            </w:pPr>
            <w:r>
              <w:rPr>
                <w:sz w:val="21"/>
                <w:szCs w:val="21"/>
              </w:rPr>
              <w:t>历史比对</w:t>
            </w:r>
          </w:p>
        </w:tc>
        <w:tc>
          <w:tcPr>
            <w:tcW w:w="2202" w:type="dxa"/>
            <w:vAlign w:val="center"/>
          </w:tcPr>
          <w:p w14:paraId="69D73B2C">
            <w:pPr>
              <w:snapToGrid w:val="0"/>
              <w:spacing w:before="70" w:after="70" w:line="240" w:lineRule="auto"/>
              <w:ind w:firstLine="0"/>
              <w:jc w:val="center"/>
              <w:rPr>
                <w:sz w:val="21"/>
              </w:rPr>
            </w:pPr>
            <w:r>
              <w:rPr>
                <w:sz w:val="21"/>
                <w:szCs w:val="21"/>
              </w:rPr>
              <w:t>能开展多期比对</w:t>
            </w:r>
          </w:p>
        </w:tc>
        <w:tc>
          <w:tcPr>
            <w:tcW w:w="2436" w:type="dxa"/>
            <w:vAlign w:val="center"/>
          </w:tcPr>
          <w:p w14:paraId="0105F967">
            <w:pPr>
              <w:snapToGrid w:val="0"/>
              <w:spacing w:before="70" w:after="70" w:line="240" w:lineRule="auto"/>
              <w:ind w:firstLine="0"/>
              <w:jc w:val="center"/>
              <w:rPr>
                <w:sz w:val="21"/>
              </w:rPr>
            </w:pPr>
            <w:r>
              <w:rPr>
                <w:sz w:val="21"/>
                <w:szCs w:val="21"/>
              </w:rPr>
              <w:t>配准、变化检测、统计</w:t>
            </w:r>
          </w:p>
        </w:tc>
        <w:tc>
          <w:tcPr>
            <w:tcW w:w="1294" w:type="dxa"/>
            <w:vAlign w:val="center"/>
          </w:tcPr>
          <w:p w14:paraId="5D3DA5E7">
            <w:pPr>
              <w:snapToGrid w:val="0"/>
              <w:spacing w:before="70" w:after="70" w:line="240" w:lineRule="auto"/>
              <w:ind w:firstLine="0"/>
              <w:jc w:val="left"/>
              <w:rPr>
                <w:sz w:val="21"/>
              </w:rPr>
            </w:pPr>
            <w:r>
              <w:rPr>
                <w:sz w:val="21"/>
                <w:szCs w:val="21"/>
              </w:rPr>
              <w:t>实操</w:t>
            </w:r>
          </w:p>
        </w:tc>
        <w:tc>
          <w:tcPr>
            <w:tcW w:w="1294" w:type="dxa"/>
            <w:vAlign w:val="center"/>
          </w:tcPr>
          <w:p w14:paraId="211285AF">
            <w:pPr>
              <w:snapToGrid w:val="0"/>
              <w:spacing w:before="70" w:after="70" w:line="240" w:lineRule="auto"/>
              <w:ind w:firstLine="0"/>
              <w:jc w:val="left"/>
              <w:rPr>
                <w:sz w:val="21"/>
              </w:rPr>
            </w:pPr>
            <w:r>
              <w:rPr>
                <w:sz w:val="21"/>
                <w:szCs w:val="21"/>
              </w:rPr>
              <w:t>实操</w:t>
            </w:r>
          </w:p>
        </w:tc>
      </w:tr>
      <w:tr w14:paraId="44E52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1F417D35">
            <w:pPr>
              <w:snapToGrid w:val="0"/>
              <w:spacing w:before="70" w:after="70" w:line="240" w:lineRule="auto"/>
              <w:ind w:firstLine="0"/>
              <w:jc w:val="center"/>
              <w:rPr>
                <w:sz w:val="21"/>
              </w:rPr>
            </w:pPr>
            <w:r>
              <w:rPr>
                <w:sz w:val="21"/>
                <w:szCs w:val="21"/>
              </w:rPr>
              <w:t>15</w:t>
            </w:r>
          </w:p>
        </w:tc>
        <w:tc>
          <w:tcPr>
            <w:tcW w:w="1386" w:type="dxa"/>
            <w:vAlign w:val="center"/>
          </w:tcPr>
          <w:p w14:paraId="2E6D0EEE">
            <w:pPr>
              <w:snapToGrid w:val="0"/>
              <w:spacing w:before="70" w:after="70" w:line="240" w:lineRule="auto"/>
              <w:ind w:firstLine="0"/>
              <w:jc w:val="center"/>
              <w:rPr>
                <w:sz w:val="21"/>
              </w:rPr>
            </w:pPr>
            <w:r>
              <w:rPr>
                <w:sz w:val="21"/>
                <w:szCs w:val="21"/>
              </w:rPr>
              <w:t>运维与故障</w:t>
            </w:r>
          </w:p>
        </w:tc>
        <w:tc>
          <w:tcPr>
            <w:tcW w:w="2202" w:type="dxa"/>
            <w:vAlign w:val="center"/>
          </w:tcPr>
          <w:p w14:paraId="28E28E8A">
            <w:pPr>
              <w:snapToGrid w:val="0"/>
              <w:spacing w:before="70" w:after="70" w:line="240" w:lineRule="auto"/>
              <w:ind w:firstLine="0"/>
              <w:jc w:val="center"/>
              <w:rPr>
                <w:sz w:val="21"/>
              </w:rPr>
            </w:pPr>
            <w:r>
              <w:rPr>
                <w:sz w:val="21"/>
                <w:szCs w:val="21"/>
              </w:rPr>
              <w:t>能处理常见问题</w:t>
            </w:r>
          </w:p>
        </w:tc>
        <w:tc>
          <w:tcPr>
            <w:tcW w:w="2436" w:type="dxa"/>
            <w:vAlign w:val="center"/>
          </w:tcPr>
          <w:p w14:paraId="168301F4">
            <w:pPr>
              <w:snapToGrid w:val="0"/>
              <w:spacing w:before="70" w:after="70" w:line="240" w:lineRule="auto"/>
              <w:ind w:firstLine="0"/>
              <w:jc w:val="center"/>
              <w:rPr>
                <w:sz w:val="21"/>
              </w:rPr>
            </w:pPr>
            <w:r>
              <w:rPr>
                <w:sz w:val="21"/>
                <w:szCs w:val="21"/>
              </w:rPr>
              <w:t>日志、备份、升级</w:t>
            </w:r>
          </w:p>
        </w:tc>
        <w:tc>
          <w:tcPr>
            <w:tcW w:w="1294" w:type="dxa"/>
            <w:vAlign w:val="center"/>
          </w:tcPr>
          <w:p w14:paraId="3AEE9B7F">
            <w:pPr>
              <w:snapToGrid w:val="0"/>
              <w:spacing w:before="70" w:after="70" w:line="240" w:lineRule="auto"/>
              <w:ind w:firstLine="0"/>
              <w:jc w:val="left"/>
              <w:rPr>
                <w:sz w:val="21"/>
              </w:rPr>
            </w:pPr>
            <w:r>
              <w:rPr>
                <w:sz w:val="21"/>
                <w:szCs w:val="21"/>
              </w:rPr>
              <w:t>讲授+实操</w:t>
            </w:r>
          </w:p>
        </w:tc>
        <w:tc>
          <w:tcPr>
            <w:tcW w:w="1294" w:type="dxa"/>
            <w:vAlign w:val="center"/>
          </w:tcPr>
          <w:p w14:paraId="6ED03744">
            <w:pPr>
              <w:snapToGrid w:val="0"/>
              <w:spacing w:before="70" w:after="70" w:line="240" w:lineRule="auto"/>
              <w:ind w:firstLine="0"/>
              <w:jc w:val="left"/>
              <w:rPr>
                <w:sz w:val="21"/>
              </w:rPr>
            </w:pPr>
            <w:r>
              <w:rPr>
                <w:sz w:val="21"/>
                <w:szCs w:val="21"/>
              </w:rPr>
              <w:t>提问</w:t>
            </w:r>
          </w:p>
        </w:tc>
      </w:tr>
      <w:tr w14:paraId="09DB68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27145221">
            <w:pPr>
              <w:snapToGrid w:val="0"/>
              <w:spacing w:before="70" w:after="70" w:line="240" w:lineRule="auto"/>
              <w:ind w:firstLine="0"/>
              <w:jc w:val="center"/>
              <w:rPr>
                <w:sz w:val="21"/>
              </w:rPr>
            </w:pPr>
            <w:r>
              <w:rPr>
                <w:sz w:val="21"/>
                <w:szCs w:val="21"/>
              </w:rPr>
              <w:t>16</w:t>
            </w:r>
          </w:p>
        </w:tc>
        <w:tc>
          <w:tcPr>
            <w:tcW w:w="1386" w:type="dxa"/>
            <w:vAlign w:val="center"/>
          </w:tcPr>
          <w:p w14:paraId="519F9142">
            <w:pPr>
              <w:snapToGrid w:val="0"/>
              <w:spacing w:before="70" w:after="70" w:line="240" w:lineRule="auto"/>
              <w:ind w:firstLine="0"/>
              <w:jc w:val="center"/>
              <w:rPr>
                <w:sz w:val="21"/>
              </w:rPr>
            </w:pPr>
            <w:r>
              <w:rPr>
                <w:sz w:val="21"/>
                <w:szCs w:val="21"/>
              </w:rPr>
              <w:t>综合考核</w:t>
            </w:r>
          </w:p>
        </w:tc>
        <w:tc>
          <w:tcPr>
            <w:tcW w:w="2202" w:type="dxa"/>
            <w:vAlign w:val="center"/>
          </w:tcPr>
          <w:p w14:paraId="71945F93">
            <w:pPr>
              <w:snapToGrid w:val="0"/>
              <w:spacing w:before="70" w:after="70" w:line="240" w:lineRule="auto"/>
              <w:ind w:firstLine="0"/>
              <w:jc w:val="center"/>
              <w:rPr>
                <w:sz w:val="21"/>
              </w:rPr>
            </w:pPr>
            <w:r>
              <w:rPr>
                <w:sz w:val="21"/>
                <w:szCs w:val="21"/>
              </w:rPr>
              <w:t>巩固与评估</w:t>
            </w:r>
          </w:p>
        </w:tc>
        <w:tc>
          <w:tcPr>
            <w:tcW w:w="2436" w:type="dxa"/>
            <w:vAlign w:val="center"/>
          </w:tcPr>
          <w:p w14:paraId="642378FF">
            <w:pPr>
              <w:snapToGrid w:val="0"/>
              <w:spacing w:before="70" w:after="70" w:line="240" w:lineRule="auto"/>
              <w:ind w:firstLine="0"/>
              <w:jc w:val="center"/>
              <w:rPr>
                <w:sz w:val="21"/>
              </w:rPr>
            </w:pPr>
            <w:r>
              <w:rPr>
                <w:sz w:val="21"/>
                <w:szCs w:val="21"/>
              </w:rPr>
              <w:t>案例实操、考核</w:t>
            </w:r>
          </w:p>
        </w:tc>
        <w:tc>
          <w:tcPr>
            <w:tcW w:w="1294" w:type="dxa"/>
            <w:vAlign w:val="center"/>
          </w:tcPr>
          <w:p w14:paraId="3FE5AC5F">
            <w:pPr>
              <w:snapToGrid w:val="0"/>
              <w:spacing w:before="70" w:after="70" w:line="240" w:lineRule="auto"/>
              <w:ind w:firstLine="0"/>
              <w:jc w:val="left"/>
              <w:rPr>
                <w:sz w:val="21"/>
              </w:rPr>
            </w:pPr>
            <w:r>
              <w:rPr>
                <w:sz w:val="21"/>
                <w:szCs w:val="21"/>
              </w:rPr>
              <w:t>考核</w:t>
            </w:r>
          </w:p>
        </w:tc>
        <w:tc>
          <w:tcPr>
            <w:tcW w:w="1294" w:type="dxa"/>
            <w:vAlign w:val="center"/>
          </w:tcPr>
          <w:p w14:paraId="69129B44">
            <w:pPr>
              <w:snapToGrid w:val="0"/>
              <w:spacing w:before="70" w:after="70" w:line="240" w:lineRule="auto"/>
              <w:ind w:firstLine="0"/>
              <w:jc w:val="left"/>
              <w:rPr>
                <w:sz w:val="21"/>
              </w:rPr>
            </w:pPr>
            <w:r>
              <w:rPr>
                <w:sz w:val="21"/>
                <w:szCs w:val="21"/>
              </w:rPr>
              <w:t>笔试+实操</w:t>
            </w:r>
          </w:p>
        </w:tc>
      </w:tr>
    </w:tbl>
    <w:p w14:paraId="41572087">
      <w:pPr>
        <w:spacing w:line="240" w:lineRule="auto"/>
      </w:pPr>
    </w:p>
    <w:p w14:paraId="4687AF7D">
      <w:pPr>
        <w:pStyle w:val="6"/>
      </w:pPr>
      <w:r>
        <w:rPr>
          <w:szCs w:val="32"/>
        </w:rPr>
        <w:t>2.17.4.3 培训资源</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7"/>
        <w:gridCol w:w="3069"/>
        <w:gridCol w:w="2143"/>
        <w:gridCol w:w="1660"/>
      </w:tblGrid>
      <w:tr w14:paraId="48AD9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927" w:type="dxa"/>
            <w:shd w:val="clear" w:color="auto" w:fill="E7E6E6"/>
            <w:vAlign w:val="center"/>
          </w:tcPr>
          <w:p w14:paraId="5E641D15">
            <w:pPr>
              <w:snapToGrid w:val="0"/>
              <w:spacing w:before="70" w:after="70" w:line="240" w:lineRule="auto"/>
              <w:ind w:firstLine="0"/>
              <w:jc w:val="center"/>
              <w:rPr>
                <w:b/>
                <w:sz w:val="21"/>
              </w:rPr>
            </w:pPr>
            <w:r>
              <w:rPr>
                <w:b/>
                <w:sz w:val="21"/>
                <w:szCs w:val="21"/>
              </w:rPr>
              <w:t>资源</w:t>
            </w:r>
          </w:p>
        </w:tc>
        <w:tc>
          <w:tcPr>
            <w:tcW w:w="3069" w:type="dxa"/>
            <w:shd w:val="clear" w:color="auto" w:fill="E7E6E6"/>
            <w:vAlign w:val="center"/>
          </w:tcPr>
          <w:p w14:paraId="41BCA431">
            <w:pPr>
              <w:snapToGrid w:val="0"/>
              <w:spacing w:before="70" w:after="70" w:line="240" w:lineRule="auto"/>
              <w:ind w:firstLine="0"/>
              <w:jc w:val="center"/>
              <w:rPr>
                <w:b/>
                <w:sz w:val="21"/>
              </w:rPr>
            </w:pPr>
            <w:r>
              <w:rPr>
                <w:b/>
                <w:sz w:val="21"/>
                <w:szCs w:val="21"/>
              </w:rPr>
              <w:t>内容</w:t>
            </w:r>
          </w:p>
        </w:tc>
        <w:tc>
          <w:tcPr>
            <w:tcW w:w="2143" w:type="dxa"/>
            <w:shd w:val="clear" w:color="auto" w:fill="E7E6E6"/>
            <w:vAlign w:val="center"/>
          </w:tcPr>
          <w:p w14:paraId="7CF3C569">
            <w:pPr>
              <w:snapToGrid w:val="0"/>
              <w:spacing w:before="70" w:after="70" w:line="240" w:lineRule="auto"/>
              <w:ind w:firstLine="0"/>
              <w:jc w:val="center"/>
              <w:rPr>
                <w:b/>
                <w:sz w:val="21"/>
              </w:rPr>
            </w:pPr>
            <w:r>
              <w:rPr>
                <w:b/>
                <w:sz w:val="21"/>
                <w:szCs w:val="21"/>
              </w:rPr>
              <w:t>形式</w:t>
            </w:r>
          </w:p>
        </w:tc>
        <w:tc>
          <w:tcPr>
            <w:tcW w:w="1660" w:type="dxa"/>
            <w:shd w:val="clear" w:color="auto" w:fill="E7E6E6"/>
            <w:vAlign w:val="center"/>
          </w:tcPr>
          <w:p w14:paraId="2EE956A4">
            <w:pPr>
              <w:snapToGrid w:val="0"/>
              <w:spacing w:before="70" w:after="70" w:line="240" w:lineRule="auto"/>
              <w:ind w:firstLine="0"/>
              <w:jc w:val="center"/>
              <w:rPr>
                <w:b/>
                <w:sz w:val="21"/>
              </w:rPr>
            </w:pPr>
            <w:r>
              <w:rPr>
                <w:b/>
                <w:sz w:val="21"/>
                <w:szCs w:val="21"/>
              </w:rPr>
              <w:t>数量</w:t>
            </w:r>
          </w:p>
        </w:tc>
      </w:tr>
      <w:tr w14:paraId="51243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45A22711">
            <w:pPr>
              <w:snapToGrid w:val="0"/>
              <w:spacing w:before="70" w:after="70" w:line="240" w:lineRule="auto"/>
              <w:ind w:firstLine="0"/>
              <w:jc w:val="left"/>
              <w:rPr>
                <w:sz w:val="21"/>
              </w:rPr>
            </w:pPr>
            <w:r>
              <w:rPr>
                <w:sz w:val="21"/>
                <w:szCs w:val="21"/>
              </w:rPr>
              <w:t>教材</w:t>
            </w:r>
          </w:p>
        </w:tc>
        <w:tc>
          <w:tcPr>
            <w:tcW w:w="3069" w:type="dxa"/>
            <w:vAlign w:val="center"/>
          </w:tcPr>
          <w:p w14:paraId="78C1895E">
            <w:pPr>
              <w:snapToGrid w:val="0"/>
              <w:spacing w:before="70" w:after="70" w:line="240" w:lineRule="auto"/>
              <w:ind w:firstLine="0"/>
              <w:jc w:val="center"/>
              <w:rPr>
                <w:sz w:val="21"/>
              </w:rPr>
            </w:pPr>
            <w:r>
              <w:rPr>
                <w:sz w:val="21"/>
                <w:szCs w:val="21"/>
              </w:rPr>
              <w:t>系统原理与操作</w:t>
            </w:r>
          </w:p>
        </w:tc>
        <w:tc>
          <w:tcPr>
            <w:tcW w:w="2143" w:type="dxa"/>
            <w:vAlign w:val="center"/>
          </w:tcPr>
          <w:p w14:paraId="33BFE551">
            <w:pPr>
              <w:snapToGrid w:val="0"/>
              <w:spacing w:before="70" w:after="70" w:line="240" w:lineRule="auto"/>
              <w:ind w:firstLine="0"/>
              <w:jc w:val="left"/>
              <w:rPr>
                <w:sz w:val="21"/>
              </w:rPr>
            </w:pPr>
            <w:r>
              <w:rPr>
                <w:sz w:val="21"/>
                <w:szCs w:val="21"/>
              </w:rPr>
              <w:t>纸质+电子</w:t>
            </w:r>
          </w:p>
        </w:tc>
        <w:tc>
          <w:tcPr>
            <w:tcW w:w="1660" w:type="dxa"/>
            <w:vAlign w:val="center"/>
          </w:tcPr>
          <w:p w14:paraId="63CD2C2A">
            <w:pPr>
              <w:snapToGrid w:val="0"/>
              <w:spacing w:before="70" w:after="70" w:line="240" w:lineRule="auto"/>
              <w:ind w:firstLine="0"/>
              <w:jc w:val="left"/>
              <w:rPr>
                <w:sz w:val="21"/>
              </w:rPr>
            </w:pPr>
            <w:r>
              <w:rPr>
                <w:sz w:val="21"/>
                <w:szCs w:val="21"/>
              </w:rPr>
              <w:t>1 套</w:t>
            </w:r>
          </w:p>
        </w:tc>
      </w:tr>
      <w:tr w14:paraId="6382C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761E7F53">
            <w:pPr>
              <w:snapToGrid w:val="0"/>
              <w:spacing w:before="70" w:after="70" w:line="240" w:lineRule="auto"/>
              <w:ind w:firstLine="0"/>
              <w:jc w:val="left"/>
              <w:rPr>
                <w:sz w:val="21"/>
              </w:rPr>
            </w:pPr>
            <w:r>
              <w:rPr>
                <w:sz w:val="21"/>
                <w:szCs w:val="21"/>
              </w:rPr>
              <w:t>操作手册</w:t>
            </w:r>
          </w:p>
        </w:tc>
        <w:tc>
          <w:tcPr>
            <w:tcW w:w="3069" w:type="dxa"/>
            <w:vAlign w:val="center"/>
          </w:tcPr>
          <w:p w14:paraId="0B077D41">
            <w:pPr>
              <w:snapToGrid w:val="0"/>
              <w:spacing w:before="70" w:after="70" w:line="240" w:lineRule="auto"/>
              <w:ind w:firstLine="0"/>
              <w:jc w:val="center"/>
              <w:rPr>
                <w:sz w:val="21"/>
              </w:rPr>
            </w:pPr>
            <w:r>
              <w:rPr>
                <w:sz w:val="21"/>
                <w:szCs w:val="21"/>
              </w:rPr>
              <w:t>分步骤操作说明</w:t>
            </w:r>
          </w:p>
        </w:tc>
        <w:tc>
          <w:tcPr>
            <w:tcW w:w="2143" w:type="dxa"/>
            <w:vAlign w:val="center"/>
          </w:tcPr>
          <w:p w14:paraId="395CE1E2">
            <w:pPr>
              <w:snapToGrid w:val="0"/>
              <w:spacing w:before="70" w:after="70" w:line="240" w:lineRule="auto"/>
              <w:ind w:firstLine="0"/>
              <w:jc w:val="left"/>
              <w:rPr>
                <w:sz w:val="21"/>
              </w:rPr>
            </w:pPr>
            <w:r>
              <w:rPr>
                <w:sz w:val="21"/>
                <w:szCs w:val="21"/>
              </w:rPr>
              <w:t>纸质+电子</w:t>
            </w:r>
          </w:p>
        </w:tc>
        <w:tc>
          <w:tcPr>
            <w:tcW w:w="1660" w:type="dxa"/>
            <w:vAlign w:val="center"/>
          </w:tcPr>
          <w:p w14:paraId="3B526894">
            <w:pPr>
              <w:snapToGrid w:val="0"/>
              <w:spacing w:before="70" w:after="70" w:line="240" w:lineRule="auto"/>
              <w:ind w:firstLine="0"/>
              <w:jc w:val="left"/>
              <w:rPr>
                <w:sz w:val="21"/>
              </w:rPr>
            </w:pPr>
            <w:r>
              <w:rPr>
                <w:sz w:val="21"/>
                <w:szCs w:val="21"/>
              </w:rPr>
              <w:t>1 套</w:t>
            </w:r>
          </w:p>
        </w:tc>
      </w:tr>
      <w:tr w14:paraId="6EBF2A09">
        <w:tblPrEx>
          <w:tblCellMar>
            <w:top w:w="0" w:type="dxa"/>
            <w:left w:w="108" w:type="dxa"/>
            <w:bottom w:w="0" w:type="dxa"/>
            <w:right w:w="108" w:type="dxa"/>
          </w:tblCellMar>
        </w:tblPrEx>
        <w:trPr>
          <w:jc w:val="center"/>
        </w:trPr>
        <w:tc>
          <w:tcPr>
            <w:tcW w:w="1927" w:type="dxa"/>
            <w:vAlign w:val="center"/>
          </w:tcPr>
          <w:p w14:paraId="2B550B23">
            <w:pPr>
              <w:snapToGrid w:val="0"/>
              <w:spacing w:before="70" w:after="70" w:line="240" w:lineRule="auto"/>
              <w:ind w:firstLine="0"/>
              <w:jc w:val="left"/>
              <w:rPr>
                <w:sz w:val="21"/>
              </w:rPr>
            </w:pPr>
            <w:r>
              <w:rPr>
                <w:sz w:val="21"/>
                <w:szCs w:val="21"/>
              </w:rPr>
              <w:t>维护手册</w:t>
            </w:r>
          </w:p>
        </w:tc>
        <w:tc>
          <w:tcPr>
            <w:tcW w:w="3069" w:type="dxa"/>
            <w:vAlign w:val="center"/>
          </w:tcPr>
          <w:p w14:paraId="78991AD9">
            <w:pPr>
              <w:snapToGrid w:val="0"/>
              <w:spacing w:before="70" w:after="70" w:line="240" w:lineRule="auto"/>
              <w:ind w:firstLine="0"/>
              <w:jc w:val="center"/>
              <w:rPr>
                <w:sz w:val="21"/>
              </w:rPr>
            </w:pPr>
            <w:r>
              <w:rPr>
                <w:sz w:val="21"/>
                <w:szCs w:val="21"/>
              </w:rPr>
              <w:t>保养与故障处置</w:t>
            </w:r>
          </w:p>
        </w:tc>
        <w:tc>
          <w:tcPr>
            <w:tcW w:w="2143" w:type="dxa"/>
            <w:vAlign w:val="center"/>
          </w:tcPr>
          <w:p w14:paraId="24A7EE92">
            <w:pPr>
              <w:snapToGrid w:val="0"/>
              <w:spacing w:before="70" w:after="70" w:line="240" w:lineRule="auto"/>
              <w:ind w:firstLine="0"/>
              <w:jc w:val="left"/>
              <w:rPr>
                <w:sz w:val="21"/>
              </w:rPr>
            </w:pPr>
            <w:r>
              <w:rPr>
                <w:sz w:val="21"/>
                <w:szCs w:val="21"/>
              </w:rPr>
              <w:t>纸质+电子</w:t>
            </w:r>
          </w:p>
        </w:tc>
        <w:tc>
          <w:tcPr>
            <w:tcW w:w="1660" w:type="dxa"/>
            <w:vAlign w:val="center"/>
          </w:tcPr>
          <w:p w14:paraId="597814B4">
            <w:pPr>
              <w:snapToGrid w:val="0"/>
              <w:spacing w:before="70" w:after="70" w:line="240" w:lineRule="auto"/>
              <w:ind w:firstLine="0"/>
              <w:jc w:val="left"/>
              <w:rPr>
                <w:sz w:val="21"/>
              </w:rPr>
            </w:pPr>
            <w:r>
              <w:rPr>
                <w:sz w:val="21"/>
                <w:szCs w:val="21"/>
              </w:rPr>
              <w:t>1 套</w:t>
            </w:r>
          </w:p>
        </w:tc>
      </w:tr>
      <w:tr w14:paraId="7DFDB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36BC83A5">
            <w:pPr>
              <w:snapToGrid w:val="0"/>
              <w:spacing w:before="70" w:after="70" w:line="240" w:lineRule="auto"/>
              <w:ind w:firstLine="0"/>
              <w:jc w:val="left"/>
              <w:rPr>
                <w:sz w:val="21"/>
              </w:rPr>
            </w:pPr>
            <w:r>
              <w:rPr>
                <w:sz w:val="21"/>
                <w:szCs w:val="21"/>
              </w:rPr>
              <w:t>教学视频</w:t>
            </w:r>
          </w:p>
        </w:tc>
        <w:tc>
          <w:tcPr>
            <w:tcW w:w="3069" w:type="dxa"/>
            <w:vAlign w:val="center"/>
          </w:tcPr>
          <w:p w14:paraId="79132BD4">
            <w:pPr>
              <w:snapToGrid w:val="0"/>
              <w:spacing w:before="70" w:after="70" w:line="240" w:lineRule="auto"/>
              <w:ind w:firstLine="0"/>
              <w:jc w:val="center"/>
              <w:rPr>
                <w:sz w:val="21"/>
              </w:rPr>
            </w:pPr>
            <w:r>
              <w:rPr>
                <w:sz w:val="21"/>
                <w:szCs w:val="21"/>
              </w:rPr>
              <w:t>关键操作演示</w:t>
            </w:r>
          </w:p>
        </w:tc>
        <w:tc>
          <w:tcPr>
            <w:tcW w:w="2143" w:type="dxa"/>
            <w:vAlign w:val="center"/>
          </w:tcPr>
          <w:p w14:paraId="6F854A84">
            <w:pPr>
              <w:snapToGrid w:val="0"/>
              <w:spacing w:before="70" w:after="70" w:line="240" w:lineRule="auto"/>
              <w:ind w:firstLine="0"/>
              <w:jc w:val="left"/>
              <w:rPr>
                <w:sz w:val="21"/>
              </w:rPr>
            </w:pPr>
            <w:r>
              <w:rPr>
                <w:sz w:val="21"/>
                <w:szCs w:val="21"/>
              </w:rPr>
              <w:t>视频</w:t>
            </w:r>
          </w:p>
        </w:tc>
        <w:tc>
          <w:tcPr>
            <w:tcW w:w="1660" w:type="dxa"/>
            <w:vAlign w:val="center"/>
          </w:tcPr>
          <w:p w14:paraId="6788965F">
            <w:pPr>
              <w:snapToGrid w:val="0"/>
              <w:spacing w:before="70" w:after="70" w:line="240" w:lineRule="auto"/>
              <w:ind w:firstLine="0"/>
              <w:jc w:val="left"/>
              <w:rPr>
                <w:sz w:val="21"/>
              </w:rPr>
            </w:pPr>
            <w:r>
              <w:rPr>
                <w:sz w:val="21"/>
                <w:szCs w:val="21"/>
              </w:rPr>
              <w:t>≥10 段</w:t>
            </w:r>
          </w:p>
        </w:tc>
      </w:tr>
      <w:tr w14:paraId="7ACCE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08FF5B05">
            <w:pPr>
              <w:snapToGrid w:val="0"/>
              <w:spacing w:before="70" w:after="70" w:line="240" w:lineRule="auto"/>
              <w:ind w:firstLine="0"/>
              <w:jc w:val="left"/>
              <w:rPr>
                <w:sz w:val="21"/>
              </w:rPr>
            </w:pPr>
            <w:r>
              <w:rPr>
                <w:sz w:val="21"/>
                <w:szCs w:val="21"/>
              </w:rPr>
              <w:t>题库</w:t>
            </w:r>
          </w:p>
        </w:tc>
        <w:tc>
          <w:tcPr>
            <w:tcW w:w="3069" w:type="dxa"/>
            <w:vAlign w:val="center"/>
          </w:tcPr>
          <w:p w14:paraId="475382E4">
            <w:pPr>
              <w:snapToGrid w:val="0"/>
              <w:spacing w:before="70" w:after="70" w:line="240" w:lineRule="auto"/>
              <w:ind w:firstLine="0"/>
              <w:jc w:val="center"/>
              <w:rPr>
                <w:sz w:val="21"/>
              </w:rPr>
            </w:pPr>
            <w:r>
              <w:rPr>
                <w:sz w:val="21"/>
                <w:szCs w:val="21"/>
              </w:rPr>
              <w:t>理论与实操题</w:t>
            </w:r>
          </w:p>
        </w:tc>
        <w:tc>
          <w:tcPr>
            <w:tcW w:w="2143" w:type="dxa"/>
            <w:vAlign w:val="center"/>
          </w:tcPr>
          <w:p w14:paraId="69D147E2">
            <w:pPr>
              <w:snapToGrid w:val="0"/>
              <w:spacing w:before="70" w:after="70" w:line="240" w:lineRule="auto"/>
              <w:ind w:firstLine="0"/>
              <w:jc w:val="left"/>
              <w:rPr>
                <w:sz w:val="21"/>
              </w:rPr>
            </w:pPr>
            <w:r>
              <w:rPr>
                <w:sz w:val="21"/>
                <w:szCs w:val="21"/>
              </w:rPr>
              <w:t>电子</w:t>
            </w:r>
          </w:p>
        </w:tc>
        <w:tc>
          <w:tcPr>
            <w:tcW w:w="1660" w:type="dxa"/>
            <w:vAlign w:val="center"/>
          </w:tcPr>
          <w:p w14:paraId="1CBF87E3">
            <w:pPr>
              <w:snapToGrid w:val="0"/>
              <w:spacing w:before="70" w:after="70" w:line="240" w:lineRule="auto"/>
              <w:ind w:firstLine="0"/>
              <w:jc w:val="left"/>
              <w:rPr>
                <w:sz w:val="21"/>
              </w:rPr>
            </w:pPr>
            <w:r>
              <w:rPr>
                <w:sz w:val="21"/>
                <w:szCs w:val="21"/>
              </w:rPr>
              <w:t>≥100 题</w:t>
            </w:r>
          </w:p>
        </w:tc>
      </w:tr>
      <w:tr w14:paraId="66C57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27" w:type="dxa"/>
            <w:vAlign w:val="center"/>
          </w:tcPr>
          <w:p w14:paraId="20D495E2">
            <w:pPr>
              <w:snapToGrid w:val="0"/>
              <w:spacing w:before="70" w:after="70" w:line="240" w:lineRule="auto"/>
              <w:ind w:firstLine="0"/>
              <w:jc w:val="left"/>
              <w:rPr>
                <w:sz w:val="21"/>
              </w:rPr>
            </w:pPr>
            <w:r>
              <w:rPr>
                <w:sz w:val="21"/>
                <w:szCs w:val="21"/>
              </w:rPr>
              <w:t>案例库</w:t>
            </w:r>
          </w:p>
        </w:tc>
        <w:tc>
          <w:tcPr>
            <w:tcW w:w="3069" w:type="dxa"/>
            <w:vAlign w:val="center"/>
          </w:tcPr>
          <w:p w14:paraId="1686BFC4">
            <w:pPr>
              <w:snapToGrid w:val="0"/>
              <w:spacing w:before="70" w:after="70" w:line="240" w:lineRule="auto"/>
              <w:ind w:firstLine="0"/>
              <w:jc w:val="center"/>
              <w:rPr>
                <w:sz w:val="21"/>
              </w:rPr>
            </w:pPr>
            <w:r>
              <w:rPr>
                <w:sz w:val="21"/>
                <w:szCs w:val="21"/>
              </w:rPr>
              <w:t>典型场景案例</w:t>
            </w:r>
          </w:p>
        </w:tc>
        <w:tc>
          <w:tcPr>
            <w:tcW w:w="2143" w:type="dxa"/>
            <w:vAlign w:val="center"/>
          </w:tcPr>
          <w:p w14:paraId="4A7792AD">
            <w:pPr>
              <w:snapToGrid w:val="0"/>
              <w:spacing w:before="70" w:after="70" w:line="240" w:lineRule="auto"/>
              <w:ind w:firstLine="0"/>
              <w:jc w:val="left"/>
              <w:rPr>
                <w:sz w:val="21"/>
              </w:rPr>
            </w:pPr>
            <w:r>
              <w:rPr>
                <w:sz w:val="21"/>
                <w:szCs w:val="21"/>
              </w:rPr>
              <w:t>电子</w:t>
            </w:r>
          </w:p>
        </w:tc>
        <w:tc>
          <w:tcPr>
            <w:tcW w:w="1660" w:type="dxa"/>
            <w:vAlign w:val="center"/>
          </w:tcPr>
          <w:p w14:paraId="6842D3D5">
            <w:pPr>
              <w:snapToGrid w:val="0"/>
              <w:spacing w:before="70" w:after="70" w:line="240" w:lineRule="auto"/>
              <w:ind w:firstLine="0"/>
              <w:jc w:val="left"/>
              <w:rPr>
                <w:sz w:val="21"/>
              </w:rPr>
            </w:pPr>
            <w:r>
              <w:rPr>
                <w:sz w:val="21"/>
                <w:szCs w:val="21"/>
              </w:rPr>
              <w:t>≥10 例</w:t>
            </w:r>
          </w:p>
        </w:tc>
      </w:tr>
    </w:tbl>
    <w:p w14:paraId="4139B678">
      <w:pPr>
        <w:spacing w:line="240" w:lineRule="auto"/>
      </w:pPr>
    </w:p>
    <w:p w14:paraId="5E19F78D">
      <w:pPr>
        <w:pStyle w:val="5"/>
      </w:pPr>
      <w:bookmarkStart w:id="275" w:name="_Toc10523"/>
      <w:r>
        <w:rPr>
          <w:szCs w:val="32"/>
        </w:rPr>
        <w:t>2.17.5 培训题库与考核大纲</w:t>
      </w:r>
      <w:bookmarkEnd w:id="275"/>
    </w:p>
    <w:p w14:paraId="253AD3E3">
      <w:pPr>
        <w:pStyle w:val="6"/>
      </w:pPr>
      <w:r>
        <w:rPr>
          <w:szCs w:val="32"/>
        </w:rPr>
        <w:t>2.17.5.1 考核结构与评分</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86"/>
        <w:gridCol w:w="1972"/>
        <w:gridCol w:w="809"/>
        <w:gridCol w:w="809"/>
        <w:gridCol w:w="3123"/>
      </w:tblGrid>
      <w:tr w14:paraId="34C65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86" w:type="dxa"/>
            <w:shd w:val="clear" w:color="auto" w:fill="E7E6E6"/>
            <w:vAlign w:val="center"/>
          </w:tcPr>
          <w:p w14:paraId="5CDF6203">
            <w:pPr>
              <w:snapToGrid w:val="0"/>
              <w:spacing w:before="70" w:after="70" w:line="240" w:lineRule="auto"/>
              <w:ind w:firstLine="0"/>
              <w:jc w:val="center"/>
              <w:rPr>
                <w:b/>
                <w:sz w:val="21"/>
              </w:rPr>
            </w:pPr>
            <w:r>
              <w:rPr>
                <w:b/>
                <w:sz w:val="21"/>
                <w:szCs w:val="21"/>
              </w:rPr>
              <w:t>模块</w:t>
            </w:r>
          </w:p>
        </w:tc>
        <w:tc>
          <w:tcPr>
            <w:tcW w:w="1972" w:type="dxa"/>
            <w:shd w:val="clear" w:color="auto" w:fill="E7E6E6"/>
            <w:vAlign w:val="center"/>
          </w:tcPr>
          <w:p w14:paraId="00BFEFED">
            <w:pPr>
              <w:snapToGrid w:val="0"/>
              <w:spacing w:before="70" w:after="70" w:line="240" w:lineRule="auto"/>
              <w:ind w:firstLine="0"/>
              <w:jc w:val="center"/>
              <w:rPr>
                <w:b/>
                <w:sz w:val="21"/>
              </w:rPr>
            </w:pPr>
            <w:r>
              <w:rPr>
                <w:b/>
                <w:sz w:val="21"/>
                <w:szCs w:val="21"/>
              </w:rPr>
              <w:t>题型</w:t>
            </w:r>
          </w:p>
        </w:tc>
        <w:tc>
          <w:tcPr>
            <w:tcW w:w="809" w:type="dxa"/>
            <w:shd w:val="clear" w:color="auto" w:fill="E7E6E6"/>
            <w:vAlign w:val="center"/>
          </w:tcPr>
          <w:p w14:paraId="5E63FA9D">
            <w:pPr>
              <w:snapToGrid w:val="0"/>
              <w:spacing w:before="70" w:after="70" w:line="240" w:lineRule="auto"/>
              <w:ind w:firstLine="0"/>
              <w:jc w:val="center"/>
              <w:rPr>
                <w:b/>
                <w:sz w:val="21"/>
              </w:rPr>
            </w:pPr>
            <w:r>
              <w:rPr>
                <w:b/>
                <w:sz w:val="21"/>
                <w:szCs w:val="21"/>
              </w:rPr>
              <w:t>题量</w:t>
            </w:r>
          </w:p>
        </w:tc>
        <w:tc>
          <w:tcPr>
            <w:tcW w:w="809" w:type="dxa"/>
            <w:shd w:val="clear" w:color="auto" w:fill="E7E6E6"/>
            <w:vAlign w:val="center"/>
          </w:tcPr>
          <w:p w14:paraId="3C92369F">
            <w:pPr>
              <w:snapToGrid w:val="0"/>
              <w:spacing w:before="70" w:after="70" w:line="240" w:lineRule="auto"/>
              <w:ind w:firstLine="0"/>
              <w:jc w:val="center"/>
              <w:rPr>
                <w:b/>
                <w:sz w:val="21"/>
              </w:rPr>
            </w:pPr>
            <w:r>
              <w:rPr>
                <w:b/>
                <w:sz w:val="21"/>
                <w:szCs w:val="21"/>
              </w:rPr>
              <w:t>分值</w:t>
            </w:r>
          </w:p>
        </w:tc>
        <w:tc>
          <w:tcPr>
            <w:tcW w:w="3123" w:type="dxa"/>
            <w:shd w:val="clear" w:color="auto" w:fill="E7E6E6"/>
            <w:vAlign w:val="center"/>
          </w:tcPr>
          <w:p w14:paraId="5046520B">
            <w:pPr>
              <w:snapToGrid w:val="0"/>
              <w:spacing w:before="70" w:after="70" w:line="240" w:lineRule="auto"/>
              <w:ind w:firstLine="0"/>
              <w:jc w:val="center"/>
              <w:rPr>
                <w:b/>
                <w:sz w:val="21"/>
              </w:rPr>
            </w:pPr>
            <w:r>
              <w:rPr>
                <w:b/>
                <w:sz w:val="21"/>
                <w:szCs w:val="21"/>
              </w:rPr>
              <w:t>合格线</w:t>
            </w:r>
          </w:p>
        </w:tc>
      </w:tr>
      <w:tr w14:paraId="3D936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38642D63">
            <w:pPr>
              <w:snapToGrid w:val="0"/>
              <w:spacing w:before="70" w:after="70" w:line="240" w:lineRule="auto"/>
              <w:ind w:firstLine="0"/>
              <w:jc w:val="center"/>
              <w:rPr>
                <w:sz w:val="21"/>
              </w:rPr>
            </w:pPr>
            <w:r>
              <w:rPr>
                <w:sz w:val="21"/>
                <w:szCs w:val="21"/>
              </w:rPr>
              <w:t>测量基础与原理</w:t>
            </w:r>
          </w:p>
        </w:tc>
        <w:tc>
          <w:tcPr>
            <w:tcW w:w="1972" w:type="dxa"/>
            <w:vAlign w:val="center"/>
          </w:tcPr>
          <w:p w14:paraId="762DF70B">
            <w:pPr>
              <w:snapToGrid w:val="0"/>
              <w:spacing w:before="70" w:after="70" w:line="240" w:lineRule="auto"/>
              <w:ind w:firstLine="0"/>
              <w:jc w:val="left"/>
              <w:rPr>
                <w:sz w:val="21"/>
              </w:rPr>
            </w:pPr>
            <w:r>
              <w:rPr>
                <w:sz w:val="21"/>
                <w:szCs w:val="21"/>
              </w:rPr>
              <w:t>单选/判断</w:t>
            </w:r>
          </w:p>
        </w:tc>
        <w:tc>
          <w:tcPr>
            <w:tcW w:w="809" w:type="dxa"/>
            <w:vAlign w:val="center"/>
          </w:tcPr>
          <w:p w14:paraId="5C6B5728">
            <w:pPr>
              <w:snapToGrid w:val="0"/>
              <w:spacing w:before="70" w:after="70" w:line="240" w:lineRule="auto"/>
              <w:ind w:firstLine="0"/>
              <w:jc w:val="center"/>
              <w:rPr>
                <w:sz w:val="21"/>
              </w:rPr>
            </w:pPr>
            <w:r>
              <w:rPr>
                <w:sz w:val="21"/>
                <w:szCs w:val="21"/>
              </w:rPr>
              <w:t>25</w:t>
            </w:r>
          </w:p>
        </w:tc>
        <w:tc>
          <w:tcPr>
            <w:tcW w:w="809" w:type="dxa"/>
            <w:vAlign w:val="center"/>
          </w:tcPr>
          <w:p w14:paraId="1CFB849B">
            <w:pPr>
              <w:snapToGrid w:val="0"/>
              <w:spacing w:before="70" w:after="70" w:line="240" w:lineRule="auto"/>
              <w:ind w:firstLine="0"/>
              <w:jc w:val="center"/>
              <w:rPr>
                <w:sz w:val="21"/>
              </w:rPr>
            </w:pPr>
            <w:r>
              <w:rPr>
                <w:sz w:val="21"/>
                <w:szCs w:val="21"/>
              </w:rPr>
              <w:t>25</w:t>
            </w:r>
          </w:p>
        </w:tc>
        <w:tc>
          <w:tcPr>
            <w:tcW w:w="3123" w:type="dxa"/>
            <w:vAlign w:val="center"/>
          </w:tcPr>
          <w:p w14:paraId="781AF76F">
            <w:pPr>
              <w:snapToGrid w:val="0"/>
              <w:spacing w:before="70" w:after="70" w:line="240" w:lineRule="auto"/>
              <w:ind w:firstLine="0"/>
              <w:jc w:val="center"/>
              <w:rPr>
                <w:sz w:val="21"/>
              </w:rPr>
            </w:pPr>
            <w:r>
              <w:rPr>
                <w:sz w:val="21"/>
                <w:szCs w:val="21"/>
              </w:rPr>
              <w:t>60%（模块）</w:t>
            </w:r>
          </w:p>
        </w:tc>
      </w:tr>
      <w:tr w14:paraId="08B09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5B15C32A">
            <w:pPr>
              <w:snapToGrid w:val="0"/>
              <w:spacing w:before="70" w:after="70" w:line="240" w:lineRule="auto"/>
              <w:ind w:firstLine="0"/>
              <w:jc w:val="center"/>
              <w:rPr>
                <w:sz w:val="21"/>
              </w:rPr>
            </w:pPr>
            <w:r>
              <w:rPr>
                <w:sz w:val="21"/>
                <w:szCs w:val="21"/>
              </w:rPr>
              <w:t>装备操作与维护</w:t>
            </w:r>
          </w:p>
        </w:tc>
        <w:tc>
          <w:tcPr>
            <w:tcW w:w="1972" w:type="dxa"/>
            <w:vAlign w:val="center"/>
          </w:tcPr>
          <w:p w14:paraId="6CED16FE">
            <w:pPr>
              <w:snapToGrid w:val="0"/>
              <w:spacing w:before="70" w:after="70" w:line="240" w:lineRule="auto"/>
              <w:ind w:firstLine="0"/>
              <w:jc w:val="left"/>
              <w:rPr>
                <w:sz w:val="21"/>
              </w:rPr>
            </w:pPr>
            <w:r>
              <w:rPr>
                <w:sz w:val="21"/>
                <w:szCs w:val="21"/>
              </w:rPr>
              <w:t>单选/判断/简答</w:t>
            </w:r>
          </w:p>
        </w:tc>
        <w:tc>
          <w:tcPr>
            <w:tcW w:w="809" w:type="dxa"/>
            <w:vAlign w:val="center"/>
          </w:tcPr>
          <w:p w14:paraId="5E980E53">
            <w:pPr>
              <w:snapToGrid w:val="0"/>
              <w:spacing w:before="70" w:after="70" w:line="240" w:lineRule="auto"/>
              <w:ind w:firstLine="0"/>
              <w:jc w:val="center"/>
              <w:rPr>
                <w:sz w:val="21"/>
              </w:rPr>
            </w:pPr>
            <w:r>
              <w:rPr>
                <w:sz w:val="21"/>
                <w:szCs w:val="21"/>
              </w:rPr>
              <w:t>25</w:t>
            </w:r>
          </w:p>
        </w:tc>
        <w:tc>
          <w:tcPr>
            <w:tcW w:w="809" w:type="dxa"/>
            <w:vAlign w:val="center"/>
          </w:tcPr>
          <w:p w14:paraId="0A6A7054">
            <w:pPr>
              <w:snapToGrid w:val="0"/>
              <w:spacing w:before="70" w:after="70" w:line="240" w:lineRule="auto"/>
              <w:ind w:firstLine="0"/>
              <w:jc w:val="center"/>
              <w:rPr>
                <w:sz w:val="21"/>
              </w:rPr>
            </w:pPr>
            <w:r>
              <w:rPr>
                <w:sz w:val="21"/>
                <w:szCs w:val="21"/>
              </w:rPr>
              <w:t>25</w:t>
            </w:r>
          </w:p>
        </w:tc>
        <w:tc>
          <w:tcPr>
            <w:tcW w:w="3123" w:type="dxa"/>
            <w:vAlign w:val="center"/>
          </w:tcPr>
          <w:p w14:paraId="306408C1">
            <w:pPr>
              <w:snapToGrid w:val="0"/>
              <w:spacing w:before="70" w:after="70" w:line="240" w:lineRule="auto"/>
              <w:ind w:firstLine="0"/>
              <w:jc w:val="center"/>
              <w:rPr>
                <w:sz w:val="21"/>
              </w:rPr>
            </w:pPr>
            <w:r>
              <w:rPr>
                <w:sz w:val="21"/>
                <w:szCs w:val="21"/>
              </w:rPr>
              <w:t>70%（模块）</w:t>
            </w:r>
          </w:p>
        </w:tc>
      </w:tr>
      <w:tr w14:paraId="1FA57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7A95D7C3">
            <w:pPr>
              <w:snapToGrid w:val="0"/>
              <w:spacing w:before="70" w:after="70" w:line="240" w:lineRule="auto"/>
              <w:ind w:firstLine="0"/>
              <w:jc w:val="center"/>
              <w:rPr>
                <w:sz w:val="21"/>
              </w:rPr>
            </w:pPr>
            <w:r>
              <w:rPr>
                <w:sz w:val="21"/>
                <w:szCs w:val="21"/>
              </w:rPr>
              <w:t>数据处理与质检</w:t>
            </w:r>
          </w:p>
        </w:tc>
        <w:tc>
          <w:tcPr>
            <w:tcW w:w="1972" w:type="dxa"/>
            <w:vAlign w:val="center"/>
          </w:tcPr>
          <w:p w14:paraId="61834581">
            <w:pPr>
              <w:snapToGrid w:val="0"/>
              <w:spacing w:before="70" w:after="70" w:line="240" w:lineRule="auto"/>
              <w:ind w:firstLine="0"/>
              <w:jc w:val="left"/>
              <w:rPr>
                <w:sz w:val="21"/>
              </w:rPr>
            </w:pPr>
            <w:r>
              <w:rPr>
                <w:sz w:val="21"/>
                <w:szCs w:val="21"/>
              </w:rPr>
              <w:t>单选/简答</w:t>
            </w:r>
          </w:p>
        </w:tc>
        <w:tc>
          <w:tcPr>
            <w:tcW w:w="809" w:type="dxa"/>
            <w:vAlign w:val="center"/>
          </w:tcPr>
          <w:p w14:paraId="040E54D6">
            <w:pPr>
              <w:snapToGrid w:val="0"/>
              <w:spacing w:before="70" w:after="70" w:line="240" w:lineRule="auto"/>
              <w:ind w:firstLine="0"/>
              <w:jc w:val="center"/>
              <w:rPr>
                <w:sz w:val="21"/>
              </w:rPr>
            </w:pPr>
            <w:r>
              <w:rPr>
                <w:sz w:val="21"/>
                <w:szCs w:val="21"/>
              </w:rPr>
              <w:t>20</w:t>
            </w:r>
          </w:p>
        </w:tc>
        <w:tc>
          <w:tcPr>
            <w:tcW w:w="809" w:type="dxa"/>
            <w:vAlign w:val="center"/>
          </w:tcPr>
          <w:p w14:paraId="34D94998">
            <w:pPr>
              <w:snapToGrid w:val="0"/>
              <w:spacing w:before="70" w:after="70" w:line="240" w:lineRule="auto"/>
              <w:ind w:firstLine="0"/>
              <w:jc w:val="center"/>
              <w:rPr>
                <w:sz w:val="21"/>
              </w:rPr>
            </w:pPr>
            <w:r>
              <w:rPr>
                <w:sz w:val="21"/>
                <w:szCs w:val="21"/>
              </w:rPr>
              <w:t>20</w:t>
            </w:r>
          </w:p>
        </w:tc>
        <w:tc>
          <w:tcPr>
            <w:tcW w:w="3123" w:type="dxa"/>
            <w:vAlign w:val="center"/>
          </w:tcPr>
          <w:p w14:paraId="0EE91A5F">
            <w:pPr>
              <w:snapToGrid w:val="0"/>
              <w:spacing w:before="70" w:after="70" w:line="240" w:lineRule="auto"/>
              <w:ind w:firstLine="0"/>
              <w:jc w:val="center"/>
              <w:rPr>
                <w:sz w:val="21"/>
              </w:rPr>
            </w:pPr>
            <w:r>
              <w:rPr>
                <w:sz w:val="21"/>
                <w:szCs w:val="21"/>
              </w:rPr>
              <w:t>70%（模块）</w:t>
            </w:r>
          </w:p>
        </w:tc>
      </w:tr>
      <w:tr w14:paraId="36C18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2944FAB6">
            <w:pPr>
              <w:snapToGrid w:val="0"/>
              <w:spacing w:before="70" w:after="70" w:line="240" w:lineRule="auto"/>
              <w:ind w:firstLine="0"/>
              <w:jc w:val="center"/>
              <w:rPr>
                <w:sz w:val="21"/>
              </w:rPr>
            </w:pPr>
            <w:r>
              <w:rPr>
                <w:sz w:val="21"/>
                <w:szCs w:val="21"/>
              </w:rPr>
              <w:t>缺陷判读与规范</w:t>
            </w:r>
          </w:p>
        </w:tc>
        <w:tc>
          <w:tcPr>
            <w:tcW w:w="1972" w:type="dxa"/>
            <w:vAlign w:val="center"/>
          </w:tcPr>
          <w:p w14:paraId="5652D243">
            <w:pPr>
              <w:snapToGrid w:val="0"/>
              <w:spacing w:before="70" w:after="70" w:line="240" w:lineRule="auto"/>
              <w:ind w:firstLine="0"/>
              <w:jc w:val="left"/>
              <w:rPr>
                <w:sz w:val="21"/>
              </w:rPr>
            </w:pPr>
            <w:r>
              <w:rPr>
                <w:sz w:val="21"/>
                <w:szCs w:val="21"/>
              </w:rPr>
              <w:t>单选/简答</w:t>
            </w:r>
          </w:p>
        </w:tc>
        <w:tc>
          <w:tcPr>
            <w:tcW w:w="809" w:type="dxa"/>
            <w:vAlign w:val="center"/>
          </w:tcPr>
          <w:p w14:paraId="42592C61">
            <w:pPr>
              <w:snapToGrid w:val="0"/>
              <w:spacing w:before="70" w:after="70" w:line="240" w:lineRule="auto"/>
              <w:ind w:firstLine="0"/>
              <w:jc w:val="center"/>
              <w:rPr>
                <w:sz w:val="21"/>
              </w:rPr>
            </w:pPr>
            <w:r>
              <w:rPr>
                <w:sz w:val="21"/>
                <w:szCs w:val="21"/>
              </w:rPr>
              <w:t>20</w:t>
            </w:r>
          </w:p>
        </w:tc>
        <w:tc>
          <w:tcPr>
            <w:tcW w:w="809" w:type="dxa"/>
            <w:vAlign w:val="center"/>
          </w:tcPr>
          <w:p w14:paraId="72086F7C">
            <w:pPr>
              <w:snapToGrid w:val="0"/>
              <w:spacing w:before="70" w:after="70" w:line="240" w:lineRule="auto"/>
              <w:ind w:firstLine="0"/>
              <w:jc w:val="center"/>
              <w:rPr>
                <w:sz w:val="21"/>
              </w:rPr>
            </w:pPr>
            <w:r>
              <w:rPr>
                <w:sz w:val="21"/>
                <w:szCs w:val="21"/>
              </w:rPr>
              <w:t>20</w:t>
            </w:r>
          </w:p>
        </w:tc>
        <w:tc>
          <w:tcPr>
            <w:tcW w:w="3123" w:type="dxa"/>
            <w:vAlign w:val="center"/>
          </w:tcPr>
          <w:p w14:paraId="48A9D79D">
            <w:pPr>
              <w:snapToGrid w:val="0"/>
              <w:spacing w:before="70" w:after="70" w:line="240" w:lineRule="auto"/>
              <w:ind w:firstLine="0"/>
              <w:jc w:val="center"/>
              <w:rPr>
                <w:sz w:val="21"/>
              </w:rPr>
            </w:pPr>
            <w:r>
              <w:rPr>
                <w:sz w:val="21"/>
                <w:szCs w:val="21"/>
              </w:rPr>
              <w:t>80%（模块）</w:t>
            </w:r>
          </w:p>
        </w:tc>
      </w:tr>
      <w:tr w14:paraId="5E959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3A663345">
            <w:pPr>
              <w:snapToGrid w:val="0"/>
              <w:spacing w:before="70" w:after="70" w:line="240" w:lineRule="auto"/>
              <w:ind w:firstLine="0"/>
              <w:jc w:val="center"/>
              <w:rPr>
                <w:sz w:val="21"/>
              </w:rPr>
            </w:pPr>
            <w:r>
              <w:rPr>
                <w:sz w:val="21"/>
                <w:szCs w:val="21"/>
              </w:rPr>
              <w:t>安全与应急</w:t>
            </w:r>
          </w:p>
        </w:tc>
        <w:tc>
          <w:tcPr>
            <w:tcW w:w="1972" w:type="dxa"/>
            <w:vAlign w:val="center"/>
          </w:tcPr>
          <w:p w14:paraId="7DC9A1B9">
            <w:pPr>
              <w:snapToGrid w:val="0"/>
              <w:spacing w:before="70" w:after="70" w:line="240" w:lineRule="auto"/>
              <w:ind w:firstLine="0"/>
              <w:jc w:val="left"/>
              <w:rPr>
                <w:sz w:val="21"/>
              </w:rPr>
            </w:pPr>
            <w:r>
              <w:rPr>
                <w:sz w:val="21"/>
                <w:szCs w:val="21"/>
              </w:rPr>
              <w:t>单选/判断</w:t>
            </w:r>
          </w:p>
        </w:tc>
        <w:tc>
          <w:tcPr>
            <w:tcW w:w="809" w:type="dxa"/>
            <w:vAlign w:val="center"/>
          </w:tcPr>
          <w:p w14:paraId="3B4E373C">
            <w:pPr>
              <w:snapToGrid w:val="0"/>
              <w:spacing w:before="70" w:after="70" w:line="240" w:lineRule="auto"/>
              <w:ind w:firstLine="0"/>
              <w:jc w:val="center"/>
              <w:rPr>
                <w:sz w:val="21"/>
              </w:rPr>
            </w:pPr>
            <w:r>
              <w:rPr>
                <w:sz w:val="21"/>
                <w:szCs w:val="21"/>
              </w:rPr>
              <w:t>10</w:t>
            </w:r>
          </w:p>
        </w:tc>
        <w:tc>
          <w:tcPr>
            <w:tcW w:w="809" w:type="dxa"/>
            <w:vAlign w:val="center"/>
          </w:tcPr>
          <w:p w14:paraId="42A9CA8B">
            <w:pPr>
              <w:snapToGrid w:val="0"/>
              <w:spacing w:before="70" w:after="70" w:line="240" w:lineRule="auto"/>
              <w:ind w:firstLine="0"/>
              <w:jc w:val="center"/>
              <w:rPr>
                <w:sz w:val="21"/>
              </w:rPr>
            </w:pPr>
            <w:r>
              <w:rPr>
                <w:sz w:val="21"/>
                <w:szCs w:val="21"/>
              </w:rPr>
              <w:t>10</w:t>
            </w:r>
          </w:p>
        </w:tc>
        <w:tc>
          <w:tcPr>
            <w:tcW w:w="3123" w:type="dxa"/>
            <w:vAlign w:val="center"/>
          </w:tcPr>
          <w:p w14:paraId="06CC16DC">
            <w:pPr>
              <w:snapToGrid w:val="0"/>
              <w:spacing w:before="70" w:after="70" w:line="240" w:lineRule="auto"/>
              <w:ind w:firstLine="0"/>
              <w:jc w:val="center"/>
              <w:rPr>
                <w:sz w:val="21"/>
              </w:rPr>
            </w:pPr>
            <w:r>
              <w:rPr>
                <w:sz w:val="21"/>
                <w:szCs w:val="21"/>
              </w:rPr>
              <w:t>100%（模块）</w:t>
            </w:r>
          </w:p>
        </w:tc>
      </w:tr>
      <w:tr w14:paraId="587E4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6" w:type="dxa"/>
            <w:vAlign w:val="center"/>
          </w:tcPr>
          <w:p w14:paraId="2C34DAE3">
            <w:pPr>
              <w:snapToGrid w:val="0"/>
              <w:spacing w:before="70" w:after="70" w:line="240" w:lineRule="auto"/>
              <w:ind w:firstLine="0"/>
              <w:jc w:val="center"/>
              <w:rPr>
                <w:b/>
                <w:sz w:val="21"/>
              </w:rPr>
            </w:pPr>
            <w:r>
              <w:rPr>
                <w:b/>
                <w:sz w:val="21"/>
                <w:szCs w:val="21"/>
              </w:rPr>
              <w:t>合计</w:t>
            </w:r>
          </w:p>
        </w:tc>
        <w:tc>
          <w:tcPr>
            <w:tcW w:w="1972" w:type="dxa"/>
            <w:vAlign w:val="center"/>
          </w:tcPr>
          <w:p w14:paraId="02BDFEED">
            <w:pPr>
              <w:snapToGrid w:val="0"/>
              <w:spacing w:before="70" w:after="70" w:line="240" w:lineRule="auto"/>
              <w:ind w:firstLine="0"/>
              <w:jc w:val="left"/>
              <w:rPr>
                <w:b/>
                <w:sz w:val="21"/>
              </w:rPr>
            </w:pPr>
            <w:r>
              <w:rPr>
                <w:rFonts w:hint="eastAsia"/>
                <w:b/>
                <w:sz w:val="21"/>
                <w:szCs w:val="21"/>
              </w:rPr>
              <w:t>-</w:t>
            </w:r>
          </w:p>
        </w:tc>
        <w:tc>
          <w:tcPr>
            <w:tcW w:w="809" w:type="dxa"/>
            <w:vAlign w:val="center"/>
          </w:tcPr>
          <w:p w14:paraId="4DE97003">
            <w:pPr>
              <w:snapToGrid w:val="0"/>
              <w:spacing w:before="70" w:after="70" w:line="240" w:lineRule="auto"/>
              <w:ind w:firstLine="0"/>
              <w:jc w:val="center"/>
              <w:rPr>
                <w:b/>
                <w:sz w:val="21"/>
              </w:rPr>
            </w:pPr>
            <w:r>
              <w:rPr>
                <w:b/>
                <w:sz w:val="21"/>
                <w:szCs w:val="21"/>
              </w:rPr>
              <w:t>100</w:t>
            </w:r>
          </w:p>
        </w:tc>
        <w:tc>
          <w:tcPr>
            <w:tcW w:w="809" w:type="dxa"/>
            <w:vAlign w:val="center"/>
          </w:tcPr>
          <w:p w14:paraId="0F7AF97D">
            <w:pPr>
              <w:snapToGrid w:val="0"/>
              <w:spacing w:before="70" w:after="70" w:line="240" w:lineRule="auto"/>
              <w:ind w:firstLine="0"/>
              <w:jc w:val="center"/>
              <w:rPr>
                <w:b/>
                <w:sz w:val="21"/>
              </w:rPr>
            </w:pPr>
            <w:r>
              <w:rPr>
                <w:b/>
                <w:sz w:val="21"/>
                <w:szCs w:val="21"/>
              </w:rPr>
              <w:t>100</w:t>
            </w:r>
          </w:p>
        </w:tc>
        <w:tc>
          <w:tcPr>
            <w:tcW w:w="3123" w:type="dxa"/>
            <w:vAlign w:val="center"/>
          </w:tcPr>
          <w:p w14:paraId="7BC1E515">
            <w:pPr>
              <w:snapToGrid w:val="0"/>
              <w:spacing w:before="70" w:after="70" w:line="240" w:lineRule="auto"/>
              <w:ind w:firstLine="0"/>
              <w:jc w:val="center"/>
              <w:rPr>
                <w:b/>
                <w:sz w:val="21"/>
              </w:rPr>
            </w:pPr>
            <w:r>
              <w:rPr>
                <w:b/>
                <w:sz w:val="21"/>
                <w:szCs w:val="21"/>
              </w:rPr>
              <w:t>总分 ≥80 且安全模块满分</w:t>
            </w:r>
          </w:p>
        </w:tc>
      </w:tr>
    </w:tbl>
    <w:p w14:paraId="0012AF82">
      <w:pPr>
        <w:spacing w:line="240" w:lineRule="auto"/>
      </w:pPr>
    </w:p>
    <w:p w14:paraId="67E3CA04">
      <w:pPr>
        <w:pStyle w:val="6"/>
      </w:pPr>
      <w:r>
        <w:rPr>
          <w:szCs w:val="32"/>
        </w:rPr>
        <w:t>2.17.5.2 测量基础与原理（节选 25 题）</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5"/>
        <w:gridCol w:w="829"/>
        <w:gridCol w:w="3683"/>
        <w:gridCol w:w="3533"/>
      </w:tblGrid>
      <w:tr w14:paraId="66668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5" w:type="dxa"/>
            <w:shd w:val="clear" w:color="auto" w:fill="E7E6E6"/>
            <w:vAlign w:val="center"/>
          </w:tcPr>
          <w:p w14:paraId="28C9F9B6">
            <w:pPr>
              <w:snapToGrid w:val="0"/>
              <w:spacing w:before="70" w:after="70" w:line="240" w:lineRule="auto"/>
              <w:ind w:firstLine="0"/>
              <w:jc w:val="center"/>
              <w:rPr>
                <w:b/>
                <w:sz w:val="21"/>
              </w:rPr>
            </w:pPr>
            <w:r>
              <w:rPr>
                <w:b/>
                <w:sz w:val="21"/>
                <w:szCs w:val="21"/>
              </w:rPr>
              <w:t>题号</w:t>
            </w:r>
          </w:p>
        </w:tc>
        <w:tc>
          <w:tcPr>
            <w:tcW w:w="829" w:type="dxa"/>
            <w:shd w:val="clear" w:color="auto" w:fill="E7E6E6"/>
            <w:vAlign w:val="center"/>
          </w:tcPr>
          <w:p w14:paraId="677D7EB3">
            <w:pPr>
              <w:snapToGrid w:val="0"/>
              <w:spacing w:before="70" w:after="70" w:line="240" w:lineRule="auto"/>
              <w:ind w:firstLine="0"/>
              <w:jc w:val="center"/>
              <w:rPr>
                <w:b/>
                <w:sz w:val="21"/>
              </w:rPr>
            </w:pPr>
            <w:r>
              <w:rPr>
                <w:b/>
                <w:sz w:val="21"/>
                <w:szCs w:val="21"/>
              </w:rPr>
              <w:t>题型</w:t>
            </w:r>
          </w:p>
        </w:tc>
        <w:tc>
          <w:tcPr>
            <w:tcW w:w="3683" w:type="dxa"/>
            <w:shd w:val="clear" w:color="auto" w:fill="E7E6E6"/>
            <w:vAlign w:val="center"/>
          </w:tcPr>
          <w:p w14:paraId="54729316">
            <w:pPr>
              <w:snapToGrid w:val="0"/>
              <w:spacing w:before="70" w:after="70" w:line="240" w:lineRule="auto"/>
              <w:ind w:firstLine="0"/>
              <w:jc w:val="center"/>
              <w:rPr>
                <w:b/>
                <w:sz w:val="21"/>
              </w:rPr>
            </w:pPr>
            <w:r>
              <w:rPr>
                <w:b/>
                <w:sz w:val="21"/>
                <w:szCs w:val="21"/>
              </w:rPr>
              <w:t>题目</w:t>
            </w:r>
          </w:p>
        </w:tc>
        <w:tc>
          <w:tcPr>
            <w:tcW w:w="3533" w:type="dxa"/>
            <w:shd w:val="clear" w:color="auto" w:fill="E7E6E6"/>
            <w:vAlign w:val="center"/>
          </w:tcPr>
          <w:p w14:paraId="4A8188B6">
            <w:pPr>
              <w:snapToGrid w:val="0"/>
              <w:spacing w:before="70" w:after="70" w:line="240" w:lineRule="auto"/>
              <w:ind w:firstLine="0"/>
              <w:jc w:val="center"/>
              <w:rPr>
                <w:b/>
                <w:sz w:val="21"/>
              </w:rPr>
            </w:pPr>
            <w:r>
              <w:rPr>
                <w:b/>
                <w:sz w:val="21"/>
                <w:szCs w:val="21"/>
              </w:rPr>
              <w:t>答案要点</w:t>
            </w:r>
          </w:p>
        </w:tc>
      </w:tr>
      <w:tr w14:paraId="2A1A9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054FA121">
            <w:pPr>
              <w:snapToGrid w:val="0"/>
              <w:spacing w:before="70" w:after="70" w:line="240" w:lineRule="auto"/>
              <w:ind w:firstLine="0"/>
              <w:jc w:val="center"/>
              <w:rPr>
                <w:sz w:val="21"/>
              </w:rPr>
            </w:pPr>
            <w:r>
              <w:rPr>
                <w:sz w:val="21"/>
                <w:szCs w:val="21"/>
              </w:rPr>
              <w:t>1</w:t>
            </w:r>
          </w:p>
        </w:tc>
        <w:tc>
          <w:tcPr>
            <w:tcW w:w="829" w:type="dxa"/>
            <w:vAlign w:val="center"/>
          </w:tcPr>
          <w:p w14:paraId="5AE5289B">
            <w:pPr>
              <w:snapToGrid w:val="0"/>
              <w:spacing w:before="70" w:after="70" w:line="240" w:lineRule="auto"/>
              <w:ind w:firstLine="0"/>
              <w:jc w:val="center"/>
              <w:rPr>
                <w:sz w:val="21"/>
              </w:rPr>
            </w:pPr>
            <w:r>
              <w:rPr>
                <w:sz w:val="21"/>
                <w:szCs w:val="21"/>
              </w:rPr>
              <w:t>单选</w:t>
            </w:r>
          </w:p>
        </w:tc>
        <w:tc>
          <w:tcPr>
            <w:tcW w:w="3683" w:type="dxa"/>
            <w:vAlign w:val="center"/>
          </w:tcPr>
          <w:p w14:paraId="2453B64D">
            <w:pPr>
              <w:snapToGrid w:val="0"/>
              <w:spacing w:before="70" w:after="70" w:line="240" w:lineRule="auto"/>
              <w:ind w:firstLine="0"/>
              <w:jc w:val="left"/>
              <w:rPr>
                <w:sz w:val="21"/>
              </w:rPr>
            </w:pPr>
            <w:r>
              <w:rPr>
                <w:sz w:val="21"/>
                <w:szCs w:val="21"/>
              </w:rPr>
              <w:t>光束法平差的基本观测方程是</w:t>
            </w:r>
          </w:p>
        </w:tc>
        <w:tc>
          <w:tcPr>
            <w:tcW w:w="3533" w:type="dxa"/>
            <w:vAlign w:val="center"/>
          </w:tcPr>
          <w:p w14:paraId="3A856258">
            <w:pPr>
              <w:snapToGrid w:val="0"/>
              <w:spacing w:before="70" w:after="70" w:line="240" w:lineRule="auto"/>
              <w:ind w:firstLine="0"/>
              <w:jc w:val="left"/>
              <w:rPr>
                <w:sz w:val="21"/>
              </w:rPr>
            </w:pPr>
            <w:r>
              <w:rPr>
                <w:sz w:val="21"/>
                <w:szCs w:val="21"/>
              </w:rPr>
              <w:t>共线条件方程</w:t>
            </w:r>
          </w:p>
        </w:tc>
      </w:tr>
      <w:tr w14:paraId="1F5A7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8284F1B">
            <w:pPr>
              <w:snapToGrid w:val="0"/>
              <w:spacing w:before="70" w:after="70" w:line="240" w:lineRule="auto"/>
              <w:ind w:firstLine="0"/>
              <w:jc w:val="center"/>
              <w:rPr>
                <w:sz w:val="21"/>
              </w:rPr>
            </w:pPr>
            <w:r>
              <w:rPr>
                <w:sz w:val="21"/>
                <w:szCs w:val="21"/>
              </w:rPr>
              <w:t>2</w:t>
            </w:r>
          </w:p>
        </w:tc>
        <w:tc>
          <w:tcPr>
            <w:tcW w:w="829" w:type="dxa"/>
            <w:vAlign w:val="center"/>
          </w:tcPr>
          <w:p w14:paraId="1D6FAF81">
            <w:pPr>
              <w:snapToGrid w:val="0"/>
              <w:spacing w:before="70" w:after="70" w:line="240" w:lineRule="auto"/>
              <w:ind w:firstLine="0"/>
              <w:jc w:val="center"/>
              <w:rPr>
                <w:sz w:val="21"/>
              </w:rPr>
            </w:pPr>
            <w:r>
              <w:rPr>
                <w:sz w:val="21"/>
                <w:szCs w:val="21"/>
              </w:rPr>
              <w:t>单选</w:t>
            </w:r>
          </w:p>
        </w:tc>
        <w:tc>
          <w:tcPr>
            <w:tcW w:w="3683" w:type="dxa"/>
            <w:vAlign w:val="center"/>
          </w:tcPr>
          <w:p w14:paraId="60ACA288">
            <w:pPr>
              <w:snapToGrid w:val="0"/>
              <w:spacing w:before="70" w:after="70" w:line="240" w:lineRule="auto"/>
              <w:ind w:firstLine="0"/>
              <w:jc w:val="left"/>
              <w:rPr>
                <w:sz w:val="21"/>
              </w:rPr>
            </w:pPr>
            <w:r>
              <w:rPr>
                <w:sz w:val="21"/>
                <w:szCs w:val="21"/>
              </w:rPr>
              <w:t>相机主点偏移属于</w:t>
            </w:r>
          </w:p>
        </w:tc>
        <w:tc>
          <w:tcPr>
            <w:tcW w:w="3533" w:type="dxa"/>
            <w:vAlign w:val="center"/>
          </w:tcPr>
          <w:p w14:paraId="59E41DDC">
            <w:pPr>
              <w:snapToGrid w:val="0"/>
              <w:spacing w:before="70" w:after="70" w:line="240" w:lineRule="auto"/>
              <w:ind w:firstLine="0"/>
              <w:jc w:val="left"/>
              <w:rPr>
                <w:sz w:val="21"/>
              </w:rPr>
            </w:pPr>
            <w:r>
              <w:rPr>
                <w:sz w:val="21"/>
                <w:szCs w:val="21"/>
              </w:rPr>
              <w:t>内方位元素误差</w:t>
            </w:r>
          </w:p>
        </w:tc>
      </w:tr>
      <w:tr w14:paraId="3AB00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C3B4FC3">
            <w:pPr>
              <w:snapToGrid w:val="0"/>
              <w:spacing w:before="70" w:after="70" w:line="240" w:lineRule="auto"/>
              <w:ind w:firstLine="0"/>
              <w:jc w:val="center"/>
              <w:rPr>
                <w:sz w:val="21"/>
              </w:rPr>
            </w:pPr>
            <w:r>
              <w:rPr>
                <w:sz w:val="21"/>
                <w:szCs w:val="21"/>
              </w:rPr>
              <w:t>3</w:t>
            </w:r>
          </w:p>
        </w:tc>
        <w:tc>
          <w:tcPr>
            <w:tcW w:w="829" w:type="dxa"/>
            <w:vAlign w:val="center"/>
          </w:tcPr>
          <w:p w14:paraId="3A6FE526">
            <w:pPr>
              <w:snapToGrid w:val="0"/>
              <w:spacing w:before="70" w:after="70" w:line="240" w:lineRule="auto"/>
              <w:ind w:firstLine="0"/>
              <w:jc w:val="center"/>
              <w:rPr>
                <w:sz w:val="21"/>
              </w:rPr>
            </w:pPr>
            <w:r>
              <w:rPr>
                <w:sz w:val="21"/>
                <w:szCs w:val="21"/>
              </w:rPr>
              <w:t>单选</w:t>
            </w:r>
          </w:p>
        </w:tc>
        <w:tc>
          <w:tcPr>
            <w:tcW w:w="3683" w:type="dxa"/>
            <w:vAlign w:val="center"/>
          </w:tcPr>
          <w:p w14:paraId="71B6BFA3">
            <w:pPr>
              <w:snapToGrid w:val="0"/>
              <w:spacing w:before="70" w:after="70" w:line="240" w:lineRule="auto"/>
              <w:ind w:firstLine="0"/>
              <w:jc w:val="left"/>
              <w:rPr>
                <w:sz w:val="21"/>
              </w:rPr>
            </w:pPr>
            <w:r>
              <w:rPr>
                <w:sz w:val="21"/>
                <w:szCs w:val="21"/>
              </w:rPr>
              <w:t>提高边缘视场精度的有效措施是</w:t>
            </w:r>
          </w:p>
        </w:tc>
        <w:tc>
          <w:tcPr>
            <w:tcW w:w="3533" w:type="dxa"/>
            <w:vAlign w:val="center"/>
          </w:tcPr>
          <w:p w14:paraId="0AE2D272">
            <w:pPr>
              <w:snapToGrid w:val="0"/>
              <w:spacing w:before="70" w:after="70" w:line="240" w:lineRule="auto"/>
              <w:ind w:firstLine="0"/>
              <w:jc w:val="left"/>
              <w:rPr>
                <w:sz w:val="21"/>
              </w:rPr>
            </w:pPr>
            <w:r>
              <w:rPr>
                <w:sz w:val="21"/>
                <w:szCs w:val="21"/>
              </w:rPr>
              <w:t>分区标定 + 自检校</w:t>
            </w:r>
          </w:p>
        </w:tc>
      </w:tr>
      <w:tr w14:paraId="1CE41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0E111AAE">
            <w:pPr>
              <w:snapToGrid w:val="0"/>
              <w:spacing w:before="70" w:after="70" w:line="240" w:lineRule="auto"/>
              <w:ind w:firstLine="0"/>
              <w:jc w:val="center"/>
              <w:rPr>
                <w:sz w:val="21"/>
              </w:rPr>
            </w:pPr>
            <w:r>
              <w:rPr>
                <w:sz w:val="21"/>
                <w:szCs w:val="21"/>
              </w:rPr>
              <w:t>4</w:t>
            </w:r>
          </w:p>
        </w:tc>
        <w:tc>
          <w:tcPr>
            <w:tcW w:w="829" w:type="dxa"/>
            <w:vAlign w:val="center"/>
          </w:tcPr>
          <w:p w14:paraId="41392EF2">
            <w:pPr>
              <w:snapToGrid w:val="0"/>
              <w:spacing w:before="70" w:after="70" w:line="240" w:lineRule="auto"/>
              <w:ind w:firstLine="0"/>
              <w:jc w:val="center"/>
              <w:rPr>
                <w:sz w:val="21"/>
              </w:rPr>
            </w:pPr>
            <w:r>
              <w:rPr>
                <w:sz w:val="21"/>
                <w:szCs w:val="21"/>
              </w:rPr>
              <w:t>单选</w:t>
            </w:r>
          </w:p>
        </w:tc>
        <w:tc>
          <w:tcPr>
            <w:tcW w:w="3683" w:type="dxa"/>
            <w:vAlign w:val="center"/>
          </w:tcPr>
          <w:p w14:paraId="49CADA6C">
            <w:pPr>
              <w:snapToGrid w:val="0"/>
              <w:spacing w:before="70" w:after="70" w:line="240" w:lineRule="auto"/>
              <w:ind w:firstLine="0"/>
              <w:jc w:val="left"/>
              <w:rPr>
                <w:sz w:val="21"/>
              </w:rPr>
            </w:pPr>
            <w:r>
              <w:rPr>
                <w:sz w:val="21"/>
                <w:szCs w:val="21"/>
              </w:rPr>
              <w:t>重叠度不足的直接影响是</w:t>
            </w:r>
          </w:p>
        </w:tc>
        <w:tc>
          <w:tcPr>
            <w:tcW w:w="3533" w:type="dxa"/>
            <w:vAlign w:val="center"/>
          </w:tcPr>
          <w:p w14:paraId="062A3947">
            <w:pPr>
              <w:snapToGrid w:val="0"/>
              <w:spacing w:before="70" w:after="70" w:line="240" w:lineRule="auto"/>
              <w:ind w:firstLine="0"/>
              <w:jc w:val="left"/>
              <w:rPr>
                <w:sz w:val="21"/>
              </w:rPr>
            </w:pPr>
            <w:r>
              <w:rPr>
                <w:sz w:val="21"/>
                <w:szCs w:val="21"/>
              </w:rPr>
              <w:t>拼合失败或精度下降</w:t>
            </w:r>
          </w:p>
        </w:tc>
      </w:tr>
      <w:tr w14:paraId="60DF3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62D086A">
            <w:pPr>
              <w:snapToGrid w:val="0"/>
              <w:spacing w:before="70" w:after="70" w:line="240" w:lineRule="auto"/>
              <w:ind w:firstLine="0"/>
              <w:jc w:val="center"/>
              <w:rPr>
                <w:sz w:val="21"/>
              </w:rPr>
            </w:pPr>
            <w:r>
              <w:rPr>
                <w:sz w:val="21"/>
                <w:szCs w:val="21"/>
              </w:rPr>
              <w:t>5</w:t>
            </w:r>
          </w:p>
        </w:tc>
        <w:tc>
          <w:tcPr>
            <w:tcW w:w="829" w:type="dxa"/>
            <w:vAlign w:val="center"/>
          </w:tcPr>
          <w:p w14:paraId="38A8B61B">
            <w:pPr>
              <w:snapToGrid w:val="0"/>
              <w:spacing w:before="70" w:after="70" w:line="240" w:lineRule="auto"/>
              <w:ind w:firstLine="0"/>
              <w:jc w:val="center"/>
              <w:rPr>
                <w:sz w:val="21"/>
              </w:rPr>
            </w:pPr>
            <w:r>
              <w:rPr>
                <w:sz w:val="21"/>
                <w:szCs w:val="21"/>
              </w:rPr>
              <w:t>单选</w:t>
            </w:r>
          </w:p>
        </w:tc>
        <w:tc>
          <w:tcPr>
            <w:tcW w:w="3683" w:type="dxa"/>
            <w:vAlign w:val="center"/>
          </w:tcPr>
          <w:p w14:paraId="3B5EFD5B">
            <w:pPr>
              <w:snapToGrid w:val="0"/>
              <w:spacing w:before="70" w:after="70" w:line="240" w:lineRule="auto"/>
              <w:ind w:firstLine="0"/>
              <w:jc w:val="left"/>
              <w:rPr>
                <w:sz w:val="21"/>
              </w:rPr>
            </w:pPr>
            <w:r>
              <w:rPr>
                <w:sz w:val="21"/>
                <w:szCs w:val="21"/>
              </w:rPr>
              <w:t>点位中误差的计算依据是</w:t>
            </w:r>
          </w:p>
        </w:tc>
        <w:tc>
          <w:tcPr>
            <w:tcW w:w="3533" w:type="dxa"/>
            <w:vAlign w:val="center"/>
          </w:tcPr>
          <w:p w14:paraId="462A53D7">
            <w:pPr>
              <w:snapToGrid w:val="0"/>
              <w:spacing w:before="70" w:after="70" w:line="240" w:lineRule="auto"/>
              <w:ind w:firstLine="0"/>
              <w:jc w:val="left"/>
              <w:rPr>
                <w:sz w:val="21"/>
              </w:rPr>
            </w:pPr>
            <w:r>
              <w:rPr>
                <w:sz w:val="21"/>
                <w:szCs w:val="21"/>
              </w:rPr>
              <w:t>残差平方和开方</w:t>
            </w:r>
          </w:p>
        </w:tc>
      </w:tr>
      <w:tr w14:paraId="41004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EA9ACCF">
            <w:pPr>
              <w:snapToGrid w:val="0"/>
              <w:spacing w:before="70" w:after="70" w:line="240" w:lineRule="auto"/>
              <w:ind w:firstLine="0"/>
              <w:jc w:val="center"/>
              <w:rPr>
                <w:sz w:val="21"/>
              </w:rPr>
            </w:pPr>
            <w:r>
              <w:rPr>
                <w:sz w:val="21"/>
                <w:szCs w:val="21"/>
              </w:rPr>
              <w:t>6</w:t>
            </w:r>
          </w:p>
        </w:tc>
        <w:tc>
          <w:tcPr>
            <w:tcW w:w="829" w:type="dxa"/>
            <w:vAlign w:val="center"/>
          </w:tcPr>
          <w:p w14:paraId="7E576839">
            <w:pPr>
              <w:snapToGrid w:val="0"/>
              <w:spacing w:before="70" w:after="70" w:line="240" w:lineRule="auto"/>
              <w:ind w:firstLine="0"/>
              <w:jc w:val="center"/>
              <w:rPr>
                <w:sz w:val="21"/>
              </w:rPr>
            </w:pPr>
            <w:r>
              <w:rPr>
                <w:sz w:val="21"/>
                <w:szCs w:val="21"/>
              </w:rPr>
              <w:t>单选</w:t>
            </w:r>
          </w:p>
        </w:tc>
        <w:tc>
          <w:tcPr>
            <w:tcW w:w="3683" w:type="dxa"/>
            <w:vAlign w:val="center"/>
          </w:tcPr>
          <w:p w14:paraId="7A46499D">
            <w:pPr>
              <w:snapToGrid w:val="0"/>
              <w:spacing w:before="70" w:after="70" w:line="240" w:lineRule="auto"/>
              <w:ind w:firstLine="0"/>
              <w:jc w:val="left"/>
              <w:rPr>
                <w:sz w:val="21"/>
              </w:rPr>
            </w:pPr>
            <w:r>
              <w:rPr>
                <w:sz w:val="21"/>
                <w:szCs w:val="21"/>
              </w:rPr>
              <w:t>系统误差的典型特征是</w:t>
            </w:r>
          </w:p>
        </w:tc>
        <w:tc>
          <w:tcPr>
            <w:tcW w:w="3533" w:type="dxa"/>
            <w:vAlign w:val="center"/>
          </w:tcPr>
          <w:p w14:paraId="7583166D">
            <w:pPr>
              <w:snapToGrid w:val="0"/>
              <w:spacing w:before="70" w:after="70" w:line="240" w:lineRule="auto"/>
              <w:ind w:firstLine="0"/>
              <w:jc w:val="left"/>
              <w:rPr>
                <w:sz w:val="21"/>
              </w:rPr>
            </w:pPr>
            <w:r>
              <w:rPr>
                <w:sz w:val="21"/>
                <w:szCs w:val="21"/>
              </w:rPr>
              <w:t>具有规律性、可改正</w:t>
            </w:r>
          </w:p>
        </w:tc>
      </w:tr>
      <w:tr w14:paraId="494EF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1B052D8">
            <w:pPr>
              <w:snapToGrid w:val="0"/>
              <w:spacing w:before="70" w:after="70" w:line="240" w:lineRule="auto"/>
              <w:ind w:firstLine="0"/>
              <w:jc w:val="center"/>
              <w:rPr>
                <w:sz w:val="21"/>
              </w:rPr>
            </w:pPr>
            <w:r>
              <w:rPr>
                <w:sz w:val="21"/>
                <w:szCs w:val="21"/>
              </w:rPr>
              <w:t>7</w:t>
            </w:r>
          </w:p>
        </w:tc>
        <w:tc>
          <w:tcPr>
            <w:tcW w:w="829" w:type="dxa"/>
            <w:vAlign w:val="center"/>
          </w:tcPr>
          <w:p w14:paraId="24670622">
            <w:pPr>
              <w:snapToGrid w:val="0"/>
              <w:spacing w:before="70" w:after="70" w:line="240" w:lineRule="auto"/>
              <w:ind w:firstLine="0"/>
              <w:jc w:val="center"/>
              <w:rPr>
                <w:sz w:val="21"/>
              </w:rPr>
            </w:pPr>
            <w:r>
              <w:rPr>
                <w:sz w:val="21"/>
                <w:szCs w:val="21"/>
              </w:rPr>
              <w:t>单选</w:t>
            </w:r>
          </w:p>
        </w:tc>
        <w:tc>
          <w:tcPr>
            <w:tcW w:w="3683" w:type="dxa"/>
            <w:vAlign w:val="center"/>
          </w:tcPr>
          <w:p w14:paraId="1F62FBC7">
            <w:pPr>
              <w:snapToGrid w:val="0"/>
              <w:spacing w:before="70" w:after="70" w:line="240" w:lineRule="auto"/>
              <w:ind w:firstLine="0"/>
              <w:jc w:val="left"/>
              <w:rPr>
                <w:sz w:val="21"/>
              </w:rPr>
            </w:pPr>
            <w:r>
              <w:rPr>
                <w:sz w:val="21"/>
                <w:szCs w:val="21"/>
              </w:rPr>
              <w:t>大气折光属于</w:t>
            </w:r>
          </w:p>
        </w:tc>
        <w:tc>
          <w:tcPr>
            <w:tcW w:w="3533" w:type="dxa"/>
            <w:vAlign w:val="center"/>
          </w:tcPr>
          <w:p w14:paraId="3361C853">
            <w:pPr>
              <w:snapToGrid w:val="0"/>
              <w:spacing w:before="70" w:after="70" w:line="240" w:lineRule="auto"/>
              <w:ind w:firstLine="0"/>
              <w:jc w:val="left"/>
              <w:rPr>
                <w:sz w:val="21"/>
              </w:rPr>
            </w:pPr>
            <w:r>
              <w:rPr>
                <w:sz w:val="21"/>
                <w:szCs w:val="21"/>
              </w:rPr>
              <w:t>系统性误差</w:t>
            </w:r>
          </w:p>
        </w:tc>
      </w:tr>
      <w:tr w14:paraId="64051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5C5E202">
            <w:pPr>
              <w:snapToGrid w:val="0"/>
              <w:spacing w:before="70" w:after="70" w:line="240" w:lineRule="auto"/>
              <w:ind w:firstLine="0"/>
              <w:jc w:val="center"/>
              <w:rPr>
                <w:sz w:val="21"/>
              </w:rPr>
            </w:pPr>
            <w:r>
              <w:rPr>
                <w:sz w:val="21"/>
                <w:szCs w:val="21"/>
              </w:rPr>
              <w:t>8</w:t>
            </w:r>
          </w:p>
        </w:tc>
        <w:tc>
          <w:tcPr>
            <w:tcW w:w="829" w:type="dxa"/>
            <w:vAlign w:val="center"/>
          </w:tcPr>
          <w:p w14:paraId="437C705F">
            <w:pPr>
              <w:snapToGrid w:val="0"/>
              <w:spacing w:before="70" w:after="70" w:line="240" w:lineRule="auto"/>
              <w:ind w:firstLine="0"/>
              <w:jc w:val="center"/>
              <w:rPr>
                <w:sz w:val="21"/>
              </w:rPr>
            </w:pPr>
            <w:r>
              <w:rPr>
                <w:sz w:val="21"/>
                <w:szCs w:val="21"/>
              </w:rPr>
              <w:t>单选</w:t>
            </w:r>
          </w:p>
        </w:tc>
        <w:tc>
          <w:tcPr>
            <w:tcW w:w="3683" w:type="dxa"/>
            <w:vAlign w:val="center"/>
          </w:tcPr>
          <w:p w14:paraId="17EFB9EA">
            <w:pPr>
              <w:snapToGrid w:val="0"/>
              <w:spacing w:before="70" w:after="70" w:line="240" w:lineRule="auto"/>
              <w:ind w:firstLine="0"/>
              <w:jc w:val="left"/>
              <w:rPr>
                <w:sz w:val="21"/>
              </w:rPr>
            </w:pPr>
            <w:r>
              <w:rPr>
                <w:sz w:val="21"/>
                <w:szCs w:val="21"/>
              </w:rPr>
              <w:t>控制点应满足的基本要求是</w:t>
            </w:r>
          </w:p>
        </w:tc>
        <w:tc>
          <w:tcPr>
            <w:tcW w:w="3533" w:type="dxa"/>
            <w:vAlign w:val="center"/>
          </w:tcPr>
          <w:p w14:paraId="62BC11D5">
            <w:pPr>
              <w:snapToGrid w:val="0"/>
              <w:spacing w:before="70" w:after="70" w:line="240" w:lineRule="auto"/>
              <w:ind w:firstLine="0"/>
              <w:jc w:val="left"/>
              <w:rPr>
                <w:sz w:val="21"/>
              </w:rPr>
            </w:pPr>
            <w:r>
              <w:rPr>
                <w:sz w:val="21"/>
                <w:szCs w:val="21"/>
              </w:rPr>
              <w:t>数量足够、分布均匀、标志清晰</w:t>
            </w:r>
          </w:p>
        </w:tc>
      </w:tr>
      <w:tr w14:paraId="39A7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318469B3">
            <w:pPr>
              <w:snapToGrid w:val="0"/>
              <w:spacing w:before="70" w:after="70" w:line="240" w:lineRule="auto"/>
              <w:ind w:firstLine="0"/>
              <w:jc w:val="center"/>
              <w:rPr>
                <w:sz w:val="21"/>
              </w:rPr>
            </w:pPr>
            <w:r>
              <w:rPr>
                <w:sz w:val="21"/>
                <w:szCs w:val="21"/>
              </w:rPr>
              <w:t>9</w:t>
            </w:r>
          </w:p>
        </w:tc>
        <w:tc>
          <w:tcPr>
            <w:tcW w:w="829" w:type="dxa"/>
            <w:vAlign w:val="center"/>
          </w:tcPr>
          <w:p w14:paraId="3FD7CCEC">
            <w:pPr>
              <w:snapToGrid w:val="0"/>
              <w:spacing w:before="70" w:after="70" w:line="240" w:lineRule="auto"/>
              <w:ind w:firstLine="0"/>
              <w:jc w:val="center"/>
              <w:rPr>
                <w:sz w:val="21"/>
              </w:rPr>
            </w:pPr>
            <w:r>
              <w:rPr>
                <w:sz w:val="21"/>
                <w:szCs w:val="21"/>
              </w:rPr>
              <w:t>单选</w:t>
            </w:r>
          </w:p>
        </w:tc>
        <w:tc>
          <w:tcPr>
            <w:tcW w:w="3683" w:type="dxa"/>
            <w:vAlign w:val="center"/>
          </w:tcPr>
          <w:p w14:paraId="54DD4BDB">
            <w:pPr>
              <w:snapToGrid w:val="0"/>
              <w:spacing w:before="70" w:after="70" w:line="240" w:lineRule="auto"/>
              <w:ind w:firstLine="0"/>
              <w:jc w:val="left"/>
              <w:rPr>
                <w:sz w:val="21"/>
              </w:rPr>
            </w:pPr>
            <w:r>
              <w:rPr>
                <w:sz w:val="21"/>
                <w:szCs w:val="21"/>
              </w:rPr>
              <w:t>强制对中的目的是</w:t>
            </w:r>
          </w:p>
        </w:tc>
        <w:tc>
          <w:tcPr>
            <w:tcW w:w="3533" w:type="dxa"/>
            <w:vAlign w:val="center"/>
          </w:tcPr>
          <w:p w14:paraId="48B3ED65">
            <w:pPr>
              <w:snapToGrid w:val="0"/>
              <w:spacing w:before="70" w:after="70" w:line="240" w:lineRule="auto"/>
              <w:ind w:firstLine="0"/>
              <w:jc w:val="left"/>
              <w:rPr>
                <w:sz w:val="21"/>
              </w:rPr>
            </w:pPr>
            <w:r>
              <w:rPr>
                <w:sz w:val="21"/>
                <w:szCs w:val="21"/>
              </w:rPr>
              <w:t>减小对中误差</w:t>
            </w:r>
          </w:p>
        </w:tc>
      </w:tr>
      <w:tr w14:paraId="3E13D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A3F7096">
            <w:pPr>
              <w:snapToGrid w:val="0"/>
              <w:spacing w:before="70" w:after="70" w:line="240" w:lineRule="auto"/>
              <w:ind w:firstLine="0"/>
              <w:jc w:val="center"/>
              <w:rPr>
                <w:sz w:val="21"/>
              </w:rPr>
            </w:pPr>
            <w:r>
              <w:rPr>
                <w:sz w:val="21"/>
                <w:szCs w:val="21"/>
              </w:rPr>
              <w:t>10</w:t>
            </w:r>
          </w:p>
        </w:tc>
        <w:tc>
          <w:tcPr>
            <w:tcW w:w="829" w:type="dxa"/>
            <w:vAlign w:val="center"/>
          </w:tcPr>
          <w:p w14:paraId="4ECF07B4">
            <w:pPr>
              <w:snapToGrid w:val="0"/>
              <w:spacing w:before="70" w:after="70" w:line="240" w:lineRule="auto"/>
              <w:ind w:firstLine="0"/>
              <w:jc w:val="center"/>
              <w:rPr>
                <w:sz w:val="21"/>
              </w:rPr>
            </w:pPr>
            <w:r>
              <w:rPr>
                <w:sz w:val="21"/>
                <w:szCs w:val="21"/>
              </w:rPr>
              <w:t>单选</w:t>
            </w:r>
          </w:p>
        </w:tc>
        <w:tc>
          <w:tcPr>
            <w:tcW w:w="3683" w:type="dxa"/>
            <w:vAlign w:val="center"/>
          </w:tcPr>
          <w:p w14:paraId="77675CBA">
            <w:pPr>
              <w:snapToGrid w:val="0"/>
              <w:spacing w:before="70" w:after="70" w:line="240" w:lineRule="auto"/>
              <w:ind w:firstLine="0"/>
              <w:jc w:val="left"/>
              <w:rPr>
                <w:sz w:val="21"/>
              </w:rPr>
            </w:pPr>
            <w:r>
              <w:rPr>
                <w:sz w:val="21"/>
                <w:szCs w:val="21"/>
              </w:rPr>
              <w:t>相机检校中使用标准尺的作用是</w:t>
            </w:r>
          </w:p>
        </w:tc>
        <w:tc>
          <w:tcPr>
            <w:tcW w:w="3533" w:type="dxa"/>
            <w:vAlign w:val="center"/>
          </w:tcPr>
          <w:p w14:paraId="535D51B1">
            <w:pPr>
              <w:snapToGrid w:val="0"/>
              <w:spacing w:before="70" w:after="70" w:line="240" w:lineRule="auto"/>
              <w:ind w:firstLine="0"/>
              <w:jc w:val="left"/>
              <w:rPr>
                <w:sz w:val="21"/>
              </w:rPr>
            </w:pPr>
            <w:r>
              <w:rPr>
                <w:sz w:val="21"/>
                <w:szCs w:val="21"/>
              </w:rPr>
              <w:t>校核尺度与比例</w:t>
            </w:r>
          </w:p>
        </w:tc>
      </w:tr>
      <w:tr w14:paraId="4F922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980A671">
            <w:pPr>
              <w:snapToGrid w:val="0"/>
              <w:spacing w:before="70" w:after="70" w:line="240" w:lineRule="auto"/>
              <w:ind w:firstLine="0"/>
              <w:jc w:val="center"/>
              <w:rPr>
                <w:sz w:val="21"/>
              </w:rPr>
            </w:pPr>
            <w:r>
              <w:rPr>
                <w:sz w:val="21"/>
                <w:szCs w:val="21"/>
              </w:rPr>
              <w:t>11</w:t>
            </w:r>
          </w:p>
        </w:tc>
        <w:tc>
          <w:tcPr>
            <w:tcW w:w="829" w:type="dxa"/>
            <w:vAlign w:val="center"/>
          </w:tcPr>
          <w:p w14:paraId="777DFA44">
            <w:pPr>
              <w:snapToGrid w:val="0"/>
              <w:spacing w:before="70" w:after="70" w:line="240" w:lineRule="auto"/>
              <w:ind w:firstLine="0"/>
              <w:jc w:val="center"/>
              <w:rPr>
                <w:sz w:val="21"/>
              </w:rPr>
            </w:pPr>
            <w:r>
              <w:rPr>
                <w:sz w:val="21"/>
                <w:szCs w:val="21"/>
              </w:rPr>
              <w:t>判断</w:t>
            </w:r>
          </w:p>
        </w:tc>
        <w:tc>
          <w:tcPr>
            <w:tcW w:w="3683" w:type="dxa"/>
            <w:vAlign w:val="center"/>
          </w:tcPr>
          <w:p w14:paraId="36F6EBE7">
            <w:pPr>
              <w:snapToGrid w:val="0"/>
              <w:spacing w:before="70" w:after="70" w:line="240" w:lineRule="auto"/>
              <w:ind w:firstLine="0"/>
              <w:jc w:val="left"/>
              <w:rPr>
                <w:sz w:val="21"/>
              </w:rPr>
            </w:pPr>
            <w:r>
              <w:rPr>
                <w:sz w:val="21"/>
                <w:szCs w:val="21"/>
              </w:rPr>
              <w:t>随机误差可通过增加观测次数削弱</w:t>
            </w:r>
          </w:p>
        </w:tc>
        <w:tc>
          <w:tcPr>
            <w:tcW w:w="3533" w:type="dxa"/>
            <w:vAlign w:val="center"/>
          </w:tcPr>
          <w:p w14:paraId="39C4D7A8">
            <w:pPr>
              <w:snapToGrid w:val="0"/>
              <w:spacing w:before="70" w:after="70" w:line="240" w:lineRule="auto"/>
              <w:ind w:firstLine="0"/>
              <w:jc w:val="left"/>
              <w:rPr>
                <w:sz w:val="21"/>
              </w:rPr>
            </w:pPr>
            <w:r>
              <w:rPr>
                <w:sz w:val="21"/>
                <w:szCs w:val="21"/>
              </w:rPr>
              <w:t>正确</w:t>
            </w:r>
          </w:p>
        </w:tc>
      </w:tr>
      <w:tr w14:paraId="2E4CB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33F95BE2">
            <w:pPr>
              <w:snapToGrid w:val="0"/>
              <w:spacing w:before="70" w:after="70" w:line="240" w:lineRule="auto"/>
              <w:ind w:firstLine="0"/>
              <w:jc w:val="center"/>
              <w:rPr>
                <w:sz w:val="21"/>
              </w:rPr>
            </w:pPr>
            <w:r>
              <w:rPr>
                <w:sz w:val="21"/>
                <w:szCs w:val="21"/>
              </w:rPr>
              <w:t>12</w:t>
            </w:r>
          </w:p>
        </w:tc>
        <w:tc>
          <w:tcPr>
            <w:tcW w:w="829" w:type="dxa"/>
            <w:vAlign w:val="center"/>
          </w:tcPr>
          <w:p w14:paraId="0046BFD4">
            <w:pPr>
              <w:snapToGrid w:val="0"/>
              <w:spacing w:before="70" w:after="70" w:line="240" w:lineRule="auto"/>
              <w:ind w:firstLine="0"/>
              <w:jc w:val="center"/>
              <w:rPr>
                <w:sz w:val="21"/>
              </w:rPr>
            </w:pPr>
            <w:r>
              <w:rPr>
                <w:sz w:val="21"/>
                <w:szCs w:val="21"/>
              </w:rPr>
              <w:t>判断</w:t>
            </w:r>
          </w:p>
        </w:tc>
        <w:tc>
          <w:tcPr>
            <w:tcW w:w="3683" w:type="dxa"/>
            <w:vAlign w:val="center"/>
          </w:tcPr>
          <w:p w14:paraId="3539C982">
            <w:pPr>
              <w:snapToGrid w:val="0"/>
              <w:spacing w:before="70" w:after="70" w:line="240" w:lineRule="auto"/>
              <w:ind w:firstLine="0"/>
              <w:jc w:val="left"/>
              <w:rPr>
                <w:sz w:val="21"/>
              </w:rPr>
            </w:pPr>
            <w:r>
              <w:rPr>
                <w:sz w:val="21"/>
                <w:szCs w:val="21"/>
              </w:rPr>
              <w:t>温度变化不会影响测量精度</w:t>
            </w:r>
          </w:p>
        </w:tc>
        <w:tc>
          <w:tcPr>
            <w:tcW w:w="3533" w:type="dxa"/>
            <w:vAlign w:val="center"/>
          </w:tcPr>
          <w:p w14:paraId="04F4617D">
            <w:pPr>
              <w:snapToGrid w:val="0"/>
              <w:spacing w:before="70" w:after="70" w:line="240" w:lineRule="auto"/>
              <w:ind w:firstLine="0"/>
              <w:jc w:val="left"/>
              <w:rPr>
                <w:sz w:val="21"/>
              </w:rPr>
            </w:pPr>
            <w:r>
              <w:rPr>
                <w:sz w:val="21"/>
                <w:szCs w:val="21"/>
              </w:rPr>
              <w:t>错误</w:t>
            </w:r>
          </w:p>
        </w:tc>
      </w:tr>
      <w:tr w14:paraId="6D6B2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F3FAB91">
            <w:pPr>
              <w:snapToGrid w:val="0"/>
              <w:spacing w:before="70" w:after="70" w:line="240" w:lineRule="auto"/>
              <w:ind w:firstLine="0"/>
              <w:jc w:val="center"/>
              <w:rPr>
                <w:sz w:val="21"/>
              </w:rPr>
            </w:pPr>
            <w:r>
              <w:rPr>
                <w:sz w:val="21"/>
                <w:szCs w:val="21"/>
              </w:rPr>
              <w:t>13</w:t>
            </w:r>
          </w:p>
        </w:tc>
        <w:tc>
          <w:tcPr>
            <w:tcW w:w="829" w:type="dxa"/>
            <w:vAlign w:val="center"/>
          </w:tcPr>
          <w:p w14:paraId="58A5B503">
            <w:pPr>
              <w:snapToGrid w:val="0"/>
              <w:spacing w:before="70" w:after="70" w:line="240" w:lineRule="auto"/>
              <w:ind w:firstLine="0"/>
              <w:jc w:val="center"/>
              <w:rPr>
                <w:sz w:val="21"/>
              </w:rPr>
            </w:pPr>
            <w:r>
              <w:rPr>
                <w:sz w:val="21"/>
                <w:szCs w:val="21"/>
              </w:rPr>
              <w:t>判断</w:t>
            </w:r>
          </w:p>
        </w:tc>
        <w:tc>
          <w:tcPr>
            <w:tcW w:w="3683" w:type="dxa"/>
            <w:vAlign w:val="center"/>
          </w:tcPr>
          <w:p w14:paraId="681E1E09">
            <w:pPr>
              <w:snapToGrid w:val="0"/>
              <w:spacing w:before="70" w:after="70" w:line="240" w:lineRule="auto"/>
              <w:ind w:firstLine="0"/>
              <w:jc w:val="left"/>
              <w:rPr>
                <w:sz w:val="21"/>
              </w:rPr>
            </w:pPr>
            <w:r>
              <w:rPr>
                <w:sz w:val="21"/>
                <w:szCs w:val="21"/>
              </w:rPr>
              <w:t>全参数自检校可在现场完成</w:t>
            </w:r>
          </w:p>
        </w:tc>
        <w:tc>
          <w:tcPr>
            <w:tcW w:w="3533" w:type="dxa"/>
            <w:vAlign w:val="center"/>
          </w:tcPr>
          <w:p w14:paraId="66733953">
            <w:pPr>
              <w:snapToGrid w:val="0"/>
              <w:spacing w:before="70" w:after="70" w:line="240" w:lineRule="auto"/>
              <w:ind w:firstLine="0"/>
              <w:jc w:val="left"/>
              <w:rPr>
                <w:sz w:val="21"/>
              </w:rPr>
            </w:pPr>
            <w:r>
              <w:rPr>
                <w:sz w:val="21"/>
                <w:szCs w:val="21"/>
              </w:rPr>
              <w:t>正确</w:t>
            </w:r>
          </w:p>
        </w:tc>
      </w:tr>
      <w:tr w14:paraId="4D2A4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1E6CCD8">
            <w:pPr>
              <w:snapToGrid w:val="0"/>
              <w:spacing w:before="70" w:after="70" w:line="240" w:lineRule="auto"/>
              <w:ind w:firstLine="0"/>
              <w:jc w:val="center"/>
              <w:rPr>
                <w:sz w:val="21"/>
              </w:rPr>
            </w:pPr>
            <w:r>
              <w:rPr>
                <w:sz w:val="21"/>
                <w:szCs w:val="21"/>
              </w:rPr>
              <w:t>14</w:t>
            </w:r>
          </w:p>
        </w:tc>
        <w:tc>
          <w:tcPr>
            <w:tcW w:w="829" w:type="dxa"/>
            <w:vAlign w:val="center"/>
          </w:tcPr>
          <w:p w14:paraId="4E4D5069">
            <w:pPr>
              <w:snapToGrid w:val="0"/>
              <w:spacing w:before="70" w:after="70" w:line="240" w:lineRule="auto"/>
              <w:ind w:firstLine="0"/>
              <w:jc w:val="center"/>
              <w:rPr>
                <w:sz w:val="21"/>
              </w:rPr>
            </w:pPr>
            <w:r>
              <w:rPr>
                <w:sz w:val="21"/>
                <w:szCs w:val="21"/>
              </w:rPr>
              <w:t>判断</w:t>
            </w:r>
          </w:p>
        </w:tc>
        <w:tc>
          <w:tcPr>
            <w:tcW w:w="3683" w:type="dxa"/>
            <w:vAlign w:val="center"/>
          </w:tcPr>
          <w:p w14:paraId="0712B31A">
            <w:pPr>
              <w:snapToGrid w:val="0"/>
              <w:spacing w:before="70" w:after="70" w:line="240" w:lineRule="auto"/>
              <w:ind w:firstLine="0"/>
              <w:jc w:val="left"/>
              <w:rPr>
                <w:sz w:val="21"/>
              </w:rPr>
            </w:pPr>
            <w:r>
              <w:rPr>
                <w:sz w:val="21"/>
                <w:szCs w:val="21"/>
              </w:rPr>
              <w:t>重叠度越大越好，无需考虑效率</w:t>
            </w:r>
          </w:p>
        </w:tc>
        <w:tc>
          <w:tcPr>
            <w:tcW w:w="3533" w:type="dxa"/>
            <w:vAlign w:val="center"/>
          </w:tcPr>
          <w:p w14:paraId="736D8F95">
            <w:pPr>
              <w:snapToGrid w:val="0"/>
              <w:spacing w:before="70" w:after="70" w:line="240" w:lineRule="auto"/>
              <w:ind w:firstLine="0"/>
              <w:jc w:val="left"/>
              <w:rPr>
                <w:sz w:val="21"/>
              </w:rPr>
            </w:pPr>
            <w:r>
              <w:rPr>
                <w:sz w:val="21"/>
                <w:szCs w:val="21"/>
              </w:rPr>
              <w:t>错误</w:t>
            </w:r>
          </w:p>
        </w:tc>
      </w:tr>
      <w:tr w14:paraId="35F49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B162D01">
            <w:pPr>
              <w:snapToGrid w:val="0"/>
              <w:spacing w:before="70" w:after="70" w:line="240" w:lineRule="auto"/>
              <w:ind w:firstLine="0"/>
              <w:jc w:val="center"/>
              <w:rPr>
                <w:sz w:val="21"/>
              </w:rPr>
            </w:pPr>
            <w:r>
              <w:rPr>
                <w:sz w:val="21"/>
                <w:szCs w:val="21"/>
              </w:rPr>
              <w:t>15</w:t>
            </w:r>
          </w:p>
        </w:tc>
        <w:tc>
          <w:tcPr>
            <w:tcW w:w="829" w:type="dxa"/>
            <w:vAlign w:val="center"/>
          </w:tcPr>
          <w:p w14:paraId="4CC96F02">
            <w:pPr>
              <w:snapToGrid w:val="0"/>
              <w:spacing w:before="70" w:after="70" w:line="240" w:lineRule="auto"/>
              <w:ind w:firstLine="0"/>
              <w:jc w:val="center"/>
              <w:rPr>
                <w:sz w:val="21"/>
              </w:rPr>
            </w:pPr>
            <w:r>
              <w:rPr>
                <w:sz w:val="21"/>
                <w:szCs w:val="21"/>
              </w:rPr>
              <w:t>判断</w:t>
            </w:r>
          </w:p>
        </w:tc>
        <w:tc>
          <w:tcPr>
            <w:tcW w:w="3683" w:type="dxa"/>
            <w:vAlign w:val="center"/>
          </w:tcPr>
          <w:p w14:paraId="66B46C14">
            <w:pPr>
              <w:snapToGrid w:val="0"/>
              <w:spacing w:before="70" w:after="70" w:line="240" w:lineRule="auto"/>
              <w:ind w:firstLine="0"/>
              <w:jc w:val="left"/>
              <w:rPr>
                <w:sz w:val="21"/>
              </w:rPr>
            </w:pPr>
            <w:r>
              <w:rPr>
                <w:sz w:val="21"/>
                <w:szCs w:val="21"/>
              </w:rPr>
              <w:t>检查点应与控制点相互独立</w:t>
            </w:r>
          </w:p>
        </w:tc>
        <w:tc>
          <w:tcPr>
            <w:tcW w:w="3533" w:type="dxa"/>
            <w:vAlign w:val="center"/>
          </w:tcPr>
          <w:p w14:paraId="32A318A1">
            <w:pPr>
              <w:snapToGrid w:val="0"/>
              <w:spacing w:before="70" w:after="70" w:line="240" w:lineRule="auto"/>
              <w:ind w:firstLine="0"/>
              <w:jc w:val="left"/>
              <w:rPr>
                <w:sz w:val="21"/>
              </w:rPr>
            </w:pPr>
            <w:r>
              <w:rPr>
                <w:sz w:val="21"/>
                <w:szCs w:val="21"/>
              </w:rPr>
              <w:t>正确</w:t>
            </w:r>
          </w:p>
        </w:tc>
      </w:tr>
      <w:tr w14:paraId="32BC5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03877EF0">
            <w:pPr>
              <w:snapToGrid w:val="0"/>
              <w:spacing w:before="70" w:after="70" w:line="240" w:lineRule="auto"/>
              <w:ind w:firstLine="0"/>
              <w:jc w:val="center"/>
              <w:rPr>
                <w:sz w:val="21"/>
              </w:rPr>
            </w:pPr>
            <w:r>
              <w:rPr>
                <w:sz w:val="21"/>
                <w:szCs w:val="21"/>
              </w:rPr>
              <w:t>16</w:t>
            </w:r>
          </w:p>
        </w:tc>
        <w:tc>
          <w:tcPr>
            <w:tcW w:w="829" w:type="dxa"/>
            <w:vAlign w:val="center"/>
          </w:tcPr>
          <w:p w14:paraId="001D76A9">
            <w:pPr>
              <w:snapToGrid w:val="0"/>
              <w:spacing w:before="70" w:after="70" w:line="240" w:lineRule="auto"/>
              <w:ind w:firstLine="0"/>
              <w:jc w:val="center"/>
              <w:rPr>
                <w:sz w:val="21"/>
              </w:rPr>
            </w:pPr>
            <w:r>
              <w:rPr>
                <w:sz w:val="21"/>
                <w:szCs w:val="21"/>
              </w:rPr>
              <w:t>简答</w:t>
            </w:r>
          </w:p>
        </w:tc>
        <w:tc>
          <w:tcPr>
            <w:tcW w:w="3683" w:type="dxa"/>
            <w:vAlign w:val="center"/>
          </w:tcPr>
          <w:p w14:paraId="055DF116">
            <w:pPr>
              <w:snapToGrid w:val="0"/>
              <w:spacing w:before="70" w:after="70" w:line="240" w:lineRule="auto"/>
              <w:ind w:firstLine="0"/>
              <w:jc w:val="left"/>
              <w:rPr>
                <w:sz w:val="21"/>
              </w:rPr>
            </w:pPr>
            <w:r>
              <w:rPr>
                <w:sz w:val="21"/>
                <w:szCs w:val="21"/>
              </w:rPr>
              <w:t>简述分区标定的基本思路</w:t>
            </w:r>
          </w:p>
        </w:tc>
        <w:tc>
          <w:tcPr>
            <w:tcW w:w="3533" w:type="dxa"/>
            <w:vAlign w:val="center"/>
          </w:tcPr>
          <w:p w14:paraId="7FF69B9A">
            <w:pPr>
              <w:snapToGrid w:val="0"/>
              <w:spacing w:before="70" w:after="70" w:line="240" w:lineRule="auto"/>
              <w:ind w:firstLine="0"/>
              <w:jc w:val="left"/>
              <w:rPr>
                <w:sz w:val="21"/>
              </w:rPr>
            </w:pPr>
            <w:r>
              <w:rPr>
                <w:sz w:val="21"/>
                <w:szCs w:val="21"/>
              </w:rPr>
              <w:t>划分中心/过渡/边缘区分别建模</w:t>
            </w:r>
          </w:p>
        </w:tc>
      </w:tr>
      <w:tr w14:paraId="3AF2E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F5C5A4E">
            <w:pPr>
              <w:snapToGrid w:val="0"/>
              <w:spacing w:before="70" w:after="70" w:line="240" w:lineRule="auto"/>
              <w:ind w:firstLine="0"/>
              <w:jc w:val="center"/>
              <w:rPr>
                <w:sz w:val="21"/>
              </w:rPr>
            </w:pPr>
            <w:r>
              <w:rPr>
                <w:sz w:val="21"/>
                <w:szCs w:val="21"/>
              </w:rPr>
              <w:t>17</w:t>
            </w:r>
          </w:p>
        </w:tc>
        <w:tc>
          <w:tcPr>
            <w:tcW w:w="829" w:type="dxa"/>
            <w:vAlign w:val="center"/>
          </w:tcPr>
          <w:p w14:paraId="15015BDF">
            <w:pPr>
              <w:snapToGrid w:val="0"/>
              <w:spacing w:before="70" w:after="70" w:line="240" w:lineRule="auto"/>
              <w:ind w:firstLine="0"/>
              <w:jc w:val="center"/>
              <w:rPr>
                <w:sz w:val="21"/>
              </w:rPr>
            </w:pPr>
            <w:r>
              <w:rPr>
                <w:sz w:val="21"/>
                <w:szCs w:val="21"/>
              </w:rPr>
              <w:t>简答</w:t>
            </w:r>
          </w:p>
        </w:tc>
        <w:tc>
          <w:tcPr>
            <w:tcW w:w="3683" w:type="dxa"/>
            <w:vAlign w:val="center"/>
          </w:tcPr>
          <w:p w14:paraId="702E4576">
            <w:pPr>
              <w:snapToGrid w:val="0"/>
              <w:spacing w:before="70" w:after="70" w:line="240" w:lineRule="auto"/>
              <w:ind w:firstLine="0"/>
              <w:jc w:val="left"/>
              <w:rPr>
                <w:sz w:val="21"/>
              </w:rPr>
            </w:pPr>
            <w:r>
              <w:rPr>
                <w:sz w:val="21"/>
                <w:szCs w:val="21"/>
              </w:rPr>
              <w:t>简述环境改正的主要内容</w:t>
            </w:r>
          </w:p>
        </w:tc>
        <w:tc>
          <w:tcPr>
            <w:tcW w:w="3533" w:type="dxa"/>
            <w:vAlign w:val="center"/>
          </w:tcPr>
          <w:p w14:paraId="3A2BBCB3">
            <w:pPr>
              <w:snapToGrid w:val="0"/>
              <w:spacing w:before="70" w:after="70" w:line="240" w:lineRule="auto"/>
              <w:ind w:firstLine="0"/>
              <w:jc w:val="left"/>
              <w:rPr>
                <w:sz w:val="21"/>
              </w:rPr>
            </w:pPr>
            <w:r>
              <w:rPr>
                <w:sz w:val="21"/>
                <w:szCs w:val="21"/>
              </w:rPr>
              <w:t>温度、气压、湿度、气流</w:t>
            </w:r>
          </w:p>
        </w:tc>
      </w:tr>
      <w:tr w14:paraId="75A82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40EC7AC">
            <w:pPr>
              <w:snapToGrid w:val="0"/>
              <w:spacing w:before="70" w:after="70" w:line="240" w:lineRule="auto"/>
              <w:ind w:firstLine="0"/>
              <w:jc w:val="center"/>
              <w:rPr>
                <w:sz w:val="21"/>
              </w:rPr>
            </w:pPr>
            <w:r>
              <w:rPr>
                <w:sz w:val="21"/>
                <w:szCs w:val="21"/>
              </w:rPr>
              <w:t>18</w:t>
            </w:r>
          </w:p>
        </w:tc>
        <w:tc>
          <w:tcPr>
            <w:tcW w:w="829" w:type="dxa"/>
            <w:vAlign w:val="center"/>
          </w:tcPr>
          <w:p w14:paraId="160EC69D">
            <w:pPr>
              <w:snapToGrid w:val="0"/>
              <w:spacing w:before="70" w:after="70" w:line="240" w:lineRule="auto"/>
              <w:ind w:firstLine="0"/>
              <w:jc w:val="center"/>
              <w:rPr>
                <w:sz w:val="21"/>
              </w:rPr>
            </w:pPr>
            <w:r>
              <w:rPr>
                <w:sz w:val="21"/>
                <w:szCs w:val="21"/>
              </w:rPr>
              <w:t>简答</w:t>
            </w:r>
          </w:p>
        </w:tc>
        <w:tc>
          <w:tcPr>
            <w:tcW w:w="3683" w:type="dxa"/>
            <w:vAlign w:val="center"/>
          </w:tcPr>
          <w:p w14:paraId="4FE62031">
            <w:pPr>
              <w:snapToGrid w:val="0"/>
              <w:spacing w:before="70" w:after="70" w:line="240" w:lineRule="auto"/>
              <w:ind w:firstLine="0"/>
              <w:jc w:val="left"/>
              <w:rPr>
                <w:sz w:val="21"/>
              </w:rPr>
            </w:pPr>
            <w:r>
              <w:rPr>
                <w:sz w:val="21"/>
                <w:szCs w:val="21"/>
              </w:rPr>
              <w:t>简述冗余观测的意义</w:t>
            </w:r>
          </w:p>
        </w:tc>
        <w:tc>
          <w:tcPr>
            <w:tcW w:w="3533" w:type="dxa"/>
            <w:vAlign w:val="center"/>
          </w:tcPr>
          <w:p w14:paraId="4A6DE99E">
            <w:pPr>
              <w:snapToGrid w:val="0"/>
              <w:spacing w:before="70" w:after="70" w:line="240" w:lineRule="auto"/>
              <w:ind w:firstLine="0"/>
              <w:jc w:val="left"/>
              <w:rPr>
                <w:sz w:val="21"/>
              </w:rPr>
            </w:pPr>
            <w:r>
              <w:rPr>
                <w:sz w:val="21"/>
                <w:szCs w:val="21"/>
              </w:rPr>
              <w:t>提高可靠性、便于粗差探测</w:t>
            </w:r>
          </w:p>
        </w:tc>
      </w:tr>
      <w:tr w14:paraId="22524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F3497A7">
            <w:pPr>
              <w:snapToGrid w:val="0"/>
              <w:spacing w:before="70" w:after="70" w:line="240" w:lineRule="auto"/>
              <w:ind w:firstLine="0"/>
              <w:jc w:val="center"/>
              <w:rPr>
                <w:sz w:val="21"/>
              </w:rPr>
            </w:pPr>
            <w:r>
              <w:rPr>
                <w:sz w:val="21"/>
                <w:szCs w:val="21"/>
              </w:rPr>
              <w:t>19</w:t>
            </w:r>
          </w:p>
        </w:tc>
        <w:tc>
          <w:tcPr>
            <w:tcW w:w="829" w:type="dxa"/>
            <w:vAlign w:val="center"/>
          </w:tcPr>
          <w:p w14:paraId="2FAAB4C4">
            <w:pPr>
              <w:snapToGrid w:val="0"/>
              <w:spacing w:before="70" w:after="70" w:line="240" w:lineRule="auto"/>
              <w:ind w:firstLine="0"/>
              <w:jc w:val="center"/>
              <w:rPr>
                <w:sz w:val="21"/>
              </w:rPr>
            </w:pPr>
            <w:r>
              <w:rPr>
                <w:sz w:val="21"/>
                <w:szCs w:val="21"/>
              </w:rPr>
              <w:t>简答</w:t>
            </w:r>
          </w:p>
        </w:tc>
        <w:tc>
          <w:tcPr>
            <w:tcW w:w="3683" w:type="dxa"/>
            <w:vAlign w:val="center"/>
          </w:tcPr>
          <w:p w14:paraId="42E5878A">
            <w:pPr>
              <w:snapToGrid w:val="0"/>
              <w:spacing w:before="70" w:after="70" w:line="240" w:lineRule="auto"/>
              <w:ind w:firstLine="0"/>
              <w:jc w:val="left"/>
              <w:rPr>
                <w:sz w:val="21"/>
              </w:rPr>
            </w:pPr>
            <w:r>
              <w:rPr>
                <w:sz w:val="21"/>
                <w:szCs w:val="21"/>
              </w:rPr>
              <w:t>简述闭合差检验的作用</w:t>
            </w:r>
          </w:p>
        </w:tc>
        <w:tc>
          <w:tcPr>
            <w:tcW w:w="3533" w:type="dxa"/>
            <w:vAlign w:val="center"/>
          </w:tcPr>
          <w:p w14:paraId="7A8D85C8">
            <w:pPr>
              <w:snapToGrid w:val="0"/>
              <w:spacing w:before="70" w:after="70" w:line="240" w:lineRule="auto"/>
              <w:ind w:firstLine="0"/>
              <w:jc w:val="left"/>
              <w:rPr>
                <w:sz w:val="21"/>
              </w:rPr>
            </w:pPr>
            <w:r>
              <w:rPr>
                <w:sz w:val="21"/>
                <w:szCs w:val="21"/>
              </w:rPr>
              <w:t>发现拼合与解算异常</w:t>
            </w:r>
          </w:p>
        </w:tc>
      </w:tr>
      <w:tr w14:paraId="616B4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8DCFAC5">
            <w:pPr>
              <w:snapToGrid w:val="0"/>
              <w:spacing w:before="70" w:after="70" w:line="240" w:lineRule="auto"/>
              <w:ind w:firstLine="0"/>
              <w:jc w:val="center"/>
              <w:rPr>
                <w:sz w:val="21"/>
              </w:rPr>
            </w:pPr>
            <w:r>
              <w:rPr>
                <w:sz w:val="21"/>
                <w:szCs w:val="21"/>
              </w:rPr>
              <w:t>20</w:t>
            </w:r>
          </w:p>
        </w:tc>
        <w:tc>
          <w:tcPr>
            <w:tcW w:w="829" w:type="dxa"/>
            <w:vAlign w:val="center"/>
          </w:tcPr>
          <w:p w14:paraId="608D3E84">
            <w:pPr>
              <w:snapToGrid w:val="0"/>
              <w:spacing w:before="70" w:after="70" w:line="240" w:lineRule="auto"/>
              <w:ind w:firstLine="0"/>
              <w:jc w:val="center"/>
              <w:rPr>
                <w:sz w:val="21"/>
              </w:rPr>
            </w:pPr>
            <w:r>
              <w:rPr>
                <w:sz w:val="21"/>
                <w:szCs w:val="21"/>
              </w:rPr>
              <w:t>简答</w:t>
            </w:r>
          </w:p>
        </w:tc>
        <w:tc>
          <w:tcPr>
            <w:tcW w:w="3683" w:type="dxa"/>
            <w:vAlign w:val="center"/>
          </w:tcPr>
          <w:p w14:paraId="25A43DD3">
            <w:pPr>
              <w:snapToGrid w:val="0"/>
              <w:spacing w:before="70" w:after="70" w:line="240" w:lineRule="auto"/>
              <w:ind w:firstLine="0"/>
              <w:jc w:val="left"/>
              <w:rPr>
                <w:sz w:val="21"/>
              </w:rPr>
            </w:pPr>
            <w:r>
              <w:rPr>
                <w:sz w:val="21"/>
                <w:szCs w:val="21"/>
              </w:rPr>
              <w:t>简述标准球拟合残差的含义</w:t>
            </w:r>
          </w:p>
        </w:tc>
        <w:tc>
          <w:tcPr>
            <w:tcW w:w="3533" w:type="dxa"/>
            <w:vAlign w:val="center"/>
          </w:tcPr>
          <w:p w14:paraId="28E48266">
            <w:pPr>
              <w:snapToGrid w:val="0"/>
              <w:spacing w:before="70" w:after="70" w:line="240" w:lineRule="auto"/>
              <w:ind w:firstLine="0"/>
              <w:jc w:val="left"/>
              <w:rPr>
                <w:sz w:val="21"/>
              </w:rPr>
            </w:pPr>
            <w:r>
              <w:rPr>
                <w:sz w:val="21"/>
                <w:szCs w:val="21"/>
              </w:rPr>
              <w:t>反映局部形变与噪声水平</w:t>
            </w:r>
          </w:p>
        </w:tc>
      </w:tr>
      <w:tr w14:paraId="2378F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B6DB62D">
            <w:pPr>
              <w:snapToGrid w:val="0"/>
              <w:spacing w:before="70" w:after="70" w:line="240" w:lineRule="auto"/>
              <w:ind w:firstLine="0"/>
              <w:jc w:val="center"/>
              <w:rPr>
                <w:sz w:val="21"/>
              </w:rPr>
            </w:pPr>
            <w:r>
              <w:rPr>
                <w:sz w:val="21"/>
                <w:szCs w:val="21"/>
              </w:rPr>
              <w:t>21</w:t>
            </w:r>
          </w:p>
        </w:tc>
        <w:tc>
          <w:tcPr>
            <w:tcW w:w="829" w:type="dxa"/>
            <w:vAlign w:val="center"/>
          </w:tcPr>
          <w:p w14:paraId="6AF2CEE9">
            <w:pPr>
              <w:snapToGrid w:val="0"/>
              <w:spacing w:before="70" w:after="70" w:line="240" w:lineRule="auto"/>
              <w:ind w:firstLine="0"/>
              <w:jc w:val="center"/>
              <w:rPr>
                <w:sz w:val="21"/>
              </w:rPr>
            </w:pPr>
            <w:r>
              <w:rPr>
                <w:sz w:val="21"/>
                <w:szCs w:val="21"/>
              </w:rPr>
              <w:t>单选</w:t>
            </w:r>
          </w:p>
        </w:tc>
        <w:tc>
          <w:tcPr>
            <w:tcW w:w="3683" w:type="dxa"/>
            <w:vAlign w:val="center"/>
          </w:tcPr>
          <w:p w14:paraId="7FF8B681">
            <w:pPr>
              <w:snapToGrid w:val="0"/>
              <w:spacing w:before="70" w:after="70" w:line="240" w:lineRule="auto"/>
              <w:ind w:firstLine="0"/>
              <w:jc w:val="left"/>
              <w:rPr>
                <w:sz w:val="21"/>
              </w:rPr>
            </w:pPr>
            <w:r>
              <w:rPr>
                <w:sz w:val="21"/>
                <w:szCs w:val="21"/>
              </w:rPr>
              <w:t>三角高程测量的主要误差源是</w:t>
            </w:r>
          </w:p>
        </w:tc>
        <w:tc>
          <w:tcPr>
            <w:tcW w:w="3533" w:type="dxa"/>
            <w:vAlign w:val="center"/>
          </w:tcPr>
          <w:p w14:paraId="037E686E">
            <w:pPr>
              <w:snapToGrid w:val="0"/>
              <w:spacing w:before="70" w:after="70" w:line="240" w:lineRule="auto"/>
              <w:ind w:firstLine="0"/>
              <w:jc w:val="left"/>
              <w:rPr>
                <w:sz w:val="21"/>
              </w:rPr>
            </w:pPr>
            <w:r>
              <w:rPr>
                <w:sz w:val="21"/>
                <w:szCs w:val="21"/>
              </w:rPr>
              <w:t>垂直角与折光</w:t>
            </w:r>
          </w:p>
        </w:tc>
      </w:tr>
      <w:tr w14:paraId="05AC0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2B3959D">
            <w:pPr>
              <w:snapToGrid w:val="0"/>
              <w:spacing w:before="70" w:after="70" w:line="240" w:lineRule="auto"/>
              <w:ind w:firstLine="0"/>
              <w:jc w:val="center"/>
              <w:rPr>
                <w:sz w:val="21"/>
              </w:rPr>
            </w:pPr>
            <w:r>
              <w:rPr>
                <w:sz w:val="21"/>
                <w:szCs w:val="21"/>
              </w:rPr>
              <w:t>22</w:t>
            </w:r>
          </w:p>
        </w:tc>
        <w:tc>
          <w:tcPr>
            <w:tcW w:w="829" w:type="dxa"/>
            <w:vAlign w:val="center"/>
          </w:tcPr>
          <w:p w14:paraId="6E7FB007">
            <w:pPr>
              <w:snapToGrid w:val="0"/>
              <w:spacing w:before="70" w:after="70" w:line="240" w:lineRule="auto"/>
              <w:ind w:firstLine="0"/>
              <w:jc w:val="center"/>
              <w:rPr>
                <w:sz w:val="21"/>
              </w:rPr>
            </w:pPr>
            <w:r>
              <w:rPr>
                <w:sz w:val="21"/>
                <w:szCs w:val="21"/>
              </w:rPr>
              <w:t>单选</w:t>
            </w:r>
          </w:p>
        </w:tc>
        <w:tc>
          <w:tcPr>
            <w:tcW w:w="3683" w:type="dxa"/>
            <w:vAlign w:val="center"/>
          </w:tcPr>
          <w:p w14:paraId="3390F075">
            <w:pPr>
              <w:snapToGrid w:val="0"/>
              <w:spacing w:before="70" w:after="70" w:line="240" w:lineRule="auto"/>
              <w:ind w:firstLine="0"/>
              <w:jc w:val="left"/>
              <w:rPr>
                <w:sz w:val="21"/>
              </w:rPr>
            </w:pPr>
            <w:r>
              <w:rPr>
                <w:sz w:val="21"/>
                <w:szCs w:val="21"/>
              </w:rPr>
              <w:t>同名点残差统计用于</w:t>
            </w:r>
          </w:p>
        </w:tc>
        <w:tc>
          <w:tcPr>
            <w:tcW w:w="3533" w:type="dxa"/>
            <w:vAlign w:val="center"/>
          </w:tcPr>
          <w:p w14:paraId="5A659257">
            <w:pPr>
              <w:snapToGrid w:val="0"/>
              <w:spacing w:before="70" w:after="70" w:line="240" w:lineRule="auto"/>
              <w:ind w:firstLine="0"/>
              <w:jc w:val="left"/>
              <w:rPr>
                <w:sz w:val="21"/>
              </w:rPr>
            </w:pPr>
            <w:r>
              <w:rPr>
                <w:sz w:val="21"/>
                <w:szCs w:val="21"/>
              </w:rPr>
              <w:t>评价配准精度</w:t>
            </w:r>
          </w:p>
        </w:tc>
      </w:tr>
      <w:tr w14:paraId="2E5DD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34476BF8">
            <w:pPr>
              <w:snapToGrid w:val="0"/>
              <w:spacing w:before="70" w:after="70" w:line="240" w:lineRule="auto"/>
              <w:ind w:firstLine="0"/>
              <w:jc w:val="center"/>
              <w:rPr>
                <w:sz w:val="21"/>
              </w:rPr>
            </w:pPr>
            <w:r>
              <w:rPr>
                <w:sz w:val="21"/>
                <w:szCs w:val="21"/>
              </w:rPr>
              <w:t>23</w:t>
            </w:r>
          </w:p>
        </w:tc>
        <w:tc>
          <w:tcPr>
            <w:tcW w:w="829" w:type="dxa"/>
            <w:vAlign w:val="center"/>
          </w:tcPr>
          <w:p w14:paraId="3305D752">
            <w:pPr>
              <w:snapToGrid w:val="0"/>
              <w:spacing w:before="70" w:after="70" w:line="240" w:lineRule="auto"/>
              <w:ind w:firstLine="0"/>
              <w:jc w:val="center"/>
              <w:rPr>
                <w:sz w:val="21"/>
              </w:rPr>
            </w:pPr>
            <w:r>
              <w:rPr>
                <w:sz w:val="21"/>
                <w:szCs w:val="21"/>
              </w:rPr>
              <w:t>判断</w:t>
            </w:r>
          </w:p>
        </w:tc>
        <w:tc>
          <w:tcPr>
            <w:tcW w:w="3683" w:type="dxa"/>
            <w:vAlign w:val="center"/>
          </w:tcPr>
          <w:p w14:paraId="0222308C">
            <w:pPr>
              <w:snapToGrid w:val="0"/>
              <w:spacing w:before="70" w:after="70" w:line="240" w:lineRule="auto"/>
              <w:ind w:firstLine="0"/>
              <w:jc w:val="left"/>
              <w:rPr>
                <w:sz w:val="21"/>
              </w:rPr>
            </w:pPr>
            <w:r>
              <w:rPr>
                <w:sz w:val="21"/>
                <w:szCs w:val="21"/>
              </w:rPr>
              <w:t>点云密度越高精度必然越高</w:t>
            </w:r>
          </w:p>
        </w:tc>
        <w:tc>
          <w:tcPr>
            <w:tcW w:w="3533" w:type="dxa"/>
            <w:vAlign w:val="center"/>
          </w:tcPr>
          <w:p w14:paraId="74AD1078">
            <w:pPr>
              <w:snapToGrid w:val="0"/>
              <w:spacing w:before="70" w:after="70" w:line="240" w:lineRule="auto"/>
              <w:ind w:firstLine="0"/>
              <w:jc w:val="left"/>
              <w:rPr>
                <w:sz w:val="21"/>
              </w:rPr>
            </w:pPr>
            <w:r>
              <w:rPr>
                <w:sz w:val="21"/>
                <w:szCs w:val="21"/>
              </w:rPr>
              <w:t>错误</w:t>
            </w:r>
          </w:p>
        </w:tc>
      </w:tr>
      <w:tr w14:paraId="04F24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06E6DA0">
            <w:pPr>
              <w:snapToGrid w:val="0"/>
              <w:spacing w:before="70" w:after="70" w:line="240" w:lineRule="auto"/>
              <w:ind w:firstLine="0"/>
              <w:jc w:val="center"/>
              <w:rPr>
                <w:sz w:val="21"/>
              </w:rPr>
            </w:pPr>
            <w:r>
              <w:rPr>
                <w:sz w:val="21"/>
                <w:szCs w:val="21"/>
              </w:rPr>
              <w:t>24</w:t>
            </w:r>
          </w:p>
        </w:tc>
        <w:tc>
          <w:tcPr>
            <w:tcW w:w="829" w:type="dxa"/>
            <w:vAlign w:val="center"/>
          </w:tcPr>
          <w:p w14:paraId="07708612">
            <w:pPr>
              <w:snapToGrid w:val="0"/>
              <w:spacing w:before="70" w:after="70" w:line="240" w:lineRule="auto"/>
              <w:ind w:firstLine="0"/>
              <w:jc w:val="center"/>
              <w:rPr>
                <w:sz w:val="21"/>
              </w:rPr>
            </w:pPr>
            <w:r>
              <w:rPr>
                <w:sz w:val="21"/>
                <w:szCs w:val="21"/>
              </w:rPr>
              <w:t>判断</w:t>
            </w:r>
          </w:p>
        </w:tc>
        <w:tc>
          <w:tcPr>
            <w:tcW w:w="3683" w:type="dxa"/>
            <w:vAlign w:val="center"/>
          </w:tcPr>
          <w:p w14:paraId="02D40615">
            <w:pPr>
              <w:snapToGrid w:val="0"/>
              <w:spacing w:before="70" w:after="70" w:line="240" w:lineRule="auto"/>
              <w:ind w:firstLine="0"/>
              <w:jc w:val="left"/>
              <w:rPr>
                <w:sz w:val="21"/>
              </w:rPr>
            </w:pPr>
            <w:r>
              <w:rPr>
                <w:sz w:val="21"/>
                <w:szCs w:val="21"/>
              </w:rPr>
              <w:t>测量成果须经检核方可提交</w:t>
            </w:r>
          </w:p>
        </w:tc>
        <w:tc>
          <w:tcPr>
            <w:tcW w:w="3533" w:type="dxa"/>
            <w:vAlign w:val="center"/>
          </w:tcPr>
          <w:p w14:paraId="1AFA072F">
            <w:pPr>
              <w:snapToGrid w:val="0"/>
              <w:spacing w:before="70" w:after="70" w:line="240" w:lineRule="auto"/>
              <w:ind w:firstLine="0"/>
              <w:jc w:val="left"/>
              <w:rPr>
                <w:sz w:val="21"/>
              </w:rPr>
            </w:pPr>
            <w:r>
              <w:rPr>
                <w:sz w:val="21"/>
                <w:szCs w:val="21"/>
              </w:rPr>
              <w:t>正确</w:t>
            </w:r>
          </w:p>
        </w:tc>
      </w:tr>
      <w:tr w14:paraId="1701B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DCE90F7">
            <w:pPr>
              <w:snapToGrid w:val="0"/>
              <w:spacing w:before="70" w:after="70" w:line="240" w:lineRule="auto"/>
              <w:ind w:firstLine="0"/>
              <w:jc w:val="center"/>
              <w:rPr>
                <w:sz w:val="21"/>
              </w:rPr>
            </w:pPr>
            <w:r>
              <w:rPr>
                <w:sz w:val="21"/>
                <w:szCs w:val="21"/>
              </w:rPr>
              <w:t>25</w:t>
            </w:r>
          </w:p>
        </w:tc>
        <w:tc>
          <w:tcPr>
            <w:tcW w:w="829" w:type="dxa"/>
            <w:vAlign w:val="center"/>
          </w:tcPr>
          <w:p w14:paraId="589C3FA0">
            <w:pPr>
              <w:snapToGrid w:val="0"/>
              <w:spacing w:before="70" w:after="70" w:line="240" w:lineRule="auto"/>
              <w:ind w:firstLine="0"/>
              <w:jc w:val="center"/>
              <w:rPr>
                <w:sz w:val="21"/>
              </w:rPr>
            </w:pPr>
            <w:r>
              <w:rPr>
                <w:sz w:val="21"/>
                <w:szCs w:val="21"/>
              </w:rPr>
              <w:t>简答</w:t>
            </w:r>
          </w:p>
        </w:tc>
        <w:tc>
          <w:tcPr>
            <w:tcW w:w="3683" w:type="dxa"/>
            <w:vAlign w:val="center"/>
          </w:tcPr>
          <w:p w14:paraId="7D41CC8A">
            <w:pPr>
              <w:snapToGrid w:val="0"/>
              <w:spacing w:before="70" w:after="70" w:line="240" w:lineRule="auto"/>
              <w:ind w:firstLine="0"/>
              <w:jc w:val="left"/>
              <w:rPr>
                <w:sz w:val="21"/>
              </w:rPr>
            </w:pPr>
            <w:r>
              <w:rPr>
                <w:sz w:val="21"/>
                <w:szCs w:val="21"/>
              </w:rPr>
              <w:t>简述</w:t>
            </w:r>
            <w:r>
              <w:rPr>
                <w:rFonts w:hint="eastAsia"/>
                <w:sz w:val="21"/>
                <w:szCs w:val="21"/>
              </w:rPr>
              <w:t>“</w:t>
            </w:r>
            <w:r>
              <w:rPr>
                <w:sz w:val="21"/>
                <w:szCs w:val="21"/>
              </w:rPr>
              <w:t>双尺解耦</w:t>
            </w:r>
            <w:r>
              <w:rPr>
                <w:rFonts w:hint="eastAsia"/>
                <w:sz w:val="21"/>
                <w:szCs w:val="21"/>
              </w:rPr>
              <w:t>”</w:t>
            </w:r>
            <w:r>
              <w:rPr>
                <w:sz w:val="21"/>
                <w:szCs w:val="21"/>
              </w:rPr>
              <w:t>的含义</w:t>
            </w:r>
          </w:p>
        </w:tc>
        <w:tc>
          <w:tcPr>
            <w:tcW w:w="3533" w:type="dxa"/>
            <w:vAlign w:val="center"/>
          </w:tcPr>
          <w:p w14:paraId="6050CE28">
            <w:pPr>
              <w:snapToGrid w:val="0"/>
              <w:spacing w:before="70" w:after="70" w:line="240" w:lineRule="auto"/>
              <w:ind w:firstLine="0"/>
              <w:jc w:val="left"/>
              <w:rPr>
                <w:sz w:val="21"/>
              </w:rPr>
            </w:pPr>
            <w:r>
              <w:rPr>
                <w:sz w:val="21"/>
                <w:szCs w:val="21"/>
              </w:rPr>
              <w:t>整体与局部精度分层设计验证</w:t>
            </w:r>
          </w:p>
        </w:tc>
      </w:tr>
    </w:tbl>
    <w:p w14:paraId="36DBC090">
      <w:pPr>
        <w:spacing w:line="240" w:lineRule="auto"/>
      </w:pPr>
    </w:p>
    <w:p w14:paraId="27772D67">
      <w:pPr>
        <w:pStyle w:val="6"/>
      </w:pPr>
      <w:r>
        <w:rPr>
          <w:szCs w:val="32"/>
        </w:rPr>
        <w:t>2.17.5.3 装备操作与维护（节选 25 题）</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13"/>
        <w:gridCol w:w="828"/>
        <w:gridCol w:w="3417"/>
        <w:gridCol w:w="3842"/>
      </w:tblGrid>
      <w:tr w14:paraId="5E19B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13" w:type="dxa"/>
            <w:shd w:val="clear" w:color="auto" w:fill="E7E6E6"/>
            <w:vAlign w:val="center"/>
          </w:tcPr>
          <w:p w14:paraId="2215A123">
            <w:pPr>
              <w:snapToGrid w:val="0"/>
              <w:spacing w:before="70" w:after="70" w:line="240" w:lineRule="auto"/>
              <w:ind w:firstLine="0"/>
              <w:jc w:val="center"/>
              <w:rPr>
                <w:b/>
                <w:sz w:val="21"/>
              </w:rPr>
            </w:pPr>
            <w:r>
              <w:rPr>
                <w:b/>
                <w:sz w:val="21"/>
                <w:szCs w:val="21"/>
              </w:rPr>
              <w:t>题号</w:t>
            </w:r>
          </w:p>
        </w:tc>
        <w:tc>
          <w:tcPr>
            <w:tcW w:w="828" w:type="dxa"/>
            <w:shd w:val="clear" w:color="auto" w:fill="E7E6E6"/>
            <w:vAlign w:val="center"/>
          </w:tcPr>
          <w:p w14:paraId="32D37197">
            <w:pPr>
              <w:snapToGrid w:val="0"/>
              <w:spacing w:before="70" w:after="70" w:line="240" w:lineRule="auto"/>
              <w:ind w:firstLine="0"/>
              <w:jc w:val="center"/>
              <w:rPr>
                <w:b/>
                <w:sz w:val="21"/>
              </w:rPr>
            </w:pPr>
            <w:r>
              <w:rPr>
                <w:b/>
                <w:sz w:val="21"/>
                <w:szCs w:val="21"/>
              </w:rPr>
              <w:t>题型</w:t>
            </w:r>
          </w:p>
        </w:tc>
        <w:tc>
          <w:tcPr>
            <w:tcW w:w="3417" w:type="dxa"/>
            <w:shd w:val="clear" w:color="auto" w:fill="E7E6E6"/>
            <w:vAlign w:val="center"/>
          </w:tcPr>
          <w:p w14:paraId="74B97855">
            <w:pPr>
              <w:snapToGrid w:val="0"/>
              <w:spacing w:before="70" w:after="70" w:line="240" w:lineRule="auto"/>
              <w:ind w:firstLine="0"/>
              <w:jc w:val="center"/>
              <w:rPr>
                <w:b/>
                <w:sz w:val="21"/>
              </w:rPr>
            </w:pPr>
            <w:r>
              <w:rPr>
                <w:b/>
                <w:sz w:val="21"/>
                <w:szCs w:val="21"/>
              </w:rPr>
              <w:t>题目</w:t>
            </w:r>
          </w:p>
        </w:tc>
        <w:tc>
          <w:tcPr>
            <w:tcW w:w="3842" w:type="dxa"/>
            <w:shd w:val="clear" w:color="auto" w:fill="E7E6E6"/>
            <w:vAlign w:val="center"/>
          </w:tcPr>
          <w:p w14:paraId="0A4A43DA">
            <w:pPr>
              <w:snapToGrid w:val="0"/>
              <w:spacing w:before="70" w:after="70" w:line="240" w:lineRule="auto"/>
              <w:ind w:firstLine="0"/>
              <w:jc w:val="center"/>
              <w:rPr>
                <w:b/>
                <w:sz w:val="21"/>
              </w:rPr>
            </w:pPr>
            <w:r>
              <w:rPr>
                <w:b/>
                <w:sz w:val="21"/>
                <w:szCs w:val="21"/>
              </w:rPr>
              <w:t>答案要点</w:t>
            </w:r>
          </w:p>
        </w:tc>
      </w:tr>
      <w:tr w14:paraId="35E10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1B6C9862">
            <w:pPr>
              <w:snapToGrid w:val="0"/>
              <w:spacing w:before="70" w:after="70" w:line="240" w:lineRule="auto"/>
              <w:ind w:firstLine="0"/>
              <w:jc w:val="center"/>
              <w:rPr>
                <w:sz w:val="21"/>
              </w:rPr>
            </w:pPr>
            <w:r>
              <w:rPr>
                <w:sz w:val="21"/>
                <w:szCs w:val="21"/>
              </w:rPr>
              <w:t>26</w:t>
            </w:r>
          </w:p>
        </w:tc>
        <w:tc>
          <w:tcPr>
            <w:tcW w:w="828" w:type="dxa"/>
            <w:vAlign w:val="center"/>
          </w:tcPr>
          <w:p w14:paraId="301EA844">
            <w:pPr>
              <w:snapToGrid w:val="0"/>
              <w:spacing w:before="70" w:after="70" w:line="240" w:lineRule="auto"/>
              <w:ind w:firstLine="0"/>
              <w:jc w:val="center"/>
              <w:rPr>
                <w:sz w:val="21"/>
              </w:rPr>
            </w:pPr>
            <w:r>
              <w:rPr>
                <w:sz w:val="21"/>
                <w:szCs w:val="21"/>
              </w:rPr>
              <w:t>单选</w:t>
            </w:r>
          </w:p>
        </w:tc>
        <w:tc>
          <w:tcPr>
            <w:tcW w:w="3417" w:type="dxa"/>
            <w:vAlign w:val="center"/>
          </w:tcPr>
          <w:p w14:paraId="232A092E">
            <w:pPr>
              <w:snapToGrid w:val="0"/>
              <w:spacing w:before="70" w:after="70" w:line="240" w:lineRule="auto"/>
              <w:ind w:firstLine="0"/>
              <w:jc w:val="left"/>
              <w:rPr>
                <w:sz w:val="21"/>
              </w:rPr>
            </w:pPr>
            <w:r>
              <w:rPr>
                <w:sz w:val="21"/>
                <w:szCs w:val="21"/>
              </w:rPr>
              <w:t>快换接口重复定位精度要求为</w:t>
            </w:r>
          </w:p>
        </w:tc>
        <w:tc>
          <w:tcPr>
            <w:tcW w:w="3842" w:type="dxa"/>
            <w:vAlign w:val="center"/>
          </w:tcPr>
          <w:p w14:paraId="1EAEE056">
            <w:pPr>
              <w:snapToGrid w:val="0"/>
              <w:spacing w:before="70" w:after="70" w:line="240" w:lineRule="auto"/>
              <w:ind w:firstLine="0"/>
              <w:jc w:val="left"/>
              <w:rPr>
                <w:sz w:val="21"/>
              </w:rPr>
            </w:pPr>
            <w:r>
              <w:rPr>
                <w:sz w:val="21"/>
                <w:szCs w:val="21"/>
              </w:rPr>
              <w:t>≤0.05 mm</w:t>
            </w:r>
          </w:p>
        </w:tc>
      </w:tr>
      <w:tr w14:paraId="19F52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14CA06F9">
            <w:pPr>
              <w:snapToGrid w:val="0"/>
              <w:spacing w:before="70" w:after="70" w:line="240" w:lineRule="auto"/>
              <w:ind w:firstLine="0"/>
              <w:jc w:val="center"/>
              <w:rPr>
                <w:sz w:val="21"/>
              </w:rPr>
            </w:pPr>
            <w:r>
              <w:rPr>
                <w:sz w:val="21"/>
                <w:szCs w:val="21"/>
              </w:rPr>
              <w:t>27</w:t>
            </w:r>
          </w:p>
        </w:tc>
        <w:tc>
          <w:tcPr>
            <w:tcW w:w="828" w:type="dxa"/>
            <w:vAlign w:val="center"/>
          </w:tcPr>
          <w:p w14:paraId="257A360E">
            <w:pPr>
              <w:snapToGrid w:val="0"/>
              <w:spacing w:before="70" w:after="70" w:line="240" w:lineRule="auto"/>
              <w:ind w:firstLine="0"/>
              <w:jc w:val="center"/>
              <w:rPr>
                <w:sz w:val="21"/>
              </w:rPr>
            </w:pPr>
            <w:r>
              <w:rPr>
                <w:sz w:val="21"/>
                <w:szCs w:val="21"/>
              </w:rPr>
              <w:t>单选</w:t>
            </w:r>
          </w:p>
        </w:tc>
        <w:tc>
          <w:tcPr>
            <w:tcW w:w="3417" w:type="dxa"/>
            <w:vAlign w:val="center"/>
          </w:tcPr>
          <w:p w14:paraId="5C788862">
            <w:pPr>
              <w:snapToGrid w:val="0"/>
              <w:spacing w:before="70" w:after="70" w:line="240" w:lineRule="auto"/>
              <w:ind w:firstLine="0"/>
              <w:jc w:val="left"/>
              <w:rPr>
                <w:sz w:val="21"/>
              </w:rPr>
            </w:pPr>
            <w:r>
              <w:rPr>
                <w:sz w:val="21"/>
                <w:szCs w:val="21"/>
              </w:rPr>
              <w:t>相机防护罩的主要作用是</w:t>
            </w:r>
          </w:p>
        </w:tc>
        <w:tc>
          <w:tcPr>
            <w:tcW w:w="3842" w:type="dxa"/>
            <w:vAlign w:val="center"/>
          </w:tcPr>
          <w:p w14:paraId="1714F484">
            <w:pPr>
              <w:snapToGrid w:val="0"/>
              <w:spacing w:before="70" w:after="70" w:line="240" w:lineRule="auto"/>
              <w:ind w:firstLine="0"/>
              <w:jc w:val="left"/>
              <w:rPr>
                <w:sz w:val="21"/>
              </w:rPr>
            </w:pPr>
            <w:r>
              <w:rPr>
                <w:sz w:val="21"/>
                <w:szCs w:val="21"/>
              </w:rPr>
              <w:t>防尘防水防结露</w:t>
            </w:r>
          </w:p>
        </w:tc>
      </w:tr>
      <w:tr w14:paraId="115B7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6D1C811C">
            <w:pPr>
              <w:snapToGrid w:val="0"/>
              <w:spacing w:before="70" w:after="70" w:line="240" w:lineRule="auto"/>
              <w:ind w:firstLine="0"/>
              <w:jc w:val="center"/>
              <w:rPr>
                <w:sz w:val="21"/>
              </w:rPr>
            </w:pPr>
            <w:r>
              <w:rPr>
                <w:sz w:val="21"/>
                <w:szCs w:val="21"/>
              </w:rPr>
              <w:t>28</w:t>
            </w:r>
          </w:p>
        </w:tc>
        <w:tc>
          <w:tcPr>
            <w:tcW w:w="828" w:type="dxa"/>
            <w:vAlign w:val="center"/>
          </w:tcPr>
          <w:p w14:paraId="7992131E">
            <w:pPr>
              <w:snapToGrid w:val="0"/>
              <w:spacing w:before="70" w:after="70" w:line="240" w:lineRule="auto"/>
              <w:ind w:firstLine="0"/>
              <w:jc w:val="center"/>
              <w:rPr>
                <w:sz w:val="21"/>
              </w:rPr>
            </w:pPr>
            <w:r>
              <w:rPr>
                <w:sz w:val="21"/>
                <w:szCs w:val="21"/>
              </w:rPr>
              <w:t>单选</w:t>
            </w:r>
          </w:p>
        </w:tc>
        <w:tc>
          <w:tcPr>
            <w:tcW w:w="3417" w:type="dxa"/>
            <w:vAlign w:val="center"/>
          </w:tcPr>
          <w:p w14:paraId="73F46127">
            <w:pPr>
              <w:snapToGrid w:val="0"/>
              <w:spacing w:before="70" w:after="70" w:line="240" w:lineRule="auto"/>
              <w:ind w:firstLine="0"/>
              <w:jc w:val="left"/>
              <w:rPr>
                <w:sz w:val="21"/>
              </w:rPr>
            </w:pPr>
            <w:r>
              <w:rPr>
                <w:sz w:val="21"/>
                <w:szCs w:val="21"/>
              </w:rPr>
              <w:t>光源与相机同步采用</w:t>
            </w:r>
          </w:p>
        </w:tc>
        <w:tc>
          <w:tcPr>
            <w:tcW w:w="3842" w:type="dxa"/>
            <w:vAlign w:val="center"/>
          </w:tcPr>
          <w:p w14:paraId="01400DBB">
            <w:pPr>
              <w:snapToGrid w:val="0"/>
              <w:spacing w:before="70" w:after="70" w:line="240" w:lineRule="auto"/>
              <w:ind w:firstLine="0"/>
              <w:jc w:val="left"/>
              <w:rPr>
                <w:sz w:val="21"/>
              </w:rPr>
            </w:pPr>
            <w:r>
              <w:rPr>
                <w:sz w:val="21"/>
                <w:szCs w:val="21"/>
              </w:rPr>
              <w:t>硬件触发</w:t>
            </w:r>
          </w:p>
        </w:tc>
      </w:tr>
      <w:tr w14:paraId="489AB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7DC2267C">
            <w:pPr>
              <w:snapToGrid w:val="0"/>
              <w:spacing w:before="70" w:after="70" w:line="240" w:lineRule="auto"/>
              <w:ind w:firstLine="0"/>
              <w:jc w:val="center"/>
              <w:rPr>
                <w:sz w:val="21"/>
              </w:rPr>
            </w:pPr>
            <w:r>
              <w:rPr>
                <w:sz w:val="21"/>
                <w:szCs w:val="21"/>
              </w:rPr>
              <w:t>29</w:t>
            </w:r>
          </w:p>
        </w:tc>
        <w:tc>
          <w:tcPr>
            <w:tcW w:w="828" w:type="dxa"/>
            <w:vAlign w:val="center"/>
          </w:tcPr>
          <w:p w14:paraId="1C4B5F2B">
            <w:pPr>
              <w:snapToGrid w:val="0"/>
              <w:spacing w:before="70" w:after="70" w:line="240" w:lineRule="auto"/>
              <w:ind w:firstLine="0"/>
              <w:jc w:val="center"/>
              <w:rPr>
                <w:sz w:val="21"/>
              </w:rPr>
            </w:pPr>
            <w:r>
              <w:rPr>
                <w:sz w:val="21"/>
                <w:szCs w:val="21"/>
              </w:rPr>
              <w:t>单选</w:t>
            </w:r>
          </w:p>
        </w:tc>
        <w:tc>
          <w:tcPr>
            <w:tcW w:w="3417" w:type="dxa"/>
            <w:vAlign w:val="center"/>
          </w:tcPr>
          <w:p w14:paraId="128EB716">
            <w:pPr>
              <w:snapToGrid w:val="0"/>
              <w:spacing w:before="70" w:after="70" w:line="240" w:lineRule="auto"/>
              <w:ind w:firstLine="0"/>
              <w:jc w:val="left"/>
              <w:rPr>
                <w:sz w:val="21"/>
              </w:rPr>
            </w:pPr>
            <w:r>
              <w:rPr>
                <w:sz w:val="21"/>
                <w:szCs w:val="21"/>
              </w:rPr>
              <w:t>履带式 AGV 的转向实现方式</w:t>
            </w:r>
          </w:p>
        </w:tc>
        <w:tc>
          <w:tcPr>
            <w:tcW w:w="3842" w:type="dxa"/>
            <w:vAlign w:val="center"/>
          </w:tcPr>
          <w:p w14:paraId="08127EE4">
            <w:pPr>
              <w:snapToGrid w:val="0"/>
              <w:spacing w:before="70" w:after="70" w:line="240" w:lineRule="auto"/>
              <w:ind w:firstLine="0"/>
              <w:jc w:val="left"/>
              <w:rPr>
                <w:sz w:val="21"/>
              </w:rPr>
            </w:pPr>
            <w:r>
              <w:rPr>
                <w:sz w:val="21"/>
                <w:szCs w:val="21"/>
              </w:rPr>
              <w:t>左右履带差速</w:t>
            </w:r>
          </w:p>
        </w:tc>
      </w:tr>
      <w:tr w14:paraId="05893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7283B4A4">
            <w:pPr>
              <w:snapToGrid w:val="0"/>
              <w:spacing w:before="70" w:after="70" w:line="240" w:lineRule="auto"/>
              <w:ind w:firstLine="0"/>
              <w:jc w:val="center"/>
              <w:rPr>
                <w:sz w:val="21"/>
              </w:rPr>
            </w:pPr>
            <w:r>
              <w:rPr>
                <w:sz w:val="21"/>
                <w:szCs w:val="21"/>
              </w:rPr>
              <w:t>30</w:t>
            </w:r>
          </w:p>
        </w:tc>
        <w:tc>
          <w:tcPr>
            <w:tcW w:w="828" w:type="dxa"/>
            <w:vAlign w:val="center"/>
          </w:tcPr>
          <w:p w14:paraId="41B5DBE8">
            <w:pPr>
              <w:snapToGrid w:val="0"/>
              <w:spacing w:before="70" w:after="70" w:line="240" w:lineRule="auto"/>
              <w:ind w:firstLine="0"/>
              <w:jc w:val="center"/>
              <w:rPr>
                <w:sz w:val="21"/>
              </w:rPr>
            </w:pPr>
            <w:r>
              <w:rPr>
                <w:sz w:val="21"/>
                <w:szCs w:val="21"/>
              </w:rPr>
              <w:t>单选</w:t>
            </w:r>
          </w:p>
        </w:tc>
        <w:tc>
          <w:tcPr>
            <w:tcW w:w="3417" w:type="dxa"/>
            <w:vAlign w:val="center"/>
          </w:tcPr>
          <w:p w14:paraId="78C23582">
            <w:pPr>
              <w:snapToGrid w:val="0"/>
              <w:spacing w:before="70" w:after="70" w:line="240" w:lineRule="auto"/>
              <w:ind w:firstLine="0"/>
              <w:jc w:val="left"/>
              <w:rPr>
                <w:sz w:val="21"/>
              </w:rPr>
            </w:pPr>
            <w:r>
              <w:rPr>
                <w:sz w:val="21"/>
                <w:szCs w:val="21"/>
              </w:rPr>
              <w:t>履带在湿滑坡道的主要风险</w:t>
            </w:r>
          </w:p>
        </w:tc>
        <w:tc>
          <w:tcPr>
            <w:tcW w:w="3842" w:type="dxa"/>
            <w:vAlign w:val="center"/>
          </w:tcPr>
          <w:p w14:paraId="4D8BC173">
            <w:pPr>
              <w:snapToGrid w:val="0"/>
              <w:spacing w:before="70" w:after="70" w:line="240" w:lineRule="auto"/>
              <w:ind w:firstLine="0"/>
              <w:jc w:val="left"/>
              <w:rPr>
                <w:sz w:val="21"/>
              </w:rPr>
            </w:pPr>
            <w:r>
              <w:rPr>
                <w:sz w:val="21"/>
                <w:szCs w:val="21"/>
              </w:rPr>
              <w:t>横向滑移</w:t>
            </w:r>
          </w:p>
        </w:tc>
      </w:tr>
      <w:tr w14:paraId="0A390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7B2E2BA7">
            <w:pPr>
              <w:snapToGrid w:val="0"/>
              <w:spacing w:before="70" w:after="70" w:line="240" w:lineRule="auto"/>
              <w:ind w:firstLine="0"/>
              <w:jc w:val="center"/>
              <w:rPr>
                <w:sz w:val="21"/>
              </w:rPr>
            </w:pPr>
            <w:r>
              <w:rPr>
                <w:sz w:val="21"/>
                <w:szCs w:val="21"/>
              </w:rPr>
              <w:t>31</w:t>
            </w:r>
          </w:p>
        </w:tc>
        <w:tc>
          <w:tcPr>
            <w:tcW w:w="828" w:type="dxa"/>
            <w:vAlign w:val="center"/>
          </w:tcPr>
          <w:p w14:paraId="354DAB1E">
            <w:pPr>
              <w:snapToGrid w:val="0"/>
              <w:spacing w:before="70" w:after="70" w:line="240" w:lineRule="auto"/>
              <w:ind w:firstLine="0"/>
              <w:jc w:val="center"/>
              <w:rPr>
                <w:sz w:val="21"/>
              </w:rPr>
            </w:pPr>
            <w:r>
              <w:rPr>
                <w:sz w:val="21"/>
                <w:szCs w:val="21"/>
              </w:rPr>
              <w:t>单选</w:t>
            </w:r>
          </w:p>
        </w:tc>
        <w:tc>
          <w:tcPr>
            <w:tcW w:w="3417" w:type="dxa"/>
            <w:vAlign w:val="center"/>
          </w:tcPr>
          <w:p w14:paraId="7FAA64B4">
            <w:pPr>
              <w:snapToGrid w:val="0"/>
              <w:spacing w:before="70" w:after="70" w:line="240" w:lineRule="auto"/>
              <w:ind w:firstLine="0"/>
              <w:jc w:val="left"/>
              <w:rPr>
                <w:sz w:val="21"/>
              </w:rPr>
            </w:pPr>
            <w:r>
              <w:rPr>
                <w:sz w:val="21"/>
                <w:szCs w:val="21"/>
              </w:rPr>
              <w:t>电池容量衰减超过多少应更换</w:t>
            </w:r>
          </w:p>
        </w:tc>
        <w:tc>
          <w:tcPr>
            <w:tcW w:w="3842" w:type="dxa"/>
            <w:vAlign w:val="center"/>
          </w:tcPr>
          <w:p w14:paraId="46E6402E">
            <w:pPr>
              <w:snapToGrid w:val="0"/>
              <w:spacing w:before="70" w:after="70" w:line="240" w:lineRule="auto"/>
              <w:ind w:firstLine="0"/>
              <w:jc w:val="left"/>
              <w:rPr>
                <w:sz w:val="21"/>
              </w:rPr>
            </w:pPr>
            <w:r>
              <w:rPr>
                <w:sz w:val="21"/>
                <w:szCs w:val="21"/>
              </w:rPr>
              <w:t>20%</w:t>
            </w:r>
          </w:p>
        </w:tc>
      </w:tr>
      <w:tr w14:paraId="17D1C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491CA6CA">
            <w:pPr>
              <w:snapToGrid w:val="0"/>
              <w:spacing w:before="70" w:after="70" w:line="240" w:lineRule="auto"/>
              <w:ind w:firstLine="0"/>
              <w:jc w:val="center"/>
              <w:rPr>
                <w:sz w:val="21"/>
              </w:rPr>
            </w:pPr>
            <w:r>
              <w:rPr>
                <w:sz w:val="21"/>
                <w:szCs w:val="21"/>
              </w:rPr>
              <w:t>32</w:t>
            </w:r>
          </w:p>
        </w:tc>
        <w:tc>
          <w:tcPr>
            <w:tcW w:w="828" w:type="dxa"/>
            <w:vAlign w:val="center"/>
          </w:tcPr>
          <w:p w14:paraId="6B376B45">
            <w:pPr>
              <w:snapToGrid w:val="0"/>
              <w:spacing w:before="70" w:after="70" w:line="240" w:lineRule="auto"/>
              <w:ind w:firstLine="0"/>
              <w:jc w:val="center"/>
              <w:rPr>
                <w:sz w:val="21"/>
              </w:rPr>
            </w:pPr>
            <w:r>
              <w:rPr>
                <w:sz w:val="21"/>
                <w:szCs w:val="21"/>
              </w:rPr>
              <w:t>单选</w:t>
            </w:r>
          </w:p>
        </w:tc>
        <w:tc>
          <w:tcPr>
            <w:tcW w:w="3417" w:type="dxa"/>
            <w:vAlign w:val="center"/>
          </w:tcPr>
          <w:p w14:paraId="481B38BE">
            <w:pPr>
              <w:snapToGrid w:val="0"/>
              <w:spacing w:before="70" w:after="70" w:line="240" w:lineRule="auto"/>
              <w:ind w:firstLine="0"/>
              <w:jc w:val="left"/>
              <w:rPr>
                <w:sz w:val="21"/>
              </w:rPr>
            </w:pPr>
            <w:r>
              <w:rPr>
                <w:sz w:val="21"/>
                <w:szCs w:val="21"/>
              </w:rPr>
              <w:t>惯性测量单元用于</w:t>
            </w:r>
          </w:p>
        </w:tc>
        <w:tc>
          <w:tcPr>
            <w:tcW w:w="3842" w:type="dxa"/>
            <w:vAlign w:val="center"/>
          </w:tcPr>
          <w:p w14:paraId="575CA278">
            <w:pPr>
              <w:snapToGrid w:val="0"/>
              <w:spacing w:before="70" w:after="70" w:line="240" w:lineRule="auto"/>
              <w:ind w:firstLine="0"/>
              <w:jc w:val="left"/>
              <w:rPr>
                <w:sz w:val="21"/>
              </w:rPr>
            </w:pPr>
            <w:r>
              <w:rPr>
                <w:sz w:val="21"/>
                <w:szCs w:val="21"/>
              </w:rPr>
              <w:t>运动补偿与位姿推算</w:t>
            </w:r>
          </w:p>
        </w:tc>
      </w:tr>
      <w:tr w14:paraId="06703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64D089A3">
            <w:pPr>
              <w:snapToGrid w:val="0"/>
              <w:spacing w:before="70" w:after="70" w:line="240" w:lineRule="auto"/>
              <w:ind w:firstLine="0"/>
              <w:jc w:val="center"/>
              <w:rPr>
                <w:sz w:val="21"/>
              </w:rPr>
            </w:pPr>
            <w:r>
              <w:rPr>
                <w:sz w:val="21"/>
                <w:szCs w:val="21"/>
              </w:rPr>
              <w:t>33</w:t>
            </w:r>
          </w:p>
        </w:tc>
        <w:tc>
          <w:tcPr>
            <w:tcW w:w="828" w:type="dxa"/>
            <w:vAlign w:val="center"/>
          </w:tcPr>
          <w:p w14:paraId="2F3D2335">
            <w:pPr>
              <w:snapToGrid w:val="0"/>
              <w:spacing w:before="70" w:after="70" w:line="240" w:lineRule="auto"/>
              <w:ind w:firstLine="0"/>
              <w:jc w:val="center"/>
              <w:rPr>
                <w:sz w:val="21"/>
              </w:rPr>
            </w:pPr>
            <w:r>
              <w:rPr>
                <w:sz w:val="21"/>
                <w:szCs w:val="21"/>
              </w:rPr>
              <w:t>单选</w:t>
            </w:r>
          </w:p>
        </w:tc>
        <w:tc>
          <w:tcPr>
            <w:tcW w:w="3417" w:type="dxa"/>
            <w:vAlign w:val="center"/>
          </w:tcPr>
          <w:p w14:paraId="577C7ECC">
            <w:pPr>
              <w:snapToGrid w:val="0"/>
              <w:spacing w:before="70" w:after="70" w:line="240" w:lineRule="auto"/>
              <w:ind w:firstLine="0"/>
              <w:jc w:val="left"/>
              <w:rPr>
                <w:sz w:val="21"/>
              </w:rPr>
            </w:pPr>
            <w:r>
              <w:rPr>
                <w:sz w:val="21"/>
                <w:szCs w:val="21"/>
              </w:rPr>
              <w:t>设备防坠器的作用是</w:t>
            </w:r>
          </w:p>
        </w:tc>
        <w:tc>
          <w:tcPr>
            <w:tcW w:w="3842" w:type="dxa"/>
            <w:vAlign w:val="center"/>
          </w:tcPr>
          <w:p w14:paraId="5E192A14">
            <w:pPr>
              <w:snapToGrid w:val="0"/>
              <w:spacing w:before="70" w:after="70" w:line="240" w:lineRule="auto"/>
              <w:ind w:firstLine="0"/>
              <w:jc w:val="left"/>
              <w:rPr>
                <w:sz w:val="21"/>
              </w:rPr>
            </w:pPr>
            <w:r>
              <w:rPr>
                <w:sz w:val="21"/>
                <w:szCs w:val="21"/>
              </w:rPr>
              <w:t>防止设备坠落</w:t>
            </w:r>
          </w:p>
        </w:tc>
      </w:tr>
      <w:tr w14:paraId="709A8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19E8BD26">
            <w:pPr>
              <w:snapToGrid w:val="0"/>
              <w:spacing w:before="70" w:after="70" w:line="240" w:lineRule="auto"/>
              <w:ind w:firstLine="0"/>
              <w:jc w:val="center"/>
              <w:rPr>
                <w:sz w:val="21"/>
              </w:rPr>
            </w:pPr>
            <w:r>
              <w:rPr>
                <w:sz w:val="21"/>
                <w:szCs w:val="21"/>
              </w:rPr>
              <w:t>34</w:t>
            </w:r>
          </w:p>
        </w:tc>
        <w:tc>
          <w:tcPr>
            <w:tcW w:w="828" w:type="dxa"/>
            <w:vAlign w:val="center"/>
          </w:tcPr>
          <w:p w14:paraId="10AD280F">
            <w:pPr>
              <w:snapToGrid w:val="0"/>
              <w:spacing w:before="70" w:after="70" w:line="240" w:lineRule="auto"/>
              <w:ind w:firstLine="0"/>
              <w:jc w:val="center"/>
              <w:rPr>
                <w:sz w:val="21"/>
              </w:rPr>
            </w:pPr>
            <w:r>
              <w:rPr>
                <w:sz w:val="21"/>
                <w:szCs w:val="21"/>
              </w:rPr>
              <w:t>单选</w:t>
            </w:r>
          </w:p>
        </w:tc>
        <w:tc>
          <w:tcPr>
            <w:tcW w:w="3417" w:type="dxa"/>
            <w:vAlign w:val="center"/>
          </w:tcPr>
          <w:p w14:paraId="5DE68557">
            <w:pPr>
              <w:snapToGrid w:val="0"/>
              <w:spacing w:before="70" w:after="70" w:line="240" w:lineRule="auto"/>
              <w:ind w:firstLine="0"/>
              <w:jc w:val="left"/>
              <w:rPr>
                <w:sz w:val="21"/>
              </w:rPr>
            </w:pPr>
            <w:r>
              <w:rPr>
                <w:sz w:val="21"/>
                <w:szCs w:val="21"/>
              </w:rPr>
              <w:t>转场后首次使用应做</w:t>
            </w:r>
          </w:p>
        </w:tc>
        <w:tc>
          <w:tcPr>
            <w:tcW w:w="3842" w:type="dxa"/>
            <w:vAlign w:val="center"/>
          </w:tcPr>
          <w:p w14:paraId="6F9635CA">
            <w:pPr>
              <w:snapToGrid w:val="0"/>
              <w:spacing w:before="70" w:after="70" w:line="240" w:lineRule="auto"/>
              <w:ind w:firstLine="0"/>
              <w:jc w:val="left"/>
              <w:rPr>
                <w:sz w:val="21"/>
              </w:rPr>
            </w:pPr>
            <w:r>
              <w:rPr>
                <w:sz w:val="21"/>
                <w:szCs w:val="21"/>
              </w:rPr>
              <w:t>到达检与标准尺校核</w:t>
            </w:r>
          </w:p>
        </w:tc>
      </w:tr>
      <w:tr w14:paraId="4C5D0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737D5669">
            <w:pPr>
              <w:snapToGrid w:val="0"/>
              <w:spacing w:before="70" w:after="70" w:line="240" w:lineRule="auto"/>
              <w:ind w:firstLine="0"/>
              <w:jc w:val="center"/>
              <w:rPr>
                <w:sz w:val="21"/>
              </w:rPr>
            </w:pPr>
            <w:r>
              <w:rPr>
                <w:sz w:val="21"/>
                <w:szCs w:val="21"/>
              </w:rPr>
              <w:t>35</w:t>
            </w:r>
          </w:p>
        </w:tc>
        <w:tc>
          <w:tcPr>
            <w:tcW w:w="828" w:type="dxa"/>
            <w:vAlign w:val="center"/>
          </w:tcPr>
          <w:p w14:paraId="2A68F58E">
            <w:pPr>
              <w:snapToGrid w:val="0"/>
              <w:spacing w:before="70" w:after="70" w:line="240" w:lineRule="auto"/>
              <w:ind w:firstLine="0"/>
              <w:jc w:val="center"/>
              <w:rPr>
                <w:sz w:val="21"/>
              </w:rPr>
            </w:pPr>
            <w:r>
              <w:rPr>
                <w:sz w:val="21"/>
                <w:szCs w:val="21"/>
              </w:rPr>
              <w:t>单选</w:t>
            </w:r>
          </w:p>
        </w:tc>
        <w:tc>
          <w:tcPr>
            <w:tcW w:w="3417" w:type="dxa"/>
            <w:vAlign w:val="center"/>
          </w:tcPr>
          <w:p w14:paraId="17A1025C">
            <w:pPr>
              <w:snapToGrid w:val="0"/>
              <w:spacing w:before="70" w:after="70" w:line="240" w:lineRule="auto"/>
              <w:ind w:firstLine="0"/>
              <w:jc w:val="left"/>
              <w:rPr>
                <w:sz w:val="21"/>
              </w:rPr>
            </w:pPr>
            <w:r>
              <w:rPr>
                <w:sz w:val="21"/>
                <w:szCs w:val="21"/>
              </w:rPr>
              <w:t>镜头清洁应使用</w:t>
            </w:r>
          </w:p>
        </w:tc>
        <w:tc>
          <w:tcPr>
            <w:tcW w:w="3842" w:type="dxa"/>
            <w:vAlign w:val="center"/>
          </w:tcPr>
          <w:p w14:paraId="16E438A0">
            <w:pPr>
              <w:snapToGrid w:val="0"/>
              <w:spacing w:before="70" w:after="70" w:line="240" w:lineRule="auto"/>
              <w:ind w:firstLine="0"/>
              <w:jc w:val="left"/>
              <w:rPr>
                <w:sz w:val="21"/>
              </w:rPr>
            </w:pPr>
            <w:r>
              <w:rPr>
                <w:sz w:val="21"/>
                <w:szCs w:val="21"/>
              </w:rPr>
              <w:t>无水乙醇与无尘布</w:t>
            </w:r>
          </w:p>
        </w:tc>
      </w:tr>
      <w:tr w14:paraId="31128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2778F8F2">
            <w:pPr>
              <w:snapToGrid w:val="0"/>
              <w:spacing w:before="70" w:after="70" w:line="240" w:lineRule="auto"/>
              <w:ind w:firstLine="0"/>
              <w:jc w:val="center"/>
              <w:rPr>
                <w:sz w:val="21"/>
              </w:rPr>
            </w:pPr>
            <w:r>
              <w:rPr>
                <w:sz w:val="21"/>
                <w:szCs w:val="21"/>
              </w:rPr>
              <w:t>36</w:t>
            </w:r>
          </w:p>
        </w:tc>
        <w:tc>
          <w:tcPr>
            <w:tcW w:w="828" w:type="dxa"/>
            <w:vAlign w:val="center"/>
          </w:tcPr>
          <w:p w14:paraId="66F332C1">
            <w:pPr>
              <w:snapToGrid w:val="0"/>
              <w:spacing w:before="70" w:after="70" w:line="240" w:lineRule="auto"/>
              <w:ind w:firstLine="0"/>
              <w:jc w:val="center"/>
              <w:rPr>
                <w:sz w:val="21"/>
              </w:rPr>
            </w:pPr>
            <w:r>
              <w:rPr>
                <w:sz w:val="21"/>
                <w:szCs w:val="21"/>
              </w:rPr>
              <w:t>判断</w:t>
            </w:r>
          </w:p>
        </w:tc>
        <w:tc>
          <w:tcPr>
            <w:tcW w:w="3417" w:type="dxa"/>
            <w:vAlign w:val="center"/>
          </w:tcPr>
          <w:p w14:paraId="1AEF03F6">
            <w:pPr>
              <w:snapToGrid w:val="0"/>
              <w:spacing w:before="70" w:after="70" w:line="240" w:lineRule="auto"/>
              <w:ind w:firstLine="0"/>
              <w:jc w:val="left"/>
              <w:rPr>
                <w:sz w:val="21"/>
              </w:rPr>
            </w:pPr>
            <w:r>
              <w:rPr>
                <w:sz w:val="21"/>
                <w:szCs w:val="21"/>
              </w:rPr>
              <w:t>快换接口换装后完全不需要校核</w:t>
            </w:r>
          </w:p>
        </w:tc>
        <w:tc>
          <w:tcPr>
            <w:tcW w:w="3842" w:type="dxa"/>
            <w:vAlign w:val="center"/>
          </w:tcPr>
          <w:p w14:paraId="5E77B2C8">
            <w:pPr>
              <w:snapToGrid w:val="0"/>
              <w:spacing w:before="70" w:after="70" w:line="240" w:lineRule="auto"/>
              <w:ind w:firstLine="0"/>
              <w:jc w:val="left"/>
              <w:rPr>
                <w:sz w:val="21"/>
              </w:rPr>
            </w:pPr>
            <w:r>
              <w:rPr>
                <w:sz w:val="21"/>
                <w:szCs w:val="21"/>
              </w:rPr>
              <w:t>错误</w:t>
            </w:r>
          </w:p>
        </w:tc>
      </w:tr>
      <w:tr w14:paraId="22EF9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2F023181">
            <w:pPr>
              <w:snapToGrid w:val="0"/>
              <w:spacing w:before="70" w:after="70" w:line="240" w:lineRule="auto"/>
              <w:ind w:firstLine="0"/>
              <w:jc w:val="center"/>
              <w:rPr>
                <w:sz w:val="21"/>
              </w:rPr>
            </w:pPr>
            <w:r>
              <w:rPr>
                <w:sz w:val="21"/>
                <w:szCs w:val="21"/>
              </w:rPr>
              <w:t>37</w:t>
            </w:r>
          </w:p>
        </w:tc>
        <w:tc>
          <w:tcPr>
            <w:tcW w:w="828" w:type="dxa"/>
            <w:vAlign w:val="center"/>
          </w:tcPr>
          <w:p w14:paraId="0232006D">
            <w:pPr>
              <w:snapToGrid w:val="0"/>
              <w:spacing w:before="70" w:after="70" w:line="240" w:lineRule="auto"/>
              <w:ind w:firstLine="0"/>
              <w:jc w:val="center"/>
              <w:rPr>
                <w:sz w:val="21"/>
              </w:rPr>
            </w:pPr>
            <w:r>
              <w:rPr>
                <w:sz w:val="21"/>
                <w:szCs w:val="21"/>
              </w:rPr>
              <w:t>判断</w:t>
            </w:r>
          </w:p>
        </w:tc>
        <w:tc>
          <w:tcPr>
            <w:tcW w:w="3417" w:type="dxa"/>
            <w:vAlign w:val="center"/>
          </w:tcPr>
          <w:p w14:paraId="534711EA">
            <w:pPr>
              <w:snapToGrid w:val="0"/>
              <w:spacing w:before="70" w:after="70" w:line="240" w:lineRule="auto"/>
              <w:ind w:firstLine="0"/>
              <w:jc w:val="left"/>
              <w:rPr>
                <w:sz w:val="21"/>
              </w:rPr>
            </w:pPr>
            <w:r>
              <w:rPr>
                <w:sz w:val="21"/>
                <w:szCs w:val="21"/>
              </w:rPr>
              <w:t>结露可通过加热环抑制</w:t>
            </w:r>
          </w:p>
        </w:tc>
        <w:tc>
          <w:tcPr>
            <w:tcW w:w="3842" w:type="dxa"/>
            <w:vAlign w:val="center"/>
          </w:tcPr>
          <w:p w14:paraId="68872050">
            <w:pPr>
              <w:snapToGrid w:val="0"/>
              <w:spacing w:before="70" w:after="70" w:line="240" w:lineRule="auto"/>
              <w:ind w:firstLine="0"/>
              <w:jc w:val="left"/>
              <w:rPr>
                <w:sz w:val="21"/>
              </w:rPr>
            </w:pPr>
            <w:r>
              <w:rPr>
                <w:sz w:val="21"/>
                <w:szCs w:val="21"/>
              </w:rPr>
              <w:t>正确</w:t>
            </w:r>
          </w:p>
        </w:tc>
      </w:tr>
      <w:tr w14:paraId="1AEF9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5CEFB131">
            <w:pPr>
              <w:snapToGrid w:val="0"/>
              <w:spacing w:before="70" w:after="70" w:line="240" w:lineRule="auto"/>
              <w:ind w:firstLine="0"/>
              <w:jc w:val="center"/>
              <w:rPr>
                <w:sz w:val="21"/>
              </w:rPr>
            </w:pPr>
            <w:r>
              <w:rPr>
                <w:sz w:val="21"/>
                <w:szCs w:val="21"/>
              </w:rPr>
              <w:t>38</w:t>
            </w:r>
          </w:p>
        </w:tc>
        <w:tc>
          <w:tcPr>
            <w:tcW w:w="828" w:type="dxa"/>
            <w:vAlign w:val="center"/>
          </w:tcPr>
          <w:p w14:paraId="726D9E2F">
            <w:pPr>
              <w:snapToGrid w:val="0"/>
              <w:spacing w:before="70" w:after="70" w:line="240" w:lineRule="auto"/>
              <w:ind w:firstLine="0"/>
              <w:jc w:val="center"/>
              <w:rPr>
                <w:sz w:val="21"/>
              </w:rPr>
            </w:pPr>
            <w:r>
              <w:rPr>
                <w:sz w:val="21"/>
                <w:szCs w:val="21"/>
              </w:rPr>
              <w:t>判断</w:t>
            </w:r>
          </w:p>
        </w:tc>
        <w:tc>
          <w:tcPr>
            <w:tcW w:w="3417" w:type="dxa"/>
            <w:vAlign w:val="center"/>
          </w:tcPr>
          <w:p w14:paraId="725A54CD">
            <w:pPr>
              <w:snapToGrid w:val="0"/>
              <w:spacing w:before="70" w:after="70" w:line="240" w:lineRule="auto"/>
              <w:ind w:firstLine="0"/>
              <w:jc w:val="left"/>
              <w:rPr>
                <w:sz w:val="21"/>
              </w:rPr>
            </w:pPr>
            <w:r>
              <w:rPr>
                <w:sz w:val="21"/>
                <w:szCs w:val="21"/>
              </w:rPr>
              <w:t>载具可在无人监护下自主作业</w:t>
            </w:r>
          </w:p>
        </w:tc>
        <w:tc>
          <w:tcPr>
            <w:tcW w:w="3842" w:type="dxa"/>
            <w:vAlign w:val="center"/>
          </w:tcPr>
          <w:p w14:paraId="0E7433B0">
            <w:pPr>
              <w:snapToGrid w:val="0"/>
              <w:spacing w:before="70" w:after="70" w:line="240" w:lineRule="auto"/>
              <w:ind w:firstLine="0"/>
              <w:jc w:val="left"/>
              <w:rPr>
                <w:sz w:val="21"/>
              </w:rPr>
            </w:pPr>
            <w:r>
              <w:rPr>
                <w:sz w:val="21"/>
                <w:szCs w:val="21"/>
              </w:rPr>
              <w:t>错误</w:t>
            </w:r>
          </w:p>
        </w:tc>
      </w:tr>
      <w:tr w14:paraId="6D4FF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74F826B2">
            <w:pPr>
              <w:snapToGrid w:val="0"/>
              <w:spacing w:before="70" w:after="70" w:line="240" w:lineRule="auto"/>
              <w:ind w:firstLine="0"/>
              <w:jc w:val="center"/>
              <w:rPr>
                <w:sz w:val="21"/>
              </w:rPr>
            </w:pPr>
            <w:r>
              <w:rPr>
                <w:sz w:val="21"/>
                <w:szCs w:val="21"/>
              </w:rPr>
              <w:t>39</w:t>
            </w:r>
          </w:p>
        </w:tc>
        <w:tc>
          <w:tcPr>
            <w:tcW w:w="828" w:type="dxa"/>
            <w:vAlign w:val="center"/>
          </w:tcPr>
          <w:p w14:paraId="6EF16489">
            <w:pPr>
              <w:snapToGrid w:val="0"/>
              <w:spacing w:before="70" w:after="70" w:line="240" w:lineRule="auto"/>
              <w:ind w:firstLine="0"/>
              <w:jc w:val="center"/>
              <w:rPr>
                <w:sz w:val="21"/>
              </w:rPr>
            </w:pPr>
            <w:r>
              <w:rPr>
                <w:sz w:val="21"/>
                <w:szCs w:val="21"/>
              </w:rPr>
              <w:t>判断</w:t>
            </w:r>
          </w:p>
        </w:tc>
        <w:tc>
          <w:tcPr>
            <w:tcW w:w="3417" w:type="dxa"/>
            <w:vAlign w:val="center"/>
          </w:tcPr>
          <w:p w14:paraId="3DAACEEF">
            <w:pPr>
              <w:snapToGrid w:val="0"/>
              <w:spacing w:before="70" w:after="70" w:line="240" w:lineRule="auto"/>
              <w:ind w:firstLine="0"/>
              <w:jc w:val="left"/>
              <w:rPr>
                <w:sz w:val="21"/>
              </w:rPr>
            </w:pPr>
            <w:r>
              <w:rPr>
                <w:sz w:val="21"/>
                <w:szCs w:val="21"/>
              </w:rPr>
              <w:t>备件储备应按定额执行</w:t>
            </w:r>
          </w:p>
        </w:tc>
        <w:tc>
          <w:tcPr>
            <w:tcW w:w="3842" w:type="dxa"/>
            <w:vAlign w:val="center"/>
          </w:tcPr>
          <w:p w14:paraId="5CD187B4">
            <w:pPr>
              <w:snapToGrid w:val="0"/>
              <w:spacing w:before="70" w:after="70" w:line="240" w:lineRule="auto"/>
              <w:ind w:firstLine="0"/>
              <w:jc w:val="left"/>
              <w:rPr>
                <w:sz w:val="21"/>
              </w:rPr>
            </w:pPr>
            <w:r>
              <w:rPr>
                <w:sz w:val="21"/>
                <w:szCs w:val="21"/>
              </w:rPr>
              <w:t>正确</w:t>
            </w:r>
          </w:p>
        </w:tc>
      </w:tr>
      <w:tr w14:paraId="7A0F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3100F613">
            <w:pPr>
              <w:snapToGrid w:val="0"/>
              <w:spacing w:before="70" w:after="70" w:line="240" w:lineRule="auto"/>
              <w:ind w:firstLine="0"/>
              <w:jc w:val="center"/>
              <w:rPr>
                <w:sz w:val="21"/>
              </w:rPr>
            </w:pPr>
            <w:r>
              <w:rPr>
                <w:sz w:val="21"/>
                <w:szCs w:val="21"/>
              </w:rPr>
              <w:t>40</w:t>
            </w:r>
          </w:p>
        </w:tc>
        <w:tc>
          <w:tcPr>
            <w:tcW w:w="828" w:type="dxa"/>
            <w:vAlign w:val="center"/>
          </w:tcPr>
          <w:p w14:paraId="0CED020F">
            <w:pPr>
              <w:snapToGrid w:val="0"/>
              <w:spacing w:before="70" w:after="70" w:line="240" w:lineRule="auto"/>
              <w:ind w:firstLine="0"/>
              <w:jc w:val="center"/>
              <w:rPr>
                <w:sz w:val="21"/>
              </w:rPr>
            </w:pPr>
            <w:r>
              <w:rPr>
                <w:sz w:val="21"/>
                <w:szCs w:val="21"/>
              </w:rPr>
              <w:t>判断</w:t>
            </w:r>
          </w:p>
        </w:tc>
        <w:tc>
          <w:tcPr>
            <w:tcW w:w="3417" w:type="dxa"/>
            <w:vAlign w:val="center"/>
          </w:tcPr>
          <w:p w14:paraId="7B74B40A">
            <w:pPr>
              <w:snapToGrid w:val="0"/>
              <w:spacing w:before="70" w:after="70" w:line="240" w:lineRule="auto"/>
              <w:ind w:firstLine="0"/>
              <w:jc w:val="left"/>
              <w:rPr>
                <w:sz w:val="21"/>
              </w:rPr>
            </w:pPr>
            <w:r>
              <w:rPr>
                <w:sz w:val="21"/>
                <w:szCs w:val="21"/>
              </w:rPr>
              <w:t>设备检定过期仍可短期使用</w:t>
            </w:r>
          </w:p>
        </w:tc>
        <w:tc>
          <w:tcPr>
            <w:tcW w:w="3842" w:type="dxa"/>
            <w:vAlign w:val="center"/>
          </w:tcPr>
          <w:p w14:paraId="472BE57C">
            <w:pPr>
              <w:snapToGrid w:val="0"/>
              <w:spacing w:before="70" w:after="70" w:line="240" w:lineRule="auto"/>
              <w:ind w:firstLine="0"/>
              <w:jc w:val="left"/>
              <w:rPr>
                <w:sz w:val="21"/>
              </w:rPr>
            </w:pPr>
            <w:r>
              <w:rPr>
                <w:sz w:val="21"/>
                <w:szCs w:val="21"/>
              </w:rPr>
              <w:t>错误</w:t>
            </w:r>
          </w:p>
        </w:tc>
      </w:tr>
      <w:tr w14:paraId="0A96E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4339675D">
            <w:pPr>
              <w:snapToGrid w:val="0"/>
              <w:spacing w:before="70" w:after="70" w:line="240" w:lineRule="auto"/>
              <w:ind w:firstLine="0"/>
              <w:jc w:val="center"/>
              <w:rPr>
                <w:sz w:val="21"/>
              </w:rPr>
            </w:pPr>
            <w:r>
              <w:rPr>
                <w:sz w:val="21"/>
                <w:szCs w:val="21"/>
              </w:rPr>
              <w:t>41</w:t>
            </w:r>
          </w:p>
        </w:tc>
        <w:tc>
          <w:tcPr>
            <w:tcW w:w="828" w:type="dxa"/>
            <w:vAlign w:val="center"/>
          </w:tcPr>
          <w:p w14:paraId="0C3F2D23">
            <w:pPr>
              <w:snapToGrid w:val="0"/>
              <w:spacing w:before="70" w:after="70" w:line="240" w:lineRule="auto"/>
              <w:ind w:firstLine="0"/>
              <w:jc w:val="center"/>
              <w:rPr>
                <w:sz w:val="21"/>
              </w:rPr>
            </w:pPr>
            <w:r>
              <w:rPr>
                <w:sz w:val="21"/>
                <w:szCs w:val="21"/>
              </w:rPr>
              <w:t>简答</w:t>
            </w:r>
          </w:p>
        </w:tc>
        <w:tc>
          <w:tcPr>
            <w:tcW w:w="3417" w:type="dxa"/>
            <w:vAlign w:val="center"/>
          </w:tcPr>
          <w:p w14:paraId="6EB33CBA">
            <w:pPr>
              <w:snapToGrid w:val="0"/>
              <w:spacing w:before="70" w:after="70" w:line="240" w:lineRule="auto"/>
              <w:ind w:firstLine="0"/>
              <w:jc w:val="left"/>
              <w:rPr>
                <w:sz w:val="21"/>
              </w:rPr>
            </w:pPr>
            <w:r>
              <w:rPr>
                <w:sz w:val="21"/>
                <w:szCs w:val="21"/>
              </w:rPr>
              <w:t>简述相机标定的操作步骤</w:t>
            </w:r>
          </w:p>
        </w:tc>
        <w:tc>
          <w:tcPr>
            <w:tcW w:w="3842" w:type="dxa"/>
            <w:vAlign w:val="center"/>
          </w:tcPr>
          <w:p w14:paraId="6D2DA16E">
            <w:pPr>
              <w:snapToGrid w:val="0"/>
              <w:spacing w:before="70" w:after="70" w:line="240" w:lineRule="auto"/>
              <w:ind w:firstLine="0"/>
              <w:jc w:val="left"/>
              <w:rPr>
                <w:sz w:val="21"/>
              </w:rPr>
            </w:pPr>
            <w:r>
              <w:rPr>
                <w:sz w:val="21"/>
                <w:szCs w:val="21"/>
              </w:rPr>
              <w:t>布置校验板、多姿态拍摄、解算、校核</w:t>
            </w:r>
          </w:p>
        </w:tc>
      </w:tr>
      <w:tr w14:paraId="6C8F3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5B49645E">
            <w:pPr>
              <w:snapToGrid w:val="0"/>
              <w:spacing w:before="70" w:after="70" w:line="240" w:lineRule="auto"/>
              <w:ind w:firstLine="0"/>
              <w:jc w:val="center"/>
              <w:rPr>
                <w:sz w:val="21"/>
              </w:rPr>
            </w:pPr>
            <w:r>
              <w:rPr>
                <w:sz w:val="21"/>
                <w:szCs w:val="21"/>
              </w:rPr>
              <w:t>42</w:t>
            </w:r>
          </w:p>
        </w:tc>
        <w:tc>
          <w:tcPr>
            <w:tcW w:w="828" w:type="dxa"/>
            <w:vAlign w:val="center"/>
          </w:tcPr>
          <w:p w14:paraId="299C5440">
            <w:pPr>
              <w:snapToGrid w:val="0"/>
              <w:spacing w:before="70" w:after="70" w:line="240" w:lineRule="auto"/>
              <w:ind w:firstLine="0"/>
              <w:jc w:val="center"/>
              <w:rPr>
                <w:sz w:val="21"/>
              </w:rPr>
            </w:pPr>
            <w:r>
              <w:rPr>
                <w:sz w:val="21"/>
                <w:szCs w:val="21"/>
              </w:rPr>
              <w:t>简答</w:t>
            </w:r>
          </w:p>
        </w:tc>
        <w:tc>
          <w:tcPr>
            <w:tcW w:w="3417" w:type="dxa"/>
            <w:vAlign w:val="center"/>
          </w:tcPr>
          <w:p w14:paraId="6D58D684">
            <w:pPr>
              <w:snapToGrid w:val="0"/>
              <w:spacing w:before="70" w:after="70" w:line="240" w:lineRule="auto"/>
              <w:ind w:firstLine="0"/>
              <w:jc w:val="left"/>
              <w:rPr>
                <w:sz w:val="21"/>
              </w:rPr>
            </w:pPr>
            <w:r>
              <w:rPr>
                <w:sz w:val="21"/>
                <w:szCs w:val="21"/>
              </w:rPr>
              <w:t>简述设备日常保养内容</w:t>
            </w:r>
          </w:p>
        </w:tc>
        <w:tc>
          <w:tcPr>
            <w:tcW w:w="3842" w:type="dxa"/>
            <w:vAlign w:val="center"/>
          </w:tcPr>
          <w:p w14:paraId="042A79CC">
            <w:pPr>
              <w:snapToGrid w:val="0"/>
              <w:spacing w:before="70" w:after="70" w:line="240" w:lineRule="auto"/>
              <w:ind w:firstLine="0"/>
              <w:jc w:val="left"/>
              <w:rPr>
                <w:sz w:val="21"/>
              </w:rPr>
            </w:pPr>
            <w:r>
              <w:rPr>
                <w:sz w:val="21"/>
                <w:szCs w:val="21"/>
              </w:rPr>
              <w:t>清洁、检查紧固、电池维护、功能测试</w:t>
            </w:r>
          </w:p>
        </w:tc>
      </w:tr>
      <w:tr w14:paraId="76C7E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4CBEEA10">
            <w:pPr>
              <w:snapToGrid w:val="0"/>
              <w:spacing w:before="70" w:after="70" w:line="240" w:lineRule="auto"/>
              <w:ind w:firstLine="0"/>
              <w:jc w:val="center"/>
              <w:rPr>
                <w:sz w:val="21"/>
              </w:rPr>
            </w:pPr>
            <w:r>
              <w:rPr>
                <w:sz w:val="21"/>
                <w:szCs w:val="21"/>
              </w:rPr>
              <w:t>43</w:t>
            </w:r>
          </w:p>
        </w:tc>
        <w:tc>
          <w:tcPr>
            <w:tcW w:w="828" w:type="dxa"/>
            <w:vAlign w:val="center"/>
          </w:tcPr>
          <w:p w14:paraId="53263CDB">
            <w:pPr>
              <w:snapToGrid w:val="0"/>
              <w:spacing w:before="70" w:after="70" w:line="240" w:lineRule="auto"/>
              <w:ind w:firstLine="0"/>
              <w:jc w:val="center"/>
              <w:rPr>
                <w:sz w:val="21"/>
              </w:rPr>
            </w:pPr>
            <w:r>
              <w:rPr>
                <w:sz w:val="21"/>
                <w:szCs w:val="21"/>
              </w:rPr>
              <w:t>简答</w:t>
            </w:r>
          </w:p>
        </w:tc>
        <w:tc>
          <w:tcPr>
            <w:tcW w:w="3417" w:type="dxa"/>
            <w:vAlign w:val="center"/>
          </w:tcPr>
          <w:p w14:paraId="7CF97D9D">
            <w:pPr>
              <w:snapToGrid w:val="0"/>
              <w:spacing w:before="70" w:after="70" w:line="240" w:lineRule="auto"/>
              <w:ind w:firstLine="0"/>
              <w:jc w:val="left"/>
              <w:rPr>
                <w:sz w:val="21"/>
              </w:rPr>
            </w:pPr>
            <w:r>
              <w:rPr>
                <w:sz w:val="21"/>
                <w:szCs w:val="21"/>
              </w:rPr>
              <w:t>简述载具标定的目的</w:t>
            </w:r>
          </w:p>
        </w:tc>
        <w:tc>
          <w:tcPr>
            <w:tcW w:w="3842" w:type="dxa"/>
            <w:vAlign w:val="center"/>
          </w:tcPr>
          <w:p w14:paraId="0A54EAFF">
            <w:pPr>
              <w:snapToGrid w:val="0"/>
              <w:spacing w:before="70" w:after="70" w:line="240" w:lineRule="auto"/>
              <w:ind w:firstLine="0"/>
              <w:jc w:val="left"/>
              <w:rPr>
                <w:sz w:val="21"/>
              </w:rPr>
            </w:pPr>
            <w:r>
              <w:rPr>
                <w:sz w:val="21"/>
                <w:szCs w:val="21"/>
              </w:rPr>
              <w:t>建立相机与载具坐标系关系</w:t>
            </w:r>
          </w:p>
        </w:tc>
      </w:tr>
      <w:tr w14:paraId="2C013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6F27214A">
            <w:pPr>
              <w:snapToGrid w:val="0"/>
              <w:spacing w:before="70" w:after="70" w:line="240" w:lineRule="auto"/>
              <w:ind w:firstLine="0"/>
              <w:jc w:val="center"/>
              <w:rPr>
                <w:sz w:val="21"/>
              </w:rPr>
            </w:pPr>
            <w:r>
              <w:rPr>
                <w:sz w:val="21"/>
                <w:szCs w:val="21"/>
              </w:rPr>
              <w:t>44</w:t>
            </w:r>
          </w:p>
        </w:tc>
        <w:tc>
          <w:tcPr>
            <w:tcW w:w="828" w:type="dxa"/>
            <w:vAlign w:val="center"/>
          </w:tcPr>
          <w:p w14:paraId="4B35107D">
            <w:pPr>
              <w:snapToGrid w:val="0"/>
              <w:spacing w:before="70" w:after="70" w:line="240" w:lineRule="auto"/>
              <w:ind w:firstLine="0"/>
              <w:jc w:val="center"/>
              <w:rPr>
                <w:sz w:val="21"/>
              </w:rPr>
            </w:pPr>
            <w:r>
              <w:rPr>
                <w:sz w:val="21"/>
                <w:szCs w:val="21"/>
              </w:rPr>
              <w:t>简答</w:t>
            </w:r>
          </w:p>
        </w:tc>
        <w:tc>
          <w:tcPr>
            <w:tcW w:w="3417" w:type="dxa"/>
            <w:vAlign w:val="center"/>
          </w:tcPr>
          <w:p w14:paraId="4DC667F2">
            <w:pPr>
              <w:snapToGrid w:val="0"/>
              <w:spacing w:before="70" w:after="70" w:line="240" w:lineRule="auto"/>
              <w:ind w:firstLine="0"/>
              <w:jc w:val="left"/>
              <w:rPr>
                <w:sz w:val="21"/>
              </w:rPr>
            </w:pPr>
            <w:r>
              <w:rPr>
                <w:sz w:val="21"/>
                <w:szCs w:val="21"/>
              </w:rPr>
              <w:t>简述防坠系统检查要点</w:t>
            </w:r>
          </w:p>
        </w:tc>
        <w:tc>
          <w:tcPr>
            <w:tcW w:w="3842" w:type="dxa"/>
            <w:vAlign w:val="center"/>
          </w:tcPr>
          <w:p w14:paraId="4F8E9544">
            <w:pPr>
              <w:snapToGrid w:val="0"/>
              <w:spacing w:before="70" w:after="70" w:line="240" w:lineRule="auto"/>
              <w:ind w:firstLine="0"/>
              <w:jc w:val="left"/>
              <w:rPr>
                <w:sz w:val="21"/>
              </w:rPr>
            </w:pPr>
            <w:r>
              <w:rPr>
                <w:sz w:val="21"/>
                <w:szCs w:val="21"/>
              </w:rPr>
              <w:t>挂点、绳索、锁扣、额定载荷</w:t>
            </w:r>
          </w:p>
        </w:tc>
      </w:tr>
      <w:tr w14:paraId="62A98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44A27D26">
            <w:pPr>
              <w:snapToGrid w:val="0"/>
              <w:spacing w:before="70" w:after="70" w:line="240" w:lineRule="auto"/>
              <w:ind w:firstLine="0"/>
              <w:jc w:val="center"/>
              <w:rPr>
                <w:sz w:val="21"/>
              </w:rPr>
            </w:pPr>
            <w:r>
              <w:rPr>
                <w:sz w:val="21"/>
                <w:szCs w:val="21"/>
              </w:rPr>
              <w:t>45</w:t>
            </w:r>
          </w:p>
        </w:tc>
        <w:tc>
          <w:tcPr>
            <w:tcW w:w="828" w:type="dxa"/>
            <w:vAlign w:val="center"/>
          </w:tcPr>
          <w:p w14:paraId="28A8013C">
            <w:pPr>
              <w:snapToGrid w:val="0"/>
              <w:spacing w:before="70" w:after="70" w:line="240" w:lineRule="auto"/>
              <w:ind w:firstLine="0"/>
              <w:jc w:val="center"/>
              <w:rPr>
                <w:sz w:val="21"/>
              </w:rPr>
            </w:pPr>
            <w:r>
              <w:rPr>
                <w:sz w:val="21"/>
                <w:szCs w:val="21"/>
              </w:rPr>
              <w:t>简答</w:t>
            </w:r>
          </w:p>
        </w:tc>
        <w:tc>
          <w:tcPr>
            <w:tcW w:w="3417" w:type="dxa"/>
            <w:vAlign w:val="center"/>
          </w:tcPr>
          <w:p w14:paraId="504419E3">
            <w:pPr>
              <w:snapToGrid w:val="0"/>
              <w:spacing w:before="70" w:after="70" w:line="240" w:lineRule="auto"/>
              <w:ind w:firstLine="0"/>
              <w:jc w:val="left"/>
              <w:rPr>
                <w:sz w:val="21"/>
              </w:rPr>
            </w:pPr>
            <w:r>
              <w:rPr>
                <w:sz w:val="21"/>
                <w:szCs w:val="21"/>
              </w:rPr>
              <w:t>简述设备故障上报流程</w:t>
            </w:r>
          </w:p>
        </w:tc>
        <w:tc>
          <w:tcPr>
            <w:tcW w:w="3842" w:type="dxa"/>
            <w:vAlign w:val="center"/>
          </w:tcPr>
          <w:p w14:paraId="5FA1F10E">
            <w:pPr>
              <w:snapToGrid w:val="0"/>
              <w:spacing w:before="70" w:after="70" w:line="240" w:lineRule="auto"/>
              <w:ind w:firstLine="0"/>
              <w:jc w:val="left"/>
              <w:rPr>
                <w:sz w:val="21"/>
              </w:rPr>
            </w:pPr>
            <w:r>
              <w:rPr>
                <w:sz w:val="21"/>
                <w:szCs w:val="21"/>
              </w:rPr>
              <w:t>停机、标识、上报、维修、复校</w:t>
            </w:r>
          </w:p>
        </w:tc>
      </w:tr>
      <w:tr w14:paraId="3B6AA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1D8EC266">
            <w:pPr>
              <w:snapToGrid w:val="0"/>
              <w:spacing w:before="70" w:after="70" w:line="240" w:lineRule="auto"/>
              <w:ind w:firstLine="0"/>
              <w:jc w:val="center"/>
              <w:rPr>
                <w:sz w:val="21"/>
              </w:rPr>
            </w:pPr>
            <w:r>
              <w:rPr>
                <w:sz w:val="21"/>
                <w:szCs w:val="21"/>
              </w:rPr>
              <w:t>46</w:t>
            </w:r>
          </w:p>
        </w:tc>
        <w:tc>
          <w:tcPr>
            <w:tcW w:w="828" w:type="dxa"/>
            <w:vAlign w:val="center"/>
          </w:tcPr>
          <w:p w14:paraId="08C4860B">
            <w:pPr>
              <w:snapToGrid w:val="0"/>
              <w:spacing w:before="70" w:after="70" w:line="240" w:lineRule="auto"/>
              <w:ind w:firstLine="0"/>
              <w:jc w:val="center"/>
              <w:rPr>
                <w:sz w:val="21"/>
              </w:rPr>
            </w:pPr>
            <w:r>
              <w:rPr>
                <w:sz w:val="21"/>
                <w:szCs w:val="21"/>
              </w:rPr>
              <w:t>单选</w:t>
            </w:r>
          </w:p>
        </w:tc>
        <w:tc>
          <w:tcPr>
            <w:tcW w:w="3417" w:type="dxa"/>
            <w:vAlign w:val="center"/>
          </w:tcPr>
          <w:p w14:paraId="7657164E">
            <w:pPr>
              <w:snapToGrid w:val="0"/>
              <w:spacing w:before="70" w:after="70" w:line="240" w:lineRule="auto"/>
              <w:ind w:firstLine="0"/>
              <w:jc w:val="left"/>
              <w:rPr>
                <w:sz w:val="21"/>
              </w:rPr>
            </w:pPr>
            <w:r>
              <w:rPr>
                <w:sz w:val="21"/>
                <w:szCs w:val="21"/>
              </w:rPr>
              <w:t>现场供电应采用</w:t>
            </w:r>
          </w:p>
        </w:tc>
        <w:tc>
          <w:tcPr>
            <w:tcW w:w="3842" w:type="dxa"/>
            <w:vAlign w:val="center"/>
          </w:tcPr>
          <w:p w14:paraId="05FFA507">
            <w:pPr>
              <w:snapToGrid w:val="0"/>
              <w:spacing w:before="70" w:after="70" w:line="240" w:lineRule="auto"/>
              <w:ind w:firstLine="0"/>
              <w:jc w:val="left"/>
              <w:rPr>
                <w:sz w:val="21"/>
              </w:rPr>
            </w:pPr>
            <w:r>
              <w:rPr>
                <w:sz w:val="21"/>
                <w:szCs w:val="21"/>
              </w:rPr>
              <w:t>一机一闸一漏保</w:t>
            </w:r>
          </w:p>
        </w:tc>
      </w:tr>
      <w:tr w14:paraId="1601E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0577F11D">
            <w:pPr>
              <w:snapToGrid w:val="0"/>
              <w:spacing w:before="70" w:after="70" w:line="240" w:lineRule="auto"/>
              <w:ind w:firstLine="0"/>
              <w:jc w:val="center"/>
              <w:rPr>
                <w:sz w:val="21"/>
              </w:rPr>
            </w:pPr>
            <w:r>
              <w:rPr>
                <w:sz w:val="21"/>
                <w:szCs w:val="21"/>
              </w:rPr>
              <w:t>47</w:t>
            </w:r>
          </w:p>
        </w:tc>
        <w:tc>
          <w:tcPr>
            <w:tcW w:w="828" w:type="dxa"/>
            <w:vAlign w:val="center"/>
          </w:tcPr>
          <w:p w14:paraId="6569AA8B">
            <w:pPr>
              <w:snapToGrid w:val="0"/>
              <w:spacing w:before="70" w:after="70" w:line="240" w:lineRule="auto"/>
              <w:ind w:firstLine="0"/>
              <w:jc w:val="center"/>
              <w:rPr>
                <w:sz w:val="21"/>
              </w:rPr>
            </w:pPr>
            <w:r>
              <w:rPr>
                <w:sz w:val="21"/>
                <w:szCs w:val="21"/>
              </w:rPr>
              <w:t>单选</w:t>
            </w:r>
          </w:p>
        </w:tc>
        <w:tc>
          <w:tcPr>
            <w:tcW w:w="3417" w:type="dxa"/>
            <w:vAlign w:val="center"/>
          </w:tcPr>
          <w:p w14:paraId="21C07B80">
            <w:pPr>
              <w:snapToGrid w:val="0"/>
              <w:spacing w:before="70" w:after="70" w:line="240" w:lineRule="auto"/>
              <w:ind w:firstLine="0"/>
              <w:jc w:val="left"/>
              <w:rPr>
                <w:sz w:val="21"/>
              </w:rPr>
            </w:pPr>
            <w:r>
              <w:rPr>
                <w:sz w:val="21"/>
                <w:szCs w:val="21"/>
              </w:rPr>
              <w:t>接地电阻一般要求不大于</w:t>
            </w:r>
          </w:p>
        </w:tc>
        <w:tc>
          <w:tcPr>
            <w:tcW w:w="3842" w:type="dxa"/>
            <w:vAlign w:val="center"/>
          </w:tcPr>
          <w:p w14:paraId="704EB1A4">
            <w:pPr>
              <w:snapToGrid w:val="0"/>
              <w:spacing w:before="70" w:after="70" w:line="240" w:lineRule="auto"/>
              <w:ind w:firstLine="0"/>
              <w:jc w:val="left"/>
              <w:rPr>
                <w:sz w:val="21"/>
              </w:rPr>
            </w:pPr>
            <w:r>
              <w:rPr>
                <w:sz w:val="21"/>
                <w:szCs w:val="21"/>
              </w:rPr>
              <w:t>4 Ω</w:t>
            </w:r>
          </w:p>
        </w:tc>
      </w:tr>
      <w:tr w14:paraId="2FC54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60FF4BA4">
            <w:pPr>
              <w:snapToGrid w:val="0"/>
              <w:spacing w:before="70" w:after="70" w:line="240" w:lineRule="auto"/>
              <w:ind w:firstLine="0"/>
              <w:jc w:val="center"/>
              <w:rPr>
                <w:sz w:val="21"/>
              </w:rPr>
            </w:pPr>
            <w:r>
              <w:rPr>
                <w:sz w:val="21"/>
                <w:szCs w:val="21"/>
              </w:rPr>
              <w:t>48</w:t>
            </w:r>
          </w:p>
        </w:tc>
        <w:tc>
          <w:tcPr>
            <w:tcW w:w="828" w:type="dxa"/>
            <w:vAlign w:val="center"/>
          </w:tcPr>
          <w:p w14:paraId="3D05B8A2">
            <w:pPr>
              <w:snapToGrid w:val="0"/>
              <w:spacing w:before="70" w:after="70" w:line="240" w:lineRule="auto"/>
              <w:ind w:firstLine="0"/>
              <w:jc w:val="center"/>
              <w:rPr>
                <w:sz w:val="21"/>
              </w:rPr>
            </w:pPr>
            <w:r>
              <w:rPr>
                <w:sz w:val="21"/>
                <w:szCs w:val="21"/>
              </w:rPr>
              <w:t>判断</w:t>
            </w:r>
          </w:p>
        </w:tc>
        <w:tc>
          <w:tcPr>
            <w:tcW w:w="3417" w:type="dxa"/>
            <w:vAlign w:val="center"/>
          </w:tcPr>
          <w:p w14:paraId="1F88E177">
            <w:pPr>
              <w:snapToGrid w:val="0"/>
              <w:spacing w:before="70" w:after="70" w:line="240" w:lineRule="auto"/>
              <w:ind w:firstLine="0"/>
              <w:jc w:val="left"/>
              <w:rPr>
                <w:sz w:val="21"/>
              </w:rPr>
            </w:pPr>
            <w:r>
              <w:rPr>
                <w:sz w:val="21"/>
                <w:szCs w:val="21"/>
              </w:rPr>
              <w:t>电池鼓胀可继续使用</w:t>
            </w:r>
          </w:p>
        </w:tc>
        <w:tc>
          <w:tcPr>
            <w:tcW w:w="3842" w:type="dxa"/>
            <w:vAlign w:val="center"/>
          </w:tcPr>
          <w:p w14:paraId="613E5810">
            <w:pPr>
              <w:snapToGrid w:val="0"/>
              <w:spacing w:before="70" w:after="70" w:line="240" w:lineRule="auto"/>
              <w:ind w:firstLine="0"/>
              <w:jc w:val="left"/>
              <w:rPr>
                <w:sz w:val="21"/>
              </w:rPr>
            </w:pPr>
            <w:r>
              <w:rPr>
                <w:sz w:val="21"/>
                <w:szCs w:val="21"/>
              </w:rPr>
              <w:t>错误</w:t>
            </w:r>
          </w:p>
        </w:tc>
      </w:tr>
      <w:tr w14:paraId="016FC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3D9E4033">
            <w:pPr>
              <w:snapToGrid w:val="0"/>
              <w:spacing w:before="70" w:after="70" w:line="240" w:lineRule="auto"/>
              <w:ind w:firstLine="0"/>
              <w:jc w:val="center"/>
              <w:rPr>
                <w:sz w:val="21"/>
              </w:rPr>
            </w:pPr>
            <w:r>
              <w:rPr>
                <w:sz w:val="21"/>
                <w:szCs w:val="21"/>
              </w:rPr>
              <w:t>49</w:t>
            </w:r>
          </w:p>
        </w:tc>
        <w:tc>
          <w:tcPr>
            <w:tcW w:w="828" w:type="dxa"/>
            <w:vAlign w:val="center"/>
          </w:tcPr>
          <w:p w14:paraId="7B11C1CF">
            <w:pPr>
              <w:snapToGrid w:val="0"/>
              <w:spacing w:before="70" w:after="70" w:line="240" w:lineRule="auto"/>
              <w:ind w:firstLine="0"/>
              <w:jc w:val="center"/>
              <w:rPr>
                <w:sz w:val="21"/>
              </w:rPr>
            </w:pPr>
            <w:r>
              <w:rPr>
                <w:sz w:val="21"/>
                <w:szCs w:val="21"/>
              </w:rPr>
              <w:t>判断</w:t>
            </w:r>
          </w:p>
        </w:tc>
        <w:tc>
          <w:tcPr>
            <w:tcW w:w="3417" w:type="dxa"/>
            <w:vAlign w:val="center"/>
          </w:tcPr>
          <w:p w14:paraId="734527DE">
            <w:pPr>
              <w:snapToGrid w:val="0"/>
              <w:spacing w:before="70" w:after="70" w:line="240" w:lineRule="auto"/>
              <w:ind w:firstLine="0"/>
              <w:jc w:val="left"/>
              <w:rPr>
                <w:sz w:val="21"/>
              </w:rPr>
            </w:pPr>
            <w:r>
              <w:rPr>
                <w:sz w:val="21"/>
                <w:szCs w:val="21"/>
              </w:rPr>
              <w:t>线缆可任意拖拽通过作业面</w:t>
            </w:r>
          </w:p>
        </w:tc>
        <w:tc>
          <w:tcPr>
            <w:tcW w:w="3842" w:type="dxa"/>
            <w:vAlign w:val="center"/>
          </w:tcPr>
          <w:p w14:paraId="3F1771A6">
            <w:pPr>
              <w:snapToGrid w:val="0"/>
              <w:spacing w:before="70" w:after="70" w:line="240" w:lineRule="auto"/>
              <w:ind w:firstLine="0"/>
              <w:jc w:val="left"/>
              <w:rPr>
                <w:sz w:val="21"/>
              </w:rPr>
            </w:pPr>
            <w:r>
              <w:rPr>
                <w:sz w:val="21"/>
                <w:szCs w:val="21"/>
              </w:rPr>
              <w:t>错误</w:t>
            </w:r>
          </w:p>
        </w:tc>
      </w:tr>
      <w:tr w14:paraId="6EADA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13" w:type="dxa"/>
            <w:vAlign w:val="center"/>
          </w:tcPr>
          <w:p w14:paraId="39121E49">
            <w:pPr>
              <w:snapToGrid w:val="0"/>
              <w:spacing w:before="70" w:after="70" w:line="240" w:lineRule="auto"/>
              <w:ind w:firstLine="0"/>
              <w:jc w:val="center"/>
              <w:rPr>
                <w:sz w:val="21"/>
              </w:rPr>
            </w:pPr>
            <w:r>
              <w:rPr>
                <w:sz w:val="21"/>
                <w:szCs w:val="21"/>
              </w:rPr>
              <w:t>50</w:t>
            </w:r>
          </w:p>
        </w:tc>
        <w:tc>
          <w:tcPr>
            <w:tcW w:w="828" w:type="dxa"/>
            <w:vAlign w:val="center"/>
          </w:tcPr>
          <w:p w14:paraId="0720A99F">
            <w:pPr>
              <w:snapToGrid w:val="0"/>
              <w:spacing w:before="70" w:after="70" w:line="240" w:lineRule="auto"/>
              <w:ind w:firstLine="0"/>
              <w:jc w:val="center"/>
              <w:rPr>
                <w:sz w:val="21"/>
              </w:rPr>
            </w:pPr>
            <w:r>
              <w:rPr>
                <w:sz w:val="21"/>
                <w:szCs w:val="21"/>
              </w:rPr>
              <w:t>简答</w:t>
            </w:r>
          </w:p>
        </w:tc>
        <w:tc>
          <w:tcPr>
            <w:tcW w:w="3417" w:type="dxa"/>
            <w:vAlign w:val="center"/>
          </w:tcPr>
          <w:p w14:paraId="0B17E233">
            <w:pPr>
              <w:snapToGrid w:val="0"/>
              <w:spacing w:before="70" w:after="70" w:line="240" w:lineRule="auto"/>
              <w:ind w:firstLine="0"/>
              <w:jc w:val="left"/>
              <w:rPr>
                <w:sz w:val="21"/>
              </w:rPr>
            </w:pPr>
            <w:r>
              <w:rPr>
                <w:sz w:val="21"/>
                <w:szCs w:val="21"/>
              </w:rPr>
              <w:t>简述快换接口的维护要求</w:t>
            </w:r>
          </w:p>
        </w:tc>
        <w:tc>
          <w:tcPr>
            <w:tcW w:w="3842" w:type="dxa"/>
            <w:vAlign w:val="center"/>
          </w:tcPr>
          <w:p w14:paraId="2E4D832A">
            <w:pPr>
              <w:snapToGrid w:val="0"/>
              <w:spacing w:before="70" w:after="70" w:line="240" w:lineRule="auto"/>
              <w:ind w:firstLine="0"/>
              <w:jc w:val="left"/>
              <w:rPr>
                <w:sz w:val="21"/>
              </w:rPr>
            </w:pPr>
            <w:r>
              <w:rPr>
                <w:sz w:val="21"/>
                <w:szCs w:val="21"/>
              </w:rPr>
              <w:t>清洁接触面、检查磨损、定期润滑</w:t>
            </w:r>
          </w:p>
        </w:tc>
      </w:tr>
    </w:tbl>
    <w:p w14:paraId="168985A0">
      <w:pPr>
        <w:spacing w:line="240" w:lineRule="auto"/>
      </w:pPr>
    </w:p>
    <w:p w14:paraId="34D7FC34">
      <w:pPr>
        <w:pStyle w:val="6"/>
      </w:pPr>
      <w:r>
        <w:rPr>
          <w:szCs w:val="32"/>
        </w:rPr>
        <w:t>2.17.5.4 数据处理与质检（节选 20 题）</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35"/>
        <w:gridCol w:w="829"/>
        <w:gridCol w:w="3618"/>
        <w:gridCol w:w="3618"/>
      </w:tblGrid>
      <w:tr w14:paraId="022F6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35" w:type="dxa"/>
            <w:shd w:val="clear" w:color="auto" w:fill="E7E6E6"/>
            <w:vAlign w:val="center"/>
          </w:tcPr>
          <w:p w14:paraId="5CF32FC1">
            <w:pPr>
              <w:snapToGrid w:val="0"/>
              <w:spacing w:before="70" w:after="70" w:line="240" w:lineRule="auto"/>
              <w:ind w:firstLine="0"/>
              <w:jc w:val="center"/>
              <w:rPr>
                <w:b/>
                <w:sz w:val="21"/>
              </w:rPr>
            </w:pPr>
            <w:r>
              <w:rPr>
                <w:b/>
                <w:sz w:val="21"/>
                <w:szCs w:val="21"/>
              </w:rPr>
              <w:t>题号</w:t>
            </w:r>
          </w:p>
        </w:tc>
        <w:tc>
          <w:tcPr>
            <w:tcW w:w="829" w:type="dxa"/>
            <w:shd w:val="clear" w:color="auto" w:fill="E7E6E6"/>
            <w:vAlign w:val="center"/>
          </w:tcPr>
          <w:p w14:paraId="787BE949">
            <w:pPr>
              <w:snapToGrid w:val="0"/>
              <w:spacing w:before="70" w:after="70" w:line="240" w:lineRule="auto"/>
              <w:ind w:firstLine="0"/>
              <w:jc w:val="center"/>
              <w:rPr>
                <w:b/>
                <w:sz w:val="21"/>
              </w:rPr>
            </w:pPr>
            <w:r>
              <w:rPr>
                <w:b/>
                <w:sz w:val="21"/>
                <w:szCs w:val="21"/>
              </w:rPr>
              <w:t>题型</w:t>
            </w:r>
          </w:p>
        </w:tc>
        <w:tc>
          <w:tcPr>
            <w:tcW w:w="3618" w:type="dxa"/>
            <w:shd w:val="clear" w:color="auto" w:fill="E7E6E6"/>
            <w:vAlign w:val="center"/>
          </w:tcPr>
          <w:p w14:paraId="44B17E1F">
            <w:pPr>
              <w:snapToGrid w:val="0"/>
              <w:spacing w:before="70" w:after="70" w:line="240" w:lineRule="auto"/>
              <w:ind w:firstLine="0"/>
              <w:jc w:val="center"/>
              <w:rPr>
                <w:b/>
                <w:sz w:val="21"/>
              </w:rPr>
            </w:pPr>
            <w:r>
              <w:rPr>
                <w:b/>
                <w:sz w:val="21"/>
                <w:szCs w:val="21"/>
              </w:rPr>
              <w:t>题目</w:t>
            </w:r>
          </w:p>
        </w:tc>
        <w:tc>
          <w:tcPr>
            <w:tcW w:w="3618" w:type="dxa"/>
            <w:shd w:val="clear" w:color="auto" w:fill="E7E6E6"/>
            <w:vAlign w:val="center"/>
          </w:tcPr>
          <w:p w14:paraId="6840349D">
            <w:pPr>
              <w:snapToGrid w:val="0"/>
              <w:spacing w:before="70" w:after="70" w:line="240" w:lineRule="auto"/>
              <w:ind w:firstLine="0"/>
              <w:jc w:val="center"/>
              <w:rPr>
                <w:b/>
                <w:sz w:val="21"/>
              </w:rPr>
            </w:pPr>
            <w:r>
              <w:rPr>
                <w:b/>
                <w:sz w:val="21"/>
                <w:szCs w:val="21"/>
              </w:rPr>
              <w:t>答案要点</w:t>
            </w:r>
          </w:p>
        </w:tc>
      </w:tr>
      <w:tr w14:paraId="17A60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6F320057">
            <w:pPr>
              <w:snapToGrid w:val="0"/>
              <w:spacing w:before="70" w:after="70" w:line="240" w:lineRule="auto"/>
              <w:ind w:firstLine="0"/>
              <w:jc w:val="center"/>
              <w:rPr>
                <w:sz w:val="21"/>
              </w:rPr>
            </w:pPr>
            <w:r>
              <w:rPr>
                <w:sz w:val="21"/>
                <w:szCs w:val="21"/>
              </w:rPr>
              <w:t>51</w:t>
            </w:r>
          </w:p>
        </w:tc>
        <w:tc>
          <w:tcPr>
            <w:tcW w:w="829" w:type="dxa"/>
            <w:vAlign w:val="center"/>
          </w:tcPr>
          <w:p w14:paraId="6C43F880">
            <w:pPr>
              <w:snapToGrid w:val="0"/>
              <w:spacing w:before="70" w:after="70" w:line="240" w:lineRule="auto"/>
              <w:ind w:firstLine="0"/>
              <w:jc w:val="center"/>
              <w:rPr>
                <w:sz w:val="21"/>
              </w:rPr>
            </w:pPr>
            <w:r>
              <w:rPr>
                <w:sz w:val="21"/>
                <w:szCs w:val="21"/>
              </w:rPr>
              <w:t>单选</w:t>
            </w:r>
          </w:p>
        </w:tc>
        <w:tc>
          <w:tcPr>
            <w:tcW w:w="3618" w:type="dxa"/>
            <w:vAlign w:val="center"/>
          </w:tcPr>
          <w:p w14:paraId="06A130D4">
            <w:pPr>
              <w:snapToGrid w:val="0"/>
              <w:spacing w:before="70" w:after="70" w:line="240" w:lineRule="auto"/>
              <w:ind w:firstLine="0"/>
              <w:jc w:val="left"/>
              <w:rPr>
                <w:sz w:val="21"/>
              </w:rPr>
            </w:pPr>
            <w:r>
              <w:rPr>
                <w:sz w:val="21"/>
                <w:szCs w:val="21"/>
              </w:rPr>
              <w:t>点云去噪应优先保护</w:t>
            </w:r>
          </w:p>
        </w:tc>
        <w:tc>
          <w:tcPr>
            <w:tcW w:w="3618" w:type="dxa"/>
            <w:vAlign w:val="center"/>
          </w:tcPr>
          <w:p w14:paraId="70DADEE6">
            <w:pPr>
              <w:snapToGrid w:val="0"/>
              <w:spacing w:before="70" w:after="70" w:line="240" w:lineRule="auto"/>
              <w:ind w:firstLine="0"/>
              <w:jc w:val="left"/>
              <w:rPr>
                <w:sz w:val="21"/>
              </w:rPr>
            </w:pPr>
            <w:r>
              <w:rPr>
                <w:sz w:val="21"/>
                <w:szCs w:val="21"/>
              </w:rPr>
              <w:t>缺陷细节</w:t>
            </w:r>
          </w:p>
        </w:tc>
      </w:tr>
      <w:tr w14:paraId="42749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58272BF3">
            <w:pPr>
              <w:snapToGrid w:val="0"/>
              <w:spacing w:before="70" w:after="70" w:line="240" w:lineRule="auto"/>
              <w:ind w:firstLine="0"/>
              <w:jc w:val="center"/>
              <w:rPr>
                <w:sz w:val="21"/>
              </w:rPr>
            </w:pPr>
            <w:r>
              <w:rPr>
                <w:sz w:val="21"/>
                <w:szCs w:val="21"/>
              </w:rPr>
              <w:t>52</w:t>
            </w:r>
          </w:p>
        </w:tc>
        <w:tc>
          <w:tcPr>
            <w:tcW w:w="829" w:type="dxa"/>
            <w:vAlign w:val="center"/>
          </w:tcPr>
          <w:p w14:paraId="71CDDBD8">
            <w:pPr>
              <w:snapToGrid w:val="0"/>
              <w:spacing w:before="70" w:after="70" w:line="240" w:lineRule="auto"/>
              <w:ind w:firstLine="0"/>
              <w:jc w:val="center"/>
              <w:rPr>
                <w:sz w:val="21"/>
              </w:rPr>
            </w:pPr>
            <w:r>
              <w:rPr>
                <w:sz w:val="21"/>
                <w:szCs w:val="21"/>
              </w:rPr>
              <w:t>单选</w:t>
            </w:r>
          </w:p>
        </w:tc>
        <w:tc>
          <w:tcPr>
            <w:tcW w:w="3618" w:type="dxa"/>
            <w:vAlign w:val="center"/>
          </w:tcPr>
          <w:p w14:paraId="0177F41E">
            <w:pPr>
              <w:snapToGrid w:val="0"/>
              <w:spacing w:before="70" w:after="70" w:line="240" w:lineRule="auto"/>
              <w:ind w:firstLine="0"/>
              <w:jc w:val="left"/>
              <w:rPr>
                <w:sz w:val="21"/>
              </w:rPr>
            </w:pPr>
            <w:r>
              <w:rPr>
                <w:sz w:val="21"/>
                <w:szCs w:val="21"/>
              </w:rPr>
              <w:t>真彩色赋色的关键是</w:t>
            </w:r>
          </w:p>
        </w:tc>
        <w:tc>
          <w:tcPr>
            <w:tcW w:w="3618" w:type="dxa"/>
            <w:vAlign w:val="center"/>
          </w:tcPr>
          <w:p w14:paraId="71DCE61B">
            <w:pPr>
              <w:snapToGrid w:val="0"/>
              <w:spacing w:before="70" w:after="70" w:line="240" w:lineRule="auto"/>
              <w:ind w:firstLine="0"/>
              <w:jc w:val="left"/>
              <w:rPr>
                <w:sz w:val="21"/>
              </w:rPr>
            </w:pPr>
            <w:r>
              <w:rPr>
                <w:sz w:val="21"/>
                <w:szCs w:val="21"/>
              </w:rPr>
              <w:t>影像与点云精确配准</w:t>
            </w:r>
          </w:p>
        </w:tc>
      </w:tr>
      <w:tr w14:paraId="0C3C0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0DE0A6D5">
            <w:pPr>
              <w:snapToGrid w:val="0"/>
              <w:spacing w:before="70" w:after="70" w:line="240" w:lineRule="auto"/>
              <w:ind w:firstLine="0"/>
              <w:jc w:val="center"/>
              <w:rPr>
                <w:sz w:val="21"/>
              </w:rPr>
            </w:pPr>
            <w:r>
              <w:rPr>
                <w:sz w:val="21"/>
                <w:szCs w:val="21"/>
              </w:rPr>
              <w:t>53</w:t>
            </w:r>
          </w:p>
        </w:tc>
        <w:tc>
          <w:tcPr>
            <w:tcW w:w="829" w:type="dxa"/>
            <w:vAlign w:val="center"/>
          </w:tcPr>
          <w:p w14:paraId="7E6CE223">
            <w:pPr>
              <w:snapToGrid w:val="0"/>
              <w:spacing w:before="70" w:after="70" w:line="240" w:lineRule="auto"/>
              <w:ind w:firstLine="0"/>
              <w:jc w:val="center"/>
              <w:rPr>
                <w:sz w:val="21"/>
              </w:rPr>
            </w:pPr>
            <w:r>
              <w:rPr>
                <w:sz w:val="21"/>
                <w:szCs w:val="21"/>
              </w:rPr>
              <w:t>单选</w:t>
            </w:r>
          </w:p>
        </w:tc>
        <w:tc>
          <w:tcPr>
            <w:tcW w:w="3618" w:type="dxa"/>
            <w:vAlign w:val="center"/>
          </w:tcPr>
          <w:p w14:paraId="322C51BA">
            <w:pPr>
              <w:snapToGrid w:val="0"/>
              <w:spacing w:before="70" w:after="70" w:line="240" w:lineRule="auto"/>
              <w:ind w:firstLine="0"/>
              <w:jc w:val="left"/>
              <w:rPr>
                <w:sz w:val="21"/>
              </w:rPr>
            </w:pPr>
            <w:r>
              <w:rPr>
                <w:sz w:val="21"/>
                <w:szCs w:val="21"/>
              </w:rPr>
              <w:t>覆盖率统计的单元是</w:t>
            </w:r>
          </w:p>
        </w:tc>
        <w:tc>
          <w:tcPr>
            <w:tcW w:w="3618" w:type="dxa"/>
            <w:vAlign w:val="center"/>
          </w:tcPr>
          <w:p w14:paraId="69480D88">
            <w:pPr>
              <w:snapToGrid w:val="0"/>
              <w:spacing w:before="70" w:after="70" w:line="240" w:lineRule="auto"/>
              <w:ind w:firstLine="0"/>
              <w:jc w:val="left"/>
              <w:rPr>
                <w:sz w:val="21"/>
              </w:rPr>
            </w:pPr>
            <w:r>
              <w:rPr>
                <w:sz w:val="21"/>
                <w:szCs w:val="21"/>
              </w:rPr>
              <w:t>栅格</w:t>
            </w:r>
          </w:p>
        </w:tc>
      </w:tr>
      <w:tr w14:paraId="14B7E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75DBE69D">
            <w:pPr>
              <w:snapToGrid w:val="0"/>
              <w:spacing w:before="70" w:after="70" w:line="240" w:lineRule="auto"/>
              <w:ind w:firstLine="0"/>
              <w:jc w:val="center"/>
              <w:rPr>
                <w:sz w:val="21"/>
              </w:rPr>
            </w:pPr>
            <w:r>
              <w:rPr>
                <w:sz w:val="21"/>
                <w:szCs w:val="21"/>
              </w:rPr>
              <w:t>54</w:t>
            </w:r>
          </w:p>
        </w:tc>
        <w:tc>
          <w:tcPr>
            <w:tcW w:w="829" w:type="dxa"/>
            <w:vAlign w:val="center"/>
          </w:tcPr>
          <w:p w14:paraId="102B0056">
            <w:pPr>
              <w:snapToGrid w:val="0"/>
              <w:spacing w:before="70" w:after="70" w:line="240" w:lineRule="auto"/>
              <w:ind w:firstLine="0"/>
              <w:jc w:val="center"/>
              <w:rPr>
                <w:sz w:val="21"/>
              </w:rPr>
            </w:pPr>
            <w:r>
              <w:rPr>
                <w:sz w:val="21"/>
                <w:szCs w:val="21"/>
              </w:rPr>
              <w:t>单选</w:t>
            </w:r>
          </w:p>
        </w:tc>
        <w:tc>
          <w:tcPr>
            <w:tcW w:w="3618" w:type="dxa"/>
            <w:vAlign w:val="center"/>
          </w:tcPr>
          <w:p w14:paraId="5CB89AEA">
            <w:pPr>
              <w:snapToGrid w:val="0"/>
              <w:spacing w:before="70" w:after="70" w:line="240" w:lineRule="auto"/>
              <w:ind w:firstLine="0"/>
              <w:jc w:val="left"/>
              <w:rPr>
                <w:sz w:val="21"/>
              </w:rPr>
            </w:pPr>
            <w:r>
              <w:rPr>
                <w:sz w:val="21"/>
                <w:szCs w:val="21"/>
              </w:rPr>
              <w:t>配准质量可用什么评价</w:t>
            </w:r>
          </w:p>
        </w:tc>
        <w:tc>
          <w:tcPr>
            <w:tcW w:w="3618" w:type="dxa"/>
            <w:vAlign w:val="center"/>
          </w:tcPr>
          <w:p w14:paraId="311BDB46">
            <w:pPr>
              <w:snapToGrid w:val="0"/>
              <w:spacing w:before="70" w:after="70" w:line="240" w:lineRule="auto"/>
              <w:ind w:firstLine="0"/>
              <w:jc w:val="left"/>
              <w:rPr>
                <w:sz w:val="21"/>
              </w:rPr>
            </w:pPr>
            <w:r>
              <w:rPr>
                <w:sz w:val="21"/>
                <w:szCs w:val="21"/>
              </w:rPr>
              <w:t>同名点残差</w:t>
            </w:r>
          </w:p>
        </w:tc>
      </w:tr>
      <w:tr w14:paraId="194E6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6DE1788C">
            <w:pPr>
              <w:snapToGrid w:val="0"/>
              <w:spacing w:before="70" w:after="70" w:line="240" w:lineRule="auto"/>
              <w:ind w:firstLine="0"/>
              <w:jc w:val="center"/>
              <w:rPr>
                <w:sz w:val="21"/>
              </w:rPr>
            </w:pPr>
            <w:r>
              <w:rPr>
                <w:sz w:val="21"/>
                <w:szCs w:val="21"/>
              </w:rPr>
              <w:t>55</w:t>
            </w:r>
          </w:p>
        </w:tc>
        <w:tc>
          <w:tcPr>
            <w:tcW w:w="829" w:type="dxa"/>
            <w:vAlign w:val="center"/>
          </w:tcPr>
          <w:p w14:paraId="7DDA7F94">
            <w:pPr>
              <w:snapToGrid w:val="0"/>
              <w:spacing w:before="70" w:after="70" w:line="240" w:lineRule="auto"/>
              <w:ind w:firstLine="0"/>
              <w:jc w:val="center"/>
              <w:rPr>
                <w:sz w:val="21"/>
              </w:rPr>
            </w:pPr>
            <w:r>
              <w:rPr>
                <w:sz w:val="21"/>
                <w:szCs w:val="21"/>
              </w:rPr>
              <w:t>单选</w:t>
            </w:r>
          </w:p>
        </w:tc>
        <w:tc>
          <w:tcPr>
            <w:tcW w:w="3618" w:type="dxa"/>
            <w:vAlign w:val="center"/>
          </w:tcPr>
          <w:p w14:paraId="425D402F">
            <w:pPr>
              <w:snapToGrid w:val="0"/>
              <w:spacing w:before="70" w:after="70" w:line="240" w:lineRule="auto"/>
              <w:ind w:firstLine="0"/>
              <w:jc w:val="left"/>
              <w:rPr>
                <w:sz w:val="21"/>
              </w:rPr>
            </w:pPr>
            <w:r>
              <w:rPr>
                <w:sz w:val="21"/>
                <w:szCs w:val="21"/>
              </w:rPr>
              <w:t>网格重建的目的是</w:t>
            </w:r>
          </w:p>
        </w:tc>
        <w:tc>
          <w:tcPr>
            <w:tcW w:w="3618" w:type="dxa"/>
            <w:vAlign w:val="center"/>
          </w:tcPr>
          <w:p w14:paraId="0E7428D0">
            <w:pPr>
              <w:snapToGrid w:val="0"/>
              <w:spacing w:before="70" w:after="70" w:line="240" w:lineRule="auto"/>
              <w:ind w:firstLine="0"/>
              <w:jc w:val="left"/>
              <w:rPr>
                <w:sz w:val="21"/>
              </w:rPr>
            </w:pPr>
            <w:r>
              <w:rPr>
                <w:sz w:val="21"/>
                <w:szCs w:val="21"/>
              </w:rPr>
              <w:t>支撑量测与展示</w:t>
            </w:r>
          </w:p>
        </w:tc>
      </w:tr>
      <w:tr w14:paraId="18F4A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7129CCEA">
            <w:pPr>
              <w:snapToGrid w:val="0"/>
              <w:spacing w:before="70" w:after="70" w:line="240" w:lineRule="auto"/>
              <w:ind w:firstLine="0"/>
              <w:jc w:val="center"/>
              <w:rPr>
                <w:sz w:val="21"/>
              </w:rPr>
            </w:pPr>
            <w:r>
              <w:rPr>
                <w:sz w:val="21"/>
                <w:szCs w:val="21"/>
              </w:rPr>
              <w:t>56</w:t>
            </w:r>
          </w:p>
        </w:tc>
        <w:tc>
          <w:tcPr>
            <w:tcW w:w="829" w:type="dxa"/>
            <w:vAlign w:val="center"/>
          </w:tcPr>
          <w:p w14:paraId="6BA70EB6">
            <w:pPr>
              <w:snapToGrid w:val="0"/>
              <w:spacing w:before="70" w:after="70" w:line="240" w:lineRule="auto"/>
              <w:ind w:firstLine="0"/>
              <w:jc w:val="center"/>
              <w:rPr>
                <w:sz w:val="21"/>
              </w:rPr>
            </w:pPr>
            <w:r>
              <w:rPr>
                <w:sz w:val="21"/>
                <w:szCs w:val="21"/>
              </w:rPr>
              <w:t>判断</w:t>
            </w:r>
          </w:p>
        </w:tc>
        <w:tc>
          <w:tcPr>
            <w:tcW w:w="3618" w:type="dxa"/>
            <w:vAlign w:val="center"/>
          </w:tcPr>
          <w:p w14:paraId="02EC56EE">
            <w:pPr>
              <w:snapToGrid w:val="0"/>
              <w:spacing w:before="70" w:after="70" w:line="240" w:lineRule="auto"/>
              <w:ind w:firstLine="0"/>
              <w:jc w:val="left"/>
              <w:rPr>
                <w:sz w:val="21"/>
              </w:rPr>
            </w:pPr>
            <w:r>
              <w:rPr>
                <w:sz w:val="21"/>
                <w:szCs w:val="21"/>
              </w:rPr>
              <w:t>原始数据可以覆盖保存</w:t>
            </w:r>
          </w:p>
        </w:tc>
        <w:tc>
          <w:tcPr>
            <w:tcW w:w="3618" w:type="dxa"/>
            <w:vAlign w:val="center"/>
          </w:tcPr>
          <w:p w14:paraId="3FCF90D9">
            <w:pPr>
              <w:snapToGrid w:val="0"/>
              <w:spacing w:before="70" w:after="70" w:line="240" w:lineRule="auto"/>
              <w:ind w:firstLine="0"/>
              <w:jc w:val="left"/>
              <w:rPr>
                <w:sz w:val="21"/>
              </w:rPr>
            </w:pPr>
            <w:r>
              <w:rPr>
                <w:sz w:val="21"/>
                <w:szCs w:val="21"/>
              </w:rPr>
              <w:t>错误</w:t>
            </w:r>
          </w:p>
        </w:tc>
      </w:tr>
      <w:tr w14:paraId="12A5D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7D510B7E">
            <w:pPr>
              <w:snapToGrid w:val="0"/>
              <w:spacing w:before="70" w:after="70" w:line="240" w:lineRule="auto"/>
              <w:ind w:firstLine="0"/>
              <w:jc w:val="center"/>
              <w:rPr>
                <w:sz w:val="21"/>
              </w:rPr>
            </w:pPr>
            <w:r>
              <w:rPr>
                <w:sz w:val="21"/>
                <w:szCs w:val="21"/>
              </w:rPr>
              <w:t>57</w:t>
            </w:r>
          </w:p>
        </w:tc>
        <w:tc>
          <w:tcPr>
            <w:tcW w:w="829" w:type="dxa"/>
            <w:vAlign w:val="center"/>
          </w:tcPr>
          <w:p w14:paraId="2932E194">
            <w:pPr>
              <w:snapToGrid w:val="0"/>
              <w:spacing w:before="70" w:after="70" w:line="240" w:lineRule="auto"/>
              <w:ind w:firstLine="0"/>
              <w:jc w:val="center"/>
              <w:rPr>
                <w:sz w:val="21"/>
              </w:rPr>
            </w:pPr>
            <w:r>
              <w:rPr>
                <w:sz w:val="21"/>
                <w:szCs w:val="21"/>
              </w:rPr>
              <w:t>判断</w:t>
            </w:r>
          </w:p>
        </w:tc>
        <w:tc>
          <w:tcPr>
            <w:tcW w:w="3618" w:type="dxa"/>
            <w:vAlign w:val="center"/>
          </w:tcPr>
          <w:p w14:paraId="2004A789">
            <w:pPr>
              <w:snapToGrid w:val="0"/>
              <w:spacing w:before="70" w:after="70" w:line="240" w:lineRule="auto"/>
              <w:ind w:firstLine="0"/>
              <w:jc w:val="left"/>
              <w:rPr>
                <w:sz w:val="21"/>
              </w:rPr>
            </w:pPr>
            <w:r>
              <w:rPr>
                <w:sz w:val="21"/>
                <w:szCs w:val="21"/>
              </w:rPr>
              <w:t>抽稀会降低细节分辨能力</w:t>
            </w:r>
          </w:p>
        </w:tc>
        <w:tc>
          <w:tcPr>
            <w:tcW w:w="3618" w:type="dxa"/>
            <w:vAlign w:val="center"/>
          </w:tcPr>
          <w:p w14:paraId="6D9BF228">
            <w:pPr>
              <w:snapToGrid w:val="0"/>
              <w:spacing w:before="70" w:after="70" w:line="240" w:lineRule="auto"/>
              <w:ind w:firstLine="0"/>
              <w:jc w:val="left"/>
              <w:rPr>
                <w:sz w:val="21"/>
              </w:rPr>
            </w:pPr>
            <w:r>
              <w:rPr>
                <w:sz w:val="21"/>
                <w:szCs w:val="21"/>
              </w:rPr>
              <w:t>正确</w:t>
            </w:r>
          </w:p>
        </w:tc>
      </w:tr>
      <w:tr w14:paraId="565EE4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7FF59C07">
            <w:pPr>
              <w:snapToGrid w:val="0"/>
              <w:spacing w:before="70" w:after="70" w:line="240" w:lineRule="auto"/>
              <w:ind w:firstLine="0"/>
              <w:jc w:val="center"/>
              <w:rPr>
                <w:sz w:val="21"/>
              </w:rPr>
            </w:pPr>
            <w:r>
              <w:rPr>
                <w:sz w:val="21"/>
                <w:szCs w:val="21"/>
              </w:rPr>
              <w:t>58</w:t>
            </w:r>
          </w:p>
        </w:tc>
        <w:tc>
          <w:tcPr>
            <w:tcW w:w="829" w:type="dxa"/>
            <w:vAlign w:val="center"/>
          </w:tcPr>
          <w:p w14:paraId="0C6FA2F2">
            <w:pPr>
              <w:snapToGrid w:val="0"/>
              <w:spacing w:before="70" w:after="70" w:line="240" w:lineRule="auto"/>
              <w:ind w:firstLine="0"/>
              <w:jc w:val="center"/>
              <w:rPr>
                <w:sz w:val="21"/>
              </w:rPr>
            </w:pPr>
            <w:r>
              <w:rPr>
                <w:sz w:val="21"/>
                <w:szCs w:val="21"/>
              </w:rPr>
              <w:t>判断</w:t>
            </w:r>
          </w:p>
        </w:tc>
        <w:tc>
          <w:tcPr>
            <w:tcW w:w="3618" w:type="dxa"/>
            <w:vAlign w:val="center"/>
          </w:tcPr>
          <w:p w14:paraId="31CACEB2">
            <w:pPr>
              <w:snapToGrid w:val="0"/>
              <w:spacing w:before="70" w:after="70" w:line="240" w:lineRule="auto"/>
              <w:ind w:firstLine="0"/>
              <w:jc w:val="left"/>
              <w:rPr>
                <w:sz w:val="21"/>
              </w:rPr>
            </w:pPr>
            <w:r>
              <w:rPr>
                <w:sz w:val="21"/>
                <w:szCs w:val="21"/>
              </w:rPr>
              <w:t>质检记录可以事后补填</w:t>
            </w:r>
          </w:p>
        </w:tc>
        <w:tc>
          <w:tcPr>
            <w:tcW w:w="3618" w:type="dxa"/>
            <w:vAlign w:val="center"/>
          </w:tcPr>
          <w:p w14:paraId="4C683FA8">
            <w:pPr>
              <w:snapToGrid w:val="0"/>
              <w:spacing w:before="70" w:after="70" w:line="240" w:lineRule="auto"/>
              <w:ind w:firstLine="0"/>
              <w:jc w:val="left"/>
              <w:rPr>
                <w:sz w:val="21"/>
              </w:rPr>
            </w:pPr>
            <w:r>
              <w:rPr>
                <w:sz w:val="21"/>
                <w:szCs w:val="21"/>
              </w:rPr>
              <w:t>错误</w:t>
            </w:r>
          </w:p>
        </w:tc>
      </w:tr>
      <w:tr w14:paraId="2DFCE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116A2B42">
            <w:pPr>
              <w:snapToGrid w:val="0"/>
              <w:spacing w:before="70" w:after="70" w:line="240" w:lineRule="auto"/>
              <w:ind w:firstLine="0"/>
              <w:jc w:val="center"/>
              <w:rPr>
                <w:sz w:val="21"/>
              </w:rPr>
            </w:pPr>
            <w:r>
              <w:rPr>
                <w:sz w:val="21"/>
                <w:szCs w:val="21"/>
              </w:rPr>
              <w:t>59</w:t>
            </w:r>
          </w:p>
        </w:tc>
        <w:tc>
          <w:tcPr>
            <w:tcW w:w="829" w:type="dxa"/>
            <w:vAlign w:val="center"/>
          </w:tcPr>
          <w:p w14:paraId="310A340E">
            <w:pPr>
              <w:snapToGrid w:val="0"/>
              <w:spacing w:before="70" w:after="70" w:line="240" w:lineRule="auto"/>
              <w:ind w:firstLine="0"/>
              <w:jc w:val="center"/>
              <w:rPr>
                <w:sz w:val="21"/>
              </w:rPr>
            </w:pPr>
            <w:r>
              <w:rPr>
                <w:sz w:val="21"/>
                <w:szCs w:val="21"/>
              </w:rPr>
              <w:t>判断</w:t>
            </w:r>
          </w:p>
        </w:tc>
        <w:tc>
          <w:tcPr>
            <w:tcW w:w="3618" w:type="dxa"/>
            <w:vAlign w:val="center"/>
          </w:tcPr>
          <w:p w14:paraId="6F7BD5F3">
            <w:pPr>
              <w:snapToGrid w:val="0"/>
              <w:spacing w:before="70" w:after="70" w:line="240" w:lineRule="auto"/>
              <w:ind w:firstLine="0"/>
              <w:jc w:val="left"/>
              <w:rPr>
                <w:sz w:val="21"/>
              </w:rPr>
            </w:pPr>
            <w:r>
              <w:rPr>
                <w:sz w:val="21"/>
                <w:szCs w:val="21"/>
              </w:rPr>
              <w:t>高斯泼溅模型可直接用于尺寸量测</w:t>
            </w:r>
          </w:p>
        </w:tc>
        <w:tc>
          <w:tcPr>
            <w:tcW w:w="3618" w:type="dxa"/>
            <w:vAlign w:val="center"/>
          </w:tcPr>
          <w:p w14:paraId="7CCBB573">
            <w:pPr>
              <w:snapToGrid w:val="0"/>
              <w:spacing w:before="70" w:after="70" w:line="240" w:lineRule="auto"/>
              <w:ind w:firstLine="0"/>
              <w:jc w:val="left"/>
              <w:rPr>
                <w:sz w:val="21"/>
              </w:rPr>
            </w:pPr>
            <w:r>
              <w:rPr>
                <w:sz w:val="21"/>
                <w:szCs w:val="21"/>
              </w:rPr>
              <w:t>错误（需配网格）</w:t>
            </w:r>
          </w:p>
        </w:tc>
      </w:tr>
      <w:tr w14:paraId="21274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59FB638A">
            <w:pPr>
              <w:snapToGrid w:val="0"/>
              <w:spacing w:before="70" w:after="70" w:line="240" w:lineRule="auto"/>
              <w:ind w:firstLine="0"/>
              <w:jc w:val="center"/>
              <w:rPr>
                <w:sz w:val="21"/>
              </w:rPr>
            </w:pPr>
            <w:r>
              <w:rPr>
                <w:sz w:val="21"/>
                <w:szCs w:val="21"/>
              </w:rPr>
              <w:t>60</w:t>
            </w:r>
          </w:p>
        </w:tc>
        <w:tc>
          <w:tcPr>
            <w:tcW w:w="829" w:type="dxa"/>
            <w:vAlign w:val="center"/>
          </w:tcPr>
          <w:p w14:paraId="1C267B27">
            <w:pPr>
              <w:snapToGrid w:val="0"/>
              <w:spacing w:before="70" w:after="70" w:line="240" w:lineRule="auto"/>
              <w:ind w:firstLine="0"/>
              <w:jc w:val="center"/>
              <w:rPr>
                <w:sz w:val="21"/>
              </w:rPr>
            </w:pPr>
            <w:r>
              <w:rPr>
                <w:sz w:val="21"/>
                <w:szCs w:val="21"/>
              </w:rPr>
              <w:t>简答</w:t>
            </w:r>
          </w:p>
        </w:tc>
        <w:tc>
          <w:tcPr>
            <w:tcW w:w="3618" w:type="dxa"/>
            <w:vAlign w:val="center"/>
          </w:tcPr>
          <w:p w14:paraId="0B4F4EBA">
            <w:pPr>
              <w:snapToGrid w:val="0"/>
              <w:spacing w:before="70" w:after="70" w:line="240" w:lineRule="auto"/>
              <w:ind w:firstLine="0"/>
              <w:jc w:val="left"/>
              <w:rPr>
                <w:sz w:val="21"/>
              </w:rPr>
            </w:pPr>
            <w:r>
              <w:rPr>
                <w:sz w:val="21"/>
                <w:szCs w:val="21"/>
              </w:rPr>
              <w:t>简述数据完整性检查内容</w:t>
            </w:r>
          </w:p>
        </w:tc>
        <w:tc>
          <w:tcPr>
            <w:tcW w:w="3618" w:type="dxa"/>
            <w:vAlign w:val="center"/>
          </w:tcPr>
          <w:p w14:paraId="7C8BFAF3">
            <w:pPr>
              <w:snapToGrid w:val="0"/>
              <w:spacing w:before="70" w:after="70" w:line="240" w:lineRule="auto"/>
              <w:ind w:firstLine="0"/>
              <w:jc w:val="left"/>
              <w:rPr>
                <w:sz w:val="21"/>
              </w:rPr>
            </w:pPr>
            <w:r>
              <w:rPr>
                <w:sz w:val="21"/>
                <w:szCs w:val="21"/>
              </w:rPr>
              <w:t>文件数、大小、可读性、覆盖范围</w:t>
            </w:r>
          </w:p>
        </w:tc>
      </w:tr>
      <w:tr w14:paraId="1512C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7A6D3F3C">
            <w:pPr>
              <w:snapToGrid w:val="0"/>
              <w:spacing w:before="70" w:after="70" w:line="240" w:lineRule="auto"/>
              <w:ind w:firstLine="0"/>
              <w:jc w:val="center"/>
              <w:rPr>
                <w:sz w:val="21"/>
              </w:rPr>
            </w:pPr>
            <w:r>
              <w:rPr>
                <w:sz w:val="21"/>
                <w:szCs w:val="21"/>
              </w:rPr>
              <w:t>61</w:t>
            </w:r>
          </w:p>
        </w:tc>
        <w:tc>
          <w:tcPr>
            <w:tcW w:w="829" w:type="dxa"/>
            <w:vAlign w:val="center"/>
          </w:tcPr>
          <w:p w14:paraId="4C1FE92A">
            <w:pPr>
              <w:snapToGrid w:val="0"/>
              <w:spacing w:before="70" w:after="70" w:line="240" w:lineRule="auto"/>
              <w:ind w:firstLine="0"/>
              <w:jc w:val="center"/>
              <w:rPr>
                <w:sz w:val="21"/>
              </w:rPr>
            </w:pPr>
            <w:r>
              <w:rPr>
                <w:sz w:val="21"/>
                <w:szCs w:val="21"/>
              </w:rPr>
              <w:t>简答</w:t>
            </w:r>
          </w:p>
        </w:tc>
        <w:tc>
          <w:tcPr>
            <w:tcW w:w="3618" w:type="dxa"/>
            <w:vAlign w:val="center"/>
          </w:tcPr>
          <w:p w14:paraId="7F40E092">
            <w:pPr>
              <w:snapToGrid w:val="0"/>
              <w:spacing w:before="70" w:after="70" w:line="240" w:lineRule="auto"/>
              <w:ind w:firstLine="0"/>
              <w:jc w:val="left"/>
              <w:rPr>
                <w:sz w:val="21"/>
              </w:rPr>
            </w:pPr>
            <w:r>
              <w:rPr>
                <w:sz w:val="21"/>
                <w:szCs w:val="21"/>
              </w:rPr>
              <w:t>简述三级检查的内容</w:t>
            </w:r>
          </w:p>
        </w:tc>
        <w:tc>
          <w:tcPr>
            <w:tcW w:w="3618" w:type="dxa"/>
            <w:vAlign w:val="center"/>
          </w:tcPr>
          <w:p w14:paraId="76F44BF4">
            <w:pPr>
              <w:snapToGrid w:val="0"/>
              <w:spacing w:before="70" w:after="70" w:line="240" w:lineRule="auto"/>
              <w:ind w:firstLine="0"/>
              <w:jc w:val="left"/>
              <w:rPr>
                <w:sz w:val="21"/>
              </w:rPr>
            </w:pPr>
            <w:r>
              <w:rPr>
                <w:sz w:val="21"/>
                <w:szCs w:val="21"/>
              </w:rPr>
              <w:t>自检、互检、专检</w:t>
            </w:r>
          </w:p>
        </w:tc>
      </w:tr>
      <w:tr w14:paraId="63EA7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0C6372BD">
            <w:pPr>
              <w:snapToGrid w:val="0"/>
              <w:spacing w:before="70" w:after="70" w:line="240" w:lineRule="auto"/>
              <w:ind w:firstLine="0"/>
              <w:jc w:val="center"/>
              <w:rPr>
                <w:sz w:val="21"/>
              </w:rPr>
            </w:pPr>
            <w:r>
              <w:rPr>
                <w:sz w:val="21"/>
                <w:szCs w:val="21"/>
              </w:rPr>
              <w:t>62</w:t>
            </w:r>
          </w:p>
        </w:tc>
        <w:tc>
          <w:tcPr>
            <w:tcW w:w="829" w:type="dxa"/>
            <w:vAlign w:val="center"/>
          </w:tcPr>
          <w:p w14:paraId="5E357275">
            <w:pPr>
              <w:snapToGrid w:val="0"/>
              <w:spacing w:before="70" w:after="70" w:line="240" w:lineRule="auto"/>
              <w:ind w:firstLine="0"/>
              <w:jc w:val="center"/>
              <w:rPr>
                <w:sz w:val="21"/>
              </w:rPr>
            </w:pPr>
            <w:r>
              <w:rPr>
                <w:sz w:val="21"/>
                <w:szCs w:val="21"/>
              </w:rPr>
              <w:t>简答</w:t>
            </w:r>
          </w:p>
        </w:tc>
        <w:tc>
          <w:tcPr>
            <w:tcW w:w="3618" w:type="dxa"/>
            <w:vAlign w:val="center"/>
          </w:tcPr>
          <w:p w14:paraId="4374DC61">
            <w:pPr>
              <w:snapToGrid w:val="0"/>
              <w:spacing w:before="70" w:after="70" w:line="240" w:lineRule="auto"/>
              <w:ind w:firstLine="0"/>
              <w:jc w:val="left"/>
              <w:rPr>
                <w:sz w:val="21"/>
              </w:rPr>
            </w:pPr>
            <w:r>
              <w:rPr>
                <w:sz w:val="21"/>
                <w:szCs w:val="21"/>
              </w:rPr>
              <w:t>简述不合格品处置方式</w:t>
            </w:r>
          </w:p>
        </w:tc>
        <w:tc>
          <w:tcPr>
            <w:tcW w:w="3618" w:type="dxa"/>
            <w:vAlign w:val="center"/>
          </w:tcPr>
          <w:p w14:paraId="753741F6">
            <w:pPr>
              <w:snapToGrid w:val="0"/>
              <w:spacing w:before="70" w:after="70" w:line="240" w:lineRule="auto"/>
              <w:ind w:firstLine="0"/>
              <w:jc w:val="left"/>
              <w:rPr>
                <w:sz w:val="21"/>
              </w:rPr>
            </w:pPr>
            <w:r>
              <w:rPr>
                <w:sz w:val="21"/>
                <w:szCs w:val="21"/>
              </w:rPr>
              <w:t>返工、返修、让步、报废</w:t>
            </w:r>
          </w:p>
        </w:tc>
      </w:tr>
      <w:tr w14:paraId="774F7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356D04C9">
            <w:pPr>
              <w:snapToGrid w:val="0"/>
              <w:spacing w:before="70" w:after="70" w:line="240" w:lineRule="auto"/>
              <w:ind w:firstLine="0"/>
              <w:jc w:val="center"/>
              <w:rPr>
                <w:sz w:val="21"/>
              </w:rPr>
            </w:pPr>
            <w:r>
              <w:rPr>
                <w:sz w:val="21"/>
                <w:szCs w:val="21"/>
              </w:rPr>
              <w:t>63</w:t>
            </w:r>
          </w:p>
        </w:tc>
        <w:tc>
          <w:tcPr>
            <w:tcW w:w="829" w:type="dxa"/>
            <w:vAlign w:val="center"/>
          </w:tcPr>
          <w:p w14:paraId="325D7361">
            <w:pPr>
              <w:snapToGrid w:val="0"/>
              <w:spacing w:before="70" w:after="70" w:line="240" w:lineRule="auto"/>
              <w:ind w:firstLine="0"/>
              <w:jc w:val="center"/>
              <w:rPr>
                <w:sz w:val="21"/>
              </w:rPr>
            </w:pPr>
            <w:r>
              <w:rPr>
                <w:sz w:val="21"/>
                <w:szCs w:val="21"/>
              </w:rPr>
              <w:t>简答</w:t>
            </w:r>
          </w:p>
        </w:tc>
        <w:tc>
          <w:tcPr>
            <w:tcW w:w="3618" w:type="dxa"/>
            <w:vAlign w:val="center"/>
          </w:tcPr>
          <w:p w14:paraId="46201A58">
            <w:pPr>
              <w:snapToGrid w:val="0"/>
              <w:spacing w:before="70" w:after="70" w:line="240" w:lineRule="auto"/>
              <w:ind w:firstLine="0"/>
              <w:jc w:val="left"/>
              <w:rPr>
                <w:sz w:val="21"/>
              </w:rPr>
            </w:pPr>
            <w:r>
              <w:rPr>
                <w:sz w:val="21"/>
                <w:szCs w:val="21"/>
              </w:rPr>
              <w:t>简述点云配准的两种方式</w:t>
            </w:r>
          </w:p>
        </w:tc>
        <w:tc>
          <w:tcPr>
            <w:tcW w:w="3618" w:type="dxa"/>
            <w:vAlign w:val="center"/>
          </w:tcPr>
          <w:p w14:paraId="589F6E18">
            <w:pPr>
              <w:snapToGrid w:val="0"/>
              <w:spacing w:before="70" w:after="70" w:line="240" w:lineRule="auto"/>
              <w:ind w:firstLine="0"/>
              <w:jc w:val="left"/>
              <w:rPr>
                <w:sz w:val="21"/>
              </w:rPr>
            </w:pPr>
            <w:r>
              <w:rPr>
                <w:sz w:val="21"/>
                <w:szCs w:val="21"/>
              </w:rPr>
              <w:t>标靶配准、特征/ICP 配准</w:t>
            </w:r>
          </w:p>
        </w:tc>
      </w:tr>
      <w:tr w14:paraId="394C9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3F8FE369">
            <w:pPr>
              <w:snapToGrid w:val="0"/>
              <w:spacing w:before="70" w:after="70" w:line="240" w:lineRule="auto"/>
              <w:ind w:firstLine="0"/>
              <w:jc w:val="center"/>
              <w:rPr>
                <w:sz w:val="21"/>
              </w:rPr>
            </w:pPr>
            <w:r>
              <w:rPr>
                <w:sz w:val="21"/>
                <w:szCs w:val="21"/>
              </w:rPr>
              <w:t>64</w:t>
            </w:r>
          </w:p>
        </w:tc>
        <w:tc>
          <w:tcPr>
            <w:tcW w:w="829" w:type="dxa"/>
            <w:vAlign w:val="center"/>
          </w:tcPr>
          <w:p w14:paraId="0E1409B1">
            <w:pPr>
              <w:snapToGrid w:val="0"/>
              <w:spacing w:before="70" w:after="70" w:line="240" w:lineRule="auto"/>
              <w:ind w:firstLine="0"/>
              <w:jc w:val="center"/>
              <w:rPr>
                <w:sz w:val="21"/>
              </w:rPr>
            </w:pPr>
            <w:r>
              <w:rPr>
                <w:sz w:val="21"/>
                <w:szCs w:val="21"/>
              </w:rPr>
              <w:t>简答</w:t>
            </w:r>
          </w:p>
        </w:tc>
        <w:tc>
          <w:tcPr>
            <w:tcW w:w="3618" w:type="dxa"/>
            <w:vAlign w:val="center"/>
          </w:tcPr>
          <w:p w14:paraId="31C476E9">
            <w:pPr>
              <w:snapToGrid w:val="0"/>
              <w:spacing w:before="70" w:after="70" w:line="240" w:lineRule="auto"/>
              <w:ind w:firstLine="0"/>
              <w:jc w:val="left"/>
              <w:rPr>
                <w:sz w:val="21"/>
              </w:rPr>
            </w:pPr>
            <w:r>
              <w:rPr>
                <w:sz w:val="21"/>
                <w:szCs w:val="21"/>
              </w:rPr>
              <w:t>简述数据备份策略</w:t>
            </w:r>
          </w:p>
        </w:tc>
        <w:tc>
          <w:tcPr>
            <w:tcW w:w="3618" w:type="dxa"/>
            <w:vAlign w:val="center"/>
          </w:tcPr>
          <w:p w14:paraId="5912978B">
            <w:pPr>
              <w:snapToGrid w:val="0"/>
              <w:spacing w:before="70" w:after="70" w:line="240" w:lineRule="auto"/>
              <w:ind w:firstLine="0"/>
              <w:jc w:val="left"/>
              <w:rPr>
                <w:sz w:val="21"/>
              </w:rPr>
            </w:pPr>
            <w:r>
              <w:rPr>
                <w:sz w:val="21"/>
                <w:szCs w:val="21"/>
              </w:rPr>
              <w:t>本地双副本 + 离线冷备</w:t>
            </w:r>
          </w:p>
        </w:tc>
      </w:tr>
      <w:tr w14:paraId="0B42EF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49C74832">
            <w:pPr>
              <w:snapToGrid w:val="0"/>
              <w:spacing w:before="70" w:after="70" w:line="240" w:lineRule="auto"/>
              <w:ind w:firstLine="0"/>
              <w:jc w:val="center"/>
              <w:rPr>
                <w:sz w:val="21"/>
              </w:rPr>
            </w:pPr>
            <w:r>
              <w:rPr>
                <w:sz w:val="21"/>
                <w:szCs w:val="21"/>
              </w:rPr>
              <w:t>65</w:t>
            </w:r>
          </w:p>
        </w:tc>
        <w:tc>
          <w:tcPr>
            <w:tcW w:w="829" w:type="dxa"/>
            <w:vAlign w:val="center"/>
          </w:tcPr>
          <w:p w14:paraId="7D298A6A">
            <w:pPr>
              <w:snapToGrid w:val="0"/>
              <w:spacing w:before="70" w:after="70" w:line="240" w:lineRule="auto"/>
              <w:ind w:firstLine="0"/>
              <w:jc w:val="center"/>
              <w:rPr>
                <w:sz w:val="21"/>
              </w:rPr>
            </w:pPr>
            <w:r>
              <w:rPr>
                <w:sz w:val="21"/>
                <w:szCs w:val="21"/>
              </w:rPr>
              <w:t>单选</w:t>
            </w:r>
          </w:p>
        </w:tc>
        <w:tc>
          <w:tcPr>
            <w:tcW w:w="3618" w:type="dxa"/>
            <w:vAlign w:val="center"/>
          </w:tcPr>
          <w:p w14:paraId="3DB0060F">
            <w:pPr>
              <w:snapToGrid w:val="0"/>
              <w:spacing w:before="70" w:after="70" w:line="240" w:lineRule="auto"/>
              <w:ind w:firstLine="0"/>
              <w:jc w:val="left"/>
              <w:rPr>
                <w:sz w:val="21"/>
              </w:rPr>
            </w:pPr>
            <w:r>
              <w:rPr>
                <w:sz w:val="21"/>
                <w:szCs w:val="21"/>
              </w:rPr>
              <w:t>点云体素抽稀的参数是</w:t>
            </w:r>
          </w:p>
        </w:tc>
        <w:tc>
          <w:tcPr>
            <w:tcW w:w="3618" w:type="dxa"/>
            <w:vAlign w:val="center"/>
          </w:tcPr>
          <w:p w14:paraId="24E5498A">
            <w:pPr>
              <w:snapToGrid w:val="0"/>
              <w:spacing w:before="70" w:after="70" w:line="240" w:lineRule="auto"/>
              <w:ind w:firstLine="0"/>
              <w:jc w:val="left"/>
              <w:rPr>
                <w:sz w:val="21"/>
              </w:rPr>
            </w:pPr>
            <w:r>
              <w:rPr>
                <w:sz w:val="21"/>
                <w:szCs w:val="21"/>
              </w:rPr>
              <w:t>体素边长</w:t>
            </w:r>
          </w:p>
        </w:tc>
      </w:tr>
      <w:tr w14:paraId="7E03A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21F190B3">
            <w:pPr>
              <w:snapToGrid w:val="0"/>
              <w:spacing w:before="70" w:after="70" w:line="240" w:lineRule="auto"/>
              <w:ind w:firstLine="0"/>
              <w:jc w:val="center"/>
              <w:rPr>
                <w:sz w:val="21"/>
              </w:rPr>
            </w:pPr>
            <w:r>
              <w:rPr>
                <w:sz w:val="21"/>
                <w:szCs w:val="21"/>
              </w:rPr>
              <w:t>66</w:t>
            </w:r>
          </w:p>
        </w:tc>
        <w:tc>
          <w:tcPr>
            <w:tcW w:w="829" w:type="dxa"/>
            <w:vAlign w:val="center"/>
          </w:tcPr>
          <w:p w14:paraId="4B48D621">
            <w:pPr>
              <w:snapToGrid w:val="0"/>
              <w:spacing w:before="70" w:after="70" w:line="240" w:lineRule="auto"/>
              <w:ind w:firstLine="0"/>
              <w:jc w:val="center"/>
              <w:rPr>
                <w:sz w:val="21"/>
              </w:rPr>
            </w:pPr>
            <w:r>
              <w:rPr>
                <w:sz w:val="21"/>
                <w:szCs w:val="21"/>
              </w:rPr>
              <w:t>单选</w:t>
            </w:r>
          </w:p>
        </w:tc>
        <w:tc>
          <w:tcPr>
            <w:tcW w:w="3618" w:type="dxa"/>
            <w:vAlign w:val="center"/>
          </w:tcPr>
          <w:p w14:paraId="444B852F">
            <w:pPr>
              <w:snapToGrid w:val="0"/>
              <w:spacing w:before="70" w:after="70" w:line="240" w:lineRule="auto"/>
              <w:ind w:firstLine="0"/>
              <w:jc w:val="left"/>
              <w:rPr>
                <w:sz w:val="21"/>
              </w:rPr>
            </w:pPr>
            <w:r>
              <w:rPr>
                <w:sz w:val="21"/>
                <w:szCs w:val="21"/>
              </w:rPr>
              <w:t>统计滤波用于</w:t>
            </w:r>
          </w:p>
        </w:tc>
        <w:tc>
          <w:tcPr>
            <w:tcW w:w="3618" w:type="dxa"/>
            <w:vAlign w:val="center"/>
          </w:tcPr>
          <w:p w14:paraId="204123B5">
            <w:pPr>
              <w:snapToGrid w:val="0"/>
              <w:spacing w:before="70" w:after="70" w:line="240" w:lineRule="auto"/>
              <w:ind w:firstLine="0"/>
              <w:jc w:val="left"/>
              <w:rPr>
                <w:sz w:val="21"/>
              </w:rPr>
            </w:pPr>
            <w:r>
              <w:rPr>
                <w:sz w:val="21"/>
                <w:szCs w:val="21"/>
              </w:rPr>
              <w:t>剔除离群点</w:t>
            </w:r>
          </w:p>
        </w:tc>
      </w:tr>
      <w:tr w14:paraId="68BE1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6C95202B">
            <w:pPr>
              <w:snapToGrid w:val="0"/>
              <w:spacing w:before="70" w:after="70" w:line="240" w:lineRule="auto"/>
              <w:ind w:firstLine="0"/>
              <w:jc w:val="center"/>
              <w:rPr>
                <w:sz w:val="21"/>
              </w:rPr>
            </w:pPr>
            <w:r>
              <w:rPr>
                <w:sz w:val="21"/>
                <w:szCs w:val="21"/>
              </w:rPr>
              <w:t>67</w:t>
            </w:r>
          </w:p>
        </w:tc>
        <w:tc>
          <w:tcPr>
            <w:tcW w:w="829" w:type="dxa"/>
            <w:vAlign w:val="center"/>
          </w:tcPr>
          <w:p w14:paraId="2FFFF80D">
            <w:pPr>
              <w:snapToGrid w:val="0"/>
              <w:spacing w:before="70" w:after="70" w:line="240" w:lineRule="auto"/>
              <w:ind w:firstLine="0"/>
              <w:jc w:val="center"/>
              <w:rPr>
                <w:sz w:val="21"/>
              </w:rPr>
            </w:pPr>
            <w:r>
              <w:rPr>
                <w:sz w:val="21"/>
                <w:szCs w:val="21"/>
              </w:rPr>
              <w:t>判断</w:t>
            </w:r>
          </w:p>
        </w:tc>
        <w:tc>
          <w:tcPr>
            <w:tcW w:w="3618" w:type="dxa"/>
            <w:vAlign w:val="center"/>
          </w:tcPr>
          <w:p w14:paraId="09DBC9E4">
            <w:pPr>
              <w:snapToGrid w:val="0"/>
              <w:spacing w:before="70" w:after="70" w:line="240" w:lineRule="auto"/>
              <w:ind w:firstLine="0"/>
              <w:jc w:val="left"/>
              <w:rPr>
                <w:sz w:val="21"/>
              </w:rPr>
            </w:pPr>
            <w:r>
              <w:rPr>
                <w:sz w:val="21"/>
                <w:szCs w:val="21"/>
              </w:rPr>
              <w:t>不同设备数据可直接混用不配准</w:t>
            </w:r>
          </w:p>
        </w:tc>
        <w:tc>
          <w:tcPr>
            <w:tcW w:w="3618" w:type="dxa"/>
            <w:vAlign w:val="center"/>
          </w:tcPr>
          <w:p w14:paraId="4FDCE806">
            <w:pPr>
              <w:snapToGrid w:val="0"/>
              <w:spacing w:before="70" w:after="70" w:line="240" w:lineRule="auto"/>
              <w:ind w:firstLine="0"/>
              <w:jc w:val="left"/>
              <w:rPr>
                <w:sz w:val="21"/>
              </w:rPr>
            </w:pPr>
            <w:r>
              <w:rPr>
                <w:sz w:val="21"/>
                <w:szCs w:val="21"/>
              </w:rPr>
              <w:t>错误</w:t>
            </w:r>
          </w:p>
        </w:tc>
      </w:tr>
      <w:tr w14:paraId="7AB5E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5E99AA3A">
            <w:pPr>
              <w:snapToGrid w:val="0"/>
              <w:spacing w:before="70" w:after="70" w:line="240" w:lineRule="auto"/>
              <w:ind w:firstLine="0"/>
              <w:jc w:val="center"/>
              <w:rPr>
                <w:sz w:val="21"/>
              </w:rPr>
            </w:pPr>
            <w:r>
              <w:rPr>
                <w:sz w:val="21"/>
                <w:szCs w:val="21"/>
              </w:rPr>
              <w:t>68</w:t>
            </w:r>
          </w:p>
        </w:tc>
        <w:tc>
          <w:tcPr>
            <w:tcW w:w="829" w:type="dxa"/>
            <w:vAlign w:val="center"/>
          </w:tcPr>
          <w:p w14:paraId="482458E6">
            <w:pPr>
              <w:snapToGrid w:val="0"/>
              <w:spacing w:before="70" w:after="70" w:line="240" w:lineRule="auto"/>
              <w:ind w:firstLine="0"/>
              <w:jc w:val="center"/>
              <w:rPr>
                <w:sz w:val="21"/>
              </w:rPr>
            </w:pPr>
            <w:r>
              <w:rPr>
                <w:sz w:val="21"/>
                <w:szCs w:val="21"/>
              </w:rPr>
              <w:t>判断</w:t>
            </w:r>
          </w:p>
        </w:tc>
        <w:tc>
          <w:tcPr>
            <w:tcW w:w="3618" w:type="dxa"/>
            <w:vAlign w:val="center"/>
          </w:tcPr>
          <w:p w14:paraId="357343A0">
            <w:pPr>
              <w:snapToGrid w:val="0"/>
              <w:spacing w:before="70" w:after="70" w:line="240" w:lineRule="auto"/>
              <w:ind w:firstLine="0"/>
              <w:jc w:val="left"/>
              <w:rPr>
                <w:sz w:val="21"/>
              </w:rPr>
            </w:pPr>
            <w:r>
              <w:rPr>
                <w:sz w:val="21"/>
                <w:szCs w:val="21"/>
              </w:rPr>
              <w:t>处理后数据应保留处理日志</w:t>
            </w:r>
          </w:p>
        </w:tc>
        <w:tc>
          <w:tcPr>
            <w:tcW w:w="3618" w:type="dxa"/>
            <w:vAlign w:val="center"/>
          </w:tcPr>
          <w:p w14:paraId="21F62353">
            <w:pPr>
              <w:snapToGrid w:val="0"/>
              <w:spacing w:before="70" w:after="70" w:line="240" w:lineRule="auto"/>
              <w:ind w:firstLine="0"/>
              <w:jc w:val="left"/>
              <w:rPr>
                <w:sz w:val="21"/>
              </w:rPr>
            </w:pPr>
            <w:r>
              <w:rPr>
                <w:sz w:val="21"/>
                <w:szCs w:val="21"/>
              </w:rPr>
              <w:t>正确</w:t>
            </w:r>
          </w:p>
        </w:tc>
      </w:tr>
      <w:tr w14:paraId="1F266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2F0F72F6">
            <w:pPr>
              <w:snapToGrid w:val="0"/>
              <w:spacing w:before="70" w:after="70" w:line="240" w:lineRule="auto"/>
              <w:ind w:firstLine="0"/>
              <w:jc w:val="center"/>
              <w:rPr>
                <w:sz w:val="21"/>
              </w:rPr>
            </w:pPr>
            <w:r>
              <w:rPr>
                <w:sz w:val="21"/>
                <w:szCs w:val="21"/>
              </w:rPr>
              <w:t>69</w:t>
            </w:r>
          </w:p>
        </w:tc>
        <w:tc>
          <w:tcPr>
            <w:tcW w:w="829" w:type="dxa"/>
            <w:vAlign w:val="center"/>
          </w:tcPr>
          <w:p w14:paraId="7EBA15D0">
            <w:pPr>
              <w:snapToGrid w:val="0"/>
              <w:spacing w:before="70" w:after="70" w:line="240" w:lineRule="auto"/>
              <w:ind w:firstLine="0"/>
              <w:jc w:val="center"/>
              <w:rPr>
                <w:sz w:val="21"/>
              </w:rPr>
            </w:pPr>
            <w:r>
              <w:rPr>
                <w:sz w:val="21"/>
                <w:szCs w:val="21"/>
              </w:rPr>
              <w:t>简答</w:t>
            </w:r>
          </w:p>
        </w:tc>
        <w:tc>
          <w:tcPr>
            <w:tcW w:w="3618" w:type="dxa"/>
            <w:vAlign w:val="center"/>
          </w:tcPr>
          <w:p w14:paraId="43E3D395">
            <w:pPr>
              <w:snapToGrid w:val="0"/>
              <w:spacing w:before="70" w:after="70" w:line="240" w:lineRule="auto"/>
              <w:ind w:firstLine="0"/>
              <w:jc w:val="left"/>
              <w:rPr>
                <w:sz w:val="21"/>
              </w:rPr>
            </w:pPr>
            <w:r>
              <w:rPr>
                <w:sz w:val="21"/>
                <w:szCs w:val="21"/>
              </w:rPr>
              <w:t>简述精度检查点布设原则</w:t>
            </w:r>
          </w:p>
        </w:tc>
        <w:tc>
          <w:tcPr>
            <w:tcW w:w="3618" w:type="dxa"/>
            <w:vAlign w:val="center"/>
          </w:tcPr>
          <w:p w14:paraId="1638E142">
            <w:pPr>
              <w:snapToGrid w:val="0"/>
              <w:spacing w:before="70" w:after="70" w:line="240" w:lineRule="auto"/>
              <w:ind w:firstLine="0"/>
              <w:jc w:val="left"/>
              <w:rPr>
                <w:sz w:val="21"/>
              </w:rPr>
            </w:pPr>
            <w:r>
              <w:rPr>
                <w:sz w:val="21"/>
                <w:szCs w:val="21"/>
              </w:rPr>
              <w:t>均匀分布、独立于控制点</w:t>
            </w:r>
          </w:p>
        </w:tc>
      </w:tr>
      <w:tr w14:paraId="228F4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35" w:type="dxa"/>
            <w:vAlign w:val="center"/>
          </w:tcPr>
          <w:p w14:paraId="1FD2B1AA">
            <w:pPr>
              <w:snapToGrid w:val="0"/>
              <w:spacing w:before="70" w:after="70" w:line="240" w:lineRule="auto"/>
              <w:ind w:firstLine="0"/>
              <w:jc w:val="center"/>
              <w:rPr>
                <w:sz w:val="21"/>
              </w:rPr>
            </w:pPr>
            <w:r>
              <w:rPr>
                <w:sz w:val="21"/>
                <w:szCs w:val="21"/>
              </w:rPr>
              <w:t>70</w:t>
            </w:r>
          </w:p>
        </w:tc>
        <w:tc>
          <w:tcPr>
            <w:tcW w:w="829" w:type="dxa"/>
            <w:vAlign w:val="center"/>
          </w:tcPr>
          <w:p w14:paraId="70F685B2">
            <w:pPr>
              <w:snapToGrid w:val="0"/>
              <w:spacing w:before="70" w:after="70" w:line="240" w:lineRule="auto"/>
              <w:ind w:firstLine="0"/>
              <w:jc w:val="center"/>
              <w:rPr>
                <w:sz w:val="21"/>
              </w:rPr>
            </w:pPr>
            <w:r>
              <w:rPr>
                <w:sz w:val="21"/>
                <w:szCs w:val="21"/>
              </w:rPr>
              <w:t>简答</w:t>
            </w:r>
          </w:p>
        </w:tc>
        <w:tc>
          <w:tcPr>
            <w:tcW w:w="3618" w:type="dxa"/>
            <w:vAlign w:val="center"/>
          </w:tcPr>
          <w:p w14:paraId="3C73EDAF">
            <w:pPr>
              <w:snapToGrid w:val="0"/>
              <w:spacing w:before="70" w:after="70" w:line="240" w:lineRule="auto"/>
              <w:ind w:firstLine="0"/>
              <w:jc w:val="left"/>
              <w:rPr>
                <w:sz w:val="21"/>
              </w:rPr>
            </w:pPr>
            <w:r>
              <w:rPr>
                <w:sz w:val="21"/>
                <w:szCs w:val="21"/>
              </w:rPr>
              <w:t>简述成果可追溯的实现方式</w:t>
            </w:r>
          </w:p>
        </w:tc>
        <w:tc>
          <w:tcPr>
            <w:tcW w:w="3618" w:type="dxa"/>
            <w:vAlign w:val="center"/>
          </w:tcPr>
          <w:p w14:paraId="46721B54">
            <w:pPr>
              <w:snapToGrid w:val="0"/>
              <w:spacing w:before="70" w:after="70" w:line="240" w:lineRule="auto"/>
              <w:ind w:firstLine="0"/>
              <w:jc w:val="left"/>
              <w:rPr>
                <w:sz w:val="21"/>
              </w:rPr>
            </w:pPr>
            <w:r>
              <w:rPr>
                <w:sz w:val="21"/>
                <w:szCs w:val="21"/>
              </w:rPr>
              <w:t>编号关联、日志留痕、版本管理</w:t>
            </w:r>
          </w:p>
        </w:tc>
      </w:tr>
    </w:tbl>
    <w:p w14:paraId="6EA35F07">
      <w:pPr>
        <w:spacing w:line="240" w:lineRule="auto"/>
      </w:pPr>
    </w:p>
    <w:p w14:paraId="0C817B71">
      <w:pPr>
        <w:pStyle w:val="6"/>
      </w:pPr>
      <w:r>
        <w:rPr>
          <w:szCs w:val="32"/>
        </w:rPr>
        <w:t>2.17.5.5 缺陷判读与规范（节选 20 题）</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5"/>
        <w:gridCol w:w="829"/>
        <w:gridCol w:w="3683"/>
        <w:gridCol w:w="3533"/>
      </w:tblGrid>
      <w:tr w14:paraId="256F7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5" w:type="dxa"/>
            <w:shd w:val="clear" w:color="auto" w:fill="E7E6E6"/>
            <w:vAlign w:val="center"/>
          </w:tcPr>
          <w:p w14:paraId="5E69671B">
            <w:pPr>
              <w:keepNext/>
              <w:snapToGrid w:val="0"/>
              <w:spacing w:before="70" w:after="70" w:line="240" w:lineRule="auto"/>
              <w:ind w:firstLine="0"/>
              <w:jc w:val="center"/>
              <w:rPr>
                <w:b/>
                <w:sz w:val="21"/>
              </w:rPr>
            </w:pPr>
            <w:r>
              <w:rPr>
                <w:b/>
                <w:sz w:val="21"/>
                <w:szCs w:val="21"/>
              </w:rPr>
              <w:t>题号</w:t>
            </w:r>
          </w:p>
        </w:tc>
        <w:tc>
          <w:tcPr>
            <w:tcW w:w="829" w:type="dxa"/>
            <w:shd w:val="clear" w:color="auto" w:fill="E7E6E6"/>
            <w:vAlign w:val="center"/>
          </w:tcPr>
          <w:p w14:paraId="0CA55479">
            <w:pPr>
              <w:keepNext/>
              <w:snapToGrid w:val="0"/>
              <w:spacing w:before="70" w:after="70" w:line="240" w:lineRule="auto"/>
              <w:ind w:firstLine="0"/>
              <w:jc w:val="center"/>
              <w:rPr>
                <w:b/>
                <w:sz w:val="21"/>
              </w:rPr>
            </w:pPr>
            <w:r>
              <w:rPr>
                <w:b/>
                <w:sz w:val="21"/>
                <w:szCs w:val="21"/>
              </w:rPr>
              <w:t>题型</w:t>
            </w:r>
          </w:p>
        </w:tc>
        <w:tc>
          <w:tcPr>
            <w:tcW w:w="3683" w:type="dxa"/>
            <w:shd w:val="clear" w:color="auto" w:fill="E7E6E6"/>
            <w:vAlign w:val="center"/>
          </w:tcPr>
          <w:p w14:paraId="3DA65B62">
            <w:pPr>
              <w:keepNext/>
              <w:snapToGrid w:val="0"/>
              <w:spacing w:before="70" w:after="70" w:line="240" w:lineRule="auto"/>
              <w:ind w:firstLine="0"/>
              <w:jc w:val="center"/>
              <w:rPr>
                <w:b/>
                <w:sz w:val="21"/>
              </w:rPr>
            </w:pPr>
            <w:r>
              <w:rPr>
                <w:b/>
                <w:sz w:val="21"/>
                <w:szCs w:val="21"/>
              </w:rPr>
              <w:t>题目</w:t>
            </w:r>
          </w:p>
        </w:tc>
        <w:tc>
          <w:tcPr>
            <w:tcW w:w="3533" w:type="dxa"/>
            <w:shd w:val="clear" w:color="auto" w:fill="E7E6E6"/>
            <w:vAlign w:val="center"/>
          </w:tcPr>
          <w:p w14:paraId="320C85A2">
            <w:pPr>
              <w:keepNext/>
              <w:snapToGrid w:val="0"/>
              <w:spacing w:before="70" w:after="70" w:line="240" w:lineRule="auto"/>
              <w:ind w:firstLine="0"/>
              <w:jc w:val="center"/>
              <w:rPr>
                <w:b/>
                <w:sz w:val="21"/>
              </w:rPr>
            </w:pPr>
            <w:r>
              <w:rPr>
                <w:b/>
                <w:sz w:val="21"/>
                <w:szCs w:val="21"/>
              </w:rPr>
              <w:t>答案要点</w:t>
            </w:r>
          </w:p>
        </w:tc>
      </w:tr>
      <w:tr w14:paraId="5C465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088D80A">
            <w:pPr>
              <w:keepNext/>
              <w:snapToGrid w:val="0"/>
              <w:spacing w:before="70" w:after="70" w:line="240" w:lineRule="auto"/>
              <w:ind w:firstLine="0"/>
              <w:jc w:val="center"/>
              <w:rPr>
                <w:sz w:val="21"/>
              </w:rPr>
            </w:pPr>
            <w:r>
              <w:rPr>
                <w:sz w:val="21"/>
                <w:szCs w:val="21"/>
              </w:rPr>
              <w:t>71</w:t>
            </w:r>
          </w:p>
        </w:tc>
        <w:tc>
          <w:tcPr>
            <w:tcW w:w="829" w:type="dxa"/>
            <w:vAlign w:val="center"/>
          </w:tcPr>
          <w:p w14:paraId="5CD4DAE9">
            <w:pPr>
              <w:keepNext/>
              <w:snapToGrid w:val="0"/>
              <w:spacing w:before="70" w:after="70" w:line="240" w:lineRule="auto"/>
              <w:ind w:firstLine="0"/>
              <w:jc w:val="center"/>
              <w:rPr>
                <w:sz w:val="21"/>
              </w:rPr>
            </w:pPr>
            <w:r>
              <w:rPr>
                <w:sz w:val="21"/>
                <w:szCs w:val="21"/>
              </w:rPr>
              <w:t>单选</w:t>
            </w:r>
          </w:p>
        </w:tc>
        <w:tc>
          <w:tcPr>
            <w:tcW w:w="3683" w:type="dxa"/>
            <w:vAlign w:val="center"/>
          </w:tcPr>
          <w:p w14:paraId="6CDF1055">
            <w:pPr>
              <w:keepNext/>
              <w:snapToGrid w:val="0"/>
              <w:spacing w:before="70" w:after="70" w:line="240" w:lineRule="auto"/>
              <w:ind w:firstLine="0"/>
              <w:jc w:val="left"/>
              <w:rPr>
                <w:sz w:val="21"/>
              </w:rPr>
            </w:pPr>
            <w:r>
              <w:rPr>
                <w:sz w:val="21"/>
                <w:szCs w:val="21"/>
              </w:rPr>
              <w:t>冲磨缺陷判定的核心判据是</w:t>
            </w:r>
          </w:p>
        </w:tc>
        <w:tc>
          <w:tcPr>
            <w:tcW w:w="3533" w:type="dxa"/>
            <w:vAlign w:val="center"/>
          </w:tcPr>
          <w:p w14:paraId="4482781A">
            <w:pPr>
              <w:keepNext/>
              <w:snapToGrid w:val="0"/>
              <w:spacing w:before="70" w:after="70" w:line="240" w:lineRule="auto"/>
              <w:ind w:firstLine="0"/>
              <w:jc w:val="left"/>
              <w:rPr>
                <w:sz w:val="21"/>
              </w:rPr>
            </w:pPr>
            <w:r>
              <w:rPr>
                <w:sz w:val="21"/>
                <w:szCs w:val="21"/>
              </w:rPr>
              <w:t>是否发生体型尺寸削减</w:t>
            </w:r>
          </w:p>
        </w:tc>
      </w:tr>
      <w:tr w14:paraId="20D0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127E1DA">
            <w:pPr>
              <w:keepNext/>
              <w:snapToGrid w:val="0"/>
              <w:spacing w:before="70" w:after="70" w:line="240" w:lineRule="auto"/>
              <w:ind w:firstLine="0"/>
              <w:jc w:val="center"/>
              <w:rPr>
                <w:sz w:val="21"/>
              </w:rPr>
            </w:pPr>
            <w:r>
              <w:rPr>
                <w:sz w:val="21"/>
                <w:szCs w:val="21"/>
              </w:rPr>
              <w:t>72</w:t>
            </w:r>
          </w:p>
        </w:tc>
        <w:tc>
          <w:tcPr>
            <w:tcW w:w="829" w:type="dxa"/>
            <w:vAlign w:val="center"/>
          </w:tcPr>
          <w:p w14:paraId="42101620">
            <w:pPr>
              <w:keepNext/>
              <w:snapToGrid w:val="0"/>
              <w:spacing w:before="70" w:after="70" w:line="240" w:lineRule="auto"/>
              <w:ind w:firstLine="0"/>
              <w:jc w:val="center"/>
              <w:rPr>
                <w:sz w:val="21"/>
              </w:rPr>
            </w:pPr>
            <w:r>
              <w:rPr>
                <w:sz w:val="21"/>
                <w:szCs w:val="21"/>
              </w:rPr>
              <w:t>单选</w:t>
            </w:r>
          </w:p>
        </w:tc>
        <w:tc>
          <w:tcPr>
            <w:tcW w:w="3683" w:type="dxa"/>
            <w:vAlign w:val="center"/>
          </w:tcPr>
          <w:p w14:paraId="7E2DB0B9">
            <w:pPr>
              <w:keepNext/>
              <w:snapToGrid w:val="0"/>
              <w:spacing w:before="70" w:after="70" w:line="240" w:lineRule="auto"/>
              <w:ind w:firstLine="0"/>
              <w:jc w:val="left"/>
              <w:rPr>
                <w:sz w:val="21"/>
              </w:rPr>
            </w:pPr>
            <w:r>
              <w:rPr>
                <w:sz w:val="21"/>
                <w:szCs w:val="21"/>
              </w:rPr>
              <w:t>裂缝宽度量测优先采用</w:t>
            </w:r>
          </w:p>
        </w:tc>
        <w:tc>
          <w:tcPr>
            <w:tcW w:w="3533" w:type="dxa"/>
            <w:vAlign w:val="center"/>
          </w:tcPr>
          <w:p w14:paraId="39E1A703">
            <w:pPr>
              <w:keepNext/>
              <w:snapToGrid w:val="0"/>
              <w:spacing w:before="70" w:after="70" w:line="240" w:lineRule="auto"/>
              <w:ind w:firstLine="0"/>
              <w:jc w:val="left"/>
              <w:rPr>
                <w:sz w:val="21"/>
              </w:rPr>
            </w:pPr>
            <w:r>
              <w:rPr>
                <w:sz w:val="21"/>
                <w:szCs w:val="21"/>
              </w:rPr>
              <w:t>影像量测 + 卡尺复核</w:t>
            </w:r>
          </w:p>
        </w:tc>
      </w:tr>
      <w:tr w14:paraId="41DD2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0BA1B8B0">
            <w:pPr>
              <w:keepNext/>
              <w:snapToGrid w:val="0"/>
              <w:spacing w:before="70" w:after="70" w:line="240" w:lineRule="auto"/>
              <w:ind w:firstLine="0"/>
              <w:jc w:val="center"/>
              <w:rPr>
                <w:sz w:val="21"/>
              </w:rPr>
            </w:pPr>
            <w:r>
              <w:rPr>
                <w:sz w:val="21"/>
                <w:szCs w:val="21"/>
              </w:rPr>
              <w:t>73</w:t>
            </w:r>
          </w:p>
        </w:tc>
        <w:tc>
          <w:tcPr>
            <w:tcW w:w="829" w:type="dxa"/>
            <w:vAlign w:val="center"/>
          </w:tcPr>
          <w:p w14:paraId="5636F60D">
            <w:pPr>
              <w:keepNext/>
              <w:snapToGrid w:val="0"/>
              <w:spacing w:before="70" w:after="70" w:line="240" w:lineRule="auto"/>
              <w:ind w:firstLine="0"/>
              <w:jc w:val="center"/>
              <w:rPr>
                <w:sz w:val="21"/>
              </w:rPr>
            </w:pPr>
            <w:r>
              <w:rPr>
                <w:sz w:val="21"/>
                <w:szCs w:val="21"/>
              </w:rPr>
              <w:t>单选</w:t>
            </w:r>
          </w:p>
        </w:tc>
        <w:tc>
          <w:tcPr>
            <w:tcW w:w="3683" w:type="dxa"/>
            <w:vAlign w:val="center"/>
          </w:tcPr>
          <w:p w14:paraId="158A40D1">
            <w:pPr>
              <w:keepNext/>
              <w:snapToGrid w:val="0"/>
              <w:spacing w:before="70" w:after="70" w:line="240" w:lineRule="auto"/>
              <w:ind w:firstLine="0"/>
              <w:jc w:val="left"/>
              <w:rPr>
                <w:sz w:val="21"/>
              </w:rPr>
            </w:pPr>
            <w:r>
              <w:rPr>
                <w:sz w:val="21"/>
                <w:szCs w:val="21"/>
              </w:rPr>
              <w:t>露筋属于</w:t>
            </w:r>
          </w:p>
        </w:tc>
        <w:tc>
          <w:tcPr>
            <w:tcW w:w="3533" w:type="dxa"/>
            <w:vAlign w:val="center"/>
          </w:tcPr>
          <w:p w14:paraId="73E56192">
            <w:pPr>
              <w:keepNext/>
              <w:snapToGrid w:val="0"/>
              <w:spacing w:before="70" w:after="70" w:line="240" w:lineRule="auto"/>
              <w:ind w:firstLine="0"/>
              <w:jc w:val="left"/>
              <w:rPr>
                <w:sz w:val="21"/>
              </w:rPr>
            </w:pPr>
            <w:r>
              <w:rPr>
                <w:sz w:val="21"/>
                <w:szCs w:val="21"/>
              </w:rPr>
              <w:t>表观类别缺陷（可能伴随削减）</w:t>
            </w:r>
          </w:p>
        </w:tc>
      </w:tr>
      <w:tr w14:paraId="3BD96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B599CC8">
            <w:pPr>
              <w:keepNext/>
              <w:snapToGrid w:val="0"/>
              <w:spacing w:before="70" w:after="70" w:line="240" w:lineRule="auto"/>
              <w:ind w:firstLine="0"/>
              <w:jc w:val="center"/>
              <w:rPr>
                <w:sz w:val="21"/>
              </w:rPr>
            </w:pPr>
            <w:r>
              <w:rPr>
                <w:sz w:val="21"/>
                <w:szCs w:val="21"/>
              </w:rPr>
              <w:t>74</w:t>
            </w:r>
          </w:p>
        </w:tc>
        <w:tc>
          <w:tcPr>
            <w:tcW w:w="829" w:type="dxa"/>
            <w:vAlign w:val="center"/>
          </w:tcPr>
          <w:p w14:paraId="17E09A99">
            <w:pPr>
              <w:keepNext/>
              <w:snapToGrid w:val="0"/>
              <w:spacing w:before="70" w:after="70" w:line="240" w:lineRule="auto"/>
              <w:ind w:firstLine="0"/>
              <w:jc w:val="center"/>
              <w:rPr>
                <w:sz w:val="21"/>
              </w:rPr>
            </w:pPr>
            <w:r>
              <w:rPr>
                <w:sz w:val="21"/>
                <w:szCs w:val="21"/>
              </w:rPr>
              <w:t>单选</w:t>
            </w:r>
          </w:p>
        </w:tc>
        <w:tc>
          <w:tcPr>
            <w:tcW w:w="3683" w:type="dxa"/>
            <w:vAlign w:val="center"/>
          </w:tcPr>
          <w:p w14:paraId="1E978F50">
            <w:pPr>
              <w:keepNext/>
              <w:snapToGrid w:val="0"/>
              <w:spacing w:before="70" w:after="70" w:line="240" w:lineRule="auto"/>
              <w:ind w:firstLine="0"/>
              <w:jc w:val="left"/>
              <w:rPr>
                <w:sz w:val="21"/>
              </w:rPr>
            </w:pPr>
            <w:r>
              <w:rPr>
                <w:sz w:val="21"/>
                <w:szCs w:val="21"/>
              </w:rPr>
              <w:t>错台量测的是</w:t>
            </w:r>
          </w:p>
        </w:tc>
        <w:tc>
          <w:tcPr>
            <w:tcW w:w="3533" w:type="dxa"/>
            <w:vAlign w:val="center"/>
          </w:tcPr>
          <w:p w14:paraId="3761BE97">
            <w:pPr>
              <w:keepNext/>
              <w:snapToGrid w:val="0"/>
              <w:spacing w:before="70" w:after="70" w:line="240" w:lineRule="auto"/>
              <w:ind w:firstLine="0"/>
              <w:jc w:val="left"/>
              <w:rPr>
                <w:sz w:val="21"/>
              </w:rPr>
            </w:pPr>
            <w:r>
              <w:rPr>
                <w:sz w:val="21"/>
                <w:szCs w:val="21"/>
              </w:rPr>
              <w:t>相邻面高差</w:t>
            </w:r>
          </w:p>
        </w:tc>
      </w:tr>
      <w:tr w14:paraId="68311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E7C28C2">
            <w:pPr>
              <w:keepNext/>
              <w:snapToGrid w:val="0"/>
              <w:spacing w:before="70" w:after="70" w:line="240" w:lineRule="auto"/>
              <w:ind w:firstLine="0"/>
              <w:jc w:val="center"/>
              <w:rPr>
                <w:sz w:val="21"/>
              </w:rPr>
            </w:pPr>
            <w:r>
              <w:rPr>
                <w:sz w:val="21"/>
                <w:szCs w:val="21"/>
              </w:rPr>
              <w:t>75</w:t>
            </w:r>
          </w:p>
        </w:tc>
        <w:tc>
          <w:tcPr>
            <w:tcW w:w="829" w:type="dxa"/>
            <w:vAlign w:val="center"/>
          </w:tcPr>
          <w:p w14:paraId="1C34567F">
            <w:pPr>
              <w:keepNext/>
              <w:snapToGrid w:val="0"/>
              <w:spacing w:before="70" w:after="70" w:line="240" w:lineRule="auto"/>
              <w:ind w:firstLine="0"/>
              <w:jc w:val="center"/>
              <w:rPr>
                <w:sz w:val="21"/>
              </w:rPr>
            </w:pPr>
            <w:r>
              <w:rPr>
                <w:sz w:val="21"/>
                <w:szCs w:val="21"/>
              </w:rPr>
              <w:t>单选</w:t>
            </w:r>
          </w:p>
        </w:tc>
        <w:tc>
          <w:tcPr>
            <w:tcW w:w="3683" w:type="dxa"/>
            <w:vAlign w:val="center"/>
          </w:tcPr>
          <w:p w14:paraId="1EE70C92">
            <w:pPr>
              <w:keepNext/>
              <w:snapToGrid w:val="0"/>
              <w:spacing w:before="70" w:after="70" w:line="240" w:lineRule="auto"/>
              <w:ind w:firstLine="0"/>
              <w:jc w:val="left"/>
              <w:rPr>
                <w:sz w:val="21"/>
              </w:rPr>
            </w:pPr>
            <w:r>
              <w:rPr>
                <w:sz w:val="21"/>
                <w:szCs w:val="21"/>
              </w:rPr>
              <w:t>缺陷级别认定的依据是</w:t>
            </w:r>
          </w:p>
        </w:tc>
        <w:tc>
          <w:tcPr>
            <w:tcW w:w="3533" w:type="dxa"/>
            <w:vAlign w:val="center"/>
          </w:tcPr>
          <w:p w14:paraId="20DA0CFD">
            <w:pPr>
              <w:keepNext/>
              <w:snapToGrid w:val="0"/>
              <w:spacing w:before="70" w:after="70" w:line="240" w:lineRule="auto"/>
              <w:ind w:firstLine="0"/>
              <w:jc w:val="left"/>
              <w:rPr>
                <w:sz w:val="21"/>
              </w:rPr>
            </w:pPr>
            <w:r>
              <w:rPr>
                <w:sz w:val="21"/>
                <w:szCs w:val="21"/>
              </w:rPr>
              <w:t>规范 + 甲方判定标准</w:t>
            </w:r>
          </w:p>
        </w:tc>
      </w:tr>
      <w:tr w14:paraId="4BE7F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3E8506F8">
            <w:pPr>
              <w:keepNext/>
              <w:snapToGrid w:val="0"/>
              <w:spacing w:before="70" w:after="70" w:line="240" w:lineRule="auto"/>
              <w:ind w:firstLine="0"/>
              <w:jc w:val="center"/>
              <w:rPr>
                <w:sz w:val="21"/>
              </w:rPr>
            </w:pPr>
            <w:r>
              <w:rPr>
                <w:sz w:val="21"/>
                <w:szCs w:val="21"/>
              </w:rPr>
              <w:t>76</w:t>
            </w:r>
          </w:p>
        </w:tc>
        <w:tc>
          <w:tcPr>
            <w:tcW w:w="829" w:type="dxa"/>
            <w:vAlign w:val="center"/>
          </w:tcPr>
          <w:p w14:paraId="10691B3C">
            <w:pPr>
              <w:keepNext/>
              <w:snapToGrid w:val="0"/>
              <w:spacing w:before="70" w:after="70" w:line="240" w:lineRule="auto"/>
              <w:ind w:firstLine="0"/>
              <w:jc w:val="center"/>
              <w:rPr>
                <w:sz w:val="21"/>
              </w:rPr>
            </w:pPr>
            <w:r>
              <w:rPr>
                <w:sz w:val="21"/>
                <w:szCs w:val="21"/>
              </w:rPr>
              <w:t>判断</w:t>
            </w:r>
          </w:p>
        </w:tc>
        <w:tc>
          <w:tcPr>
            <w:tcW w:w="3683" w:type="dxa"/>
            <w:vAlign w:val="center"/>
          </w:tcPr>
          <w:p w14:paraId="2B4676AF">
            <w:pPr>
              <w:keepNext/>
              <w:snapToGrid w:val="0"/>
              <w:spacing w:before="70" w:after="70" w:line="240" w:lineRule="auto"/>
              <w:ind w:firstLine="0"/>
              <w:jc w:val="left"/>
              <w:rPr>
                <w:sz w:val="21"/>
              </w:rPr>
            </w:pPr>
            <w:r>
              <w:rPr>
                <w:sz w:val="21"/>
                <w:szCs w:val="21"/>
              </w:rPr>
              <w:t>语义识别结果可直接作为最终结论</w:t>
            </w:r>
          </w:p>
        </w:tc>
        <w:tc>
          <w:tcPr>
            <w:tcW w:w="3533" w:type="dxa"/>
            <w:vAlign w:val="center"/>
          </w:tcPr>
          <w:p w14:paraId="4943DFA8">
            <w:pPr>
              <w:keepNext/>
              <w:snapToGrid w:val="0"/>
              <w:spacing w:before="70" w:after="70" w:line="240" w:lineRule="auto"/>
              <w:ind w:firstLine="0"/>
              <w:jc w:val="left"/>
              <w:rPr>
                <w:sz w:val="21"/>
              </w:rPr>
            </w:pPr>
            <w:r>
              <w:rPr>
                <w:sz w:val="21"/>
                <w:szCs w:val="21"/>
              </w:rPr>
              <w:t>错误</w:t>
            </w:r>
          </w:p>
        </w:tc>
      </w:tr>
      <w:tr w14:paraId="7977D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E4E5304">
            <w:pPr>
              <w:keepNext/>
              <w:snapToGrid w:val="0"/>
              <w:spacing w:before="70" w:after="70" w:line="240" w:lineRule="auto"/>
              <w:ind w:firstLine="0"/>
              <w:jc w:val="center"/>
              <w:rPr>
                <w:sz w:val="21"/>
              </w:rPr>
            </w:pPr>
            <w:r>
              <w:rPr>
                <w:sz w:val="21"/>
                <w:szCs w:val="21"/>
              </w:rPr>
              <w:t>77</w:t>
            </w:r>
          </w:p>
        </w:tc>
        <w:tc>
          <w:tcPr>
            <w:tcW w:w="829" w:type="dxa"/>
            <w:vAlign w:val="center"/>
          </w:tcPr>
          <w:p w14:paraId="3DD3829E">
            <w:pPr>
              <w:keepNext/>
              <w:snapToGrid w:val="0"/>
              <w:spacing w:before="70" w:after="70" w:line="240" w:lineRule="auto"/>
              <w:ind w:firstLine="0"/>
              <w:jc w:val="center"/>
              <w:rPr>
                <w:sz w:val="21"/>
              </w:rPr>
            </w:pPr>
            <w:r>
              <w:rPr>
                <w:sz w:val="21"/>
                <w:szCs w:val="21"/>
              </w:rPr>
              <w:t>判断</w:t>
            </w:r>
          </w:p>
        </w:tc>
        <w:tc>
          <w:tcPr>
            <w:tcW w:w="3683" w:type="dxa"/>
            <w:vAlign w:val="center"/>
          </w:tcPr>
          <w:p w14:paraId="7646A9C8">
            <w:pPr>
              <w:keepNext/>
              <w:snapToGrid w:val="0"/>
              <w:spacing w:before="70" w:after="70" w:line="240" w:lineRule="auto"/>
              <w:ind w:firstLine="0"/>
              <w:jc w:val="left"/>
              <w:rPr>
                <w:sz w:val="21"/>
              </w:rPr>
            </w:pPr>
            <w:r>
              <w:rPr>
                <w:sz w:val="21"/>
                <w:szCs w:val="21"/>
              </w:rPr>
              <w:t>规则库可随标准更新而调整</w:t>
            </w:r>
          </w:p>
        </w:tc>
        <w:tc>
          <w:tcPr>
            <w:tcW w:w="3533" w:type="dxa"/>
            <w:vAlign w:val="center"/>
          </w:tcPr>
          <w:p w14:paraId="0FEC5B50">
            <w:pPr>
              <w:keepNext/>
              <w:snapToGrid w:val="0"/>
              <w:spacing w:before="70" w:after="70" w:line="240" w:lineRule="auto"/>
              <w:ind w:firstLine="0"/>
              <w:jc w:val="left"/>
              <w:rPr>
                <w:sz w:val="21"/>
              </w:rPr>
            </w:pPr>
            <w:r>
              <w:rPr>
                <w:sz w:val="21"/>
                <w:szCs w:val="21"/>
              </w:rPr>
              <w:t>正确</w:t>
            </w:r>
          </w:p>
        </w:tc>
      </w:tr>
      <w:tr w14:paraId="49217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05827A33">
            <w:pPr>
              <w:keepNext/>
              <w:snapToGrid w:val="0"/>
              <w:spacing w:before="70" w:after="70" w:line="240" w:lineRule="auto"/>
              <w:ind w:firstLine="0"/>
              <w:jc w:val="center"/>
              <w:rPr>
                <w:sz w:val="21"/>
              </w:rPr>
            </w:pPr>
            <w:r>
              <w:rPr>
                <w:sz w:val="21"/>
                <w:szCs w:val="21"/>
              </w:rPr>
              <w:t>78</w:t>
            </w:r>
          </w:p>
        </w:tc>
        <w:tc>
          <w:tcPr>
            <w:tcW w:w="829" w:type="dxa"/>
            <w:vAlign w:val="center"/>
          </w:tcPr>
          <w:p w14:paraId="7996B3E4">
            <w:pPr>
              <w:keepNext/>
              <w:snapToGrid w:val="0"/>
              <w:spacing w:before="70" w:after="70" w:line="240" w:lineRule="auto"/>
              <w:ind w:firstLine="0"/>
              <w:jc w:val="center"/>
              <w:rPr>
                <w:sz w:val="21"/>
              </w:rPr>
            </w:pPr>
            <w:r>
              <w:rPr>
                <w:sz w:val="21"/>
                <w:szCs w:val="21"/>
              </w:rPr>
              <w:t>判断</w:t>
            </w:r>
          </w:p>
        </w:tc>
        <w:tc>
          <w:tcPr>
            <w:tcW w:w="3683" w:type="dxa"/>
            <w:vAlign w:val="center"/>
          </w:tcPr>
          <w:p w14:paraId="258028F7">
            <w:pPr>
              <w:keepNext/>
              <w:snapToGrid w:val="0"/>
              <w:spacing w:before="70" w:after="70" w:line="240" w:lineRule="auto"/>
              <w:ind w:firstLine="0"/>
              <w:jc w:val="left"/>
              <w:rPr>
                <w:sz w:val="21"/>
              </w:rPr>
            </w:pPr>
            <w:r>
              <w:rPr>
                <w:sz w:val="21"/>
                <w:szCs w:val="21"/>
              </w:rPr>
              <w:t>罕见缺陷可仅靠模型识别</w:t>
            </w:r>
          </w:p>
        </w:tc>
        <w:tc>
          <w:tcPr>
            <w:tcW w:w="3533" w:type="dxa"/>
            <w:vAlign w:val="center"/>
          </w:tcPr>
          <w:p w14:paraId="40B05E60">
            <w:pPr>
              <w:keepNext/>
              <w:snapToGrid w:val="0"/>
              <w:spacing w:before="70" w:after="70" w:line="240" w:lineRule="auto"/>
              <w:ind w:firstLine="0"/>
              <w:jc w:val="left"/>
              <w:rPr>
                <w:sz w:val="21"/>
              </w:rPr>
            </w:pPr>
            <w:r>
              <w:rPr>
                <w:sz w:val="21"/>
                <w:szCs w:val="21"/>
              </w:rPr>
              <w:t>错误（需人工复核）</w:t>
            </w:r>
          </w:p>
        </w:tc>
      </w:tr>
      <w:tr w14:paraId="44A58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22D76101">
            <w:pPr>
              <w:keepNext/>
              <w:snapToGrid w:val="0"/>
              <w:spacing w:before="70" w:after="70" w:line="240" w:lineRule="auto"/>
              <w:ind w:firstLine="0"/>
              <w:jc w:val="center"/>
              <w:rPr>
                <w:sz w:val="21"/>
              </w:rPr>
            </w:pPr>
            <w:r>
              <w:rPr>
                <w:sz w:val="21"/>
                <w:szCs w:val="21"/>
              </w:rPr>
              <w:t>79</w:t>
            </w:r>
          </w:p>
        </w:tc>
        <w:tc>
          <w:tcPr>
            <w:tcW w:w="829" w:type="dxa"/>
            <w:vAlign w:val="center"/>
          </w:tcPr>
          <w:p w14:paraId="3BB133FD">
            <w:pPr>
              <w:keepNext/>
              <w:snapToGrid w:val="0"/>
              <w:spacing w:before="70" w:after="70" w:line="240" w:lineRule="auto"/>
              <w:ind w:firstLine="0"/>
              <w:jc w:val="center"/>
              <w:rPr>
                <w:sz w:val="21"/>
              </w:rPr>
            </w:pPr>
            <w:r>
              <w:rPr>
                <w:sz w:val="21"/>
                <w:szCs w:val="21"/>
              </w:rPr>
              <w:t>判断</w:t>
            </w:r>
          </w:p>
        </w:tc>
        <w:tc>
          <w:tcPr>
            <w:tcW w:w="3683" w:type="dxa"/>
            <w:vAlign w:val="center"/>
          </w:tcPr>
          <w:p w14:paraId="18243579">
            <w:pPr>
              <w:keepNext/>
              <w:snapToGrid w:val="0"/>
              <w:spacing w:before="70" w:after="70" w:line="240" w:lineRule="auto"/>
              <w:ind w:firstLine="0"/>
              <w:jc w:val="left"/>
              <w:rPr>
                <w:sz w:val="21"/>
              </w:rPr>
            </w:pPr>
            <w:r>
              <w:rPr>
                <w:sz w:val="21"/>
                <w:szCs w:val="21"/>
              </w:rPr>
              <w:t>缺陷编号应唯一且可追溯</w:t>
            </w:r>
          </w:p>
        </w:tc>
        <w:tc>
          <w:tcPr>
            <w:tcW w:w="3533" w:type="dxa"/>
            <w:vAlign w:val="center"/>
          </w:tcPr>
          <w:p w14:paraId="40241E27">
            <w:pPr>
              <w:keepNext/>
              <w:snapToGrid w:val="0"/>
              <w:spacing w:before="70" w:after="70" w:line="240" w:lineRule="auto"/>
              <w:ind w:firstLine="0"/>
              <w:jc w:val="left"/>
              <w:rPr>
                <w:sz w:val="21"/>
              </w:rPr>
            </w:pPr>
            <w:r>
              <w:rPr>
                <w:sz w:val="21"/>
                <w:szCs w:val="21"/>
              </w:rPr>
              <w:t>正确</w:t>
            </w:r>
          </w:p>
        </w:tc>
      </w:tr>
      <w:tr w14:paraId="6297B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1CDFB7C4">
            <w:pPr>
              <w:keepNext/>
              <w:snapToGrid w:val="0"/>
              <w:spacing w:before="70" w:after="70" w:line="240" w:lineRule="auto"/>
              <w:ind w:firstLine="0"/>
              <w:jc w:val="center"/>
              <w:rPr>
                <w:sz w:val="21"/>
              </w:rPr>
            </w:pPr>
            <w:r>
              <w:rPr>
                <w:sz w:val="21"/>
                <w:szCs w:val="21"/>
              </w:rPr>
              <w:t>80</w:t>
            </w:r>
          </w:p>
        </w:tc>
        <w:tc>
          <w:tcPr>
            <w:tcW w:w="829" w:type="dxa"/>
            <w:vAlign w:val="center"/>
          </w:tcPr>
          <w:p w14:paraId="4D99A8A7">
            <w:pPr>
              <w:keepNext/>
              <w:snapToGrid w:val="0"/>
              <w:spacing w:before="70" w:after="70" w:line="240" w:lineRule="auto"/>
              <w:ind w:firstLine="0"/>
              <w:jc w:val="center"/>
              <w:rPr>
                <w:sz w:val="21"/>
              </w:rPr>
            </w:pPr>
            <w:r>
              <w:rPr>
                <w:sz w:val="21"/>
                <w:szCs w:val="21"/>
              </w:rPr>
              <w:t>简答</w:t>
            </w:r>
          </w:p>
        </w:tc>
        <w:tc>
          <w:tcPr>
            <w:tcW w:w="3683" w:type="dxa"/>
            <w:vAlign w:val="center"/>
          </w:tcPr>
          <w:p w14:paraId="1AE7EF54">
            <w:pPr>
              <w:keepNext/>
              <w:snapToGrid w:val="0"/>
              <w:spacing w:before="70" w:after="70" w:line="240" w:lineRule="auto"/>
              <w:ind w:firstLine="0"/>
              <w:jc w:val="left"/>
              <w:rPr>
                <w:sz w:val="21"/>
              </w:rPr>
            </w:pPr>
            <w:r>
              <w:rPr>
                <w:sz w:val="21"/>
                <w:szCs w:val="21"/>
              </w:rPr>
              <w:t>简述几何通道的输出指标</w:t>
            </w:r>
          </w:p>
        </w:tc>
        <w:tc>
          <w:tcPr>
            <w:tcW w:w="3533" w:type="dxa"/>
            <w:vAlign w:val="center"/>
          </w:tcPr>
          <w:p w14:paraId="4ED52921">
            <w:pPr>
              <w:keepNext/>
              <w:snapToGrid w:val="0"/>
              <w:spacing w:before="70" w:after="70" w:line="240" w:lineRule="auto"/>
              <w:ind w:firstLine="0"/>
              <w:jc w:val="left"/>
              <w:rPr>
                <w:sz w:val="21"/>
              </w:rPr>
            </w:pPr>
            <w:r>
              <w:rPr>
                <w:sz w:val="21"/>
                <w:szCs w:val="21"/>
              </w:rPr>
              <w:t>法向偏差、深度、面积、体积</w:t>
            </w:r>
          </w:p>
        </w:tc>
      </w:tr>
      <w:tr w14:paraId="3DD5A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1A0D897">
            <w:pPr>
              <w:keepNext/>
              <w:snapToGrid w:val="0"/>
              <w:spacing w:before="70" w:after="70" w:line="240" w:lineRule="auto"/>
              <w:ind w:firstLine="0"/>
              <w:jc w:val="center"/>
              <w:rPr>
                <w:sz w:val="21"/>
              </w:rPr>
            </w:pPr>
            <w:r>
              <w:rPr>
                <w:sz w:val="21"/>
                <w:szCs w:val="21"/>
              </w:rPr>
              <w:t>81</w:t>
            </w:r>
          </w:p>
        </w:tc>
        <w:tc>
          <w:tcPr>
            <w:tcW w:w="829" w:type="dxa"/>
            <w:vAlign w:val="center"/>
          </w:tcPr>
          <w:p w14:paraId="42A1FD69">
            <w:pPr>
              <w:keepNext/>
              <w:snapToGrid w:val="0"/>
              <w:spacing w:before="70" w:after="70" w:line="240" w:lineRule="auto"/>
              <w:ind w:firstLine="0"/>
              <w:jc w:val="center"/>
              <w:rPr>
                <w:sz w:val="21"/>
              </w:rPr>
            </w:pPr>
            <w:r>
              <w:rPr>
                <w:sz w:val="21"/>
                <w:szCs w:val="21"/>
              </w:rPr>
              <w:t>简答</w:t>
            </w:r>
          </w:p>
        </w:tc>
        <w:tc>
          <w:tcPr>
            <w:tcW w:w="3683" w:type="dxa"/>
            <w:vAlign w:val="center"/>
          </w:tcPr>
          <w:p w14:paraId="5B8375FE">
            <w:pPr>
              <w:keepNext/>
              <w:snapToGrid w:val="0"/>
              <w:spacing w:before="70" w:after="70" w:line="240" w:lineRule="auto"/>
              <w:ind w:firstLine="0"/>
              <w:jc w:val="left"/>
              <w:rPr>
                <w:sz w:val="21"/>
              </w:rPr>
            </w:pPr>
            <w:r>
              <w:rPr>
                <w:sz w:val="21"/>
                <w:szCs w:val="21"/>
              </w:rPr>
              <w:t>简述语义通道的输出内容</w:t>
            </w:r>
          </w:p>
        </w:tc>
        <w:tc>
          <w:tcPr>
            <w:tcW w:w="3533" w:type="dxa"/>
            <w:vAlign w:val="center"/>
          </w:tcPr>
          <w:p w14:paraId="5D526ABD">
            <w:pPr>
              <w:keepNext/>
              <w:snapToGrid w:val="0"/>
              <w:spacing w:before="70" w:after="70" w:line="240" w:lineRule="auto"/>
              <w:ind w:firstLine="0"/>
              <w:jc w:val="left"/>
              <w:rPr>
                <w:sz w:val="21"/>
              </w:rPr>
            </w:pPr>
            <w:r>
              <w:rPr>
                <w:sz w:val="21"/>
                <w:szCs w:val="21"/>
              </w:rPr>
              <w:t>类别、位置、范围、置信度</w:t>
            </w:r>
          </w:p>
        </w:tc>
      </w:tr>
      <w:tr w14:paraId="1A904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8E1FE31">
            <w:pPr>
              <w:keepNext/>
              <w:snapToGrid w:val="0"/>
              <w:spacing w:before="70" w:after="70" w:line="240" w:lineRule="auto"/>
              <w:ind w:firstLine="0"/>
              <w:jc w:val="center"/>
              <w:rPr>
                <w:sz w:val="21"/>
              </w:rPr>
            </w:pPr>
            <w:r>
              <w:rPr>
                <w:sz w:val="21"/>
                <w:szCs w:val="21"/>
              </w:rPr>
              <w:t>82</w:t>
            </w:r>
          </w:p>
        </w:tc>
        <w:tc>
          <w:tcPr>
            <w:tcW w:w="829" w:type="dxa"/>
            <w:vAlign w:val="center"/>
          </w:tcPr>
          <w:p w14:paraId="20E16A28">
            <w:pPr>
              <w:keepNext/>
              <w:snapToGrid w:val="0"/>
              <w:spacing w:before="70" w:after="70" w:line="240" w:lineRule="auto"/>
              <w:ind w:firstLine="0"/>
              <w:jc w:val="center"/>
              <w:rPr>
                <w:sz w:val="21"/>
              </w:rPr>
            </w:pPr>
            <w:r>
              <w:rPr>
                <w:sz w:val="21"/>
                <w:szCs w:val="21"/>
              </w:rPr>
              <w:t>简答</w:t>
            </w:r>
          </w:p>
        </w:tc>
        <w:tc>
          <w:tcPr>
            <w:tcW w:w="3683" w:type="dxa"/>
            <w:vAlign w:val="center"/>
          </w:tcPr>
          <w:p w14:paraId="02B23788">
            <w:pPr>
              <w:keepNext/>
              <w:snapToGrid w:val="0"/>
              <w:spacing w:before="70" w:after="70" w:line="240" w:lineRule="auto"/>
              <w:ind w:firstLine="0"/>
              <w:jc w:val="left"/>
              <w:rPr>
                <w:sz w:val="21"/>
              </w:rPr>
            </w:pPr>
            <w:r>
              <w:rPr>
                <w:sz w:val="21"/>
                <w:szCs w:val="21"/>
              </w:rPr>
              <w:t>简述规则融合的基本逻辑</w:t>
            </w:r>
          </w:p>
        </w:tc>
        <w:tc>
          <w:tcPr>
            <w:tcW w:w="3533" w:type="dxa"/>
            <w:vAlign w:val="center"/>
          </w:tcPr>
          <w:p w14:paraId="0A091C53">
            <w:pPr>
              <w:keepNext/>
              <w:snapToGrid w:val="0"/>
              <w:spacing w:before="70" w:after="70" w:line="240" w:lineRule="auto"/>
              <w:ind w:firstLine="0"/>
              <w:jc w:val="left"/>
              <w:rPr>
                <w:sz w:val="21"/>
              </w:rPr>
            </w:pPr>
            <w:r>
              <w:rPr>
                <w:sz w:val="21"/>
                <w:szCs w:val="21"/>
              </w:rPr>
              <w:t>类别</w:t>
            </w:r>
            <w:r>
              <w:rPr>
                <w:rFonts w:hint="eastAsia"/>
                <w:sz w:val="21"/>
                <w:szCs w:val="21"/>
              </w:rPr>
              <w:t>-</w:t>
            </w:r>
            <w:r>
              <w:rPr>
                <w:sz w:val="21"/>
                <w:szCs w:val="21"/>
              </w:rPr>
              <w:t>属性</w:t>
            </w:r>
            <w:r>
              <w:rPr>
                <w:rFonts w:hint="eastAsia"/>
                <w:sz w:val="21"/>
                <w:szCs w:val="21"/>
              </w:rPr>
              <w:t>-</w:t>
            </w:r>
            <w:r>
              <w:rPr>
                <w:sz w:val="21"/>
                <w:szCs w:val="21"/>
              </w:rPr>
              <w:t>级别</w:t>
            </w:r>
            <w:r>
              <w:rPr>
                <w:rFonts w:hint="eastAsia"/>
                <w:sz w:val="21"/>
                <w:szCs w:val="21"/>
              </w:rPr>
              <w:t>-</w:t>
            </w:r>
            <w:r>
              <w:rPr>
                <w:sz w:val="21"/>
                <w:szCs w:val="21"/>
              </w:rPr>
              <w:t>建议链式推理</w:t>
            </w:r>
          </w:p>
        </w:tc>
      </w:tr>
      <w:tr w14:paraId="0DF7D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2CF2A02A">
            <w:pPr>
              <w:keepNext/>
              <w:snapToGrid w:val="0"/>
              <w:spacing w:before="70" w:after="70" w:line="240" w:lineRule="auto"/>
              <w:ind w:firstLine="0"/>
              <w:jc w:val="center"/>
              <w:rPr>
                <w:sz w:val="21"/>
              </w:rPr>
            </w:pPr>
            <w:r>
              <w:rPr>
                <w:sz w:val="21"/>
                <w:szCs w:val="21"/>
              </w:rPr>
              <w:t>83</w:t>
            </w:r>
          </w:p>
        </w:tc>
        <w:tc>
          <w:tcPr>
            <w:tcW w:w="829" w:type="dxa"/>
            <w:vAlign w:val="center"/>
          </w:tcPr>
          <w:p w14:paraId="72F738FE">
            <w:pPr>
              <w:keepNext/>
              <w:snapToGrid w:val="0"/>
              <w:spacing w:before="70" w:after="70" w:line="240" w:lineRule="auto"/>
              <w:ind w:firstLine="0"/>
              <w:jc w:val="center"/>
              <w:rPr>
                <w:sz w:val="21"/>
              </w:rPr>
            </w:pPr>
            <w:r>
              <w:rPr>
                <w:sz w:val="21"/>
                <w:szCs w:val="21"/>
              </w:rPr>
              <w:t>简答</w:t>
            </w:r>
          </w:p>
        </w:tc>
        <w:tc>
          <w:tcPr>
            <w:tcW w:w="3683" w:type="dxa"/>
            <w:vAlign w:val="center"/>
          </w:tcPr>
          <w:p w14:paraId="115266A5">
            <w:pPr>
              <w:keepNext/>
              <w:snapToGrid w:val="0"/>
              <w:spacing w:before="70" w:after="70" w:line="240" w:lineRule="auto"/>
              <w:ind w:firstLine="0"/>
              <w:jc w:val="left"/>
              <w:rPr>
                <w:sz w:val="21"/>
              </w:rPr>
            </w:pPr>
            <w:r>
              <w:rPr>
                <w:sz w:val="21"/>
                <w:szCs w:val="21"/>
              </w:rPr>
              <w:t>简述人工复核的触发条件</w:t>
            </w:r>
          </w:p>
        </w:tc>
        <w:tc>
          <w:tcPr>
            <w:tcW w:w="3533" w:type="dxa"/>
            <w:vAlign w:val="center"/>
          </w:tcPr>
          <w:p w14:paraId="21387546">
            <w:pPr>
              <w:keepNext/>
              <w:snapToGrid w:val="0"/>
              <w:spacing w:before="70" w:after="70" w:line="240" w:lineRule="auto"/>
              <w:ind w:firstLine="0"/>
              <w:jc w:val="left"/>
              <w:rPr>
                <w:sz w:val="21"/>
              </w:rPr>
            </w:pPr>
            <w:r>
              <w:rPr>
                <w:sz w:val="21"/>
                <w:szCs w:val="21"/>
              </w:rPr>
              <w:t>低置信度、超阈值、规则未覆盖</w:t>
            </w:r>
          </w:p>
        </w:tc>
      </w:tr>
      <w:tr w14:paraId="211C4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779287D9">
            <w:pPr>
              <w:keepNext/>
              <w:snapToGrid w:val="0"/>
              <w:spacing w:before="70" w:after="70" w:line="240" w:lineRule="auto"/>
              <w:ind w:firstLine="0"/>
              <w:jc w:val="center"/>
              <w:rPr>
                <w:sz w:val="21"/>
              </w:rPr>
            </w:pPr>
            <w:r>
              <w:rPr>
                <w:sz w:val="21"/>
                <w:szCs w:val="21"/>
              </w:rPr>
              <w:t>84</w:t>
            </w:r>
          </w:p>
        </w:tc>
        <w:tc>
          <w:tcPr>
            <w:tcW w:w="829" w:type="dxa"/>
            <w:vAlign w:val="center"/>
          </w:tcPr>
          <w:p w14:paraId="4B728C10">
            <w:pPr>
              <w:keepNext/>
              <w:snapToGrid w:val="0"/>
              <w:spacing w:before="70" w:after="70" w:line="240" w:lineRule="auto"/>
              <w:ind w:firstLine="0"/>
              <w:jc w:val="center"/>
              <w:rPr>
                <w:sz w:val="21"/>
              </w:rPr>
            </w:pPr>
            <w:r>
              <w:rPr>
                <w:sz w:val="21"/>
                <w:szCs w:val="21"/>
              </w:rPr>
              <w:t>简答</w:t>
            </w:r>
          </w:p>
        </w:tc>
        <w:tc>
          <w:tcPr>
            <w:tcW w:w="3683" w:type="dxa"/>
            <w:vAlign w:val="center"/>
          </w:tcPr>
          <w:p w14:paraId="047421F3">
            <w:pPr>
              <w:keepNext/>
              <w:snapToGrid w:val="0"/>
              <w:spacing w:before="70" w:after="70" w:line="240" w:lineRule="auto"/>
              <w:ind w:firstLine="0"/>
              <w:jc w:val="left"/>
              <w:rPr>
                <w:sz w:val="21"/>
              </w:rPr>
            </w:pPr>
            <w:r>
              <w:rPr>
                <w:sz w:val="21"/>
                <w:szCs w:val="21"/>
              </w:rPr>
              <w:t>简述冲磨发展与表观劣化的区别</w:t>
            </w:r>
          </w:p>
        </w:tc>
        <w:tc>
          <w:tcPr>
            <w:tcW w:w="3533" w:type="dxa"/>
            <w:vAlign w:val="center"/>
          </w:tcPr>
          <w:p w14:paraId="76471C79">
            <w:pPr>
              <w:keepNext/>
              <w:snapToGrid w:val="0"/>
              <w:spacing w:before="70" w:after="70" w:line="240" w:lineRule="auto"/>
              <w:ind w:firstLine="0"/>
              <w:jc w:val="left"/>
              <w:rPr>
                <w:sz w:val="21"/>
              </w:rPr>
            </w:pPr>
            <w:r>
              <w:rPr>
                <w:sz w:val="21"/>
                <w:szCs w:val="21"/>
              </w:rPr>
              <w:t>是否涉及几何削减与持续发展</w:t>
            </w:r>
          </w:p>
        </w:tc>
      </w:tr>
      <w:tr w14:paraId="46449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5BB8EF8">
            <w:pPr>
              <w:keepNext/>
              <w:snapToGrid w:val="0"/>
              <w:spacing w:before="70" w:after="70" w:line="240" w:lineRule="auto"/>
              <w:ind w:firstLine="0"/>
              <w:jc w:val="center"/>
              <w:rPr>
                <w:sz w:val="21"/>
              </w:rPr>
            </w:pPr>
            <w:r>
              <w:rPr>
                <w:sz w:val="21"/>
                <w:szCs w:val="21"/>
              </w:rPr>
              <w:t>85</w:t>
            </w:r>
          </w:p>
        </w:tc>
        <w:tc>
          <w:tcPr>
            <w:tcW w:w="829" w:type="dxa"/>
            <w:vAlign w:val="center"/>
          </w:tcPr>
          <w:p w14:paraId="17689DE8">
            <w:pPr>
              <w:keepNext/>
              <w:snapToGrid w:val="0"/>
              <w:spacing w:before="70" w:after="70" w:line="240" w:lineRule="auto"/>
              <w:ind w:firstLine="0"/>
              <w:jc w:val="center"/>
              <w:rPr>
                <w:sz w:val="21"/>
              </w:rPr>
            </w:pPr>
            <w:r>
              <w:rPr>
                <w:sz w:val="21"/>
                <w:szCs w:val="21"/>
              </w:rPr>
              <w:t>单选</w:t>
            </w:r>
          </w:p>
        </w:tc>
        <w:tc>
          <w:tcPr>
            <w:tcW w:w="3683" w:type="dxa"/>
            <w:vAlign w:val="center"/>
          </w:tcPr>
          <w:p w14:paraId="237E90A5">
            <w:pPr>
              <w:keepNext/>
              <w:snapToGrid w:val="0"/>
              <w:spacing w:before="70" w:after="70" w:line="240" w:lineRule="auto"/>
              <w:ind w:firstLine="0"/>
              <w:jc w:val="left"/>
              <w:rPr>
                <w:sz w:val="21"/>
              </w:rPr>
            </w:pPr>
            <w:r>
              <w:rPr>
                <w:sz w:val="21"/>
                <w:szCs w:val="21"/>
              </w:rPr>
              <w:t>蜂窝麻面的记录内容包括</w:t>
            </w:r>
          </w:p>
        </w:tc>
        <w:tc>
          <w:tcPr>
            <w:tcW w:w="3533" w:type="dxa"/>
            <w:vAlign w:val="center"/>
          </w:tcPr>
          <w:p w14:paraId="497FC8BB">
            <w:pPr>
              <w:keepNext/>
              <w:snapToGrid w:val="0"/>
              <w:spacing w:before="70" w:after="70" w:line="240" w:lineRule="auto"/>
              <w:ind w:firstLine="0"/>
              <w:jc w:val="left"/>
              <w:rPr>
                <w:sz w:val="21"/>
              </w:rPr>
            </w:pPr>
            <w:r>
              <w:rPr>
                <w:sz w:val="21"/>
                <w:szCs w:val="21"/>
              </w:rPr>
              <w:t>面积与深度</w:t>
            </w:r>
          </w:p>
        </w:tc>
      </w:tr>
      <w:tr w14:paraId="6907C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4F55BA60">
            <w:pPr>
              <w:keepNext/>
              <w:snapToGrid w:val="0"/>
              <w:spacing w:before="70" w:after="70" w:line="240" w:lineRule="auto"/>
              <w:ind w:firstLine="0"/>
              <w:jc w:val="center"/>
              <w:rPr>
                <w:sz w:val="21"/>
              </w:rPr>
            </w:pPr>
            <w:r>
              <w:rPr>
                <w:sz w:val="21"/>
                <w:szCs w:val="21"/>
              </w:rPr>
              <w:t>86</w:t>
            </w:r>
          </w:p>
        </w:tc>
        <w:tc>
          <w:tcPr>
            <w:tcW w:w="829" w:type="dxa"/>
            <w:vAlign w:val="center"/>
          </w:tcPr>
          <w:p w14:paraId="26DBD54F">
            <w:pPr>
              <w:keepNext/>
              <w:snapToGrid w:val="0"/>
              <w:spacing w:before="70" w:after="70" w:line="240" w:lineRule="auto"/>
              <w:ind w:firstLine="0"/>
              <w:jc w:val="center"/>
              <w:rPr>
                <w:sz w:val="21"/>
              </w:rPr>
            </w:pPr>
            <w:r>
              <w:rPr>
                <w:sz w:val="21"/>
                <w:szCs w:val="21"/>
              </w:rPr>
              <w:t>单选</w:t>
            </w:r>
          </w:p>
        </w:tc>
        <w:tc>
          <w:tcPr>
            <w:tcW w:w="3683" w:type="dxa"/>
            <w:vAlign w:val="center"/>
          </w:tcPr>
          <w:p w14:paraId="5A9308C5">
            <w:pPr>
              <w:keepNext/>
              <w:snapToGrid w:val="0"/>
              <w:spacing w:before="70" w:after="70" w:line="240" w:lineRule="auto"/>
              <w:ind w:firstLine="0"/>
              <w:jc w:val="left"/>
              <w:rPr>
                <w:sz w:val="21"/>
              </w:rPr>
            </w:pPr>
            <w:r>
              <w:rPr>
                <w:sz w:val="21"/>
                <w:szCs w:val="21"/>
              </w:rPr>
              <w:t>涂层剥落判读主要依靠</w:t>
            </w:r>
          </w:p>
        </w:tc>
        <w:tc>
          <w:tcPr>
            <w:tcW w:w="3533" w:type="dxa"/>
            <w:vAlign w:val="center"/>
          </w:tcPr>
          <w:p w14:paraId="55C45BEF">
            <w:pPr>
              <w:keepNext/>
              <w:snapToGrid w:val="0"/>
              <w:spacing w:before="70" w:after="70" w:line="240" w:lineRule="auto"/>
              <w:ind w:firstLine="0"/>
              <w:jc w:val="left"/>
              <w:rPr>
                <w:sz w:val="21"/>
              </w:rPr>
            </w:pPr>
            <w:r>
              <w:rPr>
                <w:sz w:val="21"/>
                <w:szCs w:val="21"/>
              </w:rPr>
              <w:t>颜色与纹理分割</w:t>
            </w:r>
          </w:p>
        </w:tc>
      </w:tr>
      <w:tr w14:paraId="17CCF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6B9DBB92">
            <w:pPr>
              <w:keepNext/>
              <w:snapToGrid w:val="0"/>
              <w:spacing w:before="70" w:after="70" w:line="240" w:lineRule="auto"/>
              <w:ind w:firstLine="0"/>
              <w:jc w:val="center"/>
              <w:rPr>
                <w:sz w:val="21"/>
              </w:rPr>
            </w:pPr>
            <w:r>
              <w:rPr>
                <w:sz w:val="21"/>
                <w:szCs w:val="21"/>
              </w:rPr>
              <w:t>87</w:t>
            </w:r>
          </w:p>
        </w:tc>
        <w:tc>
          <w:tcPr>
            <w:tcW w:w="829" w:type="dxa"/>
            <w:vAlign w:val="center"/>
          </w:tcPr>
          <w:p w14:paraId="1D31B831">
            <w:pPr>
              <w:keepNext/>
              <w:snapToGrid w:val="0"/>
              <w:spacing w:before="70" w:after="70" w:line="240" w:lineRule="auto"/>
              <w:ind w:firstLine="0"/>
              <w:jc w:val="center"/>
              <w:rPr>
                <w:sz w:val="21"/>
              </w:rPr>
            </w:pPr>
            <w:r>
              <w:rPr>
                <w:sz w:val="21"/>
                <w:szCs w:val="21"/>
              </w:rPr>
              <w:t>判断</w:t>
            </w:r>
          </w:p>
        </w:tc>
        <w:tc>
          <w:tcPr>
            <w:tcW w:w="3683" w:type="dxa"/>
            <w:vAlign w:val="center"/>
          </w:tcPr>
          <w:p w14:paraId="1773F5DD">
            <w:pPr>
              <w:keepNext/>
              <w:snapToGrid w:val="0"/>
              <w:spacing w:before="70" w:after="70" w:line="240" w:lineRule="auto"/>
              <w:ind w:firstLine="0"/>
              <w:jc w:val="left"/>
              <w:rPr>
                <w:sz w:val="21"/>
              </w:rPr>
            </w:pPr>
            <w:r>
              <w:rPr>
                <w:sz w:val="21"/>
                <w:szCs w:val="21"/>
              </w:rPr>
              <w:t>缺陷清单需与图纸编号一致</w:t>
            </w:r>
          </w:p>
        </w:tc>
        <w:tc>
          <w:tcPr>
            <w:tcW w:w="3533" w:type="dxa"/>
            <w:vAlign w:val="center"/>
          </w:tcPr>
          <w:p w14:paraId="56ABCC64">
            <w:pPr>
              <w:keepNext/>
              <w:snapToGrid w:val="0"/>
              <w:spacing w:before="70" w:after="70" w:line="240" w:lineRule="auto"/>
              <w:ind w:firstLine="0"/>
              <w:jc w:val="left"/>
              <w:rPr>
                <w:sz w:val="21"/>
              </w:rPr>
            </w:pPr>
            <w:r>
              <w:rPr>
                <w:sz w:val="21"/>
                <w:szCs w:val="21"/>
              </w:rPr>
              <w:t>正确</w:t>
            </w:r>
          </w:p>
        </w:tc>
      </w:tr>
      <w:tr w14:paraId="43444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2E72D646">
            <w:pPr>
              <w:keepNext/>
              <w:snapToGrid w:val="0"/>
              <w:spacing w:before="70" w:after="70" w:line="240" w:lineRule="auto"/>
              <w:ind w:firstLine="0"/>
              <w:jc w:val="center"/>
              <w:rPr>
                <w:sz w:val="21"/>
              </w:rPr>
            </w:pPr>
            <w:r>
              <w:rPr>
                <w:sz w:val="21"/>
                <w:szCs w:val="21"/>
              </w:rPr>
              <w:t>88</w:t>
            </w:r>
          </w:p>
        </w:tc>
        <w:tc>
          <w:tcPr>
            <w:tcW w:w="829" w:type="dxa"/>
            <w:vAlign w:val="center"/>
          </w:tcPr>
          <w:p w14:paraId="0693102D">
            <w:pPr>
              <w:keepNext/>
              <w:snapToGrid w:val="0"/>
              <w:spacing w:before="70" w:after="70" w:line="240" w:lineRule="auto"/>
              <w:ind w:firstLine="0"/>
              <w:jc w:val="center"/>
              <w:rPr>
                <w:sz w:val="21"/>
              </w:rPr>
            </w:pPr>
            <w:r>
              <w:rPr>
                <w:sz w:val="21"/>
                <w:szCs w:val="21"/>
              </w:rPr>
              <w:t>判断</w:t>
            </w:r>
          </w:p>
        </w:tc>
        <w:tc>
          <w:tcPr>
            <w:tcW w:w="3683" w:type="dxa"/>
            <w:vAlign w:val="center"/>
          </w:tcPr>
          <w:p w14:paraId="52E05288">
            <w:pPr>
              <w:keepNext/>
              <w:snapToGrid w:val="0"/>
              <w:spacing w:before="70" w:after="70" w:line="240" w:lineRule="auto"/>
              <w:ind w:firstLine="0"/>
              <w:jc w:val="left"/>
              <w:rPr>
                <w:sz w:val="21"/>
              </w:rPr>
            </w:pPr>
            <w:r>
              <w:rPr>
                <w:sz w:val="21"/>
                <w:szCs w:val="21"/>
              </w:rPr>
              <w:t>处理建议由检测单位最终确定</w:t>
            </w:r>
          </w:p>
        </w:tc>
        <w:tc>
          <w:tcPr>
            <w:tcW w:w="3533" w:type="dxa"/>
            <w:vAlign w:val="center"/>
          </w:tcPr>
          <w:p w14:paraId="02CB107D">
            <w:pPr>
              <w:keepNext/>
              <w:snapToGrid w:val="0"/>
              <w:spacing w:before="70" w:after="70" w:line="240" w:lineRule="auto"/>
              <w:ind w:firstLine="0"/>
              <w:jc w:val="left"/>
              <w:rPr>
                <w:sz w:val="21"/>
              </w:rPr>
            </w:pPr>
            <w:r>
              <w:rPr>
                <w:sz w:val="21"/>
                <w:szCs w:val="21"/>
              </w:rPr>
              <w:t>错误（由设计单位确定）</w:t>
            </w:r>
          </w:p>
        </w:tc>
      </w:tr>
      <w:tr w14:paraId="66518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2C5E39F1">
            <w:pPr>
              <w:keepNext/>
              <w:snapToGrid w:val="0"/>
              <w:spacing w:before="70" w:after="70" w:line="240" w:lineRule="auto"/>
              <w:ind w:firstLine="0"/>
              <w:jc w:val="center"/>
              <w:rPr>
                <w:sz w:val="21"/>
              </w:rPr>
            </w:pPr>
            <w:r>
              <w:rPr>
                <w:sz w:val="21"/>
                <w:szCs w:val="21"/>
              </w:rPr>
              <w:t>89</w:t>
            </w:r>
          </w:p>
        </w:tc>
        <w:tc>
          <w:tcPr>
            <w:tcW w:w="829" w:type="dxa"/>
            <w:vAlign w:val="center"/>
          </w:tcPr>
          <w:p w14:paraId="35E1A340">
            <w:pPr>
              <w:keepNext/>
              <w:snapToGrid w:val="0"/>
              <w:spacing w:before="70" w:after="70" w:line="240" w:lineRule="auto"/>
              <w:ind w:firstLine="0"/>
              <w:jc w:val="center"/>
              <w:rPr>
                <w:sz w:val="21"/>
              </w:rPr>
            </w:pPr>
            <w:r>
              <w:rPr>
                <w:sz w:val="21"/>
                <w:szCs w:val="21"/>
              </w:rPr>
              <w:t>简答</w:t>
            </w:r>
          </w:p>
        </w:tc>
        <w:tc>
          <w:tcPr>
            <w:tcW w:w="3683" w:type="dxa"/>
            <w:vAlign w:val="center"/>
          </w:tcPr>
          <w:p w14:paraId="2C4099C7">
            <w:pPr>
              <w:keepNext/>
              <w:snapToGrid w:val="0"/>
              <w:spacing w:before="70" w:after="70" w:line="240" w:lineRule="auto"/>
              <w:ind w:firstLine="0"/>
              <w:jc w:val="left"/>
              <w:rPr>
                <w:sz w:val="21"/>
              </w:rPr>
            </w:pPr>
            <w:r>
              <w:rPr>
                <w:sz w:val="21"/>
                <w:szCs w:val="21"/>
              </w:rPr>
              <w:t>简述缺陷分级的一般维度</w:t>
            </w:r>
          </w:p>
        </w:tc>
        <w:tc>
          <w:tcPr>
            <w:tcW w:w="3533" w:type="dxa"/>
            <w:vAlign w:val="center"/>
          </w:tcPr>
          <w:p w14:paraId="455844BB">
            <w:pPr>
              <w:keepNext/>
              <w:snapToGrid w:val="0"/>
              <w:spacing w:before="70" w:after="70" w:line="240" w:lineRule="auto"/>
              <w:ind w:firstLine="0"/>
              <w:jc w:val="left"/>
              <w:rPr>
                <w:sz w:val="21"/>
              </w:rPr>
            </w:pPr>
            <w:r>
              <w:rPr>
                <w:sz w:val="21"/>
                <w:szCs w:val="21"/>
              </w:rPr>
              <w:t>尺寸、深度、面积、发展趋势</w:t>
            </w:r>
          </w:p>
        </w:tc>
      </w:tr>
      <w:tr w14:paraId="28EB0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5" w:type="dxa"/>
            <w:vAlign w:val="center"/>
          </w:tcPr>
          <w:p w14:paraId="5FC7A552">
            <w:pPr>
              <w:keepNext/>
              <w:snapToGrid w:val="0"/>
              <w:spacing w:before="70" w:after="70" w:line="240" w:lineRule="auto"/>
              <w:ind w:firstLine="0"/>
              <w:jc w:val="center"/>
              <w:rPr>
                <w:sz w:val="21"/>
              </w:rPr>
            </w:pPr>
            <w:r>
              <w:rPr>
                <w:sz w:val="21"/>
                <w:szCs w:val="21"/>
              </w:rPr>
              <w:t>90</w:t>
            </w:r>
          </w:p>
        </w:tc>
        <w:tc>
          <w:tcPr>
            <w:tcW w:w="829" w:type="dxa"/>
            <w:vAlign w:val="center"/>
          </w:tcPr>
          <w:p w14:paraId="091E1B00">
            <w:pPr>
              <w:keepNext/>
              <w:snapToGrid w:val="0"/>
              <w:spacing w:before="70" w:after="70" w:line="240" w:lineRule="auto"/>
              <w:ind w:firstLine="0"/>
              <w:jc w:val="center"/>
              <w:rPr>
                <w:sz w:val="21"/>
              </w:rPr>
            </w:pPr>
            <w:r>
              <w:rPr>
                <w:sz w:val="21"/>
                <w:szCs w:val="21"/>
              </w:rPr>
              <w:t>简答</w:t>
            </w:r>
          </w:p>
        </w:tc>
        <w:tc>
          <w:tcPr>
            <w:tcW w:w="3683" w:type="dxa"/>
            <w:vAlign w:val="center"/>
          </w:tcPr>
          <w:p w14:paraId="62FE8B2A">
            <w:pPr>
              <w:keepNext/>
              <w:snapToGrid w:val="0"/>
              <w:spacing w:before="70" w:after="70" w:line="240" w:lineRule="auto"/>
              <w:ind w:firstLine="0"/>
              <w:jc w:val="left"/>
              <w:rPr>
                <w:sz w:val="21"/>
              </w:rPr>
            </w:pPr>
            <w:r>
              <w:rPr>
                <w:sz w:val="21"/>
                <w:szCs w:val="21"/>
              </w:rPr>
              <w:t>简述成果复核抽样的比例建议</w:t>
            </w:r>
          </w:p>
        </w:tc>
        <w:tc>
          <w:tcPr>
            <w:tcW w:w="3533" w:type="dxa"/>
            <w:vAlign w:val="center"/>
          </w:tcPr>
          <w:p w14:paraId="5A2DC4FD">
            <w:pPr>
              <w:keepNext/>
              <w:snapToGrid w:val="0"/>
              <w:spacing w:before="70" w:after="70" w:line="240" w:lineRule="auto"/>
              <w:ind w:firstLine="0"/>
              <w:jc w:val="left"/>
              <w:rPr>
                <w:sz w:val="21"/>
              </w:rPr>
            </w:pPr>
            <w:r>
              <w:rPr>
                <w:sz w:val="21"/>
                <w:szCs w:val="21"/>
              </w:rPr>
              <w:t>不低于 10%</w:t>
            </w:r>
          </w:p>
        </w:tc>
      </w:tr>
    </w:tbl>
    <w:p w14:paraId="5C376F81">
      <w:pPr>
        <w:spacing w:line="240" w:lineRule="auto"/>
      </w:pPr>
    </w:p>
    <w:p w14:paraId="55BD811A">
      <w:pPr>
        <w:pStyle w:val="6"/>
      </w:pPr>
      <w:r>
        <w:rPr>
          <w:szCs w:val="32"/>
        </w:rPr>
        <w:t>2.17.5.6 安全与应急（节选 10 题）</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28"/>
        <w:gridCol w:w="828"/>
        <w:gridCol w:w="2667"/>
        <w:gridCol w:w="4477"/>
      </w:tblGrid>
      <w:tr w14:paraId="02332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28" w:type="dxa"/>
            <w:shd w:val="clear" w:color="auto" w:fill="E7E6E6"/>
            <w:vAlign w:val="center"/>
          </w:tcPr>
          <w:p w14:paraId="620EA918">
            <w:pPr>
              <w:snapToGrid w:val="0"/>
              <w:spacing w:before="70" w:after="70" w:line="240" w:lineRule="auto"/>
              <w:ind w:firstLine="0"/>
              <w:jc w:val="center"/>
              <w:rPr>
                <w:b/>
                <w:sz w:val="21"/>
              </w:rPr>
            </w:pPr>
            <w:r>
              <w:rPr>
                <w:b/>
                <w:sz w:val="21"/>
                <w:szCs w:val="21"/>
              </w:rPr>
              <w:t>题号</w:t>
            </w:r>
          </w:p>
        </w:tc>
        <w:tc>
          <w:tcPr>
            <w:tcW w:w="828" w:type="dxa"/>
            <w:shd w:val="clear" w:color="auto" w:fill="E7E6E6"/>
            <w:vAlign w:val="center"/>
          </w:tcPr>
          <w:p w14:paraId="6779F813">
            <w:pPr>
              <w:snapToGrid w:val="0"/>
              <w:spacing w:before="70" w:after="70" w:line="240" w:lineRule="auto"/>
              <w:ind w:firstLine="0"/>
              <w:jc w:val="center"/>
              <w:rPr>
                <w:b/>
                <w:sz w:val="21"/>
              </w:rPr>
            </w:pPr>
            <w:r>
              <w:rPr>
                <w:b/>
                <w:sz w:val="21"/>
                <w:szCs w:val="21"/>
              </w:rPr>
              <w:t>题型</w:t>
            </w:r>
          </w:p>
        </w:tc>
        <w:tc>
          <w:tcPr>
            <w:tcW w:w="2667" w:type="dxa"/>
            <w:shd w:val="clear" w:color="auto" w:fill="E7E6E6"/>
            <w:vAlign w:val="center"/>
          </w:tcPr>
          <w:p w14:paraId="4D2EE27E">
            <w:pPr>
              <w:snapToGrid w:val="0"/>
              <w:spacing w:before="70" w:after="70" w:line="240" w:lineRule="auto"/>
              <w:ind w:firstLine="0"/>
              <w:jc w:val="center"/>
              <w:rPr>
                <w:b/>
                <w:sz w:val="21"/>
              </w:rPr>
            </w:pPr>
            <w:r>
              <w:rPr>
                <w:b/>
                <w:sz w:val="21"/>
                <w:szCs w:val="21"/>
              </w:rPr>
              <w:t>题目</w:t>
            </w:r>
          </w:p>
        </w:tc>
        <w:tc>
          <w:tcPr>
            <w:tcW w:w="4477" w:type="dxa"/>
            <w:shd w:val="clear" w:color="auto" w:fill="E7E6E6"/>
            <w:vAlign w:val="center"/>
          </w:tcPr>
          <w:p w14:paraId="1AB3E3B4">
            <w:pPr>
              <w:snapToGrid w:val="0"/>
              <w:spacing w:before="70" w:after="70" w:line="240" w:lineRule="auto"/>
              <w:ind w:firstLine="0"/>
              <w:jc w:val="center"/>
              <w:rPr>
                <w:b/>
                <w:sz w:val="21"/>
              </w:rPr>
            </w:pPr>
            <w:r>
              <w:rPr>
                <w:b/>
                <w:sz w:val="21"/>
                <w:szCs w:val="21"/>
              </w:rPr>
              <w:t>答案要点</w:t>
            </w:r>
          </w:p>
        </w:tc>
      </w:tr>
      <w:tr w14:paraId="0B77F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E94F196">
            <w:pPr>
              <w:snapToGrid w:val="0"/>
              <w:spacing w:before="70" w:after="70" w:line="240" w:lineRule="auto"/>
              <w:ind w:firstLine="0"/>
              <w:jc w:val="center"/>
              <w:rPr>
                <w:sz w:val="21"/>
              </w:rPr>
            </w:pPr>
            <w:r>
              <w:rPr>
                <w:sz w:val="21"/>
                <w:szCs w:val="21"/>
              </w:rPr>
              <w:t>91</w:t>
            </w:r>
          </w:p>
        </w:tc>
        <w:tc>
          <w:tcPr>
            <w:tcW w:w="828" w:type="dxa"/>
            <w:vAlign w:val="center"/>
          </w:tcPr>
          <w:p w14:paraId="3304F5CA">
            <w:pPr>
              <w:snapToGrid w:val="0"/>
              <w:spacing w:before="70" w:after="70" w:line="240" w:lineRule="auto"/>
              <w:ind w:firstLine="0"/>
              <w:jc w:val="center"/>
              <w:rPr>
                <w:sz w:val="21"/>
              </w:rPr>
            </w:pPr>
            <w:r>
              <w:rPr>
                <w:sz w:val="21"/>
                <w:szCs w:val="21"/>
              </w:rPr>
              <w:t>单选</w:t>
            </w:r>
          </w:p>
        </w:tc>
        <w:tc>
          <w:tcPr>
            <w:tcW w:w="2667" w:type="dxa"/>
            <w:vAlign w:val="center"/>
          </w:tcPr>
          <w:p w14:paraId="60561F52">
            <w:pPr>
              <w:snapToGrid w:val="0"/>
              <w:spacing w:before="70" w:after="70" w:line="240" w:lineRule="auto"/>
              <w:ind w:firstLine="0"/>
              <w:jc w:val="left"/>
              <w:rPr>
                <w:sz w:val="21"/>
              </w:rPr>
            </w:pPr>
            <w:r>
              <w:rPr>
                <w:sz w:val="21"/>
                <w:szCs w:val="21"/>
              </w:rPr>
              <w:t>受限空间作业顺序为</w:t>
            </w:r>
          </w:p>
        </w:tc>
        <w:tc>
          <w:tcPr>
            <w:tcW w:w="4477" w:type="dxa"/>
            <w:vAlign w:val="center"/>
          </w:tcPr>
          <w:p w14:paraId="62FC7DEE">
            <w:pPr>
              <w:snapToGrid w:val="0"/>
              <w:spacing w:before="70" w:after="70" w:line="240" w:lineRule="auto"/>
              <w:ind w:firstLine="0"/>
              <w:jc w:val="left"/>
              <w:rPr>
                <w:sz w:val="21"/>
              </w:rPr>
            </w:pPr>
            <w:r>
              <w:rPr>
                <w:sz w:val="21"/>
                <w:szCs w:val="21"/>
              </w:rPr>
              <w:t>先通风、再检测、后作业</w:t>
            </w:r>
          </w:p>
        </w:tc>
      </w:tr>
      <w:tr w14:paraId="0DB64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146FA249">
            <w:pPr>
              <w:snapToGrid w:val="0"/>
              <w:spacing w:before="70" w:after="70" w:line="240" w:lineRule="auto"/>
              <w:ind w:firstLine="0"/>
              <w:jc w:val="center"/>
              <w:rPr>
                <w:sz w:val="21"/>
              </w:rPr>
            </w:pPr>
            <w:r>
              <w:rPr>
                <w:sz w:val="21"/>
                <w:szCs w:val="21"/>
              </w:rPr>
              <w:t>92</w:t>
            </w:r>
          </w:p>
        </w:tc>
        <w:tc>
          <w:tcPr>
            <w:tcW w:w="828" w:type="dxa"/>
            <w:vAlign w:val="center"/>
          </w:tcPr>
          <w:p w14:paraId="19B173CF">
            <w:pPr>
              <w:snapToGrid w:val="0"/>
              <w:spacing w:before="70" w:after="70" w:line="240" w:lineRule="auto"/>
              <w:ind w:firstLine="0"/>
              <w:jc w:val="center"/>
              <w:rPr>
                <w:sz w:val="21"/>
              </w:rPr>
            </w:pPr>
            <w:r>
              <w:rPr>
                <w:sz w:val="21"/>
                <w:szCs w:val="21"/>
              </w:rPr>
              <w:t>单选</w:t>
            </w:r>
          </w:p>
        </w:tc>
        <w:tc>
          <w:tcPr>
            <w:tcW w:w="2667" w:type="dxa"/>
            <w:vAlign w:val="center"/>
          </w:tcPr>
          <w:p w14:paraId="47B482E6">
            <w:pPr>
              <w:snapToGrid w:val="0"/>
              <w:spacing w:before="70" w:after="70" w:line="240" w:lineRule="auto"/>
              <w:ind w:firstLine="0"/>
              <w:jc w:val="left"/>
              <w:rPr>
                <w:sz w:val="21"/>
              </w:rPr>
            </w:pPr>
            <w:r>
              <w:rPr>
                <w:sz w:val="21"/>
                <w:szCs w:val="21"/>
              </w:rPr>
              <w:t>氧含量合格范围一般为</w:t>
            </w:r>
          </w:p>
        </w:tc>
        <w:tc>
          <w:tcPr>
            <w:tcW w:w="4477" w:type="dxa"/>
            <w:vAlign w:val="center"/>
          </w:tcPr>
          <w:p w14:paraId="730E7BF5">
            <w:pPr>
              <w:snapToGrid w:val="0"/>
              <w:spacing w:before="70" w:after="70" w:line="240" w:lineRule="auto"/>
              <w:ind w:firstLine="0"/>
              <w:jc w:val="left"/>
              <w:rPr>
                <w:sz w:val="21"/>
              </w:rPr>
            </w:pPr>
            <w:r>
              <w:rPr>
                <w:sz w:val="21"/>
                <w:szCs w:val="21"/>
              </w:rPr>
              <w:t>19.5%～23.5%</w:t>
            </w:r>
          </w:p>
        </w:tc>
      </w:tr>
      <w:tr w14:paraId="1649F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25DB5AB3">
            <w:pPr>
              <w:snapToGrid w:val="0"/>
              <w:spacing w:before="70" w:after="70" w:line="240" w:lineRule="auto"/>
              <w:ind w:firstLine="0"/>
              <w:jc w:val="center"/>
              <w:rPr>
                <w:sz w:val="21"/>
              </w:rPr>
            </w:pPr>
            <w:r>
              <w:rPr>
                <w:sz w:val="21"/>
                <w:szCs w:val="21"/>
              </w:rPr>
              <w:t>93</w:t>
            </w:r>
          </w:p>
        </w:tc>
        <w:tc>
          <w:tcPr>
            <w:tcW w:w="828" w:type="dxa"/>
            <w:vAlign w:val="center"/>
          </w:tcPr>
          <w:p w14:paraId="6B3352CD">
            <w:pPr>
              <w:snapToGrid w:val="0"/>
              <w:spacing w:before="70" w:after="70" w:line="240" w:lineRule="auto"/>
              <w:ind w:firstLine="0"/>
              <w:jc w:val="center"/>
              <w:rPr>
                <w:sz w:val="21"/>
              </w:rPr>
            </w:pPr>
            <w:r>
              <w:rPr>
                <w:sz w:val="21"/>
                <w:szCs w:val="21"/>
              </w:rPr>
              <w:t>单选</w:t>
            </w:r>
          </w:p>
        </w:tc>
        <w:tc>
          <w:tcPr>
            <w:tcW w:w="2667" w:type="dxa"/>
            <w:vAlign w:val="center"/>
          </w:tcPr>
          <w:p w14:paraId="2AFC7125">
            <w:pPr>
              <w:snapToGrid w:val="0"/>
              <w:spacing w:before="70" w:after="70" w:line="240" w:lineRule="auto"/>
              <w:ind w:firstLine="0"/>
              <w:jc w:val="left"/>
              <w:rPr>
                <w:sz w:val="21"/>
              </w:rPr>
            </w:pPr>
            <w:r>
              <w:rPr>
                <w:sz w:val="21"/>
                <w:szCs w:val="21"/>
              </w:rPr>
              <w:t>高处作业安全带应</w:t>
            </w:r>
          </w:p>
        </w:tc>
        <w:tc>
          <w:tcPr>
            <w:tcW w:w="4477" w:type="dxa"/>
            <w:vAlign w:val="center"/>
          </w:tcPr>
          <w:p w14:paraId="318D56DC">
            <w:pPr>
              <w:snapToGrid w:val="0"/>
              <w:spacing w:before="70" w:after="70" w:line="240" w:lineRule="auto"/>
              <w:ind w:firstLine="0"/>
              <w:jc w:val="left"/>
              <w:rPr>
                <w:sz w:val="21"/>
              </w:rPr>
            </w:pPr>
            <w:r>
              <w:rPr>
                <w:sz w:val="21"/>
                <w:szCs w:val="21"/>
              </w:rPr>
              <w:t>高挂低用</w:t>
            </w:r>
          </w:p>
        </w:tc>
      </w:tr>
      <w:tr w14:paraId="373AF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2E4F0B6C">
            <w:pPr>
              <w:snapToGrid w:val="0"/>
              <w:spacing w:before="70" w:after="70" w:line="240" w:lineRule="auto"/>
              <w:ind w:firstLine="0"/>
              <w:jc w:val="center"/>
              <w:rPr>
                <w:sz w:val="21"/>
              </w:rPr>
            </w:pPr>
            <w:r>
              <w:rPr>
                <w:sz w:val="21"/>
                <w:szCs w:val="21"/>
              </w:rPr>
              <w:t>94</w:t>
            </w:r>
          </w:p>
        </w:tc>
        <w:tc>
          <w:tcPr>
            <w:tcW w:w="828" w:type="dxa"/>
            <w:vAlign w:val="center"/>
          </w:tcPr>
          <w:p w14:paraId="29760CCC">
            <w:pPr>
              <w:snapToGrid w:val="0"/>
              <w:spacing w:before="70" w:after="70" w:line="240" w:lineRule="auto"/>
              <w:ind w:firstLine="0"/>
              <w:jc w:val="center"/>
              <w:rPr>
                <w:sz w:val="21"/>
              </w:rPr>
            </w:pPr>
            <w:r>
              <w:rPr>
                <w:sz w:val="21"/>
                <w:szCs w:val="21"/>
              </w:rPr>
              <w:t>判断</w:t>
            </w:r>
          </w:p>
        </w:tc>
        <w:tc>
          <w:tcPr>
            <w:tcW w:w="2667" w:type="dxa"/>
            <w:vAlign w:val="center"/>
          </w:tcPr>
          <w:p w14:paraId="30D5AA6E">
            <w:pPr>
              <w:snapToGrid w:val="0"/>
              <w:spacing w:before="70" w:after="70" w:line="240" w:lineRule="auto"/>
              <w:ind w:firstLine="0"/>
              <w:jc w:val="left"/>
              <w:rPr>
                <w:sz w:val="21"/>
              </w:rPr>
            </w:pPr>
            <w:r>
              <w:rPr>
                <w:sz w:val="21"/>
                <w:szCs w:val="21"/>
              </w:rPr>
              <w:t>监护人可同时从事其他作业</w:t>
            </w:r>
          </w:p>
        </w:tc>
        <w:tc>
          <w:tcPr>
            <w:tcW w:w="4477" w:type="dxa"/>
            <w:vAlign w:val="center"/>
          </w:tcPr>
          <w:p w14:paraId="0FF7F9E8">
            <w:pPr>
              <w:snapToGrid w:val="0"/>
              <w:spacing w:before="70" w:after="70" w:line="240" w:lineRule="auto"/>
              <w:ind w:firstLine="0"/>
              <w:jc w:val="left"/>
              <w:rPr>
                <w:sz w:val="21"/>
              </w:rPr>
            </w:pPr>
            <w:r>
              <w:rPr>
                <w:sz w:val="21"/>
                <w:szCs w:val="21"/>
              </w:rPr>
              <w:t>错误</w:t>
            </w:r>
          </w:p>
        </w:tc>
      </w:tr>
      <w:tr w14:paraId="20D3D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6C658B74">
            <w:pPr>
              <w:snapToGrid w:val="0"/>
              <w:spacing w:before="70" w:after="70" w:line="240" w:lineRule="auto"/>
              <w:ind w:firstLine="0"/>
              <w:jc w:val="center"/>
              <w:rPr>
                <w:sz w:val="21"/>
              </w:rPr>
            </w:pPr>
            <w:r>
              <w:rPr>
                <w:sz w:val="21"/>
                <w:szCs w:val="21"/>
              </w:rPr>
              <w:t>95</w:t>
            </w:r>
          </w:p>
        </w:tc>
        <w:tc>
          <w:tcPr>
            <w:tcW w:w="828" w:type="dxa"/>
            <w:vAlign w:val="center"/>
          </w:tcPr>
          <w:p w14:paraId="0EA3D9B4">
            <w:pPr>
              <w:snapToGrid w:val="0"/>
              <w:spacing w:before="70" w:after="70" w:line="240" w:lineRule="auto"/>
              <w:ind w:firstLine="0"/>
              <w:jc w:val="center"/>
              <w:rPr>
                <w:sz w:val="21"/>
              </w:rPr>
            </w:pPr>
            <w:r>
              <w:rPr>
                <w:sz w:val="21"/>
                <w:szCs w:val="21"/>
              </w:rPr>
              <w:t>判断</w:t>
            </w:r>
          </w:p>
        </w:tc>
        <w:tc>
          <w:tcPr>
            <w:tcW w:w="2667" w:type="dxa"/>
            <w:vAlign w:val="center"/>
          </w:tcPr>
          <w:p w14:paraId="3EE38BE8">
            <w:pPr>
              <w:snapToGrid w:val="0"/>
              <w:spacing w:before="70" w:after="70" w:line="240" w:lineRule="auto"/>
              <w:ind w:firstLine="0"/>
              <w:jc w:val="left"/>
              <w:rPr>
                <w:sz w:val="21"/>
              </w:rPr>
            </w:pPr>
            <w:r>
              <w:rPr>
                <w:sz w:val="21"/>
                <w:szCs w:val="21"/>
              </w:rPr>
              <w:t>应急演练可不做记录</w:t>
            </w:r>
          </w:p>
        </w:tc>
        <w:tc>
          <w:tcPr>
            <w:tcW w:w="4477" w:type="dxa"/>
            <w:vAlign w:val="center"/>
          </w:tcPr>
          <w:p w14:paraId="3A7B21FE">
            <w:pPr>
              <w:snapToGrid w:val="0"/>
              <w:spacing w:before="70" w:after="70" w:line="240" w:lineRule="auto"/>
              <w:ind w:firstLine="0"/>
              <w:jc w:val="left"/>
              <w:rPr>
                <w:sz w:val="21"/>
              </w:rPr>
            </w:pPr>
            <w:r>
              <w:rPr>
                <w:sz w:val="21"/>
                <w:szCs w:val="21"/>
              </w:rPr>
              <w:t>错误</w:t>
            </w:r>
          </w:p>
        </w:tc>
      </w:tr>
      <w:tr w14:paraId="6D2B2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A00301B">
            <w:pPr>
              <w:snapToGrid w:val="0"/>
              <w:spacing w:before="70" w:after="70" w:line="240" w:lineRule="auto"/>
              <w:ind w:firstLine="0"/>
              <w:jc w:val="center"/>
              <w:rPr>
                <w:sz w:val="21"/>
              </w:rPr>
            </w:pPr>
            <w:r>
              <w:rPr>
                <w:sz w:val="21"/>
                <w:szCs w:val="21"/>
              </w:rPr>
              <w:t>96</w:t>
            </w:r>
          </w:p>
        </w:tc>
        <w:tc>
          <w:tcPr>
            <w:tcW w:w="828" w:type="dxa"/>
            <w:vAlign w:val="center"/>
          </w:tcPr>
          <w:p w14:paraId="74426262">
            <w:pPr>
              <w:snapToGrid w:val="0"/>
              <w:spacing w:before="70" w:after="70" w:line="240" w:lineRule="auto"/>
              <w:ind w:firstLine="0"/>
              <w:jc w:val="center"/>
              <w:rPr>
                <w:sz w:val="21"/>
              </w:rPr>
            </w:pPr>
            <w:r>
              <w:rPr>
                <w:sz w:val="21"/>
                <w:szCs w:val="21"/>
              </w:rPr>
              <w:t>判断</w:t>
            </w:r>
          </w:p>
        </w:tc>
        <w:tc>
          <w:tcPr>
            <w:tcW w:w="2667" w:type="dxa"/>
            <w:vAlign w:val="center"/>
          </w:tcPr>
          <w:p w14:paraId="31C53D11">
            <w:pPr>
              <w:snapToGrid w:val="0"/>
              <w:spacing w:before="70" w:after="70" w:line="240" w:lineRule="auto"/>
              <w:ind w:firstLine="0"/>
              <w:jc w:val="left"/>
              <w:rPr>
                <w:sz w:val="21"/>
              </w:rPr>
            </w:pPr>
            <w:r>
              <w:rPr>
                <w:sz w:val="21"/>
                <w:szCs w:val="21"/>
              </w:rPr>
              <w:t>发现缺氧人员应立即下井施救</w:t>
            </w:r>
          </w:p>
        </w:tc>
        <w:tc>
          <w:tcPr>
            <w:tcW w:w="4477" w:type="dxa"/>
            <w:vAlign w:val="center"/>
          </w:tcPr>
          <w:p w14:paraId="76C48B91">
            <w:pPr>
              <w:snapToGrid w:val="0"/>
              <w:spacing w:before="70" w:after="70" w:line="240" w:lineRule="auto"/>
              <w:ind w:firstLine="0"/>
              <w:jc w:val="left"/>
              <w:rPr>
                <w:sz w:val="21"/>
              </w:rPr>
            </w:pPr>
            <w:r>
              <w:rPr>
                <w:sz w:val="21"/>
                <w:szCs w:val="21"/>
              </w:rPr>
              <w:t>错误</w:t>
            </w:r>
          </w:p>
        </w:tc>
      </w:tr>
      <w:tr w14:paraId="5BDE0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2B13C40C">
            <w:pPr>
              <w:snapToGrid w:val="0"/>
              <w:spacing w:before="70" w:after="70" w:line="240" w:lineRule="auto"/>
              <w:ind w:firstLine="0"/>
              <w:jc w:val="center"/>
              <w:rPr>
                <w:sz w:val="21"/>
              </w:rPr>
            </w:pPr>
            <w:r>
              <w:rPr>
                <w:sz w:val="21"/>
                <w:szCs w:val="21"/>
              </w:rPr>
              <w:t>97</w:t>
            </w:r>
          </w:p>
        </w:tc>
        <w:tc>
          <w:tcPr>
            <w:tcW w:w="828" w:type="dxa"/>
            <w:vAlign w:val="center"/>
          </w:tcPr>
          <w:p w14:paraId="3054BD6D">
            <w:pPr>
              <w:snapToGrid w:val="0"/>
              <w:spacing w:before="70" w:after="70" w:line="240" w:lineRule="auto"/>
              <w:ind w:firstLine="0"/>
              <w:jc w:val="center"/>
              <w:rPr>
                <w:sz w:val="21"/>
              </w:rPr>
            </w:pPr>
            <w:r>
              <w:rPr>
                <w:sz w:val="21"/>
                <w:szCs w:val="21"/>
              </w:rPr>
              <w:t>简答</w:t>
            </w:r>
          </w:p>
        </w:tc>
        <w:tc>
          <w:tcPr>
            <w:tcW w:w="2667" w:type="dxa"/>
            <w:vAlign w:val="center"/>
          </w:tcPr>
          <w:p w14:paraId="3DF3D9DC">
            <w:pPr>
              <w:snapToGrid w:val="0"/>
              <w:spacing w:before="70" w:after="70" w:line="240" w:lineRule="auto"/>
              <w:ind w:firstLine="0"/>
              <w:jc w:val="left"/>
              <w:rPr>
                <w:sz w:val="21"/>
              </w:rPr>
            </w:pPr>
            <w:r>
              <w:rPr>
                <w:sz w:val="21"/>
                <w:szCs w:val="21"/>
              </w:rPr>
              <w:t>简述作业票办理流程</w:t>
            </w:r>
          </w:p>
        </w:tc>
        <w:tc>
          <w:tcPr>
            <w:tcW w:w="4477" w:type="dxa"/>
            <w:vAlign w:val="center"/>
          </w:tcPr>
          <w:p w14:paraId="4EF9AFE7">
            <w:pPr>
              <w:snapToGrid w:val="0"/>
              <w:spacing w:before="70" w:after="70" w:line="240" w:lineRule="auto"/>
              <w:ind w:firstLine="0"/>
              <w:jc w:val="left"/>
              <w:rPr>
                <w:sz w:val="21"/>
              </w:rPr>
            </w:pPr>
            <w:r>
              <w:rPr>
                <w:sz w:val="21"/>
                <w:szCs w:val="21"/>
              </w:rPr>
              <w:t>申请、审核、检测、审批、签发、关闭</w:t>
            </w:r>
          </w:p>
        </w:tc>
      </w:tr>
      <w:tr w14:paraId="45722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7001E9A3">
            <w:pPr>
              <w:snapToGrid w:val="0"/>
              <w:spacing w:before="70" w:after="70" w:line="240" w:lineRule="auto"/>
              <w:ind w:firstLine="0"/>
              <w:jc w:val="center"/>
              <w:rPr>
                <w:sz w:val="21"/>
              </w:rPr>
            </w:pPr>
            <w:r>
              <w:rPr>
                <w:sz w:val="21"/>
                <w:szCs w:val="21"/>
              </w:rPr>
              <w:t>98</w:t>
            </w:r>
          </w:p>
        </w:tc>
        <w:tc>
          <w:tcPr>
            <w:tcW w:w="828" w:type="dxa"/>
            <w:vAlign w:val="center"/>
          </w:tcPr>
          <w:p w14:paraId="146D0E26">
            <w:pPr>
              <w:snapToGrid w:val="0"/>
              <w:spacing w:before="70" w:after="70" w:line="240" w:lineRule="auto"/>
              <w:ind w:firstLine="0"/>
              <w:jc w:val="center"/>
              <w:rPr>
                <w:sz w:val="21"/>
              </w:rPr>
            </w:pPr>
            <w:r>
              <w:rPr>
                <w:sz w:val="21"/>
                <w:szCs w:val="21"/>
              </w:rPr>
              <w:t>简答</w:t>
            </w:r>
          </w:p>
        </w:tc>
        <w:tc>
          <w:tcPr>
            <w:tcW w:w="2667" w:type="dxa"/>
            <w:vAlign w:val="center"/>
          </w:tcPr>
          <w:p w14:paraId="36C48C11">
            <w:pPr>
              <w:snapToGrid w:val="0"/>
              <w:spacing w:before="70" w:after="70" w:line="240" w:lineRule="auto"/>
              <w:ind w:firstLine="0"/>
              <w:jc w:val="left"/>
              <w:rPr>
                <w:sz w:val="21"/>
              </w:rPr>
            </w:pPr>
            <w:r>
              <w:rPr>
                <w:sz w:val="21"/>
                <w:szCs w:val="21"/>
              </w:rPr>
              <w:t>简述触电急救要点</w:t>
            </w:r>
          </w:p>
        </w:tc>
        <w:tc>
          <w:tcPr>
            <w:tcW w:w="4477" w:type="dxa"/>
            <w:vAlign w:val="center"/>
          </w:tcPr>
          <w:p w14:paraId="2D3E2DDC">
            <w:pPr>
              <w:snapToGrid w:val="0"/>
              <w:spacing w:before="70" w:after="70" w:line="240" w:lineRule="auto"/>
              <w:ind w:firstLine="0"/>
              <w:jc w:val="left"/>
              <w:rPr>
                <w:sz w:val="21"/>
              </w:rPr>
            </w:pPr>
            <w:r>
              <w:rPr>
                <w:sz w:val="21"/>
                <w:szCs w:val="21"/>
              </w:rPr>
              <w:t>先断电、再施救、心肺复苏、送医</w:t>
            </w:r>
          </w:p>
        </w:tc>
      </w:tr>
      <w:tr w14:paraId="53D69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4772116D">
            <w:pPr>
              <w:snapToGrid w:val="0"/>
              <w:spacing w:before="70" w:after="70" w:line="240" w:lineRule="auto"/>
              <w:ind w:firstLine="0"/>
              <w:jc w:val="center"/>
              <w:rPr>
                <w:sz w:val="21"/>
              </w:rPr>
            </w:pPr>
            <w:r>
              <w:rPr>
                <w:sz w:val="21"/>
                <w:szCs w:val="21"/>
              </w:rPr>
              <w:t>99</w:t>
            </w:r>
          </w:p>
        </w:tc>
        <w:tc>
          <w:tcPr>
            <w:tcW w:w="828" w:type="dxa"/>
            <w:vAlign w:val="center"/>
          </w:tcPr>
          <w:p w14:paraId="7E135F21">
            <w:pPr>
              <w:snapToGrid w:val="0"/>
              <w:spacing w:before="70" w:after="70" w:line="240" w:lineRule="auto"/>
              <w:ind w:firstLine="0"/>
              <w:jc w:val="center"/>
              <w:rPr>
                <w:sz w:val="21"/>
              </w:rPr>
            </w:pPr>
            <w:r>
              <w:rPr>
                <w:sz w:val="21"/>
                <w:szCs w:val="21"/>
              </w:rPr>
              <w:t>简答</w:t>
            </w:r>
          </w:p>
        </w:tc>
        <w:tc>
          <w:tcPr>
            <w:tcW w:w="2667" w:type="dxa"/>
            <w:vAlign w:val="center"/>
          </w:tcPr>
          <w:p w14:paraId="483581B4">
            <w:pPr>
              <w:snapToGrid w:val="0"/>
              <w:spacing w:before="70" w:after="70" w:line="240" w:lineRule="auto"/>
              <w:ind w:firstLine="0"/>
              <w:jc w:val="left"/>
              <w:rPr>
                <w:sz w:val="21"/>
              </w:rPr>
            </w:pPr>
            <w:r>
              <w:rPr>
                <w:sz w:val="21"/>
                <w:szCs w:val="21"/>
              </w:rPr>
              <w:t>简述上游来水的应急处置</w:t>
            </w:r>
          </w:p>
        </w:tc>
        <w:tc>
          <w:tcPr>
            <w:tcW w:w="4477" w:type="dxa"/>
            <w:vAlign w:val="center"/>
          </w:tcPr>
          <w:p w14:paraId="47BDB506">
            <w:pPr>
              <w:snapToGrid w:val="0"/>
              <w:spacing w:before="70" w:after="70" w:line="240" w:lineRule="auto"/>
              <w:ind w:firstLine="0"/>
              <w:jc w:val="left"/>
              <w:rPr>
                <w:sz w:val="21"/>
              </w:rPr>
            </w:pPr>
            <w:r>
              <w:rPr>
                <w:sz w:val="21"/>
                <w:szCs w:val="21"/>
              </w:rPr>
              <w:t>立即撤离、报告、重新申请窗口</w:t>
            </w:r>
          </w:p>
        </w:tc>
      </w:tr>
      <w:tr w14:paraId="24603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28" w:type="dxa"/>
            <w:vAlign w:val="center"/>
          </w:tcPr>
          <w:p w14:paraId="697EF333">
            <w:pPr>
              <w:snapToGrid w:val="0"/>
              <w:spacing w:before="70" w:after="70" w:line="240" w:lineRule="auto"/>
              <w:ind w:firstLine="0"/>
              <w:jc w:val="center"/>
              <w:rPr>
                <w:sz w:val="21"/>
              </w:rPr>
            </w:pPr>
            <w:r>
              <w:rPr>
                <w:sz w:val="21"/>
                <w:szCs w:val="21"/>
              </w:rPr>
              <w:t>100</w:t>
            </w:r>
          </w:p>
        </w:tc>
        <w:tc>
          <w:tcPr>
            <w:tcW w:w="828" w:type="dxa"/>
            <w:vAlign w:val="center"/>
          </w:tcPr>
          <w:p w14:paraId="4644D1BB">
            <w:pPr>
              <w:snapToGrid w:val="0"/>
              <w:spacing w:before="70" w:after="70" w:line="240" w:lineRule="auto"/>
              <w:ind w:firstLine="0"/>
              <w:jc w:val="center"/>
              <w:rPr>
                <w:sz w:val="21"/>
              </w:rPr>
            </w:pPr>
            <w:r>
              <w:rPr>
                <w:sz w:val="21"/>
                <w:szCs w:val="21"/>
              </w:rPr>
              <w:t>简答</w:t>
            </w:r>
          </w:p>
        </w:tc>
        <w:tc>
          <w:tcPr>
            <w:tcW w:w="2667" w:type="dxa"/>
            <w:vAlign w:val="center"/>
          </w:tcPr>
          <w:p w14:paraId="592EC37B">
            <w:pPr>
              <w:snapToGrid w:val="0"/>
              <w:spacing w:before="70" w:after="70" w:line="240" w:lineRule="auto"/>
              <w:ind w:firstLine="0"/>
              <w:jc w:val="left"/>
              <w:rPr>
                <w:sz w:val="21"/>
              </w:rPr>
            </w:pPr>
            <w:r>
              <w:rPr>
                <w:sz w:val="21"/>
                <w:szCs w:val="21"/>
              </w:rPr>
              <w:t>简述</w:t>
            </w:r>
            <w:r>
              <w:rPr>
                <w:rFonts w:hint="eastAsia"/>
                <w:sz w:val="21"/>
                <w:szCs w:val="21"/>
              </w:rPr>
              <w:t>“</w:t>
            </w:r>
            <w:r>
              <w:rPr>
                <w:sz w:val="21"/>
                <w:szCs w:val="21"/>
              </w:rPr>
              <w:t>四不伤害</w:t>
            </w:r>
            <w:r>
              <w:rPr>
                <w:rFonts w:hint="eastAsia"/>
                <w:sz w:val="21"/>
                <w:szCs w:val="21"/>
              </w:rPr>
              <w:t>”</w:t>
            </w:r>
            <w:r>
              <w:rPr>
                <w:sz w:val="21"/>
                <w:szCs w:val="21"/>
              </w:rPr>
              <w:t>内容</w:t>
            </w:r>
          </w:p>
        </w:tc>
        <w:tc>
          <w:tcPr>
            <w:tcW w:w="4477" w:type="dxa"/>
            <w:vAlign w:val="center"/>
          </w:tcPr>
          <w:p w14:paraId="720E29A3">
            <w:pPr>
              <w:snapToGrid w:val="0"/>
              <w:spacing w:before="70" w:after="70" w:line="240" w:lineRule="auto"/>
              <w:ind w:firstLine="0"/>
              <w:jc w:val="left"/>
              <w:rPr>
                <w:sz w:val="21"/>
              </w:rPr>
            </w:pPr>
            <w:r>
              <w:rPr>
                <w:sz w:val="21"/>
                <w:szCs w:val="21"/>
              </w:rPr>
              <w:t>不伤害自己、不伤害他人、不被他人伤害、保护他人不受伤害</w:t>
            </w:r>
          </w:p>
        </w:tc>
      </w:tr>
    </w:tbl>
    <w:p w14:paraId="1A4D1267">
      <w:pPr>
        <w:spacing w:line="240" w:lineRule="auto"/>
      </w:pPr>
    </w:p>
    <w:p w14:paraId="19C7B477">
      <w:pPr>
        <w:pStyle w:val="5"/>
      </w:pPr>
      <w:bookmarkStart w:id="276" w:name="_Toc26196"/>
      <w:r>
        <w:rPr>
          <w:szCs w:val="32"/>
        </w:rPr>
        <w:t>2.17.6 岗位带教与操作认证</w:t>
      </w:r>
      <w:bookmarkEnd w:id="276"/>
    </w:p>
    <w:p w14:paraId="1D62F1CE">
      <w:r>
        <w:rPr>
          <w:rFonts w:hint="eastAsia"/>
        </w:rPr>
        <w:t>理论培训的完成并不等同于岗位实操能力的形成，岗位胜任力的培育依赖于系统化的在岗带教与认证机制。本节对岗位带教与操作认证的实施路径展开系统性说明。</w:t>
      </w:r>
    </w:p>
    <w:p w14:paraId="77E324A1">
      <w:r>
        <w:rPr>
          <w:rFonts w:hint="eastAsia"/>
          <w:b/>
        </w:rPr>
        <w:t>（1）带教关系配置。</w:t>
      </w:r>
      <w:r>
        <w:rPr>
          <w:rFonts w:hint="eastAsia"/>
        </w:rPr>
        <w:t>每名带教人员指导的受训人员数量不得超过2名，师徒结对关系需以书面形式予以确认。带教周期根据岗位类别差异化设定：操作类岗位为4周，数据处理类岗位为6周，维护类岗位为8周。带教人员对受训人员的作业质量承担连带责任，该机制设计旨在保障带教过程的实效性。</w:t>
      </w:r>
    </w:p>
    <w:p w14:paraId="6001288D">
      <w:r>
        <w:rPr>
          <w:rFonts w:hint="eastAsia"/>
          <w:b/>
        </w:rPr>
        <w:t>（2）带教实施阶段。带教流程分为四个递进阶段</w:t>
      </w:r>
      <w:r>
        <w:rPr>
          <w:rFonts w:hint="eastAsia"/>
        </w:rPr>
        <w:t>，不得跳阶实施：第一阶段为示范演示（带教人员边操作边讲解，受训人员观摩学习）；第二阶段为辅助实操（受训人员参与部分操作环节，带教人员提供指导）；第三阶段为监督实操（受训人员主导全流程操作，带教人员旁站监督）；第四阶段为独立操作（受训人员独立完成全流程作业，带教人员实施抽查）。各阶段均设定明确的通过判定标准。</w:t>
      </w:r>
    </w:p>
    <w:p w14:paraId="277D9100">
      <w:r>
        <w:rPr>
          <w:rFonts w:hint="eastAsia"/>
          <w:b/>
        </w:rPr>
        <w:t>（3）认证实施方式。</w:t>
      </w:r>
      <w:r>
        <w:rPr>
          <w:rFonts w:hint="eastAsia"/>
        </w:rPr>
        <w:t>考核认证分为理论考核与实操考核两个维度：理论考核涵盖问题判定与应急处置内容，实操考核覆盖完整作业流程。认证工作由未参与前期带教的技术人员组织开展，保障考核的客观性，避免带教人员宽松评分的主观偏差。认证结果划分为“合格”“限期补考”“不合格”三个等级，评定为不合格者需重新接受带教培训。</w:t>
      </w:r>
    </w:p>
    <w:p w14:paraId="1730766F">
      <w:r>
        <w:rPr>
          <w:rFonts w:hint="eastAsia"/>
          <w:b/>
        </w:rPr>
        <w:t>（4）认证与权限关联。</w:t>
      </w:r>
      <w:r>
        <w:rPr>
          <w:rFonts w:hint="eastAsia"/>
        </w:rPr>
        <w:t>认证合格的人员方可授予对应岗位的操作权限，权限配置同步录入系统账号；权限范围按岗位边界进行限定（例如仅允许操作扫描仪，不具备系统配置修改权限）。权限配置与认证记录实施动态同步维护，人员岗位调整时同步变更权限设置。</w:t>
      </w:r>
    </w:p>
    <w:p w14:paraId="393C341A">
      <w:r>
        <w:rPr>
          <w:rFonts w:hint="eastAsia"/>
          <w:b/>
        </w:rPr>
        <w:t>（5）证书有效期与复证机制。</w:t>
      </w:r>
      <w:r>
        <w:rPr>
          <w:rFonts w:hint="eastAsia"/>
        </w:rPr>
        <w:t>操作认证证书的有效期为2年，到期需完成复证；证书有效期内，若出现重大操作失误或长期脱离对应岗位的情况，需提前开展复证。复证形式为“重点内容抽查与问题答辩”，区别于全流程重新考核，提升复证实施效率。</w:t>
      </w:r>
    </w:p>
    <w:p w14:paraId="55A790A0">
      <w:r>
        <w:rPr>
          <w:rFonts w:hint="eastAsia"/>
          <w:b/>
        </w:rPr>
        <w:t>（6）认证档案管理。</w:t>
      </w:r>
      <w:r>
        <w:rPr>
          <w:rFonts w:hint="eastAsia"/>
        </w:rPr>
        <w:t>认证档案需记录人员基本信息、所属岗位、带教人员、各带教阶段完成时间、考核成绩、授权范围及证书有效期。档案纳入人员个人档案统一管理，接受检查时可提供溯源查询。</w:t>
      </w:r>
    </w:p>
    <w:p w14:paraId="18643965">
      <w:pPr>
        <w:pStyle w:val="4"/>
      </w:pPr>
      <w:bookmarkStart w:id="277" w:name="_Toc2144"/>
      <w:r>
        <w:rPr>
          <w:szCs w:val="36"/>
        </w:rPr>
        <w:t>2.18 质保期服务案例与承诺兑现</w:t>
      </w:r>
      <w:bookmarkEnd w:id="277"/>
    </w:p>
    <w:p w14:paraId="57FAA76A">
      <w:pPr>
        <w:pStyle w:val="5"/>
      </w:pPr>
      <w:bookmarkStart w:id="278" w:name="_Toc31300"/>
      <w:r>
        <w:rPr>
          <w:szCs w:val="32"/>
        </w:rPr>
        <w:t>2.18.1 案例一：现场设备故障的快速处置</w:t>
      </w:r>
      <w:bookmarkEnd w:id="278"/>
    </w:p>
    <w:p w14:paraId="45F57189">
      <w:r>
        <w:t>某次检查作业中，扫描仪出现点云缺失。现场人员按故障树排查，判定为激光窗口污染；清洁后仍有间歇性缺失，进一步检查发现数据线接头松动。从报修到恢复用时 1.5 h，未影响当日作业计划。该案例说明：常见故障的现场快速处置依赖于清晰的故障树与随车备件。</w:t>
      </w:r>
    </w:p>
    <w:p w14:paraId="7411816A">
      <w:pPr>
        <w:pStyle w:val="5"/>
      </w:pPr>
      <w:bookmarkStart w:id="279" w:name="_Toc11499"/>
      <w:r>
        <w:rPr>
          <w:szCs w:val="32"/>
        </w:rPr>
        <w:t>2.18.2 案例二：软件版本升级的平稳过渡</w:t>
      </w:r>
      <w:bookmarkEnd w:id="279"/>
    </w:p>
    <w:p w14:paraId="5E9EA7E2">
      <w:r>
        <w:t>甲方提出增加</w:t>
      </w:r>
      <w:r>
        <w:rPr>
          <w:rFonts w:hint="eastAsia"/>
        </w:rPr>
        <w:t>“</w:t>
      </w:r>
      <w:r>
        <w:t>修前修后对比</w:t>
      </w:r>
      <w:r>
        <w:rPr>
          <w:rFonts w:hint="eastAsia"/>
        </w:rPr>
        <w:t>”</w:t>
      </w:r>
      <w:r>
        <w:t>功能。项目组在 10 个工作日内完成需求确认、开发、测试与部署，采用</w:t>
      </w:r>
      <w:r>
        <w:rPr>
          <w:rFonts w:hint="eastAsia"/>
        </w:rPr>
        <w:t>“</w:t>
      </w:r>
      <w:r>
        <w:t>新旧版本并行两周</w:t>
      </w:r>
      <w:r>
        <w:rPr>
          <w:rFonts w:hint="eastAsia"/>
        </w:rPr>
        <w:t>”</w:t>
      </w:r>
      <w:r>
        <w:t>的方式过渡，期间保留旧版本数据兼容接口，避免影响正在编制的报告。升级后开展 1 次线上培训，确保用户掌握新功能。</w:t>
      </w:r>
    </w:p>
    <w:p w14:paraId="079B63FE">
      <w:pPr>
        <w:pStyle w:val="4"/>
      </w:pPr>
      <w:bookmarkStart w:id="280" w:name="_Toc2731"/>
      <w:r>
        <w:rPr>
          <w:szCs w:val="36"/>
        </w:rPr>
        <w:t>2.19 现场作业组织总体安排</w:t>
      </w:r>
      <w:bookmarkEnd w:id="280"/>
    </w:p>
    <w:p w14:paraId="6F57C769">
      <w:r>
        <w:rPr>
          <w:rFonts w:hint="eastAsia"/>
        </w:rPr>
        <w:t>前文各章节已完成进度管控、服务保障、质量管控、安全生产与档案管理维度的总体要求阐述，自本节起将聚焦现场作业组织体系的具体研究。本节重点明确作业组织框架的核心架构，后续章节将对组织体系的各模块内容展开逐项细化研究。</w:t>
      </w:r>
    </w:p>
    <w:p w14:paraId="1589F392">
      <w:r>
        <w:rPr>
          <w:rFonts w:hint="eastAsia"/>
          <w:b/>
        </w:rPr>
        <w:t>（1）组织形式。</w:t>
      </w:r>
      <w:r>
        <w:rPr>
          <w:rFonts w:hint="eastAsia"/>
        </w:rPr>
        <w:t>现场作业采用“项目部—作业组—岗位”三级组织架构。项目部设置项目负责人、技术负责人、质量负责人、安全负责人四类岗位，承担项目整体统筹管控与对外协调职能；作业组按电站站点配置，每组设组长1名，负责所属站点的作业组织实施、质量核验与安全管控；岗位序列涵盖测量员、操作员、安全员、内业员，岗位职责在作业卡中予以明确界定。三级组织架构遵循指令自上而下传导、信息自下而上反馈的运行机制，建立非越级指挥、非越级汇报的管控规则。</w:t>
      </w:r>
    </w:p>
    <w:p w14:paraId="6851D538">
      <w:r>
        <w:rPr>
          <w:rFonts w:hint="eastAsia"/>
          <w:b/>
        </w:rPr>
        <w:t>（2）三站作业组的编成。</w:t>
      </w:r>
      <w:r>
        <w:rPr>
          <w:rFonts w:hint="eastAsia"/>
        </w:rPr>
        <w:t>平坡站作业组配置5人，构成为组长1名、测量员2名、操作员1名、安全员1名；缓坡站作业组配置6人，较平坡站增设载具操作员1名；陡坡站作业组配置6人，较平坡站增设安全员1名，分别负责孔口与平台的安全管理。内业组配置3人，承担数据回传后的处理与初检复核工作。项目部额外设置区域协调员1名，负责三站间的资源动态调配与作业窗口期对接工作。</w:t>
      </w:r>
    </w:p>
    <w:p w14:paraId="266DB37D">
      <w:r>
        <w:rPr>
          <w:rFonts w:hint="eastAsia"/>
          <w:b/>
        </w:rPr>
        <w:t>（3）与项目部的接口。</w:t>
      </w:r>
      <w:r>
        <w:rPr>
          <w:rFonts w:hint="eastAsia"/>
        </w:rPr>
        <w:t>作业组每日向项目部提交三类单据，包括作业日报、异常问题清单、次日作业计划。项目部每周向甲方提交项目周报，重大事项实行即时报送机制。接口管控的核心目标为保障信息传递的真实性与准确性：现场情况采用客观事实化描述，避免使用“基本正常”“问题不大”等模糊性表述；数据类信息采用量化指标呈现，杜绝“差不多”“大概”等非精准表达。</w:t>
      </w:r>
    </w:p>
    <w:p w14:paraId="598B9CB3">
      <w:r>
        <w:rPr>
          <w:rFonts w:hint="eastAsia"/>
          <w:b/>
        </w:rPr>
        <w:t>（4）组织的弹性。</w:t>
      </w:r>
      <w:r>
        <w:rPr>
          <w:rFonts w:hint="eastAsia"/>
        </w:rPr>
        <w:t>三站并行作业模式下，人员与设备资源需开展动态调配。资源调配权限归属项目部，作业组不得开展跨组人员与设备的自行借调；资源调配完成后需同步更新作业卡与交接单，规避人员调整后责任边界未明晰的管理漏洞。作业窗口期紧张时，可从内业组抽调人员支援现场作业，同时需保障内业工作无积压延误。</w:t>
      </w:r>
    </w:p>
    <w:p w14:paraId="5C075425">
      <w:r>
        <w:rPr>
          <w:rFonts w:hint="eastAsia"/>
          <w:b/>
        </w:rPr>
        <w:t>（5）组织的底线。</w:t>
      </w:r>
      <w:r>
        <w:rPr>
          <w:rFonts w:hint="eastAsia"/>
        </w:rPr>
        <w:t>建立三项刚性约束机制：一是安全员岗位必须独立设置，不得由操作人员兼任；二是作业组组长必须驻守所属站点现场，不得开展远程指挥；三是每个作业组必须配备1名经资质认证的三级能力人员。上述三项约束是保障组织运行有效性的核心前提，任意一项缺失均会导致现场作业的判断与处置出现偏差。</w:t>
      </w:r>
    </w:p>
    <w:p w14:paraId="2033F678">
      <w:pPr>
        <w:pStyle w:val="4"/>
      </w:pPr>
      <w:bookmarkStart w:id="281" w:name="_Toc9280"/>
      <w:r>
        <w:rPr>
          <w:szCs w:val="36"/>
        </w:rPr>
        <w:t>2.20 三站作业组织推演</w:t>
      </w:r>
      <w:bookmarkEnd w:id="281"/>
    </w:p>
    <w:p w14:paraId="04832A12">
      <w:r>
        <w:rPr>
          <w:rFonts w:hint="eastAsia"/>
        </w:rPr>
        <w:t>项目实施方案的可行性判定最终需落脚于人员配置、设备调度与时间分配等具体实施要素的匹配程度。本节基于三座电站的现场实际工况条件，对“进场—筹备—数据采集—质量检验—现场撤场”全流程开展工序层级、工日尺度与人员维度的推演分析，验证资源投入规模与作业窗口期的适配性，同时识别三站并行作业模式下的资源冲突节点。</w:t>
      </w:r>
    </w:p>
    <w:p w14:paraId="36F1AB2A">
      <w:pPr>
        <w:pStyle w:val="5"/>
      </w:pPr>
      <w:bookmarkStart w:id="282" w:name="_Toc17205"/>
      <w:r>
        <w:rPr>
          <w:szCs w:val="32"/>
        </w:rPr>
        <w:t>2.20.1 推演方法与基本假设</w:t>
      </w:r>
      <w:bookmarkEnd w:id="282"/>
    </w:p>
    <w:p w14:paraId="70402DB1">
      <w:r>
        <w:t>推演采用</w:t>
      </w:r>
      <w:r>
        <w:rPr>
          <w:rFonts w:hint="eastAsia"/>
        </w:rPr>
        <w:t>“</w:t>
      </w:r>
      <w:r>
        <w:t>自下而上</w:t>
      </w:r>
      <w:r>
        <w:rPr>
          <w:rFonts w:hint="eastAsia"/>
        </w:rPr>
        <w:t>”</w:t>
      </w:r>
      <w:r>
        <w:t>的方式：先按孔（闸）估算单孔工作量，再按窗口期排布并行度，最后汇总为阶段资源需求。为使推演可比，需要先把几个基本参数固定下来。单日有效作业时间按 6 h 计，这个数字是从 8 h 的现场时间中扣除进出场、安全交底、设备转场之后的净作业时间，在山峡深孔这类需要长距离步行的场景中甚至更少。平坡单孔的工作量按底板约 26 m×12 m、两站完成估算；缓坡按泄槽段约 40 m、分三至四段推进；陡坡按每孔 8 m 覆盖、需要两到三次平台行程安排。作业组统一按三人配置，一名负责测量与记录、一名操作设备、一名专职监护，这个配置是在安全要求与效率之间取得平衡的结果，再少就难以在受限空间内同时兼顾操作与监护。设备故障停机率按不高于 5% 预估，这一假设成立的前提是备件到位、维护到位，因此后面关于备件与维护的安排不是可选项，而是这条假设的支撑条件。</w:t>
      </w:r>
    </w:p>
    <w:p w14:paraId="6925CB6C">
      <w:pPr>
        <w:pStyle w:val="5"/>
      </w:pPr>
      <w:bookmarkStart w:id="283" w:name="_Toc22181"/>
      <w:r>
        <w:rPr>
          <w:szCs w:val="32"/>
        </w:rPr>
        <w:t>2.20.2 葛洲坝（平坡）作业推演</w:t>
      </w:r>
      <w:bookmarkEnd w:id="283"/>
    </w:p>
    <w:tbl>
      <w:tblPr>
        <w:tblStyle w:val="32"/>
        <w:tblW w:w="92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6"/>
        <w:gridCol w:w="2226"/>
        <w:gridCol w:w="1508"/>
        <w:gridCol w:w="967"/>
        <w:gridCol w:w="1543"/>
        <w:gridCol w:w="1600"/>
      </w:tblGrid>
      <w:tr w14:paraId="7A300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86" w:type="dxa"/>
            <w:shd w:val="clear" w:color="auto" w:fill="E7E6E6"/>
            <w:vAlign w:val="center"/>
          </w:tcPr>
          <w:p w14:paraId="69F9CC44">
            <w:pPr>
              <w:snapToGrid w:val="0"/>
              <w:spacing w:before="70" w:after="70" w:line="240" w:lineRule="auto"/>
              <w:ind w:firstLine="0"/>
              <w:jc w:val="center"/>
              <w:rPr>
                <w:b/>
                <w:sz w:val="21"/>
              </w:rPr>
            </w:pPr>
            <w:r>
              <w:rPr>
                <w:b/>
                <w:sz w:val="21"/>
                <w:szCs w:val="21"/>
              </w:rPr>
              <w:t>工序</w:t>
            </w:r>
          </w:p>
        </w:tc>
        <w:tc>
          <w:tcPr>
            <w:tcW w:w="2226" w:type="dxa"/>
            <w:shd w:val="clear" w:color="auto" w:fill="E7E6E6"/>
            <w:vAlign w:val="center"/>
          </w:tcPr>
          <w:p w14:paraId="2F1E4B55">
            <w:pPr>
              <w:snapToGrid w:val="0"/>
              <w:spacing w:before="70" w:after="70" w:line="240" w:lineRule="auto"/>
              <w:ind w:firstLine="0"/>
              <w:jc w:val="center"/>
              <w:rPr>
                <w:b/>
                <w:sz w:val="21"/>
              </w:rPr>
            </w:pPr>
            <w:r>
              <w:rPr>
                <w:b/>
                <w:sz w:val="21"/>
                <w:szCs w:val="21"/>
              </w:rPr>
              <w:t>主要内容</w:t>
            </w:r>
          </w:p>
        </w:tc>
        <w:tc>
          <w:tcPr>
            <w:tcW w:w="1508" w:type="dxa"/>
            <w:shd w:val="clear" w:color="auto" w:fill="E7E6E6"/>
            <w:vAlign w:val="center"/>
          </w:tcPr>
          <w:p w14:paraId="383CD4AB">
            <w:pPr>
              <w:snapToGrid w:val="0"/>
              <w:spacing w:before="70" w:after="70" w:line="240" w:lineRule="auto"/>
              <w:ind w:firstLine="0"/>
              <w:jc w:val="center"/>
              <w:rPr>
                <w:b/>
                <w:sz w:val="21"/>
              </w:rPr>
            </w:pPr>
            <w:r>
              <w:rPr>
                <w:b/>
                <w:sz w:val="21"/>
                <w:szCs w:val="21"/>
              </w:rPr>
              <w:t>工日</w:t>
            </w:r>
          </w:p>
        </w:tc>
        <w:tc>
          <w:tcPr>
            <w:tcW w:w="967" w:type="dxa"/>
            <w:shd w:val="clear" w:color="auto" w:fill="E7E6E6"/>
            <w:vAlign w:val="center"/>
          </w:tcPr>
          <w:p w14:paraId="10B78754">
            <w:pPr>
              <w:snapToGrid w:val="0"/>
              <w:spacing w:before="70" w:after="70" w:line="240" w:lineRule="auto"/>
              <w:ind w:firstLine="0"/>
              <w:jc w:val="center"/>
              <w:rPr>
                <w:b/>
                <w:sz w:val="21"/>
              </w:rPr>
            </w:pPr>
            <w:r>
              <w:rPr>
                <w:b/>
                <w:sz w:val="21"/>
                <w:szCs w:val="21"/>
              </w:rPr>
              <w:t>人员</w:t>
            </w:r>
          </w:p>
        </w:tc>
        <w:tc>
          <w:tcPr>
            <w:tcW w:w="1543" w:type="dxa"/>
            <w:shd w:val="clear" w:color="auto" w:fill="E7E6E6"/>
            <w:vAlign w:val="center"/>
          </w:tcPr>
          <w:p w14:paraId="6BCF67DF">
            <w:pPr>
              <w:snapToGrid w:val="0"/>
              <w:spacing w:before="70" w:after="70" w:line="240" w:lineRule="auto"/>
              <w:ind w:firstLine="0"/>
              <w:jc w:val="center"/>
              <w:rPr>
                <w:b/>
                <w:sz w:val="21"/>
              </w:rPr>
            </w:pPr>
            <w:r>
              <w:rPr>
                <w:b/>
                <w:sz w:val="21"/>
                <w:szCs w:val="21"/>
              </w:rPr>
              <w:t>主要设备</w:t>
            </w:r>
          </w:p>
        </w:tc>
        <w:tc>
          <w:tcPr>
            <w:tcW w:w="1600" w:type="dxa"/>
            <w:shd w:val="clear" w:color="auto" w:fill="E7E6E6"/>
            <w:vAlign w:val="center"/>
          </w:tcPr>
          <w:p w14:paraId="0ED0C55C">
            <w:pPr>
              <w:snapToGrid w:val="0"/>
              <w:spacing w:before="70" w:after="70" w:line="240" w:lineRule="auto"/>
              <w:ind w:firstLine="0"/>
              <w:jc w:val="center"/>
              <w:rPr>
                <w:b/>
                <w:sz w:val="21"/>
              </w:rPr>
            </w:pPr>
            <w:r>
              <w:rPr>
                <w:b/>
                <w:sz w:val="21"/>
                <w:szCs w:val="21"/>
              </w:rPr>
              <w:t>阶段产出</w:t>
            </w:r>
          </w:p>
        </w:tc>
      </w:tr>
      <w:tr w14:paraId="41CB3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01F0767">
            <w:pPr>
              <w:snapToGrid w:val="0"/>
              <w:spacing w:before="70" w:after="70" w:line="240" w:lineRule="auto"/>
              <w:ind w:firstLine="0"/>
              <w:jc w:val="left"/>
              <w:rPr>
                <w:sz w:val="21"/>
              </w:rPr>
            </w:pPr>
            <w:r>
              <w:rPr>
                <w:sz w:val="21"/>
                <w:szCs w:val="21"/>
              </w:rPr>
              <w:t>进场与交底</w:t>
            </w:r>
          </w:p>
        </w:tc>
        <w:tc>
          <w:tcPr>
            <w:tcW w:w="2226" w:type="dxa"/>
            <w:vAlign w:val="center"/>
          </w:tcPr>
          <w:p w14:paraId="616BB8FB">
            <w:pPr>
              <w:snapToGrid w:val="0"/>
              <w:spacing w:before="70" w:after="70" w:line="240" w:lineRule="auto"/>
              <w:ind w:firstLine="0"/>
              <w:jc w:val="left"/>
              <w:rPr>
                <w:sz w:val="21"/>
              </w:rPr>
            </w:pPr>
            <w:r>
              <w:rPr>
                <w:sz w:val="21"/>
                <w:szCs w:val="21"/>
              </w:rPr>
              <w:t>办理准入、安全教育、现场交底</w:t>
            </w:r>
          </w:p>
        </w:tc>
        <w:tc>
          <w:tcPr>
            <w:tcW w:w="1508" w:type="dxa"/>
            <w:vAlign w:val="center"/>
          </w:tcPr>
          <w:p w14:paraId="7CA468B8">
            <w:pPr>
              <w:snapToGrid w:val="0"/>
              <w:spacing w:before="70" w:after="70" w:line="240" w:lineRule="auto"/>
              <w:ind w:firstLine="0"/>
              <w:jc w:val="center"/>
              <w:rPr>
                <w:sz w:val="21"/>
              </w:rPr>
            </w:pPr>
            <w:r>
              <w:rPr>
                <w:sz w:val="21"/>
                <w:szCs w:val="21"/>
              </w:rPr>
              <w:t>1</w:t>
            </w:r>
          </w:p>
        </w:tc>
        <w:tc>
          <w:tcPr>
            <w:tcW w:w="967" w:type="dxa"/>
            <w:vAlign w:val="center"/>
          </w:tcPr>
          <w:p w14:paraId="4A525E7E">
            <w:pPr>
              <w:snapToGrid w:val="0"/>
              <w:spacing w:before="70" w:after="70" w:line="240" w:lineRule="auto"/>
              <w:ind w:firstLine="0"/>
              <w:jc w:val="center"/>
              <w:rPr>
                <w:sz w:val="21"/>
              </w:rPr>
            </w:pPr>
            <w:r>
              <w:rPr>
                <w:sz w:val="21"/>
                <w:szCs w:val="21"/>
              </w:rPr>
              <w:t>5</w:t>
            </w:r>
          </w:p>
        </w:tc>
        <w:tc>
          <w:tcPr>
            <w:tcW w:w="1543" w:type="dxa"/>
            <w:vAlign w:val="center"/>
          </w:tcPr>
          <w:p w14:paraId="54FFE728">
            <w:pPr>
              <w:snapToGrid w:val="0"/>
              <w:spacing w:before="70" w:after="70" w:line="240" w:lineRule="auto"/>
              <w:ind w:firstLine="0"/>
              <w:jc w:val="left"/>
              <w:rPr>
                <w:sz w:val="21"/>
              </w:rPr>
            </w:pPr>
            <w:r>
              <w:rPr>
                <w:rFonts w:hint="eastAsia"/>
                <w:sz w:val="21"/>
                <w:szCs w:val="21"/>
              </w:rPr>
              <w:t>-</w:t>
            </w:r>
          </w:p>
        </w:tc>
        <w:tc>
          <w:tcPr>
            <w:tcW w:w="1600" w:type="dxa"/>
            <w:vAlign w:val="center"/>
          </w:tcPr>
          <w:p w14:paraId="7853CC22">
            <w:pPr>
              <w:snapToGrid w:val="0"/>
              <w:spacing w:before="70" w:after="70" w:line="240" w:lineRule="auto"/>
              <w:ind w:firstLine="0"/>
              <w:jc w:val="left"/>
              <w:rPr>
                <w:sz w:val="21"/>
              </w:rPr>
            </w:pPr>
            <w:r>
              <w:rPr>
                <w:sz w:val="21"/>
                <w:szCs w:val="21"/>
              </w:rPr>
              <w:t>交底记录、作业票</w:t>
            </w:r>
          </w:p>
        </w:tc>
      </w:tr>
      <w:tr w14:paraId="52219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BE57ABF">
            <w:pPr>
              <w:snapToGrid w:val="0"/>
              <w:spacing w:before="70" w:after="70" w:line="240" w:lineRule="auto"/>
              <w:ind w:firstLine="0"/>
              <w:jc w:val="left"/>
              <w:rPr>
                <w:sz w:val="21"/>
              </w:rPr>
            </w:pPr>
            <w:r>
              <w:rPr>
                <w:sz w:val="21"/>
                <w:szCs w:val="21"/>
              </w:rPr>
              <w:t>控制点测设</w:t>
            </w:r>
          </w:p>
        </w:tc>
        <w:tc>
          <w:tcPr>
            <w:tcW w:w="2226" w:type="dxa"/>
            <w:vAlign w:val="center"/>
          </w:tcPr>
          <w:p w14:paraId="1DA2CC0D">
            <w:pPr>
              <w:snapToGrid w:val="0"/>
              <w:spacing w:before="70" w:after="70" w:line="240" w:lineRule="auto"/>
              <w:ind w:firstLine="0"/>
              <w:jc w:val="left"/>
              <w:rPr>
                <w:sz w:val="21"/>
              </w:rPr>
            </w:pPr>
            <w:r>
              <w:rPr>
                <w:sz w:val="21"/>
                <w:szCs w:val="21"/>
              </w:rPr>
              <w:t>复核既有控制点、加密测站控制</w:t>
            </w:r>
          </w:p>
        </w:tc>
        <w:tc>
          <w:tcPr>
            <w:tcW w:w="1508" w:type="dxa"/>
            <w:vAlign w:val="center"/>
          </w:tcPr>
          <w:p w14:paraId="097AE053">
            <w:pPr>
              <w:snapToGrid w:val="0"/>
              <w:spacing w:before="70" w:after="70" w:line="240" w:lineRule="auto"/>
              <w:ind w:firstLine="0"/>
              <w:jc w:val="center"/>
              <w:rPr>
                <w:sz w:val="21"/>
              </w:rPr>
            </w:pPr>
            <w:r>
              <w:rPr>
                <w:sz w:val="21"/>
                <w:szCs w:val="21"/>
              </w:rPr>
              <w:t>1</w:t>
            </w:r>
          </w:p>
        </w:tc>
        <w:tc>
          <w:tcPr>
            <w:tcW w:w="967" w:type="dxa"/>
            <w:vAlign w:val="center"/>
          </w:tcPr>
          <w:p w14:paraId="49FC7C36">
            <w:pPr>
              <w:snapToGrid w:val="0"/>
              <w:spacing w:before="70" w:after="70" w:line="240" w:lineRule="auto"/>
              <w:ind w:firstLine="0"/>
              <w:jc w:val="center"/>
              <w:rPr>
                <w:sz w:val="21"/>
              </w:rPr>
            </w:pPr>
            <w:r>
              <w:rPr>
                <w:sz w:val="21"/>
                <w:szCs w:val="21"/>
              </w:rPr>
              <w:t>3</w:t>
            </w:r>
          </w:p>
        </w:tc>
        <w:tc>
          <w:tcPr>
            <w:tcW w:w="1543" w:type="dxa"/>
            <w:vAlign w:val="center"/>
          </w:tcPr>
          <w:p w14:paraId="7635F5F6">
            <w:pPr>
              <w:snapToGrid w:val="0"/>
              <w:spacing w:before="70" w:after="70" w:line="240" w:lineRule="auto"/>
              <w:ind w:firstLine="0"/>
              <w:jc w:val="left"/>
              <w:rPr>
                <w:sz w:val="21"/>
              </w:rPr>
            </w:pPr>
            <w:r>
              <w:rPr>
                <w:sz w:val="21"/>
                <w:szCs w:val="21"/>
              </w:rPr>
              <w:t>全站仪、RTK</w:t>
            </w:r>
          </w:p>
        </w:tc>
        <w:tc>
          <w:tcPr>
            <w:tcW w:w="1600" w:type="dxa"/>
            <w:vAlign w:val="center"/>
          </w:tcPr>
          <w:p w14:paraId="0F29D01D">
            <w:pPr>
              <w:snapToGrid w:val="0"/>
              <w:spacing w:before="70" w:after="70" w:line="240" w:lineRule="auto"/>
              <w:ind w:firstLine="0"/>
              <w:jc w:val="left"/>
              <w:rPr>
                <w:sz w:val="21"/>
              </w:rPr>
            </w:pPr>
            <w:r>
              <w:rPr>
                <w:sz w:val="21"/>
                <w:szCs w:val="21"/>
              </w:rPr>
              <w:t>控制点成果表</w:t>
            </w:r>
          </w:p>
        </w:tc>
      </w:tr>
      <w:tr w14:paraId="571A9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6CE40259">
            <w:pPr>
              <w:snapToGrid w:val="0"/>
              <w:spacing w:before="70" w:after="70" w:line="240" w:lineRule="auto"/>
              <w:ind w:firstLine="0"/>
              <w:jc w:val="left"/>
              <w:rPr>
                <w:sz w:val="21"/>
              </w:rPr>
            </w:pPr>
            <w:r>
              <w:rPr>
                <w:sz w:val="21"/>
                <w:szCs w:val="21"/>
              </w:rPr>
              <w:t>设备展开与标定</w:t>
            </w:r>
          </w:p>
        </w:tc>
        <w:tc>
          <w:tcPr>
            <w:tcW w:w="2226" w:type="dxa"/>
            <w:vAlign w:val="center"/>
          </w:tcPr>
          <w:p w14:paraId="023B011A">
            <w:pPr>
              <w:snapToGrid w:val="0"/>
              <w:spacing w:before="70" w:after="70" w:line="240" w:lineRule="auto"/>
              <w:ind w:firstLine="0"/>
              <w:jc w:val="left"/>
              <w:rPr>
                <w:sz w:val="21"/>
              </w:rPr>
            </w:pPr>
            <w:r>
              <w:rPr>
                <w:sz w:val="21"/>
                <w:szCs w:val="21"/>
              </w:rPr>
              <w:t>架设跟踪器、标定、标准尺校核</w:t>
            </w:r>
          </w:p>
        </w:tc>
        <w:tc>
          <w:tcPr>
            <w:tcW w:w="1508" w:type="dxa"/>
            <w:vAlign w:val="center"/>
          </w:tcPr>
          <w:p w14:paraId="2CA60429">
            <w:pPr>
              <w:snapToGrid w:val="0"/>
              <w:spacing w:before="70" w:after="70" w:line="240" w:lineRule="auto"/>
              <w:ind w:firstLine="0"/>
              <w:jc w:val="center"/>
              <w:rPr>
                <w:sz w:val="21"/>
              </w:rPr>
            </w:pPr>
            <w:r>
              <w:rPr>
                <w:sz w:val="21"/>
                <w:szCs w:val="21"/>
              </w:rPr>
              <w:t>0.5</w:t>
            </w:r>
          </w:p>
        </w:tc>
        <w:tc>
          <w:tcPr>
            <w:tcW w:w="967" w:type="dxa"/>
            <w:vAlign w:val="center"/>
          </w:tcPr>
          <w:p w14:paraId="77FA57D5">
            <w:pPr>
              <w:snapToGrid w:val="0"/>
              <w:spacing w:before="70" w:after="70" w:line="240" w:lineRule="auto"/>
              <w:ind w:firstLine="0"/>
              <w:jc w:val="center"/>
              <w:rPr>
                <w:sz w:val="21"/>
              </w:rPr>
            </w:pPr>
            <w:r>
              <w:rPr>
                <w:sz w:val="21"/>
                <w:szCs w:val="21"/>
              </w:rPr>
              <w:t>3</w:t>
            </w:r>
          </w:p>
        </w:tc>
        <w:tc>
          <w:tcPr>
            <w:tcW w:w="1543" w:type="dxa"/>
            <w:vAlign w:val="center"/>
          </w:tcPr>
          <w:p w14:paraId="5A088D66">
            <w:pPr>
              <w:snapToGrid w:val="0"/>
              <w:spacing w:before="70" w:after="70" w:line="240" w:lineRule="auto"/>
              <w:ind w:firstLine="0"/>
              <w:jc w:val="left"/>
              <w:rPr>
                <w:sz w:val="21"/>
              </w:rPr>
            </w:pPr>
            <w:r>
              <w:rPr>
                <w:sz w:val="21"/>
                <w:szCs w:val="21"/>
              </w:rPr>
              <w:t>跟踪器、标准尺</w:t>
            </w:r>
          </w:p>
        </w:tc>
        <w:tc>
          <w:tcPr>
            <w:tcW w:w="1600" w:type="dxa"/>
            <w:vAlign w:val="center"/>
          </w:tcPr>
          <w:p w14:paraId="1525682F">
            <w:pPr>
              <w:snapToGrid w:val="0"/>
              <w:spacing w:before="70" w:after="70" w:line="240" w:lineRule="auto"/>
              <w:ind w:firstLine="0"/>
              <w:jc w:val="left"/>
              <w:rPr>
                <w:sz w:val="21"/>
              </w:rPr>
            </w:pPr>
            <w:r>
              <w:rPr>
                <w:sz w:val="21"/>
                <w:szCs w:val="21"/>
              </w:rPr>
              <w:t>标定记录</w:t>
            </w:r>
          </w:p>
        </w:tc>
      </w:tr>
      <w:tr w14:paraId="0932F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32F89ABF">
            <w:pPr>
              <w:snapToGrid w:val="0"/>
              <w:spacing w:before="70" w:after="70" w:line="240" w:lineRule="auto"/>
              <w:ind w:firstLine="0"/>
              <w:jc w:val="left"/>
              <w:rPr>
                <w:sz w:val="21"/>
              </w:rPr>
            </w:pPr>
            <w:r>
              <w:rPr>
                <w:sz w:val="21"/>
                <w:szCs w:val="21"/>
              </w:rPr>
              <w:t>底板与侧墙扫描</w:t>
            </w:r>
          </w:p>
        </w:tc>
        <w:tc>
          <w:tcPr>
            <w:tcW w:w="2226" w:type="dxa"/>
            <w:vAlign w:val="center"/>
          </w:tcPr>
          <w:p w14:paraId="06555055">
            <w:pPr>
              <w:snapToGrid w:val="0"/>
              <w:spacing w:before="70" w:after="70" w:line="240" w:lineRule="auto"/>
              <w:ind w:firstLine="0"/>
              <w:jc w:val="left"/>
              <w:rPr>
                <w:sz w:val="21"/>
              </w:rPr>
            </w:pPr>
            <w:r>
              <w:rPr>
                <w:sz w:val="21"/>
                <w:szCs w:val="21"/>
              </w:rPr>
              <w:t>2 站覆盖、边角补扫</w:t>
            </w:r>
          </w:p>
        </w:tc>
        <w:tc>
          <w:tcPr>
            <w:tcW w:w="1508" w:type="dxa"/>
            <w:vAlign w:val="center"/>
          </w:tcPr>
          <w:p w14:paraId="11F7702C">
            <w:pPr>
              <w:snapToGrid w:val="0"/>
              <w:spacing w:before="70" w:after="70" w:line="240" w:lineRule="auto"/>
              <w:ind w:firstLine="0"/>
              <w:jc w:val="center"/>
              <w:rPr>
                <w:sz w:val="21"/>
              </w:rPr>
            </w:pPr>
            <w:r>
              <w:rPr>
                <w:sz w:val="21"/>
                <w:szCs w:val="21"/>
              </w:rPr>
              <w:t>1.5</w:t>
            </w:r>
          </w:p>
        </w:tc>
        <w:tc>
          <w:tcPr>
            <w:tcW w:w="967" w:type="dxa"/>
            <w:vAlign w:val="center"/>
          </w:tcPr>
          <w:p w14:paraId="5C9710AA">
            <w:pPr>
              <w:snapToGrid w:val="0"/>
              <w:spacing w:before="70" w:after="70" w:line="240" w:lineRule="auto"/>
              <w:ind w:firstLine="0"/>
              <w:jc w:val="center"/>
              <w:rPr>
                <w:sz w:val="21"/>
              </w:rPr>
            </w:pPr>
            <w:r>
              <w:rPr>
                <w:sz w:val="21"/>
                <w:szCs w:val="21"/>
              </w:rPr>
              <w:t>3</w:t>
            </w:r>
          </w:p>
        </w:tc>
        <w:tc>
          <w:tcPr>
            <w:tcW w:w="1543" w:type="dxa"/>
            <w:vAlign w:val="center"/>
          </w:tcPr>
          <w:p w14:paraId="2A672AF1">
            <w:pPr>
              <w:snapToGrid w:val="0"/>
              <w:spacing w:before="70" w:after="70" w:line="240" w:lineRule="auto"/>
              <w:ind w:firstLine="0"/>
              <w:jc w:val="left"/>
              <w:rPr>
                <w:sz w:val="21"/>
              </w:rPr>
            </w:pPr>
            <w:r>
              <w:rPr>
                <w:sz w:val="21"/>
                <w:szCs w:val="21"/>
              </w:rPr>
              <w:t>跟踪器+框架、AGV</w:t>
            </w:r>
          </w:p>
        </w:tc>
        <w:tc>
          <w:tcPr>
            <w:tcW w:w="1600" w:type="dxa"/>
            <w:vAlign w:val="center"/>
          </w:tcPr>
          <w:p w14:paraId="52E72994">
            <w:pPr>
              <w:snapToGrid w:val="0"/>
              <w:spacing w:before="70" w:after="70" w:line="240" w:lineRule="auto"/>
              <w:ind w:firstLine="0"/>
              <w:jc w:val="left"/>
              <w:rPr>
                <w:sz w:val="21"/>
              </w:rPr>
            </w:pPr>
            <w:r>
              <w:rPr>
                <w:sz w:val="21"/>
                <w:szCs w:val="21"/>
              </w:rPr>
              <w:t>原始数据</w:t>
            </w:r>
          </w:p>
        </w:tc>
      </w:tr>
      <w:tr w14:paraId="2514D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4522977">
            <w:pPr>
              <w:snapToGrid w:val="0"/>
              <w:spacing w:before="70" w:after="70" w:line="240" w:lineRule="auto"/>
              <w:ind w:firstLine="0"/>
              <w:jc w:val="left"/>
              <w:rPr>
                <w:sz w:val="21"/>
              </w:rPr>
            </w:pPr>
            <w:r>
              <w:rPr>
                <w:sz w:val="21"/>
                <w:szCs w:val="21"/>
              </w:rPr>
              <w:t>现场质检</w:t>
            </w:r>
          </w:p>
        </w:tc>
        <w:tc>
          <w:tcPr>
            <w:tcW w:w="2226" w:type="dxa"/>
            <w:vAlign w:val="center"/>
          </w:tcPr>
          <w:p w14:paraId="5F0D5FC5">
            <w:pPr>
              <w:snapToGrid w:val="0"/>
              <w:spacing w:before="70" w:after="70" w:line="240" w:lineRule="auto"/>
              <w:ind w:firstLine="0"/>
              <w:jc w:val="left"/>
              <w:rPr>
                <w:sz w:val="21"/>
              </w:rPr>
            </w:pPr>
            <w:r>
              <w:rPr>
                <w:sz w:val="21"/>
                <w:szCs w:val="21"/>
              </w:rPr>
              <w:t>覆盖率、重叠度、检查点</w:t>
            </w:r>
          </w:p>
        </w:tc>
        <w:tc>
          <w:tcPr>
            <w:tcW w:w="1508" w:type="dxa"/>
            <w:vAlign w:val="center"/>
          </w:tcPr>
          <w:p w14:paraId="1F1FE27C">
            <w:pPr>
              <w:snapToGrid w:val="0"/>
              <w:spacing w:before="70" w:after="70" w:line="240" w:lineRule="auto"/>
              <w:ind w:firstLine="0"/>
              <w:jc w:val="center"/>
              <w:rPr>
                <w:sz w:val="21"/>
              </w:rPr>
            </w:pPr>
            <w:r>
              <w:rPr>
                <w:sz w:val="21"/>
                <w:szCs w:val="21"/>
              </w:rPr>
              <w:t>0.5</w:t>
            </w:r>
          </w:p>
        </w:tc>
        <w:tc>
          <w:tcPr>
            <w:tcW w:w="967" w:type="dxa"/>
            <w:vAlign w:val="center"/>
          </w:tcPr>
          <w:p w14:paraId="25406153">
            <w:pPr>
              <w:snapToGrid w:val="0"/>
              <w:spacing w:before="70" w:after="70" w:line="240" w:lineRule="auto"/>
              <w:ind w:firstLine="0"/>
              <w:jc w:val="center"/>
              <w:rPr>
                <w:sz w:val="21"/>
              </w:rPr>
            </w:pPr>
            <w:r>
              <w:rPr>
                <w:sz w:val="21"/>
                <w:szCs w:val="21"/>
              </w:rPr>
              <w:t>2</w:t>
            </w:r>
          </w:p>
        </w:tc>
        <w:tc>
          <w:tcPr>
            <w:tcW w:w="1543" w:type="dxa"/>
            <w:vAlign w:val="center"/>
          </w:tcPr>
          <w:p w14:paraId="31E2826C">
            <w:pPr>
              <w:snapToGrid w:val="0"/>
              <w:spacing w:before="70" w:after="70" w:line="240" w:lineRule="auto"/>
              <w:ind w:firstLine="0"/>
              <w:jc w:val="left"/>
              <w:rPr>
                <w:sz w:val="21"/>
              </w:rPr>
            </w:pPr>
            <w:r>
              <w:rPr>
                <w:sz w:val="21"/>
                <w:szCs w:val="21"/>
              </w:rPr>
              <w:t>便携机</w:t>
            </w:r>
          </w:p>
        </w:tc>
        <w:tc>
          <w:tcPr>
            <w:tcW w:w="1600" w:type="dxa"/>
            <w:vAlign w:val="center"/>
          </w:tcPr>
          <w:p w14:paraId="59B237D5">
            <w:pPr>
              <w:snapToGrid w:val="0"/>
              <w:spacing w:before="70" w:after="70" w:line="240" w:lineRule="auto"/>
              <w:ind w:firstLine="0"/>
              <w:jc w:val="left"/>
              <w:rPr>
                <w:sz w:val="21"/>
              </w:rPr>
            </w:pPr>
            <w:r>
              <w:rPr>
                <w:sz w:val="21"/>
                <w:szCs w:val="21"/>
              </w:rPr>
              <w:t>质检评分卡</w:t>
            </w:r>
          </w:p>
        </w:tc>
      </w:tr>
      <w:tr w14:paraId="17EB5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B3B3232">
            <w:pPr>
              <w:snapToGrid w:val="0"/>
              <w:spacing w:before="70" w:after="70" w:line="240" w:lineRule="auto"/>
              <w:ind w:firstLine="0"/>
              <w:jc w:val="left"/>
              <w:rPr>
                <w:sz w:val="21"/>
              </w:rPr>
            </w:pPr>
            <w:r>
              <w:rPr>
                <w:sz w:val="21"/>
                <w:szCs w:val="21"/>
              </w:rPr>
              <w:t>补扫与复核</w:t>
            </w:r>
          </w:p>
        </w:tc>
        <w:tc>
          <w:tcPr>
            <w:tcW w:w="2226" w:type="dxa"/>
            <w:vAlign w:val="center"/>
          </w:tcPr>
          <w:p w14:paraId="1901648F">
            <w:pPr>
              <w:snapToGrid w:val="0"/>
              <w:spacing w:before="70" w:after="70" w:line="240" w:lineRule="auto"/>
              <w:ind w:firstLine="0"/>
              <w:jc w:val="left"/>
              <w:rPr>
                <w:sz w:val="21"/>
              </w:rPr>
            </w:pPr>
            <w:r>
              <w:rPr>
                <w:sz w:val="21"/>
                <w:szCs w:val="21"/>
              </w:rPr>
              <w:t>盲区补扫、异常重测</w:t>
            </w:r>
          </w:p>
        </w:tc>
        <w:tc>
          <w:tcPr>
            <w:tcW w:w="1508" w:type="dxa"/>
            <w:vAlign w:val="center"/>
          </w:tcPr>
          <w:p w14:paraId="657B84DC">
            <w:pPr>
              <w:snapToGrid w:val="0"/>
              <w:spacing w:before="70" w:after="70" w:line="240" w:lineRule="auto"/>
              <w:ind w:firstLine="0"/>
              <w:jc w:val="center"/>
              <w:rPr>
                <w:sz w:val="21"/>
              </w:rPr>
            </w:pPr>
            <w:r>
              <w:rPr>
                <w:sz w:val="21"/>
                <w:szCs w:val="21"/>
              </w:rPr>
              <w:t>0.5</w:t>
            </w:r>
          </w:p>
        </w:tc>
        <w:tc>
          <w:tcPr>
            <w:tcW w:w="967" w:type="dxa"/>
            <w:vAlign w:val="center"/>
          </w:tcPr>
          <w:p w14:paraId="4EA4CDA1">
            <w:pPr>
              <w:snapToGrid w:val="0"/>
              <w:spacing w:before="70" w:after="70" w:line="240" w:lineRule="auto"/>
              <w:ind w:firstLine="0"/>
              <w:jc w:val="center"/>
              <w:rPr>
                <w:sz w:val="21"/>
              </w:rPr>
            </w:pPr>
            <w:r>
              <w:rPr>
                <w:sz w:val="21"/>
                <w:szCs w:val="21"/>
              </w:rPr>
              <w:t>3</w:t>
            </w:r>
          </w:p>
        </w:tc>
        <w:tc>
          <w:tcPr>
            <w:tcW w:w="1543" w:type="dxa"/>
            <w:vAlign w:val="center"/>
          </w:tcPr>
          <w:p w14:paraId="23716DEF">
            <w:pPr>
              <w:snapToGrid w:val="0"/>
              <w:spacing w:before="70" w:after="70" w:line="240" w:lineRule="auto"/>
              <w:ind w:firstLine="0"/>
              <w:jc w:val="left"/>
              <w:rPr>
                <w:sz w:val="21"/>
              </w:rPr>
            </w:pPr>
            <w:r>
              <w:rPr>
                <w:sz w:val="21"/>
                <w:szCs w:val="21"/>
              </w:rPr>
              <w:t>同扫描</w:t>
            </w:r>
          </w:p>
        </w:tc>
        <w:tc>
          <w:tcPr>
            <w:tcW w:w="1600" w:type="dxa"/>
            <w:vAlign w:val="center"/>
          </w:tcPr>
          <w:p w14:paraId="51933880">
            <w:pPr>
              <w:snapToGrid w:val="0"/>
              <w:spacing w:before="70" w:after="70" w:line="240" w:lineRule="auto"/>
              <w:ind w:firstLine="0"/>
              <w:jc w:val="left"/>
              <w:rPr>
                <w:sz w:val="21"/>
              </w:rPr>
            </w:pPr>
            <w:r>
              <w:rPr>
                <w:sz w:val="21"/>
                <w:szCs w:val="21"/>
              </w:rPr>
              <w:t>补充数据</w:t>
            </w:r>
          </w:p>
        </w:tc>
      </w:tr>
      <w:tr w14:paraId="6AC80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3A438DA4">
            <w:pPr>
              <w:snapToGrid w:val="0"/>
              <w:spacing w:before="70" w:after="70" w:line="240" w:lineRule="auto"/>
              <w:ind w:firstLine="0"/>
              <w:jc w:val="left"/>
              <w:rPr>
                <w:sz w:val="21"/>
              </w:rPr>
            </w:pPr>
            <w:r>
              <w:rPr>
                <w:sz w:val="21"/>
                <w:szCs w:val="21"/>
              </w:rPr>
              <w:t>撤场与转场</w:t>
            </w:r>
          </w:p>
        </w:tc>
        <w:tc>
          <w:tcPr>
            <w:tcW w:w="2226" w:type="dxa"/>
            <w:vAlign w:val="center"/>
          </w:tcPr>
          <w:p w14:paraId="4C9DAFB5">
            <w:pPr>
              <w:snapToGrid w:val="0"/>
              <w:spacing w:before="70" w:after="70" w:line="240" w:lineRule="auto"/>
              <w:ind w:firstLine="0"/>
              <w:jc w:val="left"/>
              <w:rPr>
                <w:sz w:val="21"/>
              </w:rPr>
            </w:pPr>
            <w:r>
              <w:rPr>
                <w:sz w:val="21"/>
                <w:szCs w:val="21"/>
              </w:rPr>
              <w:t>设备撤收、数据备份</w:t>
            </w:r>
          </w:p>
        </w:tc>
        <w:tc>
          <w:tcPr>
            <w:tcW w:w="1508" w:type="dxa"/>
            <w:vAlign w:val="center"/>
          </w:tcPr>
          <w:p w14:paraId="586A9881">
            <w:pPr>
              <w:snapToGrid w:val="0"/>
              <w:spacing w:before="70" w:after="70" w:line="240" w:lineRule="auto"/>
              <w:ind w:firstLine="0"/>
              <w:jc w:val="center"/>
              <w:rPr>
                <w:sz w:val="21"/>
              </w:rPr>
            </w:pPr>
            <w:r>
              <w:rPr>
                <w:sz w:val="21"/>
                <w:szCs w:val="21"/>
              </w:rPr>
              <w:t>0.5</w:t>
            </w:r>
          </w:p>
        </w:tc>
        <w:tc>
          <w:tcPr>
            <w:tcW w:w="967" w:type="dxa"/>
            <w:vAlign w:val="center"/>
          </w:tcPr>
          <w:p w14:paraId="0C698055">
            <w:pPr>
              <w:snapToGrid w:val="0"/>
              <w:spacing w:before="70" w:after="70" w:line="240" w:lineRule="auto"/>
              <w:ind w:firstLine="0"/>
              <w:jc w:val="center"/>
              <w:rPr>
                <w:sz w:val="21"/>
              </w:rPr>
            </w:pPr>
            <w:r>
              <w:rPr>
                <w:sz w:val="21"/>
                <w:szCs w:val="21"/>
              </w:rPr>
              <w:t>3</w:t>
            </w:r>
          </w:p>
        </w:tc>
        <w:tc>
          <w:tcPr>
            <w:tcW w:w="1543" w:type="dxa"/>
            <w:vAlign w:val="center"/>
          </w:tcPr>
          <w:p w14:paraId="466CECD5">
            <w:pPr>
              <w:snapToGrid w:val="0"/>
              <w:spacing w:before="70" w:after="70" w:line="240" w:lineRule="auto"/>
              <w:ind w:firstLine="0"/>
              <w:jc w:val="left"/>
              <w:rPr>
                <w:sz w:val="21"/>
              </w:rPr>
            </w:pPr>
            <w:r>
              <w:rPr>
                <w:rFonts w:hint="eastAsia"/>
                <w:sz w:val="21"/>
                <w:szCs w:val="21"/>
              </w:rPr>
              <w:t>-</w:t>
            </w:r>
          </w:p>
        </w:tc>
        <w:tc>
          <w:tcPr>
            <w:tcW w:w="1600" w:type="dxa"/>
            <w:vAlign w:val="center"/>
          </w:tcPr>
          <w:p w14:paraId="5BC68ACF">
            <w:pPr>
              <w:snapToGrid w:val="0"/>
              <w:spacing w:before="70" w:after="70" w:line="240" w:lineRule="auto"/>
              <w:ind w:firstLine="0"/>
              <w:jc w:val="left"/>
              <w:rPr>
                <w:sz w:val="21"/>
              </w:rPr>
            </w:pPr>
            <w:r>
              <w:rPr>
                <w:sz w:val="21"/>
                <w:szCs w:val="21"/>
              </w:rPr>
              <w:t>数据交接单</w:t>
            </w:r>
          </w:p>
        </w:tc>
      </w:tr>
      <w:tr w14:paraId="4E3A7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16134BDA">
            <w:pPr>
              <w:snapToGrid w:val="0"/>
              <w:spacing w:before="70" w:after="70" w:line="240" w:lineRule="auto"/>
              <w:ind w:firstLine="0"/>
              <w:jc w:val="left"/>
              <w:rPr>
                <w:sz w:val="21"/>
              </w:rPr>
            </w:pPr>
            <w:r>
              <w:rPr>
                <w:sz w:val="21"/>
                <w:szCs w:val="21"/>
              </w:rPr>
              <w:t>内业处理</w:t>
            </w:r>
          </w:p>
        </w:tc>
        <w:tc>
          <w:tcPr>
            <w:tcW w:w="2226" w:type="dxa"/>
            <w:vAlign w:val="center"/>
          </w:tcPr>
          <w:p w14:paraId="7D519BB8">
            <w:pPr>
              <w:snapToGrid w:val="0"/>
              <w:spacing w:before="70" w:after="70" w:line="240" w:lineRule="auto"/>
              <w:ind w:firstLine="0"/>
              <w:jc w:val="left"/>
              <w:rPr>
                <w:sz w:val="21"/>
              </w:rPr>
            </w:pPr>
            <w:r>
              <w:rPr>
                <w:sz w:val="21"/>
                <w:szCs w:val="21"/>
              </w:rPr>
              <w:t>融合、重建、判识、出报</w:t>
            </w:r>
          </w:p>
        </w:tc>
        <w:tc>
          <w:tcPr>
            <w:tcW w:w="1508" w:type="dxa"/>
            <w:vAlign w:val="center"/>
          </w:tcPr>
          <w:p w14:paraId="3ECFE485">
            <w:pPr>
              <w:snapToGrid w:val="0"/>
              <w:spacing w:before="70" w:after="70" w:line="240" w:lineRule="auto"/>
              <w:ind w:firstLine="0"/>
              <w:jc w:val="center"/>
              <w:rPr>
                <w:sz w:val="21"/>
              </w:rPr>
            </w:pPr>
            <w:r>
              <w:rPr>
                <w:sz w:val="21"/>
                <w:szCs w:val="21"/>
              </w:rPr>
              <w:t>2</w:t>
            </w:r>
          </w:p>
        </w:tc>
        <w:tc>
          <w:tcPr>
            <w:tcW w:w="967" w:type="dxa"/>
            <w:vAlign w:val="center"/>
          </w:tcPr>
          <w:p w14:paraId="487E93C3">
            <w:pPr>
              <w:snapToGrid w:val="0"/>
              <w:spacing w:before="70" w:after="70" w:line="240" w:lineRule="auto"/>
              <w:ind w:firstLine="0"/>
              <w:jc w:val="center"/>
              <w:rPr>
                <w:sz w:val="21"/>
              </w:rPr>
            </w:pPr>
            <w:r>
              <w:rPr>
                <w:sz w:val="21"/>
                <w:szCs w:val="21"/>
              </w:rPr>
              <w:t>3（后台）</w:t>
            </w:r>
          </w:p>
        </w:tc>
        <w:tc>
          <w:tcPr>
            <w:tcW w:w="1543" w:type="dxa"/>
            <w:vAlign w:val="center"/>
          </w:tcPr>
          <w:p w14:paraId="3AF78AB0">
            <w:pPr>
              <w:snapToGrid w:val="0"/>
              <w:spacing w:before="70" w:after="70" w:line="240" w:lineRule="auto"/>
              <w:ind w:firstLine="0"/>
              <w:jc w:val="left"/>
              <w:rPr>
                <w:sz w:val="21"/>
              </w:rPr>
            </w:pPr>
            <w:r>
              <w:rPr>
                <w:sz w:val="21"/>
                <w:szCs w:val="21"/>
              </w:rPr>
              <w:t>工作站</w:t>
            </w:r>
          </w:p>
        </w:tc>
        <w:tc>
          <w:tcPr>
            <w:tcW w:w="1600" w:type="dxa"/>
            <w:vAlign w:val="center"/>
          </w:tcPr>
          <w:p w14:paraId="45905C87">
            <w:pPr>
              <w:snapToGrid w:val="0"/>
              <w:spacing w:before="70" w:after="70" w:line="240" w:lineRule="auto"/>
              <w:ind w:firstLine="0"/>
              <w:jc w:val="left"/>
              <w:rPr>
                <w:sz w:val="21"/>
              </w:rPr>
            </w:pPr>
            <w:r>
              <w:rPr>
                <w:sz w:val="21"/>
                <w:szCs w:val="21"/>
              </w:rPr>
              <w:t>模型与报告</w:t>
            </w:r>
          </w:p>
        </w:tc>
      </w:tr>
      <w:tr w14:paraId="70145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3327AA07">
            <w:pPr>
              <w:snapToGrid w:val="0"/>
              <w:spacing w:before="70" w:after="70" w:line="240" w:lineRule="auto"/>
              <w:ind w:firstLine="0"/>
              <w:jc w:val="left"/>
              <w:rPr>
                <w:b/>
                <w:sz w:val="21"/>
              </w:rPr>
            </w:pPr>
            <w:r>
              <w:rPr>
                <w:b/>
                <w:sz w:val="21"/>
                <w:szCs w:val="21"/>
              </w:rPr>
              <w:t>合计</w:t>
            </w:r>
          </w:p>
        </w:tc>
        <w:tc>
          <w:tcPr>
            <w:tcW w:w="2226" w:type="dxa"/>
            <w:vAlign w:val="center"/>
          </w:tcPr>
          <w:p w14:paraId="13B2A084">
            <w:pPr>
              <w:snapToGrid w:val="0"/>
              <w:spacing w:before="70" w:after="70" w:line="240" w:lineRule="auto"/>
              <w:ind w:firstLine="0"/>
              <w:jc w:val="left"/>
              <w:rPr>
                <w:b/>
                <w:sz w:val="21"/>
              </w:rPr>
            </w:pPr>
            <w:r>
              <w:rPr>
                <w:rFonts w:hint="eastAsia"/>
                <w:b/>
                <w:sz w:val="21"/>
                <w:szCs w:val="21"/>
              </w:rPr>
              <w:t>-</w:t>
            </w:r>
          </w:p>
        </w:tc>
        <w:tc>
          <w:tcPr>
            <w:tcW w:w="1508" w:type="dxa"/>
            <w:vAlign w:val="center"/>
          </w:tcPr>
          <w:p w14:paraId="46C4B6DA">
            <w:pPr>
              <w:snapToGrid w:val="0"/>
              <w:spacing w:before="70" w:after="70" w:line="240" w:lineRule="auto"/>
              <w:ind w:firstLine="0"/>
              <w:jc w:val="center"/>
              <w:rPr>
                <w:b/>
                <w:sz w:val="21"/>
              </w:rPr>
            </w:pPr>
            <w:r>
              <w:rPr>
                <w:b/>
                <w:sz w:val="21"/>
                <w:szCs w:val="21"/>
              </w:rPr>
              <w:t>现场 5.5 工日 / 内业 2 工日</w:t>
            </w:r>
          </w:p>
        </w:tc>
        <w:tc>
          <w:tcPr>
            <w:tcW w:w="967" w:type="dxa"/>
            <w:vAlign w:val="center"/>
          </w:tcPr>
          <w:p w14:paraId="03A7AD4E">
            <w:pPr>
              <w:snapToGrid w:val="0"/>
              <w:spacing w:before="70" w:after="70" w:line="240" w:lineRule="auto"/>
              <w:ind w:firstLine="0"/>
              <w:jc w:val="center"/>
              <w:rPr>
                <w:b/>
                <w:sz w:val="21"/>
              </w:rPr>
            </w:pPr>
            <w:r>
              <w:rPr>
                <w:rFonts w:hint="eastAsia"/>
                <w:b/>
                <w:sz w:val="21"/>
                <w:szCs w:val="21"/>
              </w:rPr>
              <w:t>-</w:t>
            </w:r>
          </w:p>
        </w:tc>
        <w:tc>
          <w:tcPr>
            <w:tcW w:w="1543" w:type="dxa"/>
            <w:vAlign w:val="center"/>
          </w:tcPr>
          <w:p w14:paraId="52B03039">
            <w:pPr>
              <w:snapToGrid w:val="0"/>
              <w:spacing w:before="70" w:after="70" w:line="240" w:lineRule="auto"/>
              <w:ind w:firstLine="0"/>
              <w:jc w:val="left"/>
              <w:rPr>
                <w:b/>
                <w:sz w:val="21"/>
              </w:rPr>
            </w:pPr>
            <w:r>
              <w:rPr>
                <w:rFonts w:hint="eastAsia"/>
                <w:b/>
                <w:sz w:val="21"/>
                <w:szCs w:val="21"/>
              </w:rPr>
              <w:t>-</w:t>
            </w:r>
          </w:p>
        </w:tc>
        <w:tc>
          <w:tcPr>
            <w:tcW w:w="1600" w:type="dxa"/>
            <w:vAlign w:val="center"/>
          </w:tcPr>
          <w:p w14:paraId="4C36DEF6">
            <w:pPr>
              <w:snapToGrid w:val="0"/>
              <w:spacing w:before="70" w:after="70" w:line="240" w:lineRule="auto"/>
              <w:ind w:firstLine="0"/>
              <w:jc w:val="left"/>
              <w:rPr>
                <w:b/>
                <w:sz w:val="21"/>
              </w:rPr>
            </w:pPr>
            <w:r>
              <w:rPr>
                <w:b/>
                <w:sz w:val="21"/>
                <w:szCs w:val="21"/>
              </w:rPr>
              <w:t>单孔完整成果</w:t>
            </w:r>
          </w:p>
        </w:tc>
      </w:tr>
    </w:tbl>
    <w:p w14:paraId="587C4999">
      <w:pPr>
        <w:spacing w:line="240" w:lineRule="auto"/>
      </w:pPr>
    </w:p>
    <w:p w14:paraId="33204E85">
      <w:r>
        <w:t>结论：平坡单孔现场作业约 5.5 个工日，含内业约 7.5 个工日；若窗口期为 10 天，可完成 1～2 孔并留出复核余量。</w:t>
      </w:r>
    </w:p>
    <w:p w14:paraId="79711948">
      <w:pPr>
        <w:pStyle w:val="5"/>
      </w:pPr>
      <w:bookmarkStart w:id="284" w:name="_Toc28956"/>
      <w:r>
        <w:rPr>
          <w:szCs w:val="32"/>
        </w:rPr>
        <w:t>2.20.3 三峡（缓坡）作业推演</w:t>
      </w:r>
      <w:bookmarkEnd w:id="284"/>
    </w:p>
    <w:tbl>
      <w:tblPr>
        <w:tblStyle w:val="32"/>
        <w:tblW w:w="89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6"/>
        <w:gridCol w:w="2226"/>
        <w:gridCol w:w="1245"/>
        <w:gridCol w:w="1041"/>
        <w:gridCol w:w="1630"/>
        <w:gridCol w:w="1386"/>
      </w:tblGrid>
      <w:tr w14:paraId="54084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86" w:type="dxa"/>
            <w:shd w:val="clear" w:color="auto" w:fill="E7E6E6"/>
            <w:vAlign w:val="center"/>
          </w:tcPr>
          <w:p w14:paraId="02E3DE9D">
            <w:pPr>
              <w:snapToGrid w:val="0"/>
              <w:spacing w:before="70" w:after="70" w:line="240" w:lineRule="auto"/>
              <w:ind w:firstLine="0"/>
              <w:jc w:val="center"/>
              <w:rPr>
                <w:b/>
                <w:sz w:val="21"/>
              </w:rPr>
            </w:pPr>
            <w:r>
              <w:rPr>
                <w:b/>
                <w:sz w:val="21"/>
                <w:szCs w:val="21"/>
              </w:rPr>
              <w:t>工序</w:t>
            </w:r>
          </w:p>
        </w:tc>
        <w:tc>
          <w:tcPr>
            <w:tcW w:w="2226" w:type="dxa"/>
            <w:shd w:val="clear" w:color="auto" w:fill="E7E6E6"/>
            <w:vAlign w:val="center"/>
          </w:tcPr>
          <w:p w14:paraId="7ADFDF75">
            <w:pPr>
              <w:snapToGrid w:val="0"/>
              <w:spacing w:before="70" w:after="70" w:line="240" w:lineRule="auto"/>
              <w:ind w:firstLine="0"/>
              <w:jc w:val="center"/>
              <w:rPr>
                <w:b/>
                <w:sz w:val="21"/>
              </w:rPr>
            </w:pPr>
            <w:r>
              <w:rPr>
                <w:b/>
                <w:sz w:val="21"/>
                <w:szCs w:val="21"/>
              </w:rPr>
              <w:t>主要内容</w:t>
            </w:r>
          </w:p>
        </w:tc>
        <w:tc>
          <w:tcPr>
            <w:tcW w:w="1245" w:type="dxa"/>
            <w:shd w:val="clear" w:color="auto" w:fill="E7E6E6"/>
            <w:vAlign w:val="center"/>
          </w:tcPr>
          <w:p w14:paraId="798C9512">
            <w:pPr>
              <w:snapToGrid w:val="0"/>
              <w:spacing w:before="70" w:after="70" w:line="240" w:lineRule="auto"/>
              <w:ind w:firstLine="0"/>
              <w:jc w:val="center"/>
              <w:rPr>
                <w:b/>
                <w:sz w:val="21"/>
              </w:rPr>
            </w:pPr>
            <w:r>
              <w:rPr>
                <w:b/>
                <w:sz w:val="21"/>
                <w:szCs w:val="21"/>
              </w:rPr>
              <w:t>工日</w:t>
            </w:r>
          </w:p>
        </w:tc>
        <w:tc>
          <w:tcPr>
            <w:tcW w:w="1041" w:type="dxa"/>
            <w:shd w:val="clear" w:color="auto" w:fill="E7E6E6"/>
            <w:vAlign w:val="center"/>
          </w:tcPr>
          <w:p w14:paraId="213FD757">
            <w:pPr>
              <w:snapToGrid w:val="0"/>
              <w:spacing w:before="70" w:after="70" w:line="240" w:lineRule="auto"/>
              <w:ind w:firstLine="0"/>
              <w:jc w:val="center"/>
              <w:rPr>
                <w:b/>
                <w:sz w:val="21"/>
              </w:rPr>
            </w:pPr>
            <w:r>
              <w:rPr>
                <w:b/>
                <w:sz w:val="21"/>
                <w:szCs w:val="21"/>
              </w:rPr>
              <w:t>人员</w:t>
            </w:r>
          </w:p>
        </w:tc>
        <w:tc>
          <w:tcPr>
            <w:tcW w:w="1630" w:type="dxa"/>
            <w:shd w:val="clear" w:color="auto" w:fill="E7E6E6"/>
            <w:vAlign w:val="center"/>
          </w:tcPr>
          <w:p w14:paraId="2934EB90">
            <w:pPr>
              <w:snapToGrid w:val="0"/>
              <w:spacing w:before="70" w:after="70" w:line="240" w:lineRule="auto"/>
              <w:ind w:firstLine="0"/>
              <w:jc w:val="center"/>
              <w:rPr>
                <w:b/>
                <w:sz w:val="21"/>
              </w:rPr>
            </w:pPr>
            <w:r>
              <w:rPr>
                <w:b/>
                <w:sz w:val="21"/>
                <w:szCs w:val="21"/>
              </w:rPr>
              <w:t>主要设备</w:t>
            </w:r>
          </w:p>
        </w:tc>
        <w:tc>
          <w:tcPr>
            <w:tcW w:w="1386" w:type="dxa"/>
            <w:shd w:val="clear" w:color="auto" w:fill="E7E6E6"/>
            <w:vAlign w:val="center"/>
          </w:tcPr>
          <w:p w14:paraId="6E3DCDAC">
            <w:pPr>
              <w:snapToGrid w:val="0"/>
              <w:spacing w:before="70" w:after="70" w:line="240" w:lineRule="auto"/>
              <w:ind w:firstLine="0"/>
              <w:jc w:val="center"/>
              <w:rPr>
                <w:b/>
                <w:sz w:val="21"/>
              </w:rPr>
            </w:pPr>
            <w:r>
              <w:rPr>
                <w:b/>
                <w:sz w:val="21"/>
                <w:szCs w:val="21"/>
              </w:rPr>
              <w:t>阶段产出</w:t>
            </w:r>
          </w:p>
        </w:tc>
      </w:tr>
      <w:tr w14:paraId="75BC8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5BD650CE">
            <w:pPr>
              <w:snapToGrid w:val="0"/>
              <w:spacing w:before="70" w:after="70" w:line="240" w:lineRule="auto"/>
              <w:ind w:firstLine="0"/>
              <w:jc w:val="left"/>
              <w:rPr>
                <w:sz w:val="21"/>
              </w:rPr>
            </w:pPr>
            <w:r>
              <w:rPr>
                <w:sz w:val="21"/>
                <w:szCs w:val="21"/>
              </w:rPr>
              <w:t>进场与通道准备</w:t>
            </w:r>
          </w:p>
        </w:tc>
        <w:tc>
          <w:tcPr>
            <w:tcW w:w="2226" w:type="dxa"/>
            <w:vAlign w:val="center"/>
          </w:tcPr>
          <w:p w14:paraId="47E6C6A7">
            <w:pPr>
              <w:snapToGrid w:val="0"/>
              <w:spacing w:before="70" w:after="70" w:line="240" w:lineRule="auto"/>
              <w:ind w:firstLine="0"/>
              <w:jc w:val="left"/>
              <w:rPr>
                <w:sz w:val="21"/>
              </w:rPr>
            </w:pPr>
            <w:r>
              <w:rPr>
                <w:sz w:val="21"/>
                <w:szCs w:val="21"/>
              </w:rPr>
              <w:t>深孔通道检查、照明与供电</w:t>
            </w:r>
          </w:p>
        </w:tc>
        <w:tc>
          <w:tcPr>
            <w:tcW w:w="1245" w:type="dxa"/>
            <w:vAlign w:val="center"/>
          </w:tcPr>
          <w:p w14:paraId="7B5FCA02">
            <w:pPr>
              <w:snapToGrid w:val="0"/>
              <w:spacing w:before="70" w:after="70" w:line="240" w:lineRule="auto"/>
              <w:ind w:firstLine="0"/>
              <w:jc w:val="right"/>
              <w:rPr>
                <w:sz w:val="21"/>
              </w:rPr>
            </w:pPr>
            <w:r>
              <w:rPr>
                <w:sz w:val="21"/>
                <w:szCs w:val="21"/>
              </w:rPr>
              <w:t>1</w:t>
            </w:r>
          </w:p>
        </w:tc>
        <w:tc>
          <w:tcPr>
            <w:tcW w:w="1041" w:type="dxa"/>
            <w:vAlign w:val="center"/>
          </w:tcPr>
          <w:p w14:paraId="24D5AAA9">
            <w:pPr>
              <w:snapToGrid w:val="0"/>
              <w:spacing w:before="70" w:after="70" w:line="240" w:lineRule="auto"/>
              <w:ind w:firstLine="0"/>
              <w:jc w:val="center"/>
              <w:rPr>
                <w:sz w:val="21"/>
              </w:rPr>
            </w:pPr>
            <w:r>
              <w:rPr>
                <w:sz w:val="21"/>
                <w:szCs w:val="21"/>
              </w:rPr>
              <w:t>5</w:t>
            </w:r>
          </w:p>
        </w:tc>
        <w:tc>
          <w:tcPr>
            <w:tcW w:w="1630" w:type="dxa"/>
            <w:vAlign w:val="center"/>
          </w:tcPr>
          <w:p w14:paraId="3400D9A8">
            <w:pPr>
              <w:snapToGrid w:val="0"/>
              <w:spacing w:before="70" w:after="70" w:line="240" w:lineRule="auto"/>
              <w:ind w:firstLine="0"/>
              <w:jc w:val="left"/>
              <w:rPr>
                <w:sz w:val="21"/>
              </w:rPr>
            </w:pPr>
            <w:r>
              <w:rPr>
                <w:sz w:val="21"/>
                <w:szCs w:val="21"/>
              </w:rPr>
              <w:t>照明、发电机</w:t>
            </w:r>
          </w:p>
        </w:tc>
        <w:tc>
          <w:tcPr>
            <w:tcW w:w="1386" w:type="dxa"/>
            <w:vAlign w:val="center"/>
          </w:tcPr>
          <w:p w14:paraId="1FAAC7B8">
            <w:pPr>
              <w:snapToGrid w:val="0"/>
              <w:spacing w:before="70" w:after="70" w:line="240" w:lineRule="auto"/>
              <w:ind w:firstLine="0"/>
              <w:jc w:val="center"/>
              <w:rPr>
                <w:sz w:val="21"/>
              </w:rPr>
            </w:pPr>
            <w:r>
              <w:rPr>
                <w:sz w:val="21"/>
                <w:szCs w:val="21"/>
              </w:rPr>
              <w:t>通道确认单</w:t>
            </w:r>
          </w:p>
        </w:tc>
      </w:tr>
      <w:tr w14:paraId="59ECB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5DB28D60">
            <w:pPr>
              <w:snapToGrid w:val="0"/>
              <w:spacing w:before="70" w:after="70" w:line="240" w:lineRule="auto"/>
              <w:ind w:firstLine="0"/>
              <w:jc w:val="left"/>
              <w:rPr>
                <w:sz w:val="21"/>
              </w:rPr>
            </w:pPr>
            <w:r>
              <w:rPr>
                <w:sz w:val="21"/>
                <w:szCs w:val="21"/>
              </w:rPr>
              <w:t>控制点测设</w:t>
            </w:r>
          </w:p>
        </w:tc>
        <w:tc>
          <w:tcPr>
            <w:tcW w:w="2226" w:type="dxa"/>
            <w:vAlign w:val="center"/>
          </w:tcPr>
          <w:p w14:paraId="25E6786A">
            <w:pPr>
              <w:snapToGrid w:val="0"/>
              <w:spacing w:before="70" w:after="70" w:line="240" w:lineRule="auto"/>
              <w:ind w:firstLine="0"/>
              <w:jc w:val="left"/>
              <w:rPr>
                <w:sz w:val="21"/>
              </w:rPr>
            </w:pPr>
            <w:r>
              <w:rPr>
                <w:sz w:val="21"/>
                <w:szCs w:val="21"/>
              </w:rPr>
              <w:t>孔口与孔内控制点</w:t>
            </w:r>
          </w:p>
        </w:tc>
        <w:tc>
          <w:tcPr>
            <w:tcW w:w="1245" w:type="dxa"/>
            <w:vAlign w:val="center"/>
          </w:tcPr>
          <w:p w14:paraId="15A63A80">
            <w:pPr>
              <w:snapToGrid w:val="0"/>
              <w:spacing w:before="70" w:after="70" w:line="240" w:lineRule="auto"/>
              <w:ind w:firstLine="0"/>
              <w:jc w:val="right"/>
              <w:rPr>
                <w:sz w:val="21"/>
              </w:rPr>
            </w:pPr>
            <w:r>
              <w:rPr>
                <w:sz w:val="21"/>
                <w:szCs w:val="21"/>
              </w:rPr>
              <w:t>1</w:t>
            </w:r>
          </w:p>
        </w:tc>
        <w:tc>
          <w:tcPr>
            <w:tcW w:w="1041" w:type="dxa"/>
            <w:vAlign w:val="center"/>
          </w:tcPr>
          <w:p w14:paraId="251EF8A0">
            <w:pPr>
              <w:snapToGrid w:val="0"/>
              <w:spacing w:before="70" w:after="70" w:line="240" w:lineRule="auto"/>
              <w:ind w:firstLine="0"/>
              <w:jc w:val="center"/>
              <w:rPr>
                <w:sz w:val="21"/>
              </w:rPr>
            </w:pPr>
            <w:r>
              <w:rPr>
                <w:sz w:val="21"/>
                <w:szCs w:val="21"/>
              </w:rPr>
              <w:t>3</w:t>
            </w:r>
          </w:p>
        </w:tc>
        <w:tc>
          <w:tcPr>
            <w:tcW w:w="1630" w:type="dxa"/>
            <w:vAlign w:val="center"/>
          </w:tcPr>
          <w:p w14:paraId="3034C77A">
            <w:pPr>
              <w:snapToGrid w:val="0"/>
              <w:spacing w:before="70" w:after="70" w:line="240" w:lineRule="auto"/>
              <w:ind w:firstLine="0"/>
              <w:jc w:val="left"/>
              <w:rPr>
                <w:sz w:val="21"/>
              </w:rPr>
            </w:pPr>
            <w:r>
              <w:rPr>
                <w:sz w:val="21"/>
                <w:szCs w:val="21"/>
              </w:rPr>
              <w:t>全站仪</w:t>
            </w:r>
          </w:p>
        </w:tc>
        <w:tc>
          <w:tcPr>
            <w:tcW w:w="1386" w:type="dxa"/>
            <w:vAlign w:val="center"/>
          </w:tcPr>
          <w:p w14:paraId="73D55362">
            <w:pPr>
              <w:snapToGrid w:val="0"/>
              <w:spacing w:before="70" w:after="70" w:line="240" w:lineRule="auto"/>
              <w:ind w:firstLine="0"/>
              <w:jc w:val="center"/>
              <w:rPr>
                <w:sz w:val="21"/>
              </w:rPr>
            </w:pPr>
            <w:r>
              <w:rPr>
                <w:sz w:val="21"/>
                <w:szCs w:val="21"/>
              </w:rPr>
              <w:t>控制成果</w:t>
            </w:r>
          </w:p>
        </w:tc>
      </w:tr>
      <w:tr w14:paraId="7EF4B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69F73CD3">
            <w:pPr>
              <w:snapToGrid w:val="0"/>
              <w:spacing w:before="70" w:after="70" w:line="240" w:lineRule="auto"/>
              <w:ind w:firstLine="0"/>
              <w:jc w:val="left"/>
              <w:rPr>
                <w:sz w:val="21"/>
              </w:rPr>
            </w:pPr>
            <w:r>
              <w:rPr>
                <w:sz w:val="21"/>
                <w:szCs w:val="21"/>
              </w:rPr>
              <w:t>分段扫描</w:t>
            </w:r>
          </w:p>
        </w:tc>
        <w:tc>
          <w:tcPr>
            <w:tcW w:w="2226" w:type="dxa"/>
            <w:vAlign w:val="center"/>
          </w:tcPr>
          <w:p w14:paraId="4CE55F64">
            <w:pPr>
              <w:snapToGrid w:val="0"/>
              <w:spacing w:before="70" w:after="70" w:line="240" w:lineRule="auto"/>
              <w:ind w:firstLine="0"/>
              <w:jc w:val="left"/>
              <w:rPr>
                <w:sz w:val="21"/>
              </w:rPr>
            </w:pPr>
            <w:r>
              <w:rPr>
                <w:sz w:val="21"/>
                <w:szCs w:val="21"/>
              </w:rPr>
              <w:t>3～4 段，每段 10～15 m</w:t>
            </w:r>
          </w:p>
        </w:tc>
        <w:tc>
          <w:tcPr>
            <w:tcW w:w="1245" w:type="dxa"/>
            <w:vAlign w:val="center"/>
          </w:tcPr>
          <w:p w14:paraId="16895905">
            <w:pPr>
              <w:snapToGrid w:val="0"/>
              <w:spacing w:before="70" w:after="70" w:line="240" w:lineRule="auto"/>
              <w:ind w:firstLine="0"/>
              <w:jc w:val="right"/>
              <w:rPr>
                <w:sz w:val="21"/>
              </w:rPr>
            </w:pPr>
            <w:r>
              <w:rPr>
                <w:sz w:val="21"/>
                <w:szCs w:val="21"/>
              </w:rPr>
              <w:t>3</w:t>
            </w:r>
          </w:p>
        </w:tc>
        <w:tc>
          <w:tcPr>
            <w:tcW w:w="1041" w:type="dxa"/>
            <w:vAlign w:val="center"/>
          </w:tcPr>
          <w:p w14:paraId="2E28D88E">
            <w:pPr>
              <w:snapToGrid w:val="0"/>
              <w:spacing w:before="70" w:after="70" w:line="240" w:lineRule="auto"/>
              <w:ind w:firstLine="0"/>
              <w:jc w:val="center"/>
              <w:rPr>
                <w:sz w:val="21"/>
              </w:rPr>
            </w:pPr>
            <w:r>
              <w:rPr>
                <w:sz w:val="21"/>
                <w:szCs w:val="21"/>
              </w:rPr>
              <w:t>3</w:t>
            </w:r>
          </w:p>
        </w:tc>
        <w:tc>
          <w:tcPr>
            <w:tcW w:w="1630" w:type="dxa"/>
            <w:vAlign w:val="center"/>
          </w:tcPr>
          <w:p w14:paraId="70087ADA">
            <w:pPr>
              <w:snapToGrid w:val="0"/>
              <w:spacing w:before="70" w:after="70" w:line="240" w:lineRule="auto"/>
              <w:ind w:firstLine="0"/>
              <w:jc w:val="left"/>
              <w:rPr>
                <w:sz w:val="21"/>
              </w:rPr>
            </w:pPr>
            <w:r>
              <w:rPr>
                <w:sz w:val="21"/>
                <w:szCs w:val="21"/>
              </w:rPr>
              <w:t>扫描仪、AGV</w:t>
            </w:r>
          </w:p>
        </w:tc>
        <w:tc>
          <w:tcPr>
            <w:tcW w:w="1386" w:type="dxa"/>
            <w:vAlign w:val="center"/>
          </w:tcPr>
          <w:p w14:paraId="105DF10A">
            <w:pPr>
              <w:snapToGrid w:val="0"/>
              <w:spacing w:before="70" w:after="70" w:line="240" w:lineRule="auto"/>
              <w:ind w:firstLine="0"/>
              <w:jc w:val="center"/>
              <w:rPr>
                <w:sz w:val="21"/>
              </w:rPr>
            </w:pPr>
            <w:r>
              <w:rPr>
                <w:sz w:val="21"/>
                <w:szCs w:val="21"/>
              </w:rPr>
              <w:t>分段数据</w:t>
            </w:r>
          </w:p>
        </w:tc>
      </w:tr>
      <w:tr w14:paraId="6158D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D724FBF">
            <w:pPr>
              <w:snapToGrid w:val="0"/>
              <w:spacing w:before="70" w:after="70" w:line="240" w:lineRule="auto"/>
              <w:ind w:firstLine="0"/>
              <w:jc w:val="left"/>
              <w:rPr>
                <w:sz w:val="21"/>
              </w:rPr>
            </w:pPr>
            <w:r>
              <w:rPr>
                <w:sz w:val="21"/>
                <w:szCs w:val="21"/>
              </w:rPr>
              <w:t>段间校核</w:t>
            </w:r>
          </w:p>
        </w:tc>
        <w:tc>
          <w:tcPr>
            <w:tcW w:w="2226" w:type="dxa"/>
            <w:vAlign w:val="center"/>
          </w:tcPr>
          <w:p w14:paraId="756A0110">
            <w:pPr>
              <w:snapToGrid w:val="0"/>
              <w:spacing w:before="70" w:after="70" w:line="240" w:lineRule="auto"/>
              <w:ind w:firstLine="0"/>
              <w:jc w:val="left"/>
              <w:rPr>
                <w:sz w:val="21"/>
              </w:rPr>
            </w:pPr>
            <w:r>
              <w:rPr>
                <w:sz w:val="21"/>
                <w:szCs w:val="21"/>
              </w:rPr>
              <w:t>重叠区同名点校核</w:t>
            </w:r>
          </w:p>
        </w:tc>
        <w:tc>
          <w:tcPr>
            <w:tcW w:w="1245" w:type="dxa"/>
            <w:vAlign w:val="center"/>
          </w:tcPr>
          <w:p w14:paraId="7EB7C93B">
            <w:pPr>
              <w:snapToGrid w:val="0"/>
              <w:spacing w:before="70" w:after="70" w:line="240" w:lineRule="auto"/>
              <w:ind w:firstLine="0"/>
              <w:jc w:val="right"/>
              <w:rPr>
                <w:sz w:val="21"/>
              </w:rPr>
            </w:pPr>
            <w:r>
              <w:rPr>
                <w:sz w:val="21"/>
                <w:szCs w:val="21"/>
              </w:rPr>
              <w:t>0.5</w:t>
            </w:r>
          </w:p>
        </w:tc>
        <w:tc>
          <w:tcPr>
            <w:tcW w:w="1041" w:type="dxa"/>
            <w:vAlign w:val="center"/>
          </w:tcPr>
          <w:p w14:paraId="6BAFD78A">
            <w:pPr>
              <w:snapToGrid w:val="0"/>
              <w:spacing w:before="70" w:after="70" w:line="240" w:lineRule="auto"/>
              <w:ind w:firstLine="0"/>
              <w:jc w:val="center"/>
              <w:rPr>
                <w:sz w:val="21"/>
              </w:rPr>
            </w:pPr>
            <w:r>
              <w:rPr>
                <w:sz w:val="21"/>
                <w:szCs w:val="21"/>
              </w:rPr>
              <w:t>2</w:t>
            </w:r>
          </w:p>
        </w:tc>
        <w:tc>
          <w:tcPr>
            <w:tcW w:w="1630" w:type="dxa"/>
            <w:vAlign w:val="center"/>
          </w:tcPr>
          <w:p w14:paraId="53ECB3C1">
            <w:pPr>
              <w:snapToGrid w:val="0"/>
              <w:spacing w:before="70" w:after="70" w:line="240" w:lineRule="auto"/>
              <w:ind w:firstLine="0"/>
              <w:jc w:val="left"/>
              <w:rPr>
                <w:sz w:val="21"/>
              </w:rPr>
            </w:pPr>
            <w:r>
              <w:rPr>
                <w:sz w:val="21"/>
                <w:szCs w:val="21"/>
              </w:rPr>
              <w:t>便携机</w:t>
            </w:r>
          </w:p>
        </w:tc>
        <w:tc>
          <w:tcPr>
            <w:tcW w:w="1386" w:type="dxa"/>
            <w:vAlign w:val="center"/>
          </w:tcPr>
          <w:p w14:paraId="3AB8DF3C">
            <w:pPr>
              <w:snapToGrid w:val="0"/>
              <w:spacing w:before="70" w:after="70" w:line="240" w:lineRule="auto"/>
              <w:ind w:firstLine="0"/>
              <w:jc w:val="center"/>
              <w:rPr>
                <w:sz w:val="21"/>
              </w:rPr>
            </w:pPr>
            <w:r>
              <w:rPr>
                <w:sz w:val="21"/>
                <w:szCs w:val="21"/>
              </w:rPr>
              <w:t>校核记录</w:t>
            </w:r>
          </w:p>
        </w:tc>
      </w:tr>
      <w:tr w14:paraId="4E909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96689C7">
            <w:pPr>
              <w:snapToGrid w:val="0"/>
              <w:spacing w:before="70" w:after="70" w:line="240" w:lineRule="auto"/>
              <w:ind w:firstLine="0"/>
              <w:jc w:val="left"/>
              <w:rPr>
                <w:sz w:val="21"/>
              </w:rPr>
            </w:pPr>
            <w:r>
              <w:rPr>
                <w:sz w:val="21"/>
                <w:szCs w:val="21"/>
              </w:rPr>
              <w:t>现场质检</w:t>
            </w:r>
          </w:p>
        </w:tc>
        <w:tc>
          <w:tcPr>
            <w:tcW w:w="2226" w:type="dxa"/>
            <w:vAlign w:val="center"/>
          </w:tcPr>
          <w:p w14:paraId="5DC04DD7">
            <w:pPr>
              <w:snapToGrid w:val="0"/>
              <w:spacing w:before="70" w:after="70" w:line="240" w:lineRule="auto"/>
              <w:ind w:firstLine="0"/>
              <w:jc w:val="left"/>
              <w:rPr>
                <w:sz w:val="21"/>
              </w:rPr>
            </w:pPr>
            <w:r>
              <w:rPr>
                <w:sz w:val="21"/>
                <w:szCs w:val="21"/>
              </w:rPr>
              <w:t>覆盖率与精度抽检</w:t>
            </w:r>
          </w:p>
        </w:tc>
        <w:tc>
          <w:tcPr>
            <w:tcW w:w="1245" w:type="dxa"/>
            <w:vAlign w:val="center"/>
          </w:tcPr>
          <w:p w14:paraId="357713F0">
            <w:pPr>
              <w:snapToGrid w:val="0"/>
              <w:spacing w:before="70" w:after="70" w:line="240" w:lineRule="auto"/>
              <w:ind w:firstLine="0"/>
              <w:jc w:val="right"/>
              <w:rPr>
                <w:sz w:val="21"/>
              </w:rPr>
            </w:pPr>
            <w:r>
              <w:rPr>
                <w:sz w:val="21"/>
                <w:szCs w:val="21"/>
              </w:rPr>
              <w:t>0.5</w:t>
            </w:r>
          </w:p>
        </w:tc>
        <w:tc>
          <w:tcPr>
            <w:tcW w:w="1041" w:type="dxa"/>
            <w:vAlign w:val="center"/>
          </w:tcPr>
          <w:p w14:paraId="3444A811">
            <w:pPr>
              <w:snapToGrid w:val="0"/>
              <w:spacing w:before="70" w:after="70" w:line="240" w:lineRule="auto"/>
              <w:ind w:firstLine="0"/>
              <w:jc w:val="center"/>
              <w:rPr>
                <w:sz w:val="21"/>
              </w:rPr>
            </w:pPr>
            <w:r>
              <w:rPr>
                <w:sz w:val="21"/>
                <w:szCs w:val="21"/>
              </w:rPr>
              <w:t>2</w:t>
            </w:r>
          </w:p>
        </w:tc>
        <w:tc>
          <w:tcPr>
            <w:tcW w:w="1630" w:type="dxa"/>
            <w:vAlign w:val="center"/>
          </w:tcPr>
          <w:p w14:paraId="48F071C3">
            <w:pPr>
              <w:snapToGrid w:val="0"/>
              <w:spacing w:before="70" w:after="70" w:line="240" w:lineRule="auto"/>
              <w:ind w:firstLine="0"/>
              <w:jc w:val="left"/>
              <w:rPr>
                <w:sz w:val="21"/>
              </w:rPr>
            </w:pPr>
            <w:r>
              <w:rPr>
                <w:sz w:val="21"/>
                <w:szCs w:val="21"/>
              </w:rPr>
              <w:t>标准尺</w:t>
            </w:r>
          </w:p>
        </w:tc>
        <w:tc>
          <w:tcPr>
            <w:tcW w:w="1386" w:type="dxa"/>
            <w:vAlign w:val="center"/>
          </w:tcPr>
          <w:p w14:paraId="4B491AA9">
            <w:pPr>
              <w:snapToGrid w:val="0"/>
              <w:spacing w:before="70" w:after="70" w:line="240" w:lineRule="auto"/>
              <w:ind w:firstLine="0"/>
              <w:jc w:val="center"/>
              <w:rPr>
                <w:sz w:val="21"/>
              </w:rPr>
            </w:pPr>
            <w:r>
              <w:rPr>
                <w:sz w:val="21"/>
                <w:szCs w:val="21"/>
              </w:rPr>
              <w:t>质检记录</w:t>
            </w:r>
          </w:p>
        </w:tc>
      </w:tr>
      <w:tr w14:paraId="2EF05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1B062BD2">
            <w:pPr>
              <w:snapToGrid w:val="0"/>
              <w:spacing w:before="70" w:after="70" w:line="240" w:lineRule="auto"/>
              <w:ind w:firstLine="0"/>
              <w:jc w:val="left"/>
              <w:rPr>
                <w:sz w:val="21"/>
              </w:rPr>
            </w:pPr>
            <w:r>
              <w:rPr>
                <w:sz w:val="21"/>
                <w:szCs w:val="21"/>
              </w:rPr>
              <w:t>补扫</w:t>
            </w:r>
          </w:p>
        </w:tc>
        <w:tc>
          <w:tcPr>
            <w:tcW w:w="2226" w:type="dxa"/>
            <w:vAlign w:val="center"/>
          </w:tcPr>
          <w:p w14:paraId="56CBCC6A">
            <w:pPr>
              <w:snapToGrid w:val="0"/>
              <w:spacing w:before="70" w:after="70" w:line="240" w:lineRule="auto"/>
              <w:ind w:firstLine="0"/>
              <w:jc w:val="left"/>
              <w:rPr>
                <w:sz w:val="21"/>
              </w:rPr>
            </w:pPr>
            <w:r>
              <w:rPr>
                <w:sz w:val="21"/>
                <w:szCs w:val="21"/>
              </w:rPr>
              <w:t>弱纹理与湿润区补测</w:t>
            </w:r>
          </w:p>
        </w:tc>
        <w:tc>
          <w:tcPr>
            <w:tcW w:w="1245" w:type="dxa"/>
            <w:vAlign w:val="center"/>
          </w:tcPr>
          <w:p w14:paraId="636DD007">
            <w:pPr>
              <w:snapToGrid w:val="0"/>
              <w:spacing w:before="70" w:after="70" w:line="240" w:lineRule="auto"/>
              <w:ind w:firstLine="0"/>
              <w:jc w:val="right"/>
              <w:rPr>
                <w:sz w:val="21"/>
              </w:rPr>
            </w:pPr>
            <w:r>
              <w:rPr>
                <w:sz w:val="21"/>
                <w:szCs w:val="21"/>
              </w:rPr>
              <w:t>1</w:t>
            </w:r>
          </w:p>
        </w:tc>
        <w:tc>
          <w:tcPr>
            <w:tcW w:w="1041" w:type="dxa"/>
            <w:vAlign w:val="center"/>
          </w:tcPr>
          <w:p w14:paraId="06D28E5D">
            <w:pPr>
              <w:snapToGrid w:val="0"/>
              <w:spacing w:before="70" w:after="70" w:line="240" w:lineRule="auto"/>
              <w:ind w:firstLine="0"/>
              <w:jc w:val="center"/>
              <w:rPr>
                <w:sz w:val="21"/>
              </w:rPr>
            </w:pPr>
            <w:r>
              <w:rPr>
                <w:sz w:val="21"/>
                <w:szCs w:val="21"/>
              </w:rPr>
              <w:t>3</w:t>
            </w:r>
          </w:p>
        </w:tc>
        <w:tc>
          <w:tcPr>
            <w:tcW w:w="1630" w:type="dxa"/>
            <w:vAlign w:val="center"/>
          </w:tcPr>
          <w:p w14:paraId="56AC35E3">
            <w:pPr>
              <w:snapToGrid w:val="0"/>
              <w:spacing w:before="70" w:after="70" w:line="240" w:lineRule="auto"/>
              <w:ind w:firstLine="0"/>
              <w:jc w:val="left"/>
              <w:rPr>
                <w:sz w:val="21"/>
              </w:rPr>
            </w:pPr>
            <w:r>
              <w:rPr>
                <w:sz w:val="21"/>
                <w:szCs w:val="21"/>
              </w:rPr>
              <w:t>同扫描</w:t>
            </w:r>
          </w:p>
        </w:tc>
        <w:tc>
          <w:tcPr>
            <w:tcW w:w="1386" w:type="dxa"/>
            <w:vAlign w:val="center"/>
          </w:tcPr>
          <w:p w14:paraId="279C36D5">
            <w:pPr>
              <w:snapToGrid w:val="0"/>
              <w:spacing w:before="70" w:after="70" w:line="240" w:lineRule="auto"/>
              <w:ind w:firstLine="0"/>
              <w:jc w:val="center"/>
              <w:rPr>
                <w:sz w:val="21"/>
              </w:rPr>
            </w:pPr>
            <w:r>
              <w:rPr>
                <w:sz w:val="21"/>
                <w:szCs w:val="21"/>
              </w:rPr>
              <w:t>补充数据</w:t>
            </w:r>
          </w:p>
        </w:tc>
      </w:tr>
      <w:tr w14:paraId="47B42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561598C9">
            <w:pPr>
              <w:snapToGrid w:val="0"/>
              <w:spacing w:before="70" w:after="70" w:line="240" w:lineRule="auto"/>
              <w:ind w:firstLine="0"/>
              <w:jc w:val="left"/>
              <w:rPr>
                <w:sz w:val="21"/>
              </w:rPr>
            </w:pPr>
            <w:r>
              <w:rPr>
                <w:sz w:val="21"/>
                <w:szCs w:val="21"/>
              </w:rPr>
              <w:t>撤场</w:t>
            </w:r>
          </w:p>
        </w:tc>
        <w:tc>
          <w:tcPr>
            <w:tcW w:w="2226" w:type="dxa"/>
            <w:vAlign w:val="center"/>
          </w:tcPr>
          <w:p w14:paraId="159327CC">
            <w:pPr>
              <w:snapToGrid w:val="0"/>
              <w:spacing w:before="70" w:after="70" w:line="240" w:lineRule="auto"/>
              <w:ind w:firstLine="0"/>
              <w:jc w:val="left"/>
              <w:rPr>
                <w:sz w:val="21"/>
              </w:rPr>
            </w:pPr>
            <w:r>
              <w:rPr>
                <w:sz w:val="21"/>
                <w:szCs w:val="21"/>
              </w:rPr>
              <w:t>撤收、备份、转场</w:t>
            </w:r>
          </w:p>
        </w:tc>
        <w:tc>
          <w:tcPr>
            <w:tcW w:w="1245" w:type="dxa"/>
            <w:vAlign w:val="center"/>
          </w:tcPr>
          <w:p w14:paraId="496A693E">
            <w:pPr>
              <w:snapToGrid w:val="0"/>
              <w:spacing w:before="70" w:after="70" w:line="240" w:lineRule="auto"/>
              <w:ind w:firstLine="0"/>
              <w:jc w:val="right"/>
              <w:rPr>
                <w:sz w:val="21"/>
              </w:rPr>
            </w:pPr>
            <w:r>
              <w:rPr>
                <w:sz w:val="21"/>
                <w:szCs w:val="21"/>
              </w:rPr>
              <w:t>0.5</w:t>
            </w:r>
          </w:p>
        </w:tc>
        <w:tc>
          <w:tcPr>
            <w:tcW w:w="1041" w:type="dxa"/>
            <w:vAlign w:val="center"/>
          </w:tcPr>
          <w:p w14:paraId="125448D7">
            <w:pPr>
              <w:snapToGrid w:val="0"/>
              <w:spacing w:before="70" w:after="70" w:line="240" w:lineRule="auto"/>
              <w:ind w:firstLine="0"/>
              <w:jc w:val="center"/>
              <w:rPr>
                <w:sz w:val="21"/>
              </w:rPr>
            </w:pPr>
            <w:r>
              <w:rPr>
                <w:sz w:val="21"/>
                <w:szCs w:val="21"/>
              </w:rPr>
              <w:t>3</w:t>
            </w:r>
          </w:p>
        </w:tc>
        <w:tc>
          <w:tcPr>
            <w:tcW w:w="1630" w:type="dxa"/>
            <w:vAlign w:val="center"/>
          </w:tcPr>
          <w:p w14:paraId="467B275D">
            <w:pPr>
              <w:snapToGrid w:val="0"/>
              <w:spacing w:before="70" w:after="70" w:line="240" w:lineRule="auto"/>
              <w:ind w:firstLine="0"/>
              <w:jc w:val="left"/>
              <w:rPr>
                <w:sz w:val="21"/>
              </w:rPr>
            </w:pPr>
            <w:r>
              <w:rPr>
                <w:rFonts w:hint="eastAsia"/>
                <w:sz w:val="21"/>
                <w:szCs w:val="21"/>
              </w:rPr>
              <w:t>-</w:t>
            </w:r>
          </w:p>
        </w:tc>
        <w:tc>
          <w:tcPr>
            <w:tcW w:w="1386" w:type="dxa"/>
            <w:vAlign w:val="center"/>
          </w:tcPr>
          <w:p w14:paraId="7DA1EAA8">
            <w:pPr>
              <w:snapToGrid w:val="0"/>
              <w:spacing w:before="70" w:after="70" w:line="240" w:lineRule="auto"/>
              <w:ind w:firstLine="0"/>
              <w:jc w:val="center"/>
              <w:rPr>
                <w:sz w:val="21"/>
              </w:rPr>
            </w:pPr>
            <w:r>
              <w:rPr>
                <w:sz w:val="21"/>
                <w:szCs w:val="21"/>
              </w:rPr>
              <w:t>交接单</w:t>
            </w:r>
          </w:p>
        </w:tc>
      </w:tr>
      <w:tr w14:paraId="55BDF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6462BB1D">
            <w:pPr>
              <w:snapToGrid w:val="0"/>
              <w:spacing w:before="70" w:after="70" w:line="240" w:lineRule="auto"/>
              <w:ind w:firstLine="0"/>
              <w:jc w:val="left"/>
              <w:rPr>
                <w:sz w:val="21"/>
              </w:rPr>
            </w:pPr>
            <w:r>
              <w:rPr>
                <w:sz w:val="21"/>
                <w:szCs w:val="21"/>
              </w:rPr>
              <w:t>内业处理</w:t>
            </w:r>
          </w:p>
        </w:tc>
        <w:tc>
          <w:tcPr>
            <w:tcW w:w="2226" w:type="dxa"/>
            <w:vAlign w:val="center"/>
          </w:tcPr>
          <w:p w14:paraId="3AB137A1">
            <w:pPr>
              <w:snapToGrid w:val="0"/>
              <w:spacing w:before="70" w:after="70" w:line="240" w:lineRule="auto"/>
              <w:ind w:firstLine="0"/>
              <w:jc w:val="left"/>
              <w:rPr>
                <w:sz w:val="21"/>
              </w:rPr>
            </w:pPr>
            <w:r>
              <w:rPr>
                <w:sz w:val="21"/>
                <w:szCs w:val="21"/>
              </w:rPr>
              <w:t>拼接、融合、重建、出报</w:t>
            </w:r>
          </w:p>
        </w:tc>
        <w:tc>
          <w:tcPr>
            <w:tcW w:w="1245" w:type="dxa"/>
            <w:vAlign w:val="center"/>
          </w:tcPr>
          <w:p w14:paraId="3BAFEB23">
            <w:pPr>
              <w:snapToGrid w:val="0"/>
              <w:spacing w:before="70" w:after="70" w:line="240" w:lineRule="auto"/>
              <w:ind w:firstLine="0"/>
              <w:jc w:val="right"/>
              <w:rPr>
                <w:sz w:val="21"/>
              </w:rPr>
            </w:pPr>
            <w:r>
              <w:rPr>
                <w:sz w:val="21"/>
                <w:szCs w:val="21"/>
              </w:rPr>
              <w:t>3</w:t>
            </w:r>
          </w:p>
        </w:tc>
        <w:tc>
          <w:tcPr>
            <w:tcW w:w="1041" w:type="dxa"/>
            <w:vAlign w:val="center"/>
          </w:tcPr>
          <w:p w14:paraId="66DC7AC6">
            <w:pPr>
              <w:snapToGrid w:val="0"/>
              <w:spacing w:before="70" w:after="70" w:line="240" w:lineRule="auto"/>
              <w:ind w:firstLine="0"/>
              <w:jc w:val="center"/>
              <w:rPr>
                <w:sz w:val="21"/>
              </w:rPr>
            </w:pPr>
            <w:r>
              <w:rPr>
                <w:sz w:val="21"/>
                <w:szCs w:val="21"/>
              </w:rPr>
              <w:t>3（后台）</w:t>
            </w:r>
          </w:p>
        </w:tc>
        <w:tc>
          <w:tcPr>
            <w:tcW w:w="1630" w:type="dxa"/>
            <w:vAlign w:val="center"/>
          </w:tcPr>
          <w:p w14:paraId="335EEEB3">
            <w:pPr>
              <w:snapToGrid w:val="0"/>
              <w:spacing w:before="70" w:after="70" w:line="240" w:lineRule="auto"/>
              <w:ind w:firstLine="0"/>
              <w:jc w:val="left"/>
              <w:rPr>
                <w:sz w:val="21"/>
              </w:rPr>
            </w:pPr>
            <w:r>
              <w:rPr>
                <w:sz w:val="21"/>
                <w:szCs w:val="21"/>
              </w:rPr>
              <w:t>工作站</w:t>
            </w:r>
          </w:p>
        </w:tc>
        <w:tc>
          <w:tcPr>
            <w:tcW w:w="1386" w:type="dxa"/>
            <w:vAlign w:val="center"/>
          </w:tcPr>
          <w:p w14:paraId="5BF80AAA">
            <w:pPr>
              <w:snapToGrid w:val="0"/>
              <w:spacing w:before="70" w:after="70" w:line="240" w:lineRule="auto"/>
              <w:ind w:firstLine="0"/>
              <w:jc w:val="center"/>
              <w:rPr>
                <w:sz w:val="21"/>
              </w:rPr>
            </w:pPr>
            <w:r>
              <w:rPr>
                <w:sz w:val="21"/>
                <w:szCs w:val="21"/>
              </w:rPr>
              <w:t>模型与报告</w:t>
            </w:r>
          </w:p>
        </w:tc>
      </w:tr>
      <w:tr w14:paraId="70693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7430387E">
            <w:pPr>
              <w:snapToGrid w:val="0"/>
              <w:spacing w:before="70" w:after="70" w:line="240" w:lineRule="auto"/>
              <w:ind w:firstLine="0"/>
              <w:jc w:val="left"/>
              <w:rPr>
                <w:b/>
                <w:sz w:val="21"/>
              </w:rPr>
            </w:pPr>
            <w:r>
              <w:rPr>
                <w:b/>
                <w:sz w:val="21"/>
                <w:szCs w:val="21"/>
              </w:rPr>
              <w:t>合计</w:t>
            </w:r>
          </w:p>
        </w:tc>
        <w:tc>
          <w:tcPr>
            <w:tcW w:w="2226" w:type="dxa"/>
            <w:vAlign w:val="center"/>
          </w:tcPr>
          <w:p w14:paraId="78F42870">
            <w:pPr>
              <w:snapToGrid w:val="0"/>
              <w:spacing w:before="70" w:after="70" w:line="240" w:lineRule="auto"/>
              <w:ind w:firstLine="0"/>
              <w:jc w:val="left"/>
              <w:rPr>
                <w:b/>
                <w:sz w:val="21"/>
              </w:rPr>
            </w:pPr>
            <w:r>
              <w:rPr>
                <w:rFonts w:hint="eastAsia"/>
                <w:b/>
                <w:sz w:val="21"/>
                <w:szCs w:val="21"/>
              </w:rPr>
              <w:t>-</w:t>
            </w:r>
          </w:p>
        </w:tc>
        <w:tc>
          <w:tcPr>
            <w:tcW w:w="1245" w:type="dxa"/>
            <w:vAlign w:val="center"/>
          </w:tcPr>
          <w:p w14:paraId="49C05BD4">
            <w:pPr>
              <w:snapToGrid w:val="0"/>
              <w:spacing w:before="70" w:after="70" w:line="240" w:lineRule="auto"/>
              <w:ind w:firstLine="0"/>
              <w:jc w:val="right"/>
              <w:rPr>
                <w:b/>
                <w:sz w:val="21"/>
              </w:rPr>
            </w:pPr>
            <w:r>
              <w:rPr>
                <w:b/>
                <w:sz w:val="21"/>
                <w:szCs w:val="21"/>
              </w:rPr>
              <w:t>现场 7.5 工日 / 内业 3 工日</w:t>
            </w:r>
          </w:p>
        </w:tc>
        <w:tc>
          <w:tcPr>
            <w:tcW w:w="1041" w:type="dxa"/>
            <w:vAlign w:val="center"/>
          </w:tcPr>
          <w:p w14:paraId="738FB9B1">
            <w:pPr>
              <w:snapToGrid w:val="0"/>
              <w:spacing w:before="70" w:after="70" w:line="240" w:lineRule="auto"/>
              <w:ind w:firstLine="0"/>
              <w:jc w:val="center"/>
              <w:rPr>
                <w:b/>
                <w:sz w:val="21"/>
              </w:rPr>
            </w:pPr>
            <w:r>
              <w:rPr>
                <w:rFonts w:hint="eastAsia"/>
                <w:b/>
                <w:sz w:val="21"/>
                <w:szCs w:val="21"/>
              </w:rPr>
              <w:t>-</w:t>
            </w:r>
          </w:p>
        </w:tc>
        <w:tc>
          <w:tcPr>
            <w:tcW w:w="1630" w:type="dxa"/>
            <w:vAlign w:val="center"/>
          </w:tcPr>
          <w:p w14:paraId="6BD3A7CB">
            <w:pPr>
              <w:snapToGrid w:val="0"/>
              <w:spacing w:before="70" w:after="70" w:line="240" w:lineRule="auto"/>
              <w:ind w:firstLine="0"/>
              <w:jc w:val="left"/>
              <w:rPr>
                <w:b/>
                <w:sz w:val="21"/>
              </w:rPr>
            </w:pPr>
            <w:r>
              <w:rPr>
                <w:rFonts w:hint="eastAsia"/>
                <w:b/>
                <w:sz w:val="21"/>
                <w:szCs w:val="21"/>
              </w:rPr>
              <w:t>-</w:t>
            </w:r>
          </w:p>
        </w:tc>
        <w:tc>
          <w:tcPr>
            <w:tcW w:w="1386" w:type="dxa"/>
            <w:vAlign w:val="center"/>
          </w:tcPr>
          <w:p w14:paraId="31D9178D">
            <w:pPr>
              <w:snapToGrid w:val="0"/>
              <w:spacing w:before="70" w:after="70" w:line="240" w:lineRule="auto"/>
              <w:ind w:firstLine="0"/>
              <w:jc w:val="center"/>
              <w:rPr>
                <w:b/>
                <w:sz w:val="21"/>
              </w:rPr>
            </w:pPr>
            <w:r>
              <w:rPr>
                <w:b/>
                <w:sz w:val="21"/>
                <w:szCs w:val="21"/>
              </w:rPr>
              <w:t>单孔成果</w:t>
            </w:r>
          </w:p>
        </w:tc>
      </w:tr>
    </w:tbl>
    <w:p w14:paraId="0FBC27AB">
      <w:pPr>
        <w:spacing w:line="240" w:lineRule="auto"/>
      </w:pPr>
    </w:p>
    <w:p w14:paraId="404A7202">
      <w:r>
        <w:t>结论：缓坡单孔现场作业约 7.5 个工日，主要不确定性来自孔内照明与弱纹理，方案通过</w:t>
      </w:r>
      <w:r>
        <w:rPr>
          <w:rFonts w:hint="eastAsia"/>
        </w:rPr>
        <w:t>“</w:t>
      </w:r>
      <w:r>
        <w:t>多曝光 + 标志点增强 + 补扫预案</w:t>
      </w:r>
      <w:r>
        <w:rPr>
          <w:rFonts w:hint="eastAsia"/>
        </w:rPr>
        <w:t>”</w:t>
      </w:r>
      <w:r>
        <w:t>把补扫比例控制在 15% 以内。</w:t>
      </w:r>
    </w:p>
    <w:p w14:paraId="03049AFC">
      <w:pPr>
        <w:pStyle w:val="5"/>
      </w:pPr>
      <w:bookmarkStart w:id="285" w:name="_Toc29267"/>
      <w:r>
        <w:rPr>
          <w:szCs w:val="32"/>
        </w:rPr>
        <w:t>2.20.4 向家坝（陡坡）作业推演</w:t>
      </w:r>
      <w:bookmarkEnd w:id="285"/>
    </w:p>
    <w:tbl>
      <w:tblPr>
        <w:tblStyle w:val="32"/>
        <w:tblW w:w="89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6"/>
        <w:gridCol w:w="2212"/>
        <w:gridCol w:w="1402"/>
        <w:gridCol w:w="991"/>
        <w:gridCol w:w="1596"/>
        <w:gridCol w:w="1386"/>
      </w:tblGrid>
      <w:tr w14:paraId="37D1F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86" w:type="dxa"/>
            <w:shd w:val="clear" w:color="auto" w:fill="E7E6E6"/>
            <w:vAlign w:val="center"/>
          </w:tcPr>
          <w:p w14:paraId="62BA6A5F">
            <w:pPr>
              <w:snapToGrid w:val="0"/>
              <w:spacing w:before="70" w:after="70" w:line="240" w:lineRule="auto"/>
              <w:ind w:firstLine="0"/>
              <w:jc w:val="center"/>
              <w:rPr>
                <w:b/>
                <w:sz w:val="21"/>
              </w:rPr>
            </w:pPr>
            <w:r>
              <w:rPr>
                <w:b/>
                <w:sz w:val="21"/>
                <w:szCs w:val="21"/>
              </w:rPr>
              <w:t>工序</w:t>
            </w:r>
          </w:p>
        </w:tc>
        <w:tc>
          <w:tcPr>
            <w:tcW w:w="2212" w:type="dxa"/>
            <w:shd w:val="clear" w:color="auto" w:fill="E7E6E6"/>
            <w:vAlign w:val="center"/>
          </w:tcPr>
          <w:p w14:paraId="248F9A87">
            <w:pPr>
              <w:snapToGrid w:val="0"/>
              <w:spacing w:before="70" w:after="70" w:line="240" w:lineRule="auto"/>
              <w:ind w:firstLine="0"/>
              <w:jc w:val="center"/>
              <w:rPr>
                <w:b/>
                <w:sz w:val="21"/>
              </w:rPr>
            </w:pPr>
            <w:r>
              <w:rPr>
                <w:b/>
                <w:sz w:val="21"/>
                <w:szCs w:val="21"/>
              </w:rPr>
              <w:t>主要内容</w:t>
            </w:r>
          </w:p>
        </w:tc>
        <w:tc>
          <w:tcPr>
            <w:tcW w:w="1402" w:type="dxa"/>
            <w:shd w:val="clear" w:color="auto" w:fill="E7E6E6"/>
            <w:vAlign w:val="center"/>
          </w:tcPr>
          <w:p w14:paraId="3427F99F">
            <w:pPr>
              <w:snapToGrid w:val="0"/>
              <w:spacing w:before="70" w:after="70" w:line="240" w:lineRule="auto"/>
              <w:ind w:firstLine="0"/>
              <w:jc w:val="center"/>
              <w:rPr>
                <w:b/>
                <w:sz w:val="21"/>
              </w:rPr>
            </w:pPr>
            <w:r>
              <w:rPr>
                <w:b/>
                <w:sz w:val="21"/>
                <w:szCs w:val="21"/>
              </w:rPr>
              <w:t>工日</w:t>
            </w:r>
          </w:p>
        </w:tc>
        <w:tc>
          <w:tcPr>
            <w:tcW w:w="991" w:type="dxa"/>
            <w:shd w:val="clear" w:color="auto" w:fill="E7E6E6"/>
            <w:vAlign w:val="center"/>
          </w:tcPr>
          <w:p w14:paraId="7CA014A9">
            <w:pPr>
              <w:snapToGrid w:val="0"/>
              <w:spacing w:before="70" w:after="70" w:line="240" w:lineRule="auto"/>
              <w:ind w:firstLine="0"/>
              <w:jc w:val="center"/>
              <w:rPr>
                <w:b/>
                <w:sz w:val="21"/>
              </w:rPr>
            </w:pPr>
            <w:r>
              <w:rPr>
                <w:b/>
                <w:sz w:val="21"/>
                <w:szCs w:val="21"/>
              </w:rPr>
              <w:t>人员</w:t>
            </w:r>
          </w:p>
        </w:tc>
        <w:tc>
          <w:tcPr>
            <w:tcW w:w="1596" w:type="dxa"/>
            <w:shd w:val="clear" w:color="auto" w:fill="E7E6E6"/>
            <w:vAlign w:val="center"/>
          </w:tcPr>
          <w:p w14:paraId="244597AC">
            <w:pPr>
              <w:snapToGrid w:val="0"/>
              <w:spacing w:before="70" w:after="70" w:line="240" w:lineRule="auto"/>
              <w:ind w:firstLine="0"/>
              <w:jc w:val="center"/>
              <w:rPr>
                <w:b/>
                <w:sz w:val="21"/>
              </w:rPr>
            </w:pPr>
            <w:r>
              <w:rPr>
                <w:b/>
                <w:sz w:val="21"/>
                <w:szCs w:val="21"/>
              </w:rPr>
              <w:t>主要设备</w:t>
            </w:r>
          </w:p>
        </w:tc>
        <w:tc>
          <w:tcPr>
            <w:tcW w:w="1386" w:type="dxa"/>
            <w:shd w:val="clear" w:color="auto" w:fill="E7E6E6"/>
            <w:vAlign w:val="center"/>
          </w:tcPr>
          <w:p w14:paraId="1CD87A21">
            <w:pPr>
              <w:snapToGrid w:val="0"/>
              <w:spacing w:before="70" w:after="70" w:line="240" w:lineRule="auto"/>
              <w:ind w:firstLine="0"/>
              <w:jc w:val="center"/>
              <w:rPr>
                <w:b/>
                <w:sz w:val="21"/>
              </w:rPr>
            </w:pPr>
            <w:r>
              <w:rPr>
                <w:b/>
                <w:sz w:val="21"/>
                <w:szCs w:val="21"/>
              </w:rPr>
              <w:t>阶段产出</w:t>
            </w:r>
          </w:p>
        </w:tc>
      </w:tr>
      <w:tr w14:paraId="214DD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C6009CB">
            <w:pPr>
              <w:snapToGrid w:val="0"/>
              <w:spacing w:before="70" w:after="70" w:line="240" w:lineRule="auto"/>
              <w:ind w:firstLine="0"/>
              <w:jc w:val="left"/>
              <w:rPr>
                <w:sz w:val="21"/>
              </w:rPr>
            </w:pPr>
            <w:r>
              <w:rPr>
                <w:sz w:val="21"/>
                <w:szCs w:val="21"/>
              </w:rPr>
              <w:t>平台检查与挂载</w:t>
            </w:r>
          </w:p>
        </w:tc>
        <w:tc>
          <w:tcPr>
            <w:tcW w:w="2212" w:type="dxa"/>
            <w:vAlign w:val="center"/>
          </w:tcPr>
          <w:p w14:paraId="5B6478FA">
            <w:pPr>
              <w:snapToGrid w:val="0"/>
              <w:spacing w:before="70" w:after="70" w:line="240" w:lineRule="auto"/>
              <w:ind w:firstLine="0"/>
              <w:jc w:val="left"/>
              <w:rPr>
                <w:sz w:val="21"/>
              </w:rPr>
            </w:pPr>
            <w:r>
              <w:rPr>
                <w:sz w:val="21"/>
                <w:szCs w:val="21"/>
              </w:rPr>
              <w:t>平台状态确认、挂载支架安装</w:t>
            </w:r>
          </w:p>
        </w:tc>
        <w:tc>
          <w:tcPr>
            <w:tcW w:w="1402" w:type="dxa"/>
            <w:vAlign w:val="center"/>
          </w:tcPr>
          <w:p w14:paraId="3881EC8E">
            <w:pPr>
              <w:snapToGrid w:val="0"/>
              <w:spacing w:before="70" w:after="70" w:line="240" w:lineRule="auto"/>
              <w:ind w:firstLine="0"/>
              <w:jc w:val="center"/>
              <w:rPr>
                <w:sz w:val="21"/>
              </w:rPr>
            </w:pPr>
            <w:r>
              <w:rPr>
                <w:sz w:val="21"/>
                <w:szCs w:val="21"/>
              </w:rPr>
              <w:t>1</w:t>
            </w:r>
          </w:p>
        </w:tc>
        <w:tc>
          <w:tcPr>
            <w:tcW w:w="991" w:type="dxa"/>
            <w:vAlign w:val="center"/>
          </w:tcPr>
          <w:p w14:paraId="6B5CE657">
            <w:pPr>
              <w:snapToGrid w:val="0"/>
              <w:spacing w:before="70" w:after="70" w:line="240" w:lineRule="auto"/>
              <w:ind w:firstLine="0"/>
              <w:jc w:val="center"/>
              <w:rPr>
                <w:sz w:val="21"/>
              </w:rPr>
            </w:pPr>
            <w:r>
              <w:rPr>
                <w:sz w:val="21"/>
                <w:szCs w:val="21"/>
              </w:rPr>
              <w:t>5</w:t>
            </w:r>
          </w:p>
        </w:tc>
        <w:tc>
          <w:tcPr>
            <w:tcW w:w="1596" w:type="dxa"/>
            <w:vAlign w:val="center"/>
          </w:tcPr>
          <w:p w14:paraId="65FD80E1">
            <w:pPr>
              <w:snapToGrid w:val="0"/>
              <w:spacing w:before="70" w:after="70" w:line="240" w:lineRule="auto"/>
              <w:ind w:firstLine="0"/>
              <w:jc w:val="left"/>
              <w:rPr>
                <w:sz w:val="21"/>
              </w:rPr>
            </w:pPr>
            <w:r>
              <w:rPr>
                <w:sz w:val="21"/>
                <w:szCs w:val="21"/>
              </w:rPr>
              <w:t>挂载支架</w:t>
            </w:r>
          </w:p>
        </w:tc>
        <w:tc>
          <w:tcPr>
            <w:tcW w:w="1386" w:type="dxa"/>
            <w:vAlign w:val="center"/>
          </w:tcPr>
          <w:p w14:paraId="49461985">
            <w:pPr>
              <w:snapToGrid w:val="0"/>
              <w:spacing w:before="70" w:after="70" w:line="240" w:lineRule="auto"/>
              <w:ind w:firstLine="0"/>
              <w:jc w:val="center"/>
              <w:rPr>
                <w:sz w:val="21"/>
              </w:rPr>
            </w:pPr>
            <w:r>
              <w:rPr>
                <w:sz w:val="21"/>
                <w:szCs w:val="21"/>
              </w:rPr>
              <w:t>挂载验收单</w:t>
            </w:r>
          </w:p>
        </w:tc>
      </w:tr>
      <w:tr w14:paraId="40DBD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4366767D">
            <w:pPr>
              <w:snapToGrid w:val="0"/>
              <w:spacing w:before="70" w:after="70" w:line="240" w:lineRule="auto"/>
              <w:ind w:firstLine="0"/>
              <w:jc w:val="left"/>
              <w:rPr>
                <w:sz w:val="21"/>
              </w:rPr>
            </w:pPr>
            <w:r>
              <w:rPr>
                <w:sz w:val="21"/>
                <w:szCs w:val="21"/>
              </w:rPr>
              <w:t>控制点测设</w:t>
            </w:r>
          </w:p>
        </w:tc>
        <w:tc>
          <w:tcPr>
            <w:tcW w:w="2212" w:type="dxa"/>
            <w:vAlign w:val="center"/>
          </w:tcPr>
          <w:p w14:paraId="4CDC68FC">
            <w:pPr>
              <w:snapToGrid w:val="0"/>
              <w:spacing w:before="70" w:after="70" w:line="240" w:lineRule="auto"/>
              <w:ind w:firstLine="0"/>
              <w:jc w:val="left"/>
              <w:rPr>
                <w:sz w:val="21"/>
              </w:rPr>
            </w:pPr>
            <w:r>
              <w:rPr>
                <w:sz w:val="21"/>
                <w:szCs w:val="21"/>
              </w:rPr>
              <w:t>平台可达区域布点</w:t>
            </w:r>
          </w:p>
        </w:tc>
        <w:tc>
          <w:tcPr>
            <w:tcW w:w="1402" w:type="dxa"/>
            <w:vAlign w:val="center"/>
          </w:tcPr>
          <w:p w14:paraId="3EB461A4">
            <w:pPr>
              <w:snapToGrid w:val="0"/>
              <w:spacing w:before="70" w:after="70" w:line="240" w:lineRule="auto"/>
              <w:ind w:firstLine="0"/>
              <w:jc w:val="center"/>
              <w:rPr>
                <w:sz w:val="21"/>
              </w:rPr>
            </w:pPr>
            <w:r>
              <w:rPr>
                <w:sz w:val="21"/>
                <w:szCs w:val="21"/>
              </w:rPr>
              <w:t>0.5</w:t>
            </w:r>
          </w:p>
        </w:tc>
        <w:tc>
          <w:tcPr>
            <w:tcW w:w="991" w:type="dxa"/>
            <w:vAlign w:val="center"/>
          </w:tcPr>
          <w:p w14:paraId="29129F1B">
            <w:pPr>
              <w:snapToGrid w:val="0"/>
              <w:spacing w:before="70" w:after="70" w:line="240" w:lineRule="auto"/>
              <w:ind w:firstLine="0"/>
              <w:jc w:val="center"/>
              <w:rPr>
                <w:sz w:val="21"/>
              </w:rPr>
            </w:pPr>
            <w:r>
              <w:rPr>
                <w:sz w:val="21"/>
                <w:szCs w:val="21"/>
              </w:rPr>
              <w:t>3</w:t>
            </w:r>
          </w:p>
        </w:tc>
        <w:tc>
          <w:tcPr>
            <w:tcW w:w="1596" w:type="dxa"/>
            <w:vAlign w:val="center"/>
          </w:tcPr>
          <w:p w14:paraId="4A6E9012">
            <w:pPr>
              <w:snapToGrid w:val="0"/>
              <w:spacing w:before="70" w:after="70" w:line="240" w:lineRule="auto"/>
              <w:ind w:firstLine="0"/>
              <w:jc w:val="left"/>
              <w:rPr>
                <w:sz w:val="21"/>
              </w:rPr>
            </w:pPr>
            <w:r>
              <w:rPr>
                <w:sz w:val="21"/>
                <w:szCs w:val="21"/>
              </w:rPr>
              <w:t>全站仪、RTK</w:t>
            </w:r>
          </w:p>
        </w:tc>
        <w:tc>
          <w:tcPr>
            <w:tcW w:w="1386" w:type="dxa"/>
            <w:vAlign w:val="center"/>
          </w:tcPr>
          <w:p w14:paraId="0E99E466">
            <w:pPr>
              <w:snapToGrid w:val="0"/>
              <w:spacing w:before="70" w:after="70" w:line="240" w:lineRule="auto"/>
              <w:ind w:firstLine="0"/>
              <w:jc w:val="center"/>
              <w:rPr>
                <w:sz w:val="21"/>
              </w:rPr>
            </w:pPr>
            <w:r>
              <w:rPr>
                <w:sz w:val="21"/>
                <w:szCs w:val="21"/>
              </w:rPr>
              <w:t>控制成果</w:t>
            </w:r>
          </w:p>
        </w:tc>
      </w:tr>
      <w:tr w14:paraId="7A4D4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4D237456">
            <w:pPr>
              <w:snapToGrid w:val="0"/>
              <w:spacing w:before="70" w:after="70" w:line="240" w:lineRule="auto"/>
              <w:ind w:firstLine="0"/>
              <w:jc w:val="left"/>
              <w:rPr>
                <w:sz w:val="21"/>
              </w:rPr>
            </w:pPr>
            <w:r>
              <w:rPr>
                <w:sz w:val="21"/>
                <w:szCs w:val="21"/>
              </w:rPr>
              <w:t>单次平台行程扫描</w:t>
            </w:r>
          </w:p>
        </w:tc>
        <w:tc>
          <w:tcPr>
            <w:tcW w:w="2212" w:type="dxa"/>
            <w:vAlign w:val="center"/>
          </w:tcPr>
          <w:p w14:paraId="6432D730">
            <w:pPr>
              <w:snapToGrid w:val="0"/>
              <w:spacing w:before="70" w:after="70" w:line="240" w:lineRule="auto"/>
              <w:ind w:firstLine="0"/>
              <w:jc w:val="left"/>
              <w:rPr>
                <w:sz w:val="21"/>
              </w:rPr>
            </w:pPr>
            <w:r>
              <w:rPr>
                <w:sz w:val="21"/>
                <w:szCs w:val="21"/>
              </w:rPr>
              <w:t>覆盖 8 m，AGV 台面微调</w:t>
            </w:r>
          </w:p>
        </w:tc>
        <w:tc>
          <w:tcPr>
            <w:tcW w:w="1402" w:type="dxa"/>
            <w:vAlign w:val="center"/>
          </w:tcPr>
          <w:p w14:paraId="0D764560">
            <w:pPr>
              <w:snapToGrid w:val="0"/>
              <w:spacing w:before="70" w:after="70" w:line="240" w:lineRule="auto"/>
              <w:ind w:firstLine="0"/>
              <w:jc w:val="center"/>
              <w:rPr>
                <w:sz w:val="21"/>
              </w:rPr>
            </w:pPr>
            <w:r>
              <w:rPr>
                <w:sz w:val="21"/>
                <w:szCs w:val="21"/>
              </w:rPr>
              <w:t>1</w:t>
            </w:r>
          </w:p>
        </w:tc>
        <w:tc>
          <w:tcPr>
            <w:tcW w:w="991" w:type="dxa"/>
            <w:vAlign w:val="center"/>
          </w:tcPr>
          <w:p w14:paraId="0D502DCC">
            <w:pPr>
              <w:snapToGrid w:val="0"/>
              <w:spacing w:before="70" w:after="70" w:line="240" w:lineRule="auto"/>
              <w:ind w:firstLine="0"/>
              <w:jc w:val="center"/>
              <w:rPr>
                <w:sz w:val="21"/>
              </w:rPr>
            </w:pPr>
            <w:r>
              <w:rPr>
                <w:sz w:val="21"/>
                <w:szCs w:val="21"/>
              </w:rPr>
              <w:t>3</w:t>
            </w:r>
          </w:p>
        </w:tc>
        <w:tc>
          <w:tcPr>
            <w:tcW w:w="1596" w:type="dxa"/>
            <w:vAlign w:val="center"/>
          </w:tcPr>
          <w:p w14:paraId="57F9AE3E">
            <w:pPr>
              <w:snapToGrid w:val="0"/>
              <w:spacing w:before="70" w:after="70" w:line="240" w:lineRule="auto"/>
              <w:ind w:firstLine="0"/>
              <w:jc w:val="left"/>
              <w:rPr>
                <w:sz w:val="21"/>
              </w:rPr>
            </w:pPr>
            <w:r>
              <w:rPr>
                <w:sz w:val="21"/>
                <w:szCs w:val="21"/>
              </w:rPr>
              <w:t>平台 + AGV + 扫描仪</w:t>
            </w:r>
          </w:p>
        </w:tc>
        <w:tc>
          <w:tcPr>
            <w:tcW w:w="1386" w:type="dxa"/>
            <w:vAlign w:val="center"/>
          </w:tcPr>
          <w:p w14:paraId="209E7723">
            <w:pPr>
              <w:snapToGrid w:val="0"/>
              <w:spacing w:before="70" w:after="70" w:line="240" w:lineRule="auto"/>
              <w:ind w:firstLine="0"/>
              <w:jc w:val="center"/>
              <w:rPr>
                <w:sz w:val="21"/>
              </w:rPr>
            </w:pPr>
            <w:r>
              <w:rPr>
                <w:sz w:val="21"/>
                <w:szCs w:val="21"/>
              </w:rPr>
              <w:t>单次数据</w:t>
            </w:r>
          </w:p>
        </w:tc>
      </w:tr>
      <w:tr w14:paraId="0ADC4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0E1FEEA">
            <w:pPr>
              <w:snapToGrid w:val="0"/>
              <w:spacing w:before="70" w:after="70" w:line="240" w:lineRule="auto"/>
              <w:ind w:firstLine="0"/>
              <w:jc w:val="left"/>
              <w:rPr>
                <w:sz w:val="21"/>
              </w:rPr>
            </w:pPr>
            <w:r>
              <w:rPr>
                <w:sz w:val="21"/>
                <w:szCs w:val="21"/>
              </w:rPr>
              <w:t>平台移位与复核</w:t>
            </w:r>
          </w:p>
        </w:tc>
        <w:tc>
          <w:tcPr>
            <w:tcW w:w="2212" w:type="dxa"/>
            <w:vAlign w:val="center"/>
          </w:tcPr>
          <w:p w14:paraId="78FCF55A">
            <w:pPr>
              <w:snapToGrid w:val="0"/>
              <w:spacing w:before="70" w:after="70" w:line="240" w:lineRule="auto"/>
              <w:ind w:firstLine="0"/>
              <w:jc w:val="left"/>
              <w:rPr>
                <w:sz w:val="21"/>
              </w:rPr>
            </w:pPr>
            <w:r>
              <w:rPr>
                <w:sz w:val="21"/>
                <w:szCs w:val="21"/>
              </w:rPr>
              <w:t>下一位姿、重叠校核</w:t>
            </w:r>
          </w:p>
        </w:tc>
        <w:tc>
          <w:tcPr>
            <w:tcW w:w="1402" w:type="dxa"/>
            <w:vAlign w:val="center"/>
          </w:tcPr>
          <w:p w14:paraId="1B5D6D31">
            <w:pPr>
              <w:snapToGrid w:val="0"/>
              <w:spacing w:before="70" w:after="70" w:line="240" w:lineRule="auto"/>
              <w:ind w:firstLine="0"/>
              <w:jc w:val="center"/>
              <w:rPr>
                <w:sz w:val="21"/>
              </w:rPr>
            </w:pPr>
            <w:r>
              <w:rPr>
                <w:sz w:val="21"/>
                <w:szCs w:val="21"/>
              </w:rPr>
              <w:t>0.5</w:t>
            </w:r>
          </w:p>
        </w:tc>
        <w:tc>
          <w:tcPr>
            <w:tcW w:w="991" w:type="dxa"/>
            <w:vAlign w:val="center"/>
          </w:tcPr>
          <w:p w14:paraId="6A32BA9A">
            <w:pPr>
              <w:snapToGrid w:val="0"/>
              <w:spacing w:before="70" w:after="70" w:line="240" w:lineRule="auto"/>
              <w:ind w:firstLine="0"/>
              <w:jc w:val="center"/>
              <w:rPr>
                <w:sz w:val="21"/>
              </w:rPr>
            </w:pPr>
            <w:r>
              <w:rPr>
                <w:sz w:val="21"/>
                <w:szCs w:val="21"/>
              </w:rPr>
              <w:t>3</w:t>
            </w:r>
          </w:p>
        </w:tc>
        <w:tc>
          <w:tcPr>
            <w:tcW w:w="1596" w:type="dxa"/>
            <w:vAlign w:val="center"/>
          </w:tcPr>
          <w:p w14:paraId="372DA2ED">
            <w:pPr>
              <w:snapToGrid w:val="0"/>
              <w:spacing w:before="70" w:after="70" w:line="240" w:lineRule="auto"/>
              <w:ind w:firstLine="0"/>
              <w:jc w:val="left"/>
              <w:rPr>
                <w:sz w:val="21"/>
              </w:rPr>
            </w:pPr>
            <w:r>
              <w:rPr>
                <w:sz w:val="21"/>
                <w:szCs w:val="21"/>
              </w:rPr>
              <w:t>平台</w:t>
            </w:r>
          </w:p>
        </w:tc>
        <w:tc>
          <w:tcPr>
            <w:tcW w:w="1386" w:type="dxa"/>
            <w:vAlign w:val="center"/>
          </w:tcPr>
          <w:p w14:paraId="6CD03709">
            <w:pPr>
              <w:snapToGrid w:val="0"/>
              <w:spacing w:before="70" w:after="70" w:line="240" w:lineRule="auto"/>
              <w:ind w:firstLine="0"/>
              <w:jc w:val="center"/>
              <w:rPr>
                <w:sz w:val="21"/>
              </w:rPr>
            </w:pPr>
            <w:r>
              <w:rPr>
                <w:sz w:val="21"/>
                <w:szCs w:val="21"/>
              </w:rPr>
              <w:t>校核记录</w:t>
            </w:r>
          </w:p>
        </w:tc>
      </w:tr>
      <w:tr w14:paraId="606F2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3F5FB1C6">
            <w:pPr>
              <w:snapToGrid w:val="0"/>
              <w:spacing w:before="70" w:after="70" w:line="240" w:lineRule="auto"/>
              <w:ind w:firstLine="0"/>
              <w:jc w:val="left"/>
              <w:rPr>
                <w:sz w:val="21"/>
              </w:rPr>
            </w:pPr>
            <w:r>
              <w:rPr>
                <w:sz w:val="21"/>
                <w:szCs w:val="21"/>
              </w:rPr>
              <w:t>现场质检</w:t>
            </w:r>
          </w:p>
        </w:tc>
        <w:tc>
          <w:tcPr>
            <w:tcW w:w="2212" w:type="dxa"/>
            <w:vAlign w:val="center"/>
          </w:tcPr>
          <w:p w14:paraId="5533D098">
            <w:pPr>
              <w:snapToGrid w:val="0"/>
              <w:spacing w:before="70" w:after="70" w:line="240" w:lineRule="auto"/>
              <w:ind w:firstLine="0"/>
              <w:jc w:val="left"/>
              <w:rPr>
                <w:sz w:val="21"/>
              </w:rPr>
            </w:pPr>
            <w:r>
              <w:rPr>
                <w:sz w:val="21"/>
                <w:szCs w:val="21"/>
              </w:rPr>
              <w:t>覆盖率、缝隙、精度</w:t>
            </w:r>
          </w:p>
        </w:tc>
        <w:tc>
          <w:tcPr>
            <w:tcW w:w="1402" w:type="dxa"/>
            <w:vAlign w:val="center"/>
          </w:tcPr>
          <w:p w14:paraId="3FD644FD">
            <w:pPr>
              <w:snapToGrid w:val="0"/>
              <w:spacing w:before="70" w:after="70" w:line="240" w:lineRule="auto"/>
              <w:ind w:firstLine="0"/>
              <w:jc w:val="center"/>
              <w:rPr>
                <w:sz w:val="21"/>
              </w:rPr>
            </w:pPr>
            <w:r>
              <w:rPr>
                <w:sz w:val="21"/>
                <w:szCs w:val="21"/>
              </w:rPr>
              <w:t>0.5</w:t>
            </w:r>
          </w:p>
        </w:tc>
        <w:tc>
          <w:tcPr>
            <w:tcW w:w="991" w:type="dxa"/>
            <w:vAlign w:val="center"/>
          </w:tcPr>
          <w:p w14:paraId="1A217BB9">
            <w:pPr>
              <w:snapToGrid w:val="0"/>
              <w:spacing w:before="70" w:after="70" w:line="240" w:lineRule="auto"/>
              <w:ind w:firstLine="0"/>
              <w:jc w:val="center"/>
              <w:rPr>
                <w:sz w:val="21"/>
              </w:rPr>
            </w:pPr>
            <w:r>
              <w:rPr>
                <w:sz w:val="21"/>
                <w:szCs w:val="21"/>
              </w:rPr>
              <w:t>2</w:t>
            </w:r>
          </w:p>
        </w:tc>
        <w:tc>
          <w:tcPr>
            <w:tcW w:w="1596" w:type="dxa"/>
            <w:vAlign w:val="center"/>
          </w:tcPr>
          <w:p w14:paraId="11942B92">
            <w:pPr>
              <w:snapToGrid w:val="0"/>
              <w:spacing w:before="70" w:after="70" w:line="240" w:lineRule="auto"/>
              <w:ind w:firstLine="0"/>
              <w:jc w:val="left"/>
              <w:rPr>
                <w:sz w:val="21"/>
              </w:rPr>
            </w:pPr>
            <w:r>
              <w:rPr>
                <w:sz w:val="21"/>
                <w:szCs w:val="21"/>
              </w:rPr>
              <w:t>便携机</w:t>
            </w:r>
          </w:p>
        </w:tc>
        <w:tc>
          <w:tcPr>
            <w:tcW w:w="1386" w:type="dxa"/>
            <w:vAlign w:val="center"/>
          </w:tcPr>
          <w:p w14:paraId="7C583ED3">
            <w:pPr>
              <w:snapToGrid w:val="0"/>
              <w:spacing w:before="70" w:after="70" w:line="240" w:lineRule="auto"/>
              <w:ind w:firstLine="0"/>
              <w:jc w:val="center"/>
              <w:rPr>
                <w:sz w:val="21"/>
              </w:rPr>
            </w:pPr>
            <w:r>
              <w:rPr>
                <w:sz w:val="21"/>
                <w:szCs w:val="21"/>
              </w:rPr>
              <w:t>质检记录</w:t>
            </w:r>
          </w:p>
        </w:tc>
      </w:tr>
      <w:tr w14:paraId="4BBEE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421E915">
            <w:pPr>
              <w:snapToGrid w:val="0"/>
              <w:spacing w:before="70" w:after="70" w:line="240" w:lineRule="auto"/>
              <w:ind w:firstLine="0"/>
              <w:jc w:val="left"/>
              <w:rPr>
                <w:sz w:val="21"/>
              </w:rPr>
            </w:pPr>
            <w:r>
              <w:rPr>
                <w:sz w:val="21"/>
                <w:szCs w:val="21"/>
              </w:rPr>
              <w:t>补测</w:t>
            </w:r>
          </w:p>
        </w:tc>
        <w:tc>
          <w:tcPr>
            <w:tcW w:w="2212" w:type="dxa"/>
            <w:vAlign w:val="center"/>
          </w:tcPr>
          <w:p w14:paraId="43F78BAB">
            <w:pPr>
              <w:snapToGrid w:val="0"/>
              <w:spacing w:before="70" w:after="70" w:line="240" w:lineRule="auto"/>
              <w:ind w:firstLine="0"/>
              <w:jc w:val="left"/>
              <w:rPr>
                <w:sz w:val="21"/>
              </w:rPr>
            </w:pPr>
            <w:r>
              <w:rPr>
                <w:sz w:val="21"/>
                <w:szCs w:val="21"/>
              </w:rPr>
              <w:t>平台无法抵近区补测</w:t>
            </w:r>
          </w:p>
        </w:tc>
        <w:tc>
          <w:tcPr>
            <w:tcW w:w="1402" w:type="dxa"/>
            <w:vAlign w:val="center"/>
          </w:tcPr>
          <w:p w14:paraId="0AB5EC13">
            <w:pPr>
              <w:snapToGrid w:val="0"/>
              <w:spacing w:before="70" w:after="70" w:line="240" w:lineRule="auto"/>
              <w:ind w:firstLine="0"/>
              <w:jc w:val="center"/>
              <w:rPr>
                <w:sz w:val="21"/>
              </w:rPr>
            </w:pPr>
            <w:r>
              <w:rPr>
                <w:sz w:val="21"/>
                <w:szCs w:val="21"/>
              </w:rPr>
              <w:t>1</w:t>
            </w:r>
          </w:p>
        </w:tc>
        <w:tc>
          <w:tcPr>
            <w:tcW w:w="991" w:type="dxa"/>
            <w:vAlign w:val="center"/>
          </w:tcPr>
          <w:p w14:paraId="002E5D4A">
            <w:pPr>
              <w:snapToGrid w:val="0"/>
              <w:spacing w:before="70" w:after="70" w:line="240" w:lineRule="auto"/>
              <w:ind w:firstLine="0"/>
              <w:jc w:val="center"/>
              <w:rPr>
                <w:sz w:val="21"/>
              </w:rPr>
            </w:pPr>
            <w:r>
              <w:rPr>
                <w:sz w:val="21"/>
                <w:szCs w:val="21"/>
              </w:rPr>
              <w:t>3</w:t>
            </w:r>
          </w:p>
        </w:tc>
        <w:tc>
          <w:tcPr>
            <w:tcW w:w="1596" w:type="dxa"/>
            <w:vAlign w:val="center"/>
          </w:tcPr>
          <w:p w14:paraId="0DBD7ED5">
            <w:pPr>
              <w:snapToGrid w:val="0"/>
              <w:spacing w:before="70" w:after="70" w:line="240" w:lineRule="auto"/>
              <w:ind w:firstLine="0"/>
              <w:jc w:val="left"/>
              <w:rPr>
                <w:sz w:val="21"/>
              </w:rPr>
            </w:pPr>
            <w:r>
              <w:rPr>
                <w:sz w:val="21"/>
                <w:szCs w:val="21"/>
              </w:rPr>
              <w:t>长焦/手持</w:t>
            </w:r>
          </w:p>
        </w:tc>
        <w:tc>
          <w:tcPr>
            <w:tcW w:w="1386" w:type="dxa"/>
            <w:vAlign w:val="center"/>
          </w:tcPr>
          <w:p w14:paraId="39B76588">
            <w:pPr>
              <w:snapToGrid w:val="0"/>
              <w:spacing w:before="70" w:after="70" w:line="240" w:lineRule="auto"/>
              <w:ind w:firstLine="0"/>
              <w:jc w:val="center"/>
              <w:rPr>
                <w:sz w:val="21"/>
              </w:rPr>
            </w:pPr>
            <w:r>
              <w:rPr>
                <w:sz w:val="21"/>
                <w:szCs w:val="21"/>
              </w:rPr>
              <w:t>补充数据</w:t>
            </w:r>
          </w:p>
        </w:tc>
      </w:tr>
      <w:tr w14:paraId="6CE5B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754E540E">
            <w:pPr>
              <w:snapToGrid w:val="0"/>
              <w:spacing w:before="70" w:after="70" w:line="240" w:lineRule="auto"/>
              <w:ind w:firstLine="0"/>
              <w:jc w:val="left"/>
              <w:rPr>
                <w:sz w:val="21"/>
              </w:rPr>
            </w:pPr>
            <w:r>
              <w:rPr>
                <w:sz w:val="21"/>
                <w:szCs w:val="21"/>
              </w:rPr>
              <w:t>撤场</w:t>
            </w:r>
          </w:p>
        </w:tc>
        <w:tc>
          <w:tcPr>
            <w:tcW w:w="2212" w:type="dxa"/>
            <w:vAlign w:val="center"/>
          </w:tcPr>
          <w:p w14:paraId="58FBA634">
            <w:pPr>
              <w:snapToGrid w:val="0"/>
              <w:spacing w:before="70" w:after="70" w:line="240" w:lineRule="auto"/>
              <w:ind w:firstLine="0"/>
              <w:jc w:val="left"/>
              <w:rPr>
                <w:sz w:val="21"/>
              </w:rPr>
            </w:pPr>
            <w:r>
              <w:rPr>
                <w:sz w:val="21"/>
                <w:szCs w:val="21"/>
              </w:rPr>
              <w:t>撤收、防坠检查</w:t>
            </w:r>
          </w:p>
        </w:tc>
        <w:tc>
          <w:tcPr>
            <w:tcW w:w="1402" w:type="dxa"/>
            <w:vAlign w:val="center"/>
          </w:tcPr>
          <w:p w14:paraId="49240251">
            <w:pPr>
              <w:snapToGrid w:val="0"/>
              <w:spacing w:before="70" w:after="70" w:line="240" w:lineRule="auto"/>
              <w:ind w:firstLine="0"/>
              <w:jc w:val="center"/>
              <w:rPr>
                <w:sz w:val="21"/>
              </w:rPr>
            </w:pPr>
            <w:r>
              <w:rPr>
                <w:sz w:val="21"/>
                <w:szCs w:val="21"/>
              </w:rPr>
              <w:t>0.5</w:t>
            </w:r>
          </w:p>
        </w:tc>
        <w:tc>
          <w:tcPr>
            <w:tcW w:w="991" w:type="dxa"/>
            <w:vAlign w:val="center"/>
          </w:tcPr>
          <w:p w14:paraId="0579A6B6">
            <w:pPr>
              <w:snapToGrid w:val="0"/>
              <w:spacing w:before="70" w:after="70" w:line="240" w:lineRule="auto"/>
              <w:ind w:firstLine="0"/>
              <w:jc w:val="center"/>
              <w:rPr>
                <w:sz w:val="21"/>
              </w:rPr>
            </w:pPr>
            <w:r>
              <w:rPr>
                <w:sz w:val="21"/>
                <w:szCs w:val="21"/>
              </w:rPr>
              <w:t>3</w:t>
            </w:r>
          </w:p>
        </w:tc>
        <w:tc>
          <w:tcPr>
            <w:tcW w:w="1596" w:type="dxa"/>
            <w:vAlign w:val="center"/>
          </w:tcPr>
          <w:p w14:paraId="26FD39F5">
            <w:pPr>
              <w:snapToGrid w:val="0"/>
              <w:spacing w:before="70" w:after="70" w:line="240" w:lineRule="auto"/>
              <w:ind w:firstLine="0"/>
              <w:jc w:val="left"/>
              <w:rPr>
                <w:sz w:val="21"/>
              </w:rPr>
            </w:pPr>
            <w:r>
              <w:rPr>
                <w:rFonts w:hint="eastAsia"/>
                <w:sz w:val="21"/>
                <w:szCs w:val="21"/>
              </w:rPr>
              <w:t>-</w:t>
            </w:r>
          </w:p>
        </w:tc>
        <w:tc>
          <w:tcPr>
            <w:tcW w:w="1386" w:type="dxa"/>
            <w:vAlign w:val="center"/>
          </w:tcPr>
          <w:p w14:paraId="5BA53B6D">
            <w:pPr>
              <w:snapToGrid w:val="0"/>
              <w:spacing w:before="70" w:after="70" w:line="240" w:lineRule="auto"/>
              <w:ind w:firstLine="0"/>
              <w:jc w:val="center"/>
              <w:rPr>
                <w:sz w:val="21"/>
              </w:rPr>
            </w:pPr>
            <w:r>
              <w:rPr>
                <w:sz w:val="21"/>
                <w:szCs w:val="21"/>
              </w:rPr>
              <w:t>交接单</w:t>
            </w:r>
          </w:p>
        </w:tc>
      </w:tr>
      <w:tr w14:paraId="4A5DB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43155CAA">
            <w:pPr>
              <w:snapToGrid w:val="0"/>
              <w:spacing w:before="70" w:after="70" w:line="240" w:lineRule="auto"/>
              <w:ind w:firstLine="0"/>
              <w:jc w:val="left"/>
              <w:rPr>
                <w:sz w:val="21"/>
              </w:rPr>
            </w:pPr>
            <w:r>
              <w:rPr>
                <w:sz w:val="21"/>
                <w:szCs w:val="21"/>
              </w:rPr>
              <w:t>内业处理</w:t>
            </w:r>
          </w:p>
        </w:tc>
        <w:tc>
          <w:tcPr>
            <w:tcW w:w="2212" w:type="dxa"/>
            <w:vAlign w:val="center"/>
          </w:tcPr>
          <w:p w14:paraId="2590CCC9">
            <w:pPr>
              <w:snapToGrid w:val="0"/>
              <w:spacing w:before="70" w:after="70" w:line="240" w:lineRule="auto"/>
              <w:ind w:firstLine="0"/>
              <w:jc w:val="left"/>
              <w:rPr>
                <w:sz w:val="21"/>
              </w:rPr>
            </w:pPr>
            <w:r>
              <w:rPr>
                <w:sz w:val="21"/>
                <w:szCs w:val="21"/>
              </w:rPr>
              <w:t>多行程拼接、重建、出报</w:t>
            </w:r>
          </w:p>
        </w:tc>
        <w:tc>
          <w:tcPr>
            <w:tcW w:w="1402" w:type="dxa"/>
            <w:vAlign w:val="center"/>
          </w:tcPr>
          <w:p w14:paraId="3F0D0B7E">
            <w:pPr>
              <w:snapToGrid w:val="0"/>
              <w:spacing w:before="70" w:after="70" w:line="240" w:lineRule="auto"/>
              <w:ind w:firstLine="0"/>
              <w:jc w:val="center"/>
              <w:rPr>
                <w:sz w:val="21"/>
              </w:rPr>
            </w:pPr>
            <w:r>
              <w:rPr>
                <w:sz w:val="21"/>
                <w:szCs w:val="21"/>
              </w:rPr>
              <w:t>2.5</w:t>
            </w:r>
          </w:p>
        </w:tc>
        <w:tc>
          <w:tcPr>
            <w:tcW w:w="991" w:type="dxa"/>
            <w:vAlign w:val="center"/>
          </w:tcPr>
          <w:p w14:paraId="727EBDC2">
            <w:pPr>
              <w:snapToGrid w:val="0"/>
              <w:spacing w:before="70" w:after="70" w:line="240" w:lineRule="auto"/>
              <w:ind w:firstLine="0"/>
              <w:jc w:val="center"/>
              <w:rPr>
                <w:sz w:val="21"/>
              </w:rPr>
            </w:pPr>
            <w:r>
              <w:rPr>
                <w:sz w:val="21"/>
                <w:szCs w:val="21"/>
              </w:rPr>
              <w:t>3（后台）</w:t>
            </w:r>
          </w:p>
        </w:tc>
        <w:tc>
          <w:tcPr>
            <w:tcW w:w="1596" w:type="dxa"/>
            <w:vAlign w:val="center"/>
          </w:tcPr>
          <w:p w14:paraId="0342A548">
            <w:pPr>
              <w:snapToGrid w:val="0"/>
              <w:spacing w:before="70" w:after="70" w:line="240" w:lineRule="auto"/>
              <w:ind w:firstLine="0"/>
              <w:jc w:val="left"/>
              <w:rPr>
                <w:sz w:val="21"/>
              </w:rPr>
            </w:pPr>
            <w:r>
              <w:rPr>
                <w:sz w:val="21"/>
                <w:szCs w:val="21"/>
              </w:rPr>
              <w:t>工作站</w:t>
            </w:r>
          </w:p>
        </w:tc>
        <w:tc>
          <w:tcPr>
            <w:tcW w:w="1386" w:type="dxa"/>
            <w:vAlign w:val="center"/>
          </w:tcPr>
          <w:p w14:paraId="2ECB5A8D">
            <w:pPr>
              <w:snapToGrid w:val="0"/>
              <w:spacing w:before="70" w:after="70" w:line="240" w:lineRule="auto"/>
              <w:ind w:firstLine="0"/>
              <w:jc w:val="center"/>
              <w:rPr>
                <w:sz w:val="21"/>
              </w:rPr>
            </w:pPr>
            <w:r>
              <w:rPr>
                <w:sz w:val="21"/>
                <w:szCs w:val="21"/>
              </w:rPr>
              <w:t>模型与报告</w:t>
            </w:r>
          </w:p>
        </w:tc>
      </w:tr>
      <w:tr w14:paraId="2E47E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7634061">
            <w:pPr>
              <w:snapToGrid w:val="0"/>
              <w:spacing w:before="70" w:after="70" w:line="240" w:lineRule="auto"/>
              <w:ind w:firstLine="0"/>
              <w:jc w:val="left"/>
              <w:rPr>
                <w:b/>
                <w:sz w:val="21"/>
              </w:rPr>
            </w:pPr>
            <w:r>
              <w:rPr>
                <w:b/>
                <w:sz w:val="21"/>
                <w:szCs w:val="21"/>
              </w:rPr>
              <w:t>合计</w:t>
            </w:r>
          </w:p>
        </w:tc>
        <w:tc>
          <w:tcPr>
            <w:tcW w:w="2212" w:type="dxa"/>
            <w:vAlign w:val="center"/>
          </w:tcPr>
          <w:p w14:paraId="05A976B9">
            <w:pPr>
              <w:snapToGrid w:val="0"/>
              <w:spacing w:before="70" w:after="70" w:line="240" w:lineRule="auto"/>
              <w:ind w:firstLine="0"/>
              <w:jc w:val="left"/>
              <w:rPr>
                <w:b/>
                <w:sz w:val="21"/>
              </w:rPr>
            </w:pPr>
            <w:r>
              <w:rPr>
                <w:rFonts w:hint="eastAsia"/>
                <w:b/>
                <w:sz w:val="21"/>
                <w:szCs w:val="21"/>
              </w:rPr>
              <w:t>-</w:t>
            </w:r>
          </w:p>
        </w:tc>
        <w:tc>
          <w:tcPr>
            <w:tcW w:w="1402" w:type="dxa"/>
            <w:vAlign w:val="center"/>
          </w:tcPr>
          <w:p w14:paraId="513C547F">
            <w:pPr>
              <w:snapToGrid w:val="0"/>
              <w:spacing w:before="70" w:after="70" w:line="240" w:lineRule="auto"/>
              <w:ind w:firstLine="0"/>
              <w:jc w:val="center"/>
              <w:rPr>
                <w:b/>
                <w:sz w:val="21"/>
              </w:rPr>
            </w:pPr>
            <w:r>
              <w:rPr>
                <w:b/>
                <w:sz w:val="21"/>
                <w:szCs w:val="21"/>
              </w:rPr>
              <w:t>现场 5 工日 / 内业 2.5 工日</w:t>
            </w:r>
          </w:p>
        </w:tc>
        <w:tc>
          <w:tcPr>
            <w:tcW w:w="991" w:type="dxa"/>
            <w:vAlign w:val="center"/>
          </w:tcPr>
          <w:p w14:paraId="12827C4F">
            <w:pPr>
              <w:snapToGrid w:val="0"/>
              <w:spacing w:before="70" w:after="70" w:line="240" w:lineRule="auto"/>
              <w:ind w:firstLine="0"/>
              <w:jc w:val="center"/>
              <w:rPr>
                <w:b/>
                <w:sz w:val="21"/>
              </w:rPr>
            </w:pPr>
            <w:r>
              <w:rPr>
                <w:rFonts w:hint="eastAsia"/>
                <w:b/>
                <w:sz w:val="21"/>
                <w:szCs w:val="21"/>
              </w:rPr>
              <w:t>-</w:t>
            </w:r>
          </w:p>
        </w:tc>
        <w:tc>
          <w:tcPr>
            <w:tcW w:w="1596" w:type="dxa"/>
            <w:vAlign w:val="center"/>
          </w:tcPr>
          <w:p w14:paraId="32E792F4">
            <w:pPr>
              <w:snapToGrid w:val="0"/>
              <w:spacing w:before="70" w:after="70" w:line="240" w:lineRule="auto"/>
              <w:ind w:firstLine="0"/>
              <w:jc w:val="left"/>
              <w:rPr>
                <w:b/>
                <w:sz w:val="21"/>
              </w:rPr>
            </w:pPr>
            <w:r>
              <w:rPr>
                <w:rFonts w:hint="eastAsia"/>
                <w:b/>
                <w:sz w:val="21"/>
                <w:szCs w:val="21"/>
              </w:rPr>
              <w:t>-</w:t>
            </w:r>
          </w:p>
        </w:tc>
        <w:tc>
          <w:tcPr>
            <w:tcW w:w="1386" w:type="dxa"/>
            <w:vAlign w:val="center"/>
          </w:tcPr>
          <w:p w14:paraId="78FD7394">
            <w:pPr>
              <w:snapToGrid w:val="0"/>
              <w:spacing w:before="70" w:after="70" w:line="240" w:lineRule="auto"/>
              <w:ind w:firstLine="0"/>
              <w:jc w:val="center"/>
              <w:rPr>
                <w:b/>
                <w:sz w:val="21"/>
              </w:rPr>
            </w:pPr>
            <w:r>
              <w:rPr>
                <w:b/>
                <w:sz w:val="21"/>
                <w:szCs w:val="21"/>
              </w:rPr>
              <w:t>单孔成果</w:t>
            </w:r>
          </w:p>
        </w:tc>
      </w:tr>
    </w:tbl>
    <w:p w14:paraId="174BD9EA">
      <w:pPr>
        <w:spacing w:line="240" w:lineRule="auto"/>
      </w:pPr>
    </w:p>
    <w:p w14:paraId="53F3974F">
      <w:r>
        <w:t>结论：陡坡作业的关键约束不是技术而是平台可用时段，方案按</w:t>
      </w:r>
      <w:r>
        <w:rPr>
          <w:rFonts w:hint="eastAsia"/>
        </w:rPr>
        <w:t>“</w:t>
      </w:r>
      <w:r>
        <w:t>单次行程 ≤40 min、单日 ≤4 次行程</w:t>
      </w:r>
      <w:r>
        <w:rPr>
          <w:rFonts w:hint="eastAsia"/>
        </w:rPr>
        <w:t>”</w:t>
      </w:r>
      <w:r>
        <w:t>控制，既保证安全也保证进度。</w:t>
      </w:r>
    </w:p>
    <w:p w14:paraId="43009F78">
      <w:pPr>
        <w:pStyle w:val="5"/>
      </w:pPr>
      <w:bookmarkStart w:id="286" w:name="_Toc20491"/>
      <w:r>
        <w:rPr>
          <w:szCs w:val="32"/>
        </w:rPr>
        <w:t>2.20.5 三站资源冲突与平衡</w:t>
      </w:r>
      <w:bookmarkEnd w:id="286"/>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7"/>
        <w:gridCol w:w="2529"/>
        <w:gridCol w:w="2310"/>
        <w:gridCol w:w="2424"/>
      </w:tblGrid>
      <w:tr w14:paraId="67640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37" w:type="dxa"/>
            <w:shd w:val="clear" w:color="auto" w:fill="E7E6E6"/>
            <w:vAlign w:val="center"/>
          </w:tcPr>
          <w:p w14:paraId="09F29C68">
            <w:pPr>
              <w:keepNext/>
              <w:snapToGrid w:val="0"/>
              <w:spacing w:before="70" w:after="70" w:line="240" w:lineRule="auto"/>
              <w:ind w:firstLine="0"/>
              <w:jc w:val="center"/>
              <w:rPr>
                <w:b/>
                <w:sz w:val="21"/>
              </w:rPr>
            </w:pPr>
            <w:r>
              <w:rPr>
                <w:b/>
                <w:sz w:val="21"/>
                <w:szCs w:val="21"/>
              </w:rPr>
              <w:t>资源</w:t>
            </w:r>
          </w:p>
        </w:tc>
        <w:tc>
          <w:tcPr>
            <w:tcW w:w="2529" w:type="dxa"/>
            <w:shd w:val="clear" w:color="auto" w:fill="E7E6E6"/>
            <w:vAlign w:val="center"/>
          </w:tcPr>
          <w:p w14:paraId="3B670524">
            <w:pPr>
              <w:keepNext/>
              <w:snapToGrid w:val="0"/>
              <w:spacing w:before="70" w:after="70" w:line="240" w:lineRule="auto"/>
              <w:ind w:firstLine="0"/>
              <w:jc w:val="center"/>
              <w:rPr>
                <w:b/>
                <w:sz w:val="21"/>
              </w:rPr>
            </w:pPr>
            <w:r>
              <w:rPr>
                <w:b/>
                <w:sz w:val="21"/>
                <w:szCs w:val="21"/>
              </w:rPr>
              <w:t>冲突情形</w:t>
            </w:r>
          </w:p>
        </w:tc>
        <w:tc>
          <w:tcPr>
            <w:tcW w:w="2310" w:type="dxa"/>
            <w:shd w:val="clear" w:color="auto" w:fill="E7E6E6"/>
            <w:vAlign w:val="center"/>
          </w:tcPr>
          <w:p w14:paraId="7A3D1B3A">
            <w:pPr>
              <w:keepNext/>
              <w:snapToGrid w:val="0"/>
              <w:spacing w:before="70" w:after="70" w:line="240" w:lineRule="auto"/>
              <w:ind w:firstLine="0"/>
              <w:jc w:val="center"/>
              <w:rPr>
                <w:b/>
                <w:sz w:val="21"/>
              </w:rPr>
            </w:pPr>
            <w:r>
              <w:rPr>
                <w:b/>
                <w:sz w:val="21"/>
                <w:szCs w:val="21"/>
              </w:rPr>
              <w:t>冲突后果</w:t>
            </w:r>
          </w:p>
        </w:tc>
        <w:tc>
          <w:tcPr>
            <w:tcW w:w="2424" w:type="dxa"/>
            <w:shd w:val="clear" w:color="auto" w:fill="E7E6E6"/>
            <w:vAlign w:val="center"/>
          </w:tcPr>
          <w:p w14:paraId="154A8885">
            <w:pPr>
              <w:keepNext/>
              <w:snapToGrid w:val="0"/>
              <w:spacing w:before="70" w:after="70" w:line="240" w:lineRule="auto"/>
              <w:ind w:firstLine="0"/>
              <w:jc w:val="center"/>
              <w:rPr>
                <w:b/>
                <w:sz w:val="21"/>
              </w:rPr>
            </w:pPr>
            <w:r>
              <w:rPr>
                <w:b/>
                <w:sz w:val="21"/>
                <w:szCs w:val="21"/>
              </w:rPr>
              <w:t>平衡措施</w:t>
            </w:r>
          </w:p>
        </w:tc>
      </w:tr>
      <w:tr w14:paraId="6373B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028551AF">
            <w:pPr>
              <w:keepNext/>
              <w:snapToGrid w:val="0"/>
              <w:spacing w:before="70" w:after="70" w:line="240" w:lineRule="auto"/>
              <w:ind w:firstLine="0"/>
              <w:jc w:val="left"/>
              <w:rPr>
                <w:sz w:val="21"/>
              </w:rPr>
            </w:pPr>
            <w:r>
              <w:rPr>
                <w:sz w:val="21"/>
                <w:szCs w:val="21"/>
              </w:rPr>
              <w:t>跟踪器（1 套）</w:t>
            </w:r>
          </w:p>
        </w:tc>
        <w:tc>
          <w:tcPr>
            <w:tcW w:w="2529" w:type="dxa"/>
            <w:vAlign w:val="center"/>
          </w:tcPr>
          <w:p w14:paraId="4F9B4D29">
            <w:pPr>
              <w:keepNext/>
              <w:snapToGrid w:val="0"/>
              <w:spacing w:before="70" w:after="70" w:line="240" w:lineRule="auto"/>
              <w:ind w:firstLine="0"/>
              <w:jc w:val="left"/>
              <w:rPr>
                <w:sz w:val="21"/>
              </w:rPr>
            </w:pPr>
            <w:r>
              <w:rPr>
                <w:sz w:val="21"/>
                <w:szCs w:val="21"/>
              </w:rPr>
              <w:t>三站同期需要</w:t>
            </w:r>
          </w:p>
        </w:tc>
        <w:tc>
          <w:tcPr>
            <w:tcW w:w="2310" w:type="dxa"/>
            <w:vAlign w:val="center"/>
          </w:tcPr>
          <w:p w14:paraId="13EC0CA5">
            <w:pPr>
              <w:keepNext/>
              <w:snapToGrid w:val="0"/>
              <w:spacing w:before="70" w:after="70" w:line="240" w:lineRule="auto"/>
              <w:ind w:firstLine="0"/>
              <w:jc w:val="left"/>
              <w:rPr>
                <w:sz w:val="21"/>
              </w:rPr>
            </w:pPr>
            <w:r>
              <w:rPr>
                <w:sz w:val="21"/>
                <w:szCs w:val="21"/>
              </w:rPr>
              <w:t>无法并行</w:t>
            </w:r>
          </w:p>
        </w:tc>
        <w:tc>
          <w:tcPr>
            <w:tcW w:w="2424" w:type="dxa"/>
            <w:vAlign w:val="center"/>
          </w:tcPr>
          <w:p w14:paraId="61ADCBE3">
            <w:pPr>
              <w:keepNext/>
              <w:snapToGrid w:val="0"/>
              <w:spacing w:before="70" w:after="70" w:line="240" w:lineRule="auto"/>
              <w:ind w:firstLine="0"/>
              <w:jc w:val="center"/>
              <w:rPr>
                <w:sz w:val="21"/>
              </w:rPr>
            </w:pPr>
            <w:r>
              <w:rPr>
                <w:sz w:val="21"/>
                <w:szCs w:val="21"/>
              </w:rPr>
              <w:t>按窗口期错峰，平坡优先</w:t>
            </w:r>
          </w:p>
        </w:tc>
      </w:tr>
      <w:tr w14:paraId="2FB66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69E45746">
            <w:pPr>
              <w:keepNext/>
              <w:snapToGrid w:val="0"/>
              <w:spacing w:before="70" w:after="70" w:line="240" w:lineRule="auto"/>
              <w:ind w:firstLine="0"/>
              <w:jc w:val="left"/>
              <w:rPr>
                <w:sz w:val="21"/>
              </w:rPr>
            </w:pPr>
            <w:r>
              <w:rPr>
                <w:sz w:val="21"/>
                <w:szCs w:val="21"/>
              </w:rPr>
              <w:t>扫描仪（3 台）</w:t>
            </w:r>
          </w:p>
        </w:tc>
        <w:tc>
          <w:tcPr>
            <w:tcW w:w="2529" w:type="dxa"/>
            <w:vAlign w:val="center"/>
          </w:tcPr>
          <w:p w14:paraId="77F51961">
            <w:pPr>
              <w:keepNext/>
              <w:snapToGrid w:val="0"/>
              <w:spacing w:before="70" w:after="70" w:line="240" w:lineRule="auto"/>
              <w:ind w:firstLine="0"/>
              <w:jc w:val="left"/>
              <w:rPr>
                <w:sz w:val="21"/>
              </w:rPr>
            </w:pPr>
            <w:r>
              <w:rPr>
                <w:sz w:val="21"/>
                <w:szCs w:val="21"/>
              </w:rPr>
              <w:t>同期两站需 2 台以上</w:t>
            </w:r>
          </w:p>
        </w:tc>
        <w:tc>
          <w:tcPr>
            <w:tcW w:w="2310" w:type="dxa"/>
            <w:vAlign w:val="center"/>
          </w:tcPr>
          <w:p w14:paraId="10DB8F3C">
            <w:pPr>
              <w:keepNext/>
              <w:snapToGrid w:val="0"/>
              <w:spacing w:before="70" w:after="70" w:line="240" w:lineRule="auto"/>
              <w:ind w:firstLine="0"/>
              <w:jc w:val="left"/>
              <w:rPr>
                <w:sz w:val="21"/>
              </w:rPr>
            </w:pPr>
            <w:r>
              <w:rPr>
                <w:sz w:val="21"/>
                <w:szCs w:val="21"/>
              </w:rPr>
              <w:t>单站能力富余、另一站不足</w:t>
            </w:r>
          </w:p>
        </w:tc>
        <w:tc>
          <w:tcPr>
            <w:tcW w:w="2424" w:type="dxa"/>
            <w:vAlign w:val="center"/>
          </w:tcPr>
          <w:p w14:paraId="5212A0FA">
            <w:pPr>
              <w:keepNext/>
              <w:snapToGrid w:val="0"/>
              <w:spacing w:before="70" w:after="70" w:line="240" w:lineRule="auto"/>
              <w:ind w:firstLine="0"/>
              <w:jc w:val="center"/>
              <w:rPr>
                <w:sz w:val="21"/>
              </w:rPr>
            </w:pPr>
            <w:r>
              <w:rPr>
                <w:sz w:val="21"/>
                <w:szCs w:val="21"/>
              </w:rPr>
              <w:t>备用 1 台机动调配</w:t>
            </w:r>
          </w:p>
        </w:tc>
      </w:tr>
      <w:tr w14:paraId="4DEAE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03DF02A6">
            <w:pPr>
              <w:keepNext/>
              <w:snapToGrid w:val="0"/>
              <w:spacing w:before="70" w:after="70" w:line="240" w:lineRule="auto"/>
              <w:ind w:firstLine="0"/>
              <w:jc w:val="left"/>
              <w:rPr>
                <w:sz w:val="21"/>
              </w:rPr>
            </w:pPr>
            <w:r>
              <w:rPr>
                <w:sz w:val="21"/>
                <w:szCs w:val="21"/>
              </w:rPr>
              <w:t>作业组（3 组）</w:t>
            </w:r>
          </w:p>
        </w:tc>
        <w:tc>
          <w:tcPr>
            <w:tcW w:w="2529" w:type="dxa"/>
            <w:vAlign w:val="center"/>
          </w:tcPr>
          <w:p w14:paraId="1D75580C">
            <w:pPr>
              <w:keepNext/>
              <w:snapToGrid w:val="0"/>
              <w:spacing w:before="70" w:after="70" w:line="240" w:lineRule="auto"/>
              <w:ind w:firstLine="0"/>
              <w:jc w:val="left"/>
              <w:rPr>
                <w:sz w:val="21"/>
              </w:rPr>
            </w:pPr>
            <w:r>
              <w:rPr>
                <w:sz w:val="21"/>
                <w:szCs w:val="21"/>
              </w:rPr>
              <w:t>窗口重叠</w:t>
            </w:r>
          </w:p>
        </w:tc>
        <w:tc>
          <w:tcPr>
            <w:tcW w:w="2310" w:type="dxa"/>
            <w:vAlign w:val="center"/>
          </w:tcPr>
          <w:p w14:paraId="39BF919C">
            <w:pPr>
              <w:keepNext/>
              <w:snapToGrid w:val="0"/>
              <w:spacing w:before="70" w:after="70" w:line="240" w:lineRule="auto"/>
              <w:ind w:firstLine="0"/>
              <w:jc w:val="left"/>
              <w:rPr>
                <w:sz w:val="21"/>
              </w:rPr>
            </w:pPr>
            <w:r>
              <w:rPr>
                <w:sz w:val="21"/>
                <w:szCs w:val="21"/>
              </w:rPr>
              <w:t>人力分散</w:t>
            </w:r>
          </w:p>
        </w:tc>
        <w:tc>
          <w:tcPr>
            <w:tcW w:w="2424" w:type="dxa"/>
            <w:vAlign w:val="center"/>
          </w:tcPr>
          <w:p w14:paraId="0541F1EE">
            <w:pPr>
              <w:keepNext/>
              <w:snapToGrid w:val="0"/>
              <w:spacing w:before="70" w:after="70" w:line="240" w:lineRule="auto"/>
              <w:ind w:firstLine="0"/>
              <w:jc w:val="center"/>
              <w:rPr>
                <w:sz w:val="21"/>
              </w:rPr>
            </w:pPr>
            <w:r>
              <w:rPr>
                <w:sz w:val="21"/>
                <w:szCs w:val="21"/>
              </w:rPr>
              <w:t>一组驻场、两组机动</w:t>
            </w:r>
          </w:p>
        </w:tc>
      </w:tr>
      <w:tr w14:paraId="3AB06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48778888">
            <w:pPr>
              <w:keepNext/>
              <w:snapToGrid w:val="0"/>
              <w:spacing w:before="70" w:after="70" w:line="240" w:lineRule="auto"/>
              <w:ind w:firstLine="0"/>
              <w:jc w:val="left"/>
              <w:rPr>
                <w:sz w:val="21"/>
              </w:rPr>
            </w:pPr>
            <w:r>
              <w:rPr>
                <w:sz w:val="21"/>
                <w:szCs w:val="21"/>
              </w:rPr>
              <w:t>技术负责人</w:t>
            </w:r>
          </w:p>
        </w:tc>
        <w:tc>
          <w:tcPr>
            <w:tcW w:w="2529" w:type="dxa"/>
            <w:vAlign w:val="center"/>
          </w:tcPr>
          <w:p w14:paraId="2CBDA558">
            <w:pPr>
              <w:keepNext/>
              <w:snapToGrid w:val="0"/>
              <w:spacing w:before="70" w:after="70" w:line="240" w:lineRule="auto"/>
              <w:ind w:firstLine="0"/>
              <w:jc w:val="left"/>
              <w:rPr>
                <w:sz w:val="21"/>
              </w:rPr>
            </w:pPr>
            <w:r>
              <w:rPr>
                <w:sz w:val="21"/>
                <w:szCs w:val="21"/>
              </w:rPr>
              <w:t>多站同时决策</w:t>
            </w:r>
          </w:p>
        </w:tc>
        <w:tc>
          <w:tcPr>
            <w:tcW w:w="2310" w:type="dxa"/>
            <w:vAlign w:val="center"/>
          </w:tcPr>
          <w:p w14:paraId="027CF5F1">
            <w:pPr>
              <w:keepNext/>
              <w:snapToGrid w:val="0"/>
              <w:spacing w:before="70" w:after="70" w:line="240" w:lineRule="auto"/>
              <w:ind w:firstLine="0"/>
              <w:jc w:val="left"/>
              <w:rPr>
                <w:sz w:val="21"/>
              </w:rPr>
            </w:pPr>
            <w:r>
              <w:rPr>
                <w:sz w:val="21"/>
                <w:szCs w:val="21"/>
              </w:rPr>
              <w:t>响应延迟</w:t>
            </w:r>
          </w:p>
        </w:tc>
        <w:tc>
          <w:tcPr>
            <w:tcW w:w="2424" w:type="dxa"/>
            <w:vAlign w:val="center"/>
          </w:tcPr>
          <w:p w14:paraId="0EF3D148">
            <w:pPr>
              <w:keepNext/>
              <w:snapToGrid w:val="0"/>
              <w:spacing w:before="70" w:after="70" w:line="240" w:lineRule="auto"/>
              <w:ind w:firstLine="0"/>
              <w:jc w:val="center"/>
              <w:rPr>
                <w:sz w:val="21"/>
              </w:rPr>
            </w:pPr>
            <w:r>
              <w:rPr>
                <w:sz w:val="21"/>
                <w:szCs w:val="21"/>
              </w:rPr>
              <w:t>授权现场组长分级决策</w:t>
            </w:r>
          </w:p>
        </w:tc>
      </w:tr>
      <w:tr w14:paraId="11FDF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1CCC9378">
            <w:pPr>
              <w:keepNext/>
              <w:snapToGrid w:val="0"/>
              <w:spacing w:before="70" w:after="70" w:line="240" w:lineRule="auto"/>
              <w:ind w:firstLine="0"/>
              <w:jc w:val="left"/>
              <w:rPr>
                <w:sz w:val="21"/>
              </w:rPr>
            </w:pPr>
            <w:r>
              <w:rPr>
                <w:sz w:val="21"/>
                <w:szCs w:val="21"/>
              </w:rPr>
              <w:t>后台算力</w:t>
            </w:r>
          </w:p>
        </w:tc>
        <w:tc>
          <w:tcPr>
            <w:tcW w:w="2529" w:type="dxa"/>
            <w:vAlign w:val="center"/>
          </w:tcPr>
          <w:p w14:paraId="6F422401">
            <w:pPr>
              <w:keepNext/>
              <w:snapToGrid w:val="0"/>
              <w:spacing w:before="70" w:after="70" w:line="240" w:lineRule="auto"/>
              <w:ind w:firstLine="0"/>
              <w:jc w:val="left"/>
              <w:rPr>
                <w:sz w:val="21"/>
              </w:rPr>
            </w:pPr>
            <w:r>
              <w:rPr>
                <w:sz w:val="21"/>
                <w:szCs w:val="21"/>
              </w:rPr>
              <w:t>数据集中回传</w:t>
            </w:r>
          </w:p>
        </w:tc>
        <w:tc>
          <w:tcPr>
            <w:tcW w:w="2310" w:type="dxa"/>
            <w:vAlign w:val="center"/>
          </w:tcPr>
          <w:p w14:paraId="576C2A28">
            <w:pPr>
              <w:keepNext/>
              <w:snapToGrid w:val="0"/>
              <w:spacing w:before="70" w:after="70" w:line="240" w:lineRule="auto"/>
              <w:ind w:firstLine="0"/>
              <w:jc w:val="left"/>
              <w:rPr>
                <w:sz w:val="21"/>
              </w:rPr>
            </w:pPr>
            <w:r>
              <w:rPr>
                <w:sz w:val="21"/>
                <w:szCs w:val="21"/>
              </w:rPr>
              <w:t>处理排队</w:t>
            </w:r>
          </w:p>
        </w:tc>
        <w:tc>
          <w:tcPr>
            <w:tcW w:w="2424" w:type="dxa"/>
            <w:vAlign w:val="center"/>
          </w:tcPr>
          <w:p w14:paraId="6B9A1AAB">
            <w:pPr>
              <w:keepNext/>
              <w:snapToGrid w:val="0"/>
              <w:spacing w:before="70" w:after="70" w:line="240" w:lineRule="auto"/>
              <w:ind w:firstLine="0"/>
              <w:jc w:val="center"/>
              <w:rPr>
                <w:sz w:val="21"/>
              </w:rPr>
            </w:pPr>
            <w:r>
              <w:rPr>
                <w:sz w:val="21"/>
                <w:szCs w:val="21"/>
              </w:rPr>
              <w:t>按孔排队 + 优先级队列</w:t>
            </w:r>
          </w:p>
        </w:tc>
      </w:tr>
      <w:tr w14:paraId="443C7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7" w:type="dxa"/>
            <w:vAlign w:val="center"/>
          </w:tcPr>
          <w:p w14:paraId="58460C2D">
            <w:pPr>
              <w:keepNext/>
              <w:snapToGrid w:val="0"/>
              <w:spacing w:before="70" w:after="70" w:line="240" w:lineRule="auto"/>
              <w:ind w:firstLine="0"/>
              <w:jc w:val="left"/>
              <w:rPr>
                <w:sz w:val="21"/>
              </w:rPr>
            </w:pPr>
            <w:r>
              <w:rPr>
                <w:sz w:val="21"/>
                <w:szCs w:val="21"/>
              </w:rPr>
              <w:t>平台资源</w:t>
            </w:r>
          </w:p>
        </w:tc>
        <w:tc>
          <w:tcPr>
            <w:tcW w:w="2529" w:type="dxa"/>
            <w:vAlign w:val="center"/>
          </w:tcPr>
          <w:p w14:paraId="124DF803">
            <w:pPr>
              <w:keepNext/>
              <w:snapToGrid w:val="0"/>
              <w:spacing w:before="70" w:after="70" w:line="240" w:lineRule="auto"/>
              <w:ind w:firstLine="0"/>
              <w:jc w:val="left"/>
              <w:rPr>
                <w:sz w:val="21"/>
              </w:rPr>
            </w:pPr>
            <w:r>
              <w:rPr>
                <w:sz w:val="21"/>
                <w:szCs w:val="21"/>
              </w:rPr>
              <w:t>向家坝平台与其他单位共用</w:t>
            </w:r>
          </w:p>
        </w:tc>
        <w:tc>
          <w:tcPr>
            <w:tcW w:w="2310" w:type="dxa"/>
            <w:vAlign w:val="center"/>
          </w:tcPr>
          <w:p w14:paraId="54304083">
            <w:pPr>
              <w:keepNext/>
              <w:snapToGrid w:val="0"/>
              <w:spacing w:before="70" w:after="70" w:line="240" w:lineRule="auto"/>
              <w:ind w:firstLine="0"/>
              <w:jc w:val="left"/>
              <w:rPr>
                <w:sz w:val="21"/>
              </w:rPr>
            </w:pPr>
            <w:r>
              <w:rPr>
                <w:sz w:val="21"/>
                <w:szCs w:val="21"/>
              </w:rPr>
              <w:t>等待</w:t>
            </w:r>
          </w:p>
        </w:tc>
        <w:tc>
          <w:tcPr>
            <w:tcW w:w="2424" w:type="dxa"/>
            <w:vAlign w:val="center"/>
          </w:tcPr>
          <w:p w14:paraId="5A27CEFC">
            <w:pPr>
              <w:keepNext/>
              <w:snapToGrid w:val="0"/>
              <w:spacing w:before="70" w:after="70" w:line="240" w:lineRule="auto"/>
              <w:ind w:firstLine="0"/>
              <w:jc w:val="center"/>
              <w:rPr>
                <w:sz w:val="21"/>
              </w:rPr>
            </w:pPr>
            <w:r>
              <w:rPr>
                <w:sz w:val="21"/>
                <w:szCs w:val="21"/>
              </w:rPr>
              <w:t>提前预约、按行程排班</w:t>
            </w:r>
          </w:p>
        </w:tc>
      </w:tr>
    </w:tbl>
    <w:p w14:paraId="5F42E1B4">
      <w:pPr>
        <w:spacing w:line="240" w:lineRule="auto"/>
      </w:pPr>
    </w:p>
    <w:p w14:paraId="23D999AC">
      <w:r>
        <w:rPr>
          <w:rFonts w:hint="eastAsia"/>
        </w:rPr>
        <w:t>资源配置遵循“设备适配作业窗口期、人员匹配设备部署、后台响应数据传输需求”的协同调度原则，规避设备闲置待工、人员等待窗口期的双重资源损耗。</w:t>
      </w:r>
    </w:p>
    <w:p w14:paraId="6DE928CF">
      <w:pPr>
        <w:pStyle w:val="5"/>
      </w:pPr>
      <w:bookmarkStart w:id="287" w:name="_Toc22839"/>
      <w:r>
        <w:rPr>
          <w:szCs w:val="32"/>
        </w:rPr>
        <w:t>2.20.6 推演结论</w:t>
      </w:r>
      <w:bookmarkEnd w:id="287"/>
    </w:p>
    <w:p w14:paraId="24CF786C">
      <w:r>
        <w:t>按上述推演，三站单孔（闸）现场作业合计约 18 个工日、内业约 8 个工日，两期验证各需完成不少于 3 个场景的验证任务，总工作量与合同工期内可投入的资源相匹配；主要风险集中在窗口期重叠与平台可用性，已通过错峰、机动设备与分级决策三项措施化解。</w:t>
      </w:r>
    </w:p>
    <w:p w14:paraId="464B9E60">
      <w:pPr>
        <w:pStyle w:val="4"/>
      </w:pPr>
      <w:bookmarkStart w:id="288" w:name="_Toc17257"/>
      <w:r>
        <w:rPr>
          <w:szCs w:val="36"/>
        </w:rPr>
        <w:t>2.21 典型工序作业卡（40 项）</w:t>
      </w:r>
      <w:bookmarkEnd w:id="288"/>
    </w:p>
    <w:p w14:paraId="5E07AC3A">
      <w:r>
        <w:rPr>
          <w:rFonts w:hint="eastAsia"/>
        </w:rPr>
        <w:t>作业卡是将作业方案转化为可落地操作的最小执行单元。每张作业卡对应一道具备独立执行条件与独立验收条件的工序，现场作业严格依据作业卡开展操作、依据作业卡实施验收，规避依赖作业人员经验、依靠资深人员指导的非标准化作业模式。</w:t>
      </w:r>
    </w:p>
    <w:tbl>
      <w:tblPr>
        <w:tblStyle w:val="32"/>
        <w:tblW w:w="96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95"/>
        <w:gridCol w:w="1716"/>
        <w:gridCol w:w="1596"/>
        <w:gridCol w:w="1897"/>
        <w:gridCol w:w="1993"/>
        <w:gridCol w:w="1596"/>
      </w:tblGrid>
      <w:tr w14:paraId="44A08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95" w:type="dxa"/>
            <w:shd w:val="clear" w:color="auto" w:fill="E7E6E6"/>
            <w:vAlign w:val="center"/>
          </w:tcPr>
          <w:p w14:paraId="676727BA">
            <w:pPr>
              <w:keepNext/>
              <w:snapToGrid w:val="0"/>
              <w:spacing w:before="70" w:after="70" w:line="240" w:lineRule="auto"/>
              <w:ind w:firstLine="0"/>
              <w:jc w:val="center"/>
              <w:rPr>
                <w:b/>
                <w:sz w:val="21"/>
              </w:rPr>
            </w:pPr>
            <w:r>
              <w:rPr>
                <w:b/>
                <w:sz w:val="21"/>
                <w:szCs w:val="21"/>
              </w:rPr>
              <w:t>编号</w:t>
            </w:r>
          </w:p>
        </w:tc>
        <w:tc>
          <w:tcPr>
            <w:tcW w:w="1716" w:type="dxa"/>
            <w:shd w:val="clear" w:color="auto" w:fill="E7E6E6"/>
            <w:vAlign w:val="center"/>
          </w:tcPr>
          <w:p w14:paraId="7B6BF1AB">
            <w:pPr>
              <w:keepNext/>
              <w:snapToGrid w:val="0"/>
              <w:spacing w:before="70" w:after="70" w:line="240" w:lineRule="auto"/>
              <w:ind w:firstLine="0"/>
              <w:jc w:val="center"/>
              <w:rPr>
                <w:b/>
                <w:sz w:val="21"/>
              </w:rPr>
            </w:pPr>
            <w:r>
              <w:rPr>
                <w:b/>
                <w:sz w:val="21"/>
                <w:szCs w:val="21"/>
              </w:rPr>
              <w:t>工序</w:t>
            </w:r>
          </w:p>
        </w:tc>
        <w:tc>
          <w:tcPr>
            <w:tcW w:w="1596" w:type="dxa"/>
            <w:shd w:val="clear" w:color="auto" w:fill="E7E6E6"/>
            <w:vAlign w:val="center"/>
          </w:tcPr>
          <w:p w14:paraId="77232AEC">
            <w:pPr>
              <w:keepNext/>
              <w:snapToGrid w:val="0"/>
              <w:spacing w:before="70" w:after="70" w:line="240" w:lineRule="auto"/>
              <w:ind w:firstLine="0"/>
              <w:jc w:val="center"/>
              <w:rPr>
                <w:b/>
                <w:sz w:val="21"/>
              </w:rPr>
            </w:pPr>
            <w:r>
              <w:rPr>
                <w:b/>
                <w:sz w:val="21"/>
                <w:szCs w:val="21"/>
              </w:rPr>
              <w:t>工具/设备</w:t>
            </w:r>
          </w:p>
        </w:tc>
        <w:tc>
          <w:tcPr>
            <w:tcW w:w="1897" w:type="dxa"/>
            <w:shd w:val="clear" w:color="auto" w:fill="E7E6E6"/>
            <w:vAlign w:val="center"/>
          </w:tcPr>
          <w:p w14:paraId="1B329F0A">
            <w:pPr>
              <w:keepNext/>
              <w:snapToGrid w:val="0"/>
              <w:spacing w:before="70" w:after="70" w:line="240" w:lineRule="auto"/>
              <w:ind w:firstLine="0"/>
              <w:jc w:val="center"/>
              <w:rPr>
                <w:b/>
                <w:sz w:val="21"/>
              </w:rPr>
            </w:pPr>
            <w:r>
              <w:rPr>
                <w:b/>
                <w:sz w:val="21"/>
                <w:szCs w:val="21"/>
              </w:rPr>
              <w:t>关键参数</w:t>
            </w:r>
          </w:p>
        </w:tc>
        <w:tc>
          <w:tcPr>
            <w:tcW w:w="1993" w:type="dxa"/>
            <w:shd w:val="clear" w:color="auto" w:fill="E7E6E6"/>
            <w:vAlign w:val="center"/>
          </w:tcPr>
          <w:p w14:paraId="000C0D7E">
            <w:pPr>
              <w:keepNext/>
              <w:snapToGrid w:val="0"/>
              <w:spacing w:before="70" w:after="70" w:line="240" w:lineRule="auto"/>
              <w:ind w:firstLine="0"/>
              <w:jc w:val="center"/>
              <w:rPr>
                <w:b/>
                <w:sz w:val="21"/>
              </w:rPr>
            </w:pPr>
            <w:r>
              <w:rPr>
                <w:b/>
                <w:sz w:val="21"/>
                <w:szCs w:val="21"/>
              </w:rPr>
              <w:t>质量点</w:t>
            </w:r>
          </w:p>
        </w:tc>
        <w:tc>
          <w:tcPr>
            <w:tcW w:w="1596" w:type="dxa"/>
            <w:shd w:val="clear" w:color="auto" w:fill="E7E6E6"/>
            <w:vAlign w:val="center"/>
          </w:tcPr>
          <w:p w14:paraId="696E397E">
            <w:pPr>
              <w:keepNext/>
              <w:snapToGrid w:val="0"/>
              <w:spacing w:before="70" w:after="70" w:line="240" w:lineRule="auto"/>
              <w:ind w:firstLine="0"/>
              <w:jc w:val="center"/>
              <w:rPr>
                <w:b/>
                <w:sz w:val="21"/>
              </w:rPr>
            </w:pPr>
            <w:r>
              <w:rPr>
                <w:b/>
                <w:sz w:val="21"/>
                <w:szCs w:val="21"/>
              </w:rPr>
              <w:t>安全点</w:t>
            </w:r>
          </w:p>
        </w:tc>
      </w:tr>
      <w:tr w14:paraId="255FC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5CC4B70C">
            <w:pPr>
              <w:keepNext/>
              <w:snapToGrid w:val="0"/>
              <w:spacing w:before="70" w:after="70" w:line="240" w:lineRule="auto"/>
              <w:ind w:firstLine="0"/>
              <w:jc w:val="center"/>
              <w:rPr>
                <w:sz w:val="21"/>
              </w:rPr>
            </w:pPr>
            <w:r>
              <w:rPr>
                <w:sz w:val="21"/>
                <w:szCs w:val="21"/>
              </w:rPr>
              <w:t>ZY-01</w:t>
            </w:r>
          </w:p>
        </w:tc>
        <w:tc>
          <w:tcPr>
            <w:tcW w:w="1716" w:type="dxa"/>
            <w:vAlign w:val="center"/>
          </w:tcPr>
          <w:p w14:paraId="01AF2327">
            <w:pPr>
              <w:keepNext/>
              <w:snapToGrid w:val="0"/>
              <w:spacing w:before="70" w:after="70" w:line="240" w:lineRule="auto"/>
              <w:ind w:firstLine="0"/>
              <w:jc w:val="left"/>
              <w:rPr>
                <w:sz w:val="21"/>
              </w:rPr>
            </w:pPr>
            <w:r>
              <w:rPr>
                <w:sz w:val="21"/>
                <w:szCs w:val="21"/>
              </w:rPr>
              <w:t>现场踏勘</w:t>
            </w:r>
          </w:p>
        </w:tc>
        <w:tc>
          <w:tcPr>
            <w:tcW w:w="1596" w:type="dxa"/>
            <w:vAlign w:val="center"/>
          </w:tcPr>
          <w:p w14:paraId="36E42FD6">
            <w:pPr>
              <w:keepNext/>
              <w:snapToGrid w:val="0"/>
              <w:spacing w:before="70" w:after="70" w:line="240" w:lineRule="auto"/>
              <w:ind w:firstLine="0"/>
              <w:jc w:val="left"/>
              <w:rPr>
                <w:sz w:val="21"/>
              </w:rPr>
            </w:pPr>
            <w:r>
              <w:rPr>
                <w:sz w:val="21"/>
                <w:szCs w:val="21"/>
              </w:rPr>
              <w:t>测距仪、相机</w:t>
            </w:r>
          </w:p>
        </w:tc>
        <w:tc>
          <w:tcPr>
            <w:tcW w:w="1897" w:type="dxa"/>
            <w:vAlign w:val="center"/>
          </w:tcPr>
          <w:p w14:paraId="6B0C0613">
            <w:pPr>
              <w:keepNext/>
              <w:snapToGrid w:val="0"/>
              <w:spacing w:before="70" w:after="70" w:line="240" w:lineRule="auto"/>
              <w:ind w:firstLine="0"/>
              <w:jc w:val="left"/>
              <w:rPr>
                <w:sz w:val="21"/>
              </w:rPr>
            </w:pPr>
            <w:r>
              <w:rPr>
                <w:sz w:val="21"/>
                <w:szCs w:val="21"/>
              </w:rPr>
              <w:t>记录通道尺寸与坡比</w:t>
            </w:r>
          </w:p>
        </w:tc>
        <w:tc>
          <w:tcPr>
            <w:tcW w:w="1993" w:type="dxa"/>
            <w:vAlign w:val="center"/>
          </w:tcPr>
          <w:p w14:paraId="4751F5DF">
            <w:pPr>
              <w:keepNext/>
              <w:snapToGrid w:val="0"/>
              <w:spacing w:before="70" w:after="70" w:line="240" w:lineRule="auto"/>
              <w:ind w:firstLine="0"/>
              <w:jc w:val="left"/>
              <w:rPr>
                <w:sz w:val="21"/>
              </w:rPr>
            </w:pPr>
            <w:r>
              <w:rPr>
                <w:sz w:val="21"/>
                <w:szCs w:val="21"/>
              </w:rPr>
              <w:t>通道尺寸与图纸一致</w:t>
            </w:r>
          </w:p>
        </w:tc>
        <w:tc>
          <w:tcPr>
            <w:tcW w:w="1596" w:type="dxa"/>
            <w:vAlign w:val="center"/>
          </w:tcPr>
          <w:p w14:paraId="2E52464D">
            <w:pPr>
              <w:keepNext/>
              <w:snapToGrid w:val="0"/>
              <w:spacing w:before="70" w:after="70" w:line="240" w:lineRule="auto"/>
              <w:ind w:firstLine="0"/>
              <w:jc w:val="left"/>
              <w:rPr>
                <w:sz w:val="21"/>
              </w:rPr>
            </w:pPr>
            <w:r>
              <w:rPr>
                <w:sz w:val="21"/>
                <w:szCs w:val="21"/>
              </w:rPr>
              <w:t>临边防护</w:t>
            </w:r>
          </w:p>
        </w:tc>
      </w:tr>
      <w:tr w14:paraId="3BB00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74BD261">
            <w:pPr>
              <w:keepNext/>
              <w:snapToGrid w:val="0"/>
              <w:spacing w:before="70" w:after="70" w:line="240" w:lineRule="auto"/>
              <w:ind w:firstLine="0"/>
              <w:jc w:val="center"/>
              <w:rPr>
                <w:sz w:val="21"/>
              </w:rPr>
            </w:pPr>
            <w:r>
              <w:rPr>
                <w:sz w:val="21"/>
                <w:szCs w:val="21"/>
              </w:rPr>
              <w:t>ZY-02</w:t>
            </w:r>
          </w:p>
        </w:tc>
        <w:tc>
          <w:tcPr>
            <w:tcW w:w="1716" w:type="dxa"/>
            <w:vAlign w:val="center"/>
          </w:tcPr>
          <w:p w14:paraId="62D2CA13">
            <w:pPr>
              <w:keepNext/>
              <w:snapToGrid w:val="0"/>
              <w:spacing w:before="70" w:after="70" w:line="240" w:lineRule="auto"/>
              <w:ind w:firstLine="0"/>
              <w:jc w:val="left"/>
              <w:rPr>
                <w:sz w:val="21"/>
              </w:rPr>
            </w:pPr>
            <w:r>
              <w:rPr>
                <w:sz w:val="21"/>
                <w:szCs w:val="21"/>
              </w:rPr>
              <w:t>控制点选点</w:t>
            </w:r>
          </w:p>
        </w:tc>
        <w:tc>
          <w:tcPr>
            <w:tcW w:w="1596" w:type="dxa"/>
            <w:vAlign w:val="center"/>
          </w:tcPr>
          <w:p w14:paraId="4B9F17E3">
            <w:pPr>
              <w:keepNext/>
              <w:snapToGrid w:val="0"/>
              <w:spacing w:before="70" w:after="70" w:line="240" w:lineRule="auto"/>
              <w:ind w:firstLine="0"/>
              <w:jc w:val="left"/>
              <w:rPr>
                <w:sz w:val="21"/>
              </w:rPr>
            </w:pPr>
            <w:r>
              <w:rPr>
                <w:sz w:val="21"/>
                <w:szCs w:val="21"/>
              </w:rPr>
              <w:t>全站仪、钢钉</w:t>
            </w:r>
          </w:p>
        </w:tc>
        <w:tc>
          <w:tcPr>
            <w:tcW w:w="1897" w:type="dxa"/>
            <w:vAlign w:val="center"/>
          </w:tcPr>
          <w:p w14:paraId="31644944">
            <w:pPr>
              <w:keepNext/>
              <w:snapToGrid w:val="0"/>
              <w:spacing w:before="70" w:after="70" w:line="240" w:lineRule="auto"/>
              <w:ind w:firstLine="0"/>
              <w:jc w:val="left"/>
              <w:rPr>
                <w:sz w:val="21"/>
              </w:rPr>
            </w:pPr>
            <w:r>
              <w:rPr>
                <w:sz w:val="21"/>
                <w:szCs w:val="21"/>
              </w:rPr>
              <w:t>通视良好、稳固</w:t>
            </w:r>
          </w:p>
        </w:tc>
        <w:tc>
          <w:tcPr>
            <w:tcW w:w="1993" w:type="dxa"/>
            <w:vAlign w:val="center"/>
          </w:tcPr>
          <w:p w14:paraId="6F5B7B75">
            <w:pPr>
              <w:keepNext/>
              <w:snapToGrid w:val="0"/>
              <w:spacing w:before="70" w:after="70" w:line="240" w:lineRule="auto"/>
              <w:ind w:firstLine="0"/>
              <w:jc w:val="left"/>
              <w:rPr>
                <w:sz w:val="21"/>
              </w:rPr>
            </w:pPr>
            <w:r>
              <w:rPr>
                <w:sz w:val="21"/>
                <w:szCs w:val="21"/>
              </w:rPr>
              <w:t>点位稳定、可复测</w:t>
            </w:r>
          </w:p>
        </w:tc>
        <w:tc>
          <w:tcPr>
            <w:tcW w:w="1596" w:type="dxa"/>
            <w:vAlign w:val="center"/>
          </w:tcPr>
          <w:p w14:paraId="239C3BD4">
            <w:pPr>
              <w:keepNext/>
              <w:snapToGrid w:val="0"/>
              <w:spacing w:before="70" w:after="70" w:line="240" w:lineRule="auto"/>
              <w:ind w:firstLine="0"/>
              <w:jc w:val="left"/>
              <w:rPr>
                <w:sz w:val="21"/>
              </w:rPr>
            </w:pPr>
            <w:r>
              <w:rPr>
                <w:sz w:val="21"/>
                <w:szCs w:val="21"/>
              </w:rPr>
              <w:t>避开作业面</w:t>
            </w:r>
          </w:p>
        </w:tc>
      </w:tr>
      <w:tr w14:paraId="43EFF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ACE6AB6">
            <w:pPr>
              <w:keepNext/>
              <w:snapToGrid w:val="0"/>
              <w:spacing w:before="70" w:after="70" w:line="240" w:lineRule="auto"/>
              <w:ind w:firstLine="0"/>
              <w:jc w:val="center"/>
              <w:rPr>
                <w:sz w:val="21"/>
              </w:rPr>
            </w:pPr>
            <w:r>
              <w:rPr>
                <w:sz w:val="21"/>
                <w:szCs w:val="21"/>
              </w:rPr>
              <w:t>ZY-03</w:t>
            </w:r>
          </w:p>
        </w:tc>
        <w:tc>
          <w:tcPr>
            <w:tcW w:w="1716" w:type="dxa"/>
            <w:vAlign w:val="center"/>
          </w:tcPr>
          <w:p w14:paraId="0BE0C913">
            <w:pPr>
              <w:keepNext/>
              <w:snapToGrid w:val="0"/>
              <w:spacing w:before="70" w:after="70" w:line="240" w:lineRule="auto"/>
              <w:ind w:firstLine="0"/>
              <w:jc w:val="left"/>
              <w:rPr>
                <w:sz w:val="21"/>
              </w:rPr>
            </w:pPr>
            <w:r>
              <w:rPr>
                <w:sz w:val="21"/>
                <w:szCs w:val="21"/>
              </w:rPr>
              <w:t>控制点埋设</w:t>
            </w:r>
          </w:p>
        </w:tc>
        <w:tc>
          <w:tcPr>
            <w:tcW w:w="1596" w:type="dxa"/>
            <w:vAlign w:val="center"/>
          </w:tcPr>
          <w:p w14:paraId="498E823E">
            <w:pPr>
              <w:keepNext/>
              <w:snapToGrid w:val="0"/>
              <w:spacing w:before="70" w:after="70" w:line="240" w:lineRule="auto"/>
              <w:ind w:firstLine="0"/>
              <w:jc w:val="left"/>
              <w:rPr>
                <w:sz w:val="21"/>
              </w:rPr>
            </w:pPr>
            <w:r>
              <w:rPr>
                <w:sz w:val="21"/>
                <w:szCs w:val="21"/>
              </w:rPr>
              <w:t>电钻、锚固胶</w:t>
            </w:r>
          </w:p>
        </w:tc>
        <w:tc>
          <w:tcPr>
            <w:tcW w:w="1897" w:type="dxa"/>
            <w:vAlign w:val="center"/>
          </w:tcPr>
          <w:p w14:paraId="7B276208">
            <w:pPr>
              <w:keepNext/>
              <w:snapToGrid w:val="0"/>
              <w:spacing w:before="70" w:after="70" w:line="240" w:lineRule="auto"/>
              <w:ind w:firstLine="0"/>
              <w:jc w:val="left"/>
              <w:rPr>
                <w:sz w:val="21"/>
              </w:rPr>
            </w:pPr>
            <w:r>
              <w:rPr>
                <w:sz w:val="21"/>
                <w:szCs w:val="21"/>
              </w:rPr>
              <w:t>埋深≥80 mm</w:t>
            </w:r>
          </w:p>
        </w:tc>
        <w:tc>
          <w:tcPr>
            <w:tcW w:w="1993" w:type="dxa"/>
            <w:vAlign w:val="center"/>
          </w:tcPr>
          <w:p w14:paraId="30E8C11F">
            <w:pPr>
              <w:keepNext/>
              <w:snapToGrid w:val="0"/>
              <w:spacing w:before="70" w:after="70" w:line="240" w:lineRule="auto"/>
              <w:ind w:firstLine="0"/>
              <w:jc w:val="left"/>
              <w:rPr>
                <w:sz w:val="21"/>
              </w:rPr>
            </w:pPr>
            <w:r>
              <w:rPr>
                <w:sz w:val="21"/>
                <w:szCs w:val="21"/>
              </w:rPr>
              <w:t>标志居中、编号清晰</w:t>
            </w:r>
          </w:p>
        </w:tc>
        <w:tc>
          <w:tcPr>
            <w:tcW w:w="1596" w:type="dxa"/>
            <w:vAlign w:val="center"/>
          </w:tcPr>
          <w:p w14:paraId="6C45919C">
            <w:pPr>
              <w:keepNext/>
              <w:snapToGrid w:val="0"/>
              <w:spacing w:before="70" w:after="70" w:line="240" w:lineRule="auto"/>
              <w:ind w:firstLine="0"/>
              <w:jc w:val="left"/>
              <w:rPr>
                <w:sz w:val="21"/>
              </w:rPr>
            </w:pPr>
            <w:r>
              <w:rPr>
                <w:sz w:val="21"/>
                <w:szCs w:val="21"/>
              </w:rPr>
              <w:t>防坠落</w:t>
            </w:r>
          </w:p>
        </w:tc>
      </w:tr>
      <w:tr w14:paraId="4FED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79F66BE">
            <w:pPr>
              <w:keepNext/>
              <w:snapToGrid w:val="0"/>
              <w:spacing w:before="70" w:after="70" w:line="240" w:lineRule="auto"/>
              <w:ind w:firstLine="0"/>
              <w:jc w:val="center"/>
              <w:rPr>
                <w:sz w:val="21"/>
              </w:rPr>
            </w:pPr>
            <w:r>
              <w:rPr>
                <w:sz w:val="21"/>
                <w:szCs w:val="21"/>
              </w:rPr>
              <w:t>ZY-04</w:t>
            </w:r>
          </w:p>
        </w:tc>
        <w:tc>
          <w:tcPr>
            <w:tcW w:w="1716" w:type="dxa"/>
            <w:vAlign w:val="center"/>
          </w:tcPr>
          <w:p w14:paraId="69357B76">
            <w:pPr>
              <w:keepNext/>
              <w:snapToGrid w:val="0"/>
              <w:spacing w:before="70" w:after="70" w:line="240" w:lineRule="auto"/>
              <w:ind w:firstLine="0"/>
              <w:jc w:val="left"/>
              <w:rPr>
                <w:sz w:val="21"/>
              </w:rPr>
            </w:pPr>
            <w:r>
              <w:rPr>
                <w:sz w:val="21"/>
                <w:szCs w:val="21"/>
              </w:rPr>
              <w:t>控制点观测</w:t>
            </w:r>
          </w:p>
        </w:tc>
        <w:tc>
          <w:tcPr>
            <w:tcW w:w="1596" w:type="dxa"/>
            <w:vAlign w:val="center"/>
          </w:tcPr>
          <w:p w14:paraId="43CE420C">
            <w:pPr>
              <w:keepNext/>
              <w:snapToGrid w:val="0"/>
              <w:spacing w:before="70" w:after="70" w:line="240" w:lineRule="auto"/>
              <w:ind w:firstLine="0"/>
              <w:jc w:val="left"/>
              <w:rPr>
                <w:sz w:val="21"/>
              </w:rPr>
            </w:pPr>
            <w:r>
              <w:rPr>
                <w:sz w:val="21"/>
                <w:szCs w:val="21"/>
              </w:rPr>
              <w:t>全站仪</w:t>
            </w:r>
          </w:p>
        </w:tc>
        <w:tc>
          <w:tcPr>
            <w:tcW w:w="1897" w:type="dxa"/>
            <w:vAlign w:val="center"/>
          </w:tcPr>
          <w:p w14:paraId="5AC89A94">
            <w:pPr>
              <w:keepNext/>
              <w:snapToGrid w:val="0"/>
              <w:spacing w:before="70" w:after="70" w:line="240" w:lineRule="auto"/>
              <w:ind w:firstLine="0"/>
              <w:jc w:val="left"/>
              <w:rPr>
                <w:sz w:val="21"/>
              </w:rPr>
            </w:pPr>
            <w:r>
              <w:rPr>
                <w:sz w:val="21"/>
                <w:szCs w:val="21"/>
              </w:rPr>
              <w:t>测回数≥2</w:t>
            </w:r>
          </w:p>
        </w:tc>
        <w:tc>
          <w:tcPr>
            <w:tcW w:w="1993" w:type="dxa"/>
            <w:vAlign w:val="center"/>
          </w:tcPr>
          <w:p w14:paraId="5CDEFFE6">
            <w:pPr>
              <w:keepNext/>
              <w:snapToGrid w:val="0"/>
              <w:spacing w:before="70" w:after="70" w:line="240" w:lineRule="auto"/>
              <w:ind w:firstLine="0"/>
              <w:jc w:val="left"/>
              <w:rPr>
                <w:sz w:val="21"/>
              </w:rPr>
            </w:pPr>
            <w:r>
              <w:rPr>
                <w:sz w:val="21"/>
                <w:szCs w:val="21"/>
              </w:rPr>
              <w:t>闭合差达标</w:t>
            </w:r>
          </w:p>
        </w:tc>
        <w:tc>
          <w:tcPr>
            <w:tcW w:w="1596" w:type="dxa"/>
            <w:vAlign w:val="center"/>
          </w:tcPr>
          <w:p w14:paraId="720BF61D">
            <w:pPr>
              <w:keepNext/>
              <w:snapToGrid w:val="0"/>
              <w:spacing w:before="70" w:after="70" w:line="240" w:lineRule="auto"/>
              <w:ind w:firstLine="0"/>
              <w:jc w:val="left"/>
              <w:rPr>
                <w:sz w:val="21"/>
              </w:rPr>
            </w:pPr>
            <w:r>
              <w:rPr>
                <w:sz w:val="21"/>
                <w:szCs w:val="21"/>
              </w:rPr>
              <w:t>三脚架稳固</w:t>
            </w:r>
          </w:p>
        </w:tc>
      </w:tr>
      <w:tr w14:paraId="1B4F2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D5484BB">
            <w:pPr>
              <w:keepNext/>
              <w:snapToGrid w:val="0"/>
              <w:spacing w:before="70" w:after="70" w:line="240" w:lineRule="auto"/>
              <w:ind w:firstLine="0"/>
              <w:jc w:val="center"/>
              <w:rPr>
                <w:sz w:val="21"/>
              </w:rPr>
            </w:pPr>
            <w:r>
              <w:rPr>
                <w:sz w:val="21"/>
                <w:szCs w:val="21"/>
              </w:rPr>
              <w:t>ZY-05</w:t>
            </w:r>
          </w:p>
        </w:tc>
        <w:tc>
          <w:tcPr>
            <w:tcW w:w="1716" w:type="dxa"/>
            <w:vAlign w:val="center"/>
          </w:tcPr>
          <w:p w14:paraId="5E74FE1B">
            <w:pPr>
              <w:keepNext/>
              <w:snapToGrid w:val="0"/>
              <w:spacing w:before="70" w:after="70" w:line="240" w:lineRule="auto"/>
              <w:ind w:firstLine="0"/>
              <w:jc w:val="left"/>
              <w:rPr>
                <w:sz w:val="21"/>
              </w:rPr>
            </w:pPr>
            <w:r>
              <w:rPr>
                <w:sz w:val="21"/>
                <w:szCs w:val="21"/>
              </w:rPr>
              <w:t>控制网平差</w:t>
            </w:r>
          </w:p>
        </w:tc>
        <w:tc>
          <w:tcPr>
            <w:tcW w:w="1596" w:type="dxa"/>
            <w:vAlign w:val="center"/>
          </w:tcPr>
          <w:p w14:paraId="49453B88">
            <w:pPr>
              <w:keepNext/>
              <w:snapToGrid w:val="0"/>
              <w:spacing w:before="70" w:after="70" w:line="240" w:lineRule="auto"/>
              <w:ind w:firstLine="0"/>
              <w:jc w:val="left"/>
              <w:rPr>
                <w:sz w:val="21"/>
              </w:rPr>
            </w:pPr>
            <w:r>
              <w:rPr>
                <w:sz w:val="21"/>
                <w:szCs w:val="21"/>
              </w:rPr>
              <w:t>平差软件</w:t>
            </w:r>
          </w:p>
        </w:tc>
        <w:tc>
          <w:tcPr>
            <w:tcW w:w="1897" w:type="dxa"/>
            <w:vAlign w:val="center"/>
          </w:tcPr>
          <w:p w14:paraId="0009B590">
            <w:pPr>
              <w:keepNext/>
              <w:snapToGrid w:val="0"/>
              <w:spacing w:before="70" w:after="70" w:line="240" w:lineRule="auto"/>
              <w:ind w:firstLine="0"/>
              <w:jc w:val="left"/>
              <w:rPr>
                <w:sz w:val="21"/>
              </w:rPr>
            </w:pPr>
            <w:r>
              <w:rPr>
                <w:sz w:val="21"/>
                <w:szCs w:val="21"/>
              </w:rPr>
              <w:t>先验中误差</w:t>
            </w:r>
          </w:p>
        </w:tc>
        <w:tc>
          <w:tcPr>
            <w:tcW w:w="1993" w:type="dxa"/>
            <w:vAlign w:val="center"/>
          </w:tcPr>
          <w:p w14:paraId="0F871109">
            <w:pPr>
              <w:keepNext/>
              <w:snapToGrid w:val="0"/>
              <w:spacing w:before="70" w:after="70" w:line="240" w:lineRule="auto"/>
              <w:ind w:firstLine="0"/>
              <w:jc w:val="left"/>
              <w:rPr>
                <w:sz w:val="21"/>
              </w:rPr>
            </w:pPr>
            <w:r>
              <w:rPr>
                <w:sz w:val="21"/>
                <w:szCs w:val="21"/>
              </w:rPr>
              <w:t>残差分布合理</w:t>
            </w:r>
          </w:p>
        </w:tc>
        <w:tc>
          <w:tcPr>
            <w:tcW w:w="1596" w:type="dxa"/>
            <w:vAlign w:val="center"/>
          </w:tcPr>
          <w:p w14:paraId="4BA530D4">
            <w:pPr>
              <w:keepNext/>
              <w:snapToGrid w:val="0"/>
              <w:spacing w:before="70" w:after="70" w:line="240" w:lineRule="auto"/>
              <w:ind w:firstLine="0"/>
              <w:jc w:val="left"/>
              <w:rPr>
                <w:sz w:val="21"/>
              </w:rPr>
            </w:pPr>
            <w:r>
              <w:rPr>
                <w:rFonts w:hint="eastAsia"/>
                <w:sz w:val="21"/>
                <w:szCs w:val="21"/>
              </w:rPr>
              <w:t>-</w:t>
            </w:r>
          </w:p>
        </w:tc>
      </w:tr>
      <w:tr w14:paraId="7F556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46028E43">
            <w:pPr>
              <w:keepNext/>
              <w:snapToGrid w:val="0"/>
              <w:spacing w:before="70" w:after="70" w:line="240" w:lineRule="auto"/>
              <w:ind w:firstLine="0"/>
              <w:jc w:val="center"/>
              <w:rPr>
                <w:sz w:val="21"/>
              </w:rPr>
            </w:pPr>
            <w:r>
              <w:rPr>
                <w:sz w:val="21"/>
                <w:szCs w:val="21"/>
              </w:rPr>
              <w:t>ZY-06</w:t>
            </w:r>
          </w:p>
        </w:tc>
        <w:tc>
          <w:tcPr>
            <w:tcW w:w="1716" w:type="dxa"/>
            <w:vAlign w:val="center"/>
          </w:tcPr>
          <w:p w14:paraId="6B1876CE">
            <w:pPr>
              <w:keepNext/>
              <w:snapToGrid w:val="0"/>
              <w:spacing w:before="70" w:after="70" w:line="240" w:lineRule="auto"/>
              <w:ind w:firstLine="0"/>
              <w:jc w:val="left"/>
              <w:rPr>
                <w:sz w:val="21"/>
              </w:rPr>
            </w:pPr>
            <w:r>
              <w:rPr>
                <w:sz w:val="21"/>
                <w:szCs w:val="21"/>
              </w:rPr>
              <w:t>跟踪器架设</w:t>
            </w:r>
          </w:p>
        </w:tc>
        <w:tc>
          <w:tcPr>
            <w:tcW w:w="1596" w:type="dxa"/>
            <w:vAlign w:val="center"/>
          </w:tcPr>
          <w:p w14:paraId="2492AE34">
            <w:pPr>
              <w:keepNext/>
              <w:snapToGrid w:val="0"/>
              <w:spacing w:before="70" w:after="70" w:line="240" w:lineRule="auto"/>
              <w:ind w:firstLine="0"/>
              <w:jc w:val="left"/>
              <w:rPr>
                <w:sz w:val="21"/>
              </w:rPr>
            </w:pPr>
            <w:r>
              <w:rPr>
                <w:sz w:val="21"/>
                <w:szCs w:val="21"/>
              </w:rPr>
              <w:t>三脚架、基座</w:t>
            </w:r>
          </w:p>
        </w:tc>
        <w:tc>
          <w:tcPr>
            <w:tcW w:w="1897" w:type="dxa"/>
            <w:vAlign w:val="center"/>
          </w:tcPr>
          <w:p w14:paraId="2A31D3FD">
            <w:pPr>
              <w:keepNext/>
              <w:snapToGrid w:val="0"/>
              <w:spacing w:before="70" w:after="70" w:line="240" w:lineRule="auto"/>
              <w:ind w:firstLine="0"/>
              <w:jc w:val="left"/>
              <w:rPr>
                <w:sz w:val="21"/>
              </w:rPr>
            </w:pPr>
            <w:r>
              <w:rPr>
                <w:sz w:val="21"/>
                <w:szCs w:val="21"/>
              </w:rPr>
              <w:t>对中≤0.05 mm</w:t>
            </w:r>
          </w:p>
        </w:tc>
        <w:tc>
          <w:tcPr>
            <w:tcW w:w="1993" w:type="dxa"/>
            <w:vAlign w:val="center"/>
          </w:tcPr>
          <w:p w14:paraId="549E553E">
            <w:pPr>
              <w:keepNext/>
              <w:snapToGrid w:val="0"/>
              <w:spacing w:before="70" w:after="70" w:line="240" w:lineRule="auto"/>
              <w:ind w:firstLine="0"/>
              <w:jc w:val="left"/>
              <w:rPr>
                <w:sz w:val="21"/>
              </w:rPr>
            </w:pPr>
            <w:r>
              <w:rPr>
                <w:sz w:val="21"/>
                <w:szCs w:val="21"/>
              </w:rPr>
              <w:t>气泡居中、锁紧</w:t>
            </w:r>
          </w:p>
        </w:tc>
        <w:tc>
          <w:tcPr>
            <w:tcW w:w="1596" w:type="dxa"/>
            <w:vAlign w:val="center"/>
          </w:tcPr>
          <w:p w14:paraId="59391E8A">
            <w:pPr>
              <w:keepNext/>
              <w:snapToGrid w:val="0"/>
              <w:spacing w:before="70" w:after="70" w:line="240" w:lineRule="auto"/>
              <w:ind w:firstLine="0"/>
              <w:jc w:val="left"/>
              <w:rPr>
                <w:sz w:val="21"/>
              </w:rPr>
            </w:pPr>
            <w:r>
              <w:rPr>
                <w:sz w:val="21"/>
                <w:szCs w:val="21"/>
              </w:rPr>
              <w:t>防倾倒</w:t>
            </w:r>
          </w:p>
        </w:tc>
      </w:tr>
      <w:tr w14:paraId="0A167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A5D6729">
            <w:pPr>
              <w:keepNext/>
              <w:snapToGrid w:val="0"/>
              <w:spacing w:before="70" w:after="70" w:line="240" w:lineRule="auto"/>
              <w:ind w:firstLine="0"/>
              <w:jc w:val="center"/>
              <w:rPr>
                <w:sz w:val="21"/>
              </w:rPr>
            </w:pPr>
            <w:r>
              <w:rPr>
                <w:sz w:val="21"/>
                <w:szCs w:val="21"/>
              </w:rPr>
              <w:t>ZY-07</w:t>
            </w:r>
          </w:p>
        </w:tc>
        <w:tc>
          <w:tcPr>
            <w:tcW w:w="1716" w:type="dxa"/>
            <w:vAlign w:val="center"/>
          </w:tcPr>
          <w:p w14:paraId="3C4B429F">
            <w:pPr>
              <w:keepNext/>
              <w:snapToGrid w:val="0"/>
              <w:spacing w:before="70" w:after="70" w:line="240" w:lineRule="auto"/>
              <w:ind w:firstLine="0"/>
              <w:jc w:val="left"/>
              <w:rPr>
                <w:sz w:val="21"/>
              </w:rPr>
            </w:pPr>
            <w:r>
              <w:rPr>
                <w:sz w:val="21"/>
                <w:szCs w:val="21"/>
              </w:rPr>
              <w:t>跟踪器通电自检</w:t>
            </w:r>
          </w:p>
        </w:tc>
        <w:tc>
          <w:tcPr>
            <w:tcW w:w="1596" w:type="dxa"/>
            <w:vAlign w:val="center"/>
          </w:tcPr>
          <w:p w14:paraId="2E47A67A">
            <w:pPr>
              <w:keepNext/>
              <w:snapToGrid w:val="0"/>
              <w:spacing w:before="70" w:after="70" w:line="240" w:lineRule="auto"/>
              <w:ind w:firstLine="0"/>
              <w:jc w:val="left"/>
              <w:rPr>
                <w:sz w:val="21"/>
              </w:rPr>
            </w:pPr>
            <w:r>
              <w:rPr>
                <w:sz w:val="21"/>
                <w:szCs w:val="21"/>
              </w:rPr>
              <w:t>电源、终端</w:t>
            </w:r>
          </w:p>
        </w:tc>
        <w:tc>
          <w:tcPr>
            <w:tcW w:w="1897" w:type="dxa"/>
            <w:vAlign w:val="center"/>
          </w:tcPr>
          <w:p w14:paraId="0DCA728F">
            <w:pPr>
              <w:keepNext/>
              <w:snapToGrid w:val="0"/>
              <w:spacing w:before="70" w:after="70" w:line="240" w:lineRule="auto"/>
              <w:ind w:firstLine="0"/>
              <w:jc w:val="left"/>
              <w:rPr>
                <w:sz w:val="21"/>
              </w:rPr>
            </w:pPr>
            <w:r>
              <w:rPr>
                <w:sz w:val="21"/>
                <w:szCs w:val="21"/>
              </w:rPr>
              <w:t>电压稳定</w:t>
            </w:r>
          </w:p>
        </w:tc>
        <w:tc>
          <w:tcPr>
            <w:tcW w:w="1993" w:type="dxa"/>
            <w:vAlign w:val="center"/>
          </w:tcPr>
          <w:p w14:paraId="2A99A26E">
            <w:pPr>
              <w:keepNext/>
              <w:snapToGrid w:val="0"/>
              <w:spacing w:before="70" w:after="70" w:line="240" w:lineRule="auto"/>
              <w:ind w:firstLine="0"/>
              <w:jc w:val="left"/>
              <w:rPr>
                <w:sz w:val="21"/>
              </w:rPr>
            </w:pPr>
            <w:r>
              <w:rPr>
                <w:sz w:val="21"/>
                <w:szCs w:val="21"/>
              </w:rPr>
              <w:t>各模块正常</w:t>
            </w:r>
          </w:p>
        </w:tc>
        <w:tc>
          <w:tcPr>
            <w:tcW w:w="1596" w:type="dxa"/>
            <w:vAlign w:val="center"/>
          </w:tcPr>
          <w:p w14:paraId="62F91E91">
            <w:pPr>
              <w:keepNext/>
              <w:snapToGrid w:val="0"/>
              <w:spacing w:before="70" w:after="70" w:line="240" w:lineRule="auto"/>
              <w:ind w:firstLine="0"/>
              <w:jc w:val="left"/>
              <w:rPr>
                <w:sz w:val="21"/>
              </w:rPr>
            </w:pPr>
            <w:r>
              <w:rPr>
                <w:sz w:val="21"/>
                <w:szCs w:val="21"/>
              </w:rPr>
              <w:t>用电安全</w:t>
            </w:r>
          </w:p>
        </w:tc>
      </w:tr>
      <w:tr w14:paraId="7E31A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1B754AFB">
            <w:pPr>
              <w:keepNext/>
              <w:snapToGrid w:val="0"/>
              <w:spacing w:before="70" w:after="70" w:line="240" w:lineRule="auto"/>
              <w:ind w:firstLine="0"/>
              <w:jc w:val="center"/>
              <w:rPr>
                <w:sz w:val="21"/>
              </w:rPr>
            </w:pPr>
            <w:r>
              <w:rPr>
                <w:sz w:val="21"/>
                <w:szCs w:val="21"/>
              </w:rPr>
              <w:t>ZY-08</w:t>
            </w:r>
          </w:p>
        </w:tc>
        <w:tc>
          <w:tcPr>
            <w:tcW w:w="1716" w:type="dxa"/>
            <w:vAlign w:val="center"/>
          </w:tcPr>
          <w:p w14:paraId="7DCA43F7">
            <w:pPr>
              <w:keepNext/>
              <w:snapToGrid w:val="0"/>
              <w:spacing w:before="70" w:after="70" w:line="240" w:lineRule="auto"/>
              <w:ind w:firstLine="0"/>
              <w:jc w:val="left"/>
              <w:rPr>
                <w:sz w:val="21"/>
              </w:rPr>
            </w:pPr>
            <w:r>
              <w:rPr>
                <w:sz w:val="21"/>
                <w:szCs w:val="21"/>
              </w:rPr>
              <w:t>相机内参标定</w:t>
            </w:r>
          </w:p>
        </w:tc>
        <w:tc>
          <w:tcPr>
            <w:tcW w:w="1596" w:type="dxa"/>
            <w:vAlign w:val="center"/>
          </w:tcPr>
          <w:p w14:paraId="539E5131">
            <w:pPr>
              <w:keepNext/>
              <w:snapToGrid w:val="0"/>
              <w:spacing w:before="70" w:after="70" w:line="240" w:lineRule="auto"/>
              <w:ind w:firstLine="0"/>
              <w:jc w:val="left"/>
              <w:rPr>
                <w:sz w:val="21"/>
              </w:rPr>
            </w:pPr>
            <w:r>
              <w:rPr>
                <w:sz w:val="21"/>
                <w:szCs w:val="21"/>
              </w:rPr>
              <w:t>校验板</w:t>
            </w:r>
          </w:p>
        </w:tc>
        <w:tc>
          <w:tcPr>
            <w:tcW w:w="1897" w:type="dxa"/>
            <w:vAlign w:val="center"/>
          </w:tcPr>
          <w:p w14:paraId="7B9DA561">
            <w:pPr>
              <w:keepNext/>
              <w:snapToGrid w:val="0"/>
              <w:spacing w:before="70" w:after="70" w:line="240" w:lineRule="auto"/>
              <w:ind w:firstLine="0"/>
              <w:jc w:val="left"/>
              <w:rPr>
                <w:sz w:val="21"/>
              </w:rPr>
            </w:pPr>
            <w:r>
              <w:rPr>
                <w:sz w:val="21"/>
                <w:szCs w:val="21"/>
              </w:rPr>
              <w:t>重投影≤0.15 px</w:t>
            </w:r>
          </w:p>
        </w:tc>
        <w:tc>
          <w:tcPr>
            <w:tcW w:w="1993" w:type="dxa"/>
            <w:vAlign w:val="center"/>
          </w:tcPr>
          <w:p w14:paraId="69DE7F9C">
            <w:pPr>
              <w:keepNext/>
              <w:snapToGrid w:val="0"/>
              <w:spacing w:before="70" w:after="70" w:line="240" w:lineRule="auto"/>
              <w:ind w:firstLine="0"/>
              <w:jc w:val="left"/>
              <w:rPr>
                <w:sz w:val="21"/>
              </w:rPr>
            </w:pPr>
            <w:r>
              <w:rPr>
                <w:sz w:val="21"/>
                <w:szCs w:val="21"/>
              </w:rPr>
              <w:t>边缘区达标</w:t>
            </w:r>
          </w:p>
        </w:tc>
        <w:tc>
          <w:tcPr>
            <w:tcW w:w="1596" w:type="dxa"/>
            <w:vAlign w:val="center"/>
          </w:tcPr>
          <w:p w14:paraId="17D269CD">
            <w:pPr>
              <w:keepNext/>
              <w:snapToGrid w:val="0"/>
              <w:spacing w:before="70" w:after="70" w:line="240" w:lineRule="auto"/>
              <w:ind w:firstLine="0"/>
              <w:jc w:val="left"/>
              <w:rPr>
                <w:sz w:val="21"/>
              </w:rPr>
            </w:pPr>
            <w:r>
              <w:rPr>
                <w:rFonts w:hint="eastAsia"/>
                <w:sz w:val="21"/>
                <w:szCs w:val="21"/>
              </w:rPr>
              <w:t>-</w:t>
            </w:r>
          </w:p>
        </w:tc>
      </w:tr>
      <w:tr w14:paraId="2BB29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51E285CC">
            <w:pPr>
              <w:keepNext/>
              <w:snapToGrid w:val="0"/>
              <w:spacing w:before="70" w:after="70" w:line="240" w:lineRule="auto"/>
              <w:ind w:firstLine="0"/>
              <w:jc w:val="center"/>
              <w:rPr>
                <w:sz w:val="21"/>
              </w:rPr>
            </w:pPr>
            <w:r>
              <w:rPr>
                <w:sz w:val="21"/>
                <w:szCs w:val="21"/>
              </w:rPr>
              <w:t>ZY-09</w:t>
            </w:r>
          </w:p>
        </w:tc>
        <w:tc>
          <w:tcPr>
            <w:tcW w:w="1716" w:type="dxa"/>
            <w:vAlign w:val="center"/>
          </w:tcPr>
          <w:p w14:paraId="7A33C87C">
            <w:pPr>
              <w:keepNext/>
              <w:snapToGrid w:val="0"/>
              <w:spacing w:before="70" w:after="70" w:line="240" w:lineRule="auto"/>
              <w:ind w:firstLine="0"/>
              <w:jc w:val="left"/>
              <w:rPr>
                <w:sz w:val="21"/>
              </w:rPr>
            </w:pPr>
            <w:r>
              <w:rPr>
                <w:sz w:val="21"/>
                <w:szCs w:val="21"/>
              </w:rPr>
              <w:t>标准尺校核</w:t>
            </w:r>
          </w:p>
        </w:tc>
        <w:tc>
          <w:tcPr>
            <w:tcW w:w="1596" w:type="dxa"/>
            <w:vAlign w:val="center"/>
          </w:tcPr>
          <w:p w14:paraId="2F9F3409">
            <w:pPr>
              <w:keepNext/>
              <w:snapToGrid w:val="0"/>
              <w:spacing w:before="70" w:after="70" w:line="240" w:lineRule="auto"/>
              <w:ind w:firstLine="0"/>
              <w:jc w:val="left"/>
              <w:rPr>
                <w:sz w:val="21"/>
              </w:rPr>
            </w:pPr>
            <w:r>
              <w:rPr>
                <w:sz w:val="21"/>
                <w:szCs w:val="21"/>
              </w:rPr>
              <w:t>标准尺</w:t>
            </w:r>
          </w:p>
        </w:tc>
        <w:tc>
          <w:tcPr>
            <w:tcW w:w="1897" w:type="dxa"/>
            <w:vAlign w:val="center"/>
          </w:tcPr>
          <w:p w14:paraId="099C01D5">
            <w:pPr>
              <w:keepNext/>
              <w:snapToGrid w:val="0"/>
              <w:spacing w:before="70" w:after="70" w:line="240" w:lineRule="auto"/>
              <w:ind w:firstLine="0"/>
              <w:jc w:val="left"/>
              <w:rPr>
                <w:sz w:val="21"/>
              </w:rPr>
            </w:pPr>
            <w:r>
              <w:rPr>
                <w:sz w:val="21"/>
                <w:szCs w:val="21"/>
              </w:rPr>
              <w:t>偏差≤0.05 mm/m</w:t>
            </w:r>
          </w:p>
        </w:tc>
        <w:tc>
          <w:tcPr>
            <w:tcW w:w="1993" w:type="dxa"/>
            <w:vAlign w:val="center"/>
          </w:tcPr>
          <w:p w14:paraId="40FF0393">
            <w:pPr>
              <w:keepNext/>
              <w:snapToGrid w:val="0"/>
              <w:spacing w:before="70" w:after="70" w:line="240" w:lineRule="auto"/>
              <w:ind w:firstLine="0"/>
              <w:jc w:val="left"/>
              <w:rPr>
                <w:sz w:val="21"/>
              </w:rPr>
            </w:pPr>
            <w:r>
              <w:rPr>
                <w:sz w:val="21"/>
                <w:szCs w:val="21"/>
              </w:rPr>
              <w:t>记录完整</w:t>
            </w:r>
          </w:p>
        </w:tc>
        <w:tc>
          <w:tcPr>
            <w:tcW w:w="1596" w:type="dxa"/>
            <w:vAlign w:val="center"/>
          </w:tcPr>
          <w:p w14:paraId="1238E4EA">
            <w:pPr>
              <w:keepNext/>
              <w:snapToGrid w:val="0"/>
              <w:spacing w:before="70" w:after="70" w:line="240" w:lineRule="auto"/>
              <w:ind w:firstLine="0"/>
              <w:jc w:val="left"/>
              <w:rPr>
                <w:sz w:val="21"/>
              </w:rPr>
            </w:pPr>
            <w:r>
              <w:rPr>
                <w:rFonts w:hint="eastAsia"/>
                <w:sz w:val="21"/>
                <w:szCs w:val="21"/>
              </w:rPr>
              <w:t>-</w:t>
            </w:r>
          </w:p>
        </w:tc>
      </w:tr>
      <w:tr w14:paraId="44834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D2083C2">
            <w:pPr>
              <w:keepNext/>
              <w:snapToGrid w:val="0"/>
              <w:spacing w:before="70" w:after="70" w:line="240" w:lineRule="auto"/>
              <w:ind w:firstLine="0"/>
              <w:jc w:val="center"/>
              <w:rPr>
                <w:sz w:val="21"/>
              </w:rPr>
            </w:pPr>
            <w:r>
              <w:rPr>
                <w:sz w:val="21"/>
                <w:szCs w:val="21"/>
              </w:rPr>
              <w:t>ZY-10</w:t>
            </w:r>
          </w:p>
        </w:tc>
        <w:tc>
          <w:tcPr>
            <w:tcW w:w="1716" w:type="dxa"/>
            <w:vAlign w:val="center"/>
          </w:tcPr>
          <w:p w14:paraId="636BB07F">
            <w:pPr>
              <w:keepNext/>
              <w:snapToGrid w:val="0"/>
              <w:spacing w:before="70" w:after="70" w:line="240" w:lineRule="auto"/>
              <w:ind w:firstLine="0"/>
              <w:jc w:val="left"/>
              <w:rPr>
                <w:sz w:val="21"/>
              </w:rPr>
            </w:pPr>
            <w:r>
              <w:rPr>
                <w:sz w:val="21"/>
                <w:szCs w:val="21"/>
              </w:rPr>
              <w:t>环境参数记录</w:t>
            </w:r>
          </w:p>
        </w:tc>
        <w:tc>
          <w:tcPr>
            <w:tcW w:w="1596" w:type="dxa"/>
            <w:vAlign w:val="center"/>
          </w:tcPr>
          <w:p w14:paraId="355EDE44">
            <w:pPr>
              <w:keepNext/>
              <w:snapToGrid w:val="0"/>
              <w:spacing w:before="70" w:after="70" w:line="240" w:lineRule="auto"/>
              <w:ind w:firstLine="0"/>
              <w:jc w:val="left"/>
              <w:rPr>
                <w:sz w:val="21"/>
              </w:rPr>
            </w:pPr>
            <w:r>
              <w:rPr>
                <w:sz w:val="21"/>
                <w:szCs w:val="21"/>
              </w:rPr>
              <w:t>温湿压计</w:t>
            </w:r>
          </w:p>
        </w:tc>
        <w:tc>
          <w:tcPr>
            <w:tcW w:w="1897" w:type="dxa"/>
            <w:vAlign w:val="center"/>
          </w:tcPr>
          <w:p w14:paraId="1381A049">
            <w:pPr>
              <w:keepNext/>
              <w:snapToGrid w:val="0"/>
              <w:spacing w:before="70" w:after="70" w:line="240" w:lineRule="auto"/>
              <w:ind w:firstLine="0"/>
              <w:jc w:val="left"/>
              <w:rPr>
                <w:sz w:val="21"/>
              </w:rPr>
            </w:pPr>
            <w:r>
              <w:rPr>
                <w:sz w:val="21"/>
                <w:szCs w:val="21"/>
              </w:rPr>
              <w:t>每 2 h 一次</w:t>
            </w:r>
          </w:p>
        </w:tc>
        <w:tc>
          <w:tcPr>
            <w:tcW w:w="1993" w:type="dxa"/>
            <w:vAlign w:val="center"/>
          </w:tcPr>
          <w:p w14:paraId="6EEED23B">
            <w:pPr>
              <w:keepNext/>
              <w:snapToGrid w:val="0"/>
              <w:spacing w:before="70" w:after="70" w:line="240" w:lineRule="auto"/>
              <w:ind w:firstLine="0"/>
              <w:jc w:val="left"/>
              <w:rPr>
                <w:sz w:val="21"/>
              </w:rPr>
            </w:pPr>
            <w:r>
              <w:rPr>
                <w:sz w:val="21"/>
                <w:szCs w:val="21"/>
              </w:rPr>
              <w:t>与作业时段对应</w:t>
            </w:r>
          </w:p>
        </w:tc>
        <w:tc>
          <w:tcPr>
            <w:tcW w:w="1596" w:type="dxa"/>
            <w:vAlign w:val="center"/>
          </w:tcPr>
          <w:p w14:paraId="5B0406BC">
            <w:pPr>
              <w:keepNext/>
              <w:snapToGrid w:val="0"/>
              <w:spacing w:before="70" w:after="70" w:line="240" w:lineRule="auto"/>
              <w:ind w:firstLine="0"/>
              <w:jc w:val="left"/>
              <w:rPr>
                <w:sz w:val="21"/>
              </w:rPr>
            </w:pPr>
            <w:r>
              <w:rPr>
                <w:rFonts w:hint="eastAsia"/>
                <w:sz w:val="21"/>
                <w:szCs w:val="21"/>
              </w:rPr>
              <w:t>-</w:t>
            </w:r>
          </w:p>
        </w:tc>
      </w:tr>
      <w:tr w14:paraId="730B0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BC6CE1A">
            <w:pPr>
              <w:keepNext/>
              <w:snapToGrid w:val="0"/>
              <w:spacing w:before="70" w:after="70" w:line="240" w:lineRule="auto"/>
              <w:ind w:firstLine="0"/>
              <w:jc w:val="center"/>
              <w:rPr>
                <w:sz w:val="21"/>
              </w:rPr>
            </w:pPr>
            <w:r>
              <w:rPr>
                <w:sz w:val="21"/>
                <w:szCs w:val="21"/>
              </w:rPr>
              <w:t>ZY-11</w:t>
            </w:r>
          </w:p>
        </w:tc>
        <w:tc>
          <w:tcPr>
            <w:tcW w:w="1716" w:type="dxa"/>
            <w:vAlign w:val="center"/>
          </w:tcPr>
          <w:p w14:paraId="14DDC2FE">
            <w:pPr>
              <w:keepNext/>
              <w:snapToGrid w:val="0"/>
              <w:spacing w:before="70" w:after="70" w:line="240" w:lineRule="auto"/>
              <w:ind w:firstLine="0"/>
              <w:jc w:val="left"/>
              <w:rPr>
                <w:sz w:val="21"/>
              </w:rPr>
            </w:pPr>
            <w:r>
              <w:rPr>
                <w:sz w:val="21"/>
                <w:szCs w:val="21"/>
              </w:rPr>
              <w:t>标志点布设</w:t>
            </w:r>
          </w:p>
        </w:tc>
        <w:tc>
          <w:tcPr>
            <w:tcW w:w="1596" w:type="dxa"/>
            <w:vAlign w:val="center"/>
          </w:tcPr>
          <w:p w14:paraId="1A8E5461">
            <w:pPr>
              <w:keepNext/>
              <w:snapToGrid w:val="0"/>
              <w:spacing w:before="70" w:after="70" w:line="240" w:lineRule="auto"/>
              <w:ind w:firstLine="0"/>
              <w:jc w:val="left"/>
              <w:rPr>
                <w:sz w:val="21"/>
              </w:rPr>
            </w:pPr>
            <w:r>
              <w:rPr>
                <w:sz w:val="21"/>
                <w:szCs w:val="21"/>
              </w:rPr>
              <w:t>编码标志</w:t>
            </w:r>
          </w:p>
        </w:tc>
        <w:tc>
          <w:tcPr>
            <w:tcW w:w="1897" w:type="dxa"/>
            <w:vAlign w:val="center"/>
          </w:tcPr>
          <w:p w14:paraId="6147D95D">
            <w:pPr>
              <w:keepNext/>
              <w:snapToGrid w:val="0"/>
              <w:spacing w:before="70" w:after="70" w:line="240" w:lineRule="auto"/>
              <w:ind w:firstLine="0"/>
              <w:jc w:val="left"/>
              <w:rPr>
                <w:sz w:val="21"/>
              </w:rPr>
            </w:pPr>
            <w:r>
              <w:rPr>
                <w:sz w:val="21"/>
                <w:szCs w:val="21"/>
              </w:rPr>
              <w:t>间距 1.5～2 m</w:t>
            </w:r>
          </w:p>
        </w:tc>
        <w:tc>
          <w:tcPr>
            <w:tcW w:w="1993" w:type="dxa"/>
            <w:vAlign w:val="center"/>
          </w:tcPr>
          <w:p w14:paraId="1C6AB39B">
            <w:pPr>
              <w:keepNext/>
              <w:snapToGrid w:val="0"/>
              <w:spacing w:before="70" w:after="70" w:line="240" w:lineRule="auto"/>
              <w:ind w:firstLine="0"/>
              <w:jc w:val="left"/>
              <w:rPr>
                <w:sz w:val="21"/>
              </w:rPr>
            </w:pPr>
            <w:r>
              <w:rPr>
                <w:sz w:val="21"/>
                <w:szCs w:val="21"/>
              </w:rPr>
              <w:t>平整、无翘起</w:t>
            </w:r>
          </w:p>
        </w:tc>
        <w:tc>
          <w:tcPr>
            <w:tcW w:w="1596" w:type="dxa"/>
            <w:vAlign w:val="center"/>
          </w:tcPr>
          <w:p w14:paraId="44790D96">
            <w:pPr>
              <w:keepNext/>
              <w:snapToGrid w:val="0"/>
              <w:spacing w:before="70" w:after="70" w:line="240" w:lineRule="auto"/>
              <w:ind w:firstLine="0"/>
              <w:jc w:val="left"/>
              <w:rPr>
                <w:sz w:val="21"/>
              </w:rPr>
            </w:pPr>
            <w:r>
              <w:rPr>
                <w:sz w:val="21"/>
                <w:szCs w:val="21"/>
              </w:rPr>
              <w:t>高处粘贴防护</w:t>
            </w:r>
          </w:p>
        </w:tc>
      </w:tr>
      <w:tr w14:paraId="7DA46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9870D81">
            <w:pPr>
              <w:keepNext/>
              <w:snapToGrid w:val="0"/>
              <w:spacing w:before="70" w:after="70" w:line="240" w:lineRule="auto"/>
              <w:ind w:firstLine="0"/>
              <w:jc w:val="center"/>
              <w:rPr>
                <w:sz w:val="21"/>
              </w:rPr>
            </w:pPr>
            <w:r>
              <w:rPr>
                <w:sz w:val="21"/>
                <w:szCs w:val="21"/>
              </w:rPr>
              <w:t>ZY-12</w:t>
            </w:r>
          </w:p>
        </w:tc>
        <w:tc>
          <w:tcPr>
            <w:tcW w:w="1716" w:type="dxa"/>
            <w:vAlign w:val="center"/>
          </w:tcPr>
          <w:p w14:paraId="1D1DBEA5">
            <w:pPr>
              <w:keepNext/>
              <w:snapToGrid w:val="0"/>
              <w:spacing w:before="70" w:after="70" w:line="240" w:lineRule="auto"/>
              <w:ind w:firstLine="0"/>
              <w:jc w:val="left"/>
              <w:rPr>
                <w:sz w:val="21"/>
              </w:rPr>
            </w:pPr>
            <w:r>
              <w:rPr>
                <w:sz w:val="21"/>
                <w:szCs w:val="21"/>
              </w:rPr>
              <w:t>框架组装</w:t>
            </w:r>
          </w:p>
        </w:tc>
        <w:tc>
          <w:tcPr>
            <w:tcW w:w="1596" w:type="dxa"/>
            <w:vAlign w:val="center"/>
          </w:tcPr>
          <w:p w14:paraId="19277CF0">
            <w:pPr>
              <w:keepNext/>
              <w:snapToGrid w:val="0"/>
              <w:spacing w:before="70" w:after="70" w:line="240" w:lineRule="auto"/>
              <w:ind w:firstLine="0"/>
              <w:jc w:val="left"/>
              <w:rPr>
                <w:sz w:val="21"/>
              </w:rPr>
            </w:pPr>
            <w:r>
              <w:rPr>
                <w:sz w:val="21"/>
                <w:szCs w:val="21"/>
              </w:rPr>
              <w:t>碳纤维杆件</w:t>
            </w:r>
          </w:p>
        </w:tc>
        <w:tc>
          <w:tcPr>
            <w:tcW w:w="1897" w:type="dxa"/>
            <w:vAlign w:val="center"/>
          </w:tcPr>
          <w:p w14:paraId="1AF0B11F">
            <w:pPr>
              <w:keepNext/>
              <w:snapToGrid w:val="0"/>
              <w:spacing w:before="70" w:after="70" w:line="240" w:lineRule="auto"/>
              <w:ind w:firstLine="0"/>
              <w:jc w:val="left"/>
              <w:rPr>
                <w:sz w:val="21"/>
              </w:rPr>
            </w:pPr>
            <w:r>
              <w:rPr>
                <w:sz w:val="21"/>
                <w:szCs w:val="21"/>
              </w:rPr>
              <w:t>节点编号对应</w:t>
            </w:r>
          </w:p>
        </w:tc>
        <w:tc>
          <w:tcPr>
            <w:tcW w:w="1993" w:type="dxa"/>
            <w:vAlign w:val="center"/>
          </w:tcPr>
          <w:p w14:paraId="1EC7B301">
            <w:pPr>
              <w:keepNext/>
              <w:snapToGrid w:val="0"/>
              <w:spacing w:before="70" w:after="70" w:line="240" w:lineRule="auto"/>
              <w:ind w:firstLine="0"/>
              <w:jc w:val="left"/>
              <w:rPr>
                <w:sz w:val="21"/>
              </w:rPr>
            </w:pPr>
            <w:r>
              <w:rPr>
                <w:sz w:val="21"/>
                <w:szCs w:val="21"/>
              </w:rPr>
              <w:t>无松动、无形变</w:t>
            </w:r>
          </w:p>
        </w:tc>
        <w:tc>
          <w:tcPr>
            <w:tcW w:w="1596" w:type="dxa"/>
            <w:vAlign w:val="center"/>
          </w:tcPr>
          <w:p w14:paraId="6E2ADE70">
            <w:pPr>
              <w:keepNext/>
              <w:snapToGrid w:val="0"/>
              <w:spacing w:before="70" w:after="70" w:line="240" w:lineRule="auto"/>
              <w:ind w:firstLine="0"/>
              <w:jc w:val="left"/>
              <w:rPr>
                <w:sz w:val="21"/>
              </w:rPr>
            </w:pPr>
            <w:r>
              <w:rPr>
                <w:sz w:val="21"/>
                <w:szCs w:val="21"/>
              </w:rPr>
              <w:t>防夹手</w:t>
            </w:r>
          </w:p>
        </w:tc>
      </w:tr>
      <w:tr w14:paraId="52023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8199455">
            <w:pPr>
              <w:keepNext/>
              <w:snapToGrid w:val="0"/>
              <w:spacing w:before="70" w:after="70" w:line="240" w:lineRule="auto"/>
              <w:ind w:firstLine="0"/>
              <w:jc w:val="center"/>
              <w:rPr>
                <w:sz w:val="21"/>
              </w:rPr>
            </w:pPr>
            <w:r>
              <w:rPr>
                <w:sz w:val="21"/>
                <w:szCs w:val="21"/>
              </w:rPr>
              <w:t>ZY-13</w:t>
            </w:r>
          </w:p>
        </w:tc>
        <w:tc>
          <w:tcPr>
            <w:tcW w:w="1716" w:type="dxa"/>
            <w:vAlign w:val="center"/>
          </w:tcPr>
          <w:p w14:paraId="785C5120">
            <w:pPr>
              <w:keepNext/>
              <w:snapToGrid w:val="0"/>
              <w:spacing w:before="70" w:after="70" w:line="240" w:lineRule="auto"/>
              <w:ind w:firstLine="0"/>
              <w:jc w:val="left"/>
              <w:rPr>
                <w:sz w:val="21"/>
              </w:rPr>
            </w:pPr>
            <w:r>
              <w:rPr>
                <w:sz w:val="21"/>
                <w:szCs w:val="21"/>
              </w:rPr>
              <w:t>框架</w:t>
            </w:r>
            <w:r>
              <w:rPr>
                <w:rFonts w:hint="eastAsia"/>
                <w:sz w:val="21"/>
                <w:szCs w:val="21"/>
              </w:rPr>
              <w:t>-</w:t>
            </w:r>
            <w:r>
              <w:rPr>
                <w:sz w:val="21"/>
                <w:szCs w:val="21"/>
              </w:rPr>
              <w:t>跟踪器联调</w:t>
            </w:r>
          </w:p>
        </w:tc>
        <w:tc>
          <w:tcPr>
            <w:tcW w:w="1596" w:type="dxa"/>
            <w:vAlign w:val="center"/>
          </w:tcPr>
          <w:p w14:paraId="08A12713">
            <w:pPr>
              <w:keepNext/>
              <w:snapToGrid w:val="0"/>
              <w:spacing w:before="70" w:after="70" w:line="240" w:lineRule="auto"/>
              <w:ind w:firstLine="0"/>
              <w:jc w:val="left"/>
              <w:rPr>
                <w:sz w:val="21"/>
              </w:rPr>
            </w:pPr>
            <w:r>
              <w:rPr>
                <w:sz w:val="21"/>
                <w:szCs w:val="21"/>
              </w:rPr>
              <w:t>终端</w:t>
            </w:r>
          </w:p>
        </w:tc>
        <w:tc>
          <w:tcPr>
            <w:tcW w:w="1897" w:type="dxa"/>
            <w:vAlign w:val="center"/>
          </w:tcPr>
          <w:p w14:paraId="2964AD7D">
            <w:pPr>
              <w:keepNext/>
              <w:snapToGrid w:val="0"/>
              <w:spacing w:before="70" w:after="70" w:line="240" w:lineRule="auto"/>
              <w:ind w:firstLine="0"/>
              <w:jc w:val="left"/>
              <w:rPr>
                <w:sz w:val="21"/>
              </w:rPr>
            </w:pPr>
            <w:r>
              <w:rPr>
                <w:sz w:val="21"/>
                <w:szCs w:val="21"/>
              </w:rPr>
              <w:t>共视标志≥4</w:t>
            </w:r>
          </w:p>
        </w:tc>
        <w:tc>
          <w:tcPr>
            <w:tcW w:w="1993" w:type="dxa"/>
            <w:vAlign w:val="center"/>
          </w:tcPr>
          <w:p w14:paraId="166066FC">
            <w:pPr>
              <w:keepNext/>
              <w:snapToGrid w:val="0"/>
              <w:spacing w:before="70" w:after="70" w:line="240" w:lineRule="auto"/>
              <w:ind w:firstLine="0"/>
              <w:jc w:val="left"/>
              <w:rPr>
                <w:sz w:val="21"/>
              </w:rPr>
            </w:pPr>
            <w:r>
              <w:rPr>
                <w:sz w:val="21"/>
                <w:szCs w:val="21"/>
              </w:rPr>
              <w:t>位姿稳定</w:t>
            </w:r>
          </w:p>
        </w:tc>
        <w:tc>
          <w:tcPr>
            <w:tcW w:w="1596" w:type="dxa"/>
            <w:vAlign w:val="center"/>
          </w:tcPr>
          <w:p w14:paraId="0B5B8B78">
            <w:pPr>
              <w:keepNext/>
              <w:snapToGrid w:val="0"/>
              <w:spacing w:before="70" w:after="70" w:line="240" w:lineRule="auto"/>
              <w:ind w:firstLine="0"/>
              <w:jc w:val="left"/>
              <w:rPr>
                <w:sz w:val="21"/>
              </w:rPr>
            </w:pPr>
            <w:r>
              <w:rPr>
                <w:rFonts w:hint="eastAsia"/>
                <w:sz w:val="21"/>
                <w:szCs w:val="21"/>
              </w:rPr>
              <w:t>-</w:t>
            </w:r>
          </w:p>
        </w:tc>
      </w:tr>
      <w:tr w14:paraId="7321A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B06FF2F">
            <w:pPr>
              <w:keepNext/>
              <w:snapToGrid w:val="0"/>
              <w:spacing w:before="70" w:after="70" w:line="240" w:lineRule="auto"/>
              <w:ind w:firstLine="0"/>
              <w:jc w:val="center"/>
              <w:rPr>
                <w:sz w:val="21"/>
              </w:rPr>
            </w:pPr>
            <w:r>
              <w:rPr>
                <w:sz w:val="21"/>
                <w:szCs w:val="21"/>
              </w:rPr>
              <w:t>ZY-14</w:t>
            </w:r>
          </w:p>
        </w:tc>
        <w:tc>
          <w:tcPr>
            <w:tcW w:w="1716" w:type="dxa"/>
            <w:vAlign w:val="center"/>
          </w:tcPr>
          <w:p w14:paraId="16787628">
            <w:pPr>
              <w:keepNext/>
              <w:snapToGrid w:val="0"/>
              <w:spacing w:before="70" w:after="70" w:line="240" w:lineRule="auto"/>
              <w:ind w:firstLine="0"/>
              <w:jc w:val="left"/>
              <w:rPr>
                <w:sz w:val="21"/>
              </w:rPr>
            </w:pPr>
            <w:r>
              <w:rPr>
                <w:sz w:val="21"/>
                <w:szCs w:val="21"/>
              </w:rPr>
              <w:t>平坡路径规划</w:t>
            </w:r>
          </w:p>
        </w:tc>
        <w:tc>
          <w:tcPr>
            <w:tcW w:w="1596" w:type="dxa"/>
            <w:vAlign w:val="center"/>
          </w:tcPr>
          <w:p w14:paraId="2659AC55">
            <w:pPr>
              <w:keepNext/>
              <w:snapToGrid w:val="0"/>
              <w:spacing w:before="70" w:after="70" w:line="240" w:lineRule="auto"/>
              <w:ind w:firstLine="0"/>
              <w:jc w:val="left"/>
              <w:rPr>
                <w:sz w:val="21"/>
              </w:rPr>
            </w:pPr>
            <w:r>
              <w:rPr>
                <w:sz w:val="21"/>
                <w:szCs w:val="21"/>
              </w:rPr>
              <w:t>规划软件</w:t>
            </w:r>
          </w:p>
        </w:tc>
        <w:tc>
          <w:tcPr>
            <w:tcW w:w="1897" w:type="dxa"/>
            <w:vAlign w:val="center"/>
          </w:tcPr>
          <w:p w14:paraId="5934FD83">
            <w:pPr>
              <w:keepNext/>
              <w:snapToGrid w:val="0"/>
              <w:spacing w:before="70" w:after="70" w:line="240" w:lineRule="auto"/>
              <w:ind w:firstLine="0"/>
              <w:jc w:val="left"/>
              <w:rPr>
                <w:sz w:val="21"/>
              </w:rPr>
            </w:pPr>
            <w:r>
              <w:rPr>
                <w:sz w:val="21"/>
                <w:szCs w:val="21"/>
              </w:rPr>
              <w:t>重叠≥30%</w:t>
            </w:r>
          </w:p>
        </w:tc>
        <w:tc>
          <w:tcPr>
            <w:tcW w:w="1993" w:type="dxa"/>
            <w:vAlign w:val="center"/>
          </w:tcPr>
          <w:p w14:paraId="60EE731D">
            <w:pPr>
              <w:keepNext/>
              <w:snapToGrid w:val="0"/>
              <w:spacing w:before="70" w:after="70" w:line="240" w:lineRule="auto"/>
              <w:ind w:firstLine="0"/>
              <w:jc w:val="left"/>
              <w:rPr>
                <w:sz w:val="21"/>
              </w:rPr>
            </w:pPr>
            <w:r>
              <w:rPr>
                <w:sz w:val="21"/>
                <w:szCs w:val="21"/>
              </w:rPr>
              <w:t>覆盖无盲区</w:t>
            </w:r>
          </w:p>
        </w:tc>
        <w:tc>
          <w:tcPr>
            <w:tcW w:w="1596" w:type="dxa"/>
            <w:vAlign w:val="center"/>
          </w:tcPr>
          <w:p w14:paraId="36C30849">
            <w:pPr>
              <w:keepNext/>
              <w:snapToGrid w:val="0"/>
              <w:spacing w:before="70" w:after="70" w:line="240" w:lineRule="auto"/>
              <w:ind w:firstLine="0"/>
              <w:jc w:val="left"/>
              <w:rPr>
                <w:sz w:val="21"/>
              </w:rPr>
            </w:pPr>
            <w:r>
              <w:rPr>
                <w:sz w:val="21"/>
                <w:szCs w:val="21"/>
              </w:rPr>
              <w:t>限速</w:t>
            </w:r>
          </w:p>
        </w:tc>
      </w:tr>
      <w:tr w14:paraId="2A4A1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E62897D">
            <w:pPr>
              <w:keepNext/>
              <w:snapToGrid w:val="0"/>
              <w:spacing w:before="70" w:after="70" w:line="240" w:lineRule="auto"/>
              <w:ind w:firstLine="0"/>
              <w:jc w:val="center"/>
              <w:rPr>
                <w:sz w:val="21"/>
              </w:rPr>
            </w:pPr>
            <w:r>
              <w:rPr>
                <w:sz w:val="21"/>
                <w:szCs w:val="21"/>
              </w:rPr>
              <w:t>ZY-15</w:t>
            </w:r>
          </w:p>
        </w:tc>
        <w:tc>
          <w:tcPr>
            <w:tcW w:w="1716" w:type="dxa"/>
            <w:vAlign w:val="center"/>
          </w:tcPr>
          <w:p w14:paraId="554172D3">
            <w:pPr>
              <w:keepNext/>
              <w:snapToGrid w:val="0"/>
              <w:spacing w:before="70" w:after="70" w:line="240" w:lineRule="auto"/>
              <w:ind w:firstLine="0"/>
              <w:jc w:val="left"/>
              <w:rPr>
                <w:sz w:val="21"/>
              </w:rPr>
            </w:pPr>
            <w:r>
              <w:rPr>
                <w:sz w:val="21"/>
                <w:szCs w:val="21"/>
              </w:rPr>
              <w:t>AGV 对位</w:t>
            </w:r>
          </w:p>
        </w:tc>
        <w:tc>
          <w:tcPr>
            <w:tcW w:w="1596" w:type="dxa"/>
            <w:vAlign w:val="center"/>
          </w:tcPr>
          <w:p w14:paraId="4ADEF094">
            <w:pPr>
              <w:keepNext/>
              <w:snapToGrid w:val="0"/>
              <w:spacing w:before="70" w:after="70" w:line="240" w:lineRule="auto"/>
              <w:ind w:firstLine="0"/>
              <w:jc w:val="left"/>
              <w:rPr>
                <w:sz w:val="21"/>
              </w:rPr>
            </w:pPr>
            <w:r>
              <w:rPr>
                <w:sz w:val="21"/>
                <w:szCs w:val="21"/>
              </w:rPr>
              <w:t>遥控器</w:t>
            </w:r>
          </w:p>
        </w:tc>
        <w:tc>
          <w:tcPr>
            <w:tcW w:w="1897" w:type="dxa"/>
            <w:vAlign w:val="center"/>
          </w:tcPr>
          <w:p w14:paraId="65C03521">
            <w:pPr>
              <w:keepNext/>
              <w:snapToGrid w:val="0"/>
              <w:spacing w:before="70" w:after="70" w:line="240" w:lineRule="auto"/>
              <w:ind w:firstLine="0"/>
              <w:jc w:val="left"/>
              <w:rPr>
                <w:sz w:val="21"/>
              </w:rPr>
            </w:pPr>
            <w:r>
              <w:rPr>
                <w:sz w:val="21"/>
                <w:szCs w:val="21"/>
              </w:rPr>
              <w:t>偏差≤3 cm</w:t>
            </w:r>
          </w:p>
        </w:tc>
        <w:tc>
          <w:tcPr>
            <w:tcW w:w="1993" w:type="dxa"/>
            <w:vAlign w:val="center"/>
          </w:tcPr>
          <w:p w14:paraId="19C32B40">
            <w:pPr>
              <w:keepNext/>
              <w:snapToGrid w:val="0"/>
              <w:spacing w:before="70" w:after="70" w:line="240" w:lineRule="auto"/>
              <w:ind w:firstLine="0"/>
              <w:jc w:val="left"/>
              <w:rPr>
                <w:sz w:val="21"/>
              </w:rPr>
            </w:pPr>
            <w:r>
              <w:rPr>
                <w:sz w:val="21"/>
                <w:szCs w:val="21"/>
              </w:rPr>
              <w:t>快换接口到位</w:t>
            </w:r>
          </w:p>
        </w:tc>
        <w:tc>
          <w:tcPr>
            <w:tcW w:w="1596" w:type="dxa"/>
            <w:vAlign w:val="center"/>
          </w:tcPr>
          <w:p w14:paraId="6F5EFE2E">
            <w:pPr>
              <w:keepNext/>
              <w:snapToGrid w:val="0"/>
              <w:spacing w:before="70" w:after="70" w:line="240" w:lineRule="auto"/>
              <w:ind w:firstLine="0"/>
              <w:jc w:val="left"/>
              <w:rPr>
                <w:sz w:val="21"/>
              </w:rPr>
            </w:pPr>
            <w:r>
              <w:rPr>
                <w:sz w:val="21"/>
                <w:szCs w:val="21"/>
              </w:rPr>
              <w:t>手离履带</w:t>
            </w:r>
          </w:p>
        </w:tc>
      </w:tr>
      <w:tr w14:paraId="59051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76C54E23">
            <w:pPr>
              <w:keepNext/>
              <w:snapToGrid w:val="0"/>
              <w:spacing w:before="70" w:after="70" w:line="240" w:lineRule="auto"/>
              <w:ind w:firstLine="0"/>
              <w:jc w:val="center"/>
              <w:rPr>
                <w:sz w:val="21"/>
              </w:rPr>
            </w:pPr>
            <w:r>
              <w:rPr>
                <w:sz w:val="21"/>
                <w:szCs w:val="21"/>
              </w:rPr>
              <w:t>ZY-16</w:t>
            </w:r>
          </w:p>
        </w:tc>
        <w:tc>
          <w:tcPr>
            <w:tcW w:w="1716" w:type="dxa"/>
            <w:vAlign w:val="center"/>
          </w:tcPr>
          <w:p w14:paraId="0A538376">
            <w:pPr>
              <w:keepNext/>
              <w:snapToGrid w:val="0"/>
              <w:spacing w:before="70" w:after="70" w:line="240" w:lineRule="auto"/>
              <w:ind w:firstLine="0"/>
              <w:jc w:val="left"/>
              <w:rPr>
                <w:sz w:val="21"/>
              </w:rPr>
            </w:pPr>
            <w:r>
              <w:rPr>
                <w:sz w:val="21"/>
                <w:szCs w:val="21"/>
              </w:rPr>
              <w:t>底板扫描</w:t>
            </w:r>
          </w:p>
        </w:tc>
        <w:tc>
          <w:tcPr>
            <w:tcW w:w="1596" w:type="dxa"/>
            <w:vAlign w:val="center"/>
          </w:tcPr>
          <w:p w14:paraId="40E70B53">
            <w:pPr>
              <w:keepNext/>
              <w:snapToGrid w:val="0"/>
              <w:spacing w:before="70" w:after="70" w:line="240" w:lineRule="auto"/>
              <w:ind w:firstLine="0"/>
              <w:jc w:val="left"/>
              <w:rPr>
                <w:sz w:val="21"/>
              </w:rPr>
            </w:pPr>
            <w:r>
              <w:rPr>
                <w:sz w:val="21"/>
                <w:szCs w:val="21"/>
              </w:rPr>
              <w:t>跟踪器+框架</w:t>
            </w:r>
          </w:p>
        </w:tc>
        <w:tc>
          <w:tcPr>
            <w:tcW w:w="1897" w:type="dxa"/>
            <w:vAlign w:val="center"/>
          </w:tcPr>
          <w:p w14:paraId="7AAA5799">
            <w:pPr>
              <w:keepNext/>
              <w:snapToGrid w:val="0"/>
              <w:spacing w:before="70" w:after="70" w:line="240" w:lineRule="auto"/>
              <w:ind w:firstLine="0"/>
              <w:jc w:val="left"/>
              <w:rPr>
                <w:sz w:val="21"/>
              </w:rPr>
            </w:pPr>
            <w:r>
              <w:rPr>
                <w:sz w:val="21"/>
                <w:szCs w:val="21"/>
              </w:rPr>
              <w:t>分辨率按场景</w:t>
            </w:r>
          </w:p>
        </w:tc>
        <w:tc>
          <w:tcPr>
            <w:tcW w:w="1993" w:type="dxa"/>
            <w:vAlign w:val="center"/>
          </w:tcPr>
          <w:p w14:paraId="73EF90B9">
            <w:pPr>
              <w:keepNext/>
              <w:snapToGrid w:val="0"/>
              <w:spacing w:before="70" w:after="70" w:line="240" w:lineRule="auto"/>
              <w:ind w:firstLine="0"/>
              <w:jc w:val="left"/>
              <w:rPr>
                <w:sz w:val="21"/>
              </w:rPr>
            </w:pPr>
            <w:r>
              <w:rPr>
                <w:sz w:val="21"/>
                <w:szCs w:val="21"/>
              </w:rPr>
              <w:t>点云厚度≤5 mm</w:t>
            </w:r>
          </w:p>
        </w:tc>
        <w:tc>
          <w:tcPr>
            <w:tcW w:w="1596" w:type="dxa"/>
            <w:vAlign w:val="center"/>
          </w:tcPr>
          <w:p w14:paraId="48900B0F">
            <w:pPr>
              <w:keepNext/>
              <w:snapToGrid w:val="0"/>
              <w:spacing w:before="70" w:after="70" w:line="240" w:lineRule="auto"/>
              <w:ind w:firstLine="0"/>
              <w:jc w:val="left"/>
              <w:rPr>
                <w:sz w:val="21"/>
              </w:rPr>
            </w:pPr>
            <w:r>
              <w:rPr>
                <w:sz w:val="21"/>
                <w:szCs w:val="21"/>
              </w:rPr>
              <w:t>防滑倒</w:t>
            </w:r>
          </w:p>
        </w:tc>
      </w:tr>
      <w:tr w14:paraId="781DB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2456EC8">
            <w:pPr>
              <w:keepNext/>
              <w:snapToGrid w:val="0"/>
              <w:spacing w:before="70" w:after="70" w:line="240" w:lineRule="auto"/>
              <w:ind w:firstLine="0"/>
              <w:jc w:val="center"/>
              <w:rPr>
                <w:sz w:val="21"/>
              </w:rPr>
            </w:pPr>
            <w:r>
              <w:rPr>
                <w:sz w:val="21"/>
                <w:szCs w:val="21"/>
              </w:rPr>
              <w:t>ZY-17</w:t>
            </w:r>
          </w:p>
        </w:tc>
        <w:tc>
          <w:tcPr>
            <w:tcW w:w="1716" w:type="dxa"/>
            <w:vAlign w:val="center"/>
          </w:tcPr>
          <w:p w14:paraId="2CB7C101">
            <w:pPr>
              <w:keepNext/>
              <w:snapToGrid w:val="0"/>
              <w:spacing w:before="70" w:after="70" w:line="240" w:lineRule="auto"/>
              <w:ind w:firstLine="0"/>
              <w:jc w:val="left"/>
              <w:rPr>
                <w:sz w:val="21"/>
              </w:rPr>
            </w:pPr>
            <w:r>
              <w:rPr>
                <w:sz w:val="21"/>
                <w:szCs w:val="21"/>
              </w:rPr>
              <w:t>侧墙扫描</w:t>
            </w:r>
          </w:p>
        </w:tc>
        <w:tc>
          <w:tcPr>
            <w:tcW w:w="1596" w:type="dxa"/>
            <w:vAlign w:val="center"/>
          </w:tcPr>
          <w:p w14:paraId="20740EBE">
            <w:pPr>
              <w:keepNext/>
              <w:snapToGrid w:val="0"/>
              <w:spacing w:before="70" w:after="70" w:line="240" w:lineRule="auto"/>
              <w:ind w:firstLine="0"/>
              <w:jc w:val="left"/>
              <w:rPr>
                <w:sz w:val="21"/>
              </w:rPr>
            </w:pPr>
            <w:r>
              <w:rPr>
                <w:sz w:val="21"/>
                <w:szCs w:val="21"/>
              </w:rPr>
              <w:t>框架</w:t>
            </w:r>
          </w:p>
        </w:tc>
        <w:tc>
          <w:tcPr>
            <w:tcW w:w="1897" w:type="dxa"/>
            <w:vAlign w:val="center"/>
          </w:tcPr>
          <w:p w14:paraId="1F665E86">
            <w:pPr>
              <w:keepNext/>
              <w:snapToGrid w:val="0"/>
              <w:spacing w:before="70" w:after="70" w:line="240" w:lineRule="auto"/>
              <w:ind w:firstLine="0"/>
              <w:jc w:val="left"/>
              <w:rPr>
                <w:sz w:val="21"/>
              </w:rPr>
            </w:pPr>
            <w:r>
              <w:rPr>
                <w:sz w:val="21"/>
                <w:szCs w:val="21"/>
              </w:rPr>
              <w:t>入射角≤60°</w:t>
            </w:r>
          </w:p>
        </w:tc>
        <w:tc>
          <w:tcPr>
            <w:tcW w:w="1993" w:type="dxa"/>
            <w:vAlign w:val="center"/>
          </w:tcPr>
          <w:p w14:paraId="354509CE">
            <w:pPr>
              <w:keepNext/>
              <w:snapToGrid w:val="0"/>
              <w:spacing w:before="70" w:after="70" w:line="240" w:lineRule="auto"/>
              <w:ind w:firstLine="0"/>
              <w:jc w:val="left"/>
              <w:rPr>
                <w:sz w:val="21"/>
              </w:rPr>
            </w:pPr>
            <w:r>
              <w:rPr>
                <w:sz w:val="21"/>
                <w:szCs w:val="21"/>
              </w:rPr>
              <w:t>纹理清晰</w:t>
            </w:r>
          </w:p>
        </w:tc>
        <w:tc>
          <w:tcPr>
            <w:tcW w:w="1596" w:type="dxa"/>
            <w:vAlign w:val="center"/>
          </w:tcPr>
          <w:p w14:paraId="3495F67C">
            <w:pPr>
              <w:keepNext/>
              <w:snapToGrid w:val="0"/>
              <w:spacing w:before="70" w:after="70" w:line="240" w:lineRule="auto"/>
              <w:ind w:firstLine="0"/>
              <w:jc w:val="left"/>
              <w:rPr>
                <w:sz w:val="21"/>
              </w:rPr>
            </w:pPr>
            <w:r>
              <w:rPr>
                <w:sz w:val="21"/>
                <w:szCs w:val="21"/>
              </w:rPr>
              <w:t>防高处坠物</w:t>
            </w:r>
          </w:p>
        </w:tc>
      </w:tr>
      <w:tr w14:paraId="0CEDC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68CBD34">
            <w:pPr>
              <w:keepNext/>
              <w:snapToGrid w:val="0"/>
              <w:spacing w:before="70" w:after="70" w:line="240" w:lineRule="auto"/>
              <w:ind w:firstLine="0"/>
              <w:jc w:val="center"/>
              <w:rPr>
                <w:sz w:val="21"/>
              </w:rPr>
            </w:pPr>
            <w:r>
              <w:rPr>
                <w:sz w:val="21"/>
                <w:szCs w:val="21"/>
              </w:rPr>
              <w:t>ZY-18</w:t>
            </w:r>
          </w:p>
        </w:tc>
        <w:tc>
          <w:tcPr>
            <w:tcW w:w="1716" w:type="dxa"/>
            <w:vAlign w:val="center"/>
          </w:tcPr>
          <w:p w14:paraId="00434498">
            <w:pPr>
              <w:keepNext/>
              <w:snapToGrid w:val="0"/>
              <w:spacing w:before="70" w:after="70" w:line="240" w:lineRule="auto"/>
              <w:ind w:firstLine="0"/>
              <w:jc w:val="left"/>
              <w:rPr>
                <w:sz w:val="21"/>
              </w:rPr>
            </w:pPr>
            <w:r>
              <w:rPr>
                <w:sz w:val="21"/>
                <w:szCs w:val="21"/>
              </w:rPr>
              <w:t>边角补扫</w:t>
            </w:r>
          </w:p>
        </w:tc>
        <w:tc>
          <w:tcPr>
            <w:tcW w:w="1596" w:type="dxa"/>
            <w:vAlign w:val="center"/>
          </w:tcPr>
          <w:p w14:paraId="2FAB2062">
            <w:pPr>
              <w:keepNext/>
              <w:snapToGrid w:val="0"/>
              <w:spacing w:before="70" w:after="70" w:line="240" w:lineRule="auto"/>
              <w:ind w:firstLine="0"/>
              <w:jc w:val="left"/>
              <w:rPr>
                <w:sz w:val="21"/>
              </w:rPr>
            </w:pPr>
            <w:r>
              <w:rPr>
                <w:sz w:val="21"/>
                <w:szCs w:val="21"/>
              </w:rPr>
              <w:t>手持终端</w:t>
            </w:r>
          </w:p>
        </w:tc>
        <w:tc>
          <w:tcPr>
            <w:tcW w:w="1897" w:type="dxa"/>
            <w:vAlign w:val="center"/>
          </w:tcPr>
          <w:p w14:paraId="53062D0A">
            <w:pPr>
              <w:keepNext/>
              <w:snapToGrid w:val="0"/>
              <w:spacing w:before="70" w:after="70" w:line="240" w:lineRule="auto"/>
              <w:ind w:firstLine="0"/>
              <w:jc w:val="left"/>
              <w:rPr>
                <w:sz w:val="21"/>
              </w:rPr>
            </w:pPr>
            <w:r>
              <w:rPr>
                <w:sz w:val="21"/>
                <w:szCs w:val="21"/>
              </w:rPr>
              <w:t>补扫半径 1 m</w:t>
            </w:r>
          </w:p>
        </w:tc>
        <w:tc>
          <w:tcPr>
            <w:tcW w:w="1993" w:type="dxa"/>
            <w:vAlign w:val="center"/>
          </w:tcPr>
          <w:p w14:paraId="2EFAADE7">
            <w:pPr>
              <w:keepNext/>
              <w:snapToGrid w:val="0"/>
              <w:spacing w:before="70" w:after="70" w:line="240" w:lineRule="auto"/>
              <w:ind w:firstLine="0"/>
              <w:jc w:val="left"/>
              <w:rPr>
                <w:sz w:val="21"/>
              </w:rPr>
            </w:pPr>
            <w:r>
              <w:rPr>
                <w:sz w:val="21"/>
                <w:szCs w:val="21"/>
              </w:rPr>
              <w:t>覆盖≥98%</w:t>
            </w:r>
          </w:p>
        </w:tc>
        <w:tc>
          <w:tcPr>
            <w:tcW w:w="1596" w:type="dxa"/>
            <w:vAlign w:val="center"/>
          </w:tcPr>
          <w:p w14:paraId="61EE4584">
            <w:pPr>
              <w:keepNext/>
              <w:snapToGrid w:val="0"/>
              <w:spacing w:before="70" w:after="70" w:line="240" w:lineRule="auto"/>
              <w:ind w:firstLine="0"/>
              <w:jc w:val="left"/>
              <w:rPr>
                <w:sz w:val="21"/>
              </w:rPr>
            </w:pPr>
            <w:r>
              <w:rPr>
                <w:rFonts w:hint="eastAsia"/>
                <w:sz w:val="21"/>
                <w:szCs w:val="21"/>
              </w:rPr>
              <w:t>-</w:t>
            </w:r>
          </w:p>
        </w:tc>
      </w:tr>
      <w:tr w14:paraId="64129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190D2399">
            <w:pPr>
              <w:keepNext/>
              <w:snapToGrid w:val="0"/>
              <w:spacing w:before="70" w:after="70" w:line="240" w:lineRule="auto"/>
              <w:ind w:firstLine="0"/>
              <w:jc w:val="center"/>
              <w:rPr>
                <w:sz w:val="21"/>
              </w:rPr>
            </w:pPr>
            <w:r>
              <w:rPr>
                <w:sz w:val="21"/>
                <w:szCs w:val="21"/>
              </w:rPr>
              <w:t>ZY-19</w:t>
            </w:r>
          </w:p>
        </w:tc>
        <w:tc>
          <w:tcPr>
            <w:tcW w:w="1716" w:type="dxa"/>
            <w:vAlign w:val="center"/>
          </w:tcPr>
          <w:p w14:paraId="281B60FA">
            <w:pPr>
              <w:keepNext/>
              <w:snapToGrid w:val="0"/>
              <w:spacing w:before="70" w:after="70" w:line="240" w:lineRule="auto"/>
              <w:ind w:firstLine="0"/>
              <w:jc w:val="left"/>
              <w:rPr>
                <w:sz w:val="21"/>
              </w:rPr>
            </w:pPr>
            <w:r>
              <w:rPr>
                <w:sz w:val="21"/>
                <w:szCs w:val="21"/>
              </w:rPr>
              <w:t>门槽区域处理</w:t>
            </w:r>
          </w:p>
        </w:tc>
        <w:tc>
          <w:tcPr>
            <w:tcW w:w="1596" w:type="dxa"/>
            <w:vAlign w:val="center"/>
          </w:tcPr>
          <w:p w14:paraId="3D6419BB">
            <w:pPr>
              <w:keepNext/>
              <w:snapToGrid w:val="0"/>
              <w:spacing w:before="70" w:after="70" w:line="240" w:lineRule="auto"/>
              <w:ind w:firstLine="0"/>
              <w:jc w:val="left"/>
              <w:rPr>
                <w:sz w:val="21"/>
              </w:rPr>
            </w:pPr>
            <w:r>
              <w:rPr>
                <w:sz w:val="21"/>
                <w:szCs w:val="21"/>
              </w:rPr>
              <w:t>柔性支架</w:t>
            </w:r>
          </w:p>
        </w:tc>
        <w:tc>
          <w:tcPr>
            <w:tcW w:w="1897" w:type="dxa"/>
            <w:vAlign w:val="center"/>
          </w:tcPr>
          <w:p w14:paraId="443BFCA4">
            <w:pPr>
              <w:keepNext/>
              <w:snapToGrid w:val="0"/>
              <w:spacing w:before="70" w:after="70" w:line="240" w:lineRule="auto"/>
              <w:ind w:firstLine="0"/>
              <w:jc w:val="left"/>
              <w:rPr>
                <w:sz w:val="21"/>
              </w:rPr>
            </w:pPr>
            <w:r>
              <w:rPr>
                <w:sz w:val="21"/>
                <w:szCs w:val="21"/>
              </w:rPr>
              <w:t>避免遮挡</w:t>
            </w:r>
          </w:p>
        </w:tc>
        <w:tc>
          <w:tcPr>
            <w:tcW w:w="1993" w:type="dxa"/>
            <w:vAlign w:val="center"/>
          </w:tcPr>
          <w:p w14:paraId="4C57F406">
            <w:pPr>
              <w:keepNext/>
              <w:snapToGrid w:val="0"/>
              <w:spacing w:before="70" w:after="70" w:line="240" w:lineRule="auto"/>
              <w:ind w:firstLine="0"/>
              <w:jc w:val="left"/>
              <w:rPr>
                <w:sz w:val="21"/>
              </w:rPr>
            </w:pPr>
            <w:r>
              <w:rPr>
                <w:sz w:val="21"/>
                <w:szCs w:val="21"/>
              </w:rPr>
              <w:t>缝隙完整</w:t>
            </w:r>
          </w:p>
        </w:tc>
        <w:tc>
          <w:tcPr>
            <w:tcW w:w="1596" w:type="dxa"/>
            <w:vAlign w:val="center"/>
          </w:tcPr>
          <w:p w14:paraId="653958DA">
            <w:pPr>
              <w:keepNext/>
              <w:snapToGrid w:val="0"/>
              <w:spacing w:before="70" w:after="70" w:line="240" w:lineRule="auto"/>
              <w:ind w:firstLine="0"/>
              <w:jc w:val="left"/>
              <w:rPr>
                <w:sz w:val="21"/>
              </w:rPr>
            </w:pPr>
            <w:r>
              <w:rPr>
                <w:sz w:val="21"/>
                <w:szCs w:val="21"/>
              </w:rPr>
              <w:t>防夹</w:t>
            </w:r>
          </w:p>
        </w:tc>
      </w:tr>
      <w:tr w14:paraId="24788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87B2417">
            <w:pPr>
              <w:keepNext/>
              <w:snapToGrid w:val="0"/>
              <w:spacing w:before="70" w:after="70" w:line="240" w:lineRule="auto"/>
              <w:ind w:firstLine="0"/>
              <w:jc w:val="center"/>
              <w:rPr>
                <w:sz w:val="21"/>
              </w:rPr>
            </w:pPr>
            <w:r>
              <w:rPr>
                <w:sz w:val="21"/>
                <w:szCs w:val="21"/>
              </w:rPr>
              <w:t>ZY-20</w:t>
            </w:r>
          </w:p>
        </w:tc>
        <w:tc>
          <w:tcPr>
            <w:tcW w:w="1716" w:type="dxa"/>
            <w:vAlign w:val="center"/>
          </w:tcPr>
          <w:p w14:paraId="6724697C">
            <w:pPr>
              <w:keepNext/>
              <w:snapToGrid w:val="0"/>
              <w:spacing w:before="70" w:after="70" w:line="240" w:lineRule="auto"/>
              <w:ind w:firstLine="0"/>
              <w:jc w:val="left"/>
              <w:rPr>
                <w:sz w:val="21"/>
              </w:rPr>
            </w:pPr>
            <w:r>
              <w:rPr>
                <w:sz w:val="21"/>
                <w:szCs w:val="21"/>
              </w:rPr>
              <w:t>现场覆盖率检查</w:t>
            </w:r>
          </w:p>
        </w:tc>
        <w:tc>
          <w:tcPr>
            <w:tcW w:w="1596" w:type="dxa"/>
            <w:vAlign w:val="center"/>
          </w:tcPr>
          <w:p w14:paraId="7AEF9FCC">
            <w:pPr>
              <w:keepNext/>
              <w:snapToGrid w:val="0"/>
              <w:spacing w:before="70" w:after="70" w:line="240" w:lineRule="auto"/>
              <w:ind w:firstLine="0"/>
              <w:jc w:val="left"/>
              <w:rPr>
                <w:sz w:val="21"/>
              </w:rPr>
            </w:pPr>
            <w:r>
              <w:rPr>
                <w:sz w:val="21"/>
                <w:szCs w:val="21"/>
              </w:rPr>
              <w:t>软件热力图</w:t>
            </w:r>
          </w:p>
        </w:tc>
        <w:tc>
          <w:tcPr>
            <w:tcW w:w="1897" w:type="dxa"/>
            <w:vAlign w:val="center"/>
          </w:tcPr>
          <w:p w14:paraId="55D24893">
            <w:pPr>
              <w:keepNext/>
              <w:snapToGrid w:val="0"/>
              <w:spacing w:before="70" w:after="70" w:line="240" w:lineRule="auto"/>
              <w:ind w:firstLine="0"/>
              <w:jc w:val="left"/>
              <w:rPr>
                <w:sz w:val="21"/>
              </w:rPr>
            </w:pPr>
            <w:r>
              <w:rPr>
                <w:sz w:val="21"/>
                <w:szCs w:val="21"/>
              </w:rPr>
              <w:t>≥98%</w:t>
            </w:r>
          </w:p>
        </w:tc>
        <w:tc>
          <w:tcPr>
            <w:tcW w:w="1993" w:type="dxa"/>
            <w:vAlign w:val="center"/>
          </w:tcPr>
          <w:p w14:paraId="7F3705CB">
            <w:pPr>
              <w:keepNext/>
              <w:snapToGrid w:val="0"/>
              <w:spacing w:before="70" w:after="70" w:line="240" w:lineRule="auto"/>
              <w:ind w:firstLine="0"/>
              <w:jc w:val="left"/>
              <w:rPr>
                <w:sz w:val="21"/>
              </w:rPr>
            </w:pPr>
            <w:r>
              <w:rPr>
                <w:sz w:val="21"/>
                <w:szCs w:val="21"/>
              </w:rPr>
              <w:t>盲区已标注</w:t>
            </w:r>
          </w:p>
        </w:tc>
        <w:tc>
          <w:tcPr>
            <w:tcW w:w="1596" w:type="dxa"/>
            <w:vAlign w:val="center"/>
          </w:tcPr>
          <w:p w14:paraId="7CE62724">
            <w:pPr>
              <w:keepNext/>
              <w:snapToGrid w:val="0"/>
              <w:spacing w:before="70" w:after="70" w:line="240" w:lineRule="auto"/>
              <w:ind w:firstLine="0"/>
              <w:jc w:val="left"/>
              <w:rPr>
                <w:sz w:val="21"/>
              </w:rPr>
            </w:pPr>
            <w:r>
              <w:rPr>
                <w:rFonts w:hint="eastAsia"/>
                <w:sz w:val="21"/>
                <w:szCs w:val="21"/>
              </w:rPr>
              <w:t>-</w:t>
            </w:r>
          </w:p>
        </w:tc>
      </w:tr>
      <w:tr w14:paraId="27629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FDC708F">
            <w:pPr>
              <w:keepNext/>
              <w:snapToGrid w:val="0"/>
              <w:spacing w:before="70" w:after="70" w:line="240" w:lineRule="auto"/>
              <w:ind w:firstLine="0"/>
              <w:jc w:val="center"/>
              <w:rPr>
                <w:sz w:val="21"/>
              </w:rPr>
            </w:pPr>
            <w:r>
              <w:rPr>
                <w:sz w:val="21"/>
                <w:szCs w:val="21"/>
              </w:rPr>
              <w:t>ZY-21</w:t>
            </w:r>
          </w:p>
        </w:tc>
        <w:tc>
          <w:tcPr>
            <w:tcW w:w="1716" w:type="dxa"/>
            <w:vAlign w:val="center"/>
          </w:tcPr>
          <w:p w14:paraId="06D6F937">
            <w:pPr>
              <w:keepNext/>
              <w:snapToGrid w:val="0"/>
              <w:spacing w:before="70" w:after="70" w:line="240" w:lineRule="auto"/>
              <w:ind w:firstLine="0"/>
              <w:jc w:val="left"/>
              <w:rPr>
                <w:sz w:val="21"/>
              </w:rPr>
            </w:pPr>
            <w:r>
              <w:rPr>
                <w:sz w:val="21"/>
                <w:szCs w:val="21"/>
              </w:rPr>
              <w:t>检查点测量</w:t>
            </w:r>
          </w:p>
        </w:tc>
        <w:tc>
          <w:tcPr>
            <w:tcW w:w="1596" w:type="dxa"/>
            <w:vAlign w:val="center"/>
          </w:tcPr>
          <w:p w14:paraId="00236F9A">
            <w:pPr>
              <w:keepNext/>
              <w:snapToGrid w:val="0"/>
              <w:spacing w:before="70" w:after="70" w:line="240" w:lineRule="auto"/>
              <w:ind w:firstLine="0"/>
              <w:jc w:val="left"/>
              <w:rPr>
                <w:sz w:val="21"/>
              </w:rPr>
            </w:pPr>
            <w:r>
              <w:rPr>
                <w:sz w:val="21"/>
                <w:szCs w:val="21"/>
              </w:rPr>
              <w:t>全站仪</w:t>
            </w:r>
          </w:p>
        </w:tc>
        <w:tc>
          <w:tcPr>
            <w:tcW w:w="1897" w:type="dxa"/>
            <w:vAlign w:val="center"/>
          </w:tcPr>
          <w:p w14:paraId="6A7D1865">
            <w:pPr>
              <w:keepNext/>
              <w:snapToGrid w:val="0"/>
              <w:spacing w:before="70" w:after="70" w:line="240" w:lineRule="auto"/>
              <w:ind w:firstLine="0"/>
              <w:jc w:val="left"/>
              <w:rPr>
                <w:sz w:val="21"/>
              </w:rPr>
            </w:pPr>
            <w:r>
              <w:rPr>
                <w:sz w:val="21"/>
                <w:szCs w:val="21"/>
              </w:rPr>
              <w:t>独立于控制点</w:t>
            </w:r>
          </w:p>
        </w:tc>
        <w:tc>
          <w:tcPr>
            <w:tcW w:w="1993" w:type="dxa"/>
            <w:vAlign w:val="center"/>
          </w:tcPr>
          <w:p w14:paraId="5C1DD666">
            <w:pPr>
              <w:keepNext/>
              <w:snapToGrid w:val="0"/>
              <w:spacing w:before="70" w:after="70" w:line="240" w:lineRule="auto"/>
              <w:ind w:firstLine="0"/>
              <w:jc w:val="left"/>
              <w:rPr>
                <w:sz w:val="21"/>
              </w:rPr>
            </w:pPr>
            <w:r>
              <w:rPr>
                <w:sz w:val="21"/>
                <w:szCs w:val="21"/>
              </w:rPr>
              <w:t>中误差达标</w:t>
            </w:r>
          </w:p>
        </w:tc>
        <w:tc>
          <w:tcPr>
            <w:tcW w:w="1596" w:type="dxa"/>
            <w:vAlign w:val="center"/>
          </w:tcPr>
          <w:p w14:paraId="7FB6EB01">
            <w:pPr>
              <w:keepNext/>
              <w:snapToGrid w:val="0"/>
              <w:spacing w:before="70" w:after="70" w:line="240" w:lineRule="auto"/>
              <w:ind w:firstLine="0"/>
              <w:jc w:val="left"/>
              <w:rPr>
                <w:sz w:val="21"/>
              </w:rPr>
            </w:pPr>
            <w:r>
              <w:rPr>
                <w:rFonts w:hint="eastAsia"/>
                <w:sz w:val="21"/>
                <w:szCs w:val="21"/>
              </w:rPr>
              <w:t>-</w:t>
            </w:r>
          </w:p>
        </w:tc>
      </w:tr>
      <w:tr w14:paraId="290B2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B7108FE">
            <w:pPr>
              <w:keepNext/>
              <w:snapToGrid w:val="0"/>
              <w:spacing w:before="70" w:after="70" w:line="240" w:lineRule="auto"/>
              <w:ind w:firstLine="0"/>
              <w:jc w:val="center"/>
              <w:rPr>
                <w:sz w:val="21"/>
              </w:rPr>
            </w:pPr>
            <w:r>
              <w:rPr>
                <w:sz w:val="21"/>
                <w:szCs w:val="21"/>
              </w:rPr>
              <w:t>ZY-22</w:t>
            </w:r>
          </w:p>
        </w:tc>
        <w:tc>
          <w:tcPr>
            <w:tcW w:w="1716" w:type="dxa"/>
            <w:vAlign w:val="center"/>
          </w:tcPr>
          <w:p w14:paraId="0A72B352">
            <w:pPr>
              <w:keepNext/>
              <w:snapToGrid w:val="0"/>
              <w:spacing w:before="70" w:after="70" w:line="240" w:lineRule="auto"/>
              <w:ind w:firstLine="0"/>
              <w:jc w:val="left"/>
              <w:rPr>
                <w:sz w:val="21"/>
              </w:rPr>
            </w:pPr>
            <w:r>
              <w:rPr>
                <w:sz w:val="21"/>
                <w:szCs w:val="21"/>
              </w:rPr>
              <w:t>数据导出</w:t>
            </w:r>
          </w:p>
        </w:tc>
        <w:tc>
          <w:tcPr>
            <w:tcW w:w="1596" w:type="dxa"/>
            <w:vAlign w:val="center"/>
          </w:tcPr>
          <w:p w14:paraId="6D56095C">
            <w:pPr>
              <w:keepNext/>
              <w:snapToGrid w:val="0"/>
              <w:spacing w:before="70" w:after="70" w:line="240" w:lineRule="auto"/>
              <w:ind w:firstLine="0"/>
              <w:jc w:val="left"/>
              <w:rPr>
                <w:sz w:val="21"/>
              </w:rPr>
            </w:pPr>
            <w:r>
              <w:rPr>
                <w:sz w:val="21"/>
                <w:szCs w:val="21"/>
              </w:rPr>
              <w:t>移动硬盘</w:t>
            </w:r>
          </w:p>
        </w:tc>
        <w:tc>
          <w:tcPr>
            <w:tcW w:w="1897" w:type="dxa"/>
            <w:vAlign w:val="center"/>
          </w:tcPr>
          <w:p w14:paraId="18B1ED95">
            <w:pPr>
              <w:keepNext/>
              <w:snapToGrid w:val="0"/>
              <w:spacing w:before="70" w:after="70" w:line="240" w:lineRule="auto"/>
              <w:ind w:firstLine="0"/>
              <w:jc w:val="left"/>
              <w:rPr>
                <w:sz w:val="21"/>
              </w:rPr>
            </w:pPr>
            <w:r>
              <w:rPr>
                <w:sz w:val="21"/>
                <w:szCs w:val="21"/>
              </w:rPr>
              <w:t>校验 MD5</w:t>
            </w:r>
          </w:p>
        </w:tc>
        <w:tc>
          <w:tcPr>
            <w:tcW w:w="1993" w:type="dxa"/>
            <w:vAlign w:val="center"/>
          </w:tcPr>
          <w:p w14:paraId="7CF43AFA">
            <w:pPr>
              <w:keepNext/>
              <w:snapToGrid w:val="0"/>
              <w:spacing w:before="70" w:after="70" w:line="240" w:lineRule="auto"/>
              <w:ind w:firstLine="0"/>
              <w:jc w:val="left"/>
              <w:rPr>
                <w:sz w:val="21"/>
              </w:rPr>
            </w:pPr>
            <w:r>
              <w:rPr>
                <w:sz w:val="21"/>
                <w:szCs w:val="21"/>
              </w:rPr>
              <w:t>文件完整</w:t>
            </w:r>
          </w:p>
        </w:tc>
        <w:tc>
          <w:tcPr>
            <w:tcW w:w="1596" w:type="dxa"/>
            <w:vAlign w:val="center"/>
          </w:tcPr>
          <w:p w14:paraId="40877E75">
            <w:pPr>
              <w:keepNext/>
              <w:snapToGrid w:val="0"/>
              <w:spacing w:before="70" w:after="70" w:line="240" w:lineRule="auto"/>
              <w:ind w:firstLine="0"/>
              <w:jc w:val="left"/>
              <w:rPr>
                <w:sz w:val="21"/>
              </w:rPr>
            </w:pPr>
            <w:r>
              <w:rPr>
                <w:sz w:val="21"/>
                <w:szCs w:val="21"/>
              </w:rPr>
              <w:t>静电防护</w:t>
            </w:r>
          </w:p>
        </w:tc>
      </w:tr>
      <w:tr w14:paraId="55391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D1FFDBE">
            <w:pPr>
              <w:keepNext/>
              <w:snapToGrid w:val="0"/>
              <w:spacing w:before="70" w:after="70" w:line="240" w:lineRule="auto"/>
              <w:ind w:firstLine="0"/>
              <w:jc w:val="center"/>
              <w:rPr>
                <w:sz w:val="21"/>
              </w:rPr>
            </w:pPr>
            <w:r>
              <w:rPr>
                <w:sz w:val="21"/>
                <w:szCs w:val="21"/>
              </w:rPr>
              <w:t>ZY-23</w:t>
            </w:r>
          </w:p>
        </w:tc>
        <w:tc>
          <w:tcPr>
            <w:tcW w:w="1716" w:type="dxa"/>
            <w:vAlign w:val="center"/>
          </w:tcPr>
          <w:p w14:paraId="3F563FE9">
            <w:pPr>
              <w:keepNext/>
              <w:snapToGrid w:val="0"/>
              <w:spacing w:before="70" w:after="70" w:line="240" w:lineRule="auto"/>
              <w:ind w:firstLine="0"/>
              <w:jc w:val="left"/>
              <w:rPr>
                <w:sz w:val="21"/>
              </w:rPr>
            </w:pPr>
            <w:r>
              <w:rPr>
                <w:sz w:val="21"/>
                <w:szCs w:val="21"/>
              </w:rPr>
              <w:t>深孔照明布置</w:t>
            </w:r>
          </w:p>
        </w:tc>
        <w:tc>
          <w:tcPr>
            <w:tcW w:w="1596" w:type="dxa"/>
            <w:vAlign w:val="center"/>
          </w:tcPr>
          <w:p w14:paraId="6ADE97F9">
            <w:pPr>
              <w:keepNext/>
              <w:snapToGrid w:val="0"/>
              <w:spacing w:before="70" w:after="70" w:line="240" w:lineRule="auto"/>
              <w:ind w:firstLine="0"/>
              <w:jc w:val="left"/>
              <w:rPr>
                <w:sz w:val="21"/>
              </w:rPr>
            </w:pPr>
            <w:r>
              <w:rPr>
                <w:sz w:val="21"/>
                <w:szCs w:val="21"/>
              </w:rPr>
              <w:t>LED 灯组</w:t>
            </w:r>
          </w:p>
        </w:tc>
        <w:tc>
          <w:tcPr>
            <w:tcW w:w="1897" w:type="dxa"/>
            <w:vAlign w:val="center"/>
          </w:tcPr>
          <w:p w14:paraId="78790C7C">
            <w:pPr>
              <w:keepNext/>
              <w:snapToGrid w:val="0"/>
              <w:spacing w:before="70" w:after="70" w:line="240" w:lineRule="auto"/>
              <w:ind w:firstLine="0"/>
              <w:jc w:val="left"/>
              <w:rPr>
                <w:sz w:val="21"/>
              </w:rPr>
            </w:pPr>
            <w:r>
              <w:rPr>
                <w:sz w:val="21"/>
                <w:szCs w:val="21"/>
              </w:rPr>
              <w:t>照度≥200 lx</w:t>
            </w:r>
          </w:p>
        </w:tc>
        <w:tc>
          <w:tcPr>
            <w:tcW w:w="1993" w:type="dxa"/>
            <w:vAlign w:val="center"/>
          </w:tcPr>
          <w:p w14:paraId="56E0F9F1">
            <w:pPr>
              <w:keepNext/>
              <w:snapToGrid w:val="0"/>
              <w:spacing w:before="70" w:after="70" w:line="240" w:lineRule="auto"/>
              <w:ind w:firstLine="0"/>
              <w:jc w:val="left"/>
              <w:rPr>
                <w:sz w:val="21"/>
              </w:rPr>
            </w:pPr>
            <w:r>
              <w:rPr>
                <w:sz w:val="21"/>
                <w:szCs w:val="21"/>
              </w:rPr>
              <w:t>无频闪</w:t>
            </w:r>
          </w:p>
        </w:tc>
        <w:tc>
          <w:tcPr>
            <w:tcW w:w="1596" w:type="dxa"/>
            <w:vAlign w:val="center"/>
          </w:tcPr>
          <w:p w14:paraId="0FE16700">
            <w:pPr>
              <w:keepNext/>
              <w:snapToGrid w:val="0"/>
              <w:spacing w:before="70" w:after="70" w:line="240" w:lineRule="auto"/>
              <w:ind w:firstLine="0"/>
              <w:jc w:val="left"/>
              <w:rPr>
                <w:sz w:val="21"/>
              </w:rPr>
            </w:pPr>
            <w:r>
              <w:rPr>
                <w:sz w:val="21"/>
                <w:szCs w:val="21"/>
              </w:rPr>
              <w:t>用电安全</w:t>
            </w:r>
          </w:p>
        </w:tc>
      </w:tr>
      <w:tr w14:paraId="0EE7A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9A6B344">
            <w:pPr>
              <w:keepNext/>
              <w:snapToGrid w:val="0"/>
              <w:spacing w:before="70" w:after="70" w:line="240" w:lineRule="auto"/>
              <w:ind w:firstLine="0"/>
              <w:jc w:val="center"/>
              <w:rPr>
                <w:sz w:val="21"/>
              </w:rPr>
            </w:pPr>
            <w:r>
              <w:rPr>
                <w:sz w:val="21"/>
                <w:szCs w:val="21"/>
              </w:rPr>
              <w:t>ZY-24</w:t>
            </w:r>
          </w:p>
        </w:tc>
        <w:tc>
          <w:tcPr>
            <w:tcW w:w="1716" w:type="dxa"/>
            <w:vAlign w:val="center"/>
          </w:tcPr>
          <w:p w14:paraId="5B37EAF4">
            <w:pPr>
              <w:keepNext/>
              <w:snapToGrid w:val="0"/>
              <w:spacing w:before="70" w:after="70" w:line="240" w:lineRule="auto"/>
              <w:ind w:firstLine="0"/>
              <w:jc w:val="left"/>
              <w:rPr>
                <w:sz w:val="21"/>
              </w:rPr>
            </w:pPr>
            <w:r>
              <w:rPr>
                <w:sz w:val="21"/>
                <w:szCs w:val="21"/>
              </w:rPr>
              <w:t>深孔通风检测</w:t>
            </w:r>
          </w:p>
        </w:tc>
        <w:tc>
          <w:tcPr>
            <w:tcW w:w="1596" w:type="dxa"/>
            <w:vAlign w:val="center"/>
          </w:tcPr>
          <w:p w14:paraId="0B3D75C6">
            <w:pPr>
              <w:keepNext/>
              <w:snapToGrid w:val="0"/>
              <w:spacing w:before="70" w:after="70" w:line="240" w:lineRule="auto"/>
              <w:ind w:firstLine="0"/>
              <w:jc w:val="left"/>
              <w:rPr>
                <w:sz w:val="21"/>
              </w:rPr>
            </w:pPr>
            <w:r>
              <w:rPr>
                <w:sz w:val="21"/>
                <w:szCs w:val="21"/>
              </w:rPr>
              <w:t>四合一检测仪</w:t>
            </w:r>
          </w:p>
        </w:tc>
        <w:tc>
          <w:tcPr>
            <w:tcW w:w="1897" w:type="dxa"/>
            <w:vAlign w:val="center"/>
          </w:tcPr>
          <w:p w14:paraId="4FDBEC52">
            <w:pPr>
              <w:keepNext/>
              <w:snapToGrid w:val="0"/>
              <w:spacing w:before="70" w:after="70" w:line="240" w:lineRule="auto"/>
              <w:ind w:firstLine="0"/>
              <w:jc w:val="left"/>
              <w:rPr>
                <w:sz w:val="21"/>
              </w:rPr>
            </w:pPr>
            <w:r>
              <w:rPr>
                <w:sz w:val="21"/>
                <w:szCs w:val="21"/>
              </w:rPr>
              <w:t>O₂ 19.5%～23.5%</w:t>
            </w:r>
          </w:p>
        </w:tc>
        <w:tc>
          <w:tcPr>
            <w:tcW w:w="1993" w:type="dxa"/>
            <w:vAlign w:val="center"/>
          </w:tcPr>
          <w:p w14:paraId="4305D2E4">
            <w:pPr>
              <w:keepNext/>
              <w:snapToGrid w:val="0"/>
              <w:spacing w:before="70" w:after="70" w:line="240" w:lineRule="auto"/>
              <w:ind w:firstLine="0"/>
              <w:jc w:val="left"/>
              <w:rPr>
                <w:sz w:val="21"/>
              </w:rPr>
            </w:pPr>
            <w:r>
              <w:rPr>
                <w:sz w:val="21"/>
                <w:szCs w:val="21"/>
              </w:rPr>
              <w:t>连续监测</w:t>
            </w:r>
          </w:p>
        </w:tc>
        <w:tc>
          <w:tcPr>
            <w:tcW w:w="1596" w:type="dxa"/>
            <w:vAlign w:val="center"/>
          </w:tcPr>
          <w:p w14:paraId="51784B25">
            <w:pPr>
              <w:keepNext/>
              <w:snapToGrid w:val="0"/>
              <w:spacing w:before="70" w:after="70" w:line="240" w:lineRule="auto"/>
              <w:ind w:firstLine="0"/>
              <w:jc w:val="left"/>
              <w:rPr>
                <w:sz w:val="21"/>
              </w:rPr>
            </w:pPr>
            <w:r>
              <w:rPr>
                <w:sz w:val="21"/>
                <w:szCs w:val="21"/>
              </w:rPr>
              <w:t>受限空间管理</w:t>
            </w:r>
          </w:p>
        </w:tc>
      </w:tr>
      <w:tr w14:paraId="42795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9061F46">
            <w:pPr>
              <w:keepNext/>
              <w:snapToGrid w:val="0"/>
              <w:spacing w:before="70" w:after="70" w:line="240" w:lineRule="auto"/>
              <w:ind w:firstLine="0"/>
              <w:jc w:val="center"/>
              <w:rPr>
                <w:sz w:val="21"/>
              </w:rPr>
            </w:pPr>
            <w:r>
              <w:rPr>
                <w:sz w:val="21"/>
                <w:szCs w:val="21"/>
              </w:rPr>
              <w:t>ZY-25</w:t>
            </w:r>
          </w:p>
        </w:tc>
        <w:tc>
          <w:tcPr>
            <w:tcW w:w="1716" w:type="dxa"/>
            <w:vAlign w:val="center"/>
          </w:tcPr>
          <w:p w14:paraId="2AEAA369">
            <w:pPr>
              <w:keepNext/>
              <w:snapToGrid w:val="0"/>
              <w:spacing w:before="70" w:after="70" w:line="240" w:lineRule="auto"/>
              <w:ind w:firstLine="0"/>
              <w:jc w:val="left"/>
              <w:rPr>
                <w:sz w:val="21"/>
              </w:rPr>
            </w:pPr>
            <w:r>
              <w:rPr>
                <w:sz w:val="21"/>
                <w:szCs w:val="21"/>
              </w:rPr>
              <w:t>扫描仪开机自检</w:t>
            </w:r>
          </w:p>
        </w:tc>
        <w:tc>
          <w:tcPr>
            <w:tcW w:w="1596" w:type="dxa"/>
            <w:vAlign w:val="center"/>
          </w:tcPr>
          <w:p w14:paraId="068BCAF7">
            <w:pPr>
              <w:keepNext/>
              <w:snapToGrid w:val="0"/>
              <w:spacing w:before="70" w:after="70" w:line="240" w:lineRule="auto"/>
              <w:ind w:firstLine="0"/>
              <w:jc w:val="left"/>
              <w:rPr>
                <w:sz w:val="21"/>
              </w:rPr>
            </w:pPr>
            <w:r>
              <w:rPr>
                <w:sz w:val="21"/>
                <w:szCs w:val="21"/>
              </w:rPr>
              <w:t>主机</w:t>
            </w:r>
          </w:p>
        </w:tc>
        <w:tc>
          <w:tcPr>
            <w:tcW w:w="1897" w:type="dxa"/>
            <w:vAlign w:val="center"/>
          </w:tcPr>
          <w:p w14:paraId="3BF614B6">
            <w:pPr>
              <w:keepNext/>
              <w:snapToGrid w:val="0"/>
              <w:spacing w:before="70" w:after="70" w:line="240" w:lineRule="auto"/>
              <w:ind w:firstLine="0"/>
              <w:jc w:val="left"/>
              <w:rPr>
                <w:sz w:val="21"/>
              </w:rPr>
            </w:pPr>
            <w:r>
              <w:rPr>
                <w:sz w:val="21"/>
                <w:szCs w:val="21"/>
              </w:rPr>
              <w:t>电量≥50%</w:t>
            </w:r>
          </w:p>
        </w:tc>
        <w:tc>
          <w:tcPr>
            <w:tcW w:w="1993" w:type="dxa"/>
            <w:vAlign w:val="center"/>
          </w:tcPr>
          <w:p w14:paraId="6A855FAF">
            <w:pPr>
              <w:keepNext/>
              <w:snapToGrid w:val="0"/>
              <w:spacing w:before="70" w:after="70" w:line="240" w:lineRule="auto"/>
              <w:ind w:firstLine="0"/>
              <w:jc w:val="left"/>
              <w:rPr>
                <w:sz w:val="21"/>
              </w:rPr>
            </w:pPr>
            <w:r>
              <w:rPr>
                <w:sz w:val="21"/>
                <w:szCs w:val="21"/>
              </w:rPr>
              <w:t>各传感器正常</w:t>
            </w:r>
          </w:p>
        </w:tc>
        <w:tc>
          <w:tcPr>
            <w:tcW w:w="1596" w:type="dxa"/>
            <w:vAlign w:val="center"/>
          </w:tcPr>
          <w:p w14:paraId="19B4A70D">
            <w:pPr>
              <w:keepNext/>
              <w:snapToGrid w:val="0"/>
              <w:spacing w:before="70" w:after="70" w:line="240" w:lineRule="auto"/>
              <w:ind w:firstLine="0"/>
              <w:jc w:val="left"/>
              <w:rPr>
                <w:sz w:val="21"/>
              </w:rPr>
            </w:pPr>
            <w:r>
              <w:rPr>
                <w:rFonts w:hint="eastAsia"/>
                <w:sz w:val="21"/>
                <w:szCs w:val="21"/>
              </w:rPr>
              <w:t>-</w:t>
            </w:r>
          </w:p>
        </w:tc>
      </w:tr>
      <w:tr w14:paraId="38F01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43D0BBD4">
            <w:pPr>
              <w:keepNext/>
              <w:snapToGrid w:val="0"/>
              <w:spacing w:before="70" w:after="70" w:line="240" w:lineRule="auto"/>
              <w:ind w:firstLine="0"/>
              <w:jc w:val="center"/>
              <w:rPr>
                <w:sz w:val="21"/>
              </w:rPr>
            </w:pPr>
            <w:r>
              <w:rPr>
                <w:sz w:val="21"/>
                <w:szCs w:val="21"/>
              </w:rPr>
              <w:t>ZY-26</w:t>
            </w:r>
          </w:p>
        </w:tc>
        <w:tc>
          <w:tcPr>
            <w:tcW w:w="1716" w:type="dxa"/>
            <w:vAlign w:val="center"/>
          </w:tcPr>
          <w:p w14:paraId="39C288AF">
            <w:pPr>
              <w:keepNext/>
              <w:snapToGrid w:val="0"/>
              <w:spacing w:before="70" w:after="70" w:line="240" w:lineRule="auto"/>
              <w:ind w:firstLine="0"/>
              <w:jc w:val="left"/>
              <w:rPr>
                <w:sz w:val="21"/>
              </w:rPr>
            </w:pPr>
            <w:r>
              <w:rPr>
                <w:sz w:val="21"/>
                <w:szCs w:val="21"/>
              </w:rPr>
              <w:t>扫描仪标定检查</w:t>
            </w:r>
          </w:p>
        </w:tc>
        <w:tc>
          <w:tcPr>
            <w:tcW w:w="1596" w:type="dxa"/>
            <w:vAlign w:val="center"/>
          </w:tcPr>
          <w:p w14:paraId="77028527">
            <w:pPr>
              <w:keepNext/>
              <w:snapToGrid w:val="0"/>
              <w:spacing w:before="70" w:after="70" w:line="240" w:lineRule="auto"/>
              <w:ind w:firstLine="0"/>
              <w:jc w:val="left"/>
              <w:rPr>
                <w:sz w:val="21"/>
              </w:rPr>
            </w:pPr>
            <w:r>
              <w:rPr>
                <w:sz w:val="21"/>
                <w:szCs w:val="21"/>
              </w:rPr>
              <w:t>标准球</w:t>
            </w:r>
          </w:p>
        </w:tc>
        <w:tc>
          <w:tcPr>
            <w:tcW w:w="1897" w:type="dxa"/>
            <w:vAlign w:val="center"/>
          </w:tcPr>
          <w:p w14:paraId="36BB125E">
            <w:pPr>
              <w:keepNext/>
              <w:snapToGrid w:val="0"/>
              <w:spacing w:before="70" w:after="70" w:line="240" w:lineRule="auto"/>
              <w:ind w:firstLine="0"/>
              <w:jc w:val="left"/>
              <w:rPr>
                <w:sz w:val="21"/>
              </w:rPr>
            </w:pPr>
            <w:r>
              <w:rPr>
                <w:sz w:val="21"/>
                <w:szCs w:val="21"/>
              </w:rPr>
              <w:t>偏差≤1 cm</w:t>
            </w:r>
          </w:p>
        </w:tc>
        <w:tc>
          <w:tcPr>
            <w:tcW w:w="1993" w:type="dxa"/>
            <w:vAlign w:val="center"/>
          </w:tcPr>
          <w:p w14:paraId="41BC7AE3">
            <w:pPr>
              <w:keepNext/>
              <w:snapToGrid w:val="0"/>
              <w:spacing w:before="70" w:after="70" w:line="240" w:lineRule="auto"/>
              <w:ind w:firstLine="0"/>
              <w:jc w:val="left"/>
              <w:rPr>
                <w:sz w:val="21"/>
              </w:rPr>
            </w:pPr>
            <w:r>
              <w:rPr>
                <w:sz w:val="21"/>
                <w:szCs w:val="21"/>
              </w:rPr>
              <w:t>记录留档</w:t>
            </w:r>
          </w:p>
        </w:tc>
        <w:tc>
          <w:tcPr>
            <w:tcW w:w="1596" w:type="dxa"/>
            <w:vAlign w:val="center"/>
          </w:tcPr>
          <w:p w14:paraId="76C32F07">
            <w:pPr>
              <w:keepNext/>
              <w:snapToGrid w:val="0"/>
              <w:spacing w:before="70" w:after="70" w:line="240" w:lineRule="auto"/>
              <w:ind w:firstLine="0"/>
              <w:jc w:val="left"/>
              <w:rPr>
                <w:sz w:val="21"/>
              </w:rPr>
            </w:pPr>
            <w:r>
              <w:rPr>
                <w:rFonts w:hint="eastAsia"/>
                <w:sz w:val="21"/>
                <w:szCs w:val="21"/>
              </w:rPr>
              <w:t>-</w:t>
            </w:r>
          </w:p>
        </w:tc>
      </w:tr>
      <w:tr w14:paraId="69985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D44080C">
            <w:pPr>
              <w:keepNext/>
              <w:snapToGrid w:val="0"/>
              <w:spacing w:before="70" w:after="70" w:line="240" w:lineRule="auto"/>
              <w:ind w:firstLine="0"/>
              <w:jc w:val="center"/>
              <w:rPr>
                <w:sz w:val="21"/>
              </w:rPr>
            </w:pPr>
            <w:r>
              <w:rPr>
                <w:sz w:val="21"/>
                <w:szCs w:val="21"/>
              </w:rPr>
              <w:t>ZY-27</w:t>
            </w:r>
          </w:p>
        </w:tc>
        <w:tc>
          <w:tcPr>
            <w:tcW w:w="1716" w:type="dxa"/>
            <w:vAlign w:val="center"/>
          </w:tcPr>
          <w:p w14:paraId="65F5A98C">
            <w:pPr>
              <w:keepNext/>
              <w:snapToGrid w:val="0"/>
              <w:spacing w:before="70" w:after="70" w:line="240" w:lineRule="auto"/>
              <w:ind w:firstLine="0"/>
              <w:jc w:val="left"/>
              <w:rPr>
                <w:sz w:val="21"/>
              </w:rPr>
            </w:pPr>
            <w:r>
              <w:rPr>
                <w:sz w:val="21"/>
                <w:szCs w:val="21"/>
              </w:rPr>
              <w:t>分段扫描</w:t>
            </w:r>
          </w:p>
        </w:tc>
        <w:tc>
          <w:tcPr>
            <w:tcW w:w="1596" w:type="dxa"/>
            <w:vAlign w:val="center"/>
          </w:tcPr>
          <w:p w14:paraId="1C763CFF">
            <w:pPr>
              <w:keepNext/>
              <w:snapToGrid w:val="0"/>
              <w:spacing w:before="70" w:after="70" w:line="240" w:lineRule="auto"/>
              <w:ind w:firstLine="0"/>
              <w:jc w:val="left"/>
              <w:rPr>
                <w:sz w:val="21"/>
              </w:rPr>
            </w:pPr>
            <w:r>
              <w:rPr>
                <w:sz w:val="21"/>
                <w:szCs w:val="21"/>
              </w:rPr>
              <w:t>扫描仪+AGV</w:t>
            </w:r>
          </w:p>
        </w:tc>
        <w:tc>
          <w:tcPr>
            <w:tcW w:w="1897" w:type="dxa"/>
            <w:vAlign w:val="center"/>
          </w:tcPr>
          <w:p w14:paraId="7F0ED401">
            <w:pPr>
              <w:keepNext/>
              <w:snapToGrid w:val="0"/>
              <w:spacing w:before="70" w:after="70" w:line="240" w:lineRule="auto"/>
              <w:ind w:firstLine="0"/>
              <w:jc w:val="left"/>
              <w:rPr>
                <w:sz w:val="21"/>
              </w:rPr>
            </w:pPr>
            <w:r>
              <w:rPr>
                <w:sz w:val="21"/>
                <w:szCs w:val="21"/>
              </w:rPr>
              <w:t>段长 10～15 m</w:t>
            </w:r>
          </w:p>
        </w:tc>
        <w:tc>
          <w:tcPr>
            <w:tcW w:w="1993" w:type="dxa"/>
            <w:vAlign w:val="center"/>
          </w:tcPr>
          <w:p w14:paraId="76E8349A">
            <w:pPr>
              <w:keepNext/>
              <w:snapToGrid w:val="0"/>
              <w:spacing w:before="70" w:after="70" w:line="240" w:lineRule="auto"/>
              <w:ind w:firstLine="0"/>
              <w:jc w:val="left"/>
              <w:rPr>
                <w:sz w:val="21"/>
              </w:rPr>
            </w:pPr>
            <w:r>
              <w:rPr>
                <w:sz w:val="21"/>
                <w:szCs w:val="21"/>
              </w:rPr>
              <w:t>重叠≥20%</w:t>
            </w:r>
          </w:p>
        </w:tc>
        <w:tc>
          <w:tcPr>
            <w:tcW w:w="1596" w:type="dxa"/>
            <w:vAlign w:val="center"/>
          </w:tcPr>
          <w:p w14:paraId="4536FD18">
            <w:pPr>
              <w:keepNext/>
              <w:snapToGrid w:val="0"/>
              <w:spacing w:before="70" w:after="70" w:line="240" w:lineRule="auto"/>
              <w:ind w:firstLine="0"/>
              <w:jc w:val="left"/>
              <w:rPr>
                <w:sz w:val="21"/>
              </w:rPr>
            </w:pPr>
            <w:r>
              <w:rPr>
                <w:sz w:val="21"/>
                <w:szCs w:val="21"/>
              </w:rPr>
              <w:t>坡道防滑</w:t>
            </w:r>
          </w:p>
        </w:tc>
      </w:tr>
      <w:tr w14:paraId="4935C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13B59D5E">
            <w:pPr>
              <w:keepNext/>
              <w:snapToGrid w:val="0"/>
              <w:spacing w:before="70" w:after="70" w:line="240" w:lineRule="auto"/>
              <w:ind w:firstLine="0"/>
              <w:jc w:val="center"/>
              <w:rPr>
                <w:sz w:val="21"/>
              </w:rPr>
            </w:pPr>
            <w:r>
              <w:rPr>
                <w:sz w:val="21"/>
                <w:szCs w:val="21"/>
              </w:rPr>
              <w:t>ZY-28</w:t>
            </w:r>
          </w:p>
        </w:tc>
        <w:tc>
          <w:tcPr>
            <w:tcW w:w="1716" w:type="dxa"/>
            <w:vAlign w:val="center"/>
          </w:tcPr>
          <w:p w14:paraId="3962DB9E">
            <w:pPr>
              <w:keepNext/>
              <w:snapToGrid w:val="0"/>
              <w:spacing w:before="70" w:after="70" w:line="240" w:lineRule="auto"/>
              <w:ind w:firstLine="0"/>
              <w:jc w:val="left"/>
              <w:rPr>
                <w:sz w:val="21"/>
              </w:rPr>
            </w:pPr>
            <w:r>
              <w:rPr>
                <w:sz w:val="21"/>
                <w:szCs w:val="21"/>
              </w:rPr>
              <w:t>段间校核</w:t>
            </w:r>
          </w:p>
        </w:tc>
        <w:tc>
          <w:tcPr>
            <w:tcW w:w="1596" w:type="dxa"/>
            <w:vAlign w:val="center"/>
          </w:tcPr>
          <w:p w14:paraId="20900648">
            <w:pPr>
              <w:keepNext/>
              <w:snapToGrid w:val="0"/>
              <w:spacing w:before="70" w:after="70" w:line="240" w:lineRule="auto"/>
              <w:ind w:firstLine="0"/>
              <w:jc w:val="left"/>
              <w:rPr>
                <w:sz w:val="21"/>
              </w:rPr>
            </w:pPr>
            <w:r>
              <w:rPr>
                <w:sz w:val="21"/>
                <w:szCs w:val="21"/>
              </w:rPr>
              <w:t>软件</w:t>
            </w:r>
          </w:p>
        </w:tc>
        <w:tc>
          <w:tcPr>
            <w:tcW w:w="1897" w:type="dxa"/>
            <w:vAlign w:val="center"/>
          </w:tcPr>
          <w:p w14:paraId="504DAF61">
            <w:pPr>
              <w:keepNext/>
              <w:snapToGrid w:val="0"/>
              <w:spacing w:before="70" w:after="70" w:line="240" w:lineRule="auto"/>
              <w:ind w:firstLine="0"/>
              <w:jc w:val="left"/>
              <w:rPr>
                <w:sz w:val="21"/>
              </w:rPr>
            </w:pPr>
            <w:r>
              <w:rPr>
                <w:sz w:val="21"/>
                <w:szCs w:val="21"/>
              </w:rPr>
              <w:t>同名点≤5 mm</w:t>
            </w:r>
          </w:p>
        </w:tc>
        <w:tc>
          <w:tcPr>
            <w:tcW w:w="1993" w:type="dxa"/>
            <w:vAlign w:val="center"/>
          </w:tcPr>
          <w:p w14:paraId="4F4DF10E">
            <w:pPr>
              <w:keepNext/>
              <w:snapToGrid w:val="0"/>
              <w:spacing w:before="70" w:after="70" w:line="240" w:lineRule="auto"/>
              <w:ind w:firstLine="0"/>
              <w:jc w:val="left"/>
              <w:rPr>
                <w:sz w:val="21"/>
              </w:rPr>
            </w:pPr>
            <w:r>
              <w:rPr>
                <w:sz w:val="21"/>
                <w:szCs w:val="21"/>
              </w:rPr>
              <w:t>位姿连续</w:t>
            </w:r>
          </w:p>
        </w:tc>
        <w:tc>
          <w:tcPr>
            <w:tcW w:w="1596" w:type="dxa"/>
            <w:vAlign w:val="center"/>
          </w:tcPr>
          <w:p w14:paraId="7C259799">
            <w:pPr>
              <w:keepNext/>
              <w:snapToGrid w:val="0"/>
              <w:spacing w:before="70" w:after="70" w:line="240" w:lineRule="auto"/>
              <w:ind w:firstLine="0"/>
              <w:jc w:val="left"/>
              <w:rPr>
                <w:sz w:val="21"/>
              </w:rPr>
            </w:pPr>
            <w:r>
              <w:rPr>
                <w:rFonts w:hint="eastAsia"/>
                <w:sz w:val="21"/>
                <w:szCs w:val="21"/>
              </w:rPr>
              <w:t>-</w:t>
            </w:r>
          </w:p>
        </w:tc>
      </w:tr>
      <w:tr w14:paraId="5ACA5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075AC8E">
            <w:pPr>
              <w:keepNext/>
              <w:snapToGrid w:val="0"/>
              <w:spacing w:before="70" w:after="70" w:line="240" w:lineRule="auto"/>
              <w:ind w:firstLine="0"/>
              <w:jc w:val="center"/>
              <w:rPr>
                <w:sz w:val="21"/>
              </w:rPr>
            </w:pPr>
            <w:r>
              <w:rPr>
                <w:sz w:val="21"/>
                <w:szCs w:val="21"/>
              </w:rPr>
              <w:t>ZY-29</w:t>
            </w:r>
          </w:p>
        </w:tc>
        <w:tc>
          <w:tcPr>
            <w:tcW w:w="1716" w:type="dxa"/>
            <w:vAlign w:val="center"/>
          </w:tcPr>
          <w:p w14:paraId="2D69A30C">
            <w:pPr>
              <w:keepNext/>
              <w:snapToGrid w:val="0"/>
              <w:spacing w:before="70" w:after="70" w:line="240" w:lineRule="auto"/>
              <w:ind w:firstLine="0"/>
              <w:jc w:val="left"/>
              <w:rPr>
                <w:sz w:val="21"/>
              </w:rPr>
            </w:pPr>
            <w:r>
              <w:rPr>
                <w:sz w:val="21"/>
                <w:szCs w:val="21"/>
              </w:rPr>
              <w:t>湿润面处理</w:t>
            </w:r>
          </w:p>
        </w:tc>
        <w:tc>
          <w:tcPr>
            <w:tcW w:w="1596" w:type="dxa"/>
            <w:vAlign w:val="center"/>
          </w:tcPr>
          <w:p w14:paraId="48A0C692">
            <w:pPr>
              <w:keepNext/>
              <w:snapToGrid w:val="0"/>
              <w:spacing w:before="70" w:after="70" w:line="240" w:lineRule="auto"/>
              <w:ind w:firstLine="0"/>
              <w:jc w:val="left"/>
              <w:rPr>
                <w:sz w:val="21"/>
              </w:rPr>
            </w:pPr>
            <w:r>
              <w:rPr>
                <w:sz w:val="21"/>
                <w:szCs w:val="21"/>
              </w:rPr>
              <w:t>气吹、显影剂</w:t>
            </w:r>
          </w:p>
        </w:tc>
        <w:tc>
          <w:tcPr>
            <w:tcW w:w="1897" w:type="dxa"/>
            <w:vAlign w:val="center"/>
          </w:tcPr>
          <w:p w14:paraId="5AEEA641">
            <w:pPr>
              <w:keepNext/>
              <w:snapToGrid w:val="0"/>
              <w:spacing w:before="70" w:after="70" w:line="240" w:lineRule="auto"/>
              <w:ind w:firstLine="0"/>
              <w:jc w:val="left"/>
              <w:rPr>
                <w:sz w:val="21"/>
              </w:rPr>
            </w:pPr>
            <w:r>
              <w:rPr>
                <w:sz w:val="21"/>
                <w:szCs w:val="21"/>
              </w:rPr>
              <w:t>无积水</w:t>
            </w:r>
          </w:p>
        </w:tc>
        <w:tc>
          <w:tcPr>
            <w:tcW w:w="1993" w:type="dxa"/>
            <w:vAlign w:val="center"/>
          </w:tcPr>
          <w:p w14:paraId="106CF5F1">
            <w:pPr>
              <w:keepNext/>
              <w:snapToGrid w:val="0"/>
              <w:spacing w:before="70" w:after="70" w:line="240" w:lineRule="auto"/>
              <w:ind w:firstLine="0"/>
              <w:jc w:val="left"/>
              <w:rPr>
                <w:sz w:val="21"/>
              </w:rPr>
            </w:pPr>
            <w:r>
              <w:rPr>
                <w:sz w:val="21"/>
                <w:szCs w:val="21"/>
              </w:rPr>
              <w:t>回波正常</w:t>
            </w:r>
          </w:p>
        </w:tc>
        <w:tc>
          <w:tcPr>
            <w:tcW w:w="1596" w:type="dxa"/>
            <w:vAlign w:val="center"/>
          </w:tcPr>
          <w:p w14:paraId="3F23C85C">
            <w:pPr>
              <w:keepNext/>
              <w:snapToGrid w:val="0"/>
              <w:spacing w:before="70" w:after="70" w:line="240" w:lineRule="auto"/>
              <w:ind w:firstLine="0"/>
              <w:jc w:val="left"/>
              <w:rPr>
                <w:sz w:val="21"/>
              </w:rPr>
            </w:pPr>
            <w:r>
              <w:rPr>
                <w:sz w:val="21"/>
                <w:szCs w:val="21"/>
              </w:rPr>
              <w:t>化学品防护</w:t>
            </w:r>
          </w:p>
        </w:tc>
      </w:tr>
      <w:tr w14:paraId="7366F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1FC1437A">
            <w:pPr>
              <w:keepNext/>
              <w:snapToGrid w:val="0"/>
              <w:spacing w:before="70" w:after="70" w:line="240" w:lineRule="auto"/>
              <w:ind w:firstLine="0"/>
              <w:jc w:val="center"/>
              <w:rPr>
                <w:sz w:val="21"/>
              </w:rPr>
            </w:pPr>
            <w:r>
              <w:rPr>
                <w:sz w:val="21"/>
                <w:szCs w:val="21"/>
              </w:rPr>
              <w:t>ZY-30</w:t>
            </w:r>
          </w:p>
        </w:tc>
        <w:tc>
          <w:tcPr>
            <w:tcW w:w="1716" w:type="dxa"/>
            <w:vAlign w:val="center"/>
          </w:tcPr>
          <w:p w14:paraId="54466394">
            <w:pPr>
              <w:keepNext/>
              <w:snapToGrid w:val="0"/>
              <w:spacing w:before="70" w:after="70" w:line="240" w:lineRule="auto"/>
              <w:ind w:firstLine="0"/>
              <w:jc w:val="left"/>
              <w:rPr>
                <w:sz w:val="21"/>
              </w:rPr>
            </w:pPr>
            <w:r>
              <w:rPr>
                <w:sz w:val="21"/>
                <w:szCs w:val="21"/>
              </w:rPr>
              <w:t>弱纹理补测</w:t>
            </w:r>
          </w:p>
        </w:tc>
        <w:tc>
          <w:tcPr>
            <w:tcW w:w="1596" w:type="dxa"/>
            <w:vAlign w:val="center"/>
          </w:tcPr>
          <w:p w14:paraId="2B6710D0">
            <w:pPr>
              <w:keepNext/>
              <w:snapToGrid w:val="0"/>
              <w:spacing w:before="70" w:after="70" w:line="240" w:lineRule="auto"/>
              <w:ind w:firstLine="0"/>
              <w:jc w:val="left"/>
              <w:rPr>
                <w:sz w:val="21"/>
              </w:rPr>
            </w:pPr>
            <w:r>
              <w:rPr>
                <w:sz w:val="21"/>
                <w:szCs w:val="21"/>
              </w:rPr>
              <w:t>散斑投影</w:t>
            </w:r>
          </w:p>
        </w:tc>
        <w:tc>
          <w:tcPr>
            <w:tcW w:w="1897" w:type="dxa"/>
            <w:vAlign w:val="center"/>
          </w:tcPr>
          <w:p w14:paraId="2BFCD28E">
            <w:pPr>
              <w:keepNext/>
              <w:snapToGrid w:val="0"/>
              <w:spacing w:before="70" w:after="70" w:line="240" w:lineRule="auto"/>
              <w:ind w:firstLine="0"/>
              <w:jc w:val="left"/>
              <w:rPr>
                <w:sz w:val="21"/>
              </w:rPr>
            </w:pPr>
            <w:r>
              <w:rPr>
                <w:sz w:val="21"/>
                <w:szCs w:val="21"/>
              </w:rPr>
              <w:t>覆盖率达标</w:t>
            </w:r>
          </w:p>
        </w:tc>
        <w:tc>
          <w:tcPr>
            <w:tcW w:w="1993" w:type="dxa"/>
            <w:vAlign w:val="center"/>
          </w:tcPr>
          <w:p w14:paraId="1D266702">
            <w:pPr>
              <w:keepNext/>
              <w:snapToGrid w:val="0"/>
              <w:spacing w:before="70" w:after="70" w:line="240" w:lineRule="auto"/>
              <w:ind w:firstLine="0"/>
              <w:jc w:val="left"/>
              <w:rPr>
                <w:sz w:val="21"/>
              </w:rPr>
            </w:pPr>
            <w:r>
              <w:rPr>
                <w:sz w:val="21"/>
                <w:szCs w:val="21"/>
              </w:rPr>
              <w:t>细节完整</w:t>
            </w:r>
          </w:p>
        </w:tc>
        <w:tc>
          <w:tcPr>
            <w:tcW w:w="1596" w:type="dxa"/>
            <w:vAlign w:val="center"/>
          </w:tcPr>
          <w:p w14:paraId="654A6DE6">
            <w:pPr>
              <w:keepNext/>
              <w:snapToGrid w:val="0"/>
              <w:spacing w:before="70" w:after="70" w:line="240" w:lineRule="auto"/>
              <w:ind w:firstLine="0"/>
              <w:jc w:val="left"/>
              <w:rPr>
                <w:sz w:val="21"/>
              </w:rPr>
            </w:pPr>
            <w:r>
              <w:rPr>
                <w:rFonts w:hint="eastAsia"/>
                <w:sz w:val="21"/>
                <w:szCs w:val="21"/>
              </w:rPr>
              <w:t>-</w:t>
            </w:r>
          </w:p>
        </w:tc>
      </w:tr>
      <w:tr w14:paraId="32DC6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501B00C4">
            <w:pPr>
              <w:keepNext/>
              <w:snapToGrid w:val="0"/>
              <w:spacing w:before="70" w:after="70" w:line="240" w:lineRule="auto"/>
              <w:ind w:firstLine="0"/>
              <w:jc w:val="center"/>
              <w:rPr>
                <w:sz w:val="21"/>
              </w:rPr>
            </w:pPr>
            <w:r>
              <w:rPr>
                <w:sz w:val="21"/>
                <w:szCs w:val="21"/>
              </w:rPr>
              <w:t>ZY-31</w:t>
            </w:r>
          </w:p>
        </w:tc>
        <w:tc>
          <w:tcPr>
            <w:tcW w:w="1716" w:type="dxa"/>
            <w:vAlign w:val="center"/>
          </w:tcPr>
          <w:p w14:paraId="36F93AFE">
            <w:pPr>
              <w:keepNext/>
              <w:snapToGrid w:val="0"/>
              <w:spacing w:before="70" w:after="70" w:line="240" w:lineRule="auto"/>
              <w:ind w:firstLine="0"/>
              <w:jc w:val="left"/>
              <w:rPr>
                <w:sz w:val="21"/>
              </w:rPr>
            </w:pPr>
            <w:r>
              <w:rPr>
                <w:sz w:val="21"/>
                <w:szCs w:val="21"/>
              </w:rPr>
              <w:t>平台挂载安装</w:t>
            </w:r>
          </w:p>
        </w:tc>
        <w:tc>
          <w:tcPr>
            <w:tcW w:w="1596" w:type="dxa"/>
            <w:vAlign w:val="center"/>
          </w:tcPr>
          <w:p w14:paraId="1258E94F">
            <w:pPr>
              <w:keepNext/>
              <w:snapToGrid w:val="0"/>
              <w:spacing w:before="70" w:after="70" w:line="240" w:lineRule="auto"/>
              <w:ind w:firstLine="0"/>
              <w:jc w:val="left"/>
              <w:rPr>
                <w:sz w:val="21"/>
              </w:rPr>
            </w:pPr>
            <w:r>
              <w:rPr>
                <w:sz w:val="21"/>
                <w:szCs w:val="21"/>
              </w:rPr>
              <w:t>挂载支架</w:t>
            </w:r>
          </w:p>
        </w:tc>
        <w:tc>
          <w:tcPr>
            <w:tcW w:w="1897" w:type="dxa"/>
            <w:vAlign w:val="center"/>
          </w:tcPr>
          <w:p w14:paraId="77FB36AA">
            <w:pPr>
              <w:keepNext/>
              <w:snapToGrid w:val="0"/>
              <w:spacing w:before="70" w:after="70" w:line="240" w:lineRule="auto"/>
              <w:ind w:firstLine="0"/>
              <w:jc w:val="left"/>
              <w:rPr>
                <w:sz w:val="21"/>
              </w:rPr>
            </w:pPr>
            <w:r>
              <w:rPr>
                <w:sz w:val="21"/>
                <w:szCs w:val="21"/>
              </w:rPr>
              <w:t>承载≥20 kg</w:t>
            </w:r>
          </w:p>
        </w:tc>
        <w:tc>
          <w:tcPr>
            <w:tcW w:w="1993" w:type="dxa"/>
            <w:vAlign w:val="center"/>
          </w:tcPr>
          <w:p w14:paraId="7B6D1615">
            <w:pPr>
              <w:keepNext/>
              <w:snapToGrid w:val="0"/>
              <w:spacing w:before="70" w:after="70" w:line="240" w:lineRule="auto"/>
              <w:ind w:firstLine="0"/>
              <w:jc w:val="left"/>
              <w:rPr>
                <w:sz w:val="21"/>
              </w:rPr>
            </w:pPr>
            <w:r>
              <w:rPr>
                <w:sz w:val="21"/>
                <w:szCs w:val="21"/>
              </w:rPr>
              <w:t>锁紧到位</w:t>
            </w:r>
          </w:p>
        </w:tc>
        <w:tc>
          <w:tcPr>
            <w:tcW w:w="1596" w:type="dxa"/>
            <w:vAlign w:val="center"/>
          </w:tcPr>
          <w:p w14:paraId="22F52D6D">
            <w:pPr>
              <w:keepNext/>
              <w:snapToGrid w:val="0"/>
              <w:spacing w:before="70" w:after="70" w:line="240" w:lineRule="auto"/>
              <w:ind w:firstLine="0"/>
              <w:jc w:val="left"/>
              <w:rPr>
                <w:sz w:val="21"/>
              </w:rPr>
            </w:pPr>
            <w:r>
              <w:rPr>
                <w:sz w:val="21"/>
                <w:szCs w:val="21"/>
              </w:rPr>
              <w:t>双人作业</w:t>
            </w:r>
          </w:p>
        </w:tc>
      </w:tr>
      <w:tr w14:paraId="68480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4BE4C1FD">
            <w:pPr>
              <w:keepNext/>
              <w:snapToGrid w:val="0"/>
              <w:spacing w:before="70" w:after="70" w:line="240" w:lineRule="auto"/>
              <w:ind w:firstLine="0"/>
              <w:jc w:val="center"/>
              <w:rPr>
                <w:sz w:val="21"/>
              </w:rPr>
            </w:pPr>
            <w:r>
              <w:rPr>
                <w:sz w:val="21"/>
                <w:szCs w:val="21"/>
              </w:rPr>
              <w:t>ZY-32</w:t>
            </w:r>
          </w:p>
        </w:tc>
        <w:tc>
          <w:tcPr>
            <w:tcW w:w="1716" w:type="dxa"/>
            <w:vAlign w:val="center"/>
          </w:tcPr>
          <w:p w14:paraId="21F2DA9B">
            <w:pPr>
              <w:keepNext/>
              <w:snapToGrid w:val="0"/>
              <w:spacing w:before="70" w:after="70" w:line="240" w:lineRule="auto"/>
              <w:ind w:firstLine="0"/>
              <w:jc w:val="left"/>
              <w:rPr>
                <w:sz w:val="21"/>
              </w:rPr>
            </w:pPr>
            <w:r>
              <w:rPr>
                <w:sz w:val="21"/>
                <w:szCs w:val="21"/>
              </w:rPr>
              <w:t>平台行程作业</w:t>
            </w:r>
          </w:p>
        </w:tc>
        <w:tc>
          <w:tcPr>
            <w:tcW w:w="1596" w:type="dxa"/>
            <w:vAlign w:val="center"/>
          </w:tcPr>
          <w:p w14:paraId="7CB94206">
            <w:pPr>
              <w:keepNext/>
              <w:snapToGrid w:val="0"/>
              <w:spacing w:before="70" w:after="70" w:line="240" w:lineRule="auto"/>
              <w:ind w:firstLine="0"/>
              <w:jc w:val="left"/>
              <w:rPr>
                <w:sz w:val="21"/>
              </w:rPr>
            </w:pPr>
            <w:r>
              <w:rPr>
                <w:sz w:val="21"/>
                <w:szCs w:val="21"/>
              </w:rPr>
              <w:t>平台+AGV</w:t>
            </w:r>
          </w:p>
        </w:tc>
        <w:tc>
          <w:tcPr>
            <w:tcW w:w="1897" w:type="dxa"/>
            <w:vAlign w:val="center"/>
          </w:tcPr>
          <w:p w14:paraId="6A26D896">
            <w:pPr>
              <w:keepNext/>
              <w:snapToGrid w:val="0"/>
              <w:spacing w:before="70" w:after="70" w:line="240" w:lineRule="auto"/>
              <w:ind w:firstLine="0"/>
              <w:jc w:val="left"/>
              <w:rPr>
                <w:sz w:val="21"/>
              </w:rPr>
            </w:pPr>
            <w:r>
              <w:rPr>
                <w:sz w:val="21"/>
                <w:szCs w:val="21"/>
              </w:rPr>
              <w:t>单次≤40 min</w:t>
            </w:r>
          </w:p>
        </w:tc>
        <w:tc>
          <w:tcPr>
            <w:tcW w:w="1993" w:type="dxa"/>
            <w:vAlign w:val="center"/>
          </w:tcPr>
          <w:p w14:paraId="6F4FEECC">
            <w:pPr>
              <w:keepNext/>
              <w:snapToGrid w:val="0"/>
              <w:spacing w:before="70" w:after="70" w:line="240" w:lineRule="auto"/>
              <w:ind w:firstLine="0"/>
              <w:jc w:val="left"/>
              <w:rPr>
                <w:sz w:val="21"/>
              </w:rPr>
            </w:pPr>
            <w:r>
              <w:rPr>
                <w:sz w:val="21"/>
                <w:szCs w:val="21"/>
              </w:rPr>
              <w:t>行进稳定</w:t>
            </w:r>
          </w:p>
        </w:tc>
        <w:tc>
          <w:tcPr>
            <w:tcW w:w="1596" w:type="dxa"/>
            <w:vAlign w:val="center"/>
          </w:tcPr>
          <w:p w14:paraId="6888EF0F">
            <w:pPr>
              <w:keepNext/>
              <w:snapToGrid w:val="0"/>
              <w:spacing w:before="70" w:after="70" w:line="240" w:lineRule="auto"/>
              <w:ind w:firstLine="0"/>
              <w:jc w:val="left"/>
              <w:rPr>
                <w:sz w:val="21"/>
              </w:rPr>
            </w:pPr>
            <w:r>
              <w:rPr>
                <w:sz w:val="21"/>
                <w:szCs w:val="21"/>
              </w:rPr>
              <w:t>平台安全规程</w:t>
            </w:r>
          </w:p>
        </w:tc>
      </w:tr>
      <w:tr w14:paraId="62E71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D937E47">
            <w:pPr>
              <w:keepNext/>
              <w:snapToGrid w:val="0"/>
              <w:spacing w:before="70" w:after="70" w:line="240" w:lineRule="auto"/>
              <w:ind w:firstLine="0"/>
              <w:jc w:val="center"/>
              <w:rPr>
                <w:sz w:val="21"/>
              </w:rPr>
            </w:pPr>
            <w:r>
              <w:rPr>
                <w:sz w:val="21"/>
                <w:szCs w:val="21"/>
              </w:rPr>
              <w:t>ZY-33</w:t>
            </w:r>
          </w:p>
        </w:tc>
        <w:tc>
          <w:tcPr>
            <w:tcW w:w="1716" w:type="dxa"/>
            <w:vAlign w:val="center"/>
          </w:tcPr>
          <w:p w14:paraId="0E60249D">
            <w:pPr>
              <w:keepNext/>
              <w:snapToGrid w:val="0"/>
              <w:spacing w:before="70" w:after="70" w:line="240" w:lineRule="auto"/>
              <w:ind w:firstLine="0"/>
              <w:jc w:val="left"/>
              <w:rPr>
                <w:sz w:val="21"/>
              </w:rPr>
            </w:pPr>
            <w:r>
              <w:rPr>
                <w:sz w:val="21"/>
                <w:szCs w:val="21"/>
              </w:rPr>
              <w:t>平台移位</w:t>
            </w:r>
          </w:p>
        </w:tc>
        <w:tc>
          <w:tcPr>
            <w:tcW w:w="1596" w:type="dxa"/>
            <w:vAlign w:val="center"/>
          </w:tcPr>
          <w:p w14:paraId="19696511">
            <w:pPr>
              <w:keepNext/>
              <w:snapToGrid w:val="0"/>
              <w:spacing w:before="70" w:after="70" w:line="240" w:lineRule="auto"/>
              <w:ind w:firstLine="0"/>
              <w:jc w:val="left"/>
              <w:rPr>
                <w:sz w:val="21"/>
              </w:rPr>
            </w:pPr>
            <w:r>
              <w:rPr>
                <w:sz w:val="21"/>
                <w:szCs w:val="21"/>
              </w:rPr>
              <w:t>平台操作员</w:t>
            </w:r>
          </w:p>
        </w:tc>
        <w:tc>
          <w:tcPr>
            <w:tcW w:w="1897" w:type="dxa"/>
            <w:vAlign w:val="center"/>
          </w:tcPr>
          <w:p w14:paraId="7B570255">
            <w:pPr>
              <w:keepNext/>
              <w:snapToGrid w:val="0"/>
              <w:spacing w:before="70" w:after="70" w:line="240" w:lineRule="auto"/>
              <w:ind w:firstLine="0"/>
              <w:jc w:val="left"/>
              <w:rPr>
                <w:sz w:val="21"/>
              </w:rPr>
            </w:pPr>
            <w:r>
              <w:rPr>
                <w:sz w:val="21"/>
                <w:szCs w:val="21"/>
              </w:rPr>
              <w:t>位姿准确</w:t>
            </w:r>
          </w:p>
        </w:tc>
        <w:tc>
          <w:tcPr>
            <w:tcW w:w="1993" w:type="dxa"/>
            <w:vAlign w:val="center"/>
          </w:tcPr>
          <w:p w14:paraId="540169D1">
            <w:pPr>
              <w:keepNext/>
              <w:snapToGrid w:val="0"/>
              <w:spacing w:before="70" w:after="70" w:line="240" w:lineRule="auto"/>
              <w:ind w:firstLine="0"/>
              <w:jc w:val="left"/>
              <w:rPr>
                <w:sz w:val="21"/>
              </w:rPr>
            </w:pPr>
            <w:r>
              <w:rPr>
                <w:sz w:val="21"/>
                <w:szCs w:val="21"/>
              </w:rPr>
              <w:t>重叠达标</w:t>
            </w:r>
          </w:p>
        </w:tc>
        <w:tc>
          <w:tcPr>
            <w:tcW w:w="1596" w:type="dxa"/>
            <w:vAlign w:val="center"/>
          </w:tcPr>
          <w:p w14:paraId="55456957">
            <w:pPr>
              <w:keepNext/>
              <w:snapToGrid w:val="0"/>
              <w:spacing w:before="70" w:after="70" w:line="240" w:lineRule="auto"/>
              <w:ind w:firstLine="0"/>
              <w:jc w:val="left"/>
              <w:rPr>
                <w:sz w:val="21"/>
              </w:rPr>
            </w:pPr>
            <w:r>
              <w:rPr>
                <w:sz w:val="21"/>
                <w:szCs w:val="21"/>
              </w:rPr>
              <w:t>停稳再动</w:t>
            </w:r>
          </w:p>
        </w:tc>
      </w:tr>
      <w:tr w14:paraId="6E7F3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565556E7">
            <w:pPr>
              <w:keepNext/>
              <w:snapToGrid w:val="0"/>
              <w:spacing w:before="70" w:after="70" w:line="240" w:lineRule="auto"/>
              <w:ind w:firstLine="0"/>
              <w:jc w:val="center"/>
              <w:rPr>
                <w:sz w:val="21"/>
              </w:rPr>
            </w:pPr>
            <w:r>
              <w:rPr>
                <w:sz w:val="21"/>
                <w:szCs w:val="21"/>
              </w:rPr>
              <w:t>ZY-34</w:t>
            </w:r>
          </w:p>
        </w:tc>
        <w:tc>
          <w:tcPr>
            <w:tcW w:w="1716" w:type="dxa"/>
            <w:vAlign w:val="center"/>
          </w:tcPr>
          <w:p w14:paraId="22F3B1F0">
            <w:pPr>
              <w:keepNext/>
              <w:snapToGrid w:val="0"/>
              <w:spacing w:before="70" w:after="70" w:line="240" w:lineRule="auto"/>
              <w:ind w:firstLine="0"/>
              <w:jc w:val="left"/>
              <w:rPr>
                <w:sz w:val="21"/>
              </w:rPr>
            </w:pPr>
            <w:r>
              <w:rPr>
                <w:sz w:val="21"/>
                <w:szCs w:val="21"/>
              </w:rPr>
              <w:t>陡坡补测</w:t>
            </w:r>
          </w:p>
        </w:tc>
        <w:tc>
          <w:tcPr>
            <w:tcW w:w="1596" w:type="dxa"/>
            <w:vAlign w:val="center"/>
          </w:tcPr>
          <w:p w14:paraId="79FE0BBE">
            <w:pPr>
              <w:keepNext/>
              <w:snapToGrid w:val="0"/>
              <w:spacing w:before="70" w:after="70" w:line="240" w:lineRule="auto"/>
              <w:ind w:firstLine="0"/>
              <w:jc w:val="left"/>
              <w:rPr>
                <w:sz w:val="21"/>
              </w:rPr>
            </w:pPr>
            <w:r>
              <w:rPr>
                <w:sz w:val="21"/>
                <w:szCs w:val="21"/>
              </w:rPr>
              <w:t>长焦/手持</w:t>
            </w:r>
          </w:p>
        </w:tc>
        <w:tc>
          <w:tcPr>
            <w:tcW w:w="1897" w:type="dxa"/>
            <w:vAlign w:val="center"/>
          </w:tcPr>
          <w:p w14:paraId="221563C6">
            <w:pPr>
              <w:keepNext/>
              <w:snapToGrid w:val="0"/>
              <w:spacing w:before="70" w:after="70" w:line="240" w:lineRule="auto"/>
              <w:ind w:firstLine="0"/>
              <w:jc w:val="left"/>
              <w:rPr>
                <w:sz w:val="21"/>
              </w:rPr>
            </w:pPr>
            <w:r>
              <w:rPr>
                <w:sz w:val="21"/>
                <w:szCs w:val="21"/>
              </w:rPr>
              <w:t>覆盖缝隙</w:t>
            </w:r>
          </w:p>
        </w:tc>
        <w:tc>
          <w:tcPr>
            <w:tcW w:w="1993" w:type="dxa"/>
            <w:vAlign w:val="center"/>
          </w:tcPr>
          <w:p w14:paraId="29A15E33">
            <w:pPr>
              <w:keepNext/>
              <w:snapToGrid w:val="0"/>
              <w:spacing w:before="70" w:after="70" w:line="240" w:lineRule="auto"/>
              <w:ind w:firstLine="0"/>
              <w:jc w:val="left"/>
              <w:rPr>
                <w:sz w:val="21"/>
              </w:rPr>
            </w:pPr>
            <w:r>
              <w:rPr>
                <w:sz w:val="21"/>
                <w:szCs w:val="21"/>
              </w:rPr>
              <w:t>数据可用</w:t>
            </w:r>
          </w:p>
        </w:tc>
        <w:tc>
          <w:tcPr>
            <w:tcW w:w="1596" w:type="dxa"/>
            <w:vAlign w:val="center"/>
          </w:tcPr>
          <w:p w14:paraId="2EA79801">
            <w:pPr>
              <w:keepNext/>
              <w:snapToGrid w:val="0"/>
              <w:spacing w:before="70" w:after="70" w:line="240" w:lineRule="auto"/>
              <w:ind w:firstLine="0"/>
              <w:jc w:val="left"/>
              <w:rPr>
                <w:sz w:val="21"/>
              </w:rPr>
            </w:pPr>
            <w:r>
              <w:rPr>
                <w:sz w:val="21"/>
                <w:szCs w:val="21"/>
              </w:rPr>
              <w:t>防坠</w:t>
            </w:r>
          </w:p>
        </w:tc>
      </w:tr>
      <w:tr w14:paraId="7FD56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08DC0B9">
            <w:pPr>
              <w:keepNext/>
              <w:snapToGrid w:val="0"/>
              <w:spacing w:before="70" w:after="70" w:line="240" w:lineRule="auto"/>
              <w:ind w:firstLine="0"/>
              <w:jc w:val="center"/>
              <w:rPr>
                <w:sz w:val="21"/>
              </w:rPr>
            </w:pPr>
            <w:r>
              <w:rPr>
                <w:sz w:val="21"/>
                <w:szCs w:val="21"/>
              </w:rPr>
              <w:t>ZY-35</w:t>
            </w:r>
          </w:p>
        </w:tc>
        <w:tc>
          <w:tcPr>
            <w:tcW w:w="1716" w:type="dxa"/>
            <w:vAlign w:val="center"/>
          </w:tcPr>
          <w:p w14:paraId="79272FFA">
            <w:pPr>
              <w:keepNext/>
              <w:snapToGrid w:val="0"/>
              <w:spacing w:before="70" w:after="70" w:line="240" w:lineRule="auto"/>
              <w:ind w:firstLine="0"/>
              <w:jc w:val="left"/>
              <w:rPr>
                <w:sz w:val="21"/>
              </w:rPr>
            </w:pPr>
            <w:r>
              <w:rPr>
                <w:sz w:val="21"/>
                <w:szCs w:val="21"/>
              </w:rPr>
              <w:t>点云去噪</w:t>
            </w:r>
          </w:p>
        </w:tc>
        <w:tc>
          <w:tcPr>
            <w:tcW w:w="1596" w:type="dxa"/>
            <w:vAlign w:val="center"/>
          </w:tcPr>
          <w:p w14:paraId="6F68818E">
            <w:pPr>
              <w:keepNext/>
              <w:snapToGrid w:val="0"/>
              <w:spacing w:before="70" w:after="70" w:line="240" w:lineRule="auto"/>
              <w:ind w:firstLine="0"/>
              <w:jc w:val="left"/>
              <w:rPr>
                <w:sz w:val="21"/>
              </w:rPr>
            </w:pPr>
            <w:r>
              <w:rPr>
                <w:sz w:val="21"/>
                <w:szCs w:val="21"/>
              </w:rPr>
              <w:t>处理软件</w:t>
            </w:r>
          </w:p>
        </w:tc>
        <w:tc>
          <w:tcPr>
            <w:tcW w:w="1897" w:type="dxa"/>
            <w:vAlign w:val="center"/>
          </w:tcPr>
          <w:p w14:paraId="173F089E">
            <w:pPr>
              <w:keepNext/>
              <w:snapToGrid w:val="0"/>
              <w:spacing w:before="70" w:after="70" w:line="240" w:lineRule="auto"/>
              <w:ind w:firstLine="0"/>
              <w:jc w:val="left"/>
              <w:rPr>
                <w:sz w:val="21"/>
              </w:rPr>
            </w:pPr>
            <w:r>
              <w:rPr>
                <w:sz w:val="21"/>
                <w:szCs w:val="21"/>
              </w:rPr>
              <w:t>统计滤波 σ=2</w:t>
            </w:r>
          </w:p>
        </w:tc>
        <w:tc>
          <w:tcPr>
            <w:tcW w:w="1993" w:type="dxa"/>
            <w:vAlign w:val="center"/>
          </w:tcPr>
          <w:p w14:paraId="683A5BC1">
            <w:pPr>
              <w:keepNext/>
              <w:snapToGrid w:val="0"/>
              <w:spacing w:before="70" w:after="70" w:line="240" w:lineRule="auto"/>
              <w:ind w:firstLine="0"/>
              <w:jc w:val="left"/>
              <w:rPr>
                <w:sz w:val="21"/>
              </w:rPr>
            </w:pPr>
            <w:r>
              <w:rPr>
                <w:sz w:val="21"/>
                <w:szCs w:val="21"/>
              </w:rPr>
              <w:t>无离群点</w:t>
            </w:r>
          </w:p>
        </w:tc>
        <w:tc>
          <w:tcPr>
            <w:tcW w:w="1596" w:type="dxa"/>
            <w:vAlign w:val="center"/>
          </w:tcPr>
          <w:p w14:paraId="21DEEA75">
            <w:pPr>
              <w:keepNext/>
              <w:snapToGrid w:val="0"/>
              <w:spacing w:before="70" w:after="70" w:line="240" w:lineRule="auto"/>
              <w:ind w:firstLine="0"/>
              <w:jc w:val="left"/>
              <w:rPr>
                <w:sz w:val="21"/>
              </w:rPr>
            </w:pPr>
            <w:r>
              <w:rPr>
                <w:rFonts w:hint="eastAsia"/>
                <w:sz w:val="21"/>
                <w:szCs w:val="21"/>
              </w:rPr>
              <w:t>-</w:t>
            </w:r>
          </w:p>
        </w:tc>
      </w:tr>
      <w:tr w14:paraId="23D63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7FE9B13">
            <w:pPr>
              <w:keepNext/>
              <w:snapToGrid w:val="0"/>
              <w:spacing w:before="70" w:after="70" w:line="240" w:lineRule="auto"/>
              <w:ind w:firstLine="0"/>
              <w:jc w:val="center"/>
              <w:rPr>
                <w:sz w:val="21"/>
              </w:rPr>
            </w:pPr>
            <w:r>
              <w:rPr>
                <w:sz w:val="21"/>
                <w:szCs w:val="21"/>
              </w:rPr>
              <w:t>ZY-36</w:t>
            </w:r>
          </w:p>
        </w:tc>
        <w:tc>
          <w:tcPr>
            <w:tcW w:w="1716" w:type="dxa"/>
            <w:vAlign w:val="center"/>
          </w:tcPr>
          <w:p w14:paraId="3D8FEE8F">
            <w:pPr>
              <w:keepNext/>
              <w:snapToGrid w:val="0"/>
              <w:spacing w:before="70" w:after="70" w:line="240" w:lineRule="auto"/>
              <w:ind w:firstLine="0"/>
              <w:jc w:val="left"/>
              <w:rPr>
                <w:sz w:val="21"/>
              </w:rPr>
            </w:pPr>
            <w:r>
              <w:rPr>
                <w:sz w:val="21"/>
                <w:szCs w:val="21"/>
              </w:rPr>
              <w:t>多源配准</w:t>
            </w:r>
          </w:p>
        </w:tc>
        <w:tc>
          <w:tcPr>
            <w:tcW w:w="1596" w:type="dxa"/>
            <w:vAlign w:val="center"/>
          </w:tcPr>
          <w:p w14:paraId="55BFC8CD">
            <w:pPr>
              <w:keepNext/>
              <w:snapToGrid w:val="0"/>
              <w:spacing w:before="70" w:after="70" w:line="240" w:lineRule="auto"/>
              <w:ind w:firstLine="0"/>
              <w:jc w:val="left"/>
              <w:rPr>
                <w:sz w:val="21"/>
              </w:rPr>
            </w:pPr>
            <w:r>
              <w:rPr>
                <w:sz w:val="21"/>
                <w:szCs w:val="21"/>
              </w:rPr>
              <w:t>配准模块</w:t>
            </w:r>
          </w:p>
        </w:tc>
        <w:tc>
          <w:tcPr>
            <w:tcW w:w="1897" w:type="dxa"/>
            <w:vAlign w:val="center"/>
          </w:tcPr>
          <w:p w14:paraId="39874D0B">
            <w:pPr>
              <w:keepNext/>
              <w:snapToGrid w:val="0"/>
              <w:spacing w:before="70" w:after="70" w:line="240" w:lineRule="auto"/>
              <w:ind w:firstLine="0"/>
              <w:jc w:val="left"/>
              <w:rPr>
                <w:sz w:val="21"/>
              </w:rPr>
            </w:pPr>
            <w:r>
              <w:rPr>
                <w:sz w:val="21"/>
                <w:szCs w:val="21"/>
              </w:rPr>
              <w:t>残差≤2 mm</w:t>
            </w:r>
          </w:p>
        </w:tc>
        <w:tc>
          <w:tcPr>
            <w:tcW w:w="1993" w:type="dxa"/>
            <w:vAlign w:val="center"/>
          </w:tcPr>
          <w:p w14:paraId="16A38068">
            <w:pPr>
              <w:keepNext/>
              <w:snapToGrid w:val="0"/>
              <w:spacing w:before="70" w:after="70" w:line="240" w:lineRule="auto"/>
              <w:ind w:firstLine="0"/>
              <w:jc w:val="left"/>
              <w:rPr>
                <w:sz w:val="21"/>
              </w:rPr>
            </w:pPr>
            <w:r>
              <w:rPr>
                <w:sz w:val="21"/>
                <w:szCs w:val="21"/>
              </w:rPr>
              <w:t>控制点约束</w:t>
            </w:r>
          </w:p>
        </w:tc>
        <w:tc>
          <w:tcPr>
            <w:tcW w:w="1596" w:type="dxa"/>
            <w:vAlign w:val="center"/>
          </w:tcPr>
          <w:p w14:paraId="1981CE5B">
            <w:pPr>
              <w:keepNext/>
              <w:snapToGrid w:val="0"/>
              <w:spacing w:before="70" w:after="70" w:line="240" w:lineRule="auto"/>
              <w:ind w:firstLine="0"/>
              <w:jc w:val="left"/>
              <w:rPr>
                <w:sz w:val="21"/>
              </w:rPr>
            </w:pPr>
            <w:r>
              <w:rPr>
                <w:rFonts w:hint="eastAsia"/>
                <w:sz w:val="21"/>
                <w:szCs w:val="21"/>
              </w:rPr>
              <w:t>-</w:t>
            </w:r>
          </w:p>
        </w:tc>
      </w:tr>
      <w:tr w14:paraId="69191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6B436C42">
            <w:pPr>
              <w:keepNext/>
              <w:snapToGrid w:val="0"/>
              <w:spacing w:before="70" w:after="70" w:line="240" w:lineRule="auto"/>
              <w:ind w:firstLine="0"/>
              <w:jc w:val="center"/>
              <w:rPr>
                <w:sz w:val="21"/>
              </w:rPr>
            </w:pPr>
            <w:r>
              <w:rPr>
                <w:sz w:val="21"/>
                <w:szCs w:val="21"/>
              </w:rPr>
              <w:t>ZY-37</w:t>
            </w:r>
          </w:p>
        </w:tc>
        <w:tc>
          <w:tcPr>
            <w:tcW w:w="1716" w:type="dxa"/>
            <w:vAlign w:val="center"/>
          </w:tcPr>
          <w:p w14:paraId="149D07AE">
            <w:pPr>
              <w:keepNext/>
              <w:snapToGrid w:val="0"/>
              <w:spacing w:before="70" w:after="70" w:line="240" w:lineRule="auto"/>
              <w:ind w:firstLine="0"/>
              <w:jc w:val="left"/>
              <w:rPr>
                <w:sz w:val="21"/>
              </w:rPr>
            </w:pPr>
            <w:r>
              <w:rPr>
                <w:sz w:val="21"/>
                <w:szCs w:val="21"/>
              </w:rPr>
              <w:t>真彩色赋色</w:t>
            </w:r>
          </w:p>
        </w:tc>
        <w:tc>
          <w:tcPr>
            <w:tcW w:w="1596" w:type="dxa"/>
            <w:vAlign w:val="center"/>
          </w:tcPr>
          <w:p w14:paraId="673C60AC">
            <w:pPr>
              <w:keepNext/>
              <w:snapToGrid w:val="0"/>
              <w:spacing w:before="70" w:after="70" w:line="240" w:lineRule="auto"/>
              <w:ind w:firstLine="0"/>
              <w:jc w:val="left"/>
              <w:rPr>
                <w:sz w:val="21"/>
              </w:rPr>
            </w:pPr>
            <w:r>
              <w:rPr>
                <w:sz w:val="21"/>
                <w:szCs w:val="21"/>
              </w:rPr>
              <w:t>赋色模块</w:t>
            </w:r>
          </w:p>
        </w:tc>
        <w:tc>
          <w:tcPr>
            <w:tcW w:w="1897" w:type="dxa"/>
            <w:vAlign w:val="center"/>
          </w:tcPr>
          <w:p w14:paraId="125584BF">
            <w:pPr>
              <w:keepNext/>
              <w:snapToGrid w:val="0"/>
              <w:spacing w:before="70" w:after="70" w:line="240" w:lineRule="auto"/>
              <w:ind w:firstLine="0"/>
              <w:jc w:val="left"/>
              <w:rPr>
                <w:sz w:val="21"/>
              </w:rPr>
            </w:pPr>
            <w:r>
              <w:rPr>
                <w:sz w:val="21"/>
                <w:szCs w:val="21"/>
              </w:rPr>
              <w:t>ΔE≤5</w:t>
            </w:r>
          </w:p>
        </w:tc>
        <w:tc>
          <w:tcPr>
            <w:tcW w:w="1993" w:type="dxa"/>
            <w:vAlign w:val="center"/>
          </w:tcPr>
          <w:p w14:paraId="75D25A31">
            <w:pPr>
              <w:keepNext/>
              <w:snapToGrid w:val="0"/>
              <w:spacing w:before="70" w:after="70" w:line="240" w:lineRule="auto"/>
              <w:ind w:firstLine="0"/>
              <w:jc w:val="left"/>
              <w:rPr>
                <w:sz w:val="21"/>
              </w:rPr>
            </w:pPr>
            <w:r>
              <w:rPr>
                <w:sz w:val="21"/>
                <w:szCs w:val="21"/>
              </w:rPr>
              <w:t>无错位</w:t>
            </w:r>
          </w:p>
        </w:tc>
        <w:tc>
          <w:tcPr>
            <w:tcW w:w="1596" w:type="dxa"/>
            <w:vAlign w:val="center"/>
          </w:tcPr>
          <w:p w14:paraId="21DAFC98">
            <w:pPr>
              <w:keepNext/>
              <w:snapToGrid w:val="0"/>
              <w:spacing w:before="70" w:after="70" w:line="240" w:lineRule="auto"/>
              <w:ind w:firstLine="0"/>
              <w:jc w:val="left"/>
              <w:rPr>
                <w:sz w:val="21"/>
              </w:rPr>
            </w:pPr>
            <w:r>
              <w:rPr>
                <w:rFonts w:hint="eastAsia"/>
                <w:sz w:val="21"/>
                <w:szCs w:val="21"/>
              </w:rPr>
              <w:t>-</w:t>
            </w:r>
          </w:p>
        </w:tc>
      </w:tr>
      <w:tr w14:paraId="0E284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01B51A3C">
            <w:pPr>
              <w:keepNext/>
              <w:snapToGrid w:val="0"/>
              <w:spacing w:before="70" w:after="70" w:line="240" w:lineRule="auto"/>
              <w:ind w:firstLine="0"/>
              <w:jc w:val="center"/>
              <w:rPr>
                <w:sz w:val="21"/>
              </w:rPr>
            </w:pPr>
            <w:r>
              <w:rPr>
                <w:sz w:val="21"/>
                <w:szCs w:val="21"/>
              </w:rPr>
              <w:t>ZY-38</w:t>
            </w:r>
          </w:p>
        </w:tc>
        <w:tc>
          <w:tcPr>
            <w:tcW w:w="1716" w:type="dxa"/>
            <w:vAlign w:val="center"/>
          </w:tcPr>
          <w:p w14:paraId="1BBC2154">
            <w:pPr>
              <w:keepNext/>
              <w:snapToGrid w:val="0"/>
              <w:spacing w:before="70" w:after="70" w:line="240" w:lineRule="auto"/>
              <w:ind w:firstLine="0"/>
              <w:jc w:val="left"/>
              <w:rPr>
                <w:sz w:val="21"/>
              </w:rPr>
            </w:pPr>
            <w:r>
              <w:rPr>
                <w:sz w:val="21"/>
                <w:szCs w:val="21"/>
              </w:rPr>
              <w:t>网格重建</w:t>
            </w:r>
          </w:p>
        </w:tc>
        <w:tc>
          <w:tcPr>
            <w:tcW w:w="1596" w:type="dxa"/>
            <w:vAlign w:val="center"/>
          </w:tcPr>
          <w:p w14:paraId="1B574978">
            <w:pPr>
              <w:keepNext/>
              <w:snapToGrid w:val="0"/>
              <w:spacing w:before="70" w:after="70" w:line="240" w:lineRule="auto"/>
              <w:ind w:firstLine="0"/>
              <w:jc w:val="left"/>
              <w:rPr>
                <w:sz w:val="21"/>
              </w:rPr>
            </w:pPr>
            <w:r>
              <w:rPr>
                <w:sz w:val="21"/>
                <w:szCs w:val="21"/>
              </w:rPr>
              <w:t>重建模块</w:t>
            </w:r>
          </w:p>
        </w:tc>
        <w:tc>
          <w:tcPr>
            <w:tcW w:w="1897" w:type="dxa"/>
            <w:vAlign w:val="center"/>
          </w:tcPr>
          <w:p w14:paraId="7EAA42AD">
            <w:pPr>
              <w:keepNext/>
              <w:snapToGrid w:val="0"/>
              <w:spacing w:before="70" w:after="70" w:line="240" w:lineRule="auto"/>
              <w:ind w:firstLine="0"/>
              <w:jc w:val="left"/>
              <w:rPr>
                <w:sz w:val="21"/>
              </w:rPr>
            </w:pPr>
            <w:r>
              <w:rPr>
                <w:sz w:val="21"/>
                <w:szCs w:val="21"/>
              </w:rPr>
              <w:t>面片≤500 万</w:t>
            </w:r>
          </w:p>
        </w:tc>
        <w:tc>
          <w:tcPr>
            <w:tcW w:w="1993" w:type="dxa"/>
            <w:vAlign w:val="center"/>
          </w:tcPr>
          <w:p w14:paraId="64CCEEFE">
            <w:pPr>
              <w:keepNext/>
              <w:snapToGrid w:val="0"/>
              <w:spacing w:before="70" w:after="70" w:line="240" w:lineRule="auto"/>
              <w:ind w:firstLine="0"/>
              <w:jc w:val="left"/>
              <w:rPr>
                <w:sz w:val="21"/>
              </w:rPr>
            </w:pPr>
            <w:r>
              <w:rPr>
                <w:sz w:val="21"/>
                <w:szCs w:val="21"/>
              </w:rPr>
              <w:t>孔洞已修补</w:t>
            </w:r>
          </w:p>
        </w:tc>
        <w:tc>
          <w:tcPr>
            <w:tcW w:w="1596" w:type="dxa"/>
            <w:vAlign w:val="center"/>
          </w:tcPr>
          <w:p w14:paraId="24F961C3">
            <w:pPr>
              <w:keepNext/>
              <w:snapToGrid w:val="0"/>
              <w:spacing w:before="70" w:after="70" w:line="240" w:lineRule="auto"/>
              <w:ind w:firstLine="0"/>
              <w:jc w:val="left"/>
              <w:rPr>
                <w:sz w:val="21"/>
              </w:rPr>
            </w:pPr>
            <w:r>
              <w:rPr>
                <w:rFonts w:hint="eastAsia"/>
                <w:sz w:val="21"/>
                <w:szCs w:val="21"/>
              </w:rPr>
              <w:t>-</w:t>
            </w:r>
          </w:p>
        </w:tc>
      </w:tr>
      <w:tr w14:paraId="1EC2A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3A46863D">
            <w:pPr>
              <w:keepNext/>
              <w:snapToGrid w:val="0"/>
              <w:spacing w:before="70" w:after="70" w:line="240" w:lineRule="auto"/>
              <w:ind w:firstLine="0"/>
              <w:jc w:val="center"/>
              <w:rPr>
                <w:sz w:val="21"/>
              </w:rPr>
            </w:pPr>
            <w:r>
              <w:rPr>
                <w:sz w:val="21"/>
                <w:szCs w:val="21"/>
              </w:rPr>
              <w:t>ZY-39</w:t>
            </w:r>
          </w:p>
        </w:tc>
        <w:tc>
          <w:tcPr>
            <w:tcW w:w="1716" w:type="dxa"/>
            <w:vAlign w:val="center"/>
          </w:tcPr>
          <w:p w14:paraId="3E98A8A1">
            <w:pPr>
              <w:keepNext/>
              <w:snapToGrid w:val="0"/>
              <w:spacing w:before="70" w:after="70" w:line="240" w:lineRule="auto"/>
              <w:ind w:firstLine="0"/>
              <w:jc w:val="left"/>
              <w:rPr>
                <w:sz w:val="21"/>
              </w:rPr>
            </w:pPr>
            <w:r>
              <w:rPr>
                <w:sz w:val="21"/>
                <w:szCs w:val="21"/>
              </w:rPr>
              <w:t>缺陷判识</w:t>
            </w:r>
          </w:p>
        </w:tc>
        <w:tc>
          <w:tcPr>
            <w:tcW w:w="1596" w:type="dxa"/>
            <w:vAlign w:val="center"/>
          </w:tcPr>
          <w:p w14:paraId="0189F37F">
            <w:pPr>
              <w:keepNext/>
              <w:snapToGrid w:val="0"/>
              <w:spacing w:before="70" w:after="70" w:line="240" w:lineRule="auto"/>
              <w:ind w:firstLine="0"/>
              <w:jc w:val="left"/>
              <w:rPr>
                <w:sz w:val="21"/>
              </w:rPr>
            </w:pPr>
            <w:r>
              <w:rPr>
                <w:sz w:val="21"/>
                <w:szCs w:val="21"/>
              </w:rPr>
              <w:t>判识模块</w:t>
            </w:r>
          </w:p>
        </w:tc>
        <w:tc>
          <w:tcPr>
            <w:tcW w:w="1897" w:type="dxa"/>
            <w:vAlign w:val="center"/>
          </w:tcPr>
          <w:p w14:paraId="244EFBCC">
            <w:pPr>
              <w:keepNext/>
              <w:snapToGrid w:val="0"/>
              <w:spacing w:before="70" w:after="70" w:line="240" w:lineRule="auto"/>
              <w:ind w:firstLine="0"/>
              <w:jc w:val="left"/>
              <w:rPr>
                <w:sz w:val="21"/>
              </w:rPr>
            </w:pPr>
            <w:r>
              <w:rPr>
                <w:sz w:val="21"/>
                <w:szCs w:val="21"/>
              </w:rPr>
              <w:t>置信度≥0.8</w:t>
            </w:r>
          </w:p>
        </w:tc>
        <w:tc>
          <w:tcPr>
            <w:tcW w:w="1993" w:type="dxa"/>
            <w:vAlign w:val="center"/>
          </w:tcPr>
          <w:p w14:paraId="051E7E7B">
            <w:pPr>
              <w:keepNext/>
              <w:snapToGrid w:val="0"/>
              <w:spacing w:before="70" w:after="70" w:line="240" w:lineRule="auto"/>
              <w:ind w:firstLine="0"/>
              <w:jc w:val="left"/>
              <w:rPr>
                <w:sz w:val="21"/>
              </w:rPr>
            </w:pPr>
            <w:r>
              <w:rPr>
                <w:sz w:val="21"/>
                <w:szCs w:val="21"/>
              </w:rPr>
              <w:t>规则命中正确</w:t>
            </w:r>
          </w:p>
        </w:tc>
        <w:tc>
          <w:tcPr>
            <w:tcW w:w="1596" w:type="dxa"/>
            <w:vAlign w:val="center"/>
          </w:tcPr>
          <w:p w14:paraId="7DE6EA97">
            <w:pPr>
              <w:keepNext/>
              <w:snapToGrid w:val="0"/>
              <w:spacing w:before="70" w:after="70" w:line="240" w:lineRule="auto"/>
              <w:ind w:firstLine="0"/>
              <w:jc w:val="left"/>
              <w:rPr>
                <w:sz w:val="21"/>
              </w:rPr>
            </w:pPr>
            <w:r>
              <w:rPr>
                <w:rFonts w:hint="eastAsia"/>
                <w:sz w:val="21"/>
                <w:szCs w:val="21"/>
              </w:rPr>
              <w:t>-</w:t>
            </w:r>
          </w:p>
        </w:tc>
      </w:tr>
      <w:tr w14:paraId="6DD0A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95" w:type="dxa"/>
            <w:vAlign w:val="center"/>
          </w:tcPr>
          <w:p w14:paraId="2D0E8BA0">
            <w:pPr>
              <w:keepNext/>
              <w:snapToGrid w:val="0"/>
              <w:spacing w:before="70" w:after="70" w:line="240" w:lineRule="auto"/>
              <w:ind w:firstLine="0"/>
              <w:jc w:val="center"/>
              <w:rPr>
                <w:sz w:val="21"/>
              </w:rPr>
            </w:pPr>
            <w:r>
              <w:rPr>
                <w:sz w:val="21"/>
                <w:szCs w:val="21"/>
              </w:rPr>
              <w:t>ZY-40</w:t>
            </w:r>
          </w:p>
        </w:tc>
        <w:tc>
          <w:tcPr>
            <w:tcW w:w="1716" w:type="dxa"/>
            <w:vAlign w:val="center"/>
          </w:tcPr>
          <w:p w14:paraId="220F4ACD">
            <w:pPr>
              <w:keepNext/>
              <w:snapToGrid w:val="0"/>
              <w:spacing w:before="70" w:after="70" w:line="240" w:lineRule="auto"/>
              <w:ind w:firstLine="0"/>
              <w:jc w:val="left"/>
              <w:rPr>
                <w:sz w:val="21"/>
              </w:rPr>
            </w:pPr>
            <w:r>
              <w:rPr>
                <w:sz w:val="21"/>
                <w:szCs w:val="21"/>
              </w:rPr>
              <w:t>成果出报与出图</w:t>
            </w:r>
          </w:p>
        </w:tc>
        <w:tc>
          <w:tcPr>
            <w:tcW w:w="1596" w:type="dxa"/>
            <w:vAlign w:val="center"/>
          </w:tcPr>
          <w:p w14:paraId="3FB54D80">
            <w:pPr>
              <w:keepNext/>
              <w:snapToGrid w:val="0"/>
              <w:spacing w:before="70" w:after="70" w:line="240" w:lineRule="auto"/>
              <w:ind w:firstLine="0"/>
              <w:jc w:val="left"/>
              <w:rPr>
                <w:sz w:val="21"/>
              </w:rPr>
            </w:pPr>
            <w:r>
              <w:rPr>
                <w:sz w:val="21"/>
                <w:szCs w:val="21"/>
              </w:rPr>
              <w:t>模板引擎</w:t>
            </w:r>
          </w:p>
        </w:tc>
        <w:tc>
          <w:tcPr>
            <w:tcW w:w="1897" w:type="dxa"/>
            <w:vAlign w:val="center"/>
          </w:tcPr>
          <w:p w14:paraId="296AF5BA">
            <w:pPr>
              <w:keepNext/>
              <w:snapToGrid w:val="0"/>
              <w:spacing w:before="70" w:after="70" w:line="240" w:lineRule="auto"/>
              <w:ind w:firstLine="0"/>
              <w:jc w:val="left"/>
              <w:rPr>
                <w:sz w:val="21"/>
              </w:rPr>
            </w:pPr>
            <w:r>
              <w:rPr>
                <w:sz w:val="21"/>
                <w:szCs w:val="21"/>
              </w:rPr>
              <w:t>无空变量</w:t>
            </w:r>
          </w:p>
        </w:tc>
        <w:tc>
          <w:tcPr>
            <w:tcW w:w="1993" w:type="dxa"/>
            <w:vAlign w:val="center"/>
          </w:tcPr>
          <w:p w14:paraId="0761AC54">
            <w:pPr>
              <w:keepNext/>
              <w:snapToGrid w:val="0"/>
              <w:spacing w:before="70" w:after="70" w:line="240" w:lineRule="auto"/>
              <w:ind w:firstLine="0"/>
              <w:jc w:val="left"/>
              <w:rPr>
                <w:sz w:val="21"/>
              </w:rPr>
            </w:pPr>
            <w:r>
              <w:rPr>
                <w:sz w:val="21"/>
                <w:szCs w:val="21"/>
              </w:rPr>
              <w:t>图表引用一致</w:t>
            </w:r>
          </w:p>
        </w:tc>
        <w:tc>
          <w:tcPr>
            <w:tcW w:w="1596" w:type="dxa"/>
            <w:vAlign w:val="center"/>
          </w:tcPr>
          <w:p w14:paraId="491CB821">
            <w:pPr>
              <w:keepNext/>
              <w:snapToGrid w:val="0"/>
              <w:spacing w:before="70" w:after="70" w:line="240" w:lineRule="auto"/>
              <w:ind w:firstLine="0"/>
              <w:jc w:val="left"/>
              <w:rPr>
                <w:sz w:val="21"/>
              </w:rPr>
            </w:pPr>
            <w:r>
              <w:rPr>
                <w:sz w:val="21"/>
                <w:szCs w:val="21"/>
              </w:rPr>
              <w:t>数据脱敏</w:t>
            </w:r>
          </w:p>
        </w:tc>
      </w:tr>
    </w:tbl>
    <w:p w14:paraId="79380187">
      <w:pPr>
        <w:spacing w:line="240" w:lineRule="auto"/>
      </w:pPr>
    </w:p>
    <w:p w14:paraId="749F940C">
      <w:r>
        <w:rPr>
          <w:rFonts w:hint="eastAsia"/>
          <w:b/>
        </w:rPr>
        <w:t>（1）作业卡的应用流程。</w:t>
      </w:r>
      <w:r>
        <w:rPr>
          <w:rFonts w:hint="eastAsia"/>
        </w:rPr>
        <w:t>单张作业卡的执行流程分为三个阶段：作业启动前，由作业班组组长向全体成员明确作业核心参数与质量管控要点；作业实施过程中，作业人员需对作业卡所列工序内容逐项核验并标注完成标识；作业完成后，由专职质检人员开展抽样核验。对于未标注完成标识的工序项，判定为未达作业完成标准，禁止转入下一工序环节。</w:t>
      </w:r>
    </w:p>
    <w:p w14:paraId="28FF81E1">
      <w:r>
        <w:rPr>
          <w:rFonts w:hint="eastAsia"/>
          <w:b/>
        </w:rPr>
        <w:t>（2）作业卡的动态维护机制。</w:t>
      </w:r>
      <w:r>
        <w:rPr>
          <w:rFonts w:hint="eastAsia"/>
        </w:rPr>
        <w:t>作业卡需随设计方案与工艺流程的变更同步开展修订工作，修订流程须经技术负责人审批后方可生效。当现场作业发现作业卡载明内容与实际工况存在偏差时，作业人员须优先按照作业卡既定要求执行作业，同时完整记录二者的差异内容，待当日作业结束后统一反馈至技术管理部门开展修订工作，杜绝作业过程中随意调整作业卡内容导致的技术标准不一致问题。</w:t>
      </w:r>
    </w:p>
    <w:p w14:paraId="6D264F68">
      <w:pPr>
        <w:pStyle w:val="4"/>
      </w:pPr>
      <w:bookmarkStart w:id="289" w:name="_Toc28067"/>
      <w:r>
        <w:rPr>
          <w:szCs w:val="36"/>
        </w:rPr>
        <w:t>2.22 质量检验计划明细（60 项）</w:t>
      </w:r>
      <w:bookmarkEnd w:id="289"/>
    </w:p>
    <w:p w14:paraId="71C12B3C">
      <w:r>
        <w:rPr>
          <w:rFonts w:hint="eastAsia"/>
        </w:rPr>
        <w:t>质量检验计划将检验对象、检验方法、抽样频次、判定主体等核心要素以结构化表格形式予以明确，并与自检、互检、专检组成的三级检验体系协同落地。</w:t>
      </w:r>
    </w:p>
    <w:tbl>
      <w:tblPr>
        <w:tblStyle w:val="32"/>
        <w:tblW w:w="103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6"/>
        <w:gridCol w:w="1596"/>
        <w:gridCol w:w="1716"/>
        <w:gridCol w:w="1403"/>
        <w:gridCol w:w="1806"/>
        <w:gridCol w:w="1386"/>
      </w:tblGrid>
      <w:tr w14:paraId="3AEE1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1AA490B7">
            <w:pPr>
              <w:keepNext/>
              <w:snapToGrid w:val="0"/>
              <w:spacing w:before="70" w:after="70" w:line="240" w:lineRule="auto"/>
              <w:ind w:firstLine="0"/>
              <w:jc w:val="center"/>
              <w:rPr>
                <w:b/>
                <w:sz w:val="21"/>
              </w:rPr>
            </w:pPr>
            <w:r>
              <w:rPr>
                <w:b/>
                <w:sz w:val="21"/>
                <w:szCs w:val="21"/>
              </w:rPr>
              <w:t>序号</w:t>
            </w:r>
          </w:p>
        </w:tc>
        <w:tc>
          <w:tcPr>
            <w:tcW w:w="1716" w:type="dxa"/>
            <w:shd w:val="clear" w:color="auto" w:fill="E7E6E6"/>
            <w:vAlign w:val="center"/>
          </w:tcPr>
          <w:p w14:paraId="36506FF5">
            <w:pPr>
              <w:keepNext/>
              <w:snapToGrid w:val="0"/>
              <w:spacing w:before="70" w:after="70" w:line="240" w:lineRule="auto"/>
              <w:ind w:firstLine="0"/>
              <w:jc w:val="center"/>
              <w:rPr>
                <w:b/>
                <w:sz w:val="21"/>
              </w:rPr>
            </w:pPr>
            <w:r>
              <w:rPr>
                <w:b/>
                <w:sz w:val="21"/>
                <w:szCs w:val="21"/>
              </w:rPr>
              <w:t>检验项</w:t>
            </w:r>
          </w:p>
        </w:tc>
        <w:tc>
          <w:tcPr>
            <w:tcW w:w="1596" w:type="dxa"/>
            <w:shd w:val="clear" w:color="auto" w:fill="E7E6E6"/>
            <w:vAlign w:val="center"/>
          </w:tcPr>
          <w:p w14:paraId="46E3DBAD">
            <w:pPr>
              <w:keepNext/>
              <w:snapToGrid w:val="0"/>
              <w:spacing w:before="70" w:after="70" w:line="240" w:lineRule="auto"/>
              <w:ind w:firstLine="0"/>
              <w:jc w:val="center"/>
              <w:rPr>
                <w:b/>
                <w:sz w:val="21"/>
              </w:rPr>
            </w:pPr>
            <w:r>
              <w:rPr>
                <w:b/>
                <w:sz w:val="21"/>
                <w:szCs w:val="21"/>
              </w:rPr>
              <w:t>检验依据</w:t>
            </w:r>
          </w:p>
        </w:tc>
        <w:tc>
          <w:tcPr>
            <w:tcW w:w="1716" w:type="dxa"/>
            <w:shd w:val="clear" w:color="auto" w:fill="E7E6E6"/>
            <w:vAlign w:val="center"/>
          </w:tcPr>
          <w:p w14:paraId="2E6F553D">
            <w:pPr>
              <w:keepNext/>
              <w:snapToGrid w:val="0"/>
              <w:spacing w:before="70" w:after="70" w:line="240" w:lineRule="auto"/>
              <w:ind w:firstLine="0"/>
              <w:jc w:val="center"/>
              <w:rPr>
                <w:b/>
                <w:sz w:val="21"/>
              </w:rPr>
            </w:pPr>
            <w:r>
              <w:rPr>
                <w:b/>
                <w:sz w:val="21"/>
                <w:szCs w:val="21"/>
              </w:rPr>
              <w:t>检验方法</w:t>
            </w:r>
          </w:p>
        </w:tc>
        <w:tc>
          <w:tcPr>
            <w:tcW w:w="1403" w:type="dxa"/>
            <w:shd w:val="clear" w:color="auto" w:fill="E7E6E6"/>
            <w:vAlign w:val="center"/>
          </w:tcPr>
          <w:p w14:paraId="0025D364">
            <w:pPr>
              <w:keepNext/>
              <w:snapToGrid w:val="0"/>
              <w:spacing w:before="70" w:after="70" w:line="240" w:lineRule="auto"/>
              <w:ind w:firstLine="0"/>
              <w:jc w:val="center"/>
              <w:rPr>
                <w:b/>
                <w:sz w:val="21"/>
              </w:rPr>
            </w:pPr>
            <w:r>
              <w:rPr>
                <w:b/>
                <w:sz w:val="21"/>
                <w:szCs w:val="21"/>
              </w:rPr>
              <w:t>频次</w:t>
            </w:r>
          </w:p>
        </w:tc>
        <w:tc>
          <w:tcPr>
            <w:tcW w:w="1806" w:type="dxa"/>
            <w:shd w:val="clear" w:color="auto" w:fill="E7E6E6"/>
            <w:vAlign w:val="center"/>
          </w:tcPr>
          <w:p w14:paraId="462B48B8">
            <w:pPr>
              <w:keepNext/>
              <w:snapToGrid w:val="0"/>
              <w:spacing w:before="70" w:after="70" w:line="240" w:lineRule="auto"/>
              <w:ind w:firstLine="0"/>
              <w:jc w:val="center"/>
              <w:rPr>
                <w:b/>
                <w:sz w:val="21"/>
              </w:rPr>
            </w:pPr>
            <w:r>
              <w:rPr>
                <w:b/>
                <w:sz w:val="21"/>
                <w:szCs w:val="21"/>
              </w:rPr>
              <w:t>判定标准</w:t>
            </w:r>
          </w:p>
        </w:tc>
        <w:tc>
          <w:tcPr>
            <w:tcW w:w="1386" w:type="dxa"/>
            <w:shd w:val="clear" w:color="auto" w:fill="E7E6E6"/>
            <w:vAlign w:val="center"/>
          </w:tcPr>
          <w:p w14:paraId="059186D4">
            <w:pPr>
              <w:keepNext/>
              <w:snapToGrid w:val="0"/>
              <w:spacing w:before="70" w:after="70" w:line="240" w:lineRule="auto"/>
              <w:ind w:firstLine="0"/>
              <w:jc w:val="center"/>
              <w:rPr>
                <w:b/>
                <w:sz w:val="21"/>
              </w:rPr>
            </w:pPr>
            <w:r>
              <w:rPr>
                <w:b/>
                <w:sz w:val="21"/>
                <w:szCs w:val="21"/>
              </w:rPr>
              <w:t>记录</w:t>
            </w:r>
          </w:p>
        </w:tc>
      </w:tr>
      <w:tr w14:paraId="10166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ABDDEAC">
            <w:pPr>
              <w:keepNext/>
              <w:snapToGrid w:val="0"/>
              <w:spacing w:before="70" w:after="70" w:line="240" w:lineRule="auto"/>
              <w:ind w:firstLine="0"/>
              <w:jc w:val="center"/>
              <w:rPr>
                <w:sz w:val="21"/>
              </w:rPr>
            </w:pPr>
            <w:r>
              <w:rPr>
                <w:sz w:val="21"/>
                <w:szCs w:val="21"/>
              </w:rPr>
              <w:t>1</w:t>
            </w:r>
          </w:p>
        </w:tc>
        <w:tc>
          <w:tcPr>
            <w:tcW w:w="1716" w:type="dxa"/>
            <w:vAlign w:val="center"/>
          </w:tcPr>
          <w:p w14:paraId="41145084">
            <w:pPr>
              <w:keepNext/>
              <w:snapToGrid w:val="0"/>
              <w:spacing w:before="70" w:after="70" w:line="240" w:lineRule="auto"/>
              <w:ind w:firstLine="0"/>
              <w:jc w:val="left"/>
              <w:rPr>
                <w:sz w:val="21"/>
              </w:rPr>
            </w:pPr>
            <w:r>
              <w:rPr>
                <w:sz w:val="21"/>
                <w:szCs w:val="21"/>
              </w:rPr>
              <w:t>仪器检定状态</w:t>
            </w:r>
          </w:p>
        </w:tc>
        <w:tc>
          <w:tcPr>
            <w:tcW w:w="1596" w:type="dxa"/>
            <w:vAlign w:val="center"/>
          </w:tcPr>
          <w:p w14:paraId="43619E3C">
            <w:pPr>
              <w:keepNext/>
              <w:snapToGrid w:val="0"/>
              <w:spacing w:before="70" w:after="70" w:line="240" w:lineRule="auto"/>
              <w:ind w:firstLine="0"/>
              <w:jc w:val="left"/>
              <w:rPr>
                <w:sz w:val="21"/>
              </w:rPr>
            </w:pPr>
            <w:r>
              <w:rPr>
                <w:sz w:val="21"/>
                <w:szCs w:val="21"/>
              </w:rPr>
              <w:t>计量法、检定规程</w:t>
            </w:r>
          </w:p>
        </w:tc>
        <w:tc>
          <w:tcPr>
            <w:tcW w:w="1716" w:type="dxa"/>
            <w:vAlign w:val="center"/>
          </w:tcPr>
          <w:p w14:paraId="13004C2D">
            <w:pPr>
              <w:keepNext/>
              <w:snapToGrid w:val="0"/>
              <w:spacing w:before="70" w:after="70" w:line="240" w:lineRule="auto"/>
              <w:ind w:firstLine="0"/>
              <w:jc w:val="left"/>
              <w:rPr>
                <w:sz w:val="21"/>
              </w:rPr>
            </w:pPr>
            <w:r>
              <w:rPr>
                <w:sz w:val="21"/>
                <w:szCs w:val="21"/>
              </w:rPr>
              <w:t>查证书</w:t>
            </w:r>
          </w:p>
        </w:tc>
        <w:tc>
          <w:tcPr>
            <w:tcW w:w="1403" w:type="dxa"/>
            <w:vAlign w:val="center"/>
          </w:tcPr>
          <w:p w14:paraId="0D770ECD">
            <w:pPr>
              <w:keepNext/>
              <w:snapToGrid w:val="0"/>
              <w:spacing w:before="70" w:after="70" w:line="240" w:lineRule="auto"/>
              <w:ind w:firstLine="0"/>
              <w:jc w:val="left"/>
              <w:rPr>
                <w:sz w:val="21"/>
              </w:rPr>
            </w:pPr>
            <w:r>
              <w:rPr>
                <w:sz w:val="21"/>
                <w:szCs w:val="21"/>
              </w:rPr>
              <w:t>进场前</w:t>
            </w:r>
          </w:p>
        </w:tc>
        <w:tc>
          <w:tcPr>
            <w:tcW w:w="1806" w:type="dxa"/>
            <w:vAlign w:val="center"/>
          </w:tcPr>
          <w:p w14:paraId="2B7F87A5">
            <w:pPr>
              <w:keepNext/>
              <w:snapToGrid w:val="0"/>
              <w:spacing w:before="70" w:after="70" w:line="240" w:lineRule="auto"/>
              <w:ind w:firstLine="0"/>
              <w:jc w:val="left"/>
              <w:rPr>
                <w:sz w:val="21"/>
              </w:rPr>
            </w:pPr>
            <w:r>
              <w:rPr>
                <w:sz w:val="21"/>
                <w:szCs w:val="21"/>
              </w:rPr>
              <w:t>在有效期内</w:t>
            </w:r>
          </w:p>
        </w:tc>
        <w:tc>
          <w:tcPr>
            <w:tcW w:w="1386" w:type="dxa"/>
            <w:vAlign w:val="center"/>
          </w:tcPr>
          <w:p w14:paraId="56838F1F">
            <w:pPr>
              <w:keepNext/>
              <w:snapToGrid w:val="0"/>
              <w:spacing w:before="70" w:after="70" w:line="240" w:lineRule="auto"/>
              <w:ind w:firstLine="0"/>
              <w:jc w:val="center"/>
              <w:rPr>
                <w:sz w:val="21"/>
              </w:rPr>
            </w:pPr>
            <w:r>
              <w:rPr>
                <w:sz w:val="21"/>
                <w:szCs w:val="21"/>
              </w:rPr>
              <w:t>计量台账</w:t>
            </w:r>
          </w:p>
        </w:tc>
      </w:tr>
      <w:tr w14:paraId="3CD28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216CC2">
            <w:pPr>
              <w:keepNext/>
              <w:snapToGrid w:val="0"/>
              <w:spacing w:before="70" w:after="70" w:line="240" w:lineRule="auto"/>
              <w:ind w:firstLine="0"/>
              <w:jc w:val="center"/>
              <w:rPr>
                <w:sz w:val="21"/>
              </w:rPr>
            </w:pPr>
            <w:r>
              <w:rPr>
                <w:sz w:val="21"/>
                <w:szCs w:val="21"/>
              </w:rPr>
              <w:t>2</w:t>
            </w:r>
          </w:p>
        </w:tc>
        <w:tc>
          <w:tcPr>
            <w:tcW w:w="1716" w:type="dxa"/>
            <w:vAlign w:val="center"/>
          </w:tcPr>
          <w:p w14:paraId="68561B20">
            <w:pPr>
              <w:keepNext/>
              <w:snapToGrid w:val="0"/>
              <w:spacing w:before="70" w:after="70" w:line="240" w:lineRule="auto"/>
              <w:ind w:firstLine="0"/>
              <w:jc w:val="left"/>
              <w:rPr>
                <w:sz w:val="21"/>
              </w:rPr>
            </w:pPr>
            <w:r>
              <w:rPr>
                <w:sz w:val="21"/>
                <w:szCs w:val="21"/>
              </w:rPr>
              <w:t>控制点稳定性</w:t>
            </w:r>
          </w:p>
        </w:tc>
        <w:tc>
          <w:tcPr>
            <w:tcW w:w="1596" w:type="dxa"/>
            <w:vAlign w:val="center"/>
          </w:tcPr>
          <w:p w14:paraId="4A5B93DC">
            <w:pPr>
              <w:keepNext/>
              <w:snapToGrid w:val="0"/>
              <w:spacing w:before="70" w:after="70" w:line="240" w:lineRule="auto"/>
              <w:ind w:firstLine="0"/>
              <w:jc w:val="left"/>
              <w:rPr>
                <w:sz w:val="21"/>
              </w:rPr>
            </w:pPr>
            <w:r>
              <w:rPr>
                <w:sz w:val="21"/>
                <w:szCs w:val="21"/>
              </w:rPr>
              <w:t>控制测量规范</w:t>
            </w:r>
          </w:p>
        </w:tc>
        <w:tc>
          <w:tcPr>
            <w:tcW w:w="1716" w:type="dxa"/>
            <w:vAlign w:val="center"/>
          </w:tcPr>
          <w:p w14:paraId="364434B7">
            <w:pPr>
              <w:keepNext/>
              <w:snapToGrid w:val="0"/>
              <w:spacing w:before="70" w:after="70" w:line="240" w:lineRule="auto"/>
              <w:ind w:firstLine="0"/>
              <w:jc w:val="left"/>
              <w:rPr>
                <w:sz w:val="21"/>
              </w:rPr>
            </w:pPr>
            <w:r>
              <w:rPr>
                <w:sz w:val="21"/>
                <w:szCs w:val="21"/>
              </w:rPr>
              <w:t>复测比对</w:t>
            </w:r>
          </w:p>
        </w:tc>
        <w:tc>
          <w:tcPr>
            <w:tcW w:w="1403" w:type="dxa"/>
            <w:vAlign w:val="center"/>
          </w:tcPr>
          <w:p w14:paraId="71A7297E">
            <w:pPr>
              <w:keepNext/>
              <w:snapToGrid w:val="0"/>
              <w:spacing w:before="70" w:after="70" w:line="240" w:lineRule="auto"/>
              <w:ind w:firstLine="0"/>
              <w:jc w:val="left"/>
              <w:rPr>
                <w:sz w:val="21"/>
              </w:rPr>
            </w:pPr>
            <w:r>
              <w:rPr>
                <w:sz w:val="21"/>
                <w:szCs w:val="21"/>
              </w:rPr>
              <w:t>每周</w:t>
            </w:r>
          </w:p>
        </w:tc>
        <w:tc>
          <w:tcPr>
            <w:tcW w:w="1806" w:type="dxa"/>
            <w:vAlign w:val="center"/>
          </w:tcPr>
          <w:p w14:paraId="34EFBEE2">
            <w:pPr>
              <w:keepNext/>
              <w:snapToGrid w:val="0"/>
              <w:spacing w:before="70" w:after="70" w:line="240" w:lineRule="auto"/>
              <w:ind w:firstLine="0"/>
              <w:jc w:val="left"/>
              <w:rPr>
                <w:sz w:val="21"/>
              </w:rPr>
            </w:pPr>
            <w:r>
              <w:rPr>
                <w:sz w:val="21"/>
                <w:szCs w:val="21"/>
              </w:rPr>
              <w:t>位移≤2 mm</w:t>
            </w:r>
          </w:p>
        </w:tc>
        <w:tc>
          <w:tcPr>
            <w:tcW w:w="1386" w:type="dxa"/>
            <w:vAlign w:val="center"/>
          </w:tcPr>
          <w:p w14:paraId="6C7AC488">
            <w:pPr>
              <w:keepNext/>
              <w:snapToGrid w:val="0"/>
              <w:spacing w:before="70" w:after="70" w:line="240" w:lineRule="auto"/>
              <w:ind w:firstLine="0"/>
              <w:jc w:val="center"/>
              <w:rPr>
                <w:sz w:val="21"/>
              </w:rPr>
            </w:pPr>
            <w:r>
              <w:rPr>
                <w:sz w:val="21"/>
                <w:szCs w:val="21"/>
              </w:rPr>
              <w:t>复测记录</w:t>
            </w:r>
          </w:p>
        </w:tc>
      </w:tr>
      <w:tr w14:paraId="48695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472029F">
            <w:pPr>
              <w:keepNext/>
              <w:snapToGrid w:val="0"/>
              <w:spacing w:before="70" w:after="70" w:line="240" w:lineRule="auto"/>
              <w:ind w:firstLine="0"/>
              <w:jc w:val="center"/>
              <w:rPr>
                <w:sz w:val="21"/>
              </w:rPr>
            </w:pPr>
            <w:r>
              <w:rPr>
                <w:sz w:val="21"/>
                <w:szCs w:val="21"/>
              </w:rPr>
              <w:t>3</w:t>
            </w:r>
          </w:p>
        </w:tc>
        <w:tc>
          <w:tcPr>
            <w:tcW w:w="1716" w:type="dxa"/>
            <w:vAlign w:val="center"/>
          </w:tcPr>
          <w:p w14:paraId="54DB8AE4">
            <w:pPr>
              <w:keepNext/>
              <w:snapToGrid w:val="0"/>
              <w:spacing w:before="70" w:after="70" w:line="240" w:lineRule="auto"/>
              <w:ind w:firstLine="0"/>
              <w:jc w:val="left"/>
              <w:rPr>
                <w:sz w:val="21"/>
              </w:rPr>
            </w:pPr>
            <w:r>
              <w:rPr>
                <w:sz w:val="21"/>
                <w:szCs w:val="21"/>
              </w:rPr>
              <w:t>控制网精度</w:t>
            </w:r>
          </w:p>
        </w:tc>
        <w:tc>
          <w:tcPr>
            <w:tcW w:w="1596" w:type="dxa"/>
            <w:vAlign w:val="center"/>
          </w:tcPr>
          <w:p w14:paraId="056C33DC">
            <w:pPr>
              <w:keepNext/>
              <w:snapToGrid w:val="0"/>
              <w:spacing w:before="70" w:after="70" w:line="240" w:lineRule="auto"/>
              <w:ind w:firstLine="0"/>
              <w:jc w:val="left"/>
              <w:rPr>
                <w:sz w:val="21"/>
              </w:rPr>
            </w:pPr>
            <w:r>
              <w:rPr>
                <w:sz w:val="21"/>
                <w:szCs w:val="21"/>
              </w:rPr>
              <w:t>设计精度</w:t>
            </w:r>
          </w:p>
        </w:tc>
        <w:tc>
          <w:tcPr>
            <w:tcW w:w="1716" w:type="dxa"/>
            <w:vAlign w:val="center"/>
          </w:tcPr>
          <w:p w14:paraId="230E2909">
            <w:pPr>
              <w:keepNext/>
              <w:snapToGrid w:val="0"/>
              <w:spacing w:before="70" w:after="70" w:line="240" w:lineRule="auto"/>
              <w:ind w:firstLine="0"/>
              <w:jc w:val="left"/>
              <w:rPr>
                <w:sz w:val="21"/>
              </w:rPr>
            </w:pPr>
            <w:r>
              <w:rPr>
                <w:sz w:val="21"/>
                <w:szCs w:val="21"/>
              </w:rPr>
              <w:t>平差评定</w:t>
            </w:r>
          </w:p>
        </w:tc>
        <w:tc>
          <w:tcPr>
            <w:tcW w:w="1403" w:type="dxa"/>
            <w:vAlign w:val="center"/>
          </w:tcPr>
          <w:p w14:paraId="7148F4E4">
            <w:pPr>
              <w:keepNext/>
              <w:snapToGrid w:val="0"/>
              <w:spacing w:before="70" w:after="70" w:line="240" w:lineRule="auto"/>
              <w:ind w:firstLine="0"/>
              <w:jc w:val="left"/>
              <w:rPr>
                <w:sz w:val="21"/>
              </w:rPr>
            </w:pPr>
            <w:r>
              <w:rPr>
                <w:sz w:val="21"/>
                <w:szCs w:val="21"/>
              </w:rPr>
              <w:t>建网时</w:t>
            </w:r>
          </w:p>
        </w:tc>
        <w:tc>
          <w:tcPr>
            <w:tcW w:w="1806" w:type="dxa"/>
            <w:vAlign w:val="center"/>
          </w:tcPr>
          <w:p w14:paraId="16E7B8A1">
            <w:pPr>
              <w:keepNext/>
              <w:snapToGrid w:val="0"/>
              <w:spacing w:before="70" w:after="70" w:line="240" w:lineRule="auto"/>
              <w:ind w:firstLine="0"/>
              <w:jc w:val="left"/>
              <w:rPr>
                <w:sz w:val="21"/>
              </w:rPr>
            </w:pPr>
            <w:r>
              <w:rPr>
                <w:sz w:val="21"/>
                <w:szCs w:val="21"/>
              </w:rPr>
              <w:t>中误差达标</w:t>
            </w:r>
          </w:p>
        </w:tc>
        <w:tc>
          <w:tcPr>
            <w:tcW w:w="1386" w:type="dxa"/>
            <w:vAlign w:val="center"/>
          </w:tcPr>
          <w:p w14:paraId="52A2BE3F">
            <w:pPr>
              <w:keepNext/>
              <w:snapToGrid w:val="0"/>
              <w:spacing w:before="70" w:after="70" w:line="240" w:lineRule="auto"/>
              <w:ind w:firstLine="0"/>
              <w:jc w:val="center"/>
              <w:rPr>
                <w:sz w:val="21"/>
              </w:rPr>
            </w:pPr>
            <w:r>
              <w:rPr>
                <w:sz w:val="21"/>
                <w:szCs w:val="21"/>
              </w:rPr>
              <w:t>平差报告</w:t>
            </w:r>
          </w:p>
        </w:tc>
      </w:tr>
      <w:tr w14:paraId="1F366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BE8DA22">
            <w:pPr>
              <w:keepNext/>
              <w:snapToGrid w:val="0"/>
              <w:spacing w:before="70" w:after="70" w:line="240" w:lineRule="auto"/>
              <w:ind w:firstLine="0"/>
              <w:jc w:val="center"/>
              <w:rPr>
                <w:sz w:val="21"/>
              </w:rPr>
            </w:pPr>
            <w:r>
              <w:rPr>
                <w:sz w:val="21"/>
                <w:szCs w:val="21"/>
              </w:rPr>
              <w:t>4</w:t>
            </w:r>
          </w:p>
        </w:tc>
        <w:tc>
          <w:tcPr>
            <w:tcW w:w="1716" w:type="dxa"/>
            <w:vAlign w:val="center"/>
          </w:tcPr>
          <w:p w14:paraId="7F0500E5">
            <w:pPr>
              <w:keepNext/>
              <w:snapToGrid w:val="0"/>
              <w:spacing w:before="70" w:after="70" w:line="240" w:lineRule="auto"/>
              <w:ind w:firstLine="0"/>
              <w:jc w:val="left"/>
              <w:rPr>
                <w:sz w:val="21"/>
              </w:rPr>
            </w:pPr>
            <w:r>
              <w:rPr>
                <w:sz w:val="21"/>
                <w:szCs w:val="21"/>
              </w:rPr>
              <w:t>跟踪器对中</w:t>
            </w:r>
          </w:p>
        </w:tc>
        <w:tc>
          <w:tcPr>
            <w:tcW w:w="1596" w:type="dxa"/>
            <w:vAlign w:val="center"/>
          </w:tcPr>
          <w:p w14:paraId="7E005A62">
            <w:pPr>
              <w:keepNext/>
              <w:snapToGrid w:val="0"/>
              <w:spacing w:before="70" w:after="70" w:line="240" w:lineRule="auto"/>
              <w:ind w:firstLine="0"/>
              <w:jc w:val="left"/>
              <w:rPr>
                <w:sz w:val="21"/>
              </w:rPr>
            </w:pPr>
            <w:r>
              <w:rPr>
                <w:sz w:val="21"/>
                <w:szCs w:val="21"/>
              </w:rPr>
              <w:t>作业指导书</w:t>
            </w:r>
          </w:p>
        </w:tc>
        <w:tc>
          <w:tcPr>
            <w:tcW w:w="1716" w:type="dxa"/>
            <w:vAlign w:val="center"/>
          </w:tcPr>
          <w:p w14:paraId="6E9851EB">
            <w:pPr>
              <w:keepNext/>
              <w:snapToGrid w:val="0"/>
              <w:spacing w:before="70" w:after="70" w:line="240" w:lineRule="auto"/>
              <w:ind w:firstLine="0"/>
              <w:jc w:val="left"/>
              <w:rPr>
                <w:sz w:val="21"/>
              </w:rPr>
            </w:pPr>
            <w:r>
              <w:rPr>
                <w:sz w:val="21"/>
                <w:szCs w:val="21"/>
              </w:rPr>
              <w:t>目视+量具</w:t>
            </w:r>
          </w:p>
        </w:tc>
        <w:tc>
          <w:tcPr>
            <w:tcW w:w="1403" w:type="dxa"/>
            <w:vAlign w:val="center"/>
          </w:tcPr>
          <w:p w14:paraId="648B88FF">
            <w:pPr>
              <w:keepNext/>
              <w:snapToGrid w:val="0"/>
              <w:spacing w:before="70" w:after="70" w:line="240" w:lineRule="auto"/>
              <w:ind w:firstLine="0"/>
              <w:jc w:val="left"/>
              <w:rPr>
                <w:sz w:val="21"/>
              </w:rPr>
            </w:pPr>
            <w:r>
              <w:rPr>
                <w:sz w:val="21"/>
                <w:szCs w:val="21"/>
              </w:rPr>
              <w:t>每次架站</w:t>
            </w:r>
          </w:p>
        </w:tc>
        <w:tc>
          <w:tcPr>
            <w:tcW w:w="1806" w:type="dxa"/>
            <w:vAlign w:val="center"/>
          </w:tcPr>
          <w:p w14:paraId="58139CBD">
            <w:pPr>
              <w:keepNext/>
              <w:snapToGrid w:val="0"/>
              <w:spacing w:before="70" w:after="70" w:line="240" w:lineRule="auto"/>
              <w:ind w:firstLine="0"/>
              <w:jc w:val="left"/>
              <w:rPr>
                <w:sz w:val="21"/>
              </w:rPr>
            </w:pPr>
            <w:r>
              <w:rPr>
                <w:sz w:val="21"/>
                <w:szCs w:val="21"/>
              </w:rPr>
              <w:t>≤0.05 mm</w:t>
            </w:r>
          </w:p>
        </w:tc>
        <w:tc>
          <w:tcPr>
            <w:tcW w:w="1386" w:type="dxa"/>
            <w:vAlign w:val="center"/>
          </w:tcPr>
          <w:p w14:paraId="0370F367">
            <w:pPr>
              <w:keepNext/>
              <w:snapToGrid w:val="0"/>
              <w:spacing w:before="70" w:after="70" w:line="240" w:lineRule="auto"/>
              <w:ind w:firstLine="0"/>
              <w:jc w:val="center"/>
              <w:rPr>
                <w:sz w:val="21"/>
              </w:rPr>
            </w:pPr>
            <w:r>
              <w:rPr>
                <w:sz w:val="21"/>
                <w:szCs w:val="21"/>
              </w:rPr>
              <w:t>架站记录</w:t>
            </w:r>
          </w:p>
        </w:tc>
      </w:tr>
      <w:tr w14:paraId="56CC1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5838820">
            <w:pPr>
              <w:keepNext/>
              <w:snapToGrid w:val="0"/>
              <w:spacing w:before="70" w:after="70" w:line="240" w:lineRule="auto"/>
              <w:ind w:firstLine="0"/>
              <w:jc w:val="center"/>
              <w:rPr>
                <w:sz w:val="21"/>
              </w:rPr>
            </w:pPr>
            <w:r>
              <w:rPr>
                <w:sz w:val="21"/>
                <w:szCs w:val="21"/>
              </w:rPr>
              <w:t>5</w:t>
            </w:r>
          </w:p>
        </w:tc>
        <w:tc>
          <w:tcPr>
            <w:tcW w:w="1716" w:type="dxa"/>
            <w:vAlign w:val="center"/>
          </w:tcPr>
          <w:p w14:paraId="2209EEE5">
            <w:pPr>
              <w:keepNext/>
              <w:snapToGrid w:val="0"/>
              <w:spacing w:before="70" w:after="70" w:line="240" w:lineRule="auto"/>
              <w:ind w:firstLine="0"/>
              <w:jc w:val="left"/>
              <w:rPr>
                <w:sz w:val="21"/>
              </w:rPr>
            </w:pPr>
            <w:r>
              <w:rPr>
                <w:sz w:val="21"/>
                <w:szCs w:val="21"/>
              </w:rPr>
              <w:t>相机内参</w:t>
            </w:r>
          </w:p>
        </w:tc>
        <w:tc>
          <w:tcPr>
            <w:tcW w:w="1596" w:type="dxa"/>
            <w:vAlign w:val="center"/>
          </w:tcPr>
          <w:p w14:paraId="721E94AA">
            <w:pPr>
              <w:keepNext/>
              <w:snapToGrid w:val="0"/>
              <w:spacing w:before="70" w:after="70" w:line="240" w:lineRule="auto"/>
              <w:ind w:firstLine="0"/>
              <w:jc w:val="left"/>
              <w:rPr>
                <w:sz w:val="21"/>
              </w:rPr>
            </w:pPr>
            <w:r>
              <w:rPr>
                <w:sz w:val="21"/>
                <w:szCs w:val="21"/>
              </w:rPr>
              <w:t>标定规范</w:t>
            </w:r>
          </w:p>
        </w:tc>
        <w:tc>
          <w:tcPr>
            <w:tcW w:w="1716" w:type="dxa"/>
            <w:vAlign w:val="center"/>
          </w:tcPr>
          <w:p w14:paraId="1A3A36EB">
            <w:pPr>
              <w:keepNext/>
              <w:snapToGrid w:val="0"/>
              <w:spacing w:before="70" w:after="70" w:line="240" w:lineRule="auto"/>
              <w:ind w:firstLine="0"/>
              <w:jc w:val="left"/>
              <w:rPr>
                <w:sz w:val="21"/>
              </w:rPr>
            </w:pPr>
            <w:r>
              <w:rPr>
                <w:sz w:val="21"/>
                <w:szCs w:val="21"/>
              </w:rPr>
              <w:t>重投影误差</w:t>
            </w:r>
          </w:p>
        </w:tc>
        <w:tc>
          <w:tcPr>
            <w:tcW w:w="1403" w:type="dxa"/>
            <w:vAlign w:val="center"/>
          </w:tcPr>
          <w:p w14:paraId="4659A445">
            <w:pPr>
              <w:keepNext/>
              <w:snapToGrid w:val="0"/>
              <w:spacing w:before="70" w:after="70" w:line="240" w:lineRule="auto"/>
              <w:ind w:firstLine="0"/>
              <w:jc w:val="left"/>
              <w:rPr>
                <w:sz w:val="21"/>
              </w:rPr>
            </w:pPr>
            <w:r>
              <w:rPr>
                <w:sz w:val="21"/>
                <w:szCs w:val="21"/>
              </w:rPr>
              <w:t>每次架站</w:t>
            </w:r>
          </w:p>
        </w:tc>
        <w:tc>
          <w:tcPr>
            <w:tcW w:w="1806" w:type="dxa"/>
            <w:vAlign w:val="center"/>
          </w:tcPr>
          <w:p w14:paraId="77FFCF2B">
            <w:pPr>
              <w:keepNext/>
              <w:snapToGrid w:val="0"/>
              <w:spacing w:before="70" w:after="70" w:line="240" w:lineRule="auto"/>
              <w:ind w:firstLine="0"/>
              <w:jc w:val="left"/>
              <w:rPr>
                <w:sz w:val="21"/>
              </w:rPr>
            </w:pPr>
            <w:r>
              <w:rPr>
                <w:sz w:val="21"/>
                <w:szCs w:val="21"/>
              </w:rPr>
              <w:t>≤0.15 px</w:t>
            </w:r>
          </w:p>
        </w:tc>
        <w:tc>
          <w:tcPr>
            <w:tcW w:w="1386" w:type="dxa"/>
            <w:vAlign w:val="center"/>
          </w:tcPr>
          <w:p w14:paraId="2BBB983D">
            <w:pPr>
              <w:keepNext/>
              <w:snapToGrid w:val="0"/>
              <w:spacing w:before="70" w:after="70" w:line="240" w:lineRule="auto"/>
              <w:ind w:firstLine="0"/>
              <w:jc w:val="center"/>
              <w:rPr>
                <w:sz w:val="21"/>
              </w:rPr>
            </w:pPr>
            <w:r>
              <w:rPr>
                <w:sz w:val="21"/>
                <w:szCs w:val="21"/>
              </w:rPr>
              <w:t>标定记录</w:t>
            </w:r>
          </w:p>
        </w:tc>
      </w:tr>
      <w:tr w14:paraId="79711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131FC7">
            <w:pPr>
              <w:keepNext/>
              <w:snapToGrid w:val="0"/>
              <w:spacing w:before="70" w:after="70" w:line="240" w:lineRule="auto"/>
              <w:ind w:firstLine="0"/>
              <w:jc w:val="center"/>
              <w:rPr>
                <w:sz w:val="21"/>
              </w:rPr>
            </w:pPr>
            <w:r>
              <w:rPr>
                <w:sz w:val="21"/>
                <w:szCs w:val="21"/>
              </w:rPr>
              <w:t>6</w:t>
            </w:r>
          </w:p>
        </w:tc>
        <w:tc>
          <w:tcPr>
            <w:tcW w:w="1716" w:type="dxa"/>
            <w:vAlign w:val="center"/>
          </w:tcPr>
          <w:p w14:paraId="4BB7138C">
            <w:pPr>
              <w:keepNext/>
              <w:snapToGrid w:val="0"/>
              <w:spacing w:before="70" w:after="70" w:line="240" w:lineRule="auto"/>
              <w:ind w:firstLine="0"/>
              <w:jc w:val="left"/>
              <w:rPr>
                <w:sz w:val="21"/>
              </w:rPr>
            </w:pPr>
            <w:r>
              <w:rPr>
                <w:sz w:val="21"/>
                <w:szCs w:val="21"/>
              </w:rPr>
              <w:t>标准尺校核</w:t>
            </w:r>
          </w:p>
        </w:tc>
        <w:tc>
          <w:tcPr>
            <w:tcW w:w="1596" w:type="dxa"/>
            <w:vAlign w:val="center"/>
          </w:tcPr>
          <w:p w14:paraId="4975BE3F">
            <w:pPr>
              <w:keepNext/>
              <w:snapToGrid w:val="0"/>
              <w:spacing w:before="70" w:after="70" w:line="240" w:lineRule="auto"/>
              <w:ind w:firstLine="0"/>
              <w:jc w:val="left"/>
              <w:rPr>
                <w:sz w:val="21"/>
              </w:rPr>
            </w:pPr>
            <w:r>
              <w:rPr>
                <w:sz w:val="21"/>
                <w:szCs w:val="21"/>
              </w:rPr>
              <w:t>作业指导书</w:t>
            </w:r>
          </w:p>
        </w:tc>
        <w:tc>
          <w:tcPr>
            <w:tcW w:w="1716" w:type="dxa"/>
            <w:vAlign w:val="center"/>
          </w:tcPr>
          <w:p w14:paraId="45104F4D">
            <w:pPr>
              <w:keepNext/>
              <w:snapToGrid w:val="0"/>
              <w:spacing w:before="70" w:after="70" w:line="240" w:lineRule="auto"/>
              <w:ind w:firstLine="0"/>
              <w:jc w:val="left"/>
              <w:rPr>
                <w:sz w:val="21"/>
              </w:rPr>
            </w:pPr>
            <w:r>
              <w:rPr>
                <w:sz w:val="21"/>
                <w:szCs w:val="21"/>
              </w:rPr>
              <w:t>长度比对</w:t>
            </w:r>
          </w:p>
        </w:tc>
        <w:tc>
          <w:tcPr>
            <w:tcW w:w="1403" w:type="dxa"/>
            <w:vAlign w:val="center"/>
          </w:tcPr>
          <w:p w14:paraId="1DBF23B4">
            <w:pPr>
              <w:keepNext/>
              <w:snapToGrid w:val="0"/>
              <w:spacing w:before="70" w:after="70" w:line="240" w:lineRule="auto"/>
              <w:ind w:firstLine="0"/>
              <w:jc w:val="left"/>
              <w:rPr>
                <w:sz w:val="21"/>
              </w:rPr>
            </w:pPr>
            <w:r>
              <w:rPr>
                <w:sz w:val="21"/>
                <w:szCs w:val="21"/>
              </w:rPr>
              <w:t>每日</w:t>
            </w:r>
          </w:p>
        </w:tc>
        <w:tc>
          <w:tcPr>
            <w:tcW w:w="1806" w:type="dxa"/>
            <w:vAlign w:val="center"/>
          </w:tcPr>
          <w:p w14:paraId="48C964FD">
            <w:pPr>
              <w:keepNext/>
              <w:snapToGrid w:val="0"/>
              <w:spacing w:before="70" w:after="70" w:line="240" w:lineRule="auto"/>
              <w:ind w:firstLine="0"/>
              <w:jc w:val="left"/>
              <w:rPr>
                <w:sz w:val="21"/>
              </w:rPr>
            </w:pPr>
            <w:r>
              <w:rPr>
                <w:sz w:val="21"/>
                <w:szCs w:val="21"/>
              </w:rPr>
              <w:t>≤0.05 mm/m</w:t>
            </w:r>
          </w:p>
        </w:tc>
        <w:tc>
          <w:tcPr>
            <w:tcW w:w="1386" w:type="dxa"/>
            <w:vAlign w:val="center"/>
          </w:tcPr>
          <w:p w14:paraId="71342B61">
            <w:pPr>
              <w:keepNext/>
              <w:snapToGrid w:val="0"/>
              <w:spacing w:before="70" w:after="70" w:line="240" w:lineRule="auto"/>
              <w:ind w:firstLine="0"/>
              <w:jc w:val="center"/>
              <w:rPr>
                <w:sz w:val="21"/>
              </w:rPr>
            </w:pPr>
            <w:r>
              <w:rPr>
                <w:sz w:val="21"/>
                <w:szCs w:val="21"/>
              </w:rPr>
              <w:t>校核记录</w:t>
            </w:r>
          </w:p>
        </w:tc>
      </w:tr>
      <w:tr w14:paraId="683DE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19451FB">
            <w:pPr>
              <w:keepNext/>
              <w:snapToGrid w:val="0"/>
              <w:spacing w:before="70" w:after="70" w:line="240" w:lineRule="auto"/>
              <w:ind w:firstLine="0"/>
              <w:jc w:val="center"/>
              <w:rPr>
                <w:sz w:val="21"/>
              </w:rPr>
            </w:pPr>
            <w:r>
              <w:rPr>
                <w:sz w:val="21"/>
                <w:szCs w:val="21"/>
              </w:rPr>
              <w:t>7</w:t>
            </w:r>
          </w:p>
        </w:tc>
        <w:tc>
          <w:tcPr>
            <w:tcW w:w="1716" w:type="dxa"/>
            <w:vAlign w:val="center"/>
          </w:tcPr>
          <w:p w14:paraId="3219C78D">
            <w:pPr>
              <w:keepNext/>
              <w:snapToGrid w:val="0"/>
              <w:spacing w:before="70" w:after="70" w:line="240" w:lineRule="auto"/>
              <w:ind w:firstLine="0"/>
              <w:jc w:val="left"/>
              <w:rPr>
                <w:sz w:val="21"/>
              </w:rPr>
            </w:pPr>
            <w:r>
              <w:rPr>
                <w:sz w:val="21"/>
                <w:szCs w:val="21"/>
              </w:rPr>
              <w:t>环境参数</w:t>
            </w:r>
          </w:p>
        </w:tc>
        <w:tc>
          <w:tcPr>
            <w:tcW w:w="1596" w:type="dxa"/>
            <w:vAlign w:val="center"/>
          </w:tcPr>
          <w:p w14:paraId="22093D00">
            <w:pPr>
              <w:keepNext/>
              <w:snapToGrid w:val="0"/>
              <w:spacing w:before="70" w:after="70" w:line="240" w:lineRule="auto"/>
              <w:ind w:firstLine="0"/>
              <w:jc w:val="left"/>
              <w:rPr>
                <w:sz w:val="21"/>
              </w:rPr>
            </w:pPr>
            <w:r>
              <w:rPr>
                <w:sz w:val="21"/>
                <w:szCs w:val="21"/>
              </w:rPr>
              <w:t>精度要求</w:t>
            </w:r>
          </w:p>
        </w:tc>
        <w:tc>
          <w:tcPr>
            <w:tcW w:w="1716" w:type="dxa"/>
            <w:vAlign w:val="center"/>
          </w:tcPr>
          <w:p w14:paraId="5775E0A2">
            <w:pPr>
              <w:keepNext/>
              <w:snapToGrid w:val="0"/>
              <w:spacing w:before="70" w:after="70" w:line="240" w:lineRule="auto"/>
              <w:ind w:firstLine="0"/>
              <w:jc w:val="left"/>
              <w:rPr>
                <w:sz w:val="21"/>
              </w:rPr>
            </w:pPr>
            <w:r>
              <w:rPr>
                <w:sz w:val="21"/>
                <w:szCs w:val="21"/>
              </w:rPr>
              <w:t>仪器读数</w:t>
            </w:r>
          </w:p>
        </w:tc>
        <w:tc>
          <w:tcPr>
            <w:tcW w:w="1403" w:type="dxa"/>
            <w:vAlign w:val="center"/>
          </w:tcPr>
          <w:p w14:paraId="60378ED0">
            <w:pPr>
              <w:keepNext/>
              <w:snapToGrid w:val="0"/>
              <w:spacing w:before="70" w:after="70" w:line="240" w:lineRule="auto"/>
              <w:ind w:firstLine="0"/>
              <w:jc w:val="left"/>
              <w:rPr>
                <w:sz w:val="21"/>
              </w:rPr>
            </w:pPr>
            <w:r>
              <w:rPr>
                <w:sz w:val="21"/>
                <w:szCs w:val="21"/>
              </w:rPr>
              <w:t>每 2 h</w:t>
            </w:r>
          </w:p>
        </w:tc>
        <w:tc>
          <w:tcPr>
            <w:tcW w:w="1806" w:type="dxa"/>
            <w:vAlign w:val="center"/>
          </w:tcPr>
          <w:p w14:paraId="4E6EAF8F">
            <w:pPr>
              <w:keepNext/>
              <w:snapToGrid w:val="0"/>
              <w:spacing w:before="70" w:after="70" w:line="240" w:lineRule="auto"/>
              <w:ind w:firstLine="0"/>
              <w:jc w:val="left"/>
              <w:rPr>
                <w:sz w:val="21"/>
              </w:rPr>
            </w:pPr>
            <w:r>
              <w:rPr>
                <w:sz w:val="21"/>
                <w:szCs w:val="21"/>
              </w:rPr>
              <w:t>记录完整</w:t>
            </w:r>
          </w:p>
        </w:tc>
        <w:tc>
          <w:tcPr>
            <w:tcW w:w="1386" w:type="dxa"/>
            <w:vAlign w:val="center"/>
          </w:tcPr>
          <w:p w14:paraId="0751CD4E">
            <w:pPr>
              <w:keepNext/>
              <w:snapToGrid w:val="0"/>
              <w:spacing w:before="70" w:after="70" w:line="240" w:lineRule="auto"/>
              <w:ind w:firstLine="0"/>
              <w:jc w:val="center"/>
              <w:rPr>
                <w:sz w:val="21"/>
              </w:rPr>
            </w:pPr>
            <w:r>
              <w:rPr>
                <w:sz w:val="21"/>
                <w:szCs w:val="21"/>
              </w:rPr>
              <w:t>环境记录</w:t>
            </w:r>
          </w:p>
        </w:tc>
      </w:tr>
      <w:tr w14:paraId="1CA05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D40328">
            <w:pPr>
              <w:keepNext/>
              <w:snapToGrid w:val="0"/>
              <w:spacing w:before="70" w:after="70" w:line="240" w:lineRule="auto"/>
              <w:ind w:firstLine="0"/>
              <w:jc w:val="center"/>
              <w:rPr>
                <w:sz w:val="21"/>
              </w:rPr>
            </w:pPr>
            <w:r>
              <w:rPr>
                <w:sz w:val="21"/>
                <w:szCs w:val="21"/>
              </w:rPr>
              <w:t>8</w:t>
            </w:r>
          </w:p>
        </w:tc>
        <w:tc>
          <w:tcPr>
            <w:tcW w:w="1716" w:type="dxa"/>
            <w:vAlign w:val="center"/>
          </w:tcPr>
          <w:p w14:paraId="6889ED0C">
            <w:pPr>
              <w:keepNext/>
              <w:snapToGrid w:val="0"/>
              <w:spacing w:before="70" w:after="70" w:line="240" w:lineRule="auto"/>
              <w:ind w:firstLine="0"/>
              <w:jc w:val="left"/>
              <w:rPr>
                <w:sz w:val="21"/>
              </w:rPr>
            </w:pPr>
            <w:r>
              <w:rPr>
                <w:sz w:val="21"/>
                <w:szCs w:val="21"/>
              </w:rPr>
              <w:t>标志点质量</w:t>
            </w:r>
          </w:p>
        </w:tc>
        <w:tc>
          <w:tcPr>
            <w:tcW w:w="1596" w:type="dxa"/>
            <w:vAlign w:val="center"/>
          </w:tcPr>
          <w:p w14:paraId="0E57C532">
            <w:pPr>
              <w:keepNext/>
              <w:snapToGrid w:val="0"/>
              <w:spacing w:before="70" w:after="70" w:line="240" w:lineRule="auto"/>
              <w:ind w:firstLine="0"/>
              <w:jc w:val="left"/>
              <w:rPr>
                <w:sz w:val="21"/>
              </w:rPr>
            </w:pPr>
            <w:r>
              <w:rPr>
                <w:sz w:val="21"/>
                <w:szCs w:val="21"/>
              </w:rPr>
              <w:t>作业指导书</w:t>
            </w:r>
          </w:p>
        </w:tc>
        <w:tc>
          <w:tcPr>
            <w:tcW w:w="1716" w:type="dxa"/>
            <w:vAlign w:val="center"/>
          </w:tcPr>
          <w:p w14:paraId="5834CEDA">
            <w:pPr>
              <w:keepNext/>
              <w:snapToGrid w:val="0"/>
              <w:spacing w:before="70" w:after="70" w:line="240" w:lineRule="auto"/>
              <w:ind w:firstLine="0"/>
              <w:jc w:val="left"/>
              <w:rPr>
                <w:sz w:val="21"/>
              </w:rPr>
            </w:pPr>
            <w:r>
              <w:rPr>
                <w:sz w:val="21"/>
                <w:szCs w:val="21"/>
              </w:rPr>
              <w:t>目视</w:t>
            </w:r>
          </w:p>
        </w:tc>
        <w:tc>
          <w:tcPr>
            <w:tcW w:w="1403" w:type="dxa"/>
            <w:vAlign w:val="center"/>
          </w:tcPr>
          <w:p w14:paraId="7CF06A2B">
            <w:pPr>
              <w:keepNext/>
              <w:snapToGrid w:val="0"/>
              <w:spacing w:before="70" w:after="70" w:line="240" w:lineRule="auto"/>
              <w:ind w:firstLine="0"/>
              <w:jc w:val="left"/>
              <w:rPr>
                <w:sz w:val="21"/>
              </w:rPr>
            </w:pPr>
            <w:r>
              <w:rPr>
                <w:sz w:val="21"/>
                <w:szCs w:val="21"/>
              </w:rPr>
              <w:t>每站</w:t>
            </w:r>
          </w:p>
        </w:tc>
        <w:tc>
          <w:tcPr>
            <w:tcW w:w="1806" w:type="dxa"/>
            <w:vAlign w:val="center"/>
          </w:tcPr>
          <w:p w14:paraId="2E25DFD2">
            <w:pPr>
              <w:keepNext/>
              <w:snapToGrid w:val="0"/>
              <w:spacing w:before="70" w:after="70" w:line="240" w:lineRule="auto"/>
              <w:ind w:firstLine="0"/>
              <w:jc w:val="left"/>
              <w:rPr>
                <w:sz w:val="21"/>
              </w:rPr>
            </w:pPr>
            <w:r>
              <w:rPr>
                <w:sz w:val="21"/>
                <w:szCs w:val="21"/>
              </w:rPr>
              <w:t>平整无翘起</w:t>
            </w:r>
          </w:p>
        </w:tc>
        <w:tc>
          <w:tcPr>
            <w:tcW w:w="1386" w:type="dxa"/>
            <w:vAlign w:val="center"/>
          </w:tcPr>
          <w:p w14:paraId="7E0839DA">
            <w:pPr>
              <w:keepNext/>
              <w:snapToGrid w:val="0"/>
              <w:spacing w:before="70" w:after="70" w:line="240" w:lineRule="auto"/>
              <w:ind w:firstLine="0"/>
              <w:jc w:val="center"/>
              <w:rPr>
                <w:sz w:val="21"/>
              </w:rPr>
            </w:pPr>
            <w:r>
              <w:rPr>
                <w:sz w:val="21"/>
                <w:szCs w:val="21"/>
              </w:rPr>
              <w:t>影像</w:t>
            </w:r>
          </w:p>
        </w:tc>
      </w:tr>
      <w:tr w14:paraId="0CC584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B930BB">
            <w:pPr>
              <w:keepNext/>
              <w:snapToGrid w:val="0"/>
              <w:spacing w:before="70" w:after="70" w:line="240" w:lineRule="auto"/>
              <w:ind w:firstLine="0"/>
              <w:jc w:val="center"/>
              <w:rPr>
                <w:sz w:val="21"/>
              </w:rPr>
            </w:pPr>
            <w:r>
              <w:rPr>
                <w:sz w:val="21"/>
                <w:szCs w:val="21"/>
              </w:rPr>
              <w:t>9</w:t>
            </w:r>
          </w:p>
        </w:tc>
        <w:tc>
          <w:tcPr>
            <w:tcW w:w="1716" w:type="dxa"/>
            <w:vAlign w:val="center"/>
          </w:tcPr>
          <w:p w14:paraId="548F632E">
            <w:pPr>
              <w:keepNext/>
              <w:snapToGrid w:val="0"/>
              <w:spacing w:before="70" w:after="70" w:line="240" w:lineRule="auto"/>
              <w:ind w:firstLine="0"/>
              <w:jc w:val="left"/>
              <w:rPr>
                <w:sz w:val="21"/>
              </w:rPr>
            </w:pPr>
            <w:r>
              <w:rPr>
                <w:sz w:val="21"/>
                <w:szCs w:val="21"/>
              </w:rPr>
              <w:t>影像清晰度</w:t>
            </w:r>
          </w:p>
        </w:tc>
        <w:tc>
          <w:tcPr>
            <w:tcW w:w="1596" w:type="dxa"/>
            <w:vAlign w:val="center"/>
          </w:tcPr>
          <w:p w14:paraId="1BDCAF1C">
            <w:pPr>
              <w:keepNext/>
              <w:snapToGrid w:val="0"/>
              <w:spacing w:before="70" w:after="70" w:line="240" w:lineRule="auto"/>
              <w:ind w:firstLine="0"/>
              <w:jc w:val="left"/>
              <w:rPr>
                <w:sz w:val="21"/>
              </w:rPr>
            </w:pPr>
            <w:r>
              <w:rPr>
                <w:sz w:val="21"/>
                <w:szCs w:val="21"/>
              </w:rPr>
              <w:t>质量评分卡</w:t>
            </w:r>
          </w:p>
        </w:tc>
        <w:tc>
          <w:tcPr>
            <w:tcW w:w="1716" w:type="dxa"/>
            <w:vAlign w:val="center"/>
          </w:tcPr>
          <w:p w14:paraId="7C367F03">
            <w:pPr>
              <w:keepNext/>
              <w:snapToGrid w:val="0"/>
              <w:spacing w:before="70" w:after="70" w:line="240" w:lineRule="auto"/>
              <w:ind w:firstLine="0"/>
              <w:jc w:val="left"/>
              <w:rPr>
                <w:sz w:val="21"/>
              </w:rPr>
            </w:pPr>
            <w:r>
              <w:rPr>
                <w:sz w:val="21"/>
                <w:szCs w:val="21"/>
              </w:rPr>
              <w:t>拉普拉斯方差</w:t>
            </w:r>
          </w:p>
        </w:tc>
        <w:tc>
          <w:tcPr>
            <w:tcW w:w="1403" w:type="dxa"/>
            <w:vAlign w:val="center"/>
          </w:tcPr>
          <w:p w14:paraId="51B39EFC">
            <w:pPr>
              <w:keepNext/>
              <w:snapToGrid w:val="0"/>
              <w:spacing w:before="70" w:after="70" w:line="240" w:lineRule="auto"/>
              <w:ind w:firstLine="0"/>
              <w:jc w:val="left"/>
              <w:rPr>
                <w:sz w:val="21"/>
              </w:rPr>
            </w:pPr>
            <w:r>
              <w:rPr>
                <w:sz w:val="21"/>
                <w:szCs w:val="21"/>
              </w:rPr>
              <w:t>每站抽 10%</w:t>
            </w:r>
          </w:p>
        </w:tc>
        <w:tc>
          <w:tcPr>
            <w:tcW w:w="1806" w:type="dxa"/>
            <w:vAlign w:val="center"/>
          </w:tcPr>
          <w:p w14:paraId="72E6FDFD">
            <w:pPr>
              <w:keepNext/>
              <w:snapToGrid w:val="0"/>
              <w:spacing w:before="70" w:after="70" w:line="240" w:lineRule="auto"/>
              <w:ind w:firstLine="0"/>
              <w:jc w:val="left"/>
              <w:rPr>
                <w:sz w:val="21"/>
              </w:rPr>
            </w:pPr>
            <w:r>
              <w:rPr>
                <w:sz w:val="21"/>
                <w:szCs w:val="21"/>
              </w:rPr>
              <w:t>合格率≥90%</w:t>
            </w:r>
          </w:p>
        </w:tc>
        <w:tc>
          <w:tcPr>
            <w:tcW w:w="1386" w:type="dxa"/>
            <w:vAlign w:val="center"/>
          </w:tcPr>
          <w:p w14:paraId="22AAC7F3">
            <w:pPr>
              <w:keepNext/>
              <w:snapToGrid w:val="0"/>
              <w:spacing w:before="70" w:after="70" w:line="240" w:lineRule="auto"/>
              <w:ind w:firstLine="0"/>
              <w:jc w:val="center"/>
              <w:rPr>
                <w:sz w:val="21"/>
              </w:rPr>
            </w:pPr>
            <w:r>
              <w:rPr>
                <w:sz w:val="21"/>
                <w:szCs w:val="21"/>
              </w:rPr>
              <w:t>质检记录</w:t>
            </w:r>
          </w:p>
        </w:tc>
      </w:tr>
      <w:tr w14:paraId="3A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7DD5AE">
            <w:pPr>
              <w:keepNext/>
              <w:snapToGrid w:val="0"/>
              <w:spacing w:before="70" w:after="70" w:line="240" w:lineRule="auto"/>
              <w:ind w:firstLine="0"/>
              <w:jc w:val="center"/>
              <w:rPr>
                <w:sz w:val="21"/>
              </w:rPr>
            </w:pPr>
            <w:r>
              <w:rPr>
                <w:sz w:val="21"/>
                <w:szCs w:val="21"/>
              </w:rPr>
              <w:t>10</w:t>
            </w:r>
          </w:p>
        </w:tc>
        <w:tc>
          <w:tcPr>
            <w:tcW w:w="1716" w:type="dxa"/>
            <w:vAlign w:val="center"/>
          </w:tcPr>
          <w:p w14:paraId="467B28BC">
            <w:pPr>
              <w:keepNext/>
              <w:snapToGrid w:val="0"/>
              <w:spacing w:before="70" w:after="70" w:line="240" w:lineRule="auto"/>
              <w:ind w:firstLine="0"/>
              <w:jc w:val="left"/>
              <w:rPr>
                <w:sz w:val="21"/>
              </w:rPr>
            </w:pPr>
            <w:r>
              <w:rPr>
                <w:sz w:val="21"/>
                <w:szCs w:val="21"/>
              </w:rPr>
              <w:t>影像重叠度</w:t>
            </w:r>
          </w:p>
        </w:tc>
        <w:tc>
          <w:tcPr>
            <w:tcW w:w="1596" w:type="dxa"/>
            <w:vAlign w:val="center"/>
          </w:tcPr>
          <w:p w14:paraId="7DD69ACC">
            <w:pPr>
              <w:keepNext/>
              <w:snapToGrid w:val="0"/>
              <w:spacing w:before="70" w:after="70" w:line="240" w:lineRule="auto"/>
              <w:ind w:firstLine="0"/>
              <w:jc w:val="left"/>
              <w:rPr>
                <w:sz w:val="21"/>
              </w:rPr>
            </w:pPr>
            <w:r>
              <w:rPr>
                <w:sz w:val="21"/>
                <w:szCs w:val="21"/>
              </w:rPr>
              <w:t>摄影测量规范</w:t>
            </w:r>
          </w:p>
        </w:tc>
        <w:tc>
          <w:tcPr>
            <w:tcW w:w="1716" w:type="dxa"/>
            <w:vAlign w:val="center"/>
          </w:tcPr>
          <w:p w14:paraId="2CFD7088">
            <w:pPr>
              <w:keepNext/>
              <w:snapToGrid w:val="0"/>
              <w:spacing w:before="70" w:after="70" w:line="240" w:lineRule="auto"/>
              <w:ind w:firstLine="0"/>
              <w:jc w:val="left"/>
              <w:rPr>
                <w:sz w:val="21"/>
              </w:rPr>
            </w:pPr>
            <w:r>
              <w:rPr>
                <w:sz w:val="21"/>
                <w:szCs w:val="21"/>
              </w:rPr>
              <w:t>软件统计</w:t>
            </w:r>
          </w:p>
        </w:tc>
        <w:tc>
          <w:tcPr>
            <w:tcW w:w="1403" w:type="dxa"/>
            <w:vAlign w:val="center"/>
          </w:tcPr>
          <w:p w14:paraId="11D2E4F4">
            <w:pPr>
              <w:keepNext/>
              <w:snapToGrid w:val="0"/>
              <w:spacing w:before="70" w:after="70" w:line="240" w:lineRule="auto"/>
              <w:ind w:firstLine="0"/>
              <w:jc w:val="left"/>
              <w:rPr>
                <w:sz w:val="21"/>
              </w:rPr>
            </w:pPr>
            <w:r>
              <w:rPr>
                <w:sz w:val="21"/>
                <w:szCs w:val="21"/>
              </w:rPr>
              <w:t>每站</w:t>
            </w:r>
          </w:p>
        </w:tc>
        <w:tc>
          <w:tcPr>
            <w:tcW w:w="1806" w:type="dxa"/>
            <w:vAlign w:val="center"/>
          </w:tcPr>
          <w:p w14:paraId="62A62C6C">
            <w:pPr>
              <w:keepNext/>
              <w:snapToGrid w:val="0"/>
              <w:spacing w:before="70" w:after="70" w:line="240" w:lineRule="auto"/>
              <w:ind w:firstLine="0"/>
              <w:jc w:val="left"/>
              <w:rPr>
                <w:sz w:val="21"/>
              </w:rPr>
            </w:pPr>
            <w:r>
              <w:rPr>
                <w:sz w:val="21"/>
                <w:szCs w:val="21"/>
              </w:rPr>
              <w:t>≥30%</w:t>
            </w:r>
          </w:p>
        </w:tc>
        <w:tc>
          <w:tcPr>
            <w:tcW w:w="1386" w:type="dxa"/>
            <w:vAlign w:val="center"/>
          </w:tcPr>
          <w:p w14:paraId="1C030587">
            <w:pPr>
              <w:keepNext/>
              <w:snapToGrid w:val="0"/>
              <w:spacing w:before="70" w:after="70" w:line="240" w:lineRule="auto"/>
              <w:ind w:firstLine="0"/>
              <w:jc w:val="center"/>
              <w:rPr>
                <w:sz w:val="21"/>
              </w:rPr>
            </w:pPr>
            <w:r>
              <w:rPr>
                <w:sz w:val="21"/>
                <w:szCs w:val="21"/>
              </w:rPr>
              <w:t>质检记录</w:t>
            </w:r>
          </w:p>
        </w:tc>
      </w:tr>
      <w:tr w14:paraId="2D194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C60B23">
            <w:pPr>
              <w:keepNext/>
              <w:snapToGrid w:val="0"/>
              <w:spacing w:before="70" w:after="70" w:line="240" w:lineRule="auto"/>
              <w:ind w:firstLine="0"/>
              <w:jc w:val="center"/>
              <w:rPr>
                <w:sz w:val="21"/>
              </w:rPr>
            </w:pPr>
            <w:r>
              <w:rPr>
                <w:sz w:val="21"/>
                <w:szCs w:val="21"/>
              </w:rPr>
              <w:t>11</w:t>
            </w:r>
          </w:p>
        </w:tc>
        <w:tc>
          <w:tcPr>
            <w:tcW w:w="1716" w:type="dxa"/>
            <w:vAlign w:val="center"/>
          </w:tcPr>
          <w:p w14:paraId="64A60E30">
            <w:pPr>
              <w:keepNext/>
              <w:snapToGrid w:val="0"/>
              <w:spacing w:before="70" w:after="70" w:line="240" w:lineRule="auto"/>
              <w:ind w:firstLine="0"/>
              <w:jc w:val="left"/>
              <w:rPr>
                <w:sz w:val="21"/>
              </w:rPr>
            </w:pPr>
            <w:r>
              <w:rPr>
                <w:sz w:val="21"/>
                <w:szCs w:val="21"/>
              </w:rPr>
              <w:t>点云厚度</w:t>
            </w:r>
          </w:p>
        </w:tc>
        <w:tc>
          <w:tcPr>
            <w:tcW w:w="1596" w:type="dxa"/>
            <w:vAlign w:val="center"/>
          </w:tcPr>
          <w:p w14:paraId="517B246C">
            <w:pPr>
              <w:keepNext/>
              <w:snapToGrid w:val="0"/>
              <w:spacing w:before="70" w:after="70" w:line="240" w:lineRule="auto"/>
              <w:ind w:firstLine="0"/>
              <w:jc w:val="left"/>
              <w:rPr>
                <w:sz w:val="21"/>
              </w:rPr>
            </w:pPr>
            <w:r>
              <w:rPr>
                <w:sz w:val="21"/>
                <w:szCs w:val="21"/>
              </w:rPr>
              <w:t>精度要求</w:t>
            </w:r>
          </w:p>
        </w:tc>
        <w:tc>
          <w:tcPr>
            <w:tcW w:w="1716" w:type="dxa"/>
            <w:vAlign w:val="center"/>
          </w:tcPr>
          <w:p w14:paraId="7C312D08">
            <w:pPr>
              <w:keepNext/>
              <w:snapToGrid w:val="0"/>
              <w:spacing w:before="70" w:after="70" w:line="240" w:lineRule="auto"/>
              <w:ind w:firstLine="0"/>
              <w:jc w:val="left"/>
              <w:rPr>
                <w:sz w:val="21"/>
              </w:rPr>
            </w:pPr>
            <w:r>
              <w:rPr>
                <w:sz w:val="21"/>
                <w:szCs w:val="21"/>
              </w:rPr>
              <w:t>平面拟合残差</w:t>
            </w:r>
          </w:p>
        </w:tc>
        <w:tc>
          <w:tcPr>
            <w:tcW w:w="1403" w:type="dxa"/>
            <w:vAlign w:val="center"/>
          </w:tcPr>
          <w:p w14:paraId="05997808">
            <w:pPr>
              <w:keepNext/>
              <w:snapToGrid w:val="0"/>
              <w:spacing w:before="70" w:after="70" w:line="240" w:lineRule="auto"/>
              <w:ind w:firstLine="0"/>
              <w:jc w:val="left"/>
              <w:rPr>
                <w:sz w:val="21"/>
              </w:rPr>
            </w:pPr>
            <w:r>
              <w:rPr>
                <w:sz w:val="21"/>
                <w:szCs w:val="21"/>
              </w:rPr>
              <w:t>每孔抽 5 处</w:t>
            </w:r>
          </w:p>
        </w:tc>
        <w:tc>
          <w:tcPr>
            <w:tcW w:w="1806" w:type="dxa"/>
            <w:vAlign w:val="center"/>
          </w:tcPr>
          <w:p w14:paraId="6B9E8293">
            <w:pPr>
              <w:keepNext/>
              <w:snapToGrid w:val="0"/>
              <w:spacing w:before="70" w:after="70" w:line="240" w:lineRule="auto"/>
              <w:ind w:firstLine="0"/>
              <w:jc w:val="left"/>
              <w:rPr>
                <w:sz w:val="21"/>
              </w:rPr>
            </w:pPr>
            <w:r>
              <w:rPr>
                <w:sz w:val="21"/>
                <w:szCs w:val="21"/>
              </w:rPr>
              <w:t>≤5 mm</w:t>
            </w:r>
          </w:p>
        </w:tc>
        <w:tc>
          <w:tcPr>
            <w:tcW w:w="1386" w:type="dxa"/>
            <w:vAlign w:val="center"/>
          </w:tcPr>
          <w:p w14:paraId="3B044008">
            <w:pPr>
              <w:keepNext/>
              <w:snapToGrid w:val="0"/>
              <w:spacing w:before="70" w:after="70" w:line="240" w:lineRule="auto"/>
              <w:ind w:firstLine="0"/>
              <w:jc w:val="center"/>
              <w:rPr>
                <w:sz w:val="21"/>
              </w:rPr>
            </w:pPr>
            <w:r>
              <w:rPr>
                <w:sz w:val="21"/>
                <w:szCs w:val="21"/>
              </w:rPr>
              <w:t>精度报告</w:t>
            </w:r>
          </w:p>
        </w:tc>
      </w:tr>
      <w:tr w14:paraId="4EC44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E7F8E9C">
            <w:pPr>
              <w:keepNext/>
              <w:snapToGrid w:val="0"/>
              <w:spacing w:before="70" w:after="70" w:line="240" w:lineRule="auto"/>
              <w:ind w:firstLine="0"/>
              <w:jc w:val="center"/>
              <w:rPr>
                <w:sz w:val="21"/>
              </w:rPr>
            </w:pPr>
            <w:r>
              <w:rPr>
                <w:sz w:val="21"/>
                <w:szCs w:val="21"/>
              </w:rPr>
              <w:t>12</w:t>
            </w:r>
          </w:p>
        </w:tc>
        <w:tc>
          <w:tcPr>
            <w:tcW w:w="1716" w:type="dxa"/>
            <w:vAlign w:val="center"/>
          </w:tcPr>
          <w:p w14:paraId="3E8EDB27">
            <w:pPr>
              <w:keepNext/>
              <w:snapToGrid w:val="0"/>
              <w:spacing w:before="70" w:after="70" w:line="240" w:lineRule="auto"/>
              <w:ind w:firstLine="0"/>
              <w:jc w:val="left"/>
              <w:rPr>
                <w:sz w:val="21"/>
              </w:rPr>
            </w:pPr>
            <w:r>
              <w:rPr>
                <w:sz w:val="21"/>
                <w:szCs w:val="21"/>
              </w:rPr>
              <w:t>点云密度</w:t>
            </w:r>
          </w:p>
        </w:tc>
        <w:tc>
          <w:tcPr>
            <w:tcW w:w="1596" w:type="dxa"/>
            <w:vAlign w:val="center"/>
          </w:tcPr>
          <w:p w14:paraId="097A30E7">
            <w:pPr>
              <w:keepNext/>
              <w:snapToGrid w:val="0"/>
              <w:spacing w:before="70" w:after="70" w:line="240" w:lineRule="auto"/>
              <w:ind w:firstLine="0"/>
              <w:jc w:val="left"/>
              <w:rPr>
                <w:sz w:val="21"/>
              </w:rPr>
            </w:pPr>
            <w:r>
              <w:rPr>
                <w:sz w:val="21"/>
                <w:szCs w:val="21"/>
              </w:rPr>
              <w:t>设计要求</w:t>
            </w:r>
          </w:p>
        </w:tc>
        <w:tc>
          <w:tcPr>
            <w:tcW w:w="1716" w:type="dxa"/>
            <w:vAlign w:val="center"/>
          </w:tcPr>
          <w:p w14:paraId="2FB2B734">
            <w:pPr>
              <w:keepNext/>
              <w:snapToGrid w:val="0"/>
              <w:spacing w:before="70" w:after="70" w:line="240" w:lineRule="auto"/>
              <w:ind w:firstLine="0"/>
              <w:jc w:val="left"/>
              <w:rPr>
                <w:sz w:val="21"/>
              </w:rPr>
            </w:pPr>
            <w:r>
              <w:rPr>
                <w:sz w:val="21"/>
                <w:szCs w:val="21"/>
              </w:rPr>
              <w:t>点间距统计</w:t>
            </w:r>
          </w:p>
        </w:tc>
        <w:tc>
          <w:tcPr>
            <w:tcW w:w="1403" w:type="dxa"/>
            <w:vAlign w:val="center"/>
          </w:tcPr>
          <w:p w14:paraId="762B22F3">
            <w:pPr>
              <w:keepNext/>
              <w:snapToGrid w:val="0"/>
              <w:spacing w:before="70" w:after="70" w:line="240" w:lineRule="auto"/>
              <w:ind w:firstLine="0"/>
              <w:jc w:val="left"/>
              <w:rPr>
                <w:sz w:val="21"/>
              </w:rPr>
            </w:pPr>
            <w:r>
              <w:rPr>
                <w:sz w:val="21"/>
                <w:szCs w:val="21"/>
              </w:rPr>
              <w:t>每孔</w:t>
            </w:r>
          </w:p>
        </w:tc>
        <w:tc>
          <w:tcPr>
            <w:tcW w:w="1806" w:type="dxa"/>
            <w:vAlign w:val="center"/>
          </w:tcPr>
          <w:p w14:paraId="6FE8B50B">
            <w:pPr>
              <w:keepNext/>
              <w:snapToGrid w:val="0"/>
              <w:spacing w:before="70" w:after="70" w:line="240" w:lineRule="auto"/>
              <w:ind w:firstLine="0"/>
              <w:jc w:val="left"/>
              <w:rPr>
                <w:sz w:val="21"/>
              </w:rPr>
            </w:pPr>
            <w:r>
              <w:rPr>
                <w:sz w:val="21"/>
                <w:szCs w:val="21"/>
              </w:rPr>
              <w:t>达标</w:t>
            </w:r>
          </w:p>
        </w:tc>
        <w:tc>
          <w:tcPr>
            <w:tcW w:w="1386" w:type="dxa"/>
            <w:vAlign w:val="center"/>
          </w:tcPr>
          <w:p w14:paraId="4D764F12">
            <w:pPr>
              <w:keepNext/>
              <w:snapToGrid w:val="0"/>
              <w:spacing w:before="70" w:after="70" w:line="240" w:lineRule="auto"/>
              <w:ind w:firstLine="0"/>
              <w:jc w:val="center"/>
              <w:rPr>
                <w:sz w:val="21"/>
              </w:rPr>
            </w:pPr>
            <w:r>
              <w:rPr>
                <w:sz w:val="21"/>
                <w:szCs w:val="21"/>
              </w:rPr>
              <w:t>质检记录</w:t>
            </w:r>
          </w:p>
        </w:tc>
      </w:tr>
      <w:tr w14:paraId="7FD80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B7AE9FE">
            <w:pPr>
              <w:keepNext/>
              <w:snapToGrid w:val="0"/>
              <w:spacing w:before="70" w:after="70" w:line="240" w:lineRule="auto"/>
              <w:ind w:firstLine="0"/>
              <w:jc w:val="center"/>
              <w:rPr>
                <w:sz w:val="21"/>
              </w:rPr>
            </w:pPr>
            <w:r>
              <w:rPr>
                <w:sz w:val="21"/>
                <w:szCs w:val="21"/>
              </w:rPr>
              <w:t>13</w:t>
            </w:r>
          </w:p>
        </w:tc>
        <w:tc>
          <w:tcPr>
            <w:tcW w:w="1716" w:type="dxa"/>
            <w:vAlign w:val="center"/>
          </w:tcPr>
          <w:p w14:paraId="156FA033">
            <w:pPr>
              <w:keepNext/>
              <w:snapToGrid w:val="0"/>
              <w:spacing w:before="70" w:after="70" w:line="240" w:lineRule="auto"/>
              <w:ind w:firstLine="0"/>
              <w:jc w:val="left"/>
              <w:rPr>
                <w:sz w:val="21"/>
              </w:rPr>
            </w:pPr>
            <w:r>
              <w:rPr>
                <w:sz w:val="21"/>
                <w:szCs w:val="21"/>
              </w:rPr>
              <w:t>覆盖率</w:t>
            </w:r>
          </w:p>
        </w:tc>
        <w:tc>
          <w:tcPr>
            <w:tcW w:w="1596" w:type="dxa"/>
            <w:vAlign w:val="center"/>
          </w:tcPr>
          <w:p w14:paraId="76617FB8">
            <w:pPr>
              <w:keepNext/>
              <w:snapToGrid w:val="0"/>
              <w:spacing w:before="70" w:after="70" w:line="240" w:lineRule="auto"/>
              <w:ind w:firstLine="0"/>
              <w:jc w:val="left"/>
              <w:rPr>
                <w:sz w:val="21"/>
              </w:rPr>
            </w:pPr>
            <w:r>
              <w:rPr>
                <w:sz w:val="21"/>
                <w:szCs w:val="21"/>
              </w:rPr>
              <w:t>设计要求</w:t>
            </w:r>
          </w:p>
        </w:tc>
        <w:tc>
          <w:tcPr>
            <w:tcW w:w="1716" w:type="dxa"/>
            <w:vAlign w:val="center"/>
          </w:tcPr>
          <w:p w14:paraId="156DA2B8">
            <w:pPr>
              <w:keepNext/>
              <w:snapToGrid w:val="0"/>
              <w:spacing w:before="70" w:after="70" w:line="240" w:lineRule="auto"/>
              <w:ind w:firstLine="0"/>
              <w:jc w:val="left"/>
              <w:rPr>
                <w:sz w:val="21"/>
              </w:rPr>
            </w:pPr>
            <w:r>
              <w:rPr>
                <w:sz w:val="21"/>
                <w:szCs w:val="21"/>
              </w:rPr>
              <w:t>栅格统计</w:t>
            </w:r>
          </w:p>
        </w:tc>
        <w:tc>
          <w:tcPr>
            <w:tcW w:w="1403" w:type="dxa"/>
            <w:vAlign w:val="center"/>
          </w:tcPr>
          <w:p w14:paraId="2A081D79">
            <w:pPr>
              <w:keepNext/>
              <w:snapToGrid w:val="0"/>
              <w:spacing w:before="70" w:after="70" w:line="240" w:lineRule="auto"/>
              <w:ind w:firstLine="0"/>
              <w:jc w:val="left"/>
              <w:rPr>
                <w:sz w:val="21"/>
              </w:rPr>
            </w:pPr>
            <w:r>
              <w:rPr>
                <w:sz w:val="21"/>
                <w:szCs w:val="21"/>
              </w:rPr>
              <w:t>每区</w:t>
            </w:r>
          </w:p>
        </w:tc>
        <w:tc>
          <w:tcPr>
            <w:tcW w:w="1806" w:type="dxa"/>
            <w:vAlign w:val="center"/>
          </w:tcPr>
          <w:p w14:paraId="145F8061">
            <w:pPr>
              <w:keepNext/>
              <w:snapToGrid w:val="0"/>
              <w:spacing w:before="70" w:after="70" w:line="240" w:lineRule="auto"/>
              <w:ind w:firstLine="0"/>
              <w:jc w:val="left"/>
              <w:rPr>
                <w:sz w:val="21"/>
              </w:rPr>
            </w:pPr>
            <w:r>
              <w:rPr>
                <w:sz w:val="21"/>
                <w:szCs w:val="21"/>
              </w:rPr>
              <w:t>≥98%</w:t>
            </w:r>
          </w:p>
        </w:tc>
        <w:tc>
          <w:tcPr>
            <w:tcW w:w="1386" w:type="dxa"/>
            <w:vAlign w:val="center"/>
          </w:tcPr>
          <w:p w14:paraId="2ECCBF6A">
            <w:pPr>
              <w:keepNext/>
              <w:snapToGrid w:val="0"/>
              <w:spacing w:before="70" w:after="70" w:line="240" w:lineRule="auto"/>
              <w:ind w:firstLine="0"/>
              <w:jc w:val="center"/>
              <w:rPr>
                <w:sz w:val="21"/>
              </w:rPr>
            </w:pPr>
            <w:r>
              <w:rPr>
                <w:sz w:val="21"/>
                <w:szCs w:val="21"/>
              </w:rPr>
              <w:t>覆盖热力图</w:t>
            </w:r>
          </w:p>
        </w:tc>
      </w:tr>
      <w:tr w14:paraId="023DA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57B7A0">
            <w:pPr>
              <w:keepNext/>
              <w:snapToGrid w:val="0"/>
              <w:spacing w:before="70" w:after="70" w:line="240" w:lineRule="auto"/>
              <w:ind w:firstLine="0"/>
              <w:jc w:val="center"/>
              <w:rPr>
                <w:sz w:val="21"/>
              </w:rPr>
            </w:pPr>
            <w:r>
              <w:rPr>
                <w:sz w:val="21"/>
                <w:szCs w:val="21"/>
              </w:rPr>
              <w:t>14</w:t>
            </w:r>
          </w:p>
        </w:tc>
        <w:tc>
          <w:tcPr>
            <w:tcW w:w="1716" w:type="dxa"/>
            <w:vAlign w:val="center"/>
          </w:tcPr>
          <w:p w14:paraId="492C2A8C">
            <w:pPr>
              <w:keepNext/>
              <w:snapToGrid w:val="0"/>
              <w:spacing w:before="70" w:after="70" w:line="240" w:lineRule="auto"/>
              <w:ind w:firstLine="0"/>
              <w:jc w:val="left"/>
              <w:rPr>
                <w:sz w:val="21"/>
              </w:rPr>
            </w:pPr>
            <w:r>
              <w:rPr>
                <w:sz w:val="21"/>
                <w:szCs w:val="21"/>
              </w:rPr>
              <w:t>拼接残差</w:t>
            </w:r>
          </w:p>
        </w:tc>
        <w:tc>
          <w:tcPr>
            <w:tcW w:w="1596" w:type="dxa"/>
            <w:vAlign w:val="center"/>
          </w:tcPr>
          <w:p w14:paraId="3E692A41">
            <w:pPr>
              <w:keepNext/>
              <w:snapToGrid w:val="0"/>
              <w:spacing w:before="70" w:after="70" w:line="240" w:lineRule="auto"/>
              <w:ind w:firstLine="0"/>
              <w:jc w:val="left"/>
              <w:rPr>
                <w:sz w:val="21"/>
              </w:rPr>
            </w:pPr>
            <w:r>
              <w:rPr>
                <w:sz w:val="21"/>
                <w:szCs w:val="21"/>
              </w:rPr>
              <w:t>精度要求</w:t>
            </w:r>
          </w:p>
        </w:tc>
        <w:tc>
          <w:tcPr>
            <w:tcW w:w="1716" w:type="dxa"/>
            <w:vAlign w:val="center"/>
          </w:tcPr>
          <w:p w14:paraId="6386E0F1">
            <w:pPr>
              <w:keepNext/>
              <w:snapToGrid w:val="0"/>
              <w:spacing w:before="70" w:after="70" w:line="240" w:lineRule="auto"/>
              <w:ind w:firstLine="0"/>
              <w:jc w:val="left"/>
              <w:rPr>
                <w:sz w:val="21"/>
              </w:rPr>
            </w:pPr>
            <w:r>
              <w:rPr>
                <w:sz w:val="21"/>
                <w:szCs w:val="21"/>
              </w:rPr>
              <w:t>同名点比对</w:t>
            </w:r>
          </w:p>
        </w:tc>
        <w:tc>
          <w:tcPr>
            <w:tcW w:w="1403" w:type="dxa"/>
            <w:vAlign w:val="center"/>
          </w:tcPr>
          <w:p w14:paraId="48707BE1">
            <w:pPr>
              <w:keepNext/>
              <w:snapToGrid w:val="0"/>
              <w:spacing w:before="70" w:after="70" w:line="240" w:lineRule="auto"/>
              <w:ind w:firstLine="0"/>
              <w:jc w:val="left"/>
              <w:rPr>
                <w:sz w:val="21"/>
              </w:rPr>
            </w:pPr>
            <w:r>
              <w:rPr>
                <w:sz w:val="21"/>
                <w:szCs w:val="21"/>
              </w:rPr>
              <w:t>每段</w:t>
            </w:r>
          </w:p>
        </w:tc>
        <w:tc>
          <w:tcPr>
            <w:tcW w:w="1806" w:type="dxa"/>
            <w:vAlign w:val="center"/>
          </w:tcPr>
          <w:p w14:paraId="1E4D4A05">
            <w:pPr>
              <w:keepNext/>
              <w:snapToGrid w:val="0"/>
              <w:spacing w:before="70" w:after="70" w:line="240" w:lineRule="auto"/>
              <w:ind w:firstLine="0"/>
              <w:jc w:val="left"/>
              <w:rPr>
                <w:sz w:val="21"/>
              </w:rPr>
            </w:pPr>
            <w:r>
              <w:rPr>
                <w:sz w:val="21"/>
                <w:szCs w:val="21"/>
              </w:rPr>
              <w:t>≤5 mm</w:t>
            </w:r>
          </w:p>
        </w:tc>
        <w:tc>
          <w:tcPr>
            <w:tcW w:w="1386" w:type="dxa"/>
            <w:vAlign w:val="center"/>
          </w:tcPr>
          <w:p w14:paraId="161D6F25">
            <w:pPr>
              <w:keepNext/>
              <w:snapToGrid w:val="0"/>
              <w:spacing w:before="70" w:after="70" w:line="240" w:lineRule="auto"/>
              <w:ind w:firstLine="0"/>
              <w:jc w:val="center"/>
              <w:rPr>
                <w:sz w:val="21"/>
              </w:rPr>
            </w:pPr>
            <w:r>
              <w:rPr>
                <w:sz w:val="21"/>
                <w:szCs w:val="21"/>
              </w:rPr>
              <w:t>拼接报告</w:t>
            </w:r>
          </w:p>
        </w:tc>
      </w:tr>
      <w:tr w14:paraId="4394F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1AE980B">
            <w:pPr>
              <w:keepNext/>
              <w:snapToGrid w:val="0"/>
              <w:spacing w:before="70" w:after="70" w:line="240" w:lineRule="auto"/>
              <w:ind w:firstLine="0"/>
              <w:jc w:val="center"/>
              <w:rPr>
                <w:sz w:val="21"/>
              </w:rPr>
            </w:pPr>
            <w:r>
              <w:rPr>
                <w:sz w:val="21"/>
                <w:szCs w:val="21"/>
              </w:rPr>
              <w:t>15</w:t>
            </w:r>
          </w:p>
        </w:tc>
        <w:tc>
          <w:tcPr>
            <w:tcW w:w="1716" w:type="dxa"/>
            <w:vAlign w:val="center"/>
          </w:tcPr>
          <w:p w14:paraId="720B9405">
            <w:pPr>
              <w:keepNext/>
              <w:snapToGrid w:val="0"/>
              <w:spacing w:before="70" w:after="70" w:line="240" w:lineRule="auto"/>
              <w:ind w:firstLine="0"/>
              <w:jc w:val="left"/>
              <w:rPr>
                <w:sz w:val="21"/>
              </w:rPr>
            </w:pPr>
            <w:r>
              <w:rPr>
                <w:sz w:val="21"/>
                <w:szCs w:val="21"/>
              </w:rPr>
              <w:t>闭环误差</w:t>
            </w:r>
          </w:p>
        </w:tc>
        <w:tc>
          <w:tcPr>
            <w:tcW w:w="1596" w:type="dxa"/>
            <w:vAlign w:val="center"/>
          </w:tcPr>
          <w:p w14:paraId="413A733C">
            <w:pPr>
              <w:keepNext/>
              <w:snapToGrid w:val="0"/>
              <w:spacing w:before="70" w:after="70" w:line="240" w:lineRule="auto"/>
              <w:ind w:firstLine="0"/>
              <w:jc w:val="left"/>
              <w:rPr>
                <w:sz w:val="21"/>
              </w:rPr>
            </w:pPr>
            <w:r>
              <w:rPr>
                <w:sz w:val="21"/>
                <w:szCs w:val="21"/>
              </w:rPr>
              <w:t>精度要求</w:t>
            </w:r>
          </w:p>
        </w:tc>
        <w:tc>
          <w:tcPr>
            <w:tcW w:w="1716" w:type="dxa"/>
            <w:vAlign w:val="center"/>
          </w:tcPr>
          <w:p w14:paraId="7A63A287">
            <w:pPr>
              <w:keepNext/>
              <w:snapToGrid w:val="0"/>
              <w:spacing w:before="70" w:after="70" w:line="240" w:lineRule="auto"/>
              <w:ind w:firstLine="0"/>
              <w:jc w:val="left"/>
              <w:rPr>
                <w:sz w:val="21"/>
              </w:rPr>
            </w:pPr>
            <w:r>
              <w:rPr>
                <w:sz w:val="21"/>
                <w:szCs w:val="21"/>
              </w:rPr>
              <w:t>起终点比对</w:t>
            </w:r>
          </w:p>
        </w:tc>
        <w:tc>
          <w:tcPr>
            <w:tcW w:w="1403" w:type="dxa"/>
            <w:vAlign w:val="center"/>
          </w:tcPr>
          <w:p w14:paraId="5B5F1E29">
            <w:pPr>
              <w:keepNext/>
              <w:snapToGrid w:val="0"/>
              <w:spacing w:before="70" w:after="70" w:line="240" w:lineRule="auto"/>
              <w:ind w:firstLine="0"/>
              <w:jc w:val="left"/>
              <w:rPr>
                <w:sz w:val="21"/>
              </w:rPr>
            </w:pPr>
            <w:r>
              <w:rPr>
                <w:sz w:val="21"/>
                <w:szCs w:val="21"/>
              </w:rPr>
              <w:t>每孔</w:t>
            </w:r>
          </w:p>
        </w:tc>
        <w:tc>
          <w:tcPr>
            <w:tcW w:w="1806" w:type="dxa"/>
            <w:vAlign w:val="center"/>
          </w:tcPr>
          <w:p w14:paraId="6B14F451">
            <w:pPr>
              <w:keepNext/>
              <w:snapToGrid w:val="0"/>
              <w:spacing w:before="70" w:after="70" w:line="240" w:lineRule="auto"/>
              <w:ind w:firstLine="0"/>
              <w:jc w:val="left"/>
              <w:rPr>
                <w:sz w:val="21"/>
              </w:rPr>
            </w:pPr>
            <w:r>
              <w:rPr>
                <w:sz w:val="21"/>
                <w:szCs w:val="21"/>
              </w:rPr>
              <w:t>≤1 cm</w:t>
            </w:r>
          </w:p>
        </w:tc>
        <w:tc>
          <w:tcPr>
            <w:tcW w:w="1386" w:type="dxa"/>
            <w:vAlign w:val="center"/>
          </w:tcPr>
          <w:p w14:paraId="1DEDB712">
            <w:pPr>
              <w:keepNext/>
              <w:snapToGrid w:val="0"/>
              <w:spacing w:before="70" w:after="70" w:line="240" w:lineRule="auto"/>
              <w:ind w:firstLine="0"/>
              <w:jc w:val="center"/>
              <w:rPr>
                <w:sz w:val="21"/>
              </w:rPr>
            </w:pPr>
            <w:r>
              <w:rPr>
                <w:sz w:val="21"/>
                <w:szCs w:val="21"/>
              </w:rPr>
              <w:t>精度报告</w:t>
            </w:r>
          </w:p>
        </w:tc>
      </w:tr>
      <w:tr w14:paraId="5B65A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5437D30">
            <w:pPr>
              <w:keepNext/>
              <w:snapToGrid w:val="0"/>
              <w:spacing w:before="70" w:after="70" w:line="240" w:lineRule="auto"/>
              <w:ind w:firstLine="0"/>
              <w:jc w:val="center"/>
              <w:rPr>
                <w:sz w:val="21"/>
              </w:rPr>
            </w:pPr>
            <w:r>
              <w:rPr>
                <w:sz w:val="21"/>
                <w:szCs w:val="21"/>
              </w:rPr>
              <w:t>16</w:t>
            </w:r>
          </w:p>
        </w:tc>
        <w:tc>
          <w:tcPr>
            <w:tcW w:w="1716" w:type="dxa"/>
            <w:vAlign w:val="center"/>
          </w:tcPr>
          <w:p w14:paraId="492680B7">
            <w:pPr>
              <w:keepNext/>
              <w:snapToGrid w:val="0"/>
              <w:spacing w:before="70" w:after="70" w:line="240" w:lineRule="auto"/>
              <w:ind w:firstLine="0"/>
              <w:jc w:val="left"/>
              <w:rPr>
                <w:sz w:val="21"/>
              </w:rPr>
            </w:pPr>
            <w:r>
              <w:rPr>
                <w:sz w:val="21"/>
                <w:szCs w:val="21"/>
              </w:rPr>
              <w:t>检查点中误差</w:t>
            </w:r>
          </w:p>
        </w:tc>
        <w:tc>
          <w:tcPr>
            <w:tcW w:w="1596" w:type="dxa"/>
            <w:vAlign w:val="center"/>
          </w:tcPr>
          <w:p w14:paraId="6524C3FF">
            <w:pPr>
              <w:keepNext/>
              <w:snapToGrid w:val="0"/>
              <w:spacing w:before="70" w:after="70" w:line="240" w:lineRule="auto"/>
              <w:ind w:firstLine="0"/>
              <w:jc w:val="left"/>
              <w:rPr>
                <w:sz w:val="21"/>
              </w:rPr>
            </w:pPr>
            <w:r>
              <w:rPr>
                <w:sz w:val="21"/>
                <w:szCs w:val="21"/>
              </w:rPr>
              <w:t>精度要求</w:t>
            </w:r>
          </w:p>
        </w:tc>
        <w:tc>
          <w:tcPr>
            <w:tcW w:w="1716" w:type="dxa"/>
            <w:vAlign w:val="center"/>
          </w:tcPr>
          <w:p w14:paraId="4E7FED78">
            <w:pPr>
              <w:keepNext/>
              <w:snapToGrid w:val="0"/>
              <w:spacing w:before="70" w:after="70" w:line="240" w:lineRule="auto"/>
              <w:ind w:firstLine="0"/>
              <w:jc w:val="left"/>
              <w:rPr>
                <w:sz w:val="21"/>
              </w:rPr>
            </w:pPr>
            <w:r>
              <w:rPr>
                <w:sz w:val="21"/>
                <w:szCs w:val="21"/>
              </w:rPr>
              <w:t>统计计算</w:t>
            </w:r>
          </w:p>
        </w:tc>
        <w:tc>
          <w:tcPr>
            <w:tcW w:w="1403" w:type="dxa"/>
            <w:vAlign w:val="center"/>
          </w:tcPr>
          <w:p w14:paraId="1CC5FAA6">
            <w:pPr>
              <w:keepNext/>
              <w:snapToGrid w:val="0"/>
              <w:spacing w:before="70" w:after="70" w:line="240" w:lineRule="auto"/>
              <w:ind w:firstLine="0"/>
              <w:jc w:val="left"/>
              <w:rPr>
                <w:sz w:val="21"/>
              </w:rPr>
            </w:pPr>
            <w:r>
              <w:rPr>
                <w:sz w:val="21"/>
                <w:szCs w:val="21"/>
              </w:rPr>
              <w:t>每孔</w:t>
            </w:r>
          </w:p>
        </w:tc>
        <w:tc>
          <w:tcPr>
            <w:tcW w:w="1806" w:type="dxa"/>
            <w:vAlign w:val="center"/>
          </w:tcPr>
          <w:p w14:paraId="722D74EA">
            <w:pPr>
              <w:keepNext/>
              <w:snapToGrid w:val="0"/>
              <w:spacing w:before="70" w:after="70" w:line="240" w:lineRule="auto"/>
              <w:ind w:firstLine="0"/>
              <w:jc w:val="left"/>
              <w:rPr>
                <w:sz w:val="21"/>
              </w:rPr>
            </w:pPr>
            <w:r>
              <w:rPr>
                <w:sz w:val="21"/>
                <w:szCs w:val="21"/>
              </w:rPr>
              <w:t>≤1 cm（平坡≤1 mm）</w:t>
            </w:r>
          </w:p>
        </w:tc>
        <w:tc>
          <w:tcPr>
            <w:tcW w:w="1386" w:type="dxa"/>
            <w:vAlign w:val="center"/>
          </w:tcPr>
          <w:p w14:paraId="54EB2134">
            <w:pPr>
              <w:keepNext/>
              <w:snapToGrid w:val="0"/>
              <w:spacing w:before="70" w:after="70" w:line="240" w:lineRule="auto"/>
              <w:ind w:firstLine="0"/>
              <w:jc w:val="center"/>
              <w:rPr>
                <w:sz w:val="21"/>
              </w:rPr>
            </w:pPr>
            <w:r>
              <w:rPr>
                <w:sz w:val="21"/>
                <w:szCs w:val="21"/>
              </w:rPr>
              <w:t>评定报告</w:t>
            </w:r>
          </w:p>
        </w:tc>
      </w:tr>
      <w:tr w14:paraId="216F6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A3C177">
            <w:pPr>
              <w:keepNext/>
              <w:snapToGrid w:val="0"/>
              <w:spacing w:before="70" w:after="70" w:line="240" w:lineRule="auto"/>
              <w:ind w:firstLine="0"/>
              <w:jc w:val="center"/>
              <w:rPr>
                <w:sz w:val="21"/>
              </w:rPr>
            </w:pPr>
            <w:r>
              <w:rPr>
                <w:sz w:val="21"/>
                <w:szCs w:val="21"/>
              </w:rPr>
              <w:t>17</w:t>
            </w:r>
          </w:p>
        </w:tc>
        <w:tc>
          <w:tcPr>
            <w:tcW w:w="1716" w:type="dxa"/>
            <w:vAlign w:val="center"/>
          </w:tcPr>
          <w:p w14:paraId="3341CF84">
            <w:pPr>
              <w:keepNext/>
              <w:snapToGrid w:val="0"/>
              <w:spacing w:before="70" w:after="70" w:line="240" w:lineRule="auto"/>
              <w:ind w:firstLine="0"/>
              <w:jc w:val="left"/>
              <w:rPr>
                <w:sz w:val="21"/>
              </w:rPr>
            </w:pPr>
            <w:r>
              <w:rPr>
                <w:sz w:val="21"/>
                <w:szCs w:val="21"/>
              </w:rPr>
              <w:t>坐标框架一致性</w:t>
            </w:r>
          </w:p>
        </w:tc>
        <w:tc>
          <w:tcPr>
            <w:tcW w:w="1596" w:type="dxa"/>
            <w:vAlign w:val="center"/>
          </w:tcPr>
          <w:p w14:paraId="7EC2DA42">
            <w:pPr>
              <w:keepNext/>
              <w:snapToGrid w:val="0"/>
              <w:spacing w:before="70" w:after="70" w:line="240" w:lineRule="auto"/>
              <w:ind w:firstLine="0"/>
              <w:jc w:val="left"/>
              <w:rPr>
                <w:sz w:val="21"/>
              </w:rPr>
            </w:pPr>
            <w:r>
              <w:rPr>
                <w:sz w:val="21"/>
                <w:szCs w:val="21"/>
              </w:rPr>
              <w:t>数据标准</w:t>
            </w:r>
          </w:p>
        </w:tc>
        <w:tc>
          <w:tcPr>
            <w:tcW w:w="1716" w:type="dxa"/>
            <w:vAlign w:val="center"/>
          </w:tcPr>
          <w:p w14:paraId="143C17FB">
            <w:pPr>
              <w:keepNext/>
              <w:snapToGrid w:val="0"/>
              <w:spacing w:before="70" w:after="70" w:line="240" w:lineRule="auto"/>
              <w:ind w:firstLine="0"/>
              <w:jc w:val="left"/>
              <w:rPr>
                <w:sz w:val="21"/>
              </w:rPr>
            </w:pPr>
            <w:r>
              <w:rPr>
                <w:sz w:val="21"/>
                <w:szCs w:val="21"/>
              </w:rPr>
              <w:t>转换残差</w:t>
            </w:r>
          </w:p>
        </w:tc>
        <w:tc>
          <w:tcPr>
            <w:tcW w:w="1403" w:type="dxa"/>
            <w:vAlign w:val="center"/>
          </w:tcPr>
          <w:p w14:paraId="6070B15A">
            <w:pPr>
              <w:keepNext/>
              <w:snapToGrid w:val="0"/>
              <w:spacing w:before="70" w:after="70" w:line="240" w:lineRule="auto"/>
              <w:ind w:firstLine="0"/>
              <w:jc w:val="left"/>
              <w:rPr>
                <w:sz w:val="21"/>
              </w:rPr>
            </w:pPr>
            <w:r>
              <w:rPr>
                <w:sz w:val="21"/>
                <w:szCs w:val="21"/>
              </w:rPr>
              <w:t>每次转换</w:t>
            </w:r>
          </w:p>
        </w:tc>
        <w:tc>
          <w:tcPr>
            <w:tcW w:w="1806" w:type="dxa"/>
            <w:vAlign w:val="center"/>
          </w:tcPr>
          <w:p w14:paraId="5E50BA3C">
            <w:pPr>
              <w:keepNext/>
              <w:snapToGrid w:val="0"/>
              <w:spacing w:before="70" w:after="70" w:line="240" w:lineRule="auto"/>
              <w:ind w:firstLine="0"/>
              <w:jc w:val="left"/>
              <w:rPr>
                <w:sz w:val="21"/>
              </w:rPr>
            </w:pPr>
            <w:r>
              <w:rPr>
                <w:sz w:val="21"/>
                <w:szCs w:val="21"/>
              </w:rPr>
              <w:t>残差达标</w:t>
            </w:r>
          </w:p>
        </w:tc>
        <w:tc>
          <w:tcPr>
            <w:tcW w:w="1386" w:type="dxa"/>
            <w:vAlign w:val="center"/>
          </w:tcPr>
          <w:p w14:paraId="5A058941">
            <w:pPr>
              <w:keepNext/>
              <w:snapToGrid w:val="0"/>
              <w:spacing w:before="70" w:after="70" w:line="240" w:lineRule="auto"/>
              <w:ind w:firstLine="0"/>
              <w:jc w:val="center"/>
              <w:rPr>
                <w:sz w:val="21"/>
              </w:rPr>
            </w:pPr>
            <w:r>
              <w:rPr>
                <w:sz w:val="21"/>
                <w:szCs w:val="21"/>
              </w:rPr>
              <w:t>转换记录</w:t>
            </w:r>
          </w:p>
        </w:tc>
      </w:tr>
      <w:tr w14:paraId="0BB09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AC162B7">
            <w:pPr>
              <w:keepNext/>
              <w:snapToGrid w:val="0"/>
              <w:spacing w:before="70" w:after="70" w:line="240" w:lineRule="auto"/>
              <w:ind w:firstLine="0"/>
              <w:jc w:val="center"/>
              <w:rPr>
                <w:sz w:val="21"/>
              </w:rPr>
            </w:pPr>
            <w:r>
              <w:rPr>
                <w:sz w:val="21"/>
                <w:szCs w:val="21"/>
              </w:rPr>
              <w:t>18</w:t>
            </w:r>
          </w:p>
        </w:tc>
        <w:tc>
          <w:tcPr>
            <w:tcW w:w="1716" w:type="dxa"/>
            <w:vAlign w:val="center"/>
          </w:tcPr>
          <w:p w14:paraId="77F4D959">
            <w:pPr>
              <w:keepNext/>
              <w:snapToGrid w:val="0"/>
              <w:spacing w:before="70" w:after="70" w:line="240" w:lineRule="auto"/>
              <w:ind w:firstLine="0"/>
              <w:jc w:val="left"/>
              <w:rPr>
                <w:sz w:val="21"/>
              </w:rPr>
            </w:pPr>
            <w:r>
              <w:rPr>
                <w:sz w:val="21"/>
                <w:szCs w:val="21"/>
              </w:rPr>
              <w:t>时标一致性</w:t>
            </w:r>
          </w:p>
        </w:tc>
        <w:tc>
          <w:tcPr>
            <w:tcW w:w="1596" w:type="dxa"/>
            <w:vAlign w:val="center"/>
          </w:tcPr>
          <w:p w14:paraId="0743277E">
            <w:pPr>
              <w:keepNext/>
              <w:snapToGrid w:val="0"/>
              <w:spacing w:before="70" w:after="70" w:line="240" w:lineRule="auto"/>
              <w:ind w:firstLine="0"/>
              <w:jc w:val="left"/>
              <w:rPr>
                <w:sz w:val="21"/>
              </w:rPr>
            </w:pPr>
            <w:r>
              <w:rPr>
                <w:sz w:val="21"/>
                <w:szCs w:val="21"/>
              </w:rPr>
              <w:t>数据标准</w:t>
            </w:r>
          </w:p>
        </w:tc>
        <w:tc>
          <w:tcPr>
            <w:tcW w:w="1716" w:type="dxa"/>
            <w:vAlign w:val="center"/>
          </w:tcPr>
          <w:p w14:paraId="364EBF80">
            <w:pPr>
              <w:keepNext/>
              <w:snapToGrid w:val="0"/>
              <w:spacing w:before="70" w:after="70" w:line="240" w:lineRule="auto"/>
              <w:ind w:firstLine="0"/>
              <w:jc w:val="left"/>
              <w:rPr>
                <w:sz w:val="21"/>
              </w:rPr>
            </w:pPr>
            <w:r>
              <w:rPr>
                <w:sz w:val="21"/>
                <w:szCs w:val="21"/>
              </w:rPr>
              <w:t>时标比对</w:t>
            </w:r>
          </w:p>
        </w:tc>
        <w:tc>
          <w:tcPr>
            <w:tcW w:w="1403" w:type="dxa"/>
            <w:vAlign w:val="center"/>
          </w:tcPr>
          <w:p w14:paraId="06156A38">
            <w:pPr>
              <w:keepNext/>
              <w:snapToGrid w:val="0"/>
              <w:spacing w:before="70" w:after="70" w:line="240" w:lineRule="auto"/>
              <w:ind w:firstLine="0"/>
              <w:jc w:val="left"/>
              <w:rPr>
                <w:sz w:val="21"/>
              </w:rPr>
            </w:pPr>
            <w:r>
              <w:rPr>
                <w:sz w:val="21"/>
                <w:szCs w:val="21"/>
              </w:rPr>
              <w:t>每站</w:t>
            </w:r>
          </w:p>
        </w:tc>
        <w:tc>
          <w:tcPr>
            <w:tcW w:w="1806" w:type="dxa"/>
            <w:vAlign w:val="center"/>
          </w:tcPr>
          <w:p w14:paraId="7E989C37">
            <w:pPr>
              <w:keepNext/>
              <w:snapToGrid w:val="0"/>
              <w:spacing w:before="70" w:after="70" w:line="240" w:lineRule="auto"/>
              <w:ind w:firstLine="0"/>
              <w:jc w:val="left"/>
              <w:rPr>
                <w:sz w:val="21"/>
              </w:rPr>
            </w:pPr>
            <w:r>
              <w:rPr>
                <w:sz w:val="21"/>
                <w:szCs w:val="21"/>
              </w:rPr>
              <w:t>≤50 ms</w:t>
            </w:r>
          </w:p>
        </w:tc>
        <w:tc>
          <w:tcPr>
            <w:tcW w:w="1386" w:type="dxa"/>
            <w:vAlign w:val="center"/>
          </w:tcPr>
          <w:p w14:paraId="3FADDAD3">
            <w:pPr>
              <w:keepNext/>
              <w:snapToGrid w:val="0"/>
              <w:spacing w:before="70" w:after="70" w:line="240" w:lineRule="auto"/>
              <w:ind w:firstLine="0"/>
              <w:jc w:val="center"/>
              <w:rPr>
                <w:sz w:val="21"/>
              </w:rPr>
            </w:pPr>
            <w:r>
              <w:rPr>
                <w:sz w:val="21"/>
                <w:szCs w:val="21"/>
              </w:rPr>
              <w:t>处理日志</w:t>
            </w:r>
          </w:p>
        </w:tc>
      </w:tr>
      <w:tr w14:paraId="2D11A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FA12EF">
            <w:pPr>
              <w:keepNext/>
              <w:snapToGrid w:val="0"/>
              <w:spacing w:before="70" w:after="70" w:line="240" w:lineRule="auto"/>
              <w:ind w:firstLine="0"/>
              <w:jc w:val="center"/>
              <w:rPr>
                <w:sz w:val="21"/>
              </w:rPr>
            </w:pPr>
            <w:r>
              <w:rPr>
                <w:sz w:val="21"/>
                <w:szCs w:val="21"/>
              </w:rPr>
              <w:t>19</w:t>
            </w:r>
          </w:p>
        </w:tc>
        <w:tc>
          <w:tcPr>
            <w:tcW w:w="1716" w:type="dxa"/>
            <w:vAlign w:val="center"/>
          </w:tcPr>
          <w:p w14:paraId="64B520BB">
            <w:pPr>
              <w:keepNext/>
              <w:snapToGrid w:val="0"/>
              <w:spacing w:before="70" w:after="70" w:line="240" w:lineRule="auto"/>
              <w:ind w:firstLine="0"/>
              <w:jc w:val="left"/>
              <w:rPr>
                <w:sz w:val="21"/>
              </w:rPr>
            </w:pPr>
            <w:r>
              <w:rPr>
                <w:sz w:val="21"/>
                <w:szCs w:val="21"/>
              </w:rPr>
              <w:t>真彩色质量</w:t>
            </w:r>
          </w:p>
        </w:tc>
        <w:tc>
          <w:tcPr>
            <w:tcW w:w="1596" w:type="dxa"/>
            <w:vAlign w:val="center"/>
          </w:tcPr>
          <w:p w14:paraId="13B591D5">
            <w:pPr>
              <w:keepNext/>
              <w:snapToGrid w:val="0"/>
              <w:spacing w:before="70" w:after="70" w:line="240" w:lineRule="auto"/>
              <w:ind w:firstLine="0"/>
              <w:jc w:val="left"/>
              <w:rPr>
                <w:sz w:val="21"/>
              </w:rPr>
            </w:pPr>
            <w:r>
              <w:rPr>
                <w:sz w:val="21"/>
                <w:szCs w:val="21"/>
              </w:rPr>
              <w:t>质量要求</w:t>
            </w:r>
          </w:p>
        </w:tc>
        <w:tc>
          <w:tcPr>
            <w:tcW w:w="1716" w:type="dxa"/>
            <w:vAlign w:val="center"/>
          </w:tcPr>
          <w:p w14:paraId="37A8616F">
            <w:pPr>
              <w:keepNext/>
              <w:snapToGrid w:val="0"/>
              <w:spacing w:before="70" w:after="70" w:line="240" w:lineRule="auto"/>
              <w:ind w:firstLine="0"/>
              <w:jc w:val="left"/>
              <w:rPr>
                <w:sz w:val="21"/>
              </w:rPr>
            </w:pPr>
            <w:r>
              <w:rPr>
                <w:sz w:val="21"/>
                <w:szCs w:val="21"/>
              </w:rPr>
              <w:t>色差测量</w:t>
            </w:r>
          </w:p>
        </w:tc>
        <w:tc>
          <w:tcPr>
            <w:tcW w:w="1403" w:type="dxa"/>
            <w:vAlign w:val="center"/>
          </w:tcPr>
          <w:p w14:paraId="51AEBCFC">
            <w:pPr>
              <w:keepNext/>
              <w:snapToGrid w:val="0"/>
              <w:spacing w:before="70" w:after="70" w:line="240" w:lineRule="auto"/>
              <w:ind w:firstLine="0"/>
              <w:jc w:val="left"/>
              <w:rPr>
                <w:sz w:val="21"/>
              </w:rPr>
            </w:pPr>
            <w:r>
              <w:rPr>
                <w:sz w:val="21"/>
                <w:szCs w:val="21"/>
              </w:rPr>
              <w:t>每孔抽 5 处</w:t>
            </w:r>
          </w:p>
        </w:tc>
        <w:tc>
          <w:tcPr>
            <w:tcW w:w="1806" w:type="dxa"/>
            <w:vAlign w:val="center"/>
          </w:tcPr>
          <w:p w14:paraId="3794EB56">
            <w:pPr>
              <w:keepNext/>
              <w:snapToGrid w:val="0"/>
              <w:spacing w:before="70" w:after="70" w:line="240" w:lineRule="auto"/>
              <w:ind w:firstLine="0"/>
              <w:jc w:val="left"/>
              <w:rPr>
                <w:sz w:val="21"/>
              </w:rPr>
            </w:pPr>
            <w:r>
              <w:rPr>
                <w:sz w:val="21"/>
                <w:szCs w:val="21"/>
              </w:rPr>
              <w:t>ΔE≤5</w:t>
            </w:r>
          </w:p>
        </w:tc>
        <w:tc>
          <w:tcPr>
            <w:tcW w:w="1386" w:type="dxa"/>
            <w:vAlign w:val="center"/>
          </w:tcPr>
          <w:p w14:paraId="67150946">
            <w:pPr>
              <w:keepNext/>
              <w:snapToGrid w:val="0"/>
              <w:spacing w:before="70" w:after="70" w:line="240" w:lineRule="auto"/>
              <w:ind w:firstLine="0"/>
              <w:jc w:val="center"/>
              <w:rPr>
                <w:sz w:val="21"/>
              </w:rPr>
            </w:pPr>
            <w:r>
              <w:rPr>
                <w:sz w:val="21"/>
                <w:szCs w:val="21"/>
              </w:rPr>
              <w:t>检查记录</w:t>
            </w:r>
          </w:p>
        </w:tc>
      </w:tr>
      <w:tr w14:paraId="553F0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C447CF">
            <w:pPr>
              <w:keepNext/>
              <w:snapToGrid w:val="0"/>
              <w:spacing w:before="70" w:after="70" w:line="240" w:lineRule="auto"/>
              <w:ind w:firstLine="0"/>
              <w:jc w:val="center"/>
              <w:rPr>
                <w:sz w:val="21"/>
              </w:rPr>
            </w:pPr>
            <w:r>
              <w:rPr>
                <w:sz w:val="21"/>
                <w:szCs w:val="21"/>
              </w:rPr>
              <w:t>20</w:t>
            </w:r>
          </w:p>
        </w:tc>
        <w:tc>
          <w:tcPr>
            <w:tcW w:w="1716" w:type="dxa"/>
            <w:vAlign w:val="center"/>
          </w:tcPr>
          <w:p w14:paraId="3D038D1E">
            <w:pPr>
              <w:keepNext/>
              <w:snapToGrid w:val="0"/>
              <w:spacing w:before="70" w:after="70" w:line="240" w:lineRule="auto"/>
              <w:ind w:firstLine="0"/>
              <w:jc w:val="left"/>
              <w:rPr>
                <w:sz w:val="21"/>
              </w:rPr>
            </w:pPr>
            <w:r>
              <w:rPr>
                <w:sz w:val="21"/>
                <w:szCs w:val="21"/>
              </w:rPr>
              <w:t>纹理完整性</w:t>
            </w:r>
          </w:p>
        </w:tc>
        <w:tc>
          <w:tcPr>
            <w:tcW w:w="1596" w:type="dxa"/>
            <w:vAlign w:val="center"/>
          </w:tcPr>
          <w:p w14:paraId="4C498539">
            <w:pPr>
              <w:keepNext/>
              <w:snapToGrid w:val="0"/>
              <w:spacing w:before="70" w:after="70" w:line="240" w:lineRule="auto"/>
              <w:ind w:firstLine="0"/>
              <w:jc w:val="left"/>
              <w:rPr>
                <w:sz w:val="21"/>
              </w:rPr>
            </w:pPr>
            <w:r>
              <w:rPr>
                <w:sz w:val="21"/>
                <w:szCs w:val="21"/>
              </w:rPr>
              <w:t>质量要求</w:t>
            </w:r>
          </w:p>
        </w:tc>
        <w:tc>
          <w:tcPr>
            <w:tcW w:w="1716" w:type="dxa"/>
            <w:vAlign w:val="center"/>
          </w:tcPr>
          <w:p w14:paraId="3B88C6EE">
            <w:pPr>
              <w:keepNext/>
              <w:snapToGrid w:val="0"/>
              <w:spacing w:before="70" w:after="70" w:line="240" w:lineRule="auto"/>
              <w:ind w:firstLine="0"/>
              <w:jc w:val="left"/>
              <w:rPr>
                <w:sz w:val="21"/>
              </w:rPr>
            </w:pPr>
            <w:r>
              <w:rPr>
                <w:sz w:val="21"/>
                <w:szCs w:val="21"/>
              </w:rPr>
              <w:t>目视+统计</w:t>
            </w:r>
          </w:p>
        </w:tc>
        <w:tc>
          <w:tcPr>
            <w:tcW w:w="1403" w:type="dxa"/>
            <w:vAlign w:val="center"/>
          </w:tcPr>
          <w:p w14:paraId="09446F88">
            <w:pPr>
              <w:keepNext/>
              <w:snapToGrid w:val="0"/>
              <w:spacing w:before="70" w:after="70" w:line="240" w:lineRule="auto"/>
              <w:ind w:firstLine="0"/>
              <w:jc w:val="left"/>
              <w:rPr>
                <w:sz w:val="21"/>
              </w:rPr>
            </w:pPr>
            <w:r>
              <w:rPr>
                <w:sz w:val="21"/>
                <w:szCs w:val="21"/>
              </w:rPr>
              <w:t>每孔</w:t>
            </w:r>
          </w:p>
        </w:tc>
        <w:tc>
          <w:tcPr>
            <w:tcW w:w="1806" w:type="dxa"/>
            <w:vAlign w:val="center"/>
          </w:tcPr>
          <w:p w14:paraId="21776A6F">
            <w:pPr>
              <w:keepNext/>
              <w:snapToGrid w:val="0"/>
              <w:spacing w:before="70" w:after="70" w:line="240" w:lineRule="auto"/>
              <w:ind w:firstLine="0"/>
              <w:jc w:val="left"/>
              <w:rPr>
                <w:sz w:val="21"/>
              </w:rPr>
            </w:pPr>
            <w:r>
              <w:rPr>
                <w:sz w:val="21"/>
                <w:szCs w:val="21"/>
              </w:rPr>
              <w:t>无缺失块</w:t>
            </w:r>
          </w:p>
        </w:tc>
        <w:tc>
          <w:tcPr>
            <w:tcW w:w="1386" w:type="dxa"/>
            <w:vAlign w:val="center"/>
          </w:tcPr>
          <w:p w14:paraId="7D3AD65F">
            <w:pPr>
              <w:keepNext/>
              <w:snapToGrid w:val="0"/>
              <w:spacing w:before="70" w:after="70" w:line="240" w:lineRule="auto"/>
              <w:ind w:firstLine="0"/>
              <w:jc w:val="center"/>
              <w:rPr>
                <w:sz w:val="21"/>
              </w:rPr>
            </w:pPr>
            <w:r>
              <w:rPr>
                <w:sz w:val="21"/>
                <w:szCs w:val="21"/>
              </w:rPr>
              <w:t>检查记录</w:t>
            </w:r>
          </w:p>
        </w:tc>
      </w:tr>
      <w:tr w14:paraId="41BA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1379FB">
            <w:pPr>
              <w:keepNext/>
              <w:snapToGrid w:val="0"/>
              <w:spacing w:before="70" w:after="70" w:line="240" w:lineRule="auto"/>
              <w:ind w:firstLine="0"/>
              <w:jc w:val="center"/>
              <w:rPr>
                <w:sz w:val="21"/>
              </w:rPr>
            </w:pPr>
            <w:r>
              <w:rPr>
                <w:sz w:val="21"/>
                <w:szCs w:val="21"/>
              </w:rPr>
              <w:t>21</w:t>
            </w:r>
          </w:p>
        </w:tc>
        <w:tc>
          <w:tcPr>
            <w:tcW w:w="1716" w:type="dxa"/>
            <w:vAlign w:val="center"/>
          </w:tcPr>
          <w:p w14:paraId="7C3B869E">
            <w:pPr>
              <w:keepNext/>
              <w:snapToGrid w:val="0"/>
              <w:spacing w:before="70" w:after="70" w:line="240" w:lineRule="auto"/>
              <w:ind w:firstLine="0"/>
              <w:jc w:val="left"/>
              <w:rPr>
                <w:sz w:val="21"/>
              </w:rPr>
            </w:pPr>
            <w:r>
              <w:rPr>
                <w:sz w:val="21"/>
                <w:szCs w:val="21"/>
              </w:rPr>
              <w:t>网格完整性</w:t>
            </w:r>
          </w:p>
        </w:tc>
        <w:tc>
          <w:tcPr>
            <w:tcW w:w="1596" w:type="dxa"/>
            <w:vAlign w:val="center"/>
          </w:tcPr>
          <w:p w14:paraId="12A86618">
            <w:pPr>
              <w:keepNext/>
              <w:snapToGrid w:val="0"/>
              <w:spacing w:before="70" w:after="70" w:line="240" w:lineRule="auto"/>
              <w:ind w:firstLine="0"/>
              <w:jc w:val="left"/>
              <w:rPr>
                <w:sz w:val="21"/>
              </w:rPr>
            </w:pPr>
            <w:r>
              <w:rPr>
                <w:sz w:val="21"/>
                <w:szCs w:val="21"/>
              </w:rPr>
              <w:t>质量要求</w:t>
            </w:r>
          </w:p>
        </w:tc>
        <w:tc>
          <w:tcPr>
            <w:tcW w:w="1716" w:type="dxa"/>
            <w:vAlign w:val="center"/>
          </w:tcPr>
          <w:p w14:paraId="61616296">
            <w:pPr>
              <w:keepNext/>
              <w:snapToGrid w:val="0"/>
              <w:spacing w:before="70" w:after="70" w:line="240" w:lineRule="auto"/>
              <w:ind w:firstLine="0"/>
              <w:jc w:val="left"/>
              <w:rPr>
                <w:sz w:val="21"/>
              </w:rPr>
            </w:pPr>
            <w:r>
              <w:rPr>
                <w:sz w:val="21"/>
                <w:szCs w:val="21"/>
              </w:rPr>
              <w:t>孔洞检测</w:t>
            </w:r>
          </w:p>
        </w:tc>
        <w:tc>
          <w:tcPr>
            <w:tcW w:w="1403" w:type="dxa"/>
            <w:vAlign w:val="center"/>
          </w:tcPr>
          <w:p w14:paraId="700FF359">
            <w:pPr>
              <w:keepNext/>
              <w:snapToGrid w:val="0"/>
              <w:spacing w:before="70" w:after="70" w:line="240" w:lineRule="auto"/>
              <w:ind w:firstLine="0"/>
              <w:jc w:val="left"/>
              <w:rPr>
                <w:sz w:val="21"/>
              </w:rPr>
            </w:pPr>
            <w:r>
              <w:rPr>
                <w:sz w:val="21"/>
                <w:szCs w:val="21"/>
              </w:rPr>
              <w:t>每孔</w:t>
            </w:r>
          </w:p>
        </w:tc>
        <w:tc>
          <w:tcPr>
            <w:tcW w:w="1806" w:type="dxa"/>
            <w:vAlign w:val="center"/>
          </w:tcPr>
          <w:p w14:paraId="2EF79BE3">
            <w:pPr>
              <w:keepNext/>
              <w:snapToGrid w:val="0"/>
              <w:spacing w:before="70" w:after="70" w:line="240" w:lineRule="auto"/>
              <w:ind w:firstLine="0"/>
              <w:jc w:val="left"/>
              <w:rPr>
                <w:sz w:val="21"/>
              </w:rPr>
            </w:pPr>
            <w:r>
              <w:rPr>
                <w:sz w:val="21"/>
                <w:szCs w:val="21"/>
              </w:rPr>
              <w:t>无异常孔洞</w:t>
            </w:r>
          </w:p>
        </w:tc>
        <w:tc>
          <w:tcPr>
            <w:tcW w:w="1386" w:type="dxa"/>
            <w:vAlign w:val="center"/>
          </w:tcPr>
          <w:p w14:paraId="6C24255C">
            <w:pPr>
              <w:keepNext/>
              <w:snapToGrid w:val="0"/>
              <w:spacing w:before="70" w:after="70" w:line="240" w:lineRule="auto"/>
              <w:ind w:firstLine="0"/>
              <w:jc w:val="center"/>
              <w:rPr>
                <w:sz w:val="21"/>
              </w:rPr>
            </w:pPr>
            <w:r>
              <w:rPr>
                <w:sz w:val="21"/>
                <w:szCs w:val="21"/>
              </w:rPr>
              <w:t>模型检查</w:t>
            </w:r>
          </w:p>
        </w:tc>
      </w:tr>
      <w:tr w14:paraId="68861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DB8DCB5">
            <w:pPr>
              <w:keepNext/>
              <w:snapToGrid w:val="0"/>
              <w:spacing w:before="70" w:after="70" w:line="240" w:lineRule="auto"/>
              <w:ind w:firstLine="0"/>
              <w:jc w:val="center"/>
              <w:rPr>
                <w:sz w:val="21"/>
              </w:rPr>
            </w:pPr>
            <w:r>
              <w:rPr>
                <w:sz w:val="21"/>
                <w:szCs w:val="21"/>
              </w:rPr>
              <w:t>22</w:t>
            </w:r>
          </w:p>
        </w:tc>
        <w:tc>
          <w:tcPr>
            <w:tcW w:w="1716" w:type="dxa"/>
            <w:vAlign w:val="center"/>
          </w:tcPr>
          <w:p w14:paraId="57F7D8A1">
            <w:pPr>
              <w:keepNext/>
              <w:snapToGrid w:val="0"/>
              <w:spacing w:before="70" w:after="70" w:line="240" w:lineRule="auto"/>
              <w:ind w:firstLine="0"/>
              <w:jc w:val="left"/>
              <w:rPr>
                <w:sz w:val="21"/>
              </w:rPr>
            </w:pPr>
            <w:r>
              <w:rPr>
                <w:sz w:val="21"/>
                <w:szCs w:val="21"/>
              </w:rPr>
              <w:t>模型尺寸精度</w:t>
            </w:r>
          </w:p>
        </w:tc>
        <w:tc>
          <w:tcPr>
            <w:tcW w:w="1596" w:type="dxa"/>
            <w:vAlign w:val="center"/>
          </w:tcPr>
          <w:p w14:paraId="5A3E8043">
            <w:pPr>
              <w:keepNext/>
              <w:snapToGrid w:val="0"/>
              <w:spacing w:before="70" w:after="70" w:line="240" w:lineRule="auto"/>
              <w:ind w:firstLine="0"/>
              <w:jc w:val="left"/>
              <w:rPr>
                <w:sz w:val="21"/>
              </w:rPr>
            </w:pPr>
            <w:r>
              <w:rPr>
                <w:sz w:val="21"/>
                <w:szCs w:val="21"/>
              </w:rPr>
              <w:t>精度要求</w:t>
            </w:r>
          </w:p>
        </w:tc>
        <w:tc>
          <w:tcPr>
            <w:tcW w:w="1716" w:type="dxa"/>
            <w:vAlign w:val="center"/>
          </w:tcPr>
          <w:p w14:paraId="2ACB7A22">
            <w:pPr>
              <w:keepNext/>
              <w:snapToGrid w:val="0"/>
              <w:spacing w:before="70" w:after="70" w:line="240" w:lineRule="auto"/>
              <w:ind w:firstLine="0"/>
              <w:jc w:val="left"/>
              <w:rPr>
                <w:sz w:val="21"/>
              </w:rPr>
            </w:pPr>
            <w:r>
              <w:rPr>
                <w:sz w:val="21"/>
                <w:szCs w:val="21"/>
              </w:rPr>
              <w:t>标准件比对</w:t>
            </w:r>
          </w:p>
        </w:tc>
        <w:tc>
          <w:tcPr>
            <w:tcW w:w="1403" w:type="dxa"/>
            <w:vAlign w:val="center"/>
          </w:tcPr>
          <w:p w14:paraId="5B19447D">
            <w:pPr>
              <w:keepNext/>
              <w:snapToGrid w:val="0"/>
              <w:spacing w:before="70" w:after="70" w:line="240" w:lineRule="auto"/>
              <w:ind w:firstLine="0"/>
              <w:jc w:val="left"/>
              <w:rPr>
                <w:sz w:val="21"/>
              </w:rPr>
            </w:pPr>
            <w:r>
              <w:rPr>
                <w:sz w:val="21"/>
                <w:szCs w:val="21"/>
              </w:rPr>
              <w:t>每孔抽 3 处</w:t>
            </w:r>
          </w:p>
        </w:tc>
        <w:tc>
          <w:tcPr>
            <w:tcW w:w="1806" w:type="dxa"/>
            <w:vAlign w:val="center"/>
          </w:tcPr>
          <w:p w14:paraId="73655CF4">
            <w:pPr>
              <w:keepNext/>
              <w:snapToGrid w:val="0"/>
              <w:spacing w:before="70" w:after="70" w:line="240" w:lineRule="auto"/>
              <w:ind w:firstLine="0"/>
              <w:jc w:val="left"/>
              <w:rPr>
                <w:sz w:val="21"/>
              </w:rPr>
            </w:pPr>
            <w:r>
              <w:rPr>
                <w:sz w:val="21"/>
                <w:szCs w:val="21"/>
              </w:rPr>
              <w:t>达标</w:t>
            </w:r>
          </w:p>
        </w:tc>
        <w:tc>
          <w:tcPr>
            <w:tcW w:w="1386" w:type="dxa"/>
            <w:vAlign w:val="center"/>
          </w:tcPr>
          <w:p w14:paraId="12ABEBEA">
            <w:pPr>
              <w:keepNext/>
              <w:snapToGrid w:val="0"/>
              <w:spacing w:before="70" w:after="70" w:line="240" w:lineRule="auto"/>
              <w:ind w:firstLine="0"/>
              <w:jc w:val="center"/>
              <w:rPr>
                <w:sz w:val="21"/>
              </w:rPr>
            </w:pPr>
            <w:r>
              <w:rPr>
                <w:sz w:val="21"/>
                <w:szCs w:val="21"/>
              </w:rPr>
              <w:t>精度报告</w:t>
            </w:r>
          </w:p>
        </w:tc>
      </w:tr>
      <w:tr w14:paraId="78AAA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B8AEF0C">
            <w:pPr>
              <w:keepNext/>
              <w:snapToGrid w:val="0"/>
              <w:spacing w:before="70" w:after="70" w:line="240" w:lineRule="auto"/>
              <w:ind w:firstLine="0"/>
              <w:jc w:val="center"/>
              <w:rPr>
                <w:sz w:val="21"/>
              </w:rPr>
            </w:pPr>
            <w:r>
              <w:rPr>
                <w:sz w:val="21"/>
                <w:szCs w:val="21"/>
              </w:rPr>
              <w:t>23</w:t>
            </w:r>
          </w:p>
        </w:tc>
        <w:tc>
          <w:tcPr>
            <w:tcW w:w="1716" w:type="dxa"/>
            <w:vAlign w:val="center"/>
          </w:tcPr>
          <w:p w14:paraId="1C0187E3">
            <w:pPr>
              <w:keepNext/>
              <w:snapToGrid w:val="0"/>
              <w:spacing w:before="70" w:after="70" w:line="240" w:lineRule="auto"/>
              <w:ind w:firstLine="0"/>
              <w:jc w:val="left"/>
              <w:rPr>
                <w:sz w:val="21"/>
              </w:rPr>
            </w:pPr>
            <w:r>
              <w:rPr>
                <w:sz w:val="21"/>
                <w:szCs w:val="21"/>
              </w:rPr>
              <w:t>缺陷漏检率</w:t>
            </w:r>
          </w:p>
        </w:tc>
        <w:tc>
          <w:tcPr>
            <w:tcW w:w="1596" w:type="dxa"/>
            <w:vAlign w:val="center"/>
          </w:tcPr>
          <w:p w14:paraId="01C6D1EE">
            <w:pPr>
              <w:keepNext/>
              <w:snapToGrid w:val="0"/>
              <w:spacing w:before="70" w:after="70" w:line="240" w:lineRule="auto"/>
              <w:ind w:firstLine="0"/>
              <w:jc w:val="left"/>
              <w:rPr>
                <w:sz w:val="21"/>
              </w:rPr>
            </w:pPr>
            <w:r>
              <w:rPr>
                <w:sz w:val="21"/>
                <w:szCs w:val="21"/>
              </w:rPr>
              <w:t>判定标准</w:t>
            </w:r>
          </w:p>
        </w:tc>
        <w:tc>
          <w:tcPr>
            <w:tcW w:w="1716" w:type="dxa"/>
            <w:vAlign w:val="center"/>
          </w:tcPr>
          <w:p w14:paraId="43704F5C">
            <w:pPr>
              <w:keepNext/>
              <w:snapToGrid w:val="0"/>
              <w:spacing w:before="70" w:after="70" w:line="240" w:lineRule="auto"/>
              <w:ind w:firstLine="0"/>
              <w:jc w:val="left"/>
              <w:rPr>
                <w:sz w:val="21"/>
              </w:rPr>
            </w:pPr>
            <w:r>
              <w:rPr>
                <w:sz w:val="21"/>
                <w:szCs w:val="21"/>
              </w:rPr>
              <w:t>抽样复核</w:t>
            </w:r>
          </w:p>
        </w:tc>
        <w:tc>
          <w:tcPr>
            <w:tcW w:w="1403" w:type="dxa"/>
            <w:vAlign w:val="center"/>
          </w:tcPr>
          <w:p w14:paraId="46A1433B">
            <w:pPr>
              <w:keepNext/>
              <w:snapToGrid w:val="0"/>
              <w:spacing w:before="70" w:after="70" w:line="240" w:lineRule="auto"/>
              <w:ind w:firstLine="0"/>
              <w:jc w:val="left"/>
              <w:rPr>
                <w:sz w:val="21"/>
              </w:rPr>
            </w:pPr>
            <w:r>
              <w:rPr>
                <w:sz w:val="21"/>
                <w:szCs w:val="21"/>
              </w:rPr>
              <w:t>每孔 10%</w:t>
            </w:r>
          </w:p>
        </w:tc>
        <w:tc>
          <w:tcPr>
            <w:tcW w:w="1806" w:type="dxa"/>
            <w:vAlign w:val="center"/>
          </w:tcPr>
          <w:p w14:paraId="339D11DD">
            <w:pPr>
              <w:keepNext/>
              <w:snapToGrid w:val="0"/>
              <w:spacing w:before="70" w:after="70" w:line="240" w:lineRule="auto"/>
              <w:ind w:firstLine="0"/>
              <w:jc w:val="left"/>
              <w:rPr>
                <w:sz w:val="21"/>
              </w:rPr>
            </w:pPr>
            <w:r>
              <w:rPr>
                <w:sz w:val="21"/>
                <w:szCs w:val="21"/>
              </w:rPr>
              <w:t>≤5%</w:t>
            </w:r>
          </w:p>
        </w:tc>
        <w:tc>
          <w:tcPr>
            <w:tcW w:w="1386" w:type="dxa"/>
            <w:vAlign w:val="center"/>
          </w:tcPr>
          <w:p w14:paraId="2BC3268D">
            <w:pPr>
              <w:keepNext/>
              <w:snapToGrid w:val="0"/>
              <w:spacing w:before="70" w:after="70" w:line="240" w:lineRule="auto"/>
              <w:ind w:firstLine="0"/>
              <w:jc w:val="center"/>
              <w:rPr>
                <w:sz w:val="21"/>
              </w:rPr>
            </w:pPr>
            <w:r>
              <w:rPr>
                <w:sz w:val="21"/>
                <w:szCs w:val="21"/>
              </w:rPr>
              <w:t>复核记录</w:t>
            </w:r>
          </w:p>
        </w:tc>
      </w:tr>
      <w:tr w14:paraId="0DF40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68F2EEC">
            <w:pPr>
              <w:keepNext/>
              <w:snapToGrid w:val="0"/>
              <w:spacing w:before="70" w:after="70" w:line="240" w:lineRule="auto"/>
              <w:ind w:firstLine="0"/>
              <w:jc w:val="center"/>
              <w:rPr>
                <w:sz w:val="21"/>
              </w:rPr>
            </w:pPr>
            <w:r>
              <w:rPr>
                <w:sz w:val="21"/>
                <w:szCs w:val="21"/>
              </w:rPr>
              <w:t>24</w:t>
            </w:r>
          </w:p>
        </w:tc>
        <w:tc>
          <w:tcPr>
            <w:tcW w:w="1716" w:type="dxa"/>
            <w:vAlign w:val="center"/>
          </w:tcPr>
          <w:p w14:paraId="7E07E913">
            <w:pPr>
              <w:keepNext/>
              <w:snapToGrid w:val="0"/>
              <w:spacing w:before="70" w:after="70" w:line="240" w:lineRule="auto"/>
              <w:ind w:firstLine="0"/>
              <w:jc w:val="left"/>
              <w:rPr>
                <w:sz w:val="21"/>
              </w:rPr>
            </w:pPr>
            <w:r>
              <w:rPr>
                <w:sz w:val="21"/>
                <w:szCs w:val="21"/>
              </w:rPr>
              <w:t>缺陷误检率</w:t>
            </w:r>
          </w:p>
        </w:tc>
        <w:tc>
          <w:tcPr>
            <w:tcW w:w="1596" w:type="dxa"/>
            <w:vAlign w:val="center"/>
          </w:tcPr>
          <w:p w14:paraId="108579D6">
            <w:pPr>
              <w:keepNext/>
              <w:snapToGrid w:val="0"/>
              <w:spacing w:before="70" w:after="70" w:line="240" w:lineRule="auto"/>
              <w:ind w:firstLine="0"/>
              <w:jc w:val="left"/>
              <w:rPr>
                <w:sz w:val="21"/>
              </w:rPr>
            </w:pPr>
            <w:r>
              <w:rPr>
                <w:sz w:val="21"/>
                <w:szCs w:val="21"/>
              </w:rPr>
              <w:t>判定标准</w:t>
            </w:r>
          </w:p>
        </w:tc>
        <w:tc>
          <w:tcPr>
            <w:tcW w:w="1716" w:type="dxa"/>
            <w:vAlign w:val="center"/>
          </w:tcPr>
          <w:p w14:paraId="6B9FCB00">
            <w:pPr>
              <w:keepNext/>
              <w:snapToGrid w:val="0"/>
              <w:spacing w:before="70" w:after="70" w:line="240" w:lineRule="auto"/>
              <w:ind w:firstLine="0"/>
              <w:jc w:val="left"/>
              <w:rPr>
                <w:sz w:val="21"/>
              </w:rPr>
            </w:pPr>
            <w:r>
              <w:rPr>
                <w:sz w:val="21"/>
                <w:szCs w:val="21"/>
              </w:rPr>
              <w:t>抽样复核</w:t>
            </w:r>
          </w:p>
        </w:tc>
        <w:tc>
          <w:tcPr>
            <w:tcW w:w="1403" w:type="dxa"/>
            <w:vAlign w:val="center"/>
          </w:tcPr>
          <w:p w14:paraId="6C3BAB0B">
            <w:pPr>
              <w:keepNext/>
              <w:snapToGrid w:val="0"/>
              <w:spacing w:before="70" w:after="70" w:line="240" w:lineRule="auto"/>
              <w:ind w:firstLine="0"/>
              <w:jc w:val="left"/>
              <w:rPr>
                <w:sz w:val="21"/>
              </w:rPr>
            </w:pPr>
            <w:r>
              <w:rPr>
                <w:sz w:val="21"/>
                <w:szCs w:val="21"/>
              </w:rPr>
              <w:t>每孔 10%</w:t>
            </w:r>
          </w:p>
        </w:tc>
        <w:tc>
          <w:tcPr>
            <w:tcW w:w="1806" w:type="dxa"/>
            <w:vAlign w:val="center"/>
          </w:tcPr>
          <w:p w14:paraId="481DC280">
            <w:pPr>
              <w:keepNext/>
              <w:snapToGrid w:val="0"/>
              <w:spacing w:before="70" w:after="70" w:line="240" w:lineRule="auto"/>
              <w:ind w:firstLine="0"/>
              <w:jc w:val="left"/>
              <w:rPr>
                <w:sz w:val="21"/>
              </w:rPr>
            </w:pPr>
            <w:r>
              <w:rPr>
                <w:sz w:val="21"/>
                <w:szCs w:val="21"/>
              </w:rPr>
              <w:t>≤10%</w:t>
            </w:r>
          </w:p>
        </w:tc>
        <w:tc>
          <w:tcPr>
            <w:tcW w:w="1386" w:type="dxa"/>
            <w:vAlign w:val="center"/>
          </w:tcPr>
          <w:p w14:paraId="38BB8BEE">
            <w:pPr>
              <w:keepNext/>
              <w:snapToGrid w:val="0"/>
              <w:spacing w:before="70" w:after="70" w:line="240" w:lineRule="auto"/>
              <w:ind w:firstLine="0"/>
              <w:jc w:val="center"/>
              <w:rPr>
                <w:sz w:val="21"/>
              </w:rPr>
            </w:pPr>
            <w:r>
              <w:rPr>
                <w:sz w:val="21"/>
                <w:szCs w:val="21"/>
              </w:rPr>
              <w:t>复核记录</w:t>
            </w:r>
          </w:p>
        </w:tc>
      </w:tr>
      <w:tr w14:paraId="4D3A4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66102F">
            <w:pPr>
              <w:keepNext/>
              <w:snapToGrid w:val="0"/>
              <w:spacing w:before="70" w:after="70" w:line="240" w:lineRule="auto"/>
              <w:ind w:firstLine="0"/>
              <w:jc w:val="center"/>
              <w:rPr>
                <w:sz w:val="21"/>
              </w:rPr>
            </w:pPr>
            <w:r>
              <w:rPr>
                <w:sz w:val="21"/>
                <w:szCs w:val="21"/>
              </w:rPr>
              <w:t>25</w:t>
            </w:r>
          </w:p>
        </w:tc>
        <w:tc>
          <w:tcPr>
            <w:tcW w:w="1716" w:type="dxa"/>
            <w:vAlign w:val="center"/>
          </w:tcPr>
          <w:p w14:paraId="1787D942">
            <w:pPr>
              <w:keepNext/>
              <w:snapToGrid w:val="0"/>
              <w:spacing w:before="70" w:after="70" w:line="240" w:lineRule="auto"/>
              <w:ind w:firstLine="0"/>
              <w:jc w:val="left"/>
              <w:rPr>
                <w:sz w:val="21"/>
              </w:rPr>
            </w:pPr>
            <w:r>
              <w:rPr>
                <w:sz w:val="21"/>
                <w:szCs w:val="21"/>
              </w:rPr>
              <w:t>缺陷尺寸偏差</w:t>
            </w:r>
          </w:p>
        </w:tc>
        <w:tc>
          <w:tcPr>
            <w:tcW w:w="1596" w:type="dxa"/>
            <w:vAlign w:val="center"/>
          </w:tcPr>
          <w:p w14:paraId="51A667F5">
            <w:pPr>
              <w:keepNext/>
              <w:snapToGrid w:val="0"/>
              <w:spacing w:before="70" w:after="70" w:line="240" w:lineRule="auto"/>
              <w:ind w:firstLine="0"/>
              <w:jc w:val="left"/>
              <w:rPr>
                <w:sz w:val="21"/>
              </w:rPr>
            </w:pPr>
            <w:r>
              <w:rPr>
                <w:sz w:val="21"/>
                <w:szCs w:val="21"/>
              </w:rPr>
              <w:t>判定标准</w:t>
            </w:r>
          </w:p>
        </w:tc>
        <w:tc>
          <w:tcPr>
            <w:tcW w:w="1716" w:type="dxa"/>
            <w:vAlign w:val="center"/>
          </w:tcPr>
          <w:p w14:paraId="77EEF792">
            <w:pPr>
              <w:keepNext/>
              <w:snapToGrid w:val="0"/>
              <w:spacing w:before="70" w:after="70" w:line="240" w:lineRule="auto"/>
              <w:ind w:firstLine="0"/>
              <w:jc w:val="left"/>
              <w:rPr>
                <w:sz w:val="21"/>
              </w:rPr>
            </w:pPr>
            <w:r>
              <w:rPr>
                <w:sz w:val="21"/>
                <w:szCs w:val="21"/>
              </w:rPr>
              <w:t>人工量测比对</w:t>
            </w:r>
          </w:p>
        </w:tc>
        <w:tc>
          <w:tcPr>
            <w:tcW w:w="1403" w:type="dxa"/>
            <w:vAlign w:val="center"/>
          </w:tcPr>
          <w:p w14:paraId="259C8684">
            <w:pPr>
              <w:keepNext/>
              <w:snapToGrid w:val="0"/>
              <w:spacing w:before="70" w:after="70" w:line="240" w:lineRule="auto"/>
              <w:ind w:firstLine="0"/>
              <w:jc w:val="left"/>
              <w:rPr>
                <w:sz w:val="21"/>
              </w:rPr>
            </w:pPr>
            <w:r>
              <w:rPr>
                <w:sz w:val="21"/>
                <w:szCs w:val="21"/>
              </w:rPr>
              <w:t>每孔 20 处</w:t>
            </w:r>
          </w:p>
        </w:tc>
        <w:tc>
          <w:tcPr>
            <w:tcW w:w="1806" w:type="dxa"/>
            <w:vAlign w:val="center"/>
          </w:tcPr>
          <w:p w14:paraId="00E12DC7">
            <w:pPr>
              <w:keepNext/>
              <w:snapToGrid w:val="0"/>
              <w:spacing w:before="70" w:after="70" w:line="240" w:lineRule="auto"/>
              <w:ind w:firstLine="0"/>
              <w:jc w:val="left"/>
              <w:rPr>
                <w:sz w:val="21"/>
              </w:rPr>
            </w:pPr>
            <w:r>
              <w:rPr>
                <w:sz w:val="21"/>
                <w:szCs w:val="21"/>
              </w:rPr>
              <w:t>≤0.5 mm</w:t>
            </w:r>
          </w:p>
        </w:tc>
        <w:tc>
          <w:tcPr>
            <w:tcW w:w="1386" w:type="dxa"/>
            <w:vAlign w:val="center"/>
          </w:tcPr>
          <w:p w14:paraId="59A5EB21">
            <w:pPr>
              <w:keepNext/>
              <w:snapToGrid w:val="0"/>
              <w:spacing w:before="70" w:after="70" w:line="240" w:lineRule="auto"/>
              <w:ind w:firstLine="0"/>
              <w:jc w:val="center"/>
              <w:rPr>
                <w:sz w:val="21"/>
              </w:rPr>
            </w:pPr>
            <w:r>
              <w:rPr>
                <w:sz w:val="21"/>
                <w:szCs w:val="21"/>
              </w:rPr>
              <w:t>比对记录</w:t>
            </w:r>
          </w:p>
        </w:tc>
      </w:tr>
      <w:tr w14:paraId="6CA13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E531F9">
            <w:pPr>
              <w:keepNext/>
              <w:snapToGrid w:val="0"/>
              <w:spacing w:before="70" w:after="70" w:line="240" w:lineRule="auto"/>
              <w:ind w:firstLine="0"/>
              <w:jc w:val="center"/>
              <w:rPr>
                <w:sz w:val="21"/>
              </w:rPr>
            </w:pPr>
            <w:r>
              <w:rPr>
                <w:sz w:val="21"/>
                <w:szCs w:val="21"/>
              </w:rPr>
              <w:t>26</w:t>
            </w:r>
          </w:p>
        </w:tc>
        <w:tc>
          <w:tcPr>
            <w:tcW w:w="1716" w:type="dxa"/>
            <w:vAlign w:val="center"/>
          </w:tcPr>
          <w:p w14:paraId="26BAFB1F">
            <w:pPr>
              <w:keepNext/>
              <w:snapToGrid w:val="0"/>
              <w:spacing w:before="70" w:after="70" w:line="240" w:lineRule="auto"/>
              <w:ind w:firstLine="0"/>
              <w:jc w:val="left"/>
              <w:rPr>
                <w:sz w:val="21"/>
              </w:rPr>
            </w:pPr>
            <w:r>
              <w:rPr>
                <w:sz w:val="21"/>
                <w:szCs w:val="21"/>
              </w:rPr>
              <w:t>缺陷定位精度</w:t>
            </w:r>
          </w:p>
        </w:tc>
        <w:tc>
          <w:tcPr>
            <w:tcW w:w="1596" w:type="dxa"/>
            <w:vAlign w:val="center"/>
          </w:tcPr>
          <w:p w14:paraId="6E4089AF">
            <w:pPr>
              <w:keepNext/>
              <w:snapToGrid w:val="0"/>
              <w:spacing w:before="70" w:after="70" w:line="240" w:lineRule="auto"/>
              <w:ind w:firstLine="0"/>
              <w:jc w:val="left"/>
              <w:rPr>
                <w:sz w:val="21"/>
              </w:rPr>
            </w:pPr>
            <w:r>
              <w:rPr>
                <w:sz w:val="21"/>
                <w:szCs w:val="21"/>
              </w:rPr>
              <w:t>判定标准</w:t>
            </w:r>
          </w:p>
        </w:tc>
        <w:tc>
          <w:tcPr>
            <w:tcW w:w="1716" w:type="dxa"/>
            <w:vAlign w:val="center"/>
          </w:tcPr>
          <w:p w14:paraId="3CEEEBF8">
            <w:pPr>
              <w:keepNext/>
              <w:snapToGrid w:val="0"/>
              <w:spacing w:before="70" w:after="70" w:line="240" w:lineRule="auto"/>
              <w:ind w:firstLine="0"/>
              <w:jc w:val="left"/>
              <w:rPr>
                <w:sz w:val="21"/>
              </w:rPr>
            </w:pPr>
            <w:r>
              <w:rPr>
                <w:sz w:val="21"/>
                <w:szCs w:val="21"/>
              </w:rPr>
              <w:t>坐标比对</w:t>
            </w:r>
          </w:p>
        </w:tc>
        <w:tc>
          <w:tcPr>
            <w:tcW w:w="1403" w:type="dxa"/>
            <w:vAlign w:val="center"/>
          </w:tcPr>
          <w:p w14:paraId="34DF6A6D">
            <w:pPr>
              <w:keepNext/>
              <w:snapToGrid w:val="0"/>
              <w:spacing w:before="70" w:after="70" w:line="240" w:lineRule="auto"/>
              <w:ind w:firstLine="0"/>
              <w:jc w:val="left"/>
              <w:rPr>
                <w:sz w:val="21"/>
              </w:rPr>
            </w:pPr>
            <w:r>
              <w:rPr>
                <w:sz w:val="21"/>
                <w:szCs w:val="21"/>
              </w:rPr>
              <w:t>每孔 20 处</w:t>
            </w:r>
          </w:p>
        </w:tc>
        <w:tc>
          <w:tcPr>
            <w:tcW w:w="1806" w:type="dxa"/>
            <w:vAlign w:val="center"/>
          </w:tcPr>
          <w:p w14:paraId="7A02AF8F">
            <w:pPr>
              <w:keepNext/>
              <w:snapToGrid w:val="0"/>
              <w:spacing w:before="70" w:after="70" w:line="240" w:lineRule="auto"/>
              <w:ind w:firstLine="0"/>
              <w:jc w:val="left"/>
              <w:rPr>
                <w:sz w:val="21"/>
              </w:rPr>
            </w:pPr>
            <w:r>
              <w:rPr>
                <w:sz w:val="21"/>
                <w:szCs w:val="21"/>
              </w:rPr>
              <w:t>≤0.01 m</w:t>
            </w:r>
          </w:p>
        </w:tc>
        <w:tc>
          <w:tcPr>
            <w:tcW w:w="1386" w:type="dxa"/>
            <w:vAlign w:val="center"/>
          </w:tcPr>
          <w:p w14:paraId="54160A97">
            <w:pPr>
              <w:keepNext/>
              <w:snapToGrid w:val="0"/>
              <w:spacing w:before="70" w:after="70" w:line="240" w:lineRule="auto"/>
              <w:ind w:firstLine="0"/>
              <w:jc w:val="center"/>
              <w:rPr>
                <w:sz w:val="21"/>
              </w:rPr>
            </w:pPr>
            <w:r>
              <w:rPr>
                <w:sz w:val="21"/>
                <w:szCs w:val="21"/>
              </w:rPr>
              <w:t>比对记录</w:t>
            </w:r>
          </w:p>
        </w:tc>
      </w:tr>
      <w:tr w14:paraId="6606C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FB93D96">
            <w:pPr>
              <w:keepNext/>
              <w:snapToGrid w:val="0"/>
              <w:spacing w:before="70" w:after="70" w:line="240" w:lineRule="auto"/>
              <w:ind w:firstLine="0"/>
              <w:jc w:val="center"/>
              <w:rPr>
                <w:sz w:val="21"/>
              </w:rPr>
            </w:pPr>
            <w:r>
              <w:rPr>
                <w:sz w:val="21"/>
                <w:szCs w:val="21"/>
              </w:rPr>
              <w:t>27</w:t>
            </w:r>
          </w:p>
        </w:tc>
        <w:tc>
          <w:tcPr>
            <w:tcW w:w="1716" w:type="dxa"/>
            <w:vAlign w:val="center"/>
          </w:tcPr>
          <w:p w14:paraId="007C9CCE">
            <w:pPr>
              <w:keepNext/>
              <w:snapToGrid w:val="0"/>
              <w:spacing w:before="70" w:after="70" w:line="240" w:lineRule="auto"/>
              <w:ind w:firstLine="0"/>
              <w:jc w:val="left"/>
              <w:rPr>
                <w:sz w:val="21"/>
              </w:rPr>
            </w:pPr>
            <w:r>
              <w:rPr>
                <w:sz w:val="21"/>
                <w:szCs w:val="21"/>
              </w:rPr>
              <w:t>缺陷编号规范</w:t>
            </w:r>
          </w:p>
        </w:tc>
        <w:tc>
          <w:tcPr>
            <w:tcW w:w="1596" w:type="dxa"/>
            <w:vAlign w:val="center"/>
          </w:tcPr>
          <w:p w14:paraId="4798414F">
            <w:pPr>
              <w:keepNext/>
              <w:snapToGrid w:val="0"/>
              <w:spacing w:before="70" w:after="70" w:line="240" w:lineRule="auto"/>
              <w:ind w:firstLine="0"/>
              <w:jc w:val="left"/>
              <w:rPr>
                <w:sz w:val="21"/>
              </w:rPr>
            </w:pPr>
            <w:r>
              <w:rPr>
                <w:sz w:val="21"/>
                <w:szCs w:val="21"/>
              </w:rPr>
              <w:t>编码规则</w:t>
            </w:r>
          </w:p>
        </w:tc>
        <w:tc>
          <w:tcPr>
            <w:tcW w:w="1716" w:type="dxa"/>
            <w:vAlign w:val="center"/>
          </w:tcPr>
          <w:p w14:paraId="370E4F90">
            <w:pPr>
              <w:keepNext/>
              <w:snapToGrid w:val="0"/>
              <w:spacing w:before="70" w:after="70" w:line="240" w:lineRule="auto"/>
              <w:ind w:firstLine="0"/>
              <w:jc w:val="left"/>
              <w:rPr>
                <w:sz w:val="21"/>
              </w:rPr>
            </w:pPr>
            <w:r>
              <w:rPr>
                <w:sz w:val="21"/>
                <w:szCs w:val="21"/>
              </w:rPr>
              <w:t>逐条核对</w:t>
            </w:r>
          </w:p>
        </w:tc>
        <w:tc>
          <w:tcPr>
            <w:tcW w:w="1403" w:type="dxa"/>
            <w:vAlign w:val="center"/>
          </w:tcPr>
          <w:p w14:paraId="3B0F20C7">
            <w:pPr>
              <w:keepNext/>
              <w:snapToGrid w:val="0"/>
              <w:spacing w:before="70" w:after="70" w:line="240" w:lineRule="auto"/>
              <w:ind w:firstLine="0"/>
              <w:jc w:val="left"/>
              <w:rPr>
                <w:sz w:val="21"/>
              </w:rPr>
            </w:pPr>
            <w:r>
              <w:rPr>
                <w:sz w:val="21"/>
                <w:szCs w:val="21"/>
              </w:rPr>
              <w:t>全部</w:t>
            </w:r>
          </w:p>
        </w:tc>
        <w:tc>
          <w:tcPr>
            <w:tcW w:w="1806" w:type="dxa"/>
            <w:vAlign w:val="center"/>
          </w:tcPr>
          <w:p w14:paraId="4E69477C">
            <w:pPr>
              <w:keepNext/>
              <w:snapToGrid w:val="0"/>
              <w:spacing w:before="70" w:after="70" w:line="240" w:lineRule="auto"/>
              <w:ind w:firstLine="0"/>
              <w:jc w:val="left"/>
              <w:rPr>
                <w:sz w:val="21"/>
              </w:rPr>
            </w:pPr>
            <w:r>
              <w:rPr>
                <w:sz w:val="21"/>
                <w:szCs w:val="21"/>
              </w:rPr>
              <w:t>唯一、可追溯</w:t>
            </w:r>
          </w:p>
        </w:tc>
        <w:tc>
          <w:tcPr>
            <w:tcW w:w="1386" w:type="dxa"/>
            <w:vAlign w:val="center"/>
          </w:tcPr>
          <w:p w14:paraId="37E84E0B">
            <w:pPr>
              <w:keepNext/>
              <w:snapToGrid w:val="0"/>
              <w:spacing w:before="70" w:after="70" w:line="240" w:lineRule="auto"/>
              <w:ind w:firstLine="0"/>
              <w:jc w:val="center"/>
              <w:rPr>
                <w:sz w:val="21"/>
              </w:rPr>
            </w:pPr>
            <w:r>
              <w:rPr>
                <w:sz w:val="21"/>
                <w:szCs w:val="21"/>
              </w:rPr>
              <w:t>清单</w:t>
            </w:r>
          </w:p>
        </w:tc>
      </w:tr>
      <w:tr w14:paraId="7CD83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D40DBB2">
            <w:pPr>
              <w:keepNext/>
              <w:snapToGrid w:val="0"/>
              <w:spacing w:before="70" w:after="70" w:line="240" w:lineRule="auto"/>
              <w:ind w:firstLine="0"/>
              <w:jc w:val="center"/>
              <w:rPr>
                <w:sz w:val="21"/>
              </w:rPr>
            </w:pPr>
            <w:r>
              <w:rPr>
                <w:sz w:val="21"/>
                <w:szCs w:val="21"/>
              </w:rPr>
              <w:t>28</w:t>
            </w:r>
          </w:p>
        </w:tc>
        <w:tc>
          <w:tcPr>
            <w:tcW w:w="1716" w:type="dxa"/>
            <w:vAlign w:val="center"/>
          </w:tcPr>
          <w:p w14:paraId="2C38FB94">
            <w:pPr>
              <w:keepNext/>
              <w:snapToGrid w:val="0"/>
              <w:spacing w:before="70" w:after="70" w:line="240" w:lineRule="auto"/>
              <w:ind w:firstLine="0"/>
              <w:jc w:val="left"/>
              <w:rPr>
                <w:sz w:val="21"/>
              </w:rPr>
            </w:pPr>
            <w:r>
              <w:rPr>
                <w:sz w:val="21"/>
                <w:szCs w:val="21"/>
              </w:rPr>
              <w:t>缺陷分级正确性</w:t>
            </w:r>
          </w:p>
        </w:tc>
        <w:tc>
          <w:tcPr>
            <w:tcW w:w="1596" w:type="dxa"/>
            <w:vAlign w:val="center"/>
          </w:tcPr>
          <w:p w14:paraId="21183449">
            <w:pPr>
              <w:keepNext/>
              <w:snapToGrid w:val="0"/>
              <w:spacing w:before="70" w:after="70" w:line="240" w:lineRule="auto"/>
              <w:ind w:firstLine="0"/>
              <w:jc w:val="left"/>
              <w:rPr>
                <w:sz w:val="21"/>
              </w:rPr>
            </w:pPr>
            <w:r>
              <w:rPr>
                <w:sz w:val="21"/>
                <w:szCs w:val="21"/>
              </w:rPr>
              <w:t>规则库</w:t>
            </w:r>
          </w:p>
        </w:tc>
        <w:tc>
          <w:tcPr>
            <w:tcW w:w="1716" w:type="dxa"/>
            <w:vAlign w:val="center"/>
          </w:tcPr>
          <w:p w14:paraId="389A8DFE">
            <w:pPr>
              <w:keepNext/>
              <w:snapToGrid w:val="0"/>
              <w:spacing w:before="70" w:after="70" w:line="240" w:lineRule="auto"/>
              <w:ind w:firstLine="0"/>
              <w:jc w:val="left"/>
              <w:rPr>
                <w:sz w:val="21"/>
              </w:rPr>
            </w:pPr>
            <w:r>
              <w:rPr>
                <w:sz w:val="21"/>
                <w:szCs w:val="21"/>
              </w:rPr>
              <w:t>逐条核对</w:t>
            </w:r>
          </w:p>
        </w:tc>
        <w:tc>
          <w:tcPr>
            <w:tcW w:w="1403" w:type="dxa"/>
            <w:vAlign w:val="center"/>
          </w:tcPr>
          <w:p w14:paraId="1C4608F7">
            <w:pPr>
              <w:keepNext/>
              <w:snapToGrid w:val="0"/>
              <w:spacing w:before="70" w:after="70" w:line="240" w:lineRule="auto"/>
              <w:ind w:firstLine="0"/>
              <w:jc w:val="left"/>
              <w:rPr>
                <w:sz w:val="21"/>
              </w:rPr>
            </w:pPr>
            <w:r>
              <w:rPr>
                <w:sz w:val="21"/>
                <w:szCs w:val="21"/>
              </w:rPr>
              <w:t>全部</w:t>
            </w:r>
          </w:p>
        </w:tc>
        <w:tc>
          <w:tcPr>
            <w:tcW w:w="1806" w:type="dxa"/>
            <w:vAlign w:val="center"/>
          </w:tcPr>
          <w:p w14:paraId="45D2AE57">
            <w:pPr>
              <w:keepNext/>
              <w:snapToGrid w:val="0"/>
              <w:spacing w:before="70" w:after="70" w:line="240" w:lineRule="auto"/>
              <w:ind w:firstLine="0"/>
              <w:jc w:val="left"/>
              <w:rPr>
                <w:sz w:val="21"/>
              </w:rPr>
            </w:pPr>
            <w:r>
              <w:rPr>
                <w:sz w:val="21"/>
                <w:szCs w:val="21"/>
              </w:rPr>
              <w:t>与规则一致</w:t>
            </w:r>
          </w:p>
        </w:tc>
        <w:tc>
          <w:tcPr>
            <w:tcW w:w="1386" w:type="dxa"/>
            <w:vAlign w:val="center"/>
          </w:tcPr>
          <w:p w14:paraId="3E772BCD">
            <w:pPr>
              <w:keepNext/>
              <w:snapToGrid w:val="0"/>
              <w:spacing w:before="70" w:after="70" w:line="240" w:lineRule="auto"/>
              <w:ind w:firstLine="0"/>
              <w:jc w:val="center"/>
              <w:rPr>
                <w:sz w:val="21"/>
              </w:rPr>
            </w:pPr>
            <w:r>
              <w:rPr>
                <w:sz w:val="21"/>
                <w:szCs w:val="21"/>
              </w:rPr>
              <w:t>清单</w:t>
            </w:r>
          </w:p>
        </w:tc>
      </w:tr>
      <w:tr w14:paraId="3F97F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E920899">
            <w:pPr>
              <w:keepNext/>
              <w:snapToGrid w:val="0"/>
              <w:spacing w:before="70" w:after="70" w:line="240" w:lineRule="auto"/>
              <w:ind w:firstLine="0"/>
              <w:jc w:val="center"/>
              <w:rPr>
                <w:sz w:val="21"/>
              </w:rPr>
            </w:pPr>
            <w:r>
              <w:rPr>
                <w:sz w:val="21"/>
                <w:szCs w:val="21"/>
              </w:rPr>
              <w:t>29</w:t>
            </w:r>
          </w:p>
        </w:tc>
        <w:tc>
          <w:tcPr>
            <w:tcW w:w="1716" w:type="dxa"/>
            <w:vAlign w:val="center"/>
          </w:tcPr>
          <w:p w14:paraId="13608CA8">
            <w:pPr>
              <w:keepNext/>
              <w:snapToGrid w:val="0"/>
              <w:spacing w:before="70" w:after="70" w:line="240" w:lineRule="auto"/>
              <w:ind w:firstLine="0"/>
              <w:jc w:val="left"/>
              <w:rPr>
                <w:sz w:val="21"/>
              </w:rPr>
            </w:pPr>
            <w:r>
              <w:rPr>
                <w:sz w:val="21"/>
                <w:szCs w:val="21"/>
              </w:rPr>
              <w:t>报告章节完整性</w:t>
            </w:r>
          </w:p>
        </w:tc>
        <w:tc>
          <w:tcPr>
            <w:tcW w:w="1596" w:type="dxa"/>
            <w:vAlign w:val="center"/>
          </w:tcPr>
          <w:p w14:paraId="7A00CFE9">
            <w:pPr>
              <w:keepNext/>
              <w:snapToGrid w:val="0"/>
              <w:spacing w:before="70" w:after="70" w:line="240" w:lineRule="auto"/>
              <w:ind w:firstLine="0"/>
              <w:jc w:val="left"/>
              <w:rPr>
                <w:sz w:val="21"/>
              </w:rPr>
            </w:pPr>
            <w:r>
              <w:rPr>
                <w:sz w:val="21"/>
                <w:szCs w:val="21"/>
              </w:rPr>
              <w:t>模板要求</w:t>
            </w:r>
          </w:p>
        </w:tc>
        <w:tc>
          <w:tcPr>
            <w:tcW w:w="1716" w:type="dxa"/>
            <w:vAlign w:val="center"/>
          </w:tcPr>
          <w:p w14:paraId="0C351768">
            <w:pPr>
              <w:keepNext/>
              <w:snapToGrid w:val="0"/>
              <w:spacing w:before="70" w:after="70" w:line="240" w:lineRule="auto"/>
              <w:ind w:firstLine="0"/>
              <w:jc w:val="left"/>
              <w:rPr>
                <w:sz w:val="21"/>
              </w:rPr>
            </w:pPr>
            <w:r>
              <w:rPr>
                <w:sz w:val="21"/>
                <w:szCs w:val="21"/>
              </w:rPr>
              <w:t>逐章核对</w:t>
            </w:r>
          </w:p>
        </w:tc>
        <w:tc>
          <w:tcPr>
            <w:tcW w:w="1403" w:type="dxa"/>
            <w:vAlign w:val="center"/>
          </w:tcPr>
          <w:p w14:paraId="6BCFAAB3">
            <w:pPr>
              <w:keepNext/>
              <w:snapToGrid w:val="0"/>
              <w:spacing w:before="70" w:after="70" w:line="240" w:lineRule="auto"/>
              <w:ind w:firstLine="0"/>
              <w:jc w:val="left"/>
              <w:rPr>
                <w:sz w:val="21"/>
              </w:rPr>
            </w:pPr>
            <w:r>
              <w:rPr>
                <w:sz w:val="21"/>
                <w:szCs w:val="21"/>
              </w:rPr>
              <w:t>每份</w:t>
            </w:r>
          </w:p>
        </w:tc>
        <w:tc>
          <w:tcPr>
            <w:tcW w:w="1806" w:type="dxa"/>
            <w:vAlign w:val="center"/>
          </w:tcPr>
          <w:p w14:paraId="18D47E87">
            <w:pPr>
              <w:keepNext/>
              <w:snapToGrid w:val="0"/>
              <w:spacing w:before="70" w:after="70" w:line="240" w:lineRule="auto"/>
              <w:ind w:firstLine="0"/>
              <w:jc w:val="left"/>
              <w:rPr>
                <w:sz w:val="21"/>
              </w:rPr>
            </w:pPr>
            <w:r>
              <w:rPr>
                <w:sz w:val="21"/>
                <w:szCs w:val="21"/>
              </w:rPr>
              <w:t>无缺章</w:t>
            </w:r>
          </w:p>
        </w:tc>
        <w:tc>
          <w:tcPr>
            <w:tcW w:w="1386" w:type="dxa"/>
            <w:vAlign w:val="center"/>
          </w:tcPr>
          <w:p w14:paraId="2B06D14B">
            <w:pPr>
              <w:keepNext/>
              <w:snapToGrid w:val="0"/>
              <w:spacing w:before="70" w:after="70" w:line="240" w:lineRule="auto"/>
              <w:ind w:firstLine="0"/>
              <w:jc w:val="center"/>
              <w:rPr>
                <w:sz w:val="21"/>
              </w:rPr>
            </w:pPr>
            <w:r>
              <w:rPr>
                <w:sz w:val="21"/>
                <w:szCs w:val="21"/>
              </w:rPr>
              <w:t>报告检查表</w:t>
            </w:r>
          </w:p>
        </w:tc>
      </w:tr>
      <w:tr w14:paraId="37BD2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3385050">
            <w:pPr>
              <w:keepNext/>
              <w:snapToGrid w:val="0"/>
              <w:spacing w:before="70" w:after="70" w:line="240" w:lineRule="auto"/>
              <w:ind w:firstLine="0"/>
              <w:jc w:val="center"/>
              <w:rPr>
                <w:sz w:val="21"/>
              </w:rPr>
            </w:pPr>
            <w:r>
              <w:rPr>
                <w:sz w:val="21"/>
                <w:szCs w:val="21"/>
              </w:rPr>
              <w:t>30</w:t>
            </w:r>
          </w:p>
        </w:tc>
        <w:tc>
          <w:tcPr>
            <w:tcW w:w="1716" w:type="dxa"/>
            <w:vAlign w:val="center"/>
          </w:tcPr>
          <w:p w14:paraId="626DF80F">
            <w:pPr>
              <w:keepNext/>
              <w:snapToGrid w:val="0"/>
              <w:spacing w:before="70" w:after="70" w:line="240" w:lineRule="auto"/>
              <w:ind w:firstLine="0"/>
              <w:jc w:val="left"/>
              <w:rPr>
                <w:sz w:val="21"/>
              </w:rPr>
            </w:pPr>
            <w:r>
              <w:rPr>
                <w:sz w:val="21"/>
                <w:szCs w:val="21"/>
              </w:rPr>
              <w:t>报告数据一致性</w:t>
            </w:r>
          </w:p>
        </w:tc>
        <w:tc>
          <w:tcPr>
            <w:tcW w:w="1596" w:type="dxa"/>
            <w:vAlign w:val="center"/>
          </w:tcPr>
          <w:p w14:paraId="2FD23FFA">
            <w:pPr>
              <w:keepNext/>
              <w:snapToGrid w:val="0"/>
              <w:spacing w:before="70" w:after="70" w:line="240" w:lineRule="auto"/>
              <w:ind w:firstLine="0"/>
              <w:jc w:val="left"/>
              <w:rPr>
                <w:sz w:val="21"/>
              </w:rPr>
            </w:pPr>
            <w:r>
              <w:rPr>
                <w:sz w:val="21"/>
                <w:szCs w:val="21"/>
              </w:rPr>
              <w:t>模板要求</w:t>
            </w:r>
          </w:p>
        </w:tc>
        <w:tc>
          <w:tcPr>
            <w:tcW w:w="1716" w:type="dxa"/>
            <w:vAlign w:val="center"/>
          </w:tcPr>
          <w:p w14:paraId="2FED1C35">
            <w:pPr>
              <w:keepNext/>
              <w:snapToGrid w:val="0"/>
              <w:spacing w:before="70" w:after="70" w:line="240" w:lineRule="auto"/>
              <w:ind w:firstLine="0"/>
              <w:jc w:val="left"/>
              <w:rPr>
                <w:sz w:val="21"/>
              </w:rPr>
            </w:pPr>
            <w:r>
              <w:rPr>
                <w:sz w:val="21"/>
                <w:szCs w:val="21"/>
              </w:rPr>
              <w:t>交叉核对</w:t>
            </w:r>
          </w:p>
        </w:tc>
        <w:tc>
          <w:tcPr>
            <w:tcW w:w="1403" w:type="dxa"/>
            <w:vAlign w:val="center"/>
          </w:tcPr>
          <w:p w14:paraId="365FF48C">
            <w:pPr>
              <w:keepNext/>
              <w:snapToGrid w:val="0"/>
              <w:spacing w:before="70" w:after="70" w:line="240" w:lineRule="auto"/>
              <w:ind w:firstLine="0"/>
              <w:jc w:val="left"/>
              <w:rPr>
                <w:sz w:val="21"/>
              </w:rPr>
            </w:pPr>
            <w:r>
              <w:rPr>
                <w:sz w:val="21"/>
                <w:szCs w:val="21"/>
              </w:rPr>
              <w:t>每份</w:t>
            </w:r>
          </w:p>
        </w:tc>
        <w:tc>
          <w:tcPr>
            <w:tcW w:w="1806" w:type="dxa"/>
            <w:vAlign w:val="center"/>
          </w:tcPr>
          <w:p w14:paraId="1A3569CA">
            <w:pPr>
              <w:keepNext/>
              <w:snapToGrid w:val="0"/>
              <w:spacing w:before="70" w:after="70" w:line="240" w:lineRule="auto"/>
              <w:ind w:firstLine="0"/>
              <w:jc w:val="left"/>
              <w:rPr>
                <w:sz w:val="21"/>
              </w:rPr>
            </w:pPr>
            <w:r>
              <w:rPr>
                <w:sz w:val="21"/>
                <w:szCs w:val="21"/>
              </w:rPr>
              <w:t>表图文一致</w:t>
            </w:r>
          </w:p>
        </w:tc>
        <w:tc>
          <w:tcPr>
            <w:tcW w:w="1386" w:type="dxa"/>
            <w:vAlign w:val="center"/>
          </w:tcPr>
          <w:p w14:paraId="0E283670">
            <w:pPr>
              <w:keepNext/>
              <w:snapToGrid w:val="0"/>
              <w:spacing w:before="70" w:after="70" w:line="240" w:lineRule="auto"/>
              <w:ind w:firstLine="0"/>
              <w:jc w:val="center"/>
              <w:rPr>
                <w:sz w:val="21"/>
              </w:rPr>
            </w:pPr>
            <w:r>
              <w:rPr>
                <w:sz w:val="21"/>
                <w:szCs w:val="21"/>
              </w:rPr>
              <w:t>检查表</w:t>
            </w:r>
          </w:p>
        </w:tc>
      </w:tr>
      <w:tr w14:paraId="04818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BB16BE">
            <w:pPr>
              <w:keepNext/>
              <w:snapToGrid w:val="0"/>
              <w:spacing w:before="70" w:after="70" w:line="240" w:lineRule="auto"/>
              <w:ind w:firstLine="0"/>
              <w:jc w:val="center"/>
              <w:rPr>
                <w:sz w:val="21"/>
              </w:rPr>
            </w:pPr>
            <w:r>
              <w:rPr>
                <w:sz w:val="21"/>
                <w:szCs w:val="21"/>
              </w:rPr>
              <w:t>31</w:t>
            </w:r>
          </w:p>
        </w:tc>
        <w:tc>
          <w:tcPr>
            <w:tcW w:w="1716" w:type="dxa"/>
            <w:vAlign w:val="center"/>
          </w:tcPr>
          <w:p w14:paraId="1A647368">
            <w:pPr>
              <w:keepNext/>
              <w:snapToGrid w:val="0"/>
              <w:spacing w:before="70" w:after="70" w:line="240" w:lineRule="auto"/>
              <w:ind w:firstLine="0"/>
              <w:jc w:val="left"/>
              <w:rPr>
                <w:sz w:val="21"/>
              </w:rPr>
            </w:pPr>
            <w:r>
              <w:rPr>
                <w:sz w:val="21"/>
                <w:szCs w:val="21"/>
              </w:rPr>
              <w:t>图表编号连续性</w:t>
            </w:r>
          </w:p>
        </w:tc>
        <w:tc>
          <w:tcPr>
            <w:tcW w:w="1596" w:type="dxa"/>
            <w:vAlign w:val="center"/>
          </w:tcPr>
          <w:p w14:paraId="1AAC2457">
            <w:pPr>
              <w:keepNext/>
              <w:snapToGrid w:val="0"/>
              <w:spacing w:before="70" w:after="70" w:line="240" w:lineRule="auto"/>
              <w:ind w:firstLine="0"/>
              <w:jc w:val="left"/>
              <w:rPr>
                <w:sz w:val="21"/>
              </w:rPr>
            </w:pPr>
            <w:r>
              <w:rPr>
                <w:sz w:val="21"/>
                <w:szCs w:val="21"/>
              </w:rPr>
              <w:t>编制规范</w:t>
            </w:r>
          </w:p>
        </w:tc>
        <w:tc>
          <w:tcPr>
            <w:tcW w:w="1716" w:type="dxa"/>
            <w:vAlign w:val="center"/>
          </w:tcPr>
          <w:p w14:paraId="58FAE2FD">
            <w:pPr>
              <w:keepNext/>
              <w:snapToGrid w:val="0"/>
              <w:spacing w:before="70" w:after="70" w:line="240" w:lineRule="auto"/>
              <w:ind w:firstLine="0"/>
              <w:jc w:val="left"/>
              <w:rPr>
                <w:sz w:val="21"/>
              </w:rPr>
            </w:pPr>
            <w:r>
              <w:rPr>
                <w:sz w:val="21"/>
                <w:szCs w:val="21"/>
              </w:rPr>
              <w:t>自动检查</w:t>
            </w:r>
          </w:p>
        </w:tc>
        <w:tc>
          <w:tcPr>
            <w:tcW w:w="1403" w:type="dxa"/>
            <w:vAlign w:val="center"/>
          </w:tcPr>
          <w:p w14:paraId="2BE2E565">
            <w:pPr>
              <w:keepNext/>
              <w:snapToGrid w:val="0"/>
              <w:spacing w:before="70" w:after="70" w:line="240" w:lineRule="auto"/>
              <w:ind w:firstLine="0"/>
              <w:jc w:val="left"/>
              <w:rPr>
                <w:sz w:val="21"/>
              </w:rPr>
            </w:pPr>
            <w:r>
              <w:rPr>
                <w:sz w:val="21"/>
                <w:szCs w:val="21"/>
              </w:rPr>
              <w:t>每份</w:t>
            </w:r>
          </w:p>
        </w:tc>
        <w:tc>
          <w:tcPr>
            <w:tcW w:w="1806" w:type="dxa"/>
            <w:vAlign w:val="center"/>
          </w:tcPr>
          <w:p w14:paraId="3A87133B">
            <w:pPr>
              <w:keepNext/>
              <w:snapToGrid w:val="0"/>
              <w:spacing w:before="70" w:after="70" w:line="240" w:lineRule="auto"/>
              <w:ind w:firstLine="0"/>
              <w:jc w:val="left"/>
              <w:rPr>
                <w:sz w:val="21"/>
              </w:rPr>
            </w:pPr>
            <w:r>
              <w:rPr>
                <w:sz w:val="21"/>
                <w:szCs w:val="21"/>
              </w:rPr>
              <w:t>无跳号</w:t>
            </w:r>
          </w:p>
        </w:tc>
        <w:tc>
          <w:tcPr>
            <w:tcW w:w="1386" w:type="dxa"/>
            <w:vAlign w:val="center"/>
          </w:tcPr>
          <w:p w14:paraId="6AF99978">
            <w:pPr>
              <w:keepNext/>
              <w:snapToGrid w:val="0"/>
              <w:spacing w:before="70" w:after="70" w:line="240" w:lineRule="auto"/>
              <w:ind w:firstLine="0"/>
              <w:jc w:val="center"/>
              <w:rPr>
                <w:sz w:val="21"/>
              </w:rPr>
            </w:pPr>
            <w:r>
              <w:rPr>
                <w:sz w:val="21"/>
                <w:szCs w:val="21"/>
              </w:rPr>
              <w:t>检查表</w:t>
            </w:r>
          </w:p>
        </w:tc>
      </w:tr>
      <w:tr w14:paraId="5691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D9683B">
            <w:pPr>
              <w:keepNext/>
              <w:snapToGrid w:val="0"/>
              <w:spacing w:before="70" w:after="70" w:line="240" w:lineRule="auto"/>
              <w:ind w:firstLine="0"/>
              <w:jc w:val="center"/>
              <w:rPr>
                <w:sz w:val="21"/>
              </w:rPr>
            </w:pPr>
            <w:r>
              <w:rPr>
                <w:sz w:val="21"/>
                <w:szCs w:val="21"/>
              </w:rPr>
              <w:t>32</w:t>
            </w:r>
          </w:p>
        </w:tc>
        <w:tc>
          <w:tcPr>
            <w:tcW w:w="1716" w:type="dxa"/>
            <w:vAlign w:val="center"/>
          </w:tcPr>
          <w:p w14:paraId="6A80A7F3">
            <w:pPr>
              <w:keepNext/>
              <w:snapToGrid w:val="0"/>
              <w:spacing w:before="70" w:after="70" w:line="240" w:lineRule="auto"/>
              <w:ind w:firstLine="0"/>
              <w:jc w:val="left"/>
              <w:rPr>
                <w:sz w:val="21"/>
              </w:rPr>
            </w:pPr>
            <w:r>
              <w:rPr>
                <w:sz w:val="21"/>
                <w:szCs w:val="21"/>
              </w:rPr>
              <w:t>DWG 图层规范</w:t>
            </w:r>
          </w:p>
        </w:tc>
        <w:tc>
          <w:tcPr>
            <w:tcW w:w="1596" w:type="dxa"/>
            <w:vAlign w:val="center"/>
          </w:tcPr>
          <w:p w14:paraId="64B813AE">
            <w:pPr>
              <w:keepNext/>
              <w:snapToGrid w:val="0"/>
              <w:spacing w:before="70" w:after="70" w:line="240" w:lineRule="auto"/>
              <w:ind w:firstLine="0"/>
              <w:jc w:val="left"/>
              <w:rPr>
                <w:sz w:val="21"/>
              </w:rPr>
            </w:pPr>
            <w:r>
              <w:rPr>
                <w:sz w:val="21"/>
                <w:szCs w:val="21"/>
              </w:rPr>
              <w:t>制图规范</w:t>
            </w:r>
          </w:p>
        </w:tc>
        <w:tc>
          <w:tcPr>
            <w:tcW w:w="1716" w:type="dxa"/>
            <w:vAlign w:val="center"/>
          </w:tcPr>
          <w:p w14:paraId="04D7E477">
            <w:pPr>
              <w:keepNext/>
              <w:snapToGrid w:val="0"/>
              <w:spacing w:before="70" w:after="70" w:line="240" w:lineRule="auto"/>
              <w:ind w:firstLine="0"/>
              <w:jc w:val="left"/>
              <w:rPr>
                <w:sz w:val="21"/>
              </w:rPr>
            </w:pPr>
            <w:r>
              <w:rPr>
                <w:sz w:val="21"/>
                <w:szCs w:val="21"/>
              </w:rPr>
              <w:t>图层检查</w:t>
            </w:r>
          </w:p>
        </w:tc>
        <w:tc>
          <w:tcPr>
            <w:tcW w:w="1403" w:type="dxa"/>
            <w:vAlign w:val="center"/>
          </w:tcPr>
          <w:p w14:paraId="69644C12">
            <w:pPr>
              <w:keepNext/>
              <w:snapToGrid w:val="0"/>
              <w:spacing w:before="70" w:after="70" w:line="240" w:lineRule="auto"/>
              <w:ind w:firstLine="0"/>
              <w:jc w:val="left"/>
              <w:rPr>
                <w:sz w:val="21"/>
              </w:rPr>
            </w:pPr>
            <w:r>
              <w:rPr>
                <w:sz w:val="21"/>
                <w:szCs w:val="21"/>
              </w:rPr>
              <w:t>每份</w:t>
            </w:r>
          </w:p>
        </w:tc>
        <w:tc>
          <w:tcPr>
            <w:tcW w:w="1806" w:type="dxa"/>
            <w:vAlign w:val="center"/>
          </w:tcPr>
          <w:p w14:paraId="47C73A23">
            <w:pPr>
              <w:keepNext/>
              <w:snapToGrid w:val="0"/>
              <w:spacing w:before="70" w:after="70" w:line="240" w:lineRule="auto"/>
              <w:ind w:firstLine="0"/>
              <w:jc w:val="left"/>
              <w:rPr>
                <w:sz w:val="21"/>
              </w:rPr>
            </w:pPr>
            <w:r>
              <w:rPr>
                <w:sz w:val="21"/>
                <w:szCs w:val="21"/>
              </w:rPr>
              <w:t>图层齐全</w:t>
            </w:r>
          </w:p>
        </w:tc>
        <w:tc>
          <w:tcPr>
            <w:tcW w:w="1386" w:type="dxa"/>
            <w:vAlign w:val="center"/>
          </w:tcPr>
          <w:p w14:paraId="410E2443">
            <w:pPr>
              <w:keepNext/>
              <w:snapToGrid w:val="0"/>
              <w:spacing w:before="70" w:after="70" w:line="240" w:lineRule="auto"/>
              <w:ind w:firstLine="0"/>
              <w:jc w:val="center"/>
              <w:rPr>
                <w:sz w:val="21"/>
              </w:rPr>
            </w:pPr>
            <w:r>
              <w:rPr>
                <w:sz w:val="21"/>
                <w:szCs w:val="21"/>
              </w:rPr>
              <w:t>图审记录</w:t>
            </w:r>
          </w:p>
        </w:tc>
      </w:tr>
      <w:tr w14:paraId="73C85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6360D8D">
            <w:pPr>
              <w:keepNext/>
              <w:snapToGrid w:val="0"/>
              <w:spacing w:before="70" w:after="70" w:line="240" w:lineRule="auto"/>
              <w:ind w:firstLine="0"/>
              <w:jc w:val="center"/>
              <w:rPr>
                <w:sz w:val="21"/>
              </w:rPr>
            </w:pPr>
            <w:r>
              <w:rPr>
                <w:sz w:val="21"/>
                <w:szCs w:val="21"/>
              </w:rPr>
              <w:t>33</w:t>
            </w:r>
          </w:p>
        </w:tc>
        <w:tc>
          <w:tcPr>
            <w:tcW w:w="1716" w:type="dxa"/>
            <w:vAlign w:val="center"/>
          </w:tcPr>
          <w:p w14:paraId="52B2AF57">
            <w:pPr>
              <w:keepNext/>
              <w:snapToGrid w:val="0"/>
              <w:spacing w:before="70" w:after="70" w:line="240" w:lineRule="auto"/>
              <w:ind w:firstLine="0"/>
              <w:jc w:val="left"/>
              <w:rPr>
                <w:sz w:val="21"/>
              </w:rPr>
            </w:pPr>
            <w:r>
              <w:rPr>
                <w:sz w:val="21"/>
                <w:szCs w:val="21"/>
              </w:rPr>
              <w:t>DWG 标注完整性</w:t>
            </w:r>
          </w:p>
        </w:tc>
        <w:tc>
          <w:tcPr>
            <w:tcW w:w="1596" w:type="dxa"/>
            <w:vAlign w:val="center"/>
          </w:tcPr>
          <w:p w14:paraId="2BFD83A2">
            <w:pPr>
              <w:keepNext/>
              <w:snapToGrid w:val="0"/>
              <w:spacing w:before="70" w:after="70" w:line="240" w:lineRule="auto"/>
              <w:ind w:firstLine="0"/>
              <w:jc w:val="left"/>
              <w:rPr>
                <w:sz w:val="21"/>
              </w:rPr>
            </w:pPr>
            <w:r>
              <w:rPr>
                <w:sz w:val="21"/>
                <w:szCs w:val="21"/>
              </w:rPr>
              <w:t>制图规范</w:t>
            </w:r>
          </w:p>
        </w:tc>
        <w:tc>
          <w:tcPr>
            <w:tcW w:w="1716" w:type="dxa"/>
            <w:vAlign w:val="center"/>
          </w:tcPr>
          <w:p w14:paraId="37AFAE53">
            <w:pPr>
              <w:keepNext/>
              <w:snapToGrid w:val="0"/>
              <w:spacing w:before="70" w:after="70" w:line="240" w:lineRule="auto"/>
              <w:ind w:firstLine="0"/>
              <w:jc w:val="left"/>
              <w:rPr>
                <w:sz w:val="21"/>
              </w:rPr>
            </w:pPr>
            <w:r>
              <w:rPr>
                <w:sz w:val="21"/>
                <w:szCs w:val="21"/>
              </w:rPr>
              <w:t>目视抽检</w:t>
            </w:r>
          </w:p>
        </w:tc>
        <w:tc>
          <w:tcPr>
            <w:tcW w:w="1403" w:type="dxa"/>
            <w:vAlign w:val="center"/>
          </w:tcPr>
          <w:p w14:paraId="69BF8323">
            <w:pPr>
              <w:keepNext/>
              <w:snapToGrid w:val="0"/>
              <w:spacing w:before="70" w:after="70" w:line="240" w:lineRule="auto"/>
              <w:ind w:firstLine="0"/>
              <w:jc w:val="left"/>
              <w:rPr>
                <w:sz w:val="21"/>
              </w:rPr>
            </w:pPr>
            <w:r>
              <w:rPr>
                <w:sz w:val="21"/>
                <w:szCs w:val="21"/>
              </w:rPr>
              <w:t>每份</w:t>
            </w:r>
          </w:p>
        </w:tc>
        <w:tc>
          <w:tcPr>
            <w:tcW w:w="1806" w:type="dxa"/>
            <w:vAlign w:val="center"/>
          </w:tcPr>
          <w:p w14:paraId="7316BF83">
            <w:pPr>
              <w:keepNext/>
              <w:snapToGrid w:val="0"/>
              <w:spacing w:before="70" w:after="70" w:line="240" w:lineRule="auto"/>
              <w:ind w:firstLine="0"/>
              <w:jc w:val="left"/>
              <w:rPr>
                <w:sz w:val="21"/>
              </w:rPr>
            </w:pPr>
            <w:r>
              <w:rPr>
                <w:sz w:val="21"/>
                <w:szCs w:val="21"/>
              </w:rPr>
              <w:t>无遗漏</w:t>
            </w:r>
          </w:p>
        </w:tc>
        <w:tc>
          <w:tcPr>
            <w:tcW w:w="1386" w:type="dxa"/>
            <w:vAlign w:val="center"/>
          </w:tcPr>
          <w:p w14:paraId="4ABDF0B6">
            <w:pPr>
              <w:keepNext/>
              <w:snapToGrid w:val="0"/>
              <w:spacing w:before="70" w:after="70" w:line="240" w:lineRule="auto"/>
              <w:ind w:firstLine="0"/>
              <w:jc w:val="center"/>
              <w:rPr>
                <w:sz w:val="21"/>
              </w:rPr>
            </w:pPr>
            <w:r>
              <w:rPr>
                <w:sz w:val="21"/>
                <w:szCs w:val="21"/>
              </w:rPr>
              <w:t>图审记录</w:t>
            </w:r>
          </w:p>
        </w:tc>
      </w:tr>
      <w:tr w14:paraId="04248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51346E">
            <w:pPr>
              <w:keepNext/>
              <w:snapToGrid w:val="0"/>
              <w:spacing w:before="70" w:after="70" w:line="240" w:lineRule="auto"/>
              <w:ind w:firstLine="0"/>
              <w:jc w:val="center"/>
              <w:rPr>
                <w:sz w:val="21"/>
              </w:rPr>
            </w:pPr>
            <w:r>
              <w:rPr>
                <w:sz w:val="21"/>
                <w:szCs w:val="21"/>
              </w:rPr>
              <w:t>34</w:t>
            </w:r>
          </w:p>
        </w:tc>
        <w:tc>
          <w:tcPr>
            <w:tcW w:w="1716" w:type="dxa"/>
            <w:vAlign w:val="center"/>
          </w:tcPr>
          <w:p w14:paraId="31555F44">
            <w:pPr>
              <w:keepNext/>
              <w:snapToGrid w:val="0"/>
              <w:spacing w:before="70" w:after="70" w:line="240" w:lineRule="auto"/>
              <w:ind w:firstLine="0"/>
              <w:jc w:val="left"/>
              <w:rPr>
                <w:sz w:val="21"/>
              </w:rPr>
            </w:pPr>
            <w:r>
              <w:rPr>
                <w:sz w:val="21"/>
                <w:szCs w:val="21"/>
              </w:rPr>
              <w:t>DWG 与清单一致性</w:t>
            </w:r>
          </w:p>
        </w:tc>
        <w:tc>
          <w:tcPr>
            <w:tcW w:w="1596" w:type="dxa"/>
            <w:vAlign w:val="center"/>
          </w:tcPr>
          <w:p w14:paraId="33347E7C">
            <w:pPr>
              <w:keepNext/>
              <w:snapToGrid w:val="0"/>
              <w:spacing w:before="70" w:after="70" w:line="240" w:lineRule="auto"/>
              <w:ind w:firstLine="0"/>
              <w:jc w:val="left"/>
              <w:rPr>
                <w:sz w:val="21"/>
              </w:rPr>
            </w:pPr>
            <w:r>
              <w:rPr>
                <w:sz w:val="21"/>
                <w:szCs w:val="21"/>
              </w:rPr>
              <w:t>数据一致性</w:t>
            </w:r>
          </w:p>
        </w:tc>
        <w:tc>
          <w:tcPr>
            <w:tcW w:w="1716" w:type="dxa"/>
            <w:vAlign w:val="center"/>
          </w:tcPr>
          <w:p w14:paraId="7FE51929">
            <w:pPr>
              <w:keepNext/>
              <w:snapToGrid w:val="0"/>
              <w:spacing w:before="70" w:after="70" w:line="240" w:lineRule="auto"/>
              <w:ind w:firstLine="0"/>
              <w:jc w:val="left"/>
              <w:rPr>
                <w:sz w:val="21"/>
              </w:rPr>
            </w:pPr>
            <w:r>
              <w:rPr>
                <w:sz w:val="21"/>
                <w:szCs w:val="21"/>
              </w:rPr>
              <w:t>编号比对</w:t>
            </w:r>
          </w:p>
        </w:tc>
        <w:tc>
          <w:tcPr>
            <w:tcW w:w="1403" w:type="dxa"/>
            <w:vAlign w:val="center"/>
          </w:tcPr>
          <w:p w14:paraId="130329FE">
            <w:pPr>
              <w:keepNext/>
              <w:snapToGrid w:val="0"/>
              <w:spacing w:before="70" w:after="70" w:line="240" w:lineRule="auto"/>
              <w:ind w:firstLine="0"/>
              <w:jc w:val="left"/>
              <w:rPr>
                <w:sz w:val="21"/>
              </w:rPr>
            </w:pPr>
            <w:r>
              <w:rPr>
                <w:sz w:val="21"/>
                <w:szCs w:val="21"/>
              </w:rPr>
              <w:t>每份</w:t>
            </w:r>
          </w:p>
        </w:tc>
        <w:tc>
          <w:tcPr>
            <w:tcW w:w="1806" w:type="dxa"/>
            <w:vAlign w:val="center"/>
          </w:tcPr>
          <w:p w14:paraId="7B6E9E8E">
            <w:pPr>
              <w:keepNext/>
              <w:snapToGrid w:val="0"/>
              <w:spacing w:before="70" w:after="70" w:line="240" w:lineRule="auto"/>
              <w:ind w:firstLine="0"/>
              <w:jc w:val="left"/>
              <w:rPr>
                <w:sz w:val="21"/>
              </w:rPr>
            </w:pPr>
            <w:r>
              <w:rPr>
                <w:sz w:val="21"/>
                <w:szCs w:val="21"/>
              </w:rPr>
              <w:t>一一对应</w:t>
            </w:r>
          </w:p>
        </w:tc>
        <w:tc>
          <w:tcPr>
            <w:tcW w:w="1386" w:type="dxa"/>
            <w:vAlign w:val="center"/>
          </w:tcPr>
          <w:p w14:paraId="5DC5B102">
            <w:pPr>
              <w:keepNext/>
              <w:snapToGrid w:val="0"/>
              <w:spacing w:before="70" w:after="70" w:line="240" w:lineRule="auto"/>
              <w:ind w:firstLine="0"/>
              <w:jc w:val="center"/>
              <w:rPr>
                <w:sz w:val="21"/>
              </w:rPr>
            </w:pPr>
            <w:r>
              <w:rPr>
                <w:sz w:val="21"/>
                <w:szCs w:val="21"/>
              </w:rPr>
              <w:t>比对记录</w:t>
            </w:r>
          </w:p>
        </w:tc>
      </w:tr>
      <w:tr w14:paraId="3336F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E7AB85">
            <w:pPr>
              <w:keepNext/>
              <w:snapToGrid w:val="0"/>
              <w:spacing w:before="70" w:after="70" w:line="240" w:lineRule="auto"/>
              <w:ind w:firstLine="0"/>
              <w:jc w:val="center"/>
              <w:rPr>
                <w:sz w:val="21"/>
              </w:rPr>
            </w:pPr>
            <w:r>
              <w:rPr>
                <w:sz w:val="21"/>
                <w:szCs w:val="21"/>
              </w:rPr>
              <w:t>35</w:t>
            </w:r>
          </w:p>
        </w:tc>
        <w:tc>
          <w:tcPr>
            <w:tcW w:w="1716" w:type="dxa"/>
            <w:vAlign w:val="center"/>
          </w:tcPr>
          <w:p w14:paraId="3AABBD0C">
            <w:pPr>
              <w:keepNext/>
              <w:snapToGrid w:val="0"/>
              <w:spacing w:before="70" w:after="70" w:line="240" w:lineRule="auto"/>
              <w:ind w:firstLine="0"/>
              <w:jc w:val="left"/>
              <w:rPr>
                <w:sz w:val="21"/>
              </w:rPr>
            </w:pPr>
            <w:r>
              <w:rPr>
                <w:sz w:val="21"/>
                <w:szCs w:val="21"/>
              </w:rPr>
              <w:t>云图色标正确性</w:t>
            </w:r>
          </w:p>
        </w:tc>
        <w:tc>
          <w:tcPr>
            <w:tcW w:w="1596" w:type="dxa"/>
            <w:vAlign w:val="center"/>
          </w:tcPr>
          <w:p w14:paraId="698043E2">
            <w:pPr>
              <w:keepNext/>
              <w:snapToGrid w:val="0"/>
              <w:spacing w:before="70" w:after="70" w:line="240" w:lineRule="auto"/>
              <w:ind w:firstLine="0"/>
              <w:jc w:val="left"/>
              <w:rPr>
                <w:sz w:val="21"/>
              </w:rPr>
            </w:pPr>
            <w:r>
              <w:rPr>
                <w:sz w:val="21"/>
                <w:szCs w:val="21"/>
              </w:rPr>
              <w:t>制图规范</w:t>
            </w:r>
          </w:p>
        </w:tc>
        <w:tc>
          <w:tcPr>
            <w:tcW w:w="1716" w:type="dxa"/>
            <w:vAlign w:val="center"/>
          </w:tcPr>
          <w:p w14:paraId="78B91CB9">
            <w:pPr>
              <w:keepNext/>
              <w:snapToGrid w:val="0"/>
              <w:spacing w:before="70" w:after="70" w:line="240" w:lineRule="auto"/>
              <w:ind w:firstLine="0"/>
              <w:jc w:val="left"/>
              <w:rPr>
                <w:sz w:val="21"/>
              </w:rPr>
            </w:pPr>
            <w:r>
              <w:rPr>
                <w:sz w:val="21"/>
                <w:szCs w:val="21"/>
              </w:rPr>
              <w:t>目视</w:t>
            </w:r>
          </w:p>
        </w:tc>
        <w:tc>
          <w:tcPr>
            <w:tcW w:w="1403" w:type="dxa"/>
            <w:vAlign w:val="center"/>
          </w:tcPr>
          <w:p w14:paraId="708FED6D">
            <w:pPr>
              <w:keepNext/>
              <w:snapToGrid w:val="0"/>
              <w:spacing w:before="70" w:after="70" w:line="240" w:lineRule="auto"/>
              <w:ind w:firstLine="0"/>
              <w:jc w:val="left"/>
              <w:rPr>
                <w:sz w:val="21"/>
              </w:rPr>
            </w:pPr>
            <w:r>
              <w:rPr>
                <w:sz w:val="21"/>
                <w:szCs w:val="21"/>
              </w:rPr>
              <w:t>每份</w:t>
            </w:r>
          </w:p>
        </w:tc>
        <w:tc>
          <w:tcPr>
            <w:tcW w:w="1806" w:type="dxa"/>
            <w:vAlign w:val="center"/>
          </w:tcPr>
          <w:p w14:paraId="5C945120">
            <w:pPr>
              <w:keepNext/>
              <w:snapToGrid w:val="0"/>
              <w:spacing w:before="70" w:after="70" w:line="240" w:lineRule="auto"/>
              <w:ind w:firstLine="0"/>
              <w:jc w:val="left"/>
              <w:rPr>
                <w:sz w:val="21"/>
              </w:rPr>
            </w:pPr>
            <w:r>
              <w:rPr>
                <w:sz w:val="21"/>
                <w:szCs w:val="21"/>
              </w:rPr>
              <w:t>色标一致</w:t>
            </w:r>
          </w:p>
        </w:tc>
        <w:tc>
          <w:tcPr>
            <w:tcW w:w="1386" w:type="dxa"/>
            <w:vAlign w:val="center"/>
          </w:tcPr>
          <w:p w14:paraId="40F9336F">
            <w:pPr>
              <w:keepNext/>
              <w:snapToGrid w:val="0"/>
              <w:spacing w:before="70" w:after="70" w:line="240" w:lineRule="auto"/>
              <w:ind w:firstLine="0"/>
              <w:jc w:val="center"/>
              <w:rPr>
                <w:sz w:val="21"/>
              </w:rPr>
            </w:pPr>
            <w:r>
              <w:rPr>
                <w:sz w:val="21"/>
                <w:szCs w:val="21"/>
              </w:rPr>
              <w:t>图审记录</w:t>
            </w:r>
          </w:p>
        </w:tc>
      </w:tr>
      <w:tr w14:paraId="16701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ED4E733">
            <w:pPr>
              <w:keepNext/>
              <w:snapToGrid w:val="0"/>
              <w:spacing w:before="70" w:after="70" w:line="240" w:lineRule="auto"/>
              <w:ind w:firstLine="0"/>
              <w:jc w:val="center"/>
              <w:rPr>
                <w:sz w:val="21"/>
              </w:rPr>
            </w:pPr>
            <w:r>
              <w:rPr>
                <w:sz w:val="21"/>
                <w:szCs w:val="21"/>
              </w:rPr>
              <w:t>36</w:t>
            </w:r>
          </w:p>
        </w:tc>
        <w:tc>
          <w:tcPr>
            <w:tcW w:w="1716" w:type="dxa"/>
            <w:vAlign w:val="center"/>
          </w:tcPr>
          <w:p w14:paraId="28B66925">
            <w:pPr>
              <w:keepNext/>
              <w:snapToGrid w:val="0"/>
              <w:spacing w:before="70" w:after="70" w:line="240" w:lineRule="auto"/>
              <w:ind w:firstLine="0"/>
              <w:jc w:val="left"/>
              <w:rPr>
                <w:sz w:val="21"/>
              </w:rPr>
            </w:pPr>
            <w:r>
              <w:rPr>
                <w:sz w:val="21"/>
                <w:szCs w:val="21"/>
              </w:rPr>
              <w:t>软件功能符合性</w:t>
            </w:r>
          </w:p>
        </w:tc>
        <w:tc>
          <w:tcPr>
            <w:tcW w:w="1596" w:type="dxa"/>
            <w:vAlign w:val="center"/>
          </w:tcPr>
          <w:p w14:paraId="78EC6D35">
            <w:pPr>
              <w:keepNext/>
              <w:snapToGrid w:val="0"/>
              <w:spacing w:before="70" w:after="70" w:line="240" w:lineRule="auto"/>
              <w:ind w:firstLine="0"/>
              <w:jc w:val="left"/>
              <w:rPr>
                <w:sz w:val="21"/>
              </w:rPr>
            </w:pPr>
            <w:r>
              <w:rPr>
                <w:sz w:val="21"/>
                <w:szCs w:val="21"/>
              </w:rPr>
              <w:t>功能清单</w:t>
            </w:r>
          </w:p>
        </w:tc>
        <w:tc>
          <w:tcPr>
            <w:tcW w:w="1716" w:type="dxa"/>
            <w:vAlign w:val="center"/>
          </w:tcPr>
          <w:p w14:paraId="21267002">
            <w:pPr>
              <w:keepNext/>
              <w:snapToGrid w:val="0"/>
              <w:spacing w:before="70" w:after="70" w:line="240" w:lineRule="auto"/>
              <w:ind w:firstLine="0"/>
              <w:jc w:val="left"/>
              <w:rPr>
                <w:sz w:val="21"/>
              </w:rPr>
            </w:pPr>
            <w:r>
              <w:rPr>
                <w:sz w:val="21"/>
                <w:szCs w:val="21"/>
              </w:rPr>
              <w:t>用例测试</w:t>
            </w:r>
          </w:p>
        </w:tc>
        <w:tc>
          <w:tcPr>
            <w:tcW w:w="1403" w:type="dxa"/>
            <w:vAlign w:val="center"/>
          </w:tcPr>
          <w:p w14:paraId="5AA3C9FA">
            <w:pPr>
              <w:keepNext/>
              <w:snapToGrid w:val="0"/>
              <w:spacing w:before="70" w:after="70" w:line="240" w:lineRule="auto"/>
              <w:ind w:firstLine="0"/>
              <w:jc w:val="left"/>
              <w:rPr>
                <w:sz w:val="21"/>
              </w:rPr>
            </w:pPr>
            <w:r>
              <w:rPr>
                <w:sz w:val="21"/>
                <w:szCs w:val="21"/>
              </w:rPr>
              <w:t>每次发布</w:t>
            </w:r>
          </w:p>
        </w:tc>
        <w:tc>
          <w:tcPr>
            <w:tcW w:w="1806" w:type="dxa"/>
            <w:vAlign w:val="center"/>
          </w:tcPr>
          <w:p w14:paraId="58886013">
            <w:pPr>
              <w:keepNext/>
              <w:snapToGrid w:val="0"/>
              <w:spacing w:before="70" w:after="70" w:line="240" w:lineRule="auto"/>
              <w:ind w:firstLine="0"/>
              <w:jc w:val="left"/>
              <w:rPr>
                <w:sz w:val="21"/>
              </w:rPr>
            </w:pPr>
            <w:r>
              <w:rPr>
                <w:sz w:val="21"/>
                <w:szCs w:val="21"/>
              </w:rPr>
              <w:t>全部通过</w:t>
            </w:r>
          </w:p>
        </w:tc>
        <w:tc>
          <w:tcPr>
            <w:tcW w:w="1386" w:type="dxa"/>
            <w:vAlign w:val="center"/>
          </w:tcPr>
          <w:p w14:paraId="02DA9418">
            <w:pPr>
              <w:keepNext/>
              <w:snapToGrid w:val="0"/>
              <w:spacing w:before="70" w:after="70" w:line="240" w:lineRule="auto"/>
              <w:ind w:firstLine="0"/>
              <w:jc w:val="center"/>
              <w:rPr>
                <w:sz w:val="21"/>
              </w:rPr>
            </w:pPr>
            <w:r>
              <w:rPr>
                <w:sz w:val="21"/>
                <w:szCs w:val="21"/>
              </w:rPr>
              <w:t>测试报告</w:t>
            </w:r>
          </w:p>
        </w:tc>
      </w:tr>
      <w:tr w14:paraId="23F99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47D7C16">
            <w:pPr>
              <w:keepNext/>
              <w:snapToGrid w:val="0"/>
              <w:spacing w:before="70" w:after="70" w:line="240" w:lineRule="auto"/>
              <w:ind w:firstLine="0"/>
              <w:jc w:val="center"/>
              <w:rPr>
                <w:sz w:val="21"/>
              </w:rPr>
            </w:pPr>
            <w:r>
              <w:rPr>
                <w:sz w:val="21"/>
                <w:szCs w:val="21"/>
              </w:rPr>
              <w:t>37</w:t>
            </w:r>
          </w:p>
        </w:tc>
        <w:tc>
          <w:tcPr>
            <w:tcW w:w="1716" w:type="dxa"/>
            <w:vAlign w:val="center"/>
          </w:tcPr>
          <w:p w14:paraId="3D0E43F7">
            <w:pPr>
              <w:keepNext/>
              <w:snapToGrid w:val="0"/>
              <w:spacing w:before="70" w:after="70" w:line="240" w:lineRule="auto"/>
              <w:ind w:firstLine="0"/>
              <w:jc w:val="left"/>
              <w:rPr>
                <w:sz w:val="21"/>
              </w:rPr>
            </w:pPr>
            <w:r>
              <w:rPr>
                <w:sz w:val="21"/>
                <w:szCs w:val="21"/>
              </w:rPr>
              <w:t>软件性能指标</w:t>
            </w:r>
          </w:p>
        </w:tc>
        <w:tc>
          <w:tcPr>
            <w:tcW w:w="1596" w:type="dxa"/>
            <w:vAlign w:val="center"/>
          </w:tcPr>
          <w:p w14:paraId="67522AC0">
            <w:pPr>
              <w:keepNext/>
              <w:snapToGrid w:val="0"/>
              <w:spacing w:before="70" w:after="70" w:line="240" w:lineRule="auto"/>
              <w:ind w:firstLine="0"/>
              <w:jc w:val="left"/>
              <w:rPr>
                <w:sz w:val="21"/>
              </w:rPr>
            </w:pPr>
            <w:r>
              <w:rPr>
                <w:sz w:val="21"/>
                <w:szCs w:val="21"/>
              </w:rPr>
              <w:t>性能要求</w:t>
            </w:r>
          </w:p>
        </w:tc>
        <w:tc>
          <w:tcPr>
            <w:tcW w:w="1716" w:type="dxa"/>
            <w:vAlign w:val="center"/>
          </w:tcPr>
          <w:p w14:paraId="563F07A7">
            <w:pPr>
              <w:keepNext/>
              <w:snapToGrid w:val="0"/>
              <w:spacing w:before="70" w:after="70" w:line="240" w:lineRule="auto"/>
              <w:ind w:firstLine="0"/>
              <w:jc w:val="left"/>
              <w:rPr>
                <w:sz w:val="21"/>
              </w:rPr>
            </w:pPr>
            <w:r>
              <w:rPr>
                <w:sz w:val="21"/>
                <w:szCs w:val="21"/>
              </w:rPr>
              <w:t>压力测试</w:t>
            </w:r>
          </w:p>
        </w:tc>
        <w:tc>
          <w:tcPr>
            <w:tcW w:w="1403" w:type="dxa"/>
            <w:vAlign w:val="center"/>
          </w:tcPr>
          <w:p w14:paraId="4B156DD4">
            <w:pPr>
              <w:keepNext/>
              <w:snapToGrid w:val="0"/>
              <w:spacing w:before="70" w:after="70" w:line="240" w:lineRule="auto"/>
              <w:ind w:firstLine="0"/>
              <w:jc w:val="left"/>
              <w:rPr>
                <w:sz w:val="21"/>
              </w:rPr>
            </w:pPr>
            <w:r>
              <w:rPr>
                <w:sz w:val="21"/>
                <w:szCs w:val="21"/>
              </w:rPr>
              <w:t>每次发布</w:t>
            </w:r>
          </w:p>
        </w:tc>
        <w:tc>
          <w:tcPr>
            <w:tcW w:w="1806" w:type="dxa"/>
            <w:vAlign w:val="center"/>
          </w:tcPr>
          <w:p w14:paraId="102347E4">
            <w:pPr>
              <w:keepNext/>
              <w:snapToGrid w:val="0"/>
              <w:spacing w:before="70" w:after="70" w:line="240" w:lineRule="auto"/>
              <w:ind w:firstLine="0"/>
              <w:jc w:val="left"/>
              <w:rPr>
                <w:sz w:val="21"/>
              </w:rPr>
            </w:pPr>
            <w:r>
              <w:rPr>
                <w:sz w:val="21"/>
                <w:szCs w:val="21"/>
              </w:rPr>
              <w:t>达标</w:t>
            </w:r>
          </w:p>
        </w:tc>
        <w:tc>
          <w:tcPr>
            <w:tcW w:w="1386" w:type="dxa"/>
            <w:vAlign w:val="center"/>
          </w:tcPr>
          <w:p w14:paraId="3489C28E">
            <w:pPr>
              <w:keepNext/>
              <w:snapToGrid w:val="0"/>
              <w:spacing w:before="70" w:after="70" w:line="240" w:lineRule="auto"/>
              <w:ind w:firstLine="0"/>
              <w:jc w:val="center"/>
              <w:rPr>
                <w:sz w:val="21"/>
              </w:rPr>
            </w:pPr>
            <w:r>
              <w:rPr>
                <w:sz w:val="21"/>
                <w:szCs w:val="21"/>
              </w:rPr>
              <w:t>测试报告</w:t>
            </w:r>
          </w:p>
        </w:tc>
      </w:tr>
      <w:tr w14:paraId="650E7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9CC7645">
            <w:pPr>
              <w:keepNext/>
              <w:snapToGrid w:val="0"/>
              <w:spacing w:before="70" w:after="70" w:line="240" w:lineRule="auto"/>
              <w:ind w:firstLine="0"/>
              <w:jc w:val="center"/>
              <w:rPr>
                <w:sz w:val="21"/>
              </w:rPr>
            </w:pPr>
            <w:r>
              <w:rPr>
                <w:sz w:val="21"/>
                <w:szCs w:val="21"/>
              </w:rPr>
              <w:t>38</w:t>
            </w:r>
          </w:p>
        </w:tc>
        <w:tc>
          <w:tcPr>
            <w:tcW w:w="1716" w:type="dxa"/>
            <w:vAlign w:val="center"/>
          </w:tcPr>
          <w:p w14:paraId="73E20E74">
            <w:pPr>
              <w:keepNext/>
              <w:snapToGrid w:val="0"/>
              <w:spacing w:before="70" w:after="70" w:line="240" w:lineRule="auto"/>
              <w:ind w:firstLine="0"/>
              <w:jc w:val="left"/>
              <w:rPr>
                <w:sz w:val="21"/>
              </w:rPr>
            </w:pPr>
            <w:r>
              <w:rPr>
                <w:sz w:val="21"/>
                <w:szCs w:val="21"/>
              </w:rPr>
              <w:t>软件数据安全</w:t>
            </w:r>
          </w:p>
        </w:tc>
        <w:tc>
          <w:tcPr>
            <w:tcW w:w="1596" w:type="dxa"/>
            <w:vAlign w:val="center"/>
          </w:tcPr>
          <w:p w14:paraId="42516CBB">
            <w:pPr>
              <w:keepNext/>
              <w:snapToGrid w:val="0"/>
              <w:spacing w:before="70" w:after="70" w:line="240" w:lineRule="auto"/>
              <w:ind w:firstLine="0"/>
              <w:jc w:val="left"/>
              <w:rPr>
                <w:sz w:val="21"/>
              </w:rPr>
            </w:pPr>
            <w:r>
              <w:rPr>
                <w:sz w:val="21"/>
                <w:szCs w:val="21"/>
              </w:rPr>
              <w:t>安全要求</w:t>
            </w:r>
          </w:p>
        </w:tc>
        <w:tc>
          <w:tcPr>
            <w:tcW w:w="1716" w:type="dxa"/>
            <w:vAlign w:val="center"/>
          </w:tcPr>
          <w:p w14:paraId="48C50DB0">
            <w:pPr>
              <w:keepNext/>
              <w:snapToGrid w:val="0"/>
              <w:spacing w:before="70" w:after="70" w:line="240" w:lineRule="auto"/>
              <w:ind w:firstLine="0"/>
              <w:jc w:val="left"/>
              <w:rPr>
                <w:sz w:val="21"/>
              </w:rPr>
            </w:pPr>
            <w:r>
              <w:rPr>
                <w:sz w:val="21"/>
                <w:szCs w:val="21"/>
              </w:rPr>
              <w:t>权限与日志检查</w:t>
            </w:r>
          </w:p>
        </w:tc>
        <w:tc>
          <w:tcPr>
            <w:tcW w:w="1403" w:type="dxa"/>
            <w:vAlign w:val="center"/>
          </w:tcPr>
          <w:p w14:paraId="4AAAE4EA">
            <w:pPr>
              <w:keepNext/>
              <w:snapToGrid w:val="0"/>
              <w:spacing w:before="70" w:after="70" w:line="240" w:lineRule="auto"/>
              <w:ind w:firstLine="0"/>
              <w:jc w:val="left"/>
              <w:rPr>
                <w:sz w:val="21"/>
              </w:rPr>
            </w:pPr>
            <w:r>
              <w:rPr>
                <w:sz w:val="21"/>
                <w:szCs w:val="21"/>
              </w:rPr>
              <w:t>每次发布</w:t>
            </w:r>
          </w:p>
        </w:tc>
        <w:tc>
          <w:tcPr>
            <w:tcW w:w="1806" w:type="dxa"/>
            <w:vAlign w:val="center"/>
          </w:tcPr>
          <w:p w14:paraId="191CC5E5">
            <w:pPr>
              <w:keepNext/>
              <w:snapToGrid w:val="0"/>
              <w:spacing w:before="70" w:after="70" w:line="240" w:lineRule="auto"/>
              <w:ind w:firstLine="0"/>
              <w:jc w:val="left"/>
              <w:rPr>
                <w:sz w:val="21"/>
              </w:rPr>
            </w:pPr>
            <w:r>
              <w:rPr>
                <w:sz w:val="21"/>
                <w:szCs w:val="21"/>
              </w:rPr>
              <w:t>合规</w:t>
            </w:r>
          </w:p>
        </w:tc>
        <w:tc>
          <w:tcPr>
            <w:tcW w:w="1386" w:type="dxa"/>
            <w:vAlign w:val="center"/>
          </w:tcPr>
          <w:p w14:paraId="7FE09058">
            <w:pPr>
              <w:keepNext/>
              <w:snapToGrid w:val="0"/>
              <w:spacing w:before="70" w:after="70" w:line="240" w:lineRule="auto"/>
              <w:ind w:firstLine="0"/>
              <w:jc w:val="center"/>
              <w:rPr>
                <w:sz w:val="21"/>
              </w:rPr>
            </w:pPr>
            <w:r>
              <w:rPr>
                <w:sz w:val="21"/>
                <w:szCs w:val="21"/>
              </w:rPr>
              <w:t>安全检查表</w:t>
            </w:r>
          </w:p>
        </w:tc>
      </w:tr>
      <w:tr w14:paraId="23246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B6F0F8">
            <w:pPr>
              <w:keepNext/>
              <w:snapToGrid w:val="0"/>
              <w:spacing w:before="70" w:after="70" w:line="240" w:lineRule="auto"/>
              <w:ind w:firstLine="0"/>
              <w:jc w:val="center"/>
              <w:rPr>
                <w:sz w:val="21"/>
              </w:rPr>
            </w:pPr>
            <w:r>
              <w:rPr>
                <w:sz w:val="21"/>
                <w:szCs w:val="21"/>
              </w:rPr>
              <w:t>39</w:t>
            </w:r>
          </w:p>
        </w:tc>
        <w:tc>
          <w:tcPr>
            <w:tcW w:w="1716" w:type="dxa"/>
            <w:vAlign w:val="center"/>
          </w:tcPr>
          <w:p w14:paraId="4047616A">
            <w:pPr>
              <w:keepNext/>
              <w:snapToGrid w:val="0"/>
              <w:spacing w:before="70" w:after="70" w:line="240" w:lineRule="auto"/>
              <w:ind w:firstLine="0"/>
              <w:jc w:val="left"/>
              <w:rPr>
                <w:sz w:val="21"/>
              </w:rPr>
            </w:pPr>
            <w:r>
              <w:rPr>
                <w:sz w:val="21"/>
                <w:szCs w:val="21"/>
              </w:rPr>
              <w:t>接口数据完整性</w:t>
            </w:r>
          </w:p>
        </w:tc>
        <w:tc>
          <w:tcPr>
            <w:tcW w:w="1596" w:type="dxa"/>
            <w:vAlign w:val="center"/>
          </w:tcPr>
          <w:p w14:paraId="0D70FB26">
            <w:pPr>
              <w:keepNext/>
              <w:snapToGrid w:val="0"/>
              <w:spacing w:before="70" w:after="70" w:line="240" w:lineRule="auto"/>
              <w:ind w:firstLine="0"/>
              <w:jc w:val="left"/>
              <w:rPr>
                <w:sz w:val="21"/>
              </w:rPr>
            </w:pPr>
            <w:r>
              <w:rPr>
                <w:sz w:val="21"/>
                <w:szCs w:val="21"/>
              </w:rPr>
              <w:t>接口规范</w:t>
            </w:r>
          </w:p>
        </w:tc>
        <w:tc>
          <w:tcPr>
            <w:tcW w:w="1716" w:type="dxa"/>
            <w:vAlign w:val="center"/>
          </w:tcPr>
          <w:p w14:paraId="425F99E6">
            <w:pPr>
              <w:keepNext/>
              <w:snapToGrid w:val="0"/>
              <w:spacing w:before="70" w:after="70" w:line="240" w:lineRule="auto"/>
              <w:ind w:firstLine="0"/>
              <w:jc w:val="left"/>
              <w:rPr>
                <w:sz w:val="21"/>
              </w:rPr>
            </w:pPr>
            <w:r>
              <w:rPr>
                <w:sz w:val="21"/>
                <w:szCs w:val="21"/>
              </w:rPr>
              <w:t>对账比对</w:t>
            </w:r>
          </w:p>
        </w:tc>
        <w:tc>
          <w:tcPr>
            <w:tcW w:w="1403" w:type="dxa"/>
            <w:vAlign w:val="center"/>
          </w:tcPr>
          <w:p w14:paraId="689FF620">
            <w:pPr>
              <w:keepNext/>
              <w:snapToGrid w:val="0"/>
              <w:spacing w:before="70" w:after="70" w:line="240" w:lineRule="auto"/>
              <w:ind w:firstLine="0"/>
              <w:jc w:val="left"/>
              <w:rPr>
                <w:sz w:val="21"/>
              </w:rPr>
            </w:pPr>
            <w:r>
              <w:rPr>
                <w:sz w:val="21"/>
                <w:szCs w:val="21"/>
              </w:rPr>
              <w:t>每次联调</w:t>
            </w:r>
          </w:p>
        </w:tc>
        <w:tc>
          <w:tcPr>
            <w:tcW w:w="1806" w:type="dxa"/>
            <w:vAlign w:val="center"/>
          </w:tcPr>
          <w:p w14:paraId="5BB22734">
            <w:pPr>
              <w:keepNext/>
              <w:snapToGrid w:val="0"/>
              <w:spacing w:before="70" w:after="70" w:line="240" w:lineRule="auto"/>
              <w:ind w:firstLine="0"/>
              <w:jc w:val="left"/>
              <w:rPr>
                <w:sz w:val="21"/>
              </w:rPr>
            </w:pPr>
            <w:r>
              <w:rPr>
                <w:sz w:val="21"/>
                <w:szCs w:val="21"/>
              </w:rPr>
              <w:t>≥99%</w:t>
            </w:r>
          </w:p>
        </w:tc>
        <w:tc>
          <w:tcPr>
            <w:tcW w:w="1386" w:type="dxa"/>
            <w:vAlign w:val="center"/>
          </w:tcPr>
          <w:p w14:paraId="5C96E036">
            <w:pPr>
              <w:keepNext/>
              <w:snapToGrid w:val="0"/>
              <w:spacing w:before="70" w:after="70" w:line="240" w:lineRule="auto"/>
              <w:ind w:firstLine="0"/>
              <w:jc w:val="center"/>
              <w:rPr>
                <w:sz w:val="21"/>
              </w:rPr>
            </w:pPr>
            <w:r>
              <w:rPr>
                <w:sz w:val="21"/>
                <w:szCs w:val="21"/>
              </w:rPr>
              <w:t>联调记录</w:t>
            </w:r>
          </w:p>
        </w:tc>
      </w:tr>
      <w:tr w14:paraId="22E3E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A2B5A5">
            <w:pPr>
              <w:keepNext/>
              <w:snapToGrid w:val="0"/>
              <w:spacing w:before="70" w:after="70" w:line="240" w:lineRule="auto"/>
              <w:ind w:firstLine="0"/>
              <w:jc w:val="center"/>
              <w:rPr>
                <w:sz w:val="21"/>
              </w:rPr>
            </w:pPr>
            <w:r>
              <w:rPr>
                <w:sz w:val="21"/>
                <w:szCs w:val="21"/>
              </w:rPr>
              <w:t>40</w:t>
            </w:r>
          </w:p>
        </w:tc>
        <w:tc>
          <w:tcPr>
            <w:tcW w:w="1716" w:type="dxa"/>
            <w:vAlign w:val="center"/>
          </w:tcPr>
          <w:p w14:paraId="481F4EDC">
            <w:pPr>
              <w:keepNext/>
              <w:snapToGrid w:val="0"/>
              <w:spacing w:before="70" w:after="70" w:line="240" w:lineRule="auto"/>
              <w:ind w:firstLine="0"/>
              <w:jc w:val="left"/>
              <w:rPr>
                <w:sz w:val="21"/>
              </w:rPr>
            </w:pPr>
            <w:r>
              <w:rPr>
                <w:sz w:val="21"/>
                <w:szCs w:val="21"/>
              </w:rPr>
              <w:t>备份完整性</w:t>
            </w:r>
          </w:p>
        </w:tc>
        <w:tc>
          <w:tcPr>
            <w:tcW w:w="1596" w:type="dxa"/>
            <w:vAlign w:val="center"/>
          </w:tcPr>
          <w:p w14:paraId="7421388B">
            <w:pPr>
              <w:keepNext/>
              <w:snapToGrid w:val="0"/>
              <w:spacing w:before="70" w:after="70" w:line="240" w:lineRule="auto"/>
              <w:ind w:firstLine="0"/>
              <w:jc w:val="left"/>
              <w:rPr>
                <w:sz w:val="21"/>
              </w:rPr>
            </w:pPr>
            <w:r>
              <w:rPr>
                <w:sz w:val="21"/>
                <w:szCs w:val="21"/>
              </w:rPr>
              <w:t>数据管理</w:t>
            </w:r>
          </w:p>
        </w:tc>
        <w:tc>
          <w:tcPr>
            <w:tcW w:w="1716" w:type="dxa"/>
            <w:vAlign w:val="center"/>
          </w:tcPr>
          <w:p w14:paraId="3983188B">
            <w:pPr>
              <w:keepNext/>
              <w:snapToGrid w:val="0"/>
              <w:spacing w:before="70" w:after="70" w:line="240" w:lineRule="auto"/>
              <w:ind w:firstLine="0"/>
              <w:jc w:val="left"/>
              <w:rPr>
                <w:sz w:val="21"/>
              </w:rPr>
            </w:pPr>
            <w:r>
              <w:rPr>
                <w:sz w:val="21"/>
                <w:szCs w:val="21"/>
              </w:rPr>
              <w:t>抽样恢复</w:t>
            </w:r>
          </w:p>
        </w:tc>
        <w:tc>
          <w:tcPr>
            <w:tcW w:w="1403" w:type="dxa"/>
            <w:vAlign w:val="center"/>
          </w:tcPr>
          <w:p w14:paraId="755163A3">
            <w:pPr>
              <w:keepNext/>
              <w:snapToGrid w:val="0"/>
              <w:spacing w:before="70" w:after="70" w:line="240" w:lineRule="auto"/>
              <w:ind w:firstLine="0"/>
              <w:jc w:val="left"/>
              <w:rPr>
                <w:sz w:val="21"/>
              </w:rPr>
            </w:pPr>
            <w:r>
              <w:rPr>
                <w:sz w:val="21"/>
                <w:szCs w:val="21"/>
              </w:rPr>
              <w:t>每日</w:t>
            </w:r>
          </w:p>
        </w:tc>
        <w:tc>
          <w:tcPr>
            <w:tcW w:w="1806" w:type="dxa"/>
            <w:vAlign w:val="center"/>
          </w:tcPr>
          <w:p w14:paraId="4E684792">
            <w:pPr>
              <w:keepNext/>
              <w:snapToGrid w:val="0"/>
              <w:spacing w:before="70" w:after="70" w:line="240" w:lineRule="auto"/>
              <w:ind w:firstLine="0"/>
              <w:jc w:val="left"/>
              <w:rPr>
                <w:sz w:val="21"/>
              </w:rPr>
            </w:pPr>
            <w:r>
              <w:rPr>
                <w:sz w:val="21"/>
                <w:szCs w:val="21"/>
              </w:rPr>
              <w:t>可恢复</w:t>
            </w:r>
          </w:p>
        </w:tc>
        <w:tc>
          <w:tcPr>
            <w:tcW w:w="1386" w:type="dxa"/>
            <w:vAlign w:val="center"/>
          </w:tcPr>
          <w:p w14:paraId="118E807D">
            <w:pPr>
              <w:keepNext/>
              <w:snapToGrid w:val="0"/>
              <w:spacing w:before="70" w:after="70" w:line="240" w:lineRule="auto"/>
              <w:ind w:firstLine="0"/>
              <w:jc w:val="center"/>
              <w:rPr>
                <w:sz w:val="21"/>
              </w:rPr>
            </w:pPr>
            <w:r>
              <w:rPr>
                <w:sz w:val="21"/>
                <w:szCs w:val="21"/>
              </w:rPr>
              <w:t>备份记录</w:t>
            </w:r>
          </w:p>
        </w:tc>
      </w:tr>
      <w:tr w14:paraId="13708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BA3FF69">
            <w:pPr>
              <w:keepNext/>
              <w:snapToGrid w:val="0"/>
              <w:spacing w:before="70" w:after="70" w:line="240" w:lineRule="auto"/>
              <w:ind w:firstLine="0"/>
              <w:jc w:val="center"/>
              <w:rPr>
                <w:sz w:val="21"/>
              </w:rPr>
            </w:pPr>
            <w:r>
              <w:rPr>
                <w:sz w:val="21"/>
                <w:szCs w:val="21"/>
              </w:rPr>
              <w:t>41</w:t>
            </w:r>
          </w:p>
        </w:tc>
        <w:tc>
          <w:tcPr>
            <w:tcW w:w="1716" w:type="dxa"/>
            <w:vAlign w:val="center"/>
          </w:tcPr>
          <w:p w14:paraId="7D8A1264">
            <w:pPr>
              <w:keepNext/>
              <w:snapToGrid w:val="0"/>
              <w:spacing w:before="70" w:after="70" w:line="240" w:lineRule="auto"/>
              <w:ind w:firstLine="0"/>
              <w:jc w:val="left"/>
              <w:rPr>
                <w:sz w:val="21"/>
              </w:rPr>
            </w:pPr>
            <w:r>
              <w:rPr>
                <w:sz w:val="21"/>
                <w:szCs w:val="21"/>
              </w:rPr>
              <w:t>原始数据完整性</w:t>
            </w:r>
          </w:p>
        </w:tc>
        <w:tc>
          <w:tcPr>
            <w:tcW w:w="1596" w:type="dxa"/>
            <w:vAlign w:val="center"/>
          </w:tcPr>
          <w:p w14:paraId="34F08FD3">
            <w:pPr>
              <w:keepNext/>
              <w:snapToGrid w:val="0"/>
              <w:spacing w:before="70" w:after="70" w:line="240" w:lineRule="auto"/>
              <w:ind w:firstLine="0"/>
              <w:jc w:val="left"/>
              <w:rPr>
                <w:sz w:val="21"/>
              </w:rPr>
            </w:pPr>
            <w:r>
              <w:rPr>
                <w:sz w:val="21"/>
                <w:szCs w:val="21"/>
              </w:rPr>
              <w:t>数据管理</w:t>
            </w:r>
          </w:p>
        </w:tc>
        <w:tc>
          <w:tcPr>
            <w:tcW w:w="1716" w:type="dxa"/>
            <w:vAlign w:val="center"/>
          </w:tcPr>
          <w:p w14:paraId="0BCA511F">
            <w:pPr>
              <w:keepNext/>
              <w:snapToGrid w:val="0"/>
              <w:spacing w:before="70" w:after="70" w:line="240" w:lineRule="auto"/>
              <w:ind w:firstLine="0"/>
              <w:jc w:val="left"/>
              <w:rPr>
                <w:sz w:val="21"/>
              </w:rPr>
            </w:pPr>
            <w:r>
              <w:rPr>
                <w:sz w:val="21"/>
                <w:szCs w:val="21"/>
              </w:rPr>
              <w:t>文件数与校验</w:t>
            </w:r>
          </w:p>
        </w:tc>
        <w:tc>
          <w:tcPr>
            <w:tcW w:w="1403" w:type="dxa"/>
            <w:vAlign w:val="center"/>
          </w:tcPr>
          <w:p w14:paraId="6B96BFF7">
            <w:pPr>
              <w:keepNext/>
              <w:snapToGrid w:val="0"/>
              <w:spacing w:before="70" w:after="70" w:line="240" w:lineRule="auto"/>
              <w:ind w:firstLine="0"/>
              <w:jc w:val="left"/>
              <w:rPr>
                <w:sz w:val="21"/>
              </w:rPr>
            </w:pPr>
            <w:r>
              <w:rPr>
                <w:sz w:val="21"/>
                <w:szCs w:val="21"/>
              </w:rPr>
              <w:t>每日</w:t>
            </w:r>
          </w:p>
        </w:tc>
        <w:tc>
          <w:tcPr>
            <w:tcW w:w="1806" w:type="dxa"/>
            <w:vAlign w:val="center"/>
          </w:tcPr>
          <w:p w14:paraId="114F5F4B">
            <w:pPr>
              <w:keepNext/>
              <w:snapToGrid w:val="0"/>
              <w:spacing w:before="70" w:after="70" w:line="240" w:lineRule="auto"/>
              <w:ind w:firstLine="0"/>
              <w:jc w:val="left"/>
              <w:rPr>
                <w:sz w:val="21"/>
              </w:rPr>
            </w:pPr>
            <w:r>
              <w:rPr>
                <w:sz w:val="21"/>
                <w:szCs w:val="21"/>
              </w:rPr>
              <w:t>全量一致</w:t>
            </w:r>
          </w:p>
        </w:tc>
        <w:tc>
          <w:tcPr>
            <w:tcW w:w="1386" w:type="dxa"/>
            <w:vAlign w:val="center"/>
          </w:tcPr>
          <w:p w14:paraId="2D077DC4">
            <w:pPr>
              <w:keepNext/>
              <w:snapToGrid w:val="0"/>
              <w:spacing w:before="70" w:after="70" w:line="240" w:lineRule="auto"/>
              <w:ind w:firstLine="0"/>
              <w:jc w:val="center"/>
              <w:rPr>
                <w:sz w:val="21"/>
              </w:rPr>
            </w:pPr>
            <w:r>
              <w:rPr>
                <w:sz w:val="21"/>
                <w:szCs w:val="21"/>
              </w:rPr>
              <w:t>交接单</w:t>
            </w:r>
          </w:p>
        </w:tc>
      </w:tr>
      <w:tr w14:paraId="5137B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E006B7A">
            <w:pPr>
              <w:keepNext/>
              <w:snapToGrid w:val="0"/>
              <w:spacing w:before="70" w:after="70" w:line="240" w:lineRule="auto"/>
              <w:ind w:firstLine="0"/>
              <w:jc w:val="center"/>
              <w:rPr>
                <w:sz w:val="21"/>
              </w:rPr>
            </w:pPr>
            <w:r>
              <w:rPr>
                <w:sz w:val="21"/>
                <w:szCs w:val="21"/>
              </w:rPr>
              <w:t>42</w:t>
            </w:r>
          </w:p>
        </w:tc>
        <w:tc>
          <w:tcPr>
            <w:tcW w:w="1716" w:type="dxa"/>
            <w:vAlign w:val="center"/>
          </w:tcPr>
          <w:p w14:paraId="51280162">
            <w:pPr>
              <w:keepNext/>
              <w:snapToGrid w:val="0"/>
              <w:spacing w:before="70" w:after="70" w:line="240" w:lineRule="auto"/>
              <w:ind w:firstLine="0"/>
              <w:jc w:val="left"/>
              <w:rPr>
                <w:sz w:val="21"/>
              </w:rPr>
            </w:pPr>
            <w:r>
              <w:rPr>
                <w:sz w:val="21"/>
                <w:szCs w:val="21"/>
              </w:rPr>
              <w:t>数据目录规范性</w:t>
            </w:r>
          </w:p>
        </w:tc>
        <w:tc>
          <w:tcPr>
            <w:tcW w:w="1596" w:type="dxa"/>
            <w:vAlign w:val="center"/>
          </w:tcPr>
          <w:p w14:paraId="06C9F32F">
            <w:pPr>
              <w:keepNext/>
              <w:snapToGrid w:val="0"/>
              <w:spacing w:before="70" w:after="70" w:line="240" w:lineRule="auto"/>
              <w:ind w:firstLine="0"/>
              <w:jc w:val="left"/>
              <w:rPr>
                <w:sz w:val="21"/>
              </w:rPr>
            </w:pPr>
            <w:r>
              <w:rPr>
                <w:sz w:val="21"/>
                <w:szCs w:val="21"/>
              </w:rPr>
              <w:t>数据标准</w:t>
            </w:r>
          </w:p>
        </w:tc>
        <w:tc>
          <w:tcPr>
            <w:tcW w:w="1716" w:type="dxa"/>
            <w:vAlign w:val="center"/>
          </w:tcPr>
          <w:p w14:paraId="0C82F8BE">
            <w:pPr>
              <w:keepNext/>
              <w:snapToGrid w:val="0"/>
              <w:spacing w:before="70" w:after="70" w:line="240" w:lineRule="auto"/>
              <w:ind w:firstLine="0"/>
              <w:jc w:val="left"/>
              <w:rPr>
                <w:sz w:val="21"/>
              </w:rPr>
            </w:pPr>
            <w:r>
              <w:rPr>
                <w:sz w:val="21"/>
                <w:szCs w:val="21"/>
              </w:rPr>
              <w:t>逐项核对</w:t>
            </w:r>
          </w:p>
        </w:tc>
        <w:tc>
          <w:tcPr>
            <w:tcW w:w="1403" w:type="dxa"/>
            <w:vAlign w:val="center"/>
          </w:tcPr>
          <w:p w14:paraId="178D3A03">
            <w:pPr>
              <w:keepNext/>
              <w:snapToGrid w:val="0"/>
              <w:spacing w:before="70" w:after="70" w:line="240" w:lineRule="auto"/>
              <w:ind w:firstLine="0"/>
              <w:jc w:val="left"/>
              <w:rPr>
                <w:sz w:val="21"/>
              </w:rPr>
            </w:pPr>
            <w:r>
              <w:rPr>
                <w:sz w:val="21"/>
                <w:szCs w:val="21"/>
              </w:rPr>
              <w:t>每任务</w:t>
            </w:r>
          </w:p>
        </w:tc>
        <w:tc>
          <w:tcPr>
            <w:tcW w:w="1806" w:type="dxa"/>
            <w:vAlign w:val="center"/>
          </w:tcPr>
          <w:p w14:paraId="1FF74648">
            <w:pPr>
              <w:keepNext/>
              <w:snapToGrid w:val="0"/>
              <w:spacing w:before="70" w:after="70" w:line="240" w:lineRule="auto"/>
              <w:ind w:firstLine="0"/>
              <w:jc w:val="left"/>
              <w:rPr>
                <w:sz w:val="21"/>
              </w:rPr>
            </w:pPr>
            <w:r>
              <w:rPr>
                <w:sz w:val="21"/>
                <w:szCs w:val="21"/>
              </w:rPr>
              <w:t>符合规范</w:t>
            </w:r>
          </w:p>
        </w:tc>
        <w:tc>
          <w:tcPr>
            <w:tcW w:w="1386" w:type="dxa"/>
            <w:vAlign w:val="center"/>
          </w:tcPr>
          <w:p w14:paraId="6C4FECAE">
            <w:pPr>
              <w:keepNext/>
              <w:snapToGrid w:val="0"/>
              <w:spacing w:before="70" w:after="70" w:line="240" w:lineRule="auto"/>
              <w:ind w:firstLine="0"/>
              <w:jc w:val="center"/>
              <w:rPr>
                <w:sz w:val="21"/>
              </w:rPr>
            </w:pPr>
            <w:r>
              <w:rPr>
                <w:sz w:val="21"/>
                <w:szCs w:val="21"/>
              </w:rPr>
              <w:t>检查记录</w:t>
            </w:r>
          </w:p>
        </w:tc>
      </w:tr>
      <w:tr w14:paraId="668D81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142F389">
            <w:pPr>
              <w:keepNext/>
              <w:snapToGrid w:val="0"/>
              <w:spacing w:before="70" w:after="70" w:line="240" w:lineRule="auto"/>
              <w:ind w:firstLine="0"/>
              <w:jc w:val="center"/>
              <w:rPr>
                <w:sz w:val="21"/>
              </w:rPr>
            </w:pPr>
            <w:r>
              <w:rPr>
                <w:sz w:val="21"/>
                <w:szCs w:val="21"/>
              </w:rPr>
              <w:t>43</w:t>
            </w:r>
          </w:p>
        </w:tc>
        <w:tc>
          <w:tcPr>
            <w:tcW w:w="1716" w:type="dxa"/>
            <w:vAlign w:val="center"/>
          </w:tcPr>
          <w:p w14:paraId="6085C89A">
            <w:pPr>
              <w:keepNext/>
              <w:snapToGrid w:val="0"/>
              <w:spacing w:before="70" w:after="70" w:line="240" w:lineRule="auto"/>
              <w:ind w:firstLine="0"/>
              <w:jc w:val="left"/>
              <w:rPr>
                <w:sz w:val="21"/>
              </w:rPr>
            </w:pPr>
            <w:r>
              <w:rPr>
                <w:sz w:val="21"/>
                <w:szCs w:val="21"/>
              </w:rPr>
              <w:t>培训覆盖率</w:t>
            </w:r>
          </w:p>
        </w:tc>
        <w:tc>
          <w:tcPr>
            <w:tcW w:w="1596" w:type="dxa"/>
            <w:vAlign w:val="center"/>
          </w:tcPr>
          <w:p w14:paraId="076DA320">
            <w:pPr>
              <w:keepNext/>
              <w:snapToGrid w:val="0"/>
              <w:spacing w:before="70" w:after="70" w:line="240" w:lineRule="auto"/>
              <w:ind w:firstLine="0"/>
              <w:jc w:val="left"/>
              <w:rPr>
                <w:sz w:val="21"/>
              </w:rPr>
            </w:pPr>
            <w:r>
              <w:rPr>
                <w:sz w:val="21"/>
                <w:szCs w:val="21"/>
              </w:rPr>
              <w:t>合同要求</w:t>
            </w:r>
          </w:p>
        </w:tc>
        <w:tc>
          <w:tcPr>
            <w:tcW w:w="1716" w:type="dxa"/>
            <w:vAlign w:val="center"/>
          </w:tcPr>
          <w:p w14:paraId="1417BAAD">
            <w:pPr>
              <w:keepNext/>
              <w:snapToGrid w:val="0"/>
              <w:spacing w:before="70" w:after="70" w:line="240" w:lineRule="auto"/>
              <w:ind w:firstLine="0"/>
              <w:jc w:val="left"/>
              <w:rPr>
                <w:sz w:val="21"/>
              </w:rPr>
            </w:pPr>
            <w:r>
              <w:rPr>
                <w:sz w:val="21"/>
                <w:szCs w:val="21"/>
              </w:rPr>
              <w:t>签到核对</w:t>
            </w:r>
          </w:p>
        </w:tc>
        <w:tc>
          <w:tcPr>
            <w:tcW w:w="1403" w:type="dxa"/>
            <w:vAlign w:val="center"/>
          </w:tcPr>
          <w:p w14:paraId="6D612D3A">
            <w:pPr>
              <w:keepNext/>
              <w:snapToGrid w:val="0"/>
              <w:spacing w:before="70" w:after="70" w:line="240" w:lineRule="auto"/>
              <w:ind w:firstLine="0"/>
              <w:jc w:val="left"/>
              <w:rPr>
                <w:sz w:val="21"/>
              </w:rPr>
            </w:pPr>
            <w:r>
              <w:rPr>
                <w:sz w:val="21"/>
                <w:szCs w:val="21"/>
              </w:rPr>
              <w:t>每期培训</w:t>
            </w:r>
          </w:p>
        </w:tc>
        <w:tc>
          <w:tcPr>
            <w:tcW w:w="1806" w:type="dxa"/>
            <w:vAlign w:val="center"/>
          </w:tcPr>
          <w:p w14:paraId="4410F49E">
            <w:pPr>
              <w:keepNext/>
              <w:snapToGrid w:val="0"/>
              <w:spacing w:before="70" w:after="70" w:line="240" w:lineRule="auto"/>
              <w:ind w:firstLine="0"/>
              <w:jc w:val="left"/>
              <w:rPr>
                <w:sz w:val="21"/>
              </w:rPr>
            </w:pPr>
            <w:r>
              <w:rPr>
                <w:sz w:val="21"/>
                <w:szCs w:val="21"/>
              </w:rPr>
              <w:t>100%</w:t>
            </w:r>
          </w:p>
        </w:tc>
        <w:tc>
          <w:tcPr>
            <w:tcW w:w="1386" w:type="dxa"/>
            <w:vAlign w:val="center"/>
          </w:tcPr>
          <w:p w14:paraId="598536A0">
            <w:pPr>
              <w:keepNext/>
              <w:snapToGrid w:val="0"/>
              <w:spacing w:before="70" w:after="70" w:line="240" w:lineRule="auto"/>
              <w:ind w:firstLine="0"/>
              <w:jc w:val="center"/>
              <w:rPr>
                <w:sz w:val="21"/>
              </w:rPr>
            </w:pPr>
            <w:r>
              <w:rPr>
                <w:sz w:val="21"/>
                <w:szCs w:val="21"/>
              </w:rPr>
              <w:t>签到表</w:t>
            </w:r>
          </w:p>
        </w:tc>
      </w:tr>
      <w:tr w14:paraId="2549B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DA16826">
            <w:pPr>
              <w:keepNext/>
              <w:snapToGrid w:val="0"/>
              <w:spacing w:before="70" w:after="70" w:line="240" w:lineRule="auto"/>
              <w:ind w:firstLine="0"/>
              <w:jc w:val="center"/>
              <w:rPr>
                <w:sz w:val="21"/>
              </w:rPr>
            </w:pPr>
            <w:r>
              <w:rPr>
                <w:sz w:val="21"/>
                <w:szCs w:val="21"/>
              </w:rPr>
              <w:t>44</w:t>
            </w:r>
          </w:p>
        </w:tc>
        <w:tc>
          <w:tcPr>
            <w:tcW w:w="1716" w:type="dxa"/>
            <w:vAlign w:val="center"/>
          </w:tcPr>
          <w:p w14:paraId="14255A9D">
            <w:pPr>
              <w:keepNext/>
              <w:snapToGrid w:val="0"/>
              <w:spacing w:before="70" w:after="70" w:line="240" w:lineRule="auto"/>
              <w:ind w:firstLine="0"/>
              <w:jc w:val="left"/>
              <w:rPr>
                <w:sz w:val="21"/>
              </w:rPr>
            </w:pPr>
            <w:r>
              <w:rPr>
                <w:sz w:val="21"/>
                <w:szCs w:val="21"/>
              </w:rPr>
              <w:t>培训考核合格率</w:t>
            </w:r>
          </w:p>
        </w:tc>
        <w:tc>
          <w:tcPr>
            <w:tcW w:w="1596" w:type="dxa"/>
            <w:vAlign w:val="center"/>
          </w:tcPr>
          <w:p w14:paraId="78120695">
            <w:pPr>
              <w:keepNext/>
              <w:snapToGrid w:val="0"/>
              <w:spacing w:before="70" w:after="70" w:line="240" w:lineRule="auto"/>
              <w:ind w:firstLine="0"/>
              <w:jc w:val="left"/>
              <w:rPr>
                <w:sz w:val="21"/>
              </w:rPr>
            </w:pPr>
            <w:r>
              <w:rPr>
                <w:sz w:val="21"/>
                <w:szCs w:val="21"/>
              </w:rPr>
              <w:t>培训要求</w:t>
            </w:r>
          </w:p>
        </w:tc>
        <w:tc>
          <w:tcPr>
            <w:tcW w:w="1716" w:type="dxa"/>
            <w:vAlign w:val="center"/>
          </w:tcPr>
          <w:p w14:paraId="66938241">
            <w:pPr>
              <w:keepNext/>
              <w:snapToGrid w:val="0"/>
              <w:spacing w:before="70" w:after="70" w:line="240" w:lineRule="auto"/>
              <w:ind w:firstLine="0"/>
              <w:jc w:val="left"/>
              <w:rPr>
                <w:sz w:val="21"/>
              </w:rPr>
            </w:pPr>
            <w:r>
              <w:rPr>
                <w:sz w:val="21"/>
                <w:szCs w:val="21"/>
              </w:rPr>
              <w:t>试卷评分</w:t>
            </w:r>
          </w:p>
        </w:tc>
        <w:tc>
          <w:tcPr>
            <w:tcW w:w="1403" w:type="dxa"/>
            <w:vAlign w:val="center"/>
          </w:tcPr>
          <w:p w14:paraId="43F8E8D4">
            <w:pPr>
              <w:keepNext/>
              <w:snapToGrid w:val="0"/>
              <w:spacing w:before="70" w:after="70" w:line="240" w:lineRule="auto"/>
              <w:ind w:firstLine="0"/>
              <w:jc w:val="left"/>
              <w:rPr>
                <w:sz w:val="21"/>
              </w:rPr>
            </w:pPr>
            <w:r>
              <w:rPr>
                <w:sz w:val="21"/>
                <w:szCs w:val="21"/>
              </w:rPr>
              <w:t>每期培训</w:t>
            </w:r>
          </w:p>
        </w:tc>
        <w:tc>
          <w:tcPr>
            <w:tcW w:w="1806" w:type="dxa"/>
            <w:vAlign w:val="center"/>
          </w:tcPr>
          <w:p w14:paraId="3F08F877">
            <w:pPr>
              <w:keepNext/>
              <w:snapToGrid w:val="0"/>
              <w:spacing w:before="70" w:after="70" w:line="240" w:lineRule="auto"/>
              <w:ind w:firstLine="0"/>
              <w:jc w:val="left"/>
              <w:rPr>
                <w:sz w:val="21"/>
              </w:rPr>
            </w:pPr>
            <w:r>
              <w:rPr>
                <w:sz w:val="21"/>
                <w:szCs w:val="21"/>
              </w:rPr>
              <w:t>≥90%</w:t>
            </w:r>
          </w:p>
        </w:tc>
        <w:tc>
          <w:tcPr>
            <w:tcW w:w="1386" w:type="dxa"/>
            <w:vAlign w:val="center"/>
          </w:tcPr>
          <w:p w14:paraId="5630B2D6">
            <w:pPr>
              <w:keepNext/>
              <w:snapToGrid w:val="0"/>
              <w:spacing w:before="70" w:after="70" w:line="240" w:lineRule="auto"/>
              <w:ind w:firstLine="0"/>
              <w:jc w:val="center"/>
              <w:rPr>
                <w:sz w:val="21"/>
              </w:rPr>
            </w:pPr>
            <w:r>
              <w:rPr>
                <w:sz w:val="21"/>
                <w:szCs w:val="21"/>
              </w:rPr>
              <w:t>成绩表</w:t>
            </w:r>
          </w:p>
        </w:tc>
      </w:tr>
      <w:tr w14:paraId="33DC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7437588">
            <w:pPr>
              <w:keepNext/>
              <w:snapToGrid w:val="0"/>
              <w:spacing w:before="70" w:after="70" w:line="240" w:lineRule="auto"/>
              <w:ind w:firstLine="0"/>
              <w:jc w:val="center"/>
              <w:rPr>
                <w:sz w:val="21"/>
              </w:rPr>
            </w:pPr>
            <w:r>
              <w:rPr>
                <w:sz w:val="21"/>
                <w:szCs w:val="21"/>
              </w:rPr>
              <w:t>45</w:t>
            </w:r>
          </w:p>
        </w:tc>
        <w:tc>
          <w:tcPr>
            <w:tcW w:w="1716" w:type="dxa"/>
            <w:vAlign w:val="center"/>
          </w:tcPr>
          <w:p w14:paraId="12009835">
            <w:pPr>
              <w:keepNext/>
              <w:snapToGrid w:val="0"/>
              <w:spacing w:before="70" w:after="70" w:line="240" w:lineRule="auto"/>
              <w:ind w:firstLine="0"/>
              <w:jc w:val="left"/>
              <w:rPr>
                <w:sz w:val="21"/>
              </w:rPr>
            </w:pPr>
            <w:r>
              <w:rPr>
                <w:sz w:val="21"/>
                <w:szCs w:val="21"/>
              </w:rPr>
              <w:t>安全交底覆盖率</w:t>
            </w:r>
          </w:p>
        </w:tc>
        <w:tc>
          <w:tcPr>
            <w:tcW w:w="1596" w:type="dxa"/>
            <w:vAlign w:val="center"/>
          </w:tcPr>
          <w:p w14:paraId="3BDBECC4">
            <w:pPr>
              <w:keepNext/>
              <w:snapToGrid w:val="0"/>
              <w:spacing w:before="70" w:after="70" w:line="240" w:lineRule="auto"/>
              <w:ind w:firstLine="0"/>
              <w:jc w:val="left"/>
              <w:rPr>
                <w:sz w:val="21"/>
              </w:rPr>
            </w:pPr>
            <w:r>
              <w:rPr>
                <w:sz w:val="21"/>
                <w:szCs w:val="21"/>
              </w:rPr>
              <w:t>安全要求</w:t>
            </w:r>
          </w:p>
        </w:tc>
        <w:tc>
          <w:tcPr>
            <w:tcW w:w="1716" w:type="dxa"/>
            <w:vAlign w:val="center"/>
          </w:tcPr>
          <w:p w14:paraId="7F16E7ED">
            <w:pPr>
              <w:keepNext/>
              <w:snapToGrid w:val="0"/>
              <w:spacing w:before="70" w:after="70" w:line="240" w:lineRule="auto"/>
              <w:ind w:firstLine="0"/>
              <w:jc w:val="left"/>
              <w:rPr>
                <w:sz w:val="21"/>
              </w:rPr>
            </w:pPr>
            <w:r>
              <w:rPr>
                <w:sz w:val="21"/>
                <w:szCs w:val="21"/>
              </w:rPr>
              <w:t>签字核对</w:t>
            </w:r>
          </w:p>
        </w:tc>
        <w:tc>
          <w:tcPr>
            <w:tcW w:w="1403" w:type="dxa"/>
            <w:vAlign w:val="center"/>
          </w:tcPr>
          <w:p w14:paraId="2CCC6F4D">
            <w:pPr>
              <w:keepNext/>
              <w:snapToGrid w:val="0"/>
              <w:spacing w:before="70" w:after="70" w:line="240" w:lineRule="auto"/>
              <w:ind w:firstLine="0"/>
              <w:jc w:val="left"/>
              <w:rPr>
                <w:sz w:val="21"/>
              </w:rPr>
            </w:pPr>
            <w:r>
              <w:rPr>
                <w:sz w:val="21"/>
                <w:szCs w:val="21"/>
              </w:rPr>
              <w:t>每日</w:t>
            </w:r>
          </w:p>
        </w:tc>
        <w:tc>
          <w:tcPr>
            <w:tcW w:w="1806" w:type="dxa"/>
            <w:vAlign w:val="center"/>
          </w:tcPr>
          <w:p w14:paraId="39D6AEB8">
            <w:pPr>
              <w:keepNext/>
              <w:snapToGrid w:val="0"/>
              <w:spacing w:before="70" w:after="70" w:line="240" w:lineRule="auto"/>
              <w:ind w:firstLine="0"/>
              <w:jc w:val="left"/>
              <w:rPr>
                <w:sz w:val="21"/>
              </w:rPr>
            </w:pPr>
            <w:r>
              <w:rPr>
                <w:sz w:val="21"/>
                <w:szCs w:val="21"/>
              </w:rPr>
              <w:t>100%</w:t>
            </w:r>
          </w:p>
        </w:tc>
        <w:tc>
          <w:tcPr>
            <w:tcW w:w="1386" w:type="dxa"/>
            <w:vAlign w:val="center"/>
          </w:tcPr>
          <w:p w14:paraId="7BF9A933">
            <w:pPr>
              <w:keepNext/>
              <w:snapToGrid w:val="0"/>
              <w:spacing w:before="70" w:after="70" w:line="240" w:lineRule="auto"/>
              <w:ind w:firstLine="0"/>
              <w:jc w:val="center"/>
              <w:rPr>
                <w:sz w:val="21"/>
              </w:rPr>
            </w:pPr>
            <w:r>
              <w:rPr>
                <w:sz w:val="21"/>
                <w:szCs w:val="21"/>
              </w:rPr>
              <w:t>交底记录</w:t>
            </w:r>
          </w:p>
        </w:tc>
      </w:tr>
      <w:tr w14:paraId="6221D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F6F77D7">
            <w:pPr>
              <w:keepNext/>
              <w:snapToGrid w:val="0"/>
              <w:spacing w:before="70" w:after="70" w:line="240" w:lineRule="auto"/>
              <w:ind w:firstLine="0"/>
              <w:jc w:val="center"/>
              <w:rPr>
                <w:sz w:val="21"/>
              </w:rPr>
            </w:pPr>
            <w:r>
              <w:rPr>
                <w:sz w:val="21"/>
                <w:szCs w:val="21"/>
              </w:rPr>
              <w:t>46</w:t>
            </w:r>
          </w:p>
        </w:tc>
        <w:tc>
          <w:tcPr>
            <w:tcW w:w="1716" w:type="dxa"/>
            <w:vAlign w:val="center"/>
          </w:tcPr>
          <w:p w14:paraId="32554288">
            <w:pPr>
              <w:keepNext/>
              <w:snapToGrid w:val="0"/>
              <w:spacing w:before="70" w:after="70" w:line="240" w:lineRule="auto"/>
              <w:ind w:firstLine="0"/>
              <w:jc w:val="left"/>
              <w:rPr>
                <w:sz w:val="21"/>
              </w:rPr>
            </w:pPr>
            <w:r>
              <w:rPr>
                <w:sz w:val="21"/>
                <w:szCs w:val="21"/>
              </w:rPr>
              <w:t>作业票合规性</w:t>
            </w:r>
          </w:p>
        </w:tc>
        <w:tc>
          <w:tcPr>
            <w:tcW w:w="1596" w:type="dxa"/>
            <w:vAlign w:val="center"/>
          </w:tcPr>
          <w:p w14:paraId="0BE62391">
            <w:pPr>
              <w:keepNext/>
              <w:snapToGrid w:val="0"/>
              <w:spacing w:before="70" w:after="70" w:line="240" w:lineRule="auto"/>
              <w:ind w:firstLine="0"/>
              <w:jc w:val="left"/>
              <w:rPr>
                <w:sz w:val="21"/>
              </w:rPr>
            </w:pPr>
            <w:r>
              <w:rPr>
                <w:sz w:val="21"/>
                <w:szCs w:val="21"/>
              </w:rPr>
              <w:t>安全要求</w:t>
            </w:r>
          </w:p>
        </w:tc>
        <w:tc>
          <w:tcPr>
            <w:tcW w:w="1716" w:type="dxa"/>
            <w:vAlign w:val="center"/>
          </w:tcPr>
          <w:p w14:paraId="16EF2215">
            <w:pPr>
              <w:keepNext/>
              <w:snapToGrid w:val="0"/>
              <w:spacing w:before="70" w:after="70" w:line="240" w:lineRule="auto"/>
              <w:ind w:firstLine="0"/>
              <w:jc w:val="left"/>
              <w:rPr>
                <w:sz w:val="21"/>
              </w:rPr>
            </w:pPr>
            <w:r>
              <w:rPr>
                <w:sz w:val="21"/>
                <w:szCs w:val="21"/>
              </w:rPr>
              <w:t>逐项核对</w:t>
            </w:r>
          </w:p>
        </w:tc>
        <w:tc>
          <w:tcPr>
            <w:tcW w:w="1403" w:type="dxa"/>
            <w:vAlign w:val="center"/>
          </w:tcPr>
          <w:p w14:paraId="6EFB4024">
            <w:pPr>
              <w:keepNext/>
              <w:snapToGrid w:val="0"/>
              <w:spacing w:before="70" w:after="70" w:line="240" w:lineRule="auto"/>
              <w:ind w:firstLine="0"/>
              <w:jc w:val="left"/>
              <w:rPr>
                <w:sz w:val="21"/>
              </w:rPr>
            </w:pPr>
            <w:r>
              <w:rPr>
                <w:sz w:val="21"/>
                <w:szCs w:val="21"/>
              </w:rPr>
              <w:t>每次作业</w:t>
            </w:r>
          </w:p>
        </w:tc>
        <w:tc>
          <w:tcPr>
            <w:tcW w:w="1806" w:type="dxa"/>
            <w:vAlign w:val="center"/>
          </w:tcPr>
          <w:p w14:paraId="37D88DFB">
            <w:pPr>
              <w:keepNext/>
              <w:snapToGrid w:val="0"/>
              <w:spacing w:before="70" w:after="70" w:line="240" w:lineRule="auto"/>
              <w:ind w:firstLine="0"/>
              <w:jc w:val="left"/>
              <w:rPr>
                <w:sz w:val="21"/>
              </w:rPr>
            </w:pPr>
            <w:r>
              <w:rPr>
                <w:sz w:val="21"/>
                <w:szCs w:val="21"/>
              </w:rPr>
              <w:t>齐全有效</w:t>
            </w:r>
          </w:p>
        </w:tc>
        <w:tc>
          <w:tcPr>
            <w:tcW w:w="1386" w:type="dxa"/>
            <w:vAlign w:val="center"/>
          </w:tcPr>
          <w:p w14:paraId="09CB950D">
            <w:pPr>
              <w:keepNext/>
              <w:snapToGrid w:val="0"/>
              <w:spacing w:before="70" w:after="70" w:line="240" w:lineRule="auto"/>
              <w:ind w:firstLine="0"/>
              <w:jc w:val="center"/>
              <w:rPr>
                <w:sz w:val="21"/>
              </w:rPr>
            </w:pPr>
            <w:r>
              <w:rPr>
                <w:sz w:val="21"/>
                <w:szCs w:val="21"/>
              </w:rPr>
              <w:t>作业票</w:t>
            </w:r>
          </w:p>
        </w:tc>
      </w:tr>
      <w:tr w14:paraId="64C14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2B46F2">
            <w:pPr>
              <w:keepNext/>
              <w:snapToGrid w:val="0"/>
              <w:spacing w:before="70" w:after="70" w:line="240" w:lineRule="auto"/>
              <w:ind w:firstLine="0"/>
              <w:jc w:val="center"/>
              <w:rPr>
                <w:sz w:val="21"/>
              </w:rPr>
            </w:pPr>
            <w:r>
              <w:rPr>
                <w:sz w:val="21"/>
                <w:szCs w:val="21"/>
              </w:rPr>
              <w:t>47</w:t>
            </w:r>
          </w:p>
        </w:tc>
        <w:tc>
          <w:tcPr>
            <w:tcW w:w="1716" w:type="dxa"/>
            <w:vAlign w:val="center"/>
          </w:tcPr>
          <w:p w14:paraId="624D92B8">
            <w:pPr>
              <w:keepNext/>
              <w:snapToGrid w:val="0"/>
              <w:spacing w:before="70" w:after="70" w:line="240" w:lineRule="auto"/>
              <w:ind w:firstLine="0"/>
              <w:jc w:val="left"/>
              <w:rPr>
                <w:sz w:val="21"/>
              </w:rPr>
            </w:pPr>
            <w:r>
              <w:rPr>
                <w:sz w:val="21"/>
                <w:szCs w:val="21"/>
              </w:rPr>
              <w:t>受限空间气体检测</w:t>
            </w:r>
          </w:p>
        </w:tc>
        <w:tc>
          <w:tcPr>
            <w:tcW w:w="1596" w:type="dxa"/>
            <w:vAlign w:val="center"/>
          </w:tcPr>
          <w:p w14:paraId="550290C2">
            <w:pPr>
              <w:keepNext/>
              <w:snapToGrid w:val="0"/>
              <w:spacing w:before="70" w:after="70" w:line="240" w:lineRule="auto"/>
              <w:ind w:firstLine="0"/>
              <w:jc w:val="left"/>
              <w:rPr>
                <w:sz w:val="21"/>
              </w:rPr>
            </w:pPr>
            <w:r>
              <w:rPr>
                <w:sz w:val="21"/>
                <w:szCs w:val="21"/>
              </w:rPr>
              <w:t>安全要求</w:t>
            </w:r>
          </w:p>
        </w:tc>
        <w:tc>
          <w:tcPr>
            <w:tcW w:w="1716" w:type="dxa"/>
            <w:vAlign w:val="center"/>
          </w:tcPr>
          <w:p w14:paraId="5E783C3D">
            <w:pPr>
              <w:keepNext/>
              <w:snapToGrid w:val="0"/>
              <w:spacing w:before="70" w:after="70" w:line="240" w:lineRule="auto"/>
              <w:ind w:firstLine="0"/>
              <w:jc w:val="left"/>
              <w:rPr>
                <w:sz w:val="21"/>
              </w:rPr>
            </w:pPr>
            <w:r>
              <w:rPr>
                <w:sz w:val="21"/>
                <w:szCs w:val="21"/>
              </w:rPr>
              <w:t>仪器检测</w:t>
            </w:r>
          </w:p>
        </w:tc>
        <w:tc>
          <w:tcPr>
            <w:tcW w:w="1403" w:type="dxa"/>
            <w:vAlign w:val="center"/>
          </w:tcPr>
          <w:p w14:paraId="45ABE13A">
            <w:pPr>
              <w:keepNext/>
              <w:snapToGrid w:val="0"/>
              <w:spacing w:before="70" w:after="70" w:line="240" w:lineRule="auto"/>
              <w:ind w:firstLine="0"/>
              <w:jc w:val="left"/>
              <w:rPr>
                <w:sz w:val="21"/>
              </w:rPr>
            </w:pPr>
            <w:r>
              <w:rPr>
                <w:sz w:val="21"/>
                <w:szCs w:val="21"/>
              </w:rPr>
              <w:t>每次进入</w:t>
            </w:r>
          </w:p>
        </w:tc>
        <w:tc>
          <w:tcPr>
            <w:tcW w:w="1806" w:type="dxa"/>
            <w:vAlign w:val="center"/>
          </w:tcPr>
          <w:p w14:paraId="6DEC4B94">
            <w:pPr>
              <w:keepNext/>
              <w:snapToGrid w:val="0"/>
              <w:spacing w:before="70" w:after="70" w:line="240" w:lineRule="auto"/>
              <w:ind w:firstLine="0"/>
              <w:jc w:val="left"/>
              <w:rPr>
                <w:sz w:val="21"/>
              </w:rPr>
            </w:pPr>
            <w:r>
              <w:rPr>
                <w:sz w:val="21"/>
                <w:szCs w:val="21"/>
              </w:rPr>
              <w:t>合格</w:t>
            </w:r>
          </w:p>
        </w:tc>
        <w:tc>
          <w:tcPr>
            <w:tcW w:w="1386" w:type="dxa"/>
            <w:vAlign w:val="center"/>
          </w:tcPr>
          <w:p w14:paraId="1D1C60FB">
            <w:pPr>
              <w:keepNext/>
              <w:snapToGrid w:val="0"/>
              <w:spacing w:before="70" w:after="70" w:line="240" w:lineRule="auto"/>
              <w:ind w:firstLine="0"/>
              <w:jc w:val="center"/>
              <w:rPr>
                <w:sz w:val="21"/>
              </w:rPr>
            </w:pPr>
            <w:r>
              <w:rPr>
                <w:sz w:val="21"/>
                <w:szCs w:val="21"/>
              </w:rPr>
              <w:t>检测记录</w:t>
            </w:r>
          </w:p>
        </w:tc>
      </w:tr>
      <w:tr w14:paraId="71E4B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A1E4F5">
            <w:pPr>
              <w:keepNext/>
              <w:snapToGrid w:val="0"/>
              <w:spacing w:before="70" w:after="70" w:line="240" w:lineRule="auto"/>
              <w:ind w:firstLine="0"/>
              <w:jc w:val="center"/>
              <w:rPr>
                <w:sz w:val="21"/>
              </w:rPr>
            </w:pPr>
            <w:r>
              <w:rPr>
                <w:sz w:val="21"/>
                <w:szCs w:val="21"/>
              </w:rPr>
              <w:t>48</w:t>
            </w:r>
          </w:p>
        </w:tc>
        <w:tc>
          <w:tcPr>
            <w:tcW w:w="1716" w:type="dxa"/>
            <w:vAlign w:val="center"/>
          </w:tcPr>
          <w:p w14:paraId="6BD965E4">
            <w:pPr>
              <w:keepNext/>
              <w:snapToGrid w:val="0"/>
              <w:spacing w:before="70" w:after="70" w:line="240" w:lineRule="auto"/>
              <w:ind w:firstLine="0"/>
              <w:jc w:val="left"/>
              <w:rPr>
                <w:sz w:val="21"/>
              </w:rPr>
            </w:pPr>
            <w:r>
              <w:rPr>
                <w:sz w:val="21"/>
                <w:szCs w:val="21"/>
              </w:rPr>
              <w:t>临时用电合规</w:t>
            </w:r>
          </w:p>
        </w:tc>
        <w:tc>
          <w:tcPr>
            <w:tcW w:w="1596" w:type="dxa"/>
            <w:vAlign w:val="center"/>
          </w:tcPr>
          <w:p w14:paraId="0E26C255">
            <w:pPr>
              <w:keepNext/>
              <w:snapToGrid w:val="0"/>
              <w:spacing w:before="70" w:after="70" w:line="240" w:lineRule="auto"/>
              <w:ind w:firstLine="0"/>
              <w:jc w:val="left"/>
              <w:rPr>
                <w:sz w:val="21"/>
              </w:rPr>
            </w:pPr>
            <w:r>
              <w:rPr>
                <w:sz w:val="21"/>
                <w:szCs w:val="21"/>
              </w:rPr>
              <w:t>用电规范</w:t>
            </w:r>
          </w:p>
        </w:tc>
        <w:tc>
          <w:tcPr>
            <w:tcW w:w="1716" w:type="dxa"/>
            <w:vAlign w:val="center"/>
          </w:tcPr>
          <w:p w14:paraId="7FF9FCEF">
            <w:pPr>
              <w:keepNext/>
              <w:snapToGrid w:val="0"/>
              <w:spacing w:before="70" w:after="70" w:line="240" w:lineRule="auto"/>
              <w:ind w:firstLine="0"/>
              <w:jc w:val="left"/>
              <w:rPr>
                <w:sz w:val="21"/>
              </w:rPr>
            </w:pPr>
            <w:r>
              <w:rPr>
                <w:sz w:val="21"/>
                <w:szCs w:val="21"/>
              </w:rPr>
              <w:t>现场检查</w:t>
            </w:r>
          </w:p>
        </w:tc>
        <w:tc>
          <w:tcPr>
            <w:tcW w:w="1403" w:type="dxa"/>
            <w:vAlign w:val="center"/>
          </w:tcPr>
          <w:p w14:paraId="346956A9">
            <w:pPr>
              <w:keepNext/>
              <w:snapToGrid w:val="0"/>
              <w:spacing w:before="70" w:after="70" w:line="240" w:lineRule="auto"/>
              <w:ind w:firstLine="0"/>
              <w:jc w:val="left"/>
              <w:rPr>
                <w:sz w:val="21"/>
              </w:rPr>
            </w:pPr>
            <w:r>
              <w:rPr>
                <w:sz w:val="21"/>
                <w:szCs w:val="21"/>
              </w:rPr>
              <w:t>每日</w:t>
            </w:r>
          </w:p>
        </w:tc>
        <w:tc>
          <w:tcPr>
            <w:tcW w:w="1806" w:type="dxa"/>
            <w:vAlign w:val="center"/>
          </w:tcPr>
          <w:p w14:paraId="482E525B">
            <w:pPr>
              <w:keepNext/>
              <w:snapToGrid w:val="0"/>
              <w:spacing w:before="70" w:after="70" w:line="240" w:lineRule="auto"/>
              <w:ind w:firstLine="0"/>
              <w:jc w:val="left"/>
              <w:rPr>
                <w:sz w:val="21"/>
              </w:rPr>
            </w:pPr>
            <w:r>
              <w:rPr>
                <w:sz w:val="21"/>
                <w:szCs w:val="21"/>
              </w:rPr>
              <w:t>一机一闸一漏保</w:t>
            </w:r>
          </w:p>
        </w:tc>
        <w:tc>
          <w:tcPr>
            <w:tcW w:w="1386" w:type="dxa"/>
            <w:vAlign w:val="center"/>
          </w:tcPr>
          <w:p w14:paraId="341A5968">
            <w:pPr>
              <w:keepNext/>
              <w:snapToGrid w:val="0"/>
              <w:spacing w:before="70" w:after="70" w:line="240" w:lineRule="auto"/>
              <w:ind w:firstLine="0"/>
              <w:jc w:val="center"/>
              <w:rPr>
                <w:sz w:val="21"/>
              </w:rPr>
            </w:pPr>
            <w:r>
              <w:rPr>
                <w:sz w:val="21"/>
                <w:szCs w:val="21"/>
              </w:rPr>
              <w:t>检查表</w:t>
            </w:r>
          </w:p>
        </w:tc>
      </w:tr>
      <w:tr w14:paraId="70FB5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583073">
            <w:pPr>
              <w:keepNext/>
              <w:snapToGrid w:val="0"/>
              <w:spacing w:before="70" w:after="70" w:line="240" w:lineRule="auto"/>
              <w:ind w:firstLine="0"/>
              <w:jc w:val="center"/>
              <w:rPr>
                <w:sz w:val="21"/>
              </w:rPr>
            </w:pPr>
            <w:r>
              <w:rPr>
                <w:sz w:val="21"/>
                <w:szCs w:val="21"/>
              </w:rPr>
              <w:t>49</w:t>
            </w:r>
          </w:p>
        </w:tc>
        <w:tc>
          <w:tcPr>
            <w:tcW w:w="1716" w:type="dxa"/>
            <w:vAlign w:val="center"/>
          </w:tcPr>
          <w:p w14:paraId="4847B02D">
            <w:pPr>
              <w:keepNext/>
              <w:snapToGrid w:val="0"/>
              <w:spacing w:before="70" w:after="70" w:line="240" w:lineRule="auto"/>
              <w:ind w:firstLine="0"/>
              <w:jc w:val="left"/>
              <w:rPr>
                <w:sz w:val="21"/>
              </w:rPr>
            </w:pPr>
            <w:r>
              <w:rPr>
                <w:sz w:val="21"/>
                <w:szCs w:val="21"/>
              </w:rPr>
              <w:t>高处作业防护</w:t>
            </w:r>
          </w:p>
        </w:tc>
        <w:tc>
          <w:tcPr>
            <w:tcW w:w="1596" w:type="dxa"/>
            <w:vAlign w:val="center"/>
          </w:tcPr>
          <w:p w14:paraId="013E86B1">
            <w:pPr>
              <w:keepNext/>
              <w:snapToGrid w:val="0"/>
              <w:spacing w:before="70" w:after="70" w:line="240" w:lineRule="auto"/>
              <w:ind w:firstLine="0"/>
              <w:jc w:val="left"/>
              <w:rPr>
                <w:sz w:val="21"/>
              </w:rPr>
            </w:pPr>
            <w:r>
              <w:rPr>
                <w:sz w:val="21"/>
                <w:szCs w:val="21"/>
              </w:rPr>
              <w:t>安全要求</w:t>
            </w:r>
          </w:p>
        </w:tc>
        <w:tc>
          <w:tcPr>
            <w:tcW w:w="1716" w:type="dxa"/>
            <w:vAlign w:val="center"/>
          </w:tcPr>
          <w:p w14:paraId="56C1EDB2">
            <w:pPr>
              <w:keepNext/>
              <w:snapToGrid w:val="0"/>
              <w:spacing w:before="70" w:after="70" w:line="240" w:lineRule="auto"/>
              <w:ind w:firstLine="0"/>
              <w:jc w:val="left"/>
              <w:rPr>
                <w:sz w:val="21"/>
              </w:rPr>
            </w:pPr>
            <w:r>
              <w:rPr>
                <w:sz w:val="21"/>
                <w:szCs w:val="21"/>
              </w:rPr>
              <w:t>现场检查</w:t>
            </w:r>
          </w:p>
        </w:tc>
        <w:tc>
          <w:tcPr>
            <w:tcW w:w="1403" w:type="dxa"/>
            <w:vAlign w:val="center"/>
          </w:tcPr>
          <w:p w14:paraId="68C8A4BF">
            <w:pPr>
              <w:keepNext/>
              <w:snapToGrid w:val="0"/>
              <w:spacing w:before="70" w:after="70" w:line="240" w:lineRule="auto"/>
              <w:ind w:firstLine="0"/>
              <w:jc w:val="left"/>
              <w:rPr>
                <w:sz w:val="21"/>
              </w:rPr>
            </w:pPr>
            <w:r>
              <w:rPr>
                <w:sz w:val="21"/>
                <w:szCs w:val="21"/>
              </w:rPr>
              <w:t>每日</w:t>
            </w:r>
          </w:p>
        </w:tc>
        <w:tc>
          <w:tcPr>
            <w:tcW w:w="1806" w:type="dxa"/>
            <w:vAlign w:val="center"/>
          </w:tcPr>
          <w:p w14:paraId="74652BF2">
            <w:pPr>
              <w:keepNext/>
              <w:snapToGrid w:val="0"/>
              <w:spacing w:before="70" w:after="70" w:line="240" w:lineRule="auto"/>
              <w:ind w:firstLine="0"/>
              <w:jc w:val="left"/>
              <w:rPr>
                <w:sz w:val="21"/>
              </w:rPr>
            </w:pPr>
            <w:r>
              <w:rPr>
                <w:sz w:val="21"/>
                <w:szCs w:val="21"/>
              </w:rPr>
              <w:t>安全带到位</w:t>
            </w:r>
          </w:p>
        </w:tc>
        <w:tc>
          <w:tcPr>
            <w:tcW w:w="1386" w:type="dxa"/>
            <w:vAlign w:val="center"/>
          </w:tcPr>
          <w:p w14:paraId="6853C6B7">
            <w:pPr>
              <w:keepNext/>
              <w:snapToGrid w:val="0"/>
              <w:spacing w:before="70" w:after="70" w:line="240" w:lineRule="auto"/>
              <w:ind w:firstLine="0"/>
              <w:jc w:val="center"/>
              <w:rPr>
                <w:sz w:val="21"/>
              </w:rPr>
            </w:pPr>
            <w:r>
              <w:rPr>
                <w:sz w:val="21"/>
                <w:szCs w:val="21"/>
              </w:rPr>
              <w:t>检查记录</w:t>
            </w:r>
          </w:p>
        </w:tc>
      </w:tr>
      <w:tr w14:paraId="6378B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58240DD">
            <w:pPr>
              <w:keepNext/>
              <w:snapToGrid w:val="0"/>
              <w:spacing w:before="70" w:after="70" w:line="240" w:lineRule="auto"/>
              <w:ind w:firstLine="0"/>
              <w:jc w:val="center"/>
              <w:rPr>
                <w:sz w:val="21"/>
              </w:rPr>
            </w:pPr>
            <w:r>
              <w:rPr>
                <w:sz w:val="21"/>
                <w:szCs w:val="21"/>
              </w:rPr>
              <w:t>50</w:t>
            </w:r>
          </w:p>
        </w:tc>
        <w:tc>
          <w:tcPr>
            <w:tcW w:w="1716" w:type="dxa"/>
            <w:vAlign w:val="center"/>
          </w:tcPr>
          <w:p w14:paraId="20FF5E7D">
            <w:pPr>
              <w:keepNext/>
              <w:snapToGrid w:val="0"/>
              <w:spacing w:before="70" w:after="70" w:line="240" w:lineRule="auto"/>
              <w:ind w:firstLine="0"/>
              <w:jc w:val="left"/>
              <w:rPr>
                <w:sz w:val="21"/>
              </w:rPr>
            </w:pPr>
            <w:r>
              <w:rPr>
                <w:sz w:val="21"/>
                <w:szCs w:val="21"/>
              </w:rPr>
              <w:t>应急物资完好</w:t>
            </w:r>
          </w:p>
        </w:tc>
        <w:tc>
          <w:tcPr>
            <w:tcW w:w="1596" w:type="dxa"/>
            <w:vAlign w:val="center"/>
          </w:tcPr>
          <w:p w14:paraId="7FD8B327">
            <w:pPr>
              <w:keepNext/>
              <w:snapToGrid w:val="0"/>
              <w:spacing w:before="70" w:after="70" w:line="240" w:lineRule="auto"/>
              <w:ind w:firstLine="0"/>
              <w:jc w:val="left"/>
              <w:rPr>
                <w:sz w:val="21"/>
              </w:rPr>
            </w:pPr>
            <w:r>
              <w:rPr>
                <w:sz w:val="21"/>
                <w:szCs w:val="21"/>
              </w:rPr>
              <w:t>应急要求</w:t>
            </w:r>
          </w:p>
        </w:tc>
        <w:tc>
          <w:tcPr>
            <w:tcW w:w="1716" w:type="dxa"/>
            <w:vAlign w:val="center"/>
          </w:tcPr>
          <w:p w14:paraId="375DE5E4">
            <w:pPr>
              <w:keepNext/>
              <w:snapToGrid w:val="0"/>
              <w:spacing w:before="70" w:after="70" w:line="240" w:lineRule="auto"/>
              <w:ind w:firstLine="0"/>
              <w:jc w:val="left"/>
              <w:rPr>
                <w:sz w:val="21"/>
              </w:rPr>
            </w:pPr>
            <w:r>
              <w:rPr>
                <w:sz w:val="21"/>
                <w:szCs w:val="21"/>
              </w:rPr>
              <w:t>清点检查</w:t>
            </w:r>
          </w:p>
        </w:tc>
        <w:tc>
          <w:tcPr>
            <w:tcW w:w="1403" w:type="dxa"/>
            <w:vAlign w:val="center"/>
          </w:tcPr>
          <w:p w14:paraId="28492615">
            <w:pPr>
              <w:keepNext/>
              <w:snapToGrid w:val="0"/>
              <w:spacing w:before="70" w:after="70" w:line="240" w:lineRule="auto"/>
              <w:ind w:firstLine="0"/>
              <w:jc w:val="left"/>
              <w:rPr>
                <w:sz w:val="21"/>
              </w:rPr>
            </w:pPr>
            <w:r>
              <w:rPr>
                <w:sz w:val="21"/>
                <w:szCs w:val="21"/>
              </w:rPr>
              <w:t>每周</w:t>
            </w:r>
          </w:p>
        </w:tc>
        <w:tc>
          <w:tcPr>
            <w:tcW w:w="1806" w:type="dxa"/>
            <w:vAlign w:val="center"/>
          </w:tcPr>
          <w:p w14:paraId="1946CDB2">
            <w:pPr>
              <w:keepNext/>
              <w:snapToGrid w:val="0"/>
              <w:spacing w:before="70" w:after="70" w:line="240" w:lineRule="auto"/>
              <w:ind w:firstLine="0"/>
              <w:jc w:val="left"/>
              <w:rPr>
                <w:sz w:val="21"/>
              </w:rPr>
            </w:pPr>
            <w:r>
              <w:rPr>
                <w:sz w:val="21"/>
                <w:szCs w:val="21"/>
              </w:rPr>
              <w:t>数量与状态达标</w:t>
            </w:r>
          </w:p>
        </w:tc>
        <w:tc>
          <w:tcPr>
            <w:tcW w:w="1386" w:type="dxa"/>
            <w:vAlign w:val="center"/>
          </w:tcPr>
          <w:p w14:paraId="4C4DE5E1">
            <w:pPr>
              <w:keepNext/>
              <w:snapToGrid w:val="0"/>
              <w:spacing w:before="70" w:after="70" w:line="240" w:lineRule="auto"/>
              <w:ind w:firstLine="0"/>
              <w:jc w:val="center"/>
              <w:rPr>
                <w:sz w:val="21"/>
              </w:rPr>
            </w:pPr>
            <w:r>
              <w:rPr>
                <w:sz w:val="21"/>
                <w:szCs w:val="21"/>
              </w:rPr>
              <w:t>检查表</w:t>
            </w:r>
          </w:p>
        </w:tc>
      </w:tr>
      <w:tr w14:paraId="33315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E1EF8E">
            <w:pPr>
              <w:keepNext/>
              <w:snapToGrid w:val="0"/>
              <w:spacing w:before="70" w:after="70" w:line="240" w:lineRule="auto"/>
              <w:ind w:firstLine="0"/>
              <w:jc w:val="center"/>
              <w:rPr>
                <w:sz w:val="21"/>
              </w:rPr>
            </w:pPr>
            <w:r>
              <w:rPr>
                <w:sz w:val="21"/>
                <w:szCs w:val="21"/>
              </w:rPr>
              <w:t>51</w:t>
            </w:r>
          </w:p>
        </w:tc>
        <w:tc>
          <w:tcPr>
            <w:tcW w:w="1716" w:type="dxa"/>
            <w:vAlign w:val="center"/>
          </w:tcPr>
          <w:p w14:paraId="7EAFDBC5">
            <w:pPr>
              <w:keepNext/>
              <w:snapToGrid w:val="0"/>
              <w:spacing w:before="70" w:after="70" w:line="240" w:lineRule="auto"/>
              <w:ind w:firstLine="0"/>
              <w:jc w:val="left"/>
              <w:rPr>
                <w:sz w:val="21"/>
              </w:rPr>
            </w:pPr>
            <w:r>
              <w:rPr>
                <w:sz w:val="21"/>
                <w:szCs w:val="21"/>
              </w:rPr>
              <w:t>设备日常保养</w:t>
            </w:r>
          </w:p>
        </w:tc>
        <w:tc>
          <w:tcPr>
            <w:tcW w:w="1596" w:type="dxa"/>
            <w:vAlign w:val="center"/>
          </w:tcPr>
          <w:p w14:paraId="3B8F15D1">
            <w:pPr>
              <w:keepNext/>
              <w:snapToGrid w:val="0"/>
              <w:spacing w:before="70" w:after="70" w:line="240" w:lineRule="auto"/>
              <w:ind w:firstLine="0"/>
              <w:jc w:val="left"/>
              <w:rPr>
                <w:sz w:val="21"/>
              </w:rPr>
            </w:pPr>
            <w:r>
              <w:rPr>
                <w:sz w:val="21"/>
                <w:szCs w:val="21"/>
              </w:rPr>
              <w:t>维护规程</w:t>
            </w:r>
          </w:p>
        </w:tc>
        <w:tc>
          <w:tcPr>
            <w:tcW w:w="1716" w:type="dxa"/>
            <w:vAlign w:val="center"/>
          </w:tcPr>
          <w:p w14:paraId="7B44D980">
            <w:pPr>
              <w:keepNext/>
              <w:snapToGrid w:val="0"/>
              <w:spacing w:before="70" w:after="70" w:line="240" w:lineRule="auto"/>
              <w:ind w:firstLine="0"/>
              <w:jc w:val="left"/>
              <w:rPr>
                <w:sz w:val="21"/>
              </w:rPr>
            </w:pPr>
            <w:r>
              <w:rPr>
                <w:sz w:val="21"/>
                <w:szCs w:val="21"/>
              </w:rPr>
              <w:t>点检表</w:t>
            </w:r>
          </w:p>
        </w:tc>
        <w:tc>
          <w:tcPr>
            <w:tcW w:w="1403" w:type="dxa"/>
            <w:vAlign w:val="center"/>
          </w:tcPr>
          <w:p w14:paraId="1B58F6E4">
            <w:pPr>
              <w:keepNext/>
              <w:snapToGrid w:val="0"/>
              <w:spacing w:before="70" w:after="70" w:line="240" w:lineRule="auto"/>
              <w:ind w:firstLine="0"/>
              <w:jc w:val="left"/>
              <w:rPr>
                <w:sz w:val="21"/>
              </w:rPr>
            </w:pPr>
            <w:r>
              <w:rPr>
                <w:sz w:val="21"/>
                <w:szCs w:val="21"/>
              </w:rPr>
              <w:t>每日</w:t>
            </w:r>
          </w:p>
        </w:tc>
        <w:tc>
          <w:tcPr>
            <w:tcW w:w="1806" w:type="dxa"/>
            <w:vAlign w:val="center"/>
          </w:tcPr>
          <w:p w14:paraId="3F04582D">
            <w:pPr>
              <w:keepNext/>
              <w:snapToGrid w:val="0"/>
              <w:spacing w:before="70" w:after="70" w:line="240" w:lineRule="auto"/>
              <w:ind w:firstLine="0"/>
              <w:jc w:val="left"/>
              <w:rPr>
                <w:sz w:val="21"/>
              </w:rPr>
            </w:pPr>
            <w:r>
              <w:rPr>
                <w:sz w:val="21"/>
                <w:szCs w:val="21"/>
              </w:rPr>
              <w:t>全部合格</w:t>
            </w:r>
          </w:p>
        </w:tc>
        <w:tc>
          <w:tcPr>
            <w:tcW w:w="1386" w:type="dxa"/>
            <w:vAlign w:val="center"/>
          </w:tcPr>
          <w:p w14:paraId="24B79DE7">
            <w:pPr>
              <w:keepNext/>
              <w:snapToGrid w:val="0"/>
              <w:spacing w:before="70" w:after="70" w:line="240" w:lineRule="auto"/>
              <w:ind w:firstLine="0"/>
              <w:jc w:val="center"/>
              <w:rPr>
                <w:sz w:val="21"/>
              </w:rPr>
            </w:pPr>
            <w:r>
              <w:rPr>
                <w:sz w:val="21"/>
                <w:szCs w:val="21"/>
              </w:rPr>
              <w:t>点检表</w:t>
            </w:r>
          </w:p>
        </w:tc>
      </w:tr>
      <w:tr w14:paraId="418B6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78DE48E">
            <w:pPr>
              <w:keepNext/>
              <w:snapToGrid w:val="0"/>
              <w:spacing w:before="70" w:after="70" w:line="240" w:lineRule="auto"/>
              <w:ind w:firstLine="0"/>
              <w:jc w:val="center"/>
              <w:rPr>
                <w:sz w:val="21"/>
              </w:rPr>
            </w:pPr>
            <w:r>
              <w:rPr>
                <w:sz w:val="21"/>
                <w:szCs w:val="21"/>
              </w:rPr>
              <w:t>52</w:t>
            </w:r>
          </w:p>
        </w:tc>
        <w:tc>
          <w:tcPr>
            <w:tcW w:w="1716" w:type="dxa"/>
            <w:vAlign w:val="center"/>
          </w:tcPr>
          <w:p w14:paraId="6985E1A4">
            <w:pPr>
              <w:keepNext/>
              <w:snapToGrid w:val="0"/>
              <w:spacing w:before="70" w:after="70" w:line="240" w:lineRule="auto"/>
              <w:ind w:firstLine="0"/>
              <w:jc w:val="left"/>
              <w:rPr>
                <w:sz w:val="21"/>
              </w:rPr>
            </w:pPr>
            <w:r>
              <w:rPr>
                <w:sz w:val="21"/>
                <w:szCs w:val="21"/>
              </w:rPr>
              <w:t>备件库存</w:t>
            </w:r>
          </w:p>
        </w:tc>
        <w:tc>
          <w:tcPr>
            <w:tcW w:w="1596" w:type="dxa"/>
            <w:vAlign w:val="center"/>
          </w:tcPr>
          <w:p w14:paraId="502E4A69">
            <w:pPr>
              <w:keepNext/>
              <w:snapToGrid w:val="0"/>
              <w:spacing w:before="70" w:after="70" w:line="240" w:lineRule="auto"/>
              <w:ind w:firstLine="0"/>
              <w:jc w:val="left"/>
              <w:rPr>
                <w:sz w:val="21"/>
              </w:rPr>
            </w:pPr>
            <w:r>
              <w:rPr>
                <w:sz w:val="21"/>
                <w:szCs w:val="21"/>
              </w:rPr>
              <w:t>备件定额</w:t>
            </w:r>
          </w:p>
        </w:tc>
        <w:tc>
          <w:tcPr>
            <w:tcW w:w="1716" w:type="dxa"/>
            <w:vAlign w:val="center"/>
          </w:tcPr>
          <w:p w14:paraId="1AE98553">
            <w:pPr>
              <w:keepNext/>
              <w:snapToGrid w:val="0"/>
              <w:spacing w:before="70" w:after="70" w:line="240" w:lineRule="auto"/>
              <w:ind w:firstLine="0"/>
              <w:jc w:val="left"/>
              <w:rPr>
                <w:sz w:val="21"/>
              </w:rPr>
            </w:pPr>
            <w:r>
              <w:rPr>
                <w:sz w:val="21"/>
                <w:szCs w:val="21"/>
              </w:rPr>
              <w:t>盘点</w:t>
            </w:r>
          </w:p>
        </w:tc>
        <w:tc>
          <w:tcPr>
            <w:tcW w:w="1403" w:type="dxa"/>
            <w:vAlign w:val="center"/>
          </w:tcPr>
          <w:p w14:paraId="0BAC7934">
            <w:pPr>
              <w:keepNext/>
              <w:snapToGrid w:val="0"/>
              <w:spacing w:before="70" w:after="70" w:line="240" w:lineRule="auto"/>
              <w:ind w:firstLine="0"/>
              <w:jc w:val="left"/>
              <w:rPr>
                <w:sz w:val="21"/>
              </w:rPr>
            </w:pPr>
            <w:r>
              <w:rPr>
                <w:sz w:val="21"/>
                <w:szCs w:val="21"/>
              </w:rPr>
              <w:t>每周</w:t>
            </w:r>
          </w:p>
        </w:tc>
        <w:tc>
          <w:tcPr>
            <w:tcW w:w="1806" w:type="dxa"/>
            <w:vAlign w:val="center"/>
          </w:tcPr>
          <w:p w14:paraId="72B26E45">
            <w:pPr>
              <w:keepNext/>
              <w:snapToGrid w:val="0"/>
              <w:spacing w:before="70" w:after="70" w:line="240" w:lineRule="auto"/>
              <w:ind w:firstLine="0"/>
              <w:jc w:val="left"/>
              <w:rPr>
                <w:sz w:val="21"/>
              </w:rPr>
            </w:pPr>
            <w:r>
              <w:rPr>
                <w:sz w:val="21"/>
                <w:szCs w:val="21"/>
              </w:rPr>
              <w:t>不低于下限</w:t>
            </w:r>
          </w:p>
        </w:tc>
        <w:tc>
          <w:tcPr>
            <w:tcW w:w="1386" w:type="dxa"/>
            <w:vAlign w:val="center"/>
          </w:tcPr>
          <w:p w14:paraId="423D379D">
            <w:pPr>
              <w:keepNext/>
              <w:snapToGrid w:val="0"/>
              <w:spacing w:before="70" w:after="70" w:line="240" w:lineRule="auto"/>
              <w:ind w:firstLine="0"/>
              <w:jc w:val="center"/>
              <w:rPr>
                <w:sz w:val="21"/>
              </w:rPr>
            </w:pPr>
            <w:r>
              <w:rPr>
                <w:sz w:val="21"/>
                <w:szCs w:val="21"/>
              </w:rPr>
              <w:t>盘点表</w:t>
            </w:r>
          </w:p>
        </w:tc>
      </w:tr>
      <w:tr w14:paraId="443CF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C055E64">
            <w:pPr>
              <w:keepNext/>
              <w:snapToGrid w:val="0"/>
              <w:spacing w:before="70" w:after="70" w:line="240" w:lineRule="auto"/>
              <w:ind w:firstLine="0"/>
              <w:jc w:val="center"/>
              <w:rPr>
                <w:sz w:val="21"/>
              </w:rPr>
            </w:pPr>
            <w:r>
              <w:rPr>
                <w:sz w:val="21"/>
                <w:szCs w:val="21"/>
              </w:rPr>
              <w:t>53</w:t>
            </w:r>
          </w:p>
        </w:tc>
        <w:tc>
          <w:tcPr>
            <w:tcW w:w="1716" w:type="dxa"/>
            <w:vAlign w:val="center"/>
          </w:tcPr>
          <w:p w14:paraId="1502EF22">
            <w:pPr>
              <w:keepNext/>
              <w:snapToGrid w:val="0"/>
              <w:spacing w:before="70" w:after="70" w:line="240" w:lineRule="auto"/>
              <w:ind w:firstLine="0"/>
              <w:jc w:val="left"/>
              <w:rPr>
                <w:sz w:val="21"/>
              </w:rPr>
            </w:pPr>
            <w:r>
              <w:rPr>
                <w:sz w:val="21"/>
                <w:szCs w:val="21"/>
              </w:rPr>
              <w:t>设备转场恢复</w:t>
            </w:r>
          </w:p>
        </w:tc>
        <w:tc>
          <w:tcPr>
            <w:tcW w:w="1596" w:type="dxa"/>
            <w:vAlign w:val="center"/>
          </w:tcPr>
          <w:p w14:paraId="2C9CA5CC">
            <w:pPr>
              <w:keepNext/>
              <w:snapToGrid w:val="0"/>
              <w:spacing w:before="70" w:after="70" w:line="240" w:lineRule="auto"/>
              <w:ind w:firstLine="0"/>
              <w:jc w:val="left"/>
              <w:rPr>
                <w:sz w:val="21"/>
              </w:rPr>
            </w:pPr>
            <w:r>
              <w:rPr>
                <w:sz w:val="21"/>
                <w:szCs w:val="21"/>
              </w:rPr>
              <w:t>作业规程</w:t>
            </w:r>
          </w:p>
        </w:tc>
        <w:tc>
          <w:tcPr>
            <w:tcW w:w="1716" w:type="dxa"/>
            <w:vAlign w:val="center"/>
          </w:tcPr>
          <w:p w14:paraId="109150AA">
            <w:pPr>
              <w:keepNext/>
              <w:snapToGrid w:val="0"/>
              <w:spacing w:before="70" w:after="70" w:line="240" w:lineRule="auto"/>
              <w:ind w:firstLine="0"/>
              <w:jc w:val="left"/>
              <w:rPr>
                <w:sz w:val="21"/>
              </w:rPr>
            </w:pPr>
            <w:r>
              <w:rPr>
                <w:sz w:val="21"/>
                <w:szCs w:val="21"/>
              </w:rPr>
              <w:t>到达检</w:t>
            </w:r>
          </w:p>
        </w:tc>
        <w:tc>
          <w:tcPr>
            <w:tcW w:w="1403" w:type="dxa"/>
            <w:vAlign w:val="center"/>
          </w:tcPr>
          <w:p w14:paraId="31D03D29">
            <w:pPr>
              <w:keepNext/>
              <w:snapToGrid w:val="0"/>
              <w:spacing w:before="70" w:after="70" w:line="240" w:lineRule="auto"/>
              <w:ind w:firstLine="0"/>
              <w:jc w:val="left"/>
              <w:rPr>
                <w:sz w:val="21"/>
              </w:rPr>
            </w:pPr>
            <w:r>
              <w:rPr>
                <w:sz w:val="21"/>
                <w:szCs w:val="21"/>
              </w:rPr>
              <w:t>每次转场</w:t>
            </w:r>
          </w:p>
        </w:tc>
        <w:tc>
          <w:tcPr>
            <w:tcW w:w="1806" w:type="dxa"/>
            <w:vAlign w:val="center"/>
          </w:tcPr>
          <w:p w14:paraId="1CC7189A">
            <w:pPr>
              <w:keepNext/>
              <w:snapToGrid w:val="0"/>
              <w:spacing w:before="70" w:after="70" w:line="240" w:lineRule="auto"/>
              <w:ind w:firstLine="0"/>
              <w:jc w:val="left"/>
              <w:rPr>
                <w:sz w:val="21"/>
              </w:rPr>
            </w:pPr>
            <w:r>
              <w:rPr>
                <w:sz w:val="21"/>
                <w:szCs w:val="21"/>
              </w:rPr>
              <w:t>状态完好</w:t>
            </w:r>
          </w:p>
        </w:tc>
        <w:tc>
          <w:tcPr>
            <w:tcW w:w="1386" w:type="dxa"/>
            <w:vAlign w:val="center"/>
          </w:tcPr>
          <w:p w14:paraId="1D078318">
            <w:pPr>
              <w:keepNext/>
              <w:snapToGrid w:val="0"/>
              <w:spacing w:before="70" w:after="70" w:line="240" w:lineRule="auto"/>
              <w:ind w:firstLine="0"/>
              <w:jc w:val="center"/>
              <w:rPr>
                <w:sz w:val="21"/>
              </w:rPr>
            </w:pPr>
            <w:r>
              <w:rPr>
                <w:sz w:val="21"/>
                <w:szCs w:val="21"/>
              </w:rPr>
              <w:t>检查单</w:t>
            </w:r>
          </w:p>
        </w:tc>
      </w:tr>
      <w:tr w14:paraId="112CE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2D8994F">
            <w:pPr>
              <w:keepNext/>
              <w:snapToGrid w:val="0"/>
              <w:spacing w:before="70" w:after="70" w:line="240" w:lineRule="auto"/>
              <w:ind w:firstLine="0"/>
              <w:jc w:val="center"/>
              <w:rPr>
                <w:sz w:val="21"/>
              </w:rPr>
            </w:pPr>
            <w:r>
              <w:rPr>
                <w:sz w:val="21"/>
                <w:szCs w:val="21"/>
              </w:rPr>
              <w:t>54</w:t>
            </w:r>
          </w:p>
        </w:tc>
        <w:tc>
          <w:tcPr>
            <w:tcW w:w="1716" w:type="dxa"/>
            <w:vAlign w:val="center"/>
          </w:tcPr>
          <w:p w14:paraId="7A7E72A4">
            <w:pPr>
              <w:keepNext/>
              <w:snapToGrid w:val="0"/>
              <w:spacing w:before="70" w:after="70" w:line="240" w:lineRule="auto"/>
              <w:ind w:firstLine="0"/>
              <w:jc w:val="left"/>
              <w:rPr>
                <w:sz w:val="21"/>
              </w:rPr>
            </w:pPr>
            <w:r>
              <w:rPr>
                <w:sz w:val="21"/>
                <w:szCs w:val="21"/>
              </w:rPr>
              <w:t>档案组卷规范</w:t>
            </w:r>
          </w:p>
        </w:tc>
        <w:tc>
          <w:tcPr>
            <w:tcW w:w="1596" w:type="dxa"/>
            <w:vAlign w:val="center"/>
          </w:tcPr>
          <w:p w14:paraId="60010306">
            <w:pPr>
              <w:keepNext/>
              <w:snapToGrid w:val="0"/>
              <w:spacing w:before="70" w:after="70" w:line="240" w:lineRule="auto"/>
              <w:ind w:firstLine="0"/>
              <w:jc w:val="left"/>
              <w:rPr>
                <w:sz w:val="21"/>
              </w:rPr>
            </w:pPr>
            <w:r>
              <w:rPr>
                <w:sz w:val="21"/>
                <w:szCs w:val="21"/>
              </w:rPr>
              <w:t>档案规范</w:t>
            </w:r>
          </w:p>
        </w:tc>
        <w:tc>
          <w:tcPr>
            <w:tcW w:w="1716" w:type="dxa"/>
            <w:vAlign w:val="center"/>
          </w:tcPr>
          <w:p w14:paraId="21DDEA5A">
            <w:pPr>
              <w:keepNext/>
              <w:snapToGrid w:val="0"/>
              <w:spacing w:before="70" w:after="70" w:line="240" w:lineRule="auto"/>
              <w:ind w:firstLine="0"/>
              <w:jc w:val="left"/>
              <w:rPr>
                <w:sz w:val="21"/>
              </w:rPr>
            </w:pPr>
            <w:r>
              <w:rPr>
                <w:sz w:val="21"/>
                <w:szCs w:val="21"/>
              </w:rPr>
              <w:t>目录核对</w:t>
            </w:r>
          </w:p>
        </w:tc>
        <w:tc>
          <w:tcPr>
            <w:tcW w:w="1403" w:type="dxa"/>
            <w:vAlign w:val="center"/>
          </w:tcPr>
          <w:p w14:paraId="59744B1F">
            <w:pPr>
              <w:keepNext/>
              <w:snapToGrid w:val="0"/>
              <w:spacing w:before="70" w:after="70" w:line="240" w:lineRule="auto"/>
              <w:ind w:firstLine="0"/>
              <w:jc w:val="left"/>
              <w:rPr>
                <w:sz w:val="21"/>
              </w:rPr>
            </w:pPr>
            <w:r>
              <w:rPr>
                <w:sz w:val="21"/>
                <w:szCs w:val="21"/>
              </w:rPr>
              <w:t>阶段末</w:t>
            </w:r>
          </w:p>
        </w:tc>
        <w:tc>
          <w:tcPr>
            <w:tcW w:w="1806" w:type="dxa"/>
            <w:vAlign w:val="center"/>
          </w:tcPr>
          <w:p w14:paraId="5D72C897">
            <w:pPr>
              <w:keepNext/>
              <w:snapToGrid w:val="0"/>
              <w:spacing w:before="70" w:after="70" w:line="240" w:lineRule="auto"/>
              <w:ind w:firstLine="0"/>
              <w:jc w:val="left"/>
              <w:rPr>
                <w:sz w:val="21"/>
              </w:rPr>
            </w:pPr>
            <w:r>
              <w:rPr>
                <w:sz w:val="21"/>
                <w:szCs w:val="21"/>
              </w:rPr>
              <w:t>齐全规范</w:t>
            </w:r>
          </w:p>
        </w:tc>
        <w:tc>
          <w:tcPr>
            <w:tcW w:w="1386" w:type="dxa"/>
            <w:vAlign w:val="center"/>
          </w:tcPr>
          <w:p w14:paraId="17862B04">
            <w:pPr>
              <w:keepNext/>
              <w:snapToGrid w:val="0"/>
              <w:spacing w:before="70" w:after="70" w:line="240" w:lineRule="auto"/>
              <w:ind w:firstLine="0"/>
              <w:jc w:val="center"/>
              <w:rPr>
                <w:sz w:val="21"/>
              </w:rPr>
            </w:pPr>
            <w:r>
              <w:rPr>
                <w:sz w:val="21"/>
                <w:szCs w:val="21"/>
              </w:rPr>
              <w:t>组卷清单</w:t>
            </w:r>
          </w:p>
        </w:tc>
      </w:tr>
      <w:tr w14:paraId="7A2DB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191E80">
            <w:pPr>
              <w:keepNext/>
              <w:snapToGrid w:val="0"/>
              <w:spacing w:before="70" w:after="70" w:line="240" w:lineRule="auto"/>
              <w:ind w:firstLine="0"/>
              <w:jc w:val="center"/>
              <w:rPr>
                <w:sz w:val="21"/>
              </w:rPr>
            </w:pPr>
            <w:r>
              <w:rPr>
                <w:sz w:val="21"/>
                <w:szCs w:val="21"/>
              </w:rPr>
              <w:t>55</w:t>
            </w:r>
          </w:p>
        </w:tc>
        <w:tc>
          <w:tcPr>
            <w:tcW w:w="1716" w:type="dxa"/>
            <w:vAlign w:val="center"/>
          </w:tcPr>
          <w:p w14:paraId="75B3BF95">
            <w:pPr>
              <w:keepNext/>
              <w:snapToGrid w:val="0"/>
              <w:spacing w:before="70" w:after="70" w:line="240" w:lineRule="auto"/>
              <w:ind w:firstLine="0"/>
              <w:jc w:val="left"/>
              <w:rPr>
                <w:sz w:val="21"/>
              </w:rPr>
            </w:pPr>
            <w:r>
              <w:rPr>
                <w:sz w:val="21"/>
                <w:szCs w:val="21"/>
              </w:rPr>
              <w:t>成果签收手续</w:t>
            </w:r>
          </w:p>
        </w:tc>
        <w:tc>
          <w:tcPr>
            <w:tcW w:w="1596" w:type="dxa"/>
            <w:vAlign w:val="center"/>
          </w:tcPr>
          <w:p w14:paraId="0BC9A1FC">
            <w:pPr>
              <w:keepNext/>
              <w:snapToGrid w:val="0"/>
              <w:spacing w:before="70" w:after="70" w:line="240" w:lineRule="auto"/>
              <w:ind w:firstLine="0"/>
              <w:jc w:val="left"/>
              <w:rPr>
                <w:sz w:val="21"/>
              </w:rPr>
            </w:pPr>
            <w:r>
              <w:rPr>
                <w:sz w:val="21"/>
                <w:szCs w:val="21"/>
              </w:rPr>
              <w:t>交付要求</w:t>
            </w:r>
          </w:p>
        </w:tc>
        <w:tc>
          <w:tcPr>
            <w:tcW w:w="1716" w:type="dxa"/>
            <w:vAlign w:val="center"/>
          </w:tcPr>
          <w:p w14:paraId="5157E57C">
            <w:pPr>
              <w:keepNext/>
              <w:snapToGrid w:val="0"/>
              <w:spacing w:before="70" w:after="70" w:line="240" w:lineRule="auto"/>
              <w:ind w:firstLine="0"/>
              <w:jc w:val="left"/>
              <w:rPr>
                <w:sz w:val="21"/>
              </w:rPr>
            </w:pPr>
            <w:r>
              <w:rPr>
                <w:sz w:val="21"/>
                <w:szCs w:val="21"/>
              </w:rPr>
              <w:t>签收单</w:t>
            </w:r>
          </w:p>
        </w:tc>
        <w:tc>
          <w:tcPr>
            <w:tcW w:w="1403" w:type="dxa"/>
            <w:vAlign w:val="center"/>
          </w:tcPr>
          <w:p w14:paraId="340BB4F1">
            <w:pPr>
              <w:keepNext/>
              <w:snapToGrid w:val="0"/>
              <w:spacing w:before="70" w:after="70" w:line="240" w:lineRule="auto"/>
              <w:ind w:firstLine="0"/>
              <w:jc w:val="left"/>
              <w:rPr>
                <w:sz w:val="21"/>
              </w:rPr>
            </w:pPr>
            <w:r>
              <w:rPr>
                <w:sz w:val="21"/>
                <w:szCs w:val="21"/>
              </w:rPr>
              <w:t>每次交付</w:t>
            </w:r>
          </w:p>
        </w:tc>
        <w:tc>
          <w:tcPr>
            <w:tcW w:w="1806" w:type="dxa"/>
            <w:vAlign w:val="center"/>
          </w:tcPr>
          <w:p w14:paraId="402954CC">
            <w:pPr>
              <w:keepNext/>
              <w:snapToGrid w:val="0"/>
              <w:spacing w:before="70" w:after="70" w:line="240" w:lineRule="auto"/>
              <w:ind w:firstLine="0"/>
              <w:jc w:val="left"/>
              <w:rPr>
                <w:sz w:val="21"/>
              </w:rPr>
            </w:pPr>
            <w:r>
              <w:rPr>
                <w:sz w:val="21"/>
                <w:szCs w:val="21"/>
              </w:rPr>
              <w:t>双方签认</w:t>
            </w:r>
          </w:p>
        </w:tc>
        <w:tc>
          <w:tcPr>
            <w:tcW w:w="1386" w:type="dxa"/>
            <w:vAlign w:val="center"/>
          </w:tcPr>
          <w:p w14:paraId="0CA6E862">
            <w:pPr>
              <w:keepNext/>
              <w:snapToGrid w:val="0"/>
              <w:spacing w:before="70" w:after="70" w:line="240" w:lineRule="auto"/>
              <w:ind w:firstLine="0"/>
              <w:jc w:val="center"/>
              <w:rPr>
                <w:sz w:val="21"/>
              </w:rPr>
            </w:pPr>
            <w:r>
              <w:rPr>
                <w:sz w:val="21"/>
                <w:szCs w:val="21"/>
              </w:rPr>
              <w:t>签收单</w:t>
            </w:r>
          </w:p>
        </w:tc>
      </w:tr>
      <w:tr w14:paraId="35131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9292B6">
            <w:pPr>
              <w:keepNext/>
              <w:snapToGrid w:val="0"/>
              <w:spacing w:before="70" w:after="70" w:line="240" w:lineRule="auto"/>
              <w:ind w:firstLine="0"/>
              <w:jc w:val="center"/>
              <w:rPr>
                <w:sz w:val="21"/>
              </w:rPr>
            </w:pPr>
            <w:r>
              <w:rPr>
                <w:sz w:val="21"/>
                <w:szCs w:val="21"/>
              </w:rPr>
              <w:t>56</w:t>
            </w:r>
          </w:p>
        </w:tc>
        <w:tc>
          <w:tcPr>
            <w:tcW w:w="1716" w:type="dxa"/>
            <w:vAlign w:val="center"/>
          </w:tcPr>
          <w:p w14:paraId="5D131EDE">
            <w:pPr>
              <w:keepNext/>
              <w:snapToGrid w:val="0"/>
              <w:spacing w:before="70" w:after="70" w:line="240" w:lineRule="auto"/>
              <w:ind w:firstLine="0"/>
              <w:jc w:val="left"/>
              <w:rPr>
                <w:sz w:val="21"/>
              </w:rPr>
            </w:pPr>
            <w:r>
              <w:rPr>
                <w:sz w:val="21"/>
                <w:szCs w:val="21"/>
              </w:rPr>
              <w:t>不合格闭环</w:t>
            </w:r>
          </w:p>
        </w:tc>
        <w:tc>
          <w:tcPr>
            <w:tcW w:w="1596" w:type="dxa"/>
            <w:vAlign w:val="center"/>
          </w:tcPr>
          <w:p w14:paraId="419400D1">
            <w:pPr>
              <w:keepNext/>
              <w:snapToGrid w:val="0"/>
              <w:spacing w:before="70" w:after="70" w:line="240" w:lineRule="auto"/>
              <w:ind w:firstLine="0"/>
              <w:jc w:val="left"/>
              <w:rPr>
                <w:sz w:val="21"/>
              </w:rPr>
            </w:pPr>
            <w:r>
              <w:rPr>
                <w:sz w:val="21"/>
                <w:szCs w:val="21"/>
              </w:rPr>
              <w:t>质量体系</w:t>
            </w:r>
          </w:p>
        </w:tc>
        <w:tc>
          <w:tcPr>
            <w:tcW w:w="1716" w:type="dxa"/>
            <w:vAlign w:val="center"/>
          </w:tcPr>
          <w:p w14:paraId="65F0276B">
            <w:pPr>
              <w:keepNext/>
              <w:snapToGrid w:val="0"/>
              <w:spacing w:before="70" w:after="70" w:line="240" w:lineRule="auto"/>
              <w:ind w:firstLine="0"/>
              <w:jc w:val="left"/>
              <w:rPr>
                <w:sz w:val="21"/>
              </w:rPr>
            </w:pPr>
            <w:r>
              <w:rPr>
                <w:sz w:val="21"/>
                <w:szCs w:val="21"/>
              </w:rPr>
              <w:t>台账核对</w:t>
            </w:r>
          </w:p>
        </w:tc>
        <w:tc>
          <w:tcPr>
            <w:tcW w:w="1403" w:type="dxa"/>
            <w:vAlign w:val="center"/>
          </w:tcPr>
          <w:p w14:paraId="49251760">
            <w:pPr>
              <w:keepNext/>
              <w:snapToGrid w:val="0"/>
              <w:spacing w:before="70" w:after="70" w:line="240" w:lineRule="auto"/>
              <w:ind w:firstLine="0"/>
              <w:jc w:val="left"/>
              <w:rPr>
                <w:sz w:val="21"/>
              </w:rPr>
            </w:pPr>
            <w:r>
              <w:rPr>
                <w:sz w:val="21"/>
                <w:szCs w:val="21"/>
              </w:rPr>
              <w:t>每月</w:t>
            </w:r>
          </w:p>
        </w:tc>
        <w:tc>
          <w:tcPr>
            <w:tcW w:w="1806" w:type="dxa"/>
            <w:vAlign w:val="center"/>
          </w:tcPr>
          <w:p w14:paraId="2EFEA01B">
            <w:pPr>
              <w:keepNext/>
              <w:snapToGrid w:val="0"/>
              <w:spacing w:before="70" w:after="70" w:line="240" w:lineRule="auto"/>
              <w:ind w:firstLine="0"/>
              <w:jc w:val="left"/>
              <w:rPr>
                <w:sz w:val="21"/>
              </w:rPr>
            </w:pPr>
            <w:r>
              <w:rPr>
                <w:sz w:val="21"/>
                <w:szCs w:val="21"/>
              </w:rPr>
              <w:t>闭环率 100%</w:t>
            </w:r>
          </w:p>
        </w:tc>
        <w:tc>
          <w:tcPr>
            <w:tcW w:w="1386" w:type="dxa"/>
            <w:vAlign w:val="center"/>
          </w:tcPr>
          <w:p w14:paraId="79510AAA">
            <w:pPr>
              <w:keepNext/>
              <w:snapToGrid w:val="0"/>
              <w:spacing w:before="70" w:after="70" w:line="240" w:lineRule="auto"/>
              <w:ind w:firstLine="0"/>
              <w:jc w:val="center"/>
              <w:rPr>
                <w:sz w:val="21"/>
              </w:rPr>
            </w:pPr>
            <w:r>
              <w:rPr>
                <w:sz w:val="21"/>
                <w:szCs w:val="21"/>
              </w:rPr>
              <w:t>处置单</w:t>
            </w:r>
          </w:p>
        </w:tc>
      </w:tr>
      <w:tr w14:paraId="2440D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8E540F6">
            <w:pPr>
              <w:keepNext/>
              <w:snapToGrid w:val="0"/>
              <w:spacing w:before="70" w:after="70" w:line="240" w:lineRule="auto"/>
              <w:ind w:firstLine="0"/>
              <w:jc w:val="center"/>
              <w:rPr>
                <w:sz w:val="21"/>
              </w:rPr>
            </w:pPr>
            <w:r>
              <w:rPr>
                <w:sz w:val="21"/>
                <w:szCs w:val="21"/>
              </w:rPr>
              <w:t>57</w:t>
            </w:r>
          </w:p>
        </w:tc>
        <w:tc>
          <w:tcPr>
            <w:tcW w:w="1716" w:type="dxa"/>
            <w:vAlign w:val="center"/>
          </w:tcPr>
          <w:p w14:paraId="4DF9E54C">
            <w:pPr>
              <w:keepNext/>
              <w:snapToGrid w:val="0"/>
              <w:spacing w:before="70" w:after="70" w:line="240" w:lineRule="auto"/>
              <w:ind w:firstLine="0"/>
              <w:jc w:val="left"/>
              <w:rPr>
                <w:sz w:val="21"/>
              </w:rPr>
            </w:pPr>
            <w:r>
              <w:rPr>
                <w:sz w:val="21"/>
                <w:szCs w:val="21"/>
              </w:rPr>
              <w:t>变更手续</w:t>
            </w:r>
          </w:p>
        </w:tc>
        <w:tc>
          <w:tcPr>
            <w:tcW w:w="1596" w:type="dxa"/>
            <w:vAlign w:val="center"/>
          </w:tcPr>
          <w:p w14:paraId="06DE7CD7">
            <w:pPr>
              <w:keepNext/>
              <w:snapToGrid w:val="0"/>
              <w:spacing w:before="70" w:after="70" w:line="240" w:lineRule="auto"/>
              <w:ind w:firstLine="0"/>
              <w:jc w:val="left"/>
              <w:rPr>
                <w:sz w:val="21"/>
              </w:rPr>
            </w:pPr>
            <w:r>
              <w:rPr>
                <w:sz w:val="21"/>
                <w:szCs w:val="21"/>
              </w:rPr>
              <w:t>变更管理</w:t>
            </w:r>
          </w:p>
        </w:tc>
        <w:tc>
          <w:tcPr>
            <w:tcW w:w="1716" w:type="dxa"/>
            <w:vAlign w:val="center"/>
          </w:tcPr>
          <w:p w14:paraId="2067EA9F">
            <w:pPr>
              <w:keepNext/>
              <w:snapToGrid w:val="0"/>
              <w:spacing w:before="70" w:after="70" w:line="240" w:lineRule="auto"/>
              <w:ind w:firstLine="0"/>
              <w:jc w:val="left"/>
              <w:rPr>
                <w:sz w:val="21"/>
              </w:rPr>
            </w:pPr>
            <w:r>
              <w:rPr>
                <w:sz w:val="21"/>
                <w:szCs w:val="21"/>
              </w:rPr>
              <w:t>单据核对</w:t>
            </w:r>
          </w:p>
        </w:tc>
        <w:tc>
          <w:tcPr>
            <w:tcW w:w="1403" w:type="dxa"/>
            <w:vAlign w:val="center"/>
          </w:tcPr>
          <w:p w14:paraId="4DA0972C">
            <w:pPr>
              <w:keepNext/>
              <w:snapToGrid w:val="0"/>
              <w:spacing w:before="70" w:after="70" w:line="240" w:lineRule="auto"/>
              <w:ind w:firstLine="0"/>
              <w:jc w:val="left"/>
              <w:rPr>
                <w:sz w:val="21"/>
              </w:rPr>
            </w:pPr>
            <w:r>
              <w:rPr>
                <w:sz w:val="21"/>
                <w:szCs w:val="21"/>
              </w:rPr>
              <w:t>每次变更</w:t>
            </w:r>
          </w:p>
        </w:tc>
        <w:tc>
          <w:tcPr>
            <w:tcW w:w="1806" w:type="dxa"/>
            <w:vAlign w:val="center"/>
          </w:tcPr>
          <w:p w14:paraId="24D462C8">
            <w:pPr>
              <w:keepNext/>
              <w:snapToGrid w:val="0"/>
              <w:spacing w:before="70" w:after="70" w:line="240" w:lineRule="auto"/>
              <w:ind w:firstLine="0"/>
              <w:jc w:val="left"/>
              <w:rPr>
                <w:sz w:val="21"/>
              </w:rPr>
            </w:pPr>
            <w:r>
              <w:rPr>
                <w:sz w:val="21"/>
                <w:szCs w:val="21"/>
              </w:rPr>
              <w:t>审批齐全</w:t>
            </w:r>
          </w:p>
        </w:tc>
        <w:tc>
          <w:tcPr>
            <w:tcW w:w="1386" w:type="dxa"/>
            <w:vAlign w:val="center"/>
          </w:tcPr>
          <w:p w14:paraId="02DE4670">
            <w:pPr>
              <w:keepNext/>
              <w:snapToGrid w:val="0"/>
              <w:spacing w:before="70" w:after="70" w:line="240" w:lineRule="auto"/>
              <w:ind w:firstLine="0"/>
              <w:jc w:val="center"/>
              <w:rPr>
                <w:sz w:val="21"/>
              </w:rPr>
            </w:pPr>
            <w:r>
              <w:rPr>
                <w:sz w:val="21"/>
                <w:szCs w:val="21"/>
              </w:rPr>
              <w:t>变更单</w:t>
            </w:r>
          </w:p>
        </w:tc>
      </w:tr>
      <w:tr w14:paraId="5063C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985F22">
            <w:pPr>
              <w:keepNext/>
              <w:snapToGrid w:val="0"/>
              <w:spacing w:before="70" w:after="70" w:line="240" w:lineRule="auto"/>
              <w:ind w:firstLine="0"/>
              <w:jc w:val="center"/>
              <w:rPr>
                <w:sz w:val="21"/>
              </w:rPr>
            </w:pPr>
            <w:r>
              <w:rPr>
                <w:sz w:val="21"/>
                <w:szCs w:val="21"/>
              </w:rPr>
              <w:t>58</w:t>
            </w:r>
          </w:p>
        </w:tc>
        <w:tc>
          <w:tcPr>
            <w:tcW w:w="1716" w:type="dxa"/>
            <w:vAlign w:val="center"/>
          </w:tcPr>
          <w:p w14:paraId="7E868213">
            <w:pPr>
              <w:keepNext/>
              <w:snapToGrid w:val="0"/>
              <w:spacing w:before="70" w:after="70" w:line="240" w:lineRule="auto"/>
              <w:ind w:firstLine="0"/>
              <w:jc w:val="left"/>
              <w:rPr>
                <w:sz w:val="21"/>
              </w:rPr>
            </w:pPr>
            <w:r>
              <w:rPr>
                <w:sz w:val="21"/>
                <w:szCs w:val="21"/>
              </w:rPr>
              <w:t>会议纪要与闭环</w:t>
            </w:r>
          </w:p>
        </w:tc>
        <w:tc>
          <w:tcPr>
            <w:tcW w:w="1596" w:type="dxa"/>
            <w:vAlign w:val="center"/>
          </w:tcPr>
          <w:p w14:paraId="0939143B">
            <w:pPr>
              <w:keepNext/>
              <w:snapToGrid w:val="0"/>
              <w:spacing w:before="70" w:after="70" w:line="240" w:lineRule="auto"/>
              <w:ind w:firstLine="0"/>
              <w:jc w:val="left"/>
              <w:rPr>
                <w:sz w:val="21"/>
              </w:rPr>
            </w:pPr>
            <w:r>
              <w:rPr>
                <w:sz w:val="21"/>
                <w:szCs w:val="21"/>
              </w:rPr>
              <w:t>沟通管理</w:t>
            </w:r>
          </w:p>
        </w:tc>
        <w:tc>
          <w:tcPr>
            <w:tcW w:w="1716" w:type="dxa"/>
            <w:vAlign w:val="center"/>
          </w:tcPr>
          <w:p w14:paraId="6DC9E2B0">
            <w:pPr>
              <w:keepNext/>
              <w:snapToGrid w:val="0"/>
              <w:spacing w:before="70" w:after="70" w:line="240" w:lineRule="auto"/>
              <w:ind w:firstLine="0"/>
              <w:jc w:val="left"/>
              <w:rPr>
                <w:sz w:val="21"/>
              </w:rPr>
            </w:pPr>
            <w:r>
              <w:rPr>
                <w:sz w:val="21"/>
                <w:szCs w:val="21"/>
              </w:rPr>
              <w:t>纪要核对</w:t>
            </w:r>
          </w:p>
        </w:tc>
        <w:tc>
          <w:tcPr>
            <w:tcW w:w="1403" w:type="dxa"/>
            <w:vAlign w:val="center"/>
          </w:tcPr>
          <w:p w14:paraId="750A702C">
            <w:pPr>
              <w:keepNext/>
              <w:snapToGrid w:val="0"/>
              <w:spacing w:before="70" w:after="70" w:line="240" w:lineRule="auto"/>
              <w:ind w:firstLine="0"/>
              <w:jc w:val="left"/>
              <w:rPr>
                <w:sz w:val="21"/>
              </w:rPr>
            </w:pPr>
            <w:r>
              <w:rPr>
                <w:sz w:val="21"/>
                <w:szCs w:val="21"/>
              </w:rPr>
              <w:t>每次会议</w:t>
            </w:r>
          </w:p>
        </w:tc>
        <w:tc>
          <w:tcPr>
            <w:tcW w:w="1806" w:type="dxa"/>
            <w:vAlign w:val="center"/>
          </w:tcPr>
          <w:p w14:paraId="2C7E3A1A">
            <w:pPr>
              <w:keepNext/>
              <w:snapToGrid w:val="0"/>
              <w:spacing w:before="70" w:after="70" w:line="240" w:lineRule="auto"/>
              <w:ind w:firstLine="0"/>
              <w:jc w:val="left"/>
              <w:rPr>
                <w:sz w:val="21"/>
              </w:rPr>
            </w:pPr>
            <w:r>
              <w:rPr>
                <w:sz w:val="21"/>
                <w:szCs w:val="21"/>
              </w:rPr>
              <w:t>事项闭环</w:t>
            </w:r>
          </w:p>
        </w:tc>
        <w:tc>
          <w:tcPr>
            <w:tcW w:w="1386" w:type="dxa"/>
            <w:vAlign w:val="center"/>
          </w:tcPr>
          <w:p w14:paraId="0187C380">
            <w:pPr>
              <w:keepNext/>
              <w:snapToGrid w:val="0"/>
              <w:spacing w:before="70" w:after="70" w:line="240" w:lineRule="auto"/>
              <w:ind w:firstLine="0"/>
              <w:jc w:val="center"/>
              <w:rPr>
                <w:sz w:val="21"/>
              </w:rPr>
            </w:pPr>
            <w:r>
              <w:rPr>
                <w:sz w:val="21"/>
                <w:szCs w:val="21"/>
              </w:rPr>
              <w:t>纪要</w:t>
            </w:r>
          </w:p>
        </w:tc>
      </w:tr>
      <w:tr w14:paraId="1101B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D5A850">
            <w:pPr>
              <w:keepNext/>
              <w:snapToGrid w:val="0"/>
              <w:spacing w:before="70" w:after="70" w:line="240" w:lineRule="auto"/>
              <w:ind w:firstLine="0"/>
              <w:jc w:val="center"/>
              <w:rPr>
                <w:sz w:val="21"/>
              </w:rPr>
            </w:pPr>
            <w:r>
              <w:rPr>
                <w:sz w:val="21"/>
                <w:szCs w:val="21"/>
              </w:rPr>
              <w:t>59</w:t>
            </w:r>
          </w:p>
        </w:tc>
        <w:tc>
          <w:tcPr>
            <w:tcW w:w="1716" w:type="dxa"/>
            <w:vAlign w:val="center"/>
          </w:tcPr>
          <w:p w14:paraId="05A6C02F">
            <w:pPr>
              <w:keepNext/>
              <w:snapToGrid w:val="0"/>
              <w:spacing w:before="70" w:after="70" w:line="240" w:lineRule="auto"/>
              <w:ind w:firstLine="0"/>
              <w:jc w:val="left"/>
              <w:rPr>
                <w:sz w:val="21"/>
              </w:rPr>
            </w:pPr>
            <w:r>
              <w:rPr>
                <w:sz w:val="21"/>
                <w:szCs w:val="21"/>
              </w:rPr>
              <w:t>进度偏差纠正</w:t>
            </w:r>
          </w:p>
        </w:tc>
        <w:tc>
          <w:tcPr>
            <w:tcW w:w="1596" w:type="dxa"/>
            <w:vAlign w:val="center"/>
          </w:tcPr>
          <w:p w14:paraId="69278A9C">
            <w:pPr>
              <w:keepNext/>
              <w:snapToGrid w:val="0"/>
              <w:spacing w:before="70" w:after="70" w:line="240" w:lineRule="auto"/>
              <w:ind w:firstLine="0"/>
              <w:jc w:val="left"/>
              <w:rPr>
                <w:sz w:val="21"/>
              </w:rPr>
            </w:pPr>
            <w:r>
              <w:rPr>
                <w:sz w:val="21"/>
                <w:szCs w:val="21"/>
              </w:rPr>
              <w:t>进度管理</w:t>
            </w:r>
          </w:p>
        </w:tc>
        <w:tc>
          <w:tcPr>
            <w:tcW w:w="1716" w:type="dxa"/>
            <w:vAlign w:val="center"/>
          </w:tcPr>
          <w:p w14:paraId="2CFD8413">
            <w:pPr>
              <w:keepNext/>
              <w:snapToGrid w:val="0"/>
              <w:spacing w:before="70" w:after="70" w:line="240" w:lineRule="auto"/>
              <w:ind w:firstLine="0"/>
              <w:jc w:val="left"/>
              <w:rPr>
                <w:sz w:val="21"/>
              </w:rPr>
            </w:pPr>
            <w:r>
              <w:rPr>
                <w:sz w:val="21"/>
                <w:szCs w:val="21"/>
              </w:rPr>
              <w:t>计划对比</w:t>
            </w:r>
          </w:p>
        </w:tc>
        <w:tc>
          <w:tcPr>
            <w:tcW w:w="1403" w:type="dxa"/>
            <w:vAlign w:val="center"/>
          </w:tcPr>
          <w:p w14:paraId="14C09AFB">
            <w:pPr>
              <w:keepNext/>
              <w:snapToGrid w:val="0"/>
              <w:spacing w:before="70" w:after="70" w:line="240" w:lineRule="auto"/>
              <w:ind w:firstLine="0"/>
              <w:jc w:val="left"/>
              <w:rPr>
                <w:sz w:val="21"/>
              </w:rPr>
            </w:pPr>
            <w:r>
              <w:rPr>
                <w:sz w:val="21"/>
                <w:szCs w:val="21"/>
              </w:rPr>
              <w:t>每周</w:t>
            </w:r>
          </w:p>
        </w:tc>
        <w:tc>
          <w:tcPr>
            <w:tcW w:w="1806" w:type="dxa"/>
            <w:vAlign w:val="center"/>
          </w:tcPr>
          <w:p w14:paraId="3C064D00">
            <w:pPr>
              <w:keepNext/>
              <w:snapToGrid w:val="0"/>
              <w:spacing w:before="70" w:after="70" w:line="240" w:lineRule="auto"/>
              <w:ind w:firstLine="0"/>
              <w:jc w:val="left"/>
              <w:rPr>
                <w:sz w:val="21"/>
              </w:rPr>
            </w:pPr>
            <w:r>
              <w:rPr>
                <w:sz w:val="21"/>
                <w:szCs w:val="21"/>
              </w:rPr>
              <w:t>偏差≤5%</w:t>
            </w:r>
          </w:p>
        </w:tc>
        <w:tc>
          <w:tcPr>
            <w:tcW w:w="1386" w:type="dxa"/>
            <w:vAlign w:val="center"/>
          </w:tcPr>
          <w:p w14:paraId="58C4CD38">
            <w:pPr>
              <w:keepNext/>
              <w:snapToGrid w:val="0"/>
              <w:spacing w:before="70" w:after="70" w:line="240" w:lineRule="auto"/>
              <w:ind w:firstLine="0"/>
              <w:jc w:val="center"/>
              <w:rPr>
                <w:sz w:val="21"/>
              </w:rPr>
            </w:pPr>
            <w:r>
              <w:rPr>
                <w:sz w:val="21"/>
                <w:szCs w:val="21"/>
              </w:rPr>
              <w:t>进度报告</w:t>
            </w:r>
          </w:p>
        </w:tc>
      </w:tr>
      <w:tr w14:paraId="71810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ACECCE3">
            <w:pPr>
              <w:keepNext/>
              <w:snapToGrid w:val="0"/>
              <w:spacing w:before="70" w:after="70" w:line="240" w:lineRule="auto"/>
              <w:ind w:firstLine="0"/>
              <w:jc w:val="center"/>
              <w:rPr>
                <w:sz w:val="21"/>
              </w:rPr>
            </w:pPr>
            <w:r>
              <w:rPr>
                <w:sz w:val="21"/>
                <w:szCs w:val="21"/>
              </w:rPr>
              <w:t>60</w:t>
            </w:r>
          </w:p>
        </w:tc>
        <w:tc>
          <w:tcPr>
            <w:tcW w:w="1716" w:type="dxa"/>
            <w:vAlign w:val="center"/>
          </w:tcPr>
          <w:p w14:paraId="3A96D298">
            <w:pPr>
              <w:keepNext/>
              <w:snapToGrid w:val="0"/>
              <w:spacing w:before="70" w:after="70" w:line="240" w:lineRule="auto"/>
              <w:ind w:firstLine="0"/>
              <w:jc w:val="left"/>
              <w:rPr>
                <w:sz w:val="21"/>
              </w:rPr>
            </w:pPr>
            <w:r>
              <w:rPr>
                <w:sz w:val="21"/>
                <w:szCs w:val="21"/>
              </w:rPr>
              <w:t>甲方意见闭环</w:t>
            </w:r>
          </w:p>
        </w:tc>
        <w:tc>
          <w:tcPr>
            <w:tcW w:w="1596" w:type="dxa"/>
            <w:vAlign w:val="center"/>
          </w:tcPr>
          <w:p w14:paraId="4719D88D">
            <w:pPr>
              <w:keepNext/>
              <w:snapToGrid w:val="0"/>
              <w:spacing w:before="70" w:after="70" w:line="240" w:lineRule="auto"/>
              <w:ind w:firstLine="0"/>
              <w:jc w:val="left"/>
              <w:rPr>
                <w:sz w:val="21"/>
              </w:rPr>
            </w:pPr>
            <w:r>
              <w:rPr>
                <w:sz w:val="21"/>
                <w:szCs w:val="21"/>
              </w:rPr>
              <w:t>合同要求</w:t>
            </w:r>
          </w:p>
        </w:tc>
        <w:tc>
          <w:tcPr>
            <w:tcW w:w="1716" w:type="dxa"/>
            <w:vAlign w:val="center"/>
          </w:tcPr>
          <w:p w14:paraId="45957011">
            <w:pPr>
              <w:keepNext/>
              <w:snapToGrid w:val="0"/>
              <w:spacing w:before="70" w:after="70" w:line="240" w:lineRule="auto"/>
              <w:ind w:firstLine="0"/>
              <w:jc w:val="left"/>
              <w:rPr>
                <w:sz w:val="21"/>
              </w:rPr>
            </w:pPr>
            <w:r>
              <w:rPr>
                <w:sz w:val="21"/>
                <w:szCs w:val="21"/>
              </w:rPr>
              <w:t>台账核对</w:t>
            </w:r>
          </w:p>
        </w:tc>
        <w:tc>
          <w:tcPr>
            <w:tcW w:w="1403" w:type="dxa"/>
            <w:vAlign w:val="center"/>
          </w:tcPr>
          <w:p w14:paraId="10F903A9">
            <w:pPr>
              <w:keepNext/>
              <w:snapToGrid w:val="0"/>
              <w:spacing w:before="70" w:after="70" w:line="240" w:lineRule="auto"/>
              <w:ind w:firstLine="0"/>
              <w:jc w:val="left"/>
              <w:rPr>
                <w:sz w:val="21"/>
              </w:rPr>
            </w:pPr>
            <w:r>
              <w:rPr>
                <w:sz w:val="21"/>
                <w:szCs w:val="21"/>
              </w:rPr>
              <w:t>每月</w:t>
            </w:r>
          </w:p>
        </w:tc>
        <w:tc>
          <w:tcPr>
            <w:tcW w:w="1806" w:type="dxa"/>
            <w:vAlign w:val="center"/>
          </w:tcPr>
          <w:p w14:paraId="3C0E28CF">
            <w:pPr>
              <w:keepNext/>
              <w:snapToGrid w:val="0"/>
              <w:spacing w:before="70" w:after="70" w:line="240" w:lineRule="auto"/>
              <w:ind w:firstLine="0"/>
              <w:jc w:val="left"/>
              <w:rPr>
                <w:sz w:val="21"/>
              </w:rPr>
            </w:pPr>
            <w:r>
              <w:rPr>
                <w:sz w:val="21"/>
                <w:szCs w:val="21"/>
              </w:rPr>
              <w:t>闭环率 100%</w:t>
            </w:r>
          </w:p>
        </w:tc>
        <w:tc>
          <w:tcPr>
            <w:tcW w:w="1386" w:type="dxa"/>
            <w:vAlign w:val="center"/>
          </w:tcPr>
          <w:p w14:paraId="064072CE">
            <w:pPr>
              <w:keepNext/>
              <w:snapToGrid w:val="0"/>
              <w:spacing w:before="70" w:after="70" w:line="240" w:lineRule="auto"/>
              <w:ind w:firstLine="0"/>
              <w:jc w:val="center"/>
              <w:rPr>
                <w:sz w:val="21"/>
              </w:rPr>
            </w:pPr>
            <w:r>
              <w:rPr>
                <w:sz w:val="21"/>
                <w:szCs w:val="21"/>
              </w:rPr>
              <w:t>意见台账</w:t>
            </w:r>
          </w:p>
        </w:tc>
      </w:tr>
    </w:tbl>
    <w:p w14:paraId="7E1CC68E">
      <w:pPr>
        <w:spacing w:line="240" w:lineRule="auto"/>
      </w:pPr>
    </w:p>
    <w:p w14:paraId="30FA3EC8">
      <w:r>
        <w:rPr>
          <w:b/>
        </w:rPr>
        <w:t>（1）检验方式的组合。</w:t>
      </w:r>
      <w:r>
        <w:t xml:space="preserve"> 60 项检验按</w:t>
      </w:r>
      <w:r>
        <w:rPr>
          <w:rFonts w:hint="eastAsia"/>
        </w:rPr>
        <w:t>“</w:t>
      </w:r>
      <w:r>
        <w:t>自检（作业组）+ 互检（组间）+ 专检（质量组）</w:t>
      </w:r>
      <w:r>
        <w:rPr>
          <w:rFonts w:hint="eastAsia"/>
        </w:rPr>
        <w:t>”</w:t>
      </w:r>
      <w:r>
        <w:t>分配：涉及精度的第 11～17 项、判识质量的第 23～28 项、成果质量的第 29～35 项必须专检；其余以自检与互检为主，质量组按 20% 抽检。</w:t>
      </w:r>
    </w:p>
    <w:p w14:paraId="0B47489D">
      <w:r>
        <w:rPr>
          <w:b/>
        </w:rPr>
        <w:t>（2）不合格的处置路径。</w:t>
      </w:r>
      <w:r>
        <w:t xml:space="preserve"> 检验不合格时，按</w:t>
      </w:r>
      <w:r>
        <w:rPr>
          <w:rFonts w:hint="eastAsia"/>
        </w:rPr>
        <w:t>“</w:t>
      </w:r>
      <w:r>
        <w:t>标识</w:t>
      </w:r>
      <w:r>
        <w:rPr>
          <w:rFonts w:hint="eastAsia"/>
        </w:rPr>
        <w:t>-</w:t>
      </w:r>
      <w:r>
        <w:t>隔离</w:t>
      </w:r>
      <w:r>
        <w:rPr>
          <w:rFonts w:hint="eastAsia"/>
        </w:rPr>
        <w:t>-</w:t>
      </w:r>
      <w:r>
        <w:t>分析</w:t>
      </w:r>
      <w:r>
        <w:rPr>
          <w:rFonts w:hint="eastAsia"/>
        </w:rPr>
        <w:t>-</w:t>
      </w:r>
      <w:r>
        <w:t>处置</w:t>
      </w:r>
      <w:r>
        <w:rPr>
          <w:rFonts w:hint="eastAsia"/>
        </w:rPr>
        <w:t>-</w:t>
      </w:r>
      <w:r>
        <w:t>复检</w:t>
      </w:r>
      <w:r>
        <w:rPr>
          <w:rFonts w:hint="eastAsia"/>
        </w:rPr>
        <w:t>”</w:t>
      </w:r>
      <w:r>
        <w:t>闭环：标识与隔离防止误用；分析定位到工序与参数；处置区分返工、返修、让步接收；复检合格后方可放行，全过程记录在不合格品处置单上。</w:t>
      </w:r>
    </w:p>
    <w:p w14:paraId="48B96D3A">
      <w:r>
        <w:rPr>
          <w:b/>
        </w:rPr>
        <w:t>（3）检验计划与进度的衔接。</w:t>
      </w:r>
      <w:r>
        <w:t xml:space="preserve"> 检验点嵌入工序而非置于工序之后，做到</w:t>
      </w:r>
      <w:r>
        <w:rPr>
          <w:rFonts w:hint="eastAsia"/>
        </w:rPr>
        <w:t>“</w:t>
      </w:r>
      <w:r>
        <w:t>不检验不进下道</w:t>
      </w:r>
      <w:r>
        <w:rPr>
          <w:rFonts w:hint="eastAsia"/>
        </w:rPr>
        <w:t>”</w:t>
      </w:r>
      <w:r>
        <w:t>；对需甲方见证的检验点（如精度评定、成果交付），提前 3 天报验，避免因等待见证造成窝工。</w:t>
      </w:r>
    </w:p>
    <w:p w14:paraId="0CA01AC6">
      <w:pPr>
        <w:pStyle w:val="4"/>
      </w:pPr>
      <w:bookmarkStart w:id="290" w:name="_Toc1719"/>
      <w:r>
        <w:rPr>
          <w:szCs w:val="36"/>
        </w:rPr>
        <w:t>2.23 现场协同与交叉作业管理细则</w:t>
      </w:r>
      <w:bookmarkEnd w:id="290"/>
    </w:p>
    <w:p w14:paraId="752FC317">
      <w:r>
        <w:rPr>
          <w:rFonts w:hint="eastAsia"/>
        </w:rPr>
        <w:t>泄洪通道检查作业通常与其他年度检修作业同步开展，作业人员、通行通道、电力供应及吊装设备等资源存在交叉使用情况。交叉作业协同管控旨在实现作业互不干扰、资源动态调配、共用作业窗口期的管理目标。</w:t>
      </w:r>
    </w:p>
    <w:p w14:paraId="445C4D28">
      <w:pPr>
        <w:pStyle w:val="5"/>
      </w:pPr>
      <w:bookmarkStart w:id="291" w:name="_Toc15776"/>
      <w:r>
        <w:rPr>
          <w:szCs w:val="32"/>
        </w:rPr>
        <w:t>2.23.1 协同对象与界面</w:t>
      </w:r>
      <w:bookmarkEnd w:id="291"/>
    </w:p>
    <w:tbl>
      <w:tblPr>
        <w:tblStyle w:val="32"/>
        <w:tblW w:w="96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2016"/>
        <w:gridCol w:w="2856"/>
        <w:gridCol w:w="1386"/>
        <w:gridCol w:w="1772"/>
      </w:tblGrid>
      <w:tr w14:paraId="4A761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2408BE7E">
            <w:pPr>
              <w:snapToGrid w:val="0"/>
              <w:spacing w:before="70" w:after="70" w:line="240" w:lineRule="auto"/>
              <w:ind w:firstLine="0"/>
              <w:jc w:val="center"/>
              <w:rPr>
                <w:b/>
                <w:sz w:val="21"/>
              </w:rPr>
            </w:pPr>
            <w:r>
              <w:rPr>
                <w:b/>
                <w:sz w:val="21"/>
                <w:szCs w:val="21"/>
              </w:rPr>
              <w:t>协同对象</w:t>
            </w:r>
          </w:p>
        </w:tc>
        <w:tc>
          <w:tcPr>
            <w:tcW w:w="2016" w:type="dxa"/>
            <w:shd w:val="clear" w:color="auto" w:fill="E7E6E6"/>
            <w:vAlign w:val="center"/>
          </w:tcPr>
          <w:p w14:paraId="7E809BC5">
            <w:pPr>
              <w:snapToGrid w:val="0"/>
              <w:spacing w:before="70" w:after="70" w:line="240" w:lineRule="auto"/>
              <w:ind w:firstLine="0"/>
              <w:jc w:val="center"/>
              <w:rPr>
                <w:b/>
                <w:sz w:val="21"/>
              </w:rPr>
            </w:pPr>
            <w:r>
              <w:rPr>
                <w:b/>
                <w:sz w:val="21"/>
                <w:szCs w:val="21"/>
              </w:rPr>
              <w:t>交叉内容</w:t>
            </w:r>
          </w:p>
        </w:tc>
        <w:tc>
          <w:tcPr>
            <w:tcW w:w="2856" w:type="dxa"/>
            <w:shd w:val="clear" w:color="auto" w:fill="E7E6E6"/>
            <w:vAlign w:val="center"/>
          </w:tcPr>
          <w:p w14:paraId="26E4D705">
            <w:pPr>
              <w:snapToGrid w:val="0"/>
              <w:spacing w:before="70" w:after="70" w:line="240" w:lineRule="auto"/>
              <w:ind w:firstLine="0"/>
              <w:jc w:val="center"/>
              <w:rPr>
                <w:b/>
                <w:sz w:val="21"/>
              </w:rPr>
            </w:pPr>
            <w:r>
              <w:rPr>
                <w:b/>
                <w:sz w:val="21"/>
                <w:szCs w:val="21"/>
              </w:rPr>
              <w:t>界面划分</w:t>
            </w:r>
          </w:p>
        </w:tc>
        <w:tc>
          <w:tcPr>
            <w:tcW w:w="1386" w:type="dxa"/>
            <w:shd w:val="clear" w:color="auto" w:fill="E7E6E6"/>
            <w:vAlign w:val="center"/>
          </w:tcPr>
          <w:p w14:paraId="3419976F">
            <w:pPr>
              <w:snapToGrid w:val="0"/>
              <w:spacing w:before="70" w:after="70" w:line="240" w:lineRule="auto"/>
              <w:ind w:firstLine="0"/>
              <w:jc w:val="center"/>
              <w:rPr>
                <w:b/>
                <w:sz w:val="21"/>
              </w:rPr>
            </w:pPr>
            <w:r>
              <w:rPr>
                <w:b/>
                <w:sz w:val="21"/>
                <w:szCs w:val="21"/>
              </w:rPr>
              <w:t>协调机制</w:t>
            </w:r>
          </w:p>
        </w:tc>
        <w:tc>
          <w:tcPr>
            <w:tcW w:w="1772" w:type="dxa"/>
            <w:shd w:val="clear" w:color="auto" w:fill="E7E6E6"/>
            <w:vAlign w:val="center"/>
          </w:tcPr>
          <w:p w14:paraId="54D35524">
            <w:pPr>
              <w:snapToGrid w:val="0"/>
              <w:spacing w:before="70" w:after="70" w:line="240" w:lineRule="auto"/>
              <w:ind w:firstLine="0"/>
              <w:jc w:val="center"/>
              <w:rPr>
                <w:b/>
                <w:sz w:val="21"/>
              </w:rPr>
            </w:pPr>
            <w:r>
              <w:rPr>
                <w:b/>
                <w:sz w:val="21"/>
                <w:szCs w:val="21"/>
              </w:rPr>
              <w:t>冲突处置</w:t>
            </w:r>
          </w:p>
        </w:tc>
      </w:tr>
      <w:tr w14:paraId="6B850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006D3CE">
            <w:pPr>
              <w:snapToGrid w:val="0"/>
              <w:spacing w:before="70" w:after="70" w:line="240" w:lineRule="auto"/>
              <w:ind w:firstLine="0"/>
              <w:jc w:val="center"/>
              <w:rPr>
                <w:sz w:val="21"/>
              </w:rPr>
            </w:pPr>
            <w:r>
              <w:rPr>
                <w:sz w:val="21"/>
                <w:szCs w:val="21"/>
              </w:rPr>
              <w:t>甲方运行管理</w:t>
            </w:r>
          </w:p>
        </w:tc>
        <w:tc>
          <w:tcPr>
            <w:tcW w:w="2016" w:type="dxa"/>
            <w:vAlign w:val="center"/>
          </w:tcPr>
          <w:p w14:paraId="10F849F3">
            <w:pPr>
              <w:snapToGrid w:val="0"/>
              <w:spacing w:before="70" w:after="70" w:line="240" w:lineRule="auto"/>
              <w:ind w:firstLine="0"/>
              <w:jc w:val="left"/>
              <w:rPr>
                <w:sz w:val="21"/>
              </w:rPr>
            </w:pPr>
            <w:r>
              <w:rPr>
                <w:sz w:val="21"/>
                <w:szCs w:val="21"/>
              </w:rPr>
              <w:t>调度、闸门操作、来水预警</w:t>
            </w:r>
          </w:p>
        </w:tc>
        <w:tc>
          <w:tcPr>
            <w:tcW w:w="2856" w:type="dxa"/>
            <w:vAlign w:val="center"/>
          </w:tcPr>
          <w:p w14:paraId="2039A707">
            <w:pPr>
              <w:snapToGrid w:val="0"/>
              <w:spacing w:before="70" w:after="70" w:line="240" w:lineRule="auto"/>
              <w:ind w:firstLine="0"/>
              <w:jc w:val="left"/>
              <w:rPr>
                <w:sz w:val="21"/>
              </w:rPr>
            </w:pPr>
            <w:r>
              <w:rPr>
                <w:sz w:val="21"/>
                <w:szCs w:val="21"/>
              </w:rPr>
              <w:t>甲方负责调度与操作，我方负责测量</w:t>
            </w:r>
          </w:p>
        </w:tc>
        <w:tc>
          <w:tcPr>
            <w:tcW w:w="1386" w:type="dxa"/>
            <w:vAlign w:val="center"/>
          </w:tcPr>
          <w:p w14:paraId="5EC97069">
            <w:pPr>
              <w:snapToGrid w:val="0"/>
              <w:spacing w:before="70" w:after="70" w:line="240" w:lineRule="auto"/>
              <w:ind w:firstLine="0"/>
              <w:jc w:val="center"/>
              <w:rPr>
                <w:sz w:val="21"/>
              </w:rPr>
            </w:pPr>
            <w:r>
              <w:rPr>
                <w:sz w:val="21"/>
                <w:szCs w:val="21"/>
              </w:rPr>
              <w:t>每日碰头会</w:t>
            </w:r>
          </w:p>
        </w:tc>
        <w:tc>
          <w:tcPr>
            <w:tcW w:w="1772" w:type="dxa"/>
            <w:vAlign w:val="center"/>
          </w:tcPr>
          <w:p w14:paraId="70EA672D">
            <w:pPr>
              <w:snapToGrid w:val="0"/>
              <w:spacing w:before="70" w:after="70" w:line="240" w:lineRule="auto"/>
              <w:ind w:firstLine="0"/>
              <w:jc w:val="left"/>
              <w:rPr>
                <w:sz w:val="21"/>
              </w:rPr>
            </w:pPr>
            <w:r>
              <w:rPr>
                <w:sz w:val="21"/>
                <w:szCs w:val="21"/>
              </w:rPr>
              <w:t>以调度指令为准</w:t>
            </w:r>
          </w:p>
        </w:tc>
      </w:tr>
      <w:tr w14:paraId="75E80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A4DC95F">
            <w:pPr>
              <w:snapToGrid w:val="0"/>
              <w:spacing w:before="70" w:after="70" w:line="240" w:lineRule="auto"/>
              <w:ind w:firstLine="0"/>
              <w:jc w:val="center"/>
              <w:rPr>
                <w:sz w:val="21"/>
              </w:rPr>
            </w:pPr>
            <w:r>
              <w:rPr>
                <w:sz w:val="21"/>
                <w:szCs w:val="21"/>
              </w:rPr>
              <w:t>甲方检修单位</w:t>
            </w:r>
          </w:p>
        </w:tc>
        <w:tc>
          <w:tcPr>
            <w:tcW w:w="2016" w:type="dxa"/>
            <w:vAlign w:val="center"/>
          </w:tcPr>
          <w:p w14:paraId="4533234B">
            <w:pPr>
              <w:snapToGrid w:val="0"/>
              <w:spacing w:before="70" w:after="70" w:line="240" w:lineRule="auto"/>
              <w:ind w:firstLine="0"/>
              <w:jc w:val="left"/>
              <w:rPr>
                <w:sz w:val="21"/>
              </w:rPr>
            </w:pPr>
            <w:r>
              <w:rPr>
                <w:sz w:val="21"/>
                <w:szCs w:val="21"/>
              </w:rPr>
              <w:t>通道、平台、临时用电</w:t>
            </w:r>
          </w:p>
        </w:tc>
        <w:tc>
          <w:tcPr>
            <w:tcW w:w="2856" w:type="dxa"/>
            <w:vAlign w:val="center"/>
          </w:tcPr>
          <w:p w14:paraId="55DDCFA8">
            <w:pPr>
              <w:snapToGrid w:val="0"/>
              <w:spacing w:before="70" w:after="70" w:line="240" w:lineRule="auto"/>
              <w:ind w:firstLine="0"/>
              <w:jc w:val="left"/>
              <w:rPr>
                <w:sz w:val="21"/>
              </w:rPr>
            </w:pPr>
            <w:r>
              <w:rPr>
                <w:sz w:val="21"/>
                <w:szCs w:val="21"/>
              </w:rPr>
              <w:t>甲方提供条件，我方文明使用</w:t>
            </w:r>
          </w:p>
        </w:tc>
        <w:tc>
          <w:tcPr>
            <w:tcW w:w="1386" w:type="dxa"/>
            <w:vAlign w:val="center"/>
          </w:tcPr>
          <w:p w14:paraId="397450F3">
            <w:pPr>
              <w:snapToGrid w:val="0"/>
              <w:spacing w:before="70" w:after="70" w:line="240" w:lineRule="auto"/>
              <w:ind w:firstLine="0"/>
              <w:jc w:val="center"/>
              <w:rPr>
                <w:sz w:val="21"/>
              </w:rPr>
            </w:pPr>
            <w:r>
              <w:rPr>
                <w:sz w:val="21"/>
                <w:szCs w:val="21"/>
              </w:rPr>
              <w:t>作业票会签</w:t>
            </w:r>
          </w:p>
        </w:tc>
        <w:tc>
          <w:tcPr>
            <w:tcW w:w="1772" w:type="dxa"/>
            <w:vAlign w:val="center"/>
          </w:tcPr>
          <w:p w14:paraId="3E5249DA">
            <w:pPr>
              <w:snapToGrid w:val="0"/>
              <w:spacing w:before="70" w:after="70" w:line="240" w:lineRule="auto"/>
              <w:ind w:firstLine="0"/>
              <w:jc w:val="left"/>
              <w:rPr>
                <w:sz w:val="21"/>
              </w:rPr>
            </w:pPr>
            <w:r>
              <w:rPr>
                <w:sz w:val="21"/>
                <w:szCs w:val="21"/>
              </w:rPr>
              <w:t>先到先用、书面确认</w:t>
            </w:r>
          </w:p>
        </w:tc>
      </w:tr>
      <w:tr w14:paraId="1045A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1461368">
            <w:pPr>
              <w:snapToGrid w:val="0"/>
              <w:spacing w:before="70" w:after="70" w:line="240" w:lineRule="auto"/>
              <w:ind w:firstLine="0"/>
              <w:jc w:val="center"/>
              <w:rPr>
                <w:sz w:val="21"/>
              </w:rPr>
            </w:pPr>
            <w:r>
              <w:rPr>
                <w:sz w:val="21"/>
                <w:szCs w:val="21"/>
              </w:rPr>
              <w:t>土建修补单位</w:t>
            </w:r>
          </w:p>
        </w:tc>
        <w:tc>
          <w:tcPr>
            <w:tcW w:w="2016" w:type="dxa"/>
            <w:vAlign w:val="center"/>
          </w:tcPr>
          <w:p w14:paraId="58636468">
            <w:pPr>
              <w:snapToGrid w:val="0"/>
              <w:spacing w:before="70" w:after="70" w:line="240" w:lineRule="auto"/>
              <w:ind w:firstLine="0"/>
              <w:jc w:val="left"/>
              <w:rPr>
                <w:sz w:val="21"/>
              </w:rPr>
            </w:pPr>
            <w:r>
              <w:rPr>
                <w:sz w:val="21"/>
                <w:szCs w:val="21"/>
              </w:rPr>
              <w:t>同一部位先后作业</w:t>
            </w:r>
          </w:p>
        </w:tc>
        <w:tc>
          <w:tcPr>
            <w:tcW w:w="2856" w:type="dxa"/>
            <w:vAlign w:val="center"/>
          </w:tcPr>
          <w:p w14:paraId="780FCBA2">
            <w:pPr>
              <w:snapToGrid w:val="0"/>
              <w:spacing w:before="70" w:after="70" w:line="240" w:lineRule="auto"/>
              <w:ind w:firstLine="0"/>
              <w:jc w:val="left"/>
              <w:rPr>
                <w:sz w:val="21"/>
              </w:rPr>
            </w:pPr>
            <w:r>
              <w:rPr>
                <w:sz w:val="21"/>
                <w:szCs w:val="21"/>
              </w:rPr>
              <w:t>修补完成并稳定后进入测量</w:t>
            </w:r>
          </w:p>
        </w:tc>
        <w:tc>
          <w:tcPr>
            <w:tcW w:w="1386" w:type="dxa"/>
            <w:vAlign w:val="center"/>
          </w:tcPr>
          <w:p w14:paraId="11040E99">
            <w:pPr>
              <w:snapToGrid w:val="0"/>
              <w:spacing w:before="70" w:after="70" w:line="240" w:lineRule="auto"/>
              <w:ind w:firstLine="0"/>
              <w:jc w:val="center"/>
              <w:rPr>
                <w:sz w:val="21"/>
              </w:rPr>
            </w:pPr>
            <w:r>
              <w:rPr>
                <w:sz w:val="21"/>
                <w:szCs w:val="21"/>
              </w:rPr>
              <w:t>工序交接单</w:t>
            </w:r>
          </w:p>
        </w:tc>
        <w:tc>
          <w:tcPr>
            <w:tcW w:w="1772" w:type="dxa"/>
            <w:vAlign w:val="center"/>
          </w:tcPr>
          <w:p w14:paraId="63B0CA16">
            <w:pPr>
              <w:snapToGrid w:val="0"/>
              <w:spacing w:before="70" w:after="70" w:line="240" w:lineRule="auto"/>
              <w:ind w:firstLine="0"/>
              <w:jc w:val="left"/>
              <w:rPr>
                <w:sz w:val="21"/>
              </w:rPr>
            </w:pPr>
            <w:r>
              <w:rPr>
                <w:sz w:val="21"/>
                <w:szCs w:val="21"/>
              </w:rPr>
              <w:t>由甲方裁定顺序</w:t>
            </w:r>
          </w:p>
        </w:tc>
      </w:tr>
      <w:tr w14:paraId="77FA7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BC86AE1">
            <w:pPr>
              <w:snapToGrid w:val="0"/>
              <w:spacing w:before="70" w:after="70" w:line="240" w:lineRule="auto"/>
              <w:ind w:firstLine="0"/>
              <w:jc w:val="center"/>
              <w:rPr>
                <w:sz w:val="21"/>
              </w:rPr>
            </w:pPr>
            <w:r>
              <w:rPr>
                <w:sz w:val="21"/>
                <w:szCs w:val="21"/>
              </w:rPr>
              <w:t>金属结构单位</w:t>
            </w:r>
          </w:p>
        </w:tc>
        <w:tc>
          <w:tcPr>
            <w:tcW w:w="2016" w:type="dxa"/>
            <w:vAlign w:val="center"/>
          </w:tcPr>
          <w:p w14:paraId="32B91A66">
            <w:pPr>
              <w:snapToGrid w:val="0"/>
              <w:spacing w:before="70" w:after="70" w:line="240" w:lineRule="auto"/>
              <w:ind w:firstLine="0"/>
              <w:jc w:val="left"/>
              <w:rPr>
                <w:sz w:val="21"/>
              </w:rPr>
            </w:pPr>
            <w:r>
              <w:rPr>
                <w:sz w:val="21"/>
                <w:szCs w:val="21"/>
              </w:rPr>
              <w:t>闸门、门槽区域</w:t>
            </w:r>
          </w:p>
        </w:tc>
        <w:tc>
          <w:tcPr>
            <w:tcW w:w="2856" w:type="dxa"/>
            <w:vAlign w:val="center"/>
          </w:tcPr>
          <w:p w14:paraId="02367AAC">
            <w:pPr>
              <w:snapToGrid w:val="0"/>
              <w:spacing w:before="70" w:after="70" w:line="240" w:lineRule="auto"/>
              <w:ind w:firstLine="0"/>
              <w:jc w:val="left"/>
              <w:rPr>
                <w:sz w:val="21"/>
              </w:rPr>
            </w:pPr>
            <w:r>
              <w:rPr>
                <w:sz w:val="21"/>
                <w:szCs w:val="21"/>
              </w:rPr>
              <w:t>门槽本体由对方负责</w:t>
            </w:r>
          </w:p>
        </w:tc>
        <w:tc>
          <w:tcPr>
            <w:tcW w:w="1386" w:type="dxa"/>
            <w:vAlign w:val="center"/>
          </w:tcPr>
          <w:p w14:paraId="7F0CD420">
            <w:pPr>
              <w:snapToGrid w:val="0"/>
              <w:spacing w:before="70" w:after="70" w:line="240" w:lineRule="auto"/>
              <w:ind w:firstLine="0"/>
              <w:jc w:val="center"/>
              <w:rPr>
                <w:sz w:val="21"/>
              </w:rPr>
            </w:pPr>
            <w:r>
              <w:rPr>
                <w:sz w:val="21"/>
                <w:szCs w:val="21"/>
              </w:rPr>
              <w:t>联合检查</w:t>
            </w:r>
          </w:p>
        </w:tc>
        <w:tc>
          <w:tcPr>
            <w:tcW w:w="1772" w:type="dxa"/>
            <w:vAlign w:val="center"/>
          </w:tcPr>
          <w:p w14:paraId="2A32BFF2">
            <w:pPr>
              <w:snapToGrid w:val="0"/>
              <w:spacing w:before="70" w:after="70" w:line="240" w:lineRule="auto"/>
              <w:ind w:firstLine="0"/>
              <w:jc w:val="left"/>
              <w:rPr>
                <w:sz w:val="21"/>
              </w:rPr>
            </w:pPr>
            <w:r>
              <w:rPr>
                <w:sz w:val="21"/>
                <w:szCs w:val="21"/>
              </w:rPr>
              <w:t>划定禁入区</w:t>
            </w:r>
          </w:p>
        </w:tc>
      </w:tr>
      <w:tr w14:paraId="4D24E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5F7805CD">
            <w:pPr>
              <w:snapToGrid w:val="0"/>
              <w:spacing w:before="70" w:after="70" w:line="240" w:lineRule="auto"/>
              <w:ind w:firstLine="0"/>
              <w:jc w:val="center"/>
              <w:rPr>
                <w:sz w:val="21"/>
              </w:rPr>
            </w:pPr>
            <w:r>
              <w:rPr>
                <w:sz w:val="21"/>
                <w:szCs w:val="21"/>
              </w:rPr>
              <w:t>安全监督部门</w:t>
            </w:r>
          </w:p>
        </w:tc>
        <w:tc>
          <w:tcPr>
            <w:tcW w:w="2016" w:type="dxa"/>
            <w:vAlign w:val="center"/>
          </w:tcPr>
          <w:p w14:paraId="1A837C31">
            <w:pPr>
              <w:snapToGrid w:val="0"/>
              <w:spacing w:before="70" w:after="70" w:line="240" w:lineRule="auto"/>
              <w:ind w:firstLine="0"/>
              <w:jc w:val="left"/>
              <w:rPr>
                <w:sz w:val="21"/>
              </w:rPr>
            </w:pPr>
            <w:r>
              <w:rPr>
                <w:sz w:val="21"/>
                <w:szCs w:val="21"/>
              </w:rPr>
              <w:t>作业许可、监护</w:t>
            </w:r>
          </w:p>
        </w:tc>
        <w:tc>
          <w:tcPr>
            <w:tcW w:w="2856" w:type="dxa"/>
            <w:vAlign w:val="center"/>
          </w:tcPr>
          <w:p w14:paraId="41401ACC">
            <w:pPr>
              <w:snapToGrid w:val="0"/>
              <w:spacing w:before="70" w:after="70" w:line="240" w:lineRule="auto"/>
              <w:ind w:firstLine="0"/>
              <w:jc w:val="left"/>
              <w:rPr>
                <w:sz w:val="21"/>
              </w:rPr>
            </w:pPr>
            <w:r>
              <w:rPr>
                <w:sz w:val="21"/>
                <w:szCs w:val="21"/>
              </w:rPr>
              <w:t>我方执行，甲方监督</w:t>
            </w:r>
          </w:p>
        </w:tc>
        <w:tc>
          <w:tcPr>
            <w:tcW w:w="1386" w:type="dxa"/>
            <w:vAlign w:val="center"/>
          </w:tcPr>
          <w:p w14:paraId="5350EA63">
            <w:pPr>
              <w:snapToGrid w:val="0"/>
              <w:spacing w:before="70" w:after="70" w:line="240" w:lineRule="auto"/>
              <w:ind w:firstLine="0"/>
              <w:jc w:val="center"/>
              <w:rPr>
                <w:sz w:val="21"/>
              </w:rPr>
            </w:pPr>
            <w:r>
              <w:rPr>
                <w:sz w:val="21"/>
                <w:szCs w:val="21"/>
              </w:rPr>
              <w:t>报验与巡查</w:t>
            </w:r>
          </w:p>
        </w:tc>
        <w:tc>
          <w:tcPr>
            <w:tcW w:w="1772" w:type="dxa"/>
            <w:vAlign w:val="center"/>
          </w:tcPr>
          <w:p w14:paraId="623CAF7B">
            <w:pPr>
              <w:snapToGrid w:val="0"/>
              <w:spacing w:before="70" w:after="70" w:line="240" w:lineRule="auto"/>
              <w:ind w:firstLine="0"/>
              <w:jc w:val="left"/>
              <w:rPr>
                <w:sz w:val="21"/>
              </w:rPr>
            </w:pPr>
            <w:r>
              <w:rPr>
                <w:sz w:val="21"/>
                <w:szCs w:val="21"/>
              </w:rPr>
              <w:t>立即整改</w:t>
            </w:r>
          </w:p>
        </w:tc>
      </w:tr>
      <w:tr w14:paraId="71E364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1AEC6B02">
            <w:pPr>
              <w:snapToGrid w:val="0"/>
              <w:spacing w:before="70" w:after="70" w:line="240" w:lineRule="auto"/>
              <w:ind w:firstLine="0"/>
              <w:jc w:val="center"/>
              <w:rPr>
                <w:sz w:val="21"/>
              </w:rPr>
            </w:pPr>
            <w:r>
              <w:rPr>
                <w:sz w:val="21"/>
                <w:szCs w:val="21"/>
              </w:rPr>
              <w:t>其他检测单位</w:t>
            </w:r>
          </w:p>
        </w:tc>
        <w:tc>
          <w:tcPr>
            <w:tcW w:w="2016" w:type="dxa"/>
            <w:vAlign w:val="center"/>
          </w:tcPr>
          <w:p w14:paraId="7AD1EE56">
            <w:pPr>
              <w:snapToGrid w:val="0"/>
              <w:spacing w:before="70" w:after="70" w:line="240" w:lineRule="auto"/>
              <w:ind w:firstLine="0"/>
              <w:jc w:val="left"/>
              <w:rPr>
                <w:sz w:val="21"/>
              </w:rPr>
            </w:pPr>
            <w:r>
              <w:rPr>
                <w:sz w:val="21"/>
                <w:szCs w:val="21"/>
              </w:rPr>
              <w:t>同一孔位重复测量</w:t>
            </w:r>
          </w:p>
        </w:tc>
        <w:tc>
          <w:tcPr>
            <w:tcW w:w="2856" w:type="dxa"/>
            <w:vAlign w:val="center"/>
          </w:tcPr>
          <w:p w14:paraId="62B14570">
            <w:pPr>
              <w:snapToGrid w:val="0"/>
              <w:spacing w:before="70" w:after="70" w:line="240" w:lineRule="auto"/>
              <w:ind w:firstLine="0"/>
              <w:jc w:val="left"/>
              <w:rPr>
                <w:sz w:val="21"/>
              </w:rPr>
            </w:pPr>
            <w:r>
              <w:rPr>
                <w:sz w:val="21"/>
                <w:szCs w:val="21"/>
              </w:rPr>
              <w:t>按甲方分工执行</w:t>
            </w:r>
          </w:p>
        </w:tc>
        <w:tc>
          <w:tcPr>
            <w:tcW w:w="1386" w:type="dxa"/>
            <w:vAlign w:val="center"/>
          </w:tcPr>
          <w:p w14:paraId="45C1BE9E">
            <w:pPr>
              <w:snapToGrid w:val="0"/>
              <w:spacing w:before="70" w:after="70" w:line="240" w:lineRule="auto"/>
              <w:ind w:firstLine="0"/>
              <w:jc w:val="center"/>
              <w:rPr>
                <w:sz w:val="21"/>
              </w:rPr>
            </w:pPr>
            <w:r>
              <w:rPr>
                <w:sz w:val="21"/>
                <w:szCs w:val="21"/>
              </w:rPr>
              <w:t>成果互认</w:t>
            </w:r>
          </w:p>
        </w:tc>
        <w:tc>
          <w:tcPr>
            <w:tcW w:w="1772" w:type="dxa"/>
            <w:vAlign w:val="center"/>
          </w:tcPr>
          <w:p w14:paraId="34BA8093">
            <w:pPr>
              <w:snapToGrid w:val="0"/>
              <w:spacing w:before="70" w:after="70" w:line="240" w:lineRule="auto"/>
              <w:ind w:firstLine="0"/>
              <w:jc w:val="left"/>
              <w:rPr>
                <w:sz w:val="21"/>
              </w:rPr>
            </w:pPr>
            <w:r>
              <w:rPr>
                <w:sz w:val="21"/>
                <w:szCs w:val="21"/>
              </w:rPr>
              <w:t>避免重复作业</w:t>
            </w:r>
          </w:p>
        </w:tc>
      </w:tr>
    </w:tbl>
    <w:p w14:paraId="3B9A933F">
      <w:pPr>
        <w:spacing w:line="240" w:lineRule="auto"/>
      </w:pPr>
    </w:p>
    <w:p w14:paraId="340FB386">
      <w:pPr>
        <w:pStyle w:val="5"/>
      </w:pPr>
      <w:bookmarkStart w:id="292" w:name="_Toc30246"/>
      <w:r>
        <w:rPr>
          <w:szCs w:val="32"/>
        </w:rPr>
        <w:t>2.23.2 交叉作业时段安排</w:t>
      </w:r>
      <w:bookmarkEnd w:id="292"/>
    </w:p>
    <w:p w14:paraId="5966FB23">
      <w:r>
        <w:rPr>
          <w:rFonts w:hint="eastAsia"/>
        </w:rPr>
        <w:t>交叉作业时段安排需与协同方作业时序形成错峰配置。早班作业时段主要由土建修补与金属结构检修工序主导，现场吊装、打磨、焊接作业频次较高；该时段我方优先开展内业数据处理与检测设备运维工作，一方面规避现场高风险作业区域，另一方面可消除强振动、粉尘环境对测量精度的干扰。中班作业时段以我方测量作业为核心，集中完成现场数据采集任务，同时协调修补作业单位暂停同一孔位内的施工作业，避免人员流动与工具碰撞引发测量框架的微位移，保障采集数据的可靠性。夜班作业仅在照明条件满足规范要求且确有复测需求的前提下开展补测作业，且须强化现场监护管控，主要原因在于受限空间内夜间作业的安全风险水平显著高于日间作业。当遇到调度指令或安全检查要求全场停工时，现场作业人员无需无意义滞留等待，可转入数据备份与技术资料整理工作，将时间资源调配至不受作业窗口约束的非现场类工作任务中。</w:t>
      </w:r>
    </w:p>
    <w:p w14:paraId="5EBD574A">
      <w:pPr>
        <w:pStyle w:val="5"/>
      </w:pPr>
      <w:bookmarkStart w:id="293" w:name="_Toc18884"/>
      <w:r>
        <w:rPr>
          <w:szCs w:val="32"/>
        </w:rPr>
        <w:t>2.23.3 通道与资源共享规则</w:t>
      </w:r>
      <w:bookmarkEnd w:id="293"/>
    </w:p>
    <w:p w14:paraId="20CA891A">
      <w:r>
        <w:rPr>
          <w:rFonts w:hint="eastAsia"/>
        </w:rPr>
        <w:t>第一，通道优先级规则：人员通行优先级高于设备转运作业，急救通道全时段处于禁占用状态。第二，电源管控规则：须严格按照作业票载明的指定取电点接入电源，严禁违规私拉乱接线路，当实际用电负荷超出核准容量阈值时，需提前履行容量增容申报程序。第三，吊装资源调度规则：吊装作业需求需提前1个工作日提交申报，由甲方实施统一排班调度。第四，检修平台管控规则：向家坝检修平台采用行程预约制，单次作业行程时长不得超过40分钟，超出时限需重新参与排队调度。</w:t>
      </w:r>
    </w:p>
    <w:p w14:paraId="14FA6E69">
      <w:pPr>
        <w:pStyle w:val="5"/>
      </w:pPr>
      <w:bookmarkStart w:id="294" w:name="_Toc22670"/>
      <w:r>
        <w:rPr>
          <w:szCs w:val="32"/>
        </w:rPr>
        <w:t>2.23.4 协同记录</w:t>
      </w:r>
      <w:bookmarkEnd w:id="294"/>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94"/>
        <w:gridCol w:w="4777"/>
        <w:gridCol w:w="1729"/>
      </w:tblGrid>
      <w:tr w14:paraId="023E0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294" w:type="dxa"/>
            <w:shd w:val="clear" w:color="auto" w:fill="E7E6E6"/>
            <w:vAlign w:val="center"/>
          </w:tcPr>
          <w:p w14:paraId="666A5BF4">
            <w:pPr>
              <w:snapToGrid w:val="0"/>
              <w:spacing w:before="70" w:after="70" w:line="240" w:lineRule="auto"/>
              <w:ind w:firstLine="0"/>
              <w:jc w:val="center"/>
              <w:rPr>
                <w:b/>
                <w:sz w:val="21"/>
              </w:rPr>
            </w:pPr>
            <w:r>
              <w:rPr>
                <w:b/>
                <w:sz w:val="21"/>
                <w:szCs w:val="21"/>
              </w:rPr>
              <w:t>记录</w:t>
            </w:r>
          </w:p>
        </w:tc>
        <w:tc>
          <w:tcPr>
            <w:tcW w:w="4777" w:type="dxa"/>
            <w:shd w:val="clear" w:color="auto" w:fill="E7E6E6"/>
            <w:vAlign w:val="center"/>
          </w:tcPr>
          <w:p w14:paraId="1956871F">
            <w:pPr>
              <w:snapToGrid w:val="0"/>
              <w:spacing w:before="70" w:after="70" w:line="240" w:lineRule="auto"/>
              <w:ind w:firstLine="0"/>
              <w:jc w:val="center"/>
              <w:rPr>
                <w:b/>
                <w:sz w:val="21"/>
              </w:rPr>
            </w:pPr>
            <w:r>
              <w:rPr>
                <w:b/>
                <w:sz w:val="21"/>
                <w:szCs w:val="21"/>
              </w:rPr>
              <w:t>内容</w:t>
            </w:r>
          </w:p>
        </w:tc>
        <w:tc>
          <w:tcPr>
            <w:tcW w:w="1729" w:type="dxa"/>
            <w:shd w:val="clear" w:color="auto" w:fill="E7E6E6"/>
            <w:vAlign w:val="center"/>
          </w:tcPr>
          <w:p w14:paraId="278A5DD2">
            <w:pPr>
              <w:snapToGrid w:val="0"/>
              <w:spacing w:before="70" w:after="70" w:line="240" w:lineRule="auto"/>
              <w:ind w:firstLine="0"/>
              <w:jc w:val="center"/>
              <w:rPr>
                <w:b/>
                <w:sz w:val="21"/>
              </w:rPr>
            </w:pPr>
            <w:r>
              <w:rPr>
                <w:b/>
                <w:sz w:val="21"/>
                <w:szCs w:val="21"/>
              </w:rPr>
              <w:t>保存方</w:t>
            </w:r>
          </w:p>
        </w:tc>
      </w:tr>
      <w:tr w14:paraId="0D12E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vAlign w:val="center"/>
          </w:tcPr>
          <w:p w14:paraId="2067B7E9">
            <w:pPr>
              <w:snapToGrid w:val="0"/>
              <w:spacing w:before="70" w:after="70" w:line="240" w:lineRule="auto"/>
              <w:ind w:firstLine="0"/>
              <w:jc w:val="left"/>
              <w:rPr>
                <w:sz w:val="21"/>
              </w:rPr>
            </w:pPr>
            <w:r>
              <w:rPr>
                <w:sz w:val="21"/>
                <w:szCs w:val="21"/>
              </w:rPr>
              <w:t>每日碰头会记录</w:t>
            </w:r>
          </w:p>
        </w:tc>
        <w:tc>
          <w:tcPr>
            <w:tcW w:w="4777" w:type="dxa"/>
            <w:vAlign w:val="center"/>
          </w:tcPr>
          <w:p w14:paraId="46071646">
            <w:pPr>
              <w:snapToGrid w:val="0"/>
              <w:spacing w:before="70" w:after="70" w:line="240" w:lineRule="auto"/>
              <w:ind w:firstLine="0"/>
              <w:jc w:val="left"/>
              <w:rPr>
                <w:sz w:val="21"/>
              </w:rPr>
            </w:pPr>
            <w:r>
              <w:rPr>
                <w:sz w:val="21"/>
                <w:szCs w:val="21"/>
              </w:rPr>
              <w:t>次日作业计划、资源需求、风险提示</w:t>
            </w:r>
          </w:p>
        </w:tc>
        <w:tc>
          <w:tcPr>
            <w:tcW w:w="1729" w:type="dxa"/>
            <w:vAlign w:val="center"/>
          </w:tcPr>
          <w:p w14:paraId="18EE67DB">
            <w:pPr>
              <w:snapToGrid w:val="0"/>
              <w:spacing w:before="70" w:after="70" w:line="240" w:lineRule="auto"/>
              <w:ind w:firstLine="0"/>
              <w:jc w:val="center"/>
              <w:rPr>
                <w:sz w:val="21"/>
              </w:rPr>
            </w:pPr>
            <w:r>
              <w:rPr>
                <w:sz w:val="21"/>
                <w:szCs w:val="21"/>
              </w:rPr>
              <w:t>双方各一份</w:t>
            </w:r>
          </w:p>
        </w:tc>
      </w:tr>
      <w:tr w14:paraId="15966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vAlign w:val="center"/>
          </w:tcPr>
          <w:p w14:paraId="299B05F0">
            <w:pPr>
              <w:snapToGrid w:val="0"/>
              <w:spacing w:before="70" w:after="70" w:line="240" w:lineRule="auto"/>
              <w:ind w:firstLine="0"/>
              <w:jc w:val="left"/>
              <w:rPr>
                <w:sz w:val="21"/>
              </w:rPr>
            </w:pPr>
            <w:r>
              <w:rPr>
                <w:sz w:val="21"/>
                <w:szCs w:val="21"/>
              </w:rPr>
              <w:t>工序交接单</w:t>
            </w:r>
          </w:p>
        </w:tc>
        <w:tc>
          <w:tcPr>
            <w:tcW w:w="4777" w:type="dxa"/>
            <w:vAlign w:val="center"/>
          </w:tcPr>
          <w:p w14:paraId="3B3F803C">
            <w:pPr>
              <w:snapToGrid w:val="0"/>
              <w:spacing w:before="70" w:after="70" w:line="240" w:lineRule="auto"/>
              <w:ind w:firstLine="0"/>
              <w:jc w:val="left"/>
              <w:rPr>
                <w:sz w:val="21"/>
              </w:rPr>
            </w:pPr>
            <w:r>
              <w:rPr>
                <w:sz w:val="21"/>
                <w:szCs w:val="21"/>
              </w:rPr>
              <w:t>交接部位、状态、遗留问题</w:t>
            </w:r>
          </w:p>
        </w:tc>
        <w:tc>
          <w:tcPr>
            <w:tcW w:w="1729" w:type="dxa"/>
            <w:vAlign w:val="center"/>
          </w:tcPr>
          <w:p w14:paraId="0E27528B">
            <w:pPr>
              <w:snapToGrid w:val="0"/>
              <w:spacing w:before="70" w:after="70" w:line="240" w:lineRule="auto"/>
              <w:ind w:firstLine="0"/>
              <w:jc w:val="center"/>
              <w:rPr>
                <w:sz w:val="21"/>
              </w:rPr>
            </w:pPr>
            <w:r>
              <w:rPr>
                <w:sz w:val="21"/>
                <w:szCs w:val="21"/>
              </w:rPr>
              <w:t>项目档案</w:t>
            </w:r>
          </w:p>
        </w:tc>
      </w:tr>
      <w:tr w14:paraId="14C40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vAlign w:val="center"/>
          </w:tcPr>
          <w:p w14:paraId="4554924A">
            <w:pPr>
              <w:snapToGrid w:val="0"/>
              <w:spacing w:before="70" w:after="70" w:line="240" w:lineRule="auto"/>
              <w:ind w:firstLine="0"/>
              <w:jc w:val="left"/>
              <w:rPr>
                <w:sz w:val="21"/>
              </w:rPr>
            </w:pPr>
            <w:r>
              <w:rPr>
                <w:sz w:val="21"/>
                <w:szCs w:val="21"/>
              </w:rPr>
              <w:t>作业票</w:t>
            </w:r>
          </w:p>
        </w:tc>
        <w:tc>
          <w:tcPr>
            <w:tcW w:w="4777" w:type="dxa"/>
            <w:vAlign w:val="center"/>
          </w:tcPr>
          <w:p w14:paraId="587CFBFF">
            <w:pPr>
              <w:snapToGrid w:val="0"/>
              <w:spacing w:before="70" w:after="70" w:line="240" w:lineRule="auto"/>
              <w:ind w:firstLine="0"/>
              <w:jc w:val="left"/>
              <w:rPr>
                <w:sz w:val="21"/>
              </w:rPr>
            </w:pPr>
            <w:r>
              <w:rPr>
                <w:sz w:val="21"/>
                <w:szCs w:val="21"/>
              </w:rPr>
              <w:t>许可范围、时间、监护</w:t>
            </w:r>
          </w:p>
        </w:tc>
        <w:tc>
          <w:tcPr>
            <w:tcW w:w="1729" w:type="dxa"/>
            <w:vAlign w:val="center"/>
          </w:tcPr>
          <w:p w14:paraId="4DDC3AAE">
            <w:pPr>
              <w:snapToGrid w:val="0"/>
              <w:spacing w:before="70" w:after="70" w:line="240" w:lineRule="auto"/>
              <w:ind w:firstLine="0"/>
              <w:jc w:val="center"/>
              <w:rPr>
                <w:sz w:val="21"/>
              </w:rPr>
            </w:pPr>
            <w:r>
              <w:rPr>
                <w:sz w:val="21"/>
                <w:szCs w:val="21"/>
              </w:rPr>
              <w:t>项目档案</w:t>
            </w:r>
          </w:p>
        </w:tc>
      </w:tr>
      <w:tr w14:paraId="363B9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94" w:type="dxa"/>
            <w:vAlign w:val="center"/>
          </w:tcPr>
          <w:p w14:paraId="3F0AFCA9">
            <w:pPr>
              <w:snapToGrid w:val="0"/>
              <w:spacing w:before="70" w:after="70" w:line="240" w:lineRule="auto"/>
              <w:ind w:firstLine="0"/>
              <w:jc w:val="left"/>
              <w:rPr>
                <w:sz w:val="21"/>
              </w:rPr>
            </w:pPr>
            <w:r>
              <w:rPr>
                <w:sz w:val="21"/>
                <w:szCs w:val="21"/>
              </w:rPr>
              <w:t>冲突协调记录</w:t>
            </w:r>
          </w:p>
        </w:tc>
        <w:tc>
          <w:tcPr>
            <w:tcW w:w="4777" w:type="dxa"/>
            <w:vAlign w:val="center"/>
          </w:tcPr>
          <w:p w14:paraId="238BBC02">
            <w:pPr>
              <w:snapToGrid w:val="0"/>
              <w:spacing w:before="70" w:after="70" w:line="240" w:lineRule="auto"/>
              <w:ind w:firstLine="0"/>
              <w:jc w:val="left"/>
              <w:rPr>
                <w:sz w:val="21"/>
              </w:rPr>
            </w:pPr>
            <w:r>
              <w:rPr>
                <w:sz w:val="21"/>
                <w:szCs w:val="21"/>
              </w:rPr>
              <w:t>冲突事项、裁定结果</w:t>
            </w:r>
          </w:p>
        </w:tc>
        <w:tc>
          <w:tcPr>
            <w:tcW w:w="1729" w:type="dxa"/>
            <w:vAlign w:val="center"/>
          </w:tcPr>
          <w:p w14:paraId="42B85FAF">
            <w:pPr>
              <w:snapToGrid w:val="0"/>
              <w:spacing w:before="70" w:after="70" w:line="240" w:lineRule="auto"/>
              <w:ind w:firstLine="0"/>
              <w:jc w:val="center"/>
              <w:rPr>
                <w:sz w:val="21"/>
              </w:rPr>
            </w:pPr>
            <w:r>
              <w:rPr>
                <w:sz w:val="21"/>
                <w:szCs w:val="21"/>
              </w:rPr>
              <w:t>项目档案</w:t>
            </w:r>
          </w:p>
        </w:tc>
      </w:tr>
    </w:tbl>
    <w:p w14:paraId="271A5147">
      <w:pPr>
        <w:spacing w:line="240" w:lineRule="auto"/>
      </w:pPr>
    </w:p>
    <w:p w14:paraId="37ACCD56">
      <w:r>
        <w:rPr>
          <w:rFonts w:hint="eastAsia"/>
        </w:rPr>
        <w:t>协同管理记录的核心价值不仅在于实现作业过程的可追溯化留存，更在于当工期争议发生时，能够为责任界定提供客观、可溯源的书面依据，有效规避各方主观陈述不一致引发的沟通冲突。</w:t>
      </w:r>
    </w:p>
    <w:p w14:paraId="7B4E2D16">
      <w:pPr>
        <w:pStyle w:val="4"/>
      </w:pPr>
      <w:bookmarkStart w:id="295" w:name="_Toc19378"/>
      <w:r>
        <w:rPr>
          <w:szCs w:val="36"/>
        </w:rPr>
        <w:t>2.24 项目文档体系与成果编制细则</w:t>
      </w:r>
      <w:bookmarkEnd w:id="295"/>
    </w:p>
    <w:p w14:paraId="0124A4D3">
      <w:pPr>
        <w:pStyle w:val="5"/>
      </w:pPr>
      <w:bookmarkStart w:id="296" w:name="_Toc7789"/>
      <w:r>
        <w:rPr>
          <w:szCs w:val="32"/>
        </w:rPr>
        <w:t>2.24.1 文档体系</w:t>
      </w:r>
      <w:bookmarkEnd w:id="296"/>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9"/>
        <w:gridCol w:w="2878"/>
        <w:gridCol w:w="2085"/>
        <w:gridCol w:w="2085"/>
        <w:gridCol w:w="743"/>
      </w:tblGrid>
      <w:tr w14:paraId="5EE6C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009" w:type="dxa"/>
            <w:shd w:val="clear" w:color="auto" w:fill="E7E6E6"/>
            <w:vAlign w:val="center"/>
          </w:tcPr>
          <w:p w14:paraId="75D3E1A1">
            <w:pPr>
              <w:keepNext/>
              <w:snapToGrid w:val="0"/>
              <w:spacing w:before="70" w:after="70" w:line="240" w:lineRule="auto"/>
              <w:ind w:firstLine="0"/>
              <w:jc w:val="center"/>
              <w:rPr>
                <w:b/>
                <w:sz w:val="21"/>
              </w:rPr>
            </w:pPr>
            <w:r>
              <w:rPr>
                <w:b/>
                <w:sz w:val="21"/>
                <w:szCs w:val="21"/>
              </w:rPr>
              <w:t>类别</w:t>
            </w:r>
          </w:p>
        </w:tc>
        <w:tc>
          <w:tcPr>
            <w:tcW w:w="2878" w:type="dxa"/>
            <w:shd w:val="clear" w:color="auto" w:fill="E7E6E6"/>
            <w:vAlign w:val="center"/>
          </w:tcPr>
          <w:p w14:paraId="5C83D96B">
            <w:pPr>
              <w:keepNext/>
              <w:snapToGrid w:val="0"/>
              <w:spacing w:before="70" w:after="70" w:line="240" w:lineRule="auto"/>
              <w:ind w:firstLine="0"/>
              <w:jc w:val="center"/>
              <w:rPr>
                <w:b/>
                <w:sz w:val="21"/>
              </w:rPr>
            </w:pPr>
            <w:r>
              <w:rPr>
                <w:b/>
                <w:sz w:val="21"/>
                <w:szCs w:val="21"/>
              </w:rPr>
              <w:t>文档</w:t>
            </w:r>
          </w:p>
        </w:tc>
        <w:tc>
          <w:tcPr>
            <w:tcW w:w="2085" w:type="dxa"/>
            <w:shd w:val="clear" w:color="auto" w:fill="E7E6E6"/>
            <w:vAlign w:val="center"/>
          </w:tcPr>
          <w:p w14:paraId="4938D3E2">
            <w:pPr>
              <w:keepNext/>
              <w:snapToGrid w:val="0"/>
              <w:spacing w:before="70" w:after="70" w:line="240" w:lineRule="auto"/>
              <w:ind w:firstLine="0"/>
              <w:jc w:val="center"/>
              <w:rPr>
                <w:b/>
                <w:sz w:val="21"/>
              </w:rPr>
            </w:pPr>
            <w:r>
              <w:rPr>
                <w:b/>
                <w:sz w:val="21"/>
                <w:szCs w:val="21"/>
              </w:rPr>
              <w:t>编制时点</w:t>
            </w:r>
          </w:p>
        </w:tc>
        <w:tc>
          <w:tcPr>
            <w:tcW w:w="2085" w:type="dxa"/>
            <w:shd w:val="clear" w:color="auto" w:fill="E7E6E6"/>
            <w:vAlign w:val="center"/>
          </w:tcPr>
          <w:p w14:paraId="2425622A">
            <w:pPr>
              <w:keepNext/>
              <w:snapToGrid w:val="0"/>
              <w:spacing w:before="70" w:after="70" w:line="240" w:lineRule="auto"/>
              <w:ind w:firstLine="0"/>
              <w:jc w:val="center"/>
              <w:rPr>
                <w:b/>
                <w:sz w:val="21"/>
              </w:rPr>
            </w:pPr>
            <w:r>
              <w:rPr>
                <w:b/>
                <w:sz w:val="21"/>
                <w:szCs w:val="21"/>
              </w:rPr>
              <w:t>审批</w:t>
            </w:r>
          </w:p>
        </w:tc>
        <w:tc>
          <w:tcPr>
            <w:tcW w:w="743" w:type="dxa"/>
            <w:shd w:val="clear" w:color="auto" w:fill="E7E6E6"/>
            <w:vAlign w:val="center"/>
          </w:tcPr>
          <w:p w14:paraId="4933AFA9">
            <w:pPr>
              <w:keepNext/>
              <w:snapToGrid w:val="0"/>
              <w:spacing w:before="70" w:after="70" w:line="240" w:lineRule="auto"/>
              <w:ind w:firstLine="0"/>
              <w:jc w:val="center"/>
              <w:rPr>
                <w:b/>
                <w:sz w:val="21"/>
              </w:rPr>
            </w:pPr>
            <w:r>
              <w:rPr>
                <w:b/>
                <w:sz w:val="21"/>
                <w:szCs w:val="21"/>
              </w:rPr>
              <w:t>归档</w:t>
            </w:r>
          </w:p>
        </w:tc>
      </w:tr>
      <w:tr w14:paraId="7A0A6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788D706">
            <w:pPr>
              <w:keepNext/>
              <w:snapToGrid w:val="0"/>
              <w:spacing w:before="70" w:after="70" w:line="240" w:lineRule="auto"/>
              <w:ind w:firstLine="0"/>
              <w:jc w:val="center"/>
              <w:rPr>
                <w:sz w:val="21"/>
              </w:rPr>
            </w:pPr>
            <w:r>
              <w:rPr>
                <w:sz w:val="21"/>
                <w:szCs w:val="21"/>
              </w:rPr>
              <w:t>管理类</w:t>
            </w:r>
          </w:p>
        </w:tc>
        <w:tc>
          <w:tcPr>
            <w:tcW w:w="2878" w:type="dxa"/>
            <w:vAlign w:val="center"/>
          </w:tcPr>
          <w:p w14:paraId="37ADF552">
            <w:pPr>
              <w:keepNext/>
              <w:snapToGrid w:val="0"/>
              <w:spacing w:before="70" w:after="70" w:line="240" w:lineRule="auto"/>
              <w:ind w:firstLine="0"/>
              <w:jc w:val="left"/>
              <w:rPr>
                <w:sz w:val="21"/>
              </w:rPr>
            </w:pPr>
            <w:r>
              <w:rPr>
                <w:sz w:val="21"/>
                <w:szCs w:val="21"/>
              </w:rPr>
              <w:t>项目实施计划</w:t>
            </w:r>
          </w:p>
        </w:tc>
        <w:tc>
          <w:tcPr>
            <w:tcW w:w="2085" w:type="dxa"/>
            <w:vAlign w:val="center"/>
          </w:tcPr>
          <w:p w14:paraId="27A91319">
            <w:pPr>
              <w:keepNext/>
              <w:snapToGrid w:val="0"/>
              <w:spacing w:before="70" w:after="70" w:line="240" w:lineRule="auto"/>
              <w:ind w:firstLine="0"/>
              <w:jc w:val="left"/>
              <w:rPr>
                <w:sz w:val="21"/>
              </w:rPr>
            </w:pPr>
            <w:r>
              <w:rPr>
                <w:sz w:val="21"/>
                <w:szCs w:val="21"/>
              </w:rPr>
              <w:t>开工前</w:t>
            </w:r>
          </w:p>
        </w:tc>
        <w:tc>
          <w:tcPr>
            <w:tcW w:w="2085" w:type="dxa"/>
            <w:vAlign w:val="center"/>
          </w:tcPr>
          <w:p w14:paraId="1C4E646D">
            <w:pPr>
              <w:keepNext/>
              <w:snapToGrid w:val="0"/>
              <w:spacing w:before="70" w:after="70" w:line="240" w:lineRule="auto"/>
              <w:ind w:firstLine="0"/>
              <w:jc w:val="left"/>
              <w:rPr>
                <w:sz w:val="21"/>
              </w:rPr>
            </w:pPr>
            <w:r>
              <w:rPr>
                <w:sz w:val="21"/>
                <w:szCs w:val="21"/>
              </w:rPr>
              <w:t>项目负责人</w:t>
            </w:r>
          </w:p>
        </w:tc>
        <w:tc>
          <w:tcPr>
            <w:tcW w:w="743" w:type="dxa"/>
            <w:vAlign w:val="center"/>
          </w:tcPr>
          <w:p w14:paraId="066F61DF">
            <w:pPr>
              <w:keepNext/>
              <w:snapToGrid w:val="0"/>
              <w:spacing w:before="70" w:after="70" w:line="240" w:lineRule="auto"/>
              <w:ind w:firstLine="0"/>
              <w:jc w:val="center"/>
              <w:rPr>
                <w:sz w:val="21"/>
              </w:rPr>
            </w:pPr>
            <w:r>
              <w:rPr>
                <w:sz w:val="21"/>
                <w:szCs w:val="21"/>
              </w:rPr>
              <w:t>是</w:t>
            </w:r>
          </w:p>
        </w:tc>
      </w:tr>
      <w:tr w14:paraId="21240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7CC320CA">
            <w:pPr>
              <w:keepNext/>
              <w:snapToGrid w:val="0"/>
              <w:spacing w:before="70" w:after="70" w:line="240" w:lineRule="auto"/>
              <w:ind w:firstLine="0"/>
              <w:jc w:val="center"/>
              <w:rPr>
                <w:sz w:val="21"/>
              </w:rPr>
            </w:pPr>
            <w:r>
              <w:rPr>
                <w:sz w:val="21"/>
                <w:szCs w:val="21"/>
              </w:rPr>
              <w:t>管理类</w:t>
            </w:r>
          </w:p>
        </w:tc>
        <w:tc>
          <w:tcPr>
            <w:tcW w:w="2878" w:type="dxa"/>
            <w:vAlign w:val="center"/>
          </w:tcPr>
          <w:p w14:paraId="64CDF205">
            <w:pPr>
              <w:keepNext/>
              <w:snapToGrid w:val="0"/>
              <w:spacing w:before="70" w:after="70" w:line="240" w:lineRule="auto"/>
              <w:ind w:firstLine="0"/>
              <w:jc w:val="left"/>
              <w:rPr>
                <w:sz w:val="21"/>
              </w:rPr>
            </w:pPr>
            <w:r>
              <w:rPr>
                <w:sz w:val="21"/>
                <w:szCs w:val="21"/>
              </w:rPr>
              <w:t>质量计划</w:t>
            </w:r>
          </w:p>
        </w:tc>
        <w:tc>
          <w:tcPr>
            <w:tcW w:w="2085" w:type="dxa"/>
            <w:vAlign w:val="center"/>
          </w:tcPr>
          <w:p w14:paraId="4BCAA7C5">
            <w:pPr>
              <w:keepNext/>
              <w:snapToGrid w:val="0"/>
              <w:spacing w:before="70" w:after="70" w:line="240" w:lineRule="auto"/>
              <w:ind w:firstLine="0"/>
              <w:jc w:val="left"/>
              <w:rPr>
                <w:sz w:val="21"/>
              </w:rPr>
            </w:pPr>
            <w:r>
              <w:rPr>
                <w:sz w:val="21"/>
                <w:szCs w:val="21"/>
              </w:rPr>
              <w:t>开工前</w:t>
            </w:r>
          </w:p>
        </w:tc>
        <w:tc>
          <w:tcPr>
            <w:tcW w:w="2085" w:type="dxa"/>
            <w:vAlign w:val="center"/>
          </w:tcPr>
          <w:p w14:paraId="3893175E">
            <w:pPr>
              <w:keepNext/>
              <w:snapToGrid w:val="0"/>
              <w:spacing w:before="70" w:after="70" w:line="240" w:lineRule="auto"/>
              <w:ind w:firstLine="0"/>
              <w:jc w:val="left"/>
              <w:rPr>
                <w:sz w:val="21"/>
              </w:rPr>
            </w:pPr>
            <w:r>
              <w:rPr>
                <w:sz w:val="21"/>
                <w:szCs w:val="21"/>
              </w:rPr>
              <w:t>质量负责人</w:t>
            </w:r>
          </w:p>
        </w:tc>
        <w:tc>
          <w:tcPr>
            <w:tcW w:w="743" w:type="dxa"/>
            <w:vAlign w:val="center"/>
          </w:tcPr>
          <w:p w14:paraId="7DF45314">
            <w:pPr>
              <w:keepNext/>
              <w:snapToGrid w:val="0"/>
              <w:spacing w:before="70" w:after="70" w:line="240" w:lineRule="auto"/>
              <w:ind w:firstLine="0"/>
              <w:jc w:val="center"/>
              <w:rPr>
                <w:sz w:val="21"/>
              </w:rPr>
            </w:pPr>
            <w:r>
              <w:rPr>
                <w:sz w:val="21"/>
                <w:szCs w:val="21"/>
              </w:rPr>
              <w:t>是</w:t>
            </w:r>
          </w:p>
        </w:tc>
      </w:tr>
      <w:tr w14:paraId="57A64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7F77E2DB">
            <w:pPr>
              <w:keepNext/>
              <w:snapToGrid w:val="0"/>
              <w:spacing w:before="70" w:after="70" w:line="240" w:lineRule="auto"/>
              <w:ind w:firstLine="0"/>
              <w:jc w:val="center"/>
              <w:rPr>
                <w:sz w:val="21"/>
              </w:rPr>
            </w:pPr>
            <w:r>
              <w:rPr>
                <w:sz w:val="21"/>
                <w:szCs w:val="21"/>
              </w:rPr>
              <w:t>管理类</w:t>
            </w:r>
          </w:p>
        </w:tc>
        <w:tc>
          <w:tcPr>
            <w:tcW w:w="2878" w:type="dxa"/>
            <w:vAlign w:val="center"/>
          </w:tcPr>
          <w:p w14:paraId="3546F02F">
            <w:pPr>
              <w:keepNext/>
              <w:snapToGrid w:val="0"/>
              <w:spacing w:before="70" w:after="70" w:line="240" w:lineRule="auto"/>
              <w:ind w:firstLine="0"/>
              <w:jc w:val="left"/>
              <w:rPr>
                <w:sz w:val="21"/>
              </w:rPr>
            </w:pPr>
            <w:r>
              <w:rPr>
                <w:sz w:val="21"/>
                <w:szCs w:val="21"/>
              </w:rPr>
              <w:t>安全专项方案</w:t>
            </w:r>
          </w:p>
        </w:tc>
        <w:tc>
          <w:tcPr>
            <w:tcW w:w="2085" w:type="dxa"/>
            <w:vAlign w:val="center"/>
          </w:tcPr>
          <w:p w14:paraId="7D790207">
            <w:pPr>
              <w:keepNext/>
              <w:snapToGrid w:val="0"/>
              <w:spacing w:before="70" w:after="70" w:line="240" w:lineRule="auto"/>
              <w:ind w:firstLine="0"/>
              <w:jc w:val="left"/>
              <w:rPr>
                <w:sz w:val="21"/>
              </w:rPr>
            </w:pPr>
            <w:r>
              <w:rPr>
                <w:sz w:val="21"/>
                <w:szCs w:val="21"/>
              </w:rPr>
              <w:t>进场前</w:t>
            </w:r>
          </w:p>
        </w:tc>
        <w:tc>
          <w:tcPr>
            <w:tcW w:w="2085" w:type="dxa"/>
            <w:vAlign w:val="center"/>
          </w:tcPr>
          <w:p w14:paraId="264FC746">
            <w:pPr>
              <w:keepNext/>
              <w:snapToGrid w:val="0"/>
              <w:spacing w:before="70" w:after="70" w:line="240" w:lineRule="auto"/>
              <w:ind w:firstLine="0"/>
              <w:jc w:val="left"/>
              <w:rPr>
                <w:sz w:val="21"/>
              </w:rPr>
            </w:pPr>
            <w:r>
              <w:rPr>
                <w:sz w:val="21"/>
                <w:szCs w:val="21"/>
              </w:rPr>
              <w:t>项目负责人、甲方</w:t>
            </w:r>
          </w:p>
        </w:tc>
        <w:tc>
          <w:tcPr>
            <w:tcW w:w="743" w:type="dxa"/>
            <w:vAlign w:val="center"/>
          </w:tcPr>
          <w:p w14:paraId="5D9C7E4D">
            <w:pPr>
              <w:keepNext/>
              <w:snapToGrid w:val="0"/>
              <w:spacing w:before="70" w:after="70" w:line="240" w:lineRule="auto"/>
              <w:ind w:firstLine="0"/>
              <w:jc w:val="center"/>
              <w:rPr>
                <w:sz w:val="21"/>
              </w:rPr>
            </w:pPr>
            <w:r>
              <w:rPr>
                <w:sz w:val="21"/>
                <w:szCs w:val="21"/>
              </w:rPr>
              <w:t>是</w:t>
            </w:r>
          </w:p>
        </w:tc>
      </w:tr>
      <w:tr w14:paraId="4FF88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0115A89">
            <w:pPr>
              <w:keepNext/>
              <w:snapToGrid w:val="0"/>
              <w:spacing w:before="70" w:after="70" w:line="240" w:lineRule="auto"/>
              <w:ind w:firstLine="0"/>
              <w:jc w:val="center"/>
              <w:rPr>
                <w:sz w:val="21"/>
              </w:rPr>
            </w:pPr>
            <w:r>
              <w:rPr>
                <w:sz w:val="21"/>
                <w:szCs w:val="21"/>
              </w:rPr>
              <w:t>管理类</w:t>
            </w:r>
          </w:p>
        </w:tc>
        <w:tc>
          <w:tcPr>
            <w:tcW w:w="2878" w:type="dxa"/>
            <w:vAlign w:val="center"/>
          </w:tcPr>
          <w:p w14:paraId="54CAED9E">
            <w:pPr>
              <w:keepNext/>
              <w:snapToGrid w:val="0"/>
              <w:spacing w:before="70" w:after="70" w:line="240" w:lineRule="auto"/>
              <w:ind w:firstLine="0"/>
              <w:jc w:val="left"/>
              <w:rPr>
                <w:sz w:val="21"/>
              </w:rPr>
            </w:pPr>
            <w:r>
              <w:rPr>
                <w:sz w:val="21"/>
                <w:szCs w:val="21"/>
              </w:rPr>
              <w:t>进度计划（四级）</w:t>
            </w:r>
          </w:p>
        </w:tc>
        <w:tc>
          <w:tcPr>
            <w:tcW w:w="2085" w:type="dxa"/>
            <w:vAlign w:val="center"/>
          </w:tcPr>
          <w:p w14:paraId="080ABAEA">
            <w:pPr>
              <w:keepNext/>
              <w:snapToGrid w:val="0"/>
              <w:spacing w:before="70" w:after="70" w:line="240" w:lineRule="auto"/>
              <w:ind w:firstLine="0"/>
              <w:jc w:val="left"/>
              <w:rPr>
                <w:sz w:val="21"/>
              </w:rPr>
            </w:pPr>
            <w:r>
              <w:rPr>
                <w:sz w:val="21"/>
                <w:szCs w:val="21"/>
              </w:rPr>
              <w:t>开工前、每月更新</w:t>
            </w:r>
          </w:p>
        </w:tc>
        <w:tc>
          <w:tcPr>
            <w:tcW w:w="2085" w:type="dxa"/>
            <w:vAlign w:val="center"/>
          </w:tcPr>
          <w:p w14:paraId="1EB167CB">
            <w:pPr>
              <w:keepNext/>
              <w:snapToGrid w:val="0"/>
              <w:spacing w:before="70" w:after="70" w:line="240" w:lineRule="auto"/>
              <w:ind w:firstLine="0"/>
              <w:jc w:val="left"/>
              <w:rPr>
                <w:sz w:val="21"/>
              </w:rPr>
            </w:pPr>
            <w:r>
              <w:rPr>
                <w:sz w:val="21"/>
                <w:szCs w:val="21"/>
              </w:rPr>
              <w:t>项目负责人</w:t>
            </w:r>
          </w:p>
        </w:tc>
        <w:tc>
          <w:tcPr>
            <w:tcW w:w="743" w:type="dxa"/>
            <w:vAlign w:val="center"/>
          </w:tcPr>
          <w:p w14:paraId="16E7A6D9">
            <w:pPr>
              <w:keepNext/>
              <w:snapToGrid w:val="0"/>
              <w:spacing w:before="70" w:after="70" w:line="240" w:lineRule="auto"/>
              <w:ind w:firstLine="0"/>
              <w:jc w:val="center"/>
              <w:rPr>
                <w:sz w:val="21"/>
              </w:rPr>
            </w:pPr>
            <w:r>
              <w:rPr>
                <w:sz w:val="21"/>
                <w:szCs w:val="21"/>
              </w:rPr>
              <w:t>是</w:t>
            </w:r>
          </w:p>
        </w:tc>
      </w:tr>
      <w:tr w14:paraId="6D7A2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0D452ADD">
            <w:pPr>
              <w:keepNext/>
              <w:snapToGrid w:val="0"/>
              <w:spacing w:before="70" w:after="70" w:line="240" w:lineRule="auto"/>
              <w:ind w:firstLine="0"/>
              <w:jc w:val="center"/>
              <w:rPr>
                <w:sz w:val="21"/>
              </w:rPr>
            </w:pPr>
            <w:r>
              <w:rPr>
                <w:sz w:val="21"/>
                <w:szCs w:val="21"/>
              </w:rPr>
              <w:t>管理类</w:t>
            </w:r>
          </w:p>
        </w:tc>
        <w:tc>
          <w:tcPr>
            <w:tcW w:w="2878" w:type="dxa"/>
            <w:vAlign w:val="center"/>
          </w:tcPr>
          <w:p w14:paraId="318A242C">
            <w:pPr>
              <w:keepNext/>
              <w:snapToGrid w:val="0"/>
              <w:spacing w:before="70" w:after="70" w:line="240" w:lineRule="auto"/>
              <w:ind w:firstLine="0"/>
              <w:jc w:val="left"/>
              <w:rPr>
                <w:sz w:val="21"/>
              </w:rPr>
            </w:pPr>
            <w:r>
              <w:rPr>
                <w:sz w:val="21"/>
                <w:szCs w:val="21"/>
              </w:rPr>
              <w:t>变更申请单</w:t>
            </w:r>
          </w:p>
        </w:tc>
        <w:tc>
          <w:tcPr>
            <w:tcW w:w="2085" w:type="dxa"/>
            <w:vAlign w:val="center"/>
          </w:tcPr>
          <w:p w14:paraId="1B9A7531">
            <w:pPr>
              <w:keepNext/>
              <w:snapToGrid w:val="0"/>
              <w:spacing w:before="70" w:after="70" w:line="240" w:lineRule="auto"/>
              <w:ind w:firstLine="0"/>
              <w:jc w:val="left"/>
              <w:rPr>
                <w:sz w:val="21"/>
              </w:rPr>
            </w:pPr>
            <w:r>
              <w:rPr>
                <w:sz w:val="21"/>
                <w:szCs w:val="21"/>
              </w:rPr>
              <w:t>变更发生时</w:t>
            </w:r>
          </w:p>
        </w:tc>
        <w:tc>
          <w:tcPr>
            <w:tcW w:w="2085" w:type="dxa"/>
            <w:vAlign w:val="center"/>
          </w:tcPr>
          <w:p w14:paraId="0F8E9E0A">
            <w:pPr>
              <w:keepNext/>
              <w:snapToGrid w:val="0"/>
              <w:spacing w:before="70" w:after="70" w:line="240" w:lineRule="auto"/>
              <w:ind w:firstLine="0"/>
              <w:jc w:val="left"/>
              <w:rPr>
                <w:sz w:val="21"/>
              </w:rPr>
            </w:pPr>
            <w:r>
              <w:rPr>
                <w:sz w:val="21"/>
                <w:szCs w:val="21"/>
              </w:rPr>
              <w:t>按分级</w:t>
            </w:r>
          </w:p>
        </w:tc>
        <w:tc>
          <w:tcPr>
            <w:tcW w:w="743" w:type="dxa"/>
            <w:vAlign w:val="center"/>
          </w:tcPr>
          <w:p w14:paraId="6D5192D0">
            <w:pPr>
              <w:keepNext/>
              <w:snapToGrid w:val="0"/>
              <w:spacing w:before="70" w:after="70" w:line="240" w:lineRule="auto"/>
              <w:ind w:firstLine="0"/>
              <w:jc w:val="center"/>
              <w:rPr>
                <w:sz w:val="21"/>
              </w:rPr>
            </w:pPr>
            <w:r>
              <w:rPr>
                <w:sz w:val="21"/>
                <w:szCs w:val="21"/>
              </w:rPr>
              <w:t>是</w:t>
            </w:r>
          </w:p>
        </w:tc>
      </w:tr>
      <w:tr w14:paraId="3E9AF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01B8B132">
            <w:pPr>
              <w:keepNext/>
              <w:snapToGrid w:val="0"/>
              <w:spacing w:before="70" w:after="70" w:line="240" w:lineRule="auto"/>
              <w:ind w:firstLine="0"/>
              <w:jc w:val="center"/>
              <w:rPr>
                <w:sz w:val="21"/>
              </w:rPr>
            </w:pPr>
            <w:r>
              <w:rPr>
                <w:sz w:val="21"/>
                <w:szCs w:val="21"/>
              </w:rPr>
              <w:t>技术类</w:t>
            </w:r>
          </w:p>
        </w:tc>
        <w:tc>
          <w:tcPr>
            <w:tcW w:w="2878" w:type="dxa"/>
            <w:vAlign w:val="center"/>
          </w:tcPr>
          <w:p w14:paraId="257287EF">
            <w:pPr>
              <w:keepNext/>
              <w:snapToGrid w:val="0"/>
              <w:spacing w:before="70" w:after="70" w:line="240" w:lineRule="auto"/>
              <w:ind w:firstLine="0"/>
              <w:jc w:val="left"/>
              <w:rPr>
                <w:sz w:val="21"/>
              </w:rPr>
            </w:pPr>
            <w:r>
              <w:rPr>
                <w:sz w:val="21"/>
                <w:szCs w:val="21"/>
              </w:rPr>
              <w:t>设计方案（说明书+图纸）</w:t>
            </w:r>
          </w:p>
        </w:tc>
        <w:tc>
          <w:tcPr>
            <w:tcW w:w="2085" w:type="dxa"/>
            <w:vAlign w:val="center"/>
          </w:tcPr>
          <w:p w14:paraId="35D59B38">
            <w:pPr>
              <w:keepNext/>
              <w:snapToGrid w:val="0"/>
              <w:spacing w:before="70" w:after="70" w:line="240" w:lineRule="auto"/>
              <w:ind w:firstLine="0"/>
              <w:jc w:val="left"/>
              <w:rPr>
                <w:sz w:val="21"/>
              </w:rPr>
            </w:pPr>
            <w:r>
              <w:rPr>
                <w:sz w:val="21"/>
                <w:szCs w:val="21"/>
              </w:rPr>
              <w:t>第 4 月前</w:t>
            </w:r>
          </w:p>
        </w:tc>
        <w:tc>
          <w:tcPr>
            <w:tcW w:w="2085" w:type="dxa"/>
            <w:vAlign w:val="center"/>
          </w:tcPr>
          <w:p w14:paraId="5EB07115">
            <w:pPr>
              <w:keepNext/>
              <w:snapToGrid w:val="0"/>
              <w:spacing w:before="70" w:after="70" w:line="240" w:lineRule="auto"/>
              <w:ind w:firstLine="0"/>
              <w:jc w:val="left"/>
              <w:rPr>
                <w:sz w:val="21"/>
              </w:rPr>
            </w:pPr>
            <w:r>
              <w:rPr>
                <w:sz w:val="21"/>
                <w:szCs w:val="21"/>
              </w:rPr>
              <w:t>甲方审核</w:t>
            </w:r>
          </w:p>
        </w:tc>
        <w:tc>
          <w:tcPr>
            <w:tcW w:w="743" w:type="dxa"/>
            <w:vAlign w:val="center"/>
          </w:tcPr>
          <w:p w14:paraId="31EF263F">
            <w:pPr>
              <w:keepNext/>
              <w:snapToGrid w:val="0"/>
              <w:spacing w:before="70" w:after="70" w:line="240" w:lineRule="auto"/>
              <w:ind w:firstLine="0"/>
              <w:jc w:val="center"/>
              <w:rPr>
                <w:sz w:val="21"/>
              </w:rPr>
            </w:pPr>
            <w:r>
              <w:rPr>
                <w:sz w:val="21"/>
                <w:szCs w:val="21"/>
              </w:rPr>
              <w:t>是</w:t>
            </w:r>
          </w:p>
        </w:tc>
      </w:tr>
      <w:tr w14:paraId="08759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AE0397B">
            <w:pPr>
              <w:keepNext/>
              <w:snapToGrid w:val="0"/>
              <w:spacing w:before="70" w:after="70" w:line="240" w:lineRule="auto"/>
              <w:ind w:firstLine="0"/>
              <w:jc w:val="center"/>
              <w:rPr>
                <w:sz w:val="21"/>
              </w:rPr>
            </w:pPr>
            <w:r>
              <w:rPr>
                <w:sz w:val="21"/>
                <w:szCs w:val="21"/>
              </w:rPr>
              <w:t>技术类</w:t>
            </w:r>
          </w:p>
        </w:tc>
        <w:tc>
          <w:tcPr>
            <w:tcW w:w="2878" w:type="dxa"/>
            <w:vAlign w:val="center"/>
          </w:tcPr>
          <w:p w14:paraId="6709FFB2">
            <w:pPr>
              <w:keepNext/>
              <w:snapToGrid w:val="0"/>
              <w:spacing w:before="70" w:after="70" w:line="240" w:lineRule="auto"/>
              <w:ind w:firstLine="0"/>
              <w:jc w:val="left"/>
              <w:rPr>
                <w:sz w:val="21"/>
              </w:rPr>
            </w:pPr>
            <w:r>
              <w:rPr>
                <w:sz w:val="21"/>
                <w:szCs w:val="21"/>
              </w:rPr>
              <w:t>优化设计方案</w:t>
            </w:r>
          </w:p>
        </w:tc>
        <w:tc>
          <w:tcPr>
            <w:tcW w:w="2085" w:type="dxa"/>
            <w:vAlign w:val="center"/>
          </w:tcPr>
          <w:p w14:paraId="05A32B9B">
            <w:pPr>
              <w:keepNext/>
              <w:snapToGrid w:val="0"/>
              <w:spacing w:before="70" w:after="70" w:line="240" w:lineRule="auto"/>
              <w:ind w:firstLine="0"/>
              <w:jc w:val="left"/>
              <w:rPr>
                <w:sz w:val="21"/>
              </w:rPr>
            </w:pPr>
            <w:r>
              <w:rPr>
                <w:sz w:val="21"/>
                <w:szCs w:val="21"/>
              </w:rPr>
              <w:t>二期前</w:t>
            </w:r>
          </w:p>
        </w:tc>
        <w:tc>
          <w:tcPr>
            <w:tcW w:w="2085" w:type="dxa"/>
            <w:vAlign w:val="center"/>
          </w:tcPr>
          <w:p w14:paraId="5FCC87EA">
            <w:pPr>
              <w:keepNext/>
              <w:snapToGrid w:val="0"/>
              <w:spacing w:before="70" w:after="70" w:line="240" w:lineRule="auto"/>
              <w:ind w:firstLine="0"/>
              <w:jc w:val="left"/>
              <w:rPr>
                <w:sz w:val="21"/>
              </w:rPr>
            </w:pPr>
            <w:r>
              <w:rPr>
                <w:sz w:val="21"/>
                <w:szCs w:val="21"/>
              </w:rPr>
              <w:t>甲方审核</w:t>
            </w:r>
          </w:p>
        </w:tc>
        <w:tc>
          <w:tcPr>
            <w:tcW w:w="743" w:type="dxa"/>
            <w:vAlign w:val="center"/>
          </w:tcPr>
          <w:p w14:paraId="4486F519">
            <w:pPr>
              <w:keepNext/>
              <w:snapToGrid w:val="0"/>
              <w:spacing w:before="70" w:after="70" w:line="240" w:lineRule="auto"/>
              <w:ind w:firstLine="0"/>
              <w:jc w:val="center"/>
              <w:rPr>
                <w:sz w:val="21"/>
              </w:rPr>
            </w:pPr>
            <w:r>
              <w:rPr>
                <w:sz w:val="21"/>
                <w:szCs w:val="21"/>
              </w:rPr>
              <w:t>是</w:t>
            </w:r>
          </w:p>
        </w:tc>
      </w:tr>
      <w:tr w14:paraId="5DC38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273A659">
            <w:pPr>
              <w:keepNext/>
              <w:snapToGrid w:val="0"/>
              <w:spacing w:before="70" w:after="70" w:line="240" w:lineRule="auto"/>
              <w:ind w:firstLine="0"/>
              <w:jc w:val="center"/>
              <w:rPr>
                <w:sz w:val="21"/>
              </w:rPr>
            </w:pPr>
            <w:r>
              <w:rPr>
                <w:sz w:val="21"/>
                <w:szCs w:val="21"/>
              </w:rPr>
              <w:t>技术类</w:t>
            </w:r>
          </w:p>
        </w:tc>
        <w:tc>
          <w:tcPr>
            <w:tcW w:w="2878" w:type="dxa"/>
            <w:vAlign w:val="center"/>
          </w:tcPr>
          <w:p w14:paraId="49C16ECF">
            <w:pPr>
              <w:keepNext/>
              <w:snapToGrid w:val="0"/>
              <w:spacing w:before="70" w:after="70" w:line="240" w:lineRule="auto"/>
              <w:ind w:firstLine="0"/>
              <w:jc w:val="left"/>
              <w:rPr>
                <w:sz w:val="21"/>
              </w:rPr>
            </w:pPr>
            <w:r>
              <w:rPr>
                <w:sz w:val="21"/>
                <w:szCs w:val="21"/>
              </w:rPr>
              <w:t>控制网设计与成果</w:t>
            </w:r>
          </w:p>
        </w:tc>
        <w:tc>
          <w:tcPr>
            <w:tcW w:w="2085" w:type="dxa"/>
            <w:vAlign w:val="center"/>
          </w:tcPr>
          <w:p w14:paraId="1CC4EA2C">
            <w:pPr>
              <w:keepNext/>
              <w:snapToGrid w:val="0"/>
              <w:spacing w:before="70" w:after="70" w:line="240" w:lineRule="auto"/>
              <w:ind w:firstLine="0"/>
              <w:jc w:val="left"/>
              <w:rPr>
                <w:sz w:val="21"/>
              </w:rPr>
            </w:pPr>
            <w:r>
              <w:rPr>
                <w:sz w:val="21"/>
                <w:szCs w:val="21"/>
              </w:rPr>
              <w:t>建网时</w:t>
            </w:r>
          </w:p>
        </w:tc>
        <w:tc>
          <w:tcPr>
            <w:tcW w:w="2085" w:type="dxa"/>
            <w:vAlign w:val="center"/>
          </w:tcPr>
          <w:p w14:paraId="49584DD6">
            <w:pPr>
              <w:keepNext/>
              <w:snapToGrid w:val="0"/>
              <w:spacing w:before="70" w:after="70" w:line="240" w:lineRule="auto"/>
              <w:ind w:firstLine="0"/>
              <w:jc w:val="left"/>
              <w:rPr>
                <w:sz w:val="21"/>
              </w:rPr>
            </w:pPr>
            <w:r>
              <w:rPr>
                <w:sz w:val="21"/>
                <w:szCs w:val="21"/>
              </w:rPr>
              <w:t>技术负责人</w:t>
            </w:r>
          </w:p>
        </w:tc>
        <w:tc>
          <w:tcPr>
            <w:tcW w:w="743" w:type="dxa"/>
            <w:vAlign w:val="center"/>
          </w:tcPr>
          <w:p w14:paraId="5BAED8E4">
            <w:pPr>
              <w:keepNext/>
              <w:snapToGrid w:val="0"/>
              <w:spacing w:before="70" w:after="70" w:line="240" w:lineRule="auto"/>
              <w:ind w:firstLine="0"/>
              <w:jc w:val="center"/>
              <w:rPr>
                <w:sz w:val="21"/>
              </w:rPr>
            </w:pPr>
            <w:r>
              <w:rPr>
                <w:sz w:val="21"/>
                <w:szCs w:val="21"/>
              </w:rPr>
              <w:t>是</w:t>
            </w:r>
          </w:p>
        </w:tc>
      </w:tr>
      <w:tr w14:paraId="41C58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322A7FEB">
            <w:pPr>
              <w:keepNext/>
              <w:snapToGrid w:val="0"/>
              <w:spacing w:before="70" w:after="70" w:line="240" w:lineRule="auto"/>
              <w:ind w:firstLine="0"/>
              <w:jc w:val="center"/>
              <w:rPr>
                <w:sz w:val="21"/>
              </w:rPr>
            </w:pPr>
            <w:r>
              <w:rPr>
                <w:sz w:val="21"/>
                <w:szCs w:val="21"/>
              </w:rPr>
              <w:t>技术类</w:t>
            </w:r>
          </w:p>
        </w:tc>
        <w:tc>
          <w:tcPr>
            <w:tcW w:w="2878" w:type="dxa"/>
            <w:vAlign w:val="center"/>
          </w:tcPr>
          <w:p w14:paraId="237A3AE1">
            <w:pPr>
              <w:keepNext/>
              <w:snapToGrid w:val="0"/>
              <w:spacing w:before="70" w:after="70" w:line="240" w:lineRule="auto"/>
              <w:ind w:firstLine="0"/>
              <w:jc w:val="left"/>
              <w:rPr>
                <w:sz w:val="21"/>
              </w:rPr>
            </w:pPr>
            <w:r>
              <w:rPr>
                <w:sz w:val="21"/>
                <w:szCs w:val="21"/>
              </w:rPr>
              <w:t>标定与精度评定报告</w:t>
            </w:r>
          </w:p>
        </w:tc>
        <w:tc>
          <w:tcPr>
            <w:tcW w:w="2085" w:type="dxa"/>
            <w:vAlign w:val="center"/>
          </w:tcPr>
          <w:p w14:paraId="2331A1C8">
            <w:pPr>
              <w:keepNext/>
              <w:snapToGrid w:val="0"/>
              <w:spacing w:before="70" w:after="70" w:line="240" w:lineRule="auto"/>
              <w:ind w:firstLine="0"/>
              <w:jc w:val="left"/>
              <w:rPr>
                <w:sz w:val="21"/>
              </w:rPr>
            </w:pPr>
            <w:r>
              <w:rPr>
                <w:sz w:val="21"/>
                <w:szCs w:val="21"/>
              </w:rPr>
              <w:t>每站</w:t>
            </w:r>
          </w:p>
        </w:tc>
        <w:tc>
          <w:tcPr>
            <w:tcW w:w="2085" w:type="dxa"/>
            <w:vAlign w:val="center"/>
          </w:tcPr>
          <w:p w14:paraId="4218398B">
            <w:pPr>
              <w:keepNext/>
              <w:snapToGrid w:val="0"/>
              <w:spacing w:before="70" w:after="70" w:line="240" w:lineRule="auto"/>
              <w:ind w:firstLine="0"/>
              <w:jc w:val="left"/>
              <w:rPr>
                <w:sz w:val="21"/>
              </w:rPr>
            </w:pPr>
            <w:r>
              <w:rPr>
                <w:sz w:val="21"/>
                <w:szCs w:val="21"/>
              </w:rPr>
              <w:t>技术负责人</w:t>
            </w:r>
          </w:p>
        </w:tc>
        <w:tc>
          <w:tcPr>
            <w:tcW w:w="743" w:type="dxa"/>
            <w:vAlign w:val="center"/>
          </w:tcPr>
          <w:p w14:paraId="366452B4">
            <w:pPr>
              <w:keepNext/>
              <w:snapToGrid w:val="0"/>
              <w:spacing w:before="70" w:after="70" w:line="240" w:lineRule="auto"/>
              <w:ind w:firstLine="0"/>
              <w:jc w:val="center"/>
              <w:rPr>
                <w:sz w:val="21"/>
              </w:rPr>
            </w:pPr>
            <w:r>
              <w:rPr>
                <w:sz w:val="21"/>
                <w:szCs w:val="21"/>
              </w:rPr>
              <w:t>是</w:t>
            </w:r>
          </w:p>
        </w:tc>
      </w:tr>
      <w:tr w14:paraId="243BE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21735AB">
            <w:pPr>
              <w:keepNext/>
              <w:snapToGrid w:val="0"/>
              <w:spacing w:before="70" w:after="70" w:line="240" w:lineRule="auto"/>
              <w:ind w:firstLine="0"/>
              <w:jc w:val="center"/>
              <w:rPr>
                <w:sz w:val="21"/>
              </w:rPr>
            </w:pPr>
            <w:r>
              <w:rPr>
                <w:sz w:val="21"/>
                <w:szCs w:val="21"/>
              </w:rPr>
              <w:t>技术类</w:t>
            </w:r>
          </w:p>
        </w:tc>
        <w:tc>
          <w:tcPr>
            <w:tcW w:w="2878" w:type="dxa"/>
            <w:vAlign w:val="center"/>
          </w:tcPr>
          <w:p w14:paraId="5F72CF44">
            <w:pPr>
              <w:keepNext/>
              <w:snapToGrid w:val="0"/>
              <w:spacing w:before="70" w:after="70" w:line="240" w:lineRule="auto"/>
              <w:ind w:firstLine="0"/>
              <w:jc w:val="left"/>
              <w:rPr>
                <w:sz w:val="21"/>
              </w:rPr>
            </w:pPr>
            <w:r>
              <w:rPr>
                <w:sz w:val="21"/>
                <w:szCs w:val="21"/>
              </w:rPr>
              <w:t>技术研究报告（两份）</w:t>
            </w:r>
          </w:p>
        </w:tc>
        <w:tc>
          <w:tcPr>
            <w:tcW w:w="2085" w:type="dxa"/>
            <w:vAlign w:val="center"/>
          </w:tcPr>
          <w:p w14:paraId="52863DFE">
            <w:pPr>
              <w:keepNext/>
              <w:snapToGrid w:val="0"/>
              <w:spacing w:before="70" w:after="70" w:line="240" w:lineRule="auto"/>
              <w:ind w:firstLine="0"/>
              <w:jc w:val="left"/>
              <w:rPr>
                <w:sz w:val="21"/>
              </w:rPr>
            </w:pPr>
            <w:r>
              <w:rPr>
                <w:sz w:val="21"/>
                <w:szCs w:val="21"/>
              </w:rPr>
              <w:t>第 10 月、第 31 月</w:t>
            </w:r>
          </w:p>
        </w:tc>
        <w:tc>
          <w:tcPr>
            <w:tcW w:w="2085" w:type="dxa"/>
            <w:vAlign w:val="center"/>
          </w:tcPr>
          <w:p w14:paraId="03050E65">
            <w:pPr>
              <w:keepNext/>
              <w:snapToGrid w:val="0"/>
              <w:spacing w:before="70" w:after="70" w:line="240" w:lineRule="auto"/>
              <w:ind w:firstLine="0"/>
              <w:jc w:val="left"/>
              <w:rPr>
                <w:sz w:val="21"/>
              </w:rPr>
            </w:pPr>
            <w:r>
              <w:rPr>
                <w:sz w:val="21"/>
                <w:szCs w:val="21"/>
              </w:rPr>
              <w:t>甲方评审</w:t>
            </w:r>
          </w:p>
        </w:tc>
        <w:tc>
          <w:tcPr>
            <w:tcW w:w="743" w:type="dxa"/>
            <w:vAlign w:val="center"/>
          </w:tcPr>
          <w:p w14:paraId="7405F95A">
            <w:pPr>
              <w:keepNext/>
              <w:snapToGrid w:val="0"/>
              <w:spacing w:before="70" w:after="70" w:line="240" w:lineRule="auto"/>
              <w:ind w:firstLine="0"/>
              <w:jc w:val="center"/>
              <w:rPr>
                <w:sz w:val="21"/>
              </w:rPr>
            </w:pPr>
            <w:r>
              <w:rPr>
                <w:sz w:val="21"/>
                <w:szCs w:val="21"/>
              </w:rPr>
              <w:t>是</w:t>
            </w:r>
          </w:p>
        </w:tc>
      </w:tr>
      <w:tr w14:paraId="609D3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9549D79">
            <w:pPr>
              <w:keepNext/>
              <w:snapToGrid w:val="0"/>
              <w:spacing w:before="70" w:after="70" w:line="240" w:lineRule="auto"/>
              <w:ind w:firstLine="0"/>
              <w:jc w:val="center"/>
              <w:rPr>
                <w:sz w:val="21"/>
              </w:rPr>
            </w:pPr>
            <w:r>
              <w:rPr>
                <w:sz w:val="21"/>
                <w:szCs w:val="21"/>
              </w:rPr>
              <w:t>技术类</w:t>
            </w:r>
          </w:p>
        </w:tc>
        <w:tc>
          <w:tcPr>
            <w:tcW w:w="2878" w:type="dxa"/>
            <w:vAlign w:val="center"/>
          </w:tcPr>
          <w:p w14:paraId="2E29EC4C">
            <w:pPr>
              <w:keepNext/>
              <w:snapToGrid w:val="0"/>
              <w:spacing w:before="70" w:after="70" w:line="240" w:lineRule="auto"/>
              <w:ind w:firstLine="0"/>
              <w:jc w:val="left"/>
              <w:rPr>
                <w:sz w:val="21"/>
              </w:rPr>
            </w:pPr>
            <w:r>
              <w:rPr>
                <w:sz w:val="21"/>
                <w:szCs w:val="21"/>
              </w:rPr>
              <w:t>融合精度试验报告</w:t>
            </w:r>
          </w:p>
        </w:tc>
        <w:tc>
          <w:tcPr>
            <w:tcW w:w="2085" w:type="dxa"/>
            <w:vAlign w:val="center"/>
          </w:tcPr>
          <w:p w14:paraId="195AE213">
            <w:pPr>
              <w:keepNext/>
              <w:snapToGrid w:val="0"/>
              <w:spacing w:before="70" w:after="70" w:line="240" w:lineRule="auto"/>
              <w:ind w:firstLine="0"/>
              <w:jc w:val="left"/>
              <w:rPr>
                <w:sz w:val="21"/>
              </w:rPr>
            </w:pPr>
            <w:r>
              <w:rPr>
                <w:sz w:val="21"/>
                <w:szCs w:val="21"/>
              </w:rPr>
              <w:t>试验后</w:t>
            </w:r>
          </w:p>
        </w:tc>
        <w:tc>
          <w:tcPr>
            <w:tcW w:w="2085" w:type="dxa"/>
            <w:vAlign w:val="center"/>
          </w:tcPr>
          <w:p w14:paraId="4E9FAACC">
            <w:pPr>
              <w:keepNext/>
              <w:snapToGrid w:val="0"/>
              <w:spacing w:before="70" w:after="70" w:line="240" w:lineRule="auto"/>
              <w:ind w:firstLine="0"/>
              <w:jc w:val="left"/>
              <w:rPr>
                <w:sz w:val="21"/>
              </w:rPr>
            </w:pPr>
            <w:r>
              <w:rPr>
                <w:sz w:val="21"/>
                <w:szCs w:val="21"/>
              </w:rPr>
              <w:t>技术负责人</w:t>
            </w:r>
          </w:p>
        </w:tc>
        <w:tc>
          <w:tcPr>
            <w:tcW w:w="743" w:type="dxa"/>
            <w:vAlign w:val="center"/>
          </w:tcPr>
          <w:p w14:paraId="5E684147">
            <w:pPr>
              <w:keepNext/>
              <w:snapToGrid w:val="0"/>
              <w:spacing w:before="70" w:after="70" w:line="240" w:lineRule="auto"/>
              <w:ind w:firstLine="0"/>
              <w:jc w:val="center"/>
              <w:rPr>
                <w:sz w:val="21"/>
              </w:rPr>
            </w:pPr>
            <w:r>
              <w:rPr>
                <w:sz w:val="21"/>
                <w:szCs w:val="21"/>
              </w:rPr>
              <w:t>是</w:t>
            </w:r>
          </w:p>
        </w:tc>
      </w:tr>
      <w:tr w14:paraId="48F63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09D0BF76">
            <w:pPr>
              <w:keepNext/>
              <w:snapToGrid w:val="0"/>
              <w:spacing w:before="70" w:after="70" w:line="240" w:lineRule="auto"/>
              <w:ind w:firstLine="0"/>
              <w:jc w:val="center"/>
              <w:rPr>
                <w:sz w:val="21"/>
              </w:rPr>
            </w:pPr>
            <w:r>
              <w:rPr>
                <w:sz w:val="21"/>
                <w:szCs w:val="21"/>
              </w:rPr>
              <w:t>技术类</w:t>
            </w:r>
          </w:p>
        </w:tc>
        <w:tc>
          <w:tcPr>
            <w:tcW w:w="2878" w:type="dxa"/>
            <w:vAlign w:val="center"/>
          </w:tcPr>
          <w:p w14:paraId="284DCDA9">
            <w:pPr>
              <w:keepNext/>
              <w:snapToGrid w:val="0"/>
              <w:spacing w:before="70" w:after="70" w:line="240" w:lineRule="auto"/>
              <w:ind w:firstLine="0"/>
              <w:jc w:val="left"/>
              <w:rPr>
                <w:sz w:val="21"/>
              </w:rPr>
            </w:pPr>
            <w:r>
              <w:rPr>
                <w:sz w:val="21"/>
                <w:szCs w:val="21"/>
              </w:rPr>
              <w:t>测试或型式试验报告</w:t>
            </w:r>
          </w:p>
        </w:tc>
        <w:tc>
          <w:tcPr>
            <w:tcW w:w="2085" w:type="dxa"/>
            <w:vAlign w:val="center"/>
          </w:tcPr>
          <w:p w14:paraId="4BD7A449">
            <w:pPr>
              <w:keepNext/>
              <w:snapToGrid w:val="0"/>
              <w:spacing w:before="70" w:after="70" w:line="240" w:lineRule="auto"/>
              <w:ind w:firstLine="0"/>
              <w:jc w:val="left"/>
              <w:rPr>
                <w:sz w:val="21"/>
              </w:rPr>
            </w:pPr>
            <w:r>
              <w:rPr>
                <w:sz w:val="21"/>
                <w:szCs w:val="21"/>
              </w:rPr>
              <w:t>第 31 月</w:t>
            </w:r>
          </w:p>
        </w:tc>
        <w:tc>
          <w:tcPr>
            <w:tcW w:w="2085" w:type="dxa"/>
            <w:vAlign w:val="center"/>
          </w:tcPr>
          <w:p w14:paraId="2AC660D5">
            <w:pPr>
              <w:keepNext/>
              <w:snapToGrid w:val="0"/>
              <w:spacing w:before="70" w:after="70" w:line="240" w:lineRule="auto"/>
              <w:ind w:firstLine="0"/>
              <w:jc w:val="left"/>
              <w:rPr>
                <w:sz w:val="21"/>
              </w:rPr>
            </w:pPr>
            <w:r>
              <w:rPr>
                <w:sz w:val="21"/>
                <w:szCs w:val="21"/>
              </w:rPr>
              <w:t>第三方</w:t>
            </w:r>
          </w:p>
        </w:tc>
        <w:tc>
          <w:tcPr>
            <w:tcW w:w="743" w:type="dxa"/>
            <w:vAlign w:val="center"/>
          </w:tcPr>
          <w:p w14:paraId="177D9CD4">
            <w:pPr>
              <w:keepNext/>
              <w:snapToGrid w:val="0"/>
              <w:spacing w:before="70" w:after="70" w:line="240" w:lineRule="auto"/>
              <w:ind w:firstLine="0"/>
              <w:jc w:val="center"/>
              <w:rPr>
                <w:sz w:val="21"/>
              </w:rPr>
            </w:pPr>
            <w:r>
              <w:rPr>
                <w:sz w:val="21"/>
                <w:szCs w:val="21"/>
              </w:rPr>
              <w:t>是</w:t>
            </w:r>
          </w:p>
        </w:tc>
      </w:tr>
      <w:tr w14:paraId="4A651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86F4A17">
            <w:pPr>
              <w:keepNext/>
              <w:snapToGrid w:val="0"/>
              <w:spacing w:before="70" w:after="70" w:line="240" w:lineRule="auto"/>
              <w:ind w:firstLine="0"/>
              <w:jc w:val="center"/>
              <w:rPr>
                <w:sz w:val="21"/>
              </w:rPr>
            </w:pPr>
            <w:r>
              <w:rPr>
                <w:sz w:val="21"/>
                <w:szCs w:val="21"/>
              </w:rPr>
              <w:t>成果类</w:t>
            </w:r>
          </w:p>
        </w:tc>
        <w:tc>
          <w:tcPr>
            <w:tcW w:w="2878" w:type="dxa"/>
            <w:vAlign w:val="center"/>
          </w:tcPr>
          <w:p w14:paraId="507A1EFC">
            <w:pPr>
              <w:keepNext/>
              <w:snapToGrid w:val="0"/>
              <w:spacing w:before="70" w:after="70" w:line="240" w:lineRule="auto"/>
              <w:ind w:firstLine="0"/>
              <w:jc w:val="left"/>
              <w:rPr>
                <w:sz w:val="21"/>
              </w:rPr>
            </w:pPr>
            <w:r>
              <w:rPr>
                <w:sz w:val="21"/>
                <w:szCs w:val="21"/>
              </w:rPr>
              <w:t>三维模型与点云</w:t>
            </w:r>
          </w:p>
        </w:tc>
        <w:tc>
          <w:tcPr>
            <w:tcW w:w="2085" w:type="dxa"/>
            <w:vAlign w:val="center"/>
          </w:tcPr>
          <w:p w14:paraId="78038016">
            <w:pPr>
              <w:keepNext/>
              <w:snapToGrid w:val="0"/>
              <w:spacing w:before="70" w:after="70" w:line="240" w:lineRule="auto"/>
              <w:ind w:firstLine="0"/>
              <w:jc w:val="left"/>
              <w:rPr>
                <w:sz w:val="21"/>
              </w:rPr>
            </w:pPr>
            <w:r>
              <w:rPr>
                <w:sz w:val="21"/>
                <w:szCs w:val="21"/>
              </w:rPr>
              <w:t>每孔</w:t>
            </w:r>
          </w:p>
        </w:tc>
        <w:tc>
          <w:tcPr>
            <w:tcW w:w="2085" w:type="dxa"/>
            <w:vAlign w:val="center"/>
          </w:tcPr>
          <w:p w14:paraId="3955C454">
            <w:pPr>
              <w:keepNext/>
              <w:snapToGrid w:val="0"/>
              <w:spacing w:before="70" w:after="70" w:line="240" w:lineRule="auto"/>
              <w:ind w:firstLine="0"/>
              <w:jc w:val="left"/>
              <w:rPr>
                <w:sz w:val="21"/>
              </w:rPr>
            </w:pPr>
            <w:r>
              <w:rPr>
                <w:sz w:val="21"/>
                <w:szCs w:val="21"/>
              </w:rPr>
              <w:t>质量组</w:t>
            </w:r>
          </w:p>
        </w:tc>
        <w:tc>
          <w:tcPr>
            <w:tcW w:w="743" w:type="dxa"/>
            <w:vAlign w:val="center"/>
          </w:tcPr>
          <w:p w14:paraId="2A599991">
            <w:pPr>
              <w:keepNext/>
              <w:snapToGrid w:val="0"/>
              <w:spacing w:before="70" w:after="70" w:line="240" w:lineRule="auto"/>
              <w:ind w:firstLine="0"/>
              <w:jc w:val="center"/>
              <w:rPr>
                <w:sz w:val="21"/>
              </w:rPr>
            </w:pPr>
            <w:r>
              <w:rPr>
                <w:sz w:val="21"/>
                <w:szCs w:val="21"/>
              </w:rPr>
              <w:t>是</w:t>
            </w:r>
          </w:p>
        </w:tc>
      </w:tr>
      <w:tr w14:paraId="04B17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3D73712">
            <w:pPr>
              <w:keepNext/>
              <w:snapToGrid w:val="0"/>
              <w:spacing w:before="70" w:after="70" w:line="240" w:lineRule="auto"/>
              <w:ind w:firstLine="0"/>
              <w:jc w:val="center"/>
              <w:rPr>
                <w:sz w:val="21"/>
              </w:rPr>
            </w:pPr>
            <w:r>
              <w:rPr>
                <w:sz w:val="21"/>
                <w:szCs w:val="21"/>
              </w:rPr>
              <w:t>成果类</w:t>
            </w:r>
          </w:p>
        </w:tc>
        <w:tc>
          <w:tcPr>
            <w:tcW w:w="2878" w:type="dxa"/>
            <w:vAlign w:val="center"/>
          </w:tcPr>
          <w:p w14:paraId="12686C2F">
            <w:pPr>
              <w:keepNext/>
              <w:snapToGrid w:val="0"/>
              <w:spacing w:before="70" w:after="70" w:line="240" w:lineRule="auto"/>
              <w:ind w:firstLine="0"/>
              <w:jc w:val="left"/>
              <w:rPr>
                <w:sz w:val="21"/>
              </w:rPr>
            </w:pPr>
            <w:r>
              <w:rPr>
                <w:sz w:val="21"/>
                <w:szCs w:val="21"/>
              </w:rPr>
              <w:t>720° 漫游成果</w:t>
            </w:r>
          </w:p>
        </w:tc>
        <w:tc>
          <w:tcPr>
            <w:tcW w:w="2085" w:type="dxa"/>
            <w:vAlign w:val="center"/>
          </w:tcPr>
          <w:p w14:paraId="4B0AF4DB">
            <w:pPr>
              <w:keepNext/>
              <w:snapToGrid w:val="0"/>
              <w:spacing w:before="70" w:after="70" w:line="240" w:lineRule="auto"/>
              <w:ind w:firstLine="0"/>
              <w:jc w:val="left"/>
              <w:rPr>
                <w:sz w:val="21"/>
              </w:rPr>
            </w:pPr>
            <w:r>
              <w:rPr>
                <w:sz w:val="21"/>
                <w:szCs w:val="21"/>
              </w:rPr>
              <w:t>每孔</w:t>
            </w:r>
          </w:p>
        </w:tc>
        <w:tc>
          <w:tcPr>
            <w:tcW w:w="2085" w:type="dxa"/>
            <w:vAlign w:val="center"/>
          </w:tcPr>
          <w:p w14:paraId="7E604EB8">
            <w:pPr>
              <w:keepNext/>
              <w:snapToGrid w:val="0"/>
              <w:spacing w:before="70" w:after="70" w:line="240" w:lineRule="auto"/>
              <w:ind w:firstLine="0"/>
              <w:jc w:val="left"/>
              <w:rPr>
                <w:sz w:val="21"/>
              </w:rPr>
            </w:pPr>
            <w:r>
              <w:rPr>
                <w:sz w:val="21"/>
                <w:szCs w:val="21"/>
              </w:rPr>
              <w:t>质量组</w:t>
            </w:r>
          </w:p>
        </w:tc>
        <w:tc>
          <w:tcPr>
            <w:tcW w:w="743" w:type="dxa"/>
            <w:vAlign w:val="center"/>
          </w:tcPr>
          <w:p w14:paraId="4FB8EEE4">
            <w:pPr>
              <w:keepNext/>
              <w:snapToGrid w:val="0"/>
              <w:spacing w:before="70" w:after="70" w:line="240" w:lineRule="auto"/>
              <w:ind w:firstLine="0"/>
              <w:jc w:val="center"/>
              <w:rPr>
                <w:sz w:val="21"/>
              </w:rPr>
            </w:pPr>
            <w:r>
              <w:rPr>
                <w:sz w:val="21"/>
                <w:szCs w:val="21"/>
              </w:rPr>
              <w:t>是</w:t>
            </w:r>
          </w:p>
        </w:tc>
      </w:tr>
      <w:tr w14:paraId="1C712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77C86A4">
            <w:pPr>
              <w:keepNext/>
              <w:snapToGrid w:val="0"/>
              <w:spacing w:before="70" w:after="70" w:line="240" w:lineRule="auto"/>
              <w:ind w:firstLine="0"/>
              <w:jc w:val="center"/>
              <w:rPr>
                <w:sz w:val="21"/>
              </w:rPr>
            </w:pPr>
            <w:r>
              <w:rPr>
                <w:sz w:val="21"/>
                <w:szCs w:val="21"/>
              </w:rPr>
              <w:t>成果类</w:t>
            </w:r>
          </w:p>
        </w:tc>
        <w:tc>
          <w:tcPr>
            <w:tcW w:w="2878" w:type="dxa"/>
            <w:vAlign w:val="center"/>
          </w:tcPr>
          <w:p w14:paraId="6F46028A">
            <w:pPr>
              <w:keepNext/>
              <w:snapToGrid w:val="0"/>
              <w:spacing w:before="70" w:after="70" w:line="240" w:lineRule="auto"/>
              <w:ind w:firstLine="0"/>
              <w:jc w:val="left"/>
              <w:rPr>
                <w:sz w:val="21"/>
              </w:rPr>
            </w:pPr>
            <w:r>
              <w:rPr>
                <w:sz w:val="21"/>
                <w:szCs w:val="21"/>
              </w:rPr>
              <w:t>检查报告</w:t>
            </w:r>
          </w:p>
        </w:tc>
        <w:tc>
          <w:tcPr>
            <w:tcW w:w="2085" w:type="dxa"/>
            <w:vAlign w:val="center"/>
          </w:tcPr>
          <w:p w14:paraId="6BDC547A">
            <w:pPr>
              <w:keepNext/>
              <w:snapToGrid w:val="0"/>
              <w:spacing w:before="70" w:after="70" w:line="240" w:lineRule="auto"/>
              <w:ind w:firstLine="0"/>
              <w:jc w:val="left"/>
              <w:rPr>
                <w:sz w:val="21"/>
              </w:rPr>
            </w:pPr>
            <w:r>
              <w:rPr>
                <w:sz w:val="21"/>
                <w:szCs w:val="21"/>
              </w:rPr>
              <w:t>每孔</w:t>
            </w:r>
          </w:p>
        </w:tc>
        <w:tc>
          <w:tcPr>
            <w:tcW w:w="2085" w:type="dxa"/>
            <w:vAlign w:val="center"/>
          </w:tcPr>
          <w:p w14:paraId="7EA1BF55">
            <w:pPr>
              <w:keepNext/>
              <w:snapToGrid w:val="0"/>
              <w:spacing w:before="70" w:after="70" w:line="240" w:lineRule="auto"/>
              <w:ind w:firstLine="0"/>
              <w:jc w:val="left"/>
              <w:rPr>
                <w:sz w:val="21"/>
              </w:rPr>
            </w:pPr>
            <w:r>
              <w:rPr>
                <w:sz w:val="21"/>
                <w:szCs w:val="21"/>
              </w:rPr>
              <w:t>项目负责人</w:t>
            </w:r>
          </w:p>
        </w:tc>
        <w:tc>
          <w:tcPr>
            <w:tcW w:w="743" w:type="dxa"/>
            <w:vAlign w:val="center"/>
          </w:tcPr>
          <w:p w14:paraId="1E361931">
            <w:pPr>
              <w:keepNext/>
              <w:snapToGrid w:val="0"/>
              <w:spacing w:before="70" w:after="70" w:line="240" w:lineRule="auto"/>
              <w:ind w:firstLine="0"/>
              <w:jc w:val="center"/>
              <w:rPr>
                <w:sz w:val="21"/>
              </w:rPr>
            </w:pPr>
            <w:r>
              <w:rPr>
                <w:sz w:val="21"/>
                <w:szCs w:val="21"/>
              </w:rPr>
              <w:t>是</w:t>
            </w:r>
          </w:p>
        </w:tc>
      </w:tr>
      <w:tr w14:paraId="7139E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3B63104B">
            <w:pPr>
              <w:keepNext/>
              <w:snapToGrid w:val="0"/>
              <w:spacing w:before="70" w:after="70" w:line="240" w:lineRule="auto"/>
              <w:ind w:firstLine="0"/>
              <w:jc w:val="center"/>
              <w:rPr>
                <w:sz w:val="21"/>
              </w:rPr>
            </w:pPr>
            <w:r>
              <w:rPr>
                <w:sz w:val="21"/>
                <w:szCs w:val="21"/>
              </w:rPr>
              <w:t>成果类</w:t>
            </w:r>
          </w:p>
        </w:tc>
        <w:tc>
          <w:tcPr>
            <w:tcW w:w="2878" w:type="dxa"/>
            <w:vAlign w:val="center"/>
          </w:tcPr>
          <w:p w14:paraId="6274DB3F">
            <w:pPr>
              <w:keepNext/>
              <w:snapToGrid w:val="0"/>
              <w:spacing w:before="70" w:after="70" w:line="240" w:lineRule="auto"/>
              <w:ind w:firstLine="0"/>
              <w:jc w:val="left"/>
              <w:rPr>
                <w:sz w:val="21"/>
              </w:rPr>
            </w:pPr>
            <w:r>
              <w:rPr>
                <w:sz w:val="21"/>
                <w:szCs w:val="21"/>
              </w:rPr>
              <w:t>缺陷汇总表</w:t>
            </w:r>
          </w:p>
        </w:tc>
        <w:tc>
          <w:tcPr>
            <w:tcW w:w="2085" w:type="dxa"/>
            <w:vAlign w:val="center"/>
          </w:tcPr>
          <w:p w14:paraId="380BDD19">
            <w:pPr>
              <w:keepNext/>
              <w:snapToGrid w:val="0"/>
              <w:spacing w:before="70" w:after="70" w:line="240" w:lineRule="auto"/>
              <w:ind w:firstLine="0"/>
              <w:jc w:val="left"/>
              <w:rPr>
                <w:sz w:val="21"/>
              </w:rPr>
            </w:pPr>
            <w:r>
              <w:rPr>
                <w:sz w:val="21"/>
                <w:szCs w:val="21"/>
              </w:rPr>
              <w:t>每孔</w:t>
            </w:r>
          </w:p>
        </w:tc>
        <w:tc>
          <w:tcPr>
            <w:tcW w:w="2085" w:type="dxa"/>
            <w:vAlign w:val="center"/>
          </w:tcPr>
          <w:p w14:paraId="3A2DE06C">
            <w:pPr>
              <w:keepNext/>
              <w:snapToGrid w:val="0"/>
              <w:spacing w:before="70" w:after="70" w:line="240" w:lineRule="auto"/>
              <w:ind w:firstLine="0"/>
              <w:jc w:val="left"/>
              <w:rPr>
                <w:sz w:val="21"/>
              </w:rPr>
            </w:pPr>
            <w:r>
              <w:rPr>
                <w:sz w:val="21"/>
                <w:szCs w:val="21"/>
              </w:rPr>
              <w:t>质量组</w:t>
            </w:r>
          </w:p>
        </w:tc>
        <w:tc>
          <w:tcPr>
            <w:tcW w:w="743" w:type="dxa"/>
            <w:vAlign w:val="center"/>
          </w:tcPr>
          <w:p w14:paraId="0D076EFF">
            <w:pPr>
              <w:keepNext/>
              <w:snapToGrid w:val="0"/>
              <w:spacing w:before="70" w:after="70" w:line="240" w:lineRule="auto"/>
              <w:ind w:firstLine="0"/>
              <w:jc w:val="center"/>
              <w:rPr>
                <w:sz w:val="21"/>
              </w:rPr>
            </w:pPr>
            <w:r>
              <w:rPr>
                <w:sz w:val="21"/>
                <w:szCs w:val="21"/>
              </w:rPr>
              <w:t>是</w:t>
            </w:r>
          </w:p>
        </w:tc>
      </w:tr>
      <w:tr w14:paraId="734F0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520C127">
            <w:pPr>
              <w:keepNext/>
              <w:snapToGrid w:val="0"/>
              <w:spacing w:before="70" w:after="70" w:line="240" w:lineRule="auto"/>
              <w:ind w:firstLine="0"/>
              <w:jc w:val="center"/>
              <w:rPr>
                <w:sz w:val="21"/>
              </w:rPr>
            </w:pPr>
            <w:r>
              <w:rPr>
                <w:sz w:val="21"/>
                <w:szCs w:val="21"/>
              </w:rPr>
              <w:t>成果类</w:t>
            </w:r>
          </w:p>
        </w:tc>
        <w:tc>
          <w:tcPr>
            <w:tcW w:w="2878" w:type="dxa"/>
            <w:vAlign w:val="center"/>
          </w:tcPr>
          <w:p w14:paraId="649EE0FD">
            <w:pPr>
              <w:keepNext/>
              <w:snapToGrid w:val="0"/>
              <w:spacing w:before="70" w:after="70" w:line="240" w:lineRule="auto"/>
              <w:ind w:firstLine="0"/>
              <w:jc w:val="left"/>
              <w:rPr>
                <w:sz w:val="21"/>
              </w:rPr>
            </w:pPr>
            <w:r>
              <w:rPr>
                <w:sz w:val="21"/>
                <w:szCs w:val="21"/>
              </w:rPr>
              <w:t>DWG 记录图</w:t>
            </w:r>
          </w:p>
        </w:tc>
        <w:tc>
          <w:tcPr>
            <w:tcW w:w="2085" w:type="dxa"/>
            <w:vAlign w:val="center"/>
          </w:tcPr>
          <w:p w14:paraId="3E2A325C">
            <w:pPr>
              <w:keepNext/>
              <w:snapToGrid w:val="0"/>
              <w:spacing w:before="70" w:after="70" w:line="240" w:lineRule="auto"/>
              <w:ind w:firstLine="0"/>
              <w:jc w:val="left"/>
              <w:rPr>
                <w:sz w:val="21"/>
              </w:rPr>
            </w:pPr>
            <w:r>
              <w:rPr>
                <w:sz w:val="21"/>
                <w:szCs w:val="21"/>
              </w:rPr>
              <w:t>每孔</w:t>
            </w:r>
          </w:p>
        </w:tc>
        <w:tc>
          <w:tcPr>
            <w:tcW w:w="2085" w:type="dxa"/>
            <w:vAlign w:val="center"/>
          </w:tcPr>
          <w:p w14:paraId="73DAD533">
            <w:pPr>
              <w:keepNext/>
              <w:snapToGrid w:val="0"/>
              <w:spacing w:before="70" w:after="70" w:line="240" w:lineRule="auto"/>
              <w:ind w:firstLine="0"/>
              <w:jc w:val="left"/>
              <w:rPr>
                <w:sz w:val="21"/>
              </w:rPr>
            </w:pPr>
            <w:r>
              <w:rPr>
                <w:sz w:val="21"/>
                <w:szCs w:val="21"/>
              </w:rPr>
              <w:t>技术负责人</w:t>
            </w:r>
          </w:p>
        </w:tc>
        <w:tc>
          <w:tcPr>
            <w:tcW w:w="743" w:type="dxa"/>
            <w:vAlign w:val="center"/>
          </w:tcPr>
          <w:p w14:paraId="2D32074E">
            <w:pPr>
              <w:keepNext/>
              <w:snapToGrid w:val="0"/>
              <w:spacing w:before="70" w:after="70" w:line="240" w:lineRule="auto"/>
              <w:ind w:firstLine="0"/>
              <w:jc w:val="center"/>
              <w:rPr>
                <w:sz w:val="21"/>
              </w:rPr>
            </w:pPr>
            <w:r>
              <w:rPr>
                <w:sz w:val="21"/>
                <w:szCs w:val="21"/>
              </w:rPr>
              <w:t>是</w:t>
            </w:r>
          </w:p>
        </w:tc>
      </w:tr>
      <w:tr w14:paraId="04DA3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39A1CB67">
            <w:pPr>
              <w:keepNext/>
              <w:snapToGrid w:val="0"/>
              <w:spacing w:before="70" w:after="70" w:line="240" w:lineRule="auto"/>
              <w:ind w:firstLine="0"/>
              <w:jc w:val="center"/>
              <w:rPr>
                <w:sz w:val="21"/>
              </w:rPr>
            </w:pPr>
            <w:r>
              <w:rPr>
                <w:sz w:val="21"/>
                <w:szCs w:val="21"/>
              </w:rPr>
              <w:t>成果类</w:t>
            </w:r>
          </w:p>
        </w:tc>
        <w:tc>
          <w:tcPr>
            <w:tcW w:w="2878" w:type="dxa"/>
            <w:vAlign w:val="center"/>
          </w:tcPr>
          <w:p w14:paraId="0F0504AA">
            <w:pPr>
              <w:keepNext/>
              <w:snapToGrid w:val="0"/>
              <w:spacing w:before="70" w:after="70" w:line="240" w:lineRule="auto"/>
              <w:ind w:firstLine="0"/>
              <w:jc w:val="left"/>
              <w:rPr>
                <w:sz w:val="21"/>
              </w:rPr>
            </w:pPr>
            <w:r>
              <w:rPr>
                <w:sz w:val="21"/>
                <w:szCs w:val="21"/>
              </w:rPr>
              <w:t>平面展开云图</w:t>
            </w:r>
          </w:p>
        </w:tc>
        <w:tc>
          <w:tcPr>
            <w:tcW w:w="2085" w:type="dxa"/>
            <w:vAlign w:val="center"/>
          </w:tcPr>
          <w:p w14:paraId="4E90A3DB">
            <w:pPr>
              <w:keepNext/>
              <w:snapToGrid w:val="0"/>
              <w:spacing w:before="70" w:after="70" w:line="240" w:lineRule="auto"/>
              <w:ind w:firstLine="0"/>
              <w:jc w:val="left"/>
              <w:rPr>
                <w:sz w:val="21"/>
              </w:rPr>
            </w:pPr>
            <w:r>
              <w:rPr>
                <w:sz w:val="21"/>
                <w:szCs w:val="21"/>
              </w:rPr>
              <w:t>每孔</w:t>
            </w:r>
          </w:p>
        </w:tc>
        <w:tc>
          <w:tcPr>
            <w:tcW w:w="2085" w:type="dxa"/>
            <w:vAlign w:val="center"/>
          </w:tcPr>
          <w:p w14:paraId="1DEAE7F2">
            <w:pPr>
              <w:keepNext/>
              <w:snapToGrid w:val="0"/>
              <w:spacing w:before="70" w:after="70" w:line="240" w:lineRule="auto"/>
              <w:ind w:firstLine="0"/>
              <w:jc w:val="left"/>
              <w:rPr>
                <w:sz w:val="21"/>
              </w:rPr>
            </w:pPr>
            <w:r>
              <w:rPr>
                <w:sz w:val="21"/>
                <w:szCs w:val="21"/>
              </w:rPr>
              <w:t>质量组</w:t>
            </w:r>
          </w:p>
        </w:tc>
        <w:tc>
          <w:tcPr>
            <w:tcW w:w="743" w:type="dxa"/>
            <w:vAlign w:val="center"/>
          </w:tcPr>
          <w:p w14:paraId="57D0EB28">
            <w:pPr>
              <w:keepNext/>
              <w:snapToGrid w:val="0"/>
              <w:spacing w:before="70" w:after="70" w:line="240" w:lineRule="auto"/>
              <w:ind w:firstLine="0"/>
              <w:jc w:val="center"/>
              <w:rPr>
                <w:sz w:val="21"/>
              </w:rPr>
            </w:pPr>
            <w:r>
              <w:rPr>
                <w:sz w:val="21"/>
                <w:szCs w:val="21"/>
              </w:rPr>
              <w:t>是</w:t>
            </w:r>
          </w:p>
        </w:tc>
      </w:tr>
      <w:tr w14:paraId="0819A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42C48699">
            <w:pPr>
              <w:keepNext/>
              <w:snapToGrid w:val="0"/>
              <w:spacing w:before="70" w:after="70" w:line="240" w:lineRule="auto"/>
              <w:ind w:firstLine="0"/>
              <w:jc w:val="center"/>
              <w:rPr>
                <w:sz w:val="21"/>
              </w:rPr>
            </w:pPr>
            <w:r>
              <w:rPr>
                <w:sz w:val="21"/>
                <w:szCs w:val="21"/>
              </w:rPr>
              <w:t>成果类</w:t>
            </w:r>
          </w:p>
        </w:tc>
        <w:tc>
          <w:tcPr>
            <w:tcW w:w="2878" w:type="dxa"/>
            <w:vAlign w:val="center"/>
          </w:tcPr>
          <w:p w14:paraId="086C6F48">
            <w:pPr>
              <w:keepNext/>
              <w:snapToGrid w:val="0"/>
              <w:spacing w:before="70" w:after="70" w:line="240" w:lineRule="auto"/>
              <w:ind w:firstLine="0"/>
              <w:jc w:val="left"/>
              <w:rPr>
                <w:sz w:val="21"/>
              </w:rPr>
            </w:pPr>
            <w:r>
              <w:rPr>
                <w:sz w:val="21"/>
                <w:szCs w:val="21"/>
              </w:rPr>
              <w:t>应用验证总结报告</w:t>
            </w:r>
          </w:p>
        </w:tc>
        <w:tc>
          <w:tcPr>
            <w:tcW w:w="2085" w:type="dxa"/>
            <w:vAlign w:val="center"/>
          </w:tcPr>
          <w:p w14:paraId="42F5CC83">
            <w:pPr>
              <w:keepNext/>
              <w:snapToGrid w:val="0"/>
              <w:spacing w:before="70" w:after="70" w:line="240" w:lineRule="auto"/>
              <w:ind w:firstLine="0"/>
              <w:jc w:val="left"/>
              <w:rPr>
                <w:sz w:val="21"/>
              </w:rPr>
            </w:pPr>
            <w:r>
              <w:rPr>
                <w:sz w:val="21"/>
                <w:szCs w:val="21"/>
              </w:rPr>
              <w:t>每期</w:t>
            </w:r>
          </w:p>
        </w:tc>
        <w:tc>
          <w:tcPr>
            <w:tcW w:w="2085" w:type="dxa"/>
            <w:vAlign w:val="center"/>
          </w:tcPr>
          <w:p w14:paraId="6AB38FA2">
            <w:pPr>
              <w:keepNext/>
              <w:snapToGrid w:val="0"/>
              <w:spacing w:before="70" w:after="70" w:line="240" w:lineRule="auto"/>
              <w:ind w:firstLine="0"/>
              <w:jc w:val="left"/>
              <w:rPr>
                <w:sz w:val="21"/>
              </w:rPr>
            </w:pPr>
            <w:r>
              <w:rPr>
                <w:sz w:val="21"/>
                <w:szCs w:val="21"/>
              </w:rPr>
              <w:t>甲方评审</w:t>
            </w:r>
          </w:p>
        </w:tc>
        <w:tc>
          <w:tcPr>
            <w:tcW w:w="743" w:type="dxa"/>
            <w:vAlign w:val="center"/>
          </w:tcPr>
          <w:p w14:paraId="059A3616">
            <w:pPr>
              <w:keepNext/>
              <w:snapToGrid w:val="0"/>
              <w:spacing w:before="70" w:after="70" w:line="240" w:lineRule="auto"/>
              <w:ind w:firstLine="0"/>
              <w:jc w:val="center"/>
              <w:rPr>
                <w:sz w:val="21"/>
              </w:rPr>
            </w:pPr>
            <w:r>
              <w:rPr>
                <w:sz w:val="21"/>
                <w:szCs w:val="21"/>
              </w:rPr>
              <w:t>是</w:t>
            </w:r>
          </w:p>
        </w:tc>
      </w:tr>
      <w:tr w14:paraId="22455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AA68BA9">
            <w:pPr>
              <w:keepNext/>
              <w:snapToGrid w:val="0"/>
              <w:spacing w:before="70" w:after="70" w:line="240" w:lineRule="auto"/>
              <w:ind w:firstLine="0"/>
              <w:jc w:val="center"/>
              <w:rPr>
                <w:sz w:val="21"/>
              </w:rPr>
            </w:pPr>
            <w:r>
              <w:rPr>
                <w:sz w:val="21"/>
                <w:szCs w:val="21"/>
              </w:rPr>
              <w:t>软件类</w:t>
            </w:r>
          </w:p>
        </w:tc>
        <w:tc>
          <w:tcPr>
            <w:tcW w:w="2878" w:type="dxa"/>
            <w:vAlign w:val="center"/>
          </w:tcPr>
          <w:p w14:paraId="4248B321">
            <w:pPr>
              <w:keepNext/>
              <w:snapToGrid w:val="0"/>
              <w:spacing w:before="70" w:after="70" w:line="240" w:lineRule="auto"/>
              <w:ind w:firstLine="0"/>
              <w:jc w:val="left"/>
              <w:rPr>
                <w:sz w:val="21"/>
              </w:rPr>
            </w:pPr>
            <w:r>
              <w:rPr>
                <w:sz w:val="21"/>
                <w:szCs w:val="21"/>
              </w:rPr>
              <w:t>需求规格说明书</w:t>
            </w:r>
          </w:p>
        </w:tc>
        <w:tc>
          <w:tcPr>
            <w:tcW w:w="2085" w:type="dxa"/>
            <w:vAlign w:val="center"/>
          </w:tcPr>
          <w:p w14:paraId="7A0CBF91">
            <w:pPr>
              <w:keepNext/>
              <w:snapToGrid w:val="0"/>
              <w:spacing w:before="70" w:after="70" w:line="240" w:lineRule="auto"/>
              <w:ind w:firstLine="0"/>
              <w:jc w:val="left"/>
              <w:rPr>
                <w:sz w:val="21"/>
              </w:rPr>
            </w:pPr>
            <w:r>
              <w:rPr>
                <w:sz w:val="21"/>
                <w:szCs w:val="21"/>
              </w:rPr>
              <w:t>开发前</w:t>
            </w:r>
          </w:p>
        </w:tc>
        <w:tc>
          <w:tcPr>
            <w:tcW w:w="2085" w:type="dxa"/>
            <w:vAlign w:val="center"/>
          </w:tcPr>
          <w:p w14:paraId="561E21EC">
            <w:pPr>
              <w:keepNext/>
              <w:snapToGrid w:val="0"/>
              <w:spacing w:before="70" w:after="70" w:line="240" w:lineRule="auto"/>
              <w:ind w:firstLine="0"/>
              <w:jc w:val="left"/>
              <w:rPr>
                <w:sz w:val="21"/>
              </w:rPr>
            </w:pPr>
            <w:r>
              <w:rPr>
                <w:sz w:val="21"/>
                <w:szCs w:val="21"/>
              </w:rPr>
              <w:t>技术负责人</w:t>
            </w:r>
          </w:p>
        </w:tc>
        <w:tc>
          <w:tcPr>
            <w:tcW w:w="743" w:type="dxa"/>
            <w:vAlign w:val="center"/>
          </w:tcPr>
          <w:p w14:paraId="5D084B80">
            <w:pPr>
              <w:keepNext/>
              <w:snapToGrid w:val="0"/>
              <w:spacing w:before="70" w:after="70" w:line="240" w:lineRule="auto"/>
              <w:ind w:firstLine="0"/>
              <w:jc w:val="center"/>
              <w:rPr>
                <w:sz w:val="21"/>
              </w:rPr>
            </w:pPr>
            <w:r>
              <w:rPr>
                <w:sz w:val="21"/>
                <w:szCs w:val="21"/>
              </w:rPr>
              <w:t>是</w:t>
            </w:r>
          </w:p>
        </w:tc>
      </w:tr>
      <w:tr w14:paraId="11128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58EDEDD5">
            <w:pPr>
              <w:keepNext/>
              <w:snapToGrid w:val="0"/>
              <w:spacing w:before="70" w:after="70" w:line="240" w:lineRule="auto"/>
              <w:ind w:firstLine="0"/>
              <w:jc w:val="center"/>
              <w:rPr>
                <w:sz w:val="21"/>
              </w:rPr>
            </w:pPr>
            <w:r>
              <w:rPr>
                <w:sz w:val="21"/>
                <w:szCs w:val="21"/>
              </w:rPr>
              <w:t>软件类</w:t>
            </w:r>
          </w:p>
        </w:tc>
        <w:tc>
          <w:tcPr>
            <w:tcW w:w="2878" w:type="dxa"/>
            <w:vAlign w:val="center"/>
          </w:tcPr>
          <w:p w14:paraId="3AC9F885">
            <w:pPr>
              <w:keepNext/>
              <w:snapToGrid w:val="0"/>
              <w:spacing w:before="70" w:after="70" w:line="240" w:lineRule="auto"/>
              <w:ind w:firstLine="0"/>
              <w:jc w:val="left"/>
              <w:rPr>
                <w:sz w:val="21"/>
              </w:rPr>
            </w:pPr>
            <w:r>
              <w:rPr>
                <w:sz w:val="21"/>
                <w:szCs w:val="21"/>
              </w:rPr>
              <w:t>设计说明书</w:t>
            </w:r>
          </w:p>
        </w:tc>
        <w:tc>
          <w:tcPr>
            <w:tcW w:w="2085" w:type="dxa"/>
            <w:vAlign w:val="center"/>
          </w:tcPr>
          <w:p w14:paraId="714FCE9F">
            <w:pPr>
              <w:keepNext/>
              <w:snapToGrid w:val="0"/>
              <w:spacing w:before="70" w:after="70" w:line="240" w:lineRule="auto"/>
              <w:ind w:firstLine="0"/>
              <w:jc w:val="left"/>
              <w:rPr>
                <w:sz w:val="21"/>
              </w:rPr>
            </w:pPr>
            <w:r>
              <w:rPr>
                <w:sz w:val="21"/>
                <w:szCs w:val="21"/>
              </w:rPr>
              <w:t>开发前</w:t>
            </w:r>
          </w:p>
        </w:tc>
        <w:tc>
          <w:tcPr>
            <w:tcW w:w="2085" w:type="dxa"/>
            <w:vAlign w:val="center"/>
          </w:tcPr>
          <w:p w14:paraId="1DB68E78">
            <w:pPr>
              <w:keepNext/>
              <w:snapToGrid w:val="0"/>
              <w:spacing w:before="70" w:after="70" w:line="240" w:lineRule="auto"/>
              <w:ind w:firstLine="0"/>
              <w:jc w:val="left"/>
              <w:rPr>
                <w:sz w:val="21"/>
              </w:rPr>
            </w:pPr>
            <w:r>
              <w:rPr>
                <w:sz w:val="21"/>
                <w:szCs w:val="21"/>
              </w:rPr>
              <w:t>技术负责人</w:t>
            </w:r>
          </w:p>
        </w:tc>
        <w:tc>
          <w:tcPr>
            <w:tcW w:w="743" w:type="dxa"/>
            <w:vAlign w:val="center"/>
          </w:tcPr>
          <w:p w14:paraId="7F8449DD">
            <w:pPr>
              <w:keepNext/>
              <w:snapToGrid w:val="0"/>
              <w:spacing w:before="70" w:after="70" w:line="240" w:lineRule="auto"/>
              <w:ind w:firstLine="0"/>
              <w:jc w:val="center"/>
              <w:rPr>
                <w:sz w:val="21"/>
              </w:rPr>
            </w:pPr>
            <w:r>
              <w:rPr>
                <w:sz w:val="21"/>
                <w:szCs w:val="21"/>
              </w:rPr>
              <w:t>是</w:t>
            </w:r>
          </w:p>
        </w:tc>
      </w:tr>
      <w:tr w14:paraId="60D22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0FB58B2A">
            <w:pPr>
              <w:keepNext/>
              <w:snapToGrid w:val="0"/>
              <w:spacing w:before="70" w:after="70" w:line="240" w:lineRule="auto"/>
              <w:ind w:firstLine="0"/>
              <w:jc w:val="center"/>
              <w:rPr>
                <w:sz w:val="21"/>
              </w:rPr>
            </w:pPr>
            <w:r>
              <w:rPr>
                <w:sz w:val="21"/>
                <w:szCs w:val="21"/>
              </w:rPr>
              <w:t>软件类</w:t>
            </w:r>
          </w:p>
        </w:tc>
        <w:tc>
          <w:tcPr>
            <w:tcW w:w="2878" w:type="dxa"/>
            <w:vAlign w:val="center"/>
          </w:tcPr>
          <w:p w14:paraId="42A871AC">
            <w:pPr>
              <w:keepNext/>
              <w:snapToGrid w:val="0"/>
              <w:spacing w:before="70" w:after="70" w:line="240" w:lineRule="auto"/>
              <w:ind w:firstLine="0"/>
              <w:jc w:val="left"/>
              <w:rPr>
                <w:sz w:val="21"/>
              </w:rPr>
            </w:pPr>
            <w:r>
              <w:rPr>
                <w:sz w:val="21"/>
                <w:szCs w:val="21"/>
              </w:rPr>
              <w:t>测试报告</w:t>
            </w:r>
          </w:p>
        </w:tc>
        <w:tc>
          <w:tcPr>
            <w:tcW w:w="2085" w:type="dxa"/>
            <w:vAlign w:val="center"/>
          </w:tcPr>
          <w:p w14:paraId="531D9BCA">
            <w:pPr>
              <w:keepNext/>
              <w:snapToGrid w:val="0"/>
              <w:spacing w:before="70" w:after="70" w:line="240" w:lineRule="auto"/>
              <w:ind w:firstLine="0"/>
              <w:jc w:val="left"/>
              <w:rPr>
                <w:sz w:val="21"/>
              </w:rPr>
            </w:pPr>
            <w:r>
              <w:rPr>
                <w:sz w:val="21"/>
                <w:szCs w:val="21"/>
              </w:rPr>
              <w:t>每次发布</w:t>
            </w:r>
          </w:p>
        </w:tc>
        <w:tc>
          <w:tcPr>
            <w:tcW w:w="2085" w:type="dxa"/>
            <w:vAlign w:val="center"/>
          </w:tcPr>
          <w:p w14:paraId="31EE7916">
            <w:pPr>
              <w:keepNext/>
              <w:snapToGrid w:val="0"/>
              <w:spacing w:before="70" w:after="70" w:line="240" w:lineRule="auto"/>
              <w:ind w:firstLine="0"/>
              <w:jc w:val="left"/>
              <w:rPr>
                <w:sz w:val="21"/>
              </w:rPr>
            </w:pPr>
            <w:r>
              <w:rPr>
                <w:sz w:val="21"/>
                <w:szCs w:val="21"/>
              </w:rPr>
              <w:t>质量组</w:t>
            </w:r>
          </w:p>
        </w:tc>
        <w:tc>
          <w:tcPr>
            <w:tcW w:w="743" w:type="dxa"/>
            <w:vAlign w:val="center"/>
          </w:tcPr>
          <w:p w14:paraId="24A81FA1">
            <w:pPr>
              <w:keepNext/>
              <w:snapToGrid w:val="0"/>
              <w:spacing w:before="70" w:after="70" w:line="240" w:lineRule="auto"/>
              <w:ind w:firstLine="0"/>
              <w:jc w:val="center"/>
              <w:rPr>
                <w:sz w:val="21"/>
              </w:rPr>
            </w:pPr>
            <w:r>
              <w:rPr>
                <w:sz w:val="21"/>
                <w:szCs w:val="21"/>
              </w:rPr>
              <w:t>是</w:t>
            </w:r>
          </w:p>
        </w:tc>
      </w:tr>
      <w:tr w14:paraId="076D5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7926581D">
            <w:pPr>
              <w:keepNext/>
              <w:snapToGrid w:val="0"/>
              <w:spacing w:before="70" w:after="70" w:line="240" w:lineRule="auto"/>
              <w:ind w:firstLine="0"/>
              <w:jc w:val="center"/>
              <w:rPr>
                <w:sz w:val="21"/>
              </w:rPr>
            </w:pPr>
            <w:r>
              <w:rPr>
                <w:sz w:val="21"/>
                <w:szCs w:val="21"/>
              </w:rPr>
              <w:t>软件类</w:t>
            </w:r>
          </w:p>
        </w:tc>
        <w:tc>
          <w:tcPr>
            <w:tcW w:w="2878" w:type="dxa"/>
            <w:vAlign w:val="center"/>
          </w:tcPr>
          <w:p w14:paraId="4F0F36BD">
            <w:pPr>
              <w:keepNext/>
              <w:snapToGrid w:val="0"/>
              <w:spacing w:before="70" w:after="70" w:line="240" w:lineRule="auto"/>
              <w:ind w:firstLine="0"/>
              <w:jc w:val="left"/>
              <w:rPr>
                <w:sz w:val="21"/>
              </w:rPr>
            </w:pPr>
            <w:r>
              <w:rPr>
                <w:sz w:val="21"/>
                <w:szCs w:val="21"/>
              </w:rPr>
              <w:t>用户手册、维护手册</w:t>
            </w:r>
          </w:p>
        </w:tc>
        <w:tc>
          <w:tcPr>
            <w:tcW w:w="2085" w:type="dxa"/>
            <w:vAlign w:val="center"/>
          </w:tcPr>
          <w:p w14:paraId="15B3C136">
            <w:pPr>
              <w:keepNext/>
              <w:snapToGrid w:val="0"/>
              <w:spacing w:before="70" w:after="70" w:line="240" w:lineRule="auto"/>
              <w:ind w:firstLine="0"/>
              <w:jc w:val="left"/>
              <w:rPr>
                <w:sz w:val="21"/>
              </w:rPr>
            </w:pPr>
            <w:r>
              <w:rPr>
                <w:sz w:val="21"/>
                <w:szCs w:val="21"/>
              </w:rPr>
              <w:t>交付前</w:t>
            </w:r>
          </w:p>
        </w:tc>
        <w:tc>
          <w:tcPr>
            <w:tcW w:w="2085" w:type="dxa"/>
            <w:vAlign w:val="center"/>
          </w:tcPr>
          <w:p w14:paraId="2C07F236">
            <w:pPr>
              <w:keepNext/>
              <w:snapToGrid w:val="0"/>
              <w:spacing w:before="70" w:after="70" w:line="240" w:lineRule="auto"/>
              <w:ind w:firstLine="0"/>
              <w:jc w:val="left"/>
              <w:rPr>
                <w:sz w:val="21"/>
              </w:rPr>
            </w:pPr>
            <w:r>
              <w:rPr>
                <w:sz w:val="21"/>
                <w:szCs w:val="21"/>
              </w:rPr>
              <w:t>项目负责人</w:t>
            </w:r>
          </w:p>
        </w:tc>
        <w:tc>
          <w:tcPr>
            <w:tcW w:w="743" w:type="dxa"/>
            <w:vAlign w:val="center"/>
          </w:tcPr>
          <w:p w14:paraId="47E3C0EE">
            <w:pPr>
              <w:keepNext/>
              <w:snapToGrid w:val="0"/>
              <w:spacing w:before="70" w:after="70" w:line="240" w:lineRule="auto"/>
              <w:ind w:firstLine="0"/>
              <w:jc w:val="center"/>
              <w:rPr>
                <w:sz w:val="21"/>
              </w:rPr>
            </w:pPr>
            <w:r>
              <w:rPr>
                <w:sz w:val="21"/>
                <w:szCs w:val="21"/>
              </w:rPr>
              <w:t>是</w:t>
            </w:r>
          </w:p>
        </w:tc>
      </w:tr>
      <w:tr w14:paraId="3C2D2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08ADCF72">
            <w:pPr>
              <w:keepNext/>
              <w:snapToGrid w:val="0"/>
              <w:spacing w:before="70" w:after="70" w:line="240" w:lineRule="auto"/>
              <w:ind w:firstLine="0"/>
              <w:jc w:val="center"/>
              <w:rPr>
                <w:sz w:val="21"/>
              </w:rPr>
            </w:pPr>
            <w:r>
              <w:rPr>
                <w:sz w:val="21"/>
                <w:szCs w:val="21"/>
              </w:rPr>
              <w:t>软件类</w:t>
            </w:r>
          </w:p>
        </w:tc>
        <w:tc>
          <w:tcPr>
            <w:tcW w:w="2878" w:type="dxa"/>
            <w:vAlign w:val="center"/>
          </w:tcPr>
          <w:p w14:paraId="0EFC051C">
            <w:pPr>
              <w:keepNext/>
              <w:snapToGrid w:val="0"/>
              <w:spacing w:before="70" w:after="70" w:line="240" w:lineRule="auto"/>
              <w:ind w:firstLine="0"/>
              <w:jc w:val="left"/>
              <w:rPr>
                <w:sz w:val="21"/>
              </w:rPr>
            </w:pPr>
            <w:r>
              <w:rPr>
                <w:sz w:val="21"/>
                <w:szCs w:val="21"/>
              </w:rPr>
              <w:t>源代码与版本清单</w:t>
            </w:r>
          </w:p>
        </w:tc>
        <w:tc>
          <w:tcPr>
            <w:tcW w:w="2085" w:type="dxa"/>
            <w:vAlign w:val="center"/>
          </w:tcPr>
          <w:p w14:paraId="755CBB97">
            <w:pPr>
              <w:keepNext/>
              <w:snapToGrid w:val="0"/>
              <w:spacing w:before="70" w:after="70" w:line="240" w:lineRule="auto"/>
              <w:ind w:firstLine="0"/>
              <w:jc w:val="left"/>
              <w:rPr>
                <w:sz w:val="21"/>
              </w:rPr>
            </w:pPr>
            <w:r>
              <w:rPr>
                <w:sz w:val="21"/>
                <w:szCs w:val="21"/>
              </w:rPr>
              <w:t>交付前</w:t>
            </w:r>
          </w:p>
        </w:tc>
        <w:tc>
          <w:tcPr>
            <w:tcW w:w="2085" w:type="dxa"/>
            <w:vAlign w:val="center"/>
          </w:tcPr>
          <w:p w14:paraId="01958772">
            <w:pPr>
              <w:keepNext/>
              <w:snapToGrid w:val="0"/>
              <w:spacing w:before="70" w:after="70" w:line="240" w:lineRule="auto"/>
              <w:ind w:firstLine="0"/>
              <w:jc w:val="left"/>
              <w:rPr>
                <w:sz w:val="21"/>
              </w:rPr>
            </w:pPr>
            <w:r>
              <w:rPr>
                <w:sz w:val="21"/>
                <w:szCs w:val="21"/>
              </w:rPr>
              <w:t>技术负责人</w:t>
            </w:r>
          </w:p>
        </w:tc>
        <w:tc>
          <w:tcPr>
            <w:tcW w:w="743" w:type="dxa"/>
            <w:vAlign w:val="center"/>
          </w:tcPr>
          <w:p w14:paraId="6079CFFE">
            <w:pPr>
              <w:keepNext/>
              <w:snapToGrid w:val="0"/>
              <w:spacing w:before="70" w:after="70" w:line="240" w:lineRule="auto"/>
              <w:ind w:firstLine="0"/>
              <w:jc w:val="center"/>
              <w:rPr>
                <w:sz w:val="21"/>
              </w:rPr>
            </w:pPr>
            <w:r>
              <w:rPr>
                <w:sz w:val="21"/>
                <w:szCs w:val="21"/>
              </w:rPr>
              <w:t>是</w:t>
            </w:r>
          </w:p>
        </w:tc>
      </w:tr>
      <w:tr w14:paraId="5840C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2BB9C80A">
            <w:pPr>
              <w:keepNext/>
              <w:snapToGrid w:val="0"/>
              <w:spacing w:before="70" w:after="70" w:line="240" w:lineRule="auto"/>
              <w:ind w:firstLine="0"/>
              <w:jc w:val="center"/>
              <w:rPr>
                <w:sz w:val="21"/>
              </w:rPr>
            </w:pPr>
            <w:r>
              <w:rPr>
                <w:sz w:val="21"/>
                <w:szCs w:val="21"/>
              </w:rPr>
              <w:t>验收类</w:t>
            </w:r>
          </w:p>
        </w:tc>
        <w:tc>
          <w:tcPr>
            <w:tcW w:w="2878" w:type="dxa"/>
            <w:vAlign w:val="center"/>
          </w:tcPr>
          <w:p w14:paraId="113C00BA">
            <w:pPr>
              <w:keepNext/>
              <w:snapToGrid w:val="0"/>
              <w:spacing w:before="70" w:after="70" w:line="240" w:lineRule="auto"/>
              <w:ind w:firstLine="0"/>
              <w:jc w:val="left"/>
              <w:rPr>
                <w:sz w:val="21"/>
              </w:rPr>
            </w:pPr>
            <w:r>
              <w:rPr>
                <w:sz w:val="21"/>
                <w:szCs w:val="21"/>
              </w:rPr>
              <w:t>交付清单与签收单</w:t>
            </w:r>
          </w:p>
        </w:tc>
        <w:tc>
          <w:tcPr>
            <w:tcW w:w="2085" w:type="dxa"/>
            <w:vAlign w:val="center"/>
          </w:tcPr>
          <w:p w14:paraId="45F491EC">
            <w:pPr>
              <w:keepNext/>
              <w:snapToGrid w:val="0"/>
              <w:spacing w:before="70" w:after="70" w:line="240" w:lineRule="auto"/>
              <w:ind w:firstLine="0"/>
              <w:jc w:val="left"/>
              <w:rPr>
                <w:sz w:val="21"/>
              </w:rPr>
            </w:pPr>
            <w:r>
              <w:rPr>
                <w:sz w:val="21"/>
                <w:szCs w:val="21"/>
              </w:rPr>
              <w:t>每次交付</w:t>
            </w:r>
          </w:p>
        </w:tc>
        <w:tc>
          <w:tcPr>
            <w:tcW w:w="2085" w:type="dxa"/>
            <w:vAlign w:val="center"/>
          </w:tcPr>
          <w:p w14:paraId="528EE6F8">
            <w:pPr>
              <w:keepNext/>
              <w:snapToGrid w:val="0"/>
              <w:spacing w:before="70" w:after="70" w:line="240" w:lineRule="auto"/>
              <w:ind w:firstLine="0"/>
              <w:jc w:val="left"/>
              <w:rPr>
                <w:sz w:val="21"/>
              </w:rPr>
            </w:pPr>
            <w:r>
              <w:rPr>
                <w:sz w:val="21"/>
                <w:szCs w:val="21"/>
              </w:rPr>
              <w:t>双方</w:t>
            </w:r>
          </w:p>
        </w:tc>
        <w:tc>
          <w:tcPr>
            <w:tcW w:w="743" w:type="dxa"/>
            <w:vAlign w:val="center"/>
          </w:tcPr>
          <w:p w14:paraId="4F3FA8EF">
            <w:pPr>
              <w:keepNext/>
              <w:snapToGrid w:val="0"/>
              <w:spacing w:before="70" w:after="70" w:line="240" w:lineRule="auto"/>
              <w:ind w:firstLine="0"/>
              <w:jc w:val="center"/>
              <w:rPr>
                <w:sz w:val="21"/>
              </w:rPr>
            </w:pPr>
            <w:r>
              <w:rPr>
                <w:sz w:val="21"/>
                <w:szCs w:val="21"/>
              </w:rPr>
              <w:t>是</w:t>
            </w:r>
          </w:p>
        </w:tc>
      </w:tr>
      <w:tr w14:paraId="170BF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483D90F6">
            <w:pPr>
              <w:keepNext/>
              <w:snapToGrid w:val="0"/>
              <w:spacing w:before="70" w:after="70" w:line="240" w:lineRule="auto"/>
              <w:ind w:firstLine="0"/>
              <w:jc w:val="center"/>
              <w:rPr>
                <w:sz w:val="21"/>
              </w:rPr>
            </w:pPr>
            <w:r>
              <w:rPr>
                <w:sz w:val="21"/>
                <w:szCs w:val="21"/>
              </w:rPr>
              <w:t>验收类</w:t>
            </w:r>
          </w:p>
        </w:tc>
        <w:tc>
          <w:tcPr>
            <w:tcW w:w="2878" w:type="dxa"/>
            <w:vAlign w:val="center"/>
          </w:tcPr>
          <w:p w14:paraId="7CEEFB84">
            <w:pPr>
              <w:keepNext/>
              <w:snapToGrid w:val="0"/>
              <w:spacing w:before="70" w:after="70" w:line="240" w:lineRule="auto"/>
              <w:ind w:firstLine="0"/>
              <w:jc w:val="left"/>
              <w:rPr>
                <w:sz w:val="21"/>
              </w:rPr>
            </w:pPr>
            <w:r>
              <w:rPr>
                <w:sz w:val="21"/>
                <w:szCs w:val="21"/>
              </w:rPr>
              <w:t>验收申请与验收意见</w:t>
            </w:r>
          </w:p>
        </w:tc>
        <w:tc>
          <w:tcPr>
            <w:tcW w:w="2085" w:type="dxa"/>
            <w:vAlign w:val="center"/>
          </w:tcPr>
          <w:p w14:paraId="7733E219">
            <w:pPr>
              <w:keepNext/>
              <w:snapToGrid w:val="0"/>
              <w:spacing w:before="70" w:after="70" w:line="240" w:lineRule="auto"/>
              <w:ind w:firstLine="0"/>
              <w:jc w:val="left"/>
              <w:rPr>
                <w:sz w:val="21"/>
              </w:rPr>
            </w:pPr>
            <w:r>
              <w:rPr>
                <w:sz w:val="21"/>
                <w:szCs w:val="21"/>
              </w:rPr>
              <w:t>验收时</w:t>
            </w:r>
          </w:p>
        </w:tc>
        <w:tc>
          <w:tcPr>
            <w:tcW w:w="2085" w:type="dxa"/>
            <w:vAlign w:val="center"/>
          </w:tcPr>
          <w:p w14:paraId="1C75CFB2">
            <w:pPr>
              <w:keepNext/>
              <w:snapToGrid w:val="0"/>
              <w:spacing w:before="70" w:after="70" w:line="240" w:lineRule="auto"/>
              <w:ind w:firstLine="0"/>
              <w:jc w:val="left"/>
              <w:rPr>
                <w:sz w:val="21"/>
              </w:rPr>
            </w:pPr>
            <w:r>
              <w:rPr>
                <w:sz w:val="21"/>
                <w:szCs w:val="21"/>
              </w:rPr>
              <w:t>甲方</w:t>
            </w:r>
          </w:p>
        </w:tc>
        <w:tc>
          <w:tcPr>
            <w:tcW w:w="743" w:type="dxa"/>
            <w:vAlign w:val="center"/>
          </w:tcPr>
          <w:p w14:paraId="6EADA7D1">
            <w:pPr>
              <w:keepNext/>
              <w:snapToGrid w:val="0"/>
              <w:spacing w:before="70" w:after="70" w:line="240" w:lineRule="auto"/>
              <w:ind w:firstLine="0"/>
              <w:jc w:val="center"/>
              <w:rPr>
                <w:sz w:val="21"/>
              </w:rPr>
            </w:pPr>
            <w:r>
              <w:rPr>
                <w:sz w:val="21"/>
                <w:szCs w:val="21"/>
              </w:rPr>
              <w:t>是</w:t>
            </w:r>
          </w:p>
        </w:tc>
      </w:tr>
      <w:tr w14:paraId="52484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9" w:type="dxa"/>
            <w:vAlign w:val="center"/>
          </w:tcPr>
          <w:p w14:paraId="4184D21D">
            <w:pPr>
              <w:keepNext/>
              <w:snapToGrid w:val="0"/>
              <w:spacing w:before="70" w:after="70" w:line="240" w:lineRule="auto"/>
              <w:ind w:firstLine="0"/>
              <w:jc w:val="center"/>
              <w:rPr>
                <w:sz w:val="21"/>
              </w:rPr>
            </w:pPr>
            <w:r>
              <w:rPr>
                <w:sz w:val="21"/>
                <w:szCs w:val="21"/>
              </w:rPr>
              <w:t>验收类</w:t>
            </w:r>
          </w:p>
        </w:tc>
        <w:tc>
          <w:tcPr>
            <w:tcW w:w="2878" w:type="dxa"/>
            <w:vAlign w:val="center"/>
          </w:tcPr>
          <w:p w14:paraId="1F7D7303">
            <w:pPr>
              <w:keepNext/>
              <w:snapToGrid w:val="0"/>
              <w:spacing w:before="70" w:after="70" w:line="240" w:lineRule="auto"/>
              <w:ind w:firstLine="0"/>
              <w:jc w:val="left"/>
              <w:rPr>
                <w:sz w:val="21"/>
              </w:rPr>
            </w:pPr>
            <w:r>
              <w:rPr>
                <w:sz w:val="21"/>
                <w:szCs w:val="21"/>
              </w:rPr>
              <w:t>档案组卷清单</w:t>
            </w:r>
          </w:p>
        </w:tc>
        <w:tc>
          <w:tcPr>
            <w:tcW w:w="2085" w:type="dxa"/>
            <w:vAlign w:val="center"/>
          </w:tcPr>
          <w:p w14:paraId="2AB1F0B7">
            <w:pPr>
              <w:keepNext/>
              <w:snapToGrid w:val="0"/>
              <w:spacing w:before="70" w:after="70" w:line="240" w:lineRule="auto"/>
              <w:ind w:firstLine="0"/>
              <w:jc w:val="left"/>
              <w:rPr>
                <w:sz w:val="21"/>
              </w:rPr>
            </w:pPr>
            <w:r>
              <w:rPr>
                <w:sz w:val="21"/>
                <w:szCs w:val="21"/>
              </w:rPr>
              <w:t>阶段末</w:t>
            </w:r>
          </w:p>
        </w:tc>
        <w:tc>
          <w:tcPr>
            <w:tcW w:w="2085" w:type="dxa"/>
            <w:vAlign w:val="center"/>
          </w:tcPr>
          <w:p w14:paraId="076C5FEB">
            <w:pPr>
              <w:keepNext/>
              <w:snapToGrid w:val="0"/>
              <w:spacing w:before="70" w:after="70" w:line="240" w:lineRule="auto"/>
              <w:ind w:firstLine="0"/>
              <w:jc w:val="left"/>
              <w:rPr>
                <w:sz w:val="21"/>
              </w:rPr>
            </w:pPr>
            <w:r>
              <w:rPr>
                <w:sz w:val="21"/>
                <w:szCs w:val="21"/>
              </w:rPr>
              <w:t>档案管理员</w:t>
            </w:r>
          </w:p>
        </w:tc>
        <w:tc>
          <w:tcPr>
            <w:tcW w:w="743" w:type="dxa"/>
            <w:vAlign w:val="center"/>
          </w:tcPr>
          <w:p w14:paraId="63A88021">
            <w:pPr>
              <w:keepNext/>
              <w:snapToGrid w:val="0"/>
              <w:spacing w:before="70" w:after="70" w:line="240" w:lineRule="auto"/>
              <w:ind w:firstLine="0"/>
              <w:jc w:val="center"/>
              <w:rPr>
                <w:sz w:val="21"/>
              </w:rPr>
            </w:pPr>
            <w:r>
              <w:rPr>
                <w:sz w:val="21"/>
                <w:szCs w:val="21"/>
              </w:rPr>
              <w:t>是</w:t>
            </w:r>
          </w:p>
        </w:tc>
      </w:tr>
    </w:tbl>
    <w:p w14:paraId="3B2FEE93">
      <w:pPr>
        <w:spacing w:line="240" w:lineRule="auto"/>
      </w:pPr>
    </w:p>
    <w:p w14:paraId="38E05A50">
      <w:pPr>
        <w:pStyle w:val="5"/>
      </w:pPr>
      <w:bookmarkStart w:id="297" w:name="_Toc16822"/>
      <w:r>
        <w:rPr>
          <w:szCs w:val="32"/>
        </w:rPr>
        <w:t>2.24.2 编制规范</w:t>
      </w:r>
      <w:bookmarkEnd w:id="297"/>
    </w:p>
    <w:p w14:paraId="11F591E5">
      <w:r>
        <w:rPr>
          <w:rFonts w:hint="eastAsia"/>
        </w:rPr>
        <w:t>编制规范的设立并非流于形式，其核心目的是实现不同编制人员产出文件的逻辑一致性与格式统一性。格式层面应采用标准化统一模板，确保标题层级设置、编码规则、图表题注表述保持统一，避免评审环节出现同一报告内并行两套编码体系的问题。术语管理层面应建立统一术语对照表，消除同一概念的多名称表述问题，避免读者在“冲磨”“冲蚀”等近义术语产生概念同一性的歧义判断。计量单位应采用国家法定计量单位，计量精度位数与检测能力等级相适配，不得直接照搬计算工具输出的全部小数位数。图件、表格、公式应按章节顺序连续编码，不得出现跳号问题；引用标准需标注标准编号与发布年份，引用数据需明确标注来源，保障文件具备可追溯性，使所有查阅者均可通过给定线索溯源至原始依据。正文结论、表格数据、图件标注三者必须保持完全一致，该一致性校验需通过校审环节完成逐项核查，不得仅依赖编制人员的自主检查。签署流程需严格执行编制、审核、批准三级签批制度，确保版本编号、修订记录、生效日期等要素完整，实现文件全生命周期修改的可追溯管理。</w:t>
      </w:r>
    </w:p>
    <w:p w14:paraId="14EAC813">
      <w:pPr>
        <w:pStyle w:val="5"/>
      </w:pPr>
      <w:bookmarkStart w:id="298" w:name="_Toc26012"/>
      <w:r>
        <w:rPr>
          <w:szCs w:val="32"/>
        </w:rPr>
        <w:t>2.24.3 校审要点</w:t>
      </w:r>
      <w:bookmarkEnd w:id="298"/>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1"/>
        <w:gridCol w:w="2093"/>
        <w:gridCol w:w="4866"/>
      </w:tblGrid>
      <w:tr w14:paraId="7226B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41" w:type="dxa"/>
            <w:shd w:val="clear" w:color="auto" w:fill="E7E6E6"/>
            <w:vAlign w:val="center"/>
          </w:tcPr>
          <w:p w14:paraId="0E0A3821">
            <w:pPr>
              <w:snapToGrid w:val="0"/>
              <w:spacing w:before="70" w:after="70" w:line="320" w:lineRule="auto"/>
              <w:jc w:val="left"/>
            </w:pPr>
            <w:r>
              <w:rPr>
                <w:b/>
                <w:sz w:val="21"/>
                <w:szCs w:val="21"/>
              </w:rPr>
              <w:t>校审层级</w:t>
            </w:r>
          </w:p>
        </w:tc>
        <w:tc>
          <w:tcPr>
            <w:tcW w:w="2093" w:type="dxa"/>
            <w:shd w:val="clear" w:color="auto" w:fill="E7E6E6"/>
            <w:vAlign w:val="center"/>
          </w:tcPr>
          <w:p w14:paraId="3917F872">
            <w:pPr>
              <w:snapToGrid w:val="0"/>
              <w:spacing w:before="70" w:after="70" w:line="320" w:lineRule="auto"/>
              <w:jc w:val="left"/>
            </w:pPr>
            <w:r>
              <w:rPr>
                <w:b/>
                <w:sz w:val="21"/>
                <w:szCs w:val="21"/>
              </w:rPr>
              <w:t>校审人</w:t>
            </w:r>
          </w:p>
        </w:tc>
        <w:tc>
          <w:tcPr>
            <w:tcW w:w="4866" w:type="dxa"/>
            <w:shd w:val="clear" w:color="auto" w:fill="E7E6E6"/>
            <w:vAlign w:val="center"/>
          </w:tcPr>
          <w:p w14:paraId="67A2F891">
            <w:pPr>
              <w:snapToGrid w:val="0"/>
              <w:spacing w:before="70" w:after="70" w:line="320" w:lineRule="auto"/>
              <w:jc w:val="left"/>
            </w:pPr>
            <w:r>
              <w:rPr>
                <w:b/>
                <w:sz w:val="21"/>
                <w:szCs w:val="21"/>
              </w:rPr>
              <w:t>重点</w:t>
            </w:r>
          </w:p>
        </w:tc>
      </w:tr>
      <w:tr w14:paraId="77C69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1" w:type="dxa"/>
            <w:vAlign w:val="center"/>
          </w:tcPr>
          <w:p w14:paraId="51C62957">
            <w:pPr>
              <w:snapToGrid w:val="0"/>
              <w:spacing w:before="70" w:after="70" w:line="320" w:lineRule="auto"/>
              <w:jc w:val="left"/>
            </w:pPr>
            <w:r>
              <w:rPr>
                <w:sz w:val="21"/>
                <w:szCs w:val="21"/>
              </w:rPr>
              <w:t>自校</w:t>
            </w:r>
          </w:p>
        </w:tc>
        <w:tc>
          <w:tcPr>
            <w:tcW w:w="2093" w:type="dxa"/>
            <w:vAlign w:val="center"/>
          </w:tcPr>
          <w:p w14:paraId="3A2CC034">
            <w:pPr>
              <w:snapToGrid w:val="0"/>
              <w:spacing w:before="70" w:after="70" w:line="320" w:lineRule="auto"/>
              <w:jc w:val="left"/>
            </w:pPr>
            <w:r>
              <w:rPr>
                <w:sz w:val="21"/>
                <w:szCs w:val="21"/>
              </w:rPr>
              <w:t>编制人</w:t>
            </w:r>
          </w:p>
        </w:tc>
        <w:tc>
          <w:tcPr>
            <w:tcW w:w="4866" w:type="dxa"/>
            <w:vAlign w:val="center"/>
          </w:tcPr>
          <w:p w14:paraId="61D65D4F">
            <w:pPr>
              <w:snapToGrid w:val="0"/>
              <w:spacing w:before="70" w:after="70" w:line="320" w:lineRule="auto"/>
              <w:jc w:val="left"/>
            </w:pPr>
            <w:r>
              <w:rPr>
                <w:sz w:val="21"/>
                <w:szCs w:val="21"/>
              </w:rPr>
              <w:t>数据、单位、编号、错别字</w:t>
            </w:r>
          </w:p>
        </w:tc>
      </w:tr>
      <w:tr w14:paraId="31EB7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1" w:type="dxa"/>
            <w:vAlign w:val="center"/>
          </w:tcPr>
          <w:p w14:paraId="18D1BF86">
            <w:pPr>
              <w:snapToGrid w:val="0"/>
              <w:spacing w:before="70" w:after="70" w:line="320" w:lineRule="auto"/>
              <w:jc w:val="left"/>
            </w:pPr>
            <w:r>
              <w:rPr>
                <w:sz w:val="21"/>
                <w:szCs w:val="21"/>
              </w:rPr>
              <w:t>互校</w:t>
            </w:r>
          </w:p>
        </w:tc>
        <w:tc>
          <w:tcPr>
            <w:tcW w:w="2093" w:type="dxa"/>
            <w:vAlign w:val="center"/>
          </w:tcPr>
          <w:p w14:paraId="41AD4754">
            <w:pPr>
              <w:snapToGrid w:val="0"/>
              <w:spacing w:before="70" w:after="70" w:line="320" w:lineRule="auto"/>
              <w:jc w:val="left"/>
            </w:pPr>
            <w:r>
              <w:rPr>
                <w:sz w:val="21"/>
                <w:szCs w:val="21"/>
              </w:rPr>
              <w:t>同专业人员</w:t>
            </w:r>
          </w:p>
        </w:tc>
        <w:tc>
          <w:tcPr>
            <w:tcW w:w="4866" w:type="dxa"/>
            <w:vAlign w:val="center"/>
          </w:tcPr>
          <w:p w14:paraId="2F963E94">
            <w:pPr>
              <w:snapToGrid w:val="0"/>
              <w:spacing w:before="70" w:after="70" w:line="320" w:lineRule="auto"/>
              <w:jc w:val="left"/>
            </w:pPr>
            <w:r>
              <w:rPr>
                <w:sz w:val="21"/>
                <w:szCs w:val="21"/>
              </w:rPr>
              <w:t>方法正确性、结论合理性</w:t>
            </w:r>
          </w:p>
        </w:tc>
      </w:tr>
      <w:tr w14:paraId="5B0EF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1" w:type="dxa"/>
            <w:vAlign w:val="center"/>
          </w:tcPr>
          <w:p w14:paraId="32541F9F">
            <w:pPr>
              <w:snapToGrid w:val="0"/>
              <w:spacing w:before="70" w:after="70" w:line="320" w:lineRule="auto"/>
              <w:jc w:val="left"/>
            </w:pPr>
            <w:r>
              <w:rPr>
                <w:sz w:val="21"/>
                <w:szCs w:val="21"/>
              </w:rPr>
              <w:t>专校</w:t>
            </w:r>
          </w:p>
        </w:tc>
        <w:tc>
          <w:tcPr>
            <w:tcW w:w="2093" w:type="dxa"/>
            <w:vAlign w:val="center"/>
          </w:tcPr>
          <w:p w14:paraId="604DF518">
            <w:pPr>
              <w:snapToGrid w:val="0"/>
              <w:spacing w:before="70" w:after="70" w:line="320" w:lineRule="auto"/>
              <w:jc w:val="left"/>
            </w:pPr>
            <w:r>
              <w:rPr>
                <w:sz w:val="21"/>
                <w:szCs w:val="21"/>
              </w:rPr>
              <w:t>技术负责人</w:t>
            </w:r>
          </w:p>
        </w:tc>
        <w:tc>
          <w:tcPr>
            <w:tcW w:w="4866" w:type="dxa"/>
            <w:vAlign w:val="center"/>
          </w:tcPr>
          <w:p w14:paraId="29C08DDC">
            <w:pPr>
              <w:snapToGrid w:val="0"/>
              <w:spacing w:before="70" w:after="70" w:line="320" w:lineRule="auto"/>
              <w:jc w:val="left"/>
            </w:pPr>
            <w:r>
              <w:rPr>
                <w:sz w:val="21"/>
                <w:szCs w:val="21"/>
              </w:rPr>
              <w:t>与技术条款符合性、指标论证充分性</w:t>
            </w:r>
          </w:p>
        </w:tc>
      </w:tr>
      <w:tr w14:paraId="77CBB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1" w:type="dxa"/>
            <w:vAlign w:val="center"/>
          </w:tcPr>
          <w:p w14:paraId="687C0AC6">
            <w:pPr>
              <w:snapToGrid w:val="0"/>
              <w:spacing w:before="70" w:after="70" w:line="320" w:lineRule="auto"/>
              <w:jc w:val="left"/>
            </w:pPr>
            <w:r>
              <w:rPr>
                <w:sz w:val="21"/>
                <w:szCs w:val="21"/>
              </w:rPr>
              <w:t>审定</w:t>
            </w:r>
          </w:p>
        </w:tc>
        <w:tc>
          <w:tcPr>
            <w:tcW w:w="2093" w:type="dxa"/>
            <w:vAlign w:val="center"/>
          </w:tcPr>
          <w:p w14:paraId="79B62C90">
            <w:pPr>
              <w:snapToGrid w:val="0"/>
              <w:spacing w:before="70" w:after="70" w:line="320" w:lineRule="auto"/>
              <w:jc w:val="left"/>
            </w:pPr>
            <w:r>
              <w:rPr>
                <w:sz w:val="21"/>
                <w:szCs w:val="21"/>
              </w:rPr>
              <w:t>项目负责人</w:t>
            </w:r>
          </w:p>
        </w:tc>
        <w:tc>
          <w:tcPr>
            <w:tcW w:w="4866" w:type="dxa"/>
            <w:vAlign w:val="center"/>
          </w:tcPr>
          <w:p w14:paraId="5CD879F6">
            <w:pPr>
              <w:snapToGrid w:val="0"/>
              <w:spacing w:before="70" w:after="70" w:line="320" w:lineRule="auto"/>
              <w:jc w:val="left"/>
            </w:pPr>
            <w:r>
              <w:rPr>
                <w:sz w:val="21"/>
                <w:szCs w:val="21"/>
              </w:rPr>
              <w:t>整体一致性、对外口径</w:t>
            </w:r>
          </w:p>
        </w:tc>
      </w:tr>
    </w:tbl>
    <w:p w14:paraId="5C46B72A">
      <w:pPr>
        <w:spacing w:line="240" w:lineRule="auto"/>
      </w:pPr>
    </w:p>
    <w:p w14:paraId="1FEDB514">
      <w:pPr>
        <w:pStyle w:val="5"/>
      </w:pPr>
      <w:bookmarkStart w:id="299" w:name="_Toc28694"/>
      <w:r>
        <w:rPr>
          <w:szCs w:val="32"/>
        </w:rPr>
        <w:t>2.24.4 文档与成果的一致性控制</w:t>
      </w:r>
      <w:bookmarkEnd w:id="299"/>
    </w:p>
    <w:p w14:paraId="7D488C8A">
      <w:r>
        <w:rPr>
          <w:rFonts w:hint="eastAsia"/>
        </w:rPr>
        <w:t>一是“单一数据源”原则：所有统计数据统一从指定数据库导出，严禁采用手工复算方式获取；二是“版本冻结”机制：正式提交前完成数据版本锁定，后续所有调整需严格履行变更流程；三是“交叉核对”流程：报告、汇总表、图纸、云图四类成果中的缺陷数量与编号须保持完全一致，由质检人员逐项核查并签署确认；四是“抽检复核”要求：在甲方开展抽检工作时，需确保可于10分钟内定位至原始数据及处理日志，满足可溯源、可核查的管控要求。</w:t>
      </w:r>
    </w:p>
    <w:p w14:paraId="634486E3">
      <w:pPr>
        <w:pStyle w:val="4"/>
      </w:pPr>
      <w:bookmarkStart w:id="300" w:name="_Toc20436"/>
      <w:r>
        <w:rPr>
          <w:szCs w:val="36"/>
        </w:rPr>
        <w:t>2.25 单孔作业计划样例</w:t>
      </w:r>
      <w:bookmarkEnd w:id="300"/>
    </w:p>
    <w:p w14:paraId="56F79CF0">
      <w:r>
        <w:rPr>
          <w:rFonts w:hint="eastAsia"/>
        </w:rPr>
        <w:t>前述各章节已对作业方法与实施规则进行了系统阐述，本节将上述方法与规则应用于典型钻孔作业场景，形成可直接参照执行的单孔作业计划示例。示例选取葛洲坝闸区某平坡孔段作为研究对象，依据初步设计参数估算孔长为32 m、底板宽度为12 m、侧墙高度为2 m，实际作业过程中需以现场复核的实测参数为准。</w:t>
      </w:r>
    </w:p>
    <w:p w14:paraId="744C814B">
      <w:r>
        <w:rPr>
          <w:rFonts w:hint="eastAsia"/>
          <w:b/>
        </w:rPr>
        <w:t>（1）作业目标与判定准则。</w:t>
      </w:r>
      <w:r>
        <w:rPr>
          <w:rFonts w:hint="eastAsia"/>
        </w:rPr>
        <w:t>本次作业目标为单次进场即完成该孔底板及2 m高度范围内左右侧墙的全区域扫描作业、控制测量与现场初步检验，成果精度需满足整体测量误差控制在±1 mm以内、缺陷深度测量误差控制在±1 mm以内的要求。作业合格判定准则为：扫描区域全覆盖且无遗漏空洞、检查点测量比对精度达标、点云拼接中误差不超过0.5 mm。</w:t>
      </w:r>
    </w:p>
    <w:p w14:paraId="36091FD8">
      <w:r>
        <w:rPr>
          <w:rFonts w:hint="eastAsia"/>
          <w:b/>
        </w:rPr>
        <w:t>（2）作业人员与职责分工。</w:t>
      </w:r>
      <w:r>
        <w:rPr>
          <w:rFonts w:hint="eastAsia"/>
        </w:rPr>
        <w:t>作业团队共配置5名现场作业人员：其中组长1名，负责作业统筹管理与对外协调联络；测量员2名，承担控制测量、站位放样及检查点测量工作；操作员1名，负责跟踪测量系统运行管控与扫描仪操作；安全员1名，负责现场安全监护与应急联络工作。此外另行配置1名内业技术人员于基地待命，承担当日回传数据的初步预处理工作。</w:t>
      </w:r>
    </w:p>
    <w:p w14:paraId="17177637">
      <w:r>
        <w:rPr>
          <w:rFonts w:hint="eastAsia"/>
          <w:b/>
        </w:rPr>
        <w:t>（3）作业时序规划。</w:t>
      </w:r>
      <w:r>
        <w:rPr>
          <w:rFonts w:hint="eastAsia"/>
        </w:rPr>
        <w:t>第一日上午开展进场准备与安全检查作业，作业内容涵盖气体浓度检测、照明系统架设、作业通道清理；第一日下午完成控制测量与站位放样作业；第二日上午完成1号测站扫描作业，第二日下午完成2号测站扫描作业及两测站点云拼接处理；第三日上午开展现场初步检验与补扫作业，第三日下午完成数据回传与作业场地清理。项目整体作业周期按2.5天规划，预留0.5天作为窗口期波动的机动缓冲时间。</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1"/>
        <w:gridCol w:w="3500"/>
        <w:gridCol w:w="1716"/>
        <w:gridCol w:w="2093"/>
      </w:tblGrid>
      <w:tr w14:paraId="0E75C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491" w:type="dxa"/>
            <w:shd w:val="clear" w:color="auto" w:fill="E7E6E6"/>
            <w:vAlign w:val="center"/>
          </w:tcPr>
          <w:p w14:paraId="7A1EE029">
            <w:pPr>
              <w:snapToGrid w:val="0"/>
              <w:spacing w:before="70" w:after="70" w:line="240" w:lineRule="auto"/>
              <w:ind w:firstLine="0"/>
              <w:jc w:val="center"/>
              <w:rPr>
                <w:b/>
                <w:sz w:val="21"/>
              </w:rPr>
            </w:pPr>
            <w:r>
              <w:rPr>
                <w:b/>
                <w:sz w:val="21"/>
                <w:szCs w:val="21"/>
              </w:rPr>
              <w:t>时段</w:t>
            </w:r>
          </w:p>
        </w:tc>
        <w:tc>
          <w:tcPr>
            <w:tcW w:w="3500" w:type="dxa"/>
            <w:shd w:val="clear" w:color="auto" w:fill="E7E6E6"/>
            <w:vAlign w:val="center"/>
          </w:tcPr>
          <w:p w14:paraId="0D8A9057">
            <w:pPr>
              <w:snapToGrid w:val="0"/>
              <w:spacing w:before="70" w:after="70" w:line="240" w:lineRule="auto"/>
              <w:ind w:firstLine="0"/>
              <w:jc w:val="center"/>
              <w:rPr>
                <w:b/>
                <w:sz w:val="21"/>
              </w:rPr>
            </w:pPr>
            <w:r>
              <w:rPr>
                <w:b/>
                <w:sz w:val="21"/>
                <w:szCs w:val="21"/>
              </w:rPr>
              <w:t>作业内容</w:t>
            </w:r>
          </w:p>
        </w:tc>
        <w:tc>
          <w:tcPr>
            <w:tcW w:w="1716" w:type="dxa"/>
            <w:shd w:val="clear" w:color="auto" w:fill="E7E6E6"/>
            <w:vAlign w:val="center"/>
          </w:tcPr>
          <w:p w14:paraId="17D00E6F">
            <w:pPr>
              <w:snapToGrid w:val="0"/>
              <w:spacing w:before="70" w:after="70" w:line="240" w:lineRule="auto"/>
              <w:ind w:firstLine="0"/>
              <w:jc w:val="center"/>
              <w:rPr>
                <w:b/>
                <w:sz w:val="21"/>
              </w:rPr>
            </w:pPr>
            <w:r>
              <w:rPr>
                <w:b/>
                <w:sz w:val="21"/>
                <w:szCs w:val="21"/>
              </w:rPr>
              <w:t>责任岗位</w:t>
            </w:r>
          </w:p>
        </w:tc>
        <w:tc>
          <w:tcPr>
            <w:tcW w:w="2093" w:type="dxa"/>
            <w:shd w:val="clear" w:color="auto" w:fill="E7E6E6"/>
            <w:vAlign w:val="center"/>
          </w:tcPr>
          <w:p w14:paraId="23C66DFA">
            <w:pPr>
              <w:snapToGrid w:val="0"/>
              <w:spacing w:before="70" w:after="70" w:line="240" w:lineRule="auto"/>
              <w:ind w:firstLine="0"/>
              <w:jc w:val="center"/>
              <w:rPr>
                <w:b/>
                <w:sz w:val="21"/>
              </w:rPr>
            </w:pPr>
            <w:r>
              <w:rPr>
                <w:b/>
                <w:sz w:val="21"/>
                <w:szCs w:val="21"/>
              </w:rPr>
              <w:t>交付物</w:t>
            </w:r>
          </w:p>
        </w:tc>
      </w:tr>
      <w:tr w14:paraId="30A4E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572288A9">
            <w:pPr>
              <w:snapToGrid w:val="0"/>
              <w:spacing w:before="70" w:after="70" w:line="240" w:lineRule="auto"/>
              <w:ind w:firstLine="0"/>
              <w:jc w:val="center"/>
              <w:rPr>
                <w:sz w:val="21"/>
              </w:rPr>
            </w:pPr>
            <w:r>
              <w:rPr>
                <w:sz w:val="21"/>
                <w:szCs w:val="21"/>
              </w:rPr>
              <w:t>第 1 天 08:00</w:t>
            </w:r>
            <w:r>
              <w:rPr>
                <w:rFonts w:hint="eastAsia"/>
                <w:sz w:val="21"/>
                <w:szCs w:val="21"/>
              </w:rPr>
              <w:t>-</w:t>
            </w:r>
            <w:r>
              <w:rPr>
                <w:sz w:val="21"/>
                <w:szCs w:val="21"/>
              </w:rPr>
              <w:t>09:30</w:t>
            </w:r>
          </w:p>
        </w:tc>
        <w:tc>
          <w:tcPr>
            <w:tcW w:w="3500" w:type="dxa"/>
            <w:vAlign w:val="center"/>
          </w:tcPr>
          <w:p w14:paraId="62E1947C">
            <w:pPr>
              <w:snapToGrid w:val="0"/>
              <w:spacing w:before="70" w:after="70" w:line="240" w:lineRule="auto"/>
              <w:ind w:firstLine="0"/>
              <w:jc w:val="left"/>
              <w:rPr>
                <w:sz w:val="21"/>
              </w:rPr>
            </w:pPr>
            <w:r>
              <w:rPr>
                <w:sz w:val="21"/>
                <w:szCs w:val="21"/>
              </w:rPr>
              <w:t>进场、安全交底、气体检测、照明架设</w:t>
            </w:r>
          </w:p>
        </w:tc>
        <w:tc>
          <w:tcPr>
            <w:tcW w:w="1716" w:type="dxa"/>
            <w:vAlign w:val="center"/>
          </w:tcPr>
          <w:p w14:paraId="030A31C4">
            <w:pPr>
              <w:snapToGrid w:val="0"/>
              <w:spacing w:before="70" w:after="70" w:line="240" w:lineRule="auto"/>
              <w:ind w:firstLine="0"/>
              <w:jc w:val="left"/>
              <w:rPr>
                <w:sz w:val="21"/>
              </w:rPr>
            </w:pPr>
            <w:r>
              <w:rPr>
                <w:sz w:val="21"/>
                <w:szCs w:val="21"/>
              </w:rPr>
              <w:t>组长、安全员</w:t>
            </w:r>
          </w:p>
        </w:tc>
        <w:tc>
          <w:tcPr>
            <w:tcW w:w="2093" w:type="dxa"/>
            <w:vAlign w:val="center"/>
          </w:tcPr>
          <w:p w14:paraId="3923E214">
            <w:pPr>
              <w:snapToGrid w:val="0"/>
              <w:spacing w:before="70" w:after="70" w:line="240" w:lineRule="auto"/>
              <w:ind w:firstLine="0"/>
              <w:jc w:val="left"/>
              <w:rPr>
                <w:sz w:val="21"/>
              </w:rPr>
            </w:pPr>
            <w:r>
              <w:rPr>
                <w:sz w:val="21"/>
                <w:szCs w:val="21"/>
              </w:rPr>
              <w:t>安全交底记录、检测记录</w:t>
            </w:r>
          </w:p>
        </w:tc>
      </w:tr>
      <w:tr w14:paraId="18F74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40C1F5FF">
            <w:pPr>
              <w:snapToGrid w:val="0"/>
              <w:spacing w:before="70" w:after="70" w:line="240" w:lineRule="auto"/>
              <w:ind w:firstLine="0"/>
              <w:jc w:val="center"/>
              <w:rPr>
                <w:sz w:val="21"/>
              </w:rPr>
            </w:pPr>
            <w:r>
              <w:rPr>
                <w:sz w:val="21"/>
                <w:szCs w:val="21"/>
              </w:rPr>
              <w:t>第 1 天 09:30</w:t>
            </w:r>
            <w:r>
              <w:rPr>
                <w:rFonts w:hint="eastAsia"/>
                <w:sz w:val="21"/>
                <w:szCs w:val="21"/>
              </w:rPr>
              <w:t>-</w:t>
            </w:r>
            <w:r>
              <w:rPr>
                <w:sz w:val="21"/>
                <w:szCs w:val="21"/>
              </w:rPr>
              <w:t>12:00</w:t>
            </w:r>
          </w:p>
        </w:tc>
        <w:tc>
          <w:tcPr>
            <w:tcW w:w="3500" w:type="dxa"/>
            <w:vAlign w:val="center"/>
          </w:tcPr>
          <w:p w14:paraId="6C0708C8">
            <w:pPr>
              <w:snapToGrid w:val="0"/>
              <w:spacing w:before="70" w:after="70" w:line="240" w:lineRule="auto"/>
              <w:ind w:firstLine="0"/>
              <w:jc w:val="left"/>
              <w:rPr>
                <w:sz w:val="21"/>
              </w:rPr>
            </w:pPr>
            <w:r>
              <w:rPr>
                <w:sz w:val="21"/>
                <w:szCs w:val="21"/>
              </w:rPr>
              <w:t>控制点复核与加密、站位放样</w:t>
            </w:r>
          </w:p>
        </w:tc>
        <w:tc>
          <w:tcPr>
            <w:tcW w:w="1716" w:type="dxa"/>
            <w:vAlign w:val="center"/>
          </w:tcPr>
          <w:p w14:paraId="64E8D5FE">
            <w:pPr>
              <w:snapToGrid w:val="0"/>
              <w:spacing w:before="70" w:after="70" w:line="240" w:lineRule="auto"/>
              <w:ind w:firstLine="0"/>
              <w:jc w:val="left"/>
              <w:rPr>
                <w:sz w:val="21"/>
              </w:rPr>
            </w:pPr>
            <w:r>
              <w:rPr>
                <w:sz w:val="21"/>
                <w:szCs w:val="21"/>
              </w:rPr>
              <w:t>测量员</w:t>
            </w:r>
          </w:p>
        </w:tc>
        <w:tc>
          <w:tcPr>
            <w:tcW w:w="2093" w:type="dxa"/>
            <w:vAlign w:val="center"/>
          </w:tcPr>
          <w:p w14:paraId="53665C7F">
            <w:pPr>
              <w:snapToGrid w:val="0"/>
              <w:spacing w:before="70" w:after="70" w:line="240" w:lineRule="auto"/>
              <w:ind w:firstLine="0"/>
              <w:jc w:val="left"/>
              <w:rPr>
                <w:sz w:val="21"/>
              </w:rPr>
            </w:pPr>
            <w:r>
              <w:rPr>
                <w:sz w:val="21"/>
                <w:szCs w:val="21"/>
              </w:rPr>
              <w:t>控制成果表、站位记录</w:t>
            </w:r>
          </w:p>
        </w:tc>
      </w:tr>
      <w:tr w14:paraId="1AB71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620CE647">
            <w:pPr>
              <w:snapToGrid w:val="0"/>
              <w:spacing w:before="70" w:after="70" w:line="240" w:lineRule="auto"/>
              <w:ind w:firstLine="0"/>
              <w:jc w:val="center"/>
              <w:rPr>
                <w:sz w:val="21"/>
              </w:rPr>
            </w:pPr>
            <w:r>
              <w:rPr>
                <w:sz w:val="21"/>
                <w:szCs w:val="21"/>
              </w:rPr>
              <w:t>第 1 天 14:00</w:t>
            </w:r>
            <w:r>
              <w:rPr>
                <w:rFonts w:hint="eastAsia"/>
                <w:sz w:val="21"/>
                <w:szCs w:val="21"/>
              </w:rPr>
              <w:t>-</w:t>
            </w:r>
            <w:r>
              <w:rPr>
                <w:sz w:val="21"/>
                <w:szCs w:val="21"/>
              </w:rPr>
              <w:t>17:30</w:t>
            </w:r>
          </w:p>
        </w:tc>
        <w:tc>
          <w:tcPr>
            <w:tcW w:w="3500" w:type="dxa"/>
            <w:vAlign w:val="center"/>
          </w:tcPr>
          <w:p w14:paraId="23EB0A36">
            <w:pPr>
              <w:snapToGrid w:val="0"/>
              <w:spacing w:before="70" w:after="70" w:line="240" w:lineRule="auto"/>
              <w:ind w:firstLine="0"/>
              <w:jc w:val="left"/>
              <w:rPr>
                <w:sz w:val="21"/>
              </w:rPr>
            </w:pPr>
            <w:r>
              <w:rPr>
                <w:sz w:val="21"/>
                <w:szCs w:val="21"/>
              </w:rPr>
              <w:t>标志点布设、表面预处理、1 号站设备调试</w:t>
            </w:r>
          </w:p>
        </w:tc>
        <w:tc>
          <w:tcPr>
            <w:tcW w:w="1716" w:type="dxa"/>
            <w:vAlign w:val="center"/>
          </w:tcPr>
          <w:p w14:paraId="0AF379FC">
            <w:pPr>
              <w:snapToGrid w:val="0"/>
              <w:spacing w:before="70" w:after="70" w:line="240" w:lineRule="auto"/>
              <w:ind w:firstLine="0"/>
              <w:jc w:val="left"/>
              <w:rPr>
                <w:sz w:val="21"/>
              </w:rPr>
            </w:pPr>
            <w:r>
              <w:rPr>
                <w:sz w:val="21"/>
                <w:szCs w:val="21"/>
              </w:rPr>
              <w:t>操作员、测量员</w:t>
            </w:r>
          </w:p>
        </w:tc>
        <w:tc>
          <w:tcPr>
            <w:tcW w:w="2093" w:type="dxa"/>
            <w:vAlign w:val="center"/>
          </w:tcPr>
          <w:p w14:paraId="399B6D26">
            <w:pPr>
              <w:snapToGrid w:val="0"/>
              <w:spacing w:before="70" w:after="70" w:line="240" w:lineRule="auto"/>
              <w:ind w:firstLine="0"/>
              <w:jc w:val="left"/>
              <w:rPr>
                <w:sz w:val="21"/>
              </w:rPr>
            </w:pPr>
            <w:r>
              <w:rPr>
                <w:sz w:val="21"/>
                <w:szCs w:val="21"/>
              </w:rPr>
              <w:t>标志点布置图</w:t>
            </w:r>
          </w:p>
        </w:tc>
      </w:tr>
      <w:tr w14:paraId="1F612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7C36FFF1">
            <w:pPr>
              <w:snapToGrid w:val="0"/>
              <w:spacing w:before="70" w:after="70" w:line="240" w:lineRule="auto"/>
              <w:ind w:firstLine="0"/>
              <w:jc w:val="center"/>
              <w:rPr>
                <w:sz w:val="21"/>
              </w:rPr>
            </w:pPr>
            <w:r>
              <w:rPr>
                <w:sz w:val="21"/>
                <w:szCs w:val="21"/>
              </w:rPr>
              <w:t>第 2 天 08:30</w:t>
            </w:r>
            <w:r>
              <w:rPr>
                <w:rFonts w:hint="eastAsia"/>
                <w:sz w:val="21"/>
                <w:szCs w:val="21"/>
              </w:rPr>
              <w:t>-</w:t>
            </w:r>
            <w:r>
              <w:rPr>
                <w:sz w:val="21"/>
                <w:szCs w:val="21"/>
              </w:rPr>
              <w:t>12:00</w:t>
            </w:r>
          </w:p>
        </w:tc>
        <w:tc>
          <w:tcPr>
            <w:tcW w:w="3500" w:type="dxa"/>
            <w:vAlign w:val="center"/>
          </w:tcPr>
          <w:p w14:paraId="6505BAC2">
            <w:pPr>
              <w:snapToGrid w:val="0"/>
              <w:spacing w:before="70" w:after="70" w:line="240" w:lineRule="auto"/>
              <w:ind w:firstLine="0"/>
              <w:jc w:val="left"/>
              <w:rPr>
                <w:sz w:val="21"/>
              </w:rPr>
            </w:pPr>
            <w:r>
              <w:rPr>
                <w:sz w:val="21"/>
                <w:szCs w:val="21"/>
              </w:rPr>
              <w:t>1 号站扫描采集</w:t>
            </w:r>
          </w:p>
        </w:tc>
        <w:tc>
          <w:tcPr>
            <w:tcW w:w="1716" w:type="dxa"/>
            <w:vAlign w:val="center"/>
          </w:tcPr>
          <w:p w14:paraId="27DA8835">
            <w:pPr>
              <w:snapToGrid w:val="0"/>
              <w:spacing w:before="70" w:after="70" w:line="240" w:lineRule="auto"/>
              <w:ind w:firstLine="0"/>
              <w:jc w:val="left"/>
              <w:rPr>
                <w:sz w:val="21"/>
              </w:rPr>
            </w:pPr>
            <w:r>
              <w:rPr>
                <w:sz w:val="21"/>
                <w:szCs w:val="21"/>
              </w:rPr>
              <w:t>操作员</w:t>
            </w:r>
          </w:p>
        </w:tc>
        <w:tc>
          <w:tcPr>
            <w:tcW w:w="2093" w:type="dxa"/>
            <w:vAlign w:val="center"/>
          </w:tcPr>
          <w:p w14:paraId="05A82A08">
            <w:pPr>
              <w:snapToGrid w:val="0"/>
              <w:spacing w:before="70" w:after="70" w:line="240" w:lineRule="auto"/>
              <w:ind w:firstLine="0"/>
              <w:jc w:val="left"/>
              <w:rPr>
                <w:sz w:val="21"/>
              </w:rPr>
            </w:pPr>
            <w:r>
              <w:rPr>
                <w:sz w:val="21"/>
                <w:szCs w:val="21"/>
              </w:rPr>
              <w:t>原始点云与位姿</w:t>
            </w:r>
          </w:p>
        </w:tc>
      </w:tr>
      <w:tr w14:paraId="4FB31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6C3D55F2">
            <w:pPr>
              <w:snapToGrid w:val="0"/>
              <w:spacing w:before="70" w:after="70" w:line="240" w:lineRule="auto"/>
              <w:ind w:firstLine="0"/>
              <w:jc w:val="center"/>
              <w:rPr>
                <w:sz w:val="21"/>
              </w:rPr>
            </w:pPr>
            <w:r>
              <w:rPr>
                <w:sz w:val="21"/>
                <w:szCs w:val="21"/>
              </w:rPr>
              <w:t>第 2 天 14:00</w:t>
            </w:r>
            <w:r>
              <w:rPr>
                <w:rFonts w:hint="eastAsia"/>
                <w:sz w:val="21"/>
                <w:szCs w:val="21"/>
              </w:rPr>
              <w:t>-</w:t>
            </w:r>
            <w:r>
              <w:rPr>
                <w:sz w:val="21"/>
                <w:szCs w:val="21"/>
              </w:rPr>
              <w:t>17:30</w:t>
            </w:r>
          </w:p>
        </w:tc>
        <w:tc>
          <w:tcPr>
            <w:tcW w:w="3500" w:type="dxa"/>
            <w:vAlign w:val="center"/>
          </w:tcPr>
          <w:p w14:paraId="0817128A">
            <w:pPr>
              <w:snapToGrid w:val="0"/>
              <w:spacing w:before="70" w:after="70" w:line="240" w:lineRule="auto"/>
              <w:ind w:firstLine="0"/>
              <w:jc w:val="left"/>
              <w:rPr>
                <w:sz w:val="21"/>
              </w:rPr>
            </w:pPr>
            <w:r>
              <w:rPr>
                <w:sz w:val="21"/>
                <w:szCs w:val="21"/>
              </w:rPr>
              <w:t>2 号站扫描采集、两站拼接</w:t>
            </w:r>
          </w:p>
        </w:tc>
        <w:tc>
          <w:tcPr>
            <w:tcW w:w="1716" w:type="dxa"/>
            <w:vAlign w:val="center"/>
          </w:tcPr>
          <w:p w14:paraId="782EE1B7">
            <w:pPr>
              <w:snapToGrid w:val="0"/>
              <w:spacing w:before="70" w:after="70" w:line="240" w:lineRule="auto"/>
              <w:ind w:firstLine="0"/>
              <w:jc w:val="left"/>
              <w:rPr>
                <w:sz w:val="21"/>
              </w:rPr>
            </w:pPr>
            <w:r>
              <w:rPr>
                <w:sz w:val="21"/>
                <w:szCs w:val="21"/>
              </w:rPr>
              <w:t>操作员、测量员</w:t>
            </w:r>
          </w:p>
        </w:tc>
        <w:tc>
          <w:tcPr>
            <w:tcW w:w="2093" w:type="dxa"/>
            <w:vAlign w:val="center"/>
          </w:tcPr>
          <w:p w14:paraId="3996226A">
            <w:pPr>
              <w:snapToGrid w:val="0"/>
              <w:spacing w:before="70" w:after="70" w:line="240" w:lineRule="auto"/>
              <w:ind w:firstLine="0"/>
              <w:jc w:val="left"/>
              <w:rPr>
                <w:sz w:val="21"/>
              </w:rPr>
            </w:pPr>
            <w:r>
              <w:rPr>
                <w:sz w:val="21"/>
                <w:szCs w:val="21"/>
              </w:rPr>
              <w:t>拼接点云</w:t>
            </w:r>
          </w:p>
        </w:tc>
      </w:tr>
      <w:tr w14:paraId="57360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256A1AA0">
            <w:pPr>
              <w:snapToGrid w:val="0"/>
              <w:spacing w:before="70" w:after="70" w:line="240" w:lineRule="auto"/>
              <w:ind w:firstLine="0"/>
              <w:jc w:val="center"/>
              <w:rPr>
                <w:sz w:val="21"/>
              </w:rPr>
            </w:pPr>
            <w:r>
              <w:rPr>
                <w:sz w:val="21"/>
                <w:szCs w:val="21"/>
              </w:rPr>
              <w:t>第 3 天 08:30</w:t>
            </w:r>
            <w:r>
              <w:rPr>
                <w:rFonts w:hint="eastAsia"/>
                <w:sz w:val="21"/>
                <w:szCs w:val="21"/>
              </w:rPr>
              <w:t>-</w:t>
            </w:r>
            <w:r>
              <w:rPr>
                <w:sz w:val="21"/>
                <w:szCs w:val="21"/>
              </w:rPr>
              <w:t>11:00</w:t>
            </w:r>
          </w:p>
        </w:tc>
        <w:tc>
          <w:tcPr>
            <w:tcW w:w="3500" w:type="dxa"/>
            <w:vAlign w:val="center"/>
          </w:tcPr>
          <w:p w14:paraId="728C3421">
            <w:pPr>
              <w:snapToGrid w:val="0"/>
              <w:spacing w:before="70" w:after="70" w:line="240" w:lineRule="auto"/>
              <w:ind w:firstLine="0"/>
              <w:jc w:val="left"/>
              <w:rPr>
                <w:sz w:val="21"/>
              </w:rPr>
            </w:pPr>
            <w:r>
              <w:rPr>
                <w:sz w:val="21"/>
                <w:szCs w:val="21"/>
              </w:rPr>
              <w:t>现场初检、补扫</w:t>
            </w:r>
          </w:p>
        </w:tc>
        <w:tc>
          <w:tcPr>
            <w:tcW w:w="1716" w:type="dxa"/>
            <w:vAlign w:val="center"/>
          </w:tcPr>
          <w:p w14:paraId="07B8C530">
            <w:pPr>
              <w:snapToGrid w:val="0"/>
              <w:spacing w:before="70" w:after="70" w:line="240" w:lineRule="auto"/>
              <w:ind w:firstLine="0"/>
              <w:jc w:val="left"/>
              <w:rPr>
                <w:sz w:val="21"/>
              </w:rPr>
            </w:pPr>
            <w:r>
              <w:rPr>
                <w:sz w:val="21"/>
                <w:szCs w:val="21"/>
              </w:rPr>
              <w:t>组长、操作员</w:t>
            </w:r>
          </w:p>
        </w:tc>
        <w:tc>
          <w:tcPr>
            <w:tcW w:w="2093" w:type="dxa"/>
            <w:vAlign w:val="center"/>
          </w:tcPr>
          <w:p w14:paraId="567164D4">
            <w:pPr>
              <w:snapToGrid w:val="0"/>
              <w:spacing w:before="70" w:after="70" w:line="240" w:lineRule="auto"/>
              <w:ind w:firstLine="0"/>
              <w:jc w:val="left"/>
              <w:rPr>
                <w:sz w:val="21"/>
              </w:rPr>
            </w:pPr>
            <w:r>
              <w:rPr>
                <w:sz w:val="21"/>
                <w:szCs w:val="21"/>
              </w:rPr>
              <w:t>初检记录表</w:t>
            </w:r>
          </w:p>
        </w:tc>
      </w:tr>
      <w:tr w14:paraId="68CC8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91" w:type="dxa"/>
            <w:vAlign w:val="center"/>
          </w:tcPr>
          <w:p w14:paraId="4DD79487">
            <w:pPr>
              <w:snapToGrid w:val="0"/>
              <w:spacing w:before="70" w:after="70" w:line="240" w:lineRule="auto"/>
              <w:ind w:firstLine="0"/>
              <w:jc w:val="center"/>
              <w:rPr>
                <w:sz w:val="21"/>
              </w:rPr>
            </w:pPr>
            <w:r>
              <w:rPr>
                <w:sz w:val="21"/>
                <w:szCs w:val="21"/>
              </w:rPr>
              <w:t>第 3 天 11:00</w:t>
            </w:r>
            <w:r>
              <w:rPr>
                <w:rFonts w:hint="eastAsia"/>
                <w:sz w:val="21"/>
                <w:szCs w:val="21"/>
              </w:rPr>
              <w:t>-</w:t>
            </w:r>
            <w:r>
              <w:rPr>
                <w:sz w:val="21"/>
                <w:szCs w:val="21"/>
              </w:rPr>
              <w:t>12:00</w:t>
            </w:r>
          </w:p>
        </w:tc>
        <w:tc>
          <w:tcPr>
            <w:tcW w:w="3500" w:type="dxa"/>
            <w:vAlign w:val="center"/>
          </w:tcPr>
          <w:p w14:paraId="6269EAF0">
            <w:pPr>
              <w:snapToGrid w:val="0"/>
              <w:spacing w:before="70" w:after="70" w:line="240" w:lineRule="auto"/>
              <w:ind w:firstLine="0"/>
              <w:jc w:val="left"/>
              <w:rPr>
                <w:sz w:val="21"/>
              </w:rPr>
            </w:pPr>
            <w:r>
              <w:rPr>
                <w:sz w:val="21"/>
                <w:szCs w:val="21"/>
              </w:rPr>
              <w:t>数据回传、设备收纳、场地清理</w:t>
            </w:r>
          </w:p>
        </w:tc>
        <w:tc>
          <w:tcPr>
            <w:tcW w:w="1716" w:type="dxa"/>
            <w:vAlign w:val="center"/>
          </w:tcPr>
          <w:p w14:paraId="1466E89C">
            <w:pPr>
              <w:snapToGrid w:val="0"/>
              <w:spacing w:before="70" w:after="70" w:line="240" w:lineRule="auto"/>
              <w:ind w:firstLine="0"/>
              <w:jc w:val="left"/>
              <w:rPr>
                <w:sz w:val="21"/>
              </w:rPr>
            </w:pPr>
            <w:r>
              <w:rPr>
                <w:sz w:val="21"/>
                <w:szCs w:val="21"/>
              </w:rPr>
              <w:t>全员</w:t>
            </w:r>
          </w:p>
        </w:tc>
        <w:tc>
          <w:tcPr>
            <w:tcW w:w="2093" w:type="dxa"/>
            <w:vAlign w:val="center"/>
          </w:tcPr>
          <w:p w14:paraId="4AF65FF8">
            <w:pPr>
              <w:snapToGrid w:val="0"/>
              <w:spacing w:before="70" w:after="70" w:line="240" w:lineRule="auto"/>
              <w:ind w:firstLine="0"/>
              <w:jc w:val="left"/>
              <w:rPr>
                <w:sz w:val="21"/>
              </w:rPr>
            </w:pPr>
            <w:r>
              <w:rPr>
                <w:sz w:val="21"/>
                <w:szCs w:val="21"/>
              </w:rPr>
              <w:t>数据交接单</w:t>
            </w:r>
          </w:p>
        </w:tc>
      </w:tr>
    </w:tbl>
    <w:p w14:paraId="09AC0D23">
      <w:pPr>
        <w:spacing w:line="240" w:lineRule="auto"/>
      </w:pPr>
    </w:p>
    <w:p w14:paraId="2880B2AF">
      <w:r>
        <w:rPr>
          <w:b/>
        </w:rPr>
        <w:t>（4）设备清单。</w:t>
      </w:r>
      <w:r>
        <w:t xml:space="preserve"> 多目视觉跟踪测量系统 1 套、跟踪框架 1 套、SHARE SLAM S100-16 扫描仪 1 台、全站仪（南方 NTS-561）1 台、北斗 RTK（南方 极点2 北斗版）1 套、电子水准仪 1 台、便携式计算机 1 台、补光灯 2 套、偏振滤镜 2 片、标准尺 1 套、对讲机 3 台、安全防护用品 5 套。备件包括扫描仪电池 2 块、跟踪器电池 1 块、数据线 2 根。</w:t>
      </w:r>
    </w:p>
    <w:p w14:paraId="6C53BB8A">
      <w:r>
        <w:rPr>
          <w:b/>
        </w:rPr>
        <w:t>（5）质量控制点。</w:t>
      </w:r>
      <w:r>
        <w:t xml:space="preserve"> 设四个控制点：控制测量完成后检查闭合差；1 号站扫描完成后做覆盖与拼接检查；2 号站完成后做两站拼接与检查点比对；初检完成后做整体精度复核。每个控制点的判据与处置方式见 2.5.1.45 与 2.5.2.35，检查结果由组长签字确认。</w:t>
      </w:r>
    </w:p>
    <w:p w14:paraId="634E8069">
      <w:r>
        <w:rPr>
          <w:b/>
        </w:rPr>
        <w:t>（6）安全措施。</w:t>
      </w:r>
      <w:r>
        <w:t xml:space="preserve"> 进场前办理受限空间作业票，作业期间持续通风与气体检测；孔口设置围挡与警示标志，专人监护；照明采用安全电压或带漏电保护的行灯；作业人员佩戴安全帽、安全带、防滑鞋；上下孔使用爬梯或吊篮，不得攀爬结构；每日作业前检查逃生通道畅通。</w:t>
      </w:r>
    </w:p>
    <w:p w14:paraId="55A12FE8">
      <w:r>
        <w:rPr>
          <w:b/>
        </w:rPr>
        <w:t>（7）异常预案。</w:t>
      </w:r>
      <w:r>
        <w:t xml:space="preserve"> 遇降雨立即停止作业并遮盖设备，孔内涌水立即撤离；设备故障启用备机，30 min 内无法恢复的转内业；数据异常按 2.5.1.45 判定是否返工；运行调度变化按值班通知执行，撤离时间不超过 15 min。</w:t>
      </w:r>
    </w:p>
    <w:p w14:paraId="23B7C979">
      <w:r>
        <w:rPr>
          <w:rFonts w:hint="eastAsia"/>
        </w:rPr>
        <w:t>该示例并非针对特定钻孔的固定作业方案，其核心作用为明确合规单孔作业计划的核心构成要素。所有钻孔作业的三站作业计划均需按照该既定格式编制，具体内容需结合现场复核实测数据予以替换，经审批通过后方可正式实施。作业计划的核心功能为将分散于各章节的规则要求整合为可落地执行的作业指引，使作业团队在进场前即可明确作业任务、人员分工及合格验收标准。</w:t>
      </w:r>
    </w:p>
    <w:p w14:paraId="5CB8F9E7">
      <w:pPr>
        <w:pStyle w:val="4"/>
      </w:pPr>
      <w:bookmarkStart w:id="301" w:name="_Toc19980"/>
      <w:r>
        <w:rPr>
          <w:szCs w:val="36"/>
        </w:rPr>
        <w:t>2.26 成果样例与计算书要点</w:t>
      </w:r>
      <w:bookmarkEnd w:id="301"/>
    </w:p>
    <w:p w14:paraId="3F57EFAE">
      <w:r>
        <w:rPr>
          <w:rFonts w:hint="eastAsia"/>
        </w:rPr>
        <w:t>成果交付环节普遍存在成果可读性不足、验收依据缺失的风险。本节明确本项目交付成果的组成规范及计算书的必备内容，为验收工作提供可溯源的依据。</w:t>
      </w:r>
    </w:p>
    <w:p w14:paraId="2B92BB1B">
      <w:r>
        <w:rPr>
          <w:b/>
        </w:rPr>
        <w:t>（1）成果构成。</w:t>
      </w:r>
      <w:r>
        <w:t>单孔段成果包</w:t>
      </w:r>
      <w:r>
        <w:rPr>
          <w:rFonts w:hint="eastAsia"/>
        </w:rPr>
        <w:t>由六类要素构成</w:t>
      </w:r>
      <w:r>
        <w:t>：原始数据</w:t>
      </w:r>
      <w:r>
        <w:rPr>
          <w:rFonts w:hint="eastAsia"/>
        </w:rPr>
        <w:t>类</w:t>
      </w:r>
      <w:r>
        <w:t>（点云、影像、位姿、作业记录）、处理成</w:t>
      </w:r>
      <w:r>
        <w:rPr>
          <w:rFonts w:hint="eastAsia"/>
        </w:rPr>
        <w:t>果类</w:t>
      </w:r>
      <w:r>
        <w:t>（拼接点云、纹理模型、三角网格模型、缺陷矢量图层）、图件成</w:t>
      </w:r>
      <w:r>
        <w:rPr>
          <w:rFonts w:hint="eastAsia"/>
        </w:rPr>
        <w:t>果类</w:t>
      </w:r>
      <w:r>
        <w:t>（平面展开图、缺陷分布云图、DWG记录图）、报告成</w:t>
      </w:r>
      <w:r>
        <w:rPr>
          <w:rFonts w:hint="eastAsia"/>
        </w:rPr>
        <w:t>果类</w:t>
      </w:r>
      <w:r>
        <w:t>（检查测量数据分析报告）、质量文件</w:t>
      </w:r>
      <w:r>
        <w:rPr>
          <w:rFonts w:hint="eastAsia"/>
        </w:rPr>
        <w:t>类</w:t>
      </w:r>
      <w:r>
        <w:t>（精度评定表、检查点比对表、初检记录）、元数据</w:t>
      </w:r>
      <w:r>
        <w:rPr>
          <w:rFonts w:hint="eastAsia"/>
        </w:rPr>
        <w:t>类</w:t>
      </w:r>
      <w:r>
        <w:t>（坐标系、高程基准、采集时间、设备编号、参数设置）。</w:t>
      </w:r>
    </w:p>
    <w:p w14:paraId="3720CCEE">
      <w:r>
        <w:rPr>
          <w:rFonts w:hint="eastAsia"/>
          <w:b/>
        </w:rPr>
        <w:t>（2）成果目录结构。</w:t>
      </w:r>
      <w:r>
        <w:rPr>
          <w:rFonts w:hint="eastAsia"/>
        </w:rPr>
        <w:t>采用“电站-孔号-测次-成果类型”四级层级架构对成果目录进行组织，目录名称采用统一编码体系，禁止采用中文自由命名，以消除跨平台传输过程中的编码异常问题。每一测次配置独立目录，不得与历史测次目录混合存储；开展历史数据比对工作时，按测次调取对应数据，不得对原始目录内容进行修改。</w:t>
      </w:r>
    </w:p>
    <w:p w14:paraId="0062A34D">
      <w:r>
        <w:rPr>
          <w:rFonts w:hint="eastAsia"/>
          <w:b/>
        </w:rPr>
        <w:t>（3）报告的主要内容。</w:t>
      </w:r>
      <w:r>
        <w:rPr>
          <w:rFonts w:hint="eastAsia"/>
        </w:rPr>
        <w:t>检查测量数据分析报告固定包含以下要素：工程概况与本次检查范围、作业依据与技术标准、使用设备与精度指标、控制测量成果、数据处理流程与参数、精度评定结果、缺陷统计与分级、典型缺陷描述与图示、与上次检查的对比分析、结论与处理建议、附件（图件、数据清单、质量记录）。报告采用标准化结构，不同孔段仅替换对应数据内容，保障多孔段报告的格式一致性。</w:t>
      </w:r>
    </w:p>
    <w:p w14:paraId="631F7678">
      <w:r>
        <w:rPr>
          <w:rFonts w:hint="eastAsia"/>
          <w:b/>
        </w:rPr>
        <w:t>（4）计算书要点。</w:t>
      </w:r>
      <w:r>
        <w:rPr>
          <w:rFonts w:hint="eastAsia"/>
        </w:rPr>
        <w:t>精度计算书至少涵盖四个核心模块。第一模块为控制测量精度分析，内容包括导线/边角网闭合差、点位中误差、高程联测往返较差与闭合差，附观测值与限差对照表。第二模块为拼接精度分析，内容包括各测站重叠区同名点较差统计（样本数、均值、中误差、最大值），以及拼接后整体中误差计算结果。第三模块为绝对精度分析，内容包括检查点坐标与模型同名点坐标的较差表，采用下式计算点位中误差，并与合同约定指标进行比对。</w:t>
      </w:r>
    </w:p>
    <w:p w14:paraId="4910CDF5">
      <w:r>
        <w:t>m = ±√(ΣΔ² / n)</w:t>
      </w:r>
    </w:p>
    <w:p w14:paraId="24BA1B9A">
      <w:r>
        <w:t>式中：Δ为同名点坐标较差；n为检查点数量。</w:t>
      </w:r>
      <w:r>
        <w:rPr>
          <w:rFonts w:hint="eastAsia"/>
        </w:rPr>
        <w:t>平面与高程维度分别开展计算，各维度样本数不少于20个且空间分布均匀。第四模块为缺陷测量精度分析，内容包括</w:t>
      </w:r>
      <w:r>
        <w:t>标准件（标准台阶、标准球）测量值与真值</w:t>
      </w:r>
      <w:r>
        <w:rPr>
          <w:rFonts w:hint="eastAsia"/>
        </w:rPr>
        <w:t>的</w:t>
      </w:r>
      <w:r>
        <w:t>比对</w:t>
      </w:r>
      <w:r>
        <w:rPr>
          <w:rFonts w:hint="eastAsia"/>
        </w:rPr>
        <w:t>结果</w:t>
      </w:r>
      <w:r>
        <w:t>，给出绝对偏差与相对偏差；对现场已知尺寸特征（如分缝宽度、预埋件间距）</w:t>
      </w:r>
      <w:r>
        <w:rPr>
          <w:rFonts w:hint="eastAsia"/>
        </w:rPr>
        <w:t>开展</w:t>
      </w:r>
      <w:r>
        <w:t>抽</w:t>
      </w:r>
      <w:r>
        <w:rPr>
          <w:rFonts w:hint="eastAsia"/>
        </w:rPr>
        <w:t>样</w:t>
      </w:r>
      <w:r>
        <w:t>比对，作为辅助验证</w:t>
      </w:r>
      <w:r>
        <w:rPr>
          <w:rFonts w:hint="eastAsia"/>
        </w:rPr>
        <w:t>依据</w:t>
      </w:r>
      <w:r>
        <w:t>。</w:t>
      </w:r>
    </w:p>
    <w:p w14:paraId="12C1B67E">
      <w:r>
        <w:rPr>
          <w:b/>
        </w:rPr>
        <w:t>（5）图件的表达要求。</w:t>
      </w:r>
      <w:r>
        <w:rPr>
          <w:rFonts w:hint="eastAsia"/>
        </w:rPr>
        <w:t>平面展开图采用统一比例尺绘制（常规为1:50或1:100），</w:t>
      </w:r>
      <w:r>
        <w:t>标注孔号、桩号、高程、缺陷编号与分级色标；缺陷分布云图</w:t>
      </w:r>
      <w:r>
        <w:rPr>
          <w:rFonts w:hint="eastAsia"/>
        </w:rPr>
        <w:t>采用</w:t>
      </w:r>
      <w:r>
        <w:t>统一色阶</w:t>
      </w:r>
      <w:r>
        <w:rPr>
          <w:rFonts w:hint="eastAsia"/>
        </w:rPr>
        <w:t>表征</w:t>
      </w:r>
      <w:r>
        <w:t>冲磨深度，</w:t>
      </w:r>
      <w:r>
        <w:rPr>
          <w:rFonts w:hint="eastAsia"/>
        </w:rPr>
        <w:t>色阶取值范围在项目启动阶段确定，</w:t>
      </w:r>
      <w:r>
        <w:t>各孔</w:t>
      </w:r>
      <w:r>
        <w:rPr>
          <w:rFonts w:hint="eastAsia"/>
        </w:rPr>
        <w:t>段</w:t>
      </w:r>
      <w:r>
        <w:t>保持一致，</w:t>
      </w:r>
      <w:r>
        <w:rPr>
          <w:rFonts w:hint="eastAsia"/>
        </w:rPr>
        <w:t>保障不同孔段云图具备直接可比性；</w:t>
      </w:r>
      <w:r>
        <w:t>DWG记录图</w:t>
      </w:r>
      <w:r>
        <w:rPr>
          <w:rFonts w:hint="eastAsia"/>
        </w:rPr>
        <w:t>采用</w:t>
      </w:r>
      <w:r>
        <w:t>分层</w:t>
      </w:r>
      <w:r>
        <w:rPr>
          <w:rFonts w:hint="eastAsia"/>
        </w:rPr>
        <w:t>架构</w:t>
      </w:r>
      <w:r>
        <w:t>组织（底板、侧墙、缺陷、标注、图框），图层命名遵循统一规范，便于</w:t>
      </w:r>
      <w:r>
        <w:rPr>
          <w:rFonts w:hint="eastAsia"/>
        </w:rPr>
        <w:t>委托方</w:t>
      </w:r>
      <w:r>
        <w:t>后续编辑使用。</w:t>
      </w:r>
    </w:p>
    <w:p w14:paraId="2C82C78E">
      <w:r>
        <w:rPr>
          <w:rFonts w:hint="eastAsia"/>
          <w:b/>
        </w:rPr>
        <w:t>（6）成果的自检清单。</w:t>
      </w:r>
      <w:r>
        <w:rPr>
          <w:rFonts w:hint="eastAsia"/>
        </w:rPr>
        <w:t>交付前需逐项开展自检工作，自检内容包括：文件名与目录是否符合规范、坐标系与高程基准是否标注、精度评定是否完整、缺陷编号是否唯一、图件比例与色标是否统一、报告中的数字与附表是否一致、元数据是否齐全、数据能否正常打开。自检清单随成果一并提交，由检查人与复核人签署确认。该清单是规避交付退回风险的核心管控手段，多数退回事项并非源于技术偏差，而是由缺项、编号错误、版本混乱等基础类问题导致。</w:t>
      </w:r>
    </w:p>
    <w:p w14:paraId="302E6CE0">
      <w:pPr>
        <w:pStyle w:val="4"/>
      </w:pPr>
      <w:bookmarkStart w:id="302" w:name="_Toc27196"/>
      <w:r>
        <w:rPr>
          <w:szCs w:val="36"/>
        </w:rPr>
        <w:t>2.27 成果检验实施细则</w:t>
      </w:r>
      <w:bookmarkEnd w:id="302"/>
    </w:p>
    <w:p w14:paraId="0013A27F">
      <w:r>
        <w:rPr>
          <w:rFonts w:hint="eastAsia"/>
        </w:rPr>
        <w:t>检验环节为成果交付前的最终质量管控节点，若检验工作执行不到位，前期作业成果质量将在验收阶段产生折损。本节将检验工作拆解为检验项目、检验方法、判定准则、检验记录四个核心模块，并对各模块实施标准化固定。</w:t>
      </w:r>
    </w:p>
    <w:p w14:paraId="0C4DA2CE">
      <w:r>
        <w:rPr>
          <w:b/>
        </w:rPr>
        <w:t>（1）检验的分类。</w:t>
      </w:r>
      <w:r>
        <w:t xml:space="preserve"> 检验分三类：自检、专检、见证检验。自检由作业组完成，重点查</w:t>
      </w:r>
      <w:r>
        <w:rPr>
          <w:rFonts w:hint="eastAsia"/>
        </w:rPr>
        <w:t>“</w:t>
      </w:r>
      <w:r>
        <w:t>有没有</w:t>
      </w:r>
      <w:r>
        <w:rPr>
          <w:rFonts w:hint="eastAsia"/>
        </w:rPr>
        <w:t>”</w:t>
      </w:r>
      <w:r>
        <w:t>；专检由质检员完成，重点查</w:t>
      </w:r>
      <w:r>
        <w:rPr>
          <w:rFonts w:hint="eastAsia"/>
        </w:rPr>
        <w:t>“</w:t>
      </w:r>
      <w:r>
        <w:t>对不对</w:t>
      </w:r>
      <w:r>
        <w:rPr>
          <w:rFonts w:hint="eastAsia"/>
        </w:rPr>
        <w:t>”</w:t>
      </w:r>
      <w:r>
        <w:t>；见证检验由甲方或监理在场完成，重点查</w:t>
      </w:r>
      <w:r>
        <w:rPr>
          <w:rFonts w:hint="eastAsia"/>
        </w:rPr>
        <w:t>“</w:t>
      </w:r>
      <w:r>
        <w:t>信不信</w:t>
      </w:r>
      <w:r>
        <w:rPr>
          <w:rFonts w:hint="eastAsia"/>
        </w:rPr>
        <w:t>”</w:t>
      </w:r>
      <w:r>
        <w:t>。三类检验的对象重叠但目的不同，不能相互替代。</w:t>
      </w:r>
    </w:p>
    <w:p w14:paraId="196B62F3">
      <w:r>
        <w:rPr>
          <w:b/>
        </w:rPr>
        <w:t>（2）检验项目与判据。</w:t>
      </w:r>
      <w:r>
        <w:t xml:space="preserve"> 检验项目按成果类型划分，每项给出方法、判据与记录方式，见下表。</w:t>
      </w:r>
    </w:p>
    <w:tbl>
      <w:tblPr>
        <w:tblStyle w:val="32"/>
        <w:tblW w:w="95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386"/>
        <w:gridCol w:w="2646"/>
        <w:gridCol w:w="3168"/>
        <w:gridCol w:w="1596"/>
      </w:tblGrid>
      <w:tr w14:paraId="05B9D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47BFC88E">
            <w:pPr>
              <w:snapToGrid w:val="0"/>
              <w:spacing w:before="70" w:after="70" w:line="240" w:lineRule="auto"/>
              <w:ind w:firstLine="0"/>
              <w:jc w:val="center"/>
              <w:rPr>
                <w:b/>
                <w:sz w:val="21"/>
              </w:rPr>
            </w:pPr>
            <w:r>
              <w:rPr>
                <w:b/>
                <w:sz w:val="21"/>
                <w:szCs w:val="21"/>
              </w:rPr>
              <w:t>序号</w:t>
            </w:r>
          </w:p>
        </w:tc>
        <w:tc>
          <w:tcPr>
            <w:tcW w:w="1386" w:type="dxa"/>
            <w:shd w:val="clear" w:color="auto" w:fill="E7E6E6"/>
            <w:vAlign w:val="center"/>
          </w:tcPr>
          <w:p w14:paraId="237DD3C9">
            <w:pPr>
              <w:snapToGrid w:val="0"/>
              <w:spacing w:before="70" w:after="70" w:line="240" w:lineRule="auto"/>
              <w:ind w:firstLine="0"/>
              <w:jc w:val="center"/>
              <w:rPr>
                <w:b/>
                <w:sz w:val="21"/>
              </w:rPr>
            </w:pPr>
            <w:r>
              <w:rPr>
                <w:b/>
                <w:sz w:val="21"/>
                <w:szCs w:val="21"/>
              </w:rPr>
              <w:t>检验项目</w:t>
            </w:r>
          </w:p>
        </w:tc>
        <w:tc>
          <w:tcPr>
            <w:tcW w:w="2646" w:type="dxa"/>
            <w:shd w:val="clear" w:color="auto" w:fill="E7E6E6"/>
            <w:vAlign w:val="center"/>
          </w:tcPr>
          <w:p w14:paraId="2D32925F">
            <w:pPr>
              <w:snapToGrid w:val="0"/>
              <w:spacing w:before="70" w:after="70" w:line="240" w:lineRule="auto"/>
              <w:ind w:firstLine="0"/>
              <w:jc w:val="center"/>
              <w:rPr>
                <w:b/>
                <w:sz w:val="21"/>
              </w:rPr>
            </w:pPr>
            <w:r>
              <w:rPr>
                <w:b/>
                <w:sz w:val="21"/>
                <w:szCs w:val="21"/>
              </w:rPr>
              <w:t>检验方法</w:t>
            </w:r>
          </w:p>
        </w:tc>
        <w:tc>
          <w:tcPr>
            <w:tcW w:w="3168" w:type="dxa"/>
            <w:shd w:val="clear" w:color="auto" w:fill="E7E6E6"/>
            <w:vAlign w:val="center"/>
          </w:tcPr>
          <w:p w14:paraId="082623E0">
            <w:pPr>
              <w:snapToGrid w:val="0"/>
              <w:spacing w:before="70" w:after="70" w:line="240" w:lineRule="auto"/>
              <w:ind w:firstLine="0"/>
              <w:jc w:val="center"/>
              <w:rPr>
                <w:b/>
                <w:sz w:val="21"/>
              </w:rPr>
            </w:pPr>
            <w:r>
              <w:rPr>
                <w:b/>
                <w:sz w:val="21"/>
                <w:szCs w:val="21"/>
              </w:rPr>
              <w:t>判据</w:t>
            </w:r>
          </w:p>
        </w:tc>
        <w:tc>
          <w:tcPr>
            <w:tcW w:w="1596" w:type="dxa"/>
            <w:shd w:val="clear" w:color="auto" w:fill="E7E6E6"/>
            <w:vAlign w:val="center"/>
          </w:tcPr>
          <w:p w14:paraId="3A3B084A">
            <w:pPr>
              <w:snapToGrid w:val="0"/>
              <w:spacing w:before="70" w:after="70" w:line="240" w:lineRule="auto"/>
              <w:ind w:firstLine="0"/>
              <w:jc w:val="center"/>
              <w:rPr>
                <w:b/>
                <w:sz w:val="21"/>
              </w:rPr>
            </w:pPr>
            <w:r>
              <w:rPr>
                <w:b/>
                <w:sz w:val="21"/>
                <w:szCs w:val="21"/>
              </w:rPr>
              <w:t>记录</w:t>
            </w:r>
          </w:p>
        </w:tc>
      </w:tr>
      <w:tr w14:paraId="45EFA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562E6E3">
            <w:pPr>
              <w:snapToGrid w:val="0"/>
              <w:spacing w:before="70" w:after="70" w:line="240" w:lineRule="auto"/>
              <w:ind w:firstLine="0"/>
              <w:jc w:val="center"/>
              <w:rPr>
                <w:sz w:val="21"/>
              </w:rPr>
            </w:pPr>
            <w:r>
              <w:rPr>
                <w:sz w:val="21"/>
                <w:szCs w:val="21"/>
              </w:rPr>
              <w:t>1</w:t>
            </w:r>
          </w:p>
        </w:tc>
        <w:tc>
          <w:tcPr>
            <w:tcW w:w="1386" w:type="dxa"/>
            <w:vAlign w:val="center"/>
          </w:tcPr>
          <w:p w14:paraId="7E407884">
            <w:pPr>
              <w:snapToGrid w:val="0"/>
              <w:spacing w:before="70" w:after="70" w:line="240" w:lineRule="auto"/>
              <w:ind w:firstLine="0"/>
              <w:jc w:val="center"/>
              <w:rPr>
                <w:sz w:val="21"/>
              </w:rPr>
            </w:pPr>
            <w:r>
              <w:rPr>
                <w:sz w:val="21"/>
                <w:szCs w:val="21"/>
              </w:rPr>
              <w:t>控制点成果</w:t>
            </w:r>
          </w:p>
        </w:tc>
        <w:tc>
          <w:tcPr>
            <w:tcW w:w="2646" w:type="dxa"/>
            <w:vAlign w:val="center"/>
          </w:tcPr>
          <w:p w14:paraId="0A5C48EE">
            <w:pPr>
              <w:snapToGrid w:val="0"/>
              <w:spacing w:before="70" w:after="70" w:line="240" w:lineRule="auto"/>
              <w:ind w:firstLine="0"/>
              <w:jc w:val="left"/>
              <w:rPr>
                <w:sz w:val="21"/>
              </w:rPr>
            </w:pPr>
            <w:r>
              <w:rPr>
                <w:sz w:val="21"/>
                <w:szCs w:val="21"/>
              </w:rPr>
              <w:t>复核观测手簿、闭合差计算</w:t>
            </w:r>
          </w:p>
        </w:tc>
        <w:tc>
          <w:tcPr>
            <w:tcW w:w="3168" w:type="dxa"/>
            <w:vAlign w:val="center"/>
          </w:tcPr>
          <w:p w14:paraId="1166985F">
            <w:pPr>
              <w:snapToGrid w:val="0"/>
              <w:spacing w:before="70" w:after="70" w:line="240" w:lineRule="auto"/>
              <w:ind w:firstLine="0"/>
              <w:jc w:val="left"/>
              <w:rPr>
                <w:sz w:val="21"/>
              </w:rPr>
            </w:pPr>
            <w:r>
              <w:rPr>
                <w:sz w:val="21"/>
                <w:szCs w:val="21"/>
              </w:rPr>
              <w:t>闭合差在规范限差内</w:t>
            </w:r>
          </w:p>
        </w:tc>
        <w:tc>
          <w:tcPr>
            <w:tcW w:w="1596" w:type="dxa"/>
            <w:vAlign w:val="center"/>
          </w:tcPr>
          <w:p w14:paraId="27F03A0C">
            <w:pPr>
              <w:snapToGrid w:val="0"/>
              <w:spacing w:before="70" w:after="70" w:line="240" w:lineRule="auto"/>
              <w:ind w:firstLine="0"/>
              <w:jc w:val="center"/>
              <w:rPr>
                <w:sz w:val="21"/>
              </w:rPr>
            </w:pPr>
            <w:r>
              <w:rPr>
                <w:sz w:val="21"/>
                <w:szCs w:val="21"/>
              </w:rPr>
              <w:t>控制成果表</w:t>
            </w:r>
          </w:p>
        </w:tc>
      </w:tr>
      <w:tr w14:paraId="6A3C5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5F66B2C">
            <w:pPr>
              <w:snapToGrid w:val="0"/>
              <w:spacing w:before="70" w:after="70" w:line="240" w:lineRule="auto"/>
              <w:ind w:firstLine="0"/>
              <w:jc w:val="center"/>
              <w:rPr>
                <w:sz w:val="21"/>
              </w:rPr>
            </w:pPr>
            <w:r>
              <w:rPr>
                <w:sz w:val="21"/>
                <w:szCs w:val="21"/>
              </w:rPr>
              <w:t>2</w:t>
            </w:r>
          </w:p>
        </w:tc>
        <w:tc>
          <w:tcPr>
            <w:tcW w:w="1386" w:type="dxa"/>
            <w:vAlign w:val="center"/>
          </w:tcPr>
          <w:p w14:paraId="297A2C69">
            <w:pPr>
              <w:snapToGrid w:val="0"/>
              <w:spacing w:before="70" w:after="70" w:line="240" w:lineRule="auto"/>
              <w:ind w:firstLine="0"/>
              <w:jc w:val="center"/>
              <w:rPr>
                <w:sz w:val="21"/>
              </w:rPr>
            </w:pPr>
            <w:r>
              <w:rPr>
                <w:sz w:val="21"/>
                <w:szCs w:val="21"/>
              </w:rPr>
              <w:t>高程基准</w:t>
            </w:r>
          </w:p>
        </w:tc>
        <w:tc>
          <w:tcPr>
            <w:tcW w:w="2646" w:type="dxa"/>
            <w:vAlign w:val="center"/>
          </w:tcPr>
          <w:p w14:paraId="4F067F2D">
            <w:pPr>
              <w:snapToGrid w:val="0"/>
              <w:spacing w:before="70" w:after="70" w:line="240" w:lineRule="auto"/>
              <w:ind w:firstLine="0"/>
              <w:jc w:val="left"/>
              <w:rPr>
                <w:sz w:val="21"/>
              </w:rPr>
            </w:pPr>
            <w:r>
              <w:rPr>
                <w:sz w:val="21"/>
                <w:szCs w:val="21"/>
              </w:rPr>
              <w:t>与已知点比对</w:t>
            </w:r>
          </w:p>
        </w:tc>
        <w:tc>
          <w:tcPr>
            <w:tcW w:w="3168" w:type="dxa"/>
            <w:vAlign w:val="center"/>
          </w:tcPr>
          <w:p w14:paraId="4749C2AE">
            <w:pPr>
              <w:snapToGrid w:val="0"/>
              <w:spacing w:before="70" w:after="70" w:line="240" w:lineRule="auto"/>
              <w:ind w:firstLine="0"/>
              <w:jc w:val="left"/>
              <w:rPr>
                <w:sz w:val="21"/>
              </w:rPr>
            </w:pPr>
            <w:r>
              <w:rPr>
                <w:sz w:val="21"/>
                <w:szCs w:val="21"/>
              </w:rPr>
              <w:t>较差 ≤3 mm</w:t>
            </w:r>
          </w:p>
        </w:tc>
        <w:tc>
          <w:tcPr>
            <w:tcW w:w="1596" w:type="dxa"/>
            <w:vAlign w:val="center"/>
          </w:tcPr>
          <w:p w14:paraId="73BE652D">
            <w:pPr>
              <w:snapToGrid w:val="0"/>
              <w:spacing w:before="70" w:after="70" w:line="240" w:lineRule="auto"/>
              <w:ind w:firstLine="0"/>
              <w:jc w:val="center"/>
              <w:rPr>
                <w:sz w:val="21"/>
              </w:rPr>
            </w:pPr>
            <w:r>
              <w:rPr>
                <w:sz w:val="21"/>
                <w:szCs w:val="21"/>
              </w:rPr>
              <w:t>高程检核表</w:t>
            </w:r>
          </w:p>
        </w:tc>
      </w:tr>
      <w:tr w14:paraId="29BA0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73AB7E4">
            <w:pPr>
              <w:snapToGrid w:val="0"/>
              <w:spacing w:before="70" w:after="70" w:line="240" w:lineRule="auto"/>
              <w:ind w:firstLine="0"/>
              <w:jc w:val="center"/>
              <w:rPr>
                <w:sz w:val="21"/>
              </w:rPr>
            </w:pPr>
            <w:r>
              <w:rPr>
                <w:sz w:val="21"/>
                <w:szCs w:val="21"/>
              </w:rPr>
              <w:t>3</w:t>
            </w:r>
          </w:p>
        </w:tc>
        <w:tc>
          <w:tcPr>
            <w:tcW w:w="1386" w:type="dxa"/>
            <w:vAlign w:val="center"/>
          </w:tcPr>
          <w:p w14:paraId="12AD71A9">
            <w:pPr>
              <w:snapToGrid w:val="0"/>
              <w:spacing w:before="70" w:after="70" w:line="240" w:lineRule="auto"/>
              <w:ind w:firstLine="0"/>
              <w:jc w:val="center"/>
              <w:rPr>
                <w:sz w:val="21"/>
              </w:rPr>
            </w:pPr>
            <w:r>
              <w:rPr>
                <w:sz w:val="21"/>
                <w:szCs w:val="21"/>
              </w:rPr>
              <w:t>点云完整性</w:t>
            </w:r>
          </w:p>
        </w:tc>
        <w:tc>
          <w:tcPr>
            <w:tcW w:w="2646" w:type="dxa"/>
            <w:vAlign w:val="center"/>
          </w:tcPr>
          <w:p w14:paraId="22EE0CFB">
            <w:pPr>
              <w:snapToGrid w:val="0"/>
              <w:spacing w:before="70" w:after="70" w:line="240" w:lineRule="auto"/>
              <w:ind w:firstLine="0"/>
              <w:jc w:val="left"/>
              <w:rPr>
                <w:sz w:val="21"/>
              </w:rPr>
            </w:pPr>
            <w:r>
              <w:rPr>
                <w:sz w:val="21"/>
                <w:szCs w:val="21"/>
              </w:rPr>
              <w:t>覆盖率统计、空洞检查</w:t>
            </w:r>
          </w:p>
        </w:tc>
        <w:tc>
          <w:tcPr>
            <w:tcW w:w="3168" w:type="dxa"/>
            <w:vAlign w:val="center"/>
          </w:tcPr>
          <w:p w14:paraId="2174AF95">
            <w:pPr>
              <w:snapToGrid w:val="0"/>
              <w:spacing w:before="70" w:after="70" w:line="240" w:lineRule="auto"/>
              <w:ind w:firstLine="0"/>
              <w:jc w:val="left"/>
              <w:rPr>
                <w:sz w:val="21"/>
              </w:rPr>
            </w:pPr>
            <w:r>
              <w:rPr>
                <w:sz w:val="21"/>
                <w:szCs w:val="21"/>
              </w:rPr>
              <w:t>有效覆盖 ≥98%，关键部位无空洞</w:t>
            </w:r>
          </w:p>
        </w:tc>
        <w:tc>
          <w:tcPr>
            <w:tcW w:w="1596" w:type="dxa"/>
            <w:vAlign w:val="center"/>
          </w:tcPr>
          <w:p w14:paraId="1480BC07">
            <w:pPr>
              <w:snapToGrid w:val="0"/>
              <w:spacing w:before="70" w:after="70" w:line="240" w:lineRule="auto"/>
              <w:ind w:firstLine="0"/>
              <w:jc w:val="center"/>
              <w:rPr>
                <w:sz w:val="21"/>
              </w:rPr>
            </w:pPr>
            <w:r>
              <w:rPr>
                <w:sz w:val="21"/>
                <w:szCs w:val="21"/>
              </w:rPr>
              <w:t>覆盖统计表</w:t>
            </w:r>
          </w:p>
        </w:tc>
      </w:tr>
      <w:tr w14:paraId="1E01F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043DACF">
            <w:pPr>
              <w:snapToGrid w:val="0"/>
              <w:spacing w:before="70" w:after="70" w:line="240" w:lineRule="auto"/>
              <w:ind w:firstLine="0"/>
              <w:jc w:val="center"/>
              <w:rPr>
                <w:sz w:val="21"/>
              </w:rPr>
            </w:pPr>
            <w:r>
              <w:rPr>
                <w:sz w:val="21"/>
                <w:szCs w:val="21"/>
              </w:rPr>
              <w:t>4</w:t>
            </w:r>
          </w:p>
        </w:tc>
        <w:tc>
          <w:tcPr>
            <w:tcW w:w="1386" w:type="dxa"/>
            <w:vAlign w:val="center"/>
          </w:tcPr>
          <w:p w14:paraId="262E1310">
            <w:pPr>
              <w:snapToGrid w:val="0"/>
              <w:spacing w:before="70" w:after="70" w:line="240" w:lineRule="auto"/>
              <w:ind w:firstLine="0"/>
              <w:jc w:val="center"/>
              <w:rPr>
                <w:sz w:val="21"/>
              </w:rPr>
            </w:pPr>
            <w:r>
              <w:rPr>
                <w:sz w:val="21"/>
                <w:szCs w:val="21"/>
              </w:rPr>
              <w:t>点云密度</w:t>
            </w:r>
          </w:p>
        </w:tc>
        <w:tc>
          <w:tcPr>
            <w:tcW w:w="2646" w:type="dxa"/>
            <w:vAlign w:val="center"/>
          </w:tcPr>
          <w:p w14:paraId="509E1AD0">
            <w:pPr>
              <w:snapToGrid w:val="0"/>
              <w:spacing w:before="70" w:after="70" w:line="240" w:lineRule="auto"/>
              <w:ind w:firstLine="0"/>
              <w:jc w:val="left"/>
              <w:rPr>
                <w:sz w:val="21"/>
              </w:rPr>
            </w:pPr>
            <w:r>
              <w:rPr>
                <w:sz w:val="21"/>
                <w:szCs w:val="21"/>
              </w:rPr>
              <w:t>抽样统计点间距</w:t>
            </w:r>
          </w:p>
        </w:tc>
        <w:tc>
          <w:tcPr>
            <w:tcW w:w="3168" w:type="dxa"/>
            <w:vAlign w:val="center"/>
          </w:tcPr>
          <w:p w14:paraId="5C777AC6">
            <w:pPr>
              <w:snapToGrid w:val="0"/>
              <w:spacing w:before="70" w:after="70" w:line="240" w:lineRule="auto"/>
              <w:ind w:firstLine="0"/>
              <w:jc w:val="left"/>
              <w:rPr>
                <w:sz w:val="21"/>
              </w:rPr>
            </w:pPr>
            <w:r>
              <w:rPr>
                <w:sz w:val="21"/>
                <w:szCs w:val="21"/>
              </w:rPr>
              <w:t>平坡 ≤2 mm，缓坡/陡坡 ≤5 mm</w:t>
            </w:r>
          </w:p>
        </w:tc>
        <w:tc>
          <w:tcPr>
            <w:tcW w:w="1596" w:type="dxa"/>
            <w:vAlign w:val="center"/>
          </w:tcPr>
          <w:p w14:paraId="6EADD645">
            <w:pPr>
              <w:snapToGrid w:val="0"/>
              <w:spacing w:before="70" w:after="70" w:line="240" w:lineRule="auto"/>
              <w:ind w:firstLine="0"/>
              <w:jc w:val="center"/>
              <w:rPr>
                <w:sz w:val="21"/>
              </w:rPr>
            </w:pPr>
            <w:r>
              <w:rPr>
                <w:sz w:val="21"/>
                <w:szCs w:val="21"/>
              </w:rPr>
              <w:t>密度统计表</w:t>
            </w:r>
          </w:p>
        </w:tc>
      </w:tr>
      <w:tr w14:paraId="36DBA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1A21E3">
            <w:pPr>
              <w:snapToGrid w:val="0"/>
              <w:spacing w:before="70" w:after="70" w:line="240" w:lineRule="auto"/>
              <w:ind w:firstLine="0"/>
              <w:jc w:val="center"/>
              <w:rPr>
                <w:sz w:val="21"/>
              </w:rPr>
            </w:pPr>
            <w:r>
              <w:rPr>
                <w:sz w:val="21"/>
                <w:szCs w:val="21"/>
              </w:rPr>
              <w:t>5</w:t>
            </w:r>
          </w:p>
        </w:tc>
        <w:tc>
          <w:tcPr>
            <w:tcW w:w="1386" w:type="dxa"/>
            <w:vAlign w:val="center"/>
          </w:tcPr>
          <w:p w14:paraId="2192D623">
            <w:pPr>
              <w:snapToGrid w:val="0"/>
              <w:spacing w:before="70" w:after="70" w:line="240" w:lineRule="auto"/>
              <w:ind w:firstLine="0"/>
              <w:jc w:val="center"/>
              <w:rPr>
                <w:sz w:val="21"/>
              </w:rPr>
            </w:pPr>
            <w:r>
              <w:rPr>
                <w:sz w:val="21"/>
                <w:szCs w:val="21"/>
              </w:rPr>
              <w:t>拼接精度</w:t>
            </w:r>
          </w:p>
        </w:tc>
        <w:tc>
          <w:tcPr>
            <w:tcW w:w="2646" w:type="dxa"/>
            <w:vAlign w:val="center"/>
          </w:tcPr>
          <w:p w14:paraId="192DB9EF">
            <w:pPr>
              <w:snapToGrid w:val="0"/>
              <w:spacing w:before="70" w:after="70" w:line="240" w:lineRule="auto"/>
              <w:ind w:firstLine="0"/>
              <w:jc w:val="left"/>
              <w:rPr>
                <w:sz w:val="21"/>
              </w:rPr>
            </w:pPr>
            <w:r>
              <w:rPr>
                <w:sz w:val="21"/>
                <w:szCs w:val="21"/>
              </w:rPr>
              <w:t>重叠区同名点较差统计</w:t>
            </w:r>
          </w:p>
        </w:tc>
        <w:tc>
          <w:tcPr>
            <w:tcW w:w="3168" w:type="dxa"/>
            <w:vAlign w:val="center"/>
          </w:tcPr>
          <w:p w14:paraId="0A42C8AA">
            <w:pPr>
              <w:snapToGrid w:val="0"/>
              <w:spacing w:before="70" w:after="70" w:line="240" w:lineRule="auto"/>
              <w:ind w:firstLine="0"/>
              <w:jc w:val="left"/>
              <w:rPr>
                <w:sz w:val="21"/>
              </w:rPr>
            </w:pPr>
            <w:r>
              <w:rPr>
                <w:sz w:val="21"/>
                <w:szCs w:val="21"/>
              </w:rPr>
              <w:t>中误差 ≤0.5 mm（平坡）</w:t>
            </w:r>
          </w:p>
        </w:tc>
        <w:tc>
          <w:tcPr>
            <w:tcW w:w="1596" w:type="dxa"/>
            <w:vAlign w:val="center"/>
          </w:tcPr>
          <w:p w14:paraId="3F18D622">
            <w:pPr>
              <w:snapToGrid w:val="0"/>
              <w:spacing w:before="70" w:after="70" w:line="240" w:lineRule="auto"/>
              <w:ind w:firstLine="0"/>
              <w:jc w:val="center"/>
              <w:rPr>
                <w:sz w:val="21"/>
              </w:rPr>
            </w:pPr>
            <w:r>
              <w:rPr>
                <w:sz w:val="21"/>
                <w:szCs w:val="21"/>
              </w:rPr>
              <w:t>拼接精度表</w:t>
            </w:r>
          </w:p>
        </w:tc>
      </w:tr>
      <w:tr w14:paraId="6F834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4D23BAC">
            <w:pPr>
              <w:snapToGrid w:val="0"/>
              <w:spacing w:before="70" w:after="70" w:line="240" w:lineRule="auto"/>
              <w:ind w:firstLine="0"/>
              <w:jc w:val="center"/>
              <w:rPr>
                <w:sz w:val="21"/>
              </w:rPr>
            </w:pPr>
            <w:r>
              <w:rPr>
                <w:sz w:val="21"/>
                <w:szCs w:val="21"/>
              </w:rPr>
              <w:t>6</w:t>
            </w:r>
          </w:p>
        </w:tc>
        <w:tc>
          <w:tcPr>
            <w:tcW w:w="1386" w:type="dxa"/>
            <w:vAlign w:val="center"/>
          </w:tcPr>
          <w:p w14:paraId="30480835">
            <w:pPr>
              <w:snapToGrid w:val="0"/>
              <w:spacing w:before="70" w:after="70" w:line="240" w:lineRule="auto"/>
              <w:ind w:firstLine="0"/>
              <w:jc w:val="center"/>
              <w:rPr>
                <w:sz w:val="21"/>
              </w:rPr>
            </w:pPr>
            <w:r>
              <w:rPr>
                <w:sz w:val="21"/>
                <w:szCs w:val="21"/>
              </w:rPr>
              <w:t>绝对精度</w:t>
            </w:r>
          </w:p>
        </w:tc>
        <w:tc>
          <w:tcPr>
            <w:tcW w:w="2646" w:type="dxa"/>
            <w:vAlign w:val="center"/>
          </w:tcPr>
          <w:p w14:paraId="566FA11C">
            <w:pPr>
              <w:snapToGrid w:val="0"/>
              <w:spacing w:before="70" w:after="70" w:line="240" w:lineRule="auto"/>
              <w:ind w:firstLine="0"/>
              <w:jc w:val="left"/>
              <w:rPr>
                <w:sz w:val="21"/>
              </w:rPr>
            </w:pPr>
            <w:r>
              <w:rPr>
                <w:sz w:val="21"/>
                <w:szCs w:val="21"/>
              </w:rPr>
              <w:t>检查点比对</w:t>
            </w:r>
          </w:p>
        </w:tc>
        <w:tc>
          <w:tcPr>
            <w:tcW w:w="3168" w:type="dxa"/>
            <w:vAlign w:val="center"/>
          </w:tcPr>
          <w:p w14:paraId="1384906F">
            <w:pPr>
              <w:snapToGrid w:val="0"/>
              <w:spacing w:before="70" w:after="70" w:line="240" w:lineRule="auto"/>
              <w:ind w:firstLine="0"/>
              <w:jc w:val="left"/>
              <w:rPr>
                <w:sz w:val="21"/>
              </w:rPr>
            </w:pPr>
            <w:r>
              <w:rPr>
                <w:sz w:val="21"/>
                <w:szCs w:val="21"/>
              </w:rPr>
              <w:t>平坡 ≤1 mm，缓坡/陡坡 ≤1 cm</w:t>
            </w:r>
          </w:p>
        </w:tc>
        <w:tc>
          <w:tcPr>
            <w:tcW w:w="1596" w:type="dxa"/>
            <w:vAlign w:val="center"/>
          </w:tcPr>
          <w:p w14:paraId="5FA59CF5">
            <w:pPr>
              <w:snapToGrid w:val="0"/>
              <w:spacing w:before="70" w:after="70" w:line="240" w:lineRule="auto"/>
              <w:ind w:firstLine="0"/>
              <w:jc w:val="center"/>
              <w:rPr>
                <w:sz w:val="21"/>
              </w:rPr>
            </w:pPr>
            <w:r>
              <w:rPr>
                <w:sz w:val="21"/>
                <w:szCs w:val="21"/>
              </w:rPr>
              <w:t>精度评定表</w:t>
            </w:r>
          </w:p>
        </w:tc>
      </w:tr>
      <w:tr w14:paraId="79982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ACA44BC">
            <w:pPr>
              <w:snapToGrid w:val="0"/>
              <w:spacing w:before="70" w:after="70" w:line="240" w:lineRule="auto"/>
              <w:ind w:firstLine="0"/>
              <w:jc w:val="center"/>
              <w:rPr>
                <w:sz w:val="21"/>
              </w:rPr>
            </w:pPr>
            <w:r>
              <w:rPr>
                <w:sz w:val="21"/>
                <w:szCs w:val="21"/>
              </w:rPr>
              <w:t>7</w:t>
            </w:r>
          </w:p>
        </w:tc>
        <w:tc>
          <w:tcPr>
            <w:tcW w:w="1386" w:type="dxa"/>
            <w:vAlign w:val="center"/>
          </w:tcPr>
          <w:p w14:paraId="5CBBA8C0">
            <w:pPr>
              <w:snapToGrid w:val="0"/>
              <w:spacing w:before="70" w:after="70" w:line="240" w:lineRule="auto"/>
              <w:ind w:firstLine="0"/>
              <w:jc w:val="center"/>
              <w:rPr>
                <w:sz w:val="21"/>
              </w:rPr>
            </w:pPr>
            <w:r>
              <w:rPr>
                <w:sz w:val="21"/>
                <w:szCs w:val="21"/>
              </w:rPr>
              <w:t>模型完整性</w:t>
            </w:r>
          </w:p>
        </w:tc>
        <w:tc>
          <w:tcPr>
            <w:tcW w:w="2646" w:type="dxa"/>
            <w:vAlign w:val="center"/>
          </w:tcPr>
          <w:p w14:paraId="2645C064">
            <w:pPr>
              <w:snapToGrid w:val="0"/>
              <w:spacing w:before="70" w:after="70" w:line="240" w:lineRule="auto"/>
              <w:ind w:firstLine="0"/>
              <w:jc w:val="left"/>
              <w:rPr>
                <w:sz w:val="21"/>
              </w:rPr>
            </w:pPr>
            <w:r>
              <w:rPr>
                <w:sz w:val="21"/>
                <w:szCs w:val="21"/>
              </w:rPr>
              <w:t>网格检查、边界边统计</w:t>
            </w:r>
          </w:p>
        </w:tc>
        <w:tc>
          <w:tcPr>
            <w:tcW w:w="3168" w:type="dxa"/>
            <w:vAlign w:val="center"/>
          </w:tcPr>
          <w:p w14:paraId="5CF292B8">
            <w:pPr>
              <w:snapToGrid w:val="0"/>
              <w:spacing w:before="70" w:after="70" w:line="240" w:lineRule="auto"/>
              <w:ind w:firstLine="0"/>
              <w:jc w:val="left"/>
              <w:rPr>
                <w:sz w:val="21"/>
              </w:rPr>
            </w:pPr>
            <w:r>
              <w:rPr>
                <w:sz w:val="21"/>
                <w:szCs w:val="21"/>
              </w:rPr>
              <w:t>无明显破面、边界边占比 ≤1%</w:t>
            </w:r>
          </w:p>
        </w:tc>
        <w:tc>
          <w:tcPr>
            <w:tcW w:w="1596" w:type="dxa"/>
            <w:vAlign w:val="center"/>
          </w:tcPr>
          <w:p w14:paraId="60F3873E">
            <w:pPr>
              <w:snapToGrid w:val="0"/>
              <w:spacing w:before="70" w:after="70" w:line="240" w:lineRule="auto"/>
              <w:ind w:firstLine="0"/>
              <w:jc w:val="center"/>
              <w:rPr>
                <w:sz w:val="21"/>
              </w:rPr>
            </w:pPr>
            <w:r>
              <w:rPr>
                <w:sz w:val="21"/>
                <w:szCs w:val="21"/>
              </w:rPr>
              <w:t>模型检查记录</w:t>
            </w:r>
          </w:p>
        </w:tc>
      </w:tr>
      <w:tr w14:paraId="27D2E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DF6591C">
            <w:pPr>
              <w:snapToGrid w:val="0"/>
              <w:spacing w:before="70" w:after="70" w:line="240" w:lineRule="auto"/>
              <w:ind w:firstLine="0"/>
              <w:jc w:val="center"/>
              <w:rPr>
                <w:sz w:val="21"/>
              </w:rPr>
            </w:pPr>
            <w:r>
              <w:rPr>
                <w:sz w:val="21"/>
                <w:szCs w:val="21"/>
              </w:rPr>
              <w:t>8</w:t>
            </w:r>
          </w:p>
        </w:tc>
        <w:tc>
          <w:tcPr>
            <w:tcW w:w="1386" w:type="dxa"/>
            <w:vAlign w:val="center"/>
          </w:tcPr>
          <w:p w14:paraId="4EC581FB">
            <w:pPr>
              <w:snapToGrid w:val="0"/>
              <w:spacing w:before="70" w:after="70" w:line="240" w:lineRule="auto"/>
              <w:ind w:firstLine="0"/>
              <w:jc w:val="center"/>
              <w:rPr>
                <w:sz w:val="21"/>
              </w:rPr>
            </w:pPr>
            <w:r>
              <w:rPr>
                <w:sz w:val="21"/>
                <w:szCs w:val="21"/>
              </w:rPr>
              <w:t>纹理质量</w:t>
            </w:r>
          </w:p>
        </w:tc>
        <w:tc>
          <w:tcPr>
            <w:tcW w:w="2646" w:type="dxa"/>
            <w:vAlign w:val="center"/>
          </w:tcPr>
          <w:p w14:paraId="0A1848DD">
            <w:pPr>
              <w:snapToGrid w:val="0"/>
              <w:spacing w:before="70" w:after="70" w:line="240" w:lineRule="auto"/>
              <w:ind w:firstLine="0"/>
              <w:jc w:val="left"/>
              <w:rPr>
                <w:sz w:val="21"/>
              </w:rPr>
            </w:pPr>
            <w:r>
              <w:rPr>
                <w:sz w:val="21"/>
                <w:szCs w:val="21"/>
              </w:rPr>
              <w:t>目视与像素检查</w:t>
            </w:r>
          </w:p>
        </w:tc>
        <w:tc>
          <w:tcPr>
            <w:tcW w:w="3168" w:type="dxa"/>
            <w:vAlign w:val="center"/>
          </w:tcPr>
          <w:p w14:paraId="60AFEF1F">
            <w:pPr>
              <w:snapToGrid w:val="0"/>
              <w:spacing w:before="70" w:after="70" w:line="240" w:lineRule="auto"/>
              <w:ind w:firstLine="0"/>
              <w:jc w:val="left"/>
              <w:rPr>
                <w:sz w:val="21"/>
              </w:rPr>
            </w:pPr>
            <w:r>
              <w:rPr>
                <w:sz w:val="21"/>
                <w:szCs w:val="21"/>
              </w:rPr>
              <w:t>无重影、无明显色差台阶</w:t>
            </w:r>
          </w:p>
        </w:tc>
        <w:tc>
          <w:tcPr>
            <w:tcW w:w="1596" w:type="dxa"/>
            <w:vAlign w:val="center"/>
          </w:tcPr>
          <w:p w14:paraId="587551E0">
            <w:pPr>
              <w:snapToGrid w:val="0"/>
              <w:spacing w:before="70" w:after="70" w:line="240" w:lineRule="auto"/>
              <w:ind w:firstLine="0"/>
              <w:jc w:val="center"/>
              <w:rPr>
                <w:sz w:val="21"/>
              </w:rPr>
            </w:pPr>
            <w:r>
              <w:rPr>
                <w:sz w:val="21"/>
                <w:szCs w:val="21"/>
              </w:rPr>
              <w:t>纹理检查记录</w:t>
            </w:r>
          </w:p>
        </w:tc>
      </w:tr>
      <w:tr w14:paraId="25B6E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021F79D">
            <w:pPr>
              <w:snapToGrid w:val="0"/>
              <w:spacing w:before="70" w:after="70" w:line="240" w:lineRule="auto"/>
              <w:ind w:firstLine="0"/>
              <w:jc w:val="center"/>
              <w:rPr>
                <w:sz w:val="21"/>
              </w:rPr>
            </w:pPr>
            <w:r>
              <w:rPr>
                <w:sz w:val="21"/>
                <w:szCs w:val="21"/>
              </w:rPr>
              <w:t>9</w:t>
            </w:r>
          </w:p>
        </w:tc>
        <w:tc>
          <w:tcPr>
            <w:tcW w:w="1386" w:type="dxa"/>
            <w:vAlign w:val="center"/>
          </w:tcPr>
          <w:p w14:paraId="12253581">
            <w:pPr>
              <w:snapToGrid w:val="0"/>
              <w:spacing w:before="70" w:after="70" w:line="240" w:lineRule="auto"/>
              <w:ind w:firstLine="0"/>
              <w:jc w:val="center"/>
              <w:rPr>
                <w:sz w:val="21"/>
              </w:rPr>
            </w:pPr>
            <w:r>
              <w:rPr>
                <w:sz w:val="21"/>
                <w:szCs w:val="21"/>
              </w:rPr>
              <w:t>缺陷判识</w:t>
            </w:r>
          </w:p>
        </w:tc>
        <w:tc>
          <w:tcPr>
            <w:tcW w:w="2646" w:type="dxa"/>
            <w:vAlign w:val="center"/>
          </w:tcPr>
          <w:p w14:paraId="388245D1">
            <w:pPr>
              <w:snapToGrid w:val="0"/>
              <w:spacing w:before="70" w:after="70" w:line="240" w:lineRule="auto"/>
              <w:ind w:firstLine="0"/>
              <w:jc w:val="left"/>
              <w:rPr>
                <w:sz w:val="21"/>
              </w:rPr>
            </w:pPr>
            <w:r>
              <w:rPr>
                <w:sz w:val="21"/>
                <w:szCs w:val="21"/>
              </w:rPr>
              <w:t>与人工判读比对</w:t>
            </w:r>
          </w:p>
        </w:tc>
        <w:tc>
          <w:tcPr>
            <w:tcW w:w="3168" w:type="dxa"/>
            <w:vAlign w:val="center"/>
          </w:tcPr>
          <w:p w14:paraId="78BD465A">
            <w:pPr>
              <w:snapToGrid w:val="0"/>
              <w:spacing w:before="70" w:after="70" w:line="240" w:lineRule="auto"/>
              <w:ind w:firstLine="0"/>
              <w:jc w:val="left"/>
              <w:rPr>
                <w:sz w:val="21"/>
              </w:rPr>
            </w:pPr>
            <w:r>
              <w:rPr>
                <w:sz w:val="21"/>
                <w:szCs w:val="21"/>
              </w:rPr>
              <w:t>召回率 ≥90%，误判率 ≤10%</w:t>
            </w:r>
          </w:p>
        </w:tc>
        <w:tc>
          <w:tcPr>
            <w:tcW w:w="1596" w:type="dxa"/>
            <w:vAlign w:val="center"/>
          </w:tcPr>
          <w:p w14:paraId="1040EC53">
            <w:pPr>
              <w:snapToGrid w:val="0"/>
              <w:spacing w:before="70" w:after="70" w:line="240" w:lineRule="auto"/>
              <w:ind w:firstLine="0"/>
              <w:jc w:val="center"/>
              <w:rPr>
                <w:sz w:val="21"/>
              </w:rPr>
            </w:pPr>
            <w:r>
              <w:rPr>
                <w:sz w:val="21"/>
                <w:szCs w:val="21"/>
              </w:rPr>
              <w:t>判识对比表</w:t>
            </w:r>
          </w:p>
        </w:tc>
      </w:tr>
      <w:tr w14:paraId="0C601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512651F">
            <w:pPr>
              <w:snapToGrid w:val="0"/>
              <w:spacing w:before="70" w:after="70" w:line="240" w:lineRule="auto"/>
              <w:ind w:firstLine="0"/>
              <w:jc w:val="center"/>
              <w:rPr>
                <w:sz w:val="21"/>
              </w:rPr>
            </w:pPr>
            <w:r>
              <w:rPr>
                <w:sz w:val="21"/>
                <w:szCs w:val="21"/>
              </w:rPr>
              <w:t>10</w:t>
            </w:r>
          </w:p>
        </w:tc>
        <w:tc>
          <w:tcPr>
            <w:tcW w:w="1386" w:type="dxa"/>
            <w:vAlign w:val="center"/>
          </w:tcPr>
          <w:p w14:paraId="5DBE49BA">
            <w:pPr>
              <w:snapToGrid w:val="0"/>
              <w:spacing w:before="70" w:after="70" w:line="240" w:lineRule="auto"/>
              <w:ind w:firstLine="0"/>
              <w:jc w:val="center"/>
              <w:rPr>
                <w:sz w:val="21"/>
              </w:rPr>
            </w:pPr>
            <w:r>
              <w:rPr>
                <w:sz w:val="21"/>
                <w:szCs w:val="21"/>
              </w:rPr>
              <w:t>缺陷尺寸</w:t>
            </w:r>
          </w:p>
        </w:tc>
        <w:tc>
          <w:tcPr>
            <w:tcW w:w="2646" w:type="dxa"/>
            <w:vAlign w:val="center"/>
          </w:tcPr>
          <w:p w14:paraId="681F3AF6">
            <w:pPr>
              <w:snapToGrid w:val="0"/>
              <w:spacing w:before="70" w:after="70" w:line="240" w:lineRule="auto"/>
              <w:ind w:firstLine="0"/>
              <w:jc w:val="left"/>
              <w:rPr>
                <w:sz w:val="21"/>
              </w:rPr>
            </w:pPr>
            <w:r>
              <w:rPr>
                <w:sz w:val="21"/>
                <w:szCs w:val="21"/>
              </w:rPr>
              <w:t>标准件与已知特征比对</w:t>
            </w:r>
          </w:p>
        </w:tc>
        <w:tc>
          <w:tcPr>
            <w:tcW w:w="3168" w:type="dxa"/>
            <w:vAlign w:val="center"/>
          </w:tcPr>
          <w:p w14:paraId="1125D9C5">
            <w:pPr>
              <w:snapToGrid w:val="0"/>
              <w:spacing w:before="70" w:after="70" w:line="240" w:lineRule="auto"/>
              <w:ind w:firstLine="0"/>
              <w:jc w:val="left"/>
              <w:rPr>
                <w:sz w:val="21"/>
              </w:rPr>
            </w:pPr>
            <w:r>
              <w:rPr>
                <w:sz w:val="21"/>
                <w:szCs w:val="21"/>
              </w:rPr>
              <w:t>深度偏差 ≤1 mm</w:t>
            </w:r>
          </w:p>
        </w:tc>
        <w:tc>
          <w:tcPr>
            <w:tcW w:w="1596" w:type="dxa"/>
            <w:vAlign w:val="center"/>
          </w:tcPr>
          <w:p w14:paraId="74200B58">
            <w:pPr>
              <w:snapToGrid w:val="0"/>
              <w:spacing w:before="70" w:after="70" w:line="240" w:lineRule="auto"/>
              <w:ind w:firstLine="0"/>
              <w:jc w:val="center"/>
              <w:rPr>
                <w:sz w:val="21"/>
              </w:rPr>
            </w:pPr>
            <w:r>
              <w:rPr>
                <w:sz w:val="21"/>
                <w:szCs w:val="21"/>
              </w:rPr>
              <w:t>尺寸比对表</w:t>
            </w:r>
          </w:p>
        </w:tc>
      </w:tr>
      <w:tr w14:paraId="0FFEE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CABCE98">
            <w:pPr>
              <w:snapToGrid w:val="0"/>
              <w:spacing w:before="70" w:after="70" w:line="240" w:lineRule="auto"/>
              <w:ind w:firstLine="0"/>
              <w:jc w:val="center"/>
              <w:rPr>
                <w:sz w:val="21"/>
              </w:rPr>
            </w:pPr>
            <w:r>
              <w:rPr>
                <w:sz w:val="21"/>
                <w:szCs w:val="21"/>
              </w:rPr>
              <w:t>11</w:t>
            </w:r>
          </w:p>
        </w:tc>
        <w:tc>
          <w:tcPr>
            <w:tcW w:w="1386" w:type="dxa"/>
            <w:vAlign w:val="center"/>
          </w:tcPr>
          <w:p w14:paraId="46219242">
            <w:pPr>
              <w:snapToGrid w:val="0"/>
              <w:spacing w:before="70" w:after="70" w:line="240" w:lineRule="auto"/>
              <w:ind w:firstLine="0"/>
              <w:jc w:val="center"/>
              <w:rPr>
                <w:sz w:val="21"/>
              </w:rPr>
            </w:pPr>
            <w:r>
              <w:rPr>
                <w:sz w:val="21"/>
                <w:szCs w:val="21"/>
              </w:rPr>
              <w:t>报告完整性</w:t>
            </w:r>
          </w:p>
        </w:tc>
        <w:tc>
          <w:tcPr>
            <w:tcW w:w="2646" w:type="dxa"/>
            <w:vAlign w:val="center"/>
          </w:tcPr>
          <w:p w14:paraId="10F4BD2E">
            <w:pPr>
              <w:snapToGrid w:val="0"/>
              <w:spacing w:before="70" w:after="70" w:line="240" w:lineRule="auto"/>
              <w:ind w:firstLine="0"/>
              <w:jc w:val="left"/>
              <w:rPr>
                <w:sz w:val="21"/>
              </w:rPr>
            </w:pPr>
            <w:r>
              <w:rPr>
                <w:sz w:val="21"/>
                <w:szCs w:val="21"/>
              </w:rPr>
              <w:t>对照报告目录逐项检查</w:t>
            </w:r>
          </w:p>
        </w:tc>
        <w:tc>
          <w:tcPr>
            <w:tcW w:w="3168" w:type="dxa"/>
            <w:vAlign w:val="center"/>
          </w:tcPr>
          <w:p w14:paraId="180A40F7">
            <w:pPr>
              <w:snapToGrid w:val="0"/>
              <w:spacing w:before="70" w:after="70" w:line="240" w:lineRule="auto"/>
              <w:ind w:firstLine="0"/>
              <w:jc w:val="left"/>
              <w:rPr>
                <w:sz w:val="21"/>
              </w:rPr>
            </w:pPr>
            <w:r>
              <w:rPr>
                <w:sz w:val="21"/>
                <w:szCs w:val="21"/>
              </w:rPr>
              <w:t>章节齐全、数据与附表一致</w:t>
            </w:r>
          </w:p>
        </w:tc>
        <w:tc>
          <w:tcPr>
            <w:tcW w:w="1596" w:type="dxa"/>
            <w:vAlign w:val="center"/>
          </w:tcPr>
          <w:p w14:paraId="5C6B007F">
            <w:pPr>
              <w:snapToGrid w:val="0"/>
              <w:spacing w:before="70" w:after="70" w:line="240" w:lineRule="auto"/>
              <w:ind w:firstLine="0"/>
              <w:jc w:val="center"/>
              <w:rPr>
                <w:sz w:val="21"/>
              </w:rPr>
            </w:pPr>
            <w:r>
              <w:rPr>
                <w:sz w:val="21"/>
                <w:szCs w:val="21"/>
              </w:rPr>
              <w:t>报告检查表</w:t>
            </w:r>
          </w:p>
        </w:tc>
      </w:tr>
      <w:tr w14:paraId="64179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1F910EE">
            <w:pPr>
              <w:snapToGrid w:val="0"/>
              <w:spacing w:before="70" w:after="70" w:line="240" w:lineRule="auto"/>
              <w:ind w:firstLine="0"/>
              <w:jc w:val="center"/>
              <w:rPr>
                <w:sz w:val="21"/>
              </w:rPr>
            </w:pPr>
            <w:r>
              <w:rPr>
                <w:sz w:val="21"/>
                <w:szCs w:val="21"/>
              </w:rPr>
              <w:t>12</w:t>
            </w:r>
          </w:p>
        </w:tc>
        <w:tc>
          <w:tcPr>
            <w:tcW w:w="1386" w:type="dxa"/>
            <w:vAlign w:val="center"/>
          </w:tcPr>
          <w:p w14:paraId="0B0B50C8">
            <w:pPr>
              <w:snapToGrid w:val="0"/>
              <w:spacing w:before="70" w:after="70" w:line="240" w:lineRule="auto"/>
              <w:ind w:firstLine="0"/>
              <w:jc w:val="center"/>
              <w:rPr>
                <w:sz w:val="21"/>
              </w:rPr>
            </w:pPr>
            <w:r>
              <w:rPr>
                <w:sz w:val="21"/>
                <w:szCs w:val="21"/>
              </w:rPr>
              <w:t>图件规范性</w:t>
            </w:r>
          </w:p>
        </w:tc>
        <w:tc>
          <w:tcPr>
            <w:tcW w:w="2646" w:type="dxa"/>
            <w:vAlign w:val="center"/>
          </w:tcPr>
          <w:p w14:paraId="4C26C5B9">
            <w:pPr>
              <w:snapToGrid w:val="0"/>
              <w:spacing w:before="70" w:after="70" w:line="240" w:lineRule="auto"/>
              <w:ind w:firstLine="0"/>
              <w:jc w:val="left"/>
              <w:rPr>
                <w:sz w:val="21"/>
              </w:rPr>
            </w:pPr>
            <w:r>
              <w:rPr>
                <w:sz w:val="21"/>
                <w:szCs w:val="21"/>
              </w:rPr>
              <w:t>比例、图层、标注检查</w:t>
            </w:r>
          </w:p>
        </w:tc>
        <w:tc>
          <w:tcPr>
            <w:tcW w:w="3168" w:type="dxa"/>
            <w:vAlign w:val="center"/>
          </w:tcPr>
          <w:p w14:paraId="067C2579">
            <w:pPr>
              <w:snapToGrid w:val="0"/>
              <w:spacing w:before="70" w:after="70" w:line="240" w:lineRule="auto"/>
              <w:ind w:firstLine="0"/>
              <w:jc w:val="left"/>
              <w:rPr>
                <w:sz w:val="21"/>
              </w:rPr>
            </w:pPr>
            <w:r>
              <w:rPr>
                <w:sz w:val="21"/>
                <w:szCs w:val="21"/>
              </w:rPr>
              <w:t>符合制图规范与项目约定</w:t>
            </w:r>
          </w:p>
        </w:tc>
        <w:tc>
          <w:tcPr>
            <w:tcW w:w="1596" w:type="dxa"/>
            <w:vAlign w:val="center"/>
          </w:tcPr>
          <w:p w14:paraId="63B64F92">
            <w:pPr>
              <w:snapToGrid w:val="0"/>
              <w:spacing w:before="70" w:after="70" w:line="240" w:lineRule="auto"/>
              <w:ind w:firstLine="0"/>
              <w:jc w:val="center"/>
              <w:rPr>
                <w:sz w:val="21"/>
              </w:rPr>
            </w:pPr>
            <w:r>
              <w:rPr>
                <w:sz w:val="21"/>
                <w:szCs w:val="21"/>
              </w:rPr>
              <w:t>图件检查表</w:t>
            </w:r>
          </w:p>
        </w:tc>
      </w:tr>
      <w:tr w14:paraId="1236F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5143AF">
            <w:pPr>
              <w:snapToGrid w:val="0"/>
              <w:spacing w:before="70" w:after="70" w:line="240" w:lineRule="auto"/>
              <w:ind w:firstLine="0"/>
              <w:jc w:val="center"/>
              <w:rPr>
                <w:sz w:val="21"/>
              </w:rPr>
            </w:pPr>
            <w:r>
              <w:rPr>
                <w:sz w:val="21"/>
                <w:szCs w:val="21"/>
              </w:rPr>
              <w:t>13</w:t>
            </w:r>
          </w:p>
        </w:tc>
        <w:tc>
          <w:tcPr>
            <w:tcW w:w="1386" w:type="dxa"/>
            <w:vAlign w:val="center"/>
          </w:tcPr>
          <w:p w14:paraId="039E8C82">
            <w:pPr>
              <w:snapToGrid w:val="0"/>
              <w:spacing w:before="70" w:after="70" w:line="240" w:lineRule="auto"/>
              <w:ind w:firstLine="0"/>
              <w:jc w:val="center"/>
              <w:rPr>
                <w:sz w:val="21"/>
              </w:rPr>
            </w:pPr>
            <w:r>
              <w:rPr>
                <w:sz w:val="21"/>
                <w:szCs w:val="21"/>
              </w:rPr>
              <w:t>元数据</w:t>
            </w:r>
          </w:p>
        </w:tc>
        <w:tc>
          <w:tcPr>
            <w:tcW w:w="2646" w:type="dxa"/>
            <w:vAlign w:val="center"/>
          </w:tcPr>
          <w:p w14:paraId="74811B7C">
            <w:pPr>
              <w:snapToGrid w:val="0"/>
              <w:spacing w:before="70" w:after="70" w:line="240" w:lineRule="auto"/>
              <w:ind w:firstLine="0"/>
              <w:jc w:val="left"/>
              <w:rPr>
                <w:sz w:val="21"/>
              </w:rPr>
            </w:pPr>
            <w:r>
              <w:rPr>
                <w:sz w:val="21"/>
                <w:szCs w:val="21"/>
              </w:rPr>
              <w:t>字段完整性检查</w:t>
            </w:r>
          </w:p>
        </w:tc>
        <w:tc>
          <w:tcPr>
            <w:tcW w:w="3168" w:type="dxa"/>
            <w:vAlign w:val="center"/>
          </w:tcPr>
          <w:p w14:paraId="18085019">
            <w:pPr>
              <w:snapToGrid w:val="0"/>
              <w:spacing w:before="70" w:after="70" w:line="240" w:lineRule="auto"/>
              <w:ind w:firstLine="0"/>
              <w:jc w:val="left"/>
              <w:rPr>
                <w:sz w:val="21"/>
              </w:rPr>
            </w:pPr>
            <w:r>
              <w:rPr>
                <w:sz w:val="21"/>
                <w:szCs w:val="21"/>
              </w:rPr>
              <w:t>必填字段无缺失</w:t>
            </w:r>
          </w:p>
        </w:tc>
        <w:tc>
          <w:tcPr>
            <w:tcW w:w="1596" w:type="dxa"/>
            <w:vAlign w:val="center"/>
          </w:tcPr>
          <w:p w14:paraId="11F57FDD">
            <w:pPr>
              <w:snapToGrid w:val="0"/>
              <w:spacing w:before="70" w:after="70" w:line="240" w:lineRule="auto"/>
              <w:ind w:firstLine="0"/>
              <w:jc w:val="center"/>
              <w:rPr>
                <w:sz w:val="21"/>
              </w:rPr>
            </w:pPr>
            <w:r>
              <w:rPr>
                <w:sz w:val="21"/>
                <w:szCs w:val="21"/>
              </w:rPr>
              <w:t>元数据检查表</w:t>
            </w:r>
          </w:p>
        </w:tc>
      </w:tr>
      <w:tr w14:paraId="36A9B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C5BE16">
            <w:pPr>
              <w:snapToGrid w:val="0"/>
              <w:spacing w:before="70" w:after="70" w:line="240" w:lineRule="auto"/>
              <w:ind w:firstLine="0"/>
              <w:jc w:val="center"/>
              <w:rPr>
                <w:sz w:val="21"/>
              </w:rPr>
            </w:pPr>
            <w:r>
              <w:rPr>
                <w:sz w:val="21"/>
                <w:szCs w:val="21"/>
              </w:rPr>
              <w:t>14</w:t>
            </w:r>
          </w:p>
        </w:tc>
        <w:tc>
          <w:tcPr>
            <w:tcW w:w="1386" w:type="dxa"/>
            <w:vAlign w:val="center"/>
          </w:tcPr>
          <w:p w14:paraId="571A3918">
            <w:pPr>
              <w:snapToGrid w:val="0"/>
              <w:spacing w:before="70" w:after="70" w:line="240" w:lineRule="auto"/>
              <w:ind w:firstLine="0"/>
              <w:jc w:val="center"/>
              <w:rPr>
                <w:sz w:val="21"/>
              </w:rPr>
            </w:pPr>
            <w:r>
              <w:rPr>
                <w:sz w:val="21"/>
                <w:szCs w:val="21"/>
              </w:rPr>
              <w:t>文件与命名</w:t>
            </w:r>
          </w:p>
        </w:tc>
        <w:tc>
          <w:tcPr>
            <w:tcW w:w="2646" w:type="dxa"/>
            <w:vAlign w:val="center"/>
          </w:tcPr>
          <w:p w14:paraId="240D2529">
            <w:pPr>
              <w:snapToGrid w:val="0"/>
              <w:spacing w:before="70" w:after="70" w:line="240" w:lineRule="auto"/>
              <w:ind w:firstLine="0"/>
              <w:jc w:val="left"/>
              <w:rPr>
                <w:sz w:val="21"/>
              </w:rPr>
            </w:pPr>
            <w:r>
              <w:rPr>
                <w:sz w:val="21"/>
                <w:szCs w:val="21"/>
              </w:rPr>
              <w:t>命名规则、目录结构核对</w:t>
            </w:r>
          </w:p>
        </w:tc>
        <w:tc>
          <w:tcPr>
            <w:tcW w:w="3168" w:type="dxa"/>
            <w:vAlign w:val="center"/>
          </w:tcPr>
          <w:p w14:paraId="27576EC3">
            <w:pPr>
              <w:snapToGrid w:val="0"/>
              <w:spacing w:before="70" w:after="70" w:line="240" w:lineRule="auto"/>
              <w:ind w:firstLine="0"/>
              <w:jc w:val="left"/>
              <w:rPr>
                <w:sz w:val="21"/>
              </w:rPr>
            </w:pPr>
            <w:r>
              <w:rPr>
                <w:sz w:val="21"/>
                <w:szCs w:val="21"/>
              </w:rPr>
              <w:t>100% 符合数据标准</w:t>
            </w:r>
          </w:p>
        </w:tc>
        <w:tc>
          <w:tcPr>
            <w:tcW w:w="1596" w:type="dxa"/>
            <w:vAlign w:val="center"/>
          </w:tcPr>
          <w:p w14:paraId="6040F2A6">
            <w:pPr>
              <w:snapToGrid w:val="0"/>
              <w:spacing w:before="70" w:after="70" w:line="240" w:lineRule="auto"/>
              <w:ind w:firstLine="0"/>
              <w:jc w:val="center"/>
              <w:rPr>
                <w:sz w:val="21"/>
              </w:rPr>
            </w:pPr>
            <w:r>
              <w:rPr>
                <w:sz w:val="21"/>
                <w:szCs w:val="21"/>
              </w:rPr>
              <w:t>交付清单</w:t>
            </w:r>
          </w:p>
        </w:tc>
      </w:tr>
    </w:tbl>
    <w:p w14:paraId="274137A3">
      <w:r>
        <w:rPr>
          <w:rFonts w:hint="eastAsia"/>
          <w:b/>
        </w:rPr>
        <w:t>（3）抽样规则。</w:t>
      </w:r>
      <w:r>
        <w:rPr>
          <w:rFonts w:hint="eastAsia"/>
        </w:rPr>
        <w:t>检验环节既不实施全数检验，也不开展选择性检验。抽样遵循“分层随机+重点必检”原则：以孔段为分层单元，各层随机抽取不少于20%的成果；关键部位（门槽、止水座板、冲坑、分缝）实施100%全数检验；上一批次检验中出现不合格的部位，本批次实施100%全数检验。抽样的具体对象由质检员随机确定，不提前告知作业组，规避“预先准备”的偏差。</w:t>
      </w:r>
    </w:p>
    <w:p w14:paraId="0C003B64">
      <w:r>
        <w:rPr>
          <w:rFonts w:hint="eastAsia"/>
          <w:b/>
        </w:rPr>
        <w:t>（4）不合格的处置。</w:t>
      </w:r>
      <w:r>
        <w:rPr>
          <w:rFonts w:hint="eastAsia"/>
        </w:rPr>
        <w:t>检验发现不合格项后，首先判定问题性质：偶发性问题（个别点超差、个别文件缺失）就地整改；系统性问题（同类问题重复出现、指标整体不达标），停止后续作业并追溯原因。整改完成后重新开展检验，检验通过后方可进入下一环节。同一项目累计不合格次数超过3次时，启动质量约谈机制，分析问题根源为能力问题或态度问题。</w:t>
      </w:r>
    </w:p>
    <w:p w14:paraId="7FF31044">
      <w:r>
        <w:rPr>
          <w:b/>
        </w:rPr>
        <w:t>（5）检验记录的管理。</w:t>
      </w:r>
      <w:r>
        <w:t>每份检验记录包含</w:t>
      </w:r>
      <w:r>
        <w:rPr>
          <w:rFonts w:hint="eastAsia"/>
        </w:rPr>
        <w:t>以下要素</w:t>
      </w:r>
      <w:r>
        <w:t>：检验对象、检验时间、检验人、检验方法、实测数据、判据、结论、处置意见。</w:t>
      </w:r>
      <w:r>
        <w:rPr>
          <w:rFonts w:hint="eastAsia"/>
        </w:rPr>
        <w:t>检验</w:t>
      </w:r>
      <w:r>
        <w:t>记录随成果归档，</w:t>
      </w:r>
      <w:r>
        <w:rPr>
          <w:rFonts w:hint="eastAsia"/>
        </w:rPr>
        <w:t>与成果保持相同的生命周期。检验</w:t>
      </w:r>
      <w:r>
        <w:t>记录不得</w:t>
      </w:r>
      <w:r>
        <w:rPr>
          <w:rFonts w:hint="eastAsia"/>
        </w:rPr>
        <w:t>事</w:t>
      </w:r>
      <w:r>
        <w:t>后补</w:t>
      </w:r>
      <w:r>
        <w:rPr>
          <w:rFonts w:hint="eastAsia"/>
        </w:rPr>
        <w:t>填</w:t>
      </w:r>
      <w:r>
        <w:t>、不得代签，检查时以记录时间为准。方案明确规定：无检验记录的成果不予交付，</w:t>
      </w:r>
      <w:r>
        <w:rPr>
          <w:rFonts w:hint="eastAsia"/>
        </w:rPr>
        <w:t>该条款</w:t>
      </w:r>
      <w:r>
        <w:t>在项目启动会上向全体人员</w:t>
      </w:r>
      <w:r>
        <w:rPr>
          <w:rFonts w:hint="eastAsia"/>
        </w:rPr>
        <w:t>宣告</w:t>
      </w:r>
      <w:r>
        <w:t>。</w:t>
      </w:r>
    </w:p>
    <w:p w14:paraId="2AC3EF99">
      <w:r>
        <w:rPr>
          <w:b/>
        </w:rPr>
        <w:t>（6）检验的独立性。</w:t>
      </w:r>
      <w:r>
        <w:t>质检员不参与被检成果的生产，</w:t>
      </w:r>
      <w:r>
        <w:rPr>
          <w:rFonts w:hint="eastAsia"/>
        </w:rPr>
        <w:t>不隶属于作业组，</w:t>
      </w:r>
      <w:r>
        <w:t>直接向项目负责人汇报。检验结论不受进度压力影响</w:t>
      </w:r>
      <w:r>
        <w:rPr>
          <w:rFonts w:hint="eastAsia"/>
        </w:rPr>
        <w:t>——若</w:t>
      </w:r>
      <w:r>
        <w:t>因检验</w:t>
      </w:r>
      <w:r>
        <w:rPr>
          <w:rFonts w:hint="eastAsia"/>
        </w:rPr>
        <w:t>不予</w:t>
      </w:r>
      <w:r>
        <w:t>放行导致进度滞后，责任</w:t>
      </w:r>
      <w:r>
        <w:rPr>
          <w:rFonts w:hint="eastAsia"/>
        </w:rPr>
        <w:t>在于</w:t>
      </w:r>
      <w:r>
        <w:t>计划排布不合理，</w:t>
      </w:r>
      <w:r>
        <w:rPr>
          <w:rFonts w:hint="eastAsia"/>
        </w:rPr>
        <w:t>而非质检员的严格执行。该规定旨在保障质检员敢于判定“不合格”，而非提出“下次注意”的非实质性要求。</w:t>
      </w:r>
    </w:p>
    <w:p w14:paraId="39CB93D4">
      <w:pPr>
        <w:pStyle w:val="4"/>
      </w:pPr>
      <w:bookmarkStart w:id="303" w:name="_Toc17296"/>
      <w:r>
        <w:rPr>
          <w:szCs w:val="36"/>
        </w:rPr>
        <w:t>2.28 监理、第三方与见证配合</w:t>
      </w:r>
      <w:bookmarkEnd w:id="303"/>
    </w:p>
    <w:p w14:paraId="51F2FE49">
      <w:r>
        <w:rPr>
          <w:rFonts w:hint="eastAsia"/>
        </w:rPr>
        <w:t>项目接受委托方、监理单位及第三方机构的监督为履约过程中的常规要求，高效的协同配合可将外部监督转化为项目推进的支撑条件，反之则可能形成履约阻碍。</w:t>
      </w:r>
    </w:p>
    <w:p w14:paraId="7212214A">
      <w:r>
        <w:rPr>
          <w:rFonts w:hint="eastAsia"/>
          <w:b/>
        </w:rPr>
        <w:t>（1）进场报审。</w:t>
      </w:r>
      <w:r>
        <w:rPr>
          <w:rFonts w:hint="eastAsia"/>
        </w:rPr>
        <w:t>各批次人员、设备进场前需提交报审资料，具体涵盖人员名单及资质证明、设备清单及检定证书、作业方案及安全保障措施，经报审通过后方可进场。报审资料需提前7个自然日提交，预留审核周期；资料不全的需一次性补齐，禁止“边作业边补充资料”的行为。</w:t>
      </w:r>
    </w:p>
    <w:p w14:paraId="3C940DDE">
      <w:r>
        <w:rPr>
          <w:rFonts w:hint="eastAsia"/>
          <w:b/>
        </w:rPr>
        <w:t>（2）过程见证。</w:t>
      </w:r>
      <w:r>
        <w:rPr>
          <w:rFonts w:hint="eastAsia"/>
        </w:rPr>
        <w:t>关键工序设置质量见证点，具体包括控制测量、首次扫描、精度检查、第三方测试取样。见证点作业实施前24小时告知监理单位，作业过程中为其提供必要的配套条件（作业位置、照明设施、数据查看权限），作业完成后提交对应作业记录。若监理单位未到场即启动作业，视为未实施见证，需重新组织作业，该规则需提前完成沟通确认，规避争议。</w:t>
      </w:r>
    </w:p>
    <w:p w14:paraId="16E4CC67">
      <w:r>
        <w:rPr>
          <w:b/>
        </w:rPr>
        <w:t>（3）停工待检点。</w:t>
      </w:r>
      <w:r>
        <w:t>设置</w:t>
      </w:r>
      <w:r>
        <w:rPr>
          <w:rFonts w:hint="eastAsia"/>
        </w:rPr>
        <w:t>三类</w:t>
      </w:r>
      <w:r>
        <w:t>停工待检点：</w:t>
      </w:r>
      <w:r>
        <w:rPr>
          <w:rFonts w:hint="eastAsia"/>
        </w:rPr>
        <w:t>其一为</w:t>
      </w:r>
      <w:r>
        <w:t>控制测量完成后，未经确认不得</w:t>
      </w:r>
      <w:r>
        <w:rPr>
          <w:rFonts w:hint="eastAsia"/>
        </w:rPr>
        <w:t>启动</w:t>
      </w:r>
      <w:r>
        <w:t>大规模扫描</w:t>
      </w:r>
      <w:r>
        <w:rPr>
          <w:rFonts w:hint="eastAsia"/>
        </w:rPr>
        <w:t>作业</w:t>
      </w:r>
      <w:r>
        <w:t>；</w:t>
      </w:r>
      <w:r>
        <w:rPr>
          <w:rFonts w:hint="eastAsia"/>
        </w:rPr>
        <w:t>其二为首孔成果完成后，</w:t>
      </w:r>
      <w:r>
        <w:t>未经确认不得全面铺开</w:t>
      </w:r>
      <w:r>
        <w:rPr>
          <w:rFonts w:hint="eastAsia"/>
        </w:rPr>
        <w:t>作业</w:t>
      </w:r>
      <w:r>
        <w:t>；</w:t>
      </w:r>
      <w:r>
        <w:rPr>
          <w:rFonts w:hint="eastAsia"/>
        </w:rPr>
        <w:t>其三为</w:t>
      </w:r>
      <w:r>
        <w:t>第三方测试取样前，未经确认不得送样。</w:t>
      </w:r>
      <w:r>
        <w:rPr>
          <w:rFonts w:hint="eastAsia"/>
        </w:rPr>
        <w:t>停工待检点并非形式化流程，其核心作用是为监督方提供实质性介入项目的节点。</w:t>
      </w:r>
    </w:p>
    <w:p w14:paraId="62823B38">
      <w:r>
        <w:rPr>
          <w:rFonts w:hint="eastAsia"/>
          <w:b/>
        </w:rPr>
        <w:t>（4）第三方测试的配合。</w:t>
      </w:r>
      <w:r>
        <w:rPr>
          <w:rFonts w:hint="eastAsia"/>
        </w:rPr>
        <w:t>第三方测试实施前，双方共同确认测试方案，内容涵盖样品规格、测试方法、判定准则、环境条件、时间安排。承建方负责提供样品、基础数据及必要的技术说明，不得干预测试过程，不得打探中间测试结果。若测试结果不合格，承建方需按方案要求完成整改后重新送测，相关费用由承建方自行承担；对测试方法存在异议的，需通过正式书面渠道提出，不得在测试现场发生争执。</w:t>
      </w:r>
    </w:p>
    <w:p w14:paraId="3926CF33">
      <w:r>
        <w:rPr>
          <w:rFonts w:hint="eastAsia"/>
          <w:b/>
        </w:rPr>
        <w:t>（5）问题整改的闭环。</w:t>
      </w:r>
      <w:r>
        <w:rPr>
          <w:rFonts w:hint="eastAsia"/>
        </w:rPr>
        <w:t>针对监理单位或第三方机构提出的问题，实施逐条登记、逐条整改、逐条回复的闭环管理流程。回复内容需涵盖问题描述、原因分析、整改措施、整改结果、验证方式。回复内容需具备可追溯性，禁止以“已整改”进行概括性回复。整改闭环率纳入项目阶段考核指标，未完成闭环的问题需在阶段报告中单独列项说明。</w:t>
      </w:r>
    </w:p>
    <w:p w14:paraId="20E7BB09">
      <w:r>
        <w:rPr>
          <w:rFonts w:hint="eastAsia"/>
          <w:b/>
        </w:rPr>
        <w:t>（6）沟通的规矩。</w:t>
      </w:r>
      <w:r>
        <w:rPr>
          <w:rFonts w:hint="eastAsia"/>
        </w:rPr>
        <w:t>与监理单位、第三方机构的沟通需采用正式渠道：书面文件需办理签收手续，口头沟通需补充书面确认记录，重要决策需形成正式会议纪要。禁止“口头约定”的非规范沟通方式，规避分歧出现时无据可依的风险。所有沟通记录需归档留存，作为项目履约的证明材料。</w:t>
      </w:r>
    </w:p>
    <w:p w14:paraId="74FF0422">
      <w:pPr>
        <w:pStyle w:val="4"/>
      </w:pPr>
      <w:bookmarkStart w:id="304" w:name="_Toc5788"/>
      <w:r>
        <w:rPr>
          <w:szCs w:val="36"/>
        </w:rPr>
        <w:t>2.29 评审与答辩准备</w:t>
      </w:r>
      <w:bookmarkEnd w:id="304"/>
    </w:p>
    <w:p w14:paraId="764E9192">
      <w:r>
        <w:rPr>
          <w:rFonts w:hint="eastAsia"/>
        </w:rPr>
        <w:t>本项目需依次完成方案评审、阶段评审、成果评价、验收评审等多类评审环节。评审环节的核心并非演示性报告展示，而是在有限时长内，向评审专家充分论证项目实施团队的技术能力、过往实践经验与实际执行成效。</w:t>
      </w:r>
    </w:p>
    <w:p w14:paraId="3F338CBE">
      <w:r>
        <w:rPr>
          <w:rFonts w:hint="eastAsia"/>
          <w:b/>
        </w:rPr>
        <w:t>（1）评审材料准备。</w:t>
      </w:r>
      <w:r>
        <w:rPr>
          <w:rFonts w:hint="eastAsia"/>
        </w:rPr>
        <w:t>各评审环节需筹备四类材料：一是主报告，篇幅不超过40页，系统阐述项目目标、技术方法、实施结果与研究结论；二是支撑材料，涵盖详细设计文档、试验数据、精度分析报告，供专家按需查阅；三是展示材料，包括实物样品、模型、图件，供现场查看；四是答辩预案，梳理预判问题及对应应答内容。四类材料功能定位存在差异，不可仅准备主报告。</w:t>
      </w:r>
    </w:p>
    <w:p w14:paraId="37AB34DC">
      <w:r>
        <w:rPr>
          <w:rFonts w:hint="eastAsia"/>
          <w:b/>
        </w:rPr>
        <w:t>（2）主报告架构设计。</w:t>
      </w:r>
      <w:r>
        <w:rPr>
          <w:rFonts w:hint="eastAsia"/>
        </w:rPr>
        <w:t>主报告采用结论前置的撰写逻辑，首页即呈现核心结论，后续内容阐述结论的推导过程。考虑到评审专家时间资源有限，应避免长时间表述未明确核心观点。报告结构按照“问题提出-方法阐述-验证分析-应用价值”四个模块展开，单模块汇报时长控制在10分钟以内，预留提问交流时间。</w:t>
      </w:r>
    </w:p>
    <w:p w14:paraId="3E179B9D">
      <w:r>
        <w:rPr>
          <w:rFonts w:hint="eastAsia"/>
          <w:b/>
        </w:rPr>
        <w:t>（3）答辩预案编制。</w:t>
      </w:r>
      <w:r>
        <w:rPr>
          <w:rFonts w:hint="eastAsia"/>
        </w:rPr>
        <w:t>将评审过程中可能出现的问题进行分类梳理：技术类问题包括精度保障路径、误差分配机制、算法选型依据；管理类问题包括进度管控方案、风险应对策略、人员保障机制；成果类问题包括创新点定位、同类成果对比优势、可复制推广性；合规类问题包括知识产权归属、安全保密要求、标准符合情况。每类问题筹备不少于10个，每个问题准备不超过3句话的应答内容及1份可调取的佐证材料。</w:t>
      </w:r>
    </w:p>
    <w:p w14:paraId="2AB998A6">
      <w:r>
        <w:rPr>
          <w:rFonts w:hint="eastAsia"/>
          <w:b/>
        </w:rPr>
        <w:t>（4）答辩组织实施。</w:t>
      </w:r>
      <w:r>
        <w:rPr>
          <w:rFonts w:hint="eastAsia"/>
        </w:rPr>
        <w:t>答辩环节由项目负责人作为主答人，专业技术问题由对应专业负责人补充作答，避免单人承担全部应答任务。应答遵循“先结论、后依据、再补充说明”的逻辑，避免迂回表述。针对不确定的问题，应如实告知“该问题需进一步核实，会后将以书面形式答复”，不得主观臆造答案——评审专家普遍抵触虚假应答行为。</w:t>
      </w:r>
    </w:p>
    <w:p w14:paraId="2D21DE24">
      <w:r>
        <w:rPr>
          <w:rFonts w:hint="eastAsia"/>
          <w:b/>
        </w:rPr>
        <w:t>（5）预演训练。</w:t>
      </w:r>
      <w:r>
        <w:rPr>
          <w:rFonts w:hint="eastAsia"/>
        </w:rPr>
        <w:t>正式评审前至少组织一次预演，邀请未参与本项目的人员模拟评审专家进行提问。预演的核心作用是识别项目团队“自认为表述清晰但实际存在歧义”的内容。预演结束后，针对发现的问题修改报告与答辩预案，修改过程记录需归档留存。预演并非形式化环节，多数项目答辩失误源于未开展预演训练。</w:t>
      </w:r>
    </w:p>
    <w:p w14:paraId="0753C9A6">
      <w:r>
        <w:rPr>
          <w:rFonts w:hint="eastAsia"/>
          <w:b/>
        </w:rPr>
        <w:t>（6）评审意见处置。</w:t>
      </w:r>
      <w:r>
        <w:rPr>
          <w:rFonts w:hint="eastAsia"/>
        </w:rPr>
        <w:t>评审工作结束后，对专家提出的意见进行逐条梳理，划分为“采纳、部分采纳、不采纳”三类，明确标注对应理由，制定整改计划并跟踪落实进度。针对不采纳的意见，需提供充分的支撑依据，不可仅表述为“已考虑”。意见处置情况需在后续评审或阶段报告中予以反馈，形成管理闭环。</w:t>
      </w:r>
    </w:p>
    <w:p w14:paraId="346B8C1E">
      <w:r>
        <w:rPr>
          <w:rFonts w:hint="eastAsia"/>
          <w:b/>
        </w:rPr>
        <w:t>（7）成果评价筹备。</w:t>
      </w:r>
      <w:r>
        <w:rPr>
          <w:rFonts w:hint="eastAsia"/>
        </w:rPr>
        <w:t>成果评价的核心关注内容为成果技术水平与应用价值，筹备材料需聚焦以下维度：科技查新报告用于验证成果新颖性，第三方测试报告用于验证技术指标，应用证明用于验证实际效用，知识产权材料用于明确权属，经济效益与社会效益分析用于论证应用价值。上述材料需在成果评价前2个月启动筹备，其中科技查新工作需进一步提前启动，原因在于查新机构的排期通常较长。</w:t>
      </w:r>
    </w:p>
    <w:p w14:paraId="1CEB3830">
      <w:pPr>
        <w:pStyle w:val="4"/>
      </w:pPr>
      <w:bookmarkStart w:id="305" w:name="_Toc1614"/>
      <w:r>
        <w:rPr>
          <w:szCs w:val="36"/>
        </w:rPr>
        <w:t>2.30 三站并行组织的资源冲突与调度</w:t>
      </w:r>
      <w:bookmarkEnd w:id="305"/>
    </w:p>
    <w:p w14:paraId="06D74263">
      <w:r>
        <w:rPr>
          <w:rFonts w:hint="eastAsia"/>
        </w:rPr>
        <w:t>多站点并行推进是本项目的核心组织模式。并行作业可有效压缩项目总工期，但会引发资源配置冲突：同一作业人员无法同时承担宜昌站与向家坝站的作业任务，同一台机动设备无法同时部署于两个作业孔位。本节将系统阐述资源冲突的识别方法与调度机制。</w:t>
      </w:r>
    </w:p>
    <w:p w14:paraId="0B1A853E">
      <w:r>
        <w:rPr>
          <w:rFonts w:hint="eastAsia"/>
          <w:b/>
        </w:rPr>
        <w:t>（1）冲突的三类来源。</w:t>
      </w:r>
      <w:r>
        <w:rPr>
          <w:rFonts w:hint="eastAsia"/>
        </w:rPr>
        <w:t>第一类为人员配置冲突，主要体现为关键岗位（如跟踪测量操作员、标定人员）同时被多个站点的作业需求占用；第二类为设备配置冲突，主要发生于机动设备与专用工装（如高精度全站仪、标准尺、便携工作站）的跨站点需求；第三类为作业窗口冲突，三站点的检修窗口可能存在时间重叠，导致两支及以上作业组的同时调度需求无法满足。</w:t>
      </w:r>
    </w:p>
    <w:p w14:paraId="1376549F">
      <w:r>
        <w:rPr>
          <w:rFonts w:hint="eastAsia"/>
          <w:b/>
        </w:rPr>
        <w:t>（2）冲突识别的方法。</w:t>
      </w:r>
      <w:r>
        <w:rPr>
          <w:rFonts w:hint="eastAsia"/>
        </w:rPr>
        <w:t>采用“资源-时间”矩阵开展冲突识别：矩阵横轴为时间维度（以周为单位），纵轴为资源维度（以人员或设备为单位），单元格内标注资源占用情况。当矩阵中同一资源在同一周内出现两处及以上占用标记时，即判定为冲突点。该矩阵于月度计划编制阶段同步更新，所有冲突点必须在计划正式下达前完成消解，禁止“先排计划、后解冲突”的非规范操作。</w:t>
      </w:r>
    </w:p>
    <w:p w14:paraId="3D991AF9">
      <w:r>
        <w:rPr>
          <w:rFonts w:hint="eastAsia"/>
          <w:b/>
        </w:rPr>
        <w:t>（3）调度的优先级。</w:t>
      </w:r>
      <w:r>
        <w:rPr>
          <w:rFonts w:hint="eastAsia"/>
        </w:rPr>
        <w:t>当资源冲突无法完全消除时，遵循四项优先级规则开展调度：一是关键路径任务优先调度，因关键路径直接决定项目总工期；二是不可再生窗口任务优先调度，例如汛前唯一的检修窗口；三是已投入前期准备资源的任务优先调度，例如人员与设备已进场的任务；四是可替代性差的任务优先调度，例如仅具备单一人员操作资质的工序。当四项优先级规则出现适用冲突时，由项目负责人进行最终裁决，并完整记录裁决依据。</w:t>
      </w:r>
    </w:p>
    <w:p w14:paraId="35AC99AD">
      <w:r>
        <w:rPr>
          <w:rFonts w:hint="eastAsia"/>
          <w:b/>
        </w:rPr>
        <w:t>（4）人员的调度策略。</w:t>
      </w:r>
      <w:r>
        <w:rPr>
          <w:rFonts w:hint="eastAsia"/>
        </w:rPr>
        <w:t>短期支援采用“共享骨干”模式：关键岗位人员在三站点间流动部署，各站点配置1名骨干人员与若干名本地培养的操作员，骨干人员负责关键工序作业与质量管控，操作员负责常规作业任务。该配置模式在保障作业质量的同时，可降低项目对单一核心人员的依赖程度。长期驻站采用“一站一组”配置模式，避免频繁跨站点往返导致的作业效率损耗与人员疲劳。</w:t>
      </w:r>
    </w:p>
    <w:p w14:paraId="399045CF">
      <w:r>
        <w:rPr>
          <w:rFonts w:hint="eastAsia"/>
          <w:b/>
        </w:rPr>
        <w:t>（5）设备的调度策略。</w:t>
      </w:r>
      <w:r>
        <w:rPr>
          <w:rFonts w:hint="eastAsia"/>
        </w:rPr>
        <w:t>专用设备按站点固定配置，不进行跨站点调用；通用设备与机动设备实施集中化管理，按周度计划开展调度。设备调度遵循“先近后远、先急后缓”的原则，运输时间需纳入项目计划统筹。设备完成跨站点转运后，必须开展一次状态检查与精度复核，禁止“转运即投入使用”的非规范操作。</w:t>
      </w:r>
    </w:p>
    <w:p w14:paraId="6ED2E65F">
      <w:r>
        <w:rPr>
          <w:rFonts w:hint="eastAsia"/>
          <w:b/>
        </w:rPr>
        <w:t>（6）窗口冲突的处理。</w:t>
      </w:r>
      <w:r>
        <w:rPr>
          <w:rFonts w:hint="eastAsia"/>
        </w:rPr>
        <w:t>当作业窗口出现重叠时，优先保障关键路径站点的作业窗口；非关键路径站点的作业窗口予以顺延，但需提前与运行单位开展沟通，避免临时取消窗口导致对方计划被动。顺延期间，将该站点的人员与设备调配至内业处理或其他站点的辅助工序，降低窝工损失。</w:t>
      </w:r>
    </w:p>
    <w:p w14:paraId="2BDCB1FD">
      <w:r>
        <w:rPr>
          <w:rFonts w:hint="eastAsia"/>
          <w:b/>
        </w:rPr>
        <w:t>（7）调度的信息化。</w:t>
      </w:r>
      <w:r>
        <w:rPr>
          <w:rFonts w:hint="eastAsia"/>
        </w:rPr>
        <w:t>依托共享排班表与设备台账支撑调度管理，排班表每日更新，设备台账实时反映设备的位置与状态信息。调度决策在项目群组内同步并通知相关责任人，重要调整需以书面通知形式发布。信息化管理的核心目标是实现所有项目参与方获取统一的调度安排，而非形式化的系统建设。</w:t>
      </w:r>
    </w:p>
    <w:p w14:paraId="4CA50AE8">
      <w:r>
        <w:rPr>
          <w:rFonts w:hint="eastAsia"/>
          <w:b/>
        </w:rPr>
        <w:t>（8）调度的复盘。</w:t>
      </w:r>
      <w:r>
        <w:rPr>
          <w:rFonts w:hint="eastAsia"/>
        </w:rPr>
        <w:t>每月开展一次调度效果复盘，复盘指标包括：冲突发生次数、冲突解决耗时、窝工人天、设备空转时间。上述指标可直接反映项目组织管理水平，同时为下一轮计划优化提供数据支撑。复盘结论需明确指向“冲突类型分布、最优调度措施”等具体维度，禁止以“总体顺利”等概括性表述替代实质性分析。</w:t>
      </w:r>
    </w:p>
    <w:p w14:paraId="72A03182">
      <w:pPr>
        <w:pStyle w:val="4"/>
      </w:pPr>
      <w:bookmarkStart w:id="306" w:name="_Toc10982"/>
      <w:r>
        <w:rPr>
          <w:szCs w:val="36"/>
        </w:rPr>
        <w:t>2.31 作业班组的能力模型</w:t>
      </w:r>
      <w:bookmarkEnd w:id="306"/>
    </w:p>
    <w:p w14:paraId="06983028">
      <w:r>
        <w:rPr>
          <w:rFonts w:hint="eastAsia"/>
        </w:rPr>
        <w:t>在装备配置与技术方案同质的前提下，不同作业班组的实施成效往往存在显著差异。该差异本质上源于班组综合能力的异质性，而非单纯的设备操作熟练度。本节对作业班组的综合能力构成进行结构化分解，为差异化培养与量化评估提供理论依据。</w:t>
      </w:r>
    </w:p>
    <w:p w14:paraId="177C1F9D">
      <w:r>
        <w:rPr>
          <w:rFonts w:hint="eastAsia"/>
          <w:b/>
        </w:rPr>
        <w:t>（1）能力的五个维度。</w:t>
      </w:r>
      <w:r>
        <w:rPr>
          <w:rFonts w:hint="eastAsia"/>
        </w:rPr>
        <w:t>其一为操作能力，即作业人员熟练完成设备操控与参数配置的能力；其二为判读能力，即作业人员从数据中识别空洞、错位、异常等问题的能力；其三为应变能力，即作业人员在现场条件变化时动态调整作业方案的能力；其四为协同能力，即作业人员与班组同伴、运行单位开展高效协作的能力；其五为规范能力，即作业人员严格遵循技术规程开展作业并如实填报记录的能力。在上述五个维度中，操作能力的培养周期最短，规范能力的塑造难度最大。其核心成因在于：操作能力属于技能范畴，可通过高强度重复训练实现快速提升；而规范能力属于行为习惯范畴，需通过长期制度约束方能形成。多数现场作业事故的成因并非作业人员技术能力不足，而是其为追求效率违反操作规程所致。</w:t>
      </w:r>
    </w:p>
    <w:p w14:paraId="0FD57C8A">
      <w:r>
        <w:rPr>
          <w:rFonts w:hint="eastAsia"/>
          <w:b/>
        </w:rPr>
        <w:t>（2）能力的等级划分。</w:t>
      </w:r>
      <w:r>
        <w:rPr>
          <w:rFonts w:hint="eastAsia"/>
        </w:rPr>
        <w:t>基于五个维度的综合评定，将作业人员能力划分为三个等级：一级（辅助级），可在指导下完成单项作业操作；二级（独立级），可独立完成常规作业任务并妥善处置常见异常情形；三级（带班级），可独立组织班组完成全流程作业并为其他作业人员提供技术指导。三级能力人员为班组的核心骨干，本项目要求每个作业班组至少配置1名三级能力人员、2名二级能力人员。</w:t>
      </w:r>
    </w:p>
    <w:p w14:paraId="0C177DF2">
      <w:r>
        <w:rPr>
          <w:rFonts w:hint="eastAsia"/>
          <w:b/>
        </w:rPr>
        <w:t>（3）能力评估的方法。</w:t>
      </w:r>
      <w:r>
        <w:rPr>
          <w:rFonts w:hint="eastAsia"/>
        </w:rPr>
        <w:t>作业人员能力评估摒弃主观判断模式，依托三类客观指标实施量化评价：一是作业记录，包括作业完成数量与质量；二是考核成绩，涵盖实操考核与异常处置考核；三是同伴评价，聚焦协作表现与规范执行情况。上述三类指标通过加权计算构建能力画像，每半年更新一次。评估结果主要应用于岗位配置与培训计划制定，不与惩罚机制挂钩——评估的核心目标是明确能力短板、制定针对性提升方案，而非人员排名。</w:t>
      </w:r>
    </w:p>
    <w:p w14:paraId="7C476F26">
      <w:r>
        <w:rPr>
          <w:rFonts w:hint="eastAsia"/>
          <w:b/>
        </w:rPr>
        <w:t>（4）能力短板的具体补法。</w:t>
      </w:r>
      <w:r>
        <w:rPr>
          <w:rFonts w:hint="eastAsia"/>
        </w:rPr>
        <w:t>针对判读能力不足的人员，需增配数据复核任务，并提供错误定位与成因分析的反馈；针对应变能力不足的人员，需设计情景模拟演练场景（如突发降雨、设备报警、数据异常等），使其在受控环境下开展决策训练；针对规范能力不足的人员，需将技术规程转化为检查表，作业过程中逐项核验，通过外部约束促进行为习惯养成。能力短板的弥补措施需细化至具体操作动作，不可仅以“加强培训”等笼统表述替代。</w:t>
      </w:r>
    </w:p>
    <w:p w14:paraId="5B7FF485">
      <w:r>
        <w:rPr>
          <w:rFonts w:hint="eastAsia"/>
          <w:b/>
        </w:rPr>
        <w:t>（5）班组的组合原则。</w:t>
      </w:r>
      <w:r>
        <w:rPr>
          <w:rFonts w:hint="eastAsia"/>
        </w:rPr>
        <w:t>班组构建并非高能力人员的简单聚合，而是以能力互补为核心原则。作业班组需配置操作熟练型、严谨细致型、经验丰富型、学习能力强型等不同特质的人员：全部由资深作业人员组成的班组易出现经验主义违规操作，全部由新手组成的班组则难以应对异常情形。能力互补的人员配置，更易在异常处置过程中形成“方案提出-质量把关”的协同机制。</w:t>
      </w:r>
    </w:p>
    <w:p w14:paraId="56D48BED">
      <w:r>
        <w:rPr>
          <w:rFonts w:hint="eastAsia"/>
          <w:b/>
        </w:rPr>
        <w:t>（6）班组长的作用。</w:t>
      </w:r>
      <w:r>
        <w:rPr>
          <w:rFonts w:hint="eastAsia"/>
        </w:rPr>
        <w:t>班组长并非作业产出最高的人员，而是保障班组作业高效顺畅的核心角色。其核心职责包括三项：作业任务分派与验收标准明确、现场异常处置与信息上报、作业质量与安全管控。方案要求班组长必须具备三级能力，并完成基础管理培训——仅具备技术能力但缺乏管理能力的人员，无法有效维持班组的有序运行。</w:t>
      </w:r>
    </w:p>
    <w:p w14:paraId="3308D55F">
      <w:r>
        <w:rPr>
          <w:rFonts w:hint="eastAsia"/>
          <w:b/>
        </w:rPr>
        <w:t>（7）能力的持续维护。</w:t>
      </w:r>
      <w:r>
        <w:rPr>
          <w:rFonts w:hint="eastAsia"/>
        </w:rPr>
        <w:t>作业能力会随时间出现退化现象，低频使用技能的退化趋势尤为显著。能力维护的核心路径为“定期训练、岗位轮换、记录留存”：每季度组织一次全流程作业演练；关键岗位实施定期轮换，避免技能过度集中于少数人员；每次作业的关键参数与异常处置记录需归档留存，作为复训教材。上述三项措施与3.16节提出的能力形成路径形成协同效应，前者解决“能力从无到有”的问题，后者解决“能力保持不退化”的问题。</w:t>
      </w:r>
    </w:p>
    <w:p w14:paraId="74EE61EB">
      <w:pPr>
        <w:pStyle w:val="4"/>
      </w:pPr>
      <w:bookmarkStart w:id="307" w:name="_Toc6020"/>
      <w:r>
        <w:rPr>
          <w:szCs w:val="36"/>
        </w:rPr>
        <w:t>2.32 作业组织的信息化支撑</w:t>
      </w:r>
      <w:bookmarkEnd w:id="307"/>
    </w:p>
    <w:p w14:paraId="782F6E5A">
      <w:r>
        <w:rPr>
          <w:rFonts w:hint="eastAsia"/>
        </w:rPr>
        <w:t>现场作业信息化建设的核心目标并非实现技术层面的先进性表征，而是降低信息传递过程中的失真风险。在作业人员规模较大、作业站点较多、班次调度频繁的场景下，依靠口头传递与纸质记录流转信息的模式，具备较高的错误发生概率。</w:t>
      </w:r>
    </w:p>
    <w:p w14:paraId="4EA967CF">
      <w:r>
        <w:rPr>
          <w:rFonts w:hint="eastAsia"/>
          <w:b/>
        </w:rPr>
        <w:t>（1）信息化的三个层次。</w:t>
      </w:r>
      <w:r>
        <w:rPr>
          <w:rFonts w:hint="eastAsia"/>
        </w:rPr>
        <w:t>第一层为记录电子化，即将作业记录、检查表、交接单由纸质载体迁移至平板或移动终端，实现现场填报、即时提交；第二层为状态可视化，即通过看板实时展示各孔位、各站点的作业进度、质量水平与异常情况；第三层为决策辅助，即系统基于历史数据开展风险预警（如某类孔位易发生拼接故障），为作业调度提供辅助支撑。本项目将建设重点集中于前两个层级，对第三层级开展有限度的探索性建设。基于项目实际条件，第一、二层信息化建设可直接降低作业错误发生率，具备较高的投入产出比；第三层级建设需依托充足的历史数据支撑，本项目周期内累计数据量尚未满足建设要求，盲目推进易形成形式化的无效建设。</w:t>
      </w:r>
    </w:p>
    <w:p w14:paraId="54004671">
      <w:r>
        <w:rPr>
          <w:rFonts w:hint="eastAsia"/>
          <w:b/>
        </w:rPr>
        <w:t>（2）现场填报的设计原则。</w:t>
      </w:r>
      <w:r>
        <w:rPr>
          <w:rFonts w:hint="eastAsia"/>
        </w:rPr>
        <w:t>第一为精简填报原则，仅设置必需的填报字段，可自动获取的信息（如时间、坐标由设备自动导入）不设置人工填报环节；第二为容错防错原则，采用下拉选择、勾选标记、范围校验的输入方式替代自由文本输入；第三为离线适配原则，作业区域通常无网络覆盖，填报工具需支持离线存储、联网后自动同步功能；第四为全程留痕原则，完整记录填报人、填报时间、修改次数等全流程信息。信息化项目失败的主要原因并非技术限制，而是填报流程繁琐导致作业人员倾向于采用纸质填报模式。本项目将“降低填报负担”作为信息化建设的核心约束指标，所有表单上线前需经一线作业人员试用，针对反馈的繁琐问题进行迭代优化，直至满足一线使用需求。</w:t>
      </w:r>
    </w:p>
    <w:p w14:paraId="299B3984">
      <w:r>
        <w:rPr>
          <w:rFonts w:hint="eastAsia"/>
          <w:b/>
        </w:rPr>
        <w:t>（3）数据流转的路径。</w:t>
      </w:r>
      <w:r>
        <w:rPr>
          <w:rFonts w:hint="eastAsia"/>
        </w:rPr>
        <w:t>现场填报数据采用三级流转架构：现场终端→项目服务器→甲方平台。各级节点均设置校验与确认机制：现场终端执行格式校验，服务器执行完整性校验，甲方平台执行接收确认。任意层级校验未通过的数据将退回上一节点，禁止存在校验缺陷的数据向下流转。</w:t>
      </w:r>
    </w:p>
    <w:p w14:paraId="42FA35F9">
      <w:r>
        <w:rPr>
          <w:rFonts w:hint="eastAsia"/>
          <w:b/>
        </w:rPr>
        <w:t>（4）与既有系统的对接。</w:t>
      </w:r>
      <w:r>
        <w:rPr>
          <w:rFonts w:hint="eastAsia"/>
        </w:rPr>
        <w:t>甲方已部署的系统可能涵盖生产管理、检修管理、档案管理等类别。系统对接遵循“避免重复录入、不形成信息孤岛”的原则：可通过接口同步的数据，不设置二次录入环节；针对甲方暂未开放接口的系统，先导出标准格式文件并完成人工导入，同时在方案中明确后续可扩展为接口对接的建设路径。</w:t>
      </w:r>
    </w:p>
    <w:p w14:paraId="13F57411">
      <w:r>
        <w:rPr>
          <w:rFonts w:hint="eastAsia"/>
          <w:b/>
        </w:rPr>
        <w:t>（5）信息化的边界。</w:t>
      </w:r>
      <w:r>
        <w:rPr>
          <w:rFonts w:hint="eastAsia"/>
        </w:rPr>
        <w:t>并非所有作业环节均适配信息化建设要求，判断标准为：具备高重复性、规则明确、数据可结构化特征的环节，优先纳入信息化建设范围；具备较强判断属性、依赖经验积累、需现场权衡决策的环节，保留人工决策模式。例如“是否补扫”可由系统提供提示，但最终决策由作业组长作出；“缺陷级别认定”可由系统给出参考建议，但必须经人工确认。明确划分信息化建设的功能边界，可避免过度依赖系统决策的不合理现象。</w:t>
      </w:r>
    </w:p>
    <w:p w14:paraId="4A726526">
      <w:r>
        <w:rPr>
          <w:rFonts w:hint="eastAsia"/>
          <w:b/>
        </w:rPr>
        <w:t>（6）信息化的验收标准。</w:t>
      </w:r>
      <w:r>
        <w:rPr>
          <w:rFonts w:hint="eastAsia"/>
        </w:rPr>
        <w:t>信息化验收不以“系统上线”作为判定依据，而以“实际应用成效”为核心标准，具体考核指标包括：表单使用率、数据完整率、异常闭环率、一线满意度。四项指标均达到约定阈值方可通过验收。系统上线后每季度开展一次应用效果评估，针对使用率下降的情况排查原因，区分功能可用性不足与现场应用条件受限两类问题。</w:t>
      </w:r>
    </w:p>
    <w:p w14:paraId="219F4CC1">
      <w:pPr>
        <w:pStyle w:val="4"/>
      </w:pPr>
      <w:bookmarkStart w:id="308" w:name="_Toc25131"/>
      <w:r>
        <w:rPr>
          <w:szCs w:val="36"/>
        </w:rPr>
        <w:t>2.33 项目文件的分类与编码</w:t>
      </w:r>
      <w:bookmarkEnd w:id="308"/>
    </w:p>
    <w:p w14:paraId="77505BCE">
      <w:r>
        <w:rPr>
          <w:rFonts w:hint="eastAsia"/>
        </w:rPr>
        <w:t>本项目实施周期为3年，实施过程中将形成海量项目文件。若缺乏标准化的分类与编码体系，将大幅提升文件检索的时间成本，并导致项目交接阶段的文件管理混乱。本节将系统阐述本项目的文件组织管理机制。</w:t>
      </w:r>
    </w:p>
    <w:p w14:paraId="60DEE9EA">
      <w:r>
        <w:rPr>
          <w:rFonts w:hint="eastAsia"/>
          <w:b/>
        </w:rPr>
        <w:t>（1）文件类别划分。本项目文件</w:t>
      </w:r>
      <w:r>
        <w:rPr>
          <w:rFonts w:hint="eastAsia"/>
        </w:rPr>
        <w:t>共分为四类：第一类为管理类文件，涵盖合同、计划、会议纪要、项目报告、往来函件；第二类为技术类文件，涵盖技术方案、设计文件、工程图纸、计算书、试验报告；第三类为记录类文件，涵盖作业记录、检验记录、培训记录、安全记录；第四类为成果类文件，涵盖数据、模型、图件、成果报告、软件程序。四类文件的保管要求存在显著差异：管理类文件以可追溯性为核心管控目标，技术类文件以版本受控为核心管控目标，记录类文件以原始性与签署完备性为核心管控目标，成果类文件以完整性与可读性为核心管控目标。文件分类的核心目的是实现差异化管理，而非单纯的分类操作。</w:t>
      </w:r>
    </w:p>
    <w:p w14:paraId="62C0AE6A">
      <w:r>
        <w:rPr>
          <w:rFonts w:hint="eastAsia"/>
          <w:b/>
        </w:rPr>
        <w:t>（2）文件编码规则。</w:t>
      </w:r>
      <w:r>
        <w:rPr>
          <w:rFonts w:hint="eastAsia"/>
        </w:rPr>
        <w:t>文件编码结构为“项目代号-类别码-流水号-版本号”。类别码采用两位字母编码，其中GL对应管理类、JS对应技术类、JL对应记录类、CG对应成果类。流水号为4位数字，按文件登记顺序依次分配。版本号采用“V+数字”的形式标识主版本，通过小数位标识修订版本（如V1、V2为不同主版本，V1.1、V1.2为同一主版本的不同修订版本）。以编码“P2026-JS-0035-V1.2”为例，其对应含义为：2026年立项项目中，技术类第35份文件的第1主版本、第2次修订版本。编码遵循“一词一码、一码一物”原则：同一文件禁止分配多个编码，同一编码禁止对应两份不同内容的文件。文件更名时，其原始编码保持不变；文件拆分时，原编码予以作废并分配新编码，作废编码的历史记录需予以保留。</w:t>
      </w:r>
    </w:p>
    <w:p w14:paraId="14F014BE">
      <w:r>
        <w:rPr>
          <w:rFonts w:hint="eastAsia"/>
          <w:b/>
        </w:rPr>
        <w:t>（3）目录结构设置。</w:t>
      </w:r>
      <w:r>
        <w:rPr>
          <w:rFonts w:hint="eastAsia"/>
        </w:rPr>
        <w:t>项目文件按“类别-实施阶段-专业”的三级结构建立目录体系，示例为“技术类\第二阶段\跟踪器设计”。目录命名仅使用中文，禁止使用中文以外的特殊字符，以避免跨平台兼容性问题。禁止个人在项目目录下自行创建文件夹，需新增目录时应向文档管理员提交申请。</w:t>
      </w:r>
    </w:p>
    <w:p w14:paraId="595876A4">
      <w:r>
        <w:rPr>
          <w:rFonts w:hint="eastAsia"/>
          <w:b/>
        </w:rPr>
        <w:t>（4）文件命名规范。</w:t>
      </w:r>
      <w:r>
        <w:rPr>
          <w:rFonts w:hint="eastAsia"/>
        </w:rPr>
        <w:t>文件名称采用“文件编码+简明名称”的结构，禁止使用“最终版”“改后”“新建”等非规范命名词汇。文件命名的核心判定标准为：通过文件名可直接明确文件内容，未达到该标准的命名判定为不合格。</w:t>
      </w:r>
    </w:p>
    <w:p w14:paraId="31CC6591">
      <w:r>
        <w:rPr>
          <w:rFonts w:hint="eastAsia"/>
          <w:b/>
        </w:rPr>
        <w:t>（5）登记与台账管理。</w:t>
      </w:r>
      <w:r>
        <w:rPr>
          <w:rFonts w:hint="eastAsia"/>
        </w:rPr>
        <w:t>每份文件入库时需完成登记工作，登记字段包括：编码、名称、类别、版本、编制人、审核人、入库时间、存放位置、密级。文件管理台账每月开展一次核对工作，与实际存储文件进行比对，对出现的“有台账无文件”或“有文件无台账”的不一致问题立即开展溯源核查。</w:t>
      </w:r>
    </w:p>
    <w:p w14:paraId="09614C69">
      <w:pPr>
        <w:pStyle w:val="4"/>
      </w:pPr>
      <w:bookmarkStart w:id="309" w:name="_Toc12701"/>
      <w:r>
        <w:rPr>
          <w:szCs w:val="36"/>
        </w:rPr>
        <w:t>2.34 版本与受控管理</w:t>
      </w:r>
      <w:bookmarkEnd w:id="309"/>
    </w:p>
    <w:p w14:paraId="74BD1EB9">
      <w:r>
        <w:rPr>
          <w:rFonts w:hint="eastAsia"/>
        </w:rPr>
        <w:t>文件版本失控是项目管理领域中高频发生且危害性突出的典型问题，具体表现为会议研讨环节使用旧版本文件、交付环节提交另一版本文件，发生问题时无法溯源至真实有效的基准版本。</w:t>
      </w:r>
    </w:p>
    <w:p w14:paraId="1650A375">
      <w:r>
        <w:rPr>
          <w:rFonts w:hint="eastAsia"/>
          <w:b/>
        </w:rPr>
        <w:t>（1）受控与非受控文件界定。</w:t>
      </w:r>
      <w:r>
        <w:rPr>
          <w:rFonts w:hint="eastAsia"/>
        </w:rPr>
        <w:t>受控文件为需实施全生命周期版本管控、发放登记与回收作废管理的文件范畴，包含技术方案、设计文件、作业规程、检验规程、重要报告；非受控文件为一般性参考资料范畴。受控文件需加盖“受控”专属标识并标注发放编号，非受控文件无需加施该类标识。</w:t>
      </w:r>
    </w:p>
    <w:p w14:paraId="2E9B89E9">
      <w:r>
        <w:rPr>
          <w:rFonts w:hint="eastAsia"/>
          <w:b/>
        </w:rPr>
        <w:t>（2）版本生成规则。</w:t>
      </w:r>
      <w:r>
        <w:rPr>
          <w:rFonts w:hint="eastAsia"/>
        </w:rPr>
        <w:t>版本变更需完成全要素登记，登记内容涵盖变更内容、变更动因、影响范围、审批主体、生效时点。版本变更划分为三类：纠错型变更（对应版本序列V1.0→V1.1）、内容增补型变更（对应版本序列V1.1→V1.2）、重大修订型变更（对应版本序列V1.2→V2.0）。重大修订需启动重新评审程序，纠错型与增补型变更仅需经专业负责人审批即可生效。</w:t>
      </w:r>
    </w:p>
    <w:p w14:paraId="20067149">
      <w:r>
        <w:rPr>
          <w:rFonts w:hint="eastAsia"/>
          <w:b/>
        </w:rPr>
        <w:t>（3）版本发放与回收机制。</w:t>
      </w:r>
      <w:r>
        <w:rPr>
          <w:rFonts w:hint="eastAsia"/>
        </w:rPr>
        <w:t>新版本文件生效时点，旧版本文件同步执行作废流程并从所有使用场所完成回收，回收环节需签署书面记录。作业现场仅允许使用最新生效版本文件，经检查发现使用旧版本文件的行为，判定为违规操作。该规则需执行刚性约束，以规避旧版本文件遗留未被清理的管理漏洞。</w:t>
      </w:r>
    </w:p>
    <w:p w14:paraId="3234B57E">
      <w:r>
        <w:rPr>
          <w:rFonts w:hint="eastAsia"/>
          <w:b/>
        </w:rPr>
        <w:t>（4）版本追溯管理。</w:t>
      </w:r>
      <w:r>
        <w:rPr>
          <w:rFonts w:hint="eastAsia"/>
        </w:rPr>
        <w:t>全生命周期所有版本文件均需归档留存，禁止删除。版本追溯需实现三项核心溯源目标：明确特定日期使用的文件版本、该版本对应的具体内容、版本审批责任主体。该机制为质量事故归因分析、验收争议处置提供核心支撑。</w:t>
      </w:r>
    </w:p>
    <w:p w14:paraId="2B23708D">
      <w:r>
        <w:rPr>
          <w:rFonts w:hint="eastAsia"/>
          <w:b/>
        </w:rPr>
        <w:t>（5）电子文件管控。</w:t>
      </w:r>
      <w:r>
        <w:rPr>
          <w:rFonts w:hint="eastAsia"/>
        </w:rPr>
        <w:t>电子文件存储于受控共享目录，访问权限按角色分级配置；禁止通过邮件、即时通讯工具传输受控文件正式版本（该类工具仅可用于事项通知，正式版本需通过受控共享目录流转）；重要文件的修改需开启修订留痕功能，完整留存修改主体与修改时点信息。</w:t>
      </w:r>
    </w:p>
    <w:p w14:paraId="09A19988">
      <w:r>
        <w:rPr>
          <w:rFonts w:hint="eastAsia"/>
          <w:b/>
        </w:rPr>
        <w:t>（6）与建设方的版本协同机制。</w:t>
      </w:r>
      <w:r>
        <w:rPr>
          <w:rFonts w:hint="eastAsia"/>
        </w:rPr>
        <w:t>提交建设方的文件需实施同等受控管理，提交时需附带版本说明文件。建设方提出修改需求的，我方完成修订后重新提交，并标注“替代某版”标识。双方共同确认的版本作为项目验收的基准依据，后续任何版本变动均需重新履行双方确认程序。</w:t>
      </w:r>
    </w:p>
    <w:p w14:paraId="178BB4C0">
      <w:pPr>
        <w:pStyle w:val="4"/>
      </w:pPr>
      <w:bookmarkStart w:id="310" w:name="_Toc21063"/>
      <w:r>
        <w:rPr>
          <w:szCs w:val="36"/>
        </w:rPr>
        <w:t>2.35 过程记录与证据链</w:t>
      </w:r>
      <w:bookmarkEnd w:id="310"/>
    </w:p>
    <w:p w14:paraId="65A1E205">
      <w:r>
        <w:rPr>
          <w:rFonts w:hint="eastAsia"/>
        </w:rPr>
        <w:t>项目验收阶段普遍存在的典型困境为工作实施已完成但缺乏可溯源的佐证材料。过程性记录的核心价值并非为应对检查，而是为已完成工作提供可验证的客观依据。</w:t>
      </w:r>
    </w:p>
    <w:p w14:paraId="0E68C378">
      <w:r>
        <w:rPr>
          <w:rFonts w:hint="eastAsia"/>
          <w:b/>
        </w:rPr>
        <w:t>（1）记录的三项基本要求。</w:t>
      </w:r>
      <w:r>
        <w:rPr>
          <w:rFonts w:hint="eastAsia"/>
        </w:rPr>
        <w:t>一是及时性，当日工作需当日完成记录，不得跨日记录或事后补录；二是真实性，记录内容需客观反映实际发生的状况，而非预期应达成的状态；三是完整性，核心要素需齐全，包含时间、地点、人员、内容、结果、签字。</w:t>
      </w:r>
    </w:p>
    <w:p w14:paraId="641F8A6A">
      <w:r>
        <w:rPr>
          <w:rFonts w:hint="eastAsia"/>
          <w:b/>
        </w:rPr>
        <w:t>（2）证据链的构成。</w:t>
      </w:r>
      <w:r>
        <w:rPr>
          <w:rFonts w:hint="eastAsia"/>
        </w:rPr>
        <w:t>完整证据链通常包含五个依次衔接的环节：计划（明确工作任务）→交底（明确实施规范）→记录（确认工作执行）→检验（验证成果质量）→确认（获得责任主体认可）。任一环节缺失将导致证据链断裂。例如仅具备作业记录而无检验记录，无法佐证成果的合格性；仅具备检验记录而无交底记录，无法佐证过程的受控性。</w:t>
      </w:r>
    </w:p>
    <w:p w14:paraId="290DEAB6">
      <w:r>
        <w:rPr>
          <w:rFonts w:hint="eastAsia"/>
          <w:b/>
        </w:rPr>
        <w:t>（3）记录的载体。</w:t>
      </w:r>
      <w:r>
        <w:rPr>
          <w:rFonts w:hint="eastAsia"/>
        </w:rPr>
        <w:t>现场记录采用纸质表单与电子表单双轨并行模式：纸质表单适用于需现场签署确认的场景，电子表单适用于需实时汇总的场景。两类表单的内容需完全一致，电子表单需依据纸质表单录入生成，禁止两类载体独立记录。</w:t>
      </w:r>
    </w:p>
    <w:p w14:paraId="15F218AB">
      <w:r>
        <w:rPr>
          <w:rFonts w:hint="eastAsia"/>
          <w:b/>
        </w:rPr>
        <w:t>（4）记录的签字规范。</w:t>
      </w:r>
      <w:r>
        <w:rPr>
          <w:rFonts w:hint="eastAsia"/>
        </w:rPr>
        <w:t>记录需由记录人签署，关键记录还需复核人签署。签字并非形式要件，而是责任追溯的核心依据。代签、补签、空白签字均属严重违规行为，一经发现需立即纠正并追究相关责任。</w:t>
      </w:r>
    </w:p>
    <w:p w14:paraId="03A915B7">
      <w:r>
        <w:rPr>
          <w:b/>
        </w:rPr>
        <w:t>（5）记录的归档</w:t>
      </w:r>
      <w:r>
        <w:rPr>
          <w:rFonts w:hint="eastAsia"/>
          <w:b/>
        </w:rPr>
        <w:t>管理</w:t>
      </w:r>
      <w:r>
        <w:rPr>
          <w:b/>
        </w:rPr>
        <w:t>。</w:t>
      </w:r>
      <w:r>
        <w:t>记录按</w:t>
      </w:r>
      <w:r>
        <w:rPr>
          <w:rFonts w:hint="eastAsia"/>
        </w:rPr>
        <w:t>“</w:t>
      </w:r>
      <w:r>
        <w:t>项目</w:t>
      </w:r>
      <w:r>
        <w:rPr>
          <w:rFonts w:hint="eastAsia"/>
        </w:rPr>
        <w:t>-</w:t>
      </w:r>
      <w:r>
        <w:t>阶段</w:t>
      </w:r>
      <w:r>
        <w:rPr>
          <w:rFonts w:hint="eastAsia"/>
        </w:rPr>
        <w:t>-</w:t>
      </w:r>
      <w:r>
        <w:t>类别</w:t>
      </w:r>
      <w:r>
        <w:rPr>
          <w:rFonts w:hint="eastAsia"/>
        </w:rPr>
        <w:t>-</w:t>
      </w:r>
      <w:r>
        <w:t>时间</w:t>
      </w:r>
      <w:r>
        <w:rPr>
          <w:rFonts w:hint="eastAsia"/>
        </w:rPr>
        <w:t>”的层级</w:t>
      </w:r>
      <w:r>
        <w:t>归档，</w:t>
      </w:r>
      <w:r>
        <w:rPr>
          <w:rFonts w:hint="eastAsia"/>
        </w:rPr>
        <w:t>并</w:t>
      </w:r>
      <w:r>
        <w:t>与对应成果建立关联（例如某</w:t>
      </w:r>
      <w:r>
        <w:rPr>
          <w:rFonts w:hint="eastAsia"/>
        </w:rPr>
        <w:t>钻孔</w:t>
      </w:r>
      <w:r>
        <w:t>的点云成果</w:t>
      </w:r>
      <w:r>
        <w:rPr>
          <w:rFonts w:hint="eastAsia"/>
        </w:rPr>
        <w:t>需</w:t>
      </w:r>
      <w:r>
        <w:t>关联</w:t>
      </w:r>
      <w:r>
        <w:rPr>
          <w:rFonts w:hint="eastAsia"/>
        </w:rPr>
        <w:t>至</w:t>
      </w:r>
      <w:r>
        <w:t>该</w:t>
      </w:r>
      <w:r>
        <w:rPr>
          <w:rFonts w:hint="eastAsia"/>
        </w:rPr>
        <w:t>钻孔</w:t>
      </w:r>
      <w:r>
        <w:t>的作业记录与检验记录）。归档后</w:t>
      </w:r>
      <w:r>
        <w:rPr>
          <w:rFonts w:hint="eastAsia"/>
        </w:rPr>
        <w:t>的记录</w:t>
      </w:r>
      <w:r>
        <w:t>不得修改，确需更正的，</w:t>
      </w:r>
      <w:r>
        <w:rPr>
          <w:rFonts w:hint="eastAsia"/>
        </w:rPr>
        <w:t>需在原记录后附加更正说明，原记录内容予以保留。</w:t>
      </w:r>
    </w:p>
    <w:p w14:paraId="08B2CCCC">
      <w:r>
        <w:rPr>
          <w:b/>
        </w:rPr>
        <w:t>（6）记录的保存期限。</w:t>
      </w:r>
      <w:r>
        <w:rPr>
          <w:rFonts w:hint="eastAsia"/>
        </w:rPr>
        <w:t>记录保存期限需与合同约定的档案保存期限一致，</w:t>
      </w:r>
      <w:r>
        <w:t>一般不少于项目验收后5年；涉及结构安全的成果记录建议长期保存。</w:t>
      </w:r>
      <w:r>
        <w:rPr>
          <w:rFonts w:hint="eastAsia"/>
        </w:rPr>
        <w:t>到期销毁需履行审批程序并留存记录。</w:t>
      </w:r>
    </w:p>
    <w:p w14:paraId="4E67743E">
      <w:r>
        <w:rPr>
          <w:rFonts w:hint="eastAsia"/>
          <w:b/>
        </w:rPr>
        <w:t>（7）记录的常见缺陷。</w:t>
      </w:r>
      <w:r>
        <w:rPr>
          <w:rFonts w:hint="eastAsia"/>
        </w:rPr>
        <w:t>实践中普遍存在四类典型问题：一是事后补记，笔迹与记录时间存在显著差异；二是模板化记录，所有记录内容高度雷同，无法体现实际实施状况；三是签字缺失，记录内容完整但无责任主体确认；四是记录与成果脱节，记录显示工作已完成但成果中无对应支撑内容。上述四类问题在检查中易被识别，且对项目评价存在显著负面影响，需通过制度设计予以防范。</w:t>
      </w:r>
    </w:p>
    <w:p w14:paraId="71E348F6">
      <w:pPr>
        <w:pStyle w:val="4"/>
      </w:pPr>
      <w:bookmarkStart w:id="311" w:name="_Toc11194"/>
      <w:r>
        <w:rPr>
          <w:szCs w:val="36"/>
        </w:rPr>
        <w:t>2.36 电子档案与纸质档案的一致性</w:t>
      </w:r>
      <w:bookmarkEnd w:id="311"/>
    </w:p>
    <w:p w14:paraId="3772E86C">
      <w:r>
        <w:rPr>
          <w:rFonts w:hint="eastAsia"/>
        </w:rPr>
        <w:t>本项目同时涵盖纸质档案（含签字表单、工程图纸、项目报告）与电子档案（含数据集、软件程序、扫描件）两类存储载体。双套档案信息不一致将直接导致项目验收阶段出现“纸质档案记载存在但电子档案无法检索”或“电子档案已存储但纸质档案未完成签署”的异常情况。</w:t>
      </w:r>
    </w:p>
    <w:p w14:paraId="4E4B562B">
      <w:r>
        <w:rPr>
          <w:rFonts w:hint="eastAsia"/>
          <w:b/>
        </w:rPr>
        <w:t>（1）一致性管控原则。</w:t>
      </w:r>
      <w:r>
        <w:rPr>
          <w:rFonts w:hint="eastAsia"/>
        </w:rPr>
        <w:t>本项目遵循“内容同源、载体对应”的双套档案管控原则：同一文件的纸质版本与电子版本承载内容需完全一致；纸质档案与电子档案需建立一一映射的索引关系，实现跨载体双向可检索。</w:t>
      </w:r>
    </w:p>
    <w:p w14:paraId="3B358EC8">
      <w:r>
        <w:rPr>
          <w:rFonts w:hint="eastAsia"/>
          <w:b/>
        </w:rPr>
        <w:t>（2）双套制实施路径。</w:t>
      </w:r>
      <w:r>
        <w:rPr>
          <w:rFonts w:hint="eastAsia"/>
        </w:rPr>
        <w:t>针对需强制以纸质形式留存的文件（含合同、签字表单、正式报告），采用“纸质档案为正本、电子档案为副本”的存储模式；针对以电子形式生成的成果类文件（含数据集、模型、软件程序），采用“电子档案为正本、纸质档案为说明副本”的存储模式。正本与副本的对应关系需在档案目录中标注，杜绝载体混淆。</w:t>
      </w:r>
    </w:p>
    <w:p w14:paraId="10B35C5C">
      <w:r>
        <w:rPr>
          <w:rFonts w:hint="eastAsia"/>
          <w:b/>
        </w:rPr>
        <w:t>（3）电子档案格式规范。</w:t>
      </w:r>
      <w:r>
        <w:rPr>
          <w:rFonts w:hint="eastAsia"/>
        </w:rPr>
        <w:t>文本类文件采用PDF/A格式归档（保障长期可读性），同时留存可编辑版本；表格类文件采用XLSX格式归档并附带PDF版本；图纸类文件采用DWG格式归档并附带PDF版本；数据类文件保留原始存储格式并附带格式说明文档；软件类文件留存安装包、配置说明与授权信息。归档过程需规避采用小众冷门格式，禁止仅存储文件影像而未留存源文件。</w:t>
      </w:r>
    </w:p>
    <w:p w14:paraId="4BEAF6C2">
      <w:r>
        <w:rPr>
          <w:rFonts w:hint="eastAsia"/>
          <w:b/>
        </w:rPr>
        <w:t>（4）电子档案完整性校验机制。</w:t>
      </w:r>
      <w:r>
        <w:rPr>
          <w:rFonts w:hint="eastAsia"/>
        </w:rPr>
        <w:t>档案归档环节需计算文件哈希值并记入归档清单，定期抽检文件哈希值的一致性；采用光盘刻录或专用归档存储介质存储，禁止使用普通移动硬盘开展长期档案存储；存储介质每两年开展一次可读性校验。</w:t>
      </w:r>
    </w:p>
    <w:p w14:paraId="1009594E">
      <w:r>
        <w:rPr>
          <w:rFonts w:hint="eastAsia"/>
          <w:b/>
        </w:rPr>
        <w:t>（5）纸质档案管理规范。</w:t>
      </w:r>
      <w:r>
        <w:rPr>
          <w:rFonts w:hint="eastAsia"/>
        </w:rPr>
        <w:t>纸质档案的纸张标准、装订方式、编号规则、目录设置需符合档案管理行业规范；复印件需标注“与原件一致”并由责任人员签署确认；工程图纸折叠符合规范，避免损坏图面；档案盒标签信息清晰，与档案目录保持一致。</w:t>
      </w:r>
    </w:p>
    <w:p w14:paraId="51B3BD3B">
      <w:r>
        <w:rPr>
          <w:rFonts w:hint="eastAsia"/>
          <w:b/>
        </w:rPr>
        <w:t>（6）档案交接与验收流程。</w:t>
      </w:r>
      <w:r>
        <w:rPr>
          <w:rFonts w:hint="eastAsia"/>
        </w:rPr>
        <w:t>档案移交环节需开展逐份清点，由移交与接收双方签署确认；电子档案需当场抽检文件可打开性与内容完整性；移交清单作为项目验收的核心依据之一。移交后若发现档案缺漏，需在规定期限内完成补全，杜绝逾期拖延。</w:t>
      </w:r>
    </w:p>
    <w:p w14:paraId="776F6D9A">
      <w:r>
        <w:rPr>
          <w:rFonts w:hint="eastAsia"/>
          <w:b/>
        </w:rPr>
        <w:t>（7）档案资源利用机制。</w:t>
      </w:r>
      <w:r>
        <w:rPr>
          <w:rFonts w:hint="eastAsia"/>
        </w:rPr>
        <w:t>档案管理的核心目标为实现资源高效利用而非单纯的封存保管：建立多维度检索目录（按孔号、按时间、按类别），提供档案查阅与复制服务，重要档案的借阅需履行登记程序。档案的核心价值在于其应用属性，长期未被检索利用的档案，需从分类体系合理性、内容价值性两个维度开展复盘反思。</w:t>
      </w:r>
    </w:p>
    <w:p w14:paraId="08CC9FBD">
      <w:pPr>
        <w:pStyle w:val="4"/>
      </w:pPr>
      <w:bookmarkStart w:id="312" w:name="_Toc29628"/>
      <w:r>
        <w:rPr>
          <w:szCs w:val="36"/>
        </w:rPr>
        <w:t>2.37 三站安全风险清单与分级管控</w:t>
      </w:r>
      <w:bookmarkEnd w:id="312"/>
    </w:p>
    <w:p w14:paraId="2D18D3A1">
      <w:r>
        <w:rPr>
          <w:rFonts w:hint="eastAsia"/>
        </w:rPr>
        <w:t>安全管理的逻辑起点为风险源的精准识别。本章节针对三站分别梳理其核心风险源，明确风险等级并制定对应管控举措，构建可直接应用于作业现场的风险管控清单。</w:t>
      </w:r>
    </w:p>
    <w:p w14:paraId="2C7B8348">
      <w:r>
        <w:rPr>
          <w:rFonts w:hint="eastAsia"/>
          <w:b/>
        </w:rPr>
        <w:t>（1）风险分级方法。</w:t>
      </w:r>
      <w:r>
        <w:rPr>
          <w:rFonts w:hint="eastAsia"/>
        </w:rPr>
        <w:t>采用“发生可能性×后果严重度”二维评估矩阵：发生可能性划分为四个等级（极少发生、偶发、可能发生、频发），后果严重度划分为四个等级（轻微、一般、严重、灾难性）。通过两个维度的交叉匹配确定风险等级：红色等级（不可接受，需立即消除风险或终止作业）、橙色等级（重大风险，需制定专项管控措施）、黄色等级（较大风险，需采取常规管控措施）、蓝色等级（一般风险，纳入日常管理范畴）。</w:t>
      </w:r>
    </w:p>
    <w:p w14:paraId="1968390D">
      <w:r>
        <w:rPr>
          <w:rFonts w:hint="eastAsia"/>
          <w:b/>
        </w:rPr>
        <w:t>（2）葛洲坝闸区的核心风险源。</w:t>
      </w:r>
      <w:r>
        <w:rPr>
          <w:rFonts w:hint="eastAsia"/>
        </w:rPr>
        <w:t>一是临水坠落风险（分布于闸墩边缘、检修通道临空区域），发生可能性为“可能发生”、后果严重度为“灾难性”，判定为红色等级；二是闸门误动风险（由锁定失效或人为误操作引发），发生可能性为“偶发”、后果严重度为“灾难性”，判定为红色等级；三是车辆伤害风险（由坝顶道路运输与通行作业引发），发生可能性为“可能发生”、后果严重度为“严重”，判定为橙色等级；四是用电安全风险（涉及临时照明与设备供电系统），发生可能性为“可能发生”、后果严重度为“一般”，判定为黄色等级。</w:t>
      </w:r>
    </w:p>
    <w:p w14:paraId="4E615DAC">
      <w:r>
        <w:rPr>
          <w:rFonts w:hint="eastAsia"/>
          <w:b/>
        </w:rPr>
        <w:t>（3）三峡表孔的核心风险源。</w:t>
      </w:r>
      <w:r>
        <w:rPr>
          <w:rFonts w:hint="eastAsia"/>
        </w:rPr>
        <w:t>一是高处作业风险（分布于孔口平台与爬梯区域），判定为红色等级；二是物体打击风险（由工具、材料坠落引发），判定为橙色等级；三是受限空间风险（由孔内通风不良引发），判定为橙色等级；四是潮湿环境触电风险，判定为橙色等级；五是设备搬运损伤风险（由设备自重较大、作业通道狭窄引发），判定为黄色等级。</w:t>
      </w:r>
    </w:p>
    <w:p w14:paraId="085360EF">
      <w:r>
        <w:rPr>
          <w:rFonts w:hint="eastAsia"/>
          <w:b/>
        </w:rPr>
        <w:t>（4）向家坝表孔的核心风险源。</w:t>
      </w:r>
      <w:r>
        <w:rPr>
          <w:rFonts w:hint="eastAsia"/>
        </w:rPr>
        <w:t>一是陡坡滑跌与滚落风险，判定为红色等级；二是载具失控或倾覆风险，判定为红色等级；三是吊装作业风险（涉及设备上下平台作业），判定为橙色等级；四是落水风险（由临水作业与涌水环境引发），判定为红色等级；五是通信中断风险（由陡坡地形遮挡引发），判定为黄色等级。</w:t>
      </w:r>
    </w:p>
    <w:p w14:paraId="01BA7550">
      <w:r>
        <w:rPr>
          <w:rFonts w:hint="eastAsia"/>
          <w:b/>
        </w:rPr>
        <w:t>（5）管控措施的层级体系。</w:t>
      </w:r>
      <w:r>
        <w:rPr>
          <w:rFonts w:hint="eastAsia"/>
        </w:rPr>
        <w:t>按照“风险消除-替代方案-工程控制-管理控制-个体防护”的优先级序列选取管控措施。以临水坠落风险为例，优先采用“设置固定护栏”的工程控制手段，其次采用“系挂安全带”的个体防护手段；不可直接依赖“注意安全”类的管理口号。管控措施的优先级层级越靠前，其风险管控可靠性越高。</w:t>
      </w:r>
    </w:p>
    <w:p w14:paraId="69333249">
      <w:r>
        <w:rPr>
          <w:rFonts w:hint="eastAsia"/>
          <w:b/>
        </w:rPr>
        <w:t>（6）风险清单的应用方式。</w:t>
      </w:r>
      <w:r>
        <w:rPr>
          <w:rFonts w:hint="eastAsia"/>
        </w:rPr>
        <w:t>风险清单随作业计划同步下发，开工前需逐项核验管控措施的落实情况；每日班前会随机抽查2～3项管控措施执行情况；每周开展一次清单更新（覆盖新增风险、措施调整等内容）。风险清单需应用于现场核验环节，而非仅作为公示材料。</w:t>
      </w:r>
    </w:p>
    <w:p w14:paraId="6C1D0B83">
      <w:r>
        <w:rPr>
          <w:rFonts w:hint="eastAsia"/>
          <w:b/>
        </w:rPr>
        <w:t>（7）风险动态识别机制。</w:t>
      </w:r>
      <w:r>
        <w:rPr>
          <w:rFonts w:hint="eastAsia"/>
        </w:rPr>
        <w:t>除清单所列的既有风险外，还需动态识别新增风险，涵盖天气变化、交叉施工、设备改造、人员更替等引发的风险。识别途径包括班前会问询、现场巡查、异常情况上报。新识别的风险需在24小时内纳入清单，并制定对应管控措施。</w:t>
      </w:r>
    </w:p>
    <w:p w14:paraId="314F8E23">
      <w:pPr>
        <w:pStyle w:val="4"/>
      </w:pPr>
      <w:bookmarkStart w:id="313" w:name="_Toc19093"/>
      <w:r>
        <w:rPr>
          <w:szCs w:val="36"/>
        </w:rPr>
        <w:t>2.38 突发事件情景推演</w:t>
      </w:r>
      <w:bookmarkEnd w:id="313"/>
    </w:p>
    <w:p w14:paraId="540C9DC5">
      <w:r>
        <w:rPr>
          <w:rFonts w:hint="eastAsia"/>
        </w:rPr>
        <w:t>应急管理预案的编制工作可依托纸质载体完成，但预案在突发应急事件场景下的实际可操作性是独立于编制环节的核心评价维度。情景推演的本质是在非应急的安全环境下模拟各类风险事件的演化流程，推动全体作业人员明确自身在紧急工况下的应急职责与操作流程。</w:t>
      </w:r>
    </w:p>
    <w:p w14:paraId="030D6C3B">
      <w:r>
        <w:rPr>
          <w:rFonts w:hint="eastAsia"/>
          <w:b/>
        </w:rPr>
        <w:t>（1）推演情景的设置。</w:t>
      </w:r>
      <w:r>
        <w:rPr>
          <w:rFonts w:hint="eastAsia"/>
        </w:rPr>
        <w:t>推演情景需至少覆盖六类典型风险场景：人员受伤（含坠落、触电、机械损伤）、人员被困（含孔内、作业平台被困）、火灾、涌水、有害气体浓度超标、设备失控。每一类情景需配套具体的推演脚本，明确事件发生时间、发生地点、初始状态、演化过程四项核心要素。</w:t>
      </w:r>
    </w:p>
    <w:p w14:paraId="34FDC8DC">
      <w:r>
        <w:rPr>
          <w:rFonts w:hint="eastAsia"/>
          <w:b/>
        </w:rPr>
        <w:t>（2）推演的实施流程。</w:t>
      </w:r>
      <w:r>
        <w:rPr>
          <w:rFonts w:hint="eastAsia"/>
        </w:rPr>
        <w:t>推演实施分为三个阶段：第一阶段为情景发布，仅向参演人员告知事件发生地点与基本情况，不告知具体处置流程；第二阶段为现场响应，参演人员严格依照既定预案完成报警、人员撤离、现场救护、信息上报等操作；第三阶段为复盘讲评，梳理推演过程中存在的响应滞后、操作失误、物资缺口等问题。情景推演不以流程表演的观赏性为目标，核心目标为通过模拟暴露应急管理体系的潜在缺陷。</w:t>
      </w:r>
    </w:p>
    <w:p w14:paraId="070F66F6">
      <w:r>
        <w:rPr>
          <w:rFonts w:hint="eastAsia"/>
          <w:b/>
        </w:rPr>
        <w:t>（3）推演的评价标准。</w:t>
      </w:r>
      <w:r>
        <w:rPr>
          <w:rFonts w:hint="eastAsia"/>
        </w:rPr>
        <w:t>推演成效的评价包含四项核心指标：一是报警及时性，要求3分钟内完成报警流程；二是撤离有序性，要求5分钟内所有人员抵达指定集合点；三是人员清点准确性，要求清点人数与在岗人员名单完全一致；四是上报规范性，要求上报内容、上报对象、上报时限均符合预案要求。四项指标全部达标，方可判定本次推演合格。</w:t>
      </w:r>
    </w:p>
    <w:p w14:paraId="74ED96F9">
      <w:r>
        <w:rPr>
          <w:rFonts w:hint="eastAsia"/>
          <w:b/>
        </w:rPr>
        <w:t>（4）推演的实施频次。</w:t>
      </w:r>
      <w:r>
        <w:rPr>
          <w:rFonts w:hint="eastAsia"/>
        </w:rPr>
        <w:t>综合类应急推演每半年开展一次，专项类推演（如涌水、有害气体浓度超标类场景）每季度开展一次。新作业人员进场、新设备投入使用、作业方案发生重大调整时，需额外组织一次针对性推演。</w:t>
      </w:r>
    </w:p>
    <w:p w14:paraId="59C5C3B8">
      <w:r>
        <w:rPr>
          <w:rFonts w:hint="eastAsia"/>
          <w:b/>
        </w:rPr>
        <w:t>（5）推演与真实应急场景的差距分析。</w:t>
      </w:r>
      <w:r>
        <w:rPr>
          <w:rFonts w:hint="eastAsia"/>
        </w:rPr>
        <w:t>情景推演过程中参演人员存在心理预期，而真实应急场景下人员易出现心理慌乱导致操作失当。缩小二者差距的实施路径包括采用“不预先告知、随机时点触发”的推演模式，以及设置“通道堵塞、通信中断”等模拟障碍，推动参演人员在不利工况下完成应急处置。此类设置附加难度的推演模式更贴近真实应急场景的实际状况。</w:t>
      </w:r>
    </w:p>
    <w:p w14:paraId="12F24E07">
      <w:r>
        <w:rPr>
          <w:rFonts w:hint="eastAsia"/>
          <w:b/>
        </w:rPr>
        <w:t>（6）推演结果的落地转化。</w:t>
      </w:r>
      <w:r>
        <w:rPr>
          <w:rFonts w:hint="eastAsia"/>
        </w:rPr>
        <w:t>每次推演结束后需对应急预案进行修订：补充存在缺口的应急物资、调整可操作性不足的处置流程、界定表述模糊的岗位职责。修订后的预案需重新完成全员交底，确保所有作业人员熟知修订内容。推演记录与预案修订记录需一并纳入档案管理体系归档。</w:t>
      </w:r>
    </w:p>
    <w:p w14:paraId="74A81065">
      <w:pPr>
        <w:pStyle w:val="4"/>
      </w:pPr>
      <w:bookmarkStart w:id="314" w:name="_Toc30103"/>
      <w:r>
        <w:rPr>
          <w:szCs w:val="36"/>
        </w:rPr>
        <w:t>2.39 应急物资与救援联动</w:t>
      </w:r>
      <w:bookmarkEnd w:id="314"/>
    </w:p>
    <w:p w14:paraId="6E89F92F">
      <w:r>
        <w:rPr>
          <w:rFonts w:hint="eastAsia"/>
        </w:rPr>
        <w:t>应急物资具备“平时低频次使用、应急场景必需”的属性，其管理核心为选址合理、状态完备、全员周知。</w:t>
      </w:r>
    </w:p>
    <w:p w14:paraId="3E298213">
      <w:r>
        <w:rPr>
          <w:rFonts w:hint="eastAsia"/>
          <w:b/>
        </w:rPr>
        <w:t>（1）物资配置清单。</w:t>
      </w:r>
      <w:r>
        <w:rPr>
          <w:rFonts w:hint="eastAsia"/>
        </w:rPr>
        <w:t>作业现场配置物资包括：急救箱（含止血、包扎、烧伤处理类用品）、担架、氧气袋、正压式呼吸器（适配受限空间救援场景）、安全绳与安全带、应急照明设备、对讲机、警戒带、灭火器。物资配置数量依据最大同时在岗作业人员规模确定，其中急救箱至少配置2个，分别设置于孔口区域与驻地。</w:t>
      </w:r>
    </w:p>
    <w:p w14:paraId="596FF26F">
      <w:r>
        <w:rPr>
          <w:rFonts w:hint="eastAsia"/>
          <w:b/>
        </w:rPr>
        <w:t>（2）物资存储与标识规范。</w:t>
      </w:r>
      <w:r>
        <w:rPr>
          <w:rFonts w:hint="eastAsia"/>
        </w:rPr>
        <w:t>应急物资集中存放于孔口邻近的应急柜内，柜体采用醒目标识，不设置锁具（或采用易开启锁具），存放位置处于人员撤离通路上。物资存放点位在地形图上标注，安全交底阶段组织人员赴现场完成点位指认。</w:t>
      </w:r>
    </w:p>
    <w:p w14:paraId="36B47CDE">
      <w:r>
        <w:rPr>
          <w:rFonts w:hint="eastAsia"/>
          <w:b/>
        </w:rPr>
        <w:t>（3）物资检查与更新机制。</w:t>
      </w:r>
      <w:r>
        <w:rPr>
          <w:rFonts w:hint="eastAsia"/>
        </w:rPr>
        <w:t>建立月度核查制度，核查内容涵盖物资数量完备性、药品与气瓶类物资有效期、器材完好性（含呼吸器气密性、灭火器压力值）。核查记录需由责任人签署确认，过期或损毁物资立即更换。检查流于形式是应急管理领域的高频漏洞。</w:t>
      </w:r>
    </w:p>
    <w:p w14:paraId="452723BE">
      <w:r>
        <w:rPr>
          <w:rFonts w:hint="eastAsia"/>
          <w:b/>
        </w:rPr>
        <w:t>（4）救援联动机制建立。</w:t>
      </w:r>
      <w:r>
        <w:rPr>
          <w:rFonts w:hint="eastAsia"/>
        </w:rPr>
        <w:t>与运行单位的保卫、医疗、消防部门构建联动关系：明确各方联系人、联络方式、响应时效；明确救援通行路线与人员集合点位；明确我方与协作单位的职责边界（例如我方负责现场引导，协作单位负责专业救援作业）。联动信息制作成便携卡片，由相关人员随身携带。</w:t>
      </w:r>
    </w:p>
    <w:p w14:paraId="09931ABA">
      <w:r>
        <w:rPr>
          <w:rFonts w:hint="eastAsia"/>
          <w:b/>
        </w:rPr>
        <w:t>（5）外部救援资源准备。</w:t>
      </w:r>
      <w:r>
        <w:rPr>
          <w:rFonts w:hint="eastAsia"/>
        </w:rPr>
        <w:t>提前核查最近医疗机构（含距离、创伤与中毒救治能力）、消防站、专业救援队伍的点位与联络方式；针对山区作业站点，评估外部救援到达时效，必要时预先部署救援力量。</w:t>
      </w:r>
    </w:p>
    <w:p w14:paraId="6B74F7DB">
      <w:r>
        <w:rPr>
          <w:rFonts w:hint="eastAsia"/>
          <w:b/>
        </w:rPr>
        <w:t>（6）演练阶段的物资实操要求。</w:t>
      </w:r>
      <w:r>
        <w:rPr>
          <w:rFonts w:hint="eastAsia"/>
        </w:rPr>
        <w:t>应急推演过程中需实际取用应急物资（采用训练专用替代品），核验“3分钟内物资可达性、人员操作熟练度”。仅对柜内物资进行目视检查不纳入有效演练范畴。</w:t>
      </w:r>
    </w:p>
    <w:p w14:paraId="015585CC">
      <w:pPr>
        <w:pStyle w:val="4"/>
      </w:pPr>
      <w:bookmarkStart w:id="315" w:name="_Toc29022"/>
      <w:r>
        <w:rPr>
          <w:szCs w:val="36"/>
        </w:rPr>
        <w:t>2.40 事故与未遂事件的调查与反馈</w:t>
      </w:r>
      <w:bookmarkEnd w:id="315"/>
    </w:p>
    <w:p w14:paraId="48FA92B0">
      <w:r>
        <w:rPr>
          <w:rFonts w:hint="eastAsia"/>
        </w:rPr>
        <w:t>事故调查是安全管理体系的核心环节，而未遂事件的调查价值更具时效性与经济性——未遂事件作为事故发生的临界状态，其所提供的风险预警信息相较于已发生事故更为及时，且管控成本显著更低。</w:t>
      </w:r>
    </w:p>
    <w:p w14:paraId="4FDA50E4">
      <w:r>
        <w:rPr>
          <w:rFonts w:hint="eastAsia"/>
          <w:b/>
        </w:rPr>
        <w:t>（1）报告要求。</w:t>
      </w:r>
      <w:r>
        <w:rPr>
          <w:rFonts w:hint="eastAsia"/>
        </w:rPr>
        <w:t>所有事故及未遂事件，当事人或最早发现人需第一时间向班组长报备，班组长需在30分钟内将事件信息上报至项目负责人，项目负责人按照既定管理流程向甲方及上级主管部门报送相关信息。报告机制以“不追究报告主体责任”为基本原则（故意隐瞒事件后补报的情形除外），该制度设计旨在保障事件报告的及时性。</w:t>
      </w:r>
    </w:p>
    <w:p w14:paraId="055E0FCD">
      <w:r>
        <w:rPr>
          <w:rFonts w:hint="eastAsia"/>
          <w:b/>
        </w:rPr>
        <w:t>（2）调查的组织架构。</w:t>
      </w:r>
      <w:r>
        <w:rPr>
          <w:rFonts w:hint="eastAsia"/>
        </w:rPr>
        <w:t>一般等级事件由项目组牵头组织调查工作，重大等级事件需配合甲方及上级主管部门开展联合调查。调查组成员需至少覆盖安全管理、技术管理、当事作业班组三类主体，必要时可引入外部专业专家参与调查。调查工作独立于生产作业流程开展，不受生产进度指标的约束与干预。</w:t>
      </w:r>
    </w:p>
    <w:p w14:paraId="0490DE34">
      <w:r>
        <w:rPr>
          <w:rFonts w:hint="eastAsia"/>
          <w:b/>
        </w:rPr>
        <w:t>（3）调查的技术方法。</w:t>
      </w:r>
      <w:r>
        <w:rPr>
          <w:rFonts w:hint="eastAsia"/>
        </w:rPr>
        <w:t>调查工作遵循“现场勘查—人员访谈—记录查阅—原因分析”的标准化流程。原因分析采用“直接原因—间接原因—根本原因”三层分析框架：直接原因指直接触发事件后果的作业动作，间接原因指为该动作的发生提供环境基础的条件，根本原因指导致该条件长期存在的管理体系缺陷。若仅聚焦直接原因开展调查，同类事件存在较高的复发概率。</w:t>
      </w:r>
    </w:p>
    <w:p w14:paraId="44A9233E">
      <w:r>
        <w:rPr>
          <w:rFonts w:hint="eastAsia"/>
          <w:b/>
        </w:rPr>
        <w:t>（4）整改的落地要求。</w:t>
      </w:r>
      <w:r>
        <w:rPr>
          <w:rFonts w:hint="eastAsia"/>
        </w:rPr>
        <w:t>整改措施分为三类：技术类整改措施（含设备改造、工艺优化）、管理类整改措施（含制度修订、流程重构）、教育类整改措施（含专项培训、安全技术交底）。所有整改措施需明确责任主体、完成时限、验收标准三项核心要素，禁止以“加强管理”类模糊表述替代具体整改要求。整改完成后需开展成效验证，未通过验证的整改事项需重新启动整改流程。</w:t>
      </w:r>
    </w:p>
    <w:p w14:paraId="27B9DDC3">
      <w:r>
        <w:rPr>
          <w:rFonts w:hint="eastAsia"/>
          <w:b/>
        </w:rPr>
        <w:t>（5）经验反馈机制。</w:t>
      </w:r>
      <w:r>
        <w:rPr>
          <w:rFonts w:hint="eastAsia"/>
        </w:rPr>
        <w:t>调查结论在项目内部进行通报（对涉事个人信息做脱敏处理），并纳入安全培训案例库；针对同类风险，在其余作业站点开展同步排查；经实践验证有效的整改措施，需固化至作业规程中。经验反馈的核心目标是实现“一处风险暴露、全流程预警响应”，而非仅完成对相关责任人的处置。</w:t>
      </w:r>
    </w:p>
    <w:p w14:paraId="207D4C52">
      <w:r>
        <w:rPr>
          <w:rFonts w:hint="eastAsia"/>
          <w:b/>
        </w:rPr>
        <w:t>（6）台账管理与统计分析。</w:t>
      </w:r>
      <w:r>
        <w:rPr>
          <w:rFonts w:hint="eastAsia"/>
        </w:rPr>
        <w:t>建立事故与未遂事件专项台账，登记信息涵盖事件发生时间、地点、类型、后果、原因、整改措施、闭环状态等要素。按月统计事件发生率与整改闭环率，开展趋势性分析。未遂事件报告数量的上升，既可能是报告意识增强的正向信号，也可能是风险等级提升的负向预警，需结合其他关联指标开展综合研判。</w:t>
      </w:r>
    </w:p>
    <w:p w14:paraId="01E5AE66">
      <w:pPr>
        <w:pStyle w:val="4"/>
      </w:pPr>
      <w:bookmarkStart w:id="316" w:name="_Toc9558"/>
      <w:r>
        <w:rPr>
          <w:szCs w:val="36"/>
        </w:rPr>
        <w:t>2.41 单孔作业的开工与收工确认</w:t>
      </w:r>
      <w:bookmarkEnd w:id="316"/>
    </w:p>
    <w:p w14:paraId="636032E7">
      <w:r>
        <w:rPr>
          <w:rFonts w:hint="eastAsia"/>
        </w:rPr>
        <w:t>流道作业的核心约束可概括为“安全准入、应急可撤、作业闭环”。开工与收工两个节点若未实现标准化管控，易引发“人员进场但装备未配齐”“作业完成但数据未导出”等低概率但高风险问题。本节针对上述两个节点构建标准化确认清单体系。</w:t>
      </w:r>
    </w:p>
    <w:p w14:paraId="7C8DBC6E">
      <w:r>
        <w:rPr>
          <w:rFonts w:hint="eastAsia"/>
          <w:b/>
        </w:rPr>
        <w:t>（1）开工确认的六项要素。</w:t>
      </w:r>
      <w:r>
        <w:rPr>
          <w:rFonts w:hint="eastAsia"/>
        </w:rPr>
        <w:t>一是作业许可办理状态与审批文件有效性核验；二是气体检测完成情况与检测结果合规性核验；三是常规照明、通风系统布设状态与应急照明设备可用性核验；四是作业人员到岗情况、分工交底完成情况及作业适配性核验（疲劳、带病人员禁止进入作业面）；五是设备与工具配置完备性、电池剩余电量、备品备件储备量核验；六是通信链路通畅性与应急联络方式有效性核验。上述六项要素需逐项核验并签署确认，任意一项未达标均不得启动作业。</w:t>
      </w:r>
    </w:p>
    <w:p w14:paraId="6482CA1C">
      <w:r>
        <w:rPr>
          <w:rFonts w:hint="eastAsia"/>
          <w:b/>
        </w:rPr>
        <w:t>（2）设备与工具的清点机制。</w:t>
      </w:r>
      <w:r>
        <w:rPr>
          <w:rFonts w:hint="eastAsia"/>
        </w:rPr>
        <w:t>采用“清单匹配+唯一编号”的清点模式：所有设备分配唯一识别编号，进场环节按清单逐项勾选核验，出场环节再次执行勾选核验，两次核验的数量、编号完全匹配方可确认装备完整。小型工具为遗漏高风险对象，扳手、卷尺、螺丝刀等小件工具采用专用收纳包集中管理，使用后必须归位。</w:t>
      </w:r>
    </w:p>
    <w:p w14:paraId="089081A5">
      <w:r>
        <w:rPr>
          <w:rFonts w:hint="eastAsia"/>
          <w:b/>
        </w:rPr>
        <w:t>（3）收工确认的五项要素。</w:t>
      </w:r>
      <w:r>
        <w:rPr>
          <w:rFonts w:hint="eastAsia"/>
        </w:rPr>
        <w:t>一是作业数据完成导出与哈希值校验，且生成第二份备份副本；二是设备完成断电、清洁、装箱，采集镜头完成防护覆盖；三是标识点位与临时设施按照既定作业方案完成拆除或留存；四是作业场地完成清理，垃圾与废弃物料全部带离现场；五是作业人员全部撤离作业面，人数清点结果与在岗名单一致。上述五项要素核验完成后，由作业组长在收工确认单上签署确认。</w:t>
      </w:r>
    </w:p>
    <w:p w14:paraId="2ACA58E1">
      <w:r>
        <w:rPr>
          <w:rFonts w:hint="eastAsia"/>
          <w:b/>
        </w:rPr>
        <w:t>（4）数据“离场即安全”准则。</w:t>
      </w:r>
      <w:r>
        <w:rPr>
          <w:rFonts w:hint="eastAsia"/>
        </w:rPr>
        <w:t>仅当数据导出完成、哈希校验通过、双备份副本生成三项条件全部满足时，方可认定为“数据安全离场”。在该标准达成前，禁止撤收核心作业设备、禁止撤离作业现场。该准则的核心逻辑为：设备资产可重置，作业数据具有不可复制性。</w:t>
      </w:r>
    </w:p>
    <w:p w14:paraId="2FC08396">
      <w:r>
        <w:rPr>
          <w:rFonts w:hint="eastAsia"/>
          <w:b/>
        </w:rPr>
        <w:t>（5）异常工况下的收工流程。</w:t>
      </w:r>
      <w:r>
        <w:rPr>
          <w:rFonts w:hint="eastAsia"/>
        </w:rPr>
        <w:t>因恶劣天气、涌水、设备故障等因素触发的提前收工，同样需执行标准化收工确认流程，并附加记录：作业中断原因、已完成作业范围、未完成作业范围、数据完整性状态、下次进场需补全的作业事项。提前收工的记录管理优先级高于常规收工记录，其为后续作业接续的核心依据。</w:t>
      </w:r>
    </w:p>
    <w:p w14:paraId="0784CECA">
      <w:r>
        <w:rPr>
          <w:rFonts w:hint="eastAsia"/>
          <w:b/>
        </w:rPr>
        <w:t>（6）确认单的归档管理。</w:t>
      </w:r>
      <w:r>
        <w:rPr>
          <w:rFonts w:hint="eastAsia"/>
        </w:rPr>
        <w:t>开工确认单与收工确认单随当日作业记录一并归档，作为作业进度统计与工时核算的支撑依据。连续多日开展作业的场景下，每日分别开具确认单，不得跨日合并归档。</w:t>
      </w:r>
    </w:p>
    <w:p w14:paraId="0CFDBED4">
      <w:pPr>
        <w:pStyle w:val="4"/>
      </w:pPr>
      <w:bookmarkStart w:id="317" w:name="_Toc31352"/>
      <w:r>
        <w:rPr>
          <w:szCs w:val="36"/>
        </w:rPr>
        <w:t>2.42 作业交接与连续作业安排</w:t>
      </w:r>
      <w:bookmarkEnd w:id="317"/>
    </w:p>
    <w:p w14:paraId="7D8E7B44">
      <w:r>
        <w:rPr>
          <w:rFonts w:hint="eastAsia"/>
        </w:rPr>
        <w:t>单孔作业通常需多日连续实施，作业过程涵盖班组轮值、作业组切换乃至站点转场等环节。作业交接不规范易诱发重复性作业与数据漏采等问题，本节明确作业交接的核心内容与连续作业的组织模式。</w:t>
      </w:r>
    </w:p>
    <w:p w14:paraId="5E1BDF01">
      <w:r>
        <w:rPr>
          <w:rFonts w:hint="eastAsia"/>
          <w:b/>
        </w:rPr>
        <w:t>（1）作业交接的六项核心要素。</w:t>
      </w:r>
      <w:r>
        <w:rPr>
          <w:rFonts w:hint="eastAsia"/>
        </w:rPr>
        <w:t>一是作业进度：已完成站点清单、作业覆盖区域、补扫作业的实施范围；二是作业数据：已采集数据文件清单、备份完成状态、数据存储路径；三是技术装备：设备运行状态、现存故障、待更换零部件清单；四是作业环境：孔内工况变动情况（渗水量、照明条件、堆置物状态）；五是安全管理：已落地的安全管控措施、尚未消除的安全隐患；六是后续计划：下一阶段作业安排、需重点关注的事项。</w:t>
      </w:r>
    </w:p>
    <w:p w14:paraId="6E471A94">
      <w:r>
        <w:rPr>
          <w:rFonts w:hint="eastAsia"/>
          <w:b/>
        </w:rPr>
        <w:t>（2）作业交接的实施形式。</w:t>
      </w:r>
      <w:r>
        <w:rPr>
          <w:rFonts w:hint="eastAsia"/>
        </w:rPr>
        <w:t>以标准化书面交接为核心形式，辅以现场点位核验。交接文件由交出方编制，接收方完成核验后签署确认；重点作业区域（含未完成扫描区域、数据质量存疑区域）必须开展现场核验，不得仅以书面文件替代。交接文件需拍照存档，与当日作业记录同步归档。</w:t>
      </w:r>
    </w:p>
    <w:p w14:paraId="38D38B37">
      <w:r>
        <w:rPr>
          <w:rFonts w:hint="eastAsia"/>
          <w:b/>
        </w:rPr>
        <w:t>（3）连续作业的排班机制。</w:t>
      </w:r>
      <w:r>
        <w:rPr>
          <w:rFonts w:hint="eastAsia"/>
        </w:rPr>
        <w:t>当作业窗口期资源紧张时，采用双班轮换作业模式，单班作业时长不超过8小时，班次间交接时长不小于30分钟。夜间作业安排照明条件充足、风险等级较低的工序（如内业数据处理、设备运维），高风险作业工序（如高处作业、吊装作业）不得安排在夜间实施。</w:t>
      </w:r>
    </w:p>
    <w:p w14:paraId="269082BE">
      <w:r>
        <w:rPr>
          <w:rFonts w:hint="eastAsia"/>
          <w:b/>
        </w:rPr>
        <w:t>（4）跨班组交接的风险管控机制。</w:t>
      </w:r>
      <w:r>
        <w:rPr>
          <w:rFonts w:hint="eastAsia"/>
        </w:rPr>
        <w:t>不同作业班组的操作习惯存在异质性，易在参数设置、标识点位命名、数据存储规范等环节出现偏差。管控路径为：交接前对关键约定进行统一技术交底；核心参数明确记录于交接文件中；统一数据存储路径，禁止各班组自行创建独立目录。</w:t>
      </w:r>
    </w:p>
    <w:p w14:paraId="10F46AA0">
      <w:r>
        <w:rPr>
          <w:rFonts w:hint="eastAsia"/>
          <w:b/>
        </w:rPr>
        <w:t>（5）连续作业的质量保障机制。</w:t>
      </w:r>
      <w:r>
        <w:rPr>
          <w:rFonts w:hint="eastAsia"/>
        </w:rPr>
        <w:t>长时连续作业易引发疲劳性操作偏差，具体表现为作业记录漏填、核验环节跳项。管控路径为：每2小时设置一次自检提醒；关键质量控制点采用交叉复核模式（A组完成的作业由B组开展核验）；每半天开展一次数据完整性抽检。</w:t>
      </w:r>
    </w:p>
    <w:p w14:paraId="0BAB2710">
      <w:r>
        <w:rPr>
          <w:rFonts w:hint="eastAsia"/>
          <w:b/>
        </w:rPr>
        <w:t>（6）作业交接的责任界定规则。</w:t>
      </w:r>
      <w:r>
        <w:rPr>
          <w:rFonts w:hint="eastAsia"/>
        </w:rPr>
        <w:t>交接文件为责任划分的核心依据：交接生效前的作业问题由交出方承担责任，交接生效后的作业问题由接收方承担责任，交接时已标注的问题由双方共同确认处置方案。该规则可规避责任推诿现象。</w:t>
      </w:r>
    </w:p>
    <w:p w14:paraId="4006475C">
      <w:pPr>
        <w:pStyle w:val="4"/>
      </w:pPr>
      <w:bookmarkStart w:id="318" w:name="_Toc13095"/>
      <w:r>
        <w:rPr>
          <w:szCs w:val="36"/>
        </w:rPr>
        <w:t>2.43 现场问题的分级上报与处置</w:t>
      </w:r>
      <w:bookmarkEnd w:id="318"/>
    </w:p>
    <w:p w14:paraId="4BEC7740">
      <w:r>
        <w:rPr>
          <w:rFonts w:hint="eastAsia"/>
        </w:rPr>
        <w:t>现场问题的过度上报会导致管理决策层陷入事务性负荷过载，而延误上报则会促使风险累积至临界爆发状态。分级上报机制的构建，旨在平衡管理效率与风险管控的双重需求。</w:t>
      </w:r>
    </w:p>
    <w:p w14:paraId="49A7C27E">
      <w:r>
        <w:rPr>
          <w:rFonts w:hint="eastAsia"/>
          <w:b/>
        </w:rPr>
        <w:t>（1）三级分类体系。</w:t>
      </w:r>
      <w:r>
        <w:rPr>
          <w:rFonts w:hint="eastAsia"/>
        </w:rPr>
        <w:t>一级（班组自主处置）：不影响测量精度、作业安全与项目进度的常规类问题，例如作业工具数量不足、标识点位脱落、作业参数微调等；二级（项目组决策处置）：对局部作业存在影响但处于可控范围的问题，例如某一作业站点数据质量不合格需补充扫描、设备出现轻度故障需更换零部件等；三级（上报甲方处置）：影响项目核心指标、建设工期、作业安全或需甲方协调处置的问题，例如作业窗口期变更、测量控制点位移、核心指标存在无法达标的潜在风险等。</w:t>
      </w:r>
    </w:p>
    <w:p w14:paraId="43DD395C">
      <w:r>
        <w:rPr>
          <w:rFonts w:hint="eastAsia"/>
          <w:b/>
        </w:rPr>
        <w:t>（2）上报时效要求。</w:t>
      </w:r>
      <w:r>
        <w:rPr>
          <w:rFonts w:hint="eastAsia"/>
        </w:rPr>
        <w:t>一级问题由作业班组当场完成处置并同步记录；二级问题需在2小时内上报至项目组，项目组于24小时内制定处置方案；三级问题需立即上报至项目负责人，项目负责人于2小时内以书面形式报送甲方。上报时效的设定具备刚性约束，超出规定时限的上报行为本身属于管理异常事件，需在项目复盘环节纳入归因分析。</w:t>
      </w:r>
    </w:p>
    <w:p w14:paraId="18EE533E">
      <w:r>
        <w:rPr>
          <w:rFonts w:hint="eastAsia"/>
          <w:b/>
        </w:rPr>
        <w:t>（3）上报内容规范。</w:t>
      </w:r>
      <w:r>
        <w:rPr>
          <w:rFonts w:hint="eastAsia"/>
        </w:rPr>
        <w:t>采用“四要素”标准化报送格式：一是问题表征（事件发生的客观事实），二是影响评估（受影响的环节与影响程度），三是已采取的应对措施（已实施的处置动作），四是资源支持需求（所需的协同与保障条件）。仅当四要素信息完备时，决策接收方可快速完成研判与决策；要素缺失将导致多轮信息核验，造成处置时机延误。</w:t>
      </w:r>
    </w:p>
    <w:p w14:paraId="09FC3CAE">
      <w:r>
        <w:rPr>
          <w:rFonts w:hint="eastAsia"/>
          <w:b/>
        </w:rPr>
        <w:t>（4）处置权限划分。</w:t>
      </w:r>
      <w:r>
        <w:rPr>
          <w:rFonts w:hint="eastAsia"/>
        </w:rPr>
        <w:t>构建清晰的决策权限矩阵：班组长可决策作业工序内的微调事项；技术负责人可决策技术方案的局部优化调整；项目负责人可决策项目资源调配及对甲方的正式承诺事项；涉及合同条款变更的事项，必须严格执行合同变更管理程序。越权决策属于潜在管理风险，而无必要的层级请示则会降低管理运行效率，二者的边界需予以明确界定。</w:t>
      </w:r>
    </w:p>
    <w:p w14:paraId="2CB099CE">
      <w:r>
        <w:rPr>
          <w:rFonts w:hint="eastAsia"/>
          <w:b/>
        </w:rPr>
        <w:t>（5）延误上报的责任认定。</w:t>
      </w:r>
      <w:r>
        <w:rPr>
          <w:rFonts w:hint="eastAsia"/>
        </w:rPr>
        <w:t>隐瞒问题属于情节最为严重的管理过失。项目管理方案明确规定：因问题隐瞒导致风险后果扩大的，由相关责任人承担主要责任，不得以“主观动机善意”作为免责依据。该责任规则需在项目启动阶段向所有作业人员明确告知，不得在事件发生后补充宣贯。</w:t>
      </w:r>
    </w:p>
    <w:p w14:paraId="0E094F54">
      <w:r>
        <w:rPr>
          <w:rFonts w:hint="eastAsia"/>
          <w:b/>
        </w:rPr>
        <w:t>（6）上报文化的建设路径。</w:t>
      </w:r>
      <w:r>
        <w:rPr>
          <w:rFonts w:hint="eastAsia"/>
        </w:rPr>
        <w:t>建立正向激励机制，对主动上报问题的人员不予以问责；但对“应上报未上报”的行为进行严肃追责。二者的核心判定标准为：主动上报问题属于岗位职责内的尽责行为，隐瞒不报则属于管理失职行为。该管理导向需在项目启动会上予以明确，并在日常项目管理过程中持续强化传导。</w:t>
      </w:r>
    </w:p>
    <w:p w14:paraId="1634F4AD">
      <w:pPr>
        <w:pStyle w:val="4"/>
      </w:pPr>
      <w:bookmarkStart w:id="319" w:name="_Toc32587"/>
      <w:r>
        <w:rPr>
          <w:szCs w:val="36"/>
        </w:rPr>
        <w:t>2.44 推演与复盘的固化机制</w:t>
      </w:r>
      <w:bookmarkEnd w:id="319"/>
    </w:p>
    <w:p w14:paraId="089B5C4E">
      <w:r>
        <w:rPr>
          <w:rFonts w:hint="eastAsia"/>
        </w:rPr>
        <w:t>若推演与复盘仅以一般性会议、口头交流形式开展，其效能将受到显著限制。此类机制的核心价值在于形成可直接应用于后续作业的标准化成果。</w:t>
      </w:r>
    </w:p>
    <w:p w14:paraId="4B30CC71">
      <w:r>
        <w:rPr>
          <w:rFonts w:hint="eastAsia"/>
          <w:b/>
        </w:rPr>
        <w:t>（1）复盘的三层级架构。</w:t>
      </w:r>
      <w:r>
        <w:rPr>
          <w:rFonts w:hint="eastAsia"/>
        </w:rPr>
        <w:t>第一层为日度复盘（时长15 min）：聚焦当日计划执行偏差、作业堵点识别及次日作业方案调整；第二层为阶段复盘（时长半天）：针对本阶段进度、质量、安全、协作维度开展评估，识别系统性问题；第三层为项目终期复盘（时长2～3 d）：开展全流程回溯，提炼可复用的经验与方法。</w:t>
      </w:r>
    </w:p>
    <w:p w14:paraId="2A1FD60E">
      <w:r>
        <w:rPr>
          <w:rFonts w:hint="eastAsia"/>
          <w:b/>
        </w:rPr>
        <w:t>（2）复盘的产出要求。</w:t>
      </w:r>
      <w:r>
        <w:rPr>
          <w:rFonts w:hint="eastAsia"/>
        </w:rPr>
        <w:t>每次复盘至少形成三类产出：一是问题清单（明确责任主体与整改时限），二是改进措施（细化至可执行动作），三是可固化经验（纳入作业规程或典型案例库）。未形成实质产出的复盘活动视为无效开展。</w:t>
      </w:r>
    </w:p>
    <w:p w14:paraId="2263AA1C">
      <w:r>
        <w:rPr>
          <w:rFonts w:hint="eastAsia"/>
          <w:b/>
        </w:rPr>
        <w:t>（3）经验固化的实施路径。</w:t>
      </w:r>
      <w:r>
        <w:rPr>
          <w:rFonts w:hint="eastAsia"/>
        </w:rPr>
        <w:t>针对提炼的经验实施分类处置：具备标准化条件的经验，纳入作业指导书或正式规程；具备参考价值的经验，编写为典型案例并纳入知识库；仅适用于特定工况的经验，完成登记归档并标注适用边界。分类处置可避免因经验过度纳入规程导致的规程体系臃肿问题。</w:t>
      </w:r>
    </w:p>
    <w:p w14:paraId="6481B189">
      <w:r>
        <w:rPr>
          <w:rFonts w:hint="eastAsia"/>
          <w:b/>
        </w:rPr>
        <w:t>（4）固化成果的验证机制。</w:t>
      </w:r>
      <w:r>
        <w:rPr>
          <w:rFonts w:hint="eastAsia"/>
        </w:rPr>
        <w:t>完成固化的规程与作业指导书需在后续孔段作业中开展试用，验证其实际应用效能；对不适用的固化成果予以回退，并记录失效原因。未经现场验证的改进措施，可能仅为表述形式的调整，无实质效能提升。</w:t>
      </w:r>
    </w:p>
    <w:p w14:paraId="5E84CBE7">
      <w:r>
        <w:rPr>
          <w:rFonts w:hint="eastAsia"/>
          <w:b/>
        </w:rPr>
        <w:t>（5）复盘会议的组织规范。</w:t>
      </w:r>
      <w:r>
        <w:rPr>
          <w:rFonts w:hint="eastAsia"/>
        </w:rPr>
        <w:t>复盘会议由项目负责人或技术负责人主持，参与主体涵盖各专业代表及一线班组长；会议遵循“对事不对人”原则，聚焦流程优化与作业条件分析，不兼具责任追究职能（责任追究按既定程序独立开展）。会议纪要需在24 h内完成发布。</w:t>
      </w:r>
    </w:p>
    <w:p w14:paraId="278F55C7">
      <w:r>
        <w:rPr>
          <w:rFonts w:hint="eastAsia"/>
          <w:b/>
        </w:rPr>
        <w:t>（6）固化成果的台账管理。</w:t>
      </w:r>
      <w:r>
        <w:rPr>
          <w:rFonts w:hint="eastAsia"/>
        </w:rPr>
        <w:t>建立“经验固化台账”，登记要素包括：经验内容、复盘来源、固化形式（规程/案例/作业指导书）、生效时间、验证结果。台账每季度开展一次审核，甄别已落地执行的经验与仅完成书面编制但未实际执行的经验。</w:t>
      </w:r>
    </w:p>
    <w:p w14:paraId="40DA8C9C">
      <w:pPr>
        <w:pStyle w:val="4"/>
      </w:pPr>
      <w:bookmarkStart w:id="320" w:name="_Toc7418"/>
      <w:r>
        <w:rPr>
          <w:szCs w:val="36"/>
        </w:rPr>
        <w:t>2.45 质保期后的演进路线</w:t>
      </w:r>
      <w:bookmarkEnd w:id="320"/>
    </w:p>
    <w:p w14:paraId="1B5103EE">
      <w:r>
        <w:rPr>
          <w:rFonts w:hint="eastAsia"/>
        </w:rPr>
        <w:t>质保期届满标志着免费服务责任的终止，但不构成双方合作关系的终结。具备长期稳定运行效能的系统，需在质保期结束后维持持续性的运维保障。本节阐述质保期后的系统演进实施安排。</w:t>
      </w:r>
    </w:p>
    <w:p w14:paraId="0E109156">
      <w:r>
        <w:rPr>
          <w:rFonts w:hint="eastAsia"/>
          <w:b/>
        </w:rPr>
        <w:t>（1）三类演进模式。</w:t>
      </w:r>
      <w:r>
        <w:rPr>
          <w:rFonts w:hint="eastAsia"/>
        </w:rPr>
        <w:t>第一类为延保服务模式，即甲方按年度支付服务费用，我方提供与质保期内标准一致的服务内容；第二类为按次计费服务模式，即故障发生时按单次服务结算费用，日常运维由甲方自主承担；第三类为协同运维模式，即我方提供远程技术支持与年度巡检服务，重大故障抵达现场处置。三类模式对应不同适用场景：系统复杂度高、使用频次较高的场景适配延保模式；使用频次较低、故障发生率较低的场景适配按次服务模式；性能与使用强度介于二者之间的场景适配协同运维模式。</w:t>
      </w:r>
    </w:p>
    <w:p w14:paraId="2CA45BD9">
      <w:r>
        <w:rPr>
          <w:rFonts w:hint="eastAsia"/>
          <w:b/>
        </w:rPr>
        <w:t>（2）推荐演进路径。</w:t>
      </w:r>
      <w:r>
        <w:rPr>
          <w:rFonts w:hint="eastAsia"/>
        </w:rPr>
        <w:t>本项目建议采用“质保期内完成技术能力转移，质保期后切换至协同运维模式，自第三年起根据实际运行情况调整为按次服务模式”的演进路径。该路径的核心逻辑为：质保期内完成甲方运维能力的构建，质保期后以较低成本维持系统稳定运行，最终实现甲方自主运维。该路径旨在规避“直接采用延保模式、长期依赖供应商”的被动局面。</w:t>
      </w:r>
    </w:p>
    <w:p w14:paraId="386451E0">
      <w:r>
        <w:rPr>
          <w:rFonts w:hint="eastAsia"/>
          <w:b/>
        </w:rPr>
        <w:t>（3）功能演进方向。</w:t>
      </w:r>
      <w:r>
        <w:rPr>
          <w:rFonts w:hint="eastAsia"/>
        </w:rPr>
        <w:t>质保期后的功能演进主要聚焦三个维度：一是与新型硬件设备、更新后技术标准的适配性升级；二是判识精度的持续优化（依托案例库积累与规则迭代实现）；三是与甲方其他业务系统的深度集成。上述三类演进均不采用架构重构模式，而是基于既有系统架构开展增量式优化。</w:t>
      </w:r>
    </w:p>
    <w:p w14:paraId="7BA5C122">
      <w:r>
        <w:rPr>
          <w:rFonts w:hint="eastAsia"/>
          <w:b/>
        </w:rPr>
        <w:t>（4）硬件演进方向。</w:t>
      </w:r>
      <w:r>
        <w:rPr>
          <w:rFonts w:hint="eastAsia"/>
        </w:rPr>
        <w:t>相机、激光雷达、计算平台的常规更新周期为3至5年。硬件演进遵循“模块化替换”原则，即仅更换功能模块、不替换整机，保持接口与安装结构的兼容性。该原则要求系统在设计阶段充分预留未来升级适配空间，避免采用“一体化不可拆分”的整机架构。</w:t>
      </w:r>
    </w:p>
    <w:p w14:paraId="20EF2F7D">
      <w:r>
        <w:rPr>
          <w:rFonts w:hint="eastAsia"/>
          <w:b/>
        </w:rPr>
        <w:t>（5）数据资产延续保障。</w:t>
      </w:r>
      <w:r>
        <w:rPr>
          <w:rFonts w:hint="eastAsia"/>
        </w:rPr>
        <w:t>系统可迭代升级，但数据连续性不可中断。演进规划中必须纳入“数据迁移”与“格式兼容”专项安排，确保新系统可读取历史数据、旧系统可导出中间兼容格式。数据连续性中断的代价，通常高于系统硬件更新的成本。</w:t>
      </w:r>
    </w:p>
    <w:p w14:paraId="12FD84E3">
      <w:r>
        <w:rPr>
          <w:rFonts w:hint="eastAsia"/>
          <w:b/>
        </w:rPr>
        <w:t>（6）演进实施时间表。</w:t>
      </w:r>
      <w:r>
        <w:rPr>
          <w:rFonts w:hint="eastAsia"/>
        </w:rPr>
        <w:t>建议在质保期届满前6个月启动演进方案论证，明确服务模式、实施范围与经费预算；质保期届满前3个月完成方案终审确认；质保期届满后严格按既定方案执行。通过前置规划，规避“质保到期后临时决策”的被动局面。</w:t>
      </w:r>
    </w:p>
    <w:p w14:paraId="22DFADF7">
      <w:pPr>
        <w:pStyle w:val="4"/>
      </w:pPr>
      <w:bookmarkStart w:id="321" w:name="_Toc20360"/>
      <w:r>
        <w:rPr>
          <w:szCs w:val="36"/>
        </w:rPr>
        <w:t>2.46 成果的推广与复制</w:t>
      </w:r>
      <w:bookmarkEnd w:id="321"/>
    </w:p>
    <w:p w14:paraId="7A21AABA">
      <w:r>
        <w:rPr>
          <w:rFonts w:hint="eastAsia"/>
        </w:rPr>
        <w:t>优质项目的实施价值并不局限于项目本身的应用场景，其技术成果能否推广应用至其他电站、其他水工建筑物，是体现该项目“技术研究”核心定位的重要维度。</w:t>
      </w:r>
    </w:p>
    <w:p w14:paraId="789FA524">
      <w:r>
        <w:rPr>
          <w:rFonts w:hint="eastAsia"/>
          <w:b/>
        </w:rPr>
        <w:t>（1）可复制性的三个前提条件。</w:t>
      </w:r>
      <w:r>
        <w:rPr>
          <w:rFonts w:hint="eastAsia"/>
        </w:rPr>
        <w:t>一是方法可描述性，即将技术实施流程转化为标准化规程与操作手册，使其他实施主体可参照落地；二是装备可复制性，即核心装备部件具备稳定的供应链保障，可实现批量生产；三是能力可转移性，即通过系统化培训使新实施团队掌握核心技术。三项条件缺一不可，否则技术推广将沦为形式化的口号。</w:t>
      </w:r>
    </w:p>
    <w:p w14:paraId="1F8F54C9">
      <w:r>
        <w:rPr>
          <w:rFonts w:hint="eastAsia"/>
          <w:b/>
        </w:rPr>
        <w:t>（2）技术推广的三个层级。</w:t>
      </w:r>
      <w:r>
        <w:rPr>
          <w:rFonts w:hint="eastAsia"/>
        </w:rPr>
        <w:t>第一层级为同场景推广，即应用于其他重力坝泄洪流道，此类场景作业模式基本一致，经小幅适配调整即可落地；第二层级为相近场景推广，即应用于溢洪道、消力池、引水隧洞等设施，需对作业点位布设方案与安全保障措施进行针对性调整；第三层级为跨领域推广，即应用于地下厂房、桥梁墩台、隧道衬砌等设施，需重新设计整体作业方案。</w:t>
      </w:r>
    </w:p>
    <w:p w14:paraId="58B45C7D">
      <w:r>
        <w:rPr>
          <w:rFonts w:hint="eastAsia"/>
          <w:b/>
        </w:rPr>
        <w:t>（3）推广的成本构成。</w:t>
      </w:r>
      <w:r>
        <w:rPr>
          <w:rFonts w:hint="eastAsia"/>
        </w:rPr>
        <w:t>第一层级推广的边际成本最低，成本构成以差旅费与培训费为主；第二层级推广需投入方案调整与验证成本；第三层级推广需承担全新研发成本。推广策略应遵循“优先完成第一层级的深度落地，再逐步向第二、第三层级延伸”的路径，避免盲目跨层级推进。</w:t>
      </w:r>
    </w:p>
    <w:p w14:paraId="1A4D0D77">
      <w:r>
        <w:rPr>
          <w:rFonts w:hint="eastAsia"/>
          <w:b/>
        </w:rPr>
        <w:t>（4）推广的知识储备。</w:t>
      </w:r>
      <w:r>
        <w:rPr>
          <w:rFonts w:hint="eastAsia"/>
        </w:rPr>
        <w:t>开展技术推广的前提是构建完备的可交付知识包，具体包括技术方案模板、作业规程、培训教材、典型案例集、常见问题处置手册。上述材料需在项目实施过程中有针对性地整理形成，而非在项目结题后集中补编。</w:t>
      </w:r>
    </w:p>
    <w:p w14:paraId="190A50D8">
      <w:r>
        <w:rPr>
          <w:rFonts w:hint="eastAsia"/>
          <w:b/>
        </w:rPr>
        <w:t>（5）推广的实施模式。</w:t>
      </w:r>
      <w:r>
        <w:rPr>
          <w:rFonts w:hint="eastAsia"/>
        </w:rPr>
        <w:t>可采用三类实施方式：由我方独立实施、与属地单位合作实施、技术授权实施。具体模式的选择取决于项目规模、实施地域及甲方诉求。无论采用何种模式，技术标准与数据标准必须保持统一，否则将导致推广成果偏离既定技术要求。</w:t>
      </w:r>
    </w:p>
    <w:p w14:paraId="3BCC344D">
      <w:r>
        <w:rPr>
          <w:rFonts w:hint="eastAsia"/>
          <w:b/>
        </w:rPr>
        <w:t>（6）推广的风险管控。</w:t>
      </w:r>
      <w:r>
        <w:rPr>
          <w:rFonts w:hint="eastAsia"/>
        </w:rPr>
        <w:t>技术推广过程中的核心风险为技术标准降级，即为压缩工期、降低成本而简化作业规程、省略检验环节，最终损害技术成果的可靠性。管控措施包括：所有推广项目必须执行统一的技术标准与质量判据，关键工序必须由经资质认证的人员实施，并定期开展质量抽检。</w:t>
      </w:r>
    </w:p>
    <w:p w14:paraId="23FF52E7">
      <w:pPr>
        <w:pStyle w:val="4"/>
      </w:pPr>
      <w:bookmarkStart w:id="322" w:name="_Toc7993"/>
      <w:r>
        <w:rPr>
          <w:szCs w:val="36"/>
        </w:rPr>
        <w:t>2.47 项目的经济社会效益分析</w:t>
      </w:r>
      <w:bookmarkEnd w:id="322"/>
    </w:p>
    <w:p w14:paraId="151C3519">
      <w:r>
        <w:rPr>
          <w:rFonts w:hint="eastAsia"/>
        </w:rPr>
        <w:t>效益分析的核心并非简单堆砌数据，而是系统论证项目投入的合理性与投入产出效能。</w:t>
      </w:r>
    </w:p>
    <w:p w14:paraId="762DB700">
      <w:r>
        <w:rPr>
          <w:rFonts w:hint="eastAsia"/>
          <w:b/>
        </w:rPr>
        <w:t>（1）直接经济效益。</w:t>
      </w:r>
      <w:r>
        <w:rPr>
          <w:rFonts w:hint="eastAsia"/>
        </w:rPr>
        <w:t>第一，外包成本替代：原需委托第三方专业机构开展的泄洪流道检测作业，可通过自主实施完成，直接降低外委服务支出；第二，作业效率提升：检测周期的压缩可有效缩短设备停机时长，间接提升发电收益；第三，返工成本削减：单次检测精度达标，可避免因检测数据不合格导致的重复进场作业成本。</w:t>
      </w:r>
    </w:p>
    <w:p w14:paraId="52D280AC">
      <w:r>
        <w:rPr>
          <w:rFonts w:hint="eastAsia"/>
          <w:b/>
        </w:rPr>
        <w:t>（2）间接经济效益。</w:t>
      </w:r>
      <w:r>
        <w:rPr>
          <w:rFonts w:hint="eastAsia"/>
        </w:rPr>
        <w:t>第一，检修决策支撑：缺陷检测数据的准确性与可比对性提升，可支撑检修计划的科学化制定，规避过度维修或检修不足的资源配置失衡问题；第二，安全效益实现：可及时识别工程隐患，降低安全事故发生概率，该类效益虽难以精准量化，但具备最高的价值权重；第三，技术能力构建：形成自主可控的技术作业能力，降低对外部技术供应方的依赖程度。</w:t>
      </w:r>
    </w:p>
    <w:p w14:paraId="709F221E">
      <w:r>
        <w:rPr>
          <w:rFonts w:hint="eastAsia"/>
          <w:b/>
        </w:rPr>
        <w:t>（3）社会综合效益。</w:t>
      </w:r>
      <w:r>
        <w:rPr>
          <w:rFonts w:hint="eastAsia"/>
        </w:rPr>
        <w:t>第一，行业标准支撑：项目形成的技术方法与数据集，可为行业规范的修订完善提供实证依据；第二，国产化推广赋能：全国产化软硬件体系的落地应用，可为同类工程提供示范参考；第三，专业人才培育：项目实施过程中培养的技术团队，可服务于更多同类水利工程建设。</w:t>
      </w:r>
    </w:p>
    <w:p w14:paraId="23ECDEB9">
      <w:r>
        <w:rPr>
          <w:rFonts w:hint="eastAsia"/>
          <w:b/>
        </w:rPr>
        <w:t>（4）效益量化测算方法。</w:t>
      </w:r>
      <w:r>
        <w:rPr>
          <w:rFonts w:hint="eastAsia"/>
        </w:rPr>
        <w:t>直接经济效益可通过“外委服务单价×年度检测频次”的模型进行估算；效率提升效益可通过“停机时长缩减量×单位时间发电收益”进行测算；安全效益可通过“事故风险降低概率×事故损失期望值”进行估算。量化测算无需追求绝对精确，但需明确测算方法与前提假设，保障测算结果的合理性可追溯。</w:t>
      </w:r>
    </w:p>
    <w:p w14:paraId="51292291">
      <w:r>
        <w:rPr>
          <w:rFonts w:hint="eastAsia"/>
          <w:b/>
        </w:rPr>
        <w:t>（5）效益实现的前置条件。</w:t>
      </w:r>
      <w:r>
        <w:rPr>
          <w:rFonts w:hint="eastAsia"/>
        </w:rPr>
        <w:t>项目效益不会自发实现，需满足三项核心条件：系统的常态化应用（而非验收后闲置）、数据的持续累积（而非一次性使用）、自主作业能力的真正形成（而非长期依赖外部供应商）。上述条件正是本项目在人员培训、数据治理、能力建设板块投入资源的核心依据。</w:t>
      </w:r>
    </w:p>
    <w:p w14:paraId="321FF9D5">
      <w:r>
        <w:rPr>
          <w:rFonts w:hint="eastAsia"/>
          <w:b/>
        </w:rPr>
        <w:t>（6）效益的长期属性。</w:t>
      </w:r>
      <w:r>
        <w:rPr>
          <w:rFonts w:hint="eastAsia"/>
        </w:rPr>
        <w:t>此类系统的应用效益呈现“应用周期越长、效益越显著”的特征：项目实施首年效益主要体现为外委成本替代，第二年逐步显现数据横向比对的应用价值，第三年及以后则集中体现为趋势性分析与预测性维护的赋能作用。效益评价需采用长期视角，不可仅以单年度收益作为评价标准。</w:t>
      </w:r>
    </w:p>
    <w:p w14:paraId="0FC01C1A">
      <w:pPr>
        <w:pStyle w:val="4"/>
      </w:pPr>
      <w:bookmarkStart w:id="323" w:name="_Toc7049"/>
      <w:r>
        <w:rPr>
          <w:szCs w:val="36"/>
        </w:rPr>
        <w:t>2.48 项目结束后的持续服务承诺</w:t>
      </w:r>
      <w:bookmarkEnd w:id="323"/>
    </w:p>
    <w:p w14:paraId="5802BC01">
      <w:r>
        <w:rPr>
          <w:rFonts w:hint="eastAsia"/>
        </w:rPr>
        <w:t>项目实施周期具有明确边界，但技术服务体系的运行不受项目周期限制。本节阐述项目履约完成后，我方具备实施条件且可稳定供给的持续性技术服务内容。</w:t>
      </w:r>
    </w:p>
    <w:p w14:paraId="7BF352CB">
      <w:r>
        <w:rPr>
          <w:rFonts w:hint="eastAsia"/>
          <w:b/>
        </w:rPr>
        <w:t>（1）服务覆盖范围。</w:t>
      </w:r>
      <w:r>
        <w:rPr>
          <w:rFonts w:hint="eastAsia"/>
        </w:rPr>
        <w:t>具体包含四类服务内容：技术咨询服务，涵盖系统操作方法指导、运行参数配置、异常问题排查；软件维护服务，涵盖软件缺陷修复、运行环境兼容性适配；硬件维修服务，涵盖硬件故障诊断、故障部件更换；数据服务，涵盖历史数据迁移、数据格式转换。上述服务范围将在服务协议中予以明确界定，防范服务边界模糊导致的服务质量管控失效问题。</w:t>
      </w:r>
    </w:p>
    <w:p w14:paraId="40BC2D2F">
      <w:r>
        <w:rPr>
          <w:rFonts w:hint="eastAsia"/>
          <w:b/>
        </w:rPr>
        <w:t>（2）服务供给模式。</w:t>
      </w:r>
      <w:r>
        <w:rPr>
          <w:rFonts w:hint="eastAsia"/>
        </w:rPr>
        <w:t>以远程服务为优先供给路径，依托电话沟通、远程桌面、在线文档等工具实现快速响应；现场服务为补充供给方式，仅针对重大故障、复杂疑难问题启动线下处置；配套培训服务作为辅助供给形式，面向新增运维人员、新增系统功能开展专项培训。三类模式协同运行，实现响应效率与服务成本的平衡优化。</w:t>
      </w:r>
    </w:p>
    <w:p w14:paraId="0E1E2C3C">
      <w:r>
        <w:rPr>
          <w:rFonts w:hint="eastAsia"/>
          <w:b/>
        </w:rPr>
        <w:t>（3）服务响应机制。</w:t>
      </w:r>
      <w:r>
        <w:rPr>
          <w:rFonts w:hint="eastAsia"/>
        </w:rPr>
        <w:t>技术咨询类服务需在24小时内予以答复；故障类服务按照本文件第2.7.6节规定的分级响应标准执行；紧急故障场景下开通快速处置绿色通道。所有服务响应时限将纳入服务协议条款，接受甲方的绩效考核。</w:t>
      </w:r>
    </w:p>
    <w:p w14:paraId="3693AA34">
      <w:r>
        <w:rPr>
          <w:rFonts w:hint="eastAsia"/>
          <w:b/>
        </w:rPr>
        <w:t>（4）服务计费规则。</w:t>
      </w:r>
      <w:r>
        <w:rPr>
          <w:rFonts w:hint="eastAsia"/>
        </w:rPr>
        <w:t>质保期内提供的服务不收取额外费用；质保期后按照协议约定标准计费，计费规则保持公开透明，可采用按次计费、按年度计费或按专项项目计费三类模式，杜绝非公开的临时报价机制。计费标准的合理性是构建长期稳定合作关系的核心基础。</w:t>
      </w:r>
    </w:p>
    <w:p w14:paraId="59F54D67">
      <w:r>
        <w:rPr>
          <w:rFonts w:hint="eastAsia"/>
          <w:b/>
        </w:rPr>
        <w:t>（5）服务团队配置。</w:t>
      </w:r>
      <w:r>
        <w:rPr>
          <w:rFonts w:hint="eastAsia"/>
        </w:rPr>
        <w:t>安排熟悉本项目技术架构与实施细节的核心技术人员作为专属服务接口人，若发生人员变动，将提前履行告知义务并完成技术与工作内容的交接。服务接口团队的稳定性是保障服务质量连续性的关键影响因素。</w:t>
      </w:r>
    </w:p>
    <w:p w14:paraId="32A75152">
      <w:r>
        <w:rPr>
          <w:rFonts w:hint="eastAsia"/>
          <w:b/>
        </w:rPr>
        <w:t>（6）服务质量迭代机制。</w:t>
      </w:r>
      <w:r>
        <w:rPr>
          <w:rFonts w:hint="eastAsia"/>
        </w:rPr>
        <w:t>每一次服务完成后均开展用户反馈收集工作，定期实施客户回访，将收集到的问题转化为服务流程与系统功能的优化改进项。技术服务并非被动式的需求响应，而是具备动态优化特征的持续性迭代过程。该机制看似不具备具象化的考核指标，但本质上是决定长期合作存续性的核心要素。</w:t>
      </w:r>
    </w:p>
    <w:p w14:paraId="57E775A7">
      <w:pPr>
        <w:pStyle w:val="3"/>
      </w:pPr>
      <w:bookmarkStart w:id="324" w:name="_Toc16417"/>
      <w:r>
        <w:rPr>
          <w:szCs w:val="44"/>
        </w:rPr>
        <w:t>第三部分  项目资源配置方案</w:t>
      </w:r>
      <w:bookmarkEnd w:id="324"/>
    </w:p>
    <w:p w14:paraId="659970B7">
      <w:pPr>
        <w:pStyle w:val="4"/>
      </w:pPr>
      <w:bookmarkStart w:id="325" w:name="_Toc12980"/>
      <w:r>
        <w:rPr>
          <w:szCs w:val="36"/>
        </w:rPr>
        <w:t>3.1 研发能力与资源配置</w:t>
      </w:r>
      <w:bookmarkEnd w:id="325"/>
    </w:p>
    <w:p w14:paraId="4A860FA5">
      <w:pPr>
        <w:pStyle w:val="5"/>
      </w:pPr>
      <w:bookmarkStart w:id="326" w:name="_Toc29461"/>
      <w:r>
        <w:rPr>
          <w:szCs w:val="32"/>
        </w:rPr>
        <w:t>3.1.1 研发能力概述</w:t>
      </w:r>
      <w:bookmarkEnd w:id="326"/>
    </w:p>
    <w:p w14:paraId="14130DC0">
      <w:r>
        <w:t>郑州信大先进技术研究院（以下简称</w:t>
      </w:r>
      <w:r>
        <w:rPr>
          <w:rFonts w:hint="eastAsia"/>
        </w:rPr>
        <w:t>“</w:t>
      </w:r>
      <w:r>
        <w:t>研究院</w:t>
      </w:r>
      <w:r>
        <w:rPr>
          <w:rFonts w:hint="eastAsia"/>
        </w:rPr>
        <w:t>”</w:t>
      </w:r>
      <w:r>
        <w:t>）是从事信息技术与智能感知应用研究的科研机构，长期在计算机视觉、多传感器融合、智能装备与数据处理方向开展技术研究与工程应用，具备</w:t>
      </w:r>
      <w:r>
        <w:rPr>
          <w:rFonts w:hint="eastAsia"/>
        </w:rPr>
        <w:t>“</w:t>
      </w:r>
      <w:r>
        <w:t>算法研究</w:t>
      </w:r>
      <w:r>
        <w:rPr>
          <w:rFonts w:hint="eastAsia"/>
        </w:rPr>
        <w:t>-</w:t>
      </w:r>
      <w:r>
        <w:t>装备研制</w:t>
      </w:r>
      <w:r>
        <w:rPr>
          <w:rFonts w:hint="eastAsia"/>
        </w:rPr>
        <w:t>-</w:t>
      </w:r>
      <w:r>
        <w:t>现场实施</w:t>
      </w:r>
      <w:r>
        <w:rPr>
          <w:rFonts w:hint="eastAsia"/>
        </w:rPr>
        <w:t>-</w:t>
      </w:r>
      <w:r>
        <w:t>成果转化</w:t>
      </w:r>
      <w:r>
        <w:rPr>
          <w:rFonts w:hint="eastAsia"/>
        </w:rPr>
        <w:t>”</w:t>
      </w:r>
      <w:r>
        <w:t>全链条能力。</w:t>
      </w:r>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92"/>
        <w:gridCol w:w="6108"/>
      </w:tblGrid>
      <w:tr w14:paraId="4169C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shd w:val="clear" w:color="auto" w:fill="E7E6E6"/>
            <w:vAlign w:val="center"/>
          </w:tcPr>
          <w:p w14:paraId="3A034C4D">
            <w:pPr>
              <w:snapToGrid w:val="0"/>
              <w:spacing w:before="70" w:after="70" w:line="320" w:lineRule="auto"/>
              <w:ind w:firstLine="0"/>
              <w:jc w:val="left"/>
            </w:pPr>
            <w:r>
              <w:rPr>
                <w:b/>
                <w:bCs/>
                <w:sz w:val="21"/>
                <w:szCs w:val="21"/>
              </w:rPr>
              <w:t>项目</w:t>
            </w:r>
          </w:p>
        </w:tc>
        <w:tc>
          <w:tcPr>
            <w:tcW w:w="6108" w:type="dxa"/>
            <w:shd w:val="clear" w:color="auto" w:fill="E7E6E6"/>
            <w:vAlign w:val="center"/>
          </w:tcPr>
          <w:p w14:paraId="2B92FFBD">
            <w:pPr>
              <w:snapToGrid w:val="0"/>
              <w:spacing w:before="70" w:after="70" w:line="320" w:lineRule="auto"/>
              <w:ind w:firstLine="0"/>
              <w:jc w:val="left"/>
            </w:pPr>
            <w:r>
              <w:rPr>
                <w:b/>
                <w:bCs/>
                <w:sz w:val="21"/>
                <w:szCs w:val="21"/>
              </w:rPr>
              <w:t>内容</w:t>
            </w:r>
          </w:p>
        </w:tc>
      </w:tr>
      <w:tr w14:paraId="33A3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11058D4D">
            <w:pPr>
              <w:snapToGrid w:val="0"/>
              <w:spacing w:before="70" w:after="70" w:line="320" w:lineRule="auto"/>
              <w:ind w:firstLine="0"/>
              <w:jc w:val="left"/>
            </w:pPr>
            <w:r>
              <w:rPr>
                <w:sz w:val="21"/>
                <w:szCs w:val="21"/>
              </w:rPr>
              <w:t>单位名称</w:t>
            </w:r>
          </w:p>
        </w:tc>
        <w:tc>
          <w:tcPr>
            <w:tcW w:w="6108" w:type="dxa"/>
            <w:vAlign w:val="center"/>
          </w:tcPr>
          <w:p w14:paraId="1D0A6A76">
            <w:pPr>
              <w:snapToGrid w:val="0"/>
              <w:spacing w:before="70" w:after="70" w:line="320" w:lineRule="auto"/>
              <w:ind w:firstLine="0"/>
              <w:jc w:val="left"/>
            </w:pPr>
            <w:r>
              <w:rPr>
                <w:sz w:val="21"/>
                <w:szCs w:val="21"/>
              </w:rPr>
              <w:t>郑州信大先进技术研究院</w:t>
            </w:r>
          </w:p>
        </w:tc>
      </w:tr>
      <w:tr w14:paraId="36E0A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0F4945AA">
            <w:pPr>
              <w:snapToGrid w:val="0"/>
              <w:spacing w:before="70" w:after="70" w:line="320" w:lineRule="auto"/>
              <w:ind w:firstLine="0"/>
              <w:jc w:val="left"/>
            </w:pPr>
            <w:r>
              <w:rPr>
                <w:sz w:val="21"/>
                <w:szCs w:val="21"/>
              </w:rPr>
              <w:t>单位性质</w:t>
            </w:r>
          </w:p>
        </w:tc>
        <w:tc>
          <w:tcPr>
            <w:tcW w:w="6108" w:type="dxa"/>
            <w:vAlign w:val="center"/>
          </w:tcPr>
          <w:p w14:paraId="09024368">
            <w:pPr>
              <w:snapToGrid w:val="0"/>
              <w:spacing w:before="70" w:after="70" w:line="320" w:lineRule="auto"/>
              <w:ind w:firstLine="0"/>
              <w:jc w:val="left"/>
            </w:pPr>
            <w:r>
              <w:rPr>
                <w:sz w:val="21"/>
                <w:szCs w:val="21"/>
              </w:rPr>
              <w:t>科研机构（研究院）</w:t>
            </w:r>
          </w:p>
        </w:tc>
      </w:tr>
      <w:tr w14:paraId="310D4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64484070">
            <w:pPr>
              <w:snapToGrid w:val="0"/>
              <w:spacing w:before="70" w:after="70" w:line="320" w:lineRule="auto"/>
              <w:ind w:firstLine="0"/>
              <w:jc w:val="left"/>
            </w:pPr>
            <w:r>
              <w:rPr>
                <w:sz w:val="21"/>
                <w:szCs w:val="21"/>
              </w:rPr>
              <w:t>注册地</w:t>
            </w:r>
          </w:p>
        </w:tc>
        <w:tc>
          <w:tcPr>
            <w:tcW w:w="6108" w:type="dxa"/>
            <w:vAlign w:val="center"/>
          </w:tcPr>
          <w:p w14:paraId="42DCF0C3">
            <w:pPr>
              <w:snapToGrid w:val="0"/>
              <w:spacing w:before="70" w:after="70" w:line="320" w:lineRule="auto"/>
              <w:ind w:firstLine="0"/>
              <w:jc w:val="left"/>
            </w:pPr>
            <w:r>
              <w:rPr>
                <w:sz w:val="21"/>
                <w:szCs w:val="21"/>
              </w:rPr>
              <w:t>河南省郑州市</w:t>
            </w:r>
          </w:p>
        </w:tc>
      </w:tr>
      <w:tr w14:paraId="3D8D6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667BAB18">
            <w:pPr>
              <w:snapToGrid w:val="0"/>
              <w:spacing w:before="70" w:after="70" w:line="320" w:lineRule="auto"/>
              <w:ind w:firstLine="0"/>
              <w:jc w:val="left"/>
              <w:rPr>
                <w:color w:val="000000" w:themeColor="text1"/>
                <w14:textFill>
                  <w14:solidFill>
                    <w14:schemeClr w14:val="tx1"/>
                  </w14:solidFill>
                </w14:textFill>
              </w:rPr>
            </w:pPr>
            <w:r>
              <w:rPr>
                <w:color w:val="000000" w:themeColor="text1"/>
                <w:sz w:val="21"/>
                <w:szCs w:val="21"/>
                <w14:textFill>
                  <w14:solidFill>
                    <w14:schemeClr w14:val="tx1"/>
                  </w14:solidFill>
                </w14:textFill>
              </w:rPr>
              <w:t>统一社会信用代码</w:t>
            </w:r>
          </w:p>
        </w:tc>
        <w:tc>
          <w:tcPr>
            <w:tcW w:w="6108" w:type="dxa"/>
            <w:vAlign w:val="center"/>
          </w:tcPr>
          <w:p w14:paraId="315FA6C4">
            <w:pPr>
              <w:snapToGrid w:val="0"/>
              <w:spacing w:before="70" w:after="70" w:line="320" w:lineRule="auto"/>
              <w:ind w:firstLine="0"/>
              <w:jc w:val="left"/>
              <w:rPr>
                <w:color w:val="000000" w:themeColor="text1"/>
                <w14:textFill>
                  <w14:solidFill>
                    <w14:schemeClr w14:val="tx1"/>
                  </w14:solidFill>
                </w14:textFill>
              </w:rPr>
            </w:pPr>
            <w:r>
              <w:rPr>
                <w:rFonts w:hint="eastAsia" w:ascii="Arial" w:hAnsi="Arial" w:eastAsia="宋体" w:cs="Arial"/>
                <w:color w:val="000000" w:themeColor="text1"/>
                <w:sz w:val="21"/>
                <w:szCs w:val="21"/>
                <w14:textFill>
                  <w14:solidFill>
                    <w14:schemeClr w14:val="tx1"/>
                  </w14:solidFill>
                </w14:textFill>
              </w:rPr>
              <w:t>12410100MB0W15922H</w:t>
            </w:r>
          </w:p>
        </w:tc>
      </w:tr>
      <w:tr w14:paraId="1818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74DC7835">
            <w:pPr>
              <w:snapToGrid w:val="0"/>
              <w:spacing w:before="70" w:after="70" w:line="320" w:lineRule="auto"/>
              <w:ind w:firstLine="0"/>
              <w:jc w:val="left"/>
              <w:rPr>
                <w:color w:val="000000" w:themeColor="text1"/>
                <w14:textFill>
                  <w14:solidFill>
                    <w14:schemeClr w14:val="tx1"/>
                  </w14:solidFill>
                </w14:textFill>
              </w:rPr>
            </w:pPr>
            <w:r>
              <w:rPr>
                <w:color w:val="000000" w:themeColor="text1"/>
                <w:sz w:val="21"/>
                <w:szCs w:val="21"/>
                <w14:textFill>
                  <w14:solidFill>
                    <w14:schemeClr w14:val="tx1"/>
                  </w14:solidFill>
                </w14:textFill>
              </w:rPr>
              <w:t>法定代表人</w:t>
            </w:r>
          </w:p>
        </w:tc>
        <w:tc>
          <w:tcPr>
            <w:tcW w:w="6108" w:type="dxa"/>
            <w:vAlign w:val="center"/>
          </w:tcPr>
          <w:p w14:paraId="48FC74C7">
            <w:pPr>
              <w:snapToGrid w:val="0"/>
              <w:spacing w:before="70" w:after="70" w:line="320" w:lineRule="auto"/>
              <w:ind w:firstLine="0"/>
              <w:jc w:val="left"/>
              <w:rPr>
                <w:color w:val="000000" w:themeColor="text1"/>
                <w14:textFill>
                  <w14:solidFill>
                    <w14:schemeClr w14:val="tx1"/>
                  </w14:solidFill>
                </w14:textFill>
              </w:rPr>
            </w:pPr>
            <w:r>
              <w:rPr>
                <w:rFonts w:hint="eastAsia" w:ascii="Arial" w:hAnsi="Arial" w:eastAsia="宋体" w:cs="Arial"/>
                <w:color w:val="000000" w:themeColor="text1"/>
                <w:sz w:val="21"/>
                <w:szCs w:val="21"/>
                <w14:textFill>
                  <w14:solidFill>
                    <w14:schemeClr w14:val="tx1"/>
                  </w14:solidFill>
                </w14:textFill>
              </w:rPr>
              <w:t>王富强</w:t>
            </w:r>
          </w:p>
        </w:tc>
      </w:tr>
      <w:tr w14:paraId="10D2B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692" w:type="dxa"/>
            <w:vAlign w:val="center"/>
          </w:tcPr>
          <w:p w14:paraId="08FB90CA">
            <w:pPr>
              <w:snapToGrid w:val="0"/>
              <w:spacing w:before="70" w:after="70" w:line="320" w:lineRule="auto"/>
              <w:ind w:firstLine="0"/>
              <w:jc w:val="left"/>
              <w:rPr>
                <w:color w:val="000000" w:themeColor="text1"/>
                <w14:textFill>
                  <w14:solidFill>
                    <w14:schemeClr w14:val="tx1"/>
                  </w14:solidFill>
                </w14:textFill>
              </w:rPr>
            </w:pPr>
            <w:r>
              <w:rPr>
                <w:color w:val="000000" w:themeColor="text1"/>
                <w:sz w:val="21"/>
                <w:szCs w:val="21"/>
                <w14:textFill>
                  <w14:solidFill>
                    <w14:schemeClr w14:val="tx1"/>
                  </w14:solidFill>
                </w14:textFill>
              </w:rPr>
              <w:t>项目联系人</w:t>
            </w:r>
          </w:p>
        </w:tc>
        <w:tc>
          <w:tcPr>
            <w:tcW w:w="6108" w:type="dxa"/>
            <w:vAlign w:val="center"/>
          </w:tcPr>
          <w:p w14:paraId="35EE44D0">
            <w:pPr>
              <w:snapToGrid w:val="0"/>
              <w:spacing w:before="70" w:after="70" w:line="320" w:lineRule="auto"/>
              <w:ind w:firstLine="0"/>
              <w:jc w:val="left"/>
              <w:rPr>
                <w:rFonts w:hint="default" w:eastAsia="宋体"/>
                <w:color w:val="000000" w:themeColor="text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徐福乾</w:t>
            </w:r>
            <w:r>
              <w:rPr>
                <w:color w:val="000000" w:themeColor="text1"/>
                <w:sz w:val="21"/>
                <w:szCs w:val="21"/>
                <w14:textFill>
                  <w14:solidFill>
                    <w14:schemeClr w14:val="tx1"/>
                  </w14:solidFill>
                </w14:textFill>
              </w:rPr>
              <w:t>，联系电话</w:t>
            </w:r>
            <w:r>
              <w:rPr>
                <w:rFonts w:hint="eastAsia"/>
                <w:color w:val="000000" w:themeColor="text1"/>
                <w:sz w:val="21"/>
                <w:szCs w:val="21"/>
                <w:lang w:val="en-US" w:eastAsia="zh-CN"/>
                <w14:textFill>
                  <w14:solidFill>
                    <w14:schemeClr w14:val="tx1"/>
                  </w14:solidFill>
                </w14:textFill>
              </w:rPr>
              <w:t>13253885676</w:t>
            </w:r>
          </w:p>
        </w:tc>
      </w:tr>
    </w:tbl>
    <w:p w14:paraId="48856C70">
      <w:pPr>
        <w:spacing w:line="240" w:lineRule="auto"/>
      </w:pPr>
    </w:p>
    <w:p w14:paraId="419DEC3D">
      <w:r>
        <w:t>研究院在三维建模、多目视觉跟踪三维扫描、精密工程测量方向已形成</w:t>
      </w:r>
      <w:r>
        <w:rPr>
          <w:rFonts w:hint="eastAsia"/>
        </w:rPr>
        <w:t>“</w:t>
      </w:r>
      <w:r>
        <w:t>算法</w:t>
      </w:r>
      <w:r>
        <w:rPr>
          <w:rFonts w:hint="eastAsia"/>
        </w:rPr>
        <w:t>-</w:t>
      </w:r>
      <w:r>
        <w:t>装备</w:t>
      </w:r>
      <w:r>
        <w:rPr>
          <w:rFonts w:hint="eastAsia"/>
        </w:rPr>
        <w:t>-</w:t>
      </w:r>
      <w:r>
        <w:t>现场实施</w:t>
      </w:r>
      <w:r>
        <w:rPr>
          <w:rFonts w:hint="eastAsia"/>
        </w:rPr>
        <w:t>-</w:t>
      </w:r>
      <w:r>
        <w:t>成果转化</w:t>
      </w:r>
      <w:r>
        <w:rPr>
          <w:rFonts w:hint="eastAsia"/>
        </w:rPr>
        <w:t>”</w:t>
      </w:r>
      <w:r>
        <w:t>的完整链条，可直接支撑本项目的技术研究、装备定制与集成、现场实施与成果交付。</w:t>
      </w:r>
    </w:p>
    <w:p w14:paraId="627CBB0C">
      <w:pPr>
        <w:pStyle w:val="5"/>
      </w:pPr>
      <w:bookmarkStart w:id="327" w:name="_Toc32275"/>
      <w:r>
        <w:rPr>
          <w:szCs w:val="32"/>
        </w:rPr>
        <w:t>3.1.2 组织架构</w:t>
      </w:r>
      <w:bookmarkEnd w:id="327"/>
    </w:p>
    <w:p w14:paraId="6620A1DC">
      <w:r>
        <w:t>项目实行项目负责人负责制，下设技术组、装备组、软件组、测量组、质量安全组、保障组。</w:t>
      </w:r>
    </w:p>
    <w:p w14:paraId="0CEE6159">
      <w:pPr>
        <w:ind w:firstLine="0"/>
        <w:jc w:val="center"/>
      </w:pPr>
      <w:r>
        <w:drawing>
          <wp:inline distT="0" distB="0" distL="0" distR="0">
            <wp:extent cx="5731510" cy="2559050"/>
            <wp:effectExtent l="0" t="0" r="13970" b="1270"/>
            <wp:docPr id="672050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50708" name="图片 1"/>
                    <pic:cNvPicPr>
                      <a:picLocks noChangeAspect="1"/>
                    </pic:cNvPicPr>
                  </pic:nvPicPr>
                  <pic:blipFill>
                    <a:blip r:embed="rId98"/>
                    <a:stretch>
                      <a:fillRect/>
                    </a:stretch>
                  </pic:blipFill>
                  <pic:spPr>
                    <a:xfrm>
                      <a:off x="0" y="0"/>
                      <a:ext cx="5731510" cy="2559050"/>
                    </a:xfrm>
                    <a:prstGeom prst="rect">
                      <a:avLst/>
                    </a:prstGeom>
                  </pic:spPr>
                </pic:pic>
              </a:graphicData>
            </a:graphic>
          </wp:inline>
        </w:drawing>
      </w:r>
    </w:p>
    <w:p w14:paraId="30194071">
      <w:pPr>
        <w:spacing w:after="200" w:line="280" w:lineRule="auto"/>
        <w:ind w:firstLine="0"/>
        <w:jc w:val="center"/>
      </w:pPr>
      <w:r>
        <w:rPr>
          <w:sz w:val="21"/>
          <w:szCs w:val="21"/>
        </w:rPr>
        <w:t>图 3-1  项目组织架构</w:t>
      </w:r>
    </w:p>
    <w:tbl>
      <w:tblPr>
        <w:tblStyle w:val="32"/>
        <w:tblW w:w="880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90"/>
        <w:gridCol w:w="715"/>
        <w:gridCol w:w="6595"/>
      </w:tblGrid>
      <w:tr w14:paraId="066CE4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jc w:val="center"/>
        </w:trPr>
        <w:tc>
          <w:tcPr>
            <w:tcW w:w="1490" w:type="dxa"/>
            <w:shd w:val="clear" w:color="auto" w:fill="E7E6E6"/>
            <w:vAlign w:val="center"/>
          </w:tcPr>
          <w:p w14:paraId="53C9EFDD">
            <w:pPr>
              <w:snapToGrid w:val="0"/>
              <w:spacing w:before="70" w:after="70" w:line="240" w:lineRule="auto"/>
              <w:ind w:firstLine="0"/>
              <w:jc w:val="center"/>
              <w:rPr>
                <w:b/>
                <w:sz w:val="21"/>
              </w:rPr>
            </w:pPr>
            <w:r>
              <w:rPr>
                <w:b/>
                <w:bCs/>
                <w:sz w:val="21"/>
                <w:szCs w:val="21"/>
              </w:rPr>
              <w:t>机构</w:t>
            </w:r>
          </w:p>
        </w:tc>
        <w:tc>
          <w:tcPr>
            <w:tcW w:w="715" w:type="dxa"/>
            <w:shd w:val="clear" w:color="auto" w:fill="E7E6E6"/>
            <w:vAlign w:val="center"/>
          </w:tcPr>
          <w:p w14:paraId="0503CFB3">
            <w:pPr>
              <w:snapToGrid w:val="0"/>
              <w:spacing w:before="70" w:after="70" w:line="240" w:lineRule="auto"/>
              <w:ind w:firstLine="0"/>
              <w:jc w:val="center"/>
              <w:rPr>
                <w:b/>
                <w:sz w:val="21"/>
              </w:rPr>
            </w:pPr>
            <w:r>
              <w:rPr>
                <w:b/>
                <w:bCs/>
                <w:sz w:val="21"/>
                <w:szCs w:val="21"/>
              </w:rPr>
              <w:t>人数</w:t>
            </w:r>
          </w:p>
        </w:tc>
        <w:tc>
          <w:tcPr>
            <w:tcW w:w="6595" w:type="dxa"/>
            <w:shd w:val="clear" w:color="auto" w:fill="E7E6E6"/>
            <w:vAlign w:val="center"/>
          </w:tcPr>
          <w:p w14:paraId="7E43B468">
            <w:pPr>
              <w:snapToGrid w:val="0"/>
              <w:spacing w:before="70" w:after="70" w:line="240" w:lineRule="auto"/>
              <w:ind w:firstLine="0"/>
              <w:jc w:val="center"/>
              <w:rPr>
                <w:b/>
                <w:sz w:val="21"/>
              </w:rPr>
            </w:pPr>
            <w:r>
              <w:rPr>
                <w:b/>
                <w:bCs/>
                <w:sz w:val="21"/>
                <w:szCs w:val="21"/>
              </w:rPr>
              <w:t>主要职责</w:t>
            </w:r>
          </w:p>
        </w:tc>
      </w:tr>
      <w:tr w14:paraId="2066483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1A804FBF">
            <w:pPr>
              <w:snapToGrid w:val="0"/>
              <w:spacing w:before="70" w:after="70" w:line="240" w:lineRule="auto"/>
              <w:ind w:firstLine="0"/>
              <w:jc w:val="left"/>
              <w:rPr>
                <w:sz w:val="21"/>
              </w:rPr>
            </w:pPr>
            <w:r>
              <w:rPr>
                <w:sz w:val="21"/>
                <w:szCs w:val="21"/>
              </w:rPr>
              <w:t>项目负责人</w:t>
            </w:r>
          </w:p>
        </w:tc>
        <w:tc>
          <w:tcPr>
            <w:tcW w:w="715" w:type="dxa"/>
            <w:vAlign w:val="center"/>
          </w:tcPr>
          <w:p w14:paraId="47801513">
            <w:pPr>
              <w:snapToGrid w:val="0"/>
              <w:spacing w:before="70" w:after="70" w:line="240" w:lineRule="auto"/>
              <w:ind w:firstLine="0"/>
              <w:jc w:val="center"/>
              <w:rPr>
                <w:sz w:val="21"/>
              </w:rPr>
            </w:pPr>
            <w:r>
              <w:rPr>
                <w:sz w:val="21"/>
                <w:szCs w:val="21"/>
              </w:rPr>
              <w:t>1</w:t>
            </w:r>
          </w:p>
        </w:tc>
        <w:tc>
          <w:tcPr>
            <w:tcW w:w="6595" w:type="dxa"/>
            <w:vAlign w:val="center"/>
          </w:tcPr>
          <w:p w14:paraId="17B546B5">
            <w:pPr>
              <w:snapToGrid w:val="0"/>
              <w:spacing w:before="70" w:after="70" w:line="240" w:lineRule="auto"/>
              <w:ind w:firstLine="0"/>
              <w:jc w:val="left"/>
              <w:rPr>
                <w:sz w:val="21"/>
              </w:rPr>
            </w:pPr>
            <w:r>
              <w:rPr>
                <w:sz w:val="21"/>
                <w:szCs w:val="21"/>
              </w:rPr>
              <w:t>全面负责进度、质量、安全、成本与对外协调</w:t>
            </w:r>
          </w:p>
        </w:tc>
      </w:tr>
      <w:tr w14:paraId="6D5C8A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0EEC9A15">
            <w:pPr>
              <w:snapToGrid w:val="0"/>
              <w:spacing w:before="70" w:after="70" w:line="240" w:lineRule="auto"/>
              <w:ind w:firstLine="0"/>
              <w:jc w:val="left"/>
              <w:rPr>
                <w:sz w:val="21"/>
              </w:rPr>
            </w:pPr>
            <w:r>
              <w:rPr>
                <w:sz w:val="21"/>
                <w:szCs w:val="21"/>
              </w:rPr>
              <w:t>技术负责人</w:t>
            </w:r>
          </w:p>
        </w:tc>
        <w:tc>
          <w:tcPr>
            <w:tcW w:w="715" w:type="dxa"/>
            <w:vAlign w:val="center"/>
          </w:tcPr>
          <w:p w14:paraId="25DFCB08">
            <w:pPr>
              <w:snapToGrid w:val="0"/>
              <w:spacing w:before="70" w:after="70" w:line="240" w:lineRule="auto"/>
              <w:ind w:firstLine="0"/>
              <w:jc w:val="center"/>
              <w:rPr>
                <w:sz w:val="21"/>
              </w:rPr>
            </w:pPr>
            <w:r>
              <w:rPr>
                <w:sz w:val="21"/>
                <w:szCs w:val="21"/>
              </w:rPr>
              <w:t>1</w:t>
            </w:r>
          </w:p>
        </w:tc>
        <w:tc>
          <w:tcPr>
            <w:tcW w:w="6595" w:type="dxa"/>
            <w:vAlign w:val="center"/>
          </w:tcPr>
          <w:p w14:paraId="157CBC9D">
            <w:pPr>
              <w:snapToGrid w:val="0"/>
              <w:spacing w:before="70" w:after="70" w:line="240" w:lineRule="auto"/>
              <w:ind w:firstLine="0"/>
              <w:jc w:val="left"/>
              <w:rPr>
                <w:sz w:val="21"/>
              </w:rPr>
            </w:pPr>
            <w:r>
              <w:rPr>
                <w:sz w:val="21"/>
                <w:szCs w:val="21"/>
              </w:rPr>
              <w:t>技术路线、方案审定、技术难题攻关、成果凝练</w:t>
            </w:r>
          </w:p>
        </w:tc>
      </w:tr>
      <w:tr w14:paraId="2FEC77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122DFAEE">
            <w:pPr>
              <w:snapToGrid w:val="0"/>
              <w:spacing w:before="70" w:after="70" w:line="240" w:lineRule="auto"/>
              <w:ind w:firstLine="0"/>
              <w:jc w:val="left"/>
              <w:rPr>
                <w:sz w:val="21"/>
              </w:rPr>
            </w:pPr>
            <w:r>
              <w:rPr>
                <w:sz w:val="21"/>
                <w:szCs w:val="21"/>
              </w:rPr>
              <w:t>技术组</w:t>
            </w:r>
          </w:p>
        </w:tc>
        <w:tc>
          <w:tcPr>
            <w:tcW w:w="715" w:type="dxa"/>
            <w:vAlign w:val="center"/>
          </w:tcPr>
          <w:p w14:paraId="09002573">
            <w:pPr>
              <w:snapToGrid w:val="0"/>
              <w:spacing w:before="70" w:after="70" w:line="240" w:lineRule="auto"/>
              <w:ind w:firstLine="0"/>
              <w:jc w:val="center"/>
              <w:rPr>
                <w:sz w:val="21"/>
              </w:rPr>
            </w:pPr>
            <w:r>
              <w:rPr>
                <w:sz w:val="21"/>
                <w:szCs w:val="21"/>
              </w:rPr>
              <w:t>4</w:t>
            </w:r>
          </w:p>
        </w:tc>
        <w:tc>
          <w:tcPr>
            <w:tcW w:w="6595" w:type="dxa"/>
            <w:vAlign w:val="center"/>
          </w:tcPr>
          <w:p w14:paraId="65A96DF7">
            <w:pPr>
              <w:snapToGrid w:val="0"/>
              <w:spacing w:before="70" w:after="70" w:line="240" w:lineRule="auto"/>
              <w:ind w:firstLine="0"/>
              <w:jc w:val="left"/>
              <w:rPr>
                <w:sz w:val="21"/>
              </w:rPr>
            </w:pPr>
            <w:r>
              <w:rPr>
                <w:sz w:val="21"/>
                <w:szCs w:val="21"/>
              </w:rPr>
              <w:t>现状分析、算法研究、中试试验、报告编制</w:t>
            </w:r>
          </w:p>
        </w:tc>
      </w:tr>
      <w:tr w14:paraId="0C21A1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1DB5CEE7">
            <w:pPr>
              <w:snapToGrid w:val="0"/>
              <w:spacing w:before="70" w:after="70" w:line="240" w:lineRule="auto"/>
              <w:ind w:firstLine="0"/>
              <w:jc w:val="left"/>
              <w:rPr>
                <w:sz w:val="21"/>
              </w:rPr>
            </w:pPr>
            <w:r>
              <w:rPr>
                <w:sz w:val="21"/>
                <w:szCs w:val="21"/>
              </w:rPr>
              <w:t>装备组</w:t>
            </w:r>
          </w:p>
        </w:tc>
        <w:tc>
          <w:tcPr>
            <w:tcW w:w="715" w:type="dxa"/>
            <w:vAlign w:val="center"/>
          </w:tcPr>
          <w:p w14:paraId="62CF39F9">
            <w:pPr>
              <w:snapToGrid w:val="0"/>
              <w:spacing w:before="70" w:after="70" w:line="240" w:lineRule="auto"/>
              <w:ind w:firstLine="0"/>
              <w:jc w:val="center"/>
              <w:rPr>
                <w:sz w:val="21"/>
              </w:rPr>
            </w:pPr>
            <w:r>
              <w:rPr>
                <w:sz w:val="21"/>
                <w:szCs w:val="21"/>
              </w:rPr>
              <w:t>5</w:t>
            </w:r>
          </w:p>
        </w:tc>
        <w:tc>
          <w:tcPr>
            <w:tcW w:w="6595" w:type="dxa"/>
            <w:vAlign w:val="center"/>
          </w:tcPr>
          <w:p w14:paraId="42EFFF4A">
            <w:pPr>
              <w:snapToGrid w:val="0"/>
              <w:spacing w:before="70" w:after="70" w:line="240" w:lineRule="auto"/>
              <w:ind w:firstLine="0"/>
              <w:jc w:val="left"/>
              <w:rPr>
                <w:sz w:val="21"/>
              </w:rPr>
            </w:pPr>
            <w:r>
              <w:rPr>
                <w:sz w:val="21"/>
                <w:szCs w:val="21"/>
              </w:rPr>
              <w:t>跟踪器、跟踪框架、扫描仪、载具的结构与电气设计、试制、联调</w:t>
            </w:r>
          </w:p>
        </w:tc>
      </w:tr>
      <w:tr w14:paraId="51A322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012C9ADD">
            <w:pPr>
              <w:snapToGrid w:val="0"/>
              <w:spacing w:before="70" w:after="70" w:line="240" w:lineRule="auto"/>
              <w:ind w:firstLine="0"/>
              <w:jc w:val="left"/>
              <w:rPr>
                <w:sz w:val="21"/>
              </w:rPr>
            </w:pPr>
            <w:r>
              <w:rPr>
                <w:sz w:val="21"/>
                <w:szCs w:val="21"/>
              </w:rPr>
              <w:t>软件组</w:t>
            </w:r>
          </w:p>
        </w:tc>
        <w:tc>
          <w:tcPr>
            <w:tcW w:w="715" w:type="dxa"/>
            <w:vAlign w:val="center"/>
          </w:tcPr>
          <w:p w14:paraId="273DBEAB">
            <w:pPr>
              <w:snapToGrid w:val="0"/>
              <w:spacing w:before="70" w:after="70" w:line="240" w:lineRule="auto"/>
              <w:ind w:firstLine="0"/>
              <w:jc w:val="center"/>
              <w:rPr>
                <w:sz w:val="21"/>
              </w:rPr>
            </w:pPr>
            <w:r>
              <w:rPr>
                <w:sz w:val="21"/>
                <w:szCs w:val="21"/>
              </w:rPr>
              <w:t>5</w:t>
            </w:r>
          </w:p>
        </w:tc>
        <w:tc>
          <w:tcPr>
            <w:tcW w:w="6595" w:type="dxa"/>
            <w:vAlign w:val="center"/>
          </w:tcPr>
          <w:p w14:paraId="06C86A50">
            <w:pPr>
              <w:snapToGrid w:val="0"/>
              <w:spacing w:before="70" w:after="70" w:line="240" w:lineRule="auto"/>
              <w:ind w:firstLine="0"/>
              <w:jc w:val="left"/>
              <w:rPr>
                <w:sz w:val="21"/>
              </w:rPr>
            </w:pPr>
            <w:r>
              <w:rPr>
                <w:sz w:val="21"/>
                <w:szCs w:val="21"/>
              </w:rPr>
              <w:t>数据分析软件开发、测试、部署、驻场开发</w:t>
            </w:r>
          </w:p>
        </w:tc>
      </w:tr>
      <w:tr w14:paraId="590379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7A7F54C4">
            <w:pPr>
              <w:snapToGrid w:val="0"/>
              <w:spacing w:before="70" w:after="70" w:line="240" w:lineRule="auto"/>
              <w:ind w:firstLine="0"/>
              <w:jc w:val="left"/>
              <w:rPr>
                <w:sz w:val="21"/>
              </w:rPr>
            </w:pPr>
            <w:r>
              <w:rPr>
                <w:sz w:val="21"/>
                <w:szCs w:val="21"/>
              </w:rPr>
              <w:t>测量组</w:t>
            </w:r>
          </w:p>
        </w:tc>
        <w:tc>
          <w:tcPr>
            <w:tcW w:w="715" w:type="dxa"/>
            <w:vAlign w:val="center"/>
          </w:tcPr>
          <w:p w14:paraId="01E3DEFD">
            <w:pPr>
              <w:snapToGrid w:val="0"/>
              <w:spacing w:before="70" w:after="70" w:line="240" w:lineRule="auto"/>
              <w:ind w:firstLine="0"/>
              <w:jc w:val="center"/>
              <w:rPr>
                <w:sz w:val="21"/>
              </w:rPr>
            </w:pPr>
            <w:r>
              <w:rPr>
                <w:sz w:val="21"/>
                <w:szCs w:val="21"/>
              </w:rPr>
              <w:t>4</w:t>
            </w:r>
          </w:p>
        </w:tc>
        <w:tc>
          <w:tcPr>
            <w:tcW w:w="6595" w:type="dxa"/>
            <w:vAlign w:val="center"/>
          </w:tcPr>
          <w:p w14:paraId="1DEE4616">
            <w:pPr>
              <w:snapToGrid w:val="0"/>
              <w:spacing w:before="70" w:after="70" w:line="240" w:lineRule="auto"/>
              <w:ind w:firstLine="0"/>
              <w:jc w:val="left"/>
              <w:rPr>
                <w:sz w:val="21"/>
              </w:rPr>
            </w:pPr>
            <w:r>
              <w:rPr>
                <w:sz w:val="21"/>
                <w:szCs w:val="21"/>
              </w:rPr>
              <w:t>控制测量、现场采集、内业处理、精度评定</w:t>
            </w:r>
          </w:p>
        </w:tc>
      </w:tr>
      <w:tr w14:paraId="1F9F82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756B87AB">
            <w:pPr>
              <w:snapToGrid w:val="0"/>
              <w:spacing w:before="70" w:after="70" w:line="240" w:lineRule="auto"/>
              <w:ind w:firstLine="0"/>
              <w:jc w:val="left"/>
              <w:rPr>
                <w:sz w:val="21"/>
              </w:rPr>
            </w:pPr>
            <w:r>
              <w:rPr>
                <w:sz w:val="21"/>
                <w:szCs w:val="21"/>
              </w:rPr>
              <w:t>质量安全组</w:t>
            </w:r>
          </w:p>
        </w:tc>
        <w:tc>
          <w:tcPr>
            <w:tcW w:w="715" w:type="dxa"/>
            <w:vAlign w:val="center"/>
          </w:tcPr>
          <w:p w14:paraId="3940A422">
            <w:pPr>
              <w:snapToGrid w:val="0"/>
              <w:spacing w:before="70" w:after="70" w:line="240" w:lineRule="auto"/>
              <w:ind w:firstLine="0"/>
              <w:jc w:val="center"/>
              <w:rPr>
                <w:sz w:val="21"/>
              </w:rPr>
            </w:pPr>
            <w:r>
              <w:rPr>
                <w:sz w:val="21"/>
                <w:szCs w:val="21"/>
              </w:rPr>
              <w:t>2</w:t>
            </w:r>
          </w:p>
        </w:tc>
        <w:tc>
          <w:tcPr>
            <w:tcW w:w="6595" w:type="dxa"/>
            <w:vAlign w:val="center"/>
          </w:tcPr>
          <w:p w14:paraId="7FE56D50">
            <w:pPr>
              <w:snapToGrid w:val="0"/>
              <w:spacing w:before="70" w:after="70" w:line="240" w:lineRule="auto"/>
              <w:ind w:firstLine="0"/>
              <w:jc w:val="left"/>
              <w:rPr>
                <w:sz w:val="21"/>
              </w:rPr>
            </w:pPr>
            <w:r>
              <w:rPr>
                <w:sz w:val="21"/>
                <w:szCs w:val="21"/>
              </w:rPr>
              <w:t>质量检查、校审、安全管理、应急</w:t>
            </w:r>
          </w:p>
        </w:tc>
      </w:tr>
      <w:tr w14:paraId="1BAD07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490" w:type="dxa"/>
            <w:vAlign w:val="center"/>
          </w:tcPr>
          <w:p w14:paraId="455AC2CC">
            <w:pPr>
              <w:snapToGrid w:val="0"/>
              <w:spacing w:before="70" w:after="70" w:line="240" w:lineRule="auto"/>
              <w:ind w:firstLine="0"/>
              <w:jc w:val="left"/>
              <w:rPr>
                <w:sz w:val="21"/>
              </w:rPr>
            </w:pPr>
            <w:r>
              <w:rPr>
                <w:sz w:val="21"/>
                <w:szCs w:val="21"/>
              </w:rPr>
              <w:t>保障组</w:t>
            </w:r>
          </w:p>
        </w:tc>
        <w:tc>
          <w:tcPr>
            <w:tcW w:w="715" w:type="dxa"/>
            <w:vAlign w:val="center"/>
          </w:tcPr>
          <w:p w14:paraId="45EFDEFB">
            <w:pPr>
              <w:snapToGrid w:val="0"/>
              <w:spacing w:before="70" w:after="70" w:line="240" w:lineRule="auto"/>
              <w:ind w:firstLine="0"/>
              <w:jc w:val="center"/>
              <w:rPr>
                <w:sz w:val="21"/>
              </w:rPr>
            </w:pPr>
            <w:r>
              <w:rPr>
                <w:sz w:val="21"/>
                <w:szCs w:val="21"/>
              </w:rPr>
              <w:t>2</w:t>
            </w:r>
          </w:p>
        </w:tc>
        <w:tc>
          <w:tcPr>
            <w:tcW w:w="6595" w:type="dxa"/>
            <w:vAlign w:val="center"/>
          </w:tcPr>
          <w:p w14:paraId="1E4A18FB">
            <w:pPr>
              <w:snapToGrid w:val="0"/>
              <w:spacing w:before="70" w:after="70" w:line="240" w:lineRule="auto"/>
              <w:ind w:firstLine="0"/>
              <w:jc w:val="left"/>
              <w:rPr>
                <w:sz w:val="21"/>
              </w:rPr>
            </w:pPr>
            <w:r>
              <w:rPr>
                <w:sz w:val="21"/>
                <w:szCs w:val="21"/>
              </w:rPr>
              <w:t>物资、运输、档案、财务、后勤</w:t>
            </w:r>
          </w:p>
        </w:tc>
      </w:tr>
    </w:tbl>
    <w:p w14:paraId="58126E7D">
      <w:pPr>
        <w:spacing w:line="240" w:lineRule="auto"/>
      </w:pPr>
    </w:p>
    <w:p w14:paraId="562591C4">
      <w:pPr>
        <w:pStyle w:val="5"/>
      </w:pPr>
      <w:bookmarkStart w:id="328" w:name="_Toc31590"/>
      <w:r>
        <w:rPr>
          <w:szCs w:val="32"/>
        </w:rPr>
        <w:t>3.1.3 人力资源配置计划</w:t>
      </w:r>
      <w:bookmarkEnd w:id="328"/>
    </w:p>
    <w:tbl>
      <w:tblPr>
        <w:tblStyle w:val="32"/>
        <w:tblW w:w="880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44"/>
        <w:gridCol w:w="1550"/>
        <w:gridCol w:w="5706"/>
      </w:tblGrid>
      <w:tr w14:paraId="58AAEF0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jc w:val="center"/>
        </w:trPr>
        <w:tc>
          <w:tcPr>
            <w:tcW w:w="1544" w:type="dxa"/>
            <w:shd w:val="clear" w:color="auto" w:fill="E7E6E6"/>
            <w:vAlign w:val="center"/>
          </w:tcPr>
          <w:p w14:paraId="7A55FCAB">
            <w:pPr>
              <w:snapToGrid w:val="0"/>
              <w:spacing w:before="70" w:after="70" w:line="240" w:lineRule="auto"/>
              <w:ind w:firstLine="0"/>
              <w:jc w:val="center"/>
              <w:rPr>
                <w:b/>
                <w:sz w:val="21"/>
              </w:rPr>
            </w:pPr>
            <w:r>
              <w:rPr>
                <w:b/>
                <w:bCs/>
                <w:sz w:val="21"/>
                <w:szCs w:val="21"/>
              </w:rPr>
              <w:t>阶段</w:t>
            </w:r>
          </w:p>
        </w:tc>
        <w:tc>
          <w:tcPr>
            <w:tcW w:w="1550" w:type="dxa"/>
            <w:shd w:val="clear" w:color="auto" w:fill="E7E6E6"/>
            <w:vAlign w:val="center"/>
          </w:tcPr>
          <w:p w14:paraId="4FCB1E9C">
            <w:pPr>
              <w:snapToGrid w:val="0"/>
              <w:spacing w:before="70" w:after="70" w:line="240" w:lineRule="auto"/>
              <w:ind w:firstLine="0"/>
              <w:jc w:val="center"/>
              <w:rPr>
                <w:b/>
                <w:sz w:val="21"/>
              </w:rPr>
            </w:pPr>
            <w:r>
              <w:rPr>
                <w:b/>
                <w:bCs/>
                <w:sz w:val="21"/>
                <w:szCs w:val="21"/>
              </w:rPr>
              <w:t>投入人数</w:t>
            </w:r>
          </w:p>
        </w:tc>
        <w:tc>
          <w:tcPr>
            <w:tcW w:w="5706" w:type="dxa"/>
            <w:shd w:val="clear" w:color="auto" w:fill="E7E6E6"/>
            <w:vAlign w:val="center"/>
          </w:tcPr>
          <w:p w14:paraId="3E62357E">
            <w:pPr>
              <w:snapToGrid w:val="0"/>
              <w:spacing w:before="70" w:after="70" w:line="240" w:lineRule="auto"/>
              <w:ind w:firstLine="0"/>
              <w:jc w:val="center"/>
              <w:rPr>
                <w:b/>
                <w:sz w:val="21"/>
              </w:rPr>
            </w:pPr>
            <w:r>
              <w:rPr>
                <w:b/>
                <w:bCs/>
                <w:sz w:val="21"/>
                <w:szCs w:val="21"/>
              </w:rPr>
              <w:t>主要投入专业</w:t>
            </w:r>
          </w:p>
        </w:tc>
      </w:tr>
      <w:tr w14:paraId="39F770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544" w:type="dxa"/>
            <w:vAlign w:val="center"/>
          </w:tcPr>
          <w:p w14:paraId="30A19C1E">
            <w:pPr>
              <w:snapToGrid w:val="0"/>
              <w:spacing w:before="70" w:after="70" w:line="240" w:lineRule="auto"/>
              <w:ind w:firstLine="0"/>
              <w:jc w:val="center"/>
              <w:rPr>
                <w:sz w:val="21"/>
              </w:rPr>
            </w:pPr>
            <w:r>
              <w:rPr>
                <w:sz w:val="21"/>
                <w:szCs w:val="21"/>
              </w:rPr>
              <w:t>第一阶段</w:t>
            </w:r>
          </w:p>
        </w:tc>
        <w:tc>
          <w:tcPr>
            <w:tcW w:w="1550" w:type="dxa"/>
            <w:vAlign w:val="center"/>
          </w:tcPr>
          <w:p w14:paraId="42EEEEEF">
            <w:pPr>
              <w:snapToGrid w:val="0"/>
              <w:spacing w:before="70" w:after="70" w:line="240" w:lineRule="auto"/>
              <w:ind w:firstLine="0"/>
              <w:jc w:val="center"/>
              <w:rPr>
                <w:rFonts w:hint="default" w:eastAsia="宋体"/>
                <w:sz w:val="21"/>
                <w:lang w:val="en-US" w:eastAsia="zh-CN"/>
              </w:rPr>
            </w:pPr>
            <w:r>
              <w:rPr>
                <w:rFonts w:hint="eastAsia"/>
                <w:sz w:val="21"/>
                <w:lang w:val="en-US" w:eastAsia="zh-CN"/>
              </w:rPr>
              <w:t>6</w:t>
            </w:r>
          </w:p>
        </w:tc>
        <w:tc>
          <w:tcPr>
            <w:tcW w:w="5706" w:type="dxa"/>
            <w:vAlign w:val="center"/>
          </w:tcPr>
          <w:p w14:paraId="63511DF7">
            <w:pPr>
              <w:snapToGrid w:val="0"/>
              <w:spacing w:before="70" w:after="70" w:line="240" w:lineRule="auto"/>
              <w:ind w:firstLine="0"/>
              <w:jc w:val="center"/>
              <w:rPr>
                <w:sz w:val="21"/>
              </w:rPr>
            </w:pPr>
            <w:r>
              <w:rPr>
                <w:sz w:val="21"/>
                <w:szCs w:val="21"/>
              </w:rPr>
              <w:t>测量、算法、结构、软件、项目管理</w:t>
            </w:r>
          </w:p>
        </w:tc>
      </w:tr>
      <w:tr w14:paraId="129EA1C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544" w:type="dxa"/>
            <w:vAlign w:val="center"/>
          </w:tcPr>
          <w:p w14:paraId="6493D049">
            <w:pPr>
              <w:snapToGrid w:val="0"/>
              <w:spacing w:before="70" w:after="70" w:line="240" w:lineRule="auto"/>
              <w:ind w:firstLine="0"/>
              <w:jc w:val="center"/>
              <w:rPr>
                <w:sz w:val="21"/>
              </w:rPr>
            </w:pPr>
            <w:r>
              <w:rPr>
                <w:sz w:val="21"/>
                <w:szCs w:val="21"/>
              </w:rPr>
              <w:t>第二阶段</w:t>
            </w:r>
          </w:p>
        </w:tc>
        <w:tc>
          <w:tcPr>
            <w:tcW w:w="1550" w:type="dxa"/>
            <w:vAlign w:val="center"/>
          </w:tcPr>
          <w:p w14:paraId="15AA67A0">
            <w:pPr>
              <w:snapToGrid w:val="0"/>
              <w:spacing w:before="70" w:after="70" w:line="240" w:lineRule="auto"/>
              <w:ind w:firstLine="0"/>
              <w:jc w:val="center"/>
              <w:rPr>
                <w:rFonts w:hint="eastAsia" w:eastAsia="宋体"/>
                <w:sz w:val="21"/>
                <w:lang w:eastAsia="zh-CN"/>
              </w:rPr>
            </w:pPr>
            <w:r>
              <w:rPr>
                <w:rFonts w:hint="eastAsia"/>
                <w:sz w:val="21"/>
                <w:szCs w:val="21"/>
                <w:lang w:val="en-US" w:eastAsia="zh-CN"/>
              </w:rPr>
              <w:t>8</w:t>
            </w:r>
          </w:p>
        </w:tc>
        <w:tc>
          <w:tcPr>
            <w:tcW w:w="5706" w:type="dxa"/>
            <w:vAlign w:val="center"/>
          </w:tcPr>
          <w:p w14:paraId="45561634">
            <w:pPr>
              <w:snapToGrid w:val="0"/>
              <w:spacing w:before="70" w:after="70" w:line="240" w:lineRule="auto"/>
              <w:ind w:firstLine="0"/>
              <w:jc w:val="center"/>
              <w:rPr>
                <w:sz w:val="21"/>
              </w:rPr>
            </w:pPr>
            <w:r>
              <w:rPr>
                <w:sz w:val="21"/>
                <w:szCs w:val="21"/>
              </w:rPr>
              <w:t>结构、电气、嵌入式、软件、测量、测试</w:t>
            </w:r>
          </w:p>
        </w:tc>
      </w:tr>
      <w:tr w14:paraId="0E0576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544" w:type="dxa"/>
            <w:vAlign w:val="center"/>
          </w:tcPr>
          <w:p w14:paraId="6AB05349">
            <w:pPr>
              <w:snapToGrid w:val="0"/>
              <w:spacing w:before="70" w:after="70" w:line="240" w:lineRule="auto"/>
              <w:ind w:firstLine="0"/>
              <w:jc w:val="center"/>
              <w:rPr>
                <w:sz w:val="21"/>
              </w:rPr>
            </w:pPr>
            <w:r>
              <w:rPr>
                <w:sz w:val="21"/>
                <w:szCs w:val="21"/>
              </w:rPr>
              <w:t>第三阶段</w:t>
            </w:r>
          </w:p>
        </w:tc>
        <w:tc>
          <w:tcPr>
            <w:tcW w:w="1550" w:type="dxa"/>
            <w:vAlign w:val="center"/>
          </w:tcPr>
          <w:p w14:paraId="09780020">
            <w:pPr>
              <w:snapToGrid w:val="0"/>
              <w:spacing w:before="70" w:after="70" w:line="240" w:lineRule="auto"/>
              <w:ind w:firstLine="0"/>
              <w:jc w:val="center"/>
              <w:rPr>
                <w:rFonts w:hint="default" w:eastAsia="宋体"/>
                <w:sz w:val="21"/>
                <w:lang w:val="en-US" w:eastAsia="zh-CN"/>
              </w:rPr>
            </w:pPr>
            <w:r>
              <w:rPr>
                <w:rFonts w:hint="eastAsia"/>
                <w:sz w:val="21"/>
                <w:szCs w:val="21"/>
                <w:lang w:val="en-US" w:eastAsia="zh-CN"/>
              </w:rPr>
              <w:t>10</w:t>
            </w:r>
          </w:p>
        </w:tc>
        <w:tc>
          <w:tcPr>
            <w:tcW w:w="5706" w:type="dxa"/>
            <w:vAlign w:val="center"/>
          </w:tcPr>
          <w:p w14:paraId="5BA96E9D">
            <w:pPr>
              <w:snapToGrid w:val="0"/>
              <w:spacing w:before="70" w:after="70" w:line="240" w:lineRule="auto"/>
              <w:ind w:firstLine="0"/>
              <w:jc w:val="center"/>
              <w:rPr>
                <w:sz w:val="21"/>
              </w:rPr>
            </w:pPr>
            <w:r>
              <w:rPr>
                <w:sz w:val="21"/>
                <w:szCs w:val="21"/>
              </w:rPr>
              <w:t>软件、结构、测试、测量、成果管理</w:t>
            </w:r>
          </w:p>
        </w:tc>
      </w:tr>
      <w:tr w14:paraId="78684F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544" w:type="dxa"/>
            <w:vAlign w:val="center"/>
          </w:tcPr>
          <w:p w14:paraId="02A28A59">
            <w:pPr>
              <w:snapToGrid w:val="0"/>
              <w:spacing w:before="70" w:after="70" w:line="240" w:lineRule="auto"/>
              <w:ind w:firstLine="0"/>
              <w:jc w:val="center"/>
              <w:rPr>
                <w:sz w:val="21"/>
              </w:rPr>
            </w:pPr>
            <w:r>
              <w:rPr>
                <w:sz w:val="21"/>
                <w:szCs w:val="21"/>
              </w:rPr>
              <w:t>第四阶段</w:t>
            </w:r>
          </w:p>
        </w:tc>
        <w:tc>
          <w:tcPr>
            <w:tcW w:w="1550" w:type="dxa"/>
            <w:vAlign w:val="center"/>
          </w:tcPr>
          <w:p w14:paraId="30A21A80">
            <w:pPr>
              <w:snapToGrid w:val="0"/>
              <w:spacing w:before="70" w:after="70" w:line="240" w:lineRule="auto"/>
              <w:ind w:firstLine="0"/>
              <w:jc w:val="center"/>
              <w:rPr>
                <w:rFonts w:hint="eastAsia" w:eastAsia="宋体"/>
                <w:sz w:val="21"/>
                <w:lang w:eastAsia="zh-CN"/>
              </w:rPr>
            </w:pPr>
            <w:r>
              <w:rPr>
                <w:rFonts w:hint="eastAsia"/>
                <w:sz w:val="21"/>
                <w:szCs w:val="21"/>
                <w:lang w:val="en-US" w:eastAsia="zh-CN"/>
              </w:rPr>
              <w:t>5</w:t>
            </w:r>
          </w:p>
        </w:tc>
        <w:tc>
          <w:tcPr>
            <w:tcW w:w="5706" w:type="dxa"/>
            <w:vAlign w:val="center"/>
          </w:tcPr>
          <w:p w14:paraId="55DF73BF">
            <w:pPr>
              <w:snapToGrid w:val="0"/>
              <w:spacing w:before="70" w:after="70" w:line="240" w:lineRule="auto"/>
              <w:ind w:firstLine="0"/>
              <w:jc w:val="center"/>
              <w:rPr>
                <w:sz w:val="21"/>
              </w:rPr>
            </w:pPr>
            <w:r>
              <w:rPr>
                <w:sz w:val="21"/>
                <w:szCs w:val="21"/>
              </w:rPr>
              <w:t>项目管理、技术、知识产权、档案</w:t>
            </w:r>
          </w:p>
        </w:tc>
      </w:tr>
    </w:tbl>
    <w:p w14:paraId="54C4E81A">
      <w:pPr>
        <w:spacing w:line="240" w:lineRule="auto"/>
      </w:pPr>
    </w:p>
    <w:p w14:paraId="210901E4">
      <w:r>
        <w:t xml:space="preserve">高峰期投入不少于 </w:t>
      </w:r>
      <w:r>
        <w:rPr>
          <w:rFonts w:hint="eastAsia"/>
          <w:lang w:val="en-US" w:eastAsia="zh-CN"/>
        </w:rPr>
        <w:t>16</w:t>
      </w:r>
      <w:r>
        <w:t xml:space="preserve"> 人，其中副高级及以上职称或博士不少于 6 人。</w:t>
      </w:r>
    </w:p>
    <w:p w14:paraId="719A5680">
      <w:pPr>
        <w:pStyle w:val="5"/>
      </w:pPr>
      <w:bookmarkStart w:id="329" w:name="_Toc24695"/>
      <w:r>
        <w:rPr>
          <w:szCs w:val="32"/>
        </w:rPr>
        <w:t>3.1.4 硬件资源配置</w:t>
      </w:r>
      <w:bookmarkEnd w:id="329"/>
    </w:p>
    <w:tbl>
      <w:tblPr>
        <w:tblStyle w:val="32"/>
        <w:tblW w:w="880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64"/>
        <w:gridCol w:w="4416"/>
        <w:gridCol w:w="975"/>
        <w:gridCol w:w="2145"/>
      </w:tblGrid>
      <w:tr w14:paraId="160353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blHeader/>
          <w:jc w:val="center"/>
        </w:trPr>
        <w:tc>
          <w:tcPr>
            <w:tcW w:w="1264" w:type="dxa"/>
            <w:shd w:val="clear" w:color="auto" w:fill="E7E6E6"/>
            <w:vAlign w:val="center"/>
          </w:tcPr>
          <w:p w14:paraId="48F56210">
            <w:pPr>
              <w:keepNext/>
              <w:snapToGrid w:val="0"/>
              <w:spacing w:before="70" w:after="70" w:line="240" w:lineRule="auto"/>
              <w:ind w:firstLine="0"/>
              <w:jc w:val="center"/>
              <w:rPr>
                <w:b/>
                <w:sz w:val="21"/>
              </w:rPr>
            </w:pPr>
            <w:r>
              <w:rPr>
                <w:b/>
                <w:sz w:val="21"/>
                <w:szCs w:val="21"/>
              </w:rPr>
              <w:t>类别</w:t>
            </w:r>
          </w:p>
        </w:tc>
        <w:tc>
          <w:tcPr>
            <w:tcW w:w="4416" w:type="dxa"/>
            <w:shd w:val="clear" w:color="auto" w:fill="E7E6E6"/>
            <w:vAlign w:val="center"/>
          </w:tcPr>
          <w:p w14:paraId="08BFD981">
            <w:pPr>
              <w:keepNext/>
              <w:snapToGrid w:val="0"/>
              <w:spacing w:before="70" w:after="70" w:line="240" w:lineRule="auto"/>
              <w:ind w:firstLine="0"/>
              <w:jc w:val="center"/>
              <w:rPr>
                <w:b/>
                <w:sz w:val="21"/>
              </w:rPr>
            </w:pPr>
            <w:r>
              <w:rPr>
                <w:b/>
                <w:sz w:val="21"/>
                <w:szCs w:val="21"/>
              </w:rPr>
              <w:t>名称</w:t>
            </w:r>
          </w:p>
        </w:tc>
        <w:tc>
          <w:tcPr>
            <w:tcW w:w="975" w:type="dxa"/>
            <w:shd w:val="clear" w:color="auto" w:fill="E7E6E6"/>
            <w:vAlign w:val="center"/>
          </w:tcPr>
          <w:p w14:paraId="4307ED99">
            <w:pPr>
              <w:keepNext/>
              <w:snapToGrid w:val="0"/>
              <w:spacing w:before="70" w:after="70" w:line="240" w:lineRule="auto"/>
              <w:ind w:firstLine="0"/>
              <w:jc w:val="center"/>
              <w:rPr>
                <w:b/>
                <w:sz w:val="21"/>
              </w:rPr>
            </w:pPr>
            <w:r>
              <w:rPr>
                <w:b/>
                <w:sz w:val="21"/>
                <w:szCs w:val="21"/>
              </w:rPr>
              <w:t>数量</w:t>
            </w:r>
          </w:p>
        </w:tc>
        <w:tc>
          <w:tcPr>
            <w:tcW w:w="2145" w:type="dxa"/>
            <w:shd w:val="clear" w:color="auto" w:fill="E7E6E6"/>
            <w:vAlign w:val="center"/>
          </w:tcPr>
          <w:p w14:paraId="2232E837">
            <w:pPr>
              <w:keepNext/>
              <w:snapToGrid w:val="0"/>
              <w:spacing w:before="70" w:after="70" w:line="240" w:lineRule="auto"/>
              <w:ind w:firstLine="0"/>
              <w:jc w:val="center"/>
              <w:rPr>
                <w:b/>
                <w:sz w:val="21"/>
              </w:rPr>
            </w:pPr>
            <w:r>
              <w:rPr>
                <w:b/>
                <w:sz w:val="21"/>
                <w:szCs w:val="21"/>
              </w:rPr>
              <w:t>用途</w:t>
            </w:r>
          </w:p>
        </w:tc>
      </w:tr>
      <w:tr w14:paraId="01ACC2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18A5824D">
            <w:pPr>
              <w:keepNext/>
              <w:snapToGrid w:val="0"/>
              <w:spacing w:before="70" w:after="70" w:line="240" w:lineRule="auto"/>
              <w:ind w:firstLine="0"/>
              <w:jc w:val="center"/>
              <w:rPr>
                <w:sz w:val="21"/>
              </w:rPr>
            </w:pPr>
            <w:r>
              <w:rPr>
                <w:sz w:val="21"/>
                <w:szCs w:val="21"/>
              </w:rPr>
              <w:t>测量设备</w:t>
            </w:r>
          </w:p>
        </w:tc>
        <w:tc>
          <w:tcPr>
            <w:tcW w:w="4416" w:type="dxa"/>
            <w:vAlign w:val="center"/>
          </w:tcPr>
          <w:p w14:paraId="208492CD">
            <w:pPr>
              <w:keepNext/>
              <w:snapToGrid w:val="0"/>
              <w:spacing w:before="70" w:after="70" w:line="240" w:lineRule="auto"/>
              <w:ind w:firstLine="0"/>
              <w:jc w:val="left"/>
              <w:rPr>
                <w:sz w:val="21"/>
              </w:rPr>
            </w:pPr>
            <w:r>
              <w:rPr>
                <w:sz w:val="21"/>
                <w:szCs w:val="21"/>
              </w:rPr>
              <w:t>全站仪（南方 NTS-561）</w:t>
            </w:r>
          </w:p>
        </w:tc>
        <w:tc>
          <w:tcPr>
            <w:tcW w:w="975" w:type="dxa"/>
            <w:vAlign w:val="center"/>
          </w:tcPr>
          <w:p w14:paraId="1900793F">
            <w:pPr>
              <w:keepNext/>
              <w:snapToGrid w:val="0"/>
              <w:spacing w:before="70" w:after="70" w:line="240" w:lineRule="auto"/>
              <w:ind w:firstLine="0"/>
              <w:jc w:val="center"/>
              <w:rPr>
                <w:sz w:val="21"/>
              </w:rPr>
            </w:pPr>
            <w:r>
              <w:rPr>
                <w:sz w:val="21"/>
                <w:szCs w:val="21"/>
              </w:rPr>
              <w:t>1</w:t>
            </w:r>
          </w:p>
        </w:tc>
        <w:tc>
          <w:tcPr>
            <w:tcW w:w="2145" w:type="dxa"/>
            <w:vAlign w:val="center"/>
          </w:tcPr>
          <w:p w14:paraId="42383742">
            <w:pPr>
              <w:keepNext/>
              <w:snapToGrid w:val="0"/>
              <w:spacing w:before="70" w:after="70" w:line="240" w:lineRule="auto"/>
              <w:ind w:firstLine="0"/>
              <w:jc w:val="left"/>
              <w:rPr>
                <w:sz w:val="21"/>
              </w:rPr>
            </w:pPr>
            <w:r>
              <w:rPr>
                <w:sz w:val="21"/>
                <w:szCs w:val="21"/>
              </w:rPr>
              <w:t>控制测量、检核</w:t>
            </w:r>
          </w:p>
        </w:tc>
      </w:tr>
      <w:tr w14:paraId="15028C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5BBC2A44">
            <w:pPr>
              <w:keepNext/>
              <w:snapToGrid w:val="0"/>
              <w:spacing w:before="70" w:after="70" w:line="240" w:lineRule="auto"/>
              <w:ind w:firstLine="0"/>
              <w:jc w:val="center"/>
              <w:rPr>
                <w:sz w:val="21"/>
              </w:rPr>
            </w:pPr>
            <w:r>
              <w:rPr>
                <w:sz w:val="21"/>
                <w:szCs w:val="21"/>
              </w:rPr>
              <w:t>测量设备</w:t>
            </w:r>
          </w:p>
        </w:tc>
        <w:tc>
          <w:tcPr>
            <w:tcW w:w="4416" w:type="dxa"/>
            <w:vAlign w:val="center"/>
          </w:tcPr>
          <w:p w14:paraId="5CAE6352">
            <w:pPr>
              <w:keepNext/>
              <w:snapToGrid w:val="0"/>
              <w:spacing w:before="70" w:after="70" w:line="240" w:lineRule="auto"/>
              <w:ind w:firstLine="0"/>
              <w:jc w:val="left"/>
              <w:rPr>
                <w:sz w:val="21"/>
              </w:rPr>
            </w:pPr>
            <w:r>
              <w:rPr>
                <w:sz w:val="21"/>
                <w:szCs w:val="21"/>
              </w:rPr>
              <w:t>北斗 RTK（南方 极点2 北斗版）</w:t>
            </w:r>
          </w:p>
        </w:tc>
        <w:tc>
          <w:tcPr>
            <w:tcW w:w="975" w:type="dxa"/>
            <w:vAlign w:val="center"/>
          </w:tcPr>
          <w:p w14:paraId="292531DC">
            <w:pPr>
              <w:keepNext/>
              <w:snapToGrid w:val="0"/>
              <w:spacing w:before="70" w:after="70" w:line="240" w:lineRule="auto"/>
              <w:ind w:firstLine="0"/>
              <w:jc w:val="center"/>
              <w:rPr>
                <w:sz w:val="21"/>
              </w:rPr>
            </w:pPr>
            <w:r>
              <w:rPr>
                <w:sz w:val="21"/>
                <w:szCs w:val="21"/>
              </w:rPr>
              <w:t>1</w:t>
            </w:r>
          </w:p>
        </w:tc>
        <w:tc>
          <w:tcPr>
            <w:tcW w:w="2145" w:type="dxa"/>
            <w:vAlign w:val="center"/>
          </w:tcPr>
          <w:p w14:paraId="12F67C12">
            <w:pPr>
              <w:keepNext/>
              <w:snapToGrid w:val="0"/>
              <w:spacing w:before="70" w:after="70" w:line="240" w:lineRule="auto"/>
              <w:ind w:firstLine="0"/>
              <w:jc w:val="left"/>
              <w:rPr>
                <w:sz w:val="21"/>
              </w:rPr>
            </w:pPr>
            <w:r>
              <w:rPr>
                <w:sz w:val="21"/>
                <w:szCs w:val="21"/>
              </w:rPr>
              <w:t>快速定位</w:t>
            </w:r>
          </w:p>
        </w:tc>
      </w:tr>
      <w:tr w14:paraId="2BAE71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1DD0A79B">
            <w:pPr>
              <w:keepNext/>
              <w:snapToGrid w:val="0"/>
              <w:spacing w:before="70" w:after="70" w:line="240" w:lineRule="auto"/>
              <w:ind w:firstLine="0"/>
              <w:jc w:val="center"/>
              <w:rPr>
                <w:sz w:val="21"/>
              </w:rPr>
            </w:pPr>
            <w:r>
              <w:rPr>
                <w:sz w:val="21"/>
                <w:szCs w:val="21"/>
              </w:rPr>
              <w:t>采集设备</w:t>
            </w:r>
          </w:p>
        </w:tc>
        <w:tc>
          <w:tcPr>
            <w:tcW w:w="4416" w:type="dxa"/>
            <w:vAlign w:val="center"/>
          </w:tcPr>
          <w:p w14:paraId="68BA9F87">
            <w:pPr>
              <w:keepNext/>
              <w:snapToGrid w:val="0"/>
              <w:spacing w:before="70" w:after="70" w:line="240" w:lineRule="auto"/>
              <w:ind w:firstLine="0"/>
              <w:jc w:val="left"/>
              <w:rPr>
                <w:sz w:val="21"/>
              </w:rPr>
            </w:pPr>
            <w:r>
              <w:rPr>
                <w:sz w:val="21"/>
                <w:szCs w:val="21"/>
              </w:rPr>
              <w:t>多目视觉跟踪系统（先临三维定制开发）</w:t>
            </w:r>
          </w:p>
        </w:tc>
        <w:tc>
          <w:tcPr>
            <w:tcW w:w="975" w:type="dxa"/>
            <w:vAlign w:val="center"/>
          </w:tcPr>
          <w:p w14:paraId="5A86DD0D">
            <w:pPr>
              <w:keepNext/>
              <w:snapToGrid w:val="0"/>
              <w:spacing w:before="70" w:after="70" w:line="240" w:lineRule="auto"/>
              <w:ind w:firstLine="0"/>
              <w:jc w:val="center"/>
              <w:rPr>
                <w:sz w:val="21"/>
              </w:rPr>
            </w:pPr>
            <w:r>
              <w:rPr>
                <w:sz w:val="21"/>
                <w:szCs w:val="21"/>
              </w:rPr>
              <w:t>1 套</w:t>
            </w:r>
          </w:p>
        </w:tc>
        <w:tc>
          <w:tcPr>
            <w:tcW w:w="2145" w:type="dxa"/>
            <w:vAlign w:val="center"/>
          </w:tcPr>
          <w:p w14:paraId="02DB21DB">
            <w:pPr>
              <w:keepNext/>
              <w:snapToGrid w:val="0"/>
              <w:spacing w:before="70" w:after="70" w:line="240" w:lineRule="auto"/>
              <w:ind w:firstLine="0"/>
              <w:jc w:val="left"/>
              <w:rPr>
                <w:sz w:val="21"/>
              </w:rPr>
            </w:pPr>
            <w:r>
              <w:rPr>
                <w:sz w:val="21"/>
                <w:szCs w:val="21"/>
              </w:rPr>
              <w:t>现场采集</w:t>
            </w:r>
          </w:p>
        </w:tc>
      </w:tr>
      <w:tr w14:paraId="365C6A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5E4FA102">
            <w:pPr>
              <w:keepNext/>
              <w:snapToGrid w:val="0"/>
              <w:spacing w:before="70" w:after="70" w:line="240" w:lineRule="auto"/>
              <w:ind w:firstLine="0"/>
              <w:jc w:val="center"/>
              <w:rPr>
                <w:sz w:val="21"/>
              </w:rPr>
            </w:pPr>
            <w:r>
              <w:rPr>
                <w:sz w:val="21"/>
                <w:szCs w:val="21"/>
              </w:rPr>
              <w:t>采集设备</w:t>
            </w:r>
          </w:p>
        </w:tc>
        <w:tc>
          <w:tcPr>
            <w:tcW w:w="4416" w:type="dxa"/>
            <w:vAlign w:val="center"/>
          </w:tcPr>
          <w:p w14:paraId="2FE09FAC">
            <w:pPr>
              <w:keepNext/>
              <w:snapToGrid w:val="0"/>
              <w:spacing w:before="70" w:after="70" w:line="240" w:lineRule="auto"/>
              <w:ind w:firstLine="0"/>
              <w:jc w:val="left"/>
              <w:rPr>
                <w:sz w:val="21"/>
              </w:rPr>
            </w:pPr>
            <w:r>
              <w:rPr>
                <w:sz w:val="21"/>
                <w:szCs w:val="21"/>
              </w:rPr>
              <w:t>跟踪框架</w:t>
            </w:r>
          </w:p>
        </w:tc>
        <w:tc>
          <w:tcPr>
            <w:tcW w:w="975" w:type="dxa"/>
            <w:vAlign w:val="center"/>
          </w:tcPr>
          <w:p w14:paraId="575A4A12">
            <w:pPr>
              <w:keepNext/>
              <w:snapToGrid w:val="0"/>
              <w:spacing w:before="70" w:after="70" w:line="240" w:lineRule="auto"/>
              <w:ind w:firstLine="0"/>
              <w:jc w:val="center"/>
              <w:rPr>
                <w:sz w:val="21"/>
              </w:rPr>
            </w:pPr>
            <w:r>
              <w:rPr>
                <w:sz w:val="21"/>
                <w:szCs w:val="21"/>
              </w:rPr>
              <w:t>1 套</w:t>
            </w:r>
          </w:p>
        </w:tc>
        <w:tc>
          <w:tcPr>
            <w:tcW w:w="2145" w:type="dxa"/>
            <w:vAlign w:val="center"/>
          </w:tcPr>
          <w:p w14:paraId="3DD88468">
            <w:pPr>
              <w:keepNext/>
              <w:snapToGrid w:val="0"/>
              <w:spacing w:before="70" w:after="70" w:line="240" w:lineRule="auto"/>
              <w:ind w:firstLine="0"/>
              <w:jc w:val="left"/>
              <w:rPr>
                <w:sz w:val="21"/>
              </w:rPr>
            </w:pPr>
            <w:r>
              <w:rPr>
                <w:sz w:val="21"/>
                <w:szCs w:val="21"/>
              </w:rPr>
              <w:t>面扫描</w:t>
            </w:r>
          </w:p>
        </w:tc>
      </w:tr>
      <w:tr w14:paraId="0DE12D0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127D6FE4">
            <w:pPr>
              <w:keepNext/>
              <w:snapToGrid w:val="0"/>
              <w:spacing w:before="70" w:after="70" w:line="240" w:lineRule="auto"/>
              <w:ind w:firstLine="0"/>
              <w:jc w:val="center"/>
              <w:rPr>
                <w:sz w:val="21"/>
              </w:rPr>
            </w:pPr>
            <w:r>
              <w:rPr>
                <w:sz w:val="21"/>
                <w:szCs w:val="21"/>
              </w:rPr>
              <w:t>采集设备</w:t>
            </w:r>
          </w:p>
        </w:tc>
        <w:tc>
          <w:tcPr>
            <w:tcW w:w="4416" w:type="dxa"/>
            <w:vAlign w:val="center"/>
          </w:tcPr>
          <w:p w14:paraId="713A471B">
            <w:pPr>
              <w:keepNext/>
              <w:snapToGrid w:val="0"/>
              <w:spacing w:before="70" w:after="70" w:line="240" w:lineRule="auto"/>
              <w:ind w:firstLine="0"/>
              <w:jc w:val="left"/>
              <w:rPr>
                <w:sz w:val="21"/>
              </w:rPr>
            </w:pPr>
            <w:r>
              <w:rPr>
                <w:sz w:val="21"/>
                <w:szCs w:val="21"/>
              </w:rPr>
              <w:t>实景三维扫描仪（SHARE SLAM S100-16）</w:t>
            </w:r>
          </w:p>
        </w:tc>
        <w:tc>
          <w:tcPr>
            <w:tcW w:w="975" w:type="dxa"/>
            <w:vAlign w:val="center"/>
          </w:tcPr>
          <w:p w14:paraId="63C6C95F">
            <w:pPr>
              <w:keepNext/>
              <w:snapToGrid w:val="0"/>
              <w:spacing w:before="70" w:after="70" w:line="240" w:lineRule="auto"/>
              <w:ind w:firstLine="0"/>
              <w:jc w:val="center"/>
              <w:rPr>
                <w:sz w:val="21"/>
                <w:szCs w:val="21"/>
              </w:rPr>
            </w:pPr>
            <w:r>
              <w:rPr>
                <w:sz w:val="21"/>
                <w:szCs w:val="21"/>
              </w:rPr>
              <w:t>3台</w:t>
            </w:r>
          </w:p>
        </w:tc>
        <w:tc>
          <w:tcPr>
            <w:tcW w:w="2145" w:type="dxa"/>
            <w:vAlign w:val="center"/>
          </w:tcPr>
          <w:p w14:paraId="5C28375F">
            <w:pPr>
              <w:keepNext/>
              <w:snapToGrid w:val="0"/>
              <w:spacing w:before="70" w:after="70" w:line="240" w:lineRule="auto"/>
              <w:ind w:firstLine="0"/>
              <w:jc w:val="left"/>
              <w:rPr>
                <w:sz w:val="21"/>
              </w:rPr>
            </w:pPr>
            <w:r>
              <w:rPr>
                <w:sz w:val="21"/>
                <w:szCs w:val="21"/>
              </w:rPr>
              <w:t>大场景建图</w:t>
            </w:r>
          </w:p>
        </w:tc>
      </w:tr>
      <w:tr w14:paraId="00098D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12882BA6">
            <w:pPr>
              <w:keepNext/>
              <w:snapToGrid w:val="0"/>
              <w:spacing w:before="70" w:after="70" w:line="240" w:lineRule="auto"/>
              <w:ind w:firstLine="0"/>
              <w:jc w:val="center"/>
              <w:rPr>
                <w:sz w:val="21"/>
              </w:rPr>
            </w:pPr>
            <w:r>
              <w:rPr>
                <w:sz w:val="21"/>
                <w:szCs w:val="21"/>
              </w:rPr>
              <w:t>采集设备</w:t>
            </w:r>
          </w:p>
        </w:tc>
        <w:tc>
          <w:tcPr>
            <w:tcW w:w="4416" w:type="dxa"/>
            <w:vAlign w:val="center"/>
          </w:tcPr>
          <w:p w14:paraId="0CFF4032">
            <w:pPr>
              <w:keepNext/>
              <w:snapToGrid w:val="0"/>
              <w:spacing w:before="70" w:after="70" w:line="240" w:lineRule="auto"/>
              <w:ind w:firstLine="0"/>
              <w:jc w:val="left"/>
              <w:rPr>
                <w:sz w:val="21"/>
              </w:rPr>
            </w:pPr>
            <w:r>
              <w:rPr>
                <w:sz w:val="21"/>
                <w:szCs w:val="21"/>
              </w:rPr>
              <w:t>地面三维激光扫描仪</w:t>
            </w:r>
          </w:p>
        </w:tc>
        <w:tc>
          <w:tcPr>
            <w:tcW w:w="975" w:type="dxa"/>
            <w:vAlign w:val="center"/>
          </w:tcPr>
          <w:p w14:paraId="374E7D2E">
            <w:pPr>
              <w:keepNext/>
              <w:snapToGrid w:val="0"/>
              <w:spacing w:before="70" w:after="70" w:line="240" w:lineRule="auto"/>
              <w:ind w:firstLine="0"/>
              <w:jc w:val="center"/>
              <w:rPr>
                <w:sz w:val="21"/>
              </w:rPr>
            </w:pPr>
            <w:r>
              <w:rPr>
                <w:sz w:val="21"/>
                <w:szCs w:val="21"/>
              </w:rPr>
              <w:t>2 台</w:t>
            </w:r>
          </w:p>
        </w:tc>
        <w:tc>
          <w:tcPr>
            <w:tcW w:w="2145" w:type="dxa"/>
            <w:vAlign w:val="center"/>
          </w:tcPr>
          <w:p w14:paraId="59251E55">
            <w:pPr>
              <w:keepNext/>
              <w:snapToGrid w:val="0"/>
              <w:spacing w:before="70" w:after="70" w:line="240" w:lineRule="auto"/>
              <w:ind w:firstLine="0"/>
              <w:jc w:val="left"/>
              <w:rPr>
                <w:sz w:val="21"/>
              </w:rPr>
            </w:pPr>
            <w:r>
              <w:rPr>
                <w:sz w:val="21"/>
                <w:szCs w:val="21"/>
              </w:rPr>
              <w:t>辅助测量、检核</w:t>
            </w:r>
          </w:p>
        </w:tc>
      </w:tr>
      <w:tr w14:paraId="577F4C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0991D308">
            <w:pPr>
              <w:keepNext/>
              <w:snapToGrid w:val="0"/>
              <w:spacing w:before="70" w:after="70" w:line="240" w:lineRule="auto"/>
              <w:ind w:firstLine="0"/>
              <w:jc w:val="center"/>
              <w:rPr>
                <w:sz w:val="21"/>
              </w:rPr>
            </w:pPr>
            <w:r>
              <w:rPr>
                <w:sz w:val="21"/>
                <w:szCs w:val="21"/>
              </w:rPr>
              <w:t>采集设备</w:t>
            </w:r>
          </w:p>
        </w:tc>
        <w:tc>
          <w:tcPr>
            <w:tcW w:w="4416" w:type="dxa"/>
            <w:vAlign w:val="center"/>
          </w:tcPr>
          <w:p w14:paraId="3A59A06A">
            <w:pPr>
              <w:keepNext/>
              <w:snapToGrid w:val="0"/>
              <w:spacing w:before="70" w:after="70" w:line="240" w:lineRule="auto"/>
              <w:ind w:firstLine="0"/>
              <w:jc w:val="left"/>
              <w:rPr>
                <w:sz w:val="21"/>
              </w:rPr>
            </w:pPr>
            <w:r>
              <w:rPr>
                <w:sz w:val="21"/>
                <w:szCs w:val="21"/>
              </w:rPr>
              <w:t>高分辨率工业相机</w:t>
            </w:r>
          </w:p>
        </w:tc>
        <w:tc>
          <w:tcPr>
            <w:tcW w:w="975" w:type="dxa"/>
            <w:vAlign w:val="center"/>
          </w:tcPr>
          <w:p w14:paraId="1B6BE715">
            <w:pPr>
              <w:keepNext/>
              <w:snapToGrid w:val="0"/>
              <w:spacing w:before="70" w:after="70" w:line="240" w:lineRule="auto"/>
              <w:ind w:firstLine="0"/>
              <w:jc w:val="center"/>
              <w:rPr>
                <w:sz w:val="21"/>
              </w:rPr>
            </w:pPr>
            <w:r>
              <w:rPr>
                <w:sz w:val="21"/>
                <w:szCs w:val="21"/>
              </w:rPr>
              <w:t>若干</w:t>
            </w:r>
          </w:p>
        </w:tc>
        <w:tc>
          <w:tcPr>
            <w:tcW w:w="2145" w:type="dxa"/>
            <w:vAlign w:val="center"/>
          </w:tcPr>
          <w:p w14:paraId="158CD976">
            <w:pPr>
              <w:keepNext/>
              <w:snapToGrid w:val="0"/>
              <w:spacing w:before="70" w:after="70" w:line="240" w:lineRule="auto"/>
              <w:ind w:firstLine="0"/>
              <w:jc w:val="left"/>
              <w:rPr>
                <w:sz w:val="21"/>
              </w:rPr>
            </w:pPr>
            <w:r>
              <w:rPr>
                <w:sz w:val="21"/>
                <w:szCs w:val="21"/>
              </w:rPr>
              <w:t>影像采集</w:t>
            </w:r>
          </w:p>
        </w:tc>
      </w:tr>
      <w:tr w14:paraId="12090A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49AB57E9">
            <w:pPr>
              <w:keepNext/>
              <w:snapToGrid w:val="0"/>
              <w:spacing w:before="70" w:after="70" w:line="240" w:lineRule="auto"/>
              <w:ind w:firstLine="0"/>
              <w:jc w:val="center"/>
              <w:rPr>
                <w:sz w:val="21"/>
              </w:rPr>
            </w:pPr>
            <w:r>
              <w:rPr>
                <w:sz w:val="21"/>
                <w:szCs w:val="21"/>
              </w:rPr>
              <w:t>计算设备</w:t>
            </w:r>
          </w:p>
        </w:tc>
        <w:tc>
          <w:tcPr>
            <w:tcW w:w="4416" w:type="dxa"/>
            <w:vAlign w:val="center"/>
          </w:tcPr>
          <w:p w14:paraId="4D5871EA">
            <w:pPr>
              <w:keepNext/>
              <w:snapToGrid w:val="0"/>
              <w:spacing w:before="70" w:after="70" w:line="240" w:lineRule="auto"/>
              <w:ind w:firstLine="0"/>
              <w:jc w:val="left"/>
              <w:rPr>
                <w:sz w:val="21"/>
              </w:rPr>
            </w:pPr>
            <w:r>
              <w:rPr>
                <w:sz w:val="21"/>
                <w:szCs w:val="21"/>
              </w:rPr>
              <w:t>国产 GPU 工作站</w:t>
            </w:r>
          </w:p>
        </w:tc>
        <w:tc>
          <w:tcPr>
            <w:tcW w:w="975" w:type="dxa"/>
            <w:vAlign w:val="center"/>
          </w:tcPr>
          <w:p w14:paraId="551709E7">
            <w:pPr>
              <w:keepNext/>
              <w:snapToGrid w:val="0"/>
              <w:spacing w:before="70" w:after="70" w:line="240" w:lineRule="auto"/>
              <w:ind w:firstLine="0"/>
              <w:jc w:val="center"/>
              <w:rPr>
                <w:sz w:val="21"/>
              </w:rPr>
            </w:pPr>
            <w:r>
              <w:rPr>
                <w:sz w:val="21"/>
                <w:szCs w:val="21"/>
              </w:rPr>
              <w:t>4 台</w:t>
            </w:r>
          </w:p>
        </w:tc>
        <w:tc>
          <w:tcPr>
            <w:tcW w:w="2145" w:type="dxa"/>
            <w:vAlign w:val="center"/>
          </w:tcPr>
          <w:p w14:paraId="6FE3D255">
            <w:pPr>
              <w:keepNext/>
              <w:snapToGrid w:val="0"/>
              <w:spacing w:before="70" w:after="70" w:line="240" w:lineRule="auto"/>
              <w:ind w:firstLine="0"/>
              <w:jc w:val="left"/>
              <w:rPr>
                <w:sz w:val="21"/>
              </w:rPr>
            </w:pPr>
            <w:r>
              <w:rPr>
                <w:sz w:val="21"/>
                <w:szCs w:val="21"/>
              </w:rPr>
              <w:t>重建、渲染、训练</w:t>
            </w:r>
          </w:p>
        </w:tc>
      </w:tr>
      <w:tr w14:paraId="2C5EC6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7FF41BDA">
            <w:pPr>
              <w:keepNext/>
              <w:snapToGrid w:val="0"/>
              <w:spacing w:before="70" w:after="70" w:line="240" w:lineRule="auto"/>
              <w:ind w:firstLine="0"/>
              <w:jc w:val="center"/>
              <w:rPr>
                <w:sz w:val="21"/>
              </w:rPr>
            </w:pPr>
            <w:r>
              <w:rPr>
                <w:sz w:val="21"/>
                <w:szCs w:val="21"/>
              </w:rPr>
              <w:t>计算设备</w:t>
            </w:r>
          </w:p>
        </w:tc>
        <w:tc>
          <w:tcPr>
            <w:tcW w:w="4416" w:type="dxa"/>
            <w:vAlign w:val="center"/>
          </w:tcPr>
          <w:p w14:paraId="52DD7587">
            <w:pPr>
              <w:keepNext/>
              <w:snapToGrid w:val="0"/>
              <w:spacing w:before="70" w:after="70" w:line="240" w:lineRule="auto"/>
              <w:ind w:firstLine="0"/>
              <w:jc w:val="left"/>
              <w:rPr>
                <w:sz w:val="21"/>
              </w:rPr>
            </w:pPr>
            <w:r>
              <w:rPr>
                <w:sz w:val="21"/>
                <w:szCs w:val="21"/>
              </w:rPr>
              <w:t>边缘计算服务器</w:t>
            </w:r>
          </w:p>
        </w:tc>
        <w:tc>
          <w:tcPr>
            <w:tcW w:w="975" w:type="dxa"/>
            <w:vAlign w:val="center"/>
          </w:tcPr>
          <w:p w14:paraId="14F29549">
            <w:pPr>
              <w:keepNext/>
              <w:snapToGrid w:val="0"/>
              <w:spacing w:before="70" w:after="70" w:line="240" w:lineRule="auto"/>
              <w:ind w:firstLine="0"/>
              <w:jc w:val="center"/>
              <w:rPr>
                <w:sz w:val="21"/>
              </w:rPr>
            </w:pPr>
            <w:r>
              <w:rPr>
                <w:sz w:val="21"/>
                <w:szCs w:val="21"/>
              </w:rPr>
              <w:t>2 台</w:t>
            </w:r>
          </w:p>
        </w:tc>
        <w:tc>
          <w:tcPr>
            <w:tcW w:w="2145" w:type="dxa"/>
            <w:vAlign w:val="center"/>
          </w:tcPr>
          <w:p w14:paraId="3955D1CF">
            <w:pPr>
              <w:keepNext/>
              <w:snapToGrid w:val="0"/>
              <w:spacing w:before="70" w:after="70" w:line="240" w:lineRule="auto"/>
              <w:ind w:firstLine="0"/>
              <w:jc w:val="left"/>
              <w:rPr>
                <w:sz w:val="21"/>
              </w:rPr>
            </w:pPr>
            <w:r>
              <w:rPr>
                <w:sz w:val="21"/>
                <w:szCs w:val="21"/>
              </w:rPr>
              <w:t>数据处理</w:t>
            </w:r>
          </w:p>
        </w:tc>
      </w:tr>
      <w:tr w14:paraId="389F8F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4AE63764">
            <w:pPr>
              <w:keepNext/>
              <w:snapToGrid w:val="0"/>
              <w:spacing w:before="70" w:after="70" w:line="240" w:lineRule="auto"/>
              <w:ind w:firstLine="0"/>
              <w:jc w:val="center"/>
              <w:rPr>
                <w:sz w:val="21"/>
              </w:rPr>
            </w:pPr>
            <w:r>
              <w:rPr>
                <w:sz w:val="21"/>
                <w:szCs w:val="21"/>
              </w:rPr>
              <w:t>计算设备</w:t>
            </w:r>
          </w:p>
        </w:tc>
        <w:tc>
          <w:tcPr>
            <w:tcW w:w="4416" w:type="dxa"/>
            <w:vAlign w:val="center"/>
          </w:tcPr>
          <w:p w14:paraId="7CE7DF40">
            <w:pPr>
              <w:keepNext/>
              <w:snapToGrid w:val="0"/>
              <w:spacing w:before="70" w:after="70" w:line="240" w:lineRule="auto"/>
              <w:ind w:firstLine="0"/>
              <w:jc w:val="left"/>
              <w:rPr>
                <w:sz w:val="21"/>
              </w:rPr>
            </w:pPr>
            <w:r>
              <w:rPr>
                <w:sz w:val="21"/>
                <w:szCs w:val="21"/>
              </w:rPr>
              <w:t>高性能便携式计算机</w:t>
            </w:r>
          </w:p>
        </w:tc>
        <w:tc>
          <w:tcPr>
            <w:tcW w:w="975" w:type="dxa"/>
            <w:vAlign w:val="center"/>
          </w:tcPr>
          <w:p w14:paraId="666C97FA">
            <w:pPr>
              <w:keepNext/>
              <w:snapToGrid w:val="0"/>
              <w:spacing w:before="70" w:after="70" w:line="240" w:lineRule="auto"/>
              <w:ind w:firstLine="0"/>
              <w:jc w:val="center"/>
              <w:rPr>
                <w:sz w:val="21"/>
              </w:rPr>
            </w:pPr>
            <w:r>
              <w:rPr>
                <w:sz w:val="21"/>
                <w:szCs w:val="21"/>
              </w:rPr>
              <w:t>6 台</w:t>
            </w:r>
          </w:p>
        </w:tc>
        <w:tc>
          <w:tcPr>
            <w:tcW w:w="2145" w:type="dxa"/>
            <w:vAlign w:val="center"/>
          </w:tcPr>
          <w:p w14:paraId="6F0F4A3A">
            <w:pPr>
              <w:keepNext/>
              <w:snapToGrid w:val="0"/>
              <w:spacing w:before="70" w:after="70" w:line="240" w:lineRule="auto"/>
              <w:ind w:firstLine="0"/>
              <w:jc w:val="left"/>
              <w:rPr>
                <w:sz w:val="21"/>
              </w:rPr>
            </w:pPr>
            <w:r>
              <w:rPr>
                <w:sz w:val="21"/>
                <w:szCs w:val="21"/>
              </w:rPr>
              <w:t>现场解算</w:t>
            </w:r>
          </w:p>
        </w:tc>
      </w:tr>
      <w:tr w14:paraId="68E889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5C495D1B">
            <w:pPr>
              <w:keepNext/>
              <w:snapToGrid w:val="0"/>
              <w:spacing w:before="70" w:after="70" w:line="240" w:lineRule="auto"/>
              <w:ind w:firstLine="0"/>
              <w:jc w:val="center"/>
              <w:rPr>
                <w:sz w:val="21"/>
              </w:rPr>
            </w:pPr>
            <w:r>
              <w:rPr>
                <w:sz w:val="21"/>
                <w:szCs w:val="21"/>
              </w:rPr>
              <w:t>载具</w:t>
            </w:r>
          </w:p>
        </w:tc>
        <w:tc>
          <w:tcPr>
            <w:tcW w:w="4416" w:type="dxa"/>
            <w:vAlign w:val="center"/>
          </w:tcPr>
          <w:p w14:paraId="0585B060">
            <w:pPr>
              <w:keepNext/>
              <w:snapToGrid w:val="0"/>
              <w:spacing w:before="70" w:after="70" w:line="240" w:lineRule="auto"/>
              <w:ind w:firstLine="0"/>
              <w:jc w:val="left"/>
              <w:rPr>
                <w:sz w:val="21"/>
              </w:rPr>
            </w:pPr>
            <w:r>
              <w:rPr>
                <w:sz w:val="21"/>
                <w:szCs w:val="21"/>
              </w:rPr>
              <w:t>平坡/缓坡/陡坡移动载具</w:t>
            </w:r>
          </w:p>
        </w:tc>
        <w:tc>
          <w:tcPr>
            <w:tcW w:w="975" w:type="dxa"/>
            <w:vAlign w:val="center"/>
          </w:tcPr>
          <w:p w14:paraId="74CC0500">
            <w:pPr>
              <w:keepNext/>
              <w:snapToGrid w:val="0"/>
              <w:spacing w:before="70" w:after="70" w:line="240" w:lineRule="auto"/>
              <w:ind w:firstLine="0"/>
              <w:jc w:val="center"/>
              <w:rPr>
                <w:sz w:val="21"/>
              </w:rPr>
            </w:pPr>
            <w:r>
              <w:rPr>
                <w:sz w:val="21"/>
                <w:szCs w:val="21"/>
              </w:rPr>
              <w:t>各 2 台</w:t>
            </w:r>
          </w:p>
        </w:tc>
        <w:tc>
          <w:tcPr>
            <w:tcW w:w="2145" w:type="dxa"/>
            <w:vAlign w:val="center"/>
          </w:tcPr>
          <w:p w14:paraId="51E8BEB2">
            <w:pPr>
              <w:keepNext/>
              <w:snapToGrid w:val="0"/>
              <w:spacing w:before="70" w:after="70" w:line="240" w:lineRule="auto"/>
              <w:ind w:firstLine="0"/>
              <w:jc w:val="left"/>
              <w:rPr>
                <w:sz w:val="21"/>
              </w:rPr>
            </w:pPr>
            <w:r>
              <w:rPr>
                <w:sz w:val="21"/>
                <w:szCs w:val="21"/>
              </w:rPr>
              <w:t>自主扫描</w:t>
            </w:r>
          </w:p>
        </w:tc>
      </w:tr>
      <w:tr w14:paraId="348867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3BF007B5">
            <w:pPr>
              <w:keepNext/>
              <w:snapToGrid w:val="0"/>
              <w:spacing w:before="70" w:after="70" w:line="240" w:lineRule="auto"/>
              <w:ind w:firstLine="0"/>
              <w:jc w:val="center"/>
              <w:rPr>
                <w:sz w:val="21"/>
              </w:rPr>
            </w:pPr>
            <w:r>
              <w:rPr>
                <w:sz w:val="21"/>
                <w:szCs w:val="21"/>
              </w:rPr>
              <w:t>试验设备</w:t>
            </w:r>
          </w:p>
        </w:tc>
        <w:tc>
          <w:tcPr>
            <w:tcW w:w="4416" w:type="dxa"/>
            <w:vAlign w:val="center"/>
          </w:tcPr>
          <w:p w14:paraId="02648F89">
            <w:pPr>
              <w:keepNext/>
              <w:snapToGrid w:val="0"/>
              <w:spacing w:before="70" w:after="70" w:line="240" w:lineRule="auto"/>
              <w:ind w:firstLine="0"/>
              <w:jc w:val="left"/>
              <w:rPr>
                <w:sz w:val="21"/>
              </w:rPr>
            </w:pPr>
            <w:r>
              <w:rPr>
                <w:sz w:val="21"/>
                <w:szCs w:val="21"/>
              </w:rPr>
              <w:t>标准长度基线（1/5/10 m）</w:t>
            </w:r>
          </w:p>
        </w:tc>
        <w:tc>
          <w:tcPr>
            <w:tcW w:w="975" w:type="dxa"/>
            <w:vAlign w:val="center"/>
          </w:tcPr>
          <w:p w14:paraId="66E33A02">
            <w:pPr>
              <w:keepNext/>
              <w:snapToGrid w:val="0"/>
              <w:spacing w:before="70" w:after="70" w:line="240" w:lineRule="auto"/>
              <w:ind w:firstLine="0"/>
              <w:jc w:val="center"/>
              <w:rPr>
                <w:sz w:val="21"/>
              </w:rPr>
            </w:pPr>
            <w:r>
              <w:rPr>
                <w:sz w:val="21"/>
                <w:szCs w:val="21"/>
              </w:rPr>
              <w:t>1 套</w:t>
            </w:r>
          </w:p>
        </w:tc>
        <w:tc>
          <w:tcPr>
            <w:tcW w:w="2145" w:type="dxa"/>
            <w:vAlign w:val="center"/>
          </w:tcPr>
          <w:p w14:paraId="36354442">
            <w:pPr>
              <w:keepNext/>
              <w:snapToGrid w:val="0"/>
              <w:spacing w:before="70" w:after="70" w:line="240" w:lineRule="auto"/>
              <w:ind w:firstLine="0"/>
              <w:jc w:val="left"/>
              <w:rPr>
                <w:sz w:val="21"/>
              </w:rPr>
            </w:pPr>
            <w:r>
              <w:rPr>
                <w:sz w:val="21"/>
                <w:szCs w:val="21"/>
              </w:rPr>
              <w:t>精度检定</w:t>
            </w:r>
          </w:p>
        </w:tc>
      </w:tr>
      <w:tr w14:paraId="65DE1C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6FEB02F6">
            <w:pPr>
              <w:keepNext/>
              <w:snapToGrid w:val="0"/>
              <w:spacing w:before="70" w:after="70" w:line="240" w:lineRule="auto"/>
              <w:ind w:firstLine="0"/>
              <w:jc w:val="center"/>
              <w:rPr>
                <w:sz w:val="21"/>
              </w:rPr>
            </w:pPr>
            <w:r>
              <w:rPr>
                <w:sz w:val="21"/>
                <w:szCs w:val="21"/>
              </w:rPr>
              <w:t>试验设备</w:t>
            </w:r>
          </w:p>
        </w:tc>
        <w:tc>
          <w:tcPr>
            <w:tcW w:w="4416" w:type="dxa"/>
            <w:vAlign w:val="center"/>
          </w:tcPr>
          <w:p w14:paraId="25DD7A80">
            <w:pPr>
              <w:keepNext/>
              <w:snapToGrid w:val="0"/>
              <w:spacing w:before="70" w:after="70" w:line="240" w:lineRule="auto"/>
              <w:ind w:firstLine="0"/>
              <w:jc w:val="left"/>
              <w:rPr>
                <w:sz w:val="21"/>
              </w:rPr>
            </w:pPr>
            <w:r>
              <w:rPr>
                <w:sz w:val="21"/>
                <w:szCs w:val="21"/>
              </w:rPr>
              <w:t>三维标定场</w:t>
            </w:r>
          </w:p>
        </w:tc>
        <w:tc>
          <w:tcPr>
            <w:tcW w:w="975" w:type="dxa"/>
            <w:vAlign w:val="center"/>
          </w:tcPr>
          <w:p w14:paraId="3CB13FF7">
            <w:pPr>
              <w:keepNext/>
              <w:snapToGrid w:val="0"/>
              <w:spacing w:before="70" w:after="70" w:line="240" w:lineRule="auto"/>
              <w:ind w:firstLine="0"/>
              <w:jc w:val="center"/>
              <w:rPr>
                <w:sz w:val="21"/>
              </w:rPr>
            </w:pPr>
            <w:r>
              <w:rPr>
                <w:sz w:val="21"/>
                <w:szCs w:val="21"/>
              </w:rPr>
              <w:t>1 套</w:t>
            </w:r>
          </w:p>
        </w:tc>
        <w:tc>
          <w:tcPr>
            <w:tcW w:w="2145" w:type="dxa"/>
            <w:vAlign w:val="center"/>
          </w:tcPr>
          <w:p w14:paraId="76EFBACC">
            <w:pPr>
              <w:keepNext/>
              <w:snapToGrid w:val="0"/>
              <w:spacing w:before="70" w:after="70" w:line="240" w:lineRule="auto"/>
              <w:ind w:firstLine="0"/>
              <w:jc w:val="left"/>
              <w:rPr>
                <w:sz w:val="21"/>
              </w:rPr>
            </w:pPr>
            <w:r>
              <w:rPr>
                <w:sz w:val="21"/>
                <w:szCs w:val="21"/>
              </w:rPr>
              <w:t>标定</w:t>
            </w:r>
          </w:p>
        </w:tc>
      </w:tr>
      <w:tr w14:paraId="7AF081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14FEB001">
            <w:pPr>
              <w:keepNext/>
              <w:snapToGrid w:val="0"/>
              <w:spacing w:before="70" w:after="70" w:line="240" w:lineRule="auto"/>
              <w:ind w:firstLine="0"/>
              <w:jc w:val="center"/>
              <w:rPr>
                <w:sz w:val="21"/>
              </w:rPr>
            </w:pPr>
            <w:r>
              <w:rPr>
                <w:sz w:val="21"/>
                <w:szCs w:val="21"/>
              </w:rPr>
              <w:t>试验设备</w:t>
            </w:r>
          </w:p>
        </w:tc>
        <w:tc>
          <w:tcPr>
            <w:tcW w:w="4416" w:type="dxa"/>
            <w:vAlign w:val="center"/>
          </w:tcPr>
          <w:p w14:paraId="09B2CEB7">
            <w:pPr>
              <w:keepNext/>
              <w:snapToGrid w:val="0"/>
              <w:spacing w:before="70" w:after="70" w:line="240" w:lineRule="auto"/>
              <w:ind w:firstLine="0"/>
              <w:jc w:val="left"/>
              <w:rPr>
                <w:sz w:val="21"/>
              </w:rPr>
            </w:pPr>
            <w:r>
              <w:rPr>
                <w:sz w:val="21"/>
                <w:szCs w:val="21"/>
              </w:rPr>
              <w:t>模拟坡道（15°/35°）</w:t>
            </w:r>
          </w:p>
        </w:tc>
        <w:tc>
          <w:tcPr>
            <w:tcW w:w="975" w:type="dxa"/>
            <w:vAlign w:val="center"/>
          </w:tcPr>
          <w:p w14:paraId="2BB0E65F">
            <w:pPr>
              <w:keepNext/>
              <w:snapToGrid w:val="0"/>
              <w:spacing w:before="70" w:after="70" w:line="240" w:lineRule="auto"/>
              <w:ind w:firstLine="0"/>
              <w:jc w:val="center"/>
              <w:rPr>
                <w:sz w:val="21"/>
              </w:rPr>
            </w:pPr>
            <w:r>
              <w:rPr>
                <w:sz w:val="21"/>
                <w:szCs w:val="21"/>
              </w:rPr>
              <w:t>1 套</w:t>
            </w:r>
          </w:p>
        </w:tc>
        <w:tc>
          <w:tcPr>
            <w:tcW w:w="2145" w:type="dxa"/>
            <w:vAlign w:val="center"/>
          </w:tcPr>
          <w:p w14:paraId="3C82A493">
            <w:pPr>
              <w:keepNext/>
              <w:snapToGrid w:val="0"/>
              <w:spacing w:before="70" w:after="70" w:line="240" w:lineRule="auto"/>
              <w:ind w:firstLine="0"/>
              <w:jc w:val="left"/>
              <w:rPr>
                <w:sz w:val="21"/>
              </w:rPr>
            </w:pPr>
            <w:r>
              <w:rPr>
                <w:sz w:val="21"/>
                <w:szCs w:val="21"/>
              </w:rPr>
              <w:t>场景适应性试验</w:t>
            </w:r>
          </w:p>
        </w:tc>
      </w:tr>
      <w:tr w14:paraId="3464DF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264" w:type="dxa"/>
            <w:vAlign w:val="center"/>
          </w:tcPr>
          <w:p w14:paraId="77B74735">
            <w:pPr>
              <w:keepNext/>
              <w:snapToGrid w:val="0"/>
              <w:spacing w:before="70" w:after="70" w:line="240" w:lineRule="auto"/>
              <w:ind w:firstLine="0"/>
              <w:jc w:val="center"/>
              <w:rPr>
                <w:sz w:val="21"/>
              </w:rPr>
            </w:pPr>
            <w:r>
              <w:rPr>
                <w:sz w:val="21"/>
                <w:szCs w:val="21"/>
              </w:rPr>
              <w:t>辅助设备</w:t>
            </w:r>
          </w:p>
        </w:tc>
        <w:tc>
          <w:tcPr>
            <w:tcW w:w="4416" w:type="dxa"/>
            <w:vAlign w:val="center"/>
          </w:tcPr>
          <w:p w14:paraId="4D33B1F7">
            <w:pPr>
              <w:keepNext/>
              <w:snapToGrid w:val="0"/>
              <w:spacing w:before="70" w:after="70" w:line="240" w:lineRule="auto"/>
              <w:ind w:firstLine="0"/>
              <w:jc w:val="left"/>
              <w:rPr>
                <w:sz w:val="21"/>
              </w:rPr>
            </w:pPr>
            <w:r>
              <w:rPr>
                <w:sz w:val="21"/>
                <w:szCs w:val="21"/>
              </w:rPr>
              <w:t>备用电源、照明、通信中继</w:t>
            </w:r>
          </w:p>
        </w:tc>
        <w:tc>
          <w:tcPr>
            <w:tcW w:w="975" w:type="dxa"/>
            <w:vAlign w:val="center"/>
          </w:tcPr>
          <w:p w14:paraId="533F385B">
            <w:pPr>
              <w:keepNext/>
              <w:snapToGrid w:val="0"/>
              <w:spacing w:before="70" w:after="70" w:line="240" w:lineRule="auto"/>
              <w:ind w:firstLine="0"/>
              <w:jc w:val="center"/>
              <w:rPr>
                <w:sz w:val="21"/>
              </w:rPr>
            </w:pPr>
            <w:r>
              <w:rPr>
                <w:sz w:val="21"/>
                <w:szCs w:val="21"/>
              </w:rPr>
              <w:t>若干</w:t>
            </w:r>
          </w:p>
        </w:tc>
        <w:tc>
          <w:tcPr>
            <w:tcW w:w="2145" w:type="dxa"/>
            <w:vAlign w:val="center"/>
          </w:tcPr>
          <w:p w14:paraId="3B61DCEA">
            <w:pPr>
              <w:keepNext/>
              <w:snapToGrid w:val="0"/>
              <w:spacing w:before="70" w:after="70" w:line="240" w:lineRule="auto"/>
              <w:ind w:firstLine="0"/>
              <w:jc w:val="left"/>
              <w:rPr>
                <w:sz w:val="21"/>
              </w:rPr>
            </w:pPr>
            <w:r>
              <w:rPr>
                <w:sz w:val="21"/>
                <w:szCs w:val="21"/>
              </w:rPr>
              <w:t>现场保障</w:t>
            </w:r>
          </w:p>
        </w:tc>
      </w:tr>
    </w:tbl>
    <w:p w14:paraId="1CDAC5C3">
      <w:pPr>
        <w:spacing w:line="240" w:lineRule="auto"/>
      </w:pPr>
    </w:p>
    <w:p w14:paraId="0FE199CB">
      <w:pPr>
        <w:pStyle w:val="5"/>
      </w:pPr>
      <w:bookmarkStart w:id="330" w:name="_Toc12889"/>
      <w:r>
        <w:rPr>
          <w:szCs w:val="32"/>
        </w:rPr>
        <w:t>3.1.5 软件资源配置</w:t>
      </w:r>
      <w:bookmarkEnd w:id="330"/>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5"/>
        <w:gridCol w:w="5831"/>
        <w:gridCol w:w="1695"/>
      </w:tblGrid>
      <w:tr w14:paraId="1236E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75" w:type="dxa"/>
            <w:shd w:val="clear" w:color="auto" w:fill="E7E6E6"/>
            <w:vAlign w:val="center"/>
          </w:tcPr>
          <w:p w14:paraId="5CD5ACF4">
            <w:pPr>
              <w:snapToGrid w:val="0"/>
              <w:spacing w:before="70" w:after="70" w:line="240" w:lineRule="auto"/>
              <w:ind w:firstLine="0"/>
              <w:jc w:val="center"/>
              <w:rPr>
                <w:b/>
                <w:sz w:val="21"/>
              </w:rPr>
            </w:pPr>
            <w:r>
              <w:rPr>
                <w:b/>
                <w:sz w:val="21"/>
                <w:szCs w:val="21"/>
              </w:rPr>
              <w:t>类别</w:t>
            </w:r>
          </w:p>
        </w:tc>
        <w:tc>
          <w:tcPr>
            <w:tcW w:w="5831" w:type="dxa"/>
            <w:shd w:val="clear" w:color="auto" w:fill="E7E6E6"/>
            <w:vAlign w:val="center"/>
          </w:tcPr>
          <w:p w14:paraId="0C58ECED">
            <w:pPr>
              <w:snapToGrid w:val="0"/>
              <w:spacing w:before="70" w:after="70" w:line="240" w:lineRule="auto"/>
              <w:ind w:firstLine="0"/>
              <w:jc w:val="center"/>
              <w:rPr>
                <w:b/>
                <w:sz w:val="21"/>
              </w:rPr>
            </w:pPr>
            <w:r>
              <w:rPr>
                <w:b/>
                <w:sz w:val="21"/>
                <w:szCs w:val="21"/>
              </w:rPr>
              <w:t>名称</w:t>
            </w:r>
          </w:p>
        </w:tc>
        <w:tc>
          <w:tcPr>
            <w:tcW w:w="1695" w:type="dxa"/>
            <w:shd w:val="clear" w:color="auto" w:fill="E7E6E6"/>
            <w:vAlign w:val="center"/>
          </w:tcPr>
          <w:p w14:paraId="4A86033C">
            <w:pPr>
              <w:snapToGrid w:val="0"/>
              <w:spacing w:before="70" w:after="70" w:line="240" w:lineRule="auto"/>
              <w:ind w:firstLine="0"/>
              <w:jc w:val="center"/>
              <w:rPr>
                <w:b/>
                <w:sz w:val="21"/>
              </w:rPr>
            </w:pPr>
            <w:r>
              <w:rPr>
                <w:b/>
                <w:sz w:val="21"/>
                <w:szCs w:val="21"/>
              </w:rPr>
              <w:t>用途</w:t>
            </w:r>
          </w:p>
        </w:tc>
      </w:tr>
      <w:tr w14:paraId="36A50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Align w:val="center"/>
          </w:tcPr>
          <w:p w14:paraId="5EFDC570">
            <w:pPr>
              <w:snapToGrid w:val="0"/>
              <w:spacing w:before="70" w:after="70" w:line="240" w:lineRule="auto"/>
              <w:ind w:firstLine="0"/>
              <w:jc w:val="center"/>
              <w:rPr>
                <w:sz w:val="21"/>
              </w:rPr>
            </w:pPr>
            <w:r>
              <w:rPr>
                <w:sz w:val="21"/>
                <w:szCs w:val="21"/>
              </w:rPr>
              <w:t>开发环境</w:t>
            </w:r>
          </w:p>
        </w:tc>
        <w:tc>
          <w:tcPr>
            <w:tcW w:w="5831" w:type="dxa"/>
            <w:vAlign w:val="center"/>
          </w:tcPr>
          <w:p w14:paraId="488C4FD9">
            <w:pPr>
              <w:snapToGrid w:val="0"/>
              <w:spacing w:before="70" w:after="70" w:line="240" w:lineRule="auto"/>
              <w:ind w:firstLine="0"/>
              <w:jc w:val="left"/>
              <w:rPr>
                <w:sz w:val="21"/>
              </w:rPr>
            </w:pPr>
            <w:r>
              <w:rPr>
                <w:sz w:val="21"/>
                <w:szCs w:val="21"/>
              </w:rPr>
              <w:t>国产操作系统开发环境、国产数据库、国产中间件</w:t>
            </w:r>
          </w:p>
        </w:tc>
        <w:tc>
          <w:tcPr>
            <w:tcW w:w="1695" w:type="dxa"/>
            <w:vAlign w:val="center"/>
          </w:tcPr>
          <w:p w14:paraId="49E022D4">
            <w:pPr>
              <w:snapToGrid w:val="0"/>
              <w:spacing w:before="70" w:after="70" w:line="240" w:lineRule="auto"/>
              <w:ind w:firstLine="0"/>
              <w:jc w:val="left"/>
              <w:rPr>
                <w:sz w:val="21"/>
              </w:rPr>
            </w:pPr>
            <w:r>
              <w:rPr>
                <w:sz w:val="21"/>
                <w:szCs w:val="21"/>
              </w:rPr>
              <w:t>自主可控开发</w:t>
            </w:r>
          </w:p>
        </w:tc>
      </w:tr>
      <w:tr w14:paraId="412B5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Align w:val="center"/>
          </w:tcPr>
          <w:p w14:paraId="741F21E1">
            <w:pPr>
              <w:snapToGrid w:val="0"/>
              <w:spacing w:before="70" w:after="70" w:line="240" w:lineRule="auto"/>
              <w:ind w:firstLine="0"/>
              <w:jc w:val="center"/>
              <w:rPr>
                <w:sz w:val="21"/>
              </w:rPr>
            </w:pPr>
            <w:r>
              <w:rPr>
                <w:sz w:val="21"/>
                <w:szCs w:val="21"/>
              </w:rPr>
              <w:t>开发工具</w:t>
            </w:r>
          </w:p>
        </w:tc>
        <w:tc>
          <w:tcPr>
            <w:tcW w:w="5831" w:type="dxa"/>
            <w:vAlign w:val="center"/>
          </w:tcPr>
          <w:p w14:paraId="6963B264">
            <w:pPr>
              <w:snapToGrid w:val="0"/>
              <w:spacing w:before="70" w:after="70" w:line="240" w:lineRule="auto"/>
              <w:ind w:firstLine="0"/>
              <w:jc w:val="left"/>
              <w:rPr>
                <w:sz w:val="21"/>
              </w:rPr>
            </w:pPr>
            <w:r>
              <w:rPr>
                <w:sz w:val="21"/>
                <w:szCs w:val="21"/>
              </w:rPr>
              <w:t>C++/Python/Qt 开发工具链、版本管理、持续集成</w:t>
            </w:r>
          </w:p>
        </w:tc>
        <w:tc>
          <w:tcPr>
            <w:tcW w:w="1695" w:type="dxa"/>
            <w:vAlign w:val="center"/>
          </w:tcPr>
          <w:p w14:paraId="30BF97B2">
            <w:pPr>
              <w:snapToGrid w:val="0"/>
              <w:spacing w:before="70" w:after="70" w:line="240" w:lineRule="auto"/>
              <w:ind w:firstLine="0"/>
              <w:jc w:val="left"/>
              <w:rPr>
                <w:sz w:val="21"/>
              </w:rPr>
            </w:pPr>
            <w:r>
              <w:rPr>
                <w:sz w:val="21"/>
                <w:szCs w:val="21"/>
              </w:rPr>
              <w:t>软件开发</w:t>
            </w:r>
          </w:p>
        </w:tc>
      </w:tr>
      <w:tr w14:paraId="766D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Align w:val="center"/>
          </w:tcPr>
          <w:p w14:paraId="3742CF4E">
            <w:pPr>
              <w:snapToGrid w:val="0"/>
              <w:spacing w:before="70" w:after="70" w:line="240" w:lineRule="auto"/>
              <w:ind w:firstLine="0"/>
              <w:jc w:val="center"/>
              <w:rPr>
                <w:sz w:val="21"/>
              </w:rPr>
            </w:pPr>
            <w:r>
              <w:rPr>
                <w:sz w:val="21"/>
                <w:szCs w:val="21"/>
              </w:rPr>
              <w:t>算法库</w:t>
            </w:r>
          </w:p>
        </w:tc>
        <w:tc>
          <w:tcPr>
            <w:tcW w:w="5831" w:type="dxa"/>
            <w:vAlign w:val="center"/>
          </w:tcPr>
          <w:p w14:paraId="1917B41D">
            <w:pPr>
              <w:snapToGrid w:val="0"/>
              <w:spacing w:before="70" w:after="70" w:line="240" w:lineRule="auto"/>
              <w:ind w:firstLine="0"/>
              <w:jc w:val="left"/>
              <w:rPr>
                <w:sz w:val="21"/>
              </w:rPr>
            </w:pPr>
            <w:r>
              <w:rPr>
                <w:sz w:val="21"/>
                <w:szCs w:val="21"/>
              </w:rPr>
              <w:t>摄影测量平差库、点云处理库、SLAM 框架、深度学习框架</w:t>
            </w:r>
          </w:p>
        </w:tc>
        <w:tc>
          <w:tcPr>
            <w:tcW w:w="1695" w:type="dxa"/>
            <w:vAlign w:val="center"/>
          </w:tcPr>
          <w:p w14:paraId="3D6568AB">
            <w:pPr>
              <w:snapToGrid w:val="0"/>
              <w:spacing w:before="70" w:after="70" w:line="240" w:lineRule="auto"/>
              <w:ind w:firstLine="0"/>
              <w:jc w:val="left"/>
              <w:rPr>
                <w:sz w:val="21"/>
              </w:rPr>
            </w:pPr>
            <w:r>
              <w:rPr>
                <w:sz w:val="21"/>
                <w:szCs w:val="21"/>
              </w:rPr>
              <w:t>算法实现</w:t>
            </w:r>
          </w:p>
        </w:tc>
      </w:tr>
      <w:tr w14:paraId="4EB1A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Align w:val="center"/>
          </w:tcPr>
          <w:p w14:paraId="58742CF1">
            <w:pPr>
              <w:snapToGrid w:val="0"/>
              <w:spacing w:before="70" w:after="70" w:line="240" w:lineRule="auto"/>
              <w:ind w:firstLine="0"/>
              <w:jc w:val="center"/>
              <w:rPr>
                <w:sz w:val="21"/>
              </w:rPr>
            </w:pPr>
            <w:r>
              <w:rPr>
                <w:sz w:val="21"/>
                <w:szCs w:val="21"/>
              </w:rPr>
              <w:t>测试工具</w:t>
            </w:r>
          </w:p>
        </w:tc>
        <w:tc>
          <w:tcPr>
            <w:tcW w:w="5831" w:type="dxa"/>
            <w:vAlign w:val="center"/>
          </w:tcPr>
          <w:p w14:paraId="7BED0FDC">
            <w:pPr>
              <w:snapToGrid w:val="0"/>
              <w:spacing w:before="70" w:after="70" w:line="240" w:lineRule="auto"/>
              <w:ind w:firstLine="0"/>
              <w:jc w:val="left"/>
              <w:rPr>
                <w:sz w:val="21"/>
              </w:rPr>
            </w:pPr>
            <w:r>
              <w:rPr>
                <w:sz w:val="21"/>
                <w:szCs w:val="21"/>
              </w:rPr>
              <w:t>单元测试、性能测试、安全测试工具</w:t>
            </w:r>
          </w:p>
        </w:tc>
        <w:tc>
          <w:tcPr>
            <w:tcW w:w="1695" w:type="dxa"/>
            <w:vAlign w:val="center"/>
          </w:tcPr>
          <w:p w14:paraId="508663DB">
            <w:pPr>
              <w:snapToGrid w:val="0"/>
              <w:spacing w:before="70" w:after="70" w:line="240" w:lineRule="auto"/>
              <w:ind w:firstLine="0"/>
              <w:jc w:val="left"/>
              <w:rPr>
                <w:sz w:val="21"/>
              </w:rPr>
            </w:pPr>
            <w:r>
              <w:rPr>
                <w:sz w:val="21"/>
                <w:szCs w:val="21"/>
              </w:rPr>
              <w:t>质量保障</w:t>
            </w:r>
          </w:p>
        </w:tc>
      </w:tr>
      <w:tr w14:paraId="2EBAF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Align w:val="center"/>
          </w:tcPr>
          <w:p w14:paraId="10ACE959">
            <w:pPr>
              <w:snapToGrid w:val="0"/>
              <w:spacing w:before="70" w:after="70" w:line="240" w:lineRule="auto"/>
              <w:ind w:firstLine="0"/>
              <w:jc w:val="center"/>
              <w:rPr>
                <w:sz w:val="21"/>
              </w:rPr>
            </w:pPr>
            <w:r>
              <w:rPr>
                <w:sz w:val="21"/>
                <w:szCs w:val="21"/>
              </w:rPr>
              <w:t>办公协同</w:t>
            </w:r>
          </w:p>
        </w:tc>
        <w:tc>
          <w:tcPr>
            <w:tcW w:w="5831" w:type="dxa"/>
            <w:vAlign w:val="center"/>
          </w:tcPr>
          <w:p w14:paraId="5480C356">
            <w:pPr>
              <w:snapToGrid w:val="0"/>
              <w:spacing w:before="70" w:after="70" w:line="240" w:lineRule="auto"/>
              <w:ind w:firstLine="0"/>
              <w:jc w:val="left"/>
              <w:rPr>
                <w:sz w:val="21"/>
              </w:rPr>
            </w:pPr>
            <w:r>
              <w:rPr>
                <w:sz w:val="21"/>
                <w:szCs w:val="21"/>
              </w:rPr>
              <w:t>项目管理、文档协同、图纸管理</w:t>
            </w:r>
          </w:p>
        </w:tc>
        <w:tc>
          <w:tcPr>
            <w:tcW w:w="1695" w:type="dxa"/>
            <w:vAlign w:val="center"/>
          </w:tcPr>
          <w:p w14:paraId="6AD2A96F">
            <w:pPr>
              <w:snapToGrid w:val="0"/>
              <w:spacing w:before="70" w:after="70" w:line="240" w:lineRule="auto"/>
              <w:ind w:firstLine="0"/>
              <w:jc w:val="left"/>
              <w:rPr>
                <w:sz w:val="21"/>
              </w:rPr>
            </w:pPr>
            <w:r>
              <w:rPr>
                <w:sz w:val="21"/>
                <w:szCs w:val="21"/>
              </w:rPr>
              <w:t>项目管理</w:t>
            </w:r>
          </w:p>
        </w:tc>
      </w:tr>
    </w:tbl>
    <w:p w14:paraId="558D3546">
      <w:pPr>
        <w:spacing w:line="240" w:lineRule="auto"/>
      </w:pPr>
    </w:p>
    <w:p w14:paraId="2541B1AC">
      <w:pPr>
        <w:pStyle w:val="5"/>
      </w:pPr>
      <w:bookmarkStart w:id="331" w:name="_Toc12510"/>
      <w:r>
        <w:rPr>
          <w:szCs w:val="32"/>
        </w:rPr>
        <w:t>3.1.6 试验与验证条件</w:t>
      </w:r>
      <w:bookmarkEnd w:id="331"/>
    </w:p>
    <w:p w14:paraId="6449D4E5">
      <w:r>
        <w:t>（1）标准长度基线：在恒温实验室布设 1 m、5 m、10 m 三级基线，溯源至国家计量基准，用于精度检定。</w:t>
      </w:r>
    </w:p>
    <w:p w14:paraId="7F7944FB">
      <w:r>
        <w:t>（2）三维标定场：布设标准球、标准平面、标准台阶、模拟裂缝、模拟孔洞等特征，用于标定与算法验证。</w:t>
      </w:r>
    </w:p>
    <w:p w14:paraId="6A5851AF">
      <w:r>
        <w:t>（3）模拟场景：搭建 1:1 闸室模拟区（约 26 m×12 m）与 15°、35° 模拟坡道，用于自主扫描与适应性试验。</w:t>
      </w:r>
    </w:p>
    <w:p w14:paraId="59429431">
      <w:r>
        <w:t>（4）暗室与光照模拟：用于弱光、强光、逆光条件下的采集试验。</w:t>
      </w:r>
    </w:p>
    <w:p w14:paraId="6A3C1209">
      <w:r>
        <w:t>（5）数据处理中心：配置 GPU 集群与存储阵列，用于大规模点云处理与模型训练。</w:t>
      </w:r>
    </w:p>
    <w:p w14:paraId="1D8CD53D">
      <w:pPr>
        <w:pStyle w:val="5"/>
      </w:pPr>
      <w:bookmarkStart w:id="332" w:name="_Toc12927"/>
      <w:r>
        <w:rPr>
          <w:szCs w:val="32"/>
        </w:rPr>
        <w:t>3.1.7 外部资源保障</w:t>
      </w:r>
      <w:bookmarkEnd w:id="332"/>
    </w:p>
    <w:p w14:paraId="3EDD4334">
      <w:r>
        <w:t>（1）与国内主流部件厂商（思看科技、先临三维、知象光电、赛尔智控、其域创新、华测导航、中海达、南方测绘等）建立合作，保证部件供应与技术支持。</w:t>
      </w:r>
    </w:p>
    <w:p w14:paraId="4967E4A7">
      <w:r>
        <w:t>（2）与具有 CMA/CNAS 资质的第三方检测机构建立合作，保证测试按期完成。</w:t>
      </w:r>
    </w:p>
    <w:p w14:paraId="31BBAE70">
      <w:r>
        <w:t>（3）与国家一级查新机构、行业学会/协会建立合作，保证查新与成果评价质量。</w:t>
      </w:r>
    </w:p>
    <w:p w14:paraId="081FDB61">
      <w:r>
        <w:t>（4）与高校/科研院所建立联合研究机制，为算法攻关提供支撑。</w:t>
      </w:r>
    </w:p>
    <w:p w14:paraId="492FBFCD">
      <w:pPr>
        <w:pStyle w:val="4"/>
      </w:pPr>
      <w:bookmarkStart w:id="333" w:name="_Toc26878"/>
      <w:r>
        <w:rPr>
          <w:szCs w:val="36"/>
        </w:rPr>
        <w:t>3.2 研究团队及工作基础</w:t>
      </w:r>
      <w:bookmarkEnd w:id="333"/>
    </w:p>
    <w:p w14:paraId="47DDF1B7">
      <w:pPr>
        <w:pStyle w:val="5"/>
      </w:pPr>
      <w:bookmarkStart w:id="334" w:name="_Toc14993"/>
      <w:r>
        <w:rPr>
          <w:szCs w:val="32"/>
        </w:rPr>
        <w:t>3.2.1 项目团队组成</w:t>
      </w:r>
      <w:bookmarkEnd w:id="334"/>
    </w:p>
    <w:tbl>
      <w:tblPr>
        <w:tblStyle w:val="32"/>
        <w:tblW w:w="101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966"/>
        <w:gridCol w:w="862"/>
        <w:gridCol w:w="1386"/>
        <w:gridCol w:w="966"/>
        <w:gridCol w:w="2704"/>
        <w:gridCol w:w="1490"/>
        <w:gridCol w:w="757"/>
      </w:tblGrid>
      <w:tr w14:paraId="2498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vAlign w:val="center"/>
          </w:tcPr>
          <w:p w14:paraId="6312DCD0">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bookmarkStart w:id="335" w:name="OLE_LINK46"/>
            <w:r>
              <w:rPr>
                <w:rFonts w:ascii="Arial" w:hAnsi="Arial" w:eastAsia="宋体" w:cs="Arial"/>
                <w:b/>
                <w:sz w:val="21"/>
                <w:szCs w:val="21"/>
                <w:lang w:eastAsia="en-US"/>
              </w:rPr>
              <w:t>职务</w:t>
            </w:r>
          </w:p>
        </w:tc>
        <w:tc>
          <w:tcPr>
            <w:tcW w:w="966" w:type="dxa"/>
            <w:vMerge w:val="restart"/>
            <w:vAlign w:val="center"/>
          </w:tcPr>
          <w:p w14:paraId="65ADFCF0">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姓名</w:t>
            </w:r>
          </w:p>
        </w:tc>
        <w:tc>
          <w:tcPr>
            <w:tcW w:w="0" w:type="auto"/>
            <w:vMerge w:val="restart"/>
            <w:vAlign w:val="center"/>
          </w:tcPr>
          <w:p w14:paraId="5ECD7A2C">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职称</w:t>
            </w:r>
          </w:p>
        </w:tc>
        <w:tc>
          <w:tcPr>
            <w:tcW w:w="757" w:type="dxa"/>
            <w:gridSpan w:val="5"/>
            <w:vAlign w:val="center"/>
          </w:tcPr>
          <w:p w14:paraId="0BD4D4E9">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执业或职业资格证明</w:t>
            </w:r>
          </w:p>
        </w:tc>
      </w:tr>
      <w:tr w14:paraId="52F7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05325508">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966" w:type="dxa"/>
            <w:vMerge w:val="continue"/>
            <w:vAlign w:val="center"/>
          </w:tcPr>
          <w:p w14:paraId="76F4C2F5">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0" w:type="auto"/>
            <w:vMerge w:val="continue"/>
            <w:vAlign w:val="center"/>
          </w:tcPr>
          <w:p w14:paraId="26E833E8">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1386" w:type="dxa"/>
            <w:vAlign w:val="center"/>
          </w:tcPr>
          <w:p w14:paraId="351C0B59">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证书名称</w:t>
            </w:r>
          </w:p>
        </w:tc>
        <w:tc>
          <w:tcPr>
            <w:tcW w:w="966" w:type="dxa"/>
            <w:vAlign w:val="center"/>
          </w:tcPr>
          <w:p w14:paraId="0FEC146D">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级别</w:t>
            </w:r>
          </w:p>
        </w:tc>
        <w:tc>
          <w:tcPr>
            <w:tcW w:w="0" w:type="auto"/>
            <w:vAlign w:val="center"/>
          </w:tcPr>
          <w:p w14:paraId="6ED84AD3">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证号</w:t>
            </w:r>
          </w:p>
        </w:tc>
        <w:tc>
          <w:tcPr>
            <w:tcW w:w="1490" w:type="dxa"/>
            <w:vAlign w:val="center"/>
          </w:tcPr>
          <w:p w14:paraId="7ABB6773">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专业</w:t>
            </w:r>
          </w:p>
        </w:tc>
        <w:tc>
          <w:tcPr>
            <w:tcW w:w="757" w:type="dxa"/>
            <w:vAlign w:val="center"/>
          </w:tcPr>
          <w:p w14:paraId="027CAF13">
            <w:pPr>
              <w:widowControl w:val="0"/>
              <w:snapToGrid w:val="0"/>
              <w:spacing w:line="240" w:lineRule="auto"/>
              <w:ind w:left="0" w:leftChars="0" w:right="0" w:rightChars="0" w:firstLine="0" w:firstLineChars="0"/>
              <w:jc w:val="center"/>
              <w:rPr>
                <w:rFonts w:ascii="Arial" w:hAnsi="Arial" w:eastAsia="宋体" w:cs="Arial"/>
                <w:b/>
                <w:sz w:val="21"/>
                <w:szCs w:val="21"/>
              </w:rPr>
            </w:pPr>
            <w:r>
              <w:rPr>
                <w:rFonts w:ascii="Arial" w:hAnsi="Arial" w:eastAsia="宋体" w:cs="Arial"/>
                <w:b/>
                <w:sz w:val="21"/>
                <w:szCs w:val="21"/>
                <w:lang w:eastAsia="en-US"/>
              </w:rPr>
              <w:t>备注</w:t>
            </w:r>
          </w:p>
        </w:tc>
      </w:tr>
      <w:tr w14:paraId="78A6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2B52B9D">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项目</w:t>
            </w:r>
          </w:p>
          <w:p w14:paraId="7C69ED48">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负责人</w:t>
            </w:r>
          </w:p>
        </w:tc>
        <w:tc>
          <w:tcPr>
            <w:tcW w:w="966" w:type="dxa"/>
            <w:vAlign w:val="center"/>
          </w:tcPr>
          <w:p w14:paraId="06C0E6F5">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王富强</w:t>
            </w:r>
          </w:p>
        </w:tc>
        <w:tc>
          <w:tcPr>
            <w:tcW w:w="0" w:type="auto"/>
            <w:vAlign w:val="center"/>
          </w:tcPr>
          <w:p w14:paraId="395EDB3B">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正高级</w:t>
            </w:r>
          </w:p>
          <w:p w14:paraId="31690BF6">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25FCB6BC">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6AFB0005">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正高级</w:t>
            </w:r>
          </w:p>
        </w:tc>
        <w:tc>
          <w:tcPr>
            <w:tcW w:w="0" w:type="auto"/>
            <w:vAlign w:val="center"/>
          </w:tcPr>
          <w:p w14:paraId="3A3CA2B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A202309010100063</w:t>
            </w:r>
          </w:p>
        </w:tc>
        <w:tc>
          <w:tcPr>
            <w:tcW w:w="1490" w:type="dxa"/>
            <w:vAlign w:val="center"/>
          </w:tcPr>
          <w:p w14:paraId="433B640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测绘</w:t>
            </w:r>
          </w:p>
        </w:tc>
        <w:tc>
          <w:tcPr>
            <w:tcW w:w="757" w:type="dxa"/>
            <w:vAlign w:val="center"/>
          </w:tcPr>
          <w:p w14:paraId="587A468D">
            <w:pPr>
              <w:widowControl w:val="0"/>
              <w:snapToGrid w:val="0"/>
              <w:spacing w:line="240" w:lineRule="auto"/>
              <w:ind w:left="0" w:leftChars="0" w:right="0" w:rightChars="0" w:firstLine="0" w:firstLineChars="0"/>
              <w:jc w:val="center"/>
              <w:rPr>
                <w:rFonts w:ascii="Arial" w:hAnsi="Arial" w:eastAsia="宋体" w:cs="Arial"/>
                <w:sz w:val="21"/>
                <w:szCs w:val="21"/>
              </w:rPr>
            </w:pPr>
          </w:p>
        </w:tc>
      </w:tr>
      <w:tr w14:paraId="0D97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E64A271">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技术</w:t>
            </w:r>
          </w:p>
          <w:p w14:paraId="18D33538">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负责人</w:t>
            </w:r>
          </w:p>
        </w:tc>
        <w:tc>
          <w:tcPr>
            <w:tcW w:w="966" w:type="dxa"/>
            <w:vAlign w:val="center"/>
          </w:tcPr>
          <w:p w14:paraId="79AD5C6A">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徐福乾</w:t>
            </w:r>
          </w:p>
        </w:tc>
        <w:tc>
          <w:tcPr>
            <w:tcW w:w="0" w:type="auto"/>
            <w:vAlign w:val="center"/>
          </w:tcPr>
          <w:p w14:paraId="0ABF3BC2">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65642EA8">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注册测绘师</w:t>
            </w:r>
          </w:p>
        </w:tc>
        <w:tc>
          <w:tcPr>
            <w:tcW w:w="966" w:type="dxa"/>
            <w:vAlign w:val="center"/>
          </w:tcPr>
          <w:p w14:paraId="4F5ED12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w:t>
            </w:r>
          </w:p>
        </w:tc>
        <w:tc>
          <w:tcPr>
            <w:tcW w:w="0" w:type="auto"/>
            <w:vAlign w:val="center"/>
          </w:tcPr>
          <w:p w14:paraId="038B85A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264102097 (00)</w:t>
            </w:r>
          </w:p>
        </w:tc>
        <w:tc>
          <w:tcPr>
            <w:tcW w:w="1490" w:type="dxa"/>
            <w:vAlign w:val="center"/>
          </w:tcPr>
          <w:p w14:paraId="1A929356">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测绘</w:t>
            </w:r>
          </w:p>
        </w:tc>
        <w:tc>
          <w:tcPr>
            <w:tcW w:w="757" w:type="dxa"/>
            <w:vAlign w:val="center"/>
          </w:tcPr>
          <w:p w14:paraId="042B0AE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59DD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CDFAEB0">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质量负责人</w:t>
            </w:r>
          </w:p>
        </w:tc>
        <w:tc>
          <w:tcPr>
            <w:tcW w:w="966" w:type="dxa"/>
            <w:vAlign w:val="center"/>
          </w:tcPr>
          <w:p w14:paraId="5C3D8129">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张立宾</w:t>
            </w:r>
          </w:p>
        </w:tc>
        <w:tc>
          <w:tcPr>
            <w:tcW w:w="0" w:type="auto"/>
            <w:vAlign w:val="center"/>
          </w:tcPr>
          <w:p w14:paraId="3E90D909">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55E311A0">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CCAA注册证书</w:t>
            </w:r>
          </w:p>
        </w:tc>
        <w:tc>
          <w:tcPr>
            <w:tcW w:w="966" w:type="dxa"/>
            <w:vAlign w:val="center"/>
          </w:tcPr>
          <w:p w14:paraId="0327FB6C">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0" w:type="auto"/>
            <w:vAlign w:val="center"/>
          </w:tcPr>
          <w:p w14:paraId="2FE51EF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231026197712257517</w:t>
            </w:r>
          </w:p>
        </w:tc>
        <w:tc>
          <w:tcPr>
            <w:tcW w:w="1490" w:type="dxa"/>
            <w:vAlign w:val="center"/>
          </w:tcPr>
          <w:p w14:paraId="03E20DE8">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QMS审核员</w:t>
            </w:r>
          </w:p>
        </w:tc>
        <w:tc>
          <w:tcPr>
            <w:tcW w:w="757" w:type="dxa"/>
            <w:vAlign w:val="center"/>
          </w:tcPr>
          <w:p w14:paraId="123C206D">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57F9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FE6D166">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算法研发组长</w:t>
            </w:r>
          </w:p>
        </w:tc>
        <w:tc>
          <w:tcPr>
            <w:tcW w:w="966" w:type="dxa"/>
            <w:vAlign w:val="center"/>
          </w:tcPr>
          <w:p w14:paraId="14FC1537">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王坤</w:t>
            </w:r>
          </w:p>
        </w:tc>
        <w:tc>
          <w:tcPr>
            <w:tcW w:w="0" w:type="auto"/>
            <w:vAlign w:val="center"/>
          </w:tcPr>
          <w:p w14:paraId="6ECA2D5B">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正高级</w:t>
            </w:r>
          </w:p>
          <w:p w14:paraId="25C6ACAF">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51DB76E9">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6B6DB178">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正高级</w:t>
            </w:r>
          </w:p>
        </w:tc>
        <w:tc>
          <w:tcPr>
            <w:tcW w:w="0" w:type="auto"/>
            <w:vAlign w:val="center"/>
          </w:tcPr>
          <w:p w14:paraId="6A3E26D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A202109010100023</w:t>
            </w:r>
          </w:p>
        </w:tc>
        <w:tc>
          <w:tcPr>
            <w:tcW w:w="1490" w:type="dxa"/>
            <w:vAlign w:val="center"/>
          </w:tcPr>
          <w:p w14:paraId="6D65668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信息与网络技术</w:t>
            </w:r>
          </w:p>
        </w:tc>
        <w:tc>
          <w:tcPr>
            <w:tcW w:w="757" w:type="dxa"/>
            <w:vAlign w:val="center"/>
          </w:tcPr>
          <w:p w14:paraId="661AB051">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15BE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777F52D">
            <w:pPr>
              <w:widowControl w:val="0"/>
              <w:snapToGrid w:val="0"/>
              <w:spacing w:line="240" w:lineRule="auto"/>
              <w:ind w:left="0" w:leftChars="0" w:right="0" w:rightChars="0" w:firstLine="0" w:firstLineChars="0"/>
              <w:jc w:val="center"/>
              <w:rPr>
                <w:rFonts w:hint="eastAsia" w:ascii="Arial" w:hAnsi="宋体" w:eastAsia="宋体"/>
                <w:sz w:val="21"/>
              </w:rPr>
            </w:pPr>
            <w:r>
              <w:rPr>
                <w:rFonts w:ascii="Arial" w:hAnsi="宋体" w:eastAsia="宋体"/>
                <w:sz w:val="21"/>
              </w:rPr>
              <w:t>硬件</w:t>
            </w:r>
            <w:r>
              <w:rPr>
                <w:rFonts w:hint="eastAsia" w:ascii="Arial" w:hAnsi="宋体" w:eastAsia="宋体"/>
                <w:sz w:val="21"/>
              </w:rPr>
              <w:t>装备组长</w:t>
            </w:r>
          </w:p>
        </w:tc>
        <w:tc>
          <w:tcPr>
            <w:tcW w:w="966" w:type="dxa"/>
            <w:vAlign w:val="center"/>
          </w:tcPr>
          <w:p w14:paraId="700576DE">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孙晨磊</w:t>
            </w:r>
          </w:p>
        </w:tc>
        <w:tc>
          <w:tcPr>
            <w:tcW w:w="0" w:type="auto"/>
            <w:vAlign w:val="center"/>
          </w:tcPr>
          <w:p w14:paraId="1CAE1ED8">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5EE20DD2">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21392AD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292CABF5">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D</w:t>
            </w:r>
            <w:r>
              <w:rPr>
                <w:rFonts w:ascii="Arial" w:hAnsi="Arial" w:eastAsia="宋体" w:cs="Arial"/>
                <w:sz w:val="21"/>
                <w:szCs w:val="21"/>
                <w:lang w:eastAsia="en-US"/>
              </w:rPr>
              <w:t>20200900014001062</w:t>
            </w:r>
          </w:p>
        </w:tc>
        <w:tc>
          <w:tcPr>
            <w:tcW w:w="1490" w:type="dxa"/>
            <w:vAlign w:val="center"/>
          </w:tcPr>
          <w:p w14:paraId="31CD9E89">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机械设计与制造</w:t>
            </w:r>
          </w:p>
        </w:tc>
        <w:tc>
          <w:tcPr>
            <w:tcW w:w="757" w:type="dxa"/>
            <w:vAlign w:val="center"/>
          </w:tcPr>
          <w:p w14:paraId="3847C104">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1769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3A18C64">
            <w:pPr>
              <w:widowControl w:val="0"/>
              <w:snapToGrid w:val="0"/>
              <w:spacing w:line="240" w:lineRule="auto"/>
              <w:ind w:left="0" w:leftChars="0" w:right="0" w:rightChars="0" w:firstLine="0" w:firstLineChars="0"/>
              <w:jc w:val="center"/>
              <w:rPr>
                <w:rFonts w:ascii="Arial" w:hAnsi="宋体" w:eastAsia="宋体"/>
                <w:sz w:val="21"/>
              </w:rPr>
            </w:pPr>
            <w:r>
              <w:rPr>
                <w:rFonts w:hint="eastAsia" w:ascii="Arial" w:hAnsi="宋体" w:eastAsia="宋体"/>
                <w:sz w:val="21"/>
              </w:rPr>
              <w:t>软件开发组长</w:t>
            </w:r>
          </w:p>
        </w:tc>
        <w:tc>
          <w:tcPr>
            <w:tcW w:w="966" w:type="dxa"/>
            <w:vAlign w:val="center"/>
          </w:tcPr>
          <w:p w14:paraId="57939565">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李玉杰</w:t>
            </w:r>
          </w:p>
        </w:tc>
        <w:tc>
          <w:tcPr>
            <w:tcW w:w="0" w:type="auto"/>
            <w:vAlign w:val="center"/>
          </w:tcPr>
          <w:p w14:paraId="53D71EF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7ECB599E">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5A3A009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7E35031B">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ascii="Arial" w:hAnsi="Arial" w:eastAsia="宋体" w:cs="Arial"/>
                <w:sz w:val="21"/>
                <w:szCs w:val="21"/>
                <w:lang w:eastAsia="en-US"/>
              </w:rPr>
              <w:t>D20240900014001702</w:t>
            </w:r>
          </w:p>
        </w:tc>
        <w:tc>
          <w:tcPr>
            <w:tcW w:w="1490" w:type="dxa"/>
            <w:vAlign w:val="center"/>
          </w:tcPr>
          <w:p w14:paraId="52C51EB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测绘工程</w:t>
            </w:r>
          </w:p>
        </w:tc>
        <w:tc>
          <w:tcPr>
            <w:tcW w:w="757" w:type="dxa"/>
            <w:vAlign w:val="center"/>
          </w:tcPr>
          <w:p w14:paraId="6F392348">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31F1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8EE2BC5">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测绘外业组长</w:t>
            </w:r>
          </w:p>
        </w:tc>
        <w:tc>
          <w:tcPr>
            <w:tcW w:w="966" w:type="dxa"/>
            <w:vAlign w:val="center"/>
          </w:tcPr>
          <w:p w14:paraId="64122D29">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苏东辉</w:t>
            </w:r>
          </w:p>
        </w:tc>
        <w:tc>
          <w:tcPr>
            <w:tcW w:w="0" w:type="auto"/>
            <w:vAlign w:val="center"/>
          </w:tcPr>
          <w:p w14:paraId="285B5CD5">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5405102C">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614A5C0C">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中级</w:t>
            </w:r>
          </w:p>
        </w:tc>
        <w:tc>
          <w:tcPr>
            <w:tcW w:w="0" w:type="auto"/>
            <w:vAlign w:val="center"/>
          </w:tcPr>
          <w:p w14:paraId="7CBA200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020220924014009700615</w:t>
            </w:r>
          </w:p>
        </w:tc>
        <w:tc>
          <w:tcPr>
            <w:tcW w:w="1490" w:type="dxa"/>
            <w:vAlign w:val="center"/>
          </w:tcPr>
          <w:p w14:paraId="0B6CC847">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地质测绘</w:t>
            </w:r>
          </w:p>
        </w:tc>
        <w:tc>
          <w:tcPr>
            <w:tcW w:w="757" w:type="dxa"/>
            <w:vAlign w:val="center"/>
          </w:tcPr>
          <w:p w14:paraId="674C03C3">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11C2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45B13E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3516A1DD">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高豪林</w:t>
            </w:r>
          </w:p>
        </w:tc>
        <w:tc>
          <w:tcPr>
            <w:tcW w:w="0" w:type="auto"/>
            <w:vAlign w:val="center"/>
          </w:tcPr>
          <w:p w14:paraId="404C702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4F7866D5">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590DD63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02DFD7D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B</w:t>
            </w:r>
            <w:r>
              <w:rPr>
                <w:rFonts w:ascii="Arial" w:hAnsi="Arial" w:eastAsia="宋体" w:cs="Arial"/>
                <w:sz w:val="21"/>
                <w:szCs w:val="21"/>
                <w:lang w:eastAsia="en-US"/>
              </w:rPr>
              <w:t>202409000100009</w:t>
            </w:r>
          </w:p>
        </w:tc>
        <w:tc>
          <w:tcPr>
            <w:tcW w:w="1490" w:type="dxa"/>
            <w:vAlign w:val="center"/>
          </w:tcPr>
          <w:p w14:paraId="60684778">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大数据</w:t>
            </w:r>
          </w:p>
        </w:tc>
        <w:tc>
          <w:tcPr>
            <w:tcW w:w="757" w:type="dxa"/>
            <w:vAlign w:val="center"/>
          </w:tcPr>
          <w:p w14:paraId="1B8AA3C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70E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F912B5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2F37FC2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李瑞桦</w:t>
            </w:r>
          </w:p>
        </w:tc>
        <w:tc>
          <w:tcPr>
            <w:tcW w:w="0" w:type="auto"/>
            <w:vAlign w:val="center"/>
          </w:tcPr>
          <w:p w14:paraId="11D208EA">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41ACC62F">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1C3BD65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3E9B66B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B202309171900118</w:t>
            </w:r>
          </w:p>
        </w:tc>
        <w:tc>
          <w:tcPr>
            <w:tcW w:w="1490" w:type="dxa"/>
            <w:vAlign w:val="center"/>
          </w:tcPr>
          <w:p w14:paraId="205E8D0A">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电子</w:t>
            </w:r>
          </w:p>
          <w:p w14:paraId="6AC0EF92">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计算机</w:t>
            </w:r>
          </w:p>
        </w:tc>
        <w:tc>
          <w:tcPr>
            <w:tcW w:w="757" w:type="dxa"/>
            <w:vAlign w:val="center"/>
          </w:tcPr>
          <w:p w14:paraId="06B3938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529B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255483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0CBFC311">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巩克现</w:t>
            </w:r>
          </w:p>
        </w:tc>
        <w:tc>
          <w:tcPr>
            <w:tcW w:w="0" w:type="auto"/>
            <w:vAlign w:val="center"/>
          </w:tcPr>
          <w:p w14:paraId="33AB244A">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副教授</w:t>
            </w:r>
          </w:p>
        </w:tc>
        <w:tc>
          <w:tcPr>
            <w:tcW w:w="1386" w:type="dxa"/>
            <w:vAlign w:val="center"/>
          </w:tcPr>
          <w:p w14:paraId="479BFEC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468AE918">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副教授</w:t>
            </w:r>
          </w:p>
        </w:tc>
        <w:tc>
          <w:tcPr>
            <w:tcW w:w="0" w:type="auto"/>
            <w:vAlign w:val="center"/>
          </w:tcPr>
          <w:p w14:paraId="5A1D29C4">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0033317</w:t>
            </w:r>
          </w:p>
        </w:tc>
        <w:tc>
          <w:tcPr>
            <w:tcW w:w="1490" w:type="dxa"/>
            <w:vAlign w:val="center"/>
          </w:tcPr>
          <w:p w14:paraId="2BD81B32">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信息与信息处理</w:t>
            </w:r>
          </w:p>
        </w:tc>
        <w:tc>
          <w:tcPr>
            <w:tcW w:w="757" w:type="dxa"/>
            <w:vAlign w:val="center"/>
          </w:tcPr>
          <w:p w14:paraId="1C982296">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6C07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8CE400C">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3B7BC9B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何振华</w:t>
            </w:r>
          </w:p>
        </w:tc>
        <w:tc>
          <w:tcPr>
            <w:tcW w:w="0" w:type="auto"/>
            <w:vAlign w:val="center"/>
          </w:tcPr>
          <w:p w14:paraId="16F6B559">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1197C378">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0632858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5B3A131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B202509M10100009</w:t>
            </w:r>
          </w:p>
        </w:tc>
        <w:tc>
          <w:tcPr>
            <w:tcW w:w="1490" w:type="dxa"/>
            <w:vAlign w:val="center"/>
          </w:tcPr>
          <w:p w14:paraId="5DFC35C5">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人工智能</w:t>
            </w:r>
          </w:p>
        </w:tc>
        <w:tc>
          <w:tcPr>
            <w:tcW w:w="757" w:type="dxa"/>
            <w:vAlign w:val="center"/>
          </w:tcPr>
          <w:p w14:paraId="2FA7B88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0F5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65D4644">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235D89D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张文亮</w:t>
            </w:r>
          </w:p>
        </w:tc>
        <w:tc>
          <w:tcPr>
            <w:tcW w:w="0" w:type="auto"/>
            <w:vAlign w:val="center"/>
          </w:tcPr>
          <w:p w14:paraId="567E404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44755DC1">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659A8D2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7525FB6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020220924014009700614</w:t>
            </w:r>
          </w:p>
        </w:tc>
        <w:tc>
          <w:tcPr>
            <w:tcW w:w="1490" w:type="dxa"/>
            <w:vAlign w:val="center"/>
          </w:tcPr>
          <w:p w14:paraId="4D2B011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地质测绘</w:t>
            </w:r>
          </w:p>
        </w:tc>
        <w:tc>
          <w:tcPr>
            <w:tcW w:w="757" w:type="dxa"/>
            <w:vAlign w:val="center"/>
          </w:tcPr>
          <w:p w14:paraId="05D5219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2CD8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F7C984F">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59EBC851">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李冲</w:t>
            </w:r>
          </w:p>
        </w:tc>
        <w:tc>
          <w:tcPr>
            <w:tcW w:w="0" w:type="auto"/>
            <w:vAlign w:val="center"/>
          </w:tcPr>
          <w:p w14:paraId="4570BF6A">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116C263E">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注册计量师</w:t>
            </w:r>
          </w:p>
        </w:tc>
        <w:tc>
          <w:tcPr>
            <w:tcW w:w="966" w:type="dxa"/>
            <w:vAlign w:val="center"/>
          </w:tcPr>
          <w:p w14:paraId="7D03DF1A">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一级</w:t>
            </w:r>
          </w:p>
        </w:tc>
        <w:tc>
          <w:tcPr>
            <w:tcW w:w="0" w:type="auto"/>
            <w:vAlign w:val="center"/>
          </w:tcPr>
          <w:p w14:paraId="1892ECB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20220607041000000038</w:t>
            </w:r>
          </w:p>
        </w:tc>
        <w:tc>
          <w:tcPr>
            <w:tcW w:w="1490" w:type="dxa"/>
            <w:vAlign w:val="center"/>
          </w:tcPr>
          <w:p w14:paraId="578F3311">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计量</w:t>
            </w:r>
          </w:p>
        </w:tc>
        <w:tc>
          <w:tcPr>
            <w:tcW w:w="757" w:type="dxa"/>
            <w:vAlign w:val="center"/>
          </w:tcPr>
          <w:p w14:paraId="2BA6FB2E">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1ACC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9711BEE">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23493D20">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孙傲辉</w:t>
            </w:r>
          </w:p>
        </w:tc>
        <w:tc>
          <w:tcPr>
            <w:tcW w:w="0" w:type="auto"/>
            <w:vAlign w:val="center"/>
          </w:tcPr>
          <w:p w14:paraId="4BBAA8E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52EF5DB2">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43EA4816">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0DDC4657">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D20250900906500022</w:t>
            </w:r>
          </w:p>
        </w:tc>
        <w:tc>
          <w:tcPr>
            <w:tcW w:w="1490" w:type="dxa"/>
            <w:vAlign w:val="center"/>
          </w:tcPr>
          <w:p w14:paraId="568342FB">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w:t>
            </w:r>
          </w:p>
        </w:tc>
        <w:tc>
          <w:tcPr>
            <w:tcW w:w="757" w:type="dxa"/>
            <w:vAlign w:val="center"/>
          </w:tcPr>
          <w:p w14:paraId="04AD8D0D">
            <w:pPr>
              <w:widowControl w:val="0"/>
              <w:snapToGrid w:val="0"/>
              <w:spacing w:line="240" w:lineRule="auto"/>
              <w:ind w:left="0" w:leftChars="0" w:right="0" w:rightChars="0" w:firstLine="0" w:firstLineChars="0"/>
              <w:jc w:val="center"/>
              <w:rPr>
                <w:rFonts w:hint="eastAsia" w:ascii="Arial" w:hAnsi="Arial" w:eastAsia="宋体" w:cs="Arial"/>
                <w:sz w:val="21"/>
                <w:szCs w:val="21"/>
              </w:rPr>
            </w:pPr>
          </w:p>
        </w:tc>
      </w:tr>
      <w:tr w14:paraId="5F16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3B174F6">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硬件装备成员</w:t>
            </w:r>
          </w:p>
        </w:tc>
        <w:tc>
          <w:tcPr>
            <w:tcW w:w="966" w:type="dxa"/>
            <w:vAlign w:val="center"/>
          </w:tcPr>
          <w:p w14:paraId="79E0FA99">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周优良</w:t>
            </w:r>
          </w:p>
        </w:tc>
        <w:tc>
          <w:tcPr>
            <w:tcW w:w="0" w:type="auto"/>
            <w:vAlign w:val="center"/>
          </w:tcPr>
          <w:p w14:paraId="46FABBE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1C06DA7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4DF8E43F">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605921D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020220926014009700218</w:t>
            </w:r>
          </w:p>
        </w:tc>
        <w:tc>
          <w:tcPr>
            <w:tcW w:w="1490" w:type="dxa"/>
            <w:vAlign w:val="center"/>
          </w:tcPr>
          <w:p w14:paraId="567551CF">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电子仪器与测量</w:t>
            </w:r>
          </w:p>
        </w:tc>
        <w:tc>
          <w:tcPr>
            <w:tcW w:w="757" w:type="dxa"/>
            <w:vAlign w:val="center"/>
          </w:tcPr>
          <w:p w14:paraId="6DD05E51">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748C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FA6B915">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软件开发成员</w:t>
            </w:r>
          </w:p>
        </w:tc>
        <w:tc>
          <w:tcPr>
            <w:tcW w:w="966" w:type="dxa"/>
            <w:vAlign w:val="center"/>
          </w:tcPr>
          <w:p w14:paraId="3A17628D">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王小景</w:t>
            </w:r>
          </w:p>
        </w:tc>
        <w:tc>
          <w:tcPr>
            <w:tcW w:w="0" w:type="auto"/>
            <w:vAlign w:val="center"/>
          </w:tcPr>
          <w:p w14:paraId="2E2C81E2">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7C7F799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4168826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6160711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C20240926014009700263</w:t>
            </w:r>
          </w:p>
        </w:tc>
        <w:tc>
          <w:tcPr>
            <w:tcW w:w="1490" w:type="dxa"/>
            <w:vAlign w:val="center"/>
          </w:tcPr>
          <w:p w14:paraId="4BDEF22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信息与网络技术</w:t>
            </w:r>
          </w:p>
        </w:tc>
        <w:tc>
          <w:tcPr>
            <w:tcW w:w="757" w:type="dxa"/>
            <w:vAlign w:val="center"/>
          </w:tcPr>
          <w:p w14:paraId="42FD36A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6BF4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3" w:type="dxa"/>
            <w:vAlign w:val="center"/>
          </w:tcPr>
          <w:p w14:paraId="4179D03F">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软件开发成员</w:t>
            </w:r>
          </w:p>
        </w:tc>
        <w:tc>
          <w:tcPr>
            <w:tcW w:w="966" w:type="dxa"/>
            <w:vAlign w:val="center"/>
          </w:tcPr>
          <w:p w14:paraId="7936E80F">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林敬娜</w:t>
            </w:r>
          </w:p>
        </w:tc>
        <w:tc>
          <w:tcPr>
            <w:tcW w:w="862" w:type="dxa"/>
            <w:vAlign w:val="center"/>
          </w:tcPr>
          <w:p w14:paraId="4A718C39">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技术员</w:t>
            </w:r>
          </w:p>
        </w:tc>
        <w:tc>
          <w:tcPr>
            <w:tcW w:w="1386" w:type="dxa"/>
            <w:vAlign w:val="center"/>
          </w:tcPr>
          <w:p w14:paraId="011D3B75">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966" w:type="dxa"/>
            <w:vAlign w:val="center"/>
          </w:tcPr>
          <w:p w14:paraId="597E955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2704" w:type="dxa"/>
            <w:vAlign w:val="center"/>
          </w:tcPr>
          <w:p w14:paraId="6833763B">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w:t>
            </w:r>
          </w:p>
        </w:tc>
        <w:tc>
          <w:tcPr>
            <w:tcW w:w="1490" w:type="dxa"/>
            <w:vAlign w:val="center"/>
          </w:tcPr>
          <w:p w14:paraId="194B9C0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测绘工程</w:t>
            </w:r>
          </w:p>
        </w:tc>
        <w:tc>
          <w:tcPr>
            <w:tcW w:w="757" w:type="dxa"/>
            <w:vAlign w:val="center"/>
          </w:tcPr>
          <w:p w14:paraId="04ACEC1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bookmarkEnd w:id="335"/>
    </w:tbl>
    <w:p w14:paraId="01D9CE55">
      <w:pPr>
        <w:ind w:left="0" w:leftChars="0" w:firstLine="0" w:firstLineChars="0"/>
      </w:pPr>
      <w:r>
        <w:t>。</w:t>
      </w:r>
    </w:p>
    <w:p w14:paraId="1BCD3DD1">
      <w:pPr>
        <w:pStyle w:val="5"/>
      </w:pPr>
      <w:bookmarkStart w:id="336" w:name="_Toc12568"/>
      <w:r>
        <w:rPr>
          <w:szCs w:val="32"/>
        </w:rPr>
        <w:t>3.2.2 团队能力结构</w:t>
      </w:r>
      <w:bookmarkEnd w:id="336"/>
    </w:p>
    <w:p w14:paraId="2BC9317A">
      <w:r>
        <w:t>团队覆盖测绘、水利、机械、电子、计算机、机器人、安全、管理八个专业，形成</w:t>
      </w:r>
      <w:r>
        <w:rPr>
          <w:rFonts w:hint="eastAsia"/>
        </w:rPr>
        <w:t>“</w:t>
      </w:r>
      <w:r>
        <w:t>测量</w:t>
      </w:r>
      <w:r>
        <w:rPr>
          <w:rFonts w:hint="eastAsia"/>
        </w:rPr>
        <w:t>-</w:t>
      </w:r>
      <w:r>
        <w:t>装备</w:t>
      </w:r>
      <w:r>
        <w:rPr>
          <w:rFonts w:hint="eastAsia"/>
        </w:rPr>
        <w:t>-</w:t>
      </w:r>
      <w:r>
        <w:t>软件</w:t>
      </w:r>
      <w:r>
        <w:rPr>
          <w:rFonts w:hint="eastAsia"/>
        </w:rPr>
        <w:t>-</w:t>
      </w:r>
      <w:r>
        <w:t>验证</w:t>
      </w:r>
      <w:r>
        <w:rPr>
          <w:rFonts w:hint="eastAsia"/>
        </w:rPr>
        <w:t>”</w:t>
      </w:r>
      <w:r>
        <w:t>完整能力链。核心成员平</w:t>
      </w:r>
      <w:r>
        <w:rPr>
          <w:color w:val="000000" w:themeColor="text1"/>
          <w14:textFill>
            <w14:solidFill>
              <w14:schemeClr w14:val="tx1"/>
            </w14:solidFill>
          </w14:textFill>
        </w:rPr>
        <w:t>均从业年限</w:t>
      </w:r>
      <w:r>
        <w:rPr>
          <w:rFonts w:hint="eastAsia"/>
          <w:color w:val="000000" w:themeColor="text1"/>
          <w:lang w:val="en-US" w:eastAsia="zh-CN"/>
          <w14:textFill>
            <w14:solidFill>
              <w14:schemeClr w14:val="tx1"/>
            </w14:solidFill>
          </w14:textFill>
        </w:rPr>
        <w:t>5</w:t>
      </w:r>
      <w:r>
        <w:rPr>
          <w:color w:val="000000" w:themeColor="text1"/>
          <w14:textFill>
            <w14:solidFill>
              <w14:schemeClr w14:val="tx1"/>
            </w14:solidFill>
          </w14:textFill>
        </w:rPr>
        <w:t>年，具有水电工程现场作业经验，熟悉坝区安全管理规定与岁修组织方式。</w:t>
      </w:r>
    </w:p>
    <w:p w14:paraId="0C479A14">
      <w:pPr>
        <w:pStyle w:val="5"/>
      </w:pPr>
      <w:bookmarkStart w:id="337" w:name="_Toc27761"/>
      <w:r>
        <w:rPr>
          <w:szCs w:val="32"/>
        </w:rPr>
        <w:t>3.2.3 工作基础</w:t>
      </w:r>
      <w:r>
        <w:t>。</w:t>
      </w:r>
      <w:bookmarkEnd w:id="337"/>
    </w:p>
    <w:p w14:paraId="31EEB9A6">
      <w:pPr>
        <w:rPr>
          <w:b/>
        </w:rPr>
      </w:pPr>
      <w:r>
        <w:rPr>
          <w:b/>
        </w:rPr>
        <w:t>（</w:t>
      </w:r>
      <w:r>
        <w:rPr>
          <w:rFonts w:hint="eastAsia"/>
          <w:b/>
          <w:lang w:val="en-US" w:eastAsia="zh-CN"/>
        </w:rPr>
        <w:t>1</w:t>
      </w:r>
      <w:r>
        <w:rPr>
          <w:b/>
        </w:rPr>
        <w:t>）技术储备。</w:t>
      </w:r>
    </w:p>
    <w:p w14:paraId="2E54DA9D">
      <w:r>
        <w:t>已在以下方向形成技术储备：大视场相机标定与畸变校正；编码标志点识别与亚像素定位；多视立体与稠密匹配；点云配准与全局平差；激光/视觉 SLAM 融合；点云去噪与保边滤波；三维高斯泼溅渲染；语义分割与缺陷识别；DWG 自动制图。</w:t>
      </w:r>
    </w:p>
    <w:p w14:paraId="0853938D">
      <w:pPr>
        <w:rPr>
          <w:b/>
        </w:rPr>
      </w:pPr>
      <w:r>
        <w:rPr>
          <w:b/>
        </w:rPr>
        <w:t>（</w:t>
      </w:r>
      <w:r>
        <w:rPr>
          <w:rFonts w:hint="eastAsia"/>
          <w:b/>
          <w:lang w:val="en-US" w:eastAsia="zh-CN"/>
        </w:rPr>
        <w:t>2</w:t>
      </w:r>
      <w:r>
        <w:rPr>
          <w:b/>
        </w:rPr>
        <w:t>）标准与规范掌握。</w:t>
      </w:r>
    </w:p>
    <w:p w14:paraId="09504BE3">
      <w:r>
        <w:t>团队熟悉 GB/T 15314《精密工程测量规范》、GB 50026《工程测量标准》、NB/T 35109《水电工程三维激光扫描测量规程》、SL 713《水工混凝土结构缺陷检测技术规程》、DL/T 5251《水工混凝土建筑物缺陷检测和评估技术规程》、DL/T 2628《水电站水工建筑物缺陷管理规范》等标准，能够将标准要求转化为可执行的作业指导书与判定规则。</w:t>
      </w:r>
    </w:p>
    <w:p w14:paraId="687BF7C3">
      <w:pPr>
        <w:pStyle w:val="5"/>
      </w:pPr>
      <w:bookmarkStart w:id="338" w:name="_Toc31625"/>
      <w:r>
        <w:rPr>
          <w:szCs w:val="32"/>
        </w:rPr>
        <w:t>3.2.4 人员保障措施</w:t>
      </w:r>
      <w:bookmarkEnd w:id="338"/>
    </w:p>
    <w:p w14:paraId="76DCEBCC">
      <w:r>
        <w:rPr>
          <w:rFonts w:hint="eastAsia"/>
        </w:rPr>
        <w:t>（1）人员稳定性保障机制：在合同履约周期内，项目负责人及核心团队成员原则上保持配置稳定，无特殊事由不予调整；确需进行人员变更的，须提前以书面形式提交变更申请，且替换人员的职业资格与技术能力不得低于被替换人员。</w:t>
      </w:r>
    </w:p>
    <w:p w14:paraId="144EE9E6">
      <w:r>
        <w:rPr>
          <w:rFonts w:hint="eastAsia"/>
        </w:rPr>
        <w:t>（2）岗位到岗履职要求：项目负责人、安全负责人须按照管理规定的要求在岗履职；关键岗位人员须通过甲方组织的安全准入考核后方可进场作业。</w:t>
      </w:r>
    </w:p>
    <w:p w14:paraId="326FC88A">
      <w:r>
        <w:rPr>
          <w:rFonts w:hint="eastAsia"/>
        </w:rPr>
        <w:t>（3）培训与考核管理：人员进场前须完成技术规范、安全生产、保密管理三类专项培训并通过对应考核；未通过考核的人员不得参与现场作业。</w:t>
      </w:r>
    </w:p>
    <w:p w14:paraId="056D2184">
      <w:r>
        <w:rPr>
          <w:rFonts w:hint="eastAsia"/>
        </w:rPr>
        <w:t>（4）后备人员配置方案：每一个关键岗位均配置1名后备人员，确保人员发生变动时，相关工作可平稳衔接、不出现中断。</w:t>
      </w:r>
    </w:p>
    <w:p w14:paraId="415CD35C">
      <w:pPr>
        <w:pStyle w:val="4"/>
      </w:pPr>
      <w:bookmarkStart w:id="339" w:name="_Toc28935"/>
      <w:r>
        <w:rPr>
          <w:szCs w:val="36"/>
        </w:rPr>
        <w:t>3.3 知识产权与创新成果保障</w:t>
      </w:r>
      <w:bookmarkEnd w:id="339"/>
    </w:p>
    <w:p w14:paraId="21253E59">
      <w:pPr>
        <w:pStyle w:val="5"/>
      </w:pPr>
      <w:bookmarkStart w:id="340" w:name="_Toc13741"/>
      <w:r>
        <w:rPr>
          <w:szCs w:val="32"/>
        </w:rPr>
        <w:t>3.3.1 知识产权目标</w:t>
      </w:r>
      <w:bookmarkEnd w:id="340"/>
    </w:p>
    <w:tbl>
      <w:tblPr>
        <w:tblStyle w:val="32"/>
        <w:tblW w:w="92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79"/>
        <w:gridCol w:w="2720"/>
        <w:gridCol w:w="2226"/>
        <w:gridCol w:w="3105"/>
      </w:tblGrid>
      <w:tr w14:paraId="74715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179" w:type="dxa"/>
            <w:shd w:val="clear" w:color="auto" w:fill="E7E6E6"/>
            <w:vAlign w:val="center"/>
          </w:tcPr>
          <w:p w14:paraId="2CD5B293">
            <w:pPr>
              <w:snapToGrid w:val="0"/>
              <w:spacing w:before="70" w:after="70" w:line="240" w:lineRule="auto"/>
              <w:ind w:firstLine="0"/>
              <w:jc w:val="center"/>
              <w:rPr>
                <w:b/>
                <w:sz w:val="21"/>
              </w:rPr>
            </w:pPr>
            <w:r>
              <w:rPr>
                <w:b/>
                <w:sz w:val="21"/>
                <w:szCs w:val="21"/>
              </w:rPr>
              <w:t>类别</w:t>
            </w:r>
          </w:p>
        </w:tc>
        <w:tc>
          <w:tcPr>
            <w:tcW w:w="2720" w:type="dxa"/>
            <w:shd w:val="clear" w:color="auto" w:fill="E7E6E6"/>
            <w:vAlign w:val="center"/>
          </w:tcPr>
          <w:p w14:paraId="1D308DDE">
            <w:pPr>
              <w:snapToGrid w:val="0"/>
              <w:spacing w:before="70" w:after="70" w:line="240" w:lineRule="auto"/>
              <w:ind w:firstLine="0"/>
              <w:jc w:val="center"/>
              <w:rPr>
                <w:b/>
                <w:sz w:val="21"/>
              </w:rPr>
            </w:pPr>
            <w:r>
              <w:rPr>
                <w:b/>
                <w:sz w:val="21"/>
                <w:szCs w:val="21"/>
              </w:rPr>
              <w:t>目标</w:t>
            </w:r>
          </w:p>
        </w:tc>
        <w:tc>
          <w:tcPr>
            <w:tcW w:w="2226" w:type="dxa"/>
            <w:shd w:val="clear" w:color="auto" w:fill="E7E6E6"/>
            <w:vAlign w:val="center"/>
          </w:tcPr>
          <w:p w14:paraId="6ABF36AB">
            <w:pPr>
              <w:snapToGrid w:val="0"/>
              <w:spacing w:before="70" w:after="70" w:line="240" w:lineRule="auto"/>
              <w:ind w:firstLine="0"/>
              <w:jc w:val="center"/>
              <w:rPr>
                <w:b/>
                <w:sz w:val="21"/>
              </w:rPr>
            </w:pPr>
            <w:r>
              <w:rPr>
                <w:b/>
                <w:sz w:val="21"/>
                <w:szCs w:val="21"/>
              </w:rPr>
              <w:t>时间要求</w:t>
            </w:r>
          </w:p>
        </w:tc>
        <w:tc>
          <w:tcPr>
            <w:tcW w:w="3105" w:type="dxa"/>
            <w:shd w:val="clear" w:color="auto" w:fill="E7E6E6"/>
            <w:vAlign w:val="center"/>
          </w:tcPr>
          <w:p w14:paraId="44A120BA">
            <w:pPr>
              <w:snapToGrid w:val="0"/>
              <w:spacing w:before="70" w:after="70" w:line="240" w:lineRule="auto"/>
              <w:ind w:firstLine="0"/>
              <w:jc w:val="center"/>
              <w:rPr>
                <w:b/>
                <w:sz w:val="21"/>
              </w:rPr>
            </w:pPr>
            <w:r>
              <w:rPr>
                <w:b/>
                <w:sz w:val="21"/>
                <w:szCs w:val="21"/>
              </w:rPr>
              <w:t>保障措施</w:t>
            </w:r>
          </w:p>
        </w:tc>
      </w:tr>
      <w:tr w14:paraId="04E8B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3BB9603B">
            <w:pPr>
              <w:snapToGrid w:val="0"/>
              <w:spacing w:before="70" w:after="70" w:line="240" w:lineRule="auto"/>
              <w:ind w:firstLine="0"/>
              <w:jc w:val="center"/>
              <w:rPr>
                <w:sz w:val="21"/>
              </w:rPr>
            </w:pPr>
            <w:r>
              <w:rPr>
                <w:sz w:val="21"/>
                <w:szCs w:val="21"/>
              </w:rPr>
              <w:t>发明专利</w:t>
            </w:r>
          </w:p>
        </w:tc>
        <w:tc>
          <w:tcPr>
            <w:tcW w:w="2720" w:type="dxa"/>
            <w:vAlign w:val="center"/>
          </w:tcPr>
          <w:p w14:paraId="51AD8B47">
            <w:pPr>
              <w:snapToGrid w:val="0"/>
              <w:spacing w:before="70" w:after="70" w:line="240" w:lineRule="auto"/>
              <w:ind w:firstLine="0"/>
              <w:jc w:val="center"/>
              <w:rPr>
                <w:sz w:val="21"/>
              </w:rPr>
            </w:pPr>
            <w:r>
              <w:rPr>
                <w:sz w:val="21"/>
                <w:szCs w:val="21"/>
              </w:rPr>
              <w:t>≥1 件</w:t>
            </w:r>
          </w:p>
        </w:tc>
        <w:tc>
          <w:tcPr>
            <w:tcW w:w="2226" w:type="dxa"/>
            <w:vAlign w:val="center"/>
          </w:tcPr>
          <w:p w14:paraId="09C50674">
            <w:pPr>
              <w:snapToGrid w:val="0"/>
              <w:spacing w:before="70" w:after="70" w:line="240" w:lineRule="auto"/>
              <w:ind w:firstLine="0"/>
              <w:jc w:val="center"/>
              <w:rPr>
                <w:sz w:val="21"/>
              </w:rPr>
            </w:pPr>
            <w:r>
              <w:rPr>
                <w:sz w:val="21"/>
                <w:szCs w:val="21"/>
              </w:rPr>
              <w:t>验收前至少</w:t>
            </w:r>
            <w:r>
              <w:rPr>
                <w:rFonts w:hint="eastAsia"/>
                <w:sz w:val="21"/>
                <w:szCs w:val="21"/>
              </w:rPr>
              <w:t>“</w:t>
            </w:r>
            <w:r>
              <w:rPr>
                <w:sz w:val="21"/>
                <w:szCs w:val="21"/>
              </w:rPr>
              <w:t>受理</w:t>
            </w:r>
            <w:r>
              <w:rPr>
                <w:rFonts w:hint="eastAsia"/>
                <w:sz w:val="21"/>
                <w:szCs w:val="21"/>
              </w:rPr>
              <w:t>”</w:t>
            </w:r>
          </w:p>
        </w:tc>
        <w:tc>
          <w:tcPr>
            <w:tcW w:w="3105" w:type="dxa"/>
            <w:vAlign w:val="center"/>
          </w:tcPr>
          <w:p w14:paraId="66953394">
            <w:pPr>
              <w:snapToGrid w:val="0"/>
              <w:spacing w:before="70" w:after="70" w:line="240" w:lineRule="auto"/>
              <w:ind w:firstLine="0"/>
              <w:jc w:val="center"/>
              <w:rPr>
                <w:sz w:val="21"/>
              </w:rPr>
            </w:pPr>
            <w:r>
              <w:rPr>
                <w:sz w:val="21"/>
                <w:szCs w:val="21"/>
              </w:rPr>
              <w:t>提前挖掘、优先审查通道</w:t>
            </w:r>
          </w:p>
        </w:tc>
      </w:tr>
      <w:tr w14:paraId="79A13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6DF7C553">
            <w:pPr>
              <w:snapToGrid w:val="0"/>
              <w:spacing w:before="70" w:after="70" w:line="240" w:lineRule="auto"/>
              <w:ind w:firstLine="0"/>
              <w:jc w:val="center"/>
              <w:rPr>
                <w:bCs/>
                <w:sz w:val="21"/>
              </w:rPr>
            </w:pPr>
            <w:r>
              <w:rPr>
                <w:bCs/>
                <w:sz w:val="21"/>
                <w:szCs w:val="21"/>
              </w:rPr>
              <w:t>专利总数</w:t>
            </w:r>
          </w:p>
        </w:tc>
        <w:tc>
          <w:tcPr>
            <w:tcW w:w="2720" w:type="dxa"/>
            <w:vAlign w:val="center"/>
          </w:tcPr>
          <w:p w14:paraId="5559F24B">
            <w:pPr>
              <w:snapToGrid w:val="0"/>
              <w:spacing w:before="70" w:after="70" w:line="240" w:lineRule="auto"/>
              <w:ind w:firstLine="0"/>
              <w:jc w:val="center"/>
              <w:rPr>
                <w:bCs/>
                <w:sz w:val="21"/>
              </w:rPr>
            </w:pPr>
            <w:r>
              <w:rPr>
                <w:bCs/>
                <w:sz w:val="21"/>
                <w:szCs w:val="21"/>
              </w:rPr>
              <w:t>≥4 件</w:t>
            </w:r>
          </w:p>
        </w:tc>
        <w:tc>
          <w:tcPr>
            <w:tcW w:w="2226" w:type="dxa"/>
            <w:vAlign w:val="center"/>
          </w:tcPr>
          <w:p w14:paraId="76B10BDF">
            <w:pPr>
              <w:snapToGrid w:val="0"/>
              <w:spacing w:before="70" w:after="70" w:line="240" w:lineRule="auto"/>
              <w:ind w:firstLine="0"/>
              <w:jc w:val="center"/>
              <w:rPr>
                <w:bCs/>
                <w:sz w:val="21"/>
              </w:rPr>
            </w:pPr>
            <w:r>
              <w:rPr>
                <w:bCs/>
                <w:sz w:val="21"/>
                <w:szCs w:val="21"/>
              </w:rPr>
              <w:t>验收前至少</w:t>
            </w:r>
            <w:r>
              <w:rPr>
                <w:rFonts w:hint="eastAsia"/>
                <w:bCs/>
                <w:sz w:val="21"/>
                <w:szCs w:val="21"/>
              </w:rPr>
              <w:t>“</w:t>
            </w:r>
            <w:r>
              <w:rPr>
                <w:bCs/>
                <w:sz w:val="21"/>
                <w:szCs w:val="21"/>
              </w:rPr>
              <w:t>受理</w:t>
            </w:r>
            <w:r>
              <w:rPr>
                <w:rFonts w:hint="eastAsia"/>
                <w:bCs/>
                <w:sz w:val="21"/>
                <w:szCs w:val="21"/>
              </w:rPr>
              <w:t>”</w:t>
            </w:r>
          </w:p>
        </w:tc>
        <w:tc>
          <w:tcPr>
            <w:tcW w:w="3105" w:type="dxa"/>
            <w:vAlign w:val="center"/>
          </w:tcPr>
          <w:p w14:paraId="0121680C">
            <w:pPr>
              <w:snapToGrid w:val="0"/>
              <w:spacing w:before="70" w:after="70" w:line="240" w:lineRule="auto"/>
              <w:ind w:firstLine="0"/>
              <w:jc w:val="center"/>
              <w:rPr>
                <w:bCs/>
                <w:sz w:val="21"/>
              </w:rPr>
            </w:pPr>
            <w:r>
              <w:rPr>
                <w:bCs/>
                <w:sz w:val="21"/>
                <w:szCs w:val="21"/>
              </w:rPr>
              <w:t>发明+实用新型+外观组合布局</w:t>
            </w:r>
          </w:p>
        </w:tc>
      </w:tr>
      <w:tr w14:paraId="0C511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38904DF9">
            <w:pPr>
              <w:snapToGrid w:val="0"/>
              <w:spacing w:before="70" w:after="70" w:line="240" w:lineRule="auto"/>
              <w:ind w:firstLine="0"/>
              <w:jc w:val="center"/>
              <w:rPr>
                <w:sz w:val="21"/>
              </w:rPr>
            </w:pPr>
            <w:r>
              <w:rPr>
                <w:sz w:val="21"/>
                <w:szCs w:val="21"/>
              </w:rPr>
              <w:t>论文</w:t>
            </w:r>
          </w:p>
        </w:tc>
        <w:tc>
          <w:tcPr>
            <w:tcW w:w="2720" w:type="dxa"/>
            <w:vAlign w:val="center"/>
          </w:tcPr>
          <w:p w14:paraId="130C101E">
            <w:pPr>
              <w:snapToGrid w:val="0"/>
              <w:spacing w:before="70" w:after="70" w:line="240" w:lineRule="auto"/>
              <w:ind w:firstLine="0"/>
              <w:jc w:val="center"/>
              <w:rPr>
                <w:sz w:val="21"/>
              </w:rPr>
            </w:pPr>
            <w:r>
              <w:rPr>
                <w:sz w:val="21"/>
                <w:szCs w:val="21"/>
              </w:rPr>
              <w:t>≥1 篇（中文核心/SCI/EI）</w:t>
            </w:r>
          </w:p>
        </w:tc>
        <w:tc>
          <w:tcPr>
            <w:tcW w:w="2226" w:type="dxa"/>
            <w:vAlign w:val="center"/>
          </w:tcPr>
          <w:p w14:paraId="50D30D63">
            <w:pPr>
              <w:snapToGrid w:val="0"/>
              <w:spacing w:before="70" w:after="70" w:line="240" w:lineRule="auto"/>
              <w:ind w:firstLine="0"/>
              <w:jc w:val="center"/>
              <w:rPr>
                <w:sz w:val="21"/>
              </w:rPr>
            </w:pPr>
            <w:r>
              <w:rPr>
                <w:sz w:val="21"/>
                <w:szCs w:val="21"/>
              </w:rPr>
              <w:t>验收前至少</w:t>
            </w:r>
            <w:r>
              <w:rPr>
                <w:rFonts w:hint="eastAsia"/>
                <w:sz w:val="21"/>
                <w:szCs w:val="21"/>
              </w:rPr>
              <w:t>“</w:t>
            </w:r>
            <w:r>
              <w:rPr>
                <w:sz w:val="21"/>
                <w:szCs w:val="21"/>
              </w:rPr>
              <w:t>录用</w:t>
            </w:r>
            <w:r>
              <w:rPr>
                <w:rFonts w:hint="eastAsia"/>
                <w:sz w:val="21"/>
                <w:szCs w:val="21"/>
              </w:rPr>
              <w:t>”</w:t>
            </w:r>
          </w:p>
        </w:tc>
        <w:tc>
          <w:tcPr>
            <w:tcW w:w="3105" w:type="dxa"/>
            <w:vAlign w:val="center"/>
          </w:tcPr>
          <w:p w14:paraId="4BB57B89">
            <w:pPr>
              <w:snapToGrid w:val="0"/>
              <w:spacing w:before="70" w:after="70" w:line="240" w:lineRule="auto"/>
              <w:ind w:firstLine="0"/>
              <w:jc w:val="center"/>
              <w:rPr>
                <w:sz w:val="21"/>
              </w:rPr>
            </w:pPr>
            <w:r>
              <w:rPr>
                <w:sz w:val="21"/>
                <w:szCs w:val="21"/>
              </w:rPr>
              <w:t>提前选题、投稿、跟踪审稿</w:t>
            </w:r>
          </w:p>
        </w:tc>
      </w:tr>
      <w:tr w14:paraId="42FB4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79" w:type="dxa"/>
            <w:vAlign w:val="center"/>
          </w:tcPr>
          <w:p w14:paraId="1E195549">
            <w:pPr>
              <w:snapToGrid w:val="0"/>
              <w:spacing w:before="70" w:after="70" w:line="240" w:lineRule="auto"/>
              <w:ind w:firstLine="0"/>
              <w:jc w:val="center"/>
              <w:rPr>
                <w:sz w:val="21"/>
              </w:rPr>
            </w:pPr>
            <w:r>
              <w:rPr>
                <w:sz w:val="21"/>
                <w:szCs w:val="21"/>
              </w:rPr>
              <w:t>软著</w:t>
            </w:r>
          </w:p>
        </w:tc>
        <w:tc>
          <w:tcPr>
            <w:tcW w:w="2720" w:type="dxa"/>
            <w:vAlign w:val="center"/>
          </w:tcPr>
          <w:p w14:paraId="4CE98A51">
            <w:pPr>
              <w:snapToGrid w:val="0"/>
              <w:spacing w:before="70" w:after="70" w:line="240" w:lineRule="auto"/>
              <w:ind w:firstLine="0"/>
              <w:jc w:val="center"/>
              <w:rPr>
                <w:sz w:val="21"/>
              </w:rPr>
            </w:pPr>
            <w:r>
              <w:rPr>
                <w:sz w:val="21"/>
                <w:szCs w:val="21"/>
              </w:rPr>
              <w:t>≥1 项</w:t>
            </w:r>
          </w:p>
        </w:tc>
        <w:tc>
          <w:tcPr>
            <w:tcW w:w="2226" w:type="dxa"/>
            <w:vAlign w:val="center"/>
          </w:tcPr>
          <w:p w14:paraId="366C1321">
            <w:pPr>
              <w:snapToGrid w:val="0"/>
              <w:spacing w:before="70" w:after="70" w:line="240" w:lineRule="auto"/>
              <w:ind w:firstLine="0"/>
              <w:jc w:val="center"/>
              <w:rPr>
                <w:sz w:val="21"/>
              </w:rPr>
            </w:pPr>
            <w:r>
              <w:rPr>
                <w:sz w:val="21"/>
                <w:szCs w:val="21"/>
              </w:rPr>
              <w:t>验收前取得证书</w:t>
            </w:r>
          </w:p>
        </w:tc>
        <w:tc>
          <w:tcPr>
            <w:tcW w:w="3105" w:type="dxa"/>
            <w:vAlign w:val="center"/>
          </w:tcPr>
          <w:p w14:paraId="6B269A53">
            <w:pPr>
              <w:snapToGrid w:val="0"/>
              <w:spacing w:before="70" w:after="70" w:line="240" w:lineRule="auto"/>
              <w:ind w:firstLine="0"/>
              <w:jc w:val="center"/>
              <w:rPr>
                <w:sz w:val="21"/>
              </w:rPr>
            </w:pPr>
            <w:r>
              <w:rPr>
                <w:sz w:val="21"/>
                <w:szCs w:val="21"/>
              </w:rPr>
              <w:t>提前准备源代码与文档</w:t>
            </w:r>
          </w:p>
        </w:tc>
      </w:tr>
    </w:tbl>
    <w:p w14:paraId="3D783728">
      <w:pPr>
        <w:spacing w:line="240" w:lineRule="auto"/>
      </w:pPr>
    </w:p>
    <w:p w14:paraId="47E8C74F">
      <w:pPr>
        <w:pStyle w:val="5"/>
      </w:pPr>
      <w:bookmarkStart w:id="341" w:name="_Toc4100"/>
      <w:r>
        <w:rPr>
          <w:szCs w:val="32"/>
        </w:rPr>
        <w:t>3.3.2 知识产权布局</w:t>
      </w:r>
      <w:bookmarkEnd w:id="341"/>
    </w:p>
    <w:p w14:paraId="4832EA01">
      <w:r>
        <w:t>围绕五个方向布局：</w:t>
      </w:r>
    </w:p>
    <w:p w14:paraId="64480D11">
      <w:r>
        <w:t>（1）多目视觉跟踪的标定与平差方法（发明专利）。</w:t>
      </w:r>
    </w:p>
    <w:p w14:paraId="3B2A23D0">
      <w:r>
        <w:t>（2）跟踪框架的球形扫描结构与自主扫描方法（发明专利/实用新型）。</w:t>
      </w:r>
    </w:p>
    <w:p w14:paraId="5AACA5D9">
      <w:r>
        <w:t>（3）多源点云与影像的融合去噪方法（发明专利）。</w:t>
      </w:r>
    </w:p>
    <w:p w14:paraId="2C635405">
      <w:r>
        <w:t>（4）基于几何</w:t>
      </w:r>
      <w:r>
        <w:rPr>
          <w:rFonts w:hint="eastAsia"/>
        </w:rPr>
        <w:t>-</w:t>
      </w:r>
      <w:r>
        <w:t>语义双通道的冲磨缺陷判识方法（发明专利）。</w:t>
      </w:r>
    </w:p>
    <w:p w14:paraId="799B03A7">
      <w:r>
        <w:t>（5）检查报告与图纸自动生成系统（软著）。</w:t>
      </w:r>
    </w:p>
    <w:p w14:paraId="4AE81494">
      <w:pPr>
        <w:pStyle w:val="5"/>
      </w:pPr>
      <w:bookmarkStart w:id="342" w:name="_Toc275"/>
      <w:r>
        <w:rPr>
          <w:szCs w:val="32"/>
        </w:rPr>
        <w:t>3.3.3 权属与合规承诺</w:t>
      </w:r>
      <w:bookmarkEnd w:id="342"/>
    </w:p>
    <w:p w14:paraId="446A55CC">
      <w:r>
        <w:t>（1）履行本合同产生的技术成果专利申请权、技术成果、转让权、奖励申请权归甲方所有；我方享有免费使用权。</w:t>
      </w:r>
    </w:p>
    <w:p w14:paraId="3E6A3964">
      <w:r>
        <w:t>（2）未经甲方书面许可，不单独申请专利、不向合同外主体转让或授权使用。</w:t>
      </w:r>
    </w:p>
    <w:p w14:paraId="0C2899B5">
      <w:r>
        <w:t>（3）论文发表前报甲方审核，注明</w:t>
      </w:r>
      <w:r>
        <w:rPr>
          <w:rFonts w:hint="eastAsia"/>
        </w:rPr>
        <w:t>“</w:t>
      </w:r>
      <w:r>
        <w:t>中国长江电力股份有限公司科研项目资助</w:t>
      </w:r>
      <w:r>
        <w:rPr>
          <w:rFonts w:hint="eastAsia"/>
        </w:rPr>
        <w:t>”</w:t>
      </w:r>
      <w:r>
        <w:t>及项目编号，甲方为第一作者署名及作者单位。</w:t>
      </w:r>
    </w:p>
    <w:p w14:paraId="0C9D6935">
      <w:r>
        <w:t>（4）软著著作权人为甲方，我方配合提供申报材料。</w:t>
      </w:r>
    </w:p>
    <w:p w14:paraId="0DD9CF6D">
      <w:r>
        <w:t>（5）保证交付成果不侵犯第三方知识产权；如发生侵权，由我方承担全部责任并赔偿甲方损失。</w:t>
      </w:r>
    </w:p>
    <w:p w14:paraId="77F752C6">
      <w:pPr>
        <w:pStyle w:val="5"/>
      </w:pPr>
      <w:bookmarkStart w:id="343" w:name="_Toc733"/>
      <w:r>
        <w:rPr>
          <w:szCs w:val="32"/>
        </w:rPr>
        <w:t>3.3.4 成果转化</w:t>
      </w:r>
      <w:bookmarkEnd w:id="343"/>
    </w:p>
    <w:p w14:paraId="662F6F63">
      <w:r>
        <w:t>项目形成的装备与软件，在满足甲方使用的前提下，我方将配合甲方开展内部推广；推广过程中的技术支持、培训、维保按甲方要求提供。对后续新增需求，双方另行协商。</w:t>
      </w:r>
    </w:p>
    <w:p w14:paraId="44D113BD">
      <w:pPr>
        <w:pStyle w:val="4"/>
      </w:pPr>
      <w:bookmarkStart w:id="344" w:name="_Toc16144"/>
      <w:r>
        <w:rPr>
          <w:szCs w:val="36"/>
        </w:rPr>
        <w:t>3.4 研发条件与试验能力</w:t>
      </w:r>
      <w:bookmarkEnd w:id="344"/>
    </w:p>
    <w:p w14:paraId="23EF0D48">
      <w:r>
        <w:rPr>
          <w:rFonts w:hint="eastAsia"/>
        </w:rPr>
        <w:t>研发条件的核心价值并非硬件配置的完备性，而在于进场实施前完成潜在问题的前置处置。实验室的作用主要体现在两个关键环节：其一为参数标定环节，依托标准长度基线、三维标定场及暗室环境，可在受控条件下完成相机内参、外参与畸变系数的测定，从源头规避标定误差向现场作业环节传导；其二为中试验证环节，借助模拟坡道与模拟过流面，可在现场实施前完成整套作业流程的预演，将算法缺陷、接口适配问题及工艺隐患暴露于综合成本最低的阶段。</w:t>
      </w:r>
    </w:p>
    <w:p w14:paraId="24DD51E8">
      <w:r>
        <w:rPr>
          <w:rFonts w:hint="eastAsia"/>
        </w:rPr>
        <w:t>计量与校准管理是工程实施中易被忽略的关键环节。所有对量值结果存在影响的计量器具，必须在检定/校准有效期内使用，且具备完整可追溯的量值溯源链；标准尺、标准球、校验板每季度开展一次内部自校，每年完成一次法定计量机构送检；现场作业实施前，还需开展一次快速校核校验。上述流程的管控看似繁复，但若某一计量器具超期使用或量值失准，将直接导致整批次作业成果的可信度受到质疑，由此产生的返工成本远高于计量校准的投入成本。</w:t>
      </w:r>
    </w:p>
    <w:p w14:paraId="599C0773">
      <w:r>
        <w:rPr>
          <w:rFonts w:hint="eastAsia"/>
        </w:rPr>
        <w:t>试验数据的规范化管理具有重要价值。中试环节产生的试验数据，并非一次性使用的临时资源，而是需长期留存，作为算法迭代优化与作业人员培训的样本数据库。该样本库的应用价值随积累时长动态提升：建设周期越长，覆盖的典型工况越完备，面对新的现场问题时可参照的成熟案例与数据支撑越充分。基于此，本方案将样本库建设纳入研发条件建设的核心硬性任务范畴，而非可自由取舍的附属产出。</w:t>
      </w:r>
    </w:p>
    <w:p w14:paraId="51D69C45">
      <w:r>
        <w:rPr>
          <w:rFonts w:hint="eastAsia"/>
        </w:rPr>
        <w:t>需明确界定的是，完备的研发条件无法替代现场实践经验的积累。实验室环境无法完全复刻深孔内部的穿堂风效应，也无法精准模拟作业平台轻微晃动引发的位姿跳变现象。因此，本方案将研发条件的功能定位为“压缩现场试错成本”，而非“替代现场试错过程”，二者为互补支撑关系，而非相互替代关系。</w:t>
      </w:r>
    </w:p>
    <w:p w14:paraId="3135E693">
      <w:pPr>
        <w:ind w:firstLine="0"/>
        <w:jc w:val="center"/>
      </w:pPr>
      <w:r>
        <w:drawing>
          <wp:inline distT="0" distB="0" distL="0" distR="0">
            <wp:extent cx="5502910" cy="2417445"/>
            <wp:effectExtent l="0" t="0" r="2540" b="1905"/>
            <wp:docPr id="180317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76760" name="图片 1"/>
                    <pic:cNvPicPr>
                      <a:picLocks noChangeAspect="1"/>
                    </pic:cNvPicPr>
                  </pic:nvPicPr>
                  <pic:blipFill>
                    <a:blip r:embed="rId99"/>
                    <a:stretch>
                      <a:fillRect/>
                    </a:stretch>
                  </pic:blipFill>
                  <pic:spPr>
                    <a:xfrm>
                      <a:off x="0" y="0"/>
                      <a:ext cx="5507897" cy="2419545"/>
                    </a:xfrm>
                    <a:prstGeom prst="rect">
                      <a:avLst/>
                    </a:prstGeom>
                  </pic:spPr>
                </pic:pic>
              </a:graphicData>
            </a:graphic>
          </wp:inline>
        </w:drawing>
      </w:r>
    </w:p>
    <w:p w14:paraId="7BDB5144">
      <w:pPr>
        <w:spacing w:after="200" w:line="280" w:lineRule="auto"/>
        <w:ind w:firstLine="0"/>
        <w:jc w:val="center"/>
      </w:pPr>
      <w:r>
        <w:rPr>
          <w:sz w:val="21"/>
          <w:szCs w:val="21"/>
        </w:rPr>
        <w:t>图 3-2  研发能力体系</w:t>
      </w:r>
    </w:p>
    <w:p w14:paraId="27C9A2ED">
      <w:pPr>
        <w:pStyle w:val="5"/>
      </w:pPr>
      <w:bookmarkStart w:id="345" w:name="_Toc17525"/>
      <w:r>
        <w:rPr>
          <w:szCs w:val="32"/>
        </w:rPr>
        <w:t>3.4.1 实验室与场地</w:t>
      </w:r>
      <w:bookmarkEnd w:id="345"/>
    </w:p>
    <w:tbl>
      <w:tblPr>
        <w:tblStyle w:val="32"/>
        <w:tblW w:w="93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6"/>
        <w:gridCol w:w="2186"/>
        <w:gridCol w:w="2436"/>
        <w:gridCol w:w="2226"/>
      </w:tblGrid>
      <w:tr w14:paraId="162B6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7D7C366F">
            <w:pPr>
              <w:snapToGrid w:val="0"/>
              <w:spacing w:before="70" w:after="70" w:line="240" w:lineRule="auto"/>
              <w:ind w:firstLine="0"/>
              <w:jc w:val="center"/>
              <w:rPr>
                <w:b/>
                <w:sz w:val="21"/>
              </w:rPr>
            </w:pPr>
            <w:r>
              <w:rPr>
                <w:b/>
                <w:sz w:val="21"/>
                <w:szCs w:val="21"/>
              </w:rPr>
              <w:t>序号</w:t>
            </w:r>
          </w:p>
        </w:tc>
        <w:tc>
          <w:tcPr>
            <w:tcW w:w="1716" w:type="dxa"/>
            <w:shd w:val="clear" w:color="auto" w:fill="E7E6E6"/>
            <w:vAlign w:val="center"/>
          </w:tcPr>
          <w:p w14:paraId="21414673">
            <w:pPr>
              <w:snapToGrid w:val="0"/>
              <w:spacing w:before="70" w:after="70" w:line="240" w:lineRule="auto"/>
              <w:ind w:firstLine="0"/>
              <w:jc w:val="center"/>
              <w:rPr>
                <w:b/>
                <w:sz w:val="21"/>
              </w:rPr>
            </w:pPr>
            <w:r>
              <w:rPr>
                <w:b/>
                <w:sz w:val="21"/>
                <w:szCs w:val="21"/>
              </w:rPr>
              <w:t>设施名称</w:t>
            </w:r>
          </w:p>
        </w:tc>
        <w:tc>
          <w:tcPr>
            <w:tcW w:w="2186" w:type="dxa"/>
            <w:shd w:val="clear" w:color="auto" w:fill="E7E6E6"/>
            <w:vAlign w:val="center"/>
          </w:tcPr>
          <w:p w14:paraId="603862A5">
            <w:pPr>
              <w:snapToGrid w:val="0"/>
              <w:spacing w:before="70" w:after="70" w:line="240" w:lineRule="auto"/>
              <w:ind w:firstLine="0"/>
              <w:jc w:val="center"/>
              <w:rPr>
                <w:b/>
                <w:sz w:val="21"/>
              </w:rPr>
            </w:pPr>
            <w:r>
              <w:rPr>
                <w:b/>
                <w:sz w:val="21"/>
                <w:szCs w:val="21"/>
              </w:rPr>
              <w:t>面积/规模</w:t>
            </w:r>
          </w:p>
        </w:tc>
        <w:tc>
          <w:tcPr>
            <w:tcW w:w="2436" w:type="dxa"/>
            <w:shd w:val="clear" w:color="auto" w:fill="E7E6E6"/>
            <w:vAlign w:val="center"/>
          </w:tcPr>
          <w:p w14:paraId="6E2D4EF9">
            <w:pPr>
              <w:snapToGrid w:val="0"/>
              <w:spacing w:before="70" w:after="70" w:line="240" w:lineRule="auto"/>
              <w:ind w:firstLine="0"/>
              <w:jc w:val="center"/>
              <w:rPr>
                <w:b/>
                <w:sz w:val="21"/>
              </w:rPr>
            </w:pPr>
            <w:r>
              <w:rPr>
                <w:b/>
                <w:sz w:val="21"/>
                <w:szCs w:val="21"/>
              </w:rPr>
              <w:t>主要功能</w:t>
            </w:r>
          </w:p>
        </w:tc>
        <w:tc>
          <w:tcPr>
            <w:tcW w:w="2226" w:type="dxa"/>
            <w:shd w:val="clear" w:color="auto" w:fill="E7E6E6"/>
            <w:vAlign w:val="center"/>
          </w:tcPr>
          <w:p w14:paraId="5B3B8A09">
            <w:pPr>
              <w:snapToGrid w:val="0"/>
              <w:spacing w:before="70" w:after="70" w:line="240" w:lineRule="auto"/>
              <w:ind w:firstLine="0"/>
              <w:jc w:val="center"/>
              <w:rPr>
                <w:b/>
                <w:sz w:val="21"/>
              </w:rPr>
            </w:pPr>
            <w:r>
              <w:rPr>
                <w:b/>
                <w:sz w:val="21"/>
                <w:szCs w:val="21"/>
              </w:rPr>
              <w:t>用途</w:t>
            </w:r>
          </w:p>
        </w:tc>
      </w:tr>
      <w:tr w14:paraId="1D73B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9BD0A35">
            <w:pPr>
              <w:snapToGrid w:val="0"/>
              <w:spacing w:before="70" w:after="70" w:line="240" w:lineRule="auto"/>
              <w:ind w:firstLine="0"/>
              <w:jc w:val="center"/>
              <w:rPr>
                <w:sz w:val="21"/>
              </w:rPr>
            </w:pPr>
            <w:r>
              <w:rPr>
                <w:sz w:val="21"/>
                <w:szCs w:val="21"/>
              </w:rPr>
              <w:t>1</w:t>
            </w:r>
          </w:p>
        </w:tc>
        <w:tc>
          <w:tcPr>
            <w:tcW w:w="1716" w:type="dxa"/>
            <w:vAlign w:val="center"/>
          </w:tcPr>
          <w:p w14:paraId="043D4157">
            <w:pPr>
              <w:snapToGrid w:val="0"/>
              <w:spacing w:before="70" w:after="70" w:line="240" w:lineRule="auto"/>
              <w:ind w:firstLine="0"/>
              <w:jc w:val="left"/>
              <w:rPr>
                <w:sz w:val="21"/>
              </w:rPr>
            </w:pPr>
            <w:r>
              <w:rPr>
                <w:sz w:val="21"/>
                <w:szCs w:val="21"/>
              </w:rPr>
              <w:t>精密测量实验室</w:t>
            </w:r>
          </w:p>
        </w:tc>
        <w:tc>
          <w:tcPr>
            <w:tcW w:w="2186" w:type="dxa"/>
            <w:vAlign w:val="center"/>
          </w:tcPr>
          <w:p w14:paraId="3D004EEB">
            <w:pPr>
              <w:snapToGrid w:val="0"/>
              <w:spacing w:before="70" w:after="70" w:line="240" w:lineRule="auto"/>
              <w:ind w:firstLine="0"/>
              <w:jc w:val="left"/>
              <w:rPr>
                <w:sz w:val="21"/>
              </w:rPr>
            </w:pPr>
            <w:r>
              <w:rPr>
                <w:rFonts w:hint="eastAsia"/>
                <w:sz w:val="21"/>
                <w:szCs w:val="21"/>
              </w:rPr>
              <w:t>100</w:t>
            </w:r>
            <w:r>
              <w:rPr>
                <w:sz w:val="21"/>
                <w:szCs w:val="21"/>
              </w:rPr>
              <w:t>m²，恒温 20±2 ℃</w:t>
            </w:r>
          </w:p>
        </w:tc>
        <w:tc>
          <w:tcPr>
            <w:tcW w:w="2436" w:type="dxa"/>
            <w:vAlign w:val="center"/>
          </w:tcPr>
          <w:p w14:paraId="4FE05C92">
            <w:pPr>
              <w:snapToGrid w:val="0"/>
              <w:spacing w:before="70" w:after="70" w:line="240" w:lineRule="auto"/>
              <w:ind w:firstLine="0"/>
              <w:jc w:val="left"/>
              <w:rPr>
                <w:sz w:val="21"/>
              </w:rPr>
            </w:pPr>
            <w:r>
              <w:rPr>
                <w:sz w:val="21"/>
                <w:szCs w:val="21"/>
              </w:rPr>
              <w:t>相机标定、精度检定</w:t>
            </w:r>
          </w:p>
        </w:tc>
        <w:tc>
          <w:tcPr>
            <w:tcW w:w="2226" w:type="dxa"/>
            <w:vAlign w:val="center"/>
          </w:tcPr>
          <w:p w14:paraId="6D4C26A7">
            <w:pPr>
              <w:snapToGrid w:val="0"/>
              <w:spacing w:before="70" w:after="70" w:line="240" w:lineRule="auto"/>
              <w:ind w:firstLine="0"/>
              <w:jc w:val="left"/>
              <w:rPr>
                <w:sz w:val="21"/>
              </w:rPr>
            </w:pPr>
            <w:r>
              <w:rPr>
                <w:sz w:val="21"/>
                <w:szCs w:val="21"/>
              </w:rPr>
              <w:t>内参标定、标准尺试验</w:t>
            </w:r>
          </w:p>
        </w:tc>
      </w:tr>
      <w:tr w14:paraId="387EA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B5EF2EF">
            <w:pPr>
              <w:snapToGrid w:val="0"/>
              <w:spacing w:before="70" w:after="70" w:line="240" w:lineRule="auto"/>
              <w:ind w:firstLine="0"/>
              <w:jc w:val="center"/>
              <w:rPr>
                <w:sz w:val="21"/>
              </w:rPr>
            </w:pPr>
            <w:r>
              <w:rPr>
                <w:sz w:val="21"/>
                <w:szCs w:val="21"/>
              </w:rPr>
              <w:t>2</w:t>
            </w:r>
          </w:p>
        </w:tc>
        <w:tc>
          <w:tcPr>
            <w:tcW w:w="1716" w:type="dxa"/>
            <w:vAlign w:val="center"/>
          </w:tcPr>
          <w:p w14:paraId="049AB543">
            <w:pPr>
              <w:snapToGrid w:val="0"/>
              <w:spacing w:before="70" w:after="70" w:line="240" w:lineRule="auto"/>
              <w:ind w:firstLine="0"/>
              <w:jc w:val="left"/>
              <w:rPr>
                <w:sz w:val="21"/>
              </w:rPr>
            </w:pPr>
            <w:r>
              <w:rPr>
                <w:sz w:val="21"/>
                <w:szCs w:val="21"/>
              </w:rPr>
              <w:t>三维标定场</w:t>
            </w:r>
          </w:p>
        </w:tc>
        <w:tc>
          <w:tcPr>
            <w:tcW w:w="2186" w:type="dxa"/>
            <w:vAlign w:val="center"/>
          </w:tcPr>
          <w:p w14:paraId="3E287753">
            <w:pPr>
              <w:snapToGrid w:val="0"/>
              <w:spacing w:before="70" w:after="70" w:line="240" w:lineRule="auto"/>
              <w:ind w:firstLine="0"/>
              <w:jc w:val="left"/>
              <w:rPr>
                <w:sz w:val="21"/>
              </w:rPr>
            </w:pPr>
            <w:r>
              <w:rPr>
                <w:rFonts w:hint="eastAsia"/>
                <w:sz w:val="21"/>
                <w:szCs w:val="21"/>
              </w:rPr>
              <w:t>150</w:t>
            </w:r>
            <w:r>
              <w:rPr>
                <w:sz w:val="21"/>
                <w:szCs w:val="21"/>
              </w:rPr>
              <w:t>m²</w:t>
            </w:r>
          </w:p>
        </w:tc>
        <w:tc>
          <w:tcPr>
            <w:tcW w:w="2436" w:type="dxa"/>
            <w:vAlign w:val="center"/>
          </w:tcPr>
          <w:p w14:paraId="31767688">
            <w:pPr>
              <w:snapToGrid w:val="0"/>
              <w:spacing w:before="70" w:after="70" w:line="240" w:lineRule="auto"/>
              <w:ind w:firstLine="0"/>
              <w:jc w:val="left"/>
              <w:rPr>
                <w:sz w:val="21"/>
              </w:rPr>
            </w:pPr>
            <w:r>
              <w:rPr>
                <w:sz w:val="21"/>
                <w:szCs w:val="21"/>
              </w:rPr>
              <w:t>标准球、标准平面、标准台阶</w:t>
            </w:r>
          </w:p>
        </w:tc>
        <w:tc>
          <w:tcPr>
            <w:tcW w:w="2226" w:type="dxa"/>
            <w:vAlign w:val="center"/>
          </w:tcPr>
          <w:p w14:paraId="28AE0EE8">
            <w:pPr>
              <w:snapToGrid w:val="0"/>
              <w:spacing w:before="70" w:after="70" w:line="240" w:lineRule="auto"/>
              <w:ind w:firstLine="0"/>
              <w:jc w:val="left"/>
              <w:rPr>
                <w:sz w:val="21"/>
              </w:rPr>
            </w:pPr>
            <w:r>
              <w:rPr>
                <w:sz w:val="21"/>
                <w:szCs w:val="21"/>
              </w:rPr>
              <w:t>系统标定与算法验证</w:t>
            </w:r>
          </w:p>
        </w:tc>
      </w:tr>
      <w:tr w14:paraId="30ADD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E35CD6D">
            <w:pPr>
              <w:snapToGrid w:val="0"/>
              <w:spacing w:before="70" w:after="70" w:line="240" w:lineRule="auto"/>
              <w:ind w:firstLine="0"/>
              <w:jc w:val="center"/>
              <w:rPr>
                <w:sz w:val="21"/>
              </w:rPr>
            </w:pPr>
            <w:r>
              <w:rPr>
                <w:sz w:val="21"/>
                <w:szCs w:val="21"/>
              </w:rPr>
              <w:t>3</w:t>
            </w:r>
          </w:p>
        </w:tc>
        <w:tc>
          <w:tcPr>
            <w:tcW w:w="1716" w:type="dxa"/>
            <w:vAlign w:val="center"/>
          </w:tcPr>
          <w:p w14:paraId="2116B5DA">
            <w:pPr>
              <w:snapToGrid w:val="0"/>
              <w:spacing w:before="70" w:after="70" w:line="240" w:lineRule="auto"/>
              <w:ind w:firstLine="0"/>
              <w:jc w:val="left"/>
              <w:rPr>
                <w:sz w:val="21"/>
              </w:rPr>
            </w:pPr>
            <w:r>
              <w:rPr>
                <w:sz w:val="21"/>
                <w:szCs w:val="21"/>
              </w:rPr>
              <w:t>模拟闸室试验区</w:t>
            </w:r>
          </w:p>
        </w:tc>
        <w:tc>
          <w:tcPr>
            <w:tcW w:w="2186" w:type="dxa"/>
            <w:vAlign w:val="center"/>
          </w:tcPr>
          <w:p w14:paraId="7F4B2B5B">
            <w:pPr>
              <w:snapToGrid w:val="0"/>
              <w:spacing w:before="70" w:after="70" w:line="240" w:lineRule="auto"/>
              <w:ind w:firstLine="0"/>
              <w:jc w:val="left"/>
              <w:rPr>
                <w:sz w:val="21"/>
              </w:rPr>
            </w:pPr>
            <w:r>
              <w:rPr>
                <w:sz w:val="21"/>
                <w:szCs w:val="21"/>
              </w:rPr>
              <w:t>约 26 m×12 m</w:t>
            </w:r>
          </w:p>
        </w:tc>
        <w:tc>
          <w:tcPr>
            <w:tcW w:w="2436" w:type="dxa"/>
            <w:vAlign w:val="center"/>
          </w:tcPr>
          <w:p w14:paraId="01CB46FC">
            <w:pPr>
              <w:snapToGrid w:val="0"/>
              <w:spacing w:before="70" w:after="70" w:line="240" w:lineRule="auto"/>
              <w:ind w:firstLine="0"/>
              <w:jc w:val="left"/>
              <w:rPr>
                <w:sz w:val="21"/>
              </w:rPr>
            </w:pPr>
            <w:r>
              <w:rPr>
                <w:sz w:val="21"/>
                <w:szCs w:val="21"/>
              </w:rPr>
              <w:t>1:1 闸室模拟</w:t>
            </w:r>
          </w:p>
        </w:tc>
        <w:tc>
          <w:tcPr>
            <w:tcW w:w="2226" w:type="dxa"/>
            <w:vAlign w:val="center"/>
          </w:tcPr>
          <w:p w14:paraId="6E6EEE03">
            <w:pPr>
              <w:snapToGrid w:val="0"/>
              <w:spacing w:before="70" w:after="70" w:line="240" w:lineRule="auto"/>
              <w:ind w:firstLine="0"/>
              <w:jc w:val="left"/>
              <w:rPr>
                <w:sz w:val="21"/>
              </w:rPr>
            </w:pPr>
            <w:r>
              <w:rPr>
                <w:sz w:val="21"/>
                <w:szCs w:val="21"/>
              </w:rPr>
              <w:t>自主扫描与覆盖试验</w:t>
            </w:r>
          </w:p>
        </w:tc>
      </w:tr>
      <w:tr w14:paraId="65175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77868C">
            <w:pPr>
              <w:snapToGrid w:val="0"/>
              <w:spacing w:before="70" w:after="70" w:line="240" w:lineRule="auto"/>
              <w:ind w:firstLine="0"/>
              <w:jc w:val="center"/>
              <w:rPr>
                <w:sz w:val="21"/>
              </w:rPr>
            </w:pPr>
            <w:r>
              <w:rPr>
                <w:sz w:val="21"/>
                <w:szCs w:val="21"/>
              </w:rPr>
              <w:t>4</w:t>
            </w:r>
          </w:p>
        </w:tc>
        <w:tc>
          <w:tcPr>
            <w:tcW w:w="1716" w:type="dxa"/>
            <w:vAlign w:val="center"/>
          </w:tcPr>
          <w:p w14:paraId="3C715538">
            <w:pPr>
              <w:snapToGrid w:val="0"/>
              <w:spacing w:before="70" w:after="70" w:line="240" w:lineRule="auto"/>
              <w:ind w:firstLine="0"/>
              <w:jc w:val="left"/>
              <w:rPr>
                <w:sz w:val="21"/>
              </w:rPr>
            </w:pPr>
            <w:r>
              <w:rPr>
                <w:sz w:val="21"/>
                <w:szCs w:val="21"/>
              </w:rPr>
              <w:t>模拟坡道</w:t>
            </w:r>
          </w:p>
        </w:tc>
        <w:tc>
          <w:tcPr>
            <w:tcW w:w="2186" w:type="dxa"/>
            <w:vAlign w:val="center"/>
          </w:tcPr>
          <w:p w14:paraId="62DF0D33">
            <w:pPr>
              <w:snapToGrid w:val="0"/>
              <w:spacing w:before="70" w:after="70" w:line="240" w:lineRule="auto"/>
              <w:ind w:firstLine="0"/>
              <w:jc w:val="left"/>
              <w:rPr>
                <w:sz w:val="21"/>
              </w:rPr>
            </w:pPr>
            <w:r>
              <w:rPr>
                <w:sz w:val="21"/>
                <w:szCs w:val="21"/>
              </w:rPr>
              <w:t>15°、35° 两段</w:t>
            </w:r>
          </w:p>
        </w:tc>
        <w:tc>
          <w:tcPr>
            <w:tcW w:w="2436" w:type="dxa"/>
            <w:vAlign w:val="center"/>
          </w:tcPr>
          <w:p w14:paraId="220A3EC9">
            <w:pPr>
              <w:snapToGrid w:val="0"/>
              <w:spacing w:before="70" w:after="70" w:line="240" w:lineRule="auto"/>
              <w:ind w:firstLine="0"/>
              <w:jc w:val="left"/>
              <w:rPr>
                <w:sz w:val="21"/>
              </w:rPr>
            </w:pPr>
            <w:r>
              <w:rPr>
                <w:sz w:val="21"/>
                <w:szCs w:val="21"/>
              </w:rPr>
              <w:t>坡度适应性试验</w:t>
            </w:r>
          </w:p>
        </w:tc>
        <w:tc>
          <w:tcPr>
            <w:tcW w:w="2226" w:type="dxa"/>
            <w:vAlign w:val="center"/>
          </w:tcPr>
          <w:p w14:paraId="7E177603">
            <w:pPr>
              <w:snapToGrid w:val="0"/>
              <w:spacing w:before="70" w:after="70" w:line="240" w:lineRule="auto"/>
              <w:ind w:firstLine="0"/>
              <w:jc w:val="left"/>
              <w:rPr>
                <w:sz w:val="21"/>
              </w:rPr>
            </w:pPr>
            <w:r>
              <w:rPr>
                <w:sz w:val="21"/>
                <w:szCs w:val="21"/>
              </w:rPr>
              <w:t>载具爬坡与防滑试验</w:t>
            </w:r>
          </w:p>
        </w:tc>
      </w:tr>
      <w:tr w14:paraId="063C3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9EC482">
            <w:pPr>
              <w:snapToGrid w:val="0"/>
              <w:spacing w:before="70" w:after="70" w:line="240" w:lineRule="auto"/>
              <w:ind w:firstLine="0"/>
              <w:jc w:val="center"/>
              <w:rPr>
                <w:sz w:val="21"/>
              </w:rPr>
            </w:pPr>
            <w:r>
              <w:rPr>
                <w:sz w:val="21"/>
                <w:szCs w:val="21"/>
              </w:rPr>
              <w:t>5</w:t>
            </w:r>
          </w:p>
        </w:tc>
        <w:tc>
          <w:tcPr>
            <w:tcW w:w="1716" w:type="dxa"/>
            <w:vAlign w:val="center"/>
          </w:tcPr>
          <w:p w14:paraId="01E59DFA">
            <w:pPr>
              <w:snapToGrid w:val="0"/>
              <w:spacing w:before="70" w:after="70" w:line="240" w:lineRule="auto"/>
              <w:ind w:firstLine="0"/>
              <w:jc w:val="left"/>
              <w:rPr>
                <w:sz w:val="21"/>
              </w:rPr>
            </w:pPr>
            <w:r>
              <w:rPr>
                <w:sz w:val="21"/>
                <w:szCs w:val="21"/>
              </w:rPr>
              <w:t>光学暗室</w:t>
            </w:r>
          </w:p>
        </w:tc>
        <w:tc>
          <w:tcPr>
            <w:tcW w:w="2186" w:type="dxa"/>
            <w:vAlign w:val="center"/>
          </w:tcPr>
          <w:p w14:paraId="60EA1EC4">
            <w:pPr>
              <w:snapToGrid w:val="0"/>
              <w:spacing w:before="70" w:after="70" w:line="240" w:lineRule="auto"/>
              <w:ind w:firstLine="0"/>
              <w:jc w:val="left"/>
              <w:rPr>
                <w:sz w:val="21"/>
              </w:rPr>
            </w:pPr>
            <w:r>
              <w:rPr>
                <w:rFonts w:hint="eastAsia"/>
                <w:sz w:val="21"/>
                <w:szCs w:val="21"/>
              </w:rPr>
              <w:t>150</w:t>
            </w:r>
            <w:r>
              <w:rPr>
                <w:sz w:val="21"/>
                <w:szCs w:val="21"/>
              </w:rPr>
              <w:t>m²</w:t>
            </w:r>
          </w:p>
        </w:tc>
        <w:tc>
          <w:tcPr>
            <w:tcW w:w="2436" w:type="dxa"/>
            <w:vAlign w:val="center"/>
          </w:tcPr>
          <w:p w14:paraId="10AB1FB9">
            <w:pPr>
              <w:snapToGrid w:val="0"/>
              <w:spacing w:before="70" w:after="70" w:line="240" w:lineRule="auto"/>
              <w:ind w:firstLine="0"/>
              <w:jc w:val="left"/>
              <w:rPr>
                <w:sz w:val="21"/>
              </w:rPr>
            </w:pPr>
            <w:r>
              <w:rPr>
                <w:sz w:val="21"/>
                <w:szCs w:val="21"/>
              </w:rPr>
              <w:t>可控光照环境</w:t>
            </w:r>
          </w:p>
        </w:tc>
        <w:tc>
          <w:tcPr>
            <w:tcW w:w="2226" w:type="dxa"/>
            <w:vAlign w:val="center"/>
          </w:tcPr>
          <w:p w14:paraId="0FECB083">
            <w:pPr>
              <w:snapToGrid w:val="0"/>
              <w:spacing w:before="70" w:after="70" w:line="240" w:lineRule="auto"/>
              <w:ind w:firstLine="0"/>
              <w:jc w:val="left"/>
              <w:rPr>
                <w:sz w:val="21"/>
              </w:rPr>
            </w:pPr>
            <w:r>
              <w:rPr>
                <w:sz w:val="21"/>
                <w:szCs w:val="21"/>
              </w:rPr>
              <w:t>弱光、逆光、多曝光试验</w:t>
            </w:r>
          </w:p>
        </w:tc>
      </w:tr>
      <w:tr w14:paraId="4ABE0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FF63D13">
            <w:pPr>
              <w:snapToGrid w:val="0"/>
              <w:spacing w:before="70" w:after="70" w:line="240" w:lineRule="auto"/>
              <w:ind w:firstLine="0"/>
              <w:jc w:val="center"/>
              <w:rPr>
                <w:sz w:val="21"/>
              </w:rPr>
            </w:pPr>
            <w:r>
              <w:rPr>
                <w:sz w:val="21"/>
                <w:szCs w:val="21"/>
              </w:rPr>
              <w:t>6</w:t>
            </w:r>
          </w:p>
        </w:tc>
        <w:tc>
          <w:tcPr>
            <w:tcW w:w="1716" w:type="dxa"/>
            <w:vAlign w:val="center"/>
          </w:tcPr>
          <w:p w14:paraId="3491D440">
            <w:pPr>
              <w:snapToGrid w:val="0"/>
              <w:spacing w:before="70" w:after="70" w:line="240" w:lineRule="auto"/>
              <w:ind w:firstLine="0"/>
              <w:jc w:val="left"/>
              <w:rPr>
                <w:sz w:val="21"/>
              </w:rPr>
            </w:pPr>
            <w:r>
              <w:rPr>
                <w:sz w:val="21"/>
                <w:szCs w:val="21"/>
              </w:rPr>
              <w:t>软件测试实验室</w:t>
            </w:r>
          </w:p>
        </w:tc>
        <w:tc>
          <w:tcPr>
            <w:tcW w:w="2186" w:type="dxa"/>
            <w:vAlign w:val="center"/>
          </w:tcPr>
          <w:p w14:paraId="598866A0">
            <w:pPr>
              <w:snapToGrid w:val="0"/>
              <w:spacing w:before="70" w:after="70" w:line="240" w:lineRule="auto"/>
              <w:ind w:firstLine="0"/>
              <w:jc w:val="left"/>
              <w:rPr>
                <w:sz w:val="21"/>
              </w:rPr>
            </w:pPr>
            <w:r>
              <w:rPr>
                <w:rFonts w:hint="eastAsia"/>
                <w:sz w:val="21"/>
                <w:szCs w:val="21"/>
              </w:rPr>
              <w:t>40</w:t>
            </w:r>
            <w:r>
              <w:rPr>
                <w:sz w:val="21"/>
                <w:szCs w:val="21"/>
              </w:rPr>
              <w:t>个工位</w:t>
            </w:r>
          </w:p>
        </w:tc>
        <w:tc>
          <w:tcPr>
            <w:tcW w:w="2436" w:type="dxa"/>
            <w:vAlign w:val="center"/>
          </w:tcPr>
          <w:p w14:paraId="60D5FDFC">
            <w:pPr>
              <w:snapToGrid w:val="0"/>
              <w:spacing w:before="70" w:after="70" w:line="240" w:lineRule="auto"/>
              <w:ind w:firstLine="0"/>
              <w:jc w:val="left"/>
              <w:rPr>
                <w:sz w:val="21"/>
              </w:rPr>
            </w:pPr>
            <w:r>
              <w:rPr>
                <w:sz w:val="21"/>
                <w:szCs w:val="21"/>
              </w:rPr>
              <w:t>功能、性能、安全测试</w:t>
            </w:r>
          </w:p>
        </w:tc>
        <w:tc>
          <w:tcPr>
            <w:tcW w:w="2226" w:type="dxa"/>
            <w:vAlign w:val="center"/>
          </w:tcPr>
          <w:p w14:paraId="0C7DA20A">
            <w:pPr>
              <w:snapToGrid w:val="0"/>
              <w:spacing w:before="70" w:after="70" w:line="240" w:lineRule="auto"/>
              <w:ind w:firstLine="0"/>
              <w:jc w:val="left"/>
              <w:rPr>
                <w:sz w:val="21"/>
              </w:rPr>
            </w:pPr>
            <w:r>
              <w:rPr>
                <w:sz w:val="21"/>
                <w:szCs w:val="21"/>
              </w:rPr>
              <w:t>软件测试与演示</w:t>
            </w:r>
          </w:p>
        </w:tc>
      </w:tr>
      <w:tr w14:paraId="5E195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6F5C942">
            <w:pPr>
              <w:snapToGrid w:val="0"/>
              <w:spacing w:before="70" w:after="70" w:line="240" w:lineRule="auto"/>
              <w:ind w:firstLine="0"/>
              <w:jc w:val="center"/>
              <w:rPr>
                <w:sz w:val="21"/>
              </w:rPr>
            </w:pPr>
            <w:r>
              <w:rPr>
                <w:sz w:val="21"/>
                <w:szCs w:val="21"/>
              </w:rPr>
              <w:t>7</w:t>
            </w:r>
          </w:p>
        </w:tc>
        <w:tc>
          <w:tcPr>
            <w:tcW w:w="1716" w:type="dxa"/>
            <w:vAlign w:val="center"/>
          </w:tcPr>
          <w:p w14:paraId="4E36CE5B">
            <w:pPr>
              <w:snapToGrid w:val="0"/>
              <w:spacing w:before="70" w:after="70" w:line="240" w:lineRule="auto"/>
              <w:ind w:firstLine="0"/>
              <w:jc w:val="left"/>
              <w:rPr>
                <w:sz w:val="21"/>
              </w:rPr>
            </w:pPr>
            <w:r>
              <w:rPr>
                <w:sz w:val="21"/>
                <w:szCs w:val="21"/>
              </w:rPr>
              <w:t>装备装配车间</w:t>
            </w:r>
          </w:p>
        </w:tc>
        <w:tc>
          <w:tcPr>
            <w:tcW w:w="2186" w:type="dxa"/>
            <w:vAlign w:val="center"/>
          </w:tcPr>
          <w:p w14:paraId="279749C2">
            <w:pPr>
              <w:snapToGrid w:val="0"/>
              <w:spacing w:before="70" w:after="70" w:line="240" w:lineRule="auto"/>
              <w:ind w:firstLine="0"/>
              <w:jc w:val="left"/>
              <w:rPr>
                <w:sz w:val="21"/>
              </w:rPr>
            </w:pPr>
            <w:r>
              <w:rPr>
                <w:rFonts w:hint="eastAsia"/>
                <w:sz w:val="21"/>
                <w:szCs w:val="21"/>
              </w:rPr>
              <w:t>500</w:t>
            </w:r>
            <w:r>
              <w:rPr>
                <w:sz w:val="21"/>
                <w:szCs w:val="21"/>
              </w:rPr>
              <w:t>m²</w:t>
            </w:r>
          </w:p>
        </w:tc>
        <w:tc>
          <w:tcPr>
            <w:tcW w:w="2436" w:type="dxa"/>
            <w:vAlign w:val="center"/>
          </w:tcPr>
          <w:p w14:paraId="71F56300">
            <w:pPr>
              <w:snapToGrid w:val="0"/>
              <w:spacing w:before="70" w:after="70" w:line="240" w:lineRule="auto"/>
              <w:ind w:firstLine="0"/>
              <w:jc w:val="left"/>
              <w:rPr>
                <w:sz w:val="21"/>
              </w:rPr>
            </w:pPr>
            <w:r>
              <w:rPr>
                <w:sz w:val="21"/>
                <w:szCs w:val="21"/>
              </w:rPr>
              <w:t>结构装配、电气接线</w:t>
            </w:r>
          </w:p>
        </w:tc>
        <w:tc>
          <w:tcPr>
            <w:tcW w:w="2226" w:type="dxa"/>
            <w:vAlign w:val="center"/>
          </w:tcPr>
          <w:p w14:paraId="6DE3FACC">
            <w:pPr>
              <w:snapToGrid w:val="0"/>
              <w:spacing w:before="70" w:after="70" w:line="240" w:lineRule="auto"/>
              <w:ind w:firstLine="0"/>
              <w:jc w:val="left"/>
              <w:rPr>
                <w:sz w:val="21"/>
              </w:rPr>
            </w:pPr>
            <w:r>
              <w:rPr>
                <w:sz w:val="21"/>
                <w:szCs w:val="21"/>
              </w:rPr>
              <w:t>样机试制</w:t>
            </w:r>
          </w:p>
        </w:tc>
      </w:tr>
      <w:tr w14:paraId="7B57F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C55C367">
            <w:pPr>
              <w:snapToGrid w:val="0"/>
              <w:spacing w:before="70" w:after="70" w:line="240" w:lineRule="auto"/>
              <w:ind w:firstLine="0"/>
              <w:jc w:val="center"/>
              <w:rPr>
                <w:sz w:val="21"/>
              </w:rPr>
            </w:pPr>
            <w:r>
              <w:rPr>
                <w:sz w:val="21"/>
                <w:szCs w:val="21"/>
              </w:rPr>
              <w:t>8</w:t>
            </w:r>
          </w:p>
        </w:tc>
        <w:tc>
          <w:tcPr>
            <w:tcW w:w="1716" w:type="dxa"/>
            <w:vAlign w:val="center"/>
          </w:tcPr>
          <w:p w14:paraId="5136031C">
            <w:pPr>
              <w:snapToGrid w:val="0"/>
              <w:spacing w:before="70" w:after="70" w:line="240" w:lineRule="auto"/>
              <w:ind w:firstLine="0"/>
              <w:jc w:val="left"/>
              <w:rPr>
                <w:sz w:val="21"/>
              </w:rPr>
            </w:pPr>
            <w:r>
              <w:rPr>
                <w:sz w:val="21"/>
                <w:szCs w:val="21"/>
              </w:rPr>
              <w:t>数据处理中心</w:t>
            </w:r>
          </w:p>
        </w:tc>
        <w:tc>
          <w:tcPr>
            <w:tcW w:w="2186" w:type="dxa"/>
            <w:vAlign w:val="center"/>
          </w:tcPr>
          <w:p w14:paraId="202227F5">
            <w:pPr>
              <w:snapToGrid w:val="0"/>
              <w:spacing w:before="70" w:after="70" w:line="240" w:lineRule="auto"/>
              <w:ind w:firstLine="0"/>
              <w:jc w:val="left"/>
              <w:rPr>
                <w:sz w:val="21"/>
              </w:rPr>
            </w:pPr>
            <w:r>
              <w:rPr>
                <w:sz w:val="21"/>
                <w:szCs w:val="21"/>
              </w:rPr>
              <w:t>GPU 服务器</w:t>
            </w:r>
            <w:r>
              <w:rPr>
                <w:rFonts w:hint="eastAsia"/>
                <w:sz w:val="21"/>
                <w:szCs w:val="21"/>
              </w:rPr>
              <w:t>20</w:t>
            </w:r>
            <w:r>
              <w:rPr>
                <w:sz w:val="21"/>
                <w:szCs w:val="21"/>
              </w:rPr>
              <w:t>台</w:t>
            </w:r>
          </w:p>
        </w:tc>
        <w:tc>
          <w:tcPr>
            <w:tcW w:w="2436" w:type="dxa"/>
            <w:vAlign w:val="center"/>
          </w:tcPr>
          <w:p w14:paraId="5963B33A">
            <w:pPr>
              <w:snapToGrid w:val="0"/>
              <w:spacing w:before="70" w:after="70" w:line="240" w:lineRule="auto"/>
              <w:ind w:firstLine="0"/>
              <w:jc w:val="left"/>
              <w:rPr>
                <w:sz w:val="21"/>
              </w:rPr>
            </w:pPr>
            <w:r>
              <w:rPr>
                <w:sz w:val="21"/>
                <w:szCs w:val="21"/>
              </w:rPr>
              <w:t>大规模点云处理与训练</w:t>
            </w:r>
          </w:p>
        </w:tc>
        <w:tc>
          <w:tcPr>
            <w:tcW w:w="2226" w:type="dxa"/>
            <w:vAlign w:val="center"/>
          </w:tcPr>
          <w:p w14:paraId="60DF8E03">
            <w:pPr>
              <w:snapToGrid w:val="0"/>
              <w:spacing w:before="70" w:after="70" w:line="240" w:lineRule="auto"/>
              <w:ind w:firstLine="0"/>
              <w:jc w:val="left"/>
              <w:rPr>
                <w:sz w:val="21"/>
              </w:rPr>
            </w:pPr>
            <w:r>
              <w:rPr>
                <w:sz w:val="21"/>
                <w:szCs w:val="21"/>
              </w:rPr>
              <w:t>重建、判识、模型训练</w:t>
            </w:r>
          </w:p>
        </w:tc>
      </w:tr>
    </w:tbl>
    <w:p w14:paraId="77A09F7F">
      <w:pPr>
        <w:spacing w:line="240" w:lineRule="auto"/>
      </w:pPr>
    </w:p>
    <w:p w14:paraId="6813D2AE">
      <w:pPr>
        <w:pStyle w:val="5"/>
      </w:pPr>
      <w:bookmarkStart w:id="346" w:name="_Toc18997"/>
      <w:r>
        <w:rPr>
          <w:szCs w:val="32"/>
        </w:rPr>
        <w:t>3.4.2 试验设备清单</w:t>
      </w:r>
      <w:bookmarkEnd w:id="346"/>
    </w:p>
    <w:tbl>
      <w:tblPr>
        <w:tblStyle w:val="32"/>
        <w:tblW w:w="909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6"/>
        <w:gridCol w:w="3216"/>
        <w:gridCol w:w="966"/>
        <w:gridCol w:w="2436"/>
      </w:tblGrid>
      <w:tr w14:paraId="49836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5B864DAD">
            <w:pPr>
              <w:keepNext/>
              <w:snapToGrid w:val="0"/>
              <w:spacing w:before="70" w:after="70" w:line="240" w:lineRule="auto"/>
              <w:ind w:firstLine="0"/>
              <w:jc w:val="center"/>
              <w:rPr>
                <w:b/>
                <w:sz w:val="21"/>
              </w:rPr>
            </w:pPr>
            <w:r>
              <w:rPr>
                <w:b/>
                <w:sz w:val="21"/>
                <w:szCs w:val="21"/>
              </w:rPr>
              <w:t>序号</w:t>
            </w:r>
          </w:p>
        </w:tc>
        <w:tc>
          <w:tcPr>
            <w:tcW w:w="1716" w:type="dxa"/>
            <w:shd w:val="clear" w:color="auto" w:fill="E7E6E6"/>
            <w:vAlign w:val="center"/>
          </w:tcPr>
          <w:p w14:paraId="4A5ED856">
            <w:pPr>
              <w:keepNext/>
              <w:snapToGrid w:val="0"/>
              <w:spacing w:before="70" w:after="70" w:line="240" w:lineRule="auto"/>
              <w:ind w:firstLine="0"/>
              <w:jc w:val="center"/>
              <w:rPr>
                <w:b/>
                <w:sz w:val="21"/>
              </w:rPr>
            </w:pPr>
            <w:r>
              <w:rPr>
                <w:b/>
                <w:sz w:val="21"/>
                <w:szCs w:val="21"/>
              </w:rPr>
              <w:t>设备名称</w:t>
            </w:r>
          </w:p>
        </w:tc>
        <w:tc>
          <w:tcPr>
            <w:tcW w:w="3216" w:type="dxa"/>
            <w:shd w:val="clear" w:color="auto" w:fill="E7E6E6"/>
            <w:vAlign w:val="center"/>
          </w:tcPr>
          <w:p w14:paraId="339E4A10">
            <w:pPr>
              <w:keepNext/>
              <w:snapToGrid w:val="0"/>
              <w:spacing w:before="70" w:after="70" w:line="240" w:lineRule="auto"/>
              <w:ind w:firstLine="0"/>
              <w:jc w:val="center"/>
              <w:rPr>
                <w:b/>
                <w:sz w:val="21"/>
              </w:rPr>
            </w:pPr>
            <w:r>
              <w:rPr>
                <w:b/>
                <w:sz w:val="21"/>
                <w:szCs w:val="21"/>
              </w:rPr>
              <w:t>规格</w:t>
            </w:r>
          </w:p>
        </w:tc>
        <w:tc>
          <w:tcPr>
            <w:tcW w:w="966" w:type="dxa"/>
            <w:shd w:val="clear" w:color="auto" w:fill="E7E6E6"/>
            <w:vAlign w:val="center"/>
          </w:tcPr>
          <w:p w14:paraId="5A8C1417">
            <w:pPr>
              <w:keepNext/>
              <w:snapToGrid w:val="0"/>
              <w:spacing w:before="70" w:after="70" w:line="240" w:lineRule="auto"/>
              <w:ind w:firstLine="0"/>
              <w:jc w:val="center"/>
              <w:rPr>
                <w:b/>
                <w:sz w:val="21"/>
              </w:rPr>
            </w:pPr>
            <w:r>
              <w:rPr>
                <w:b/>
                <w:sz w:val="21"/>
                <w:szCs w:val="21"/>
              </w:rPr>
              <w:t>数量</w:t>
            </w:r>
          </w:p>
        </w:tc>
        <w:tc>
          <w:tcPr>
            <w:tcW w:w="2436" w:type="dxa"/>
            <w:shd w:val="clear" w:color="auto" w:fill="E7E6E6"/>
            <w:vAlign w:val="center"/>
          </w:tcPr>
          <w:p w14:paraId="4AEB8CBF">
            <w:pPr>
              <w:keepNext/>
              <w:snapToGrid w:val="0"/>
              <w:spacing w:before="70" w:after="70" w:line="240" w:lineRule="auto"/>
              <w:ind w:firstLine="0"/>
              <w:jc w:val="center"/>
              <w:rPr>
                <w:b/>
                <w:sz w:val="21"/>
              </w:rPr>
            </w:pPr>
            <w:r>
              <w:rPr>
                <w:b/>
                <w:sz w:val="21"/>
                <w:szCs w:val="21"/>
              </w:rPr>
              <w:t>用途</w:t>
            </w:r>
          </w:p>
        </w:tc>
      </w:tr>
      <w:tr w14:paraId="3D37C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0E4A729">
            <w:pPr>
              <w:keepNext/>
              <w:snapToGrid w:val="0"/>
              <w:spacing w:before="70" w:after="70" w:line="240" w:lineRule="auto"/>
              <w:ind w:firstLine="0"/>
              <w:jc w:val="center"/>
              <w:rPr>
                <w:sz w:val="21"/>
              </w:rPr>
            </w:pPr>
            <w:r>
              <w:rPr>
                <w:sz w:val="21"/>
                <w:szCs w:val="21"/>
              </w:rPr>
              <w:t>1</w:t>
            </w:r>
          </w:p>
        </w:tc>
        <w:tc>
          <w:tcPr>
            <w:tcW w:w="1716" w:type="dxa"/>
            <w:vAlign w:val="center"/>
          </w:tcPr>
          <w:p w14:paraId="6EEDB33F">
            <w:pPr>
              <w:keepNext/>
              <w:snapToGrid w:val="0"/>
              <w:spacing w:before="70" w:after="70" w:line="240" w:lineRule="auto"/>
              <w:ind w:firstLine="0"/>
              <w:jc w:val="left"/>
              <w:rPr>
                <w:sz w:val="21"/>
              </w:rPr>
            </w:pPr>
            <w:r>
              <w:rPr>
                <w:sz w:val="21"/>
                <w:szCs w:val="21"/>
              </w:rPr>
              <w:t>标准长度基线</w:t>
            </w:r>
          </w:p>
        </w:tc>
        <w:tc>
          <w:tcPr>
            <w:tcW w:w="3216" w:type="dxa"/>
            <w:vAlign w:val="center"/>
          </w:tcPr>
          <w:p w14:paraId="3002728C">
            <w:pPr>
              <w:keepNext/>
              <w:snapToGrid w:val="0"/>
              <w:spacing w:before="70" w:after="70" w:line="240" w:lineRule="auto"/>
              <w:ind w:firstLine="0"/>
              <w:jc w:val="left"/>
              <w:rPr>
                <w:sz w:val="21"/>
              </w:rPr>
            </w:pPr>
            <w:r>
              <w:rPr>
                <w:sz w:val="21"/>
                <w:szCs w:val="21"/>
              </w:rPr>
              <w:t>1 m/5 m/10 m，溯源至国家基准</w:t>
            </w:r>
          </w:p>
        </w:tc>
        <w:tc>
          <w:tcPr>
            <w:tcW w:w="966" w:type="dxa"/>
            <w:vAlign w:val="center"/>
          </w:tcPr>
          <w:p w14:paraId="68F125AC">
            <w:pPr>
              <w:keepNext/>
              <w:snapToGrid w:val="0"/>
              <w:spacing w:before="70" w:after="70" w:line="240" w:lineRule="auto"/>
              <w:ind w:firstLine="0"/>
              <w:jc w:val="center"/>
              <w:rPr>
                <w:sz w:val="21"/>
              </w:rPr>
            </w:pPr>
            <w:r>
              <w:rPr>
                <w:sz w:val="21"/>
                <w:szCs w:val="21"/>
              </w:rPr>
              <w:t>1 套</w:t>
            </w:r>
          </w:p>
        </w:tc>
        <w:tc>
          <w:tcPr>
            <w:tcW w:w="2436" w:type="dxa"/>
            <w:vAlign w:val="center"/>
          </w:tcPr>
          <w:p w14:paraId="063F15E6">
            <w:pPr>
              <w:keepNext/>
              <w:snapToGrid w:val="0"/>
              <w:spacing w:before="70" w:after="70" w:line="240" w:lineRule="auto"/>
              <w:ind w:firstLine="0"/>
              <w:jc w:val="left"/>
              <w:rPr>
                <w:sz w:val="21"/>
              </w:rPr>
            </w:pPr>
            <w:r>
              <w:rPr>
                <w:sz w:val="21"/>
                <w:szCs w:val="21"/>
              </w:rPr>
              <w:t>距离精度检定</w:t>
            </w:r>
          </w:p>
        </w:tc>
      </w:tr>
      <w:tr w14:paraId="2AB16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FD7A960">
            <w:pPr>
              <w:keepNext/>
              <w:snapToGrid w:val="0"/>
              <w:spacing w:before="70" w:after="70" w:line="240" w:lineRule="auto"/>
              <w:ind w:firstLine="0"/>
              <w:jc w:val="center"/>
              <w:rPr>
                <w:sz w:val="21"/>
              </w:rPr>
            </w:pPr>
            <w:r>
              <w:rPr>
                <w:sz w:val="21"/>
                <w:szCs w:val="21"/>
              </w:rPr>
              <w:t>2</w:t>
            </w:r>
          </w:p>
        </w:tc>
        <w:tc>
          <w:tcPr>
            <w:tcW w:w="1716" w:type="dxa"/>
            <w:vAlign w:val="center"/>
          </w:tcPr>
          <w:p w14:paraId="2F898697">
            <w:pPr>
              <w:keepNext/>
              <w:snapToGrid w:val="0"/>
              <w:spacing w:before="70" w:after="70" w:line="240" w:lineRule="auto"/>
              <w:ind w:firstLine="0"/>
              <w:jc w:val="left"/>
              <w:rPr>
                <w:sz w:val="21"/>
              </w:rPr>
            </w:pPr>
            <w:r>
              <w:rPr>
                <w:sz w:val="21"/>
                <w:szCs w:val="21"/>
              </w:rPr>
              <w:t>标准球</w:t>
            </w:r>
          </w:p>
        </w:tc>
        <w:tc>
          <w:tcPr>
            <w:tcW w:w="3216" w:type="dxa"/>
            <w:vAlign w:val="center"/>
          </w:tcPr>
          <w:p w14:paraId="49FD29F8">
            <w:pPr>
              <w:keepNext/>
              <w:snapToGrid w:val="0"/>
              <w:spacing w:before="70" w:after="70" w:line="240" w:lineRule="auto"/>
              <w:ind w:firstLine="0"/>
              <w:jc w:val="left"/>
              <w:rPr>
                <w:sz w:val="21"/>
              </w:rPr>
            </w:pPr>
            <w:r>
              <w:rPr>
                <w:sz w:val="21"/>
                <w:szCs w:val="21"/>
              </w:rPr>
              <w:t>直径 50 mm/100 mm，圆度 ≤1 μm</w:t>
            </w:r>
          </w:p>
        </w:tc>
        <w:tc>
          <w:tcPr>
            <w:tcW w:w="966" w:type="dxa"/>
            <w:vAlign w:val="center"/>
          </w:tcPr>
          <w:p w14:paraId="103FE424">
            <w:pPr>
              <w:keepNext/>
              <w:snapToGrid w:val="0"/>
              <w:spacing w:before="70" w:after="70" w:line="240" w:lineRule="auto"/>
              <w:ind w:firstLine="0"/>
              <w:jc w:val="center"/>
              <w:rPr>
                <w:sz w:val="21"/>
              </w:rPr>
            </w:pPr>
            <w:r>
              <w:rPr>
                <w:sz w:val="21"/>
                <w:szCs w:val="21"/>
              </w:rPr>
              <w:t>各 2 个</w:t>
            </w:r>
          </w:p>
        </w:tc>
        <w:tc>
          <w:tcPr>
            <w:tcW w:w="2436" w:type="dxa"/>
            <w:vAlign w:val="center"/>
          </w:tcPr>
          <w:p w14:paraId="7E1FF2C5">
            <w:pPr>
              <w:keepNext/>
              <w:snapToGrid w:val="0"/>
              <w:spacing w:before="70" w:after="70" w:line="240" w:lineRule="auto"/>
              <w:ind w:firstLine="0"/>
              <w:jc w:val="left"/>
              <w:rPr>
                <w:sz w:val="21"/>
              </w:rPr>
            </w:pPr>
            <w:r>
              <w:rPr>
                <w:sz w:val="21"/>
                <w:szCs w:val="21"/>
              </w:rPr>
              <w:t>尺寸精度检定</w:t>
            </w:r>
          </w:p>
        </w:tc>
      </w:tr>
      <w:tr w14:paraId="1E502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350735D">
            <w:pPr>
              <w:keepNext/>
              <w:snapToGrid w:val="0"/>
              <w:spacing w:before="70" w:after="70" w:line="240" w:lineRule="auto"/>
              <w:ind w:firstLine="0"/>
              <w:jc w:val="center"/>
              <w:rPr>
                <w:sz w:val="21"/>
              </w:rPr>
            </w:pPr>
            <w:r>
              <w:rPr>
                <w:sz w:val="21"/>
                <w:szCs w:val="21"/>
              </w:rPr>
              <w:t>3</w:t>
            </w:r>
          </w:p>
        </w:tc>
        <w:tc>
          <w:tcPr>
            <w:tcW w:w="1716" w:type="dxa"/>
            <w:vAlign w:val="center"/>
          </w:tcPr>
          <w:p w14:paraId="7066AB12">
            <w:pPr>
              <w:keepNext/>
              <w:snapToGrid w:val="0"/>
              <w:spacing w:before="70" w:after="70" w:line="240" w:lineRule="auto"/>
              <w:ind w:firstLine="0"/>
              <w:jc w:val="left"/>
              <w:rPr>
                <w:sz w:val="21"/>
              </w:rPr>
            </w:pPr>
            <w:r>
              <w:rPr>
                <w:sz w:val="21"/>
                <w:szCs w:val="21"/>
              </w:rPr>
              <w:t>标准台阶/凹槽</w:t>
            </w:r>
          </w:p>
        </w:tc>
        <w:tc>
          <w:tcPr>
            <w:tcW w:w="3216" w:type="dxa"/>
            <w:vAlign w:val="center"/>
          </w:tcPr>
          <w:p w14:paraId="2DBDCE25">
            <w:pPr>
              <w:keepNext/>
              <w:snapToGrid w:val="0"/>
              <w:spacing w:before="70" w:after="70" w:line="240" w:lineRule="auto"/>
              <w:ind w:firstLine="0"/>
              <w:jc w:val="left"/>
              <w:rPr>
                <w:sz w:val="21"/>
              </w:rPr>
            </w:pPr>
            <w:r>
              <w:rPr>
                <w:sz w:val="21"/>
                <w:szCs w:val="21"/>
              </w:rPr>
              <w:t>深度 1/5/10 mm</w:t>
            </w:r>
          </w:p>
        </w:tc>
        <w:tc>
          <w:tcPr>
            <w:tcW w:w="966" w:type="dxa"/>
            <w:vAlign w:val="center"/>
          </w:tcPr>
          <w:p w14:paraId="659A3DFA">
            <w:pPr>
              <w:keepNext/>
              <w:snapToGrid w:val="0"/>
              <w:spacing w:before="70" w:after="70" w:line="240" w:lineRule="auto"/>
              <w:ind w:firstLine="0"/>
              <w:jc w:val="center"/>
              <w:rPr>
                <w:sz w:val="21"/>
              </w:rPr>
            </w:pPr>
            <w:r>
              <w:rPr>
                <w:sz w:val="21"/>
                <w:szCs w:val="21"/>
              </w:rPr>
              <w:t>1 套</w:t>
            </w:r>
          </w:p>
        </w:tc>
        <w:tc>
          <w:tcPr>
            <w:tcW w:w="2436" w:type="dxa"/>
            <w:vAlign w:val="center"/>
          </w:tcPr>
          <w:p w14:paraId="6948862C">
            <w:pPr>
              <w:keepNext/>
              <w:snapToGrid w:val="0"/>
              <w:spacing w:before="70" w:after="70" w:line="240" w:lineRule="auto"/>
              <w:ind w:firstLine="0"/>
              <w:jc w:val="left"/>
              <w:rPr>
                <w:sz w:val="21"/>
              </w:rPr>
            </w:pPr>
            <w:r>
              <w:rPr>
                <w:sz w:val="21"/>
                <w:szCs w:val="21"/>
              </w:rPr>
              <w:t>深度精度检定</w:t>
            </w:r>
          </w:p>
        </w:tc>
      </w:tr>
      <w:tr w14:paraId="3729F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93EB4F">
            <w:pPr>
              <w:keepNext/>
              <w:snapToGrid w:val="0"/>
              <w:spacing w:before="70" w:after="70" w:line="240" w:lineRule="auto"/>
              <w:ind w:firstLine="0"/>
              <w:jc w:val="center"/>
              <w:rPr>
                <w:sz w:val="21"/>
              </w:rPr>
            </w:pPr>
            <w:r>
              <w:rPr>
                <w:sz w:val="21"/>
                <w:szCs w:val="21"/>
              </w:rPr>
              <w:t>4</w:t>
            </w:r>
          </w:p>
        </w:tc>
        <w:tc>
          <w:tcPr>
            <w:tcW w:w="1716" w:type="dxa"/>
            <w:vAlign w:val="center"/>
          </w:tcPr>
          <w:p w14:paraId="5CB6F5C3">
            <w:pPr>
              <w:keepNext/>
              <w:snapToGrid w:val="0"/>
              <w:spacing w:before="70" w:after="70" w:line="240" w:lineRule="auto"/>
              <w:ind w:firstLine="0"/>
              <w:jc w:val="left"/>
              <w:rPr>
                <w:sz w:val="21"/>
              </w:rPr>
            </w:pPr>
            <w:r>
              <w:rPr>
                <w:sz w:val="21"/>
                <w:szCs w:val="21"/>
              </w:rPr>
              <w:t>标准色卡</w:t>
            </w:r>
          </w:p>
        </w:tc>
        <w:tc>
          <w:tcPr>
            <w:tcW w:w="3216" w:type="dxa"/>
            <w:vAlign w:val="center"/>
          </w:tcPr>
          <w:p w14:paraId="71FF1F4A">
            <w:pPr>
              <w:keepNext/>
              <w:snapToGrid w:val="0"/>
              <w:spacing w:before="70" w:after="70" w:line="240" w:lineRule="auto"/>
              <w:ind w:firstLine="0"/>
              <w:jc w:val="left"/>
              <w:rPr>
                <w:sz w:val="21"/>
              </w:rPr>
            </w:pPr>
            <w:r>
              <w:rPr>
                <w:sz w:val="21"/>
                <w:szCs w:val="21"/>
              </w:rPr>
              <w:t>24 色</w:t>
            </w:r>
          </w:p>
        </w:tc>
        <w:tc>
          <w:tcPr>
            <w:tcW w:w="966" w:type="dxa"/>
            <w:vAlign w:val="center"/>
          </w:tcPr>
          <w:p w14:paraId="636057D6">
            <w:pPr>
              <w:keepNext/>
              <w:snapToGrid w:val="0"/>
              <w:spacing w:before="70" w:after="70" w:line="240" w:lineRule="auto"/>
              <w:ind w:firstLine="0"/>
              <w:jc w:val="center"/>
              <w:rPr>
                <w:sz w:val="21"/>
              </w:rPr>
            </w:pPr>
            <w:r>
              <w:rPr>
                <w:sz w:val="21"/>
                <w:szCs w:val="21"/>
              </w:rPr>
              <w:t>1 套</w:t>
            </w:r>
          </w:p>
        </w:tc>
        <w:tc>
          <w:tcPr>
            <w:tcW w:w="2436" w:type="dxa"/>
            <w:vAlign w:val="center"/>
          </w:tcPr>
          <w:p w14:paraId="0216939F">
            <w:pPr>
              <w:keepNext/>
              <w:snapToGrid w:val="0"/>
              <w:spacing w:before="70" w:after="70" w:line="240" w:lineRule="auto"/>
              <w:ind w:firstLine="0"/>
              <w:jc w:val="left"/>
              <w:rPr>
                <w:sz w:val="21"/>
              </w:rPr>
            </w:pPr>
            <w:r>
              <w:rPr>
                <w:sz w:val="21"/>
                <w:szCs w:val="21"/>
              </w:rPr>
              <w:t>色差评价</w:t>
            </w:r>
          </w:p>
        </w:tc>
      </w:tr>
      <w:tr w14:paraId="185DE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0E731D7">
            <w:pPr>
              <w:keepNext/>
              <w:snapToGrid w:val="0"/>
              <w:spacing w:before="70" w:after="70" w:line="240" w:lineRule="auto"/>
              <w:ind w:firstLine="0"/>
              <w:jc w:val="center"/>
              <w:rPr>
                <w:sz w:val="21"/>
              </w:rPr>
            </w:pPr>
            <w:r>
              <w:rPr>
                <w:sz w:val="21"/>
                <w:szCs w:val="21"/>
              </w:rPr>
              <w:t>5</w:t>
            </w:r>
          </w:p>
        </w:tc>
        <w:tc>
          <w:tcPr>
            <w:tcW w:w="1716" w:type="dxa"/>
            <w:vAlign w:val="center"/>
          </w:tcPr>
          <w:p w14:paraId="206FDECC">
            <w:pPr>
              <w:keepNext/>
              <w:snapToGrid w:val="0"/>
              <w:spacing w:before="70" w:after="70" w:line="240" w:lineRule="auto"/>
              <w:ind w:firstLine="0"/>
              <w:jc w:val="left"/>
              <w:rPr>
                <w:sz w:val="21"/>
              </w:rPr>
            </w:pPr>
            <w:r>
              <w:rPr>
                <w:sz w:val="21"/>
                <w:szCs w:val="21"/>
              </w:rPr>
              <w:t>分辨率板</w:t>
            </w:r>
          </w:p>
        </w:tc>
        <w:tc>
          <w:tcPr>
            <w:tcW w:w="3216" w:type="dxa"/>
            <w:vAlign w:val="center"/>
          </w:tcPr>
          <w:p w14:paraId="7EC2FBD7">
            <w:pPr>
              <w:keepNext/>
              <w:snapToGrid w:val="0"/>
              <w:spacing w:before="70" w:after="70" w:line="240" w:lineRule="auto"/>
              <w:ind w:firstLine="0"/>
              <w:jc w:val="left"/>
              <w:rPr>
                <w:sz w:val="21"/>
              </w:rPr>
            </w:pPr>
            <w:r>
              <w:rPr>
                <w:sz w:val="21"/>
                <w:szCs w:val="21"/>
              </w:rPr>
              <w:t>线对 1～50 lp/mm</w:t>
            </w:r>
          </w:p>
        </w:tc>
        <w:tc>
          <w:tcPr>
            <w:tcW w:w="966" w:type="dxa"/>
            <w:vAlign w:val="center"/>
          </w:tcPr>
          <w:p w14:paraId="19446F1A">
            <w:pPr>
              <w:keepNext/>
              <w:snapToGrid w:val="0"/>
              <w:spacing w:before="70" w:after="70" w:line="240" w:lineRule="auto"/>
              <w:ind w:firstLine="0"/>
              <w:jc w:val="center"/>
              <w:rPr>
                <w:sz w:val="21"/>
              </w:rPr>
            </w:pPr>
            <w:r>
              <w:rPr>
                <w:sz w:val="21"/>
                <w:szCs w:val="21"/>
              </w:rPr>
              <w:t>1 套</w:t>
            </w:r>
          </w:p>
        </w:tc>
        <w:tc>
          <w:tcPr>
            <w:tcW w:w="2436" w:type="dxa"/>
            <w:vAlign w:val="center"/>
          </w:tcPr>
          <w:p w14:paraId="716705FE">
            <w:pPr>
              <w:keepNext/>
              <w:snapToGrid w:val="0"/>
              <w:spacing w:before="70" w:after="70" w:line="240" w:lineRule="auto"/>
              <w:ind w:firstLine="0"/>
              <w:jc w:val="left"/>
              <w:rPr>
                <w:sz w:val="21"/>
              </w:rPr>
            </w:pPr>
            <w:r>
              <w:rPr>
                <w:sz w:val="21"/>
                <w:szCs w:val="21"/>
              </w:rPr>
              <w:t>纹理分辨率测试</w:t>
            </w:r>
          </w:p>
        </w:tc>
      </w:tr>
      <w:tr w14:paraId="34915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49CF745">
            <w:pPr>
              <w:keepNext/>
              <w:snapToGrid w:val="0"/>
              <w:spacing w:before="70" w:after="70" w:line="240" w:lineRule="auto"/>
              <w:ind w:firstLine="0"/>
              <w:jc w:val="center"/>
              <w:rPr>
                <w:sz w:val="21"/>
              </w:rPr>
            </w:pPr>
            <w:r>
              <w:rPr>
                <w:sz w:val="21"/>
                <w:szCs w:val="21"/>
              </w:rPr>
              <w:t>6</w:t>
            </w:r>
          </w:p>
        </w:tc>
        <w:tc>
          <w:tcPr>
            <w:tcW w:w="1716" w:type="dxa"/>
            <w:vAlign w:val="center"/>
          </w:tcPr>
          <w:p w14:paraId="74C6FD83">
            <w:pPr>
              <w:keepNext/>
              <w:snapToGrid w:val="0"/>
              <w:spacing w:before="70" w:after="70" w:line="240" w:lineRule="auto"/>
              <w:ind w:firstLine="0"/>
              <w:jc w:val="left"/>
              <w:rPr>
                <w:sz w:val="21"/>
              </w:rPr>
            </w:pPr>
            <w:r>
              <w:rPr>
                <w:sz w:val="21"/>
                <w:szCs w:val="21"/>
              </w:rPr>
              <w:t>电子水准仪</w:t>
            </w:r>
          </w:p>
        </w:tc>
        <w:tc>
          <w:tcPr>
            <w:tcW w:w="3216" w:type="dxa"/>
            <w:vAlign w:val="center"/>
          </w:tcPr>
          <w:p w14:paraId="10F87691">
            <w:pPr>
              <w:keepNext/>
              <w:snapToGrid w:val="0"/>
              <w:spacing w:before="70" w:after="70" w:line="240" w:lineRule="auto"/>
              <w:ind w:firstLine="0"/>
              <w:jc w:val="left"/>
              <w:rPr>
                <w:sz w:val="21"/>
              </w:rPr>
            </w:pPr>
            <w:r>
              <w:rPr>
                <w:sz w:val="21"/>
                <w:szCs w:val="21"/>
              </w:rPr>
              <w:t>每公里往返差 ≤0.3 mm</w:t>
            </w:r>
          </w:p>
        </w:tc>
        <w:tc>
          <w:tcPr>
            <w:tcW w:w="966" w:type="dxa"/>
            <w:vAlign w:val="center"/>
          </w:tcPr>
          <w:p w14:paraId="26E9426A">
            <w:pPr>
              <w:keepNext/>
              <w:snapToGrid w:val="0"/>
              <w:spacing w:before="70" w:after="70" w:line="240" w:lineRule="auto"/>
              <w:ind w:firstLine="0"/>
              <w:jc w:val="center"/>
              <w:rPr>
                <w:sz w:val="21"/>
              </w:rPr>
            </w:pPr>
            <w:r>
              <w:rPr>
                <w:sz w:val="21"/>
                <w:szCs w:val="21"/>
              </w:rPr>
              <w:t>2 台</w:t>
            </w:r>
          </w:p>
        </w:tc>
        <w:tc>
          <w:tcPr>
            <w:tcW w:w="2436" w:type="dxa"/>
            <w:vAlign w:val="center"/>
          </w:tcPr>
          <w:p w14:paraId="5DA596A7">
            <w:pPr>
              <w:keepNext/>
              <w:snapToGrid w:val="0"/>
              <w:spacing w:before="70" w:after="70" w:line="240" w:lineRule="auto"/>
              <w:ind w:firstLine="0"/>
              <w:jc w:val="left"/>
              <w:rPr>
                <w:sz w:val="21"/>
              </w:rPr>
            </w:pPr>
            <w:r>
              <w:rPr>
                <w:sz w:val="21"/>
                <w:szCs w:val="21"/>
              </w:rPr>
              <w:t>高程联测</w:t>
            </w:r>
          </w:p>
        </w:tc>
      </w:tr>
      <w:tr w14:paraId="1266D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9E7601">
            <w:pPr>
              <w:keepNext/>
              <w:snapToGrid w:val="0"/>
              <w:spacing w:before="70" w:after="70" w:line="240" w:lineRule="auto"/>
              <w:ind w:firstLine="0"/>
              <w:jc w:val="center"/>
              <w:rPr>
                <w:sz w:val="21"/>
              </w:rPr>
            </w:pPr>
            <w:r>
              <w:rPr>
                <w:sz w:val="21"/>
                <w:szCs w:val="21"/>
              </w:rPr>
              <w:t>7</w:t>
            </w:r>
          </w:p>
        </w:tc>
        <w:tc>
          <w:tcPr>
            <w:tcW w:w="1716" w:type="dxa"/>
            <w:vAlign w:val="center"/>
          </w:tcPr>
          <w:p w14:paraId="2521CD92">
            <w:pPr>
              <w:keepNext/>
              <w:snapToGrid w:val="0"/>
              <w:spacing w:before="70" w:after="70" w:line="240" w:lineRule="auto"/>
              <w:ind w:firstLine="0"/>
              <w:jc w:val="left"/>
              <w:rPr>
                <w:sz w:val="21"/>
              </w:rPr>
            </w:pPr>
            <w:r>
              <w:rPr>
                <w:sz w:val="21"/>
                <w:szCs w:val="21"/>
              </w:rPr>
              <w:t>全站仪</w:t>
            </w:r>
          </w:p>
        </w:tc>
        <w:tc>
          <w:tcPr>
            <w:tcW w:w="3216" w:type="dxa"/>
            <w:vAlign w:val="center"/>
          </w:tcPr>
          <w:p w14:paraId="1CD81F46">
            <w:pPr>
              <w:keepNext/>
              <w:snapToGrid w:val="0"/>
              <w:spacing w:before="70" w:after="70" w:line="240" w:lineRule="auto"/>
              <w:ind w:firstLine="0"/>
              <w:jc w:val="left"/>
              <w:rPr>
                <w:sz w:val="21"/>
              </w:rPr>
            </w:pPr>
            <w:r>
              <w:rPr>
                <w:sz w:val="21"/>
                <w:szCs w:val="21"/>
              </w:rPr>
              <w:t>南方 NTS-561，测角 1″，测距 ±(1 mm+1 ppm)</w:t>
            </w:r>
          </w:p>
        </w:tc>
        <w:tc>
          <w:tcPr>
            <w:tcW w:w="966" w:type="dxa"/>
            <w:vAlign w:val="center"/>
          </w:tcPr>
          <w:p w14:paraId="2A3493FA">
            <w:pPr>
              <w:keepNext/>
              <w:snapToGrid w:val="0"/>
              <w:spacing w:before="70" w:after="70" w:line="240" w:lineRule="auto"/>
              <w:ind w:firstLine="0"/>
              <w:jc w:val="center"/>
              <w:rPr>
                <w:sz w:val="21"/>
              </w:rPr>
            </w:pPr>
            <w:r>
              <w:rPr>
                <w:sz w:val="21"/>
                <w:szCs w:val="21"/>
              </w:rPr>
              <w:t>2 台</w:t>
            </w:r>
          </w:p>
        </w:tc>
        <w:tc>
          <w:tcPr>
            <w:tcW w:w="2436" w:type="dxa"/>
            <w:vAlign w:val="center"/>
          </w:tcPr>
          <w:p w14:paraId="3E1DA59A">
            <w:pPr>
              <w:keepNext/>
              <w:snapToGrid w:val="0"/>
              <w:spacing w:before="70" w:after="70" w:line="240" w:lineRule="auto"/>
              <w:ind w:firstLine="0"/>
              <w:jc w:val="left"/>
              <w:rPr>
                <w:sz w:val="21"/>
              </w:rPr>
            </w:pPr>
            <w:r>
              <w:rPr>
                <w:sz w:val="21"/>
                <w:szCs w:val="21"/>
              </w:rPr>
              <w:t>控制测量与检核</w:t>
            </w:r>
          </w:p>
        </w:tc>
      </w:tr>
      <w:tr w14:paraId="36586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F8ED5EB">
            <w:pPr>
              <w:keepNext/>
              <w:snapToGrid w:val="0"/>
              <w:spacing w:before="70" w:after="70" w:line="240" w:lineRule="auto"/>
              <w:ind w:firstLine="0"/>
              <w:jc w:val="center"/>
              <w:rPr>
                <w:sz w:val="21"/>
              </w:rPr>
            </w:pPr>
            <w:r>
              <w:rPr>
                <w:sz w:val="21"/>
                <w:szCs w:val="21"/>
              </w:rPr>
              <w:t>8</w:t>
            </w:r>
          </w:p>
        </w:tc>
        <w:tc>
          <w:tcPr>
            <w:tcW w:w="1716" w:type="dxa"/>
            <w:vAlign w:val="center"/>
          </w:tcPr>
          <w:p w14:paraId="75B15908">
            <w:pPr>
              <w:keepNext/>
              <w:snapToGrid w:val="0"/>
              <w:spacing w:before="70" w:after="70" w:line="240" w:lineRule="auto"/>
              <w:ind w:firstLine="0"/>
              <w:jc w:val="left"/>
              <w:rPr>
                <w:sz w:val="21"/>
              </w:rPr>
            </w:pPr>
            <w:r>
              <w:rPr>
                <w:sz w:val="21"/>
                <w:szCs w:val="21"/>
              </w:rPr>
              <w:t>三坐标测量机</w:t>
            </w:r>
          </w:p>
        </w:tc>
        <w:tc>
          <w:tcPr>
            <w:tcW w:w="3216" w:type="dxa"/>
            <w:vAlign w:val="center"/>
          </w:tcPr>
          <w:p w14:paraId="2FB17EBE">
            <w:pPr>
              <w:keepNext/>
              <w:snapToGrid w:val="0"/>
              <w:spacing w:before="70" w:after="70" w:line="240" w:lineRule="auto"/>
              <w:ind w:firstLine="0"/>
              <w:jc w:val="left"/>
              <w:rPr>
                <w:sz w:val="21"/>
              </w:rPr>
            </w:pPr>
            <w:r>
              <w:rPr>
                <w:sz w:val="21"/>
                <w:szCs w:val="21"/>
              </w:rPr>
              <w:t>示值误差 ≤2 μm</w:t>
            </w:r>
          </w:p>
        </w:tc>
        <w:tc>
          <w:tcPr>
            <w:tcW w:w="966" w:type="dxa"/>
            <w:vAlign w:val="center"/>
          </w:tcPr>
          <w:p w14:paraId="47581C29">
            <w:pPr>
              <w:keepNext/>
              <w:snapToGrid w:val="0"/>
              <w:spacing w:before="70" w:after="70" w:line="240" w:lineRule="auto"/>
              <w:ind w:firstLine="0"/>
              <w:jc w:val="center"/>
              <w:rPr>
                <w:sz w:val="21"/>
              </w:rPr>
            </w:pPr>
            <w:r>
              <w:rPr>
                <w:sz w:val="21"/>
                <w:szCs w:val="21"/>
              </w:rPr>
              <w:t>1 台</w:t>
            </w:r>
          </w:p>
        </w:tc>
        <w:tc>
          <w:tcPr>
            <w:tcW w:w="2436" w:type="dxa"/>
            <w:vAlign w:val="center"/>
          </w:tcPr>
          <w:p w14:paraId="1A3D2245">
            <w:pPr>
              <w:keepNext/>
              <w:snapToGrid w:val="0"/>
              <w:spacing w:before="70" w:after="70" w:line="240" w:lineRule="auto"/>
              <w:ind w:firstLine="0"/>
              <w:jc w:val="left"/>
              <w:rPr>
                <w:sz w:val="21"/>
              </w:rPr>
            </w:pPr>
            <w:r>
              <w:rPr>
                <w:sz w:val="21"/>
                <w:szCs w:val="21"/>
              </w:rPr>
              <w:t>标准件复检</w:t>
            </w:r>
          </w:p>
        </w:tc>
      </w:tr>
      <w:tr w14:paraId="3C85A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99728D6">
            <w:pPr>
              <w:keepNext/>
              <w:snapToGrid w:val="0"/>
              <w:spacing w:before="70" w:after="70" w:line="240" w:lineRule="auto"/>
              <w:ind w:firstLine="0"/>
              <w:jc w:val="center"/>
              <w:rPr>
                <w:sz w:val="21"/>
              </w:rPr>
            </w:pPr>
            <w:r>
              <w:rPr>
                <w:sz w:val="21"/>
                <w:szCs w:val="21"/>
              </w:rPr>
              <w:t>9</w:t>
            </w:r>
          </w:p>
        </w:tc>
        <w:tc>
          <w:tcPr>
            <w:tcW w:w="1716" w:type="dxa"/>
            <w:vAlign w:val="center"/>
          </w:tcPr>
          <w:p w14:paraId="37068A5C">
            <w:pPr>
              <w:keepNext/>
              <w:snapToGrid w:val="0"/>
              <w:spacing w:before="70" w:after="70" w:line="240" w:lineRule="auto"/>
              <w:ind w:firstLine="0"/>
              <w:jc w:val="left"/>
              <w:rPr>
                <w:sz w:val="21"/>
              </w:rPr>
            </w:pPr>
            <w:r>
              <w:rPr>
                <w:sz w:val="21"/>
                <w:szCs w:val="21"/>
              </w:rPr>
              <w:t>高低温试验箱</w:t>
            </w:r>
          </w:p>
        </w:tc>
        <w:tc>
          <w:tcPr>
            <w:tcW w:w="3216" w:type="dxa"/>
            <w:vAlign w:val="center"/>
          </w:tcPr>
          <w:p w14:paraId="10F6C590">
            <w:pPr>
              <w:keepNext/>
              <w:snapToGrid w:val="0"/>
              <w:spacing w:before="70" w:after="70" w:line="240" w:lineRule="auto"/>
              <w:ind w:firstLine="0"/>
              <w:jc w:val="left"/>
              <w:rPr>
                <w:sz w:val="21"/>
              </w:rPr>
            </w:pPr>
            <w:r>
              <w:rPr>
                <w:sz w:val="21"/>
                <w:szCs w:val="21"/>
              </w:rPr>
              <w:t>−40 ℃～+85 ℃</w:t>
            </w:r>
          </w:p>
        </w:tc>
        <w:tc>
          <w:tcPr>
            <w:tcW w:w="966" w:type="dxa"/>
            <w:vAlign w:val="center"/>
          </w:tcPr>
          <w:p w14:paraId="6605EC7E">
            <w:pPr>
              <w:keepNext/>
              <w:snapToGrid w:val="0"/>
              <w:spacing w:before="70" w:after="70" w:line="240" w:lineRule="auto"/>
              <w:ind w:firstLine="0"/>
              <w:jc w:val="center"/>
              <w:rPr>
                <w:sz w:val="21"/>
              </w:rPr>
            </w:pPr>
            <w:r>
              <w:rPr>
                <w:sz w:val="21"/>
                <w:szCs w:val="21"/>
              </w:rPr>
              <w:t>1 台</w:t>
            </w:r>
          </w:p>
        </w:tc>
        <w:tc>
          <w:tcPr>
            <w:tcW w:w="2436" w:type="dxa"/>
            <w:vAlign w:val="center"/>
          </w:tcPr>
          <w:p w14:paraId="0C4E8D0C">
            <w:pPr>
              <w:keepNext/>
              <w:snapToGrid w:val="0"/>
              <w:spacing w:before="70" w:after="70" w:line="240" w:lineRule="auto"/>
              <w:ind w:firstLine="0"/>
              <w:jc w:val="left"/>
              <w:rPr>
                <w:sz w:val="21"/>
              </w:rPr>
            </w:pPr>
            <w:r>
              <w:rPr>
                <w:sz w:val="21"/>
                <w:szCs w:val="21"/>
              </w:rPr>
              <w:t>环境适应性</w:t>
            </w:r>
          </w:p>
        </w:tc>
      </w:tr>
      <w:tr w14:paraId="6C57B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8CACDF">
            <w:pPr>
              <w:keepNext/>
              <w:snapToGrid w:val="0"/>
              <w:spacing w:before="70" w:after="70" w:line="240" w:lineRule="auto"/>
              <w:ind w:firstLine="0"/>
              <w:jc w:val="center"/>
              <w:rPr>
                <w:sz w:val="21"/>
              </w:rPr>
            </w:pPr>
            <w:r>
              <w:rPr>
                <w:sz w:val="21"/>
                <w:szCs w:val="21"/>
              </w:rPr>
              <w:t>10</w:t>
            </w:r>
          </w:p>
        </w:tc>
        <w:tc>
          <w:tcPr>
            <w:tcW w:w="1716" w:type="dxa"/>
            <w:vAlign w:val="center"/>
          </w:tcPr>
          <w:p w14:paraId="02D0D3A9">
            <w:pPr>
              <w:keepNext/>
              <w:snapToGrid w:val="0"/>
              <w:spacing w:before="70" w:after="70" w:line="240" w:lineRule="auto"/>
              <w:ind w:firstLine="0"/>
              <w:jc w:val="left"/>
              <w:rPr>
                <w:sz w:val="21"/>
              </w:rPr>
            </w:pPr>
            <w:r>
              <w:rPr>
                <w:sz w:val="21"/>
                <w:szCs w:val="21"/>
              </w:rPr>
              <w:t>振动台</w:t>
            </w:r>
          </w:p>
        </w:tc>
        <w:tc>
          <w:tcPr>
            <w:tcW w:w="3216" w:type="dxa"/>
            <w:vAlign w:val="center"/>
          </w:tcPr>
          <w:p w14:paraId="2054BC8F">
            <w:pPr>
              <w:keepNext/>
              <w:snapToGrid w:val="0"/>
              <w:spacing w:before="70" w:after="70" w:line="240" w:lineRule="auto"/>
              <w:ind w:firstLine="0"/>
              <w:jc w:val="left"/>
              <w:rPr>
                <w:sz w:val="21"/>
              </w:rPr>
            </w:pPr>
            <w:r>
              <w:rPr>
                <w:sz w:val="21"/>
                <w:szCs w:val="21"/>
              </w:rPr>
              <w:t>随机振动</w:t>
            </w:r>
          </w:p>
        </w:tc>
        <w:tc>
          <w:tcPr>
            <w:tcW w:w="966" w:type="dxa"/>
            <w:vAlign w:val="center"/>
          </w:tcPr>
          <w:p w14:paraId="6DD27C56">
            <w:pPr>
              <w:keepNext/>
              <w:snapToGrid w:val="0"/>
              <w:spacing w:before="70" w:after="70" w:line="240" w:lineRule="auto"/>
              <w:ind w:firstLine="0"/>
              <w:jc w:val="center"/>
              <w:rPr>
                <w:sz w:val="21"/>
              </w:rPr>
            </w:pPr>
            <w:r>
              <w:rPr>
                <w:sz w:val="21"/>
                <w:szCs w:val="21"/>
              </w:rPr>
              <w:t>1 台</w:t>
            </w:r>
          </w:p>
        </w:tc>
        <w:tc>
          <w:tcPr>
            <w:tcW w:w="2436" w:type="dxa"/>
            <w:vAlign w:val="center"/>
          </w:tcPr>
          <w:p w14:paraId="3EF8DD89">
            <w:pPr>
              <w:keepNext/>
              <w:snapToGrid w:val="0"/>
              <w:spacing w:before="70" w:after="70" w:line="240" w:lineRule="auto"/>
              <w:ind w:firstLine="0"/>
              <w:jc w:val="left"/>
              <w:rPr>
                <w:sz w:val="21"/>
              </w:rPr>
            </w:pPr>
            <w:r>
              <w:rPr>
                <w:sz w:val="21"/>
                <w:szCs w:val="21"/>
              </w:rPr>
              <w:t>运输振动</w:t>
            </w:r>
          </w:p>
        </w:tc>
      </w:tr>
      <w:tr w14:paraId="4E2B8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60DB83">
            <w:pPr>
              <w:keepNext/>
              <w:snapToGrid w:val="0"/>
              <w:spacing w:before="70" w:after="70" w:line="240" w:lineRule="auto"/>
              <w:ind w:firstLine="0"/>
              <w:jc w:val="center"/>
              <w:rPr>
                <w:sz w:val="21"/>
              </w:rPr>
            </w:pPr>
            <w:r>
              <w:rPr>
                <w:sz w:val="21"/>
                <w:szCs w:val="21"/>
              </w:rPr>
              <w:t>11</w:t>
            </w:r>
          </w:p>
        </w:tc>
        <w:tc>
          <w:tcPr>
            <w:tcW w:w="1716" w:type="dxa"/>
            <w:vAlign w:val="center"/>
          </w:tcPr>
          <w:p w14:paraId="2AD21884">
            <w:pPr>
              <w:keepNext/>
              <w:snapToGrid w:val="0"/>
              <w:spacing w:before="70" w:after="70" w:line="240" w:lineRule="auto"/>
              <w:ind w:firstLine="0"/>
              <w:jc w:val="left"/>
              <w:rPr>
                <w:sz w:val="21"/>
              </w:rPr>
            </w:pPr>
            <w:r>
              <w:rPr>
                <w:sz w:val="21"/>
                <w:szCs w:val="21"/>
              </w:rPr>
              <w:t>盐雾试验箱</w:t>
            </w:r>
          </w:p>
        </w:tc>
        <w:tc>
          <w:tcPr>
            <w:tcW w:w="3216" w:type="dxa"/>
            <w:vAlign w:val="center"/>
          </w:tcPr>
          <w:p w14:paraId="59035765">
            <w:pPr>
              <w:keepNext/>
              <w:snapToGrid w:val="0"/>
              <w:spacing w:before="70" w:after="70" w:line="240" w:lineRule="auto"/>
              <w:ind w:firstLine="0"/>
              <w:jc w:val="left"/>
              <w:rPr>
                <w:sz w:val="21"/>
              </w:rPr>
            </w:pPr>
            <w:r>
              <w:rPr>
                <w:sz w:val="21"/>
                <w:szCs w:val="21"/>
              </w:rPr>
              <w:t>中性盐雾</w:t>
            </w:r>
          </w:p>
        </w:tc>
        <w:tc>
          <w:tcPr>
            <w:tcW w:w="966" w:type="dxa"/>
            <w:vAlign w:val="center"/>
          </w:tcPr>
          <w:p w14:paraId="703C968E">
            <w:pPr>
              <w:keepNext/>
              <w:snapToGrid w:val="0"/>
              <w:spacing w:before="70" w:after="70" w:line="240" w:lineRule="auto"/>
              <w:ind w:firstLine="0"/>
              <w:jc w:val="center"/>
              <w:rPr>
                <w:sz w:val="21"/>
              </w:rPr>
            </w:pPr>
            <w:r>
              <w:rPr>
                <w:sz w:val="21"/>
                <w:szCs w:val="21"/>
              </w:rPr>
              <w:t>1 台</w:t>
            </w:r>
          </w:p>
        </w:tc>
        <w:tc>
          <w:tcPr>
            <w:tcW w:w="2436" w:type="dxa"/>
            <w:vAlign w:val="center"/>
          </w:tcPr>
          <w:p w14:paraId="5F68AFC2">
            <w:pPr>
              <w:keepNext/>
              <w:snapToGrid w:val="0"/>
              <w:spacing w:before="70" w:after="70" w:line="240" w:lineRule="auto"/>
              <w:ind w:firstLine="0"/>
              <w:jc w:val="left"/>
              <w:rPr>
                <w:sz w:val="21"/>
              </w:rPr>
            </w:pPr>
            <w:r>
              <w:rPr>
                <w:sz w:val="21"/>
                <w:szCs w:val="21"/>
              </w:rPr>
              <w:t>防腐蚀</w:t>
            </w:r>
          </w:p>
        </w:tc>
      </w:tr>
      <w:tr w14:paraId="0BF23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F93E7D">
            <w:pPr>
              <w:keepNext/>
              <w:snapToGrid w:val="0"/>
              <w:spacing w:before="70" w:after="70" w:line="240" w:lineRule="auto"/>
              <w:ind w:firstLine="0"/>
              <w:jc w:val="center"/>
              <w:rPr>
                <w:sz w:val="21"/>
              </w:rPr>
            </w:pPr>
            <w:r>
              <w:rPr>
                <w:sz w:val="21"/>
                <w:szCs w:val="21"/>
              </w:rPr>
              <w:t>12</w:t>
            </w:r>
          </w:p>
        </w:tc>
        <w:tc>
          <w:tcPr>
            <w:tcW w:w="1716" w:type="dxa"/>
            <w:vAlign w:val="center"/>
          </w:tcPr>
          <w:p w14:paraId="2FDF36D3">
            <w:pPr>
              <w:keepNext/>
              <w:snapToGrid w:val="0"/>
              <w:spacing w:before="70" w:after="70" w:line="240" w:lineRule="auto"/>
              <w:ind w:firstLine="0"/>
              <w:jc w:val="left"/>
              <w:rPr>
                <w:sz w:val="21"/>
              </w:rPr>
            </w:pPr>
            <w:r>
              <w:rPr>
                <w:sz w:val="21"/>
                <w:szCs w:val="21"/>
              </w:rPr>
              <w:t>防尘防水试验装置</w:t>
            </w:r>
          </w:p>
        </w:tc>
        <w:tc>
          <w:tcPr>
            <w:tcW w:w="3216" w:type="dxa"/>
            <w:vAlign w:val="center"/>
          </w:tcPr>
          <w:p w14:paraId="21470868">
            <w:pPr>
              <w:keepNext/>
              <w:snapToGrid w:val="0"/>
              <w:spacing w:before="70" w:after="70" w:line="240" w:lineRule="auto"/>
              <w:ind w:firstLine="0"/>
              <w:jc w:val="left"/>
              <w:rPr>
                <w:sz w:val="21"/>
              </w:rPr>
            </w:pPr>
            <w:r>
              <w:rPr>
                <w:sz w:val="21"/>
                <w:szCs w:val="21"/>
              </w:rPr>
              <w:t>IP5X/IPX4</w:t>
            </w:r>
          </w:p>
        </w:tc>
        <w:tc>
          <w:tcPr>
            <w:tcW w:w="966" w:type="dxa"/>
            <w:vAlign w:val="center"/>
          </w:tcPr>
          <w:p w14:paraId="3D1A49C2">
            <w:pPr>
              <w:keepNext/>
              <w:snapToGrid w:val="0"/>
              <w:spacing w:before="70" w:after="70" w:line="240" w:lineRule="auto"/>
              <w:ind w:firstLine="0"/>
              <w:jc w:val="center"/>
              <w:rPr>
                <w:sz w:val="21"/>
              </w:rPr>
            </w:pPr>
            <w:r>
              <w:rPr>
                <w:sz w:val="21"/>
                <w:szCs w:val="21"/>
              </w:rPr>
              <w:t>1 套</w:t>
            </w:r>
          </w:p>
        </w:tc>
        <w:tc>
          <w:tcPr>
            <w:tcW w:w="2436" w:type="dxa"/>
            <w:vAlign w:val="center"/>
          </w:tcPr>
          <w:p w14:paraId="348C785C">
            <w:pPr>
              <w:keepNext/>
              <w:snapToGrid w:val="0"/>
              <w:spacing w:before="70" w:after="70" w:line="240" w:lineRule="auto"/>
              <w:ind w:firstLine="0"/>
              <w:jc w:val="left"/>
              <w:rPr>
                <w:sz w:val="21"/>
              </w:rPr>
            </w:pPr>
            <w:r>
              <w:rPr>
                <w:sz w:val="21"/>
                <w:szCs w:val="21"/>
              </w:rPr>
              <w:t>防护等级</w:t>
            </w:r>
          </w:p>
        </w:tc>
      </w:tr>
      <w:tr w14:paraId="1FF56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0C3431">
            <w:pPr>
              <w:keepNext/>
              <w:snapToGrid w:val="0"/>
              <w:spacing w:before="70" w:after="70" w:line="240" w:lineRule="auto"/>
              <w:ind w:firstLine="0"/>
              <w:jc w:val="center"/>
              <w:rPr>
                <w:sz w:val="21"/>
              </w:rPr>
            </w:pPr>
            <w:r>
              <w:rPr>
                <w:sz w:val="21"/>
                <w:szCs w:val="21"/>
              </w:rPr>
              <w:t>13</w:t>
            </w:r>
          </w:p>
        </w:tc>
        <w:tc>
          <w:tcPr>
            <w:tcW w:w="1716" w:type="dxa"/>
            <w:vAlign w:val="center"/>
          </w:tcPr>
          <w:p w14:paraId="7D3B2D3D">
            <w:pPr>
              <w:keepNext/>
              <w:snapToGrid w:val="0"/>
              <w:spacing w:before="70" w:after="70" w:line="240" w:lineRule="auto"/>
              <w:ind w:firstLine="0"/>
              <w:jc w:val="left"/>
              <w:rPr>
                <w:sz w:val="21"/>
              </w:rPr>
            </w:pPr>
            <w:r>
              <w:rPr>
                <w:sz w:val="21"/>
                <w:szCs w:val="21"/>
              </w:rPr>
              <w:t>EMC 测试设备</w:t>
            </w:r>
          </w:p>
        </w:tc>
        <w:tc>
          <w:tcPr>
            <w:tcW w:w="3216" w:type="dxa"/>
            <w:vAlign w:val="center"/>
          </w:tcPr>
          <w:p w14:paraId="62437D83">
            <w:pPr>
              <w:keepNext/>
              <w:snapToGrid w:val="0"/>
              <w:spacing w:before="70" w:after="70" w:line="240" w:lineRule="auto"/>
              <w:ind w:firstLine="0"/>
              <w:jc w:val="left"/>
              <w:rPr>
                <w:sz w:val="21"/>
              </w:rPr>
            </w:pPr>
            <w:r>
              <w:rPr>
                <w:sz w:val="21"/>
                <w:szCs w:val="21"/>
              </w:rPr>
              <w:t>静电、辐射抗扰、脉冲群</w:t>
            </w:r>
          </w:p>
        </w:tc>
        <w:tc>
          <w:tcPr>
            <w:tcW w:w="966" w:type="dxa"/>
            <w:vAlign w:val="center"/>
          </w:tcPr>
          <w:p w14:paraId="5232EA46">
            <w:pPr>
              <w:keepNext/>
              <w:snapToGrid w:val="0"/>
              <w:spacing w:before="70" w:after="70" w:line="240" w:lineRule="auto"/>
              <w:ind w:firstLine="0"/>
              <w:jc w:val="center"/>
              <w:rPr>
                <w:sz w:val="21"/>
              </w:rPr>
            </w:pPr>
            <w:r>
              <w:rPr>
                <w:sz w:val="21"/>
                <w:szCs w:val="21"/>
              </w:rPr>
              <w:t>1 套</w:t>
            </w:r>
          </w:p>
        </w:tc>
        <w:tc>
          <w:tcPr>
            <w:tcW w:w="2436" w:type="dxa"/>
            <w:vAlign w:val="center"/>
          </w:tcPr>
          <w:p w14:paraId="0652578D">
            <w:pPr>
              <w:keepNext/>
              <w:snapToGrid w:val="0"/>
              <w:spacing w:before="70" w:after="70" w:line="240" w:lineRule="auto"/>
              <w:ind w:firstLine="0"/>
              <w:jc w:val="left"/>
              <w:rPr>
                <w:sz w:val="21"/>
              </w:rPr>
            </w:pPr>
            <w:r>
              <w:rPr>
                <w:sz w:val="21"/>
                <w:szCs w:val="21"/>
              </w:rPr>
              <w:t>电磁兼容</w:t>
            </w:r>
          </w:p>
        </w:tc>
      </w:tr>
      <w:tr w14:paraId="39554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38C1191">
            <w:pPr>
              <w:keepNext/>
              <w:snapToGrid w:val="0"/>
              <w:spacing w:before="70" w:after="70" w:line="240" w:lineRule="auto"/>
              <w:ind w:firstLine="0"/>
              <w:jc w:val="center"/>
              <w:rPr>
                <w:sz w:val="21"/>
              </w:rPr>
            </w:pPr>
            <w:r>
              <w:rPr>
                <w:sz w:val="21"/>
                <w:szCs w:val="21"/>
              </w:rPr>
              <w:t>14</w:t>
            </w:r>
          </w:p>
        </w:tc>
        <w:tc>
          <w:tcPr>
            <w:tcW w:w="1716" w:type="dxa"/>
            <w:vAlign w:val="center"/>
          </w:tcPr>
          <w:p w14:paraId="4F8AAD49">
            <w:pPr>
              <w:keepNext/>
              <w:snapToGrid w:val="0"/>
              <w:spacing w:before="70" w:after="70" w:line="240" w:lineRule="auto"/>
              <w:ind w:firstLine="0"/>
              <w:jc w:val="left"/>
              <w:rPr>
                <w:sz w:val="21"/>
              </w:rPr>
            </w:pPr>
            <w:r>
              <w:rPr>
                <w:sz w:val="21"/>
                <w:szCs w:val="21"/>
              </w:rPr>
              <w:t>万用表/示波器</w:t>
            </w:r>
          </w:p>
        </w:tc>
        <w:tc>
          <w:tcPr>
            <w:tcW w:w="3216" w:type="dxa"/>
            <w:vAlign w:val="center"/>
          </w:tcPr>
          <w:p w14:paraId="1626998C">
            <w:pPr>
              <w:keepNext/>
              <w:snapToGrid w:val="0"/>
              <w:spacing w:before="70" w:after="70" w:line="240" w:lineRule="auto"/>
              <w:ind w:firstLine="0"/>
              <w:jc w:val="left"/>
              <w:rPr>
                <w:sz w:val="21"/>
              </w:rPr>
            </w:pPr>
            <w:r>
              <w:rPr>
                <w:sz w:val="21"/>
                <w:szCs w:val="21"/>
              </w:rPr>
              <w:t>六位半/200 MHz</w:t>
            </w:r>
          </w:p>
        </w:tc>
        <w:tc>
          <w:tcPr>
            <w:tcW w:w="966" w:type="dxa"/>
            <w:vAlign w:val="center"/>
          </w:tcPr>
          <w:p w14:paraId="61DD4309">
            <w:pPr>
              <w:keepNext/>
              <w:snapToGrid w:val="0"/>
              <w:spacing w:before="70" w:after="70" w:line="240" w:lineRule="auto"/>
              <w:ind w:firstLine="0"/>
              <w:jc w:val="center"/>
              <w:rPr>
                <w:sz w:val="21"/>
              </w:rPr>
            </w:pPr>
            <w:r>
              <w:rPr>
                <w:sz w:val="21"/>
                <w:szCs w:val="21"/>
              </w:rPr>
              <w:t>各 2 台</w:t>
            </w:r>
          </w:p>
        </w:tc>
        <w:tc>
          <w:tcPr>
            <w:tcW w:w="2436" w:type="dxa"/>
            <w:vAlign w:val="center"/>
          </w:tcPr>
          <w:p w14:paraId="00618C6F">
            <w:pPr>
              <w:keepNext/>
              <w:snapToGrid w:val="0"/>
              <w:spacing w:before="70" w:after="70" w:line="240" w:lineRule="auto"/>
              <w:ind w:firstLine="0"/>
              <w:jc w:val="left"/>
              <w:rPr>
                <w:sz w:val="21"/>
              </w:rPr>
            </w:pPr>
            <w:r>
              <w:rPr>
                <w:sz w:val="21"/>
                <w:szCs w:val="21"/>
              </w:rPr>
              <w:t>电气测试</w:t>
            </w:r>
          </w:p>
        </w:tc>
      </w:tr>
      <w:tr w14:paraId="15197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6CB7B79">
            <w:pPr>
              <w:keepNext/>
              <w:snapToGrid w:val="0"/>
              <w:spacing w:before="70" w:after="70" w:line="240" w:lineRule="auto"/>
              <w:ind w:firstLine="0"/>
              <w:jc w:val="center"/>
              <w:rPr>
                <w:sz w:val="21"/>
              </w:rPr>
            </w:pPr>
            <w:r>
              <w:rPr>
                <w:sz w:val="21"/>
                <w:szCs w:val="21"/>
              </w:rPr>
              <w:t>15</w:t>
            </w:r>
          </w:p>
        </w:tc>
        <w:tc>
          <w:tcPr>
            <w:tcW w:w="1716" w:type="dxa"/>
            <w:vAlign w:val="center"/>
          </w:tcPr>
          <w:p w14:paraId="174C92D2">
            <w:pPr>
              <w:keepNext/>
              <w:snapToGrid w:val="0"/>
              <w:spacing w:before="70" w:after="70" w:line="240" w:lineRule="auto"/>
              <w:ind w:firstLine="0"/>
              <w:jc w:val="left"/>
              <w:rPr>
                <w:sz w:val="21"/>
              </w:rPr>
            </w:pPr>
            <w:r>
              <w:rPr>
                <w:sz w:val="21"/>
                <w:szCs w:val="21"/>
              </w:rPr>
              <w:t>绝缘电阻表</w:t>
            </w:r>
          </w:p>
        </w:tc>
        <w:tc>
          <w:tcPr>
            <w:tcW w:w="3216" w:type="dxa"/>
            <w:vAlign w:val="center"/>
          </w:tcPr>
          <w:p w14:paraId="6FA94F2A">
            <w:pPr>
              <w:keepNext/>
              <w:snapToGrid w:val="0"/>
              <w:spacing w:before="70" w:after="70" w:line="240" w:lineRule="auto"/>
              <w:ind w:firstLine="0"/>
              <w:jc w:val="left"/>
              <w:rPr>
                <w:sz w:val="21"/>
              </w:rPr>
            </w:pPr>
            <w:r>
              <w:rPr>
                <w:sz w:val="21"/>
                <w:szCs w:val="21"/>
              </w:rPr>
              <w:t>1000 V</w:t>
            </w:r>
          </w:p>
        </w:tc>
        <w:tc>
          <w:tcPr>
            <w:tcW w:w="966" w:type="dxa"/>
            <w:vAlign w:val="center"/>
          </w:tcPr>
          <w:p w14:paraId="4D4EE608">
            <w:pPr>
              <w:keepNext/>
              <w:snapToGrid w:val="0"/>
              <w:spacing w:before="70" w:after="70" w:line="240" w:lineRule="auto"/>
              <w:ind w:firstLine="0"/>
              <w:jc w:val="center"/>
              <w:rPr>
                <w:sz w:val="21"/>
              </w:rPr>
            </w:pPr>
            <w:r>
              <w:rPr>
                <w:sz w:val="21"/>
                <w:szCs w:val="21"/>
              </w:rPr>
              <w:t>2 台</w:t>
            </w:r>
          </w:p>
        </w:tc>
        <w:tc>
          <w:tcPr>
            <w:tcW w:w="2436" w:type="dxa"/>
            <w:vAlign w:val="center"/>
          </w:tcPr>
          <w:p w14:paraId="66DBB0C6">
            <w:pPr>
              <w:keepNext/>
              <w:snapToGrid w:val="0"/>
              <w:spacing w:before="70" w:after="70" w:line="240" w:lineRule="auto"/>
              <w:ind w:firstLine="0"/>
              <w:jc w:val="left"/>
              <w:rPr>
                <w:sz w:val="21"/>
              </w:rPr>
            </w:pPr>
            <w:r>
              <w:rPr>
                <w:sz w:val="21"/>
                <w:szCs w:val="21"/>
              </w:rPr>
              <w:t>绝缘测试</w:t>
            </w:r>
          </w:p>
        </w:tc>
      </w:tr>
      <w:tr w14:paraId="39356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DDEABB2">
            <w:pPr>
              <w:keepNext/>
              <w:snapToGrid w:val="0"/>
              <w:spacing w:before="70" w:after="70" w:line="240" w:lineRule="auto"/>
              <w:ind w:firstLine="0"/>
              <w:jc w:val="center"/>
              <w:rPr>
                <w:sz w:val="21"/>
              </w:rPr>
            </w:pPr>
            <w:r>
              <w:rPr>
                <w:sz w:val="21"/>
                <w:szCs w:val="21"/>
              </w:rPr>
              <w:t>16</w:t>
            </w:r>
          </w:p>
        </w:tc>
        <w:tc>
          <w:tcPr>
            <w:tcW w:w="1716" w:type="dxa"/>
            <w:vAlign w:val="center"/>
          </w:tcPr>
          <w:p w14:paraId="326D94F2">
            <w:pPr>
              <w:keepNext/>
              <w:snapToGrid w:val="0"/>
              <w:spacing w:before="70" w:after="70" w:line="240" w:lineRule="auto"/>
              <w:ind w:firstLine="0"/>
              <w:jc w:val="left"/>
              <w:rPr>
                <w:sz w:val="21"/>
              </w:rPr>
            </w:pPr>
            <w:r>
              <w:rPr>
                <w:sz w:val="21"/>
                <w:szCs w:val="21"/>
              </w:rPr>
              <w:t>接地电阻测试仪</w:t>
            </w:r>
          </w:p>
        </w:tc>
        <w:tc>
          <w:tcPr>
            <w:tcW w:w="3216" w:type="dxa"/>
            <w:vAlign w:val="center"/>
          </w:tcPr>
          <w:p w14:paraId="30F7D41E">
            <w:pPr>
              <w:keepNext/>
              <w:snapToGrid w:val="0"/>
              <w:spacing w:before="70" w:after="70" w:line="240" w:lineRule="auto"/>
              <w:ind w:firstLine="0"/>
              <w:jc w:val="left"/>
              <w:rPr>
                <w:sz w:val="21"/>
              </w:rPr>
            </w:pPr>
            <w:r>
              <w:rPr>
                <w:rFonts w:hint="eastAsia"/>
                <w:sz w:val="21"/>
                <w:szCs w:val="21"/>
              </w:rPr>
              <w:t>-</w:t>
            </w:r>
          </w:p>
        </w:tc>
        <w:tc>
          <w:tcPr>
            <w:tcW w:w="966" w:type="dxa"/>
            <w:vAlign w:val="center"/>
          </w:tcPr>
          <w:p w14:paraId="2E915253">
            <w:pPr>
              <w:keepNext/>
              <w:snapToGrid w:val="0"/>
              <w:spacing w:before="70" w:after="70" w:line="240" w:lineRule="auto"/>
              <w:ind w:firstLine="0"/>
              <w:jc w:val="center"/>
              <w:rPr>
                <w:sz w:val="21"/>
              </w:rPr>
            </w:pPr>
            <w:r>
              <w:rPr>
                <w:sz w:val="21"/>
                <w:szCs w:val="21"/>
              </w:rPr>
              <w:t>1 台</w:t>
            </w:r>
          </w:p>
        </w:tc>
        <w:tc>
          <w:tcPr>
            <w:tcW w:w="2436" w:type="dxa"/>
            <w:vAlign w:val="center"/>
          </w:tcPr>
          <w:p w14:paraId="18100250">
            <w:pPr>
              <w:keepNext/>
              <w:snapToGrid w:val="0"/>
              <w:spacing w:before="70" w:after="70" w:line="240" w:lineRule="auto"/>
              <w:ind w:firstLine="0"/>
              <w:jc w:val="left"/>
              <w:rPr>
                <w:sz w:val="21"/>
              </w:rPr>
            </w:pPr>
            <w:r>
              <w:rPr>
                <w:sz w:val="21"/>
                <w:szCs w:val="21"/>
              </w:rPr>
              <w:t>接地测试</w:t>
            </w:r>
          </w:p>
        </w:tc>
      </w:tr>
      <w:tr w14:paraId="43FF8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0CF271B">
            <w:pPr>
              <w:keepNext/>
              <w:snapToGrid w:val="0"/>
              <w:spacing w:before="70" w:after="70" w:line="240" w:lineRule="auto"/>
              <w:ind w:firstLine="0"/>
              <w:jc w:val="center"/>
              <w:rPr>
                <w:sz w:val="21"/>
              </w:rPr>
            </w:pPr>
            <w:r>
              <w:rPr>
                <w:sz w:val="21"/>
                <w:szCs w:val="21"/>
              </w:rPr>
              <w:t>17</w:t>
            </w:r>
          </w:p>
        </w:tc>
        <w:tc>
          <w:tcPr>
            <w:tcW w:w="1716" w:type="dxa"/>
            <w:vAlign w:val="center"/>
          </w:tcPr>
          <w:p w14:paraId="361C1FB6">
            <w:pPr>
              <w:keepNext/>
              <w:snapToGrid w:val="0"/>
              <w:spacing w:before="70" w:after="70" w:line="240" w:lineRule="auto"/>
              <w:ind w:firstLine="0"/>
              <w:jc w:val="left"/>
              <w:rPr>
                <w:sz w:val="21"/>
              </w:rPr>
            </w:pPr>
            <w:r>
              <w:rPr>
                <w:sz w:val="21"/>
                <w:szCs w:val="21"/>
              </w:rPr>
              <w:t>气体检测仪</w:t>
            </w:r>
          </w:p>
        </w:tc>
        <w:tc>
          <w:tcPr>
            <w:tcW w:w="3216" w:type="dxa"/>
            <w:vAlign w:val="center"/>
          </w:tcPr>
          <w:p w14:paraId="6FF947FB">
            <w:pPr>
              <w:keepNext/>
              <w:snapToGrid w:val="0"/>
              <w:spacing w:before="70" w:after="70" w:line="240" w:lineRule="auto"/>
              <w:ind w:firstLine="0"/>
              <w:jc w:val="left"/>
              <w:rPr>
                <w:sz w:val="21"/>
              </w:rPr>
            </w:pPr>
            <w:r>
              <w:rPr>
                <w:sz w:val="21"/>
                <w:szCs w:val="21"/>
              </w:rPr>
              <w:t>四合一</w:t>
            </w:r>
          </w:p>
        </w:tc>
        <w:tc>
          <w:tcPr>
            <w:tcW w:w="966" w:type="dxa"/>
            <w:vAlign w:val="center"/>
          </w:tcPr>
          <w:p w14:paraId="494B513C">
            <w:pPr>
              <w:keepNext/>
              <w:snapToGrid w:val="0"/>
              <w:spacing w:before="70" w:after="70" w:line="240" w:lineRule="auto"/>
              <w:ind w:firstLine="0"/>
              <w:jc w:val="center"/>
              <w:rPr>
                <w:sz w:val="21"/>
              </w:rPr>
            </w:pPr>
            <w:r>
              <w:rPr>
                <w:sz w:val="21"/>
                <w:szCs w:val="21"/>
              </w:rPr>
              <w:t>2 台</w:t>
            </w:r>
          </w:p>
        </w:tc>
        <w:tc>
          <w:tcPr>
            <w:tcW w:w="2436" w:type="dxa"/>
            <w:vAlign w:val="center"/>
          </w:tcPr>
          <w:p w14:paraId="697837BF">
            <w:pPr>
              <w:keepNext/>
              <w:snapToGrid w:val="0"/>
              <w:spacing w:before="70" w:after="70" w:line="240" w:lineRule="auto"/>
              <w:ind w:firstLine="0"/>
              <w:jc w:val="left"/>
              <w:rPr>
                <w:sz w:val="21"/>
              </w:rPr>
            </w:pPr>
            <w:r>
              <w:rPr>
                <w:sz w:val="21"/>
                <w:szCs w:val="21"/>
              </w:rPr>
              <w:t>有限空间</w:t>
            </w:r>
          </w:p>
        </w:tc>
      </w:tr>
      <w:tr w14:paraId="1BF3E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D3CA2A9">
            <w:pPr>
              <w:keepNext/>
              <w:snapToGrid w:val="0"/>
              <w:spacing w:before="70" w:after="70" w:line="240" w:lineRule="auto"/>
              <w:ind w:firstLine="0"/>
              <w:jc w:val="center"/>
              <w:rPr>
                <w:sz w:val="21"/>
              </w:rPr>
            </w:pPr>
            <w:r>
              <w:rPr>
                <w:sz w:val="21"/>
                <w:szCs w:val="21"/>
              </w:rPr>
              <w:t>18</w:t>
            </w:r>
          </w:p>
        </w:tc>
        <w:tc>
          <w:tcPr>
            <w:tcW w:w="1716" w:type="dxa"/>
            <w:vAlign w:val="center"/>
          </w:tcPr>
          <w:p w14:paraId="5A3907E8">
            <w:pPr>
              <w:keepNext/>
              <w:snapToGrid w:val="0"/>
              <w:spacing w:before="70" w:after="70" w:line="240" w:lineRule="auto"/>
              <w:ind w:firstLine="0"/>
              <w:jc w:val="left"/>
              <w:rPr>
                <w:sz w:val="21"/>
              </w:rPr>
            </w:pPr>
            <w:r>
              <w:rPr>
                <w:sz w:val="21"/>
                <w:szCs w:val="21"/>
              </w:rPr>
              <w:t>照度计/风速仪</w:t>
            </w:r>
          </w:p>
        </w:tc>
        <w:tc>
          <w:tcPr>
            <w:tcW w:w="3216" w:type="dxa"/>
            <w:vAlign w:val="center"/>
          </w:tcPr>
          <w:p w14:paraId="58F1394E">
            <w:pPr>
              <w:keepNext/>
              <w:snapToGrid w:val="0"/>
              <w:spacing w:before="70" w:after="70" w:line="240" w:lineRule="auto"/>
              <w:ind w:firstLine="0"/>
              <w:jc w:val="left"/>
              <w:rPr>
                <w:sz w:val="21"/>
              </w:rPr>
            </w:pPr>
            <w:r>
              <w:rPr>
                <w:rFonts w:hint="eastAsia"/>
                <w:sz w:val="21"/>
                <w:szCs w:val="21"/>
              </w:rPr>
              <w:t>-</w:t>
            </w:r>
          </w:p>
        </w:tc>
        <w:tc>
          <w:tcPr>
            <w:tcW w:w="966" w:type="dxa"/>
            <w:vAlign w:val="center"/>
          </w:tcPr>
          <w:p w14:paraId="39304000">
            <w:pPr>
              <w:keepNext/>
              <w:snapToGrid w:val="0"/>
              <w:spacing w:before="70" w:after="70" w:line="240" w:lineRule="auto"/>
              <w:ind w:firstLine="0"/>
              <w:jc w:val="center"/>
              <w:rPr>
                <w:sz w:val="21"/>
              </w:rPr>
            </w:pPr>
            <w:r>
              <w:rPr>
                <w:sz w:val="21"/>
                <w:szCs w:val="21"/>
              </w:rPr>
              <w:t>各 2 台</w:t>
            </w:r>
          </w:p>
        </w:tc>
        <w:tc>
          <w:tcPr>
            <w:tcW w:w="2436" w:type="dxa"/>
            <w:vAlign w:val="center"/>
          </w:tcPr>
          <w:p w14:paraId="0B14119A">
            <w:pPr>
              <w:keepNext/>
              <w:snapToGrid w:val="0"/>
              <w:spacing w:before="70" w:after="70" w:line="240" w:lineRule="auto"/>
              <w:ind w:firstLine="0"/>
              <w:jc w:val="left"/>
              <w:rPr>
                <w:sz w:val="21"/>
              </w:rPr>
            </w:pPr>
            <w:r>
              <w:rPr>
                <w:sz w:val="21"/>
                <w:szCs w:val="21"/>
              </w:rPr>
              <w:t>环境参数采集</w:t>
            </w:r>
          </w:p>
        </w:tc>
      </w:tr>
      <w:tr w14:paraId="16EBF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D811B5">
            <w:pPr>
              <w:keepNext/>
              <w:snapToGrid w:val="0"/>
              <w:spacing w:before="70" w:after="70" w:line="240" w:lineRule="auto"/>
              <w:ind w:firstLine="0"/>
              <w:jc w:val="center"/>
              <w:rPr>
                <w:sz w:val="21"/>
              </w:rPr>
            </w:pPr>
            <w:r>
              <w:rPr>
                <w:sz w:val="21"/>
                <w:szCs w:val="21"/>
              </w:rPr>
              <w:t>19</w:t>
            </w:r>
          </w:p>
        </w:tc>
        <w:tc>
          <w:tcPr>
            <w:tcW w:w="1716" w:type="dxa"/>
            <w:vAlign w:val="center"/>
          </w:tcPr>
          <w:p w14:paraId="372C3E7F">
            <w:pPr>
              <w:keepNext/>
              <w:snapToGrid w:val="0"/>
              <w:spacing w:before="70" w:after="70" w:line="240" w:lineRule="auto"/>
              <w:ind w:firstLine="0"/>
              <w:jc w:val="left"/>
              <w:rPr>
                <w:sz w:val="21"/>
              </w:rPr>
            </w:pPr>
            <w:r>
              <w:rPr>
                <w:sz w:val="21"/>
                <w:szCs w:val="21"/>
              </w:rPr>
              <w:t>激光跟踪仪</w:t>
            </w:r>
          </w:p>
        </w:tc>
        <w:tc>
          <w:tcPr>
            <w:tcW w:w="3216" w:type="dxa"/>
            <w:vAlign w:val="center"/>
          </w:tcPr>
          <w:p w14:paraId="37665DC9">
            <w:pPr>
              <w:keepNext/>
              <w:snapToGrid w:val="0"/>
              <w:spacing w:before="70" w:after="70" w:line="240" w:lineRule="auto"/>
              <w:ind w:firstLine="0"/>
              <w:jc w:val="left"/>
              <w:rPr>
                <w:sz w:val="21"/>
              </w:rPr>
            </w:pPr>
            <w:r>
              <w:rPr>
                <w:sz w:val="21"/>
                <w:szCs w:val="21"/>
              </w:rPr>
              <w:t>精度 15 μm+6 μm/m</w:t>
            </w:r>
          </w:p>
        </w:tc>
        <w:tc>
          <w:tcPr>
            <w:tcW w:w="966" w:type="dxa"/>
            <w:vAlign w:val="center"/>
          </w:tcPr>
          <w:p w14:paraId="6D28C514">
            <w:pPr>
              <w:keepNext/>
              <w:snapToGrid w:val="0"/>
              <w:spacing w:before="70" w:after="70" w:line="240" w:lineRule="auto"/>
              <w:ind w:firstLine="0"/>
              <w:jc w:val="center"/>
              <w:rPr>
                <w:sz w:val="21"/>
              </w:rPr>
            </w:pPr>
            <w:r>
              <w:rPr>
                <w:sz w:val="21"/>
                <w:szCs w:val="21"/>
              </w:rPr>
              <w:t>1 台</w:t>
            </w:r>
          </w:p>
        </w:tc>
        <w:tc>
          <w:tcPr>
            <w:tcW w:w="2436" w:type="dxa"/>
            <w:vAlign w:val="center"/>
          </w:tcPr>
          <w:p w14:paraId="501D8108">
            <w:pPr>
              <w:keepNext/>
              <w:snapToGrid w:val="0"/>
              <w:spacing w:before="70" w:after="70" w:line="240" w:lineRule="auto"/>
              <w:ind w:firstLine="0"/>
              <w:jc w:val="left"/>
              <w:rPr>
                <w:sz w:val="21"/>
              </w:rPr>
            </w:pPr>
            <w:r>
              <w:rPr>
                <w:sz w:val="21"/>
                <w:szCs w:val="21"/>
              </w:rPr>
              <w:t>大尺寸比对</w:t>
            </w:r>
          </w:p>
        </w:tc>
      </w:tr>
      <w:tr w14:paraId="05FC6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5953D7C">
            <w:pPr>
              <w:keepNext/>
              <w:snapToGrid w:val="0"/>
              <w:spacing w:before="70" w:after="70" w:line="240" w:lineRule="auto"/>
              <w:ind w:firstLine="0"/>
              <w:jc w:val="center"/>
              <w:rPr>
                <w:sz w:val="21"/>
              </w:rPr>
            </w:pPr>
            <w:r>
              <w:rPr>
                <w:sz w:val="21"/>
                <w:szCs w:val="21"/>
              </w:rPr>
              <w:t>20</w:t>
            </w:r>
          </w:p>
        </w:tc>
        <w:tc>
          <w:tcPr>
            <w:tcW w:w="1716" w:type="dxa"/>
            <w:vAlign w:val="center"/>
          </w:tcPr>
          <w:p w14:paraId="7964AE10">
            <w:pPr>
              <w:keepNext/>
              <w:snapToGrid w:val="0"/>
              <w:spacing w:before="70" w:after="70" w:line="240" w:lineRule="auto"/>
              <w:ind w:firstLine="0"/>
              <w:jc w:val="left"/>
              <w:rPr>
                <w:sz w:val="21"/>
              </w:rPr>
            </w:pPr>
            <w:r>
              <w:rPr>
                <w:sz w:val="21"/>
                <w:szCs w:val="21"/>
              </w:rPr>
              <w:t>计算工作站</w:t>
            </w:r>
          </w:p>
        </w:tc>
        <w:tc>
          <w:tcPr>
            <w:tcW w:w="3216" w:type="dxa"/>
            <w:vAlign w:val="center"/>
          </w:tcPr>
          <w:p w14:paraId="26768AEF">
            <w:pPr>
              <w:keepNext/>
              <w:snapToGrid w:val="0"/>
              <w:spacing w:before="70" w:after="70" w:line="240" w:lineRule="auto"/>
              <w:ind w:firstLine="0"/>
              <w:jc w:val="left"/>
              <w:rPr>
                <w:sz w:val="21"/>
              </w:rPr>
            </w:pPr>
            <w:r>
              <w:rPr>
                <w:sz w:val="21"/>
                <w:szCs w:val="21"/>
              </w:rPr>
              <w:t>国产 GPU，显存 ≥24 GB</w:t>
            </w:r>
          </w:p>
        </w:tc>
        <w:tc>
          <w:tcPr>
            <w:tcW w:w="966" w:type="dxa"/>
            <w:vAlign w:val="center"/>
          </w:tcPr>
          <w:p w14:paraId="2CBCB4B0">
            <w:pPr>
              <w:keepNext/>
              <w:snapToGrid w:val="0"/>
              <w:spacing w:before="70" w:after="70" w:line="240" w:lineRule="auto"/>
              <w:ind w:firstLine="0"/>
              <w:jc w:val="center"/>
              <w:rPr>
                <w:sz w:val="21"/>
              </w:rPr>
            </w:pPr>
            <w:r>
              <w:rPr>
                <w:sz w:val="21"/>
                <w:szCs w:val="21"/>
              </w:rPr>
              <w:t>4 台</w:t>
            </w:r>
          </w:p>
        </w:tc>
        <w:tc>
          <w:tcPr>
            <w:tcW w:w="2436" w:type="dxa"/>
            <w:vAlign w:val="center"/>
          </w:tcPr>
          <w:p w14:paraId="5E6C90D0">
            <w:pPr>
              <w:keepNext/>
              <w:snapToGrid w:val="0"/>
              <w:spacing w:before="70" w:after="70" w:line="240" w:lineRule="auto"/>
              <w:ind w:firstLine="0"/>
              <w:jc w:val="left"/>
              <w:rPr>
                <w:sz w:val="21"/>
              </w:rPr>
            </w:pPr>
            <w:r>
              <w:rPr>
                <w:sz w:val="21"/>
                <w:szCs w:val="21"/>
              </w:rPr>
              <w:t>重建与训练</w:t>
            </w:r>
          </w:p>
        </w:tc>
      </w:tr>
      <w:tr w14:paraId="2671A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E7BCA09">
            <w:pPr>
              <w:keepNext/>
              <w:snapToGrid w:val="0"/>
              <w:spacing w:before="70" w:after="70" w:line="240" w:lineRule="auto"/>
              <w:ind w:firstLine="0"/>
              <w:jc w:val="center"/>
              <w:rPr>
                <w:sz w:val="21"/>
              </w:rPr>
            </w:pPr>
            <w:r>
              <w:rPr>
                <w:sz w:val="21"/>
                <w:szCs w:val="21"/>
              </w:rPr>
              <w:t>21</w:t>
            </w:r>
          </w:p>
        </w:tc>
        <w:tc>
          <w:tcPr>
            <w:tcW w:w="1716" w:type="dxa"/>
            <w:vAlign w:val="center"/>
          </w:tcPr>
          <w:p w14:paraId="2E029569">
            <w:pPr>
              <w:keepNext/>
              <w:snapToGrid w:val="0"/>
              <w:spacing w:before="70" w:after="70" w:line="240" w:lineRule="auto"/>
              <w:ind w:firstLine="0"/>
              <w:jc w:val="left"/>
              <w:rPr>
                <w:sz w:val="21"/>
              </w:rPr>
            </w:pPr>
            <w:r>
              <w:rPr>
                <w:sz w:val="21"/>
                <w:szCs w:val="21"/>
              </w:rPr>
              <w:t>陀螺经纬仪</w:t>
            </w:r>
          </w:p>
        </w:tc>
        <w:tc>
          <w:tcPr>
            <w:tcW w:w="3216" w:type="dxa"/>
            <w:vAlign w:val="center"/>
          </w:tcPr>
          <w:p w14:paraId="342AA454">
            <w:pPr>
              <w:keepNext/>
              <w:snapToGrid w:val="0"/>
              <w:spacing w:before="70" w:after="70" w:line="240" w:lineRule="auto"/>
              <w:ind w:firstLine="0"/>
              <w:jc w:val="left"/>
              <w:rPr>
                <w:sz w:val="21"/>
              </w:rPr>
            </w:pPr>
            <w:r>
              <w:rPr>
                <w:sz w:val="21"/>
                <w:szCs w:val="21"/>
              </w:rPr>
              <w:t>定向中误差 ≤20″</w:t>
            </w:r>
          </w:p>
        </w:tc>
        <w:tc>
          <w:tcPr>
            <w:tcW w:w="966" w:type="dxa"/>
            <w:vAlign w:val="center"/>
          </w:tcPr>
          <w:p w14:paraId="62EEF36B">
            <w:pPr>
              <w:keepNext/>
              <w:snapToGrid w:val="0"/>
              <w:spacing w:before="70" w:after="70" w:line="240" w:lineRule="auto"/>
              <w:ind w:firstLine="0"/>
              <w:jc w:val="center"/>
              <w:rPr>
                <w:sz w:val="21"/>
              </w:rPr>
            </w:pPr>
            <w:r>
              <w:rPr>
                <w:sz w:val="21"/>
                <w:szCs w:val="21"/>
              </w:rPr>
              <w:t>1 台</w:t>
            </w:r>
          </w:p>
        </w:tc>
        <w:tc>
          <w:tcPr>
            <w:tcW w:w="2436" w:type="dxa"/>
            <w:vAlign w:val="center"/>
          </w:tcPr>
          <w:p w14:paraId="03FD45F6">
            <w:pPr>
              <w:keepNext/>
              <w:snapToGrid w:val="0"/>
              <w:spacing w:before="70" w:after="70" w:line="240" w:lineRule="auto"/>
              <w:ind w:firstLine="0"/>
              <w:jc w:val="left"/>
              <w:rPr>
                <w:sz w:val="21"/>
              </w:rPr>
            </w:pPr>
            <w:r>
              <w:rPr>
                <w:sz w:val="21"/>
                <w:szCs w:val="21"/>
              </w:rPr>
              <w:t>独立方位测定</w:t>
            </w:r>
          </w:p>
        </w:tc>
      </w:tr>
      <w:tr w14:paraId="4A3C2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1E19B8D">
            <w:pPr>
              <w:keepNext/>
              <w:snapToGrid w:val="0"/>
              <w:spacing w:before="70" w:after="70" w:line="240" w:lineRule="auto"/>
              <w:ind w:firstLine="0"/>
              <w:jc w:val="center"/>
              <w:rPr>
                <w:sz w:val="21"/>
              </w:rPr>
            </w:pPr>
            <w:r>
              <w:rPr>
                <w:sz w:val="21"/>
                <w:szCs w:val="21"/>
              </w:rPr>
              <w:t>22</w:t>
            </w:r>
          </w:p>
        </w:tc>
        <w:tc>
          <w:tcPr>
            <w:tcW w:w="1716" w:type="dxa"/>
            <w:vAlign w:val="center"/>
          </w:tcPr>
          <w:p w14:paraId="77195898">
            <w:pPr>
              <w:keepNext/>
              <w:snapToGrid w:val="0"/>
              <w:spacing w:before="70" w:after="70" w:line="240" w:lineRule="auto"/>
              <w:ind w:firstLine="0"/>
              <w:jc w:val="left"/>
              <w:rPr>
                <w:sz w:val="21"/>
              </w:rPr>
            </w:pPr>
            <w:r>
              <w:rPr>
                <w:sz w:val="21"/>
                <w:szCs w:val="21"/>
              </w:rPr>
              <w:t>天文测量装置</w:t>
            </w:r>
          </w:p>
        </w:tc>
        <w:tc>
          <w:tcPr>
            <w:tcW w:w="3216" w:type="dxa"/>
            <w:vAlign w:val="center"/>
          </w:tcPr>
          <w:p w14:paraId="2268C079">
            <w:pPr>
              <w:keepNext/>
              <w:snapToGrid w:val="0"/>
              <w:spacing w:before="70" w:after="70" w:line="240" w:lineRule="auto"/>
              <w:ind w:firstLine="0"/>
              <w:jc w:val="left"/>
              <w:rPr>
                <w:sz w:val="21"/>
              </w:rPr>
            </w:pPr>
            <w:r>
              <w:rPr>
                <w:sz w:val="21"/>
                <w:szCs w:val="21"/>
              </w:rPr>
              <w:t>全能经纬仪+授时单元</w:t>
            </w:r>
          </w:p>
        </w:tc>
        <w:tc>
          <w:tcPr>
            <w:tcW w:w="966" w:type="dxa"/>
            <w:vAlign w:val="center"/>
          </w:tcPr>
          <w:p w14:paraId="27ACA22C">
            <w:pPr>
              <w:keepNext/>
              <w:snapToGrid w:val="0"/>
              <w:spacing w:before="70" w:after="70" w:line="240" w:lineRule="auto"/>
              <w:ind w:firstLine="0"/>
              <w:jc w:val="center"/>
              <w:rPr>
                <w:sz w:val="21"/>
              </w:rPr>
            </w:pPr>
            <w:r>
              <w:rPr>
                <w:sz w:val="21"/>
                <w:szCs w:val="21"/>
              </w:rPr>
              <w:t>1 套</w:t>
            </w:r>
          </w:p>
        </w:tc>
        <w:tc>
          <w:tcPr>
            <w:tcW w:w="2436" w:type="dxa"/>
            <w:vAlign w:val="center"/>
          </w:tcPr>
          <w:p w14:paraId="24D63F03">
            <w:pPr>
              <w:keepNext/>
              <w:snapToGrid w:val="0"/>
              <w:spacing w:before="70" w:after="70" w:line="240" w:lineRule="auto"/>
              <w:ind w:firstLine="0"/>
              <w:jc w:val="left"/>
              <w:rPr>
                <w:sz w:val="21"/>
              </w:rPr>
            </w:pPr>
            <w:r>
              <w:rPr>
                <w:sz w:val="21"/>
                <w:szCs w:val="21"/>
              </w:rPr>
              <w:t>天文方位基准、陀螺仪常数标定</w:t>
            </w:r>
          </w:p>
        </w:tc>
      </w:tr>
      <w:tr w14:paraId="312A7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075213E">
            <w:pPr>
              <w:keepNext/>
              <w:snapToGrid w:val="0"/>
              <w:spacing w:before="70" w:after="70" w:line="240" w:lineRule="auto"/>
              <w:ind w:firstLine="0"/>
              <w:jc w:val="center"/>
              <w:rPr>
                <w:sz w:val="21"/>
              </w:rPr>
            </w:pPr>
            <w:r>
              <w:rPr>
                <w:sz w:val="21"/>
                <w:szCs w:val="21"/>
              </w:rPr>
              <w:t>23</w:t>
            </w:r>
          </w:p>
        </w:tc>
        <w:tc>
          <w:tcPr>
            <w:tcW w:w="1716" w:type="dxa"/>
            <w:vAlign w:val="center"/>
          </w:tcPr>
          <w:p w14:paraId="2888FC0D">
            <w:pPr>
              <w:keepNext/>
              <w:snapToGrid w:val="0"/>
              <w:spacing w:before="70" w:after="70" w:line="240" w:lineRule="auto"/>
              <w:ind w:firstLine="0"/>
              <w:jc w:val="left"/>
              <w:rPr>
                <w:sz w:val="21"/>
              </w:rPr>
            </w:pPr>
            <w:r>
              <w:rPr>
                <w:sz w:val="21"/>
                <w:szCs w:val="21"/>
              </w:rPr>
              <w:t>北斗 RTK 接收机</w:t>
            </w:r>
          </w:p>
        </w:tc>
        <w:tc>
          <w:tcPr>
            <w:tcW w:w="3216" w:type="dxa"/>
            <w:vAlign w:val="center"/>
          </w:tcPr>
          <w:p w14:paraId="2A3A3EDD">
            <w:pPr>
              <w:keepNext/>
              <w:snapToGrid w:val="0"/>
              <w:spacing w:before="70" w:after="70" w:line="240" w:lineRule="auto"/>
              <w:ind w:firstLine="0"/>
              <w:jc w:val="left"/>
              <w:rPr>
                <w:sz w:val="21"/>
              </w:rPr>
            </w:pPr>
            <w:r>
              <w:rPr>
                <w:sz w:val="21"/>
                <w:szCs w:val="21"/>
              </w:rPr>
              <w:t>南方 极点2 北斗版，单北斗 1598 通道</w:t>
            </w:r>
          </w:p>
        </w:tc>
        <w:tc>
          <w:tcPr>
            <w:tcW w:w="966" w:type="dxa"/>
            <w:vAlign w:val="center"/>
          </w:tcPr>
          <w:p w14:paraId="178A75D9">
            <w:pPr>
              <w:keepNext/>
              <w:snapToGrid w:val="0"/>
              <w:spacing w:before="70" w:after="70" w:line="240" w:lineRule="auto"/>
              <w:ind w:firstLine="0"/>
              <w:jc w:val="center"/>
              <w:rPr>
                <w:sz w:val="21"/>
              </w:rPr>
            </w:pPr>
            <w:r>
              <w:rPr>
                <w:sz w:val="21"/>
                <w:szCs w:val="21"/>
              </w:rPr>
              <w:t>2 套</w:t>
            </w:r>
          </w:p>
        </w:tc>
        <w:tc>
          <w:tcPr>
            <w:tcW w:w="2436" w:type="dxa"/>
            <w:vAlign w:val="center"/>
          </w:tcPr>
          <w:p w14:paraId="35D7C197">
            <w:pPr>
              <w:keepNext/>
              <w:snapToGrid w:val="0"/>
              <w:spacing w:before="70" w:after="70" w:line="240" w:lineRule="auto"/>
              <w:ind w:firstLine="0"/>
              <w:jc w:val="left"/>
              <w:rPr>
                <w:sz w:val="21"/>
              </w:rPr>
            </w:pPr>
            <w:r>
              <w:rPr>
                <w:sz w:val="21"/>
                <w:szCs w:val="21"/>
              </w:rPr>
              <w:t>控制点概略与静态联测</w:t>
            </w:r>
          </w:p>
        </w:tc>
      </w:tr>
    </w:tbl>
    <w:p w14:paraId="465A13DB">
      <w:pPr>
        <w:spacing w:line="240" w:lineRule="auto"/>
      </w:pPr>
    </w:p>
    <w:p w14:paraId="08B8A07D">
      <w:pPr>
        <w:pStyle w:val="5"/>
      </w:pPr>
      <w:bookmarkStart w:id="347" w:name="_Toc27480"/>
      <w:r>
        <w:rPr>
          <w:szCs w:val="32"/>
        </w:rPr>
        <w:t>3.4.3 计量与校准管理</w:t>
      </w:r>
      <w:bookmarkEnd w:id="347"/>
    </w:p>
    <w:p w14:paraId="2DF18C6A">
      <w:r>
        <w:t>所有计量器具纳入台账管理，按周期送检或自校；检定证书存档；使用前确认在有效期内；现场携带标准尺进行日常校核；对无法送检的专用装置，编制自校规程并保留记录。</w:t>
      </w:r>
    </w:p>
    <w:p w14:paraId="6FC90757">
      <w:pPr>
        <w:pStyle w:val="4"/>
      </w:pPr>
      <w:bookmarkStart w:id="348" w:name="_Toc21560"/>
      <w:r>
        <w:rPr>
          <w:szCs w:val="36"/>
        </w:rPr>
        <w:t>3.5 供应链与制造能力</w:t>
      </w:r>
      <w:bookmarkEnd w:id="348"/>
    </w:p>
    <w:p w14:paraId="0E2B87D9">
      <w:pPr>
        <w:pStyle w:val="5"/>
      </w:pPr>
      <w:bookmarkStart w:id="349" w:name="_Toc19052"/>
      <w:r>
        <w:rPr>
          <w:szCs w:val="32"/>
        </w:rPr>
        <w:t>3.5.1 关键部件供应链</w:t>
      </w:r>
      <w:bookmarkEnd w:id="349"/>
    </w:p>
    <w:tbl>
      <w:tblPr>
        <w:tblStyle w:val="32"/>
        <w:tblW w:w="92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6"/>
        <w:gridCol w:w="2850"/>
        <w:gridCol w:w="2240"/>
        <w:gridCol w:w="1179"/>
        <w:gridCol w:w="1386"/>
      </w:tblGrid>
      <w:tr w14:paraId="1E4E6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96" w:type="dxa"/>
            <w:shd w:val="clear" w:color="auto" w:fill="E7E6E6"/>
            <w:vAlign w:val="center"/>
          </w:tcPr>
          <w:p w14:paraId="37075165">
            <w:pPr>
              <w:snapToGrid w:val="0"/>
              <w:spacing w:before="70" w:after="70" w:line="240" w:lineRule="auto"/>
              <w:ind w:firstLine="0"/>
              <w:jc w:val="center"/>
              <w:rPr>
                <w:b/>
                <w:sz w:val="21"/>
              </w:rPr>
            </w:pPr>
            <w:r>
              <w:rPr>
                <w:b/>
                <w:sz w:val="21"/>
                <w:szCs w:val="21"/>
              </w:rPr>
              <w:t>部件</w:t>
            </w:r>
          </w:p>
        </w:tc>
        <w:tc>
          <w:tcPr>
            <w:tcW w:w="2850" w:type="dxa"/>
            <w:shd w:val="clear" w:color="auto" w:fill="E7E6E6"/>
            <w:vAlign w:val="center"/>
          </w:tcPr>
          <w:p w14:paraId="2ECA670F">
            <w:pPr>
              <w:snapToGrid w:val="0"/>
              <w:spacing w:before="70" w:after="70" w:line="240" w:lineRule="auto"/>
              <w:ind w:firstLine="0"/>
              <w:jc w:val="center"/>
              <w:rPr>
                <w:b/>
                <w:sz w:val="21"/>
              </w:rPr>
            </w:pPr>
            <w:r>
              <w:rPr>
                <w:b/>
                <w:sz w:val="21"/>
                <w:szCs w:val="21"/>
              </w:rPr>
              <w:t>候选品牌</w:t>
            </w:r>
          </w:p>
        </w:tc>
        <w:tc>
          <w:tcPr>
            <w:tcW w:w="2240" w:type="dxa"/>
            <w:shd w:val="clear" w:color="auto" w:fill="E7E6E6"/>
            <w:vAlign w:val="center"/>
          </w:tcPr>
          <w:p w14:paraId="25E07C59">
            <w:pPr>
              <w:snapToGrid w:val="0"/>
              <w:spacing w:before="70" w:after="70" w:line="240" w:lineRule="auto"/>
              <w:ind w:firstLine="0"/>
              <w:jc w:val="center"/>
              <w:rPr>
                <w:b/>
                <w:sz w:val="21"/>
              </w:rPr>
            </w:pPr>
            <w:r>
              <w:rPr>
                <w:b/>
                <w:sz w:val="21"/>
                <w:szCs w:val="21"/>
              </w:rPr>
              <w:t>关键指标</w:t>
            </w:r>
          </w:p>
        </w:tc>
        <w:tc>
          <w:tcPr>
            <w:tcW w:w="1179" w:type="dxa"/>
            <w:shd w:val="clear" w:color="auto" w:fill="E7E6E6"/>
            <w:vAlign w:val="center"/>
          </w:tcPr>
          <w:p w14:paraId="300F2A44">
            <w:pPr>
              <w:snapToGrid w:val="0"/>
              <w:spacing w:before="70" w:after="70" w:line="240" w:lineRule="auto"/>
              <w:ind w:firstLine="0"/>
              <w:jc w:val="center"/>
              <w:rPr>
                <w:b/>
                <w:sz w:val="21"/>
              </w:rPr>
            </w:pPr>
            <w:r>
              <w:rPr>
                <w:b/>
                <w:sz w:val="21"/>
                <w:szCs w:val="21"/>
              </w:rPr>
              <w:t>供货周期</w:t>
            </w:r>
          </w:p>
        </w:tc>
        <w:tc>
          <w:tcPr>
            <w:tcW w:w="1386" w:type="dxa"/>
            <w:shd w:val="clear" w:color="auto" w:fill="E7E6E6"/>
            <w:vAlign w:val="center"/>
          </w:tcPr>
          <w:p w14:paraId="50D53490">
            <w:pPr>
              <w:snapToGrid w:val="0"/>
              <w:spacing w:before="70" w:after="70" w:line="240" w:lineRule="auto"/>
              <w:ind w:firstLine="0"/>
              <w:jc w:val="center"/>
              <w:rPr>
                <w:b/>
                <w:sz w:val="21"/>
              </w:rPr>
            </w:pPr>
            <w:r>
              <w:rPr>
                <w:b/>
                <w:sz w:val="21"/>
                <w:szCs w:val="21"/>
              </w:rPr>
              <w:t>备选方案</w:t>
            </w:r>
          </w:p>
        </w:tc>
      </w:tr>
      <w:tr w14:paraId="02F63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4180E800">
            <w:pPr>
              <w:snapToGrid w:val="0"/>
              <w:spacing w:before="70" w:after="70" w:line="240" w:lineRule="auto"/>
              <w:ind w:firstLine="0"/>
              <w:jc w:val="left"/>
              <w:rPr>
                <w:sz w:val="21"/>
              </w:rPr>
            </w:pPr>
            <w:r>
              <w:rPr>
                <w:sz w:val="21"/>
                <w:szCs w:val="21"/>
              </w:rPr>
              <w:t>工业相机</w:t>
            </w:r>
          </w:p>
        </w:tc>
        <w:tc>
          <w:tcPr>
            <w:tcW w:w="2850" w:type="dxa"/>
            <w:vAlign w:val="center"/>
          </w:tcPr>
          <w:p w14:paraId="0951116F">
            <w:pPr>
              <w:snapToGrid w:val="0"/>
              <w:spacing w:before="70" w:after="70" w:line="240" w:lineRule="auto"/>
              <w:ind w:firstLine="0"/>
              <w:rPr>
                <w:sz w:val="21"/>
              </w:rPr>
            </w:pPr>
            <w:r>
              <w:rPr>
                <w:rFonts w:hint="eastAsia"/>
                <w:sz w:val="21"/>
                <w:szCs w:val="21"/>
              </w:rPr>
              <w:t>定制开发</w:t>
            </w:r>
          </w:p>
        </w:tc>
        <w:tc>
          <w:tcPr>
            <w:tcW w:w="2240" w:type="dxa"/>
            <w:vAlign w:val="center"/>
          </w:tcPr>
          <w:p w14:paraId="0616831B">
            <w:pPr>
              <w:snapToGrid w:val="0"/>
              <w:spacing w:before="70" w:after="70" w:line="240" w:lineRule="auto"/>
              <w:ind w:firstLine="0"/>
              <w:jc w:val="left"/>
              <w:rPr>
                <w:sz w:val="21"/>
              </w:rPr>
            </w:pPr>
            <w:r>
              <w:rPr>
                <w:sz w:val="21"/>
                <w:szCs w:val="21"/>
              </w:rPr>
              <w:t>≥5000 万像素、全局快门</w:t>
            </w:r>
          </w:p>
        </w:tc>
        <w:tc>
          <w:tcPr>
            <w:tcW w:w="1179" w:type="dxa"/>
            <w:vAlign w:val="center"/>
          </w:tcPr>
          <w:p w14:paraId="28B043A1">
            <w:pPr>
              <w:snapToGrid w:val="0"/>
              <w:spacing w:before="70" w:after="70" w:line="240" w:lineRule="auto"/>
              <w:ind w:firstLine="0"/>
              <w:jc w:val="left"/>
              <w:rPr>
                <w:sz w:val="21"/>
              </w:rPr>
            </w:pPr>
            <w:r>
              <w:rPr>
                <w:sz w:val="21"/>
                <w:szCs w:val="21"/>
              </w:rPr>
              <w:t>6～8 周</w:t>
            </w:r>
          </w:p>
        </w:tc>
        <w:tc>
          <w:tcPr>
            <w:tcW w:w="1386" w:type="dxa"/>
            <w:vAlign w:val="center"/>
          </w:tcPr>
          <w:p w14:paraId="0D1F4066">
            <w:pPr>
              <w:snapToGrid w:val="0"/>
              <w:spacing w:before="70" w:after="70" w:line="240" w:lineRule="auto"/>
              <w:ind w:firstLine="0"/>
              <w:jc w:val="left"/>
              <w:rPr>
                <w:sz w:val="21"/>
              </w:rPr>
            </w:pPr>
            <w:r>
              <w:rPr>
                <w:sz w:val="21"/>
                <w:szCs w:val="21"/>
              </w:rPr>
              <w:t>第二品牌</w:t>
            </w:r>
          </w:p>
        </w:tc>
      </w:tr>
      <w:tr w14:paraId="66484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9F8F08A">
            <w:pPr>
              <w:snapToGrid w:val="0"/>
              <w:spacing w:before="70" w:after="70" w:line="240" w:lineRule="auto"/>
              <w:ind w:firstLine="0"/>
              <w:rPr>
                <w:sz w:val="21"/>
                <w:szCs w:val="21"/>
              </w:rPr>
            </w:pPr>
            <w:r>
              <w:rPr>
                <w:rFonts w:hint="eastAsia"/>
                <w:sz w:val="21"/>
                <w:szCs w:val="21"/>
              </w:rPr>
              <w:t>镜头</w:t>
            </w:r>
          </w:p>
        </w:tc>
        <w:tc>
          <w:tcPr>
            <w:tcW w:w="2850" w:type="dxa"/>
            <w:vAlign w:val="center"/>
          </w:tcPr>
          <w:p w14:paraId="1E30A46C">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4B2075E3">
            <w:pPr>
              <w:snapToGrid w:val="0"/>
              <w:spacing w:before="70" w:after="70" w:line="240" w:lineRule="auto"/>
              <w:ind w:firstLine="0"/>
              <w:jc w:val="left"/>
              <w:rPr>
                <w:sz w:val="21"/>
              </w:rPr>
            </w:pPr>
            <w:r>
              <w:rPr>
                <w:sz w:val="21"/>
                <w:szCs w:val="21"/>
              </w:rPr>
              <w:t>低畸变、高 MTF</w:t>
            </w:r>
          </w:p>
        </w:tc>
        <w:tc>
          <w:tcPr>
            <w:tcW w:w="1179" w:type="dxa"/>
            <w:vAlign w:val="center"/>
          </w:tcPr>
          <w:p w14:paraId="37575736">
            <w:pPr>
              <w:snapToGrid w:val="0"/>
              <w:spacing w:before="70" w:after="70" w:line="240" w:lineRule="auto"/>
              <w:ind w:firstLine="0"/>
              <w:jc w:val="left"/>
              <w:rPr>
                <w:sz w:val="21"/>
              </w:rPr>
            </w:pPr>
            <w:r>
              <w:rPr>
                <w:sz w:val="21"/>
                <w:szCs w:val="21"/>
              </w:rPr>
              <w:t>4～6 周</w:t>
            </w:r>
          </w:p>
        </w:tc>
        <w:tc>
          <w:tcPr>
            <w:tcW w:w="1386" w:type="dxa"/>
            <w:vAlign w:val="center"/>
          </w:tcPr>
          <w:p w14:paraId="2CB992FA">
            <w:pPr>
              <w:snapToGrid w:val="0"/>
              <w:spacing w:before="70" w:after="70" w:line="240" w:lineRule="auto"/>
              <w:ind w:firstLine="0"/>
              <w:jc w:val="left"/>
              <w:rPr>
                <w:sz w:val="21"/>
              </w:rPr>
            </w:pPr>
            <w:r>
              <w:rPr>
                <w:sz w:val="21"/>
                <w:szCs w:val="21"/>
              </w:rPr>
              <w:t>第二品牌</w:t>
            </w:r>
          </w:p>
        </w:tc>
      </w:tr>
      <w:tr w14:paraId="44A0E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E6F3239">
            <w:pPr>
              <w:snapToGrid w:val="0"/>
              <w:spacing w:before="70" w:after="70" w:line="240" w:lineRule="auto"/>
              <w:ind w:firstLine="0"/>
              <w:rPr>
                <w:sz w:val="21"/>
                <w:szCs w:val="21"/>
              </w:rPr>
            </w:pPr>
            <w:r>
              <w:rPr>
                <w:rFonts w:hint="eastAsia"/>
                <w:sz w:val="21"/>
                <w:szCs w:val="21"/>
              </w:rPr>
              <w:t>激光雷达</w:t>
            </w:r>
          </w:p>
        </w:tc>
        <w:tc>
          <w:tcPr>
            <w:tcW w:w="2850" w:type="dxa"/>
            <w:vAlign w:val="center"/>
          </w:tcPr>
          <w:p w14:paraId="0AE6A388">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4D1C3E65">
            <w:pPr>
              <w:snapToGrid w:val="0"/>
              <w:spacing w:before="70" w:after="70" w:line="240" w:lineRule="auto"/>
              <w:ind w:firstLine="0"/>
              <w:jc w:val="left"/>
              <w:rPr>
                <w:sz w:val="21"/>
              </w:rPr>
            </w:pPr>
            <w:r>
              <w:rPr>
                <w:sz w:val="21"/>
                <w:szCs w:val="21"/>
              </w:rPr>
              <w:t>16/32 线、100 m</w:t>
            </w:r>
          </w:p>
        </w:tc>
        <w:tc>
          <w:tcPr>
            <w:tcW w:w="1179" w:type="dxa"/>
            <w:vAlign w:val="center"/>
          </w:tcPr>
          <w:p w14:paraId="4F92860D">
            <w:pPr>
              <w:snapToGrid w:val="0"/>
              <w:spacing w:before="70" w:after="70" w:line="240" w:lineRule="auto"/>
              <w:ind w:firstLine="0"/>
              <w:jc w:val="left"/>
              <w:rPr>
                <w:sz w:val="21"/>
              </w:rPr>
            </w:pPr>
            <w:r>
              <w:rPr>
                <w:sz w:val="21"/>
                <w:szCs w:val="21"/>
              </w:rPr>
              <w:t>6～10 周</w:t>
            </w:r>
          </w:p>
        </w:tc>
        <w:tc>
          <w:tcPr>
            <w:tcW w:w="1386" w:type="dxa"/>
            <w:vAlign w:val="center"/>
          </w:tcPr>
          <w:p w14:paraId="432D8700">
            <w:pPr>
              <w:snapToGrid w:val="0"/>
              <w:spacing w:before="70" w:after="70" w:line="240" w:lineRule="auto"/>
              <w:ind w:firstLine="0"/>
              <w:jc w:val="left"/>
              <w:rPr>
                <w:sz w:val="21"/>
              </w:rPr>
            </w:pPr>
            <w:r>
              <w:rPr>
                <w:sz w:val="21"/>
                <w:szCs w:val="21"/>
              </w:rPr>
              <w:t>第二品牌</w:t>
            </w:r>
          </w:p>
        </w:tc>
      </w:tr>
      <w:tr w14:paraId="70406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B1EC1C9">
            <w:pPr>
              <w:snapToGrid w:val="0"/>
              <w:spacing w:before="70" w:after="70" w:line="240" w:lineRule="auto"/>
              <w:ind w:firstLine="0"/>
              <w:rPr>
                <w:sz w:val="21"/>
                <w:szCs w:val="21"/>
              </w:rPr>
            </w:pPr>
            <w:r>
              <w:rPr>
                <w:rFonts w:hint="eastAsia"/>
                <w:sz w:val="21"/>
                <w:szCs w:val="21"/>
              </w:rPr>
              <w:t>全景相机</w:t>
            </w:r>
          </w:p>
        </w:tc>
        <w:tc>
          <w:tcPr>
            <w:tcW w:w="2850" w:type="dxa"/>
            <w:vAlign w:val="center"/>
          </w:tcPr>
          <w:p w14:paraId="15FD2213">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2B10F5AA">
            <w:pPr>
              <w:snapToGrid w:val="0"/>
              <w:spacing w:before="70" w:after="70" w:line="240" w:lineRule="auto"/>
              <w:ind w:firstLine="0"/>
              <w:jc w:val="left"/>
              <w:rPr>
                <w:sz w:val="21"/>
              </w:rPr>
            </w:pPr>
            <w:r>
              <w:rPr>
                <w:sz w:val="21"/>
                <w:szCs w:val="21"/>
              </w:rPr>
              <w:t>≥1600 万像素</w:t>
            </w:r>
          </w:p>
        </w:tc>
        <w:tc>
          <w:tcPr>
            <w:tcW w:w="1179" w:type="dxa"/>
            <w:vAlign w:val="center"/>
          </w:tcPr>
          <w:p w14:paraId="44AD4E87">
            <w:pPr>
              <w:snapToGrid w:val="0"/>
              <w:spacing w:before="70" w:after="70" w:line="240" w:lineRule="auto"/>
              <w:ind w:firstLine="0"/>
              <w:jc w:val="left"/>
              <w:rPr>
                <w:sz w:val="21"/>
              </w:rPr>
            </w:pPr>
            <w:r>
              <w:rPr>
                <w:sz w:val="21"/>
                <w:szCs w:val="21"/>
              </w:rPr>
              <w:t>4～6 周</w:t>
            </w:r>
          </w:p>
        </w:tc>
        <w:tc>
          <w:tcPr>
            <w:tcW w:w="1386" w:type="dxa"/>
            <w:vAlign w:val="center"/>
          </w:tcPr>
          <w:p w14:paraId="47AA6DBB">
            <w:pPr>
              <w:snapToGrid w:val="0"/>
              <w:spacing w:before="70" w:after="70" w:line="240" w:lineRule="auto"/>
              <w:ind w:firstLine="0"/>
              <w:jc w:val="left"/>
              <w:rPr>
                <w:sz w:val="21"/>
              </w:rPr>
            </w:pPr>
            <w:r>
              <w:rPr>
                <w:sz w:val="21"/>
                <w:szCs w:val="21"/>
              </w:rPr>
              <w:t>第二品牌</w:t>
            </w:r>
          </w:p>
        </w:tc>
      </w:tr>
      <w:tr w14:paraId="23278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29D0A29">
            <w:pPr>
              <w:snapToGrid w:val="0"/>
              <w:spacing w:before="70" w:after="70" w:line="240" w:lineRule="auto"/>
              <w:ind w:firstLine="0"/>
              <w:rPr>
                <w:sz w:val="21"/>
                <w:szCs w:val="21"/>
              </w:rPr>
            </w:pPr>
            <w:r>
              <w:rPr>
                <w:rFonts w:hint="eastAsia"/>
                <w:sz w:val="21"/>
                <w:szCs w:val="21"/>
              </w:rPr>
              <w:t>IMU</w:t>
            </w:r>
          </w:p>
        </w:tc>
        <w:tc>
          <w:tcPr>
            <w:tcW w:w="2850" w:type="dxa"/>
            <w:vAlign w:val="center"/>
          </w:tcPr>
          <w:p w14:paraId="0D9BC9CC">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2C99572D">
            <w:pPr>
              <w:snapToGrid w:val="0"/>
              <w:spacing w:before="70" w:after="70" w:line="240" w:lineRule="auto"/>
              <w:ind w:firstLine="0"/>
              <w:jc w:val="left"/>
              <w:rPr>
                <w:sz w:val="21"/>
              </w:rPr>
            </w:pPr>
            <w:r>
              <w:rPr>
                <w:sz w:val="21"/>
                <w:szCs w:val="21"/>
              </w:rPr>
              <w:t>零偏稳定性 ≤10°/h</w:t>
            </w:r>
          </w:p>
        </w:tc>
        <w:tc>
          <w:tcPr>
            <w:tcW w:w="1179" w:type="dxa"/>
            <w:vAlign w:val="center"/>
          </w:tcPr>
          <w:p w14:paraId="11B21871">
            <w:pPr>
              <w:snapToGrid w:val="0"/>
              <w:spacing w:before="70" w:after="70" w:line="240" w:lineRule="auto"/>
              <w:ind w:firstLine="0"/>
              <w:jc w:val="left"/>
              <w:rPr>
                <w:sz w:val="21"/>
              </w:rPr>
            </w:pPr>
            <w:r>
              <w:rPr>
                <w:sz w:val="21"/>
                <w:szCs w:val="21"/>
              </w:rPr>
              <w:t>4 周</w:t>
            </w:r>
          </w:p>
        </w:tc>
        <w:tc>
          <w:tcPr>
            <w:tcW w:w="1386" w:type="dxa"/>
            <w:vAlign w:val="center"/>
          </w:tcPr>
          <w:p w14:paraId="78605847">
            <w:pPr>
              <w:snapToGrid w:val="0"/>
              <w:spacing w:before="70" w:after="70" w:line="240" w:lineRule="auto"/>
              <w:ind w:firstLine="0"/>
              <w:jc w:val="left"/>
              <w:rPr>
                <w:sz w:val="21"/>
              </w:rPr>
            </w:pPr>
            <w:r>
              <w:rPr>
                <w:sz w:val="21"/>
                <w:szCs w:val="21"/>
              </w:rPr>
              <w:t>第二品牌</w:t>
            </w:r>
          </w:p>
        </w:tc>
      </w:tr>
      <w:tr w14:paraId="0C70F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DC9E327">
            <w:pPr>
              <w:snapToGrid w:val="0"/>
              <w:spacing w:before="70" w:after="70" w:line="240" w:lineRule="auto"/>
              <w:ind w:firstLine="0"/>
              <w:rPr>
                <w:sz w:val="21"/>
                <w:szCs w:val="21"/>
              </w:rPr>
            </w:pPr>
            <w:r>
              <w:rPr>
                <w:rFonts w:hint="eastAsia"/>
                <w:sz w:val="21"/>
                <w:szCs w:val="21"/>
              </w:rPr>
              <w:t>电机与减速器</w:t>
            </w:r>
          </w:p>
        </w:tc>
        <w:tc>
          <w:tcPr>
            <w:tcW w:w="2850" w:type="dxa"/>
            <w:vAlign w:val="center"/>
          </w:tcPr>
          <w:p w14:paraId="051C1228">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20F14AD8">
            <w:pPr>
              <w:snapToGrid w:val="0"/>
              <w:spacing w:before="70" w:after="70" w:line="240" w:lineRule="auto"/>
              <w:ind w:firstLine="0"/>
              <w:jc w:val="left"/>
              <w:rPr>
                <w:sz w:val="21"/>
              </w:rPr>
            </w:pPr>
            <w:r>
              <w:rPr>
                <w:sz w:val="21"/>
                <w:szCs w:val="21"/>
              </w:rPr>
              <w:t>无刷、行星减速</w:t>
            </w:r>
          </w:p>
        </w:tc>
        <w:tc>
          <w:tcPr>
            <w:tcW w:w="1179" w:type="dxa"/>
            <w:vAlign w:val="center"/>
          </w:tcPr>
          <w:p w14:paraId="63D110CA">
            <w:pPr>
              <w:snapToGrid w:val="0"/>
              <w:spacing w:before="70" w:after="70" w:line="240" w:lineRule="auto"/>
              <w:ind w:firstLine="0"/>
              <w:jc w:val="left"/>
              <w:rPr>
                <w:sz w:val="21"/>
              </w:rPr>
            </w:pPr>
            <w:r>
              <w:rPr>
                <w:sz w:val="21"/>
                <w:szCs w:val="21"/>
              </w:rPr>
              <w:t>4 周</w:t>
            </w:r>
          </w:p>
        </w:tc>
        <w:tc>
          <w:tcPr>
            <w:tcW w:w="1386" w:type="dxa"/>
            <w:vAlign w:val="center"/>
          </w:tcPr>
          <w:p w14:paraId="667E0ACB">
            <w:pPr>
              <w:snapToGrid w:val="0"/>
              <w:spacing w:before="70" w:after="70" w:line="240" w:lineRule="auto"/>
              <w:ind w:firstLine="0"/>
              <w:jc w:val="left"/>
              <w:rPr>
                <w:sz w:val="21"/>
              </w:rPr>
            </w:pPr>
            <w:r>
              <w:rPr>
                <w:sz w:val="21"/>
                <w:szCs w:val="21"/>
              </w:rPr>
              <w:t>第二品牌</w:t>
            </w:r>
          </w:p>
        </w:tc>
      </w:tr>
      <w:tr w14:paraId="431FF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6611AD64">
            <w:pPr>
              <w:snapToGrid w:val="0"/>
              <w:spacing w:before="70" w:after="70" w:line="240" w:lineRule="auto"/>
              <w:ind w:firstLine="0"/>
              <w:rPr>
                <w:sz w:val="21"/>
                <w:szCs w:val="21"/>
              </w:rPr>
            </w:pPr>
            <w:r>
              <w:rPr>
                <w:rFonts w:hint="eastAsia"/>
                <w:sz w:val="21"/>
                <w:szCs w:val="21"/>
              </w:rPr>
              <w:t>电池与 BMS</w:t>
            </w:r>
          </w:p>
        </w:tc>
        <w:tc>
          <w:tcPr>
            <w:tcW w:w="2850" w:type="dxa"/>
            <w:vAlign w:val="center"/>
          </w:tcPr>
          <w:p w14:paraId="4F35BA55">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5B3A2306">
            <w:pPr>
              <w:snapToGrid w:val="0"/>
              <w:spacing w:before="70" w:after="70" w:line="240" w:lineRule="auto"/>
              <w:ind w:firstLine="0"/>
              <w:jc w:val="left"/>
              <w:rPr>
                <w:sz w:val="21"/>
              </w:rPr>
            </w:pPr>
            <w:r>
              <w:rPr>
                <w:sz w:val="21"/>
                <w:szCs w:val="21"/>
              </w:rPr>
              <w:t>24 V/48 V，UN38.3</w:t>
            </w:r>
          </w:p>
        </w:tc>
        <w:tc>
          <w:tcPr>
            <w:tcW w:w="1179" w:type="dxa"/>
            <w:vAlign w:val="center"/>
          </w:tcPr>
          <w:p w14:paraId="605E7658">
            <w:pPr>
              <w:snapToGrid w:val="0"/>
              <w:spacing w:before="70" w:after="70" w:line="240" w:lineRule="auto"/>
              <w:ind w:firstLine="0"/>
              <w:jc w:val="left"/>
              <w:rPr>
                <w:sz w:val="21"/>
              </w:rPr>
            </w:pPr>
            <w:r>
              <w:rPr>
                <w:sz w:val="21"/>
                <w:szCs w:val="21"/>
              </w:rPr>
              <w:t>4 周</w:t>
            </w:r>
          </w:p>
        </w:tc>
        <w:tc>
          <w:tcPr>
            <w:tcW w:w="1386" w:type="dxa"/>
            <w:vAlign w:val="center"/>
          </w:tcPr>
          <w:p w14:paraId="22EEEDA7">
            <w:pPr>
              <w:snapToGrid w:val="0"/>
              <w:spacing w:before="70" w:after="70" w:line="240" w:lineRule="auto"/>
              <w:ind w:firstLine="0"/>
              <w:jc w:val="left"/>
              <w:rPr>
                <w:sz w:val="21"/>
              </w:rPr>
            </w:pPr>
            <w:r>
              <w:rPr>
                <w:sz w:val="21"/>
                <w:szCs w:val="21"/>
              </w:rPr>
              <w:t>第二品牌</w:t>
            </w:r>
          </w:p>
        </w:tc>
      </w:tr>
      <w:tr w14:paraId="4C9F2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C71A4E0">
            <w:pPr>
              <w:snapToGrid w:val="0"/>
              <w:spacing w:before="70" w:after="70" w:line="240" w:lineRule="auto"/>
              <w:ind w:firstLine="0"/>
              <w:rPr>
                <w:sz w:val="21"/>
                <w:szCs w:val="21"/>
              </w:rPr>
            </w:pPr>
            <w:r>
              <w:rPr>
                <w:rFonts w:hint="eastAsia"/>
                <w:sz w:val="21"/>
                <w:szCs w:val="21"/>
              </w:rPr>
              <w:t>国产计算机</w:t>
            </w:r>
          </w:p>
        </w:tc>
        <w:tc>
          <w:tcPr>
            <w:tcW w:w="2850" w:type="dxa"/>
            <w:vAlign w:val="center"/>
          </w:tcPr>
          <w:p w14:paraId="6ECEEA75">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1305767B">
            <w:pPr>
              <w:snapToGrid w:val="0"/>
              <w:spacing w:before="70" w:after="70" w:line="240" w:lineRule="auto"/>
              <w:ind w:firstLine="0"/>
              <w:jc w:val="left"/>
              <w:rPr>
                <w:sz w:val="21"/>
              </w:rPr>
            </w:pPr>
            <w:r>
              <w:rPr>
                <w:sz w:val="21"/>
                <w:szCs w:val="21"/>
              </w:rPr>
              <w:t>海光 3490、麒麟/统信</w:t>
            </w:r>
          </w:p>
        </w:tc>
        <w:tc>
          <w:tcPr>
            <w:tcW w:w="1179" w:type="dxa"/>
            <w:vAlign w:val="center"/>
          </w:tcPr>
          <w:p w14:paraId="539EF66B">
            <w:pPr>
              <w:snapToGrid w:val="0"/>
              <w:spacing w:before="70" w:after="70" w:line="240" w:lineRule="auto"/>
              <w:ind w:firstLine="0"/>
              <w:jc w:val="left"/>
              <w:rPr>
                <w:sz w:val="21"/>
              </w:rPr>
            </w:pPr>
            <w:r>
              <w:rPr>
                <w:sz w:val="21"/>
                <w:szCs w:val="21"/>
              </w:rPr>
              <w:t>6～8 周</w:t>
            </w:r>
          </w:p>
        </w:tc>
        <w:tc>
          <w:tcPr>
            <w:tcW w:w="1386" w:type="dxa"/>
            <w:vAlign w:val="center"/>
          </w:tcPr>
          <w:p w14:paraId="14604762">
            <w:pPr>
              <w:snapToGrid w:val="0"/>
              <w:spacing w:before="70" w:after="70" w:line="240" w:lineRule="auto"/>
              <w:ind w:firstLine="0"/>
              <w:jc w:val="left"/>
              <w:rPr>
                <w:sz w:val="21"/>
              </w:rPr>
            </w:pPr>
            <w:r>
              <w:rPr>
                <w:sz w:val="21"/>
                <w:szCs w:val="21"/>
              </w:rPr>
              <w:t>第二品牌</w:t>
            </w:r>
          </w:p>
        </w:tc>
      </w:tr>
      <w:tr w14:paraId="5340C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11728A0B">
            <w:pPr>
              <w:snapToGrid w:val="0"/>
              <w:spacing w:before="70" w:after="70" w:line="240" w:lineRule="auto"/>
              <w:ind w:firstLine="0"/>
              <w:rPr>
                <w:sz w:val="21"/>
                <w:szCs w:val="21"/>
              </w:rPr>
            </w:pPr>
            <w:r>
              <w:rPr>
                <w:rFonts w:hint="eastAsia"/>
                <w:sz w:val="21"/>
                <w:szCs w:val="21"/>
              </w:rPr>
              <w:t>全站仪</w:t>
            </w:r>
          </w:p>
        </w:tc>
        <w:tc>
          <w:tcPr>
            <w:tcW w:w="2850" w:type="dxa"/>
            <w:vAlign w:val="center"/>
          </w:tcPr>
          <w:p w14:paraId="72269133">
            <w:pPr>
              <w:snapToGrid w:val="0"/>
              <w:spacing w:before="70" w:after="70" w:line="240" w:lineRule="auto"/>
              <w:ind w:firstLine="0"/>
              <w:rPr>
                <w:sz w:val="21"/>
                <w:szCs w:val="21"/>
              </w:rPr>
            </w:pPr>
            <w:r>
              <w:rPr>
                <w:rFonts w:hint="eastAsia"/>
                <w:sz w:val="21"/>
                <w:szCs w:val="21"/>
              </w:rPr>
              <w:t>南方测绘 NTS-561（在役）</w:t>
            </w:r>
          </w:p>
        </w:tc>
        <w:tc>
          <w:tcPr>
            <w:tcW w:w="2240" w:type="dxa"/>
            <w:vAlign w:val="center"/>
          </w:tcPr>
          <w:p w14:paraId="4C9D3D20">
            <w:pPr>
              <w:snapToGrid w:val="0"/>
              <w:spacing w:before="70" w:after="70" w:line="240" w:lineRule="auto"/>
              <w:ind w:firstLine="0"/>
              <w:jc w:val="left"/>
              <w:rPr>
                <w:sz w:val="21"/>
              </w:rPr>
            </w:pPr>
            <w:r>
              <w:rPr>
                <w:sz w:val="21"/>
                <w:szCs w:val="21"/>
              </w:rPr>
              <w:t>1″、±(1 mm+1 ppm)</w:t>
            </w:r>
          </w:p>
        </w:tc>
        <w:tc>
          <w:tcPr>
            <w:tcW w:w="1179" w:type="dxa"/>
            <w:vAlign w:val="center"/>
          </w:tcPr>
          <w:p w14:paraId="473EC82C">
            <w:pPr>
              <w:snapToGrid w:val="0"/>
              <w:spacing w:before="70" w:after="70" w:line="240" w:lineRule="auto"/>
              <w:ind w:firstLine="0"/>
              <w:jc w:val="left"/>
              <w:rPr>
                <w:sz w:val="21"/>
              </w:rPr>
            </w:pPr>
            <w:r>
              <w:rPr>
                <w:sz w:val="21"/>
                <w:szCs w:val="21"/>
              </w:rPr>
              <w:t>现货</w:t>
            </w:r>
          </w:p>
        </w:tc>
        <w:tc>
          <w:tcPr>
            <w:tcW w:w="1386" w:type="dxa"/>
            <w:vAlign w:val="center"/>
          </w:tcPr>
          <w:p w14:paraId="4E9207C4">
            <w:pPr>
              <w:snapToGrid w:val="0"/>
              <w:spacing w:before="70" w:after="70" w:line="240" w:lineRule="auto"/>
              <w:ind w:firstLine="0"/>
              <w:jc w:val="left"/>
              <w:rPr>
                <w:sz w:val="21"/>
              </w:rPr>
            </w:pPr>
            <w:r>
              <w:rPr>
                <w:sz w:val="21"/>
                <w:szCs w:val="21"/>
              </w:rPr>
              <w:t>中海达/华测同级</w:t>
            </w:r>
          </w:p>
        </w:tc>
      </w:tr>
      <w:tr w14:paraId="6FEEE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6BEEAE4">
            <w:pPr>
              <w:snapToGrid w:val="0"/>
              <w:spacing w:before="70" w:after="70" w:line="240" w:lineRule="auto"/>
              <w:ind w:firstLine="0"/>
              <w:rPr>
                <w:sz w:val="21"/>
                <w:szCs w:val="21"/>
              </w:rPr>
            </w:pPr>
            <w:r>
              <w:rPr>
                <w:rFonts w:hint="eastAsia"/>
                <w:sz w:val="21"/>
                <w:szCs w:val="21"/>
              </w:rPr>
              <w:t>北斗 RTK</w:t>
            </w:r>
          </w:p>
        </w:tc>
        <w:tc>
          <w:tcPr>
            <w:tcW w:w="2850" w:type="dxa"/>
            <w:vAlign w:val="center"/>
          </w:tcPr>
          <w:p w14:paraId="154613DC">
            <w:pPr>
              <w:snapToGrid w:val="0"/>
              <w:spacing w:before="70" w:after="70" w:line="240" w:lineRule="auto"/>
              <w:ind w:firstLine="0"/>
              <w:rPr>
                <w:sz w:val="21"/>
                <w:szCs w:val="21"/>
              </w:rPr>
            </w:pPr>
            <w:r>
              <w:rPr>
                <w:rFonts w:hint="eastAsia"/>
                <w:sz w:val="21"/>
                <w:szCs w:val="21"/>
              </w:rPr>
              <w:t>南方测绘 极点2（北斗版）（在役）</w:t>
            </w:r>
          </w:p>
        </w:tc>
        <w:tc>
          <w:tcPr>
            <w:tcW w:w="2240" w:type="dxa"/>
            <w:vAlign w:val="center"/>
          </w:tcPr>
          <w:p w14:paraId="3C74891B">
            <w:pPr>
              <w:snapToGrid w:val="0"/>
              <w:spacing w:before="70" w:after="70" w:line="240" w:lineRule="auto"/>
              <w:ind w:firstLine="0"/>
              <w:jc w:val="left"/>
              <w:rPr>
                <w:sz w:val="21"/>
              </w:rPr>
            </w:pPr>
            <w:r>
              <w:rPr>
                <w:sz w:val="21"/>
                <w:szCs w:val="21"/>
              </w:rPr>
              <w:t>单北斗、1598 通道</w:t>
            </w:r>
          </w:p>
        </w:tc>
        <w:tc>
          <w:tcPr>
            <w:tcW w:w="1179" w:type="dxa"/>
            <w:vAlign w:val="center"/>
          </w:tcPr>
          <w:p w14:paraId="5DBCB4C3">
            <w:pPr>
              <w:snapToGrid w:val="0"/>
              <w:spacing w:before="70" w:after="70" w:line="240" w:lineRule="auto"/>
              <w:ind w:firstLine="0"/>
              <w:jc w:val="left"/>
              <w:rPr>
                <w:sz w:val="21"/>
              </w:rPr>
            </w:pPr>
            <w:r>
              <w:rPr>
                <w:sz w:val="21"/>
                <w:szCs w:val="21"/>
              </w:rPr>
              <w:t>现货</w:t>
            </w:r>
          </w:p>
        </w:tc>
        <w:tc>
          <w:tcPr>
            <w:tcW w:w="1386" w:type="dxa"/>
            <w:vAlign w:val="center"/>
          </w:tcPr>
          <w:p w14:paraId="2B6F8285">
            <w:pPr>
              <w:snapToGrid w:val="0"/>
              <w:spacing w:before="70" w:after="70" w:line="240" w:lineRule="auto"/>
              <w:ind w:firstLine="0"/>
              <w:jc w:val="left"/>
              <w:rPr>
                <w:sz w:val="21"/>
              </w:rPr>
            </w:pPr>
            <w:r>
              <w:rPr>
                <w:sz w:val="21"/>
                <w:szCs w:val="21"/>
              </w:rPr>
              <w:t>华测/中海达同级</w:t>
            </w:r>
          </w:p>
        </w:tc>
      </w:tr>
      <w:tr w14:paraId="5F02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3C3E8C37">
            <w:pPr>
              <w:snapToGrid w:val="0"/>
              <w:spacing w:before="70" w:after="70" w:line="240" w:lineRule="auto"/>
              <w:ind w:firstLine="0"/>
              <w:rPr>
                <w:sz w:val="21"/>
                <w:szCs w:val="21"/>
              </w:rPr>
            </w:pPr>
            <w:r>
              <w:rPr>
                <w:rFonts w:hint="eastAsia"/>
                <w:sz w:val="21"/>
                <w:szCs w:val="21"/>
              </w:rPr>
              <w:t>结构件</w:t>
            </w:r>
          </w:p>
        </w:tc>
        <w:tc>
          <w:tcPr>
            <w:tcW w:w="2850" w:type="dxa"/>
            <w:vAlign w:val="center"/>
          </w:tcPr>
          <w:p w14:paraId="4695FD1C">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031C00EE">
            <w:pPr>
              <w:snapToGrid w:val="0"/>
              <w:spacing w:before="70" w:after="70" w:line="240" w:lineRule="auto"/>
              <w:ind w:firstLine="0"/>
              <w:jc w:val="left"/>
              <w:rPr>
                <w:sz w:val="21"/>
              </w:rPr>
            </w:pPr>
            <w:r>
              <w:rPr>
                <w:sz w:val="21"/>
                <w:szCs w:val="21"/>
              </w:rPr>
              <w:t>铝合金/碳纤维加工</w:t>
            </w:r>
          </w:p>
        </w:tc>
        <w:tc>
          <w:tcPr>
            <w:tcW w:w="1179" w:type="dxa"/>
            <w:vAlign w:val="center"/>
          </w:tcPr>
          <w:p w14:paraId="645C5132">
            <w:pPr>
              <w:snapToGrid w:val="0"/>
              <w:spacing w:before="70" w:after="70" w:line="240" w:lineRule="auto"/>
              <w:ind w:firstLine="0"/>
              <w:jc w:val="left"/>
              <w:rPr>
                <w:sz w:val="21"/>
              </w:rPr>
            </w:pPr>
            <w:r>
              <w:rPr>
                <w:sz w:val="21"/>
                <w:szCs w:val="21"/>
              </w:rPr>
              <w:t>3～5 周</w:t>
            </w:r>
          </w:p>
        </w:tc>
        <w:tc>
          <w:tcPr>
            <w:tcW w:w="1386" w:type="dxa"/>
            <w:vAlign w:val="center"/>
          </w:tcPr>
          <w:p w14:paraId="44A3E7D9">
            <w:pPr>
              <w:snapToGrid w:val="0"/>
              <w:spacing w:before="70" w:after="70" w:line="240" w:lineRule="auto"/>
              <w:ind w:firstLine="0"/>
              <w:jc w:val="left"/>
              <w:rPr>
                <w:sz w:val="21"/>
              </w:rPr>
            </w:pPr>
            <w:r>
              <w:rPr>
                <w:sz w:val="21"/>
                <w:szCs w:val="21"/>
              </w:rPr>
              <w:t>第二供应商</w:t>
            </w:r>
          </w:p>
        </w:tc>
      </w:tr>
      <w:tr w14:paraId="20062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6" w:type="dxa"/>
            <w:vAlign w:val="center"/>
          </w:tcPr>
          <w:p w14:paraId="74F3C71D">
            <w:pPr>
              <w:snapToGrid w:val="0"/>
              <w:spacing w:before="70" w:after="70" w:line="240" w:lineRule="auto"/>
              <w:ind w:firstLine="0"/>
              <w:rPr>
                <w:sz w:val="21"/>
                <w:szCs w:val="21"/>
              </w:rPr>
            </w:pPr>
            <w:r>
              <w:rPr>
                <w:rFonts w:hint="eastAsia"/>
                <w:sz w:val="21"/>
                <w:szCs w:val="21"/>
              </w:rPr>
              <w:t>线缆与接插件</w:t>
            </w:r>
          </w:p>
        </w:tc>
        <w:tc>
          <w:tcPr>
            <w:tcW w:w="2850" w:type="dxa"/>
            <w:vAlign w:val="center"/>
          </w:tcPr>
          <w:p w14:paraId="472A8757">
            <w:pPr>
              <w:snapToGrid w:val="0"/>
              <w:spacing w:before="70" w:after="70" w:line="240" w:lineRule="auto"/>
              <w:ind w:firstLine="0"/>
              <w:rPr>
                <w:sz w:val="21"/>
                <w:szCs w:val="21"/>
              </w:rPr>
            </w:pPr>
            <w:r>
              <w:rPr>
                <w:rFonts w:hint="eastAsia"/>
                <w:sz w:val="21"/>
                <w:szCs w:val="21"/>
              </w:rPr>
              <w:t>定制开发</w:t>
            </w:r>
          </w:p>
        </w:tc>
        <w:tc>
          <w:tcPr>
            <w:tcW w:w="2240" w:type="dxa"/>
            <w:vAlign w:val="center"/>
          </w:tcPr>
          <w:p w14:paraId="4596EC59">
            <w:pPr>
              <w:snapToGrid w:val="0"/>
              <w:spacing w:before="70" w:after="70" w:line="240" w:lineRule="auto"/>
              <w:ind w:firstLine="0"/>
              <w:jc w:val="left"/>
              <w:rPr>
                <w:sz w:val="21"/>
              </w:rPr>
            </w:pPr>
            <w:r>
              <w:rPr>
                <w:sz w:val="21"/>
                <w:szCs w:val="21"/>
              </w:rPr>
              <w:t>拖链级、航空插头</w:t>
            </w:r>
          </w:p>
        </w:tc>
        <w:tc>
          <w:tcPr>
            <w:tcW w:w="1179" w:type="dxa"/>
            <w:vAlign w:val="center"/>
          </w:tcPr>
          <w:p w14:paraId="49F5E0B5">
            <w:pPr>
              <w:snapToGrid w:val="0"/>
              <w:spacing w:before="70" w:after="70" w:line="240" w:lineRule="auto"/>
              <w:ind w:firstLine="0"/>
              <w:jc w:val="left"/>
              <w:rPr>
                <w:sz w:val="21"/>
              </w:rPr>
            </w:pPr>
            <w:r>
              <w:rPr>
                <w:sz w:val="21"/>
                <w:szCs w:val="21"/>
              </w:rPr>
              <w:t>2～3 周</w:t>
            </w:r>
          </w:p>
        </w:tc>
        <w:tc>
          <w:tcPr>
            <w:tcW w:w="1386" w:type="dxa"/>
            <w:vAlign w:val="center"/>
          </w:tcPr>
          <w:p w14:paraId="78BA5971">
            <w:pPr>
              <w:snapToGrid w:val="0"/>
              <w:spacing w:before="70" w:after="70" w:line="240" w:lineRule="auto"/>
              <w:ind w:firstLine="0"/>
              <w:jc w:val="left"/>
              <w:rPr>
                <w:sz w:val="21"/>
              </w:rPr>
            </w:pPr>
            <w:r>
              <w:rPr>
                <w:sz w:val="21"/>
                <w:szCs w:val="21"/>
              </w:rPr>
              <w:t>第二品牌</w:t>
            </w:r>
          </w:p>
        </w:tc>
      </w:tr>
    </w:tbl>
    <w:p w14:paraId="28254970">
      <w:pPr>
        <w:spacing w:line="240" w:lineRule="auto"/>
      </w:pPr>
    </w:p>
    <w:p w14:paraId="397F1B2A">
      <w:pPr>
        <w:pStyle w:val="5"/>
      </w:pPr>
      <w:bookmarkStart w:id="350" w:name="_Toc21576"/>
      <w:r>
        <w:rPr>
          <w:szCs w:val="32"/>
        </w:rPr>
        <w:t>3.5.2 质量管理体系</w:t>
      </w:r>
      <w:bookmarkEnd w:id="350"/>
    </w:p>
    <w:p w14:paraId="5C41ED0D">
      <w:r>
        <w:rPr>
          <w:rFonts w:hint="eastAsia"/>
        </w:rPr>
        <w:t>构建覆盖设计、采购、试制、测试与服务全生命周期的质量管理体系；明确质量负责人与专职检验岗位的配置标准；推行“三级检验制度”（即自检、互检、专检）；针对关键工序设置质量控制节点；建立不合格品的隔离、标识、评审与处置流程；按季度实施内部质量审核，按年度开展管理评审。</w:t>
      </w:r>
    </w:p>
    <w:p w14:paraId="683000E9">
      <w:pPr>
        <w:pStyle w:val="5"/>
      </w:pPr>
      <w:bookmarkStart w:id="351" w:name="_Toc13439"/>
      <w:r>
        <w:rPr>
          <w:szCs w:val="32"/>
        </w:rPr>
        <w:t>3.5.3 试制与生产工艺</w:t>
      </w:r>
      <w:bookmarkEnd w:id="351"/>
    </w:p>
    <w:tbl>
      <w:tblPr>
        <w:tblStyle w:val="32"/>
        <w:tblW w:w="88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08"/>
        <w:gridCol w:w="2083"/>
        <w:gridCol w:w="3340"/>
        <w:gridCol w:w="2070"/>
      </w:tblGrid>
      <w:tr w14:paraId="4FF6A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08" w:type="dxa"/>
            <w:shd w:val="clear" w:color="auto" w:fill="E7E6E6"/>
            <w:vAlign w:val="center"/>
          </w:tcPr>
          <w:p w14:paraId="149FC7C9">
            <w:pPr>
              <w:snapToGrid w:val="0"/>
              <w:spacing w:before="70" w:after="70" w:line="240" w:lineRule="auto"/>
              <w:ind w:firstLine="0"/>
              <w:jc w:val="center"/>
              <w:rPr>
                <w:b/>
                <w:sz w:val="21"/>
              </w:rPr>
            </w:pPr>
            <w:r>
              <w:rPr>
                <w:b/>
                <w:sz w:val="21"/>
                <w:szCs w:val="21"/>
              </w:rPr>
              <w:t>工序</w:t>
            </w:r>
          </w:p>
        </w:tc>
        <w:tc>
          <w:tcPr>
            <w:tcW w:w="2083" w:type="dxa"/>
            <w:shd w:val="clear" w:color="auto" w:fill="E7E6E6"/>
            <w:vAlign w:val="center"/>
          </w:tcPr>
          <w:p w14:paraId="50C01507">
            <w:pPr>
              <w:snapToGrid w:val="0"/>
              <w:spacing w:before="70" w:after="70" w:line="240" w:lineRule="auto"/>
              <w:ind w:firstLine="0"/>
              <w:jc w:val="center"/>
              <w:rPr>
                <w:b/>
                <w:sz w:val="21"/>
              </w:rPr>
            </w:pPr>
            <w:r>
              <w:rPr>
                <w:b/>
                <w:sz w:val="21"/>
                <w:szCs w:val="21"/>
              </w:rPr>
              <w:t>主要设备</w:t>
            </w:r>
          </w:p>
        </w:tc>
        <w:tc>
          <w:tcPr>
            <w:tcW w:w="3340" w:type="dxa"/>
            <w:shd w:val="clear" w:color="auto" w:fill="E7E6E6"/>
            <w:vAlign w:val="center"/>
          </w:tcPr>
          <w:p w14:paraId="73F3916B">
            <w:pPr>
              <w:snapToGrid w:val="0"/>
              <w:spacing w:before="70" w:after="70" w:line="240" w:lineRule="auto"/>
              <w:ind w:firstLine="0"/>
              <w:jc w:val="center"/>
              <w:rPr>
                <w:b/>
                <w:sz w:val="21"/>
              </w:rPr>
            </w:pPr>
            <w:r>
              <w:rPr>
                <w:b/>
                <w:sz w:val="21"/>
                <w:szCs w:val="21"/>
              </w:rPr>
              <w:t>控制要点</w:t>
            </w:r>
          </w:p>
        </w:tc>
        <w:tc>
          <w:tcPr>
            <w:tcW w:w="2070" w:type="dxa"/>
            <w:shd w:val="clear" w:color="auto" w:fill="E7E6E6"/>
            <w:vAlign w:val="center"/>
          </w:tcPr>
          <w:p w14:paraId="621EBAF1">
            <w:pPr>
              <w:snapToGrid w:val="0"/>
              <w:spacing w:before="70" w:after="70" w:line="240" w:lineRule="auto"/>
              <w:ind w:firstLine="0"/>
              <w:jc w:val="center"/>
              <w:rPr>
                <w:b/>
                <w:sz w:val="21"/>
              </w:rPr>
            </w:pPr>
            <w:r>
              <w:rPr>
                <w:b/>
                <w:sz w:val="21"/>
                <w:szCs w:val="21"/>
              </w:rPr>
              <w:t>检验方式</w:t>
            </w:r>
          </w:p>
        </w:tc>
      </w:tr>
      <w:tr w14:paraId="30E60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436B6BAF">
            <w:pPr>
              <w:snapToGrid w:val="0"/>
              <w:spacing w:before="70" w:after="70" w:line="240" w:lineRule="auto"/>
              <w:ind w:firstLine="0"/>
              <w:jc w:val="left"/>
              <w:rPr>
                <w:sz w:val="21"/>
              </w:rPr>
            </w:pPr>
            <w:r>
              <w:rPr>
                <w:sz w:val="21"/>
                <w:szCs w:val="21"/>
              </w:rPr>
              <w:t>结构加工</w:t>
            </w:r>
          </w:p>
        </w:tc>
        <w:tc>
          <w:tcPr>
            <w:tcW w:w="2083" w:type="dxa"/>
            <w:vAlign w:val="center"/>
          </w:tcPr>
          <w:p w14:paraId="0B0EFF28">
            <w:pPr>
              <w:snapToGrid w:val="0"/>
              <w:spacing w:before="70" w:after="70" w:line="240" w:lineRule="auto"/>
              <w:ind w:firstLine="0"/>
              <w:jc w:val="left"/>
              <w:rPr>
                <w:sz w:val="21"/>
              </w:rPr>
            </w:pPr>
            <w:r>
              <w:rPr>
                <w:sz w:val="21"/>
                <w:szCs w:val="21"/>
              </w:rPr>
              <w:t>CNC、激光切割</w:t>
            </w:r>
          </w:p>
        </w:tc>
        <w:tc>
          <w:tcPr>
            <w:tcW w:w="3340" w:type="dxa"/>
            <w:vAlign w:val="center"/>
          </w:tcPr>
          <w:p w14:paraId="595F4831">
            <w:pPr>
              <w:snapToGrid w:val="0"/>
              <w:spacing w:before="70" w:after="70" w:line="240" w:lineRule="auto"/>
              <w:ind w:firstLine="0"/>
              <w:jc w:val="left"/>
              <w:rPr>
                <w:sz w:val="21"/>
              </w:rPr>
            </w:pPr>
            <w:r>
              <w:rPr>
                <w:sz w:val="21"/>
                <w:szCs w:val="21"/>
              </w:rPr>
              <w:t>尺寸公差、表面处理</w:t>
            </w:r>
          </w:p>
        </w:tc>
        <w:tc>
          <w:tcPr>
            <w:tcW w:w="2070" w:type="dxa"/>
            <w:vAlign w:val="center"/>
          </w:tcPr>
          <w:p w14:paraId="37617584">
            <w:pPr>
              <w:snapToGrid w:val="0"/>
              <w:spacing w:before="70" w:after="70" w:line="240" w:lineRule="auto"/>
              <w:ind w:firstLine="0"/>
              <w:jc w:val="left"/>
              <w:rPr>
                <w:sz w:val="21"/>
              </w:rPr>
            </w:pPr>
            <w:r>
              <w:rPr>
                <w:sz w:val="21"/>
                <w:szCs w:val="21"/>
              </w:rPr>
              <w:t>首件检验</w:t>
            </w:r>
          </w:p>
        </w:tc>
      </w:tr>
      <w:tr w14:paraId="498542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041FE1F8">
            <w:pPr>
              <w:snapToGrid w:val="0"/>
              <w:spacing w:before="70" w:after="70" w:line="240" w:lineRule="auto"/>
              <w:ind w:firstLine="0"/>
              <w:jc w:val="left"/>
              <w:rPr>
                <w:sz w:val="21"/>
              </w:rPr>
            </w:pPr>
            <w:r>
              <w:rPr>
                <w:sz w:val="21"/>
                <w:szCs w:val="21"/>
              </w:rPr>
              <w:t>装配</w:t>
            </w:r>
          </w:p>
        </w:tc>
        <w:tc>
          <w:tcPr>
            <w:tcW w:w="2083" w:type="dxa"/>
            <w:vAlign w:val="center"/>
          </w:tcPr>
          <w:p w14:paraId="562CA73B">
            <w:pPr>
              <w:snapToGrid w:val="0"/>
              <w:spacing w:before="70" w:after="70" w:line="240" w:lineRule="auto"/>
              <w:ind w:firstLine="0"/>
              <w:jc w:val="left"/>
              <w:rPr>
                <w:sz w:val="21"/>
              </w:rPr>
            </w:pPr>
            <w:r>
              <w:rPr>
                <w:sz w:val="21"/>
                <w:szCs w:val="21"/>
              </w:rPr>
              <w:t>专用工装</w:t>
            </w:r>
          </w:p>
        </w:tc>
        <w:tc>
          <w:tcPr>
            <w:tcW w:w="3340" w:type="dxa"/>
            <w:vAlign w:val="center"/>
          </w:tcPr>
          <w:p w14:paraId="0A186EDC">
            <w:pPr>
              <w:snapToGrid w:val="0"/>
              <w:spacing w:before="70" w:after="70" w:line="240" w:lineRule="auto"/>
              <w:ind w:firstLine="0"/>
              <w:jc w:val="left"/>
              <w:rPr>
                <w:sz w:val="21"/>
              </w:rPr>
            </w:pPr>
            <w:r>
              <w:rPr>
                <w:sz w:val="21"/>
                <w:szCs w:val="21"/>
              </w:rPr>
              <w:t>同轴度、平行度、紧固力矩</w:t>
            </w:r>
          </w:p>
        </w:tc>
        <w:tc>
          <w:tcPr>
            <w:tcW w:w="2070" w:type="dxa"/>
            <w:vAlign w:val="center"/>
          </w:tcPr>
          <w:p w14:paraId="66619B07">
            <w:pPr>
              <w:snapToGrid w:val="0"/>
              <w:spacing w:before="70" w:after="70" w:line="240" w:lineRule="auto"/>
              <w:ind w:firstLine="0"/>
              <w:jc w:val="left"/>
              <w:rPr>
                <w:sz w:val="21"/>
              </w:rPr>
            </w:pPr>
            <w:r>
              <w:rPr>
                <w:sz w:val="21"/>
                <w:szCs w:val="21"/>
              </w:rPr>
              <w:t>装配检验</w:t>
            </w:r>
          </w:p>
        </w:tc>
      </w:tr>
      <w:tr w14:paraId="4298D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185D6B42">
            <w:pPr>
              <w:snapToGrid w:val="0"/>
              <w:spacing w:before="70" w:after="70" w:line="240" w:lineRule="auto"/>
              <w:ind w:firstLine="0"/>
              <w:jc w:val="left"/>
              <w:rPr>
                <w:sz w:val="21"/>
              </w:rPr>
            </w:pPr>
            <w:r>
              <w:rPr>
                <w:sz w:val="21"/>
                <w:szCs w:val="21"/>
              </w:rPr>
              <w:t>电气接线</w:t>
            </w:r>
          </w:p>
        </w:tc>
        <w:tc>
          <w:tcPr>
            <w:tcW w:w="2083" w:type="dxa"/>
            <w:vAlign w:val="center"/>
          </w:tcPr>
          <w:p w14:paraId="52E8715B">
            <w:pPr>
              <w:snapToGrid w:val="0"/>
              <w:spacing w:before="70" w:after="70" w:line="240" w:lineRule="auto"/>
              <w:ind w:firstLine="0"/>
              <w:jc w:val="left"/>
              <w:rPr>
                <w:sz w:val="21"/>
              </w:rPr>
            </w:pPr>
            <w:r>
              <w:rPr>
                <w:sz w:val="21"/>
                <w:szCs w:val="21"/>
              </w:rPr>
              <w:t>线束工装</w:t>
            </w:r>
          </w:p>
        </w:tc>
        <w:tc>
          <w:tcPr>
            <w:tcW w:w="3340" w:type="dxa"/>
            <w:vAlign w:val="center"/>
          </w:tcPr>
          <w:p w14:paraId="3A519A9B">
            <w:pPr>
              <w:snapToGrid w:val="0"/>
              <w:spacing w:before="70" w:after="70" w:line="240" w:lineRule="auto"/>
              <w:ind w:firstLine="0"/>
              <w:jc w:val="left"/>
              <w:rPr>
                <w:sz w:val="21"/>
              </w:rPr>
            </w:pPr>
            <w:r>
              <w:rPr>
                <w:sz w:val="21"/>
                <w:szCs w:val="21"/>
              </w:rPr>
              <w:t>线号、压接、屏蔽</w:t>
            </w:r>
          </w:p>
        </w:tc>
        <w:tc>
          <w:tcPr>
            <w:tcW w:w="2070" w:type="dxa"/>
            <w:vAlign w:val="center"/>
          </w:tcPr>
          <w:p w14:paraId="67A51162">
            <w:pPr>
              <w:snapToGrid w:val="0"/>
              <w:spacing w:before="70" w:after="70" w:line="240" w:lineRule="auto"/>
              <w:ind w:firstLine="0"/>
              <w:jc w:val="left"/>
              <w:rPr>
                <w:sz w:val="21"/>
              </w:rPr>
            </w:pPr>
            <w:r>
              <w:rPr>
                <w:sz w:val="21"/>
                <w:szCs w:val="21"/>
              </w:rPr>
              <w:t>导通与绝缘测试</w:t>
            </w:r>
          </w:p>
        </w:tc>
      </w:tr>
      <w:tr w14:paraId="5462E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7D8C7A4E">
            <w:pPr>
              <w:snapToGrid w:val="0"/>
              <w:spacing w:before="70" w:after="70" w:line="240" w:lineRule="auto"/>
              <w:ind w:firstLine="0"/>
              <w:jc w:val="left"/>
              <w:rPr>
                <w:sz w:val="21"/>
              </w:rPr>
            </w:pPr>
            <w:r>
              <w:rPr>
                <w:sz w:val="21"/>
                <w:szCs w:val="21"/>
              </w:rPr>
              <w:t>相机安装</w:t>
            </w:r>
          </w:p>
        </w:tc>
        <w:tc>
          <w:tcPr>
            <w:tcW w:w="2083" w:type="dxa"/>
            <w:vAlign w:val="center"/>
          </w:tcPr>
          <w:p w14:paraId="113D08C3">
            <w:pPr>
              <w:snapToGrid w:val="0"/>
              <w:spacing w:before="70" w:after="70" w:line="240" w:lineRule="auto"/>
              <w:ind w:firstLine="0"/>
              <w:jc w:val="left"/>
              <w:rPr>
                <w:sz w:val="21"/>
              </w:rPr>
            </w:pPr>
            <w:r>
              <w:rPr>
                <w:sz w:val="21"/>
                <w:szCs w:val="21"/>
              </w:rPr>
              <w:t>调整工装</w:t>
            </w:r>
          </w:p>
        </w:tc>
        <w:tc>
          <w:tcPr>
            <w:tcW w:w="3340" w:type="dxa"/>
            <w:vAlign w:val="center"/>
          </w:tcPr>
          <w:p w14:paraId="6D85CF38">
            <w:pPr>
              <w:snapToGrid w:val="0"/>
              <w:spacing w:before="70" w:after="70" w:line="240" w:lineRule="auto"/>
              <w:ind w:firstLine="0"/>
              <w:jc w:val="left"/>
              <w:rPr>
                <w:sz w:val="21"/>
              </w:rPr>
            </w:pPr>
            <w:r>
              <w:rPr>
                <w:sz w:val="21"/>
                <w:szCs w:val="21"/>
              </w:rPr>
              <w:t>光轴一致性、基线精度</w:t>
            </w:r>
          </w:p>
        </w:tc>
        <w:tc>
          <w:tcPr>
            <w:tcW w:w="2070" w:type="dxa"/>
            <w:vAlign w:val="center"/>
          </w:tcPr>
          <w:p w14:paraId="416B81E4">
            <w:pPr>
              <w:snapToGrid w:val="0"/>
              <w:spacing w:before="70" w:after="70" w:line="240" w:lineRule="auto"/>
              <w:ind w:firstLine="0"/>
              <w:jc w:val="left"/>
              <w:rPr>
                <w:sz w:val="21"/>
              </w:rPr>
            </w:pPr>
            <w:r>
              <w:rPr>
                <w:sz w:val="21"/>
                <w:szCs w:val="21"/>
              </w:rPr>
              <w:t>标定验证</w:t>
            </w:r>
          </w:p>
        </w:tc>
      </w:tr>
      <w:tr w14:paraId="52D89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722D1B22">
            <w:pPr>
              <w:snapToGrid w:val="0"/>
              <w:spacing w:before="70" w:after="70" w:line="240" w:lineRule="auto"/>
              <w:ind w:firstLine="0"/>
              <w:jc w:val="left"/>
              <w:rPr>
                <w:sz w:val="21"/>
              </w:rPr>
            </w:pPr>
            <w:r>
              <w:rPr>
                <w:sz w:val="21"/>
                <w:szCs w:val="21"/>
              </w:rPr>
              <w:t>整机老化</w:t>
            </w:r>
          </w:p>
        </w:tc>
        <w:tc>
          <w:tcPr>
            <w:tcW w:w="2083" w:type="dxa"/>
            <w:vAlign w:val="center"/>
          </w:tcPr>
          <w:p w14:paraId="4776DA84">
            <w:pPr>
              <w:snapToGrid w:val="0"/>
              <w:spacing w:before="70" w:after="70" w:line="240" w:lineRule="auto"/>
              <w:ind w:firstLine="0"/>
              <w:jc w:val="left"/>
              <w:rPr>
                <w:sz w:val="21"/>
              </w:rPr>
            </w:pPr>
            <w:r>
              <w:rPr>
                <w:sz w:val="21"/>
                <w:szCs w:val="21"/>
              </w:rPr>
              <w:t>老化台</w:t>
            </w:r>
          </w:p>
        </w:tc>
        <w:tc>
          <w:tcPr>
            <w:tcW w:w="3340" w:type="dxa"/>
            <w:vAlign w:val="center"/>
          </w:tcPr>
          <w:p w14:paraId="35A9DAD6">
            <w:pPr>
              <w:snapToGrid w:val="0"/>
              <w:spacing w:before="70" w:after="70" w:line="240" w:lineRule="auto"/>
              <w:ind w:firstLine="0"/>
              <w:jc w:val="left"/>
              <w:rPr>
                <w:sz w:val="21"/>
              </w:rPr>
            </w:pPr>
            <w:r>
              <w:rPr>
                <w:sz w:val="21"/>
                <w:szCs w:val="21"/>
              </w:rPr>
              <w:t>连续运行 72 h</w:t>
            </w:r>
          </w:p>
        </w:tc>
        <w:tc>
          <w:tcPr>
            <w:tcW w:w="2070" w:type="dxa"/>
            <w:vAlign w:val="center"/>
          </w:tcPr>
          <w:p w14:paraId="503D1843">
            <w:pPr>
              <w:snapToGrid w:val="0"/>
              <w:spacing w:before="70" w:after="70" w:line="240" w:lineRule="auto"/>
              <w:ind w:firstLine="0"/>
              <w:jc w:val="left"/>
              <w:rPr>
                <w:sz w:val="21"/>
              </w:rPr>
            </w:pPr>
            <w:r>
              <w:rPr>
                <w:sz w:val="21"/>
                <w:szCs w:val="21"/>
              </w:rPr>
              <w:t>功能与稳定性</w:t>
            </w:r>
          </w:p>
        </w:tc>
      </w:tr>
      <w:tr w14:paraId="217BB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dxa"/>
            <w:vAlign w:val="center"/>
          </w:tcPr>
          <w:p w14:paraId="5A4B69A0">
            <w:pPr>
              <w:snapToGrid w:val="0"/>
              <w:spacing w:before="70" w:after="70" w:line="240" w:lineRule="auto"/>
              <w:ind w:firstLine="0"/>
              <w:jc w:val="left"/>
              <w:rPr>
                <w:sz w:val="21"/>
              </w:rPr>
            </w:pPr>
            <w:r>
              <w:rPr>
                <w:sz w:val="21"/>
                <w:szCs w:val="21"/>
              </w:rPr>
              <w:t>包装</w:t>
            </w:r>
          </w:p>
        </w:tc>
        <w:tc>
          <w:tcPr>
            <w:tcW w:w="2083" w:type="dxa"/>
            <w:vAlign w:val="center"/>
          </w:tcPr>
          <w:p w14:paraId="1A1FF91E">
            <w:pPr>
              <w:snapToGrid w:val="0"/>
              <w:spacing w:before="70" w:after="70" w:line="240" w:lineRule="auto"/>
              <w:ind w:firstLine="0"/>
              <w:jc w:val="left"/>
              <w:rPr>
                <w:sz w:val="21"/>
              </w:rPr>
            </w:pPr>
            <w:r>
              <w:rPr>
                <w:sz w:val="21"/>
                <w:szCs w:val="21"/>
              </w:rPr>
              <w:t>防震箱</w:t>
            </w:r>
          </w:p>
        </w:tc>
        <w:tc>
          <w:tcPr>
            <w:tcW w:w="3340" w:type="dxa"/>
            <w:vAlign w:val="center"/>
          </w:tcPr>
          <w:p w14:paraId="57A4AD24">
            <w:pPr>
              <w:snapToGrid w:val="0"/>
              <w:spacing w:before="70" w:after="70" w:line="240" w:lineRule="auto"/>
              <w:ind w:firstLine="0"/>
              <w:jc w:val="left"/>
              <w:rPr>
                <w:sz w:val="21"/>
              </w:rPr>
            </w:pPr>
            <w:r>
              <w:rPr>
                <w:sz w:val="21"/>
                <w:szCs w:val="21"/>
              </w:rPr>
              <w:t>防潮、防震、标识</w:t>
            </w:r>
          </w:p>
        </w:tc>
        <w:tc>
          <w:tcPr>
            <w:tcW w:w="2070" w:type="dxa"/>
            <w:vAlign w:val="center"/>
          </w:tcPr>
          <w:p w14:paraId="63933596">
            <w:pPr>
              <w:snapToGrid w:val="0"/>
              <w:spacing w:before="70" w:after="70" w:line="240" w:lineRule="auto"/>
              <w:ind w:firstLine="0"/>
              <w:jc w:val="left"/>
              <w:rPr>
                <w:sz w:val="21"/>
              </w:rPr>
            </w:pPr>
            <w:r>
              <w:rPr>
                <w:sz w:val="21"/>
                <w:szCs w:val="21"/>
              </w:rPr>
              <w:t>出厂检验</w:t>
            </w:r>
          </w:p>
        </w:tc>
      </w:tr>
    </w:tbl>
    <w:p w14:paraId="213BA017">
      <w:pPr>
        <w:spacing w:line="240" w:lineRule="auto"/>
      </w:pPr>
    </w:p>
    <w:p w14:paraId="07795B7D">
      <w:pPr>
        <w:pStyle w:val="4"/>
      </w:pPr>
      <w:bookmarkStart w:id="352" w:name="_Toc4329"/>
      <w:r>
        <w:rPr>
          <w:szCs w:val="36"/>
        </w:rPr>
        <w:t>3.6 项目管理能力</w:t>
      </w:r>
      <w:bookmarkEnd w:id="352"/>
    </w:p>
    <w:p w14:paraId="55B788AD">
      <w:pPr>
        <w:pStyle w:val="5"/>
      </w:pPr>
      <w:bookmarkStart w:id="353" w:name="_Toc24877"/>
      <w:r>
        <w:rPr>
          <w:szCs w:val="32"/>
        </w:rPr>
        <w:t>3.6.1 管理制度</w:t>
      </w:r>
      <w:bookmarkEnd w:id="353"/>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6"/>
        <w:gridCol w:w="4821"/>
        <w:gridCol w:w="2443"/>
      </w:tblGrid>
      <w:tr w14:paraId="1F246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536" w:type="dxa"/>
            <w:shd w:val="clear" w:color="auto" w:fill="E7E6E6"/>
            <w:vAlign w:val="center"/>
          </w:tcPr>
          <w:p w14:paraId="7D032C83">
            <w:pPr>
              <w:snapToGrid w:val="0"/>
              <w:spacing w:before="70" w:after="70" w:line="240" w:lineRule="auto"/>
              <w:ind w:firstLine="0"/>
              <w:jc w:val="center"/>
              <w:rPr>
                <w:b/>
                <w:sz w:val="21"/>
              </w:rPr>
            </w:pPr>
            <w:r>
              <w:rPr>
                <w:b/>
                <w:sz w:val="21"/>
                <w:szCs w:val="21"/>
              </w:rPr>
              <w:t>制度</w:t>
            </w:r>
          </w:p>
        </w:tc>
        <w:tc>
          <w:tcPr>
            <w:tcW w:w="4821" w:type="dxa"/>
            <w:shd w:val="clear" w:color="auto" w:fill="E7E6E6"/>
            <w:vAlign w:val="center"/>
          </w:tcPr>
          <w:p w14:paraId="7DCF8B5B">
            <w:pPr>
              <w:snapToGrid w:val="0"/>
              <w:spacing w:before="70" w:after="70" w:line="240" w:lineRule="auto"/>
              <w:ind w:firstLine="0"/>
              <w:jc w:val="center"/>
              <w:rPr>
                <w:b/>
                <w:sz w:val="21"/>
              </w:rPr>
            </w:pPr>
            <w:r>
              <w:rPr>
                <w:b/>
                <w:sz w:val="21"/>
                <w:szCs w:val="21"/>
              </w:rPr>
              <w:t>主要内容</w:t>
            </w:r>
          </w:p>
        </w:tc>
        <w:tc>
          <w:tcPr>
            <w:tcW w:w="2443" w:type="dxa"/>
            <w:shd w:val="clear" w:color="auto" w:fill="E7E6E6"/>
            <w:vAlign w:val="center"/>
          </w:tcPr>
          <w:p w14:paraId="1E22264F">
            <w:pPr>
              <w:snapToGrid w:val="0"/>
              <w:spacing w:before="70" w:after="70" w:line="240" w:lineRule="auto"/>
              <w:ind w:firstLine="0"/>
              <w:jc w:val="center"/>
              <w:rPr>
                <w:b/>
                <w:sz w:val="21"/>
              </w:rPr>
            </w:pPr>
            <w:r>
              <w:rPr>
                <w:b/>
                <w:sz w:val="21"/>
                <w:szCs w:val="21"/>
              </w:rPr>
              <w:t>执行方式</w:t>
            </w:r>
          </w:p>
        </w:tc>
      </w:tr>
      <w:tr w14:paraId="6CDBD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53C72072">
            <w:pPr>
              <w:snapToGrid w:val="0"/>
              <w:spacing w:before="70" w:after="70" w:line="240" w:lineRule="auto"/>
              <w:ind w:firstLine="0"/>
              <w:jc w:val="center"/>
              <w:rPr>
                <w:sz w:val="21"/>
              </w:rPr>
            </w:pPr>
            <w:r>
              <w:rPr>
                <w:sz w:val="21"/>
                <w:szCs w:val="21"/>
              </w:rPr>
              <w:t>项目策划</w:t>
            </w:r>
          </w:p>
        </w:tc>
        <w:tc>
          <w:tcPr>
            <w:tcW w:w="4821" w:type="dxa"/>
            <w:vAlign w:val="center"/>
          </w:tcPr>
          <w:p w14:paraId="193493C0">
            <w:pPr>
              <w:snapToGrid w:val="0"/>
              <w:spacing w:before="70" w:after="70" w:line="240" w:lineRule="auto"/>
              <w:ind w:firstLine="0"/>
              <w:jc w:val="left"/>
              <w:rPr>
                <w:sz w:val="21"/>
              </w:rPr>
            </w:pPr>
            <w:r>
              <w:rPr>
                <w:sz w:val="21"/>
                <w:szCs w:val="21"/>
              </w:rPr>
              <w:t>目标、范围、WBS、计划、资源</w:t>
            </w:r>
          </w:p>
        </w:tc>
        <w:tc>
          <w:tcPr>
            <w:tcW w:w="2443" w:type="dxa"/>
            <w:vAlign w:val="center"/>
          </w:tcPr>
          <w:p w14:paraId="1114FA87">
            <w:pPr>
              <w:snapToGrid w:val="0"/>
              <w:spacing w:before="70" w:after="70" w:line="240" w:lineRule="auto"/>
              <w:ind w:firstLine="0"/>
              <w:jc w:val="left"/>
              <w:rPr>
                <w:sz w:val="21"/>
              </w:rPr>
            </w:pPr>
            <w:r>
              <w:rPr>
                <w:sz w:val="21"/>
                <w:szCs w:val="21"/>
              </w:rPr>
              <w:t>启动会发布</w:t>
            </w:r>
          </w:p>
        </w:tc>
      </w:tr>
      <w:tr w14:paraId="67FBD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48949C09">
            <w:pPr>
              <w:snapToGrid w:val="0"/>
              <w:spacing w:before="70" w:after="70" w:line="240" w:lineRule="auto"/>
              <w:ind w:firstLine="0"/>
              <w:jc w:val="center"/>
              <w:rPr>
                <w:sz w:val="21"/>
              </w:rPr>
            </w:pPr>
            <w:r>
              <w:rPr>
                <w:sz w:val="21"/>
                <w:szCs w:val="21"/>
              </w:rPr>
              <w:t>进度管理</w:t>
            </w:r>
          </w:p>
        </w:tc>
        <w:tc>
          <w:tcPr>
            <w:tcW w:w="4821" w:type="dxa"/>
            <w:vAlign w:val="center"/>
          </w:tcPr>
          <w:p w14:paraId="0832E3E8">
            <w:pPr>
              <w:snapToGrid w:val="0"/>
              <w:spacing w:before="70" w:after="70" w:line="240" w:lineRule="auto"/>
              <w:ind w:firstLine="0"/>
              <w:jc w:val="left"/>
              <w:rPr>
                <w:sz w:val="21"/>
              </w:rPr>
            </w:pPr>
            <w:r>
              <w:rPr>
                <w:sz w:val="21"/>
                <w:szCs w:val="21"/>
              </w:rPr>
              <w:t>四级计划、周例会、月报</w:t>
            </w:r>
          </w:p>
        </w:tc>
        <w:tc>
          <w:tcPr>
            <w:tcW w:w="2443" w:type="dxa"/>
            <w:vAlign w:val="center"/>
          </w:tcPr>
          <w:p w14:paraId="235DFE92">
            <w:pPr>
              <w:snapToGrid w:val="0"/>
              <w:spacing w:before="70" w:after="70" w:line="240" w:lineRule="auto"/>
              <w:ind w:firstLine="0"/>
              <w:jc w:val="left"/>
              <w:rPr>
                <w:sz w:val="21"/>
              </w:rPr>
            </w:pPr>
            <w:r>
              <w:rPr>
                <w:sz w:val="21"/>
                <w:szCs w:val="21"/>
              </w:rPr>
              <w:t>计划对比与纠偏</w:t>
            </w:r>
          </w:p>
        </w:tc>
      </w:tr>
      <w:tr w14:paraId="4CCD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44A18420">
            <w:pPr>
              <w:snapToGrid w:val="0"/>
              <w:spacing w:before="70" w:after="70" w:line="240" w:lineRule="auto"/>
              <w:ind w:firstLine="0"/>
              <w:jc w:val="center"/>
              <w:rPr>
                <w:sz w:val="21"/>
              </w:rPr>
            </w:pPr>
            <w:r>
              <w:rPr>
                <w:sz w:val="21"/>
                <w:szCs w:val="21"/>
              </w:rPr>
              <w:t>质量管理</w:t>
            </w:r>
          </w:p>
        </w:tc>
        <w:tc>
          <w:tcPr>
            <w:tcW w:w="4821" w:type="dxa"/>
            <w:vAlign w:val="center"/>
          </w:tcPr>
          <w:p w14:paraId="0356902D">
            <w:pPr>
              <w:snapToGrid w:val="0"/>
              <w:spacing w:before="70" w:after="70" w:line="240" w:lineRule="auto"/>
              <w:ind w:firstLine="0"/>
              <w:jc w:val="left"/>
              <w:rPr>
                <w:sz w:val="21"/>
              </w:rPr>
            </w:pPr>
            <w:r>
              <w:rPr>
                <w:sz w:val="21"/>
                <w:szCs w:val="21"/>
              </w:rPr>
              <w:t>三级校审、检验计划、不合格处置</w:t>
            </w:r>
          </w:p>
        </w:tc>
        <w:tc>
          <w:tcPr>
            <w:tcW w:w="2443" w:type="dxa"/>
            <w:vAlign w:val="center"/>
          </w:tcPr>
          <w:p w14:paraId="2AE5CBF1">
            <w:pPr>
              <w:snapToGrid w:val="0"/>
              <w:spacing w:before="70" w:after="70" w:line="240" w:lineRule="auto"/>
              <w:ind w:firstLine="0"/>
              <w:jc w:val="left"/>
              <w:rPr>
                <w:sz w:val="21"/>
              </w:rPr>
            </w:pPr>
            <w:r>
              <w:rPr>
                <w:sz w:val="21"/>
                <w:szCs w:val="21"/>
              </w:rPr>
              <w:t>记录留痕</w:t>
            </w:r>
          </w:p>
        </w:tc>
      </w:tr>
      <w:tr w14:paraId="4CBEA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06E159C9">
            <w:pPr>
              <w:snapToGrid w:val="0"/>
              <w:spacing w:before="70" w:after="70" w:line="240" w:lineRule="auto"/>
              <w:ind w:firstLine="0"/>
              <w:jc w:val="center"/>
              <w:rPr>
                <w:sz w:val="21"/>
              </w:rPr>
            </w:pPr>
            <w:r>
              <w:rPr>
                <w:sz w:val="21"/>
                <w:szCs w:val="21"/>
              </w:rPr>
              <w:t>安全管理</w:t>
            </w:r>
          </w:p>
        </w:tc>
        <w:tc>
          <w:tcPr>
            <w:tcW w:w="4821" w:type="dxa"/>
            <w:vAlign w:val="center"/>
          </w:tcPr>
          <w:p w14:paraId="0E3E2819">
            <w:pPr>
              <w:snapToGrid w:val="0"/>
              <w:spacing w:before="70" w:after="70" w:line="240" w:lineRule="auto"/>
              <w:ind w:firstLine="0"/>
              <w:jc w:val="left"/>
              <w:rPr>
                <w:sz w:val="21"/>
              </w:rPr>
            </w:pPr>
            <w:r>
              <w:rPr>
                <w:sz w:val="21"/>
                <w:szCs w:val="21"/>
              </w:rPr>
              <w:t>责任制、交底、检查、应急</w:t>
            </w:r>
          </w:p>
        </w:tc>
        <w:tc>
          <w:tcPr>
            <w:tcW w:w="2443" w:type="dxa"/>
            <w:vAlign w:val="center"/>
          </w:tcPr>
          <w:p w14:paraId="019503C7">
            <w:pPr>
              <w:snapToGrid w:val="0"/>
              <w:spacing w:before="70" w:after="70" w:line="240" w:lineRule="auto"/>
              <w:ind w:firstLine="0"/>
              <w:jc w:val="left"/>
              <w:rPr>
                <w:sz w:val="21"/>
              </w:rPr>
            </w:pPr>
            <w:r>
              <w:rPr>
                <w:sz w:val="21"/>
                <w:szCs w:val="21"/>
              </w:rPr>
              <w:t>日检查、周讲评</w:t>
            </w:r>
          </w:p>
        </w:tc>
      </w:tr>
      <w:tr w14:paraId="09B25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484EBAB4">
            <w:pPr>
              <w:snapToGrid w:val="0"/>
              <w:spacing w:before="70" w:after="70" w:line="240" w:lineRule="auto"/>
              <w:ind w:firstLine="0"/>
              <w:jc w:val="center"/>
              <w:rPr>
                <w:sz w:val="21"/>
              </w:rPr>
            </w:pPr>
            <w:r>
              <w:rPr>
                <w:sz w:val="21"/>
                <w:szCs w:val="21"/>
              </w:rPr>
              <w:t>变更管理</w:t>
            </w:r>
          </w:p>
        </w:tc>
        <w:tc>
          <w:tcPr>
            <w:tcW w:w="4821" w:type="dxa"/>
            <w:vAlign w:val="center"/>
          </w:tcPr>
          <w:p w14:paraId="0F5D6CCD">
            <w:pPr>
              <w:snapToGrid w:val="0"/>
              <w:spacing w:before="70" w:after="70" w:line="240" w:lineRule="auto"/>
              <w:ind w:firstLine="0"/>
              <w:jc w:val="left"/>
              <w:rPr>
                <w:sz w:val="21"/>
              </w:rPr>
            </w:pPr>
            <w:r>
              <w:rPr>
                <w:sz w:val="21"/>
                <w:szCs w:val="21"/>
              </w:rPr>
              <w:t>变更申请、评估、审批、实施</w:t>
            </w:r>
          </w:p>
        </w:tc>
        <w:tc>
          <w:tcPr>
            <w:tcW w:w="2443" w:type="dxa"/>
            <w:vAlign w:val="center"/>
          </w:tcPr>
          <w:p w14:paraId="0E23AD0C">
            <w:pPr>
              <w:snapToGrid w:val="0"/>
              <w:spacing w:before="70" w:after="70" w:line="240" w:lineRule="auto"/>
              <w:ind w:firstLine="0"/>
              <w:jc w:val="left"/>
              <w:rPr>
                <w:sz w:val="21"/>
              </w:rPr>
            </w:pPr>
            <w:r>
              <w:rPr>
                <w:sz w:val="21"/>
                <w:szCs w:val="21"/>
              </w:rPr>
              <w:t>书面闭环</w:t>
            </w:r>
          </w:p>
        </w:tc>
      </w:tr>
      <w:tr w14:paraId="3908A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36" w:type="dxa"/>
            <w:vAlign w:val="center"/>
          </w:tcPr>
          <w:p w14:paraId="1AD2F23C">
            <w:pPr>
              <w:snapToGrid w:val="0"/>
              <w:spacing w:before="70" w:after="70" w:line="240" w:lineRule="auto"/>
              <w:ind w:firstLine="0"/>
              <w:jc w:val="center"/>
              <w:rPr>
                <w:sz w:val="21"/>
              </w:rPr>
            </w:pPr>
            <w:r>
              <w:rPr>
                <w:sz w:val="21"/>
                <w:szCs w:val="21"/>
              </w:rPr>
              <w:t>风险管理</w:t>
            </w:r>
          </w:p>
        </w:tc>
        <w:tc>
          <w:tcPr>
            <w:tcW w:w="4821" w:type="dxa"/>
            <w:vAlign w:val="center"/>
          </w:tcPr>
          <w:p w14:paraId="29A3A923">
            <w:pPr>
              <w:snapToGrid w:val="0"/>
              <w:spacing w:before="70" w:after="70" w:line="240" w:lineRule="auto"/>
              <w:ind w:firstLine="0"/>
              <w:jc w:val="left"/>
              <w:rPr>
                <w:sz w:val="21"/>
              </w:rPr>
            </w:pPr>
            <w:r>
              <w:rPr>
                <w:sz w:val="21"/>
                <w:szCs w:val="21"/>
              </w:rPr>
              <w:t>识别、评估、应对、监控</w:t>
            </w:r>
          </w:p>
        </w:tc>
        <w:tc>
          <w:tcPr>
            <w:tcW w:w="2443" w:type="dxa"/>
            <w:vAlign w:val="center"/>
          </w:tcPr>
          <w:p w14:paraId="069C662E">
            <w:pPr>
              <w:snapToGrid w:val="0"/>
              <w:spacing w:before="70" w:after="70" w:line="240" w:lineRule="auto"/>
              <w:ind w:firstLine="0"/>
              <w:jc w:val="left"/>
              <w:rPr>
                <w:sz w:val="21"/>
              </w:rPr>
            </w:pPr>
            <w:r>
              <w:rPr>
                <w:sz w:val="21"/>
                <w:szCs w:val="21"/>
              </w:rPr>
              <w:t>风险登记册</w:t>
            </w:r>
          </w:p>
        </w:tc>
      </w:tr>
      <w:tr w14:paraId="1052E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1C85E97B">
            <w:pPr>
              <w:snapToGrid w:val="0"/>
              <w:spacing w:before="70" w:after="70" w:line="240" w:lineRule="auto"/>
              <w:ind w:firstLine="0"/>
              <w:jc w:val="center"/>
              <w:rPr>
                <w:sz w:val="21"/>
              </w:rPr>
            </w:pPr>
            <w:r>
              <w:rPr>
                <w:sz w:val="21"/>
                <w:szCs w:val="21"/>
              </w:rPr>
              <w:t>沟通管理</w:t>
            </w:r>
          </w:p>
        </w:tc>
        <w:tc>
          <w:tcPr>
            <w:tcW w:w="4821" w:type="dxa"/>
            <w:vAlign w:val="center"/>
          </w:tcPr>
          <w:p w14:paraId="585AE01C">
            <w:pPr>
              <w:snapToGrid w:val="0"/>
              <w:spacing w:before="70" w:after="70" w:line="240" w:lineRule="auto"/>
              <w:ind w:firstLine="0"/>
              <w:jc w:val="left"/>
              <w:rPr>
                <w:sz w:val="21"/>
              </w:rPr>
            </w:pPr>
            <w:r>
              <w:rPr>
                <w:sz w:val="21"/>
                <w:szCs w:val="21"/>
              </w:rPr>
              <w:t>内部例会、对外接口人</w:t>
            </w:r>
          </w:p>
        </w:tc>
        <w:tc>
          <w:tcPr>
            <w:tcW w:w="2443" w:type="dxa"/>
            <w:vAlign w:val="center"/>
          </w:tcPr>
          <w:p w14:paraId="31547681">
            <w:pPr>
              <w:snapToGrid w:val="0"/>
              <w:spacing w:before="70" w:after="70" w:line="240" w:lineRule="auto"/>
              <w:ind w:firstLine="0"/>
              <w:jc w:val="left"/>
              <w:rPr>
                <w:sz w:val="21"/>
              </w:rPr>
            </w:pPr>
            <w:r>
              <w:rPr>
                <w:sz w:val="21"/>
                <w:szCs w:val="21"/>
              </w:rPr>
              <w:t>会议纪要</w:t>
            </w:r>
          </w:p>
        </w:tc>
      </w:tr>
      <w:tr w14:paraId="4CCCB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6" w:type="dxa"/>
            <w:vAlign w:val="center"/>
          </w:tcPr>
          <w:p w14:paraId="589A7AEC">
            <w:pPr>
              <w:snapToGrid w:val="0"/>
              <w:spacing w:before="70" w:after="70" w:line="240" w:lineRule="auto"/>
              <w:ind w:firstLine="0"/>
              <w:jc w:val="center"/>
              <w:rPr>
                <w:sz w:val="21"/>
              </w:rPr>
            </w:pPr>
            <w:r>
              <w:rPr>
                <w:sz w:val="21"/>
                <w:szCs w:val="21"/>
              </w:rPr>
              <w:t>文档管理</w:t>
            </w:r>
          </w:p>
        </w:tc>
        <w:tc>
          <w:tcPr>
            <w:tcW w:w="4821" w:type="dxa"/>
            <w:vAlign w:val="center"/>
          </w:tcPr>
          <w:p w14:paraId="396A8C0C">
            <w:pPr>
              <w:snapToGrid w:val="0"/>
              <w:spacing w:before="70" w:after="70" w:line="240" w:lineRule="auto"/>
              <w:ind w:firstLine="0"/>
              <w:jc w:val="left"/>
              <w:rPr>
                <w:sz w:val="21"/>
              </w:rPr>
            </w:pPr>
            <w:r>
              <w:rPr>
                <w:sz w:val="21"/>
                <w:szCs w:val="21"/>
              </w:rPr>
              <w:t>编号、版本、归档</w:t>
            </w:r>
          </w:p>
        </w:tc>
        <w:tc>
          <w:tcPr>
            <w:tcW w:w="2443" w:type="dxa"/>
            <w:vAlign w:val="center"/>
          </w:tcPr>
          <w:p w14:paraId="478B79CE">
            <w:pPr>
              <w:snapToGrid w:val="0"/>
              <w:spacing w:before="70" w:after="70" w:line="240" w:lineRule="auto"/>
              <w:ind w:firstLine="0"/>
              <w:jc w:val="left"/>
              <w:rPr>
                <w:sz w:val="21"/>
              </w:rPr>
            </w:pPr>
            <w:r>
              <w:rPr>
                <w:sz w:val="21"/>
                <w:szCs w:val="21"/>
              </w:rPr>
              <w:t>电子+纸质</w:t>
            </w:r>
          </w:p>
        </w:tc>
      </w:tr>
    </w:tbl>
    <w:p w14:paraId="65BC1A29">
      <w:pPr>
        <w:spacing w:line="240" w:lineRule="auto"/>
      </w:pPr>
    </w:p>
    <w:p w14:paraId="7C4487E2">
      <w:pPr>
        <w:pStyle w:val="5"/>
      </w:pPr>
      <w:bookmarkStart w:id="354" w:name="_Toc27082"/>
      <w:r>
        <w:rPr>
          <w:szCs w:val="32"/>
        </w:rPr>
        <w:t>3.6.2 变更控制</w:t>
      </w:r>
      <w:bookmarkEnd w:id="354"/>
    </w:p>
    <w:p w14:paraId="6C1DE601">
      <w:r>
        <w:t>变更分为范围变更、进度变更、技术变更、资源变更四类。任何变更须提交变更申请，说明原因、影响（进度、成本、质量、安全）、替代方案；由项目负责人组织评估，报甲方审批；批准后更新计划与文件，通知相关方；变更记录纳入项目档案。</w:t>
      </w:r>
    </w:p>
    <w:p w14:paraId="520DACC6">
      <w:pPr>
        <w:pStyle w:val="5"/>
      </w:pPr>
      <w:bookmarkStart w:id="355" w:name="_Toc9701"/>
      <w:r>
        <w:rPr>
          <w:szCs w:val="32"/>
        </w:rPr>
        <w:t>3.6.3 沟通机制</w:t>
      </w:r>
      <w:bookmarkEnd w:id="355"/>
    </w:p>
    <w:p w14:paraId="71A9FDDF">
      <w:r>
        <w:t>设单一对外接口人（项目负责人）；每周向甲方提交周报，每月提交月报；关键节点召开专题会；紧急事项 2 h 内口头报告、24 h 内书面报告；所有会议形成纪要并跟踪落实。</w:t>
      </w:r>
    </w:p>
    <w:p w14:paraId="217D3AF7">
      <w:pPr>
        <w:pStyle w:val="5"/>
      </w:pPr>
      <w:bookmarkStart w:id="356" w:name="_Toc26932"/>
      <w:r>
        <w:rPr>
          <w:szCs w:val="32"/>
        </w:rPr>
        <w:t>3.6.4 知识管理</w:t>
      </w:r>
      <w:bookmarkEnd w:id="356"/>
    </w:p>
    <w:p w14:paraId="5C4BDF62">
      <w:r>
        <w:rPr>
          <w:rFonts w:hint="eastAsia"/>
        </w:rPr>
        <w:t>构建项目专属知识库，按类别归档技术方案、试验数据、问题清单、解决方案、标准规范；将关键实践经验转化为“案例卡”形式；项目竣工后编制《项目总结报告》与《经验教训清单》，并将上述成果纳入企业知识库统一管理。</w:t>
      </w:r>
    </w:p>
    <w:p w14:paraId="65C5A1A5">
      <w:pPr>
        <w:pStyle w:val="5"/>
      </w:pPr>
      <w:bookmarkStart w:id="357" w:name="_Toc3090"/>
      <w:r>
        <w:rPr>
          <w:szCs w:val="32"/>
        </w:rPr>
        <w:t>3.6.5 项目管理制度汇编</w:t>
      </w:r>
      <w:bookmarkEnd w:id="357"/>
    </w:p>
    <w:p w14:paraId="69D7181F">
      <w:r>
        <w:t>本节以</w:t>
      </w:r>
      <w:r>
        <w:rPr>
          <w:rFonts w:hint="eastAsia"/>
        </w:rPr>
        <w:t>“</w:t>
      </w:r>
      <w:r>
        <w:t>制度名称</w:t>
      </w:r>
      <w:r>
        <w:rPr>
          <w:rFonts w:hint="eastAsia"/>
        </w:rPr>
        <w:t>-</w:t>
      </w:r>
      <w:r>
        <w:t>核心要求</w:t>
      </w:r>
      <w:r>
        <w:rPr>
          <w:rFonts w:hint="eastAsia"/>
        </w:rPr>
        <w:t>-</w:t>
      </w:r>
      <w:r>
        <w:t>执行责任人</w:t>
      </w:r>
      <w:r>
        <w:rPr>
          <w:rFonts w:hint="eastAsia"/>
        </w:rPr>
        <w:t>-</w:t>
      </w:r>
      <w:r>
        <w:t>记录载体</w:t>
      </w:r>
      <w:r>
        <w:rPr>
          <w:rFonts w:hint="eastAsia"/>
        </w:rPr>
        <w:t>”</w:t>
      </w:r>
      <w:r>
        <w:t>的形式，汇总项目全过程中执行的管理制度，构成项目管理的制度基线。制度在项目启动会上宣贯，并随设计文件与作业指导书一并发放至各作业组。</w:t>
      </w:r>
    </w:p>
    <w:tbl>
      <w:tblPr>
        <w:tblStyle w:val="32"/>
        <w:tblW w:w="91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0"/>
        <w:gridCol w:w="2646"/>
        <w:gridCol w:w="2856"/>
        <w:gridCol w:w="1390"/>
        <w:gridCol w:w="1596"/>
      </w:tblGrid>
      <w:tr w14:paraId="789C0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680" w:type="dxa"/>
            <w:shd w:val="clear" w:color="auto" w:fill="E7E6E6"/>
            <w:vAlign w:val="center"/>
          </w:tcPr>
          <w:p w14:paraId="7BC54DA7">
            <w:pPr>
              <w:snapToGrid w:val="0"/>
              <w:spacing w:before="70" w:after="70" w:line="240" w:lineRule="auto"/>
              <w:ind w:firstLine="0"/>
              <w:jc w:val="center"/>
              <w:rPr>
                <w:b/>
                <w:sz w:val="21"/>
              </w:rPr>
            </w:pPr>
            <w:r>
              <w:rPr>
                <w:b/>
                <w:sz w:val="21"/>
                <w:szCs w:val="21"/>
              </w:rPr>
              <w:t>序号</w:t>
            </w:r>
          </w:p>
        </w:tc>
        <w:tc>
          <w:tcPr>
            <w:tcW w:w="2646" w:type="dxa"/>
            <w:shd w:val="clear" w:color="auto" w:fill="E7E6E6"/>
            <w:vAlign w:val="center"/>
          </w:tcPr>
          <w:p w14:paraId="5B40EB30">
            <w:pPr>
              <w:snapToGrid w:val="0"/>
              <w:spacing w:before="70" w:after="70" w:line="240" w:lineRule="auto"/>
              <w:ind w:firstLine="0"/>
              <w:jc w:val="center"/>
              <w:rPr>
                <w:b/>
                <w:sz w:val="21"/>
              </w:rPr>
            </w:pPr>
            <w:r>
              <w:rPr>
                <w:b/>
                <w:sz w:val="21"/>
                <w:szCs w:val="21"/>
              </w:rPr>
              <w:t>制度名称</w:t>
            </w:r>
          </w:p>
        </w:tc>
        <w:tc>
          <w:tcPr>
            <w:tcW w:w="2856" w:type="dxa"/>
            <w:shd w:val="clear" w:color="auto" w:fill="E7E6E6"/>
            <w:vAlign w:val="center"/>
          </w:tcPr>
          <w:p w14:paraId="648B8373">
            <w:pPr>
              <w:snapToGrid w:val="0"/>
              <w:spacing w:before="70" w:after="70" w:line="240" w:lineRule="auto"/>
              <w:ind w:firstLine="0"/>
              <w:jc w:val="center"/>
              <w:rPr>
                <w:b/>
                <w:sz w:val="21"/>
              </w:rPr>
            </w:pPr>
            <w:r>
              <w:rPr>
                <w:b/>
                <w:sz w:val="21"/>
                <w:szCs w:val="21"/>
              </w:rPr>
              <w:t>核心要求</w:t>
            </w:r>
          </w:p>
        </w:tc>
        <w:tc>
          <w:tcPr>
            <w:tcW w:w="1390" w:type="dxa"/>
            <w:shd w:val="clear" w:color="auto" w:fill="E7E6E6"/>
            <w:vAlign w:val="center"/>
          </w:tcPr>
          <w:p w14:paraId="573ECC03">
            <w:pPr>
              <w:snapToGrid w:val="0"/>
              <w:spacing w:before="70" w:after="70" w:line="240" w:lineRule="auto"/>
              <w:ind w:firstLine="0"/>
              <w:jc w:val="center"/>
              <w:rPr>
                <w:b/>
                <w:sz w:val="21"/>
              </w:rPr>
            </w:pPr>
            <w:r>
              <w:rPr>
                <w:b/>
                <w:sz w:val="21"/>
                <w:szCs w:val="21"/>
              </w:rPr>
              <w:t>执行责任人</w:t>
            </w:r>
          </w:p>
        </w:tc>
        <w:tc>
          <w:tcPr>
            <w:tcW w:w="1596" w:type="dxa"/>
            <w:shd w:val="clear" w:color="auto" w:fill="E7E6E6"/>
            <w:vAlign w:val="center"/>
          </w:tcPr>
          <w:p w14:paraId="1F2564E3">
            <w:pPr>
              <w:snapToGrid w:val="0"/>
              <w:spacing w:before="70" w:after="70" w:line="240" w:lineRule="auto"/>
              <w:ind w:firstLine="0"/>
              <w:jc w:val="center"/>
              <w:rPr>
                <w:b/>
                <w:sz w:val="21"/>
              </w:rPr>
            </w:pPr>
            <w:r>
              <w:rPr>
                <w:b/>
                <w:sz w:val="21"/>
                <w:szCs w:val="21"/>
              </w:rPr>
              <w:t>记录载体</w:t>
            </w:r>
          </w:p>
        </w:tc>
      </w:tr>
      <w:tr w14:paraId="39B59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15634FA6">
            <w:pPr>
              <w:snapToGrid w:val="0"/>
              <w:spacing w:before="70" w:after="70" w:line="240" w:lineRule="auto"/>
              <w:ind w:firstLine="0"/>
              <w:jc w:val="center"/>
              <w:rPr>
                <w:sz w:val="21"/>
              </w:rPr>
            </w:pPr>
            <w:r>
              <w:rPr>
                <w:sz w:val="21"/>
                <w:szCs w:val="21"/>
              </w:rPr>
              <w:t>1</w:t>
            </w:r>
          </w:p>
        </w:tc>
        <w:tc>
          <w:tcPr>
            <w:tcW w:w="2646" w:type="dxa"/>
            <w:vAlign w:val="center"/>
          </w:tcPr>
          <w:p w14:paraId="1DF34D60">
            <w:pPr>
              <w:snapToGrid w:val="0"/>
              <w:spacing w:before="70" w:after="70" w:line="240" w:lineRule="auto"/>
              <w:ind w:firstLine="0"/>
              <w:jc w:val="left"/>
              <w:rPr>
                <w:sz w:val="21"/>
              </w:rPr>
            </w:pPr>
            <w:r>
              <w:rPr>
                <w:sz w:val="21"/>
                <w:szCs w:val="21"/>
              </w:rPr>
              <w:t>项目组织与职责管理办法</w:t>
            </w:r>
          </w:p>
        </w:tc>
        <w:tc>
          <w:tcPr>
            <w:tcW w:w="2856" w:type="dxa"/>
            <w:vAlign w:val="center"/>
          </w:tcPr>
          <w:p w14:paraId="19EC2CF3">
            <w:pPr>
              <w:snapToGrid w:val="0"/>
              <w:spacing w:before="70" w:after="70" w:line="240" w:lineRule="auto"/>
              <w:ind w:firstLine="0"/>
              <w:jc w:val="center"/>
              <w:rPr>
                <w:sz w:val="21"/>
              </w:rPr>
            </w:pPr>
            <w:r>
              <w:rPr>
                <w:sz w:val="21"/>
                <w:szCs w:val="21"/>
              </w:rPr>
              <w:t>岗位职责清晰、AB 角到位</w:t>
            </w:r>
          </w:p>
        </w:tc>
        <w:tc>
          <w:tcPr>
            <w:tcW w:w="1390" w:type="dxa"/>
            <w:vAlign w:val="center"/>
          </w:tcPr>
          <w:p w14:paraId="14852E49">
            <w:pPr>
              <w:snapToGrid w:val="0"/>
              <w:spacing w:before="70" w:after="70" w:line="240" w:lineRule="auto"/>
              <w:ind w:firstLine="0"/>
              <w:jc w:val="left"/>
              <w:rPr>
                <w:sz w:val="21"/>
              </w:rPr>
            </w:pPr>
            <w:r>
              <w:rPr>
                <w:sz w:val="21"/>
                <w:szCs w:val="21"/>
              </w:rPr>
              <w:t>项目负责人</w:t>
            </w:r>
          </w:p>
        </w:tc>
        <w:tc>
          <w:tcPr>
            <w:tcW w:w="1596" w:type="dxa"/>
            <w:vAlign w:val="center"/>
          </w:tcPr>
          <w:p w14:paraId="544D6F59">
            <w:pPr>
              <w:snapToGrid w:val="0"/>
              <w:spacing w:before="70" w:after="70" w:line="240" w:lineRule="auto"/>
              <w:ind w:firstLine="0"/>
              <w:jc w:val="left"/>
              <w:rPr>
                <w:sz w:val="21"/>
              </w:rPr>
            </w:pPr>
            <w:r>
              <w:rPr>
                <w:sz w:val="21"/>
                <w:szCs w:val="21"/>
              </w:rPr>
              <w:t>岗位职责书</w:t>
            </w:r>
          </w:p>
        </w:tc>
      </w:tr>
      <w:tr w14:paraId="0A01C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6A65BEE">
            <w:pPr>
              <w:snapToGrid w:val="0"/>
              <w:spacing w:before="70" w:after="70" w:line="240" w:lineRule="auto"/>
              <w:ind w:firstLine="0"/>
              <w:jc w:val="center"/>
              <w:rPr>
                <w:sz w:val="21"/>
              </w:rPr>
            </w:pPr>
            <w:r>
              <w:rPr>
                <w:sz w:val="21"/>
                <w:szCs w:val="21"/>
              </w:rPr>
              <w:t>2</w:t>
            </w:r>
          </w:p>
        </w:tc>
        <w:tc>
          <w:tcPr>
            <w:tcW w:w="2646" w:type="dxa"/>
            <w:vAlign w:val="center"/>
          </w:tcPr>
          <w:p w14:paraId="37217F5F">
            <w:pPr>
              <w:snapToGrid w:val="0"/>
              <w:spacing w:before="70" w:after="70" w:line="240" w:lineRule="auto"/>
              <w:ind w:firstLine="0"/>
              <w:jc w:val="left"/>
              <w:rPr>
                <w:sz w:val="21"/>
              </w:rPr>
            </w:pPr>
            <w:r>
              <w:rPr>
                <w:sz w:val="21"/>
                <w:szCs w:val="21"/>
              </w:rPr>
              <w:t>项目策划管理办法</w:t>
            </w:r>
          </w:p>
        </w:tc>
        <w:tc>
          <w:tcPr>
            <w:tcW w:w="2856" w:type="dxa"/>
            <w:vAlign w:val="center"/>
          </w:tcPr>
          <w:p w14:paraId="1B20250C">
            <w:pPr>
              <w:snapToGrid w:val="0"/>
              <w:spacing w:before="70" w:after="70" w:line="240" w:lineRule="auto"/>
              <w:ind w:firstLine="0"/>
              <w:jc w:val="center"/>
              <w:rPr>
                <w:sz w:val="21"/>
              </w:rPr>
            </w:pPr>
            <w:r>
              <w:rPr>
                <w:sz w:val="21"/>
                <w:szCs w:val="21"/>
              </w:rPr>
              <w:t>开工前完成策划并通过评审</w:t>
            </w:r>
          </w:p>
        </w:tc>
        <w:tc>
          <w:tcPr>
            <w:tcW w:w="1390" w:type="dxa"/>
            <w:vAlign w:val="center"/>
          </w:tcPr>
          <w:p w14:paraId="3B3A066A">
            <w:pPr>
              <w:snapToGrid w:val="0"/>
              <w:spacing w:before="70" w:after="70" w:line="240" w:lineRule="auto"/>
              <w:ind w:firstLine="0"/>
              <w:jc w:val="left"/>
              <w:rPr>
                <w:sz w:val="21"/>
              </w:rPr>
            </w:pPr>
            <w:r>
              <w:rPr>
                <w:sz w:val="21"/>
                <w:szCs w:val="21"/>
              </w:rPr>
              <w:t>项目负责人</w:t>
            </w:r>
          </w:p>
        </w:tc>
        <w:tc>
          <w:tcPr>
            <w:tcW w:w="1596" w:type="dxa"/>
            <w:vAlign w:val="center"/>
          </w:tcPr>
          <w:p w14:paraId="3C14EE2B">
            <w:pPr>
              <w:snapToGrid w:val="0"/>
              <w:spacing w:before="70" w:after="70" w:line="240" w:lineRule="auto"/>
              <w:ind w:firstLine="0"/>
              <w:jc w:val="left"/>
              <w:rPr>
                <w:sz w:val="21"/>
              </w:rPr>
            </w:pPr>
            <w:r>
              <w:rPr>
                <w:sz w:val="21"/>
                <w:szCs w:val="21"/>
              </w:rPr>
              <w:t>项目实施计划</w:t>
            </w:r>
          </w:p>
        </w:tc>
      </w:tr>
      <w:tr w14:paraId="05AD9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0B25A2E">
            <w:pPr>
              <w:snapToGrid w:val="0"/>
              <w:spacing w:before="70" w:after="70" w:line="240" w:lineRule="auto"/>
              <w:ind w:firstLine="0"/>
              <w:jc w:val="center"/>
              <w:rPr>
                <w:sz w:val="21"/>
              </w:rPr>
            </w:pPr>
            <w:r>
              <w:rPr>
                <w:sz w:val="21"/>
                <w:szCs w:val="21"/>
              </w:rPr>
              <w:t>3</w:t>
            </w:r>
          </w:p>
        </w:tc>
        <w:tc>
          <w:tcPr>
            <w:tcW w:w="2646" w:type="dxa"/>
            <w:vAlign w:val="center"/>
          </w:tcPr>
          <w:p w14:paraId="553A51AE">
            <w:pPr>
              <w:snapToGrid w:val="0"/>
              <w:spacing w:before="70" w:after="70" w:line="240" w:lineRule="auto"/>
              <w:ind w:firstLine="0"/>
              <w:jc w:val="left"/>
              <w:rPr>
                <w:sz w:val="21"/>
              </w:rPr>
            </w:pPr>
            <w:r>
              <w:rPr>
                <w:sz w:val="21"/>
                <w:szCs w:val="21"/>
              </w:rPr>
              <w:t>技术方案评审办法</w:t>
            </w:r>
          </w:p>
        </w:tc>
        <w:tc>
          <w:tcPr>
            <w:tcW w:w="2856" w:type="dxa"/>
            <w:vAlign w:val="center"/>
          </w:tcPr>
          <w:p w14:paraId="395C582E">
            <w:pPr>
              <w:snapToGrid w:val="0"/>
              <w:spacing w:before="70" w:after="70" w:line="240" w:lineRule="auto"/>
              <w:ind w:firstLine="0"/>
              <w:jc w:val="center"/>
              <w:rPr>
                <w:sz w:val="21"/>
              </w:rPr>
            </w:pPr>
            <w:r>
              <w:rPr>
                <w:sz w:val="21"/>
                <w:szCs w:val="21"/>
              </w:rPr>
              <w:t>重大技术方案须评审后实施</w:t>
            </w:r>
          </w:p>
        </w:tc>
        <w:tc>
          <w:tcPr>
            <w:tcW w:w="1390" w:type="dxa"/>
            <w:vAlign w:val="center"/>
          </w:tcPr>
          <w:p w14:paraId="26AFA518">
            <w:pPr>
              <w:snapToGrid w:val="0"/>
              <w:spacing w:before="70" w:after="70" w:line="240" w:lineRule="auto"/>
              <w:ind w:firstLine="0"/>
              <w:jc w:val="left"/>
              <w:rPr>
                <w:sz w:val="21"/>
              </w:rPr>
            </w:pPr>
            <w:r>
              <w:rPr>
                <w:sz w:val="21"/>
                <w:szCs w:val="21"/>
              </w:rPr>
              <w:t>技术负责人</w:t>
            </w:r>
          </w:p>
        </w:tc>
        <w:tc>
          <w:tcPr>
            <w:tcW w:w="1596" w:type="dxa"/>
            <w:vAlign w:val="center"/>
          </w:tcPr>
          <w:p w14:paraId="3B5D4F07">
            <w:pPr>
              <w:snapToGrid w:val="0"/>
              <w:spacing w:before="70" w:after="70" w:line="240" w:lineRule="auto"/>
              <w:ind w:firstLine="0"/>
              <w:jc w:val="left"/>
              <w:rPr>
                <w:sz w:val="21"/>
              </w:rPr>
            </w:pPr>
            <w:r>
              <w:rPr>
                <w:sz w:val="21"/>
                <w:szCs w:val="21"/>
              </w:rPr>
              <w:t>评审记录</w:t>
            </w:r>
          </w:p>
        </w:tc>
      </w:tr>
      <w:tr w14:paraId="68A40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6FFBF51B">
            <w:pPr>
              <w:snapToGrid w:val="0"/>
              <w:spacing w:before="70" w:after="70" w:line="240" w:lineRule="auto"/>
              <w:ind w:firstLine="0"/>
              <w:jc w:val="center"/>
              <w:rPr>
                <w:sz w:val="21"/>
              </w:rPr>
            </w:pPr>
            <w:r>
              <w:rPr>
                <w:sz w:val="21"/>
                <w:szCs w:val="21"/>
              </w:rPr>
              <w:t>4</w:t>
            </w:r>
          </w:p>
        </w:tc>
        <w:tc>
          <w:tcPr>
            <w:tcW w:w="2646" w:type="dxa"/>
            <w:vAlign w:val="center"/>
          </w:tcPr>
          <w:p w14:paraId="2FF70DD6">
            <w:pPr>
              <w:snapToGrid w:val="0"/>
              <w:spacing w:before="70" w:after="70" w:line="240" w:lineRule="auto"/>
              <w:ind w:firstLine="0"/>
              <w:jc w:val="left"/>
              <w:rPr>
                <w:sz w:val="21"/>
              </w:rPr>
            </w:pPr>
            <w:r>
              <w:rPr>
                <w:sz w:val="21"/>
                <w:szCs w:val="21"/>
              </w:rPr>
              <w:t>设计更改控制办法</w:t>
            </w:r>
          </w:p>
        </w:tc>
        <w:tc>
          <w:tcPr>
            <w:tcW w:w="2856" w:type="dxa"/>
            <w:vAlign w:val="center"/>
          </w:tcPr>
          <w:p w14:paraId="33DA9C7D">
            <w:pPr>
              <w:snapToGrid w:val="0"/>
              <w:spacing w:before="70" w:after="70" w:line="240" w:lineRule="auto"/>
              <w:ind w:firstLine="0"/>
              <w:jc w:val="center"/>
              <w:rPr>
                <w:sz w:val="21"/>
              </w:rPr>
            </w:pPr>
            <w:r>
              <w:rPr>
                <w:sz w:val="21"/>
                <w:szCs w:val="21"/>
              </w:rPr>
              <w:t>更改须评审、审批、验证</w:t>
            </w:r>
          </w:p>
        </w:tc>
        <w:tc>
          <w:tcPr>
            <w:tcW w:w="1390" w:type="dxa"/>
            <w:vAlign w:val="center"/>
          </w:tcPr>
          <w:p w14:paraId="64B247C4">
            <w:pPr>
              <w:snapToGrid w:val="0"/>
              <w:spacing w:before="70" w:after="70" w:line="240" w:lineRule="auto"/>
              <w:ind w:firstLine="0"/>
              <w:jc w:val="left"/>
              <w:rPr>
                <w:sz w:val="21"/>
              </w:rPr>
            </w:pPr>
            <w:r>
              <w:rPr>
                <w:sz w:val="21"/>
                <w:szCs w:val="21"/>
              </w:rPr>
              <w:t>技术负责人</w:t>
            </w:r>
          </w:p>
        </w:tc>
        <w:tc>
          <w:tcPr>
            <w:tcW w:w="1596" w:type="dxa"/>
            <w:vAlign w:val="center"/>
          </w:tcPr>
          <w:p w14:paraId="26781AAC">
            <w:pPr>
              <w:snapToGrid w:val="0"/>
              <w:spacing w:before="70" w:after="70" w:line="240" w:lineRule="auto"/>
              <w:ind w:firstLine="0"/>
              <w:jc w:val="left"/>
              <w:rPr>
                <w:sz w:val="21"/>
              </w:rPr>
            </w:pPr>
            <w:r>
              <w:rPr>
                <w:sz w:val="21"/>
                <w:szCs w:val="21"/>
              </w:rPr>
              <w:t>更改单</w:t>
            </w:r>
          </w:p>
        </w:tc>
      </w:tr>
      <w:tr w14:paraId="669E8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751C37D">
            <w:pPr>
              <w:snapToGrid w:val="0"/>
              <w:spacing w:before="70" w:after="70" w:line="240" w:lineRule="auto"/>
              <w:ind w:firstLine="0"/>
              <w:jc w:val="center"/>
              <w:rPr>
                <w:sz w:val="21"/>
              </w:rPr>
            </w:pPr>
            <w:r>
              <w:rPr>
                <w:sz w:val="21"/>
                <w:szCs w:val="21"/>
              </w:rPr>
              <w:t>5</w:t>
            </w:r>
          </w:p>
        </w:tc>
        <w:tc>
          <w:tcPr>
            <w:tcW w:w="2646" w:type="dxa"/>
            <w:vAlign w:val="center"/>
          </w:tcPr>
          <w:p w14:paraId="16C5850E">
            <w:pPr>
              <w:snapToGrid w:val="0"/>
              <w:spacing w:before="70" w:after="70" w:line="240" w:lineRule="auto"/>
              <w:ind w:firstLine="0"/>
              <w:jc w:val="left"/>
              <w:rPr>
                <w:sz w:val="21"/>
              </w:rPr>
            </w:pPr>
            <w:r>
              <w:rPr>
                <w:sz w:val="21"/>
                <w:szCs w:val="21"/>
              </w:rPr>
              <w:t>现场作业管理办法</w:t>
            </w:r>
          </w:p>
        </w:tc>
        <w:tc>
          <w:tcPr>
            <w:tcW w:w="2856" w:type="dxa"/>
            <w:vAlign w:val="center"/>
          </w:tcPr>
          <w:p w14:paraId="328E1A44">
            <w:pPr>
              <w:snapToGrid w:val="0"/>
              <w:spacing w:before="70" w:after="70" w:line="240" w:lineRule="auto"/>
              <w:ind w:firstLine="0"/>
              <w:jc w:val="center"/>
              <w:rPr>
                <w:sz w:val="21"/>
              </w:rPr>
            </w:pPr>
            <w:r>
              <w:rPr>
                <w:sz w:val="21"/>
                <w:szCs w:val="21"/>
              </w:rPr>
              <w:t>作业前交底、作业中监护</w:t>
            </w:r>
          </w:p>
        </w:tc>
        <w:tc>
          <w:tcPr>
            <w:tcW w:w="1390" w:type="dxa"/>
            <w:vAlign w:val="center"/>
          </w:tcPr>
          <w:p w14:paraId="109274AE">
            <w:pPr>
              <w:snapToGrid w:val="0"/>
              <w:spacing w:before="70" w:after="70" w:line="240" w:lineRule="auto"/>
              <w:ind w:firstLine="0"/>
              <w:jc w:val="left"/>
              <w:rPr>
                <w:sz w:val="21"/>
              </w:rPr>
            </w:pPr>
            <w:r>
              <w:rPr>
                <w:sz w:val="21"/>
                <w:szCs w:val="21"/>
              </w:rPr>
              <w:t>作业组长</w:t>
            </w:r>
          </w:p>
        </w:tc>
        <w:tc>
          <w:tcPr>
            <w:tcW w:w="1596" w:type="dxa"/>
            <w:vAlign w:val="center"/>
          </w:tcPr>
          <w:p w14:paraId="5D92DFBF">
            <w:pPr>
              <w:snapToGrid w:val="0"/>
              <w:spacing w:before="70" w:after="70" w:line="240" w:lineRule="auto"/>
              <w:ind w:firstLine="0"/>
              <w:jc w:val="left"/>
              <w:rPr>
                <w:sz w:val="21"/>
              </w:rPr>
            </w:pPr>
            <w:r>
              <w:rPr>
                <w:sz w:val="21"/>
                <w:szCs w:val="21"/>
              </w:rPr>
              <w:t>交底记录</w:t>
            </w:r>
          </w:p>
        </w:tc>
      </w:tr>
      <w:tr w14:paraId="16791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6A9A5D06">
            <w:pPr>
              <w:snapToGrid w:val="0"/>
              <w:spacing w:before="70" w:after="70" w:line="240" w:lineRule="auto"/>
              <w:ind w:firstLine="0"/>
              <w:jc w:val="center"/>
              <w:rPr>
                <w:sz w:val="21"/>
              </w:rPr>
            </w:pPr>
            <w:r>
              <w:rPr>
                <w:sz w:val="21"/>
                <w:szCs w:val="21"/>
              </w:rPr>
              <w:t>6</w:t>
            </w:r>
          </w:p>
        </w:tc>
        <w:tc>
          <w:tcPr>
            <w:tcW w:w="2646" w:type="dxa"/>
            <w:vAlign w:val="center"/>
          </w:tcPr>
          <w:p w14:paraId="3EEF936F">
            <w:pPr>
              <w:snapToGrid w:val="0"/>
              <w:spacing w:before="70" w:after="70" w:line="240" w:lineRule="auto"/>
              <w:ind w:firstLine="0"/>
              <w:jc w:val="left"/>
              <w:rPr>
                <w:sz w:val="21"/>
              </w:rPr>
            </w:pPr>
            <w:r>
              <w:rPr>
                <w:sz w:val="21"/>
                <w:szCs w:val="21"/>
              </w:rPr>
              <w:t>测量数据管理办法</w:t>
            </w:r>
          </w:p>
        </w:tc>
        <w:tc>
          <w:tcPr>
            <w:tcW w:w="2856" w:type="dxa"/>
            <w:vAlign w:val="center"/>
          </w:tcPr>
          <w:p w14:paraId="07F7E484">
            <w:pPr>
              <w:snapToGrid w:val="0"/>
              <w:spacing w:before="70" w:after="70" w:line="240" w:lineRule="auto"/>
              <w:ind w:firstLine="0"/>
              <w:jc w:val="center"/>
              <w:rPr>
                <w:sz w:val="21"/>
              </w:rPr>
            </w:pPr>
            <w:r>
              <w:rPr>
                <w:sz w:val="21"/>
                <w:szCs w:val="21"/>
              </w:rPr>
              <w:t>数据当日转存、双备份</w:t>
            </w:r>
          </w:p>
        </w:tc>
        <w:tc>
          <w:tcPr>
            <w:tcW w:w="1390" w:type="dxa"/>
            <w:vAlign w:val="center"/>
          </w:tcPr>
          <w:p w14:paraId="4C06519A">
            <w:pPr>
              <w:snapToGrid w:val="0"/>
              <w:spacing w:before="70" w:after="70" w:line="240" w:lineRule="auto"/>
              <w:ind w:firstLine="0"/>
              <w:jc w:val="left"/>
              <w:rPr>
                <w:sz w:val="21"/>
              </w:rPr>
            </w:pPr>
            <w:r>
              <w:rPr>
                <w:sz w:val="21"/>
                <w:szCs w:val="21"/>
              </w:rPr>
              <w:t>数据管理员</w:t>
            </w:r>
          </w:p>
        </w:tc>
        <w:tc>
          <w:tcPr>
            <w:tcW w:w="1596" w:type="dxa"/>
            <w:vAlign w:val="center"/>
          </w:tcPr>
          <w:p w14:paraId="29755CE2">
            <w:pPr>
              <w:snapToGrid w:val="0"/>
              <w:spacing w:before="70" w:after="70" w:line="240" w:lineRule="auto"/>
              <w:ind w:firstLine="0"/>
              <w:jc w:val="left"/>
              <w:rPr>
                <w:sz w:val="21"/>
              </w:rPr>
            </w:pPr>
            <w:r>
              <w:rPr>
                <w:sz w:val="21"/>
                <w:szCs w:val="21"/>
              </w:rPr>
              <w:t>数据台账</w:t>
            </w:r>
          </w:p>
        </w:tc>
      </w:tr>
      <w:tr w14:paraId="3114D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3FA9CEA1">
            <w:pPr>
              <w:snapToGrid w:val="0"/>
              <w:spacing w:before="70" w:after="70" w:line="240" w:lineRule="auto"/>
              <w:ind w:firstLine="0"/>
              <w:jc w:val="center"/>
              <w:rPr>
                <w:sz w:val="21"/>
              </w:rPr>
            </w:pPr>
            <w:r>
              <w:rPr>
                <w:sz w:val="21"/>
                <w:szCs w:val="21"/>
              </w:rPr>
              <w:t>7</w:t>
            </w:r>
          </w:p>
        </w:tc>
        <w:tc>
          <w:tcPr>
            <w:tcW w:w="2646" w:type="dxa"/>
            <w:vAlign w:val="center"/>
          </w:tcPr>
          <w:p w14:paraId="7068CF33">
            <w:pPr>
              <w:snapToGrid w:val="0"/>
              <w:spacing w:before="70" w:after="70" w:line="240" w:lineRule="auto"/>
              <w:ind w:firstLine="0"/>
              <w:jc w:val="left"/>
              <w:rPr>
                <w:sz w:val="21"/>
              </w:rPr>
            </w:pPr>
            <w:r>
              <w:rPr>
                <w:sz w:val="21"/>
                <w:szCs w:val="21"/>
              </w:rPr>
              <w:t>质量检验管理办法</w:t>
            </w:r>
          </w:p>
        </w:tc>
        <w:tc>
          <w:tcPr>
            <w:tcW w:w="2856" w:type="dxa"/>
            <w:vAlign w:val="center"/>
          </w:tcPr>
          <w:p w14:paraId="7FE1DA20">
            <w:pPr>
              <w:snapToGrid w:val="0"/>
              <w:spacing w:before="70" w:after="70" w:line="240" w:lineRule="auto"/>
              <w:ind w:firstLine="0"/>
              <w:jc w:val="center"/>
              <w:rPr>
                <w:sz w:val="21"/>
              </w:rPr>
            </w:pPr>
            <w:r>
              <w:rPr>
                <w:sz w:val="21"/>
                <w:szCs w:val="21"/>
              </w:rPr>
              <w:t>三级检查两级验收</w:t>
            </w:r>
          </w:p>
        </w:tc>
        <w:tc>
          <w:tcPr>
            <w:tcW w:w="1390" w:type="dxa"/>
            <w:vAlign w:val="center"/>
          </w:tcPr>
          <w:p w14:paraId="1679EE8B">
            <w:pPr>
              <w:snapToGrid w:val="0"/>
              <w:spacing w:before="70" w:after="70" w:line="240" w:lineRule="auto"/>
              <w:ind w:firstLine="0"/>
              <w:jc w:val="left"/>
              <w:rPr>
                <w:sz w:val="21"/>
              </w:rPr>
            </w:pPr>
            <w:r>
              <w:rPr>
                <w:sz w:val="21"/>
                <w:szCs w:val="21"/>
              </w:rPr>
              <w:t>质量工程师</w:t>
            </w:r>
          </w:p>
        </w:tc>
        <w:tc>
          <w:tcPr>
            <w:tcW w:w="1596" w:type="dxa"/>
            <w:vAlign w:val="center"/>
          </w:tcPr>
          <w:p w14:paraId="5EC11A25">
            <w:pPr>
              <w:snapToGrid w:val="0"/>
              <w:spacing w:before="70" w:after="70" w:line="240" w:lineRule="auto"/>
              <w:ind w:firstLine="0"/>
              <w:jc w:val="left"/>
              <w:rPr>
                <w:sz w:val="21"/>
              </w:rPr>
            </w:pPr>
            <w:r>
              <w:rPr>
                <w:sz w:val="21"/>
                <w:szCs w:val="21"/>
              </w:rPr>
              <w:t>质检记录</w:t>
            </w:r>
          </w:p>
        </w:tc>
      </w:tr>
      <w:tr w14:paraId="4AB09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080F5145">
            <w:pPr>
              <w:snapToGrid w:val="0"/>
              <w:spacing w:before="70" w:after="70" w:line="240" w:lineRule="auto"/>
              <w:ind w:firstLine="0"/>
              <w:jc w:val="center"/>
              <w:rPr>
                <w:sz w:val="21"/>
              </w:rPr>
            </w:pPr>
            <w:r>
              <w:rPr>
                <w:sz w:val="21"/>
                <w:szCs w:val="21"/>
              </w:rPr>
              <w:t>8</w:t>
            </w:r>
          </w:p>
        </w:tc>
        <w:tc>
          <w:tcPr>
            <w:tcW w:w="2646" w:type="dxa"/>
            <w:vAlign w:val="center"/>
          </w:tcPr>
          <w:p w14:paraId="4EAD85B4">
            <w:pPr>
              <w:snapToGrid w:val="0"/>
              <w:spacing w:before="70" w:after="70" w:line="240" w:lineRule="auto"/>
              <w:ind w:firstLine="0"/>
              <w:jc w:val="left"/>
              <w:rPr>
                <w:sz w:val="21"/>
              </w:rPr>
            </w:pPr>
            <w:r>
              <w:rPr>
                <w:sz w:val="21"/>
                <w:szCs w:val="21"/>
              </w:rPr>
              <w:t>不合格品控制办法</w:t>
            </w:r>
          </w:p>
        </w:tc>
        <w:tc>
          <w:tcPr>
            <w:tcW w:w="2856" w:type="dxa"/>
            <w:vAlign w:val="center"/>
          </w:tcPr>
          <w:p w14:paraId="71EF28B9">
            <w:pPr>
              <w:snapToGrid w:val="0"/>
              <w:spacing w:before="70" w:after="70" w:line="240" w:lineRule="auto"/>
              <w:ind w:firstLine="0"/>
              <w:jc w:val="center"/>
              <w:rPr>
                <w:sz w:val="21"/>
              </w:rPr>
            </w:pPr>
            <w:r>
              <w:rPr>
                <w:sz w:val="21"/>
                <w:szCs w:val="21"/>
              </w:rPr>
              <w:t>标识、隔离、处置、复检</w:t>
            </w:r>
          </w:p>
        </w:tc>
        <w:tc>
          <w:tcPr>
            <w:tcW w:w="1390" w:type="dxa"/>
            <w:vAlign w:val="center"/>
          </w:tcPr>
          <w:p w14:paraId="7EFA3558">
            <w:pPr>
              <w:snapToGrid w:val="0"/>
              <w:spacing w:before="70" w:after="70" w:line="240" w:lineRule="auto"/>
              <w:ind w:firstLine="0"/>
              <w:jc w:val="left"/>
              <w:rPr>
                <w:sz w:val="21"/>
              </w:rPr>
            </w:pPr>
            <w:r>
              <w:rPr>
                <w:sz w:val="21"/>
                <w:szCs w:val="21"/>
              </w:rPr>
              <w:t>质量工程师</w:t>
            </w:r>
          </w:p>
        </w:tc>
        <w:tc>
          <w:tcPr>
            <w:tcW w:w="1596" w:type="dxa"/>
            <w:vAlign w:val="center"/>
          </w:tcPr>
          <w:p w14:paraId="5FDD5FC9">
            <w:pPr>
              <w:snapToGrid w:val="0"/>
              <w:spacing w:before="70" w:after="70" w:line="240" w:lineRule="auto"/>
              <w:ind w:firstLine="0"/>
              <w:jc w:val="left"/>
              <w:rPr>
                <w:sz w:val="21"/>
              </w:rPr>
            </w:pPr>
            <w:r>
              <w:rPr>
                <w:sz w:val="21"/>
                <w:szCs w:val="21"/>
              </w:rPr>
              <w:t>处置单</w:t>
            </w:r>
          </w:p>
        </w:tc>
      </w:tr>
      <w:tr w14:paraId="1579C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346CDA8">
            <w:pPr>
              <w:snapToGrid w:val="0"/>
              <w:spacing w:before="70" w:after="70" w:line="240" w:lineRule="auto"/>
              <w:ind w:firstLine="0"/>
              <w:jc w:val="center"/>
              <w:rPr>
                <w:sz w:val="21"/>
              </w:rPr>
            </w:pPr>
            <w:r>
              <w:rPr>
                <w:sz w:val="21"/>
                <w:szCs w:val="21"/>
              </w:rPr>
              <w:t>9</w:t>
            </w:r>
          </w:p>
        </w:tc>
        <w:tc>
          <w:tcPr>
            <w:tcW w:w="2646" w:type="dxa"/>
            <w:vAlign w:val="center"/>
          </w:tcPr>
          <w:p w14:paraId="7E4C8C4E">
            <w:pPr>
              <w:snapToGrid w:val="0"/>
              <w:spacing w:before="70" w:after="70" w:line="240" w:lineRule="auto"/>
              <w:ind w:firstLine="0"/>
              <w:jc w:val="left"/>
              <w:rPr>
                <w:sz w:val="21"/>
              </w:rPr>
            </w:pPr>
            <w:r>
              <w:rPr>
                <w:sz w:val="21"/>
                <w:szCs w:val="21"/>
              </w:rPr>
              <w:t>计量器具管理办法</w:t>
            </w:r>
          </w:p>
        </w:tc>
        <w:tc>
          <w:tcPr>
            <w:tcW w:w="2856" w:type="dxa"/>
            <w:vAlign w:val="center"/>
          </w:tcPr>
          <w:p w14:paraId="59AF8A4A">
            <w:pPr>
              <w:snapToGrid w:val="0"/>
              <w:spacing w:before="70" w:after="70" w:line="240" w:lineRule="auto"/>
              <w:ind w:firstLine="0"/>
              <w:jc w:val="center"/>
              <w:rPr>
                <w:sz w:val="21"/>
              </w:rPr>
            </w:pPr>
            <w:r>
              <w:rPr>
                <w:sz w:val="21"/>
                <w:szCs w:val="21"/>
              </w:rPr>
              <w:t>周期检定、状态标识</w:t>
            </w:r>
          </w:p>
        </w:tc>
        <w:tc>
          <w:tcPr>
            <w:tcW w:w="1390" w:type="dxa"/>
            <w:vAlign w:val="center"/>
          </w:tcPr>
          <w:p w14:paraId="3E591FC3">
            <w:pPr>
              <w:snapToGrid w:val="0"/>
              <w:spacing w:before="70" w:after="70" w:line="240" w:lineRule="auto"/>
              <w:ind w:firstLine="0"/>
              <w:jc w:val="left"/>
              <w:rPr>
                <w:sz w:val="21"/>
              </w:rPr>
            </w:pPr>
            <w:r>
              <w:rPr>
                <w:sz w:val="21"/>
                <w:szCs w:val="21"/>
              </w:rPr>
              <w:t>设备管理员</w:t>
            </w:r>
          </w:p>
        </w:tc>
        <w:tc>
          <w:tcPr>
            <w:tcW w:w="1596" w:type="dxa"/>
            <w:vAlign w:val="center"/>
          </w:tcPr>
          <w:p w14:paraId="7C243E5F">
            <w:pPr>
              <w:snapToGrid w:val="0"/>
              <w:spacing w:before="70" w:after="70" w:line="240" w:lineRule="auto"/>
              <w:ind w:firstLine="0"/>
              <w:jc w:val="left"/>
              <w:rPr>
                <w:sz w:val="21"/>
              </w:rPr>
            </w:pPr>
            <w:r>
              <w:rPr>
                <w:sz w:val="21"/>
                <w:szCs w:val="21"/>
              </w:rPr>
              <w:t>计量台账</w:t>
            </w:r>
          </w:p>
        </w:tc>
      </w:tr>
      <w:tr w14:paraId="134FB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CE4A491">
            <w:pPr>
              <w:snapToGrid w:val="0"/>
              <w:spacing w:before="70" w:after="70" w:line="240" w:lineRule="auto"/>
              <w:ind w:firstLine="0"/>
              <w:jc w:val="center"/>
              <w:rPr>
                <w:sz w:val="21"/>
              </w:rPr>
            </w:pPr>
            <w:r>
              <w:rPr>
                <w:sz w:val="21"/>
                <w:szCs w:val="21"/>
              </w:rPr>
              <w:t>10</w:t>
            </w:r>
          </w:p>
        </w:tc>
        <w:tc>
          <w:tcPr>
            <w:tcW w:w="2646" w:type="dxa"/>
            <w:vAlign w:val="center"/>
          </w:tcPr>
          <w:p w14:paraId="6A8A48CE">
            <w:pPr>
              <w:snapToGrid w:val="0"/>
              <w:spacing w:before="70" w:after="70" w:line="240" w:lineRule="auto"/>
              <w:ind w:firstLine="0"/>
              <w:jc w:val="left"/>
              <w:rPr>
                <w:sz w:val="21"/>
              </w:rPr>
            </w:pPr>
            <w:r>
              <w:rPr>
                <w:sz w:val="21"/>
                <w:szCs w:val="21"/>
              </w:rPr>
              <w:t>设备管理办法</w:t>
            </w:r>
          </w:p>
        </w:tc>
        <w:tc>
          <w:tcPr>
            <w:tcW w:w="2856" w:type="dxa"/>
            <w:vAlign w:val="center"/>
          </w:tcPr>
          <w:p w14:paraId="56180A09">
            <w:pPr>
              <w:snapToGrid w:val="0"/>
              <w:spacing w:before="70" w:after="70" w:line="240" w:lineRule="auto"/>
              <w:ind w:firstLine="0"/>
              <w:jc w:val="center"/>
              <w:rPr>
                <w:sz w:val="21"/>
              </w:rPr>
            </w:pPr>
            <w:r>
              <w:rPr>
                <w:sz w:val="21"/>
                <w:szCs w:val="21"/>
              </w:rPr>
              <w:t>一机一档、日常保养</w:t>
            </w:r>
          </w:p>
        </w:tc>
        <w:tc>
          <w:tcPr>
            <w:tcW w:w="1390" w:type="dxa"/>
            <w:vAlign w:val="center"/>
          </w:tcPr>
          <w:p w14:paraId="7345D721">
            <w:pPr>
              <w:snapToGrid w:val="0"/>
              <w:spacing w:before="70" w:after="70" w:line="240" w:lineRule="auto"/>
              <w:ind w:firstLine="0"/>
              <w:jc w:val="left"/>
              <w:rPr>
                <w:sz w:val="21"/>
              </w:rPr>
            </w:pPr>
            <w:r>
              <w:rPr>
                <w:sz w:val="21"/>
                <w:szCs w:val="21"/>
              </w:rPr>
              <w:t>设备管理员</w:t>
            </w:r>
          </w:p>
        </w:tc>
        <w:tc>
          <w:tcPr>
            <w:tcW w:w="1596" w:type="dxa"/>
            <w:vAlign w:val="center"/>
          </w:tcPr>
          <w:p w14:paraId="595B015A">
            <w:pPr>
              <w:snapToGrid w:val="0"/>
              <w:spacing w:before="70" w:after="70" w:line="240" w:lineRule="auto"/>
              <w:ind w:firstLine="0"/>
              <w:jc w:val="left"/>
              <w:rPr>
                <w:sz w:val="21"/>
              </w:rPr>
            </w:pPr>
            <w:r>
              <w:rPr>
                <w:sz w:val="21"/>
                <w:szCs w:val="21"/>
              </w:rPr>
              <w:t>设备台账</w:t>
            </w:r>
          </w:p>
        </w:tc>
      </w:tr>
      <w:tr w14:paraId="63B4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42B9A7D">
            <w:pPr>
              <w:snapToGrid w:val="0"/>
              <w:spacing w:before="70" w:after="70" w:line="240" w:lineRule="auto"/>
              <w:ind w:firstLine="0"/>
              <w:jc w:val="center"/>
              <w:rPr>
                <w:sz w:val="21"/>
              </w:rPr>
            </w:pPr>
            <w:r>
              <w:rPr>
                <w:sz w:val="21"/>
                <w:szCs w:val="21"/>
              </w:rPr>
              <w:t>11</w:t>
            </w:r>
          </w:p>
        </w:tc>
        <w:tc>
          <w:tcPr>
            <w:tcW w:w="2646" w:type="dxa"/>
            <w:vAlign w:val="center"/>
          </w:tcPr>
          <w:p w14:paraId="47D2AF69">
            <w:pPr>
              <w:snapToGrid w:val="0"/>
              <w:spacing w:before="70" w:after="70" w:line="240" w:lineRule="auto"/>
              <w:ind w:firstLine="0"/>
              <w:jc w:val="left"/>
              <w:rPr>
                <w:sz w:val="21"/>
              </w:rPr>
            </w:pPr>
            <w:r>
              <w:rPr>
                <w:sz w:val="21"/>
                <w:szCs w:val="21"/>
              </w:rPr>
              <w:t>备品备件管理办法</w:t>
            </w:r>
          </w:p>
        </w:tc>
        <w:tc>
          <w:tcPr>
            <w:tcW w:w="2856" w:type="dxa"/>
            <w:vAlign w:val="center"/>
          </w:tcPr>
          <w:p w14:paraId="78A02EAD">
            <w:pPr>
              <w:snapToGrid w:val="0"/>
              <w:spacing w:before="70" w:after="70" w:line="240" w:lineRule="auto"/>
              <w:ind w:firstLine="0"/>
              <w:jc w:val="center"/>
              <w:rPr>
                <w:sz w:val="21"/>
              </w:rPr>
            </w:pPr>
            <w:r>
              <w:rPr>
                <w:sz w:val="21"/>
                <w:szCs w:val="21"/>
              </w:rPr>
              <w:t>定额储备、领用登记</w:t>
            </w:r>
          </w:p>
        </w:tc>
        <w:tc>
          <w:tcPr>
            <w:tcW w:w="1390" w:type="dxa"/>
            <w:vAlign w:val="center"/>
          </w:tcPr>
          <w:p w14:paraId="342B9364">
            <w:pPr>
              <w:snapToGrid w:val="0"/>
              <w:spacing w:before="70" w:after="70" w:line="240" w:lineRule="auto"/>
              <w:ind w:firstLine="0"/>
              <w:jc w:val="left"/>
              <w:rPr>
                <w:sz w:val="21"/>
              </w:rPr>
            </w:pPr>
            <w:r>
              <w:rPr>
                <w:sz w:val="21"/>
                <w:szCs w:val="21"/>
              </w:rPr>
              <w:t>设备管理员</w:t>
            </w:r>
          </w:p>
        </w:tc>
        <w:tc>
          <w:tcPr>
            <w:tcW w:w="1596" w:type="dxa"/>
            <w:vAlign w:val="center"/>
          </w:tcPr>
          <w:p w14:paraId="06C23694">
            <w:pPr>
              <w:snapToGrid w:val="0"/>
              <w:spacing w:before="70" w:after="70" w:line="240" w:lineRule="auto"/>
              <w:ind w:firstLine="0"/>
              <w:jc w:val="left"/>
              <w:rPr>
                <w:sz w:val="21"/>
              </w:rPr>
            </w:pPr>
            <w:r>
              <w:rPr>
                <w:sz w:val="21"/>
                <w:szCs w:val="21"/>
              </w:rPr>
              <w:t>领用记录</w:t>
            </w:r>
          </w:p>
        </w:tc>
      </w:tr>
      <w:tr w14:paraId="03DC0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1D5FEC42">
            <w:pPr>
              <w:snapToGrid w:val="0"/>
              <w:spacing w:before="70" w:after="70" w:line="240" w:lineRule="auto"/>
              <w:ind w:firstLine="0"/>
              <w:jc w:val="center"/>
              <w:rPr>
                <w:sz w:val="21"/>
              </w:rPr>
            </w:pPr>
            <w:r>
              <w:rPr>
                <w:sz w:val="21"/>
                <w:szCs w:val="21"/>
              </w:rPr>
              <w:t>12</w:t>
            </w:r>
          </w:p>
        </w:tc>
        <w:tc>
          <w:tcPr>
            <w:tcW w:w="2646" w:type="dxa"/>
            <w:vAlign w:val="center"/>
          </w:tcPr>
          <w:p w14:paraId="03F7739A">
            <w:pPr>
              <w:snapToGrid w:val="0"/>
              <w:spacing w:before="70" w:after="70" w:line="240" w:lineRule="auto"/>
              <w:ind w:firstLine="0"/>
              <w:jc w:val="left"/>
              <w:rPr>
                <w:sz w:val="21"/>
              </w:rPr>
            </w:pPr>
            <w:r>
              <w:rPr>
                <w:sz w:val="21"/>
                <w:szCs w:val="21"/>
              </w:rPr>
              <w:t>安全生产责任制</w:t>
            </w:r>
          </w:p>
        </w:tc>
        <w:tc>
          <w:tcPr>
            <w:tcW w:w="2856" w:type="dxa"/>
            <w:vAlign w:val="center"/>
          </w:tcPr>
          <w:p w14:paraId="471A8355">
            <w:pPr>
              <w:snapToGrid w:val="0"/>
              <w:spacing w:before="70" w:after="70" w:line="240" w:lineRule="auto"/>
              <w:ind w:firstLine="0"/>
              <w:jc w:val="center"/>
              <w:rPr>
                <w:sz w:val="21"/>
              </w:rPr>
            </w:pPr>
            <w:r>
              <w:rPr>
                <w:sz w:val="21"/>
                <w:szCs w:val="21"/>
              </w:rPr>
              <w:t>第一责任人、逐级签认</w:t>
            </w:r>
          </w:p>
        </w:tc>
        <w:tc>
          <w:tcPr>
            <w:tcW w:w="1390" w:type="dxa"/>
            <w:vAlign w:val="center"/>
          </w:tcPr>
          <w:p w14:paraId="5F2D2A0B">
            <w:pPr>
              <w:snapToGrid w:val="0"/>
              <w:spacing w:before="70" w:after="70" w:line="240" w:lineRule="auto"/>
              <w:ind w:firstLine="0"/>
              <w:jc w:val="left"/>
              <w:rPr>
                <w:sz w:val="21"/>
              </w:rPr>
            </w:pPr>
            <w:r>
              <w:rPr>
                <w:sz w:val="21"/>
                <w:szCs w:val="21"/>
              </w:rPr>
              <w:t>项目负责人</w:t>
            </w:r>
          </w:p>
        </w:tc>
        <w:tc>
          <w:tcPr>
            <w:tcW w:w="1596" w:type="dxa"/>
            <w:vAlign w:val="center"/>
          </w:tcPr>
          <w:p w14:paraId="62B2E3DA">
            <w:pPr>
              <w:snapToGrid w:val="0"/>
              <w:spacing w:before="70" w:after="70" w:line="240" w:lineRule="auto"/>
              <w:ind w:firstLine="0"/>
              <w:jc w:val="left"/>
              <w:rPr>
                <w:sz w:val="21"/>
              </w:rPr>
            </w:pPr>
            <w:r>
              <w:rPr>
                <w:sz w:val="21"/>
                <w:szCs w:val="21"/>
              </w:rPr>
              <w:t>责任书</w:t>
            </w:r>
          </w:p>
        </w:tc>
      </w:tr>
      <w:tr w14:paraId="6B37C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2AD38643">
            <w:pPr>
              <w:snapToGrid w:val="0"/>
              <w:spacing w:before="70" w:after="70" w:line="240" w:lineRule="auto"/>
              <w:ind w:firstLine="0"/>
              <w:jc w:val="center"/>
              <w:rPr>
                <w:sz w:val="21"/>
              </w:rPr>
            </w:pPr>
            <w:r>
              <w:rPr>
                <w:sz w:val="21"/>
                <w:szCs w:val="21"/>
              </w:rPr>
              <w:t>13</w:t>
            </w:r>
          </w:p>
        </w:tc>
        <w:tc>
          <w:tcPr>
            <w:tcW w:w="2646" w:type="dxa"/>
            <w:vAlign w:val="center"/>
          </w:tcPr>
          <w:p w14:paraId="0FD270D7">
            <w:pPr>
              <w:snapToGrid w:val="0"/>
              <w:spacing w:before="70" w:after="70" w:line="240" w:lineRule="auto"/>
              <w:ind w:firstLine="0"/>
              <w:jc w:val="left"/>
              <w:rPr>
                <w:sz w:val="21"/>
              </w:rPr>
            </w:pPr>
            <w:r>
              <w:rPr>
                <w:sz w:val="21"/>
                <w:szCs w:val="21"/>
              </w:rPr>
              <w:t>危险作业审批办法</w:t>
            </w:r>
          </w:p>
        </w:tc>
        <w:tc>
          <w:tcPr>
            <w:tcW w:w="2856" w:type="dxa"/>
            <w:vAlign w:val="center"/>
          </w:tcPr>
          <w:p w14:paraId="173F99F0">
            <w:pPr>
              <w:snapToGrid w:val="0"/>
              <w:spacing w:before="70" w:after="70" w:line="240" w:lineRule="auto"/>
              <w:ind w:firstLine="0"/>
              <w:jc w:val="center"/>
              <w:rPr>
                <w:sz w:val="21"/>
              </w:rPr>
            </w:pPr>
            <w:r>
              <w:rPr>
                <w:sz w:val="21"/>
                <w:szCs w:val="21"/>
              </w:rPr>
              <w:t>作业票、监护、验收</w:t>
            </w:r>
          </w:p>
        </w:tc>
        <w:tc>
          <w:tcPr>
            <w:tcW w:w="1390" w:type="dxa"/>
            <w:vAlign w:val="center"/>
          </w:tcPr>
          <w:p w14:paraId="7E0137A4">
            <w:pPr>
              <w:snapToGrid w:val="0"/>
              <w:spacing w:before="70" w:after="70" w:line="240" w:lineRule="auto"/>
              <w:ind w:firstLine="0"/>
              <w:jc w:val="left"/>
              <w:rPr>
                <w:sz w:val="21"/>
              </w:rPr>
            </w:pPr>
            <w:r>
              <w:rPr>
                <w:sz w:val="21"/>
                <w:szCs w:val="21"/>
              </w:rPr>
              <w:t>安全员</w:t>
            </w:r>
          </w:p>
        </w:tc>
        <w:tc>
          <w:tcPr>
            <w:tcW w:w="1596" w:type="dxa"/>
            <w:vAlign w:val="center"/>
          </w:tcPr>
          <w:p w14:paraId="0FC09C45">
            <w:pPr>
              <w:snapToGrid w:val="0"/>
              <w:spacing w:before="70" w:after="70" w:line="240" w:lineRule="auto"/>
              <w:ind w:firstLine="0"/>
              <w:jc w:val="left"/>
              <w:rPr>
                <w:sz w:val="21"/>
              </w:rPr>
            </w:pPr>
            <w:r>
              <w:rPr>
                <w:sz w:val="21"/>
                <w:szCs w:val="21"/>
              </w:rPr>
              <w:t>作业票</w:t>
            </w:r>
          </w:p>
        </w:tc>
      </w:tr>
      <w:tr w14:paraId="4C27A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562BA418">
            <w:pPr>
              <w:snapToGrid w:val="0"/>
              <w:spacing w:before="70" w:after="70" w:line="240" w:lineRule="auto"/>
              <w:ind w:firstLine="0"/>
              <w:jc w:val="center"/>
              <w:rPr>
                <w:sz w:val="21"/>
              </w:rPr>
            </w:pPr>
            <w:r>
              <w:rPr>
                <w:sz w:val="21"/>
                <w:szCs w:val="21"/>
              </w:rPr>
              <w:t>14</w:t>
            </w:r>
          </w:p>
        </w:tc>
        <w:tc>
          <w:tcPr>
            <w:tcW w:w="2646" w:type="dxa"/>
            <w:vAlign w:val="center"/>
          </w:tcPr>
          <w:p w14:paraId="6343140B">
            <w:pPr>
              <w:snapToGrid w:val="0"/>
              <w:spacing w:before="70" w:after="70" w:line="240" w:lineRule="auto"/>
              <w:ind w:firstLine="0"/>
              <w:jc w:val="left"/>
              <w:rPr>
                <w:sz w:val="21"/>
              </w:rPr>
            </w:pPr>
            <w:r>
              <w:rPr>
                <w:sz w:val="21"/>
                <w:szCs w:val="21"/>
              </w:rPr>
              <w:t>安全教育培训办法</w:t>
            </w:r>
          </w:p>
        </w:tc>
        <w:tc>
          <w:tcPr>
            <w:tcW w:w="2856" w:type="dxa"/>
            <w:vAlign w:val="center"/>
          </w:tcPr>
          <w:p w14:paraId="1F64D658">
            <w:pPr>
              <w:snapToGrid w:val="0"/>
              <w:spacing w:before="70" w:after="70" w:line="240" w:lineRule="auto"/>
              <w:ind w:firstLine="0"/>
              <w:jc w:val="center"/>
              <w:rPr>
                <w:sz w:val="21"/>
              </w:rPr>
            </w:pPr>
            <w:r>
              <w:rPr>
                <w:sz w:val="21"/>
                <w:szCs w:val="21"/>
              </w:rPr>
              <w:t>三级教育、专项交底</w:t>
            </w:r>
          </w:p>
        </w:tc>
        <w:tc>
          <w:tcPr>
            <w:tcW w:w="1390" w:type="dxa"/>
            <w:vAlign w:val="center"/>
          </w:tcPr>
          <w:p w14:paraId="7A7FBA78">
            <w:pPr>
              <w:snapToGrid w:val="0"/>
              <w:spacing w:before="70" w:after="70" w:line="240" w:lineRule="auto"/>
              <w:ind w:firstLine="0"/>
              <w:jc w:val="left"/>
              <w:rPr>
                <w:sz w:val="21"/>
              </w:rPr>
            </w:pPr>
            <w:r>
              <w:rPr>
                <w:sz w:val="21"/>
                <w:szCs w:val="21"/>
              </w:rPr>
              <w:t>安全员</w:t>
            </w:r>
          </w:p>
        </w:tc>
        <w:tc>
          <w:tcPr>
            <w:tcW w:w="1596" w:type="dxa"/>
            <w:vAlign w:val="center"/>
          </w:tcPr>
          <w:p w14:paraId="112178E5">
            <w:pPr>
              <w:snapToGrid w:val="0"/>
              <w:spacing w:before="70" w:after="70" w:line="240" w:lineRule="auto"/>
              <w:ind w:firstLine="0"/>
              <w:jc w:val="left"/>
              <w:rPr>
                <w:sz w:val="21"/>
              </w:rPr>
            </w:pPr>
            <w:r>
              <w:rPr>
                <w:sz w:val="21"/>
                <w:szCs w:val="21"/>
              </w:rPr>
              <w:t>教育记录</w:t>
            </w:r>
          </w:p>
        </w:tc>
      </w:tr>
      <w:tr w14:paraId="605D4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2753168D">
            <w:pPr>
              <w:snapToGrid w:val="0"/>
              <w:spacing w:before="70" w:after="70" w:line="240" w:lineRule="auto"/>
              <w:ind w:firstLine="0"/>
              <w:jc w:val="center"/>
              <w:rPr>
                <w:sz w:val="21"/>
              </w:rPr>
            </w:pPr>
            <w:r>
              <w:rPr>
                <w:sz w:val="21"/>
                <w:szCs w:val="21"/>
              </w:rPr>
              <w:t>15</w:t>
            </w:r>
          </w:p>
        </w:tc>
        <w:tc>
          <w:tcPr>
            <w:tcW w:w="2646" w:type="dxa"/>
            <w:vAlign w:val="center"/>
          </w:tcPr>
          <w:p w14:paraId="3994F803">
            <w:pPr>
              <w:snapToGrid w:val="0"/>
              <w:spacing w:before="70" w:after="70" w:line="240" w:lineRule="auto"/>
              <w:ind w:firstLine="0"/>
              <w:jc w:val="left"/>
              <w:rPr>
                <w:sz w:val="21"/>
              </w:rPr>
            </w:pPr>
            <w:r>
              <w:rPr>
                <w:sz w:val="21"/>
                <w:szCs w:val="21"/>
              </w:rPr>
              <w:t>应急管理办法</w:t>
            </w:r>
          </w:p>
        </w:tc>
        <w:tc>
          <w:tcPr>
            <w:tcW w:w="2856" w:type="dxa"/>
            <w:vAlign w:val="center"/>
          </w:tcPr>
          <w:p w14:paraId="22FB6E4C">
            <w:pPr>
              <w:snapToGrid w:val="0"/>
              <w:spacing w:before="70" w:after="70" w:line="240" w:lineRule="auto"/>
              <w:ind w:firstLine="0"/>
              <w:jc w:val="center"/>
              <w:rPr>
                <w:sz w:val="21"/>
              </w:rPr>
            </w:pPr>
            <w:r>
              <w:rPr>
                <w:sz w:val="21"/>
                <w:szCs w:val="21"/>
              </w:rPr>
              <w:t>预案、演练、物资</w:t>
            </w:r>
          </w:p>
        </w:tc>
        <w:tc>
          <w:tcPr>
            <w:tcW w:w="1390" w:type="dxa"/>
            <w:vAlign w:val="center"/>
          </w:tcPr>
          <w:p w14:paraId="22C31FF8">
            <w:pPr>
              <w:snapToGrid w:val="0"/>
              <w:spacing w:before="70" w:after="70" w:line="240" w:lineRule="auto"/>
              <w:ind w:firstLine="0"/>
              <w:jc w:val="left"/>
              <w:rPr>
                <w:sz w:val="21"/>
              </w:rPr>
            </w:pPr>
            <w:r>
              <w:rPr>
                <w:sz w:val="21"/>
                <w:szCs w:val="21"/>
              </w:rPr>
              <w:t>安全员</w:t>
            </w:r>
          </w:p>
        </w:tc>
        <w:tc>
          <w:tcPr>
            <w:tcW w:w="1596" w:type="dxa"/>
            <w:vAlign w:val="center"/>
          </w:tcPr>
          <w:p w14:paraId="32AE3613">
            <w:pPr>
              <w:snapToGrid w:val="0"/>
              <w:spacing w:before="70" w:after="70" w:line="240" w:lineRule="auto"/>
              <w:ind w:firstLine="0"/>
              <w:jc w:val="left"/>
              <w:rPr>
                <w:sz w:val="21"/>
              </w:rPr>
            </w:pPr>
            <w:r>
              <w:rPr>
                <w:sz w:val="21"/>
                <w:szCs w:val="21"/>
              </w:rPr>
              <w:t>演练记录</w:t>
            </w:r>
          </w:p>
        </w:tc>
      </w:tr>
      <w:tr w14:paraId="13251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676A020">
            <w:pPr>
              <w:snapToGrid w:val="0"/>
              <w:spacing w:before="70" w:after="70" w:line="240" w:lineRule="auto"/>
              <w:ind w:firstLine="0"/>
              <w:jc w:val="center"/>
              <w:rPr>
                <w:sz w:val="21"/>
              </w:rPr>
            </w:pPr>
            <w:r>
              <w:rPr>
                <w:sz w:val="21"/>
                <w:szCs w:val="21"/>
              </w:rPr>
              <w:t>16</w:t>
            </w:r>
          </w:p>
        </w:tc>
        <w:tc>
          <w:tcPr>
            <w:tcW w:w="2646" w:type="dxa"/>
            <w:vAlign w:val="center"/>
          </w:tcPr>
          <w:p w14:paraId="3FE9D8A5">
            <w:pPr>
              <w:snapToGrid w:val="0"/>
              <w:spacing w:before="70" w:after="70" w:line="240" w:lineRule="auto"/>
              <w:ind w:firstLine="0"/>
              <w:jc w:val="left"/>
              <w:rPr>
                <w:sz w:val="21"/>
              </w:rPr>
            </w:pPr>
            <w:r>
              <w:rPr>
                <w:sz w:val="21"/>
                <w:szCs w:val="21"/>
              </w:rPr>
              <w:t>信息安全与保密管理办法</w:t>
            </w:r>
          </w:p>
        </w:tc>
        <w:tc>
          <w:tcPr>
            <w:tcW w:w="2856" w:type="dxa"/>
            <w:vAlign w:val="center"/>
          </w:tcPr>
          <w:p w14:paraId="092916E0">
            <w:pPr>
              <w:snapToGrid w:val="0"/>
              <w:spacing w:before="70" w:after="70" w:line="240" w:lineRule="auto"/>
              <w:ind w:firstLine="0"/>
              <w:jc w:val="center"/>
              <w:rPr>
                <w:sz w:val="21"/>
              </w:rPr>
            </w:pPr>
            <w:r>
              <w:rPr>
                <w:sz w:val="21"/>
                <w:szCs w:val="21"/>
              </w:rPr>
              <w:t>分级授权、审计留痕</w:t>
            </w:r>
          </w:p>
        </w:tc>
        <w:tc>
          <w:tcPr>
            <w:tcW w:w="1390" w:type="dxa"/>
            <w:vAlign w:val="center"/>
          </w:tcPr>
          <w:p w14:paraId="085F3631">
            <w:pPr>
              <w:snapToGrid w:val="0"/>
              <w:spacing w:before="70" w:after="70" w:line="240" w:lineRule="auto"/>
              <w:ind w:firstLine="0"/>
              <w:jc w:val="left"/>
              <w:rPr>
                <w:sz w:val="21"/>
              </w:rPr>
            </w:pPr>
            <w:r>
              <w:rPr>
                <w:sz w:val="21"/>
                <w:szCs w:val="21"/>
              </w:rPr>
              <w:t>信息管理员</w:t>
            </w:r>
          </w:p>
        </w:tc>
        <w:tc>
          <w:tcPr>
            <w:tcW w:w="1596" w:type="dxa"/>
            <w:vAlign w:val="center"/>
          </w:tcPr>
          <w:p w14:paraId="47AEACB9">
            <w:pPr>
              <w:snapToGrid w:val="0"/>
              <w:spacing w:before="70" w:after="70" w:line="240" w:lineRule="auto"/>
              <w:ind w:firstLine="0"/>
              <w:jc w:val="left"/>
              <w:rPr>
                <w:sz w:val="21"/>
              </w:rPr>
            </w:pPr>
            <w:r>
              <w:rPr>
                <w:sz w:val="21"/>
                <w:szCs w:val="21"/>
              </w:rPr>
              <w:t>权限表、日志</w:t>
            </w:r>
          </w:p>
        </w:tc>
      </w:tr>
      <w:tr w14:paraId="20D20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1090E798">
            <w:pPr>
              <w:snapToGrid w:val="0"/>
              <w:spacing w:before="70" w:after="70" w:line="240" w:lineRule="auto"/>
              <w:ind w:firstLine="0"/>
              <w:jc w:val="center"/>
              <w:rPr>
                <w:sz w:val="21"/>
              </w:rPr>
            </w:pPr>
            <w:r>
              <w:rPr>
                <w:sz w:val="21"/>
                <w:szCs w:val="21"/>
              </w:rPr>
              <w:t>17</w:t>
            </w:r>
          </w:p>
        </w:tc>
        <w:tc>
          <w:tcPr>
            <w:tcW w:w="2646" w:type="dxa"/>
            <w:vAlign w:val="center"/>
          </w:tcPr>
          <w:p w14:paraId="22116B51">
            <w:pPr>
              <w:snapToGrid w:val="0"/>
              <w:spacing w:before="70" w:after="70" w:line="240" w:lineRule="auto"/>
              <w:ind w:firstLine="0"/>
              <w:jc w:val="left"/>
              <w:rPr>
                <w:sz w:val="21"/>
              </w:rPr>
            </w:pPr>
            <w:r>
              <w:rPr>
                <w:sz w:val="21"/>
                <w:szCs w:val="21"/>
              </w:rPr>
              <w:t>档案管理办法</w:t>
            </w:r>
          </w:p>
        </w:tc>
        <w:tc>
          <w:tcPr>
            <w:tcW w:w="2856" w:type="dxa"/>
            <w:vAlign w:val="center"/>
          </w:tcPr>
          <w:p w14:paraId="114EC5A4">
            <w:pPr>
              <w:snapToGrid w:val="0"/>
              <w:spacing w:before="70" w:after="70" w:line="240" w:lineRule="auto"/>
              <w:ind w:firstLine="0"/>
              <w:jc w:val="center"/>
              <w:rPr>
                <w:sz w:val="21"/>
              </w:rPr>
            </w:pPr>
            <w:r>
              <w:rPr>
                <w:sz w:val="21"/>
                <w:szCs w:val="21"/>
              </w:rPr>
              <w:t>同步归档、双套制</w:t>
            </w:r>
          </w:p>
        </w:tc>
        <w:tc>
          <w:tcPr>
            <w:tcW w:w="1390" w:type="dxa"/>
            <w:vAlign w:val="center"/>
          </w:tcPr>
          <w:p w14:paraId="1600D56F">
            <w:pPr>
              <w:snapToGrid w:val="0"/>
              <w:spacing w:before="70" w:after="70" w:line="240" w:lineRule="auto"/>
              <w:ind w:firstLine="0"/>
              <w:jc w:val="left"/>
              <w:rPr>
                <w:sz w:val="21"/>
              </w:rPr>
            </w:pPr>
            <w:r>
              <w:rPr>
                <w:sz w:val="21"/>
                <w:szCs w:val="21"/>
              </w:rPr>
              <w:t>档案管理员</w:t>
            </w:r>
          </w:p>
        </w:tc>
        <w:tc>
          <w:tcPr>
            <w:tcW w:w="1596" w:type="dxa"/>
            <w:vAlign w:val="center"/>
          </w:tcPr>
          <w:p w14:paraId="3908C749">
            <w:pPr>
              <w:snapToGrid w:val="0"/>
              <w:spacing w:before="70" w:after="70" w:line="240" w:lineRule="auto"/>
              <w:ind w:firstLine="0"/>
              <w:jc w:val="left"/>
              <w:rPr>
                <w:sz w:val="21"/>
              </w:rPr>
            </w:pPr>
            <w:r>
              <w:rPr>
                <w:sz w:val="21"/>
                <w:szCs w:val="21"/>
              </w:rPr>
              <w:t>组卷清单</w:t>
            </w:r>
          </w:p>
        </w:tc>
      </w:tr>
      <w:tr w14:paraId="75090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35176CC7">
            <w:pPr>
              <w:snapToGrid w:val="0"/>
              <w:spacing w:before="70" w:after="70" w:line="240" w:lineRule="auto"/>
              <w:ind w:firstLine="0"/>
              <w:jc w:val="center"/>
              <w:rPr>
                <w:sz w:val="21"/>
              </w:rPr>
            </w:pPr>
            <w:r>
              <w:rPr>
                <w:sz w:val="21"/>
                <w:szCs w:val="21"/>
              </w:rPr>
              <w:t>18</w:t>
            </w:r>
          </w:p>
        </w:tc>
        <w:tc>
          <w:tcPr>
            <w:tcW w:w="2646" w:type="dxa"/>
            <w:vAlign w:val="center"/>
          </w:tcPr>
          <w:p w14:paraId="5EB4E236">
            <w:pPr>
              <w:snapToGrid w:val="0"/>
              <w:spacing w:before="70" w:after="70" w:line="240" w:lineRule="auto"/>
              <w:ind w:firstLine="0"/>
              <w:jc w:val="left"/>
              <w:rPr>
                <w:sz w:val="21"/>
              </w:rPr>
            </w:pPr>
            <w:r>
              <w:rPr>
                <w:sz w:val="21"/>
                <w:szCs w:val="21"/>
              </w:rPr>
              <w:t>进度管理办法</w:t>
            </w:r>
          </w:p>
        </w:tc>
        <w:tc>
          <w:tcPr>
            <w:tcW w:w="2856" w:type="dxa"/>
            <w:vAlign w:val="center"/>
          </w:tcPr>
          <w:p w14:paraId="5C571C3D">
            <w:pPr>
              <w:snapToGrid w:val="0"/>
              <w:spacing w:before="70" w:after="70" w:line="240" w:lineRule="auto"/>
              <w:ind w:firstLine="0"/>
              <w:jc w:val="center"/>
              <w:rPr>
                <w:sz w:val="21"/>
              </w:rPr>
            </w:pPr>
            <w:r>
              <w:rPr>
                <w:sz w:val="21"/>
                <w:szCs w:val="21"/>
              </w:rPr>
              <w:t>周报、月报、偏差纠正</w:t>
            </w:r>
          </w:p>
        </w:tc>
        <w:tc>
          <w:tcPr>
            <w:tcW w:w="1390" w:type="dxa"/>
            <w:vAlign w:val="center"/>
          </w:tcPr>
          <w:p w14:paraId="14E33C36">
            <w:pPr>
              <w:snapToGrid w:val="0"/>
              <w:spacing w:before="70" w:after="70" w:line="240" w:lineRule="auto"/>
              <w:ind w:firstLine="0"/>
              <w:jc w:val="left"/>
              <w:rPr>
                <w:sz w:val="21"/>
              </w:rPr>
            </w:pPr>
            <w:r>
              <w:rPr>
                <w:sz w:val="21"/>
                <w:szCs w:val="21"/>
              </w:rPr>
              <w:t>计划工程师</w:t>
            </w:r>
          </w:p>
        </w:tc>
        <w:tc>
          <w:tcPr>
            <w:tcW w:w="1596" w:type="dxa"/>
            <w:vAlign w:val="center"/>
          </w:tcPr>
          <w:p w14:paraId="6C89943E">
            <w:pPr>
              <w:snapToGrid w:val="0"/>
              <w:spacing w:before="70" w:after="70" w:line="240" w:lineRule="auto"/>
              <w:ind w:firstLine="0"/>
              <w:jc w:val="left"/>
              <w:rPr>
                <w:sz w:val="21"/>
              </w:rPr>
            </w:pPr>
            <w:r>
              <w:rPr>
                <w:sz w:val="21"/>
                <w:szCs w:val="21"/>
              </w:rPr>
              <w:t>进度报告</w:t>
            </w:r>
          </w:p>
        </w:tc>
      </w:tr>
      <w:tr w14:paraId="00737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76DD2EDF">
            <w:pPr>
              <w:snapToGrid w:val="0"/>
              <w:spacing w:before="70" w:after="70" w:line="240" w:lineRule="auto"/>
              <w:ind w:firstLine="0"/>
              <w:jc w:val="center"/>
              <w:rPr>
                <w:sz w:val="21"/>
              </w:rPr>
            </w:pPr>
            <w:r>
              <w:rPr>
                <w:sz w:val="21"/>
                <w:szCs w:val="21"/>
              </w:rPr>
              <w:t>19</w:t>
            </w:r>
          </w:p>
        </w:tc>
        <w:tc>
          <w:tcPr>
            <w:tcW w:w="2646" w:type="dxa"/>
            <w:vAlign w:val="center"/>
          </w:tcPr>
          <w:p w14:paraId="1E5C0771">
            <w:pPr>
              <w:snapToGrid w:val="0"/>
              <w:spacing w:before="70" w:after="70" w:line="240" w:lineRule="auto"/>
              <w:ind w:firstLine="0"/>
              <w:jc w:val="left"/>
              <w:rPr>
                <w:sz w:val="21"/>
              </w:rPr>
            </w:pPr>
            <w:r>
              <w:rPr>
                <w:sz w:val="21"/>
                <w:szCs w:val="21"/>
              </w:rPr>
              <w:t>变更管理办法</w:t>
            </w:r>
          </w:p>
        </w:tc>
        <w:tc>
          <w:tcPr>
            <w:tcW w:w="2856" w:type="dxa"/>
            <w:vAlign w:val="center"/>
          </w:tcPr>
          <w:p w14:paraId="4B963937">
            <w:pPr>
              <w:snapToGrid w:val="0"/>
              <w:spacing w:before="70" w:after="70" w:line="240" w:lineRule="auto"/>
              <w:ind w:firstLine="0"/>
              <w:jc w:val="center"/>
              <w:rPr>
                <w:sz w:val="21"/>
              </w:rPr>
            </w:pPr>
            <w:r>
              <w:rPr>
                <w:sz w:val="21"/>
                <w:szCs w:val="21"/>
              </w:rPr>
              <w:t>分类分级、闭环关闭</w:t>
            </w:r>
          </w:p>
        </w:tc>
        <w:tc>
          <w:tcPr>
            <w:tcW w:w="1390" w:type="dxa"/>
            <w:vAlign w:val="center"/>
          </w:tcPr>
          <w:p w14:paraId="5D1DD18A">
            <w:pPr>
              <w:snapToGrid w:val="0"/>
              <w:spacing w:before="70" w:after="70" w:line="240" w:lineRule="auto"/>
              <w:ind w:firstLine="0"/>
              <w:jc w:val="left"/>
              <w:rPr>
                <w:sz w:val="21"/>
              </w:rPr>
            </w:pPr>
            <w:r>
              <w:rPr>
                <w:sz w:val="21"/>
                <w:szCs w:val="21"/>
              </w:rPr>
              <w:t>项目负责人</w:t>
            </w:r>
          </w:p>
        </w:tc>
        <w:tc>
          <w:tcPr>
            <w:tcW w:w="1596" w:type="dxa"/>
            <w:vAlign w:val="center"/>
          </w:tcPr>
          <w:p w14:paraId="5BFC7DD0">
            <w:pPr>
              <w:snapToGrid w:val="0"/>
              <w:spacing w:before="70" w:after="70" w:line="240" w:lineRule="auto"/>
              <w:ind w:firstLine="0"/>
              <w:jc w:val="left"/>
              <w:rPr>
                <w:sz w:val="21"/>
              </w:rPr>
            </w:pPr>
            <w:r>
              <w:rPr>
                <w:sz w:val="21"/>
                <w:szCs w:val="21"/>
              </w:rPr>
              <w:t>变更申请单</w:t>
            </w:r>
          </w:p>
        </w:tc>
      </w:tr>
      <w:tr w14:paraId="19A11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vAlign w:val="center"/>
          </w:tcPr>
          <w:p w14:paraId="68A40879">
            <w:pPr>
              <w:snapToGrid w:val="0"/>
              <w:spacing w:before="70" w:after="70" w:line="240" w:lineRule="auto"/>
              <w:ind w:firstLine="0"/>
              <w:jc w:val="center"/>
              <w:rPr>
                <w:sz w:val="21"/>
              </w:rPr>
            </w:pPr>
            <w:r>
              <w:rPr>
                <w:sz w:val="21"/>
                <w:szCs w:val="21"/>
              </w:rPr>
              <w:t>20</w:t>
            </w:r>
          </w:p>
        </w:tc>
        <w:tc>
          <w:tcPr>
            <w:tcW w:w="2646" w:type="dxa"/>
            <w:vAlign w:val="center"/>
          </w:tcPr>
          <w:p w14:paraId="77E60463">
            <w:pPr>
              <w:snapToGrid w:val="0"/>
              <w:spacing w:before="70" w:after="70" w:line="240" w:lineRule="auto"/>
              <w:ind w:firstLine="0"/>
              <w:jc w:val="left"/>
              <w:rPr>
                <w:sz w:val="21"/>
              </w:rPr>
            </w:pPr>
            <w:r>
              <w:rPr>
                <w:sz w:val="21"/>
                <w:szCs w:val="21"/>
              </w:rPr>
              <w:t>沟通与例会管理办法</w:t>
            </w:r>
          </w:p>
        </w:tc>
        <w:tc>
          <w:tcPr>
            <w:tcW w:w="2856" w:type="dxa"/>
            <w:vAlign w:val="center"/>
          </w:tcPr>
          <w:p w14:paraId="4E434DFD">
            <w:pPr>
              <w:snapToGrid w:val="0"/>
              <w:spacing w:before="70" w:after="70" w:line="240" w:lineRule="auto"/>
              <w:ind w:firstLine="0"/>
              <w:jc w:val="center"/>
              <w:rPr>
                <w:sz w:val="21"/>
              </w:rPr>
            </w:pPr>
            <w:r>
              <w:rPr>
                <w:sz w:val="21"/>
                <w:szCs w:val="21"/>
              </w:rPr>
              <w:t>周例会、月度协调会</w:t>
            </w:r>
          </w:p>
        </w:tc>
        <w:tc>
          <w:tcPr>
            <w:tcW w:w="1390" w:type="dxa"/>
            <w:vAlign w:val="center"/>
          </w:tcPr>
          <w:p w14:paraId="0713BEDA">
            <w:pPr>
              <w:snapToGrid w:val="0"/>
              <w:spacing w:before="70" w:after="70" w:line="240" w:lineRule="auto"/>
              <w:ind w:firstLine="0"/>
              <w:jc w:val="left"/>
              <w:rPr>
                <w:sz w:val="21"/>
              </w:rPr>
            </w:pPr>
            <w:r>
              <w:rPr>
                <w:sz w:val="21"/>
                <w:szCs w:val="21"/>
              </w:rPr>
              <w:t>项目负责人</w:t>
            </w:r>
          </w:p>
        </w:tc>
        <w:tc>
          <w:tcPr>
            <w:tcW w:w="1596" w:type="dxa"/>
            <w:vAlign w:val="center"/>
          </w:tcPr>
          <w:p w14:paraId="1B8D5FCE">
            <w:pPr>
              <w:snapToGrid w:val="0"/>
              <w:spacing w:before="70" w:after="70" w:line="240" w:lineRule="auto"/>
              <w:ind w:firstLine="0"/>
              <w:jc w:val="left"/>
              <w:rPr>
                <w:sz w:val="21"/>
              </w:rPr>
            </w:pPr>
            <w:r>
              <w:rPr>
                <w:sz w:val="21"/>
                <w:szCs w:val="21"/>
              </w:rPr>
              <w:t>会议纪要</w:t>
            </w:r>
          </w:p>
        </w:tc>
      </w:tr>
    </w:tbl>
    <w:p w14:paraId="539EB107">
      <w:pPr>
        <w:spacing w:line="240" w:lineRule="auto"/>
      </w:pPr>
    </w:p>
    <w:p w14:paraId="09FA35C9">
      <w:pPr>
        <w:pStyle w:val="6"/>
      </w:pPr>
      <w:r>
        <w:rPr>
          <w:szCs w:val="32"/>
        </w:rPr>
        <w:t>3.6.5.1 例会与报告机制</w:t>
      </w:r>
    </w:p>
    <w:tbl>
      <w:tblPr>
        <w:tblStyle w:val="32"/>
        <w:tblW w:w="90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86"/>
        <w:gridCol w:w="966"/>
        <w:gridCol w:w="2646"/>
        <w:gridCol w:w="2646"/>
        <w:gridCol w:w="1386"/>
      </w:tblGrid>
      <w:tr w14:paraId="1B83B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86" w:type="dxa"/>
            <w:shd w:val="clear" w:color="auto" w:fill="E7E6E6"/>
            <w:vAlign w:val="center"/>
          </w:tcPr>
          <w:p w14:paraId="5EEE0422">
            <w:pPr>
              <w:snapToGrid w:val="0"/>
              <w:spacing w:before="70" w:after="70" w:line="240" w:lineRule="auto"/>
              <w:ind w:firstLine="0"/>
              <w:jc w:val="center"/>
              <w:rPr>
                <w:b/>
                <w:sz w:val="21"/>
              </w:rPr>
            </w:pPr>
            <w:r>
              <w:rPr>
                <w:b/>
                <w:sz w:val="21"/>
                <w:szCs w:val="21"/>
              </w:rPr>
              <w:t>会议/报告</w:t>
            </w:r>
          </w:p>
        </w:tc>
        <w:tc>
          <w:tcPr>
            <w:tcW w:w="966" w:type="dxa"/>
            <w:shd w:val="clear" w:color="auto" w:fill="E7E6E6"/>
            <w:vAlign w:val="center"/>
          </w:tcPr>
          <w:p w14:paraId="6C217B51">
            <w:pPr>
              <w:snapToGrid w:val="0"/>
              <w:spacing w:before="70" w:after="70" w:line="240" w:lineRule="auto"/>
              <w:ind w:firstLine="0"/>
              <w:jc w:val="center"/>
              <w:rPr>
                <w:b/>
                <w:sz w:val="21"/>
              </w:rPr>
            </w:pPr>
            <w:r>
              <w:rPr>
                <w:b/>
                <w:sz w:val="21"/>
                <w:szCs w:val="21"/>
              </w:rPr>
              <w:t>频次</w:t>
            </w:r>
          </w:p>
        </w:tc>
        <w:tc>
          <w:tcPr>
            <w:tcW w:w="2646" w:type="dxa"/>
            <w:shd w:val="clear" w:color="auto" w:fill="E7E6E6"/>
            <w:vAlign w:val="center"/>
          </w:tcPr>
          <w:p w14:paraId="5B84D300">
            <w:pPr>
              <w:snapToGrid w:val="0"/>
              <w:spacing w:before="70" w:after="70" w:line="240" w:lineRule="auto"/>
              <w:ind w:firstLine="0"/>
              <w:jc w:val="center"/>
              <w:rPr>
                <w:b/>
                <w:sz w:val="21"/>
              </w:rPr>
            </w:pPr>
            <w:r>
              <w:rPr>
                <w:b/>
                <w:sz w:val="21"/>
                <w:szCs w:val="21"/>
              </w:rPr>
              <w:t>参加人</w:t>
            </w:r>
          </w:p>
        </w:tc>
        <w:tc>
          <w:tcPr>
            <w:tcW w:w="2646" w:type="dxa"/>
            <w:shd w:val="clear" w:color="auto" w:fill="E7E6E6"/>
            <w:vAlign w:val="center"/>
          </w:tcPr>
          <w:p w14:paraId="119F9B84">
            <w:pPr>
              <w:snapToGrid w:val="0"/>
              <w:spacing w:before="70" w:after="70" w:line="240" w:lineRule="auto"/>
              <w:ind w:firstLine="0"/>
              <w:jc w:val="center"/>
              <w:rPr>
                <w:b/>
                <w:sz w:val="21"/>
              </w:rPr>
            </w:pPr>
            <w:r>
              <w:rPr>
                <w:b/>
                <w:sz w:val="21"/>
                <w:szCs w:val="21"/>
              </w:rPr>
              <w:t>主要议题</w:t>
            </w:r>
          </w:p>
        </w:tc>
        <w:tc>
          <w:tcPr>
            <w:tcW w:w="1386" w:type="dxa"/>
            <w:shd w:val="clear" w:color="auto" w:fill="E7E6E6"/>
            <w:vAlign w:val="center"/>
          </w:tcPr>
          <w:p w14:paraId="331DDBBD">
            <w:pPr>
              <w:snapToGrid w:val="0"/>
              <w:spacing w:before="70" w:after="70" w:line="240" w:lineRule="auto"/>
              <w:ind w:firstLine="0"/>
              <w:jc w:val="center"/>
              <w:rPr>
                <w:b/>
                <w:sz w:val="21"/>
              </w:rPr>
            </w:pPr>
            <w:r>
              <w:rPr>
                <w:b/>
                <w:sz w:val="21"/>
                <w:szCs w:val="21"/>
              </w:rPr>
              <w:t>输出</w:t>
            </w:r>
          </w:p>
        </w:tc>
      </w:tr>
      <w:tr w14:paraId="4CFEC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26473FFC">
            <w:pPr>
              <w:snapToGrid w:val="0"/>
              <w:spacing w:before="70" w:after="70" w:line="240" w:lineRule="auto"/>
              <w:ind w:firstLine="0"/>
              <w:jc w:val="left"/>
              <w:rPr>
                <w:sz w:val="21"/>
              </w:rPr>
            </w:pPr>
            <w:r>
              <w:rPr>
                <w:sz w:val="21"/>
                <w:szCs w:val="21"/>
              </w:rPr>
              <w:t>班组晨会</w:t>
            </w:r>
          </w:p>
        </w:tc>
        <w:tc>
          <w:tcPr>
            <w:tcW w:w="966" w:type="dxa"/>
            <w:vAlign w:val="center"/>
          </w:tcPr>
          <w:p w14:paraId="166E7E97">
            <w:pPr>
              <w:snapToGrid w:val="0"/>
              <w:spacing w:before="70" w:after="70" w:line="240" w:lineRule="auto"/>
              <w:ind w:firstLine="0"/>
              <w:jc w:val="left"/>
              <w:rPr>
                <w:sz w:val="21"/>
              </w:rPr>
            </w:pPr>
            <w:r>
              <w:rPr>
                <w:sz w:val="21"/>
                <w:szCs w:val="21"/>
              </w:rPr>
              <w:t>每日</w:t>
            </w:r>
          </w:p>
        </w:tc>
        <w:tc>
          <w:tcPr>
            <w:tcW w:w="2646" w:type="dxa"/>
            <w:vAlign w:val="center"/>
          </w:tcPr>
          <w:p w14:paraId="27FB2ABE">
            <w:pPr>
              <w:snapToGrid w:val="0"/>
              <w:spacing w:before="70" w:after="70" w:line="240" w:lineRule="auto"/>
              <w:ind w:firstLine="0"/>
              <w:jc w:val="left"/>
              <w:rPr>
                <w:sz w:val="21"/>
              </w:rPr>
            </w:pPr>
            <w:r>
              <w:rPr>
                <w:sz w:val="21"/>
                <w:szCs w:val="21"/>
              </w:rPr>
              <w:t>作业组全员</w:t>
            </w:r>
          </w:p>
        </w:tc>
        <w:tc>
          <w:tcPr>
            <w:tcW w:w="2646" w:type="dxa"/>
            <w:vAlign w:val="center"/>
          </w:tcPr>
          <w:p w14:paraId="69A3843A">
            <w:pPr>
              <w:snapToGrid w:val="0"/>
              <w:spacing w:before="70" w:after="70" w:line="240" w:lineRule="auto"/>
              <w:ind w:firstLine="0"/>
              <w:jc w:val="left"/>
              <w:rPr>
                <w:sz w:val="21"/>
              </w:rPr>
            </w:pPr>
            <w:r>
              <w:rPr>
                <w:sz w:val="21"/>
                <w:szCs w:val="21"/>
              </w:rPr>
              <w:t>当日任务、安全提示、风险提示</w:t>
            </w:r>
          </w:p>
        </w:tc>
        <w:tc>
          <w:tcPr>
            <w:tcW w:w="1386" w:type="dxa"/>
            <w:vAlign w:val="center"/>
          </w:tcPr>
          <w:p w14:paraId="411490AB">
            <w:pPr>
              <w:snapToGrid w:val="0"/>
              <w:spacing w:before="70" w:after="70" w:line="240" w:lineRule="auto"/>
              <w:ind w:firstLine="0"/>
              <w:jc w:val="left"/>
              <w:rPr>
                <w:sz w:val="21"/>
              </w:rPr>
            </w:pPr>
            <w:r>
              <w:rPr>
                <w:sz w:val="21"/>
                <w:szCs w:val="21"/>
              </w:rPr>
              <w:t>晨会记录</w:t>
            </w:r>
          </w:p>
        </w:tc>
      </w:tr>
      <w:tr w14:paraId="46CB9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64A53EE7">
            <w:pPr>
              <w:snapToGrid w:val="0"/>
              <w:spacing w:before="70" w:after="70" w:line="240" w:lineRule="auto"/>
              <w:ind w:firstLine="0"/>
              <w:jc w:val="left"/>
              <w:rPr>
                <w:sz w:val="21"/>
              </w:rPr>
            </w:pPr>
            <w:r>
              <w:rPr>
                <w:sz w:val="21"/>
                <w:szCs w:val="21"/>
              </w:rPr>
              <w:t>现场周例会</w:t>
            </w:r>
          </w:p>
        </w:tc>
        <w:tc>
          <w:tcPr>
            <w:tcW w:w="966" w:type="dxa"/>
            <w:vAlign w:val="center"/>
          </w:tcPr>
          <w:p w14:paraId="326AFE35">
            <w:pPr>
              <w:snapToGrid w:val="0"/>
              <w:spacing w:before="70" w:after="70" w:line="240" w:lineRule="auto"/>
              <w:ind w:firstLine="0"/>
              <w:jc w:val="left"/>
              <w:rPr>
                <w:sz w:val="21"/>
              </w:rPr>
            </w:pPr>
            <w:r>
              <w:rPr>
                <w:sz w:val="21"/>
                <w:szCs w:val="21"/>
              </w:rPr>
              <w:t>每周</w:t>
            </w:r>
          </w:p>
        </w:tc>
        <w:tc>
          <w:tcPr>
            <w:tcW w:w="2646" w:type="dxa"/>
            <w:vAlign w:val="center"/>
          </w:tcPr>
          <w:p w14:paraId="4DA70C5F">
            <w:pPr>
              <w:snapToGrid w:val="0"/>
              <w:spacing w:before="70" w:after="70" w:line="240" w:lineRule="auto"/>
              <w:ind w:firstLine="0"/>
              <w:jc w:val="left"/>
              <w:rPr>
                <w:sz w:val="21"/>
              </w:rPr>
            </w:pPr>
            <w:r>
              <w:rPr>
                <w:sz w:val="21"/>
                <w:szCs w:val="21"/>
              </w:rPr>
              <w:t>组长、质检、安全、技术</w:t>
            </w:r>
          </w:p>
        </w:tc>
        <w:tc>
          <w:tcPr>
            <w:tcW w:w="2646" w:type="dxa"/>
            <w:vAlign w:val="center"/>
          </w:tcPr>
          <w:p w14:paraId="1C927F8A">
            <w:pPr>
              <w:snapToGrid w:val="0"/>
              <w:spacing w:before="70" w:after="70" w:line="240" w:lineRule="auto"/>
              <w:ind w:firstLine="0"/>
              <w:jc w:val="left"/>
              <w:rPr>
                <w:sz w:val="21"/>
              </w:rPr>
            </w:pPr>
            <w:r>
              <w:rPr>
                <w:sz w:val="21"/>
                <w:szCs w:val="21"/>
              </w:rPr>
              <w:t>进度、质量、问题、下周计划</w:t>
            </w:r>
          </w:p>
        </w:tc>
        <w:tc>
          <w:tcPr>
            <w:tcW w:w="1386" w:type="dxa"/>
            <w:vAlign w:val="center"/>
          </w:tcPr>
          <w:p w14:paraId="3B33A19B">
            <w:pPr>
              <w:snapToGrid w:val="0"/>
              <w:spacing w:before="70" w:after="70" w:line="240" w:lineRule="auto"/>
              <w:ind w:firstLine="0"/>
              <w:jc w:val="left"/>
              <w:rPr>
                <w:sz w:val="21"/>
              </w:rPr>
            </w:pPr>
            <w:r>
              <w:rPr>
                <w:sz w:val="21"/>
                <w:szCs w:val="21"/>
              </w:rPr>
              <w:t>周报</w:t>
            </w:r>
          </w:p>
        </w:tc>
      </w:tr>
      <w:tr w14:paraId="5DC89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0B04EB0C">
            <w:pPr>
              <w:snapToGrid w:val="0"/>
              <w:spacing w:before="70" w:after="70" w:line="240" w:lineRule="auto"/>
              <w:ind w:firstLine="0"/>
              <w:jc w:val="left"/>
              <w:rPr>
                <w:sz w:val="21"/>
              </w:rPr>
            </w:pPr>
            <w:r>
              <w:rPr>
                <w:sz w:val="21"/>
                <w:szCs w:val="21"/>
              </w:rPr>
              <w:t>月度技术协调会</w:t>
            </w:r>
          </w:p>
        </w:tc>
        <w:tc>
          <w:tcPr>
            <w:tcW w:w="966" w:type="dxa"/>
            <w:vAlign w:val="center"/>
          </w:tcPr>
          <w:p w14:paraId="56B9F11E">
            <w:pPr>
              <w:snapToGrid w:val="0"/>
              <w:spacing w:before="70" w:after="70" w:line="240" w:lineRule="auto"/>
              <w:ind w:firstLine="0"/>
              <w:jc w:val="left"/>
              <w:rPr>
                <w:sz w:val="21"/>
              </w:rPr>
            </w:pPr>
            <w:r>
              <w:rPr>
                <w:sz w:val="21"/>
                <w:szCs w:val="21"/>
              </w:rPr>
              <w:t>每月</w:t>
            </w:r>
          </w:p>
        </w:tc>
        <w:tc>
          <w:tcPr>
            <w:tcW w:w="2646" w:type="dxa"/>
            <w:vAlign w:val="center"/>
          </w:tcPr>
          <w:p w14:paraId="3663E9DC">
            <w:pPr>
              <w:snapToGrid w:val="0"/>
              <w:spacing w:before="70" w:after="70" w:line="240" w:lineRule="auto"/>
              <w:ind w:firstLine="0"/>
              <w:jc w:val="left"/>
              <w:rPr>
                <w:sz w:val="21"/>
              </w:rPr>
            </w:pPr>
            <w:r>
              <w:rPr>
                <w:sz w:val="21"/>
                <w:szCs w:val="21"/>
              </w:rPr>
              <w:t>项目负责人、技术负责人、各组</w:t>
            </w:r>
          </w:p>
        </w:tc>
        <w:tc>
          <w:tcPr>
            <w:tcW w:w="2646" w:type="dxa"/>
            <w:vAlign w:val="center"/>
          </w:tcPr>
          <w:p w14:paraId="320F6E38">
            <w:pPr>
              <w:snapToGrid w:val="0"/>
              <w:spacing w:before="70" w:after="70" w:line="240" w:lineRule="auto"/>
              <w:ind w:firstLine="0"/>
              <w:jc w:val="left"/>
              <w:rPr>
                <w:sz w:val="21"/>
              </w:rPr>
            </w:pPr>
            <w:r>
              <w:rPr>
                <w:sz w:val="21"/>
                <w:szCs w:val="21"/>
              </w:rPr>
              <w:t>技术难题、接口、资源</w:t>
            </w:r>
          </w:p>
        </w:tc>
        <w:tc>
          <w:tcPr>
            <w:tcW w:w="1386" w:type="dxa"/>
            <w:vAlign w:val="center"/>
          </w:tcPr>
          <w:p w14:paraId="15043742">
            <w:pPr>
              <w:snapToGrid w:val="0"/>
              <w:spacing w:before="70" w:after="70" w:line="240" w:lineRule="auto"/>
              <w:ind w:firstLine="0"/>
              <w:jc w:val="left"/>
              <w:rPr>
                <w:sz w:val="21"/>
              </w:rPr>
            </w:pPr>
            <w:r>
              <w:rPr>
                <w:sz w:val="21"/>
                <w:szCs w:val="21"/>
              </w:rPr>
              <w:t>会议纪要</w:t>
            </w:r>
          </w:p>
        </w:tc>
      </w:tr>
      <w:tr w14:paraId="06B1F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74002E4A">
            <w:pPr>
              <w:snapToGrid w:val="0"/>
              <w:spacing w:before="70" w:after="70" w:line="240" w:lineRule="auto"/>
              <w:ind w:firstLine="0"/>
              <w:jc w:val="left"/>
              <w:rPr>
                <w:sz w:val="21"/>
              </w:rPr>
            </w:pPr>
            <w:r>
              <w:rPr>
                <w:sz w:val="21"/>
                <w:szCs w:val="21"/>
              </w:rPr>
              <w:t>阶段评审会</w:t>
            </w:r>
          </w:p>
        </w:tc>
        <w:tc>
          <w:tcPr>
            <w:tcW w:w="966" w:type="dxa"/>
            <w:vAlign w:val="center"/>
          </w:tcPr>
          <w:p w14:paraId="45FCD0D5">
            <w:pPr>
              <w:snapToGrid w:val="0"/>
              <w:spacing w:before="70" w:after="70" w:line="240" w:lineRule="auto"/>
              <w:ind w:firstLine="0"/>
              <w:jc w:val="left"/>
              <w:rPr>
                <w:sz w:val="21"/>
              </w:rPr>
            </w:pPr>
            <w:r>
              <w:rPr>
                <w:sz w:val="21"/>
                <w:szCs w:val="21"/>
              </w:rPr>
              <w:t>阶段末</w:t>
            </w:r>
          </w:p>
        </w:tc>
        <w:tc>
          <w:tcPr>
            <w:tcW w:w="2646" w:type="dxa"/>
            <w:vAlign w:val="center"/>
          </w:tcPr>
          <w:p w14:paraId="0EE45047">
            <w:pPr>
              <w:snapToGrid w:val="0"/>
              <w:spacing w:before="70" w:after="70" w:line="240" w:lineRule="auto"/>
              <w:ind w:firstLine="0"/>
              <w:jc w:val="left"/>
              <w:rPr>
                <w:sz w:val="21"/>
              </w:rPr>
            </w:pPr>
            <w:r>
              <w:rPr>
                <w:sz w:val="21"/>
                <w:szCs w:val="21"/>
              </w:rPr>
              <w:t>全体 + 邀请专家</w:t>
            </w:r>
          </w:p>
        </w:tc>
        <w:tc>
          <w:tcPr>
            <w:tcW w:w="2646" w:type="dxa"/>
            <w:vAlign w:val="center"/>
          </w:tcPr>
          <w:p w14:paraId="67E85F8D">
            <w:pPr>
              <w:snapToGrid w:val="0"/>
              <w:spacing w:before="70" w:after="70" w:line="240" w:lineRule="auto"/>
              <w:ind w:firstLine="0"/>
              <w:jc w:val="left"/>
              <w:rPr>
                <w:sz w:val="21"/>
              </w:rPr>
            </w:pPr>
            <w:r>
              <w:rPr>
                <w:sz w:val="21"/>
                <w:szCs w:val="21"/>
              </w:rPr>
              <w:t>门禁评审、成果确认</w:t>
            </w:r>
          </w:p>
        </w:tc>
        <w:tc>
          <w:tcPr>
            <w:tcW w:w="1386" w:type="dxa"/>
            <w:vAlign w:val="center"/>
          </w:tcPr>
          <w:p w14:paraId="58A6810F">
            <w:pPr>
              <w:snapToGrid w:val="0"/>
              <w:spacing w:before="70" w:after="70" w:line="240" w:lineRule="auto"/>
              <w:ind w:firstLine="0"/>
              <w:jc w:val="left"/>
              <w:rPr>
                <w:sz w:val="21"/>
              </w:rPr>
            </w:pPr>
            <w:r>
              <w:rPr>
                <w:sz w:val="21"/>
                <w:szCs w:val="21"/>
              </w:rPr>
              <w:t>评审记录</w:t>
            </w:r>
          </w:p>
        </w:tc>
      </w:tr>
      <w:tr w14:paraId="52F27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748FE30F">
            <w:pPr>
              <w:snapToGrid w:val="0"/>
              <w:spacing w:before="70" w:after="70" w:line="240" w:lineRule="auto"/>
              <w:ind w:firstLine="0"/>
              <w:jc w:val="left"/>
              <w:rPr>
                <w:sz w:val="21"/>
              </w:rPr>
            </w:pPr>
            <w:r>
              <w:rPr>
                <w:sz w:val="21"/>
                <w:szCs w:val="21"/>
              </w:rPr>
              <w:t>甲方汇报会</w:t>
            </w:r>
          </w:p>
        </w:tc>
        <w:tc>
          <w:tcPr>
            <w:tcW w:w="966" w:type="dxa"/>
            <w:vAlign w:val="center"/>
          </w:tcPr>
          <w:p w14:paraId="4F06BA06">
            <w:pPr>
              <w:snapToGrid w:val="0"/>
              <w:spacing w:before="70" w:after="70" w:line="240" w:lineRule="auto"/>
              <w:ind w:firstLine="0"/>
              <w:jc w:val="left"/>
              <w:rPr>
                <w:sz w:val="21"/>
              </w:rPr>
            </w:pPr>
            <w:r>
              <w:rPr>
                <w:sz w:val="21"/>
                <w:szCs w:val="21"/>
              </w:rPr>
              <w:t>按约定</w:t>
            </w:r>
          </w:p>
        </w:tc>
        <w:tc>
          <w:tcPr>
            <w:tcW w:w="2646" w:type="dxa"/>
            <w:vAlign w:val="center"/>
          </w:tcPr>
          <w:p w14:paraId="501B5085">
            <w:pPr>
              <w:snapToGrid w:val="0"/>
              <w:spacing w:before="70" w:after="70" w:line="240" w:lineRule="auto"/>
              <w:ind w:firstLine="0"/>
              <w:jc w:val="left"/>
              <w:rPr>
                <w:sz w:val="21"/>
              </w:rPr>
            </w:pPr>
            <w:r>
              <w:rPr>
                <w:sz w:val="21"/>
                <w:szCs w:val="21"/>
              </w:rPr>
              <w:t>项目负责人、技术负责人</w:t>
            </w:r>
          </w:p>
        </w:tc>
        <w:tc>
          <w:tcPr>
            <w:tcW w:w="2646" w:type="dxa"/>
            <w:vAlign w:val="center"/>
          </w:tcPr>
          <w:p w14:paraId="42ECDE13">
            <w:pPr>
              <w:snapToGrid w:val="0"/>
              <w:spacing w:before="70" w:after="70" w:line="240" w:lineRule="auto"/>
              <w:ind w:firstLine="0"/>
              <w:jc w:val="left"/>
              <w:rPr>
                <w:sz w:val="21"/>
              </w:rPr>
            </w:pPr>
            <w:r>
              <w:rPr>
                <w:sz w:val="21"/>
                <w:szCs w:val="21"/>
              </w:rPr>
              <w:t>进展、问题、需协调事项</w:t>
            </w:r>
          </w:p>
        </w:tc>
        <w:tc>
          <w:tcPr>
            <w:tcW w:w="1386" w:type="dxa"/>
            <w:vAlign w:val="center"/>
          </w:tcPr>
          <w:p w14:paraId="14105DFD">
            <w:pPr>
              <w:snapToGrid w:val="0"/>
              <w:spacing w:before="70" w:after="70" w:line="240" w:lineRule="auto"/>
              <w:ind w:firstLine="0"/>
              <w:jc w:val="left"/>
              <w:rPr>
                <w:sz w:val="21"/>
              </w:rPr>
            </w:pPr>
            <w:r>
              <w:rPr>
                <w:sz w:val="21"/>
                <w:szCs w:val="21"/>
              </w:rPr>
              <w:t>汇报材料</w:t>
            </w:r>
          </w:p>
        </w:tc>
      </w:tr>
      <w:tr w14:paraId="4C39C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6" w:type="dxa"/>
            <w:vAlign w:val="center"/>
          </w:tcPr>
          <w:p w14:paraId="3B317467">
            <w:pPr>
              <w:snapToGrid w:val="0"/>
              <w:spacing w:before="70" w:after="70" w:line="240" w:lineRule="auto"/>
              <w:ind w:firstLine="0"/>
              <w:jc w:val="left"/>
              <w:rPr>
                <w:sz w:val="21"/>
              </w:rPr>
            </w:pPr>
            <w:r>
              <w:rPr>
                <w:sz w:val="21"/>
                <w:szCs w:val="21"/>
              </w:rPr>
              <w:t>专项问题会</w:t>
            </w:r>
          </w:p>
        </w:tc>
        <w:tc>
          <w:tcPr>
            <w:tcW w:w="966" w:type="dxa"/>
            <w:vAlign w:val="center"/>
          </w:tcPr>
          <w:p w14:paraId="734B5580">
            <w:pPr>
              <w:snapToGrid w:val="0"/>
              <w:spacing w:before="70" w:after="70" w:line="240" w:lineRule="auto"/>
              <w:ind w:firstLine="0"/>
              <w:jc w:val="left"/>
              <w:rPr>
                <w:sz w:val="21"/>
              </w:rPr>
            </w:pPr>
            <w:r>
              <w:rPr>
                <w:sz w:val="21"/>
                <w:szCs w:val="21"/>
              </w:rPr>
              <w:t>按需</w:t>
            </w:r>
          </w:p>
        </w:tc>
        <w:tc>
          <w:tcPr>
            <w:tcW w:w="2646" w:type="dxa"/>
            <w:vAlign w:val="center"/>
          </w:tcPr>
          <w:p w14:paraId="2C1C17A5">
            <w:pPr>
              <w:snapToGrid w:val="0"/>
              <w:spacing w:before="70" w:after="70" w:line="240" w:lineRule="auto"/>
              <w:ind w:firstLine="0"/>
              <w:jc w:val="left"/>
              <w:rPr>
                <w:sz w:val="21"/>
              </w:rPr>
            </w:pPr>
            <w:r>
              <w:rPr>
                <w:sz w:val="21"/>
                <w:szCs w:val="21"/>
              </w:rPr>
              <w:t>相关人员</w:t>
            </w:r>
          </w:p>
        </w:tc>
        <w:tc>
          <w:tcPr>
            <w:tcW w:w="2646" w:type="dxa"/>
            <w:vAlign w:val="center"/>
          </w:tcPr>
          <w:p w14:paraId="4CC3F06E">
            <w:pPr>
              <w:snapToGrid w:val="0"/>
              <w:spacing w:before="70" w:after="70" w:line="240" w:lineRule="auto"/>
              <w:ind w:firstLine="0"/>
              <w:jc w:val="left"/>
              <w:rPr>
                <w:sz w:val="21"/>
              </w:rPr>
            </w:pPr>
            <w:r>
              <w:rPr>
                <w:sz w:val="21"/>
                <w:szCs w:val="21"/>
              </w:rPr>
              <w:t>单一问题攻关</w:t>
            </w:r>
          </w:p>
        </w:tc>
        <w:tc>
          <w:tcPr>
            <w:tcW w:w="1386" w:type="dxa"/>
            <w:vAlign w:val="center"/>
          </w:tcPr>
          <w:p w14:paraId="13EB7D7C">
            <w:pPr>
              <w:snapToGrid w:val="0"/>
              <w:spacing w:before="70" w:after="70" w:line="240" w:lineRule="auto"/>
              <w:ind w:firstLine="0"/>
              <w:jc w:val="left"/>
              <w:rPr>
                <w:sz w:val="21"/>
              </w:rPr>
            </w:pPr>
            <w:r>
              <w:rPr>
                <w:sz w:val="21"/>
                <w:szCs w:val="21"/>
              </w:rPr>
              <w:t>问题闭环单</w:t>
            </w:r>
          </w:p>
        </w:tc>
      </w:tr>
    </w:tbl>
    <w:p w14:paraId="5FF409F7">
      <w:pPr>
        <w:spacing w:line="240" w:lineRule="auto"/>
      </w:pPr>
    </w:p>
    <w:p w14:paraId="302F3A19">
      <w:pPr>
        <w:pStyle w:val="4"/>
      </w:pPr>
      <w:bookmarkStart w:id="358" w:name="_Toc8706"/>
      <w:r>
        <w:rPr>
          <w:szCs w:val="36"/>
        </w:rPr>
        <w:t>3.7 类似工程经验总结</w:t>
      </w:r>
      <w:bookmarkEnd w:id="358"/>
    </w:p>
    <w:p w14:paraId="1ED4A41B">
      <w:pPr>
        <w:pStyle w:val="5"/>
      </w:pPr>
      <w:bookmarkStart w:id="359" w:name="_Toc21955"/>
      <w:r>
        <w:rPr>
          <w:rFonts w:hint="eastAsia"/>
          <w:szCs w:val="32"/>
        </w:rPr>
        <w:t>3.7.1 经验一：控制环节前置，测量作业后置</w:t>
      </w:r>
      <w:bookmarkEnd w:id="359"/>
    </w:p>
    <w:p w14:paraId="5EA85D2C">
      <w:r>
        <w:rPr>
          <w:rFonts w:hint="eastAsia"/>
        </w:rPr>
        <w:t>针对水工结构现场测量作业，控制网精度水平是决定测量成果质量上限的核心要素。过往项目实施中曾发生因控制点稳定性不足引发的整体作业返工事件，基于该经验总结形成“控制点复测—稳定性检验—双路径校核”标准化作业流程，并将其沿用于本项目的三级控制体系构建过程。</w:t>
      </w:r>
    </w:p>
    <w:p w14:paraId="7C0B581E">
      <w:pPr>
        <w:pStyle w:val="5"/>
      </w:pPr>
      <w:bookmarkStart w:id="360" w:name="_Toc17985"/>
      <w:r>
        <w:rPr>
          <w:szCs w:val="32"/>
        </w:rPr>
        <w:t>3.7.2 经验二：场景适配优先于</w:t>
      </w:r>
      <w:r>
        <w:rPr>
          <w:rFonts w:hint="eastAsia"/>
          <w:szCs w:val="32"/>
        </w:rPr>
        <w:t>性能指标</w:t>
      </w:r>
      <w:r>
        <w:rPr>
          <w:szCs w:val="32"/>
        </w:rPr>
        <w:t>堆砌</w:t>
      </w:r>
      <w:bookmarkEnd w:id="360"/>
    </w:p>
    <w:p w14:paraId="5A406FC2">
      <w:r>
        <w:rPr>
          <w:rFonts w:hint="eastAsia"/>
        </w:rPr>
        <w:t>不同坡度的作业场景，对测量设备的自重、续航能力、通行实现方式的要求存在显著差异。工程实践表明，依赖单套重型设备适配全部作业场景的思路，通常会造成现场作业效率低下。本项目采用“平台化+模块化+三构型”的技术架构，在满足核心性能指标的前提下，优先保障现场作业的实际可用性。</w:t>
      </w:r>
    </w:p>
    <w:p w14:paraId="750C3EDD">
      <w:pPr>
        <w:pStyle w:val="5"/>
      </w:pPr>
      <w:bookmarkStart w:id="361" w:name="_Toc19513"/>
      <w:r>
        <w:rPr>
          <w:szCs w:val="32"/>
        </w:rPr>
        <w:t>3.7.3 经验三：数据标准</w:t>
      </w:r>
      <w:r>
        <w:rPr>
          <w:rFonts w:hint="eastAsia"/>
          <w:szCs w:val="32"/>
        </w:rPr>
        <w:t>前置制定</w:t>
      </w:r>
      <w:bookmarkEnd w:id="361"/>
    </w:p>
    <w:p w14:paraId="71D498DF">
      <w:r>
        <w:rPr>
          <w:rFonts w:hint="eastAsia"/>
        </w:rPr>
        <w:t>历年测量数据难以横向对比的核心诱因，在于坐标框架选取、要素编码规则定义、成果文件格式不统一。本项目在实施初期即完成数据标准的固化制定，并在数据处理软件中设置强制校验规则，规避后期整改的被动局面。</w:t>
      </w:r>
    </w:p>
    <w:p w14:paraId="03F99522">
      <w:pPr>
        <w:pStyle w:val="5"/>
      </w:pPr>
      <w:bookmarkStart w:id="362" w:name="_Toc999"/>
      <w:r>
        <w:rPr>
          <w:rFonts w:hint="eastAsia"/>
          <w:szCs w:val="32"/>
        </w:rPr>
        <w:t>3.7.4 经验四：明确自动化技术的应用边界</w:t>
      </w:r>
      <w:bookmarkEnd w:id="362"/>
    </w:p>
    <w:p w14:paraId="18DADF0B">
      <w:r>
        <w:t>缺陷判识</w:t>
      </w:r>
      <w:r>
        <w:rPr>
          <w:rFonts w:hint="eastAsia"/>
        </w:rPr>
        <w:t>、</w:t>
      </w:r>
      <w:r>
        <w:t>报告生成</w:t>
      </w:r>
      <w:r>
        <w:rPr>
          <w:rFonts w:hint="eastAsia"/>
        </w:rPr>
        <w:t>环节</w:t>
      </w:r>
      <w:r>
        <w:t>可</w:t>
      </w:r>
      <w:r>
        <w:rPr>
          <w:rFonts w:hint="eastAsia"/>
        </w:rPr>
        <w:t>实现</w:t>
      </w:r>
      <w:r>
        <w:t>高度自动化，但必须保留人工复核</w:t>
      </w:r>
      <w:r>
        <w:rPr>
          <w:rFonts w:hint="eastAsia"/>
        </w:rPr>
        <w:t>流程</w:t>
      </w:r>
      <w:r>
        <w:t>与</w:t>
      </w:r>
      <w:r>
        <w:rPr>
          <w:rFonts w:hint="eastAsia"/>
        </w:rPr>
        <w:t>完整</w:t>
      </w:r>
      <w:r>
        <w:t>判定依据</w:t>
      </w:r>
      <w:r>
        <w:rPr>
          <w:rFonts w:hint="eastAsia"/>
        </w:rPr>
        <w:t>溯源</w:t>
      </w:r>
      <w:r>
        <w:t>链。</w:t>
      </w:r>
      <w:r>
        <w:rPr>
          <w:rFonts w:hint="eastAsia"/>
        </w:rPr>
        <w:t>过度追求自动化应用，会引发责任界定模糊与误判风险上升的问题，</w:t>
      </w:r>
      <w:r>
        <w:t>本项目采用</w:t>
      </w:r>
      <w:r>
        <w:rPr>
          <w:rFonts w:hint="eastAsia"/>
        </w:rPr>
        <w:t>“</w:t>
      </w:r>
      <w:r>
        <w:t>自动判定</w:t>
      </w:r>
      <w:r>
        <w:rPr>
          <w:rFonts w:hint="eastAsia"/>
        </w:rPr>
        <w:t>—</w:t>
      </w:r>
      <w:r>
        <w:t>人工复核</w:t>
      </w:r>
      <w:r>
        <w:rPr>
          <w:rFonts w:hint="eastAsia"/>
        </w:rPr>
        <w:t>—</w:t>
      </w:r>
      <w:r>
        <w:t>留痕追溯</w:t>
      </w:r>
      <w:r>
        <w:rPr>
          <w:rFonts w:hint="eastAsia"/>
        </w:rPr>
        <w:t>”的作业</w:t>
      </w:r>
      <w:r>
        <w:t>模式。</w:t>
      </w:r>
    </w:p>
    <w:p w14:paraId="1FAB6A7C">
      <w:pPr>
        <w:pStyle w:val="5"/>
      </w:pPr>
      <w:bookmarkStart w:id="363" w:name="_Toc20553"/>
      <w:r>
        <w:rPr>
          <w:szCs w:val="32"/>
        </w:rPr>
        <w:t>3.7.5 经验五：窗口期</w:t>
      </w:r>
      <w:r>
        <w:rPr>
          <w:rFonts w:hint="eastAsia"/>
          <w:szCs w:val="32"/>
        </w:rPr>
        <w:t>精细化</w:t>
      </w:r>
      <w:r>
        <w:rPr>
          <w:szCs w:val="32"/>
        </w:rPr>
        <w:t>管理是进度</w:t>
      </w:r>
      <w:r>
        <w:rPr>
          <w:rFonts w:hint="eastAsia"/>
          <w:szCs w:val="32"/>
        </w:rPr>
        <w:t>管控的核心</w:t>
      </w:r>
      <w:bookmarkEnd w:id="363"/>
    </w:p>
    <w:p w14:paraId="0E20E773">
      <w:r>
        <w:rPr>
          <w:rFonts w:hint="eastAsia"/>
        </w:rPr>
        <w:t>水工建筑岁修作业窗口具有刚性约束，一旦错过将顺延至下一年度。成熟工程实践的管理方式为“提前60天筹备、提前15天发运、窗口期内每日调度”，同时预留应急作业预备队与备用设备。</w:t>
      </w:r>
    </w:p>
    <w:p w14:paraId="1F5BD66F">
      <w:pPr>
        <w:pStyle w:val="4"/>
      </w:pPr>
      <w:bookmarkStart w:id="364" w:name="_Toc24652"/>
      <w:r>
        <w:rPr>
          <w:szCs w:val="36"/>
        </w:rPr>
        <w:t>3.8 成果转化与推广</w:t>
      </w:r>
      <w:bookmarkEnd w:id="364"/>
    </w:p>
    <w:p w14:paraId="213E27E2">
      <w:pPr>
        <w:pStyle w:val="5"/>
      </w:pPr>
      <w:bookmarkStart w:id="365" w:name="_Toc8826"/>
      <w:r>
        <w:rPr>
          <w:szCs w:val="32"/>
        </w:rPr>
        <w:t>3.8.1 转化路径</w:t>
      </w:r>
      <w:bookmarkEnd w:id="365"/>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2"/>
        <w:gridCol w:w="2582"/>
        <w:gridCol w:w="3090"/>
        <w:gridCol w:w="1056"/>
      </w:tblGrid>
      <w:tr w14:paraId="07C2E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72" w:type="dxa"/>
            <w:shd w:val="clear" w:color="auto" w:fill="E7E6E6"/>
            <w:vAlign w:val="center"/>
          </w:tcPr>
          <w:p w14:paraId="688CCE7C">
            <w:pPr>
              <w:snapToGrid w:val="0"/>
              <w:spacing w:before="70" w:after="70" w:line="240" w:lineRule="auto"/>
              <w:ind w:firstLine="0"/>
              <w:jc w:val="center"/>
              <w:rPr>
                <w:b/>
                <w:sz w:val="21"/>
              </w:rPr>
            </w:pPr>
            <w:r>
              <w:rPr>
                <w:b/>
                <w:sz w:val="21"/>
                <w:szCs w:val="21"/>
              </w:rPr>
              <w:t>阶段</w:t>
            </w:r>
          </w:p>
        </w:tc>
        <w:tc>
          <w:tcPr>
            <w:tcW w:w="2582" w:type="dxa"/>
            <w:shd w:val="clear" w:color="auto" w:fill="E7E6E6"/>
            <w:vAlign w:val="center"/>
          </w:tcPr>
          <w:p w14:paraId="7CDA4C86">
            <w:pPr>
              <w:snapToGrid w:val="0"/>
              <w:spacing w:before="70" w:after="70" w:line="240" w:lineRule="auto"/>
              <w:ind w:firstLine="0"/>
              <w:jc w:val="center"/>
              <w:rPr>
                <w:b/>
                <w:sz w:val="21"/>
              </w:rPr>
            </w:pPr>
            <w:r>
              <w:rPr>
                <w:b/>
                <w:sz w:val="21"/>
                <w:szCs w:val="21"/>
              </w:rPr>
              <w:t>转化内容</w:t>
            </w:r>
          </w:p>
        </w:tc>
        <w:tc>
          <w:tcPr>
            <w:tcW w:w="3090" w:type="dxa"/>
            <w:shd w:val="clear" w:color="auto" w:fill="E7E6E6"/>
            <w:vAlign w:val="center"/>
          </w:tcPr>
          <w:p w14:paraId="5DB6BCF2">
            <w:pPr>
              <w:snapToGrid w:val="0"/>
              <w:spacing w:before="70" w:after="70" w:line="240" w:lineRule="auto"/>
              <w:ind w:firstLine="0"/>
              <w:jc w:val="center"/>
              <w:rPr>
                <w:b/>
                <w:sz w:val="21"/>
              </w:rPr>
            </w:pPr>
            <w:r>
              <w:rPr>
                <w:b/>
                <w:sz w:val="21"/>
                <w:szCs w:val="21"/>
              </w:rPr>
              <w:t>转化方式</w:t>
            </w:r>
          </w:p>
        </w:tc>
        <w:tc>
          <w:tcPr>
            <w:tcW w:w="1056" w:type="dxa"/>
            <w:shd w:val="clear" w:color="auto" w:fill="E7E6E6"/>
            <w:vAlign w:val="center"/>
          </w:tcPr>
          <w:p w14:paraId="467B6AF4">
            <w:pPr>
              <w:snapToGrid w:val="0"/>
              <w:spacing w:before="70" w:after="70" w:line="240" w:lineRule="auto"/>
              <w:ind w:firstLine="0"/>
              <w:jc w:val="center"/>
              <w:rPr>
                <w:b/>
                <w:sz w:val="21"/>
              </w:rPr>
            </w:pPr>
            <w:r>
              <w:rPr>
                <w:b/>
                <w:sz w:val="21"/>
                <w:szCs w:val="21"/>
              </w:rPr>
              <w:t>责任</w:t>
            </w:r>
          </w:p>
        </w:tc>
      </w:tr>
      <w:tr w14:paraId="425E2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2" w:type="dxa"/>
            <w:vAlign w:val="center"/>
          </w:tcPr>
          <w:p w14:paraId="5A33B0A9">
            <w:pPr>
              <w:snapToGrid w:val="0"/>
              <w:spacing w:before="70" w:after="70" w:line="240" w:lineRule="auto"/>
              <w:ind w:firstLine="0"/>
              <w:jc w:val="left"/>
              <w:rPr>
                <w:sz w:val="21"/>
              </w:rPr>
            </w:pPr>
            <w:r>
              <w:rPr>
                <w:sz w:val="21"/>
                <w:szCs w:val="21"/>
              </w:rPr>
              <w:t>项目期</w:t>
            </w:r>
          </w:p>
        </w:tc>
        <w:tc>
          <w:tcPr>
            <w:tcW w:w="2582" w:type="dxa"/>
            <w:vAlign w:val="center"/>
          </w:tcPr>
          <w:p w14:paraId="0C0D179E">
            <w:pPr>
              <w:snapToGrid w:val="0"/>
              <w:spacing w:before="70" w:after="70" w:line="240" w:lineRule="auto"/>
              <w:ind w:firstLine="0"/>
              <w:jc w:val="left"/>
              <w:rPr>
                <w:sz w:val="21"/>
              </w:rPr>
            </w:pPr>
            <w:r>
              <w:rPr>
                <w:sz w:val="21"/>
                <w:szCs w:val="21"/>
              </w:rPr>
              <w:t>技术报告、设计文件</w:t>
            </w:r>
          </w:p>
        </w:tc>
        <w:tc>
          <w:tcPr>
            <w:tcW w:w="3090" w:type="dxa"/>
            <w:vAlign w:val="center"/>
          </w:tcPr>
          <w:p w14:paraId="6D4FC22A">
            <w:pPr>
              <w:snapToGrid w:val="0"/>
              <w:spacing w:before="70" w:after="70" w:line="240" w:lineRule="auto"/>
              <w:ind w:firstLine="0"/>
              <w:jc w:val="left"/>
              <w:rPr>
                <w:sz w:val="21"/>
              </w:rPr>
            </w:pPr>
            <w:r>
              <w:rPr>
                <w:sz w:val="21"/>
                <w:szCs w:val="21"/>
              </w:rPr>
              <w:t>内部评审、试点应用</w:t>
            </w:r>
          </w:p>
        </w:tc>
        <w:tc>
          <w:tcPr>
            <w:tcW w:w="1056" w:type="dxa"/>
            <w:vAlign w:val="center"/>
          </w:tcPr>
          <w:p w14:paraId="27D8C72F">
            <w:pPr>
              <w:snapToGrid w:val="0"/>
              <w:spacing w:before="70" w:after="70" w:line="240" w:lineRule="auto"/>
              <w:ind w:firstLine="0"/>
              <w:jc w:val="center"/>
              <w:rPr>
                <w:sz w:val="21"/>
              </w:rPr>
            </w:pPr>
            <w:r>
              <w:rPr>
                <w:sz w:val="21"/>
                <w:szCs w:val="21"/>
              </w:rPr>
              <w:t>技术组</w:t>
            </w:r>
          </w:p>
        </w:tc>
      </w:tr>
      <w:tr w14:paraId="6E65F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2" w:type="dxa"/>
            <w:vAlign w:val="center"/>
          </w:tcPr>
          <w:p w14:paraId="3232F7C0">
            <w:pPr>
              <w:snapToGrid w:val="0"/>
              <w:spacing w:before="70" w:after="70" w:line="240" w:lineRule="auto"/>
              <w:ind w:firstLine="0"/>
              <w:jc w:val="left"/>
              <w:rPr>
                <w:sz w:val="21"/>
              </w:rPr>
            </w:pPr>
            <w:r>
              <w:rPr>
                <w:sz w:val="21"/>
                <w:szCs w:val="21"/>
              </w:rPr>
              <w:t>验收后 1 年</w:t>
            </w:r>
          </w:p>
        </w:tc>
        <w:tc>
          <w:tcPr>
            <w:tcW w:w="2582" w:type="dxa"/>
            <w:vAlign w:val="center"/>
          </w:tcPr>
          <w:p w14:paraId="68574F59">
            <w:pPr>
              <w:snapToGrid w:val="0"/>
              <w:spacing w:before="70" w:after="70" w:line="240" w:lineRule="auto"/>
              <w:ind w:firstLine="0"/>
              <w:jc w:val="left"/>
              <w:rPr>
                <w:sz w:val="21"/>
              </w:rPr>
            </w:pPr>
            <w:r>
              <w:rPr>
                <w:sz w:val="21"/>
                <w:szCs w:val="21"/>
              </w:rPr>
              <w:t>装备与软件</w:t>
            </w:r>
          </w:p>
        </w:tc>
        <w:tc>
          <w:tcPr>
            <w:tcW w:w="3090" w:type="dxa"/>
            <w:vAlign w:val="center"/>
          </w:tcPr>
          <w:p w14:paraId="788BF7EC">
            <w:pPr>
              <w:snapToGrid w:val="0"/>
              <w:spacing w:before="70" w:after="70" w:line="240" w:lineRule="auto"/>
              <w:ind w:firstLine="0"/>
              <w:jc w:val="left"/>
              <w:rPr>
                <w:sz w:val="21"/>
              </w:rPr>
            </w:pPr>
            <w:r>
              <w:rPr>
                <w:sz w:val="21"/>
                <w:szCs w:val="21"/>
              </w:rPr>
              <w:t>在长江电力内部推广</w:t>
            </w:r>
          </w:p>
        </w:tc>
        <w:tc>
          <w:tcPr>
            <w:tcW w:w="1056" w:type="dxa"/>
            <w:vAlign w:val="center"/>
          </w:tcPr>
          <w:p w14:paraId="2CB31CD6">
            <w:pPr>
              <w:snapToGrid w:val="0"/>
              <w:spacing w:before="70" w:after="70" w:line="240" w:lineRule="auto"/>
              <w:ind w:firstLine="0"/>
              <w:jc w:val="center"/>
              <w:rPr>
                <w:sz w:val="21"/>
              </w:rPr>
            </w:pPr>
            <w:r>
              <w:rPr>
                <w:sz w:val="21"/>
                <w:szCs w:val="21"/>
              </w:rPr>
              <w:t>项目组</w:t>
            </w:r>
          </w:p>
        </w:tc>
      </w:tr>
      <w:tr w14:paraId="11796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2" w:type="dxa"/>
            <w:vAlign w:val="center"/>
          </w:tcPr>
          <w:p w14:paraId="593CB37F">
            <w:pPr>
              <w:snapToGrid w:val="0"/>
              <w:spacing w:before="70" w:after="70" w:line="240" w:lineRule="auto"/>
              <w:ind w:firstLine="0"/>
              <w:jc w:val="left"/>
              <w:rPr>
                <w:sz w:val="21"/>
              </w:rPr>
            </w:pPr>
            <w:r>
              <w:rPr>
                <w:sz w:val="21"/>
                <w:szCs w:val="21"/>
              </w:rPr>
              <w:t>验收后 2</w:t>
            </w:r>
            <w:r>
              <w:rPr>
                <w:rFonts w:hint="eastAsia"/>
                <w:sz w:val="21"/>
                <w:szCs w:val="21"/>
              </w:rPr>
              <w:t>-</w:t>
            </w:r>
            <w:r>
              <w:rPr>
                <w:sz w:val="21"/>
                <w:szCs w:val="21"/>
              </w:rPr>
              <w:t>3 年</w:t>
            </w:r>
          </w:p>
        </w:tc>
        <w:tc>
          <w:tcPr>
            <w:tcW w:w="2582" w:type="dxa"/>
            <w:vAlign w:val="center"/>
          </w:tcPr>
          <w:p w14:paraId="08BEECE0">
            <w:pPr>
              <w:snapToGrid w:val="0"/>
              <w:spacing w:before="70" w:after="70" w:line="240" w:lineRule="auto"/>
              <w:ind w:firstLine="0"/>
              <w:jc w:val="left"/>
              <w:rPr>
                <w:sz w:val="21"/>
              </w:rPr>
            </w:pPr>
            <w:r>
              <w:rPr>
                <w:sz w:val="21"/>
                <w:szCs w:val="21"/>
              </w:rPr>
              <w:t>标准与作业指导书</w:t>
            </w:r>
          </w:p>
        </w:tc>
        <w:tc>
          <w:tcPr>
            <w:tcW w:w="3090" w:type="dxa"/>
            <w:vAlign w:val="center"/>
          </w:tcPr>
          <w:p w14:paraId="1F9209C5">
            <w:pPr>
              <w:snapToGrid w:val="0"/>
              <w:spacing w:before="70" w:after="70" w:line="240" w:lineRule="auto"/>
              <w:ind w:firstLine="0"/>
              <w:jc w:val="left"/>
              <w:rPr>
                <w:sz w:val="21"/>
              </w:rPr>
            </w:pPr>
            <w:r>
              <w:rPr>
                <w:sz w:val="21"/>
                <w:szCs w:val="21"/>
              </w:rPr>
              <w:t>纳入企业标准</w:t>
            </w:r>
          </w:p>
        </w:tc>
        <w:tc>
          <w:tcPr>
            <w:tcW w:w="1056" w:type="dxa"/>
            <w:vAlign w:val="center"/>
          </w:tcPr>
          <w:p w14:paraId="408D8D7A">
            <w:pPr>
              <w:snapToGrid w:val="0"/>
              <w:spacing w:before="70" w:after="70" w:line="240" w:lineRule="auto"/>
              <w:ind w:firstLine="0"/>
              <w:jc w:val="center"/>
              <w:rPr>
                <w:sz w:val="21"/>
              </w:rPr>
            </w:pPr>
            <w:r>
              <w:rPr>
                <w:sz w:val="21"/>
                <w:szCs w:val="21"/>
              </w:rPr>
              <w:t>技术组</w:t>
            </w:r>
          </w:p>
        </w:tc>
      </w:tr>
      <w:tr w14:paraId="1703B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2" w:type="dxa"/>
            <w:vAlign w:val="center"/>
          </w:tcPr>
          <w:p w14:paraId="78D8D7FC">
            <w:pPr>
              <w:snapToGrid w:val="0"/>
              <w:spacing w:before="70" w:after="70" w:line="240" w:lineRule="auto"/>
              <w:ind w:firstLine="0"/>
              <w:jc w:val="left"/>
              <w:rPr>
                <w:sz w:val="21"/>
              </w:rPr>
            </w:pPr>
            <w:r>
              <w:rPr>
                <w:sz w:val="21"/>
                <w:szCs w:val="21"/>
              </w:rPr>
              <w:t>验收后 3 年以上</w:t>
            </w:r>
          </w:p>
        </w:tc>
        <w:tc>
          <w:tcPr>
            <w:tcW w:w="2582" w:type="dxa"/>
            <w:vAlign w:val="center"/>
          </w:tcPr>
          <w:p w14:paraId="31E2D396">
            <w:pPr>
              <w:snapToGrid w:val="0"/>
              <w:spacing w:before="70" w:after="70" w:line="240" w:lineRule="auto"/>
              <w:ind w:firstLine="0"/>
              <w:jc w:val="left"/>
              <w:rPr>
                <w:sz w:val="21"/>
              </w:rPr>
            </w:pPr>
            <w:r>
              <w:rPr>
                <w:sz w:val="21"/>
                <w:szCs w:val="21"/>
              </w:rPr>
              <w:t>产品化</w:t>
            </w:r>
          </w:p>
        </w:tc>
        <w:tc>
          <w:tcPr>
            <w:tcW w:w="3090" w:type="dxa"/>
            <w:vAlign w:val="center"/>
          </w:tcPr>
          <w:p w14:paraId="65DBF0D7">
            <w:pPr>
              <w:snapToGrid w:val="0"/>
              <w:spacing w:before="70" w:after="70" w:line="240" w:lineRule="auto"/>
              <w:ind w:firstLine="0"/>
              <w:jc w:val="left"/>
              <w:rPr>
                <w:sz w:val="21"/>
              </w:rPr>
            </w:pPr>
            <w:r>
              <w:rPr>
                <w:sz w:val="21"/>
                <w:szCs w:val="21"/>
              </w:rPr>
              <w:t>形成产品系列，对外服务</w:t>
            </w:r>
          </w:p>
        </w:tc>
        <w:tc>
          <w:tcPr>
            <w:tcW w:w="1056" w:type="dxa"/>
            <w:vAlign w:val="center"/>
          </w:tcPr>
          <w:p w14:paraId="41B34FA8">
            <w:pPr>
              <w:snapToGrid w:val="0"/>
              <w:spacing w:before="70" w:after="70" w:line="240" w:lineRule="auto"/>
              <w:ind w:firstLine="0"/>
              <w:jc w:val="center"/>
              <w:rPr>
                <w:sz w:val="21"/>
              </w:rPr>
            </w:pPr>
            <w:r>
              <w:rPr>
                <w:sz w:val="21"/>
                <w:szCs w:val="21"/>
              </w:rPr>
              <w:t>市场部</w:t>
            </w:r>
          </w:p>
        </w:tc>
      </w:tr>
    </w:tbl>
    <w:p w14:paraId="0526AFE0">
      <w:pPr>
        <w:spacing w:line="240" w:lineRule="auto"/>
      </w:pPr>
    </w:p>
    <w:p w14:paraId="3835EA6F">
      <w:pPr>
        <w:pStyle w:val="5"/>
      </w:pPr>
      <w:bookmarkStart w:id="366" w:name="_Toc20543"/>
      <w:r>
        <w:rPr>
          <w:szCs w:val="32"/>
        </w:rPr>
        <w:t>3.8.2 推广方向</w:t>
      </w:r>
      <w:bookmarkEnd w:id="366"/>
    </w:p>
    <w:p w14:paraId="076F77CC">
      <w:r>
        <w:t>一是同类坝型泄洪设施（溢洪道、表孔、深孔、闸室）；二是引水隧洞、尾水洞、压力钢管等过流结构；三是市政、交通、矿山等大体积混凝土结构检测；四是大型金属结构（闸门、启闭机、水轮机）三维检测。</w:t>
      </w:r>
    </w:p>
    <w:p w14:paraId="5A538DEC">
      <w:pPr>
        <w:pStyle w:val="5"/>
      </w:pPr>
      <w:bookmarkStart w:id="367" w:name="_Toc18742"/>
      <w:r>
        <w:rPr>
          <w:szCs w:val="32"/>
        </w:rPr>
        <w:t>3.8.3 推广保障</w:t>
      </w:r>
      <w:bookmarkEnd w:id="367"/>
    </w:p>
    <w:p w14:paraId="52787525">
      <w:r>
        <w:t>提供标准化的产品手册、作业指导书、培训课程与服务体系；建立区域服务网点与备件库；对推广项目提供技术支持与联合实施；持续迭代算法与软件版本，保持技术先进性。</w:t>
      </w:r>
    </w:p>
    <w:p w14:paraId="7232E12F">
      <w:pPr>
        <w:pStyle w:val="4"/>
      </w:pPr>
      <w:bookmarkStart w:id="368" w:name="_Toc31214"/>
      <w:r>
        <w:rPr>
          <w:szCs w:val="36"/>
        </w:rPr>
        <w:t>3.9 人力资源保障</w:t>
      </w:r>
      <w:bookmarkEnd w:id="368"/>
    </w:p>
    <w:p w14:paraId="24F5B2A0">
      <w:r>
        <w:rPr>
          <w:rFonts w:hint="eastAsia"/>
        </w:rPr>
        <w:t>培训体系由四大模块构成。公共模块旨在帮助参训人员明晰行动的必要性，装备模块聚焦操作规范与维护技能的掌握，软件模块侧重成果产出能力的提升，安全模块则确保作业过程的合规性与安全性。模块实施遵循“公共优先、专业随后，理论先行、实操跟进”的递进逻辑，参训人员须通过考核，达标后方可独立上岗。</w:t>
      </w:r>
    </w:p>
    <w:p w14:paraId="00D262FE">
      <w:pPr>
        <w:ind w:firstLine="0"/>
        <w:jc w:val="center"/>
      </w:pPr>
      <w:r>
        <w:drawing>
          <wp:inline distT="0" distB="0" distL="0" distR="0">
            <wp:extent cx="5274310" cy="1917700"/>
            <wp:effectExtent l="0" t="0" r="13970" b="2540"/>
            <wp:docPr id="6764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4032" name="图片 1"/>
                    <pic:cNvPicPr>
                      <a:picLocks noChangeAspect="1"/>
                    </pic:cNvPicPr>
                  </pic:nvPicPr>
                  <pic:blipFill>
                    <a:blip r:embed="rId100"/>
                    <a:stretch>
                      <a:fillRect/>
                    </a:stretch>
                  </pic:blipFill>
                  <pic:spPr>
                    <a:xfrm>
                      <a:off x="0" y="0"/>
                      <a:ext cx="5280042" cy="1919908"/>
                    </a:xfrm>
                    <a:prstGeom prst="rect">
                      <a:avLst/>
                    </a:prstGeom>
                  </pic:spPr>
                </pic:pic>
              </a:graphicData>
            </a:graphic>
          </wp:inline>
        </w:drawing>
      </w:r>
    </w:p>
    <w:p w14:paraId="222C6CF6">
      <w:pPr>
        <w:spacing w:after="200" w:line="280" w:lineRule="auto"/>
        <w:ind w:firstLine="0"/>
        <w:jc w:val="center"/>
      </w:pPr>
      <w:r>
        <w:rPr>
          <w:sz w:val="21"/>
          <w:szCs w:val="21"/>
        </w:rPr>
        <w:t>图 3-</w:t>
      </w:r>
      <w:r>
        <w:rPr>
          <w:rFonts w:hint="eastAsia"/>
          <w:sz w:val="21"/>
          <w:szCs w:val="21"/>
        </w:rPr>
        <w:t>3</w:t>
      </w:r>
      <w:r>
        <w:rPr>
          <w:sz w:val="21"/>
          <w:szCs w:val="21"/>
        </w:rPr>
        <w:t xml:space="preserve">  培训课程结构</w:t>
      </w:r>
    </w:p>
    <w:p w14:paraId="1D5CE62C">
      <w:r>
        <w:rPr>
          <w:rFonts w:hint="eastAsia"/>
        </w:rPr>
        <w:t>项目人力投入表现为“低起止、高中段”的分布形态：方案设计与验收归集阶段以技术骨干为核心投入主体，人力资源配置相对集中；装备研制与现场实施阶段为投入峰值区间，需同步配备研发、工艺、测量及质量保障类人员。基于该投入特征曲线开展人力资源配置，可有效化解前期资源冗余与后期任务负荷过载的矛盾。</w:t>
      </w:r>
    </w:p>
    <w:p w14:paraId="0FF6EBEF"/>
    <w:p w14:paraId="0EC5E5AA">
      <w:pPr>
        <w:ind w:firstLine="0"/>
        <w:jc w:val="center"/>
      </w:pPr>
      <w:r>
        <w:drawing>
          <wp:inline distT="0" distB="0" distL="0" distR="0">
            <wp:extent cx="5248910" cy="1324610"/>
            <wp:effectExtent l="0" t="0" r="8890" b="1270"/>
            <wp:docPr id="1934794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4646" name="图片 1"/>
                    <pic:cNvPicPr>
                      <a:picLocks noChangeAspect="1"/>
                    </pic:cNvPicPr>
                  </pic:nvPicPr>
                  <pic:blipFill>
                    <a:blip r:embed="rId101"/>
                    <a:stretch>
                      <a:fillRect/>
                    </a:stretch>
                  </pic:blipFill>
                  <pic:spPr>
                    <a:xfrm>
                      <a:off x="0" y="0"/>
                      <a:ext cx="5255384" cy="1326364"/>
                    </a:xfrm>
                    <a:prstGeom prst="rect">
                      <a:avLst/>
                    </a:prstGeom>
                  </pic:spPr>
                </pic:pic>
              </a:graphicData>
            </a:graphic>
          </wp:inline>
        </w:drawing>
      </w:r>
    </w:p>
    <w:p w14:paraId="59085E92">
      <w:pPr>
        <w:spacing w:after="200" w:line="280" w:lineRule="auto"/>
        <w:ind w:firstLine="0"/>
        <w:jc w:val="center"/>
      </w:pPr>
      <w:r>
        <w:rPr>
          <w:sz w:val="21"/>
          <w:szCs w:val="21"/>
        </w:rPr>
        <w:t>图 3-</w:t>
      </w:r>
      <w:r>
        <w:rPr>
          <w:rFonts w:hint="eastAsia"/>
          <w:sz w:val="21"/>
          <w:szCs w:val="21"/>
        </w:rPr>
        <w:t>4</w:t>
      </w:r>
      <w:r>
        <w:rPr>
          <w:sz w:val="21"/>
          <w:szCs w:val="21"/>
        </w:rPr>
        <w:t xml:space="preserve">  各阶段人员投入（人月）</w:t>
      </w:r>
    </w:p>
    <w:p w14:paraId="3120E4E3">
      <w:pPr>
        <w:pStyle w:val="5"/>
      </w:pPr>
      <w:bookmarkStart w:id="369" w:name="_Toc28060"/>
      <w:r>
        <w:rPr>
          <w:szCs w:val="32"/>
        </w:rPr>
        <w:t>3.9.1 人员配置原则</w:t>
      </w:r>
      <w:bookmarkEnd w:id="369"/>
    </w:p>
    <w:p w14:paraId="2EB18E65">
      <w:r>
        <w:rPr>
          <w:rFonts w:hint="eastAsia"/>
        </w:rPr>
        <w:t>其一，专业适配原则。依据“测量—装备—软件—验证—管理”五类专业方向配置人员，杜绝跨专业凑配现象。其二，梯次协同原则。各专业均构建“骨干+青年”的人才梯队，骨干人员承担技术方案制定与关键技术攻关职责，青年人员承担现场实施与过程记录工作。其三，队伍稳定原则。核心成员签订项目责任书，合同履行期内不得随意调整；同步配置后备人员。其四，资质合规原则。测量、安全、特种作业等岗位人员须持有对应资格证书；关键岗位人员须通过甲方准入考核。</w:t>
      </w:r>
    </w:p>
    <w:p w14:paraId="6CB08D22">
      <w:pPr>
        <w:pStyle w:val="5"/>
      </w:pPr>
      <w:bookmarkStart w:id="370" w:name="_Toc14084"/>
      <w:r>
        <w:rPr>
          <w:szCs w:val="32"/>
        </w:rPr>
        <w:t>3.9.</w:t>
      </w:r>
      <w:r>
        <w:rPr>
          <w:rFonts w:hint="eastAsia"/>
          <w:szCs w:val="32"/>
          <w:lang w:val="en-US" w:eastAsia="zh-CN"/>
        </w:rPr>
        <w:t>2</w:t>
      </w:r>
      <w:r>
        <w:rPr>
          <w:szCs w:val="32"/>
        </w:rPr>
        <w:t xml:space="preserve"> 人员培训与考核</w:t>
      </w:r>
      <w:bookmarkEnd w:id="370"/>
    </w:p>
    <w:p w14:paraId="4C234664">
      <w:r>
        <w:t>进场前完成三项培训：技术培训（方案、设备、软件）、安全培训（风险、应急、准入）、保密培训（数据分级、载体管理）。培训后进行考核，不合格者补训或更换。项目期间每季度组织一次技术交流，每半年组织一次综合能力评估。</w:t>
      </w:r>
    </w:p>
    <w:p w14:paraId="005039AE">
      <w:pPr>
        <w:pStyle w:val="5"/>
      </w:pPr>
      <w:bookmarkStart w:id="371" w:name="_Toc2983"/>
      <w:r>
        <w:rPr>
          <w:szCs w:val="32"/>
        </w:rPr>
        <w:t>3.9.</w:t>
      </w:r>
      <w:r>
        <w:rPr>
          <w:rFonts w:hint="eastAsia"/>
          <w:szCs w:val="32"/>
          <w:lang w:val="en-US" w:eastAsia="zh-CN"/>
        </w:rPr>
        <w:t>3</w:t>
      </w:r>
      <w:r>
        <w:rPr>
          <w:szCs w:val="32"/>
        </w:rPr>
        <w:t xml:space="preserve"> 人员稳定措施</w:t>
      </w:r>
      <w:bookmarkEnd w:id="371"/>
    </w:p>
    <w:p w14:paraId="20C18967">
      <w:r>
        <w:t>提供有竞争力的薪酬与驻场补贴；关键节点设置专项奖励；为长期驻场人员安排轮休；建立</w:t>
      </w:r>
      <w:r>
        <w:rPr>
          <w:rFonts w:hint="eastAsia"/>
        </w:rPr>
        <w:t>“</w:t>
      </w:r>
      <w:r>
        <w:t>师徒制</w:t>
      </w:r>
      <w:r>
        <w:rPr>
          <w:rFonts w:hint="eastAsia"/>
        </w:rPr>
        <w:t>”</w:t>
      </w:r>
      <w:r>
        <w:t>，加快新人成长；对表现突出者纳入后备干部培养。</w:t>
      </w:r>
    </w:p>
    <w:p w14:paraId="3BC0E8F2">
      <w:pPr>
        <w:pStyle w:val="4"/>
      </w:pPr>
      <w:bookmarkStart w:id="372" w:name="_Toc24734"/>
      <w:r>
        <w:rPr>
          <w:szCs w:val="36"/>
        </w:rPr>
        <w:t>3.10 设备与物资保障</w:t>
      </w:r>
      <w:bookmarkEnd w:id="372"/>
    </w:p>
    <w:p w14:paraId="72B55A70">
      <w:r>
        <w:t>关键部件实行双源认证，避免单一供应商断供；按定额建立安全库存；到货批批检验；现场按站配置随行备件；补货时效控制在 48 h 以内。五道措施共同保证</w:t>
      </w:r>
      <w:r>
        <w:rPr>
          <w:rFonts w:hint="eastAsia"/>
        </w:rPr>
        <w:t>“</w:t>
      </w:r>
      <w:r>
        <w:t>不断供、不误工</w:t>
      </w:r>
      <w:r>
        <w:rPr>
          <w:rFonts w:hint="eastAsia"/>
        </w:rPr>
        <w:t>”</w:t>
      </w:r>
      <w:r>
        <w:t>。</w:t>
      </w:r>
    </w:p>
    <w:p w14:paraId="325B6251">
      <w:pPr>
        <w:ind w:firstLine="0"/>
        <w:jc w:val="center"/>
      </w:pPr>
      <w:r>
        <w:drawing>
          <wp:inline distT="0" distB="0" distL="0" distR="0">
            <wp:extent cx="5342255" cy="715645"/>
            <wp:effectExtent l="0" t="0" r="6985" b="635"/>
            <wp:docPr id="1329324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4874" name="图片 1"/>
                    <pic:cNvPicPr>
                      <a:picLocks noChangeAspect="1"/>
                    </pic:cNvPicPr>
                  </pic:nvPicPr>
                  <pic:blipFill>
                    <a:blip r:embed="rId102"/>
                    <a:stretch>
                      <a:fillRect/>
                    </a:stretch>
                  </pic:blipFill>
                  <pic:spPr>
                    <a:xfrm>
                      <a:off x="0" y="0"/>
                      <a:ext cx="5354508" cy="717810"/>
                    </a:xfrm>
                    <a:prstGeom prst="rect">
                      <a:avLst/>
                    </a:prstGeom>
                  </pic:spPr>
                </pic:pic>
              </a:graphicData>
            </a:graphic>
          </wp:inline>
        </w:drawing>
      </w:r>
    </w:p>
    <w:p w14:paraId="76D778FE">
      <w:pPr>
        <w:spacing w:after="200" w:line="280" w:lineRule="auto"/>
        <w:ind w:firstLine="0"/>
        <w:jc w:val="center"/>
      </w:pPr>
      <w:r>
        <w:rPr>
          <w:sz w:val="21"/>
          <w:szCs w:val="21"/>
        </w:rPr>
        <w:t>图 3-5  供应链与备件保障</w:t>
      </w:r>
    </w:p>
    <w:p w14:paraId="4349919F">
      <w:pPr>
        <w:pStyle w:val="5"/>
      </w:pPr>
      <w:bookmarkStart w:id="373" w:name="_Toc30920"/>
      <w:r>
        <w:rPr>
          <w:szCs w:val="32"/>
        </w:rPr>
        <w:t>3.10.1 设备管理</w:t>
      </w:r>
      <w:bookmarkEnd w:id="373"/>
    </w:p>
    <w:p w14:paraId="78646995">
      <w:r>
        <w:t>建立设备台账，一机一档，记录购置、检定、使用、维修、报废全过程；设备实行</w:t>
      </w:r>
      <w:r>
        <w:rPr>
          <w:rFonts w:hint="eastAsia"/>
        </w:rPr>
        <w:t>“</w:t>
      </w:r>
      <w:r>
        <w:t>定人、定机、定岗</w:t>
      </w:r>
      <w:r>
        <w:rPr>
          <w:rFonts w:hint="eastAsia"/>
        </w:rPr>
        <w:t>”</w:t>
      </w:r>
      <w:r>
        <w:t>；使用前检查、使用中记录、使用后保养；关键设备配置备用机。</w:t>
      </w:r>
    </w:p>
    <w:p w14:paraId="3F337DC1">
      <w:pPr>
        <w:pStyle w:val="5"/>
      </w:pPr>
      <w:bookmarkStart w:id="374" w:name="_Toc31755"/>
      <w:r>
        <w:rPr>
          <w:szCs w:val="32"/>
        </w:rPr>
        <w:t>3.10.2 物资保障</w:t>
      </w:r>
      <w:bookmarkEnd w:id="374"/>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1"/>
        <w:gridCol w:w="3250"/>
        <w:gridCol w:w="2535"/>
        <w:gridCol w:w="1643"/>
      </w:tblGrid>
      <w:tr w14:paraId="76B6C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71" w:type="dxa"/>
            <w:shd w:val="clear" w:color="auto" w:fill="E7E6E6"/>
            <w:vAlign w:val="center"/>
          </w:tcPr>
          <w:p w14:paraId="356C1C12">
            <w:pPr>
              <w:snapToGrid w:val="0"/>
              <w:spacing w:before="70" w:after="70" w:line="240" w:lineRule="auto"/>
              <w:ind w:firstLine="0"/>
              <w:jc w:val="center"/>
              <w:rPr>
                <w:b/>
                <w:sz w:val="21"/>
              </w:rPr>
            </w:pPr>
            <w:r>
              <w:rPr>
                <w:b/>
                <w:sz w:val="21"/>
                <w:szCs w:val="21"/>
              </w:rPr>
              <w:t>类别</w:t>
            </w:r>
          </w:p>
        </w:tc>
        <w:tc>
          <w:tcPr>
            <w:tcW w:w="3250" w:type="dxa"/>
            <w:shd w:val="clear" w:color="auto" w:fill="E7E6E6"/>
            <w:vAlign w:val="center"/>
          </w:tcPr>
          <w:p w14:paraId="0F7DB8E8">
            <w:pPr>
              <w:snapToGrid w:val="0"/>
              <w:spacing w:before="70" w:after="70" w:line="240" w:lineRule="auto"/>
              <w:ind w:firstLine="0"/>
              <w:jc w:val="center"/>
              <w:rPr>
                <w:b/>
                <w:sz w:val="21"/>
              </w:rPr>
            </w:pPr>
            <w:r>
              <w:rPr>
                <w:b/>
                <w:sz w:val="21"/>
                <w:szCs w:val="21"/>
              </w:rPr>
              <w:t>主要物资</w:t>
            </w:r>
          </w:p>
        </w:tc>
        <w:tc>
          <w:tcPr>
            <w:tcW w:w="2535" w:type="dxa"/>
            <w:shd w:val="clear" w:color="auto" w:fill="E7E6E6"/>
            <w:vAlign w:val="center"/>
          </w:tcPr>
          <w:p w14:paraId="652B5201">
            <w:pPr>
              <w:snapToGrid w:val="0"/>
              <w:spacing w:before="70" w:after="70" w:line="240" w:lineRule="auto"/>
              <w:ind w:firstLine="0"/>
              <w:jc w:val="center"/>
              <w:rPr>
                <w:b/>
                <w:sz w:val="21"/>
              </w:rPr>
            </w:pPr>
            <w:r>
              <w:rPr>
                <w:b/>
                <w:sz w:val="21"/>
                <w:szCs w:val="21"/>
              </w:rPr>
              <w:t>储备方式</w:t>
            </w:r>
          </w:p>
        </w:tc>
        <w:tc>
          <w:tcPr>
            <w:tcW w:w="1643" w:type="dxa"/>
            <w:shd w:val="clear" w:color="auto" w:fill="E7E6E6"/>
            <w:vAlign w:val="center"/>
          </w:tcPr>
          <w:p w14:paraId="49F5D345">
            <w:pPr>
              <w:snapToGrid w:val="0"/>
              <w:spacing w:before="70" w:after="70" w:line="240" w:lineRule="auto"/>
              <w:ind w:firstLine="0"/>
              <w:jc w:val="center"/>
              <w:rPr>
                <w:b/>
                <w:sz w:val="21"/>
              </w:rPr>
            </w:pPr>
            <w:r>
              <w:rPr>
                <w:b/>
                <w:sz w:val="21"/>
                <w:szCs w:val="21"/>
              </w:rPr>
              <w:t>补充周期</w:t>
            </w:r>
          </w:p>
        </w:tc>
      </w:tr>
      <w:tr w14:paraId="498F3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1" w:type="dxa"/>
            <w:vAlign w:val="center"/>
          </w:tcPr>
          <w:p w14:paraId="5E2CC078">
            <w:pPr>
              <w:snapToGrid w:val="0"/>
              <w:spacing w:before="70" w:after="70" w:line="240" w:lineRule="auto"/>
              <w:ind w:firstLine="0"/>
              <w:jc w:val="left"/>
              <w:rPr>
                <w:sz w:val="21"/>
              </w:rPr>
            </w:pPr>
            <w:r>
              <w:rPr>
                <w:sz w:val="21"/>
                <w:szCs w:val="21"/>
              </w:rPr>
              <w:t>采集耗材</w:t>
            </w:r>
          </w:p>
        </w:tc>
        <w:tc>
          <w:tcPr>
            <w:tcW w:w="3250" w:type="dxa"/>
            <w:vAlign w:val="center"/>
          </w:tcPr>
          <w:p w14:paraId="75E0B74C">
            <w:pPr>
              <w:snapToGrid w:val="0"/>
              <w:spacing w:before="70" w:after="70" w:line="240" w:lineRule="auto"/>
              <w:ind w:firstLine="0"/>
              <w:jc w:val="center"/>
              <w:rPr>
                <w:sz w:val="21"/>
              </w:rPr>
            </w:pPr>
            <w:r>
              <w:rPr>
                <w:sz w:val="21"/>
                <w:szCs w:val="21"/>
              </w:rPr>
              <w:t>存储卡、电池、线缆</w:t>
            </w:r>
          </w:p>
        </w:tc>
        <w:tc>
          <w:tcPr>
            <w:tcW w:w="2535" w:type="dxa"/>
            <w:vAlign w:val="center"/>
          </w:tcPr>
          <w:p w14:paraId="48E4DA8A">
            <w:pPr>
              <w:snapToGrid w:val="0"/>
              <w:spacing w:before="70" w:after="70" w:line="240" w:lineRule="auto"/>
              <w:ind w:firstLine="0"/>
              <w:jc w:val="left"/>
              <w:rPr>
                <w:sz w:val="21"/>
              </w:rPr>
            </w:pPr>
            <w:r>
              <w:rPr>
                <w:sz w:val="21"/>
                <w:szCs w:val="21"/>
              </w:rPr>
              <w:t>现场储备 20% 余量</w:t>
            </w:r>
          </w:p>
        </w:tc>
        <w:tc>
          <w:tcPr>
            <w:tcW w:w="1643" w:type="dxa"/>
            <w:vAlign w:val="center"/>
          </w:tcPr>
          <w:p w14:paraId="0EA0CAC2">
            <w:pPr>
              <w:snapToGrid w:val="0"/>
              <w:spacing w:before="70" w:after="70" w:line="240" w:lineRule="auto"/>
              <w:ind w:firstLine="0"/>
              <w:jc w:val="left"/>
              <w:rPr>
                <w:sz w:val="21"/>
              </w:rPr>
            </w:pPr>
            <w:r>
              <w:rPr>
                <w:sz w:val="21"/>
                <w:szCs w:val="21"/>
              </w:rPr>
              <w:t>每周</w:t>
            </w:r>
          </w:p>
        </w:tc>
      </w:tr>
      <w:tr w14:paraId="6D24A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1" w:type="dxa"/>
            <w:vAlign w:val="center"/>
          </w:tcPr>
          <w:p w14:paraId="16B70DE4">
            <w:pPr>
              <w:snapToGrid w:val="0"/>
              <w:spacing w:before="70" w:after="70" w:line="240" w:lineRule="auto"/>
              <w:ind w:firstLine="0"/>
              <w:jc w:val="left"/>
              <w:rPr>
                <w:sz w:val="21"/>
              </w:rPr>
            </w:pPr>
            <w:r>
              <w:rPr>
                <w:sz w:val="21"/>
                <w:szCs w:val="21"/>
              </w:rPr>
              <w:t>防护物资</w:t>
            </w:r>
          </w:p>
        </w:tc>
        <w:tc>
          <w:tcPr>
            <w:tcW w:w="3250" w:type="dxa"/>
            <w:vAlign w:val="center"/>
          </w:tcPr>
          <w:p w14:paraId="079C92E3">
            <w:pPr>
              <w:snapToGrid w:val="0"/>
              <w:spacing w:before="70" w:after="70" w:line="240" w:lineRule="auto"/>
              <w:ind w:firstLine="0"/>
              <w:jc w:val="center"/>
              <w:rPr>
                <w:sz w:val="21"/>
              </w:rPr>
            </w:pPr>
            <w:r>
              <w:rPr>
                <w:sz w:val="21"/>
                <w:szCs w:val="21"/>
              </w:rPr>
              <w:t>安全帽、安全带、救生衣</w:t>
            </w:r>
          </w:p>
        </w:tc>
        <w:tc>
          <w:tcPr>
            <w:tcW w:w="2535" w:type="dxa"/>
            <w:vAlign w:val="center"/>
          </w:tcPr>
          <w:p w14:paraId="1CBBC4A4">
            <w:pPr>
              <w:snapToGrid w:val="0"/>
              <w:spacing w:before="70" w:after="70" w:line="240" w:lineRule="auto"/>
              <w:ind w:firstLine="0"/>
              <w:jc w:val="left"/>
              <w:rPr>
                <w:sz w:val="21"/>
              </w:rPr>
            </w:pPr>
            <w:r>
              <w:rPr>
                <w:sz w:val="21"/>
                <w:szCs w:val="21"/>
              </w:rPr>
              <w:t>按人数 1.2 倍配置</w:t>
            </w:r>
          </w:p>
        </w:tc>
        <w:tc>
          <w:tcPr>
            <w:tcW w:w="1643" w:type="dxa"/>
            <w:vAlign w:val="center"/>
          </w:tcPr>
          <w:p w14:paraId="6A738791">
            <w:pPr>
              <w:snapToGrid w:val="0"/>
              <w:spacing w:before="70" w:after="70" w:line="240" w:lineRule="auto"/>
              <w:ind w:firstLine="0"/>
              <w:jc w:val="left"/>
              <w:rPr>
                <w:sz w:val="21"/>
              </w:rPr>
            </w:pPr>
            <w:r>
              <w:rPr>
                <w:sz w:val="21"/>
                <w:szCs w:val="21"/>
              </w:rPr>
              <w:t>每月</w:t>
            </w:r>
          </w:p>
        </w:tc>
      </w:tr>
      <w:tr w14:paraId="45E4C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1" w:type="dxa"/>
            <w:vAlign w:val="center"/>
          </w:tcPr>
          <w:p w14:paraId="31BA949C">
            <w:pPr>
              <w:snapToGrid w:val="0"/>
              <w:spacing w:before="70" w:after="70" w:line="240" w:lineRule="auto"/>
              <w:ind w:firstLine="0"/>
              <w:jc w:val="left"/>
              <w:rPr>
                <w:sz w:val="21"/>
              </w:rPr>
            </w:pPr>
            <w:r>
              <w:rPr>
                <w:sz w:val="21"/>
                <w:szCs w:val="21"/>
              </w:rPr>
              <w:t>备件</w:t>
            </w:r>
          </w:p>
        </w:tc>
        <w:tc>
          <w:tcPr>
            <w:tcW w:w="3250" w:type="dxa"/>
            <w:vAlign w:val="center"/>
          </w:tcPr>
          <w:p w14:paraId="5DE3E4BC">
            <w:pPr>
              <w:snapToGrid w:val="0"/>
              <w:spacing w:before="70" w:after="70" w:line="240" w:lineRule="auto"/>
              <w:ind w:firstLine="0"/>
              <w:jc w:val="center"/>
              <w:rPr>
                <w:sz w:val="21"/>
              </w:rPr>
            </w:pPr>
            <w:r>
              <w:rPr>
                <w:sz w:val="21"/>
                <w:szCs w:val="21"/>
              </w:rPr>
              <w:t>相机模组、接插件、轮胎</w:t>
            </w:r>
          </w:p>
        </w:tc>
        <w:tc>
          <w:tcPr>
            <w:tcW w:w="2535" w:type="dxa"/>
            <w:vAlign w:val="center"/>
          </w:tcPr>
          <w:p w14:paraId="0ACAE5C1">
            <w:pPr>
              <w:snapToGrid w:val="0"/>
              <w:spacing w:before="70" w:after="70" w:line="240" w:lineRule="auto"/>
              <w:ind w:firstLine="0"/>
              <w:jc w:val="left"/>
              <w:rPr>
                <w:sz w:val="21"/>
              </w:rPr>
            </w:pPr>
            <w:r>
              <w:rPr>
                <w:sz w:val="21"/>
                <w:szCs w:val="21"/>
              </w:rPr>
              <w:t>宜昌备件库</w:t>
            </w:r>
          </w:p>
        </w:tc>
        <w:tc>
          <w:tcPr>
            <w:tcW w:w="1643" w:type="dxa"/>
            <w:vAlign w:val="center"/>
          </w:tcPr>
          <w:p w14:paraId="24DCCE58">
            <w:pPr>
              <w:snapToGrid w:val="0"/>
              <w:spacing w:before="70" w:after="70" w:line="240" w:lineRule="auto"/>
              <w:ind w:firstLine="0"/>
              <w:jc w:val="left"/>
              <w:rPr>
                <w:sz w:val="21"/>
              </w:rPr>
            </w:pPr>
            <w:r>
              <w:rPr>
                <w:sz w:val="21"/>
                <w:szCs w:val="21"/>
              </w:rPr>
              <w:t>每月</w:t>
            </w:r>
          </w:p>
        </w:tc>
      </w:tr>
      <w:tr w14:paraId="516F6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1" w:type="dxa"/>
            <w:vAlign w:val="center"/>
          </w:tcPr>
          <w:p w14:paraId="749C65B6">
            <w:pPr>
              <w:snapToGrid w:val="0"/>
              <w:spacing w:before="70" w:after="70" w:line="240" w:lineRule="auto"/>
              <w:ind w:firstLine="0"/>
              <w:jc w:val="left"/>
              <w:rPr>
                <w:sz w:val="21"/>
              </w:rPr>
            </w:pPr>
            <w:r>
              <w:rPr>
                <w:sz w:val="21"/>
                <w:szCs w:val="21"/>
              </w:rPr>
              <w:t>办公物资</w:t>
            </w:r>
          </w:p>
        </w:tc>
        <w:tc>
          <w:tcPr>
            <w:tcW w:w="3250" w:type="dxa"/>
            <w:vAlign w:val="center"/>
          </w:tcPr>
          <w:p w14:paraId="2EF6E078">
            <w:pPr>
              <w:snapToGrid w:val="0"/>
              <w:spacing w:before="70" w:after="70" w:line="240" w:lineRule="auto"/>
              <w:ind w:firstLine="0"/>
              <w:jc w:val="center"/>
              <w:rPr>
                <w:sz w:val="21"/>
              </w:rPr>
            </w:pPr>
            <w:r>
              <w:rPr>
                <w:sz w:val="21"/>
                <w:szCs w:val="21"/>
              </w:rPr>
              <w:t>打印纸、标签、工具</w:t>
            </w:r>
          </w:p>
        </w:tc>
        <w:tc>
          <w:tcPr>
            <w:tcW w:w="2535" w:type="dxa"/>
            <w:vAlign w:val="center"/>
          </w:tcPr>
          <w:p w14:paraId="500E1E0E">
            <w:pPr>
              <w:snapToGrid w:val="0"/>
              <w:spacing w:before="70" w:after="70" w:line="240" w:lineRule="auto"/>
              <w:ind w:firstLine="0"/>
              <w:jc w:val="left"/>
              <w:rPr>
                <w:sz w:val="21"/>
              </w:rPr>
            </w:pPr>
            <w:r>
              <w:rPr>
                <w:sz w:val="21"/>
                <w:szCs w:val="21"/>
              </w:rPr>
              <w:t>项目组储备</w:t>
            </w:r>
          </w:p>
        </w:tc>
        <w:tc>
          <w:tcPr>
            <w:tcW w:w="1643" w:type="dxa"/>
            <w:vAlign w:val="center"/>
          </w:tcPr>
          <w:p w14:paraId="48A3DD58">
            <w:pPr>
              <w:snapToGrid w:val="0"/>
              <w:spacing w:before="70" w:after="70" w:line="240" w:lineRule="auto"/>
              <w:ind w:firstLine="0"/>
              <w:jc w:val="left"/>
              <w:rPr>
                <w:sz w:val="21"/>
              </w:rPr>
            </w:pPr>
            <w:r>
              <w:rPr>
                <w:sz w:val="21"/>
                <w:szCs w:val="21"/>
              </w:rPr>
              <w:t>每月</w:t>
            </w:r>
          </w:p>
        </w:tc>
      </w:tr>
      <w:tr w14:paraId="5102D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71" w:type="dxa"/>
            <w:vAlign w:val="center"/>
          </w:tcPr>
          <w:p w14:paraId="39AE3F81">
            <w:pPr>
              <w:snapToGrid w:val="0"/>
              <w:spacing w:before="70" w:after="70" w:line="240" w:lineRule="auto"/>
              <w:ind w:firstLine="0"/>
              <w:jc w:val="left"/>
              <w:rPr>
                <w:sz w:val="21"/>
              </w:rPr>
            </w:pPr>
            <w:r>
              <w:rPr>
                <w:sz w:val="21"/>
                <w:szCs w:val="21"/>
              </w:rPr>
              <w:t>应急物资</w:t>
            </w:r>
          </w:p>
        </w:tc>
        <w:tc>
          <w:tcPr>
            <w:tcW w:w="3250" w:type="dxa"/>
            <w:vAlign w:val="center"/>
          </w:tcPr>
          <w:p w14:paraId="6CC71C31">
            <w:pPr>
              <w:snapToGrid w:val="0"/>
              <w:spacing w:before="70" w:after="70" w:line="240" w:lineRule="auto"/>
              <w:ind w:firstLine="0"/>
              <w:jc w:val="center"/>
              <w:rPr>
                <w:sz w:val="21"/>
              </w:rPr>
            </w:pPr>
            <w:r>
              <w:rPr>
                <w:sz w:val="21"/>
                <w:szCs w:val="21"/>
              </w:rPr>
              <w:t>急救箱、灭火器、照明</w:t>
            </w:r>
          </w:p>
        </w:tc>
        <w:tc>
          <w:tcPr>
            <w:tcW w:w="2535" w:type="dxa"/>
            <w:vAlign w:val="center"/>
          </w:tcPr>
          <w:p w14:paraId="2D9165F5">
            <w:pPr>
              <w:snapToGrid w:val="0"/>
              <w:spacing w:before="70" w:after="70" w:line="240" w:lineRule="auto"/>
              <w:ind w:firstLine="0"/>
              <w:jc w:val="left"/>
              <w:rPr>
                <w:sz w:val="21"/>
              </w:rPr>
            </w:pPr>
            <w:r>
              <w:rPr>
                <w:sz w:val="21"/>
                <w:szCs w:val="21"/>
              </w:rPr>
              <w:t>现场配置</w:t>
            </w:r>
          </w:p>
        </w:tc>
        <w:tc>
          <w:tcPr>
            <w:tcW w:w="1643" w:type="dxa"/>
            <w:vAlign w:val="center"/>
          </w:tcPr>
          <w:p w14:paraId="3E01400C">
            <w:pPr>
              <w:snapToGrid w:val="0"/>
              <w:spacing w:before="70" w:after="70" w:line="240" w:lineRule="auto"/>
              <w:ind w:firstLine="0"/>
              <w:jc w:val="left"/>
              <w:rPr>
                <w:sz w:val="21"/>
              </w:rPr>
            </w:pPr>
            <w:r>
              <w:rPr>
                <w:sz w:val="21"/>
                <w:szCs w:val="21"/>
              </w:rPr>
              <w:t>每季度检查</w:t>
            </w:r>
          </w:p>
        </w:tc>
      </w:tr>
    </w:tbl>
    <w:p w14:paraId="73FBCA17">
      <w:pPr>
        <w:spacing w:line="240" w:lineRule="auto"/>
      </w:pPr>
    </w:p>
    <w:p w14:paraId="1D84BFF4">
      <w:pPr>
        <w:pStyle w:val="5"/>
      </w:pPr>
      <w:bookmarkStart w:id="375" w:name="_Toc7212"/>
      <w:r>
        <w:rPr>
          <w:szCs w:val="32"/>
        </w:rPr>
        <w:t>3.10.3 运输保障</w:t>
      </w:r>
      <w:bookmarkEnd w:id="375"/>
    </w:p>
    <w:p w14:paraId="08C4C730">
      <w:r>
        <w:t>设备采用航空箱包装，防震、防潮、防尘；运输选择具备资质的物流公司，购买运输保险；三站之间转运提前 7 天安排；现场配置工程车或借用甲方指定通道。</w:t>
      </w:r>
    </w:p>
    <w:p w14:paraId="001A4439">
      <w:pPr>
        <w:pStyle w:val="5"/>
        <w:rPr>
          <w:rFonts w:hint="default" w:eastAsia="黑体"/>
          <w:lang w:val="en-US" w:eastAsia="zh-CN"/>
        </w:rPr>
      </w:pPr>
      <w:bookmarkStart w:id="376" w:name="_Toc22135"/>
      <w:r>
        <w:rPr>
          <w:szCs w:val="32"/>
        </w:rPr>
        <w:t>3.10.4 装备配置清单</w:t>
      </w:r>
      <w:r>
        <w:rPr>
          <w:rFonts w:hint="eastAsia"/>
          <w:szCs w:val="32"/>
          <w:lang w:val="en-US" w:eastAsia="zh-CN"/>
        </w:rPr>
        <w:t>(支撑设备)</w:t>
      </w:r>
      <w:bookmarkEnd w:id="376"/>
    </w:p>
    <w:tbl>
      <w:tblPr>
        <w:tblStyle w:val="32"/>
        <w:tblW w:w="1031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176"/>
        <w:gridCol w:w="1716"/>
        <w:gridCol w:w="3120"/>
        <w:gridCol w:w="757"/>
        <w:gridCol w:w="757"/>
        <w:gridCol w:w="2030"/>
      </w:tblGrid>
      <w:tr w14:paraId="60CAA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0AB7F2A3">
            <w:pPr>
              <w:snapToGrid w:val="0"/>
              <w:spacing w:before="70" w:after="70" w:line="240" w:lineRule="auto"/>
              <w:ind w:firstLine="0"/>
              <w:jc w:val="center"/>
              <w:rPr>
                <w:b/>
                <w:sz w:val="21"/>
              </w:rPr>
            </w:pPr>
            <w:r>
              <w:rPr>
                <w:b/>
                <w:sz w:val="21"/>
                <w:szCs w:val="21"/>
              </w:rPr>
              <w:t>序号</w:t>
            </w:r>
          </w:p>
        </w:tc>
        <w:tc>
          <w:tcPr>
            <w:tcW w:w="1176" w:type="dxa"/>
            <w:shd w:val="clear" w:color="auto" w:fill="E7E6E6"/>
            <w:vAlign w:val="center"/>
          </w:tcPr>
          <w:p w14:paraId="4DE405F9">
            <w:pPr>
              <w:snapToGrid w:val="0"/>
              <w:spacing w:before="70" w:after="70" w:line="240" w:lineRule="auto"/>
              <w:ind w:firstLine="0"/>
              <w:jc w:val="center"/>
              <w:rPr>
                <w:b/>
                <w:sz w:val="21"/>
              </w:rPr>
            </w:pPr>
            <w:r>
              <w:rPr>
                <w:b/>
                <w:sz w:val="21"/>
                <w:szCs w:val="21"/>
              </w:rPr>
              <w:t>类别</w:t>
            </w:r>
          </w:p>
        </w:tc>
        <w:tc>
          <w:tcPr>
            <w:tcW w:w="1716" w:type="dxa"/>
            <w:shd w:val="clear" w:color="auto" w:fill="E7E6E6"/>
            <w:vAlign w:val="center"/>
          </w:tcPr>
          <w:p w14:paraId="3FC5F07F">
            <w:pPr>
              <w:snapToGrid w:val="0"/>
              <w:spacing w:before="70" w:after="70" w:line="240" w:lineRule="auto"/>
              <w:ind w:firstLine="0"/>
              <w:jc w:val="center"/>
              <w:rPr>
                <w:b/>
                <w:sz w:val="21"/>
              </w:rPr>
            </w:pPr>
            <w:r>
              <w:rPr>
                <w:b/>
                <w:sz w:val="21"/>
                <w:szCs w:val="21"/>
              </w:rPr>
              <w:t>名称</w:t>
            </w:r>
          </w:p>
        </w:tc>
        <w:tc>
          <w:tcPr>
            <w:tcW w:w="3120" w:type="dxa"/>
            <w:shd w:val="clear" w:color="auto" w:fill="E7E6E6"/>
            <w:vAlign w:val="center"/>
          </w:tcPr>
          <w:p w14:paraId="27A81AE5">
            <w:pPr>
              <w:snapToGrid w:val="0"/>
              <w:spacing w:before="70" w:after="70" w:line="240" w:lineRule="auto"/>
              <w:ind w:firstLine="0"/>
              <w:jc w:val="center"/>
              <w:rPr>
                <w:b/>
                <w:sz w:val="21"/>
              </w:rPr>
            </w:pPr>
            <w:r>
              <w:rPr>
                <w:b/>
                <w:sz w:val="21"/>
                <w:szCs w:val="21"/>
              </w:rPr>
              <w:t>规格/型号</w:t>
            </w:r>
          </w:p>
        </w:tc>
        <w:tc>
          <w:tcPr>
            <w:tcW w:w="757" w:type="dxa"/>
            <w:shd w:val="clear" w:color="auto" w:fill="E7E6E6"/>
            <w:vAlign w:val="center"/>
          </w:tcPr>
          <w:p w14:paraId="771C8619">
            <w:pPr>
              <w:snapToGrid w:val="0"/>
              <w:spacing w:before="70" w:after="70" w:line="240" w:lineRule="auto"/>
              <w:ind w:firstLine="0"/>
              <w:jc w:val="center"/>
              <w:rPr>
                <w:b/>
                <w:sz w:val="21"/>
              </w:rPr>
            </w:pPr>
            <w:r>
              <w:rPr>
                <w:b/>
                <w:sz w:val="21"/>
                <w:szCs w:val="21"/>
              </w:rPr>
              <w:t>数量</w:t>
            </w:r>
          </w:p>
        </w:tc>
        <w:tc>
          <w:tcPr>
            <w:tcW w:w="757" w:type="dxa"/>
            <w:shd w:val="clear" w:color="auto" w:fill="E7E6E6"/>
            <w:vAlign w:val="center"/>
          </w:tcPr>
          <w:p w14:paraId="1C517528">
            <w:pPr>
              <w:snapToGrid w:val="0"/>
              <w:spacing w:before="70" w:after="70" w:line="240" w:lineRule="auto"/>
              <w:ind w:firstLine="0"/>
              <w:jc w:val="center"/>
              <w:rPr>
                <w:b/>
                <w:sz w:val="21"/>
              </w:rPr>
            </w:pPr>
            <w:r>
              <w:rPr>
                <w:b/>
                <w:sz w:val="21"/>
                <w:szCs w:val="21"/>
              </w:rPr>
              <w:t>单位</w:t>
            </w:r>
          </w:p>
        </w:tc>
        <w:tc>
          <w:tcPr>
            <w:tcW w:w="2030" w:type="dxa"/>
            <w:shd w:val="clear" w:color="auto" w:fill="E7E6E6"/>
            <w:vAlign w:val="center"/>
          </w:tcPr>
          <w:p w14:paraId="7C082D9C">
            <w:pPr>
              <w:snapToGrid w:val="0"/>
              <w:spacing w:before="70" w:after="70" w:line="240" w:lineRule="auto"/>
              <w:ind w:firstLine="0"/>
              <w:jc w:val="center"/>
              <w:rPr>
                <w:b/>
                <w:sz w:val="21"/>
              </w:rPr>
            </w:pPr>
            <w:r>
              <w:rPr>
                <w:b/>
                <w:sz w:val="21"/>
                <w:szCs w:val="21"/>
              </w:rPr>
              <w:t>备注</w:t>
            </w:r>
          </w:p>
        </w:tc>
      </w:tr>
      <w:tr w14:paraId="01520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A9D4B77">
            <w:pPr>
              <w:snapToGrid w:val="0"/>
              <w:spacing w:before="70" w:after="70" w:line="240" w:lineRule="auto"/>
              <w:ind w:firstLine="0"/>
              <w:jc w:val="center"/>
              <w:rPr>
                <w:sz w:val="21"/>
              </w:rPr>
            </w:pPr>
            <w:r>
              <w:rPr>
                <w:sz w:val="21"/>
                <w:szCs w:val="21"/>
              </w:rPr>
              <w:t>1</w:t>
            </w:r>
          </w:p>
        </w:tc>
        <w:tc>
          <w:tcPr>
            <w:tcW w:w="1176" w:type="dxa"/>
            <w:vAlign w:val="center"/>
          </w:tcPr>
          <w:p w14:paraId="5F64FBC8">
            <w:pPr>
              <w:snapToGrid w:val="0"/>
              <w:spacing w:before="70" w:after="70" w:line="240" w:lineRule="auto"/>
              <w:ind w:firstLine="0"/>
              <w:jc w:val="left"/>
              <w:rPr>
                <w:sz w:val="21"/>
              </w:rPr>
            </w:pPr>
            <w:r>
              <w:rPr>
                <w:sz w:val="21"/>
                <w:szCs w:val="21"/>
              </w:rPr>
              <w:t>跟踪系统</w:t>
            </w:r>
          </w:p>
        </w:tc>
        <w:tc>
          <w:tcPr>
            <w:tcW w:w="1716" w:type="dxa"/>
            <w:vAlign w:val="center"/>
          </w:tcPr>
          <w:p w14:paraId="401C028B">
            <w:pPr>
              <w:snapToGrid w:val="0"/>
              <w:spacing w:before="70" w:after="70" w:line="240" w:lineRule="auto"/>
              <w:ind w:firstLine="0"/>
              <w:jc w:val="left"/>
              <w:rPr>
                <w:sz w:val="21"/>
              </w:rPr>
            </w:pPr>
            <w:r>
              <w:rPr>
                <w:sz w:val="21"/>
                <w:szCs w:val="21"/>
              </w:rPr>
              <w:t>跟踪器主机</w:t>
            </w:r>
          </w:p>
        </w:tc>
        <w:tc>
          <w:tcPr>
            <w:tcW w:w="3120" w:type="dxa"/>
            <w:vAlign w:val="center"/>
          </w:tcPr>
          <w:p w14:paraId="0D9A7500">
            <w:pPr>
              <w:snapToGrid w:val="0"/>
              <w:spacing w:before="70" w:after="70" w:line="240" w:lineRule="auto"/>
              <w:ind w:firstLine="0"/>
              <w:jc w:val="left"/>
              <w:rPr>
                <w:sz w:val="21"/>
              </w:rPr>
            </w:pPr>
            <w:r>
              <w:rPr>
                <w:sz w:val="21"/>
                <w:szCs w:val="21"/>
              </w:rPr>
              <w:t>双目/多目，5000 万像素</w:t>
            </w:r>
          </w:p>
        </w:tc>
        <w:tc>
          <w:tcPr>
            <w:tcW w:w="757" w:type="dxa"/>
            <w:vAlign w:val="center"/>
          </w:tcPr>
          <w:p w14:paraId="7987470E">
            <w:pPr>
              <w:snapToGrid w:val="0"/>
              <w:spacing w:before="70" w:after="70" w:line="240" w:lineRule="auto"/>
              <w:ind w:firstLine="0"/>
              <w:jc w:val="center"/>
              <w:rPr>
                <w:sz w:val="21"/>
              </w:rPr>
            </w:pPr>
            <w:r>
              <w:rPr>
                <w:sz w:val="21"/>
                <w:szCs w:val="21"/>
              </w:rPr>
              <w:t>1</w:t>
            </w:r>
          </w:p>
        </w:tc>
        <w:tc>
          <w:tcPr>
            <w:tcW w:w="757" w:type="dxa"/>
            <w:vAlign w:val="center"/>
          </w:tcPr>
          <w:p w14:paraId="55BDDDEB">
            <w:pPr>
              <w:snapToGrid w:val="0"/>
              <w:spacing w:before="70" w:after="70" w:line="240" w:lineRule="auto"/>
              <w:ind w:firstLine="0"/>
              <w:jc w:val="center"/>
              <w:rPr>
                <w:sz w:val="21"/>
              </w:rPr>
            </w:pPr>
            <w:r>
              <w:rPr>
                <w:sz w:val="21"/>
                <w:szCs w:val="21"/>
              </w:rPr>
              <w:t>台</w:t>
            </w:r>
          </w:p>
        </w:tc>
        <w:tc>
          <w:tcPr>
            <w:tcW w:w="2030" w:type="dxa"/>
            <w:vAlign w:val="center"/>
          </w:tcPr>
          <w:p w14:paraId="6FF767B2">
            <w:pPr>
              <w:snapToGrid w:val="0"/>
              <w:spacing w:before="70" w:after="70" w:line="240" w:lineRule="auto"/>
              <w:ind w:firstLine="0"/>
              <w:jc w:val="left"/>
              <w:rPr>
                <w:sz w:val="21"/>
              </w:rPr>
            </w:pPr>
            <w:r>
              <w:rPr>
                <w:sz w:val="21"/>
                <w:szCs w:val="21"/>
              </w:rPr>
              <w:t>含云台</w:t>
            </w:r>
          </w:p>
        </w:tc>
      </w:tr>
      <w:tr w14:paraId="65551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270B3BE">
            <w:pPr>
              <w:snapToGrid w:val="0"/>
              <w:spacing w:before="70" w:after="70" w:line="240" w:lineRule="auto"/>
              <w:ind w:firstLine="0"/>
              <w:jc w:val="center"/>
              <w:rPr>
                <w:sz w:val="21"/>
              </w:rPr>
            </w:pPr>
            <w:r>
              <w:rPr>
                <w:sz w:val="21"/>
                <w:szCs w:val="21"/>
              </w:rPr>
              <w:t>2</w:t>
            </w:r>
          </w:p>
        </w:tc>
        <w:tc>
          <w:tcPr>
            <w:tcW w:w="1176" w:type="dxa"/>
            <w:vAlign w:val="center"/>
          </w:tcPr>
          <w:p w14:paraId="78AC52E4">
            <w:pPr>
              <w:snapToGrid w:val="0"/>
              <w:spacing w:before="70" w:after="70" w:line="240" w:lineRule="auto"/>
              <w:ind w:firstLine="0"/>
              <w:jc w:val="left"/>
              <w:rPr>
                <w:sz w:val="21"/>
              </w:rPr>
            </w:pPr>
            <w:r>
              <w:rPr>
                <w:sz w:val="21"/>
                <w:szCs w:val="21"/>
              </w:rPr>
              <w:t>跟踪系统</w:t>
            </w:r>
          </w:p>
        </w:tc>
        <w:tc>
          <w:tcPr>
            <w:tcW w:w="1716" w:type="dxa"/>
            <w:vAlign w:val="center"/>
          </w:tcPr>
          <w:p w14:paraId="05F4FC74">
            <w:pPr>
              <w:snapToGrid w:val="0"/>
              <w:spacing w:before="70" w:after="70" w:line="240" w:lineRule="auto"/>
              <w:ind w:firstLine="0"/>
              <w:jc w:val="left"/>
              <w:rPr>
                <w:sz w:val="21"/>
              </w:rPr>
            </w:pPr>
            <w:r>
              <w:rPr>
                <w:sz w:val="21"/>
                <w:szCs w:val="21"/>
              </w:rPr>
              <w:t>跟踪框架</w:t>
            </w:r>
          </w:p>
        </w:tc>
        <w:tc>
          <w:tcPr>
            <w:tcW w:w="3120" w:type="dxa"/>
            <w:vAlign w:val="center"/>
          </w:tcPr>
          <w:p w14:paraId="228598ED">
            <w:pPr>
              <w:snapToGrid w:val="0"/>
              <w:spacing w:before="70" w:after="70" w:line="240" w:lineRule="auto"/>
              <w:ind w:firstLine="0"/>
              <w:jc w:val="left"/>
              <w:rPr>
                <w:sz w:val="21"/>
              </w:rPr>
            </w:pPr>
            <w:r>
              <w:rPr>
                <w:sz w:val="21"/>
                <w:szCs w:val="21"/>
              </w:rPr>
              <w:t>球形，360° 环扫</w:t>
            </w:r>
          </w:p>
        </w:tc>
        <w:tc>
          <w:tcPr>
            <w:tcW w:w="757" w:type="dxa"/>
            <w:vAlign w:val="center"/>
          </w:tcPr>
          <w:p w14:paraId="7A488B12">
            <w:pPr>
              <w:snapToGrid w:val="0"/>
              <w:spacing w:before="70" w:after="70" w:line="240" w:lineRule="auto"/>
              <w:ind w:firstLine="0"/>
              <w:jc w:val="center"/>
              <w:rPr>
                <w:sz w:val="21"/>
              </w:rPr>
            </w:pPr>
            <w:r>
              <w:rPr>
                <w:sz w:val="21"/>
                <w:szCs w:val="21"/>
              </w:rPr>
              <w:t>1</w:t>
            </w:r>
          </w:p>
        </w:tc>
        <w:tc>
          <w:tcPr>
            <w:tcW w:w="757" w:type="dxa"/>
            <w:vAlign w:val="center"/>
          </w:tcPr>
          <w:p w14:paraId="4C0C1C9C">
            <w:pPr>
              <w:snapToGrid w:val="0"/>
              <w:spacing w:before="70" w:after="70" w:line="240" w:lineRule="auto"/>
              <w:ind w:firstLine="0"/>
              <w:jc w:val="center"/>
              <w:rPr>
                <w:sz w:val="21"/>
              </w:rPr>
            </w:pPr>
            <w:r>
              <w:rPr>
                <w:sz w:val="21"/>
                <w:szCs w:val="21"/>
              </w:rPr>
              <w:t>套</w:t>
            </w:r>
          </w:p>
        </w:tc>
        <w:tc>
          <w:tcPr>
            <w:tcW w:w="2030" w:type="dxa"/>
            <w:vAlign w:val="center"/>
          </w:tcPr>
          <w:p w14:paraId="07B27C3E">
            <w:pPr>
              <w:snapToGrid w:val="0"/>
              <w:spacing w:before="70" w:after="70" w:line="240" w:lineRule="auto"/>
              <w:ind w:firstLine="0"/>
              <w:jc w:val="left"/>
              <w:rPr>
                <w:sz w:val="21"/>
              </w:rPr>
            </w:pPr>
            <w:r>
              <w:rPr>
                <w:sz w:val="21"/>
                <w:szCs w:val="21"/>
              </w:rPr>
              <w:t>含标志点</w:t>
            </w:r>
          </w:p>
        </w:tc>
      </w:tr>
      <w:tr w14:paraId="5F401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D16B506">
            <w:pPr>
              <w:snapToGrid w:val="0"/>
              <w:spacing w:before="70" w:after="70" w:line="240" w:lineRule="auto"/>
              <w:ind w:firstLine="0"/>
              <w:jc w:val="center"/>
              <w:rPr>
                <w:sz w:val="21"/>
              </w:rPr>
            </w:pPr>
            <w:r>
              <w:rPr>
                <w:sz w:val="21"/>
                <w:szCs w:val="21"/>
              </w:rPr>
              <w:t>3</w:t>
            </w:r>
          </w:p>
        </w:tc>
        <w:tc>
          <w:tcPr>
            <w:tcW w:w="1176" w:type="dxa"/>
            <w:vAlign w:val="center"/>
          </w:tcPr>
          <w:p w14:paraId="3B2B6EF6">
            <w:pPr>
              <w:snapToGrid w:val="0"/>
              <w:spacing w:before="70" w:after="70" w:line="240" w:lineRule="auto"/>
              <w:ind w:firstLine="0"/>
              <w:jc w:val="left"/>
              <w:rPr>
                <w:sz w:val="21"/>
              </w:rPr>
            </w:pPr>
            <w:r>
              <w:rPr>
                <w:sz w:val="21"/>
                <w:szCs w:val="21"/>
              </w:rPr>
              <w:t>跟踪系统</w:t>
            </w:r>
          </w:p>
        </w:tc>
        <w:tc>
          <w:tcPr>
            <w:tcW w:w="1716" w:type="dxa"/>
            <w:vAlign w:val="center"/>
          </w:tcPr>
          <w:p w14:paraId="0C4CADA9">
            <w:pPr>
              <w:snapToGrid w:val="0"/>
              <w:spacing w:before="70" w:after="70" w:line="240" w:lineRule="auto"/>
              <w:ind w:firstLine="0"/>
              <w:jc w:val="left"/>
              <w:rPr>
                <w:sz w:val="21"/>
              </w:rPr>
            </w:pPr>
            <w:r>
              <w:rPr>
                <w:sz w:val="21"/>
                <w:szCs w:val="21"/>
              </w:rPr>
              <w:t>跟踪器三脚架</w:t>
            </w:r>
          </w:p>
        </w:tc>
        <w:tc>
          <w:tcPr>
            <w:tcW w:w="3120" w:type="dxa"/>
            <w:vAlign w:val="center"/>
          </w:tcPr>
          <w:p w14:paraId="74AEDB26">
            <w:pPr>
              <w:snapToGrid w:val="0"/>
              <w:spacing w:before="70" w:after="70" w:line="240" w:lineRule="auto"/>
              <w:ind w:firstLine="0"/>
              <w:jc w:val="left"/>
              <w:rPr>
                <w:sz w:val="21"/>
              </w:rPr>
            </w:pPr>
            <w:r>
              <w:rPr>
                <w:sz w:val="21"/>
                <w:szCs w:val="21"/>
              </w:rPr>
              <w:t>碳纤维，承载 ≥30 kg</w:t>
            </w:r>
          </w:p>
        </w:tc>
        <w:tc>
          <w:tcPr>
            <w:tcW w:w="757" w:type="dxa"/>
            <w:vAlign w:val="center"/>
          </w:tcPr>
          <w:p w14:paraId="731A27D4">
            <w:pPr>
              <w:snapToGrid w:val="0"/>
              <w:spacing w:before="70" w:after="70" w:line="240" w:lineRule="auto"/>
              <w:ind w:firstLine="0"/>
              <w:jc w:val="center"/>
              <w:rPr>
                <w:sz w:val="21"/>
              </w:rPr>
            </w:pPr>
            <w:r>
              <w:rPr>
                <w:sz w:val="21"/>
                <w:szCs w:val="21"/>
              </w:rPr>
              <w:t>1</w:t>
            </w:r>
          </w:p>
        </w:tc>
        <w:tc>
          <w:tcPr>
            <w:tcW w:w="757" w:type="dxa"/>
            <w:vAlign w:val="center"/>
          </w:tcPr>
          <w:p w14:paraId="4D76E6ED">
            <w:pPr>
              <w:snapToGrid w:val="0"/>
              <w:spacing w:before="70" w:after="70" w:line="240" w:lineRule="auto"/>
              <w:ind w:firstLine="0"/>
              <w:jc w:val="center"/>
              <w:rPr>
                <w:sz w:val="21"/>
              </w:rPr>
            </w:pPr>
            <w:r>
              <w:rPr>
                <w:sz w:val="21"/>
                <w:szCs w:val="21"/>
              </w:rPr>
              <w:t>个</w:t>
            </w:r>
          </w:p>
        </w:tc>
        <w:tc>
          <w:tcPr>
            <w:tcW w:w="2030" w:type="dxa"/>
            <w:vAlign w:val="center"/>
          </w:tcPr>
          <w:p w14:paraId="6585F620">
            <w:pPr>
              <w:snapToGrid w:val="0"/>
              <w:spacing w:before="70" w:after="70" w:line="240" w:lineRule="auto"/>
              <w:ind w:firstLine="0"/>
              <w:jc w:val="left"/>
              <w:rPr>
                <w:sz w:val="21"/>
              </w:rPr>
            </w:pPr>
            <w:r>
              <w:rPr>
                <w:rFonts w:hint="eastAsia"/>
                <w:sz w:val="21"/>
                <w:szCs w:val="21"/>
              </w:rPr>
              <w:t>-</w:t>
            </w:r>
          </w:p>
        </w:tc>
      </w:tr>
      <w:tr w14:paraId="46F41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8A33D71">
            <w:pPr>
              <w:snapToGrid w:val="0"/>
              <w:spacing w:before="70" w:after="70" w:line="240" w:lineRule="auto"/>
              <w:ind w:firstLine="0"/>
              <w:jc w:val="center"/>
              <w:rPr>
                <w:sz w:val="21"/>
              </w:rPr>
            </w:pPr>
            <w:r>
              <w:rPr>
                <w:sz w:val="21"/>
                <w:szCs w:val="21"/>
              </w:rPr>
              <w:t>4</w:t>
            </w:r>
          </w:p>
        </w:tc>
        <w:tc>
          <w:tcPr>
            <w:tcW w:w="1176" w:type="dxa"/>
            <w:vAlign w:val="center"/>
          </w:tcPr>
          <w:p w14:paraId="6978F2DD">
            <w:pPr>
              <w:snapToGrid w:val="0"/>
              <w:spacing w:before="70" w:after="70" w:line="240" w:lineRule="auto"/>
              <w:ind w:firstLine="0"/>
              <w:jc w:val="left"/>
              <w:rPr>
                <w:sz w:val="21"/>
              </w:rPr>
            </w:pPr>
            <w:r>
              <w:rPr>
                <w:sz w:val="21"/>
                <w:szCs w:val="21"/>
              </w:rPr>
              <w:t>跟踪系统</w:t>
            </w:r>
          </w:p>
        </w:tc>
        <w:tc>
          <w:tcPr>
            <w:tcW w:w="1716" w:type="dxa"/>
            <w:vAlign w:val="center"/>
          </w:tcPr>
          <w:p w14:paraId="6009E7D1">
            <w:pPr>
              <w:snapToGrid w:val="0"/>
              <w:spacing w:before="70" w:after="70" w:line="240" w:lineRule="auto"/>
              <w:ind w:firstLine="0"/>
              <w:jc w:val="left"/>
              <w:rPr>
                <w:sz w:val="21"/>
              </w:rPr>
            </w:pPr>
            <w:r>
              <w:rPr>
                <w:sz w:val="21"/>
                <w:szCs w:val="21"/>
              </w:rPr>
              <w:t>电池组（跟踪器）</w:t>
            </w:r>
          </w:p>
        </w:tc>
        <w:tc>
          <w:tcPr>
            <w:tcW w:w="3120" w:type="dxa"/>
            <w:vAlign w:val="center"/>
          </w:tcPr>
          <w:p w14:paraId="770F2D77">
            <w:pPr>
              <w:snapToGrid w:val="0"/>
              <w:spacing w:before="70" w:after="70" w:line="240" w:lineRule="auto"/>
              <w:ind w:firstLine="0"/>
              <w:jc w:val="left"/>
              <w:rPr>
                <w:sz w:val="21"/>
              </w:rPr>
            </w:pPr>
            <w:r>
              <w:rPr>
                <w:sz w:val="21"/>
                <w:szCs w:val="21"/>
              </w:rPr>
              <w:t>24 V/400 Wh</w:t>
            </w:r>
          </w:p>
        </w:tc>
        <w:tc>
          <w:tcPr>
            <w:tcW w:w="757" w:type="dxa"/>
            <w:vAlign w:val="center"/>
          </w:tcPr>
          <w:p w14:paraId="1C5027B1">
            <w:pPr>
              <w:snapToGrid w:val="0"/>
              <w:spacing w:before="70" w:after="70" w:line="240" w:lineRule="auto"/>
              <w:ind w:firstLine="0"/>
              <w:jc w:val="center"/>
              <w:rPr>
                <w:sz w:val="21"/>
              </w:rPr>
            </w:pPr>
            <w:r>
              <w:rPr>
                <w:sz w:val="21"/>
                <w:szCs w:val="21"/>
              </w:rPr>
              <w:t>2</w:t>
            </w:r>
          </w:p>
        </w:tc>
        <w:tc>
          <w:tcPr>
            <w:tcW w:w="757" w:type="dxa"/>
            <w:vAlign w:val="center"/>
          </w:tcPr>
          <w:p w14:paraId="4A0F75B6">
            <w:pPr>
              <w:snapToGrid w:val="0"/>
              <w:spacing w:before="70" w:after="70" w:line="240" w:lineRule="auto"/>
              <w:ind w:firstLine="0"/>
              <w:jc w:val="center"/>
              <w:rPr>
                <w:sz w:val="21"/>
              </w:rPr>
            </w:pPr>
            <w:r>
              <w:rPr>
                <w:sz w:val="21"/>
                <w:szCs w:val="21"/>
              </w:rPr>
              <w:t>块</w:t>
            </w:r>
          </w:p>
        </w:tc>
        <w:tc>
          <w:tcPr>
            <w:tcW w:w="2030" w:type="dxa"/>
            <w:vAlign w:val="center"/>
          </w:tcPr>
          <w:p w14:paraId="4E239ABD">
            <w:pPr>
              <w:snapToGrid w:val="0"/>
              <w:spacing w:before="70" w:after="70" w:line="240" w:lineRule="auto"/>
              <w:ind w:firstLine="0"/>
              <w:jc w:val="left"/>
              <w:rPr>
                <w:sz w:val="21"/>
              </w:rPr>
            </w:pPr>
            <w:r>
              <w:rPr>
                <w:sz w:val="21"/>
                <w:szCs w:val="21"/>
              </w:rPr>
              <w:t>热插拔</w:t>
            </w:r>
          </w:p>
        </w:tc>
      </w:tr>
      <w:tr w14:paraId="0DD25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C997951">
            <w:pPr>
              <w:snapToGrid w:val="0"/>
              <w:spacing w:before="70" w:after="70" w:line="240" w:lineRule="auto"/>
              <w:ind w:firstLine="0"/>
              <w:jc w:val="center"/>
              <w:rPr>
                <w:sz w:val="21"/>
              </w:rPr>
            </w:pPr>
            <w:r>
              <w:rPr>
                <w:sz w:val="21"/>
                <w:szCs w:val="21"/>
              </w:rPr>
              <w:t>5</w:t>
            </w:r>
          </w:p>
        </w:tc>
        <w:tc>
          <w:tcPr>
            <w:tcW w:w="1176" w:type="dxa"/>
            <w:vAlign w:val="center"/>
          </w:tcPr>
          <w:p w14:paraId="46CFC78E">
            <w:pPr>
              <w:snapToGrid w:val="0"/>
              <w:spacing w:before="70" w:after="70" w:line="240" w:lineRule="auto"/>
              <w:ind w:firstLine="0"/>
              <w:jc w:val="left"/>
              <w:rPr>
                <w:sz w:val="21"/>
              </w:rPr>
            </w:pPr>
            <w:r>
              <w:rPr>
                <w:sz w:val="21"/>
                <w:szCs w:val="21"/>
              </w:rPr>
              <w:t>跟踪系统</w:t>
            </w:r>
          </w:p>
        </w:tc>
        <w:tc>
          <w:tcPr>
            <w:tcW w:w="1716" w:type="dxa"/>
            <w:vAlign w:val="center"/>
          </w:tcPr>
          <w:p w14:paraId="2C277618">
            <w:pPr>
              <w:snapToGrid w:val="0"/>
              <w:spacing w:before="70" w:after="70" w:line="240" w:lineRule="auto"/>
              <w:ind w:firstLine="0"/>
              <w:jc w:val="left"/>
              <w:rPr>
                <w:sz w:val="21"/>
              </w:rPr>
            </w:pPr>
            <w:r>
              <w:rPr>
                <w:sz w:val="21"/>
                <w:szCs w:val="21"/>
              </w:rPr>
              <w:t>电池组（框架）</w:t>
            </w:r>
          </w:p>
        </w:tc>
        <w:tc>
          <w:tcPr>
            <w:tcW w:w="3120" w:type="dxa"/>
            <w:vAlign w:val="center"/>
          </w:tcPr>
          <w:p w14:paraId="00EA3297">
            <w:pPr>
              <w:snapToGrid w:val="0"/>
              <w:spacing w:before="70" w:after="70" w:line="240" w:lineRule="auto"/>
              <w:ind w:firstLine="0"/>
              <w:jc w:val="left"/>
              <w:rPr>
                <w:sz w:val="21"/>
              </w:rPr>
            </w:pPr>
            <w:r>
              <w:rPr>
                <w:sz w:val="21"/>
                <w:szCs w:val="21"/>
              </w:rPr>
              <w:t>24 V/200 Wh</w:t>
            </w:r>
          </w:p>
        </w:tc>
        <w:tc>
          <w:tcPr>
            <w:tcW w:w="757" w:type="dxa"/>
            <w:vAlign w:val="center"/>
          </w:tcPr>
          <w:p w14:paraId="33A3835A">
            <w:pPr>
              <w:snapToGrid w:val="0"/>
              <w:spacing w:before="70" w:after="70" w:line="240" w:lineRule="auto"/>
              <w:ind w:firstLine="0"/>
              <w:jc w:val="center"/>
              <w:rPr>
                <w:sz w:val="21"/>
              </w:rPr>
            </w:pPr>
            <w:r>
              <w:rPr>
                <w:sz w:val="21"/>
                <w:szCs w:val="21"/>
              </w:rPr>
              <w:t>2</w:t>
            </w:r>
          </w:p>
        </w:tc>
        <w:tc>
          <w:tcPr>
            <w:tcW w:w="757" w:type="dxa"/>
            <w:vAlign w:val="center"/>
          </w:tcPr>
          <w:p w14:paraId="22F2EBE4">
            <w:pPr>
              <w:snapToGrid w:val="0"/>
              <w:spacing w:before="70" w:after="70" w:line="240" w:lineRule="auto"/>
              <w:ind w:firstLine="0"/>
              <w:jc w:val="center"/>
              <w:rPr>
                <w:sz w:val="21"/>
              </w:rPr>
            </w:pPr>
            <w:r>
              <w:rPr>
                <w:sz w:val="21"/>
                <w:szCs w:val="21"/>
              </w:rPr>
              <w:t>块</w:t>
            </w:r>
          </w:p>
        </w:tc>
        <w:tc>
          <w:tcPr>
            <w:tcW w:w="2030" w:type="dxa"/>
            <w:vAlign w:val="center"/>
          </w:tcPr>
          <w:p w14:paraId="5C5040C9">
            <w:pPr>
              <w:snapToGrid w:val="0"/>
              <w:spacing w:before="70" w:after="70" w:line="240" w:lineRule="auto"/>
              <w:ind w:firstLine="0"/>
              <w:jc w:val="left"/>
              <w:rPr>
                <w:sz w:val="21"/>
              </w:rPr>
            </w:pPr>
            <w:r>
              <w:rPr>
                <w:sz w:val="21"/>
                <w:szCs w:val="21"/>
              </w:rPr>
              <w:t>热插拔</w:t>
            </w:r>
          </w:p>
        </w:tc>
      </w:tr>
      <w:tr w14:paraId="09810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9138111">
            <w:pPr>
              <w:snapToGrid w:val="0"/>
              <w:spacing w:before="70" w:after="70" w:line="240" w:lineRule="auto"/>
              <w:ind w:firstLine="0"/>
              <w:jc w:val="center"/>
              <w:rPr>
                <w:sz w:val="21"/>
              </w:rPr>
            </w:pPr>
            <w:r>
              <w:rPr>
                <w:sz w:val="21"/>
                <w:szCs w:val="21"/>
              </w:rPr>
              <w:t>6</w:t>
            </w:r>
          </w:p>
        </w:tc>
        <w:tc>
          <w:tcPr>
            <w:tcW w:w="1176" w:type="dxa"/>
            <w:vAlign w:val="center"/>
          </w:tcPr>
          <w:p w14:paraId="5C4B5F7C">
            <w:pPr>
              <w:snapToGrid w:val="0"/>
              <w:spacing w:before="70" w:after="70" w:line="240" w:lineRule="auto"/>
              <w:ind w:firstLine="0"/>
              <w:jc w:val="left"/>
              <w:rPr>
                <w:sz w:val="21"/>
              </w:rPr>
            </w:pPr>
            <w:r>
              <w:rPr>
                <w:sz w:val="21"/>
                <w:szCs w:val="21"/>
              </w:rPr>
              <w:t>跟踪系统</w:t>
            </w:r>
          </w:p>
        </w:tc>
        <w:tc>
          <w:tcPr>
            <w:tcW w:w="1716" w:type="dxa"/>
            <w:vAlign w:val="center"/>
          </w:tcPr>
          <w:p w14:paraId="529B10FB">
            <w:pPr>
              <w:snapToGrid w:val="0"/>
              <w:spacing w:before="70" w:after="70" w:line="240" w:lineRule="auto"/>
              <w:ind w:firstLine="0"/>
              <w:jc w:val="left"/>
              <w:rPr>
                <w:sz w:val="21"/>
              </w:rPr>
            </w:pPr>
            <w:r>
              <w:rPr>
                <w:sz w:val="21"/>
                <w:szCs w:val="21"/>
              </w:rPr>
              <w:t>充电器</w:t>
            </w:r>
          </w:p>
        </w:tc>
        <w:tc>
          <w:tcPr>
            <w:tcW w:w="3120" w:type="dxa"/>
            <w:vAlign w:val="center"/>
          </w:tcPr>
          <w:p w14:paraId="21E74D78">
            <w:pPr>
              <w:snapToGrid w:val="0"/>
              <w:spacing w:before="70" w:after="70" w:line="240" w:lineRule="auto"/>
              <w:ind w:firstLine="0"/>
              <w:jc w:val="left"/>
              <w:rPr>
                <w:sz w:val="21"/>
              </w:rPr>
            </w:pPr>
            <w:r>
              <w:rPr>
                <w:sz w:val="21"/>
                <w:szCs w:val="21"/>
              </w:rPr>
              <w:t>智能快充</w:t>
            </w:r>
          </w:p>
        </w:tc>
        <w:tc>
          <w:tcPr>
            <w:tcW w:w="757" w:type="dxa"/>
            <w:vAlign w:val="center"/>
          </w:tcPr>
          <w:p w14:paraId="4193B7BB">
            <w:pPr>
              <w:snapToGrid w:val="0"/>
              <w:spacing w:before="70" w:after="70" w:line="240" w:lineRule="auto"/>
              <w:ind w:firstLine="0"/>
              <w:jc w:val="center"/>
              <w:rPr>
                <w:sz w:val="21"/>
              </w:rPr>
            </w:pPr>
            <w:r>
              <w:rPr>
                <w:sz w:val="21"/>
                <w:szCs w:val="21"/>
              </w:rPr>
              <w:t>2</w:t>
            </w:r>
          </w:p>
        </w:tc>
        <w:tc>
          <w:tcPr>
            <w:tcW w:w="757" w:type="dxa"/>
            <w:vAlign w:val="center"/>
          </w:tcPr>
          <w:p w14:paraId="5AFC512E">
            <w:pPr>
              <w:snapToGrid w:val="0"/>
              <w:spacing w:before="70" w:after="70" w:line="240" w:lineRule="auto"/>
              <w:ind w:firstLine="0"/>
              <w:jc w:val="center"/>
              <w:rPr>
                <w:sz w:val="21"/>
              </w:rPr>
            </w:pPr>
            <w:r>
              <w:rPr>
                <w:sz w:val="21"/>
                <w:szCs w:val="21"/>
              </w:rPr>
              <w:t>个</w:t>
            </w:r>
          </w:p>
        </w:tc>
        <w:tc>
          <w:tcPr>
            <w:tcW w:w="2030" w:type="dxa"/>
            <w:vAlign w:val="center"/>
          </w:tcPr>
          <w:p w14:paraId="1CC34028">
            <w:pPr>
              <w:snapToGrid w:val="0"/>
              <w:spacing w:before="70" w:after="70" w:line="240" w:lineRule="auto"/>
              <w:ind w:firstLine="0"/>
              <w:jc w:val="left"/>
              <w:rPr>
                <w:sz w:val="21"/>
              </w:rPr>
            </w:pPr>
            <w:r>
              <w:rPr>
                <w:rFonts w:hint="eastAsia"/>
                <w:sz w:val="21"/>
                <w:szCs w:val="21"/>
              </w:rPr>
              <w:t>-</w:t>
            </w:r>
          </w:p>
        </w:tc>
      </w:tr>
      <w:tr w14:paraId="78007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70F9784">
            <w:pPr>
              <w:snapToGrid w:val="0"/>
              <w:spacing w:before="70" w:after="70" w:line="240" w:lineRule="auto"/>
              <w:ind w:firstLine="0"/>
              <w:jc w:val="center"/>
              <w:rPr>
                <w:sz w:val="21"/>
              </w:rPr>
            </w:pPr>
            <w:r>
              <w:rPr>
                <w:sz w:val="21"/>
                <w:szCs w:val="21"/>
              </w:rPr>
              <w:t>7</w:t>
            </w:r>
          </w:p>
        </w:tc>
        <w:tc>
          <w:tcPr>
            <w:tcW w:w="1176" w:type="dxa"/>
            <w:vAlign w:val="center"/>
          </w:tcPr>
          <w:p w14:paraId="6C34651D">
            <w:pPr>
              <w:snapToGrid w:val="0"/>
              <w:spacing w:before="70" w:after="70" w:line="240" w:lineRule="auto"/>
              <w:ind w:firstLine="0"/>
              <w:jc w:val="left"/>
              <w:rPr>
                <w:sz w:val="21"/>
              </w:rPr>
            </w:pPr>
            <w:r>
              <w:rPr>
                <w:sz w:val="21"/>
                <w:szCs w:val="21"/>
              </w:rPr>
              <w:t>跟踪系统</w:t>
            </w:r>
          </w:p>
        </w:tc>
        <w:tc>
          <w:tcPr>
            <w:tcW w:w="1716" w:type="dxa"/>
            <w:vAlign w:val="center"/>
          </w:tcPr>
          <w:p w14:paraId="3117F249">
            <w:pPr>
              <w:snapToGrid w:val="0"/>
              <w:spacing w:before="70" w:after="70" w:line="240" w:lineRule="auto"/>
              <w:ind w:firstLine="0"/>
              <w:jc w:val="left"/>
              <w:rPr>
                <w:sz w:val="21"/>
              </w:rPr>
            </w:pPr>
            <w:r>
              <w:rPr>
                <w:sz w:val="21"/>
                <w:szCs w:val="21"/>
              </w:rPr>
              <w:t>无线通信模块</w:t>
            </w:r>
          </w:p>
        </w:tc>
        <w:tc>
          <w:tcPr>
            <w:tcW w:w="3120" w:type="dxa"/>
            <w:vAlign w:val="center"/>
          </w:tcPr>
          <w:p w14:paraId="7EB6B1F5">
            <w:pPr>
              <w:snapToGrid w:val="0"/>
              <w:spacing w:before="70" w:after="70" w:line="240" w:lineRule="auto"/>
              <w:ind w:firstLine="0"/>
              <w:jc w:val="left"/>
              <w:rPr>
                <w:sz w:val="21"/>
              </w:rPr>
            </w:pPr>
            <w:r>
              <w:rPr>
                <w:sz w:val="21"/>
                <w:szCs w:val="21"/>
              </w:rPr>
              <w:t>非 WiFi，5.8 GHz</w:t>
            </w:r>
          </w:p>
        </w:tc>
        <w:tc>
          <w:tcPr>
            <w:tcW w:w="757" w:type="dxa"/>
            <w:vAlign w:val="center"/>
          </w:tcPr>
          <w:p w14:paraId="41D6033B">
            <w:pPr>
              <w:snapToGrid w:val="0"/>
              <w:spacing w:before="70" w:after="70" w:line="240" w:lineRule="auto"/>
              <w:ind w:firstLine="0"/>
              <w:jc w:val="center"/>
              <w:rPr>
                <w:sz w:val="21"/>
              </w:rPr>
            </w:pPr>
            <w:r>
              <w:rPr>
                <w:sz w:val="21"/>
                <w:szCs w:val="21"/>
              </w:rPr>
              <w:t>2</w:t>
            </w:r>
          </w:p>
        </w:tc>
        <w:tc>
          <w:tcPr>
            <w:tcW w:w="757" w:type="dxa"/>
            <w:vAlign w:val="center"/>
          </w:tcPr>
          <w:p w14:paraId="4A46D8C2">
            <w:pPr>
              <w:snapToGrid w:val="0"/>
              <w:spacing w:before="70" w:after="70" w:line="240" w:lineRule="auto"/>
              <w:ind w:firstLine="0"/>
              <w:jc w:val="center"/>
              <w:rPr>
                <w:sz w:val="21"/>
              </w:rPr>
            </w:pPr>
            <w:r>
              <w:rPr>
                <w:sz w:val="21"/>
                <w:szCs w:val="21"/>
              </w:rPr>
              <w:t>套</w:t>
            </w:r>
          </w:p>
        </w:tc>
        <w:tc>
          <w:tcPr>
            <w:tcW w:w="2030" w:type="dxa"/>
            <w:vAlign w:val="center"/>
          </w:tcPr>
          <w:p w14:paraId="1AF65AA7">
            <w:pPr>
              <w:snapToGrid w:val="0"/>
              <w:spacing w:before="70" w:after="70" w:line="240" w:lineRule="auto"/>
              <w:ind w:firstLine="0"/>
              <w:jc w:val="left"/>
              <w:rPr>
                <w:sz w:val="21"/>
              </w:rPr>
            </w:pPr>
            <w:r>
              <w:rPr>
                <w:sz w:val="21"/>
                <w:szCs w:val="21"/>
              </w:rPr>
              <w:t>含中继</w:t>
            </w:r>
          </w:p>
        </w:tc>
      </w:tr>
      <w:tr w14:paraId="27765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54CC193">
            <w:pPr>
              <w:snapToGrid w:val="0"/>
              <w:spacing w:before="70" w:after="70" w:line="240" w:lineRule="auto"/>
              <w:ind w:firstLine="0"/>
              <w:jc w:val="center"/>
              <w:rPr>
                <w:sz w:val="21"/>
              </w:rPr>
            </w:pPr>
            <w:r>
              <w:rPr>
                <w:sz w:val="21"/>
                <w:szCs w:val="21"/>
              </w:rPr>
              <w:t>8</w:t>
            </w:r>
          </w:p>
        </w:tc>
        <w:tc>
          <w:tcPr>
            <w:tcW w:w="1176" w:type="dxa"/>
            <w:vAlign w:val="center"/>
          </w:tcPr>
          <w:p w14:paraId="2CAB0F07">
            <w:pPr>
              <w:snapToGrid w:val="0"/>
              <w:spacing w:before="70" w:after="70" w:line="240" w:lineRule="auto"/>
              <w:ind w:firstLine="0"/>
              <w:jc w:val="left"/>
              <w:rPr>
                <w:sz w:val="21"/>
              </w:rPr>
            </w:pPr>
            <w:r>
              <w:rPr>
                <w:sz w:val="21"/>
                <w:szCs w:val="21"/>
              </w:rPr>
              <w:t>跟踪系统</w:t>
            </w:r>
          </w:p>
        </w:tc>
        <w:tc>
          <w:tcPr>
            <w:tcW w:w="1716" w:type="dxa"/>
            <w:vAlign w:val="center"/>
          </w:tcPr>
          <w:p w14:paraId="396C453A">
            <w:pPr>
              <w:snapToGrid w:val="0"/>
              <w:spacing w:before="70" w:after="70" w:line="240" w:lineRule="auto"/>
              <w:ind w:firstLine="0"/>
              <w:jc w:val="left"/>
              <w:rPr>
                <w:sz w:val="21"/>
              </w:rPr>
            </w:pPr>
            <w:r>
              <w:rPr>
                <w:sz w:val="21"/>
                <w:szCs w:val="21"/>
              </w:rPr>
              <w:t>运输箱</w:t>
            </w:r>
          </w:p>
        </w:tc>
        <w:tc>
          <w:tcPr>
            <w:tcW w:w="3120" w:type="dxa"/>
            <w:vAlign w:val="center"/>
          </w:tcPr>
          <w:p w14:paraId="09A89911">
            <w:pPr>
              <w:snapToGrid w:val="0"/>
              <w:spacing w:before="70" w:after="70" w:line="240" w:lineRule="auto"/>
              <w:ind w:firstLine="0"/>
              <w:jc w:val="left"/>
              <w:rPr>
                <w:sz w:val="21"/>
              </w:rPr>
            </w:pPr>
            <w:r>
              <w:rPr>
                <w:sz w:val="21"/>
                <w:szCs w:val="21"/>
              </w:rPr>
              <w:t>防震航空箱</w:t>
            </w:r>
          </w:p>
        </w:tc>
        <w:tc>
          <w:tcPr>
            <w:tcW w:w="757" w:type="dxa"/>
            <w:vAlign w:val="center"/>
          </w:tcPr>
          <w:p w14:paraId="2404D03C">
            <w:pPr>
              <w:snapToGrid w:val="0"/>
              <w:spacing w:before="70" w:after="70" w:line="240" w:lineRule="auto"/>
              <w:ind w:firstLine="0"/>
              <w:jc w:val="center"/>
              <w:rPr>
                <w:sz w:val="21"/>
              </w:rPr>
            </w:pPr>
            <w:r>
              <w:rPr>
                <w:sz w:val="21"/>
                <w:szCs w:val="21"/>
              </w:rPr>
              <w:t>2</w:t>
            </w:r>
          </w:p>
        </w:tc>
        <w:tc>
          <w:tcPr>
            <w:tcW w:w="757" w:type="dxa"/>
            <w:vAlign w:val="center"/>
          </w:tcPr>
          <w:p w14:paraId="67B543F8">
            <w:pPr>
              <w:snapToGrid w:val="0"/>
              <w:spacing w:before="70" w:after="70" w:line="240" w:lineRule="auto"/>
              <w:ind w:firstLine="0"/>
              <w:jc w:val="center"/>
              <w:rPr>
                <w:sz w:val="21"/>
              </w:rPr>
            </w:pPr>
            <w:r>
              <w:rPr>
                <w:sz w:val="21"/>
                <w:szCs w:val="21"/>
              </w:rPr>
              <w:t>个</w:t>
            </w:r>
          </w:p>
        </w:tc>
        <w:tc>
          <w:tcPr>
            <w:tcW w:w="2030" w:type="dxa"/>
            <w:vAlign w:val="center"/>
          </w:tcPr>
          <w:p w14:paraId="2FFD6772">
            <w:pPr>
              <w:snapToGrid w:val="0"/>
              <w:spacing w:before="70" w:after="70" w:line="240" w:lineRule="auto"/>
              <w:ind w:firstLine="0"/>
              <w:jc w:val="left"/>
              <w:rPr>
                <w:sz w:val="21"/>
              </w:rPr>
            </w:pPr>
            <w:r>
              <w:rPr>
                <w:rFonts w:hint="eastAsia"/>
                <w:sz w:val="21"/>
                <w:szCs w:val="21"/>
              </w:rPr>
              <w:t>-</w:t>
            </w:r>
          </w:p>
        </w:tc>
      </w:tr>
      <w:tr w14:paraId="4B92F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3237945">
            <w:pPr>
              <w:snapToGrid w:val="0"/>
              <w:spacing w:before="70" w:after="70" w:line="240" w:lineRule="auto"/>
              <w:ind w:firstLine="0"/>
              <w:jc w:val="center"/>
              <w:rPr>
                <w:sz w:val="21"/>
              </w:rPr>
            </w:pPr>
            <w:r>
              <w:rPr>
                <w:sz w:val="21"/>
                <w:szCs w:val="21"/>
              </w:rPr>
              <w:t>9</w:t>
            </w:r>
          </w:p>
        </w:tc>
        <w:tc>
          <w:tcPr>
            <w:tcW w:w="1176" w:type="dxa"/>
            <w:vAlign w:val="center"/>
          </w:tcPr>
          <w:p w14:paraId="02F00C22">
            <w:pPr>
              <w:snapToGrid w:val="0"/>
              <w:spacing w:before="70" w:after="70" w:line="240" w:lineRule="auto"/>
              <w:ind w:firstLine="0"/>
              <w:jc w:val="left"/>
              <w:rPr>
                <w:sz w:val="21"/>
              </w:rPr>
            </w:pPr>
            <w:r>
              <w:rPr>
                <w:sz w:val="21"/>
                <w:szCs w:val="21"/>
              </w:rPr>
              <w:t>扫描装备</w:t>
            </w:r>
          </w:p>
        </w:tc>
        <w:tc>
          <w:tcPr>
            <w:tcW w:w="1716" w:type="dxa"/>
            <w:vAlign w:val="center"/>
          </w:tcPr>
          <w:p w14:paraId="4E0E3371">
            <w:pPr>
              <w:snapToGrid w:val="0"/>
              <w:spacing w:before="70" w:after="70" w:line="240" w:lineRule="auto"/>
              <w:ind w:firstLine="0"/>
              <w:jc w:val="left"/>
              <w:rPr>
                <w:sz w:val="21"/>
              </w:rPr>
            </w:pPr>
            <w:r>
              <w:rPr>
                <w:sz w:val="21"/>
                <w:szCs w:val="21"/>
              </w:rPr>
              <w:t>实景三维扫描仪</w:t>
            </w:r>
          </w:p>
        </w:tc>
        <w:tc>
          <w:tcPr>
            <w:tcW w:w="3120" w:type="dxa"/>
            <w:vAlign w:val="center"/>
          </w:tcPr>
          <w:p w14:paraId="11D864A5">
            <w:pPr>
              <w:snapToGrid w:val="0"/>
              <w:spacing w:before="70" w:after="70" w:line="240" w:lineRule="auto"/>
              <w:ind w:firstLine="0"/>
              <w:jc w:val="left"/>
              <w:rPr>
                <w:sz w:val="21"/>
              </w:rPr>
            </w:pPr>
            <w:r>
              <w:rPr>
                <w:sz w:val="21"/>
                <w:szCs w:val="21"/>
              </w:rPr>
              <w:t>SHARE SLAM S100-16（16 线，0.05～120 m）</w:t>
            </w:r>
          </w:p>
        </w:tc>
        <w:tc>
          <w:tcPr>
            <w:tcW w:w="757" w:type="dxa"/>
            <w:vAlign w:val="center"/>
          </w:tcPr>
          <w:p w14:paraId="3599BDAC">
            <w:pPr>
              <w:snapToGrid w:val="0"/>
              <w:spacing w:before="70" w:after="70" w:line="240" w:lineRule="auto"/>
              <w:ind w:firstLine="0"/>
              <w:jc w:val="center"/>
              <w:rPr>
                <w:sz w:val="21"/>
              </w:rPr>
            </w:pPr>
            <w:r>
              <w:rPr>
                <w:sz w:val="21"/>
                <w:szCs w:val="21"/>
              </w:rPr>
              <w:t>3</w:t>
            </w:r>
          </w:p>
        </w:tc>
        <w:tc>
          <w:tcPr>
            <w:tcW w:w="757" w:type="dxa"/>
            <w:vAlign w:val="center"/>
          </w:tcPr>
          <w:p w14:paraId="660E3E02">
            <w:pPr>
              <w:snapToGrid w:val="0"/>
              <w:spacing w:before="70" w:after="70" w:line="240" w:lineRule="auto"/>
              <w:ind w:firstLine="0"/>
              <w:jc w:val="center"/>
              <w:rPr>
                <w:sz w:val="21"/>
              </w:rPr>
            </w:pPr>
            <w:r>
              <w:rPr>
                <w:sz w:val="21"/>
                <w:szCs w:val="21"/>
              </w:rPr>
              <w:t>台</w:t>
            </w:r>
          </w:p>
        </w:tc>
        <w:tc>
          <w:tcPr>
            <w:tcW w:w="2030" w:type="dxa"/>
            <w:vAlign w:val="center"/>
          </w:tcPr>
          <w:p w14:paraId="4B6DBA5A">
            <w:pPr>
              <w:snapToGrid w:val="0"/>
              <w:spacing w:before="70" w:after="70" w:line="240" w:lineRule="auto"/>
              <w:ind w:firstLine="0"/>
              <w:jc w:val="left"/>
              <w:rPr>
                <w:sz w:val="21"/>
              </w:rPr>
            </w:pPr>
            <w:r>
              <w:rPr>
                <w:sz w:val="21"/>
                <w:szCs w:val="21"/>
              </w:rPr>
              <w:t>三站各 1</w:t>
            </w:r>
          </w:p>
        </w:tc>
      </w:tr>
      <w:tr w14:paraId="0717A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F23339A">
            <w:pPr>
              <w:snapToGrid w:val="0"/>
              <w:spacing w:before="70" w:after="70" w:line="240" w:lineRule="auto"/>
              <w:ind w:firstLine="0"/>
              <w:jc w:val="center"/>
              <w:rPr>
                <w:sz w:val="21"/>
              </w:rPr>
            </w:pPr>
            <w:r>
              <w:rPr>
                <w:sz w:val="21"/>
                <w:szCs w:val="21"/>
              </w:rPr>
              <w:t>10</w:t>
            </w:r>
          </w:p>
        </w:tc>
        <w:tc>
          <w:tcPr>
            <w:tcW w:w="1176" w:type="dxa"/>
            <w:vAlign w:val="center"/>
          </w:tcPr>
          <w:p w14:paraId="647F87BD">
            <w:pPr>
              <w:snapToGrid w:val="0"/>
              <w:spacing w:before="70" w:after="70" w:line="240" w:lineRule="auto"/>
              <w:ind w:firstLine="0"/>
              <w:jc w:val="left"/>
              <w:rPr>
                <w:sz w:val="21"/>
              </w:rPr>
            </w:pPr>
            <w:r>
              <w:rPr>
                <w:sz w:val="21"/>
                <w:szCs w:val="21"/>
              </w:rPr>
              <w:t>扫描装备</w:t>
            </w:r>
          </w:p>
        </w:tc>
        <w:tc>
          <w:tcPr>
            <w:tcW w:w="1716" w:type="dxa"/>
            <w:vAlign w:val="center"/>
          </w:tcPr>
          <w:p w14:paraId="0B8753FA">
            <w:pPr>
              <w:snapToGrid w:val="0"/>
              <w:spacing w:before="70" w:after="70" w:line="240" w:lineRule="auto"/>
              <w:ind w:firstLine="0"/>
              <w:jc w:val="left"/>
              <w:rPr>
                <w:sz w:val="21"/>
              </w:rPr>
            </w:pPr>
            <w:r>
              <w:rPr>
                <w:sz w:val="21"/>
                <w:szCs w:val="21"/>
              </w:rPr>
              <w:t>相机模组</w:t>
            </w:r>
          </w:p>
        </w:tc>
        <w:tc>
          <w:tcPr>
            <w:tcW w:w="3120" w:type="dxa"/>
            <w:vAlign w:val="center"/>
          </w:tcPr>
          <w:p w14:paraId="61AD4A07">
            <w:pPr>
              <w:snapToGrid w:val="0"/>
              <w:spacing w:before="70" w:after="70" w:line="240" w:lineRule="auto"/>
              <w:ind w:firstLine="0"/>
              <w:jc w:val="left"/>
              <w:rPr>
                <w:sz w:val="21"/>
              </w:rPr>
            </w:pPr>
            <w:r>
              <w:rPr>
                <w:sz w:val="21"/>
                <w:szCs w:val="21"/>
              </w:rPr>
              <w:t>集成 2×1600 万像素（1 英寸）</w:t>
            </w:r>
          </w:p>
        </w:tc>
        <w:tc>
          <w:tcPr>
            <w:tcW w:w="757" w:type="dxa"/>
            <w:vAlign w:val="center"/>
          </w:tcPr>
          <w:p w14:paraId="4FFDCED3">
            <w:pPr>
              <w:snapToGrid w:val="0"/>
              <w:spacing w:before="70" w:after="70" w:line="240" w:lineRule="auto"/>
              <w:ind w:firstLine="0"/>
              <w:jc w:val="center"/>
              <w:rPr>
                <w:sz w:val="21"/>
              </w:rPr>
            </w:pPr>
            <w:r>
              <w:rPr>
                <w:sz w:val="21"/>
                <w:szCs w:val="21"/>
              </w:rPr>
              <w:t>3</w:t>
            </w:r>
          </w:p>
        </w:tc>
        <w:tc>
          <w:tcPr>
            <w:tcW w:w="757" w:type="dxa"/>
            <w:vAlign w:val="center"/>
          </w:tcPr>
          <w:p w14:paraId="56F45E26">
            <w:pPr>
              <w:snapToGrid w:val="0"/>
              <w:spacing w:before="70" w:after="70" w:line="240" w:lineRule="auto"/>
              <w:ind w:firstLine="0"/>
              <w:jc w:val="center"/>
              <w:rPr>
                <w:sz w:val="21"/>
              </w:rPr>
            </w:pPr>
            <w:r>
              <w:rPr>
                <w:sz w:val="21"/>
                <w:szCs w:val="21"/>
              </w:rPr>
              <w:t>套</w:t>
            </w:r>
          </w:p>
        </w:tc>
        <w:tc>
          <w:tcPr>
            <w:tcW w:w="2030" w:type="dxa"/>
            <w:vAlign w:val="center"/>
          </w:tcPr>
          <w:p w14:paraId="77CCCE6A">
            <w:pPr>
              <w:snapToGrid w:val="0"/>
              <w:spacing w:before="70" w:after="70" w:line="240" w:lineRule="auto"/>
              <w:ind w:firstLine="0"/>
              <w:jc w:val="left"/>
              <w:rPr>
                <w:sz w:val="21"/>
              </w:rPr>
            </w:pPr>
            <w:r>
              <w:rPr>
                <w:sz w:val="21"/>
                <w:szCs w:val="21"/>
              </w:rPr>
              <w:t>集成于主机</w:t>
            </w:r>
          </w:p>
        </w:tc>
      </w:tr>
      <w:tr w14:paraId="31341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16CAE97">
            <w:pPr>
              <w:snapToGrid w:val="0"/>
              <w:spacing w:before="70" w:after="70" w:line="240" w:lineRule="auto"/>
              <w:ind w:firstLine="0"/>
              <w:jc w:val="center"/>
              <w:rPr>
                <w:sz w:val="21"/>
              </w:rPr>
            </w:pPr>
            <w:r>
              <w:rPr>
                <w:sz w:val="21"/>
                <w:szCs w:val="21"/>
              </w:rPr>
              <w:t>11</w:t>
            </w:r>
          </w:p>
        </w:tc>
        <w:tc>
          <w:tcPr>
            <w:tcW w:w="1176" w:type="dxa"/>
            <w:vAlign w:val="center"/>
          </w:tcPr>
          <w:p w14:paraId="3172A96D">
            <w:pPr>
              <w:snapToGrid w:val="0"/>
              <w:spacing w:before="70" w:after="70" w:line="240" w:lineRule="auto"/>
              <w:ind w:firstLine="0"/>
              <w:jc w:val="left"/>
              <w:rPr>
                <w:sz w:val="21"/>
              </w:rPr>
            </w:pPr>
            <w:r>
              <w:rPr>
                <w:sz w:val="21"/>
                <w:szCs w:val="21"/>
              </w:rPr>
              <w:t>扫描装备</w:t>
            </w:r>
          </w:p>
        </w:tc>
        <w:tc>
          <w:tcPr>
            <w:tcW w:w="1716" w:type="dxa"/>
            <w:vAlign w:val="center"/>
          </w:tcPr>
          <w:p w14:paraId="16DA9AE2">
            <w:pPr>
              <w:snapToGrid w:val="0"/>
              <w:spacing w:before="70" w:after="70" w:line="240" w:lineRule="auto"/>
              <w:ind w:firstLine="0"/>
              <w:jc w:val="left"/>
              <w:rPr>
                <w:sz w:val="21"/>
              </w:rPr>
            </w:pPr>
            <w:r>
              <w:rPr>
                <w:sz w:val="21"/>
                <w:szCs w:val="21"/>
              </w:rPr>
              <w:t>扫描仪电池</w:t>
            </w:r>
          </w:p>
        </w:tc>
        <w:tc>
          <w:tcPr>
            <w:tcW w:w="3120" w:type="dxa"/>
            <w:vAlign w:val="center"/>
          </w:tcPr>
          <w:p w14:paraId="5B74933C">
            <w:pPr>
              <w:snapToGrid w:val="0"/>
              <w:spacing w:before="70" w:after="70" w:line="240" w:lineRule="auto"/>
              <w:ind w:firstLine="0"/>
              <w:jc w:val="left"/>
              <w:rPr>
                <w:sz w:val="21"/>
              </w:rPr>
            </w:pPr>
            <w:r>
              <w:rPr>
                <w:sz w:val="21"/>
                <w:szCs w:val="21"/>
              </w:rPr>
              <w:t>49.436 Wh（3400 mAh）</w:t>
            </w:r>
          </w:p>
        </w:tc>
        <w:tc>
          <w:tcPr>
            <w:tcW w:w="757" w:type="dxa"/>
            <w:vAlign w:val="center"/>
          </w:tcPr>
          <w:p w14:paraId="22415B69">
            <w:pPr>
              <w:snapToGrid w:val="0"/>
              <w:spacing w:before="70" w:after="70" w:line="240" w:lineRule="auto"/>
              <w:ind w:firstLine="0"/>
              <w:jc w:val="center"/>
              <w:rPr>
                <w:sz w:val="21"/>
              </w:rPr>
            </w:pPr>
            <w:r>
              <w:rPr>
                <w:sz w:val="21"/>
                <w:szCs w:val="21"/>
              </w:rPr>
              <w:t>9</w:t>
            </w:r>
          </w:p>
        </w:tc>
        <w:tc>
          <w:tcPr>
            <w:tcW w:w="757" w:type="dxa"/>
            <w:vAlign w:val="center"/>
          </w:tcPr>
          <w:p w14:paraId="405C933A">
            <w:pPr>
              <w:snapToGrid w:val="0"/>
              <w:spacing w:before="70" w:after="70" w:line="240" w:lineRule="auto"/>
              <w:ind w:firstLine="0"/>
              <w:jc w:val="center"/>
              <w:rPr>
                <w:sz w:val="21"/>
              </w:rPr>
            </w:pPr>
            <w:r>
              <w:rPr>
                <w:sz w:val="21"/>
                <w:szCs w:val="21"/>
              </w:rPr>
              <w:t>块</w:t>
            </w:r>
          </w:p>
        </w:tc>
        <w:tc>
          <w:tcPr>
            <w:tcW w:w="2030" w:type="dxa"/>
            <w:vAlign w:val="center"/>
          </w:tcPr>
          <w:p w14:paraId="3A88E7DF">
            <w:pPr>
              <w:snapToGrid w:val="0"/>
              <w:spacing w:before="70" w:after="70" w:line="240" w:lineRule="auto"/>
              <w:ind w:firstLine="0"/>
              <w:jc w:val="left"/>
              <w:rPr>
                <w:sz w:val="21"/>
              </w:rPr>
            </w:pPr>
            <w:r>
              <w:rPr>
                <w:sz w:val="21"/>
                <w:szCs w:val="21"/>
              </w:rPr>
              <w:t>每台 2 块+备用 3 块</w:t>
            </w:r>
          </w:p>
        </w:tc>
      </w:tr>
      <w:tr w14:paraId="0254C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6EF1478">
            <w:pPr>
              <w:snapToGrid w:val="0"/>
              <w:spacing w:before="70" w:after="70" w:line="240" w:lineRule="auto"/>
              <w:ind w:firstLine="0"/>
              <w:jc w:val="center"/>
              <w:rPr>
                <w:sz w:val="21"/>
              </w:rPr>
            </w:pPr>
            <w:r>
              <w:rPr>
                <w:sz w:val="21"/>
                <w:szCs w:val="21"/>
              </w:rPr>
              <w:t>12</w:t>
            </w:r>
          </w:p>
        </w:tc>
        <w:tc>
          <w:tcPr>
            <w:tcW w:w="1176" w:type="dxa"/>
            <w:vAlign w:val="center"/>
          </w:tcPr>
          <w:p w14:paraId="0CF101FC">
            <w:pPr>
              <w:snapToGrid w:val="0"/>
              <w:spacing w:before="70" w:after="70" w:line="240" w:lineRule="auto"/>
              <w:ind w:firstLine="0"/>
              <w:jc w:val="left"/>
              <w:rPr>
                <w:sz w:val="21"/>
              </w:rPr>
            </w:pPr>
            <w:r>
              <w:rPr>
                <w:sz w:val="21"/>
                <w:szCs w:val="21"/>
              </w:rPr>
              <w:t>扫描装备</w:t>
            </w:r>
          </w:p>
        </w:tc>
        <w:tc>
          <w:tcPr>
            <w:tcW w:w="1716" w:type="dxa"/>
            <w:vAlign w:val="center"/>
          </w:tcPr>
          <w:p w14:paraId="14E5D17A">
            <w:pPr>
              <w:snapToGrid w:val="0"/>
              <w:spacing w:before="70" w:after="70" w:line="240" w:lineRule="auto"/>
              <w:ind w:firstLine="0"/>
              <w:jc w:val="left"/>
              <w:rPr>
                <w:sz w:val="21"/>
              </w:rPr>
            </w:pPr>
            <w:r>
              <w:rPr>
                <w:sz w:val="21"/>
                <w:szCs w:val="21"/>
              </w:rPr>
              <w:t>扫描仪运输箱</w:t>
            </w:r>
          </w:p>
        </w:tc>
        <w:tc>
          <w:tcPr>
            <w:tcW w:w="3120" w:type="dxa"/>
            <w:vAlign w:val="center"/>
          </w:tcPr>
          <w:p w14:paraId="4FA2003F">
            <w:pPr>
              <w:snapToGrid w:val="0"/>
              <w:spacing w:before="70" w:after="70" w:line="240" w:lineRule="auto"/>
              <w:ind w:firstLine="0"/>
              <w:jc w:val="left"/>
              <w:rPr>
                <w:sz w:val="21"/>
              </w:rPr>
            </w:pPr>
            <w:r>
              <w:rPr>
                <w:sz w:val="21"/>
                <w:szCs w:val="21"/>
              </w:rPr>
              <w:t>防震</w:t>
            </w:r>
          </w:p>
        </w:tc>
        <w:tc>
          <w:tcPr>
            <w:tcW w:w="757" w:type="dxa"/>
            <w:vAlign w:val="center"/>
          </w:tcPr>
          <w:p w14:paraId="14F0634E">
            <w:pPr>
              <w:snapToGrid w:val="0"/>
              <w:spacing w:before="70" w:after="70" w:line="240" w:lineRule="auto"/>
              <w:ind w:firstLine="0"/>
              <w:jc w:val="center"/>
              <w:rPr>
                <w:sz w:val="21"/>
              </w:rPr>
            </w:pPr>
            <w:r>
              <w:rPr>
                <w:sz w:val="21"/>
                <w:szCs w:val="21"/>
              </w:rPr>
              <w:t>3</w:t>
            </w:r>
          </w:p>
        </w:tc>
        <w:tc>
          <w:tcPr>
            <w:tcW w:w="757" w:type="dxa"/>
            <w:vAlign w:val="center"/>
          </w:tcPr>
          <w:p w14:paraId="651E68D2">
            <w:pPr>
              <w:snapToGrid w:val="0"/>
              <w:spacing w:before="70" w:after="70" w:line="240" w:lineRule="auto"/>
              <w:ind w:firstLine="0"/>
              <w:jc w:val="center"/>
              <w:rPr>
                <w:sz w:val="21"/>
              </w:rPr>
            </w:pPr>
            <w:r>
              <w:rPr>
                <w:sz w:val="21"/>
                <w:szCs w:val="21"/>
              </w:rPr>
              <w:t>个</w:t>
            </w:r>
          </w:p>
        </w:tc>
        <w:tc>
          <w:tcPr>
            <w:tcW w:w="2030" w:type="dxa"/>
            <w:vAlign w:val="center"/>
          </w:tcPr>
          <w:p w14:paraId="5AA8370D">
            <w:pPr>
              <w:snapToGrid w:val="0"/>
              <w:spacing w:before="70" w:after="70" w:line="240" w:lineRule="auto"/>
              <w:ind w:firstLine="0"/>
              <w:jc w:val="left"/>
              <w:rPr>
                <w:sz w:val="21"/>
              </w:rPr>
            </w:pPr>
            <w:r>
              <w:rPr>
                <w:rFonts w:hint="eastAsia"/>
                <w:sz w:val="21"/>
                <w:szCs w:val="21"/>
              </w:rPr>
              <w:t>-</w:t>
            </w:r>
          </w:p>
        </w:tc>
      </w:tr>
      <w:tr w14:paraId="78A6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E61795">
            <w:pPr>
              <w:snapToGrid w:val="0"/>
              <w:spacing w:before="70" w:after="70" w:line="240" w:lineRule="auto"/>
              <w:ind w:firstLine="0"/>
              <w:jc w:val="center"/>
              <w:rPr>
                <w:sz w:val="21"/>
              </w:rPr>
            </w:pPr>
            <w:r>
              <w:rPr>
                <w:sz w:val="21"/>
                <w:szCs w:val="21"/>
              </w:rPr>
              <w:t>13</w:t>
            </w:r>
          </w:p>
        </w:tc>
        <w:tc>
          <w:tcPr>
            <w:tcW w:w="1176" w:type="dxa"/>
            <w:vAlign w:val="center"/>
          </w:tcPr>
          <w:p w14:paraId="7E237483">
            <w:pPr>
              <w:snapToGrid w:val="0"/>
              <w:spacing w:before="70" w:after="70" w:line="240" w:lineRule="auto"/>
              <w:ind w:firstLine="0"/>
              <w:jc w:val="left"/>
              <w:rPr>
                <w:sz w:val="21"/>
              </w:rPr>
            </w:pPr>
            <w:r>
              <w:rPr>
                <w:sz w:val="21"/>
                <w:szCs w:val="21"/>
              </w:rPr>
              <w:t>载具</w:t>
            </w:r>
          </w:p>
        </w:tc>
        <w:tc>
          <w:tcPr>
            <w:tcW w:w="1716" w:type="dxa"/>
            <w:vAlign w:val="center"/>
          </w:tcPr>
          <w:p w14:paraId="3139BE11">
            <w:pPr>
              <w:snapToGrid w:val="0"/>
              <w:spacing w:before="70" w:after="70" w:line="240" w:lineRule="auto"/>
              <w:ind w:firstLine="0"/>
              <w:jc w:val="left"/>
              <w:rPr>
                <w:sz w:val="21"/>
              </w:rPr>
            </w:pPr>
            <w:r>
              <w:rPr>
                <w:sz w:val="21"/>
                <w:szCs w:val="21"/>
              </w:rPr>
              <w:t>履带式 AGV（平坡）</w:t>
            </w:r>
          </w:p>
        </w:tc>
        <w:tc>
          <w:tcPr>
            <w:tcW w:w="3120" w:type="dxa"/>
            <w:vAlign w:val="center"/>
          </w:tcPr>
          <w:p w14:paraId="0F3D5FE1">
            <w:pPr>
              <w:snapToGrid w:val="0"/>
              <w:spacing w:before="70" w:after="70" w:line="240" w:lineRule="auto"/>
              <w:ind w:firstLine="0"/>
              <w:jc w:val="left"/>
              <w:rPr>
                <w:sz w:val="21"/>
              </w:rPr>
            </w:pPr>
            <w:r>
              <w:rPr>
                <w:sz w:val="21"/>
                <w:szCs w:val="21"/>
              </w:rPr>
              <w:t>双履带差速，续航 ≥4 h</w:t>
            </w:r>
          </w:p>
        </w:tc>
        <w:tc>
          <w:tcPr>
            <w:tcW w:w="757" w:type="dxa"/>
            <w:vAlign w:val="center"/>
          </w:tcPr>
          <w:p w14:paraId="4093FC13">
            <w:pPr>
              <w:snapToGrid w:val="0"/>
              <w:spacing w:before="70" w:after="70" w:line="240" w:lineRule="auto"/>
              <w:ind w:firstLine="0"/>
              <w:jc w:val="center"/>
              <w:rPr>
                <w:sz w:val="21"/>
              </w:rPr>
            </w:pPr>
            <w:r>
              <w:rPr>
                <w:sz w:val="21"/>
                <w:szCs w:val="21"/>
              </w:rPr>
              <w:t>1</w:t>
            </w:r>
          </w:p>
        </w:tc>
        <w:tc>
          <w:tcPr>
            <w:tcW w:w="757" w:type="dxa"/>
            <w:vAlign w:val="center"/>
          </w:tcPr>
          <w:p w14:paraId="083A4DBB">
            <w:pPr>
              <w:snapToGrid w:val="0"/>
              <w:spacing w:before="70" w:after="70" w:line="240" w:lineRule="auto"/>
              <w:ind w:firstLine="0"/>
              <w:jc w:val="center"/>
              <w:rPr>
                <w:sz w:val="21"/>
              </w:rPr>
            </w:pPr>
            <w:r>
              <w:rPr>
                <w:sz w:val="21"/>
                <w:szCs w:val="21"/>
              </w:rPr>
              <w:t>台</w:t>
            </w:r>
          </w:p>
        </w:tc>
        <w:tc>
          <w:tcPr>
            <w:tcW w:w="2030" w:type="dxa"/>
            <w:vAlign w:val="center"/>
          </w:tcPr>
          <w:p w14:paraId="3FC4B6D5">
            <w:pPr>
              <w:snapToGrid w:val="0"/>
              <w:spacing w:before="70" w:after="70" w:line="240" w:lineRule="auto"/>
              <w:ind w:firstLine="0"/>
              <w:jc w:val="left"/>
              <w:rPr>
                <w:sz w:val="21"/>
              </w:rPr>
            </w:pPr>
            <w:r>
              <w:rPr>
                <w:sz w:val="21"/>
                <w:szCs w:val="21"/>
              </w:rPr>
              <w:t>葛洲坝</w:t>
            </w:r>
          </w:p>
        </w:tc>
      </w:tr>
      <w:tr w14:paraId="22D44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8D8DDE">
            <w:pPr>
              <w:snapToGrid w:val="0"/>
              <w:spacing w:before="70" w:after="70" w:line="240" w:lineRule="auto"/>
              <w:ind w:firstLine="0"/>
              <w:jc w:val="center"/>
              <w:rPr>
                <w:sz w:val="21"/>
              </w:rPr>
            </w:pPr>
            <w:r>
              <w:rPr>
                <w:sz w:val="21"/>
                <w:szCs w:val="21"/>
              </w:rPr>
              <w:t>14</w:t>
            </w:r>
          </w:p>
        </w:tc>
        <w:tc>
          <w:tcPr>
            <w:tcW w:w="1176" w:type="dxa"/>
            <w:vAlign w:val="center"/>
          </w:tcPr>
          <w:p w14:paraId="7B883B9C">
            <w:pPr>
              <w:snapToGrid w:val="0"/>
              <w:spacing w:before="70" w:after="70" w:line="240" w:lineRule="auto"/>
              <w:ind w:firstLine="0"/>
              <w:jc w:val="left"/>
              <w:rPr>
                <w:sz w:val="21"/>
              </w:rPr>
            </w:pPr>
            <w:r>
              <w:rPr>
                <w:sz w:val="21"/>
                <w:szCs w:val="21"/>
              </w:rPr>
              <w:t>载具</w:t>
            </w:r>
          </w:p>
        </w:tc>
        <w:tc>
          <w:tcPr>
            <w:tcW w:w="1716" w:type="dxa"/>
            <w:vAlign w:val="center"/>
          </w:tcPr>
          <w:p w14:paraId="3463D831">
            <w:pPr>
              <w:snapToGrid w:val="0"/>
              <w:spacing w:before="70" w:after="70" w:line="240" w:lineRule="auto"/>
              <w:ind w:firstLine="0"/>
              <w:jc w:val="left"/>
              <w:rPr>
                <w:sz w:val="21"/>
              </w:rPr>
            </w:pPr>
            <w:r>
              <w:rPr>
                <w:sz w:val="21"/>
                <w:szCs w:val="21"/>
              </w:rPr>
              <w:t>履带式 AGV（缓坡）</w:t>
            </w:r>
          </w:p>
        </w:tc>
        <w:tc>
          <w:tcPr>
            <w:tcW w:w="3120" w:type="dxa"/>
            <w:vAlign w:val="center"/>
          </w:tcPr>
          <w:p w14:paraId="7569A7D7">
            <w:pPr>
              <w:snapToGrid w:val="0"/>
              <w:spacing w:before="70" w:after="70" w:line="240" w:lineRule="auto"/>
              <w:ind w:firstLine="0"/>
              <w:jc w:val="left"/>
              <w:rPr>
                <w:sz w:val="21"/>
              </w:rPr>
            </w:pPr>
            <w:r>
              <w:rPr>
                <w:sz w:val="21"/>
                <w:szCs w:val="21"/>
              </w:rPr>
              <w:t>加宽履带+配重，人字花纹</w:t>
            </w:r>
          </w:p>
        </w:tc>
        <w:tc>
          <w:tcPr>
            <w:tcW w:w="757" w:type="dxa"/>
            <w:vAlign w:val="center"/>
          </w:tcPr>
          <w:p w14:paraId="7158CD5A">
            <w:pPr>
              <w:snapToGrid w:val="0"/>
              <w:spacing w:before="70" w:after="70" w:line="240" w:lineRule="auto"/>
              <w:ind w:firstLine="0"/>
              <w:jc w:val="center"/>
              <w:rPr>
                <w:sz w:val="21"/>
              </w:rPr>
            </w:pPr>
            <w:r>
              <w:rPr>
                <w:sz w:val="21"/>
                <w:szCs w:val="21"/>
              </w:rPr>
              <w:t>1</w:t>
            </w:r>
          </w:p>
        </w:tc>
        <w:tc>
          <w:tcPr>
            <w:tcW w:w="757" w:type="dxa"/>
            <w:vAlign w:val="center"/>
          </w:tcPr>
          <w:p w14:paraId="76CAE569">
            <w:pPr>
              <w:snapToGrid w:val="0"/>
              <w:spacing w:before="70" w:after="70" w:line="240" w:lineRule="auto"/>
              <w:ind w:firstLine="0"/>
              <w:jc w:val="center"/>
              <w:rPr>
                <w:sz w:val="21"/>
              </w:rPr>
            </w:pPr>
            <w:r>
              <w:rPr>
                <w:sz w:val="21"/>
                <w:szCs w:val="21"/>
              </w:rPr>
              <w:t>台</w:t>
            </w:r>
          </w:p>
        </w:tc>
        <w:tc>
          <w:tcPr>
            <w:tcW w:w="2030" w:type="dxa"/>
            <w:vAlign w:val="center"/>
          </w:tcPr>
          <w:p w14:paraId="60CFE6C0">
            <w:pPr>
              <w:snapToGrid w:val="0"/>
              <w:spacing w:before="70" w:after="70" w:line="240" w:lineRule="auto"/>
              <w:ind w:firstLine="0"/>
              <w:jc w:val="left"/>
              <w:rPr>
                <w:sz w:val="21"/>
              </w:rPr>
            </w:pPr>
            <w:r>
              <w:rPr>
                <w:sz w:val="21"/>
                <w:szCs w:val="21"/>
              </w:rPr>
              <w:t>三峡</w:t>
            </w:r>
          </w:p>
        </w:tc>
      </w:tr>
      <w:tr w14:paraId="33F3A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586163F">
            <w:pPr>
              <w:snapToGrid w:val="0"/>
              <w:spacing w:before="70" w:after="70" w:line="240" w:lineRule="auto"/>
              <w:ind w:firstLine="0"/>
              <w:jc w:val="center"/>
              <w:rPr>
                <w:sz w:val="21"/>
              </w:rPr>
            </w:pPr>
            <w:r>
              <w:rPr>
                <w:sz w:val="21"/>
                <w:szCs w:val="21"/>
              </w:rPr>
              <w:t>15</w:t>
            </w:r>
          </w:p>
        </w:tc>
        <w:tc>
          <w:tcPr>
            <w:tcW w:w="1176" w:type="dxa"/>
            <w:vAlign w:val="center"/>
          </w:tcPr>
          <w:p w14:paraId="44103E63">
            <w:pPr>
              <w:snapToGrid w:val="0"/>
              <w:spacing w:before="70" w:after="70" w:line="240" w:lineRule="auto"/>
              <w:ind w:firstLine="0"/>
              <w:jc w:val="left"/>
              <w:rPr>
                <w:sz w:val="21"/>
              </w:rPr>
            </w:pPr>
            <w:r>
              <w:rPr>
                <w:sz w:val="21"/>
                <w:szCs w:val="21"/>
              </w:rPr>
              <w:t>载具</w:t>
            </w:r>
          </w:p>
        </w:tc>
        <w:tc>
          <w:tcPr>
            <w:tcW w:w="1716" w:type="dxa"/>
            <w:vAlign w:val="center"/>
          </w:tcPr>
          <w:p w14:paraId="3E362B17">
            <w:pPr>
              <w:snapToGrid w:val="0"/>
              <w:spacing w:before="70" w:after="70" w:line="240" w:lineRule="auto"/>
              <w:ind w:firstLine="0"/>
              <w:jc w:val="left"/>
              <w:rPr>
                <w:sz w:val="21"/>
              </w:rPr>
            </w:pPr>
            <w:r>
              <w:rPr>
                <w:sz w:val="21"/>
                <w:szCs w:val="21"/>
              </w:rPr>
              <w:t>陡坡平台挂载套件</w:t>
            </w:r>
          </w:p>
        </w:tc>
        <w:tc>
          <w:tcPr>
            <w:tcW w:w="3120" w:type="dxa"/>
            <w:vAlign w:val="center"/>
          </w:tcPr>
          <w:p w14:paraId="3F1FE400">
            <w:pPr>
              <w:snapToGrid w:val="0"/>
              <w:spacing w:before="70" w:after="70" w:line="240" w:lineRule="auto"/>
              <w:ind w:firstLine="0"/>
              <w:jc w:val="left"/>
              <w:rPr>
                <w:sz w:val="21"/>
              </w:rPr>
            </w:pPr>
            <w:r>
              <w:rPr>
                <w:sz w:val="21"/>
                <w:szCs w:val="21"/>
              </w:rPr>
              <w:t>挂载支架 + 平台台面过渡板</w:t>
            </w:r>
          </w:p>
        </w:tc>
        <w:tc>
          <w:tcPr>
            <w:tcW w:w="757" w:type="dxa"/>
            <w:vAlign w:val="center"/>
          </w:tcPr>
          <w:p w14:paraId="457ABB40">
            <w:pPr>
              <w:snapToGrid w:val="0"/>
              <w:spacing w:before="70" w:after="70" w:line="240" w:lineRule="auto"/>
              <w:ind w:firstLine="0"/>
              <w:jc w:val="center"/>
              <w:rPr>
                <w:sz w:val="21"/>
              </w:rPr>
            </w:pPr>
            <w:r>
              <w:rPr>
                <w:sz w:val="21"/>
                <w:szCs w:val="21"/>
              </w:rPr>
              <w:t>1</w:t>
            </w:r>
          </w:p>
        </w:tc>
        <w:tc>
          <w:tcPr>
            <w:tcW w:w="757" w:type="dxa"/>
            <w:vAlign w:val="center"/>
          </w:tcPr>
          <w:p w14:paraId="106E6BA2">
            <w:pPr>
              <w:snapToGrid w:val="0"/>
              <w:spacing w:before="70" w:after="70" w:line="240" w:lineRule="auto"/>
              <w:ind w:firstLine="0"/>
              <w:jc w:val="center"/>
              <w:rPr>
                <w:sz w:val="21"/>
              </w:rPr>
            </w:pPr>
            <w:r>
              <w:rPr>
                <w:sz w:val="21"/>
                <w:szCs w:val="21"/>
              </w:rPr>
              <w:t>套</w:t>
            </w:r>
          </w:p>
        </w:tc>
        <w:tc>
          <w:tcPr>
            <w:tcW w:w="2030" w:type="dxa"/>
            <w:vAlign w:val="center"/>
          </w:tcPr>
          <w:p w14:paraId="7723D01C">
            <w:pPr>
              <w:snapToGrid w:val="0"/>
              <w:spacing w:before="70" w:after="70" w:line="240" w:lineRule="auto"/>
              <w:ind w:firstLine="0"/>
              <w:jc w:val="left"/>
              <w:rPr>
                <w:sz w:val="21"/>
              </w:rPr>
            </w:pPr>
            <w:r>
              <w:rPr>
                <w:sz w:val="21"/>
                <w:szCs w:val="21"/>
              </w:rPr>
              <w:t>向家坝（AGV 上台面作业）</w:t>
            </w:r>
          </w:p>
        </w:tc>
      </w:tr>
      <w:tr w14:paraId="3DB9C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644535A">
            <w:pPr>
              <w:snapToGrid w:val="0"/>
              <w:spacing w:before="70" w:after="70" w:line="240" w:lineRule="auto"/>
              <w:ind w:firstLine="0"/>
              <w:jc w:val="center"/>
              <w:rPr>
                <w:sz w:val="21"/>
              </w:rPr>
            </w:pPr>
            <w:r>
              <w:rPr>
                <w:sz w:val="21"/>
                <w:szCs w:val="21"/>
              </w:rPr>
              <w:t>16</w:t>
            </w:r>
          </w:p>
        </w:tc>
        <w:tc>
          <w:tcPr>
            <w:tcW w:w="1176" w:type="dxa"/>
            <w:vAlign w:val="center"/>
          </w:tcPr>
          <w:p w14:paraId="263E712C">
            <w:pPr>
              <w:snapToGrid w:val="0"/>
              <w:spacing w:before="70" w:after="70" w:line="240" w:lineRule="auto"/>
              <w:ind w:firstLine="0"/>
              <w:jc w:val="left"/>
              <w:rPr>
                <w:sz w:val="21"/>
              </w:rPr>
            </w:pPr>
            <w:r>
              <w:rPr>
                <w:sz w:val="21"/>
                <w:szCs w:val="21"/>
              </w:rPr>
              <w:t>载具</w:t>
            </w:r>
          </w:p>
        </w:tc>
        <w:tc>
          <w:tcPr>
            <w:tcW w:w="1716" w:type="dxa"/>
            <w:vAlign w:val="center"/>
          </w:tcPr>
          <w:p w14:paraId="448877C8">
            <w:pPr>
              <w:snapToGrid w:val="0"/>
              <w:spacing w:before="70" w:after="70" w:line="240" w:lineRule="auto"/>
              <w:ind w:firstLine="0"/>
              <w:jc w:val="left"/>
              <w:rPr>
                <w:sz w:val="21"/>
              </w:rPr>
            </w:pPr>
            <w:r>
              <w:rPr>
                <w:sz w:val="21"/>
                <w:szCs w:val="21"/>
              </w:rPr>
              <w:t>备用 AGV 底盘</w:t>
            </w:r>
          </w:p>
        </w:tc>
        <w:tc>
          <w:tcPr>
            <w:tcW w:w="3120" w:type="dxa"/>
            <w:vAlign w:val="center"/>
          </w:tcPr>
          <w:p w14:paraId="4268027B">
            <w:pPr>
              <w:snapToGrid w:val="0"/>
              <w:spacing w:before="70" w:after="70" w:line="240" w:lineRule="auto"/>
              <w:ind w:firstLine="0"/>
              <w:jc w:val="left"/>
              <w:rPr>
                <w:sz w:val="21"/>
              </w:rPr>
            </w:pPr>
            <w:r>
              <w:rPr>
                <w:sz w:val="21"/>
                <w:szCs w:val="21"/>
              </w:rPr>
              <w:t>与主用同型</w:t>
            </w:r>
          </w:p>
        </w:tc>
        <w:tc>
          <w:tcPr>
            <w:tcW w:w="757" w:type="dxa"/>
            <w:vAlign w:val="center"/>
          </w:tcPr>
          <w:p w14:paraId="2B3405D2">
            <w:pPr>
              <w:snapToGrid w:val="0"/>
              <w:spacing w:before="70" w:after="70" w:line="240" w:lineRule="auto"/>
              <w:ind w:firstLine="0"/>
              <w:jc w:val="center"/>
              <w:rPr>
                <w:sz w:val="21"/>
              </w:rPr>
            </w:pPr>
            <w:r>
              <w:rPr>
                <w:sz w:val="21"/>
                <w:szCs w:val="21"/>
              </w:rPr>
              <w:t>1</w:t>
            </w:r>
          </w:p>
        </w:tc>
        <w:tc>
          <w:tcPr>
            <w:tcW w:w="757" w:type="dxa"/>
            <w:vAlign w:val="center"/>
          </w:tcPr>
          <w:p w14:paraId="05D01AAA">
            <w:pPr>
              <w:snapToGrid w:val="0"/>
              <w:spacing w:before="70" w:after="70" w:line="240" w:lineRule="auto"/>
              <w:ind w:firstLine="0"/>
              <w:jc w:val="center"/>
              <w:rPr>
                <w:sz w:val="21"/>
              </w:rPr>
            </w:pPr>
            <w:r>
              <w:rPr>
                <w:sz w:val="21"/>
                <w:szCs w:val="21"/>
              </w:rPr>
              <w:t>台</w:t>
            </w:r>
          </w:p>
        </w:tc>
        <w:tc>
          <w:tcPr>
            <w:tcW w:w="2030" w:type="dxa"/>
            <w:vAlign w:val="center"/>
          </w:tcPr>
          <w:p w14:paraId="1B9BA947">
            <w:pPr>
              <w:snapToGrid w:val="0"/>
              <w:spacing w:before="70" w:after="70" w:line="240" w:lineRule="auto"/>
              <w:ind w:firstLine="0"/>
              <w:jc w:val="left"/>
              <w:rPr>
                <w:sz w:val="21"/>
              </w:rPr>
            </w:pPr>
            <w:r>
              <w:rPr>
                <w:sz w:val="21"/>
                <w:szCs w:val="21"/>
              </w:rPr>
              <w:t>机动</w:t>
            </w:r>
          </w:p>
        </w:tc>
      </w:tr>
      <w:tr w14:paraId="7547B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A334C56">
            <w:pPr>
              <w:snapToGrid w:val="0"/>
              <w:spacing w:before="70" w:after="70" w:line="240" w:lineRule="auto"/>
              <w:ind w:firstLine="0"/>
              <w:jc w:val="center"/>
              <w:rPr>
                <w:sz w:val="21"/>
              </w:rPr>
            </w:pPr>
            <w:r>
              <w:rPr>
                <w:sz w:val="21"/>
                <w:szCs w:val="21"/>
              </w:rPr>
              <w:t>17</w:t>
            </w:r>
          </w:p>
        </w:tc>
        <w:tc>
          <w:tcPr>
            <w:tcW w:w="1176" w:type="dxa"/>
            <w:vAlign w:val="center"/>
          </w:tcPr>
          <w:p w14:paraId="3D0432F1">
            <w:pPr>
              <w:snapToGrid w:val="0"/>
              <w:spacing w:before="70" w:after="70" w:line="240" w:lineRule="auto"/>
              <w:ind w:firstLine="0"/>
              <w:jc w:val="left"/>
              <w:rPr>
                <w:sz w:val="21"/>
              </w:rPr>
            </w:pPr>
            <w:r>
              <w:rPr>
                <w:sz w:val="21"/>
                <w:szCs w:val="21"/>
              </w:rPr>
              <w:t>载具</w:t>
            </w:r>
          </w:p>
        </w:tc>
        <w:tc>
          <w:tcPr>
            <w:tcW w:w="1716" w:type="dxa"/>
            <w:vAlign w:val="center"/>
          </w:tcPr>
          <w:p w14:paraId="65232E20">
            <w:pPr>
              <w:snapToGrid w:val="0"/>
              <w:spacing w:before="70" w:after="70" w:line="240" w:lineRule="auto"/>
              <w:ind w:firstLine="0"/>
              <w:jc w:val="left"/>
              <w:rPr>
                <w:sz w:val="21"/>
              </w:rPr>
            </w:pPr>
            <w:r>
              <w:rPr>
                <w:sz w:val="21"/>
                <w:szCs w:val="21"/>
              </w:rPr>
              <w:t>载具电池</w:t>
            </w:r>
          </w:p>
        </w:tc>
        <w:tc>
          <w:tcPr>
            <w:tcW w:w="3120" w:type="dxa"/>
            <w:vAlign w:val="center"/>
          </w:tcPr>
          <w:p w14:paraId="11AD7505">
            <w:pPr>
              <w:snapToGrid w:val="0"/>
              <w:spacing w:before="70" w:after="70" w:line="240" w:lineRule="auto"/>
              <w:ind w:firstLine="0"/>
              <w:jc w:val="left"/>
              <w:rPr>
                <w:sz w:val="21"/>
              </w:rPr>
            </w:pPr>
            <w:r>
              <w:rPr>
                <w:sz w:val="21"/>
                <w:szCs w:val="21"/>
              </w:rPr>
              <w:t>48 V/20 Ah</w:t>
            </w:r>
          </w:p>
        </w:tc>
        <w:tc>
          <w:tcPr>
            <w:tcW w:w="757" w:type="dxa"/>
            <w:vAlign w:val="center"/>
          </w:tcPr>
          <w:p w14:paraId="466EE9CD">
            <w:pPr>
              <w:snapToGrid w:val="0"/>
              <w:spacing w:before="70" w:after="70" w:line="240" w:lineRule="auto"/>
              <w:ind w:firstLine="0"/>
              <w:jc w:val="center"/>
              <w:rPr>
                <w:sz w:val="21"/>
              </w:rPr>
            </w:pPr>
            <w:r>
              <w:rPr>
                <w:sz w:val="21"/>
                <w:szCs w:val="21"/>
              </w:rPr>
              <w:t>6</w:t>
            </w:r>
          </w:p>
        </w:tc>
        <w:tc>
          <w:tcPr>
            <w:tcW w:w="757" w:type="dxa"/>
            <w:vAlign w:val="center"/>
          </w:tcPr>
          <w:p w14:paraId="280C4506">
            <w:pPr>
              <w:snapToGrid w:val="0"/>
              <w:spacing w:before="70" w:after="70" w:line="240" w:lineRule="auto"/>
              <w:ind w:firstLine="0"/>
              <w:jc w:val="center"/>
              <w:rPr>
                <w:sz w:val="21"/>
              </w:rPr>
            </w:pPr>
            <w:r>
              <w:rPr>
                <w:sz w:val="21"/>
                <w:szCs w:val="21"/>
              </w:rPr>
              <w:t>块</w:t>
            </w:r>
          </w:p>
        </w:tc>
        <w:tc>
          <w:tcPr>
            <w:tcW w:w="2030" w:type="dxa"/>
            <w:vAlign w:val="center"/>
          </w:tcPr>
          <w:p w14:paraId="79C0D211">
            <w:pPr>
              <w:snapToGrid w:val="0"/>
              <w:spacing w:before="70" w:after="70" w:line="240" w:lineRule="auto"/>
              <w:ind w:firstLine="0"/>
              <w:jc w:val="left"/>
              <w:rPr>
                <w:sz w:val="21"/>
              </w:rPr>
            </w:pPr>
            <w:r>
              <w:rPr>
                <w:sz w:val="21"/>
                <w:szCs w:val="21"/>
              </w:rPr>
              <w:t>每台 2 块</w:t>
            </w:r>
          </w:p>
        </w:tc>
      </w:tr>
      <w:tr w14:paraId="6A704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C1E2544">
            <w:pPr>
              <w:snapToGrid w:val="0"/>
              <w:spacing w:before="70" w:after="70" w:line="240" w:lineRule="auto"/>
              <w:ind w:firstLine="0"/>
              <w:jc w:val="center"/>
              <w:rPr>
                <w:sz w:val="21"/>
              </w:rPr>
            </w:pPr>
            <w:r>
              <w:rPr>
                <w:sz w:val="21"/>
                <w:szCs w:val="21"/>
              </w:rPr>
              <w:t>18</w:t>
            </w:r>
          </w:p>
        </w:tc>
        <w:tc>
          <w:tcPr>
            <w:tcW w:w="1176" w:type="dxa"/>
            <w:vAlign w:val="center"/>
          </w:tcPr>
          <w:p w14:paraId="0B889B9D">
            <w:pPr>
              <w:snapToGrid w:val="0"/>
              <w:spacing w:before="70" w:after="70" w:line="240" w:lineRule="auto"/>
              <w:ind w:firstLine="0"/>
              <w:jc w:val="left"/>
              <w:rPr>
                <w:sz w:val="21"/>
              </w:rPr>
            </w:pPr>
            <w:r>
              <w:rPr>
                <w:sz w:val="21"/>
                <w:szCs w:val="21"/>
              </w:rPr>
              <w:t>载具</w:t>
            </w:r>
          </w:p>
        </w:tc>
        <w:tc>
          <w:tcPr>
            <w:tcW w:w="1716" w:type="dxa"/>
            <w:vAlign w:val="center"/>
          </w:tcPr>
          <w:p w14:paraId="12C69DD2">
            <w:pPr>
              <w:snapToGrid w:val="0"/>
              <w:spacing w:before="70" w:after="70" w:line="240" w:lineRule="auto"/>
              <w:ind w:firstLine="0"/>
              <w:jc w:val="left"/>
              <w:rPr>
                <w:sz w:val="21"/>
              </w:rPr>
            </w:pPr>
            <w:r>
              <w:rPr>
                <w:sz w:val="21"/>
                <w:szCs w:val="21"/>
              </w:rPr>
              <w:t>快换接口</w:t>
            </w:r>
          </w:p>
        </w:tc>
        <w:tc>
          <w:tcPr>
            <w:tcW w:w="3120" w:type="dxa"/>
            <w:vAlign w:val="center"/>
          </w:tcPr>
          <w:p w14:paraId="68A13536">
            <w:pPr>
              <w:snapToGrid w:val="0"/>
              <w:spacing w:before="70" w:after="70" w:line="240" w:lineRule="auto"/>
              <w:ind w:firstLine="0"/>
              <w:jc w:val="left"/>
              <w:rPr>
                <w:sz w:val="21"/>
              </w:rPr>
            </w:pPr>
            <w:r>
              <w:rPr>
                <w:sz w:val="21"/>
                <w:szCs w:val="21"/>
              </w:rPr>
              <w:t>重复定位 ≤0.05 mm</w:t>
            </w:r>
          </w:p>
        </w:tc>
        <w:tc>
          <w:tcPr>
            <w:tcW w:w="757" w:type="dxa"/>
            <w:vAlign w:val="center"/>
          </w:tcPr>
          <w:p w14:paraId="0B83541A">
            <w:pPr>
              <w:snapToGrid w:val="0"/>
              <w:spacing w:before="70" w:after="70" w:line="240" w:lineRule="auto"/>
              <w:ind w:firstLine="0"/>
              <w:jc w:val="center"/>
              <w:rPr>
                <w:sz w:val="21"/>
              </w:rPr>
            </w:pPr>
            <w:r>
              <w:rPr>
                <w:sz w:val="21"/>
                <w:szCs w:val="21"/>
              </w:rPr>
              <w:t>6</w:t>
            </w:r>
          </w:p>
        </w:tc>
        <w:tc>
          <w:tcPr>
            <w:tcW w:w="757" w:type="dxa"/>
            <w:vAlign w:val="center"/>
          </w:tcPr>
          <w:p w14:paraId="483E2A1C">
            <w:pPr>
              <w:snapToGrid w:val="0"/>
              <w:spacing w:before="70" w:after="70" w:line="240" w:lineRule="auto"/>
              <w:ind w:firstLine="0"/>
              <w:jc w:val="center"/>
              <w:rPr>
                <w:sz w:val="21"/>
              </w:rPr>
            </w:pPr>
            <w:r>
              <w:rPr>
                <w:sz w:val="21"/>
                <w:szCs w:val="21"/>
              </w:rPr>
              <w:t>套</w:t>
            </w:r>
          </w:p>
        </w:tc>
        <w:tc>
          <w:tcPr>
            <w:tcW w:w="2030" w:type="dxa"/>
            <w:vAlign w:val="center"/>
          </w:tcPr>
          <w:p w14:paraId="13E244A6">
            <w:pPr>
              <w:snapToGrid w:val="0"/>
              <w:spacing w:before="70" w:after="70" w:line="240" w:lineRule="auto"/>
              <w:ind w:firstLine="0"/>
              <w:jc w:val="left"/>
              <w:rPr>
                <w:sz w:val="21"/>
              </w:rPr>
            </w:pPr>
            <w:r>
              <w:rPr>
                <w:sz w:val="21"/>
                <w:szCs w:val="21"/>
              </w:rPr>
              <w:t>设备/载具</w:t>
            </w:r>
          </w:p>
        </w:tc>
      </w:tr>
      <w:tr w14:paraId="0F649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0F74FE5">
            <w:pPr>
              <w:snapToGrid w:val="0"/>
              <w:spacing w:before="70" w:after="70" w:line="240" w:lineRule="auto"/>
              <w:ind w:firstLine="0"/>
              <w:jc w:val="center"/>
              <w:rPr>
                <w:sz w:val="21"/>
              </w:rPr>
            </w:pPr>
            <w:r>
              <w:rPr>
                <w:sz w:val="21"/>
                <w:szCs w:val="21"/>
              </w:rPr>
              <w:t>19</w:t>
            </w:r>
          </w:p>
        </w:tc>
        <w:tc>
          <w:tcPr>
            <w:tcW w:w="1176" w:type="dxa"/>
            <w:vAlign w:val="center"/>
          </w:tcPr>
          <w:p w14:paraId="5AC0F050">
            <w:pPr>
              <w:snapToGrid w:val="0"/>
              <w:spacing w:before="70" w:after="70" w:line="240" w:lineRule="auto"/>
              <w:ind w:firstLine="0"/>
              <w:jc w:val="left"/>
              <w:rPr>
                <w:sz w:val="21"/>
              </w:rPr>
            </w:pPr>
            <w:r>
              <w:rPr>
                <w:sz w:val="21"/>
                <w:szCs w:val="21"/>
              </w:rPr>
              <w:t>配套</w:t>
            </w:r>
          </w:p>
        </w:tc>
        <w:tc>
          <w:tcPr>
            <w:tcW w:w="1716" w:type="dxa"/>
            <w:vAlign w:val="center"/>
          </w:tcPr>
          <w:p w14:paraId="36D00B19">
            <w:pPr>
              <w:snapToGrid w:val="0"/>
              <w:spacing w:before="70" w:after="70" w:line="240" w:lineRule="auto"/>
              <w:ind w:firstLine="0"/>
              <w:jc w:val="left"/>
              <w:rPr>
                <w:sz w:val="21"/>
              </w:rPr>
            </w:pPr>
            <w:r>
              <w:rPr>
                <w:sz w:val="21"/>
                <w:szCs w:val="21"/>
              </w:rPr>
              <w:t>便携式计算机</w:t>
            </w:r>
          </w:p>
        </w:tc>
        <w:tc>
          <w:tcPr>
            <w:tcW w:w="3120" w:type="dxa"/>
            <w:vAlign w:val="center"/>
          </w:tcPr>
          <w:p w14:paraId="66469658">
            <w:pPr>
              <w:snapToGrid w:val="0"/>
              <w:spacing w:before="70" w:after="70" w:line="240" w:lineRule="auto"/>
              <w:ind w:firstLine="0"/>
              <w:jc w:val="left"/>
              <w:rPr>
                <w:sz w:val="21"/>
              </w:rPr>
            </w:pPr>
            <w:r>
              <w:rPr>
                <w:sz w:val="21"/>
                <w:szCs w:val="21"/>
              </w:rPr>
              <w:t>海光 3490/32 核/32 GB</w:t>
            </w:r>
          </w:p>
        </w:tc>
        <w:tc>
          <w:tcPr>
            <w:tcW w:w="757" w:type="dxa"/>
            <w:vAlign w:val="center"/>
          </w:tcPr>
          <w:p w14:paraId="3D02AD1F">
            <w:pPr>
              <w:snapToGrid w:val="0"/>
              <w:spacing w:before="70" w:after="70" w:line="240" w:lineRule="auto"/>
              <w:ind w:firstLine="0"/>
              <w:jc w:val="center"/>
              <w:rPr>
                <w:sz w:val="21"/>
              </w:rPr>
            </w:pPr>
            <w:r>
              <w:rPr>
                <w:sz w:val="21"/>
                <w:szCs w:val="21"/>
              </w:rPr>
              <w:t>4</w:t>
            </w:r>
          </w:p>
        </w:tc>
        <w:tc>
          <w:tcPr>
            <w:tcW w:w="757" w:type="dxa"/>
            <w:vAlign w:val="center"/>
          </w:tcPr>
          <w:p w14:paraId="2AB86178">
            <w:pPr>
              <w:snapToGrid w:val="0"/>
              <w:spacing w:before="70" w:after="70" w:line="240" w:lineRule="auto"/>
              <w:ind w:firstLine="0"/>
              <w:jc w:val="center"/>
              <w:rPr>
                <w:sz w:val="21"/>
              </w:rPr>
            </w:pPr>
            <w:r>
              <w:rPr>
                <w:sz w:val="21"/>
                <w:szCs w:val="21"/>
              </w:rPr>
              <w:t>台</w:t>
            </w:r>
          </w:p>
        </w:tc>
        <w:tc>
          <w:tcPr>
            <w:tcW w:w="2030" w:type="dxa"/>
            <w:vAlign w:val="center"/>
          </w:tcPr>
          <w:p w14:paraId="7E7FFEF3">
            <w:pPr>
              <w:snapToGrid w:val="0"/>
              <w:spacing w:before="70" w:after="70" w:line="240" w:lineRule="auto"/>
              <w:ind w:firstLine="0"/>
              <w:jc w:val="left"/>
              <w:rPr>
                <w:sz w:val="21"/>
              </w:rPr>
            </w:pPr>
            <w:r>
              <w:rPr>
                <w:sz w:val="21"/>
                <w:szCs w:val="21"/>
              </w:rPr>
              <w:t>跟踪 1+扫描 3</w:t>
            </w:r>
          </w:p>
        </w:tc>
      </w:tr>
      <w:tr w14:paraId="7D81E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24C6D9B">
            <w:pPr>
              <w:snapToGrid w:val="0"/>
              <w:spacing w:before="70" w:after="70" w:line="240" w:lineRule="auto"/>
              <w:ind w:firstLine="0"/>
              <w:jc w:val="center"/>
              <w:rPr>
                <w:sz w:val="21"/>
              </w:rPr>
            </w:pPr>
            <w:r>
              <w:rPr>
                <w:sz w:val="21"/>
                <w:szCs w:val="21"/>
              </w:rPr>
              <w:t>20</w:t>
            </w:r>
          </w:p>
        </w:tc>
        <w:tc>
          <w:tcPr>
            <w:tcW w:w="1176" w:type="dxa"/>
            <w:vAlign w:val="center"/>
          </w:tcPr>
          <w:p w14:paraId="69159ACA">
            <w:pPr>
              <w:snapToGrid w:val="0"/>
              <w:spacing w:before="70" w:after="70" w:line="240" w:lineRule="auto"/>
              <w:ind w:firstLine="0"/>
              <w:jc w:val="left"/>
              <w:rPr>
                <w:sz w:val="21"/>
              </w:rPr>
            </w:pPr>
            <w:r>
              <w:rPr>
                <w:sz w:val="21"/>
                <w:szCs w:val="21"/>
              </w:rPr>
              <w:t>配套</w:t>
            </w:r>
          </w:p>
        </w:tc>
        <w:tc>
          <w:tcPr>
            <w:tcW w:w="1716" w:type="dxa"/>
            <w:vAlign w:val="center"/>
          </w:tcPr>
          <w:p w14:paraId="7CE01C28">
            <w:pPr>
              <w:snapToGrid w:val="0"/>
              <w:spacing w:before="70" w:after="70" w:line="240" w:lineRule="auto"/>
              <w:ind w:firstLine="0"/>
              <w:jc w:val="left"/>
              <w:rPr>
                <w:sz w:val="21"/>
              </w:rPr>
            </w:pPr>
            <w:r>
              <w:rPr>
                <w:sz w:val="21"/>
                <w:szCs w:val="21"/>
              </w:rPr>
              <w:t>全站仪</w:t>
            </w:r>
          </w:p>
        </w:tc>
        <w:tc>
          <w:tcPr>
            <w:tcW w:w="3120" w:type="dxa"/>
            <w:vAlign w:val="center"/>
          </w:tcPr>
          <w:p w14:paraId="3CA5367F">
            <w:pPr>
              <w:snapToGrid w:val="0"/>
              <w:spacing w:before="70" w:after="70" w:line="240" w:lineRule="auto"/>
              <w:ind w:firstLine="0"/>
              <w:jc w:val="left"/>
              <w:rPr>
                <w:sz w:val="21"/>
              </w:rPr>
            </w:pPr>
            <w:r>
              <w:rPr>
                <w:sz w:val="21"/>
                <w:szCs w:val="21"/>
              </w:rPr>
              <w:t>南方 NTS-561，1″、±(1 mm+1 ppm)</w:t>
            </w:r>
          </w:p>
        </w:tc>
        <w:tc>
          <w:tcPr>
            <w:tcW w:w="757" w:type="dxa"/>
            <w:vAlign w:val="center"/>
          </w:tcPr>
          <w:p w14:paraId="29288BAB">
            <w:pPr>
              <w:snapToGrid w:val="0"/>
              <w:spacing w:before="70" w:after="70" w:line="240" w:lineRule="auto"/>
              <w:ind w:firstLine="0"/>
              <w:jc w:val="center"/>
              <w:rPr>
                <w:sz w:val="21"/>
              </w:rPr>
            </w:pPr>
            <w:r>
              <w:rPr>
                <w:sz w:val="21"/>
                <w:szCs w:val="21"/>
              </w:rPr>
              <w:t>1</w:t>
            </w:r>
          </w:p>
        </w:tc>
        <w:tc>
          <w:tcPr>
            <w:tcW w:w="757" w:type="dxa"/>
            <w:vAlign w:val="center"/>
          </w:tcPr>
          <w:p w14:paraId="1382D752">
            <w:pPr>
              <w:snapToGrid w:val="0"/>
              <w:spacing w:before="70" w:after="70" w:line="240" w:lineRule="auto"/>
              <w:ind w:firstLine="0"/>
              <w:jc w:val="center"/>
              <w:rPr>
                <w:sz w:val="21"/>
              </w:rPr>
            </w:pPr>
            <w:r>
              <w:rPr>
                <w:sz w:val="21"/>
                <w:szCs w:val="21"/>
              </w:rPr>
              <w:t>台</w:t>
            </w:r>
          </w:p>
        </w:tc>
        <w:tc>
          <w:tcPr>
            <w:tcW w:w="2030" w:type="dxa"/>
            <w:vAlign w:val="center"/>
          </w:tcPr>
          <w:p w14:paraId="1D8B211C">
            <w:pPr>
              <w:snapToGrid w:val="0"/>
              <w:spacing w:before="70" w:after="70" w:line="240" w:lineRule="auto"/>
              <w:ind w:firstLine="0"/>
              <w:jc w:val="left"/>
              <w:rPr>
                <w:sz w:val="21"/>
              </w:rPr>
            </w:pPr>
            <w:r>
              <w:rPr>
                <w:sz w:val="21"/>
                <w:szCs w:val="21"/>
              </w:rPr>
              <w:t>控制测量</w:t>
            </w:r>
          </w:p>
        </w:tc>
      </w:tr>
      <w:tr w14:paraId="4C6F3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259D5C">
            <w:pPr>
              <w:snapToGrid w:val="0"/>
              <w:spacing w:before="70" w:after="70" w:line="240" w:lineRule="auto"/>
              <w:ind w:firstLine="0"/>
              <w:jc w:val="center"/>
              <w:rPr>
                <w:sz w:val="21"/>
              </w:rPr>
            </w:pPr>
            <w:r>
              <w:rPr>
                <w:sz w:val="21"/>
                <w:szCs w:val="21"/>
              </w:rPr>
              <w:t>21</w:t>
            </w:r>
          </w:p>
        </w:tc>
        <w:tc>
          <w:tcPr>
            <w:tcW w:w="1176" w:type="dxa"/>
            <w:vAlign w:val="center"/>
          </w:tcPr>
          <w:p w14:paraId="4A12CCEE">
            <w:pPr>
              <w:snapToGrid w:val="0"/>
              <w:spacing w:before="70" w:after="70" w:line="240" w:lineRule="auto"/>
              <w:ind w:firstLine="0"/>
              <w:jc w:val="left"/>
              <w:rPr>
                <w:sz w:val="21"/>
              </w:rPr>
            </w:pPr>
            <w:r>
              <w:rPr>
                <w:sz w:val="21"/>
                <w:szCs w:val="21"/>
              </w:rPr>
              <w:t>配套</w:t>
            </w:r>
          </w:p>
        </w:tc>
        <w:tc>
          <w:tcPr>
            <w:tcW w:w="1716" w:type="dxa"/>
            <w:vAlign w:val="center"/>
          </w:tcPr>
          <w:p w14:paraId="4E4C9FB3">
            <w:pPr>
              <w:snapToGrid w:val="0"/>
              <w:spacing w:before="70" w:after="70" w:line="240" w:lineRule="auto"/>
              <w:ind w:firstLine="0"/>
              <w:jc w:val="left"/>
              <w:rPr>
                <w:sz w:val="21"/>
              </w:rPr>
            </w:pPr>
            <w:r>
              <w:rPr>
                <w:sz w:val="21"/>
                <w:szCs w:val="21"/>
              </w:rPr>
              <w:t>北斗 RTK</w:t>
            </w:r>
          </w:p>
        </w:tc>
        <w:tc>
          <w:tcPr>
            <w:tcW w:w="3120" w:type="dxa"/>
            <w:vAlign w:val="center"/>
          </w:tcPr>
          <w:p w14:paraId="6C977CAD">
            <w:pPr>
              <w:snapToGrid w:val="0"/>
              <w:spacing w:before="70" w:after="70" w:line="240" w:lineRule="auto"/>
              <w:ind w:firstLine="0"/>
              <w:jc w:val="left"/>
              <w:rPr>
                <w:sz w:val="21"/>
              </w:rPr>
            </w:pPr>
            <w:r>
              <w:rPr>
                <w:sz w:val="21"/>
                <w:szCs w:val="21"/>
              </w:rPr>
              <w:t>南方 极点2（北斗版），单北斗</w:t>
            </w:r>
          </w:p>
        </w:tc>
        <w:tc>
          <w:tcPr>
            <w:tcW w:w="757" w:type="dxa"/>
            <w:vAlign w:val="center"/>
          </w:tcPr>
          <w:p w14:paraId="0A96F336">
            <w:pPr>
              <w:snapToGrid w:val="0"/>
              <w:spacing w:before="70" w:after="70" w:line="240" w:lineRule="auto"/>
              <w:ind w:firstLine="0"/>
              <w:jc w:val="center"/>
              <w:rPr>
                <w:sz w:val="21"/>
              </w:rPr>
            </w:pPr>
            <w:r>
              <w:rPr>
                <w:sz w:val="21"/>
                <w:szCs w:val="21"/>
              </w:rPr>
              <w:t>1</w:t>
            </w:r>
          </w:p>
        </w:tc>
        <w:tc>
          <w:tcPr>
            <w:tcW w:w="757" w:type="dxa"/>
            <w:vAlign w:val="center"/>
          </w:tcPr>
          <w:p w14:paraId="5BFD038E">
            <w:pPr>
              <w:snapToGrid w:val="0"/>
              <w:spacing w:before="70" w:after="70" w:line="240" w:lineRule="auto"/>
              <w:ind w:firstLine="0"/>
              <w:jc w:val="center"/>
              <w:rPr>
                <w:sz w:val="21"/>
              </w:rPr>
            </w:pPr>
            <w:r>
              <w:rPr>
                <w:sz w:val="21"/>
                <w:szCs w:val="21"/>
              </w:rPr>
              <w:t>套</w:t>
            </w:r>
          </w:p>
        </w:tc>
        <w:tc>
          <w:tcPr>
            <w:tcW w:w="2030" w:type="dxa"/>
            <w:vAlign w:val="center"/>
          </w:tcPr>
          <w:p w14:paraId="147E4D7C">
            <w:pPr>
              <w:snapToGrid w:val="0"/>
              <w:spacing w:before="70" w:after="70" w:line="240" w:lineRule="auto"/>
              <w:ind w:firstLine="0"/>
              <w:jc w:val="left"/>
              <w:rPr>
                <w:sz w:val="21"/>
              </w:rPr>
            </w:pPr>
            <w:r>
              <w:rPr>
                <w:sz w:val="21"/>
                <w:szCs w:val="21"/>
              </w:rPr>
              <w:t>快速定位</w:t>
            </w:r>
          </w:p>
        </w:tc>
      </w:tr>
      <w:tr w14:paraId="00F31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348EBB">
            <w:pPr>
              <w:snapToGrid w:val="0"/>
              <w:spacing w:before="70" w:after="70" w:line="240" w:lineRule="auto"/>
              <w:ind w:firstLine="0"/>
              <w:jc w:val="center"/>
              <w:rPr>
                <w:sz w:val="21"/>
              </w:rPr>
            </w:pPr>
            <w:r>
              <w:rPr>
                <w:sz w:val="21"/>
                <w:szCs w:val="21"/>
              </w:rPr>
              <w:t>22</w:t>
            </w:r>
          </w:p>
        </w:tc>
        <w:tc>
          <w:tcPr>
            <w:tcW w:w="1176" w:type="dxa"/>
            <w:vAlign w:val="center"/>
          </w:tcPr>
          <w:p w14:paraId="155486B6">
            <w:pPr>
              <w:snapToGrid w:val="0"/>
              <w:spacing w:before="70" w:after="70" w:line="240" w:lineRule="auto"/>
              <w:ind w:firstLine="0"/>
              <w:jc w:val="left"/>
              <w:rPr>
                <w:sz w:val="21"/>
              </w:rPr>
            </w:pPr>
            <w:r>
              <w:rPr>
                <w:sz w:val="21"/>
                <w:szCs w:val="21"/>
              </w:rPr>
              <w:t>配套</w:t>
            </w:r>
          </w:p>
        </w:tc>
        <w:tc>
          <w:tcPr>
            <w:tcW w:w="1716" w:type="dxa"/>
            <w:vAlign w:val="center"/>
          </w:tcPr>
          <w:p w14:paraId="66C0A15F">
            <w:pPr>
              <w:snapToGrid w:val="0"/>
              <w:spacing w:before="70" w:after="70" w:line="240" w:lineRule="auto"/>
              <w:ind w:firstLine="0"/>
              <w:jc w:val="left"/>
              <w:rPr>
                <w:sz w:val="21"/>
              </w:rPr>
            </w:pPr>
            <w:r>
              <w:rPr>
                <w:sz w:val="21"/>
                <w:szCs w:val="21"/>
              </w:rPr>
              <w:t>电子水准仪</w:t>
            </w:r>
          </w:p>
        </w:tc>
        <w:tc>
          <w:tcPr>
            <w:tcW w:w="3120" w:type="dxa"/>
            <w:vAlign w:val="center"/>
          </w:tcPr>
          <w:p w14:paraId="06FBAEA1">
            <w:pPr>
              <w:snapToGrid w:val="0"/>
              <w:spacing w:before="70" w:after="70" w:line="240" w:lineRule="auto"/>
              <w:ind w:firstLine="0"/>
              <w:jc w:val="left"/>
              <w:rPr>
                <w:sz w:val="21"/>
              </w:rPr>
            </w:pPr>
            <w:r>
              <w:rPr>
                <w:sz w:val="21"/>
                <w:szCs w:val="21"/>
              </w:rPr>
              <w:t>0.3 mm/km</w:t>
            </w:r>
          </w:p>
        </w:tc>
        <w:tc>
          <w:tcPr>
            <w:tcW w:w="757" w:type="dxa"/>
            <w:vAlign w:val="center"/>
          </w:tcPr>
          <w:p w14:paraId="0067064C">
            <w:pPr>
              <w:snapToGrid w:val="0"/>
              <w:spacing w:before="70" w:after="70" w:line="240" w:lineRule="auto"/>
              <w:ind w:firstLine="0"/>
              <w:jc w:val="center"/>
              <w:rPr>
                <w:sz w:val="21"/>
              </w:rPr>
            </w:pPr>
            <w:r>
              <w:rPr>
                <w:sz w:val="21"/>
                <w:szCs w:val="21"/>
              </w:rPr>
              <w:t>1</w:t>
            </w:r>
          </w:p>
        </w:tc>
        <w:tc>
          <w:tcPr>
            <w:tcW w:w="757" w:type="dxa"/>
            <w:vAlign w:val="center"/>
          </w:tcPr>
          <w:p w14:paraId="0B6940BE">
            <w:pPr>
              <w:snapToGrid w:val="0"/>
              <w:spacing w:before="70" w:after="70" w:line="240" w:lineRule="auto"/>
              <w:ind w:firstLine="0"/>
              <w:jc w:val="center"/>
              <w:rPr>
                <w:sz w:val="21"/>
              </w:rPr>
            </w:pPr>
            <w:r>
              <w:rPr>
                <w:sz w:val="21"/>
                <w:szCs w:val="21"/>
              </w:rPr>
              <w:t>台</w:t>
            </w:r>
          </w:p>
        </w:tc>
        <w:tc>
          <w:tcPr>
            <w:tcW w:w="2030" w:type="dxa"/>
            <w:vAlign w:val="center"/>
          </w:tcPr>
          <w:p w14:paraId="5FE5762A">
            <w:pPr>
              <w:snapToGrid w:val="0"/>
              <w:spacing w:before="70" w:after="70" w:line="240" w:lineRule="auto"/>
              <w:ind w:firstLine="0"/>
              <w:jc w:val="left"/>
              <w:rPr>
                <w:sz w:val="21"/>
              </w:rPr>
            </w:pPr>
            <w:r>
              <w:rPr>
                <w:sz w:val="21"/>
                <w:szCs w:val="21"/>
              </w:rPr>
              <w:t>高程联测</w:t>
            </w:r>
          </w:p>
        </w:tc>
      </w:tr>
      <w:tr w14:paraId="39B6F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34246E">
            <w:pPr>
              <w:snapToGrid w:val="0"/>
              <w:spacing w:before="70" w:after="70" w:line="240" w:lineRule="auto"/>
              <w:ind w:firstLine="0"/>
              <w:jc w:val="center"/>
              <w:rPr>
                <w:sz w:val="21"/>
              </w:rPr>
            </w:pPr>
            <w:r>
              <w:rPr>
                <w:sz w:val="21"/>
                <w:szCs w:val="21"/>
              </w:rPr>
              <w:t>23</w:t>
            </w:r>
          </w:p>
        </w:tc>
        <w:tc>
          <w:tcPr>
            <w:tcW w:w="1176" w:type="dxa"/>
            <w:vAlign w:val="center"/>
          </w:tcPr>
          <w:p w14:paraId="30664E14">
            <w:pPr>
              <w:snapToGrid w:val="0"/>
              <w:spacing w:before="70" w:after="70" w:line="240" w:lineRule="auto"/>
              <w:ind w:firstLine="0"/>
              <w:jc w:val="left"/>
              <w:rPr>
                <w:sz w:val="21"/>
              </w:rPr>
            </w:pPr>
            <w:r>
              <w:rPr>
                <w:sz w:val="21"/>
                <w:szCs w:val="21"/>
              </w:rPr>
              <w:t>配套</w:t>
            </w:r>
          </w:p>
        </w:tc>
        <w:tc>
          <w:tcPr>
            <w:tcW w:w="1716" w:type="dxa"/>
            <w:vAlign w:val="center"/>
          </w:tcPr>
          <w:p w14:paraId="5FCE2A7F">
            <w:pPr>
              <w:snapToGrid w:val="0"/>
              <w:spacing w:before="70" w:after="70" w:line="240" w:lineRule="auto"/>
              <w:ind w:firstLine="0"/>
              <w:jc w:val="left"/>
              <w:rPr>
                <w:sz w:val="21"/>
              </w:rPr>
            </w:pPr>
            <w:r>
              <w:rPr>
                <w:sz w:val="21"/>
                <w:szCs w:val="21"/>
              </w:rPr>
              <w:t>补光灯</w:t>
            </w:r>
          </w:p>
        </w:tc>
        <w:tc>
          <w:tcPr>
            <w:tcW w:w="3120" w:type="dxa"/>
            <w:vAlign w:val="center"/>
          </w:tcPr>
          <w:p w14:paraId="03412870">
            <w:pPr>
              <w:snapToGrid w:val="0"/>
              <w:spacing w:before="70" w:after="70" w:line="240" w:lineRule="auto"/>
              <w:ind w:firstLine="0"/>
              <w:jc w:val="left"/>
              <w:rPr>
                <w:sz w:val="21"/>
              </w:rPr>
            </w:pPr>
            <w:r>
              <w:rPr>
                <w:sz w:val="21"/>
                <w:szCs w:val="21"/>
              </w:rPr>
              <w:t>LED，Ra≥90</w:t>
            </w:r>
          </w:p>
        </w:tc>
        <w:tc>
          <w:tcPr>
            <w:tcW w:w="757" w:type="dxa"/>
            <w:vAlign w:val="center"/>
          </w:tcPr>
          <w:p w14:paraId="75B907D5">
            <w:pPr>
              <w:snapToGrid w:val="0"/>
              <w:spacing w:before="70" w:after="70" w:line="240" w:lineRule="auto"/>
              <w:ind w:firstLine="0"/>
              <w:jc w:val="center"/>
              <w:rPr>
                <w:sz w:val="21"/>
              </w:rPr>
            </w:pPr>
            <w:r>
              <w:rPr>
                <w:sz w:val="21"/>
                <w:szCs w:val="21"/>
              </w:rPr>
              <w:t>4</w:t>
            </w:r>
          </w:p>
        </w:tc>
        <w:tc>
          <w:tcPr>
            <w:tcW w:w="757" w:type="dxa"/>
            <w:vAlign w:val="center"/>
          </w:tcPr>
          <w:p w14:paraId="566E6A98">
            <w:pPr>
              <w:snapToGrid w:val="0"/>
              <w:spacing w:before="70" w:after="70" w:line="240" w:lineRule="auto"/>
              <w:ind w:firstLine="0"/>
              <w:jc w:val="center"/>
              <w:rPr>
                <w:sz w:val="21"/>
              </w:rPr>
            </w:pPr>
            <w:r>
              <w:rPr>
                <w:sz w:val="21"/>
                <w:szCs w:val="21"/>
              </w:rPr>
              <w:t>套</w:t>
            </w:r>
          </w:p>
        </w:tc>
        <w:tc>
          <w:tcPr>
            <w:tcW w:w="2030" w:type="dxa"/>
            <w:vAlign w:val="center"/>
          </w:tcPr>
          <w:p w14:paraId="64FC2F7E">
            <w:pPr>
              <w:snapToGrid w:val="0"/>
              <w:spacing w:before="70" w:after="70" w:line="240" w:lineRule="auto"/>
              <w:ind w:firstLine="0"/>
              <w:jc w:val="left"/>
              <w:rPr>
                <w:sz w:val="21"/>
              </w:rPr>
            </w:pPr>
            <w:r>
              <w:rPr>
                <w:rFonts w:hint="eastAsia"/>
                <w:sz w:val="21"/>
                <w:szCs w:val="21"/>
              </w:rPr>
              <w:t>-</w:t>
            </w:r>
          </w:p>
        </w:tc>
      </w:tr>
      <w:tr w14:paraId="1677F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87D080">
            <w:pPr>
              <w:snapToGrid w:val="0"/>
              <w:spacing w:before="70" w:after="70" w:line="240" w:lineRule="auto"/>
              <w:ind w:firstLine="0"/>
              <w:jc w:val="center"/>
              <w:rPr>
                <w:sz w:val="21"/>
              </w:rPr>
            </w:pPr>
            <w:r>
              <w:rPr>
                <w:sz w:val="21"/>
                <w:szCs w:val="21"/>
              </w:rPr>
              <w:t>24</w:t>
            </w:r>
          </w:p>
        </w:tc>
        <w:tc>
          <w:tcPr>
            <w:tcW w:w="1176" w:type="dxa"/>
            <w:vAlign w:val="center"/>
          </w:tcPr>
          <w:p w14:paraId="0756A48E">
            <w:pPr>
              <w:snapToGrid w:val="0"/>
              <w:spacing w:before="70" w:after="70" w:line="240" w:lineRule="auto"/>
              <w:ind w:firstLine="0"/>
              <w:jc w:val="left"/>
              <w:rPr>
                <w:sz w:val="21"/>
              </w:rPr>
            </w:pPr>
            <w:r>
              <w:rPr>
                <w:sz w:val="21"/>
                <w:szCs w:val="21"/>
              </w:rPr>
              <w:t>配套</w:t>
            </w:r>
          </w:p>
        </w:tc>
        <w:tc>
          <w:tcPr>
            <w:tcW w:w="1716" w:type="dxa"/>
            <w:vAlign w:val="center"/>
          </w:tcPr>
          <w:p w14:paraId="21F39E33">
            <w:pPr>
              <w:snapToGrid w:val="0"/>
              <w:spacing w:before="70" w:after="70" w:line="240" w:lineRule="auto"/>
              <w:ind w:firstLine="0"/>
              <w:jc w:val="left"/>
              <w:rPr>
                <w:sz w:val="21"/>
              </w:rPr>
            </w:pPr>
            <w:r>
              <w:rPr>
                <w:sz w:val="21"/>
                <w:szCs w:val="21"/>
              </w:rPr>
              <w:t>偏振滤镜</w:t>
            </w:r>
          </w:p>
        </w:tc>
        <w:tc>
          <w:tcPr>
            <w:tcW w:w="3120" w:type="dxa"/>
            <w:vAlign w:val="center"/>
          </w:tcPr>
          <w:p w14:paraId="1A08D05D">
            <w:pPr>
              <w:snapToGrid w:val="0"/>
              <w:spacing w:before="70" w:after="70" w:line="240" w:lineRule="auto"/>
              <w:ind w:firstLine="0"/>
              <w:jc w:val="left"/>
              <w:rPr>
                <w:sz w:val="21"/>
              </w:rPr>
            </w:pPr>
            <w:r>
              <w:rPr>
                <w:sz w:val="21"/>
                <w:szCs w:val="21"/>
              </w:rPr>
              <w:t>可调</w:t>
            </w:r>
          </w:p>
        </w:tc>
        <w:tc>
          <w:tcPr>
            <w:tcW w:w="757" w:type="dxa"/>
            <w:vAlign w:val="center"/>
          </w:tcPr>
          <w:p w14:paraId="5F2E3E59">
            <w:pPr>
              <w:snapToGrid w:val="0"/>
              <w:spacing w:before="70" w:after="70" w:line="240" w:lineRule="auto"/>
              <w:ind w:firstLine="0"/>
              <w:jc w:val="center"/>
              <w:rPr>
                <w:sz w:val="21"/>
              </w:rPr>
            </w:pPr>
            <w:r>
              <w:rPr>
                <w:sz w:val="21"/>
                <w:szCs w:val="21"/>
              </w:rPr>
              <w:t>4</w:t>
            </w:r>
          </w:p>
        </w:tc>
        <w:tc>
          <w:tcPr>
            <w:tcW w:w="757" w:type="dxa"/>
            <w:vAlign w:val="center"/>
          </w:tcPr>
          <w:p w14:paraId="0C1ACFE0">
            <w:pPr>
              <w:snapToGrid w:val="0"/>
              <w:spacing w:before="70" w:after="70" w:line="240" w:lineRule="auto"/>
              <w:ind w:firstLine="0"/>
              <w:jc w:val="center"/>
              <w:rPr>
                <w:sz w:val="21"/>
              </w:rPr>
            </w:pPr>
            <w:r>
              <w:rPr>
                <w:sz w:val="21"/>
                <w:szCs w:val="21"/>
              </w:rPr>
              <w:t>片</w:t>
            </w:r>
          </w:p>
        </w:tc>
        <w:tc>
          <w:tcPr>
            <w:tcW w:w="2030" w:type="dxa"/>
            <w:vAlign w:val="center"/>
          </w:tcPr>
          <w:p w14:paraId="7BA57B4B">
            <w:pPr>
              <w:snapToGrid w:val="0"/>
              <w:spacing w:before="70" w:after="70" w:line="240" w:lineRule="auto"/>
              <w:ind w:firstLine="0"/>
              <w:jc w:val="left"/>
              <w:rPr>
                <w:sz w:val="21"/>
              </w:rPr>
            </w:pPr>
            <w:r>
              <w:rPr>
                <w:rFonts w:hint="eastAsia"/>
                <w:sz w:val="21"/>
                <w:szCs w:val="21"/>
              </w:rPr>
              <w:t>-</w:t>
            </w:r>
          </w:p>
        </w:tc>
      </w:tr>
      <w:tr w14:paraId="52700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88A003">
            <w:pPr>
              <w:snapToGrid w:val="0"/>
              <w:spacing w:before="70" w:after="70" w:line="240" w:lineRule="auto"/>
              <w:ind w:firstLine="0"/>
              <w:jc w:val="center"/>
              <w:rPr>
                <w:sz w:val="21"/>
              </w:rPr>
            </w:pPr>
            <w:r>
              <w:rPr>
                <w:sz w:val="21"/>
                <w:szCs w:val="21"/>
              </w:rPr>
              <w:t>25</w:t>
            </w:r>
          </w:p>
        </w:tc>
        <w:tc>
          <w:tcPr>
            <w:tcW w:w="1176" w:type="dxa"/>
            <w:vAlign w:val="center"/>
          </w:tcPr>
          <w:p w14:paraId="1E6F4C30">
            <w:pPr>
              <w:snapToGrid w:val="0"/>
              <w:spacing w:before="70" w:after="70" w:line="240" w:lineRule="auto"/>
              <w:ind w:firstLine="0"/>
              <w:jc w:val="left"/>
              <w:rPr>
                <w:sz w:val="21"/>
              </w:rPr>
            </w:pPr>
            <w:r>
              <w:rPr>
                <w:sz w:val="21"/>
                <w:szCs w:val="21"/>
              </w:rPr>
              <w:t>配套</w:t>
            </w:r>
          </w:p>
        </w:tc>
        <w:tc>
          <w:tcPr>
            <w:tcW w:w="1716" w:type="dxa"/>
            <w:vAlign w:val="center"/>
          </w:tcPr>
          <w:p w14:paraId="2ECA90A6">
            <w:pPr>
              <w:snapToGrid w:val="0"/>
              <w:spacing w:before="70" w:after="70" w:line="240" w:lineRule="auto"/>
              <w:ind w:firstLine="0"/>
              <w:jc w:val="left"/>
              <w:rPr>
                <w:sz w:val="21"/>
              </w:rPr>
            </w:pPr>
            <w:r>
              <w:rPr>
                <w:sz w:val="21"/>
                <w:szCs w:val="21"/>
              </w:rPr>
              <w:t>标准尺</w:t>
            </w:r>
          </w:p>
        </w:tc>
        <w:tc>
          <w:tcPr>
            <w:tcW w:w="3120" w:type="dxa"/>
            <w:vAlign w:val="center"/>
          </w:tcPr>
          <w:p w14:paraId="2C1C0786">
            <w:pPr>
              <w:snapToGrid w:val="0"/>
              <w:spacing w:before="70" w:after="70" w:line="240" w:lineRule="auto"/>
              <w:ind w:firstLine="0"/>
              <w:jc w:val="left"/>
              <w:rPr>
                <w:sz w:val="21"/>
              </w:rPr>
            </w:pPr>
            <w:r>
              <w:rPr>
                <w:sz w:val="21"/>
                <w:szCs w:val="21"/>
              </w:rPr>
              <w:t>1 m/5 m</w:t>
            </w:r>
          </w:p>
        </w:tc>
        <w:tc>
          <w:tcPr>
            <w:tcW w:w="757" w:type="dxa"/>
            <w:vAlign w:val="center"/>
          </w:tcPr>
          <w:p w14:paraId="4A5963A4">
            <w:pPr>
              <w:snapToGrid w:val="0"/>
              <w:spacing w:before="70" w:after="70" w:line="240" w:lineRule="auto"/>
              <w:ind w:firstLine="0"/>
              <w:jc w:val="center"/>
              <w:rPr>
                <w:sz w:val="21"/>
              </w:rPr>
            </w:pPr>
            <w:r>
              <w:rPr>
                <w:sz w:val="21"/>
                <w:szCs w:val="21"/>
              </w:rPr>
              <w:t>2</w:t>
            </w:r>
          </w:p>
        </w:tc>
        <w:tc>
          <w:tcPr>
            <w:tcW w:w="757" w:type="dxa"/>
            <w:vAlign w:val="center"/>
          </w:tcPr>
          <w:p w14:paraId="62505AC0">
            <w:pPr>
              <w:snapToGrid w:val="0"/>
              <w:spacing w:before="70" w:after="70" w:line="240" w:lineRule="auto"/>
              <w:ind w:firstLine="0"/>
              <w:jc w:val="center"/>
              <w:rPr>
                <w:sz w:val="21"/>
              </w:rPr>
            </w:pPr>
            <w:r>
              <w:rPr>
                <w:sz w:val="21"/>
                <w:szCs w:val="21"/>
              </w:rPr>
              <w:t>套</w:t>
            </w:r>
          </w:p>
        </w:tc>
        <w:tc>
          <w:tcPr>
            <w:tcW w:w="2030" w:type="dxa"/>
            <w:vAlign w:val="center"/>
          </w:tcPr>
          <w:p w14:paraId="3FB65F3A">
            <w:pPr>
              <w:snapToGrid w:val="0"/>
              <w:spacing w:before="70" w:after="70" w:line="240" w:lineRule="auto"/>
              <w:ind w:firstLine="0"/>
              <w:jc w:val="left"/>
              <w:rPr>
                <w:sz w:val="21"/>
              </w:rPr>
            </w:pPr>
            <w:r>
              <w:rPr>
                <w:sz w:val="21"/>
                <w:szCs w:val="21"/>
              </w:rPr>
              <w:t>现场校核</w:t>
            </w:r>
          </w:p>
        </w:tc>
      </w:tr>
      <w:tr w14:paraId="5C4DF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EEF5F89">
            <w:pPr>
              <w:snapToGrid w:val="0"/>
              <w:spacing w:before="70" w:after="70" w:line="240" w:lineRule="auto"/>
              <w:ind w:firstLine="0"/>
              <w:jc w:val="center"/>
              <w:rPr>
                <w:sz w:val="21"/>
              </w:rPr>
            </w:pPr>
            <w:r>
              <w:rPr>
                <w:sz w:val="21"/>
                <w:szCs w:val="21"/>
              </w:rPr>
              <w:t>26</w:t>
            </w:r>
          </w:p>
        </w:tc>
        <w:tc>
          <w:tcPr>
            <w:tcW w:w="1176" w:type="dxa"/>
            <w:vAlign w:val="center"/>
          </w:tcPr>
          <w:p w14:paraId="3030D074">
            <w:pPr>
              <w:snapToGrid w:val="0"/>
              <w:spacing w:before="70" w:after="70" w:line="240" w:lineRule="auto"/>
              <w:ind w:firstLine="0"/>
              <w:jc w:val="left"/>
              <w:rPr>
                <w:sz w:val="21"/>
              </w:rPr>
            </w:pPr>
            <w:r>
              <w:rPr>
                <w:sz w:val="21"/>
                <w:szCs w:val="21"/>
              </w:rPr>
              <w:t>配套</w:t>
            </w:r>
          </w:p>
        </w:tc>
        <w:tc>
          <w:tcPr>
            <w:tcW w:w="1716" w:type="dxa"/>
            <w:vAlign w:val="center"/>
          </w:tcPr>
          <w:p w14:paraId="5BB9C922">
            <w:pPr>
              <w:snapToGrid w:val="0"/>
              <w:spacing w:before="70" w:after="70" w:line="240" w:lineRule="auto"/>
              <w:ind w:firstLine="0"/>
              <w:jc w:val="left"/>
              <w:rPr>
                <w:sz w:val="21"/>
              </w:rPr>
            </w:pPr>
            <w:r>
              <w:rPr>
                <w:sz w:val="21"/>
                <w:szCs w:val="21"/>
              </w:rPr>
              <w:t>对讲机</w:t>
            </w:r>
          </w:p>
        </w:tc>
        <w:tc>
          <w:tcPr>
            <w:tcW w:w="3120" w:type="dxa"/>
            <w:vAlign w:val="center"/>
          </w:tcPr>
          <w:p w14:paraId="0165F2C6">
            <w:pPr>
              <w:snapToGrid w:val="0"/>
              <w:spacing w:before="70" w:after="70" w:line="240" w:lineRule="auto"/>
              <w:ind w:firstLine="0"/>
              <w:jc w:val="left"/>
              <w:rPr>
                <w:sz w:val="21"/>
              </w:rPr>
            </w:pPr>
            <w:r>
              <w:rPr>
                <w:sz w:val="21"/>
                <w:szCs w:val="21"/>
              </w:rPr>
              <w:t>防爆型</w:t>
            </w:r>
          </w:p>
        </w:tc>
        <w:tc>
          <w:tcPr>
            <w:tcW w:w="757" w:type="dxa"/>
            <w:vAlign w:val="center"/>
          </w:tcPr>
          <w:p w14:paraId="3F1F4C1A">
            <w:pPr>
              <w:snapToGrid w:val="0"/>
              <w:spacing w:before="70" w:after="70" w:line="240" w:lineRule="auto"/>
              <w:ind w:firstLine="0"/>
              <w:jc w:val="center"/>
              <w:rPr>
                <w:sz w:val="21"/>
              </w:rPr>
            </w:pPr>
            <w:r>
              <w:rPr>
                <w:sz w:val="21"/>
                <w:szCs w:val="21"/>
              </w:rPr>
              <w:t>6</w:t>
            </w:r>
          </w:p>
        </w:tc>
        <w:tc>
          <w:tcPr>
            <w:tcW w:w="757" w:type="dxa"/>
            <w:vAlign w:val="center"/>
          </w:tcPr>
          <w:p w14:paraId="2EB767CD">
            <w:pPr>
              <w:snapToGrid w:val="0"/>
              <w:spacing w:before="70" w:after="70" w:line="240" w:lineRule="auto"/>
              <w:ind w:firstLine="0"/>
              <w:jc w:val="center"/>
              <w:rPr>
                <w:sz w:val="21"/>
              </w:rPr>
            </w:pPr>
            <w:r>
              <w:rPr>
                <w:sz w:val="21"/>
                <w:szCs w:val="21"/>
              </w:rPr>
              <w:t>台</w:t>
            </w:r>
          </w:p>
        </w:tc>
        <w:tc>
          <w:tcPr>
            <w:tcW w:w="2030" w:type="dxa"/>
            <w:vAlign w:val="center"/>
          </w:tcPr>
          <w:p w14:paraId="4D15E70F">
            <w:pPr>
              <w:snapToGrid w:val="0"/>
              <w:spacing w:before="70" w:after="70" w:line="240" w:lineRule="auto"/>
              <w:ind w:firstLine="0"/>
              <w:jc w:val="left"/>
              <w:rPr>
                <w:sz w:val="21"/>
              </w:rPr>
            </w:pPr>
            <w:r>
              <w:rPr>
                <w:rFonts w:hint="eastAsia"/>
                <w:sz w:val="21"/>
                <w:szCs w:val="21"/>
              </w:rPr>
              <w:t>-</w:t>
            </w:r>
          </w:p>
        </w:tc>
      </w:tr>
      <w:tr w14:paraId="74B24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71BA729">
            <w:pPr>
              <w:snapToGrid w:val="0"/>
              <w:spacing w:before="70" w:after="70" w:line="240" w:lineRule="auto"/>
              <w:ind w:firstLine="0"/>
              <w:jc w:val="center"/>
              <w:rPr>
                <w:sz w:val="21"/>
              </w:rPr>
            </w:pPr>
            <w:r>
              <w:rPr>
                <w:sz w:val="21"/>
                <w:szCs w:val="21"/>
              </w:rPr>
              <w:t>27</w:t>
            </w:r>
          </w:p>
        </w:tc>
        <w:tc>
          <w:tcPr>
            <w:tcW w:w="1176" w:type="dxa"/>
            <w:vAlign w:val="center"/>
          </w:tcPr>
          <w:p w14:paraId="3AE8A1F1">
            <w:pPr>
              <w:snapToGrid w:val="0"/>
              <w:spacing w:before="70" w:after="70" w:line="240" w:lineRule="auto"/>
              <w:ind w:firstLine="0"/>
              <w:jc w:val="left"/>
              <w:rPr>
                <w:sz w:val="21"/>
              </w:rPr>
            </w:pPr>
            <w:r>
              <w:rPr>
                <w:sz w:val="21"/>
                <w:szCs w:val="21"/>
              </w:rPr>
              <w:t>配套</w:t>
            </w:r>
          </w:p>
        </w:tc>
        <w:tc>
          <w:tcPr>
            <w:tcW w:w="1716" w:type="dxa"/>
            <w:vAlign w:val="center"/>
          </w:tcPr>
          <w:p w14:paraId="0999706C">
            <w:pPr>
              <w:snapToGrid w:val="0"/>
              <w:spacing w:before="70" w:after="70" w:line="240" w:lineRule="auto"/>
              <w:ind w:firstLine="0"/>
              <w:jc w:val="left"/>
              <w:rPr>
                <w:sz w:val="21"/>
              </w:rPr>
            </w:pPr>
            <w:r>
              <w:rPr>
                <w:sz w:val="21"/>
                <w:szCs w:val="21"/>
              </w:rPr>
              <w:t>安全防护</w:t>
            </w:r>
          </w:p>
        </w:tc>
        <w:tc>
          <w:tcPr>
            <w:tcW w:w="3120" w:type="dxa"/>
            <w:vAlign w:val="center"/>
          </w:tcPr>
          <w:p w14:paraId="5E7A98DA">
            <w:pPr>
              <w:snapToGrid w:val="0"/>
              <w:spacing w:before="70" w:after="70" w:line="240" w:lineRule="auto"/>
              <w:ind w:firstLine="0"/>
              <w:jc w:val="left"/>
              <w:rPr>
                <w:sz w:val="21"/>
              </w:rPr>
            </w:pPr>
            <w:r>
              <w:rPr>
                <w:sz w:val="21"/>
                <w:szCs w:val="21"/>
              </w:rPr>
              <w:t>安全带/救生衣/安全帽</w:t>
            </w:r>
          </w:p>
        </w:tc>
        <w:tc>
          <w:tcPr>
            <w:tcW w:w="757" w:type="dxa"/>
            <w:vAlign w:val="center"/>
          </w:tcPr>
          <w:p w14:paraId="2046D730">
            <w:pPr>
              <w:snapToGrid w:val="0"/>
              <w:spacing w:before="70" w:after="70" w:line="240" w:lineRule="auto"/>
              <w:ind w:firstLine="0"/>
              <w:jc w:val="center"/>
              <w:rPr>
                <w:sz w:val="21"/>
              </w:rPr>
            </w:pPr>
            <w:r>
              <w:rPr>
                <w:sz w:val="21"/>
                <w:szCs w:val="21"/>
              </w:rPr>
              <w:t>12</w:t>
            </w:r>
          </w:p>
        </w:tc>
        <w:tc>
          <w:tcPr>
            <w:tcW w:w="757" w:type="dxa"/>
            <w:vAlign w:val="center"/>
          </w:tcPr>
          <w:p w14:paraId="58BA06CE">
            <w:pPr>
              <w:snapToGrid w:val="0"/>
              <w:spacing w:before="70" w:after="70" w:line="240" w:lineRule="auto"/>
              <w:ind w:firstLine="0"/>
              <w:jc w:val="center"/>
              <w:rPr>
                <w:sz w:val="21"/>
              </w:rPr>
            </w:pPr>
            <w:r>
              <w:rPr>
                <w:sz w:val="21"/>
                <w:szCs w:val="21"/>
              </w:rPr>
              <w:t>套</w:t>
            </w:r>
          </w:p>
        </w:tc>
        <w:tc>
          <w:tcPr>
            <w:tcW w:w="2030" w:type="dxa"/>
            <w:vAlign w:val="center"/>
          </w:tcPr>
          <w:p w14:paraId="73A3F9C7">
            <w:pPr>
              <w:snapToGrid w:val="0"/>
              <w:spacing w:before="70" w:after="70" w:line="240" w:lineRule="auto"/>
              <w:ind w:firstLine="0"/>
              <w:jc w:val="left"/>
              <w:rPr>
                <w:sz w:val="21"/>
              </w:rPr>
            </w:pPr>
            <w:r>
              <w:rPr>
                <w:rFonts w:hint="eastAsia"/>
                <w:sz w:val="21"/>
                <w:szCs w:val="21"/>
              </w:rPr>
              <w:t>-</w:t>
            </w:r>
          </w:p>
        </w:tc>
      </w:tr>
      <w:tr w14:paraId="2CC70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708DDE6">
            <w:pPr>
              <w:snapToGrid w:val="0"/>
              <w:spacing w:before="70" w:after="70" w:line="240" w:lineRule="auto"/>
              <w:ind w:firstLine="0"/>
              <w:jc w:val="center"/>
              <w:rPr>
                <w:sz w:val="21"/>
              </w:rPr>
            </w:pPr>
            <w:r>
              <w:rPr>
                <w:sz w:val="21"/>
                <w:szCs w:val="21"/>
              </w:rPr>
              <w:t>28</w:t>
            </w:r>
          </w:p>
        </w:tc>
        <w:tc>
          <w:tcPr>
            <w:tcW w:w="1176" w:type="dxa"/>
            <w:vAlign w:val="center"/>
          </w:tcPr>
          <w:p w14:paraId="2A35A8A2">
            <w:pPr>
              <w:snapToGrid w:val="0"/>
              <w:spacing w:before="70" w:after="70" w:line="240" w:lineRule="auto"/>
              <w:ind w:firstLine="0"/>
              <w:jc w:val="left"/>
              <w:rPr>
                <w:sz w:val="21"/>
              </w:rPr>
            </w:pPr>
            <w:r>
              <w:rPr>
                <w:sz w:val="21"/>
                <w:szCs w:val="21"/>
              </w:rPr>
              <w:t>配套</w:t>
            </w:r>
          </w:p>
        </w:tc>
        <w:tc>
          <w:tcPr>
            <w:tcW w:w="1716" w:type="dxa"/>
            <w:vAlign w:val="center"/>
          </w:tcPr>
          <w:p w14:paraId="67930DDD">
            <w:pPr>
              <w:snapToGrid w:val="0"/>
              <w:spacing w:before="70" w:after="70" w:line="240" w:lineRule="auto"/>
              <w:ind w:firstLine="0"/>
              <w:jc w:val="left"/>
              <w:rPr>
                <w:sz w:val="21"/>
              </w:rPr>
            </w:pPr>
            <w:r>
              <w:rPr>
                <w:sz w:val="21"/>
                <w:szCs w:val="21"/>
              </w:rPr>
              <w:t>气体检测仪</w:t>
            </w:r>
          </w:p>
        </w:tc>
        <w:tc>
          <w:tcPr>
            <w:tcW w:w="3120" w:type="dxa"/>
            <w:vAlign w:val="center"/>
          </w:tcPr>
          <w:p w14:paraId="0F87CE46">
            <w:pPr>
              <w:snapToGrid w:val="0"/>
              <w:spacing w:before="70" w:after="70" w:line="240" w:lineRule="auto"/>
              <w:ind w:firstLine="0"/>
              <w:jc w:val="left"/>
              <w:rPr>
                <w:sz w:val="21"/>
              </w:rPr>
            </w:pPr>
            <w:r>
              <w:rPr>
                <w:sz w:val="21"/>
                <w:szCs w:val="21"/>
              </w:rPr>
              <w:t>四合一</w:t>
            </w:r>
          </w:p>
        </w:tc>
        <w:tc>
          <w:tcPr>
            <w:tcW w:w="757" w:type="dxa"/>
            <w:vAlign w:val="center"/>
          </w:tcPr>
          <w:p w14:paraId="680117FD">
            <w:pPr>
              <w:snapToGrid w:val="0"/>
              <w:spacing w:before="70" w:after="70" w:line="240" w:lineRule="auto"/>
              <w:ind w:firstLine="0"/>
              <w:jc w:val="center"/>
              <w:rPr>
                <w:sz w:val="21"/>
              </w:rPr>
            </w:pPr>
            <w:r>
              <w:rPr>
                <w:sz w:val="21"/>
                <w:szCs w:val="21"/>
              </w:rPr>
              <w:t>2</w:t>
            </w:r>
          </w:p>
        </w:tc>
        <w:tc>
          <w:tcPr>
            <w:tcW w:w="757" w:type="dxa"/>
            <w:vAlign w:val="center"/>
          </w:tcPr>
          <w:p w14:paraId="0D022678">
            <w:pPr>
              <w:snapToGrid w:val="0"/>
              <w:spacing w:before="70" w:after="70" w:line="240" w:lineRule="auto"/>
              <w:ind w:firstLine="0"/>
              <w:jc w:val="center"/>
              <w:rPr>
                <w:sz w:val="21"/>
              </w:rPr>
            </w:pPr>
            <w:r>
              <w:rPr>
                <w:sz w:val="21"/>
                <w:szCs w:val="21"/>
              </w:rPr>
              <w:t>台</w:t>
            </w:r>
          </w:p>
        </w:tc>
        <w:tc>
          <w:tcPr>
            <w:tcW w:w="2030" w:type="dxa"/>
            <w:vAlign w:val="center"/>
          </w:tcPr>
          <w:p w14:paraId="268A901A">
            <w:pPr>
              <w:snapToGrid w:val="0"/>
              <w:spacing w:before="70" w:after="70" w:line="240" w:lineRule="auto"/>
              <w:ind w:firstLine="0"/>
              <w:jc w:val="left"/>
              <w:rPr>
                <w:sz w:val="21"/>
              </w:rPr>
            </w:pPr>
            <w:r>
              <w:rPr>
                <w:sz w:val="21"/>
                <w:szCs w:val="21"/>
              </w:rPr>
              <w:t>深孔作业</w:t>
            </w:r>
          </w:p>
        </w:tc>
      </w:tr>
      <w:tr w14:paraId="14C85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B321A3C">
            <w:pPr>
              <w:snapToGrid w:val="0"/>
              <w:spacing w:before="70" w:after="70" w:line="240" w:lineRule="auto"/>
              <w:ind w:firstLine="0"/>
              <w:jc w:val="center"/>
              <w:rPr>
                <w:sz w:val="21"/>
              </w:rPr>
            </w:pPr>
            <w:r>
              <w:rPr>
                <w:sz w:val="21"/>
                <w:szCs w:val="21"/>
              </w:rPr>
              <w:t>29</w:t>
            </w:r>
          </w:p>
        </w:tc>
        <w:tc>
          <w:tcPr>
            <w:tcW w:w="1176" w:type="dxa"/>
            <w:vAlign w:val="center"/>
          </w:tcPr>
          <w:p w14:paraId="7C255073">
            <w:pPr>
              <w:snapToGrid w:val="0"/>
              <w:spacing w:before="70" w:after="70" w:line="240" w:lineRule="auto"/>
              <w:ind w:firstLine="0"/>
              <w:jc w:val="left"/>
              <w:rPr>
                <w:sz w:val="21"/>
              </w:rPr>
            </w:pPr>
            <w:r>
              <w:rPr>
                <w:sz w:val="21"/>
                <w:szCs w:val="21"/>
              </w:rPr>
              <w:t>配套</w:t>
            </w:r>
          </w:p>
        </w:tc>
        <w:tc>
          <w:tcPr>
            <w:tcW w:w="1716" w:type="dxa"/>
            <w:vAlign w:val="center"/>
          </w:tcPr>
          <w:p w14:paraId="3E8C5845">
            <w:pPr>
              <w:snapToGrid w:val="0"/>
              <w:spacing w:before="70" w:after="70" w:line="240" w:lineRule="auto"/>
              <w:ind w:firstLine="0"/>
              <w:jc w:val="left"/>
              <w:rPr>
                <w:sz w:val="21"/>
              </w:rPr>
            </w:pPr>
            <w:r>
              <w:rPr>
                <w:sz w:val="21"/>
                <w:szCs w:val="21"/>
              </w:rPr>
              <w:t>应急照明</w:t>
            </w:r>
          </w:p>
        </w:tc>
        <w:tc>
          <w:tcPr>
            <w:tcW w:w="3120" w:type="dxa"/>
            <w:vAlign w:val="center"/>
          </w:tcPr>
          <w:p w14:paraId="292318B9">
            <w:pPr>
              <w:snapToGrid w:val="0"/>
              <w:spacing w:before="70" w:after="70" w:line="240" w:lineRule="auto"/>
              <w:ind w:firstLine="0"/>
              <w:jc w:val="left"/>
              <w:rPr>
                <w:sz w:val="21"/>
              </w:rPr>
            </w:pPr>
            <w:r>
              <w:rPr>
                <w:sz w:val="21"/>
                <w:szCs w:val="21"/>
              </w:rPr>
              <w:t>防爆</w:t>
            </w:r>
          </w:p>
        </w:tc>
        <w:tc>
          <w:tcPr>
            <w:tcW w:w="757" w:type="dxa"/>
            <w:vAlign w:val="center"/>
          </w:tcPr>
          <w:p w14:paraId="427839E3">
            <w:pPr>
              <w:snapToGrid w:val="0"/>
              <w:spacing w:before="70" w:after="70" w:line="240" w:lineRule="auto"/>
              <w:ind w:firstLine="0"/>
              <w:jc w:val="center"/>
              <w:rPr>
                <w:sz w:val="21"/>
              </w:rPr>
            </w:pPr>
            <w:r>
              <w:rPr>
                <w:sz w:val="21"/>
                <w:szCs w:val="21"/>
              </w:rPr>
              <w:t>4</w:t>
            </w:r>
          </w:p>
        </w:tc>
        <w:tc>
          <w:tcPr>
            <w:tcW w:w="757" w:type="dxa"/>
            <w:vAlign w:val="center"/>
          </w:tcPr>
          <w:p w14:paraId="19519AA6">
            <w:pPr>
              <w:snapToGrid w:val="0"/>
              <w:spacing w:before="70" w:after="70" w:line="240" w:lineRule="auto"/>
              <w:ind w:firstLine="0"/>
              <w:jc w:val="center"/>
              <w:rPr>
                <w:sz w:val="21"/>
              </w:rPr>
            </w:pPr>
            <w:r>
              <w:rPr>
                <w:sz w:val="21"/>
                <w:szCs w:val="21"/>
              </w:rPr>
              <w:t>套</w:t>
            </w:r>
          </w:p>
        </w:tc>
        <w:tc>
          <w:tcPr>
            <w:tcW w:w="2030" w:type="dxa"/>
            <w:vAlign w:val="center"/>
          </w:tcPr>
          <w:p w14:paraId="6AA69C55">
            <w:pPr>
              <w:snapToGrid w:val="0"/>
              <w:spacing w:before="70" w:after="70" w:line="240" w:lineRule="auto"/>
              <w:ind w:firstLine="0"/>
              <w:jc w:val="left"/>
              <w:rPr>
                <w:sz w:val="21"/>
              </w:rPr>
            </w:pPr>
            <w:r>
              <w:rPr>
                <w:rFonts w:hint="eastAsia"/>
                <w:sz w:val="21"/>
                <w:szCs w:val="21"/>
              </w:rPr>
              <w:t>-</w:t>
            </w:r>
          </w:p>
        </w:tc>
      </w:tr>
      <w:tr w14:paraId="67E6B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45ABFFE">
            <w:pPr>
              <w:snapToGrid w:val="0"/>
              <w:spacing w:before="70" w:after="70" w:line="240" w:lineRule="auto"/>
              <w:ind w:firstLine="0"/>
              <w:jc w:val="center"/>
              <w:rPr>
                <w:sz w:val="21"/>
              </w:rPr>
            </w:pPr>
            <w:r>
              <w:rPr>
                <w:sz w:val="21"/>
                <w:szCs w:val="21"/>
              </w:rPr>
              <w:t>30</w:t>
            </w:r>
          </w:p>
        </w:tc>
        <w:tc>
          <w:tcPr>
            <w:tcW w:w="1176" w:type="dxa"/>
            <w:vAlign w:val="center"/>
          </w:tcPr>
          <w:p w14:paraId="0884658B">
            <w:pPr>
              <w:snapToGrid w:val="0"/>
              <w:spacing w:before="70" w:after="70" w:line="240" w:lineRule="auto"/>
              <w:ind w:firstLine="0"/>
              <w:jc w:val="left"/>
              <w:rPr>
                <w:sz w:val="21"/>
              </w:rPr>
            </w:pPr>
            <w:r>
              <w:rPr>
                <w:sz w:val="21"/>
                <w:szCs w:val="21"/>
              </w:rPr>
              <w:t>软件</w:t>
            </w:r>
          </w:p>
        </w:tc>
        <w:tc>
          <w:tcPr>
            <w:tcW w:w="1716" w:type="dxa"/>
            <w:vAlign w:val="center"/>
          </w:tcPr>
          <w:p w14:paraId="5A38390C">
            <w:pPr>
              <w:snapToGrid w:val="0"/>
              <w:spacing w:before="70" w:after="70" w:line="240" w:lineRule="auto"/>
              <w:ind w:firstLine="0"/>
              <w:jc w:val="left"/>
              <w:rPr>
                <w:sz w:val="21"/>
              </w:rPr>
            </w:pPr>
            <w:r>
              <w:rPr>
                <w:sz w:val="21"/>
                <w:szCs w:val="21"/>
              </w:rPr>
              <w:t>检查测量数据分析软件</w:t>
            </w:r>
          </w:p>
        </w:tc>
        <w:tc>
          <w:tcPr>
            <w:tcW w:w="3120" w:type="dxa"/>
            <w:vAlign w:val="center"/>
          </w:tcPr>
          <w:p w14:paraId="39F15A00">
            <w:pPr>
              <w:snapToGrid w:val="0"/>
              <w:spacing w:before="70" w:after="70" w:line="240" w:lineRule="auto"/>
              <w:ind w:firstLine="0"/>
              <w:jc w:val="left"/>
              <w:rPr>
                <w:sz w:val="21"/>
              </w:rPr>
            </w:pPr>
            <w:r>
              <w:rPr>
                <w:sz w:val="21"/>
                <w:szCs w:val="21"/>
              </w:rPr>
              <w:t>V1.0/V2.0</w:t>
            </w:r>
          </w:p>
        </w:tc>
        <w:tc>
          <w:tcPr>
            <w:tcW w:w="757" w:type="dxa"/>
            <w:vAlign w:val="center"/>
          </w:tcPr>
          <w:p w14:paraId="7B168744">
            <w:pPr>
              <w:snapToGrid w:val="0"/>
              <w:spacing w:before="70" w:after="70" w:line="240" w:lineRule="auto"/>
              <w:ind w:firstLine="0"/>
              <w:jc w:val="center"/>
              <w:rPr>
                <w:sz w:val="21"/>
              </w:rPr>
            </w:pPr>
            <w:r>
              <w:rPr>
                <w:sz w:val="21"/>
                <w:szCs w:val="21"/>
              </w:rPr>
              <w:t>1</w:t>
            </w:r>
          </w:p>
        </w:tc>
        <w:tc>
          <w:tcPr>
            <w:tcW w:w="757" w:type="dxa"/>
            <w:vAlign w:val="center"/>
          </w:tcPr>
          <w:p w14:paraId="2A5030AB">
            <w:pPr>
              <w:snapToGrid w:val="0"/>
              <w:spacing w:before="70" w:after="70" w:line="240" w:lineRule="auto"/>
              <w:ind w:firstLine="0"/>
              <w:jc w:val="center"/>
              <w:rPr>
                <w:sz w:val="21"/>
              </w:rPr>
            </w:pPr>
            <w:r>
              <w:rPr>
                <w:sz w:val="21"/>
                <w:szCs w:val="21"/>
              </w:rPr>
              <w:t>套</w:t>
            </w:r>
          </w:p>
        </w:tc>
        <w:tc>
          <w:tcPr>
            <w:tcW w:w="2030" w:type="dxa"/>
            <w:vAlign w:val="center"/>
          </w:tcPr>
          <w:p w14:paraId="6167D86D">
            <w:pPr>
              <w:snapToGrid w:val="0"/>
              <w:spacing w:before="70" w:after="70" w:line="240" w:lineRule="auto"/>
              <w:ind w:firstLine="0"/>
              <w:jc w:val="left"/>
              <w:rPr>
                <w:sz w:val="21"/>
              </w:rPr>
            </w:pPr>
            <w:r>
              <w:rPr>
                <w:sz w:val="21"/>
                <w:szCs w:val="21"/>
              </w:rPr>
              <w:t>含源代码</w:t>
            </w:r>
          </w:p>
        </w:tc>
      </w:tr>
      <w:tr w14:paraId="75EEB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853129C">
            <w:pPr>
              <w:snapToGrid w:val="0"/>
              <w:spacing w:before="70" w:after="70" w:line="240" w:lineRule="auto"/>
              <w:ind w:firstLine="0"/>
              <w:jc w:val="center"/>
              <w:rPr>
                <w:sz w:val="21"/>
              </w:rPr>
            </w:pPr>
            <w:r>
              <w:rPr>
                <w:sz w:val="21"/>
                <w:szCs w:val="21"/>
              </w:rPr>
              <w:t>31</w:t>
            </w:r>
          </w:p>
        </w:tc>
        <w:tc>
          <w:tcPr>
            <w:tcW w:w="1176" w:type="dxa"/>
            <w:vAlign w:val="center"/>
          </w:tcPr>
          <w:p w14:paraId="45FDADF5">
            <w:pPr>
              <w:snapToGrid w:val="0"/>
              <w:spacing w:before="70" w:after="70" w:line="240" w:lineRule="auto"/>
              <w:ind w:firstLine="0"/>
              <w:jc w:val="left"/>
              <w:rPr>
                <w:sz w:val="21"/>
              </w:rPr>
            </w:pPr>
            <w:r>
              <w:rPr>
                <w:sz w:val="21"/>
                <w:szCs w:val="21"/>
              </w:rPr>
              <w:t>软件</w:t>
            </w:r>
          </w:p>
        </w:tc>
        <w:tc>
          <w:tcPr>
            <w:tcW w:w="1716" w:type="dxa"/>
            <w:vAlign w:val="center"/>
          </w:tcPr>
          <w:p w14:paraId="30076E31">
            <w:pPr>
              <w:snapToGrid w:val="0"/>
              <w:spacing w:before="70" w:after="70" w:line="240" w:lineRule="auto"/>
              <w:ind w:firstLine="0"/>
              <w:jc w:val="left"/>
              <w:rPr>
                <w:sz w:val="21"/>
              </w:rPr>
            </w:pPr>
            <w:r>
              <w:rPr>
                <w:sz w:val="21"/>
                <w:szCs w:val="21"/>
              </w:rPr>
              <w:t>授权许可</w:t>
            </w:r>
          </w:p>
        </w:tc>
        <w:tc>
          <w:tcPr>
            <w:tcW w:w="3120" w:type="dxa"/>
            <w:vAlign w:val="center"/>
          </w:tcPr>
          <w:p w14:paraId="281B0DA4">
            <w:pPr>
              <w:snapToGrid w:val="0"/>
              <w:spacing w:before="70" w:after="70" w:line="240" w:lineRule="auto"/>
              <w:ind w:firstLine="0"/>
              <w:jc w:val="left"/>
              <w:rPr>
                <w:sz w:val="21"/>
              </w:rPr>
            </w:pPr>
            <w:r>
              <w:rPr>
                <w:sz w:val="21"/>
                <w:szCs w:val="21"/>
              </w:rPr>
              <w:t>永久</w:t>
            </w:r>
          </w:p>
        </w:tc>
        <w:tc>
          <w:tcPr>
            <w:tcW w:w="757" w:type="dxa"/>
            <w:vAlign w:val="center"/>
          </w:tcPr>
          <w:p w14:paraId="30E71D21">
            <w:pPr>
              <w:snapToGrid w:val="0"/>
              <w:spacing w:before="70" w:after="70" w:line="240" w:lineRule="auto"/>
              <w:ind w:firstLine="0"/>
              <w:jc w:val="center"/>
              <w:rPr>
                <w:sz w:val="21"/>
              </w:rPr>
            </w:pPr>
            <w:r>
              <w:rPr>
                <w:sz w:val="21"/>
                <w:szCs w:val="21"/>
              </w:rPr>
              <w:t>1</w:t>
            </w:r>
          </w:p>
        </w:tc>
        <w:tc>
          <w:tcPr>
            <w:tcW w:w="757" w:type="dxa"/>
            <w:vAlign w:val="center"/>
          </w:tcPr>
          <w:p w14:paraId="2D553895">
            <w:pPr>
              <w:snapToGrid w:val="0"/>
              <w:spacing w:before="70" w:after="70" w:line="240" w:lineRule="auto"/>
              <w:ind w:firstLine="0"/>
              <w:jc w:val="center"/>
              <w:rPr>
                <w:sz w:val="21"/>
              </w:rPr>
            </w:pPr>
            <w:r>
              <w:rPr>
                <w:sz w:val="21"/>
                <w:szCs w:val="21"/>
              </w:rPr>
              <w:t>套</w:t>
            </w:r>
          </w:p>
        </w:tc>
        <w:tc>
          <w:tcPr>
            <w:tcW w:w="2030" w:type="dxa"/>
            <w:vAlign w:val="center"/>
          </w:tcPr>
          <w:p w14:paraId="39686B72">
            <w:pPr>
              <w:snapToGrid w:val="0"/>
              <w:spacing w:before="70" w:after="70" w:line="240" w:lineRule="auto"/>
              <w:ind w:firstLine="0"/>
              <w:jc w:val="left"/>
              <w:rPr>
                <w:sz w:val="21"/>
              </w:rPr>
            </w:pPr>
            <w:r>
              <w:rPr>
                <w:rFonts w:hint="eastAsia"/>
                <w:sz w:val="21"/>
                <w:szCs w:val="21"/>
              </w:rPr>
              <w:t>-</w:t>
            </w:r>
          </w:p>
        </w:tc>
      </w:tr>
      <w:tr w14:paraId="1E7EF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77674C">
            <w:pPr>
              <w:snapToGrid w:val="0"/>
              <w:spacing w:before="70" w:after="70" w:line="240" w:lineRule="auto"/>
              <w:ind w:firstLine="0"/>
              <w:jc w:val="center"/>
              <w:rPr>
                <w:sz w:val="21"/>
              </w:rPr>
            </w:pPr>
            <w:r>
              <w:rPr>
                <w:sz w:val="21"/>
                <w:szCs w:val="21"/>
              </w:rPr>
              <w:t>32</w:t>
            </w:r>
          </w:p>
        </w:tc>
        <w:tc>
          <w:tcPr>
            <w:tcW w:w="1176" w:type="dxa"/>
            <w:vAlign w:val="center"/>
          </w:tcPr>
          <w:p w14:paraId="19C2B1BE">
            <w:pPr>
              <w:snapToGrid w:val="0"/>
              <w:spacing w:before="70" w:after="70" w:line="240" w:lineRule="auto"/>
              <w:ind w:firstLine="0"/>
              <w:jc w:val="left"/>
              <w:rPr>
                <w:sz w:val="21"/>
              </w:rPr>
            </w:pPr>
            <w:r>
              <w:rPr>
                <w:sz w:val="21"/>
                <w:szCs w:val="21"/>
              </w:rPr>
              <w:t>软件</w:t>
            </w:r>
          </w:p>
        </w:tc>
        <w:tc>
          <w:tcPr>
            <w:tcW w:w="1716" w:type="dxa"/>
            <w:vAlign w:val="center"/>
          </w:tcPr>
          <w:p w14:paraId="5D298569">
            <w:pPr>
              <w:snapToGrid w:val="0"/>
              <w:spacing w:before="70" w:after="70" w:line="240" w:lineRule="auto"/>
              <w:ind w:firstLine="0"/>
              <w:jc w:val="left"/>
              <w:rPr>
                <w:sz w:val="21"/>
              </w:rPr>
            </w:pPr>
            <w:r>
              <w:rPr>
                <w:sz w:val="21"/>
                <w:szCs w:val="21"/>
              </w:rPr>
              <w:t>用户手册</w:t>
            </w:r>
          </w:p>
        </w:tc>
        <w:tc>
          <w:tcPr>
            <w:tcW w:w="3120" w:type="dxa"/>
            <w:vAlign w:val="center"/>
          </w:tcPr>
          <w:p w14:paraId="1CF0009D">
            <w:pPr>
              <w:snapToGrid w:val="0"/>
              <w:spacing w:before="70" w:after="70" w:line="240" w:lineRule="auto"/>
              <w:ind w:firstLine="0"/>
              <w:jc w:val="left"/>
              <w:rPr>
                <w:sz w:val="21"/>
              </w:rPr>
            </w:pPr>
            <w:r>
              <w:rPr>
                <w:sz w:val="21"/>
                <w:szCs w:val="21"/>
              </w:rPr>
              <w:t>纸质+电子</w:t>
            </w:r>
          </w:p>
        </w:tc>
        <w:tc>
          <w:tcPr>
            <w:tcW w:w="757" w:type="dxa"/>
            <w:vAlign w:val="center"/>
          </w:tcPr>
          <w:p w14:paraId="3E5436FD">
            <w:pPr>
              <w:snapToGrid w:val="0"/>
              <w:spacing w:before="70" w:after="70" w:line="240" w:lineRule="auto"/>
              <w:ind w:firstLine="0"/>
              <w:jc w:val="center"/>
              <w:rPr>
                <w:sz w:val="21"/>
              </w:rPr>
            </w:pPr>
            <w:r>
              <w:rPr>
                <w:sz w:val="21"/>
                <w:szCs w:val="21"/>
              </w:rPr>
              <w:t>1</w:t>
            </w:r>
          </w:p>
        </w:tc>
        <w:tc>
          <w:tcPr>
            <w:tcW w:w="757" w:type="dxa"/>
            <w:vAlign w:val="center"/>
          </w:tcPr>
          <w:p w14:paraId="3FCE6B57">
            <w:pPr>
              <w:snapToGrid w:val="0"/>
              <w:spacing w:before="70" w:after="70" w:line="240" w:lineRule="auto"/>
              <w:ind w:firstLine="0"/>
              <w:jc w:val="center"/>
              <w:rPr>
                <w:sz w:val="21"/>
              </w:rPr>
            </w:pPr>
            <w:r>
              <w:rPr>
                <w:sz w:val="21"/>
                <w:szCs w:val="21"/>
              </w:rPr>
              <w:t>套</w:t>
            </w:r>
          </w:p>
        </w:tc>
        <w:tc>
          <w:tcPr>
            <w:tcW w:w="2030" w:type="dxa"/>
            <w:vAlign w:val="center"/>
          </w:tcPr>
          <w:p w14:paraId="6CF8C3DE">
            <w:pPr>
              <w:snapToGrid w:val="0"/>
              <w:spacing w:before="70" w:after="70" w:line="240" w:lineRule="auto"/>
              <w:ind w:firstLine="0"/>
              <w:jc w:val="left"/>
              <w:rPr>
                <w:sz w:val="21"/>
              </w:rPr>
            </w:pPr>
            <w:r>
              <w:rPr>
                <w:rFonts w:hint="eastAsia"/>
                <w:sz w:val="21"/>
                <w:szCs w:val="21"/>
              </w:rPr>
              <w:t>-</w:t>
            </w:r>
          </w:p>
        </w:tc>
      </w:tr>
      <w:tr w14:paraId="0C181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FB3E62">
            <w:pPr>
              <w:snapToGrid w:val="0"/>
              <w:spacing w:before="70" w:after="70" w:line="240" w:lineRule="auto"/>
              <w:ind w:firstLine="0"/>
              <w:jc w:val="center"/>
              <w:rPr>
                <w:sz w:val="21"/>
              </w:rPr>
            </w:pPr>
            <w:r>
              <w:rPr>
                <w:sz w:val="21"/>
                <w:szCs w:val="21"/>
              </w:rPr>
              <w:t>33</w:t>
            </w:r>
          </w:p>
        </w:tc>
        <w:tc>
          <w:tcPr>
            <w:tcW w:w="1176" w:type="dxa"/>
            <w:vAlign w:val="center"/>
          </w:tcPr>
          <w:p w14:paraId="2994EB8D">
            <w:pPr>
              <w:snapToGrid w:val="0"/>
              <w:spacing w:before="70" w:after="70" w:line="240" w:lineRule="auto"/>
              <w:ind w:firstLine="0"/>
              <w:jc w:val="left"/>
              <w:rPr>
                <w:sz w:val="21"/>
              </w:rPr>
            </w:pPr>
            <w:r>
              <w:rPr>
                <w:sz w:val="21"/>
                <w:szCs w:val="21"/>
              </w:rPr>
              <w:t>文档</w:t>
            </w:r>
          </w:p>
        </w:tc>
        <w:tc>
          <w:tcPr>
            <w:tcW w:w="1716" w:type="dxa"/>
            <w:vAlign w:val="center"/>
          </w:tcPr>
          <w:p w14:paraId="511D51AB">
            <w:pPr>
              <w:snapToGrid w:val="0"/>
              <w:spacing w:before="70" w:after="70" w:line="240" w:lineRule="auto"/>
              <w:ind w:firstLine="0"/>
              <w:jc w:val="left"/>
              <w:rPr>
                <w:sz w:val="21"/>
              </w:rPr>
            </w:pPr>
            <w:r>
              <w:rPr>
                <w:sz w:val="21"/>
                <w:szCs w:val="21"/>
              </w:rPr>
              <w:t>设计文件</w:t>
            </w:r>
          </w:p>
        </w:tc>
        <w:tc>
          <w:tcPr>
            <w:tcW w:w="3120" w:type="dxa"/>
            <w:vAlign w:val="center"/>
          </w:tcPr>
          <w:p w14:paraId="6CD2F7F7">
            <w:pPr>
              <w:snapToGrid w:val="0"/>
              <w:spacing w:before="70" w:after="70" w:line="240" w:lineRule="auto"/>
              <w:ind w:firstLine="0"/>
              <w:jc w:val="left"/>
              <w:rPr>
                <w:sz w:val="21"/>
              </w:rPr>
            </w:pPr>
            <w:r>
              <w:rPr>
                <w:sz w:val="21"/>
                <w:szCs w:val="21"/>
              </w:rPr>
              <w:t>说明书+图纸</w:t>
            </w:r>
          </w:p>
        </w:tc>
        <w:tc>
          <w:tcPr>
            <w:tcW w:w="757" w:type="dxa"/>
            <w:vAlign w:val="center"/>
          </w:tcPr>
          <w:p w14:paraId="747FBFAE">
            <w:pPr>
              <w:snapToGrid w:val="0"/>
              <w:spacing w:before="70" w:after="70" w:line="240" w:lineRule="auto"/>
              <w:ind w:firstLine="0"/>
              <w:jc w:val="center"/>
              <w:rPr>
                <w:sz w:val="21"/>
              </w:rPr>
            </w:pPr>
            <w:r>
              <w:rPr>
                <w:sz w:val="21"/>
                <w:szCs w:val="21"/>
              </w:rPr>
              <w:t>1</w:t>
            </w:r>
          </w:p>
        </w:tc>
        <w:tc>
          <w:tcPr>
            <w:tcW w:w="757" w:type="dxa"/>
            <w:vAlign w:val="center"/>
          </w:tcPr>
          <w:p w14:paraId="63E96747">
            <w:pPr>
              <w:snapToGrid w:val="0"/>
              <w:spacing w:before="70" w:after="70" w:line="240" w:lineRule="auto"/>
              <w:ind w:firstLine="0"/>
              <w:jc w:val="center"/>
              <w:rPr>
                <w:sz w:val="21"/>
              </w:rPr>
            </w:pPr>
            <w:r>
              <w:rPr>
                <w:sz w:val="21"/>
                <w:szCs w:val="21"/>
              </w:rPr>
              <w:t>套</w:t>
            </w:r>
          </w:p>
        </w:tc>
        <w:tc>
          <w:tcPr>
            <w:tcW w:w="2030" w:type="dxa"/>
            <w:vAlign w:val="center"/>
          </w:tcPr>
          <w:p w14:paraId="0C2BEC62">
            <w:pPr>
              <w:snapToGrid w:val="0"/>
              <w:spacing w:before="70" w:after="70" w:line="240" w:lineRule="auto"/>
              <w:ind w:firstLine="0"/>
              <w:jc w:val="left"/>
              <w:rPr>
                <w:sz w:val="21"/>
              </w:rPr>
            </w:pPr>
            <w:r>
              <w:rPr>
                <w:rFonts w:hint="eastAsia"/>
                <w:sz w:val="21"/>
                <w:szCs w:val="21"/>
              </w:rPr>
              <w:t>-</w:t>
            </w:r>
          </w:p>
        </w:tc>
      </w:tr>
      <w:tr w14:paraId="3D130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3AC7C9B">
            <w:pPr>
              <w:snapToGrid w:val="0"/>
              <w:spacing w:before="70" w:after="70" w:line="240" w:lineRule="auto"/>
              <w:ind w:firstLine="0"/>
              <w:jc w:val="center"/>
              <w:rPr>
                <w:sz w:val="21"/>
              </w:rPr>
            </w:pPr>
            <w:r>
              <w:rPr>
                <w:sz w:val="21"/>
                <w:szCs w:val="21"/>
              </w:rPr>
              <w:t>34</w:t>
            </w:r>
          </w:p>
        </w:tc>
        <w:tc>
          <w:tcPr>
            <w:tcW w:w="1176" w:type="dxa"/>
            <w:vAlign w:val="center"/>
          </w:tcPr>
          <w:p w14:paraId="5B3500E7">
            <w:pPr>
              <w:snapToGrid w:val="0"/>
              <w:spacing w:before="70" w:after="70" w:line="240" w:lineRule="auto"/>
              <w:ind w:firstLine="0"/>
              <w:jc w:val="left"/>
              <w:rPr>
                <w:sz w:val="21"/>
              </w:rPr>
            </w:pPr>
            <w:r>
              <w:rPr>
                <w:sz w:val="21"/>
                <w:szCs w:val="21"/>
              </w:rPr>
              <w:t>文档</w:t>
            </w:r>
          </w:p>
        </w:tc>
        <w:tc>
          <w:tcPr>
            <w:tcW w:w="1716" w:type="dxa"/>
            <w:vAlign w:val="center"/>
          </w:tcPr>
          <w:p w14:paraId="1B707968">
            <w:pPr>
              <w:snapToGrid w:val="0"/>
              <w:spacing w:before="70" w:after="70" w:line="240" w:lineRule="auto"/>
              <w:ind w:firstLine="0"/>
              <w:jc w:val="left"/>
              <w:rPr>
                <w:sz w:val="21"/>
              </w:rPr>
            </w:pPr>
            <w:r>
              <w:rPr>
                <w:sz w:val="21"/>
                <w:szCs w:val="21"/>
              </w:rPr>
              <w:t>测试报告</w:t>
            </w:r>
          </w:p>
        </w:tc>
        <w:tc>
          <w:tcPr>
            <w:tcW w:w="3120" w:type="dxa"/>
            <w:vAlign w:val="center"/>
          </w:tcPr>
          <w:p w14:paraId="44EE5C4E">
            <w:pPr>
              <w:snapToGrid w:val="0"/>
              <w:spacing w:before="70" w:after="70" w:line="240" w:lineRule="auto"/>
              <w:ind w:firstLine="0"/>
              <w:jc w:val="left"/>
              <w:rPr>
                <w:sz w:val="21"/>
              </w:rPr>
            </w:pPr>
            <w:r>
              <w:rPr>
                <w:sz w:val="21"/>
                <w:szCs w:val="21"/>
              </w:rPr>
              <w:t>第三方</w:t>
            </w:r>
          </w:p>
        </w:tc>
        <w:tc>
          <w:tcPr>
            <w:tcW w:w="757" w:type="dxa"/>
            <w:vAlign w:val="center"/>
          </w:tcPr>
          <w:p w14:paraId="0757E7CB">
            <w:pPr>
              <w:snapToGrid w:val="0"/>
              <w:spacing w:before="70" w:after="70" w:line="240" w:lineRule="auto"/>
              <w:ind w:firstLine="0"/>
              <w:jc w:val="center"/>
              <w:rPr>
                <w:sz w:val="21"/>
              </w:rPr>
            </w:pPr>
            <w:r>
              <w:rPr>
                <w:sz w:val="21"/>
                <w:szCs w:val="21"/>
              </w:rPr>
              <w:t>1</w:t>
            </w:r>
          </w:p>
        </w:tc>
        <w:tc>
          <w:tcPr>
            <w:tcW w:w="757" w:type="dxa"/>
            <w:vAlign w:val="center"/>
          </w:tcPr>
          <w:p w14:paraId="526406D9">
            <w:pPr>
              <w:snapToGrid w:val="0"/>
              <w:spacing w:before="70" w:after="70" w:line="240" w:lineRule="auto"/>
              <w:ind w:firstLine="0"/>
              <w:jc w:val="center"/>
              <w:rPr>
                <w:sz w:val="21"/>
              </w:rPr>
            </w:pPr>
            <w:r>
              <w:rPr>
                <w:sz w:val="21"/>
                <w:szCs w:val="21"/>
              </w:rPr>
              <w:t>套</w:t>
            </w:r>
          </w:p>
        </w:tc>
        <w:tc>
          <w:tcPr>
            <w:tcW w:w="2030" w:type="dxa"/>
            <w:vAlign w:val="center"/>
          </w:tcPr>
          <w:p w14:paraId="6267A432">
            <w:pPr>
              <w:snapToGrid w:val="0"/>
              <w:spacing w:before="70" w:after="70" w:line="240" w:lineRule="auto"/>
              <w:ind w:firstLine="0"/>
              <w:jc w:val="left"/>
              <w:rPr>
                <w:sz w:val="21"/>
              </w:rPr>
            </w:pPr>
            <w:r>
              <w:rPr>
                <w:rFonts w:hint="eastAsia"/>
                <w:sz w:val="21"/>
                <w:szCs w:val="21"/>
              </w:rPr>
              <w:t>-</w:t>
            </w:r>
          </w:p>
        </w:tc>
      </w:tr>
      <w:tr w14:paraId="0A30F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EAEDD97">
            <w:pPr>
              <w:snapToGrid w:val="0"/>
              <w:spacing w:before="70" w:after="70" w:line="240" w:lineRule="auto"/>
              <w:ind w:firstLine="0"/>
              <w:jc w:val="center"/>
              <w:rPr>
                <w:sz w:val="21"/>
              </w:rPr>
            </w:pPr>
            <w:r>
              <w:rPr>
                <w:sz w:val="21"/>
                <w:szCs w:val="21"/>
              </w:rPr>
              <w:t>35</w:t>
            </w:r>
          </w:p>
        </w:tc>
        <w:tc>
          <w:tcPr>
            <w:tcW w:w="1176" w:type="dxa"/>
            <w:vAlign w:val="center"/>
          </w:tcPr>
          <w:p w14:paraId="3577BAA1">
            <w:pPr>
              <w:snapToGrid w:val="0"/>
              <w:spacing w:before="70" w:after="70" w:line="240" w:lineRule="auto"/>
              <w:ind w:firstLine="0"/>
              <w:jc w:val="left"/>
              <w:rPr>
                <w:sz w:val="21"/>
              </w:rPr>
            </w:pPr>
            <w:r>
              <w:rPr>
                <w:sz w:val="21"/>
                <w:szCs w:val="21"/>
              </w:rPr>
              <w:t>文档</w:t>
            </w:r>
          </w:p>
        </w:tc>
        <w:tc>
          <w:tcPr>
            <w:tcW w:w="1716" w:type="dxa"/>
            <w:vAlign w:val="center"/>
          </w:tcPr>
          <w:p w14:paraId="4D3F84FC">
            <w:pPr>
              <w:snapToGrid w:val="0"/>
              <w:spacing w:before="70" w:after="70" w:line="240" w:lineRule="auto"/>
              <w:ind w:firstLine="0"/>
              <w:jc w:val="left"/>
              <w:rPr>
                <w:sz w:val="21"/>
              </w:rPr>
            </w:pPr>
            <w:r>
              <w:rPr>
                <w:sz w:val="21"/>
                <w:szCs w:val="21"/>
              </w:rPr>
              <w:t>培训资料</w:t>
            </w:r>
          </w:p>
        </w:tc>
        <w:tc>
          <w:tcPr>
            <w:tcW w:w="3120" w:type="dxa"/>
            <w:vAlign w:val="center"/>
          </w:tcPr>
          <w:p w14:paraId="18DD90DD">
            <w:pPr>
              <w:snapToGrid w:val="0"/>
              <w:spacing w:before="70" w:after="70" w:line="240" w:lineRule="auto"/>
              <w:ind w:firstLine="0"/>
              <w:jc w:val="left"/>
              <w:rPr>
                <w:sz w:val="21"/>
              </w:rPr>
            </w:pPr>
            <w:r>
              <w:rPr>
                <w:sz w:val="21"/>
                <w:szCs w:val="21"/>
              </w:rPr>
              <w:t>教材+视频</w:t>
            </w:r>
          </w:p>
        </w:tc>
        <w:tc>
          <w:tcPr>
            <w:tcW w:w="757" w:type="dxa"/>
            <w:vAlign w:val="center"/>
          </w:tcPr>
          <w:p w14:paraId="070B358C">
            <w:pPr>
              <w:snapToGrid w:val="0"/>
              <w:spacing w:before="70" w:after="70" w:line="240" w:lineRule="auto"/>
              <w:ind w:firstLine="0"/>
              <w:jc w:val="center"/>
              <w:rPr>
                <w:sz w:val="21"/>
              </w:rPr>
            </w:pPr>
            <w:r>
              <w:rPr>
                <w:sz w:val="21"/>
                <w:szCs w:val="21"/>
              </w:rPr>
              <w:t>1</w:t>
            </w:r>
          </w:p>
        </w:tc>
        <w:tc>
          <w:tcPr>
            <w:tcW w:w="757" w:type="dxa"/>
            <w:vAlign w:val="center"/>
          </w:tcPr>
          <w:p w14:paraId="5411E55E">
            <w:pPr>
              <w:snapToGrid w:val="0"/>
              <w:spacing w:before="70" w:after="70" w:line="240" w:lineRule="auto"/>
              <w:ind w:firstLine="0"/>
              <w:jc w:val="center"/>
              <w:rPr>
                <w:sz w:val="21"/>
              </w:rPr>
            </w:pPr>
            <w:r>
              <w:rPr>
                <w:sz w:val="21"/>
                <w:szCs w:val="21"/>
              </w:rPr>
              <w:t>套</w:t>
            </w:r>
          </w:p>
        </w:tc>
        <w:tc>
          <w:tcPr>
            <w:tcW w:w="2030" w:type="dxa"/>
            <w:vAlign w:val="center"/>
          </w:tcPr>
          <w:p w14:paraId="4D99391D">
            <w:pPr>
              <w:snapToGrid w:val="0"/>
              <w:spacing w:before="70" w:after="70" w:line="240" w:lineRule="auto"/>
              <w:ind w:firstLine="0"/>
              <w:jc w:val="left"/>
              <w:rPr>
                <w:sz w:val="21"/>
              </w:rPr>
            </w:pPr>
            <w:r>
              <w:rPr>
                <w:rFonts w:hint="eastAsia"/>
                <w:sz w:val="21"/>
                <w:szCs w:val="21"/>
              </w:rPr>
              <w:t>-</w:t>
            </w:r>
          </w:p>
        </w:tc>
      </w:tr>
    </w:tbl>
    <w:p w14:paraId="12BE6D51">
      <w:pPr>
        <w:spacing w:line="240" w:lineRule="auto"/>
      </w:pPr>
    </w:p>
    <w:p w14:paraId="2E7469D5">
      <w:pPr>
        <w:pStyle w:val="5"/>
      </w:pPr>
      <w:bookmarkStart w:id="377" w:name="_Toc20029"/>
      <w:r>
        <w:rPr>
          <w:szCs w:val="32"/>
        </w:rPr>
        <w:t>3.10.5 关键部件选型与参数清单</w:t>
      </w:r>
      <w:bookmarkEnd w:id="377"/>
    </w:p>
    <w:p w14:paraId="430CED11">
      <w:r>
        <w:t>本节在2.5.1.19《设备技术参数手册》的基础上，按分系统逐件给出关键部件的选型依据、关键参数与数量配置，作为装备研制、采购比价、到货验收与备件管理的共同依据。表中</w:t>
      </w:r>
      <w:r>
        <w:rPr>
          <w:rFonts w:hint="eastAsia"/>
        </w:rPr>
        <w:t>“</w:t>
      </w:r>
      <w:r>
        <w:t>建议规格</w:t>
      </w:r>
      <w:r>
        <w:rPr>
          <w:rFonts w:hint="eastAsia"/>
        </w:rPr>
        <w:t>”</w:t>
      </w:r>
      <w:r>
        <w:t>给出的是满足指标的下限要求，实际选型可等于或优于该规格；凡涉及国产化要求的部件，均在</w:t>
      </w:r>
      <w:r>
        <w:rPr>
          <w:rFonts w:hint="eastAsia"/>
        </w:rPr>
        <w:t>“</w:t>
      </w:r>
      <w:r>
        <w:t>备注</w:t>
      </w:r>
      <w:r>
        <w:rPr>
          <w:rFonts w:hint="eastAsia"/>
        </w:rPr>
        <w:t>”</w:t>
      </w:r>
      <w:r>
        <w:t>列中标注国产化属性。</w:t>
      </w:r>
    </w:p>
    <w:p w14:paraId="61EF7319">
      <w:pPr>
        <w:numPr>
          <w:ilvl w:val="0"/>
          <w:numId w:val="37"/>
        </w:numPr>
        <w:ind w:left="0" w:firstLine="482" w:firstLineChars="200"/>
        <w:rPr>
          <w:b/>
          <w:bCs/>
        </w:rPr>
      </w:pPr>
      <w:r>
        <w:rPr>
          <w:rFonts w:hint="eastAsia"/>
          <w:b/>
          <w:bCs/>
        </w:rPr>
        <w:t>相</w:t>
      </w:r>
      <w:r>
        <w:rPr>
          <w:b/>
          <w:bCs/>
        </w:rPr>
        <w:t>机与成像分系统</w:t>
      </w:r>
    </w:p>
    <w:tbl>
      <w:tblPr>
        <w:tblStyle w:val="32"/>
        <w:tblW w:w="103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832"/>
        <w:gridCol w:w="1729"/>
        <w:gridCol w:w="3016"/>
        <w:gridCol w:w="757"/>
        <w:gridCol w:w="757"/>
        <w:gridCol w:w="832"/>
        <w:gridCol w:w="1716"/>
      </w:tblGrid>
      <w:tr w14:paraId="0A21B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3A1F82B0">
            <w:pPr>
              <w:keepNext/>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65E57666">
            <w:pPr>
              <w:keepNext/>
              <w:snapToGrid w:val="0"/>
              <w:spacing w:before="70" w:after="70" w:line="240" w:lineRule="auto"/>
              <w:ind w:left="0" w:leftChars="0" w:right="0" w:rightChars="0" w:firstLine="0" w:firstLineChars="0"/>
              <w:jc w:val="center"/>
              <w:rPr>
                <w:b/>
                <w:sz w:val="21"/>
              </w:rPr>
            </w:pPr>
            <w:r>
              <w:rPr>
                <w:b/>
                <w:sz w:val="21"/>
                <w:szCs w:val="21"/>
              </w:rPr>
              <w:t>名称</w:t>
            </w:r>
          </w:p>
        </w:tc>
        <w:tc>
          <w:tcPr>
            <w:tcW w:w="0" w:type="auto"/>
            <w:shd w:val="clear" w:color="auto" w:fill="E7E6E6"/>
            <w:vAlign w:val="center"/>
          </w:tcPr>
          <w:p w14:paraId="2EFC0671">
            <w:pPr>
              <w:keepNext/>
              <w:snapToGrid w:val="0"/>
              <w:spacing w:before="70" w:after="70" w:line="240" w:lineRule="auto"/>
              <w:ind w:left="0" w:leftChars="0" w:right="0" w:rightChars="0" w:firstLine="0" w:firstLineChars="0"/>
              <w:jc w:val="center"/>
              <w:rPr>
                <w:b/>
                <w:sz w:val="21"/>
              </w:rPr>
            </w:pPr>
            <w:r>
              <w:rPr>
                <w:b/>
                <w:sz w:val="21"/>
                <w:szCs w:val="21"/>
              </w:rPr>
              <w:t>建议规格</w:t>
            </w:r>
          </w:p>
        </w:tc>
        <w:tc>
          <w:tcPr>
            <w:tcW w:w="3016" w:type="dxa"/>
            <w:shd w:val="clear" w:color="auto" w:fill="E7E6E6"/>
            <w:vAlign w:val="center"/>
          </w:tcPr>
          <w:p w14:paraId="158FD94C">
            <w:pPr>
              <w:keepNext/>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4A8FED95">
            <w:pPr>
              <w:keepNext/>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0E9A5715">
            <w:pPr>
              <w:keepNext/>
              <w:snapToGrid w:val="0"/>
              <w:spacing w:before="70" w:after="70" w:line="240" w:lineRule="auto"/>
              <w:ind w:left="0" w:leftChars="0" w:right="0" w:rightChars="0" w:firstLine="0" w:firstLineChars="0"/>
              <w:jc w:val="center"/>
              <w:rPr>
                <w:b/>
                <w:sz w:val="21"/>
              </w:rPr>
            </w:pPr>
            <w:r>
              <w:rPr>
                <w:b/>
                <w:sz w:val="21"/>
                <w:szCs w:val="21"/>
              </w:rPr>
              <w:t>单位</w:t>
            </w:r>
          </w:p>
        </w:tc>
        <w:tc>
          <w:tcPr>
            <w:tcW w:w="0" w:type="auto"/>
            <w:shd w:val="clear" w:color="auto" w:fill="E7E6E6"/>
            <w:vAlign w:val="center"/>
          </w:tcPr>
          <w:p w14:paraId="520B6DF6">
            <w:pPr>
              <w:keepNext/>
              <w:snapToGrid w:val="0"/>
              <w:spacing w:before="70" w:after="70" w:line="240" w:lineRule="auto"/>
              <w:ind w:left="0" w:leftChars="0" w:right="0" w:rightChars="0" w:firstLine="0" w:firstLineChars="0"/>
              <w:jc w:val="center"/>
              <w:rPr>
                <w:b/>
                <w:sz w:val="21"/>
              </w:rPr>
            </w:pPr>
            <w:r>
              <w:rPr>
                <w:b/>
                <w:sz w:val="21"/>
                <w:szCs w:val="21"/>
              </w:rPr>
              <w:t>用途</w:t>
            </w:r>
          </w:p>
        </w:tc>
        <w:tc>
          <w:tcPr>
            <w:tcW w:w="1716" w:type="dxa"/>
            <w:shd w:val="clear" w:color="auto" w:fill="E7E6E6"/>
            <w:vAlign w:val="center"/>
          </w:tcPr>
          <w:p w14:paraId="1B864C16">
            <w:pPr>
              <w:keepNext/>
              <w:snapToGrid w:val="0"/>
              <w:spacing w:before="70" w:after="70" w:line="240" w:lineRule="auto"/>
              <w:ind w:left="0" w:leftChars="0" w:right="0" w:rightChars="0" w:firstLine="0" w:firstLineChars="0"/>
              <w:jc w:val="center"/>
              <w:rPr>
                <w:b/>
                <w:sz w:val="21"/>
              </w:rPr>
            </w:pPr>
            <w:r>
              <w:rPr>
                <w:b/>
                <w:sz w:val="21"/>
                <w:szCs w:val="21"/>
              </w:rPr>
              <w:t>备注</w:t>
            </w:r>
          </w:p>
        </w:tc>
      </w:tr>
      <w:tr w14:paraId="2992C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AEAE780">
            <w:pPr>
              <w:keepNext/>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30BFF97C">
            <w:pPr>
              <w:keepNext/>
              <w:snapToGrid w:val="0"/>
              <w:spacing w:before="70" w:after="70" w:line="240" w:lineRule="auto"/>
              <w:ind w:left="0" w:leftChars="0" w:right="0" w:rightChars="0" w:firstLine="0" w:firstLineChars="0"/>
              <w:jc w:val="left"/>
              <w:rPr>
                <w:sz w:val="21"/>
              </w:rPr>
            </w:pPr>
            <w:r>
              <w:rPr>
                <w:sz w:val="21"/>
                <w:szCs w:val="21"/>
              </w:rPr>
              <w:t>工业面阵相机 A</w:t>
            </w:r>
          </w:p>
        </w:tc>
        <w:tc>
          <w:tcPr>
            <w:tcW w:w="0" w:type="auto"/>
            <w:vAlign w:val="center"/>
          </w:tcPr>
          <w:p w14:paraId="4FD2D7AC">
            <w:pPr>
              <w:keepNext/>
              <w:snapToGrid w:val="0"/>
              <w:spacing w:before="70" w:after="70" w:line="240" w:lineRule="auto"/>
              <w:ind w:left="0" w:leftChars="0" w:right="0" w:rightChars="0" w:firstLine="0" w:firstLineChars="0"/>
              <w:jc w:val="left"/>
              <w:rPr>
                <w:sz w:val="21"/>
              </w:rPr>
            </w:pPr>
            <w:r>
              <w:rPr>
                <w:sz w:val="21"/>
                <w:szCs w:val="21"/>
              </w:rPr>
              <w:t>全局快门 CMOS，500 万像素级</w:t>
            </w:r>
          </w:p>
        </w:tc>
        <w:tc>
          <w:tcPr>
            <w:tcW w:w="3016" w:type="dxa"/>
            <w:vAlign w:val="center"/>
          </w:tcPr>
          <w:p w14:paraId="66A8C237">
            <w:pPr>
              <w:keepNext/>
              <w:snapToGrid w:val="0"/>
              <w:spacing w:before="70" w:after="70" w:line="240" w:lineRule="auto"/>
              <w:ind w:left="0" w:leftChars="0" w:right="0" w:rightChars="0" w:firstLine="0" w:firstLineChars="0"/>
              <w:jc w:val="left"/>
              <w:rPr>
                <w:sz w:val="21"/>
              </w:rPr>
            </w:pPr>
            <w:r>
              <w:rPr>
                <w:sz w:val="21"/>
                <w:szCs w:val="21"/>
              </w:rPr>
              <w:t>分辨率 ≥2448×2048，帧率 ≥30 fps，快门全局，接口 GigE</w:t>
            </w:r>
          </w:p>
        </w:tc>
        <w:tc>
          <w:tcPr>
            <w:tcW w:w="757" w:type="dxa"/>
            <w:vAlign w:val="center"/>
          </w:tcPr>
          <w:p w14:paraId="732FA4EC">
            <w:pPr>
              <w:keepNext/>
              <w:snapToGrid w:val="0"/>
              <w:spacing w:before="70" w:after="70" w:line="240" w:lineRule="auto"/>
              <w:ind w:left="0" w:leftChars="0" w:right="0" w:rightChars="0" w:firstLine="0" w:firstLineChars="0"/>
              <w:jc w:val="center"/>
              <w:rPr>
                <w:rFonts w:hint="eastAsia" w:eastAsia="宋体"/>
                <w:sz w:val="21"/>
                <w:lang w:eastAsia="zh-CN"/>
              </w:rPr>
            </w:pPr>
            <w:r>
              <w:rPr>
                <w:rFonts w:hint="eastAsia"/>
                <w:sz w:val="21"/>
                <w:szCs w:val="21"/>
                <w:lang w:val="en-US" w:eastAsia="zh-CN"/>
              </w:rPr>
              <w:t>*</w:t>
            </w:r>
          </w:p>
        </w:tc>
        <w:tc>
          <w:tcPr>
            <w:tcW w:w="757" w:type="dxa"/>
            <w:vAlign w:val="center"/>
          </w:tcPr>
          <w:p w14:paraId="05D6F5FD">
            <w:pPr>
              <w:keepNext/>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22A78EF4">
            <w:pPr>
              <w:keepNext/>
              <w:snapToGrid w:val="0"/>
              <w:spacing w:before="70" w:after="70" w:line="240" w:lineRule="auto"/>
              <w:ind w:left="0" w:leftChars="0" w:right="0" w:rightChars="0" w:firstLine="0" w:firstLineChars="0"/>
              <w:jc w:val="left"/>
              <w:rPr>
                <w:sz w:val="21"/>
              </w:rPr>
            </w:pPr>
            <w:r>
              <w:rPr>
                <w:sz w:val="21"/>
                <w:szCs w:val="21"/>
              </w:rPr>
              <w:t>跟踪器主成像</w:t>
            </w:r>
          </w:p>
        </w:tc>
        <w:tc>
          <w:tcPr>
            <w:tcW w:w="1716" w:type="dxa"/>
            <w:vAlign w:val="center"/>
          </w:tcPr>
          <w:p w14:paraId="1123E848">
            <w:pPr>
              <w:keepNext/>
              <w:snapToGrid w:val="0"/>
              <w:spacing w:before="70" w:after="70" w:line="240" w:lineRule="auto"/>
              <w:ind w:left="0" w:leftChars="0" w:right="0" w:rightChars="0" w:firstLine="0" w:firstLineChars="0"/>
              <w:jc w:val="left"/>
              <w:rPr>
                <w:sz w:val="21"/>
              </w:rPr>
            </w:pPr>
            <w:r>
              <w:rPr>
                <w:sz w:val="21"/>
                <w:szCs w:val="21"/>
              </w:rPr>
              <w:t>国产可选</w:t>
            </w:r>
          </w:p>
        </w:tc>
      </w:tr>
      <w:tr w14:paraId="28BC8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F6121C3">
            <w:pPr>
              <w:keepNext/>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4C592482">
            <w:pPr>
              <w:keepNext/>
              <w:snapToGrid w:val="0"/>
              <w:spacing w:before="70" w:after="70" w:line="240" w:lineRule="auto"/>
              <w:ind w:left="0" w:leftChars="0" w:right="0" w:rightChars="0" w:firstLine="0" w:firstLineChars="0"/>
              <w:jc w:val="left"/>
              <w:rPr>
                <w:sz w:val="21"/>
              </w:rPr>
            </w:pPr>
            <w:r>
              <w:rPr>
                <w:sz w:val="21"/>
                <w:szCs w:val="21"/>
              </w:rPr>
              <w:t>工业面阵相机 B</w:t>
            </w:r>
          </w:p>
        </w:tc>
        <w:tc>
          <w:tcPr>
            <w:tcW w:w="0" w:type="auto"/>
            <w:vAlign w:val="center"/>
          </w:tcPr>
          <w:p w14:paraId="12DA7402">
            <w:pPr>
              <w:keepNext/>
              <w:snapToGrid w:val="0"/>
              <w:spacing w:before="70" w:after="70" w:line="240" w:lineRule="auto"/>
              <w:ind w:left="0" w:leftChars="0" w:right="0" w:rightChars="0" w:firstLine="0" w:firstLineChars="0"/>
              <w:jc w:val="left"/>
              <w:rPr>
                <w:sz w:val="21"/>
              </w:rPr>
            </w:pPr>
            <w:r>
              <w:rPr>
                <w:sz w:val="21"/>
                <w:szCs w:val="21"/>
              </w:rPr>
              <w:t>全局快门 CMOS，1200 万像素级</w:t>
            </w:r>
          </w:p>
        </w:tc>
        <w:tc>
          <w:tcPr>
            <w:tcW w:w="3016" w:type="dxa"/>
            <w:vAlign w:val="center"/>
          </w:tcPr>
          <w:p w14:paraId="61A12FF7">
            <w:pPr>
              <w:keepNext/>
              <w:snapToGrid w:val="0"/>
              <w:spacing w:before="70" w:after="70" w:line="240" w:lineRule="auto"/>
              <w:ind w:left="0" w:leftChars="0" w:right="0" w:rightChars="0" w:firstLine="0" w:firstLineChars="0"/>
              <w:jc w:val="left"/>
              <w:rPr>
                <w:sz w:val="21"/>
              </w:rPr>
            </w:pPr>
            <w:r>
              <w:rPr>
                <w:sz w:val="21"/>
                <w:szCs w:val="21"/>
              </w:rPr>
              <w:t>分辨率 ≥4096×3000，帧率 ≥12 fps，动态范围 ≥70 dB</w:t>
            </w:r>
          </w:p>
        </w:tc>
        <w:tc>
          <w:tcPr>
            <w:tcW w:w="757" w:type="dxa"/>
            <w:vAlign w:val="center"/>
          </w:tcPr>
          <w:p w14:paraId="7FB9FC41">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D0F4E8A">
            <w:pPr>
              <w:keepNext/>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6F44C099">
            <w:pPr>
              <w:keepNext/>
              <w:snapToGrid w:val="0"/>
              <w:spacing w:before="70" w:after="70" w:line="240" w:lineRule="auto"/>
              <w:ind w:left="0" w:leftChars="0" w:right="0" w:rightChars="0" w:firstLine="0" w:firstLineChars="0"/>
              <w:jc w:val="left"/>
              <w:rPr>
                <w:sz w:val="21"/>
              </w:rPr>
            </w:pPr>
            <w:r>
              <w:rPr>
                <w:sz w:val="21"/>
                <w:szCs w:val="21"/>
              </w:rPr>
              <w:t>面扫描精测</w:t>
            </w:r>
          </w:p>
        </w:tc>
        <w:tc>
          <w:tcPr>
            <w:tcW w:w="1716" w:type="dxa"/>
            <w:vAlign w:val="center"/>
          </w:tcPr>
          <w:p w14:paraId="3B9D9DD3">
            <w:pPr>
              <w:keepNext/>
              <w:snapToGrid w:val="0"/>
              <w:spacing w:before="70" w:after="70" w:line="240" w:lineRule="auto"/>
              <w:ind w:left="0" w:leftChars="0" w:right="0" w:rightChars="0" w:firstLine="0" w:firstLineChars="0"/>
              <w:jc w:val="left"/>
              <w:rPr>
                <w:sz w:val="21"/>
              </w:rPr>
            </w:pPr>
            <w:r>
              <w:rPr>
                <w:sz w:val="21"/>
                <w:szCs w:val="21"/>
              </w:rPr>
              <w:t>国产可选</w:t>
            </w:r>
          </w:p>
        </w:tc>
      </w:tr>
      <w:tr w14:paraId="049BE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35609B8">
            <w:pPr>
              <w:keepNext/>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76BFC11D">
            <w:pPr>
              <w:keepNext/>
              <w:snapToGrid w:val="0"/>
              <w:spacing w:before="70" w:after="70" w:line="240" w:lineRule="auto"/>
              <w:ind w:left="0" w:leftChars="0" w:right="0" w:rightChars="0" w:firstLine="0" w:firstLineChars="0"/>
              <w:jc w:val="left"/>
              <w:rPr>
                <w:sz w:val="21"/>
              </w:rPr>
            </w:pPr>
            <w:r>
              <w:rPr>
                <w:sz w:val="21"/>
                <w:szCs w:val="21"/>
              </w:rPr>
              <w:t>定焦工业镜头</w:t>
            </w:r>
          </w:p>
        </w:tc>
        <w:tc>
          <w:tcPr>
            <w:tcW w:w="0" w:type="auto"/>
            <w:vAlign w:val="center"/>
          </w:tcPr>
          <w:p w14:paraId="35607D9B">
            <w:pPr>
              <w:keepNext/>
              <w:snapToGrid w:val="0"/>
              <w:spacing w:before="70" w:after="70" w:line="240" w:lineRule="auto"/>
              <w:ind w:left="0" w:leftChars="0" w:right="0" w:rightChars="0" w:firstLine="0" w:firstLineChars="0"/>
              <w:jc w:val="left"/>
              <w:rPr>
                <w:sz w:val="21"/>
              </w:rPr>
            </w:pPr>
            <w:r>
              <w:rPr>
                <w:sz w:val="21"/>
                <w:szCs w:val="21"/>
              </w:rPr>
              <w:t>低畸变远心校正型</w:t>
            </w:r>
          </w:p>
        </w:tc>
        <w:tc>
          <w:tcPr>
            <w:tcW w:w="3016" w:type="dxa"/>
            <w:vAlign w:val="center"/>
          </w:tcPr>
          <w:p w14:paraId="51BF77C1">
            <w:pPr>
              <w:keepNext/>
              <w:snapToGrid w:val="0"/>
              <w:spacing w:before="70" w:after="70" w:line="240" w:lineRule="auto"/>
              <w:ind w:left="0" w:leftChars="0" w:right="0" w:rightChars="0" w:firstLine="0" w:firstLineChars="0"/>
              <w:jc w:val="left"/>
              <w:rPr>
                <w:sz w:val="21"/>
              </w:rPr>
            </w:pPr>
            <w:r>
              <w:rPr>
                <w:sz w:val="21"/>
                <w:szCs w:val="21"/>
              </w:rPr>
              <w:t>焦距 12 mm/16 mm/25 mm，畸变 ≤0.1%，分辨率匹配 1200 万像素</w:t>
            </w:r>
          </w:p>
        </w:tc>
        <w:tc>
          <w:tcPr>
            <w:tcW w:w="757" w:type="dxa"/>
            <w:vAlign w:val="center"/>
          </w:tcPr>
          <w:p w14:paraId="3961F5CA">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E1F1594">
            <w:pPr>
              <w:keepNext/>
              <w:snapToGrid w:val="0"/>
              <w:spacing w:before="70" w:after="70" w:line="240" w:lineRule="auto"/>
              <w:ind w:left="0" w:leftChars="0" w:right="0" w:rightChars="0" w:firstLine="0" w:firstLineChars="0"/>
              <w:jc w:val="center"/>
              <w:rPr>
                <w:sz w:val="21"/>
              </w:rPr>
            </w:pPr>
            <w:r>
              <w:rPr>
                <w:sz w:val="21"/>
                <w:szCs w:val="21"/>
              </w:rPr>
              <w:t>只</w:t>
            </w:r>
          </w:p>
        </w:tc>
        <w:tc>
          <w:tcPr>
            <w:tcW w:w="0" w:type="auto"/>
            <w:vAlign w:val="center"/>
          </w:tcPr>
          <w:p w14:paraId="098BCEBF">
            <w:pPr>
              <w:keepNext/>
              <w:snapToGrid w:val="0"/>
              <w:spacing w:before="70" w:after="70" w:line="240" w:lineRule="auto"/>
              <w:ind w:left="0" w:leftChars="0" w:right="0" w:rightChars="0" w:firstLine="0" w:firstLineChars="0"/>
              <w:jc w:val="left"/>
              <w:rPr>
                <w:sz w:val="21"/>
              </w:rPr>
            </w:pPr>
            <w:r>
              <w:rPr>
                <w:sz w:val="21"/>
                <w:szCs w:val="21"/>
              </w:rPr>
              <w:t>主成像镜头</w:t>
            </w:r>
          </w:p>
        </w:tc>
        <w:tc>
          <w:tcPr>
            <w:tcW w:w="1716" w:type="dxa"/>
            <w:vAlign w:val="center"/>
          </w:tcPr>
          <w:p w14:paraId="53873227">
            <w:pPr>
              <w:keepNext/>
              <w:snapToGrid w:val="0"/>
              <w:spacing w:before="70" w:after="70" w:line="240" w:lineRule="auto"/>
              <w:ind w:left="0" w:leftChars="0" w:right="0" w:rightChars="0" w:firstLine="0" w:firstLineChars="0"/>
              <w:jc w:val="left"/>
              <w:rPr>
                <w:sz w:val="21"/>
              </w:rPr>
            </w:pPr>
            <w:r>
              <w:rPr>
                <w:sz w:val="21"/>
                <w:szCs w:val="21"/>
              </w:rPr>
              <w:t>需出厂畸变报告</w:t>
            </w:r>
          </w:p>
        </w:tc>
      </w:tr>
      <w:tr w14:paraId="25F3F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C1D15D5">
            <w:pPr>
              <w:keepNext/>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32DB8910">
            <w:pPr>
              <w:keepNext/>
              <w:snapToGrid w:val="0"/>
              <w:spacing w:before="70" w:after="70" w:line="240" w:lineRule="auto"/>
              <w:ind w:left="0" w:leftChars="0" w:right="0" w:rightChars="0" w:firstLine="0" w:firstLineChars="0"/>
              <w:jc w:val="left"/>
              <w:rPr>
                <w:sz w:val="21"/>
              </w:rPr>
            </w:pPr>
            <w:r>
              <w:rPr>
                <w:sz w:val="21"/>
                <w:szCs w:val="21"/>
              </w:rPr>
              <w:t>电动变焦镜头</w:t>
            </w:r>
          </w:p>
        </w:tc>
        <w:tc>
          <w:tcPr>
            <w:tcW w:w="0" w:type="auto"/>
            <w:vAlign w:val="center"/>
          </w:tcPr>
          <w:p w14:paraId="2B25E7E1">
            <w:pPr>
              <w:keepNext/>
              <w:snapToGrid w:val="0"/>
              <w:spacing w:before="70" w:after="70" w:line="240" w:lineRule="auto"/>
              <w:ind w:left="0" w:leftChars="0" w:right="0" w:rightChars="0" w:firstLine="0" w:firstLineChars="0"/>
              <w:jc w:val="left"/>
              <w:rPr>
                <w:sz w:val="21"/>
              </w:rPr>
            </w:pPr>
            <w:r>
              <w:rPr>
                <w:sz w:val="21"/>
                <w:szCs w:val="21"/>
              </w:rPr>
              <w:t>步进电机驱动</w:t>
            </w:r>
          </w:p>
        </w:tc>
        <w:tc>
          <w:tcPr>
            <w:tcW w:w="3016" w:type="dxa"/>
            <w:vAlign w:val="center"/>
          </w:tcPr>
          <w:p w14:paraId="683D7E00">
            <w:pPr>
              <w:keepNext/>
              <w:snapToGrid w:val="0"/>
              <w:spacing w:before="70" w:after="70" w:line="240" w:lineRule="auto"/>
              <w:ind w:left="0" w:leftChars="0" w:right="0" w:rightChars="0" w:firstLine="0" w:firstLineChars="0"/>
              <w:jc w:val="left"/>
              <w:rPr>
                <w:sz w:val="21"/>
              </w:rPr>
            </w:pPr>
            <w:r>
              <w:rPr>
                <w:sz w:val="21"/>
                <w:szCs w:val="21"/>
              </w:rPr>
              <w:t>焦距 12～36 mm，重复定位误差 ≤0.5% FS</w:t>
            </w:r>
          </w:p>
        </w:tc>
        <w:tc>
          <w:tcPr>
            <w:tcW w:w="757" w:type="dxa"/>
            <w:vAlign w:val="center"/>
          </w:tcPr>
          <w:p w14:paraId="1A17A8FC">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8BA7D01">
            <w:pPr>
              <w:keepNext/>
              <w:snapToGrid w:val="0"/>
              <w:spacing w:before="70" w:after="70" w:line="240" w:lineRule="auto"/>
              <w:ind w:left="0" w:leftChars="0" w:right="0" w:rightChars="0" w:firstLine="0" w:firstLineChars="0"/>
              <w:jc w:val="center"/>
              <w:rPr>
                <w:sz w:val="21"/>
              </w:rPr>
            </w:pPr>
            <w:r>
              <w:rPr>
                <w:sz w:val="21"/>
                <w:szCs w:val="21"/>
              </w:rPr>
              <w:t>只</w:t>
            </w:r>
          </w:p>
        </w:tc>
        <w:tc>
          <w:tcPr>
            <w:tcW w:w="0" w:type="auto"/>
            <w:vAlign w:val="center"/>
          </w:tcPr>
          <w:p w14:paraId="455A3E58">
            <w:pPr>
              <w:keepNext/>
              <w:snapToGrid w:val="0"/>
              <w:spacing w:before="70" w:after="70" w:line="240" w:lineRule="auto"/>
              <w:ind w:left="0" w:leftChars="0" w:right="0" w:rightChars="0" w:firstLine="0" w:firstLineChars="0"/>
              <w:jc w:val="left"/>
              <w:rPr>
                <w:sz w:val="21"/>
              </w:rPr>
            </w:pPr>
            <w:r>
              <w:rPr>
                <w:sz w:val="21"/>
                <w:szCs w:val="21"/>
              </w:rPr>
              <w:t>变距场景适配</w:t>
            </w:r>
          </w:p>
        </w:tc>
        <w:tc>
          <w:tcPr>
            <w:tcW w:w="1716" w:type="dxa"/>
            <w:vAlign w:val="center"/>
          </w:tcPr>
          <w:p w14:paraId="32168B8A">
            <w:pPr>
              <w:keepNext/>
              <w:snapToGrid w:val="0"/>
              <w:spacing w:before="70" w:after="70" w:line="240" w:lineRule="auto"/>
              <w:ind w:left="0" w:leftChars="0" w:right="0" w:rightChars="0" w:firstLine="0" w:firstLineChars="0"/>
              <w:jc w:val="left"/>
              <w:rPr>
                <w:sz w:val="21"/>
              </w:rPr>
            </w:pPr>
            <w:r>
              <w:rPr>
                <w:sz w:val="21"/>
                <w:szCs w:val="21"/>
              </w:rPr>
              <w:t>备用</w:t>
            </w:r>
          </w:p>
        </w:tc>
      </w:tr>
      <w:tr w14:paraId="0B441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A7AB5A3">
            <w:pPr>
              <w:keepNext/>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7096E715">
            <w:pPr>
              <w:keepNext/>
              <w:snapToGrid w:val="0"/>
              <w:spacing w:before="70" w:after="70" w:line="240" w:lineRule="auto"/>
              <w:ind w:left="0" w:leftChars="0" w:right="0" w:rightChars="0" w:firstLine="0" w:firstLineChars="0"/>
              <w:jc w:val="left"/>
              <w:rPr>
                <w:sz w:val="21"/>
              </w:rPr>
            </w:pPr>
            <w:r>
              <w:rPr>
                <w:sz w:val="21"/>
                <w:szCs w:val="21"/>
              </w:rPr>
              <w:t>窄带滤光片</w:t>
            </w:r>
          </w:p>
        </w:tc>
        <w:tc>
          <w:tcPr>
            <w:tcW w:w="0" w:type="auto"/>
            <w:vAlign w:val="center"/>
          </w:tcPr>
          <w:p w14:paraId="682C0BA9">
            <w:pPr>
              <w:keepNext/>
              <w:snapToGrid w:val="0"/>
              <w:spacing w:before="70" w:after="70" w:line="240" w:lineRule="auto"/>
              <w:ind w:left="0" w:leftChars="0" w:right="0" w:rightChars="0" w:firstLine="0" w:firstLineChars="0"/>
              <w:jc w:val="left"/>
              <w:rPr>
                <w:sz w:val="21"/>
              </w:rPr>
            </w:pPr>
            <w:r>
              <w:rPr>
                <w:sz w:val="21"/>
                <w:szCs w:val="21"/>
              </w:rPr>
              <w:t>与光源波长匹配</w:t>
            </w:r>
          </w:p>
        </w:tc>
        <w:tc>
          <w:tcPr>
            <w:tcW w:w="3016" w:type="dxa"/>
            <w:vAlign w:val="center"/>
          </w:tcPr>
          <w:p w14:paraId="7CC8361F">
            <w:pPr>
              <w:keepNext/>
              <w:snapToGrid w:val="0"/>
              <w:spacing w:before="70" w:after="70" w:line="240" w:lineRule="auto"/>
              <w:ind w:left="0" w:leftChars="0" w:right="0" w:rightChars="0" w:firstLine="0" w:firstLineChars="0"/>
              <w:jc w:val="left"/>
              <w:rPr>
                <w:sz w:val="21"/>
              </w:rPr>
            </w:pPr>
            <w:r>
              <w:rPr>
                <w:sz w:val="21"/>
                <w:szCs w:val="21"/>
              </w:rPr>
              <w:t>中心波长 850 nm，带宽 ±20 nm，透过率 ≥90%</w:t>
            </w:r>
          </w:p>
        </w:tc>
        <w:tc>
          <w:tcPr>
            <w:tcW w:w="757" w:type="dxa"/>
            <w:vAlign w:val="center"/>
          </w:tcPr>
          <w:p w14:paraId="27D13A66">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0BA2DB4">
            <w:pPr>
              <w:keepNext/>
              <w:snapToGrid w:val="0"/>
              <w:spacing w:before="70" w:after="70" w:line="240" w:lineRule="auto"/>
              <w:ind w:left="0" w:leftChars="0" w:right="0" w:rightChars="0" w:firstLine="0" w:firstLineChars="0"/>
              <w:jc w:val="center"/>
              <w:rPr>
                <w:sz w:val="21"/>
              </w:rPr>
            </w:pPr>
            <w:r>
              <w:rPr>
                <w:sz w:val="21"/>
                <w:szCs w:val="21"/>
              </w:rPr>
              <w:t>片</w:t>
            </w:r>
          </w:p>
        </w:tc>
        <w:tc>
          <w:tcPr>
            <w:tcW w:w="0" w:type="auto"/>
            <w:vAlign w:val="center"/>
          </w:tcPr>
          <w:p w14:paraId="21781348">
            <w:pPr>
              <w:keepNext/>
              <w:snapToGrid w:val="0"/>
              <w:spacing w:before="70" w:after="70" w:line="240" w:lineRule="auto"/>
              <w:ind w:left="0" w:leftChars="0" w:right="0" w:rightChars="0" w:firstLine="0" w:firstLineChars="0"/>
              <w:jc w:val="left"/>
              <w:rPr>
                <w:sz w:val="21"/>
              </w:rPr>
            </w:pPr>
            <w:r>
              <w:rPr>
                <w:sz w:val="21"/>
                <w:szCs w:val="21"/>
              </w:rPr>
              <w:t>抑制环境光</w:t>
            </w:r>
          </w:p>
        </w:tc>
        <w:tc>
          <w:tcPr>
            <w:tcW w:w="1716" w:type="dxa"/>
            <w:vAlign w:val="center"/>
          </w:tcPr>
          <w:p w14:paraId="1688702C">
            <w:pPr>
              <w:keepNext/>
              <w:snapToGrid w:val="0"/>
              <w:spacing w:before="70" w:after="70" w:line="240" w:lineRule="auto"/>
              <w:ind w:left="0" w:leftChars="0" w:right="0" w:rightChars="0" w:firstLine="0" w:firstLineChars="0"/>
              <w:jc w:val="left"/>
              <w:rPr>
                <w:sz w:val="21"/>
              </w:rPr>
            </w:pPr>
            <w:r>
              <w:rPr>
                <w:sz w:val="21"/>
                <w:szCs w:val="21"/>
              </w:rPr>
              <w:t>与光源成对配置</w:t>
            </w:r>
          </w:p>
        </w:tc>
      </w:tr>
      <w:tr w14:paraId="387A3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E70DD3B">
            <w:pPr>
              <w:keepNext/>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5AE401FD">
            <w:pPr>
              <w:keepNext/>
              <w:snapToGrid w:val="0"/>
              <w:spacing w:before="70" w:after="70" w:line="240" w:lineRule="auto"/>
              <w:ind w:left="0" w:leftChars="0" w:right="0" w:rightChars="0" w:firstLine="0" w:firstLineChars="0"/>
              <w:jc w:val="left"/>
              <w:rPr>
                <w:sz w:val="21"/>
              </w:rPr>
            </w:pPr>
            <w:r>
              <w:rPr>
                <w:sz w:val="21"/>
                <w:szCs w:val="21"/>
              </w:rPr>
              <w:t>偏振镜组</w:t>
            </w:r>
          </w:p>
        </w:tc>
        <w:tc>
          <w:tcPr>
            <w:tcW w:w="0" w:type="auto"/>
            <w:vAlign w:val="center"/>
          </w:tcPr>
          <w:p w14:paraId="782D33C7">
            <w:pPr>
              <w:keepNext/>
              <w:snapToGrid w:val="0"/>
              <w:spacing w:before="70" w:after="70" w:line="240" w:lineRule="auto"/>
              <w:ind w:left="0" w:leftChars="0" w:right="0" w:rightChars="0" w:firstLine="0" w:firstLineChars="0"/>
              <w:jc w:val="left"/>
              <w:rPr>
                <w:sz w:val="21"/>
              </w:rPr>
            </w:pPr>
            <w:r>
              <w:rPr>
                <w:sz w:val="21"/>
                <w:szCs w:val="21"/>
              </w:rPr>
              <w:t>线偏振</w:t>
            </w:r>
          </w:p>
        </w:tc>
        <w:tc>
          <w:tcPr>
            <w:tcW w:w="3016" w:type="dxa"/>
            <w:vAlign w:val="center"/>
          </w:tcPr>
          <w:p w14:paraId="79285692">
            <w:pPr>
              <w:keepNext/>
              <w:snapToGrid w:val="0"/>
              <w:spacing w:before="70" w:after="70" w:line="240" w:lineRule="auto"/>
              <w:ind w:left="0" w:leftChars="0" w:right="0" w:rightChars="0" w:firstLine="0" w:firstLineChars="0"/>
              <w:jc w:val="left"/>
              <w:rPr>
                <w:sz w:val="21"/>
              </w:rPr>
            </w:pPr>
            <w:r>
              <w:rPr>
                <w:sz w:val="21"/>
                <w:szCs w:val="21"/>
              </w:rPr>
              <w:t>消光比 ≥100:1，可旋转调节</w:t>
            </w:r>
          </w:p>
        </w:tc>
        <w:tc>
          <w:tcPr>
            <w:tcW w:w="757" w:type="dxa"/>
            <w:vAlign w:val="center"/>
          </w:tcPr>
          <w:p w14:paraId="1B8E13DB">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49C72EE">
            <w:pPr>
              <w:keepNext/>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70F1DB0A">
            <w:pPr>
              <w:keepNext/>
              <w:snapToGrid w:val="0"/>
              <w:spacing w:before="70" w:after="70" w:line="240" w:lineRule="auto"/>
              <w:ind w:left="0" w:leftChars="0" w:right="0" w:rightChars="0" w:firstLine="0" w:firstLineChars="0"/>
              <w:jc w:val="left"/>
              <w:rPr>
                <w:sz w:val="21"/>
              </w:rPr>
            </w:pPr>
            <w:r>
              <w:rPr>
                <w:sz w:val="21"/>
                <w:szCs w:val="21"/>
              </w:rPr>
              <w:t>湿润反光抑制</w:t>
            </w:r>
          </w:p>
        </w:tc>
        <w:tc>
          <w:tcPr>
            <w:tcW w:w="1716" w:type="dxa"/>
            <w:vAlign w:val="center"/>
          </w:tcPr>
          <w:p w14:paraId="096D12E3">
            <w:pPr>
              <w:keepNext/>
              <w:snapToGrid w:val="0"/>
              <w:spacing w:before="70" w:after="70" w:line="240" w:lineRule="auto"/>
              <w:ind w:left="0" w:leftChars="0" w:right="0" w:rightChars="0" w:firstLine="0" w:firstLineChars="0"/>
              <w:jc w:val="left"/>
              <w:rPr>
                <w:sz w:val="21"/>
              </w:rPr>
            </w:pPr>
            <w:r>
              <w:rPr>
                <w:rFonts w:hint="eastAsia"/>
                <w:sz w:val="21"/>
                <w:szCs w:val="21"/>
              </w:rPr>
              <w:t>-</w:t>
            </w:r>
          </w:p>
        </w:tc>
      </w:tr>
      <w:tr w14:paraId="77D4E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2F066DD">
            <w:pPr>
              <w:keepNext/>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1BA70A9F">
            <w:pPr>
              <w:keepNext/>
              <w:snapToGrid w:val="0"/>
              <w:spacing w:before="70" w:after="70" w:line="240" w:lineRule="auto"/>
              <w:ind w:left="0" w:leftChars="0" w:right="0" w:rightChars="0" w:firstLine="0" w:firstLineChars="0"/>
              <w:jc w:val="left"/>
              <w:rPr>
                <w:sz w:val="21"/>
              </w:rPr>
            </w:pPr>
            <w:r>
              <w:rPr>
                <w:sz w:val="21"/>
                <w:szCs w:val="21"/>
              </w:rPr>
              <w:t>红外补光光源</w:t>
            </w:r>
          </w:p>
        </w:tc>
        <w:tc>
          <w:tcPr>
            <w:tcW w:w="0" w:type="auto"/>
            <w:vAlign w:val="center"/>
          </w:tcPr>
          <w:p w14:paraId="724F4389">
            <w:pPr>
              <w:keepNext/>
              <w:snapToGrid w:val="0"/>
              <w:spacing w:before="70" w:after="70" w:line="240" w:lineRule="auto"/>
              <w:ind w:left="0" w:leftChars="0" w:right="0" w:rightChars="0" w:firstLine="0" w:firstLineChars="0"/>
              <w:jc w:val="left"/>
              <w:rPr>
                <w:sz w:val="21"/>
              </w:rPr>
            </w:pPr>
            <w:r>
              <w:rPr>
                <w:sz w:val="21"/>
                <w:szCs w:val="21"/>
              </w:rPr>
              <w:t>LED 阵列</w:t>
            </w:r>
          </w:p>
        </w:tc>
        <w:tc>
          <w:tcPr>
            <w:tcW w:w="3016" w:type="dxa"/>
            <w:vAlign w:val="center"/>
          </w:tcPr>
          <w:p w14:paraId="65DECD70">
            <w:pPr>
              <w:keepNext/>
              <w:snapToGrid w:val="0"/>
              <w:spacing w:before="70" w:after="70" w:line="240" w:lineRule="auto"/>
              <w:ind w:left="0" w:leftChars="0" w:right="0" w:rightChars="0" w:firstLine="0" w:firstLineChars="0"/>
              <w:jc w:val="left"/>
              <w:rPr>
                <w:sz w:val="21"/>
              </w:rPr>
            </w:pPr>
            <w:r>
              <w:rPr>
                <w:sz w:val="21"/>
                <w:szCs w:val="21"/>
              </w:rPr>
              <w:t>波长 850 nm，功率 ≥30 W，照射角可调，频闪同步</w:t>
            </w:r>
          </w:p>
        </w:tc>
        <w:tc>
          <w:tcPr>
            <w:tcW w:w="757" w:type="dxa"/>
            <w:vAlign w:val="center"/>
          </w:tcPr>
          <w:p w14:paraId="2F7C2678">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8DC88D5">
            <w:pPr>
              <w:keepNext/>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4F7A38E8">
            <w:pPr>
              <w:keepNext/>
              <w:snapToGrid w:val="0"/>
              <w:spacing w:before="70" w:after="70" w:line="240" w:lineRule="auto"/>
              <w:ind w:left="0" w:leftChars="0" w:right="0" w:rightChars="0" w:firstLine="0" w:firstLineChars="0"/>
              <w:jc w:val="left"/>
              <w:rPr>
                <w:sz w:val="21"/>
              </w:rPr>
            </w:pPr>
            <w:r>
              <w:rPr>
                <w:sz w:val="21"/>
                <w:szCs w:val="21"/>
              </w:rPr>
              <w:t>孔内低照度补光</w:t>
            </w:r>
          </w:p>
        </w:tc>
        <w:tc>
          <w:tcPr>
            <w:tcW w:w="1716" w:type="dxa"/>
            <w:vAlign w:val="center"/>
          </w:tcPr>
          <w:p w14:paraId="1EE5FAD8">
            <w:pPr>
              <w:keepNext/>
              <w:snapToGrid w:val="0"/>
              <w:spacing w:before="70" w:after="70" w:line="240" w:lineRule="auto"/>
              <w:ind w:left="0" w:leftChars="0" w:right="0" w:rightChars="0" w:firstLine="0" w:firstLineChars="0"/>
              <w:jc w:val="left"/>
              <w:rPr>
                <w:sz w:val="21"/>
              </w:rPr>
            </w:pPr>
            <w:r>
              <w:rPr>
                <w:sz w:val="21"/>
                <w:szCs w:val="21"/>
              </w:rPr>
              <w:t>与相机硬触发同步</w:t>
            </w:r>
          </w:p>
        </w:tc>
      </w:tr>
      <w:tr w14:paraId="429F9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E8CBD53">
            <w:pPr>
              <w:keepNext/>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3847FEFB">
            <w:pPr>
              <w:keepNext/>
              <w:snapToGrid w:val="0"/>
              <w:spacing w:before="70" w:after="70" w:line="240" w:lineRule="auto"/>
              <w:ind w:left="0" w:leftChars="0" w:right="0" w:rightChars="0" w:firstLine="0" w:firstLineChars="0"/>
              <w:jc w:val="left"/>
              <w:rPr>
                <w:sz w:val="21"/>
              </w:rPr>
            </w:pPr>
            <w:r>
              <w:rPr>
                <w:sz w:val="21"/>
                <w:szCs w:val="21"/>
              </w:rPr>
              <w:t>白光面光源</w:t>
            </w:r>
          </w:p>
        </w:tc>
        <w:tc>
          <w:tcPr>
            <w:tcW w:w="0" w:type="auto"/>
            <w:vAlign w:val="center"/>
          </w:tcPr>
          <w:p w14:paraId="3D0DB741">
            <w:pPr>
              <w:keepNext/>
              <w:snapToGrid w:val="0"/>
              <w:spacing w:before="70" w:after="70" w:line="240" w:lineRule="auto"/>
              <w:ind w:left="0" w:leftChars="0" w:right="0" w:rightChars="0" w:firstLine="0" w:firstLineChars="0"/>
              <w:jc w:val="left"/>
              <w:rPr>
                <w:sz w:val="21"/>
              </w:rPr>
            </w:pPr>
            <w:r>
              <w:rPr>
                <w:sz w:val="21"/>
                <w:szCs w:val="21"/>
              </w:rPr>
              <w:t>LED 平板</w:t>
            </w:r>
          </w:p>
        </w:tc>
        <w:tc>
          <w:tcPr>
            <w:tcW w:w="3016" w:type="dxa"/>
            <w:vAlign w:val="center"/>
          </w:tcPr>
          <w:p w14:paraId="523C0ACF">
            <w:pPr>
              <w:keepNext/>
              <w:snapToGrid w:val="0"/>
              <w:spacing w:before="70" w:after="70" w:line="240" w:lineRule="auto"/>
              <w:ind w:left="0" w:leftChars="0" w:right="0" w:rightChars="0" w:firstLine="0" w:firstLineChars="0"/>
              <w:jc w:val="left"/>
              <w:rPr>
                <w:sz w:val="21"/>
              </w:rPr>
            </w:pPr>
            <w:r>
              <w:rPr>
                <w:sz w:val="21"/>
                <w:szCs w:val="21"/>
              </w:rPr>
              <w:t>色温 5000～6000 K，显色指数 ≥90，无频闪</w:t>
            </w:r>
          </w:p>
        </w:tc>
        <w:tc>
          <w:tcPr>
            <w:tcW w:w="757" w:type="dxa"/>
            <w:vAlign w:val="center"/>
          </w:tcPr>
          <w:p w14:paraId="64778B00">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91C7D1A">
            <w:pPr>
              <w:keepNext/>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34F8432F">
            <w:pPr>
              <w:keepNext/>
              <w:snapToGrid w:val="0"/>
              <w:spacing w:before="70" w:after="70" w:line="240" w:lineRule="auto"/>
              <w:ind w:left="0" w:leftChars="0" w:right="0" w:rightChars="0" w:firstLine="0" w:firstLineChars="0"/>
              <w:jc w:val="left"/>
              <w:rPr>
                <w:sz w:val="21"/>
              </w:rPr>
            </w:pPr>
            <w:r>
              <w:rPr>
                <w:sz w:val="21"/>
                <w:szCs w:val="21"/>
              </w:rPr>
              <w:t>语义影像采集</w:t>
            </w:r>
          </w:p>
        </w:tc>
        <w:tc>
          <w:tcPr>
            <w:tcW w:w="1716" w:type="dxa"/>
            <w:vAlign w:val="center"/>
          </w:tcPr>
          <w:p w14:paraId="33363BC4">
            <w:pPr>
              <w:keepNext/>
              <w:snapToGrid w:val="0"/>
              <w:spacing w:before="70" w:after="70" w:line="240" w:lineRule="auto"/>
              <w:ind w:left="0" w:leftChars="0" w:right="0" w:rightChars="0" w:firstLine="0" w:firstLineChars="0"/>
              <w:jc w:val="left"/>
              <w:rPr>
                <w:sz w:val="21"/>
              </w:rPr>
            </w:pPr>
            <w:r>
              <w:rPr>
                <w:sz w:val="21"/>
                <w:szCs w:val="21"/>
              </w:rPr>
              <w:t>用于缺陷判读</w:t>
            </w:r>
          </w:p>
        </w:tc>
      </w:tr>
      <w:tr w14:paraId="5973C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EAE85D1">
            <w:pPr>
              <w:keepNext/>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085096C5">
            <w:pPr>
              <w:keepNext/>
              <w:snapToGrid w:val="0"/>
              <w:spacing w:before="70" w:after="70" w:line="240" w:lineRule="auto"/>
              <w:ind w:left="0" w:leftChars="0" w:right="0" w:rightChars="0" w:firstLine="0" w:firstLineChars="0"/>
              <w:jc w:val="left"/>
              <w:rPr>
                <w:sz w:val="21"/>
              </w:rPr>
            </w:pPr>
            <w:r>
              <w:rPr>
                <w:sz w:val="21"/>
                <w:szCs w:val="21"/>
              </w:rPr>
              <w:t>光源控制器</w:t>
            </w:r>
          </w:p>
        </w:tc>
        <w:tc>
          <w:tcPr>
            <w:tcW w:w="0" w:type="auto"/>
            <w:vAlign w:val="center"/>
          </w:tcPr>
          <w:p w14:paraId="16B4B027">
            <w:pPr>
              <w:keepNext/>
              <w:snapToGrid w:val="0"/>
              <w:spacing w:before="70" w:after="70" w:line="240" w:lineRule="auto"/>
              <w:ind w:left="0" w:leftChars="0" w:right="0" w:rightChars="0" w:firstLine="0" w:firstLineChars="0"/>
              <w:jc w:val="left"/>
              <w:rPr>
                <w:sz w:val="21"/>
              </w:rPr>
            </w:pPr>
            <w:r>
              <w:rPr>
                <w:sz w:val="21"/>
                <w:szCs w:val="21"/>
              </w:rPr>
              <w:t>多通道恒流</w:t>
            </w:r>
          </w:p>
        </w:tc>
        <w:tc>
          <w:tcPr>
            <w:tcW w:w="3016" w:type="dxa"/>
            <w:vAlign w:val="center"/>
          </w:tcPr>
          <w:p w14:paraId="2CD67E91">
            <w:pPr>
              <w:keepNext/>
              <w:snapToGrid w:val="0"/>
              <w:spacing w:before="70" w:after="70" w:line="240" w:lineRule="auto"/>
              <w:ind w:left="0" w:leftChars="0" w:right="0" w:rightChars="0" w:firstLine="0" w:firstLineChars="0"/>
              <w:jc w:val="left"/>
              <w:rPr>
                <w:sz w:val="21"/>
              </w:rPr>
            </w:pPr>
            <w:r>
              <w:rPr>
                <w:sz w:val="21"/>
                <w:szCs w:val="21"/>
              </w:rPr>
              <w:t>通道数 ≥4，触发延时 ≤50 μs，过温保护</w:t>
            </w:r>
          </w:p>
        </w:tc>
        <w:tc>
          <w:tcPr>
            <w:tcW w:w="757" w:type="dxa"/>
            <w:vAlign w:val="center"/>
          </w:tcPr>
          <w:p w14:paraId="3BC25592">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959942A">
            <w:pPr>
              <w:keepNext/>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6C95C5BA">
            <w:pPr>
              <w:keepNext/>
              <w:snapToGrid w:val="0"/>
              <w:spacing w:before="70" w:after="70" w:line="240" w:lineRule="auto"/>
              <w:ind w:left="0" w:leftChars="0" w:right="0" w:rightChars="0" w:firstLine="0" w:firstLineChars="0"/>
              <w:jc w:val="left"/>
              <w:rPr>
                <w:sz w:val="21"/>
              </w:rPr>
            </w:pPr>
            <w:r>
              <w:rPr>
                <w:sz w:val="21"/>
                <w:szCs w:val="21"/>
              </w:rPr>
              <w:t>光源驱动与同步</w:t>
            </w:r>
          </w:p>
        </w:tc>
        <w:tc>
          <w:tcPr>
            <w:tcW w:w="1716" w:type="dxa"/>
            <w:vAlign w:val="center"/>
          </w:tcPr>
          <w:p w14:paraId="48CF72CC">
            <w:pPr>
              <w:keepNext/>
              <w:snapToGrid w:val="0"/>
              <w:spacing w:before="70" w:after="70" w:line="240" w:lineRule="auto"/>
              <w:ind w:left="0" w:leftChars="0" w:right="0" w:rightChars="0" w:firstLine="0" w:firstLineChars="0"/>
              <w:jc w:val="left"/>
              <w:rPr>
                <w:sz w:val="21"/>
              </w:rPr>
            </w:pPr>
            <w:r>
              <w:rPr>
                <w:rFonts w:hint="eastAsia"/>
                <w:sz w:val="21"/>
                <w:szCs w:val="21"/>
              </w:rPr>
              <w:t>-</w:t>
            </w:r>
          </w:p>
        </w:tc>
      </w:tr>
      <w:tr w14:paraId="0B767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A233120">
            <w:pPr>
              <w:keepNext/>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432068B9">
            <w:pPr>
              <w:keepNext/>
              <w:snapToGrid w:val="0"/>
              <w:spacing w:before="70" w:after="70" w:line="240" w:lineRule="auto"/>
              <w:ind w:left="0" w:leftChars="0" w:right="0" w:rightChars="0" w:firstLine="0" w:firstLineChars="0"/>
              <w:jc w:val="left"/>
              <w:rPr>
                <w:sz w:val="21"/>
              </w:rPr>
            </w:pPr>
            <w:r>
              <w:rPr>
                <w:sz w:val="21"/>
                <w:szCs w:val="21"/>
              </w:rPr>
              <w:t>编码标志点</w:t>
            </w:r>
          </w:p>
        </w:tc>
        <w:tc>
          <w:tcPr>
            <w:tcW w:w="0" w:type="auto"/>
            <w:vAlign w:val="center"/>
          </w:tcPr>
          <w:p w14:paraId="4D5E61B7">
            <w:pPr>
              <w:keepNext/>
              <w:snapToGrid w:val="0"/>
              <w:spacing w:before="70" w:after="70" w:line="240" w:lineRule="auto"/>
              <w:ind w:left="0" w:leftChars="0" w:right="0" w:rightChars="0" w:firstLine="0" w:firstLineChars="0"/>
              <w:jc w:val="left"/>
              <w:rPr>
                <w:sz w:val="21"/>
              </w:rPr>
            </w:pPr>
            <w:r>
              <w:rPr>
                <w:sz w:val="21"/>
                <w:szCs w:val="21"/>
              </w:rPr>
              <w:t>反光/非反光双型</w:t>
            </w:r>
          </w:p>
        </w:tc>
        <w:tc>
          <w:tcPr>
            <w:tcW w:w="3016" w:type="dxa"/>
            <w:vAlign w:val="center"/>
          </w:tcPr>
          <w:p w14:paraId="38D78186">
            <w:pPr>
              <w:keepNext/>
              <w:snapToGrid w:val="0"/>
              <w:spacing w:before="70" w:after="70" w:line="240" w:lineRule="auto"/>
              <w:ind w:left="0" w:leftChars="0" w:right="0" w:rightChars="0" w:firstLine="0" w:firstLineChars="0"/>
              <w:jc w:val="left"/>
              <w:rPr>
                <w:sz w:val="21"/>
              </w:rPr>
            </w:pPr>
            <w:r>
              <w:rPr>
                <w:sz w:val="21"/>
                <w:szCs w:val="21"/>
              </w:rPr>
              <w:t>直径 6/12/25 mm，圆度误差 ≤0.02 mm，编码位 ≥12 bit</w:t>
            </w:r>
          </w:p>
        </w:tc>
        <w:tc>
          <w:tcPr>
            <w:tcW w:w="757" w:type="dxa"/>
            <w:vAlign w:val="center"/>
          </w:tcPr>
          <w:p w14:paraId="3E90B591">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09244E1">
            <w:pPr>
              <w:keepNext/>
              <w:snapToGrid w:val="0"/>
              <w:spacing w:before="70" w:after="70" w:line="240" w:lineRule="auto"/>
              <w:ind w:left="0" w:leftChars="0" w:right="0" w:rightChars="0" w:firstLine="0" w:firstLineChars="0"/>
              <w:jc w:val="center"/>
              <w:rPr>
                <w:sz w:val="21"/>
              </w:rPr>
            </w:pPr>
            <w:r>
              <w:rPr>
                <w:sz w:val="21"/>
                <w:szCs w:val="21"/>
              </w:rPr>
              <w:t>个</w:t>
            </w:r>
          </w:p>
        </w:tc>
        <w:tc>
          <w:tcPr>
            <w:tcW w:w="0" w:type="auto"/>
            <w:vAlign w:val="center"/>
          </w:tcPr>
          <w:p w14:paraId="16695757">
            <w:pPr>
              <w:keepNext/>
              <w:snapToGrid w:val="0"/>
              <w:spacing w:before="70" w:after="70" w:line="240" w:lineRule="auto"/>
              <w:ind w:left="0" w:leftChars="0" w:right="0" w:rightChars="0" w:firstLine="0" w:firstLineChars="0"/>
              <w:jc w:val="left"/>
              <w:rPr>
                <w:sz w:val="21"/>
              </w:rPr>
            </w:pPr>
            <w:r>
              <w:rPr>
                <w:sz w:val="21"/>
                <w:szCs w:val="21"/>
              </w:rPr>
              <w:t>控制与拼合</w:t>
            </w:r>
          </w:p>
        </w:tc>
        <w:tc>
          <w:tcPr>
            <w:tcW w:w="1716" w:type="dxa"/>
            <w:vAlign w:val="center"/>
          </w:tcPr>
          <w:p w14:paraId="624851C9">
            <w:pPr>
              <w:keepNext/>
              <w:snapToGrid w:val="0"/>
              <w:spacing w:before="70" w:after="70" w:line="240" w:lineRule="auto"/>
              <w:ind w:left="0" w:leftChars="0" w:right="0" w:rightChars="0" w:firstLine="0" w:firstLineChars="0"/>
              <w:jc w:val="left"/>
              <w:rPr>
                <w:sz w:val="21"/>
              </w:rPr>
            </w:pPr>
            <w:r>
              <w:rPr>
                <w:sz w:val="21"/>
                <w:szCs w:val="21"/>
              </w:rPr>
              <w:t>分批投放</w:t>
            </w:r>
          </w:p>
        </w:tc>
      </w:tr>
      <w:tr w14:paraId="4DD67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B39778C">
            <w:pPr>
              <w:keepNext/>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46AC0AFA">
            <w:pPr>
              <w:keepNext/>
              <w:snapToGrid w:val="0"/>
              <w:spacing w:before="70" w:after="70" w:line="240" w:lineRule="auto"/>
              <w:ind w:left="0" w:leftChars="0" w:right="0" w:rightChars="0" w:firstLine="0" w:firstLineChars="0"/>
              <w:jc w:val="left"/>
              <w:rPr>
                <w:sz w:val="21"/>
              </w:rPr>
            </w:pPr>
            <w:r>
              <w:rPr>
                <w:sz w:val="21"/>
                <w:szCs w:val="21"/>
              </w:rPr>
              <w:t>球形靶标</w:t>
            </w:r>
          </w:p>
        </w:tc>
        <w:tc>
          <w:tcPr>
            <w:tcW w:w="0" w:type="auto"/>
            <w:vAlign w:val="center"/>
          </w:tcPr>
          <w:p w14:paraId="512DFFD9">
            <w:pPr>
              <w:keepNext/>
              <w:snapToGrid w:val="0"/>
              <w:spacing w:before="70" w:after="70" w:line="240" w:lineRule="auto"/>
              <w:ind w:left="0" w:leftChars="0" w:right="0" w:rightChars="0" w:firstLine="0" w:firstLineChars="0"/>
              <w:jc w:val="left"/>
              <w:rPr>
                <w:sz w:val="21"/>
              </w:rPr>
            </w:pPr>
            <w:r>
              <w:rPr>
                <w:sz w:val="21"/>
                <w:szCs w:val="21"/>
              </w:rPr>
              <w:t>亚光陶瓷球</w:t>
            </w:r>
          </w:p>
        </w:tc>
        <w:tc>
          <w:tcPr>
            <w:tcW w:w="3016" w:type="dxa"/>
            <w:vAlign w:val="center"/>
          </w:tcPr>
          <w:p w14:paraId="6CBCF84D">
            <w:pPr>
              <w:keepNext/>
              <w:snapToGrid w:val="0"/>
              <w:spacing w:before="70" w:after="70" w:line="240" w:lineRule="auto"/>
              <w:ind w:left="0" w:leftChars="0" w:right="0" w:rightChars="0" w:firstLine="0" w:firstLineChars="0"/>
              <w:jc w:val="left"/>
              <w:rPr>
                <w:sz w:val="21"/>
              </w:rPr>
            </w:pPr>
            <w:r>
              <w:rPr>
                <w:sz w:val="21"/>
                <w:szCs w:val="21"/>
              </w:rPr>
              <w:t>球度 ≤0.01 mm，直径 50/100 mm，表面漫反射</w:t>
            </w:r>
          </w:p>
        </w:tc>
        <w:tc>
          <w:tcPr>
            <w:tcW w:w="757" w:type="dxa"/>
            <w:vAlign w:val="center"/>
          </w:tcPr>
          <w:p w14:paraId="288EA553">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36924AB">
            <w:pPr>
              <w:keepNext/>
              <w:snapToGrid w:val="0"/>
              <w:spacing w:before="70" w:after="70" w:line="240" w:lineRule="auto"/>
              <w:ind w:left="0" w:leftChars="0" w:right="0" w:rightChars="0" w:firstLine="0" w:firstLineChars="0"/>
              <w:jc w:val="center"/>
              <w:rPr>
                <w:sz w:val="21"/>
              </w:rPr>
            </w:pPr>
            <w:r>
              <w:rPr>
                <w:sz w:val="21"/>
                <w:szCs w:val="21"/>
              </w:rPr>
              <w:t>个</w:t>
            </w:r>
          </w:p>
        </w:tc>
        <w:tc>
          <w:tcPr>
            <w:tcW w:w="0" w:type="auto"/>
            <w:vAlign w:val="center"/>
          </w:tcPr>
          <w:p w14:paraId="73B05A7B">
            <w:pPr>
              <w:keepNext/>
              <w:snapToGrid w:val="0"/>
              <w:spacing w:before="70" w:after="70" w:line="240" w:lineRule="auto"/>
              <w:ind w:left="0" w:leftChars="0" w:right="0" w:rightChars="0" w:firstLine="0" w:firstLineChars="0"/>
              <w:jc w:val="left"/>
              <w:rPr>
                <w:sz w:val="21"/>
              </w:rPr>
            </w:pPr>
            <w:r>
              <w:rPr>
                <w:sz w:val="21"/>
                <w:szCs w:val="21"/>
              </w:rPr>
              <w:t>精度核验</w:t>
            </w:r>
          </w:p>
        </w:tc>
        <w:tc>
          <w:tcPr>
            <w:tcW w:w="1716" w:type="dxa"/>
            <w:vAlign w:val="center"/>
          </w:tcPr>
          <w:p w14:paraId="4F8C20E3">
            <w:pPr>
              <w:keepNext/>
              <w:snapToGrid w:val="0"/>
              <w:spacing w:before="70" w:after="70" w:line="240" w:lineRule="auto"/>
              <w:ind w:left="0" w:leftChars="0" w:right="0" w:rightChars="0" w:firstLine="0" w:firstLineChars="0"/>
              <w:jc w:val="left"/>
              <w:rPr>
                <w:sz w:val="21"/>
              </w:rPr>
            </w:pPr>
            <w:r>
              <w:rPr>
                <w:sz w:val="21"/>
                <w:szCs w:val="21"/>
              </w:rPr>
              <w:t>配检定证书</w:t>
            </w:r>
          </w:p>
        </w:tc>
      </w:tr>
      <w:tr w14:paraId="7690A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781D5FA">
            <w:pPr>
              <w:keepNext/>
              <w:snapToGrid w:val="0"/>
              <w:spacing w:before="70" w:after="70" w:line="240" w:lineRule="auto"/>
              <w:ind w:left="0" w:leftChars="0" w:right="0" w:rightChars="0" w:firstLine="0" w:firstLineChars="0"/>
              <w:jc w:val="center"/>
              <w:rPr>
                <w:sz w:val="21"/>
              </w:rPr>
            </w:pPr>
            <w:r>
              <w:rPr>
                <w:sz w:val="21"/>
                <w:szCs w:val="21"/>
              </w:rPr>
              <w:t>12</w:t>
            </w:r>
          </w:p>
        </w:tc>
        <w:tc>
          <w:tcPr>
            <w:tcW w:w="0" w:type="auto"/>
            <w:vAlign w:val="center"/>
          </w:tcPr>
          <w:p w14:paraId="0AFAA1EE">
            <w:pPr>
              <w:keepNext/>
              <w:snapToGrid w:val="0"/>
              <w:spacing w:before="70" w:after="70" w:line="240" w:lineRule="auto"/>
              <w:ind w:left="0" w:leftChars="0" w:right="0" w:rightChars="0" w:firstLine="0" w:firstLineChars="0"/>
              <w:jc w:val="left"/>
              <w:rPr>
                <w:sz w:val="21"/>
              </w:rPr>
            </w:pPr>
            <w:r>
              <w:rPr>
                <w:sz w:val="21"/>
                <w:szCs w:val="21"/>
              </w:rPr>
              <w:t>标准尺</w:t>
            </w:r>
          </w:p>
        </w:tc>
        <w:tc>
          <w:tcPr>
            <w:tcW w:w="0" w:type="auto"/>
            <w:vAlign w:val="center"/>
          </w:tcPr>
          <w:p w14:paraId="4C22CD39">
            <w:pPr>
              <w:keepNext/>
              <w:snapToGrid w:val="0"/>
              <w:spacing w:before="70" w:after="70" w:line="240" w:lineRule="auto"/>
              <w:ind w:left="0" w:leftChars="0" w:right="0" w:rightChars="0" w:firstLine="0" w:firstLineChars="0"/>
              <w:jc w:val="left"/>
              <w:rPr>
                <w:sz w:val="21"/>
              </w:rPr>
            </w:pPr>
            <w:r>
              <w:rPr>
                <w:sz w:val="21"/>
                <w:szCs w:val="21"/>
              </w:rPr>
              <w:t>殷钢/碳纤维</w:t>
            </w:r>
          </w:p>
        </w:tc>
        <w:tc>
          <w:tcPr>
            <w:tcW w:w="3016" w:type="dxa"/>
            <w:vAlign w:val="center"/>
          </w:tcPr>
          <w:p w14:paraId="6E27F286">
            <w:pPr>
              <w:keepNext/>
              <w:snapToGrid w:val="0"/>
              <w:spacing w:before="70" w:after="70" w:line="240" w:lineRule="auto"/>
              <w:ind w:left="0" w:leftChars="0" w:right="0" w:rightChars="0" w:firstLine="0" w:firstLineChars="0"/>
              <w:jc w:val="left"/>
              <w:rPr>
                <w:sz w:val="21"/>
              </w:rPr>
            </w:pPr>
            <w:r>
              <w:rPr>
                <w:sz w:val="21"/>
                <w:szCs w:val="21"/>
              </w:rPr>
              <w:t>长度 1000 mm，热膨胀系数 ≤1.5×10⁻⁶/K，检定不确定度 ≤0.02 mm</w:t>
            </w:r>
          </w:p>
        </w:tc>
        <w:tc>
          <w:tcPr>
            <w:tcW w:w="757" w:type="dxa"/>
            <w:vAlign w:val="center"/>
          </w:tcPr>
          <w:p w14:paraId="0D8FF153">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629AD54">
            <w:pPr>
              <w:keepNext/>
              <w:snapToGrid w:val="0"/>
              <w:spacing w:before="70" w:after="70" w:line="240" w:lineRule="auto"/>
              <w:ind w:left="0" w:leftChars="0" w:right="0" w:rightChars="0" w:firstLine="0" w:firstLineChars="0"/>
              <w:jc w:val="center"/>
              <w:rPr>
                <w:sz w:val="21"/>
              </w:rPr>
            </w:pPr>
            <w:r>
              <w:rPr>
                <w:sz w:val="21"/>
                <w:szCs w:val="21"/>
              </w:rPr>
              <w:t>支</w:t>
            </w:r>
          </w:p>
        </w:tc>
        <w:tc>
          <w:tcPr>
            <w:tcW w:w="0" w:type="auto"/>
            <w:vAlign w:val="center"/>
          </w:tcPr>
          <w:p w14:paraId="67EB67D9">
            <w:pPr>
              <w:keepNext/>
              <w:snapToGrid w:val="0"/>
              <w:spacing w:before="70" w:after="70" w:line="240" w:lineRule="auto"/>
              <w:ind w:left="0" w:leftChars="0" w:right="0" w:rightChars="0" w:firstLine="0" w:firstLineChars="0"/>
              <w:jc w:val="left"/>
              <w:rPr>
                <w:sz w:val="21"/>
              </w:rPr>
            </w:pPr>
            <w:r>
              <w:rPr>
                <w:sz w:val="21"/>
                <w:szCs w:val="21"/>
              </w:rPr>
              <w:t>现场比例校核</w:t>
            </w:r>
          </w:p>
        </w:tc>
        <w:tc>
          <w:tcPr>
            <w:tcW w:w="1716" w:type="dxa"/>
            <w:vAlign w:val="center"/>
          </w:tcPr>
          <w:p w14:paraId="4CFBE518">
            <w:pPr>
              <w:keepNext/>
              <w:snapToGrid w:val="0"/>
              <w:spacing w:before="70" w:after="70" w:line="240" w:lineRule="auto"/>
              <w:ind w:left="0" w:leftChars="0" w:right="0" w:rightChars="0" w:firstLine="0" w:firstLineChars="0"/>
              <w:jc w:val="left"/>
              <w:rPr>
                <w:sz w:val="21"/>
              </w:rPr>
            </w:pPr>
            <w:r>
              <w:rPr>
                <w:sz w:val="21"/>
                <w:szCs w:val="21"/>
              </w:rPr>
              <w:t>年度送检</w:t>
            </w:r>
          </w:p>
        </w:tc>
      </w:tr>
      <w:tr w14:paraId="7F910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76944E8">
            <w:pPr>
              <w:keepNext/>
              <w:snapToGrid w:val="0"/>
              <w:spacing w:before="70" w:after="70" w:line="240" w:lineRule="auto"/>
              <w:ind w:left="0" w:leftChars="0" w:right="0" w:rightChars="0" w:firstLine="0" w:firstLineChars="0"/>
              <w:jc w:val="center"/>
              <w:rPr>
                <w:sz w:val="21"/>
              </w:rPr>
            </w:pPr>
            <w:r>
              <w:rPr>
                <w:sz w:val="21"/>
                <w:szCs w:val="21"/>
              </w:rPr>
              <w:t>13</w:t>
            </w:r>
          </w:p>
        </w:tc>
        <w:tc>
          <w:tcPr>
            <w:tcW w:w="0" w:type="auto"/>
            <w:vAlign w:val="center"/>
          </w:tcPr>
          <w:p w14:paraId="0C853640">
            <w:pPr>
              <w:keepNext/>
              <w:snapToGrid w:val="0"/>
              <w:spacing w:before="70" w:after="70" w:line="240" w:lineRule="auto"/>
              <w:ind w:left="0" w:leftChars="0" w:right="0" w:rightChars="0" w:firstLine="0" w:firstLineChars="0"/>
              <w:jc w:val="left"/>
              <w:rPr>
                <w:sz w:val="21"/>
              </w:rPr>
            </w:pPr>
            <w:r>
              <w:rPr>
                <w:sz w:val="21"/>
                <w:szCs w:val="21"/>
              </w:rPr>
              <w:t>校验板</w:t>
            </w:r>
          </w:p>
        </w:tc>
        <w:tc>
          <w:tcPr>
            <w:tcW w:w="0" w:type="auto"/>
            <w:vAlign w:val="center"/>
          </w:tcPr>
          <w:p w14:paraId="6D7EF10A">
            <w:pPr>
              <w:keepNext/>
              <w:snapToGrid w:val="0"/>
              <w:spacing w:before="70" w:after="70" w:line="240" w:lineRule="auto"/>
              <w:ind w:left="0" w:leftChars="0" w:right="0" w:rightChars="0" w:firstLine="0" w:firstLineChars="0"/>
              <w:jc w:val="left"/>
              <w:rPr>
                <w:sz w:val="21"/>
              </w:rPr>
            </w:pPr>
            <w:r>
              <w:rPr>
                <w:sz w:val="21"/>
                <w:szCs w:val="21"/>
              </w:rPr>
              <w:t>陶瓷/玻璃基</w:t>
            </w:r>
          </w:p>
        </w:tc>
        <w:tc>
          <w:tcPr>
            <w:tcW w:w="3016" w:type="dxa"/>
            <w:vAlign w:val="center"/>
          </w:tcPr>
          <w:p w14:paraId="39F20AE3">
            <w:pPr>
              <w:keepNext/>
              <w:snapToGrid w:val="0"/>
              <w:spacing w:before="70" w:after="70" w:line="240" w:lineRule="auto"/>
              <w:ind w:left="0" w:leftChars="0" w:right="0" w:rightChars="0" w:firstLine="0" w:firstLineChars="0"/>
              <w:jc w:val="left"/>
              <w:rPr>
                <w:sz w:val="21"/>
              </w:rPr>
            </w:pPr>
            <w:r>
              <w:rPr>
                <w:sz w:val="21"/>
                <w:szCs w:val="21"/>
              </w:rPr>
              <w:t>图案阵列间距误差 ≤0.005 mm，平面度 ≤0.01 mm</w:t>
            </w:r>
          </w:p>
        </w:tc>
        <w:tc>
          <w:tcPr>
            <w:tcW w:w="757" w:type="dxa"/>
            <w:vAlign w:val="center"/>
          </w:tcPr>
          <w:p w14:paraId="159882DB">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6E0BD9D">
            <w:pPr>
              <w:keepNext/>
              <w:snapToGrid w:val="0"/>
              <w:spacing w:before="70" w:after="70" w:line="240" w:lineRule="auto"/>
              <w:ind w:left="0" w:leftChars="0" w:right="0" w:rightChars="0" w:firstLine="0" w:firstLineChars="0"/>
              <w:jc w:val="center"/>
              <w:rPr>
                <w:sz w:val="21"/>
              </w:rPr>
            </w:pPr>
            <w:r>
              <w:rPr>
                <w:sz w:val="21"/>
                <w:szCs w:val="21"/>
              </w:rPr>
              <w:t>块</w:t>
            </w:r>
          </w:p>
        </w:tc>
        <w:tc>
          <w:tcPr>
            <w:tcW w:w="0" w:type="auto"/>
            <w:vAlign w:val="center"/>
          </w:tcPr>
          <w:p w14:paraId="46D6F066">
            <w:pPr>
              <w:keepNext/>
              <w:snapToGrid w:val="0"/>
              <w:spacing w:before="70" w:after="70" w:line="240" w:lineRule="auto"/>
              <w:ind w:left="0" w:leftChars="0" w:right="0" w:rightChars="0" w:firstLine="0" w:firstLineChars="0"/>
              <w:jc w:val="left"/>
              <w:rPr>
                <w:sz w:val="21"/>
              </w:rPr>
            </w:pPr>
            <w:r>
              <w:rPr>
                <w:sz w:val="21"/>
                <w:szCs w:val="21"/>
              </w:rPr>
              <w:t>内参标定</w:t>
            </w:r>
          </w:p>
        </w:tc>
        <w:tc>
          <w:tcPr>
            <w:tcW w:w="1716" w:type="dxa"/>
            <w:vAlign w:val="center"/>
          </w:tcPr>
          <w:p w14:paraId="3ED15405">
            <w:pPr>
              <w:keepNext/>
              <w:snapToGrid w:val="0"/>
              <w:spacing w:before="70" w:after="70" w:line="240" w:lineRule="auto"/>
              <w:ind w:left="0" w:leftChars="0" w:right="0" w:rightChars="0" w:firstLine="0" w:firstLineChars="0"/>
              <w:jc w:val="left"/>
              <w:rPr>
                <w:sz w:val="21"/>
              </w:rPr>
            </w:pPr>
            <w:r>
              <w:rPr>
                <w:sz w:val="21"/>
                <w:szCs w:val="21"/>
              </w:rPr>
              <w:t>恒温保存</w:t>
            </w:r>
          </w:p>
        </w:tc>
      </w:tr>
      <w:tr w14:paraId="0788F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A5CE808">
            <w:pPr>
              <w:keepNext/>
              <w:snapToGrid w:val="0"/>
              <w:spacing w:before="70" w:after="70" w:line="240" w:lineRule="auto"/>
              <w:ind w:left="0" w:leftChars="0" w:right="0" w:rightChars="0" w:firstLine="0" w:firstLineChars="0"/>
              <w:jc w:val="center"/>
              <w:rPr>
                <w:sz w:val="21"/>
              </w:rPr>
            </w:pPr>
            <w:r>
              <w:rPr>
                <w:sz w:val="21"/>
                <w:szCs w:val="21"/>
              </w:rPr>
              <w:t>14</w:t>
            </w:r>
          </w:p>
        </w:tc>
        <w:tc>
          <w:tcPr>
            <w:tcW w:w="0" w:type="auto"/>
            <w:vAlign w:val="center"/>
          </w:tcPr>
          <w:p w14:paraId="593E751D">
            <w:pPr>
              <w:keepNext/>
              <w:snapToGrid w:val="0"/>
              <w:spacing w:before="70" w:after="70" w:line="240" w:lineRule="auto"/>
              <w:ind w:left="0" w:leftChars="0" w:right="0" w:rightChars="0" w:firstLine="0" w:firstLineChars="0"/>
              <w:jc w:val="left"/>
              <w:rPr>
                <w:sz w:val="21"/>
              </w:rPr>
            </w:pPr>
            <w:r>
              <w:rPr>
                <w:sz w:val="21"/>
                <w:szCs w:val="21"/>
              </w:rPr>
              <w:t>遮光罩</w:t>
            </w:r>
          </w:p>
        </w:tc>
        <w:tc>
          <w:tcPr>
            <w:tcW w:w="0" w:type="auto"/>
            <w:vAlign w:val="center"/>
          </w:tcPr>
          <w:p w14:paraId="4C1FBD44">
            <w:pPr>
              <w:keepNext/>
              <w:snapToGrid w:val="0"/>
              <w:spacing w:before="70" w:after="70" w:line="240" w:lineRule="auto"/>
              <w:ind w:left="0" w:leftChars="0" w:right="0" w:rightChars="0" w:firstLine="0" w:firstLineChars="0"/>
              <w:jc w:val="left"/>
              <w:rPr>
                <w:sz w:val="21"/>
              </w:rPr>
            </w:pPr>
            <w:r>
              <w:rPr>
                <w:sz w:val="21"/>
                <w:szCs w:val="21"/>
              </w:rPr>
              <w:t>阳极氧化铝</w:t>
            </w:r>
          </w:p>
        </w:tc>
        <w:tc>
          <w:tcPr>
            <w:tcW w:w="3016" w:type="dxa"/>
            <w:vAlign w:val="center"/>
          </w:tcPr>
          <w:p w14:paraId="78ACAA79">
            <w:pPr>
              <w:keepNext/>
              <w:snapToGrid w:val="0"/>
              <w:spacing w:before="70" w:after="70" w:line="240" w:lineRule="auto"/>
              <w:ind w:left="0" w:leftChars="0" w:right="0" w:rightChars="0" w:firstLine="0" w:firstLineChars="0"/>
              <w:jc w:val="left"/>
              <w:rPr>
                <w:sz w:val="21"/>
              </w:rPr>
            </w:pPr>
            <w:r>
              <w:rPr>
                <w:sz w:val="21"/>
                <w:szCs w:val="21"/>
              </w:rPr>
              <w:t>与镜头匹配，内壁消光处理</w:t>
            </w:r>
          </w:p>
        </w:tc>
        <w:tc>
          <w:tcPr>
            <w:tcW w:w="757" w:type="dxa"/>
            <w:vAlign w:val="center"/>
          </w:tcPr>
          <w:p w14:paraId="1314DCD2">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2681751">
            <w:pPr>
              <w:keepNext/>
              <w:snapToGrid w:val="0"/>
              <w:spacing w:before="70" w:after="70" w:line="240" w:lineRule="auto"/>
              <w:ind w:left="0" w:leftChars="0" w:right="0" w:rightChars="0" w:firstLine="0" w:firstLineChars="0"/>
              <w:jc w:val="center"/>
              <w:rPr>
                <w:sz w:val="21"/>
              </w:rPr>
            </w:pPr>
            <w:r>
              <w:rPr>
                <w:sz w:val="21"/>
                <w:szCs w:val="21"/>
              </w:rPr>
              <w:t>只</w:t>
            </w:r>
          </w:p>
        </w:tc>
        <w:tc>
          <w:tcPr>
            <w:tcW w:w="0" w:type="auto"/>
            <w:vAlign w:val="center"/>
          </w:tcPr>
          <w:p w14:paraId="0E534CA7">
            <w:pPr>
              <w:keepNext/>
              <w:snapToGrid w:val="0"/>
              <w:spacing w:before="70" w:after="70" w:line="240" w:lineRule="auto"/>
              <w:ind w:left="0" w:leftChars="0" w:right="0" w:rightChars="0" w:firstLine="0" w:firstLineChars="0"/>
              <w:jc w:val="left"/>
              <w:rPr>
                <w:sz w:val="21"/>
              </w:rPr>
            </w:pPr>
            <w:r>
              <w:rPr>
                <w:sz w:val="21"/>
                <w:szCs w:val="21"/>
              </w:rPr>
              <w:t>抑制杂散光</w:t>
            </w:r>
          </w:p>
        </w:tc>
        <w:tc>
          <w:tcPr>
            <w:tcW w:w="1716" w:type="dxa"/>
            <w:vAlign w:val="center"/>
          </w:tcPr>
          <w:p w14:paraId="2CB06E6C">
            <w:pPr>
              <w:keepNext/>
              <w:snapToGrid w:val="0"/>
              <w:spacing w:before="70" w:after="70" w:line="240" w:lineRule="auto"/>
              <w:ind w:left="0" w:leftChars="0" w:right="0" w:rightChars="0" w:firstLine="0" w:firstLineChars="0"/>
              <w:jc w:val="left"/>
              <w:rPr>
                <w:sz w:val="21"/>
              </w:rPr>
            </w:pPr>
            <w:r>
              <w:rPr>
                <w:rFonts w:hint="eastAsia"/>
                <w:sz w:val="21"/>
                <w:szCs w:val="21"/>
              </w:rPr>
              <w:t>-</w:t>
            </w:r>
          </w:p>
        </w:tc>
      </w:tr>
      <w:tr w14:paraId="48B34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B9A8580">
            <w:pPr>
              <w:keepNext/>
              <w:snapToGrid w:val="0"/>
              <w:spacing w:before="70" w:after="70" w:line="240" w:lineRule="auto"/>
              <w:ind w:left="0" w:leftChars="0" w:right="0" w:rightChars="0" w:firstLine="0" w:firstLineChars="0"/>
              <w:jc w:val="center"/>
              <w:rPr>
                <w:sz w:val="21"/>
              </w:rPr>
            </w:pPr>
            <w:r>
              <w:rPr>
                <w:sz w:val="21"/>
                <w:szCs w:val="21"/>
              </w:rPr>
              <w:t>15</w:t>
            </w:r>
          </w:p>
        </w:tc>
        <w:tc>
          <w:tcPr>
            <w:tcW w:w="0" w:type="auto"/>
            <w:vAlign w:val="center"/>
          </w:tcPr>
          <w:p w14:paraId="62005404">
            <w:pPr>
              <w:keepNext/>
              <w:snapToGrid w:val="0"/>
              <w:spacing w:before="70" w:after="70" w:line="240" w:lineRule="auto"/>
              <w:ind w:left="0" w:leftChars="0" w:right="0" w:rightChars="0" w:firstLine="0" w:firstLineChars="0"/>
              <w:jc w:val="left"/>
              <w:rPr>
                <w:sz w:val="21"/>
              </w:rPr>
            </w:pPr>
            <w:r>
              <w:rPr>
                <w:sz w:val="21"/>
                <w:szCs w:val="21"/>
              </w:rPr>
              <w:t>快装板</w:t>
            </w:r>
          </w:p>
        </w:tc>
        <w:tc>
          <w:tcPr>
            <w:tcW w:w="0" w:type="auto"/>
            <w:vAlign w:val="center"/>
          </w:tcPr>
          <w:p w14:paraId="41A41976">
            <w:pPr>
              <w:keepNext/>
              <w:snapToGrid w:val="0"/>
              <w:spacing w:before="70" w:after="70" w:line="240" w:lineRule="auto"/>
              <w:ind w:left="0" w:leftChars="0" w:right="0" w:rightChars="0" w:firstLine="0" w:firstLineChars="0"/>
              <w:jc w:val="left"/>
              <w:rPr>
                <w:sz w:val="21"/>
              </w:rPr>
            </w:pPr>
            <w:r>
              <w:rPr>
                <w:sz w:val="21"/>
                <w:szCs w:val="21"/>
              </w:rPr>
              <w:t>铝合金</w:t>
            </w:r>
          </w:p>
        </w:tc>
        <w:tc>
          <w:tcPr>
            <w:tcW w:w="3016" w:type="dxa"/>
            <w:vAlign w:val="center"/>
          </w:tcPr>
          <w:p w14:paraId="4F718EF2">
            <w:pPr>
              <w:keepNext/>
              <w:snapToGrid w:val="0"/>
              <w:spacing w:before="70" w:after="70" w:line="240" w:lineRule="auto"/>
              <w:ind w:left="0" w:leftChars="0" w:right="0" w:rightChars="0" w:firstLine="0" w:firstLineChars="0"/>
              <w:jc w:val="left"/>
              <w:rPr>
                <w:sz w:val="21"/>
              </w:rPr>
            </w:pPr>
            <w:r>
              <w:rPr>
                <w:sz w:val="21"/>
                <w:szCs w:val="21"/>
              </w:rPr>
              <w:t>平面度 ≤0.02 mm，重复装夹偏差 ≤0.02 mm</w:t>
            </w:r>
          </w:p>
        </w:tc>
        <w:tc>
          <w:tcPr>
            <w:tcW w:w="757" w:type="dxa"/>
            <w:vAlign w:val="center"/>
          </w:tcPr>
          <w:p w14:paraId="5285B3E7">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E538486">
            <w:pPr>
              <w:keepNext/>
              <w:snapToGrid w:val="0"/>
              <w:spacing w:before="70" w:after="70" w:line="240" w:lineRule="auto"/>
              <w:ind w:left="0" w:leftChars="0" w:right="0" w:rightChars="0" w:firstLine="0" w:firstLineChars="0"/>
              <w:jc w:val="center"/>
              <w:rPr>
                <w:sz w:val="21"/>
              </w:rPr>
            </w:pPr>
            <w:r>
              <w:rPr>
                <w:sz w:val="21"/>
                <w:szCs w:val="21"/>
              </w:rPr>
              <w:t>块</w:t>
            </w:r>
          </w:p>
        </w:tc>
        <w:tc>
          <w:tcPr>
            <w:tcW w:w="0" w:type="auto"/>
            <w:vAlign w:val="center"/>
          </w:tcPr>
          <w:p w14:paraId="15100031">
            <w:pPr>
              <w:keepNext/>
              <w:snapToGrid w:val="0"/>
              <w:spacing w:before="70" w:after="70" w:line="240" w:lineRule="auto"/>
              <w:ind w:left="0" w:leftChars="0" w:right="0" w:rightChars="0" w:firstLine="0" w:firstLineChars="0"/>
              <w:jc w:val="left"/>
              <w:rPr>
                <w:sz w:val="21"/>
              </w:rPr>
            </w:pPr>
            <w:r>
              <w:rPr>
                <w:sz w:val="21"/>
                <w:szCs w:val="21"/>
              </w:rPr>
              <w:t>相机与结构连接</w:t>
            </w:r>
          </w:p>
        </w:tc>
        <w:tc>
          <w:tcPr>
            <w:tcW w:w="1716" w:type="dxa"/>
            <w:vAlign w:val="center"/>
          </w:tcPr>
          <w:p w14:paraId="21E426DA">
            <w:pPr>
              <w:keepNext/>
              <w:snapToGrid w:val="0"/>
              <w:spacing w:before="70" w:after="70" w:line="240" w:lineRule="auto"/>
              <w:ind w:left="0" w:leftChars="0" w:right="0" w:rightChars="0" w:firstLine="0" w:firstLineChars="0"/>
              <w:jc w:val="left"/>
              <w:rPr>
                <w:sz w:val="21"/>
              </w:rPr>
            </w:pPr>
            <w:r>
              <w:rPr>
                <w:sz w:val="21"/>
                <w:szCs w:val="21"/>
              </w:rPr>
              <w:t>统一规格</w:t>
            </w:r>
          </w:p>
        </w:tc>
      </w:tr>
      <w:tr w14:paraId="0A249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0660A63">
            <w:pPr>
              <w:keepNext/>
              <w:snapToGrid w:val="0"/>
              <w:spacing w:before="70" w:after="70" w:line="240" w:lineRule="auto"/>
              <w:ind w:left="0" w:leftChars="0" w:right="0" w:rightChars="0" w:firstLine="0" w:firstLineChars="0"/>
              <w:jc w:val="center"/>
              <w:rPr>
                <w:sz w:val="21"/>
              </w:rPr>
            </w:pPr>
            <w:r>
              <w:rPr>
                <w:sz w:val="21"/>
                <w:szCs w:val="21"/>
              </w:rPr>
              <w:t>16</w:t>
            </w:r>
          </w:p>
        </w:tc>
        <w:tc>
          <w:tcPr>
            <w:tcW w:w="0" w:type="auto"/>
            <w:vAlign w:val="center"/>
          </w:tcPr>
          <w:p w14:paraId="05A9369C">
            <w:pPr>
              <w:keepNext/>
              <w:snapToGrid w:val="0"/>
              <w:spacing w:before="70" w:after="70" w:line="240" w:lineRule="auto"/>
              <w:ind w:left="0" w:leftChars="0" w:right="0" w:rightChars="0" w:firstLine="0" w:firstLineChars="0"/>
              <w:jc w:val="left"/>
              <w:rPr>
                <w:sz w:val="21"/>
              </w:rPr>
            </w:pPr>
            <w:r>
              <w:rPr>
                <w:sz w:val="21"/>
                <w:szCs w:val="21"/>
              </w:rPr>
              <w:t>相机防护罩</w:t>
            </w:r>
          </w:p>
        </w:tc>
        <w:tc>
          <w:tcPr>
            <w:tcW w:w="0" w:type="auto"/>
            <w:vAlign w:val="center"/>
          </w:tcPr>
          <w:p w14:paraId="47A0AC74">
            <w:pPr>
              <w:keepNext/>
              <w:snapToGrid w:val="0"/>
              <w:spacing w:before="70" w:after="70" w:line="240" w:lineRule="auto"/>
              <w:ind w:left="0" w:leftChars="0" w:right="0" w:rightChars="0" w:firstLine="0" w:firstLineChars="0"/>
              <w:jc w:val="left"/>
              <w:rPr>
                <w:sz w:val="21"/>
              </w:rPr>
            </w:pPr>
            <w:r>
              <w:rPr>
                <w:sz w:val="21"/>
                <w:szCs w:val="21"/>
              </w:rPr>
              <w:t>IP65</w:t>
            </w:r>
          </w:p>
        </w:tc>
        <w:tc>
          <w:tcPr>
            <w:tcW w:w="3016" w:type="dxa"/>
            <w:vAlign w:val="center"/>
          </w:tcPr>
          <w:p w14:paraId="7A04B74D">
            <w:pPr>
              <w:keepNext/>
              <w:snapToGrid w:val="0"/>
              <w:spacing w:before="70" w:after="70" w:line="240" w:lineRule="auto"/>
              <w:ind w:left="0" w:leftChars="0" w:right="0" w:rightChars="0" w:firstLine="0" w:firstLineChars="0"/>
              <w:jc w:val="left"/>
              <w:rPr>
                <w:sz w:val="21"/>
              </w:rPr>
            </w:pPr>
            <w:r>
              <w:rPr>
                <w:sz w:val="21"/>
                <w:szCs w:val="21"/>
              </w:rPr>
              <w:t>带加热除雾，工作温度 -10～50 ℃</w:t>
            </w:r>
          </w:p>
        </w:tc>
        <w:tc>
          <w:tcPr>
            <w:tcW w:w="757" w:type="dxa"/>
            <w:vAlign w:val="center"/>
          </w:tcPr>
          <w:p w14:paraId="21F90B06">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A289701">
            <w:pPr>
              <w:keepNext/>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3235F98D">
            <w:pPr>
              <w:keepNext/>
              <w:snapToGrid w:val="0"/>
              <w:spacing w:before="70" w:after="70" w:line="240" w:lineRule="auto"/>
              <w:ind w:left="0" w:leftChars="0" w:right="0" w:rightChars="0" w:firstLine="0" w:firstLineChars="0"/>
              <w:jc w:val="left"/>
              <w:rPr>
                <w:sz w:val="21"/>
              </w:rPr>
            </w:pPr>
            <w:r>
              <w:rPr>
                <w:sz w:val="21"/>
                <w:szCs w:val="21"/>
              </w:rPr>
              <w:t>高湿环境防护</w:t>
            </w:r>
          </w:p>
        </w:tc>
        <w:tc>
          <w:tcPr>
            <w:tcW w:w="1716" w:type="dxa"/>
            <w:vAlign w:val="center"/>
          </w:tcPr>
          <w:p w14:paraId="5BB3572F">
            <w:pPr>
              <w:keepNext/>
              <w:snapToGrid w:val="0"/>
              <w:spacing w:before="70" w:after="70" w:line="240" w:lineRule="auto"/>
              <w:ind w:left="0" w:leftChars="0" w:right="0" w:rightChars="0" w:firstLine="0" w:firstLineChars="0"/>
              <w:jc w:val="left"/>
              <w:rPr>
                <w:sz w:val="21"/>
              </w:rPr>
            </w:pPr>
            <w:r>
              <w:rPr>
                <w:sz w:val="21"/>
                <w:szCs w:val="21"/>
              </w:rPr>
              <w:t>现场必需</w:t>
            </w:r>
          </w:p>
        </w:tc>
      </w:tr>
      <w:tr w14:paraId="6F86E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81205BD">
            <w:pPr>
              <w:keepNext/>
              <w:snapToGrid w:val="0"/>
              <w:spacing w:before="70" w:after="70" w:line="240" w:lineRule="auto"/>
              <w:ind w:left="0" w:leftChars="0" w:right="0" w:rightChars="0" w:firstLine="0" w:firstLineChars="0"/>
              <w:jc w:val="center"/>
              <w:rPr>
                <w:sz w:val="21"/>
              </w:rPr>
            </w:pPr>
            <w:r>
              <w:rPr>
                <w:sz w:val="21"/>
                <w:szCs w:val="21"/>
              </w:rPr>
              <w:t>17</w:t>
            </w:r>
          </w:p>
        </w:tc>
        <w:tc>
          <w:tcPr>
            <w:tcW w:w="0" w:type="auto"/>
            <w:vAlign w:val="center"/>
          </w:tcPr>
          <w:p w14:paraId="2672E899">
            <w:pPr>
              <w:keepNext/>
              <w:snapToGrid w:val="0"/>
              <w:spacing w:before="70" w:after="70" w:line="240" w:lineRule="auto"/>
              <w:ind w:left="0" w:leftChars="0" w:right="0" w:rightChars="0" w:firstLine="0" w:firstLineChars="0"/>
              <w:jc w:val="left"/>
              <w:rPr>
                <w:sz w:val="21"/>
              </w:rPr>
            </w:pPr>
            <w:r>
              <w:rPr>
                <w:sz w:val="21"/>
                <w:szCs w:val="21"/>
              </w:rPr>
              <w:t>镜头加热环</w:t>
            </w:r>
          </w:p>
        </w:tc>
        <w:tc>
          <w:tcPr>
            <w:tcW w:w="0" w:type="auto"/>
            <w:vAlign w:val="center"/>
          </w:tcPr>
          <w:p w14:paraId="2151ED42">
            <w:pPr>
              <w:keepNext/>
              <w:snapToGrid w:val="0"/>
              <w:spacing w:before="70" w:after="70" w:line="240" w:lineRule="auto"/>
              <w:ind w:left="0" w:leftChars="0" w:right="0" w:rightChars="0" w:firstLine="0" w:firstLineChars="0"/>
              <w:jc w:val="left"/>
              <w:rPr>
                <w:sz w:val="21"/>
              </w:rPr>
            </w:pPr>
            <w:r>
              <w:rPr>
                <w:sz w:val="21"/>
                <w:szCs w:val="21"/>
              </w:rPr>
              <w:t>恒温控制</w:t>
            </w:r>
          </w:p>
        </w:tc>
        <w:tc>
          <w:tcPr>
            <w:tcW w:w="3016" w:type="dxa"/>
            <w:vAlign w:val="center"/>
          </w:tcPr>
          <w:p w14:paraId="5F07AEE1">
            <w:pPr>
              <w:keepNext/>
              <w:snapToGrid w:val="0"/>
              <w:spacing w:before="70" w:after="70" w:line="240" w:lineRule="auto"/>
              <w:ind w:left="0" w:leftChars="0" w:right="0" w:rightChars="0" w:firstLine="0" w:firstLineChars="0"/>
              <w:jc w:val="left"/>
              <w:rPr>
                <w:sz w:val="21"/>
              </w:rPr>
            </w:pPr>
            <w:r>
              <w:rPr>
                <w:sz w:val="21"/>
                <w:szCs w:val="21"/>
              </w:rPr>
              <w:t>功率 5 W，控温精度 ±2 ℃</w:t>
            </w:r>
          </w:p>
        </w:tc>
        <w:tc>
          <w:tcPr>
            <w:tcW w:w="757" w:type="dxa"/>
            <w:vAlign w:val="center"/>
          </w:tcPr>
          <w:p w14:paraId="44CCC687">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EE90C3F">
            <w:pPr>
              <w:keepNext/>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4D87B99B">
            <w:pPr>
              <w:keepNext/>
              <w:snapToGrid w:val="0"/>
              <w:spacing w:before="70" w:after="70" w:line="240" w:lineRule="auto"/>
              <w:ind w:left="0" w:leftChars="0" w:right="0" w:rightChars="0" w:firstLine="0" w:firstLineChars="0"/>
              <w:jc w:val="left"/>
              <w:rPr>
                <w:sz w:val="21"/>
              </w:rPr>
            </w:pPr>
            <w:r>
              <w:rPr>
                <w:sz w:val="21"/>
                <w:szCs w:val="21"/>
              </w:rPr>
              <w:t>防结露</w:t>
            </w:r>
          </w:p>
        </w:tc>
        <w:tc>
          <w:tcPr>
            <w:tcW w:w="1716" w:type="dxa"/>
            <w:vAlign w:val="center"/>
          </w:tcPr>
          <w:p w14:paraId="6AE85EBA">
            <w:pPr>
              <w:keepNext/>
              <w:snapToGrid w:val="0"/>
              <w:spacing w:before="70" w:after="70" w:line="240" w:lineRule="auto"/>
              <w:ind w:left="0" w:leftChars="0" w:right="0" w:rightChars="0" w:firstLine="0" w:firstLineChars="0"/>
              <w:jc w:val="left"/>
              <w:rPr>
                <w:sz w:val="21"/>
              </w:rPr>
            </w:pPr>
            <w:r>
              <w:rPr>
                <w:sz w:val="21"/>
                <w:szCs w:val="21"/>
              </w:rPr>
              <w:t>与防护罩配套</w:t>
            </w:r>
          </w:p>
        </w:tc>
      </w:tr>
      <w:tr w14:paraId="6819A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4C82A5F">
            <w:pPr>
              <w:keepNext/>
              <w:snapToGrid w:val="0"/>
              <w:spacing w:before="70" w:after="70" w:line="240" w:lineRule="auto"/>
              <w:ind w:left="0" w:leftChars="0" w:right="0" w:rightChars="0" w:firstLine="0" w:firstLineChars="0"/>
              <w:jc w:val="center"/>
              <w:rPr>
                <w:sz w:val="21"/>
              </w:rPr>
            </w:pPr>
            <w:r>
              <w:rPr>
                <w:sz w:val="21"/>
                <w:szCs w:val="21"/>
              </w:rPr>
              <w:t>18</w:t>
            </w:r>
          </w:p>
        </w:tc>
        <w:tc>
          <w:tcPr>
            <w:tcW w:w="0" w:type="auto"/>
            <w:vAlign w:val="center"/>
          </w:tcPr>
          <w:p w14:paraId="2E0E538F">
            <w:pPr>
              <w:keepNext/>
              <w:snapToGrid w:val="0"/>
              <w:spacing w:before="70" w:after="70" w:line="240" w:lineRule="auto"/>
              <w:ind w:left="0" w:leftChars="0" w:right="0" w:rightChars="0" w:firstLine="0" w:firstLineChars="0"/>
              <w:jc w:val="left"/>
              <w:rPr>
                <w:sz w:val="21"/>
              </w:rPr>
            </w:pPr>
            <w:r>
              <w:rPr>
                <w:sz w:val="21"/>
                <w:szCs w:val="21"/>
              </w:rPr>
              <w:t>相机同步盒</w:t>
            </w:r>
          </w:p>
        </w:tc>
        <w:tc>
          <w:tcPr>
            <w:tcW w:w="0" w:type="auto"/>
            <w:vAlign w:val="center"/>
          </w:tcPr>
          <w:p w14:paraId="76A84EA4">
            <w:pPr>
              <w:keepNext/>
              <w:snapToGrid w:val="0"/>
              <w:spacing w:before="70" w:after="70" w:line="240" w:lineRule="auto"/>
              <w:ind w:left="0" w:leftChars="0" w:right="0" w:rightChars="0" w:firstLine="0" w:firstLineChars="0"/>
              <w:jc w:val="left"/>
              <w:rPr>
                <w:sz w:val="21"/>
              </w:rPr>
            </w:pPr>
            <w:r>
              <w:rPr>
                <w:sz w:val="21"/>
                <w:szCs w:val="21"/>
              </w:rPr>
              <w:t>硬件触发</w:t>
            </w:r>
          </w:p>
        </w:tc>
        <w:tc>
          <w:tcPr>
            <w:tcW w:w="3016" w:type="dxa"/>
            <w:vAlign w:val="center"/>
          </w:tcPr>
          <w:p w14:paraId="31DDE489">
            <w:pPr>
              <w:keepNext/>
              <w:snapToGrid w:val="0"/>
              <w:spacing w:before="70" w:after="70" w:line="240" w:lineRule="auto"/>
              <w:ind w:left="0" w:leftChars="0" w:right="0" w:rightChars="0" w:firstLine="0" w:firstLineChars="0"/>
              <w:jc w:val="left"/>
              <w:rPr>
                <w:sz w:val="21"/>
              </w:rPr>
            </w:pPr>
            <w:r>
              <w:rPr>
                <w:sz w:val="21"/>
                <w:szCs w:val="21"/>
              </w:rPr>
              <w:t>同步误差 ≤10 μs，支持 8 路输出</w:t>
            </w:r>
          </w:p>
        </w:tc>
        <w:tc>
          <w:tcPr>
            <w:tcW w:w="757" w:type="dxa"/>
            <w:vAlign w:val="center"/>
          </w:tcPr>
          <w:p w14:paraId="28953875">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FA3AE6D">
            <w:pPr>
              <w:keepNext/>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45678834">
            <w:pPr>
              <w:keepNext/>
              <w:snapToGrid w:val="0"/>
              <w:spacing w:before="70" w:after="70" w:line="240" w:lineRule="auto"/>
              <w:ind w:left="0" w:leftChars="0" w:right="0" w:rightChars="0" w:firstLine="0" w:firstLineChars="0"/>
              <w:jc w:val="left"/>
              <w:rPr>
                <w:sz w:val="21"/>
              </w:rPr>
            </w:pPr>
            <w:r>
              <w:rPr>
                <w:sz w:val="21"/>
                <w:szCs w:val="21"/>
              </w:rPr>
              <w:t>多相机硬同步</w:t>
            </w:r>
          </w:p>
        </w:tc>
        <w:tc>
          <w:tcPr>
            <w:tcW w:w="1716" w:type="dxa"/>
            <w:vAlign w:val="center"/>
          </w:tcPr>
          <w:p w14:paraId="2FE10F6E">
            <w:pPr>
              <w:keepNext/>
              <w:snapToGrid w:val="0"/>
              <w:spacing w:before="70" w:after="70" w:line="240" w:lineRule="auto"/>
              <w:ind w:left="0" w:leftChars="0" w:right="0" w:rightChars="0" w:firstLine="0" w:firstLineChars="0"/>
              <w:jc w:val="left"/>
              <w:rPr>
                <w:sz w:val="21"/>
              </w:rPr>
            </w:pPr>
            <w:r>
              <w:rPr>
                <w:sz w:val="21"/>
                <w:szCs w:val="21"/>
              </w:rPr>
              <w:t>关键指标保障</w:t>
            </w:r>
          </w:p>
        </w:tc>
      </w:tr>
      <w:tr w14:paraId="5E478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C597EC3">
            <w:pPr>
              <w:keepNext/>
              <w:snapToGrid w:val="0"/>
              <w:spacing w:before="70" w:after="70" w:line="240" w:lineRule="auto"/>
              <w:ind w:left="0" w:leftChars="0" w:right="0" w:rightChars="0" w:firstLine="0" w:firstLineChars="0"/>
              <w:jc w:val="center"/>
              <w:rPr>
                <w:sz w:val="21"/>
              </w:rPr>
            </w:pPr>
            <w:r>
              <w:rPr>
                <w:sz w:val="21"/>
                <w:szCs w:val="21"/>
              </w:rPr>
              <w:t>19</w:t>
            </w:r>
          </w:p>
        </w:tc>
        <w:tc>
          <w:tcPr>
            <w:tcW w:w="0" w:type="auto"/>
            <w:vAlign w:val="center"/>
          </w:tcPr>
          <w:p w14:paraId="5060DA8D">
            <w:pPr>
              <w:keepNext/>
              <w:snapToGrid w:val="0"/>
              <w:spacing w:before="70" w:after="70" w:line="240" w:lineRule="auto"/>
              <w:ind w:left="0" w:leftChars="0" w:right="0" w:rightChars="0" w:firstLine="0" w:firstLineChars="0"/>
              <w:jc w:val="left"/>
              <w:rPr>
                <w:sz w:val="21"/>
              </w:rPr>
            </w:pPr>
            <w:r>
              <w:rPr>
                <w:sz w:val="21"/>
                <w:szCs w:val="21"/>
              </w:rPr>
              <w:t>影像采集存储卡</w:t>
            </w:r>
          </w:p>
        </w:tc>
        <w:tc>
          <w:tcPr>
            <w:tcW w:w="0" w:type="auto"/>
            <w:vAlign w:val="center"/>
          </w:tcPr>
          <w:p w14:paraId="2EAD39A7">
            <w:pPr>
              <w:keepNext/>
              <w:snapToGrid w:val="0"/>
              <w:spacing w:before="70" w:after="70" w:line="240" w:lineRule="auto"/>
              <w:ind w:left="0" w:leftChars="0" w:right="0" w:rightChars="0" w:firstLine="0" w:firstLineChars="0"/>
              <w:jc w:val="left"/>
              <w:rPr>
                <w:sz w:val="21"/>
              </w:rPr>
            </w:pPr>
            <w:r>
              <w:rPr>
                <w:sz w:val="21"/>
                <w:szCs w:val="21"/>
              </w:rPr>
              <w:t>工业级</w:t>
            </w:r>
          </w:p>
        </w:tc>
        <w:tc>
          <w:tcPr>
            <w:tcW w:w="3016" w:type="dxa"/>
            <w:vAlign w:val="center"/>
          </w:tcPr>
          <w:p w14:paraId="46897AC2">
            <w:pPr>
              <w:keepNext/>
              <w:snapToGrid w:val="0"/>
              <w:spacing w:before="70" w:after="70" w:line="240" w:lineRule="auto"/>
              <w:ind w:left="0" w:leftChars="0" w:right="0" w:rightChars="0" w:firstLine="0" w:firstLineChars="0"/>
              <w:jc w:val="left"/>
              <w:rPr>
                <w:sz w:val="21"/>
              </w:rPr>
            </w:pPr>
            <w:r>
              <w:rPr>
                <w:sz w:val="21"/>
                <w:szCs w:val="21"/>
              </w:rPr>
              <w:t>容量 ≥256 GB，写入 ≥150 MB/s</w:t>
            </w:r>
          </w:p>
        </w:tc>
        <w:tc>
          <w:tcPr>
            <w:tcW w:w="757" w:type="dxa"/>
            <w:vAlign w:val="center"/>
          </w:tcPr>
          <w:p w14:paraId="23373C12">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9083EFB">
            <w:pPr>
              <w:keepNext/>
              <w:snapToGrid w:val="0"/>
              <w:spacing w:before="70" w:after="70" w:line="240" w:lineRule="auto"/>
              <w:ind w:left="0" w:leftChars="0" w:right="0" w:rightChars="0" w:firstLine="0" w:firstLineChars="0"/>
              <w:jc w:val="center"/>
              <w:rPr>
                <w:sz w:val="21"/>
              </w:rPr>
            </w:pPr>
            <w:r>
              <w:rPr>
                <w:sz w:val="21"/>
                <w:szCs w:val="21"/>
              </w:rPr>
              <w:t>张</w:t>
            </w:r>
          </w:p>
        </w:tc>
        <w:tc>
          <w:tcPr>
            <w:tcW w:w="0" w:type="auto"/>
            <w:vAlign w:val="center"/>
          </w:tcPr>
          <w:p w14:paraId="6C64DEC0">
            <w:pPr>
              <w:keepNext/>
              <w:snapToGrid w:val="0"/>
              <w:spacing w:before="70" w:after="70" w:line="240" w:lineRule="auto"/>
              <w:ind w:left="0" w:leftChars="0" w:right="0" w:rightChars="0" w:firstLine="0" w:firstLineChars="0"/>
              <w:jc w:val="left"/>
              <w:rPr>
                <w:sz w:val="21"/>
              </w:rPr>
            </w:pPr>
            <w:r>
              <w:rPr>
                <w:sz w:val="21"/>
                <w:szCs w:val="21"/>
              </w:rPr>
              <w:t>现场缓存</w:t>
            </w:r>
          </w:p>
        </w:tc>
        <w:tc>
          <w:tcPr>
            <w:tcW w:w="1716" w:type="dxa"/>
            <w:vAlign w:val="center"/>
          </w:tcPr>
          <w:p w14:paraId="74C25519">
            <w:pPr>
              <w:keepNext/>
              <w:snapToGrid w:val="0"/>
              <w:spacing w:before="70" w:after="70" w:line="240" w:lineRule="auto"/>
              <w:ind w:left="0" w:leftChars="0" w:right="0" w:rightChars="0" w:firstLine="0" w:firstLineChars="0"/>
              <w:jc w:val="left"/>
              <w:rPr>
                <w:sz w:val="21"/>
              </w:rPr>
            </w:pPr>
            <w:r>
              <w:rPr>
                <w:sz w:val="21"/>
                <w:szCs w:val="21"/>
              </w:rPr>
              <w:t>双卡冗余</w:t>
            </w:r>
          </w:p>
        </w:tc>
      </w:tr>
      <w:tr w14:paraId="73CB2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95C0A9D">
            <w:pPr>
              <w:keepNext/>
              <w:snapToGrid w:val="0"/>
              <w:spacing w:before="70" w:after="70" w:line="240" w:lineRule="auto"/>
              <w:ind w:left="0" w:leftChars="0" w:right="0" w:rightChars="0" w:firstLine="0" w:firstLineChars="0"/>
              <w:jc w:val="center"/>
              <w:rPr>
                <w:sz w:val="21"/>
              </w:rPr>
            </w:pPr>
            <w:r>
              <w:rPr>
                <w:sz w:val="21"/>
                <w:szCs w:val="21"/>
              </w:rPr>
              <w:t>20</w:t>
            </w:r>
          </w:p>
        </w:tc>
        <w:tc>
          <w:tcPr>
            <w:tcW w:w="832" w:type="dxa"/>
            <w:vAlign w:val="center"/>
          </w:tcPr>
          <w:p w14:paraId="5B101D2C">
            <w:pPr>
              <w:keepNext/>
              <w:snapToGrid w:val="0"/>
              <w:spacing w:before="70" w:after="70" w:line="240" w:lineRule="auto"/>
              <w:ind w:left="0" w:leftChars="0" w:right="0" w:rightChars="0" w:firstLine="0" w:firstLineChars="0"/>
              <w:jc w:val="left"/>
              <w:rPr>
                <w:sz w:val="21"/>
              </w:rPr>
            </w:pPr>
            <w:r>
              <w:rPr>
                <w:sz w:val="21"/>
                <w:szCs w:val="21"/>
              </w:rPr>
              <w:t>云台</w:t>
            </w:r>
          </w:p>
        </w:tc>
        <w:tc>
          <w:tcPr>
            <w:tcW w:w="1729" w:type="dxa"/>
            <w:vAlign w:val="center"/>
          </w:tcPr>
          <w:p w14:paraId="143C0FCE">
            <w:pPr>
              <w:keepNext/>
              <w:snapToGrid w:val="0"/>
              <w:spacing w:before="70" w:after="70" w:line="240" w:lineRule="auto"/>
              <w:ind w:left="0" w:leftChars="0" w:right="0" w:rightChars="0" w:firstLine="0" w:firstLineChars="0"/>
              <w:jc w:val="left"/>
              <w:rPr>
                <w:sz w:val="21"/>
              </w:rPr>
            </w:pPr>
            <w:r>
              <w:rPr>
                <w:sz w:val="21"/>
                <w:szCs w:val="21"/>
              </w:rPr>
              <w:t>电动两轴</w:t>
            </w:r>
          </w:p>
        </w:tc>
        <w:tc>
          <w:tcPr>
            <w:tcW w:w="3016" w:type="dxa"/>
            <w:vAlign w:val="center"/>
          </w:tcPr>
          <w:p w14:paraId="5F371E1D">
            <w:pPr>
              <w:keepNext/>
              <w:snapToGrid w:val="0"/>
              <w:spacing w:before="70" w:after="70" w:line="240" w:lineRule="auto"/>
              <w:ind w:left="0" w:leftChars="0" w:right="0" w:rightChars="0" w:firstLine="0" w:firstLineChars="0"/>
              <w:jc w:val="left"/>
              <w:rPr>
                <w:sz w:val="21"/>
              </w:rPr>
            </w:pPr>
            <w:r>
              <w:rPr>
                <w:sz w:val="21"/>
                <w:szCs w:val="21"/>
              </w:rPr>
              <w:t>角度分辨率 ≤0.01°，重复定位 ≤0.02°，负载 ≥5 kg</w:t>
            </w:r>
          </w:p>
        </w:tc>
        <w:tc>
          <w:tcPr>
            <w:tcW w:w="757" w:type="dxa"/>
            <w:vAlign w:val="center"/>
          </w:tcPr>
          <w:p w14:paraId="608B14ED">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2AEB27F">
            <w:pPr>
              <w:keepNext/>
              <w:snapToGrid w:val="0"/>
              <w:spacing w:before="70" w:after="70" w:line="240" w:lineRule="auto"/>
              <w:ind w:left="0" w:leftChars="0" w:right="0" w:rightChars="0" w:firstLine="0" w:firstLineChars="0"/>
              <w:jc w:val="center"/>
              <w:rPr>
                <w:sz w:val="21"/>
              </w:rPr>
            </w:pPr>
            <w:r>
              <w:rPr>
                <w:sz w:val="21"/>
                <w:szCs w:val="21"/>
              </w:rPr>
              <w:t>台</w:t>
            </w:r>
          </w:p>
        </w:tc>
        <w:tc>
          <w:tcPr>
            <w:tcW w:w="832" w:type="dxa"/>
            <w:vAlign w:val="center"/>
          </w:tcPr>
          <w:p w14:paraId="13028948">
            <w:pPr>
              <w:keepNext/>
              <w:snapToGrid w:val="0"/>
              <w:spacing w:before="70" w:after="70" w:line="240" w:lineRule="auto"/>
              <w:ind w:left="0" w:leftChars="0" w:right="0" w:rightChars="0" w:firstLine="0" w:firstLineChars="0"/>
              <w:jc w:val="left"/>
              <w:rPr>
                <w:sz w:val="21"/>
              </w:rPr>
            </w:pPr>
            <w:r>
              <w:rPr>
                <w:sz w:val="21"/>
                <w:szCs w:val="21"/>
              </w:rPr>
              <w:t>视角调整</w:t>
            </w:r>
          </w:p>
        </w:tc>
        <w:tc>
          <w:tcPr>
            <w:tcW w:w="1716" w:type="dxa"/>
            <w:vAlign w:val="center"/>
          </w:tcPr>
          <w:p w14:paraId="63594C25">
            <w:pPr>
              <w:keepNext/>
              <w:snapToGrid w:val="0"/>
              <w:spacing w:before="70" w:after="70" w:line="240" w:lineRule="auto"/>
              <w:ind w:left="0" w:leftChars="0" w:right="0" w:rightChars="0" w:firstLine="0" w:firstLineChars="0"/>
              <w:jc w:val="left"/>
              <w:rPr>
                <w:sz w:val="21"/>
              </w:rPr>
            </w:pPr>
            <w:r>
              <w:rPr>
                <w:rFonts w:hint="eastAsia"/>
                <w:sz w:val="21"/>
                <w:szCs w:val="21"/>
              </w:rPr>
              <w:t>-</w:t>
            </w:r>
          </w:p>
        </w:tc>
      </w:tr>
    </w:tbl>
    <w:p w14:paraId="52E8002F">
      <w:pPr>
        <w:spacing w:line="240" w:lineRule="auto"/>
      </w:pPr>
    </w:p>
    <w:p w14:paraId="295BE284">
      <w:pPr>
        <w:numPr>
          <w:ilvl w:val="0"/>
          <w:numId w:val="37"/>
        </w:numPr>
        <w:ind w:left="0" w:firstLine="482" w:firstLineChars="200"/>
        <w:rPr>
          <w:b/>
          <w:bCs/>
        </w:rPr>
      </w:pPr>
      <w:r>
        <w:rPr>
          <w:b/>
          <w:bCs/>
        </w:rPr>
        <w:t>结构与机械分系统</w:t>
      </w:r>
    </w:p>
    <w:tbl>
      <w:tblPr>
        <w:tblStyle w:val="32"/>
        <w:tblW w:w="1006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967"/>
        <w:gridCol w:w="1714"/>
        <w:gridCol w:w="3069"/>
        <w:gridCol w:w="757"/>
        <w:gridCol w:w="757"/>
        <w:gridCol w:w="967"/>
        <w:gridCol w:w="1081"/>
      </w:tblGrid>
      <w:tr w14:paraId="13FC7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450DBAD1">
            <w:pPr>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3AC4CE1A">
            <w:pPr>
              <w:snapToGrid w:val="0"/>
              <w:spacing w:before="70" w:after="70" w:line="240" w:lineRule="auto"/>
              <w:ind w:left="0" w:leftChars="0" w:right="0" w:rightChars="0" w:firstLine="0" w:firstLineChars="0"/>
              <w:jc w:val="center"/>
              <w:rPr>
                <w:b/>
                <w:sz w:val="21"/>
              </w:rPr>
            </w:pPr>
            <w:r>
              <w:rPr>
                <w:b/>
                <w:sz w:val="21"/>
                <w:szCs w:val="21"/>
              </w:rPr>
              <w:t>名称</w:t>
            </w:r>
          </w:p>
        </w:tc>
        <w:tc>
          <w:tcPr>
            <w:tcW w:w="1714" w:type="dxa"/>
            <w:shd w:val="clear" w:color="auto" w:fill="E7E6E6"/>
            <w:vAlign w:val="center"/>
          </w:tcPr>
          <w:p w14:paraId="2B237DAF">
            <w:pPr>
              <w:snapToGrid w:val="0"/>
              <w:spacing w:before="70" w:after="70" w:line="240" w:lineRule="auto"/>
              <w:ind w:left="0" w:leftChars="0" w:right="0" w:rightChars="0" w:firstLine="0" w:firstLineChars="0"/>
              <w:jc w:val="center"/>
              <w:rPr>
                <w:b/>
                <w:sz w:val="21"/>
              </w:rPr>
            </w:pPr>
            <w:r>
              <w:rPr>
                <w:b/>
                <w:sz w:val="21"/>
                <w:szCs w:val="21"/>
              </w:rPr>
              <w:t>建议规格</w:t>
            </w:r>
          </w:p>
        </w:tc>
        <w:tc>
          <w:tcPr>
            <w:tcW w:w="0" w:type="auto"/>
            <w:shd w:val="clear" w:color="auto" w:fill="E7E6E6"/>
            <w:vAlign w:val="center"/>
          </w:tcPr>
          <w:p w14:paraId="0B996BEF">
            <w:pPr>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17CE5CA2">
            <w:pPr>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62C47E27">
            <w:pPr>
              <w:snapToGrid w:val="0"/>
              <w:spacing w:before="70" w:after="70" w:line="240" w:lineRule="auto"/>
              <w:ind w:left="0" w:leftChars="0" w:right="0" w:rightChars="0" w:firstLine="0" w:firstLineChars="0"/>
              <w:jc w:val="center"/>
              <w:rPr>
                <w:b/>
                <w:sz w:val="21"/>
              </w:rPr>
            </w:pPr>
            <w:r>
              <w:rPr>
                <w:b/>
                <w:sz w:val="21"/>
                <w:szCs w:val="21"/>
              </w:rPr>
              <w:t>单位</w:t>
            </w:r>
          </w:p>
        </w:tc>
        <w:tc>
          <w:tcPr>
            <w:tcW w:w="0" w:type="auto"/>
            <w:shd w:val="clear" w:color="auto" w:fill="E7E6E6"/>
            <w:vAlign w:val="center"/>
          </w:tcPr>
          <w:p w14:paraId="27288D10">
            <w:pPr>
              <w:snapToGrid w:val="0"/>
              <w:spacing w:before="70" w:after="70" w:line="240" w:lineRule="auto"/>
              <w:ind w:left="0" w:leftChars="0" w:right="0" w:rightChars="0" w:firstLine="0" w:firstLineChars="0"/>
              <w:jc w:val="center"/>
              <w:rPr>
                <w:b/>
                <w:sz w:val="21"/>
              </w:rPr>
            </w:pPr>
            <w:r>
              <w:rPr>
                <w:b/>
                <w:sz w:val="21"/>
                <w:szCs w:val="21"/>
              </w:rPr>
              <w:t>用途</w:t>
            </w:r>
          </w:p>
        </w:tc>
        <w:tc>
          <w:tcPr>
            <w:tcW w:w="1081" w:type="dxa"/>
            <w:shd w:val="clear" w:color="auto" w:fill="E7E6E6"/>
            <w:vAlign w:val="center"/>
          </w:tcPr>
          <w:p w14:paraId="59B8720E">
            <w:pPr>
              <w:snapToGrid w:val="0"/>
              <w:spacing w:before="70" w:after="70" w:line="240" w:lineRule="auto"/>
              <w:ind w:left="0" w:leftChars="0" w:right="0" w:rightChars="0" w:firstLine="0" w:firstLineChars="0"/>
              <w:jc w:val="center"/>
              <w:rPr>
                <w:b/>
                <w:sz w:val="21"/>
              </w:rPr>
            </w:pPr>
            <w:r>
              <w:rPr>
                <w:b/>
                <w:sz w:val="21"/>
                <w:szCs w:val="21"/>
              </w:rPr>
              <w:t>备注</w:t>
            </w:r>
          </w:p>
        </w:tc>
      </w:tr>
      <w:tr w14:paraId="51A10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8232C9E">
            <w:pPr>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58737D04">
            <w:pPr>
              <w:snapToGrid w:val="0"/>
              <w:spacing w:before="70" w:after="70" w:line="240" w:lineRule="auto"/>
              <w:ind w:left="0" w:leftChars="0" w:right="0" w:rightChars="0" w:firstLine="0" w:firstLineChars="0"/>
              <w:jc w:val="left"/>
              <w:rPr>
                <w:sz w:val="21"/>
              </w:rPr>
            </w:pPr>
            <w:r>
              <w:rPr>
                <w:sz w:val="21"/>
                <w:szCs w:val="21"/>
              </w:rPr>
              <w:t>跟踪框架主体</w:t>
            </w:r>
          </w:p>
        </w:tc>
        <w:tc>
          <w:tcPr>
            <w:tcW w:w="1714" w:type="dxa"/>
            <w:vAlign w:val="center"/>
          </w:tcPr>
          <w:p w14:paraId="618FF790">
            <w:pPr>
              <w:snapToGrid w:val="0"/>
              <w:spacing w:before="70" w:after="70" w:line="240" w:lineRule="auto"/>
              <w:ind w:left="0" w:leftChars="0" w:right="0" w:rightChars="0" w:firstLine="0" w:firstLineChars="0"/>
              <w:jc w:val="left"/>
              <w:rPr>
                <w:sz w:val="21"/>
              </w:rPr>
            </w:pPr>
            <w:r>
              <w:rPr>
                <w:sz w:val="21"/>
                <w:szCs w:val="21"/>
              </w:rPr>
              <w:t>碳纤维桁架</w:t>
            </w:r>
          </w:p>
        </w:tc>
        <w:tc>
          <w:tcPr>
            <w:tcW w:w="0" w:type="auto"/>
            <w:vAlign w:val="center"/>
          </w:tcPr>
          <w:p w14:paraId="6B194BD7">
            <w:pPr>
              <w:snapToGrid w:val="0"/>
              <w:spacing w:before="70" w:after="70" w:line="240" w:lineRule="auto"/>
              <w:ind w:left="0" w:leftChars="0" w:right="0" w:rightChars="0" w:firstLine="0" w:firstLineChars="0"/>
              <w:jc w:val="left"/>
              <w:rPr>
                <w:sz w:val="21"/>
              </w:rPr>
            </w:pPr>
            <w:r>
              <w:rPr>
                <w:sz w:val="21"/>
                <w:szCs w:val="21"/>
              </w:rPr>
              <w:t>尺寸 1.2 m 级，自重 ≤6 kg，变形 ≤0.1 mm/10 kg 载荷</w:t>
            </w:r>
          </w:p>
        </w:tc>
        <w:tc>
          <w:tcPr>
            <w:tcW w:w="757" w:type="dxa"/>
            <w:vAlign w:val="center"/>
          </w:tcPr>
          <w:p w14:paraId="447F72F6">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86A2AF2">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4BFE6F1D">
            <w:pPr>
              <w:snapToGrid w:val="0"/>
              <w:spacing w:before="70" w:after="70" w:line="240" w:lineRule="auto"/>
              <w:ind w:left="0" w:leftChars="0" w:right="0" w:rightChars="0" w:firstLine="0" w:firstLineChars="0"/>
              <w:jc w:val="left"/>
              <w:rPr>
                <w:sz w:val="21"/>
              </w:rPr>
            </w:pPr>
            <w:r>
              <w:rPr>
                <w:sz w:val="21"/>
                <w:szCs w:val="21"/>
              </w:rPr>
              <w:t>球形扫描构型</w:t>
            </w:r>
          </w:p>
        </w:tc>
        <w:tc>
          <w:tcPr>
            <w:tcW w:w="1081" w:type="dxa"/>
            <w:vAlign w:val="center"/>
          </w:tcPr>
          <w:p w14:paraId="7AF98645">
            <w:pPr>
              <w:snapToGrid w:val="0"/>
              <w:spacing w:before="70" w:after="70" w:line="240" w:lineRule="auto"/>
              <w:ind w:left="0" w:leftChars="0" w:right="0" w:rightChars="0" w:firstLine="0" w:firstLineChars="0"/>
              <w:jc w:val="left"/>
              <w:rPr>
                <w:sz w:val="21"/>
              </w:rPr>
            </w:pPr>
            <w:r>
              <w:rPr>
                <w:sz w:val="21"/>
                <w:szCs w:val="21"/>
              </w:rPr>
              <w:t>模块可拆</w:t>
            </w:r>
          </w:p>
        </w:tc>
      </w:tr>
      <w:tr w14:paraId="7EB71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9231C17">
            <w:pPr>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42F958A6">
            <w:pPr>
              <w:snapToGrid w:val="0"/>
              <w:spacing w:before="70" w:after="70" w:line="240" w:lineRule="auto"/>
              <w:ind w:left="0" w:leftChars="0" w:right="0" w:rightChars="0" w:firstLine="0" w:firstLineChars="0"/>
              <w:jc w:val="left"/>
              <w:rPr>
                <w:sz w:val="21"/>
              </w:rPr>
            </w:pPr>
            <w:r>
              <w:rPr>
                <w:sz w:val="21"/>
                <w:szCs w:val="21"/>
              </w:rPr>
              <w:t>框架连接节点</w:t>
            </w:r>
          </w:p>
        </w:tc>
        <w:tc>
          <w:tcPr>
            <w:tcW w:w="1714" w:type="dxa"/>
            <w:vAlign w:val="center"/>
          </w:tcPr>
          <w:p w14:paraId="72CABE48">
            <w:pPr>
              <w:snapToGrid w:val="0"/>
              <w:spacing w:before="70" w:after="70" w:line="240" w:lineRule="auto"/>
              <w:ind w:left="0" w:leftChars="0" w:right="0" w:rightChars="0" w:firstLine="0" w:firstLineChars="0"/>
              <w:jc w:val="left"/>
              <w:rPr>
                <w:sz w:val="21"/>
              </w:rPr>
            </w:pPr>
            <w:r>
              <w:rPr>
                <w:sz w:val="21"/>
                <w:szCs w:val="21"/>
              </w:rPr>
              <w:t>铝合金精密件</w:t>
            </w:r>
          </w:p>
        </w:tc>
        <w:tc>
          <w:tcPr>
            <w:tcW w:w="0" w:type="auto"/>
            <w:vAlign w:val="center"/>
          </w:tcPr>
          <w:p w14:paraId="66F2B229">
            <w:pPr>
              <w:snapToGrid w:val="0"/>
              <w:spacing w:before="70" w:after="70" w:line="240" w:lineRule="auto"/>
              <w:ind w:left="0" w:leftChars="0" w:right="0" w:rightChars="0" w:firstLine="0" w:firstLineChars="0"/>
              <w:jc w:val="left"/>
              <w:rPr>
                <w:sz w:val="21"/>
              </w:rPr>
            </w:pPr>
            <w:r>
              <w:rPr>
                <w:sz w:val="21"/>
                <w:szCs w:val="21"/>
              </w:rPr>
              <w:t>重复装配偏差 ≤0.03 mm，免工具快锁</w:t>
            </w:r>
          </w:p>
        </w:tc>
        <w:tc>
          <w:tcPr>
            <w:tcW w:w="757" w:type="dxa"/>
            <w:vAlign w:val="center"/>
          </w:tcPr>
          <w:p w14:paraId="07A9BF3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6195F2D">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6664EBAE">
            <w:pPr>
              <w:snapToGrid w:val="0"/>
              <w:spacing w:before="70" w:after="70" w:line="240" w:lineRule="auto"/>
              <w:ind w:left="0" w:leftChars="0" w:right="0" w:rightChars="0" w:firstLine="0" w:firstLineChars="0"/>
              <w:jc w:val="left"/>
              <w:rPr>
                <w:sz w:val="21"/>
              </w:rPr>
            </w:pPr>
            <w:r>
              <w:rPr>
                <w:sz w:val="21"/>
                <w:szCs w:val="21"/>
              </w:rPr>
              <w:t>框架组装</w:t>
            </w:r>
          </w:p>
        </w:tc>
        <w:tc>
          <w:tcPr>
            <w:tcW w:w="1081" w:type="dxa"/>
            <w:vAlign w:val="center"/>
          </w:tcPr>
          <w:p w14:paraId="48B2641A">
            <w:pPr>
              <w:snapToGrid w:val="0"/>
              <w:spacing w:before="70" w:after="70" w:line="240" w:lineRule="auto"/>
              <w:ind w:left="0" w:leftChars="0" w:right="0" w:rightChars="0" w:firstLine="0" w:firstLineChars="0"/>
              <w:jc w:val="left"/>
              <w:rPr>
                <w:sz w:val="21"/>
              </w:rPr>
            </w:pPr>
            <w:r>
              <w:rPr>
                <w:sz w:val="21"/>
                <w:szCs w:val="21"/>
              </w:rPr>
              <w:t>编号配对</w:t>
            </w:r>
          </w:p>
        </w:tc>
      </w:tr>
      <w:tr w14:paraId="2CFB4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0F5A2FC">
            <w:pPr>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7A7A7117">
            <w:pPr>
              <w:snapToGrid w:val="0"/>
              <w:spacing w:before="70" w:after="70" w:line="240" w:lineRule="auto"/>
              <w:ind w:left="0" w:leftChars="0" w:right="0" w:rightChars="0" w:firstLine="0" w:firstLineChars="0"/>
              <w:jc w:val="left"/>
              <w:rPr>
                <w:sz w:val="21"/>
              </w:rPr>
            </w:pPr>
            <w:r>
              <w:rPr>
                <w:sz w:val="21"/>
                <w:szCs w:val="21"/>
              </w:rPr>
              <w:t>快换接口</w:t>
            </w:r>
          </w:p>
        </w:tc>
        <w:tc>
          <w:tcPr>
            <w:tcW w:w="1714" w:type="dxa"/>
            <w:vAlign w:val="center"/>
          </w:tcPr>
          <w:p w14:paraId="46516D80">
            <w:pPr>
              <w:snapToGrid w:val="0"/>
              <w:spacing w:before="70" w:after="70" w:line="240" w:lineRule="auto"/>
              <w:ind w:left="0" w:leftChars="0" w:right="0" w:rightChars="0" w:firstLine="0" w:firstLineChars="0"/>
              <w:jc w:val="left"/>
              <w:rPr>
                <w:sz w:val="21"/>
              </w:rPr>
            </w:pPr>
            <w:r>
              <w:rPr>
                <w:sz w:val="21"/>
                <w:szCs w:val="21"/>
              </w:rPr>
              <w:t>机械+电气一体</w:t>
            </w:r>
          </w:p>
        </w:tc>
        <w:tc>
          <w:tcPr>
            <w:tcW w:w="0" w:type="auto"/>
            <w:vAlign w:val="center"/>
          </w:tcPr>
          <w:p w14:paraId="3CE2A1F0">
            <w:pPr>
              <w:snapToGrid w:val="0"/>
              <w:spacing w:before="70" w:after="70" w:line="240" w:lineRule="auto"/>
              <w:ind w:left="0" w:leftChars="0" w:right="0" w:rightChars="0" w:firstLine="0" w:firstLineChars="0"/>
              <w:jc w:val="left"/>
              <w:rPr>
                <w:sz w:val="21"/>
              </w:rPr>
            </w:pPr>
            <w:r>
              <w:rPr>
                <w:sz w:val="21"/>
                <w:szCs w:val="21"/>
              </w:rPr>
              <w:t>重复定位 ≤0.05 mm，插拔寿命 ≥5000 次，带到位检测</w:t>
            </w:r>
          </w:p>
        </w:tc>
        <w:tc>
          <w:tcPr>
            <w:tcW w:w="757" w:type="dxa"/>
            <w:vAlign w:val="center"/>
          </w:tcPr>
          <w:p w14:paraId="5D6B573E">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9FEC44E">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3DBDDBEC">
            <w:pPr>
              <w:snapToGrid w:val="0"/>
              <w:spacing w:before="70" w:after="70" w:line="240" w:lineRule="auto"/>
              <w:ind w:left="0" w:leftChars="0" w:right="0" w:rightChars="0" w:firstLine="0" w:firstLineChars="0"/>
              <w:jc w:val="left"/>
              <w:rPr>
                <w:sz w:val="21"/>
              </w:rPr>
            </w:pPr>
            <w:r>
              <w:rPr>
                <w:sz w:val="21"/>
                <w:szCs w:val="21"/>
              </w:rPr>
              <w:t>终端换装</w:t>
            </w:r>
          </w:p>
        </w:tc>
        <w:tc>
          <w:tcPr>
            <w:tcW w:w="1081" w:type="dxa"/>
            <w:vAlign w:val="center"/>
          </w:tcPr>
          <w:p w14:paraId="37AAC2AE">
            <w:pPr>
              <w:snapToGrid w:val="0"/>
              <w:spacing w:before="70" w:after="70" w:line="240" w:lineRule="auto"/>
              <w:ind w:left="0" w:leftChars="0" w:right="0" w:rightChars="0" w:firstLine="0" w:firstLineChars="0"/>
              <w:jc w:val="left"/>
              <w:rPr>
                <w:sz w:val="21"/>
              </w:rPr>
            </w:pPr>
            <w:r>
              <w:rPr>
                <w:sz w:val="21"/>
                <w:szCs w:val="21"/>
              </w:rPr>
              <w:t>创新点一核心件</w:t>
            </w:r>
          </w:p>
        </w:tc>
      </w:tr>
      <w:tr w14:paraId="52063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FE47AFA">
            <w:pPr>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3B4EA9EE">
            <w:pPr>
              <w:snapToGrid w:val="0"/>
              <w:spacing w:before="70" w:after="70" w:line="240" w:lineRule="auto"/>
              <w:ind w:left="0" w:leftChars="0" w:right="0" w:rightChars="0" w:firstLine="0" w:firstLineChars="0"/>
              <w:jc w:val="left"/>
              <w:rPr>
                <w:sz w:val="21"/>
              </w:rPr>
            </w:pPr>
            <w:r>
              <w:rPr>
                <w:sz w:val="21"/>
                <w:szCs w:val="21"/>
              </w:rPr>
              <w:t>三脚架</w:t>
            </w:r>
          </w:p>
        </w:tc>
        <w:tc>
          <w:tcPr>
            <w:tcW w:w="1714" w:type="dxa"/>
            <w:vAlign w:val="center"/>
          </w:tcPr>
          <w:p w14:paraId="53D9D285">
            <w:pPr>
              <w:snapToGrid w:val="0"/>
              <w:spacing w:before="70" w:after="70" w:line="240" w:lineRule="auto"/>
              <w:ind w:left="0" w:leftChars="0" w:right="0" w:rightChars="0" w:firstLine="0" w:firstLineChars="0"/>
              <w:jc w:val="left"/>
              <w:rPr>
                <w:sz w:val="21"/>
              </w:rPr>
            </w:pPr>
            <w:r>
              <w:rPr>
                <w:sz w:val="21"/>
                <w:szCs w:val="21"/>
              </w:rPr>
              <w:t>碳纤维</w:t>
            </w:r>
          </w:p>
        </w:tc>
        <w:tc>
          <w:tcPr>
            <w:tcW w:w="0" w:type="auto"/>
            <w:vAlign w:val="center"/>
          </w:tcPr>
          <w:p w14:paraId="666E27F5">
            <w:pPr>
              <w:snapToGrid w:val="0"/>
              <w:spacing w:before="70" w:after="70" w:line="240" w:lineRule="auto"/>
              <w:ind w:left="0" w:leftChars="0" w:right="0" w:rightChars="0" w:firstLine="0" w:firstLineChars="0"/>
              <w:jc w:val="left"/>
              <w:rPr>
                <w:sz w:val="21"/>
              </w:rPr>
            </w:pPr>
            <w:r>
              <w:rPr>
                <w:sz w:val="21"/>
                <w:szCs w:val="21"/>
              </w:rPr>
              <w:t>承重 ≥15 kg，最小高度 ≤0.4 m，带气泡与微调</w:t>
            </w:r>
          </w:p>
        </w:tc>
        <w:tc>
          <w:tcPr>
            <w:tcW w:w="757" w:type="dxa"/>
            <w:vAlign w:val="center"/>
          </w:tcPr>
          <w:p w14:paraId="2AFFD492">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38AB477">
            <w:pPr>
              <w:snapToGrid w:val="0"/>
              <w:spacing w:before="70" w:after="70" w:line="240" w:lineRule="auto"/>
              <w:ind w:left="0" w:leftChars="0" w:right="0" w:rightChars="0" w:firstLine="0" w:firstLineChars="0"/>
              <w:jc w:val="center"/>
              <w:rPr>
                <w:sz w:val="21"/>
              </w:rPr>
            </w:pPr>
            <w:r>
              <w:rPr>
                <w:sz w:val="21"/>
                <w:szCs w:val="21"/>
              </w:rPr>
              <w:t>副</w:t>
            </w:r>
          </w:p>
        </w:tc>
        <w:tc>
          <w:tcPr>
            <w:tcW w:w="0" w:type="auto"/>
            <w:vAlign w:val="center"/>
          </w:tcPr>
          <w:p w14:paraId="6B3A0162">
            <w:pPr>
              <w:snapToGrid w:val="0"/>
              <w:spacing w:before="70" w:after="70" w:line="240" w:lineRule="auto"/>
              <w:ind w:left="0" w:leftChars="0" w:right="0" w:rightChars="0" w:firstLine="0" w:firstLineChars="0"/>
              <w:jc w:val="left"/>
              <w:rPr>
                <w:sz w:val="21"/>
              </w:rPr>
            </w:pPr>
            <w:r>
              <w:rPr>
                <w:sz w:val="21"/>
                <w:szCs w:val="21"/>
              </w:rPr>
              <w:t>跟踪器架设</w:t>
            </w:r>
          </w:p>
        </w:tc>
        <w:tc>
          <w:tcPr>
            <w:tcW w:w="1081" w:type="dxa"/>
            <w:vAlign w:val="center"/>
          </w:tcPr>
          <w:p w14:paraId="2B5409BC">
            <w:pPr>
              <w:snapToGrid w:val="0"/>
              <w:spacing w:before="70" w:after="70" w:line="240" w:lineRule="auto"/>
              <w:ind w:left="0" w:leftChars="0" w:right="0" w:rightChars="0" w:firstLine="0" w:firstLineChars="0"/>
              <w:jc w:val="left"/>
              <w:rPr>
                <w:sz w:val="21"/>
              </w:rPr>
            </w:pPr>
            <w:r>
              <w:rPr>
                <w:rFonts w:hint="eastAsia"/>
                <w:sz w:val="21"/>
                <w:szCs w:val="21"/>
              </w:rPr>
              <w:t>-</w:t>
            </w:r>
          </w:p>
        </w:tc>
      </w:tr>
      <w:tr w14:paraId="47126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2B77AD7">
            <w:pPr>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63F06717">
            <w:pPr>
              <w:snapToGrid w:val="0"/>
              <w:spacing w:before="70" w:after="70" w:line="240" w:lineRule="auto"/>
              <w:ind w:left="0" w:leftChars="0" w:right="0" w:rightChars="0" w:firstLine="0" w:firstLineChars="0"/>
              <w:jc w:val="left"/>
              <w:rPr>
                <w:sz w:val="21"/>
              </w:rPr>
            </w:pPr>
            <w:r>
              <w:rPr>
                <w:sz w:val="21"/>
                <w:szCs w:val="21"/>
              </w:rPr>
              <w:t>强制对中基座</w:t>
            </w:r>
          </w:p>
        </w:tc>
        <w:tc>
          <w:tcPr>
            <w:tcW w:w="1714" w:type="dxa"/>
            <w:vAlign w:val="center"/>
          </w:tcPr>
          <w:p w14:paraId="18AFC728">
            <w:pPr>
              <w:snapToGrid w:val="0"/>
              <w:spacing w:before="70" w:after="70" w:line="240" w:lineRule="auto"/>
              <w:ind w:left="0" w:leftChars="0" w:right="0" w:rightChars="0" w:firstLine="0" w:firstLineChars="0"/>
              <w:jc w:val="left"/>
              <w:rPr>
                <w:sz w:val="21"/>
              </w:rPr>
            </w:pPr>
            <w:r>
              <w:rPr>
                <w:sz w:val="21"/>
                <w:szCs w:val="21"/>
              </w:rPr>
              <w:t>不锈钢</w:t>
            </w:r>
          </w:p>
        </w:tc>
        <w:tc>
          <w:tcPr>
            <w:tcW w:w="0" w:type="auto"/>
            <w:vAlign w:val="center"/>
          </w:tcPr>
          <w:p w14:paraId="2A780F4B">
            <w:pPr>
              <w:snapToGrid w:val="0"/>
              <w:spacing w:before="70" w:after="70" w:line="240" w:lineRule="auto"/>
              <w:ind w:left="0" w:leftChars="0" w:right="0" w:rightChars="0" w:firstLine="0" w:firstLineChars="0"/>
              <w:jc w:val="left"/>
              <w:rPr>
                <w:sz w:val="21"/>
              </w:rPr>
            </w:pPr>
            <w:r>
              <w:rPr>
                <w:sz w:val="21"/>
                <w:szCs w:val="21"/>
              </w:rPr>
              <w:t>对中误差 ≤0.05 mm，带锁紧与防转</w:t>
            </w:r>
          </w:p>
        </w:tc>
        <w:tc>
          <w:tcPr>
            <w:tcW w:w="757" w:type="dxa"/>
            <w:vAlign w:val="center"/>
          </w:tcPr>
          <w:p w14:paraId="5AEF67D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D6F9AC4">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2D912E1E">
            <w:pPr>
              <w:snapToGrid w:val="0"/>
              <w:spacing w:before="70" w:after="70" w:line="240" w:lineRule="auto"/>
              <w:ind w:left="0" w:leftChars="0" w:right="0" w:rightChars="0" w:firstLine="0" w:firstLineChars="0"/>
              <w:jc w:val="left"/>
              <w:rPr>
                <w:sz w:val="21"/>
              </w:rPr>
            </w:pPr>
            <w:r>
              <w:rPr>
                <w:sz w:val="21"/>
                <w:szCs w:val="21"/>
              </w:rPr>
              <w:t>测站对中</w:t>
            </w:r>
          </w:p>
        </w:tc>
        <w:tc>
          <w:tcPr>
            <w:tcW w:w="1081" w:type="dxa"/>
            <w:vAlign w:val="center"/>
          </w:tcPr>
          <w:p w14:paraId="35A2F15E">
            <w:pPr>
              <w:snapToGrid w:val="0"/>
              <w:spacing w:before="70" w:after="70" w:line="240" w:lineRule="auto"/>
              <w:ind w:left="0" w:leftChars="0" w:right="0" w:rightChars="0" w:firstLine="0" w:firstLineChars="0"/>
              <w:jc w:val="left"/>
              <w:rPr>
                <w:sz w:val="21"/>
              </w:rPr>
            </w:pPr>
            <w:r>
              <w:rPr>
                <w:sz w:val="21"/>
                <w:szCs w:val="21"/>
              </w:rPr>
              <w:t>与控制点配套</w:t>
            </w:r>
          </w:p>
        </w:tc>
      </w:tr>
      <w:tr w14:paraId="78197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8ED8321">
            <w:pPr>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3ACC5DCF">
            <w:pPr>
              <w:snapToGrid w:val="0"/>
              <w:spacing w:before="70" w:after="70" w:line="240" w:lineRule="auto"/>
              <w:ind w:left="0" w:leftChars="0" w:right="0" w:rightChars="0" w:firstLine="0" w:firstLineChars="0"/>
              <w:jc w:val="left"/>
              <w:rPr>
                <w:sz w:val="21"/>
              </w:rPr>
            </w:pPr>
            <w:r>
              <w:rPr>
                <w:sz w:val="21"/>
                <w:szCs w:val="21"/>
              </w:rPr>
              <w:t>微调云台板</w:t>
            </w:r>
          </w:p>
        </w:tc>
        <w:tc>
          <w:tcPr>
            <w:tcW w:w="1714" w:type="dxa"/>
            <w:vAlign w:val="center"/>
          </w:tcPr>
          <w:p w14:paraId="4D37995A">
            <w:pPr>
              <w:snapToGrid w:val="0"/>
              <w:spacing w:before="70" w:after="70" w:line="240" w:lineRule="auto"/>
              <w:ind w:left="0" w:leftChars="0" w:right="0" w:rightChars="0" w:firstLine="0" w:firstLineChars="0"/>
              <w:jc w:val="left"/>
              <w:rPr>
                <w:sz w:val="21"/>
              </w:rPr>
            </w:pPr>
            <w:r>
              <w:rPr>
                <w:sz w:val="21"/>
                <w:szCs w:val="21"/>
              </w:rPr>
              <w:t>铝合金</w:t>
            </w:r>
          </w:p>
        </w:tc>
        <w:tc>
          <w:tcPr>
            <w:tcW w:w="0" w:type="auto"/>
            <w:vAlign w:val="center"/>
          </w:tcPr>
          <w:p w14:paraId="6902F2A6">
            <w:pPr>
              <w:snapToGrid w:val="0"/>
              <w:spacing w:before="70" w:after="70" w:line="240" w:lineRule="auto"/>
              <w:ind w:left="0" w:leftChars="0" w:right="0" w:rightChars="0" w:firstLine="0" w:firstLineChars="0"/>
              <w:jc w:val="left"/>
              <w:rPr>
                <w:sz w:val="21"/>
              </w:rPr>
            </w:pPr>
            <w:r>
              <w:rPr>
                <w:sz w:val="21"/>
                <w:szCs w:val="21"/>
              </w:rPr>
              <w:t>三轴微调，行程 ±5°，分辨率 0.01°</w:t>
            </w:r>
          </w:p>
        </w:tc>
        <w:tc>
          <w:tcPr>
            <w:tcW w:w="757" w:type="dxa"/>
            <w:vAlign w:val="center"/>
          </w:tcPr>
          <w:p w14:paraId="3123CC28">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55BEC0E">
            <w:pPr>
              <w:snapToGrid w:val="0"/>
              <w:spacing w:before="70" w:after="70" w:line="240" w:lineRule="auto"/>
              <w:ind w:left="0" w:leftChars="0" w:right="0" w:rightChars="0" w:firstLine="0" w:firstLineChars="0"/>
              <w:jc w:val="center"/>
              <w:rPr>
                <w:sz w:val="21"/>
              </w:rPr>
            </w:pPr>
            <w:r>
              <w:rPr>
                <w:sz w:val="21"/>
                <w:szCs w:val="21"/>
              </w:rPr>
              <w:t>块</w:t>
            </w:r>
          </w:p>
        </w:tc>
        <w:tc>
          <w:tcPr>
            <w:tcW w:w="0" w:type="auto"/>
            <w:vAlign w:val="center"/>
          </w:tcPr>
          <w:p w14:paraId="727BA089">
            <w:pPr>
              <w:snapToGrid w:val="0"/>
              <w:spacing w:before="70" w:after="70" w:line="240" w:lineRule="auto"/>
              <w:ind w:left="0" w:leftChars="0" w:right="0" w:rightChars="0" w:firstLine="0" w:firstLineChars="0"/>
              <w:jc w:val="left"/>
              <w:rPr>
                <w:sz w:val="21"/>
              </w:rPr>
            </w:pPr>
            <w:r>
              <w:rPr>
                <w:sz w:val="21"/>
                <w:szCs w:val="21"/>
              </w:rPr>
              <w:t>精调</w:t>
            </w:r>
          </w:p>
        </w:tc>
        <w:tc>
          <w:tcPr>
            <w:tcW w:w="1081" w:type="dxa"/>
            <w:vAlign w:val="center"/>
          </w:tcPr>
          <w:p w14:paraId="0BCAA49B">
            <w:pPr>
              <w:snapToGrid w:val="0"/>
              <w:spacing w:before="70" w:after="70" w:line="240" w:lineRule="auto"/>
              <w:ind w:left="0" w:leftChars="0" w:right="0" w:rightChars="0" w:firstLine="0" w:firstLineChars="0"/>
              <w:jc w:val="left"/>
              <w:rPr>
                <w:sz w:val="21"/>
              </w:rPr>
            </w:pPr>
            <w:r>
              <w:rPr>
                <w:rFonts w:hint="eastAsia"/>
                <w:sz w:val="21"/>
                <w:szCs w:val="21"/>
              </w:rPr>
              <w:t>-</w:t>
            </w:r>
          </w:p>
        </w:tc>
      </w:tr>
      <w:tr w14:paraId="4B7CA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361670B">
            <w:pPr>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4ABAC645">
            <w:pPr>
              <w:snapToGrid w:val="0"/>
              <w:spacing w:before="70" w:after="70" w:line="240" w:lineRule="auto"/>
              <w:ind w:left="0" w:leftChars="0" w:right="0" w:rightChars="0" w:firstLine="0" w:firstLineChars="0"/>
              <w:jc w:val="left"/>
              <w:rPr>
                <w:sz w:val="21"/>
              </w:rPr>
            </w:pPr>
            <w:r>
              <w:rPr>
                <w:sz w:val="21"/>
                <w:szCs w:val="21"/>
              </w:rPr>
              <w:t>伸缩立杆</w:t>
            </w:r>
          </w:p>
        </w:tc>
        <w:tc>
          <w:tcPr>
            <w:tcW w:w="1714" w:type="dxa"/>
            <w:vAlign w:val="center"/>
          </w:tcPr>
          <w:p w14:paraId="7A552486">
            <w:pPr>
              <w:snapToGrid w:val="0"/>
              <w:spacing w:before="70" w:after="70" w:line="240" w:lineRule="auto"/>
              <w:ind w:left="0" w:leftChars="0" w:right="0" w:rightChars="0" w:firstLine="0" w:firstLineChars="0"/>
              <w:jc w:val="left"/>
              <w:rPr>
                <w:sz w:val="21"/>
              </w:rPr>
            </w:pPr>
            <w:r>
              <w:rPr>
                <w:sz w:val="21"/>
                <w:szCs w:val="21"/>
              </w:rPr>
              <w:t>碳纤维</w:t>
            </w:r>
          </w:p>
        </w:tc>
        <w:tc>
          <w:tcPr>
            <w:tcW w:w="0" w:type="auto"/>
            <w:vAlign w:val="center"/>
          </w:tcPr>
          <w:p w14:paraId="2F671241">
            <w:pPr>
              <w:snapToGrid w:val="0"/>
              <w:spacing w:before="70" w:after="70" w:line="240" w:lineRule="auto"/>
              <w:ind w:left="0" w:leftChars="0" w:right="0" w:rightChars="0" w:firstLine="0" w:firstLineChars="0"/>
              <w:jc w:val="left"/>
              <w:rPr>
                <w:sz w:val="21"/>
              </w:rPr>
            </w:pPr>
            <w:r>
              <w:rPr>
                <w:sz w:val="21"/>
                <w:szCs w:val="21"/>
              </w:rPr>
              <w:t>行程 0.5～2.5 m，锁紧后下沉 ≤0.1 mm</w:t>
            </w:r>
          </w:p>
        </w:tc>
        <w:tc>
          <w:tcPr>
            <w:tcW w:w="757" w:type="dxa"/>
            <w:vAlign w:val="center"/>
          </w:tcPr>
          <w:p w14:paraId="20341EE8">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A927537">
            <w:pPr>
              <w:snapToGrid w:val="0"/>
              <w:spacing w:before="70" w:after="70" w:line="240" w:lineRule="auto"/>
              <w:ind w:left="0" w:leftChars="0" w:right="0" w:rightChars="0" w:firstLine="0" w:firstLineChars="0"/>
              <w:jc w:val="center"/>
              <w:rPr>
                <w:sz w:val="21"/>
              </w:rPr>
            </w:pPr>
            <w:r>
              <w:rPr>
                <w:sz w:val="21"/>
                <w:szCs w:val="21"/>
              </w:rPr>
              <w:t>根</w:t>
            </w:r>
          </w:p>
        </w:tc>
        <w:tc>
          <w:tcPr>
            <w:tcW w:w="0" w:type="auto"/>
            <w:vAlign w:val="center"/>
          </w:tcPr>
          <w:p w14:paraId="2FA764AC">
            <w:pPr>
              <w:snapToGrid w:val="0"/>
              <w:spacing w:before="70" w:after="70" w:line="240" w:lineRule="auto"/>
              <w:ind w:left="0" w:leftChars="0" w:right="0" w:rightChars="0" w:firstLine="0" w:firstLineChars="0"/>
              <w:jc w:val="left"/>
              <w:rPr>
                <w:sz w:val="21"/>
              </w:rPr>
            </w:pPr>
            <w:r>
              <w:rPr>
                <w:sz w:val="21"/>
                <w:szCs w:val="21"/>
              </w:rPr>
              <w:t>高位测站</w:t>
            </w:r>
          </w:p>
        </w:tc>
        <w:tc>
          <w:tcPr>
            <w:tcW w:w="1081" w:type="dxa"/>
            <w:vAlign w:val="center"/>
          </w:tcPr>
          <w:p w14:paraId="43CDDBF9">
            <w:pPr>
              <w:snapToGrid w:val="0"/>
              <w:spacing w:before="70" w:after="70" w:line="240" w:lineRule="auto"/>
              <w:ind w:left="0" w:leftChars="0" w:right="0" w:rightChars="0" w:firstLine="0" w:firstLineChars="0"/>
              <w:jc w:val="left"/>
              <w:rPr>
                <w:sz w:val="21"/>
              </w:rPr>
            </w:pPr>
            <w:r>
              <w:rPr>
                <w:rFonts w:hint="eastAsia"/>
                <w:sz w:val="21"/>
                <w:szCs w:val="21"/>
              </w:rPr>
              <w:t>-</w:t>
            </w:r>
          </w:p>
        </w:tc>
      </w:tr>
      <w:tr w14:paraId="3B65B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9733A94">
            <w:pPr>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249B0753">
            <w:pPr>
              <w:snapToGrid w:val="0"/>
              <w:spacing w:before="70" w:after="70" w:line="240" w:lineRule="auto"/>
              <w:ind w:left="0" w:leftChars="0" w:right="0" w:rightChars="0" w:firstLine="0" w:firstLineChars="0"/>
              <w:jc w:val="left"/>
              <w:rPr>
                <w:sz w:val="21"/>
              </w:rPr>
            </w:pPr>
            <w:r>
              <w:rPr>
                <w:sz w:val="21"/>
                <w:szCs w:val="21"/>
              </w:rPr>
              <w:t>磁性底座</w:t>
            </w:r>
          </w:p>
        </w:tc>
        <w:tc>
          <w:tcPr>
            <w:tcW w:w="1714" w:type="dxa"/>
            <w:vAlign w:val="center"/>
          </w:tcPr>
          <w:p w14:paraId="6A74C089">
            <w:pPr>
              <w:snapToGrid w:val="0"/>
              <w:spacing w:before="70" w:after="70" w:line="240" w:lineRule="auto"/>
              <w:ind w:left="0" w:leftChars="0" w:right="0" w:rightChars="0" w:firstLine="0" w:firstLineChars="0"/>
              <w:jc w:val="left"/>
              <w:rPr>
                <w:sz w:val="21"/>
              </w:rPr>
            </w:pPr>
            <w:r>
              <w:rPr>
                <w:sz w:val="21"/>
                <w:szCs w:val="21"/>
              </w:rPr>
              <w:t>钕铁硼</w:t>
            </w:r>
          </w:p>
        </w:tc>
        <w:tc>
          <w:tcPr>
            <w:tcW w:w="0" w:type="auto"/>
            <w:vAlign w:val="center"/>
          </w:tcPr>
          <w:p w14:paraId="1C0B2941">
            <w:pPr>
              <w:snapToGrid w:val="0"/>
              <w:spacing w:before="70" w:after="70" w:line="240" w:lineRule="auto"/>
              <w:ind w:left="0" w:leftChars="0" w:right="0" w:rightChars="0" w:firstLine="0" w:firstLineChars="0"/>
              <w:jc w:val="left"/>
              <w:rPr>
                <w:sz w:val="21"/>
              </w:rPr>
            </w:pPr>
            <w:r>
              <w:rPr>
                <w:sz w:val="21"/>
                <w:szCs w:val="21"/>
              </w:rPr>
              <w:t>吸力 ≥400 N，带开关与保护垫</w:t>
            </w:r>
          </w:p>
        </w:tc>
        <w:tc>
          <w:tcPr>
            <w:tcW w:w="757" w:type="dxa"/>
            <w:vAlign w:val="center"/>
          </w:tcPr>
          <w:p w14:paraId="733A6226">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1D44D35">
            <w:pPr>
              <w:snapToGrid w:val="0"/>
              <w:spacing w:before="70" w:after="70" w:line="240" w:lineRule="auto"/>
              <w:ind w:left="0" w:leftChars="0" w:right="0" w:rightChars="0" w:firstLine="0" w:firstLineChars="0"/>
              <w:jc w:val="center"/>
              <w:rPr>
                <w:sz w:val="21"/>
              </w:rPr>
            </w:pPr>
            <w:r>
              <w:rPr>
                <w:sz w:val="21"/>
                <w:szCs w:val="21"/>
              </w:rPr>
              <w:t>个</w:t>
            </w:r>
          </w:p>
        </w:tc>
        <w:tc>
          <w:tcPr>
            <w:tcW w:w="0" w:type="auto"/>
            <w:vAlign w:val="center"/>
          </w:tcPr>
          <w:p w14:paraId="68A2B867">
            <w:pPr>
              <w:snapToGrid w:val="0"/>
              <w:spacing w:before="70" w:after="70" w:line="240" w:lineRule="auto"/>
              <w:ind w:left="0" w:leftChars="0" w:right="0" w:rightChars="0" w:firstLine="0" w:firstLineChars="0"/>
              <w:jc w:val="left"/>
              <w:rPr>
                <w:sz w:val="21"/>
              </w:rPr>
            </w:pPr>
            <w:r>
              <w:rPr>
                <w:sz w:val="21"/>
                <w:szCs w:val="21"/>
              </w:rPr>
              <w:t>金属面固定</w:t>
            </w:r>
          </w:p>
        </w:tc>
        <w:tc>
          <w:tcPr>
            <w:tcW w:w="1081" w:type="dxa"/>
            <w:vAlign w:val="center"/>
          </w:tcPr>
          <w:p w14:paraId="45893291">
            <w:pPr>
              <w:snapToGrid w:val="0"/>
              <w:spacing w:before="70" w:after="70" w:line="240" w:lineRule="auto"/>
              <w:ind w:left="0" w:leftChars="0" w:right="0" w:rightChars="0" w:firstLine="0" w:firstLineChars="0"/>
              <w:jc w:val="left"/>
              <w:rPr>
                <w:sz w:val="21"/>
              </w:rPr>
            </w:pPr>
            <w:r>
              <w:rPr>
                <w:sz w:val="21"/>
                <w:szCs w:val="21"/>
              </w:rPr>
              <w:t>防划伤</w:t>
            </w:r>
          </w:p>
        </w:tc>
      </w:tr>
      <w:tr w14:paraId="58F8E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7D4F070">
            <w:pPr>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4F18D0BA">
            <w:pPr>
              <w:snapToGrid w:val="0"/>
              <w:spacing w:before="70" w:after="70" w:line="240" w:lineRule="auto"/>
              <w:ind w:left="0" w:leftChars="0" w:right="0" w:rightChars="0" w:firstLine="0" w:firstLineChars="0"/>
              <w:jc w:val="left"/>
              <w:rPr>
                <w:sz w:val="21"/>
              </w:rPr>
            </w:pPr>
            <w:r>
              <w:rPr>
                <w:sz w:val="21"/>
                <w:szCs w:val="21"/>
              </w:rPr>
              <w:t>挂载转接板</w:t>
            </w:r>
          </w:p>
        </w:tc>
        <w:tc>
          <w:tcPr>
            <w:tcW w:w="1714" w:type="dxa"/>
            <w:vAlign w:val="center"/>
          </w:tcPr>
          <w:p w14:paraId="060C59D3">
            <w:pPr>
              <w:snapToGrid w:val="0"/>
              <w:spacing w:before="70" w:after="70" w:line="240" w:lineRule="auto"/>
              <w:ind w:left="0" w:leftChars="0" w:right="0" w:rightChars="0" w:firstLine="0" w:firstLineChars="0"/>
              <w:jc w:val="left"/>
              <w:rPr>
                <w:sz w:val="21"/>
              </w:rPr>
            </w:pPr>
            <w:r>
              <w:rPr>
                <w:sz w:val="21"/>
                <w:szCs w:val="21"/>
              </w:rPr>
              <w:t>铝合金</w:t>
            </w:r>
          </w:p>
        </w:tc>
        <w:tc>
          <w:tcPr>
            <w:tcW w:w="0" w:type="auto"/>
            <w:vAlign w:val="center"/>
          </w:tcPr>
          <w:p w14:paraId="22DE967F">
            <w:pPr>
              <w:snapToGrid w:val="0"/>
              <w:spacing w:before="70" w:after="70" w:line="240" w:lineRule="auto"/>
              <w:ind w:left="0" w:leftChars="0" w:right="0" w:rightChars="0" w:firstLine="0" w:firstLineChars="0"/>
              <w:jc w:val="left"/>
              <w:rPr>
                <w:sz w:val="21"/>
              </w:rPr>
            </w:pPr>
            <w:r>
              <w:rPr>
                <w:sz w:val="21"/>
                <w:szCs w:val="21"/>
              </w:rPr>
              <w:t>与检修平台栏杆匹配，承载 ≥20 kg</w:t>
            </w:r>
          </w:p>
        </w:tc>
        <w:tc>
          <w:tcPr>
            <w:tcW w:w="757" w:type="dxa"/>
            <w:vAlign w:val="center"/>
          </w:tcPr>
          <w:p w14:paraId="50404B5F">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D984F0E">
            <w:pPr>
              <w:snapToGrid w:val="0"/>
              <w:spacing w:before="70" w:after="70" w:line="240" w:lineRule="auto"/>
              <w:ind w:left="0" w:leftChars="0" w:right="0" w:rightChars="0" w:firstLine="0" w:firstLineChars="0"/>
              <w:jc w:val="center"/>
              <w:rPr>
                <w:sz w:val="21"/>
              </w:rPr>
            </w:pPr>
            <w:r>
              <w:rPr>
                <w:sz w:val="21"/>
                <w:szCs w:val="21"/>
              </w:rPr>
              <w:t>块</w:t>
            </w:r>
          </w:p>
        </w:tc>
        <w:tc>
          <w:tcPr>
            <w:tcW w:w="0" w:type="auto"/>
            <w:vAlign w:val="center"/>
          </w:tcPr>
          <w:p w14:paraId="671DBA3A">
            <w:pPr>
              <w:snapToGrid w:val="0"/>
              <w:spacing w:before="70" w:after="70" w:line="240" w:lineRule="auto"/>
              <w:ind w:left="0" w:leftChars="0" w:right="0" w:rightChars="0" w:firstLine="0" w:firstLineChars="0"/>
              <w:jc w:val="left"/>
              <w:rPr>
                <w:sz w:val="21"/>
              </w:rPr>
            </w:pPr>
            <w:r>
              <w:rPr>
                <w:sz w:val="21"/>
                <w:szCs w:val="21"/>
              </w:rPr>
              <w:t>陡坡平台挂载</w:t>
            </w:r>
          </w:p>
        </w:tc>
        <w:tc>
          <w:tcPr>
            <w:tcW w:w="1081" w:type="dxa"/>
            <w:vAlign w:val="center"/>
          </w:tcPr>
          <w:p w14:paraId="7A7E43B8">
            <w:pPr>
              <w:snapToGrid w:val="0"/>
              <w:spacing w:before="70" w:after="70" w:line="240" w:lineRule="auto"/>
              <w:ind w:left="0" w:leftChars="0" w:right="0" w:rightChars="0" w:firstLine="0" w:firstLineChars="0"/>
              <w:jc w:val="left"/>
              <w:rPr>
                <w:sz w:val="21"/>
              </w:rPr>
            </w:pPr>
            <w:r>
              <w:rPr>
                <w:sz w:val="21"/>
                <w:szCs w:val="21"/>
              </w:rPr>
              <w:t>需现场复核尺寸</w:t>
            </w:r>
          </w:p>
        </w:tc>
      </w:tr>
      <w:tr w14:paraId="5B0F4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F82882D">
            <w:pPr>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2DAF1D2F">
            <w:pPr>
              <w:snapToGrid w:val="0"/>
              <w:spacing w:before="70" w:after="70" w:line="240" w:lineRule="auto"/>
              <w:ind w:left="0" w:leftChars="0" w:right="0" w:rightChars="0" w:firstLine="0" w:firstLineChars="0"/>
              <w:jc w:val="left"/>
              <w:rPr>
                <w:sz w:val="21"/>
              </w:rPr>
            </w:pPr>
            <w:r>
              <w:rPr>
                <w:sz w:val="21"/>
                <w:szCs w:val="21"/>
              </w:rPr>
              <w:t>安全绳挂点</w:t>
            </w:r>
          </w:p>
        </w:tc>
        <w:tc>
          <w:tcPr>
            <w:tcW w:w="1714" w:type="dxa"/>
            <w:vAlign w:val="center"/>
          </w:tcPr>
          <w:p w14:paraId="31FF7110">
            <w:pPr>
              <w:snapToGrid w:val="0"/>
              <w:spacing w:before="70" w:after="70" w:line="240" w:lineRule="auto"/>
              <w:ind w:left="0" w:leftChars="0" w:right="0" w:rightChars="0" w:firstLine="0" w:firstLineChars="0"/>
              <w:jc w:val="left"/>
              <w:rPr>
                <w:sz w:val="21"/>
              </w:rPr>
            </w:pPr>
            <w:r>
              <w:rPr>
                <w:sz w:val="21"/>
                <w:szCs w:val="21"/>
              </w:rPr>
              <w:t>不锈钢</w:t>
            </w:r>
          </w:p>
        </w:tc>
        <w:tc>
          <w:tcPr>
            <w:tcW w:w="0" w:type="auto"/>
            <w:vAlign w:val="center"/>
          </w:tcPr>
          <w:p w14:paraId="2FA13640">
            <w:pPr>
              <w:snapToGrid w:val="0"/>
              <w:spacing w:before="70" w:after="70" w:line="240" w:lineRule="auto"/>
              <w:ind w:left="0" w:leftChars="0" w:right="0" w:rightChars="0" w:firstLine="0" w:firstLineChars="0"/>
              <w:jc w:val="left"/>
              <w:rPr>
                <w:sz w:val="21"/>
              </w:rPr>
            </w:pPr>
            <w:r>
              <w:rPr>
                <w:sz w:val="21"/>
                <w:szCs w:val="21"/>
              </w:rPr>
              <w:t>额定载荷 ≥15 kN</w:t>
            </w:r>
          </w:p>
        </w:tc>
        <w:tc>
          <w:tcPr>
            <w:tcW w:w="757" w:type="dxa"/>
            <w:vAlign w:val="center"/>
          </w:tcPr>
          <w:p w14:paraId="56AAFB02">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86C59AF">
            <w:pPr>
              <w:snapToGrid w:val="0"/>
              <w:spacing w:before="70" w:after="70" w:line="240" w:lineRule="auto"/>
              <w:ind w:left="0" w:leftChars="0" w:right="0" w:rightChars="0" w:firstLine="0" w:firstLineChars="0"/>
              <w:jc w:val="center"/>
              <w:rPr>
                <w:sz w:val="21"/>
              </w:rPr>
            </w:pPr>
            <w:r>
              <w:rPr>
                <w:sz w:val="21"/>
                <w:szCs w:val="21"/>
              </w:rPr>
              <w:t>个</w:t>
            </w:r>
          </w:p>
        </w:tc>
        <w:tc>
          <w:tcPr>
            <w:tcW w:w="0" w:type="auto"/>
            <w:vAlign w:val="center"/>
          </w:tcPr>
          <w:p w14:paraId="6FB9863B">
            <w:pPr>
              <w:snapToGrid w:val="0"/>
              <w:spacing w:before="70" w:after="70" w:line="240" w:lineRule="auto"/>
              <w:ind w:left="0" w:leftChars="0" w:right="0" w:rightChars="0" w:firstLine="0" w:firstLineChars="0"/>
              <w:jc w:val="left"/>
              <w:rPr>
                <w:sz w:val="21"/>
              </w:rPr>
            </w:pPr>
            <w:r>
              <w:rPr>
                <w:sz w:val="21"/>
                <w:szCs w:val="21"/>
              </w:rPr>
              <w:t>设备防坠</w:t>
            </w:r>
          </w:p>
        </w:tc>
        <w:tc>
          <w:tcPr>
            <w:tcW w:w="1081" w:type="dxa"/>
            <w:vAlign w:val="center"/>
          </w:tcPr>
          <w:p w14:paraId="3B5F88C9">
            <w:pPr>
              <w:snapToGrid w:val="0"/>
              <w:spacing w:before="70" w:after="70" w:line="240" w:lineRule="auto"/>
              <w:ind w:left="0" w:leftChars="0" w:right="0" w:rightChars="0" w:firstLine="0" w:firstLineChars="0"/>
              <w:jc w:val="left"/>
              <w:rPr>
                <w:sz w:val="21"/>
              </w:rPr>
            </w:pPr>
            <w:r>
              <w:rPr>
                <w:sz w:val="21"/>
                <w:szCs w:val="21"/>
              </w:rPr>
              <w:t>与人身防护分离</w:t>
            </w:r>
          </w:p>
        </w:tc>
      </w:tr>
      <w:tr w14:paraId="5B148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4AB1021">
            <w:pPr>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6196C230">
            <w:pPr>
              <w:snapToGrid w:val="0"/>
              <w:spacing w:before="70" w:after="70" w:line="240" w:lineRule="auto"/>
              <w:ind w:left="0" w:leftChars="0" w:right="0" w:rightChars="0" w:firstLine="0" w:firstLineChars="0"/>
              <w:jc w:val="left"/>
              <w:rPr>
                <w:sz w:val="21"/>
              </w:rPr>
            </w:pPr>
            <w:r>
              <w:rPr>
                <w:sz w:val="21"/>
                <w:szCs w:val="21"/>
              </w:rPr>
              <w:t>设备防坠器</w:t>
            </w:r>
          </w:p>
        </w:tc>
        <w:tc>
          <w:tcPr>
            <w:tcW w:w="1714" w:type="dxa"/>
            <w:vAlign w:val="center"/>
          </w:tcPr>
          <w:p w14:paraId="6FA4A38C">
            <w:pPr>
              <w:snapToGrid w:val="0"/>
              <w:spacing w:before="70" w:after="70" w:line="240" w:lineRule="auto"/>
              <w:ind w:left="0" w:leftChars="0" w:right="0" w:rightChars="0" w:firstLine="0" w:firstLineChars="0"/>
              <w:jc w:val="left"/>
              <w:rPr>
                <w:sz w:val="21"/>
              </w:rPr>
            </w:pPr>
            <w:r>
              <w:rPr>
                <w:sz w:val="21"/>
                <w:szCs w:val="21"/>
              </w:rPr>
              <w:t>弹簧式</w:t>
            </w:r>
          </w:p>
        </w:tc>
        <w:tc>
          <w:tcPr>
            <w:tcW w:w="0" w:type="auto"/>
            <w:vAlign w:val="center"/>
          </w:tcPr>
          <w:p w14:paraId="1A231238">
            <w:pPr>
              <w:snapToGrid w:val="0"/>
              <w:spacing w:before="70" w:after="70" w:line="240" w:lineRule="auto"/>
              <w:ind w:left="0" w:leftChars="0" w:right="0" w:rightChars="0" w:firstLine="0" w:firstLineChars="0"/>
              <w:jc w:val="left"/>
              <w:rPr>
                <w:sz w:val="21"/>
              </w:rPr>
            </w:pPr>
            <w:r>
              <w:rPr>
                <w:sz w:val="21"/>
                <w:szCs w:val="21"/>
              </w:rPr>
              <w:t>绳长 3 m，额定载荷 ≥5 kg</w:t>
            </w:r>
          </w:p>
        </w:tc>
        <w:tc>
          <w:tcPr>
            <w:tcW w:w="757" w:type="dxa"/>
            <w:vAlign w:val="center"/>
          </w:tcPr>
          <w:p w14:paraId="4E7EB899">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E7C9FA5">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3E056385">
            <w:pPr>
              <w:snapToGrid w:val="0"/>
              <w:spacing w:before="70" w:after="70" w:line="240" w:lineRule="auto"/>
              <w:ind w:left="0" w:leftChars="0" w:right="0" w:rightChars="0" w:firstLine="0" w:firstLineChars="0"/>
              <w:jc w:val="left"/>
              <w:rPr>
                <w:sz w:val="21"/>
              </w:rPr>
            </w:pPr>
            <w:r>
              <w:rPr>
                <w:sz w:val="21"/>
                <w:szCs w:val="21"/>
              </w:rPr>
              <w:t>设备防坠</w:t>
            </w:r>
          </w:p>
        </w:tc>
        <w:tc>
          <w:tcPr>
            <w:tcW w:w="1081" w:type="dxa"/>
            <w:vAlign w:val="center"/>
          </w:tcPr>
          <w:p w14:paraId="6FC7B26A">
            <w:pPr>
              <w:snapToGrid w:val="0"/>
              <w:spacing w:before="70" w:after="70" w:line="240" w:lineRule="auto"/>
              <w:ind w:left="0" w:leftChars="0" w:right="0" w:rightChars="0" w:firstLine="0" w:firstLineChars="0"/>
              <w:jc w:val="left"/>
              <w:rPr>
                <w:sz w:val="21"/>
              </w:rPr>
            </w:pPr>
            <w:r>
              <w:rPr>
                <w:sz w:val="21"/>
                <w:szCs w:val="21"/>
              </w:rPr>
              <w:t>每次使用前检查</w:t>
            </w:r>
          </w:p>
        </w:tc>
      </w:tr>
      <w:tr w14:paraId="5FAA8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DDFD9DE">
            <w:pPr>
              <w:snapToGrid w:val="0"/>
              <w:spacing w:before="70" w:after="70" w:line="240" w:lineRule="auto"/>
              <w:ind w:left="0" w:leftChars="0" w:right="0" w:rightChars="0" w:firstLine="0" w:firstLineChars="0"/>
              <w:jc w:val="center"/>
              <w:rPr>
                <w:sz w:val="21"/>
              </w:rPr>
            </w:pPr>
            <w:r>
              <w:rPr>
                <w:sz w:val="21"/>
                <w:szCs w:val="21"/>
              </w:rPr>
              <w:t>12</w:t>
            </w:r>
          </w:p>
        </w:tc>
        <w:tc>
          <w:tcPr>
            <w:tcW w:w="0" w:type="auto"/>
            <w:vAlign w:val="center"/>
          </w:tcPr>
          <w:p w14:paraId="4FB5F4E9">
            <w:pPr>
              <w:snapToGrid w:val="0"/>
              <w:spacing w:before="70" w:after="70" w:line="240" w:lineRule="auto"/>
              <w:ind w:left="0" w:leftChars="0" w:right="0" w:rightChars="0" w:firstLine="0" w:firstLineChars="0"/>
              <w:jc w:val="left"/>
              <w:rPr>
                <w:sz w:val="21"/>
              </w:rPr>
            </w:pPr>
            <w:r>
              <w:rPr>
                <w:sz w:val="21"/>
                <w:szCs w:val="21"/>
              </w:rPr>
              <w:t>航空箱</w:t>
            </w:r>
          </w:p>
        </w:tc>
        <w:tc>
          <w:tcPr>
            <w:tcW w:w="1714" w:type="dxa"/>
            <w:vAlign w:val="center"/>
          </w:tcPr>
          <w:p w14:paraId="128171A1">
            <w:pPr>
              <w:snapToGrid w:val="0"/>
              <w:spacing w:before="70" w:after="70" w:line="240" w:lineRule="auto"/>
              <w:ind w:left="0" w:leftChars="0" w:right="0" w:rightChars="0" w:firstLine="0" w:firstLineChars="0"/>
              <w:jc w:val="left"/>
              <w:rPr>
                <w:sz w:val="21"/>
              </w:rPr>
            </w:pPr>
            <w:r>
              <w:rPr>
                <w:sz w:val="21"/>
                <w:szCs w:val="21"/>
              </w:rPr>
              <w:t>滚塑</w:t>
            </w:r>
          </w:p>
        </w:tc>
        <w:tc>
          <w:tcPr>
            <w:tcW w:w="0" w:type="auto"/>
            <w:vAlign w:val="center"/>
          </w:tcPr>
          <w:p w14:paraId="0AF0DEF2">
            <w:pPr>
              <w:snapToGrid w:val="0"/>
              <w:spacing w:before="70" w:after="70" w:line="240" w:lineRule="auto"/>
              <w:ind w:left="0" w:leftChars="0" w:right="0" w:rightChars="0" w:firstLine="0" w:firstLineChars="0"/>
              <w:jc w:val="left"/>
              <w:rPr>
                <w:sz w:val="21"/>
              </w:rPr>
            </w:pPr>
            <w:r>
              <w:rPr>
                <w:sz w:val="21"/>
                <w:szCs w:val="21"/>
              </w:rPr>
              <w:t>内衬定型海绵，防水等级 IP67，带轮与提手</w:t>
            </w:r>
          </w:p>
        </w:tc>
        <w:tc>
          <w:tcPr>
            <w:tcW w:w="757" w:type="dxa"/>
            <w:vAlign w:val="center"/>
          </w:tcPr>
          <w:p w14:paraId="55A598E5">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CE75EC2">
            <w:pPr>
              <w:snapToGrid w:val="0"/>
              <w:spacing w:before="70" w:after="70" w:line="240" w:lineRule="auto"/>
              <w:ind w:left="0" w:leftChars="0" w:right="0" w:rightChars="0" w:firstLine="0" w:firstLineChars="0"/>
              <w:jc w:val="center"/>
              <w:rPr>
                <w:sz w:val="21"/>
              </w:rPr>
            </w:pPr>
            <w:r>
              <w:rPr>
                <w:sz w:val="21"/>
                <w:szCs w:val="21"/>
              </w:rPr>
              <w:t>只</w:t>
            </w:r>
          </w:p>
        </w:tc>
        <w:tc>
          <w:tcPr>
            <w:tcW w:w="0" w:type="auto"/>
            <w:vAlign w:val="center"/>
          </w:tcPr>
          <w:p w14:paraId="632B22F3">
            <w:pPr>
              <w:snapToGrid w:val="0"/>
              <w:spacing w:before="70" w:after="70" w:line="240" w:lineRule="auto"/>
              <w:ind w:left="0" w:leftChars="0" w:right="0" w:rightChars="0" w:firstLine="0" w:firstLineChars="0"/>
              <w:jc w:val="left"/>
              <w:rPr>
                <w:sz w:val="21"/>
              </w:rPr>
            </w:pPr>
            <w:r>
              <w:rPr>
                <w:sz w:val="21"/>
                <w:szCs w:val="21"/>
              </w:rPr>
              <w:t>运输防护</w:t>
            </w:r>
          </w:p>
        </w:tc>
        <w:tc>
          <w:tcPr>
            <w:tcW w:w="1081" w:type="dxa"/>
            <w:vAlign w:val="center"/>
          </w:tcPr>
          <w:p w14:paraId="08E8A264">
            <w:pPr>
              <w:snapToGrid w:val="0"/>
              <w:spacing w:before="70" w:after="70" w:line="240" w:lineRule="auto"/>
              <w:ind w:left="0" w:leftChars="0" w:right="0" w:rightChars="0" w:firstLine="0" w:firstLineChars="0"/>
              <w:jc w:val="left"/>
              <w:rPr>
                <w:sz w:val="21"/>
              </w:rPr>
            </w:pPr>
            <w:r>
              <w:rPr>
                <w:sz w:val="21"/>
                <w:szCs w:val="21"/>
              </w:rPr>
              <w:t>分系统独立装箱</w:t>
            </w:r>
          </w:p>
        </w:tc>
      </w:tr>
      <w:tr w14:paraId="62895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D446C33">
            <w:pPr>
              <w:snapToGrid w:val="0"/>
              <w:spacing w:before="70" w:after="70" w:line="240" w:lineRule="auto"/>
              <w:ind w:left="0" w:leftChars="0" w:right="0" w:rightChars="0" w:firstLine="0" w:firstLineChars="0"/>
              <w:jc w:val="center"/>
              <w:rPr>
                <w:sz w:val="21"/>
              </w:rPr>
            </w:pPr>
            <w:r>
              <w:rPr>
                <w:sz w:val="21"/>
                <w:szCs w:val="21"/>
              </w:rPr>
              <w:t>13</w:t>
            </w:r>
          </w:p>
        </w:tc>
        <w:tc>
          <w:tcPr>
            <w:tcW w:w="0" w:type="auto"/>
            <w:vAlign w:val="center"/>
          </w:tcPr>
          <w:p w14:paraId="34F79DBF">
            <w:pPr>
              <w:snapToGrid w:val="0"/>
              <w:spacing w:before="70" w:after="70" w:line="240" w:lineRule="auto"/>
              <w:ind w:left="0" w:leftChars="0" w:right="0" w:rightChars="0" w:firstLine="0" w:firstLineChars="0"/>
              <w:jc w:val="left"/>
              <w:rPr>
                <w:sz w:val="21"/>
              </w:rPr>
            </w:pPr>
            <w:r>
              <w:rPr>
                <w:sz w:val="21"/>
                <w:szCs w:val="21"/>
              </w:rPr>
              <w:t>模块箱</w:t>
            </w:r>
          </w:p>
        </w:tc>
        <w:tc>
          <w:tcPr>
            <w:tcW w:w="1714" w:type="dxa"/>
            <w:vAlign w:val="center"/>
          </w:tcPr>
          <w:p w14:paraId="1A6B6B3A">
            <w:pPr>
              <w:snapToGrid w:val="0"/>
              <w:spacing w:before="70" w:after="70" w:line="240" w:lineRule="auto"/>
              <w:ind w:left="0" w:leftChars="0" w:right="0" w:rightChars="0" w:firstLine="0" w:firstLineChars="0"/>
              <w:jc w:val="left"/>
              <w:rPr>
                <w:sz w:val="21"/>
              </w:rPr>
            </w:pPr>
            <w:r>
              <w:rPr>
                <w:sz w:val="21"/>
                <w:szCs w:val="21"/>
              </w:rPr>
              <w:t>EVA 定型</w:t>
            </w:r>
          </w:p>
        </w:tc>
        <w:tc>
          <w:tcPr>
            <w:tcW w:w="0" w:type="auto"/>
            <w:vAlign w:val="center"/>
          </w:tcPr>
          <w:p w14:paraId="25FD4472">
            <w:pPr>
              <w:snapToGrid w:val="0"/>
              <w:spacing w:before="70" w:after="70" w:line="240" w:lineRule="auto"/>
              <w:ind w:left="0" w:leftChars="0" w:right="0" w:rightChars="0" w:firstLine="0" w:firstLineChars="0"/>
              <w:jc w:val="left"/>
              <w:rPr>
                <w:sz w:val="21"/>
              </w:rPr>
            </w:pPr>
            <w:r>
              <w:rPr>
                <w:sz w:val="21"/>
                <w:szCs w:val="21"/>
              </w:rPr>
              <w:t>分格设计，标识清晰</w:t>
            </w:r>
          </w:p>
        </w:tc>
        <w:tc>
          <w:tcPr>
            <w:tcW w:w="757" w:type="dxa"/>
            <w:vAlign w:val="center"/>
          </w:tcPr>
          <w:p w14:paraId="0037A1FC">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14DE87B">
            <w:pPr>
              <w:snapToGrid w:val="0"/>
              <w:spacing w:before="70" w:after="70" w:line="240" w:lineRule="auto"/>
              <w:ind w:left="0" w:leftChars="0" w:right="0" w:rightChars="0" w:firstLine="0" w:firstLineChars="0"/>
              <w:jc w:val="center"/>
              <w:rPr>
                <w:sz w:val="21"/>
              </w:rPr>
            </w:pPr>
            <w:r>
              <w:rPr>
                <w:sz w:val="21"/>
                <w:szCs w:val="21"/>
              </w:rPr>
              <w:t>只</w:t>
            </w:r>
          </w:p>
        </w:tc>
        <w:tc>
          <w:tcPr>
            <w:tcW w:w="0" w:type="auto"/>
            <w:vAlign w:val="center"/>
          </w:tcPr>
          <w:p w14:paraId="54DCAFC5">
            <w:pPr>
              <w:snapToGrid w:val="0"/>
              <w:spacing w:before="70" w:after="70" w:line="240" w:lineRule="auto"/>
              <w:ind w:left="0" w:leftChars="0" w:right="0" w:rightChars="0" w:firstLine="0" w:firstLineChars="0"/>
              <w:jc w:val="left"/>
              <w:rPr>
                <w:sz w:val="21"/>
              </w:rPr>
            </w:pPr>
            <w:r>
              <w:rPr>
                <w:sz w:val="21"/>
                <w:szCs w:val="21"/>
              </w:rPr>
              <w:t>小件分类</w:t>
            </w:r>
          </w:p>
        </w:tc>
        <w:tc>
          <w:tcPr>
            <w:tcW w:w="1081" w:type="dxa"/>
            <w:vAlign w:val="center"/>
          </w:tcPr>
          <w:p w14:paraId="314FEECF">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5A5B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9F4CDC7">
            <w:pPr>
              <w:snapToGrid w:val="0"/>
              <w:spacing w:before="70" w:after="70" w:line="240" w:lineRule="auto"/>
              <w:ind w:left="0" w:leftChars="0" w:right="0" w:rightChars="0" w:firstLine="0" w:firstLineChars="0"/>
              <w:jc w:val="center"/>
              <w:rPr>
                <w:sz w:val="21"/>
              </w:rPr>
            </w:pPr>
            <w:r>
              <w:rPr>
                <w:sz w:val="21"/>
                <w:szCs w:val="21"/>
              </w:rPr>
              <w:t>14</w:t>
            </w:r>
          </w:p>
        </w:tc>
        <w:tc>
          <w:tcPr>
            <w:tcW w:w="0" w:type="auto"/>
            <w:vAlign w:val="center"/>
          </w:tcPr>
          <w:p w14:paraId="4F872DE6">
            <w:pPr>
              <w:snapToGrid w:val="0"/>
              <w:spacing w:before="70" w:after="70" w:line="240" w:lineRule="auto"/>
              <w:ind w:left="0" w:leftChars="0" w:right="0" w:rightChars="0" w:firstLine="0" w:firstLineChars="0"/>
              <w:jc w:val="left"/>
              <w:rPr>
                <w:sz w:val="21"/>
              </w:rPr>
            </w:pPr>
            <w:r>
              <w:rPr>
                <w:sz w:val="21"/>
                <w:szCs w:val="21"/>
              </w:rPr>
              <w:t>折叠工作台</w:t>
            </w:r>
          </w:p>
        </w:tc>
        <w:tc>
          <w:tcPr>
            <w:tcW w:w="1714" w:type="dxa"/>
            <w:vAlign w:val="center"/>
          </w:tcPr>
          <w:p w14:paraId="0FF8ABE5">
            <w:pPr>
              <w:snapToGrid w:val="0"/>
              <w:spacing w:before="70" w:after="70" w:line="240" w:lineRule="auto"/>
              <w:ind w:left="0" w:leftChars="0" w:right="0" w:rightChars="0" w:firstLine="0" w:firstLineChars="0"/>
              <w:jc w:val="left"/>
              <w:rPr>
                <w:sz w:val="21"/>
              </w:rPr>
            </w:pPr>
            <w:r>
              <w:rPr>
                <w:sz w:val="21"/>
                <w:szCs w:val="21"/>
              </w:rPr>
              <w:t>铝合金</w:t>
            </w:r>
          </w:p>
        </w:tc>
        <w:tc>
          <w:tcPr>
            <w:tcW w:w="0" w:type="auto"/>
            <w:vAlign w:val="center"/>
          </w:tcPr>
          <w:p w14:paraId="51E733C7">
            <w:pPr>
              <w:snapToGrid w:val="0"/>
              <w:spacing w:before="70" w:after="70" w:line="240" w:lineRule="auto"/>
              <w:ind w:left="0" w:leftChars="0" w:right="0" w:rightChars="0" w:firstLine="0" w:firstLineChars="0"/>
              <w:jc w:val="left"/>
              <w:rPr>
                <w:sz w:val="21"/>
              </w:rPr>
            </w:pPr>
            <w:r>
              <w:rPr>
                <w:sz w:val="21"/>
                <w:szCs w:val="21"/>
              </w:rPr>
              <w:t>承重 ≥50 kg，展开 ≤10 s</w:t>
            </w:r>
          </w:p>
        </w:tc>
        <w:tc>
          <w:tcPr>
            <w:tcW w:w="757" w:type="dxa"/>
            <w:vAlign w:val="center"/>
          </w:tcPr>
          <w:p w14:paraId="2DBA2CFD">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A5CBBA0">
            <w:pPr>
              <w:snapToGrid w:val="0"/>
              <w:spacing w:before="70" w:after="70" w:line="240" w:lineRule="auto"/>
              <w:ind w:left="0" w:leftChars="0" w:right="0" w:rightChars="0" w:firstLine="0" w:firstLineChars="0"/>
              <w:jc w:val="center"/>
              <w:rPr>
                <w:sz w:val="21"/>
              </w:rPr>
            </w:pPr>
            <w:r>
              <w:rPr>
                <w:sz w:val="21"/>
                <w:szCs w:val="21"/>
              </w:rPr>
              <w:t>张</w:t>
            </w:r>
          </w:p>
        </w:tc>
        <w:tc>
          <w:tcPr>
            <w:tcW w:w="0" w:type="auto"/>
            <w:vAlign w:val="center"/>
          </w:tcPr>
          <w:p w14:paraId="3296E189">
            <w:pPr>
              <w:snapToGrid w:val="0"/>
              <w:spacing w:before="70" w:after="70" w:line="240" w:lineRule="auto"/>
              <w:ind w:left="0" w:leftChars="0" w:right="0" w:rightChars="0" w:firstLine="0" w:firstLineChars="0"/>
              <w:jc w:val="left"/>
              <w:rPr>
                <w:sz w:val="21"/>
              </w:rPr>
            </w:pPr>
            <w:r>
              <w:rPr>
                <w:sz w:val="21"/>
                <w:szCs w:val="21"/>
              </w:rPr>
              <w:t>现场设备暂存</w:t>
            </w:r>
          </w:p>
        </w:tc>
        <w:tc>
          <w:tcPr>
            <w:tcW w:w="1081" w:type="dxa"/>
            <w:vAlign w:val="center"/>
          </w:tcPr>
          <w:p w14:paraId="61571AA3">
            <w:pPr>
              <w:snapToGrid w:val="0"/>
              <w:spacing w:before="70" w:after="70" w:line="240" w:lineRule="auto"/>
              <w:ind w:left="0" w:leftChars="0" w:right="0" w:rightChars="0" w:firstLine="0" w:firstLineChars="0"/>
              <w:jc w:val="left"/>
              <w:rPr>
                <w:sz w:val="21"/>
              </w:rPr>
            </w:pPr>
            <w:r>
              <w:rPr>
                <w:rFonts w:hint="eastAsia"/>
                <w:sz w:val="21"/>
                <w:szCs w:val="21"/>
              </w:rPr>
              <w:t>-</w:t>
            </w:r>
          </w:p>
        </w:tc>
      </w:tr>
      <w:tr w14:paraId="0E713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2A4D528">
            <w:pPr>
              <w:snapToGrid w:val="0"/>
              <w:spacing w:before="70" w:after="70" w:line="240" w:lineRule="auto"/>
              <w:ind w:left="0" w:leftChars="0" w:right="0" w:rightChars="0" w:firstLine="0" w:firstLineChars="0"/>
              <w:jc w:val="center"/>
              <w:rPr>
                <w:sz w:val="21"/>
              </w:rPr>
            </w:pPr>
            <w:r>
              <w:rPr>
                <w:sz w:val="21"/>
                <w:szCs w:val="21"/>
              </w:rPr>
              <w:t>15</w:t>
            </w:r>
          </w:p>
        </w:tc>
        <w:tc>
          <w:tcPr>
            <w:tcW w:w="967" w:type="dxa"/>
            <w:vAlign w:val="center"/>
          </w:tcPr>
          <w:p w14:paraId="289219E7">
            <w:pPr>
              <w:snapToGrid w:val="0"/>
              <w:spacing w:before="70" w:after="70" w:line="240" w:lineRule="auto"/>
              <w:ind w:left="0" w:leftChars="0" w:right="0" w:rightChars="0" w:firstLine="0" w:firstLineChars="0"/>
              <w:jc w:val="left"/>
              <w:rPr>
                <w:sz w:val="21"/>
              </w:rPr>
            </w:pPr>
            <w:r>
              <w:rPr>
                <w:sz w:val="21"/>
                <w:szCs w:val="21"/>
              </w:rPr>
              <w:t>遮阳防雨棚</w:t>
            </w:r>
          </w:p>
        </w:tc>
        <w:tc>
          <w:tcPr>
            <w:tcW w:w="1714" w:type="dxa"/>
            <w:vAlign w:val="center"/>
          </w:tcPr>
          <w:p w14:paraId="07F87981">
            <w:pPr>
              <w:snapToGrid w:val="0"/>
              <w:spacing w:before="70" w:after="70" w:line="240" w:lineRule="auto"/>
              <w:ind w:left="0" w:leftChars="0" w:right="0" w:rightChars="0" w:firstLine="0" w:firstLineChars="0"/>
              <w:jc w:val="left"/>
              <w:rPr>
                <w:sz w:val="21"/>
              </w:rPr>
            </w:pPr>
            <w:r>
              <w:rPr>
                <w:sz w:val="21"/>
                <w:szCs w:val="21"/>
              </w:rPr>
              <w:t>牛津布</w:t>
            </w:r>
          </w:p>
        </w:tc>
        <w:tc>
          <w:tcPr>
            <w:tcW w:w="3069" w:type="dxa"/>
            <w:vAlign w:val="center"/>
          </w:tcPr>
          <w:p w14:paraId="625A0162">
            <w:pPr>
              <w:snapToGrid w:val="0"/>
              <w:spacing w:before="70" w:after="70" w:line="240" w:lineRule="auto"/>
              <w:ind w:left="0" w:leftChars="0" w:right="0" w:rightChars="0" w:firstLine="0" w:firstLineChars="0"/>
              <w:jc w:val="left"/>
              <w:rPr>
                <w:sz w:val="21"/>
              </w:rPr>
            </w:pPr>
            <w:r>
              <w:rPr>
                <w:sz w:val="21"/>
                <w:szCs w:val="21"/>
              </w:rPr>
              <w:t>抗风 ≥6 级，快速搭建</w:t>
            </w:r>
          </w:p>
        </w:tc>
        <w:tc>
          <w:tcPr>
            <w:tcW w:w="757" w:type="dxa"/>
            <w:vAlign w:val="center"/>
          </w:tcPr>
          <w:p w14:paraId="31F3FD4B">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8490746">
            <w:pPr>
              <w:snapToGrid w:val="0"/>
              <w:spacing w:before="70" w:after="70" w:line="240" w:lineRule="auto"/>
              <w:ind w:left="0" w:leftChars="0" w:right="0" w:rightChars="0" w:firstLine="0" w:firstLineChars="0"/>
              <w:jc w:val="center"/>
              <w:rPr>
                <w:sz w:val="21"/>
              </w:rPr>
            </w:pPr>
            <w:r>
              <w:rPr>
                <w:sz w:val="21"/>
                <w:szCs w:val="21"/>
              </w:rPr>
              <w:t>套</w:t>
            </w:r>
          </w:p>
        </w:tc>
        <w:tc>
          <w:tcPr>
            <w:tcW w:w="967" w:type="dxa"/>
            <w:vAlign w:val="center"/>
          </w:tcPr>
          <w:p w14:paraId="24A91140">
            <w:pPr>
              <w:snapToGrid w:val="0"/>
              <w:spacing w:before="70" w:after="70" w:line="240" w:lineRule="auto"/>
              <w:ind w:left="0" w:leftChars="0" w:right="0" w:rightChars="0" w:firstLine="0" w:firstLineChars="0"/>
              <w:jc w:val="left"/>
              <w:rPr>
                <w:sz w:val="21"/>
              </w:rPr>
            </w:pPr>
            <w:r>
              <w:rPr>
                <w:sz w:val="21"/>
                <w:szCs w:val="21"/>
              </w:rPr>
              <w:t>户外作业防护</w:t>
            </w:r>
          </w:p>
        </w:tc>
        <w:tc>
          <w:tcPr>
            <w:tcW w:w="1081" w:type="dxa"/>
            <w:vAlign w:val="center"/>
          </w:tcPr>
          <w:p w14:paraId="050791CE">
            <w:pPr>
              <w:snapToGrid w:val="0"/>
              <w:spacing w:before="70" w:after="70" w:line="240" w:lineRule="auto"/>
              <w:ind w:left="0" w:leftChars="0" w:right="0" w:rightChars="0" w:firstLine="0" w:firstLineChars="0"/>
              <w:jc w:val="left"/>
              <w:rPr>
                <w:sz w:val="21"/>
              </w:rPr>
            </w:pPr>
            <w:r>
              <w:rPr>
                <w:sz w:val="21"/>
                <w:szCs w:val="21"/>
              </w:rPr>
              <w:t>平坡场景</w:t>
            </w:r>
          </w:p>
        </w:tc>
      </w:tr>
    </w:tbl>
    <w:p w14:paraId="2993D1DE">
      <w:pPr>
        <w:spacing w:line="240" w:lineRule="auto"/>
      </w:pPr>
    </w:p>
    <w:p w14:paraId="26E6E8CC">
      <w:pPr>
        <w:numPr>
          <w:ilvl w:val="0"/>
          <w:numId w:val="37"/>
        </w:numPr>
        <w:ind w:left="0" w:firstLine="482" w:firstLineChars="200"/>
        <w:rPr>
          <w:b/>
          <w:bCs/>
        </w:rPr>
      </w:pPr>
      <w:r>
        <w:rPr>
          <w:b/>
          <w:bCs/>
        </w:rPr>
        <w:t>电气与供电分系统</w:t>
      </w:r>
    </w:p>
    <w:tbl>
      <w:tblPr>
        <w:tblStyle w:val="32"/>
        <w:tblW w:w="100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080"/>
        <w:gridCol w:w="1386"/>
        <w:gridCol w:w="2994"/>
        <w:gridCol w:w="757"/>
        <w:gridCol w:w="757"/>
        <w:gridCol w:w="969"/>
        <w:gridCol w:w="1386"/>
      </w:tblGrid>
      <w:tr w14:paraId="72595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037DA7F7">
            <w:pPr>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06A157A5">
            <w:pPr>
              <w:snapToGrid w:val="0"/>
              <w:spacing w:before="70" w:after="70" w:line="240" w:lineRule="auto"/>
              <w:ind w:left="0" w:leftChars="0" w:right="0" w:rightChars="0" w:firstLine="0" w:firstLineChars="0"/>
              <w:jc w:val="center"/>
              <w:rPr>
                <w:b/>
                <w:sz w:val="21"/>
              </w:rPr>
            </w:pPr>
            <w:r>
              <w:rPr>
                <w:b/>
                <w:sz w:val="21"/>
                <w:szCs w:val="21"/>
              </w:rPr>
              <w:t>名称</w:t>
            </w:r>
          </w:p>
        </w:tc>
        <w:tc>
          <w:tcPr>
            <w:tcW w:w="1386" w:type="dxa"/>
            <w:shd w:val="clear" w:color="auto" w:fill="E7E6E6"/>
            <w:vAlign w:val="center"/>
          </w:tcPr>
          <w:p w14:paraId="76AC0F28">
            <w:pPr>
              <w:snapToGrid w:val="0"/>
              <w:spacing w:before="70" w:after="70" w:line="240" w:lineRule="auto"/>
              <w:ind w:left="0" w:leftChars="0" w:right="0" w:rightChars="0" w:firstLine="0" w:firstLineChars="0"/>
              <w:jc w:val="center"/>
              <w:rPr>
                <w:b/>
                <w:sz w:val="21"/>
              </w:rPr>
            </w:pPr>
            <w:r>
              <w:rPr>
                <w:b/>
                <w:sz w:val="21"/>
                <w:szCs w:val="21"/>
              </w:rPr>
              <w:t>建议规格</w:t>
            </w:r>
          </w:p>
        </w:tc>
        <w:tc>
          <w:tcPr>
            <w:tcW w:w="0" w:type="auto"/>
            <w:shd w:val="clear" w:color="auto" w:fill="E7E6E6"/>
            <w:vAlign w:val="center"/>
          </w:tcPr>
          <w:p w14:paraId="41CE76E7">
            <w:pPr>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28B4620C">
            <w:pPr>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2B222FF1">
            <w:pPr>
              <w:snapToGrid w:val="0"/>
              <w:spacing w:before="70" w:after="70" w:line="240" w:lineRule="auto"/>
              <w:ind w:left="0" w:leftChars="0" w:right="0" w:rightChars="0" w:firstLine="0" w:firstLineChars="0"/>
              <w:jc w:val="center"/>
              <w:rPr>
                <w:b/>
                <w:sz w:val="21"/>
              </w:rPr>
            </w:pPr>
            <w:r>
              <w:rPr>
                <w:b/>
                <w:sz w:val="21"/>
                <w:szCs w:val="21"/>
              </w:rPr>
              <w:t>单位</w:t>
            </w:r>
          </w:p>
        </w:tc>
        <w:tc>
          <w:tcPr>
            <w:tcW w:w="0" w:type="auto"/>
            <w:shd w:val="clear" w:color="auto" w:fill="E7E6E6"/>
            <w:vAlign w:val="center"/>
          </w:tcPr>
          <w:p w14:paraId="5995F243">
            <w:pPr>
              <w:snapToGrid w:val="0"/>
              <w:spacing w:before="70" w:after="70" w:line="240" w:lineRule="auto"/>
              <w:ind w:left="0" w:leftChars="0" w:right="0" w:rightChars="0" w:firstLine="0" w:firstLineChars="0"/>
              <w:jc w:val="center"/>
              <w:rPr>
                <w:b/>
                <w:sz w:val="21"/>
              </w:rPr>
            </w:pPr>
            <w:r>
              <w:rPr>
                <w:b/>
                <w:sz w:val="21"/>
                <w:szCs w:val="21"/>
              </w:rPr>
              <w:t>用途</w:t>
            </w:r>
          </w:p>
        </w:tc>
        <w:tc>
          <w:tcPr>
            <w:tcW w:w="1386" w:type="dxa"/>
            <w:shd w:val="clear" w:color="auto" w:fill="E7E6E6"/>
            <w:vAlign w:val="center"/>
          </w:tcPr>
          <w:p w14:paraId="687BD9A4">
            <w:pPr>
              <w:snapToGrid w:val="0"/>
              <w:spacing w:before="70" w:after="70" w:line="240" w:lineRule="auto"/>
              <w:ind w:left="0" w:leftChars="0" w:right="0" w:rightChars="0" w:firstLine="0" w:firstLineChars="0"/>
              <w:jc w:val="center"/>
              <w:rPr>
                <w:b/>
                <w:sz w:val="21"/>
              </w:rPr>
            </w:pPr>
            <w:r>
              <w:rPr>
                <w:b/>
                <w:sz w:val="21"/>
                <w:szCs w:val="21"/>
              </w:rPr>
              <w:t>备注</w:t>
            </w:r>
          </w:p>
        </w:tc>
      </w:tr>
      <w:tr w14:paraId="0D45D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8A8AE43">
            <w:pPr>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2A3221AC">
            <w:pPr>
              <w:snapToGrid w:val="0"/>
              <w:spacing w:before="70" w:after="70" w:line="240" w:lineRule="auto"/>
              <w:ind w:left="0" w:leftChars="0" w:right="0" w:rightChars="0" w:firstLine="0" w:firstLineChars="0"/>
              <w:jc w:val="left"/>
              <w:rPr>
                <w:sz w:val="21"/>
              </w:rPr>
            </w:pPr>
            <w:r>
              <w:rPr>
                <w:sz w:val="21"/>
                <w:szCs w:val="21"/>
              </w:rPr>
              <w:t>锂电池组</w:t>
            </w:r>
          </w:p>
        </w:tc>
        <w:tc>
          <w:tcPr>
            <w:tcW w:w="1386" w:type="dxa"/>
            <w:vAlign w:val="center"/>
          </w:tcPr>
          <w:p w14:paraId="60429B73">
            <w:pPr>
              <w:snapToGrid w:val="0"/>
              <w:spacing w:before="70" w:after="70" w:line="240" w:lineRule="auto"/>
              <w:ind w:left="0" w:leftChars="0" w:right="0" w:rightChars="0" w:firstLine="0" w:firstLineChars="0"/>
              <w:jc w:val="left"/>
              <w:rPr>
                <w:sz w:val="21"/>
              </w:rPr>
            </w:pPr>
            <w:r>
              <w:rPr>
                <w:sz w:val="21"/>
                <w:szCs w:val="21"/>
              </w:rPr>
              <w:t>磷酸铁锂</w:t>
            </w:r>
          </w:p>
        </w:tc>
        <w:tc>
          <w:tcPr>
            <w:tcW w:w="0" w:type="auto"/>
            <w:vAlign w:val="center"/>
          </w:tcPr>
          <w:p w14:paraId="76526E0E">
            <w:pPr>
              <w:snapToGrid w:val="0"/>
              <w:spacing w:before="70" w:after="70" w:line="240" w:lineRule="auto"/>
              <w:ind w:left="0" w:leftChars="0" w:right="0" w:rightChars="0" w:firstLine="0" w:firstLineChars="0"/>
              <w:jc w:val="left"/>
              <w:rPr>
                <w:sz w:val="21"/>
              </w:rPr>
            </w:pPr>
            <w:r>
              <w:rPr>
                <w:sz w:val="21"/>
                <w:szCs w:val="21"/>
              </w:rPr>
              <w:t>容量 ≥600 Wh，输出 24 V/220 V，循环 ≥2000 次</w:t>
            </w:r>
          </w:p>
        </w:tc>
        <w:tc>
          <w:tcPr>
            <w:tcW w:w="757" w:type="dxa"/>
            <w:vAlign w:val="center"/>
          </w:tcPr>
          <w:p w14:paraId="535502C6">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F585126">
            <w:pPr>
              <w:snapToGrid w:val="0"/>
              <w:spacing w:before="70" w:after="70" w:line="240" w:lineRule="auto"/>
              <w:ind w:left="0" w:leftChars="0" w:right="0" w:rightChars="0" w:firstLine="0" w:firstLineChars="0"/>
              <w:jc w:val="center"/>
              <w:rPr>
                <w:sz w:val="21"/>
              </w:rPr>
            </w:pPr>
            <w:r>
              <w:rPr>
                <w:sz w:val="21"/>
                <w:szCs w:val="21"/>
              </w:rPr>
              <w:t>组</w:t>
            </w:r>
          </w:p>
        </w:tc>
        <w:tc>
          <w:tcPr>
            <w:tcW w:w="0" w:type="auto"/>
            <w:vAlign w:val="center"/>
          </w:tcPr>
          <w:p w14:paraId="7A2E1C3B">
            <w:pPr>
              <w:snapToGrid w:val="0"/>
              <w:spacing w:before="70" w:after="70" w:line="240" w:lineRule="auto"/>
              <w:ind w:left="0" w:leftChars="0" w:right="0" w:rightChars="0" w:firstLine="0" w:firstLineChars="0"/>
              <w:jc w:val="left"/>
              <w:rPr>
                <w:sz w:val="21"/>
              </w:rPr>
            </w:pPr>
            <w:r>
              <w:rPr>
                <w:sz w:val="21"/>
                <w:szCs w:val="21"/>
              </w:rPr>
              <w:t>现场供电</w:t>
            </w:r>
          </w:p>
        </w:tc>
        <w:tc>
          <w:tcPr>
            <w:tcW w:w="1386" w:type="dxa"/>
            <w:vAlign w:val="center"/>
          </w:tcPr>
          <w:p w14:paraId="55FE0655">
            <w:pPr>
              <w:snapToGrid w:val="0"/>
              <w:spacing w:before="70" w:after="70" w:line="240" w:lineRule="auto"/>
              <w:ind w:left="0" w:leftChars="0" w:right="0" w:rightChars="0" w:firstLine="0" w:firstLineChars="0"/>
              <w:jc w:val="left"/>
              <w:rPr>
                <w:sz w:val="21"/>
              </w:rPr>
            </w:pPr>
            <w:r>
              <w:rPr>
                <w:sz w:val="21"/>
                <w:szCs w:val="21"/>
              </w:rPr>
              <w:t>支持热插拔</w:t>
            </w:r>
          </w:p>
        </w:tc>
      </w:tr>
      <w:tr w14:paraId="1422D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A7B82CA">
            <w:pPr>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7F5556F8">
            <w:pPr>
              <w:snapToGrid w:val="0"/>
              <w:spacing w:before="70" w:after="70" w:line="240" w:lineRule="auto"/>
              <w:ind w:left="0" w:leftChars="0" w:right="0" w:rightChars="0" w:firstLine="0" w:firstLineChars="0"/>
              <w:jc w:val="left"/>
              <w:rPr>
                <w:sz w:val="21"/>
              </w:rPr>
            </w:pPr>
            <w:r>
              <w:rPr>
                <w:sz w:val="21"/>
                <w:szCs w:val="21"/>
              </w:rPr>
              <w:t>电源管理模块</w:t>
            </w:r>
          </w:p>
        </w:tc>
        <w:tc>
          <w:tcPr>
            <w:tcW w:w="1386" w:type="dxa"/>
            <w:vAlign w:val="center"/>
          </w:tcPr>
          <w:p w14:paraId="07F67543">
            <w:pPr>
              <w:snapToGrid w:val="0"/>
              <w:spacing w:before="70" w:after="70" w:line="240" w:lineRule="auto"/>
              <w:ind w:left="0" w:leftChars="0" w:right="0" w:rightChars="0" w:firstLine="0" w:firstLineChars="0"/>
              <w:jc w:val="left"/>
              <w:rPr>
                <w:sz w:val="21"/>
              </w:rPr>
            </w:pPr>
            <w:r>
              <w:rPr>
                <w:sz w:val="21"/>
                <w:szCs w:val="21"/>
              </w:rPr>
              <w:t>智能配电</w:t>
            </w:r>
          </w:p>
        </w:tc>
        <w:tc>
          <w:tcPr>
            <w:tcW w:w="0" w:type="auto"/>
            <w:vAlign w:val="center"/>
          </w:tcPr>
          <w:p w14:paraId="14FD46E9">
            <w:pPr>
              <w:snapToGrid w:val="0"/>
              <w:spacing w:before="70" w:after="70" w:line="240" w:lineRule="auto"/>
              <w:ind w:left="0" w:leftChars="0" w:right="0" w:rightChars="0" w:firstLine="0" w:firstLineChars="0"/>
              <w:jc w:val="left"/>
              <w:rPr>
                <w:sz w:val="21"/>
              </w:rPr>
            </w:pPr>
            <w:r>
              <w:rPr>
                <w:sz w:val="21"/>
                <w:szCs w:val="21"/>
              </w:rPr>
              <w:t>过压/欠压/过流/短路保护，电量显示</w:t>
            </w:r>
          </w:p>
        </w:tc>
        <w:tc>
          <w:tcPr>
            <w:tcW w:w="757" w:type="dxa"/>
            <w:vAlign w:val="center"/>
          </w:tcPr>
          <w:p w14:paraId="53961BA1">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0AED82A">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0EA79396">
            <w:pPr>
              <w:snapToGrid w:val="0"/>
              <w:spacing w:before="70" w:after="70" w:line="240" w:lineRule="auto"/>
              <w:ind w:left="0" w:leftChars="0" w:right="0" w:rightChars="0" w:firstLine="0" w:firstLineChars="0"/>
              <w:jc w:val="left"/>
              <w:rPr>
                <w:sz w:val="21"/>
              </w:rPr>
            </w:pPr>
            <w:r>
              <w:rPr>
                <w:sz w:val="21"/>
                <w:szCs w:val="21"/>
              </w:rPr>
              <w:t>供电分配</w:t>
            </w:r>
          </w:p>
        </w:tc>
        <w:tc>
          <w:tcPr>
            <w:tcW w:w="1386" w:type="dxa"/>
            <w:vAlign w:val="center"/>
          </w:tcPr>
          <w:p w14:paraId="4DD58A2E">
            <w:pPr>
              <w:snapToGrid w:val="0"/>
              <w:spacing w:before="70" w:after="70" w:line="240" w:lineRule="auto"/>
              <w:ind w:left="0" w:leftChars="0" w:right="0" w:rightChars="0" w:firstLine="0" w:firstLineChars="0"/>
              <w:jc w:val="left"/>
              <w:rPr>
                <w:sz w:val="21"/>
              </w:rPr>
            </w:pPr>
            <w:r>
              <w:rPr>
                <w:rFonts w:hint="eastAsia"/>
                <w:sz w:val="21"/>
                <w:szCs w:val="21"/>
              </w:rPr>
              <w:t>-</w:t>
            </w:r>
          </w:p>
        </w:tc>
      </w:tr>
      <w:tr w14:paraId="3402B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6EE0B57">
            <w:pPr>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4535C73F">
            <w:pPr>
              <w:snapToGrid w:val="0"/>
              <w:spacing w:before="70" w:after="70" w:line="240" w:lineRule="auto"/>
              <w:ind w:left="0" w:leftChars="0" w:right="0" w:rightChars="0" w:firstLine="0" w:firstLineChars="0"/>
              <w:jc w:val="left"/>
              <w:rPr>
                <w:sz w:val="21"/>
              </w:rPr>
            </w:pPr>
            <w:r>
              <w:rPr>
                <w:sz w:val="21"/>
                <w:szCs w:val="21"/>
              </w:rPr>
              <w:t>便携发电机</w:t>
            </w:r>
          </w:p>
        </w:tc>
        <w:tc>
          <w:tcPr>
            <w:tcW w:w="1386" w:type="dxa"/>
            <w:vAlign w:val="center"/>
          </w:tcPr>
          <w:p w14:paraId="3B299008">
            <w:pPr>
              <w:snapToGrid w:val="0"/>
              <w:spacing w:before="70" w:after="70" w:line="240" w:lineRule="auto"/>
              <w:ind w:left="0" w:leftChars="0" w:right="0" w:rightChars="0" w:firstLine="0" w:firstLineChars="0"/>
              <w:jc w:val="left"/>
              <w:rPr>
                <w:sz w:val="21"/>
              </w:rPr>
            </w:pPr>
            <w:r>
              <w:rPr>
                <w:sz w:val="21"/>
                <w:szCs w:val="21"/>
              </w:rPr>
              <w:t>静音变频</w:t>
            </w:r>
          </w:p>
        </w:tc>
        <w:tc>
          <w:tcPr>
            <w:tcW w:w="0" w:type="auto"/>
            <w:vAlign w:val="center"/>
          </w:tcPr>
          <w:p w14:paraId="44875C12">
            <w:pPr>
              <w:snapToGrid w:val="0"/>
              <w:spacing w:before="70" w:after="70" w:line="240" w:lineRule="auto"/>
              <w:ind w:left="0" w:leftChars="0" w:right="0" w:rightChars="0" w:firstLine="0" w:firstLineChars="0"/>
              <w:jc w:val="left"/>
              <w:rPr>
                <w:sz w:val="21"/>
              </w:rPr>
            </w:pPr>
            <w:r>
              <w:rPr>
                <w:sz w:val="21"/>
                <w:szCs w:val="21"/>
              </w:rPr>
              <w:t>功率 ≥2 kW，噪声 ≤65 dB(A)</w:t>
            </w:r>
          </w:p>
        </w:tc>
        <w:tc>
          <w:tcPr>
            <w:tcW w:w="757" w:type="dxa"/>
            <w:vAlign w:val="center"/>
          </w:tcPr>
          <w:p w14:paraId="17E3FE3A">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09CA8D3">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35057182">
            <w:pPr>
              <w:snapToGrid w:val="0"/>
              <w:spacing w:before="70" w:after="70" w:line="240" w:lineRule="auto"/>
              <w:ind w:left="0" w:leftChars="0" w:right="0" w:rightChars="0" w:firstLine="0" w:firstLineChars="0"/>
              <w:jc w:val="left"/>
              <w:rPr>
                <w:sz w:val="21"/>
              </w:rPr>
            </w:pPr>
            <w:r>
              <w:rPr>
                <w:sz w:val="21"/>
                <w:szCs w:val="21"/>
              </w:rPr>
              <w:t>长时作业备电</w:t>
            </w:r>
          </w:p>
        </w:tc>
        <w:tc>
          <w:tcPr>
            <w:tcW w:w="1386" w:type="dxa"/>
            <w:vAlign w:val="center"/>
          </w:tcPr>
          <w:p w14:paraId="2CE04D50">
            <w:pPr>
              <w:snapToGrid w:val="0"/>
              <w:spacing w:before="70" w:after="70" w:line="240" w:lineRule="auto"/>
              <w:ind w:left="0" w:leftChars="0" w:right="0" w:rightChars="0" w:firstLine="0" w:firstLineChars="0"/>
              <w:jc w:val="left"/>
              <w:rPr>
                <w:sz w:val="21"/>
              </w:rPr>
            </w:pPr>
            <w:r>
              <w:rPr>
                <w:sz w:val="21"/>
                <w:szCs w:val="21"/>
              </w:rPr>
              <w:t>需甲方许可</w:t>
            </w:r>
          </w:p>
        </w:tc>
      </w:tr>
      <w:tr w14:paraId="384A5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7E68581">
            <w:pPr>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119CA5C5">
            <w:pPr>
              <w:snapToGrid w:val="0"/>
              <w:spacing w:before="70" w:after="70" w:line="240" w:lineRule="auto"/>
              <w:ind w:left="0" w:leftChars="0" w:right="0" w:rightChars="0" w:firstLine="0" w:firstLineChars="0"/>
              <w:jc w:val="left"/>
              <w:rPr>
                <w:sz w:val="21"/>
              </w:rPr>
            </w:pPr>
            <w:r>
              <w:rPr>
                <w:sz w:val="21"/>
                <w:szCs w:val="21"/>
              </w:rPr>
              <w:t>稳压电源</w:t>
            </w:r>
          </w:p>
        </w:tc>
        <w:tc>
          <w:tcPr>
            <w:tcW w:w="1386" w:type="dxa"/>
            <w:vAlign w:val="center"/>
          </w:tcPr>
          <w:p w14:paraId="41902C5D">
            <w:pPr>
              <w:snapToGrid w:val="0"/>
              <w:spacing w:before="70" w:after="70" w:line="240" w:lineRule="auto"/>
              <w:ind w:left="0" w:leftChars="0" w:right="0" w:rightChars="0" w:firstLine="0" w:firstLineChars="0"/>
              <w:jc w:val="left"/>
              <w:rPr>
                <w:sz w:val="21"/>
              </w:rPr>
            </w:pPr>
            <w:r>
              <w:rPr>
                <w:sz w:val="21"/>
                <w:szCs w:val="21"/>
              </w:rPr>
              <w:t>在线式</w:t>
            </w:r>
          </w:p>
        </w:tc>
        <w:tc>
          <w:tcPr>
            <w:tcW w:w="0" w:type="auto"/>
            <w:vAlign w:val="center"/>
          </w:tcPr>
          <w:p w14:paraId="5302D5A8">
            <w:pPr>
              <w:snapToGrid w:val="0"/>
              <w:spacing w:before="70" w:after="70" w:line="240" w:lineRule="auto"/>
              <w:ind w:left="0" w:leftChars="0" w:right="0" w:rightChars="0" w:firstLine="0" w:firstLineChars="0"/>
              <w:jc w:val="left"/>
              <w:rPr>
                <w:sz w:val="21"/>
              </w:rPr>
            </w:pPr>
            <w:r>
              <w:rPr>
                <w:sz w:val="21"/>
                <w:szCs w:val="21"/>
              </w:rPr>
              <w:t>功率 ≥1 kVA，稳压精度 ±1%</w:t>
            </w:r>
          </w:p>
        </w:tc>
        <w:tc>
          <w:tcPr>
            <w:tcW w:w="757" w:type="dxa"/>
            <w:vAlign w:val="center"/>
          </w:tcPr>
          <w:p w14:paraId="2ECB811F">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0255C1A">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444B231E">
            <w:pPr>
              <w:snapToGrid w:val="0"/>
              <w:spacing w:before="70" w:after="70" w:line="240" w:lineRule="auto"/>
              <w:ind w:left="0" w:leftChars="0" w:right="0" w:rightChars="0" w:firstLine="0" w:firstLineChars="0"/>
              <w:jc w:val="left"/>
              <w:rPr>
                <w:sz w:val="21"/>
              </w:rPr>
            </w:pPr>
            <w:r>
              <w:rPr>
                <w:sz w:val="21"/>
                <w:szCs w:val="21"/>
              </w:rPr>
              <w:t>精密设备供电</w:t>
            </w:r>
          </w:p>
        </w:tc>
        <w:tc>
          <w:tcPr>
            <w:tcW w:w="1386" w:type="dxa"/>
            <w:vAlign w:val="center"/>
          </w:tcPr>
          <w:p w14:paraId="118F0F4B">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4451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722F5ED">
            <w:pPr>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33415113">
            <w:pPr>
              <w:snapToGrid w:val="0"/>
              <w:spacing w:before="70" w:after="70" w:line="240" w:lineRule="auto"/>
              <w:ind w:left="0" w:leftChars="0" w:right="0" w:rightChars="0" w:firstLine="0" w:firstLineChars="0"/>
              <w:jc w:val="left"/>
              <w:rPr>
                <w:sz w:val="21"/>
              </w:rPr>
            </w:pPr>
            <w:r>
              <w:rPr>
                <w:sz w:val="21"/>
                <w:szCs w:val="21"/>
              </w:rPr>
              <w:t>工业插座箱</w:t>
            </w:r>
          </w:p>
        </w:tc>
        <w:tc>
          <w:tcPr>
            <w:tcW w:w="1386" w:type="dxa"/>
            <w:vAlign w:val="center"/>
          </w:tcPr>
          <w:p w14:paraId="6BD026C8">
            <w:pPr>
              <w:snapToGrid w:val="0"/>
              <w:spacing w:before="70" w:after="70" w:line="240" w:lineRule="auto"/>
              <w:ind w:left="0" w:leftChars="0" w:right="0" w:rightChars="0" w:firstLine="0" w:firstLineChars="0"/>
              <w:jc w:val="left"/>
              <w:rPr>
                <w:sz w:val="21"/>
              </w:rPr>
            </w:pPr>
            <w:r>
              <w:rPr>
                <w:sz w:val="21"/>
                <w:szCs w:val="21"/>
              </w:rPr>
              <w:t>IP65</w:t>
            </w:r>
          </w:p>
        </w:tc>
        <w:tc>
          <w:tcPr>
            <w:tcW w:w="0" w:type="auto"/>
            <w:vAlign w:val="center"/>
          </w:tcPr>
          <w:p w14:paraId="2B6CC18A">
            <w:pPr>
              <w:snapToGrid w:val="0"/>
              <w:spacing w:before="70" w:after="70" w:line="240" w:lineRule="auto"/>
              <w:ind w:left="0" w:leftChars="0" w:right="0" w:rightChars="0" w:firstLine="0" w:firstLineChars="0"/>
              <w:jc w:val="left"/>
              <w:rPr>
                <w:sz w:val="21"/>
              </w:rPr>
            </w:pPr>
            <w:r>
              <w:rPr>
                <w:sz w:val="21"/>
                <w:szCs w:val="21"/>
              </w:rPr>
              <w:t>带漏电保护 30 mA，接地检测</w:t>
            </w:r>
          </w:p>
        </w:tc>
        <w:tc>
          <w:tcPr>
            <w:tcW w:w="757" w:type="dxa"/>
            <w:vAlign w:val="center"/>
          </w:tcPr>
          <w:p w14:paraId="0649A0C8">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1A9BD5F">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77D2BF7F">
            <w:pPr>
              <w:snapToGrid w:val="0"/>
              <w:spacing w:before="70" w:after="70" w:line="240" w:lineRule="auto"/>
              <w:ind w:left="0" w:leftChars="0" w:right="0" w:rightChars="0" w:firstLine="0" w:firstLineChars="0"/>
              <w:jc w:val="left"/>
              <w:rPr>
                <w:sz w:val="21"/>
              </w:rPr>
            </w:pPr>
            <w:r>
              <w:rPr>
                <w:sz w:val="21"/>
                <w:szCs w:val="21"/>
              </w:rPr>
              <w:t>现场取电</w:t>
            </w:r>
          </w:p>
        </w:tc>
        <w:tc>
          <w:tcPr>
            <w:tcW w:w="1386" w:type="dxa"/>
            <w:vAlign w:val="center"/>
          </w:tcPr>
          <w:p w14:paraId="6B09711B">
            <w:pPr>
              <w:snapToGrid w:val="0"/>
              <w:spacing w:before="70" w:after="70" w:line="240" w:lineRule="auto"/>
              <w:ind w:left="0" w:leftChars="0" w:right="0" w:rightChars="0" w:firstLine="0" w:firstLineChars="0"/>
              <w:jc w:val="left"/>
              <w:rPr>
                <w:sz w:val="21"/>
              </w:rPr>
            </w:pPr>
            <w:r>
              <w:rPr>
                <w:sz w:val="21"/>
                <w:szCs w:val="21"/>
              </w:rPr>
              <w:t>一机一闸一漏保</w:t>
            </w:r>
          </w:p>
        </w:tc>
      </w:tr>
      <w:tr w14:paraId="60677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88FE8D7">
            <w:pPr>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53E44BC8">
            <w:pPr>
              <w:snapToGrid w:val="0"/>
              <w:spacing w:before="70" w:after="70" w:line="240" w:lineRule="auto"/>
              <w:ind w:left="0" w:leftChars="0" w:right="0" w:rightChars="0" w:firstLine="0" w:firstLineChars="0"/>
              <w:jc w:val="left"/>
              <w:rPr>
                <w:sz w:val="21"/>
              </w:rPr>
            </w:pPr>
            <w:r>
              <w:rPr>
                <w:sz w:val="21"/>
                <w:szCs w:val="21"/>
              </w:rPr>
              <w:t>接地电阻测试仪</w:t>
            </w:r>
          </w:p>
        </w:tc>
        <w:tc>
          <w:tcPr>
            <w:tcW w:w="1386" w:type="dxa"/>
            <w:vAlign w:val="center"/>
          </w:tcPr>
          <w:p w14:paraId="783C2306">
            <w:pPr>
              <w:snapToGrid w:val="0"/>
              <w:spacing w:before="70" w:after="70" w:line="240" w:lineRule="auto"/>
              <w:ind w:left="0" w:leftChars="0" w:right="0" w:rightChars="0" w:firstLine="0" w:firstLineChars="0"/>
              <w:jc w:val="left"/>
              <w:rPr>
                <w:sz w:val="21"/>
              </w:rPr>
            </w:pPr>
            <w:r>
              <w:rPr>
                <w:sz w:val="21"/>
                <w:szCs w:val="21"/>
              </w:rPr>
              <w:t>数字式</w:t>
            </w:r>
          </w:p>
        </w:tc>
        <w:tc>
          <w:tcPr>
            <w:tcW w:w="0" w:type="auto"/>
            <w:vAlign w:val="center"/>
          </w:tcPr>
          <w:p w14:paraId="3618A88C">
            <w:pPr>
              <w:snapToGrid w:val="0"/>
              <w:spacing w:before="70" w:after="70" w:line="240" w:lineRule="auto"/>
              <w:ind w:left="0" w:leftChars="0" w:right="0" w:rightChars="0" w:firstLine="0" w:firstLineChars="0"/>
              <w:jc w:val="left"/>
              <w:rPr>
                <w:sz w:val="21"/>
              </w:rPr>
            </w:pPr>
            <w:r>
              <w:rPr>
                <w:sz w:val="21"/>
                <w:szCs w:val="21"/>
              </w:rPr>
              <w:t>量程 0～200 Ω，精度 ±2%</w:t>
            </w:r>
          </w:p>
        </w:tc>
        <w:tc>
          <w:tcPr>
            <w:tcW w:w="757" w:type="dxa"/>
            <w:vAlign w:val="center"/>
          </w:tcPr>
          <w:p w14:paraId="6B06D700">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0731A88">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5ACD8CE0">
            <w:pPr>
              <w:snapToGrid w:val="0"/>
              <w:spacing w:before="70" w:after="70" w:line="240" w:lineRule="auto"/>
              <w:ind w:left="0" w:leftChars="0" w:right="0" w:rightChars="0" w:firstLine="0" w:firstLineChars="0"/>
              <w:jc w:val="left"/>
              <w:rPr>
                <w:sz w:val="21"/>
              </w:rPr>
            </w:pPr>
            <w:r>
              <w:rPr>
                <w:sz w:val="21"/>
                <w:szCs w:val="21"/>
              </w:rPr>
              <w:t>接地检测</w:t>
            </w:r>
          </w:p>
        </w:tc>
        <w:tc>
          <w:tcPr>
            <w:tcW w:w="1386" w:type="dxa"/>
            <w:vAlign w:val="center"/>
          </w:tcPr>
          <w:p w14:paraId="1AA2536E">
            <w:pPr>
              <w:snapToGrid w:val="0"/>
              <w:spacing w:before="70" w:after="70" w:line="240" w:lineRule="auto"/>
              <w:ind w:left="0" w:leftChars="0" w:right="0" w:rightChars="0" w:firstLine="0" w:firstLineChars="0"/>
              <w:jc w:val="left"/>
              <w:rPr>
                <w:sz w:val="21"/>
              </w:rPr>
            </w:pPr>
            <w:r>
              <w:rPr>
                <w:sz w:val="21"/>
                <w:szCs w:val="21"/>
              </w:rPr>
              <w:t>每日检查</w:t>
            </w:r>
          </w:p>
        </w:tc>
      </w:tr>
      <w:tr w14:paraId="18E8D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B684A72">
            <w:pPr>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6AFCF1FF">
            <w:pPr>
              <w:snapToGrid w:val="0"/>
              <w:spacing w:before="70" w:after="70" w:line="240" w:lineRule="auto"/>
              <w:ind w:left="0" w:leftChars="0" w:right="0" w:rightChars="0" w:firstLine="0" w:firstLineChars="0"/>
              <w:jc w:val="left"/>
              <w:rPr>
                <w:sz w:val="21"/>
              </w:rPr>
            </w:pPr>
            <w:r>
              <w:rPr>
                <w:sz w:val="21"/>
                <w:szCs w:val="21"/>
              </w:rPr>
              <w:t>线缆盘</w:t>
            </w:r>
          </w:p>
        </w:tc>
        <w:tc>
          <w:tcPr>
            <w:tcW w:w="1386" w:type="dxa"/>
            <w:vAlign w:val="center"/>
          </w:tcPr>
          <w:p w14:paraId="04DCA3C6">
            <w:pPr>
              <w:snapToGrid w:val="0"/>
              <w:spacing w:before="70" w:after="70" w:line="240" w:lineRule="auto"/>
              <w:ind w:left="0" w:leftChars="0" w:right="0" w:rightChars="0" w:firstLine="0" w:firstLineChars="0"/>
              <w:jc w:val="left"/>
              <w:rPr>
                <w:sz w:val="21"/>
              </w:rPr>
            </w:pPr>
            <w:r>
              <w:rPr>
                <w:sz w:val="21"/>
                <w:szCs w:val="21"/>
              </w:rPr>
              <w:t>拖线盘</w:t>
            </w:r>
          </w:p>
        </w:tc>
        <w:tc>
          <w:tcPr>
            <w:tcW w:w="0" w:type="auto"/>
            <w:vAlign w:val="center"/>
          </w:tcPr>
          <w:p w14:paraId="1F839835">
            <w:pPr>
              <w:snapToGrid w:val="0"/>
              <w:spacing w:before="70" w:after="70" w:line="240" w:lineRule="auto"/>
              <w:ind w:left="0" w:leftChars="0" w:right="0" w:rightChars="0" w:firstLine="0" w:firstLineChars="0"/>
              <w:jc w:val="left"/>
              <w:rPr>
                <w:sz w:val="21"/>
              </w:rPr>
            </w:pPr>
            <w:r>
              <w:rPr>
                <w:sz w:val="21"/>
                <w:szCs w:val="21"/>
              </w:rPr>
              <w:t>50 m，3×2.5 mm²，带漏保</w:t>
            </w:r>
          </w:p>
        </w:tc>
        <w:tc>
          <w:tcPr>
            <w:tcW w:w="757" w:type="dxa"/>
            <w:vAlign w:val="center"/>
          </w:tcPr>
          <w:p w14:paraId="1672E25A">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06259E8">
            <w:pPr>
              <w:snapToGrid w:val="0"/>
              <w:spacing w:before="70" w:after="70" w:line="240" w:lineRule="auto"/>
              <w:ind w:left="0" w:leftChars="0" w:right="0" w:rightChars="0" w:firstLine="0" w:firstLineChars="0"/>
              <w:jc w:val="center"/>
              <w:rPr>
                <w:sz w:val="21"/>
              </w:rPr>
            </w:pPr>
            <w:r>
              <w:rPr>
                <w:sz w:val="21"/>
                <w:szCs w:val="21"/>
              </w:rPr>
              <w:t>盘</w:t>
            </w:r>
          </w:p>
        </w:tc>
        <w:tc>
          <w:tcPr>
            <w:tcW w:w="0" w:type="auto"/>
            <w:vAlign w:val="center"/>
          </w:tcPr>
          <w:p w14:paraId="681FF07F">
            <w:pPr>
              <w:snapToGrid w:val="0"/>
              <w:spacing w:before="70" w:after="70" w:line="240" w:lineRule="auto"/>
              <w:ind w:left="0" w:leftChars="0" w:right="0" w:rightChars="0" w:firstLine="0" w:firstLineChars="0"/>
              <w:jc w:val="left"/>
              <w:rPr>
                <w:sz w:val="21"/>
              </w:rPr>
            </w:pPr>
            <w:r>
              <w:rPr>
                <w:sz w:val="21"/>
                <w:szCs w:val="21"/>
              </w:rPr>
              <w:t>临时供电</w:t>
            </w:r>
          </w:p>
        </w:tc>
        <w:tc>
          <w:tcPr>
            <w:tcW w:w="1386" w:type="dxa"/>
            <w:vAlign w:val="center"/>
          </w:tcPr>
          <w:p w14:paraId="2C5A2276">
            <w:pPr>
              <w:snapToGrid w:val="0"/>
              <w:spacing w:before="70" w:after="70" w:line="240" w:lineRule="auto"/>
              <w:ind w:left="0" w:leftChars="0" w:right="0" w:rightChars="0" w:firstLine="0" w:firstLineChars="0"/>
              <w:jc w:val="left"/>
              <w:rPr>
                <w:sz w:val="21"/>
              </w:rPr>
            </w:pPr>
            <w:r>
              <w:rPr>
                <w:rFonts w:hint="eastAsia"/>
                <w:sz w:val="21"/>
                <w:szCs w:val="21"/>
              </w:rPr>
              <w:t>-</w:t>
            </w:r>
          </w:p>
        </w:tc>
      </w:tr>
      <w:tr w14:paraId="7188E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7DB3C1C">
            <w:pPr>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709DD217">
            <w:pPr>
              <w:snapToGrid w:val="0"/>
              <w:spacing w:before="70" w:after="70" w:line="240" w:lineRule="auto"/>
              <w:ind w:left="0" w:leftChars="0" w:right="0" w:rightChars="0" w:firstLine="0" w:firstLineChars="0"/>
              <w:jc w:val="left"/>
              <w:rPr>
                <w:sz w:val="21"/>
              </w:rPr>
            </w:pPr>
            <w:r>
              <w:rPr>
                <w:sz w:val="21"/>
                <w:szCs w:val="21"/>
              </w:rPr>
              <w:t>数据线缆</w:t>
            </w:r>
          </w:p>
        </w:tc>
        <w:tc>
          <w:tcPr>
            <w:tcW w:w="1386" w:type="dxa"/>
            <w:vAlign w:val="center"/>
          </w:tcPr>
          <w:p w14:paraId="7191A6FA">
            <w:pPr>
              <w:snapToGrid w:val="0"/>
              <w:spacing w:before="70" w:after="70" w:line="240" w:lineRule="auto"/>
              <w:ind w:left="0" w:leftChars="0" w:right="0" w:rightChars="0" w:firstLine="0" w:firstLineChars="0"/>
              <w:jc w:val="left"/>
              <w:rPr>
                <w:sz w:val="21"/>
              </w:rPr>
            </w:pPr>
            <w:r>
              <w:rPr>
                <w:sz w:val="21"/>
                <w:szCs w:val="21"/>
              </w:rPr>
              <w:t>屏蔽双绞</w:t>
            </w:r>
          </w:p>
        </w:tc>
        <w:tc>
          <w:tcPr>
            <w:tcW w:w="0" w:type="auto"/>
            <w:vAlign w:val="center"/>
          </w:tcPr>
          <w:p w14:paraId="7BBFB0F0">
            <w:pPr>
              <w:snapToGrid w:val="0"/>
              <w:spacing w:before="70" w:after="70" w:line="240" w:lineRule="auto"/>
              <w:ind w:left="0" w:leftChars="0" w:right="0" w:rightChars="0" w:firstLine="0" w:firstLineChars="0"/>
              <w:jc w:val="left"/>
              <w:rPr>
                <w:sz w:val="21"/>
              </w:rPr>
            </w:pPr>
            <w:r>
              <w:rPr>
                <w:sz w:val="21"/>
                <w:szCs w:val="21"/>
              </w:rPr>
              <w:t>Cat6A，长度 20/50 m，带锁扣</w:t>
            </w:r>
          </w:p>
        </w:tc>
        <w:tc>
          <w:tcPr>
            <w:tcW w:w="757" w:type="dxa"/>
            <w:vAlign w:val="center"/>
          </w:tcPr>
          <w:p w14:paraId="03F3EB9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FA1B1D5">
            <w:pPr>
              <w:snapToGrid w:val="0"/>
              <w:spacing w:before="70" w:after="70" w:line="240" w:lineRule="auto"/>
              <w:ind w:left="0" w:leftChars="0" w:right="0" w:rightChars="0" w:firstLine="0" w:firstLineChars="0"/>
              <w:jc w:val="center"/>
              <w:rPr>
                <w:sz w:val="21"/>
              </w:rPr>
            </w:pPr>
            <w:r>
              <w:rPr>
                <w:sz w:val="21"/>
                <w:szCs w:val="21"/>
              </w:rPr>
              <w:t>根</w:t>
            </w:r>
          </w:p>
        </w:tc>
        <w:tc>
          <w:tcPr>
            <w:tcW w:w="0" w:type="auto"/>
            <w:vAlign w:val="center"/>
          </w:tcPr>
          <w:p w14:paraId="39301823">
            <w:pPr>
              <w:snapToGrid w:val="0"/>
              <w:spacing w:before="70" w:after="70" w:line="240" w:lineRule="auto"/>
              <w:ind w:left="0" w:leftChars="0" w:right="0" w:rightChars="0" w:firstLine="0" w:firstLineChars="0"/>
              <w:jc w:val="left"/>
              <w:rPr>
                <w:sz w:val="21"/>
              </w:rPr>
            </w:pPr>
            <w:r>
              <w:rPr>
                <w:sz w:val="21"/>
                <w:szCs w:val="21"/>
              </w:rPr>
              <w:t>数据传输</w:t>
            </w:r>
          </w:p>
        </w:tc>
        <w:tc>
          <w:tcPr>
            <w:tcW w:w="1386" w:type="dxa"/>
            <w:vAlign w:val="center"/>
          </w:tcPr>
          <w:p w14:paraId="051AD5CE">
            <w:pPr>
              <w:snapToGrid w:val="0"/>
              <w:spacing w:before="70" w:after="70" w:line="240" w:lineRule="auto"/>
              <w:ind w:left="0" w:leftChars="0" w:right="0" w:rightChars="0" w:firstLine="0" w:firstLineChars="0"/>
              <w:jc w:val="left"/>
              <w:rPr>
                <w:sz w:val="21"/>
              </w:rPr>
            </w:pPr>
            <w:r>
              <w:rPr>
                <w:sz w:val="21"/>
                <w:szCs w:val="21"/>
              </w:rPr>
              <w:t>备用 2 根</w:t>
            </w:r>
          </w:p>
        </w:tc>
      </w:tr>
      <w:tr w14:paraId="4203A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B0E16B7">
            <w:pPr>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568A2CA4">
            <w:pPr>
              <w:snapToGrid w:val="0"/>
              <w:spacing w:before="70" w:after="70" w:line="240" w:lineRule="auto"/>
              <w:ind w:left="0" w:leftChars="0" w:right="0" w:rightChars="0" w:firstLine="0" w:firstLineChars="0"/>
              <w:jc w:val="left"/>
              <w:rPr>
                <w:sz w:val="21"/>
              </w:rPr>
            </w:pPr>
            <w:r>
              <w:rPr>
                <w:sz w:val="21"/>
                <w:szCs w:val="21"/>
              </w:rPr>
              <w:t>光纤延长器</w:t>
            </w:r>
          </w:p>
        </w:tc>
        <w:tc>
          <w:tcPr>
            <w:tcW w:w="1386" w:type="dxa"/>
            <w:vAlign w:val="center"/>
          </w:tcPr>
          <w:p w14:paraId="0DDF7855">
            <w:pPr>
              <w:snapToGrid w:val="0"/>
              <w:spacing w:before="70" w:after="70" w:line="240" w:lineRule="auto"/>
              <w:ind w:left="0" w:leftChars="0" w:right="0" w:rightChars="0" w:firstLine="0" w:firstLineChars="0"/>
              <w:jc w:val="left"/>
              <w:rPr>
                <w:sz w:val="21"/>
              </w:rPr>
            </w:pPr>
            <w:r>
              <w:rPr>
                <w:sz w:val="21"/>
                <w:szCs w:val="21"/>
              </w:rPr>
              <w:t>单模</w:t>
            </w:r>
          </w:p>
        </w:tc>
        <w:tc>
          <w:tcPr>
            <w:tcW w:w="0" w:type="auto"/>
            <w:vAlign w:val="center"/>
          </w:tcPr>
          <w:p w14:paraId="511805CE">
            <w:pPr>
              <w:snapToGrid w:val="0"/>
              <w:spacing w:before="70" w:after="70" w:line="240" w:lineRule="auto"/>
              <w:ind w:left="0" w:leftChars="0" w:right="0" w:rightChars="0" w:firstLine="0" w:firstLineChars="0"/>
              <w:jc w:val="left"/>
              <w:rPr>
                <w:sz w:val="21"/>
              </w:rPr>
            </w:pPr>
            <w:r>
              <w:rPr>
                <w:sz w:val="21"/>
                <w:szCs w:val="21"/>
              </w:rPr>
              <w:t>传输距离 ≥500 m，带宽 ≥1 Gbps</w:t>
            </w:r>
          </w:p>
        </w:tc>
        <w:tc>
          <w:tcPr>
            <w:tcW w:w="757" w:type="dxa"/>
            <w:vAlign w:val="center"/>
          </w:tcPr>
          <w:p w14:paraId="21A3A121">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D693B0B">
            <w:pPr>
              <w:snapToGrid w:val="0"/>
              <w:spacing w:before="70" w:after="70" w:line="240" w:lineRule="auto"/>
              <w:ind w:left="0" w:leftChars="0" w:right="0" w:rightChars="0" w:firstLine="0" w:firstLineChars="0"/>
              <w:jc w:val="center"/>
              <w:rPr>
                <w:sz w:val="21"/>
              </w:rPr>
            </w:pPr>
            <w:r>
              <w:rPr>
                <w:sz w:val="21"/>
                <w:szCs w:val="21"/>
              </w:rPr>
              <w:t>对</w:t>
            </w:r>
          </w:p>
        </w:tc>
        <w:tc>
          <w:tcPr>
            <w:tcW w:w="0" w:type="auto"/>
            <w:vAlign w:val="center"/>
          </w:tcPr>
          <w:p w14:paraId="690AD67B">
            <w:pPr>
              <w:snapToGrid w:val="0"/>
              <w:spacing w:before="70" w:after="70" w:line="240" w:lineRule="auto"/>
              <w:ind w:left="0" w:leftChars="0" w:right="0" w:rightChars="0" w:firstLine="0" w:firstLineChars="0"/>
              <w:jc w:val="left"/>
              <w:rPr>
                <w:sz w:val="21"/>
              </w:rPr>
            </w:pPr>
            <w:r>
              <w:rPr>
                <w:sz w:val="21"/>
                <w:szCs w:val="21"/>
              </w:rPr>
              <w:t>远距离数据</w:t>
            </w:r>
          </w:p>
        </w:tc>
        <w:tc>
          <w:tcPr>
            <w:tcW w:w="1386" w:type="dxa"/>
            <w:vAlign w:val="center"/>
          </w:tcPr>
          <w:p w14:paraId="5FD32371">
            <w:pPr>
              <w:snapToGrid w:val="0"/>
              <w:spacing w:before="70" w:after="70" w:line="240" w:lineRule="auto"/>
              <w:ind w:left="0" w:leftChars="0" w:right="0" w:rightChars="0" w:firstLine="0" w:firstLineChars="0"/>
              <w:jc w:val="left"/>
              <w:rPr>
                <w:sz w:val="21"/>
              </w:rPr>
            </w:pPr>
            <w:r>
              <w:rPr>
                <w:sz w:val="21"/>
                <w:szCs w:val="21"/>
              </w:rPr>
              <w:t>孔内长距</w:t>
            </w:r>
          </w:p>
        </w:tc>
      </w:tr>
      <w:tr w14:paraId="3E5E5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07B43E2">
            <w:pPr>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33E7FA7C">
            <w:pPr>
              <w:snapToGrid w:val="0"/>
              <w:spacing w:before="70" w:after="70" w:line="240" w:lineRule="auto"/>
              <w:ind w:left="0" w:leftChars="0" w:right="0" w:rightChars="0" w:firstLine="0" w:firstLineChars="0"/>
              <w:jc w:val="left"/>
              <w:rPr>
                <w:sz w:val="21"/>
              </w:rPr>
            </w:pPr>
            <w:r>
              <w:rPr>
                <w:sz w:val="21"/>
                <w:szCs w:val="21"/>
              </w:rPr>
              <w:t>触发线</w:t>
            </w:r>
          </w:p>
        </w:tc>
        <w:tc>
          <w:tcPr>
            <w:tcW w:w="1386" w:type="dxa"/>
            <w:vAlign w:val="center"/>
          </w:tcPr>
          <w:p w14:paraId="65814887">
            <w:pPr>
              <w:snapToGrid w:val="0"/>
              <w:spacing w:before="70" w:after="70" w:line="240" w:lineRule="auto"/>
              <w:ind w:left="0" w:leftChars="0" w:right="0" w:rightChars="0" w:firstLine="0" w:firstLineChars="0"/>
              <w:jc w:val="left"/>
              <w:rPr>
                <w:sz w:val="21"/>
              </w:rPr>
            </w:pPr>
            <w:r>
              <w:rPr>
                <w:sz w:val="21"/>
                <w:szCs w:val="21"/>
              </w:rPr>
              <w:t>低损同轴</w:t>
            </w:r>
          </w:p>
        </w:tc>
        <w:tc>
          <w:tcPr>
            <w:tcW w:w="0" w:type="auto"/>
            <w:vAlign w:val="center"/>
          </w:tcPr>
          <w:p w14:paraId="2BC848F2">
            <w:pPr>
              <w:snapToGrid w:val="0"/>
              <w:spacing w:before="70" w:after="70" w:line="240" w:lineRule="auto"/>
              <w:ind w:left="0" w:leftChars="0" w:right="0" w:rightChars="0" w:firstLine="0" w:firstLineChars="0"/>
              <w:jc w:val="left"/>
              <w:rPr>
                <w:sz w:val="21"/>
              </w:rPr>
            </w:pPr>
            <w:r>
              <w:rPr>
                <w:sz w:val="21"/>
                <w:szCs w:val="21"/>
              </w:rPr>
              <w:t>长度 5/10 m，延时 ≤5 ns/m</w:t>
            </w:r>
          </w:p>
        </w:tc>
        <w:tc>
          <w:tcPr>
            <w:tcW w:w="757" w:type="dxa"/>
            <w:vAlign w:val="center"/>
          </w:tcPr>
          <w:p w14:paraId="3DA346F4">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BE5CCB7">
            <w:pPr>
              <w:snapToGrid w:val="0"/>
              <w:spacing w:before="70" w:after="70" w:line="240" w:lineRule="auto"/>
              <w:ind w:left="0" w:leftChars="0" w:right="0" w:rightChars="0" w:firstLine="0" w:firstLineChars="0"/>
              <w:jc w:val="center"/>
              <w:rPr>
                <w:sz w:val="21"/>
              </w:rPr>
            </w:pPr>
            <w:r>
              <w:rPr>
                <w:sz w:val="21"/>
                <w:szCs w:val="21"/>
              </w:rPr>
              <w:t>根</w:t>
            </w:r>
          </w:p>
        </w:tc>
        <w:tc>
          <w:tcPr>
            <w:tcW w:w="0" w:type="auto"/>
            <w:vAlign w:val="center"/>
          </w:tcPr>
          <w:p w14:paraId="79EB6CA8">
            <w:pPr>
              <w:snapToGrid w:val="0"/>
              <w:spacing w:before="70" w:after="70" w:line="240" w:lineRule="auto"/>
              <w:ind w:left="0" w:leftChars="0" w:right="0" w:rightChars="0" w:firstLine="0" w:firstLineChars="0"/>
              <w:jc w:val="left"/>
              <w:rPr>
                <w:sz w:val="21"/>
              </w:rPr>
            </w:pPr>
            <w:r>
              <w:rPr>
                <w:sz w:val="21"/>
                <w:szCs w:val="21"/>
              </w:rPr>
              <w:t>同步信号</w:t>
            </w:r>
          </w:p>
        </w:tc>
        <w:tc>
          <w:tcPr>
            <w:tcW w:w="1386" w:type="dxa"/>
            <w:vAlign w:val="center"/>
          </w:tcPr>
          <w:p w14:paraId="57B4639D">
            <w:pPr>
              <w:snapToGrid w:val="0"/>
              <w:spacing w:before="70" w:after="70" w:line="240" w:lineRule="auto"/>
              <w:ind w:left="0" w:leftChars="0" w:right="0" w:rightChars="0" w:firstLine="0" w:firstLineChars="0"/>
              <w:jc w:val="left"/>
              <w:rPr>
                <w:sz w:val="21"/>
              </w:rPr>
            </w:pPr>
            <w:r>
              <w:rPr>
                <w:rFonts w:hint="eastAsia"/>
                <w:sz w:val="21"/>
                <w:szCs w:val="21"/>
              </w:rPr>
              <w:t>-</w:t>
            </w:r>
          </w:p>
        </w:tc>
      </w:tr>
      <w:tr w14:paraId="791B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54F732F">
            <w:pPr>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1402AA91">
            <w:pPr>
              <w:snapToGrid w:val="0"/>
              <w:spacing w:before="70" w:after="70" w:line="240" w:lineRule="auto"/>
              <w:ind w:left="0" w:leftChars="0" w:right="0" w:rightChars="0" w:firstLine="0" w:firstLineChars="0"/>
              <w:jc w:val="left"/>
              <w:rPr>
                <w:sz w:val="21"/>
              </w:rPr>
            </w:pPr>
            <w:r>
              <w:rPr>
                <w:sz w:val="21"/>
                <w:szCs w:val="21"/>
              </w:rPr>
              <w:t>急停按钮</w:t>
            </w:r>
          </w:p>
        </w:tc>
        <w:tc>
          <w:tcPr>
            <w:tcW w:w="1386" w:type="dxa"/>
            <w:vAlign w:val="center"/>
          </w:tcPr>
          <w:p w14:paraId="45564402">
            <w:pPr>
              <w:snapToGrid w:val="0"/>
              <w:spacing w:before="70" w:after="70" w:line="240" w:lineRule="auto"/>
              <w:ind w:left="0" w:leftChars="0" w:right="0" w:rightChars="0" w:firstLine="0" w:firstLineChars="0"/>
              <w:jc w:val="left"/>
              <w:rPr>
                <w:sz w:val="21"/>
              </w:rPr>
            </w:pPr>
            <w:r>
              <w:rPr>
                <w:sz w:val="21"/>
                <w:szCs w:val="21"/>
              </w:rPr>
              <w:t>红色蘑菇头</w:t>
            </w:r>
          </w:p>
        </w:tc>
        <w:tc>
          <w:tcPr>
            <w:tcW w:w="0" w:type="auto"/>
            <w:vAlign w:val="center"/>
          </w:tcPr>
          <w:p w14:paraId="197BD792">
            <w:pPr>
              <w:snapToGrid w:val="0"/>
              <w:spacing w:before="70" w:after="70" w:line="240" w:lineRule="auto"/>
              <w:ind w:left="0" w:leftChars="0" w:right="0" w:rightChars="0" w:firstLine="0" w:firstLineChars="0"/>
              <w:jc w:val="left"/>
              <w:rPr>
                <w:sz w:val="21"/>
              </w:rPr>
            </w:pPr>
            <w:r>
              <w:rPr>
                <w:sz w:val="21"/>
                <w:szCs w:val="21"/>
              </w:rPr>
              <w:t>常闭触点，自锁复位</w:t>
            </w:r>
          </w:p>
        </w:tc>
        <w:tc>
          <w:tcPr>
            <w:tcW w:w="757" w:type="dxa"/>
            <w:vAlign w:val="center"/>
          </w:tcPr>
          <w:p w14:paraId="3F09C385">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49EAA18">
            <w:pPr>
              <w:snapToGrid w:val="0"/>
              <w:spacing w:before="70" w:after="70" w:line="240" w:lineRule="auto"/>
              <w:ind w:left="0" w:leftChars="0" w:right="0" w:rightChars="0" w:firstLine="0" w:firstLineChars="0"/>
              <w:jc w:val="center"/>
              <w:rPr>
                <w:sz w:val="21"/>
              </w:rPr>
            </w:pPr>
            <w:r>
              <w:rPr>
                <w:sz w:val="21"/>
                <w:szCs w:val="21"/>
              </w:rPr>
              <w:t>个</w:t>
            </w:r>
          </w:p>
        </w:tc>
        <w:tc>
          <w:tcPr>
            <w:tcW w:w="0" w:type="auto"/>
            <w:vAlign w:val="center"/>
          </w:tcPr>
          <w:p w14:paraId="05F04053">
            <w:pPr>
              <w:snapToGrid w:val="0"/>
              <w:spacing w:before="70" w:after="70" w:line="240" w:lineRule="auto"/>
              <w:ind w:left="0" w:leftChars="0" w:right="0" w:rightChars="0" w:firstLine="0" w:firstLineChars="0"/>
              <w:jc w:val="left"/>
              <w:rPr>
                <w:sz w:val="21"/>
              </w:rPr>
            </w:pPr>
            <w:r>
              <w:rPr>
                <w:sz w:val="21"/>
                <w:szCs w:val="21"/>
              </w:rPr>
              <w:t>载具急停</w:t>
            </w:r>
          </w:p>
        </w:tc>
        <w:tc>
          <w:tcPr>
            <w:tcW w:w="1386" w:type="dxa"/>
            <w:vAlign w:val="center"/>
          </w:tcPr>
          <w:p w14:paraId="6CE06F51">
            <w:pPr>
              <w:snapToGrid w:val="0"/>
              <w:spacing w:before="70" w:after="70" w:line="240" w:lineRule="auto"/>
              <w:ind w:left="0" w:leftChars="0" w:right="0" w:rightChars="0" w:firstLine="0" w:firstLineChars="0"/>
              <w:jc w:val="left"/>
              <w:rPr>
                <w:sz w:val="21"/>
              </w:rPr>
            </w:pPr>
            <w:r>
              <w:rPr>
                <w:sz w:val="21"/>
                <w:szCs w:val="21"/>
              </w:rPr>
              <w:t>双端布置</w:t>
            </w:r>
          </w:p>
        </w:tc>
      </w:tr>
      <w:tr w14:paraId="31B63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8982A61">
            <w:pPr>
              <w:snapToGrid w:val="0"/>
              <w:spacing w:before="70" w:after="70" w:line="240" w:lineRule="auto"/>
              <w:ind w:left="0" w:leftChars="0" w:right="0" w:rightChars="0" w:firstLine="0" w:firstLineChars="0"/>
              <w:jc w:val="center"/>
              <w:rPr>
                <w:sz w:val="21"/>
              </w:rPr>
            </w:pPr>
            <w:r>
              <w:rPr>
                <w:sz w:val="21"/>
                <w:szCs w:val="21"/>
              </w:rPr>
              <w:t>12</w:t>
            </w:r>
          </w:p>
        </w:tc>
        <w:tc>
          <w:tcPr>
            <w:tcW w:w="0" w:type="auto"/>
            <w:vAlign w:val="center"/>
          </w:tcPr>
          <w:p w14:paraId="709E9531">
            <w:pPr>
              <w:snapToGrid w:val="0"/>
              <w:spacing w:before="70" w:after="70" w:line="240" w:lineRule="auto"/>
              <w:ind w:left="0" w:leftChars="0" w:right="0" w:rightChars="0" w:firstLine="0" w:firstLineChars="0"/>
              <w:jc w:val="left"/>
              <w:rPr>
                <w:sz w:val="21"/>
              </w:rPr>
            </w:pPr>
            <w:r>
              <w:rPr>
                <w:sz w:val="21"/>
                <w:szCs w:val="21"/>
              </w:rPr>
              <w:t>电气控制柜</w:t>
            </w:r>
          </w:p>
        </w:tc>
        <w:tc>
          <w:tcPr>
            <w:tcW w:w="1386" w:type="dxa"/>
            <w:vAlign w:val="center"/>
          </w:tcPr>
          <w:p w14:paraId="0ECE5D5C">
            <w:pPr>
              <w:snapToGrid w:val="0"/>
              <w:spacing w:before="70" w:after="70" w:line="240" w:lineRule="auto"/>
              <w:ind w:left="0" w:leftChars="0" w:right="0" w:rightChars="0" w:firstLine="0" w:firstLineChars="0"/>
              <w:jc w:val="left"/>
              <w:rPr>
                <w:sz w:val="21"/>
              </w:rPr>
            </w:pPr>
            <w:r>
              <w:rPr>
                <w:sz w:val="21"/>
                <w:szCs w:val="21"/>
              </w:rPr>
              <w:t>IP54</w:t>
            </w:r>
          </w:p>
        </w:tc>
        <w:tc>
          <w:tcPr>
            <w:tcW w:w="0" w:type="auto"/>
            <w:vAlign w:val="center"/>
          </w:tcPr>
          <w:p w14:paraId="1DE03CE9">
            <w:pPr>
              <w:snapToGrid w:val="0"/>
              <w:spacing w:before="70" w:after="70" w:line="240" w:lineRule="auto"/>
              <w:ind w:left="0" w:leftChars="0" w:right="0" w:rightChars="0" w:firstLine="0" w:firstLineChars="0"/>
              <w:jc w:val="left"/>
              <w:rPr>
                <w:sz w:val="21"/>
              </w:rPr>
            </w:pPr>
            <w:r>
              <w:rPr>
                <w:sz w:val="21"/>
                <w:szCs w:val="21"/>
              </w:rPr>
              <w:t>含断路器、接触器、端子排，标识齐全</w:t>
            </w:r>
          </w:p>
        </w:tc>
        <w:tc>
          <w:tcPr>
            <w:tcW w:w="757" w:type="dxa"/>
            <w:vAlign w:val="center"/>
          </w:tcPr>
          <w:p w14:paraId="3E8D69BF">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21E9994">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7AF6B0C2">
            <w:pPr>
              <w:snapToGrid w:val="0"/>
              <w:spacing w:before="70" w:after="70" w:line="240" w:lineRule="auto"/>
              <w:ind w:left="0" w:leftChars="0" w:right="0" w:rightChars="0" w:firstLine="0" w:firstLineChars="0"/>
              <w:jc w:val="left"/>
              <w:rPr>
                <w:sz w:val="21"/>
              </w:rPr>
            </w:pPr>
            <w:r>
              <w:rPr>
                <w:sz w:val="21"/>
                <w:szCs w:val="21"/>
              </w:rPr>
              <w:t>载具控制</w:t>
            </w:r>
          </w:p>
        </w:tc>
        <w:tc>
          <w:tcPr>
            <w:tcW w:w="1386" w:type="dxa"/>
            <w:vAlign w:val="center"/>
          </w:tcPr>
          <w:p w14:paraId="64E7F531">
            <w:pPr>
              <w:snapToGrid w:val="0"/>
              <w:spacing w:before="70" w:after="70" w:line="240" w:lineRule="auto"/>
              <w:ind w:left="0" w:leftChars="0" w:right="0" w:rightChars="0" w:firstLine="0" w:firstLineChars="0"/>
              <w:jc w:val="left"/>
              <w:rPr>
                <w:sz w:val="21"/>
              </w:rPr>
            </w:pPr>
            <w:r>
              <w:rPr>
                <w:rFonts w:hint="eastAsia"/>
                <w:sz w:val="21"/>
                <w:szCs w:val="21"/>
              </w:rPr>
              <w:t>-</w:t>
            </w:r>
          </w:p>
        </w:tc>
      </w:tr>
      <w:tr w14:paraId="0768C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64B890B">
            <w:pPr>
              <w:snapToGrid w:val="0"/>
              <w:spacing w:before="70" w:after="70" w:line="240" w:lineRule="auto"/>
              <w:ind w:left="0" w:leftChars="0" w:right="0" w:rightChars="0" w:firstLine="0" w:firstLineChars="0"/>
              <w:jc w:val="center"/>
              <w:rPr>
                <w:sz w:val="21"/>
              </w:rPr>
            </w:pPr>
            <w:r>
              <w:rPr>
                <w:sz w:val="21"/>
                <w:szCs w:val="21"/>
              </w:rPr>
              <w:t>13</w:t>
            </w:r>
          </w:p>
        </w:tc>
        <w:tc>
          <w:tcPr>
            <w:tcW w:w="0" w:type="auto"/>
            <w:vAlign w:val="center"/>
          </w:tcPr>
          <w:p w14:paraId="0AD53E65">
            <w:pPr>
              <w:snapToGrid w:val="0"/>
              <w:spacing w:before="70" w:after="70" w:line="240" w:lineRule="auto"/>
              <w:ind w:left="0" w:leftChars="0" w:right="0" w:rightChars="0" w:firstLine="0" w:firstLineChars="0"/>
              <w:jc w:val="left"/>
              <w:rPr>
                <w:sz w:val="21"/>
              </w:rPr>
            </w:pPr>
            <w:r>
              <w:rPr>
                <w:sz w:val="21"/>
                <w:szCs w:val="21"/>
              </w:rPr>
              <w:t>移动照明灯</w:t>
            </w:r>
          </w:p>
        </w:tc>
        <w:tc>
          <w:tcPr>
            <w:tcW w:w="1386" w:type="dxa"/>
            <w:vAlign w:val="center"/>
          </w:tcPr>
          <w:p w14:paraId="31C7628A">
            <w:pPr>
              <w:snapToGrid w:val="0"/>
              <w:spacing w:before="70" w:after="70" w:line="240" w:lineRule="auto"/>
              <w:ind w:left="0" w:leftChars="0" w:right="0" w:rightChars="0" w:firstLine="0" w:firstLineChars="0"/>
              <w:jc w:val="left"/>
              <w:rPr>
                <w:sz w:val="21"/>
              </w:rPr>
            </w:pPr>
            <w:r>
              <w:rPr>
                <w:sz w:val="21"/>
                <w:szCs w:val="21"/>
              </w:rPr>
              <w:t>LED</w:t>
            </w:r>
          </w:p>
        </w:tc>
        <w:tc>
          <w:tcPr>
            <w:tcW w:w="0" w:type="auto"/>
            <w:vAlign w:val="center"/>
          </w:tcPr>
          <w:p w14:paraId="491C044D">
            <w:pPr>
              <w:snapToGrid w:val="0"/>
              <w:spacing w:before="70" w:after="70" w:line="240" w:lineRule="auto"/>
              <w:ind w:left="0" w:leftChars="0" w:right="0" w:rightChars="0" w:firstLine="0" w:firstLineChars="0"/>
              <w:jc w:val="left"/>
              <w:rPr>
                <w:sz w:val="21"/>
              </w:rPr>
            </w:pPr>
            <w:r>
              <w:rPr>
                <w:sz w:val="21"/>
                <w:szCs w:val="21"/>
              </w:rPr>
              <w:t>亮度 ≥3000 lm，续航 ≥6 h，IP65</w:t>
            </w:r>
          </w:p>
        </w:tc>
        <w:tc>
          <w:tcPr>
            <w:tcW w:w="757" w:type="dxa"/>
            <w:vAlign w:val="center"/>
          </w:tcPr>
          <w:p w14:paraId="52DDD25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2DB41AD">
            <w:pPr>
              <w:snapToGrid w:val="0"/>
              <w:spacing w:before="70" w:after="70" w:line="240" w:lineRule="auto"/>
              <w:ind w:left="0" w:leftChars="0" w:right="0" w:rightChars="0" w:firstLine="0" w:firstLineChars="0"/>
              <w:jc w:val="center"/>
              <w:rPr>
                <w:sz w:val="21"/>
              </w:rPr>
            </w:pPr>
            <w:r>
              <w:rPr>
                <w:sz w:val="21"/>
                <w:szCs w:val="21"/>
              </w:rPr>
              <w:t>盏</w:t>
            </w:r>
          </w:p>
        </w:tc>
        <w:tc>
          <w:tcPr>
            <w:tcW w:w="0" w:type="auto"/>
            <w:vAlign w:val="center"/>
          </w:tcPr>
          <w:p w14:paraId="50735D2B">
            <w:pPr>
              <w:snapToGrid w:val="0"/>
              <w:spacing w:before="70" w:after="70" w:line="240" w:lineRule="auto"/>
              <w:ind w:left="0" w:leftChars="0" w:right="0" w:rightChars="0" w:firstLine="0" w:firstLineChars="0"/>
              <w:jc w:val="left"/>
              <w:rPr>
                <w:sz w:val="21"/>
              </w:rPr>
            </w:pPr>
            <w:r>
              <w:rPr>
                <w:sz w:val="21"/>
                <w:szCs w:val="21"/>
              </w:rPr>
              <w:t>作业照明</w:t>
            </w:r>
          </w:p>
        </w:tc>
        <w:tc>
          <w:tcPr>
            <w:tcW w:w="1386" w:type="dxa"/>
            <w:vAlign w:val="center"/>
          </w:tcPr>
          <w:p w14:paraId="74CA13DC">
            <w:pPr>
              <w:snapToGrid w:val="0"/>
              <w:spacing w:before="70" w:after="70" w:line="240" w:lineRule="auto"/>
              <w:ind w:left="0" w:leftChars="0" w:right="0" w:rightChars="0" w:firstLine="0" w:firstLineChars="0"/>
              <w:jc w:val="left"/>
              <w:rPr>
                <w:sz w:val="21"/>
              </w:rPr>
            </w:pPr>
            <w:r>
              <w:rPr>
                <w:rFonts w:hint="eastAsia"/>
                <w:sz w:val="21"/>
                <w:szCs w:val="21"/>
              </w:rPr>
              <w:t>-</w:t>
            </w:r>
          </w:p>
        </w:tc>
      </w:tr>
      <w:tr w14:paraId="0C20B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9706C8C">
            <w:pPr>
              <w:snapToGrid w:val="0"/>
              <w:spacing w:before="70" w:after="70" w:line="240" w:lineRule="auto"/>
              <w:ind w:left="0" w:leftChars="0" w:right="0" w:rightChars="0" w:firstLine="0" w:firstLineChars="0"/>
              <w:jc w:val="center"/>
              <w:rPr>
                <w:sz w:val="21"/>
              </w:rPr>
            </w:pPr>
            <w:r>
              <w:rPr>
                <w:sz w:val="21"/>
                <w:szCs w:val="21"/>
              </w:rPr>
              <w:t>14</w:t>
            </w:r>
          </w:p>
        </w:tc>
        <w:tc>
          <w:tcPr>
            <w:tcW w:w="0" w:type="auto"/>
            <w:vAlign w:val="center"/>
          </w:tcPr>
          <w:p w14:paraId="49011006">
            <w:pPr>
              <w:snapToGrid w:val="0"/>
              <w:spacing w:before="70" w:after="70" w:line="240" w:lineRule="auto"/>
              <w:ind w:left="0" w:leftChars="0" w:right="0" w:rightChars="0" w:firstLine="0" w:firstLineChars="0"/>
              <w:jc w:val="left"/>
              <w:rPr>
                <w:sz w:val="21"/>
              </w:rPr>
            </w:pPr>
            <w:r>
              <w:rPr>
                <w:sz w:val="21"/>
                <w:szCs w:val="21"/>
              </w:rPr>
              <w:t>气体检测仪</w:t>
            </w:r>
          </w:p>
        </w:tc>
        <w:tc>
          <w:tcPr>
            <w:tcW w:w="1386" w:type="dxa"/>
            <w:vAlign w:val="center"/>
          </w:tcPr>
          <w:p w14:paraId="48D095DD">
            <w:pPr>
              <w:snapToGrid w:val="0"/>
              <w:spacing w:before="70" w:after="70" w:line="240" w:lineRule="auto"/>
              <w:ind w:left="0" w:leftChars="0" w:right="0" w:rightChars="0" w:firstLine="0" w:firstLineChars="0"/>
              <w:jc w:val="left"/>
              <w:rPr>
                <w:sz w:val="21"/>
              </w:rPr>
            </w:pPr>
            <w:r>
              <w:rPr>
                <w:sz w:val="21"/>
                <w:szCs w:val="21"/>
              </w:rPr>
              <w:t>四合一</w:t>
            </w:r>
          </w:p>
        </w:tc>
        <w:tc>
          <w:tcPr>
            <w:tcW w:w="0" w:type="auto"/>
            <w:vAlign w:val="center"/>
          </w:tcPr>
          <w:p w14:paraId="05121768">
            <w:pPr>
              <w:snapToGrid w:val="0"/>
              <w:spacing w:before="70" w:after="70" w:line="240" w:lineRule="auto"/>
              <w:ind w:left="0" w:leftChars="0" w:right="0" w:rightChars="0" w:firstLine="0" w:firstLineChars="0"/>
              <w:jc w:val="left"/>
              <w:rPr>
                <w:sz w:val="21"/>
              </w:rPr>
            </w:pPr>
            <w:r>
              <w:rPr>
                <w:sz w:val="21"/>
                <w:szCs w:val="21"/>
              </w:rPr>
              <w:t>检测 O₂/CO/H₂S/可燃气，带声光报警</w:t>
            </w:r>
          </w:p>
        </w:tc>
        <w:tc>
          <w:tcPr>
            <w:tcW w:w="757" w:type="dxa"/>
            <w:vAlign w:val="center"/>
          </w:tcPr>
          <w:p w14:paraId="22189546">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4236384">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7CAD848F">
            <w:pPr>
              <w:snapToGrid w:val="0"/>
              <w:spacing w:before="70" w:after="70" w:line="240" w:lineRule="auto"/>
              <w:ind w:left="0" w:leftChars="0" w:right="0" w:rightChars="0" w:firstLine="0" w:firstLineChars="0"/>
              <w:jc w:val="left"/>
              <w:rPr>
                <w:sz w:val="21"/>
              </w:rPr>
            </w:pPr>
            <w:r>
              <w:rPr>
                <w:sz w:val="21"/>
                <w:szCs w:val="21"/>
              </w:rPr>
              <w:t>受限空间</w:t>
            </w:r>
          </w:p>
        </w:tc>
        <w:tc>
          <w:tcPr>
            <w:tcW w:w="1386" w:type="dxa"/>
            <w:vAlign w:val="center"/>
          </w:tcPr>
          <w:p w14:paraId="27C35856">
            <w:pPr>
              <w:snapToGrid w:val="0"/>
              <w:spacing w:before="70" w:after="70" w:line="240" w:lineRule="auto"/>
              <w:ind w:left="0" w:leftChars="0" w:right="0" w:rightChars="0" w:firstLine="0" w:firstLineChars="0"/>
              <w:jc w:val="left"/>
              <w:rPr>
                <w:sz w:val="21"/>
              </w:rPr>
            </w:pPr>
            <w:r>
              <w:rPr>
                <w:sz w:val="21"/>
                <w:szCs w:val="21"/>
              </w:rPr>
              <w:t>每日标定</w:t>
            </w:r>
          </w:p>
        </w:tc>
      </w:tr>
      <w:tr w14:paraId="3AD30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DC438D1">
            <w:pPr>
              <w:snapToGrid w:val="0"/>
              <w:spacing w:before="70" w:after="70" w:line="240" w:lineRule="auto"/>
              <w:ind w:left="0" w:leftChars="0" w:right="0" w:rightChars="0" w:firstLine="0" w:firstLineChars="0"/>
              <w:jc w:val="center"/>
              <w:rPr>
                <w:sz w:val="21"/>
              </w:rPr>
            </w:pPr>
            <w:r>
              <w:rPr>
                <w:sz w:val="21"/>
                <w:szCs w:val="21"/>
              </w:rPr>
              <w:t>15</w:t>
            </w:r>
          </w:p>
        </w:tc>
        <w:tc>
          <w:tcPr>
            <w:tcW w:w="1080" w:type="dxa"/>
            <w:vAlign w:val="center"/>
          </w:tcPr>
          <w:p w14:paraId="4BC493CD">
            <w:pPr>
              <w:snapToGrid w:val="0"/>
              <w:spacing w:before="70" w:after="70" w:line="240" w:lineRule="auto"/>
              <w:ind w:left="0" w:leftChars="0" w:right="0" w:rightChars="0" w:firstLine="0" w:firstLineChars="0"/>
              <w:jc w:val="left"/>
              <w:rPr>
                <w:sz w:val="21"/>
              </w:rPr>
            </w:pPr>
            <w:r>
              <w:rPr>
                <w:sz w:val="21"/>
                <w:szCs w:val="21"/>
              </w:rPr>
              <w:t>用电检查表</w:t>
            </w:r>
          </w:p>
        </w:tc>
        <w:tc>
          <w:tcPr>
            <w:tcW w:w="1386" w:type="dxa"/>
            <w:vAlign w:val="center"/>
          </w:tcPr>
          <w:p w14:paraId="4F66EC33">
            <w:pPr>
              <w:snapToGrid w:val="0"/>
              <w:spacing w:before="70" w:after="70" w:line="240" w:lineRule="auto"/>
              <w:ind w:left="0" w:leftChars="0" w:right="0" w:rightChars="0" w:firstLine="0" w:firstLineChars="0"/>
              <w:jc w:val="left"/>
              <w:rPr>
                <w:sz w:val="21"/>
              </w:rPr>
            </w:pPr>
            <w:r>
              <w:rPr>
                <w:sz w:val="21"/>
                <w:szCs w:val="21"/>
              </w:rPr>
              <w:t>纸质/电子</w:t>
            </w:r>
          </w:p>
        </w:tc>
        <w:tc>
          <w:tcPr>
            <w:tcW w:w="2994" w:type="dxa"/>
            <w:vAlign w:val="center"/>
          </w:tcPr>
          <w:p w14:paraId="3A803A5E">
            <w:pPr>
              <w:snapToGrid w:val="0"/>
              <w:spacing w:before="70" w:after="70" w:line="240" w:lineRule="auto"/>
              <w:ind w:left="0" w:leftChars="0" w:right="0" w:rightChars="0" w:firstLine="0" w:firstLineChars="0"/>
              <w:jc w:val="left"/>
              <w:rPr>
                <w:sz w:val="21"/>
              </w:rPr>
            </w:pPr>
            <w:r>
              <w:rPr>
                <w:sz w:val="21"/>
                <w:szCs w:val="21"/>
              </w:rPr>
              <w:t>12 项检查条目</w:t>
            </w:r>
          </w:p>
        </w:tc>
        <w:tc>
          <w:tcPr>
            <w:tcW w:w="757" w:type="dxa"/>
            <w:vAlign w:val="center"/>
          </w:tcPr>
          <w:p w14:paraId="644BF9D2">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1BBC6AE">
            <w:pPr>
              <w:snapToGrid w:val="0"/>
              <w:spacing w:before="70" w:after="70" w:line="240" w:lineRule="auto"/>
              <w:ind w:left="0" w:leftChars="0" w:right="0" w:rightChars="0" w:firstLine="0" w:firstLineChars="0"/>
              <w:jc w:val="center"/>
              <w:rPr>
                <w:sz w:val="21"/>
              </w:rPr>
            </w:pPr>
            <w:r>
              <w:rPr>
                <w:sz w:val="21"/>
                <w:szCs w:val="21"/>
              </w:rPr>
              <w:t>套</w:t>
            </w:r>
          </w:p>
        </w:tc>
        <w:tc>
          <w:tcPr>
            <w:tcW w:w="969" w:type="dxa"/>
            <w:vAlign w:val="center"/>
          </w:tcPr>
          <w:p w14:paraId="2BC1CF70">
            <w:pPr>
              <w:snapToGrid w:val="0"/>
              <w:spacing w:before="70" w:after="70" w:line="240" w:lineRule="auto"/>
              <w:ind w:left="0" w:leftChars="0" w:right="0" w:rightChars="0" w:firstLine="0" w:firstLineChars="0"/>
              <w:jc w:val="left"/>
              <w:rPr>
                <w:sz w:val="21"/>
              </w:rPr>
            </w:pPr>
            <w:r>
              <w:rPr>
                <w:sz w:val="21"/>
                <w:szCs w:val="21"/>
              </w:rPr>
              <w:t>用电安全记录</w:t>
            </w:r>
          </w:p>
        </w:tc>
        <w:tc>
          <w:tcPr>
            <w:tcW w:w="1386" w:type="dxa"/>
            <w:vAlign w:val="center"/>
          </w:tcPr>
          <w:p w14:paraId="453FC771">
            <w:pPr>
              <w:snapToGrid w:val="0"/>
              <w:spacing w:before="70" w:after="70" w:line="240" w:lineRule="auto"/>
              <w:ind w:left="0" w:leftChars="0" w:right="0" w:rightChars="0" w:firstLine="0" w:firstLineChars="0"/>
              <w:jc w:val="left"/>
              <w:rPr>
                <w:sz w:val="21"/>
              </w:rPr>
            </w:pPr>
            <w:r>
              <w:rPr>
                <w:sz w:val="21"/>
                <w:szCs w:val="21"/>
              </w:rPr>
              <w:t>见2.15.6</w:t>
            </w:r>
          </w:p>
        </w:tc>
      </w:tr>
    </w:tbl>
    <w:p w14:paraId="4C9B1B6D">
      <w:pPr>
        <w:spacing w:line="240" w:lineRule="auto"/>
      </w:pPr>
    </w:p>
    <w:p w14:paraId="7577F91D">
      <w:pPr>
        <w:numPr>
          <w:ilvl w:val="0"/>
          <w:numId w:val="37"/>
        </w:numPr>
        <w:ind w:left="0" w:firstLine="482" w:firstLineChars="200"/>
        <w:rPr>
          <w:b/>
          <w:bCs/>
        </w:rPr>
      </w:pPr>
      <w:r>
        <w:rPr>
          <w:b/>
          <w:bCs/>
        </w:rPr>
        <w:t>移动载具分系统</w:t>
      </w:r>
    </w:p>
    <w:tbl>
      <w:tblPr>
        <w:tblStyle w:val="32"/>
        <w:tblW w:w="102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566"/>
        <w:gridCol w:w="1596"/>
        <w:gridCol w:w="2305"/>
        <w:gridCol w:w="757"/>
        <w:gridCol w:w="757"/>
        <w:gridCol w:w="880"/>
        <w:gridCol w:w="1596"/>
      </w:tblGrid>
      <w:tr w14:paraId="5E9F3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169CC98B">
            <w:pPr>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17ECA4A7">
            <w:pPr>
              <w:snapToGrid w:val="0"/>
              <w:spacing w:before="70" w:after="70" w:line="240" w:lineRule="auto"/>
              <w:ind w:left="0" w:leftChars="0" w:right="0" w:rightChars="0" w:firstLine="0" w:firstLineChars="0"/>
              <w:jc w:val="center"/>
              <w:rPr>
                <w:b/>
                <w:sz w:val="21"/>
              </w:rPr>
            </w:pPr>
            <w:r>
              <w:rPr>
                <w:b/>
                <w:sz w:val="21"/>
                <w:szCs w:val="21"/>
              </w:rPr>
              <w:t>名称</w:t>
            </w:r>
          </w:p>
        </w:tc>
        <w:tc>
          <w:tcPr>
            <w:tcW w:w="1596" w:type="dxa"/>
            <w:shd w:val="clear" w:color="auto" w:fill="E7E6E6"/>
            <w:vAlign w:val="center"/>
          </w:tcPr>
          <w:p w14:paraId="6C755542">
            <w:pPr>
              <w:snapToGrid w:val="0"/>
              <w:spacing w:before="70" w:after="70" w:line="240" w:lineRule="auto"/>
              <w:ind w:left="0" w:leftChars="0" w:right="0" w:rightChars="0" w:firstLine="0" w:firstLineChars="0"/>
              <w:jc w:val="center"/>
              <w:rPr>
                <w:b/>
                <w:sz w:val="21"/>
              </w:rPr>
            </w:pPr>
            <w:r>
              <w:rPr>
                <w:b/>
                <w:sz w:val="21"/>
                <w:szCs w:val="21"/>
              </w:rPr>
              <w:t>建议规格</w:t>
            </w:r>
          </w:p>
        </w:tc>
        <w:tc>
          <w:tcPr>
            <w:tcW w:w="0" w:type="auto"/>
            <w:shd w:val="clear" w:color="auto" w:fill="E7E6E6"/>
            <w:vAlign w:val="center"/>
          </w:tcPr>
          <w:p w14:paraId="6C54C6D3">
            <w:pPr>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0B5C849E">
            <w:pPr>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77584D87">
            <w:pPr>
              <w:snapToGrid w:val="0"/>
              <w:spacing w:before="70" w:after="70" w:line="240" w:lineRule="auto"/>
              <w:ind w:left="0" w:leftChars="0" w:right="0" w:rightChars="0" w:firstLine="0" w:firstLineChars="0"/>
              <w:jc w:val="center"/>
              <w:rPr>
                <w:b/>
                <w:sz w:val="21"/>
              </w:rPr>
            </w:pPr>
            <w:r>
              <w:rPr>
                <w:b/>
                <w:sz w:val="21"/>
                <w:szCs w:val="21"/>
              </w:rPr>
              <w:t>单位</w:t>
            </w:r>
          </w:p>
        </w:tc>
        <w:tc>
          <w:tcPr>
            <w:tcW w:w="0" w:type="auto"/>
            <w:shd w:val="clear" w:color="auto" w:fill="E7E6E6"/>
            <w:vAlign w:val="center"/>
          </w:tcPr>
          <w:p w14:paraId="11A333B9">
            <w:pPr>
              <w:snapToGrid w:val="0"/>
              <w:spacing w:before="70" w:after="70" w:line="240" w:lineRule="auto"/>
              <w:ind w:left="0" w:leftChars="0" w:right="0" w:rightChars="0" w:firstLine="0" w:firstLineChars="0"/>
              <w:jc w:val="center"/>
              <w:rPr>
                <w:b/>
                <w:sz w:val="21"/>
              </w:rPr>
            </w:pPr>
            <w:r>
              <w:rPr>
                <w:b/>
                <w:sz w:val="21"/>
                <w:szCs w:val="21"/>
              </w:rPr>
              <w:t>用途</w:t>
            </w:r>
          </w:p>
        </w:tc>
        <w:tc>
          <w:tcPr>
            <w:tcW w:w="1596" w:type="dxa"/>
            <w:shd w:val="clear" w:color="auto" w:fill="E7E6E6"/>
            <w:vAlign w:val="center"/>
          </w:tcPr>
          <w:p w14:paraId="3D040777">
            <w:pPr>
              <w:snapToGrid w:val="0"/>
              <w:spacing w:before="70" w:after="70" w:line="240" w:lineRule="auto"/>
              <w:ind w:left="0" w:leftChars="0" w:right="0" w:rightChars="0" w:firstLine="0" w:firstLineChars="0"/>
              <w:jc w:val="center"/>
              <w:rPr>
                <w:b/>
                <w:sz w:val="21"/>
              </w:rPr>
            </w:pPr>
            <w:r>
              <w:rPr>
                <w:b/>
                <w:sz w:val="21"/>
                <w:szCs w:val="21"/>
              </w:rPr>
              <w:t>备注</w:t>
            </w:r>
          </w:p>
        </w:tc>
      </w:tr>
      <w:tr w14:paraId="5CB97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C05476A">
            <w:pPr>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11916B8D">
            <w:pPr>
              <w:snapToGrid w:val="0"/>
              <w:spacing w:before="70" w:after="70" w:line="240" w:lineRule="auto"/>
              <w:ind w:left="0" w:leftChars="0" w:right="0" w:rightChars="0" w:firstLine="0" w:firstLineChars="0"/>
              <w:jc w:val="left"/>
              <w:rPr>
                <w:sz w:val="21"/>
              </w:rPr>
            </w:pPr>
            <w:r>
              <w:rPr>
                <w:sz w:val="21"/>
                <w:szCs w:val="21"/>
              </w:rPr>
              <w:t>履带式 AGV 底盘（平坡型）</w:t>
            </w:r>
          </w:p>
        </w:tc>
        <w:tc>
          <w:tcPr>
            <w:tcW w:w="1596" w:type="dxa"/>
            <w:vAlign w:val="center"/>
          </w:tcPr>
          <w:p w14:paraId="12D7C2FD">
            <w:pPr>
              <w:snapToGrid w:val="0"/>
              <w:spacing w:before="70" w:after="70" w:line="240" w:lineRule="auto"/>
              <w:ind w:left="0" w:leftChars="0" w:right="0" w:rightChars="0" w:firstLine="0" w:firstLineChars="0"/>
              <w:jc w:val="left"/>
              <w:rPr>
                <w:sz w:val="21"/>
              </w:rPr>
            </w:pPr>
            <w:r>
              <w:rPr>
                <w:sz w:val="21"/>
                <w:szCs w:val="21"/>
              </w:rPr>
              <w:t>双履带差速</w:t>
            </w:r>
          </w:p>
        </w:tc>
        <w:tc>
          <w:tcPr>
            <w:tcW w:w="0" w:type="auto"/>
            <w:vAlign w:val="center"/>
          </w:tcPr>
          <w:p w14:paraId="7A601150">
            <w:pPr>
              <w:snapToGrid w:val="0"/>
              <w:spacing w:before="70" w:after="70" w:line="240" w:lineRule="auto"/>
              <w:ind w:left="0" w:leftChars="0" w:right="0" w:rightChars="0" w:firstLine="0" w:firstLineChars="0"/>
              <w:jc w:val="left"/>
              <w:rPr>
                <w:sz w:val="21"/>
              </w:rPr>
            </w:pPr>
            <w:r>
              <w:rPr>
                <w:sz w:val="21"/>
                <w:szCs w:val="21"/>
              </w:rPr>
              <w:t>载荷 ≥25 kg，续航 ≥4 h，爬坡 ≥15°</w:t>
            </w:r>
          </w:p>
        </w:tc>
        <w:tc>
          <w:tcPr>
            <w:tcW w:w="757" w:type="dxa"/>
            <w:vAlign w:val="center"/>
          </w:tcPr>
          <w:p w14:paraId="52852D1C">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A207F89">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2BC987FB">
            <w:pPr>
              <w:snapToGrid w:val="0"/>
              <w:spacing w:before="70" w:after="70" w:line="240" w:lineRule="auto"/>
              <w:ind w:left="0" w:leftChars="0" w:right="0" w:rightChars="0" w:firstLine="0" w:firstLineChars="0"/>
              <w:jc w:val="left"/>
              <w:rPr>
                <w:sz w:val="21"/>
              </w:rPr>
            </w:pPr>
            <w:r>
              <w:rPr>
                <w:sz w:val="21"/>
                <w:szCs w:val="21"/>
              </w:rPr>
              <w:t>平坡闸室</w:t>
            </w:r>
          </w:p>
        </w:tc>
        <w:tc>
          <w:tcPr>
            <w:tcW w:w="1596" w:type="dxa"/>
            <w:vAlign w:val="center"/>
          </w:tcPr>
          <w:p w14:paraId="6D728086">
            <w:pPr>
              <w:snapToGrid w:val="0"/>
              <w:spacing w:before="70" w:after="70" w:line="240" w:lineRule="auto"/>
              <w:ind w:left="0" w:leftChars="0" w:right="0" w:rightChars="0" w:firstLine="0" w:firstLineChars="0"/>
              <w:jc w:val="left"/>
              <w:rPr>
                <w:sz w:val="21"/>
              </w:rPr>
            </w:pPr>
            <w:r>
              <w:rPr>
                <w:sz w:val="21"/>
                <w:szCs w:val="21"/>
              </w:rPr>
              <w:t>标准花纹履带</w:t>
            </w:r>
          </w:p>
        </w:tc>
      </w:tr>
      <w:tr w14:paraId="104D2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1B4CBEC">
            <w:pPr>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1FFFF168">
            <w:pPr>
              <w:snapToGrid w:val="0"/>
              <w:spacing w:before="70" w:after="70" w:line="240" w:lineRule="auto"/>
              <w:ind w:left="0" w:leftChars="0" w:right="0" w:rightChars="0" w:firstLine="0" w:firstLineChars="0"/>
              <w:jc w:val="left"/>
              <w:rPr>
                <w:sz w:val="21"/>
              </w:rPr>
            </w:pPr>
            <w:r>
              <w:rPr>
                <w:sz w:val="21"/>
                <w:szCs w:val="21"/>
              </w:rPr>
              <w:t>履带式 AGV 底盘（缓坡型）</w:t>
            </w:r>
          </w:p>
        </w:tc>
        <w:tc>
          <w:tcPr>
            <w:tcW w:w="1596" w:type="dxa"/>
            <w:vAlign w:val="center"/>
          </w:tcPr>
          <w:p w14:paraId="38DCE000">
            <w:pPr>
              <w:snapToGrid w:val="0"/>
              <w:spacing w:before="70" w:after="70" w:line="240" w:lineRule="auto"/>
              <w:ind w:left="0" w:leftChars="0" w:right="0" w:rightChars="0" w:firstLine="0" w:firstLineChars="0"/>
              <w:jc w:val="left"/>
              <w:rPr>
                <w:sz w:val="21"/>
              </w:rPr>
            </w:pPr>
            <w:r>
              <w:rPr>
                <w:sz w:val="21"/>
                <w:szCs w:val="21"/>
              </w:rPr>
              <w:t>双履带差速，加宽履带</w:t>
            </w:r>
          </w:p>
        </w:tc>
        <w:tc>
          <w:tcPr>
            <w:tcW w:w="0" w:type="auto"/>
            <w:vAlign w:val="center"/>
          </w:tcPr>
          <w:p w14:paraId="0C8A22D7">
            <w:pPr>
              <w:snapToGrid w:val="0"/>
              <w:spacing w:before="70" w:after="70" w:line="240" w:lineRule="auto"/>
              <w:ind w:left="0" w:leftChars="0" w:right="0" w:rightChars="0" w:firstLine="0" w:firstLineChars="0"/>
              <w:jc w:val="left"/>
              <w:rPr>
                <w:sz w:val="21"/>
              </w:rPr>
            </w:pPr>
            <w:r>
              <w:rPr>
                <w:sz w:val="21"/>
                <w:szCs w:val="21"/>
              </w:rPr>
              <w:t>载荷 ≥25 kg，爬坡 ≥20°，续航 ≥4 h</w:t>
            </w:r>
          </w:p>
        </w:tc>
        <w:tc>
          <w:tcPr>
            <w:tcW w:w="757" w:type="dxa"/>
            <w:vAlign w:val="center"/>
          </w:tcPr>
          <w:p w14:paraId="2A67467B">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707B53F">
            <w:pPr>
              <w:snapToGrid w:val="0"/>
              <w:spacing w:before="70" w:after="70" w:line="240" w:lineRule="auto"/>
              <w:ind w:left="0" w:leftChars="0" w:right="0" w:rightChars="0" w:firstLine="0" w:firstLineChars="0"/>
              <w:jc w:val="center"/>
              <w:rPr>
                <w:sz w:val="21"/>
              </w:rPr>
            </w:pPr>
            <w:r>
              <w:rPr>
                <w:sz w:val="21"/>
                <w:szCs w:val="21"/>
              </w:rPr>
              <w:t>台</w:t>
            </w:r>
          </w:p>
        </w:tc>
        <w:tc>
          <w:tcPr>
            <w:tcW w:w="0" w:type="auto"/>
            <w:vAlign w:val="center"/>
          </w:tcPr>
          <w:p w14:paraId="5DC1268C">
            <w:pPr>
              <w:snapToGrid w:val="0"/>
              <w:spacing w:before="70" w:after="70" w:line="240" w:lineRule="auto"/>
              <w:ind w:left="0" w:leftChars="0" w:right="0" w:rightChars="0" w:firstLine="0" w:firstLineChars="0"/>
              <w:jc w:val="left"/>
              <w:rPr>
                <w:sz w:val="21"/>
              </w:rPr>
            </w:pPr>
            <w:r>
              <w:rPr>
                <w:sz w:val="21"/>
                <w:szCs w:val="21"/>
              </w:rPr>
              <w:t>缓坡泄槽</w:t>
            </w:r>
          </w:p>
        </w:tc>
        <w:tc>
          <w:tcPr>
            <w:tcW w:w="1596" w:type="dxa"/>
            <w:vAlign w:val="center"/>
          </w:tcPr>
          <w:p w14:paraId="55F0C1F1">
            <w:pPr>
              <w:snapToGrid w:val="0"/>
              <w:spacing w:before="70" w:after="70" w:line="240" w:lineRule="auto"/>
              <w:ind w:left="0" w:leftChars="0" w:right="0" w:rightChars="0" w:firstLine="0" w:firstLineChars="0"/>
              <w:jc w:val="left"/>
              <w:rPr>
                <w:sz w:val="21"/>
              </w:rPr>
            </w:pPr>
            <w:r>
              <w:rPr>
                <w:sz w:val="21"/>
                <w:szCs w:val="21"/>
              </w:rPr>
              <w:t>人字花纹履带+配重</w:t>
            </w:r>
          </w:p>
        </w:tc>
      </w:tr>
      <w:tr w14:paraId="6BC98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B21EED2">
            <w:pPr>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5FD3E5A6">
            <w:pPr>
              <w:snapToGrid w:val="0"/>
              <w:spacing w:before="70" w:after="70" w:line="240" w:lineRule="auto"/>
              <w:ind w:left="0" w:leftChars="0" w:right="0" w:rightChars="0" w:firstLine="0" w:firstLineChars="0"/>
              <w:jc w:val="left"/>
              <w:rPr>
                <w:sz w:val="21"/>
              </w:rPr>
            </w:pPr>
            <w:r>
              <w:rPr>
                <w:sz w:val="21"/>
                <w:szCs w:val="21"/>
              </w:rPr>
              <w:t>平台挂载套件</w:t>
            </w:r>
          </w:p>
        </w:tc>
        <w:tc>
          <w:tcPr>
            <w:tcW w:w="1596" w:type="dxa"/>
            <w:vAlign w:val="center"/>
          </w:tcPr>
          <w:p w14:paraId="5F1DF8C7">
            <w:pPr>
              <w:snapToGrid w:val="0"/>
              <w:spacing w:before="70" w:after="70" w:line="240" w:lineRule="auto"/>
              <w:ind w:left="0" w:leftChars="0" w:right="0" w:rightChars="0" w:firstLine="0" w:firstLineChars="0"/>
              <w:jc w:val="left"/>
              <w:rPr>
                <w:sz w:val="21"/>
              </w:rPr>
            </w:pPr>
            <w:r>
              <w:rPr>
                <w:sz w:val="21"/>
                <w:szCs w:val="21"/>
              </w:rPr>
              <w:t>挂载支架+过渡板</w:t>
            </w:r>
          </w:p>
        </w:tc>
        <w:tc>
          <w:tcPr>
            <w:tcW w:w="0" w:type="auto"/>
            <w:vAlign w:val="center"/>
          </w:tcPr>
          <w:p w14:paraId="1BDDE494">
            <w:pPr>
              <w:snapToGrid w:val="0"/>
              <w:spacing w:before="70" w:after="70" w:line="240" w:lineRule="auto"/>
              <w:ind w:left="0" w:leftChars="0" w:right="0" w:rightChars="0" w:firstLine="0" w:firstLineChars="0"/>
              <w:jc w:val="left"/>
              <w:rPr>
                <w:sz w:val="21"/>
              </w:rPr>
            </w:pPr>
            <w:r>
              <w:rPr>
                <w:sz w:val="21"/>
                <w:szCs w:val="21"/>
              </w:rPr>
              <w:t>适配检修平台，承载 ≥20 kg，安全系数 ≥2</w:t>
            </w:r>
          </w:p>
        </w:tc>
        <w:tc>
          <w:tcPr>
            <w:tcW w:w="757" w:type="dxa"/>
            <w:vAlign w:val="center"/>
          </w:tcPr>
          <w:p w14:paraId="2A96C60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537C039">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76D6480F">
            <w:pPr>
              <w:snapToGrid w:val="0"/>
              <w:spacing w:before="70" w:after="70" w:line="240" w:lineRule="auto"/>
              <w:ind w:left="0" w:leftChars="0" w:right="0" w:rightChars="0" w:firstLine="0" w:firstLineChars="0"/>
              <w:jc w:val="left"/>
              <w:rPr>
                <w:sz w:val="21"/>
              </w:rPr>
            </w:pPr>
            <w:r>
              <w:rPr>
                <w:sz w:val="21"/>
                <w:szCs w:val="21"/>
              </w:rPr>
              <w:t>陡坡表孔</w:t>
            </w:r>
          </w:p>
        </w:tc>
        <w:tc>
          <w:tcPr>
            <w:tcW w:w="1596" w:type="dxa"/>
            <w:vAlign w:val="center"/>
          </w:tcPr>
          <w:p w14:paraId="1597634F">
            <w:pPr>
              <w:snapToGrid w:val="0"/>
              <w:spacing w:before="70" w:after="70" w:line="240" w:lineRule="auto"/>
              <w:ind w:left="0" w:leftChars="0" w:right="0" w:rightChars="0" w:firstLine="0" w:firstLineChars="0"/>
              <w:jc w:val="left"/>
              <w:rPr>
                <w:sz w:val="21"/>
              </w:rPr>
            </w:pPr>
            <w:r>
              <w:rPr>
                <w:sz w:val="21"/>
                <w:szCs w:val="21"/>
              </w:rPr>
              <w:t>AGV 上台面作业</w:t>
            </w:r>
          </w:p>
        </w:tc>
      </w:tr>
      <w:tr w14:paraId="2E4E7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DE31C35">
            <w:pPr>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7CBDF7FD">
            <w:pPr>
              <w:snapToGrid w:val="0"/>
              <w:spacing w:before="70" w:after="70" w:line="240" w:lineRule="auto"/>
              <w:ind w:left="0" w:leftChars="0" w:right="0" w:rightChars="0" w:firstLine="0" w:firstLineChars="0"/>
              <w:jc w:val="left"/>
              <w:rPr>
                <w:sz w:val="21"/>
              </w:rPr>
            </w:pPr>
            <w:r>
              <w:rPr>
                <w:sz w:val="21"/>
                <w:szCs w:val="21"/>
              </w:rPr>
              <w:t>履带总成</w:t>
            </w:r>
          </w:p>
        </w:tc>
        <w:tc>
          <w:tcPr>
            <w:tcW w:w="1596" w:type="dxa"/>
            <w:vAlign w:val="center"/>
          </w:tcPr>
          <w:p w14:paraId="1EDFA3D7">
            <w:pPr>
              <w:snapToGrid w:val="0"/>
              <w:spacing w:before="70" w:after="70" w:line="240" w:lineRule="auto"/>
              <w:ind w:left="0" w:leftChars="0" w:right="0" w:rightChars="0" w:firstLine="0" w:firstLineChars="0"/>
              <w:jc w:val="left"/>
              <w:rPr>
                <w:sz w:val="21"/>
              </w:rPr>
            </w:pPr>
            <w:r>
              <w:rPr>
                <w:sz w:val="21"/>
                <w:szCs w:val="21"/>
              </w:rPr>
              <w:t>可换橡胶履带</w:t>
            </w:r>
          </w:p>
        </w:tc>
        <w:tc>
          <w:tcPr>
            <w:tcW w:w="0" w:type="auto"/>
            <w:vAlign w:val="center"/>
          </w:tcPr>
          <w:p w14:paraId="049D3D8F">
            <w:pPr>
              <w:snapToGrid w:val="0"/>
              <w:spacing w:before="70" w:after="70" w:line="240" w:lineRule="auto"/>
              <w:ind w:left="0" w:leftChars="0" w:right="0" w:rightChars="0" w:firstLine="0" w:firstLineChars="0"/>
              <w:jc w:val="left"/>
              <w:rPr>
                <w:sz w:val="21"/>
              </w:rPr>
            </w:pPr>
            <w:r>
              <w:rPr>
                <w:sz w:val="21"/>
                <w:szCs w:val="21"/>
              </w:rPr>
              <w:t>宽 ≥100 mm，承载 ≥100 kg/条</w:t>
            </w:r>
          </w:p>
        </w:tc>
        <w:tc>
          <w:tcPr>
            <w:tcW w:w="757" w:type="dxa"/>
            <w:vAlign w:val="center"/>
          </w:tcPr>
          <w:p w14:paraId="1F4F513F">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0EC9D80">
            <w:pPr>
              <w:snapToGrid w:val="0"/>
              <w:spacing w:before="70" w:after="70" w:line="240" w:lineRule="auto"/>
              <w:ind w:left="0" w:leftChars="0" w:right="0" w:rightChars="0" w:firstLine="0" w:firstLineChars="0"/>
              <w:jc w:val="center"/>
              <w:rPr>
                <w:sz w:val="21"/>
              </w:rPr>
            </w:pPr>
            <w:r>
              <w:rPr>
                <w:sz w:val="21"/>
                <w:szCs w:val="21"/>
              </w:rPr>
              <w:t>条</w:t>
            </w:r>
          </w:p>
        </w:tc>
        <w:tc>
          <w:tcPr>
            <w:tcW w:w="0" w:type="auto"/>
            <w:vAlign w:val="center"/>
          </w:tcPr>
          <w:p w14:paraId="50631981">
            <w:pPr>
              <w:snapToGrid w:val="0"/>
              <w:spacing w:before="70" w:after="70" w:line="240" w:lineRule="auto"/>
              <w:ind w:left="0" w:leftChars="0" w:right="0" w:rightChars="0" w:firstLine="0" w:firstLineChars="0"/>
              <w:jc w:val="left"/>
              <w:rPr>
                <w:sz w:val="21"/>
              </w:rPr>
            </w:pPr>
            <w:r>
              <w:rPr>
                <w:sz w:val="21"/>
                <w:szCs w:val="21"/>
              </w:rPr>
              <w:t>行走</w:t>
            </w:r>
          </w:p>
        </w:tc>
        <w:tc>
          <w:tcPr>
            <w:tcW w:w="1596" w:type="dxa"/>
            <w:vAlign w:val="center"/>
          </w:tcPr>
          <w:p w14:paraId="04D65A2F">
            <w:pPr>
              <w:snapToGrid w:val="0"/>
              <w:spacing w:before="70" w:after="70" w:line="240" w:lineRule="auto"/>
              <w:ind w:left="0" w:leftChars="0" w:right="0" w:rightChars="0" w:firstLine="0" w:firstLineChars="0"/>
              <w:jc w:val="left"/>
              <w:rPr>
                <w:sz w:val="21"/>
              </w:rPr>
            </w:pPr>
            <w:r>
              <w:rPr>
                <w:sz w:val="21"/>
                <w:szCs w:val="21"/>
              </w:rPr>
              <w:t>易损件</w:t>
            </w:r>
          </w:p>
        </w:tc>
      </w:tr>
      <w:tr w14:paraId="523B7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3DBB067">
            <w:pPr>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6E0B2AF1">
            <w:pPr>
              <w:snapToGrid w:val="0"/>
              <w:spacing w:before="70" w:after="70" w:line="240" w:lineRule="auto"/>
              <w:ind w:left="0" w:leftChars="0" w:right="0" w:rightChars="0" w:firstLine="0" w:firstLineChars="0"/>
              <w:jc w:val="left"/>
              <w:rPr>
                <w:sz w:val="21"/>
              </w:rPr>
            </w:pPr>
            <w:r>
              <w:rPr>
                <w:sz w:val="21"/>
                <w:szCs w:val="21"/>
              </w:rPr>
              <w:t>伺服驱动单元</w:t>
            </w:r>
          </w:p>
        </w:tc>
        <w:tc>
          <w:tcPr>
            <w:tcW w:w="1596" w:type="dxa"/>
            <w:vAlign w:val="center"/>
          </w:tcPr>
          <w:p w14:paraId="3D7B635A">
            <w:pPr>
              <w:snapToGrid w:val="0"/>
              <w:spacing w:before="70" w:after="70" w:line="240" w:lineRule="auto"/>
              <w:ind w:left="0" w:leftChars="0" w:right="0" w:rightChars="0" w:firstLine="0" w:firstLineChars="0"/>
              <w:jc w:val="left"/>
              <w:rPr>
                <w:sz w:val="21"/>
              </w:rPr>
            </w:pPr>
            <w:r>
              <w:rPr>
                <w:sz w:val="21"/>
                <w:szCs w:val="21"/>
              </w:rPr>
              <w:t>直流无刷</w:t>
            </w:r>
          </w:p>
        </w:tc>
        <w:tc>
          <w:tcPr>
            <w:tcW w:w="0" w:type="auto"/>
            <w:vAlign w:val="center"/>
          </w:tcPr>
          <w:p w14:paraId="419F3AA7">
            <w:pPr>
              <w:snapToGrid w:val="0"/>
              <w:spacing w:before="70" w:after="70" w:line="240" w:lineRule="auto"/>
              <w:ind w:left="0" w:leftChars="0" w:right="0" w:rightChars="0" w:firstLine="0" w:firstLineChars="0"/>
              <w:jc w:val="left"/>
              <w:rPr>
                <w:sz w:val="21"/>
              </w:rPr>
            </w:pPr>
            <w:r>
              <w:rPr>
                <w:sz w:val="21"/>
                <w:szCs w:val="21"/>
              </w:rPr>
              <w:t>扭矩 ≥3 N·m，编码器 ≥1000 线</w:t>
            </w:r>
          </w:p>
        </w:tc>
        <w:tc>
          <w:tcPr>
            <w:tcW w:w="757" w:type="dxa"/>
            <w:vAlign w:val="center"/>
          </w:tcPr>
          <w:p w14:paraId="1499F309">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10D55FE">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27A8D42E">
            <w:pPr>
              <w:snapToGrid w:val="0"/>
              <w:spacing w:before="70" w:after="70" w:line="240" w:lineRule="auto"/>
              <w:ind w:left="0" w:leftChars="0" w:right="0" w:rightChars="0" w:firstLine="0" w:firstLineChars="0"/>
              <w:jc w:val="left"/>
              <w:rPr>
                <w:sz w:val="21"/>
              </w:rPr>
            </w:pPr>
            <w:r>
              <w:rPr>
                <w:sz w:val="21"/>
                <w:szCs w:val="21"/>
              </w:rPr>
              <w:t>载具驱动</w:t>
            </w:r>
          </w:p>
        </w:tc>
        <w:tc>
          <w:tcPr>
            <w:tcW w:w="1596" w:type="dxa"/>
            <w:vAlign w:val="center"/>
          </w:tcPr>
          <w:p w14:paraId="12E0B990">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5718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F20C3B3">
            <w:pPr>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37009806">
            <w:pPr>
              <w:snapToGrid w:val="0"/>
              <w:spacing w:before="70" w:after="70" w:line="240" w:lineRule="auto"/>
              <w:ind w:left="0" w:leftChars="0" w:right="0" w:rightChars="0" w:firstLine="0" w:firstLineChars="0"/>
              <w:jc w:val="left"/>
              <w:rPr>
                <w:sz w:val="21"/>
              </w:rPr>
            </w:pPr>
            <w:r>
              <w:rPr>
                <w:sz w:val="21"/>
                <w:szCs w:val="21"/>
              </w:rPr>
              <w:t>运动控制器</w:t>
            </w:r>
          </w:p>
        </w:tc>
        <w:tc>
          <w:tcPr>
            <w:tcW w:w="1596" w:type="dxa"/>
            <w:vAlign w:val="center"/>
          </w:tcPr>
          <w:p w14:paraId="2CD4EA88">
            <w:pPr>
              <w:snapToGrid w:val="0"/>
              <w:spacing w:before="70" w:after="70" w:line="240" w:lineRule="auto"/>
              <w:ind w:left="0" w:leftChars="0" w:right="0" w:rightChars="0" w:firstLine="0" w:firstLineChars="0"/>
              <w:jc w:val="left"/>
              <w:rPr>
                <w:sz w:val="21"/>
              </w:rPr>
            </w:pPr>
            <w:r>
              <w:rPr>
                <w:sz w:val="21"/>
                <w:szCs w:val="21"/>
              </w:rPr>
              <w:t>嵌入式</w:t>
            </w:r>
          </w:p>
        </w:tc>
        <w:tc>
          <w:tcPr>
            <w:tcW w:w="0" w:type="auto"/>
            <w:vAlign w:val="center"/>
          </w:tcPr>
          <w:p w14:paraId="7F3640C3">
            <w:pPr>
              <w:snapToGrid w:val="0"/>
              <w:spacing w:before="70" w:after="70" w:line="240" w:lineRule="auto"/>
              <w:ind w:left="0" w:leftChars="0" w:right="0" w:rightChars="0" w:firstLine="0" w:firstLineChars="0"/>
              <w:jc w:val="left"/>
              <w:rPr>
                <w:sz w:val="21"/>
              </w:rPr>
            </w:pPr>
            <w:r>
              <w:rPr>
                <w:sz w:val="21"/>
                <w:szCs w:val="21"/>
              </w:rPr>
              <w:t>闭环控制周期 ≤1 ms，支持 ROS 接口</w:t>
            </w:r>
          </w:p>
        </w:tc>
        <w:tc>
          <w:tcPr>
            <w:tcW w:w="757" w:type="dxa"/>
            <w:vAlign w:val="center"/>
          </w:tcPr>
          <w:p w14:paraId="5F5F857B">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E909746">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3C083F3B">
            <w:pPr>
              <w:snapToGrid w:val="0"/>
              <w:spacing w:before="70" w:after="70" w:line="240" w:lineRule="auto"/>
              <w:ind w:left="0" w:leftChars="0" w:right="0" w:rightChars="0" w:firstLine="0" w:firstLineChars="0"/>
              <w:jc w:val="left"/>
              <w:rPr>
                <w:sz w:val="21"/>
              </w:rPr>
            </w:pPr>
            <w:r>
              <w:rPr>
                <w:sz w:val="21"/>
                <w:szCs w:val="21"/>
              </w:rPr>
              <w:t>载具运动控制</w:t>
            </w:r>
          </w:p>
        </w:tc>
        <w:tc>
          <w:tcPr>
            <w:tcW w:w="1596" w:type="dxa"/>
            <w:vAlign w:val="center"/>
          </w:tcPr>
          <w:p w14:paraId="236E9C5E">
            <w:pPr>
              <w:snapToGrid w:val="0"/>
              <w:spacing w:before="70" w:after="70" w:line="240" w:lineRule="auto"/>
              <w:ind w:left="0" w:leftChars="0" w:right="0" w:rightChars="0" w:firstLine="0" w:firstLineChars="0"/>
              <w:jc w:val="left"/>
              <w:rPr>
                <w:sz w:val="21"/>
              </w:rPr>
            </w:pPr>
            <w:r>
              <w:rPr>
                <w:rFonts w:hint="eastAsia"/>
                <w:sz w:val="21"/>
                <w:szCs w:val="21"/>
              </w:rPr>
              <w:t>-</w:t>
            </w:r>
          </w:p>
        </w:tc>
      </w:tr>
      <w:tr w14:paraId="7C426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F0D5207">
            <w:pPr>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4D10A6DE">
            <w:pPr>
              <w:snapToGrid w:val="0"/>
              <w:spacing w:before="70" w:after="70" w:line="240" w:lineRule="auto"/>
              <w:ind w:left="0" w:leftChars="0" w:right="0" w:rightChars="0" w:firstLine="0" w:firstLineChars="0"/>
              <w:jc w:val="left"/>
              <w:rPr>
                <w:sz w:val="21"/>
              </w:rPr>
            </w:pPr>
            <w:r>
              <w:rPr>
                <w:sz w:val="21"/>
                <w:szCs w:val="21"/>
              </w:rPr>
              <w:t>惯性测量单元</w:t>
            </w:r>
          </w:p>
        </w:tc>
        <w:tc>
          <w:tcPr>
            <w:tcW w:w="1596" w:type="dxa"/>
            <w:vAlign w:val="center"/>
          </w:tcPr>
          <w:p w14:paraId="12DE61B3">
            <w:pPr>
              <w:snapToGrid w:val="0"/>
              <w:spacing w:before="70" w:after="70" w:line="240" w:lineRule="auto"/>
              <w:ind w:left="0" w:leftChars="0" w:right="0" w:rightChars="0" w:firstLine="0" w:firstLineChars="0"/>
              <w:jc w:val="left"/>
              <w:rPr>
                <w:sz w:val="21"/>
              </w:rPr>
            </w:pPr>
            <w:r>
              <w:rPr>
                <w:sz w:val="21"/>
                <w:szCs w:val="21"/>
              </w:rPr>
              <w:t>六轴</w:t>
            </w:r>
          </w:p>
        </w:tc>
        <w:tc>
          <w:tcPr>
            <w:tcW w:w="0" w:type="auto"/>
            <w:vAlign w:val="center"/>
          </w:tcPr>
          <w:p w14:paraId="7856DBB4">
            <w:pPr>
              <w:snapToGrid w:val="0"/>
              <w:spacing w:before="70" w:after="70" w:line="240" w:lineRule="auto"/>
              <w:ind w:left="0" w:leftChars="0" w:right="0" w:rightChars="0" w:firstLine="0" w:firstLineChars="0"/>
              <w:jc w:val="left"/>
              <w:rPr>
                <w:sz w:val="21"/>
              </w:rPr>
            </w:pPr>
            <w:r>
              <w:rPr>
                <w:sz w:val="21"/>
                <w:szCs w:val="21"/>
              </w:rPr>
              <w:t>陀螺零偏稳定性 ≤1°/h，加速度噪声 ≤0.1 mg</w:t>
            </w:r>
          </w:p>
        </w:tc>
        <w:tc>
          <w:tcPr>
            <w:tcW w:w="757" w:type="dxa"/>
            <w:vAlign w:val="center"/>
          </w:tcPr>
          <w:p w14:paraId="373773C4">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560E4EB">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513AE67C">
            <w:pPr>
              <w:snapToGrid w:val="0"/>
              <w:spacing w:before="70" w:after="70" w:line="240" w:lineRule="auto"/>
              <w:ind w:left="0" w:leftChars="0" w:right="0" w:rightChars="0" w:firstLine="0" w:firstLineChars="0"/>
              <w:jc w:val="left"/>
              <w:rPr>
                <w:sz w:val="21"/>
              </w:rPr>
            </w:pPr>
            <w:r>
              <w:rPr>
                <w:sz w:val="21"/>
                <w:szCs w:val="21"/>
              </w:rPr>
              <w:t>位姿补偿</w:t>
            </w:r>
          </w:p>
        </w:tc>
        <w:tc>
          <w:tcPr>
            <w:tcW w:w="1596" w:type="dxa"/>
            <w:vAlign w:val="center"/>
          </w:tcPr>
          <w:p w14:paraId="5BA8F817">
            <w:pPr>
              <w:snapToGrid w:val="0"/>
              <w:spacing w:before="70" w:after="70" w:line="240" w:lineRule="auto"/>
              <w:ind w:left="0" w:leftChars="0" w:right="0" w:rightChars="0" w:firstLine="0" w:firstLineChars="0"/>
              <w:jc w:val="left"/>
              <w:rPr>
                <w:sz w:val="21"/>
              </w:rPr>
            </w:pPr>
            <w:r>
              <w:rPr>
                <w:sz w:val="21"/>
                <w:szCs w:val="21"/>
              </w:rPr>
              <w:t>关键件</w:t>
            </w:r>
          </w:p>
        </w:tc>
      </w:tr>
      <w:tr w14:paraId="35465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AF9391B">
            <w:pPr>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66107721">
            <w:pPr>
              <w:snapToGrid w:val="0"/>
              <w:spacing w:before="70" w:after="70" w:line="240" w:lineRule="auto"/>
              <w:ind w:left="0" w:leftChars="0" w:right="0" w:rightChars="0" w:firstLine="0" w:firstLineChars="0"/>
              <w:jc w:val="left"/>
              <w:rPr>
                <w:sz w:val="21"/>
              </w:rPr>
            </w:pPr>
            <w:r>
              <w:rPr>
                <w:sz w:val="21"/>
                <w:szCs w:val="21"/>
              </w:rPr>
              <w:t>里程计</w:t>
            </w:r>
          </w:p>
        </w:tc>
        <w:tc>
          <w:tcPr>
            <w:tcW w:w="1596" w:type="dxa"/>
            <w:vAlign w:val="center"/>
          </w:tcPr>
          <w:p w14:paraId="20B72147">
            <w:pPr>
              <w:snapToGrid w:val="0"/>
              <w:spacing w:before="70" w:after="70" w:line="240" w:lineRule="auto"/>
              <w:ind w:left="0" w:leftChars="0" w:right="0" w:rightChars="0" w:firstLine="0" w:firstLineChars="0"/>
              <w:jc w:val="left"/>
              <w:rPr>
                <w:sz w:val="21"/>
              </w:rPr>
            </w:pPr>
            <w:r>
              <w:rPr>
                <w:sz w:val="21"/>
                <w:szCs w:val="21"/>
              </w:rPr>
              <w:t>光电编码</w:t>
            </w:r>
          </w:p>
        </w:tc>
        <w:tc>
          <w:tcPr>
            <w:tcW w:w="0" w:type="auto"/>
            <w:vAlign w:val="center"/>
          </w:tcPr>
          <w:p w14:paraId="2C847709">
            <w:pPr>
              <w:snapToGrid w:val="0"/>
              <w:spacing w:before="70" w:after="70" w:line="240" w:lineRule="auto"/>
              <w:ind w:left="0" w:leftChars="0" w:right="0" w:rightChars="0" w:firstLine="0" w:firstLineChars="0"/>
              <w:jc w:val="left"/>
              <w:rPr>
                <w:sz w:val="21"/>
              </w:rPr>
            </w:pPr>
            <w:r>
              <w:rPr>
                <w:sz w:val="21"/>
                <w:szCs w:val="21"/>
              </w:rPr>
              <w:t>分辨率 ≤0.1 mm，滑移自动校正</w:t>
            </w:r>
          </w:p>
        </w:tc>
        <w:tc>
          <w:tcPr>
            <w:tcW w:w="757" w:type="dxa"/>
            <w:vAlign w:val="center"/>
          </w:tcPr>
          <w:p w14:paraId="70D770BA">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40C9552">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41C9271B">
            <w:pPr>
              <w:snapToGrid w:val="0"/>
              <w:spacing w:before="70" w:after="70" w:line="240" w:lineRule="auto"/>
              <w:ind w:left="0" w:leftChars="0" w:right="0" w:rightChars="0" w:firstLine="0" w:firstLineChars="0"/>
              <w:jc w:val="left"/>
              <w:rPr>
                <w:sz w:val="21"/>
              </w:rPr>
            </w:pPr>
            <w:r>
              <w:rPr>
                <w:sz w:val="21"/>
                <w:szCs w:val="21"/>
              </w:rPr>
              <w:t>位置推算</w:t>
            </w:r>
          </w:p>
        </w:tc>
        <w:tc>
          <w:tcPr>
            <w:tcW w:w="1596" w:type="dxa"/>
            <w:vAlign w:val="center"/>
          </w:tcPr>
          <w:p w14:paraId="5CEE191D">
            <w:pPr>
              <w:snapToGrid w:val="0"/>
              <w:spacing w:before="70" w:after="70" w:line="240" w:lineRule="auto"/>
              <w:ind w:left="0" w:leftChars="0" w:right="0" w:rightChars="0" w:firstLine="0" w:firstLineChars="0"/>
              <w:jc w:val="left"/>
              <w:rPr>
                <w:sz w:val="21"/>
              </w:rPr>
            </w:pPr>
            <w:r>
              <w:rPr>
                <w:rFonts w:hint="eastAsia"/>
                <w:sz w:val="21"/>
                <w:szCs w:val="21"/>
              </w:rPr>
              <w:t>-</w:t>
            </w:r>
          </w:p>
        </w:tc>
      </w:tr>
      <w:tr w14:paraId="3C994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5F8EADA">
            <w:pPr>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1956A5C2">
            <w:pPr>
              <w:snapToGrid w:val="0"/>
              <w:spacing w:before="70" w:after="70" w:line="240" w:lineRule="auto"/>
              <w:ind w:left="0" w:leftChars="0" w:right="0" w:rightChars="0" w:firstLine="0" w:firstLineChars="0"/>
              <w:jc w:val="left"/>
              <w:rPr>
                <w:sz w:val="21"/>
              </w:rPr>
            </w:pPr>
            <w:r>
              <w:rPr>
                <w:sz w:val="21"/>
                <w:szCs w:val="21"/>
              </w:rPr>
              <w:t>避障传感器</w:t>
            </w:r>
          </w:p>
        </w:tc>
        <w:tc>
          <w:tcPr>
            <w:tcW w:w="1596" w:type="dxa"/>
            <w:vAlign w:val="center"/>
          </w:tcPr>
          <w:p w14:paraId="2C21C0EB">
            <w:pPr>
              <w:snapToGrid w:val="0"/>
              <w:spacing w:before="70" w:after="70" w:line="240" w:lineRule="auto"/>
              <w:ind w:left="0" w:leftChars="0" w:right="0" w:rightChars="0" w:firstLine="0" w:firstLineChars="0"/>
              <w:jc w:val="left"/>
              <w:rPr>
                <w:sz w:val="21"/>
              </w:rPr>
            </w:pPr>
            <w:r>
              <w:rPr>
                <w:sz w:val="21"/>
                <w:szCs w:val="21"/>
              </w:rPr>
              <w:t>激光/超声</w:t>
            </w:r>
          </w:p>
        </w:tc>
        <w:tc>
          <w:tcPr>
            <w:tcW w:w="0" w:type="auto"/>
            <w:vAlign w:val="center"/>
          </w:tcPr>
          <w:p w14:paraId="25F2CF1D">
            <w:pPr>
              <w:snapToGrid w:val="0"/>
              <w:spacing w:before="70" w:after="70" w:line="240" w:lineRule="auto"/>
              <w:ind w:left="0" w:leftChars="0" w:right="0" w:rightChars="0" w:firstLine="0" w:firstLineChars="0"/>
              <w:jc w:val="left"/>
              <w:rPr>
                <w:sz w:val="21"/>
              </w:rPr>
            </w:pPr>
            <w:r>
              <w:rPr>
                <w:sz w:val="21"/>
                <w:szCs w:val="21"/>
              </w:rPr>
              <w:t>探测距离 0.1～8 m，盲区 ≤0.1 m</w:t>
            </w:r>
          </w:p>
        </w:tc>
        <w:tc>
          <w:tcPr>
            <w:tcW w:w="757" w:type="dxa"/>
            <w:vAlign w:val="center"/>
          </w:tcPr>
          <w:p w14:paraId="6F0059E8">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B861955">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6286BC0D">
            <w:pPr>
              <w:snapToGrid w:val="0"/>
              <w:spacing w:before="70" w:after="70" w:line="240" w:lineRule="auto"/>
              <w:ind w:left="0" w:leftChars="0" w:right="0" w:rightChars="0" w:firstLine="0" w:firstLineChars="0"/>
              <w:jc w:val="left"/>
              <w:rPr>
                <w:sz w:val="21"/>
              </w:rPr>
            </w:pPr>
            <w:r>
              <w:rPr>
                <w:sz w:val="21"/>
                <w:szCs w:val="21"/>
              </w:rPr>
              <w:t>自主行进安全</w:t>
            </w:r>
          </w:p>
        </w:tc>
        <w:tc>
          <w:tcPr>
            <w:tcW w:w="1596" w:type="dxa"/>
            <w:vAlign w:val="center"/>
          </w:tcPr>
          <w:p w14:paraId="65E92765">
            <w:pPr>
              <w:snapToGrid w:val="0"/>
              <w:spacing w:before="70" w:after="70" w:line="240" w:lineRule="auto"/>
              <w:ind w:left="0" w:leftChars="0" w:right="0" w:rightChars="0" w:firstLine="0" w:firstLineChars="0"/>
              <w:jc w:val="left"/>
              <w:rPr>
                <w:sz w:val="21"/>
              </w:rPr>
            </w:pPr>
            <w:r>
              <w:rPr>
                <w:sz w:val="21"/>
                <w:szCs w:val="21"/>
              </w:rPr>
              <w:t>双重冗余</w:t>
            </w:r>
          </w:p>
        </w:tc>
      </w:tr>
      <w:tr w14:paraId="0B31E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EE10C49">
            <w:pPr>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7AA13E8F">
            <w:pPr>
              <w:snapToGrid w:val="0"/>
              <w:spacing w:before="70" w:after="70" w:line="240" w:lineRule="auto"/>
              <w:ind w:left="0" w:leftChars="0" w:right="0" w:rightChars="0" w:firstLine="0" w:firstLineChars="0"/>
              <w:jc w:val="left"/>
              <w:rPr>
                <w:sz w:val="21"/>
              </w:rPr>
            </w:pPr>
            <w:r>
              <w:rPr>
                <w:sz w:val="21"/>
                <w:szCs w:val="21"/>
              </w:rPr>
              <w:t>无线通信模块</w:t>
            </w:r>
          </w:p>
        </w:tc>
        <w:tc>
          <w:tcPr>
            <w:tcW w:w="1596" w:type="dxa"/>
            <w:vAlign w:val="center"/>
          </w:tcPr>
          <w:p w14:paraId="16E9DF53">
            <w:pPr>
              <w:snapToGrid w:val="0"/>
              <w:spacing w:before="70" w:after="70" w:line="240" w:lineRule="auto"/>
              <w:ind w:left="0" w:leftChars="0" w:right="0" w:rightChars="0" w:firstLine="0" w:firstLineChars="0"/>
              <w:jc w:val="left"/>
              <w:rPr>
                <w:sz w:val="21"/>
              </w:rPr>
            </w:pPr>
            <w:r>
              <w:rPr>
                <w:sz w:val="21"/>
                <w:szCs w:val="21"/>
              </w:rPr>
              <w:t>工业 WiFi</w:t>
            </w:r>
          </w:p>
        </w:tc>
        <w:tc>
          <w:tcPr>
            <w:tcW w:w="0" w:type="auto"/>
            <w:vAlign w:val="center"/>
          </w:tcPr>
          <w:p w14:paraId="252931DF">
            <w:pPr>
              <w:snapToGrid w:val="0"/>
              <w:spacing w:before="70" w:after="70" w:line="240" w:lineRule="auto"/>
              <w:ind w:left="0" w:leftChars="0" w:right="0" w:rightChars="0" w:firstLine="0" w:firstLineChars="0"/>
              <w:jc w:val="left"/>
              <w:rPr>
                <w:sz w:val="21"/>
              </w:rPr>
            </w:pPr>
            <w:r>
              <w:rPr>
                <w:sz w:val="21"/>
                <w:szCs w:val="21"/>
              </w:rPr>
              <w:t>传输距离 ≥200 m，抗干扰</w:t>
            </w:r>
          </w:p>
        </w:tc>
        <w:tc>
          <w:tcPr>
            <w:tcW w:w="757" w:type="dxa"/>
            <w:vAlign w:val="center"/>
          </w:tcPr>
          <w:p w14:paraId="386AECC3">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909C9E1">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0792C32A">
            <w:pPr>
              <w:snapToGrid w:val="0"/>
              <w:spacing w:before="70" w:after="70" w:line="240" w:lineRule="auto"/>
              <w:ind w:left="0" w:leftChars="0" w:right="0" w:rightChars="0" w:firstLine="0" w:firstLineChars="0"/>
              <w:jc w:val="left"/>
              <w:rPr>
                <w:sz w:val="21"/>
              </w:rPr>
            </w:pPr>
            <w:r>
              <w:rPr>
                <w:sz w:val="21"/>
                <w:szCs w:val="21"/>
              </w:rPr>
              <w:t>远程监控</w:t>
            </w:r>
          </w:p>
        </w:tc>
        <w:tc>
          <w:tcPr>
            <w:tcW w:w="1596" w:type="dxa"/>
            <w:vAlign w:val="center"/>
          </w:tcPr>
          <w:p w14:paraId="2455D0A4">
            <w:pPr>
              <w:snapToGrid w:val="0"/>
              <w:spacing w:before="70" w:after="70" w:line="240" w:lineRule="auto"/>
              <w:ind w:left="0" w:leftChars="0" w:right="0" w:rightChars="0" w:firstLine="0" w:firstLineChars="0"/>
              <w:jc w:val="left"/>
              <w:rPr>
                <w:sz w:val="21"/>
              </w:rPr>
            </w:pPr>
            <w:r>
              <w:rPr>
                <w:sz w:val="21"/>
                <w:szCs w:val="21"/>
              </w:rPr>
              <w:t>孔内降级本地</w:t>
            </w:r>
          </w:p>
        </w:tc>
      </w:tr>
      <w:tr w14:paraId="1FB5C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49508EC">
            <w:pPr>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3483FA7C">
            <w:pPr>
              <w:snapToGrid w:val="0"/>
              <w:spacing w:before="70" w:after="70" w:line="240" w:lineRule="auto"/>
              <w:ind w:left="0" w:leftChars="0" w:right="0" w:rightChars="0" w:firstLine="0" w:firstLineChars="0"/>
              <w:jc w:val="left"/>
              <w:rPr>
                <w:sz w:val="21"/>
              </w:rPr>
            </w:pPr>
            <w:r>
              <w:rPr>
                <w:sz w:val="21"/>
                <w:szCs w:val="21"/>
              </w:rPr>
              <w:t>载具云台</w:t>
            </w:r>
          </w:p>
        </w:tc>
        <w:tc>
          <w:tcPr>
            <w:tcW w:w="1596" w:type="dxa"/>
            <w:vAlign w:val="center"/>
          </w:tcPr>
          <w:p w14:paraId="462D3C17">
            <w:pPr>
              <w:snapToGrid w:val="0"/>
              <w:spacing w:before="70" w:after="70" w:line="240" w:lineRule="auto"/>
              <w:ind w:left="0" w:leftChars="0" w:right="0" w:rightChars="0" w:firstLine="0" w:firstLineChars="0"/>
              <w:jc w:val="left"/>
              <w:rPr>
                <w:sz w:val="21"/>
              </w:rPr>
            </w:pPr>
            <w:r>
              <w:rPr>
                <w:sz w:val="21"/>
                <w:szCs w:val="21"/>
              </w:rPr>
              <w:t>电动三轴</w:t>
            </w:r>
          </w:p>
        </w:tc>
        <w:tc>
          <w:tcPr>
            <w:tcW w:w="0" w:type="auto"/>
            <w:vAlign w:val="center"/>
          </w:tcPr>
          <w:p w14:paraId="50671E6A">
            <w:pPr>
              <w:snapToGrid w:val="0"/>
              <w:spacing w:before="70" w:after="70" w:line="240" w:lineRule="auto"/>
              <w:ind w:left="0" w:leftChars="0" w:right="0" w:rightChars="0" w:firstLine="0" w:firstLineChars="0"/>
              <w:jc w:val="left"/>
              <w:rPr>
                <w:sz w:val="21"/>
              </w:rPr>
            </w:pPr>
            <w:r>
              <w:rPr>
                <w:sz w:val="21"/>
                <w:szCs w:val="21"/>
              </w:rPr>
              <w:t>稳定精度 ≤0.05°，负载 ≥4 kg</w:t>
            </w:r>
          </w:p>
        </w:tc>
        <w:tc>
          <w:tcPr>
            <w:tcW w:w="757" w:type="dxa"/>
            <w:vAlign w:val="center"/>
          </w:tcPr>
          <w:p w14:paraId="1F069D1B">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BC5CB0E">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4E0BC568">
            <w:pPr>
              <w:snapToGrid w:val="0"/>
              <w:spacing w:before="70" w:after="70" w:line="240" w:lineRule="auto"/>
              <w:ind w:left="0" w:leftChars="0" w:right="0" w:rightChars="0" w:firstLine="0" w:firstLineChars="0"/>
              <w:jc w:val="left"/>
              <w:rPr>
                <w:sz w:val="21"/>
              </w:rPr>
            </w:pPr>
            <w:r>
              <w:rPr>
                <w:sz w:val="21"/>
                <w:szCs w:val="21"/>
              </w:rPr>
              <w:t>相机稳定</w:t>
            </w:r>
          </w:p>
        </w:tc>
        <w:tc>
          <w:tcPr>
            <w:tcW w:w="1596" w:type="dxa"/>
            <w:vAlign w:val="center"/>
          </w:tcPr>
          <w:p w14:paraId="34A10125">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012E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B4151F3">
            <w:pPr>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33F1A820">
            <w:pPr>
              <w:snapToGrid w:val="0"/>
              <w:spacing w:before="70" w:after="70" w:line="240" w:lineRule="auto"/>
              <w:ind w:left="0" w:leftChars="0" w:right="0" w:rightChars="0" w:firstLine="0" w:firstLineChars="0"/>
              <w:jc w:val="left"/>
              <w:rPr>
                <w:sz w:val="21"/>
              </w:rPr>
            </w:pPr>
            <w:r>
              <w:rPr>
                <w:sz w:val="21"/>
                <w:szCs w:val="21"/>
              </w:rPr>
              <w:t>载具照明</w:t>
            </w:r>
          </w:p>
        </w:tc>
        <w:tc>
          <w:tcPr>
            <w:tcW w:w="1596" w:type="dxa"/>
            <w:vAlign w:val="center"/>
          </w:tcPr>
          <w:p w14:paraId="58CBAD17">
            <w:pPr>
              <w:snapToGrid w:val="0"/>
              <w:spacing w:before="70" w:after="70" w:line="240" w:lineRule="auto"/>
              <w:ind w:left="0" w:leftChars="0" w:right="0" w:rightChars="0" w:firstLine="0" w:firstLineChars="0"/>
              <w:jc w:val="left"/>
              <w:rPr>
                <w:sz w:val="21"/>
              </w:rPr>
            </w:pPr>
            <w:r>
              <w:rPr>
                <w:sz w:val="21"/>
                <w:szCs w:val="21"/>
              </w:rPr>
              <w:t>LED 组合</w:t>
            </w:r>
          </w:p>
        </w:tc>
        <w:tc>
          <w:tcPr>
            <w:tcW w:w="0" w:type="auto"/>
            <w:vAlign w:val="center"/>
          </w:tcPr>
          <w:p w14:paraId="18BC208D">
            <w:pPr>
              <w:snapToGrid w:val="0"/>
              <w:spacing w:before="70" w:after="70" w:line="240" w:lineRule="auto"/>
              <w:ind w:left="0" w:leftChars="0" w:right="0" w:rightChars="0" w:firstLine="0" w:firstLineChars="0"/>
              <w:jc w:val="left"/>
              <w:rPr>
                <w:sz w:val="21"/>
              </w:rPr>
            </w:pPr>
            <w:r>
              <w:rPr>
                <w:sz w:val="21"/>
                <w:szCs w:val="21"/>
              </w:rPr>
              <w:t>亮度 ≥1500 lm，与曝光同步</w:t>
            </w:r>
          </w:p>
        </w:tc>
        <w:tc>
          <w:tcPr>
            <w:tcW w:w="757" w:type="dxa"/>
            <w:vAlign w:val="center"/>
          </w:tcPr>
          <w:p w14:paraId="043988DC">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E4405E9">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02A39902">
            <w:pPr>
              <w:snapToGrid w:val="0"/>
              <w:spacing w:before="70" w:after="70" w:line="240" w:lineRule="auto"/>
              <w:ind w:left="0" w:leftChars="0" w:right="0" w:rightChars="0" w:firstLine="0" w:firstLineChars="0"/>
              <w:jc w:val="left"/>
              <w:rPr>
                <w:sz w:val="21"/>
              </w:rPr>
            </w:pPr>
            <w:r>
              <w:rPr>
                <w:sz w:val="21"/>
                <w:szCs w:val="21"/>
              </w:rPr>
              <w:t>随行补光</w:t>
            </w:r>
          </w:p>
        </w:tc>
        <w:tc>
          <w:tcPr>
            <w:tcW w:w="1596" w:type="dxa"/>
            <w:vAlign w:val="center"/>
          </w:tcPr>
          <w:p w14:paraId="5931A1A4">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82D2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05ED78E">
            <w:pPr>
              <w:snapToGrid w:val="0"/>
              <w:spacing w:before="70" w:after="70" w:line="240" w:lineRule="auto"/>
              <w:ind w:left="0" w:leftChars="0" w:right="0" w:rightChars="0" w:firstLine="0" w:firstLineChars="0"/>
              <w:jc w:val="center"/>
              <w:rPr>
                <w:sz w:val="21"/>
              </w:rPr>
            </w:pPr>
            <w:r>
              <w:rPr>
                <w:sz w:val="21"/>
                <w:szCs w:val="21"/>
              </w:rPr>
              <w:t>12</w:t>
            </w:r>
          </w:p>
        </w:tc>
        <w:tc>
          <w:tcPr>
            <w:tcW w:w="0" w:type="auto"/>
            <w:vAlign w:val="center"/>
          </w:tcPr>
          <w:p w14:paraId="61803F92">
            <w:pPr>
              <w:snapToGrid w:val="0"/>
              <w:spacing w:before="70" w:after="70" w:line="240" w:lineRule="auto"/>
              <w:ind w:left="0" w:leftChars="0" w:right="0" w:rightChars="0" w:firstLine="0" w:firstLineChars="0"/>
              <w:jc w:val="left"/>
              <w:rPr>
                <w:sz w:val="21"/>
              </w:rPr>
            </w:pPr>
            <w:r>
              <w:rPr>
                <w:sz w:val="21"/>
                <w:szCs w:val="21"/>
              </w:rPr>
              <w:t>载具快拆电池</w:t>
            </w:r>
          </w:p>
        </w:tc>
        <w:tc>
          <w:tcPr>
            <w:tcW w:w="1596" w:type="dxa"/>
            <w:vAlign w:val="center"/>
          </w:tcPr>
          <w:p w14:paraId="1013ADD7">
            <w:pPr>
              <w:snapToGrid w:val="0"/>
              <w:spacing w:before="70" w:after="70" w:line="240" w:lineRule="auto"/>
              <w:ind w:left="0" w:leftChars="0" w:right="0" w:rightChars="0" w:firstLine="0" w:firstLineChars="0"/>
              <w:jc w:val="left"/>
              <w:rPr>
                <w:sz w:val="21"/>
              </w:rPr>
            </w:pPr>
            <w:r>
              <w:rPr>
                <w:sz w:val="21"/>
                <w:szCs w:val="21"/>
              </w:rPr>
              <w:t>磷酸铁锂</w:t>
            </w:r>
          </w:p>
        </w:tc>
        <w:tc>
          <w:tcPr>
            <w:tcW w:w="0" w:type="auto"/>
            <w:vAlign w:val="center"/>
          </w:tcPr>
          <w:p w14:paraId="5E00D6DD">
            <w:pPr>
              <w:snapToGrid w:val="0"/>
              <w:spacing w:before="70" w:after="70" w:line="240" w:lineRule="auto"/>
              <w:ind w:left="0" w:leftChars="0" w:right="0" w:rightChars="0" w:firstLine="0" w:firstLineChars="0"/>
              <w:jc w:val="left"/>
              <w:rPr>
                <w:sz w:val="21"/>
              </w:rPr>
            </w:pPr>
            <w:r>
              <w:rPr>
                <w:sz w:val="21"/>
                <w:szCs w:val="21"/>
              </w:rPr>
              <w:t>容量 ≥300 Wh，快换 ≤10 s</w:t>
            </w:r>
          </w:p>
        </w:tc>
        <w:tc>
          <w:tcPr>
            <w:tcW w:w="757" w:type="dxa"/>
            <w:vAlign w:val="center"/>
          </w:tcPr>
          <w:p w14:paraId="613FBA3E">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4D8D42F">
            <w:pPr>
              <w:snapToGrid w:val="0"/>
              <w:spacing w:before="70" w:after="70" w:line="240" w:lineRule="auto"/>
              <w:ind w:left="0" w:leftChars="0" w:right="0" w:rightChars="0" w:firstLine="0" w:firstLineChars="0"/>
              <w:jc w:val="center"/>
              <w:rPr>
                <w:sz w:val="21"/>
              </w:rPr>
            </w:pPr>
            <w:r>
              <w:rPr>
                <w:sz w:val="21"/>
                <w:szCs w:val="21"/>
              </w:rPr>
              <w:t>组</w:t>
            </w:r>
          </w:p>
        </w:tc>
        <w:tc>
          <w:tcPr>
            <w:tcW w:w="0" w:type="auto"/>
            <w:vAlign w:val="center"/>
          </w:tcPr>
          <w:p w14:paraId="6D50EBFC">
            <w:pPr>
              <w:snapToGrid w:val="0"/>
              <w:spacing w:before="70" w:after="70" w:line="240" w:lineRule="auto"/>
              <w:ind w:left="0" w:leftChars="0" w:right="0" w:rightChars="0" w:firstLine="0" w:firstLineChars="0"/>
              <w:jc w:val="left"/>
              <w:rPr>
                <w:sz w:val="21"/>
              </w:rPr>
            </w:pPr>
            <w:r>
              <w:rPr>
                <w:sz w:val="21"/>
                <w:szCs w:val="21"/>
              </w:rPr>
              <w:t>续航保障</w:t>
            </w:r>
          </w:p>
        </w:tc>
        <w:tc>
          <w:tcPr>
            <w:tcW w:w="1596" w:type="dxa"/>
            <w:vAlign w:val="center"/>
          </w:tcPr>
          <w:p w14:paraId="547A0560">
            <w:pPr>
              <w:snapToGrid w:val="0"/>
              <w:spacing w:before="70" w:after="70" w:line="240" w:lineRule="auto"/>
              <w:ind w:left="0" w:leftChars="0" w:right="0" w:rightChars="0" w:firstLine="0" w:firstLineChars="0"/>
              <w:jc w:val="left"/>
              <w:rPr>
                <w:sz w:val="21"/>
              </w:rPr>
            </w:pPr>
            <w:r>
              <w:rPr>
                <w:sz w:val="21"/>
                <w:szCs w:val="21"/>
              </w:rPr>
              <w:t>双组轮换</w:t>
            </w:r>
          </w:p>
        </w:tc>
      </w:tr>
      <w:tr w14:paraId="70F34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6D2505B">
            <w:pPr>
              <w:snapToGrid w:val="0"/>
              <w:spacing w:before="70" w:after="70" w:line="240" w:lineRule="auto"/>
              <w:ind w:left="0" w:leftChars="0" w:right="0" w:rightChars="0" w:firstLine="0" w:firstLineChars="0"/>
              <w:jc w:val="center"/>
              <w:rPr>
                <w:sz w:val="21"/>
              </w:rPr>
            </w:pPr>
            <w:r>
              <w:rPr>
                <w:sz w:val="21"/>
                <w:szCs w:val="21"/>
              </w:rPr>
              <w:t>13</w:t>
            </w:r>
          </w:p>
        </w:tc>
        <w:tc>
          <w:tcPr>
            <w:tcW w:w="0" w:type="auto"/>
            <w:vAlign w:val="center"/>
          </w:tcPr>
          <w:p w14:paraId="6D6183C1">
            <w:pPr>
              <w:snapToGrid w:val="0"/>
              <w:spacing w:before="70" w:after="70" w:line="240" w:lineRule="auto"/>
              <w:ind w:left="0" w:leftChars="0" w:right="0" w:rightChars="0" w:firstLine="0" w:firstLineChars="0"/>
              <w:jc w:val="left"/>
              <w:rPr>
                <w:sz w:val="21"/>
              </w:rPr>
            </w:pPr>
            <w:r>
              <w:rPr>
                <w:sz w:val="21"/>
                <w:szCs w:val="21"/>
              </w:rPr>
              <w:t>牵引绳与滑轮</w:t>
            </w:r>
          </w:p>
        </w:tc>
        <w:tc>
          <w:tcPr>
            <w:tcW w:w="1596" w:type="dxa"/>
            <w:vAlign w:val="center"/>
          </w:tcPr>
          <w:p w14:paraId="51087501">
            <w:pPr>
              <w:snapToGrid w:val="0"/>
              <w:spacing w:before="70" w:after="70" w:line="240" w:lineRule="auto"/>
              <w:ind w:left="0" w:leftChars="0" w:right="0" w:rightChars="0" w:firstLine="0" w:firstLineChars="0"/>
              <w:jc w:val="left"/>
              <w:rPr>
                <w:sz w:val="21"/>
              </w:rPr>
            </w:pPr>
            <w:r>
              <w:rPr>
                <w:sz w:val="21"/>
                <w:szCs w:val="21"/>
              </w:rPr>
              <w:t>高强度纤维</w:t>
            </w:r>
          </w:p>
        </w:tc>
        <w:tc>
          <w:tcPr>
            <w:tcW w:w="0" w:type="auto"/>
            <w:vAlign w:val="center"/>
          </w:tcPr>
          <w:p w14:paraId="4C7D84CC">
            <w:pPr>
              <w:snapToGrid w:val="0"/>
              <w:spacing w:before="70" w:after="70" w:line="240" w:lineRule="auto"/>
              <w:ind w:left="0" w:leftChars="0" w:right="0" w:rightChars="0" w:firstLine="0" w:firstLineChars="0"/>
              <w:jc w:val="left"/>
              <w:rPr>
                <w:sz w:val="21"/>
              </w:rPr>
            </w:pPr>
            <w:r>
              <w:rPr>
                <w:sz w:val="21"/>
                <w:szCs w:val="21"/>
              </w:rPr>
              <w:t>破断力 ≥8 kN，长度 30 m</w:t>
            </w:r>
          </w:p>
        </w:tc>
        <w:tc>
          <w:tcPr>
            <w:tcW w:w="757" w:type="dxa"/>
            <w:vAlign w:val="center"/>
          </w:tcPr>
          <w:p w14:paraId="065C735C">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3C23D75">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6DBC6B59">
            <w:pPr>
              <w:snapToGrid w:val="0"/>
              <w:spacing w:before="70" w:after="70" w:line="240" w:lineRule="auto"/>
              <w:ind w:left="0" w:leftChars="0" w:right="0" w:rightChars="0" w:firstLine="0" w:firstLineChars="0"/>
              <w:jc w:val="left"/>
              <w:rPr>
                <w:sz w:val="21"/>
              </w:rPr>
            </w:pPr>
            <w:r>
              <w:rPr>
                <w:sz w:val="21"/>
                <w:szCs w:val="21"/>
              </w:rPr>
              <w:t>安全牵引</w:t>
            </w:r>
          </w:p>
        </w:tc>
        <w:tc>
          <w:tcPr>
            <w:tcW w:w="1596" w:type="dxa"/>
            <w:vAlign w:val="center"/>
          </w:tcPr>
          <w:p w14:paraId="706F17DC">
            <w:pPr>
              <w:snapToGrid w:val="0"/>
              <w:spacing w:before="70" w:after="70" w:line="240" w:lineRule="auto"/>
              <w:ind w:left="0" w:leftChars="0" w:right="0" w:rightChars="0" w:firstLine="0" w:firstLineChars="0"/>
              <w:jc w:val="left"/>
              <w:rPr>
                <w:sz w:val="21"/>
              </w:rPr>
            </w:pPr>
            <w:r>
              <w:rPr>
                <w:sz w:val="21"/>
                <w:szCs w:val="21"/>
              </w:rPr>
              <w:t>陡坡必备</w:t>
            </w:r>
          </w:p>
        </w:tc>
      </w:tr>
      <w:tr w14:paraId="148A6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0F9CDAF">
            <w:pPr>
              <w:snapToGrid w:val="0"/>
              <w:spacing w:before="70" w:after="70" w:line="240" w:lineRule="auto"/>
              <w:ind w:left="0" w:leftChars="0" w:right="0" w:rightChars="0" w:firstLine="0" w:firstLineChars="0"/>
              <w:jc w:val="center"/>
              <w:rPr>
                <w:sz w:val="21"/>
              </w:rPr>
            </w:pPr>
            <w:r>
              <w:rPr>
                <w:sz w:val="21"/>
                <w:szCs w:val="21"/>
              </w:rPr>
              <w:t>14</w:t>
            </w:r>
          </w:p>
        </w:tc>
        <w:tc>
          <w:tcPr>
            <w:tcW w:w="0" w:type="auto"/>
            <w:vAlign w:val="center"/>
          </w:tcPr>
          <w:p w14:paraId="4A5488D1">
            <w:pPr>
              <w:snapToGrid w:val="0"/>
              <w:spacing w:before="70" w:after="70" w:line="240" w:lineRule="auto"/>
              <w:ind w:left="0" w:leftChars="0" w:right="0" w:rightChars="0" w:firstLine="0" w:firstLineChars="0"/>
              <w:jc w:val="left"/>
              <w:rPr>
                <w:sz w:val="21"/>
              </w:rPr>
            </w:pPr>
            <w:r>
              <w:rPr>
                <w:sz w:val="21"/>
                <w:szCs w:val="21"/>
              </w:rPr>
              <w:t>载具标定工装</w:t>
            </w:r>
          </w:p>
        </w:tc>
        <w:tc>
          <w:tcPr>
            <w:tcW w:w="1596" w:type="dxa"/>
            <w:vAlign w:val="center"/>
          </w:tcPr>
          <w:p w14:paraId="28119664">
            <w:pPr>
              <w:snapToGrid w:val="0"/>
              <w:spacing w:before="70" w:after="70" w:line="240" w:lineRule="auto"/>
              <w:ind w:left="0" w:leftChars="0" w:right="0" w:rightChars="0" w:firstLine="0" w:firstLineChars="0"/>
              <w:jc w:val="left"/>
              <w:rPr>
                <w:sz w:val="21"/>
              </w:rPr>
            </w:pPr>
            <w:r>
              <w:rPr>
                <w:sz w:val="21"/>
                <w:szCs w:val="21"/>
              </w:rPr>
              <w:t>铝合金</w:t>
            </w:r>
          </w:p>
        </w:tc>
        <w:tc>
          <w:tcPr>
            <w:tcW w:w="0" w:type="auto"/>
            <w:vAlign w:val="center"/>
          </w:tcPr>
          <w:p w14:paraId="45C33359">
            <w:pPr>
              <w:snapToGrid w:val="0"/>
              <w:spacing w:before="70" w:after="70" w:line="240" w:lineRule="auto"/>
              <w:ind w:left="0" w:leftChars="0" w:right="0" w:rightChars="0" w:firstLine="0" w:firstLineChars="0"/>
              <w:jc w:val="left"/>
              <w:rPr>
                <w:sz w:val="21"/>
              </w:rPr>
            </w:pPr>
            <w:r>
              <w:rPr>
                <w:sz w:val="21"/>
                <w:szCs w:val="21"/>
              </w:rPr>
              <w:t>定位重复性 ≤0.03 mm</w:t>
            </w:r>
          </w:p>
        </w:tc>
        <w:tc>
          <w:tcPr>
            <w:tcW w:w="757" w:type="dxa"/>
            <w:vAlign w:val="center"/>
          </w:tcPr>
          <w:p w14:paraId="6C95BFEF">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7F13586">
            <w:pPr>
              <w:snapToGrid w:val="0"/>
              <w:spacing w:before="70" w:after="70" w:line="240" w:lineRule="auto"/>
              <w:ind w:left="0" w:leftChars="0" w:right="0" w:rightChars="0" w:firstLine="0" w:firstLineChars="0"/>
              <w:jc w:val="center"/>
              <w:rPr>
                <w:sz w:val="21"/>
              </w:rPr>
            </w:pPr>
            <w:r>
              <w:rPr>
                <w:sz w:val="21"/>
                <w:szCs w:val="21"/>
              </w:rPr>
              <w:t>套</w:t>
            </w:r>
          </w:p>
        </w:tc>
        <w:tc>
          <w:tcPr>
            <w:tcW w:w="0" w:type="auto"/>
            <w:vAlign w:val="center"/>
          </w:tcPr>
          <w:p w14:paraId="0B9F3FB5">
            <w:pPr>
              <w:snapToGrid w:val="0"/>
              <w:spacing w:before="70" w:after="70" w:line="240" w:lineRule="auto"/>
              <w:ind w:left="0" w:leftChars="0" w:right="0" w:rightChars="0" w:firstLine="0" w:firstLineChars="0"/>
              <w:jc w:val="left"/>
              <w:rPr>
                <w:sz w:val="21"/>
              </w:rPr>
            </w:pPr>
            <w:r>
              <w:rPr>
                <w:sz w:val="21"/>
                <w:szCs w:val="21"/>
              </w:rPr>
              <w:t>相机</w:t>
            </w:r>
            <w:r>
              <w:rPr>
                <w:rFonts w:hint="eastAsia"/>
                <w:sz w:val="21"/>
                <w:szCs w:val="21"/>
              </w:rPr>
              <w:t>-</w:t>
            </w:r>
            <w:r>
              <w:rPr>
                <w:sz w:val="21"/>
                <w:szCs w:val="21"/>
              </w:rPr>
              <w:t>载具标定</w:t>
            </w:r>
          </w:p>
        </w:tc>
        <w:tc>
          <w:tcPr>
            <w:tcW w:w="1596" w:type="dxa"/>
            <w:vAlign w:val="center"/>
          </w:tcPr>
          <w:p w14:paraId="775BB70D">
            <w:pPr>
              <w:snapToGrid w:val="0"/>
              <w:spacing w:before="70" w:after="70" w:line="240" w:lineRule="auto"/>
              <w:ind w:left="0" w:leftChars="0" w:right="0" w:rightChars="0" w:firstLine="0" w:firstLineChars="0"/>
              <w:jc w:val="left"/>
              <w:rPr>
                <w:sz w:val="21"/>
              </w:rPr>
            </w:pPr>
            <w:r>
              <w:rPr>
                <w:rFonts w:hint="eastAsia"/>
                <w:sz w:val="21"/>
                <w:szCs w:val="21"/>
              </w:rPr>
              <w:t>-</w:t>
            </w:r>
          </w:p>
        </w:tc>
      </w:tr>
      <w:tr w14:paraId="4F3B0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C6BBD13">
            <w:pPr>
              <w:snapToGrid w:val="0"/>
              <w:spacing w:before="70" w:after="70" w:line="240" w:lineRule="auto"/>
              <w:ind w:left="0" w:leftChars="0" w:right="0" w:rightChars="0" w:firstLine="0" w:firstLineChars="0"/>
              <w:jc w:val="center"/>
              <w:rPr>
                <w:sz w:val="21"/>
              </w:rPr>
            </w:pPr>
            <w:r>
              <w:rPr>
                <w:sz w:val="21"/>
                <w:szCs w:val="21"/>
              </w:rPr>
              <w:t>15</w:t>
            </w:r>
          </w:p>
        </w:tc>
        <w:tc>
          <w:tcPr>
            <w:tcW w:w="1566" w:type="dxa"/>
            <w:vAlign w:val="center"/>
          </w:tcPr>
          <w:p w14:paraId="6C4134DA">
            <w:pPr>
              <w:snapToGrid w:val="0"/>
              <w:spacing w:before="70" w:after="70" w:line="240" w:lineRule="auto"/>
              <w:ind w:left="0" w:leftChars="0" w:right="0" w:rightChars="0" w:firstLine="0" w:firstLineChars="0"/>
              <w:jc w:val="left"/>
              <w:rPr>
                <w:sz w:val="21"/>
              </w:rPr>
            </w:pPr>
            <w:r>
              <w:rPr>
                <w:sz w:val="21"/>
                <w:szCs w:val="21"/>
              </w:rPr>
              <w:t>载具防尘罩</w:t>
            </w:r>
          </w:p>
        </w:tc>
        <w:tc>
          <w:tcPr>
            <w:tcW w:w="1596" w:type="dxa"/>
            <w:vAlign w:val="center"/>
          </w:tcPr>
          <w:p w14:paraId="1C957CD1">
            <w:pPr>
              <w:snapToGrid w:val="0"/>
              <w:spacing w:before="70" w:after="70" w:line="240" w:lineRule="auto"/>
              <w:ind w:left="0" w:leftChars="0" w:right="0" w:rightChars="0" w:firstLine="0" w:firstLineChars="0"/>
              <w:jc w:val="left"/>
              <w:rPr>
                <w:sz w:val="21"/>
              </w:rPr>
            </w:pPr>
            <w:r>
              <w:rPr>
                <w:sz w:val="21"/>
                <w:szCs w:val="21"/>
              </w:rPr>
              <w:t>复合面料</w:t>
            </w:r>
          </w:p>
        </w:tc>
        <w:tc>
          <w:tcPr>
            <w:tcW w:w="2305" w:type="dxa"/>
            <w:vAlign w:val="center"/>
          </w:tcPr>
          <w:p w14:paraId="2DE22DE0">
            <w:pPr>
              <w:snapToGrid w:val="0"/>
              <w:spacing w:before="70" w:after="70" w:line="240" w:lineRule="auto"/>
              <w:ind w:left="0" w:leftChars="0" w:right="0" w:rightChars="0" w:firstLine="0" w:firstLineChars="0"/>
              <w:jc w:val="left"/>
              <w:rPr>
                <w:sz w:val="21"/>
              </w:rPr>
            </w:pPr>
            <w:r>
              <w:rPr>
                <w:sz w:val="21"/>
                <w:szCs w:val="21"/>
              </w:rPr>
              <w:t>IP65 等效，透声透气</w:t>
            </w:r>
          </w:p>
        </w:tc>
        <w:tc>
          <w:tcPr>
            <w:tcW w:w="757" w:type="dxa"/>
            <w:vAlign w:val="center"/>
          </w:tcPr>
          <w:p w14:paraId="5906BCF2">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28B7032">
            <w:pPr>
              <w:snapToGrid w:val="0"/>
              <w:spacing w:before="70" w:after="70" w:line="240" w:lineRule="auto"/>
              <w:ind w:left="0" w:leftChars="0" w:right="0" w:rightChars="0" w:firstLine="0" w:firstLineChars="0"/>
              <w:jc w:val="center"/>
              <w:rPr>
                <w:sz w:val="21"/>
              </w:rPr>
            </w:pPr>
            <w:r>
              <w:rPr>
                <w:sz w:val="21"/>
                <w:szCs w:val="21"/>
              </w:rPr>
              <w:t>套</w:t>
            </w:r>
          </w:p>
        </w:tc>
        <w:tc>
          <w:tcPr>
            <w:tcW w:w="880" w:type="dxa"/>
            <w:vAlign w:val="center"/>
          </w:tcPr>
          <w:p w14:paraId="6A5C17A9">
            <w:pPr>
              <w:snapToGrid w:val="0"/>
              <w:spacing w:before="70" w:after="70" w:line="240" w:lineRule="auto"/>
              <w:ind w:left="0" w:leftChars="0" w:right="0" w:rightChars="0" w:firstLine="0" w:firstLineChars="0"/>
              <w:jc w:val="left"/>
              <w:rPr>
                <w:sz w:val="21"/>
              </w:rPr>
            </w:pPr>
            <w:r>
              <w:rPr>
                <w:sz w:val="21"/>
                <w:szCs w:val="21"/>
              </w:rPr>
              <w:t>现场防护</w:t>
            </w:r>
          </w:p>
        </w:tc>
        <w:tc>
          <w:tcPr>
            <w:tcW w:w="1596" w:type="dxa"/>
            <w:vAlign w:val="center"/>
          </w:tcPr>
          <w:p w14:paraId="6A04A501">
            <w:pPr>
              <w:snapToGrid w:val="0"/>
              <w:spacing w:before="70" w:after="70" w:line="240" w:lineRule="auto"/>
              <w:ind w:left="0" w:leftChars="0" w:right="0" w:rightChars="0" w:firstLine="0" w:firstLineChars="0"/>
              <w:jc w:val="left"/>
              <w:rPr>
                <w:sz w:val="21"/>
              </w:rPr>
            </w:pPr>
            <w:r>
              <w:rPr>
                <w:rFonts w:hint="eastAsia"/>
                <w:sz w:val="21"/>
                <w:szCs w:val="21"/>
              </w:rPr>
              <w:t>-</w:t>
            </w:r>
          </w:p>
        </w:tc>
      </w:tr>
    </w:tbl>
    <w:p w14:paraId="265AA600">
      <w:pPr>
        <w:spacing w:line="240" w:lineRule="auto"/>
      </w:pPr>
    </w:p>
    <w:p w14:paraId="7E9F12A1">
      <w:pPr>
        <w:numPr>
          <w:ilvl w:val="0"/>
          <w:numId w:val="37"/>
        </w:numPr>
        <w:ind w:left="0" w:firstLine="482" w:firstLineChars="200"/>
        <w:rPr>
          <w:b/>
          <w:bCs/>
        </w:rPr>
      </w:pPr>
      <w:r>
        <w:rPr>
          <w:b/>
          <w:bCs/>
        </w:rPr>
        <w:t>计算与存储分系统</w:t>
      </w:r>
    </w:p>
    <w:tbl>
      <w:tblPr>
        <w:tblStyle w:val="32"/>
        <w:tblW w:w="992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031"/>
        <w:gridCol w:w="968"/>
        <w:gridCol w:w="2759"/>
        <w:gridCol w:w="757"/>
        <w:gridCol w:w="757"/>
        <w:gridCol w:w="1386"/>
        <w:gridCol w:w="1506"/>
      </w:tblGrid>
      <w:tr w14:paraId="25AEE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379AB961">
            <w:pPr>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45C680B3">
            <w:pPr>
              <w:snapToGrid w:val="0"/>
              <w:spacing w:before="70" w:after="70" w:line="240" w:lineRule="auto"/>
              <w:ind w:left="0" w:leftChars="0" w:right="0" w:rightChars="0" w:firstLine="0" w:firstLineChars="0"/>
              <w:jc w:val="center"/>
              <w:rPr>
                <w:b/>
                <w:sz w:val="21"/>
              </w:rPr>
            </w:pPr>
            <w:r>
              <w:rPr>
                <w:b/>
                <w:sz w:val="21"/>
                <w:szCs w:val="21"/>
              </w:rPr>
              <w:t>名称</w:t>
            </w:r>
          </w:p>
        </w:tc>
        <w:tc>
          <w:tcPr>
            <w:tcW w:w="0" w:type="auto"/>
            <w:shd w:val="clear" w:color="auto" w:fill="E7E6E6"/>
            <w:vAlign w:val="center"/>
          </w:tcPr>
          <w:p w14:paraId="6B443149">
            <w:pPr>
              <w:snapToGrid w:val="0"/>
              <w:spacing w:before="70" w:after="70" w:line="240" w:lineRule="auto"/>
              <w:ind w:left="0" w:leftChars="0" w:right="0" w:rightChars="0" w:firstLine="0" w:firstLineChars="0"/>
              <w:jc w:val="center"/>
              <w:rPr>
                <w:b/>
                <w:sz w:val="21"/>
              </w:rPr>
            </w:pPr>
            <w:r>
              <w:rPr>
                <w:b/>
                <w:sz w:val="21"/>
                <w:szCs w:val="21"/>
              </w:rPr>
              <w:t>建议规格</w:t>
            </w:r>
          </w:p>
        </w:tc>
        <w:tc>
          <w:tcPr>
            <w:tcW w:w="0" w:type="auto"/>
            <w:shd w:val="clear" w:color="auto" w:fill="E7E6E6"/>
            <w:vAlign w:val="center"/>
          </w:tcPr>
          <w:p w14:paraId="3223AAB1">
            <w:pPr>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1D5814CE">
            <w:pPr>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5722E7C5">
            <w:pPr>
              <w:snapToGrid w:val="0"/>
              <w:spacing w:before="70" w:after="70" w:line="240" w:lineRule="auto"/>
              <w:ind w:left="0" w:leftChars="0" w:right="0" w:rightChars="0" w:firstLine="0" w:firstLineChars="0"/>
              <w:jc w:val="center"/>
              <w:rPr>
                <w:b/>
                <w:sz w:val="21"/>
              </w:rPr>
            </w:pPr>
            <w:r>
              <w:rPr>
                <w:b/>
                <w:sz w:val="21"/>
                <w:szCs w:val="21"/>
              </w:rPr>
              <w:t>单位</w:t>
            </w:r>
          </w:p>
        </w:tc>
        <w:tc>
          <w:tcPr>
            <w:tcW w:w="1386" w:type="dxa"/>
            <w:shd w:val="clear" w:color="auto" w:fill="E7E6E6"/>
            <w:vAlign w:val="center"/>
          </w:tcPr>
          <w:p w14:paraId="71224E99">
            <w:pPr>
              <w:snapToGrid w:val="0"/>
              <w:spacing w:before="70" w:after="70" w:line="240" w:lineRule="auto"/>
              <w:ind w:left="0" w:leftChars="0" w:right="0" w:rightChars="0" w:firstLine="0" w:firstLineChars="0"/>
              <w:jc w:val="center"/>
              <w:rPr>
                <w:b/>
                <w:sz w:val="21"/>
              </w:rPr>
            </w:pPr>
            <w:r>
              <w:rPr>
                <w:b/>
                <w:sz w:val="21"/>
                <w:szCs w:val="21"/>
              </w:rPr>
              <w:t>用途</w:t>
            </w:r>
          </w:p>
        </w:tc>
        <w:tc>
          <w:tcPr>
            <w:tcW w:w="1506" w:type="dxa"/>
            <w:shd w:val="clear" w:color="auto" w:fill="E7E6E6"/>
            <w:vAlign w:val="center"/>
          </w:tcPr>
          <w:p w14:paraId="4C2E4236">
            <w:pPr>
              <w:snapToGrid w:val="0"/>
              <w:spacing w:before="70" w:after="70" w:line="240" w:lineRule="auto"/>
              <w:ind w:left="0" w:leftChars="0" w:right="0" w:rightChars="0" w:firstLine="0" w:firstLineChars="0"/>
              <w:jc w:val="center"/>
              <w:rPr>
                <w:b/>
                <w:sz w:val="21"/>
              </w:rPr>
            </w:pPr>
            <w:r>
              <w:rPr>
                <w:b/>
                <w:sz w:val="21"/>
                <w:szCs w:val="21"/>
              </w:rPr>
              <w:t>备注</w:t>
            </w:r>
          </w:p>
        </w:tc>
      </w:tr>
      <w:tr w14:paraId="04CE2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2693ABA">
            <w:pPr>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59FED60C">
            <w:pPr>
              <w:snapToGrid w:val="0"/>
              <w:spacing w:before="70" w:after="70" w:line="240" w:lineRule="auto"/>
              <w:ind w:left="0" w:leftChars="0" w:right="0" w:rightChars="0" w:firstLine="0" w:firstLineChars="0"/>
              <w:jc w:val="left"/>
              <w:rPr>
                <w:sz w:val="21"/>
              </w:rPr>
            </w:pPr>
            <w:r>
              <w:rPr>
                <w:sz w:val="21"/>
                <w:szCs w:val="21"/>
              </w:rPr>
              <w:t>现场工控机</w:t>
            </w:r>
          </w:p>
        </w:tc>
        <w:tc>
          <w:tcPr>
            <w:tcW w:w="0" w:type="auto"/>
            <w:vAlign w:val="center"/>
          </w:tcPr>
          <w:p w14:paraId="20667A74">
            <w:pPr>
              <w:snapToGrid w:val="0"/>
              <w:spacing w:before="70" w:after="70" w:line="240" w:lineRule="auto"/>
              <w:ind w:left="0" w:leftChars="0" w:right="0" w:rightChars="0" w:firstLine="0" w:firstLineChars="0"/>
              <w:jc w:val="left"/>
              <w:rPr>
                <w:sz w:val="21"/>
              </w:rPr>
            </w:pPr>
            <w:r>
              <w:rPr>
                <w:sz w:val="21"/>
                <w:szCs w:val="21"/>
              </w:rPr>
              <w:t>加固型</w:t>
            </w:r>
          </w:p>
        </w:tc>
        <w:tc>
          <w:tcPr>
            <w:tcW w:w="0" w:type="auto"/>
            <w:vAlign w:val="center"/>
          </w:tcPr>
          <w:p w14:paraId="167483CB">
            <w:pPr>
              <w:snapToGrid w:val="0"/>
              <w:spacing w:before="70" w:after="70" w:line="240" w:lineRule="auto"/>
              <w:ind w:left="0" w:leftChars="0" w:right="0" w:rightChars="0" w:firstLine="0" w:firstLineChars="0"/>
              <w:jc w:val="left"/>
              <w:rPr>
                <w:sz w:val="21"/>
              </w:rPr>
            </w:pPr>
            <w:r>
              <w:rPr>
                <w:sz w:val="21"/>
                <w:szCs w:val="21"/>
              </w:rPr>
              <w:t>CPU ≥8 核，内存 ≥64 GB，宽温 -10～50 ℃</w:t>
            </w:r>
          </w:p>
        </w:tc>
        <w:tc>
          <w:tcPr>
            <w:tcW w:w="757" w:type="dxa"/>
            <w:vAlign w:val="center"/>
          </w:tcPr>
          <w:p w14:paraId="0EF0B972">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40714D1">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5EB67DED">
            <w:pPr>
              <w:snapToGrid w:val="0"/>
              <w:spacing w:before="70" w:after="70" w:line="240" w:lineRule="auto"/>
              <w:ind w:left="0" w:leftChars="0" w:right="0" w:rightChars="0" w:firstLine="0" w:firstLineChars="0"/>
              <w:jc w:val="left"/>
              <w:rPr>
                <w:sz w:val="21"/>
              </w:rPr>
            </w:pPr>
            <w:r>
              <w:rPr>
                <w:sz w:val="21"/>
                <w:szCs w:val="21"/>
              </w:rPr>
              <w:t>现场预处理</w:t>
            </w:r>
          </w:p>
        </w:tc>
        <w:tc>
          <w:tcPr>
            <w:tcW w:w="1506" w:type="dxa"/>
            <w:vAlign w:val="center"/>
          </w:tcPr>
          <w:p w14:paraId="1A09CB6F">
            <w:pPr>
              <w:snapToGrid w:val="0"/>
              <w:spacing w:before="70" w:after="70" w:line="240" w:lineRule="auto"/>
              <w:ind w:left="0" w:leftChars="0" w:right="0" w:rightChars="0" w:firstLine="0" w:firstLineChars="0"/>
              <w:jc w:val="left"/>
              <w:rPr>
                <w:sz w:val="21"/>
              </w:rPr>
            </w:pPr>
            <w:r>
              <w:rPr>
                <w:sz w:val="21"/>
                <w:szCs w:val="21"/>
              </w:rPr>
              <w:t>防震硬盘</w:t>
            </w:r>
          </w:p>
        </w:tc>
      </w:tr>
      <w:tr w14:paraId="796AD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4F1C0C0">
            <w:pPr>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797C6A73">
            <w:pPr>
              <w:snapToGrid w:val="0"/>
              <w:spacing w:before="70" w:after="70" w:line="240" w:lineRule="auto"/>
              <w:ind w:left="0" w:leftChars="0" w:right="0" w:rightChars="0" w:firstLine="0" w:firstLineChars="0"/>
              <w:jc w:val="left"/>
              <w:rPr>
                <w:sz w:val="21"/>
              </w:rPr>
            </w:pPr>
            <w:r>
              <w:rPr>
                <w:sz w:val="21"/>
                <w:szCs w:val="21"/>
              </w:rPr>
              <w:t>移动工作站</w:t>
            </w:r>
          </w:p>
        </w:tc>
        <w:tc>
          <w:tcPr>
            <w:tcW w:w="0" w:type="auto"/>
            <w:vAlign w:val="center"/>
          </w:tcPr>
          <w:p w14:paraId="350CC2C7">
            <w:pPr>
              <w:snapToGrid w:val="0"/>
              <w:spacing w:before="70" w:after="70" w:line="240" w:lineRule="auto"/>
              <w:ind w:left="0" w:leftChars="0" w:right="0" w:rightChars="0" w:firstLine="0" w:firstLineChars="0"/>
              <w:jc w:val="left"/>
              <w:rPr>
                <w:sz w:val="21"/>
              </w:rPr>
            </w:pPr>
            <w:r>
              <w:rPr>
                <w:sz w:val="21"/>
                <w:szCs w:val="21"/>
              </w:rPr>
              <w:t>高性能</w:t>
            </w:r>
          </w:p>
        </w:tc>
        <w:tc>
          <w:tcPr>
            <w:tcW w:w="0" w:type="auto"/>
            <w:vAlign w:val="center"/>
          </w:tcPr>
          <w:p w14:paraId="45990FA7">
            <w:pPr>
              <w:snapToGrid w:val="0"/>
              <w:spacing w:before="70" w:after="70" w:line="240" w:lineRule="auto"/>
              <w:ind w:left="0" w:leftChars="0" w:right="0" w:rightChars="0" w:firstLine="0" w:firstLineChars="0"/>
              <w:jc w:val="left"/>
              <w:rPr>
                <w:sz w:val="21"/>
              </w:rPr>
            </w:pPr>
            <w:r>
              <w:rPr>
                <w:sz w:val="21"/>
                <w:szCs w:val="21"/>
              </w:rPr>
              <w:t>CPU ≥16 核，内存 ≥128 GB，专业显卡</w:t>
            </w:r>
          </w:p>
        </w:tc>
        <w:tc>
          <w:tcPr>
            <w:tcW w:w="757" w:type="dxa"/>
            <w:vAlign w:val="center"/>
          </w:tcPr>
          <w:p w14:paraId="1BFA5ED3">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F14805E">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008D8D70">
            <w:pPr>
              <w:snapToGrid w:val="0"/>
              <w:spacing w:before="70" w:after="70" w:line="240" w:lineRule="auto"/>
              <w:ind w:left="0" w:leftChars="0" w:right="0" w:rightChars="0" w:firstLine="0" w:firstLineChars="0"/>
              <w:jc w:val="left"/>
              <w:rPr>
                <w:sz w:val="21"/>
              </w:rPr>
            </w:pPr>
            <w:r>
              <w:rPr>
                <w:sz w:val="21"/>
                <w:szCs w:val="21"/>
              </w:rPr>
              <w:t>现场质检</w:t>
            </w:r>
          </w:p>
        </w:tc>
        <w:tc>
          <w:tcPr>
            <w:tcW w:w="1506" w:type="dxa"/>
            <w:vAlign w:val="center"/>
          </w:tcPr>
          <w:p w14:paraId="5177BBC2">
            <w:pPr>
              <w:snapToGrid w:val="0"/>
              <w:spacing w:before="70" w:after="70" w:line="240" w:lineRule="auto"/>
              <w:ind w:left="0" w:leftChars="0" w:right="0" w:rightChars="0" w:firstLine="0" w:firstLineChars="0"/>
              <w:jc w:val="left"/>
              <w:rPr>
                <w:sz w:val="21"/>
              </w:rPr>
            </w:pPr>
            <w:r>
              <w:rPr>
                <w:rFonts w:hint="eastAsia"/>
                <w:sz w:val="21"/>
                <w:szCs w:val="21"/>
              </w:rPr>
              <w:t>-</w:t>
            </w:r>
          </w:p>
        </w:tc>
      </w:tr>
      <w:tr w14:paraId="1DEEC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21C3EB2">
            <w:pPr>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609DF3A0">
            <w:pPr>
              <w:snapToGrid w:val="0"/>
              <w:spacing w:before="70" w:after="70" w:line="240" w:lineRule="auto"/>
              <w:ind w:left="0" w:leftChars="0" w:right="0" w:rightChars="0" w:firstLine="0" w:firstLineChars="0"/>
              <w:jc w:val="left"/>
              <w:rPr>
                <w:sz w:val="21"/>
              </w:rPr>
            </w:pPr>
            <w:r>
              <w:rPr>
                <w:sz w:val="21"/>
                <w:szCs w:val="21"/>
              </w:rPr>
              <w:t>计算服务器</w:t>
            </w:r>
          </w:p>
        </w:tc>
        <w:tc>
          <w:tcPr>
            <w:tcW w:w="0" w:type="auto"/>
            <w:vAlign w:val="center"/>
          </w:tcPr>
          <w:p w14:paraId="26982D79">
            <w:pPr>
              <w:snapToGrid w:val="0"/>
              <w:spacing w:before="70" w:after="70" w:line="240" w:lineRule="auto"/>
              <w:ind w:left="0" w:leftChars="0" w:right="0" w:rightChars="0" w:firstLine="0" w:firstLineChars="0"/>
              <w:jc w:val="left"/>
              <w:rPr>
                <w:sz w:val="21"/>
              </w:rPr>
            </w:pPr>
            <w:r>
              <w:rPr>
                <w:sz w:val="21"/>
                <w:szCs w:val="21"/>
              </w:rPr>
              <w:t>GPU 服务器</w:t>
            </w:r>
          </w:p>
        </w:tc>
        <w:tc>
          <w:tcPr>
            <w:tcW w:w="0" w:type="auto"/>
            <w:vAlign w:val="center"/>
          </w:tcPr>
          <w:p w14:paraId="37154776">
            <w:pPr>
              <w:snapToGrid w:val="0"/>
              <w:spacing w:before="70" w:after="70" w:line="240" w:lineRule="auto"/>
              <w:ind w:left="0" w:leftChars="0" w:right="0" w:rightChars="0" w:firstLine="0" w:firstLineChars="0"/>
              <w:jc w:val="left"/>
              <w:rPr>
                <w:sz w:val="21"/>
              </w:rPr>
            </w:pPr>
            <w:r>
              <w:rPr>
                <w:sz w:val="21"/>
                <w:szCs w:val="21"/>
              </w:rPr>
              <w:t>GPU ≥2 卡（显存 ≥48 GB/卡），内存 ≥512 GB</w:t>
            </w:r>
          </w:p>
        </w:tc>
        <w:tc>
          <w:tcPr>
            <w:tcW w:w="757" w:type="dxa"/>
            <w:vAlign w:val="center"/>
          </w:tcPr>
          <w:p w14:paraId="46633ECD">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86D1C81">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3CEB7F7E">
            <w:pPr>
              <w:snapToGrid w:val="0"/>
              <w:spacing w:before="70" w:after="70" w:line="240" w:lineRule="auto"/>
              <w:ind w:left="0" w:leftChars="0" w:right="0" w:rightChars="0" w:firstLine="0" w:firstLineChars="0"/>
              <w:jc w:val="left"/>
              <w:rPr>
                <w:sz w:val="21"/>
              </w:rPr>
            </w:pPr>
            <w:r>
              <w:rPr>
                <w:sz w:val="21"/>
                <w:szCs w:val="21"/>
              </w:rPr>
              <w:t>后台重建与训练</w:t>
            </w:r>
          </w:p>
        </w:tc>
        <w:tc>
          <w:tcPr>
            <w:tcW w:w="1506" w:type="dxa"/>
            <w:vAlign w:val="center"/>
          </w:tcPr>
          <w:p w14:paraId="3186DD91">
            <w:pPr>
              <w:snapToGrid w:val="0"/>
              <w:spacing w:before="70" w:after="70" w:line="240" w:lineRule="auto"/>
              <w:ind w:left="0" w:leftChars="0" w:right="0" w:rightChars="0" w:firstLine="0" w:firstLineChars="0"/>
              <w:jc w:val="left"/>
              <w:rPr>
                <w:sz w:val="21"/>
              </w:rPr>
            </w:pPr>
            <w:r>
              <w:rPr>
                <w:sz w:val="21"/>
                <w:szCs w:val="21"/>
              </w:rPr>
              <w:t>可弹性扩容</w:t>
            </w:r>
          </w:p>
        </w:tc>
      </w:tr>
      <w:tr w14:paraId="5D68F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B5C74AC">
            <w:pPr>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54F4D9D4">
            <w:pPr>
              <w:snapToGrid w:val="0"/>
              <w:spacing w:before="70" w:after="70" w:line="240" w:lineRule="auto"/>
              <w:ind w:left="0" w:leftChars="0" w:right="0" w:rightChars="0" w:firstLine="0" w:firstLineChars="0"/>
              <w:jc w:val="left"/>
              <w:rPr>
                <w:sz w:val="21"/>
              </w:rPr>
            </w:pPr>
            <w:r>
              <w:rPr>
                <w:sz w:val="21"/>
                <w:szCs w:val="21"/>
              </w:rPr>
              <w:t>存储阵列</w:t>
            </w:r>
          </w:p>
        </w:tc>
        <w:tc>
          <w:tcPr>
            <w:tcW w:w="0" w:type="auto"/>
            <w:vAlign w:val="center"/>
          </w:tcPr>
          <w:p w14:paraId="505570DB">
            <w:pPr>
              <w:snapToGrid w:val="0"/>
              <w:spacing w:before="70" w:after="70" w:line="240" w:lineRule="auto"/>
              <w:ind w:left="0" w:leftChars="0" w:right="0" w:rightChars="0" w:firstLine="0" w:firstLineChars="0"/>
              <w:jc w:val="left"/>
              <w:rPr>
                <w:sz w:val="21"/>
              </w:rPr>
            </w:pPr>
            <w:r>
              <w:rPr>
                <w:sz w:val="21"/>
                <w:szCs w:val="21"/>
              </w:rPr>
              <w:t>企业级</w:t>
            </w:r>
          </w:p>
        </w:tc>
        <w:tc>
          <w:tcPr>
            <w:tcW w:w="0" w:type="auto"/>
            <w:vAlign w:val="center"/>
          </w:tcPr>
          <w:p w14:paraId="78D76F66">
            <w:pPr>
              <w:snapToGrid w:val="0"/>
              <w:spacing w:before="70" w:after="70" w:line="240" w:lineRule="auto"/>
              <w:ind w:left="0" w:leftChars="0" w:right="0" w:rightChars="0" w:firstLine="0" w:firstLineChars="0"/>
              <w:jc w:val="left"/>
              <w:rPr>
                <w:sz w:val="21"/>
              </w:rPr>
            </w:pPr>
            <w:r>
              <w:rPr>
                <w:sz w:val="21"/>
                <w:szCs w:val="21"/>
              </w:rPr>
              <w:t>可用容量 ≥200 TB，RAID6，支持快照</w:t>
            </w:r>
          </w:p>
        </w:tc>
        <w:tc>
          <w:tcPr>
            <w:tcW w:w="757" w:type="dxa"/>
            <w:vAlign w:val="center"/>
          </w:tcPr>
          <w:p w14:paraId="7BD9A731">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7F00ED7">
            <w:pPr>
              <w:snapToGrid w:val="0"/>
              <w:spacing w:before="70" w:after="70" w:line="240" w:lineRule="auto"/>
              <w:ind w:left="0" w:leftChars="0" w:right="0" w:rightChars="0" w:firstLine="0" w:firstLineChars="0"/>
              <w:jc w:val="center"/>
              <w:rPr>
                <w:sz w:val="21"/>
              </w:rPr>
            </w:pPr>
            <w:r>
              <w:rPr>
                <w:sz w:val="21"/>
                <w:szCs w:val="21"/>
              </w:rPr>
              <w:t>套</w:t>
            </w:r>
          </w:p>
        </w:tc>
        <w:tc>
          <w:tcPr>
            <w:tcW w:w="1386" w:type="dxa"/>
            <w:vAlign w:val="center"/>
          </w:tcPr>
          <w:p w14:paraId="7F763AAC">
            <w:pPr>
              <w:snapToGrid w:val="0"/>
              <w:spacing w:before="70" w:after="70" w:line="240" w:lineRule="auto"/>
              <w:ind w:left="0" w:leftChars="0" w:right="0" w:rightChars="0" w:firstLine="0" w:firstLineChars="0"/>
              <w:jc w:val="left"/>
              <w:rPr>
                <w:sz w:val="21"/>
              </w:rPr>
            </w:pPr>
            <w:r>
              <w:rPr>
                <w:sz w:val="21"/>
                <w:szCs w:val="21"/>
              </w:rPr>
              <w:t>原始与成果存储</w:t>
            </w:r>
          </w:p>
        </w:tc>
        <w:tc>
          <w:tcPr>
            <w:tcW w:w="1506" w:type="dxa"/>
            <w:vAlign w:val="center"/>
          </w:tcPr>
          <w:p w14:paraId="75B5E040">
            <w:pPr>
              <w:snapToGrid w:val="0"/>
              <w:spacing w:before="70" w:after="70" w:line="240" w:lineRule="auto"/>
              <w:ind w:left="0" w:leftChars="0" w:right="0" w:rightChars="0" w:firstLine="0" w:firstLineChars="0"/>
              <w:jc w:val="left"/>
              <w:rPr>
                <w:sz w:val="21"/>
              </w:rPr>
            </w:pPr>
            <w:r>
              <w:rPr>
                <w:sz w:val="21"/>
                <w:szCs w:val="21"/>
              </w:rPr>
              <w:t>双副本</w:t>
            </w:r>
          </w:p>
        </w:tc>
      </w:tr>
      <w:tr w14:paraId="4C53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FAD6618">
            <w:pPr>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5A327B63">
            <w:pPr>
              <w:snapToGrid w:val="0"/>
              <w:spacing w:before="70" w:after="70" w:line="240" w:lineRule="auto"/>
              <w:ind w:left="0" w:leftChars="0" w:right="0" w:rightChars="0" w:firstLine="0" w:firstLineChars="0"/>
              <w:jc w:val="left"/>
              <w:rPr>
                <w:sz w:val="21"/>
              </w:rPr>
            </w:pPr>
            <w:r>
              <w:rPr>
                <w:sz w:val="21"/>
                <w:szCs w:val="21"/>
              </w:rPr>
              <w:t>备份存储</w:t>
            </w:r>
          </w:p>
        </w:tc>
        <w:tc>
          <w:tcPr>
            <w:tcW w:w="0" w:type="auto"/>
            <w:vAlign w:val="center"/>
          </w:tcPr>
          <w:p w14:paraId="5DB4688B">
            <w:pPr>
              <w:snapToGrid w:val="0"/>
              <w:spacing w:before="70" w:after="70" w:line="240" w:lineRule="auto"/>
              <w:ind w:left="0" w:leftChars="0" w:right="0" w:rightChars="0" w:firstLine="0" w:firstLineChars="0"/>
              <w:jc w:val="left"/>
              <w:rPr>
                <w:sz w:val="21"/>
              </w:rPr>
            </w:pPr>
            <w:r>
              <w:rPr>
                <w:sz w:val="21"/>
                <w:szCs w:val="21"/>
              </w:rPr>
              <w:t>磁带/异地</w:t>
            </w:r>
          </w:p>
        </w:tc>
        <w:tc>
          <w:tcPr>
            <w:tcW w:w="0" w:type="auto"/>
            <w:vAlign w:val="center"/>
          </w:tcPr>
          <w:p w14:paraId="6D1B85B1">
            <w:pPr>
              <w:snapToGrid w:val="0"/>
              <w:spacing w:before="70" w:after="70" w:line="240" w:lineRule="auto"/>
              <w:ind w:left="0" w:leftChars="0" w:right="0" w:rightChars="0" w:firstLine="0" w:firstLineChars="0"/>
              <w:jc w:val="left"/>
              <w:rPr>
                <w:sz w:val="21"/>
              </w:rPr>
            </w:pPr>
            <w:r>
              <w:rPr>
                <w:sz w:val="21"/>
                <w:szCs w:val="21"/>
              </w:rPr>
              <w:t>容量 ≥100 TB，离线保存</w:t>
            </w:r>
          </w:p>
        </w:tc>
        <w:tc>
          <w:tcPr>
            <w:tcW w:w="757" w:type="dxa"/>
            <w:vAlign w:val="center"/>
          </w:tcPr>
          <w:p w14:paraId="53E4D86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D4EC010">
            <w:pPr>
              <w:snapToGrid w:val="0"/>
              <w:spacing w:before="70" w:after="70" w:line="240" w:lineRule="auto"/>
              <w:ind w:left="0" w:leftChars="0" w:right="0" w:rightChars="0" w:firstLine="0" w:firstLineChars="0"/>
              <w:jc w:val="center"/>
              <w:rPr>
                <w:sz w:val="21"/>
              </w:rPr>
            </w:pPr>
            <w:r>
              <w:rPr>
                <w:sz w:val="21"/>
                <w:szCs w:val="21"/>
              </w:rPr>
              <w:t>套</w:t>
            </w:r>
          </w:p>
        </w:tc>
        <w:tc>
          <w:tcPr>
            <w:tcW w:w="1386" w:type="dxa"/>
            <w:vAlign w:val="center"/>
          </w:tcPr>
          <w:p w14:paraId="212AD4B8">
            <w:pPr>
              <w:snapToGrid w:val="0"/>
              <w:spacing w:before="70" w:after="70" w:line="240" w:lineRule="auto"/>
              <w:ind w:left="0" w:leftChars="0" w:right="0" w:rightChars="0" w:firstLine="0" w:firstLineChars="0"/>
              <w:jc w:val="left"/>
              <w:rPr>
                <w:sz w:val="21"/>
              </w:rPr>
            </w:pPr>
            <w:r>
              <w:rPr>
                <w:sz w:val="21"/>
                <w:szCs w:val="21"/>
              </w:rPr>
              <w:t>冷备</w:t>
            </w:r>
          </w:p>
        </w:tc>
        <w:tc>
          <w:tcPr>
            <w:tcW w:w="1506" w:type="dxa"/>
            <w:vAlign w:val="center"/>
          </w:tcPr>
          <w:p w14:paraId="032F6573">
            <w:pPr>
              <w:snapToGrid w:val="0"/>
              <w:spacing w:before="70" w:after="70" w:line="240" w:lineRule="auto"/>
              <w:ind w:left="0" w:leftChars="0" w:right="0" w:rightChars="0" w:firstLine="0" w:firstLineChars="0"/>
              <w:jc w:val="left"/>
              <w:rPr>
                <w:sz w:val="21"/>
              </w:rPr>
            </w:pPr>
            <w:r>
              <w:rPr>
                <w:sz w:val="21"/>
                <w:szCs w:val="21"/>
              </w:rPr>
              <w:t>年度归档</w:t>
            </w:r>
          </w:p>
        </w:tc>
      </w:tr>
      <w:tr w14:paraId="46457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C942DAE">
            <w:pPr>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1BA93F9C">
            <w:pPr>
              <w:snapToGrid w:val="0"/>
              <w:spacing w:before="70" w:after="70" w:line="240" w:lineRule="auto"/>
              <w:ind w:left="0" w:leftChars="0" w:right="0" w:rightChars="0" w:firstLine="0" w:firstLineChars="0"/>
              <w:jc w:val="left"/>
              <w:rPr>
                <w:sz w:val="21"/>
              </w:rPr>
            </w:pPr>
            <w:r>
              <w:rPr>
                <w:sz w:val="21"/>
                <w:szCs w:val="21"/>
              </w:rPr>
              <w:t>交换机</w:t>
            </w:r>
          </w:p>
        </w:tc>
        <w:tc>
          <w:tcPr>
            <w:tcW w:w="0" w:type="auto"/>
            <w:vAlign w:val="center"/>
          </w:tcPr>
          <w:p w14:paraId="46F9FD84">
            <w:pPr>
              <w:snapToGrid w:val="0"/>
              <w:spacing w:before="70" w:after="70" w:line="240" w:lineRule="auto"/>
              <w:ind w:left="0" w:leftChars="0" w:right="0" w:rightChars="0" w:firstLine="0" w:firstLineChars="0"/>
              <w:jc w:val="left"/>
              <w:rPr>
                <w:sz w:val="21"/>
              </w:rPr>
            </w:pPr>
            <w:r>
              <w:rPr>
                <w:sz w:val="21"/>
                <w:szCs w:val="21"/>
              </w:rPr>
              <w:t>万兆</w:t>
            </w:r>
          </w:p>
        </w:tc>
        <w:tc>
          <w:tcPr>
            <w:tcW w:w="0" w:type="auto"/>
            <w:vAlign w:val="center"/>
          </w:tcPr>
          <w:p w14:paraId="7F7F937B">
            <w:pPr>
              <w:snapToGrid w:val="0"/>
              <w:spacing w:before="70" w:after="70" w:line="240" w:lineRule="auto"/>
              <w:ind w:left="0" w:leftChars="0" w:right="0" w:rightChars="0" w:firstLine="0" w:firstLineChars="0"/>
              <w:jc w:val="left"/>
              <w:rPr>
                <w:sz w:val="21"/>
              </w:rPr>
            </w:pPr>
            <w:r>
              <w:rPr>
                <w:sz w:val="21"/>
                <w:szCs w:val="21"/>
              </w:rPr>
              <w:t>端口 ≥24，支持 VLAN 与端口隔离</w:t>
            </w:r>
          </w:p>
        </w:tc>
        <w:tc>
          <w:tcPr>
            <w:tcW w:w="757" w:type="dxa"/>
            <w:vAlign w:val="center"/>
          </w:tcPr>
          <w:p w14:paraId="5C49D06A">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6CD60BB">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6004A0D3">
            <w:pPr>
              <w:snapToGrid w:val="0"/>
              <w:spacing w:before="70" w:after="70" w:line="240" w:lineRule="auto"/>
              <w:ind w:left="0" w:leftChars="0" w:right="0" w:rightChars="0" w:firstLine="0" w:firstLineChars="0"/>
              <w:jc w:val="left"/>
              <w:rPr>
                <w:sz w:val="21"/>
              </w:rPr>
            </w:pPr>
            <w:r>
              <w:rPr>
                <w:sz w:val="21"/>
                <w:szCs w:val="21"/>
              </w:rPr>
              <w:t>局域组网</w:t>
            </w:r>
          </w:p>
        </w:tc>
        <w:tc>
          <w:tcPr>
            <w:tcW w:w="1506" w:type="dxa"/>
            <w:vAlign w:val="center"/>
          </w:tcPr>
          <w:p w14:paraId="2C9AB604">
            <w:pPr>
              <w:snapToGrid w:val="0"/>
              <w:spacing w:before="70" w:after="70" w:line="240" w:lineRule="auto"/>
              <w:ind w:left="0" w:leftChars="0" w:right="0" w:rightChars="0" w:firstLine="0" w:firstLineChars="0"/>
              <w:jc w:val="left"/>
              <w:rPr>
                <w:sz w:val="21"/>
              </w:rPr>
            </w:pPr>
            <w:r>
              <w:rPr>
                <w:sz w:val="21"/>
                <w:szCs w:val="21"/>
              </w:rPr>
              <w:t>内外网分离</w:t>
            </w:r>
          </w:p>
        </w:tc>
      </w:tr>
      <w:tr w14:paraId="4ECBE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22C46B9">
            <w:pPr>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27A215F4">
            <w:pPr>
              <w:snapToGrid w:val="0"/>
              <w:spacing w:before="70" w:after="70" w:line="240" w:lineRule="auto"/>
              <w:ind w:left="0" w:leftChars="0" w:right="0" w:rightChars="0" w:firstLine="0" w:firstLineChars="0"/>
              <w:jc w:val="left"/>
              <w:rPr>
                <w:sz w:val="21"/>
              </w:rPr>
            </w:pPr>
            <w:r>
              <w:rPr>
                <w:sz w:val="21"/>
                <w:szCs w:val="21"/>
              </w:rPr>
              <w:t>防火墙</w:t>
            </w:r>
          </w:p>
        </w:tc>
        <w:tc>
          <w:tcPr>
            <w:tcW w:w="0" w:type="auto"/>
            <w:vAlign w:val="center"/>
          </w:tcPr>
          <w:p w14:paraId="1030F71A">
            <w:pPr>
              <w:snapToGrid w:val="0"/>
              <w:spacing w:before="70" w:after="70" w:line="240" w:lineRule="auto"/>
              <w:ind w:left="0" w:leftChars="0" w:right="0" w:rightChars="0" w:firstLine="0" w:firstLineChars="0"/>
              <w:jc w:val="left"/>
              <w:rPr>
                <w:sz w:val="21"/>
              </w:rPr>
            </w:pPr>
            <w:r>
              <w:rPr>
                <w:sz w:val="21"/>
                <w:szCs w:val="21"/>
              </w:rPr>
              <w:t>下一代</w:t>
            </w:r>
          </w:p>
        </w:tc>
        <w:tc>
          <w:tcPr>
            <w:tcW w:w="0" w:type="auto"/>
            <w:vAlign w:val="center"/>
          </w:tcPr>
          <w:p w14:paraId="41846288">
            <w:pPr>
              <w:snapToGrid w:val="0"/>
              <w:spacing w:before="70" w:after="70" w:line="240" w:lineRule="auto"/>
              <w:ind w:left="0" w:leftChars="0" w:right="0" w:rightChars="0" w:firstLine="0" w:firstLineChars="0"/>
              <w:jc w:val="left"/>
              <w:rPr>
                <w:sz w:val="21"/>
              </w:rPr>
            </w:pPr>
            <w:r>
              <w:rPr>
                <w:sz w:val="21"/>
                <w:szCs w:val="21"/>
              </w:rPr>
              <w:t>含入侵检测、访问控制、日志审计</w:t>
            </w:r>
          </w:p>
        </w:tc>
        <w:tc>
          <w:tcPr>
            <w:tcW w:w="757" w:type="dxa"/>
            <w:vAlign w:val="center"/>
          </w:tcPr>
          <w:p w14:paraId="0EC4DD31">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16655DA">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3DF856C0">
            <w:pPr>
              <w:snapToGrid w:val="0"/>
              <w:spacing w:before="70" w:after="70" w:line="240" w:lineRule="auto"/>
              <w:ind w:left="0" w:leftChars="0" w:right="0" w:rightChars="0" w:firstLine="0" w:firstLineChars="0"/>
              <w:jc w:val="left"/>
              <w:rPr>
                <w:sz w:val="21"/>
              </w:rPr>
            </w:pPr>
            <w:r>
              <w:rPr>
                <w:sz w:val="21"/>
                <w:szCs w:val="21"/>
              </w:rPr>
              <w:t>网络安全</w:t>
            </w:r>
          </w:p>
        </w:tc>
        <w:tc>
          <w:tcPr>
            <w:tcW w:w="1506" w:type="dxa"/>
            <w:vAlign w:val="center"/>
          </w:tcPr>
          <w:p w14:paraId="7B24D352">
            <w:pPr>
              <w:snapToGrid w:val="0"/>
              <w:spacing w:before="70" w:after="70" w:line="240" w:lineRule="auto"/>
              <w:ind w:left="0" w:leftChars="0" w:right="0" w:rightChars="0" w:firstLine="0" w:firstLineChars="0"/>
              <w:jc w:val="left"/>
              <w:rPr>
                <w:sz w:val="21"/>
              </w:rPr>
            </w:pPr>
            <w:r>
              <w:rPr>
                <w:sz w:val="21"/>
                <w:szCs w:val="21"/>
              </w:rPr>
              <w:t>与甲方网络对接需审批</w:t>
            </w:r>
          </w:p>
        </w:tc>
      </w:tr>
      <w:tr w14:paraId="12BB3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059587E">
            <w:pPr>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7EA47BA3">
            <w:pPr>
              <w:snapToGrid w:val="0"/>
              <w:spacing w:before="70" w:after="70" w:line="240" w:lineRule="auto"/>
              <w:ind w:left="0" w:leftChars="0" w:right="0" w:rightChars="0" w:firstLine="0" w:firstLineChars="0"/>
              <w:jc w:val="left"/>
              <w:rPr>
                <w:sz w:val="21"/>
              </w:rPr>
            </w:pPr>
            <w:r>
              <w:rPr>
                <w:sz w:val="21"/>
                <w:szCs w:val="21"/>
              </w:rPr>
              <w:t>UPS</w:t>
            </w:r>
          </w:p>
        </w:tc>
        <w:tc>
          <w:tcPr>
            <w:tcW w:w="0" w:type="auto"/>
            <w:vAlign w:val="center"/>
          </w:tcPr>
          <w:p w14:paraId="07282052">
            <w:pPr>
              <w:snapToGrid w:val="0"/>
              <w:spacing w:before="70" w:after="70" w:line="240" w:lineRule="auto"/>
              <w:ind w:left="0" w:leftChars="0" w:right="0" w:rightChars="0" w:firstLine="0" w:firstLineChars="0"/>
              <w:jc w:val="left"/>
              <w:rPr>
                <w:sz w:val="21"/>
              </w:rPr>
            </w:pPr>
            <w:r>
              <w:rPr>
                <w:sz w:val="21"/>
                <w:szCs w:val="21"/>
              </w:rPr>
              <w:t>在线式</w:t>
            </w:r>
          </w:p>
        </w:tc>
        <w:tc>
          <w:tcPr>
            <w:tcW w:w="0" w:type="auto"/>
            <w:vAlign w:val="center"/>
          </w:tcPr>
          <w:p w14:paraId="296C8E48">
            <w:pPr>
              <w:snapToGrid w:val="0"/>
              <w:spacing w:before="70" w:after="70" w:line="240" w:lineRule="auto"/>
              <w:ind w:left="0" w:leftChars="0" w:right="0" w:rightChars="0" w:firstLine="0" w:firstLineChars="0"/>
              <w:jc w:val="left"/>
              <w:rPr>
                <w:sz w:val="21"/>
              </w:rPr>
            </w:pPr>
            <w:r>
              <w:rPr>
                <w:sz w:val="21"/>
                <w:szCs w:val="21"/>
              </w:rPr>
              <w:t>功率 ≥3 kVA，续航 ≥15 min</w:t>
            </w:r>
          </w:p>
        </w:tc>
        <w:tc>
          <w:tcPr>
            <w:tcW w:w="757" w:type="dxa"/>
            <w:vAlign w:val="center"/>
          </w:tcPr>
          <w:p w14:paraId="449B253D">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EF08123">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3B96C560">
            <w:pPr>
              <w:snapToGrid w:val="0"/>
              <w:spacing w:before="70" w:after="70" w:line="240" w:lineRule="auto"/>
              <w:ind w:left="0" w:leftChars="0" w:right="0" w:rightChars="0" w:firstLine="0" w:firstLineChars="0"/>
              <w:jc w:val="left"/>
              <w:rPr>
                <w:sz w:val="21"/>
              </w:rPr>
            </w:pPr>
            <w:r>
              <w:rPr>
                <w:sz w:val="21"/>
                <w:szCs w:val="21"/>
              </w:rPr>
              <w:t>断电保护</w:t>
            </w:r>
          </w:p>
        </w:tc>
        <w:tc>
          <w:tcPr>
            <w:tcW w:w="1506" w:type="dxa"/>
            <w:vAlign w:val="center"/>
          </w:tcPr>
          <w:p w14:paraId="221ECD6B">
            <w:pPr>
              <w:snapToGrid w:val="0"/>
              <w:spacing w:before="70" w:after="70" w:line="240" w:lineRule="auto"/>
              <w:ind w:left="0" w:leftChars="0" w:right="0" w:rightChars="0" w:firstLine="0" w:firstLineChars="0"/>
              <w:jc w:val="left"/>
              <w:rPr>
                <w:sz w:val="21"/>
              </w:rPr>
            </w:pPr>
            <w:r>
              <w:rPr>
                <w:rFonts w:hint="eastAsia"/>
                <w:sz w:val="21"/>
                <w:szCs w:val="21"/>
              </w:rPr>
              <w:t>-</w:t>
            </w:r>
          </w:p>
        </w:tc>
      </w:tr>
      <w:tr w14:paraId="6AA12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35384FF">
            <w:pPr>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2621F75D">
            <w:pPr>
              <w:snapToGrid w:val="0"/>
              <w:spacing w:before="70" w:after="70" w:line="240" w:lineRule="auto"/>
              <w:ind w:left="0" w:leftChars="0" w:right="0" w:rightChars="0" w:firstLine="0" w:firstLineChars="0"/>
              <w:jc w:val="left"/>
              <w:rPr>
                <w:sz w:val="21"/>
              </w:rPr>
            </w:pPr>
            <w:r>
              <w:rPr>
                <w:sz w:val="21"/>
                <w:szCs w:val="21"/>
              </w:rPr>
              <w:t>便携显示器</w:t>
            </w:r>
          </w:p>
        </w:tc>
        <w:tc>
          <w:tcPr>
            <w:tcW w:w="0" w:type="auto"/>
            <w:vAlign w:val="center"/>
          </w:tcPr>
          <w:p w14:paraId="001B84A1">
            <w:pPr>
              <w:snapToGrid w:val="0"/>
              <w:spacing w:before="70" w:after="70" w:line="240" w:lineRule="auto"/>
              <w:ind w:left="0" w:leftChars="0" w:right="0" w:rightChars="0" w:firstLine="0" w:firstLineChars="0"/>
              <w:jc w:val="left"/>
              <w:rPr>
                <w:sz w:val="21"/>
              </w:rPr>
            </w:pPr>
            <w:r>
              <w:rPr>
                <w:sz w:val="21"/>
                <w:szCs w:val="21"/>
              </w:rPr>
              <w:t>高清</w:t>
            </w:r>
          </w:p>
        </w:tc>
        <w:tc>
          <w:tcPr>
            <w:tcW w:w="0" w:type="auto"/>
            <w:vAlign w:val="center"/>
          </w:tcPr>
          <w:p w14:paraId="3ABBBFCC">
            <w:pPr>
              <w:snapToGrid w:val="0"/>
              <w:spacing w:before="70" w:after="70" w:line="240" w:lineRule="auto"/>
              <w:ind w:left="0" w:leftChars="0" w:right="0" w:rightChars="0" w:firstLine="0" w:firstLineChars="0"/>
              <w:jc w:val="left"/>
              <w:rPr>
                <w:sz w:val="21"/>
              </w:rPr>
            </w:pPr>
            <w:r>
              <w:rPr>
                <w:sz w:val="21"/>
                <w:szCs w:val="21"/>
              </w:rPr>
              <w:t>尺寸 ≥15.6 英寸，亮度 ≥500 nit</w:t>
            </w:r>
          </w:p>
        </w:tc>
        <w:tc>
          <w:tcPr>
            <w:tcW w:w="757" w:type="dxa"/>
            <w:vAlign w:val="center"/>
          </w:tcPr>
          <w:p w14:paraId="4FB9CE80">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633E11D">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2F4FDC7E">
            <w:pPr>
              <w:snapToGrid w:val="0"/>
              <w:spacing w:before="70" w:after="70" w:line="240" w:lineRule="auto"/>
              <w:ind w:left="0" w:leftChars="0" w:right="0" w:rightChars="0" w:firstLine="0" w:firstLineChars="0"/>
              <w:jc w:val="left"/>
              <w:rPr>
                <w:sz w:val="21"/>
              </w:rPr>
            </w:pPr>
            <w:r>
              <w:rPr>
                <w:sz w:val="21"/>
                <w:szCs w:val="21"/>
              </w:rPr>
              <w:t>现场查看</w:t>
            </w:r>
          </w:p>
        </w:tc>
        <w:tc>
          <w:tcPr>
            <w:tcW w:w="1506" w:type="dxa"/>
            <w:vAlign w:val="center"/>
          </w:tcPr>
          <w:p w14:paraId="25CAA824">
            <w:pPr>
              <w:snapToGrid w:val="0"/>
              <w:spacing w:before="70" w:after="70" w:line="240" w:lineRule="auto"/>
              <w:ind w:left="0" w:leftChars="0" w:right="0" w:rightChars="0" w:firstLine="0" w:firstLineChars="0"/>
              <w:jc w:val="left"/>
              <w:rPr>
                <w:sz w:val="21"/>
              </w:rPr>
            </w:pPr>
            <w:r>
              <w:rPr>
                <w:rFonts w:hint="eastAsia"/>
                <w:sz w:val="21"/>
                <w:szCs w:val="21"/>
              </w:rPr>
              <w:t>-</w:t>
            </w:r>
          </w:p>
        </w:tc>
      </w:tr>
      <w:tr w14:paraId="23E0A6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42C0F561">
            <w:pPr>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7F925B15">
            <w:pPr>
              <w:snapToGrid w:val="0"/>
              <w:spacing w:before="70" w:after="70" w:line="240" w:lineRule="auto"/>
              <w:ind w:left="0" w:leftChars="0" w:right="0" w:rightChars="0" w:firstLine="0" w:firstLineChars="0"/>
              <w:jc w:val="left"/>
              <w:rPr>
                <w:sz w:val="21"/>
              </w:rPr>
            </w:pPr>
            <w:r>
              <w:rPr>
                <w:sz w:val="21"/>
                <w:szCs w:val="21"/>
              </w:rPr>
              <w:t>加密移动硬盘</w:t>
            </w:r>
          </w:p>
        </w:tc>
        <w:tc>
          <w:tcPr>
            <w:tcW w:w="0" w:type="auto"/>
            <w:vAlign w:val="center"/>
          </w:tcPr>
          <w:p w14:paraId="2CBD3475">
            <w:pPr>
              <w:snapToGrid w:val="0"/>
              <w:spacing w:before="70" w:after="70" w:line="240" w:lineRule="auto"/>
              <w:ind w:left="0" w:leftChars="0" w:right="0" w:rightChars="0" w:firstLine="0" w:firstLineChars="0"/>
              <w:jc w:val="left"/>
              <w:rPr>
                <w:sz w:val="21"/>
              </w:rPr>
            </w:pPr>
            <w:r>
              <w:rPr>
                <w:sz w:val="21"/>
                <w:szCs w:val="21"/>
              </w:rPr>
              <w:t>硬件加密</w:t>
            </w:r>
          </w:p>
        </w:tc>
        <w:tc>
          <w:tcPr>
            <w:tcW w:w="0" w:type="auto"/>
            <w:vAlign w:val="center"/>
          </w:tcPr>
          <w:p w14:paraId="719241D8">
            <w:pPr>
              <w:snapToGrid w:val="0"/>
              <w:spacing w:before="70" w:after="70" w:line="240" w:lineRule="auto"/>
              <w:ind w:left="0" w:leftChars="0" w:right="0" w:rightChars="0" w:firstLine="0" w:firstLineChars="0"/>
              <w:jc w:val="left"/>
              <w:rPr>
                <w:sz w:val="21"/>
              </w:rPr>
            </w:pPr>
            <w:r>
              <w:rPr>
                <w:sz w:val="21"/>
                <w:szCs w:val="21"/>
              </w:rPr>
              <w:t>容量 ≥4 TB，AES-256</w:t>
            </w:r>
          </w:p>
        </w:tc>
        <w:tc>
          <w:tcPr>
            <w:tcW w:w="757" w:type="dxa"/>
            <w:vAlign w:val="center"/>
          </w:tcPr>
          <w:p w14:paraId="12F4F767">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AC3EEAD">
            <w:pPr>
              <w:snapToGrid w:val="0"/>
              <w:spacing w:before="70" w:after="70" w:line="240" w:lineRule="auto"/>
              <w:ind w:left="0" w:leftChars="0" w:right="0" w:rightChars="0" w:firstLine="0" w:firstLineChars="0"/>
              <w:jc w:val="center"/>
              <w:rPr>
                <w:sz w:val="21"/>
              </w:rPr>
            </w:pPr>
            <w:r>
              <w:rPr>
                <w:sz w:val="21"/>
                <w:szCs w:val="21"/>
              </w:rPr>
              <w:t>块</w:t>
            </w:r>
          </w:p>
        </w:tc>
        <w:tc>
          <w:tcPr>
            <w:tcW w:w="1386" w:type="dxa"/>
            <w:vAlign w:val="center"/>
          </w:tcPr>
          <w:p w14:paraId="29A84EE5">
            <w:pPr>
              <w:snapToGrid w:val="0"/>
              <w:spacing w:before="70" w:after="70" w:line="240" w:lineRule="auto"/>
              <w:ind w:left="0" w:leftChars="0" w:right="0" w:rightChars="0" w:firstLine="0" w:firstLineChars="0"/>
              <w:jc w:val="left"/>
              <w:rPr>
                <w:sz w:val="21"/>
              </w:rPr>
            </w:pPr>
            <w:r>
              <w:rPr>
                <w:sz w:val="21"/>
                <w:szCs w:val="21"/>
              </w:rPr>
              <w:t>数据转运</w:t>
            </w:r>
          </w:p>
        </w:tc>
        <w:tc>
          <w:tcPr>
            <w:tcW w:w="1506" w:type="dxa"/>
            <w:vAlign w:val="center"/>
          </w:tcPr>
          <w:p w14:paraId="38E77E2F">
            <w:pPr>
              <w:snapToGrid w:val="0"/>
              <w:spacing w:before="70" w:after="70" w:line="240" w:lineRule="auto"/>
              <w:ind w:left="0" w:leftChars="0" w:right="0" w:rightChars="0" w:firstLine="0" w:firstLineChars="0"/>
              <w:jc w:val="left"/>
              <w:rPr>
                <w:sz w:val="21"/>
              </w:rPr>
            </w:pPr>
            <w:r>
              <w:rPr>
                <w:sz w:val="21"/>
                <w:szCs w:val="21"/>
              </w:rPr>
              <w:t>登记领用</w:t>
            </w:r>
          </w:p>
        </w:tc>
      </w:tr>
      <w:tr w14:paraId="6C5C1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C600C4E">
            <w:pPr>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0BC5190E">
            <w:pPr>
              <w:snapToGrid w:val="0"/>
              <w:spacing w:before="70" w:after="70" w:line="240" w:lineRule="auto"/>
              <w:ind w:left="0" w:leftChars="0" w:right="0" w:rightChars="0" w:firstLine="0" w:firstLineChars="0"/>
              <w:jc w:val="left"/>
              <w:rPr>
                <w:sz w:val="21"/>
              </w:rPr>
            </w:pPr>
            <w:r>
              <w:rPr>
                <w:sz w:val="21"/>
                <w:szCs w:val="21"/>
              </w:rPr>
              <w:t>打印设备</w:t>
            </w:r>
          </w:p>
        </w:tc>
        <w:tc>
          <w:tcPr>
            <w:tcW w:w="0" w:type="auto"/>
            <w:vAlign w:val="center"/>
          </w:tcPr>
          <w:p w14:paraId="235EE65C">
            <w:pPr>
              <w:snapToGrid w:val="0"/>
              <w:spacing w:before="70" w:after="70" w:line="240" w:lineRule="auto"/>
              <w:ind w:left="0" w:leftChars="0" w:right="0" w:rightChars="0" w:firstLine="0" w:firstLineChars="0"/>
              <w:jc w:val="left"/>
              <w:rPr>
                <w:sz w:val="21"/>
              </w:rPr>
            </w:pPr>
            <w:r>
              <w:rPr>
                <w:sz w:val="21"/>
                <w:szCs w:val="21"/>
              </w:rPr>
              <w:t>便携</w:t>
            </w:r>
          </w:p>
        </w:tc>
        <w:tc>
          <w:tcPr>
            <w:tcW w:w="0" w:type="auto"/>
            <w:vAlign w:val="center"/>
          </w:tcPr>
          <w:p w14:paraId="0AB81AB6">
            <w:pPr>
              <w:snapToGrid w:val="0"/>
              <w:spacing w:before="70" w:after="70" w:line="240" w:lineRule="auto"/>
              <w:ind w:left="0" w:leftChars="0" w:right="0" w:rightChars="0" w:firstLine="0" w:firstLineChars="0"/>
              <w:jc w:val="left"/>
              <w:rPr>
                <w:sz w:val="21"/>
              </w:rPr>
            </w:pPr>
            <w:r>
              <w:rPr>
                <w:sz w:val="21"/>
                <w:szCs w:val="21"/>
              </w:rPr>
              <w:t>支持 A4 彩色，无线连接</w:t>
            </w:r>
          </w:p>
        </w:tc>
        <w:tc>
          <w:tcPr>
            <w:tcW w:w="757" w:type="dxa"/>
            <w:vAlign w:val="center"/>
          </w:tcPr>
          <w:p w14:paraId="53E56FF0">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4043064">
            <w:pPr>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4FC13CE0">
            <w:pPr>
              <w:snapToGrid w:val="0"/>
              <w:spacing w:before="70" w:after="70" w:line="240" w:lineRule="auto"/>
              <w:ind w:left="0" w:leftChars="0" w:right="0" w:rightChars="0" w:firstLine="0" w:firstLineChars="0"/>
              <w:jc w:val="left"/>
              <w:rPr>
                <w:sz w:val="21"/>
              </w:rPr>
            </w:pPr>
            <w:r>
              <w:rPr>
                <w:sz w:val="21"/>
                <w:szCs w:val="21"/>
              </w:rPr>
              <w:t>现场表单</w:t>
            </w:r>
          </w:p>
        </w:tc>
        <w:tc>
          <w:tcPr>
            <w:tcW w:w="1506" w:type="dxa"/>
            <w:vAlign w:val="center"/>
          </w:tcPr>
          <w:p w14:paraId="43494154">
            <w:pPr>
              <w:snapToGrid w:val="0"/>
              <w:spacing w:before="70" w:after="70" w:line="240" w:lineRule="auto"/>
              <w:ind w:left="0" w:leftChars="0" w:right="0" w:rightChars="0" w:firstLine="0" w:firstLineChars="0"/>
              <w:jc w:val="left"/>
              <w:rPr>
                <w:sz w:val="21"/>
              </w:rPr>
            </w:pPr>
            <w:r>
              <w:rPr>
                <w:rFonts w:hint="eastAsia"/>
                <w:sz w:val="21"/>
                <w:szCs w:val="21"/>
              </w:rPr>
              <w:t>-</w:t>
            </w:r>
          </w:p>
        </w:tc>
      </w:tr>
      <w:tr w14:paraId="3AD5D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43F594D">
            <w:pPr>
              <w:snapToGrid w:val="0"/>
              <w:spacing w:before="70" w:after="70" w:line="240" w:lineRule="auto"/>
              <w:ind w:left="0" w:leftChars="0" w:right="0" w:rightChars="0" w:firstLine="0" w:firstLineChars="0"/>
              <w:jc w:val="center"/>
              <w:rPr>
                <w:sz w:val="21"/>
              </w:rPr>
            </w:pPr>
            <w:r>
              <w:rPr>
                <w:sz w:val="21"/>
                <w:szCs w:val="21"/>
              </w:rPr>
              <w:t>12</w:t>
            </w:r>
          </w:p>
        </w:tc>
        <w:tc>
          <w:tcPr>
            <w:tcW w:w="1031" w:type="dxa"/>
            <w:vAlign w:val="center"/>
          </w:tcPr>
          <w:p w14:paraId="2D51930D">
            <w:pPr>
              <w:snapToGrid w:val="0"/>
              <w:spacing w:before="70" w:after="70" w:line="240" w:lineRule="auto"/>
              <w:ind w:left="0" w:leftChars="0" w:right="0" w:rightChars="0" w:firstLine="0" w:firstLineChars="0"/>
              <w:jc w:val="left"/>
              <w:rPr>
                <w:sz w:val="21"/>
              </w:rPr>
            </w:pPr>
            <w:r>
              <w:rPr>
                <w:sz w:val="21"/>
                <w:szCs w:val="21"/>
              </w:rPr>
              <w:t>扫码枪</w:t>
            </w:r>
          </w:p>
        </w:tc>
        <w:tc>
          <w:tcPr>
            <w:tcW w:w="968" w:type="dxa"/>
            <w:vAlign w:val="center"/>
          </w:tcPr>
          <w:p w14:paraId="2D83166B">
            <w:pPr>
              <w:snapToGrid w:val="0"/>
              <w:spacing w:before="70" w:after="70" w:line="240" w:lineRule="auto"/>
              <w:ind w:left="0" w:leftChars="0" w:right="0" w:rightChars="0" w:firstLine="0" w:firstLineChars="0"/>
              <w:jc w:val="left"/>
              <w:rPr>
                <w:sz w:val="21"/>
              </w:rPr>
            </w:pPr>
            <w:r>
              <w:rPr>
                <w:sz w:val="21"/>
                <w:szCs w:val="21"/>
              </w:rPr>
              <w:t>二维</w:t>
            </w:r>
          </w:p>
        </w:tc>
        <w:tc>
          <w:tcPr>
            <w:tcW w:w="2759" w:type="dxa"/>
            <w:vAlign w:val="center"/>
          </w:tcPr>
          <w:p w14:paraId="18FFBF4B">
            <w:pPr>
              <w:snapToGrid w:val="0"/>
              <w:spacing w:before="70" w:after="70" w:line="240" w:lineRule="auto"/>
              <w:ind w:left="0" w:leftChars="0" w:right="0" w:rightChars="0" w:firstLine="0" w:firstLineChars="0"/>
              <w:jc w:val="left"/>
              <w:rPr>
                <w:sz w:val="21"/>
              </w:rPr>
            </w:pPr>
            <w:r>
              <w:rPr>
                <w:sz w:val="21"/>
                <w:szCs w:val="21"/>
              </w:rPr>
              <w:t>支持 DPM 码，无线</w:t>
            </w:r>
          </w:p>
        </w:tc>
        <w:tc>
          <w:tcPr>
            <w:tcW w:w="757" w:type="dxa"/>
            <w:vAlign w:val="center"/>
          </w:tcPr>
          <w:p w14:paraId="265A7178">
            <w:pPr>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6BFDE89">
            <w:pPr>
              <w:snapToGrid w:val="0"/>
              <w:spacing w:before="70" w:after="70" w:line="240" w:lineRule="auto"/>
              <w:ind w:left="0" w:leftChars="0" w:right="0" w:rightChars="0" w:firstLine="0" w:firstLineChars="0"/>
              <w:jc w:val="center"/>
              <w:rPr>
                <w:sz w:val="21"/>
              </w:rPr>
            </w:pPr>
            <w:r>
              <w:rPr>
                <w:sz w:val="21"/>
                <w:szCs w:val="21"/>
              </w:rPr>
              <w:t>把</w:t>
            </w:r>
          </w:p>
        </w:tc>
        <w:tc>
          <w:tcPr>
            <w:tcW w:w="1386" w:type="dxa"/>
            <w:vAlign w:val="center"/>
          </w:tcPr>
          <w:p w14:paraId="39C914B9">
            <w:pPr>
              <w:snapToGrid w:val="0"/>
              <w:spacing w:before="70" w:after="70" w:line="240" w:lineRule="auto"/>
              <w:ind w:left="0" w:leftChars="0" w:right="0" w:rightChars="0" w:firstLine="0" w:firstLineChars="0"/>
              <w:jc w:val="left"/>
              <w:rPr>
                <w:sz w:val="21"/>
              </w:rPr>
            </w:pPr>
            <w:r>
              <w:rPr>
                <w:sz w:val="21"/>
                <w:szCs w:val="21"/>
              </w:rPr>
              <w:t>标志点/设备台账</w:t>
            </w:r>
          </w:p>
        </w:tc>
        <w:tc>
          <w:tcPr>
            <w:tcW w:w="1506" w:type="dxa"/>
            <w:vAlign w:val="center"/>
          </w:tcPr>
          <w:p w14:paraId="722CC6DC">
            <w:pPr>
              <w:snapToGrid w:val="0"/>
              <w:spacing w:before="70" w:after="70" w:line="240" w:lineRule="auto"/>
              <w:ind w:left="0" w:leftChars="0" w:right="0" w:rightChars="0" w:firstLine="0" w:firstLineChars="0"/>
              <w:jc w:val="left"/>
              <w:rPr>
                <w:sz w:val="21"/>
              </w:rPr>
            </w:pPr>
            <w:r>
              <w:rPr>
                <w:rFonts w:hint="eastAsia"/>
                <w:sz w:val="21"/>
                <w:szCs w:val="21"/>
              </w:rPr>
              <w:t>-</w:t>
            </w:r>
          </w:p>
        </w:tc>
      </w:tr>
    </w:tbl>
    <w:p w14:paraId="3857E910">
      <w:pPr>
        <w:spacing w:line="240" w:lineRule="auto"/>
      </w:pPr>
    </w:p>
    <w:p w14:paraId="1F94E2C8">
      <w:pPr>
        <w:numPr>
          <w:ilvl w:val="0"/>
          <w:numId w:val="37"/>
        </w:numPr>
        <w:ind w:left="0" w:firstLine="482" w:firstLineChars="200"/>
        <w:rPr>
          <w:b/>
          <w:bCs/>
        </w:rPr>
      </w:pPr>
      <w:r>
        <w:rPr>
          <w:b/>
          <w:bCs/>
        </w:rPr>
        <w:t>计量与标定器具</w:t>
      </w:r>
    </w:p>
    <w:tbl>
      <w:tblPr>
        <w:tblStyle w:val="32"/>
        <w:tblW w:w="93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1716"/>
        <w:gridCol w:w="1590"/>
        <w:gridCol w:w="2405"/>
        <w:gridCol w:w="757"/>
        <w:gridCol w:w="757"/>
        <w:gridCol w:w="1386"/>
      </w:tblGrid>
      <w:tr w14:paraId="41980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757" w:type="dxa"/>
            <w:shd w:val="clear" w:color="auto" w:fill="E7E6E6"/>
            <w:vAlign w:val="center"/>
          </w:tcPr>
          <w:p w14:paraId="2DCCCF93">
            <w:pPr>
              <w:keepNext/>
              <w:snapToGrid w:val="0"/>
              <w:spacing w:before="70" w:after="70" w:line="240" w:lineRule="auto"/>
              <w:ind w:left="0" w:leftChars="0" w:right="0" w:rightChars="0" w:firstLine="0" w:firstLineChars="0"/>
              <w:jc w:val="center"/>
              <w:rPr>
                <w:b/>
                <w:sz w:val="21"/>
              </w:rPr>
            </w:pPr>
            <w:r>
              <w:rPr>
                <w:b/>
                <w:sz w:val="21"/>
                <w:szCs w:val="21"/>
              </w:rPr>
              <w:t>序号</w:t>
            </w:r>
          </w:p>
        </w:tc>
        <w:tc>
          <w:tcPr>
            <w:tcW w:w="0" w:type="auto"/>
            <w:shd w:val="clear" w:color="auto" w:fill="E7E6E6"/>
            <w:vAlign w:val="center"/>
          </w:tcPr>
          <w:p w14:paraId="254407BB">
            <w:pPr>
              <w:keepNext/>
              <w:snapToGrid w:val="0"/>
              <w:spacing w:before="70" w:after="70" w:line="240" w:lineRule="auto"/>
              <w:ind w:left="0" w:leftChars="0" w:right="0" w:rightChars="0" w:firstLine="0" w:firstLineChars="0"/>
              <w:jc w:val="center"/>
              <w:rPr>
                <w:b/>
                <w:sz w:val="21"/>
              </w:rPr>
            </w:pPr>
            <w:r>
              <w:rPr>
                <w:b/>
                <w:sz w:val="21"/>
                <w:szCs w:val="21"/>
              </w:rPr>
              <w:t>名称</w:t>
            </w:r>
          </w:p>
        </w:tc>
        <w:tc>
          <w:tcPr>
            <w:tcW w:w="1590" w:type="dxa"/>
            <w:shd w:val="clear" w:color="auto" w:fill="E7E6E6"/>
            <w:vAlign w:val="center"/>
          </w:tcPr>
          <w:p w14:paraId="3DE955CB">
            <w:pPr>
              <w:keepNext/>
              <w:snapToGrid w:val="0"/>
              <w:spacing w:before="70" w:after="70" w:line="240" w:lineRule="auto"/>
              <w:ind w:left="0" w:leftChars="0" w:right="0" w:rightChars="0" w:firstLine="0" w:firstLineChars="0"/>
              <w:jc w:val="center"/>
              <w:rPr>
                <w:b/>
                <w:sz w:val="21"/>
              </w:rPr>
            </w:pPr>
            <w:r>
              <w:rPr>
                <w:b/>
                <w:sz w:val="21"/>
                <w:szCs w:val="21"/>
              </w:rPr>
              <w:t>建议规格</w:t>
            </w:r>
          </w:p>
        </w:tc>
        <w:tc>
          <w:tcPr>
            <w:tcW w:w="2405" w:type="dxa"/>
            <w:shd w:val="clear" w:color="auto" w:fill="E7E6E6"/>
            <w:vAlign w:val="center"/>
          </w:tcPr>
          <w:p w14:paraId="3B8D23D0">
            <w:pPr>
              <w:keepNext/>
              <w:snapToGrid w:val="0"/>
              <w:spacing w:before="70" w:after="70" w:line="240" w:lineRule="auto"/>
              <w:ind w:left="0" w:leftChars="0" w:right="0" w:rightChars="0" w:firstLine="0" w:firstLineChars="0"/>
              <w:jc w:val="center"/>
              <w:rPr>
                <w:b/>
                <w:sz w:val="21"/>
              </w:rPr>
            </w:pPr>
            <w:r>
              <w:rPr>
                <w:b/>
                <w:sz w:val="21"/>
                <w:szCs w:val="21"/>
              </w:rPr>
              <w:t>关键参数</w:t>
            </w:r>
          </w:p>
        </w:tc>
        <w:tc>
          <w:tcPr>
            <w:tcW w:w="757" w:type="dxa"/>
            <w:shd w:val="clear" w:color="auto" w:fill="E7E6E6"/>
            <w:vAlign w:val="center"/>
          </w:tcPr>
          <w:p w14:paraId="30A3BEF3">
            <w:pPr>
              <w:keepNext/>
              <w:snapToGrid w:val="0"/>
              <w:spacing w:before="70" w:after="70" w:line="240" w:lineRule="auto"/>
              <w:ind w:left="0" w:leftChars="0" w:right="0" w:rightChars="0" w:firstLine="0" w:firstLineChars="0"/>
              <w:jc w:val="center"/>
              <w:rPr>
                <w:b/>
                <w:sz w:val="21"/>
              </w:rPr>
            </w:pPr>
            <w:r>
              <w:rPr>
                <w:b/>
                <w:sz w:val="21"/>
                <w:szCs w:val="21"/>
              </w:rPr>
              <w:t>数量</w:t>
            </w:r>
          </w:p>
        </w:tc>
        <w:tc>
          <w:tcPr>
            <w:tcW w:w="757" w:type="dxa"/>
            <w:shd w:val="clear" w:color="auto" w:fill="E7E6E6"/>
            <w:vAlign w:val="center"/>
          </w:tcPr>
          <w:p w14:paraId="14E148B2">
            <w:pPr>
              <w:keepNext/>
              <w:snapToGrid w:val="0"/>
              <w:spacing w:before="70" w:after="70" w:line="240" w:lineRule="auto"/>
              <w:ind w:left="0" w:leftChars="0" w:right="0" w:rightChars="0" w:firstLine="0" w:firstLineChars="0"/>
              <w:jc w:val="center"/>
              <w:rPr>
                <w:b/>
                <w:sz w:val="21"/>
              </w:rPr>
            </w:pPr>
            <w:r>
              <w:rPr>
                <w:b/>
                <w:sz w:val="21"/>
                <w:szCs w:val="21"/>
              </w:rPr>
              <w:t>单位</w:t>
            </w:r>
          </w:p>
        </w:tc>
        <w:tc>
          <w:tcPr>
            <w:tcW w:w="1386" w:type="dxa"/>
            <w:shd w:val="clear" w:color="auto" w:fill="E7E6E6"/>
            <w:vAlign w:val="center"/>
          </w:tcPr>
          <w:p w14:paraId="21AE9508">
            <w:pPr>
              <w:keepNext/>
              <w:snapToGrid w:val="0"/>
              <w:spacing w:before="70" w:after="70" w:line="240" w:lineRule="auto"/>
              <w:ind w:left="0" w:leftChars="0" w:right="0" w:rightChars="0" w:firstLine="0" w:firstLineChars="0"/>
              <w:jc w:val="center"/>
              <w:rPr>
                <w:b/>
                <w:sz w:val="21"/>
              </w:rPr>
            </w:pPr>
            <w:r>
              <w:rPr>
                <w:b/>
                <w:sz w:val="21"/>
                <w:szCs w:val="21"/>
              </w:rPr>
              <w:t>检定要求</w:t>
            </w:r>
          </w:p>
        </w:tc>
      </w:tr>
      <w:tr w14:paraId="54C7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08B2A56">
            <w:pPr>
              <w:keepNext/>
              <w:snapToGrid w:val="0"/>
              <w:spacing w:before="70" w:after="70" w:line="240" w:lineRule="auto"/>
              <w:ind w:left="0" w:leftChars="0" w:right="0" w:rightChars="0" w:firstLine="0" w:firstLineChars="0"/>
              <w:jc w:val="center"/>
              <w:rPr>
                <w:sz w:val="21"/>
              </w:rPr>
            </w:pPr>
            <w:r>
              <w:rPr>
                <w:sz w:val="21"/>
                <w:szCs w:val="21"/>
              </w:rPr>
              <w:t>1</w:t>
            </w:r>
          </w:p>
        </w:tc>
        <w:tc>
          <w:tcPr>
            <w:tcW w:w="0" w:type="auto"/>
            <w:vAlign w:val="center"/>
          </w:tcPr>
          <w:p w14:paraId="75E3E72D">
            <w:pPr>
              <w:keepNext/>
              <w:snapToGrid w:val="0"/>
              <w:spacing w:before="70" w:after="70" w:line="240" w:lineRule="auto"/>
              <w:ind w:left="0" w:leftChars="0" w:right="0" w:rightChars="0" w:firstLine="0" w:firstLineChars="0"/>
              <w:jc w:val="left"/>
              <w:rPr>
                <w:sz w:val="21"/>
              </w:rPr>
            </w:pPr>
            <w:r>
              <w:rPr>
                <w:sz w:val="21"/>
                <w:szCs w:val="21"/>
              </w:rPr>
              <w:t>殷钢标准尺</w:t>
            </w:r>
          </w:p>
        </w:tc>
        <w:tc>
          <w:tcPr>
            <w:tcW w:w="1590" w:type="dxa"/>
            <w:vAlign w:val="center"/>
          </w:tcPr>
          <w:p w14:paraId="4328A38F">
            <w:pPr>
              <w:keepNext/>
              <w:snapToGrid w:val="0"/>
              <w:spacing w:before="70" w:after="70" w:line="240" w:lineRule="auto"/>
              <w:ind w:left="0" w:leftChars="0" w:right="0" w:rightChars="0" w:firstLine="0" w:firstLineChars="0"/>
              <w:jc w:val="left"/>
              <w:rPr>
                <w:sz w:val="21"/>
              </w:rPr>
            </w:pPr>
            <w:r>
              <w:rPr>
                <w:sz w:val="21"/>
                <w:szCs w:val="21"/>
              </w:rPr>
              <w:t>1000 mm</w:t>
            </w:r>
          </w:p>
        </w:tc>
        <w:tc>
          <w:tcPr>
            <w:tcW w:w="2405" w:type="dxa"/>
            <w:vAlign w:val="center"/>
          </w:tcPr>
          <w:p w14:paraId="09176DDC">
            <w:pPr>
              <w:keepNext/>
              <w:snapToGrid w:val="0"/>
              <w:spacing w:before="70" w:after="70" w:line="240" w:lineRule="auto"/>
              <w:ind w:left="0" w:leftChars="0" w:right="0" w:rightChars="0" w:firstLine="0" w:firstLineChars="0"/>
              <w:jc w:val="left"/>
              <w:rPr>
                <w:sz w:val="21"/>
              </w:rPr>
            </w:pPr>
            <w:r>
              <w:rPr>
                <w:sz w:val="21"/>
                <w:szCs w:val="21"/>
              </w:rPr>
              <w:t>不确定度 ≤0.02 mm</w:t>
            </w:r>
          </w:p>
        </w:tc>
        <w:tc>
          <w:tcPr>
            <w:tcW w:w="757" w:type="dxa"/>
            <w:vAlign w:val="center"/>
          </w:tcPr>
          <w:p w14:paraId="62DE3A48">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26EC031">
            <w:pPr>
              <w:keepNext/>
              <w:snapToGrid w:val="0"/>
              <w:spacing w:before="70" w:after="70" w:line="240" w:lineRule="auto"/>
              <w:ind w:left="0" w:leftChars="0" w:right="0" w:rightChars="0" w:firstLine="0" w:firstLineChars="0"/>
              <w:jc w:val="center"/>
              <w:rPr>
                <w:sz w:val="21"/>
              </w:rPr>
            </w:pPr>
            <w:r>
              <w:rPr>
                <w:sz w:val="21"/>
                <w:szCs w:val="21"/>
              </w:rPr>
              <w:t>支</w:t>
            </w:r>
          </w:p>
        </w:tc>
        <w:tc>
          <w:tcPr>
            <w:tcW w:w="1386" w:type="dxa"/>
            <w:vAlign w:val="center"/>
          </w:tcPr>
          <w:p w14:paraId="6DCFB7B8">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08F0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63DB42A">
            <w:pPr>
              <w:keepNext/>
              <w:snapToGrid w:val="0"/>
              <w:spacing w:before="70" w:after="70" w:line="240" w:lineRule="auto"/>
              <w:ind w:left="0" w:leftChars="0" w:right="0" w:rightChars="0" w:firstLine="0" w:firstLineChars="0"/>
              <w:jc w:val="center"/>
              <w:rPr>
                <w:sz w:val="21"/>
              </w:rPr>
            </w:pPr>
            <w:r>
              <w:rPr>
                <w:sz w:val="21"/>
                <w:szCs w:val="21"/>
              </w:rPr>
              <w:t>2</w:t>
            </w:r>
          </w:p>
        </w:tc>
        <w:tc>
          <w:tcPr>
            <w:tcW w:w="0" w:type="auto"/>
            <w:vAlign w:val="center"/>
          </w:tcPr>
          <w:p w14:paraId="58355F5C">
            <w:pPr>
              <w:keepNext/>
              <w:snapToGrid w:val="0"/>
              <w:spacing w:before="70" w:after="70" w:line="240" w:lineRule="auto"/>
              <w:ind w:left="0" w:leftChars="0" w:right="0" w:rightChars="0" w:firstLine="0" w:firstLineChars="0"/>
              <w:jc w:val="left"/>
              <w:rPr>
                <w:sz w:val="21"/>
              </w:rPr>
            </w:pPr>
            <w:r>
              <w:rPr>
                <w:sz w:val="21"/>
                <w:szCs w:val="21"/>
              </w:rPr>
              <w:t>球面标准件</w:t>
            </w:r>
          </w:p>
        </w:tc>
        <w:tc>
          <w:tcPr>
            <w:tcW w:w="1590" w:type="dxa"/>
            <w:vAlign w:val="center"/>
          </w:tcPr>
          <w:p w14:paraId="12983DCB">
            <w:pPr>
              <w:keepNext/>
              <w:snapToGrid w:val="0"/>
              <w:spacing w:before="70" w:after="70" w:line="240" w:lineRule="auto"/>
              <w:ind w:left="0" w:leftChars="0" w:right="0" w:rightChars="0" w:firstLine="0" w:firstLineChars="0"/>
              <w:jc w:val="left"/>
              <w:rPr>
                <w:sz w:val="21"/>
              </w:rPr>
            </w:pPr>
            <w:r>
              <w:rPr>
                <w:sz w:val="21"/>
                <w:szCs w:val="21"/>
              </w:rPr>
              <w:t>直径 100 mm</w:t>
            </w:r>
          </w:p>
        </w:tc>
        <w:tc>
          <w:tcPr>
            <w:tcW w:w="2405" w:type="dxa"/>
            <w:vAlign w:val="center"/>
          </w:tcPr>
          <w:p w14:paraId="75874167">
            <w:pPr>
              <w:keepNext/>
              <w:snapToGrid w:val="0"/>
              <w:spacing w:before="70" w:after="70" w:line="240" w:lineRule="auto"/>
              <w:ind w:left="0" w:leftChars="0" w:right="0" w:rightChars="0" w:firstLine="0" w:firstLineChars="0"/>
              <w:jc w:val="left"/>
              <w:rPr>
                <w:sz w:val="21"/>
              </w:rPr>
            </w:pPr>
            <w:r>
              <w:rPr>
                <w:sz w:val="21"/>
                <w:szCs w:val="21"/>
              </w:rPr>
              <w:t>球度 ≤0.01 mm</w:t>
            </w:r>
          </w:p>
        </w:tc>
        <w:tc>
          <w:tcPr>
            <w:tcW w:w="757" w:type="dxa"/>
            <w:vAlign w:val="center"/>
          </w:tcPr>
          <w:p w14:paraId="60E4F025">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9DDB2A7">
            <w:pPr>
              <w:keepNext/>
              <w:snapToGrid w:val="0"/>
              <w:spacing w:before="70" w:after="70" w:line="240" w:lineRule="auto"/>
              <w:ind w:left="0" w:leftChars="0" w:right="0" w:rightChars="0" w:firstLine="0" w:firstLineChars="0"/>
              <w:jc w:val="center"/>
              <w:rPr>
                <w:sz w:val="21"/>
              </w:rPr>
            </w:pPr>
            <w:r>
              <w:rPr>
                <w:sz w:val="21"/>
                <w:szCs w:val="21"/>
              </w:rPr>
              <w:t>个</w:t>
            </w:r>
          </w:p>
        </w:tc>
        <w:tc>
          <w:tcPr>
            <w:tcW w:w="1386" w:type="dxa"/>
            <w:vAlign w:val="center"/>
          </w:tcPr>
          <w:p w14:paraId="591B8A22">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E992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5B54357D">
            <w:pPr>
              <w:keepNext/>
              <w:snapToGrid w:val="0"/>
              <w:spacing w:before="70" w:after="70" w:line="240" w:lineRule="auto"/>
              <w:ind w:left="0" w:leftChars="0" w:right="0" w:rightChars="0" w:firstLine="0" w:firstLineChars="0"/>
              <w:jc w:val="center"/>
              <w:rPr>
                <w:sz w:val="21"/>
              </w:rPr>
            </w:pPr>
            <w:r>
              <w:rPr>
                <w:sz w:val="21"/>
                <w:szCs w:val="21"/>
              </w:rPr>
              <w:t>3</w:t>
            </w:r>
          </w:p>
        </w:tc>
        <w:tc>
          <w:tcPr>
            <w:tcW w:w="0" w:type="auto"/>
            <w:vAlign w:val="center"/>
          </w:tcPr>
          <w:p w14:paraId="4894EF20">
            <w:pPr>
              <w:keepNext/>
              <w:snapToGrid w:val="0"/>
              <w:spacing w:before="70" w:after="70" w:line="240" w:lineRule="auto"/>
              <w:ind w:left="0" w:leftChars="0" w:right="0" w:rightChars="0" w:firstLine="0" w:firstLineChars="0"/>
              <w:jc w:val="left"/>
              <w:rPr>
                <w:sz w:val="21"/>
              </w:rPr>
            </w:pPr>
            <w:r>
              <w:rPr>
                <w:sz w:val="21"/>
                <w:szCs w:val="21"/>
              </w:rPr>
              <w:t>平面标准件</w:t>
            </w:r>
          </w:p>
        </w:tc>
        <w:tc>
          <w:tcPr>
            <w:tcW w:w="1590" w:type="dxa"/>
            <w:vAlign w:val="center"/>
          </w:tcPr>
          <w:p w14:paraId="14A67BFD">
            <w:pPr>
              <w:keepNext/>
              <w:snapToGrid w:val="0"/>
              <w:spacing w:before="70" w:after="70" w:line="240" w:lineRule="auto"/>
              <w:ind w:left="0" w:leftChars="0" w:right="0" w:rightChars="0" w:firstLine="0" w:firstLineChars="0"/>
              <w:jc w:val="left"/>
              <w:rPr>
                <w:sz w:val="21"/>
              </w:rPr>
            </w:pPr>
            <w:r>
              <w:rPr>
                <w:sz w:val="21"/>
                <w:szCs w:val="21"/>
              </w:rPr>
              <w:t>300 mm×300 mm</w:t>
            </w:r>
          </w:p>
        </w:tc>
        <w:tc>
          <w:tcPr>
            <w:tcW w:w="2405" w:type="dxa"/>
            <w:vAlign w:val="center"/>
          </w:tcPr>
          <w:p w14:paraId="51EF58D3">
            <w:pPr>
              <w:keepNext/>
              <w:snapToGrid w:val="0"/>
              <w:spacing w:before="70" w:after="70" w:line="240" w:lineRule="auto"/>
              <w:ind w:left="0" w:leftChars="0" w:right="0" w:rightChars="0" w:firstLine="0" w:firstLineChars="0"/>
              <w:jc w:val="left"/>
              <w:rPr>
                <w:sz w:val="21"/>
              </w:rPr>
            </w:pPr>
            <w:r>
              <w:rPr>
                <w:sz w:val="21"/>
                <w:szCs w:val="21"/>
              </w:rPr>
              <w:t>平面度 ≤0.01 mm</w:t>
            </w:r>
          </w:p>
        </w:tc>
        <w:tc>
          <w:tcPr>
            <w:tcW w:w="757" w:type="dxa"/>
            <w:vAlign w:val="center"/>
          </w:tcPr>
          <w:p w14:paraId="662F6E2B">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4A24774">
            <w:pPr>
              <w:keepNext/>
              <w:snapToGrid w:val="0"/>
              <w:spacing w:before="70" w:after="70" w:line="240" w:lineRule="auto"/>
              <w:ind w:left="0" w:leftChars="0" w:right="0" w:rightChars="0" w:firstLine="0" w:firstLineChars="0"/>
              <w:jc w:val="center"/>
              <w:rPr>
                <w:sz w:val="21"/>
              </w:rPr>
            </w:pPr>
            <w:r>
              <w:rPr>
                <w:sz w:val="21"/>
                <w:szCs w:val="21"/>
              </w:rPr>
              <w:t>块</w:t>
            </w:r>
          </w:p>
        </w:tc>
        <w:tc>
          <w:tcPr>
            <w:tcW w:w="1386" w:type="dxa"/>
            <w:vAlign w:val="center"/>
          </w:tcPr>
          <w:p w14:paraId="209C1332">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4E761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7497C320">
            <w:pPr>
              <w:keepNext/>
              <w:snapToGrid w:val="0"/>
              <w:spacing w:before="70" w:after="70" w:line="240" w:lineRule="auto"/>
              <w:ind w:left="0" w:leftChars="0" w:right="0" w:rightChars="0" w:firstLine="0" w:firstLineChars="0"/>
              <w:jc w:val="center"/>
              <w:rPr>
                <w:sz w:val="21"/>
              </w:rPr>
            </w:pPr>
            <w:r>
              <w:rPr>
                <w:sz w:val="21"/>
                <w:szCs w:val="21"/>
              </w:rPr>
              <w:t>4</w:t>
            </w:r>
          </w:p>
        </w:tc>
        <w:tc>
          <w:tcPr>
            <w:tcW w:w="0" w:type="auto"/>
            <w:vAlign w:val="center"/>
          </w:tcPr>
          <w:p w14:paraId="7D25878D">
            <w:pPr>
              <w:keepNext/>
              <w:snapToGrid w:val="0"/>
              <w:spacing w:before="70" w:after="70" w:line="240" w:lineRule="auto"/>
              <w:ind w:left="0" w:leftChars="0" w:right="0" w:rightChars="0" w:firstLine="0" w:firstLineChars="0"/>
              <w:jc w:val="left"/>
              <w:rPr>
                <w:sz w:val="21"/>
              </w:rPr>
            </w:pPr>
            <w:r>
              <w:rPr>
                <w:sz w:val="21"/>
                <w:szCs w:val="21"/>
              </w:rPr>
              <w:t>直角标准件</w:t>
            </w:r>
          </w:p>
        </w:tc>
        <w:tc>
          <w:tcPr>
            <w:tcW w:w="1590" w:type="dxa"/>
            <w:vAlign w:val="center"/>
          </w:tcPr>
          <w:p w14:paraId="23CE1FD7">
            <w:pPr>
              <w:keepNext/>
              <w:snapToGrid w:val="0"/>
              <w:spacing w:before="70" w:after="70" w:line="240" w:lineRule="auto"/>
              <w:ind w:left="0" w:leftChars="0" w:right="0" w:rightChars="0" w:firstLine="0" w:firstLineChars="0"/>
              <w:jc w:val="left"/>
              <w:rPr>
                <w:sz w:val="21"/>
              </w:rPr>
            </w:pPr>
            <w:r>
              <w:rPr>
                <w:sz w:val="21"/>
                <w:szCs w:val="21"/>
              </w:rPr>
              <w:t>200 mm</w:t>
            </w:r>
          </w:p>
        </w:tc>
        <w:tc>
          <w:tcPr>
            <w:tcW w:w="2405" w:type="dxa"/>
            <w:vAlign w:val="center"/>
          </w:tcPr>
          <w:p w14:paraId="35A83912">
            <w:pPr>
              <w:keepNext/>
              <w:snapToGrid w:val="0"/>
              <w:spacing w:before="70" w:after="70" w:line="240" w:lineRule="auto"/>
              <w:ind w:left="0" w:leftChars="0" w:right="0" w:rightChars="0" w:firstLine="0" w:firstLineChars="0"/>
              <w:jc w:val="left"/>
              <w:rPr>
                <w:sz w:val="21"/>
              </w:rPr>
            </w:pPr>
            <w:r>
              <w:rPr>
                <w:sz w:val="21"/>
                <w:szCs w:val="21"/>
              </w:rPr>
              <w:t>垂直度 ≤0.02 mm</w:t>
            </w:r>
          </w:p>
        </w:tc>
        <w:tc>
          <w:tcPr>
            <w:tcW w:w="757" w:type="dxa"/>
            <w:vAlign w:val="center"/>
          </w:tcPr>
          <w:p w14:paraId="11A249B3">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9F2098F">
            <w:pPr>
              <w:keepNext/>
              <w:snapToGrid w:val="0"/>
              <w:spacing w:before="70" w:after="70" w:line="240" w:lineRule="auto"/>
              <w:ind w:left="0" w:leftChars="0" w:right="0" w:rightChars="0" w:firstLine="0" w:firstLineChars="0"/>
              <w:jc w:val="center"/>
              <w:rPr>
                <w:sz w:val="21"/>
              </w:rPr>
            </w:pPr>
            <w:r>
              <w:rPr>
                <w:sz w:val="21"/>
                <w:szCs w:val="21"/>
              </w:rPr>
              <w:t>个</w:t>
            </w:r>
          </w:p>
        </w:tc>
        <w:tc>
          <w:tcPr>
            <w:tcW w:w="1386" w:type="dxa"/>
            <w:vAlign w:val="center"/>
          </w:tcPr>
          <w:p w14:paraId="756568E5">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D4BD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227717ED">
            <w:pPr>
              <w:keepNext/>
              <w:snapToGrid w:val="0"/>
              <w:spacing w:before="70" w:after="70" w:line="240" w:lineRule="auto"/>
              <w:ind w:left="0" w:leftChars="0" w:right="0" w:rightChars="0" w:firstLine="0" w:firstLineChars="0"/>
              <w:jc w:val="center"/>
              <w:rPr>
                <w:sz w:val="21"/>
              </w:rPr>
            </w:pPr>
            <w:r>
              <w:rPr>
                <w:sz w:val="21"/>
                <w:szCs w:val="21"/>
              </w:rPr>
              <w:t>5</w:t>
            </w:r>
          </w:p>
        </w:tc>
        <w:tc>
          <w:tcPr>
            <w:tcW w:w="0" w:type="auto"/>
            <w:vAlign w:val="center"/>
          </w:tcPr>
          <w:p w14:paraId="4DDD9A4A">
            <w:pPr>
              <w:keepNext/>
              <w:snapToGrid w:val="0"/>
              <w:spacing w:before="70" w:after="70" w:line="240" w:lineRule="auto"/>
              <w:ind w:left="0" w:leftChars="0" w:right="0" w:rightChars="0" w:firstLine="0" w:firstLineChars="0"/>
              <w:jc w:val="left"/>
              <w:rPr>
                <w:sz w:val="21"/>
              </w:rPr>
            </w:pPr>
            <w:r>
              <w:rPr>
                <w:sz w:val="21"/>
                <w:szCs w:val="21"/>
              </w:rPr>
              <w:t>温湿度记录仪</w:t>
            </w:r>
          </w:p>
        </w:tc>
        <w:tc>
          <w:tcPr>
            <w:tcW w:w="1590" w:type="dxa"/>
            <w:vAlign w:val="center"/>
          </w:tcPr>
          <w:p w14:paraId="4974F5C1">
            <w:pPr>
              <w:keepNext/>
              <w:snapToGrid w:val="0"/>
              <w:spacing w:before="70" w:after="70" w:line="240" w:lineRule="auto"/>
              <w:ind w:left="0" w:leftChars="0" w:right="0" w:rightChars="0" w:firstLine="0" w:firstLineChars="0"/>
              <w:jc w:val="left"/>
              <w:rPr>
                <w:sz w:val="21"/>
              </w:rPr>
            </w:pPr>
            <w:r>
              <w:rPr>
                <w:sz w:val="21"/>
                <w:szCs w:val="21"/>
              </w:rPr>
              <w:t>数字式</w:t>
            </w:r>
          </w:p>
        </w:tc>
        <w:tc>
          <w:tcPr>
            <w:tcW w:w="2405" w:type="dxa"/>
            <w:vAlign w:val="center"/>
          </w:tcPr>
          <w:p w14:paraId="2704C408">
            <w:pPr>
              <w:keepNext/>
              <w:snapToGrid w:val="0"/>
              <w:spacing w:before="70" w:after="70" w:line="240" w:lineRule="auto"/>
              <w:ind w:left="0" w:leftChars="0" w:right="0" w:rightChars="0" w:firstLine="0" w:firstLineChars="0"/>
              <w:jc w:val="left"/>
              <w:rPr>
                <w:sz w:val="21"/>
              </w:rPr>
            </w:pPr>
            <w:r>
              <w:rPr>
                <w:sz w:val="21"/>
                <w:szCs w:val="21"/>
              </w:rPr>
              <w:t>温度 ±0.5 ℃，湿度 ±3% RH</w:t>
            </w:r>
          </w:p>
        </w:tc>
        <w:tc>
          <w:tcPr>
            <w:tcW w:w="757" w:type="dxa"/>
            <w:vAlign w:val="center"/>
          </w:tcPr>
          <w:p w14:paraId="7CE1355A">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66C8C4B7">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3F2F869C">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65A50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1B3F754">
            <w:pPr>
              <w:keepNext/>
              <w:snapToGrid w:val="0"/>
              <w:spacing w:before="70" w:after="70" w:line="240" w:lineRule="auto"/>
              <w:ind w:left="0" w:leftChars="0" w:right="0" w:rightChars="0" w:firstLine="0" w:firstLineChars="0"/>
              <w:jc w:val="center"/>
              <w:rPr>
                <w:sz w:val="21"/>
              </w:rPr>
            </w:pPr>
            <w:r>
              <w:rPr>
                <w:sz w:val="21"/>
                <w:szCs w:val="21"/>
              </w:rPr>
              <w:t>6</w:t>
            </w:r>
          </w:p>
        </w:tc>
        <w:tc>
          <w:tcPr>
            <w:tcW w:w="0" w:type="auto"/>
            <w:vAlign w:val="center"/>
          </w:tcPr>
          <w:p w14:paraId="70241074">
            <w:pPr>
              <w:keepNext/>
              <w:snapToGrid w:val="0"/>
              <w:spacing w:before="70" w:after="70" w:line="240" w:lineRule="auto"/>
              <w:ind w:left="0" w:leftChars="0" w:right="0" w:rightChars="0" w:firstLine="0" w:firstLineChars="0"/>
              <w:jc w:val="left"/>
              <w:rPr>
                <w:sz w:val="21"/>
              </w:rPr>
            </w:pPr>
            <w:r>
              <w:rPr>
                <w:sz w:val="21"/>
                <w:szCs w:val="21"/>
              </w:rPr>
              <w:t>气压计</w:t>
            </w:r>
          </w:p>
        </w:tc>
        <w:tc>
          <w:tcPr>
            <w:tcW w:w="1590" w:type="dxa"/>
            <w:vAlign w:val="center"/>
          </w:tcPr>
          <w:p w14:paraId="32982229">
            <w:pPr>
              <w:keepNext/>
              <w:snapToGrid w:val="0"/>
              <w:spacing w:before="70" w:after="70" w:line="240" w:lineRule="auto"/>
              <w:ind w:left="0" w:leftChars="0" w:right="0" w:rightChars="0" w:firstLine="0" w:firstLineChars="0"/>
              <w:jc w:val="left"/>
              <w:rPr>
                <w:sz w:val="21"/>
              </w:rPr>
            </w:pPr>
            <w:r>
              <w:rPr>
                <w:sz w:val="21"/>
                <w:szCs w:val="21"/>
              </w:rPr>
              <w:t>数字式</w:t>
            </w:r>
          </w:p>
        </w:tc>
        <w:tc>
          <w:tcPr>
            <w:tcW w:w="2405" w:type="dxa"/>
            <w:vAlign w:val="center"/>
          </w:tcPr>
          <w:p w14:paraId="11635E95">
            <w:pPr>
              <w:keepNext/>
              <w:snapToGrid w:val="0"/>
              <w:spacing w:before="70" w:after="70" w:line="240" w:lineRule="auto"/>
              <w:ind w:left="0" w:leftChars="0" w:right="0" w:rightChars="0" w:firstLine="0" w:firstLineChars="0"/>
              <w:jc w:val="left"/>
              <w:rPr>
                <w:sz w:val="21"/>
              </w:rPr>
            </w:pPr>
            <w:r>
              <w:rPr>
                <w:sz w:val="21"/>
                <w:szCs w:val="21"/>
              </w:rPr>
              <w:t>精度 ±0.1 kPa</w:t>
            </w:r>
          </w:p>
        </w:tc>
        <w:tc>
          <w:tcPr>
            <w:tcW w:w="757" w:type="dxa"/>
            <w:vAlign w:val="center"/>
          </w:tcPr>
          <w:p w14:paraId="2C302BE2">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4F1047F4">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3EA54717">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0B741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66F8DC2">
            <w:pPr>
              <w:keepNext/>
              <w:snapToGrid w:val="0"/>
              <w:spacing w:before="70" w:after="70" w:line="240" w:lineRule="auto"/>
              <w:ind w:left="0" w:leftChars="0" w:right="0" w:rightChars="0" w:firstLine="0" w:firstLineChars="0"/>
              <w:jc w:val="center"/>
              <w:rPr>
                <w:sz w:val="21"/>
              </w:rPr>
            </w:pPr>
            <w:r>
              <w:rPr>
                <w:sz w:val="21"/>
                <w:szCs w:val="21"/>
              </w:rPr>
              <w:t>7</w:t>
            </w:r>
          </w:p>
        </w:tc>
        <w:tc>
          <w:tcPr>
            <w:tcW w:w="0" w:type="auto"/>
            <w:vAlign w:val="center"/>
          </w:tcPr>
          <w:p w14:paraId="009DFEA8">
            <w:pPr>
              <w:keepNext/>
              <w:snapToGrid w:val="0"/>
              <w:spacing w:before="70" w:after="70" w:line="240" w:lineRule="auto"/>
              <w:ind w:left="0" w:leftChars="0" w:right="0" w:rightChars="0" w:firstLine="0" w:firstLineChars="0"/>
              <w:jc w:val="left"/>
              <w:rPr>
                <w:sz w:val="21"/>
              </w:rPr>
            </w:pPr>
            <w:r>
              <w:rPr>
                <w:sz w:val="21"/>
                <w:szCs w:val="21"/>
              </w:rPr>
              <w:t>激光测距仪</w:t>
            </w:r>
          </w:p>
        </w:tc>
        <w:tc>
          <w:tcPr>
            <w:tcW w:w="1590" w:type="dxa"/>
            <w:vAlign w:val="center"/>
          </w:tcPr>
          <w:p w14:paraId="483F28D4">
            <w:pPr>
              <w:keepNext/>
              <w:snapToGrid w:val="0"/>
              <w:spacing w:before="70" w:after="70" w:line="240" w:lineRule="auto"/>
              <w:ind w:left="0" w:leftChars="0" w:right="0" w:rightChars="0" w:firstLine="0" w:firstLineChars="0"/>
              <w:jc w:val="left"/>
              <w:rPr>
                <w:sz w:val="21"/>
              </w:rPr>
            </w:pPr>
            <w:r>
              <w:rPr>
                <w:sz w:val="21"/>
                <w:szCs w:val="21"/>
              </w:rPr>
              <w:t>手持</w:t>
            </w:r>
          </w:p>
        </w:tc>
        <w:tc>
          <w:tcPr>
            <w:tcW w:w="2405" w:type="dxa"/>
            <w:vAlign w:val="center"/>
          </w:tcPr>
          <w:p w14:paraId="3A0E36E4">
            <w:pPr>
              <w:keepNext/>
              <w:snapToGrid w:val="0"/>
              <w:spacing w:before="70" w:after="70" w:line="240" w:lineRule="auto"/>
              <w:ind w:left="0" w:leftChars="0" w:right="0" w:rightChars="0" w:firstLine="0" w:firstLineChars="0"/>
              <w:jc w:val="left"/>
              <w:rPr>
                <w:sz w:val="21"/>
              </w:rPr>
            </w:pPr>
            <w:r>
              <w:rPr>
                <w:sz w:val="21"/>
                <w:szCs w:val="21"/>
              </w:rPr>
              <w:t>量程 0.05～100 m，精度 ±1 mm</w:t>
            </w:r>
          </w:p>
        </w:tc>
        <w:tc>
          <w:tcPr>
            <w:tcW w:w="757" w:type="dxa"/>
            <w:vAlign w:val="center"/>
          </w:tcPr>
          <w:p w14:paraId="4E5CA105">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529A0EA3">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7B306A8A">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3A325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0756757">
            <w:pPr>
              <w:keepNext/>
              <w:snapToGrid w:val="0"/>
              <w:spacing w:before="70" w:after="70" w:line="240" w:lineRule="auto"/>
              <w:ind w:left="0" w:leftChars="0" w:right="0" w:rightChars="0" w:firstLine="0" w:firstLineChars="0"/>
              <w:jc w:val="center"/>
              <w:rPr>
                <w:sz w:val="21"/>
              </w:rPr>
            </w:pPr>
            <w:r>
              <w:rPr>
                <w:sz w:val="21"/>
                <w:szCs w:val="21"/>
              </w:rPr>
              <w:t>8</w:t>
            </w:r>
          </w:p>
        </w:tc>
        <w:tc>
          <w:tcPr>
            <w:tcW w:w="0" w:type="auto"/>
            <w:vAlign w:val="center"/>
          </w:tcPr>
          <w:p w14:paraId="330A211D">
            <w:pPr>
              <w:keepNext/>
              <w:snapToGrid w:val="0"/>
              <w:spacing w:before="70" w:after="70" w:line="240" w:lineRule="auto"/>
              <w:ind w:left="0" w:leftChars="0" w:right="0" w:rightChars="0" w:firstLine="0" w:firstLineChars="0"/>
              <w:jc w:val="left"/>
              <w:rPr>
                <w:sz w:val="21"/>
              </w:rPr>
            </w:pPr>
            <w:r>
              <w:rPr>
                <w:sz w:val="21"/>
                <w:szCs w:val="21"/>
              </w:rPr>
              <w:t>电子水平仪</w:t>
            </w:r>
          </w:p>
        </w:tc>
        <w:tc>
          <w:tcPr>
            <w:tcW w:w="1590" w:type="dxa"/>
            <w:vAlign w:val="center"/>
          </w:tcPr>
          <w:p w14:paraId="26A52B55">
            <w:pPr>
              <w:keepNext/>
              <w:snapToGrid w:val="0"/>
              <w:spacing w:before="70" w:after="70" w:line="240" w:lineRule="auto"/>
              <w:ind w:left="0" w:leftChars="0" w:right="0" w:rightChars="0" w:firstLine="0" w:firstLineChars="0"/>
              <w:jc w:val="left"/>
              <w:rPr>
                <w:sz w:val="21"/>
              </w:rPr>
            </w:pPr>
            <w:r>
              <w:rPr>
                <w:sz w:val="21"/>
                <w:szCs w:val="21"/>
              </w:rPr>
              <w:t>数字式</w:t>
            </w:r>
          </w:p>
        </w:tc>
        <w:tc>
          <w:tcPr>
            <w:tcW w:w="2405" w:type="dxa"/>
            <w:vAlign w:val="center"/>
          </w:tcPr>
          <w:p w14:paraId="297C1A09">
            <w:pPr>
              <w:keepNext/>
              <w:snapToGrid w:val="0"/>
              <w:spacing w:before="70" w:after="70" w:line="240" w:lineRule="auto"/>
              <w:ind w:left="0" w:leftChars="0" w:right="0" w:rightChars="0" w:firstLine="0" w:firstLineChars="0"/>
              <w:jc w:val="left"/>
              <w:rPr>
                <w:sz w:val="21"/>
              </w:rPr>
            </w:pPr>
            <w:r>
              <w:rPr>
                <w:sz w:val="21"/>
                <w:szCs w:val="21"/>
              </w:rPr>
              <w:t>分辨率 0.01°</w:t>
            </w:r>
          </w:p>
        </w:tc>
        <w:tc>
          <w:tcPr>
            <w:tcW w:w="757" w:type="dxa"/>
            <w:vAlign w:val="center"/>
          </w:tcPr>
          <w:p w14:paraId="18FF854E">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1DA9BBBF">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13944546">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0F7F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38433E6B">
            <w:pPr>
              <w:keepNext/>
              <w:snapToGrid w:val="0"/>
              <w:spacing w:before="70" w:after="70" w:line="240" w:lineRule="auto"/>
              <w:ind w:left="0" w:leftChars="0" w:right="0" w:rightChars="0" w:firstLine="0" w:firstLineChars="0"/>
              <w:jc w:val="center"/>
              <w:rPr>
                <w:sz w:val="21"/>
              </w:rPr>
            </w:pPr>
            <w:r>
              <w:rPr>
                <w:sz w:val="21"/>
                <w:szCs w:val="21"/>
              </w:rPr>
              <w:t>9</w:t>
            </w:r>
          </w:p>
        </w:tc>
        <w:tc>
          <w:tcPr>
            <w:tcW w:w="0" w:type="auto"/>
            <w:vAlign w:val="center"/>
          </w:tcPr>
          <w:p w14:paraId="06BE6E2F">
            <w:pPr>
              <w:keepNext/>
              <w:snapToGrid w:val="0"/>
              <w:spacing w:before="70" w:after="70" w:line="240" w:lineRule="auto"/>
              <w:ind w:left="0" w:leftChars="0" w:right="0" w:rightChars="0" w:firstLine="0" w:firstLineChars="0"/>
              <w:jc w:val="left"/>
              <w:rPr>
                <w:sz w:val="21"/>
              </w:rPr>
            </w:pPr>
            <w:r>
              <w:rPr>
                <w:sz w:val="21"/>
                <w:szCs w:val="21"/>
              </w:rPr>
              <w:t>全站仪</w:t>
            </w:r>
          </w:p>
        </w:tc>
        <w:tc>
          <w:tcPr>
            <w:tcW w:w="1590" w:type="dxa"/>
            <w:vAlign w:val="center"/>
          </w:tcPr>
          <w:p w14:paraId="5295B659">
            <w:pPr>
              <w:keepNext/>
              <w:snapToGrid w:val="0"/>
              <w:spacing w:before="70" w:after="70" w:line="240" w:lineRule="auto"/>
              <w:ind w:left="0" w:leftChars="0" w:right="0" w:rightChars="0" w:firstLine="0" w:firstLineChars="0"/>
              <w:jc w:val="left"/>
              <w:rPr>
                <w:sz w:val="21"/>
              </w:rPr>
            </w:pPr>
            <w:r>
              <w:rPr>
                <w:sz w:val="21"/>
                <w:szCs w:val="21"/>
              </w:rPr>
              <w:t>南方 NTS-561</w:t>
            </w:r>
          </w:p>
        </w:tc>
        <w:tc>
          <w:tcPr>
            <w:tcW w:w="2405" w:type="dxa"/>
            <w:vAlign w:val="center"/>
          </w:tcPr>
          <w:p w14:paraId="548153CA">
            <w:pPr>
              <w:keepNext/>
              <w:snapToGrid w:val="0"/>
              <w:spacing w:before="70" w:after="70" w:line="240" w:lineRule="auto"/>
              <w:ind w:left="0" w:leftChars="0" w:right="0" w:rightChars="0" w:firstLine="0" w:firstLineChars="0"/>
              <w:jc w:val="left"/>
              <w:rPr>
                <w:sz w:val="21"/>
              </w:rPr>
            </w:pPr>
            <w:r>
              <w:rPr>
                <w:sz w:val="21"/>
                <w:szCs w:val="21"/>
              </w:rPr>
              <w:t>测角 1″，测距 ±(1 mm+1 ppm)</w:t>
            </w:r>
          </w:p>
        </w:tc>
        <w:tc>
          <w:tcPr>
            <w:tcW w:w="757" w:type="dxa"/>
            <w:vAlign w:val="center"/>
          </w:tcPr>
          <w:p w14:paraId="007855F6">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23866F39">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7765A1AA">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324E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141079E9">
            <w:pPr>
              <w:keepNext/>
              <w:snapToGrid w:val="0"/>
              <w:spacing w:before="70" w:after="70" w:line="240" w:lineRule="auto"/>
              <w:ind w:left="0" w:leftChars="0" w:right="0" w:rightChars="0" w:firstLine="0" w:firstLineChars="0"/>
              <w:jc w:val="center"/>
              <w:rPr>
                <w:sz w:val="21"/>
              </w:rPr>
            </w:pPr>
            <w:r>
              <w:rPr>
                <w:sz w:val="21"/>
                <w:szCs w:val="21"/>
              </w:rPr>
              <w:t>10</w:t>
            </w:r>
          </w:p>
        </w:tc>
        <w:tc>
          <w:tcPr>
            <w:tcW w:w="0" w:type="auto"/>
            <w:vAlign w:val="center"/>
          </w:tcPr>
          <w:p w14:paraId="5721A447">
            <w:pPr>
              <w:keepNext/>
              <w:snapToGrid w:val="0"/>
              <w:spacing w:before="70" w:after="70" w:line="240" w:lineRule="auto"/>
              <w:ind w:left="0" w:leftChars="0" w:right="0" w:rightChars="0" w:firstLine="0" w:firstLineChars="0"/>
              <w:jc w:val="left"/>
              <w:rPr>
                <w:sz w:val="21"/>
              </w:rPr>
            </w:pPr>
            <w:r>
              <w:rPr>
                <w:sz w:val="21"/>
                <w:szCs w:val="21"/>
              </w:rPr>
              <w:t>水准仪</w:t>
            </w:r>
          </w:p>
        </w:tc>
        <w:tc>
          <w:tcPr>
            <w:tcW w:w="1590" w:type="dxa"/>
            <w:vAlign w:val="center"/>
          </w:tcPr>
          <w:p w14:paraId="40A82051">
            <w:pPr>
              <w:keepNext/>
              <w:snapToGrid w:val="0"/>
              <w:spacing w:before="70" w:after="70" w:line="240" w:lineRule="auto"/>
              <w:ind w:left="0" w:leftChars="0" w:right="0" w:rightChars="0" w:firstLine="0" w:firstLineChars="0"/>
              <w:jc w:val="left"/>
              <w:rPr>
                <w:sz w:val="21"/>
              </w:rPr>
            </w:pPr>
            <w:r>
              <w:rPr>
                <w:sz w:val="21"/>
                <w:szCs w:val="21"/>
              </w:rPr>
              <w:t>精密</w:t>
            </w:r>
          </w:p>
        </w:tc>
        <w:tc>
          <w:tcPr>
            <w:tcW w:w="2405" w:type="dxa"/>
            <w:vAlign w:val="center"/>
          </w:tcPr>
          <w:p w14:paraId="0CECAC2E">
            <w:pPr>
              <w:keepNext/>
              <w:snapToGrid w:val="0"/>
              <w:spacing w:before="70" w:after="70" w:line="240" w:lineRule="auto"/>
              <w:ind w:left="0" w:leftChars="0" w:right="0" w:rightChars="0" w:firstLine="0" w:firstLineChars="0"/>
              <w:jc w:val="left"/>
              <w:rPr>
                <w:sz w:val="21"/>
              </w:rPr>
            </w:pPr>
            <w:r>
              <w:rPr>
                <w:sz w:val="21"/>
                <w:szCs w:val="21"/>
              </w:rPr>
              <w:t>每公里往返差 ≤0.3 mm</w:t>
            </w:r>
          </w:p>
        </w:tc>
        <w:tc>
          <w:tcPr>
            <w:tcW w:w="757" w:type="dxa"/>
            <w:vAlign w:val="center"/>
          </w:tcPr>
          <w:p w14:paraId="6E9611A3">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0E2F8B83">
            <w:pPr>
              <w:keepNext/>
              <w:snapToGrid w:val="0"/>
              <w:spacing w:before="70" w:after="70" w:line="240" w:lineRule="auto"/>
              <w:ind w:left="0" w:leftChars="0" w:right="0" w:rightChars="0" w:firstLine="0" w:firstLineChars="0"/>
              <w:jc w:val="center"/>
              <w:rPr>
                <w:sz w:val="21"/>
              </w:rPr>
            </w:pPr>
            <w:r>
              <w:rPr>
                <w:sz w:val="21"/>
                <w:szCs w:val="21"/>
              </w:rPr>
              <w:t>台</w:t>
            </w:r>
          </w:p>
        </w:tc>
        <w:tc>
          <w:tcPr>
            <w:tcW w:w="1386" w:type="dxa"/>
            <w:vAlign w:val="center"/>
          </w:tcPr>
          <w:p w14:paraId="5107C647">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15B0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079D7F58">
            <w:pPr>
              <w:keepNext/>
              <w:snapToGrid w:val="0"/>
              <w:spacing w:before="70" w:after="70" w:line="240" w:lineRule="auto"/>
              <w:ind w:left="0" w:leftChars="0" w:right="0" w:rightChars="0" w:firstLine="0" w:firstLineChars="0"/>
              <w:jc w:val="center"/>
              <w:rPr>
                <w:sz w:val="21"/>
              </w:rPr>
            </w:pPr>
            <w:r>
              <w:rPr>
                <w:sz w:val="21"/>
                <w:szCs w:val="21"/>
              </w:rPr>
              <w:t>11</w:t>
            </w:r>
          </w:p>
        </w:tc>
        <w:tc>
          <w:tcPr>
            <w:tcW w:w="0" w:type="auto"/>
            <w:vAlign w:val="center"/>
          </w:tcPr>
          <w:p w14:paraId="402B02A0">
            <w:pPr>
              <w:keepNext/>
              <w:snapToGrid w:val="0"/>
              <w:spacing w:before="70" w:after="70" w:line="240" w:lineRule="auto"/>
              <w:ind w:left="0" w:leftChars="0" w:right="0" w:rightChars="0" w:firstLine="0" w:firstLineChars="0"/>
              <w:jc w:val="left"/>
              <w:rPr>
                <w:sz w:val="21"/>
              </w:rPr>
            </w:pPr>
            <w:r>
              <w:rPr>
                <w:sz w:val="21"/>
                <w:szCs w:val="21"/>
              </w:rPr>
              <w:t>塞尺与卡尺</w:t>
            </w:r>
          </w:p>
        </w:tc>
        <w:tc>
          <w:tcPr>
            <w:tcW w:w="1590" w:type="dxa"/>
            <w:vAlign w:val="center"/>
          </w:tcPr>
          <w:p w14:paraId="4D107BAE">
            <w:pPr>
              <w:keepNext/>
              <w:snapToGrid w:val="0"/>
              <w:spacing w:before="70" w:after="70" w:line="240" w:lineRule="auto"/>
              <w:ind w:left="0" w:leftChars="0" w:right="0" w:rightChars="0" w:firstLine="0" w:firstLineChars="0"/>
              <w:jc w:val="left"/>
              <w:rPr>
                <w:sz w:val="21"/>
              </w:rPr>
            </w:pPr>
            <w:r>
              <w:rPr>
                <w:sz w:val="21"/>
                <w:szCs w:val="21"/>
              </w:rPr>
              <w:t>通用</w:t>
            </w:r>
          </w:p>
        </w:tc>
        <w:tc>
          <w:tcPr>
            <w:tcW w:w="2405" w:type="dxa"/>
            <w:vAlign w:val="center"/>
          </w:tcPr>
          <w:p w14:paraId="0C65ADF6">
            <w:pPr>
              <w:keepNext/>
              <w:snapToGrid w:val="0"/>
              <w:spacing w:before="70" w:after="70" w:line="240" w:lineRule="auto"/>
              <w:ind w:left="0" w:leftChars="0" w:right="0" w:rightChars="0" w:firstLine="0" w:firstLineChars="0"/>
              <w:jc w:val="left"/>
              <w:rPr>
                <w:sz w:val="21"/>
              </w:rPr>
            </w:pPr>
            <w:r>
              <w:rPr>
                <w:sz w:val="21"/>
                <w:szCs w:val="21"/>
              </w:rPr>
              <w:t>分度 0.02 mm</w:t>
            </w:r>
          </w:p>
        </w:tc>
        <w:tc>
          <w:tcPr>
            <w:tcW w:w="757" w:type="dxa"/>
            <w:vAlign w:val="center"/>
          </w:tcPr>
          <w:p w14:paraId="33CF717D">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384187F3">
            <w:pPr>
              <w:keepNext/>
              <w:snapToGrid w:val="0"/>
              <w:spacing w:before="70" w:after="70" w:line="240" w:lineRule="auto"/>
              <w:ind w:left="0" w:leftChars="0" w:right="0" w:rightChars="0" w:firstLine="0" w:firstLineChars="0"/>
              <w:jc w:val="center"/>
              <w:rPr>
                <w:sz w:val="21"/>
              </w:rPr>
            </w:pPr>
            <w:r>
              <w:rPr>
                <w:sz w:val="21"/>
                <w:szCs w:val="21"/>
              </w:rPr>
              <w:t>套</w:t>
            </w:r>
          </w:p>
        </w:tc>
        <w:tc>
          <w:tcPr>
            <w:tcW w:w="1386" w:type="dxa"/>
            <w:vAlign w:val="center"/>
          </w:tcPr>
          <w:p w14:paraId="45095051">
            <w:pPr>
              <w:keepNext/>
              <w:snapToGrid w:val="0"/>
              <w:spacing w:before="70" w:after="70" w:line="240" w:lineRule="auto"/>
              <w:ind w:left="0" w:leftChars="0" w:right="0" w:rightChars="0" w:firstLine="0" w:firstLineChars="0"/>
              <w:jc w:val="center"/>
              <w:rPr>
                <w:sz w:val="21"/>
              </w:rPr>
            </w:pPr>
            <w:r>
              <w:rPr>
                <w:sz w:val="21"/>
                <w:szCs w:val="21"/>
              </w:rPr>
              <w:t>年度送检</w:t>
            </w:r>
          </w:p>
        </w:tc>
      </w:tr>
      <w:tr w14:paraId="132A8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57" w:type="dxa"/>
            <w:vAlign w:val="center"/>
          </w:tcPr>
          <w:p w14:paraId="6B556FAD">
            <w:pPr>
              <w:keepNext/>
              <w:snapToGrid w:val="0"/>
              <w:spacing w:before="70" w:after="70" w:line="240" w:lineRule="auto"/>
              <w:ind w:left="0" w:leftChars="0" w:right="0" w:rightChars="0" w:firstLine="0" w:firstLineChars="0"/>
              <w:jc w:val="center"/>
              <w:rPr>
                <w:sz w:val="21"/>
              </w:rPr>
            </w:pPr>
            <w:r>
              <w:rPr>
                <w:sz w:val="21"/>
                <w:szCs w:val="21"/>
              </w:rPr>
              <w:t>12</w:t>
            </w:r>
          </w:p>
        </w:tc>
        <w:tc>
          <w:tcPr>
            <w:tcW w:w="1716" w:type="dxa"/>
            <w:vAlign w:val="center"/>
          </w:tcPr>
          <w:p w14:paraId="47AA3A6E">
            <w:pPr>
              <w:keepNext/>
              <w:snapToGrid w:val="0"/>
              <w:spacing w:before="70" w:after="70" w:line="240" w:lineRule="auto"/>
              <w:ind w:left="0" w:leftChars="0" w:right="0" w:rightChars="0" w:firstLine="0" w:firstLineChars="0"/>
              <w:jc w:val="left"/>
              <w:rPr>
                <w:sz w:val="21"/>
              </w:rPr>
            </w:pPr>
            <w:r>
              <w:rPr>
                <w:sz w:val="21"/>
                <w:szCs w:val="21"/>
              </w:rPr>
              <w:t>表面粗糙度样块</w:t>
            </w:r>
          </w:p>
        </w:tc>
        <w:tc>
          <w:tcPr>
            <w:tcW w:w="1590" w:type="dxa"/>
            <w:vAlign w:val="center"/>
          </w:tcPr>
          <w:p w14:paraId="68906E17">
            <w:pPr>
              <w:keepNext/>
              <w:snapToGrid w:val="0"/>
              <w:spacing w:before="70" w:after="70" w:line="240" w:lineRule="auto"/>
              <w:ind w:left="0" w:leftChars="0" w:right="0" w:rightChars="0" w:firstLine="0" w:firstLineChars="0"/>
              <w:jc w:val="left"/>
              <w:rPr>
                <w:sz w:val="21"/>
              </w:rPr>
            </w:pPr>
            <w:r>
              <w:rPr>
                <w:sz w:val="21"/>
                <w:szCs w:val="21"/>
              </w:rPr>
              <w:t>对比块</w:t>
            </w:r>
          </w:p>
        </w:tc>
        <w:tc>
          <w:tcPr>
            <w:tcW w:w="2405" w:type="dxa"/>
            <w:vAlign w:val="center"/>
          </w:tcPr>
          <w:p w14:paraId="07DC6A49">
            <w:pPr>
              <w:keepNext/>
              <w:snapToGrid w:val="0"/>
              <w:spacing w:before="70" w:after="70" w:line="240" w:lineRule="auto"/>
              <w:ind w:left="0" w:leftChars="0" w:right="0" w:rightChars="0" w:firstLine="0" w:firstLineChars="0"/>
              <w:jc w:val="left"/>
              <w:rPr>
                <w:sz w:val="21"/>
              </w:rPr>
            </w:pPr>
            <w:r>
              <w:rPr>
                <w:sz w:val="21"/>
                <w:szCs w:val="21"/>
              </w:rPr>
              <w:t>Ra 0.4～12.5</w:t>
            </w:r>
          </w:p>
        </w:tc>
        <w:tc>
          <w:tcPr>
            <w:tcW w:w="757" w:type="dxa"/>
            <w:vAlign w:val="center"/>
          </w:tcPr>
          <w:p w14:paraId="2DE624A6">
            <w:pPr>
              <w:keepNext/>
              <w:snapToGrid w:val="0"/>
              <w:spacing w:before="70" w:after="70" w:line="240" w:lineRule="auto"/>
              <w:ind w:left="0" w:leftChars="0" w:right="0" w:rightChars="0" w:firstLine="0" w:firstLineChars="0"/>
              <w:jc w:val="center"/>
              <w:rPr>
                <w:sz w:val="21"/>
              </w:rPr>
            </w:pPr>
            <w:r>
              <w:rPr>
                <w:rFonts w:hint="eastAsia"/>
                <w:sz w:val="21"/>
                <w:szCs w:val="21"/>
                <w:lang w:val="en-US" w:eastAsia="zh-CN"/>
              </w:rPr>
              <w:t>*</w:t>
            </w:r>
          </w:p>
        </w:tc>
        <w:tc>
          <w:tcPr>
            <w:tcW w:w="757" w:type="dxa"/>
            <w:vAlign w:val="center"/>
          </w:tcPr>
          <w:p w14:paraId="7118BBA2">
            <w:pPr>
              <w:keepNext/>
              <w:snapToGrid w:val="0"/>
              <w:spacing w:before="70" w:after="70" w:line="240" w:lineRule="auto"/>
              <w:ind w:left="0" w:leftChars="0" w:right="0" w:rightChars="0" w:firstLine="0" w:firstLineChars="0"/>
              <w:jc w:val="center"/>
              <w:rPr>
                <w:sz w:val="21"/>
              </w:rPr>
            </w:pPr>
            <w:r>
              <w:rPr>
                <w:sz w:val="21"/>
                <w:szCs w:val="21"/>
              </w:rPr>
              <w:t>套</w:t>
            </w:r>
          </w:p>
        </w:tc>
        <w:tc>
          <w:tcPr>
            <w:tcW w:w="1386" w:type="dxa"/>
            <w:vAlign w:val="center"/>
          </w:tcPr>
          <w:p w14:paraId="5CE3330E">
            <w:pPr>
              <w:keepNext/>
              <w:snapToGrid w:val="0"/>
              <w:spacing w:before="70" w:after="70" w:line="240" w:lineRule="auto"/>
              <w:ind w:left="0" w:leftChars="0" w:right="0" w:rightChars="0" w:firstLine="0" w:firstLineChars="0"/>
              <w:jc w:val="center"/>
              <w:rPr>
                <w:sz w:val="21"/>
              </w:rPr>
            </w:pPr>
            <w:r>
              <w:rPr>
                <w:sz w:val="21"/>
                <w:szCs w:val="21"/>
              </w:rPr>
              <w:t>有效期管理</w:t>
            </w:r>
          </w:p>
        </w:tc>
      </w:tr>
    </w:tbl>
    <w:p w14:paraId="6296A81C">
      <w:pPr>
        <w:spacing w:line="240" w:lineRule="auto"/>
      </w:pPr>
    </w:p>
    <w:p w14:paraId="48BC1BA7">
      <w:pPr>
        <w:numPr>
          <w:ilvl w:val="0"/>
          <w:numId w:val="37"/>
        </w:numPr>
        <w:ind w:left="0" w:firstLine="482" w:firstLineChars="200"/>
        <w:rPr>
          <w:b/>
          <w:bCs/>
        </w:rPr>
      </w:pPr>
      <w:r>
        <w:rPr>
          <w:b/>
          <w:bCs/>
        </w:rPr>
        <w:t>耗材与随机工具</w:t>
      </w:r>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17"/>
        <w:gridCol w:w="2100"/>
        <w:gridCol w:w="2396"/>
        <w:gridCol w:w="1286"/>
        <w:gridCol w:w="2100"/>
      </w:tblGrid>
      <w:tr w14:paraId="6D934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917" w:type="dxa"/>
            <w:shd w:val="clear" w:color="auto" w:fill="E7E6E6"/>
            <w:vAlign w:val="center"/>
          </w:tcPr>
          <w:p w14:paraId="737DBB91">
            <w:pPr>
              <w:snapToGrid w:val="0"/>
              <w:spacing w:before="70" w:after="70" w:line="240" w:lineRule="auto"/>
              <w:ind w:firstLine="0"/>
              <w:jc w:val="center"/>
              <w:rPr>
                <w:b/>
                <w:sz w:val="21"/>
              </w:rPr>
            </w:pPr>
            <w:r>
              <w:rPr>
                <w:b/>
                <w:sz w:val="21"/>
                <w:szCs w:val="21"/>
              </w:rPr>
              <w:t>序号</w:t>
            </w:r>
          </w:p>
        </w:tc>
        <w:tc>
          <w:tcPr>
            <w:tcW w:w="2100" w:type="dxa"/>
            <w:shd w:val="clear" w:color="auto" w:fill="E7E6E6"/>
            <w:vAlign w:val="center"/>
          </w:tcPr>
          <w:p w14:paraId="3991AB14">
            <w:pPr>
              <w:snapToGrid w:val="0"/>
              <w:spacing w:before="70" w:after="70" w:line="240" w:lineRule="auto"/>
              <w:ind w:firstLine="0"/>
              <w:jc w:val="center"/>
              <w:rPr>
                <w:b/>
                <w:sz w:val="21"/>
              </w:rPr>
            </w:pPr>
            <w:r>
              <w:rPr>
                <w:b/>
                <w:sz w:val="21"/>
                <w:szCs w:val="21"/>
              </w:rPr>
              <w:t>名称</w:t>
            </w:r>
          </w:p>
        </w:tc>
        <w:tc>
          <w:tcPr>
            <w:tcW w:w="2396" w:type="dxa"/>
            <w:shd w:val="clear" w:color="auto" w:fill="E7E6E6"/>
            <w:vAlign w:val="center"/>
          </w:tcPr>
          <w:p w14:paraId="245CEC6B">
            <w:pPr>
              <w:snapToGrid w:val="0"/>
              <w:spacing w:before="70" w:after="70" w:line="240" w:lineRule="auto"/>
              <w:ind w:firstLine="0"/>
              <w:jc w:val="center"/>
              <w:rPr>
                <w:b/>
                <w:sz w:val="21"/>
              </w:rPr>
            </w:pPr>
            <w:r>
              <w:rPr>
                <w:b/>
                <w:sz w:val="21"/>
                <w:szCs w:val="21"/>
              </w:rPr>
              <w:t>规格</w:t>
            </w:r>
          </w:p>
        </w:tc>
        <w:tc>
          <w:tcPr>
            <w:tcW w:w="1286" w:type="dxa"/>
            <w:shd w:val="clear" w:color="auto" w:fill="E7E6E6"/>
            <w:vAlign w:val="center"/>
          </w:tcPr>
          <w:p w14:paraId="1BE689A8">
            <w:pPr>
              <w:snapToGrid w:val="0"/>
              <w:spacing w:before="70" w:after="70" w:line="240" w:lineRule="auto"/>
              <w:ind w:firstLine="0"/>
              <w:jc w:val="center"/>
              <w:rPr>
                <w:b/>
                <w:sz w:val="21"/>
              </w:rPr>
            </w:pPr>
            <w:r>
              <w:rPr>
                <w:b/>
                <w:sz w:val="21"/>
                <w:szCs w:val="21"/>
              </w:rPr>
              <w:t>数量</w:t>
            </w:r>
          </w:p>
        </w:tc>
        <w:tc>
          <w:tcPr>
            <w:tcW w:w="2100" w:type="dxa"/>
            <w:shd w:val="clear" w:color="auto" w:fill="E7E6E6"/>
            <w:vAlign w:val="center"/>
          </w:tcPr>
          <w:p w14:paraId="763BC220">
            <w:pPr>
              <w:snapToGrid w:val="0"/>
              <w:spacing w:before="70" w:after="70" w:line="240" w:lineRule="auto"/>
              <w:ind w:firstLine="0"/>
              <w:jc w:val="center"/>
              <w:rPr>
                <w:b/>
                <w:sz w:val="21"/>
              </w:rPr>
            </w:pPr>
            <w:r>
              <w:rPr>
                <w:b/>
                <w:sz w:val="21"/>
                <w:szCs w:val="21"/>
              </w:rPr>
              <w:t>用途</w:t>
            </w:r>
          </w:p>
        </w:tc>
      </w:tr>
      <w:tr w14:paraId="0FECB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46EA7C2D">
            <w:pPr>
              <w:snapToGrid w:val="0"/>
              <w:spacing w:before="70" w:after="70" w:line="240" w:lineRule="auto"/>
              <w:ind w:firstLine="0"/>
              <w:jc w:val="center"/>
              <w:rPr>
                <w:sz w:val="21"/>
              </w:rPr>
            </w:pPr>
            <w:r>
              <w:rPr>
                <w:sz w:val="21"/>
                <w:szCs w:val="21"/>
              </w:rPr>
              <w:t>1</w:t>
            </w:r>
          </w:p>
        </w:tc>
        <w:tc>
          <w:tcPr>
            <w:tcW w:w="2100" w:type="dxa"/>
            <w:vAlign w:val="center"/>
          </w:tcPr>
          <w:p w14:paraId="2CAAB4AC">
            <w:pPr>
              <w:snapToGrid w:val="0"/>
              <w:spacing w:before="70" w:after="70" w:line="240" w:lineRule="auto"/>
              <w:ind w:firstLine="0"/>
              <w:jc w:val="left"/>
              <w:rPr>
                <w:sz w:val="21"/>
              </w:rPr>
            </w:pPr>
            <w:r>
              <w:rPr>
                <w:sz w:val="21"/>
                <w:szCs w:val="21"/>
              </w:rPr>
              <w:t>靶标胶贴</w:t>
            </w:r>
          </w:p>
        </w:tc>
        <w:tc>
          <w:tcPr>
            <w:tcW w:w="2396" w:type="dxa"/>
            <w:vAlign w:val="center"/>
          </w:tcPr>
          <w:p w14:paraId="2BE1FAA9">
            <w:pPr>
              <w:snapToGrid w:val="0"/>
              <w:spacing w:before="70" w:after="70" w:line="240" w:lineRule="auto"/>
              <w:ind w:firstLine="0"/>
              <w:jc w:val="left"/>
              <w:rPr>
                <w:sz w:val="21"/>
              </w:rPr>
            </w:pPr>
            <w:r>
              <w:rPr>
                <w:sz w:val="21"/>
                <w:szCs w:val="21"/>
              </w:rPr>
              <w:t>工业级，可移除</w:t>
            </w:r>
          </w:p>
        </w:tc>
        <w:tc>
          <w:tcPr>
            <w:tcW w:w="1286" w:type="dxa"/>
            <w:vAlign w:val="center"/>
          </w:tcPr>
          <w:p w14:paraId="1759E683">
            <w:pPr>
              <w:snapToGrid w:val="0"/>
              <w:spacing w:before="70" w:after="70" w:line="240" w:lineRule="auto"/>
              <w:ind w:firstLine="0"/>
              <w:jc w:val="left"/>
              <w:rPr>
                <w:sz w:val="21"/>
              </w:rPr>
            </w:pPr>
            <w:r>
              <w:rPr>
                <w:sz w:val="21"/>
                <w:szCs w:val="21"/>
              </w:rPr>
              <w:t>2000 片</w:t>
            </w:r>
          </w:p>
        </w:tc>
        <w:tc>
          <w:tcPr>
            <w:tcW w:w="2100" w:type="dxa"/>
            <w:vAlign w:val="center"/>
          </w:tcPr>
          <w:p w14:paraId="6EECDD25">
            <w:pPr>
              <w:snapToGrid w:val="0"/>
              <w:spacing w:before="70" w:after="70" w:line="240" w:lineRule="auto"/>
              <w:ind w:firstLine="0"/>
              <w:jc w:val="left"/>
              <w:rPr>
                <w:sz w:val="21"/>
              </w:rPr>
            </w:pPr>
            <w:r>
              <w:rPr>
                <w:sz w:val="21"/>
                <w:szCs w:val="21"/>
              </w:rPr>
              <w:t>标志点固定</w:t>
            </w:r>
          </w:p>
        </w:tc>
      </w:tr>
      <w:tr w14:paraId="6F38B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086AB4F0">
            <w:pPr>
              <w:snapToGrid w:val="0"/>
              <w:spacing w:before="70" w:after="70" w:line="240" w:lineRule="auto"/>
              <w:ind w:firstLine="0"/>
              <w:jc w:val="center"/>
              <w:rPr>
                <w:sz w:val="21"/>
              </w:rPr>
            </w:pPr>
            <w:r>
              <w:rPr>
                <w:sz w:val="21"/>
                <w:szCs w:val="21"/>
              </w:rPr>
              <w:t>2</w:t>
            </w:r>
          </w:p>
        </w:tc>
        <w:tc>
          <w:tcPr>
            <w:tcW w:w="2100" w:type="dxa"/>
            <w:vAlign w:val="center"/>
          </w:tcPr>
          <w:p w14:paraId="00AC12CA">
            <w:pPr>
              <w:snapToGrid w:val="0"/>
              <w:spacing w:before="70" w:after="70" w:line="240" w:lineRule="auto"/>
              <w:ind w:firstLine="0"/>
              <w:jc w:val="left"/>
              <w:rPr>
                <w:sz w:val="21"/>
              </w:rPr>
            </w:pPr>
            <w:r>
              <w:rPr>
                <w:sz w:val="21"/>
                <w:szCs w:val="21"/>
              </w:rPr>
              <w:t>显影喷涂剂</w:t>
            </w:r>
          </w:p>
        </w:tc>
        <w:tc>
          <w:tcPr>
            <w:tcW w:w="2396" w:type="dxa"/>
            <w:vAlign w:val="center"/>
          </w:tcPr>
          <w:p w14:paraId="64597A51">
            <w:pPr>
              <w:snapToGrid w:val="0"/>
              <w:spacing w:before="70" w:after="70" w:line="240" w:lineRule="auto"/>
              <w:ind w:firstLine="0"/>
              <w:jc w:val="left"/>
              <w:rPr>
                <w:sz w:val="21"/>
              </w:rPr>
            </w:pPr>
            <w:r>
              <w:rPr>
                <w:sz w:val="21"/>
                <w:szCs w:val="21"/>
              </w:rPr>
              <w:t>可水洗</w:t>
            </w:r>
          </w:p>
        </w:tc>
        <w:tc>
          <w:tcPr>
            <w:tcW w:w="1286" w:type="dxa"/>
            <w:vAlign w:val="center"/>
          </w:tcPr>
          <w:p w14:paraId="57B65256">
            <w:pPr>
              <w:snapToGrid w:val="0"/>
              <w:spacing w:before="70" w:after="70" w:line="240" w:lineRule="auto"/>
              <w:ind w:firstLine="0"/>
              <w:jc w:val="left"/>
              <w:rPr>
                <w:sz w:val="21"/>
              </w:rPr>
            </w:pPr>
            <w:r>
              <w:rPr>
                <w:sz w:val="21"/>
                <w:szCs w:val="21"/>
              </w:rPr>
              <w:t>20 罐</w:t>
            </w:r>
          </w:p>
        </w:tc>
        <w:tc>
          <w:tcPr>
            <w:tcW w:w="2100" w:type="dxa"/>
            <w:vAlign w:val="center"/>
          </w:tcPr>
          <w:p w14:paraId="08819B8A">
            <w:pPr>
              <w:snapToGrid w:val="0"/>
              <w:spacing w:before="70" w:after="70" w:line="240" w:lineRule="auto"/>
              <w:ind w:firstLine="0"/>
              <w:jc w:val="left"/>
              <w:rPr>
                <w:sz w:val="21"/>
              </w:rPr>
            </w:pPr>
            <w:r>
              <w:rPr>
                <w:sz w:val="21"/>
                <w:szCs w:val="21"/>
              </w:rPr>
              <w:t>高反光面处理</w:t>
            </w:r>
          </w:p>
        </w:tc>
      </w:tr>
      <w:tr w14:paraId="09052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6F040983">
            <w:pPr>
              <w:snapToGrid w:val="0"/>
              <w:spacing w:before="70" w:after="70" w:line="240" w:lineRule="auto"/>
              <w:ind w:firstLine="0"/>
              <w:jc w:val="center"/>
              <w:rPr>
                <w:sz w:val="21"/>
              </w:rPr>
            </w:pPr>
            <w:r>
              <w:rPr>
                <w:sz w:val="21"/>
                <w:szCs w:val="21"/>
              </w:rPr>
              <w:t>3</w:t>
            </w:r>
          </w:p>
        </w:tc>
        <w:tc>
          <w:tcPr>
            <w:tcW w:w="2100" w:type="dxa"/>
            <w:vAlign w:val="center"/>
          </w:tcPr>
          <w:p w14:paraId="08EDCE85">
            <w:pPr>
              <w:snapToGrid w:val="0"/>
              <w:spacing w:before="70" w:after="70" w:line="240" w:lineRule="auto"/>
              <w:ind w:firstLine="0"/>
              <w:jc w:val="left"/>
              <w:rPr>
                <w:sz w:val="21"/>
              </w:rPr>
            </w:pPr>
            <w:r>
              <w:rPr>
                <w:sz w:val="21"/>
                <w:szCs w:val="21"/>
              </w:rPr>
              <w:t>无水乙醇</w:t>
            </w:r>
          </w:p>
        </w:tc>
        <w:tc>
          <w:tcPr>
            <w:tcW w:w="2396" w:type="dxa"/>
            <w:vAlign w:val="center"/>
          </w:tcPr>
          <w:p w14:paraId="26187565">
            <w:pPr>
              <w:snapToGrid w:val="0"/>
              <w:spacing w:before="70" w:after="70" w:line="240" w:lineRule="auto"/>
              <w:ind w:firstLine="0"/>
              <w:jc w:val="left"/>
              <w:rPr>
                <w:sz w:val="21"/>
              </w:rPr>
            </w:pPr>
            <w:r>
              <w:rPr>
                <w:sz w:val="21"/>
                <w:szCs w:val="21"/>
              </w:rPr>
              <w:t>分析纯</w:t>
            </w:r>
          </w:p>
        </w:tc>
        <w:tc>
          <w:tcPr>
            <w:tcW w:w="1286" w:type="dxa"/>
            <w:vAlign w:val="center"/>
          </w:tcPr>
          <w:p w14:paraId="135C7C8F">
            <w:pPr>
              <w:snapToGrid w:val="0"/>
              <w:spacing w:before="70" w:after="70" w:line="240" w:lineRule="auto"/>
              <w:ind w:firstLine="0"/>
              <w:jc w:val="left"/>
              <w:rPr>
                <w:sz w:val="21"/>
              </w:rPr>
            </w:pPr>
            <w:r>
              <w:rPr>
                <w:sz w:val="21"/>
                <w:szCs w:val="21"/>
              </w:rPr>
              <w:t>20 瓶</w:t>
            </w:r>
          </w:p>
        </w:tc>
        <w:tc>
          <w:tcPr>
            <w:tcW w:w="2100" w:type="dxa"/>
            <w:vAlign w:val="center"/>
          </w:tcPr>
          <w:p w14:paraId="5E233DC2">
            <w:pPr>
              <w:snapToGrid w:val="0"/>
              <w:spacing w:before="70" w:after="70" w:line="240" w:lineRule="auto"/>
              <w:ind w:firstLine="0"/>
              <w:jc w:val="left"/>
              <w:rPr>
                <w:sz w:val="21"/>
              </w:rPr>
            </w:pPr>
            <w:r>
              <w:rPr>
                <w:sz w:val="21"/>
                <w:szCs w:val="21"/>
              </w:rPr>
              <w:t>镜头清洁</w:t>
            </w:r>
          </w:p>
        </w:tc>
      </w:tr>
      <w:tr w14:paraId="04B0C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2545DC9F">
            <w:pPr>
              <w:snapToGrid w:val="0"/>
              <w:spacing w:before="70" w:after="70" w:line="240" w:lineRule="auto"/>
              <w:ind w:firstLine="0"/>
              <w:jc w:val="center"/>
              <w:rPr>
                <w:sz w:val="21"/>
              </w:rPr>
            </w:pPr>
            <w:r>
              <w:rPr>
                <w:sz w:val="21"/>
                <w:szCs w:val="21"/>
              </w:rPr>
              <w:t>4</w:t>
            </w:r>
          </w:p>
        </w:tc>
        <w:tc>
          <w:tcPr>
            <w:tcW w:w="2100" w:type="dxa"/>
            <w:vAlign w:val="center"/>
          </w:tcPr>
          <w:p w14:paraId="042D92F0">
            <w:pPr>
              <w:snapToGrid w:val="0"/>
              <w:spacing w:before="70" w:after="70" w:line="240" w:lineRule="auto"/>
              <w:ind w:firstLine="0"/>
              <w:jc w:val="left"/>
              <w:rPr>
                <w:sz w:val="21"/>
              </w:rPr>
            </w:pPr>
            <w:r>
              <w:rPr>
                <w:sz w:val="21"/>
                <w:szCs w:val="21"/>
              </w:rPr>
              <w:t>无尘布</w:t>
            </w:r>
          </w:p>
        </w:tc>
        <w:tc>
          <w:tcPr>
            <w:tcW w:w="2396" w:type="dxa"/>
            <w:vAlign w:val="center"/>
          </w:tcPr>
          <w:p w14:paraId="636AA620">
            <w:pPr>
              <w:snapToGrid w:val="0"/>
              <w:spacing w:before="70" w:after="70" w:line="240" w:lineRule="auto"/>
              <w:ind w:firstLine="0"/>
              <w:jc w:val="left"/>
              <w:rPr>
                <w:sz w:val="21"/>
              </w:rPr>
            </w:pPr>
            <w:r>
              <w:rPr>
                <w:sz w:val="21"/>
                <w:szCs w:val="21"/>
              </w:rPr>
              <w:t>超细纤维</w:t>
            </w:r>
          </w:p>
        </w:tc>
        <w:tc>
          <w:tcPr>
            <w:tcW w:w="1286" w:type="dxa"/>
            <w:vAlign w:val="center"/>
          </w:tcPr>
          <w:p w14:paraId="0D740886">
            <w:pPr>
              <w:snapToGrid w:val="0"/>
              <w:spacing w:before="70" w:after="70" w:line="240" w:lineRule="auto"/>
              <w:ind w:firstLine="0"/>
              <w:jc w:val="left"/>
              <w:rPr>
                <w:sz w:val="21"/>
              </w:rPr>
            </w:pPr>
            <w:r>
              <w:rPr>
                <w:sz w:val="21"/>
                <w:szCs w:val="21"/>
              </w:rPr>
              <w:t>50 包</w:t>
            </w:r>
          </w:p>
        </w:tc>
        <w:tc>
          <w:tcPr>
            <w:tcW w:w="2100" w:type="dxa"/>
            <w:vAlign w:val="center"/>
          </w:tcPr>
          <w:p w14:paraId="3777A990">
            <w:pPr>
              <w:snapToGrid w:val="0"/>
              <w:spacing w:before="70" w:after="70" w:line="240" w:lineRule="auto"/>
              <w:ind w:firstLine="0"/>
              <w:jc w:val="left"/>
              <w:rPr>
                <w:sz w:val="21"/>
              </w:rPr>
            </w:pPr>
            <w:r>
              <w:rPr>
                <w:sz w:val="21"/>
                <w:szCs w:val="21"/>
              </w:rPr>
              <w:t>光学清洁</w:t>
            </w:r>
          </w:p>
        </w:tc>
      </w:tr>
      <w:tr w14:paraId="04BA8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0D7EFDE8">
            <w:pPr>
              <w:snapToGrid w:val="0"/>
              <w:spacing w:before="70" w:after="70" w:line="240" w:lineRule="auto"/>
              <w:ind w:firstLine="0"/>
              <w:jc w:val="center"/>
              <w:rPr>
                <w:sz w:val="21"/>
              </w:rPr>
            </w:pPr>
            <w:r>
              <w:rPr>
                <w:sz w:val="21"/>
                <w:szCs w:val="21"/>
              </w:rPr>
              <w:t>5</w:t>
            </w:r>
          </w:p>
        </w:tc>
        <w:tc>
          <w:tcPr>
            <w:tcW w:w="2100" w:type="dxa"/>
            <w:vAlign w:val="center"/>
          </w:tcPr>
          <w:p w14:paraId="5BDF5A89">
            <w:pPr>
              <w:snapToGrid w:val="0"/>
              <w:spacing w:before="70" w:after="70" w:line="240" w:lineRule="auto"/>
              <w:ind w:firstLine="0"/>
              <w:jc w:val="left"/>
              <w:rPr>
                <w:sz w:val="21"/>
              </w:rPr>
            </w:pPr>
            <w:r>
              <w:rPr>
                <w:sz w:val="21"/>
                <w:szCs w:val="21"/>
              </w:rPr>
              <w:t>干燥剂</w:t>
            </w:r>
          </w:p>
        </w:tc>
        <w:tc>
          <w:tcPr>
            <w:tcW w:w="2396" w:type="dxa"/>
            <w:vAlign w:val="center"/>
          </w:tcPr>
          <w:p w14:paraId="22A12EE2">
            <w:pPr>
              <w:snapToGrid w:val="0"/>
              <w:spacing w:before="70" w:after="70" w:line="240" w:lineRule="auto"/>
              <w:ind w:firstLine="0"/>
              <w:jc w:val="left"/>
              <w:rPr>
                <w:sz w:val="21"/>
              </w:rPr>
            </w:pPr>
            <w:r>
              <w:rPr>
                <w:sz w:val="21"/>
                <w:szCs w:val="21"/>
              </w:rPr>
              <w:t>可重复烘干</w:t>
            </w:r>
          </w:p>
        </w:tc>
        <w:tc>
          <w:tcPr>
            <w:tcW w:w="1286" w:type="dxa"/>
            <w:vAlign w:val="center"/>
          </w:tcPr>
          <w:p w14:paraId="1C906A46">
            <w:pPr>
              <w:snapToGrid w:val="0"/>
              <w:spacing w:before="70" w:after="70" w:line="240" w:lineRule="auto"/>
              <w:ind w:firstLine="0"/>
              <w:jc w:val="left"/>
              <w:rPr>
                <w:sz w:val="21"/>
              </w:rPr>
            </w:pPr>
            <w:r>
              <w:rPr>
                <w:sz w:val="21"/>
                <w:szCs w:val="21"/>
              </w:rPr>
              <w:t>40 包</w:t>
            </w:r>
          </w:p>
        </w:tc>
        <w:tc>
          <w:tcPr>
            <w:tcW w:w="2100" w:type="dxa"/>
            <w:vAlign w:val="center"/>
          </w:tcPr>
          <w:p w14:paraId="6B49AE8F">
            <w:pPr>
              <w:snapToGrid w:val="0"/>
              <w:spacing w:before="70" w:after="70" w:line="240" w:lineRule="auto"/>
              <w:ind w:firstLine="0"/>
              <w:jc w:val="left"/>
              <w:rPr>
                <w:sz w:val="21"/>
              </w:rPr>
            </w:pPr>
            <w:r>
              <w:rPr>
                <w:sz w:val="21"/>
                <w:szCs w:val="21"/>
              </w:rPr>
              <w:t>防潮</w:t>
            </w:r>
          </w:p>
        </w:tc>
      </w:tr>
      <w:tr w14:paraId="3E182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02EB4F60">
            <w:pPr>
              <w:snapToGrid w:val="0"/>
              <w:spacing w:before="70" w:after="70" w:line="240" w:lineRule="auto"/>
              <w:ind w:firstLine="0"/>
              <w:jc w:val="center"/>
              <w:rPr>
                <w:sz w:val="21"/>
              </w:rPr>
            </w:pPr>
            <w:r>
              <w:rPr>
                <w:sz w:val="21"/>
                <w:szCs w:val="21"/>
              </w:rPr>
              <w:t>6</w:t>
            </w:r>
          </w:p>
        </w:tc>
        <w:tc>
          <w:tcPr>
            <w:tcW w:w="2100" w:type="dxa"/>
            <w:vAlign w:val="center"/>
          </w:tcPr>
          <w:p w14:paraId="1850CE60">
            <w:pPr>
              <w:snapToGrid w:val="0"/>
              <w:spacing w:before="70" w:after="70" w:line="240" w:lineRule="auto"/>
              <w:ind w:firstLine="0"/>
              <w:jc w:val="left"/>
              <w:rPr>
                <w:sz w:val="21"/>
              </w:rPr>
            </w:pPr>
            <w:r>
              <w:rPr>
                <w:sz w:val="21"/>
                <w:szCs w:val="21"/>
              </w:rPr>
              <w:t>扎带与魔术贴</w:t>
            </w:r>
          </w:p>
        </w:tc>
        <w:tc>
          <w:tcPr>
            <w:tcW w:w="2396" w:type="dxa"/>
            <w:vAlign w:val="center"/>
          </w:tcPr>
          <w:p w14:paraId="6F09EAB4">
            <w:pPr>
              <w:snapToGrid w:val="0"/>
              <w:spacing w:before="70" w:after="70" w:line="240" w:lineRule="auto"/>
              <w:ind w:firstLine="0"/>
              <w:jc w:val="left"/>
              <w:rPr>
                <w:sz w:val="21"/>
              </w:rPr>
            </w:pPr>
            <w:r>
              <w:rPr>
                <w:sz w:val="21"/>
                <w:szCs w:val="21"/>
              </w:rPr>
              <w:t>多规格</w:t>
            </w:r>
          </w:p>
        </w:tc>
        <w:tc>
          <w:tcPr>
            <w:tcW w:w="1286" w:type="dxa"/>
            <w:vAlign w:val="center"/>
          </w:tcPr>
          <w:p w14:paraId="6A7DE437">
            <w:pPr>
              <w:snapToGrid w:val="0"/>
              <w:spacing w:before="70" w:after="70" w:line="240" w:lineRule="auto"/>
              <w:ind w:firstLine="0"/>
              <w:jc w:val="left"/>
              <w:rPr>
                <w:sz w:val="21"/>
              </w:rPr>
            </w:pPr>
            <w:r>
              <w:rPr>
                <w:sz w:val="21"/>
                <w:szCs w:val="21"/>
              </w:rPr>
              <w:t>各 5 包</w:t>
            </w:r>
          </w:p>
        </w:tc>
        <w:tc>
          <w:tcPr>
            <w:tcW w:w="2100" w:type="dxa"/>
            <w:vAlign w:val="center"/>
          </w:tcPr>
          <w:p w14:paraId="7AA8F050">
            <w:pPr>
              <w:snapToGrid w:val="0"/>
              <w:spacing w:before="70" w:after="70" w:line="240" w:lineRule="auto"/>
              <w:ind w:firstLine="0"/>
              <w:jc w:val="left"/>
              <w:rPr>
                <w:sz w:val="21"/>
              </w:rPr>
            </w:pPr>
            <w:r>
              <w:rPr>
                <w:sz w:val="21"/>
                <w:szCs w:val="21"/>
              </w:rPr>
              <w:t>线缆整理</w:t>
            </w:r>
          </w:p>
        </w:tc>
      </w:tr>
      <w:tr w14:paraId="3E0A6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3EBE9059">
            <w:pPr>
              <w:snapToGrid w:val="0"/>
              <w:spacing w:before="70" w:after="70" w:line="240" w:lineRule="auto"/>
              <w:ind w:firstLine="0"/>
              <w:jc w:val="center"/>
              <w:rPr>
                <w:sz w:val="21"/>
              </w:rPr>
            </w:pPr>
            <w:r>
              <w:rPr>
                <w:sz w:val="21"/>
                <w:szCs w:val="21"/>
              </w:rPr>
              <w:t>7</w:t>
            </w:r>
          </w:p>
        </w:tc>
        <w:tc>
          <w:tcPr>
            <w:tcW w:w="2100" w:type="dxa"/>
            <w:vAlign w:val="center"/>
          </w:tcPr>
          <w:p w14:paraId="2FB4729C">
            <w:pPr>
              <w:snapToGrid w:val="0"/>
              <w:spacing w:before="70" w:after="70" w:line="240" w:lineRule="auto"/>
              <w:ind w:firstLine="0"/>
              <w:jc w:val="left"/>
              <w:rPr>
                <w:sz w:val="21"/>
              </w:rPr>
            </w:pPr>
            <w:r>
              <w:rPr>
                <w:sz w:val="21"/>
                <w:szCs w:val="21"/>
              </w:rPr>
              <w:t>电工胶带</w:t>
            </w:r>
          </w:p>
        </w:tc>
        <w:tc>
          <w:tcPr>
            <w:tcW w:w="2396" w:type="dxa"/>
            <w:vAlign w:val="center"/>
          </w:tcPr>
          <w:p w14:paraId="389DA111">
            <w:pPr>
              <w:snapToGrid w:val="0"/>
              <w:spacing w:before="70" w:after="70" w:line="240" w:lineRule="auto"/>
              <w:ind w:firstLine="0"/>
              <w:jc w:val="left"/>
              <w:rPr>
                <w:sz w:val="21"/>
              </w:rPr>
            </w:pPr>
            <w:r>
              <w:rPr>
                <w:sz w:val="21"/>
                <w:szCs w:val="21"/>
              </w:rPr>
              <w:t>阻燃</w:t>
            </w:r>
          </w:p>
        </w:tc>
        <w:tc>
          <w:tcPr>
            <w:tcW w:w="1286" w:type="dxa"/>
            <w:vAlign w:val="center"/>
          </w:tcPr>
          <w:p w14:paraId="1238CD37">
            <w:pPr>
              <w:snapToGrid w:val="0"/>
              <w:spacing w:before="70" w:after="70" w:line="240" w:lineRule="auto"/>
              <w:ind w:firstLine="0"/>
              <w:jc w:val="left"/>
              <w:rPr>
                <w:sz w:val="21"/>
              </w:rPr>
            </w:pPr>
            <w:r>
              <w:rPr>
                <w:sz w:val="21"/>
                <w:szCs w:val="21"/>
              </w:rPr>
              <w:t>10 卷</w:t>
            </w:r>
          </w:p>
        </w:tc>
        <w:tc>
          <w:tcPr>
            <w:tcW w:w="2100" w:type="dxa"/>
            <w:vAlign w:val="center"/>
          </w:tcPr>
          <w:p w14:paraId="282567C3">
            <w:pPr>
              <w:snapToGrid w:val="0"/>
              <w:spacing w:before="70" w:after="70" w:line="240" w:lineRule="auto"/>
              <w:ind w:firstLine="0"/>
              <w:jc w:val="left"/>
              <w:rPr>
                <w:sz w:val="21"/>
              </w:rPr>
            </w:pPr>
            <w:r>
              <w:rPr>
                <w:sz w:val="21"/>
                <w:szCs w:val="21"/>
              </w:rPr>
              <w:t>临时处理</w:t>
            </w:r>
          </w:p>
        </w:tc>
      </w:tr>
      <w:tr w14:paraId="1A27B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2F319FAD">
            <w:pPr>
              <w:snapToGrid w:val="0"/>
              <w:spacing w:before="70" w:after="70" w:line="240" w:lineRule="auto"/>
              <w:ind w:firstLine="0"/>
              <w:jc w:val="center"/>
              <w:rPr>
                <w:sz w:val="21"/>
              </w:rPr>
            </w:pPr>
            <w:r>
              <w:rPr>
                <w:sz w:val="21"/>
                <w:szCs w:val="21"/>
              </w:rPr>
              <w:t>8</w:t>
            </w:r>
          </w:p>
        </w:tc>
        <w:tc>
          <w:tcPr>
            <w:tcW w:w="2100" w:type="dxa"/>
            <w:vAlign w:val="center"/>
          </w:tcPr>
          <w:p w14:paraId="1DC77097">
            <w:pPr>
              <w:snapToGrid w:val="0"/>
              <w:spacing w:before="70" w:after="70" w:line="240" w:lineRule="auto"/>
              <w:ind w:firstLine="0"/>
              <w:jc w:val="left"/>
              <w:rPr>
                <w:sz w:val="21"/>
              </w:rPr>
            </w:pPr>
            <w:r>
              <w:rPr>
                <w:sz w:val="21"/>
                <w:szCs w:val="21"/>
              </w:rPr>
              <w:t>保险丝与端子</w:t>
            </w:r>
          </w:p>
        </w:tc>
        <w:tc>
          <w:tcPr>
            <w:tcW w:w="2396" w:type="dxa"/>
            <w:vAlign w:val="center"/>
          </w:tcPr>
          <w:p w14:paraId="073701F0">
            <w:pPr>
              <w:snapToGrid w:val="0"/>
              <w:spacing w:before="70" w:after="70" w:line="240" w:lineRule="auto"/>
              <w:ind w:firstLine="0"/>
              <w:jc w:val="left"/>
              <w:rPr>
                <w:sz w:val="21"/>
              </w:rPr>
            </w:pPr>
            <w:r>
              <w:rPr>
                <w:sz w:val="21"/>
                <w:szCs w:val="21"/>
              </w:rPr>
              <w:t>成套</w:t>
            </w:r>
          </w:p>
        </w:tc>
        <w:tc>
          <w:tcPr>
            <w:tcW w:w="1286" w:type="dxa"/>
            <w:vAlign w:val="center"/>
          </w:tcPr>
          <w:p w14:paraId="645206B0">
            <w:pPr>
              <w:snapToGrid w:val="0"/>
              <w:spacing w:before="70" w:after="70" w:line="240" w:lineRule="auto"/>
              <w:ind w:firstLine="0"/>
              <w:jc w:val="left"/>
              <w:rPr>
                <w:sz w:val="21"/>
              </w:rPr>
            </w:pPr>
            <w:r>
              <w:rPr>
                <w:sz w:val="21"/>
                <w:szCs w:val="21"/>
              </w:rPr>
              <w:t>各 2 盒</w:t>
            </w:r>
          </w:p>
        </w:tc>
        <w:tc>
          <w:tcPr>
            <w:tcW w:w="2100" w:type="dxa"/>
            <w:vAlign w:val="center"/>
          </w:tcPr>
          <w:p w14:paraId="39D7781D">
            <w:pPr>
              <w:snapToGrid w:val="0"/>
              <w:spacing w:before="70" w:after="70" w:line="240" w:lineRule="auto"/>
              <w:ind w:firstLine="0"/>
              <w:jc w:val="left"/>
              <w:rPr>
                <w:sz w:val="21"/>
              </w:rPr>
            </w:pPr>
            <w:r>
              <w:rPr>
                <w:sz w:val="21"/>
                <w:szCs w:val="21"/>
              </w:rPr>
              <w:t>电气维修</w:t>
            </w:r>
          </w:p>
        </w:tc>
      </w:tr>
      <w:tr w14:paraId="705DE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00021F4A">
            <w:pPr>
              <w:snapToGrid w:val="0"/>
              <w:spacing w:before="70" w:after="70" w:line="240" w:lineRule="auto"/>
              <w:ind w:firstLine="0"/>
              <w:jc w:val="center"/>
              <w:rPr>
                <w:sz w:val="21"/>
              </w:rPr>
            </w:pPr>
            <w:r>
              <w:rPr>
                <w:sz w:val="21"/>
                <w:szCs w:val="21"/>
              </w:rPr>
              <w:t>9</w:t>
            </w:r>
          </w:p>
        </w:tc>
        <w:tc>
          <w:tcPr>
            <w:tcW w:w="2100" w:type="dxa"/>
            <w:vAlign w:val="center"/>
          </w:tcPr>
          <w:p w14:paraId="6C7706B0">
            <w:pPr>
              <w:snapToGrid w:val="0"/>
              <w:spacing w:before="70" w:after="70" w:line="240" w:lineRule="auto"/>
              <w:ind w:firstLine="0"/>
              <w:jc w:val="left"/>
              <w:rPr>
                <w:sz w:val="21"/>
              </w:rPr>
            </w:pPr>
            <w:r>
              <w:rPr>
                <w:sz w:val="21"/>
                <w:szCs w:val="21"/>
              </w:rPr>
              <w:t>内六角工具组</w:t>
            </w:r>
          </w:p>
        </w:tc>
        <w:tc>
          <w:tcPr>
            <w:tcW w:w="2396" w:type="dxa"/>
            <w:vAlign w:val="center"/>
          </w:tcPr>
          <w:p w14:paraId="2D487F9B">
            <w:pPr>
              <w:snapToGrid w:val="0"/>
              <w:spacing w:before="70" w:after="70" w:line="240" w:lineRule="auto"/>
              <w:ind w:firstLine="0"/>
              <w:jc w:val="left"/>
              <w:rPr>
                <w:sz w:val="21"/>
              </w:rPr>
            </w:pPr>
            <w:r>
              <w:rPr>
                <w:sz w:val="21"/>
                <w:szCs w:val="21"/>
              </w:rPr>
              <w:t>精密</w:t>
            </w:r>
          </w:p>
        </w:tc>
        <w:tc>
          <w:tcPr>
            <w:tcW w:w="1286" w:type="dxa"/>
            <w:vAlign w:val="center"/>
          </w:tcPr>
          <w:p w14:paraId="515433B3">
            <w:pPr>
              <w:snapToGrid w:val="0"/>
              <w:spacing w:before="70" w:after="70" w:line="240" w:lineRule="auto"/>
              <w:ind w:firstLine="0"/>
              <w:jc w:val="left"/>
              <w:rPr>
                <w:sz w:val="21"/>
              </w:rPr>
            </w:pPr>
            <w:r>
              <w:rPr>
                <w:sz w:val="21"/>
                <w:szCs w:val="21"/>
              </w:rPr>
              <w:t>2 套</w:t>
            </w:r>
          </w:p>
        </w:tc>
        <w:tc>
          <w:tcPr>
            <w:tcW w:w="2100" w:type="dxa"/>
            <w:vAlign w:val="center"/>
          </w:tcPr>
          <w:p w14:paraId="2650446D">
            <w:pPr>
              <w:snapToGrid w:val="0"/>
              <w:spacing w:before="70" w:after="70" w:line="240" w:lineRule="auto"/>
              <w:ind w:firstLine="0"/>
              <w:jc w:val="left"/>
              <w:rPr>
                <w:sz w:val="21"/>
              </w:rPr>
            </w:pPr>
            <w:r>
              <w:rPr>
                <w:sz w:val="21"/>
                <w:szCs w:val="21"/>
              </w:rPr>
              <w:t>结构装拆</w:t>
            </w:r>
          </w:p>
        </w:tc>
      </w:tr>
      <w:tr w14:paraId="154FE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17" w:type="dxa"/>
            <w:vAlign w:val="center"/>
          </w:tcPr>
          <w:p w14:paraId="5C839603">
            <w:pPr>
              <w:snapToGrid w:val="0"/>
              <w:spacing w:before="70" w:after="70" w:line="240" w:lineRule="auto"/>
              <w:ind w:firstLine="0"/>
              <w:jc w:val="center"/>
              <w:rPr>
                <w:sz w:val="21"/>
              </w:rPr>
            </w:pPr>
            <w:r>
              <w:rPr>
                <w:sz w:val="21"/>
                <w:szCs w:val="21"/>
              </w:rPr>
              <w:t>10</w:t>
            </w:r>
          </w:p>
        </w:tc>
        <w:tc>
          <w:tcPr>
            <w:tcW w:w="2100" w:type="dxa"/>
            <w:vAlign w:val="center"/>
          </w:tcPr>
          <w:p w14:paraId="3F1EEBE6">
            <w:pPr>
              <w:snapToGrid w:val="0"/>
              <w:spacing w:before="70" w:after="70" w:line="240" w:lineRule="auto"/>
              <w:ind w:firstLine="0"/>
              <w:jc w:val="left"/>
              <w:rPr>
                <w:sz w:val="21"/>
              </w:rPr>
            </w:pPr>
            <w:r>
              <w:rPr>
                <w:sz w:val="21"/>
                <w:szCs w:val="21"/>
              </w:rPr>
              <w:t>万用表</w:t>
            </w:r>
          </w:p>
        </w:tc>
        <w:tc>
          <w:tcPr>
            <w:tcW w:w="2396" w:type="dxa"/>
            <w:vAlign w:val="center"/>
          </w:tcPr>
          <w:p w14:paraId="204CA53B">
            <w:pPr>
              <w:snapToGrid w:val="0"/>
              <w:spacing w:before="70" w:after="70" w:line="240" w:lineRule="auto"/>
              <w:ind w:firstLine="0"/>
              <w:jc w:val="left"/>
              <w:rPr>
                <w:sz w:val="21"/>
              </w:rPr>
            </w:pPr>
            <w:r>
              <w:rPr>
                <w:sz w:val="21"/>
                <w:szCs w:val="21"/>
              </w:rPr>
              <w:t>数字</w:t>
            </w:r>
          </w:p>
        </w:tc>
        <w:tc>
          <w:tcPr>
            <w:tcW w:w="1286" w:type="dxa"/>
            <w:vAlign w:val="center"/>
          </w:tcPr>
          <w:p w14:paraId="376B97A2">
            <w:pPr>
              <w:snapToGrid w:val="0"/>
              <w:spacing w:before="70" w:after="70" w:line="240" w:lineRule="auto"/>
              <w:ind w:firstLine="0"/>
              <w:jc w:val="left"/>
              <w:rPr>
                <w:sz w:val="21"/>
              </w:rPr>
            </w:pPr>
            <w:r>
              <w:rPr>
                <w:sz w:val="21"/>
                <w:szCs w:val="21"/>
              </w:rPr>
              <w:t>2 台</w:t>
            </w:r>
          </w:p>
        </w:tc>
        <w:tc>
          <w:tcPr>
            <w:tcW w:w="2100" w:type="dxa"/>
            <w:vAlign w:val="center"/>
          </w:tcPr>
          <w:p w14:paraId="35A4FB77">
            <w:pPr>
              <w:snapToGrid w:val="0"/>
              <w:spacing w:before="70" w:after="70" w:line="240" w:lineRule="auto"/>
              <w:ind w:firstLine="0"/>
              <w:jc w:val="left"/>
              <w:rPr>
                <w:sz w:val="21"/>
              </w:rPr>
            </w:pPr>
            <w:r>
              <w:rPr>
                <w:sz w:val="21"/>
                <w:szCs w:val="21"/>
              </w:rPr>
              <w:t>电气检测</w:t>
            </w:r>
          </w:p>
        </w:tc>
      </w:tr>
    </w:tbl>
    <w:p w14:paraId="356B9A2D">
      <w:pPr>
        <w:spacing w:line="240" w:lineRule="auto"/>
      </w:pPr>
    </w:p>
    <w:p w14:paraId="7C067D72">
      <w:pPr>
        <w:numPr>
          <w:ilvl w:val="0"/>
          <w:numId w:val="37"/>
        </w:numPr>
        <w:ind w:left="0" w:firstLine="482" w:firstLineChars="200"/>
        <w:rPr>
          <w:b/>
          <w:bCs/>
        </w:rPr>
      </w:pPr>
      <w:r>
        <w:rPr>
          <w:b/>
          <w:bCs/>
        </w:rPr>
        <w:t>备品备件清单</w:t>
      </w:r>
    </w:p>
    <w:tbl>
      <w:tblPr>
        <w:tblStyle w:val="32"/>
        <w:tblW w:w="90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0"/>
        <w:gridCol w:w="2016"/>
        <w:gridCol w:w="913"/>
        <w:gridCol w:w="2022"/>
        <w:gridCol w:w="1170"/>
        <w:gridCol w:w="2201"/>
      </w:tblGrid>
      <w:tr w14:paraId="7AB57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00" w:type="dxa"/>
            <w:shd w:val="clear" w:color="auto" w:fill="E7E6E6"/>
            <w:vAlign w:val="center"/>
          </w:tcPr>
          <w:p w14:paraId="20077B19">
            <w:pPr>
              <w:keepNext/>
              <w:snapToGrid w:val="0"/>
              <w:spacing w:before="70" w:after="70" w:line="240" w:lineRule="auto"/>
              <w:ind w:firstLine="0"/>
              <w:jc w:val="center"/>
              <w:rPr>
                <w:b/>
                <w:sz w:val="21"/>
              </w:rPr>
            </w:pPr>
            <w:r>
              <w:rPr>
                <w:b/>
                <w:sz w:val="21"/>
                <w:szCs w:val="21"/>
              </w:rPr>
              <w:t>序号</w:t>
            </w:r>
          </w:p>
        </w:tc>
        <w:tc>
          <w:tcPr>
            <w:tcW w:w="2016" w:type="dxa"/>
            <w:shd w:val="clear" w:color="auto" w:fill="E7E6E6"/>
            <w:vAlign w:val="center"/>
          </w:tcPr>
          <w:p w14:paraId="5A0A2B26">
            <w:pPr>
              <w:keepNext/>
              <w:snapToGrid w:val="0"/>
              <w:spacing w:before="70" w:after="70" w:line="240" w:lineRule="auto"/>
              <w:ind w:firstLine="0"/>
              <w:jc w:val="center"/>
              <w:rPr>
                <w:b/>
                <w:sz w:val="21"/>
              </w:rPr>
            </w:pPr>
            <w:r>
              <w:rPr>
                <w:b/>
                <w:sz w:val="21"/>
                <w:szCs w:val="21"/>
              </w:rPr>
              <w:t>备件名称</w:t>
            </w:r>
          </w:p>
        </w:tc>
        <w:tc>
          <w:tcPr>
            <w:tcW w:w="913" w:type="dxa"/>
            <w:shd w:val="clear" w:color="auto" w:fill="E7E6E6"/>
            <w:vAlign w:val="center"/>
          </w:tcPr>
          <w:p w14:paraId="53262C11">
            <w:pPr>
              <w:keepNext/>
              <w:snapToGrid w:val="0"/>
              <w:spacing w:before="70" w:after="70" w:line="240" w:lineRule="auto"/>
              <w:ind w:firstLine="0"/>
              <w:jc w:val="center"/>
              <w:rPr>
                <w:b/>
                <w:sz w:val="21"/>
              </w:rPr>
            </w:pPr>
            <w:r>
              <w:rPr>
                <w:b/>
                <w:sz w:val="21"/>
                <w:szCs w:val="21"/>
              </w:rPr>
              <w:t>数量</w:t>
            </w:r>
          </w:p>
        </w:tc>
        <w:tc>
          <w:tcPr>
            <w:tcW w:w="2022" w:type="dxa"/>
            <w:shd w:val="clear" w:color="auto" w:fill="E7E6E6"/>
            <w:vAlign w:val="center"/>
          </w:tcPr>
          <w:p w14:paraId="7A756B27">
            <w:pPr>
              <w:keepNext/>
              <w:snapToGrid w:val="0"/>
              <w:spacing w:before="70" w:after="70" w:line="240" w:lineRule="auto"/>
              <w:ind w:firstLine="0"/>
              <w:jc w:val="center"/>
              <w:rPr>
                <w:b/>
                <w:sz w:val="21"/>
              </w:rPr>
            </w:pPr>
            <w:r>
              <w:rPr>
                <w:b/>
                <w:sz w:val="21"/>
                <w:szCs w:val="21"/>
              </w:rPr>
              <w:t>更换周期（参考）</w:t>
            </w:r>
          </w:p>
        </w:tc>
        <w:tc>
          <w:tcPr>
            <w:tcW w:w="1170" w:type="dxa"/>
            <w:shd w:val="clear" w:color="auto" w:fill="E7E6E6"/>
            <w:vAlign w:val="center"/>
          </w:tcPr>
          <w:p w14:paraId="059CB55A">
            <w:pPr>
              <w:keepNext/>
              <w:snapToGrid w:val="0"/>
              <w:spacing w:before="70" w:after="70" w:line="240" w:lineRule="auto"/>
              <w:ind w:firstLine="0"/>
              <w:jc w:val="center"/>
              <w:rPr>
                <w:b/>
                <w:sz w:val="21"/>
              </w:rPr>
            </w:pPr>
            <w:r>
              <w:rPr>
                <w:b/>
                <w:sz w:val="21"/>
                <w:szCs w:val="21"/>
              </w:rPr>
              <w:t>库存下限</w:t>
            </w:r>
          </w:p>
        </w:tc>
        <w:tc>
          <w:tcPr>
            <w:tcW w:w="2201" w:type="dxa"/>
            <w:shd w:val="clear" w:color="auto" w:fill="E7E6E6"/>
            <w:vAlign w:val="center"/>
          </w:tcPr>
          <w:p w14:paraId="67E5ECAC">
            <w:pPr>
              <w:keepNext/>
              <w:snapToGrid w:val="0"/>
              <w:spacing w:before="70" w:after="70" w:line="240" w:lineRule="auto"/>
              <w:ind w:firstLine="0"/>
              <w:jc w:val="center"/>
              <w:rPr>
                <w:b/>
                <w:sz w:val="21"/>
              </w:rPr>
            </w:pPr>
            <w:r>
              <w:rPr>
                <w:b/>
                <w:sz w:val="21"/>
                <w:szCs w:val="21"/>
              </w:rPr>
              <w:t>说明</w:t>
            </w:r>
          </w:p>
        </w:tc>
      </w:tr>
      <w:tr w14:paraId="0816B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1FBF92FC">
            <w:pPr>
              <w:keepNext/>
              <w:snapToGrid w:val="0"/>
              <w:spacing w:before="70" w:after="70" w:line="240" w:lineRule="auto"/>
              <w:ind w:firstLine="0"/>
              <w:jc w:val="center"/>
              <w:rPr>
                <w:sz w:val="21"/>
              </w:rPr>
            </w:pPr>
            <w:r>
              <w:rPr>
                <w:sz w:val="21"/>
                <w:szCs w:val="21"/>
              </w:rPr>
              <w:t>1</w:t>
            </w:r>
          </w:p>
        </w:tc>
        <w:tc>
          <w:tcPr>
            <w:tcW w:w="2016" w:type="dxa"/>
            <w:vAlign w:val="center"/>
          </w:tcPr>
          <w:p w14:paraId="1376855F">
            <w:pPr>
              <w:keepNext/>
              <w:snapToGrid w:val="0"/>
              <w:spacing w:before="70" w:after="70" w:line="240" w:lineRule="auto"/>
              <w:ind w:firstLine="0"/>
              <w:jc w:val="left"/>
              <w:rPr>
                <w:sz w:val="21"/>
              </w:rPr>
            </w:pPr>
            <w:r>
              <w:rPr>
                <w:sz w:val="21"/>
                <w:szCs w:val="21"/>
              </w:rPr>
              <w:t>相机（同型号）</w:t>
            </w:r>
          </w:p>
        </w:tc>
        <w:tc>
          <w:tcPr>
            <w:tcW w:w="913" w:type="dxa"/>
            <w:vAlign w:val="center"/>
          </w:tcPr>
          <w:p w14:paraId="44E74D5A">
            <w:pPr>
              <w:keepNext/>
              <w:snapToGrid w:val="0"/>
              <w:spacing w:before="70" w:after="70" w:line="240" w:lineRule="auto"/>
              <w:ind w:firstLine="0"/>
              <w:jc w:val="left"/>
              <w:rPr>
                <w:sz w:val="21"/>
              </w:rPr>
            </w:pPr>
            <w:r>
              <w:rPr>
                <w:sz w:val="21"/>
                <w:szCs w:val="21"/>
              </w:rPr>
              <w:t>1 台</w:t>
            </w:r>
          </w:p>
        </w:tc>
        <w:tc>
          <w:tcPr>
            <w:tcW w:w="2022" w:type="dxa"/>
            <w:vAlign w:val="center"/>
          </w:tcPr>
          <w:p w14:paraId="788F463D">
            <w:pPr>
              <w:keepNext/>
              <w:snapToGrid w:val="0"/>
              <w:spacing w:before="70" w:after="70" w:line="240" w:lineRule="auto"/>
              <w:ind w:firstLine="0"/>
              <w:jc w:val="left"/>
              <w:rPr>
                <w:sz w:val="21"/>
              </w:rPr>
            </w:pPr>
            <w:r>
              <w:rPr>
                <w:sz w:val="21"/>
                <w:szCs w:val="21"/>
              </w:rPr>
              <w:t>故障更换</w:t>
            </w:r>
          </w:p>
        </w:tc>
        <w:tc>
          <w:tcPr>
            <w:tcW w:w="1170" w:type="dxa"/>
            <w:vAlign w:val="center"/>
          </w:tcPr>
          <w:p w14:paraId="2B869C7B">
            <w:pPr>
              <w:keepNext/>
              <w:snapToGrid w:val="0"/>
              <w:spacing w:before="70" w:after="70" w:line="240" w:lineRule="auto"/>
              <w:ind w:firstLine="0"/>
              <w:jc w:val="center"/>
              <w:rPr>
                <w:sz w:val="21"/>
              </w:rPr>
            </w:pPr>
            <w:r>
              <w:rPr>
                <w:sz w:val="21"/>
                <w:szCs w:val="21"/>
              </w:rPr>
              <w:t>1</w:t>
            </w:r>
          </w:p>
        </w:tc>
        <w:tc>
          <w:tcPr>
            <w:tcW w:w="2201" w:type="dxa"/>
            <w:vAlign w:val="center"/>
          </w:tcPr>
          <w:p w14:paraId="662DDA25">
            <w:pPr>
              <w:keepNext/>
              <w:snapToGrid w:val="0"/>
              <w:spacing w:before="70" w:after="70" w:line="240" w:lineRule="auto"/>
              <w:ind w:firstLine="0"/>
              <w:jc w:val="left"/>
              <w:rPr>
                <w:sz w:val="21"/>
              </w:rPr>
            </w:pPr>
            <w:r>
              <w:rPr>
                <w:sz w:val="21"/>
                <w:szCs w:val="21"/>
              </w:rPr>
              <w:t>关键备件</w:t>
            </w:r>
          </w:p>
        </w:tc>
      </w:tr>
      <w:tr w14:paraId="341CA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6A98DE92">
            <w:pPr>
              <w:keepNext/>
              <w:snapToGrid w:val="0"/>
              <w:spacing w:before="70" w:after="70" w:line="240" w:lineRule="auto"/>
              <w:ind w:firstLine="0"/>
              <w:jc w:val="center"/>
              <w:rPr>
                <w:sz w:val="21"/>
              </w:rPr>
            </w:pPr>
            <w:r>
              <w:rPr>
                <w:sz w:val="21"/>
                <w:szCs w:val="21"/>
              </w:rPr>
              <w:t>2</w:t>
            </w:r>
          </w:p>
        </w:tc>
        <w:tc>
          <w:tcPr>
            <w:tcW w:w="2016" w:type="dxa"/>
            <w:vAlign w:val="center"/>
          </w:tcPr>
          <w:p w14:paraId="059F6AD9">
            <w:pPr>
              <w:keepNext/>
              <w:snapToGrid w:val="0"/>
              <w:spacing w:before="70" w:after="70" w:line="240" w:lineRule="auto"/>
              <w:ind w:firstLine="0"/>
              <w:jc w:val="left"/>
              <w:rPr>
                <w:sz w:val="21"/>
              </w:rPr>
            </w:pPr>
            <w:r>
              <w:rPr>
                <w:sz w:val="21"/>
                <w:szCs w:val="21"/>
              </w:rPr>
              <w:t>镜头（常用焦距）</w:t>
            </w:r>
          </w:p>
        </w:tc>
        <w:tc>
          <w:tcPr>
            <w:tcW w:w="913" w:type="dxa"/>
            <w:vAlign w:val="center"/>
          </w:tcPr>
          <w:p w14:paraId="4FD2B836">
            <w:pPr>
              <w:keepNext/>
              <w:snapToGrid w:val="0"/>
              <w:spacing w:before="70" w:after="70" w:line="240" w:lineRule="auto"/>
              <w:ind w:firstLine="0"/>
              <w:jc w:val="left"/>
              <w:rPr>
                <w:sz w:val="21"/>
              </w:rPr>
            </w:pPr>
            <w:r>
              <w:rPr>
                <w:sz w:val="21"/>
                <w:szCs w:val="21"/>
              </w:rPr>
              <w:t>1 只</w:t>
            </w:r>
          </w:p>
        </w:tc>
        <w:tc>
          <w:tcPr>
            <w:tcW w:w="2022" w:type="dxa"/>
            <w:vAlign w:val="center"/>
          </w:tcPr>
          <w:p w14:paraId="61F1BDFE">
            <w:pPr>
              <w:keepNext/>
              <w:snapToGrid w:val="0"/>
              <w:spacing w:before="70" w:after="70" w:line="240" w:lineRule="auto"/>
              <w:ind w:firstLine="0"/>
              <w:jc w:val="left"/>
              <w:rPr>
                <w:sz w:val="21"/>
              </w:rPr>
            </w:pPr>
            <w:r>
              <w:rPr>
                <w:sz w:val="21"/>
                <w:szCs w:val="21"/>
              </w:rPr>
              <w:t>故障更换</w:t>
            </w:r>
          </w:p>
        </w:tc>
        <w:tc>
          <w:tcPr>
            <w:tcW w:w="1170" w:type="dxa"/>
            <w:vAlign w:val="center"/>
          </w:tcPr>
          <w:p w14:paraId="121292F7">
            <w:pPr>
              <w:keepNext/>
              <w:snapToGrid w:val="0"/>
              <w:spacing w:before="70" w:after="70" w:line="240" w:lineRule="auto"/>
              <w:ind w:firstLine="0"/>
              <w:jc w:val="center"/>
              <w:rPr>
                <w:sz w:val="21"/>
              </w:rPr>
            </w:pPr>
            <w:r>
              <w:rPr>
                <w:sz w:val="21"/>
                <w:szCs w:val="21"/>
              </w:rPr>
              <w:t>1</w:t>
            </w:r>
          </w:p>
        </w:tc>
        <w:tc>
          <w:tcPr>
            <w:tcW w:w="2201" w:type="dxa"/>
            <w:vAlign w:val="center"/>
          </w:tcPr>
          <w:p w14:paraId="6D9CD177">
            <w:pPr>
              <w:keepNext/>
              <w:snapToGrid w:val="0"/>
              <w:spacing w:before="70" w:after="70" w:line="240" w:lineRule="auto"/>
              <w:ind w:firstLine="0"/>
              <w:jc w:val="left"/>
              <w:rPr>
                <w:sz w:val="21"/>
              </w:rPr>
            </w:pPr>
            <w:r>
              <w:rPr>
                <w:rFonts w:hint="eastAsia"/>
                <w:sz w:val="21"/>
                <w:szCs w:val="21"/>
              </w:rPr>
              <w:t>-</w:t>
            </w:r>
          </w:p>
        </w:tc>
      </w:tr>
      <w:tr w14:paraId="4A784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49C722D6">
            <w:pPr>
              <w:keepNext/>
              <w:snapToGrid w:val="0"/>
              <w:spacing w:before="70" w:after="70" w:line="240" w:lineRule="auto"/>
              <w:ind w:firstLine="0"/>
              <w:jc w:val="center"/>
              <w:rPr>
                <w:sz w:val="21"/>
              </w:rPr>
            </w:pPr>
            <w:r>
              <w:rPr>
                <w:sz w:val="21"/>
                <w:szCs w:val="21"/>
              </w:rPr>
              <w:t>3</w:t>
            </w:r>
          </w:p>
        </w:tc>
        <w:tc>
          <w:tcPr>
            <w:tcW w:w="2016" w:type="dxa"/>
            <w:vAlign w:val="center"/>
          </w:tcPr>
          <w:p w14:paraId="77904581">
            <w:pPr>
              <w:keepNext/>
              <w:snapToGrid w:val="0"/>
              <w:spacing w:before="70" w:after="70" w:line="240" w:lineRule="auto"/>
              <w:ind w:firstLine="0"/>
              <w:jc w:val="left"/>
              <w:rPr>
                <w:sz w:val="21"/>
              </w:rPr>
            </w:pPr>
            <w:r>
              <w:rPr>
                <w:sz w:val="21"/>
                <w:szCs w:val="21"/>
              </w:rPr>
              <w:t>同步盒</w:t>
            </w:r>
          </w:p>
        </w:tc>
        <w:tc>
          <w:tcPr>
            <w:tcW w:w="913" w:type="dxa"/>
            <w:vAlign w:val="center"/>
          </w:tcPr>
          <w:p w14:paraId="74C756ED">
            <w:pPr>
              <w:keepNext/>
              <w:snapToGrid w:val="0"/>
              <w:spacing w:before="70" w:after="70" w:line="240" w:lineRule="auto"/>
              <w:ind w:firstLine="0"/>
              <w:jc w:val="left"/>
              <w:rPr>
                <w:sz w:val="21"/>
              </w:rPr>
            </w:pPr>
            <w:r>
              <w:rPr>
                <w:sz w:val="21"/>
                <w:szCs w:val="21"/>
              </w:rPr>
              <w:t>1 台</w:t>
            </w:r>
          </w:p>
        </w:tc>
        <w:tc>
          <w:tcPr>
            <w:tcW w:w="2022" w:type="dxa"/>
            <w:vAlign w:val="center"/>
          </w:tcPr>
          <w:p w14:paraId="1E5EC60C">
            <w:pPr>
              <w:keepNext/>
              <w:snapToGrid w:val="0"/>
              <w:spacing w:before="70" w:after="70" w:line="240" w:lineRule="auto"/>
              <w:ind w:firstLine="0"/>
              <w:jc w:val="left"/>
              <w:rPr>
                <w:sz w:val="21"/>
              </w:rPr>
            </w:pPr>
            <w:r>
              <w:rPr>
                <w:sz w:val="21"/>
                <w:szCs w:val="21"/>
              </w:rPr>
              <w:t>故障更换</w:t>
            </w:r>
          </w:p>
        </w:tc>
        <w:tc>
          <w:tcPr>
            <w:tcW w:w="1170" w:type="dxa"/>
            <w:vAlign w:val="center"/>
          </w:tcPr>
          <w:p w14:paraId="34E08F41">
            <w:pPr>
              <w:keepNext/>
              <w:snapToGrid w:val="0"/>
              <w:spacing w:before="70" w:after="70" w:line="240" w:lineRule="auto"/>
              <w:ind w:firstLine="0"/>
              <w:jc w:val="center"/>
              <w:rPr>
                <w:sz w:val="21"/>
              </w:rPr>
            </w:pPr>
            <w:r>
              <w:rPr>
                <w:sz w:val="21"/>
                <w:szCs w:val="21"/>
              </w:rPr>
              <w:t>1</w:t>
            </w:r>
          </w:p>
        </w:tc>
        <w:tc>
          <w:tcPr>
            <w:tcW w:w="2201" w:type="dxa"/>
            <w:vAlign w:val="center"/>
          </w:tcPr>
          <w:p w14:paraId="25E482BD">
            <w:pPr>
              <w:keepNext/>
              <w:snapToGrid w:val="0"/>
              <w:spacing w:before="70" w:after="70" w:line="240" w:lineRule="auto"/>
              <w:ind w:firstLine="0"/>
              <w:jc w:val="left"/>
              <w:rPr>
                <w:sz w:val="21"/>
              </w:rPr>
            </w:pPr>
            <w:r>
              <w:rPr>
                <w:rFonts w:hint="eastAsia"/>
                <w:sz w:val="21"/>
                <w:szCs w:val="21"/>
              </w:rPr>
              <w:t>-</w:t>
            </w:r>
          </w:p>
        </w:tc>
      </w:tr>
      <w:tr w14:paraId="6D0F7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02B44B38">
            <w:pPr>
              <w:keepNext/>
              <w:snapToGrid w:val="0"/>
              <w:spacing w:before="70" w:after="70" w:line="240" w:lineRule="auto"/>
              <w:ind w:firstLine="0"/>
              <w:jc w:val="center"/>
              <w:rPr>
                <w:sz w:val="21"/>
              </w:rPr>
            </w:pPr>
            <w:r>
              <w:rPr>
                <w:sz w:val="21"/>
                <w:szCs w:val="21"/>
              </w:rPr>
              <w:t>4</w:t>
            </w:r>
          </w:p>
        </w:tc>
        <w:tc>
          <w:tcPr>
            <w:tcW w:w="2016" w:type="dxa"/>
            <w:vAlign w:val="center"/>
          </w:tcPr>
          <w:p w14:paraId="59B64AFB">
            <w:pPr>
              <w:keepNext/>
              <w:snapToGrid w:val="0"/>
              <w:spacing w:before="70" w:after="70" w:line="240" w:lineRule="auto"/>
              <w:ind w:firstLine="0"/>
              <w:jc w:val="left"/>
              <w:rPr>
                <w:sz w:val="21"/>
              </w:rPr>
            </w:pPr>
            <w:r>
              <w:rPr>
                <w:sz w:val="21"/>
                <w:szCs w:val="21"/>
              </w:rPr>
              <w:t>光源模组</w:t>
            </w:r>
          </w:p>
        </w:tc>
        <w:tc>
          <w:tcPr>
            <w:tcW w:w="913" w:type="dxa"/>
            <w:vAlign w:val="center"/>
          </w:tcPr>
          <w:p w14:paraId="41675C66">
            <w:pPr>
              <w:keepNext/>
              <w:snapToGrid w:val="0"/>
              <w:spacing w:before="70" w:after="70" w:line="240" w:lineRule="auto"/>
              <w:ind w:firstLine="0"/>
              <w:jc w:val="left"/>
              <w:rPr>
                <w:sz w:val="21"/>
              </w:rPr>
            </w:pPr>
            <w:r>
              <w:rPr>
                <w:sz w:val="21"/>
                <w:szCs w:val="21"/>
              </w:rPr>
              <w:t>2 套</w:t>
            </w:r>
          </w:p>
        </w:tc>
        <w:tc>
          <w:tcPr>
            <w:tcW w:w="2022" w:type="dxa"/>
            <w:vAlign w:val="center"/>
          </w:tcPr>
          <w:p w14:paraId="35507E09">
            <w:pPr>
              <w:keepNext/>
              <w:snapToGrid w:val="0"/>
              <w:spacing w:before="70" w:after="70" w:line="240" w:lineRule="auto"/>
              <w:ind w:firstLine="0"/>
              <w:jc w:val="left"/>
              <w:rPr>
                <w:sz w:val="21"/>
              </w:rPr>
            </w:pPr>
            <w:r>
              <w:rPr>
                <w:sz w:val="21"/>
                <w:szCs w:val="21"/>
              </w:rPr>
              <w:t>5000 h</w:t>
            </w:r>
          </w:p>
        </w:tc>
        <w:tc>
          <w:tcPr>
            <w:tcW w:w="1170" w:type="dxa"/>
            <w:vAlign w:val="center"/>
          </w:tcPr>
          <w:p w14:paraId="6BFFF5F6">
            <w:pPr>
              <w:keepNext/>
              <w:snapToGrid w:val="0"/>
              <w:spacing w:before="70" w:after="70" w:line="240" w:lineRule="auto"/>
              <w:ind w:firstLine="0"/>
              <w:jc w:val="center"/>
              <w:rPr>
                <w:sz w:val="21"/>
              </w:rPr>
            </w:pPr>
            <w:r>
              <w:rPr>
                <w:sz w:val="21"/>
                <w:szCs w:val="21"/>
              </w:rPr>
              <w:t>2</w:t>
            </w:r>
          </w:p>
        </w:tc>
        <w:tc>
          <w:tcPr>
            <w:tcW w:w="2201" w:type="dxa"/>
            <w:vAlign w:val="center"/>
          </w:tcPr>
          <w:p w14:paraId="558BBE46">
            <w:pPr>
              <w:keepNext/>
              <w:snapToGrid w:val="0"/>
              <w:spacing w:before="70" w:after="70" w:line="240" w:lineRule="auto"/>
              <w:ind w:firstLine="0"/>
              <w:jc w:val="left"/>
              <w:rPr>
                <w:sz w:val="21"/>
              </w:rPr>
            </w:pPr>
            <w:r>
              <w:rPr>
                <w:sz w:val="21"/>
                <w:szCs w:val="21"/>
              </w:rPr>
              <w:t>光衰更换</w:t>
            </w:r>
          </w:p>
        </w:tc>
      </w:tr>
      <w:tr w14:paraId="59F49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0459D0A3">
            <w:pPr>
              <w:keepNext/>
              <w:snapToGrid w:val="0"/>
              <w:spacing w:before="70" w:after="70" w:line="240" w:lineRule="auto"/>
              <w:ind w:firstLine="0"/>
              <w:jc w:val="center"/>
              <w:rPr>
                <w:sz w:val="21"/>
              </w:rPr>
            </w:pPr>
            <w:r>
              <w:rPr>
                <w:sz w:val="21"/>
                <w:szCs w:val="21"/>
              </w:rPr>
              <w:t>5</w:t>
            </w:r>
          </w:p>
        </w:tc>
        <w:tc>
          <w:tcPr>
            <w:tcW w:w="2016" w:type="dxa"/>
            <w:vAlign w:val="center"/>
          </w:tcPr>
          <w:p w14:paraId="04A59D37">
            <w:pPr>
              <w:keepNext/>
              <w:snapToGrid w:val="0"/>
              <w:spacing w:before="70" w:after="70" w:line="240" w:lineRule="auto"/>
              <w:ind w:firstLine="0"/>
              <w:jc w:val="left"/>
              <w:rPr>
                <w:sz w:val="21"/>
              </w:rPr>
            </w:pPr>
            <w:r>
              <w:rPr>
                <w:sz w:val="21"/>
                <w:szCs w:val="21"/>
              </w:rPr>
              <w:t>电池组</w:t>
            </w:r>
          </w:p>
        </w:tc>
        <w:tc>
          <w:tcPr>
            <w:tcW w:w="913" w:type="dxa"/>
            <w:vAlign w:val="center"/>
          </w:tcPr>
          <w:p w14:paraId="608CE998">
            <w:pPr>
              <w:keepNext/>
              <w:snapToGrid w:val="0"/>
              <w:spacing w:before="70" w:after="70" w:line="240" w:lineRule="auto"/>
              <w:ind w:firstLine="0"/>
              <w:jc w:val="left"/>
              <w:rPr>
                <w:sz w:val="21"/>
              </w:rPr>
            </w:pPr>
            <w:r>
              <w:rPr>
                <w:sz w:val="21"/>
                <w:szCs w:val="21"/>
              </w:rPr>
              <w:t>2 组</w:t>
            </w:r>
          </w:p>
        </w:tc>
        <w:tc>
          <w:tcPr>
            <w:tcW w:w="2022" w:type="dxa"/>
            <w:vAlign w:val="center"/>
          </w:tcPr>
          <w:p w14:paraId="18EA6947">
            <w:pPr>
              <w:keepNext/>
              <w:snapToGrid w:val="0"/>
              <w:spacing w:before="70" w:after="70" w:line="240" w:lineRule="auto"/>
              <w:ind w:firstLine="0"/>
              <w:jc w:val="left"/>
              <w:rPr>
                <w:sz w:val="21"/>
              </w:rPr>
            </w:pPr>
            <w:r>
              <w:rPr>
                <w:sz w:val="21"/>
                <w:szCs w:val="21"/>
              </w:rPr>
              <w:t>800 次循环</w:t>
            </w:r>
          </w:p>
        </w:tc>
        <w:tc>
          <w:tcPr>
            <w:tcW w:w="1170" w:type="dxa"/>
            <w:vAlign w:val="center"/>
          </w:tcPr>
          <w:p w14:paraId="73D58256">
            <w:pPr>
              <w:keepNext/>
              <w:snapToGrid w:val="0"/>
              <w:spacing w:before="70" w:after="70" w:line="240" w:lineRule="auto"/>
              <w:ind w:firstLine="0"/>
              <w:jc w:val="center"/>
              <w:rPr>
                <w:sz w:val="21"/>
              </w:rPr>
            </w:pPr>
            <w:r>
              <w:rPr>
                <w:sz w:val="21"/>
                <w:szCs w:val="21"/>
              </w:rPr>
              <w:t>2</w:t>
            </w:r>
          </w:p>
        </w:tc>
        <w:tc>
          <w:tcPr>
            <w:tcW w:w="2201" w:type="dxa"/>
            <w:vAlign w:val="center"/>
          </w:tcPr>
          <w:p w14:paraId="60F60A43">
            <w:pPr>
              <w:keepNext/>
              <w:snapToGrid w:val="0"/>
              <w:spacing w:before="70" w:after="70" w:line="240" w:lineRule="auto"/>
              <w:ind w:firstLine="0"/>
              <w:jc w:val="left"/>
              <w:rPr>
                <w:sz w:val="21"/>
              </w:rPr>
            </w:pPr>
            <w:r>
              <w:rPr>
                <w:sz w:val="21"/>
                <w:szCs w:val="21"/>
              </w:rPr>
              <w:t>容量衰减 ≥20% 更换</w:t>
            </w:r>
          </w:p>
        </w:tc>
      </w:tr>
      <w:tr w14:paraId="0A7D1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1675D13F">
            <w:pPr>
              <w:keepNext/>
              <w:snapToGrid w:val="0"/>
              <w:spacing w:before="70" w:after="70" w:line="240" w:lineRule="auto"/>
              <w:ind w:firstLine="0"/>
              <w:jc w:val="center"/>
              <w:rPr>
                <w:sz w:val="21"/>
              </w:rPr>
            </w:pPr>
            <w:r>
              <w:rPr>
                <w:sz w:val="21"/>
                <w:szCs w:val="21"/>
              </w:rPr>
              <w:t>6</w:t>
            </w:r>
          </w:p>
        </w:tc>
        <w:tc>
          <w:tcPr>
            <w:tcW w:w="2016" w:type="dxa"/>
            <w:vAlign w:val="center"/>
          </w:tcPr>
          <w:p w14:paraId="40E914CF">
            <w:pPr>
              <w:keepNext/>
              <w:snapToGrid w:val="0"/>
              <w:spacing w:before="70" w:after="70" w:line="240" w:lineRule="auto"/>
              <w:ind w:firstLine="0"/>
              <w:jc w:val="left"/>
              <w:rPr>
                <w:sz w:val="21"/>
              </w:rPr>
            </w:pPr>
            <w:r>
              <w:rPr>
                <w:sz w:val="21"/>
                <w:szCs w:val="21"/>
              </w:rPr>
              <w:t>快换接口</w:t>
            </w:r>
          </w:p>
        </w:tc>
        <w:tc>
          <w:tcPr>
            <w:tcW w:w="913" w:type="dxa"/>
            <w:vAlign w:val="center"/>
          </w:tcPr>
          <w:p w14:paraId="48D02882">
            <w:pPr>
              <w:keepNext/>
              <w:snapToGrid w:val="0"/>
              <w:spacing w:before="70" w:after="70" w:line="240" w:lineRule="auto"/>
              <w:ind w:firstLine="0"/>
              <w:jc w:val="left"/>
              <w:rPr>
                <w:sz w:val="21"/>
              </w:rPr>
            </w:pPr>
            <w:r>
              <w:rPr>
                <w:sz w:val="21"/>
                <w:szCs w:val="21"/>
              </w:rPr>
              <w:t>2 套</w:t>
            </w:r>
          </w:p>
        </w:tc>
        <w:tc>
          <w:tcPr>
            <w:tcW w:w="2022" w:type="dxa"/>
            <w:vAlign w:val="center"/>
          </w:tcPr>
          <w:p w14:paraId="74AEDEDC">
            <w:pPr>
              <w:keepNext/>
              <w:snapToGrid w:val="0"/>
              <w:spacing w:before="70" w:after="70" w:line="240" w:lineRule="auto"/>
              <w:ind w:firstLine="0"/>
              <w:jc w:val="left"/>
              <w:rPr>
                <w:sz w:val="21"/>
              </w:rPr>
            </w:pPr>
            <w:r>
              <w:rPr>
                <w:sz w:val="21"/>
                <w:szCs w:val="21"/>
              </w:rPr>
              <w:t>磨损超限</w:t>
            </w:r>
          </w:p>
        </w:tc>
        <w:tc>
          <w:tcPr>
            <w:tcW w:w="1170" w:type="dxa"/>
            <w:vAlign w:val="center"/>
          </w:tcPr>
          <w:p w14:paraId="73A8A3BE">
            <w:pPr>
              <w:keepNext/>
              <w:snapToGrid w:val="0"/>
              <w:spacing w:before="70" w:after="70" w:line="240" w:lineRule="auto"/>
              <w:ind w:firstLine="0"/>
              <w:jc w:val="center"/>
              <w:rPr>
                <w:sz w:val="21"/>
              </w:rPr>
            </w:pPr>
            <w:r>
              <w:rPr>
                <w:sz w:val="21"/>
                <w:szCs w:val="21"/>
              </w:rPr>
              <w:t>2</w:t>
            </w:r>
          </w:p>
        </w:tc>
        <w:tc>
          <w:tcPr>
            <w:tcW w:w="2201" w:type="dxa"/>
            <w:vAlign w:val="center"/>
          </w:tcPr>
          <w:p w14:paraId="279E99C0">
            <w:pPr>
              <w:keepNext/>
              <w:snapToGrid w:val="0"/>
              <w:spacing w:before="70" w:after="70" w:line="240" w:lineRule="auto"/>
              <w:ind w:firstLine="0"/>
              <w:jc w:val="left"/>
              <w:rPr>
                <w:sz w:val="21"/>
              </w:rPr>
            </w:pPr>
            <w:r>
              <w:rPr>
                <w:sz w:val="21"/>
                <w:szCs w:val="21"/>
              </w:rPr>
              <w:t>核心件</w:t>
            </w:r>
          </w:p>
        </w:tc>
      </w:tr>
      <w:tr w14:paraId="4C85C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7C4C8515">
            <w:pPr>
              <w:keepNext/>
              <w:snapToGrid w:val="0"/>
              <w:spacing w:before="70" w:after="70" w:line="240" w:lineRule="auto"/>
              <w:ind w:firstLine="0"/>
              <w:jc w:val="center"/>
              <w:rPr>
                <w:sz w:val="21"/>
              </w:rPr>
            </w:pPr>
            <w:r>
              <w:rPr>
                <w:sz w:val="21"/>
                <w:szCs w:val="21"/>
              </w:rPr>
              <w:t>7</w:t>
            </w:r>
          </w:p>
        </w:tc>
        <w:tc>
          <w:tcPr>
            <w:tcW w:w="2016" w:type="dxa"/>
            <w:vAlign w:val="center"/>
          </w:tcPr>
          <w:p w14:paraId="1E9A69CC">
            <w:pPr>
              <w:keepNext/>
              <w:snapToGrid w:val="0"/>
              <w:spacing w:before="70" w:after="70" w:line="240" w:lineRule="auto"/>
              <w:ind w:firstLine="0"/>
              <w:jc w:val="left"/>
              <w:rPr>
                <w:sz w:val="21"/>
              </w:rPr>
            </w:pPr>
            <w:r>
              <w:rPr>
                <w:sz w:val="21"/>
                <w:szCs w:val="21"/>
              </w:rPr>
              <w:t>编码标志点</w:t>
            </w:r>
          </w:p>
        </w:tc>
        <w:tc>
          <w:tcPr>
            <w:tcW w:w="913" w:type="dxa"/>
            <w:vAlign w:val="center"/>
          </w:tcPr>
          <w:p w14:paraId="24D971A1">
            <w:pPr>
              <w:keepNext/>
              <w:snapToGrid w:val="0"/>
              <w:spacing w:before="70" w:after="70" w:line="240" w:lineRule="auto"/>
              <w:ind w:firstLine="0"/>
              <w:jc w:val="left"/>
              <w:rPr>
                <w:sz w:val="21"/>
              </w:rPr>
            </w:pPr>
            <w:r>
              <w:rPr>
                <w:sz w:val="21"/>
                <w:szCs w:val="21"/>
              </w:rPr>
              <w:t>200 个</w:t>
            </w:r>
          </w:p>
        </w:tc>
        <w:tc>
          <w:tcPr>
            <w:tcW w:w="2022" w:type="dxa"/>
            <w:vAlign w:val="center"/>
          </w:tcPr>
          <w:p w14:paraId="44E90202">
            <w:pPr>
              <w:keepNext/>
              <w:snapToGrid w:val="0"/>
              <w:spacing w:before="70" w:after="70" w:line="240" w:lineRule="auto"/>
              <w:ind w:firstLine="0"/>
              <w:jc w:val="left"/>
              <w:rPr>
                <w:sz w:val="21"/>
              </w:rPr>
            </w:pPr>
            <w:r>
              <w:rPr>
                <w:sz w:val="21"/>
                <w:szCs w:val="21"/>
              </w:rPr>
              <w:t>损耗</w:t>
            </w:r>
          </w:p>
        </w:tc>
        <w:tc>
          <w:tcPr>
            <w:tcW w:w="1170" w:type="dxa"/>
            <w:vAlign w:val="center"/>
          </w:tcPr>
          <w:p w14:paraId="39FEDC5F">
            <w:pPr>
              <w:keepNext/>
              <w:snapToGrid w:val="0"/>
              <w:spacing w:before="70" w:after="70" w:line="240" w:lineRule="auto"/>
              <w:ind w:firstLine="0"/>
              <w:jc w:val="center"/>
              <w:rPr>
                <w:sz w:val="21"/>
              </w:rPr>
            </w:pPr>
            <w:r>
              <w:rPr>
                <w:sz w:val="21"/>
                <w:szCs w:val="21"/>
              </w:rPr>
              <w:t>200</w:t>
            </w:r>
          </w:p>
        </w:tc>
        <w:tc>
          <w:tcPr>
            <w:tcW w:w="2201" w:type="dxa"/>
            <w:vAlign w:val="center"/>
          </w:tcPr>
          <w:p w14:paraId="0158F398">
            <w:pPr>
              <w:keepNext/>
              <w:snapToGrid w:val="0"/>
              <w:spacing w:before="70" w:after="70" w:line="240" w:lineRule="auto"/>
              <w:ind w:firstLine="0"/>
              <w:jc w:val="left"/>
              <w:rPr>
                <w:sz w:val="21"/>
              </w:rPr>
            </w:pPr>
            <w:r>
              <w:rPr>
                <w:sz w:val="21"/>
                <w:szCs w:val="21"/>
              </w:rPr>
              <w:t>易耗</w:t>
            </w:r>
          </w:p>
        </w:tc>
      </w:tr>
      <w:tr w14:paraId="1DEC5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426A5B14">
            <w:pPr>
              <w:keepNext/>
              <w:snapToGrid w:val="0"/>
              <w:spacing w:before="70" w:after="70" w:line="240" w:lineRule="auto"/>
              <w:ind w:firstLine="0"/>
              <w:jc w:val="center"/>
              <w:rPr>
                <w:sz w:val="21"/>
              </w:rPr>
            </w:pPr>
            <w:r>
              <w:rPr>
                <w:sz w:val="21"/>
                <w:szCs w:val="21"/>
              </w:rPr>
              <w:t>8</w:t>
            </w:r>
          </w:p>
        </w:tc>
        <w:tc>
          <w:tcPr>
            <w:tcW w:w="2016" w:type="dxa"/>
            <w:vAlign w:val="center"/>
          </w:tcPr>
          <w:p w14:paraId="0534EAE2">
            <w:pPr>
              <w:keepNext/>
              <w:snapToGrid w:val="0"/>
              <w:spacing w:before="70" w:after="70" w:line="240" w:lineRule="auto"/>
              <w:ind w:firstLine="0"/>
              <w:jc w:val="left"/>
              <w:rPr>
                <w:sz w:val="21"/>
              </w:rPr>
            </w:pPr>
            <w:r>
              <w:rPr>
                <w:sz w:val="21"/>
                <w:szCs w:val="21"/>
              </w:rPr>
              <w:t>数据线缆</w:t>
            </w:r>
          </w:p>
        </w:tc>
        <w:tc>
          <w:tcPr>
            <w:tcW w:w="913" w:type="dxa"/>
            <w:vAlign w:val="center"/>
          </w:tcPr>
          <w:p w14:paraId="5A2380B2">
            <w:pPr>
              <w:keepNext/>
              <w:snapToGrid w:val="0"/>
              <w:spacing w:before="70" w:after="70" w:line="240" w:lineRule="auto"/>
              <w:ind w:firstLine="0"/>
              <w:jc w:val="left"/>
              <w:rPr>
                <w:sz w:val="21"/>
              </w:rPr>
            </w:pPr>
            <w:r>
              <w:rPr>
                <w:sz w:val="21"/>
                <w:szCs w:val="21"/>
              </w:rPr>
              <w:t>4 根</w:t>
            </w:r>
          </w:p>
        </w:tc>
        <w:tc>
          <w:tcPr>
            <w:tcW w:w="2022" w:type="dxa"/>
            <w:vAlign w:val="center"/>
          </w:tcPr>
          <w:p w14:paraId="1F0D0708">
            <w:pPr>
              <w:keepNext/>
              <w:snapToGrid w:val="0"/>
              <w:spacing w:before="70" w:after="70" w:line="240" w:lineRule="auto"/>
              <w:ind w:firstLine="0"/>
              <w:jc w:val="left"/>
              <w:rPr>
                <w:sz w:val="21"/>
              </w:rPr>
            </w:pPr>
            <w:r>
              <w:rPr>
                <w:sz w:val="21"/>
                <w:szCs w:val="21"/>
              </w:rPr>
              <w:t>损耗</w:t>
            </w:r>
          </w:p>
        </w:tc>
        <w:tc>
          <w:tcPr>
            <w:tcW w:w="1170" w:type="dxa"/>
            <w:vAlign w:val="center"/>
          </w:tcPr>
          <w:p w14:paraId="51D373A1">
            <w:pPr>
              <w:keepNext/>
              <w:snapToGrid w:val="0"/>
              <w:spacing w:before="70" w:after="70" w:line="240" w:lineRule="auto"/>
              <w:ind w:firstLine="0"/>
              <w:jc w:val="center"/>
              <w:rPr>
                <w:sz w:val="21"/>
              </w:rPr>
            </w:pPr>
            <w:r>
              <w:rPr>
                <w:sz w:val="21"/>
                <w:szCs w:val="21"/>
              </w:rPr>
              <w:t>4</w:t>
            </w:r>
          </w:p>
        </w:tc>
        <w:tc>
          <w:tcPr>
            <w:tcW w:w="2201" w:type="dxa"/>
            <w:vAlign w:val="center"/>
          </w:tcPr>
          <w:p w14:paraId="3807CA65">
            <w:pPr>
              <w:keepNext/>
              <w:snapToGrid w:val="0"/>
              <w:spacing w:before="70" w:after="70" w:line="240" w:lineRule="auto"/>
              <w:ind w:firstLine="0"/>
              <w:jc w:val="left"/>
              <w:rPr>
                <w:sz w:val="21"/>
              </w:rPr>
            </w:pPr>
            <w:r>
              <w:rPr>
                <w:rFonts w:hint="eastAsia"/>
                <w:sz w:val="21"/>
                <w:szCs w:val="21"/>
              </w:rPr>
              <w:t>-</w:t>
            </w:r>
          </w:p>
        </w:tc>
      </w:tr>
      <w:tr w14:paraId="1C26D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0E9A689A">
            <w:pPr>
              <w:keepNext/>
              <w:snapToGrid w:val="0"/>
              <w:spacing w:before="70" w:after="70" w:line="240" w:lineRule="auto"/>
              <w:ind w:firstLine="0"/>
              <w:jc w:val="center"/>
              <w:rPr>
                <w:sz w:val="21"/>
              </w:rPr>
            </w:pPr>
            <w:r>
              <w:rPr>
                <w:sz w:val="21"/>
                <w:szCs w:val="21"/>
              </w:rPr>
              <w:t>9</w:t>
            </w:r>
          </w:p>
        </w:tc>
        <w:tc>
          <w:tcPr>
            <w:tcW w:w="2016" w:type="dxa"/>
            <w:vAlign w:val="center"/>
          </w:tcPr>
          <w:p w14:paraId="54AB8AC6">
            <w:pPr>
              <w:keepNext/>
              <w:snapToGrid w:val="0"/>
              <w:spacing w:before="70" w:after="70" w:line="240" w:lineRule="auto"/>
              <w:ind w:firstLine="0"/>
              <w:jc w:val="left"/>
              <w:rPr>
                <w:sz w:val="21"/>
              </w:rPr>
            </w:pPr>
            <w:r>
              <w:rPr>
                <w:sz w:val="21"/>
                <w:szCs w:val="21"/>
              </w:rPr>
              <w:t>防护罩密封圈</w:t>
            </w:r>
          </w:p>
        </w:tc>
        <w:tc>
          <w:tcPr>
            <w:tcW w:w="913" w:type="dxa"/>
            <w:vAlign w:val="center"/>
          </w:tcPr>
          <w:p w14:paraId="53F7BBEC">
            <w:pPr>
              <w:keepNext/>
              <w:snapToGrid w:val="0"/>
              <w:spacing w:before="70" w:after="70" w:line="240" w:lineRule="auto"/>
              <w:ind w:firstLine="0"/>
              <w:jc w:val="left"/>
              <w:rPr>
                <w:sz w:val="21"/>
              </w:rPr>
            </w:pPr>
            <w:r>
              <w:rPr>
                <w:sz w:val="21"/>
                <w:szCs w:val="21"/>
              </w:rPr>
              <w:t>10 套</w:t>
            </w:r>
          </w:p>
        </w:tc>
        <w:tc>
          <w:tcPr>
            <w:tcW w:w="2022" w:type="dxa"/>
            <w:vAlign w:val="center"/>
          </w:tcPr>
          <w:p w14:paraId="61F13F73">
            <w:pPr>
              <w:keepNext/>
              <w:snapToGrid w:val="0"/>
              <w:spacing w:before="70" w:after="70" w:line="240" w:lineRule="auto"/>
              <w:ind w:firstLine="0"/>
              <w:jc w:val="left"/>
              <w:rPr>
                <w:sz w:val="21"/>
              </w:rPr>
            </w:pPr>
            <w:r>
              <w:rPr>
                <w:sz w:val="21"/>
                <w:szCs w:val="21"/>
              </w:rPr>
              <w:t>老化</w:t>
            </w:r>
          </w:p>
        </w:tc>
        <w:tc>
          <w:tcPr>
            <w:tcW w:w="1170" w:type="dxa"/>
            <w:vAlign w:val="center"/>
          </w:tcPr>
          <w:p w14:paraId="7F1BFC22">
            <w:pPr>
              <w:keepNext/>
              <w:snapToGrid w:val="0"/>
              <w:spacing w:before="70" w:after="70" w:line="240" w:lineRule="auto"/>
              <w:ind w:firstLine="0"/>
              <w:jc w:val="center"/>
              <w:rPr>
                <w:sz w:val="21"/>
              </w:rPr>
            </w:pPr>
            <w:r>
              <w:rPr>
                <w:sz w:val="21"/>
                <w:szCs w:val="21"/>
              </w:rPr>
              <w:t>10</w:t>
            </w:r>
          </w:p>
        </w:tc>
        <w:tc>
          <w:tcPr>
            <w:tcW w:w="2201" w:type="dxa"/>
            <w:vAlign w:val="center"/>
          </w:tcPr>
          <w:p w14:paraId="6FA4B0FD">
            <w:pPr>
              <w:keepNext/>
              <w:snapToGrid w:val="0"/>
              <w:spacing w:before="70" w:after="70" w:line="240" w:lineRule="auto"/>
              <w:ind w:firstLine="0"/>
              <w:jc w:val="left"/>
              <w:rPr>
                <w:sz w:val="21"/>
              </w:rPr>
            </w:pPr>
            <w:r>
              <w:rPr>
                <w:rFonts w:hint="eastAsia"/>
                <w:sz w:val="21"/>
                <w:szCs w:val="21"/>
              </w:rPr>
              <w:t>-</w:t>
            </w:r>
          </w:p>
        </w:tc>
      </w:tr>
      <w:tr w14:paraId="0C79D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1934202A">
            <w:pPr>
              <w:keepNext/>
              <w:snapToGrid w:val="0"/>
              <w:spacing w:before="70" w:after="70" w:line="240" w:lineRule="auto"/>
              <w:ind w:firstLine="0"/>
              <w:jc w:val="center"/>
              <w:rPr>
                <w:sz w:val="21"/>
              </w:rPr>
            </w:pPr>
            <w:r>
              <w:rPr>
                <w:sz w:val="21"/>
                <w:szCs w:val="21"/>
              </w:rPr>
              <w:t>10</w:t>
            </w:r>
          </w:p>
        </w:tc>
        <w:tc>
          <w:tcPr>
            <w:tcW w:w="2016" w:type="dxa"/>
            <w:vAlign w:val="center"/>
          </w:tcPr>
          <w:p w14:paraId="7FC2ADCA">
            <w:pPr>
              <w:keepNext/>
              <w:snapToGrid w:val="0"/>
              <w:spacing w:before="70" w:after="70" w:line="240" w:lineRule="auto"/>
              <w:ind w:firstLine="0"/>
              <w:jc w:val="left"/>
              <w:rPr>
                <w:sz w:val="21"/>
              </w:rPr>
            </w:pPr>
            <w:r>
              <w:rPr>
                <w:sz w:val="21"/>
                <w:szCs w:val="21"/>
              </w:rPr>
              <w:t>履带总成</w:t>
            </w:r>
          </w:p>
        </w:tc>
        <w:tc>
          <w:tcPr>
            <w:tcW w:w="913" w:type="dxa"/>
            <w:vAlign w:val="center"/>
          </w:tcPr>
          <w:p w14:paraId="6A9229F9">
            <w:pPr>
              <w:keepNext/>
              <w:snapToGrid w:val="0"/>
              <w:spacing w:before="70" w:after="70" w:line="240" w:lineRule="auto"/>
              <w:ind w:firstLine="0"/>
              <w:jc w:val="left"/>
              <w:rPr>
                <w:sz w:val="21"/>
              </w:rPr>
            </w:pPr>
            <w:r>
              <w:rPr>
                <w:sz w:val="21"/>
                <w:szCs w:val="21"/>
              </w:rPr>
              <w:t>4 条</w:t>
            </w:r>
          </w:p>
        </w:tc>
        <w:tc>
          <w:tcPr>
            <w:tcW w:w="2022" w:type="dxa"/>
            <w:vAlign w:val="center"/>
          </w:tcPr>
          <w:p w14:paraId="04611E96">
            <w:pPr>
              <w:keepNext/>
              <w:snapToGrid w:val="0"/>
              <w:spacing w:before="70" w:after="70" w:line="240" w:lineRule="auto"/>
              <w:ind w:firstLine="0"/>
              <w:jc w:val="left"/>
              <w:rPr>
                <w:sz w:val="21"/>
              </w:rPr>
            </w:pPr>
            <w:r>
              <w:rPr>
                <w:sz w:val="21"/>
                <w:szCs w:val="21"/>
              </w:rPr>
              <w:t>磨损</w:t>
            </w:r>
          </w:p>
        </w:tc>
        <w:tc>
          <w:tcPr>
            <w:tcW w:w="1170" w:type="dxa"/>
            <w:vAlign w:val="center"/>
          </w:tcPr>
          <w:p w14:paraId="1CDF0DE7">
            <w:pPr>
              <w:keepNext/>
              <w:snapToGrid w:val="0"/>
              <w:spacing w:before="70" w:after="70" w:line="240" w:lineRule="auto"/>
              <w:ind w:firstLine="0"/>
              <w:jc w:val="center"/>
              <w:rPr>
                <w:sz w:val="21"/>
              </w:rPr>
            </w:pPr>
            <w:r>
              <w:rPr>
                <w:sz w:val="21"/>
                <w:szCs w:val="21"/>
              </w:rPr>
              <w:t>4</w:t>
            </w:r>
          </w:p>
        </w:tc>
        <w:tc>
          <w:tcPr>
            <w:tcW w:w="2201" w:type="dxa"/>
            <w:vAlign w:val="center"/>
          </w:tcPr>
          <w:p w14:paraId="34250D3E">
            <w:pPr>
              <w:keepNext/>
              <w:snapToGrid w:val="0"/>
              <w:spacing w:before="70" w:after="70" w:line="240" w:lineRule="auto"/>
              <w:ind w:firstLine="0"/>
              <w:jc w:val="left"/>
              <w:rPr>
                <w:sz w:val="21"/>
              </w:rPr>
            </w:pPr>
            <w:r>
              <w:rPr>
                <w:sz w:val="21"/>
                <w:szCs w:val="21"/>
              </w:rPr>
              <w:t>载具</w:t>
            </w:r>
          </w:p>
        </w:tc>
      </w:tr>
      <w:tr w14:paraId="7002A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3864FF05">
            <w:pPr>
              <w:keepNext/>
              <w:snapToGrid w:val="0"/>
              <w:spacing w:before="70" w:after="70" w:line="240" w:lineRule="auto"/>
              <w:ind w:firstLine="0"/>
              <w:jc w:val="center"/>
              <w:rPr>
                <w:sz w:val="21"/>
              </w:rPr>
            </w:pPr>
            <w:r>
              <w:rPr>
                <w:sz w:val="21"/>
                <w:szCs w:val="21"/>
              </w:rPr>
              <w:t>11</w:t>
            </w:r>
          </w:p>
        </w:tc>
        <w:tc>
          <w:tcPr>
            <w:tcW w:w="2016" w:type="dxa"/>
            <w:vAlign w:val="center"/>
          </w:tcPr>
          <w:p w14:paraId="15983F48">
            <w:pPr>
              <w:keepNext/>
              <w:snapToGrid w:val="0"/>
              <w:spacing w:before="70" w:after="70" w:line="240" w:lineRule="auto"/>
              <w:ind w:firstLine="0"/>
              <w:jc w:val="left"/>
              <w:rPr>
                <w:sz w:val="21"/>
              </w:rPr>
            </w:pPr>
            <w:r>
              <w:rPr>
                <w:sz w:val="21"/>
                <w:szCs w:val="21"/>
              </w:rPr>
              <w:t>驱动单元</w:t>
            </w:r>
          </w:p>
        </w:tc>
        <w:tc>
          <w:tcPr>
            <w:tcW w:w="913" w:type="dxa"/>
            <w:vAlign w:val="center"/>
          </w:tcPr>
          <w:p w14:paraId="0CC0662E">
            <w:pPr>
              <w:keepNext/>
              <w:snapToGrid w:val="0"/>
              <w:spacing w:before="70" w:after="70" w:line="240" w:lineRule="auto"/>
              <w:ind w:firstLine="0"/>
              <w:jc w:val="left"/>
              <w:rPr>
                <w:sz w:val="21"/>
              </w:rPr>
            </w:pPr>
            <w:r>
              <w:rPr>
                <w:sz w:val="21"/>
                <w:szCs w:val="21"/>
              </w:rPr>
              <w:t>2 套</w:t>
            </w:r>
          </w:p>
        </w:tc>
        <w:tc>
          <w:tcPr>
            <w:tcW w:w="2022" w:type="dxa"/>
            <w:vAlign w:val="center"/>
          </w:tcPr>
          <w:p w14:paraId="4C1CAEF4">
            <w:pPr>
              <w:keepNext/>
              <w:snapToGrid w:val="0"/>
              <w:spacing w:before="70" w:after="70" w:line="240" w:lineRule="auto"/>
              <w:ind w:firstLine="0"/>
              <w:jc w:val="left"/>
              <w:rPr>
                <w:sz w:val="21"/>
              </w:rPr>
            </w:pPr>
            <w:r>
              <w:rPr>
                <w:sz w:val="21"/>
                <w:szCs w:val="21"/>
              </w:rPr>
              <w:t>故障更换</w:t>
            </w:r>
          </w:p>
        </w:tc>
        <w:tc>
          <w:tcPr>
            <w:tcW w:w="1170" w:type="dxa"/>
            <w:vAlign w:val="center"/>
          </w:tcPr>
          <w:p w14:paraId="0370A1FB">
            <w:pPr>
              <w:keepNext/>
              <w:snapToGrid w:val="0"/>
              <w:spacing w:before="70" w:after="70" w:line="240" w:lineRule="auto"/>
              <w:ind w:firstLine="0"/>
              <w:jc w:val="center"/>
              <w:rPr>
                <w:sz w:val="21"/>
              </w:rPr>
            </w:pPr>
            <w:r>
              <w:rPr>
                <w:sz w:val="21"/>
                <w:szCs w:val="21"/>
              </w:rPr>
              <w:t>2</w:t>
            </w:r>
          </w:p>
        </w:tc>
        <w:tc>
          <w:tcPr>
            <w:tcW w:w="2201" w:type="dxa"/>
            <w:vAlign w:val="center"/>
          </w:tcPr>
          <w:p w14:paraId="1302DDC6">
            <w:pPr>
              <w:keepNext/>
              <w:snapToGrid w:val="0"/>
              <w:spacing w:before="70" w:after="70" w:line="240" w:lineRule="auto"/>
              <w:ind w:firstLine="0"/>
              <w:jc w:val="left"/>
              <w:rPr>
                <w:sz w:val="21"/>
              </w:rPr>
            </w:pPr>
            <w:r>
              <w:rPr>
                <w:rFonts w:hint="eastAsia"/>
                <w:sz w:val="21"/>
                <w:szCs w:val="21"/>
              </w:rPr>
              <w:t>-</w:t>
            </w:r>
          </w:p>
        </w:tc>
      </w:tr>
      <w:tr w14:paraId="2D1AB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3017BA0F">
            <w:pPr>
              <w:keepNext/>
              <w:snapToGrid w:val="0"/>
              <w:spacing w:before="70" w:after="70" w:line="240" w:lineRule="auto"/>
              <w:ind w:firstLine="0"/>
              <w:jc w:val="center"/>
              <w:rPr>
                <w:sz w:val="21"/>
              </w:rPr>
            </w:pPr>
            <w:r>
              <w:rPr>
                <w:sz w:val="21"/>
                <w:szCs w:val="21"/>
              </w:rPr>
              <w:t>12</w:t>
            </w:r>
          </w:p>
        </w:tc>
        <w:tc>
          <w:tcPr>
            <w:tcW w:w="2016" w:type="dxa"/>
            <w:vAlign w:val="center"/>
          </w:tcPr>
          <w:p w14:paraId="1949A380">
            <w:pPr>
              <w:keepNext/>
              <w:snapToGrid w:val="0"/>
              <w:spacing w:before="70" w:after="70" w:line="240" w:lineRule="auto"/>
              <w:ind w:firstLine="0"/>
              <w:jc w:val="left"/>
              <w:rPr>
                <w:sz w:val="21"/>
              </w:rPr>
            </w:pPr>
            <w:r>
              <w:rPr>
                <w:sz w:val="21"/>
                <w:szCs w:val="21"/>
              </w:rPr>
              <w:t>惯性测量单元</w:t>
            </w:r>
          </w:p>
        </w:tc>
        <w:tc>
          <w:tcPr>
            <w:tcW w:w="913" w:type="dxa"/>
            <w:vAlign w:val="center"/>
          </w:tcPr>
          <w:p w14:paraId="39121501">
            <w:pPr>
              <w:keepNext/>
              <w:snapToGrid w:val="0"/>
              <w:spacing w:before="70" w:after="70" w:line="240" w:lineRule="auto"/>
              <w:ind w:firstLine="0"/>
              <w:jc w:val="left"/>
              <w:rPr>
                <w:sz w:val="21"/>
              </w:rPr>
            </w:pPr>
            <w:r>
              <w:rPr>
                <w:sz w:val="21"/>
                <w:szCs w:val="21"/>
              </w:rPr>
              <w:t>1 套</w:t>
            </w:r>
          </w:p>
        </w:tc>
        <w:tc>
          <w:tcPr>
            <w:tcW w:w="2022" w:type="dxa"/>
            <w:vAlign w:val="center"/>
          </w:tcPr>
          <w:p w14:paraId="05BCA75A">
            <w:pPr>
              <w:keepNext/>
              <w:snapToGrid w:val="0"/>
              <w:spacing w:before="70" w:after="70" w:line="240" w:lineRule="auto"/>
              <w:ind w:firstLine="0"/>
              <w:jc w:val="left"/>
              <w:rPr>
                <w:sz w:val="21"/>
              </w:rPr>
            </w:pPr>
            <w:r>
              <w:rPr>
                <w:sz w:val="21"/>
                <w:szCs w:val="21"/>
              </w:rPr>
              <w:t>故障更换</w:t>
            </w:r>
          </w:p>
        </w:tc>
        <w:tc>
          <w:tcPr>
            <w:tcW w:w="1170" w:type="dxa"/>
            <w:vAlign w:val="center"/>
          </w:tcPr>
          <w:p w14:paraId="316CCEF5">
            <w:pPr>
              <w:keepNext/>
              <w:snapToGrid w:val="0"/>
              <w:spacing w:before="70" w:after="70" w:line="240" w:lineRule="auto"/>
              <w:ind w:firstLine="0"/>
              <w:jc w:val="center"/>
              <w:rPr>
                <w:sz w:val="21"/>
              </w:rPr>
            </w:pPr>
            <w:r>
              <w:rPr>
                <w:sz w:val="21"/>
                <w:szCs w:val="21"/>
              </w:rPr>
              <w:t>1</w:t>
            </w:r>
          </w:p>
        </w:tc>
        <w:tc>
          <w:tcPr>
            <w:tcW w:w="2201" w:type="dxa"/>
            <w:vAlign w:val="center"/>
          </w:tcPr>
          <w:p w14:paraId="364C6DBD">
            <w:pPr>
              <w:keepNext/>
              <w:snapToGrid w:val="0"/>
              <w:spacing w:before="70" w:after="70" w:line="240" w:lineRule="auto"/>
              <w:ind w:firstLine="0"/>
              <w:jc w:val="left"/>
              <w:rPr>
                <w:sz w:val="21"/>
              </w:rPr>
            </w:pPr>
            <w:r>
              <w:rPr>
                <w:rFonts w:hint="eastAsia"/>
                <w:sz w:val="21"/>
                <w:szCs w:val="21"/>
              </w:rPr>
              <w:t>-</w:t>
            </w:r>
          </w:p>
        </w:tc>
      </w:tr>
      <w:tr w14:paraId="35585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7434D268">
            <w:pPr>
              <w:keepNext/>
              <w:snapToGrid w:val="0"/>
              <w:spacing w:before="70" w:after="70" w:line="240" w:lineRule="auto"/>
              <w:ind w:firstLine="0"/>
              <w:jc w:val="center"/>
              <w:rPr>
                <w:sz w:val="21"/>
              </w:rPr>
            </w:pPr>
            <w:r>
              <w:rPr>
                <w:sz w:val="21"/>
                <w:szCs w:val="21"/>
              </w:rPr>
              <w:t>13</w:t>
            </w:r>
          </w:p>
        </w:tc>
        <w:tc>
          <w:tcPr>
            <w:tcW w:w="2016" w:type="dxa"/>
            <w:vAlign w:val="center"/>
          </w:tcPr>
          <w:p w14:paraId="2978D07A">
            <w:pPr>
              <w:keepNext/>
              <w:snapToGrid w:val="0"/>
              <w:spacing w:before="70" w:after="70" w:line="240" w:lineRule="auto"/>
              <w:ind w:firstLine="0"/>
              <w:jc w:val="left"/>
              <w:rPr>
                <w:sz w:val="21"/>
              </w:rPr>
            </w:pPr>
            <w:r>
              <w:rPr>
                <w:sz w:val="21"/>
                <w:szCs w:val="21"/>
              </w:rPr>
              <w:t>存储硬盘</w:t>
            </w:r>
          </w:p>
        </w:tc>
        <w:tc>
          <w:tcPr>
            <w:tcW w:w="913" w:type="dxa"/>
            <w:vAlign w:val="center"/>
          </w:tcPr>
          <w:p w14:paraId="1AE292FE">
            <w:pPr>
              <w:keepNext/>
              <w:snapToGrid w:val="0"/>
              <w:spacing w:before="70" w:after="70" w:line="240" w:lineRule="auto"/>
              <w:ind w:firstLine="0"/>
              <w:jc w:val="left"/>
              <w:rPr>
                <w:sz w:val="21"/>
              </w:rPr>
            </w:pPr>
            <w:r>
              <w:rPr>
                <w:sz w:val="21"/>
                <w:szCs w:val="21"/>
              </w:rPr>
              <w:t>2 块</w:t>
            </w:r>
          </w:p>
        </w:tc>
        <w:tc>
          <w:tcPr>
            <w:tcW w:w="2022" w:type="dxa"/>
            <w:vAlign w:val="center"/>
          </w:tcPr>
          <w:p w14:paraId="012DD65F">
            <w:pPr>
              <w:keepNext/>
              <w:snapToGrid w:val="0"/>
              <w:spacing w:before="70" w:after="70" w:line="240" w:lineRule="auto"/>
              <w:ind w:firstLine="0"/>
              <w:jc w:val="left"/>
              <w:rPr>
                <w:sz w:val="21"/>
              </w:rPr>
            </w:pPr>
            <w:r>
              <w:rPr>
                <w:sz w:val="21"/>
                <w:szCs w:val="21"/>
              </w:rPr>
              <w:t>3 年或告警</w:t>
            </w:r>
          </w:p>
        </w:tc>
        <w:tc>
          <w:tcPr>
            <w:tcW w:w="1170" w:type="dxa"/>
            <w:vAlign w:val="center"/>
          </w:tcPr>
          <w:p w14:paraId="5685A18C">
            <w:pPr>
              <w:keepNext/>
              <w:snapToGrid w:val="0"/>
              <w:spacing w:before="70" w:after="70" w:line="240" w:lineRule="auto"/>
              <w:ind w:firstLine="0"/>
              <w:jc w:val="center"/>
              <w:rPr>
                <w:sz w:val="21"/>
              </w:rPr>
            </w:pPr>
            <w:r>
              <w:rPr>
                <w:sz w:val="21"/>
                <w:szCs w:val="21"/>
              </w:rPr>
              <w:t>2</w:t>
            </w:r>
          </w:p>
        </w:tc>
        <w:tc>
          <w:tcPr>
            <w:tcW w:w="2201" w:type="dxa"/>
            <w:vAlign w:val="center"/>
          </w:tcPr>
          <w:p w14:paraId="5F936A0D">
            <w:pPr>
              <w:keepNext/>
              <w:snapToGrid w:val="0"/>
              <w:spacing w:before="70" w:after="70" w:line="240" w:lineRule="auto"/>
              <w:ind w:firstLine="0"/>
              <w:jc w:val="left"/>
              <w:rPr>
                <w:sz w:val="21"/>
              </w:rPr>
            </w:pPr>
            <w:r>
              <w:rPr>
                <w:sz w:val="21"/>
                <w:szCs w:val="21"/>
              </w:rPr>
              <w:t>数据安全</w:t>
            </w:r>
          </w:p>
        </w:tc>
      </w:tr>
      <w:tr w14:paraId="35294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187A1419">
            <w:pPr>
              <w:keepNext/>
              <w:snapToGrid w:val="0"/>
              <w:spacing w:before="70" w:after="70" w:line="240" w:lineRule="auto"/>
              <w:ind w:firstLine="0"/>
              <w:jc w:val="center"/>
              <w:rPr>
                <w:sz w:val="21"/>
              </w:rPr>
            </w:pPr>
            <w:r>
              <w:rPr>
                <w:sz w:val="21"/>
                <w:szCs w:val="21"/>
              </w:rPr>
              <w:t>14</w:t>
            </w:r>
          </w:p>
        </w:tc>
        <w:tc>
          <w:tcPr>
            <w:tcW w:w="2016" w:type="dxa"/>
            <w:vAlign w:val="center"/>
          </w:tcPr>
          <w:p w14:paraId="1E61C745">
            <w:pPr>
              <w:keepNext/>
              <w:snapToGrid w:val="0"/>
              <w:spacing w:before="70" w:after="70" w:line="240" w:lineRule="auto"/>
              <w:ind w:firstLine="0"/>
              <w:jc w:val="left"/>
              <w:rPr>
                <w:sz w:val="21"/>
              </w:rPr>
            </w:pPr>
            <w:r>
              <w:rPr>
                <w:sz w:val="21"/>
                <w:szCs w:val="21"/>
              </w:rPr>
              <w:t>保险丝/端子套件</w:t>
            </w:r>
          </w:p>
        </w:tc>
        <w:tc>
          <w:tcPr>
            <w:tcW w:w="913" w:type="dxa"/>
            <w:vAlign w:val="center"/>
          </w:tcPr>
          <w:p w14:paraId="282660C8">
            <w:pPr>
              <w:keepNext/>
              <w:snapToGrid w:val="0"/>
              <w:spacing w:before="70" w:after="70" w:line="240" w:lineRule="auto"/>
              <w:ind w:firstLine="0"/>
              <w:jc w:val="left"/>
              <w:rPr>
                <w:sz w:val="21"/>
              </w:rPr>
            </w:pPr>
            <w:r>
              <w:rPr>
                <w:sz w:val="21"/>
                <w:szCs w:val="21"/>
              </w:rPr>
              <w:t>2 套</w:t>
            </w:r>
          </w:p>
        </w:tc>
        <w:tc>
          <w:tcPr>
            <w:tcW w:w="2022" w:type="dxa"/>
            <w:vAlign w:val="center"/>
          </w:tcPr>
          <w:p w14:paraId="635BB3C4">
            <w:pPr>
              <w:keepNext/>
              <w:snapToGrid w:val="0"/>
              <w:spacing w:before="70" w:after="70" w:line="240" w:lineRule="auto"/>
              <w:ind w:firstLine="0"/>
              <w:jc w:val="left"/>
              <w:rPr>
                <w:sz w:val="21"/>
              </w:rPr>
            </w:pPr>
            <w:r>
              <w:rPr>
                <w:sz w:val="21"/>
                <w:szCs w:val="21"/>
              </w:rPr>
              <w:t>损耗</w:t>
            </w:r>
          </w:p>
        </w:tc>
        <w:tc>
          <w:tcPr>
            <w:tcW w:w="1170" w:type="dxa"/>
            <w:vAlign w:val="center"/>
          </w:tcPr>
          <w:p w14:paraId="500C619C">
            <w:pPr>
              <w:keepNext/>
              <w:snapToGrid w:val="0"/>
              <w:spacing w:before="70" w:after="70" w:line="240" w:lineRule="auto"/>
              <w:ind w:firstLine="0"/>
              <w:jc w:val="center"/>
              <w:rPr>
                <w:sz w:val="21"/>
              </w:rPr>
            </w:pPr>
            <w:r>
              <w:rPr>
                <w:sz w:val="21"/>
                <w:szCs w:val="21"/>
              </w:rPr>
              <w:t>2</w:t>
            </w:r>
          </w:p>
        </w:tc>
        <w:tc>
          <w:tcPr>
            <w:tcW w:w="2201" w:type="dxa"/>
            <w:vAlign w:val="center"/>
          </w:tcPr>
          <w:p w14:paraId="06097DBC">
            <w:pPr>
              <w:keepNext/>
              <w:snapToGrid w:val="0"/>
              <w:spacing w:before="70" w:after="70" w:line="240" w:lineRule="auto"/>
              <w:ind w:firstLine="0"/>
              <w:jc w:val="left"/>
              <w:rPr>
                <w:sz w:val="21"/>
              </w:rPr>
            </w:pPr>
            <w:r>
              <w:rPr>
                <w:rFonts w:hint="eastAsia"/>
                <w:sz w:val="21"/>
                <w:szCs w:val="21"/>
              </w:rPr>
              <w:t>-</w:t>
            </w:r>
          </w:p>
        </w:tc>
      </w:tr>
      <w:tr w14:paraId="74C56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00" w:type="dxa"/>
            <w:vAlign w:val="center"/>
          </w:tcPr>
          <w:p w14:paraId="0B106EA8">
            <w:pPr>
              <w:keepNext/>
              <w:snapToGrid w:val="0"/>
              <w:spacing w:before="70" w:after="70" w:line="240" w:lineRule="auto"/>
              <w:ind w:firstLine="0"/>
              <w:jc w:val="center"/>
              <w:rPr>
                <w:sz w:val="21"/>
              </w:rPr>
            </w:pPr>
            <w:r>
              <w:rPr>
                <w:sz w:val="21"/>
                <w:szCs w:val="21"/>
              </w:rPr>
              <w:t>15</w:t>
            </w:r>
          </w:p>
        </w:tc>
        <w:tc>
          <w:tcPr>
            <w:tcW w:w="2016" w:type="dxa"/>
            <w:vAlign w:val="center"/>
          </w:tcPr>
          <w:p w14:paraId="1071E9FE">
            <w:pPr>
              <w:keepNext/>
              <w:snapToGrid w:val="0"/>
              <w:spacing w:before="70" w:after="70" w:line="240" w:lineRule="auto"/>
              <w:ind w:firstLine="0"/>
              <w:jc w:val="left"/>
              <w:rPr>
                <w:sz w:val="21"/>
              </w:rPr>
            </w:pPr>
            <w:r>
              <w:rPr>
                <w:sz w:val="21"/>
                <w:szCs w:val="21"/>
              </w:rPr>
              <w:t>标准尺送检备份</w:t>
            </w:r>
          </w:p>
        </w:tc>
        <w:tc>
          <w:tcPr>
            <w:tcW w:w="913" w:type="dxa"/>
            <w:vAlign w:val="center"/>
          </w:tcPr>
          <w:p w14:paraId="7D2A6945">
            <w:pPr>
              <w:keepNext/>
              <w:snapToGrid w:val="0"/>
              <w:spacing w:before="70" w:after="70" w:line="240" w:lineRule="auto"/>
              <w:ind w:firstLine="0"/>
              <w:jc w:val="left"/>
              <w:rPr>
                <w:sz w:val="21"/>
              </w:rPr>
            </w:pPr>
            <w:r>
              <w:rPr>
                <w:sz w:val="21"/>
                <w:szCs w:val="21"/>
              </w:rPr>
              <w:t>1 支</w:t>
            </w:r>
          </w:p>
        </w:tc>
        <w:tc>
          <w:tcPr>
            <w:tcW w:w="2022" w:type="dxa"/>
            <w:vAlign w:val="center"/>
          </w:tcPr>
          <w:p w14:paraId="5F157E84">
            <w:pPr>
              <w:keepNext/>
              <w:snapToGrid w:val="0"/>
              <w:spacing w:before="70" w:after="70" w:line="240" w:lineRule="auto"/>
              <w:ind w:firstLine="0"/>
              <w:jc w:val="left"/>
              <w:rPr>
                <w:sz w:val="21"/>
              </w:rPr>
            </w:pPr>
            <w:r>
              <w:rPr>
                <w:rFonts w:hint="eastAsia"/>
                <w:sz w:val="21"/>
                <w:szCs w:val="21"/>
              </w:rPr>
              <w:t>-</w:t>
            </w:r>
          </w:p>
        </w:tc>
        <w:tc>
          <w:tcPr>
            <w:tcW w:w="1170" w:type="dxa"/>
            <w:vAlign w:val="center"/>
          </w:tcPr>
          <w:p w14:paraId="56A370EF">
            <w:pPr>
              <w:keepNext/>
              <w:snapToGrid w:val="0"/>
              <w:spacing w:before="70" w:after="70" w:line="240" w:lineRule="auto"/>
              <w:ind w:firstLine="0"/>
              <w:jc w:val="center"/>
              <w:rPr>
                <w:sz w:val="21"/>
              </w:rPr>
            </w:pPr>
            <w:r>
              <w:rPr>
                <w:sz w:val="21"/>
                <w:szCs w:val="21"/>
              </w:rPr>
              <w:t>1</w:t>
            </w:r>
          </w:p>
        </w:tc>
        <w:tc>
          <w:tcPr>
            <w:tcW w:w="2201" w:type="dxa"/>
            <w:vAlign w:val="center"/>
          </w:tcPr>
          <w:p w14:paraId="573058A4">
            <w:pPr>
              <w:keepNext/>
              <w:snapToGrid w:val="0"/>
              <w:spacing w:before="70" w:after="70" w:line="240" w:lineRule="auto"/>
              <w:ind w:firstLine="0"/>
              <w:jc w:val="left"/>
              <w:rPr>
                <w:sz w:val="21"/>
              </w:rPr>
            </w:pPr>
            <w:r>
              <w:rPr>
                <w:sz w:val="21"/>
                <w:szCs w:val="21"/>
              </w:rPr>
              <w:t>送检期间替换</w:t>
            </w:r>
          </w:p>
        </w:tc>
      </w:tr>
    </w:tbl>
    <w:p w14:paraId="5324134D">
      <w:pPr>
        <w:spacing w:line="240" w:lineRule="auto"/>
      </w:pPr>
    </w:p>
    <w:p w14:paraId="2A055B99">
      <w:pPr>
        <w:pStyle w:val="4"/>
      </w:pPr>
      <w:bookmarkStart w:id="378" w:name="_Toc20200"/>
      <w:r>
        <w:rPr>
          <w:szCs w:val="36"/>
        </w:rPr>
        <w:t>3.11 外协与分包管理</w:t>
      </w:r>
      <w:bookmarkEnd w:id="378"/>
    </w:p>
    <w:p w14:paraId="2A97C244">
      <w:pPr>
        <w:pStyle w:val="5"/>
      </w:pPr>
      <w:bookmarkStart w:id="379" w:name="_Toc16673"/>
      <w:r>
        <w:rPr>
          <w:szCs w:val="32"/>
        </w:rPr>
        <w:t>3.11.1 外协范围</w:t>
      </w:r>
      <w:bookmarkEnd w:id="379"/>
    </w:p>
    <w:p w14:paraId="1B0481B3">
      <w:r>
        <w:t>本项目主体工作由我方自行完成，不转包、不违法分包。确需外协的仅限第三方测试、查新、专家评审、成果评价等专业服务，以及部分标准件加工。</w:t>
      </w:r>
    </w:p>
    <w:p w14:paraId="16F05F16">
      <w:pPr>
        <w:pStyle w:val="5"/>
      </w:pPr>
      <w:bookmarkStart w:id="380" w:name="_Toc18748"/>
      <w:r>
        <w:rPr>
          <w:szCs w:val="32"/>
        </w:rPr>
        <w:t>3.11.2 外协单位选择</w:t>
      </w:r>
      <w:bookmarkEnd w:id="380"/>
    </w:p>
    <w:p w14:paraId="1E7C852B">
      <w:r>
        <w:t>从合格供方名录中选择，审查资质、业绩、能力与信誉；签订书面合同，明确范围、标准、工期、保密与安全责任；外协成果由我方复核并承担最终责任。</w:t>
      </w:r>
    </w:p>
    <w:p w14:paraId="2A0D829D">
      <w:pPr>
        <w:pStyle w:val="5"/>
      </w:pPr>
      <w:bookmarkStart w:id="381" w:name="_Toc8774"/>
      <w:r>
        <w:rPr>
          <w:szCs w:val="32"/>
        </w:rPr>
        <w:t>3.11.3 外协过程控制</w:t>
      </w:r>
      <w:bookmarkEnd w:id="381"/>
    </w:p>
    <w:p w14:paraId="63587928">
      <w:r>
        <w:t>对外协进度进行跟踪，关键节点到场见证；对外协成果进行验收，不合格的退回整改；外协资料纳入项目档案。</w:t>
      </w:r>
    </w:p>
    <w:p w14:paraId="542CCF3E">
      <w:pPr>
        <w:pStyle w:val="4"/>
      </w:pPr>
      <w:bookmarkStart w:id="382" w:name="_Toc23052"/>
      <w:r>
        <w:rPr>
          <w:szCs w:val="36"/>
        </w:rPr>
        <w:t>3.12 财务管理与成本控制</w:t>
      </w:r>
      <w:bookmarkEnd w:id="382"/>
    </w:p>
    <w:p w14:paraId="561763F3">
      <w:pPr>
        <w:pStyle w:val="5"/>
      </w:pPr>
      <w:bookmarkStart w:id="383" w:name="_Toc25916"/>
      <w:r>
        <w:rPr>
          <w:szCs w:val="32"/>
        </w:rPr>
        <w:t>3.12.1 资金计划</w:t>
      </w:r>
      <w:bookmarkEnd w:id="383"/>
    </w:p>
    <w:p w14:paraId="5A6246BB">
      <w:r>
        <w:t>按合同付款节点编制资金计划：预付款、第一次进度款、第二次进度款、结算款、质保金；确保前期投入与回款节奏匹配。</w:t>
      </w:r>
    </w:p>
    <w:p w14:paraId="07404B87">
      <w:pPr>
        <w:pStyle w:val="5"/>
      </w:pPr>
      <w:bookmarkStart w:id="384" w:name="_Toc31385"/>
      <w:r>
        <w:rPr>
          <w:szCs w:val="32"/>
        </w:rPr>
        <w:t>3.12.2 成本控制</w:t>
      </w:r>
      <w:bookmarkEnd w:id="384"/>
    </w:p>
    <w:p w14:paraId="489E3A7B">
      <w:r>
        <w:t>实行</w:t>
      </w:r>
      <w:r>
        <w:rPr>
          <w:rFonts w:hint="eastAsia"/>
        </w:rPr>
        <w:t>“</w:t>
      </w:r>
      <w:r>
        <w:t>预算</w:t>
      </w:r>
      <w:r>
        <w:rPr>
          <w:rFonts w:hint="eastAsia"/>
        </w:rPr>
        <w:t>-</w:t>
      </w:r>
      <w:r>
        <w:t>执行</w:t>
      </w:r>
      <w:r>
        <w:rPr>
          <w:rFonts w:hint="eastAsia"/>
        </w:rPr>
        <w:t>-</w:t>
      </w:r>
      <w:r>
        <w:t>分析</w:t>
      </w:r>
      <w:r>
        <w:rPr>
          <w:rFonts w:hint="eastAsia"/>
        </w:rPr>
        <w:t>-</w:t>
      </w:r>
      <w:r>
        <w:t>纠偏</w:t>
      </w:r>
      <w:r>
        <w:rPr>
          <w:rFonts w:hint="eastAsia"/>
        </w:rPr>
        <w:t>”</w:t>
      </w:r>
      <w:r>
        <w:t>闭环：按 WBS 编制预算；每月统计实际成本；对偏差超过 10% 的科目分析原因；通过优化方案、集中采购、提高复用率降低成本。</w:t>
      </w:r>
    </w:p>
    <w:p w14:paraId="7936629D">
      <w:pPr>
        <w:pStyle w:val="5"/>
      </w:pPr>
      <w:bookmarkStart w:id="385" w:name="_Toc27241"/>
      <w:r>
        <w:rPr>
          <w:szCs w:val="32"/>
        </w:rPr>
        <w:t>3.12.3 发票与税务</w:t>
      </w:r>
      <w:bookmarkEnd w:id="385"/>
    </w:p>
    <w:p w14:paraId="36720A63">
      <w:r>
        <w:t>按合同约定开具增值税专用发票，税率按国家规定执行；确保发票真实、规范、合法；配合甲方完成税务核查。</w:t>
      </w:r>
    </w:p>
    <w:p w14:paraId="50053A6D">
      <w:pPr>
        <w:pStyle w:val="4"/>
      </w:pPr>
      <w:bookmarkStart w:id="386" w:name="_Toc19760"/>
      <w:r>
        <w:rPr>
          <w:szCs w:val="36"/>
        </w:rPr>
        <w:t>3.13 组织与沟通管理</w:t>
      </w:r>
      <w:bookmarkEnd w:id="386"/>
    </w:p>
    <w:p w14:paraId="739F45DB">
      <w:pPr>
        <w:pStyle w:val="5"/>
      </w:pPr>
      <w:bookmarkStart w:id="387" w:name="_Toc2146"/>
      <w:r>
        <w:rPr>
          <w:szCs w:val="32"/>
        </w:rPr>
        <w:t>3.13.1 组织模式</w:t>
      </w:r>
      <w:bookmarkEnd w:id="387"/>
    </w:p>
    <w:p w14:paraId="4047CFBB">
      <w:r>
        <w:t>项目采用</w:t>
      </w:r>
      <w:r>
        <w:rPr>
          <w:rFonts w:hint="eastAsia"/>
        </w:rPr>
        <w:t>“</w:t>
      </w:r>
      <w:r>
        <w:t>强矩阵</w:t>
      </w:r>
      <w:r>
        <w:rPr>
          <w:rFonts w:hint="eastAsia"/>
        </w:rPr>
        <w:t>”</w:t>
      </w:r>
      <w:r>
        <w:t>组织模式：项目负责人对项目全权负责，职能部门提供资源与技术支持；核心成员全职投入，辅助人员按需调配；关键岗位设置 A/B 角，避免单点依赖。</w:t>
      </w:r>
    </w:p>
    <w:tbl>
      <w:tblPr>
        <w:tblStyle w:val="32"/>
        <w:tblW w:w="92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3"/>
        <w:gridCol w:w="1743"/>
        <w:gridCol w:w="1865"/>
        <w:gridCol w:w="1648"/>
        <w:gridCol w:w="2177"/>
      </w:tblGrid>
      <w:tr w14:paraId="267E8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803" w:type="dxa"/>
            <w:shd w:val="clear" w:color="auto" w:fill="E7E6E6"/>
            <w:vAlign w:val="center"/>
          </w:tcPr>
          <w:p w14:paraId="1DF90570">
            <w:pPr>
              <w:snapToGrid w:val="0"/>
              <w:spacing w:before="70" w:after="70" w:line="240" w:lineRule="auto"/>
              <w:ind w:firstLine="0"/>
              <w:jc w:val="center"/>
              <w:rPr>
                <w:b/>
                <w:sz w:val="21"/>
              </w:rPr>
            </w:pPr>
            <w:r>
              <w:rPr>
                <w:b/>
                <w:sz w:val="21"/>
                <w:szCs w:val="21"/>
              </w:rPr>
              <w:t>角色</w:t>
            </w:r>
          </w:p>
        </w:tc>
        <w:tc>
          <w:tcPr>
            <w:tcW w:w="1743" w:type="dxa"/>
            <w:shd w:val="clear" w:color="auto" w:fill="E7E6E6"/>
            <w:vAlign w:val="center"/>
          </w:tcPr>
          <w:p w14:paraId="75525E9E">
            <w:pPr>
              <w:snapToGrid w:val="0"/>
              <w:spacing w:before="70" w:after="70" w:line="240" w:lineRule="auto"/>
              <w:ind w:firstLine="0"/>
              <w:jc w:val="center"/>
              <w:rPr>
                <w:b/>
                <w:sz w:val="21"/>
              </w:rPr>
            </w:pPr>
            <w:r>
              <w:rPr>
                <w:b/>
                <w:sz w:val="21"/>
                <w:szCs w:val="21"/>
              </w:rPr>
              <w:t>任命方式</w:t>
            </w:r>
          </w:p>
        </w:tc>
        <w:tc>
          <w:tcPr>
            <w:tcW w:w="1865" w:type="dxa"/>
            <w:shd w:val="clear" w:color="auto" w:fill="E7E6E6"/>
            <w:vAlign w:val="center"/>
          </w:tcPr>
          <w:p w14:paraId="7404D7CB">
            <w:pPr>
              <w:snapToGrid w:val="0"/>
              <w:spacing w:before="70" w:after="70" w:line="240" w:lineRule="auto"/>
              <w:ind w:firstLine="0"/>
              <w:jc w:val="center"/>
              <w:rPr>
                <w:b/>
                <w:sz w:val="21"/>
              </w:rPr>
            </w:pPr>
            <w:r>
              <w:rPr>
                <w:b/>
                <w:sz w:val="21"/>
                <w:szCs w:val="21"/>
              </w:rPr>
              <w:t>汇报对象</w:t>
            </w:r>
          </w:p>
        </w:tc>
        <w:tc>
          <w:tcPr>
            <w:tcW w:w="1648" w:type="dxa"/>
            <w:shd w:val="clear" w:color="auto" w:fill="E7E6E6"/>
            <w:vAlign w:val="center"/>
          </w:tcPr>
          <w:p w14:paraId="78D78572">
            <w:pPr>
              <w:snapToGrid w:val="0"/>
              <w:spacing w:before="70" w:after="70" w:line="240" w:lineRule="auto"/>
              <w:ind w:firstLine="0"/>
              <w:jc w:val="center"/>
              <w:rPr>
                <w:b/>
                <w:sz w:val="21"/>
              </w:rPr>
            </w:pPr>
            <w:r>
              <w:rPr>
                <w:b/>
                <w:sz w:val="21"/>
                <w:szCs w:val="21"/>
              </w:rPr>
              <w:t>考核主体</w:t>
            </w:r>
          </w:p>
        </w:tc>
        <w:tc>
          <w:tcPr>
            <w:tcW w:w="2177" w:type="dxa"/>
            <w:shd w:val="clear" w:color="auto" w:fill="E7E6E6"/>
            <w:vAlign w:val="center"/>
          </w:tcPr>
          <w:p w14:paraId="7F276C9B">
            <w:pPr>
              <w:snapToGrid w:val="0"/>
              <w:spacing w:before="70" w:after="70" w:line="240" w:lineRule="auto"/>
              <w:ind w:firstLine="0"/>
              <w:jc w:val="center"/>
              <w:rPr>
                <w:b/>
                <w:sz w:val="21"/>
              </w:rPr>
            </w:pPr>
            <w:r>
              <w:rPr>
                <w:b/>
                <w:sz w:val="21"/>
                <w:szCs w:val="21"/>
              </w:rPr>
              <w:t>权限</w:t>
            </w:r>
          </w:p>
        </w:tc>
      </w:tr>
      <w:tr w14:paraId="46376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3" w:type="dxa"/>
            <w:vAlign w:val="center"/>
          </w:tcPr>
          <w:p w14:paraId="5E6CBC20">
            <w:pPr>
              <w:snapToGrid w:val="0"/>
              <w:spacing w:before="70" w:after="70" w:line="240" w:lineRule="auto"/>
              <w:ind w:firstLine="0"/>
              <w:jc w:val="left"/>
              <w:rPr>
                <w:sz w:val="21"/>
              </w:rPr>
            </w:pPr>
            <w:r>
              <w:rPr>
                <w:sz w:val="21"/>
                <w:szCs w:val="21"/>
              </w:rPr>
              <w:t>项目负责人</w:t>
            </w:r>
          </w:p>
        </w:tc>
        <w:tc>
          <w:tcPr>
            <w:tcW w:w="1743" w:type="dxa"/>
            <w:vAlign w:val="center"/>
          </w:tcPr>
          <w:p w14:paraId="0C7A06AC">
            <w:pPr>
              <w:snapToGrid w:val="0"/>
              <w:spacing w:before="70" w:after="70" w:line="240" w:lineRule="auto"/>
              <w:ind w:firstLine="0"/>
              <w:jc w:val="left"/>
              <w:rPr>
                <w:sz w:val="21"/>
              </w:rPr>
            </w:pPr>
            <w:r>
              <w:rPr>
                <w:sz w:val="21"/>
                <w:szCs w:val="21"/>
              </w:rPr>
              <w:t>公司任命</w:t>
            </w:r>
          </w:p>
        </w:tc>
        <w:tc>
          <w:tcPr>
            <w:tcW w:w="1865" w:type="dxa"/>
            <w:vAlign w:val="center"/>
          </w:tcPr>
          <w:p w14:paraId="405EAF4E">
            <w:pPr>
              <w:snapToGrid w:val="0"/>
              <w:spacing w:before="70" w:after="70" w:line="240" w:lineRule="auto"/>
              <w:ind w:firstLine="0"/>
              <w:jc w:val="left"/>
              <w:rPr>
                <w:sz w:val="21"/>
              </w:rPr>
            </w:pPr>
            <w:r>
              <w:rPr>
                <w:sz w:val="21"/>
                <w:szCs w:val="21"/>
              </w:rPr>
              <w:t>公司分管领导</w:t>
            </w:r>
          </w:p>
        </w:tc>
        <w:tc>
          <w:tcPr>
            <w:tcW w:w="1648" w:type="dxa"/>
            <w:vAlign w:val="center"/>
          </w:tcPr>
          <w:p w14:paraId="0B780D5E">
            <w:pPr>
              <w:snapToGrid w:val="0"/>
              <w:spacing w:before="70" w:after="70" w:line="240" w:lineRule="auto"/>
              <w:ind w:firstLine="0"/>
              <w:jc w:val="left"/>
              <w:rPr>
                <w:sz w:val="21"/>
              </w:rPr>
            </w:pPr>
            <w:r>
              <w:rPr>
                <w:sz w:val="21"/>
                <w:szCs w:val="21"/>
              </w:rPr>
              <w:t>公司+甲方评价</w:t>
            </w:r>
          </w:p>
        </w:tc>
        <w:tc>
          <w:tcPr>
            <w:tcW w:w="2177" w:type="dxa"/>
            <w:vAlign w:val="center"/>
          </w:tcPr>
          <w:p w14:paraId="17A5944F">
            <w:pPr>
              <w:snapToGrid w:val="0"/>
              <w:spacing w:before="70" w:after="70" w:line="240" w:lineRule="auto"/>
              <w:ind w:firstLine="0"/>
              <w:jc w:val="left"/>
              <w:rPr>
                <w:sz w:val="21"/>
              </w:rPr>
            </w:pPr>
            <w:r>
              <w:rPr>
                <w:sz w:val="21"/>
                <w:szCs w:val="21"/>
              </w:rPr>
              <w:t>资源调配、变更审批</w:t>
            </w:r>
          </w:p>
        </w:tc>
      </w:tr>
      <w:tr w14:paraId="0046A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3" w:type="dxa"/>
            <w:vAlign w:val="center"/>
          </w:tcPr>
          <w:p w14:paraId="5681DAB2">
            <w:pPr>
              <w:snapToGrid w:val="0"/>
              <w:spacing w:before="70" w:after="70" w:line="240" w:lineRule="auto"/>
              <w:ind w:firstLine="0"/>
              <w:jc w:val="left"/>
              <w:rPr>
                <w:sz w:val="21"/>
              </w:rPr>
            </w:pPr>
            <w:r>
              <w:rPr>
                <w:sz w:val="21"/>
                <w:szCs w:val="21"/>
              </w:rPr>
              <w:t>技术负责人</w:t>
            </w:r>
          </w:p>
        </w:tc>
        <w:tc>
          <w:tcPr>
            <w:tcW w:w="1743" w:type="dxa"/>
            <w:vAlign w:val="center"/>
          </w:tcPr>
          <w:p w14:paraId="4EAFB894">
            <w:pPr>
              <w:snapToGrid w:val="0"/>
              <w:spacing w:before="70" w:after="70" w:line="240" w:lineRule="auto"/>
              <w:ind w:firstLine="0"/>
              <w:jc w:val="left"/>
              <w:rPr>
                <w:sz w:val="21"/>
              </w:rPr>
            </w:pPr>
            <w:r>
              <w:rPr>
                <w:sz w:val="21"/>
                <w:szCs w:val="21"/>
              </w:rPr>
              <w:t>项目负责人提名</w:t>
            </w:r>
          </w:p>
        </w:tc>
        <w:tc>
          <w:tcPr>
            <w:tcW w:w="1865" w:type="dxa"/>
            <w:vAlign w:val="center"/>
          </w:tcPr>
          <w:p w14:paraId="4648DE68">
            <w:pPr>
              <w:snapToGrid w:val="0"/>
              <w:spacing w:before="70" w:after="70" w:line="240" w:lineRule="auto"/>
              <w:ind w:firstLine="0"/>
              <w:jc w:val="left"/>
              <w:rPr>
                <w:sz w:val="21"/>
              </w:rPr>
            </w:pPr>
            <w:r>
              <w:rPr>
                <w:sz w:val="21"/>
                <w:szCs w:val="21"/>
              </w:rPr>
              <w:t>项目负责人</w:t>
            </w:r>
          </w:p>
        </w:tc>
        <w:tc>
          <w:tcPr>
            <w:tcW w:w="1648" w:type="dxa"/>
            <w:vAlign w:val="center"/>
          </w:tcPr>
          <w:p w14:paraId="7489110C">
            <w:pPr>
              <w:snapToGrid w:val="0"/>
              <w:spacing w:before="70" w:after="70" w:line="240" w:lineRule="auto"/>
              <w:ind w:firstLine="0"/>
              <w:jc w:val="left"/>
              <w:rPr>
                <w:sz w:val="21"/>
              </w:rPr>
            </w:pPr>
            <w:r>
              <w:rPr>
                <w:sz w:val="21"/>
                <w:szCs w:val="21"/>
              </w:rPr>
              <w:t>项目负责人</w:t>
            </w:r>
          </w:p>
        </w:tc>
        <w:tc>
          <w:tcPr>
            <w:tcW w:w="2177" w:type="dxa"/>
            <w:vAlign w:val="center"/>
          </w:tcPr>
          <w:p w14:paraId="495FEE52">
            <w:pPr>
              <w:snapToGrid w:val="0"/>
              <w:spacing w:before="70" w:after="70" w:line="240" w:lineRule="auto"/>
              <w:ind w:firstLine="0"/>
              <w:jc w:val="left"/>
              <w:rPr>
                <w:sz w:val="21"/>
              </w:rPr>
            </w:pPr>
            <w:r>
              <w:rPr>
                <w:sz w:val="21"/>
                <w:szCs w:val="21"/>
              </w:rPr>
              <w:t>技术方案审定</w:t>
            </w:r>
          </w:p>
        </w:tc>
      </w:tr>
      <w:tr w14:paraId="4DF4A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3" w:type="dxa"/>
            <w:vAlign w:val="center"/>
          </w:tcPr>
          <w:p w14:paraId="329FA335">
            <w:pPr>
              <w:snapToGrid w:val="0"/>
              <w:spacing w:before="70" w:after="70" w:line="240" w:lineRule="auto"/>
              <w:ind w:firstLine="0"/>
              <w:jc w:val="left"/>
              <w:rPr>
                <w:sz w:val="21"/>
              </w:rPr>
            </w:pPr>
            <w:r>
              <w:rPr>
                <w:sz w:val="21"/>
                <w:szCs w:val="21"/>
              </w:rPr>
              <w:t>专业负责人</w:t>
            </w:r>
          </w:p>
        </w:tc>
        <w:tc>
          <w:tcPr>
            <w:tcW w:w="1743" w:type="dxa"/>
            <w:vAlign w:val="center"/>
          </w:tcPr>
          <w:p w14:paraId="314506E4">
            <w:pPr>
              <w:snapToGrid w:val="0"/>
              <w:spacing w:before="70" w:after="70" w:line="240" w:lineRule="auto"/>
              <w:ind w:firstLine="0"/>
              <w:jc w:val="left"/>
              <w:rPr>
                <w:sz w:val="21"/>
              </w:rPr>
            </w:pPr>
            <w:r>
              <w:rPr>
                <w:sz w:val="21"/>
                <w:szCs w:val="21"/>
              </w:rPr>
              <w:t>技术负责人提名</w:t>
            </w:r>
          </w:p>
        </w:tc>
        <w:tc>
          <w:tcPr>
            <w:tcW w:w="1865" w:type="dxa"/>
            <w:vAlign w:val="center"/>
          </w:tcPr>
          <w:p w14:paraId="40262A80">
            <w:pPr>
              <w:snapToGrid w:val="0"/>
              <w:spacing w:before="70" w:after="70" w:line="240" w:lineRule="auto"/>
              <w:ind w:firstLine="0"/>
              <w:jc w:val="left"/>
              <w:rPr>
                <w:sz w:val="21"/>
              </w:rPr>
            </w:pPr>
            <w:r>
              <w:rPr>
                <w:sz w:val="21"/>
                <w:szCs w:val="21"/>
              </w:rPr>
              <w:t>技术负责人</w:t>
            </w:r>
          </w:p>
        </w:tc>
        <w:tc>
          <w:tcPr>
            <w:tcW w:w="1648" w:type="dxa"/>
            <w:vAlign w:val="center"/>
          </w:tcPr>
          <w:p w14:paraId="133949E4">
            <w:pPr>
              <w:snapToGrid w:val="0"/>
              <w:spacing w:before="70" w:after="70" w:line="240" w:lineRule="auto"/>
              <w:ind w:firstLine="0"/>
              <w:jc w:val="left"/>
              <w:rPr>
                <w:sz w:val="21"/>
              </w:rPr>
            </w:pPr>
            <w:r>
              <w:rPr>
                <w:sz w:val="21"/>
                <w:szCs w:val="21"/>
              </w:rPr>
              <w:t>技术负责人</w:t>
            </w:r>
          </w:p>
        </w:tc>
        <w:tc>
          <w:tcPr>
            <w:tcW w:w="2177" w:type="dxa"/>
            <w:vAlign w:val="center"/>
          </w:tcPr>
          <w:p w14:paraId="17D47E0E">
            <w:pPr>
              <w:snapToGrid w:val="0"/>
              <w:spacing w:before="70" w:after="70" w:line="240" w:lineRule="auto"/>
              <w:ind w:firstLine="0"/>
              <w:jc w:val="left"/>
              <w:rPr>
                <w:sz w:val="21"/>
              </w:rPr>
            </w:pPr>
            <w:r>
              <w:rPr>
                <w:sz w:val="21"/>
                <w:szCs w:val="21"/>
              </w:rPr>
              <w:t>专业内决策</w:t>
            </w:r>
          </w:p>
        </w:tc>
      </w:tr>
      <w:tr w14:paraId="2ADD8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3" w:type="dxa"/>
            <w:vAlign w:val="center"/>
          </w:tcPr>
          <w:p w14:paraId="3E4AC615">
            <w:pPr>
              <w:snapToGrid w:val="0"/>
              <w:spacing w:before="70" w:after="70" w:line="240" w:lineRule="auto"/>
              <w:ind w:firstLine="0"/>
              <w:jc w:val="left"/>
              <w:rPr>
                <w:sz w:val="21"/>
              </w:rPr>
            </w:pPr>
            <w:r>
              <w:rPr>
                <w:sz w:val="21"/>
                <w:szCs w:val="21"/>
              </w:rPr>
              <w:t>作业组长</w:t>
            </w:r>
          </w:p>
        </w:tc>
        <w:tc>
          <w:tcPr>
            <w:tcW w:w="1743" w:type="dxa"/>
            <w:vAlign w:val="center"/>
          </w:tcPr>
          <w:p w14:paraId="559DF483">
            <w:pPr>
              <w:snapToGrid w:val="0"/>
              <w:spacing w:before="70" w:after="70" w:line="240" w:lineRule="auto"/>
              <w:ind w:firstLine="0"/>
              <w:jc w:val="left"/>
              <w:rPr>
                <w:sz w:val="21"/>
              </w:rPr>
            </w:pPr>
            <w:r>
              <w:rPr>
                <w:sz w:val="21"/>
                <w:szCs w:val="21"/>
              </w:rPr>
              <w:t>专业负责人提名</w:t>
            </w:r>
          </w:p>
        </w:tc>
        <w:tc>
          <w:tcPr>
            <w:tcW w:w="1865" w:type="dxa"/>
            <w:vAlign w:val="center"/>
          </w:tcPr>
          <w:p w14:paraId="27BA1A1C">
            <w:pPr>
              <w:snapToGrid w:val="0"/>
              <w:spacing w:before="70" w:after="70" w:line="240" w:lineRule="auto"/>
              <w:ind w:firstLine="0"/>
              <w:jc w:val="left"/>
              <w:rPr>
                <w:sz w:val="21"/>
              </w:rPr>
            </w:pPr>
            <w:r>
              <w:rPr>
                <w:sz w:val="21"/>
                <w:szCs w:val="21"/>
              </w:rPr>
              <w:t>项目负责人</w:t>
            </w:r>
          </w:p>
        </w:tc>
        <w:tc>
          <w:tcPr>
            <w:tcW w:w="1648" w:type="dxa"/>
            <w:vAlign w:val="center"/>
          </w:tcPr>
          <w:p w14:paraId="298879D1">
            <w:pPr>
              <w:snapToGrid w:val="0"/>
              <w:spacing w:before="70" w:after="70" w:line="240" w:lineRule="auto"/>
              <w:ind w:firstLine="0"/>
              <w:jc w:val="left"/>
              <w:rPr>
                <w:sz w:val="21"/>
              </w:rPr>
            </w:pPr>
            <w:r>
              <w:rPr>
                <w:sz w:val="21"/>
                <w:szCs w:val="21"/>
              </w:rPr>
              <w:t>项目负责人</w:t>
            </w:r>
          </w:p>
        </w:tc>
        <w:tc>
          <w:tcPr>
            <w:tcW w:w="2177" w:type="dxa"/>
            <w:vAlign w:val="center"/>
          </w:tcPr>
          <w:p w14:paraId="73B61200">
            <w:pPr>
              <w:snapToGrid w:val="0"/>
              <w:spacing w:before="70" w:after="70" w:line="240" w:lineRule="auto"/>
              <w:ind w:firstLine="0"/>
              <w:jc w:val="left"/>
              <w:rPr>
                <w:sz w:val="21"/>
              </w:rPr>
            </w:pPr>
            <w:r>
              <w:rPr>
                <w:sz w:val="21"/>
                <w:szCs w:val="21"/>
              </w:rPr>
              <w:t>现场作业指挥</w:t>
            </w:r>
          </w:p>
        </w:tc>
      </w:tr>
      <w:tr w14:paraId="57538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3" w:type="dxa"/>
            <w:vAlign w:val="center"/>
          </w:tcPr>
          <w:p w14:paraId="10117E62">
            <w:pPr>
              <w:snapToGrid w:val="0"/>
              <w:spacing w:before="70" w:after="70" w:line="240" w:lineRule="auto"/>
              <w:ind w:firstLine="0"/>
              <w:jc w:val="left"/>
              <w:rPr>
                <w:sz w:val="21"/>
              </w:rPr>
            </w:pPr>
            <w:r>
              <w:rPr>
                <w:sz w:val="21"/>
                <w:szCs w:val="21"/>
              </w:rPr>
              <w:t>质量/安全负责人</w:t>
            </w:r>
          </w:p>
        </w:tc>
        <w:tc>
          <w:tcPr>
            <w:tcW w:w="1743" w:type="dxa"/>
            <w:vAlign w:val="center"/>
          </w:tcPr>
          <w:p w14:paraId="0A2A275C">
            <w:pPr>
              <w:snapToGrid w:val="0"/>
              <w:spacing w:before="70" w:after="70" w:line="240" w:lineRule="auto"/>
              <w:ind w:firstLine="0"/>
              <w:jc w:val="left"/>
              <w:rPr>
                <w:sz w:val="21"/>
              </w:rPr>
            </w:pPr>
            <w:r>
              <w:rPr>
                <w:sz w:val="21"/>
                <w:szCs w:val="21"/>
              </w:rPr>
              <w:t>公司委派</w:t>
            </w:r>
          </w:p>
        </w:tc>
        <w:tc>
          <w:tcPr>
            <w:tcW w:w="1865" w:type="dxa"/>
            <w:vAlign w:val="center"/>
          </w:tcPr>
          <w:p w14:paraId="0E3498EA">
            <w:pPr>
              <w:snapToGrid w:val="0"/>
              <w:spacing w:before="70" w:after="70" w:line="240" w:lineRule="auto"/>
              <w:ind w:firstLine="0"/>
              <w:jc w:val="left"/>
              <w:rPr>
                <w:sz w:val="21"/>
              </w:rPr>
            </w:pPr>
            <w:r>
              <w:rPr>
                <w:sz w:val="21"/>
                <w:szCs w:val="21"/>
              </w:rPr>
              <w:t>公司+项目负责人</w:t>
            </w:r>
          </w:p>
        </w:tc>
        <w:tc>
          <w:tcPr>
            <w:tcW w:w="1648" w:type="dxa"/>
            <w:vAlign w:val="center"/>
          </w:tcPr>
          <w:p w14:paraId="12DB0E18">
            <w:pPr>
              <w:snapToGrid w:val="0"/>
              <w:spacing w:before="70" w:after="70" w:line="240" w:lineRule="auto"/>
              <w:ind w:firstLine="0"/>
              <w:jc w:val="left"/>
              <w:rPr>
                <w:sz w:val="21"/>
              </w:rPr>
            </w:pPr>
            <w:r>
              <w:rPr>
                <w:sz w:val="21"/>
                <w:szCs w:val="21"/>
              </w:rPr>
              <w:t>公司</w:t>
            </w:r>
          </w:p>
        </w:tc>
        <w:tc>
          <w:tcPr>
            <w:tcW w:w="2177" w:type="dxa"/>
            <w:vAlign w:val="center"/>
          </w:tcPr>
          <w:p w14:paraId="78B87453">
            <w:pPr>
              <w:snapToGrid w:val="0"/>
              <w:spacing w:before="70" w:after="70" w:line="240" w:lineRule="auto"/>
              <w:ind w:firstLine="0"/>
              <w:jc w:val="left"/>
              <w:rPr>
                <w:sz w:val="21"/>
              </w:rPr>
            </w:pPr>
            <w:r>
              <w:rPr>
                <w:sz w:val="21"/>
                <w:szCs w:val="21"/>
              </w:rPr>
              <w:t>停工权、否决权</w:t>
            </w:r>
          </w:p>
        </w:tc>
      </w:tr>
    </w:tbl>
    <w:p w14:paraId="3AF6A9AC">
      <w:pPr>
        <w:spacing w:line="240" w:lineRule="auto"/>
      </w:pPr>
    </w:p>
    <w:p w14:paraId="23D807A6">
      <w:pPr>
        <w:pStyle w:val="5"/>
      </w:pPr>
      <w:bookmarkStart w:id="388" w:name="_Toc32171"/>
      <w:r>
        <w:rPr>
          <w:szCs w:val="32"/>
        </w:rPr>
        <w:t>3.13.2 沟通矩阵</w:t>
      </w:r>
      <w:bookmarkEnd w:id="388"/>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7"/>
        <w:gridCol w:w="1414"/>
        <w:gridCol w:w="1907"/>
        <w:gridCol w:w="994"/>
        <w:gridCol w:w="1322"/>
        <w:gridCol w:w="1956"/>
      </w:tblGrid>
      <w:tr w14:paraId="5C3FF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07" w:type="dxa"/>
            <w:shd w:val="clear" w:color="auto" w:fill="E7E6E6"/>
            <w:vAlign w:val="center"/>
          </w:tcPr>
          <w:p w14:paraId="31AA2ED1">
            <w:pPr>
              <w:keepNext/>
              <w:snapToGrid w:val="0"/>
              <w:spacing w:before="70" w:after="70" w:line="240" w:lineRule="auto"/>
              <w:ind w:firstLine="0"/>
              <w:jc w:val="center"/>
              <w:rPr>
                <w:b/>
                <w:sz w:val="21"/>
              </w:rPr>
            </w:pPr>
            <w:r>
              <w:rPr>
                <w:b/>
                <w:sz w:val="21"/>
                <w:szCs w:val="21"/>
              </w:rPr>
              <w:t>信息类型</w:t>
            </w:r>
          </w:p>
        </w:tc>
        <w:tc>
          <w:tcPr>
            <w:tcW w:w="1414" w:type="dxa"/>
            <w:shd w:val="clear" w:color="auto" w:fill="E7E6E6"/>
            <w:vAlign w:val="center"/>
          </w:tcPr>
          <w:p w14:paraId="68D2D4A6">
            <w:pPr>
              <w:keepNext/>
              <w:snapToGrid w:val="0"/>
              <w:spacing w:before="70" w:after="70" w:line="240" w:lineRule="auto"/>
              <w:ind w:firstLine="0"/>
              <w:jc w:val="center"/>
              <w:rPr>
                <w:b/>
                <w:sz w:val="21"/>
              </w:rPr>
            </w:pPr>
            <w:r>
              <w:rPr>
                <w:b/>
                <w:sz w:val="21"/>
                <w:szCs w:val="21"/>
              </w:rPr>
              <w:t>发起方</w:t>
            </w:r>
          </w:p>
        </w:tc>
        <w:tc>
          <w:tcPr>
            <w:tcW w:w="1907" w:type="dxa"/>
            <w:shd w:val="clear" w:color="auto" w:fill="E7E6E6"/>
            <w:vAlign w:val="center"/>
          </w:tcPr>
          <w:p w14:paraId="7B34E481">
            <w:pPr>
              <w:keepNext/>
              <w:snapToGrid w:val="0"/>
              <w:spacing w:before="70" w:after="70" w:line="240" w:lineRule="auto"/>
              <w:ind w:firstLine="0"/>
              <w:jc w:val="center"/>
              <w:rPr>
                <w:b/>
                <w:sz w:val="21"/>
              </w:rPr>
            </w:pPr>
            <w:r>
              <w:rPr>
                <w:b/>
                <w:sz w:val="21"/>
                <w:szCs w:val="21"/>
              </w:rPr>
              <w:t>接收方</w:t>
            </w:r>
          </w:p>
        </w:tc>
        <w:tc>
          <w:tcPr>
            <w:tcW w:w="994" w:type="dxa"/>
            <w:shd w:val="clear" w:color="auto" w:fill="E7E6E6"/>
            <w:vAlign w:val="center"/>
          </w:tcPr>
          <w:p w14:paraId="372F20E6">
            <w:pPr>
              <w:keepNext/>
              <w:snapToGrid w:val="0"/>
              <w:spacing w:before="70" w:after="70" w:line="240" w:lineRule="auto"/>
              <w:ind w:firstLine="0"/>
              <w:jc w:val="center"/>
              <w:rPr>
                <w:b/>
                <w:sz w:val="21"/>
              </w:rPr>
            </w:pPr>
            <w:r>
              <w:rPr>
                <w:b/>
                <w:sz w:val="21"/>
                <w:szCs w:val="21"/>
              </w:rPr>
              <w:t>频率</w:t>
            </w:r>
          </w:p>
        </w:tc>
        <w:tc>
          <w:tcPr>
            <w:tcW w:w="1322" w:type="dxa"/>
            <w:shd w:val="clear" w:color="auto" w:fill="E7E6E6"/>
            <w:vAlign w:val="center"/>
          </w:tcPr>
          <w:p w14:paraId="260DF119">
            <w:pPr>
              <w:keepNext/>
              <w:snapToGrid w:val="0"/>
              <w:spacing w:before="70" w:after="70" w:line="240" w:lineRule="auto"/>
              <w:ind w:firstLine="0"/>
              <w:jc w:val="center"/>
              <w:rPr>
                <w:b/>
                <w:sz w:val="21"/>
              </w:rPr>
            </w:pPr>
            <w:r>
              <w:rPr>
                <w:b/>
                <w:sz w:val="21"/>
                <w:szCs w:val="21"/>
              </w:rPr>
              <w:t>渠道</w:t>
            </w:r>
          </w:p>
        </w:tc>
        <w:tc>
          <w:tcPr>
            <w:tcW w:w="1956" w:type="dxa"/>
            <w:shd w:val="clear" w:color="auto" w:fill="E7E6E6"/>
            <w:vAlign w:val="center"/>
          </w:tcPr>
          <w:p w14:paraId="7FE701E1">
            <w:pPr>
              <w:keepNext/>
              <w:snapToGrid w:val="0"/>
              <w:spacing w:before="70" w:after="70" w:line="240" w:lineRule="auto"/>
              <w:ind w:firstLine="0"/>
              <w:jc w:val="center"/>
              <w:rPr>
                <w:b/>
                <w:sz w:val="21"/>
              </w:rPr>
            </w:pPr>
            <w:r>
              <w:rPr>
                <w:b/>
                <w:sz w:val="21"/>
                <w:szCs w:val="21"/>
              </w:rPr>
              <w:t>时限</w:t>
            </w:r>
          </w:p>
        </w:tc>
      </w:tr>
      <w:tr w14:paraId="5DFDB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1E1799D7">
            <w:pPr>
              <w:keepNext/>
              <w:snapToGrid w:val="0"/>
              <w:spacing w:before="70" w:after="70" w:line="240" w:lineRule="auto"/>
              <w:ind w:firstLine="0"/>
              <w:jc w:val="left"/>
              <w:rPr>
                <w:sz w:val="21"/>
              </w:rPr>
            </w:pPr>
            <w:r>
              <w:rPr>
                <w:sz w:val="21"/>
                <w:szCs w:val="21"/>
              </w:rPr>
              <w:t>周报</w:t>
            </w:r>
          </w:p>
        </w:tc>
        <w:tc>
          <w:tcPr>
            <w:tcW w:w="1414" w:type="dxa"/>
            <w:vAlign w:val="center"/>
          </w:tcPr>
          <w:p w14:paraId="0A75878E">
            <w:pPr>
              <w:keepNext/>
              <w:snapToGrid w:val="0"/>
              <w:spacing w:before="70" w:after="70" w:line="240" w:lineRule="auto"/>
              <w:ind w:firstLine="0"/>
              <w:jc w:val="left"/>
              <w:rPr>
                <w:sz w:val="21"/>
              </w:rPr>
            </w:pPr>
            <w:r>
              <w:rPr>
                <w:sz w:val="21"/>
                <w:szCs w:val="21"/>
              </w:rPr>
              <w:t>项目组</w:t>
            </w:r>
          </w:p>
        </w:tc>
        <w:tc>
          <w:tcPr>
            <w:tcW w:w="1907" w:type="dxa"/>
            <w:vAlign w:val="center"/>
          </w:tcPr>
          <w:p w14:paraId="59DDF9C6">
            <w:pPr>
              <w:keepNext/>
              <w:snapToGrid w:val="0"/>
              <w:spacing w:before="70" w:after="70" w:line="240" w:lineRule="auto"/>
              <w:ind w:firstLine="0"/>
              <w:jc w:val="left"/>
              <w:rPr>
                <w:sz w:val="21"/>
              </w:rPr>
            </w:pPr>
            <w:r>
              <w:rPr>
                <w:sz w:val="21"/>
                <w:szCs w:val="21"/>
              </w:rPr>
              <w:t>甲方</w:t>
            </w:r>
          </w:p>
        </w:tc>
        <w:tc>
          <w:tcPr>
            <w:tcW w:w="994" w:type="dxa"/>
            <w:vAlign w:val="center"/>
          </w:tcPr>
          <w:p w14:paraId="33C3FAB2">
            <w:pPr>
              <w:keepNext/>
              <w:snapToGrid w:val="0"/>
              <w:spacing w:before="70" w:after="70" w:line="240" w:lineRule="auto"/>
              <w:ind w:firstLine="0"/>
              <w:jc w:val="center"/>
              <w:rPr>
                <w:sz w:val="21"/>
              </w:rPr>
            </w:pPr>
            <w:r>
              <w:rPr>
                <w:sz w:val="21"/>
                <w:szCs w:val="21"/>
              </w:rPr>
              <w:t>每周</w:t>
            </w:r>
          </w:p>
        </w:tc>
        <w:tc>
          <w:tcPr>
            <w:tcW w:w="1322" w:type="dxa"/>
            <w:vAlign w:val="center"/>
          </w:tcPr>
          <w:p w14:paraId="0075495F">
            <w:pPr>
              <w:keepNext/>
              <w:snapToGrid w:val="0"/>
              <w:spacing w:before="70" w:after="70" w:line="240" w:lineRule="auto"/>
              <w:ind w:firstLine="0"/>
              <w:jc w:val="left"/>
              <w:rPr>
                <w:sz w:val="21"/>
              </w:rPr>
            </w:pPr>
            <w:r>
              <w:rPr>
                <w:sz w:val="21"/>
                <w:szCs w:val="21"/>
              </w:rPr>
              <w:t>邮件/平台</w:t>
            </w:r>
          </w:p>
        </w:tc>
        <w:tc>
          <w:tcPr>
            <w:tcW w:w="1956" w:type="dxa"/>
            <w:vAlign w:val="center"/>
          </w:tcPr>
          <w:p w14:paraId="2E8C78A9">
            <w:pPr>
              <w:keepNext/>
              <w:snapToGrid w:val="0"/>
              <w:spacing w:before="70" w:after="70" w:line="240" w:lineRule="auto"/>
              <w:ind w:firstLine="0"/>
              <w:jc w:val="left"/>
              <w:rPr>
                <w:sz w:val="21"/>
              </w:rPr>
            </w:pPr>
            <w:r>
              <w:rPr>
                <w:sz w:val="21"/>
                <w:szCs w:val="21"/>
              </w:rPr>
              <w:t>周一 12:00 前</w:t>
            </w:r>
          </w:p>
        </w:tc>
      </w:tr>
      <w:tr w14:paraId="5890E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69B880A9">
            <w:pPr>
              <w:keepNext/>
              <w:snapToGrid w:val="0"/>
              <w:spacing w:before="70" w:after="70" w:line="240" w:lineRule="auto"/>
              <w:ind w:firstLine="0"/>
              <w:jc w:val="left"/>
              <w:rPr>
                <w:sz w:val="21"/>
              </w:rPr>
            </w:pPr>
            <w:r>
              <w:rPr>
                <w:sz w:val="21"/>
                <w:szCs w:val="21"/>
              </w:rPr>
              <w:t>月报</w:t>
            </w:r>
          </w:p>
        </w:tc>
        <w:tc>
          <w:tcPr>
            <w:tcW w:w="1414" w:type="dxa"/>
            <w:vAlign w:val="center"/>
          </w:tcPr>
          <w:p w14:paraId="662CC296">
            <w:pPr>
              <w:keepNext/>
              <w:snapToGrid w:val="0"/>
              <w:spacing w:before="70" w:after="70" w:line="240" w:lineRule="auto"/>
              <w:ind w:firstLine="0"/>
              <w:jc w:val="left"/>
              <w:rPr>
                <w:sz w:val="21"/>
              </w:rPr>
            </w:pPr>
            <w:r>
              <w:rPr>
                <w:sz w:val="21"/>
                <w:szCs w:val="21"/>
              </w:rPr>
              <w:t>项目负责人</w:t>
            </w:r>
          </w:p>
        </w:tc>
        <w:tc>
          <w:tcPr>
            <w:tcW w:w="1907" w:type="dxa"/>
            <w:vAlign w:val="center"/>
          </w:tcPr>
          <w:p w14:paraId="5E31E39C">
            <w:pPr>
              <w:keepNext/>
              <w:snapToGrid w:val="0"/>
              <w:spacing w:before="70" w:after="70" w:line="240" w:lineRule="auto"/>
              <w:ind w:firstLine="0"/>
              <w:jc w:val="left"/>
              <w:rPr>
                <w:sz w:val="21"/>
              </w:rPr>
            </w:pPr>
            <w:r>
              <w:rPr>
                <w:sz w:val="21"/>
                <w:szCs w:val="21"/>
              </w:rPr>
              <w:t>甲方</w:t>
            </w:r>
          </w:p>
        </w:tc>
        <w:tc>
          <w:tcPr>
            <w:tcW w:w="994" w:type="dxa"/>
            <w:vAlign w:val="center"/>
          </w:tcPr>
          <w:p w14:paraId="3AF5BFD3">
            <w:pPr>
              <w:keepNext/>
              <w:snapToGrid w:val="0"/>
              <w:spacing w:before="70" w:after="70" w:line="240" w:lineRule="auto"/>
              <w:ind w:firstLine="0"/>
              <w:jc w:val="center"/>
              <w:rPr>
                <w:sz w:val="21"/>
              </w:rPr>
            </w:pPr>
            <w:r>
              <w:rPr>
                <w:sz w:val="21"/>
                <w:szCs w:val="21"/>
              </w:rPr>
              <w:t>每月</w:t>
            </w:r>
          </w:p>
        </w:tc>
        <w:tc>
          <w:tcPr>
            <w:tcW w:w="1322" w:type="dxa"/>
            <w:vAlign w:val="center"/>
          </w:tcPr>
          <w:p w14:paraId="00CCC791">
            <w:pPr>
              <w:keepNext/>
              <w:snapToGrid w:val="0"/>
              <w:spacing w:before="70" w:after="70" w:line="240" w:lineRule="auto"/>
              <w:ind w:firstLine="0"/>
              <w:jc w:val="left"/>
              <w:rPr>
                <w:sz w:val="21"/>
              </w:rPr>
            </w:pPr>
            <w:r>
              <w:rPr>
                <w:sz w:val="21"/>
                <w:szCs w:val="21"/>
              </w:rPr>
              <w:t>邮件/平台</w:t>
            </w:r>
          </w:p>
        </w:tc>
        <w:tc>
          <w:tcPr>
            <w:tcW w:w="1956" w:type="dxa"/>
            <w:vAlign w:val="center"/>
          </w:tcPr>
          <w:p w14:paraId="4B10A4D8">
            <w:pPr>
              <w:keepNext/>
              <w:snapToGrid w:val="0"/>
              <w:spacing w:before="70" w:after="70" w:line="240" w:lineRule="auto"/>
              <w:ind w:firstLine="0"/>
              <w:jc w:val="left"/>
              <w:rPr>
                <w:sz w:val="21"/>
              </w:rPr>
            </w:pPr>
            <w:r>
              <w:rPr>
                <w:sz w:val="21"/>
                <w:szCs w:val="21"/>
              </w:rPr>
              <w:t>次月 5 日前</w:t>
            </w:r>
          </w:p>
        </w:tc>
      </w:tr>
      <w:tr w14:paraId="1C66B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4936AA97">
            <w:pPr>
              <w:keepNext/>
              <w:snapToGrid w:val="0"/>
              <w:spacing w:before="70" w:after="70" w:line="240" w:lineRule="auto"/>
              <w:ind w:firstLine="0"/>
              <w:jc w:val="left"/>
              <w:rPr>
                <w:sz w:val="21"/>
              </w:rPr>
            </w:pPr>
            <w:r>
              <w:rPr>
                <w:sz w:val="21"/>
                <w:szCs w:val="21"/>
              </w:rPr>
              <w:t>阶段报告</w:t>
            </w:r>
          </w:p>
        </w:tc>
        <w:tc>
          <w:tcPr>
            <w:tcW w:w="1414" w:type="dxa"/>
            <w:vAlign w:val="center"/>
          </w:tcPr>
          <w:p w14:paraId="513B36A0">
            <w:pPr>
              <w:keepNext/>
              <w:snapToGrid w:val="0"/>
              <w:spacing w:before="70" w:after="70" w:line="240" w:lineRule="auto"/>
              <w:ind w:firstLine="0"/>
              <w:jc w:val="left"/>
              <w:rPr>
                <w:sz w:val="21"/>
              </w:rPr>
            </w:pPr>
            <w:r>
              <w:rPr>
                <w:sz w:val="21"/>
                <w:szCs w:val="21"/>
              </w:rPr>
              <w:t>项目负责人</w:t>
            </w:r>
          </w:p>
        </w:tc>
        <w:tc>
          <w:tcPr>
            <w:tcW w:w="1907" w:type="dxa"/>
            <w:vAlign w:val="center"/>
          </w:tcPr>
          <w:p w14:paraId="67AB74CF">
            <w:pPr>
              <w:keepNext/>
              <w:snapToGrid w:val="0"/>
              <w:spacing w:before="70" w:after="70" w:line="240" w:lineRule="auto"/>
              <w:ind w:firstLine="0"/>
              <w:jc w:val="left"/>
              <w:rPr>
                <w:sz w:val="21"/>
              </w:rPr>
            </w:pPr>
            <w:r>
              <w:rPr>
                <w:sz w:val="21"/>
                <w:szCs w:val="21"/>
              </w:rPr>
              <w:t>甲方</w:t>
            </w:r>
          </w:p>
        </w:tc>
        <w:tc>
          <w:tcPr>
            <w:tcW w:w="994" w:type="dxa"/>
            <w:vAlign w:val="center"/>
          </w:tcPr>
          <w:p w14:paraId="37AD1D7D">
            <w:pPr>
              <w:keepNext/>
              <w:snapToGrid w:val="0"/>
              <w:spacing w:before="70" w:after="70" w:line="240" w:lineRule="auto"/>
              <w:ind w:firstLine="0"/>
              <w:jc w:val="center"/>
              <w:rPr>
                <w:sz w:val="21"/>
              </w:rPr>
            </w:pPr>
            <w:r>
              <w:rPr>
                <w:sz w:val="21"/>
                <w:szCs w:val="21"/>
              </w:rPr>
              <w:t>每阶段</w:t>
            </w:r>
          </w:p>
        </w:tc>
        <w:tc>
          <w:tcPr>
            <w:tcW w:w="1322" w:type="dxa"/>
            <w:vAlign w:val="center"/>
          </w:tcPr>
          <w:p w14:paraId="07511AA8">
            <w:pPr>
              <w:keepNext/>
              <w:snapToGrid w:val="0"/>
              <w:spacing w:before="70" w:after="70" w:line="240" w:lineRule="auto"/>
              <w:ind w:firstLine="0"/>
              <w:jc w:val="left"/>
              <w:rPr>
                <w:sz w:val="21"/>
              </w:rPr>
            </w:pPr>
            <w:r>
              <w:rPr>
                <w:sz w:val="21"/>
                <w:szCs w:val="21"/>
              </w:rPr>
              <w:t>纸质+电子</w:t>
            </w:r>
          </w:p>
        </w:tc>
        <w:tc>
          <w:tcPr>
            <w:tcW w:w="1956" w:type="dxa"/>
            <w:vAlign w:val="center"/>
          </w:tcPr>
          <w:p w14:paraId="4D785521">
            <w:pPr>
              <w:keepNext/>
              <w:snapToGrid w:val="0"/>
              <w:spacing w:before="70" w:after="70" w:line="240" w:lineRule="auto"/>
              <w:ind w:firstLine="0"/>
              <w:jc w:val="left"/>
              <w:rPr>
                <w:sz w:val="21"/>
              </w:rPr>
            </w:pPr>
            <w:r>
              <w:rPr>
                <w:sz w:val="21"/>
                <w:szCs w:val="21"/>
              </w:rPr>
              <w:t>阶段结束后 10 日</w:t>
            </w:r>
          </w:p>
        </w:tc>
      </w:tr>
      <w:tr w14:paraId="5C830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2AD5C91E">
            <w:pPr>
              <w:keepNext/>
              <w:snapToGrid w:val="0"/>
              <w:spacing w:before="70" w:after="70" w:line="240" w:lineRule="auto"/>
              <w:ind w:firstLine="0"/>
              <w:jc w:val="left"/>
              <w:rPr>
                <w:sz w:val="21"/>
              </w:rPr>
            </w:pPr>
            <w:r>
              <w:rPr>
                <w:sz w:val="21"/>
                <w:szCs w:val="21"/>
              </w:rPr>
              <w:t>技术澄清</w:t>
            </w:r>
          </w:p>
        </w:tc>
        <w:tc>
          <w:tcPr>
            <w:tcW w:w="1414" w:type="dxa"/>
            <w:vAlign w:val="center"/>
          </w:tcPr>
          <w:p w14:paraId="66915F3C">
            <w:pPr>
              <w:keepNext/>
              <w:snapToGrid w:val="0"/>
              <w:spacing w:before="70" w:after="70" w:line="240" w:lineRule="auto"/>
              <w:ind w:firstLine="0"/>
              <w:jc w:val="left"/>
              <w:rPr>
                <w:sz w:val="21"/>
              </w:rPr>
            </w:pPr>
            <w:r>
              <w:rPr>
                <w:sz w:val="21"/>
                <w:szCs w:val="21"/>
              </w:rPr>
              <w:t>技术负责人</w:t>
            </w:r>
          </w:p>
        </w:tc>
        <w:tc>
          <w:tcPr>
            <w:tcW w:w="1907" w:type="dxa"/>
            <w:vAlign w:val="center"/>
          </w:tcPr>
          <w:p w14:paraId="71FF6ABE">
            <w:pPr>
              <w:keepNext/>
              <w:snapToGrid w:val="0"/>
              <w:spacing w:before="70" w:after="70" w:line="240" w:lineRule="auto"/>
              <w:ind w:firstLine="0"/>
              <w:jc w:val="left"/>
              <w:rPr>
                <w:sz w:val="21"/>
              </w:rPr>
            </w:pPr>
            <w:r>
              <w:rPr>
                <w:sz w:val="21"/>
                <w:szCs w:val="21"/>
              </w:rPr>
              <w:t>甲方</w:t>
            </w:r>
          </w:p>
        </w:tc>
        <w:tc>
          <w:tcPr>
            <w:tcW w:w="994" w:type="dxa"/>
            <w:vAlign w:val="center"/>
          </w:tcPr>
          <w:p w14:paraId="6EAEF514">
            <w:pPr>
              <w:keepNext/>
              <w:snapToGrid w:val="0"/>
              <w:spacing w:before="70" w:after="70" w:line="240" w:lineRule="auto"/>
              <w:ind w:firstLine="0"/>
              <w:jc w:val="center"/>
              <w:rPr>
                <w:sz w:val="21"/>
              </w:rPr>
            </w:pPr>
            <w:r>
              <w:rPr>
                <w:sz w:val="21"/>
                <w:szCs w:val="21"/>
              </w:rPr>
              <w:t>按需</w:t>
            </w:r>
          </w:p>
        </w:tc>
        <w:tc>
          <w:tcPr>
            <w:tcW w:w="1322" w:type="dxa"/>
            <w:vAlign w:val="center"/>
          </w:tcPr>
          <w:p w14:paraId="48FCFC6C">
            <w:pPr>
              <w:keepNext/>
              <w:snapToGrid w:val="0"/>
              <w:spacing w:before="70" w:after="70" w:line="240" w:lineRule="auto"/>
              <w:ind w:firstLine="0"/>
              <w:jc w:val="left"/>
              <w:rPr>
                <w:sz w:val="21"/>
              </w:rPr>
            </w:pPr>
            <w:r>
              <w:rPr>
                <w:sz w:val="21"/>
                <w:szCs w:val="21"/>
              </w:rPr>
              <w:t>书面</w:t>
            </w:r>
          </w:p>
        </w:tc>
        <w:tc>
          <w:tcPr>
            <w:tcW w:w="1956" w:type="dxa"/>
            <w:vAlign w:val="center"/>
          </w:tcPr>
          <w:p w14:paraId="2C6C9453">
            <w:pPr>
              <w:keepNext/>
              <w:snapToGrid w:val="0"/>
              <w:spacing w:before="70" w:after="70" w:line="240" w:lineRule="auto"/>
              <w:ind w:firstLine="0"/>
              <w:jc w:val="left"/>
              <w:rPr>
                <w:sz w:val="21"/>
              </w:rPr>
            </w:pPr>
            <w:r>
              <w:rPr>
                <w:sz w:val="21"/>
                <w:szCs w:val="21"/>
              </w:rPr>
              <w:t>24 h 内</w:t>
            </w:r>
          </w:p>
        </w:tc>
      </w:tr>
      <w:tr w14:paraId="29169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2A917CE3">
            <w:pPr>
              <w:keepNext/>
              <w:snapToGrid w:val="0"/>
              <w:spacing w:before="70" w:after="70" w:line="240" w:lineRule="auto"/>
              <w:ind w:firstLine="0"/>
              <w:jc w:val="left"/>
              <w:rPr>
                <w:sz w:val="21"/>
              </w:rPr>
            </w:pPr>
            <w:r>
              <w:rPr>
                <w:sz w:val="21"/>
                <w:szCs w:val="21"/>
              </w:rPr>
              <w:t>安全报告</w:t>
            </w:r>
          </w:p>
        </w:tc>
        <w:tc>
          <w:tcPr>
            <w:tcW w:w="1414" w:type="dxa"/>
            <w:vAlign w:val="center"/>
          </w:tcPr>
          <w:p w14:paraId="2A70DAF2">
            <w:pPr>
              <w:keepNext/>
              <w:snapToGrid w:val="0"/>
              <w:spacing w:before="70" w:after="70" w:line="240" w:lineRule="auto"/>
              <w:ind w:firstLine="0"/>
              <w:jc w:val="left"/>
              <w:rPr>
                <w:sz w:val="21"/>
              </w:rPr>
            </w:pPr>
            <w:r>
              <w:rPr>
                <w:sz w:val="21"/>
                <w:szCs w:val="21"/>
              </w:rPr>
              <w:t>安全负责人</w:t>
            </w:r>
          </w:p>
        </w:tc>
        <w:tc>
          <w:tcPr>
            <w:tcW w:w="1907" w:type="dxa"/>
            <w:vAlign w:val="center"/>
          </w:tcPr>
          <w:p w14:paraId="468C3E85">
            <w:pPr>
              <w:keepNext/>
              <w:snapToGrid w:val="0"/>
              <w:spacing w:before="70" w:after="70" w:line="240" w:lineRule="auto"/>
              <w:ind w:firstLine="0"/>
              <w:jc w:val="left"/>
              <w:rPr>
                <w:sz w:val="21"/>
              </w:rPr>
            </w:pPr>
            <w:r>
              <w:rPr>
                <w:sz w:val="21"/>
                <w:szCs w:val="21"/>
              </w:rPr>
              <w:t>甲方</w:t>
            </w:r>
          </w:p>
        </w:tc>
        <w:tc>
          <w:tcPr>
            <w:tcW w:w="994" w:type="dxa"/>
            <w:vAlign w:val="center"/>
          </w:tcPr>
          <w:p w14:paraId="0D474E89">
            <w:pPr>
              <w:keepNext/>
              <w:snapToGrid w:val="0"/>
              <w:spacing w:before="70" w:after="70" w:line="240" w:lineRule="auto"/>
              <w:ind w:firstLine="0"/>
              <w:jc w:val="center"/>
              <w:rPr>
                <w:sz w:val="21"/>
              </w:rPr>
            </w:pPr>
            <w:r>
              <w:rPr>
                <w:sz w:val="21"/>
                <w:szCs w:val="21"/>
              </w:rPr>
              <w:t>每周</w:t>
            </w:r>
          </w:p>
        </w:tc>
        <w:tc>
          <w:tcPr>
            <w:tcW w:w="1322" w:type="dxa"/>
            <w:vAlign w:val="center"/>
          </w:tcPr>
          <w:p w14:paraId="039C858F">
            <w:pPr>
              <w:keepNext/>
              <w:snapToGrid w:val="0"/>
              <w:spacing w:before="70" w:after="70" w:line="240" w:lineRule="auto"/>
              <w:ind w:firstLine="0"/>
              <w:jc w:val="left"/>
              <w:rPr>
                <w:sz w:val="21"/>
              </w:rPr>
            </w:pPr>
            <w:r>
              <w:rPr>
                <w:sz w:val="21"/>
                <w:szCs w:val="21"/>
              </w:rPr>
              <w:t>书面</w:t>
            </w:r>
          </w:p>
        </w:tc>
        <w:tc>
          <w:tcPr>
            <w:tcW w:w="1956" w:type="dxa"/>
            <w:vAlign w:val="center"/>
          </w:tcPr>
          <w:p w14:paraId="26BC83BC">
            <w:pPr>
              <w:keepNext/>
              <w:snapToGrid w:val="0"/>
              <w:spacing w:before="70" w:after="70" w:line="240" w:lineRule="auto"/>
              <w:ind w:firstLine="0"/>
              <w:jc w:val="left"/>
              <w:rPr>
                <w:sz w:val="21"/>
              </w:rPr>
            </w:pPr>
            <w:r>
              <w:rPr>
                <w:sz w:val="21"/>
                <w:szCs w:val="21"/>
              </w:rPr>
              <w:t>周五</w:t>
            </w:r>
          </w:p>
        </w:tc>
      </w:tr>
      <w:tr w14:paraId="41D30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62216A33">
            <w:pPr>
              <w:keepNext/>
              <w:snapToGrid w:val="0"/>
              <w:spacing w:before="70" w:after="70" w:line="240" w:lineRule="auto"/>
              <w:ind w:firstLine="0"/>
              <w:jc w:val="left"/>
              <w:rPr>
                <w:sz w:val="21"/>
              </w:rPr>
            </w:pPr>
            <w:r>
              <w:rPr>
                <w:sz w:val="21"/>
                <w:szCs w:val="21"/>
              </w:rPr>
              <w:t>变更申请</w:t>
            </w:r>
          </w:p>
        </w:tc>
        <w:tc>
          <w:tcPr>
            <w:tcW w:w="1414" w:type="dxa"/>
            <w:vAlign w:val="center"/>
          </w:tcPr>
          <w:p w14:paraId="36F3FE92">
            <w:pPr>
              <w:keepNext/>
              <w:snapToGrid w:val="0"/>
              <w:spacing w:before="70" w:after="70" w:line="240" w:lineRule="auto"/>
              <w:ind w:firstLine="0"/>
              <w:jc w:val="left"/>
              <w:rPr>
                <w:sz w:val="21"/>
              </w:rPr>
            </w:pPr>
            <w:r>
              <w:rPr>
                <w:sz w:val="21"/>
                <w:szCs w:val="21"/>
              </w:rPr>
              <w:t>项目负责人</w:t>
            </w:r>
          </w:p>
        </w:tc>
        <w:tc>
          <w:tcPr>
            <w:tcW w:w="1907" w:type="dxa"/>
            <w:vAlign w:val="center"/>
          </w:tcPr>
          <w:p w14:paraId="4979EAED">
            <w:pPr>
              <w:keepNext/>
              <w:snapToGrid w:val="0"/>
              <w:spacing w:before="70" w:after="70" w:line="240" w:lineRule="auto"/>
              <w:ind w:firstLine="0"/>
              <w:jc w:val="left"/>
              <w:rPr>
                <w:sz w:val="21"/>
              </w:rPr>
            </w:pPr>
            <w:r>
              <w:rPr>
                <w:sz w:val="21"/>
                <w:szCs w:val="21"/>
              </w:rPr>
              <w:t>甲方</w:t>
            </w:r>
          </w:p>
        </w:tc>
        <w:tc>
          <w:tcPr>
            <w:tcW w:w="994" w:type="dxa"/>
            <w:vAlign w:val="center"/>
          </w:tcPr>
          <w:p w14:paraId="65364F4D">
            <w:pPr>
              <w:keepNext/>
              <w:snapToGrid w:val="0"/>
              <w:spacing w:before="70" w:after="70" w:line="240" w:lineRule="auto"/>
              <w:ind w:firstLine="0"/>
              <w:jc w:val="center"/>
              <w:rPr>
                <w:sz w:val="21"/>
              </w:rPr>
            </w:pPr>
            <w:r>
              <w:rPr>
                <w:sz w:val="21"/>
                <w:szCs w:val="21"/>
              </w:rPr>
              <w:t>按需</w:t>
            </w:r>
          </w:p>
        </w:tc>
        <w:tc>
          <w:tcPr>
            <w:tcW w:w="1322" w:type="dxa"/>
            <w:vAlign w:val="center"/>
          </w:tcPr>
          <w:p w14:paraId="6F8D2891">
            <w:pPr>
              <w:keepNext/>
              <w:snapToGrid w:val="0"/>
              <w:spacing w:before="70" w:after="70" w:line="240" w:lineRule="auto"/>
              <w:ind w:firstLine="0"/>
              <w:jc w:val="left"/>
              <w:rPr>
                <w:sz w:val="21"/>
              </w:rPr>
            </w:pPr>
            <w:r>
              <w:rPr>
                <w:sz w:val="21"/>
                <w:szCs w:val="21"/>
              </w:rPr>
              <w:t>书面</w:t>
            </w:r>
          </w:p>
        </w:tc>
        <w:tc>
          <w:tcPr>
            <w:tcW w:w="1956" w:type="dxa"/>
            <w:vAlign w:val="center"/>
          </w:tcPr>
          <w:p w14:paraId="155A3C96">
            <w:pPr>
              <w:keepNext/>
              <w:snapToGrid w:val="0"/>
              <w:spacing w:before="70" w:after="70" w:line="240" w:lineRule="auto"/>
              <w:ind w:firstLine="0"/>
              <w:jc w:val="left"/>
              <w:rPr>
                <w:sz w:val="21"/>
              </w:rPr>
            </w:pPr>
            <w:r>
              <w:rPr>
                <w:sz w:val="21"/>
                <w:szCs w:val="21"/>
              </w:rPr>
              <w:t>变更前 7 日</w:t>
            </w:r>
          </w:p>
        </w:tc>
      </w:tr>
      <w:tr w14:paraId="5009F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07" w:type="dxa"/>
            <w:vAlign w:val="center"/>
          </w:tcPr>
          <w:p w14:paraId="58DA4D96">
            <w:pPr>
              <w:keepNext/>
              <w:snapToGrid w:val="0"/>
              <w:spacing w:before="70" w:after="70" w:line="240" w:lineRule="auto"/>
              <w:ind w:firstLine="0"/>
              <w:jc w:val="left"/>
              <w:rPr>
                <w:sz w:val="21"/>
              </w:rPr>
            </w:pPr>
            <w:r>
              <w:rPr>
                <w:sz w:val="21"/>
                <w:szCs w:val="21"/>
              </w:rPr>
              <w:t>紧急报告</w:t>
            </w:r>
          </w:p>
        </w:tc>
        <w:tc>
          <w:tcPr>
            <w:tcW w:w="1414" w:type="dxa"/>
            <w:vAlign w:val="center"/>
          </w:tcPr>
          <w:p w14:paraId="49DF6ADA">
            <w:pPr>
              <w:keepNext/>
              <w:snapToGrid w:val="0"/>
              <w:spacing w:before="70" w:after="70" w:line="240" w:lineRule="auto"/>
              <w:ind w:firstLine="0"/>
              <w:jc w:val="left"/>
              <w:rPr>
                <w:sz w:val="21"/>
              </w:rPr>
            </w:pPr>
            <w:r>
              <w:rPr>
                <w:sz w:val="21"/>
                <w:szCs w:val="21"/>
              </w:rPr>
              <w:t>任何人员</w:t>
            </w:r>
          </w:p>
        </w:tc>
        <w:tc>
          <w:tcPr>
            <w:tcW w:w="1907" w:type="dxa"/>
            <w:vAlign w:val="center"/>
          </w:tcPr>
          <w:p w14:paraId="1B131499">
            <w:pPr>
              <w:keepNext/>
              <w:snapToGrid w:val="0"/>
              <w:spacing w:before="70" w:after="70" w:line="240" w:lineRule="auto"/>
              <w:ind w:firstLine="0"/>
              <w:jc w:val="left"/>
              <w:rPr>
                <w:sz w:val="21"/>
              </w:rPr>
            </w:pPr>
            <w:r>
              <w:rPr>
                <w:sz w:val="21"/>
                <w:szCs w:val="21"/>
              </w:rPr>
              <w:t>项目负责人/甲方</w:t>
            </w:r>
          </w:p>
        </w:tc>
        <w:tc>
          <w:tcPr>
            <w:tcW w:w="994" w:type="dxa"/>
            <w:vAlign w:val="center"/>
          </w:tcPr>
          <w:p w14:paraId="4609FE89">
            <w:pPr>
              <w:keepNext/>
              <w:snapToGrid w:val="0"/>
              <w:spacing w:before="70" w:after="70" w:line="240" w:lineRule="auto"/>
              <w:ind w:firstLine="0"/>
              <w:jc w:val="center"/>
              <w:rPr>
                <w:sz w:val="21"/>
              </w:rPr>
            </w:pPr>
            <w:r>
              <w:rPr>
                <w:sz w:val="21"/>
                <w:szCs w:val="21"/>
              </w:rPr>
              <w:t>即时</w:t>
            </w:r>
          </w:p>
        </w:tc>
        <w:tc>
          <w:tcPr>
            <w:tcW w:w="1322" w:type="dxa"/>
            <w:vAlign w:val="center"/>
          </w:tcPr>
          <w:p w14:paraId="08769627">
            <w:pPr>
              <w:keepNext/>
              <w:snapToGrid w:val="0"/>
              <w:spacing w:before="70" w:after="70" w:line="240" w:lineRule="auto"/>
              <w:ind w:firstLine="0"/>
              <w:jc w:val="left"/>
              <w:rPr>
                <w:sz w:val="21"/>
              </w:rPr>
            </w:pPr>
            <w:r>
              <w:rPr>
                <w:sz w:val="21"/>
                <w:szCs w:val="21"/>
              </w:rPr>
              <w:t>电话+书面</w:t>
            </w:r>
          </w:p>
        </w:tc>
        <w:tc>
          <w:tcPr>
            <w:tcW w:w="1956" w:type="dxa"/>
            <w:vAlign w:val="center"/>
          </w:tcPr>
          <w:p w14:paraId="486B1B7A">
            <w:pPr>
              <w:keepNext/>
              <w:snapToGrid w:val="0"/>
              <w:spacing w:before="70" w:after="70" w:line="240" w:lineRule="auto"/>
              <w:ind w:firstLine="0"/>
              <w:jc w:val="left"/>
              <w:rPr>
                <w:sz w:val="21"/>
              </w:rPr>
            </w:pPr>
            <w:r>
              <w:rPr>
                <w:sz w:val="21"/>
                <w:szCs w:val="21"/>
              </w:rPr>
              <w:t>2 h 内</w:t>
            </w:r>
          </w:p>
        </w:tc>
      </w:tr>
    </w:tbl>
    <w:p w14:paraId="288F6267">
      <w:pPr>
        <w:spacing w:line="240" w:lineRule="auto"/>
      </w:pPr>
    </w:p>
    <w:p w14:paraId="1FBEE415">
      <w:pPr>
        <w:pStyle w:val="5"/>
      </w:pPr>
      <w:bookmarkStart w:id="389" w:name="_Toc29922"/>
      <w:r>
        <w:rPr>
          <w:szCs w:val="32"/>
        </w:rPr>
        <w:t>3.13.3 冲突解决</w:t>
      </w:r>
      <w:bookmarkEnd w:id="389"/>
    </w:p>
    <w:p w14:paraId="7940CB39">
      <w:r>
        <w:rPr>
          <w:rFonts w:hint="eastAsia"/>
        </w:rPr>
        <w:t>其一为内部冲突。内部冲突由项目负责人牵头统筹协调，必要时上报公司层级决策；技术分歧以试验数据为判定依据，不按职级层级形成定论。其二为外部冲突。与甲方意见存在分歧时，先行以书面形式说明理由与依据，必要时提请召开专题会议研判；与第三方（平台管理方、其他承包商）发生冲突时，通过甲方渠道协调处置，不开展直接对抗。其三为资源冲突。按照“关键路径优先、安全优先、质量优先”的原则进行优先级排序，必要时申请公司层面资源增援。</w:t>
      </w:r>
    </w:p>
    <w:p w14:paraId="45C1427E">
      <w:pPr>
        <w:pStyle w:val="4"/>
      </w:pPr>
      <w:bookmarkStart w:id="390" w:name="_Toc12991"/>
      <w:r>
        <w:rPr>
          <w:szCs w:val="36"/>
        </w:rPr>
        <w:t>3.14 绩效与激励</w:t>
      </w:r>
      <w:bookmarkEnd w:id="390"/>
    </w:p>
    <w:p w14:paraId="2220AE1F">
      <w:pPr>
        <w:pStyle w:val="5"/>
      </w:pPr>
      <w:bookmarkStart w:id="391" w:name="_Toc11715"/>
      <w:r>
        <w:rPr>
          <w:szCs w:val="32"/>
        </w:rPr>
        <w:t>3.14.1 考核指标</w:t>
      </w:r>
      <w:bookmarkEnd w:id="391"/>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94"/>
        <w:gridCol w:w="3185"/>
        <w:gridCol w:w="1214"/>
        <w:gridCol w:w="2007"/>
      </w:tblGrid>
      <w:tr w14:paraId="00C74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394" w:type="dxa"/>
            <w:shd w:val="clear" w:color="auto" w:fill="E7E6E6"/>
            <w:vAlign w:val="center"/>
          </w:tcPr>
          <w:p w14:paraId="5AC4A6A3">
            <w:pPr>
              <w:snapToGrid w:val="0"/>
              <w:spacing w:before="70" w:after="70" w:line="240" w:lineRule="auto"/>
              <w:ind w:firstLine="0"/>
              <w:jc w:val="center"/>
              <w:rPr>
                <w:b/>
                <w:sz w:val="21"/>
              </w:rPr>
            </w:pPr>
            <w:r>
              <w:rPr>
                <w:b/>
                <w:sz w:val="21"/>
                <w:szCs w:val="21"/>
              </w:rPr>
              <w:t>对象</w:t>
            </w:r>
          </w:p>
        </w:tc>
        <w:tc>
          <w:tcPr>
            <w:tcW w:w="3185" w:type="dxa"/>
            <w:shd w:val="clear" w:color="auto" w:fill="E7E6E6"/>
            <w:vAlign w:val="center"/>
          </w:tcPr>
          <w:p w14:paraId="4539B114">
            <w:pPr>
              <w:snapToGrid w:val="0"/>
              <w:spacing w:before="70" w:after="70" w:line="240" w:lineRule="auto"/>
              <w:ind w:firstLine="0"/>
              <w:jc w:val="center"/>
              <w:rPr>
                <w:b/>
                <w:sz w:val="21"/>
              </w:rPr>
            </w:pPr>
            <w:r>
              <w:rPr>
                <w:b/>
                <w:sz w:val="21"/>
                <w:szCs w:val="21"/>
              </w:rPr>
              <w:t>指标</w:t>
            </w:r>
          </w:p>
        </w:tc>
        <w:tc>
          <w:tcPr>
            <w:tcW w:w="1214" w:type="dxa"/>
            <w:shd w:val="clear" w:color="auto" w:fill="E7E6E6"/>
            <w:vAlign w:val="center"/>
          </w:tcPr>
          <w:p w14:paraId="514B1B64">
            <w:pPr>
              <w:snapToGrid w:val="0"/>
              <w:spacing w:before="70" w:after="70" w:line="240" w:lineRule="auto"/>
              <w:ind w:firstLine="0"/>
              <w:jc w:val="center"/>
              <w:rPr>
                <w:b/>
                <w:sz w:val="21"/>
              </w:rPr>
            </w:pPr>
            <w:r>
              <w:rPr>
                <w:b/>
                <w:sz w:val="21"/>
                <w:szCs w:val="21"/>
              </w:rPr>
              <w:t>权重</w:t>
            </w:r>
          </w:p>
        </w:tc>
        <w:tc>
          <w:tcPr>
            <w:tcW w:w="2007" w:type="dxa"/>
            <w:shd w:val="clear" w:color="auto" w:fill="E7E6E6"/>
            <w:vAlign w:val="center"/>
          </w:tcPr>
          <w:p w14:paraId="49669DF9">
            <w:pPr>
              <w:snapToGrid w:val="0"/>
              <w:spacing w:before="70" w:after="70" w:line="240" w:lineRule="auto"/>
              <w:ind w:firstLine="0"/>
              <w:jc w:val="center"/>
              <w:rPr>
                <w:b/>
                <w:sz w:val="21"/>
              </w:rPr>
            </w:pPr>
            <w:r>
              <w:rPr>
                <w:b/>
                <w:sz w:val="21"/>
                <w:szCs w:val="21"/>
              </w:rPr>
              <w:t>数据来源</w:t>
            </w:r>
          </w:p>
        </w:tc>
      </w:tr>
      <w:tr w14:paraId="7EF6B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770A4521">
            <w:pPr>
              <w:snapToGrid w:val="0"/>
              <w:spacing w:before="70" w:after="70" w:line="240" w:lineRule="auto"/>
              <w:ind w:firstLine="0"/>
              <w:jc w:val="center"/>
              <w:rPr>
                <w:sz w:val="21"/>
              </w:rPr>
            </w:pPr>
            <w:r>
              <w:rPr>
                <w:sz w:val="21"/>
                <w:szCs w:val="21"/>
              </w:rPr>
              <w:t>项目负责人</w:t>
            </w:r>
          </w:p>
        </w:tc>
        <w:tc>
          <w:tcPr>
            <w:tcW w:w="3185" w:type="dxa"/>
            <w:vAlign w:val="center"/>
          </w:tcPr>
          <w:p w14:paraId="600AF9F9">
            <w:pPr>
              <w:snapToGrid w:val="0"/>
              <w:spacing w:before="70" w:after="70" w:line="240" w:lineRule="auto"/>
              <w:ind w:firstLine="0"/>
              <w:jc w:val="left"/>
              <w:rPr>
                <w:sz w:val="21"/>
              </w:rPr>
            </w:pPr>
            <w:r>
              <w:rPr>
                <w:sz w:val="21"/>
                <w:szCs w:val="21"/>
              </w:rPr>
              <w:t>进度达成率</w:t>
            </w:r>
          </w:p>
        </w:tc>
        <w:tc>
          <w:tcPr>
            <w:tcW w:w="1214" w:type="dxa"/>
            <w:vAlign w:val="center"/>
          </w:tcPr>
          <w:p w14:paraId="2024BBEC">
            <w:pPr>
              <w:snapToGrid w:val="0"/>
              <w:spacing w:before="70" w:after="70" w:line="240" w:lineRule="auto"/>
              <w:ind w:firstLine="0"/>
              <w:jc w:val="center"/>
              <w:rPr>
                <w:sz w:val="21"/>
              </w:rPr>
            </w:pPr>
            <w:r>
              <w:rPr>
                <w:sz w:val="21"/>
                <w:szCs w:val="21"/>
              </w:rPr>
              <w:t>30%</w:t>
            </w:r>
          </w:p>
        </w:tc>
        <w:tc>
          <w:tcPr>
            <w:tcW w:w="2007" w:type="dxa"/>
            <w:vAlign w:val="center"/>
          </w:tcPr>
          <w:p w14:paraId="3C4A06E1">
            <w:pPr>
              <w:snapToGrid w:val="0"/>
              <w:spacing w:before="70" w:after="70" w:line="240" w:lineRule="auto"/>
              <w:ind w:firstLine="0"/>
              <w:jc w:val="left"/>
              <w:rPr>
                <w:sz w:val="21"/>
              </w:rPr>
            </w:pPr>
            <w:r>
              <w:rPr>
                <w:sz w:val="21"/>
                <w:szCs w:val="21"/>
              </w:rPr>
              <w:t>计划对比</w:t>
            </w:r>
          </w:p>
        </w:tc>
      </w:tr>
      <w:tr w14:paraId="24165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5ADB658A">
            <w:pPr>
              <w:snapToGrid w:val="0"/>
              <w:spacing w:before="70" w:after="70" w:line="240" w:lineRule="auto"/>
              <w:ind w:firstLine="0"/>
              <w:jc w:val="center"/>
              <w:rPr>
                <w:sz w:val="21"/>
              </w:rPr>
            </w:pPr>
            <w:r>
              <w:rPr>
                <w:sz w:val="21"/>
                <w:szCs w:val="21"/>
              </w:rPr>
              <w:t>项目负责人</w:t>
            </w:r>
          </w:p>
        </w:tc>
        <w:tc>
          <w:tcPr>
            <w:tcW w:w="3185" w:type="dxa"/>
            <w:vAlign w:val="center"/>
          </w:tcPr>
          <w:p w14:paraId="2DD34EDA">
            <w:pPr>
              <w:snapToGrid w:val="0"/>
              <w:spacing w:before="70" w:after="70" w:line="240" w:lineRule="auto"/>
              <w:ind w:firstLine="0"/>
              <w:jc w:val="left"/>
              <w:rPr>
                <w:sz w:val="21"/>
              </w:rPr>
            </w:pPr>
            <w:r>
              <w:rPr>
                <w:sz w:val="21"/>
                <w:szCs w:val="21"/>
              </w:rPr>
              <w:t>质量合格率</w:t>
            </w:r>
          </w:p>
        </w:tc>
        <w:tc>
          <w:tcPr>
            <w:tcW w:w="1214" w:type="dxa"/>
            <w:vAlign w:val="center"/>
          </w:tcPr>
          <w:p w14:paraId="1E84D45E">
            <w:pPr>
              <w:snapToGrid w:val="0"/>
              <w:spacing w:before="70" w:after="70" w:line="240" w:lineRule="auto"/>
              <w:ind w:firstLine="0"/>
              <w:jc w:val="center"/>
              <w:rPr>
                <w:sz w:val="21"/>
              </w:rPr>
            </w:pPr>
            <w:r>
              <w:rPr>
                <w:sz w:val="21"/>
                <w:szCs w:val="21"/>
              </w:rPr>
              <w:t>25%</w:t>
            </w:r>
          </w:p>
        </w:tc>
        <w:tc>
          <w:tcPr>
            <w:tcW w:w="2007" w:type="dxa"/>
            <w:vAlign w:val="center"/>
          </w:tcPr>
          <w:p w14:paraId="68D3E573">
            <w:pPr>
              <w:snapToGrid w:val="0"/>
              <w:spacing w:before="70" w:after="70" w:line="240" w:lineRule="auto"/>
              <w:ind w:firstLine="0"/>
              <w:jc w:val="left"/>
              <w:rPr>
                <w:sz w:val="21"/>
              </w:rPr>
            </w:pPr>
            <w:r>
              <w:rPr>
                <w:sz w:val="21"/>
                <w:szCs w:val="21"/>
              </w:rPr>
              <w:t>质检记录</w:t>
            </w:r>
          </w:p>
        </w:tc>
      </w:tr>
      <w:tr w14:paraId="377DA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08C7A8BC">
            <w:pPr>
              <w:snapToGrid w:val="0"/>
              <w:spacing w:before="70" w:after="70" w:line="240" w:lineRule="auto"/>
              <w:ind w:firstLine="0"/>
              <w:jc w:val="center"/>
              <w:rPr>
                <w:sz w:val="21"/>
              </w:rPr>
            </w:pPr>
            <w:r>
              <w:rPr>
                <w:sz w:val="21"/>
                <w:szCs w:val="21"/>
              </w:rPr>
              <w:t>项目负责人</w:t>
            </w:r>
          </w:p>
        </w:tc>
        <w:tc>
          <w:tcPr>
            <w:tcW w:w="3185" w:type="dxa"/>
            <w:vAlign w:val="center"/>
          </w:tcPr>
          <w:p w14:paraId="6EA0E034">
            <w:pPr>
              <w:snapToGrid w:val="0"/>
              <w:spacing w:before="70" w:after="70" w:line="240" w:lineRule="auto"/>
              <w:ind w:firstLine="0"/>
              <w:jc w:val="left"/>
              <w:rPr>
                <w:sz w:val="21"/>
              </w:rPr>
            </w:pPr>
            <w:r>
              <w:rPr>
                <w:sz w:val="21"/>
                <w:szCs w:val="21"/>
              </w:rPr>
              <w:t>安全事故</w:t>
            </w:r>
          </w:p>
        </w:tc>
        <w:tc>
          <w:tcPr>
            <w:tcW w:w="1214" w:type="dxa"/>
            <w:vAlign w:val="center"/>
          </w:tcPr>
          <w:p w14:paraId="2CC615AA">
            <w:pPr>
              <w:snapToGrid w:val="0"/>
              <w:spacing w:before="70" w:after="70" w:line="240" w:lineRule="auto"/>
              <w:ind w:firstLine="0"/>
              <w:jc w:val="center"/>
              <w:rPr>
                <w:sz w:val="21"/>
              </w:rPr>
            </w:pPr>
            <w:r>
              <w:rPr>
                <w:sz w:val="21"/>
                <w:szCs w:val="21"/>
              </w:rPr>
              <w:t>20%</w:t>
            </w:r>
          </w:p>
        </w:tc>
        <w:tc>
          <w:tcPr>
            <w:tcW w:w="2007" w:type="dxa"/>
            <w:vAlign w:val="center"/>
          </w:tcPr>
          <w:p w14:paraId="4639EE74">
            <w:pPr>
              <w:snapToGrid w:val="0"/>
              <w:spacing w:before="70" w:after="70" w:line="240" w:lineRule="auto"/>
              <w:ind w:firstLine="0"/>
              <w:jc w:val="left"/>
              <w:rPr>
                <w:sz w:val="21"/>
              </w:rPr>
            </w:pPr>
            <w:r>
              <w:rPr>
                <w:sz w:val="21"/>
                <w:szCs w:val="21"/>
              </w:rPr>
              <w:t>安全记录</w:t>
            </w:r>
          </w:p>
        </w:tc>
      </w:tr>
      <w:tr w14:paraId="0D9C8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6B83A2F7">
            <w:pPr>
              <w:snapToGrid w:val="0"/>
              <w:spacing w:before="70" w:after="70" w:line="240" w:lineRule="auto"/>
              <w:ind w:firstLine="0"/>
              <w:jc w:val="center"/>
              <w:rPr>
                <w:sz w:val="21"/>
              </w:rPr>
            </w:pPr>
            <w:r>
              <w:rPr>
                <w:sz w:val="21"/>
                <w:szCs w:val="21"/>
              </w:rPr>
              <w:t>项目负责人</w:t>
            </w:r>
          </w:p>
        </w:tc>
        <w:tc>
          <w:tcPr>
            <w:tcW w:w="3185" w:type="dxa"/>
            <w:vAlign w:val="center"/>
          </w:tcPr>
          <w:p w14:paraId="340FD9F6">
            <w:pPr>
              <w:snapToGrid w:val="0"/>
              <w:spacing w:before="70" w:after="70" w:line="240" w:lineRule="auto"/>
              <w:ind w:firstLine="0"/>
              <w:jc w:val="left"/>
              <w:rPr>
                <w:sz w:val="21"/>
              </w:rPr>
            </w:pPr>
            <w:r>
              <w:rPr>
                <w:sz w:val="21"/>
                <w:szCs w:val="21"/>
              </w:rPr>
              <w:t>甲方满意度</w:t>
            </w:r>
          </w:p>
        </w:tc>
        <w:tc>
          <w:tcPr>
            <w:tcW w:w="1214" w:type="dxa"/>
            <w:vAlign w:val="center"/>
          </w:tcPr>
          <w:p w14:paraId="5F299280">
            <w:pPr>
              <w:snapToGrid w:val="0"/>
              <w:spacing w:before="70" w:after="70" w:line="240" w:lineRule="auto"/>
              <w:ind w:firstLine="0"/>
              <w:jc w:val="center"/>
              <w:rPr>
                <w:sz w:val="21"/>
              </w:rPr>
            </w:pPr>
            <w:r>
              <w:rPr>
                <w:sz w:val="21"/>
                <w:szCs w:val="21"/>
              </w:rPr>
              <w:t>15%</w:t>
            </w:r>
          </w:p>
        </w:tc>
        <w:tc>
          <w:tcPr>
            <w:tcW w:w="2007" w:type="dxa"/>
            <w:vAlign w:val="center"/>
          </w:tcPr>
          <w:p w14:paraId="58E61410">
            <w:pPr>
              <w:snapToGrid w:val="0"/>
              <w:spacing w:before="70" w:after="70" w:line="240" w:lineRule="auto"/>
              <w:ind w:firstLine="0"/>
              <w:jc w:val="left"/>
              <w:rPr>
                <w:sz w:val="21"/>
              </w:rPr>
            </w:pPr>
            <w:r>
              <w:rPr>
                <w:sz w:val="21"/>
                <w:szCs w:val="21"/>
              </w:rPr>
              <w:t>回访</w:t>
            </w:r>
          </w:p>
        </w:tc>
      </w:tr>
      <w:tr w14:paraId="3341C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483FB1AB">
            <w:pPr>
              <w:snapToGrid w:val="0"/>
              <w:spacing w:before="70" w:after="70" w:line="240" w:lineRule="auto"/>
              <w:ind w:firstLine="0"/>
              <w:jc w:val="center"/>
              <w:rPr>
                <w:sz w:val="21"/>
              </w:rPr>
            </w:pPr>
            <w:r>
              <w:rPr>
                <w:sz w:val="21"/>
                <w:szCs w:val="21"/>
              </w:rPr>
              <w:t>项目负责人</w:t>
            </w:r>
          </w:p>
        </w:tc>
        <w:tc>
          <w:tcPr>
            <w:tcW w:w="3185" w:type="dxa"/>
            <w:vAlign w:val="center"/>
          </w:tcPr>
          <w:p w14:paraId="4E8FC3F6">
            <w:pPr>
              <w:snapToGrid w:val="0"/>
              <w:spacing w:before="70" w:after="70" w:line="240" w:lineRule="auto"/>
              <w:ind w:firstLine="0"/>
              <w:jc w:val="left"/>
              <w:rPr>
                <w:sz w:val="21"/>
              </w:rPr>
            </w:pPr>
            <w:r>
              <w:rPr>
                <w:sz w:val="21"/>
                <w:szCs w:val="21"/>
              </w:rPr>
              <w:t>成本控制</w:t>
            </w:r>
          </w:p>
        </w:tc>
        <w:tc>
          <w:tcPr>
            <w:tcW w:w="1214" w:type="dxa"/>
            <w:vAlign w:val="center"/>
          </w:tcPr>
          <w:p w14:paraId="7C5DA235">
            <w:pPr>
              <w:snapToGrid w:val="0"/>
              <w:spacing w:before="70" w:after="70" w:line="240" w:lineRule="auto"/>
              <w:ind w:firstLine="0"/>
              <w:jc w:val="center"/>
              <w:rPr>
                <w:sz w:val="21"/>
              </w:rPr>
            </w:pPr>
            <w:r>
              <w:rPr>
                <w:sz w:val="21"/>
                <w:szCs w:val="21"/>
              </w:rPr>
              <w:t>10%</w:t>
            </w:r>
          </w:p>
        </w:tc>
        <w:tc>
          <w:tcPr>
            <w:tcW w:w="2007" w:type="dxa"/>
            <w:vAlign w:val="center"/>
          </w:tcPr>
          <w:p w14:paraId="2F24D666">
            <w:pPr>
              <w:snapToGrid w:val="0"/>
              <w:spacing w:before="70" w:after="70" w:line="240" w:lineRule="auto"/>
              <w:ind w:firstLine="0"/>
              <w:jc w:val="left"/>
              <w:rPr>
                <w:sz w:val="21"/>
              </w:rPr>
            </w:pPr>
            <w:r>
              <w:rPr>
                <w:sz w:val="21"/>
                <w:szCs w:val="21"/>
              </w:rPr>
              <w:t>财务</w:t>
            </w:r>
          </w:p>
        </w:tc>
      </w:tr>
      <w:tr w14:paraId="04081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7D63F0A4">
            <w:pPr>
              <w:snapToGrid w:val="0"/>
              <w:spacing w:before="70" w:after="70" w:line="240" w:lineRule="auto"/>
              <w:ind w:firstLine="0"/>
              <w:jc w:val="center"/>
              <w:rPr>
                <w:sz w:val="21"/>
              </w:rPr>
            </w:pPr>
            <w:r>
              <w:rPr>
                <w:sz w:val="21"/>
                <w:szCs w:val="21"/>
              </w:rPr>
              <w:t>专业负责人</w:t>
            </w:r>
          </w:p>
        </w:tc>
        <w:tc>
          <w:tcPr>
            <w:tcW w:w="3185" w:type="dxa"/>
            <w:vAlign w:val="center"/>
          </w:tcPr>
          <w:p w14:paraId="7E13C460">
            <w:pPr>
              <w:snapToGrid w:val="0"/>
              <w:spacing w:before="70" w:after="70" w:line="240" w:lineRule="auto"/>
              <w:ind w:firstLine="0"/>
              <w:jc w:val="left"/>
              <w:rPr>
                <w:sz w:val="21"/>
              </w:rPr>
            </w:pPr>
            <w:r>
              <w:rPr>
                <w:sz w:val="21"/>
                <w:szCs w:val="21"/>
              </w:rPr>
              <w:t>任务完成率</w:t>
            </w:r>
          </w:p>
        </w:tc>
        <w:tc>
          <w:tcPr>
            <w:tcW w:w="1214" w:type="dxa"/>
            <w:vAlign w:val="center"/>
          </w:tcPr>
          <w:p w14:paraId="5761A05E">
            <w:pPr>
              <w:snapToGrid w:val="0"/>
              <w:spacing w:before="70" w:after="70" w:line="240" w:lineRule="auto"/>
              <w:ind w:firstLine="0"/>
              <w:jc w:val="center"/>
              <w:rPr>
                <w:sz w:val="21"/>
              </w:rPr>
            </w:pPr>
            <w:r>
              <w:rPr>
                <w:sz w:val="21"/>
                <w:szCs w:val="21"/>
              </w:rPr>
              <w:t>40%</w:t>
            </w:r>
          </w:p>
        </w:tc>
        <w:tc>
          <w:tcPr>
            <w:tcW w:w="2007" w:type="dxa"/>
            <w:vAlign w:val="center"/>
          </w:tcPr>
          <w:p w14:paraId="57521BFA">
            <w:pPr>
              <w:snapToGrid w:val="0"/>
              <w:spacing w:before="70" w:after="70" w:line="240" w:lineRule="auto"/>
              <w:ind w:firstLine="0"/>
              <w:jc w:val="left"/>
              <w:rPr>
                <w:sz w:val="21"/>
              </w:rPr>
            </w:pPr>
            <w:r>
              <w:rPr>
                <w:sz w:val="21"/>
                <w:szCs w:val="21"/>
              </w:rPr>
              <w:t>周计划</w:t>
            </w:r>
          </w:p>
        </w:tc>
      </w:tr>
      <w:tr w14:paraId="373D4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45D61206">
            <w:pPr>
              <w:snapToGrid w:val="0"/>
              <w:spacing w:before="70" w:after="70" w:line="240" w:lineRule="auto"/>
              <w:ind w:firstLine="0"/>
              <w:jc w:val="center"/>
              <w:rPr>
                <w:sz w:val="21"/>
              </w:rPr>
            </w:pPr>
            <w:r>
              <w:rPr>
                <w:sz w:val="21"/>
                <w:szCs w:val="21"/>
              </w:rPr>
              <w:t>专业负责人</w:t>
            </w:r>
          </w:p>
        </w:tc>
        <w:tc>
          <w:tcPr>
            <w:tcW w:w="3185" w:type="dxa"/>
            <w:vAlign w:val="center"/>
          </w:tcPr>
          <w:p w14:paraId="407E53FC">
            <w:pPr>
              <w:snapToGrid w:val="0"/>
              <w:spacing w:before="70" w:after="70" w:line="240" w:lineRule="auto"/>
              <w:ind w:firstLine="0"/>
              <w:jc w:val="left"/>
              <w:rPr>
                <w:sz w:val="21"/>
              </w:rPr>
            </w:pPr>
            <w:r>
              <w:rPr>
                <w:sz w:val="21"/>
                <w:szCs w:val="21"/>
              </w:rPr>
              <w:t>成果一次通过率</w:t>
            </w:r>
          </w:p>
        </w:tc>
        <w:tc>
          <w:tcPr>
            <w:tcW w:w="1214" w:type="dxa"/>
            <w:vAlign w:val="center"/>
          </w:tcPr>
          <w:p w14:paraId="4968C24A">
            <w:pPr>
              <w:snapToGrid w:val="0"/>
              <w:spacing w:before="70" w:after="70" w:line="240" w:lineRule="auto"/>
              <w:ind w:firstLine="0"/>
              <w:jc w:val="center"/>
              <w:rPr>
                <w:sz w:val="21"/>
              </w:rPr>
            </w:pPr>
            <w:r>
              <w:rPr>
                <w:sz w:val="21"/>
                <w:szCs w:val="21"/>
              </w:rPr>
              <w:t>30%</w:t>
            </w:r>
          </w:p>
        </w:tc>
        <w:tc>
          <w:tcPr>
            <w:tcW w:w="2007" w:type="dxa"/>
            <w:vAlign w:val="center"/>
          </w:tcPr>
          <w:p w14:paraId="52F25F42">
            <w:pPr>
              <w:snapToGrid w:val="0"/>
              <w:spacing w:before="70" w:after="70" w:line="240" w:lineRule="auto"/>
              <w:ind w:firstLine="0"/>
              <w:jc w:val="left"/>
              <w:rPr>
                <w:sz w:val="21"/>
              </w:rPr>
            </w:pPr>
            <w:r>
              <w:rPr>
                <w:sz w:val="21"/>
                <w:szCs w:val="21"/>
              </w:rPr>
              <w:t>校审记录</w:t>
            </w:r>
          </w:p>
        </w:tc>
      </w:tr>
      <w:tr w14:paraId="0AEC0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43E6A3DB">
            <w:pPr>
              <w:snapToGrid w:val="0"/>
              <w:spacing w:before="70" w:after="70" w:line="240" w:lineRule="auto"/>
              <w:ind w:firstLine="0"/>
              <w:jc w:val="center"/>
              <w:rPr>
                <w:sz w:val="21"/>
              </w:rPr>
            </w:pPr>
            <w:r>
              <w:rPr>
                <w:sz w:val="21"/>
                <w:szCs w:val="21"/>
              </w:rPr>
              <w:t>专业负责人</w:t>
            </w:r>
          </w:p>
        </w:tc>
        <w:tc>
          <w:tcPr>
            <w:tcW w:w="3185" w:type="dxa"/>
            <w:vAlign w:val="center"/>
          </w:tcPr>
          <w:p w14:paraId="0228EA32">
            <w:pPr>
              <w:snapToGrid w:val="0"/>
              <w:spacing w:before="70" w:after="70" w:line="240" w:lineRule="auto"/>
              <w:ind w:firstLine="0"/>
              <w:jc w:val="left"/>
              <w:rPr>
                <w:sz w:val="21"/>
              </w:rPr>
            </w:pPr>
            <w:r>
              <w:rPr>
                <w:sz w:val="21"/>
                <w:szCs w:val="21"/>
              </w:rPr>
              <w:t>协作评价</w:t>
            </w:r>
          </w:p>
        </w:tc>
        <w:tc>
          <w:tcPr>
            <w:tcW w:w="1214" w:type="dxa"/>
            <w:vAlign w:val="center"/>
          </w:tcPr>
          <w:p w14:paraId="76AD2746">
            <w:pPr>
              <w:snapToGrid w:val="0"/>
              <w:spacing w:before="70" w:after="70" w:line="240" w:lineRule="auto"/>
              <w:ind w:firstLine="0"/>
              <w:jc w:val="center"/>
              <w:rPr>
                <w:sz w:val="21"/>
              </w:rPr>
            </w:pPr>
            <w:r>
              <w:rPr>
                <w:sz w:val="21"/>
                <w:szCs w:val="21"/>
              </w:rPr>
              <w:t>20%</w:t>
            </w:r>
          </w:p>
        </w:tc>
        <w:tc>
          <w:tcPr>
            <w:tcW w:w="2007" w:type="dxa"/>
            <w:vAlign w:val="center"/>
          </w:tcPr>
          <w:p w14:paraId="6BC8A197">
            <w:pPr>
              <w:snapToGrid w:val="0"/>
              <w:spacing w:before="70" w:after="70" w:line="240" w:lineRule="auto"/>
              <w:ind w:firstLine="0"/>
              <w:jc w:val="left"/>
              <w:rPr>
                <w:sz w:val="21"/>
              </w:rPr>
            </w:pPr>
            <w:r>
              <w:rPr>
                <w:sz w:val="21"/>
                <w:szCs w:val="21"/>
              </w:rPr>
              <w:t>互评</w:t>
            </w:r>
          </w:p>
        </w:tc>
      </w:tr>
      <w:tr w14:paraId="173DA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1B5624B9">
            <w:pPr>
              <w:snapToGrid w:val="0"/>
              <w:spacing w:before="70" w:after="70" w:line="240" w:lineRule="auto"/>
              <w:ind w:firstLine="0"/>
              <w:jc w:val="center"/>
              <w:rPr>
                <w:sz w:val="21"/>
              </w:rPr>
            </w:pPr>
            <w:r>
              <w:rPr>
                <w:sz w:val="21"/>
                <w:szCs w:val="21"/>
              </w:rPr>
              <w:t>专业负责人</w:t>
            </w:r>
          </w:p>
        </w:tc>
        <w:tc>
          <w:tcPr>
            <w:tcW w:w="3185" w:type="dxa"/>
            <w:vAlign w:val="center"/>
          </w:tcPr>
          <w:p w14:paraId="52CB8002">
            <w:pPr>
              <w:snapToGrid w:val="0"/>
              <w:spacing w:before="70" w:after="70" w:line="240" w:lineRule="auto"/>
              <w:ind w:firstLine="0"/>
              <w:jc w:val="left"/>
              <w:rPr>
                <w:sz w:val="21"/>
              </w:rPr>
            </w:pPr>
            <w:r>
              <w:rPr>
                <w:sz w:val="21"/>
                <w:szCs w:val="21"/>
              </w:rPr>
              <w:t>创新贡献</w:t>
            </w:r>
          </w:p>
        </w:tc>
        <w:tc>
          <w:tcPr>
            <w:tcW w:w="1214" w:type="dxa"/>
            <w:vAlign w:val="center"/>
          </w:tcPr>
          <w:p w14:paraId="63FAAC68">
            <w:pPr>
              <w:snapToGrid w:val="0"/>
              <w:spacing w:before="70" w:after="70" w:line="240" w:lineRule="auto"/>
              <w:ind w:firstLine="0"/>
              <w:jc w:val="center"/>
              <w:rPr>
                <w:sz w:val="21"/>
              </w:rPr>
            </w:pPr>
            <w:r>
              <w:rPr>
                <w:sz w:val="21"/>
                <w:szCs w:val="21"/>
              </w:rPr>
              <w:t>10%</w:t>
            </w:r>
          </w:p>
        </w:tc>
        <w:tc>
          <w:tcPr>
            <w:tcW w:w="2007" w:type="dxa"/>
            <w:vAlign w:val="center"/>
          </w:tcPr>
          <w:p w14:paraId="22B51043">
            <w:pPr>
              <w:snapToGrid w:val="0"/>
              <w:spacing w:before="70" w:after="70" w:line="240" w:lineRule="auto"/>
              <w:ind w:firstLine="0"/>
              <w:jc w:val="left"/>
              <w:rPr>
                <w:sz w:val="21"/>
              </w:rPr>
            </w:pPr>
            <w:r>
              <w:rPr>
                <w:sz w:val="21"/>
                <w:szCs w:val="21"/>
              </w:rPr>
              <w:t>评审</w:t>
            </w:r>
          </w:p>
        </w:tc>
      </w:tr>
      <w:tr w14:paraId="472D4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32F73440">
            <w:pPr>
              <w:snapToGrid w:val="0"/>
              <w:spacing w:before="70" w:after="70" w:line="240" w:lineRule="auto"/>
              <w:ind w:firstLine="0"/>
              <w:jc w:val="center"/>
              <w:rPr>
                <w:sz w:val="21"/>
              </w:rPr>
            </w:pPr>
            <w:r>
              <w:rPr>
                <w:sz w:val="21"/>
                <w:szCs w:val="21"/>
              </w:rPr>
              <w:t>作业人员</w:t>
            </w:r>
          </w:p>
        </w:tc>
        <w:tc>
          <w:tcPr>
            <w:tcW w:w="3185" w:type="dxa"/>
            <w:vAlign w:val="center"/>
          </w:tcPr>
          <w:p w14:paraId="509C40DC">
            <w:pPr>
              <w:snapToGrid w:val="0"/>
              <w:spacing w:before="70" w:after="70" w:line="240" w:lineRule="auto"/>
              <w:ind w:firstLine="0"/>
              <w:jc w:val="left"/>
              <w:rPr>
                <w:sz w:val="21"/>
              </w:rPr>
            </w:pPr>
            <w:r>
              <w:rPr>
                <w:sz w:val="21"/>
                <w:szCs w:val="21"/>
              </w:rPr>
              <w:t>作业质量</w:t>
            </w:r>
          </w:p>
        </w:tc>
        <w:tc>
          <w:tcPr>
            <w:tcW w:w="1214" w:type="dxa"/>
            <w:vAlign w:val="center"/>
          </w:tcPr>
          <w:p w14:paraId="157107F3">
            <w:pPr>
              <w:snapToGrid w:val="0"/>
              <w:spacing w:before="70" w:after="70" w:line="240" w:lineRule="auto"/>
              <w:ind w:firstLine="0"/>
              <w:jc w:val="center"/>
              <w:rPr>
                <w:sz w:val="21"/>
              </w:rPr>
            </w:pPr>
            <w:r>
              <w:rPr>
                <w:sz w:val="21"/>
                <w:szCs w:val="21"/>
              </w:rPr>
              <w:t>40%</w:t>
            </w:r>
          </w:p>
        </w:tc>
        <w:tc>
          <w:tcPr>
            <w:tcW w:w="2007" w:type="dxa"/>
            <w:vAlign w:val="center"/>
          </w:tcPr>
          <w:p w14:paraId="2C4AA874">
            <w:pPr>
              <w:snapToGrid w:val="0"/>
              <w:spacing w:before="70" w:after="70" w:line="240" w:lineRule="auto"/>
              <w:ind w:firstLine="0"/>
              <w:jc w:val="left"/>
              <w:rPr>
                <w:sz w:val="21"/>
              </w:rPr>
            </w:pPr>
            <w:r>
              <w:rPr>
                <w:sz w:val="21"/>
                <w:szCs w:val="21"/>
              </w:rPr>
              <w:t>质检</w:t>
            </w:r>
          </w:p>
        </w:tc>
      </w:tr>
      <w:tr w14:paraId="342C5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2EEEE1D9">
            <w:pPr>
              <w:snapToGrid w:val="0"/>
              <w:spacing w:before="70" w:after="70" w:line="240" w:lineRule="auto"/>
              <w:ind w:firstLine="0"/>
              <w:jc w:val="center"/>
              <w:rPr>
                <w:sz w:val="21"/>
              </w:rPr>
            </w:pPr>
            <w:r>
              <w:rPr>
                <w:sz w:val="21"/>
                <w:szCs w:val="21"/>
              </w:rPr>
              <w:t>作业人员</w:t>
            </w:r>
          </w:p>
        </w:tc>
        <w:tc>
          <w:tcPr>
            <w:tcW w:w="3185" w:type="dxa"/>
            <w:vAlign w:val="center"/>
          </w:tcPr>
          <w:p w14:paraId="1D5B0E90">
            <w:pPr>
              <w:snapToGrid w:val="0"/>
              <w:spacing w:before="70" w:after="70" w:line="240" w:lineRule="auto"/>
              <w:ind w:firstLine="0"/>
              <w:jc w:val="left"/>
              <w:rPr>
                <w:sz w:val="21"/>
              </w:rPr>
            </w:pPr>
            <w:r>
              <w:rPr>
                <w:sz w:val="21"/>
                <w:szCs w:val="21"/>
              </w:rPr>
              <w:t>安全行为</w:t>
            </w:r>
          </w:p>
        </w:tc>
        <w:tc>
          <w:tcPr>
            <w:tcW w:w="1214" w:type="dxa"/>
            <w:vAlign w:val="center"/>
          </w:tcPr>
          <w:p w14:paraId="494A5DCA">
            <w:pPr>
              <w:snapToGrid w:val="0"/>
              <w:spacing w:before="70" w:after="70" w:line="240" w:lineRule="auto"/>
              <w:ind w:firstLine="0"/>
              <w:jc w:val="center"/>
              <w:rPr>
                <w:sz w:val="21"/>
              </w:rPr>
            </w:pPr>
            <w:r>
              <w:rPr>
                <w:sz w:val="21"/>
                <w:szCs w:val="21"/>
              </w:rPr>
              <w:t>30%</w:t>
            </w:r>
          </w:p>
        </w:tc>
        <w:tc>
          <w:tcPr>
            <w:tcW w:w="2007" w:type="dxa"/>
            <w:vAlign w:val="center"/>
          </w:tcPr>
          <w:p w14:paraId="44FCE00E">
            <w:pPr>
              <w:snapToGrid w:val="0"/>
              <w:spacing w:before="70" w:after="70" w:line="240" w:lineRule="auto"/>
              <w:ind w:firstLine="0"/>
              <w:jc w:val="left"/>
              <w:rPr>
                <w:sz w:val="21"/>
              </w:rPr>
            </w:pPr>
            <w:r>
              <w:rPr>
                <w:sz w:val="21"/>
                <w:szCs w:val="21"/>
              </w:rPr>
              <w:t>检查</w:t>
            </w:r>
          </w:p>
        </w:tc>
      </w:tr>
      <w:tr w14:paraId="0F00F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2364E08C">
            <w:pPr>
              <w:snapToGrid w:val="0"/>
              <w:spacing w:before="70" w:after="70" w:line="240" w:lineRule="auto"/>
              <w:ind w:firstLine="0"/>
              <w:jc w:val="center"/>
              <w:rPr>
                <w:sz w:val="21"/>
              </w:rPr>
            </w:pPr>
            <w:r>
              <w:rPr>
                <w:sz w:val="21"/>
                <w:szCs w:val="21"/>
              </w:rPr>
              <w:t>作业人员</w:t>
            </w:r>
          </w:p>
        </w:tc>
        <w:tc>
          <w:tcPr>
            <w:tcW w:w="3185" w:type="dxa"/>
            <w:vAlign w:val="center"/>
          </w:tcPr>
          <w:p w14:paraId="7007269C">
            <w:pPr>
              <w:snapToGrid w:val="0"/>
              <w:spacing w:before="70" w:after="70" w:line="240" w:lineRule="auto"/>
              <w:ind w:firstLine="0"/>
              <w:jc w:val="left"/>
              <w:rPr>
                <w:sz w:val="21"/>
              </w:rPr>
            </w:pPr>
            <w:r>
              <w:rPr>
                <w:sz w:val="21"/>
                <w:szCs w:val="21"/>
              </w:rPr>
              <w:t>出勤与纪律</w:t>
            </w:r>
          </w:p>
        </w:tc>
        <w:tc>
          <w:tcPr>
            <w:tcW w:w="1214" w:type="dxa"/>
            <w:vAlign w:val="center"/>
          </w:tcPr>
          <w:p w14:paraId="5D612103">
            <w:pPr>
              <w:snapToGrid w:val="0"/>
              <w:spacing w:before="70" w:after="70" w:line="240" w:lineRule="auto"/>
              <w:ind w:firstLine="0"/>
              <w:jc w:val="center"/>
              <w:rPr>
                <w:sz w:val="21"/>
              </w:rPr>
            </w:pPr>
            <w:r>
              <w:rPr>
                <w:sz w:val="21"/>
                <w:szCs w:val="21"/>
              </w:rPr>
              <w:t>20%</w:t>
            </w:r>
          </w:p>
        </w:tc>
        <w:tc>
          <w:tcPr>
            <w:tcW w:w="2007" w:type="dxa"/>
            <w:vAlign w:val="center"/>
          </w:tcPr>
          <w:p w14:paraId="723C511F">
            <w:pPr>
              <w:snapToGrid w:val="0"/>
              <w:spacing w:before="70" w:after="70" w:line="240" w:lineRule="auto"/>
              <w:ind w:firstLine="0"/>
              <w:jc w:val="left"/>
              <w:rPr>
                <w:sz w:val="21"/>
              </w:rPr>
            </w:pPr>
            <w:r>
              <w:rPr>
                <w:sz w:val="21"/>
                <w:szCs w:val="21"/>
              </w:rPr>
              <w:t>考勤</w:t>
            </w:r>
          </w:p>
        </w:tc>
      </w:tr>
      <w:tr w14:paraId="157A3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94" w:type="dxa"/>
            <w:vAlign w:val="center"/>
          </w:tcPr>
          <w:p w14:paraId="32B90465">
            <w:pPr>
              <w:snapToGrid w:val="0"/>
              <w:spacing w:before="70" w:after="70" w:line="240" w:lineRule="auto"/>
              <w:ind w:firstLine="0"/>
              <w:jc w:val="center"/>
              <w:rPr>
                <w:sz w:val="21"/>
              </w:rPr>
            </w:pPr>
            <w:r>
              <w:rPr>
                <w:sz w:val="21"/>
                <w:szCs w:val="21"/>
              </w:rPr>
              <w:t>作业人员</w:t>
            </w:r>
          </w:p>
        </w:tc>
        <w:tc>
          <w:tcPr>
            <w:tcW w:w="3185" w:type="dxa"/>
            <w:vAlign w:val="center"/>
          </w:tcPr>
          <w:p w14:paraId="7EEA7074">
            <w:pPr>
              <w:snapToGrid w:val="0"/>
              <w:spacing w:before="70" w:after="70" w:line="240" w:lineRule="auto"/>
              <w:ind w:firstLine="0"/>
              <w:jc w:val="left"/>
              <w:rPr>
                <w:sz w:val="21"/>
              </w:rPr>
            </w:pPr>
            <w:r>
              <w:rPr>
                <w:sz w:val="21"/>
                <w:szCs w:val="21"/>
              </w:rPr>
              <w:t>技能提升</w:t>
            </w:r>
          </w:p>
        </w:tc>
        <w:tc>
          <w:tcPr>
            <w:tcW w:w="1214" w:type="dxa"/>
            <w:vAlign w:val="center"/>
          </w:tcPr>
          <w:p w14:paraId="02E90336">
            <w:pPr>
              <w:snapToGrid w:val="0"/>
              <w:spacing w:before="70" w:after="70" w:line="240" w:lineRule="auto"/>
              <w:ind w:firstLine="0"/>
              <w:jc w:val="center"/>
              <w:rPr>
                <w:sz w:val="21"/>
              </w:rPr>
            </w:pPr>
            <w:r>
              <w:rPr>
                <w:sz w:val="21"/>
                <w:szCs w:val="21"/>
              </w:rPr>
              <w:t>10%</w:t>
            </w:r>
          </w:p>
        </w:tc>
        <w:tc>
          <w:tcPr>
            <w:tcW w:w="2007" w:type="dxa"/>
            <w:vAlign w:val="center"/>
          </w:tcPr>
          <w:p w14:paraId="402CE5D7">
            <w:pPr>
              <w:snapToGrid w:val="0"/>
              <w:spacing w:before="70" w:after="70" w:line="240" w:lineRule="auto"/>
              <w:ind w:firstLine="0"/>
              <w:jc w:val="left"/>
              <w:rPr>
                <w:sz w:val="21"/>
              </w:rPr>
            </w:pPr>
            <w:r>
              <w:rPr>
                <w:sz w:val="21"/>
                <w:szCs w:val="21"/>
              </w:rPr>
              <w:t>考核</w:t>
            </w:r>
          </w:p>
        </w:tc>
      </w:tr>
    </w:tbl>
    <w:p w14:paraId="0DA68F42">
      <w:pPr>
        <w:spacing w:line="240" w:lineRule="auto"/>
      </w:pPr>
    </w:p>
    <w:p w14:paraId="49D28881">
      <w:pPr>
        <w:pStyle w:val="5"/>
      </w:pPr>
      <w:bookmarkStart w:id="392" w:name="_Toc5200"/>
      <w:r>
        <w:rPr>
          <w:szCs w:val="32"/>
        </w:rPr>
        <w:t>3.14.2 激励措施</w:t>
      </w:r>
      <w:bookmarkEnd w:id="392"/>
    </w:p>
    <w:p w14:paraId="2CCB992D">
      <w:r>
        <w:t>一是节点奖励。对按期或提前完成里程碑的团队给予专项奖励。</w:t>
      </w:r>
    </w:p>
    <w:p w14:paraId="19C024CC">
      <w:r>
        <w:t>二是质量奖励。对一次通过验收、无返工的团队给予质量奖。</w:t>
      </w:r>
    </w:p>
    <w:p w14:paraId="7B506A97">
      <w:r>
        <w:t>三是安全奖励。对实现</w:t>
      </w:r>
      <w:r>
        <w:rPr>
          <w:rFonts w:hint="eastAsia"/>
        </w:rPr>
        <w:t>“</w:t>
      </w:r>
      <w:r>
        <w:t>零事故</w:t>
      </w:r>
      <w:r>
        <w:rPr>
          <w:rFonts w:hint="eastAsia"/>
        </w:rPr>
        <w:t>”</w:t>
      </w:r>
      <w:r>
        <w:t>的作业组给予安全奖。</w:t>
      </w:r>
    </w:p>
    <w:p w14:paraId="571623CE">
      <w:r>
        <w:t>四是创新奖励。对提出被采纳的技术改进、专利提案给予奖励。</w:t>
      </w:r>
    </w:p>
    <w:p w14:paraId="076886E8">
      <w:r>
        <w:t>五是成长激励。优秀成员优先推荐职称评定、培训深造与岗位晋升。</w:t>
      </w:r>
    </w:p>
    <w:p w14:paraId="500C296E">
      <w:pPr>
        <w:pStyle w:val="5"/>
      </w:pPr>
      <w:bookmarkStart w:id="393" w:name="_Toc16846"/>
      <w:r>
        <w:rPr>
          <w:szCs w:val="32"/>
        </w:rPr>
        <w:t>3.14.3 约束措施</w:t>
      </w:r>
      <w:bookmarkEnd w:id="393"/>
    </w:p>
    <w:p w14:paraId="7D9E2ECF">
      <w:r>
        <w:t>对进度严重滞后、质量事故、安全违章、数据泄密等情形，按公司制度追责；情节严重的调离项目组；造成损失的依法赔偿。</w:t>
      </w:r>
    </w:p>
    <w:p w14:paraId="3876B0D6">
      <w:pPr>
        <w:pStyle w:val="4"/>
      </w:pPr>
      <w:bookmarkStart w:id="394" w:name="_Toc7701"/>
      <w:r>
        <w:rPr>
          <w:szCs w:val="36"/>
        </w:rPr>
        <w:t>3.15 风险管理能力</w:t>
      </w:r>
      <w:bookmarkEnd w:id="394"/>
    </w:p>
    <w:p w14:paraId="3C6AE27A">
      <w:r>
        <w:t>风险按概率与影响两个维度定位：右上区域为必须规避项，需在方案阶段消除；中部为重点管控项，需设置监控指标与责任人；左下为接受项，仅做记录。矩阵使</w:t>
      </w:r>
      <w:r>
        <w:rPr>
          <w:rFonts w:hint="eastAsia"/>
        </w:rPr>
        <w:t>“</w:t>
      </w:r>
      <w:r>
        <w:t>资源往哪里投</w:t>
      </w:r>
      <w:r>
        <w:rPr>
          <w:rFonts w:hint="eastAsia"/>
        </w:rPr>
        <w:t>”</w:t>
      </w:r>
      <w:r>
        <w:t>有据可依，避免风险清单变成</w:t>
      </w:r>
      <w:r>
        <w:rPr>
          <w:rFonts w:hint="eastAsia"/>
        </w:rPr>
        <w:t>“</w:t>
      </w:r>
      <w:r>
        <w:t>只列不管</w:t>
      </w:r>
      <w:r>
        <w:rPr>
          <w:rFonts w:hint="eastAsia"/>
        </w:rPr>
        <w:t>”</w:t>
      </w:r>
      <w:r>
        <w:t>。</w:t>
      </w:r>
    </w:p>
    <w:p w14:paraId="6B7F28E7">
      <w:pPr>
        <w:ind w:firstLine="0"/>
        <w:jc w:val="center"/>
      </w:pPr>
      <w:r>
        <w:drawing>
          <wp:inline distT="0" distB="0" distL="0" distR="0">
            <wp:extent cx="5731510" cy="1430020"/>
            <wp:effectExtent l="0" t="0" r="13970" b="2540"/>
            <wp:docPr id="9851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1202" name="图片 1"/>
                    <pic:cNvPicPr>
                      <a:picLocks noChangeAspect="1"/>
                    </pic:cNvPicPr>
                  </pic:nvPicPr>
                  <pic:blipFill>
                    <a:blip r:embed="rId103"/>
                    <a:stretch>
                      <a:fillRect/>
                    </a:stretch>
                  </pic:blipFill>
                  <pic:spPr>
                    <a:xfrm>
                      <a:off x="0" y="0"/>
                      <a:ext cx="5731510" cy="1430020"/>
                    </a:xfrm>
                    <a:prstGeom prst="rect">
                      <a:avLst/>
                    </a:prstGeom>
                  </pic:spPr>
                </pic:pic>
              </a:graphicData>
            </a:graphic>
          </wp:inline>
        </w:drawing>
      </w:r>
    </w:p>
    <w:p w14:paraId="085103CF">
      <w:pPr>
        <w:spacing w:after="200" w:line="280" w:lineRule="auto"/>
        <w:ind w:firstLine="0"/>
        <w:jc w:val="center"/>
      </w:pPr>
      <w:r>
        <w:rPr>
          <w:sz w:val="21"/>
          <w:szCs w:val="21"/>
        </w:rPr>
        <w:t>图 3-6  风险概率</w:t>
      </w:r>
      <w:r>
        <w:rPr>
          <w:rFonts w:hint="eastAsia"/>
          <w:sz w:val="21"/>
          <w:szCs w:val="21"/>
        </w:rPr>
        <w:t>-</w:t>
      </w:r>
      <w:r>
        <w:rPr>
          <w:sz w:val="21"/>
          <w:szCs w:val="21"/>
        </w:rPr>
        <w:t>影响矩阵</w:t>
      </w:r>
    </w:p>
    <w:p w14:paraId="270BC03E">
      <w:pPr>
        <w:pStyle w:val="5"/>
      </w:pPr>
      <w:bookmarkStart w:id="395" w:name="_Toc615"/>
      <w:r>
        <w:rPr>
          <w:szCs w:val="32"/>
        </w:rPr>
        <w:t>3.15.1 风险管理流程</w:t>
      </w:r>
      <w:bookmarkEnd w:id="395"/>
    </w:p>
    <w:p w14:paraId="08DACC2A">
      <w:r>
        <w:t>风险识别（清单+专家判断）→ 风险评估（概率×影响）→ 风险应对（规避/减轻/转移/接受）→ 风险监控（月度评审+触发式复评）→ 经验沉淀（案例卡+作业指导书）。</w:t>
      </w:r>
    </w:p>
    <w:p w14:paraId="4CD71F3B">
      <w:pPr>
        <w:pStyle w:val="5"/>
      </w:pPr>
      <w:bookmarkStart w:id="396" w:name="_Toc13229"/>
      <w:r>
        <w:rPr>
          <w:szCs w:val="32"/>
        </w:rPr>
        <w:t>3.15.2 风险阈值</w:t>
      </w:r>
      <w:bookmarkEnd w:id="396"/>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4"/>
        <w:gridCol w:w="1586"/>
        <w:gridCol w:w="2225"/>
        <w:gridCol w:w="4135"/>
      </w:tblGrid>
      <w:tr w14:paraId="462AB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854" w:type="dxa"/>
            <w:shd w:val="clear" w:color="auto" w:fill="E7E6E6"/>
            <w:vAlign w:val="center"/>
          </w:tcPr>
          <w:p w14:paraId="73D5E835">
            <w:pPr>
              <w:snapToGrid w:val="0"/>
              <w:spacing w:before="70" w:after="70" w:line="240" w:lineRule="auto"/>
              <w:ind w:firstLine="0"/>
              <w:jc w:val="center"/>
              <w:rPr>
                <w:b/>
                <w:sz w:val="21"/>
              </w:rPr>
            </w:pPr>
            <w:r>
              <w:rPr>
                <w:b/>
                <w:sz w:val="21"/>
                <w:szCs w:val="21"/>
              </w:rPr>
              <w:t>等级</w:t>
            </w:r>
          </w:p>
        </w:tc>
        <w:tc>
          <w:tcPr>
            <w:tcW w:w="1586" w:type="dxa"/>
            <w:shd w:val="clear" w:color="auto" w:fill="E7E6E6"/>
            <w:vAlign w:val="center"/>
          </w:tcPr>
          <w:p w14:paraId="703A27EC">
            <w:pPr>
              <w:snapToGrid w:val="0"/>
              <w:spacing w:before="70" w:after="70" w:line="240" w:lineRule="auto"/>
              <w:ind w:firstLine="0"/>
              <w:jc w:val="center"/>
              <w:rPr>
                <w:b/>
                <w:sz w:val="21"/>
              </w:rPr>
            </w:pPr>
            <w:r>
              <w:rPr>
                <w:b/>
                <w:sz w:val="21"/>
                <w:szCs w:val="21"/>
              </w:rPr>
              <w:t>概率</w:t>
            </w:r>
          </w:p>
        </w:tc>
        <w:tc>
          <w:tcPr>
            <w:tcW w:w="2225" w:type="dxa"/>
            <w:shd w:val="clear" w:color="auto" w:fill="E7E6E6"/>
            <w:vAlign w:val="center"/>
          </w:tcPr>
          <w:p w14:paraId="021A6D84">
            <w:pPr>
              <w:snapToGrid w:val="0"/>
              <w:spacing w:before="70" w:after="70" w:line="240" w:lineRule="auto"/>
              <w:ind w:firstLine="0"/>
              <w:jc w:val="center"/>
              <w:rPr>
                <w:b/>
                <w:sz w:val="21"/>
              </w:rPr>
            </w:pPr>
            <w:r>
              <w:rPr>
                <w:b/>
                <w:sz w:val="21"/>
                <w:szCs w:val="21"/>
              </w:rPr>
              <w:t>影响</w:t>
            </w:r>
          </w:p>
        </w:tc>
        <w:tc>
          <w:tcPr>
            <w:tcW w:w="4135" w:type="dxa"/>
            <w:shd w:val="clear" w:color="auto" w:fill="E7E6E6"/>
            <w:vAlign w:val="center"/>
          </w:tcPr>
          <w:p w14:paraId="4AE82044">
            <w:pPr>
              <w:snapToGrid w:val="0"/>
              <w:spacing w:before="70" w:after="70" w:line="240" w:lineRule="auto"/>
              <w:ind w:firstLine="0"/>
              <w:jc w:val="center"/>
              <w:rPr>
                <w:b/>
                <w:sz w:val="21"/>
              </w:rPr>
            </w:pPr>
            <w:r>
              <w:rPr>
                <w:b/>
                <w:sz w:val="21"/>
                <w:szCs w:val="21"/>
              </w:rPr>
              <w:t>应对要求</w:t>
            </w:r>
          </w:p>
        </w:tc>
      </w:tr>
      <w:tr w14:paraId="2A33A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4" w:type="dxa"/>
            <w:vAlign w:val="center"/>
          </w:tcPr>
          <w:p w14:paraId="70A93EF7">
            <w:pPr>
              <w:snapToGrid w:val="0"/>
              <w:spacing w:before="70" w:after="70" w:line="240" w:lineRule="auto"/>
              <w:ind w:firstLine="0"/>
              <w:jc w:val="center"/>
              <w:rPr>
                <w:sz w:val="21"/>
              </w:rPr>
            </w:pPr>
            <w:r>
              <w:rPr>
                <w:sz w:val="21"/>
                <w:szCs w:val="21"/>
              </w:rPr>
              <w:t>红</w:t>
            </w:r>
          </w:p>
        </w:tc>
        <w:tc>
          <w:tcPr>
            <w:tcW w:w="1586" w:type="dxa"/>
            <w:vAlign w:val="center"/>
          </w:tcPr>
          <w:p w14:paraId="27E18A16">
            <w:pPr>
              <w:snapToGrid w:val="0"/>
              <w:spacing w:before="70" w:after="70" w:line="240" w:lineRule="auto"/>
              <w:ind w:firstLine="0"/>
              <w:jc w:val="left"/>
              <w:rPr>
                <w:sz w:val="21"/>
              </w:rPr>
            </w:pPr>
            <w:r>
              <w:rPr>
                <w:sz w:val="21"/>
                <w:szCs w:val="21"/>
              </w:rPr>
              <w:t>&gt;50%</w:t>
            </w:r>
          </w:p>
        </w:tc>
        <w:tc>
          <w:tcPr>
            <w:tcW w:w="2225" w:type="dxa"/>
            <w:vAlign w:val="center"/>
          </w:tcPr>
          <w:p w14:paraId="127B2751">
            <w:pPr>
              <w:snapToGrid w:val="0"/>
              <w:spacing w:before="70" w:after="70" w:line="240" w:lineRule="auto"/>
              <w:ind w:firstLine="0"/>
              <w:jc w:val="left"/>
              <w:rPr>
                <w:sz w:val="21"/>
              </w:rPr>
            </w:pPr>
            <w:r>
              <w:rPr>
                <w:sz w:val="21"/>
                <w:szCs w:val="21"/>
              </w:rPr>
              <w:t>影响验收或安全</w:t>
            </w:r>
          </w:p>
        </w:tc>
        <w:tc>
          <w:tcPr>
            <w:tcW w:w="4135" w:type="dxa"/>
            <w:vAlign w:val="center"/>
          </w:tcPr>
          <w:p w14:paraId="19A0002E">
            <w:pPr>
              <w:snapToGrid w:val="0"/>
              <w:spacing w:before="70" w:after="70" w:line="240" w:lineRule="auto"/>
              <w:ind w:firstLine="0"/>
              <w:jc w:val="left"/>
              <w:rPr>
                <w:sz w:val="21"/>
              </w:rPr>
            </w:pPr>
            <w:r>
              <w:rPr>
                <w:sz w:val="21"/>
                <w:szCs w:val="21"/>
              </w:rPr>
              <w:t>立即上报、专项方案、资源倾斜</w:t>
            </w:r>
          </w:p>
        </w:tc>
      </w:tr>
      <w:tr w14:paraId="3024A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4" w:type="dxa"/>
            <w:vAlign w:val="center"/>
          </w:tcPr>
          <w:p w14:paraId="1BE312C3">
            <w:pPr>
              <w:snapToGrid w:val="0"/>
              <w:spacing w:before="70" w:after="70" w:line="240" w:lineRule="auto"/>
              <w:ind w:firstLine="0"/>
              <w:jc w:val="center"/>
              <w:rPr>
                <w:sz w:val="21"/>
              </w:rPr>
            </w:pPr>
            <w:r>
              <w:rPr>
                <w:sz w:val="21"/>
                <w:szCs w:val="21"/>
              </w:rPr>
              <w:t>橙</w:t>
            </w:r>
          </w:p>
        </w:tc>
        <w:tc>
          <w:tcPr>
            <w:tcW w:w="1586" w:type="dxa"/>
            <w:vAlign w:val="center"/>
          </w:tcPr>
          <w:p w14:paraId="71538872">
            <w:pPr>
              <w:snapToGrid w:val="0"/>
              <w:spacing w:before="70" w:after="70" w:line="240" w:lineRule="auto"/>
              <w:ind w:firstLine="0"/>
              <w:jc w:val="left"/>
              <w:rPr>
                <w:sz w:val="21"/>
              </w:rPr>
            </w:pPr>
            <w:r>
              <w:rPr>
                <w:sz w:val="21"/>
                <w:szCs w:val="21"/>
              </w:rPr>
              <w:t>30%～50%</w:t>
            </w:r>
          </w:p>
        </w:tc>
        <w:tc>
          <w:tcPr>
            <w:tcW w:w="2225" w:type="dxa"/>
            <w:vAlign w:val="center"/>
          </w:tcPr>
          <w:p w14:paraId="2CA673CD">
            <w:pPr>
              <w:snapToGrid w:val="0"/>
              <w:spacing w:before="70" w:after="70" w:line="240" w:lineRule="auto"/>
              <w:ind w:firstLine="0"/>
              <w:jc w:val="left"/>
              <w:rPr>
                <w:sz w:val="21"/>
              </w:rPr>
            </w:pPr>
            <w:r>
              <w:rPr>
                <w:sz w:val="21"/>
                <w:szCs w:val="21"/>
              </w:rPr>
              <w:t>影响进度或指标</w:t>
            </w:r>
          </w:p>
        </w:tc>
        <w:tc>
          <w:tcPr>
            <w:tcW w:w="4135" w:type="dxa"/>
            <w:vAlign w:val="center"/>
          </w:tcPr>
          <w:p w14:paraId="08B55904">
            <w:pPr>
              <w:snapToGrid w:val="0"/>
              <w:spacing w:before="70" w:after="70" w:line="240" w:lineRule="auto"/>
              <w:ind w:firstLine="0"/>
              <w:jc w:val="left"/>
              <w:rPr>
                <w:sz w:val="21"/>
              </w:rPr>
            </w:pPr>
            <w:r>
              <w:rPr>
                <w:sz w:val="21"/>
                <w:szCs w:val="21"/>
              </w:rPr>
              <w:t>制定预案、指定责任人</w:t>
            </w:r>
          </w:p>
        </w:tc>
      </w:tr>
      <w:tr w14:paraId="1859A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4" w:type="dxa"/>
            <w:vAlign w:val="center"/>
          </w:tcPr>
          <w:p w14:paraId="08BE1521">
            <w:pPr>
              <w:snapToGrid w:val="0"/>
              <w:spacing w:before="70" w:after="70" w:line="240" w:lineRule="auto"/>
              <w:ind w:firstLine="0"/>
              <w:jc w:val="center"/>
              <w:rPr>
                <w:sz w:val="21"/>
              </w:rPr>
            </w:pPr>
            <w:r>
              <w:rPr>
                <w:sz w:val="21"/>
                <w:szCs w:val="21"/>
              </w:rPr>
              <w:t>黄</w:t>
            </w:r>
          </w:p>
        </w:tc>
        <w:tc>
          <w:tcPr>
            <w:tcW w:w="1586" w:type="dxa"/>
            <w:vAlign w:val="center"/>
          </w:tcPr>
          <w:p w14:paraId="7F3D3959">
            <w:pPr>
              <w:snapToGrid w:val="0"/>
              <w:spacing w:before="70" w:after="70" w:line="240" w:lineRule="auto"/>
              <w:ind w:firstLine="0"/>
              <w:jc w:val="left"/>
              <w:rPr>
                <w:sz w:val="21"/>
              </w:rPr>
            </w:pPr>
            <w:r>
              <w:rPr>
                <w:sz w:val="21"/>
                <w:szCs w:val="21"/>
              </w:rPr>
              <w:t>10%～30%</w:t>
            </w:r>
          </w:p>
        </w:tc>
        <w:tc>
          <w:tcPr>
            <w:tcW w:w="2225" w:type="dxa"/>
            <w:vAlign w:val="center"/>
          </w:tcPr>
          <w:p w14:paraId="6ACE0B88">
            <w:pPr>
              <w:snapToGrid w:val="0"/>
              <w:spacing w:before="70" w:after="70" w:line="240" w:lineRule="auto"/>
              <w:ind w:firstLine="0"/>
              <w:jc w:val="left"/>
              <w:rPr>
                <w:sz w:val="21"/>
              </w:rPr>
            </w:pPr>
            <w:r>
              <w:rPr>
                <w:sz w:val="21"/>
                <w:szCs w:val="21"/>
              </w:rPr>
              <w:t>局部影响</w:t>
            </w:r>
          </w:p>
        </w:tc>
        <w:tc>
          <w:tcPr>
            <w:tcW w:w="4135" w:type="dxa"/>
            <w:vAlign w:val="center"/>
          </w:tcPr>
          <w:p w14:paraId="7D9D5883">
            <w:pPr>
              <w:snapToGrid w:val="0"/>
              <w:spacing w:before="70" w:after="70" w:line="240" w:lineRule="auto"/>
              <w:ind w:firstLine="0"/>
              <w:jc w:val="left"/>
              <w:rPr>
                <w:sz w:val="21"/>
              </w:rPr>
            </w:pPr>
            <w:r>
              <w:rPr>
                <w:sz w:val="21"/>
                <w:szCs w:val="21"/>
              </w:rPr>
              <w:t>定期监控、准备措施</w:t>
            </w:r>
          </w:p>
        </w:tc>
      </w:tr>
      <w:tr w14:paraId="32024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4" w:type="dxa"/>
            <w:vAlign w:val="center"/>
          </w:tcPr>
          <w:p w14:paraId="416AC71D">
            <w:pPr>
              <w:snapToGrid w:val="0"/>
              <w:spacing w:before="70" w:after="70" w:line="240" w:lineRule="auto"/>
              <w:ind w:firstLine="0"/>
              <w:jc w:val="center"/>
              <w:rPr>
                <w:sz w:val="21"/>
              </w:rPr>
            </w:pPr>
            <w:r>
              <w:rPr>
                <w:sz w:val="21"/>
                <w:szCs w:val="21"/>
              </w:rPr>
              <w:t>蓝</w:t>
            </w:r>
          </w:p>
        </w:tc>
        <w:tc>
          <w:tcPr>
            <w:tcW w:w="1586" w:type="dxa"/>
            <w:vAlign w:val="center"/>
          </w:tcPr>
          <w:p w14:paraId="38657283">
            <w:pPr>
              <w:snapToGrid w:val="0"/>
              <w:spacing w:before="70" w:after="70" w:line="240" w:lineRule="auto"/>
              <w:ind w:firstLine="0"/>
              <w:jc w:val="left"/>
              <w:rPr>
                <w:sz w:val="21"/>
              </w:rPr>
            </w:pPr>
            <w:r>
              <w:rPr>
                <w:sz w:val="21"/>
                <w:szCs w:val="21"/>
              </w:rPr>
              <w:t>&lt;10%</w:t>
            </w:r>
          </w:p>
        </w:tc>
        <w:tc>
          <w:tcPr>
            <w:tcW w:w="2225" w:type="dxa"/>
            <w:vAlign w:val="center"/>
          </w:tcPr>
          <w:p w14:paraId="26E6D04D">
            <w:pPr>
              <w:snapToGrid w:val="0"/>
              <w:spacing w:before="70" w:after="70" w:line="240" w:lineRule="auto"/>
              <w:ind w:firstLine="0"/>
              <w:jc w:val="left"/>
              <w:rPr>
                <w:sz w:val="21"/>
              </w:rPr>
            </w:pPr>
            <w:r>
              <w:rPr>
                <w:sz w:val="21"/>
                <w:szCs w:val="21"/>
              </w:rPr>
              <w:t>轻微</w:t>
            </w:r>
          </w:p>
        </w:tc>
        <w:tc>
          <w:tcPr>
            <w:tcW w:w="4135" w:type="dxa"/>
            <w:vAlign w:val="center"/>
          </w:tcPr>
          <w:p w14:paraId="7FD1E319">
            <w:pPr>
              <w:snapToGrid w:val="0"/>
              <w:spacing w:before="70" w:after="70" w:line="240" w:lineRule="auto"/>
              <w:ind w:firstLine="0"/>
              <w:jc w:val="left"/>
              <w:rPr>
                <w:sz w:val="21"/>
              </w:rPr>
            </w:pPr>
            <w:r>
              <w:rPr>
                <w:sz w:val="21"/>
                <w:szCs w:val="21"/>
              </w:rPr>
              <w:t>记录、常规管理</w:t>
            </w:r>
          </w:p>
        </w:tc>
      </w:tr>
    </w:tbl>
    <w:p w14:paraId="1B874DA5">
      <w:pPr>
        <w:spacing w:line="240" w:lineRule="auto"/>
      </w:pPr>
    </w:p>
    <w:p w14:paraId="30BA8151">
      <w:pPr>
        <w:pStyle w:val="5"/>
      </w:pPr>
      <w:bookmarkStart w:id="397" w:name="_Toc26647"/>
      <w:r>
        <w:rPr>
          <w:szCs w:val="32"/>
        </w:rPr>
        <w:t>3.15.3 应急资源</w:t>
      </w:r>
      <w:bookmarkEnd w:id="397"/>
    </w:p>
    <w:tbl>
      <w:tblPr>
        <w:tblStyle w:val="32"/>
        <w:tblW w:w="87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0"/>
        <w:gridCol w:w="4562"/>
        <w:gridCol w:w="2467"/>
      </w:tblGrid>
      <w:tr w14:paraId="3E24F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770" w:type="dxa"/>
            <w:shd w:val="clear" w:color="auto" w:fill="E7E6E6"/>
            <w:vAlign w:val="center"/>
          </w:tcPr>
          <w:p w14:paraId="7DFFDA1D">
            <w:pPr>
              <w:snapToGrid w:val="0"/>
              <w:spacing w:before="70" w:after="70" w:line="240" w:lineRule="auto"/>
              <w:ind w:firstLine="0"/>
              <w:jc w:val="center"/>
              <w:rPr>
                <w:b/>
                <w:sz w:val="21"/>
              </w:rPr>
            </w:pPr>
            <w:r>
              <w:rPr>
                <w:b/>
                <w:sz w:val="21"/>
                <w:szCs w:val="21"/>
              </w:rPr>
              <w:t>资源</w:t>
            </w:r>
          </w:p>
        </w:tc>
        <w:tc>
          <w:tcPr>
            <w:tcW w:w="4562" w:type="dxa"/>
            <w:shd w:val="clear" w:color="auto" w:fill="E7E6E6"/>
            <w:vAlign w:val="center"/>
          </w:tcPr>
          <w:p w14:paraId="5B5F74A2">
            <w:pPr>
              <w:snapToGrid w:val="0"/>
              <w:spacing w:before="70" w:after="70" w:line="240" w:lineRule="auto"/>
              <w:ind w:firstLine="0"/>
              <w:jc w:val="center"/>
              <w:rPr>
                <w:b/>
                <w:sz w:val="21"/>
              </w:rPr>
            </w:pPr>
            <w:r>
              <w:rPr>
                <w:b/>
                <w:sz w:val="21"/>
                <w:szCs w:val="21"/>
              </w:rPr>
              <w:t>配置</w:t>
            </w:r>
          </w:p>
        </w:tc>
        <w:tc>
          <w:tcPr>
            <w:tcW w:w="2467" w:type="dxa"/>
            <w:shd w:val="clear" w:color="auto" w:fill="E7E6E6"/>
            <w:vAlign w:val="center"/>
          </w:tcPr>
          <w:p w14:paraId="780A4C7B">
            <w:pPr>
              <w:snapToGrid w:val="0"/>
              <w:spacing w:before="70" w:after="70" w:line="240" w:lineRule="auto"/>
              <w:ind w:firstLine="0"/>
              <w:jc w:val="center"/>
              <w:rPr>
                <w:b/>
                <w:sz w:val="21"/>
              </w:rPr>
            </w:pPr>
            <w:r>
              <w:rPr>
                <w:b/>
                <w:sz w:val="21"/>
                <w:szCs w:val="21"/>
              </w:rPr>
              <w:t>用途</w:t>
            </w:r>
          </w:p>
        </w:tc>
      </w:tr>
      <w:tr w14:paraId="1AC15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2C452DA0">
            <w:pPr>
              <w:snapToGrid w:val="0"/>
              <w:spacing w:before="70" w:after="70" w:line="240" w:lineRule="auto"/>
              <w:ind w:firstLine="0"/>
              <w:jc w:val="center"/>
              <w:rPr>
                <w:sz w:val="21"/>
              </w:rPr>
            </w:pPr>
            <w:r>
              <w:rPr>
                <w:sz w:val="21"/>
                <w:szCs w:val="21"/>
              </w:rPr>
              <w:t>备用装备</w:t>
            </w:r>
          </w:p>
        </w:tc>
        <w:tc>
          <w:tcPr>
            <w:tcW w:w="4562" w:type="dxa"/>
            <w:vAlign w:val="center"/>
          </w:tcPr>
          <w:p w14:paraId="74F42FE2">
            <w:pPr>
              <w:snapToGrid w:val="0"/>
              <w:spacing w:before="70" w:after="70" w:line="240" w:lineRule="auto"/>
              <w:ind w:firstLine="0"/>
              <w:jc w:val="left"/>
              <w:rPr>
                <w:sz w:val="21"/>
              </w:rPr>
            </w:pPr>
            <w:r>
              <w:rPr>
                <w:sz w:val="21"/>
                <w:szCs w:val="21"/>
              </w:rPr>
              <w:t>跟踪框架 1 套、扫描仪 1 台</w:t>
            </w:r>
          </w:p>
        </w:tc>
        <w:tc>
          <w:tcPr>
            <w:tcW w:w="2467" w:type="dxa"/>
            <w:vAlign w:val="center"/>
          </w:tcPr>
          <w:p w14:paraId="56DDEC5C">
            <w:pPr>
              <w:snapToGrid w:val="0"/>
              <w:spacing w:before="70" w:after="70" w:line="240" w:lineRule="auto"/>
              <w:ind w:firstLine="0"/>
              <w:jc w:val="left"/>
              <w:rPr>
                <w:sz w:val="21"/>
              </w:rPr>
            </w:pPr>
            <w:r>
              <w:rPr>
                <w:sz w:val="21"/>
                <w:szCs w:val="21"/>
              </w:rPr>
              <w:t>设备故障替换</w:t>
            </w:r>
          </w:p>
        </w:tc>
      </w:tr>
      <w:tr w14:paraId="73513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064B2C35">
            <w:pPr>
              <w:snapToGrid w:val="0"/>
              <w:spacing w:before="70" w:after="70" w:line="240" w:lineRule="auto"/>
              <w:ind w:firstLine="0"/>
              <w:jc w:val="center"/>
              <w:rPr>
                <w:sz w:val="21"/>
              </w:rPr>
            </w:pPr>
            <w:r>
              <w:rPr>
                <w:sz w:val="21"/>
                <w:szCs w:val="21"/>
              </w:rPr>
              <w:t>备件库</w:t>
            </w:r>
          </w:p>
        </w:tc>
        <w:tc>
          <w:tcPr>
            <w:tcW w:w="4562" w:type="dxa"/>
            <w:vAlign w:val="center"/>
          </w:tcPr>
          <w:p w14:paraId="0CEB9EA3">
            <w:pPr>
              <w:snapToGrid w:val="0"/>
              <w:spacing w:before="70" w:after="70" w:line="240" w:lineRule="auto"/>
              <w:ind w:firstLine="0"/>
              <w:jc w:val="left"/>
              <w:rPr>
                <w:sz w:val="21"/>
              </w:rPr>
            </w:pPr>
            <w:r>
              <w:rPr>
                <w:sz w:val="21"/>
                <w:szCs w:val="21"/>
              </w:rPr>
              <w:t>宜昌，20 类</w:t>
            </w:r>
          </w:p>
        </w:tc>
        <w:tc>
          <w:tcPr>
            <w:tcW w:w="2467" w:type="dxa"/>
            <w:vAlign w:val="center"/>
          </w:tcPr>
          <w:p w14:paraId="46317B3A">
            <w:pPr>
              <w:snapToGrid w:val="0"/>
              <w:spacing w:before="70" w:after="70" w:line="240" w:lineRule="auto"/>
              <w:ind w:firstLine="0"/>
              <w:jc w:val="left"/>
              <w:rPr>
                <w:sz w:val="21"/>
              </w:rPr>
            </w:pPr>
            <w:r>
              <w:rPr>
                <w:sz w:val="21"/>
                <w:szCs w:val="21"/>
              </w:rPr>
              <w:t>快速维修</w:t>
            </w:r>
          </w:p>
        </w:tc>
      </w:tr>
      <w:tr w14:paraId="704FA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0E21B194">
            <w:pPr>
              <w:snapToGrid w:val="0"/>
              <w:spacing w:before="70" w:after="70" w:line="240" w:lineRule="auto"/>
              <w:ind w:firstLine="0"/>
              <w:jc w:val="center"/>
              <w:rPr>
                <w:sz w:val="21"/>
              </w:rPr>
            </w:pPr>
            <w:r>
              <w:rPr>
                <w:sz w:val="21"/>
                <w:szCs w:val="21"/>
              </w:rPr>
              <w:t>机动人员</w:t>
            </w:r>
          </w:p>
        </w:tc>
        <w:tc>
          <w:tcPr>
            <w:tcW w:w="4562" w:type="dxa"/>
            <w:vAlign w:val="center"/>
          </w:tcPr>
          <w:p w14:paraId="3DA63609">
            <w:pPr>
              <w:snapToGrid w:val="0"/>
              <w:spacing w:before="70" w:after="70" w:line="240" w:lineRule="auto"/>
              <w:ind w:firstLine="0"/>
              <w:jc w:val="left"/>
              <w:rPr>
                <w:sz w:val="21"/>
              </w:rPr>
            </w:pPr>
            <w:r>
              <w:rPr>
                <w:sz w:val="21"/>
                <w:szCs w:val="21"/>
              </w:rPr>
              <w:t>1 个作业组</w:t>
            </w:r>
          </w:p>
        </w:tc>
        <w:tc>
          <w:tcPr>
            <w:tcW w:w="2467" w:type="dxa"/>
            <w:vAlign w:val="center"/>
          </w:tcPr>
          <w:p w14:paraId="2C73C4BF">
            <w:pPr>
              <w:snapToGrid w:val="0"/>
              <w:spacing w:before="70" w:after="70" w:line="240" w:lineRule="auto"/>
              <w:ind w:firstLine="0"/>
              <w:jc w:val="left"/>
              <w:rPr>
                <w:sz w:val="21"/>
              </w:rPr>
            </w:pPr>
            <w:r>
              <w:rPr>
                <w:sz w:val="21"/>
                <w:szCs w:val="21"/>
              </w:rPr>
              <w:t>窗口突击</w:t>
            </w:r>
          </w:p>
        </w:tc>
      </w:tr>
      <w:tr w14:paraId="2543F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3AA727E6">
            <w:pPr>
              <w:snapToGrid w:val="0"/>
              <w:spacing w:before="70" w:after="70" w:line="240" w:lineRule="auto"/>
              <w:ind w:firstLine="0"/>
              <w:jc w:val="center"/>
              <w:rPr>
                <w:sz w:val="21"/>
              </w:rPr>
            </w:pPr>
            <w:r>
              <w:rPr>
                <w:sz w:val="21"/>
                <w:szCs w:val="21"/>
              </w:rPr>
              <w:t>应急车辆</w:t>
            </w:r>
          </w:p>
        </w:tc>
        <w:tc>
          <w:tcPr>
            <w:tcW w:w="4562" w:type="dxa"/>
            <w:vAlign w:val="center"/>
          </w:tcPr>
          <w:p w14:paraId="39B27FB1">
            <w:pPr>
              <w:snapToGrid w:val="0"/>
              <w:spacing w:before="70" w:after="70" w:line="240" w:lineRule="auto"/>
              <w:ind w:firstLine="0"/>
              <w:jc w:val="left"/>
              <w:rPr>
                <w:sz w:val="21"/>
              </w:rPr>
            </w:pPr>
            <w:r>
              <w:rPr>
                <w:sz w:val="21"/>
                <w:szCs w:val="21"/>
              </w:rPr>
              <w:t>1 台</w:t>
            </w:r>
          </w:p>
        </w:tc>
        <w:tc>
          <w:tcPr>
            <w:tcW w:w="2467" w:type="dxa"/>
            <w:vAlign w:val="center"/>
          </w:tcPr>
          <w:p w14:paraId="0FD97AAD">
            <w:pPr>
              <w:snapToGrid w:val="0"/>
              <w:spacing w:before="70" w:after="70" w:line="240" w:lineRule="auto"/>
              <w:ind w:firstLine="0"/>
              <w:jc w:val="left"/>
              <w:rPr>
                <w:sz w:val="21"/>
              </w:rPr>
            </w:pPr>
            <w:r>
              <w:rPr>
                <w:sz w:val="21"/>
                <w:szCs w:val="21"/>
              </w:rPr>
              <w:t>紧急转运</w:t>
            </w:r>
          </w:p>
        </w:tc>
      </w:tr>
      <w:tr w14:paraId="175D4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3C355A7F">
            <w:pPr>
              <w:snapToGrid w:val="0"/>
              <w:spacing w:before="70" w:after="70" w:line="240" w:lineRule="auto"/>
              <w:ind w:firstLine="0"/>
              <w:jc w:val="center"/>
              <w:rPr>
                <w:sz w:val="21"/>
              </w:rPr>
            </w:pPr>
            <w:r>
              <w:rPr>
                <w:sz w:val="21"/>
                <w:szCs w:val="21"/>
              </w:rPr>
              <w:t>应急资金</w:t>
            </w:r>
          </w:p>
        </w:tc>
        <w:tc>
          <w:tcPr>
            <w:tcW w:w="4562" w:type="dxa"/>
            <w:vAlign w:val="center"/>
          </w:tcPr>
          <w:p w14:paraId="65DD8464">
            <w:pPr>
              <w:snapToGrid w:val="0"/>
              <w:spacing w:before="70" w:after="70" w:line="240" w:lineRule="auto"/>
              <w:ind w:firstLine="0"/>
              <w:jc w:val="left"/>
              <w:rPr>
                <w:sz w:val="21"/>
              </w:rPr>
            </w:pPr>
            <w:r>
              <w:rPr>
                <w:sz w:val="21"/>
                <w:szCs w:val="21"/>
              </w:rPr>
              <w:t>专项预留</w:t>
            </w:r>
          </w:p>
        </w:tc>
        <w:tc>
          <w:tcPr>
            <w:tcW w:w="2467" w:type="dxa"/>
            <w:vAlign w:val="center"/>
          </w:tcPr>
          <w:p w14:paraId="7E2CCA63">
            <w:pPr>
              <w:snapToGrid w:val="0"/>
              <w:spacing w:before="70" w:after="70" w:line="240" w:lineRule="auto"/>
              <w:ind w:firstLine="0"/>
              <w:jc w:val="left"/>
              <w:rPr>
                <w:sz w:val="21"/>
              </w:rPr>
            </w:pPr>
            <w:r>
              <w:rPr>
                <w:sz w:val="21"/>
                <w:szCs w:val="21"/>
              </w:rPr>
              <w:t>突发支出</w:t>
            </w:r>
          </w:p>
        </w:tc>
      </w:tr>
      <w:tr w14:paraId="4203C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70" w:type="dxa"/>
            <w:vAlign w:val="center"/>
          </w:tcPr>
          <w:p w14:paraId="70294561">
            <w:pPr>
              <w:snapToGrid w:val="0"/>
              <w:spacing w:before="70" w:after="70" w:line="240" w:lineRule="auto"/>
              <w:ind w:firstLine="0"/>
              <w:jc w:val="center"/>
              <w:rPr>
                <w:sz w:val="21"/>
              </w:rPr>
            </w:pPr>
            <w:r>
              <w:rPr>
                <w:sz w:val="21"/>
                <w:szCs w:val="21"/>
              </w:rPr>
              <w:t>技术后援</w:t>
            </w:r>
          </w:p>
        </w:tc>
        <w:tc>
          <w:tcPr>
            <w:tcW w:w="4562" w:type="dxa"/>
            <w:vAlign w:val="center"/>
          </w:tcPr>
          <w:p w14:paraId="7A5796EA">
            <w:pPr>
              <w:snapToGrid w:val="0"/>
              <w:spacing w:before="70" w:after="70" w:line="240" w:lineRule="auto"/>
              <w:ind w:firstLine="0"/>
              <w:jc w:val="left"/>
              <w:rPr>
                <w:sz w:val="21"/>
              </w:rPr>
            </w:pPr>
            <w:r>
              <w:rPr>
                <w:sz w:val="21"/>
                <w:szCs w:val="21"/>
              </w:rPr>
              <w:t>公司专家组</w:t>
            </w:r>
          </w:p>
        </w:tc>
        <w:tc>
          <w:tcPr>
            <w:tcW w:w="2467" w:type="dxa"/>
            <w:vAlign w:val="center"/>
          </w:tcPr>
          <w:p w14:paraId="0D4598CE">
            <w:pPr>
              <w:snapToGrid w:val="0"/>
              <w:spacing w:before="70" w:after="70" w:line="240" w:lineRule="auto"/>
              <w:ind w:firstLine="0"/>
              <w:jc w:val="left"/>
              <w:rPr>
                <w:sz w:val="21"/>
              </w:rPr>
            </w:pPr>
            <w:r>
              <w:rPr>
                <w:sz w:val="21"/>
                <w:szCs w:val="21"/>
              </w:rPr>
              <w:t>疑难问题</w:t>
            </w:r>
          </w:p>
        </w:tc>
      </w:tr>
    </w:tbl>
    <w:p w14:paraId="26AEAE26">
      <w:pPr>
        <w:spacing w:line="240" w:lineRule="auto"/>
      </w:pPr>
    </w:p>
    <w:p w14:paraId="165BBB81">
      <w:pPr>
        <w:pStyle w:val="5"/>
      </w:pPr>
      <w:bookmarkStart w:id="398" w:name="_Toc2388"/>
      <w:r>
        <w:rPr>
          <w:szCs w:val="32"/>
        </w:rPr>
        <w:t>3.15.4 项目风险登记册</w:t>
      </w:r>
      <w:bookmarkEnd w:id="398"/>
    </w:p>
    <w:p w14:paraId="5834F338">
      <w:r>
        <w:t>风险管理的落地形式是</w:t>
      </w:r>
      <w:r>
        <w:rPr>
          <w:rFonts w:hint="eastAsia"/>
        </w:rPr>
        <w:t>“</w:t>
      </w:r>
      <w:r>
        <w:t>登记册</w:t>
      </w:r>
      <w:r>
        <w:rPr>
          <w:rFonts w:hint="eastAsia"/>
        </w:rPr>
        <w:t>”</w:t>
      </w:r>
      <w:r>
        <w:t>：每条风险有编号、触发条件、影响、应对、责任人与残余等级，按月复评。下表为项目初始风险登记册，后续按实际发生情况动态增补与关闭。</w:t>
      </w:r>
    </w:p>
    <w:tbl>
      <w:tblPr>
        <w:tblStyle w:val="32"/>
        <w:tblW w:w="1042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2138"/>
        <w:gridCol w:w="1716"/>
        <w:gridCol w:w="1596"/>
        <w:gridCol w:w="1957"/>
        <w:gridCol w:w="1506"/>
        <w:gridCol w:w="757"/>
      </w:tblGrid>
      <w:tr w14:paraId="5537A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02637D65">
            <w:pPr>
              <w:keepNext/>
              <w:snapToGrid w:val="0"/>
              <w:spacing w:before="70" w:after="70" w:line="240" w:lineRule="auto"/>
              <w:ind w:firstLine="0"/>
              <w:jc w:val="center"/>
              <w:rPr>
                <w:b/>
                <w:sz w:val="21"/>
              </w:rPr>
            </w:pPr>
            <w:r>
              <w:rPr>
                <w:b/>
                <w:sz w:val="21"/>
                <w:szCs w:val="21"/>
              </w:rPr>
              <w:t>编号</w:t>
            </w:r>
          </w:p>
        </w:tc>
        <w:tc>
          <w:tcPr>
            <w:tcW w:w="2138" w:type="dxa"/>
            <w:shd w:val="clear" w:color="auto" w:fill="E7E6E6"/>
            <w:vAlign w:val="center"/>
          </w:tcPr>
          <w:p w14:paraId="3DCE3B32">
            <w:pPr>
              <w:keepNext/>
              <w:snapToGrid w:val="0"/>
              <w:spacing w:before="70" w:after="70" w:line="240" w:lineRule="auto"/>
              <w:ind w:firstLine="0"/>
              <w:jc w:val="center"/>
              <w:rPr>
                <w:b/>
                <w:sz w:val="21"/>
              </w:rPr>
            </w:pPr>
            <w:r>
              <w:rPr>
                <w:b/>
                <w:sz w:val="21"/>
                <w:szCs w:val="21"/>
              </w:rPr>
              <w:t>风险描述</w:t>
            </w:r>
          </w:p>
        </w:tc>
        <w:tc>
          <w:tcPr>
            <w:tcW w:w="1716" w:type="dxa"/>
            <w:shd w:val="clear" w:color="auto" w:fill="E7E6E6"/>
            <w:vAlign w:val="center"/>
          </w:tcPr>
          <w:p w14:paraId="2BC1CD27">
            <w:pPr>
              <w:keepNext/>
              <w:snapToGrid w:val="0"/>
              <w:spacing w:before="70" w:after="70" w:line="240" w:lineRule="auto"/>
              <w:ind w:firstLine="0"/>
              <w:jc w:val="center"/>
              <w:rPr>
                <w:b/>
                <w:sz w:val="21"/>
              </w:rPr>
            </w:pPr>
            <w:r>
              <w:rPr>
                <w:b/>
                <w:sz w:val="21"/>
                <w:szCs w:val="21"/>
              </w:rPr>
              <w:t>触发条件</w:t>
            </w:r>
          </w:p>
        </w:tc>
        <w:tc>
          <w:tcPr>
            <w:tcW w:w="1596" w:type="dxa"/>
            <w:shd w:val="clear" w:color="auto" w:fill="E7E6E6"/>
            <w:vAlign w:val="center"/>
          </w:tcPr>
          <w:p w14:paraId="44E80F6F">
            <w:pPr>
              <w:keepNext/>
              <w:snapToGrid w:val="0"/>
              <w:spacing w:before="70" w:after="70" w:line="240" w:lineRule="auto"/>
              <w:ind w:firstLine="0"/>
              <w:jc w:val="center"/>
              <w:rPr>
                <w:b/>
                <w:sz w:val="21"/>
              </w:rPr>
            </w:pPr>
            <w:r>
              <w:rPr>
                <w:b/>
                <w:sz w:val="21"/>
                <w:szCs w:val="21"/>
              </w:rPr>
              <w:t>可能影响</w:t>
            </w:r>
          </w:p>
        </w:tc>
        <w:tc>
          <w:tcPr>
            <w:tcW w:w="1957" w:type="dxa"/>
            <w:shd w:val="clear" w:color="auto" w:fill="E7E6E6"/>
            <w:vAlign w:val="center"/>
          </w:tcPr>
          <w:p w14:paraId="15A4ECFE">
            <w:pPr>
              <w:keepNext/>
              <w:snapToGrid w:val="0"/>
              <w:spacing w:before="70" w:after="70" w:line="240" w:lineRule="auto"/>
              <w:ind w:firstLine="0"/>
              <w:jc w:val="center"/>
              <w:rPr>
                <w:b/>
                <w:sz w:val="21"/>
              </w:rPr>
            </w:pPr>
            <w:r>
              <w:rPr>
                <w:b/>
                <w:sz w:val="21"/>
                <w:szCs w:val="21"/>
              </w:rPr>
              <w:t>应对措施</w:t>
            </w:r>
          </w:p>
        </w:tc>
        <w:tc>
          <w:tcPr>
            <w:tcW w:w="1506" w:type="dxa"/>
            <w:shd w:val="clear" w:color="auto" w:fill="E7E6E6"/>
            <w:vAlign w:val="center"/>
          </w:tcPr>
          <w:p w14:paraId="732493AD">
            <w:pPr>
              <w:keepNext/>
              <w:snapToGrid w:val="0"/>
              <w:spacing w:before="70" w:after="70" w:line="240" w:lineRule="auto"/>
              <w:ind w:firstLine="0"/>
              <w:jc w:val="center"/>
              <w:rPr>
                <w:b/>
                <w:sz w:val="21"/>
              </w:rPr>
            </w:pPr>
            <w:r>
              <w:rPr>
                <w:b/>
                <w:sz w:val="21"/>
                <w:szCs w:val="21"/>
              </w:rPr>
              <w:t>责任人</w:t>
            </w:r>
          </w:p>
        </w:tc>
        <w:tc>
          <w:tcPr>
            <w:tcW w:w="757" w:type="dxa"/>
            <w:shd w:val="clear" w:color="auto" w:fill="E7E6E6"/>
            <w:vAlign w:val="center"/>
          </w:tcPr>
          <w:p w14:paraId="5D425805">
            <w:pPr>
              <w:keepNext/>
              <w:snapToGrid w:val="0"/>
              <w:spacing w:before="70" w:after="70" w:line="240" w:lineRule="auto"/>
              <w:ind w:firstLine="0"/>
              <w:jc w:val="center"/>
              <w:rPr>
                <w:b/>
                <w:sz w:val="21"/>
              </w:rPr>
            </w:pPr>
            <w:r>
              <w:rPr>
                <w:b/>
                <w:sz w:val="21"/>
                <w:szCs w:val="21"/>
              </w:rPr>
              <w:t>残余</w:t>
            </w:r>
          </w:p>
        </w:tc>
      </w:tr>
      <w:tr w14:paraId="11396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23D1049">
            <w:pPr>
              <w:keepNext/>
              <w:snapToGrid w:val="0"/>
              <w:spacing w:before="70" w:after="70" w:line="240" w:lineRule="auto"/>
              <w:ind w:firstLine="0"/>
              <w:jc w:val="center"/>
              <w:rPr>
                <w:sz w:val="21"/>
              </w:rPr>
            </w:pPr>
            <w:r>
              <w:rPr>
                <w:sz w:val="21"/>
                <w:szCs w:val="21"/>
              </w:rPr>
              <w:t>R-01</w:t>
            </w:r>
          </w:p>
        </w:tc>
        <w:tc>
          <w:tcPr>
            <w:tcW w:w="2138" w:type="dxa"/>
            <w:vAlign w:val="center"/>
          </w:tcPr>
          <w:p w14:paraId="0BA6A29B">
            <w:pPr>
              <w:keepNext/>
              <w:snapToGrid w:val="0"/>
              <w:spacing w:before="70" w:after="70" w:line="240" w:lineRule="auto"/>
              <w:ind w:firstLine="0"/>
              <w:jc w:val="left"/>
              <w:rPr>
                <w:sz w:val="21"/>
              </w:rPr>
            </w:pPr>
            <w:r>
              <w:rPr>
                <w:sz w:val="21"/>
                <w:szCs w:val="21"/>
              </w:rPr>
              <w:t>岁修窗口推迟</w:t>
            </w:r>
          </w:p>
        </w:tc>
        <w:tc>
          <w:tcPr>
            <w:tcW w:w="1716" w:type="dxa"/>
            <w:vAlign w:val="center"/>
          </w:tcPr>
          <w:p w14:paraId="12B8BEDF">
            <w:pPr>
              <w:keepNext/>
              <w:snapToGrid w:val="0"/>
              <w:spacing w:before="70" w:after="70" w:line="240" w:lineRule="auto"/>
              <w:ind w:firstLine="0"/>
              <w:jc w:val="left"/>
              <w:rPr>
                <w:sz w:val="21"/>
              </w:rPr>
            </w:pPr>
            <w:r>
              <w:rPr>
                <w:sz w:val="21"/>
                <w:szCs w:val="21"/>
              </w:rPr>
              <w:t>甲方调度调整</w:t>
            </w:r>
          </w:p>
        </w:tc>
        <w:tc>
          <w:tcPr>
            <w:tcW w:w="1596" w:type="dxa"/>
            <w:vAlign w:val="center"/>
          </w:tcPr>
          <w:p w14:paraId="547F2B15">
            <w:pPr>
              <w:keepNext/>
              <w:snapToGrid w:val="0"/>
              <w:spacing w:before="70" w:after="70" w:line="240" w:lineRule="auto"/>
              <w:ind w:firstLine="0"/>
              <w:jc w:val="left"/>
              <w:rPr>
                <w:sz w:val="21"/>
              </w:rPr>
            </w:pPr>
            <w:r>
              <w:rPr>
                <w:sz w:val="21"/>
                <w:szCs w:val="21"/>
              </w:rPr>
              <w:t>现场作业顺延</w:t>
            </w:r>
          </w:p>
        </w:tc>
        <w:tc>
          <w:tcPr>
            <w:tcW w:w="1957" w:type="dxa"/>
            <w:vAlign w:val="center"/>
          </w:tcPr>
          <w:p w14:paraId="2DA495B4">
            <w:pPr>
              <w:keepNext/>
              <w:snapToGrid w:val="0"/>
              <w:spacing w:before="70" w:after="70" w:line="240" w:lineRule="auto"/>
              <w:ind w:firstLine="0"/>
              <w:jc w:val="center"/>
              <w:rPr>
                <w:sz w:val="21"/>
              </w:rPr>
            </w:pPr>
            <w:r>
              <w:rPr>
                <w:sz w:val="21"/>
                <w:szCs w:val="21"/>
              </w:rPr>
              <w:t>窗口互换、后台并行</w:t>
            </w:r>
          </w:p>
        </w:tc>
        <w:tc>
          <w:tcPr>
            <w:tcW w:w="1506" w:type="dxa"/>
            <w:vAlign w:val="center"/>
          </w:tcPr>
          <w:p w14:paraId="1E0FE266">
            <w:pPr>
              <w:keepNext/>
              <w:snapToGrid w:val="0"/>
              <w:spacing w:before="70" w:after="70" w:line="240" w:lineRule="auto"/>
              <w:ind w:firstLine="0"/>
              <w:jc w:val="center"/>
              <w:rPr>
                <w:sz w:val="21"/>
              </w:rPr>
            </w:pPr>
            <w:r>
              <w:rPr>
                <w:sz w:val="21"/>
                <w:szCs w:val="21"/>
              </w:rPr>
              <w:t>项目负责人</w:t>
            </w:r>
          </w:p>
        </w:tc>
        <w:tc>
          <w:tcPr>
            <w:tcW w:w="757" w:type="dxa"/>
            <w:vAlign w:val="center"/>
          </w:tcPr>
          <w:p w14:paraId="626D2BE2">
            <w:pPr>
              <w:keepNext/>
              <w:snapToGrid w:val="0"/>
              <w:spacing w:before="70" w:after="70" w:line="240" w:lineRule="auto"/>
              <w:ind w:firstLine="0"/>
              <w:jc w:val="center"/>
              <w:rPr>
                <w:sz w:val="21"/>
              </w:rPr>
            </w:pPr>
            <w:r>
              <w:rPr>
                <w:sz w:val="21"/>
                <w:szCs w:val="21"/>
              </w:rPr>
              <w:t>低</w:t>
            </w:r>
          </w:p>
        </w:tc>
      </w:tr>
      <w:tr w14:paraId="144DB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2F9887E">
            <w:pPr>
              <w:keepNext/>
              <w:snapToGrid w:val="0"/>
              <w:spacing w:before="70" w:after="70" w:line="240" w:lineRule="auto"/>
              <w:ind w:firstLine="0"/>
              <w:jc w:val="center"/>
              <w:rPr>
                <w:sz w:val="21"/>
              </w:rPr>
            </w:pPr>
            <w:r>
              <w:rPr>
                <w:sz w:val="21"/>
                <w:szCs w:val="21"/>
              </w:rPr>
              <w:t>R-02</w:t>
            </w:r>
          </w:p>
        </w:tc>
        <w:tc>
          <w:tcPr>
            <w:tcW w:w="2138" w:type="dxa"/>
            <w:vAlign w:val="center"/>
          </w:tcPr>
          <w:p w14:paraId="19F6360C">
            <w:pPr>
              <w:keepNext/>
              <w:snapToGrid w:val="0"/>
              <w:spacing w:before="70" w:after="70" w:line="240" w:lineRule="auto"/>
              <w:ind w:firstLine="0"/>
              <w:jc w:val="left"/>
              <w:rPr>
                <w:sz w:val="21"/>
              </w:rPr>
            </w:pPr>
            <w:r>
              <w:rPr>
                <w:sz w:val="21"/>
                <w:szCs w:val="21"/>
              </w:rPr>
              <w:t>三站窗口重叠</w:t>
            </w:r>
          </w:p>
        </w:tc>
        <w:tc>
          <w:tcPr>
            <w:tcW w:w="1716" w:type="dxa"/>
            <w:vAlign w:val="center"/>
          </w:tcPr>
          <w:p w14:paraId="15842FE5">
            <w:pPr>
              <w:keepNext/>
              <w:snapToGrid w:val="0"/>
              <w:spacing w:before="70" w:after="70" w:line="240" w:lineRule="auto"/>
              <w:ind w:firstLine="0"/>
              <w:jc w:val="left"/>
              <w:rPr>
                <w:sz w:val="21"/>
              </w:rPr>
            </w:pPr>
            <w:r>
              <w:rPr>
                <w:sz w:val="21"/>
                <w:szCs w:val="21"/>
              </w:rPr>
              <w:t>三站同期检修</w:t>
            </w:r>
          </w:p>
        </w:tc>
        <w:tc>
          <w:tcPr>
            <w:tcW w:w="1596" w:type="dxa"/>
            <w:vAlign w:val="center"/>
          </w:tcPr>
          <w:p w14:paraId="0B2E2D40">
            <w:pPr>
              <w:keepNext/>
              <w:snapToGrid w:val="0"/>
              <w:spacing w:before="70" w:after="70" w:line="240" w:lineRule="auto"/>
              <w:ind w:firstLine="0"/>
              <w:jc w:val="left"/>
              <w:rPr>
                <w:sz w:val="21"/>
              </w:rPr>
            </w:pPr>
            <w:r>
              <w:rPr>
                <w:sz w:val="21"/>
                <w:szCs w:val="21"/>
              </w:rPr>
              <w:t>资源冲突</w:t>
            </w:r>
          </w:p>
        </w:tc>
        <w:tc>
          <w:tcPr>
            <w:tcW w:w="1957" w:type="dxa"/>
            <w:vAlign w:val="center"/>
          </w:tcPr>
          <w:p w14:paraId="058AA78D">
            <w:pPr>
              <w:keepNext/>
              <w:snapToGrid w:val="0"/>
              <w:spacing w:before="70" w:after="70" w:line="240" w:lineRule="auto"/>
              <w:ind w:firstLine="0"/>
              <w:jc w:val="center"/>
              <w:rPr>
                <w:sz w:val="21"/>
              </w:rPr>
            </w:pPr>
            <w:r>
              <w:rPr>
                <w:sz w:val="21"/>
                <w:szCs w:val="21"/>
              </w:rPr>
              <w:t>错峰排布、机动设备</w:t>
            </w:r>
          </w:p>
        </w:tc>
        <w:tc>
          <w:tcPr>
            <w:tcW w:w="1506" w:type="dxa"/>
            <w:vAlign w:val="center"/>
          </w:tcPr>
          <w:p w14:paraId="334A81A6">
            <w:pPr>
              <w:keepNext/>
              <w:snapToGrid w:val="0"/>
              <w:spacing w:before="70" w:after="70" w:line="240" w:lineRule="auto"/>
              <w:ind w:firstLine="0"/>
              <w:jc w:val="center"/>
              <w:rPr>
                <w:sz w:val="21"/>
              </w:rPr>
            </w:pPr>
            <w:r>
              <w:rPr>
                <w:sz w:val="21"/>
                <w:szCs w:val="21"/>
              </w:rPr>
              <w:t>项目负责人</w:t>
            </w:r>
          </w:p>
        </w:tc>
        <w:tc>
          <w:tcPr>
            <w:tcW w:w="757" w:type="dxa"/>
            <w:vAlign w:val="center"/>
          </w:tcPr>
          <w:p w14:paraId="4C5C8456">
            <w:pPr>
              <w:keepNext/>
              <w:snapToGrid w:val="0"/>
              <w:spacing w:before="70" w:after="70" w:line="240" w:lineRule="auto"/>
              <w:ind w:firstLine="0"/>
              <w:jc w:val="center"/>
              <w:rPr>
                <w:sz w:val="21"/>
              </w:rPr>
            </w:pPr>
            <w:r>
              <w:rPr>
                <w:sz w:val="21"/>
                <w:szCs w:val="21"/>
              </w:rPr>
              <w:t>中</w:t>
            </w:r>
          </w:p>
        </w:tc>
      </w:tr>
      <w:tr w14:paraId="5FE79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4AEB75F">
            <w:pPr>
              <w:keepNext/>
              <w:snapToGrid w:val="0"/>
              <w:spacing w:before="70" w:after="70" w:line="240" w:lineRule="auto"/>
              <w:ind w:firstLine="0"/>
              <w:jc w:val="center"/>
              <w:rPr>
                <w:sz w:val="21"/>
              </w:rPr>
            </w:pPr>
            <w:r>
              <w:rPr>
                <w:sz w:val="21"/>
                <w:szCs w:val="21"/>
              </w:rPr>
              <w:t>R-03</w:t>
            </w:r>
          </w:p>
        </w:tc>
        <w:tc>
          <w:tcPr>
            <w:tcW w:w="2138" w:type="dxa"/>
            <w:vAlign w:val="center"/>
          </w:tcPr>
          <w:p w14:paraId="3DBD746E">
            <w:pPr>
              <w:keepNext/>
              <w:snapToGrid w:val="0"/>
              <w:spacing w:before="70" w:after="70" w:line="240" w:lineRule="auto"/>
              <w:ind w:firstLine="0"/>
              <w:jc w:val="left"/>
              <w:rPr>
                <w:sz w:val="21"/>
              </w:rPr>
            </w:pPr>
            <w:r>
              <w:rPr>
                <w:sz w:val="21"/>
                <w:szCs w:val="21"/>
              </w:rPr>
              <w:t>检修平台不可用</w:t>
            </w:r>
          </w:p>
        </w:tc>
        <w:tc>
          <w:tcPr>
            <w:tcW w:w="1716" w:type="dxa"/>
            <w:vAlign w:val="center"/>
          </w:tcPr>
          <w:p w14:paraId="28286D4A">
            <w:pPr>
              <w:keepNext/>
              <w:snapToGrid w:val="0"/>
              <w:spacing w:before="70" w:after="70" w:line="240" w:lineRule="auto"/>
              <w:ind w:firstLine="0"/>
              <w:jc w:val="left"/>
              <w:rPr>
                <w:sz w:val="21"/>
              </w:rPr>
            </w:pPr>
            <w:r>
              <w:rPr>
                <w:sz w:val="21"/>
                <w:szCs w:val="21"/>
              </w:rPr>
              <w:t>平台检修或占用</w:t>
            </w:r>
          </w:p>
        </w:tc>
        <w:tc>
          <w:tcPr>
            <w:tcW w:w="1596" w:type="dxa"/>
            <w:vAlign w:val="center"/>
          </w:tcPr>
          <w:p w14:paraId="31F574BE">
            <w:pPr>
              <w:keepNext/>
              <w:snapToGrid w:val="0"/>
              <w:spacing w:before="70" w:after="70" w:line="240" w:lineRule="auto"/>
              <w:ind w:firstLine="0"/>
              <w:jc w:val="left"/>
              <w:rPr>
                <w:sz w:val="21"/>
              </w:rPr>
            </w:pPr>
            <w:r>
              <w:rPr>
                <w:sz w:val="21"/>
                <w:szCs w:val="21"/>
              </w:rPr>
              <w:t>陡坡作业受阻</w:t>
            </w:r>
          </w:p>
        </w:tc>
        <w:tc>
          <w:tcPr>
            <w:tcW w:w="1957" w:type="dxa"/>
            <w:vAlign w:val="center"/>
          </w:tcPr>
          <w:p w14:paraId="308C7417">
            <w:pPr>
              <w:keepNext/>
              <w:snapToGrid w:val="0"/>
              <w:spacing w:before="70" w:after="70" w:line="240" w:lineRule="auto"/>
              <w:ind w:firstLine="0"/>
              <w:jc w:val="center"/>
              <w:rPr>
                <w:sz w:val="21"/>
              </w:rPr>
            </w:pPr>
            <w:r>
              <w:rPr>
                <w:sz w:val="21"/>
                <w:szCs w:val="21"/>
              </w:rPr>
              <w:t>提前预约、备用行程</w:t>
            </w:r>
          </w:p>
        </w:tc>
        <w:tc>
          <w:tcPr>
            <w:tcW w:w="1506" w:type="dxa"/>
            <w:vAlign w:val="center"/>
          </w:tcPr>
          <w:p w14:paraId="174E72BF">
            <w:pPr>
              <w:keepNext/>
              <w:snapToGrid w:val="0"/>
              <w:spacing w:before="70" w:after="70" w:line="240" w:lineRule="auto"/>
              <w:ind w:firstLine="0"/>
              <w:jc w:val="center"/>
              <w:rPr>
                <w:sz w:val="21"/>
              </w:rPr>
            </w:pPr>
            <w:r>
              <w:rPr>
                <w:sz w:val="21"/>
                <w:szCs w:val="21"/>
              </w:rPr>
              <w:t>现场组长</w:t>
            </w:r>
          </w:p>
        </w:tc>
        <w:tc>
          <w:tcPr>
            <w:tcW w:w="757" w:type="dxa"/>
            <w:vAlign w:val="center"/>
          </w:tcPr>
          <w:p w14:paraId="3794BB71">
            <w:pPr>
              <w:keepNext/>
              <w:snapToGrid w:val="0"/>
              <w:spacing w:before="70" w:after="70" w:line="240" w:lineRule="auto"/>
              <w:ind w:firstLine="0"/>
              <w:jc w:val="center"/>
              <w:rPr>
                <w:sz w:val="21"/>
              </w:rPr>
            </w:pPr>
            <w:r>
              <w:rPr>
                <w:sz w:val="21"/>
                <w:szCs w:val="21"/>
              </w:rPr>
              <w:t>中</w:t>
            </w:r>
          </w:p>
        </w:tc>
      </w:tr>
      <w:tr w14:paraId="70D09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3B52378">
            <w:pPr>
              <w:keepNext/>
              <w:snapToGrid w:val="0"/>
              <w:spacing w:before="70" w:after="70" w:line="240" w:lineRule="auto"/>
              <w:ind w:firstLine="0"/>
              <w:jc w:val="center"/>
              <w:rPr>
                <w:sz w:val="21"/>
              </w:rPr>
            </w:pPr>
            <w:r>
              <w:rPr>
                <w:sz w:val="21"/>
                <w:szCs w:val="21"/>
              </w:rPr>
              <w:t>R-04</w:t>
            </w:r>
          </w:p>
        </w:tc>
        <w:tc>
          <w:tcPr>
            <w:tcW w:w="2138" w:type="dxa"/>
            <w:vAlign w:val="center"/>
          </w:tcPr>
          <w:p w14:paraId="671EA010">
            <w:pPr>
              <w:keepNext/>
              <w:snapToGrid w:val="0"/>
              <w:spacing w:before="70" w:after="70" w:line="240" w:lineRule="auto"/>
              <w:ind w:firstLine="0"/>
              <w:jc w:val="left"/>
              <w:rPr>
                <w:sz w:val="21"/>
              </w:rPr>
            </w:pPr>
            <w:r>
              <w:rPr>
                <w:sz w:val="21"/>
                <w:szCs w:val="21"/>
              </w:rPr>
              <w:t>上游来水提前</w:t>
            </w:r>
          </w:p>
        </w:tc>
        <w:tc>
          <w:tcPr>
            <w:tcW w:w="1716" w:type="dxa"/>
            <w:vAlign w:val="center"/>
          </w:tcPr>
          <w:p w14:paraId="1CEF6E1D">
            <w:pPr>
              <w:keepNext/>
              <w:snapToGrid w:val="0"/>
              <w:spacing w:before="70" w:after="70" w:line="240" w:lineRule="auto"/>
              <w:ind w:firstLine="0"/>
              <w:jc w:val="left"/>
              <w:rPr>
                <w:sz w:val="21"/>
              </w:rPr>
            </w:pPr>
            <w:r>
              <w:rPr>
                <w:sz w:val="21"/>
                <w:szCs w:val="21"/>
              </w:rPr>
              <w:t>调度通知</w:t>
            </w:r>
          </w:p>
        </w:tc>
        <w:tc>
          <w:tcPr>
            <w:tcW w:w="1596" w:type="dxa"/>
            <w:vAlign w:val="center"/>
          </w:tcPr>
          <w:p w14:paraId="28602262">
            <w:pPr>
              <w:keepNext/>
              <w:snapToGrid w:val="0"/>
              <w:spacing w:before="70" w:after="70" w:line="240" w:lineRule="auto"/>
              <w:ind w:firstLine="0"/>
              <w:jc w:val="left"/>
              <w:rPr>
                <w:sz w:val="21"/>
              </w:rPr>
            </w:pPr>
            <w:r>
              <w:rPr>
                <w:sz w:val="21"/>
                <w:szCs w:val="21"/>
              </w:rPr>
              <w:t>作业中断</w:t>
            </w:r>
          </w:p>
        </w:tc>
        <w:tc>
          <w:tcPr>
            <w:tcW w:w="1957" w:type="dxa"/>
            <w:vAlign w:val="center"/>
          </w:tcPr>
          <w:p w14:paraId="0B13C6E5">
            <w:pPr>
              <w:keepNext/>
              <w:snapToGrid w:val="0"/>
              <w:spacing w:before="70" w:after="70" w:line="240" w:lineRule="auto"/>
              <w:ind w:firstLine="0"/>
              <w:jc w:val="center"/>
              <w:rPr>
                <w:sz w:val="21"/>
              </w:rPr>
            </w:pPr>
            <w:r>
              <w:rPr>
                <w:sz w:val="21"/>
                <w:szCs w:val="21"/>
              </w:rPr>
              <w:t>撤场预案、重新申请</w:t>
            </w:r>
          </w:p>
        </w:tc>
        <w:tc>
          <w:tcPr>
            <w:tcW w:w="1506" w:type="dxa"/>
            <w:vAlign w:val="center"/>
          </w:tcPr>
          <w:p w14:paraId="10C20900">
            <w:pPr>
              <w:keepNext/>
              <w:snapToGrid w:val="0"/>
              <w:spacing w:before="70" w:after="70" w:line="240" w:lineRule="auto"/>
              <w:ind w:firstLine="0"/>
              <w:jc w:val="center"/>
              <w:rPr>
                <w:sz w:val="21"/>
              </w:rPr>
            </w:pPr>
            <w:r>
              <w:rPr>
                <w:sz w:val="21"/>
                <w:szCs w:val="21"/>
              </w:rPr>
              <w:t>安全员</w:t>
            </w:r>
          </w:p>
        </w:tc>
        <w:tc>
          <w:tcPr>
            <w:tcW w:w="757" w:type="dxa"/>
            <w:vAlign w:val="center"/>
          </w:tcPr>
          <w:p w14:paraId="7EDFF540">
            <w:pPr>
              <w:keepNext/>
              <w:snapToGrid w:val="0"/>
              <w:spacing w:before="70" w:after="70" w:line="240" w:lineRule="auto"/>
              <w:ind w:firstLine="0"/>
              <w:jc w:val="center"/>
              <w:rPr>
                <w:sz w:val="21"/>
              </w:rPr>
            </w:pPr>
            <w:r>
              <w:rPr>
                <w:sz w:val="21"/>
                <w:szCs w:val="21"/>
              </w:rPr>
              <w:t>低</w:t>
            </w:r>
          </w:p>
        </w:tc>
      </w:tr>
      <w:tr w14:paraId="0FFA2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D52ED71">
            <w:pPr>
              <w:keepNext/>
              <w:snapToGrid w:val="0"/>
              <w:spacing w:before="70" w:after="70" w:line="240" w:lineRule="auto"/>
              <w:ind w:firstLine="0"/>
              <w:jc w:val="center"/>
              <w:rPr>
                <w:sz w:val="21"/>
              </w:rPr>
            </w:pPr>
            <w:r>
              <w:rPr>
                <w:sz w:val="21"/>
                <w:szCs w:val="21"/>
              </w:rPr>
              <w:t>R-05</w:t>
            </w:r>
          </w:p>
        </w:tc>
        <w:tc>
          <w:tcPr>
            <w:tcW w:w="2138" w:type="dxa"/>
            <w:vAlign w:val="center"/>
          </w:tcPr>
          <w:p w14:paraId="416BCD36">
            <w:pPr>
              <w:keepNext/>
              <w:snapToGrid w:val="0"/>
              <w:spacing w:before="70" w:after="70" w:line="240" w:lineRule="auto"/>
              <w:ind w:firstLine="0"/>
              <w:jc w:val="left"/>
              <w:rPr>
                <w:sz w:val="21"/>
              </w:rPr>
            </w:pPr>
            <w:r>
              <w:rPr>
                <w:sz w:val="21"/>
                <w:szCs w:val="21"/>
              </w:rPr>
              <w:t>通道受阻</w:t>
            </w:r>
          </w:p>
        </w:tc>
        <w:tc>
          <w:tcPr>
            <w:tcW w:w="1716" w:type="dxa"/>
            <w:vAlign w:val="center"/>
          </w:tcPr>
          <w:p w14:paraId="5FAC5D31">
            <w:pPr>
              <w:keepNext/>
              <w:snapToGrid w:val="0"/>
              <w:spacing w:before="70" w:after="70" w:line="240" w:lineRule="auto"/>
              <w:ind w:firstLine="0"/>
              <w:jc w:val="left"/>
              <w:rPr>
                <w:sz w:val="21"/>
              </w:rPr>
            </w:pPr>
            <w:r>
              <w:rPr>
                <w:sz w:val="21"/>
                <w:szCs w:val="21"/>
              </w:rPr>
              <w:t>门体故障</w:t>
            </w:r>
          </w:p>
        </w:tc>
        <w:tc>
          <w:tcPr>
            <w:tcW w:w="1596" w:type="dxa"/>
            <w:vAlign w:val="center"/>
          </w:tcPr>
          <w:p w14:paraId="72801310">
            <w:pPr>
              <w:keepNext/>
              <w:snapToGrid w:val="0"/>
              <w:spacing w:before="70" w:after="70" w:line="240" w:lineRule="auto"/>
              <w:ind w:firstLine="0"/>
              <w:jc w:val="left"/>
              <w:rPr>
                <w:sz w:val="21"/>
              </w:rPr>
            </w:pPr>
            <w:r>
              <w:rPr>
                <w:sz w:val="21"/>
                <w:szCs w:val="21"/>
              </w:rPr>
              <w:t>无法进场</w:t>
            </w:r>
          </w:p>
        </w:tc>
        <w:tc>
          <w:tcPr>
            <w:tcW w:w="1957" w:type="dxa"/>
            <w:vAlign w:val="center"/>
          </w:tcPr>
          <w:p w14:paraId="36684D17">
            <w:pPr>
              <w:keepNext/>
              <w:snapToGrid w:val="0"/>
              <w:spacing w:before="70" w:after="70" w:line="240" w:lineRule="auto"/>
              <w:ind w:firstLine="0"/>
              <w:jc w:val="center"/>
              <w:rPr>
                <w:sz w:val="21"/>
              </w:rPr>
            </w:pPr>
            <w:r>
              <w:rPr>
                <w:sz w:val="21"/>
                <w:szCs w:val="21"/>
              </w:rPr>
              <w:t>提前查验、备用通道</w:t>
            </w:r>
          </w:p>
        </w:tc>
        <w:tc>
          <w:tcPr>
            <w:tcW w:w="1506" w:type="dxa"/>
            <w:vAlign w:val="center"/>
          </w:tcPr>
          <w:p w14:paraId="5A6243FF">
            <w:pPr>
              <w:keepNext/>
              <w:snapToGrid w:val="0"/>
              <w:spacing w:before="70" w:after="70" w:line="240" w:lineRule="auto"/>
              <w:ind w:firstLine="0"/>
              <w:jc w:val="center"/>
              <w:rPr>
                <w:sz w:val="21"/>
              </w:rPr>
            </w:pPr>
            <w:r>
              <w:rPr>
                <w:sz w:val="21"/>
                <w:szCs w:val="21"/>
              </w:rPr>
              <w:t>现场组长</w:t>
            </w:r>
          </w:p>
        </w:tc>
        <w:tc>
          <w:tcPr>
            <w:tcW w:w="757" w:type="dxa"/>
            <w:vAlign w:val="center"/>
          </w:tcPr>
          <w:p w14:paraId="06D762E9">
            <w:pPr>
              <w:keepNext/>
              <w:snapToGrid w:val="0"/>
              <w:spacing w:before="70" w:after="70" w:line="240" w:lineRule="auto"/>
              <w:ind w:firstLine="0"/>
              <w:jc w:val="center"/>
              <w:rPr>
                <w:sz w:val="21"/>
              </w:rPr>
            </w:pPr>
            <w:r>
              <w:rPr>
                <w:sz w:val="21"/>
                <w:szCs w:val="21"/>
              </w:rPr>
              <w:t>低</w:t>
            </w:r>
          </w:p>
        </w:tc>
      </w:tr>
      <w:tr w14:paraId="00E92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B98A256">
            <w:pPr>
              <w:keepNext/>
              <w:snapToGrid w:val="0"/>
              <w:spacing w:before="70" w:after="70" w:line="240" w:lineRule="auto"/>
              <w:ind w:firstLine="0"/>
              <w:jc w:val="center"/>
              <w:rPr>
                <w:sz w:val="21"/>
              </w:rPr>
            </w:pPr>
            <w:r>
              <w:rPr>
                <w:sz w:val="21"/>
                <w:szCs w:val="21"/>
              </w:rPr>
              <w:t>R-06</w:t>
            </w:r>
          </w:p>
        </w:tc>
        <w:tc>
          <w:tcPr>
            <w:tcW w:w="2138" w:type="dxa"/>
            <w:vAlign w:val="center"/>
          </w:tcPr>
          <w:p w14:paraId="7998749C">
            <w:pPr>
              <w:keepNext/>
              <w:snapToGrid w:val="0"/>
              <w:spacing w:before="70" w:after="70" w:line="240" w:lineRule="auto"/>
              <w:ind w:firstLine="0"/>
              <w:jc w:val="left"/>
              <w:rPr>
                <w:sz w:val="21"/>
              </w:rPr>
            </w:pPr>
            <w:r>
              <w:rPr>
                <w:sz w:val="21"/>
                <w:szCs w:val="21"/>
              </w:rPr>
              <w:t>精度首测不达标</w:t>
            </w:r>
          </w:p>
        </w:tc>
        <w:tc>
          <w:tcPr>
            <w:tcW w:w="1716" w:type="dxa"/>
            <w:vAlign w:val="center"/>
          </w:tcPr>
          <w:p w14:paraId="68BE8DCA">
            <w:pPr>
              <w:keepNext/>
              <w:snapToGrid w:val="0"/>
              <w:spacing w:before="70" w:after="70" w:line="240" w:lineRule="auto"/>
              <w:ind w:firstLine="0"/>
              <w:jc w:val="left"/>
              <w:rPr>
                <w:sz w:val="21"/>
              </w:rPr>
            </w:pPr>
            <w:r>
              <w:rPr>
                <w:sz w:val="21"/>
                <w:szCs w:val="21"/>
              </w:rPr>
              <w:t>检查点超限</w:t>
            </w:r>
          </w:p>
        </w:tc>
        <w:tc>
          <w:tcPr>
            <w:tcW w:w="1596" w:type="dxa"/>
            <w:vAlign w:val="center"/>
          </w:tcPr>
          <w:p w14:paraId="715267CE">
            <w:pPr>
              <w:keepNext/>
              <w:snapToGrid w:val="0"/>
              <w:spacing w:before="70" w:after="70" w:line="240" w:lineRule="auto"/>
              <w:ind w:firstLine="0"/>
              <w:jc w:val="left"/>
              <w:rPr>
                <w:sz w:val="21"/>
              </w:rPr>
            </w:pPr>
            <w:r>
              <w:rPr>
                <w:sz w:val="21"/>
                <w:szCs w:val="21"/>
              </w:rPr>
              <w:t>返工</w:t>
            </w:r>
          </w:p>
        </w:tc>
        <w:tc>
          <w:tcPr>
            <w:tcW w:w="1957" w:type="dxa"/>
            <w:vAlign w:val="center"/>
          </w:tcPr>
          <w:p w14:paraId="0165397C">
            <w:pPr>
              <w:keepNext/>
              <w:snapToGrid w:val="0"/>
              <w:spacing w:before="70" w:after="70" w:line="240" w:lineRule="auto"/>
              <w:ind w:firstLine="0"/>
              <w:jc w:val="center"/>
              <w:rPr>
                <w:sz w:val="21"/>
              </w:rPr>
            </w:pPr>
            <w:r>
              <w:rPr>
                <w:sz w:val="21"/>
                <w:szCs w:val="21"/>
              </w:rPr>
              <w:t>参数复标定、补测</w:t>
            </w:r>
          </w:p>
        </w:tc>
        <w:tc>
          <w:tcPr>
            <w:tcW w:w="1506" w:type="dxa"/>
            <w:vAlign w:val="center"/>
          </w:tcPr>
          <w:p w14:paraId="235AF00A">
            <w:pPr>
              <w:keepNext/>
              <w:snapToGrid w:val="0"/>
              <w:spacing w:before="70" w:after="70" w:line="240" w:lineRule="auto"/>
              <w:ind w:firstLine="0"/>
              <w:jc w:val="center"/>
              <w:rPr>
                <w:sz w:val="21"/>
              </w:rPr>
            </w:pPr>
            <w:r>
              <w:rPr>
                <w:sz w:val="21"/>
                <w:szCs w:val="21"/>
              </w:rPr>
              <w:t>技术负责人</w:t>
            </w:r>
          </w:p>
        </w:tc>
        <w:tc>
          <w:tcPr>
            <w:tcW w:w="757" w:type="dxa"/>
            <w:vAlign w:val="center"/>
          </w:tcPr>
          <w:p w14:paraId="72B766A1">
            <w:pPr>
              <w:keepNext/>
              <w:snapToGrid w:val="0"/>
              <w:spacing w:before="70" w:after="70" w:line="240" w:lineRule="auto"/>
              <w:ind w:firstLine="0"/>
              <w:jc w:val="center"/>
              <w:rPr>
                <w:sz w:val="21"/>
              </w:rPr>
            </w:pPr>
            <w:r>
              <w:rPr>
                <w:sz w:val="21"/>
                <w:szCs w:val="21"/>
              </w:rPr>
              <w:t>中</w:t>
            </w:r>
          </w:p>
        </w:tc>
      </w:tr>
      <w:tr w14:paraId="71072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A87B6FC">
            <w:pPr>
              <w:keepNext/>
              <w:snapToGrid w:val="0"/>
              <w:spacing w:before="70" w:after="70" w:line="240" w:lineRule="auto"/>
              <w:ind w:firstLine="0"/>
              <w:jc w:val="center"/>
              <w:rPr>
                <w:sz w:val="21"/>
              </w:rPr>
            </w:pPr>
            <w:r>
              <w:rPr>
                <w:sz w:val="21"/>
                <w:szCs w:val="21"/>
              </w:rPr>
              <w:t>R-07</w:t>
            </w:r>
          </w:p>
        </w:tc>
        <w:tc>
          <w:tcPr>
            <w:tcW w:w="2138" w:type="dxa"/>
            <w:vAlign w:val="center"/>
          </w:tcPr>
          <w:p w14:paraId="138392B4">
            <w:pPr>
              <w:keepNext/>
              <w:snapToGrid w:val="0"/>
              <w:spacing w:before="70" w:after="70" w:line="240" w:lineRule="auto"/>
              <w:ind w:firstLine="0"/>
              <w:jc w:val="left"/>
              <w:rPr>
                <w:sz w:val="21"/>
              </w:rPr>
            </w:pPr>
            <w:r>
              <w:rPr>
                <w:sz w:val="21"/>
                <w:szCs w:val="21"/>
              </w:rPr>
              <w:t>弱纹理区缺数据</w:t>
            </w:r>
          </w:p>
        </w:tc>
        <w:tc>
          <w:tcPr>
            <w:tcW w:w="1716" w:type="dxa"/>
            <w:vAlign w:val="center"/>
          </w:tcPr>
          <w:p w14:paraId="399FC85D">
            <w:pPr>
              <w:keepNext/>
              <w:snapToGrid w:val="0"/>
              <w:spacing w:before="70" w:after="70" w:line="240" w:lineRule="auto"/>
              <w:ind w:firstLine="0"/>
              <w:jc w:val="left"/>
              <w:rPr>
                <w:sz w:val="21"/>
              </w:rPr>
            </w:pPr>
            <w:r>
              <w:rPr>
                <w:sz w:val="21"/>
                <w:szCs w:val="21"/>
              </w:rPr>
              <w:t>覆盖率不足</w:t>
            </w:r>
          </w:p>
        </w:tc>
        <w:tc>
          <w:tcPr>
            <w:tcW w:w="1596" w:type="dxa"/>
            <w:vAlign w:val="center"/>
          </w:tcPr>
          <w:p w14:paraId="41D6661F">
            <w:pPr>
              <w:keepNext/>
              <w:snapToGrid w:val="0"/>
              <w:spacing w:before="70" w:after="70" w:line="240" w:lineRule="auto"/>
              <w:ind w:firstLine="0"/>
              <w:jc w:val="left"/>
              <w:rPr>
                <w:sz w:val="21"/>
              </w:rPr>
            </w:pPr>
            <w:r>
              <w:rPr>
                <w:sz w:val="21"/>
                <w:szCs w:val="21"/>
              </w:rPr>
              <w:t>覆盖不达标</w:t>
            </w:r>
          </w:p>
        </w:tc>
        <w:tc>
          <w:tcPr>
            <w:tcW w:w="1957" w:type="dxa"/>
            <w:vAlign w:val="center"/>
          </w:tcPr>
          <w:p w14:paraId="59189C9C">
            <w:pPr>
              <w:keepNext/>
              <w:snapToGrid w:val="0"/>
              <w:spacing w:before="70" w:after="70" w:line="240" w:lineRule="auto"/>
              <w:ind w:firstLine="0"/>
              <w:jc w:val="center"/>
              <w:rPr>
                <w:sz w:val="21"/>
              </w:rPr>
            </w:pPr>
            <w:r>
              <w:rPr>
                <w:sz w:val="21"/>
                <w:szCs w:val="21"/>
              </w:rPr>
              <w:t>标志增强、散斑、补扫</w:t>
            </w:r>
          </w:p>
        </w:tc>
        <w:tc>
          <w:tcPr>
            <w:tcW w:w="1506" w:type="dxa"/>
            <w:vAlign w:val="center"/>
          </w:tcPr>
          <w:p w14:paraId="203CF559">
            <w:pPr>
              <w:keepNext/>
              <w:snapToGrid w:val="0"/>
              <w:spacing w:before="70" w:after="70" w:line="240" w:lineRule="auto"/>
              <w:ind w:firstLine="0"/>
              <w:jc w:val="center"/>
              <w:rPr>
                <w:sz w:val="21"/>
              </w:rPr>
            </w:pPr>
            <w:r>
              <w:rPr>
                <w:sz w:val="21"/>
                <w:szCs w:val="21"/>
              </w:rPr>
              <w:t>作业组长</w:t>
            </w:r>
          </w:p>
        </w:tc>
        <w:tc>
          <w:tcPr>
            <w:tcW w:w="757" w:type="dxa"/>
            <w:vAlign w:val="center"/>
          </w:tcPr>
          <w:p w14:paraId="5D9D27A7">
            <w:pPr>
              <w:keepNext/>
              <w:snapToGrid w:val="0"/>
              <w:spacing w:before="70" w:after="70" w:line="240" w:lineRule="auto"/>
              <w:ind w:firstLine="0"/>
              <w:jc w:val="center"/>
              <w:rPr>
                <w:sz w:val="21"/>
              </w:rPr>
            </w:pPr>
            <w:r>
              <w:rPr>
                <w:sz w:val="21"/>
                <w:szCs w:val="21"/>
              </w:rPr>
              <w:t>低</w:t>
            </w:r>
          </w:p>
        </w:tc>
      </w:tr>
      <w:tr w14:paraId="3FC8A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A731C4F">
            <w:pPr>
              <w:keepNext/>
              <w:snapToGrid w:val="0"/>
              <w:spacing w:before="70" w:after="70" w:line="240" w:lineRule="auto"/>
              <w:ind w:firstLine="0"/>
              <w:jc w:val="center"/>
              <w:rPr>
                <w:sz w:val="21"/>
              </w:rPr>
            </w:pPr>
            <w:r>
              <w:rPr>
                <w:sz w:val="21"/>
                <w:szCs w:val="21"/>
              </w:rPr>
              <w:t>R-08</w:t>
            </w:r>
          </w:p>
        </w:tc>
        <w:tc>
          <w:tcPr>
            <w:tcW w:w="2138" w:type="dxa"/>
            <w:vAlign w:val="center"/>
          </w:tcPr>
          <w:p w14:paraId="6D11C7DB">
            <w:pPr>
              <w:keepNext/>
              <w:snapToGrid w:val="0"/>
              <w:spacing w:before="70" w:after="70" w:line="240" w:lineRule="auto"/>
              <w:ind w:firstLine="0"/>
              <w:jc w:val="left"/>
              <w:rPr>
                <w:sz w:val="21"/>
              </w:rPr>
            </w:pPr>
            <w:r>
              <w:rPr>
                <w:sz w:val="21"/>
                <w:szCs w:val="21"/>
              </w:rPr>
              <w:t>湿润面回波异常</w:t>
            </w:r>
          </w:p>
        </w:tc>
        <w:tc>
          <w:tcPr>
            <w:tcW w:w="1716" w:type="dxa"/>
            <w:vAlign w:val="center"/>
          </w:tcPr>
          <w:p w14:paraId="5E2D0F7F">
            <w:pPr>
              <w:keepNext/>
              <w:snapToGrid w:val="0"/>
              <w:spacing w:before="70" w:after="70" w:line="240" w:lineRule="auto"/>
              <w:ind w:firstLine="0"/>
              <w:jc w:val="left"/>
              <w:rPr>
                <w:sz w:val="21"/>
              </w:rPr>
            </w:pPr>
            <w:r>
              <w:rPr>
                <w:sz w:val="21"/>
                <w:szCs w:val="21"/>
              </w:rPr>
              <w:t>点云空洞率高</w:t>
            </w:r>
          </w:p>
        </w:tc>
        <w:tc>
          <w:tcPr>
            <w:tcW w:w="1596" w:type="dxa"/>
            <w:vAlign w:val="center"/>
          </w:tcPr>
          <w:p w14:paraId="01B86D8E">
            <w:pPr>
              <w:keepNext/>
              <w:snapToGrid w:val="0"/>
              <w:spacing w:before="70" w:after="70" w:line="240" w:lineRule="auto"/>
              <w:ind w:firstLine="0"/>
              <w:jc w:val="left"/>
              <w:rPr>
                <w:sz w:val="21"/>
              </w:rPr>
            </w:pPr>
            <w:r>
              <w:rPr>
                <w:sz w:val="21"/>
                <w:szCs w:val="21"/>
              </w:rPr>
              <w:t>数据缺失</w:t>
            </w:r>
          </w:p>
        </w:tc>
        <w:tc>
          <w:tcPr>
            <w:tcW w:w="1957" w:type="dxa"/>
            <w:vAlign w:val="center"/>
          </w:tcPr>
          <w:p w14:paraId="1B4FA213">
            <w:pPr>
              <w:keepNext/>
              <w:snapToGrid w:val="0"/>
              <w:spacing w:before="70" w:after="70" w:line="240" w:lineRule="auto"/>
              <w:ind w:firstLine="0"/>
              <w:jc w:val="center"/>
              <w:rPr>
                <w:sz w:val="21"/>
              </w:rPr>
            </w:pPr>
            <w:r>
              <w:rPr>
                <w:sz w:val="21"/>
                <w:szCs w:val="21"/>
              </w:rPr>
              <w:t>偏振、多曝光、吹干</w:t>
            </w:r>
          </w:p>
        </w:tc>
        <w:tc>
          <w:tcPr>
            <w:tcW w:w="1506" w:type="dxa"/>
            <w:vAlign w:val="center"/>
          </w:tcPr>
          <w:p w14:paraId="5909834D">
            <w:pPr>
              <w:keepNext/>
              <w:snapToGrid w:val="0"/>
              <w:spacing w:before="70" w:after="70" w:line="240" w:lineRule="auto"/>
              <w:ind w:firstLine="0"/>
              <w:jc w:val="center"/>
              <w:rPr>
                <w:sz w:val="21"/>
              </w:rPr>
            </w:pPr>
            <w:r>
              <w:rPr>
                <w:sz w:val="21"/>
                <w:szCs w:val="21"/>
              </w:rPr>
              <w:t>作业组长</w:t>
            </w:r>
          </w:p>
        </w:tc>
        <w:tc>
          <w:tcPr>
            <w:tcW w:w="757" w:type="dxa"/>
            <w:vAlign w:val="center"/>
          </w:tcPr>
          <w:p w14:paraId="5CFF0DFE">
            <w:pPr>
              <w:keepNext/>
              <w:snapToGrid w:val="0"/>
              <w:spacing w:before="70" w:after="70" w:line="240" w:lineRule="auto"/>
              <w:ind w:firstLine="0"/>
              <w:jc w:val="center"/>
              <w:rPr>
                <w:sz w:val="21"/>
              </w:rPr>
            </w:pPr>
            <w:r>
              <w:rPr>
                <w:sz w:val="21"/>
                <w:szCs w:val="21"/>
              </w:rPr>
              <w:t>中</w:t>
            </w:r>
          </w:p>
        </w:tc>
      </w:tr>
      <w:tr w14:paraId="0A46C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0CCEE33">
            <w:pPr>
              <w:keepNext/>
              <w:snapToGrid w:val="0"/>
              <w:spacing w:before="70" w:after="70" w:line="240" w:lineRule="auto"/>
              <w:ind w:firstLine="0"/>
              <w:jc w:val="center"/>
              <w:rPr>
                <w:sz w:val="21"/>
              </w:rPr>
            </w:pPr>
            <w:r>
              <w:rPr>
                <w:sz w:val="21"/>
                <w:szCs w:val="21"/>
              </w:rPr>
              <w:t>R-09</w:t>
            </w:r>
          </w:p>
        </w:tc>
        <w:tc>
          <w:tcPr>
            <w:tcW w:w="2138" w:type="dxa"/>
            <w:vAlign w:val="center"/>
          </w:tcPr>
          <w:p w14:paraId="20DAD593">
            <w:pPr>
              <w:keepNext/>
              <w:snapToGrid w:val="0"/>
              <w:spacing w:before="70" w:after="70" w:line="240" w:lineRule="auto"/>
              <w:ind w:firstLine="0"/>
              <w:jc w:val="left"/>
              <w:rPr>
                <w:sz w:val="21"/>
              </w:rPr>
            </w:pPr>
            <w:r>
              <w:rPr>
                <w:sz w:val="21"/>
                <w:szCs w:val="21"/>
              </w:rPr>
              <w:t>长泄槽拼接残差超限</w:t>
            </w:r>
          </w:p>
        </w:tc>
        <w:tc>
          <w:tcPr>
            <w:tcW w:w="1716" w:type="dxa"/>
            <w:vAlign w:val="center"/>
          </w:tcPr>
          <w:p w14:paraId="064020FA">
            <w:pPr>
              <w:keepNext/>
              <w:snapToGrid w:val="0"/>
              <w:spacing w:before="70" w:after="70" w:line="240" w:lineRule="auto"/>
              <w:ind w:firstLine="0"/>
              <w:jc w:val="left"/>
              <w:rPr>
                <w:sz w:val="21"/>
              </w:rPr>
            </w:pPr>
            <w:r>
              <w:rPr>
                <w:sz w:val="21"/>
                <w:szCs w:val="21"/>
              </w:rPr>
              <w:t>同名点较差大</w:t>
            </w:r>
          </w:p>
        </w:tc>
        <w:tc>
          <w:tcPr>
            <w:tcW w:w="1596" w:type="dxa"/>
            <w:vAlign w:val="center"/>
          </w:tcPr>
          <w:p w14:paraId="653DCF9D">
            <w:pPr>
              <w:keepNext/>
              <w:snapToGrid w:val="0"/>
              <w:spacing w:before="70" w:after="70" w:line="240" w:lineRule="auto"/>
              <w:ind w:firstLine="0"/>
              <w:jc w:val="left"/>
              <w:rPr>
                <w:sz w:val="21"/>
              </w:rPr>
            </w:pPr>
            <w:r>
              <w:rPr>
                <w:sz w:val="21"/>
                <w:szCs w:val="21"/>
              </w:rPr>
              <w:t>精度不合格</w:t>
            </w:r>
          </w:p>
        </w:tc>
        <w:tc>
          <w:tcPr>
            <w:tcW w:w="1957" w:type="dxa"/>
            <w:vAlign w:val="center"/>
          </w:tcPr>
          <w:p w14:paraId="0F52AE1A">
            <w:pPr>
              <w:keepNext/>
              <w:snapToGrid w:val="0"/>
              <w:spacing w:before="70" w:after="70" w:line="240" w:lineRule="auto"/>
              <w:ind w:firstLine="0"/>
              <w:jc w:val="center"/>
              <w:rPr>
                <w:sz w:val="21"/>
              </w:rPr>
            </w:pPr>
            <w:r>
              <w:rPr>
                <w:sz w:val="21"/>
                <w:szCs w:val="21"/>
              </w:rPr>
              <w:t>加密控制点、重配准</w:t>
            </w:r>
          </w:p>
        </w:tc>
        <w:tc>
          <w:tcPr>
            <w:tcW w:w="1506" w:type="dxa"/>
            <w:vAlign w:val="center"/>
          </w:tcPr>
          <w:p w14:paraId="71EDDCC8">
            <w:pPr>
              <w:keepNext/>
              <w:snapToGrid w:val="0"/>
              <w:spacing w:before="70" w:after="70" w:line="240" w:lineRule="auto"/>
              <w:ind w:firstLine="0"/>
              <w:jc w:val="center"/>
              <w:rPr>
                <w:sz w:val="21"/>
              </w:rPr>
            </w:pPr>
            <w:r>
              <w:rPr>
                <w:sz w:val="21"/>
                <w:szCs w:val="21"/>
              </w:rPr>
              <w:t>技术负责人</w:t>
            </w:r>
          </w:p>
        </w:tc>
        <w:tc>
          <w:tcPr>
            <w:tcW w:w="757" w:type="dxa"/>
            <w:vAlign w:val="center"/>
          </w:tcPr>
          <w:p w14:paraId="4D3BCD7B">
            <w:pPr>
              <w:keepNext/>
              <w:snapToGrid w:val="0"/>
              <w:spacing w:before="70" w:after="70" w:line="240" w:lineRule="auto"/>
              <w:ind w:firstLine="0"/>
              <w:jc w:val="center"/>
              <w:rPr>
                <w:sz w:val="21"/>
              </w:rPr>
            </w:pPr>
            <w:r>
              <w:rPr>
                <w:sz w:val="21"/>
                <w:szCs w:val="21"/>
              </w:rPr>
              <w:t>中</w:t>
            </w:r>
          </w:p>
        </w:tc>
      </w:tr>
      <w:tr w14:paraId="4F2F6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8277B97">
            <w:pPr>
              <w:keepNext/>
              <w:snapToGrid w:val="0"/>
              <w:spacing w:before="70" w:after="70" w:line="240" w:lineRule="auto"/>
              <w:ind w:firstLine="0"/>
              <w:jc w:val="center"/>
              <w:rPr>
                <w:sz w:val="21"/>
              </w:rPr>
            </w:pPr>
            <w:r>
              <w:rPr>
                <w:sz w:val="21"/>
                <w:szCs w:val="21"/>
              </w:rPr>
              <w:t>R-10</w:t>
            </w:r>
          </w:p>
        </w:tc>
        <w:tc>
          <w:tcPr>
            <w:tcW w:w="2138" w:type="dxa"/>
            <w:vAlign w:val="center"/>
          </w:tcPr>
          <w:p w14:paraId="7DBD3E85">
            <w:pPr>
              <w:keepNext/>
              <w:snapToGrid w:val="0"/>
              <w:spacing w:before="70" w:after="70" w:line="240" w:lineRule="auto"/>
              <w:ind w:firstLine="0"/>
              <w:jc w:val="left"/>
              <w:rPr>
                <w:sz w:val="21"/>
              </w:rPr>
            </w:pPr>
            <w:r>
              <w:rPr>
                <w:sz w:val="21"/>
                <w:szCs w:val="21"/>
              </w:rPr>
              <w:t>控制点被破坏</w:t>
            </w:r>
          </w:p>
        </w:tc>
        <w:tc>
          <w:tcPr>
            <w:tcW w:w="1716" w:type="dxa"/>
            <w:vAlign w:val="center"/>
          </w:tcPr>
          <w:p w14:paraId="60147F62">
            <w:pPr>
              <w:keepNext/>
              <w:snapToGrid w:val="0"/>
              <w:spacing w:before="70" w:after="70" w:line="240" w:lineRule="auto"/>
              <w:ind w:firstLine="0"/>
              <w:jc w:val="left"/>
              <w:rPr>
                <w:sz w:val="21"/>
              </w:rPr>
            </w:pPr>
            <w:r>
              <w:rPr>
                <w:sz w:val="21"/>
                <w:szCs w:val="21"/>
              </w:rPr>
              <w:t>现场施工干扰</w:t>
            </w:r>
          </w:p>
        </w:tc>
        <w:tc>
          <w:tcPr>
            <w:tcW w:w="1596" w:type="dxa"/>
            <w:vAlign w:val="center"/>
          </w:tcPr>
          <w:p w14:paraId="0D67B13D">
            <w:pPr>
              <w:keepNext/>
              <w:snapToGrid w:val="0"/>
              <w:spacing w:before="70" w:after="70" w:line="240" w:lineRule="auto"/>
              <w:ind w:firstLine="0"/>
              <w:jc w:val="left"/>
              <w:rPr>
                <w:sz w:val="21"/>
              </w:rPr>
            </w:pPr>
            <w:r>
              <w:rPr>
                <w:sz w:val="21"/>
                <w:szCs w:val="21"/>
              </w:rPr>
              <w:t>基准失稳</w:t>
            </w:r>
          </w:p>
        </w:tc>
        <w:tc>
          <w:tcPr>
            <w:tcW w:w="1957" w:type="dxa"/>
            <w:vAlign w:val="center"/>
          </w:tcPr>
          <w:p w14:paraId="5E073472">
            <w:pPr>
              <w:keepNext/>
              <w:snapToGrid w:val="0"/>
              <w:spacing w:before="70" w:after="70" w:line="240" w:lineRule="auto"/>
              <w:ind w:firstLine="0"/>
              <w:jc w:val="center"/>
              <w:rPr>
                <w:sz w:val="21"/>
              </w:rPr>
            </w:pPr>
            <w:r>
              <w:rPr>
                <w:sz w:val="21"/>
                <w:szCs w:val="21"/>
              </w:rPr>
              <w:t>冗余布点、及时复测</w:t>
            </w:r>
          </w:p>
        </w:tc>
        <w:tc>
          <w:tcPr>
            <w:tcW w:w="1506" w:type="dxa"/>
            <w:vAlign w:val="center"/>
          </w:tcPr>
          <w:p w14:paraId="5573D799">
            <w:pPr>
              <w:keepNext/>
              <w:snapToGrid w:val="0"/>
              <w:spacing w:before="70" w:after="70" w:line="240" w:lineRule="auto"/>
              <w:ind w:firstLine="0"/>
              <w:jc w:val="center"/>
              <w:rPr>
                <w:sz w:val="21"/>
              </w:rPr>
            </w:pPr>
            <w:r>
              <w:rPr>
                <w:sz w:val="21"/>
                <w:szCs w:val="21"/>
              </w:rPr>
              <w:t>测量工程师</w:t>
            </w:r>
          </w:p>
        </w:tc>
        <w:tc>
          <w:tcPr>
            <w:tcW w:w="757" w:type="dxa"/>
            <w:vAlign w:val="center"/>
          </w:tcPr>
          <w:p w14:paraId="5822EEC8">
            <w:pPr>
              <w:keepNext/>
              <w:snapToGrid w:val="0"/>
              <w:spacing w:before="70" w:after="70" w:line="240" w:lineRule="auto"/>
              <w:ind w:firstLine="0"/>
              <w:jc w:val="center"/>
              <w:rPr>
                <w:sz w:val="21"/>
              </w:rPr>
            </w:pPr>
            <w:r>
              <w:rPr>
                <w:sz w:val="21"/>
                <w:szCs w:val="21"/>
              </w:rPr>
              <w:t>低</w:t>
            </w:r>
          </w:p>
        </w:tc>
      </w:tr>
      <w:tr w14:paraId="21E5C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8584FA1">
            <w:pPr>
              <w:keepNext/>
              <w:snapToGrid w:val="0"/>
              <w:spacing w:before="70" w:after="70" w:line="240" w:lineRule="auto"/>
              <w:ind w:firstLine="0"/>
              <w:jc w:val="center"/>
              <w:rPr>
                <w:sz w:val="21"/>
              </w:rPr>
            </w:pPr>
            <w:r>
              <w:rPr>
                <w:sz w:val="21"/>
                <w:szCs w:val="21"/>
              </w:rPr>
              <w:t>R-11</w:t>
            </w:r>
          </w:p>
        </w:tc>
        <w:tc>
          <w:tcPr>
            <w:tcW w:w="2138" w:type="dxa"/>
            <w:vAlign w:val="center"/>
          </w:tcPr>
          <w:p w14:paraId="1EF3B92B">
            <w:pPr>
              <w:keepNext/>
              <w:snapToGrid w:val="0"/>
              <w:spacing w:before="70" w:after="70" w:line="240" w:lineRule="auto"/>
              <w:ind w:firstLine="0"/>
              <w:jc w:val="left"/>
              <w:rPr>
                <w:sz w:val="21"/>
              </w:rPr>
            </w:pPr>
            <w:r>
              <w:rPr>
                <w:sz w:val="21"/>
                <w:szCs w:val="21"/>
              </w:rPr>
              <w:t>跟踪器受振</w:t>
            </w:r>
          </w:p>
        </w:tc>
        <w:tc>
          <w:tcPr>
            <w:tcW w:w="1716" w:type="dxa"/>
            <w:vAlign w:val="center"/>
          </w:tcPr>
          <w:p w14:paraId="07136CC2">
            <w:pPr>
              <w:keepNext/>
              <w:snapToGrid w:val="0"/>
              <w:spacing w:before="70" w:after="70" w:line="240" w:lineRule="auto"/>
              <w:ind w:firstLine="0"/>
              <w:jc w:val="left"/>
              <w:rPr>
                <w:sz w:val="21"/>
              </w:rPr>
            </w:pPr>
            <w:r>
              <w:rPr>
                <w:sz w:val="21"/>
                <w:szCs w:val="21"/>
              </w:rPr>
              <w:t>泵组或闸门启闭</w:t>
            </w:r>
          </w:p>
        </w:tc>
        <w:tc>
          <w:tcPr>
            <w:tcW w:w="1596" w:type="dxa"/>
            <w:vAlign w:val="center"/>
          </w:tcPr>
          <w:p w14:paraId="0F40028E">
            <w:pPr>
              <w:keepNext/>
              <w:snapToGrid w:val="0"/>
              <w:spacing w:before="70" w:after="70" w:line="240" w:lineRule="auto"/>
              <w:ind w:firstLine="0"/>
              <w:jc w:val="left"/>
              <w:rPr>
                <w:sz w:val="21"/>
              </w:rPr>
            </w:pPr>
            <w:r>
              <w:rPr>
                <w:sz w:val="21"/>
                <w:szCs w:val="21"/>
              </w:rPr>
              <w:t>数据跳变</w:t>
            </w:r>
          </w:p>
        </w:tc>
        <w:tc>
          <w:tcPr>
            <w:tcW w:w="1957" w:type="dxa"/>
            <w:vAlign w:val="center"/>
          </w:tcPr>
          <w:p w14:paraId="25AEBE48">
            <w:pPr>
              <w:keepNext/>
              <w:snapToGrid w:val="0"/>
              <w:spacing w:before="70" w:after="70" w:line="240" w:lineRule="auto"/>
              <w:ind w:firstLine="0"/>
              <w:jc w:val="center"/>
              <w:rPr>
                <w:sz w:val="21"/>
              </w:rPr>
            </w:pPr>
            <w:r>
              <w:rPr>
                <w:sz w:val="21"/>
                <w:szCs w:val="21"/>
              </w:rPr>
              <w:t>协调停机、短曝光</w:t>
            </w:r>
          </w:p>
        </w:tc>
        <w:tc>
          <w:tcPr>
            <w:tcW w:w="1506" w:type="dxa"/>
            <w:vAlign w:val="center"/>
          </w:tcPr>
          <w:p w14:paraId="3BC68894">
            <w:pPr>
              <w:keepNext/>
              <w:snapToGrid w:val="0"/>
              <w:spacing w:before="70" w:after="70" w:line="240" w:lineRule="auto"/>
              <w:ind w:firstLine="0"/>
              <w:jc w:val="center"/>
              <w:rPr>
                <w:sz w:val="21"/>
              </w:rPr>
            </w:pPr>
            <w:r>
              <w:rPr>
                <w:sz w:val="21"/>
                <w:szCs w:val="21"/>
              </w:rPr>
              <w:t>作业组长</w:t>
            </w:r>
          </w:p>
        </w:tc>
        <w:tc>
          <w:tcPr>
            <w:tcW w:w="757" w:type="dxa"/>
            <w:vAlign w:val="center"/>
          </w:tcPr>
          <w:p w14:paraId="4A7266FD">
            <w:pPr>
              <w:keepNext/>
              <w:snapToGrid w:val="0"/>
              <w:spacing w:before="70" w:after="70" w:line="240" w:lineRule="auto"/>
              <w:ind w:firstLine="0"/>
              <w:jc w:val="center"/>
              <w:rPr>
                <w:sz w:val="21"/>
              </w:rPr>
            </w:pPr>
            <w:r>
              <w:rPr>
                <w:sz w:val="21"/>
                <w:szCs w:val="21"/>
              </w:rPr>
              <w:t>中</w:t>
            </w:r>
          </w:p>
        </w:tc>
      </w:tr>
      <w:tr w14:paraId="616F0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8170B27">
            <w:pPr>
              <w:keepNext/>
              <w:snapToGrid w:val="0"/>
              <w:spacing w:before="70" w:after="70" w:line="240" w:lineRule="auto"/>
              <w:ind w:firstLine="0"/>
              <w:jc w:val="center"/>
              <w:rPr>
                <w:sz w:val="21"/>
              </w:rPr>
            </w:pPr>
            <w:r>
              <w:rPr>
                <w:sz w:val="21"/>
                <w:szCs w:val="21"/>
              </w:rPr>
              <w:t>R-12</w:t>
            </w:r>
          </w:p>
        </w:tc>
        <w:tc>
          <w:tcPr>
            <w:tcW w:w="2138" w:type="dxa"/>
            <w:vAlign w:val="center"/>
          </w:tcPr>
          <w:p w14:paraId="77137A4E">
            <w:pPr>
              <w:keepNext/>
              <w:snapToGrid w:val="0"/>
              <w:spacing w:before="70" w:after="70" w:line="240" w:lineRule="auto"/>
              <w:ind w:firstLine="0"/>
              <w:jc w:val="left"/>
              <w:rPr>
                <w:sz w:val="21"/>
              </w:rPr>
            </w:pPr>
            <w:r>
              <w:rPr>
                <w:sz w:val="21"/>
                <w:szCs w:val="21"/>
              </w:rPr>
              <w:t>设备故障停机</w:t>
            </w:r>
          </w:p>
        </w:tc>
        <w:tc>
          <w:tcPr>
            <w:tcW w:w="1716" w:type="dxa"/>
            <w:vAlign w:val="center"/>
          </w:tcPr>
          <w:p w14:paraId="414809CE">
            <w:pPr>
              <w:keepNext/>
              <w:snapToGrid w:val="0"/>
              <w:spacing w:before="70" w:after="70" w:line="240" w:lineRule="auto"/>
              <w:ind w:firstLine="0"/>
              <w:jc w:val="left"/>
              <w:rPr>
                <w:sz w:val="21"/>
              </w:rPr>
            </w:pPr>
            <w:r>
              <w:rPr>
                <w:sz w:val="21"/>
                <w:szCs w:val="21"/>
              </w:rPr>
              <w:t>硬件失效</w:t>
            </w:r>
          </w:p>
        </w:tc>
        <w:tc>
          <w:tcPr>
            <w:tcW w:w="1596" w:type="dxa"/>
            <w:vAlign w:val="center"/>
          </w:tcPr>
          <w:p w14:paraId="03AD0D44">
            <w:pPr>
              <w:keepNext/>
              <w:snapToGrid w:val="0"/>
              <w:spacing w:before="70" w:after="70" w:line="240" w:lineRule="auto"/>
              <w:ind w:firstLine="0"/>
              <w:jc w:val="left"/>
              <w:rPr>
                <w:sz w:val="21"/>
              </w:rPr>
            </w:pPr>
            <w:r>
              <w:rPr>
                <w:sz w:val="21"/>
                <w:szCs w:val="21"/>
              </w:rPr>
              <w:t>进度延误</w:t>
            </w:r>
          </w:p>
        </w:tc>
        <w:tc>
          <w:tcPr>
            <w:tcW w:w="1957" w:type="dxa"/>
            <w:vAlign w:val="center"/>
          </w:tcPr>
          <w:p w14:paraId="20E28C9F">
            <w:pPr>
              <w:keepNext/>
              <w:snapToGrid w:val="0"/>
              <w:spacing w:before="70" w:after="70" w:line="240" w:lineRule="auto"/>
              <w:ind w:firstLine="0"/>
              <w:jc w:val="center"/>
              <w:rPr>
                <w:sz w:val="21"/>
              </w:rPr>
            </w:pPr>
            <w:r>
              <w:rPr>
                <w:sz w:val="21"/>
                <w:szCs w:val="21"/>
              </w:rPr>
              <w:t>备件替换、备用设备</w:t>
            </w:r>
          </w:p>
        </w:tc>
        <w:tc>
          <w:tcPr>
            <w:tcW w:w="1506" w:type="dxa"/>
            <w:vAlign w:val="center"/>
          </w:tcPr>
          <w:p w14:paraId="2E397BF7">
            <w:pPr>
              <w:keepNext/>
              <w:snapToGrid w:val="0"/>
              <w:spacing w:before="70" w:after="70" w:line="240" w:lineRule="auto"/>
              <w:ind w:firstLine="0"/>
              <w:jc w:val="center"/>
              <w:rPr>
                <w:sz w:val="21"/>
              </w:rPr>
            </w:pPr>
            <w:r>
              <w:rPr>
                <w:sz w:val="21"/>
                <w:szCs w:val="21"/>
              </w:rPr>
              <w:t>设备管理员</w:t>
            </w:r>
          </w:p>
        </w:tc>
        <w:tc>
          <w:tcPr>
            <w:tcW w:w="757" w:type="dxa"/>
            <w:vAlign w:val="center"/>
          </w:tcPr>
          <w:p w14:paraId="6E558227">
            <w:pPr>
              <w:keepNext/>
              <w:snapToGrid w:val="0"/>
              <w:spacing w:before="70" w:after="70" w:line="240" w:lineRule="auto"/>
              <w:ind w:firstLine="0"/>
              <w:jc w:val="center"/>
              <w:rPr>
                <w:sz w:val="21"/>
              </w:rPr>
            </w:pPr>
            <w:r>
              <w:rPr>
                <w:sz w:val="21"/>
                <w:szCs w:val="21"/>
              </w:rPr>
              <w:t>低</w:t>
            </w:r>
          </w:p>
        </w:tc>
      </w:tr>
      <w:tr w14:paraId="3D3D7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A7A36C7">
            <w:pPr>
              <w:keepNext/>
              <w:snapToGrid w:val="0"/>
              <w:spacing w:before="70" w:after="70" w:line="240" w:lineRule="auto"/>
              <w:ind w:firstLine="0"/>
              <w:jc w:val="center"/>
              <w:rPr>
                <w:sz w:val="21"/>
              </w:rPr>
            </w:pPr>
            <w:r>
              <w:rPr>
                <w:sz w:val="21"/>
                <w:szCs w:val="21"/>
              </w:rPr>
              <w:t>R-13</w:t>
            </w:r>
          </w:p>
        </w:tc>
        <w:tc>
          <w:tcPr>
            <w:tcW w:w="2138" w:type="dxa"/>
            <w:vAlign w:val="center"/>
          </w:tcPr>
          <w:p w14:paraId="3D945E23">
            <w:pPr>
              <w:keepNext/>
              <w:snapToGrid w:val="0"/>
              <w:spacing w:before="70" w:after="70" w:line="240" w:lineRule="auto"/>
              <w:ind w:firstLine="0"/>
              <w:jc w:val="left"/>
              <w:rPr>
                <w:sz w:val="21"/>
              </w:rPr>
            </w:pPr>
            <w:r>
              <w:rPr>
                <w:sz w:val="21"/>
                <w:szCs w:val="21"/>
              </w:rPr>
              <w:t>关键部件断供</w:t>
            </w:r>
          </w:p>
        </w:tc>
        <w:tc>
          <w:tcPr>
            <w:tcW w:w="1716" w:type="dxa"/>
            <w:vAlign w:val="center"/>
          </w:tcPr>
          <w:p w14:paraId="7FEC49A4">
            <w:pPr>
              <w:keepNext/>
              <w:snapToGrid w:val="0"/>
              <w:spacing w:before="70" w:after="70" w:line="240" w:lineRule="auto"/>
              <w:ind w:firstLine="0"/>
              <w:jc w:val="left"/>
              <w:rPr>
                <w:sz w:val="21"/>
              </w:rPr>
            </w:pPr>
            <w:r>
              <w:rPr>
                <w:sz w:val="21"/>
                <w:szCs w:val="21"/>
              </w:rPr>
              <w:t>供应商延期</w:t>
            </w:r>
          </w:p>
        </w:tc>
        <w:tc>
          <w:tcPr>
            <w:tcW w:w="1596" w:type="dxa"/>
            <w:vAlign w:val="center"/>
          </w:tcPr>
          <w:p w14:paraId="26D20C1F">
            <w:pPr>
              <w:keepNext/>
              <w:snapToGrid w:val="0"/>
              <w:spacing w:before="70" w:after="70" w:line="240" w:lineRule="auto"/>
              <w:ind w:firstLine="0"/>
              <w:jc w:val="left"/>
              <w:rPr>
                <w:sz w:val="21"/>
              </w:rPr>
            </w:pPr>
            <w:r>
              <w:rPr>
                <w:sz w:val="21"/>
                <w:szCs w:val="21"/>
              </w:rPr>
              <w:t>装备研制延期</w:t>
            </w:r>
          </w:p>
        </w:tc>
        <w:tc>
          <w:tcPr>
            <w:tcW w:w="1957" w:type="dxa"/>
            <w:vAlign w:val="center"/>
          </w:tcPr>
          <w:p w14:paraId="6327B855">
            <w:pPr>
              <w:keepNext/>
              <w:snapToGrid w:val="0"/>
              <w:spacing w:before="70" w:after="70" w:line="240" w:lineRule="auto"/>
              <w:ind w:firstLine="0"/>
              <w:jc w:val="center"/>
              <w:rPr>
                <w:sz w:val="21"/>
              </w:rPr>
            </w:pPr>
            <w:r>
              <w:rPr>
                <w:sz w:val="21"/>
                <w:szCs w:val="21"/>
              </w:rPr>
              <w:t>双源认证、安全库存</w:t>
            </w:r>
          </w:p>
        </w:tc>
        <w:tc>
          <w:tcPr>
            <w:tcW w:w="1506" w:type="dxa"/>
            <w:vAlign w:val="center"/>
          </w:tcPr>
          <w:p w14:paraId="05D78221">
            <w:pPr>
              <w:keepNext/>
              <w:snapToGrid w:val="0"/>
              <w:spacing w:before="70" w:after="70" w:line="240" w:lineRule="auto"/>
              <w:ind w:firstLine="0"/>
              <w:jc w:val="center"/>
              <w:rPr>
                <w:sz w:val="21"/>
              </w:rPr>
            </w:pPr>
            <w:r>
              <w:rPr>
                <w:sz w:val="21"/>
                <w:szCs w:val="21"/>
              </w:rPr>
              <w:t>采购负责人</w:t>
            </w:r>
          </w:p>
        </w:tc>
        <w:tc>
          <w:tcPr>
            <w:tcW w:w="757" w:type="dxa"/>
            <w:vAlign w:val="center"/>
          </w:tcPr>
          <w:p w14:paraId="37A7D905">
            <w:pPr>
              <w:keepNext/>
              <w:snapToGrid w:val="0"/>
              <w:spacing w:before="70" w:after="70" w:line="240" w:lineRule="auto"/>
              <w:ind w:firstLine="0"/>
              <w:jc w:val="center"/>
              <w:rPr>
                <w:sz w:val="21"/>
              </w:rPr>
            </w:pPr>
            <w:r>
              <w:rPr>
                <w:sz w:val="21"/>
                <w:szCs w:val="21"/>
              </w:rPr>
              <w:t>中</w:t>
            </w:r>
          </w:p>
        </w:tc>
      </w:tr>
      <w:tr w14:paraId="2D613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9BF49B5">
            <w:pPr>
              <w:keepNext/>
              <w:snapToGrid w:val="0"/>
              <w:spacing w:before="70" w:after="70" w:line="240" w:lineRule="auto"/>
              <w:ind w:firstLine="0"/>
              <w:jc w:val="center"/>
              <w:rPr>
                <w:sz w:val="21"/>
              </w:rPr>
            </w:pPr>
            <w:r>
              <w:rPr>
                <w:sz w:val="21"/>
                <w:szCs w:val="21"/>
              </w:rPr>
              <w:t>R-14</w:t>
            </w:r>
          </w:p>
        </w:tc>
        <w:tc>
          <w:tcPr>
            <w:tcW w:w="2138" w:type="dxa"/>
            <w:vAlign w:val="center"/>
          </w:tcPr>
          <w:p w14:paraId="3A7B9F7D">
            <w:pPr>
              <w:keepNext/>
              <w:snapToGrid w:val="0"/>
              <w:spacing w:before="70" w:after="70" w:line="240" w:lineRule="auto"/>
              <w:ind w:firstLine="0"/>
              <w:jc w:val="left"/>
              <w:rPr>
                <w:sz w:val="21"/>
              </w:rPr>
            </w:pPr>
            <w:r>
              <w:rPr>
                <w:sz w:val="21"/>
                <w:szCs w:val="21"/>
              </w:rPr>
              <w:t>扫描仪到货延迟</w:t>
            </w:r>
          </w:p>
        </w:tc>
        <w:tc>
          <w:tcPr>
            <w:tcW w:w="1716" w:type="dxa"/>
            <w:vAlign w:val="center"/>
          </w:tcPr>
          <w:p w14:paraId="33A24644">
            <w:pPr>
              <w:keepNext/>
              <w:snapToGrid w:val="0"/>
              <w:spacing w:before="70" w:after="70" w:line="240" w:lineRule="auto"/>
              <w:ind w:firstLine="0"/>
              <w:jc w:val="left"/>
              <w:rPr>
                <w:sz w:val="21"/>
              </w:rPr>
            </w:pPr>
            <w:r>
              <w:rPr>
                <w:sz w:val="21"/>
                <w:szCs w:val="21"/>
              </w:rPr>
              <w:t>物流或产能</w:t>
            </w:r>
          </w:p>
        </w:tc>
        <w:tc>
          <w:tcPr>
            <w:tcW w:w="1596" w:type="dxa"/>
            <w:vAlign w:val="center"/>
          </w:tcPr>
          <w:p w14:paraId="736E7FF5">
            <w:pPr>
              <w:keepNext/>
              <w:snapToGrid w:val="0"/>
              <w:spacing w:before="70" w:after="70" w:line="240" w:lineRule="auto"/>
              <w:ind w:firstLine="0"/>
              <w:jc w:val="left"/>
              <w:rPr>
                <w:sz w:val="21"/>
              </w:rPr>
            </w:pPr>
            <w:r>
              <w:rPr>
                <w:sz w:val="21"/>
                <w:szCs w:val="21"/>
              </w:rPr>
              <w:t>现场验证延期</w:t>
            </w:r>
          </w:p>
        </w:tc>
        <w:tc>
          <w:tcPr>
            <w:tcW w:w="1957" w:type="dxa"/>
            <w:vAlign w:val="center"/>
          </w:tcPr>
          <w:p w14:paraId="712FD15D">
            <w:pPr>
              <w:keepNext/>
              <w:snapToGrid w:val="0"/>
              <w:spacing w:before="70" w:after="70" w:line="240" w:lineRule="auto"/>
              <w:ind w:firstLine="0"/>
              <w:jc w:val="center"/>
              <w:rPr>
                <w:sz w:val="21"/>
              </w:rPr>
            </w:pPr>
            <w:r>
              <w:rPr>
                <w:sz w:val="21"/>
                <w:szCs w:val="21"/>
              </w:rPr>
              <w:t>提前下单、租借过渡</w:t>
            </w:r>
          </w:p>
        </w:tc>
        <w:tc>
          <w:tcPr>
            <w:tcW w:w="1506" w:type="dxa"/>
            <w:vAlign w:val="center"/>
          </w:tcPr>
          <w:p w14:paraId="527FC443">
            <w:pPr>
              <w:keepNext/>
              <w:snapToGrid w:val="0"/>
              <w:spacing w:before="70" w:after="70" w:line="240" w:lineRule="auto"/>
              <w:ind w:firstLine="0"/>
              <w:jc w:val="center"/>
              <w:rPr>
                <w:sz w:val="21"/>
              </w:rPr>
            </w:pPr>
            <w:r>
              <w:rPr>
                <w:sz w:val="21"/>
                <w:szCs w:val="21"/>
              </w:rPr>
              <w:t>采购负责人</w:t>
            </w:r>
          </w:p>
        </w:tc>
        <w:tc>
          <w:tcPr>
            <w:tcW w:w="757" w:type="dxa"/>
            <w:vAlign w:val="center"/>
          </w:tcPr>
          <w:p w14:paraId="0A991257">
            <w:pPr>
              <w:keepNext/>
              <w:snapToGrid w:val="0"/>
              <w:spacing w:before="70" w:after="70" w:line="240" w:lineRule="auto"/>
              <w:ind w:firstLine="0"/>
              <w:jc w:val="center"/>
              <w:rPr>
                <w:sz w:val="21"/>
              </w:rPr>
            </w:pPr>
            <w:r>
              <w:rPr>
                <w:sz w:val="21"/>
                <w:szCs w:val="21"/>
              </w:rPr>
              <w:t>中</w:t>
            </w:r>
          </w:p>
        </w:tc>
      </w:tr>
      <w:tr w14:paraId="3EBC2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5C03B86">
            <w:pPr>
              <w:keepNext/>
              <w:snapToGrid w:val="0"/>
              <w:spacing w:before="70" w:after="70" w:line="240" w:lineRule="auto"/>
              <w:ind w:firstLine="0"/>
              <w:jc w:val="center"/>
              <w:rPr>
                <w:sz w:val="21"/>
              </w:rPr>
            </w:pPr>
            <w:r>
              <w:rPr>
                <w:sz w:val="21"/>
                <w:szCs w:val="21"/>
              </w:rPr>
              <w:t>R-15</w:t>
            </w:r>
          </w:p>
        </w:tc>
        <w:tc>
          <w:tcPr>
            <w:tcW w:w="2138" w:type="dxa"/>
            <w:vAlign w:val="center"/>
          </w:tcPr>
          <w:p w14:paraId="3AB834AF">
            <w:pPr>
              <w:keepNext/>
              <w:snapToGrid w:val="0"/>
              <w:spacing w:before="70" w:after="70" w:line="240" w:lineRule="auto"/>
              <w:ind w:firstLine="0"/>
              <w:jc w:val="left"/>
              <w:rPr>
                <w:sz w:val="21"/>
              </w:rPr>
            </w:pPr>
            <w:r>
              <w:rPr>
                <w:sz w:val="21"/>
                <w:szCs w:val="21"/>
              </w:rPr>
              <w:t>跟踪器定制进度滞后</w:t>
            </w:r>
          </w:p>
        </w:tc>
        <w:tc>
          <w:tcPr>
            <w:tcW w:w="1716" w:type="dxa"/>
            <w:vAlign w:val="center"/>
          </w:tcPr>
          <w:p w14:paraId="47C9EF78">
            <w:pPr>
              <w:keepNext/>
              <w:snapToGrid w:val="0"/>
              <w:spacing w:before="70" w:after="70" w:line="240" w:lineRule="auto"/>
              <w:ind w:firstLine="0"/>
              <w:jc w:val="left"/>
              <w:rPr>
                <w:sz w:val="21"/>
              </w:rPr>
            </w:pPr>
            <w:r>
              <w:rPr>
                <w:sz w:val="21"/>
                <w:szCs w:val="21"/>
              </w:rPr>
              <w:t>定制开发延期</w:t>
            </w:r>
          </w:p>
        </w:tc>
        <w:tc>
          <w:tcPr>
            <w:tcW w:w="1596" w:type="dxa"/>
            <w:vAlign w:val="center"/>
          </w:tcPr>
          <w:p w14:paraId="28F4BCE4">
            <w:pPr>
              <w:keepNext/>
              <w:snapToGrid w:val="0"/>
              <w:spacing w:before="70" w:after="70" w:line="240" w:lineRule="auto"/>
              <w:ind w:firstLine="0"/>
              <w:jc w:val="left"/>
              <w:rPr>
                <w:sz w:val="21"/>
              </w:rPr>
            </w:pPr>
            <w:r>
              <w:rPr>
                <w:sz w:val="21"/>
                <w:szCs w:val="21"/>
              </w:rPr>
              <w:t>一期验证延期</w:t>
            </w:r>
          </w:p>
        </w:tc>
        <w:tc>
          <w:tcPr>
            <w:tcW w:w="1957" w:type="dxa"/>
            <w:vAlign w:val="center"/>
          </w:tcPr>
          <w:p w14:paraId="4FFF38B0">
            <w:pPr>
              <w:keepNext/>
              <w:snapToGrid w:val="0"/>
              <w:spacing w:before="70" w:after="70" w:line="240" w:lineRule="auto"/>
              <w:ind w:firstLine="0"/>
              <w:jc w:val="center"/>
              <w:rPr>
                <w:sz w:val="21"/>
              </w:rPr>
            </w:pPr>
            <w:r>
              <w:rPr>
                <w:sz w:val="21"/>
                <w:szCs w:val="21"/>
              </w:rPr>
              <w:t>里程碑管控、驻厂跟产</w:t>
            </w:r>
          </w:p>
        </w:tc>
        <w:tc>
          <w:tcPr>
            <w:tcW w:w="1506" w:type="dxa"/>
            <w:vAlign w:val="center"/>
          </w:tcPr>
          <w:p w14:paraId="0D2EAB2E">
            <w:pPr>
              <w:keepNext/>
              <w:snapToGrid w:val="0"/>
              <w:spacing w:before="70" w:after="70" w:line="240" w:lineRule="auto"/>
              <w:ind w:firstLine="0"/>
              <w:jc w:val="center"/>
              <w:rPr>
                <w:sz w:val="21"/>
              </w:rPr>
            </w:pPr>
            <w:r>
              <w:rPr>
                <w:sz w:val="21"/>
                <w:szCs w:val="21"/>
              </w:rPr>
              <w:t>技术负责人</w:t>
            </w:r>
          </w:p>
        </w:tc>
        <w:tc>
          <w:tcPr>
            <w:tcW w:w="757" w:type="dxa"/>
            <w:vAlign w:val="center"/>
          </w:tcPr>
          <w:p w14:paraId="5269C51F">
            <w:pPr>
              <w:keepNext/>
              <w:snapToGrid w:val="0"/>
              <w:spacing w:before="70" w:after="70" w:line="240" w:lineRule="auto"/>
              <w:ind w:firstLine="0"/>
              <w:jc w:val="center"/>
              <w:rPr>
                <w:sz w:val="21"/>
              </w:rPr>
            </w:pPr>
            <w:r>
              <w:rPr>
                <w:sz w:val="21"/>
                <w:szCs w:val="21"/>
              </w:rPr>
              <w:t>高</w:t>
            </w:r>
          </w:p>
        </w:tc>
      </w:tr>
      <w:tr w14:paraId="31499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30CC139">
            <w:pPr>
              <w:keepNext/>
              <w:snapToGrid w:val="0"/>
              <w:spacing w:before="70" w:after="70" w:line="240" w:lineRule="auto"/>
              <w:ind w:firstLine="0"/>
              <w:jc w:val="center"/>
              <w:rPr>
                <w:sz w:val="21"/>
              </w:rPr>
            </w:pPr>
            <w:r>
              <w:rPr>
                <w:sz w:val="21"/>
                <w:szCs w:val="21"/>
              </w:rPr>
              <w:t>R-16</w:t>
            </w:r>
          </w:p>
        </w:tc>
        <w:tc>
          <w:tcPr>
            <w:tcW w:w="2138" w:type="dxa"/>
            <w:vAlign w:val="center"/>
          </w:tcPr>
          <w:p w14:paraId="2B5D9541">
            <w:pPr>
              <w:keepNext/>
              <w:snapToGrid w:val="0"/>
              <w:spacing w:before="70" w:after="70" w:line="240" w:lineRule="auto"/>
              <w:ind w:firstLine="0"/>
              <w:jc w:val="left"/>
              <w:rPr>
                <w:sz w:val="21"/>
              </w:rPr>
            </w:pPr>
            <w:r>
              <w:rPr>
                <w:sz w:val="21"/>
                <w:szCs w:val="21"/>
              </w:rPr>
              <w:t>定制接口不匹配</w:t>
            </w:r>
          </w:p>
        </w:tc>
        <w:tc>
          <w:tcPr>
            <w:tcW w:w="1716" w:type="dxa"/>
            <w:vAlign w:val="center"/>
          </w:tcPr>
          <w:p w14:paraId="4033A785">
            <w:pPr>
              <w:keepNext/>
              <w:snapToGrid w:val="0"/>
              <w:spacing w:before="70" w:after="70" w:line="240" w:lineRule="auto"/>
              <w:ind w:firstLine="0"/>
              <w:jc w:val="left"/>
              <w:rPr>
                <w:sz w:val="21"/>
              </w:rPr>
            </w:pPr>
            <w:r>
              <w:rPr>
                <w:sz w:val="21"/>
                <w:szCs w:val="21"/>
              </w:rPr>
              <w:t>快换接口偏差</w:t>
            </w:r>
          </w:p>
        </w:tc>
        <w:tc>
          <w:tcPr>
            <w:tcW w:w="1596" w:type="dxa"/>
            <w:vAlign w:val="center"/>
          </w:tcPr>
          <w:p w14:paraId="18AE690B">
            <w:pPr>
              <w:keepNext/>
              <w:snapToGrid w:val="0"/>
              <w:spacing w:before="70" w:after="70" w:line="240" w:lineRule="auto"/>
              <w:ind w:firstLine="0"/>
              <w:jc w:val="left"/>
              <w:rPr>
                <w:sz w:val="21"/>
              </w:rPr>
            </w:pPr>
            <w:r>
              <w:rPr>
                <w:sz w:val="21"/>
                <w:szCs w:val="21"/>
              </w:rPr>
              <w:t>换装失败</w:t>
            </w:r>
          </w:p>
        </w:tc>
        <w:tc>
          <w:tcPr>
            <w:tcW w:w="1957" w:type="dxa"/>
            <w:vAlign w:val="center"/>
          </w:tcPr>
          <w:p w14:paraId="760088A9">
            <w:pPr>
              <w:keepNext/>
              <w:snapToGrid w:val="0"/>
              <w:spacing w:before="70" w:after="70" w:line="240" w:lineRule="auto"/>
              <w:ind w:firstLine="0"/>
              <w:jc w:val="center"/>
              <w:rPr>
                <w:sz w:val="21"/>
              </w:rPr>
            </w:pPr>
            <w:r>
              <w:rPr>
                <w:sz w:val="21"/>
                <w:szCs w:val="21"/>
              </w:rPr>
              <w:t>接口预验收、工装调整</w:t>
            </w:r>
          </w:p>
        </w:tc>
        <w:tc>
          <w:tcPr>
            <w:tcW w:w="1506" w:type="dxa"/>
            <w:vAlign w:val="center"/>
          </w:tcPr>
          <w:p w14:paraId="0D87A80B">
            <w:pPr>
              <w:keepNext/>
              <w:snapToGrid w:val="0"/>
              <w:spacing w:before="70" w:after="70" w:line="240" w:lineRule="auto"/>
              <w:ind w:firstLine="0"/>
              <w:jc w:val="center"/>
              <w:rPr>
                <w:sz w:val="21"/>
              </w:rPr>
            </w:pPr>
            <w:r>
              <w:rPr>
                <w:sz w:val="21"/>
                <w:szCs w:val="21"/>
              </w:rPr>
              <w:t>装备工程师</w:t>
            </w:r>
          </w:p>
        </w:tc>
        <w:tc>
          <w:tcPr>
            <w:tcW w:w="757" w:type="dxa"/>
            <w:vAlign w:val="center"/>
          </w:tcPr>
          <w:p w14:paraId="28467029">
            <w:pPr>
              <w:keepNext/>
              <w:snapToGrid w:val="0"/>
              <w:spacing w:before="70" w:after="70" w:line="240" w:lineRule="auto"/>
              <w:ind w:firstLine="0"/>
              <w:jc w:val="center"/>
              <w:rPr>
                <w:sz w:val="21"/>
              </w:rPr>
            </w:pPr>
            <w:r>
              <w:rPr>
                <w:sz w:val="21"/>
                <w:szCs w:val="21"/>
              </w:rPr>
              <w:t>中</w:t>
            </w:r>
          </w:p>
        </w:tc>
      </w:tr>
      <w:tr w14:paraId="52975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3D7C72">
            <w:pPr>
              <w:keepNext/>
              <w:snapToGrid w:val="0"/>
              <w:spacing w:before="70" w:after="70" w:line="240" w:lineRule="auto"/>
              <w:ind w:firstLine="0"/>
              <w:jc w:val="center"/>
              <w:rPr>
                <w:sz w:val="21"/>
              </w:rPr>
            </w:pPr>
            <w:r>
              <w:rPr>
                <w:sz w:val="21"/>
                <w:szCs w:val="21"/>
              </w:rPr>
              <w:t>R-17</w:t>
            </w:r>
          </w:p>
        </w:tc>
        <w:tc>
          <w:tcPr>
            <w:tcW w:w="2138" w:type="dxa"/>
            <w:vAlign w:val="center"/>
          </w:tcPr>
          <w:p w14:paraId="24DC12B5">
            <w:pPr>
              <w:keepNext/>
              <w:snapToGrid w:val="0"/>
              <w:spacing w:before="70" w:after="70" w:line="240" w:lineRule="auto"/>
              <w:ind w:firstLine="0"/>
              <w:jc w:val="left"/>
              <w:rPr>
                <w:sz w:val="21"/>
              </w:rPr>
            </w:pPr>
            <w:r>
              <w:rPr>
                <w:sz w:val="21"/>
                <w:szCs w:val="21"/>
              </w:rPr>
              <w:t>软件功能缺陷</w:t>
            </w:r>
          </w:p>
        </w:tc>
        <w:tc>
          <w:tcPr>
            <w:tcW w:w="1716" w:type="dxa"/>
            <w:vAlign w:val="center"/>
          </w:tcPr>
          <w:p w14:paraId="29C675CF">
            <w:pPr>
              <w:keepNext/>
              <w:snapToGrid w:val="0"/>
              <w:spacing w:before="70" w:after="70" w:line="240" w:lineRule="auto"/>
              <w:ind w:firstLine="0"/>
              <w:jc w:val="left"/>
              <w:rPr>
                <w:sz w:val="21"/>
              </w:rPr>
            </w:pPr>
            <w:r>
              <w:rPr>
                <w:sz w:val="21"/>
                <w:szCs w:val="21"/>
              </w:rPr>
              <w:t>测试不充分</w:t>
            </w:r>
          </w:p>
        </w:tc>
        <w:tc>
          <w:tcPr>
            <w:tcW w:w="1596" w:type="dxa"/>
            <w:vAlign w:val="center"/>
          </w:tcPr>
          <w:p w14:paraId="3DA247B0">
            <w:pPr>
              <w:keepNext/>
              <w:snapToGrid w:val="0"/>
              <w:spacing w:before="70" w:after="70" w:line="240" w:lineRule="auto"/>
              <w:ind w:firstLine="0"/>
              <w:jc w:val="left"/>
              <w:rPr>
                <w:sz w:val="21"/>
              </w:rPr>
            </w:pPr>
            <w:r>
              <w:rPr>
                <w:sz w:val="21"/>
                <w:szCs w:val="21"/>
              </w:rPr>
              <w:t>出报受阻</w:t>
            </w:r>
          </w:p>
        </w:tc>
        <w:tc>
          <w:tcPr>
            <w:tcW w:w="1957" w:type="dxa"/>
            <w:vAlign w:val="center"/>
          </w:tcPr>
          <w:p w14:paraId="15A4FB57">
            <w:pPr>
              <w:keepNext/>
              <w:snapToGrid w:val="0"/>
              <w:spacing w:before="70" w:after="70" w:line="240" w:lineRule="auto"/>
              <w:ind w:firstLine="0"/>
              <w:jc w:val="center"/>
              <w:rPr>
                <w:sz w:val="21"/>
              </w:rPr>
            </w:pPr>
            <w:r>
              <w:rPr>
                <w:sz w:val="21"/>
                <w:szCs w:val="21"/>
              </w:rPr>
              <w:t>用例回归、灰度发布</w:t>
            </w:r>
          </w:p>
        </w:tc>
        <w:tc>
          <w:tcPr>
            <w:tcW w:w="1506" w:type="dxa"/>
            <w:vAlign w:val="center"/>
          </w:tcPr>
          <w:p w14:paraId="754AE842">
            <w:pPr>
              <w:keepNext/>
              <w:snapToGrid w:val="0"/>
              <w:spacing w:before="70" w:after="70" w:line="240" w:lineRule="auto"/>
              <w:ind w:firstLine="0"/>
              <w:jc w:val="center"/>
              <w:rPr>
                <w:sz w:val="21"/>
              </w:rPr>
            </w:pPr>
            <w:r>
              <w:rPr>
                <w:sz w:val="21"/>
                <w:szCs w:val="21"/>
              </w:rPr>
              <w:t>软件负责人</w:t>
            </w:r>
          </w:p>
        </w:tc>
        <w:tc>
          <w:tcPr>
            <w:tcW w:w="757" w:type="dxa"/>
            <w:vAlign w:val="center"/>
          </w:tcPr>
          <w:p w14:paraId="55BD19E5">
            <w:pPr>
              <w:keepNext/>
              <w:snapToGrid w:val="0"/>
              <w:spacing w:before="70" w:after="70" w:line="240" w:lineRule="auto"/>
              <w:ind w:firstLine="0"/>
              <w:jc w:val="center"/>
              <w:rPr>
                <w:sz w:val="21"/>
              </w:rPr>
            </w:pPr>
            <w:r>
              <w:rPr>
                <w:sz w:val="21"/>
                <w:szCs w:val="21"/>
              </w:rPr>
              <w:t>中</w:t>
            </w:r>
          </w:p>
        </w:tc>
      </w:tr>
      <w:tr w14:paraId="0F103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232258B">
            <w:pPr>
              <w:keepNext/>
              <w:snapToGrid w:val="0"/>
              <w:spacing w:before="70" w:after="70" w:line="240" w:lineRule="auto"/>
              <w:ind w:firstLine="0"/>
              <w:jc w:val="center"/>
              <w:rPr>
                <w:sz w:val="21"/>
              </w:rPr>
            </w:pPr>
            <w:r>
              <w:rPr>
                <w:sz w:val="21"/>
                <w:szCs w:val="21"/>
              </w:rPr>
              <w:t>R-18</w:t>
            </w:r>
          </w:p>
        </w:tc>
        <w:tc>
          <w:tcPr>
            <w:tcW w:w="2138" w:type="dxa"/>
            <w:vAlign w:val="center"/>
          </w:tcPr>
          <w:p w14:paraId="28D700EA">
            <w:pPr>
              <w:keepNext/>
              <w:snapToGrid w:val="0"/>
              <w:spacing w:before="70" w:after="70" w:line="240" w:lineRule="auto"/>
              <w:ind w:firstLine="0"/>
              <w:jc w:val="left"/>
              <w:rPr>
                <w:sz w:val="21"/>
              </w:rPr>
            </w:pPr>
            <w:r>
              <w:rPr>
                <w:sz w:val="21"/>
                <w:szCs w:val="21"/>
              </w:rPr>
              <w:t>报告模板与甲方要求不符</w:t>
            </w:r>
          </w:p>
        </w:tc>
        <w:tc>
          <w:tcPr>
            <w:tcW w:w="1716" w:type="dxa"/>
            <w:vAlign w:val="center"/>
          </w:tcPr>
          <w:p w14:paraId="5B4AEC6B">
            <w:pPr>
              <w:keepNext/>
              <w:snapToGrid w:val="0"/>
              <w:spacing w:before="70" w:after="70" w:line="240" w:lineRule="auto"/>
              <w:ind w:firstLine="0"/>
              <w:jc w:val="left"/>
              <w:rPr>
                <w:sz w:val="21"/>
              </w:rPr>
            </w:pPr>
            <w:r>
              <w:rPr>
                <w:sz w:val="21"/>
                <w:szCs w:val="21"/>
              </w:rPr>
              <w:t>格式审查意见</w:t>
            </w:r>
          </w:p>
        </w:tc>
        <w:tc>
          <w:tcPr>
            <w:tcW w:w="1596" w:type="dxa"/>
            <w:vAlign w:val="center"/>
          </w:tcPr>
          <w:p w14:paraId="645CB5C9">
            <w:pPr>
              <w:keepNext/>
              <w:snapToGrid w:val="0"/>
              <w:spacing w:before="70" w:after="70" w:line="240" w:lineRule="auto"/>
              <w:ind w:firstLine="0"/>
              <w:jc w:val="left"/>
              <w:rPr>
                <w:sz w:val="21"/>
              </w:rPr>
            </w:pPr>
            <w:r>
              <w:rPr>
                <w:sz w:val="21"/>
                <w:szCs w:val="21"/>
              </w:rPr>
              <w:t>返工</w:t>
            </w:r>
          </w:p>
        </w:tc>
        <w:tc>
          <w:tcPr>
            <w:tcW w:w="1957" w:type="dxa"/>
            <w:vAlign w:val="center"/>
          </w:tcPr>
          <w:p w14:paraId="53B6D5F5">
            <w:pPr>
              <w:keepNext/>
              <w:snapToGrid w:val="0"/>
              <w:spacing w:before="70" w:after="70" w:line="240" w:lineRule="auto"/>
              <w:ind w:firstLine="0"/>
              <w:jc w:val="center"/>
              <w:rPr>
                <w:sz w:val="21"/>
              </w:rPr>
            </w:pPr>
            <w:r>
              <w:rPr>
                <w:sz w:val="21"/>
                <w:szCs w:val="21"/>
              </w:rPr>
              <w:t>样张先行确认</w:t>
            </w:r>
          </w:p>
        </w:tc>
        <w:tc>
          <w:tcPr>
            <w:tcW w:w="1506" w:type="dxa"/>
            <w:vAlign w:val="center"/>
          </w:tcPr>
          <w:p w14:paraId="283AEE19">
            <w:pPr>
              <w:keepNext/>
              <w:snapToGrid w:val="0"/>
              <w:spacing w:before="70" w:after="70" w:line="240" w:lineRule="auto"/>
              <w:ind w:firstLine="0"/>
              <w:jc w:val="center"/>
              <w:rPr>
                <w:sz w:val="21"/>
              </w:rPr>
            </w:pPr>
            <w:r>
              <w:rPr>
                <w:sz w:val="21"/>
                <w:szCs w:val="21"/>
              </w:rPr>
              <w:t>技术负责人</w:t>
            </w:r>
          </w:p>
        </w:tc>
        <w:tc>
          <w:tcPr>
            <w:tcW w:w="757" w:type="dxa"/>
            <w:vAlign w:val="center"/>
          </w:tcPr>
          <w:p w14:paraId="77CD039B">
            <w:pPr>
              <w:keepNext/>
              <w:snapToGrid w:val="0"/>
              <w:spacing w:before="70" w:after="70" w:line="240" w:lineRule="auto"/>
              <w:ind w:firstLine="0"/>
              <w:jc w:val="center"/>
              <w:rPr>
                <w:sz w:val="21"/>
              </w:rPr>
            </w:pPr>
            <w:r>
              <w:rPr>
                <w:sz w:val="21"/>
                <w:szCs w:val="21"/>
              </w:rPr>
              <w:t>中</w:t>
            </w:r>
          </w:p>
        </w:tc>
      </w:tr>
      <w:tr w14:paraId="04755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C650AC1">
            <w:pPr>
              <w:keepNext/>
              <w:snapToGrid w:val="0"/>
              <w:spacing w:before="70" w:after="70" w:line="240" w:lineRule="auto"/>
              <w:ind w:firstLine="0"/>
              <w:jc w:val="center"/>
              <w:rPr>
                <w:sz w:val="21"/>
              </w:rPr>
            </w:pPr>
            <w:r>
              <w:rPr>
                <w:sz w:val="21"/>
                <w:szCs w:val="21"/>
              </w:rPr>
              <w:t>R-19</w:t>
            </w:r>
          </w:p>
        </w:tc>
        <w:tc>
          <w:tcPr>
            <w:tcW w:w="2138" w:type="dxa"/>
            <w:vAlign w:val="center"/>
          </w:tcPr>
          <w:p w14:paraId="4B5A7776">
            <w:pPr>
              <w:keepNext/>
              <w:snapToGrid w:val="0"/>
              <w:spacing w:before="70" w:after="70" w:line="240" w:lineRule="auto"/>
              <w:ind w:firstLine="0"/>
              <w:jc w:val="left"/>
              <w:rPr>
                <w:sz w:val="21"/>
              </w:rPr>
            </w:pPr>
            <w:r>
              <w:rPr>
                <w:sz w:val="21"/>
                <w:szCs w:val="21"/>
              </w:rPr>
              <w:t>DWG 图层规范差异</w:t>
            </w:r>
          </w:p>
        </w:tc>
        <w:tc>
          <w:tcPr>
            <w:tcW w:w="1716" w:type="dxa"/>
            <w:vAlign w:val="center"/>
          </w:tcPr>
          <w:p w14:paraId="68A5D2B1">
            <w:pPr>
              <w:keepNext/>
              <w:snapToGrid w:val="0"/>
              <w:spacing w:before="70" w:after="70" w:line="240" w:lineRule="auto"/>
              <w:ind w:firstLine="0"/>
              <w:jc w:val="left"/>
              <w:rPr>
                <w:sz w:val="21"/>
              </w:rPr>
            </w:pPr>
            <w:r>
              <w:rPr>
                <w:sz w:val="21"/>
                <w:szCs w:val="21"/>
              </w:rPr>
              <w:t>图审意见</w:t>
            </w:r>
          </w:p>
        </w:tc>
        <w:tc>
          <w:tcPr>
            <w:tcW w:w="1596" w:type="dxa"/>
            <w:vAlign w:val="center"/>
          </w:tcPr>
          <w:p w14:paraId="3C90AE90">
            <w:pPr>
              <w:keepNext/>
              <w:snapToGrid w:val="0"/>
              <w:spacing w:before="70" w:after="70" w:line="240" w:lineRule="auto"/>
              <w:ind w:firstLine="0"/>
              <w:jc w:val="left"/>
              <w:rPr>
                <w:sz w:val="21"/>
              </w:rPr>
            </w:pPr>
            <w:r>
              <w:rPr>
                <w:sz w:val="21"/>
                <w:szCs w:val="21"/>
              </w:rPr>
              <w:t>图纸返工</w:t>
            </w:r>
          </w:p>
        </w:tc>
        <w:tc>
          <w:tcPr>
            <w:tcW w:w="1957" w:type="dxa"/>
            <w:vAlign w:val="center"/>
          </w:tcPr>
          <w:p w14:paraId="1585911F">
            <w:pPr>
              <w:keepNext/>
              <w:snapToGrid w:val="0"/>
              <w:spacing w:before="70" w:after="70" w:line="240" w:lineRule="auto"/>
              <w:ind w:firstLine="0"/>
              <w:jc w:val="center"/>
              <w:rPr>
                <w:sz w:val="21"/>
              </w:rPr>
            </w:pPr>
            <w:r>
              <w:rPr>
                <w:sz w:val="21"/>
                <w:szCs w:val="21"/>
              </w:rPr>
              <w:t>模板预审、双版本</w:t>
            </w:r>
          </w:p>
        </w:tc>
        <w:tc>
          <w:tcPr>
            <w:tcW w:w="1506" w:type="dxa"/>
            <w:vAlign w:val="center"/>
          </w:tcPr>
          <w:p w14:paraId="401D1EB0">
            <w:pPr>
              <w:keepNext/>
              <w:snapToGrid w:val="0"/>
              <w:spacing w:before="70" w:after="70" w:line="240" w:lineRule="auto"/>
              <w:ind w:firstLine="0"/>
              <w:jc w:val="center"/>
              <w:rPr>
                <w:sz w:val="21"/>
              </w:rPr>
            </w:pPr>
            <w:r>
              <w:rPr>
                <w:sz w:val="21"/>
                <w:szCs w:val="21"/>
              </w:rPr>
              <w:t>制图工程师</w:t>
            </w:r>
          </w:p>
        </w:tc>
        <w:tc>
          <w:tcPr>
            <w:tcW w:w="757" w:type="dxa"/>
            <w:vAlign w:val="center"/>
          </w:tcPr>
          <w:p w14:paraId="382F2A44">
            <w:pPr>
              <w:keepNext/>
              <w:snapToGrid w:val="0"/>
              <w:spacing w:before="70" w:after="70" w:line="240" w:lineRule="auto"/>
              <w:ind w:firstLine="0"/>
              <w:jc w:val="center"/>
              <w:rPr>
                <w:sz w:val="21"/>
              </w:rPr>
            </w:pPr>
            <w:r>
              <w:rPr>
                <w:sz w:val="21"/>
                <w:szCs w:val="21"/>
              </w:rPr>
              <w:t>低</w:t>
            </w:r>
          </w:p>
        </w:tc>
      </w:tr>
      <w:tr w14:paraId="35FFD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44553D1">
            <w:pPr>
              <w:keepNext/>
              <w:snapToGrid w:val="0"/>
              <w:spacing w:before="70" w:after="70" w:line="240" w:lineRule="auto"/>
              <w:ind w:firstLine="0"/>
              <w:jc w:val="center"/>
              <w:rPr>
                <w:sz w:val="21"/>
              </w:rPr>
            </w:pPr>
            <w:r>
              <w:rPr>
                <w:sz w:val="21"/>
                <w:szCs w:val="21"/>
              </w:rPr>
              <w:t>R-20</w:t>
            </w:r>
          </w:p>
        </w:tc>
        <w:tc>
          <w:tcPr>
            <w:tcW w:w="2138" w:type="dxa"/>
            <w:vAlign w:val="center"/>
          </w:tcPr>
          <w:p w14:paraId="12AD2EE1">
            <w:pPr>
              <w:keepNext/>
              <w:snapToGrid w:val="0"/>
              <w:spacing w:before="70" w:after="70" w:line="240" w:lineRule="auto"/>
              <w:ind w:firstLine="0"/>
              <w:jc w:val="left"/>
              <w:rPr>
                <w:sz w:val="21"/>
              </w:rPr>
            </w:pPr>
            <w:r>
              <w:rPr>
                <w:sz w:val="21"/>
                <w:szCs w:val="21"/>
              </w:rPr>
              <w:t>跨年数据基准不一致</w:t>
            </w:r>
          </w:p>
        </w:tc>
        <w:tc>
          <w:tcPr>
            <w:tcW w:w="1716" w:type="dxa"/>
            <w:vAlign w:val="center"/>
          </w:tcPr>
          <w:p w14:paraId="18EC18D3">
            <w:pPr>
              <w:keepNext/>
              <w:snapToGrid w:val="0"/>
              <w:spacing w:before="70" w:after="70" w:line="240" w:lineRule="auto"/>
              <w:ind w:firstLine="0"/>
              <w:jc w:val="left"/>
              <w:rPr>
                <w:sz w:val="21"/>
              </w:rPr>
            </w:pPr>
            <w:r>
              <w:rPr>
                <w:sz w:val="21"/>
                <w:szCs w:val="21"/>
              </w:rPr>
              <w:t>历史资料缺失</w:t>
            </w:r>
          </w:p>
        </w:tc>
        <w:tc>
          <w:tcPr>
            <w:tcW w:w="1596" w:type="dxa"/>
            <w:vAlign w:val="center"/>
          </w:tcPr>
          <w:p w14:paraId="34811B23">
            <w:pPr>
              <w:keepNext/>
              <w:snapToGrid w:val="0"/>
              <w:spacing w:before="70" w:after="70" w:line="240" w:lineRule="auto"/>
              <w:ind w:firstLine="0"/>
              <w:jc w:val="left"/>
              <w:rPr>
                <w:sz w:val="21"/>
              </w:rPr>
            </w:pPr>
            <w:r>
              <w:rPr>
                <w:sz w:val="21"/>
                <w:szCs w:val="21"/>
              </w:rPr>
              <w:t>对比失效</w:t>
            </w:r>
          </w:p>
        </w:tc>
        <w:tc>
          <w:tcPr>
            <w:tcW w:w="1957" w:type="dxa"/>
            <w:vAlign w:val="center"/>
          </w:tcPr>
          <w:p w14:paraId="57FAE84D">
            <w:pPr>
              <w:keepNext/>
              <w:snapToGrid w:val="0"/>
              <w:spacing w:before="70" w:after="70" w:line="240" w:lineRule="auto"/>
              <w:ind w:firstLine="0"/>
              <w:jc w:val="center"/>
              <w:rPr>
                <w:sz w:val="21"/>
              </w:rPr>
            </w:pPr>
            <w:r>
              <w:rPr>
                <w:sz w:val="21"/>
                <w:szCs w:val="21"/>
              </w:rPr>
              <w:t>数据治理、基准重建</w:t>
            </w:r>
          </w:p>
        </w:tc>
        <w:tc>
          <w:tcPr>
            <w:tcW w:w="1506" w:type="dxa"/>
            <w:vAlign w:val="center"/>
          </w:tcPr>
          <w:p w14:paraId="4FAEC2F7">
            <w:pPr>
              <w:keepNext/>
              <w:snapToGrid w:val="0"/>
              <w:spacing w:before="70" w:after="70" w:line="240" w:lineRule="auto"/>
              <w:ind w:firstLine="0"/>
              <w:jc w:val="center"/>
              <w:rPr>
                <w:sz w:val="21"/>
              </w:rPr>
            </w:pPr>
            <w:r>
              <w:rPr>
                <w:sz w:val="21"/>
                <w:szCs w:val="21"/>
              </w:rPr>
              <w:t>技术负责人</w:t>
            </w:r>
          </w:p>
        </w:tc>
        <w:tc>
          <w:tcPr>
            <w:tcW w:w="757" w:type="dxa"/>
            <w:vAlign w:val="center"/>
          </w:tcPr>
          <w:p w14:paraId="7E7A5445">
            <w:pPr>
              <w:keepNext/>
              <w:snapToGrid w:val="0"/>
              <w:spacing w:before="70" w:after="70" w:line="240" w:lineRule="auto"/>
              <w:ind w:firstLine="0"/>
              <w:jc w:val="center"/>
              <w:rPr>
                <w:sz w:val="21"/>
              </w:rPr>
            </w:pPr>
            <w:r>
              <w:rPr>
                <w:sz w:val="21"/>
                <w:szCs w:val="21"/>
              </w:rPr>
              <w:t>中</w:t>
            </w:r>
          </w:p>
        </w:tc>
      </w:tr>
      <w:tr w14:paraId="613E6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25DE578">
            <w:pPr>
              <w:keepNext/>
              <w:snapToGrid w:val="0"/>
              <w:spacing w:before="70" w:after="70" w:line="240" w:lineRule="auto"/>
              <w:ind w:firstLine="0"/>
              <w:jc w:val="center"/>
              <w:rPr>
                <w:sz w:val="21"/>
              </w:rPr>
            </w:pPr>
            <w:r>
              <w:rPr>
                <w:sz w:val="21"/>
                <w:szCs w:val="21"/>
              </w:rPr>
              <w:t>R-21</w:t>
            </w:r>
          </w:p>
        </w:tc>
        <w:tc>
          <w:tcPr>
            <w:tcW w:w="2138" w:type="dxa"/>
            <w:vAlign w:val="center"/>
          </w:tcPr>
          <w:p w14:paraId="5738F845">
            <w:pPr>
              <w:keepNext/>
              <w:snapToGrid w:val="0"/>
              <w:spacing w:before="70" w:after="70" w:line="240" w:lineRule="auto"/>
              <w:ind w:firstLine="0"/>
              <w:jc w:val="left"/>
              <w:rPr>
                <w:sz w:val="21"/>
              </w:rPr>
            </w:pPr>
            <w:r>
              <w:rPr>
                <w:sz w:val="21"/>
                <w:szCs w:val="21"/>
              </w:rPr>
              <w:t>数据量超预期</w:t>
            </w:r>
          </w:p>
        </w:tc>
        <w:tc>
          <w:tcPr>
            <w:tcW w:w="1716" w:type="dxa"/>
            <w:vAlign w:val="center"/>
          </w:tcPr>
          <w:p w14:paraId="3F995A70">
            <w:pPr>
              <w:keepNext/>
              <w:snapToGrid w:val="0"/>
              <w:spacing w:before="70" w:after="70" w:line="240" w:lineRule="auto"/>
              <w:ind w:firstLine="0"/>
              <w:jc w:val="left"/>
              <w:rPr>
                <w:sz w:val="21"/>
              </w:rPr>
            </w:pPr>
            <w:r>
              <w:rPr>
                <w:sz w:val="21"/>
                <w:szCs w:val="21"/>
              </w:rPr>
              <w:t>存储与算力紧张</w:t>
            </w:r>
          </w:p>
        </w:tc>
        <w:tc>
          <w:tcPr>
            <w:tcW w:w="1596" w:type="dxa"/>
            <w:vAlign w:val="center"/>
          </w:tcPr>
          <w:p w14:paraId="792F5FB0">
            <w:pPr>
              <w:keepNext/>
              <w:snapToGrid w:val="0"/>
              <w:spacing w:before="70" w:after="70" w:line="240" w:lineRule="auto"/>
              <w:ind w:firstLine="0"/>
              <w:jc w:val="left"/>
              <w:rPr>
                <w:sz w:val="21"/>
              </w:rPr>
            </w:pPr>
            <w:r>
              <w:rPr>
                <w:sz w:val="21"/>
                <w:szCs w:val="21"/>
              </w:rPr>
              <w:t>处理延迟</w:t>
            </w:r>
          </w:p>
        </w:tc>
        <w:tc>
          <w:tcPr>
            <w:tcW w:w="1957" w:type="dxa"/>
            <w:vAlign w:val="center"/>
          </w:tcPr>
          <w:p w14:paraId="2976DD72">
            <w:pPr>
              <w:keepNext/>
              <w:snapToGrid w:val="0"/>
              <w:spacing w:before="70" w:after="70" w:line="240" w:lineRule="auto"/>
              <w:ind w:firstLine="0"/>
              <w:jc w:val="center"/>
              <w:rPr>
                <w:sz w:val="21"/>
              </w:rPr>
            </w:pPr>
            <w:r>
              <w:rPr>
                <w:sz w:val="21"/>
                <w:szCs w:val="21"/>
              </w:rPr>
              <w:t>分块处理、弹性扩容</w:t>
            </w:r>
          </w:p>
        </w:tc>
        <w:tc>
          <w:tcPr>
            <w:tcW w:w="1506" w:type="dxa"/>
            <w:vAlign w:val="center"/>
          </w:tcPr>
          <w:p w14:paraId="501A37A7">
            <w:pPr>
              <w:keepNext/>
              <w:snapToGrid w:val="0"/>
              <w:spacing w:before="70" w:after="70" w:line="240" w:lineRule="auto"/>
              <w:ind w:firstLine="0"/>
              <w:jc w:val="center"/>
              <w:rPr>
                <w:sz w:val="21"/>
              </w:rPr>
            </w:pPr>
            <w:r>
              <w:rPr>
                <w:sz w:val="21"/>
                <w:szCs w:val="21"/>
              </w:rPr>
              <w:t>信息管理员</w:t>
            </w:r>
          </w:p>
        </w:tc>
        <w:tc>
          <w:tcPr>
            <w:tcW w:w="757" w:type="dxa"/>
            <w:vAlign w:val="center"/>
          </w:tcPr>
          <w:p w14:paraId="18D5E853">
            <w:pPr>
              <w:keepNext/>
              <w:snapToGrid w:val="0"/>
              <w:spacing w:before="70" w:after="70" w:line="240" w:lineRule="auto"/>
              <w:ind w:firstLine="0"/>
              <w:jc w:val="center"/>
              <w:rPr>
                <w:sz w:val="21"/>
              </w:rPr>
            </w:pPr>
            <w:r>
              <w:rPr>
                <w:sz w:val="21"/>
                <w:szCs w:val="21"/>
              </w:rPr>
              <w:t>低</w:t>
            </w:r>
          </w:p>
        </w:tc>
      </w:tr>
      <w:tr w14:paraId="3EC74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1D39B40">
            <w:pPr>
              <w:keepNext/>
              <w:snapToGrid w:val="0"/>
              <w:spacing w:before="70" w:after="70" w:line="240" w:lineRule="auto"/>
              <w:ind w:firstLine="0"/>
              <w:jc w:val="center"/>
              <w:rPr>
                <w:sz w:val="21"/>
              </w:rPr>
            </w:pPr>
            <w:r>
              <w:rPr>
                <w:sz w:val="21"/>
                <w:szCs w:val="21"/>
              </w:rPr>
              <w:t>R-22</w:t>
            </w:r>
          </w:p>
        </w:tc>
        <w:tc>
          <w:tcPr>
            <w:tcW w:w="2138" w:type="dxa"/>
            <w:vAlign w:val="center"/>
          </w:tcPr>
          <w:p w14:paraId="1DF7A7D1">
            <w:pPr>
              <w:keepNext/>
              <w:snapToGrid w:val="0"/>
              <w:spacing w:before="70" w:after="70" w:line="240" w:lineRule="auto"/>
              <w:ind w:firstLine="0"/>
              <w:jc w:val="left"/>
              <w:rPr>
                <w:sz w:val="21"/>
              </w:rPr>
            </w:pPr>
            <w:r>
              <w:rPr>
                <w:sz w:val="21"/>
                <w:szCs w:val="21"/>
              </w:rPr>
              <w:t>数据丢失或损坏</w:t>
            </w:r>
          </w:p>
        </w:tc>
        <w:tc>
          <w:tcPr>
            <w:tcW w:w="1716" w:type="dxa"/>
            <w:vAlign w:val="center"/>
          </w:tcPr>
          <w:p w14:paraId="40EDADEE">
            <w:pPr>
              <w:keepNext/>
              <w:snapToGrid w:val="0"/>
              <w:spacing w:before="70" w:after="70" w:line="240" w:lineRule="auto"/>
              <w:ind w:firstLine="0"/>
              <w:jc w:val="left"/>
              <w:rPr>
                <w:sz w:val="21"/>
              </w:rPr>
            </w:pPr>
            <w:r>
              <w:rPr>
                <w:sz w:val="21"/>
                <w:szCs w:val="21"/>
              </w:rPr>
              <w:t>介质故障</w:t>
            </w:r>
          </w:p>
        </w:tc>
        <w:tc>
          <w:tcPr>
            <w:tcW w:w="1596" w:type="dxa"/>
            <w:vAlign w:val="center"/>
          </w:tcPr>
          <w:p w14:paraId="7936555B">
            <w:pPr>
              <w:keepNext/>
              <w:snapToGrid w:val="0"/>
              <w:spacing w:before="70" w:after="70" w:line="240" w:lineRule="auto"/>
              <w:ind w:firstLine="0"/>
              <w:jc w:val="left"/>
              <w:rPr>
                <w:sz w:val="21"/>
              </w:rPr>
            </w:pPr>
            <w:r>
              <w:rPr>
                <w:sz w:val="21"/>
                <w:szCs w:val="21"/>
              </w:rPr>
              <w:t>成果重做</w:t>
            </w:r>
          </w:p>
        </w:tc>
        <w:tc>
          <w:tcPr>
            <w:tcW w:w="1957" w:type="dxa"/>
            <w:vAlign w:val="center"/>
          </w:tcPr>
          <w:p w14:paraId="3475725B">
            <w:pPr>
              <w:keepNext/>
              <w:snapToGrid w:val="0"/>
              <w:spacing w:before="70" w:after="70" w:line="240" w:lineRule="auto"/>
              <w:ind w:firstLine="0"/>
              <w:jc w:val="center"/>
              <w:rPr>
                <w:sz w:val="21"/>
              </w:rPr>
            </w:pPr>
            <w:r>
              <w:rPr>
                <w:sz w:val="21"/>
                <w:szCs w:val="21"/>
              </w:rPr>
              <w:t>双备份、离线冷备</w:t>
            </w:r>
          </w:p>
        </w:tc>
        <w:tc>
          <w:tcPr>
            <w:tcW w:w="1506" w:type="dxa"/>
            <w:vAlign w:val="center"/>
          </w:tcPr>
          <w:p w14:paraId="18B0CEEC">
            <w:pPr>
              <w:keepNext/>
              <w:snapToGrid w:val="0"/>
              <w:spacing w:before="70" w:after="70" w:line="240" w:lineRule="auto"/>
              <w:ind w:firstLine="0"/>
              <w:jc w:val="center"/>
              <w:rPr>
                <w:sz w:val="21"/>
              </w:rPr>
            </w:pPr>
            <w:r>
              <w:rPr>
                <w:sz w:val="21"/>
                <w:szCs w:val="21"/>
              </w:rPr>
              <w:t>信息管理员</w:t>
            </w:r>
          </w:p>
        </w:tc>
        <w:tc>
          <w:tcPr>
            <w:tcW w:w="757" w:type="dxa"/>
            <w:vAlign w:val="center"/>
          </w:tcPr>
          <w:p w14:paraId="51FF009C">
            <w:pPr>
              <w:keepNext/>
              <w:snapToGrid w:val="0"/>
              <w:spacing w:before="70" w:after="70" w:line="240" w:lineRule="auto"/>
              <w:ind w:firstLine="0"/>
              <w:jc w:val="center"/>
              <w:rPr>
                <w:sz w:val="21"/>
              </w:rPr>
            </w:pPr>
            <w:r>
              <w:rPr>
                <w:sz w:val="21"/>
                <w:szCs w:val="21"/>
              </w:rPr>
              <w:t>低</w:t>
            </w:r>
          </w:p>
        </w:tc>
      </w:tr>
      <w:tr w14:paraId="39BDF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E332D34">
            <w:pPr>
              <w:keepNext/>
              <w:snapToGrid w:val="0"/>
              <w:spacing w:before="70" w:after="70" w:line="240" w:lineRule="auto"/>
              <w:ind w:firstLine="0"/>
              <w:jc w:val="center"/>
              <w:rPr>
                <w:sz w:val="21"/>
              </w:rPr>
            </w:pPr>
            <w:r>
              <w:rPr>
                <w:sz w:val="21"/>
                <w:szCs w:val="21"/>
              </w:rPr>
              <w:t>R-23</w:t>
            </w:r>
          </w:p>
        </w:tc>
        <w:tc>
          <w:tcPr>
            <w:tcW w:w="2138" w:type="dxa"/>
            <w:vAlign w:val="center"/>
          </w:tcPr>
          <w:p w14:paraId="0C5A2465">
            <w:pPr>
              <w:keepNext/>
              <w:snapToGrid w:val="0"/>
              <w:spacing w:before="70" w:after="70" w:line="240" w:lineRule="auto"/>
              <w:ind w:firstLine="0"/>
              <w:jc w:val="left"/>
              <w:rPr>
                <w:sz w:val="21"/>
              </w:rPr>
            </w:pPr>
            <w:r>
              <w:rPr>
                <w:sz w:val="21"/>
                <w:szCs w:val="21"/>
              </w:rPr>
              <w:t>网络安全审查未通过</w:t>
            </w:r>
          </w:p>
        </w:tc>
        <w:tc>
          <w:tcPr>
            <w:tcW w:w="1716" w:type="dxa"/>
            <w:vAlign w:val="center"/>
          </w:tcPr>
          <w:p w14:paraId="7932FDF2">
            <w:pPr>
              <w:keepNext/>
              <w:snapToGrid w:val="0"/>
              <w:spacing w:before="70" w:after="70" w:line="240" w:lineRule="auto"/>
              <w:ind w:firstLine="0"/>
              <w:jc w:val="left"/>
              <w:rPr>
                <w:sz w:val="21"/>
              </w:rPr>
            </w:pPr>
            <w:r>
              <w:rPr>
                <w:sz w:val="21"/>
                <w:szCs w:val="21"/>
              </w:rPr>
              <w:t>接入方式不合规</w:t>
            </w:r>
          </w:p>
        </w:tc>
        <w:tc>
          <w:tcPr>
            <w:tcW w:w="1596" w:type="dxa"/>
            <w:vAlign w:val="center"/>
          </w:tcPr>
          <w:p w14:paraId="34452327">
            <w:pPr>
              <w:keepNext/>
              <w:snapToGrid w:val="0"/>
              <w:spacing w:before="70" w:after="70" w:line="240" w:lineRule="auto"/>
              <w:ind w:firstLine="0"/>
              <w:jc w:val="left"/>
              <w:rPr>
                <w:sz w:val="21"/>
              </w:rPr>
            </w:pPr>
            <w:r>
              <w:rPr>
                <w:sz w:val="21"/>
                <w:szCs w:val="21"/>
              </w:rPr>
              <w:t>系统上线受阻</w:t>
            </w:r>
          </w:p>
        </w:tc>
        <w:tc>
          <w:tcPr>
            <w:tcW w:w="1957" w:type="dxa"/>
            <w:vAlign w:val="center"/>
          </w:tcPr>
          <w:p w14:paraId="5B625AEB">
            <w:pPr>
              <w:keepNext/>
              <w:snapToGrid w:val="0"/>
              <w:spacing w:before="70" w:after="70" w:line="240" w:lineRule="auto"/>
              <w:ind w:firstLine="0"/>
              <w:jc w:val="center"/>
              <w:rPr>
                <w:sz w:val="21"/>
              </w:rPr>
            </w:pPr>
            <w:r>
              <w:rPr>
                <w:sz w:val="21"/>
                <w:szCs w:val="21"/>
              </w:rPr>
              <w:t>内外网分离、提前报审</w:t>
            </w:r>
          </w:p>
        </w:tc>
        <w:tc>
          <w:tcPr>
            <w:tcW w:w="1506" w:type="dxa"/>
            <w:vAlign w:val="center"/>
          </w:tcPr>
          <w:p w14:paraId="6746DBB6">
            <w:pPr>
              <w:keepNext/>
              <w:snapToGrid w:val="0"/>
              <w:spacing w:before="70" w:after="70" w:line="240" w:lineRule="auto"/>
              <w:ind w:firstLine="0"/>
              <w:jc w:val="center"/>
              <w:rPr>
                <w:sz w:val="21"/>
              </w:rPr>
            </w:pPr>
            <w:r>
              <w:rPr>
                <w:sz w:val="21"/>
                <w:szCs w:val="21"/>
              </w:rPr>
              <w:t>信息管理员</w:t>
            </w:r>
          </w:p>
        </w:tc>
        <w:tc>
          <w:tcPr>
            <w:tcW w:w="757" w:type="dxa"/>
            <w:vAlign w:val="center"/>
          </w:tcPr>
          <w:p w14:paraId="2467B600">
            <w:pPr>
              <w:keepNext/>
              <w:snapToGrid w:val="0"/>
              <w:spacing w:before="70" w:after="70" w:line="240" w:lineRule="auto"/>
              <w:ind w:firstLine="0"/>
              <w:jc w:val="center"/>
              <w:rPr>
                <w:sz w:val="21"/>
              </w:rPr>
            </w:pPr>
            <w:r>
              <w:rPr>
                <w:sz w:val="21"/>
                <w:szCs w:val="21"/>
              </w:rPr>
              <w:t>中</w:t>
            </w:r>
          </w:p>
        </w:tc>
      </w:tr>
      <w:tr w14:paraId="7F3D2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70DADF6">
            <w:pPr>
              <w:keepNext/>
              <w:snapToGrid w:val="0"/>
              <w:spacing w:before="70" w:after="70" w:line="240" w:lineRule="auto"/>
              <w:ind w:firstLine="0"/>
              <w:jc w:val="center"/>
              <w:rPr>
                <w:sz w:val="21"/>
              </w:rPr>
            </w:pPr>
            <w:r>
              <w:rPr>
                <w:sz w:val="21"/>
                <w:szCs w:val="21"/>
              </w:rPr>
              <w:t>R-24</w:t>
            </w:r>
          </w:p>
        </w:tc>
        <w:tc>
          <w:tcPr>
            <w:tcW w:w="2138" w:type="dxa"/>
            <w:vAlign w:val="center"/>
          </w:tcPr>
          <w:p w14:paraId="72D78171">
            <w:pPr>
              <w:keepNext/>
              <w:snapToGrid w:val="0"/>
              <w:spacing w:before="70" w:after="70" w:line="240" w:lineRule="auto"/>
              <w:ind w:firstLine="0"/>
              <w:jc w:val="left"/>
              <w:rPr>
                <w:sz w:val="21"/>
              </w:rPr>
            </w:pPr>
            <w:r>
              <w:rPr>
                <w:sz w:val="21"/>
                <w:szCs w:val="21"/>
              </w:rPr>
              <w:t>自主可控证明不全</w:t>
            </w:r>
          </w:p>
        </w:tc>
        <w:tc>
          <w:tcPr>
            <w:tcW w:w="1716" w:type="dxa"/>
            <w:vAlign w:val="center"/>
          </w:tcPr>
          <w:p w14:paraId="508DCC67">
            <w:pPr>
              <w:keepNext/>
              <w:snapToGrid w:val="0"/>
              <w:spacing w:before="70" w:after="70" w:line="240" w:lineRule="auto"/>
              <w:ind w:firstLine="0"/>
              <w:jc w:val="left"/>
              <w:rPr>
                <w:sz w:val="21"/>
              </w:rPr>
            </w:pPr>
            <w:r>
              <w:rPr>
                <w:sz w:val="21"/>
                <w:szCs w:val="21"/>
              </w:rPr>
              <w:t>供应商材料缺失</w:t>
            </w:r>
          </w:p>
        </w:tc>
        <w:tc>
          <w:tcPr>
            <w:tcW w:w="1596" w:type="dxa"/>
            <w:vAlign w:val="center"/>
          </w:tcPr>
          <w:p w14:paraId="6AE76B19">
            <w:pPr>
              <w:keepNext/>
              <w:snapToGrid w:val="0"/>
              <w:spacing w:before="70" w:after="70" w:line="240" w:lineRule="auto"/>
              <w:ind w:firstLine="0"/>
              <w:jc w:val="left"/>
              <w:rPr>
                <w:sz w:val="21"/>
              </w:rPr>
            </w:pPr>
            <w:r>
              <w:rPr>
                <w:sz w:val="21"/>
                <w:szCs w:val="21"/>
              </w:rPr>
              <w:t>验收受阻</w:t>
            </w:r>
          </w:p>
        </w:tc>
        <w:tc>
          <w:tcPr>
            <w:tcW w:w="1957" w:type="dxa"/>
            <w:vAlign w:val="center"/>
          </w:tcPr>
          <w:p w14:paraId="4B049C90">
            <w:pPr>
              <w:keepNext/>
              <w:snapToGrid w:val="0"/>
              <w:spacing w:before="70" w:after="70" w:line="240" w:lineRule="auto"/>
              <w:ind w:firstLine="0"/>
              <w:jc w:val="center"/>
              <w:rPr>
                <w:sz w:val="21"/>
              </w:rPr>
            </w:pPr>
            <w:r>
              <w:rPr>
                <w:sz w:val="21"/>
                <w:szCs w:val="21"/>
              </w:rPr>
              <w:t>提前收集、承诺函兜底</w:t>
            </w:r>
          </w:p>
        </w:tc>
        <w:tc>
          <w:tcPr>
            <w:tcW w:w="1506" w:type="dxa"/>
            <w:vAlign w:val="center"/>
          </w:tcPr>
          <w:p w14:paraId="0AF70B2B">
            <w:pPr>
              <w:keepNext/>
              <w:snapToGrid w:val="0"/>
              <w:spacing w:before="70" w:after="70" w:line="240" w:lineRule="auto"/>
              <w:ind w:firstLine="0"/>
              <w:jc w:val="center"/>
              <w:rPr>
                <w:sz w:val="21"/>
              </w:rPr>
            </w:pPr>
            <w:r>
              <w:rPr>
                <w:sz w:val="21"/>
                <w:szCs w:val="21"/>
              </w:rPr>
              <w:t>采购负责人</w:t>
            </w:r>
          </w:p>
        </w:tc>
        <w:tc>
          <w:tcPr>
            <w:tcW w:w="757" w:type="dxa"/>
            <w:vAlign w:val="center"/>
          </w:tcPr>
          <w:p w14:paraId="427435B5">
            <w:pPr>
              <w:keepNext/>
              <w:snapToGrid w:val="0"/>
              <w:spacing w:before="70" w:after="70" w:line="240" w:lineRule="auto"/>
              <w:ind w:firstLine="0"/>
              <w:jc w:val="center"/>
              <w:rPr>
                <w:sz w:val="21"/>
              </w:rPr>
            </w:pPr>
            <w:r>
              <w:rPr>
                <w:sz w:val="21"/>
                <w:szCs w:val="21"/>
              </w:rPr>
              <w:t>中</w:t>
            </w:r>
          </w:p>
        </w:tc>
      </w:tr>
      <w:tr w14:paraId="31DA8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F58DCE">
            <w:pPr>
              <w:keepNext/>
              <w:snapToGrid w:val="0"/>
              <w:spacing w:before="70" w:after="70" w:line="240" w:lineRule="auto"/>
              <w:ind w:firstLine="0"/>
              <w:jc w:val="center"/>
              <w:rPr>
                <w:sz w:val="21"/>
              </w:rPr>
            </w:pPr>
            <w:r>
              <w:rPr>
                <w:sz w:val="21"/>
                <w:szCs w:val="21"/>
              </w:rPr>
              <w:t>R-25</w:t>
            </w:r>
          </w:p>
        </w:tc>
        <w:tc>
          <w:tcPr>
            <w:tcW w:w="2138" w:type="dxa"/>
            <w:vAlign w:val="center"/>
          </w:tcPr>
          <w:p w14:paraId="524E17BD">
            <w:pPr>
              <w:keepNext/>
              <w:snapToGrid w:val="0"/>
              <w:spacing w:before="70" w:after="70" w:line="240" w:lineRule="auto"/>
              <w:ind w:firstLine="0"/>
              <w:jc w:val="left"/>
              <w:rPr>
                <w:sz w:val="21"/>
              </w:rPr>
            </w:pPr>
            <w:r>
              <w:rPr>
                <w:sz w:val="21"/>
                <w:szCs w:val="21"/>
              </w:rPr>
              <w:t>人员变动</w:t>
            </w:r>
          </w:p>
        </w:tc>
        <w:tc>
          <w:tcPr>
            <w:tcW w:w="1716" w:type="dxa"/>
            <w:vAlign w:val="center"/>
          </w:tcPr>
          <w:p w14:paraId="18F189D3">
            <w:pPr>
              <w:keepNext/>
              <w:snapToGrid w:val="0"/>
              <w:spacing w:before="70" w:after="70" w:line="240" w:lineRule="auto"/>
              <w:ind w:firstLine="0"/>
              <w:jc w:val="left"/>
              <w:rPr>
                <w:sz w:val="21"/>
              </w:rPr>
            </w:pPr>
            <w:r>
              <w:rPr>
                <w:sz w:val="21"/>
                <w:szCs w:val="21"/>
              </w:rPr>
              <w:t>关键岗位离职</w:t>
            </w:r>
          </w:p>
        </w:tc>
        <w:tc>
          <w:tcPr>
            <w:tcW w:w="1596" w:type="dxa"/>
            <w:vAlign w:val="center"/>
          </w:tcPr>
          <w:p w14:paraId="0541272B">
            <w:pPr>
              <w:keepNext/>
              <w:snapToGrid w:val="0"/>
              <w:spacing w:before="70" w:after="70" w:line="240" w:lineRule="auto"/>
              <w:ind w:firstLine="0"/>
              <w:jc w:val="left"/>
              <w:rPr>
                <w:sz w:val="21"/>
              </w:rPr>
            </w:pPr>
            <w:r>
              <w:rPr>
                <w:sz w:val="21"/>
                <w:szCs w:val="21"/>
              </w:rPr>
              <w:t>效率下降</w:t>
            </w:r>
          </w:p>
        </w:tc>
        <w:tc>
          <w:tcPr>
            <w:tcW w:w="1957" w:type="dxa"/>
            <w:vAlign w:val="center"/>
          </w:tcPr>
          <w:p w14:paraId="2F8842FC">
            <w:pPr>
              <w:keepNext/>
              <w:snapToGrid w:val="0"/>
              <w:spacing w:before="70" w:after="70" w:line="240" w:lineRule="auto"/>
              <w:ind w:firstLine="0"/>
              <w:jc w:val="center"/>
              <w:rPr>
                <w:sz w:val="21"/>
              </w:rPr>
            </w:pPr>
            <w:r>
              <w:rPr>
                <w:sz w:val="21"/>
                <w:szCs w:val="21"/>
              </w:rPr>
              <w:t>AB 角、知识文档化</w:t>
            </w:r>
          </w:p>
        </w:tc>
        <w:tc>
          <w:tcPr>
            <w:tcW w:w="1506" w:type="dxa"/>
            <w:vAlign w:val="center"/>
          </w:tcPr>
          <w:p w14:paraId="197E9763">
            <w:pPr>
              <w:keepNext/>
              <w:snapToGrid w:val="0"/>
              <w:spacing w:before="70" w:after="70" w:line="240" w:lineRule="auto"/>
              <w:ind w:firstLine="0"/>
              <w:jc w:val="center"/>
              <w:rPr>
                <w:sz w:val="21"/>
              </w:rPr>
            </w:pPr>
            <w:r>
              <w:rPr>
                <w:sz w:val="21"/>
                <w:szCs w:val="21"/>
              </w:rPr>
              <w:t>项目负责人</w:t>
            </w:r>
          </w:p>
        </w:tc>
        <w:tc>
          <w:tcPr>
            <w:tcW w:w="757" w:type="dxa"/>
            <w:vAlign w:val="center"/>
          </w:tcPr>
          <w:p w14:paraId="288282A3">
            <w:pPr>
              <w:keepNext/>
              <w:snapToGrid w:val="0"/>
              <w:spacing w:before="70" w:after="70" w:line="240" w:lineRule="auto"/>
              <w:ind w:firstLine="0"/>
              <w:jc w:val="center"/>
              <w:rPr>
                <w:sz w:val="21"/>
              </w:rPr>
            </w:pPr>
            <w:r>
              <w:rPr>
                <w:sz w:val="21"/>
                <w:szCs w:val="21"/>
              </w:rPr>
              <w:t>低</w:t>
            </w:r>
          </w:p>
        </w:tc>
      </w:tr>
      <w:tr w14:paraId="2656A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6848889">
            <w:pPr>
              <w:keepNext/>
              <w:snapToGrid w:val="0"/>
              <w:spacing w:before="70" w:after="70" w:line="240" w:lineRule="auto"/>
              <w:ind w:firstLine="0"/>
              <w:jc w:val="center"/>
              <w:rPr>
                <w:sz w:val="21"/>
              </w:rPr>
            </w:pPr>
            <w:r>
              <w:rPr>
                <w:sz w:val="21"/>
                <w:szCs w:val="21"/>
              </w:rPr>
              <w:t>R-26</w:t>
            </w:r>
          </w:p>
        </w:tc>
        <w:tc>
          <w:tcPr>
            <w:tcW w:w="2138" w:type="dxa"/>
            <w:vAlign w:val="center"/>
          </w:tcPr>
          <w:p w14:paraId="4576BB86">
            <w:pPr>
              <w:keepNext/>
              <w:snapToGrid w:val="0"/>
              <w:spacing w:before="70" w:after="70" w:line="240" w:lineRule="auto"/>
              <w:ind w:firstLine="0"/>
              <w:jc w:val="left"/>
              <w:rPr>
                <w:sz w:val="21"/>
              </w:rPr>
            </w:pPr>
            <w:r>
              <w:rPr>
                <w:sz w:val="21"/>
                <w:szCs w:val="21"/>
              </w:rPr>
              <w:t>现场人员不足</w:t>
            </w:r>
          </w:p>
        </w:tc>
        <w:tc>
          <w:tcPr>
            <w:tcW w:w="1716" w:type="dxa"/>
            <w:vAlign w:val="center"/>
          </w:tcPr>
          <w:p w14:paraId="7704CFA7">
            <w:pPr>
              <w:keepNext/>
              <w:snapToGrid w:val="0"/>
              <w:spacing w:before="70" w:after="70" w:line="240" w:lineRule="auto"/>
              <w:ind w:firstLine="0"/>
              <w:jc w:val="left"/>
              <w:rPr>
                <w:sz w:val="21"/>
              </w:rPr>
            </w:pPr>
            <w:r>
              <w:rPr>
                <w:sz w:val="21"/>
                <w:szCs w:val="21"/>
              </w:rPr>
              <w:t>多站并行</w:t>
            </w:r>
          </w:p>
        </w:tc>
        <w:tc>
          <w:tcPr>
            <w:tcW w:w="1596" w:type="dxa"/>
            <w:vAlign w:val="center"/>
          </w:tcPr>
          <w:p w14:paraId="0E9F40EB">
            <w:pPr>
              <w:keepNext/>
              <w:snapToGrid w:val="0"/>
              <w:spacing w:before="70" w:after="70" w:line="240" w:lineRule="auto"/>
              <w:ind w:firstLine="0"/>
              <w:jc w:val="left"/>
              <w:rPr>
                <w:sz w:val="21"/>
              </w:rPr>
            </w:pPr>
            <w:r>
              <w:rPr>
                <w:sz w:val="21"/>
                <w:szCs w:val="21"/>
              </w:rPr>
              <w:t>进度延误</w:t>
            </w:r>
          </w:p>
        </w:tc>
        <w:tc>
          <w:tcPr>
            <w:tcW w:w="1957" w:type="dxa"/>
            <w:vAlign w:val="center"/>
          </w:tcPr>
          <w:p w14:paraId="0E8A259B">
            <w:pPr>
              <w:keepNext/>
              <w:snapToGrid w:val="0"/>
              <w:spacing w:before="70" w:after="70" w:line="240" w:lineRule="auto"/>
              <w:ind w:firstLine="0"/>
              <w:jc w:val="center"/>
              <w:rPr>
                <w:sz w:val="21"/>
              </w:rPr>
            </w:pPr>
            <w:r>
              <w:rPr>
                <w:sz w:val="21"/>
                <w:szCs w:val="21"/>
              </w:rPr>
              <w:t>后备人员池、临时增补</w:t>
            </w:r>
          </w:p>
        </w:tc>
        <w:tc>
          <w:tcPr>
            <w:tcW w:w="1506" w:type="dxa"/>
            <w:vAlign w:val="center"/>
          </w:tcPr>
          <w:p w14:paraId="64D1618E">
            <w:pPr>
              <w:keepNext/>
              <w:snapToGrid w:val="0"/>
              <w:spacing w:before="70" w:after="70" w:line="240" w:lineRule="auto"/>
              <w:ind w:firstLine="0"/>
              <w:jc w:val="center"/>
              <w:rPr>
                <w:sz w:val="21"/>
              </w:rPr>
            </w:pPr>
            <w:r>
              <w:rPr>
                <w:sz w:val="21"/>
                <w:szCs w:val="21"/>
              </w:rPr>
              <w:t>项目负责人</w:t>
            </w:r>
          </w:p>
        </w:tc>
        <w:tc>
          <w:tcPr>
            <w:tcW w:w="757" w:type="dxa"/>
            <w:vAlign w:val="center"/>
          </w:tcPr>
          <w:p w14:paraId="4F9871E8">
            <w:pPr>
              <w:keepNext/>
              <w:snapToGrid w:val="0"/>
              <w:spacing w:before="70" w:after="70" w:line="240" w:lineRule="auto"/>
              <w:ind w:firstLine="0"/>
              <w:jc w:val="center"/>
              <w:rPr>
                <w:sz w:val="21"/>
              </w:rPr>
            </w:pPr>
            <w:r>
              <w:rPr>
                <w:sz w:val="21"/>
                <w:szCs w:val="21"/>
              </w:rPr>
              <w:t>中</w:t>
            </w:r>
          </w:p>
        </w:tc>
      </w:tr>
      <w:tr w14:paraId="143FD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603B507">
            <w:pPr>
              <w:keepNext/>
              <w:snapToGrid w:val="0"/>
              <w:spacing w:before="70" w:after="70" w:line="240" w:lineRule="auto"/>
              <w:ind w:firstLine="0"/>
              <w:jc w:val="center"/>
              <w:rPr>
                <w:sz w:val="21"/>
              </w:rPr>
            </w:pPr>
            <w:r>
              <w:rPr>
                <w:sz w:val="21"/>
                <w:szCs w:val="21"/>
              </w:rPr>
              <w:t>R-27</w:t>
            </w:r>
          </w:p>
        </w:tc>
        <w:tc>
          <w:tcPr>
            <w:tcW w:w="2138" w:type="dxa"/>
            <w:vAlign w:val="center"/>
          </w:tcPr>
          <w:p w14:paraId="3744B073">
            <w:pPr>
              <w:keepNext/>
              <w:snapToGrid w:val="0"/>
              <w:spacing w:before="70" w:after="70" w:line="240" w:lineRule="auto"/>
              <w:ind w:firstLine="0"/>
              <w:jc w:val="left"/>
              <w:rPr>
                <w:sz w:val="21"/>
              </w:rPr>
            </w:pPr>
            <w:r>
              <w:rPr>
                <w:sz w:val="21"/>
                <w:szCs w:val="21"/>
              </w:rPr>
              <w:t>安全事故</w:t>
            </w:r>
          </w:p>
        </w:tc>
        <w:tc>
          <w:tcPr>
            <w:tcW w:w="1716" w:type="dxa"/>
            <w:vAlign w:val="center"/>
          </w:tcPr>
          <w:p w14:paraId="6131FCA0">
            <w:pPr>
              <w:keepNext/>
              <w:snapToGrid w:val="0"/>
              <w:spacing w:before="70" w:after="70" w:line="240" w:lineRule="auto"/>
              <w:ind w:firstLine="0"/>
              <w:jc w:val="left"/>
              <w:rPr>
                <w:sz w:val="21"/>
              </w:rPr>
            </w:pPr>
            <w:r>
              <w:rPr>
                <w:sz w:val="21"/>
                <w:szCs w:val="21"/>
              </w:rPr>
              <w:t>违规作业</w:t>
            </w:r>
          </w:p>
        </w:tc>
        <w:tc>
          <w:tcPr>
            <w:tcW w:w="1596" w:type="dxa"/>
            <w:vAlign w:val="center"/>
          </w:tcPr>
          <w:p w14:paraId="55B55F97">
            <w:pPr>
              <w:keepNext/>
              <w:snapToGrid w:val="0"/>
              <w:spacing w:before="70" w:after="70" w:line="240" w:lineRule="auto"/>
              <w:ind w:firstLine="0"/>
              <w:jc w:val="left"/>
              <w:rPr>
                <w:sz w:val="21"/>
              </w:rPr>
            </w:pPr>
            <w:r>
              <w:rPr>
                <w:sz w:val="21"/>
                <w:szCs w:val="21"/>
              </w:rPr>
              <w:t>停工、处罚</w:t>
            </w:r>
          </w:p>
        </w:tc>
        <w:tc>
          <w:tcPr>
            <w:tcW w:w="1957" w:type="dxa"/>
            <w:vAlign w:val="center"/>
          </w:tcPr>
          <w:p w14:paraId="2A20F90D">
            <w:pPr>
              <w:keepNext/>
              <w:snapToGrid w:val="0"/>
              <w:spacing w:before="70" w:after="70" w:line="240" w:lineRule="auto"/>
              <w:ind w:firstLine="0"/>
              <w:jc w:val="center"/>
              <w:rPr>
                <w:sz w:val="21"/>
              </w:rPr>
            </w:pPr>
            <w:r>
              <w:rPr>
                <w:sz w:val="21"/>
                <w:szCs w:val="21"/>
              </w:rPr>
              <w:t>作业票、监护、演练</w:t>
            </w:r>
          </w:p>
        </w:tc>
        <w:tc>
          <w:tcPr>
            <w:tcW w:w="1506" w:type="dxa"/>
            <w:vAlign w:val="center"/>
          </w:tcPr>
          <w:p w14:paraId="4DFF2F5B">
            <w:pPr>
              <w:keepNext/>
              <w:snapToGrid w:val="0"/>
              <w:spacing w:before="70" w:after="70" w:line="240" w:lineRule="auto"/>
              <w:ind w:firstLine="0"/>
              <w:jc w:val="center"/>
              <w:rPr>
                <w:sz w:val="21"/>
              </w:rPr>
            </w:pPr>
            <w:r>
              <w:rPr>
                <w:sz w:val="21"/>
                <w:szCs w:val="21"/>
              </w:rPr>
              <w:t>安全员</w:t>
            </w:r>
          </w:p>
        </w:tc>
        <w:tc>
          <w:tcPr>
            <w:tcW w:w="757" w:type="dxa"/>
            <w:vAlign w:val="center"/>
          </w:tcPr>
          <w:p w14:paraId="51C88269">
            <w:pPr>
              <w:keepNext/>
              <w:snapToGrid w:val="0"/>
              <w:spacing w:before="70" w:after="70" w:line="240" w:lineRule="auto"/>
              <w:ind w:firstLine="0"/>
              <w:jc w:val="center"/>
              <w:rPr>
                <w:sz w:val="21"/>
              </w:rPr>
            </w:pPr>
            <w:r>
              <w:rPr>
                <w:sz w:val="21"/>
                <w:szCs w:val="21"/>
              </w:rPr>
              <w:t>低</w:t>
            </w:r>
          </w:p>
        </w:tc>
      </w:tr>
      <w:tr w14:paraId="53EC0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FA1E223">
            <w:pPr>
              <w:keepNext/>
              <w:snapToGrid w:val="0"/>
              <w:spacing w:before="70" w:after="70" w:line="240" w:lineRule="auto"/>
              <w:ind w:firstLine="0"/>
              <w:jc w:val="center"/>
              <w:rPr>
                <w:sz w:val="21"/>
              </w:rPr>
            </w:pPr>
            <w:r>
              <w:rPr>
                <w:sz w:val="21"/>
                <w:szCs w:val="21"/>
              </w:rPr>
              <w:t>R-28</w:t>
            </w:r>
          </w:p>
        </w:tc>
        <w:tc>
          <w:tcPr>
            <w:tcW w:w="2138" w:type="dxa"/>
            <w:vAlign w:val="center"/>
          </w:tcPr>
          <w:p w14:paraId="306D5698">
            <w:pPr>
              <w:keepNext/>
              <w:snapToGrid w:val="0"/>
              <w:spacing w:before="70" w:after="70" w:line="240" w:lineRule="auto"/>
              <w:ind w:firstLine="0"/>
              <w:jc w:val="left"/>
              <w:rPr>
                <w:sz w:val="21"/>
              </w:rPr>
            </w:pPr>
            <w:r>
              <w:rPr>
                <w:sz w:val="21"/>
                <w:szCs w:val="21"/>
              </w:rPr>
              <w:t>受限空间气体超标</w:t>
            </w:r>
          </w:p>
        </w:tc>
        <w:tc>
          <w:tcPr>
            <w:tcW w:w="1716" w:type="dxa"/>
            <w:vAlign w:val="center"/>
          </w:tcPr>
          <w:p w14:paraId="6D9FE50D">
            <w:pPr>
              <w:keepNext/>
              <w:snapToGrid w:val="0"/>
              <w:spacing w:before="70" w:after="70" w:line="240" w:lineRule="auto"/>
              <w:ind w:firstLine="0"/>
              <w:jc w:val="left"/>
              <w:rPr>
                <w:sz w:val="21"/>
              </w:rPr>
            </w:pPr>
            <w:r>
              <w:rPr>
                <w:sz w:val="21"/>
                <w:szCs w:val="21"/>
              </w:rPr>
              <w:t>检测报警</w:t>
            </w:r>
          </w:p>
        </w:tc>
        <w:tc>
          <w:tcPr>
            <w:tcW w:w="1596" w:type="dxa"/>
            <w:vAlign w:val="center"/>
          </w:tcPr>
          <w:p w14:paraId="2A2309C7">
            <w:pPr>
              <w:keepNext/>
              <w:snapToGrid w:val="0"/>
              <w:spacing w:before="70" w:after="70" w:line="240" w:lineRule="auto"/>
              <w:ind w:firstLine="0"/>
              <w:jc w:val="left"/>
              <w:rPr>
                <w:sz w:val="21"/>
              </w:rPr>
            </w:pPr>
            <w:r>
              <w:rPr>
                <w:sz w:val="21"/>
                <w:szCs w:val="21"/>
              </w:rPr>
              <w:t>作业中止</w:t>
            </w:r>
          </w:p>
        </w:tc>
        <w:tc>
          <w:tcPr>
            <w:tcW w:w="1957" w:type="dxa"/>
            <w:vAlign w:val="center"/>
          </w:tcPr>
          <w:p w14:paraId="1D3ADA0E">
            <w:pPr>
              <w:keepNext/>
              <w:snapToGrid w:val="0"/>
              <w:spacing w:before="70" w:after="70" w:line="240" w:lineRule="auto"/>
              <w:ind w:firstLine="0"/>
              <w:jc w:val="center"/>
              <w:rPr>
                <w:sz w:val="21"/>
              </w:rPr>
            </w:pPr>
            <w:r>
              <w:rPr>
                <w:sz w:val="21"/>
                <w:szCs w:val="21"/>
              </w:rPr>
              <w:t>通风、复检、撤离</w:t>
            </w:r>
          </w:p>
        </w:tc>
        <w:tc>
          <w:tcPr>
            <w:tcW w:w="1506" w:type="dxa"/>
            <w:vAlign w:val="center"/>
          </w:tcPr>
          <w:p w14:paraId="75CC1EDA">
            <w:pPr>
              <w:keepNext/>
              <w:snapToGrid w:val="0"/>
              <w:spacing w:before="70" w:after="70" w:line="240" w:lineRule="auto"/>
              <w:ind w:firstLine="0"/>
              <w:jc w:val="center"/>
              <w:rPr>
                <w:sz w:val="21"/>
              </w:rPr>
            </w:pPr>
            <w:r>
              <w:rPr>
                <w:sz w:val="21"/>
                <w:szCs w:val="21"/>
              </w:rPr>
              <w:t>安全员</w:t>
            </w:r>
          </w:p>
        </w:tc>
        <w:tc>
          <w:tcPr>
            <w:tcW w:w="757" w:type="dxa"/>
            <w:vAlign w:val="center"/>
          </w:tcPr>
          <w:p w14:paraId="32C8943F">
            <w:pPr>
              <w:keepNext/>
              <w:snapToGrid w:val="0"/>
              <w:spacing w:before="70" w:after="70" w:line="240" w:lineRule="auto"/>
              <w:ind w:firstLine="0"/>
              <w:jc w:val="center"/>
              <w:rPr>
                <w:sz w:val="21"/>
              </w:rPr>
            </w:pPr>
            <w:r>
              <w:rPr>
                <w:sz w:val="21"/>
                <w:szCs w:val="21"/>
              </w:rPr>
              <w:t>低</w:t>
            </w:r>
          </w:p>
        </w:tc>
      </w:tr>
      <w:tr w14:paraId="7D440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0379BAE">
            <w:pPr>
              <w:keepNext/>
              <w:snapToGrid w:val="0"/>
              <w:spacing w:before="70" w:after="70" w:line="240" w:lineRule="auto"/>
              <w:ind w:firstLine="0"/>
              <w:jc w:val="center"/>
              <w:rPr>
                <w:sz w:val="21"/>
              </w:rPr>
            </w:pPr>
            <w:r>
              <w:rPr>
                <w:sz w:val="21"/>
                <w:szCs w:val="21"/>
              </w:rPr>
              <w:t>R-29</w:t>
            </w:r>
          </w:p>
        </w:tc>
        <w:tc>
          <w:tcPr>
            <w:tcW w:w="2138" w:type="dxa"/>
            <w:vAlign w:val="center"/>
          </w:tcPr>
          <w:p w14:paraId="105C1431">
            <w:pPr>
              <w:keepNext/>
              <w:snapToGrid w:val="0"/>
              <w:spacing w:before="70" w:after="70" w:line="240" w:lineRule="auto"/>
              <w:ind w:firstLine="0"/>
              <w:jc w:val="left"/>
              <w:rPr>
                <w:sz w:val="21"/>
              </w:rPr>
            </w:pPr>
            <w:r>
              <w:rPr>
                <w:sz w:val="21"/>
                <w:szCs w:val="21"/>
              </w:rPr>
              <w:t>高处坠落</w:t>
            </w:r>
          </w:p>
        </w:tc>
        <w:tc>
          <w:tcPr>
            <w:tcW w:w="1716" w:type="dxa"/>
            <w:vAlign w:val="center"/>
          </w:tcPr>
          <w:p w14:paraId="377F5532">
            <w:pPr>
              <w:keepNext/>
              <w:snapToGrid w:val="0"/>
              <w:spacing w:before="70" w:after="70" w:line="240" w:lineRule="auto"/>
              <w:ind w:firstLine="0"/>
              <w:jc w:val="left"/>
              <w:rPr>
                <w:sz w:val="21"/>
              </w:rPr>
            </w:pPr>
            <w:r>
              <w:rPr>
                <w:sz w:val="21"/>
                <w:szCs w:val="21"/>
              </w:rPr>
              <w:t>防护缺失</w:t>
            </w:r>
          </w:p>
        </w:tc>
        <w:tc>
          <w:tcPr>
            <w:tcW w:w="1596" w:type="dxa"/>
            <w:vAlign w:val="center"/>
          </w:tcPr>
          <w:p w14:paraId="2AF43E40">
            <w:pPr>
              <w:keepNext/>
              <w:snapToGrid w:val="0"/>
              <w:spacing w:before="70" w:after="70" w:line="240" w:lineRule="auto"/>
              <w:ind w:firstLine="0"/>
              <w:jc w:val="left"/>
              <w:rPr>
                <w:sz w:val="21"/>
              </w:rPr>
            </w:pPr>
            <w:r>
              <w:rPr>
                <w:sz w:val="21"/>
                <w:szCs w:val="21"/>
              </w:rPr>
              <w:t>人身伤害</w:t>
            </w:r>
          </w:p>
        </w:tc>
        <w:tc>
          <w:tcPr>
            <w:tcW w:w="1957" w:type="dxa"/>
            <w:vAlign w:val="center"/>
          </w:tcPr>
          <w:p w14:paraId="7704E3FB">
            <w:pPr>
              <w:keepNext/>
              <w:snapToGrid w:val="0"/>
              <w:spacing w:before="70" w:after="70" w:line="240" w:lineRule="auto"/>
              <w:ind w:firstLine="0"/>
              <w:jc w:val="center"/>
              <w:rPr>
                <w:sz w:val="21"/>
              </w:rPr>
            </w:pPr>
            <w:r>
              <w:rPr>
                <w:sz w:val="21"/>
                <w:szCs w:val="21"/>
              </w:rPr>
              <w:t>双钩安全带、生命线</w:t>
            </w:r>
          </w:p>
        </w:tc>
        <w:tc>
          <w:tcPr>
            <w:tcW w:w="1506" w:type="dxa"/>
            <w:vAlign w:val="center"/>
          </w:tcPr>
          <w:p w14:paraId="11AB0002">
            <w:pPr>
              <w:keepNext/>
              <w:snapToGrid w:val="0"/>
              <w:spacing w:before="70" w:after="70" w:line="240" w:lineRule="auto"/>
              <w:ind w:firstLine="0"/>
              <w:jc w:val="center"/>
              <w:rPr>
                <w:sz w:val="21"/>
              </w:rPr>
            </w:pPr>
            <w:r>
              <w:rPr>
                <w:sz w:val="21"/>
                <w:szCs w:val="21"/>
              </w:rPr>
              <w:t>安全员</w:t>
            </w:r>
          </w:p>
        </w:tc>
        <w:tc>
          <w:tcPr>
            <w:tcW w:w="757" w:type="dxa"/>
            <w:vAlign w:val="center"/>
          </w:tcPr>
          <w:p w14:paraId="682C0EE3">
            <w:pPr>
              <w:keepNext/>
              <w:snapToGrid w:val="0"/>
              <w:spacing w:before="70" w:after="70" w:line="240" w:lineRule="auto"/>
              <w:ind w:firstLine="0"/>
              <w:jc w:val="center"/>
              <w:rPr>
                <w:sz w:val="21"/>
              </w:rPr>
            </w:pPr>
            <w:r>
              <w:rPr>
                <w:sz w:val="21"/>
                <w:szCs w:val="21"/>
              </w:rPr>
              <w:t>低</w:t>
            </w:r>
          </w:p>
        </w:tc>
      </w:tr>
      <w:tr w14:paraId="5B9EE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53C2C46">
            <w:pPr>
              <w:keepNext/>
              <w:snapToGrid w:val="0"/>
              <w:spacing w:before="70" w:after="70" w:line="240" w:lineRule="auto"/>
              <w:ind w:firstLine="0"/>
              <w:jc w:val="center"/>
              <w:rPr>
                <w:sz w:val="21"/>
              </w:rPr>
            </w:pPr>
            <w:r>
              <w:rPr>
                <w:sz w:val="21"/>
                <w:szCs w:val="21"/>
              </w:rPr>
              <w:t>R-30</w:t>
            </w:r>
          </w:p>
        </w:tc>
        <w:tc>
          <w:tcPr>
            <w:tcW w:w="2138" w:type="dxa"/>
            <w:vAlign w:val="center"/>
          </w:tcPr>
          <w:p w14:paraId="607B446E">
            <w:pPr>
              <w:keepNext/>
              <w:snapToGrid w:val="0"/>
              <w:spacing w:before="70" w:after="70" w:line="240" w:lineRule="auto"/>
              <w:ind w:firstLine="0"/>
              <w:jc w:val="left"/>
              <w:rPr>
                <w:sz w:val="21"/>
              </w:rPr>
            </w:pPr>
            <w:r>
              <w:rPr>
                <w:sz w:val="21"/>
                <w:szCs w:val="21"/>
              </w:rPr>
              <w:t>临时用电故障</w:t>
            </w:r>
          </w:p>
        </w:tc>
        <w:tc>
          <w:tcPr>
            <w:tcW w:w="1716" w:type="dxa"/>
            <w:vAlign w:val="center"/>
          </w:tcPr>
          <w:p w14:paraId="73FD2958">
            <w:pPr>
              <w:keepNext/>
              <w:snapToGrid w:val="0"/>
              <w:spacing w:before="70" w:after="70" w:line="240" w:lineRule="auto"/>
              <w:ind w:firstLine="0"/>
              <w:jc w:val="left"/>
              <w:rPr>
                <w:sz w:val="21"/>
              </w:rPr>
            </w:pPr>
            <w:r>
              <w:rPr>
                <w:sz w:val="21"/>
                <w:szCs w:val="21"/>
              </w:rPr>
              <w:t>线路老化</w:t>
            </w:r>
          </w:p>
        </w:tc>
        <w:tc>
          <w:tcPr>
            <w:tcW w:w="1596" w:type="dxa"/>
            <w:vAlign w:val="center"/>
          </w:tcPr>
          <w:p w14:paraId="5227F8B3">
            <w:pPr>
              <w:keepNext/>
              <w:snapToGrid w:val="0"/>
              <w:spacing w:before="70" w:after="70" w:line="240" w:lineRule="auto"/>
              <w:ind w:firstLine="0"/>
              <w:jc w:val="left"/>
              <w:rPr>
                <w:sz w:val="21"/>
              </w:rPr>
            </w:pPr>
            <w:r>
              <w:rPr>
                <w:sz w:val="21"/>
                <w:szCs w:val="21"/>
              </w:rPr>
              <w:t>设备损坏</w:t>
            </w:r>
          </w:p>
        </w:tc>
        <w:tc>
          <w:tcPr>
            <w:tcW w:w="1957" w:type="dxa"/>
            <w:vAlign w:val="center"/>
          </w:tcPr>
          <w:p w14:paraId="627CBBE0">
            <w:pPr>
              <w:keepNext/>
              <w:snapToGrid w:val="0"/>
              <w:spacing w:before="70" w:after="70" w:line="240" w:lineRule="auto"/>
              <w:ind w:firstLine="0"/>
              <w:jc w:val="center"/>
              <w:rPr>
                <w:sz w:val="21"/>
              </w:rPr>
            </w:pPr>
            <w:r>
              <w:rPr>
                <w:sz w:val="21"/>
                <w:szCs w:val="21"/>
              </w:rPr>
              <w:t>每日检查、漏保</w:t>
            </w:r>
          </w:p>
        </w:tc>
        <w:tc>
          <w:tcPr>
            <w:tcW w:w="1506" w:type="dxa"/>
            <w:vAlign w:val="center"/>
          </w:tcPr>
          <w:p w14:paraId="664059D6">
            <w:pPr>
              <w:keepNext/>
              <w:snapToGrid w:val="0"/>
              <w:spacing w:before="70" w:after="70" w:line="240" w:lineRule="auto"/>
              <w:ind w:firstLine="0"/>
              <w:jc w:val="center"/>
              <w:rPr>
                <w:sz w:val="21"/>
              </w:rPr>
            </w:pPr>
            <w:r>
              <w:rPr>
                <w:sz w:val="21"/>
                <w:szCs w:val="21"/>
              </w:rPr>
              <w:t>电工</w:t>
            </w:r>
          </w:p>
        </w:tc>
        <w:tc>
          <w:tcPr>
            <w:tcW w:w="757" w:type="dxa"/>
            <w:vAlign w:val="center"/>
          </w:tcPr>
          <w:p w14:paraId="4DC3624C">
            <w:pPr>
              <w:keepNext/>
              <w:snapToGrid w:val="0"/>
              <w:spacing w:before="70" w:after="70" w:line="240" w:lineRule="auto"/>
              <w:ind w:firstLine="0"/>
              <w:jc w:val="center"/>
              <w:rPr>
                <w:sz w:val="21"/>
              </w:rPr>
            </w:pPr>
            <w:r>
              <w:rPr>
                <w:sz w:val="21"/>
                <w:szCs w:val="21"/>
              </w:rPr>
              <w:t>低</w:t>
            </w:r>
          </w:p>
        </w:tc>
      </w:tr>
      <w:tr w14:paraId="111E4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AC165A8">
            <w:pPr>
              <w:keepNext/>
              <w:snapToGrid w:val="0"/>
              <w:spacing w:before="70" w:after="70" w:line="240" w:lineRule="auto"/>
              <w:ind w:firstLine="0"/>
              <w:jc w:val="center"/>
              <w:rPr>
                <w:sz w:val="21"/>
              </w:rPr>
            </w:pPr>
            <w:r>
              <w:rPr>
                <w:sz w:val="21"/>
                <w:szCs w:val="21"/>
              </w:rPr>
              <w:t>R-31</w:t>
            </w:r>
          </w:p>
        </w:tc>
        <w:tc>
          <w:tcPr>
            <w:tcW w:w="2138" w:type="dxa"/>
            <w:vAlign w:val="center"/>
          </w:tcPr>
          <w:p w14:paraId="6865E1C1">
            <w:pPr>
              <w:keepNext/>
              <w:snapToGrid w:val="0"/>
              <w:spacing w:before="70" w:after="70" w:line="240" w:lineRule="auto"/>
              <w:ind w:firstLine="0"/>
              <w:jc w:val="left"/>
              <w:rPr>
                <w:sz w:val="21"/>
              </w:rPr>
            </w:pPr>
            <w:r>
              <w:rPr>
                <w:sz w:val="21"/>
                <w:szCs w:val="21"/>
              </w:rPr>
              <w:t>极端天气</w:t>
            </w:r>
          </w:p>
        </w:tc>
        <w:tc>
          <w:tcPr>
            <w:tcW w:w="1716" w:type="dxa"/>
            <w:vAlign w:val="center"/>
          </w:tcPr>
          <w:p w14:paraId="27928F8B">
            <w:pPr>
              <w:keepNext/>
              <w:snapToGrid w:val="0"/>
              <w:spacing w:before="70" w:after="70" w:line="240" w:lineRule="auto"/>
              <w:ind w:firstLine="0"/>
              <w:jc w:val="left"/>
              <w:rPr>
                <w:sz w:val="21"/>
              </w:rPr>
            </w:pPr>
            <w:r>
              <w:rPr>
                <w:sz w:val="21"/>
                <w:szCs w:val="21"/>
              </w:rPr>
              <w:t>雷雨大风</w:t>
            </w:r>
          </w:p>
        </w:tc>
        <w:tc>
          <w:tcPr>
            <w:tcW w:w="1596" w:type="dxa"/>
            <w:vAlign w:val="center"/>
          </w:tcPr>
          <w:p w14:paraId="3C998696">
            <w:pPr>
              <w:keepNext/>
              <w:snapToGrid w:val="0"/>
              <w:spacing w:before="70" w:after="70" w:line="240" w:lineRule="auto"/>
              <w:ind w:firstLine="0"/>
              <w:jc w:val="left"/>
              <w:rPr>
                <w:sz w:val="21"/>
              </w:rPr>
            </w:pPr>
            <w:r>
              <w:rPr>
                <w:sz w:val="21"/>
                <w:szCs w:val="21"/>
              </w:rPr>
              <w:t>作业暂停</w:t>
            </w:r>
          </w:p>
        </w:tc>
        <w:tc>
          <w:tcPr>
            <w:tcW w:w="1957" w:type="dxa"/>
            <w:vAlign w:val="center"/>
          </w:tcPr>
          <w:p w14:paraId="68CD0015">
            <w:pPr>
              <w:keepNext/>
              <w:snapToGrid w:val="0"/>
              <w:spacing w:before="70" w:after="70" w:line="240" w:lineRule="auto"/>
              <w:ind w:firstLine="0"/>
              <w:jc w:val="center"/>
              <w:rPr>
                <w:sz w:val="21"/>
              </w:rPr>
            </w:pPr>
            <w:r>
              <w:rPr>
                <w:sz w:val="21"/>
                <w:szCs w:val="21"/>
              </w:rPr>
              <w:t>天气窗口管理</w:t>
            </w:r>
          </w:p>
        </w:tc>
        <w:tc>
          <w:tcPr>
            <w:tcW w:w="1506" w:type="dxa"/>
            <w:vAlign w:val="center"/>
          </w:tcPr>
          <w:p w14:paraId="1B890C6F">
            <w:pPr>
              <w:keepNext/>
              <w:snapToGrid w:val="0"/>
              <w:spacing w:before="70" w:after="70" w:line="240" w:lineRule="auto"/>
              <w:ind w:firstLine="0"/>
              <w:jc w:val="center"/>
              <w:rPr>
                <w:sz w:val="21"/>
              </w:rPr>
            </w:pPr>
            <w:r>
              <w:rPr>
                <w:sz w:val="21"/>
                <w:szCs w:val="21"/>
              </w:rPr>
              <w:t>现场组长</w:t>
            </w:r>
          </w:p>
        </w:tc>
        <w:tc>
          <w:tcPr>
            <w:tcW w:w="757" w:type="dxa"/>
            <w:vAlign w:val="center"/>
          </w:tcPr>
          <w:p w14:paraId="73AEB9E4">
            <w:pPr>
              <w:keepNext/>
              <w:snapToGrid w:val="0"/>
              <w:spacing w:before="70" w:after="70" w:line="240" w:lineRule="auto"/>
              <w:ind w:firstLine="0"/>
              <w:jc w:val="center"/>
              <w:rPr>
                <w:sz w:val="21"/>
              </w:rPr>
            </w:pPr>
            <w:r>
              <w:rPr>
                <w:sz w:val="21"/>
                <w:szCs w:val="21"/>
              </w:rPr>
              <w:t>低</w:t>
            </w:r>
          </w:p>
        </w:tc>
      </w:tr>
      <w:tr w14:paraId="3D657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1EA2C2C">
            <w:pPr>
              <w:keepNext/>
              <w:snapToGrid w:val="0"/>
              <w:spacing w:before="70" w:after="70" w:line="240" w:lineRule="auto"/>
              <w:ind w:firstLine="0"/>
              <w:jc w:val="center"/>
              <w:rPr>
                <w:sz w:val="21"/>
              </w:rPr>
            </w:pPr>
            <w:r>
              <w:rPr>
                <w:sz w:val="21"/>
                <w:szCs w:val="21"/>
              </w:rPr>
              <w:t>R-32</w:t>
            </w:r>
          </w:p>
        </w:tc>
        <w:tc>
          <w:tcPr>
            <w:tcW w:w="2138" w:type="dxa"/>
            <w:vAlign w:val="center"/>
          </w:tcPr>
          <w:p w14:paraId="1FAD723F">
            <w:pPr>
              <w:keepNext/>
              <w:snapToGrid w:val="0"/>
              <w:spacing w:before="70" w:after="70" w:line="240" w:lineRule="auto"/>
              <w:ind w:firstLine="0"/>
              <w:jc w:val="left"/>
              <w:rPr>
                <w:sz w:val="21"/>
              </w:rPr>
            </w:pPr>
            <w:r>
              <w:rPr>
                <w:sz w:val="21"/>
                <w:szCs w:val="21"/>
              </w:rPr>
              <w:t>交叉作业冲突</w:t>
            </w:r>
          </w:p>
        </w:tc>
        <w:tc>
          <w:tcPr>
            <w:tcW w:w="1716" w:type="dxa"/>
            <w:vAlign w:val="center"/>
          </w:tcPr>
          <w:p w14:paraId="5C04A1B1">
            <w:pPr>
              <w:keepNext/>
              <w:snapToGrid w:val="0"/>
              <w:spacing w:before="70" w:after="70" w:line="240" w:lineRule="auto"/>
              <w:ind w:firstLine="0"/>
              <w:jc w:val="left"/>
              <w:rPr>
                <w:sz w:val="21"/>
              </w:rPr>
            </w:pPr>
            <w:r>
              <w:rPr>
                <w:sz w:val="21"/>
                <w:szCs w:val="21"/>
              </w:rPr>
              <w:t>其他单位施工</w:t>
            </w:r>
          </w:p>
        </w:tc>
        <w:tc>
          <w:tcPr>
            <w:tcW w:w="1596" w:type="dxa"/>
            <w:vAlign w:val="center"/>
          </w:tcPr>
          <w:p w14:paraId="38BBF617">
            <w:pPr>
              <w:keepNext/>
              <w:snapToGrid w:val="0"/>
              <w:spacing w:before="70" w:after="70" w:line="240" w:lineRule="auto"/>
              <w:ind w:firstLine="0"/>
              <w:jc w:val="left"/>
              <w:rPr>
                <w:sz w:val="21"/>
              </w:rPr>
            </w:pPr>
            <w:r>
              <w:rPr>
                <w:sz w:val="21"/>
                <w:szCs w:val="21"/>
              </w:rPr>
              <w:t>相互干扰</w:t>
            </w:r>
          </w:p>
        </w:tc>
        <w:tc>
          <w:tcPr>
            <w:tcW w:w="1957" w:type="dxa"/>
            <w:vAlign w:val="center"/>
          </w:tcPr>
          <w:p w14:paraId="1DDCB4B0">
            <w:pPr>
              <w:keepNext/>
              <w:snapToGrid w:val="0"/>
              <w:spacing w:before="70" w:after="70" w:line="240" w:lineRule="auto"/>
              <w:ind w:firstLine="0"/>
              <w:jc w:val="center"/>
              <w:rPr>
                <w:sz w:val="21"/>
              </w:rPr>
            </w:pPr>
            <w:r>
              <w:rPr>
                <w:sz w:val="21"/>
                <w:szCs w:val="21"/>
              </w:rPr>
              <w:t>协调隔离、时段划分</w:t>
            </w:r>
          </w:p>
        </w:tc>
        <w:tc>
          <w:tcPr>
            <w:tcW w:w="1506" w:type="dxa"/>
            <w:vAlign w:val="center"/>
          </w:tcPr>
          <w:p w14:paraId="370C7FBB">
            <w:pPr>
              <w:keepNext/>
              <w:snapToGrid w:val="0"/>
              <w:spacing w:before="70" w:after="70" w:line="240" w:lineRule="auto"/>
              <w:ind w:firstLine="0"/>
              <w:jc w:val="center"/>
              <w:rPr>
                <w:sz w:val="21"/>
              </w:rPr>
            </w:pPr>
            <w:r>
              <w:rPr>
                <w:sz w:val="21"/>
                <w:szCs w:val="21"/>
              </w:rPr>
              <w:t>项目负责人</w:t>
            </w:r>
          </w:p>
        </w:tc>
        <w:tc>
          <w:tcPr>
            <w:tcW w:w="757" w:type="dxa"/>
            <w:vAlign w:val="center"/>
          </w:tcPr>
          <w:p w14:paraId="758D00D2">
            <w:pPr>
              <w:keepNext/>
              <w:snapToGrid w:val="0"/>
              <w:spacing w:before="70" w:after="70" w:line="240" w:lineRule="auto"/>
              <w:ind w:firstLine="0"/>
              <w:jc w:val="center"/>
              <w:rPr>
                <w:sz w:val="21"/>
              </w:rPr>
            </w:pPr>
            <w:r>
              <w:rPr>
                <w:sz w:val="21"/>
                <w:szCs w:val="21"/>
              </w:rPr>
              <w:t>中</w:t>
            </w:r>
          </w:p>
        </w:tc>
      </w:tr>
      <w:tr w14:paraId="09B2A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92B272D">
            <w:pPr>
              <w:keepNext/>
              <w:snapToGrid w:val="0"/>
              <w:spacing w:before="70" w:after="70" w:line="240" w:lineRule="auto"/>
              <w:ind w:firstLine="0"/>
              <w:jc w:val="center"/>
              <w:rPr>
                <w:sz w:val="21"/>
              </w:rPr>
            </w:pPr>
            <w:r>
              <w:rPr>
                <w:sz w:val="21"/>
                <w:szCs w:val="21"/>
              </w:rPr>
              <w:t>R-33</w:t>
            </w:r>
          </w:p>
        </w:tc>
        <w:tc>
          <w:tcPr>
            <w:tcW w:w="2138" w:type="dxa"/>
            <w:vAlign w:val="center"/>
          </w:tcPr>
          <w:p w14:paraId="078AD433">
            <w:pPr>
              <w:keepNext/>
              <w:snapToGrid w:val="0"/>
              <w:spacing w:before="70" w:after="70" w:line="240" w:lineRule="auto"/>
              <w:ind w:firstLine="0"/>
              <w:jc w:val="left"/>
              <w:rPr>
                <w:sz w:val="21"/>
              </w:rPr>
            </w:pPr>
            <w:r>
              <w:rPr>
                <w:sz w:val="21"/>
                <w:szCs w:val="21"/>
              </w:rPr>
              <w:t>甲方意见反复</w:t>
            </w:r>
          </w:p>
        </w:tc>
        <w:tc>
          <w:tcPr>
            <w:tcW w:w="1716" w:type="dxa"/>
            <w:vAlign w:val="center"/>
          </w:tcPr>
          <w:p w14:paraId="73FB5CE6">
            <w:pPr>
              <w:keepNext/>
              <w:snapToGrid w:val="0"/>
              <w:spacing w:before="70" w:after="70" w:line="240" w:lineRule="auto"/>
              <w:ind w:firstLine="0"/>
              <w:jc w:val="left"/>
              <w:rPr>
                <w:sz w:val="21"/>
              </w:rPr>
            </w:pPr>
            <w:r>
              <w:rPr>
                <w:sz w:val="21"/>
                <w:szCs w:val="21"/>
              </w:rPr>
              <w:t>需求变更</w:t>
            </w:r>
          </w:p>
        </w:tc>
        <w:tc>
          <w:tcPr>
            <w:tcW w:w="1596" w:type="dxa"/>
            <w:vAlign w:val="center"/>
          </w:tcPr>
          <w:p w14:paraId="0D27E27D">
            <w:pPr>
              <w:keepNext/>
              <w:snapToGrid w:val="0"/>
              <w:spacing w:before="70" w:after="70" w:line="240" w:lineRule="auto"/>
              <w:ind w:firstLine="0"/>
              <w:jc w:val="left"/>
              <w:rPr>
                <w:sz w:val="21"/>
              </w:rPr>
            </w:pPr>
            <w:r>
              <w:rPr>
                <w:sz w:val="21"/>
                <w:szCs w:val="21"/>
              </w:rPr>
              <w:t>返工</w:t>
            </w:r>
          </w:p>
        </w:tc>
        <w:tc>
          <w:tcPr>
            <w:tcW w:w="1957" w:type="dxa"/>
            <w:vAlign w:val="center"/>
          </w:tcPr>
          <w:p w14:paraId="4E287D7F">
            <w:pPr>
              <w:keepNext/>
              <w:snapToGrid w:val="0"/>
              <w:spacing w:before="70" w:after="70" w:line="240" w:lineRule="auto"/>
              <w:ind w:firstLine="0"/>
              <w:jc w:val="center"/>
              <w:rPr>
                <w:sz w:val="21"/>
              </w:rPr>
            </w:pPr>
            <w:r>
              <w:rPr>
                <w:sz w:val="21"/>
                <w:szCs w:val="21"/>
              </w:rPr>
              <w:t>变更单、书面确认</w:t>
            </w:r>
          </w:p>
        </w:tc>
        <w:tc>
          <w:tcPr>
            <w:tcW w:w="1506" w:type="dxa"/>
            <w:vAlign w:val="center"/>
          </w:tcPr>
          <w:p w14:paraId="026351CC">
            <w:pPr>
              <w:keepNext/>
              <w:snapToGrid w:val="0"/>
              <w:spacing w:before="70" w:after="70" w:line="240" w:lineRule="auto"/>
              <w:ind w:firstLine="0"/>
              <w:jc w:val="center"/>
              <w:rPr>
                <w:sz w:val="21"/>
              </w:rPr>
            </w:pPr>
            <w:r>
              <w:rPr>
                <w:sz w:val="21"/>
                <w:szCs w:val="21"/>
              </w:rPr>
              <w:t>项目负责人</w:t>
            </w:r>
          </w:p>
        </w:tc>
        <w:tc>
          <w:tcPr>
            <w:tcW w:w="757" w:type="dxa"/>
            <w:vAlign w:val="center"/>
          </w:tcPr>
          <w:p w14:paraId="3745BEB9">
            <w:pPr>
              <w:keepNext/>
              <w:snapToGrid w:val="0"/>
              <w:spacing w:before="70" w:after="70" w:line="240" w:lineRule="auto"/>
              <w:ind w:firstLine="0"/>
              <w:jc w:val="center"/>
              <w:rPr>
                <w:sz w:val="21"/>
              </w:rPr>
            </w:pPr>
            <w:r>
              <w:rPr>
                <w:sz w:val="21"/>
                <w:szCs w:val="21"/>
              </w:rPr>
              <w:t>中</w:t>
            </w:r>
          </w:p>
        </w:tc>
      </w:tr>
      <w:tr w14:paraId="21923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4DF9BF1">
            <w:pPr>
              <w:keepNext/>
              <w:snapToGrid w:val="0"/>
              <w:spacing w:before="70" w:after="70" w:line="240" w:lineRule="auto"/>
              <w:ind w:firstLine="0"/>
              <w:jc w:val="center"/>
              <w:rPr>
                <w:sz w:val="21"/>
              </w:rPr>
            </w:pPr>
            <w:r>
              <w:rPr>
                <w:sz w:val="21"/>
                <w:szCs w:val="21"/>
              </w:rPr>
              <w:t>R-34</w:t>
            </w:r>
          </w:p>
        </w:tc>
        <w:tc>
          <w:tcPr>
            <w:tcW w:w="2138" w:type="dxa"/>
            <w:vAlign w:val="center"/>
          </w:tcPr>
          <w:p w14:paraId="316E21AD">
            <w:pPr>
              <w:keepNext/>
              <w:snapToGrid w:val="0"/>
              <w:spacing w:before="70" w:after="70" w:line="240" w:lineRule="auto"/>
              <w:ind w:firstLine="0"/>
              <w:jc w:val="left"/>
              <w:rPr>
                <w:sz w:val="21"/>
              </w:rPr>
            </w:pPr>
            <w:r>
              <w:rPr>
                <w:sz w:val="21"/>
                <w:szCs w:val="21"/>
              </w:rPr>
              <w:t>第三方测试排期紧</w:t>
            </w:r>
          </w:p>
        </w:tc>
        <w:tc>
          <w:tcPr>
            <w:tcW w:w="1716" w:type="dxa"/>
            <w:vAlign w:val="center"/>
          </w:tcPr>
          <w:p w14:paraId="690EBB5E">
            <w:pPr>
              <w:keepNext/>
              <w:snapToGrid w:val="0"/>
              <w:spacing w:before="70" w:after="70" w:line="240" w:lineRule="auto"/>
              <w:ind w:firstLine="0"/>
              <w:jc w:val="left"/>
              <w:rPr>
                <w:sz w:val="21"/>
              </w:rPr>
            </w:pPr>
            <w:r>
              <w:rPr>
                <w:sz w:val="21"/>
                <w:szCs w:val="21"/>
              </w:rPr>
              <w:t>机构档期</w:t>
            </w:r>
          </w:p>
        </w:tc>
        <w:tc>
          <w:tcPr>
            <w:tcW w:w="1596" w:type="dxa"/>
            <w:vAlign w:val="center"/>
          </w:tcPr>
          <w:p w14:paraId="7536F6F6">
            <w:pPr>
              <w:keepNext/>
              <w:snapToGrid w:val="0"/>
              <w:spacing w:before="70" w:after="70" w:line="240" w:lineRule="auto"/>
              <w:ind w:firstLine="0"/>
              <w:jc w:val="left"/>
              <w:rPr>
                <w:sz w:val="21"/>
              </w:rPr>
            </w:pPr>
            <w:r>
              <w:rPr>
                <w:sz w:val="21"/>
                <w:szCs w:val="21"/>
              </w:rPr>
              <w:t>验证延期</w:t>
            </w:r>
          </w:p>
        </w:tc>
        <w:tc>
          <w:tcPr>
            <w:tcW w:w="1957" w:type="dxa"/>
            <w:vAlign w:val="center"/>
          </w:tcPr>
          <w:p w14:paraId="58AD3832">
            <w:pPr>
              <w:keepNext/>
              <w:snapToGrid w:val="0"/>
              <w:spacing w:before="70" w:after="70" w:line="240" w:lineRule="auto"/>
              <w:ind w:firstLine="0"/>
              <w:jc w:val="center"/>
              <w:rPr>
                <w:sz w:val="21"/>
              </w:rPr>
            </w:pPr>
            <w:r>
              <w:rPr>
                <w:sz w:val="21"/>
                <w:szCs w:val="21"/>
              </w:rPr>
              <w:t>提前预约、并行送检</w:t>
            </w:r>
          </w:p>
        </w:tc>
        <w:tc>
          <w:tcPr>
            <w:tcW w:w="1506" w:type="dxa"/>
            <w:vAlign w:val="center"/>
          </w:tcPr>
          <w:p w14:paraId="0851C7AF">
            <w:pPr>
              <w:keepNext/>
              <w:snapToGrid w:val="0"/>
              <w:spacing w:before="70" w:after="70" w:line="240" w:lineRule="auto"/>
              <w:ind w:firstLine="0"/>
              <w:jc w:val="center"/>
              <w:rPr>
                <w:sz w:val="21"/>
              </w:rPr>
            </w:pPr>
            <w:r>
              <w:rPr>
                <w:sz w:val="21"/>
                <w:szCs w:val="21"/>
              </w:rPr>
              <w:t>质量负责人</w:t>
            </w:r>
          </w:p>
        </w:tc>
        <w:tc>
          <w:tcPr>
            <w:tcW w:w="757" w:type="dxa"/>
            <w:vAlign w:val="center"/>
          </w:tcPr>
          <w:p w14:paraId="44663F2B">
            <w:pPr>
              <w:keepNext/>
              <w:snapToGrid w:val="0"/>
              <w:spacing w:before="70" w:after="70" w:line="240" w:lineRule="auto"/>
              <w:ind w:firstLine="0"/>
              <w:jc w:val="center"/>
              <w:rPr>
                <w:sz w:val="21"/>
              </w:rPr>
            </w:pPr>
            <w:r>
              <w:rPr>
                <w:sz w:val="21"/>
                <w:szCs w:val="21"/>
              </w:rPr>
              <w:t>中</w:t>
            </w:r>
          </w:p>
        </w:tc>
      </w:tr>
      <w:tr w14:paraId="42FBB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04C73B3">
            <w:pPr>
              <w:keepNext/>
              <w:snapToGrid w:val="0"/>
              <w:spacing w:before="70" w:after="70" w:line="240" w:lineRule="auto"/>
              <w:ind w:firstLine="0"/>
              <w:jc w:val="center"/>
              <w:rPr>
                <w:sz w:val="21"/>
              </w:rPr>
            </w:pPr>
            <w:r>
              <w:rPr>
                <w:sz w:val="21"/>
                <w:szCs w:val="21"/>
              </w:rPr>
              <w:t>R-35</w:t>
            </w:r>
          </w:p>
        </w:tc>
        <w:tc>
          <w:tcPr>
            <w:tcW w:w="2138" w:type="dxa"/>
            <w:vAlign w:val="center"/>
          </w:tcPr>
          <w:p w14:paraId="0FFF3F1F">
            <w:pPr>
              <w:keepNext/>
              <w:snapToGrid w:val="0"/>
              <w:spacing w:before="70" w:after="70" w:line="240" w:lineRule="auto"/>
              <w:ind w:firstLine="0"/>
              <w:jc w:val="left"/>
              <w:rPr>
                <w:sz w:val="21"/>
              </w:rPr>
            </w:pPr>
            <w:r>
              <w:rPr>
                <w:sz w:val="21"/>
                <w:szCs w:val="21"/>
              </w:rPr>
              <w:t>专家评审意见较多</w:t>
            </w:r>
          </w:p>
        </w:tc>
        <w:tc>
          <w:tcPr>
            <w:tcW w:w="1716" w:type="dxa"/>
            <w:vAlign w:val="center"/>
          </w:tcPr>
          <w:p w14:paraId="4E25385E">
            <w:pPr>
              <w:keepNext/>
              <w:snapToGrid w:val="0"/>
              <w:spacing w:before="70" w:after="70" w:line="240" w:lineRule="auto"/>
              <w:ind w:firstLine="0"/>
              <w:jc w:val="left"/>
              <w:rPr>
                <w:sz w:val="21"/>
              </w:rPr>
            </w:pPr>
            <w:r>
              <w:rPr>
                <w:sz w:val="21"/>
                <w:szCs w:val="21"/>
              </w:rPr>
              <w:t>评审未通过</w:t>
            </w:r>
          </w:p>
        </w:tc>
        <w:tc>
          <w:tcPr>
            <w:tcW w:w="1596" w:type="dxa"/>
            <w:vAlign w:val="center"/>
          </w:tcPr>
          <w:p w14:paraId="04F04786">
            <w:pPr>
              <w:keepNext/>
              <w:snapToGrid w:val="0"/>
              <w:spacing w:before="70" w:after="70" w:line="240" w:lineRule="auto"/>
              <w:ind w:firstLine="0"/>
              <w:jc w:val="left"/>
              <w:rPr>
                <w:sz w:val="21"/>
              </w:rPr>
            </w:pPr>
            <w:r>
              <w:rPr>
                <w:sz w:val="21"/>
                <w:szCs w:val="21"/>
              </w:rPr>
              <w:t>方案修订</w:t>
            </w:r>
          </w:p>
        </w:tc>
        <w:tc>
          <w:tcPr>
            <w:tcW w:w="1957" w:type="dxa"/>
            <w:vAlign w:val="center"/>
          </w:tcPr>
          <w:p w14:paraId="10F48F6A">
            <w:pPr>
              <w:keepNext/>
              <w:snapToGrid w:val="0"/>
              <w:spacing w:before="70" w:after="70" w:line="240" w:lineRule="auto"/>
              <w:ind w:firstLine="0"/>
              <w:jc w:val="center"/>
              <w:rPr>
                <w:sz w:val="21"/>
              </w:rPr>
            </w:pPr>
            <w:r>
              <w:rPr>
                <w:sz w:val="21"/>
                <w:szCs w:val="21"/>
              </w:rPr>
              <w:t>预评审、逐条响应</w:t>
            </w:r>
          </w:p>
        </w:tc>
        <w:tc>
          <w:tcPr>
            <w:tcW w:w="1506" w:type="dxa"/>
            <w:vAlign w:val="center"/>
          </w:tcPr>
          <w:p w14:paraId="112E7DAC">
            <w:pPr>
              <w:keepNext/>
              <w:snapToGrid w:val="0"/>
              <w:spacing w:before="70" w:after="70" w:line="240" w:lineRule="auto"/>
              <w:ind w:firstLine="0"/>
              <w:jc w:val="center"/>
              <w:rPr>
                <w:sz w:val="21"/>
              </w:rPr>
            </w:pPr>
            <w:r>
              <w:rPr>
                <w:sz w:val="21"/>
                <w:szCs w:val="21"/>
              </w:rPr>
              <w:t>技术负责人</w:t>
            </w:r>
          </w:p>
        </w:tc>
        <w:tc>
          <w:tcPr>
            <w:tcW w:w="757" w:type="dxa"/>
            <w:vAlign w:val="center"/>
          </w:tcPr>
          <w:p w14:paraId="3F97F0BF">
            <w:pPr>
              <w:keepNext/>
              <w:snapToGrid w:val="0"/>
              <w:spacing w:before="70" w:after="70" w:line="240" w:lineRule="auto"/>
              <w:ind w:firstLine="0"/>
              <w:jc w:val="center"/>
              <w:rPr>
                <w:sz w:val="21"/>
              </w:rPr>
            </w:pPr>
            <w:r>
              <w:rPr>
                <w:sz w:val="21"/>
                <w:szCs w:val="21"/>
              </w:rPr>
              <w:t>中</w:t>
            </w:r>
          </w:p>
        </w:tc>
      </w:tr>
      <w:tr w14:paraId="6F172E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CB79E7">
            <w:pPr>
              <w:keepNext/>
              <w:snapToGrid w:val="0"/>
              <w:spacing w:before="70" w:after="70" w:line="240" w:lineRule="auto"/>
              <w:ind w:firstLine="0"/>
              <w:jc w:val="center"/>
              <w:rPr>
                <w:sz w:val="21"/>
              </w:rPr>
            </w:pPr>
            <w:r>
              <w:rPr>
                <w:sz w:val="21"/>
                <w:szCs w:val="21"/>
              </w:rPr>
              <w:t>R-36</w:t>
            </w:r>
          </w:p>
        </w:tc>
        <w:tc>
          <w:tcPr>
            <w:tcW w:w="2138" w:type="dxa"/>
            <w:vAlign w:val="center"/>
          </w:tcPr>
          <w:p w14:paraId="35107FB7">
            <w:pPr>
              <w:keepNext/>
              <w:snapToGrid w:val="0"/>
              <w:spacing w:before="70" w:after="70" w:line="240" w:lineRule="auto"/>
              <w:ind w:firstLine="0"/>
              <w:jc w:val="left"/>
              <w:rPr>
                <w:sz w:val="21"/>
              </w:rPr>
            </w:pPr>
            <w:r>
              <w:rPr>
                <w:sz w:val="21"/>
                <w:szCs w:val="21"/>
              </w:rPr>
              <w:t>专利与软著授权周期长</w:t>
            </w:r>
          </w:p>
        </w:tc>
        <w:tc>
          <w:tcPr>
            <w:tcW w:w="1716" w:type="dxa"/>
            <w:vAlign w:val="center"/>
          </w:tcPr>
          <w:p w14:paraId="55005F6E">
            <w:pPr>
              <w:keepNext/>
              <w:snapToGrid w:val="0"/>
              <w:spacing w:before="70" w:after="70" w:line="240" w:lineRule="auto"/>
              <w:ind w:firstLine="0"/>
              <w:jc w:val="left"/>
              <w:rPr>
                <w:sz w:val="21"/>
              </w:rPr>
            </w:pPr>
            <w:r>
              <w:rPr>
                <w:sz w:val="21"/>
                <w:szCs w:val="21"/>
              </w:rPr>
              <w:t>审查周期</w:t>
            </w:r>
          </w:p>
        </w:tc>
        <w:tc>
          <w:tcPr>
            <w:tcW w:w="1596" w:type="dxa"/>
            <w:vAlign w:val="center"/>
          </w:tcPr>
          <w:p w14:paraId="0A59D189">
            <w:pPr>
              <w:keepNext/>
              <w:snapToGrid w:val="0"/>
              <w:spacing w:before="70" w:after="70" w:line="240" w:lineRule="auto"/>
              <w:ind w:firstLine="0"/>
              <w:jc w:val="left"/>
              <w:rPr>
                <w:sz w:val="21"/>
              </w:rPr>
            </w:pPr>
            <w:r>
              <w:rPr>
                <w:sz w:val="21"/>
                <w:szCs w:val="21"/>
              </w:rPr>
              <w:t>承诺兑现风险</w:t>
            </w:r>
          </w:p>
        </w:tc>
        <w:tc>
          <w:tcPr>
            <w:tcW w:w="1957" w:type="dxa"/>
            <w:vAlign w:val="center"/>
          </w:tcPr>
          <w:p w14:paraId="32C82EB1">
            <w:pPr>
              <w:keepNext/>
              <w:snapToGrid w:val="0"/>
              <w:spacing w:before="70" w:after="70" w:line="240" w:lineRule="auto"/>
              <w:ind w:firstLine="0"/>
              <w:jc w:val="center"/>
              <w:rPr>
                <w:sz w:val="21"/>
              </w:rPr>
            </w:pPr>
            <w:r>
              <w:rPr>
                <w:sz w:val="21"/>
                <w:szCs w:val="21"/>
              </w:rPr>
              <w:t>提前申请、受理即报</w:t>
            </w:r>
          </w:p>
        </w:tc>
        <w:tc>
          <w:tcPr>
            <w:tcW w:w="1506" w:type="dxa"/>
            <w:vAlign w:val="center"/>
          </w:tcPr>
          <w:p w14:paraId="44B3FF70">
            <w:pPr>
              <w:keepNext/>
              <w:snapToGrid w:val="0"/>
              <w:spacing w:before="70" w:after="70" w:line="240" w:lineRule="auto"/>
              <w:ind w:firstLine="0"/>
              <w:jc w:val="center"/>
              <w:rPr>
                <w:sz w:val="21"/>
              </w:rPr>
            </w:pPr>
            <w:r>
              <w:rPr>
                <w:sz w:val="21"/>
                <w:szCs w:val="21"/>
              </w:rPr>
              <w:t>知识产权专员</w:t>
            </w:r>
          </w:p>
        </w:tc>
        <w:tc>
          <w:tcPr>
            <w:tcW w:w="757" w:type="dxa"/>
            <w:vAlign w:val="center"/>
          </w:tcPr>
          <w:p w14:paraId="485B3BEF">
            <w:pPr>
              <w:keepNext/>
              <w:snapToGrid w:val="0"/>
              <w:spacing w:before="70" w:after="70" w:line="240" w:lineRule="auto"/>
              <w:ind w:firstLine="0"/>
              <w:jc w:val="center"/>
              <w:rPr>
                <w:sz w:val="21"/>
              </w:rPr>
            </w:pPr>
            <w:r>
              <w:rPr>
                <w:sz w:val="21"/>
                <w:szCs w:val="21"/>
              </w:rPr>
              <w:t>中</w:t>
            </w:r>
          </w:p>
        </w:tc>
      </w:tr>
      <w:tr w14:paraId="7232F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56DCDD">
            <w:pPr>
              <w:keepNext/>
              <w:snapToGrid w:val="0"/>
              <w:spacing w:before="70" w:after="70" w:line="240" w:lineRule="auto"/>
              <w:ind w:firstLine="0"/>
              <w:jc w:val="center"/>
              <w:rPr>
                <w:sz w:val="21"/>
              </w:rPr>
            </w:pPr>
            <w:r>
              <w:rPr>
                <w:sz w:val="21"/>
                <w:szCs w:val="21"/>
              </w:rPr>
              <w:t>R-37</w:t>
            </w:r>
          </w:p>
        </w:tc>
        <w:tc>
          <w:tcPr>
            <w:tcW w:w="2138" w:type="dxa"/>
            <w:vAlign w:val="center"/>
          </w:tcPr>
          <w:p w14:paraId="0A63F55C">
            <w:pPr>
              <w:keepNext/>
              <w:snapToGrid w:val="0"/>
              <w:spacing w:before="70" w:after="70" w:line="240" w:lineRule="auto"/>
              <w:ind w:firstLine="0"/>
              <w:jc w:val="left"/>
              <w:rPr>
                <w:sz w:val="21"/>
              </w:rPr>
            </w:pPr>
            <w:r>
              <w:rPr>
                <w:sz w:val="21"/>
                <w:szCs w:val="21"/>
              </w:rPr>
              <w:t>培训效果不达标</w:t>
            </w:r>
          </w:p>
        </w:tc>
        <w:tc>
          <w:tcPr>
            <w:tcW w:w="1716" w:type="dxa"/>
            <w:vAlign w:val="center"/>
          </w:tcPr>
          <w:p w14:paraId="37C8938D">
            <w:pPr>
              <w:keepNext/>
              <w:snapToGrid w:val="0"/>
              <w:spacing w:before="70" w:after="70" w:line="240" w:lineRule="auto"/>
              <w:ind w:firstLine="0"/>
              <w:jc w:val="left"/>
              <w:rPr>
                <w:sz w:val="21"/>
              </w:rPr>
            </w:pPr>
            <w:r>
              <w:rPr>
                <w:sz w:val="21"/>
                <w:szCs w:val="21"/>
              </w:rPr>
              <w:t>考核不合格</w:t>
            </w:r>
          </w:p>
        </w:tc>
        <w:tc>
          <w:tcPr>
            <w:tcW w:w="1596" w:type="dxa"/>
            <w:vAlign w:val="center"/>
          </w:tcPr>
          <w:p w14:paraId="24D16CDA">
            <w:pPr>
              <w:keepNext/>
              <w:snapToGrid w:val="0"/>
              <w:spacing w:before="70" w:after="70" w:line="240" w:lineRule="auto"/>
              <w:ind w:firstLine="0"/>
              <w:jc w:val="left"/>
              <w:rPr>
                <w:sz w:val="21"/>
              </w:rPr>
            </w:pPr>
            <w:r>
              <w:rPr>
                <w:sz w:val="21"/>
                <w:szCs w:val="21"/>
              </w:rPr>
              <w:t>移交困难</w:t>
            </w:r>
          </w:p>
        </w:tc>
        <w:tc>
          <w:tcPr>
            <w:tcW w:w="1957" w:type="dxa"/>
            <w:vAlign w:val="center"/>
          </w:tcPr>
          <w:p w14:paraId="1149BEDD">
            <w:pPr>
              <w:keepNext/>
              <w:snapToGrid w:val="0"/>
              <w:spacing w:before="70" w:after="70" w:line="240" w:lineRule="auto"/>
              <w:ind w:firstLine="0"/>
              <w:jc w:val="center"/>
              <w:rPr>
                <w:sz w:val="21"/>
              </w:rPr>
            </w:pPr>
            <w:r>
              <w:rPr>
                <w:sz w:val="21"/>
                <w:szCs w:val="21"/>
              </w:rPr>
              <w:t>补训、实操强化</w:t>
            </w:r>
          </w:p>
        </w:tc>
        <w:tc>
          <w:tcPr>
            <w:tcW w:w="1506" w:type="dxa"/>
            <w:vAlign w:val="center"/>
          </w:tcPr>
          <w:p w14:paraId="552BEBB1">
            <w:pPr>
              <w:keepNext/>
              <w:snapToGrid w:val="0"/>
              <w:spacing w:before="70" w:after="70" w:line="240" w:lineRule="auto"/>
              <w:ind w:firstLine="0"/>
              <w:jc w:val="center"/>
              <w:rPr>
                <w:sz w:val="21"/>
              </w:rPr>
            </w:pPr>
            <w:r>
              <w:rPr>
                <w:sz w:val="21"/>
                <w:szCs w:val="21"/>
              </w:rPr>
              <w:t>培训负责人</w:t>
            </w:r>
          </w:p>
        </w:tc>
        <w:tc>
          <w:tcPr>
            <w:tcW w:w="757" w:type="dxa"/>
            <w:vAlign w:val="center"/>
          </w:tcPr>
          <w:p w14:paraId="10FDC31D">
            <w:pPr>
              <w:keepNext/>
              <w:snapToGrid w:val="0"/>
              <w:spacing w:before="70" w:after="70" w:line="240" w:lineRule="auto"/>
              <w:ind w:firstLine="0"/>
              <w:jc w:val="center"/>
              <w:rPr>
                <w:sz w:val="21"/>
              </w:rPr>
            </w:pPr>
            <w:r>
              <w:rPr>
                <w:sz w:val="21"/>
                <w:szCs w:val="21"/>
              </w:rPr>
              <w:t>低</w:t>
            </w:r>
          </w:p>
        </w:tc>
      </w:tr>
      <w:tr w14:paraId="1BBBB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79D2059">
            <w:pPr>
              <w:keepNext/>
              <w:snapToGrid w:val="0"/>
              <w:spacing w:before="70" w:after="70" w:line="240" w:lineRule="auto"/>
              <w:ind w:firstLine="0"/>
              <w:jc w:val="center"/>
              <w:rPr>
                <w:sz w:val="21"/>
              </w:rPr>
            </w:pPr>
            <w:r>
              <w:rPr>
                <w:sz w:val="21"/>
                <w:szCs w:val="21"/>
              </w:rPr>
              <w:t>R-38</w:t>
            </w:r>
          </w:p>
        </w:tc>
        <w:tc>
          <w:tcPr>
            <w:tcW w:w="2138" w:type="dxa"/>
            <w:vAlign w:val="center"/>
          </w:tcPr>
          <w:p w14:paraId="51EEB233">
            <w:pPr>
              <w:keepNext/>
              <w:snapToGrid w:val="0"/>
              <w:spacing w:before="70" w:after="70" w:line="240" w:lineRule="auto"/>
              <w:ind w:firstLine="0"/>
              <w:jc w:val="left"/>
              <w:rPr>
                <w:sz w:val="21"/>
              </w:rPr>
            </w:pPr>
            <w:r>
              <w:rPr>
                <w:sz w:val="21"/>
                <w:szCs w:val="21"/>
              </w:rPr>
              <w:t>档案组卷不规范</w:t>
            </w:r>
          </w:p>
        </w:tc>
        <w:tc>
          <w:tcPr>
            <w:tcW w:w="1716" w:type="dxa"/>
            <w:vAlign w:val="center"/>
          </w:tcPr>
          <w:p w14:paraId="4D372D63">
            <w:pPr>
              <w:keepNext/>
              <w:snapToGrid w:val="0"/>
              <w:spacing w:before="70" w:after="70" w:line="240" w:lineRule="auto"/>
              <w:ind w:firstLine="0"/>
              <w:jc w:val="left"/>
              <w:rPr>
                <w:sz w:val="21"/>
              </w:rPr>
            </w:pPr>
            <w:r>
              <w:rPr>
                <w:sz w:val="21"/>
                <w:szCs w:val="21"/>
              </w:rPr>
              <w:t>归档审查</w:t>
            </w:r>
          </w:p>
        </w:tc>
        <w:tc>
          <w:tcPr>
            <w:tcW w:w="1596" w:type="dxa"/>
            <w:vAlign w:val="center"/>
          </w:tcPr>
          <w:p w14:paraId="58D50727">
            <w:pPr>
              <w:keepNext/>
              <w:snapToGrid w:val="0"/>
              <w:spacing w:before="70" w:after="70" w:line="240" w:lineRule="auto"/>
              <w:ind w:firstLine="0"/>
              <w:jc w:val="left"/>
              <w:rPr>
                <w:sz w:val="21"/>
              </w:rPr>
            </w:pPr>
            <w:r>
              <w:rPr>
                <w:sz w:val="21"/>
                <w:szCs w:val="21"/>
              </w:rPr>
              <w:t>验收延误</w:t>
            </w:r>
          </w:p>
        </w:tc>
        <w:tc>
          <w:tcPr>
            <w:tcW w:w="1957" w:type="dxa"/>
            <w:vAlign w:val="center"/>
          </w:tcPr>
          <w:p w14:paraId="7F805B59">
            <w:pPr>
              <w:keepNext/>
              <w:snapToGrid w:val="0"/>
              <w:spacing w:before="70" w:after="70" w:line="240" w:lineRule="auto"/>
              <w:ind w:firstLine="0"/>
              <w:jc w:val="center"/>
              <w:rPr>
                <w:sz w:val="21"/>
              </w:rPr>
            </w:pPr>
            <w:r>
              <w:rPr>
                <w:sz w:val="21"/>
                <w:szCs w:val="21"/>
              </w:rPr>
              <w:t>同步归档、目录前置</w:t>
            </w:r>
          </w:p>
        </w:tc>
        <w:tc>
          <w:tcPr>
            <w:tcW w:w="1506" w:type="dxa"/>
            <w:vAlign w:val="center"/>
          </w:tcPr>
          <w:p w14:paraId="7A3D7305">
            <w:pPr>
              <w:keepNext/>
              <w:snapToGrid w:val="0"/>
              <w:spacing w:before="70" w:after="70" w:line="240" w:lineRule="auto"/>
              <w:ind w:firstLine="0"/>
              <w:jc w:val="center"/>
              <w:rPr>
                <w:sz w:val="21"/>
              </w:rPr>
            </w:pPr>
            <w:r>
              <w:rPr>
                <w:sz w:val="21"/>
                <w:szCs w:val="21"/>
              </w:rPr>
              <w:t>档案管理员</w:t>
            </w:r>
          </w:p>
        </w:tc>
        <w:tc>
          <w:tcPr>
            <w:tcW w:w="757" w:type="dxa"/>
            <w:vAlign w:val="center"/>
          </w:tcPr>
          <w:p w14:paraId="2272733D">
            <w:pPr>
              <w:keepNext/>
              <w:snapToGrid w:val="0"/>
              <w:spacing w:before="70" w:after="70" w:line="240" w:lineRule="auto"/>
              <w:ind w:firstLine="0"/>
              <w:jc w:val="center"/>
              <w:rPr>
                <w:sz w:val="21"/>
              </w:rPr>
            </w:pPr>
            <w:r>
              <w:rPr>
                <w:sz w:val="21"/>
                <w:szCs w:val="21"/>
              </w:rPr>
              <w:t>低</w:t>
            </w:r>
          </w:p>
        </w:tc>
      </w:tr>
      <w:tr w14:paraId="4BDE4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C8FED8A">
            <w:pPr>
              <w:keepNext/>
              <w:snapToGrid w:val="0"/>
              <w:spacing w:before="70" w:after="70" w:line="240" w:lineRule="auto"/>
              <w:ind w:firstLine="0"/>
              <w:jc w:val="center"/>
              <w:rPr>
                <w:sz w:val="21"/>
              </w:rPr>
            </w:pPr>
            <w:r>
              <w:rPr>
                <w:sz w:val="21"/>
                <w:szCs w:val="21"/>
              </w:rPr>
              <w:t>R-39</w:t>
            </w:r>
          </w:p>
        </w:tc>
        <w:tc>
          <w:tcPr>
            <w:tcW w:w="2138" w:type="dxa"/>
            <w:vAlign w:val="center"/>
          </w:tcPr>
          <w:p w14:paraId="08987B10">
            <w:pPr>
              <w:keepNext/>
              <w:snapToGrid w:val="0"/>
              <w:spacing w:before="70" w:after="70" w:line="240" w:lineRule="auto"/>
              <w:ind w:firstLine="0"/>
              <w:jc w:val="left"/>
              <w:rPr>
                <w:sz w:val="21"/>
              </w:rPr>
            </w:pPr>
            <w:r>
              <w:rPr>
                <w:sz w:val="21"/>
                <w:szCs w:val="21"/>
              </w:rPr>
              <w:t>成本超支</w:t>
            </w:r>
          </w:p>
        </w:tc>
        <w:tc>
          <w:tcPr>
            <w:tcW w:w="1716" w:type="dxa"/>
            <w:vAlign w:val="center"/>
          </w:tcPr>
          <w:p w14:paraId="5CB5C391">
            <w:pPr>
              <w:keepNext/>
              <w:snapToGrid w:val="0"/>
              <w:spacing w:before="70" w:after="70" w:line="240" w:lineRule="auto"/>
              <w:ind w:firstLine="0"/>
              <w:jc w:val="left"/>
              <w:rPr>
                <w:sz w:val="21"/>
              </w:rPr>
            </w:pPr>
            <w:r>
              <w:rPr>
                <w:sz w:val="21"/>
                <w:szCs w:val="21"/>
              </w:rPr>
              <w:t>材料或人工涨价</w:t>
            </w:r>
          </w:p>
        </w:tc>
        <w:tc>
          <w:tcPr>
            <w:tcW w:w="1596" w:type="dxa"/>
            <w:vAlign w:val="center"/>
          </w:tcPr>
          <w:p w14:paraId="441C78B4">
            <w:pPr>
              <w:keepNext/>
              <w:snapToGrid w:val="0"/>
              <w:spacing w:before="70" w:after="70" w:line="240" w:lineRule="auto"/>
              <w:ind w:firstLine="0"/>
              <w:jc w:val="left"/>
              <w:rPr>
                <w:sz w:val="21"/>
              </w:rPr>
            </w:pPr>
            <w:r>
              <w:rPr>
                <w:sz w:val="21"/>
                <w:szCs w:val="21"/>
              </w:rPr>
              <w:t>利润下降</w:t>
            </w:r>
          </w:p>
        </w:tc>
        <w:tc>
          <w:tcPr>
            <w:tcW w:w="1957" w:type="dxa"/>
            <w:vAlign w:val="center"/>
          </w:tcPr>
          <w:p w14:paraId="134F61DE">
            <w:pPr>
              <w:keepNext/>
              <w:snapToGrid w:val="0"/>
              <w:spacing w:before="70" w:after="70" w:line="240" w:lineRule="auto"/>
              <w:ind w:firstLine="0"/>
              <w:jc w:val="center"/>
              <w:rPr>
                <w:sz w:val="21"/>
              </w:rPr>
            </w:pPr>
            <w:r>
              <w:rPr>
                <w:sz w:val="21"/>
                <w:szCs w:val="21"/>
              </w:rPr>
              <w:t>成本监控、限额领料</w:t>
            </w:r>
          </w:p>
        </w:tc>
        <w:tc>
          <w:tcPr>
            <w:tcW w:w="1506" w:type="dxa"/>
            <w:vAlign w:val="center"/>
          </w:tcPr>
          <w:p w14:paraId="676A3845">
            <w:pPr>
              <w:keepNext/>
              <w:snapToGrid w:val="0"/>
              <w:spacing w:before="70" w:after="70" w:line="240" w:lineRule="auto"/>
              <w:ind w:firstLine="0"/>
              <w:jc w:val="center"/>
              <w:rPr>
                <w:sz w:val="21"/>
              </w:rPr>
            </w:pPr>
            <w:r>
              <w:rPr>
                <w:sz w:val="21"/>
                <w:szCs w:val="21"/>
              </w:rPr>
              <w:t>项目负责人</w:t>
            </w:r>
          </w:p>
        </w:tc>
        <w:tc>
          <w:tcPr>
            <w:tcW w:w="757" w:type="dxa"/>
            <w:vAlign w:val="center"/>
          </w:tcPr>
          <w:p w14:paraId="70FD98DD">
            <w:pPr>
              <w:keepNext/>
              <w:snapToGrid w:val="0"/>
              <w:spacing w:before="70" w:after="70" w:line="240" w:lineRule="auto"/>
              <w:ind w:firstLine="0"/>
              <w:jc w:val="center"/>
              <w:rPr>
                <w:sz w:val="21"/>
              </w:rPr>
            </w:pPr>
            <w:r>
              <w:rPr>
                <w:sz w:val="21"/>
                <w:szCs w:val="21"/>
              </w:rPr>
              <w:t>中</w:t>
            </w:r>
          </w:p>
        </w:tc>
      </w:tr>
      <w:tr w14:paraId="3C1CB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28A66DD1">
            <w:pPr>
              <w:keepNext/>
              <w:snapToGrid w:val="0"/>
              <w:spacing w:before="70" w:after="70" w:line="240" w:lineRule="auto"/>
              <w:ind w:firstLine="0"/>
              <w:jc w:val="center"/>
              <w:rPr>
                <w:sz w:val="21"/>
              </w:rPr>
            </w:pPr>
            <w:r>
              <w:rPr>
                <w:sz w:val="21"/>
                <w:szCs w:val="21"/>
              </w:rPr>
              <w:t>R-40</w:t>
            </w:r>
          </w:p>
        </w:tc>
        <w:tc>
          <w:tcPr>
            <w:tcW w:w="2138" w:type="dxa"/>
            <w:vAlign w:val="center"/>
          </w:tcPr>
          <w:p w14:paraId="13CFC332">
            <w:pPr>
              <w:keepNext/>
              <w:snapToGrid w:val="0"/>
              <w:spacing w:before="70" w:after="70" w:line="240" w:lineRule="auto"/>
              <w:ind w:firstLine="0"/>
              <w:jc w:val="left"/>
              <w:rPr>
                <w:sz w:val="21"/>
              </w:rPr>
            </w:pPr>
            <w:r>
              <w:rPr>
                <w:sz w:val="21"/>
                <w:szCs w:val="21"/>
              </w:rPr>
              <w:t>合同界面争议</w:t>
            </w:r>
          </w:p>
        </w:tc>
        <w:tc>
          <w:tcPr>
            <w:tcW w:w="1716" w:type="dxa"/>
            <w:vAlign w:val="center"/>
          </w:tcPr>
          <w:p w14:paraId="24800798">
            <w:pPr>
              <w:keepNext/>
              <w:snapToGrid w:val="0"/>
              <w:spacing w:before="70" w:after="70" w:line="240" w:lineRule="auto"/>
              <w:ind w:firstLine="0"/>
              <w:jc w:val="left"/>
              <w:rPr>
                <w:sz w:val="21"/>
              </w:rPr>
            </w:pPr>
            <w:r>
              <w:rPr>
                <w:sz w:val="21"/>
                <w:szCs w:val="21"/>
              </w:rPr>
              <w:t>职责理解不同</w:t>
            </w:r>
          </w:p>
        </w:tc>
        <w:tc>
          <w:tcPr>
            <w:tcW w:w="1596" w:type="dxa"/>
            <w:vAlign w:val="center"/>
          </w:tcPr>
          <w:p w14:paraId="5EB00F0F">
            <w:pPr>
              <w:keepNext/>
              <w:snapToGrid w:val="0"/>
              <w:spacing w:before="70" w:after="70" w:line="240" w:lineRule="auto"/>
              <w:ind w:firstLine="0"/>
              <w:jc w:val="left"/>
              <w:rPr>
                <w:sz w:val="21"/>
              </w:rPr>
            </w:pPr>
            <w:r>
              <w:rPr>
                <w:sz w:val="21"/>
                <w:szCs w:val="21"/>
              </w:rPr>
              <w:t>扯皮、延误</w:t>
            </w:r>
          </w:p>
        </w:tc>
        <w:tc>
          <w:tcPr>
            <w:tcW w:w="1957" w:type="dxa"/>
            <w:vAlign w:val="center"/>
          </w:tcPr>
          <w:p w14:paraId="233E9F2C">
            <w:pPr>
              <w:keepNext/>
              <w:snapToGrid w:val="0"/>
              <w:spacing w:before="70" w:after="70" w:line="240" w:lineRule="auto"/>
              <w:ind w:firstLine="0"/>
              <w:jc w:val="center"/>
              <w:rPr>
                <w:sz w:val="21"/>
              </w:rPr>
            </w:pPr>
            <w:r>
              <w:rPr>
                <w:sz w:val="21"/>
                <w:szCs w:val="21"/>
              </w:rPr>
              <w:t>界面清单、例会确认</w:t>
            </w:r>
          </w:p>
        </w:tc>
        <w:tc>
          <w:tcPr>
            <w:tcW w:w="1506" w:type="dxa"/>
            <w:vAlign w:val="center"/>
          </w:tcPr>
          <w:p w14:paraId="346D23F7">
            <w:pPr>
              <w:keepNext/>
              <w:snapToGrid w:val="0"/>
              <w:spacing w:before="70" w:after="70" w:line="240" w:lineRule="auto"/>
              <w:ind w:firstLine="0"/>
              <w:jc w:val="center"/>
              <w:rPr>
                <w:sz w:val="21"/>
              </w:rPr>
            </w:pPr>
            <w:r>
              <w:rPr>
                <w:sz w:val="21"/>
                <w:szCs w:val="21"/>
              </w:rPr>
              <w:t>项目负责人</w:t>
            </w:r>
          </w:p>
        </w:tc>
        <w:tc>
          <w:tcPr>
            <w:tcW w:w="757" w:type="dxa"/>
            <w:vAlign w:val="center"/>
          </w:tcPr>
          <w:p w14:paraId="5A09916C">
            <w:pPr>
              <w:keepNext/>
              <w:snapToGrid w:val="0"/>
              <w:spacing w:before="70" w:after="70" w:line="240" w:lineRule="auto"/>
              <w:ind w:firstLine="0"/>
              <w:jc w:val="center"/>
              <w:rPr>
                <w:sz w:val="21"/>
              </w:rPr>
            </w:pPr>
            <w:r>
              <w:rPr>
                <w:sz w:val="21"/>
                <w:szCs w:val="21"/>
              </w:rPr>
              <w:t>低</w:t>
            </w:r>
          </w:p>
        </w:tc>
      </w:tr>
    </w:tbl>
    <w:p w14:paraId="356A9E1A">
      <w:pPr>
        <w:spacing w:line="240" w:lineRule="auto"/>
      </w:pPr>
    </w:p>
    <w:p w14:paraId="564009EF">
      <w:r>
        <w:rPr>
          <w:rFonts w:hint="eastAsia"/>
          <w:b/>
        </w:rPr>
        <w:t>（1）风险动态管控机制。</w:t>
      </w:r>
      <w:r>
        <w:rPr>
          <w:rFonts w:hint="eastAsia"/>
        </w:rPr>
        <w:t>风险登记册并非静态单次编制文件，需依托月度项目例会开展逐条复评：新增风险由现场组长或专业负责人发起申报，经技术负责人评估通过后纳入登记台账；已解除风险需标注关闭日期及关闭依据；风险等级发生变动的，同步调整对应应对措施与资源配置方案。</w:t>
      </w:r>
    </w:p>
    <w:p w14:paraId="71CA0265">
      <w:r>
        <w:rPr>
          <w:rFonts w:hint="eastAsia"/>
          <w:b/>
        </w:rPr>
        <w:t>（2）高等级风险专项管控机制。</w:t>
      </w:r>
      <w:r>
        <w:rPr>
          <w:rFonts w:hint="eastAsia"/>
        </w:rPr>
        <w:t>初始登记册中编号为R-15的定制开发进度风险属于高等级风险，针对其制定四项专项管控措施：其一，合同签订后15日内与先临三维确认排产计划并锁定关键节点；其二，设置驻厂跟产岗位，每周提交进度影像资料与测试记录；其三，关键部件提前采购并预留替代型号；其四，在进度计划中为该环节预留2周缓冲期，当缓冲消耗超过50%时启动升级响应流程。</w:t>
      </w:r>
    </w:p>
    <w:p w14:paraId="6DCABE19">
      <w:r>
        <w:rPr>
          <w:rFonts w:hint="eastAsia"/>
          <w:b/>
        </w:rPr>
        <w:t>（3）风险与机会的差异化界定机制。</w:t>
      </w:r>
      <w:r>
        <w:rPr>
          <w:rFonts w:hint="eastAsia"/>
        </w:rPr>
        <w:t>风险登记册仅登记具有负面影响的事件；针对提前完工、超额完成指标等正向机会，另行在项目例会上开展识别并配套相应资源，不与风险条目混列，避免管理口径混淆。</w:t>
      </w:r>
    </w:p>
    <w:p w14:paraId="15EBA405">
      <w:r>
        <w:rPr>
          <w:b/>
        </w:rPr>
        <w:t>（4）风险信息沟通</w:t>
      </w:r>
      <w:r>
        <w:rPr>
          <w:rFonts w:hint="eastAsia"/>
          <w:b/>
        </w:rPr>
        <w:t>机制</w:t>
      </w:r>
      <w:r>
        <w:rPr>
          <w:b/>
        </w:rPr>
        <w:t>。</w:t>
      </w:r>
      <w:r>
        <w:rPr>
          <w:rFonts w:hint="eastAsia"/>
        </w:rPr>
        <w:t>风险状态在项目周报中采用红黄绿三色标识法进行标注，红色风险须在24小时内向甲方提交书面处置方案；</w:t>
      </w:r>
      <w:r>
        <w:t>涉及安全、合规、</w:t>
      </w:r>
      <w:r>
        <w:rPr>
          <w:rFonts w:hint="eastAsia"/>
        </w:rPr>
        <w:t>进度维度</w:t>
      </w:r>
      <w:r>
        <w:t>的重大风险，同步启动应急预案。</w:t>
      </w:r>
    </w:p>
    <w:p w14:paraId="0C000CB1">
      <w:pPr>
        <w:pStyle w:val="4"/>
      </w:pPr>
      <w:bookmarkStart w:id="399" w:name="_Toc25754"/>
      <w:r>
        <w:rPr>
          <w:szCs w:val="36"/>
        </w:rPr>
        <w:t>3.16 能力形成路径与可持续保障</w:t>
      </w:r>
      <w:bookmarkEnd w:id="399"/>
    </w:p>
    <w:p w14:paraId="78F3909A">
      <w:r>
        <w:rPr>
          <w:rFonts w:hint="eastAsia"/>
        </w:rPr>
        <w:t>项目的价值边界并非局限于装备与平台的实体交付，更核心的价值维度在于甲方在交付后能否实现装备的长期稳定运行与可持续应用。本节阐述我方对本项目相关能力形成路径的认知，以及交付后保障能力不发生退化的系统性机制。</w:t>
      </w:r>
    </w:p>
    <w:p w14:paraId="32FF6DE4">
      <w:r>
        <w:rPr>
          <w:rFonts w:hint="eastAsia"/>
          <w:b/>
        </w:rPr>
        <w:t>（1）能力形成的三阶递进模型。</w:t>
      </w:r>
      <w:r>
        <w:rPr>
          <w:rFonts w:hint="eastAsia"/>
        </w:rPr>
        <w:t>第一阶段为跟随执行阶段：装备交付初期，甲方人员对作业流程尚不熟悉，此阶段由我方主导作业实施，甲方人员全程参与、同步学习，核心目标是完成流程贯通、固化关键操作动作。第二阶段为协同执行阶段：甲方人员逐步承担部分工序作业，我方人员提供现场指导与复核，对 encountered 问题即时开展原理性讲解，核心目标是推动甲方人员从“机械执行操作”向“理解操作逻辑”转变。第三阶段为自主执行阶段：甲方人员独立完成全流程作业，我方转为提供远程技术支持与定期回访服务，核心目标是培育甲方人员处置异常工况的能力。</w:t>
      </w:r>
    </w:p>
    <w:p w14:paraId="0C2786BE">
      <w:r>
        <w:rPr>
          <w:rFonts w:hint="eastAsia"/>
        </w:rPr>
        <w:t>三个阶段的时间节点与验收标准需提前完成约定。本项目建议第一阶段覆盖首轮三站作业，时长约3～4个月；第二阶段覆盖第二轮作业，时长约4～6个月；第三阶段自质保期后半段启动。每阶段结束后开展一次能力评估，评估维度包括能否独立完成控制测量、能否独立完成扫描与初检、能否独立处置常见异常、能否独立完成报告生成，四项维度均达标方可认定该阶段验收通过。</w:t>
      </w:r>
    </w:p>
    <w:p w14:paraId="6368E25D">
      <w:r>
        <w:rPr>
          <w:rFonts w:hint="eastAsia"/>
          <w:b/>
        </w:rPr>
        <w:t>（2）能力构成的四要素框架。</w:t>
      </w:r>
      <w:r>
        <w:rPr>
          <w:rFonts w:hint="eastAsia"/>
        </w:rPr>
        <w:t>第一要素为人员维度，涵盖作业员、数据处理员、设备维护员、成果审核员四类岗位角色，每类岗位至少培养2名人员，规避单一人员流失导致的业务断档风险。第二要素为装备维度，包含主用设备、备品备件、专用工具与检具，装备完好率直接决定作业活动的可持续性。第三要素为流程与文件维度，包含作业规程、检验规程、维护手册、故障处置指南，标准化文件的核心价值在于为新人员提供可遵循的操作依据。第四要素为数据与知识维度，包含标定数据、缺陷样本库、典型问题案例、历年成果，此类要素为长期积累的核心资产，也是甲方未来开展自主优化的基础支撑。</w:t>
      </w:r>
    </w:p>
    <w:p w14:paraId="49C10498">
      <w:r>
        <w:rPr>
          <w:rFonts w:hint="eastAsia"/>
        </w:rPr>
        <w:t>四要素中最易被低估的为数据与知识维度。多数项目交付时装备与文件资料完备，但数据分散、案例未完成系统化整理，两年后开展算法优化时存在可用样本缺失的问题。本项目从启动阶段即按照“可积累”原则开展数据组织：每次作业的原始数据、处理参数、质检结果、问题记录均按统一结构归档，形成结构化数据集；典型缺陷与典型问题单独整理为案例，并配套图文说明。此类工作虽不产生直接显性成果，但为能力可持续性的前置条件。</w:t>
      </w:r>
    </w:p>
    <w:p w14:paraId="0CDA09E6">
      <w:r>
        <w:rPr>
          <w:rFonts w:hint="eastAsia"/>
          <w:b/>
        </w:rPr>
        <w:t>（3）知识转移的实施路径。</w:t>
      </w:r>
      <w:r>
        <w:rPr>
          <w:rFonts w:hint="eastAsia"/>
        </w:rPr>
        <w:t>摒弃“集中短期授课”的传统培训模式，采用“嵌入作业过程”的转移机制。具体实施方式包含三点：第一为作业前预讲解，每次作业前用时20 min向被培训人员讲解本次任务的核心要点、风险与判据，由被培训人员完成讲解输出，若讲解不清晰则判定其未掌握相关内容；第二为作业中适度放权，在风险可控范围内由被培训人员独立完成操作，指导人员仅在关键节点实施干预；第三为作业后复盘总结，用时30 min回顾当日作业问题与处置过程，形成书面记录。</w:t>
      </w:r>
    </w:p>
    <w:p w14:paraId="23BA6565">
      <w:r>
        <w:rPr>
          <w:rFonts w:hint="eastAsia"/>
        </w:rPr>
        <w:t>知识转移成果需具备可检验性，为此设置三级考核体系：第一级为操作考核，要求被培训人员独立完成规定工序且成果合格；第二级为问题处置考核，通过预设异常场景，评估被培训人员的判断与处置能力；第三级为教学考核，要求被培训人员清晰讲解工序并指导他人完成操作。三级考核均通过方可认定其完全掌握相关能力。考核未通过人员不得安排独立作业，规避现场实操训练风险。</w:t>
      </w:r>
    </w:p>
    <w:p w14:paraId="40D086F1">
      <w:r>
        <w:rPr>
          <w:rFonts w:hint="eastAsia"/>
          <w:b/>
        </w:rPr>
        <w:t>（4）能力退化的防范机制。</w:t>
      </w:r>
      <w:r>
        <w:rPr>
          <w:rFonts w:hint="eastAsia"/>
        </w:rPr>
        <w:t>技能存在自然退化特征，尤其是使用频率较低的技能——年度开展频次仅一至两次的作业，次年易出现操作生疏问题。防范措施包含三点：第一为定期演练，每半年组织一次全流程演练，不以产出成果为目标，仅训练流程熟练度与人员协同性；第二为人员轮换，关键岗位设置AB角并定期轮换，规避技能集中于少数人员的风险；第三为记录固化，将每次作业的关键参数与问题处置过程形成书面记录，建立标准化作业档案，确保操作生疏时可快速查阅参考。</w:t>
      </w:r>
    </w:p>
    <w:p w14:paraId="1AD5AEAF">
      <w:r>
        <w:rPr>
          <w:rFonts w:hint="eastAsia"/>
        </w:rPr>
        <w:t>装备维度同样存在性能退化问题。设备经长期使用后会出现精度漂移、部件老化现象，若未开展定期检定与维护，一旦出现精度不达标问题，可能已对批量成果质量产生影响。防范措施为建立设备健康档案：记录每次检定结果、维修内容与异常现象；对关键指标开展趋势分析，发现精度漂移趋势时提前实施干预。设备健康档案与计量台账协同使用，前者负责其一聚焦“合格基准的保障”，其二聚焦“演化方向的把控”。</w:t>
      </w:r>
    </w:p>
    <w:p w14:paraId="129B2EF7">
      <w:r>
        <w:rPr>
          <w:rFonts w:hint="eastAsia"/>
          <w:b/>
        </w:rPr>
        <w:t>（5）能力形成的组织保障机制。</w:t>
      </w:r>
      <w:r>
        <w:rPr>
          <w:rFonts w:hint="eastAsia"/>
        </w:rPr>
        <w:t>主体能力构建并非单一职能部门的职责范畴，需依托设计、制造、软件、服务等多主体协同实现。本项目由项目负责人牵头，设置专职能力建设负责人，统筹负责培训计划制定、教材体系编制、考核组织实施与知识库运维管理；各专业负责人承担所属专业的教材编写与教学授课职责；服务团队负责现场实操带教与项目交付后回访。能力建设工作量纳入项目整体工作量核算，不将其归为额外贡献范畴，这是保障能力建设工作不被挤占的前置条件。能力建设成效与项目考核体系挂钩，具体将“甲方独立作业能力达成率”设为阶段考核指标之一：第一阶段达成率不低于40%，第二阶段不低于70%，第三阶段不低于90%。达成率按控制测量、扫描初检、异常处置、报告生成四项能力维度分别开展评估。该指标虽呈现软性特征，但却是项目长期价值的直接表征，同时也是甲方核心关切的内容之一。</w:t>
      </w:r>
    </w:p>
    <w:p w14:paraId="666586D4">
      <w:pPr>
        <w:pStyle w:val="4"/>
      </w:pPr>
      <w:bookmarkStart w:id="400" w:name="_Toc26243"/>
      <w:r>
        <w:rPr>
          <w:szCs w:val="36"/>
        </w:rPr>
        <w:t>3.17 持续改进与经验反馈</w:t>
      </w:r>
      <w:bookmarkEnd w:id="400"/>
    </w:p>
    <w:p w14:paraId="5FF26FB2">
      <w:r>
        <w:rPr>
          <w:rFonts w:hint="eastAsia"/>
        </w:rPr>
        <w:t>项目交付的价值边界与持续改进机制密切相关：若项目仅局限于合同约定的交付标准，其价值将终止于交付节点；若对项目实施过程中的经验进行系统性沉淀，并将识别的问题反馈至后续工作流程，则项目价值可实现延续性拓展。本节阐述本项目的持续改进机制。</w:t>
      </w:r>
    </w:p>
    <w:p w14:paraId="72B3E317">
      <w:r>
        <w:rPr>
          <w:rFonts w:hint="eastAsia"/>
          <w:b/>
        </w:rPr>
        <w:t>（1）改进信息的三类来源。</w:t>
      </w:r>
      <w:r>
        <w:rPr>
          <w:rFonts w:hint="eastAsia"/>
        </w:rPr>
        <w:t xml:space="preserve"> 改进信息来源包括三个维度：其一为项目内部问题记录，涵盖现场异常事件、质量不合格项、进度偏差及安全事故隐患；其二为甲方反馈，包含作业实施过程中的意见、验收阶段的异议及使用环节的建议；其三为外部信息，涉及同类工程的实践方法、标准规范的更新内容以及设备与算法的技术迭代成果。三类来源中，内部记录的真实性最高，甲方反馈的指向性最强，外部信息的获取易被项目团队忽视。本方案要求按季度开展外部信息收集工作，编制简报并组织项目组学习，规避封闭式管理模式。</w:t>
      </w:r>
    </w:p>
    <w:p w14:paraId="7A1BEAFA">
      <w:r>
        <w:rPr>
          <w:rFonts w:hint="eastAsia"/>
          <w:b/>
        </w:rPr>
        <w:t>（2）问题的分级管理与闭环管控。</w:t>
      </w:r>
      <w:r>
        <w:rPr>
          <w:rFonts w:hint="eastAsia"/>
        </w:rPr>
        <w:t xml:space="preserve"> 依据问题影响程度将其划分为三个等级：一级问题涉及安全、合规性或关键指标，须在24小时内启动响应，并于一周内完成闭环处置；二级问题对质量或进度产生影响，须在一周内响应，一个月内实现闭环；三级问题为改进类建议，纳入改进清单并按季度开展评估。问题闭环的判定标准并非“处置完成”，而是达成“成因溯源完成、管控措施落地、实施效果验证”三项要求，三者缺一不可。问题闭环管理依托台账制度实施，台账需记录问题描述、发现时间、责任主体、成因分析、处置措施、验证结果及关闭时间。台账按月度开展评审，未闭环问题需明确说明阻滞环节。台账管理以真实性为核心原则，而非形式完备性，问题的隐匿等同于将风险转移至验收阶段。</w:t>
      </w:r>
    </w:p>
    <w:p w14:paraId="1C128251">
      <w:r>
        <w:rPr>
          <w:rFonts w:hint="eastAsia"/>
          <w:b/>
        </w:rPr>
        <w:t>（3）经验固化的实现路径。</w:t>
      </w:r>
      <w:r>
        <w:rPr>
          <w:rFonts w:hint="eastAsia"/>
        </w:rPr>
        <w:t xml:space="preserve"> 经验若仅留存于个体认知层面，将随人员流动而流失，因此需通过三类路径实现经验固化：其一为规程编制，将经实践验证有效的操作方法转化为标准化作业流程；其二为案例库构建，将典型问题的现象、成因及处置方式整理为图文案例，纳入知识库体系；其三为检查表设计，将易遗漏的检查事项转化为清单，供作业环节逐项核验。三类路径具有差异化适用场景：标准化规程适用于常规作业管控，案例库适用于异常事件处置，检查表适用于遗漏风险防控。经验固化需遵循筛选原则，并非所有经验均具备固化价值，部分经验属于特定条件下的权宜方案，场景迁移后适用性丧失。经验固化的判定标准为：操作方法是否经多场景验证有效、是否具备明确的适用条件、是否可被其他主体复现，三项条件同时满足方可纳入规程，否则仅作为案例保留并标注适用边界。</w:t>
      </w:r>
    </w:p>
    <w:p w14:paraId="0D1E1CE5">
      <w:r>
        <w:rPr>
          <w:rFonts w:hint="eastAsia"/>
          <w:b/>
        </w:rPr>
        <w:t>（4）技术进展的跟踪与导入机制。</w:t>
      </w:r>
      <w:r>
        <w:rPr>
          <w:rFonts w:hint="eastAsia"/>
        </w:rPr>
        <w:t xml:space="preserve"> 本项目实施周期近三年，周期内设备与算法将持续迭代。本方案不要求项目初期即采用最前沿技术，但需保障系统具备可升级性。具体实现路径为：硬件层面预留接口扩展能力，软件层面采用支持模块替换的架构设计，数据层面保持格式向后兼容，以此确保更优设备或算法出现时，可在不推翻现有成果的前提下完成技术导入。新技术导入需遵循审慎原则，判定标准包括三项：能否解决当前实际问题、是否经过充分验证、导入成本是否在可接受范围内，三项条件同时满足方可开展导入工作，避免因技术先进性偏好贸然替换现有系统；在运电站项目中，系统稳定性优先于技术先进性，该原则需在项目初期明确，规避中期技术冲动导致的实施偏差。</w:t>
      </w:r>
    </w:p>
    <w:p w14:paraId="57472AE6">
      <w:r>
        <w:rPr>
          <w:rFonts w:hint="eastAsia"/>
          <w:b/>
        </w:rPr>
        <w:t>（5）改进成效的评估体系。</w:t>
      </w:r>
      <w:r>
        <w:rPr>
          <w:rFonts w:hint="eastAsia"/>
        </w:rPr>
        <w:t xml:space="preserve"> 改进成效评估并非以工作实施数量为依据，而是以实际价值变化为核心。评估指标包括：同类问题重复发生率的下降幅度、作业效率的提升程度、不合格率的降低水平、甲方满意度的变化情况。指标按半年度开展统计，并与改进前的基线数据进行对比。若指标无显著变化，需反思改进方向的合理性，而非持续追加管控措施。评估结果需向甲方提交报告，报告需客观呈现内容，包括有效改进措施、成效不显著的环节及后续改进计划。该坦诚沟通模式相较于片面的正向汇报更易建立合作信任，甲方所需求的并非“无缺陷”的承包商，而是能够识别自身问题并实施改进的合作方。</w:t>
      </w:r>
    </w:p>
    <w:p w14:paraId="60458BC0">
      <w:pPr>
        <w:pStyle w:val="4"/>
      </w:pPr>
      <w:bookmarkStart w:id="401" w:name="_Toc29576"/>
      <w:r>
        <w:rPr>
          <w:szCs w:val="36"/>
        </w:rPr>
        <w:t>3.18 供应链与制造保障</w:t>
      </w:r>
      <w:bookmarkEnd w:id="401"/>
    </w:p>
    <w:p w14:paraId="670F288D">
      <w:r>
        <w:rPr>
          <w:rFonts w:hint="eastAsia"/>
        </w:rPr>
        <w:t>装备按期交付的实现，设计环节与供应链保障环节的贡献占比相当。本项目关键零部件的外部采购占比较高，供应链中断将直接导致整机交付受阻。本节系统阐述本单位供应链组织模式与保障机制。</w:t>
      </w:r>
    </w:p>
    <w:p w14:paraId="4B93A754">
      <w:r>
        <w:rPr>
          <w:rFonts w:hint="eastAsia"/>
          <w:b/>
        </w:rPr>
        <w:t>（1）供应链分层管控。</w:t>
      </w:r>
      <w:r>
        <w:rPr>
          <w:rFonts w:hint="eastAsia"/>
        </w:rPr>
        <w:t>依据物料对项目进度与交付质量的影响程度，将物料划分为三个层级。A类为长生产周期、单一供应来源或直接影响设备精度的关键零部件，涵盖工业相机、激光雷达、计算平台、精密转台、高精度棱镜；B类为标准化程度较高、具备多个可替代供应来源的功能零部件，涵盖电机、减速器、电源模块、线缆；C类为通用标准件与生产耗材，涵盖紧固件、密封圈、包装材料。三层级物料实施差异化管控强度：A类物料逐项签订供货协议并锁定供应商产能，B类物料保持两家及以上合格供应商储备，C类物料按库存下限实施动态管控。</w:t>
      </w:r>
    </w:p>
    <w:p w14:paraId="7A870FE3">
      <w:pPr>
        <w:rPr>
          <w:b/>
        </w:rPr>
      </w:pPr>
      <w:r>
        <w:rPr>
          <w:rFonts w:hint="eastAsia"/>
          <w:b/>
        </w:rPr>
        <w:t>（2）A类零部件专属保障机制。</w:t>
      </w:r>
      <w:r>
        <w:rPr>
          <w:rFonts w:hint="eastAsia"/>
        </w:rPr>
        <w:t>A类零部件落实“提前锁定、双重备份、余量预留”三项核心保障措施。提前锁定指在设计定型阶段即与供应商开展技术规格与交付周期的沟通，对长生产周期零部件优先安排下单作业，使其处于项目关键路径之前的节点；双重备份指为每一类A类零部件至少确定一家备选供应商，备选供应商需通过样品验证环节；余量预留指按不低于实际需求量10%的标准备货，避免调试环节损耗与意外损坏对交付节点造成影响。三项措施虽会增加运营成本，但</w:t>
      </w:r>
      <w:r>
        <w:rPr>
          <w:rFonts w:hint="eastAsia"/>
          <w:b/>
        </w:rPr>
        <w:t>相较于供应链断供导致的交付风险，具备更高的经济合理性。</w:t>
      </w:r>
    </w:p>
    <w:p w14:paraId="2A797785">
      <w:r>
        <w:rPr>
          <w:rFonts w:hint="eastAsia"/>
          <w:b/>
        </w:rPr>
        <w:t>（3）供应商遴选与绩效评价机制。</w:t>
      </w:r>
      <w:r>
        <w:rPr>
          <w:rFonts w:hint="eastAsia"/>
        </w:rPr>
        <w:t>供应商遴选不将价格作为唯一评价维度，而是从四个维度开展综合评估：技术能力（是否满足规格要求、是否具备同类项目供货业绩）、交付能力（生产产能、交付周期、历史履约记录）、质量能力（质量体系建设、检验检测手段、不良品率）、服务能力（响应速度、技术支持水平、备件供应能力）。对四个维度的评分进行加权计算，形成合格供应商名录。名录每年开展一次复审，对出现重大质量或交付问题的供应商即时实施降级处理。</w:t>
      </w:r>
    </w:p>
    <w:p w14:paraId="10EAED21">
      <w:r>
        <w:rPr>
          <w:rFonts w:hint="eastAsia"/>
          <w:b/>
        </w:rPr>
        <w:t>（4）来料检验机制。</w:t>
      </w:r>
      <w:r>
        <w:rPr>
          <w:rFonts w:hint="eastAsia"/>
        </w:rPr>
        <w:t>关键零部件到货后实施逐件检验，一般零部件按批次开展抽检。检验内容涵盖外观与标识核查、规格尺寸核验、性能参数测试、随附文件（合格证、检定证书、批次号）审核。对直接影响设备精度的部件（如相机、镜头、转台），还需开展上机前的专项测试，测试不合格的予以退回，严禁不合格品投入装配环节。来料检验记录随物料全流程流转，装配环节可实现对具体生产批次的追溯。</w:t>
      </w:r>
    </w:p>
    <w:p w14:paraId="1F97CD3A">
      <w:r>
        <w:rPr>
          <w:rFonts w:hint="eastAsia"/>
          <w:b/>
        </w:rPr>
        <w:t>（5）制造过程</w:t>
      </w:r>
      <w:r>
        <w:rPr>
          <w:rFonts w:hint="eastAsia"/>
        </w:rPr>
        <w:t>管控机制。制造环节按照“工艺规程卡+三级检验”模式组织实施。工艺规程卡明确规定每道工序的生产设备、工装夹具、工艺参数、检验节点；三级检验即首件检验、过程巡检、完工检验。关键工序（精密加工、装配、标定）设置专人专岗，禁止临时人员顶岗作业。过程记录随工件全流程流转，建立“一件一档”的全生命周期档案。</w:t>
      </w:r>
    </w:p>
    <w:p w14:paraId="1DA8F36D">
      <w:pPr>
        <w:rPr>
          <w:b/>
        </w:rPr>
      </w:pPr>
      <w:r>
        <w:rPr>
          <w:rFonts w:hint="eastAsia"/>
          <w:b/>
        </w:rPr>
        <w:t>（6）产能与生产节拍的匹配机制。</w:t>
      </w:r>
      <w:r>
        <w:rPr>
          <w:rFonts w:hint="eastAsia"/>
        </w:rPr>
        <w:t>本项目装备生产批量有限，不适用大规模流水线生产模式，同时也不采用单件独立组织生产的模式。具体实施路径为将装配环节划分为若干标准工位，每个工位设定标准作业时间与在制品存量上限，形成小批量节拍化生产模式。该模式既能够保障产品质量的一致性，又可在需求波动时通过快速增加生产班次提升产能</w:t>
      </w:r>
      <w:r>
        <w:rPr>
          <w:rFonts w:hint="eastAsia"/>
          <w:b/>
        </w:rPr>
        <w:t>。</w:t>
      </w:r>
    </w:p>
    <w:p w14:paraId="758F6FC4">
      <w:pPr>
        <w:rPr>
          <w:b/>
        </w:rPr>
      </w:pPr>
      <w:r>
        <w:rPr>
          <w:rFonts w:hint="eastAsia"/>
          <w:b/>
        </w:rPr>
        <w:t>（7）供应链风险应对机制。</w:t>
      </w:r>
      <w:r>
        <w:rPr>
          <w:rFonts w:hint="eastAsia"/>
        </w:rPr>
        <w:t>主要供应链风险分为四类：供应中断（供应商停产或转产）、成本上涨（原材料价格或汇率波动）、交付延期（产能不足或物流受阻）、质量波动（批次间性能差异）。对应应对措施分别为：供应中断通过备选供应商储备与安全库存机制缓释，成本上涨通过合同锁价与分批采购机制管控，交付延期通过提前下单与物流应急预案应对，质量波动通过来料检验与批次追溯机制管控。四类风险每季度开展一次评估，形成动态更新的供应链风险清单</w:t>
      </w:r>
      <w:r>
        <w:rPr>
          <w:rFonts w:hint="eastAsia"/>
          <w:b/>
        </w:rPr>
        <w:t>。</w:t>
      </w:r>
    </w:p>
    <w:p w14:paraId="1ABFA3DF">
      <w:r>
        <w:rPr>
          <w:rFonts w:hint="eastAsia"/>
          <w:b/>
        </w:rPr>
        <w:t>（8）物流与包装</w:t>
      </w:r>
      <w:r>
        <w:rPr>
          <w:rFonts w:hint="eastAsia"/>
        </w:rPr>
        <w:t>保障机制。精密设备运输采用专用防震包装箱，内部根据部件外形定制缓冲衬垫，箱内布设震动指示标签与湿度指示卡；运输方式优先选择可控性强的路径，避免多次转运；到货后核查指示标签，对指标超限的货物开展开箱检验与精度复测。包装与运输全流程记录纳入设备档案保存，作为运输损伤责任界定的依据。</w:t>
      </w:r>
    </w:p>
    <w:p w14:paraId="44FE6A9E">
      <w:pPr>
        <w:pStyle w:val="4"/>
      </w:pPr>
      <w:bookmarkStart w:id="402" w:name="_Toc27244"/>
      <w:r>
        <w:rPr>
          <w:szCs w:val="36"/>
        </w:rPr>
        <w:t>3.19 生产计划与产能保障</w:t>
      </w:r>
      <w:bookmarkEnd w:id="402"/>
    </w:p>
    <w:p w14:paraId="6F4D099C">
      <w:r>
        <w:rPr>
          <w:rFonts w:hint="eastAsia"/>
          <w:b/>
        </w:rPr>
        <w:t>（1）生产计划的层级架构。</w:t>
      </w:r>
      <w:r>
        <w:rPr>
          <w:rFonts w:hint="eastAsia"/>
        </w:rPr>
        <w:t>生产计划采用三级层级体系：主计划依托项目里程碑节点明确整机交付时序；月度计划结合工位分配落实装配与调试任务排布；周计划基于人员配置细化每日作业任务。三级计划的编制依据存在差异化设定：主计划以合同约定交付节点为编制基准，月度计划以物料到货时序为编制依据，周计划以人员与工位的可用状态为参考。三级计划建立每周协同校准机制，识别到计划冲突时于当周完成协调处置。</w:t>
      </w:r>
    </w:p>
    <w:p w14:paraId="79769A2F">
      <w:r>
        <w:rPr>
          <w:rFonts w:hint="eastAsia"/>
          <w:b/>
        </w:rPr>
        <w:t>（2）产能的量化测算。</w:t>
      </w:r>
      <w:r>
        <w:rPr>
          <w:rFonts w:hint="eastAsia"/>
        </w:rPr>
        <w:t>产能基于“工位数量×可用工时×作业效率”的模型开展测算。以装配工位为研究对象，单台整机的标准装配工时为【160】h，工位周可用工时按40h设定，作业效率系数取0.8，经测算单工位月度产能约为7台；调试工位的单台标准作业工时为【60】h，单工位月度产能约为18台。结合本项目需求规模反向推导，装配工序为产能瓶颈环节，需配置不少于2个装配工位，或采用加班生产方案补足产能缺口。</w:t>
      </w:r>
    </w:p>
    <w:p w14:paraId="5605E84C">
      <w:r>
        <w:rPr>
          <w:rFonts w:hint="eastAsia"/>
          <w:b/>
        </w:rPr>
        <w:t>（3）瓶颈工序的管控策略。</w:t>
      </w:r>
      <w:r>
        <w:rPr>
          <w:rFonts w:hint="eastAsia"/>
        </w:rPr>
        <w:t>瓶颈工序的产能水平决定项目整体产出能力，管控过程中遵循“资源优先配置、状态重点监控”的原则。具体实施路径为：瓶颈工位优先配置作业人员、优先保障物料供应、优先处置异常问题；按日统计瓶颈工位的实际产出与计划产出的偏差值，当偏差率超过10%时于当日开展原因溯源分析。非瓶颈工位的富余产能不盲目扩充，防范在制品过量堆积引发的生产风险。</w:t>
      </w:r>
    </w:p>
    <w:p w14:paraId="3BAD82C0">
      <w:r>
        <w:rPr>
          <w:rFonts w:hint="eastAsia"/>
          <w:b/>
        </w:rPr>
        <w:t>（4）外协与自制的工序划分。</w:t>
      </w:r>
      <w:r>
        <w:rPr>
          <w:rFonts w:hint="eastAsia"/>
        </w:rPr>
        <w:t>技术成熟度较高、产能弹性充足的工序，如结构件加工、表面处理、线束制作，采用外协生产模式开展；直接影响装备精度与一致性的工序，如跟踪器装配、标定、软件烧录，坚持自主生产以保障质量稳定性。外协件严格按照图纸与工艺要求完成验收，关键外协件采用驻厂检验或到货全检模式开展质量管控。自制与外协的工序边界在工艺方案中予以明确界定，非经审批不得随意调整。</w:t>
      </w:r>
    </w:p>
    <w:p w14:paraId="0A7DE31C">
      <w:r>
        <w:rPr>
          <w:rFonts w:hint="eastAsia"/>
          <w:b/>
        </w:rPr>
        <w:t>（5）赶工与加班的管控机制。</w:t>
      </w:r>
      <w:r>
        <w:rPr>
          <w:rFonts w:hint="eastAsia"/>
        </w:rPr>
        <w:t>当项目进度存在延期风险时，可通过加班模式赶工，但需设定明确上限：单人周加班时长不得超过12h，连续加班时长不得超过两周。超负荷加班易引发作业人员疲劳作业，反向导致质量缺陷率上升。赶工阶段同步提升质量检验频次，对首件产品与关键工序实施100%全检，杜绝因赶工降低检验标准的行为。</w:t>
      </w:r>
    </w:p>
    <w:p w14:paraId="1A7E571B">
      <w:r>
        <w:rPr>
          <w:rFonts w:hint="eastAsia"/>
          <w:b/>
        </w:rPr>
        <w:t>（6）生产异常的处置流程。</w:t>
      </w:r>
      <w:r>
        <w:rPr>
          <w:rFonts w:hint="eastAsia"/>
        </w:rPr>
        <w:t>生产异常按诱因划分为物料、设备、质量、人员四类。物料类异常由采购部门协调处置，设备类异常由设备管理岗位负责处理，质量类异常由质量管理部门开展判定，人员类异常由项目经理统筹调配。异常处置以“不冲击项目交付节点”为核心原则，对可能影响交付节点的异常立即上报，并启动应急预案。生产异常记录按日汇总归档，每周针对高频异常成因开展系统性分析。</w:t>
      </w:r>
    </w:p>
    <w:p w14:paraId="7BE0678B">
      <w:pPr>
        <w:pStyle w:val="4"/>
      </w:pPr>
      <w:bookmarkStart w:id="403" w:name="_Toc26974"/>
      <w:r>
        <w:rPr>
          <w:szCs w:val="36"/>
        </w:rPr>
        <w:t>3.20 场所、设备与人员保障</w:t>
      </w:r>
      <w:bookmarkEnd w:id="403"/>
    </w:p>
    <w:p w14:paraId="6AF13D4C">
      <w:r>
        <w:rPr>
          <w:rFonts w:hint="eastAsia"/>
          <w:b/>
        </w:rPr>
        <w:t>（1）作业场所保障。</w:t>
      </w:r>
      <w:r>
        <w:rPr>
          <w:rFonts w:hint="eastAsia"/>
        </w:rPr>
        <w:t xml:space="preserve"> 本项目的作业场所配置包含五类功能区域：一是装配车间，需满足洁净度可控、温湿度恒定的环境要求；二是调试作业区，需具备稳定供电、网络接入及接地防护条件；三是标定实验室，需达到恒温、隔振、无强气流扰动的环境标准；四是仓储区域，需满足干燥、防尘、分类分区存放的要求；五是办公区域，需承载设计研发、软件开发及项目管理功能。作业场所的使用面积与环境参数要求于方案设计阶段予以明确，在项目实施前完成验收核验，验收维度涵盖温湿度实测值、接地电阻参数、供电容量及照明照度指标。</w:t>
      </w:r>
    </w:p>
    <w:p w14:paraId="43C98BEA">
      <w:r>
        <w:rPr>
          <w:rFonts w:hint="eastAsia"/>
          <w:b/>
        </w:rPr>
        <w:t>（2）仪器设备保障。</w:t>
      </w:r>
      <w:r>
        <w:rPr>
          <w:rFonts w:hint="eastAsia"/>
        </w:rPr>
        <w:t xml:space="preserve"> 核心生产与检测设备涵盖精密加工装备、装配工装、标定装置、检测仪器及环境试验设备。设备全生命周期管理采用“一机一档”模式，档案内容包含采购溯源信息、检定校准记录、维修维护台账及使用日志。关键设备实行专人专管机制，操作人员需持有效资质证书上岗。设备完好率纳入生产保障绩效考核指标，按月度开展统计分析，当完好率低于95%阈值时，需开展偏差成因溯源与整改分析。</w:t>
      </w:r>
    </w:p>
    <w:p w14:paraId="26095ADD">
      <w:r>
        <w:rPr>
          <w:rFonts w:hint="eastAsia"/>
          <w:b/>
        </w:rPr>
        <w:t>（3）计量溯源保障。</w:t>
      </w:r>
      <w:r>
        <w:rPr>
          <w:rFonts w:hint="eastAsia"/>
        </w:rPr>
        <w:t xml:space="preserve"> 所有对测量精度存在影响的量具与检测仪器全部纳入计量管理台账，按照检定周期开展外部送检或内部自校工作；检定/校准证书实行归档管理，仪器使用前需确认其处于检定有效期内；作业现场配置标准件用于日常期间核查。计量失准是引发精度偏差的常见诱因，且具有隐蔽性特征——量具自身计量特性偏差时，测量数据仍可呈现内部自洽性，但会导致整体测量结果产生系统性偏移。因此计量管理需与生产管理权责分离，由质量管理部门实行归口管控。</w:t>
      </w:r>
    </w:p>
    <w:p w14:paraId="4FEF955E">
      <w:r>
        <w:rPr>
          <w:rFonts w:hint="eastAsia"/>
          <w:b/>
        </w:rPr>
        <w:t>（4）人力资源保障。</w:t>
      </w:r>
      <w:r>
        <w:rPr>
          <w:rFonts w:hint="eastAsia"/>
        </w:rPr>
        <w:t xml:space="preserve"> 核心作业岗位（涵盖跟踪器装配、标定、软件烧录、整机调试环节）实行AB角配置机制，A角为主责岗位，B角为备岗，B角每季度至少独立完成一次全流程作业以维持操作技能熟练度。人员岗位调整前需提前一个月启动工作交接程序，交接内容涵盖岗位核心职责、在办工作事项、关键技术要点及遗留问题清单。核心岗位人员变更需报甲方履行确认程序，相关要求与投标文件承诺保持一致。</w:t>
      </w:r>
    </w:p>
    <w:p w14:paraId="3542231F">
      <w:r>
        <w:rPr>
          <w:rFonts w:hint="eastAsia"/>
          <w:b/>
        </w:rPr>
        <w:t>（5）岗位培训与操作授权。</w:t>
      </w:r>
      <w:r>
        <w:rPr>
          <w:rFonts w:hint="eastAsia"/>
        </w:rPr>
        <w:t xml:space="preserve"> 新入职员工上岗前需完成岗位专项培训与能力考核，考核合格后方可授予对应作业权限；特殊工序（如高压电作业、精密装配作业）需开展专项培训并取得对应资质证书后方可上岗。操作权限按照岗位权责匹配授予，不设置通用型全能操作账号。培训考核记录与授权凭证并入人员档案统一管理，满足现场核查的可追溯性要求。</w:t>
      </w:r>
    </w:p>
    <w:p w14:paraId="454A2C49">
      <w:r>
        <w:rPr>
          <w:rFonts w:hint="eastAsia"/>
          <w:b/>
        </w:rPr>
        <w:t>（6）应急处置保障。</w:t>
      </w:r>
      <w:r>
        <w:rPr>
          <w:rFonts w:hint="eastAsia"/>
        </w:rPr>
        <w:t xml:space="preserve"> 针对停电、停水、设备故障、火灾、公共卫生事件等突发场景制定专项应急预案，明确事件上报流程、应急处置措施及替代作业方案。核心工序配置备用供电系统，关键设备配备应急备件，核心岗位设置替补人员。应急预案每半年组织一次实战演练，演练结束后根据暴露问题完成预案修订优化。</w:t>
      </w:r>
    </w:p>
    <w:p w14:paraId="4991C60F">
      <w:pPr>
        <w:pStyle w:val="4"/>
      </w:pPr>
      <w:bookmarkStart w:id="404" w:name="_Toc18781"/>
      <w:r>
        <w:rPr>
          <w:szCs w:val="36"/>
        </w:rPr>
        <w:t>3.21 合作单位与外部资源管理</w:t>
      </w:r>
      <w:bookmarkEnd w:id="404"/>
    </w:p>
    <w:p w14:paraId="7868099C">
      <w:r>
        <w:rPr>
          <w:rFonts w:hint="eastAsia"/>
          <w:b/>
        </w:rPr>
        <w:t>（1）合作单位的功能定位界定。</w:t>
      </w:r>
      <w:r>
        <w:rPr>
          <w:rFonts w:hint="eastAsia"/>
        </w:rPr>
        <w:t>本项目涉及的合作单位可划分为两类核心主体：其一为承担定制开发任务的先临三维，主要负责跟踪器及跟踪框架的结构设计、样机试制与出厂检验工作；其二为提供专项技术服务的外部机构，涵盖第三方检测机构、计量检定机构、科技查新机构等。由于两类合作主体的业务属性存在显著差异，需匹配差异化的管理模式。</w:t>
      </w:r>
    </w:p>
    <w:p w14:paraId="4A458F8C">
      <w:r>
        <w:rPr>
          <w:rFonts w:hint="eastAsia"/>
          <w:b/>
        </w:rPr>
        <w:t>（2）定制开发过程的管控体系。</w:t>
      </w:r>
      <w:r>
        <w:rPr>
          <w:rFonts w:hint="eastAsia"/>
        </w:rPr>
        <w:t>针对先临三维的定制开发业务，构建“技术要求规范、过程节点管控、验收标准对齐”三维管控框架。技术要求以正式技术协议为载体予以固化，明确约定产品功能、性能指标、接口规范及交付物清单；过程管控环节设置方案评审、设计评审、样机评审、出厂验收四个关键节点，每个节点均由我方派驻人员参与评审并签署书面意见；验收标准与合同条款保持一致，对验收未达标的模块，完成整改后需重新提交验收。</w:t>
      </w:r>
    </w:p>
    <w:p w14:paraId="69A0BAA9">
      <w:r>
        <w:rPr>
          <w:rFonts w:hint="eastAsia"/>
          <w:b/>
        </w:rPr>
        <w:t>（3）接口规范与责任边界划分。</w:t>
      </w:r>
      <w:r>
        <w:rPr>
          <w:rFonts w:hint="eastAsia"/>
        </w:rPr>
        <w:t>定制开发业务的核心风险集中于接口协同与责任界定环节，为规避跨主体协作的管理漏洞，在技术协议中明确划分三方权责：我方负责提供指标要求、接口定义、测试方法等核心输入，合作方负责完成结构设计、工艺实现、出厂检验等全流程开发工作，针对协作交界处的责任归属（如接口尺寸匹配偏差的责任界定）作出明确约定。清晰的权责划分可有效避免异常问题出现时的相互推诿现象。</w:t>
      </w:r>
    </w:p>
    <w:p w14:paraId="5625C633">
      <w:r>
        <w:rPr>
          <w:rFonts w:hint="eastAsia"/>
          <w:b/>
        </w:rPr>
        <w:t>（4）外部服务机构的遴选与管理机制。</w:t>
      </w:r>
      <w:r>
        <w:rPr>
          <w:rFonts w:hint="eastAsia"/>
        </w:rPr>
        <w:t>检测、检定、查新类外部机构从合格供应商名录中遴选，优先选取具备对应资质（CMA/CNAS认证）、拥有同类项目服务经验、服务周期可管控的机构。委托服务前需核实机构的业务能力范围与排期情况，委托实施过程中持续跟踪服务进度，获取机构出具的报告后，需核验其资质印章、签署信息、有效期等核心要素的合规性；对于因采样不规范、方法选用不当导致的不合格报告，要求机构重新开展对应工作。</w:t>
      </w:r>
    </w:p>
    <w:p w14:paraId="02318672">
      <w:r>
        <w:rPr>
          <w:rFonts w:hint="eastAsia"/>
          <w:b/>
        </w:rPr>
        <w:t>（5）知识产权的权属约定。</w:t>
      </w:r>
      <w:r>
        <w:rPr>
          <w:rFonts w:hint="eastAsia"/>
        </w:rPr>
        <w:t>与各合作单位的知识产权归属条款均在合同文本中予以明确：本项目实施过程中形成的研究成果，所有权归甲方与我方共有，合作单位不得擅自使用或向第三方转让；合作单位自有的背景知识产权归其独立所有，我方拥有项目范围内的使用权。知识产权相关约定需全部纳入正式合同条款，不依赖口头约定的形式。</w:t>
      </w:r>
    </w:p>
    <w:p w14:paraId="40FF76D1">
      <w:r>
        <w:rPr>
          <w:rFonts w:hint="eastAsia"/>
          <w:b/>
        </w:rPr>
        <w:t>（6）合作单位的绩效评价机制。</w:t>
      </w:r>
      <w:r>
        <w:rPr>
          <w:rFonts w:hint="eastAsia"/>
        </w:rPr>
        <w:t>建立合作单位年度绩效评价体系，评价指标涵盖交付及时率、质量合格率、响应速度、协作配合度、问题整改完成率等维度。评价结果作为后续合作决策的核心依据，对评价等级较低的合作单位，采取缩减合作规模或终止合作的管理措施。绩效评价坚持客观公正的原则，明确指出合作过程中存在的问题，该机制既是对项目质量的负责，也利于合作方的能力优化。</w:t>
      </w:r>
    </w:p>
    <w:p w14:paraId="237DFAA2">
      <w:pPr>
        <w:pStyle w:val="4"/>
      </w:pPr>
      <w:bookmarkStart w:id="405" w:name="_Toc15309"/>
      <w:r>
        <w:rPr>
          <w:szCs w:val="36"/>
        </w:rPr>
        <w:t>3.22 服务体系与响应流程</w:t>
      </w:r>
      <w:bookmarkEnd w:id="405"/>
    </w:p>
    <w:p w14:paraId="3304E701">
      <w:r>
        <w:rPr>
          <w:rFonts w:hint="eastAsia"/>
        </w:rPr>
        <w:t>服务保障的核心并非仅实现故障场景下的可及性响应，而在于构建一套可稳定运行的服务保障机制。本节对本项目服务体系的组织架构、问题流转逻辑及各环节责任主体予以阐释。</w:t>
      </w:r>
    </w:p>
    <w:p w14:paraId="5E1ED625">
      <w:r>
        <w:rPr>
          <w:rFonts w:hint="eastAsia"/>
          <w:b/>
        </w:rPr>
        <w:t>（1）三级服务体系架构。</w:t>
      </w:r>
      <w:r>
        <w:rPr>
          <w:rFonts w:hint="eastAsia"/>
        </w:rPr>
        <w:t>第一级为现场服务，由驻场或就近布设的技术人员承担，职能涵盖日常操作指导、简易故障处置及培训跟进；第二级为专业支持层，由覆盖跟踪器、电气、软件、算法领域的专业工程师组成，承担复杂故障诊断及远程支持职能；第三级为原厂支持层，由关键部件（相机、激光雷达、计算平台、全站仪、RTK）供应商提供深度维修及备件供应保障。三级体系间建立逐级升级关联机制，当一级服务无法完成故障处置时升级至二级，二级无法处置时进一步升级至三级。</w:t>
      </w:r>
    </w:p>
    <w:p w14:paraId="600A3FE7">
      <w:r>
        <w:rPr>
          <w:rFonts w:hint="eastAsia"/>
          <w:b/>
        </w:rPr>
        <w:t>（2）服务响应流程。</w:t>
      </w:r>
      <w:r>
        <w:rPr>
          <w:rFonts w:hint="eastAsia"/>
        </w:rPr>
        <w:t>服务流程按问题受理、分类分级、工单派发、故障处置、结果验证、服务关闭的逻辑闭环运行。各流程节点均明确时限要求与责任主体：受理环节需在30 min内反馈确认，分类分级环节需在2 h内完成，工单派发后按对应分级要求的时限完成现场抵达或远程接入，处置完成后需经用户确认，服务关闭后3 d内开展回访。该流程的设立旨在防范服务问题的搁置与延误。</w:t>
      </w:r>
    </w:p>
    <w:p w14:paraId="0442616E">
      <w:r>
        <w:rPr>
          <w:rFonts w:hint="eastAsia"/>
          <w:b/>
        </w:rPr>
        <w:t>（3）故障分级判定标准。</w:t>
      </w:r>
      <w:r>
        <w:rPr>
          <w:rFonts w:hint="eastAsia"/>
        </w:rPr>
        <w:t>分级规则与2.7.6节维保响应标准保持一致：紧急故障响应时效为2 h、到场时效为24 h；严重故障响应时效为4 h、到场时效为48 h；一般故障响应时效为8 h、到场时效为1周；咨询类需求响应时效为24 h。故障分级由受理人初步判定，经技术支持复核确认，以规避用户过度申报紧急故障导致的服务资源错配问题。</w:t>
      </w:r>
    </w:p>
    <w:p w14:paraId="01A06AA4">
      <w:r>
        <w:rPr>
          <w:rFonts w:hint="eastAsia"/>
          <w:b/>
        </w:rPr>
        <w:t>（4）远程与现场协同处置模式。</w:t>
      </w:r>
      <w:r>
        <w:rPr>
          <w:rFonts w:hint="eastAsia"/>
        </w:rPr>
        <w:t>服务处置优先采用远程诊断方式，可通过远程手段完成诊断的故障优先处置，降低往返耗时；远程无法解决的故障转接现场处置；现场处置需调用备件时，同步启动备件调运程序，实现现场处置与备件调运的并行推进。经实践验证，该并行处置模式可使平均修复时间缩短30%以上。</w:t>
      </w:r>
    </w:p>
    <w:p w14:paraId="0227D978">
      <w:r>
        <w:rPr>
          <w:rFonts w:hint="eastAsia"/>
          <w:b/>
        </w:rPr>
        <w:t>（5）服务档案管理。</w:t>
      </w:r>
      <w:r>
        <w:rPr>
          <w:rFonts w:hint="eastAsia"/>
        </w:rPr>
        <w:t>每次服务过程需形成标准化记录，涵盖问题描述、诊断流程、处置措施、更换部件、用户确认意见及后续优化建议。相关记录纳入设备全生命周期档案与项目知识库体系，实现同类故障再次发生时历史处置方案的快速调用。</w:t>
      </w:r>
    </w:p>
    <w:p w14:paraId="4DCE7370">
      <w:r>
        <w:rPr>
          <w:rFonts w:hint="eastAsia"/>
          <w:b/>
        </w:rPr>
        <w:t>（6）主动服务机制。</w:t>
      </w:r>
      <w:r>
        <w:rPr>
          <w:rFonts w:hint="eastAsia"/>
        </w:rPr>
        <w:t>被动响应为服务保障的基础底线，主动服务为服务价值提升的核心路径。主动服务内容包括：每季度开展一次例行巡检、每半年开展一次使用回访、软件版本更新主动告知、耗材与备件到期预警。主动服务虽不直接产生经济收益，但可有效降低突发故障的发生概率。</w:t>
      </w:r>
    </w:p>
    <w:p w14:paraId="042F606D">
      <w:pPr>
        <w:pStyle w:val="4"/>
      </w:pPr>
      <w:bookmarkStart w:id="406" w:name="_Toc29279"/>
      <w:r>
        <w:rPr>
          <w:szCs w:val="36"/>
        </w:rPr>
        <w:t>3.23 服务质量的度量</w:t>
      </w:r>
      <w:bookmarkEnd w:id="406"/>
    </w:p>
    <w:p w14:paraId="2892DA77">
      <w:r>
        <w:rPr>
          <w:rFonts w:hint="eastAsia"/>
        </w:rPr>
        <w:t>服务质量的评价不应依赖主观经验判断，需构建基于量化指标、统计分析与横向对比的客观评价体系。</w:t>
      </w:r>
    </w:p>
    <w:p w14:paraId="24D3C8CB">
      <w:r>
        <w:rPr>
          <w:rFonts w:hint="eastAsia"/>
          <w:b/>
        </w:rPr>
        <w:t>（1）核心评价指标体系。</w:t>
      </w:r>
      <w:r>
        <w:rPr>
          <w:rFonts w:hint="eastAsia"/>
        </w:rPr>
        <w:t>设置五项关键服务质量度量指标：一是按服务等级分层统计的响应及时率，目标阈值≥95%；二是一次修复率，即首次处置即完成问题解决的事件占比，目标阈值≥85%；三是平均修复时间（MTTR），目标阈值≤8h；四是重复故障率，即同一故障事件在30天内再次复发的占比，目标阈值≤5%；五是用户满意度，目标阈值≥90分。</w:t>
      </w:r>
    </w:p>
    <w:p w14:paraId="6BCAEB1C">
      <w:r>
        <w:rPr>
          <w:rFonts w:hint="eastAsia"/>
          <w:b/>
        </w:rPr>
        <w:t>（2）指标数据采集机制。</w:t>
      </w:r>
      <w:r>
        <w:rPr>
          <w:rFonts w:hint="eastAsia"/>
        </w:rPr>
        <w:t>响应及时率与平均修复时间指标由工单管理系统自动统计生成；一次修复率与重复故障率指标通过工单数据的关联分析计算获得；用户满意度指标通过客户回访或结构化问卷方式采集。上述指标按月度开展统计、按季度进行汇总，形成标准化服务质量月度报告。</w:t>
      </w:r>
    </w:p>
    <w:p w14:paraId="62AA896E">
      <w:r>
        <w:rPr>
          <w:rFonts w:hint="eastAsia"/>
          <w:b/>
        </w:rPr>
        <w:t>（3）指标维度分析方法。对服务质量指标的分析</w:t>
      </w:r>
      <w:r>
        <w:rPr>
          <w:rFonts w:hint="eastAsia"/>
        </w:rPr>
        <w:t>不应局限于数值高低的判断，需进一步解析指标的分布特征与演化趋势：识别占比最高的故障类型、故障集中高发的时段区间、故障率显著异常的设备对象。分析结论将直接用于优化备件储备策略、明确技术人员培训重点、调整服务排班配置。</w:t>
      </w:r>
    </w:p>
    <w:p w14:paraId="43672F55">
      <w:r>
        <w:rPr>
          <w:rFonts w:hint="eastAsia"/>
          <w:b/>
        </w:rPr>
        <w:t>（4）指标数据真实性管控。</w:t>
      </w:r>
      <w:r>
        <w:rPr>
          <w:rFonts w:hint="eastAsia"/>
        </w:rPr>
        <w:t>严禁为美化指标表现擅自调整统计口径：未完成问题闭环处置的工单不得标记为关闭状态，远程接入支持不得等同于现场到达服务，未获得用户确认的工单不得判定为服务完成。上述统计界定规则需在服务协议中明确载明，由供需双方共同遵照执行。</w:t>
      </w:r>
    </w:p>
    <w:p w14:paraId="688F98B5">
      <w:r>
        <w:rPr>
          <w:rFonts w:hint="eastAsia"/>
          <w:b/>
        </w:rPr>
        <w:t>（5）指标持续改进闭环管理。</w:t>
      </w:r>
      <w:r>
        <w:rPr>
          <w:rFonts w:hint="eastAsia"/>
        </w:rPr>
        <w:t>对未达到目标阈值的指标，需系统分析偏差成因并制定针对性改进措施，于下一统计周期跟踪验证改进成效。连续两个月未实现改进达标要求的问题，需升级至项目负责人层级统筹处置。服务质量指标并非单纯的绩效考核工具，而是驱动服务质量迭代优化的核心起点。</w:t>
      </w:r>
    </w:p>
    <w:p w14:paraId="67E246DF">
      <w:r>
        <w:rPr>
          <w:rFonts w:hint="eastAsia"/>
          <w:b/>
        </w:rPr>
        <w:t>（6）服务支撑能力评估。</w:t>
      </w:r>
      <w:r>
        <w:rPr>
          <w:rFonts w:hint="eastAsia"/>
        </w:rPr>
        <w:t>除服务结果类指标外，需同步开展服务能力储备维度的评估，涵盖备件满足率、技术人员资质认证比例、远程支持工具完备度等要素。上述指标属于反映未来服务保障能力的先行性指标，其对潜在问题的预警能力优于事后结果类指标。</w:t>
      </w:r>
    </w:p>
    <w:p w14:paraId="6EC5C129">
      <w:pPr>
        <w:pStyle w:val="4"/>
      </w:pPr>
      <w:bookmarkStart w:id="407" w:name="_Toc5494"/>
      <w:r>
        <w:rPr>
          <w:szCs w:val="36"/>
        </w:rPr>
        <w:t>3.24 客户满意度与投诉处理</w:t>
      </w:r>
      <w:bookmarkEnd w:id="407"/>
    </w:p>
    <w:p w14:paraId="33902E2B">
      <w:r>
        <w:rPr>
          <w:rFonts w:hint="eastAsia"/>
        </w:rPr>
        <w:t>客户满意度管理的核心并非开展简单的主观意见征询，而是构建用户意见向服务改进方向转化的闭环路径。</w:t>
      </w:r>
    </w:p>
    <w:p w14:paraId="3D47ED3B">
      <w:r>
        <w:rPr>
          <w:rFonts w:hint="eastAsia"/>
          <w:b/>
        </w:rPr>
        <w:t>（1）满意度数据采集路径。采用多源数据融合的采集</w:t>
      </w:r>
      <w:r>
        <w:rPr>
          <w:rFonts w:hint="eastAsia"/>
        </w:rPr>
        <w:t>策略，具体包括三种互为补充的采集方式：其一为单次服务结束后的即时反馈评价，该方式具备操作便捷、反馈时效性强的特征；其二为半年度周期的标准化问卷调查，该方式具备覆盖全面、跨周期可比的特征；其三为关键项目节点的结构化访谈，该方式具备信息挖掘深入、可获取隐性需求信息的特征。单一采集路径易导致数据偏差，多源融合机制可有效提升数据可信度。</w:t>
      </w:r>
    </w:p>
    <w:p w14:paraId="0B64C076">
      <w:r>
        <w:rPr>
          <w:rFonts w:hint="eastAsia"/>
          <w:b/>
        </w:rPr>
        <w:t>（2）标准化问卷设计规范。</w:t>
      </w:r>
      <w:r>
        <w:rPr>
          <w:rFonts w:hint="eastAsia"/>
        </w:rPr>
        <w:t>问卷题项总量控制在15项以内，覆盖服务响应效率、技术人员专业能力、沟通协作规范性、问题解决充分度、整体服务评价五个核心维度；量表采用5级李克特结构，设置开放式意见反馈栏。问卷设计遵循中立性原则，不设置引导性表述与预设标准答案，回收数据后开展客观统计分析。</w:t>
      </w:r>
    </w:p>
    <w:p w14:paraId="3338220B">
      <w:r>
        <w:rPr>
          <w:rFonts w:hint="eastAsia"/>
          <w:b/>
        </w:rPr>
        <w:t>（3）投诉受理流程。</w:t>
      </w:r>
      <w:r>
        <w:rPr>
          <w:rFonts w:hint="eastAsia"/>
        </w:rPr>
        <w:t>公开多渠道投诉入口，涵盖电话、邮件、现场服务端口三类路径；投诉受理后需在24 h内反馈接收确认，5个工作日内形成正式处理方案。所有投诉无论事项规模，均需完成登记归档与闭环管理；严格执行投诉人信息保密机制，消除用户反馈顾虑。</w:t>
      </w:r>
    </w:p>
    <w:p w14:paraId="0B7EDC29">
      <w:r>
        <w:rPr>
          <w:rFonts w:hint="eastAsia"/>
          <w:b/>
        </w:rPr>
        <w:t>（4）投诉处置准则。</w:t>
      </w:r>
      <w:r>
        <w:rPr>
          <w:rFonts w:hint="eastAsia"/>
        </w:rPr>
        <w:t>投诉处置遵循三项核心原则：一是情绪优先原则，优先疏解用户不满情绪，因为用户不满通常不仅源于技术问题本身；二是责任不推诿原则，属于责任范畴的事项立即启动整改流程，非责任范畴的事项需清晰说明缘由并协同推进解决；三是溯源改进原则，单一投诉事件背后可能隐含系统性流程缺陷，需深挖问题根源。</w:t>
      </w:r>
    </w:p>
    <w:p w14:paraId="1CD0D468">
      <w:r>
        <w:rPr>
          <w:rFonts w:hint="eastAsia"/>
          <w:b/>
        </w:rPr>
        <w:t>（5）满意度短板归因分析。</w:t>
      </w:r>
      <w:r>
        <w:rPr>
          <w:rFonts w:hint="eastAsia"/>
        </w:rPr>
        <w:t>针对满意度评价偏低的维度开展逐条溯源分析，区分成因属于技术能力不足、资源配置缺位还是沟通协同不畅，并匹配差异化改进路径：技术能力不足的场景通过人员培训与人才引进解决，资源配置缺位的场景通过资源结构调整解决，沟通协同不畅的场景通过机制建设解决。</w:t>
      </w:r>
    </w:p>
    <w:p w14:paraId="12716683">
      <w:r>
        <w:rPr>
          <w:rFonts w:hint="eastAsia"/>
          <w:b/>
        </w:rPr>
        <w:t>（6）满意度结果应用机制。</w:t>
      </w:r>
      <w:r>
        <w:rPr>
          <w:rFonts w:hint="eastAsia"/>
        </w:rPr>
        <w:t>满意度评价结果与项目考核、服务人员绩效建立关联，但合理控制其权重占比，避免因过度追求高满意度评价而损害服务原则。满意度属于服务质量的诊断性指标，而非硬性绩效约束指标。</w:t>
      </w:r>
    </w:p>
    <w:p w14:paraId="23766311">
      <w:pPr>
        <w:pStyle w:val="4"/>
      </w:pPr>
      <w:bookmarkStart w:id="408" w:name="_Toc18044"/>
      <w:r>
        <w:rPr>
          <w:szCs w:val="36"/>
        </w:rPr>
        <w:t>3.25 长期技术支持与设备退役</w:t>
      </w:r>
      <w:bookmarkEnd w:id="408"/>
    </w:p>
    <w:p w14:paraId="0FC354DA">
      <w:r>
        <w:rPr>
          <w:rFonts w:hint="eastAsia"/>
        </w:rPr>
        <w:t>项目验收并非全生命周期服务的终止节点，而是设备长期稳定运行的起始环节。针对设备服役老化、软件版本迭代过时、使用人员更替等不确定性风险，需建立前置化的全周期服务保障机制。</w:t>
      </w:r>
    </w:p>
    <w:p w14:paraId="539AE238">
      <w:r>
        <w:rPr>
          <w:rFonts w:hint="eastAsia"/>
          <w:b/>
        </w:rPr>
        <w:t>（1）技术支持周期与服务范畴。</w:t>
      </w:r>
      <w:r>
        <w:rPr>
          <w:rFonts w:hint="eastAsia"/>
        </w:rPr>
        <w:t>质保期内提供全维度无偿技术支持，涵盖故障免费维修、软件版本迭代升级、技术咨询响应三类内容；质保期届满后提供市场化有偿延保服务，服务内容覆盖定期巡检、故障维修处置、备件供给、软件运维保障。延保服务方案需在质保期届满前3个月提交委托方，以供其决策选用。</w:t>
      </w:r>
    </w:p>
    <w:p w14:paraId="77E572EE">
      <w:r>
        <w:rPr>
          <w:rFonts w:hint="eastAsia"/>
          <w:b/>
        </w:rPr>
        <w:t>（2）软件长效维护机制。</w:t>
      </w:r>
      <w:r>
        <w:rPr>
          <w:rFonts w:hint="eastAsia"/>
        </w:rPr>
        <w:t>软件系统长期运行需应对三类典型风险：操作系统迭代引发的兼容性故障、软件依赖库失效、网络安全漏洞。对应应对策略为：留存可复现的运行环境镜像（虚拟机或容器部署），保障老旧版本软件可随时稳定启动；对核心依赖组件开展本地化封装；定期组织安全漏洞评估并完成补丁更新。上述工作虽无直接显性产出，但可有效规避三至五年后软件系统无法正常运行的潜在风险。</w:t>
      </w:r>
    </w:p>
    <w:p w14:paraId="38770694">
      <w:r>
        <w:rPr>
          <w:rFonts w:hint="eastAsia"/>
          <w:b/>
        </w:rPr>
        <w:t>（3）备件长周期供给保障。</w:t>
      </w:r>
      <w:r>
        <w:rPr>
          <w:rFonts w:hint="eastAsia"/>
        </w:rPr>
        <w:t>电子元器件存在明确的停产迭代周期，针对关键备件需在厂商停产前完成最后批量采购，储备规模依据设备剩余服役周期的需求测算。备件储备清单每两年开展一次复核，完成过期备件清退与短缺备件补充工作。</w:t>
      </w:r>
    </w:p>
    <w:p w14:paraId="494427D1">
      <w:r>
        <w:rPr>
          <w:rFonts w:hint="eastAsia"/>
          <w:b/>
        </w:rPr>
        <w:t>（4）技术资料同步更新管理。</w:t>
      </w:r>
      <w:r>
        <w:rPr>
          <w:rFonts w:hint="eastAsia"/>
        </w:rPr>
        <w:t>设备改造、软件升级实施后，需同步更新配套技术资料，涵盖工程图纸、操作手册、技术参数表等，规避技术资料与设备实际状态脱节的问题。技术资料版本需与设备运行状态一一对应，并在资产交接环节同步移交。</w:t>
      </w:r>
    </w:p>
    <w:p w14:paraId="56B864C6">
      <w:r>
        <w:rPr>
          <w:rFonts w:hint="eastAsia"/>
          <w:b/>
        </w:rPr>
        <w:t>（5）人员更替衔接机制。</w:t>
      </w:r>
      <w:r>
        <w:rPr>
          <w:rFonts w:hint="eastAsia"/>
        </w:rPr>
        <w:t>当委托方使用人员发生变动时，提供再培训支持（支持远程或现场两种模式），配套提供操作要点速查手册，降低人员更替带来的学习成本；当我方服务人员发生变动时，提前向委托方履行告知程序并完成服务工作交接，保障服务过程的连续性。</w:t>
      </w:r>
    </w:p>
    <w:p w14:paraId="7AFEF6B0">
      <w:r>
        <w:rPr>
          <w:rFonts w:hint="eastAsia"/>
          <w:b/>
        </w:rPr>
        <w:t>（6）设备退役处置安排。</w:t>
      </w:r>
      <w:r>
        <w:rPr>
          <w:rFonts w:hint="eastAsia"/>
        </w:rPr>
        <w:t>当设备达到设计使用寿命或技术迭代淘汰标准时，协助委托方开展退役评估，评估内容包含设备降级复用可行性（如应用于低精度普查场景）、可回收利用部件范围、数据迁移方案、报废处置流程规范。设备退役并非简单废弃处置，而是有序退出全生命周期管理流程，该要求同时符合固定资产管理规范与数据安全保障的双重需求。</w:t>
      </w:r>
    </w:p>
    <w:p w14:paraId="224ABA52">
      <w:r>
        <w:rPr>
          <w:rFonts w:hint="eastAsia"/>
          <w:b/>
        </w:rPr>
        <w:t>（7）长期合作意向说明。</w:t>
      </w:r>
      <w:r>
        <w:rPr>
          <w:rFonts w:hint="eastAsia"/>
        </w:rPr>
        <w:t>针对本项目建成的装备体系与软件平台，我方愿持续参与后续的系统升级、功能扩展与二次开发工作。该合作意向基于对项目价值的深度研判：此类系统的价值随数据资产积累而逐步提升，持续运维的综合经济性显著高于重新建设投入。将该合作意向纳入服务方案，旨在为委托方建立长期可追溯的服务保障预期。</w:t>
      </w:r>
    </w:p>
    <w:p w14:paraId="27DAA359">
      <w:pPr>
        <w:pStyle w:val="4"/>
      </w:pPr>
      <w:bookmarkStart w:id="409" w:name="_Toc22645"/>
      <w:r>
        <w:rPr>
          <w:szCs w:val="36"/>
        </w:rPr>
        <w:t>3.26 关键岗位人员配置与资质</w:t>
      </w:r>
      <w:bookmarkEnd w:id="409"/>
    </w:p>
    <w:p w14:paraId="09B952B8">
      <w:r>
        <w:rPr>
          <w:rFonts w:hint="eastAsia"/>
        </w:rPr>
        <w:t>人力资源是项目实施的核心支撑要素。本节将阐述本项目关键岗位的设置规则、职责界定与资质准入标准，以及关键人员缺位的应急处置机制。</w:t>
      </w:r>
    </w:p>
    <w:p w14:paraId="25A717F7">
      <w:r>
        <w:rPr>
          <w:rFonts w:hint="eastAsia"/>
          <w:b/>
        </w:rPr>
        <w:t>（1）关键岗位配置清单。</w:t>
      </w:r>
      <w:r>
        <w:rPr>
          <w:rFonts w:hint="eastAsia"/>
        </w:rPr>
        <w:t>关键岗位共设九类，分别为项目负责人、技术负责人、质量负责人、安全负责人、软件架构师、算法负责人、跟踪器负责人、现场作业组长、数据管理员。上述岗位直接决定项目技术路线与履约质量，需落实明确的人员归属，杜绝名义挂名、实际履职缺位的现象。</w:t>
      </w:r>
    </w:p>
    <w:p w14:paraId="164F1E46">
      <w:r>
        <w:rPr>
          <w:rFonts w:hint="eastAsia"/>
          <w:b/>
        </w:rPr>
        <w:t>（2）岗位资质准入要求。</w:t>
      </w:r>
      <w:r>
        <w:rPr>
          <w:rFonts w:hint="eastAsia"/>
        </w:rPr>
        <w:t>项目负责人需具备高级职称或博士学位，且拥有同类项目管理经验；技术负责人需具备相关专业背景，且拥有五年及以上测绘或三维重建领域从业经验；质量负责人需熟悉质量管理体系运行规则，且持有内审员资格证书；安全负责人需持有安全管理培训合格证书；软件与算法负责人需具备对应领域工程实践经验，且拥有可溯源的项目业绩记录。资质评定的核心依据为岗位胜任能力，而非形式化的资格标识。</w:t>
      </w:r>
    </w:p>
    <w:p w14:paraId="7449181A">
      <w:r>
        <w:rPr>
          <w:rFonts w:hint="eastAsia"/>
          <w:b/>
        </w:rPr>
        <w:t>（3）岗位职责边界划分。</w:t>
      </w:r>
      <w:r>
        <w:rPr>
          <w:rFonts w:hint="eastAsia"/>
        </w:rPr>
        <w:t>各关键岗位需配备明确的职责清单与审批权限，例如技术负责人拥有技术方案审批与精度判定权限，质量负责人拥有检验结论审批与不合格品处置权限，安全负责人拥有对所有存在安全隐患作业的否决权限。通过实现三类核心权责的相互独立与制衡，规避单人决策的风险。</w:t>
      </w:r>
    </w:p>
    <w:p w14:paraId="332E91E3">
      <w:r>
        <w:rPr>
          <w:rFonts w:hint="eastAsia"/>
          <w:b/>
        </w:rPr>
        <w:t>（4）关键岗位工时投入承诺。</w:t>
      </w:r>
      <w:r>
        <w:rPr>
          <w:rFonts w:hint="eastAsia"/>
        </w:rPr>
        <w:t>需对关键岗位在项目各关键阶段的工时投入比例作出明确约定：项目负责人在第一阶段的工时占比不低于50%，后续三个阶段不低于30%；技术负责人在各阶段的工时占比均不低于60%；现场作业组长在作业实施阶段需100%在岗。上述承诺需纳入项目计划文件，按月统计实际工时投入占比，实际投入与承诺值偏差超过20%时需提交偏差说明。</w:t>
      </w:r>
    </w:p>
    <w:p w14:paraId="1C9F6F6F">
      <w:r>
        <w:rPr>
          <w:rFonts w:hint="eastAsia"/>
          <w:b/>
        </w:rPr>
        <w:t>（5）人员变更管控规则。</w:t>
      </w:r>
      <w:r>
        <w:rPr>
          <w:rFonts w:hint="eastAsia"/>
        </w:rPr>
        <w:t>关键岗位人员发生变更前，需向委托方报备并获得同意，同时完成全维度工作交接，交接内容涵盖工作报告、在办事务、技术资料、对外协作关系。接任人员的资质条件不得低于原任职人员。人员变更过渡期内，原任职人员需配合开展交接工作不少于2周，保障项目实施的连续性。</w:t>
      </w:r>
    </w:p>
    <w:p w14:paraId="2B82B11E">
      <w:r>
        <w:rPr>
          <w:rFonts w:hint="eastAsia"/>
          <w:b/>
        </w:rPr>
        <w:t>（6）关键人员缺位应急机制。</w:t>
      </w:r>
      <w:r>
        <w:rPr>
          <w:rFonts w:hint="eastAsia"/>
        </w:rPr>
        <w:t>若出现关键岗位人员长期缺位的情况，将启动三级响应预案：第一级为同岗位备岗人员（AB角）补位；第二级为引入外部专家提供短期技术支持；第三级为调整项目工序排布，将不受缺位影响的工序前置实施。上述预案需提前完成筹备，杜绝应急状态下临时调配人员的现象。</w:t>
      </w:r>
    </w:p>
    <w:p w14:paraId="4FD1A3CA">
      <w:r>
        <w:rPr>
          <w:rFonts w:hint="eastAsia"/>
          <w:b/>
        </w:rPr>
        <w:t>（7）团队稳定性保障措施。</w:t>
      </w:r>
      <w:r>
        <w:rPr>
          <w:rFonts w:hint="eastAsia"/>
        </w:rPr>
        <w:t>人员流失是项目实施过程中最为突出的隐性风险。稳定性保障举措包括：明确项目实施周期与阶段性目标，使团队成员清晰感知项目进展；建立合理的激励与考核机制，提升团队成员的价值获得感；提供能力提升与职业发展通道，增强团队成员的长期发展预期；落实驻场期间的住宿、交通、轮休等必要生活保障。上述保障举措虽无直接显性产出，但对团队稳定性具有显著影响。</w:t>
      </w:r>
    </w:p>
    <w:p w14:paraId="388558B2">
      <w:pPr>
        <w:pStyle w:val="4"/>
      </w:pPr>
      <w:bookmarkStart w:id="410" w:name="_Toc6042"/>
      <w:r>
        <w:rPr>
          <w:szCs w:val="36"/>
        </w:rPr>
        <w:t>3.27 驻场安排与轮换机制</w:t>
      </w:r>
      <w:bookmarkEnd w:id="410"/>
    </w:p>
    <w:p w14:paraId="6EA8761C">
      <w:r>
        <w:rPr>
          <w:rFonts w:hint="eastAsia"/>
        </w:rPr>
        <w:t>本项目作业范围覆盖宜昌、三峡、向家坝三个跨区域站点，驻场部署方案直接关系项目实施效率与人员状态稳定性。</w:t>
      </w:r>
    </w:p>
    <w:p w14:paraId="4FC7FB05">
      <w:r>
        <w:rPr>
          <w:rFonts w:hint="eastAsia"/>
          <w:b/>
        </w:rPr>
        <w:t>（1）驻场部署基本原则。</w:t>
      </w:r>
      <w:r>
        <w:rPr>
          <w:rFonts w:hint="eastAsia"/>
        </w:rPr>
        <w:t>一是就地就近原则，作业实施阶段在站点邻近区域安排驻场，最大限度缩短通勤距离；二是关键岗位在场原则，核心工序实施环节必须由对应关键岗位人员现场履职；三是有序轮换原则，长期驻场人员执行定期轮换休整机制，规避疲劳作业与情绪波动风险。</w:t>
      </w:r>
    </w:p>
    <w:p w14:paraId="45F5C98E">
      <w:r>
        <w:rPr>
          <w:rFonts w:hint="eastAsia"/>
          <w:b/>
        </w:rPr>
        <w:t>（2）驻场规模与时序配置。</w:t>
      </w:r>
      <w:r>
        <w:rPr>
          <w:rFonts w:hint="eastAsia"/>
        </w:rPr>
        <w:t>项目实施第一阶段以现场踏勘与方案编制为核心任务，配置驻场人员2～3名；第二阶段实现三个站点并行作业，每站点配置驻场人员3～5名，另设1名区域协调岗位；第三阶段以系统优化与验证为核心任务，每站点配置驻场人员2～3名；第四阶段以成果整理为核心任务，人员集中于单一站点开展工作，配置规模为3～4名。驻场人员规模随项目阶段动态适配，避免规模大幅波动。</w:t>
      </w:r>
    </w:p>
    <w:p w14:paraId="01422528">
      <w:r>
        <w:rPr>
          <w:rFonts w:hint="eastAsia"/>
          <w:b/>
        </w:rPr>
        <w:t>（3）人员轮换周期机制。</w:t>
      </w:r>
      <w:r>
        <w:rPr>
          <w:rFonts w:hint="eastAsia"/>
        </w:rPr>
        <w:t>单次连续驻场时长不得超过6周，轮换后休整时长不得少于1周。核心岗位轮换过程必须执行工作交接程序，替补人员需提前3天到岗熟悉作业内容。人员轮换以保障作业连续性为核心目标，而非简单的岗位人员更替。</w:t>
      </w:r>
    </w:p>
    <w:p w14:paraId="61981777">
      <w:r>
        <w:rPr>
          <w:rFonts w:hint="eastAsia"/>
          <w:b/>
        </w:rPr>
        <w:t>（4）驻场后勤保障体系。</w:t>
      </w:r>
      <w:r>
        <w:rPr>
          <w:rFonts w:hint="eastAsia"/>
        </w:rPr>
        <w:t>驻场人员的住宿、交通、餐饮、通信及办公条件由项目组统一统筹配置，不依赖个人自行解决。现场配备基础办公设备（打印、扫描、网络设施），保障内业工作可就地开展。后勤保障的充分性直接影响人员留存稳定性。</w:t>
      </w:r>
    </w:p>
    <w:p w14:paraId="22C92951">
      <w:r>
        <w:rPr>
          <w:rFonts w:hint="eastAsia"/>
          <w:b/>
        </w:rPr>
        <w:t>（5）驻场人员管理规范。</w:t>
      </w:r>
      <w:r>
        <w:rPr>
          <w:rFonts w:hint="eastAsia"/>
        </w:rPr>
        <w:t>驻场期间执行“日报告+周例会”管理制度：每日报送作业进度与现存问题，每周与项目基地召开一次视频例会。驻场人员的行为规范（含作息要求、着装标准、与委托方交往准则）纳入作业交底范畴，避免因个人行为损害单位品牌形象。</w:t>
      </w:r>
    </w:p>
    <w:p w14:paraId="1A42DBC0">
      <w:r>
        <w:rPr>
          <w:rFonts w:hint="eastAsia"/>
          <w:b/>
        </w:rPr>
        <w:t>（6）委托方办公区域协同机制。</w:t>
      </w:r>
      <w:r>
        <w:rPr>
          <w:rFonts w:hint="eastAsia"/>
        </w:rPr>
        <w:t>当需进入委托方办公场所开展驻场开发工作时（如软件优化阶段），需提前沟通确认办公场地条件、门禁管理规则、网络接入要求、保密管理规范；严格遵守委托方作息制度与内部管理规范；指定专属联络人，规避多口径对接问题。</w:t>
      </w:r>
    </w:p>
    <w:p w14:paraId="11F507A1">
      <w:r>
        <w:rPr>
          <w:rFonts w:hint="eastAsia"/>
          <w:b/>
        </w:rPr>
        <w:t>（7）驻场成本核算机制。</w:t>
      </w:r>
      <w:r>
        <w:rPr>
          <w:rFonts w:hint="eastAsia"/>
        </w:rPr>
        <w:t>驻场产生的成本（含差旅费、住宿费、岗位补贴）纳入项目总预算，按实际发生额核算；当预算存在约束时，优先保障关键实施阶段与核心岗位的资源需求，不执行统一的一刀切式成本压缩。</w:t>
      </w:r>
    </w:p>
    <w:p w14:paraId="00326BC8">
      <w:pPr>
        <w:pStyle w:val="4"/>
      </w:pPr>
      <w:bookmarkStart w:id="411" w:name="_Toc3696"/>
      <w:r>
        <w:rPr>
          <w:szCs w:val="36"/>
        </w:rPr>
        <w:t>3.28 人员能力建设与成长通道</w:t>
      </w:r>
      <w:bookmarkEnd w:id="411"/>
    </w:p>
    <w:p w14:paraId="295D854A">
      <w:r>
        <w:rPr>
          <w:rFonts w:hint="eastAsia"/>
        </w:rPr>
        <w:t>在为期三年的项目实施周期内，若团队成员长期从事同质化重复性工作，将引发职业倦怠与人才流失风险。人员能力建设兼具项目支撑与个体发展双重价值。</w:t>
      </w:r>
    </w:p>
    <w:p w14:paraId="03CF331E">
      <w:r>
        <w:rPr>
          <w:rFonts w:hint="eastAsia"/>
          <w:b/>
        </w:rPr>
        <w:t>（1）能力建设的三个维度。</w:t>
      </w:r>
      <w:r>
        <w:rPr>
          <w:rFonts w:hint="eastAsia"/>
        </w:rPr>
        <w:t>其一为专业深度，要求团队成员在特定专业领域具备独立解决复杂问题的能力，涵盖系统标定、多源融合算法、缺陷智能判识等方向；其二为知识广度，要求成员具备跨专业理解与协同能力，例如算法研发人员掌握测绘专业知识、测绘实施人员熟悉软件工程逻辑；其三为工程化能力，要求成员能够将技术成果转化为稳定可复用的标准化流程与工程化产品。</w:t>
      </w:r>
    </w:p>
    <w:p w14:paraId="3EE8AF7C">
      <w:r>
        <w:rPr>
          <w:rFonts w:hint="eastAsia"/>
          <w:b/>
        </w:rPr>
        <w:t>（2）职业发展通道设计。</w:t>
      </w:r>
      <w:r>
        <w:rPr>
          <w:rFonts w:hint="eastAsia"/>
        </w:rPr>
        <w:t>设置技术与管理双轨晋升体系：技术通道晋升路径为工程师、专业负责人、技术专家；管理通道晋升路径为现场作业组长、项目经理、项目负责人。双轨通道对应层级的薪酬待遇保持对等，避免形成“仅管理通道具备发展前景”的职业认知偏差。</w:t>
      </w:r>
    </w:p>
    <w:p w14:paraId="7FA0FA9D">
      <w:r>
        <w:rPr>
          <w:rFonts w:hint="eastAsia"/>
          <w:b/>
        </w:rPr>
        <w:t>（3）在岗培养实施路径。</w:t>
      </w:r>
      <w:r>
        <w:rPr>
          <w:rFonts w:hint="eastAsia"/>
        </w:rPr>
        <w:t>以“干中学”为核心培养模式，通过分配具备挑战性且可达成的工作任务、配备资深人员开展导师带教、定期组织技术交流研讨等方式开展培养工作。同时辅以外部专业培训，培训内容涵盖行业标准宣贯、专业软件操作、新兴技术方法应用等。培养计划需与项目关键节点深度结合，不安排脱产培训，避免对项目实施进度造成干扰。</w:t>
      </w:r>
    </w:p>
    <w:p w14:paraId="5DBB5FAE">
      <w:r>
        <w:rPr>
          <w:rFonts w:hint="eastAsia"/>
          <w:b/>
        </w:rPr>
        <w:t>（4）知识共享机制构建。</w:t>
      </w:r>
      <w:r>
        <w:rPr>
          <w:rFonts w:hint="eastAsia"/>
        </w:rPr>
        <w:t>每月定期组织技术分享会议，由项目组成员轮流担任主讲人，分享内容聚焦当月技术难点及对应解决方案；分享形成的文档资料统一归档存储，沉淀为团队知识资产。分享活动的核心目标为阐述问题解决路径与技术逻辑，而非常规工作进度汇报。</w:t>
      </w:r>
    </w:p>
    <w:p w14:paraId="78527FC8">
      <w:r>
        <w:rPr>
          <w:rFonts w:hint="eastAsia"/>
          <w:b/>
        </w:rPr>
        <w:t>（5）绩效评价与激励体系构建。</w:t>
      </w:r>
      <w:r>
        <w:rPr>
          <w:rFonts w:hint="eastAsia"/>
        </w:rPr>
        <w:t>绩效评价维度包含三项核心指标：任务交付质量、复杂问题解决能力、跨团队协作贡献。激励方式涵盖项目绩效奖金、评优表彰、进修学习机会、职级晋升等。绩效评价标准需提前公开，保持评价过程透明，规避“执行成效弱于表面表达”的评价偏差。</w:t>
      </w:r>
    </w:p>
    <w:p w14:paraId="0FFD193D">
      <w:r>
        <w:rPr>
          <w:rFonts w:hint="eastAsia"/>
          <w:b/>
        </w:rPr>
        <w:t>（6）人员成长过程溯源管理。</w:t>
      </w:r>
      <w:r>
        <w:rPr>
          <w:rFonts w:hint="eastAsia"/>
        </w:rPr>
        <w:t>为每位团队成员建立个人能力档案，档案内容涵盖参与项目履历、岗位承担角色、掌握技术技能、获得专业认证、发表学术成果等信息。能力档案既可作为项目人员岗位配置的依据，也可支撑个人职业发展规划。项目终结后，所有人员能力档案移交至人力资源管理部门统一留存。</w:t>
      </w:r>
    </w:p>
    <w:p w14:paraId="7BBDFD1E">
      <w:pPr>
        <w:pStyle w:val="4"/>
      </w:pPr>
      <w:bookmarkStart w:id="412" w:name="_Toc4812"/>
      <w:r>
        <w:rPr>
          <w:szCs w:val="36"/>
        </w:rPr>
        <w:t>3.29 团队协作机制与文化</w:t>
      </w:r>
      <w:bookmarkEnd w:id="412"/>
    </w:p>
    <w:p w14:paraId="42A45E6F">
      <w:r>
        <w:rPr>
          <w:rFonts w:hint="eastAsia"/>
        </w:rPr>
        <w:t>在技术型项目团队的运行过程中，各专业模块独立作业、接口衔接环节出现疏漏是一类高频风险。协同效能的保障并非依赖团队成员间的非正式人际关系，而是建立在清晰、可执行的规则体系与稳定的行为习惯基础之上。</w:t>
      </w:r>
    </w:p>
    <w:p w14:paraId="36C7AFF3">
      <w:r>
        <w:rPr>
          <w:rFonts w:hint="eastAsia"/>
          <w:b/>
        </w:rPr>
        <w:t>（1）协同作业核心规则。</w:t>
      </w:r>
      <w:r>
        <w:rPr>
          <w:rFonts w:hint="eastAsia"/>
        </w:rPr>
        <w:t>其一为接口书面化规则，跨专业协作事项须以正式文件形式明确界定权责与技术边界，不得依赖口头约定；其二为问题即时响应规则，当日识别的问题需于当日完成跨方沟通，不得形成问题积压；其三为先处置后归因规则，问题发生后优先落实解决方案，待事态稳定后再开展责任界定与原因溯源。</w:t>
      </w:r>
    </w:p>
    <w:p w14:paraId="25B5DF23">
      <w:r>
        <w:rPr>
          <w:rFonts w:hint="eastAsia"/>
          <w:b/>
        </w:rPr>
        <w:t>（2）会议管理机制。建立三类常态化会议制度</w:t>
      </w:r>
      <w:r>
        <w:rPr>
          <w:rFonts w:hint="eastAsia"/>
        </w:rPr>
        <w:t>：每周召开项目例会，核心议题为进度通报、问题梳理与下周计划部署；每月召开技术例会，核心议题为技术方案研讨、难点攻坚与成果评审；每项目阶段结束后召开总结会。所有会议需严控时长、形成明确结论并落实责任主体，防止会议沦为信息通报的非正式场合。</w:t>
      </w:r>
    </w:p>
    <w:p w14:paraId="4D3DFDBB">
      <w:r>
        <w:rPr>
          <w:rFonts w:hint="eastAsia"/>
          <w:b/>
        </w:rPr>
        <w:t>（3）文档规范化管理规范。</w:t>
      </w:r>
      <w:r>
        <w:rPr>
          <w:rFonts w:hint="eastAsia"/>
        </w:rPr>
        <w:t>实现研讨过程有记录、决策形成有依据、变更轨迹可追溯。文档管理的核心价值并非满足外部审核要求，而是为项目全周期的决策回溯提供支撑；项目实施过程中多数“无法回溯决策依据”的问题，根源均为关键决策未形成书面记录。</w:t>
      </w:r>
    </w:p>
    <w:p w14:paraId="5E3BDBBA">
      <w:r>
        <w:rPr>
          <w:rFonts w:hint="eastAsia"/>
          <w:b/>
        </w:rPr>
        <w:t>（4）跨专业协同的语义转换机制。</w:t>
      </w:r>
      <w:r>
        <w:rPr>
          <w:rFonts w:hint="eastAsia"/>
        </w:rPr>
        <w:t>测绘、光学、机械、软件等专业领域均存在专属术语体系与差异化思维范式，协同过程需建立标准化语义转换路径：将测绘专业的应用需求转化为光学领域可量化的技术指标，将算法层面的约束条件转化为硬件设计可落地的规范要求。项目设置系统工程师岗位专职负责该语义转换工作，规避各专业间表述壁垒导致的协同偏差。</w:t>
      </w:r>
    </w:p>
    <w:p w14:paraId="396964E2">
      <w:r>
        <w:rPr>
          <w:rFonts w:hint="eastAsia"/>
          <w:b/>
        </w:rPr>
        <w:t>（5）技术冲突处置机制。</w:t>
      </w:r>
      <w:r>
        <w:rPr>
          <w:rFonts w:hint="eastAsia"/>
        </w:rPr>
        <w:t>技术方案分歧是项目实施中的正常现象，处置原则为以数据与验证结果为核心决策依据：可通过试验验证的分歧项优先开展试验测试，可通过仿真模拟验证的分歧项优先完成仿真推演，无法通过上述方式验证的分歧项，按照风险最小化原则决策。规避“以行政职级作为技术决策唯一依据”的模式，防止正确技术意见被压制。</w:t>
      </w:r>
    </w:p>
    <w:p w14:paraId="1B5004AD">
      <w:r>
        <w:rPr>
          <w:rFonts w:hint="eastAsia"/>
          <w:b/>
        </w:rPr>
        <w:t>（6）团队文化构建。</w:t>
      </w:r>
      <w:r>
        <w:rPr>
          <w:rFonts w:hint="eastAsia"/>
        </w:rPr>
        <w:t>重点培育三类团队行为导向：一是求真务实导向，对实验数据与技术结论严格核验，杜绝敷衍式作业；二是责任担当导向，对自身负责模块出现的问题主动承担责任并推动整改；三是知识共享导向，主动分享项目经验而非将其个人化留存。上述导向所形成的团队氛围，将对作业效率与成果质量产生显著正向作用。</w:t>
      </w:r>
    </w:p>
    <w:p w14:paraId="67D01AC4">
      <w:pPr>
        <w:pStyle w:val="4"/>
      </w:pPr>
      <w:bookmarkStart w:id="413" w:name="_Toc31243"/>
      <w:r>
        <w:rPr>
          <w:szCs w:val="36"/>
        </w:rPr>
        <w:t>3.30 装备研制的设计迭代记录</w:t>
      </w:r>
      <w:bookmarkEnd w:id="413"/>
    </w:p>
    <w:p w14:paraId="359FBAB4">
      <w:r>
        <w:rPr>
          <w:rFonts w:hint="eastAsia"/>
        </w:rPr>
        <w:t>装备性能设计无法通过单次方案设计完全达标。本项目所研发跟踪装置在设计定型阶段历经多轮显著优化迭代，各轮迭代的触发动因均为现场试验中暴露的实际问题。完整呈现迭代演化过程，相较于仅披露最终定型方案，更可客观表征该套技术装备的工程可靠性属性，明确其性能稳定是经过持续验证的工程化成果，而非偶然适配工况的非稳定状态。</w:t>
      </w:r>
    </w:p>
    <w:p w14:paraId="4BCA5BA3">
      <w:r>
        <w:rPr>
          <w:rFonts w:hint="eastAsia"/>
          <w:b/>
        </w:rPr>
        <w:t>第一轮迭代：功能优先导向。</w:t>
      </w:r>
      <w:r>
        <w:rPr>
          <w:rFonts w:hint="eastAsia"/>
        </w:rPr>
        <w:t>首版样机的设计核心目标为实现核心功能的可运行性。该版本采用铝型材搭建主体结构，相机通过夹具实现固定，线缆外露布设，整机质量约12 kg。该样机在实验室环境下可顺利完成位姿解算与图像拼接作业，但转移至工业现场后即刻暴露出多项运行缺陷：铝型材结构受环境温度影响产生显著形变，设备连续运行2 h后基线长度发生漂移，导致预存标定参数失效；外露线缆在设备搬运过程中受外力拉扯，出现间歇性接触不良故障。</w:t>
      </w:r>
    </w:p>
    <w:p w14:paraId="2D2A6AA9">
      <w:r>
        <w:rPr>
          <w:rFonts w:hint="eastAsia"/>
          <w:b/>
        </w:rPr>
        <w:t>第二轮迭代：刚度优先导向。</w:t>
      </w:r>
      <w:r>
        <w:rPr>
          <w:rFonts w:hint="eastAsia"/>
        </w:rPr>
        <w:t>第二版样机优化为整体式框架结构，材料体系调整为铸铁底座搭配铝合金框架，并在基线布设区域增设加强筋结构。该设计方案有效改善了基线漂移问题，但整机质量攀升至18 kg，由两名作业人员抬运设备攀爬爬梯的作业负担显著增加，反而导致现场实际作业效率下降。本轮迭代所暴露的核心教训为：精度性能的优化，可能衍生出装备可用性层面的新问题。</w:t>
      </w:r>
    </w:p>
    <w:p w14:paraId="4F4AA531">
      <w:r>
        <w:rPr>
          <w:rFonts w:hint="eastAsia"/>
          <w:b/>
        </w:rPr>
        <w:t>第三轮迭代：轻量化与热稳定性并重导向。</w:t>
      </w:r>
      <w:r>
        <w:rPr>
          <w:rFonts w:hint="eastAsia"/>
        </w:rPr>
        <w:t>第三版样机对结构进行重新设计：底座调整为薄壁钢架结构搭配局部加强设计，相机支架采用低热膨胀系数材料制作，关键连接部位增设隔热垫片；同时将控制器与电源模块集成至一体化机箱，缩减外露线缆规模。优化后整机质量降至9 kg，基线漂移量控制在允许阈值范围内。该版本首次实现装备运行性能与便携性的平衡，达到可稳定应用于现场作业的状态。</w:t>
      </w:r>
    </w:p>
    <w:p w14:paraId="7DB033CC">
      <w:r>
        <w:rPr>
          <w:rFonts w:hint="eastAsia"/>
          <w:b/>
        </w:rPr>
        <w:t>第四轮迭代：维护性优化导向。</w:t>
      </w:r>
      <w:r>
        <w:rPr>
          <w:rFonts w:hint="eastAsia"/>
        </w:rPr>
        <w:t>基于现场作业反馈的相机清洁操作不便、镜头易受外力磕碰等问题，第四版样机为相机加装可拆卸防护罩，前窗采用快拆式结构，相机清洁作业无需拆解整机；所有接插件全部替换为带锁紧机构的航空插头，规避振动工况下的接插件松脱故障。上述结构改动未对装备测量精度产生影响，但显著降低了现场作业阶段的故障发生率。</w:t>
      </w:r>
    </w:p>
    <w:p w14:paraId="6BC001A2">
      <w:r>
        <w:rPr>
          <w:rFonts w:hint="eastAsia"/>
          <w:b/>
        </w:rPr>
        <w:t>第五轮迭代：小批量生产一致性优化导向。</w:t>
      </w:r>
      <w:r>
        <w:rPr>
          <w:rFonts w:hint="eastAsia"/>
        </w:rPr>
        <w:t>设计定型前开展小批量试制工作，过程中暴露新的生产一致性问题：不同生产批次的装配成品，基线长度离散度较高，最大差值达0.15 mm，导致标定参数无法跨设备通用。针对该问题，将基线长度定义为关键控制尺寸，在加工与装配环节均配置专用工艺装备，装配完成后对每台设备的基线长度逐一测量并记录，超出公差阈值的设备开展针对性调整。经本轮优化后，小批量生产的批内一致性满足设计要求。</w:t>
      </w:r>
    </w:p>
    <w:p w14:paraId="400B8CAD">
      <w:r>
        <w:rPr>
          <w:rFonts w:hint="eastAsia"/>
        </w:rPr>
        <w:t>五轮迭代的共性演化规律为：每一轮迭代在解决一类核心问题的同时，会衍生出新的待优化问题，该类新问题将在下一轮迭代中被针对性解决。该演化模式并非设计环节的失误，而是工程装备研制过程中的常规形态。迭代优化的核心管控要点为，每轮设计调整均需配备明确的验证数据作为支撑，而非依赖主观判断认定设计优化已达标。</w:t>
      </w:r>
    </w:p>
    <w:p w14:paraId="1620A72F">
      <w:r>
        <w:rPr>
          <w:rFonts w:hint="eastAsia"/>
        </w:rPr>
        <w:t>完整留存迭代过程记录的另一项价值为，可向项目评审环节客观佐证研发团队的项目实操经验。仅向评审方提交最终定型方案，即便方案呈现效果完备，也难以建立充分的可信度；完整披露包含试错路径在内的全流程迭代演化过程，反而可充分证明研发团队对工程实施中的各类潜在风险节点具备清晰认知与处置能力。</w:t>
      </w:r>
    </w:p>
    <w:p w14:paraId="7DBA83D9">
      <w:pPr>
        <w:pStyle w:val="4"/>
      </w:pPr>
      <w:bookmarkStart w:id="414" w:name="_Toc6789"/>
      <w:r>
        <w:rPr>
          <w:szCs w:val="36"/>
        </w:rPr>
        <w:t>3.31 关键工艺的攻关过程</w:t>
      </w:r>
      <w:bookmarkEnd w:id="414"/>
    </w:p>
    <w:p w14:paraId="77610A80">
      <w:r>
        <w:rPr>
          <w:rFonts w:hint="eastAsia"/>
        </w:rPr>
        <w:t>在设备研制过程中存在若干具有较高攻克难度的工艺瓶颈，此类问题的有效解决是项目实现量产转化的前置条件。下文对其中两项典型工艺问题的攻关过程进行阐述。</w:t>
      </w:r>
    </w:p>
    <w:p w14:paraId="60DCB547">
      <w:r>
        <w:rPr>
          <w:rFonts w:hint="eastAsia"/>
          <w:b/>
        </w:rPr>
        <w:t>问题一：相机基线重复定位精度问题。</w:t>
      </w:r>
      <w:r>
        <w:rPr>
          <w:rFonts w:hint="eastAsia"/>
        </w:rPr>
        <w:t>跟踪器的相机模块需定期拆装，以完成清洁、维修或部件更换作业，拆装操作完成后相机基线需恢复至初始空间位置，否则需每次重新开展标定作业。项目初期采用定位销结构实现相机定位，该方案下重复定位精度约为0.05 mm，仍无法满足设计指标要求。攻关阶段提出“一面两销+预紧”的优化结构方案：以高平整度加工平面作为定位基准面，设置两个圆柱销限定空间位置，采用螺钉预紧方式消除配合间隙。结构改进完成后，系统重复定位精度优于0.01 mm，经过10次拆装循环后，相机基线变动量不超过0.02 mm。</w:t>
      </w:r>
    </w:p>
    <w:p w14:paraId="0E234A79">
      <w:r>
        <w:rPr>
          <w:rFonts w:hint="eastAsia"/>
          <w:b/>
        </w:rPr>
        <w:t>问题二：跟踪器结构的温度稳定性问题。</w:t>
      </w:r>
      <w:r>
        <w:rPr>
          <w:rFonts w:hint="eastAsia"/>
        </w:rPr>
        <w:t>早期型号样机在20℃温差环境下，相机基线变动量约为0.3 mm，该变动量大幅占用系统设计精度冗余，导致整机精度指标无法达标。攻关工作从两个方向协同推进：其一为材料匹配设计，选用线膨胀系数尽可能接近的材料制备相机支架与主体框架，降低温度变化引发的构件相对变形量；其二为结构解耦设计，以柔性连接替代原有刚性连接，阻隔温度变形向相机基线的传递路径。两项优化措施协同实施后，20℃温差工况下的相机基线变动量降至0.08 mm以内。</w:t>
      </w:r>
    </w:p>
    <w:p w14:paraId="7AECCA16">
      <w:r>
        <w:rPr>
          <w:rFonts w:hint="eastAsia"/>
        </w:rPr>
        <w:t>上述两项工艺问题的共性特征为：问题的解决并非单纯依赖更高精度的加工工艺，而是通过更合理的结构设计实现指标突破。提升加工精度存在固有技术边界与成本约束，而结构优化的改进空间更为充足。该攻关经验对后续同类产品的研发工作具备参考价值。</w:t>
      </w:r>
    </w:p>
    <w:p w14:paraId="6911AECB">
      <w:r>
        <w:rPr>
          <w:rFonts w:hint="eastAsia"/>
        </w:rPr>
        <w:t>工艺攻关取得的成果需实现标准化固化：系统梳理关键工艺参数、专用工装图纸、检验方法与合格判定准则，编制形成标准化工艺文件。未经固化的工艺方案，会因作业人员更替导致生产一致性无法得到有效保障。</w:t>
      </w:r>
    </w:p>
    <w:p w14:paraId="666B84E0">
      <w:pPr>
        <w:pStyle w:val="4"/>
      </w:pPr>
      <w:bookmarkStart w:id="415" w:name="_Toc23779"/>
      <w:r>
        <w:rPr>
          <w:szCs w:val="36"/>
        </w:rPr>
        <w:t>3.32 试验中发现并修正的设计缺陷</w:t>
      </w:r>
      <w:bookmarkEnd w:id="415"/>
    </w:p>
    <w:p w14:paraId="45D56B21">
      <w:r>
        <w:rPr>
          <w:rFonts w:hint="eastAsia"/>
        </w:rPr>
        <w:t>试验环节的核心价值并非验证设计方案的正确性，而是识别设计体系中存在的潜在缺陷。本项目通过开展环境试验与现场试验，共识别出十余项设计缺陷，以下选取三类具备典型性的缺陷进行分析。</w:t>
      </w:r>
    </w:p>
    <w:p w14:paraId="277B9E17">
      <w:r>
        <w:rPr>
          <w:rFonts w:hint="eastAsia"/>
          <w:b/>
        </w:rPr>
        <w:t>缺陷一：低温环境下电池仓结露问题。</w:t>
      </w:r>
      <w:r>
        <w:rPr>
          <w:rFonts w:hint="eastAsia"/>
        </w:rPr>
        <w:t>在-20 ℃环境试验完成后，设备转入常温环境过程中，电池仓内部出现冷凝水，引发电气接触不良故障。其成因在于原密封设计仅满足防水功能要求，未充分考虑呼吸效应的影响——即温度骤变过程中仓内气压动态变化，致使外部湿气被吸入仓体内部。针对该缺陷的修正方案为加装透气阀（防水透气膜），在实现仓内外气压平衡的同时，阻隔水汽进入仓内。</w:t>
      </w:r>
    </w:p>
    <w:p w14:paraId="4C6CAEAC">
      <w:r>
        <w:rPr>
          <w:rFonts w:hint="eastAsia"/>
          <w:b/>
        </w:rPr>
        <w:t>缺陷二：振动工况引发快换接口松脱问题。</w:t>
      </w:r>
      <w:r>
        <w:rPr>
          <w:rFonts w:hint="eastAsia"/>
        </w:rPr>
        <w:t>经运输振动试验后，载具快换接口出现微松脱现象，设备重复定位精度由初始的0.05 mm劣化至0.2 mm。成因在于原锁紧结构仅依赖摩擦力实现锁止功能，未设置机械限位结构。修正方案为采用“卡簧+限位面”双重锁紧结构，并要求在日常使用过程中对接口状态开展定期检查。</w:t>
      </w:r>
    </w:p>
    <w:p w14:paraId="0075DFEB">
      <w:r>
        <w:rPr>
          <w:rFonts w:hint="eastAsia"/>
          <w:b/>
        </w:rPr>
        <w:t>缺陷三：长时作业引发镜头内部起雾问题。</w:t>
      </w:r>
      <w:r>
        <w:rPr>
          <w:rFonts w:hint="eastAsia"/>
        </w:rPr>
        <w:t>现场试验中，设备连续作业4 h后，镜头内侧出现轻度雾气，导致成像对比度下降。成因在于机箱内部温度高于外部环境温度，湿气在镜头低温表面发生凝结。修正方案为在机箱内部加装干燥剂与微正压送风装置，同时在镜头内侧涂覆防雾涂层。</w:t>
      </w:r>
    </w:p>
    <w:p w14:paraId="451BEF45">
      <w:r>
        <w:rPr>
          <w:rFonts w:hint="eastAsia"/>
        </w:rPr>
        <w:t>上述三类缺陷的共性特征为：该类问题在实验室仿真与静态分析环节难以被预判，但在实际现场工况下具有发生必然性。这一特征表明，试验方案的设计需高度贴合真实作业工况：温度循环试验需纳入温度骤变工况，振动试验需覆盖长时振动场景，连续作业试验需持续至设备达到热平衡状态。仅开展标准环境条件下的试验，无法有效识别上述类型的设计缺陷。</w:t>
      </w:r>
    </w:p>
    <w:p w14:paraId="5BB70D0C">
      <w:r>
        <w:rPr>
          <w:rFonts w:hint="eastAsia"/>
        </w:rPr>
        <w:t>缺陷修正后的验证环节同样具备重要性：每一类缺陷完成修正后，均需重新开展对应试验，确认原有问题已消除且未引入新的关联问题。缺陷修正记录与验证数据需同步归档，构建“问题识别-修正措施-效果验证”的全流程闭环管理链条。</w:t>
      </w:r>
    </w:p>
    <w:p w14:paraId="187C68A4">
      <w:pPr>
        <w:pStyle w:val="4"/>
      </w:pPr>
      <w:bookmarkStart w:id="416" w:name="_Toc30487"/>
      <w:r>
        <w:rPr>
          <w:szCs w:val="36"/>
        </w:rPr>
        <w:t>3.33 从样机到产品的工程化差距</w:t>
      </w:r>
      <w:bookmarkEnd w:id="416"/>
    </w:p>
    <w:p w14:paraId="77C728E7">
      <w:r>
        <w:rPr>
          <w:rFonts w:hint="eastAsia"/>
        </w:rPr>
        <w:t>实验室样机的功能可演示性与量产产品的可交付性之间，存在由工程化转化环节构成的显著技术鸿沟，该环节涉及的均为非核心性能导向但对产品落地具有决定性影响的工程管控内容。</w:t>
      </w:r>
    </w:p>
    <w:p w14:paraId="2E791124">
      <w:r>
        <w:rPr>
          <w:rFonts w:hint="eastAsia"/>
          <w:b/>
        </w:rPr>
        <w:t>差距一：生产一致性。</w:t>
      </w:r>
      <w:r>
        <w:rPr>
          <w:rFonts w:hint="eastAsia"/>
        </w:rPr>
        <w:t>实验室样机的性能参数依赖研发人员反复调试校准实现，而量产产品需在多批次生产、多操作人员参与的条件下，保持性能参数的一致性与稳定性。缩小该差距需依托标准化工艺文件、专用工装设备与规范化检验规程，而非依赖操作人员的个人经验技艺。</w:t>
      </w:r>
    </w:p>
    <w:p w14:paraId="75936937">
      <w:r>
        <w:rPr>
          <w:rFonts w:hint="eastAsia"/>
          <w:b/>
        </w:rPr>
        <w:t>差距二：现场可维护性。</w:t>
      </w:r>
      <w:r>
        <w:rPr>
          <w:rFonts w:hint="eastAsia"/>
        </w:rPr>
        <w:t>实验室样机出现故障时可由研发人员直接拆解维修，而量产产品在现场运维阶段，需支持用户自主完成故障定位与零部件更换。该目标的实现需依托模块化结构设计、标准化故障代码体系、专业维修手册与完备的备件清单。</w:t>
      </w:r>
    </w:p>
    <w:p w14:paraId="33386CB3">
      <w:r>
        <w:rPr>
          <w:rFonts w:hint="eastAsia"/>
          <w:b/>
        </w:rPr>
        <w:t>差距三：配套文档体系。</w:t>
      </w:r>
      <w:r>
        <w:rPr>
          <w:rFonts w:hint="eastAsia"/>
        </w:rPr>
        <w:t>实验室样机无需配套操作说明文档，而量产产品需建立完善的技术文档体系。文档编制不能以完成撰写为终点，需满足与实物参数一致、表述清晰易懂、覆盖全工况异常场景的要求，文档质量直接决定用户对产品的应用成效。</w:t>
      </w:r>
    </w:p>
    <w:p w14:paraId="16AEE379">
      <w:r>
        <w:rPr>
          <w:rFonts w:hint="eastAsia"/>
          <w:b/>
        </w:rPr>
        <w:t>差距四：供应链体系保障。</w:t>
      </w:r>
      <w:r>
        <w:rPr>
          <w:rFonts w:hint="eastAsia"/>
        </w:rPr>
        <w:t>实验室样机的零部件可通过临时外协渠道加工获取，而量产产品需建立稳定可靠的供应商网络、明确的零部件验收标准与可替代供应方案。供应链稳定性不足将直接导致产品无法按期交付。</w:t>
      </w:r>
    </w:p>
    <w:p w14:paraId="4E5967A2">
      <w:r>
        <w:rPr>
          <w:rFonts w:hint="eastAsia"/>
          <w:b/>
        </w:rPr>
        <w:t>差距五：全生命周期成本管控。</w:t>
      </w:r>
      <w:r>
        <w:rPr>
          <w:rFonts w:hint="eastAsia"/>
        </w:rPr>
        <w:t>实验室样机研发可不计成本投入，而量产产品需开展系统性成本核算。工程化转化过程通常伴随成本优化的权衡决策，包括采用标准件替代定制件、缩减零部件数量、简化装配工序等，所有优化措施均需在保障产品性能指标的前提下推进。</w:t>
      </w:r>
    </w:p>
    <w:p w14:paraId="56E9810D">
      <w:r>
        <w:rPr>
          <w:rFonts w:hint="eastAsia"/>
        </w:rPr>
        <w:t>本项目在设计定型阶段，对上述五类差距开展了逐项针对性消除：生产一致性提升依托专用工装设备与规范化检验流程实现，现场可维护性优化通过模块化结构设计与配套文档完善落地，文档体系质量由专人编制与多轮试用校核保障，供应链稳定性通过双源供应布局与合作协议约束强化，成本管控依托结构设计优化与规模化采购实现。</w:t>
      </w:r>
    </w:p>
    <w:p w14:paraId="5708A956">
      <w:r>
        <w:rPr>
          <w:rFonts w:hint="eastAsia"/>
        </w:rPr>
        <w:t>工程化转化的核心经验为：不能假定实验室样机性能达标即可自然转化为可量产产品，从样机到量产产品的工程化工作量，通常与从零研发至样机阶段的工作量相当。项目投标阶段需将该部分工作量纳入整体测算，避免后续实施过程出现资源调配失衡。</w:t>
      </w:r>
    </w:p>
    <w:p w14:paraId="02552B60">
      <w:pPr>
        <w:pStyle w:val="3"/>
      </w:pPr>
      <w:bookmarkStart w:id="417" w:name="_Toc24195"/>
      <w:r>
        <w:rPr>
          <w:szCs w:val="44"/>
        </w:rPr>
        <w:t>第四部分  其他相关内容</w:t>
      </w:r>
      <w:bookmarkEnd w:id="417"/>
    </w:p>
    <w:p w14:paraId="186DC144">
      <w:pPr>
        <w:pStyle w:val="4"/>
      </w:pPr>
      <w:bookmarkStart w:id="418" w:name="_Toc14425"/>
      <w:r>
        <w:rPr>
          <w:szCs w:val="36"/>
        </w:rPr>
        <w:t>4.1 项目档案管理承诺</w:t>
      </w:r>
      <w:bookmarkEnd w:id="418"/>
    </w:p>
    <w:p w14:paraId="459C1ACF">
      <w:r>
        <w:rPr>
          <w:rFonts w:hint="eastAsia"/>
        </w:rPr>
        <w:t>采购文件第四章之外的其他要求虽表述较为分散，但其核心指向具有高度一致性：本项目并非一次性检测服务交付，而是需形成可长期复用的技术能力与可长期保存的技术资料。知识产权、学术论文、软件著作权、人员培训、质量保障、档案管理等条款，单独审视均属于非核心服务范畴的附加要求，整合后则完整构成“能力移交”的核心内涵。以知识产权相关要求为例，采购文件明确专利申请总量不少于四件，其中发明专利不少于一件，学术论文发表不少于一篇，软件著作权登记不少于一项；该要求并非追求成果数量达标，而是要求研发过程中形成可沉淀的技术成果。本方案将专利布局与六项关键技术问题建立对应关联，每一项技术攻关在立项阶段即明确潜在专利申请方向，避免项目末期临时拼凑申请材料。学术论文与软件著作权的规划遵循同一逻辑：学术论文沉淀技术方法，软件著作权固化工具成果，二者共同构成技术能力的书面佐证。培训与质量保障条款的核心目标，是保障委托方在项目验收后可独立运行整套技术系统；基于此，本方案将培训体系划分为“操作-维护-判读-出报”四个层级，而非以单次设备演示替代系统培训，将质量保障体系划分为“响应-备件-远程-回访”四个环节，而非以单一承诺条款替代全流程服务。上述安排虽会提升项目当期投入，但直接决定成果能否实现长期落地应用。档案管理要求则与成果的长期存续能力直接相关；三维数据的价值具有时间增益特性，其实现前提是十年后仍可正常读取、解析与对比。本方案在归档工作中严格执行原始数据与处理参数同步保存、纸质载体与电子载体双套留存、文件目录与数据校验值一并移交的规则，以规避“数据留存但无法解读”的常见问题。我方承诺：在合同约定时限内完成全部合同成果的交付与移交，并根据实际需求配置项目档案管理所需的人员、场地与设备资源，严格按照委托方要求完成合同资料归档工作。</w:t>
      </w:r>
    </w:p>
    <w:p w14:paraId="10BD3E29">
      <w:r>
        <w:t>具体</w:t>
      </w:r>
      <w:r>
        <w:rPr>
          <w:rFonts w:hint="eastAsia"/>
        </w:rPr>
        <w:t>实施</w:t>
      </w:r>
      <w:r>
        <w:t>措施：</w:t>
      </w:r>
    </w:p>
    <w:p w14:paraId="47065EE5">
      <w:r>
        <w:rPr>
          <w:rFonts w:hint="eastAsia"/>
        </w:rPr>
        <w:t>（1）配置专职档案专员1名，各专业方向设置兼职档案联络员，构建“专员统筹、专业负责”的档案管理组织体系。</w:t>
      </w:r>
    </w:p>
    <w:p w14:paraId="5A735347">
      <w:r>
        <w:rPr>
          <w:rFonts w:hint="eastAsia"/>
        </w:rPr>
        <w:t>（2）项目启动阶段编制《项目文件归档范围与保管期限表》，经委托方审定后正式执行。</w:t>
      </w:r>
    </w:p>
    <w:p w14:paraId="154EADB4">
      <w:r>
        <w:rPr>
          <w:rFonts w:hint="eastAsia"/>
        </w:rPr>
        <w:t>（3）执行“随形成、随整理、随归档”的工作机制，每月开展一次归档进度核查，各阶段验收前完成对应阶段资料的组卷工作。</w:t>
      </w:r>
    </w:p>
    <w:p w14:paraId="066A7CE1">
      <w:r>
        <w:rPr>
          <w:rFonts w:hint="eastAsia"/>
        </w:rPr>
        <w:t>（4）电子文件采用统一目录结构与命名规则存储，核心数据实施双套备份；纸质文件严格按照案卷规范完成装订与编目工作。</w:t>
      </w:r>
    </w:p>
    <w:p w14:paraId="3E4576D7">
      <w:r>
        <w:t>（5）项目完工后三个月内完成全部档案移交</w:t>
      </w:r>
      <w:r>
        <w:rPr>
          <w:rFonts w:hint="eastAsia"/>
        </w:rPr>
        <w:t>工作</w:t>
      </w:r>
      <w:r>
        <w:t>，移交清单一式两份，</w:t>
      </w:r>
      <w:r>
        <w:rPr>
          <w:rFonts w:hint="eastAsia"/>
        </w:rPr>
        <w:t>经双方签字确认后留存。</w:t>
      </w:r>
    </w:p>
    <w:p w14:paraId="09ECEB4D">
      <w:pPr>
        <w:pStyle w:val="4"/>
      </w:pPr>
      <w:bookmarkStart w:id="419" w:name="_Toc9206"/>
      <w:r>
        <w:rPr>
          <w:szCs w:val="36"/>
        </w:rPr>
        <w:t>4.2 保密与数据安全</w:t>
      </w:r>
      <w:bookmarkEnd w:id="419"/>
    </w:p>
    <w:p w14:paraId="610BB09A">
      <w:r>
        <w:rPr>
          <w:rFonts w:hint="eastAsia"/>
        </w:rPr>
        <w:t>质量承诺易流于形式化，其核心成因在于多数文件仅界定“结果合格”的总体要求，未明确“合格达成”的可实施路径。本方案将质量承诺体系解构为可量化验证的三个层级：指标层明确性能参数的量化阈值，过程层明确质量检查的执行频次与记录规范，结果层明确不合格情形的处置流程；三层结构需协同落地，缺失指标层则过程管控失去评判基准，缺失过程层则结果合格依赖随机概率，缺失结果层则不合格情形无对应处置机制。在执行层面，第一层级为每一项关键性能指标匹配对应的测试方法与判定准则，具体包括：点位中误差采用检查点精度评定法判定，缺陷尺寸采用人工量测比对法判定，报告一致性采用交叉核验法判定。第二层级为将质量检查环节嵌入作业流程，建立“未完成质量检查不得进入下一工序”的管控规则，且所有检查结果需在作业记录表中完成签字确认。第三层级为明确不合格情形对应的返工、返修、让步接收三类处置路径及各路径的审批权责体系，规避项目现场为追赶进度擅自放行不合格工序的行为。质量承诺的落地需配套对应的保障机制，本方案建立质量责任终身制、不合格项闭环管理台账、月度质量分析会三项机制，分别对应责任主体界定、不合格项整改追踪、同类问题复发预防三类管理目标。其中月度质量分析会为核心管控手段：对当月所有不合格项开展分类归并统计，识别高频发生的问题类型，反向优化作业工艺或作业指导文件；该机制的长期执行可推动项目质量水平的持续提升，若缺失该机制，同类质量问题将在不同电站项目中重复出现。需明确的是，项目实施过程中质量管控与进度管控的矛盾客观存在；本方案不对“二者兼顾”做笼统承诺，而是明确不同场景下的管控优先级：涉及安全性能与结构判读结论的工序，质量管控优先级高于进度要求，允许延期交付；涉及外观与格式规范的工序，进度管控优先级高于质量要求，可后续补充完善。通过清晰界定管控边界，可使现场作业人员在面临质量与进度冲突时明确决策导向。（1）签署并执行保密协议，对委托方的商业秘密、技术资料、运行数据承担法定保密义务，该义务不因合同效力终止而解除。（2）项目数据实施分级分类管控：一般数据、重要数据、敏感数据分别配置差异化访问权限；敏感数据仅在委托方指定环境内处理，禁止带出指定环境，禁止接入外部网络。（3）现场作业设备与存储介质实行专机专用管理，设备离场前完成数据清查工作；废弃存储介质按照涉密载体销毁规范实施处置。（4）项目参与人员逐一签署个人保密承诺书，人员离岗时完成全部项目资料的清退核验。（5）涉密文件与材料不得纳入响应文件范畴，不得上传至电子采购平台；确需提供的，严格按照相关规定完成脱密处理后提交。（6）配合委托方开展网络安全审查，所提供的产品与服务均不包含未通过国家网络安全审查的网络产品与服务。</w:t>
      </w:r>
    </w:p>
    <w:p w14:paraId="1882F6AA">
      <w:pPr>
        <w:pStyle w:val="4"/>
      </w:pPr>
      <w:bookmarkStart w:id="420" w:name="_Toc14711"/>
      <w:r>
        <w:rPr>
          <w:szCs w:val="36"/>
        </w:rPr>
        <w:t>4.3 廉洁与合规</w:t>
      </w:r>
      <w:bookmarkEnd w:id="420"/>
    </w:p>
    <w:p w14:paraId="733D8EC1">
      <w:r>
        <w:t>（1）签署并履行廉洁协议，不向甲方及相关人员输送任何形式的利益。</w:t>
      </w:r>
    </w:p>
    <w:p w14:paraId="1B9A6865">
      <w:r>
        <w:t>（2）不与其他供应商串通报价，不提供虚假业绩、奖项、人员材料，不以受让、租借、挂靠资质方式报价。</w:t>
      </w:r>
    </w:p>
    <w:p w14:paraId="0DA39BEC">
      <w:r>
        <w:t>（3）遵守《中国长江三峡集团供应商管理相关制度汇编》及甲方各项管理制度。</w:t>
      </w:r>
    </w:p>
    <w:p w14:paraId="58A16D2C">
      <w:r>
        <w:t>（4）发现不廉洁问题及时报告，配合调查。</w:t>
      </w:r>
    </w:p>
    <w:p w14:paraId="2485E3E7">
      <w:pPr>
        <w:pStyle w:val="4"/>
        <w:rPr>
          <w:szCs w:val="36"/>
        </w:rPr>
      </w:pPr>
      <w:bookmarkStart w:id="421" w:name="_Toc25817"/>
      <w:r>
        <w:rPr>
          <w:szCs w:val="36"/>
        </w:rPr>
        <w:t>4.</w:t>
      </w:r>
      <w:r>
        <w:rPr>
          <w:rFonts w:hint="eastAsia"/>
          <w:szCs w:val="36"/>
          <w:lang w:val="en-US" w:eastAsia="zh-CN"/>
        </w:rPr>
        <w:t>4</w:t>
      </w:r>
      <w:r>
        <w:rPr>
          <w:szCs w:val="36"/>
        </w:rPr>
        <w:t xml:space="preserve"> 风险识别与应对</w:t>
      </w:r>
      <w:bookmarkEnd w:id="421"/>
    </w:p>
    <w:p w14:paraId="3F84EB76">
      <w:r>
        <w:t>本项目风险管理遵循闭环管控流程，依次开展风险识别、风险评估、风险应对、风险监控工作，全过程依托风险登记册记录风险等级、责任人、管控措施及完成时限；项目采用月度评审结合触发式复评的动态更新机制，持续跟踪风险状态，相关管控经验同步纳入经验教训库，用以完善作业指导书、推动设计优化，形成风险持续识别、动态管控、迭代改进的闭环管理体系。</w:t>
      </w:r>
    </w:p>
    <w:p w14:paraId="6949DFD6">
      <w:pPr>
        <w:ind w:firstLine="0"/>
        <w:jc w:val="center"/>
      </w:pPr>
      <w:r>
        <w:drawing>
          <wp:inline distT="0" distB="0" distL="0" distR="0">
            <wp:extent cx="5088255" cy="2150745"/>
            <wp:effectExtent l="0" t="0" r="0" b="1905"/>
            <wp:docPr id="482897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7848" name="图片 1"/>
                    <pic:cNvPicPr>
                      <a:picLocks noChangeAspect="1"/>
                    </pic:cNvPicPr>
                  </pic:nvPicPr>
                  <pic:blipFill>
                    <a:blip r:embed="rId104"/>
                    <a:stretch>
                      <a:fillRect/>
                    </a:stretch>
                  </pic:blipFill>
                  <pic:spPr>
                    <a:xfrm>
                      <a:off x="0" y="0"/>
                      <a:ext cx="5101659" cy="2156872"/>
                    </a:xfrm>
                    <a:prstGeom prst="rect">
                      <a:avLst/>
                    </a:prstGeom>
                  </pic:spPr>
                </pic:pic>
              </a:graphicData>
            </a:graphic>
          </wp:inline>
        </w:drawing>
      </w:r>
    </w:p>
    <w:p w14:paraId="521D0A01">
      <w:pPr>
        <w:spacing w:after="200" w:line="280" w:lineRule="auto"/>
        <w:ind w:firstLine="0"/>
        <w:jc w:val="center"/>
      </w:pPr>
      <w:r>
        <w:rPr>
          <w:sz w:val="21"/>
          <w:szCs w:val="21"/>
        </w:rPr>
        <w:t>图 4-1  项目风险管理闭环</w:t>
      </w:r>
    </w:p>
    <w:tbl>
      <w:tblPr>
        <w:tblStyle w:val="32"/>
        <w:tblW w:w="95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7"/>
        <w:gridCol w:w="2436"/>
        <w:gridCol w:w="968"/>
        <w:gridCol w:w="757"/>
        <w:gridCol w:w="3216"/>
        <w:gridCol w:w="1386"/>
      </w:tblGrid>
      <w:tr w14:paraId="7BD8F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757" w:type="dxa"/>
            <w:shd w:val="clear" w:color="auto" w:fill="E7E6E6"/>
            <w:vAlign w:val="center"/>
          </w:tcPr>
          <w:p w14:paraId="3F15AC78">
            <w:pPr>
              <w:snapToGrid w:val="0"/>
              <w:spacing w:before="70" w:after="70" w:line="240" w:lineRule="auto"/>
              <w:ind w:firstLine="0"/>
              <w:jc w:val="center"/>
              <w:rPr>
                <w:b/>
                <w:sz w:val="21"/>
              </w:rPr>
            </w:pPr>
            <w:r>
              <w:rPr>
                <w:b/>
                <w:sz w:val="21"/>
                <w:szCs w:val="21"/>
              </w:rPr>
              <w:t>编号</w:t>
            </w:r>
          </w:p>
        </w:tc>
        <w:tc>
          <w:tcPr>
            <w:tcW w:w="2436" w:type="dxa"/>
            <w:shd w:val="clear" w:color="auto" w:fill="E7E6E6"/>
            <w:vAlign w:val="center"/>
          </w:tcPr>
          <w:p w14:paraId="3D8644D8">
            <w:pPr>
              <w:snapToGrid w:val="0"/>
              <w:spacing w:before="70" w:after="70" w:line="240" w:lineRule="auto"/>
              <w:ind w:firstLine="0"/>
              <w:jc w:val="center"/>
              <w:rPr>
                <w:b/>
                <w:sz w:val="21"/>
              </w:rPr>
            </w:pPr>
            <w:r>
              <w:rPr>
                <w:b/>
                <w:sz w:val="21"/>
                <w:szCs w:val="21"/>
              </w:rPr>
              <w:t>风险</w:t>
            </w:r>
          </w:p>
        </w:tc>
        <w:tc>
          <w:tcPr>
            <w:tcW w:w="968" w:type="dxa"/>
            <w:shd w:val="clear" w:color="auto" w:fill="E7E6E6"/>
            <w:vAlign w:val="center"/>
          </w:tcPr>
          <w:p w14:paraId="630BF6B9">
            <w:pPr>
              <w:snapToGrid w:val="0"/>
              <w:spacing w:before="70" w:after="70" w:line="240" w:lineRule="auto"/>
              <w:ind w:firstLine="0"/>
              <w:jc w:val="center"/>
              <w:rPr>
                <w:b/>
                <w:sz w:val="21"/>
              </w:rPr>
            </w:pPr>
            <w:r>
              <w:rPr>
                <w:b/>
                <w:sz w:val="21"/>
                <w:szCs w:val="21"/>
              </w:rPr>
              <w:t>可能性</w:t>
            </w:r>
          </w:p>
        </w:tc>
        <w:tc>
          <w:tcPr>
            <w:tcW w:w="757" w:type="dxa"/>
            <w:shd w:val="clear" w:color="auto" w:fill="E7E6E6"/>
            <w:vAlign w:val="center"/>
          </w:tcPr>
          <w:p w14:paraId="5D04F265">
            <w:pPr>
              <w:snapToGrid w:val="0"/>
              <w:spacing w:before="70" w:after="70" w:line="240" w:lineRule="auto"/>
              <w:ind w:firstLine="0"/>
              <w:jc w:val="center"/>
              <w:rPr>
                <w:b/>
                <w:sz w:val="21"/>
              </w:rPr>
            </w:pPr>
            <w:r>
              <w:rPr>
                <w:b/>
                <w:sz w:val="21"/>
                <w:szCs w:val="21"/>
              </w:rPr>
              <w:t>影响</w:t>
            </w:r>
          </w:p>
        </w:tc>
        <w:tc>
          <w:tcPr>
            <w:tcW w:w="3216" w:type="dxa"/>
            <w:shd w:val="clear" w:color="auto" w:fill="E7E6E6"/>
            <w:vAlign w:val="center"/>
          </w:tcPr>
          <w:p w14:paraId="21D3E8B5">
            <w:pPr>
              <w:snapToGrid w:val="0"/>
              <w:spacing w:before="70" w:after="70" w:line="240" w:lineRule="auto"/>
              <w:ind w:firstLine="0"/>
              <w:jc w:val="center"/>
              <w:rPr>
                <w:b/>
                <w:sz w:val="21"/>
              </w:rPr>
            </w:pPr>
            <w:r>
              <w:rPr>
                <w:b/>
                <w:sz w:val="21"/>
                <w:szCs w:val="21"/>
              </w:rPr>
              <w:t>应对措施</w:t>
            </w:r>
          </w:p>
        </w:tc>
        <w:tc>
          <w:tcPr>
            <w:tcW w:w="1386" w:type="dxa"/>
            <w:shd w:val="clear" w:color="auto" w:fill="E7E6E6"/>
            <w:vAlign w:val="center"/>
          </w:tcPr>
          <w:p w14:paraId="59931D54">
            <w:pPr>
              <w:snapToGrid w:val="0"/>
              <w:spacing w:before="70" w:after="70" w:line="240" w:lineRule="auto"/>
              <w:ind w:firstLine="0"/>
              <w:jc w:val="center"/>
              <w:rPr>
                <w:b/>
                <w:sz w:val="21"/>
              </w:rPr>
            </w:pPr>
            <w:r>
              <w:rPr>
                <w:b/>
                <w:sz w:val="21"/>
                <w:szCs w:val="21"/>
              </w:rPr>
              <w:t>责任</w:t>
            </w:r>
          </w:p>
        </w:tc>
      </w:tr>
      <w:tr w14:paraId="719B1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D281223">
            <w:pPr>
              <w:snapToGrid w:val="0"/>
              <w:spacing w:before="70" w:after="70" w:line="240" w:lineRule="auto"/>
              <w:ind w:firstLine="0"/>
              <w:jc w:val="left"/>
              <w:rPr>
                <w:sz w:val="21"/>
              </w:rPr>
            </w:pPr>
            <w:r>
              <w:rPr>
                <w:sz w:val="21"/>
                <w:szCs w:val="21"/>
              </w:rPr>
              <w:t>R1</w:t>
            </w:r>
          </w:p>
        </w:tc>
        <w:tc>
          <w:tcPr>
            <w:tcW w:w="2436" w:type="dxa"/>
            <w:vAlign w:val="center"/>
          </w:tcPr>
          <w:p w14:paraId="154CA182">
            <w:pPr>
              <w:snapToGrid w:val="0"/>
              <w:spacing w:before="70" w:after="70" w:line="240" w:lineRule="auto"/>
              <w:ind w:firstLine="0"/>
              <w:jc w:val="left"/>
              <w:rPr>
                <w:sz w:val="21"/>
              </w:rPr>
            </w:pPr>
            <w:r>
              <w:rPr>
                <w:sz w:val="21"/>
                <w:szCs w:val="21"/>
              </w:rPr>
              <w:t>岁修窗口调整导致现场作业顺延</w:t>
            </w:r>
          </w:p>
        </w:tc>
        <w:tc>
          <w:tcPr>
            <w:tcW w:w="968" w:type="dxa"/>
            <w:vAlign w:val="center"/>
          </w:tcPr>
          <w:p w14:paraId="37DCB512">
            <w:pPr>
              <w:snapToGrid w:val="0"/>
              <w:spacing w:before="70" w:after="70" w:line="240" w:lineRule="auto"/>
              <w:ind w:firstLine="0"/>
              <w:jc w:val="center"/>
              <w:rPr>
                <w:sz w:val="21"/>
              </w:rPr>
            </w:pPr>
            <w:r>
              <w:rPr>
                <w:sz w:val="21"/>
                <w:szCs w:val="21"/>
              </w:rPr>
              <w:t>中</w:t>
            </w:r>
          </w:p>
        </w:tc>
        <w:tc>
          <w:tcPr>
            <w:tcW w:w="757" w:type="dxa"/>
            <w:vAlign w:val="center"/>
          </w:tcPr>
          <w:p w14:paraId="291B39E6">
            <w:pPr>
              <w:snapToGrid w:val="0"/>
              <w:spacing w:before="70" w:after="70" w:line="240" w:lineRule="auto"/>
              <w:ind w:firstLine="0"/>
              <w:jc w:val="center"/>
              <w:rPr>
                <w:sz w:val="21"/>
              </w:rPr>
            </w:pPr>
            <w:r>
              <w:rPr>
                <w:sz w:val="21"/>
                <w:szCs w:val="21"/>
              </w:rPr>
              <w:t>高</w:t>
            </w:r>
          </w:p>
        </w:tc>
        <w:tc>
          <w:tcPr>
            <w:tcW w:w="3216" w:type="dxa"/>
            <w:vAlign w:val="center"/>
          </w:tcPr>
          <w:p w14:paraId="1488F58A">
            <w:pPr>
              <w:snapToGrid w:val="0"/>
              <w:spacing w:before="70" w:after="70" w:line="240" w:lineRule="auto"/>
              <w:ind w:firstLine="0"/>
              <w:jc w:val="left"/>
              <w:rPr>
                <w:sz w:val="21"/>
              </w:rPr>
            </w:pPr>
            <w:r>
              <w:rPr>
                <w:sz w:val="21"/>
                <w:szCs w:val="21"/>
              </w:rPr>
              <w:t>提前锁定窗口、滚动计划、预备队、与甲方周沟通</w:t>
            </w:r>
          </w:p>
        </w:tc>
        <w:tc>
          <w:tcPr>
            <w:tcW w:w="1386" w:type="dxa"/>
            <w:vAlign w:val="center"/>
          </w:tcPr>
          <w:p w14:paraId="65405F76">
            <w:pPr>
              <w:snapToGrid w:val="0"/>
              <w:spacing w:before="70" w:after="70" w:line="240" w:lineRule="auto"/>
              <w:ind w:firstLine="0"/>
              <w:jc w:val="left"/>
              <w:rPr>
                <w:sz w:val="21"/>
              </w:rPr>
            </w:pPr>
            <w:r>
              <w:rPr>
                <w:sz w:val="21"/>
                <w:szCs w:val="21"/>
              </w:rPr>
              <w:t>项目负责人</w:t>
            </w:r>
          </w:p>
        </w:tc>
      </w:tr>
      <w:tr w14:paraId="6420F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505C5F3">
            <w:pPr>
              <w:snapToGrid w:val="0"/>
              <w:spacing w:before="70" w:after="70" w:line="240" w:lineRule="auto"/>
              <w:ind w:firstLine="0"/>
              <w:jc w:val="left"/>
              <w:rPr>
                <w:sz w:val="21"/>
              </w:rPr>
            </w:pPr>
            <w:r>
              <w:rPr>
                <w:sz w:val="21"/>
                <w:szCs w:val="21"/>
              </w:rPr>
              <w:t>R2</w:t>
            </w:r>
          </w:p>
        </w:tc>
        <w:tc>
          <w:tcPr>
            <w:tcW w:w="2436" w:type="dxa"/>
            <w:vAlign w:val="center"/>
          </w:tcPr>
          <w:p w14:paraId="2987E035">
            <w:pPr>
              <w:snapToGrid w:val="0"/>
              <w:spacing w:before="70" w:after="70" w:line="240" w:lineRule="auto"/>
              <w:ind w:firstLine="0"/>
              <w:jc w:val="left"/>
              <w:rPr>
                <w:sz w:val="21"/>
              </w:rPr>
            </w:pPr>
            <w:r>
              <w:rPr>
                <w:sz w:val="21"/>
                <w:szCs w:val="21"/>
              </w:rPr>
              <w:t>现场条件与图纸不符</w:t>
            </w:r>
          </w:p>
        </w:tc>
        <w:tc>
          <w:tcPr>
            <w:tcW w:w="968" w:type="dxa"/>
            <w:vAlign w:val="center"/>
          </w:tcPr>
          <w:p w14:paraId="5CB11E6E">
            <w:pPr>
              <w:snapToGrid w:val="0"/>
              <w:spacing w:before="70" w:after="70" w:line="240" w:lineRule="auto"/>
              <w:ind w:firstLine="0"/>
              <w:jc w:val="center"/>
              <w:rPr>
                <w:sz w:val="21"/>
              </w:rPr>
            </w:pPr>
            <w:r>
              <w:rPr>
                <w:sz w:val="21"/>
                <w:szCs w:val="21"/>
              </w:rPr>
              <w:t>中</w:t>
            </w:r>
          </w:p>
        </w:tc>
        <w:tc>
          <w:tcPr>
            <w:tcW w:w="757" w:type="dxa"/>
            <w:vAlign w:val="center"/>
          </w:tcPr>
          <w:p w14:paraId="11E93F40">
            <w:pPr>
              <w:snapToGrid w:val="0"/>
              <w:spacing w:before="70" w:after="70" w:line="240" w:lineRule="auto"/>
              <w:ind w:firstLine="0"/>
              <w:jc w:val="center"/>
              <w:rPr>
                <w:sz w:val="21"/>
              </w:rPr>
            </w:pPr>
            <w:r>
              <w:rPr>
                <w:sz w:val="21"/>
                <w:szCs w:val="21"/>
              </w:rPr>
              <w:t>中</w:t>
            </w:r>
          </w:p>
        </w:tc>
        <w:tc>
          <w:tcPr>
            <w:tcW w:w="3216" w:type="dxa"/>
            <w:vAlign w:val="center"/>
          </w:tcPr>
          <w:p w14:paraId="3C2C3332">
            <w:pPr>
              <w:snapToGrid w:val="0"/>
              <w:spacing w:before="70" w:after="70" w:line="240" w:lineRule="auto"/>
              <w:ind w:firstLine="0"/>
              <w:jc w:val="left"/>
              <w:rPr>
                <w:sz w:val="21"/>
              </w:rPr>
            </w:pPr>
            <w:r>
              <w:rPr>
                <w:sz w:val="21"/>
                <w:szCs w:val="21"/>
              </w:rPr>
              <w:t>提前踏勘、条件确认单、现场应变方案</w:t>
            </w:r>
          </w:p>
        </w:tc>
        <w:tc>
          <w:tcPr>
            <w:tcW w:w="1386" w:type="dxa"/>
            <w:vAlign w:val="center"/>
          </w:tcPr>
          <w:p w14:paraId="06B4E0CE">
            <w:pPr>
              <w:snapToGrid w:val="0"/>
              <w:spacing w:before="70" w:after="70" w:line="240" w:lineRule="auto"/>
              <w:ind w:firstLine="0"/>
              <w:jc w:val="left"/>
              <w:rPr>
                <w:sz w:val="21"/>
              </w:rPr>
            </w:pPr>
            <w:r>
              <w:rPr>
                <w:sz w:val="21"/>
                <w:szCs w:val="21"/>
              </w:rPr>
              <w:t>测量负责人</w:t>
            </w:r>
          </w:p>
        </w:tc>
      </w:tr>
      <w:tr w14:paraId="22952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5FD44F09">
            <w:pPr>
              <w:snapToGrid w:val="0"/>
              <w:spacing w:before="70" w:after="70" w:line="240" w:lineRule="auto"/>
              <w:ind w:firstLine="0"/>
              <w:jc w:val="left"/>
              <w:rPr>
                <w:sz w:val="21"/>
              </w:rPr>
            </w:pPr>
            <w:r>
              <w:rPr>
                <w:sz w:val="21"/>
                <w:szCs w:val="21"/>
              </w:rPr>
              <w:t>R3</w:t>
            </w:r>
          </w:p>
        </w:tc>
        <w:tc>
          <w:tcPr>
            <w:tcW w:w="2436" w:type="dxa"/>
            <w:vAlign w:val="center"/>
          </w:tcPr>
          <w:p w14:paraId="6EE8E37C">
            <w:pPr>
              <w:snapToGrid w:val="0"/>
              <w:spacing w:before="70" w:after="70" w:line="240" w:lineRule="auto"/>
              <w:ind w:firstLine="0"/>
              <w:jc w:val="left"/>
              <w:rPr>
                <w:sz w:val="21"/>
              </w:rPr>
            </w:pPr>
            <w:r>
              <w:rPr>
                <w:sz w:val="21"/>
                <w:szCs w:val="21"/>
              </w:rPr>
              <w:t>湿润/附着物导致精度不达标</w:t>
            </w:r>
          </w:p>
        </w:tc>
        <w:tc>
          <w:tcPr>
            <w:tcW w:w="968" w:type="dxa"/>
            <w:vAlign w:val="center"/>
          </w:tcPr>
          <w:p w14:paraId="776BF65E">
            <w:pPr>
              <w:snapToGrid w:val="0"/>
              <w:spacing w:before="70" w:after="70" w:line="240" w:lineRule="auto"/>
              <w:ind w:firstLine="0"/>
              <w:jc w:val="center"/>
              <w:rPr>
                <w:sz w:val="21"/>
              </w:rPr>
            </w:pPr>
            <w:r>
              <w:rPr>
                <w:sz w:val="21"/>
                <w:szCs w:val="21"/>
              </w:rPr>
              <w:t>中</w:t>
            </w:r>
          </w:p>
        </w:tc>
        <w:tc>
          <w:tcPr>
            <w:tcW w:w="757" w:type="dxa"/>
            <w:vAlign w:val="center"/>
          </w:tcPr>
          <w:p w14:paraId="03D76AC4">
            <w:pPr>
              <w:snapToGrid w:val="0"/>
              <w:spacing w:before="70" w:after="70" w:line="240" w:lineRule="auto"/>
              <w:ind w:firstLine="0"/>
              <w:jc w:val="center"/>
              <w:rPr>
                <w:sz w:val="21"/>
              </w:rPr>
            </w:pPr>
            <w:r>
              <w:rPr>
                <w:sz w:val="21"/>
                <w:szCs w:val="21"/>
              </w:rPr>
              <w:t>高</w:t>
            </w:r>
          </w:p>
        </w:tc>
        <w:tc>
          <w:tcPr>
            <w:tcW w:w="3216" w:type="dxa"/>
            <w:vAlign w:val="center"/>
          </w:tcPr>
          <w:p w14:paraId="7A2782FE">
            <w:pPr>
              <w:snapToGrid w:val="0"/>
              <w:spacing w:before="70" w:after="70" w:line="240" w:lineRule="auto"/>
              <w:ind w:firstLine="0"/>
              <w:jc w:val="left"/>
              <w:rPr>
                <w:sz w:val="21"/>
              </w:rPr>
            </w:pPr>
            <w:r>
              <w:rPr>
                <w:sz w:val="21"/>
                <w:szCs w:val="21"/>
              </w:rPr>
              <w:t>多技术互补、偏振与多曝光、专项去噪、补测</w:t>
            </w:r>
          </w:p>
        </w:tc>
        <w:tc>
          <w:tcPr>
            <w:tcW w:w="1386" w:type="dxa"/>
            <w:vAlign w:val="center"/>
          </w:tcPr>
          <w:p w14:paraId="58D94767">
            <w:pPr>
              <w:snapToGrid w:val="0"/>
              <w:spacing w:before="70" w:after="70" w:line="240" w:lineRule="auto"/>
              <w:ind w:firstLine="0"/>
              <w:jc w:val="left"/>
              <w:rPr>
                <w:sz w:val="21"/>
              </w:rPr>
            </w:pPr>
            <w:r>
              <w:rPr>
                <w:sz w:val="21"/>
                <w:szCs w:val="21"/>
              </w:rPr>
              <w:t>技术负责人</w:t>
            </w:r>
          </w:p>
        </w:tc>
      </w:tr>
      <w:tr w14:paraId="7F321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E30E2E3">
            <w:pPr>
              <w:snapToGrid w:val="0"/>
              <w:spacing w:before="70" w:after="70" w:line="240" w:lineRule="auto"/>
              <w:ind w:firstLine="0"/>
              <w:jc w:val="left"/>
              <w:rPr>
                <w:sz w:val="21"/>
              </w:rPr>
            </w:pPr>
            <w:r>
              <w:rPr>
                <w:sz w:val="21"/>
                <w:szCs w:val="21"/>
              </w:rPr>
              <w:t>R4</w:t>
            </w:r>
          </w:p>
        </w:tc>
        <w:tc>
          <w:tcPr>
            <w:tcW w:w="2436" w:type="dxa"/>
            <w:vAlign w:val="center"/>
          </w:tcPr>
          <w:p w14:paraId="447CFB73">
            <w:pPr>
              <w:snapToGrid w:val="0"/>
              <w:spacing w:before="70" w:after="70" w:line="240" w:lineRule="auto"/>
              <w:ind w:firstLine="0"/>
              <w:jc w:val="left"/>
              <w:rPr>
                <w:sz w:val="21"/>
              </w:rPr>
            </w:pPr>
            <w:r>
              <w:rPr>
                <w:sz w:val="21"/>
                <w:szCs w:val="21"/>
              </w:rPr>
              <w:t>长距离配准漂移</w:t>
            </w:r>
          </w:p>
        </w:tc>
        <w:tc>
          <w:tcPr>
            <w:tcW w:w="968" w:type="dxa"/>
            <w:vAlign w:val="center"/>
          </w:tcPr>
          <w:p w14:paraId="09C75494">
            <w:pPr>
              <w:snapToGrid w:val="0"/>
              <w:spacing w:before="70" w:after="70" w:line="240" w:lineRule="auto"/>
              <w:ind w:firstLine="0"/>
              <w:jc w:val="center"/>
              <w:rPr>
                <w:sz w:val="21"/>
              </w:rPr>
            </w:pPr>
            <w:r>
              <w:rPr>
                <w:sz w:val="21"/>
                <w:szCs w:val="21"/>
              </w:rPr>
              <w:t>中</w:t>
            </w:r>
          </w:p>
        </w:tc>
        <w:tc>
          <w:tcPr>
            <w:tcW w:w="757" w:type="dxa"/>
            <w:vAlign w:val="center"/>
          </w:tcPr>
          <w:p w14:paraId="3F047786">
            <w:pPr>
              <w:snapToGrid w:val="0"/>
              <w:spacing w:before="70" w:after="70" w:line="240" w:lineRule="auto"/>
              <w:ind w:firstLine="0"/>
              <w:jc w:val="center"/>
              <w:rPr>
                <w:sz w:val="21"/>
              </w:rPr>
            </w:pPr>
            <w:r>
              <w:rPr>
                <w:sz w:val="21"/>
                <w:szCs w:val="21"/>
              </w:rPr>
              <w:t>高</w:t>
            </w:r>
          </w:p>
        </w:tc>
        <w:tc>
          <w:tcPr>
            <w:tcW w:w="3216" w:type="dxa"/>
            <w:vAlign w:val="center"/>
          </w:tcPr>
          <w:p w14:paraId="296A2DA4">
            <w:pPr>
              <w:snapToGrid w:val="0"/>
              <w:spacing w:before="70" w:after="70" w:line="240" w:lineRule="auto"/>
              <w:ind w:firstLine="0"/>
              <w:jc w:val="left"/>
              <w:rPr>
                <w:sz w:val="21"/>
              </w:rPr>
            </w:pPr>
            <w:r>
              <w:rPr>
                <w:sz w:val="21"/>
                <w:szCs w:val="21"/>
              </w:rPr>
              <w:t>中继控制点、分段平差、回环、全局优化</w:t>
            </w:r>
          </w:p>
        </w:tc>
        <w:tc>
          <w:tcPr>
            <w:tcW w:w="1386" w:type="dxa"/>
            <w:vAlign w:val="center"/>
          </w:tcPr>
          <w:p w14:paraId="6965BDE0">
            <w:pPr>
              <w:snapToGrid w:val="0"/>
              <w:spacing w:before="70" w:after="70" w:line="240" w:lineRule="auto"/>
              <w:ind w:firstLine="0"/>
              <w:jc w:val="left"/>
              <w:rPr>
                <w:sz w:val="21"/>
              </w:rPr>
            </w:pPr>
            <w:r>
              <w:rPr>
                <w:sz w:val="21"/>
                <w:szCs w:val="21"/>
              </w:rPr>
              <w:t>测量负责人</w:t>
            </w:r>
          </w:p>
        </w:tc>
      </w:tr>
      <w:tr w14:paraId="7C4A6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FB42E5A">
            <w:pPr>
              <w:snapToGrid w:val="0"/>
              <w:spacing w:before="70" w:after="70" w:line="240" w:lineRule="auto"/>
              <w:ind w:firstLine="0"/>
              <w:jc w:val="left"/>
              <w:rPr>
                <w:sz w:val="21"/>
              </w:rPr>
            </w:pPr>
            <w:r>
              <w:rPr>
                <w:sz w:val="21"/>
                <w:szCs w:val="21"/>
              </w:rPr>
              <w:t>R5</w:t>
            </w:r>
          </w:p>
        </w:tc>
        <w:tc>
          <w:tcPr>
            <w:tcW w:w="2436" w:type="dxa"/>
            <w:vAlign w:val="center"/>
          </w:tcPr>
          <w:p w14:paraId="7E62FCA5">
            <w:pPr>
              <w:snapToGrid w:val="0"/>
              <w:spacing w:before="70" w:after="70" w:line="240" w:lineRule="auto"/>
              <w:ind w:firstLine="0"/>
              <w:jc w:val="left"/>
              <w:rPr>
                <w:sz w:val="21"/>
              </w:rPr>
            </w:pPr>
            <w:r>
              <w:rPr>
                <w:sz w:val="21"/>
                <w:szCs w:val="21"/>
              </w:rPr>
              <w:t>自主扫描避障失效</w:t>
            </w:r>
          </w:p>
        </w:tc>
        <w:tc>
          <w:tcPr>
            <w:tcW w:w="968" w:type="dxa"/>
            <w:vAlign w:val="center"/>
          </w:tcPr>
          <w:p w14:paraId="368350DC">
            <w:pPr>
              <w:snapToGrid w:val="0"/>
              <w:spacing w:before="70" w:after="70" w:line="240" w:lineRule="auto"/>
              <w:ind w:firstLine="0"/>
              <w:jc w:val="center"/>
              <w:rPr>
                <w:sz w:val="21"/>
              </w:rPr>
            </w:pPr>
            <w:r>
              <w:rPr>
                <w:sz w:val="21"/>
                <w:szCs w:val="21"/>
              </w:rPr>
              <w:t>低</w:t>
            </w:r>
          </w:p>
        </w:tc>
        <w:tc>
          <w:tcPr>
            <w:tcW w:w="757" w:type="dxa"/>
            <w:vAlign w:val="center"/>
          </w:tcPr>
          <w:p w14:paraId="66C1D8C4">
            <w:pPr>
              <w:snapToGrid w:val="0"/>
              <w:spacing w:before="70" w:after="70" w:line="240" w:lineRule="auto"/>
              <w:ind w:firstLine="0"/>
              <w:jc w:val="center"/>
              <w:rPr>
                <w:sz w:val="21"/>
              </w:rPr>
            </w:pPr>
            <w:r>
              <w:rPr>
                <w:sz w:val="21"/>
                <w:szCs w:val="21"/>
              </w:rPr>
              <w:t>中</w:t>
            </w:r>
          </w:p>
        </w:tc>
        <w:tc>
          <w:tcPr>
            <w:tcW w:w="3216" w:type="dxa"/>
            <w:vAlign w:val="center"/>
          </w:tcPr>
          <w:p w14:paraId="35A5D708">
            <w:pPr>
              <w:snapToGrid w:val="0"/>
              <w:spacing w:before="70" w:after="70" w:line="240" w:lineRule="auto"/>
              <w:ind w:firstLine="0"/>
              <w:jc w:val="left"/>
              <w:rPr>
                <w:sz w:val="21"/>
              </w:rPr>
            </w:pPr>
            <w:r>
              <w:rPr>
                <w:sz w:val="21"/>
                <w:szCs w:val="21"/>
              </w:rPr>
              <w:t>多传感器融合、虚拟围栏、急停、人工接管</w:t>
            </w:r>
          </w:p>
        </w:tc>
        <w:tc>
          <w:tcPr>
            <w:tcW w:w="1386" w:type="dxa"/>
            <w:vAlign w:val="center"/>
          </w:tcPr>
          <w:p w14:paraId="3637231A">
            <w:pPr>
              <w:snapToGrid w:val="0"/>
              <w:spacing w:before="70" w:after="70" w:line="240" w:lineRule="auto"/>
              <w:ind w:firstLine="0"/>
              <w:jc w:val="left"/>
              <w:rPr>
                <w:sz w:val="21"/>
              </w:rPr>
            </w:pPr>
            <w:r>
              <w:rPr>
                <w:sz w:val="21"/>
                <w:szCs w:val="21"/>
              </w:rPr>
              <w:t>载具负责人</w:t>
            </w:r>
          </w:p>
        </w:tc>
      </w:tr>
      <w:tr w14:paraId="64918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4CEE1F9E">
            <w:pPr>
              <w:snapToGrid w:val="0"/>
              <w:spacing w:before="70" w:after="70" w:line="240" w:lineRule="auto"/>
              <w:ind w:firstLine="0"/>
              <w:jc w:val="left"/>
              <w:rPr>
                <w:sz w:val="21"/>
              </w:rPr>
            </w:pPr>
            <w:r>
              <w:rPr>
                <w:sz w:val="21"/>
                <w:szCs w:val="21"/>
              </w:rPr>
              <w:t>R6</w:t>
            </w:r>
          </w:p>
        </w:tc>
        <w:tc>
          <w:tcPr>
            <w:tcW w:w="2436" w:type="dxa"/>
            <w:vAlign w:val="center"/>
          </w:tcPr>
          <w:p w14:paraId="663FCDD5">
            <w:pPr>
              <w:snapToGrid w:val="0"/>
              <w:spacing w:before="70" w:after="70" w:line="240" w:lineRule="auto"/>
              <w:ind w:firstLine="0"/>
              <w:jc w:val="left"/>
              <w:rPr>
                <w:sz w:val="21"/>
              </w:rPr>
            </w:pPr>
            <w:r>
              <w:rPr>
                <w:sz w:val="21"/>
                <w:szCs w:val="21"/>
              </w:rPr>
              <w:t>关键部件供货延迟</w:t>
            </w:r>
          </w:p>
        </w:tc>
        <w:tc>
          <w:tcPr>
            <w:tcW w:w="968" w:type="dxa"/>
            <w:vAlign w:val="center"/>
          </w:tcPr>
          <w:p w14:paraId="38C851A0">
            <w:pPr>
              <w:snapToGrid w:val="0"/>
              <w:spacing w:before="70" w:after="70" w:line="240" w:lineRule="auto"/>
              <w:ind w:firstLine="0"/>
              <w:jc w:val="center"/>
              <w:rPr>
                <w:sz w:val="21"/>
              </w:rPr>
            </w:pPr>
            <w:r>
              <w:rPr>
                <w:sz w:val="21"/>
                <w:szCs w:val="21"/>
              </w:rPr>
              <w:t>中</w:t>
            </w:r>
          </w:p>
        </w:tc>
        <w:tc>
          <w:tcPr>
            <w:tcW w:w="757" w:type="dxa"/>
            <w:vAlign w:val="center"/>
          </w:tcPr>
          <w:p w14:paraId="77F03A84">
            <w:pPr>
              <w:snapToGrid w:val="0"/>
              <w:spacing w:before="70" w:after="70" w:line="240" w:lineRule="auto"/>
              <w:ind w:firstLine="0"/>
              <w:jc w:val="center"/>
              <w:rPr>
                <w:sz w:val="21"/>
              </w:rPr>
            </w:pPr>
            <w:r>
              <w:rPr>
                <w:sz w:val="21"/>
                <w:szCs w:val="21"/>
              </w:rPr>
              <w:t>中</w:t>
            </w:r>
          </w:p>
        </w:tc>
        <w:tc>
          <w:tcPr>
            <w:tcW w:w="3216" w:type="dxa"/>
            <w:vAlign w:val="center"/>
          </w:tcPr>
          <w:p w14:paraId="5601E086">
            <w:pPr>
              <w:snapToGrid w:val="0"/>
              <w:spacing w:before="70" w:after="70" w:line="240" w:lineRule="auto"/>
              <w:ind w:firstLine="0"/>
              <w:jc w:val="left"/>
              <w:rPr>
                <w:sz w:val="21"/>
              </w:rPr>
            </w:pPr>
            <w:r>
              <w:rPr>
                <w:sz w:val="21"/>
                <w:szCs w:val="21"/>
              </w:rPr>
              <w:t>提前下单、双供应商、备件库</w:t>
            </w:r>
          </w:p>
        </w:tc>
        <w:tc>
          <w:tcPr>
            <w:tcW w:w="1386" w:type="dxa"/>
            <w:vAlign w:val="center"/>
          </w:tcPr>
          <w:p w14:paraId="210F5736">
            <w:pPr>
              <w:snapToGrid w:val="0"/>
              <w:spacing w:before="70" w:after="70" w:line="240" w:lineRule="auto"/>
              <w:ind w:firstLine="0"/>
              <w:jc w:val="left"/>
              <w:rPr>
                <w:sz w:val="21"/>
              </w:rPr>
            </w:pPr>
            <w:r>
              <w:rPr>
                <w:sz w:val="21"/>
                <w:szCs w:val="21"/>
              </w:rPr>
              <w:t>保障组</w:t>
            </w:r>
          </w:p>
        </w:tc>
      </w:tr>
      <w:tr w14:paraId="14407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3DF45F9E">
            <w:pPr>
              <w:snapToGrid w:val="0"/>
              <w:spacing w:before="70" w:after="70" w:line="240" w:lineRule="auto"/>
              <w:ind w:firstLine="0"/>
              <w:jc w:val="left"/>
              <w:rPr>
                <w:sz w:val="21"/>
              </w:rPr>
            </w:pPr>
            <w:r>
              <w:rPr>
                <w:sz w:val="21"/>
                <w:szCs w:val="21"/>
              </w:rPr>
              <w:t>R7</w:t>
            </w:r>
          </w:p>
        </w:tc>
        <w:tc>
          <w:tcPr>
            <w:tcW w:w="2436" w:type="dxa"/>
            <w:vAlign w:val="center"/>
          </w:tcPr>
          <w:p w14:paraId="630503B8">
            <w:pPr>
              <w:snapToGrid w:val="0"/>
              <w:spacing w:before="70" w:after="70" w:line="240" w:lineRule="auto"/>
              <w:ind w:firstLine="0"/>
              <w:jc w:val="left"/>
              <w:rPr>
                <w:sz w:val="21"/>
              </w:rPr>
            </w:pPr>
            <w:r>
              <w:rPr>
                <w:sz w:val="21"/>
                <w:szCs w:val="21"/>
              </w:rPr>
              <w:t>第三方测试不通过</w:t>
            </w:r>
          </w:p>
        </w:tc>
        <w:tc>
          <w:tcPr>
            <w:tcW w:w="968" w:type="dxa"/>
            <w:vAlign w:val="center"/>
          </w:tcPr>
          <w:p w14:paraId="526C8315">
            <w:pPr>
              <w:snapToGrid w:val="0"/>
              <w:spacing w:before="70" w:after="70" w:line="240" w:lineRule="auto"/>
              <w:ind w:firstLine="0"/>
              <w:jc w:val="center"/>
              <w:rPr>
                <w:sz w:val="21"/>
              </w:rPr>
            </w:pPr>
            <w:r>
              <w:rPr>
                <w:sz w:val="21"/>
                <w:szCs w:val="21"/>
              </w:rPr>
              <w:t>低</w:t>
            </w:r>
          </w:p>
        </w:tc>
        <w:tc>
          <w:tcPr>
            <w:tcW w:w="757" w:type="dxa"/>
            <w:vAlign w:val="center"/>
          </w:tcPr>
          <w:p w14:paraId="27EDA348">
            <w:pPr>
              <w:snapToGrid w:val="0"/>
              <w:spacing w:before="70" w:after="70" w:line="240" w:lineRule="auto"/>
              <w:ind w:firstLine="0"/>
              <w:jc w:val="center"/>
              <w:rPr>
                <w:sz w:val="21"/>
              </w:rPr>
            </w:pPr>
            <w:r>
              <w:rPr>
                <w:sz w:val="21"/>
                <w:szCs w:val="21"/>
              </w:rPr>
              <w:t>高</w:t>
            </w:r>
          </w:p>
        </w:tc>
        <w:tc>
          <w:tcPr>
            <w:tcW w:w="3216" w:type="dxa"/>
            <w:vAlign w:val="center"/>
          </w:tcPr>
          <w:p w14:paraId="629DD526">
            <w:pPr>
              <w:snapToGrid w:val="0"/>
              <w:spacing w:before="70" w:after="70" w:line="240" w:lineRule="auto"/>
              <w:ind w:firstLine="0"/>
              <w:jc w:val="left"/>
              <w:rPr>
                <w:sz w:val="21"/>
              </w:rPr>
            </w:pPr>
            <w:r>
              <w:rPr>
                <w:sz w:val="21"/>
                <w:szCs w:val="21"/>
              </w:rPr>
              <w:t>预测试、整改预案、提前沟通检测机构</w:t>
            </w:r>
          </w:p>
        </w:tc>
        <w:tc>
          <w:tcPr>
            <w:tcW w:w="1386" w:type="dxa"/>
            <w:vAlign w:val="center"/>
          </w:tcPr>
          <w:p w14:paraId="5C070465">
            <w:pPr>
              <w:snapToGrid w:val="0"/>
              <w:spacing w:before="70" w:after="70" w:line="240" w:lineRule="auto"/>
              <w:ind w:firstLine="0"/>
              <w:jc w:val="left"/>
              <w:rPr>
                <w:sz w:val="21"/>
              </w:rPr>
            </w:pPr>
            <w:r>
              <w:rPr>
                <w:sz w:val="21"/>
                <w:szCs w:val="21"/>
              </w:rPr>
              <w:t>质量负责人</w:t>
            </w:r>
          </w:p>
        </w:tc>
      </w:tr>
      <w:tr w14:paraId="11765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9464AC5">
            <w:pPr>
              <w:snapToGrid w:val="0"/>
              <w:spacing w:before="70" w:after="70" w:line="240" w:lineRule="auto"/>
              <w:ind w:firstLine="0"/>
              <w:jc w:val="left"/>
              <w:rPr>
                <w:sz w:val="21"/>
              </w:rPr>
            </w:pPr>
            <w:r>
              <w:rPr>
                <w:sz w:val="21"/>
                <w:szCs w:val="21"/>
              </w:rPr>
              <w:t>R8</w:t>
            </w:r>
          </w:p>
        </w:tc>
        <w:tc>
          <w:tcPr>
            <w:tcW w:w="2436" w:type="dxa"/>
            <w:vAlign w:val="center"/>
          </w:tcPr>
          <w:p w14:paraId="68AF1319">
            <w:pPr>
              <w:snapToGrid w:val="0"/>
              <w:spacing w:before="70" w:after="70" w:line="240" w:lineRule="auto"/>
              <w:ind w:firstLine="0"/>
              <w:jc w:val="left"/>
              <w:rPr>
                <w:sz w:val="21"/>
              </w:rPr>
            </w:pPr>
            <w:r>
              <w:rPr>
                <w:sz w:val="21"/>
                <w:szCs w:val="21"/>
              </w:rPr>
              <w:t>软件性能不达标（24 h/72 h）</w:t>
            </w:r>
          </w:p>
        </w:tc>
        <w:tc>
          <w:tcPr>
            <w:tcW w:w="968" w:type="dxa"/>
            <w:vAlign w:val="center"/>
          </w:tcPr>
          <w:p w14:paraId="1F7C9461">
            <w:pPr>
              <w:snapToGrid w:val="0"/>
              <w:spacing w:before="70" w:after="70" w:line="240" w:lineRule="auto"/>
              <w:ind w:firstLine="0"/>
              <w:jc w:val="center"/>
              <w:rPr>
                <w:sz w:val="21"/>
              </w:rPr>
            </w:pPr>
            <w:r>
              <w:rPr>
                <w:sz w:val="21"/>
                <w:szCs w:val="21"/>
              </w:rPr>
              <w:t>中</w:t>
            </w:r>
          </w:p>
        </w:tc>
        <w:tc>
          <w:tcPr>
            <w:tcW w:w="757" w:type="dxa"/>
            <w:vAlign w:val="center"/>
          </w:tcPr>
          <w:p w14:paraId="09550F1B">
            <w:pPr>
              <w:snapToGrid w:val="0"/>
              <w:spacing w:before="70" w:after="70" w:line="240" w:lineRule="auto"/>
              <w:ind w:firstLine="0"/>
              <w:jc w:val="center"/>
              <w:rPr>
                <w:sz w:val="21"/>
              </w:rPr>
            </w:pPr>
            <w:r>
              <w:rPr>
                <w:sz w:val="21"/>
                <w:szCs w:val="21"/>
              </w:rPr>
              <w:t>高</w:t>
            </w:r>
          </w:p>
        </w:tc>
        <w:tc>
          <w:tcPr>
            <w:tcW w:w="3216" w:type="dxa"/>
            <w:vAlign w:val="center"/>
          </w:tcPr>
          <w:p w14:paraId="1F312553">
            <w:pPr>
              <w:snapToGrid w:val="0"/>
              <w:spacing w:before="70" w:after="70" w:line="240" w:lineRule="auto"/>
              <w:ind w:firstLine="0"/>
              <w:jc w:val="left"/>
              <w:rPr>
                <w:sz w:val="21"/>
              </w:rPr>
            </w:pPr>
            <w:r>
              <w:rPr>
                <w:sz w:val="21"/>
                <w:szCs w:val="21"/>
              </w:rPr>
              <w:t>分块并行、增量训练、流程优化、硬件升级</w:t>
            </w:r>
          </w:p>
        </w:tc>
        <w:tc>
          <w:tcPr>
            <w:tcW w:w="1386" w:type="dxa"/>
            <w:vAlign w:val="center"/>
          </w:tcPr>
          <w:p w14:paraId="3B71A291">
            <w:pPr>
              <w:snapToGrid w:val="0"/>
              <w:spacing w:before="70" w:after="70" w:line="240" w:lineRule="auto"/>
              <w:ind w:firstLine="0"/>
              <w:jc w:val="left"/>
              <w:rPr>
                <w:sz w:val="21"/>
              </w:rPr>
            </w:pPr>
            <w:r>
              <w:rPr>
                <w:sz w:val="21"/>
                <w:szCs w:val="21"/>
              </w:rPr>
              <w:t>软件负责人</w:t>
            </w:r>
          </w:p>
        </w:tc>
      </w:tr>
      <w:tr w14:paraId="04590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05050BF4">
            <w:pPr>
              <w:snapToGrid w:val="0"/>
              <w:spacing w:before="70" w:after="70" w:line="240" w:lineRule="auto"/>
              <w:ind w:firstLine="0"/>
              <w:jc w:val="left"/>
              <w:rPr>
                <w:sz w:val="21"/>
              </w:rPr>
            </w:pPr>
            <w:r>
              <w:rPr>
                <w:sz w:val="21"/>
                <w:szCs w:val="21"/>
              </w:rPr>
              <w:t>R9</w:t>
            </w:r>
          </w:p>
        </w:tc>
        <w:tc>
          <w:tcPr>
            <w:tcW w:w="2436" w:type="dxa"/>
            <w:vAlign w:val="center"/>
          </w:tcPr>
          <w:p w14:paraId="2DA83076">
            <w:pPr>
              <w:snapToGrid w:val="0"/>
              <w:spacing w:before="70" w:after="70" w:line="240" w:lineRule="auto"/>
              <w:ind w:firstLine="0"/>
              <w:jc w:val="left"/>
              <w:rPr>
                <w:sz w:val="21"/>
              </w:rPr>
            </w:pPr>
            <w:r>
              <w:rPr>
                <w:sz w:val="21"/>
                <w:szCs w:val="21"/>
              </w:rPr>
              <w:t>自主可控选型不符合要求</w:t>
            </w:r>
          </w:p>
        </w:tc>
        <w:tc>
          <w:tcPr>
            <w:tcW w:w="968" w:type="dxa"/>
            <w:vAlign w:val="center"/>
          </w:tcPr>
          <w:p w14:paraId="2857E7C6">
            <w:pPr>
              <w:snapToGrid w:val="0"/>
              <w:spacing w:before="70" w:after="70" w:line="240" w:lineRule="auto"/>
              <w:ind w:firstLine="0"/>
              <w:jc w:val="center"/>
              <w:rPr>
                <w:sz w:val="21"/>
              </w:rPr>
            </w:pPr>
            <w:r>
              <w:rPr>
                <w:sz w:val="21"/>
                <w:szCs w:val="21"/>
              </w:rPr>
              <w:t>低</w:t>
            </w:r>
          </w:p>
        </w:tc>
        <w:tc>
          <w:tcPr>
            <w:tcW w:w="757" w:type="dxa"/>
            <w:vAlign w:val="center"/>
          </w:tcPr>
          <w:p w14:paraId="4F6366A7">
            <w:pPr>
              <w:snapToGrid w:val="0"/>
              <w:spacing w:before="70" w:after="70" w:line="240" w:lineRule="auto"/>
              <w:ind w:firstLine="0"/>
              <w:jc w:val="center"/>
              <w:rPr>
                <w:sz w:val="21"/>
              </w:rPr>
            </w:pPr>
            <w:r>
              <w:rPr>
                <w:sz w:val="21"/>
                <w:szCs w:val="21"/>
              </w:rPr>
              <w:t>高</w:t>
            </w:r>
          </w:p>
        </w:tc>
        <w:tc>
          <w:tcPr>
            <w:tcW w:w="3216" w:type="dxa"/>
            <w:vAlign w:val="center"/>
          </w:tcPr>
          <w:p w14:paraId="3365F8B3">
            <w:pPr>
              <w:snapToGrid w:val="0"/>
              <w:spacing w:before="70" w:after="70" w:line="240" w:lineRule="auto"/>
              <w:ind w:firstLine="0"/>
              <w:jc w:val="left"/>
              <w:rPr>
                <w:sz w:val="21"/>
              </w:rPr>
            </w:pPr>
            <w:r>
              <w:rPr>
                <w:sz w:val="21"/>
                <w:szCs w:val="21"/>
              </w:rPr>
              <w:t>选型前置审查、公告核对、替换预案</w:t>
            </w:r>
          </w:p>
        </w:tc>
        <w:tc>
          <w:tcPr>
            <w:tcW w:w="1386" w:type="dxa"/>
            <w:vAlign w:val="center"/>
          </w:tcPr>
          <w:p w14:paraId="6A02B14F">
            <w:pPr>
              <w:snapToGrid w:val="0"/>
              <w:spacing w:before="70" w:after="70" w:line="240" w:lineRule="auto"/>
              <w:ind w:firstLine="0"/>
              <w:jc w:val="left"/>
              <w:rPr>
                <w:sz w:val="21"/>
              </w:rPr>
            </w:pPr>
            <w:r>
              <w:rPr>
                <w:sz w:val="21"/>
                <w:szCs w:val="21"/>
              </w:rPr>
              <w:t>装备负责人</w:t>
            </w:r>
          </w:p>
        </w:tc>
      </w:tr>
      <w:tr w14:paraId="6C5B9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67310FB7">
            <w:pPr>
              <w:snapToGrid w:val="0"/>
              <w:spacing w:before="70" w:after="70" w:line="240" w:lineRule="auto"/>
              <w:ind w:firstLine="0"/>
              <w:jc w:val="left"/>
              <w:rPr>
                <w:sz w:val="21"/>
              </w:rPr>
            </w:pPr>
            <w:r>
              <w:rPr>
                <w:sz w:val="21"/>
                <w:szCs w:val="21"/>
              </w:rPr>
              <w:t>R10</w:t>
            </w:r>
          </w:p>
        </w:tc>
        <w:tc>
          <w:tcPr>
            <w:tcW w:w="2436" w:type="dxa"/>
            <w:vAlign w:val="center"/>
          </w:tcPr>
          <w:p w14:paraId="6034BF03">
            <w:pPr>
              <w:snapToGrid w:val="0"/>
              <w:spacing w:before="70" w:after="70" w:line="240" w:lineRule="auto"/>
              <w:ind w:firstLine="0"/>
              <w:jc w:val="left"/>
              <w:rPr>
                <w:sz w:val="21"/>
              </w:rPr>
            </w:pPr>
            <w:r>
              <w:rPr>
                <w:sz w:val="21"/>
                <w:szCs w:val="21"/>
              </w:rPr>
              <w:t>人员变动</w:t>
            </w:r>
          </w:p>
        </w:tc>
        <w:tc>
          <w:tcPr>
            <w:tcW w:w="968" w:type="dxa"/>
            <w:vAlign w:val="center"/>
          </w:tcPr>
          <w:p w14:paraId="6290C6A1">
            <w:pPr>
              <w:snapToGrid w:val="0"/>
              <w:spacing w:before="70" w:after="70" w:line="240" w:lineRule="auto"/>
              <w:ind w:firstLine="0"/>
              <w:jc w:val="center"/>
              <w:rPr>
                <w:sz w:val="21"/>
              </w:rPr>
            </w:pPr>
            <w:r>
              <w:rPr>
                <w:sz w:val="21"/>
                <w:szCs w:val="21"/>
              </w:rPr>
              <w:t>中</w:t>
            </w:r>
          </w:p>
        </w:tc>
        <w:tc>
          <w:tcPr>
            <w:tcW w:w="757" w:type="dxa"/>
            <w:vAlign w:val="center"/>
          </w:tcPr>
          <w:p w14:paraId="672107F2">
            <w:pPr>
              <w:snapToGrid w:val="0"/>
              <w:spacing w:before="70" w:after="70" w:line="240" w:lineRule="auto"/>
              <w:ind w:firstLine="0"/>
              <w:jc w:val="center"/>
              <w:rPr>
                <w:sz w:val="21"/>
              </w:rPr>
            </w:pPr>
            <w:r>
              <w:rPr>
                <w:sz w:val="21"/>
                <w:szCs w:val="21"/>
              </w:rPr>
              <w:t>中</w:t>
            </w:r>
          </w:p>
        </w:tc>
        <w:tc>
          <w:tcPr>
            <w:tcW w:w="3216" w:type="dxa"/>
            <w:vAlign w:val="center"/>
          </w:tcPr>
          <w:p w14:paraId="793AB99C">
            <w:pPr>
              <w:snapToGrid w:val="0"/>
              <w:spacing w:before="70" w:after="70" w:line="240" w:lineRule="auto"/>
              <w:ind w:firstLine="0"/>
              <w:jc w:val="left"/>
              <w:rPr>
                <w:sz w:val="21"/>
              </w:rPr>
            </w:pPr>
            <w:r>
              <w:rPr>
                <w:sz w:val="21"/>
                <w:szCs w:val="21"/>
              </w:rPr>
              <w:t>后备人员、知识文档化、交接制度</w:t>
            </w:r>
          </w:p>
        </w:tc>
        <w:tc>
          <w:tcPr>
            <w:tcW w:w="1386" w:type="dxa"/>
            <w:vAlign w:val="center"/>
          </w:tcPr>
          <w:p w14:paraId="5CEF88AF">
            <w:pPr>
              <w:snapToGrid w:val="0"/>
              <w:spacing w:before="70" w:after="70" w:line="240" w:lineRule="auto"/>
              <w:ind w:firstLine="0"/>
              <w:jc w:val="left"/>
              <w:rPr>
                <w:sz w:val="21"/>
              </w:rPr>
            </w:pPr>
            <w:r>
              <w:rPr>
                <w:sz w:val="21"/>
                <w:szCs w:val="21"/>
              </w:rPr>
              <w:t>项目负责人</w:t>
            </w:r>
          </w:p>
        </w:tc>
      </w:tr>
      <w:tr w14:paraId="5E0B3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1151ACDE">
            <w:pPr>
              <w:snapToGrid w:val="0"/>
              <w:spacing w:before="70" w:after="70" w:line="240" w:lineRule="auto"/>
              <w:ind w:firstLine="0"/>
              <w:jc w:val="left"/>
              <w:rPr>
                <w:sz w:val="21"/>
              </w:rPr>
            </w:pPr>
            <w:r>
              <w:rPr>
                <w:sz w:val="21"/>
                <w:szCs w:val="21"/>
              </w:rPr>
              <w:t>R11</w:t>
            </w:r>
          </w:p>
        </w:tc>
        <w:tc>
          <w:tcPr>
            <w:tcW w:w="2436" w:type="dxa"/>
            <w:vAlign w:val="center"/>
          </w:tcPr>
          <w:p w14:paraId="05616F55">
            <w:pPr>
              <w:snapToGrid w:val="0"/>
              <w:spacing w:before="70" w:after="70" w:line="240" w:lineRule="auto"/>
              <w:ind w:firstLine="0"/>
              <w:jc w:val="left"/>
              <w:rPr>
                <w:sz w:val="21"/>
              </w:rPr>
            </w:pPr>
            <w:r>
              <w:rPr>
                <w:sz w:val="21"/>
                <w:szCs w:val="21"/>
              </w:rPr>
              <w:t>恶劣天气影响室外作业</w:t>
            </w:r>
          </w:p>
        </w:tc>
        <w:tc>
          <w:tcPr>
            <w:tcW w:w="968" w:type="dxa"/>
            <w:vAlign w:val="center"/>
          </w:tcPr>
          <w:p w14:paraId="05F8C994">
            <w:pPr>
              <w:snapToGrid w:val="0"/>
              <w:spacing w:before="70" w:after="70" w:line="240" w:lineRule="auto"/>
              <w:ind w:firstLine="0"/>
              <w:jc w:val="center"/>
              <w:rPr>
                <w:sz w:val="21"/>
              </w:rPr>
            </w:pPr>
            <w:r>
              <w:rPr>
                <w:sz w:val="21"/>
                <w:szCs w:val="21"/>
              </w:rPr>
              <w:t>中</w:t>
            </w:r>
          </w:p>
        </w:tc>
        <w:tc>
          <w:tcPr>
            <w:tcW w:w="757" w:type="dxa"/>
            <w:vAlign w:val="center"/>
          </w:tcPr>
          <w:p w14:paraId="3459E0FF">
            <w:pPr>
              <w:snapToGrid w:val="0"/>
              <w:spacing w:before="70" w:after="70" w:line="240" w:lineRule="auto"/>
              <w:ind w:firstLine="0"/>
              <w:jc w:val="center"/>
              <w:rPr>
                <w:sz w:val="21"/>
              </w:rPr>
            </w:pPr>
            <w:r>
              <w:rPr>
                <w:sz w:val="21"/>
                <w:szCs w:val="21"/>
              </w:rPr>
              <w:t>中</w:t>
            </w:r>
          </w:p>
        </w:tc>
        <w:tc>
          <w:tcPr>
            <w:tcW w:w="3216" w:type="dxa"/>
            <w:vAlign w:val="center"/>
          </w:tcPr>
          <w:p w14:paraId="7719733F">
            <w:pPr>
              <w:snapToGrid w:val="0"/>
              <w:spacing w:before="70" w:after="70" w:line="240" w:lineRule="auto"/>
              <w:ind w:firstLine="0"/>
              <w:jc w:val="left"/>
              <w:rPr>
                <w:sz w:val="21"/>
              </w:rPr>
            </w:pPr>
            <w:r>
              <w:rPr>
                <w:sz w:val="21"/>
                <w:szCs w:val="21"/>
              </w:rPr>
              <w:t>天气预警、弹性排班、室内工作替代</w:t>
            </w:r>
          </w:p>
        </w:tc>
        <w:tc>
          <w:tcPr>
            <w:tcW w:w="1386" w:type="dxa"/>
            <w:vAlign w:val="center"/>
          </w:tcPr>
          <w:p w14:paraId="26672536">
            <w:pPr>
              <w:snapToGrid w:val="0"/>
              <w:spacing w:before="70" w:after="70" w:line="240" w:lineRule="auto"/>
              <w:ind w:firstLine="0"/>
              <w:jc w:val="left"/>
              <w:rPr>
                <w:sz w:val="21"/>
              </w:rPr>
            </w:pPr>
            <w:r>
              <w:rPr>
                <w:sz w:val="21"/>
                <w:szCs w:val="21"/>
              </w:rPr>
              <w:t>现场组</w:t>
            </w:r>
          </w:p>
        </w:tc>
      </w:tr>
      <w:tr w14:paraId="4B88A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757" w:type="dxa"/>
            <w:vAlign w:val="center"/>
          </w:tcPr>
          <w:p w14:paraId="7024355A">
            <w:pPr>
              <w:snapToGrid w:val="0"/>
              <w:spacing w:before="70" w:after="70" w:line="240" w:lineRule="auto"/>
              <w:ind w:firstLine="0"/>
              <w:jc w:val="left"/>
              <w:rPr>
                <w:sz w:val="21"/>
              </w:rPr>
            </w:pPr>
            <w:r>
              <w:rPr>
                <w:sz w:val="21"/>
                <w:szCs w:val="21"/>
              </w:rPr>
              <w:t>R12</w:t>
            </w:r>
          </w:p>
        </w:tc>
        <w:tc>
          <w:tcPr>
            <w:tcW w:w="2436" w:type="dxa"/>
            <w:vAlign w:val="center"/>
          </w:tcPr>
          <w:p w14:paraId="381FC2D8">
            <w:pPr>
              <w:snapToGrid w:val="0"/>
              <w:spacing w:before="70" w:after="70" w:line="240" w:lineRule="auto"/>
              <w:ind w:firstLine="0"/>
              <w:jc w:val="left"/>
              <w:rPr>
                <w:sz w:val="21"/>
              </w:rPr>
            </w:pPr>
            <w:r>
              <w:rPr>
                <w:sz w:val="21"/>
                <w:szCs w:val="21"/>
              </w:rPr>
              <w:t>数据安全事故</w:t>
            </w:r>
          </w:p>
        </w:tc>
        <w:tc>
          <w:tcPr>
            <w:tcW w:w="968" w:type="dxa"/>
            <w:vAlign w:val="center"/>
          </w:tcPr>
          <w:p w14:paraId="3582A9C4">
            <w:pPr>
              <w:snapToGrid w:val="0"/>
              <w:spacing w:before="70" w:after="70" w:line="240" w:lineRule="auto"/>
              <w:ind w:firstLine="0"/>
              <w:jc w:val="center"/>
              <w:rPr>
                <w:sz w:val="21"/>
              </w:rPr>
            </w:pPr>
            <w:r>
              <w:rPr>
                <w:sz w:val="21"/>
                <w:szCs w:val="21"/>
              </w:rPr>
              <w:t>低</w:t>
            </w:r>
          </w:p>
        </w:tc>
        <w:tc>
          <w:tcPr>
            <w:tcW w:w="757" w:type="dxa"/>
            <w:vAlign w:val="center"/>
          </w:tcPr>
          <w:p w14:paraId="70B7A11D">
            <w:pPr>
              <w:snapToGrid w:val="0"/>
              <w:spacing w:before="70" w:after="70" w:line="240" w:lineRule="auto"/>
              <w:ind w:firstLine="0"/>
              <w:jc w:val="center"/>
              <w:rPr>
                <w:sz w:val="21"/>
              </w:rPr>
            </w:pPr>
            <w:r>
              <w:rPr>
                <w:sz w:val="21"/>
                <w:szCs w:val="21"/>
              </w:rPr>
              <w:t>高</w:t>
            </w:r>
          </w:p>
        </w:tc>
        <w:tc>
          <w:tcPr>
            <w:tcW w:w="3216" w:type="dxa"/>
            <w:vAlign w:val="center"/>
          </w:tcPr>
          <w:p w14:paraId="4FACB85D">
            <w:pPr>
              <w:snapToGrid w:val="0"/>
              <w:spacing w:before="70" w:after="70" w:line="240" w:lineRule="auto"/>
              <w:ind w:firstLine="0"/>
              <w:jc w:val="left"/>
              <w:rPr>
                <w:sz w:val="21"/>
              </w:rPr>
            </w:pPr>
            <w:r>
              <w:rPr>
                <w:sz w:val="21"/>
                <w:szCs w:val="21"/>
              </w:rPr>
              <w:t>分级管理、加密传输、权限控制、审计</w:t>
            </w:r>
          </w:p>
        </w:tc>
        <w:tc>
          <w:tcPr>
            <w:tcW w:w="1386" w:type="dxa"/>
            <w:vAlign w:val="center"/>
          </w:tcPr>
          <w:p w14:paraId="3029B81B">
            <w:pPr>
              <w:snapToGrid w:val="0"/>
              <w:spacing w:before="70" w:after="70" w:line="240" w:lineRule="auto"/>
              <w:ind w:firstLine="0"/>
              <w:jc w:val="left"/>
              <w:rPr>
                <w:sz w:val="21"/>
              </w:rPr>
            </w:pPr>
            <w:r>
              <w:rPr>
                <w:sz w:val="21"/>
                <w:szCs w:val="21"/>
              </w:rPr>
              <w:t>安全负责人</w:t>
            </w:r>
          </w:p>
        </w:tc>
      </w:tr>
    </w:tbl>
    <w:p w14:paraId="53BBAAB2">
      <w:pPr>
        <w:spacing w:line="240" w:lineRule="auto"/>
      </w:pPr>
    </w:p>
    <w:p w14:paraId="6190608E">
      <w:pPr>
        <w:pStyle w:val="4"/>
      </w:pPr>
      <w:bookmarkStart w:id="422" w:name="_Toc50"/>
      <w:r>
        <w:rPr>
          <w:szCs w:val="36"/>
        </w:rPr>
        <w:t>4.</w:t>
      </w:r>
      <w:r>
        <w:rPr>
          <w:rFonts w:hint="eastAsia"/>
          <w:szCs w:val="36"/>
          <w:lang w:val="en-US" w:eastAsia="zh-CN"/>
        </w:rPr>
        <w:t>5</w:t>
      </w:r>
      <w:r>
        <w:rPr>
          <w:szCs w:val="36"/>
        </w:rPr>
        <w:t xml:space="preserve"> 服务承诺</w:t>
      </w:r>
      <w:bookmarkEnd w:id="422"/>
    </w:p>
    <w:p w14:paraId="7AD50505">
      <w:r>
        <w:t>我方郑重承诺：</w:t>
      </w:r>
    </w:p>
    <w:p w14:paraId="592E7E10">
      <w:r>
        <w:t>（1）严格按采购文件、合同及本服务方案履约，不转包、不违法分包。</w:t>
      </w:r>
    </w:p>
    <w:p w14:paraId="67A6FF5B">
      <w:r>
        <w:t>（2）项目负责人及核心团队按投标承诺到位，未经甲方同意不更换。</w:t>
      </w:r>
    </w:p>
    <w:p w14:paraId="0C9F3435">
      <w:r>
        <w:t>（3）全部技术指标达到或优于采购文件要求，达不到的按合同约定整改并承担违约责任。</w:t>
      </w:r>
    </w:p>
    <w:p w14:paraId="52A2892E">
      <w:r>
        <w:t>（4）质保期 2 年，7×24 小时电话响应，质保期内软硬件服务免费。</w:t>
      </w:r>
    </w:p>
    <w:p w14:paraId="40757ED4">
      <w:r>
        <w:t>（5）至少提供 2 次技术培训（我方提供 3 次），培训合格率 100%。</w:t>
      </w:r>
    </w:p>
    <w:p w14:paraId="768F720A">
      <w:r>
        <w:t>（6）软件优化开发期安排不少于 2 人至甲方办公所在地（湖北宜昌）驻场集中开发。</w:t>
      </w:r>
    </w:p>
    <w:p w14:paraId="7816E077">
      <w:r>
        <w:t>（7）专利申请不少于 4 件（发明专利不少于 1 件）、论文不少于 1 篇、软著不少于 1 项，至验收前达到约定状态。</w:t>
      </w:r>
    </w:p>
    <w:p w14:paraId="20AE38BB">
      <w:r>
        <w:t>（8）遵守安全生产协议、廉洁协议、保密协议、合规承诺，落实安全文明施工要求。</w:t>
      </w:r>
    </w:p>
    <w:p w14:paraId="56C32F61">
      <w:r>
        <w:t>（9）配合甲方完成技术合同备案、档案归档、网络安全审查、成果评价等全部合规事项。</w:t>
      </w:r>
    </w:p>
    <w:p w14:paraId="18FD8717">
      <w:r>
        <w:t>（10）交付成果不侵犯第三方知识产权，否则承担全部责任。</w:t>
      </w:r>
    </w:p>
    <w:p w14:paraId="51343194">
      <w:r>
        <w:t>（11）项目有需要时，我方无偿提供激光跟踪仪测量服务与陀螺经纬仪、大地天文测量寻北（方位）服务，人员、仪器、数据处理与成果报告一并到位，费用已含在投标报价内，不因使用而增加甲方支出；若因现场条件确实无法实施，以书面形式说明原因并提出等效替代方案。</w:t>
      </w:r>
    </w:p>
    <w:p w14:paraId="5A5EEBC2">
      <w:pPr>
        <w:pStyle w:val="4"/>
      </w:pPr>
      <w:bookmarkStart w:id="423" w:name="_Toc29217"/>
      <w:r>
        <w:rPr>
          <w:szCs w:val="36"/>
        </w:rPr>
        <w:t>4.</w:t>
      </w:r>
      <w:r>
        <w:rPr>
          <w:rFonts w:hint="eastAsia"/>
          <w:szCs w:val="36"/>
          <w:lang w:val="en-US" w:eastAsia="zh-CN"/>
        </w:rPr>
        <w:t>6</w:t>
      </w:r>
      <w:r>
        <w:rPr>
          <w:szCs w:val="36"/>
        </w:rPr>
        <w:t xml:space="preserve"> 验收流程与判据</w:t>
      </w:r>
      <w:bookmarkEnd w:id="423"/>
    </w:p>
    <w:p w14:paraId="06874806">
      <w:r>
        <w:rPr>
          <w:rFonts w:hint="eastAsia"/>
        </w:rPr>
        <w:t>项目验收环节采用“自检—内部验收—申请提交—委托方预审—现场验收—结论出具”的六阶段递进流程。各阶段的核心工作内容如下：自检阶段对照交付物清单开展逐项核验；内部验收由质量管理部门组织实施，重点核查指标佐证材料的有效性与资料的完备性；委托方预审主要审查资料的格式规范性与合规性；现场验收以功能演示、抽样检测与资料核查为主要实施方式；验收结论出具后，针对不符合项设定整改期限并开展复验，形成整改闭环后方可签发验收证书。各阶段之间设定明确的准入条件，以消除边整改边验收模式下的责任界定模糊问题。</w:t>
      </w:r>
    </w:p>
    <w:p w14:paraId="0EE2B9CB">
      <w:pPr>
        <w:ind w:firstLine="0"/>
        <w:jc w:val="center"/>
      </w:pPr>
      <w:r>
        <w:drawing>
          <wp:inline distT="0" distB="0" distL="0" distR="0">
            <wp:extent cx="5731510" cy="810895"/>
            <wp:effectExtent l="0" t="0" r="13970" b="12065"/>
            <wp:docPr id="1652803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03469" name="图片 1"/>
                    <pic:cNvPicPr>
                      <a:picLocks noChangeAspect="1"/>
                    </pic:cNvPicPr>
                  </pic:nvPicPr>
                  <pic:blipFill>
                    <a:blip r:embed="rId105"/>
                    <a:stretch>
                      <a:fillRect/>
                    </a:stretch>
                  </pic:blipFill>
                  <pic:spPr>
                    <a:xfrm>
                      <a:off x="0" y="0"/>
                      <a:ext cx="5731510" cy="810895"/>
                    </a:xfrm>
                    <a:prstGeom prst="rect">
                      <a:avLst/>
                    </a:prstGeom>
                  </pic:spPr>
                </pic:pic>
              </a:graphicData>
            </a:graphic>
          </wp:inline>
        </w:drawing>
      </w:r>
    </w:p>
    <w:p w14:paraId="2AFE4949">
      <w:pPr>
        <w:spacing w:after="200" w:line="280" w:lineRule="auto"/>
        <w:ind w:firstLine="0"/>
        <w:jc w:val="center"/>
      </w:pPr>
      <w:r>
        <w:rPr>
          <w:sz w:val="21"/>
          <w:szCs w:val="21"/>
        </w:rPr>
        <w:t>图 4-2  验收流程</w:t>
      </w:r>
    </w:p>
    <w:p w14:paraId="784E3342">
      <w:pPr>
        <w:pStyle w:val="4"/>
      </w:pPr>
      <w:bookmarkStart w:id="424" w:name="_Toc15121"/>
      <w:r>
        <w:rPr>
          <w:szCs w:val="36"/>
        </w:rPr>
        <w:t>4.</w:t>
      </w:r>
      <w:r>
        <w:rPr>
          <w:rFonts w:hint="eastAsia"/>
          <w:szCs w:val="36"/>
          <w:lang w:val="en-US" w:eastAsia="zh-CN"/>
        </w:rPr>
        <w:t>7</w:t>
      </w:r>
      <w:r>
        <w:rPr>
          <w:szCs w:val="36"/>
        </w:rPr>
        <w:t xml:space="preserve"> 承诺兑现与履约保障机制</w:t>
      </w:r>
      <w:bookmarkEnd w:id="424"/>
    </w:p>
    <w:p w14:paraId="6B115E97">
      <w:r>
        <w:rPr>
          <w:rFonts w:hint="eastAsia"/>
        </w:rPr>
        <w:t>本节系统阐释针对前文所列各项履约承诺构建的全流程落地保障机制与实施路径。</w:t>
      </w:r>
    </w:p>
    <w:p w14:paraId="1466AB30">
      <w:r>
        <w:rPr>
          <w:rFonts w:hint="eastAsia"/>
          <w:b/>
        </w:rPr>
        <w:t>（1）履约承诺台账。</w:t>
      </w:r>
      <w:r>
        <w:rPr>
          <w:rFonts w:hint="eastAsia"/>
        </w:rPr>
        <w:t>对全文载明的所有履约承诺逐项建档，建立《履约承诺台账》，核心字段包含承诺内容、对应条款、责任部门、责任人、兑现节点、验证方式、当前状态。台账实行月度动态更新机制，将履约状态划分为“未启动、进行中、已完成、有偏差”四类；对存在偏差的条目，须明确偏差成因与纠偏方案。台账向委托方开放查阅权限，不设置“内部版”与“对外版”双轨台账。</w:t>
      </w:r>
    </w:p>
    <w:p w14:paraId="41C20C4E">
      <w:r>
        <w:rPr>
          <w:rFonts w:hint="eastAsia"/>
          <w:b/>
        </w:rPr>
        <w:t>（2）兑现节点前置管控。</w:t>
      </w:r>
      <w:r>
        <w:rPr>
          <w:rFonts w:hint="eastAsia"/>
        </w:rPr>
        <w:t>多数履约承诺具有明确的时间节点约束，例如培训实施的月份、专利提交的验收时限、驻场开发的阶段安排等。将各时间节点向前推移一个月设定为“内部预警线”，在预警线节点未达进度要求的条目，由项目负责人约谈责任主体并统筹调整资源配置，避免在最终时限节点才发现履约缺口。提前一个月识别问题可预留纠偏空间，若至最终节点才发现问题则将直接构成违约。</w:t>
      </w:r>
    </w:p>
    <w:p w14:paraId="4C5EEB32">
      <w:r>
        <w:rPr>
          <w:rFonts w:hint="eastAsia"/>
          <w:b/>
        </w:rPr>
        <w:t>（3）履约资源锁定机制。</w:t>
      </w:r>
      <w:r>
        <w:rPr>
          <w:rFonts w:hint="eastAsia"/>
        </w:rPr>
        <w:t>履约承诺落地的核心前提是保障资源不被挪用。项目所需人员、设备、材料均按照承诺配置标准纳入项目台账实施锁定，其他项目调用上述资源须经项目负责人书面批准并同步补足对应资源。针对核心技术人员与关键设备，一旦发生抽调将直接导致履约承诺无法落地；为规避“投标承诺配置一套人员、实际实施配置另一套人员”的风险，本方案明确项目负责人与核心成员的变更须经委托方书面同意。</w:t>
      </w:r>
    </w:p>
    <w:p w14:paraId="7071B55A">
      <w:r>
        <w:rPr>
          <w:rFonts w:hint="eastAsia"/>
          <w:b/>
        </w:rPr>
        <w:t>（4）履约偏差处置机制。</w:t>
      </w:r>
      <w:r>
        <w:rPr>
          <w:rFonts w:hint="eastAsia"/>
        </w:rPr>
        <w:t>当出现无法按期兑现承诺的情形时，处置遵循以下优先级：首先通过内部资源调剂追回滞后进度；其次调整实施方案（例如变更技术实现路径）以保障履约结果；若确实无法兑现，须第一时间以书面形式告知委托方，说明偏差成因、影响范围与替代方案，严禁隐瞒至履约期限届满。本方案确立核心原则为“宁可提前告知，不可延迟披露”，提前披露可预留协商空间，延迟披露则直接构成履约失信。</w:t>
      </w:r>
    </w:p>
    <w:p w14:paraId="554735E1">
      <w:r>
        <w:rPr>
          <w:rFonts w:hint="eastAsia"/>
          <w:b/>
        </w:rPr>
        <w:t>（5）违约自担机制。</w:t>
      </w:r>
      <w:r>
        <w:rPr>
          <w:rFonts w:hint="eastAsia"/>
        </w:rPr>
        <w:t>因我方原因导致履约承诺未兑现的，严格按照合同约定承担违约责任，包括整改、赔偿、扣减合同款项等，杜绝责任推诿与借口规避。内部管理层面，将履约承诺兑现情况纳入项目考核与个人绩效管理体系，与奖惩机制直接挂钩。该机制本质为自我约束管控手段，核心目标是保障履约承诺的可信度——若违反承诺无对应代价，承诺的约束效力将完全丧失。</w:t>
      </w:r>
    </w:p>
    <w:p w14:paraId="27EAE011">
      <w:r>
        <w:rPr>
          <w:rFonts w:hint="eastAsia"/>
          <w:b/>
        </w:rPr>
        <w:t>（6）履约兑现情况阶段报告。</w:t>
      </w:r>
      <w:r>
        <w:rPr>
          <w:rFonts w:hint="eastAsia"/>
        </w:rPr>
        <w:t>各阶段结束时，在阶段报告中设置“承诺兑现情况”独立章节，逐项说明已兑现、推进中、存在偏差的承诺条目及对应成因。委托方可据此评估项目履约的一致性，并提前识别潜在风险。该主动披露机制相较于被动接受检查，更易构建履约信任。</w:t>
      </w:r>
    </w:p>
    <w:p w14:paraId="78A2B228">
      <w:r>
        <w:rPr>
          <w:rFonts w:hint="eastAsia"/>
          <w:b/>
        </w:rPr>
        <w:t>（7）长期承诺延续机制。</w:t>
      </w:r>
      <w:r>
        <w:rPr>
          <w:rFonts w:hint="eastAsia"/>
        </w:rPr>
        <w:t>针对质保期2年、软件迭代优化、技术支持等跨越项目实施周期的长期承诺，不因项目组解散而中断履约。本方案明确：项目完工后，相关长期承诺由单位级服务体系承接，服务接口、责任主体与联系方式以书面形式移交委托方；若发生人员变动，须提前告知委托方并完成平滑交接。履约承诺的延续性是委托方评估项目可靠性的核心指标之一。</w:t>
      </w:r>
    </w:p>
    <w:p w14:paraId="14999B66">
      <w:pPr>
        <w:pStyle w:val="3"/>
      </w:pPr>
      <w:bookmarkStart w:id="425" w:name="_Toc1012"/>
      <w:r>
        <w:rPr>
          <w:szCs w:val="44"/>
        </w:rPr>
        <w:t>附表</w:t>
      </w:r>
      <w:bookmarkEnd w:id="425"/>
    </w:p>
    <w:p w14:paraId="4088D384">
      <w:pPr>
        <w:pStyle w:val="4"/>
        <w:rPr>
          <w:szCs w:val="36"/>
        </w:rPr>
      </w:pPr>
      <w:bookmarkStart w:id="426" w:name="_Toc32357"/>
      <w:r>
        <w:rPr>
          <w:szCs w:val="36"/>
        </w:rPr>
        <w:t xml:space="preserve">附表 </w:t>
      </w:r>
      <w:r>
        <w:rPr>
          <w:rFonts w:hint="eastAsia"/>
          <w:szCs w:val="36"/>
          <w:lang w:val="en-US" w:eastAsia="zh-CN"/>
        </w:rPr>
        <w:t>1</w:t>
      </w:r>
      <w:r>
        <w:rPr>
          <w:szCs w:val="36"/>
        </w:rPr>
        <w:t xml:space="preserve">  交付物清单响应</w:t>
      </w:r>
      <w:bookmarkEnd w:id="426"/>
    </w:p>
    <w:p w14:paraId="139667F8">
      <w:pPr>
        <w:ind w:left="0" w:leftChars="0" w:firstLine="0" w:firstLineChars="0"/>
        <w:jc w:val="center"/>
        <w:rPr>
          <w:b/>
          <w:bCs/>
          <w:sz w:val="32"/>
          <w:szCs w:val="32"/>
        </w:rPr>
      </w:pPr>
      <w:r>
        <w:rPr>
          <w:rFonts w:hint="eastAsia"/>
          <w:b/>
          <w:bCs/>
          <w:sz w:val="32"/>
          <w:szCs w:val="32"/>
        </w:rPr>
        <w:t>工程量清单</w:t>
      </w:r>
    </w:p>
    <w:tbl>
      <w:tblPr>
        <w:tblStyle w:val="32"/>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1344"/>
        <w:gridCol w:w="3869"/>
        <w:gridCol w:w="792"/>
        <w:gridCol w:w="792"/>
        <w:gridCol w:w="1211"/>
      </w:tblGrid>
      <w:tr w14:paraId="1AF1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471689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rPr>
              <w:t>序号</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58D974A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rPr>
              <w:t>项目名称</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9D78A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rPr>
              <w:t>工作内容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2BA0C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rPr>
              <w:t>单位</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9F1E7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rPr>
              <w:t>数量</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912DB3E">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备注</w:t>
            </w:r>
          </w:p>
        </w:tc>
      </w:tr>
      <w:tr w14:paraId="233D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D07769C">
            <w:pPr>
              <w:widowControl/>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default" w:ascii="Times New Roman" w:hAnsi="Times New Roman" w:eastAsia="宋体" w:cs="Times New Roman"/>
                <w:b/>
                <w:bCs/>
                <w:iCs w:val="0"/>
                <w:color w:val="auto"/>
                <w:sz w:val="21"/>
                <w:szCs w:val="21"/>
                <w:highlight w:val="none"/>
                <w:lang w:val="en-US" w:eastAsia="zh-CN"/>
              </w:rPr>
              <w:t>一</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09486FC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default" w:ascii="Times New Roman" w:hAnsi="Times New Roman" w:eastAsia="宋体" w:cs="Times New Roman"/>
                <w:b/>
                <w:bCs/>
                <w:iCs w:val="0"/>
                <w:color w:val="auto"/>
                <w:sz w:val="21"/>
                <w:szCs w:val="21"/>
                <w:highlight w:val="none"/>
                <w:lang w:val="en-US" w:eastAsia="zh-CN"/>
              </w:rPr>
              <w:t>研究阶段</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F1CE65">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05893A">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43A8D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06CD0E">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r>
      <w:tr w14:paraId="79B0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AB474F">
            <w:pPr>
              <w:widowControl/>
              <w:numPr>
                <w:ilvl w:val="0"/>
                <w:numId w:val="0"/>
              </w:numPr>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default" w:ascii="Times New Roman" w:hAnsi="Times New Roman" w:eastAsia="宋体" w:cs="Times New Roman"/>
                <w:b/>
                <w:bCs/>
                <w:iCs w:val="0"/>
                <w:color w:val="auto"/>
                <w:sz w:val="21"/>
                <w:szCs w:val="21"/>
                <w:highlight w:val="none"/>
                <w:lang w:val="en-US" w:eastAsia="zh-CN"/>
              </w:rPr>
              <w:t>1</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10AEA539">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冲磨场测量建模及技术现状分析</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069A8D2">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6D4A0B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833FA0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9FAD2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r>
      <w:tr w14:paraId="5FF3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0D5550C">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1.1</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7286B99F">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冲磨场测量建模</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A6B952">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应用至少2种不同先进测量建模技术（含多目视觉跟踪测量技术），针对室外开放空间葛洲坝泄洪闸室平坡、三峡泄洪深孔缓坡、向家坝泄洪表孔陡坡三种场景泄洪流道冲磨场进行测量建模，详见技术条款4.1。</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219A8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bidi="ar-SA"/>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B6C99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default" w:ascii="Times New Roman" w:hAnsi="Times New Roman" w:eastAsia="宋体" w:cs="Times New Roman"/>
                <w:b w:val="0"/>
                <w:bCs w:val="0"/>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75F35F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kern w:val="2"/>
                <w:sz w:val="21"/>
                <w:szCs w:val="21"/>
                <w:highlight w:val="none"/>
                <w:lang w:val="en-US" w:eastAsia="zh-CN"/>
              </w:rPr>
              <w:t>第一阶段</w:t>
            </w:r>
          </w:p>
        </w:tc>
      </w:tr>
      <w:tr w14:paraId="04D6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B7F3B4D">
            <w:pPr>
              <w:widowControl/>
              <w:numPr>
                <w:ilvl w:val="0"/>
                <w:numId w:val="0"/>
              </w:numPr>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1.2</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4CCB9ADF">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测量建模技术现状分析</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596E3A2">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结合重力坝泄洪流道室外开放空间场景、需求特点，以及不同坡度场景测量建模所得到数据，分析不同测量技术在测量精度、测量效率等的现状和场景适用性，撰写分析报告，详见技术条款4.1。</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79E3A7">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4D35A2">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6C24C3">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rPr>
            </w:pPr>
            <w:r>
              <w:rPr>
                <w:rFonts w:hint="eastAsia" w:ascii="Times New Roman" w:hAnsi="Times New Roman" w:eastAsia="宋体" w:cs="Times New Roman"/>
                <w:b w:val="0"/>
                <w:bCs w:val="0"/>
                <w:iCs w:val="0"/>
                <w:color w:val="auto"/>
                <w:kern w:val="2"/>
                <w:sz w:val="21"/>
                <w:szCs w:val="21"/>
                <w:highlight w:val="none"/>
                <w:lang w:val="en-US" w:eastAsia="zh-CN"/>
              </w:rPr>
              <w:t>第一阶段</w:t>
            </w:r>
          </w:p>
        </w:tc>
      </w:tr>
      <w:tr w14:paraId="25243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19C39A9C">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2</w:t>
            </w:r>
          </w:p>
        </w:tc>
        <w:tc>
          <w:tcPr>
            <w:tcW w:w="0" w:type="auto"/>
            <w:tcBorders>
              <w:top w:val="nil"/>
              <w:left w:val="nil"/>
              <w:bottom w:val="single" w:color="auto" w:sz="4" w:space="0"/>
              <w:right w:val="single" w:color="auto" w:sz="4" w:space="0"/>
              <w:tl2br w:val="nil"/>
              <w:tr2bl w:val="nil"/>
            </w:tcBorders>
            <w:noWrap w:val="0"/>
            <w:vAlign w:val="center"/>
          </w:tcPr>
          <w:p w14:paraId="356A3549">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冲磨场三维重构技术研究及试验</w:t>
            </w:r>
          </w:p>
        </w:tc>
        <w:tc>
          <w:tcPr>
            <w:tcW w:w="3869" w:type="dxa"/>
            <w:tcBorders>
              <w:top w:val="nil"/>
              <w:left w:val="nil"/>
              <w:bottom w:val="single" w:color="auto" w:sz="4" w:space="0"/>
              <w:right w:val="single" w:color="auto" w:sz="4" w:space="0"/>
              <w:tl2br w:val="nil"/>
              <w:tr2bl w:val="nil"/>
            </w:tcBorders>
            <w:noWrap w:val="0"/>
            <w:vAlign w:val="center"/>
          </w:tcPr>
          <w:p w14:paraId="1D9BE8D3">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p>
        </w:tc>
        <w:tc>
          <w:tcPr>
            <w:tcW w:w="792" w:type="dxa"/>
            <w:tcBorders>
              <w:top w:val="nil"/>
              <w:left w:val="nil"/>
              <w:bottom w:val="single" w:color="auto" w:sz="4" w:space="0"/>
              <w:right w:val="single" w:color="auto" w:sz="4" w:space="0"/>
              <w:tl2br w:val="nil"/>
              <w:tr2bl w:val="nil"/>
            </w:tcBorders>
            <w:noWrap w:val="0"/>
            <w:vAlign w:val="center"/>
          </w:tcPr>
          <w:p w14:paraId="589B711D">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792" w:type="dxa"/>
            <w:tcBorders>
              <w:top w:val="nil"/>
              <w:left w:val="nil"/>
              <w:bottom w:val="single" w:color="auto" w:sz="4" w:space="0"/>
              <w:right w:val="single" w:color="auto" w:sz="4" w:space="0"/>
              <w:tl2br w:val="nil"/>
              <w:tr2bl w:val="nil"/>
            </w:tcBorders>
            <w:noWrap w:val="0"/>
            <w:vAlign w:val="center"/>
          </w:tcPr>
          <w:p w14:paraId="478BEB9A">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1211" w:type="dxa"/>
            <w:tcBorders>
              <w:top w:val="nil"/>
              <w:left w:val="nil"/>
              <w:bottom w:val="single" w:color="auto" w:sz="4" w:space="0"/>
              <w:right w:val="single" w:color="auto" w:sz="4" w:space="0"/>
              <w:tl2br w:val="nil"/>
              <w:tr2bl w:val="nil"/>
            </w:tcBorders>
            <w:noWrap w:val="0"/>
            <w:vAlign w:val="center"/>
          </w:tcPr>
          <w:p w14:paraId="2F80342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p>
        </w:tc>
      </w:tr>
      <w:tr w14:paraId="271F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1145181">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2.1</w:t>
            </w:r>
          </w:p>
        </w:tc>
        <w:tc>
          <w:tcPr>
            <w:tcW w:w="0" w:type="auto"/>
            <w:tcBorders>
              <w:top w:val="nil"/>
              <w:left w:val="nil"/>
              <w:bottom w:val="single" w:color="auto" w:sz="4" w:space="0"/>
              <w:right w:val="single" w:color="auto" w:sz="4" w:space="0"/>
              <w:tl2br w:val="nil"/>
              <w:tr2bl w:val="nil"/>
            </w:tcBorders>
            <w:noWrap w:val="0"/>
            <w:vAlign w:val="center"/>
          </w:tcPr>
          <w:p w14:paraId="031165F2">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kern w:val="2"/>
                <w:sz w:val="21"/>
                <w:szCs w:val="21"/>
                <w:highlight w:val="none"/>
                <w:lang w:val="en-US" w:eastAsia="zh-CN"/>
              </w:rPr>
              <w:t>三维坐标数据测量技术研究及试验</w:t>
            </w:r>
          </w:p>
        </w:tc>
        <w:tc>
          <w:tcPr>
            <w:tcW w:w="3869" w:type="dxa"/>
            <w:tcBorders>
              <w:top w:val="nil"/>
              <w:left w:val="nil"/>
              <w:bottom w:val="single" w:color="auto" w:sz="4" w:space="0"/>
              <w:right w:val="single" w:color="auto" w:sz="4" w:space="0"/>
              <w:tl2br w:val="nil"/>
              <w:tr2bl w:val="nil"/>
            </w:tcBorders>
            <w:noWrap w:val="0"/>
            <w:vAlign w:val="center"/>
          </w:tcPr>
          <w:p w14:paraId="3CAFAAEE">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sz w:val="21"/>
                <w:szCs w:val="21"/>
                <w:highlight w:val="none"/>
                <w:lang w:val="en-US" w:eastAsia="zh-CN"/>
              </w:rPr>
              <w:t>研究多目视觉跟踪测量、地面三维激光扫描测量、视觉测量等不同精密工程测量技术的互补性，开展实验室中试试验，撰写三维坐标数据测量技术研究报告，详见技术条款4.2</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6B9123B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4A2C981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38D5B5FB">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第一阶段</w:t>
            </w:r>
          </w:p>
        </w:tc>
      </w:tr>
      <w:tr w14:paraId="5FA2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4D44852">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2.2</w:t>
            </w:r>
          </w:p>
        </w:tc>
        <w:tc>
          <w:tcPr>
            <w:tcW w:w="0" w:type="auto"/>
            <w:tcBorders>
              <w:top w:val="nil"/>
              <w:left w:val="nil"/>
              <w:bottom w:val="single" w:color="auto" w:sz="4" w:space="0"/>
              <w:right w:val="single" w:color="auto" w:sz="4" w:space="0"/>
              <w:tl2br w:val="nil"/>
              <w:tr2bl w:val="nil"/>
            </w:tcBorders>
            <w:noWrap w:val="0"/>
            <w:vAlign w:val="center"/>
          </w:tcPr>
          <w:p w14:paraId="2E28A562">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kern w:val="2"/>
                <w:sz w:val="21"/>
                <w:szCs w:val="21"/>
                <w:highlight w:val="none"/>
                <w:lang w:val="en-US" w:eastAsia="zh-CN"/>
              </w:rPr>
              <w:t>三维实体模型重构技术研究</w:t>
            </w:r>
          </w:p>
        </w:tc>
        <w:tc>
          <w:tcPr>
            <w:tcW w:w="3869" w:type="dxa"/>
            <w:tcBorders>
              <w:top w:val="nil"/>
              <w:left w:val="nil"/>
              <w:bottom w:val="single" w:color="auto" w:sz="4" w:space="0"/>
              <w:right w:val="single" w:color="auto" w:sz="4" w:space="0"/>
              <w:tl2br w:val="nil"/>
              <w:tr2bl w:val="nil"/>
            </w:tcBorders>
            <w:noWrap w:val="0"/>
            <w:vAlign w:val="center"/>
          </w:tcPr>
          <w:p w14:paraId="234107ED">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sz w:val="21"/>
                <w:szCs w:val="21"/>
                <w:highlight w:val="none"/>
                <w:lang w:val="en-US" w:eastAsia="zh-CN"/>
              </w:rPr>
              <w:t>开展更高效的三维重建与渲染技术研究，不同模态数据（如文本、点云、图像及其他传感器数据）信息融合技术研究，实现冲磨场三维实体模型重构，撰写三维实体模型重构技术研究报告，详见技术条款4.2</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7432DCA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6831608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2C21CEA2">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第一阶段</w:t>
            </w:r>
          </w:p>
        </w:tc>
      </w:tr>
      <w:tr w14:paraId="41EB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2DB8753">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3</w:t>
            </w:r>
          </w:p>
        </w:tc>
        <w:tc>
          <w:tcPr>
            <w:tcW w:w="0" w:type="auto"/>
            <w:tcBorders>
              <w:top w:val="nil"/>
              <w:left w:val="nil"/>
              <w:bottom w:val="single" w:color="auto" w:sz="4" w:space="0"/>
              <w:right w:val="single" w:color="auto" w:sz="4" w:space="0"/>
              <w:tl2br w:val="nil"/>
              <w:tr2bl w:val="nil"/>
            </w:tcBorders>
            <w:noWrap w:val="0"/>
            <w:vAlign w:val="center"/>
          </w:tcPr>
          <w:p w14:paraId="5BAAC717">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冲磨场三维重构装备设计</w:t>
            </w:r>
          </w:p>
        </w:tc>
        <w:tc>
          <w:tcPr>
            <w:tcW w:w="3869" w:type="dxa"/>
            <w:tcBorders>
              <w:top w:val="nil"/>
              <w:left w:val="nil"/>
              <w:bottom w:val="single" w:color="auto" w:sz="4" w:space="0"/>
              <w:right w:val="single" w:color="auto" w:sz="4" w:space="0"/>
              <w:tl2br w:val="nil"/>
              <w:tr2bl w:val="nil"/>
            </w:tcBorders>
            <w:noWrap w:val="0"/>
            <w:vAlign w:val="center"/>
          </w:tcPr>
          <w:p w14:paraId="026832A9">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p>
        </w:tc>
        <w:tc>
          <w:tcPr>
            <w:tcW w:w="792" w:type="dxa"/>
            <w:tcBorders>
              <w:top w:val="nil"/>
              <w:left w:val="nil"/>
              <w:bottom w:val="single" w:color="auto" w:sz="4" w:space="0"/>
              <w:right w:val="single" w:color="auto" w:sz="4" w:space="0"/>
              <w:tl2br w:val="nil"/>
              <w:tr2bl w:val="nil"/>
            </w:tcBorders>
            <w:noWrap w:val="0"/>
            <w:vAlign w:val="center"/>
          </w:tcPr>
          <w:p w14:paraId="72ACD7F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792" w:type="dxa"/>
            <w:tcBorders>
              <w:top w:val="nil"/>
              <w:left w:val="nil"/>
              <w:bottom w:val="single" w:color="auto" w:sz="4" w:space="0"/>
              <w:right w:val="single" w:color="auto" w:sz="4" w:space="0"/>
              <w:tl2br w:val="nil"/>
              <w:tr2bl w:val="nil"/>
            </w:tcBorders>
            <w:noWrap w:val="0"/>
            <w:vAlign w:val="center"/>
          </w:tcPr>
          <w:p w14:paraId="039A715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1211" w:type="dxa"/>
            <w:tcBorders>
              <w:top w:val="nil"/>
              <w:left w:val="nil"/>
              <w:bottom w:val="single" w:color="auto" w:sz="4" w:space="0"/>
              <w:right w:val="single" w:color="auto" w:sz="4" w:space="0"/>
              <w:tl2br w:val="nil"/>
              <w:tr2bl w:val="nil"/>
            </w:tcBorders>
            <w:noWrap w:val="0"/>
            <w:vAlign w:val="center"/>
          </w:tcPr>
          <w:p w14:paraId="68DB755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r>
      <w:tr w14:paraId="1BBA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755FC9A2">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3</w:t>
            </w:r>
            <w:r>
              <w:rPr>
                <w:rFonts w:hint="default" w:ascii="Times New Roman" w:hAnsi="Times New Roman" w:eastAsia="宋体" w:cs="Times New Roman"/>
                <w:b w:val="0"/>
                <w:bCs w:val="0"/>
                <w:iCs w:val="0"/>
                <w:color w:val="auto"/>
                <w:sz w:val="21"/>
                <w:szCs w:val="21"/>
                <w:highlight w:val="none"/>
                <w:lang w:val="en-US" w:eastAsia="zh-CN"/>
              </w:rPr>
              <w:t>.1</w:t>
            </w:r>
          </w:p>
        </w:tc>
        <w:tc>
          <w:tcPr>
            <w:tcW w:w="0" w:type="auto"/>
            <w:tcBorders>
              <w:top w:val="nil"/>
              <w:left w:val="nil"/>
              <w:bottom w:val="single" w:color="auto" w:sz="4" w:space="0"/>
              <w:right w:val="single" w:color="auto" w:sz="4" w:space="0"/>
              <w:tl2br w:val="nil"/>
              <w:tr2bl w:val="nil"/>
            </w:tcBorders>
            <w:noWrap w:val="0"/>
            <w:vAlign w:val="center"/>
          </w:tcPr>
          <w:p w14:paraId="2929949F">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冲磨场三维重构装备设计</w:t>
            </w:r>
          </w:p>
        </w:tc>
        <w:tc>
          <w:tcPr>
            <w:tcW w:w="3869" w:type="dxa"/>
            <w:tcBorders>
              <w:top w:val="nil"/>
              <w:left w:val="nil"/>
              <w:bottom w:val="single" w:color="auto" w:sz="4" w:space="0"/>
              <w:right w:val="single" w:color="auto" w:sz="4" w:space="0"/>
              <w:tl2br w:val="nil"/>
              <w:tr2bl w:val="nil"/>
            </w:tcBorders>
            <w:noWrap w:val="0"/>
            <w:vAlign w:val="center"/>
          </w:tcPr>
          <w:p w14:paraId="61A30FC7">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冲磨场三维重构装备开发前，提交设计方案报送甲方审核，详见技术条款4.3</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6247110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14B00908">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444F45BA">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r>
              <w:rPr>
                <w:rFonts w:hint="eastAsia" w:ascii="Times New Roman" w:hAnsi="Times New Roman" w:eastAsia="宋体" w:cs="Times New Roman"/>
                <w:iCs w:val="0"/>
                <w:color w:val="auto"/>
                <w:kern w:val="2"/>
                <w:sz w:val="21"/>
                <w:szCs w:val="21"/>
                <w:highlight w:val="none"/>
                <w:lang w:val="en-US" w:eastAsia="zh-CN"/>
              </w:rPr>
              <w:t>第一阶段</w:t>
            </w:r>
          </w:p>
        </w:tc>
      </w:tr>
      <w:tr w14:paraId="5F1E5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0239F1C">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3.2</w:t>
            </w:r>
          </w:p>
        </w:tc>
        <w:tc>
          <w:tcPr>
            <w:tcW w:w="0" w:type="auto"/>
            <w:tcBorders>
              <w:top w:val="nil"/>
              <w:left w:val="nil"/>
              <w:bottom w:val="single" w:color="auto" w:sz="4" w:space="0"/>
              <w:right w:val="single" w:color="auto" w:sz="4" w:space="0"/>
              <w:tl2br w:val="nil"/>
              <w:tr2bl w:val="nil"/>
            </w:tcBorders>
            <w:noWrap w:val="0"/>
            <w:vAlign w:val="center"/>
          </w:tcPr>
          <w:p w14:paraId="6AD3E27D">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冲磨场三维重构装备优化设计</w:t>
            </w:r>
          </w:p>
        </w:tc>
        <w:tc>
          <w:tcPr>
            <w:tcW w:w="3869" w:type="dxa"/>
            <w:tcBorders>
              <w:top w:val="nil"/>
              <w:left w:val="nil"/>
              <w:bottom w:val="single" w:color="auto" w:sz="4" w:space="0"/>
              <w:right w:val="single" w:color="auto" w:sz="4" w:space="0"/>
              <w:tl2br w:val="nil"/>
              <w:tr2bl w:val="nil"/>
            </w:tcBorders>
            <w:noWrap w:val="0"/>
            <w:vAlign w:val="center"/>
          </w:tcPr>
          <w:p w14:paraId="2982F0B5">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冲磨场三维重构装备优化开发前，提交优化设计方案报送甲方审核，详见技术条款4.3</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6672302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7176707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5F6D770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第三阶段</w:t>
            </w:r>
          </w:p>
        </w:tc>
      </w:tr>
      <w:tr w14:paraId="2CB5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01FC1F8">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default" w:ascii="Times New Roman" w:hAnsi="Times New Roman" w:eastAsia="宋体" w:cs="Times New Roman"/>
                <w:b/>
                <w:bCs/>
                <w:iCs w:val="0"/>
                <w:color w:val="auto"/>
                <w:sz w:val="21"/>
                <w:szCs w:val="21"/>
                <w:highlight w:val="none"/>
                <w:lang w:val="en-US" w:eastAsia="zh-CN"/>
              </w:rPr>
              <w:t>二</w:t>
            </w:r>
          </w:p>
        </w:tc>
        <w:tc>
          <w:tcPr>
            <w:tcW w:w="0" w:type="auto"/>
            <w:tcBorders>
              <w:top w:val="nil"/>
              <w:left w:val="nil"/>
              <w:bottom w:val="single" w:color="auto" w:sz="4" w:space="0"/>
              <w:right w:val="single" w:color="auto" w:sz="4" w:space="0"/>
              <w:tl2br w:val="nil"/>
              <w:tr2bl w:val="nil"/>
            </w:tcBorders>
            <w:noWrap w:val="0"/>
            <w:vAlign w:val="center"/>
          </w:tcPr>
          <w:p w14:paraId="1929E9E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default" w:ascii="Times New Roman" w:hAnsi="Times New Roman" w:eastAsia="宋体" w:cs="Times New Roman"/>
                <w:b/>
                <w:bCs/>
                <w:iCs w:val="0"/>
                <w:color w:val="auto"/>
                <w:sz w:val="21"/>
                <w:szCs w:val="21"/>
                <w:highlight w:val="none"/>
                <w:lang w:val="en-US" w:eastAsia="zh-CN"/>
              </w:rPr>
              <w:t>开发阶段</w:t>
            </w:r>
          </w:p>
        </w:tc>
        <w:tc>
          <w:tcPr>
            <w:tcW w:w="3869" w:type="dxa"/>
            <w:tcBorders>
              <w:top w:val="nil"/>
              <w:left w:val="nil"/>
              <w:bottom w:val="single" w:color="auto" w:sz="4" w:space="0"/>
              <w:right w:val="single" w:color="auto" w:sz="4" w:space="0"/>
              <w:tl2br w:val="nil"/>
              <w:tr2bl w:val="nil"/>
            </w:tcBorders>
            <w:noWrap w:val="0"/>
            <w:vAlign w:val="center"/>
          </w:tcPr>
          <w:p w14:paraId="6E30D9CB">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p>
        </w:tc>
        <w:tc>
          <w:tcPr>
            <w:tcW w:w="792" w:type="dxa"/>
            <w:tcBorders>
              <w:top w:val="nil"/>
              <w:left w:val="nil"/>
              <w:bottom w:val="single" w:color="auto" w:sz="4" w:space="0"/>
              <w:right w:val="single" w:color="auto" w:sz="4" w:space="0"/>
              <w:tl2br w:val="nil"/>
              <w:tr2bl w:val="nil"/>
            </w:tcBorders>
            <w:noWrap w:val="0"/>
            <w:vAlign w:val="center"/>
          </w:tcPr>
          <w:p w14:paraId="5BA76B5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c>
          <w:tcPr>
            <w:tcW w:w="792" w:type="dxa"/>
            <w:tcBorders>
              <w:top w:val="nil"/>
              <w:left w:val="nil"/>
              <w:bottom w:val="single" w:color="auto" w:sz="4" w:space="0"/>
              <w:right w:val="single" w:color="auto" w:sz="4" w:space="0"/>
              <w:tl2br w:val="nil"/>
              <w:tr2bl w:val="nil"/>
            </w:tcBorders>
            <w:noWrap w:val="0"/>
            <w:vAlign w:val="center"/>
          </w:tcPr>
          <w:p w14:paraId="26783E1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c>
          <w:tcPr>
            <w:tcW w:w="1211" w:type="dxa"/>
            <w:tcBorders>
              <w:top w:val="nil"/>
              <w:left w:val="nil"/>
              <w:bottom w:val="single" w:color="auto" w:sz="4" w:space="0"/>
              <w:right w:val="single" w:color="auto" w:sz="4" w:space="0"/>
              <w:tl2br w:val="nil"/>
              <w:tr2bl w:val="nil"/>
            </w:tcBorders>
            <w:noWrap w:val="0"/>
            <w:vAlign w:val="center"/>
          </w:tcPr>
          <w:p w14:paraId="697D98B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r>
      <w:tr w14:paraId="7F24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1FAF066E">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4</w:t>
            </w:r>
          </w:p>
        </w:tc>
        <w:tc>
          <w:tcPr>
            <w:tcW w:w="0" w:type="auto"/>
            <w:tcBorders>
              <w:top w:val="nil"/>
              <w:left w:val="nil"/>
              <w:bottom w:val="single" w:color="auto" w:sz="4" w:space="0"/>
              <w:right w:val="single" w:color="auto" w:sz="4" w:space="0"/>
              <w:tl2br w:val="nil"/>
              <w:tr2bl w:val="nil"/>
            </w:tcBorders>
            <w:noWrap w:val="0"/>
            <w:vAlign w:val="center"/>
          </w:tcPr>
          <w:p w14:paraId="40271D49">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冲磨场三维重构装备</w:t>
            </w:r>
            <w:r>
              <w:rPr>
                <w:rFonts w:hint="default" w:ascii="Times New Roman" w:hAnsi="Times New Roman" w:eastAsia="宋体" w:cs="Times New Roman"/>
                <w:b/>
                <w:bCs/>
                <w:iCs w:val="0"/>
                <w:color w:val="auto"/>
                <w:sz w:val="21"/>
                <w:szCs w:val="21"/>
                <w:highlight w:val="none"/>
                <w:lang w:val="en-US" w:eastAsia="zh-CN"/>
              </w:rPr>
              <w:t>开发</w:t>
            </w:r>
          </w:p>
        </w:tc>
        <w:tc>
          <w:tcPr>
            <w:tcW w:w="3869" w:type="dxa"/>
            <w:tcBorders>
              <w:top w:val="nil"/>
              <w:left w:val="nil"/>
              <w:bottom w:val="single" w:color="auto" w:sz="4" w:space="0"/>
              <w:right w:val="single" w:color="auto" w:sz="4" w:space="0"/>
              <w:tl2br w:val="nil"/>
              <w:tr2bl w:val="nil"/>
            </w:tcBorders>
            <w:noWrap w:val="0"/>
            <w:vAlign w:val="center"/>
          </w:tcPr>
          <w:p w14:paraId="4D231100">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p>
        </w:tc>
        <w:tc>
          <w:tcPr>
            <w:tcW w:w="792" w:type="dxa"/>
            <w:tcBorders>
              <w:top w:val="nil"/>
              <w:left w:val="nil"/>
              <w:bottom w:val="single" w:color="auto" w:sz="4" w:space="0"/>
              <w:right w:val="single" w:color="auto" w:sz="4" w:space="0"/>
              <w:tl2br w:val="nil"/>
              <w:tr2bl w:val="nil"/>
            </w:tcBorders>
            <w:noWrap w:val="0"/>
            <w:vAlign w:val="center"/>
          </w:tcPr>
          <w:p w14:paraId="1C4C54AE">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c>
          <w:tcPr>
            <w:tcW w:w="792" w:type="dxa"/>
            <w:tcBorders>
              <w:top w:val="nil"/>
              <w:left w:val="nil"/>
              <w:bottom w:val="single" w:color="auto" w:sz="4" w:space="0"/>
              <w:right w:val="single" w:color="auto" w:sz="4" w:space="0"/>
              <w:tl2br w:val="nil"/>
              <w:tr2bl w:val="nil"/>
            </w:tcBorders>
            <w:noWrap w:val="0"/>
            <w:vAlign w:val="center"/>
          </w:tcPr>
          <w:p w14:paraId="2606E3DB">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c>
          <w:tcPr>
            <w:tcW w:w="1211" w:type="dxa"/>
            <w:tcBorders>
              <w:top w:val="nil"/>
              <w:left w:val="nil"/>
              <w:bottom w:val="single" w:color="auto" w:sz="4" w:space="0"/>
              <w:right w:val="single" w:color="auto" w:sz="4" w:space="0"/>
              <w:tl2br w:val="nil"/>
              <w:tr2bl w:val="nil"/>
            </w:tcBorders>
            <w:noWrap w:val="0"/>
            <w:vAlign w:val="center"/>
          </w:tcPr>
          <w:p w14:paraId="04501885">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rPr>
            </w:pPr>
          </w:p>
        </w:tc>
      </w:tr>
      <w:tr w14:paraId="0A78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59C1220D">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4</w:t>
            </w:r>
            <w:r>
              <w:rPr>
                <w:rFonts w:hint="default" w:ascii="Times New Roman" w:hAnsi="Times New Roman" w:eastAsia="宋体" w:cs="Times New Roman"/>
                <w:b w:val="0"/>
                <w:bCs w:val="0"/>
                <w:iCs w:val="0"/>
                <w:color w:val="auto"/>
                <w:sz w:val="21"/>
                <w:szCs w:val="21"/>
                <w:highlight w:val="none"/>
                <w:lang w:val="en-US" w:eastAsia="zh-CN"/>
              </w:rPr>
              <w:t>.1</w:t>
            </w:r>
          </w:p>
        </w:tc>
        <w:tc>
          <w:tcPr>
            <w:tcW w:w="0" w:type="auto"/>
            <w:tcBorders>
              <w:top w:val="nil"/>
              <w:left w:val="nil"/>
              <w:bottom w:val="single" w:color="auto" w:sz="4" w:space="0"/>
              <w:right w:val="single" w:color="auto" w:sz="4" w:space="0"/>
              <w:tl2br w:val="nil"/>
              <w:tr2bl w:val="nil"/>
            </w:tcBorders>
            <w:noWrap w:val="0"/>
            <w:vAlign w:val="center"/>
          </w:tcPr>
          <w:p w14:paraId="4F8E39A6">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default" w:ascii="Times New Roman" w:hAnsi="Times New Roman" w:eastAsia="宋体" w:cs="Times New Roman"/>
                <w:b w:val="0"/>
                <w:bCs w:val="0"/>
                <w:iCs w:val="0"/>
                <w:color w:val="auto"/>
                <w:sz w:val="21"/>
                <w:szCs w:val="21"/>
                <w:highlight w:val="none"/>
                <w:lang w:val="en-US" w:eastAsia="zh-CN"/>
              </w:rPr>
              <w:t>多目视觉跟踪测量系统</w:t>
            </w:r>
            <w:r>
              <w:rPr>
                <w:rFonts w:hint="eastAsia" w:ascii="Times New Roman" w:hAnsi="Times New Roman" w:eastAsia="宋体" w:cs="Times New Roman"/>
                <w:b w:val="0"/>
                <w:bCs w:val="0"/>
                <w:iCs w:val="0"/>
                <w:color w:val="auto"/>
                <w:sz w:val="21"/>
                <w:szCs w:val="21"/>
                <w:highlight w:val="none"/>
                <w:lang w:val="en-US" w:eastAsia="zh-CN"/>
              </w:rPr>
              <w:t>装备</w:t>
            </w:r>
          </w:p>
        </w:tc>
        <w:tc>
          <w:tcPr>
            <w:tcW w:w="3869" w:type="dxa"/>
            <w:tcBorders>
              <w:top w:val="nil"/>
              <w:left w:val="nil"/>
              <w:bottom w:val="single" w:color="auto" w:sz="4" w:space="0"/>
              <w:right w:val="single" w:color="auto" w:sz="4" w:space="0"/>
              <w:tl2br w:val="nil"/>
              <w:tr2bl w:val="nil"/>
            </w:tcBorders>
            <w:noWrap w:val="0"/>
            <w:vAlign w:val="center"/>
          </w:tcPr>
          <w:p w14:paraId="523B1C01">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根据设计方案，开发交付跟踪器和跟踪框架1套，配套便携式计算机、全站仪及RTK定位设备，详见技术条款4.4</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240E487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套</w:t>
            </w:r>
          </w:p>
        </w:tc>
        <w:tc>
          <w:tcPr>
            <w:tcW w:w="792" w:type="dxa"/>
            <w:tcBorders>
              <w:top w:val="nil"/>
              <w:left w:val="nil"/>
              <w:bottom w:val="single" w:color="auto" w:sz="4" w:space="0"/>
              <w:right w:val="single" w:color="auto" w:sz="4" w:space="0"/>
              <w:tl2br w:val="nil"/>
              <w:tr2bl w:val="nil"/>
            </w:tcBorders>
            <w:noWrap w:val="0"/>
            <w:vAlign w:val="center"/>
          </w:tcPr>
          <w:p w14:paraId="7E558BEC">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5B5CC487">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6236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12AB4F09">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rPr>
            </w:pPr>
            <w:r>
              <w:rPr>
                <w:rFonts w:hint="eastAsia" w:ascii="Times New Roman" w:hAnsi="Times New Roman" w:eastAsia="宋体" w:cs="Times New Roman"/>
                <w:b w:val="0"/>
                <w:bCs w:val="0"/>
                <w:iCs w:val="0"/>
                <w:color w:val="auto"/>
                <w:sz w:val="21"/>
                <w:szCs w:val="21"/>
                <w:highlight w:val="none"/>
                <w:lang w:val="en-US" w:eastAsia="zh-CN"/>
              </w:rPr>
              <w:t>4.2</w:t>
            </w:r>
          </w:p>
        </w:tc>
        <w:tc>
          <w:tcPr>
            <w:tcW w:w="0" w:type="auto"/>
            <w:tcBorders>
              <w:top w:val="nil"/>
              <w:left w:val="nil"/>
              <w:bottom w:val="single" w:color="auto" w:sz="4" w:space="0"/>
              <w:right w:val="single" w:color="auto" w:sz="4" w:space="0"/>
              <w:tl2br w:val="nil"/>
              <w:tr2bl w:val="nil"/>
            </w:tcBorders>
            <w:noWrap w:val="0"/>
            <w:vAlign w:val="center"/>
          </w:tcPr>
          <w:p w14:paraId="6386F2CF">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rPr>
            </w:pPr>
            <w:r>
              <w:rPr>
                <w:rFonts w:hint="default" w:ascii="Times New Roman" w:hAnsi="Times New Roman" w:eastAsia="宋体" w:cs="Times New Roman"/>
                <w:b w:val="0"/>
                <w:bCs w:val="0"/>
                <w:iCs w:val="0"/>
                <w:color w:val="auto"/>
                <w:sz w:val="21"/>
                <w:szCs w:val="21"/>
                <w:highlight w:val="none"/>
                <w:lang w:val="en-US"/>
              </w:rPr>
              <w:t>实景三维扫描</w:t>
            </w:r>
            <w:r>
              <w:rPr>
                <w:rFonts w:hint="eastAsia" w:ascii="Times New Roman" w:hAnsi="Times New Roman" w:eastAsia="宋体" w:cs="Times New Roman"/>
                <w:b w:val="0"/>
                <w:bCs w:val="0"/>
                <w:iCs w:val="0"/>
                <w:color w:val="auto"/>
                <w:sz w:val="21"/>
                <w:szCs w:val="21"/>
                <w:highlight w:val="none"/>
                <w:lang w:val="en-US" w:eastAsia="zh-CN"/>
              </w:rPr>
              <w:t>装备（平坡）</w:t>
            </w:r>
          </w:p>
        </w:tc>
        <w:tc>
          <w:tcPr>
            <w:tcW w:w="3869" w:type="dxa"/>
            <w:tcBorders>
              <w:top w:val="nil"/>
              <w:left w:val="nil"/>
              <w:bottom w:val="single" w:color="auto" w:sz="4" w:space="0"/>
              <w:right w:val="single" w:color="auto" w:sz="4" w:space="0"/>
              <w:tl2br w:val="nil"/>
              <w:tr2bl w:val="nil"/>
            </w:tcBorders>
            <w:noWrap w:val="0"/>
            <w:vAlign w:val="center"/>
          </w:tcPr>
          <w:p w14:paraId="74AB5FCC">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根据设计方案，开发适用于重力坝泄洪流道</w:t>
            </w:r>
            <w:r>
              <w:rPr>
                <w:rFonts w:hint="default" w:ascii="Times New Roman" w:hAnsi="Times New Roman" w:eastAsia="宋体" w:cs="Times New Roman"/>
                <w:b w:val="0"/>
                <w:bCs w:val="0"/>
                <w:iCs w:val="0"/>
                <w:color w:val="auto"/>
                <w:sz w:val="21"/>
                <w:szCs w:val="21"/>
                <w:highlight w:val="none"/>
                <w:lang w:val="en-US"/>
              </w:rPr>
              <w:t>平坡</w:t>
            </w:r>
            <w:r>
              <w:rPr>
                <w:rFonts w:hint="eastAsia" w:ascii="Times New Roman" w:hAnsi="Times New Roman" w:eastAsia="宋体" w:cs="Times New Roman"/>
                <w:b w:val="0"/>
                <w:bCs w:val="0"/>
                <w:sz w:val="21"/>
                <w:szCs w:val="21"/>
                <w:lang w:val="en-US" w:eastAsia="zh-CN"/>
              </w:rPr>
              <w:t>场景的实景三维扫描装备1套，配套便携式计算机和移动载具</w:t>
            </w:r>
            <w:r>
              <w:rPr>
                <w:rFonts w:hint="eastAsia" w:ascii="Times New Roman" w:hAnsi="Times New Roman" w:eastAsia="宋体" w:cs="Times New Roman"/>
                <w:b w:val="0"/>
                <w:bCs w:val="0"/>
                <w:iCs w:val="0"/>
                <w:color w:val="auto"/>
                <w:sz w:val="21"/>
                <w:szCs w:val="21"/>
                <w:highlight w:val="none"/>
                <w:lang w:val="en-US" w:eastAsia="zh-CN"/>
              </w:rPr>
              <w:t>，详见技术条款4.4</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29F0A233">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套</w:t>
            </w:r>
          </w:p>
        </w:tc>
        <w:tc>
          <w:tcPr>
            <w:tcW w:w="792" w:type="dxa"/>
            <w:tcBorders>
              <w:top w:val="nil"/>
              <w:left w:val="nil"/>
              <w:bottom w:val="single" w:color="auto" w:sz="4" w:space="0"/>
              <w:right w:val="single" w:color="auto" w:sz="4" w:space="0"/>
              <w:tl2br w:val="nil"/>
              <w:tr2bl w:val="nil"/>
            </w:tcBorders>
            <w:noWrap w:val="0"/>
            <w:vAlign w:val="center"/>
          </w:tcPr>
          <w:p w14:paraId="2EBB963E">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081706D7">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1C1E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700561B9">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4.3</w:t>
            </w:r>
          </w:p>
        </w:tc>
        <w:tc>
          <w:tcPr>
            <w:tcW w:w="0" w:type="auto"/>
            <w:tcBorders>
              <w:top w:val="nil"/>
              <w:left w:val="nil"/>
              <w:bottom w:val="single" w:color="auto" w:sz="4" w:space="0"/>
              <w:right w:val="single" w:color="auto" w:sz="4" w:space="0"/>
              <w:tl2br w:val="nil"/>
              <w:tr2bl w:val="nil"/>
            </w:tcBorders>
            <w:noWrap w:val="0"/>
            <w:vAlign w:val="center"/>
          </w:tcPr>
          <w:p w14:paraId="7D9E6695">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rPr>
            </w:pPr>
            <w:r>
              <w:rPr>
                <w:rFonts w:hint="default" w:ascii="Times New Roman" w:hAnsi="Times New Roman" w:eastAsia="宋体" w:cs="Times New Roman"/>
                <w:b w:val="0"/>
                <w:bCs w:val="0"/>
                <w:iCs w:val="0"/>
                <w:color w:val="auto"/>
                <w:sz w:val="21"/>
                <w:szCs w:val="21"/>
                <w:highlight w:val="none"/>
                <w:lang w:val="en-US"/>
              </w:rPr>
              <w:t>实景三维扫描</w:t>
            </w:r>
            <w:r>
              <w:rPr>
                <w:rFonts w:hint="eastAsia" w:ascii="Times New Roman" w:hAnsi="Times New Roman" w:eastAsia="宋体" w:cs="Times New Roman"/>
                <w:b w:val="0"/>
                <w:bCs w:val="0"/>
                <w:iCs w:val="0"/>
                <w:color w:val="auto"/>
                <w:sz w:val="21"/>
                <w:szCs w:val="21"/>
                <w:highlight w:val="none"/>
                <w:lang w:val="en-US" w:eastAsia="zh-CN"/>
              </w:rPr>
              <w:t>装备（缓坡）</w:t>
            </w:r>
          </w:p>
        </w:tc>
        <w:tc>
          <w:tcPr>
            <w:tcW w:w="3869" w:type="dxa"/>
            <w:tcBorders>
              <w:top w:val="nil"/>
              <w:left w:val="nil"/>
              <w:bottom w:val="single" w:color="auto" w:sz="4" w:space="0"/>
              <w:right w:val="single" w:color="auto" w:sz="4" w:space="0"/>
              <w:tl2br w:val="nil"/>
              <w:tr2bl w:val="nil"/>
            </w:tcBorders>
            <w:noWrap w:val="0"/>
            <w:vAlign w:val="center"/>
          </w:tcPr>
          <w:p w14:paraId="4F86DD22">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根据设计方案，开发适用于重力坝泄洪流道缓</w:t>
            </w:r>
            <w:r>
              <w:rPr>
                <w:rFonts w:hint="default" w:ascii="Times New Roman" w:hAnsi="Times New Roman" w:eastAsia="宋体" w:cs="Times New Roman"/>
                <w:b w:val="0"/>
                <w:bCs w:val="0"/>
                <w:iCs w:val="0"/>
                <w:color w:val="auto"/>
                <w:sz w:val="21"/>
                <w:szCs w:val="21"/>
                <w:highlight w:val="none"/>
                <w:lang w:val="en-US"/>
              </w:rPr>
              <w:t>坡</w:t>
            </w:r>
            <w:r>
              <w:rPr>
                <w:rFonts w:hint="eastAsia" w:ascii="Times New Roman" w:hAnsi="Times New Roman" w:eastAsia="宋体" w:cs="Times New Roman"/>
                <w:b w:val="0"/>
                <w:bCs w:val="0"/>
                <w:sz w:val="21"/>
                <w:szCs w:val="21"/>
                <w:lang w:val="en-US" w:eastAsia="zh-CN"/>
              </w:rPr>
              <w:t>场景的实景三维扫描装备1套，配套便携式计算机和移动载具</w:t>
            </w:r>
            <w:r>
              <w:rPr>
                <w:rFonts w:hint="eastAsia" w:ascii="Times New Roman" w:hAnsi="Times New Roman" w:eastAsia="宋体" w:cs="Times New Roman"/>
                <w:b w:val="0"/>
                <w:bCs w:val="0"/>
                <w:iCs w:val="0"/>
                <w:color w:val="auto"/>
                <w:sz w:val="21"/>
                <w:szCs w:val="21"/>
                <w:highlight w:val="none"/>
                <w:lang w:val="en-US" w:eastAsia="zh-CN"/>
              </w:rPr>
              <w:t>，详见技术条款4.4。</w:t>
            </w:r>
          </w:p>
        </w:tc>
        <w:tc>
          <w:tcPr>
            <w:tcW w:w="792" w:type="dxa"/>
            <w:tcBorders>
              <w:top w:val="nil"/>
              <w:left w:val="nil"/>
              <w:bottom w:val="single" w:color="auto" w:sz="4" w:space="0"/>
              <w:right w:val="single" w:color="auto" w:sz="4" w:space="0"/>
              <w:tl2br w:val="nil"/>
              <w:tr2bl w:val="nil"/>
            </w:tcBorders>
            <w:noWrap w:val="0"/>
            <w:vAlign w:val="center"/>
          </w:tcPr>
          <w:p w14:paraId="7B3F1A3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套</w:t>
            </w:r>
          </w:p>
        </w:tc>
        <w:tc>
          <w:tcPr>
            <w:tcW w:w="792" w:type="dxa"/>
            <w:tcBorders>
              <w:top w:val="nil"/>
              <w:left w:val="nil"/>
              <w:bottom w:val="single" w:color="auto" w:sz="4" w:space="0"/>
              <w:right w:val="single" w:color="auto" w:sz="4" w:space="0"/>
              <w:tl2br w:val="nil"/>
              <w:tr2bl w:val="nil"/>
            </w:tcBorders>
            <w:noWrap w:val="0"/>
            <w:vAlign w:val="center"/>
          </w:tcPr>
          <w:p w14:paraId="33C284B3">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55FEDFB4">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7F3B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27412D2B">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4.4</w:t>
            </w:r>
          </w:p>
        </w:tc>
        <w:tc>
          <w:tcPr>
            <w:tcW w:w="0" w:type="auto"/>
            <w:tcBorders>
              <w:top w:val="nil"/>
              <w:left w:val="nil"/>
              <w:bottom w:val="single" w:color="auto" w:sz="4" w:space="0"/>
              <w:right w:val="single" w:color="auto" w:sz="4" w:space="0"/>
              <w:tl2br w:val="nil"/>
              <w:tr2bl w:val="nil"/>
            </w:tcBorders>
            <w:noWrap w:val="0"/>
            <w:vAlign w:val="center"/>
          </w:tcPr>
          <w:p w14:paraId="3F467BEA">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rPr>
            </w:pPr>
            <w:r>
              <w:rPr>
                <w:rFonts w:hint="default" w:ascii="Times New Roman" w:hAnsi="Times New Roman" w:eastAsia="宋体" w:cs="Times New Roman"/>
                <w:b w:val="0"/>
                <w:bCs w:val="0"/>
                <w:iCs w:val="0"/>
                <w:color w:val="auto"/>
                <w:sz w:val="21"/>
                <w:szCs w:val="21"/>
                <w:highlight w:val="none"/>
                <w:lang w:val="en-US"/>
              </w:rPr>
              <w:t>实景三维扫描</w:t>
            </w:r>
            <w:r>
              <w:rPr>
                <w:rFonts w:hint="eastAsia" w:ascii="Times New Roman" w:hAnsi="Times New Roman" w:eastAsia="宋体" w:cs="Times New Roman"/>
                <w:b w:val="0"/>
                <w:bCs w:val="0"/>
                <w:iCs w:val="0"/>
                <w:color w:val="auto"/>
                <w:sz w:val="21"/>
                <w:szCs w:val="21"/>
                <w:highlight w:val="none"/>
                <w:lang w:val="en-US" w:eastAsia="zh-CN"/>
              </w:rPr>
              <w:t>装备（陡坡）</w:t>
            </w:r>
          </w:p>
        </w:tc>
        <w:tc>
          <w:tcPr>
            <w:tcW w:w="3869" w:type="dxa"/>
            <w:tcBorders>
              <w:top w:val="nil"/>
              <w:left w:val="nil"/>
              <w:bottom w:val="single" w:color="auto" w:sz="4" w:space="0"/>
              <w:right w:val="single" w:color="auto" w:sz="4" w:space="0"/>
              <w:tl2br w:val="nil"/>
              <w:tr2bl w:val="nil"/>
            </w:tcBorders>
            <w:noWrap w:val="0"/>
            <w:vAlign w:val="center"/>
          </w:tcPr>
          <w:p w14:paraId="4BAD49AA">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根据设计方案，开发适用于重力坝泄洪流道陡</w:t>
            </w:r>
            <w:r>
              <w:rPr>
                <w:rFonts w:hint="default" w:ascii="Times New Roman" w:hAnsi="Times New Roman" w:eastAsia="宋体" w:cs="Times New Roman"/>
                <w:b w:val="0"/>
                <w:bCs w:val="0"/>
                <w:iCs w:val="0"/>
                <w:color w:val="auto"/>
                <w:sz w:val="21"/>
                <w:szCs w:val="21"/>
                <w:highlight w:val="none"/>
                <w:lang w:val="en-US"/>
              </w:rPr>
              <w:t>坡</w:t>
            </w:r>
            <w:r>
              <w:rPr>
                <w:rFonts w:hint="eastAsia" w:ascii="Times New Roman" w:hAnsi="Times New Roman" w:eastAsia="宋体" w:cs="Times New Roman"/>
                <w:b w:val="0"/>
                <w:bCs w:val="0"/>
                <w:sz w:val="21"/>
                <w:szCs w:val="21"/>
                <w:lang w:val="en-US" w:eastAsia="zh-CN"/>
              </w:rPr>
              <w:t>场景的实景三维扫描装备1套，配套便携式计算机和移动载具</w:t>
            </w:r>
            <w:r>
              <w:rPr>
                <w:rFonts w:hint="eastAsia" w:ascii="Times New Roman" w:hAnsi="Times New Roman" w:eastAsia="宋体" w:cs="Times New Roman"/>
                <w:b w:val="0"/>
                <w:bCs w:val="0"/>
                <w:iCs w:val="0"/>
                <w:color w:val="auto"/>
                <w:sz w:val="21"/>
                <w:szCs w:val="21"/>
                <w:highlight w:val="none"/>
                <w:lang w:val="en-US" w:eastAsia="zh-CN"/>
              </w:rPr>
              <w:t>，详见技术条款4.4。</w:t>
            </w:r>
          </w:p>
        </w:tc>
        <w:tc>
          <w:tcPr>
            <w:tcW w:w="792" w:type="dxa"/>
            <w:tcBorders>
              <w:top w:val="nil"/>
              <w:left w:val="nil"/>
              <w:bottom w:val="single" w:color="auto" w:sz="4" w:space="0"/>
              <w:right w:val="single" w:color="auto" w:sz="4" w:space="0"/>
              <w:tl2br w:val="nil"/>
              <w:tr2bl w:val="nil"/>
            </w:tcBorders>
            <w:noWrap w:val="0"/>
            <w:vAlign w:val="center"/>
          </w:tcPr>
          <w:p w14:paraId="6A89177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套</w:t>
            </w:r>
          </w:p>
        </w:tc>
        <w:tc>
          <w:tcPr>
            <w:tcW w:w="792" w:type="dxa"/>
            <w:tcBorders>
              <w:top w:val="nil"/>
              <w:left w:val="nil"/>
              <w:bottom w:val="single" w:color="auto" w:sz="4" w:space="0"/>
              <w:right w:val="single" w:color="auto" w:sz="4" w:space="0"/>
              <w:tl2br w:val="nil"/>
              <w:tr2bl w:val="nil"/>
            </w:tcBorders>
            <w:noWrap w:val="0"/>
            <w:vAlign w:val="center"/>
          </w:tcPr>
          <w:p w14:paraId="42AF68E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7610E01F">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4FC9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5D93E25F">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4.5</w:t>
            </w:r>
          </w:p>
        </w:tc>
        <w:tc>
          <w:tcPr>
            <w:tcW w:w="0" w:type="auto"/>
            <w:tcBorders>
              <w:top w:val="nil"/>
              <w:left w:val="nil"/>
              <w:bottom w:val="single" w:color="auto" w:sz="4" w:space="0"/>
              <w:right w:val="single" w:color="auto" w:sz="4" w:space="0"/>
              <w:tl2br w:val="nil"/>
              <w:tr2bl w:val="nil"/>
            </w:tcBorders>
            <w:noWrap w:val="0"/>
            <w:vAlign w:val="center"/>
          </w:tcPr>
          <w:p w14:paraId="5D2C384C">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检查测量数据分析软件</w:t>
            </w:r>
          </w:p>
        </w:tc>
        <w:tc>
          <w:tcPr>
            <w:tcW w:w="3869" w:type="dxa"/>
            <w:tcBorders>
              <w:top w:val="nil"/>
              <w:left w:val="nil"/>
              <w:bottom w:val="single" w:color="auto" w:sz="4" w:space="0"/>
              <w:right w:val="single" w:color="auto" w:sz="4" w:space="0"/>
              <w:tl2br w:val="nil"/>
              <w:tr2bl w:val="nil"/>
            </w:tcBorders>
            <w:noWrap w:val="0"/>
            <w:vAlign w:val="center"/>
          </w:tcPr>
          <w:p w14:paraId="6C62FBF0">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根据设计方案，开发配套检查测量数据分析软件，详见技术条款4.4</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05E68A74">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0732CF01">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3A509F1B">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6BEE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5377BF09">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4.6</w:t>
            </w:r>
          </w:p>
        </w:tc>
        <w:tc>
          <w:tcPr>
            <w:tcW w:w="0" w:type="auto"/>
            <w:tcBorders>
              <w:top w:val="nil"/>
              <w:left w:val="nil"/>
              <w:bottom w:val="single" w:color="auto" w:sz="4" w:space="0"/>
              <w:right w:val="single" w:color="auto" w:sz="4" w:space="0"/>
              <w:tl2br w:val="nil"/>
              <w:tr2bl w:val="nil"/>
            </w:tcBorders>
            <w:noWrap w:val="0"/>
            <w:vAlign w:val="center"/>
          </w:tcPr>
          <w:p w14:paraId="797DF9AD">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冲磨场三维重构装备优化开发</w:t>
            </w:r>
          </w:p>
        </w:tc>
        <w:tc>
          <w:tcPr>
            <w:tcW w:w="3869" w:type="dxa"/>
            <w:tcBorders>
              <w:top w:val="nil"/>
              <w:left w:val="nil"/>
              <w:bottom w:val="single" w:color="auto" w:sz="4" w:space="0"/>
              <w:right w:val="single" w:color="auto" w:sz="4" w:space="0"/>
              <w:tl2br w:val="nil"/>
              <w:tr2bl w:val="nil"/>
            </w:tcBorders>
            <w:noWrap w:val="0"/>
            <w:vAlign w:val="center"/>
          </w:tcPr>
          <w:p w14:paraId="7F0FA7F4">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根据优化设计方案，以检查、测量效率和质量优化提升为目标，对装备硬件以及软件均进行优化提升，详见技术条款4.4</w:t>
            </w:r>
            <w:r>
              <w:rPr>
                <w:rFonts w:hint="eastAsia" w:ascii="Times New Roman" w:hAnsi="Times New Roman" w:cs="Times New Roman"/>
                <w:sz w:val="21"/>
                <w:szCs w:val="21"/>
                <w:lang w:val="en-US" w:eastAsia="zh-CN"/>
              </w:rPr>
              <w:t>。</w:t>
            </w:r>
          </w:p>
        </w:tc>
        <w:tc>
          <w:tcPr>
            <w:tcW w:w="792" w:type="dxa"/>
            <w:tcBorders>
              <w:top w:val="nil"/>
              <w:left w:val="nil"/>
              <w:bottom w:val="single" w:color="auto" w:sz="4" w:space="0"/>
              <w:right w:val="single" w:color="auto" w:sz="4" w:space="0"/>
              <w:tl2br w:val="nil"/>
              <w:tr2bl w:val="nil"/>
            </w:tcBorders>
            <w:noWrap w:val="0"/>
            <w:vAlign w:val="center"/>
          </w:tcPr>
          <w:p w14:paraId="3EBFD4C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09DE80DD">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751E6E7F">
            <w:pPr>
              <w:widowControl/>
              <w:wordWrap/>
              <w:topLinePunct w:val="0"/>
              <w:adjustRightInd/>
              <w:snapToGrid w:val="0"/>
              <w:spacing w:line="240" w:lineRule="auto"/>
              <w:ind w:left="0" w:leftChars="0" w:right="0" w:rightChars="0" w:firstLine="0" w:firstLineChars="0"/>
              <w:jc w:val="center"/>
              <w:outlineLvl w:val="9"/>
              <w:rPr>
                <w:rFonts w:hint="eastAsia"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第三阶段</w:t>
            </w:r>
          </w:p>
        </w:tc>
      </w:tr>
      <w:tr w14:paraId="4955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74ECD401">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rPr>
            </w:pPr>
            <w:r>
              <w:rPr>
                <w:rFonts w:hint="eastAsia" w:ascii="Times New Roman" w:hAnsi="Times New Roman" w:eastAsia="宋体" w:cs="Times New Roman"/>
                <w:b/>
                <w:bCs/>
                <w:iCs w:val="0"/>
                <w:color w:val="auto"/>
                <w:sz w:val="21"/>
                <w:szCs w:val="21"/>
                <w:highlight w:val="none"/>
                <w:lang w:val="en-US" w:eastAsia="zh-CN"/>
              </w:rPr>
              <w:t>5</w:t>
            </w:r>
          </w:p>
        </w:tc>
        <w:tc>
          <w:tcPr>
            <w:tcW w:w="0" w:type="auto"/>
            <w:tcBorders>
              <w:top w:val="nil"/>
              <w:left w:val="nil"/>
              <w:bottom w:val="single" w:color="auto" w:sz="4" w:space="0"/>
              <w:right w:val="single" w:color="auto" w:sz="4" w:space="0"/>
              <w:tl2br w:val="nil"/>
              <w:tr2bl w:val="nil"/>
            </w:tcBorders>
            <w:noWrap w:val="0"/>
            <w:vAlign w:val="center"/>
          </w:tcPr>
          <w:p w14:paraId="6588A45E">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冲磨场三维重构装备</w:t>
            </w:r>
            <w:r>
              <w:rPr>
                <w:rFonts w:hint="default" w:ascii="Times New Roman" w:hAnsi="Times New Roman" w:eastAsia="宋体" w:cs="Times New Roman"/>
                <w:b/>
                <w:bCs/>
                <w:iCs w:val="0"/>
                <w:color w:val="auto"/>
                <w:sz w:val="21"/>
                <w:szCs w:val="21"/>
                <w:highlight w:val="none"/>
                <w:lang w:val="en-US" w:eastAsia="zh-CN"/>
              </w:rPr>
              <w:t>测试</w:t>
            </w:r>
            <w:r>
              <w:rPr>
                <w:rFonts w:hint="eastAsia" w:ascii="Times New Roman" w:hAnsi="Times New Roman" w:eastAsia="宋体" w:cs="Times New Roman"/>
                <w:b/>
                <w:bCs/>
                <w:iCs w:val="0"/>
                <w:color w:val="auto"/>
                <w:sz w:val="21"/>
                <w:szCs w:val="21"/>
                <w:highlight w:val="none"/>
                <w:lang w:val="en-US" w:eastAsia="zh-CN"/>
              </w:rPr>
              <w:t>或型式试验</w:t>
            </w:r>
          </w:p>
        </w:tc>
        <w:tc>
          <w:tcPr>
            <w:tcW w:w="3869" w:type="dxa"/>
            <w:tcBorders>
              <w:top w:val="nil"/>
              <w:left w:val="nil"/>
              <w:bottom w:val="single" w:color="auto" w:sz="4" w:space="0"/>
              <w:right w:val="single" w:color="auto" w:sz="4" w:space="0"/>
              <w:tl2br w:val="nil"/>
              <w:tr2bl w:val="nil"/>
            </w:tcBorders>
            <w:noWrap w:val="0"/>
            <w:vAlign w:val="center"/>
          </w:tcPr>
          <w:p w14:paraId="1B15A64A">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color w:val="auto"/>
                <w:sz w:val="21"/>
                <w:szCs w:val="21"/>
                <w:highlight w:val="none"/>
              </w:rPr>
            </w:pPr>
          </w:p>
        </w:tc>
        <w:tc>
          <w:tcPr>
            <w:tcW w:w="792" w:type="dxa"/>
            <w:tcBorders>
              <w:top w:val="nil"/>
              <w:left w:val="nil"/>
              <w:bottom w:val="single" w:color="auto" w:sz="4" w:space="0"/>
              <w:right w:val="single" w:color="auto" w:sz="4" w:space="0"/>
              <w:tl2br w:val="nil"/>
              <w:tr2bl w:val="nil"/>
            </w:tcBorders>
            <w:noWrap w:val="0"/>
            <w:vAlign w:val="center"/>
          </w:tcPr>
          <w:p w14:paraId="0DEBE5F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792" w:type="dxa"/>
            <w:tcBorders>
              <w:top w:val="nil"/>
              <w:left w:val="nil"/>
              <w:bottom w:val="single" w:color="auto" w:sz="4" w:space="0"/>
              <w:right w:val="single" w:color="auto" w:sz="4" w:space="0"/>
              <w:tl2br w:val="nil"/>
              <w:tr2bl w:val="nil"/>
            </w:tcBorders>
            <w:noWrap w:val="0"/>
            <w:vAlign w:val="center"/>
          </w:tcPr>
          <w:p w14:paraId="26D627F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1211" w:type="dxa"/>
            <w:tcBorders>
              <w:top w:val="nil"/>
              <w:left w:val="nil"/>
              <w:bottom w:val="single" w:color="auto" w:sz="4" w:space="0"/>
              <w:right w:val="single" w:color="auto" w:sz="4" w:space="0"/>
              <w:tl2br w:val="nil"/>
              <w:tr2bl w:val="nil"/>
            </w:tcBorders>
            <w:noWrap w:val="0"/>
            <w:vAlign w:val="center"/>
          </w:tcPr>
          <w:p w14:paraId="342DD2E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r>
      <w:tr w14:paraId="0757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78675658">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lang w:val="en-US" w:eastAsia="zh-CN"/>
              </w:rPr>
            </w:pPr>
            <w:r>
              <w:rPr>
                <w:rFonts w:hint="eastAsia" w:ascii="Times New Roman" w:hAnsi="Times New Roman" w:eastAsia="宋体" w:cs="Times New Roman"/>
                <w:iCs w:val="0"/>
                <w:color w:val="auto"/>
                <w:sz w:val="21"/>
                <w:szCs w:val="21"/>
                <w:highlight w:val="none"/>
                <w:lang w:val="en-US" w:eastAsia="zh-CN"/>
              </w:rPr>
              <w:t>5.1</w:t>
            </w:r>
          </w:p>
        </w:tc>
        <w:tc>
          <w:tcPr>
            <w:tcW w:w="0" w:type="auto"/>
            <w:tcBorders>
              <w:top w:val="nil"/>
              <w:left w:val="nil"/>
              <w:bottom w:val="single" w:color="auto" w:sz="4" w:space="0"/>
              <w:right w:val="single" w:color="auto" w:sz="4" w:space="0"/>
              <w:tl2br w:val="nil"/>
              <w:tr2bl w:val="nil"/>
            </w:tcBorders>
            <w:noWrap w:val="0"/>
            <w:vAlign w:val="center"/>
          </w:tcPr>
          <w:p w14:paraId="58AA0A4A">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bidi="ar-SA"/>
              </w:rPr>
              <w:t>硬件测试或型式试验</w:t>
            </w:r>
          </w:p>
        </w:tc>
        <w:tc>
          <w:tcPr>
            <w:tcW w:w="3869" w:type="dxa"/>
            <w:tcBorders>
              <w:top w:val="nil"/>
              <w:left w:val="nil"/>
              <w:bottom w:val="single" w:color="auto" w:sz="4" w:space="0"/>
              <w:right w:val="single" w:color="auto" w:sz="4" w:space="0"/>
              <w:tl2br w:val="nil"/>
              <w:tr2bl w:val="nil"/>
            </w:tcBorders>
            <w:noWrap w:val="0"/>
            <w:vAlign w:val="center"/>
          </w:tcPr>
          <w:p w14:paraId="579E9965">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邀请有资质的</w:t>
            </w:r>
            <w:r>
              <w:rPr>
                <w:rFonts w:hint="default" w:ascii="Times New Roman" w:hAnsi="Times New Roman" w:eastAsia="宋体" w:cs="Times New Roman"/>
                <w:b w:val="0"/>
                <w:bCs w:val="0"/>
                <w:iCs w:val="0"/>
                <w:color w:val="auto"/>
                <w:sz w:val="21"/>
                <w:szCs w:val="21"/>
                <w:highlight w:val="none"/>
                <w:lang w:val="en-US" w:eastAsia="zh-CN"/>
              </w:rPr>
              <w:t>第三方机构</w:t>
            </w:r>
            <w:r>
              <w:rPr>
                <w:rFonts w:hint="eastAsia" w:ascii="Times New Roman" w:hAnsi="Times New Roman" w:eastAsia="宋体" w:cs="Times New Roman"/>
                <w:b w:val="0"/>
                <w:bCs w:val="0"/>
                <w:iCs w:val="0"/>
                <w:color w:val="auto"/>
                <w:sz w:val="21"/>
                <w:szCs w:val="21"/>
                <w:highlight w:val="none"/>
                <w:lang w:val="en-US" w:eastAsia="zh-CN"/>
              </w:rPr>
              <w:t>对三维重构装备硬件部分开展</w:t>
            </w:r>
            <w:r>
              <w:rPr>
                <w:rFonts w:hint="eastAsia" w:ascii="Times New Roman" w:hAnsi="Times New Roman" w:eastAsia="宋体" w:cs="Times New Roman"/>
                <w:b w:val="0"/>
                <w:bCs w:val="0"/>
                <w:iCs w:val="0"/>
                <w:color w:val="auto"/>
                <w:kern w:val="2"/>
                <w:sz w:val="21"/>
                <w:szCs w:val="21"/>
                <w:highlight w:val="none"/>
                <w:lang w:val="en-US" w:eastAsia="zh-CN" w:bidi="ar-SA"/>
              </w:rPr>
              <w:t>测试或型式试验，出具测试报告或型式试验报告</w:t>
            </w:r>
            <w:r>
              <w:rPr>
                <w:rFonts w:hint="eastAsia" w:ascii="Times New Roman" w:hAnsi="Times New Roman" w:eastAsia="宋体" w:cs="Times New Roman"/>
                <w:b w:val="0"/>
                <w:bCs w:val="0"/>
                <w:iCs w:val="0"/>
                <w:color w:val="auto"/>
                <w:sz w:val="21"/>
                <w:szCs w:val="21"/>
                <w:highlight w:val="none"/>
                <w:lang w:val="en-US" w:eastAsia="zh-CN"/>
              </w:rPr>
              <w:t>，详见技术条款4.5</w:t>
            </w:r>
            <w:r>
              <w:rPr>
                <w:rFonts w:hint="eastAsia" w:ascii="Times New Roman" w:hAnsi="Times New Roman" w:eastAsia="宋体" w:cs="Times New Roman"/>
                <w:b w:val="0"/>
                <w:bCs w:val="0"/>
                <w:iCs w:val="0"/>
                <w:color w:val="auto"/>
                <w:kern w:val="2"/>
                <w:sz w:val="21"/>
                <w:szCs w:val="21"/>
                <w:highlight w:val="none"/>
                <w:lang w:val="en-US" w:eastAsia="zh-CN" w:bidi="ar-SA"/>
              </w:rPr>
              <w:t>。</w:t>
            </w:r>
          </w:p>
        </w:tc>
        <w:tc>
          <w:tcPr>
            <w:tcW w:w="792" w:type="dxa"/>
            <w:tcBorders>
              <w:top w:val="nil"/>
              <w:left w:val="nil"/>
              <w:bottom w:val="single" w:color="auto" w:sz="4" w:space="0"/>
              <w:right w:val="single" w:color="auto" w:sz="4" w:space="0"/>
              <w:tl2br w:val="nil"/>
              <w:tr2bl w:val="nil"/>
            </w:tcBorders>
            <w:noWrap w:val="0"/>
            <w:vAlign w:val="center"/>
          </w:tcPr>
          <w:p w14:paraId="5C1DC52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5E4178E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3E7150D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第三阶段</w:t>
            </w:r>
          </w:p>
        </w:tc>
      </w:tr>
      <w:tr w14:paraId="09BF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5E979E85">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r>
              <w:rPr>
                <w:rFonts w:hint="eastAsia" w:ascii="Times New Roman" w:hAnsi="Times New Roman" w:eastAsia="宋体" w:cs="Times New Roman"/>
                <w:iCs w:val="0"/>
                <w:color w:val="auto"/>
                <w:kern w:val="2"/>
                <w:sz w:val="21"/>
                <w:szCs w:val="21"/>
                <w:highlight w:val="none"/>
                <w:lang w:val="en-US" w:eastAsia="zh-CN"/>
              </w:rPr>
              <w:t>5.2</w:t>
            </w:r>
          </w:p>
        </w:tc>
        <w:tc>
          <w:tcPr>
            <w:tcW w:w="0" w:type="auto"/>
            <w:tcBorders>
              <w:top w:val="nil"/>
              <w:left w:val="nil"/>
              <w:bottom w:val="single" w:color="auto" w:sz="4" w:space="0"/>
              <w:right w:val="single" w:color="auto" w:sz="4" w:space="0"/>
              <w:tl2br w:val="nil"/>
              <w:tr2bl w:val="nil"/>
            </w:tcBorders>
            <w:noWrap w:val="0"/>
            <w:vAlign w:val="center"/>
          </w:tcPr>
          <w:p w14:paraId="03FCC359">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bidi="ar-SA"/>
              </w:rPr>
              <w:t>软件测试</w:t>
            </w:r>
          </w:p>
        </w:tc>
        <w:tc>
          <w:tcPr>
            <w:tcW w:w="3869" w:type="dxa"/>
            <w:tcBorders>
              <w:top w:val="nil"/>
              <w:left w:val="nil"/>
              <w:bottom w:val="single" w:color="auto" w:sz="4" w:space="0"/>
              <w:right w:val="single" w:color="auto" w:sz="4" w:space="0"/>
              <w:tl2br w:val="nil"/>
              <w:tr2bl w:val="nil"/>
            </w:tcBorders>
            <w:noWrap w:val="0"/>
            <w:vAlign w:val="center"/>
          </w:tcPr>
          <w:p w14:paraId="1EACE972">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邀请有资质的</w:t>
            </w:r>
            <w:r>
              <w:rPr>
                <w:rFonts w:hint="default" w:ascii="Times New Roman" w:hAnsi="Times New Roman" w:eastAsia="宋体" w:cs="Times New Roman"/>
                <w:b w:val="0"/>
                <w:bCs w:val="0"/>
                <w:iCs w:val="0"/>
                <w:color w:val="auto"/>
                <w:sz w:val="21"/>
                <w:szCs w:val="21"/>
                <w:highlight w:val="none"/>
                <w:lang w:val="en-US" w:eastAsia="zh-CN"/>
              </w:rPr>
              <w:t>第三方机构</w:t>
            </w:r>
            <w:r>
              <w:rPr>
                <w:rFonts w:hint="eastAsia" w:ascii="Times New Roman" w:hAnsi="Times New Roman" w:eastAsia="宋体" w:cs="Times New Roman"/>
                <w:b w:val="0"/>
                <w:bCs w:val="0"/>
                <w:iCs w:val="0"/>
                <w:color w:val="auto"/>
                <w:sz w:val="21"/>
                <w:szCs w:val="21"/>
                <w:highlight w:val="none"/>
                <w:lang w:val="en-US" w:eastAsia="zh-CN"/>
              </w:rPr>
              <w:t>对配套检查测量数据分析软件进行测试，出具软件测试报告，详见技术条款4.5。</w:t>
            </w:r>
          </w:p>
        </w:tc>
        <w:tc>
          <w:tcPr>
            <w:tcW w:w="792" w:type="dxa"/>
            <w:tcBorders>
              <w:top w:val="nil"/>
              <w:left w:val="nil"/>
              <w:bottom w:val="single" w:color="auto" w:sz="4" w:space="0"/>
              <w:right w:val="single" w:color="auto" w:sz="4" w:space="0"/>
              <w:tl2br w:val="nil"/>
              <w:tr2bl w:val="nil"/>
            </w:tcBorders>
            <w:noWrap w:val="0"/>
            <w:vAlign w:val="center"/>
          </w:tcPr>
          <w:p w14:paraId="42127A8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04B26FC5">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632FE3F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第三阶段</w:t>
            </w:r>
          </w:p>
        </w:tc>
      </w:tr>
      <w:tr w14:paraId="378B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09C98140">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kern w:val="2"/>
                <w:sz w:val="21"/>
                <w:szCs w:val="21"/>
                <w:highlight w:val="none"/>
                <w:lang w:val="en-US" w:eastAsia="zh-CN" w:bidi="ar-SA"/>
              </w:rPr>
            </w:pPr>
            <w:r>
              <w:rPr>
                <w:rFonts w:hint="eastAsia" w:ascii="Times New Roman" w:hAnsi="Times New Roman" w:eastAsia="宋体" w:cs="Times New Roman"/>
                <w:b/>
                <w:bCs/>
                <w:iCs w:val="0"/>
                <w:color w:val="auto"/>
                <w:sz w:val="21"/>
                <w:szCs w:val="21"/>
                <w:highlight w:val="none"/>
                <w:lang w:val="en-US" w:eastAsia="zh-CN"/>
              </w:rPr>
              <w:t>6</w:t>
            </w:r>
          </w:p>
        </w:tc>
        <w:tc>
          <w:tcPr>
            <w:tcW w:w="0" w:type="auto"/>
            <w:tcBorders>
              <w:top w:val="nil"/>
              <w:left w:val="nil"/>
              <w:bottom w:val="single" w:color="auto" w:sz="4" w:space="0"/>
              <w:right w:val="single" w:color="auto" w:sz="4" w:space="0"/>
              <w:tl2br w:val="nil"/>
              <w:tr2bl w:val="nil"/>
            </w:tcBorders>
            <w:noWrap w:val="0"/>
            <w:vAlign w:val="center"/>
          </w:tcPr>
          <w:p w14:paraId="2849F131">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bidi="ar-SA"/>
              </w:rPr>
            </w:pPr>
            <w:r>
              <w:rPr>
                <w:rFonts w:hint="eastAsia" w:ascii="Times New Roman" w:hAnsi="Times New Roman" w:eastAsia="宋体" w:cs="Times New Roman"/>
                <w:b/>
                <w:bCs/>
                <w:iCs w:val="0"/>
                <w:color w:val="auto"/>
                <w:kern w:val="2"/>
                <w:sz w:val="21"/>
                <w:szCs w:val="21"/>
                <w:highlight w:val="none"/>
                <w:lang w:val="en-US" w:eastAsia="zh-CN"/>
              </w:rPr>
              <w:t>冲磨场三维重构装备</w:t>
            </w:r>
            <w:r>
              <w:rPr>
                <w:rFonts w:hint="eastAsia" w:ascii="Times New Roman" w:hAnsi="Times New Roman" w:eastAsia="宋体" w:cs="Times New Roman"/>
                <w:b/>
                <w:bCs/>
                <w:iCs w:val="0"/>
                <w:color w:val="auto"/>
                <w:sz w:val="21"/>
                <w:szCs w:val="21"/>
                <w:highlight w:val="none"/>
                <w:lang w:val="en-US" w:eastAsia="zh-CN"/>
              </w:rPr>
              <w:t>现场应用验证</w:t>
            </w:r>
          </w:p>
        </w:tc>
        <w:tc>
          <w:tcPr>
            <w:tcW w:w="3869" w:type="dxa"/>
            <w:tcBorders>
              <w:top w:val="nil"/>
              <w:left w:val="nil"/>
              <w:bottom w:val="single" w:color="auto" w:sz="4" w:space="0"/>
              <w:right w:val="single" w:color="auto" w:sz="4" w:space="0"/>
              <w:tl2br w:val="nil"/>
              <w:tr2bl w:val="nil"/>
            </w:tcBorders>
            <w:noWrap w:val="0"/>
            <w:vAlign w:val="center"/>
          </w:tcPr>
          <w:p w14:paraId="2CE59C97">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color w:val="auto"/>
                <w:kern w:val="2"/>
                <w:sz w:val="21"/>
                <w:szCs w:val="21"/>
                <w:highlight w:val="none"/>
                <w:lang w:val="en-US" w:eastAsia="zh-CN" w:bidi="ar-SA"/>
              </w:rPr>
            </w:pPr>
          </w:p>
        </w:tc>
        <w:tc>
          <w:tcPr>
            <w:tcW w:w="792" w:type="dxa"/>
            <w:tcBorders>
              <w:top w:val="nil"/>
              <w:left w:val="nil"/>
              <w:bottom w:val="single" w:color="auto" w:sz="4" w:space="0"/>
              <w:right w:val="single" w:color="auto" w:sz="4" w:space="0"/>
              <w:tl2br w:val="nil"/>
              <w:tr2bl w:val="nil"/>
            </w:tcBorders>
            <w:noWrap w:val="0"/>
            <w:vAlign w:val="center"/>
          </w:tcPr>
          <w:p w14:paraId="6462F9F5">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792" w:type="dxa"/>
            <w:tcBorders>
              <w:top w:val="nil"/>
              <w:left w:val="nil"/>
              <w:bottom w:val="single" w:color="auto" w:sz="4" w:space="0"/>
              <w:right w:val="single" w:color="auto" w:sz="4" w:space="0"/>
              <w:tl2br w:val="nil"/>
              <w:tr2bl w:val="nil"/>
            </w:tcBorders>
            <w:noWrap w:val="0"/>
            <w:vAlign w:val="center"/>
          </w:tcPr>
          <w:p w14:paraId="59CE2AB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1211" w:type="dxa"/>
            <w:tcBorders>
              <w:top w:val="nil"/>
              <w:left w:val="nil"/>
              <w:bottom w:val="single" w:color="auto" w:sz="4" w:space="0"/>
              <w:right w:val="single" w:color="auto" w:sz="4" w:space="0"/>
              <w:tl2br w:val="nil"/>
              <w:tr2bl w:val="nil"/>
            </w:tcBorders>
            <w:noWrap w:val="0"/>
            <w:vAlign w:val="center"/>
          </w:tcPr>
          <w:p w14:paraId="5782DA0E">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r>
      <w:tr w14:paraId="14CC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5A508321">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bidi="ar-SA"/>
              </w:rPr>
              <w:t>6.1</w:t>
            </w:r>
          </w:p>
        </w:tc>
        <w:tc>
          <w:tcPr>
            <w:tcW w:w="0" w:type="auto"/>
            <w:tcBorders>
              <w:top w:val="nil"/>
              <w:left w:val="nil"/>
              <w:bottom w:val="single" w:color="auto" w:sz="4" w:space="0"/>
              <w:right w:val="single" w:color="auto" w:sz="4" w:space="0"/>
              <w:tl2br w:val="nil"/>
              <w:tr2bl w:val="nil"/>
            </w:tcBorders>
            <w:noWrap w:val="0"/>
            <w:vAlign w:val="center"/>
          </w:tcPr>
          <w:p w14:paraId="1D769B86">
            <w:pPr>
              <w:widowControl/>
              <w:numPr>
                <w:ilvl w:val="0"/>
                <w:numId w:val="0"/>
              </w:numPr>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bidi="ar-SA"/>
              </w:rPr>
              <w:t>一期现场应用验证</w:t>
            </w:r>
          </w:p>
        </w:tc>
        <w:tc>
          <w:tcPr>
            <w:tcW w:w="3869" w:type="dxa"/>
            <w:tcBorders>
              <w:top w:val="nil"/>
              <w:left w:val="nil"/>
              <w:bottom w:val="single" w:color="auto" w:sz="4" w:space="0"/>
              <w:right w:val="single" w:color="auto" w:sz="4" w:space="0"/>
              <w:tl2br w:val="nil"/>
              <w:tr2bl w:val="nil"/>
            </w:tcBorders>
            <w:noWrap w:val="0"/>
            <w:vAlign w:val="center"/>
          </w:tcPr>
          <w:p w14:paraId="51F04998">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default" w:ascii="Times New Roman" w:hAnsi="Times New Roman" w:eastAsia="宋体" w:cs="Times New Roman"/>
                <w:b w:val="0"/>
                <w:bCs w:val="0"/>
                <w:iCs w:val="0"/>
                <w:color w:val="auto"/>
                <w:kern w:val="2"/>
                <w:sz w:val="21"/>
                <w:szCs w:val="21"/>
                <w:highlight w:val="none"/>
                <w:lang w:val="en-US" w:eastAsia="zh-CN" w:bidi="ar-SA"/>
              </w:rPr>
              <w:t>结合甲方2027-2028年度流域电站岁修安排</w:t>
            </w:r>
            <w:r>
              <w:rPr>
                <w:rFonts w:hint="eastAsia" w:ascii="Times New Roman" w:hAnsi="Times New Roman" w:eastAsia="宋体" w:cs="Times New Roman"/>
                <w:b w:val="0"/>
                <w:bCs w:val="0"/>
                <w:iCs w:val="0"/>
                <w:color w:val="auto"/>
                <w:kern w:val="2"/>
                <w:sz w:val="21"/>
                <w:szCs w:val="21"/>
                <w:highlight w:val="none"/>
                <w:lang w:val="en-US" w:eastAsia="zh-CN" w:bidi="ar-SA"/>
              </w:rPr>
              <w:t>，</w:t>
            </w:r>
            <w:r>
              <w:rPr>
                <w:rFonts w:hint="default" w:ascii="Times New Roman" w:hAnsi="Times New Roman" w:eastAsia="宋体" w:cs="Times New Roman"/>
                <w:b w:val="0"/>
                <w:bCs w:val="0"/>
                <w:iCs w:val="0"/>
                <w:color w:val="auto"/>
                <w:kern w:val="2"/>
                <w:sz w:val="21"/>
                <w:szCs w:val="21"/>
                <w:highlight w:val="none"/>
                <w:lang w:val="en-US" w:eastAsia="zh-CN" w:bidi="ar-SA"/>
              </w:rPr>
              <w:t>重点对装备满足现场应用需求的情况，测量建模全面性、精度和效率的情况进行应用验证和评估</w:t>
            </w:r>
            <w:r>
              <w:rPr>
                <w:rFonts w:hint="eastAsia" w:ascii="Times New Roman" w:hAnsi="Times New Roman" w:eastAsia="宋体" w:cs="Times New Roman"/>
                <w:b w:val="0"/>
                <w:bCs w:val="0"/>
                <w:iCs w:val="0"/>
                <w:color w:val="auto"/>
                <w:sz w:val="21"/>
                <w:szCs w:val="21"/>
                <w:highlight w:val="none"/>
                <w:lang w:val="en-US" w:eastAsia="zh-CN"/>
              </w:rPr>
              <w:t>，详见技术条款4.6。</w:t>
            </w:r>
          </w:p>
        </w:tc>
        <w:tc>
          <w:tcPr>
            <w:tcW w:w="792" w:type="dxa"/>
            <w:tcBorders>
              <w:top w:val="nil"/>
              <w:left w:val="nil"/>
              <w:bottom w:val="single" w:color="auto" w:sz="4" w:space="0"/>
              <w:right w:val="single" w:color="auto" w:sz="4" w:space="0"/>
              <w:tl2br w:val="nil"/>
              <w:tr2bl w:val="nil"/>
            </w:tcBorders>
            <w:noWrap w:val="0"/>
            <w:vAlign w:val="center"/>
          </w:tcPr>
          <w:p w14:paraId="6431B54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528C1F2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56C744F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第二阶段</w:t>
            </w:r>
          </w:p>
        </w:tc>
      </w:tr>
      <w:tr w14:paraId="679D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nil"/>
              <w:left w:val="single" w:color="auto" w:sz="4" w:space="0"/>
              <w:bottom w:val="single" w:color="auto" w:sz="4" w:space="0"/>
              <w:right w:val="single" w:color="auto" w:sz="4" w:space="0"/>
              <w:tl2br w:val="nil"/>
              <w:tr2bl w:val="nil"/>
            </w:tcBorders>
            <w:noWrap w:val="0"/>
            <w:vAlign w:val="center"/>
          </w:tcPr>
          <w:p w14:paraId="7C09B1AF">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bidi="ar-SA"/>
              </w:rPr>
              <w:t>6.2</w:t>
            </w:r>
          </w:p>
        </w:tc>
        <w:tc>
          <w:tcPr>
            <w:tcW w:w="0" w:type="auto"/>
            <w:tcBorders>
              <w:top w:val="nil"/>
              <w:left w:val="nil"/>
              <w:bottom w:val="single" w:color="auto" w:sz="4" w:space="0"/>
              <w:right w:val="single" w:color="auto" w:sz="4" w:space="0"/>
              <w:tl2br w:val="nil"/>
              <w:tr2bl w:val="nil"/>
            </w:tcBorders>
            <w:noWrap w:val="0"/>
            <w:vAlign w:val="center"/>
          </w:tcPr>
          <w:p w14:paraId="3B5BEC58">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eastAsia" w:ascii="Times New Roman" w:hAnsi="Times New Roman" w:eastAsia="宋体" w:cs="Times New Roman"/>
                <w:b w:val="0"/>
                <w:bCs w:val="0"/>
                <w:iCs w:val="0"/>
                <w:color w:val="auto"/>
                <w:kern w:val="2"/>
                <w:sz w:val="21"/>
                <w:szCs w:val="21"/>
                <w:highlight w:val="none"/>
                <w:lang w:val="en-US" w:eastAsia="zh-CN" w:bidi="ar-SA"/>
              </w:rPr>
              <w:t>二期现场应用验证</w:t>
            </w:r>
          </w:p>
        </w:tc>
        <w:tc>
          <w:tcPr>
            <w:tcW w:w="3869" w:type="dxa"/>
            <w:tcBorders>
              <w:top w:val="nil"/>
              <w:left w:val="nil"/>
              <w:bottom w:val="single" w:color="auto" w:sz="4" w:space="0"/>
              <w:right w:val="single" w:color="auto" w:sz="4" w:space="0"/>
              <w:tl2br w:val="nil"/>
              <w:tr2bl w:val="nil"/>
            </w:tcBorders>
            <w:noWrap w:val="0"/>
            <w:vAlign w:val="center"/>
          </w:tcPr>
          <w:p w14:paraId="01971A3D">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bidi="ar-SA"/>
              </w:rPr>
            </w:pPr>
            <w:r>
              <w:rPr>
                <w:rFonts w:hint="default" w:ascii="Times New Roman" w:hAnsi="Times New Roman" w:eastAsia="宋体" w:cs="Times New Roman"/>
                <w:b w:val="0"/>
                <w:bCs w:val="0"/>
                <w:iCs w:val="0"/>
                <w:color w:val="auto"/>
                <w:kern w:val="2"/>
                <w:sz w:val="21"/>
                <w:szCs w:val="21"/>
                <w:highlight w:val="none"/>
                <w:lang w:val="en-US" w:eastAsia="zh-CN" w:bidi="ar-SA"/>
              </w:rPr>
              <w:t>结合甲方202</w:t>
            </w:r>
            <w:r>
              <w:rPr>
                <w:rFonts w:hint="eastAsia" w:ascii="Times New Roman" w:hAnsi="Times New Roman" w:eastAsia="宋体" w:cs="Times New Roman"/>
                <w:b w:val="0"/>
                <w:bCs w:val="0"/>
                <w:iCs w:val="0"/>
                <w:color w:val="auto"/>
                <w:kern w:val="2"/>
                <w:sz w:val="21"/>
                <w:szCs w:val="21"/>
                <w:highlight w:val="none"/>
                <w:lang w:val="en-US" w:eastAsia="zh-CN" w:bidi="ar-SA"/>
              </w:rPr>
              <w:t>8</w:t>
            </w:r>
            <w:r>
              <w:rPr>
                <w:rFonts w:hint="default" w:ascii="Times New Roman" w:hAnsi="Times New Roman" w:eastAsia="宋体" w:cs="Times New Roman"/>
                <w:b w:val="0"/>
                <w:bCs w:val="0"/>
                <w:iCs w:val="0"/>
                <w:color w:val="auto"/>
                <w:kern w:val="2"/>
                <w:sz w:val="21"/>
                <w:szCs w:val="21"/>
                <w:highlight w:val="none"/>
                <w:lang w:val="en-US" w:eastAsia="zh-CN" w:bidi="ar-SA"/>
              </w:rPr>
              <w:t>-202</w:t>
            </w:r>
            <w:r>
              <w:rPr>
                <w:rFonts w:hint="eastAsia" w:ascii="Times New Roman" w:hAnsi="Times New Roman" w:eastAsia="宋体" w:cs="Times New Roman"/>
                <w:b w:val="0"/>
                <w:bCs w:val="0"/>
                <w:iCs w:val="0"/>
                <w:color w:val="auto"/>
                <w:kern w:val="2"/>
                <w:sz w:val="21"/>
                <w:szCs w:val="21"/>
                <w:highlight w:val="none"/>
                <w:lang w:val="en-US" w:eastAsia="zh-CN" w:bidi="ar-SA"/>
              </w:rPr>
              <w:t>9</w:t>
            </w:r>
            <w:r>
              <w:rPr>
                <w:rFonts w:hint="default" w:ascii="Times New Roman" w:hAnsi="Times New Roman" w:eastAsia="宋体" w:cs="Times New Roman"/>
                <w:b w:val="0"/>
                <w:bCs w:val="0"/>
                <w:iCs w:val="0"/>
                <w:color w:val="auto"/>
                <w:kern w:val="2"/>
                <w:sz w:val="21"/>
                <w:szCs w:val="21"/>
                <w:highlight w:val="none"/>
                <w:lang w:val="en-US" w:eastAsia="zh-CN" w:bidi="ar-SA"/>
              </w:rPr>
              <w:t>年度流域电站岁修安排</w:t>
            </w:r>
            <w:r>
              <w:rPr>
                <w:rFonts w:hint="eastAsia" w:ascii="Times New Roman" w:hAnsi="Times New Roman" w:eastAsia="宋体" w:cs="Times New Roman"/>
                <w:b w:val="0"/>
                <w:bCs w:val="0"/>
                <w:iCs w:val="0"/>
                <w:color w:val="auto"/>
                <w:kern w:val="2"/>
                <w:sz w:val="21"/>
                <w:szCs w:val="21"/>
                <w:highlight w:val="none"/>
                <w:lang w:val="en-US" w:eastAsia="zh-CN" w:bidi="ar-SA"/>
              </w:rPr>
              <w:t>，重点对一期发现的问题以及同一场景不同时间测量建模数据的对比和分析情况进行应用验证和评估</w:t>
            </w:r>
            <w:r>
              <w:rPr>
                <w:rFonts w:hint="eastAsia" w:ascii="Times New Roman" w:hAnsi="Times New Roman" w:eastAsia="宋体" w:cs="Times New Roman"/>
                <w:b w:val="0"/>
                <w:bCs w:val="0"/>
                <w:iCs w:val="0"/>
                <w:color w:val="auto"/>
                <w:sz w:val="21"/>
                <w:szCs w:val="21"/>
                <w:highlight w:val="none"/>
                <w:lang w:val="en-US" w:eastAsia="zh-CN"/>
              </w:rPr>
              <w:t>，详见技术条款4.6。</w:t>
            </w:r>
          </w:p>
        </w:tc>
        <w:tc>
          <w:tcPr>
            <w:tcW w:w="792" w:type="dxa"/>
            <w:tcBorders>
              <w:top w:val="nil"/>
              <w:left w:val="nil"/>
              <w:bottom w:val="single" w:color="auto" w:sz="4" w:space="0"/>
              <w:right w:val="single" w:color="auto" w:sz="4" w:space="0"/>
              <w:tl2br w:val="nil"/>
              <w:tr2bl w:val="nil"/>
            </w:tcBorders>
            <w:noWrap w:val="0"/>
            <w:vAlign w:val="center"/>
          </w:tcPr>
          <w:p w14:paraId="49610B5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nil"/>
              <w:left w:val="nil"/>
              <w:bottom w:val="single" w:color="auto" w:sz="4" w:space="0"/>
              <w:right w:val="single" w:color="auto" w:sz="4" w:space="0"/>
              <w:tl2br w:val="nil"/>
              <w:tr2bl w:val="nil"/>
            </w:tcBorders>
            <w:noWrap w:val="0"/>
            <w:vAlign w:val="center"/>
          </w:tcPr>
          <w:p w14:paraId="6871D6DD">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nil"/>
              <w:left w:val="nil"/>
              <w:bottom w:val="single" w:color="auto" w:sz="4" w:space="0"/>
              <w:right w:val="single" w:color="auto" w:sz="4" w:space="0"/>
              <w:tl2br w:val="nil"/>
              <w:tr2bl w:val="nil"/>
            </w:tcBorders>
            <w:noWrap w:val="0"/>
            <w:vAlign w:val="center"/>
          </w:tcPr>
          <w:p w14:paraId="2E41707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eastAsia" w:ascii="Times New Roman" w:hAnsi="Times New Roman" w:eastAsia="宋体" w:cs="Times New Roman"/>
                <w:iCs w:val="0"/>
                <w:color w:val="auto"/>
                <w:kern w:val="2"/>
                <w:sz w:val="21"/>
                <w:szCs w:val="21"/>
                <w:highlight w:val="none"/>
                <w:lang w:val="en-US" w:eastAsia="zh-CN"/>
              </w:rPr>
              <w:t>第三阶段</w:t>
            </w:r>
          </w:p>
        </w:tc>
      </w:tr>
      <w:tr w14:paraId="16B3E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BA2759">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三</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1845C4AF">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sz w:val="21"/>
                <w:szCs w:val="21"/>
                <w:highlight w:val="none"/>
                <w:lang w:val="en-US" w:bidi="ar"/>
              </w:rPr>
            </w:pPr>
            <w:r>
              <w:rPr>
                <w:rFonts w:hint="eastAsia" w:ascii="Times New Roman" w:hAnsi="Times New Roman" w:eastAsia="宋体" w:cs="Times New Roman"/>
                <w:b/>
                <w:bCs/>
                <w:iCs w:val="0"/>
                <w:color w:val="auto"/>
                <w:kern w:val="2"/>
                <w:sz w:val="21"/>
                <w:szCs w:val="21"/>
                <w:highlight w:val="none"/>
                <w:lang w:val="en-US" w:eastAsia="zh-CN"/>
              </w:rPr>
              <w:t>项目评审</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5B5ED4">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color w:val="auto"/>
                <w:sz w:val="21"/>
                <w:szCs w:val="21"/>
                <w:highlight w:val="none"/>
                <w:lang w:val="en-US" w:eastAsia="zh-CN"/>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81B86B0">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8A6C5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F62EFE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sz w:val="21"/>
                <w:szCs w:val="21"/>
                <w:highlight w:val="none"/>
              </w:rPr>
            </w:pPr>
          </w:p>
        </w:tc>
      </w:tr>
      <w:tr w14:paraId="6A78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542E65">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7</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30CC4303">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default" w:ascii="Times New Roman" w:hAnsi="Times New Roman" w:eastAsia="宋体" w:cs="Times New Roman"/>
                <w:b/>
                <w:bCs/>
                <w:iCs w:val="0"/>
                <w:color w:val="auto"/>
                <w:kern w:val="2"/>
                <w:sz w:val="21"/>
                <w:szCs w:val="21"/>
                <w:highlight w:val="none"/>
                <w:lang w:val="en-US" w:eastAsia="zh-CN"/>
              </w:rPr>
              <w:t>专家评审</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D5B7E2">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color w:val="auto"/>
                <w:sz w:val="21"/>
                <w:szCs w:val="21"/>
                <w:highlight w:val="none"/>
                <w:lang w:val="en-US" w:eastAsia="zh-CN"/>
              </w:rPr>
            </w:pPr>
            <w:r>
              <w:rPr>
                <w:rFonts w:hint="eastAsia" w:ascii="Times New Roman" w:hAnsi="Times New Roman" w:eastAsia="宋体" w:cs="Times New Roman"/>
                <w:b w:val="0"/>
                <w:bCs w:val="0"/>
                <w:color w:val="auto"/>
                <w:sz w:val="21"/>
                <w:szCs w:val="21"/>
                <w:highlight w:val="none"/>
                <w:lang w:val="en-US" w:eastAsia="zh-CN"/>
              </w:rPr>
              <w:t>邀请专家对本项目三维重构装备设计方案进行评审，详见技术条款4.7。</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0419F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CF1961">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7FB8D2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p>
        </w:tc>
      </w:tr>
      <w:tr w14:paraId="17CA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8B87F90">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8</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2CCFA365">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成果评价</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95BAC7">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color w:val="auto"/>
                <w:sz w:val="21"/>
                <w:szCs w:val="21"/>
                <w:highlight w:val="none"/>
                <w:lang w:val="en-US" w:eastAsia="zh-CN"/>
              </w:rPr>
            </w:pPr>
            <w:r>
              <w:rPr>
                <w:rFonts w:hint="eastAsia" w:ascii="Times New Roman" w:hAnsi="Times New Roman" w:eastAsia="宋体" w:cs="Times New Roman"/>
                <w:b w:val="0"/>
                <w:bCs w:val="0"/>
                <w:color w:val="auto"/>
                <w:sz w:val="21"/>
                <w:szCs w:val="21"/>
                <w:highlight w:val="none"/>
                <w:lang w:val="en-US" w:eastAsia="zh-CN"/>
              </w:rPr>
              <w:t>邀请第三方科技查新机构出具查新报告，组织开展科技成果评价等，详见技术条款4.8。</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92FB89">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CBC4D25">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1216A84">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p>
        </w:tc>
      </w:tr>
      <w:tr w14:paraId="54E7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A577F4">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sz w:val="21"/>
                <w:szCs w:val="21"/>
                <w:highlight w:val="none"/>
                <w:lang w:val="en-US" w:eastAsia="zh-CN"/>
              </w:rPr>
            </w:pPr>
            <w:r>
              <w:rPr>
                <w:rFonts w:hint="eastAsia" w:ascii="Times New Roman" w:hAnsi="Times New Roman" w:eastAsia="宋体" w:cs="Times New Roman"/>
                <w:b/>
                <w:bCs/>
                <w:iCs w:val="0"/>
                <w:color w:val="auto"/>
                <w:sz w:val="21"/>
                <w:szCs w:val="21"/>
                <w:highlight w:val="none"/>
                <w:lang w:val="en-US" w:eastAsia="zh-CN"/>
              </w:rPr>
              <w:t>四</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69E49063">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bCs/>
                <w:iCs w:val="0"/>
                <w:color w:val="auto"/>
                <w:kern w:val="2"/>
                <w:sz w:val="21"/>
                <w:szCs w:val="21"/>
                <w:highlight w:val="none"/>
                <w:lang w:val="en-US" w:eastAsia="zh-CN"/>
              </w:rPr>
            </w:pPr>
            <w:r>
              <w:rPr>
                <w:rFonts w:hint="eastAsia" w:ascii="Times New Roman" w:hAnsi="Times New Roman" w:eastAsia="宋体" w:cs="Times New Roman"/>
                <w:b/>
                <w:bCs/>
                <w:iCs w:val="0"/>
                <w:color w:val="auto"/>
                <w:kern w:val="2"/>
                <w:sz w:val="21"/>
                <w:szCs w:val="21"/>
                <w:highlight w:val="none"/>
                <w:lang w:val="en-US" w:eastAsia="zh-CN"/>
              </w:rPr>
              <w:t>创新成果</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27BC57">
            <w:pPr>
              <w:widowControl/>
              <w:wordWrap/>
              <w:topLinePunct w:val="0"/>
              <w:adjustRightInd/>
              <w:snapToGrid w:val="0"/>
              <w:spacing w:line="240" w:lineRule="auto"/>
              <w:ind w:left="0" w:leftChars="0" w:right="0" w:rightChars="0" w:firstLine="0" w:firstLineChars="0"/>
              <w:jc w:val="center"/>
              <w:outlineLvl w:val="9"/>
              <w:rPr>
                <w:rFonts w:hint="default" w:ascii="宋体" w:hAnsi="宋体" w:eastAsia="宋体" w:cs="宋体"/>
                <w:sz w:val="24"/>
                <w:szCs w:val="24"/>
                <w:lang w:val="en-US" w:eastAsia="zh-CN"/>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073BF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42E4A1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F4FD12">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rPr>
            </w:pPr>
          </w:p>
        </w:tc>
      </w:tr>
      <w:tr w14:paraId="7DE6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91BEF8">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9</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05FFA8AD">
            <w:pPr>
              <w:widowControl/>
              <w:wordWrap/>
              <w:topLinePunct w:val="0"/>
              <w:adjustRightInd/>
              <w:snapToGrid w:val="0"/>
              <w:spacing w:line="240" w:lineRule="auto"/>
              <w:ind w:left="0" w:leftChars="0" w:right="0" w:rightChars="0" w:firstLine="0" w:firstLineChars="0"/>
              <w:jc w:val="left"/>
              <w:outlineLvl w:val="9"/>
              <w:rPr>
                <w:rFonts w:hint="default"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iCs w:val="0"/>
                <w:color w:val="auto"/>
                <w:kern w:val="2"/>
                <w:sz w:val="21"/>
                <w:szCs w:val="21"/>
                <w:highlight w:val="none"/>
                <w:lang w:val="en-US" w:eastAsia="zh-CN"/>
              </w:rPr>
              <w:t>专利</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2846C0">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color w:val="auto"/>
                <w:kern w:val="2"/>
                <w:sz w:val="21"/>
                <w:szCs w:val="21"/>
                <w:highlight w:val="none"/>
                <w:lang w:val="en-US" w:eastAsia="zh-CN" w:bidi="ar-SA"/>
              </w:rPr>
            </w:pPr>
            <w:r>
              <w:rPr>
                <w:rFonts w:hint="eastAsia" w:ascii="Times New Roman" w:hAnsi="Times New Roman" w:eastAsia="宋体" w:cs="Times New Roman"/>
                <w:b w:val="0"/>
                <w:bCs w:val="0"/>
                <w:color w:val="auto"/>
                <w:kern w:val="2"/>
                <w:sz w:val="21"/>
                <w:szCs w:val="21"/>
                <w:highlight w:val="none"/>
                <w:lang w:val="en-US" w:eastAsia="zh-CN" w:bidi="ar-SA"/>
              </w:rPr>
              <w:t>申请专利不少于 4 件，其中发明专利不少于 1 件，至合同验收前，专利申请要求至少到“受理”状态，详见技术条款4.9。</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9AD1F5A">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947E5B">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2FAD67">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rPr>
            </w:pPr>
          </w:p>
        </w:tc>
      </w:tr>
      <w:tr w14:paraId="6542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74AFE1">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10</w:t>
            </w:r>
          </w:p>
        </w:tc>
        <w:tc>
          <w:tcPr>
            <w:tcW w:w="0" w:type="auto"/>
            <w:tcBorders>
              <w:top w:val="single" w:color="auto" w:sz="4" w:space="0"/>
              <w:left w:val="single" w:color="auto" w:sz="4" w:space="0"/>
              <w:bottom w:val="single" w:color="auto" w:sz="4" w:space="0"/>
              <w:right w:val="single" w:color="auto" w:sz="4" w:space="0"/>
              <w:tl2br w:val="nil"/>
              <w:tr2bl w:val="nil"/>
            </w:tcBorders>
            <w:noWrap w:val="0"/>
            <w:vAlign w:val="center"/>
          </w:tcPr>
          <w:p w14:paraId="2F3E1575">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color w:val="auto"/>
                <w:kern w:val="2"/>
                <w:sz w:val="21"/>
                <w:szCs w:val="21"/>
                <w:highlight w:val="none"/>
                <w:lang w:val="en-US" w:eastAsia="zh-CN" w:bidi="ar-SA"/>
              </w:rPr>
              <w:t>论文</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81343BE">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color w:val="auto"/>
                <w:kern w:val="2"/>
                <w:sz w:val="21"/>
                <w:szCs w:val="21"/>
                <w:highlight w:val="none"/>
                <w:lang w:val="en-US" w:eastAsia="zh-CN" w:bidi="ar-SA"/>
              </w:rPr>
            </w:pPr>
            <w:r>
              <w:rPr>
                <w:rFonts w:hint="eastAsia" w:ascii="Times New Roman" w:hAnsi="Times New Roman" w:eastAsia="宋体" w:cs="Times New Roman"/>
                <w:b w:val="0"/>
                <w:bCs w:val="0"/>
                <w:color w:val="auto"/>
                <w:kern w:val="2"/>
                <w:sz w:val="21"/>
                <w:szCs w:val="21"/>
                <w:highlight w:val="none"/>
                <w:lang w:val="en-US" w:eastAsia="zh-CN" w:bidi="ar-SA"/>
              </w:rPr>
              <w:t>投稿论文不少于 1 篇，至合同验收前，要求至少收到“稿件录用通知”，详见技术条款4.9。</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D0B99A6">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EFA49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0B85AB">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rPr>
            </w:pPr>
          </w:p>
        </w:tc>
      </w:tr>
      <w:tr w14:paraId="6520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F6DE89">
            <w:pPr>
              <w:widowControl/>
              <w:numPr>
                <w:ilvl w:val="0"/>
                <w:numId w:val="0"/>
              </w:numPr>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sz w:val="21"/>
                <w:szCs w:val="21"/>
                <w:highlight w:val="none"/>
                <w:lang w:val="en-US" w:eastAsia="zh-CN"/>
              </w:rPr>
            </w:pPr>
            <w:r>
              <w:rPr>
                <w:rFonts w:hint="eastAsia" w:ascii="Times New Roman" w:hAnsi="Times New Roman" w:eastAsia="宋体" w:cs="Times New Roman"/>
                <w:b w:val="0"/>
                <w:bCs w:val="0"/>
                <w:iCs w:val="0"/>
                <w:color w:val="auto"/>
                <w:sz w:val="21"/>
                <w:szCs w:val="21"/>
                <w:highlight w:val="none"/>
                <w:lang w:val="en-US" w:eastAsia="zh-CN"/>
              </w:rPr>
              <w:t>11</w:t>
            </w:r>
          </w:p>
        </w:tc>
        <w:tc>
          <w:tcPr>
            <w:tcW w:w="134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7F7D8F5">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iCs w:val="0"/>
                <w:color w:val="auto"/>
                <w:kern w:val="2"/>
                <w:sz w:val="21"/>
                <w:szCs w:val="21"/>
                <w:highlight w:val="none"/>
                <w:lang w:val="en-US" w:eastAsia="zh-CN"/>
              </w:rPr>
            </w:pPr>
            <w:r>
              <w:rPr>
                <w:rFonts w:hint="eastAsia" w:ascii="Times New Roman" w:hAnsi="Times New Roman" w:eastAsia="宋体" w:cs="Times New Roman"/>
                <w:b w:val="0"/>
                <w:bCs w:val="0"/>
                <w:color w:val="auto"/>
                <w:kern w:val="2"/>
                <w:sz w:val="21"/>
                <w:szCs w:val="21"/>
                <w:highlight w:val="none"/>
                <w:lang w:val="en-US" w:eastAsia="zh-CN" w:bidi="ar-SA"/>
              </w:rPr>
              <w:t>软著</w:t>
            </w:r>
          </w:p>
        </w:tc>
        <w:tc>
          <w:tcPr>
            <w:tcW w:w="386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8120D1">
            <w:pPr>
              <w:widowControl/>
              <w:wordWrap/>
              <w:topLinePunct w:val="0"/>
              <w:adjustRightInd/>
              <w:snapToGrid w:val="0"/>
              <w:spacing w:line="240" w:lineRule="auto"/>
              <w:ind w:left="0" w:leftChars="0" w:right="0" w:rightChars="0" w:firstLine="0" w:firstLineChars="0"/>
              <w:jc w:val="left"/>
              <w:outlineLvl w:val="9"/>
              <w:rPr>
                <w:rFonts w:hint="eastAsia" w:ascii="Times New Roman" w:hAnsi="Times New Roman" w:eastAsia="宋体" w:cs="Times New Roman"/>
                <w:b w:val="0"/>
                <w:bCs w:val="0"/>
                <w:color w:val="auto"/>
                <w:kern w:val="2"/>
                <w:sz w:val="21"/>
                <w:szCs w:val="21"/>
                <w:highlight w:val="none"/>
                <w:lang w:val="en-US" w:eastAsia="zh-CN" w:bidi="ar-SA"/>
              </w:rPr>
            </w:pPr>
            <w:r>
              <w:rPr>
                <w:rFonts w:hint="eastAsia" w:ascii="Times New Roman" w:hAnsi="Times New Roman" w:eastAsia="宋体" w:cs="Times New Roman"/>
                <w:b w:val="0"/>
                <w:bCs w:val="0"/>
                <w:color w:val="auto"/>
                <w:kern w:val="2"/>
                <w:sz w:val="21"/>
                <w:szCs w:val="21"/>
                <w:highlight w:val="none"/>
                <w:lang w:val="en-US" w:eastAsia="zh-CN" w:bidi="ar-SA"/>
              </w:rPr>
              <w:t>申请软著不少于 1 项，软件著作权应取得软件著作权证书，详见技术条款4.9。</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B2C4DAF">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项</w:t>
            </w:r>
          </w:p>
        </w:tc>
        <w:tc>
          <w:tcPr>
            <w:tcW w:w="79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7A8E3B">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iCs w:val="0"/>
                <w:color w:val="auto"/>
                <w:kern w:val="2"/>
                <w:sz w:val="21"/>
                <w:szCs w:val="21"/>
                <w:highlight w:val="none"/>
                <w:lang w:val="en-US" w:eastAsia="zh-CN" w:bidi="ar-SA"/>
              </w:rPr>
            </w:pPr>
            <w:r>
              <w:rPr>
                <w:rFonts w:hint="default" w:ascii="Times New Roman" w:hAnsi="Times New Roman" w:eastAsia="宋体" w:cs="Times New Roman"/>
                <w:iCs w:val="0"/>
                <w:color w:val="auto"/>
                <w:kern w:val="2"/>
                <w:sz w:val="21"/>
                <w:szCs w:val="21"/>
                <w:highlight w:val="none"/>
                <w:lang w:val="en-US" w:eastAsia="zh-CN"/>
              </w:rPr>
              <w:t>1</w:t>
            </w:r>
          </w:p>
        </w:tc>
        <w:tc>
          <w:tcPr>
            <w:tcW w:w="121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B6E68C">
            <w:pPr>
              <w:widowControl/>
              <w:wordWrap/>
              <w:topLinePunct w:val="0"/>
              <w:adjustRightInd/>
              <w:snapToGrid w:val="0"/>
              <w:spacing w:line="240" w:lineRule="auto"/>
              <w:ind w:left="0" w:leftChars="0" w:right="0" w:rightChars="0" w:firstLine="0" w:firstLineChars="0"/>
              <w:jc w:val="center"/>
              <w:outlineLvl w:val="9"/>
              <w:rPr>
                <w:rFonts w:hint="default" w:ascii="Times New Roman" w:hAnsi="Times New Roman" w:eastAsia="宋体" w:cs="Times New Roman"/>
                <w:b w:val="0"/>
                <w:bCs w:val="0"/>
                <w:iCs w:val="0"/>
                <w:color w:val="auto"/>
                <w:kern w:val="2"/>
                <w:sz w:val="21"/>
                <w:szCs w:val="21"/>
                <w:highlight w:val="none"/>
                <w:lang w:val="en-US" w:eastAsia="zh-CN"/>
              </w:rPr>
            </w:pPr>
          </w:p>
        </w:tc>
      </w:tr>
    </w:tbl>
    <w:p w14:paraId="470F9E8C">
      <w:pPr>
        <w:ind w:left="0" w:leftChars="0" w:firstLine="0" w:firstLineChars="0"/>
        <w:rPr>
          <w:rFonts w:hint="eastAsia"/>
          <w:b/>
          <w:bCs/>
          <w:sz w:val="32"/>
          <w:szCs w:val="44"/>
        </w:rPr>
      </w:pPr>
    </w:p>
    <w:p w14:paraId="79799369">
      <w:pPr>
        <w:ind w:left="0" w:leftChars="0" w:firstLine="0" w:firstLineChars="0"/>
        <w:jc w:val="center"/>
        <w:rPr>
          <w:b/>
          <w:bCs/>
          <w:sz w:val="32"/>
          <w:szCs w:val="44"/>
        </w:rPr>
      </w:pPr>
      <w:r>
        <w:rPr>
          <w:rFonts w:hint="eastAsia"/>
          <w:b/>
          <w:bCs/>
          <w:sz w:val="32"/>
          <w:szCs w:val="44"/>
        </w:rPr>
        <w:t>供货及文件清单</w:t>
      </w:r>
    </w:p>
    <w:tbl>
      <w:tblPr>
        <w:tblStyle w:val="32"/>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1606"/>
        <w:gridCol w:w="881"/>
        <w:gridCol w:w="881"/>
        <w:gridCol w:w="4551"/>
      </w:tblGrid>
      <w:tr w14:paraId="4E2C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58B560D3">
            <w:pPr>
              <w:topLinePunct/>
              <w:adjustRightInd w:val="0"/>
              <w:snapToGrid w:val="0"/>
              <w:spacing w:line="240" w:lineRule="auto"/>
              <w:ind w:left="0" w:leftChars="0" w:right="0" w:rightChars="0" w:firstLine="0" w:firstLineChars="0"/>
              <w:jc w:val="center"/>
              <w:outlineLvl w:val="9"/>
              <w:rPr>
                <w:rFonts w:cs="宋体"/>
                <w:b/>
                <w:bCs/>
                <w:iCs/>
                <w:kern w:val="0"/>
                <w:szCs w:val="21"/>
              </w:rPr>
            </w:pPr>
            <w:r>
              <w:rPr>
                <w:rFonts w:hint="eastAsia" w:cs="宋体"/>
                <w:b/>
                <w:bCs/>
                <w:iCs/>
                <w:kern w:val="0"/>
                <w:szCs w:val="21"/>
              </w:rPr>
              <w:t>序号</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A9AD157">
            <w:pPr>
              <w:wordWrap w:val="0"/>
              <w:topLinePunct/>
              <w:adjustRightInd w:val="0"/>
              <w:snapToGrid w:val="0"/>
              <w:spacing w:line="240" w:lineRule="auto"/>
              <w:ind w:left="0" w:leftChars="0" w:right="0" w:rightChars="0" w:firstLine="0" w:firstLineChars="0"/>
              <w:jc w:val="center"/>
              <w:outlineLvl w:val="9"/>
              <w:rPr>
                <w:rFonts w:cs="宋体"/>
                <w:b/>
                <w:bCs/>
                <w:iCs/>
                <w:kern w:val="0"/>
                <w:szCs w:val="21"/>
              </w:rPr>
            </w:pPr>
            <w:r>
              <w:rPr>
                <w:rFonts w:hint="eastAsia" w:cs="宋体"/>
                <w:b/>
                <w:bCs/>
                <w:iCs/>
                <w:kern w:val="0"/>
                <w:szCs w:val="21"/>
              </w:rPr>
              <w:t>名称</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3438F3D8">
            <w:pPr>
              <w:topLinePunct/>
              <w:adjustRightInd w:val="0"/>
              <w:snapToGrid w:val="0"/>
              <w:spacing w:line="240" w:lineRule="auto"/>
              <w:ind w:left="0" w:leftChars="0" w:right="0" w:rightChars="0" w:firstLine="0" w:firstLineChars="0"/>
              <w:jc w:val="center"/>
              <w:outlineLvl w:val="9"/>
              <w:rPr>
                <w:rFonts w:cs="宋体"/>
                <w:b/>
                <w:bCs/>
                <w:iCs/>
                <w:kern w:val="0"/>
                <w:szCs w:val="21"/>
              </w:rPr>
            </w:pPr>
            <w:r>
              <w:rPr>
                <w:rFonts w:hint="eastAsia" w:cs="宋体"/>
                <w:b/>
                <w:bCs/>
                <w:iCs/>
                <w:kern w:val="0"/>
                <w:szCs w:val="21"/>
              </w:rPr>
              <w:t>单位</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4BBABEEF">
            <w:pPr>
              <w:topLinePunct/>
              <w:adjustRightInd w:val="0"/>
              <w:snapToGrid w:val="0"/>
              <w:spacing w:line="240" w:lineRule="auto"/>
              <w:ind w:left="0" w:leftChars="0" w:right="0" w:rightChars="0" w:firstLine="0" w:firstLineChars="0"/>
              <w:jc w:val="center"/>
              <w:outlineLvl w:val="9"/>
              <w:rPr>
                <w:rFonts w:cs="宋体"/>
                <w:b/>
                <w:bCs/>
                <w:iCs/>
                <w:kern w:val="0"/>
                <w:szCs w:val="21"/>
              </w:rPr>
            </w:pPr>
            <w:r>
              <w:rPr>
                <w:rFonts w:hint="eastAsia" w:cs="宋体"/>
                <w:b/>
                <w:bCs/>
                <w:iCs/>
                <w:kern w:val="0"/>
                <w:szCs w:val="21"/>
              </w:rPr>
              <w:t>数量</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26EE21E7">
            <w:pPr>
              <w:topLinePunct/>
              <w:adjustRightInd w:val="0"/>
              <w:snapToGrid w:val="0"/>
              <w:spacing w:line="240" w:lineRule="auto"/>
              <w:ind w:left="0" w:leftChars="0" w:right="0" w:rightChars="0" w:firstLine="0" w:firstLineChars="0"/>
              <w:jc w:val="center"/>
              <w:outlineLvl w:val="9"/>
              <w:rPr>
                <w:rFonts w:cs="宋体"/>
                <w:b/>
                <w:bCs/>
                <w:iCs/>
                <w:kern w:val="0"/>
                <w:szCs w:val="21"/>
              </w:rPr>
            </w:pPr>
            <w:r>
              <w:rPr>
                <w:rFonts w:hint="eastAsia" w:cs="宋体"/>
                <w:b/>
                <w:bCs/>
                <w:iCs/>
                <w:kern w:val="0"/>
                <w:szCs w:val="21"/>
              </w:rPr>
              <w:t>备注</w:t>
            </w:r>
          </w:p>
        </w:tc>
      </w:tr>
      <w:tr w14:paraId="2C93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0FD7B799">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eastAsia" w:ascii="Times New Roman" w:eastAsia="宋体" w:cs="宋体"/>
                <w:iCs/>
                <w:kern w:val="0"/>
                <w:sz w:val="24"/>
                <w:szCs w:val="21"/>
              </w:rPr>
              <w:t>1</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FBE1FBE">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冲</w:t>
            </w:r>
            <w:r>
              <w:rPr>
                <w:rFonts w:hint="eastAsia" w:ascii="Times New Roman" w:eastAsia="宋体" w:cs="宋体"/>
                <w:iCs/>
                <w:kern w:val="0"/>
                <w:sz w:val="24"/>
                <w:szCs w:val="21"/>
              </w:rPr>
              <w:t>磨场测量建模及技术现状分析</w:t>
            </w:r>
            <w:r>
              <w:rPr>
                <w:rFonts w:hint="eastAsia" w:ascii="Times New Roman" w:eastAsia="宋体" w:cs="宋体"/>
                <w:iCs/>
                <w:kern w:val="0"/>
                <w:sz w:val="24"/>
                <w:szCs w:val="21"/>
                <w:lang w:val="en-US" w:eastAsia="zh-CN"/>
              </w:rPr>
              <w:t>交付成果文件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187A304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1BFDF9A9">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eastAsia" w:ascii="Times New Roman" w:eastAsia="宋体" w:cs="宋体"/>
                <w:iCs/>
                <w:kern w:val="0"/>
                <w:sz w:val="24"/>
                <w:szCs w:val="21"/>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4A531FE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eastAsia" w:ascii="Times New Roman" w:eastAsia="宋体" w:cs="宋体"/>
                <w:iCs/>
                <w:kern w:val="0"/>
                <w:sz w:val="24"/>
                <w:szCs w:val="21"/>
                <w:lang w:eastAsia="zh-CN"/>
              </w:rPr>
            </w:pPr>
            <w:r>
              <w:rPr>
                <w:rFonts w:hint="eastAsia" w:ascii="Times New Roman" w:eastAsia="宋体" w:cs="宋体"/>
                <w:iCs/>
                <w:kern w:val="0"/>
                <w:sz w:val="24"/>
                <w:szCs w:val="21"/>
                <w:lang w:val="en-US" w:eastAsia="zh-CN"/>
              </w:rPr>
              <w:t>含冲磨场测量建模安全施工技术方案、测量建模技术现状分析报告。</w:t>
            </w:r>
          </w:p>
        </w:tc>
      </w:tr>
      <w:tr w14:paraId="2F99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4921727F">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eastAsia" w:ascii="Times New Roman" w:eastAsia="宋体" w:cs="宋体"/>
                <w:iCs/>
                <w:kern w:val="0"/>
                <w:sz w:val="24"/>
                <w:szCs w:val="21"/>
              </w:rPr>
              <w:t>2</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31DB688C">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rPr>
              <w:t>冲磨场三维重构技术研究及试验</w:t>
            </w:r>
            <w:r>
              <w:rPr>
                <w:rFonts w:hint="eastAsia" w:ascii="Times New Roman" w:eastAsia="宋体" w:cs="宋体"/>
                <w:iCs/>
                <w:kern w:val="0"/>
                <w:sz w:val="24"/>
                <w:szCs w:val="21"/>
                <w:lang w:val="en-US" w:eastAsia="zh-CN"/>
              </w:rPr>
              <w:t>成果文件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4870567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19BCF563">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0A1CB322">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含</w:t>
            </w:r>
            <w:r>
              <w:rPr>
                <w:rFonts w:hint="default" w:ascii="Times New Roman" w:eastAsia="宋体" w:cs="宋体"/>
                <w:iCs/>
                <w:kern w:val="0"/>
                <w:sz w:val="24"/>
                <w:szCs w:val="21"/>
                <w:lang w:val="en-US" w:eastAsia="zh-CN"/>
              </w:rPr>
              <w:t>三维坐标数据测量技术研究报告</w:t>
            </w:r>
            <w:r>
              <w:rPr>
                <w:rFonts w:hint="eastAsia" w:ascii="Times New Roman" w:eastAsia="宋体" w:cs="宋体"/>
                <w:iCs/>
                <w:kern w:val="0"/>
                <w:sz w:val="24"/>
                <w:szCs w:val="21"/>
                <w:lang w:val="en-US" w:eastAsia="zh-CN"/>
              </w:rPr>
              <w:t>，三维实体模型重构技术研究报告。</w:t>
            </w:r>
          </w:p>
        </w:tc>
      </w:tr>
      <w:tr w14:paraId="363BB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25DAD1D2">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3</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6621812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ascii="Times New Roman" w:eastAsia="宋体" w:cs="宋体"/>
                <w:iCs/>
                <w:kern w:val="0"/>
                <w:sz w:val="24"/>
                <w:szCs w:val="21"/>
              </w:rPr>
            </w:pPr>
            <w:r>
              <w:rPr>
                <w:rFonts w:hint="eastAsia" w:ascii="Times New Roman" w:eastAsia="宋体" w:cs="宋体"/>
                <w:iCs/>
                <w:kern w:val="0"/>
                <w:sz w:val="24"/>
                <w:szCs w:val="21"/>
              </w:rPr>
              <w:t>冲磨场三维重构装备设计</w:t>
            </w:r>
            <w:r>
              <w:rPr>
                <w:rFonts w:hint="eastAsia" w:ascii="Times New Roman" w:eastAsia="宋体" w:cs="宋体"/>
                <w:iCs/>
                <w:kern w:val="0"/>
                <w:sz w:val="24"/>
                <w:szCs w:val="21"/>
                <w:lang w:val="en-US" w:eastAsia="zh-CN"/>
              </w:rPr>
              <w:t>成果文件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09010D40">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hAnsi="Times New Roman" w:eastAsia="宋体" w:cs="宋体"/>
                <w:iCs/>
                <w:kern w:val="0"/>
                <w:sz w:val="24"/>
                <w:szCs w:val="21"/>
                <w:lang w:val="en-US" w:eastAsia="zh-CN" w:bidi="ar-SA"/>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7C2E02B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hAnsi="Times New Roman" w:eastAsia="宋体" w:cs="宋体"/>
                <w:iCs/>
                <w:kern w:val="0"/>
                <w:sz w:val="24"/>
                <w:szCs w:val="21"/>
                <w:lang w:val="en-US" w:eastAsia="zh-CN" w:bidi="ar-SA"/>
              </w:rPr>
            </w:pPr>
            <w:r>
              <w:rPr>
                <w:rFonts w:hint="default" w:ascii="Times New Roman" w:hAnsi="Times New Roman" w:eastAsia="宋体" w:cs="Times New Roman"/>
                <w:b w:val="0"/>
                <w:bCs w:val="0"/>
                <w:iCs/>
                <w:kern w:val="0"/>
                <w:sz w:val="24"/>
                <w:szCs w:val="21"/>
                <w:lang w:val="en-US" w:eastAsia="zh-CN" w:bidi="ar-SA"/>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7C6072C4">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含设计说明书及设计图纸，以及优化设计说明书及优化设计图纸。</w:t>
            </w:r>
          </w:p>
        </w:tc>
      </w:tr>
      <w:tr w14:paraId="0C0A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4FFE6ED3">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rPr>
              <w:t>4</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2362D23">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eastAsia"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冲磨场三维重构装备</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19BF2F96">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2B49BAF5">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442FFC66">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eastAsia" w:ascii="Times New Roman" w:eastAsia="宋体" w:cs="宋体"/>
                <w:iCs/>
                <w:kern w:val="0"/>
                <w:sz w:val="24"/>
                <w:szCs w:val="21"/>
                <w:lang w:eastAsia="zh-CN"/>
              </w:rPr>
            </w:pPr>
            <w:r>
              <w:rPr>
                <w:rFonts w:hint="eastAsia" w:ascii="Times New Roman" w:eastAsia="宋体" w:cs="宋体"/>
                <w:iCs/>
                <w:kern w:val="0"/>
                <w:sz w:val="24"/>
                <w:szCs w:val="21"/>
                <w:lang w:val="en-US" w:eastAsia="zh-CN"/>
              </w:rPr>
              <w:t>包括但不限于</w:t>
            </w:r>
            <w:r>
              <w:rPr>
                <w:rFonts w:hint="eastAsia" w:ascii="Times New Roman" w:eastAsia="宋体" w:cs="宋体"/>
                <w:iCs/>
                <w:kern w:val="0"/>
                <w:sz w:val="24"/>
                <w:szCs w:val="21"/>
              </w:rPr>
              <w:t>多目视觉跟踪测量系统装备、实景三维扫描装备以及配套检查测量数据分析软件</w:t>
            </w:r>
            <w:r>
              <w:rPr>
                <w:rFonts w:hint="eastAsia" w:ascii="Times New Roman" w:eastAsia="宋体" w:cs="宋体"/>
                <w:iCs/>
                <w:kern w:val="0"/>
                <w:sz w:val="24"/>
                <w:szCs w:val="21"/>
                <w:lang w:eastAsia="zh-CN"/>
              </w:rPr>
              <w:t>。</w:t>
            </w:r>
          </w:p>
        </w:tc>
      </w:tr>
      <w:tr w14:paraId="2508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26EFFDA4">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rPr>
              <w:t>5</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500AC47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default" w:ascii="Times New Roman" w:eastAsia="宋体" w:cs="宋体"/>
                <w:iCs/>
                <w:kern w:val="0"/>
                <w:sz w:val="24"/>
                <w:szCs w:val="21"/>
                <w:lang w:val="en-US" w:eastAsia="zh-CN"/>
              </w:rPr>
              <w:t>冲磨场三维重构装备测试或型式试验</w:t>
            </w:r>
            <w:r>
              <w:rPr>
                <w:rFonts w:hint="eastAsia" w:ascii="Times New Roman" w:eastAsia="宋体" w:cs="宋体"/>
                <w:iCs/>
                <w:kern w:val="0"/>
                <w:sz w:val="24"/>
                <w:szCs w:val="21"/>
                <w:lang w:val="en-US" w:eastAsia="zh-CN"/>
              </w:rPr>
              <w:t>成果文件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202698AB">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lang w:val="en-US" w:eastAsia="zh-CN"/>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6F794C72">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19DE18CE">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包括但不限于硬件</w:t>
            </w:r>
            <w:r>
              <w:rPr>
                <w:rFonts w:hint="eastAsia" w:ascii="Times New Roman" w:eastAsia="宋体" w:cs="宋体"/>
                <w:iCs/>
                <w:kern w:val="0"/>
                <w:sz w:val="24"/>
                <w:szCs w:val="21"/>
              </w:rPr>
              <w:t>测试或型式试验</w:t>
            </w:r>
            <w:r>
              <w:rPr>
                <w:rFonts w:hint="eastAsia" w:ascii="Times New Roman" w:eastAsia="宋体" w:cs="宋体"/>
                <w:iCs/>
                <w:kern w:val="0"/>
                <w:sz w:val="24"/>
                <w:szCs w:val="21"/>
                <w:lang w:val="en-US" w:eastAsia="zh-CN"/>
              </w:rPr>
              <w:t>报告</w:t>
            </w:r>
            <w:r>
              <w:rPr>
                <w:rFonts w:hint="eastAsia" w:ascii="Times New Roman" w:eastAsia="宋体" w:cs="宋体"/>
                <w:iCs/>
                <w:kern w:val="0"/>
                <w:sz w:val="24"/>
                <w:szCs w:val="21"/>
                <w:lang w:eastAsia="zh-CN"/>
              </w:rPr>
              <w:t>，</w:t>
            </w:r>
            <w:r>
              <w:rPr>
                <w:rFonts w:hint="eastAsia" w:ascii="Times New Roman" w:eastAsia="宋体" w:cs="宋体"/>
                <w:iCs/>
                <w:kern w:val="0"/>
                <w:sz w:val="24"/>
                <w:szCs w:val="21"/>
                <w:lang w:val="en-US" w:eastAsia="zh-CN"/>
              </w:rPr>
              <w:t>以及软件测试报告。</w:t>
            </w:r>
          </w:p>
        </w:tc>
      </w:tr>
      <w:tr w14:paraId="403B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5CB0B475">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default"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lang w:val="en-US" w:eastAsia="zh-CN"/>
              </w:rPr>
              <w:t>6</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773ABD65">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default" w:ascii="Times New Roman" w:eastAsia="宋体" w:cs="宋体"/>
                <w:iCs/>
                <w:kern w:val="0"/>
                <w:sz w:val="24"/>
                <w:szCs w:val="21"/>
                <w:lang w:val="en-US" w:eastAsia="zh-CN"/>
              </w:rPr>
              <w:t>冲磨场三维重构装备现场应用验证交付成果文件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4EBE0C9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default" w:ascii="Times New Roman" w:eastAsia="宋体" w:cs="宋体"/>
                <w:iCs/>
                <w:kern w:val="0"/>
                <w:sz w:val="24"/>
                <w:szCs w:val="21"/>
                <w:lang w:val="en-US" w:eastAsia="zh-CN"/>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73009A80">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0335B04C">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eastAsia" w:ascii="Times New Roman" w:eastAsia="宋体" w:cs="宋体"/>
                <w:iCs/>
                <w:kern w:val="0"/>
                <w:sz w:val="24"/>
                <w:szCs w:val="21"/>
                <w:lang w:eastAsia="zh-CN"/>
              </w:rPr>
            </w:pPr>
            <w:r>
              <w:rPr>
                <w:rFonts w:hint="eastAsia" w:ascii="Times New Roman" w:eastAsia="宋体" w:cs="宋体"/>
                <w:iCs/>
                <w:kern w:val="0"/>
                <w:sz w:val="24"/>
                <w:szCs w:val="21"/>
                <w:lang w:val="en-US" w:eastAsia="zh-CN"/>
              </w:rPr>
              <w:t>含一期现场应用验证</w:t>
            </w:r>
            <w:r>
              <w:rPr>
                <w:rFonts w:hint="eastAsia" w:ascii="Times New Roman" w:eastAsia="宋体" w:cs="宋体"/>
                <w:iCs/>
                <w:kern w:val="0"/>
                <w:sz w:val="24"/>
                <w:szCs w:val="21"/>
              </w:rPr>
              <w:t>安全施工技术方案</w:t>
            </w:r>
            <w:r>
              <w:rPr>
                <w:rFonts w:hint="eastAsia" w:ascii="Times New Roman" w:eastAsia="宋体" w:cs="宋体"/>
                <w:iCs/>
                <w:kern w:val="0"/>
                <w:sz w:val="24"/>
                <w:szCs w:val="21"/>
                <w:lang w:eastAsia="zh-CN"/>
              </w:rPr>
              <w:t>、</w:t>
            </w:r>
            <w:r>
              <w:rPr>
                <w:rFonts w:hint="eastAsia" w:ascii="Times New Roman" w:eastAsia="宋体" w:cs="宋体"/>
                <w:iCs/>
                <w:kern w:val="0"/>
                <w:sz w:val="24"/>
                <w:szCs w:val="21"/>
                <w:lang w:val="en-US" w:eastAsia="zh-CN"/>
              </w:rPr>
              <w:t>二期现场应用验证</w:t>
            </w:r>
            <w:r>
              <w:rPr>
                <w:rFonts w:hint="eastAsia" w:ascii="Times New Roman" w:eastAsia="宋体" w:cs="宋体"/>
                <w:iCs/>
                <w:kern w:val="0"/>
                <w:sz w:val="24"/>
                <w:szCs w:val="21"/>
              </w:rPr>
              <w:t>安全施工技术方案</w:t>
            </w:r>
            <w:r>
              <w:rPr>
                <w:rFonts w:hint="eastAsia" w:ascii="Times New Roman" w:eastAsia="宋体" w:cs="宋体"/>
                <w:iCs/>
                <w:kern w:val="0"/>
                <w:sz w:val="24"/>
                <w:szCs w:val="21"/>
                <w:lang w:eastAsia="zh-CN"/>
              </w:rPr>
              <w:t>、</w:t>
            </w:r>
            <w:r>
              <w:rPr>
                <w:rFonts w:hint="eastAsia" w:ascii="Times New Roman" w:eastAsia="宋体" w:cs="宋体"/>
                <w:iCs/>
                <w:kern w:val="0"/>
                <w:sz w:val="24"/>
                <w:szCs w:val="21"/>
                <w:lang w:val="en-US" w:eastAsia="zh-CN"/>
              </w:rPr>
              <w:t>一期现场</w:t>
            </w:r>
            <w:r>
              <w:rPr>
                <w:rFonts w:hint="eastAsia" w:ascii="Times New Roman" w:eastAsia="宋体" w:cs="宋体"/>
                <w:iCs/>
                <w:kern w:val="0"/>
                <w:sz w:val="24"/>
                <w:szCs w:val="21"/>
                <w:lang w:eastAsia="zh-CN"/>
              </w:rPr>
              <w:t>应用验证技术总结报告、</w:t>
            </w:r>
            <w:r>
              <w:rPr>
                <w:rFonts w:hint="eastAsia" w:ascii="Times New Roman" w:eastAsia="宋体" w:cs="宋体"/>
                <w:iCs/>
                <w:kern w:val="0"/>
                <w:sz w:val="24"/>
                <w:szCs w:val="21"/>
                <w:lang w:val="en-US" w:eastAsia="zh-CN"/>
              </w:rPr>
              <w:t>二期现场</w:t>
            </w:r>
            <w:r>
              <w:rPr>
                <w:rFonts w:hint="eastAsia" w:ascii="Times New Roman" w:eastAsia="宋体" w:cs="宋体"/>
                <w:iCs/>
                <w:kern w:val="0"/>
                <w:sz w:val="24"/>
                <w:szCs w:val="21"/>
                <w:lang w:eastAsia="zh-CN"/>
              </w:rPr>
              <w:t>应用验证技术总结报告、三维重构装备用户使用手册，</w:t>
            </w:r>
            <w:r>
              <w:rPr>
                <w:rFonts w:hint="eastAsia" w:ascii="Times New Roman" w:eastAsia="宋体" w:cs="宋体"/>
                <w:iCs/>
                <w:kern w:val="0"/>
                <w:sz w:val="24"/>
                <w:szCs w:val="21"/>
                <w:lang w:val="en-US" w:eastAsia="zh-CN"/>
              </w:rPr>
              <w:t>项目竣工报告</w:t>
            </w:r>
            <w:r>
              <w:rPr>
                <w:rFonts w:hint="eastAsia" w:ascii="Times New Roman" w:eastAsia="宋体" w:cs="宋体"/>
                <w:iCs/>
                <w:kern w:val="0"/>
                <w:sz w:val="24"/>
                <w:szCs w:val="21"/>
                <w:lang w:eastAsia="zh-CN"/>
              </w:rPr>
              <w:t>。</w:t>
            </w:r>
          </w:p>
        </w:tc>
      </w:tr>
      <w:tr w14:paraId="1FCD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12393DD6">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lang w:val="en-US" w:eastAsia="zh-CN"/>
              </w:rPr>
              <w:t>7</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1EEFB8B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ascii="Times New Roman" w:eastAsia="宋体" w:cs="宋体"/>
                <w:iCs/>
                <w:kern w:val="0"/>
                <w:sz w:val="24"/>
                <w:szCs w:val="21"/>
              </w:rPr>
            </w:pPr>
            <w:r>
              <w:rPr>
                <w:rFonts w:hint="default" w:ascii="Times New Roman" w:hAnsi="Times New Roman" w:eastAsia="宋体" w:cs="Times New Roman"/>
                <w:b w:val="0"/>
                <w:bCs w:val="0"/>
                <w:iCs/>
                <w:kern w:val="2"/>
                <w:sz w:val="24"/>
                <w:szCs w:val="21"/>
                <w:lang w:val="en-US" w:eastAsia="zh-CN" w:bidi="ar-SA"/>
              </w:rPr>
              <w:t>专家评审</w:t>
            </w:r>
            <w:r>
              <w:rPr>
                <w:rFonts w:hint="eastAsia" w:ascii="Times New Roman" w:hAnsi="Times New Roman" w:eastAsia="宋体" w:cs="Times New Roman"/>
                <w:b w:val="0"/>
                <w:bCs w:val="0"/>
                <w:kern w:val="2"/>
                <w:sz w:val="24"/>
                <w:szCs w:val="21"/>
                <w:lang w:val="en-US" w:eastAsia="zh-CN" w:bidi="ar-SA"/>
              </w:rPr>
              <w:t>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5DD88292">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230F511B">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eastAsia" w:ascii="Times New Roman" w:eastAsia="宋体" w:cs="宋体"/>
                <w:iCs/>
                <w:kern w:val="0"/>
                <w:sz w:val="24"/>
                <w:szCs w:val="21"/>
                <w:lang w:val="en-US" w:eastAsia="zh-CN"/>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47C9D264">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ascii="Times New Roman" w:eastAsia="宋体" w:cs="宋体"/>
                <w:iCs/>
                <w:kern w:val="0"/>
                <w:sz w:val="24"/>
                <w:szCs w:val="21"/>
              </w:rPr>
            </w:pPr>
            <w:r>
              <w:rPr>
                <w:rFonts w:hint="eastAsia" w:ascii="Times New Roman" w:hAnsi="Times New Roman" w:eastAsia="宋体" w:cs="Times New Roman"/>
                <w:b w:val="0"/>
                <w:bCs w:val="0"/>
                <w:iCs/>
                <w:kern w:val="0"/>
                <w:sz w:val="24"/>
                <w:szCs w:val="21"/>
                <w:lang w:val="en-US" w:eastAsia="zh-CN" w:bidi="ar-SA"/>
              </w:rPr>
              <w:t>含会议议程、汇报PPT、会议纪要等。</w:t>
            </w:r>
          </w:p>
        </w:tc>
      </w:tr>
      <w:tr w14:paraId="386A1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648316B0">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lang w:val="en-US" w:eastAsia="zh-CN"/>
              </w:rPr>
              <w:t>8</w:t>
            </w:r>
          </w:p>
        </w:tc>
        <w:tc>
          <w:tcPr>
            <w:tcW w:w="0" w:type="auto"/>
            <w:tcBorders>
              <w:top w:val="single" w:color="auto" w:sz="4" w:space="0"/>
              <w:left w:val="single" w:color="auto" w:sz="4" w:space="0"/>
              <w:bottom w:val="single" w:color="auto" w:sz="4" w:space="0"/>
              <w:right w:val="single" w:color="auto" w:sz="4" w:space="0"/>
            </w:tcBorders>
            <w:noWrap w:val="0"/>
            <w:vAlign w:val="center"/>
          </w:tcPr>
          <w:p w14:paraId="0B7C14F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rPr>
            </w:pPr>
            <w:r>
              <w:rPr>
                <w:rFonts w:hint="eastAsia" w:ascii="Times New Roman" w:hAnsi="Times New Roman" w:eastAsia="宋体" w:cs="Times New Roman"/>
                <w:b w:val="0"/>
                <w:bCs w:val="0"/>
                <w:iCs/>
                <w:kern w:val="2"/>
                <w:sz w:val="24"/>
                <w:szCs w:val="21"/>
                <w:lang w:val="en-US" w:eastAsia="zh-CN" w:bidi="ar-SA"/>
              </w:rPr>
              <w:t>成果评价文件</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11DA8E8B">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0969D401">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ascii="Times New Roman" w:eastAsia="宋体" w:cs="宋体"/>
                <w:iCs/>
                <w:kern w:val="0"/>
                <w:sz w:val="24"/>
                <w:szCs w:val="21"/>
              </w:rPr>
            </w:pPr>
            <w:r>
              <w:rPr>
                <w:rFonts w:hint="eastAsia" w:ascii="Times New Roman" w:eastAsia="宋体" w:cs="宋体"/>
                <w:iCs/>
                <w:kern w:val="0"/>
                <w:sz w:val="24"/>
                <w:szCs w:val="21"/>
                <w:lang w:val="en-US" w:eastAsia="zh-CN"/>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448B5ED6">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lang w:val="en-US" w:eastAsia="zh-CN"/>
              </w:rPr>
              <w:t>含科技查新报告，项目研究报告，</w:t>
            </w:r>
            <w:r>
              <w:rPr>
                <w:rFonts w:hint="eastAsia" w:ascii="Times New Roman" w:hAnsi="Times New Roman" w:eastAsia="宋体" w:cs="Times New Roman"/>
                <w:b w:val="0"/>
                <w:bCs w:val="0"/>
                <w:iCs/>
                <w:kern w:val="0"/>
                <w:sz w:val="24"/>
                <w:szCs w:val="21"/>
                <w:lang w:val="en-US" w:eastAsia="zh-CN" w:bidi="ar-SA"/>
              </w:rPr>
              <w:t>会议议程、汇报PPT，成果评价报告、</w:t>
            </w:r>
            <w:r>
              <w:rPr>
                <w:rFonts w:hint="default" w:ascii="Times New Roman" w:hAnsi="Times New Roman" w:eastAsia="宋体" w:cs="Times New Roman"/>
                <w:b w:val="0"/>
                <w:bCs w:val="0"/>
                <w:iCs/>
                <w:kern w:val="2"/>
                <w:sz w:val="24"/>
                <w:szCs w:val="21"/>
                <w:lang w:val="en-US" w:eastAsia="zh-CN" w:bidi="ar-SA"/>
              </w:rPr>
              <w:t>成果展示视频动画</w:t>
            </w:r>
            <w:r>
              <w:rPr>
                <w:rFonts w:hint="eastAsia" w:ascii="Times New Roman" w:hAnsi="Times New Roman" w:eastAsia="宋体" w:cs="Times New Roman"/>
                <w:b w:val="0"/>
                <w:bCs w:val="0"/>
                <w:iCs/>
                <w:kern w:val="0"/>
                <w:sz w:val="24"/>
                <w:szCs w:val="21"/>
                <w:lang w:val="en-US" w:eastAsia="zh-CN" w:bidi="ar-SA"/>
              </w:rPr>
              <w:t>等。</w:t>
            </w:r>
          </w:p>
        </w:tc>
      </w:tr>
      <w:tr w14:paraId="08BD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1" w:type="dxa"/>
            <w:tcBorders>
              <w:top w:val="single" w:color="auto" w:sz="4" w:space="0"/>
              <w:left w:val="single" w:color="auto" w:sz="4" w:space="0"/>
              <w:bottom w:val="single" w:color="auto" w:sz="4" w:space="0"/>
              <w:right w:val="single" w:color="auto" w:sz="4" w:space="0"/>
            </w:tcBorders>
            <w:noWrap w:val="0"/>
            <w:vAlign w:val="center"/>
          </w:tcPr>
          <w:p w14:paraId="4010BC2A">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default" w:ascii="Times New Roman" w:hAnsi="Times New Roman" w:eastAsia="宋体" w:cs="宋体"/>
                <w:iCs/>
                <w:kern w:val="0"/>
                <w:sz w:val="24"/>
                <w:szCs w:val="21"/>
                <w:lang w:val="en-US" w:eastAsia="zh-CN" w:bidi="ar-SA"/>
              </w:rPr>
            </w:pPr>
            <w:r>
              <w:rPr>
                <w:rFonts w:hint="eastAsia" w:ascii="Times New Roman" w:eastAsia="宋体" w:cs="宋体"/>
                <w:iCs/>
                <w:kern w:val="0"/>
                <w:sz w:val="24"/>
                <w:szCs w:val="21"/>
                <w:lang w:val="en-US" w:eastAsia="zh-CN"/>
              </w:rPr>
              <w:t>9</w:t>
            </w:r>
          </w:p>
        </w:tc>
        <w:tc>
          <w:tcPr>
            <w:tcW w:w="1606" w:type="dxa"/>
            <w:tcBorders>
              <w:top w:val="single" w:color="auto" w:sz="4" w:space="0"/>
              <w:left w:val="single" w:color="auto" w:sz="4" w:space="0"/>
              <w:bottom w:val="single" w:color="auto" w:sz="4" w:space="0"/>
              <w:right w:val="single" w:color="auto" w:sz="4" w:space="0"/>
            </w:tcBorders>
            <w:noWrap w:val="0"/>
            <w:vAlign w:val="center"/>
          </w:tcPr>
          <w:p w14:paraId="0DC973B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eastAsia" w:ascii="Times New Roman" w:eastAsia="宋体" w:cs="宋体"/>
                <w:iCs/>
                <w:kern w:val="0"/>
                <w:sz w:val="24"/>
                <w:szCs w:val="21"/>
              </w:rPr>
            </w:pPr>
            <w:r>
              <w:rPr>
                <w:rFonts w:hint="eastAsia" w:ascii="Times New Roman" w:hAnsi="Times New Roman" w:eastAsia="宋体" w:cs="Times New Roman"/>
                <w:b w:val="0"/>
                <w:bCs w:val="0"/>
                <w:iCs/>
                <w:kern w:val="2"/>
                <w:sz w:val="24"/>
                <w:szCs w:val="21"/>
                <w:lang w:val="en-US" w:eastAsia="zh-CN" w:bidi="ar-SA"/>
              </w:rPr>
              <w:t>创新成果</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34C6E503">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套</w:t>
            </w:r>
          </w:p>
        </w:tc>
        <w:tc>
          <w:tcPr>
            <w:tcW w:w="881" w:type="dxa"/>
            <w:tcBorders>
              <w:top w:val="single" w:color="auto" w:sz="4" w:space="0"/>
              <w:left w:val="single" w:color="auto" w:sz="4" w:space="0"/>
              <w:bottom w:val="single" w:color="auto" w:sz="4" w:space="0"/>
              <w:right w:val="single" w:color="auto" w:sz="4" w:space="0"/>
            </w:tcBorders>
            <w:noWrap w:val="0"/>
            <w:vAlign w:val="center"/>
          </w:tcPr>
          <w:p w14:paraId="4FA8EAAD">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center"/>
              <w:textAlignment w:val="auto"/>
              <w:outlineLvl w:val="9"/>
              <w:rPr>
                <w:rFonts w:hint="eastAsia" w:ascii="Times New Roman" w:eastAsia="宋体" w:cs="宋体"/>
                <w:iCs/>
                <w:kern w:val="0"/>
                <w:sz w:val="24"/>
                <w:szCs w:val="21"/>
              </w:rPr>
            </w:pPr>
            <w:r>
              <w:rPr>
                <w:rFonts w:hint="default" w:ascii="Times New Roman" w:hAnsi="Times New Roman" w:eastAsia="宋体" w:cs="Times New Roman"/>
                <w:b w:val="0"/>
                <w:bCs w:val="0"/>
                <w:iCs/>
                <w:kern w:val="0"/>
                <w:sz w:val="24"/>
                <w:szCs w:val="21"/>
                <w:lang w:val="en-US" w:eastAsia="zh-CN" w:bidi="ar-SA"/>
              </w:rPr>
              <w:t>1</w:t>
            </w:r>
          </w:p>
        </w:tc>
        <w:tc>
          <w:tcPr>
            <w:tcW w:w="4550" w:type="dxa"/>
            <w:tcBorders>
              <w:top w:val="single" w:color="auto" w:sz="4" w:space="0"/>
              <w:left w:val="single" w:color="auto" w:sz="4" w:space="0"/>
              <w:bottom w:val="single" w:color="auto" w:sz="4" w:space="0"/>
              <w:right w:val="single" w:color="auto" w:sz="4" w:space="0"/>
            </w:tcBorders>
            <w:noWrap w:val="0"/>
            <w:vAlign w:val="center"/>
          </w:tcPr>
          <w:p w14:paraId="40600017">
            <w:pPr>
              <w:keepNext w:val="0"/>
              <w:keepLines w:val="0"/>
              <w:pageBreakBefore w:val="0"/>
              <w:widowControl w:val="0"/>
              <w:kinsoku/>
              <w:wordWrap w:val="0"/>
              <w:overflowPunct/>
              <w:topLinePunct/>
              <w:autoSpaceDE/>
              <w:autoSpaceDN/>
              <w:bidi w:val="0"/>
              <w:adjustRightInd w:val="0"/>
              <w:snapToGrid w:val="0"/>
              <w:spacing w:line="240" w:lineRule="auto"/>
              <w:ind w:left="0" w:leftChars="0" w:right="0" w:rightChars="0" w:firstLine="0" w:firstLineChars="0"/>
              <w:jc w:val="left"/>
              <w:textAlignment w:val="auto"/>
              <w:outlineLvl w:val="9"/>
              <w:rPr>
                <w:rFonts w:hint="default" w:ascii="Times New Roman" w:eastAsia="宋体" w:cs="宋体"/>
                <w:iCs/>
                <w:kern w:val="0"/>
                <w:sz w:val="24"/>
                <w:szCs w:val="21"/>
                <w:lang w:val="en-US" w:eastAsia="zh-CN"/>
              </w:rPr>
            </w:pPr>
            <w:r>
              <w:rPr>
                <w:rFonts w:hint="eastAsia" w:ascii="Times New Roman" w:eastAsia="宋体" w:cs="宋体"/>
                <w:iCs/>
                <w:kern w:val="0"/>
                <w:sz w:val="24"/>
                <w:szCs w:val="21"/>
              </w:rPr>
              <w:t>含专利不少于</w:t>
            </w:r>
            <w:r>
              <w:rPr>
                <w:rFonts w:hint="eastAsia" w:ascii="Times New Roman" w:eastAsia="宋体" w:cs="宋体"/>
                <w:iCs/>
                <w:kern w:val="0"/>
                <w:sz w:val="24"/>
                <w:szCs w:val="21"/>
                <w:lang w:val="en-US" w:eastAsia="zh-CN"/>
              </w:rPr>
              <w:t xml:space="preserve"> 4 </w:t>
            </w:r>
            <w:r>
              <w:rPr>
                <w:rFonts w:hint="eastAsia" w:ascii="Times New Roman" w:eastAsia="宋体" w:cs="宋体"/>
                <w:iCs/>
                <w:kern w:val="0"/>
                <w:sz w:val="24"/>
                <w:szCs w:val="21"/>
              </w:rPr>
              <w:t xml:space="preserve">件（发明专利不少于 1 </w:t>
            </w:r>
            <w:r>
              <w:rPr>
                <w:rFonts w:hint="eastAsia" w:ascii="Times New Roman" w:eastAsia="宋体" w:cs="宋体"/>
                <w:iCs/>
                <w:kern w:val="0"/>
                <w:sz w:val="24"/>
                <w:szCs w:val="21"/>
                <w:lang w:val="en-US" w:eastAsia="zh-CN"/>
              </w:rPr>
              <w:t>件</w:t>
            </w:r>
            <w:r>
              <w:rPr>
                <w:rFonts w:hint="eastAsia" w:ascii="Times New Roman" w:eastAsia="宋体" w:cs="宋体"/>
                <w:iCs/>
                <w:kern w:val="0"/>
                <w:sz w:val="24"/>
                <w:szCs w:val="21"/>
              </w:rPr>
              <w:t>）、论文不少于</w:t>
            </w:r>
            <w:r>
              <w:rPr>
                <w:rFonts w:hint="eastAsia" w:ascii="Times New Roman" w:eastAsia="宋体" w:cs="宋体"/>
                <w:iCs/>
                <w:kern w:val="0"/>
                <w:sz w:val="24"/>
                <w:szCs w:val="21"/>
                <w:lang w:val="en-US" w:eastAsia="zh-CN"/>
              </w:rPr>
              <w:t xml:space="preserve"> </w:t>
            </w:r>
            <w:r>
              <w:rPr>
                <w:rFonts w:hint="eastAsia" w:ascii="Times New Roman" w:eastAsia="宋体" w:cs="宋体"/>
                <w:iCs/>
                <w:kern w:val="0"/>
                <w:sz w:val="24"/>
                <w:szCs w:val="21"/>
              </w:rPr>
              <w:t>1</w:t>
            </w:r>
            <w:r>
              <w:rPr>
                <w:rFonts w:hint="eastAsia" w:ascii="Times New Roman" w:eastAsia="宋体" w:cs="宋体"/>
                <w:iCs/>
                <w:kern w:val="0"/>
                <w:sz w:val="24"/>
                <w:szCs w:val="21"/>
                <w:lang w:val="en-US" w:eastAsia="zh-CN"/>
              </w:rPr>
              <w:t xml:space="preserve"> </w:t>
            </w:r>
            <w:r>
              <w:rPr>
                <w:rFonts w:hint="eastAsia" w:ascii="Times New Roman" w:eastAsia="宋体" w:cs="宋体"/>
                <w:iCs/>
                <w:kern w:val="0"/>
                <w:sz w:val="24"/>
                <w:szCs w:val="21"/>
              </w:rPr>
              <w:t>篇（中文核心或SCI或EI）</w:t>
            </w:r>
            <w:r>
              <w:rPr>
                <w:rFonts w:hint="eastAsia" w:ascii="Times New Roman" w:eastAsia="宋体" w:cs="宋体"/>
                <w:iCs/>
                <w:kern w:val="0"/>
                <w:sz w:val="24"/>
                <w:szCs w:val="21"/>
                <w:lang w:eastAsia="zh-CN"/>
              </w:rPr>
              <w:t>、</w:t>
            </w:r>
            <w:r>
              <w:rPr>
                <w:rFonts w:hint="eastAsia" w:ascii="Times New Roman" w:eastAsia="宋体" w:cs="宋体"/>
                <w:iCs/>
                <w:kern w:val="0"/>
                <w:sz w:val="24"/>
                <w:szCs w:val="21"/>
                <w:lang w:val="en-US" w:eastAsia="zh-CN"/>
              </w:rPr>
              <w:t>软著不少于 1 项。</w:t>
            </w:r>
          </w:p>
        </w:tc>
      </w:tr>
    </w:tbl>
    <w:p w14:paraId="11F4CDDD">
      <w:pPr>
        <w:rPr>
          <w:szCs w:val="36"/>
        </w:rPr>
      </w:pPr>
    </w:p>
    <w:p w14:paraId="13BD9F06">
      <w:pPr>
        <w:pStyle w:val="4"/>
      </w:pPr>
      <w:bookmarkStart w:id="427" w:name="_Toc3896"/>
      <w:r>
        <w:rPr>
          <w:szCs w:val="36"/>
        </w:rPr>
        <w:t xml:space="preserve">附表 </w:t>
      </w:r>
      <w:r>
        <w:rPr>
          <w:rFonts w:hint="eastAsia"/>
          <w:szCs w:val="36"/>
          <w:lang w:val="en-US" w:eastAsia="zh-CN"/>
        </w:rPr>
        <w:t>2</w:t>
      </w:r>
      <w:r>
        <w:rPr>
          <w:szCs w:val="36"/>
        </w:rPr>
        <w:t xml:space="preserve">  关键指标一览</w:t>
      </w:r>
      <w:bookmarkEnd w:id="427"/>
    </w:p>
    <w:tbl>
      <w:tblPr>
        <w:tblStyle w:val="32"/>
        <w:tblW w:w="88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33"/>
        <w:gridCol w:w="2852"/>
        <w:gridCol w:w="2357"/>
        <w:gridCol w:w="2358"/>
      </w:tblGrid>
      <w:tr w14:paraId="293C3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33" w:type="dxa"/>
            <w:shd w:val="clear" w:color="auto" w:fill="E7E6E6"/>
            <w:vAlign w:val="center"/>
          </w:tcPr>
          <w:p w14:paraId="6C8A5755">
            <w:pPr>
              <w:snapToGrid w:val="0"/>
              <w:spacing w:before="70" w:after="70" w:line="240" w:lineRule="auto"/>
              <w:ind w:firstLine="0"/>
              <w:jc w:val="center"/>
              <w:rPr>
                <w:b/>
                <w:sz w:val="21"/>
              </w:rPr>
            </w:pPr>
            <w:r>
              <w:rPr>
                <w:b/>
                <w:sz w:val="21"/>
                <w:szCs w:val="21"/>
              </w:rPr>
              <w:t>指标类别</w:t>
            </w:r>
          </w:p>
        </w:tc>
        <w:tc>
          <w:tcPr>
            <w:tcW w:w="2852" w:type="dxa"/>
            <w:shd w:val="clear" w:color="auto" w:fill="E7E6E6"/>
            <w:vAlign w:val="center"/>
          </w:tcPr>
          <w:p w14:paraId="124553E3">
            <w:pPr>
              <w:snapToGrid w:val="0"/>
              <w:spacing w:before="70" w:after="70" w:line="240" w:lineRule="auto"/>
              <w:ind w:firstLine="0"/>
              <w:jc w:val="center"/>
              <w:rPr>
                <w:b/>
                <w:sz w:val="21"/>
              </w:rPr>
            </w:pPr>
            <w:r>
              <w:rPr>
                <w:b/>
                <w:sz w:val="21"/>
                <w:szCs w:val="21"/>
              </w:rPr>
              <w:t>指标项</w:t>
            </w:r>
          </w:p>
        </w:tc>
        <w:tc>
          <w:tcPr>
            <w:tcW w:w="2357" w:type="dxa"/>
            <w:shd w:val="clear" w:color="auto" w:fill="E7E6E6"/>
            <w:vAlign w:val="center"/>
          </w:tcPr>
          <w:p w14:paraId="08AFF69F">
            <w:pPr>
              <w:snapToGrid w:val="0"/>
              <w:spacing w:before="70" w:after="70" w:line="240" w:lineRule="auto"/>
              <w:ind w:firstLine="0"/>
              <w:jc w:val="center"/>
              <w:rPr>
                <w:b/>
                <w:sz w:val="21"/>
              </w:rPr>
            </w:pPr>
            <w:r>
              <w:rPr>
                <w:b/>
                <w:sz w:val="21"/>
                <w:szCs w:val="21"/>
              </w:rPr>
              <w:t>采购要求</w:t>
            </w:r>
          </w:p>
        </w:tc>
        <w:tc>
          <w:tcPr>
            <w:tcW w:w="2358" w:type="dxa"/>
            <w:shd w:val="clear" w:color="auto" w:fill="E7E6E6"/>
            <w:vAlign w:val="center"/>
          </w:tcPr>
          <w:p w14:paraId="6194EC5B">
            <w:pPr>
              <w:snapToGrid w:val="0"/>
              <w:spacing w:before="70" w:after="70" w:line="240" w:lineRule="auto"/>
              <w:ind w:firstLine="0"/>
              <w:jc w:val="center"/>
              <w:rPr>
                <w:b/>
                <w:sz w:val="21"/>
              </w:rPr>
            </w:pPr>
            <w:r>
              <w:rPr>
                <w:b/>
                <w:sz w:val="21"/>
                <w:szCs w:val="21"/>
              </w:rPr>
              <w:t>我方承诺</w:t>
            </w:r>
          </w:p>
        </w:tc>
      </w:tr>
      <w:tr w14:paraId="0F034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069EDE63">
            <w:pPr>
              <w:snapToGrid w:val="0"/>
              <w:spacing w:before="70" w:after="70" w:line="240" w:lineRule="auto"/>
              <w:ind w:firstLine="0"/>
              <w:jc w:val="left"/>
              <w:rPr>
                <w:sz w:val="21"/>
              </w:rPr>
            </w:pPr>
            <w:r>
              <w:rPr>
                <w:sz w:val="21"/>
                <w:szCs w:val="21"/>
              </w:rPr>
              <w:t>测量范围</w:t>
            </w:r>
          </w:p>
        </w:tc>
        <w:tc>
          <w:tcPr>
            <w:tcW w:w="2852" w:type="dxa"/>
            <w:vAlign w:val="center"/>
          </w:tcPr>
          <w:p w14:paraId="17C6210F">
            <w:pPr>
              <w:snapToGrid w:val="0"/>
              <w:spacing w:before="70" w:after="70" w:line="240" w:lineRule="auto"/>
              <w:ind w:firstLine="0"/>
              <w:jc w:val="left"/>
              <w:rPr>
                <w:sz w:val="21"/>
              </w:rPr>
            </w:pPr>
            <w:r>
              <w:rPr>
                <w:sz w:val="21"/>
                <w:szCs w:val="21"/>
              </w:rPr>
              <w:t>单测站有效半径</w:t>
            </w:r>
          </w:p>
        </w:tc>
        <w:tc>
          <w:tcPr>
            <w:tcW w:w="2357" w:type="dxa"/>
            <w:vAlign w:val="center"/>
          </w:tcPr>
          <w:p w14:paraId="26EEEC8E">
            <w:pPr>
              <w:snapToGrid w:val="0"/>
              <w:spacing w:before="70" w:after="70" w:line="240" w:lineRule="auto"/>
              <w:ind w:firstLine="0"/>
              <w:jc w:val="left"/>
              <w:rPr>
                <w:sz w:val="21"/>
              </w:rPr>
            </w:pPr>
            <w:r>
              <w:rPr>
                <w:sz w:val="21"/>
                <w:szCs w:val="21"/>
              </w:rPr>
              <w:t>≥12 m</w:t>
            </w:r>
          </w:p>
        </w:tc>
        <w:tc>
          <w:tcPr>
            <w:tcW w:w="2358" w:type="dxa"/>
            <w:vAlign w:val="center"/>
          </w:tcPr>
          <w:p w14:paraId="36F5CE97">
            <w:pPr>
              <w:snapToGrid w:val="0"/>
              <w:spacing w:before="70" w:after="70" w:line="240" w:lineRule="auto"/>
              <w:ind w:firstLine="0"/>
              <w:jc w:val="left"/>
              <w:rPr>
                <w:sz w:val="21"/>
              </w:rPr>
            </w:pPr>
            <w:r>
              <w:rPr>
                <w:sz w:val="21"/>
                <w:szCs w:val="21"/>
              </w:rPr>
              <w:t>≥12 m</w:t>
            </w:r>
          </w:p>
        </w:tc>
      </w:tr>
      <w:tr w14:paraId="01529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0C35FA1C">
            <w:pPr>
              <w:snapToGrid w:val="0"/>
              <w:spacing w:before="70" w:after="70" w:line="240" w:lineRule="auto"/>
              <w:ind w:firstLine="0"/>
              <w:jc w:val="left"/>
              <w:rPr>
                <w:sz w:val="21"/>
              </w:rPr>
            </w:pPr>
            <w:r>
              <w:rPr>
                <w:sz w:val="21"/>
                <w:szCs w:val="21"/>
              </w:rPr>
              <w:t>测量精度</w:t>
            </w:r>
          </w:p>
        </w:tc>
        <w:tc>
          <w:tcPr>
            <w:tcW w:w="2852" w:type="dxa"/>
            <w:vAlign w:val="center"/>
          </w:tcPr>
          <w:p w14:paraId="0DC8AE96">
            <w:pPr>
              <w:snapToGrid w:val="0"/>
              <w:spacing w:before="70" w:after="70" w:line="240" w:lineRule="auto"/>
              <w:ind w:firstLine="0"/>
              <w:jc w:val="left"/>
              <w:rPr>
                <w:sz w:val="21"/>
              </w:rPr>
            </w:pPr>
            <w:r>
              <w:rPr>
                <w:sz w:val="21"/>
                <w:szCs w:val="21"/>
              </w:rPr>
              <w:t>10 m 内缺陷尺寸误差</w:t>
            </w:r>
          </w:p>
        </w:tc>
        <w:tc>
          <w:tcPr>
            <w:tcW w:w="2357" w:type="dxa"/>
            <w:vAlign w:val="center"/>
          </w:tcPr>
          <w:p w14:paraId="66DE5C9F">
            <w:pPr>
              <w:snapToGrid w:val="0"/>
              <w:spacing w:before="70" w:after="70" w:line="240" w:lineRule="auto"/>
              <w:ind w:firstLine="0"/>
              <w:jc w:val="left"/>
              <w:rPr>
                <w:sz w:val="21"/>
              </w:rPr>
            </w:pPr>
            <w:r>
              <w:rPr>
                <w:sz w:val="21"/>
                <w:szCs w:val="21"/>
              </w:rPr>
              <w:t>≤0.5 mm</w:t>
            </w:r>
          </w:p>
        </w:tc>
        <w:tc>
          <w:tcPr>
            <w:tcW w:w="2358" w:type="dxa"/>
            <w:vAlign w:val="center"/>
          </w:tcPr>
          <w:p w14:paraId="7B943F70">
            <w:pPr>
              <w:snapToGrid w:val="0"/>
              <w:spacing w:before="70" w:after="70" w:line="240" w:lineRule="auto"/>
              <w:ind w:firstLine="0"/>
              <w:jc w:val="left"/>
              <w:rPr>
                <w:sz w:val="21"/>
              </w:rPr>
            </w:pPr>
            <w:r>
              <w:rPr>
                <w:sz w:val="21"/>
                <w:szCs w:val="21"/>
              </w:rPr>
              <w:t>≤0.5 mm</w:t>
            </w:r>
          </w:p>
        </w:tc>
      </w:tr>
      <w:tr w14:paraId="51BDD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58D03BA6">
            <w:pPr>
              <w:snapToGrid w:val="0"/>
              <w:spacing w:before="70" w:after="70" w:line="240" w:lineRule="auto"/>
              <w:ind w:firstLine="0"/>
              <w:jc w:val="left"/>
              <w:rPr>
                <w:sz w:val="21"/>
              </w:rPr>
            </w:pPr>
            <w:r>
              <w:rPr>
                <w:sz w:val="21"/>
                <w:szCs w:val="21"/>
              </w:rPr>
              <w:t>测量精度</w:t>
            </w:r>
          </w:p>
        </w:tc>
        <w:tc>
          <w:tcPr>
            <w:tcW w:w="2852" w:type="dxa"/>
            <w:vAlign w:val="center"/>
          </w:tcPr>
          <w:p w14:paraId="478D21E0">
            <w:pPr>
              <w:snapToGrid w:val="0"/>
              <w:spacing w:before="70" w:after="70" w:line="240" w:lineRule="auto"/>
              <w:ind w:firstLine="0"/>
              <w:jc w:val="left"/>
              <w:rPr>
                <w:sz w:val="21"/>
              </w:rPr>
            </w:pPr>
            <w:r>
              <w:rPr>
                <w:sz w:val="21"/>
                <w:szCs w:val="21"/>
              </w:rPr>
              <w:t>12 m 内缺陷尺寸误差</w:t>
            </w:r>
          </w:p>
        </w:tc>
        <w:tc>
          <w:tcPr>
            <w:tcW w:w="2357" w:type="dxa"/>
            <w:vAlign w:val="center"/>
          </w:tcPr>
          <w:p w14:paraId="0C597A20">
            <w:pPr>
              <w:snapToGrid w:val="0"/>
              <w:spacing w:before="70" w:after="70" w:line="240" w:lineRule="auto"/>
              <w:ind w:firstLine="0"/>
              <w:jc w:val="left"/>
              <w:rPr>
                <w:sz w:val="21"/>
              </w:rPr>
            </w:pPr>
            <w:r>
              <w:rPr>
                <w:sz w:val="21"/>
                <w:szCs w:val="21"/>
              </w:rPr>
              <w:t>≤1 mm</w:t>
            </w:r>
          </w:p>
        </w:tc>
        <w:tc>
          <w:tcPr>
            <w:tcW w:w="2358" w:type="dxa"/>
            <w:vAlign w:val="center"/>
          </w:tcPr>
          <w:p w14:paraId="5FAED8BE">
            <w:pPr>
              <w:snapToGrid w:val="0"/>
              <w:spacing w:before="70" w:after="70" w:line="240" w:lineRule="auto"/>
              <w:ind w:firstLine="0"/>
              <w:jc w:val="left"/>
              <w:rPr>
                <w:sz w:val="21"/>
              </w:rPr>
            </w:pPr>
            <w:r>
              <w:rPr>
                <w:sz w:val="21"/>
                <w:szCs w:val="21"/>
              </w:rPr>
              <w:t>≤1 mm</w:t>
            </w:r>
          </w:p>
        </w:tc>
      </w:tr>
      <w:tr w14:paraId="4F1DF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7AEB1D22">
            <w:pPr>
              <w:snapToGrid w:val="0"/>
              <w:spacing w:before="70" w:after="70" w:line="240" w:lineRule="auto"/>
              <w:ind w:firstLine="0"/>
              <w:jc w:val="left"/>
              <w:rPr>
                <w:sz w:val="21"/>
              </w:rPr>
            </w:pPr>
            <w:r>
              <w:rPr>
                <w:sz w:val="21"/>
                <w:szCs w:val="21"/>
              </w:rPr>
              <w:t>测量精度</w:t>
            </w:r>
          </w:p>
        </w:tc>
        <w:tc>
          <w:tcPr>
            <w:tcW w:w="2852" w:type="dxa"/>
            <w:vAlign w:val="center"/>
          </w:tcPr>
          <w:p w14:paraId="28C995CB">
            <w:pPr>
              <w:snapToGrid w:val="0"/>
              <w:spacing w:before="70" w:after="70" w:line="240" w:lineRule="auto"/>
              <w:ind w:firstLine="0"/>
              <w:jc w:val="left"/>
              <w:rPr>
                <w:sz w:val="21"/>
              </w:rPr>
            </w:pPr>
            <w:r>
              <w:rPr>
                <w:sz w:val="21"/>
                <w:szCs w:val="21"/>
              </w:rPr>
              <w:t>室内大尺寸零部件</w:t>
            </w:r>
          </w:p>
        </w:tc>
        <w:tc>
          <w:tcPr>
            <w:tcW w:w="2357" w:type="dxa"/>
            <w:vAlign w:val="center"/>
          </w:tcPr>
          <w:p w14:paraId="58844AB6">
            <w:pPr>
              <w:snapToGrid w:val="0"/>
              <w:spacing w:before="70" w:after="70" w:line="240" w:lineRule="auto"/>
              <w:ind w:firstLine="0"/>
              <w:jc w:val="left"/>
              <w:rPr>
                <w:sz w:val="21"/>
              </w:rPr>
            </w:pPr>
            <w:r>
              <w:rPr>
                <w:sz w:val="21"/>
                <w:szCs w:val="21"/>
              </w:rPr>
              <w:t>≤0.025 mm</w:t>
            </w:r>
          </w:p>
        </w:tc>
        <w:tc>
          <w:tcPr>
            <w:tcW w:w="2358" w:type="dxa"/>
            <w:vAlign w:val="center"/>
          </w:tcPr>
          <w:p w14:paraId="66330A45">
            <w:pPr>
              <w:snapToGrid w:val="0"/>
              <w:spacing w:before="70" w:after="70" w:line="240" w:lineRule="auto"/>
              <w:ind w:firstLine="0"/>
              <w:jc w:val="left"/>
              <w:rPr>
                <w:sz w:val="21"/>
              </w:rPr>
            </w:pPr>
            <w:r>
              <w:rPr>
                <w:sz w:val="21"/>
                <w:szCs w:val="21"/>
              </w:rPr>
              <w:t>≤0.025 mm</w:t>
            </w:r>
          </w:p>
        </w:tc>
      </w:tr>
      <w:tr w14:paraId="36AD9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4BA5E11A">
            <w:pPr>
              <w:snapToGrid w:val="0"/>
              <w:spacing w:before="70" w:after="70" w:line="240" w:lineRule="auto"/>
              <w:ind w:firstLine="0"/>
              <w:jc w:val="left"/>
              <w:rPr>
                <w:sz w:val="21"/>
              </w:rPr>
            </w:pPr>
            <w:r>
              <w:rPr>
                <w:sz w:val="21"/>
                <w:szCs w:val="21"/>
              </w:rPr>
              <w:t>模型精度</w:t>
            </w:r>
          </w:p>
        </w:tc>
        <w:tc>
          <w:tcPr>
            <w:tcW w:w="2852" w:type="dxa"/>
            <w:vAlign w:val="center"/>
          </w:tcPr>
          <w:p w14:paraId="35B973E5">
            <w:pPr>
              <w:snapToGrid w:val="0"/>
              <w:spacing w:before="70" w:after="70" w:line="240" w:lineRule="auto"/>
              <w:ind w:firstLine="0"/>
              <w:jc w:val="left"/>
              <w:rPr>
                <w:sz w:val="21"/>
              </w:rPr>
            </w:pPr>
            <w:r>
              <w:rPr>
                <w:sz w:val="21"/>
                <w:szCs w:val="21"/>
              </w:rPr>
              <w:t>平坡整体</w:t>
            </w:r>
          </w:p>
        </w:tc>
        <w:tc>
          <w:tcPr>
            <w:tcW w:w="2357" w:type="dxa"/>
            <w:vAlign w:val="center"/>
          </w:tcPr>
          <w:p w14:paraId="269FDCAE">
            <w:pPr>
              <w:snapToGrid w:val="0"/>
              <w:spacing w:before="70" w:after="70" w:line="240" w:lineRule="auto"/>
              <w:ind w:firstLine="0"/>
              <w:jc w:val="left"/>
              <w:rPr>
                <w:sz w:val="21"/>
              </w:rPr>
            </w:pPr>
            <w:r>
              <w:rPr>
                <w:sz w:val="21"/>
                <w:szCs w:val="21"/>
              </w:rPr>
              <w:t>≤±1 mm</w:t>
            </w:r>
          </w:p>
        </w:tc>
        <w:tc>
          <w:tcPr>
            <w:tcW w:w="2358" w:type="dxa"/>
            <w:vAlign w:val="center"/>
          </w:tcPr>
          <w:p w14:paraId="5DE1B36F">
            <w:pPr>
              <w:snapToGrid w:val="0"/>
              <w:spacing w:before="70" w:after="70" w:line="240" w:lineRule="auto"/>
              <w:ind w:firstLine="0"/>
              <w:jc w:val="left"/>
              <w:rPr>
                <w:sz w:val="21"/>
              </w:rPr>
            </w:pPr>
            <w:r>
              <w:rPr>
                <w:sz w:val="21"/>
                <w:szCs w:val="21"/>
              </w:rPr>
              <w:t>≤±1 mm</w:t>
            </w:r>
          </w:p>
        </w:tc>
      </w:tr>
      <w:tr w14:paraId="1C4BF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233" w:type="dxa"/>
            <w:vAlign w:val="center"/>
          </w:tcPr>
          <w:p w14:paraId="3D05EBF8">
            <w:pPr>
              <w:snapToGrid w:val="0"/>
              <w:spacing w:before="70" w:after="70" w:line="240" w:lineRule="auto"/>
              <w:ind w:firstLine="0"/>
              <w:jc w:val="left"/>
              <w:rPr>
                <w:sz w:val="21"/>
              </w:rPr>
            </w:pPr>
            <w:r>
              <w:rPr>
                <w:sz w:val="21"/>
                <w:szCs w:val="21"/>
              </w:rPr>
              <w:t>模型精度</w:t>
            </w:r>
          </w:p>
        </w:tc>
        <w:tc>
          <w:tcPr>
            <w:tcW w:w="2852" w:type="dxa"/>
            <w:vAlign w:val="center"/>
          </w:tcPr>
          <w:p w14:paraId="273A5B11">
            <w:pPr>
              <w:snapToGrid w:val="0"/>
              <w:spacing w:before="70" w:after="70" w:line="240" w:lineRule="auto"/>
              <w:ind w:firstLine="0"/>
              <w:jc w:val="left"/>
              <w:rPr>
                <w:sz w:val="21"/>
              </w:rPr>
            </w:pPr>
            <w:r>
              <w:rPr>
                <w:sz w:val="21"/>
                <w:szCs w:val="21"/>
              </w:rPr>
              <w:t>缓坡/陡坡整体</w:t>
            </w:r>
          </w:p>
        </w:tc>
        <w:tc>
          <w:tcPr>
            <w:tcW w:w="2357" w:type="dxa"/>
            <w:vAlign w:val="center"/>
          </w:tcPr>
          <w:p w14:paraId="04C46A14">
            <w:pPr>
              <w:snapToGrid w:val="0"/>
              <w:spacing w:before="70" w:after="70" w:line="240" w:lineRule="auto"/>
              <w:ind w:firstLine="0"/>
              <w:jc w:val="left"/>
              <w:rPr>
                <w:sz w:val="21"/>
              </w:rPr>
            </w:pPr>
            <w:r>
              <w:rPr>
                <w:sz w:val="21"/>
                <w:szCs w:val="21"/>
              </w:rPr>
              <w:t>≤±1 cm</w:t>
            </w:r>
          </w:p>
        </w:tc>
        <w:tc>
          <w:tcPr>
            <w:tcW w:w="2358" w:type="dxa"/>
            <w:vAlign w:val="center"/>
          </w:tcPr>
          <w:p w14:paraId="7E263F01">
            <w:pPr>
              <w:snapToGrid w:val="0"/>
              <w:spacing w:before="70" w:after="70" w:line="240" w:lineRule="auto"/>
              <w:ind w:firstLine="0"/>
              <w:jc w:val="left"/>
              <w:rPr>
                <w:sz w:val="21"/>
              </w:rPr>
            </w:pPr>
            <w:r>
              <w:rPr>
                <w:sz w:val="21"/>
                <w:szCs w:val="21"/>
              </w:rPr>
              <w:t>≤±1 cm</w:t>
            </w:r>
          </w:p>
        </w:tc>
      </w:tr>
      <w:tr w14:paraId="3BDA3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2A34E727">
            <w:pPr>
              <w:snapToGrid w:val="0"/>
              <w:spacing w:before="70" w:after="70" w:line="240" w:lineRule="auto"/>
              <w:ind w:firstLine="0"/>
              <w:jc w:val="left"/>
              <w:rPr>
                <w:sz w:val="21"/>
              </w:rPr>
            </w:pPr>
            <w:r>
              <w:rPr>
                <w:sz w:val="21"/>
                <w:szCs w:val="21"/>
              </w:rPr>
              <w:t>模型精度</w:t>
            </w:r>
          </w:p>
        </w:tc>
        <w:tc>
          <w:tcPr>
            <w:tcW w:w="2852" w:type="dxa"/>
            <w:vAlign w:val="center"/>
          </w:tcPr>
          <w:p w14:paraId="4A947EF6">
            <w:pPr>
              <w:snapToGrid w:val="0"/>
              <w:spacing w:before="70" w:after="70" w:line="240" w:lineRule="auto"/>
              <w:ind w:firstLine="0"/>
              <w:jc w:val="left"/>
              <w:rPr>
                <w:sz w:val="21"/>
              </w:rPr>
            </w:pPr>
            <w:r>
              <w:rPr>
                <w:sz w:val="21"/>
                <w:szCs w:val="21"/>
              </w:rPr>
              <w:t>缺陷深度方向</w:t>
            </w:r>
          </w:p>
        </w:tc>
        <w:tc>
          <w:tcPr>
            <w:tcW w:w="2357" w:type="dxa"/>
            <w:vAlign w:val="center"/>
          </w:tcPr>
          <w:p w14:paraId="3DD77B42">
            <w:pPr>
              <w:snapToGrid w:val="0"/>
              <w:spacing w:before="70" w:after="70" w:line="240" w:lineRule="auto"/>
              <w:ind w:firstLine="0"/>
              <w:jc w:val="left"/>
              <w:rPr>
                <w:sz w:val="21"/>
              </w:rPr>
            </w:pPr>
            <w:r>
              <w:rPr>
                <w:sz w:val="21"/>
                <w:szCs w:val="21"/>
              </w:rPr>
              <w:t>≤±1 mm</w:t>
            </w:r>
          </w:p>
        </w:tc>
        <w:tc>
          <w:tcPr>
            <w:tcW w:w="2358" w:type="dxa"/>
            <w:vAlign w:val="center"/>
          </w:tcPr>
          <w:p w14:paraId="0EA06F4B">
            <w:pPr>
              <w:snapToGrid w:val="0"/>
              <w:spacing w:before="70" w:after="70" w:line="240" w:lineRule="auto"/>
              <w:ind w:firstLine="0"/>
              <w:jc w:val="left"/>
              <w:rPr>
                <w:sz w:val="21"/>
              </w:rPr>
            </w:pPr>
            <w:r>
              <w:rPr>
                <w:sz w:val="21"/>
                <w:szCs w:val="21"/>
              </w:rPr>
              <w:t>≤±1 mm</w:t>
            </w:r>
          </w:p>
        </w:tc>
      </w:tr>
      <w:tr w14:paraId="64293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3E22F05D">
            <w:pPr>
              <w:snapToGrid w:val="0"/>
              <w:spacing w:before="70" w:after="70" w:line="240" w:lineRule="auto"/>
              <w:ind w:firstLine="0"/>
              <w:jc w:val="left"/>
              <w:rPr>
                <w:sz w:val="21"/>
              </w:rPr>
            </w:pPr>
            <w:r>
              <w:rPr>
                <w:sz w:val="21"/>
                <w:szCs w:val="21"/>
              </w:rPr>
              <w:t>扫描装备</w:t>
            </w:r>
          </w:p>
        </w:tc>
        <w:tc>
          <w:tcPr>
            <w:tcW w:w="2852" w:type="dxa"/>
            <w:vAlign w:val="center"/>
          </w:tcPr>
          <w:p w14:paraId="5D6BFA5F">
            <w:pPr>
              <w:snapToGrid w:val="0"/>
              <w:spacing w:before="70" w:after="70" w:line="240" w:lineRule="auto"/>
              <w:ind w:firstLine="0"/>
              <w:jc w:val="left"/>
              <w:rPr>
                <w:sz w:val="21"/>
              </w:rPr>
            </w:pPr>
            <w:r>
              <w:rPr>
                <w:sz w:val="21"/>
                <w:szCs w:val="21"/>
              </w:rPr>
              <w:t>相对精度</w:t>
            </w:r>
          </w:p>
        </w:tc>
        <w:tc>
          <w:tcPr>
            <w:tcW w:w="2357" w:type="dxa"/>
            <w:vAlign w:val="center"/>
          </w:tcPr>
          <w:p w14:paraId="1270FF82">
            <w:pPr>
              <w:snapToGrid w:val="0"/>
              <w:spacing w:before="70" w:after="70" w:line="240" w:lineRule="auto"/>
              <w:ind w:firstLine="0"/>
              <w:jc w:val="left"/>
              <w:rPr>
                <w:sz w:val="21"/>
              </w:rPr>
            </w:pPr>
            <w:r>
              <w:rPr>
                <w:sz w:val="21"/>
                <w:szCs w:val="21"/>
              </w:rPr>
              <w:t>≤±1 cm</w:t>
            </w:r>
          </w:p>
        </w:tc>
        <w:tc>
          <w:tcPr>
            <w:tcW w:w="2358" w:type="dxa"/>
            <w:vAlign w:val="center"/>
          </w:tcPr>
          <w:p w14:paraId="1406CE69">
            <w:pPr>
              <w:snapToGrid w:val="0"/>
              <w:spacing w:before="70" w:after="70" w:line="240" w:lineRule="auto"/>
              <w:ind w:firstLine="0"/>
              <w:jc w:val="left"/>
              <w:rPr>
                <w:sz w:val="21"/>
              </w:rPr>
            </w:pPr>
            <w:r>
              <w:rPr>
                <w:sz w:val="21"/>
                <w:szCs w:val="21"/>
              </w:rPr>
              <w:t>≤±1 cm</w:t>
            </w:r>
          </w:p>
        </w:tc>
      </w:tr>
      <w:tr w14:paraId="65D2B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1D32E404">
            <w:pPr>
              <w:snapToGrid w:val="0"/>
              <w:spacing w:before="70" w:after="70" w:line="240" w:lineRule="auto"/>
              <w:ind w:firstLine="0"/>
              <w:jc w:val="left"/>
              <w:rPr>
                <w:sz w:val="21"/>
              </w:rPr>
            </w:pPr>
            <w:r>
              <w:rPr>
                <w:sz w:val="21"/>
                <w:szCs w:val="21"/>
              </w:rPr>
              <w:t>扫描装备</w:t>
            </w:r>
          </w:p>
        </w:tc>
        <w:tc>
          <w:tcPr>
            <w:tcW w:w="2852" w:type="dxa"/>
            <w:vAlign w:val="center"/>
          </w:tcPr>
          <w:p w14:paraId="44622B32">
            <w:pPr>
              <w:snapToGrid w:val="0"/>
              <w:spacing w:before="70" w:after="70" w:line="240" w:lineRule="auto"/>
              <w:ind w:firstLine="0"/>
              <w:jc w:val="left"/>
              <w:rPr>
                <w:sz w:val="21"/>
              </w:rPr>
            </w:pPr>
            <w:r>
              <w:rPr>
                <w:sz w:val="21"/>
                <w:szCs w:val="21"/>
              </w:rPr>
              <w:t>最大测距</w:t>
            </w:r>
          </w:p>
        </w:tc>
        <w:tc>
          <w:tcPr>
            <w:tcW w:w="2357" w:type="dxa"/>
            <w:vAlign w:val="center"/>
          </w:tcPr>
          <w:p w14:paraId="051FEA6B">
            <w:pPr>
              <w:snapToGrid w:val="0"/>
              <w:spacing w:before="70" w:after="70" w:line="240" w:lineRule="auto"/>
              <w:ind w:firstLine="0"/>
              <w:jc w:val="left"/>
              <w:rPr>
                <w:sz w:val="21"/>
              </w:rPr>
            </w:pPr>
            <w:r>
              <w:rPr>
                <w:sz w:val="21"/>
                <w:szCs w:val="21"/>
              </w:rPr>
              <w:t>≥100 m</w:t>
            </w:r>
          </w:p>
        </w:tc>
        <w:tc>
          <w:tcPr>
            <w:tcW w:w="2358" w:type="dxa"/>
            <w:vAlign w:val="center"/>
          </w:tcPr>
          <w:p w14:paraId="3470C8C3">
            <w:pPr>
              <w:snapToGrid w:val="0"/>
              <w:spacing w:before="70" w:after="70" w:line="240" w:lineRule="auto"/>
              <w:ind w:firstLine="0"/>
              <w:jc w:val="left"/>
              <w:rPr>
                <w:sz w:val="21"/>
              </w:rPr>
            </w:pPr>
            <w:r>
              <w:rPr>
                <w:sz w:val="21"/>
                <w:szCs w:val="21"/>
              </w:rPr>
              <w:t>≥100 m</w:t>
            </w:r>
          </w:p>
        </w:tc>
      </w:tr>
      <w:tr w14:paraId="09FF4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6084348E">
            <w:pPr>
              <w:snapToGrid w:val="0"/>
              <w:spacing w:before="70" w:after="70" w:line="240" w:lineRule="auto"/>
              <w:ind w:firstLine="0"/>
              <w:jc w:val="left"/>
              <w:rPr>
                <w:sz w:val="21"/>
              </w:rPr>
            </w:pPr>
            <w:r>
              <w:rPr>
                <w:sz w:val="21"/>
                <w:szCs w:val="21"/>
              </w:rPr>
              <w:t>扫描装备</w:t>
            </w:r>
          </w:p>
        </w:tc>
        <w:tc>
          <w:tcPr>
            <w:tcW w:w="2852" w:type="dxa"/>
            <w:vAlign w:val="center"/>
          </w:tcPr>
          <w:p w14:paraId="4AE10786">
            <w:pPr>
              <w:snapToGrid w:val="0"/>
              <w:spacing w:before="70" w:after="70" w:line="240" w:lineRule="auto"/>
              <w:ind w:firstLine="0"/>
              <w:jc w:val="left"/>
              <w:rPr>
                <w:sz w:val="21"/>
              </w:rPr>
            </w:pPr>
            <w:r>
              <w:rPr>
                <w:sz w:val="21"/>
                <w:szCs w:val="21"/>
              </w:rPr>
              <w:t>纹理相机</w:t>
            </w:r>
          </w:p>
        </w:tc>
        <w:tc>
          <w:tcPr>
            <w:tcW w:w="2357" w:type="dxa"/>
            <w:vAlign w:val="center"/>
          </w:tcPr>
          <w:p w14:paraId="35EA74A6">
            <w:pPr>
              <w:snapToGrid w:val="0"/>
              <w:spacing w:before="70" w:after="70" w:line="240" w:lineRule="auto"/>
              <w:ind w:firstLine="0"/>
              <w:jc w:val="left"/>
              <w:rPr>
                <w:sz w:val="21"/>
              </w:rPr>
            </w:pPr>
            <w:r>
              <w:rPr>
                <w:sz w:val="21"/>
                <w:szCs w:val="21"/>
              </w:rPr>
              <w:t>≥2 个、≥1600 万像素</w:t>
            </w:r>
          </w:p>
        </w:tc>
        <w:tc>
          <w:tcPr>
            <w:tcW w:w="2358" w:type="dxa"/>
            <w:vAlign w:val="center"/>
          </w:tcPr>
          <w:p w14:paraId="7E89DD64">
            <w:pPr>
              <w:snapToGrid w:val="0"/>
              <w:spacing w:before="70" w:after="70" w:line="240" w:lineRule="auto"/>
              <w:ind w:firstLine="0"/>
              <w:jc w:val="left"/>
              <w:rPr>
                <w:sz w:val="21"/>
              </w:rPr>
            </w:pPr>
            <w:r>
              <w:rPr>
                <w:sz w:val="21"/>
                <w:szCs w:val="21"/>
              </w:rPr>
              <w:t>≥2 个、≥1600 万像素</w:t>
            </w:r>
          </w:p>
        </w:tc>
      </w:tr>
      <w:tr w14:paraId="22314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20F02605">
            <w:pPr>
              <w:snapToGrid w:val="0"/>
              <w:spacing w:before="70" w:after="70" w:line="240" w:lineRule="auto"/>
              <w:ind w:firstLine="0"/>
              <w:jc w:val="left"/>
              <w:rPr>
                <w:sz w:val="21"/>
              </w:rPr>
            </w:pPr>
            <w:r>
              <w:rPr>
                <w:sz w:val="21"/>
                <w:szCs w:val="21"/>
              </w:rPr>
              <w:t>跟踪器</w:t>
            </w:r>
          </w:p>
        </w:tc>
        <w:tc>
          <w:tcPr>
            <w:tcW w:w="2852" w:type="dxa"/>
            <w:vAlign w:val="center"/>
          </w:tcPr>
          <w:p w14:paraId="37EF584C">
            <w:pPr>
              <w:snapToGrid w:val="0"/>
              <w:spacing w:before="70" w:after="70" w:line="240" w:lineRule="auto"/>
              <w:ind w:firstLine="0"/>
              <w:jc w:val="left"/>
              <w:rPr>
                <w:sz w:val="21"/>
              </w:rPr>
            </w:pPr>
            <w:r>
              <w:rPr>
                <w:sz w:val="21"/>
                <w:szCs w:val="21"/>
              </w:rPr>
              <w:t>工业相机</w:t>
            </w:r>
          </w:p>
        </w:tc>
        <w:tc>
          <w:tcPr>
            <w:tcW w:w="2357" w:type="dxa"/>
            <w:vAlign w:val="center"/>
          </w:tcPr>
          <w:p w14:paraId="741B2436">
            <w:pPr>
              <w:snapToGrid w:val="0"/>
              <w:spacing w:before="70" w:after="70" w:line="240" w:lineRule="auto"/>
              <w:ind w:firstLine="0"/>
              <w:jc w:val="left"/>
              <w:rPr>
                <w:sz w:val="21"/>
              </w:rPr>
            </w:pPr>
            <w:r>
              <w:rPr>
                <w:sz w:val="21"/>
                <w:szCs w:val="21"/>
              </w:rPr>
              <w:t>≥5000 万像素</w:t>
            </w:r>
          </w:p>
        </w:tc>
        <w:tc>
          <w:tcPr>
            <w:tcW w:w="2358" w:type="dxa"/>
            <w:vAlign w:val="center"/>
          </w:tcPr>
          <w:p w14:paraId="50492C32">
            <w:pPr>
              <w:snapToGrid w:val="0"/>
              <w:spacing w:before="70" w:after="70" w:line="240" w:lineRule="auto"/>
              <w:ind w:firstLine="0"/>
              <w:jc w:val="left"/>
              <w:rPr>
                <w:sz w:val="21"/>
              </w:rPr>
            </w:pPr>
            <w:r>
              <w:rPr>
                <w:sz w:val="21"/>
                <w:szCs w:val="21"/>
              </w:rPr>
              <w:t>≥5000 万像素</w:t>
            </w:r>
          </w:p>
        </w:tc>
      </w:tr>
      <w:tr w14:paraId="7A14B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57B01035">
            <w:pPr>
              <w:snapToGrid w:val="0"/>
              <w:spacing w:before="70" w:after="70" w:line="240" w:lineRule="auto"/>
              <w:ind w:firstLine="0"/>
              <w:jc w:val="left"/>
              <w:rPr>
                <w:sz w:val="21"/>
              </w:rPr>
            </w:pPr>
            <w:r>
              <w:rPr>
                <w:sz w:val="21"/>
                <w:szCs w:val="21"/>
              </w:rPr>
              <w:t>续航</w:t>
            </w:r>
          </w:p>
        </w:tc>
        <w:tc>
          <w:tcPr>
            <w:tcW w:w="2852" w:type="dxa"/>
            <w:vAlign w:val="center"/>
          </w:tcPr>
          <w:p w14:paraId="186AB7B8">
            <w:pPr>
              <w:snapToGrid w:val="0"/>
              <w:spacing w:before="70" w:after="70" w:line="240" w:lineRule="auto"/>
              <w:ind w:firstLine="0"/>
              <w:jc w:val="left"/>
              <w:rPr>
                <w:sz w:val="21"/>
              </w:rPr>
            </w:pPr>
            <w:r>
              <w:rPr>
                <w:sz w:val="21"/>
                <w:szCs w:val="21"/>
              </w:rPr>
              <w:t>载具连续工作（平/缓坡）</w:t>
            </w:r>
          </w:p>
        </w:tc>
        <w:tc>
          <w:tcPr>
            <w:tcW w:w="2357" w:type="dxa"/>
            <w:vAlign w:val="center"/>
          </w:tcPr>
          <w:p w14:paraId="5116C7FD">
            <w:pPr>
              <w:snapToGrid w:val="0"/>
              <w:spacing w:before="70" w:after="70" w:line="240" w:lineRule="auto"/>
              <w:ind w:firstLine="0"/>
              <w:jc w:val="left"/>
              <w:rPr>
                <w:sz w:val="21"/>
              </w:rPr>
            </w:pPr>
            <w:r>
              <w:rPr>
                <w:sz w:val="21"/>
                <w:szCs w:val="21"/>
              </w:rPr>
              <w:t>≥4 h</w:t>
            </w:r>
          </w:p>
        </w:tc>
        <w:tc>
          <w:tcPr>
            <w:tcW w:w="2358" w:type="dxa"/>
            <w:vAlign w:val="center"/>
          </w:tcPr>
          <w:p w14:paraId="72030CF3">
            <w:pPr>
              <w:snapToGrid w:val="0"/>
              <w:spacing w:before="70" w:after="70" w:line="240" w:lineRule="auto"/>
              <w:ind w:firstLine="0"/>
              <w:jc w:val="left"/>
              <w:rPr>
                <w:sz w:val="21"/>
              </w:rPr>
            </w:pPr>
            <w:r>
              <w:rPr>
                <w:sz w:val="21"/>
                <w:szCs w:val="21"/>
              </w:rPr>
              <w:t>≥4 h</w:t>
            </w:r>
          </w:p>
        </w:tc>
      </w:tr>
      <w:tr w14:paraId="7A777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06C4F467">
            <w:pPr>
              <w:snapToGrid w:val="0"/>
              <w:spacing w:before="70" w:after="70" w:line="240" w:lineRule="auto"/>
              <w:ind w:firstLine="0"/>
              <w:jc w:val="left"/>
              <w:rPr>
                <w:sz w:val="21"/>
              </w:rPr>
            </w:pPr>
            <w:r>
              <w:rPr>
                <w:sz w:val="21"/>
                <w:szCs w:val="21"/>
              </w:rPr>
              <w:t>效率</w:t>
            </w:r>
          </w:p>
        </w:tc>
        <w:tc>
          <w:tcPr>
            <w:tcW w:w="2852" w:type="dxa"/>
            <w:vAlign w:val="center"/>
          </w:tcPr>
          <w:p w14:paraId="4CE0C04D">
            <w:pPr>
              <w:snapToGrid w:val="0"/>
              <w:spacing w:before="70" w:after="70" w:line="240" w:lineRule="auto"/>
              <w:ind w:firstLine="0"/>
              <w:jc w:val="left"/>
              <w:rPr>
                <w:sz w:val="21"/>
              </w:rPr>
            </w:pPr>
            <w:r>
              <w:rPr>
                <w:sz w:val="21"/>
                <w:szCs w:val="21"/>
              </w:rPr>
              <w:t>闸室重建渲染</w:t>
            </w:r>
          </w:p>
        </w:tc>
        <w:tc>
          <w:tcPr>
            <w:tcW w:w="2357" w:type="dxa"/>
            <w:vAlign w:val="center"/>
          </w:tcPr>
          <w:p w14:paraId="653E1C3E">
            <w:pPr>
              <w:snapToGrid w:val="0"/>
              <w:spacing w:before="70" w:after="70" w:line="240" w:lineRule="auto"/>
              <w:ind w:firstLine="0"/>
              <w:jc w:val="left"/>
              <w:rPr>
                <w:sz w:val="21"/>
              </w:rPr>
            </w:pPr>
            <w:r>
              <w:rPr>
                <w:sz w:val="21"/>
                <w:szCs w:val="21"/>
              </w:rPr>
              <w:t>≤24 h</w:t>
            </w:r>
          </w:p>
        </w:tc>
        <w:tc>
          <w:tcPr>
            <w:tcW w:w="2358" w:type="dxa"/>
            <w:vAlign w:val="center"/>
          </w:tcPr>
          <w:p w14:paraId="1ACE614D">
            <w:pPr>
              <w:snapToGrid w:val="0"/>
              <w:spacing w:before="70" w:after="70" w:line="240" w:lineRule="auto"/>
              <w:ind w:firstLine="0"/>
              <w:jc w:val="left"/>
              <w:rPr>
                <w:sz w:val="21"/>
              </w:rPr>
            </w:pPr>
            <w:r>
              <w:rPr>
                <w:sz w:val="21"/>
                <w:szCs w:val="21"/>
              </w:rPr>
              <w:t>≤24 h</w:t>
            </w:r>
          </w:p>
        </w:tc>
      </w:tr>
      <w:tr w14:paraId="73336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53B2CA2F">
            <w:pPr>
              <w:snapToGrid w:val="0"/>
              <w:spacing w:before="70" w:after="70" w:line="240" w:lineRule="auto"/>
              <w:ind w:firstLine="0"/>
              <w:jc w:val="left"/>
              <w:rPr>
                <w:sz w:val="21"/>
              </w:rPr>
            </w:pPr>
            <w:r>
              <w:rPr>
                <w:sz w:val="21"/>
                <w:szCs w:val="21"/>
              </w:rPr>
              <w:t>效率</w:t>
            </w:r>
          </w:p>
        </w:tc>
        <w:tc>
          <w:tcPr>
            <w:tcW w:w="2852" w:type="dxa"/>
            <w:vAlign w:val="center"/>
          </w:tcPr>
          <w:p w14:paraId="0D034352">
            <w:pPr>
              <w:snapToGrid w:val="0"/>
              <w:spacing w:before="70" w:after="70" w:line="240" w:lineRule="auto"/>
              <w:ind w:firstLine="0"/>
              <w:jc w:val="left"/>
              <w:rPr>
                <w:sz w:val="21"/>
              </w:rPr>
            </w:pPr>
            <w:r>
              <w:rPr>
                <w:sz w:val="21"/>
                <w:szCs w:val="21"/>
              </w:rPr>
              <w:t>单孔报告生成</w:t>
            </w:r>
          </w:p>
        </w:tc>
        <w:tc>
          <w:tcPr>
            <w:tcW w:w="2357" w:type="dxa"/>
            <w:vAlign w:val="center"/>
          </w:tcPr>
          <w:p w14:paraId="513A56E3">
            <w:pPr>
              <w:snapToGrid w:val="0"/>
              <w:spacing w:before="70" w:after="70" w:line="240" w:lineRule="auto"/>
              <w:ind w:firstLine="0"/>
              <w:jc w:val="left"/>
              <w:rPr>
                <w:sz w:val="21"/>
              </w:rPr>
            </w:pPr>
            <w:r>
              <w:rPr>
                <w:sz w:val="21"/>
                <w:szCs w:val="21"/>
              </w:rPr>
              <w:t>≤72 h</w:t>
            </w:r>
          </w:p>
        </w:tc>
        <w:tc>
          <w:tcPr>
            <w:tcW w:w="2358" w:type="dxa"/>
            <w:vAlign w:val="center"/>
          </w:tcPr>
          <w:p w14:paraId="462421D9">
            <w:pPr>
              <w:snapToGrid w:val="0"/>
              <w:spacing w:before="70" w:after="70" w:line="240" w:lineRule="auto"/>
              <w:ind w:firstLine="0"/>
              <w:jc w:val="left"/>
              <w:rPr>
                <w:sz w:val="21"/>
              </w:rPr>
            </w:pPr>
            <w:r>
              <w:rPr>
                <w:sz w:val="21"/>
                <w:szCs w:val="21"/>
              </w:rPr>
              <w:t>≤72 h</w:t>
            </w:r>
          </w:p>
        </w:tc>
      </w:tr>
      <w:tr w14:paraId="502B0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15A0F807">
            <w:pPr>
              <w:snapToGrid w:val="0"/>
              <w:spacing w:before="70" w:after="70" w:line="240" w:lineRule="auto"/>
              <w:ind w:firstLine="0"/>
              <w:jc w:val="left"/>
              <w:rPr>
                <w:sz w:val="21"/>
              </w:rPr>
            </w:pPr>
            <w:r>
              <w:rPr>
                <w:sz w:val="21"/>
                <w:szCs w:val="21"/>
              </w:rPr>
              <w:t>效率</w:t>
            </w:r>
          </w:p>
        </w:tc>
        <w:tc>
          <w:tcPr>
            <w:tcW w:w="2852" w:type="dxa"/>
            <w:vAlign w:val="center"/>
          </w:tcPr>
          <w:p w14:paraId="5B57E834">
            <w:pPr>
              <w:snapToGrid w:val="0"/>
              <w:spacing w:before="70" w:after="70" w:line="240" w:lineRule="auto"/>
              <w:ind w:firstLine="0"/>
              <w:jc w:val="left"/>
              <w:rPr>
                <w:sz w:val="21"/>
              </w:rPr>
            </w:pPr>
            <w:r>
              <w:rPr>
                <w:sz w:val="21"/>
                <w:szCs w:val="21"/>
              </w:rPr>
              <w:t>平坡测站数</w:t>
            </w:r>
          </w:p>
        </w:tc>
        <w:tc>
          <w:tcPr>
            <w:tcW w:w="2357" w:type="dxa"/>
            <w:vAlign w:val="center"/>
          </w:tcPr>
          <w:p w14:paraId="5673ED8E">
            <w:pPr>
              <w:snapToGrid w:val="0"/>
              <w:spacing w:before="70" w:after="70" w:line="240" w:lineRule="auto"/>
              <w:ind w:firstLine="0"/>
              <w:jc w:val="left"/>
              <w:rPr>
                <w:sz w:val="21"/>
              </w:rPr>
            </w:pPr>
            <w:r>
              <w:rPr>
                <w:sz w:val="21"/>
                <w:szCs w:val="21"/>
              </w:rPr>
              <w:t>≤2 站</w:t>
            </w:r>
          </w:p>
        </w:tc>
        <w:tc>
          <w:tcPr>
            <w:tcW w:w="2358" w:type="dxa"/>
            <w:vAlign w:val="center"/>
          </w:tcPr>
          <w:p w14:paraId="386D322F">
            <w:pPr>
              <w:snapToGrid w:val="0"/>
              <w:spacing w:before="70" w:after="70" w:line="240" w:lineRule="auto"/>
              <w:ind w:firstLine="0"/>
              <w:jc w:val="left"/>
              <w:rPr>
                <w:sz w:val="21"/>
              </w:rPr>
            </w:pPr>
            <w:r>
              <w:rPr>
                <w:sz w:val="21"/>
                <w:szCs w:val="21"/>
              </w:rPr>
              <w:t>≤2 站</w:t>
            </w:r>
          </w:p>
        </w:tc>
      </w:tr>
      <w:tr w14:paraId="41AC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1DCB657C">
            <w:pPr>
              <w:snapToGrid w:val="0"/>
              <w:spacing w:before="70" w:after="70" w:line="240" w:lineRule="auto"/>
              <w:ind w:firstLine="0"/>
              <w:jc w:val="left"/>
              <w:rPr>
                <w:sz w:val="21"/>
              </w:rPr>
            </w:pPr>
            <w:r>
              <w:rPr>
                <w:sz w:val="21"/>
                <w:szCs w:val="21"/>
              </w:rPr>
              <w:t>成果</w:t>
            </w:r>
          </w:p>
        </w:tc>
        <w:tc>
          <w:tcPr>
            <w:tcW w:w="2852" w:type="dxa"/>
            <w:vAlign w:val="center"/>
          </w:tcPr>
          <w:p w14:paraId="1F01116D">
            <w:pPr>
              <w:snapToGrid w:val="0"/>
              <w:spacing w:before="70" w:after="70" w:line="240" w:lineRule="auto"/>
              <w:ind w:firstLine="0"/>
              <w:jc w:val="left"/>
              <w:rPr>
                <w:sz w:val="21"/>
              </w:rPr>
            </w:pPr>
            <w:r>
              <w:rPr>
                <w:sz w:val="21"/>
                <w:szCs w:val="21"/>
              </w:rPr>
              <w:t>缺陷位置精度</w:t>
            </w:r>
          </w:p>
        </w:tc>
        <w:tc>
          <w:tcPr>
            <w:tcW w:w="2357" w:type="dxa"/>
            <w:vAlign w:val="center"/>
          </w:tcPr>
          <w:p w14:paraId="0706521A">
            <w:pPr>
              <w:snapToGrid w:val="0"/>
              <w:spacing w:before="70" w:after="70" w:line="240" w:lineRule="auto"/>
              <w:ind w:firstLine="0"/>
              <w:jc w:val="left"/>
              <w:rPr>
                <w:sz w:val="21"/>
              </w:rPr>
            </w:pPr>
            <w:r>
              <w:rPr>
                <w:sz w:val="21"/>
                <w:szCs w:val="21"/>
              </w:rPr>
              <w:t>0.01 m</w:t>
            </w:r>
          </w:p>
        </w:tc>
        <w:tc>
          <w:tcPr>
            <w:tcW w:w="2358" w:type="dxa"/>
            <w:vAlign w:val="center"/>
          </w:tcPr>
          <w:p w14:paraId="18885836">
            <w:pPr>
              <w:snapToGrid w:val="0"/>
              <w:spacing w:before="70" w:after="70" w:line="240" w:lineRule="auto"/>
              <w:ind w:firstLine="0"/>
              <w:jc w:val="left"/>
              <w:rPr>
                <w:sz w:val="21"/>
              </w:rPr>
            </w:pPr>
            <w:r>
              <w:rPr>
                <w:sz w:val="21"/>
                <w:szCs w:val="21"/>
              </w:rPr>
              <w:t>0.01 m</w:t>
            </w:r>
          </w:p>
        </w:tc>
      </w:tr>
      <w:tr w14:paraId="15891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1AB14DCF">
            <w:pPr>
              <w:snapToGrid w:val="0"/>
              <w:spacing w:before="70" w:after="70" w:line="240" w:lineRule="auto"/>
              <w:ind w:firstLine="0"/>
              <w:jc w:val="left"/>
              <w:rPr>
                <w:sz w:val="21"/>
              </w:rPr>
            </w:pPr>
            <w:r>
              <w:rPr>
                <w:sz w:val="21"/>
                <w:szCs w:val="21"/>
              </w:rPr>
              <w:t>成果</w:t>
            </w:r>
          </w:p>
        </w:tc>
        <w:tc>
          <w:tcPr>
            <w:tcW w:w="2852" w:type="dxa"/>
            <w:vAlign w:val="center"/>
          </w:tcPr>
          <w:p w14:paraId="1F02BD37">
            <w:pPr>
              <w:snapToGrid w:val="0"/>
              <w:spacing w:before="70" w:after="70" w:line="240" w:lineRule="auto"/>
              <w:ind w:firstLine="0"/>
              <w:jc w:val="left"/>
              <w:rPr>
                <w:sz w:val="21"/>
              </w:rPr>
            </w:pPr>
            <w:r>
              <w:rPr>
                <w:sz w:val="21"/>
                <w:szCs w:val="21"/>
              </w:rPr>
              <w:t>缺陷深度精度</w:t>
            </w:r>
          </w:p>
        </w:tc>
        <w:tc>
          <w:tcPr>
            <w:tcW w:w="2357" w:type="dxa"/>
            <w:vAlign w:val="center"/>
          </w:tcPr>
          <w:p w14:paraId="4721B79A">
            <w:pPr>
              <w:snapToGrid w:val="0"/>
              <w:spacing w:before="70" w:after="70" w:line="240" w:lineRule="auto"/>
              <w:ind w:firstLine="0"/>
              <w:jc w:val="left"/>
              <w:rPr>
                <w:sz w:val="21"/>
              </w:rPr>
            </w:pPr>
            <w:r>
              <w:rPr>
                <w:sz w:val="21"/>
                <w:szCs w:val="21"/>
              </w:rPr>
              <w:t>0.1 cm</w:t>
            </w:r>
          </w:p>
        </w:tc>
        <w:tc>
          <w:tcPr>
            <w:tcW w:w="2358" w:type="dxa"/>
            <w:vAlign w:val="center"/>
          </w:tcPr>
          <w:p w14:paraId="738D79DD">
            <w:pPr>
              <w:snapToGrid w:val="0"/>
              <w:spacing w:before="70" w:after="70" w:line="240" w:lineRule="auto"/>
              <w:ind w:firstLine="0"/>
              <w:jc w:val="left"/>
              <w:rPr>
                <w:sz w:val="21"/>
              </w:rPr>
            </w:pPr>
            <w:r>
              <w:rPr>
                <w:sz w:val="21"/>
                <w:szCs w:val="21"/>
              </w:rPr>
              <w:t>0.1 cm</w:t>
            </w:r>
          </w:p>
        </w:tc>
      </w:tr>
      <w:tr w14:paraId="21EF6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47E586E9">
            <w:pPr>
              <w:snapToGrid w:val="0"/>
              <w:spacing w:before="70" w:after="70" w:line="240" w:lineRule="auto"/>
              <w:ind w:firstLine="0"/>
              <w:jc w:val="left"/>
              <w:rPr>
                <w:sz w:val="21"/>
              </w:rPr>
            </w:pPr>
            <w:r>
              <w:rPr>
                <w:sz w:val="21"/>
                <w:szCs w:val="21"/>
              </w:rPr>
              <w:t>服务</w:t>
            </w:r>
          </w:p>
        </w:tc>
        <w:tc>
          <w:tcPr>
            <w:tcW w:w="2852" w:type="dxa"/>
            <w:vAlign w:val="center"/>
          </w:tcPr>
          <w:p w14:paraId="4B757D7F">
            <w:pPr>
              <w:snapToGrid w:val="0"/>
              <w:spacing w:before="70" w:after="70" w:line="240" w:lineRule="auto"/>
              <w:ind w:firstLine="0"/>
              <w:jc w:val="left"/>
              <w:rPr>
                <w:sz w:val="21"/>
              </w:rPr>
            </w:pPr>
            <w:r>
              <w:rPr>
                <w:sz w:val="21"/>
                <w:szCs w:val="21"/>
              </w:rPr>
              <w:t>质保期</w:t>
            </w:r>
          </w:p>
        </w:tc>
        <w:tc>
          <w:tcPr>
            <w:tcW w:w="2357" w:type="dxa"/>
            <w:vAlign w:val="center"/>
          </w:tcPr>
          <w:p w14:paraId="755C5DB4">
            <w:pPr>
              <w:snapToGrid w:val="0"/>
              <w:spacing w:before="70" w:after="70" w:line="240" w:lineRule="auto"/>
              <w:ind w:firstLine="0"/>
              <w:jc w:val="left"/>
              <w:rPr>
                <w:sz w:val="21"/>
              </w:rPr>
            </w:pPr>
            <w:r>
              <w:rPr>
                <w:sz w:val="21"/>
                <w:szCs w:val="21"/>
              </w:rPr>
              <w:t>2 年</w:t>
            </w:r>
          </w:p>
        </w:tc>
        <w:tc>
          <w:tcPr>
            <w:tcW w:w="2358" w:type="dxa"/>
            <w:vAlign w:val="center"/>
          </w:tcPr>
          <w:p w14:paraId="7383CA28">
            <w:pPr>
              <w:snapToGrid w:val="0"/>
              <w:spacing w:before="70" w:after="70" w:line="240" w:lineRule="auto"/>
              <w:ind w:firstLine="0"/>
              <w:jc w:val="left"/>
              <w:rPr>
                <w:sz w:val="21"/>
              </w:rPr>
            </w:pPr>
            <w:r>
              <w:rPr>
                <w:sz w:val="21"/>
                <w:szCs w:val="21"/>
              </w:rPr>
              <w:t>2 年</w:t>
            </w:r>
          </w:p>
        </w:tc>
      </w:tr>
      <w:tr w14:paraId="2D220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7822553F">
            <w:pPr>
              <w:snapToGrid w:val="0"/>
              <w:spacing w:before="70" w:after="70" w:line="240" w:lineRule="auto"/>
              <w:ind w:firstLine="0"/>
              <w:jc w:val="left"/>
              <w:rPr>
                <w:sz w:val="21"/>
              </w:rPr>
            </w:pPr>
            <w:r>
              <w:rPr>
                <w:sz w:val="21"/>
                <w:szCs w:val="21"/>
              </w:rPr>
              <w:t>服务</w:t>
            </w:r>
          </w:p>
        </w:tc>
        <w:tc>
          <w:tcPr>
            <w:tcW w:w="2852" w:type="dxa"/>
            <w:vAlign w:val="center"/>
          </w:tcPr>
          <w:p w14:paraId="582D4CEB">
            <w:pPr>
              <w:snapToGrid w:val="0"/>
              <w:spacing w:before="70" w:after="70" w:line="240" w:lineRule="auto"/>
              <w:ind w:firstLine="0"/>
              <w:jc w:val="left"/>
              <w:rPr>
                <w:sz w:val="21"/>
              </w:rPr>
            </w:pPr>
            <w:r>
              <w:rPr>
                <w:sz w:val="21"/>
                <w:szCs w:val="21"/>
              </w:rPr>
              <w:t>培训</w:t>
            </w:r>
          </w:p>
        </w:tc>
        <w:tc>
          <w:tcPr>
            <w:tcW w:w="2357" w:type="dxa"/>
            <w:vAlign w:val="center"/>
          </w:tcPr>
          <w:p w14:paraId="5CECB719">
            <w:pPr>
              <w:snapToGrid w:val="0"/>
              <w:spacing w:before="70" w:after="70" w:line="240" w:lineRule="auto"/>
              <w:ind w:firstLine="0"/>
              <w:jc w:val="left"/>
              <w:rPr>
                <w:sz w:val="21"/>
              </w:rPr>
            </w:pPr>
            <w:r>
              <w:rPr>
                <w:sz w:val="21"/>
                <w:szCs w:val="21"/>
              </w:rPr>
              <w:t>≥2 次</w:t>
            </w:r>
          </w:p>
        </w:tc>
        <w:tc>
          <w:tcPr>
            <w:tcW w:w="2358" w:type="dxa"/>
            <w:vAlign w:val="center"/>
          </w:tcPr>
          <w:p w14:paraId="00393139">
            <w:pPr>
              <w:snapToGrid w:val="0"/>
              <w:spacing w:before="70" w:after="70" w:line="240" w:lineRule="auto"/>
              <w:ind w:firstLine="0"/>
              <w:jc w:val="left"/>
              <w:rPr>
                <w:sz w:val="21"/>
              </w:rPr>
            </w:pPr>
            <w:r>
              <w:rPr>
                <w:sz w:val="21"/>
                <w:szCs w:val="21"/>
              </w:rPr>
              <w:t>3 次</w:t>
            </w:r>
          </w:p>
        </w:tc>
      </w:tr>
      <w:tr w14:paraId="71251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0CFA286D">
            <w:pPr>
              <w:snapToGrid w:val="0"/>
              <w:spacing w:before="70" w:after="70" w:line="240" w:lineRule="auto"/>
              <w:ind w:firstLine="0"/>
              <w:jc w:val="left"/>
              <w:rPr>
                <w:sz w:val="21"/>
              </w:rPr>
            </w:pPr>
            <w:r>
              <w:rPr>
                <w:sz w:val="21"/>
                <w:szCs w:val="21"/>
              </w:rPr>
              <w:t>服务</w:t>
            </w:r>
          </w:p>
        </w:tc>
        <w:tc>
          <w:tcPr>
            <w:tcW w:w="2852" w:type="dxa"/>
            <w:vAlign w:val="center"/>
          </w:tcPr>
          <w:p w14:paraId="73ED8CE0">
            <w:pPr>
              <w:snapToGrid w:val="0"/>
              <w:spacing w:before="70" w:after="70" w:line="240" w:lineRule="auto"/>
              <w:ind w:firstLine="0"/>
              <w:jc w:val="left"/>
              <w:rPr>
                <w:sz w:val="21"/>
              </w:rPr>
            </w:pPr>
            <w:r>
              <w:rPr>
                <w:sz w:val="21"/>
                <w:szCs w:val="21"/>
              </w:rPr>
              <w:t>电话响应</w:t>
            </w:r>
          </w:p>
        </w:tc>
        <w:tc>
          <w:tcPr>
            <w:tcW w:w="2357" w:type="dxa"/>
            <w:vAlign w:val="center"/>
          </w:tcPr>
          <w:p w14:paraId="7B425ED0">
            <w:pPr>
              <w:snapToGrid w:val="0"/>
              <w:spacing w:before="70" w:after="70" w:line="240" w:lineRule="auto"/>
              <w:ind w:firstLine="0"/>
              <w:jc w:val="left"/>
              <w:rPr>
                <w:sz w:val="21"/>
              </w:rPr>
            </w:pPr>
            <w:r>
              <w:rPr>
                <w:sz w:val="21"/>
                <w:szCs w:val="21"/>
              </w:rPr>
              <w:t>7×24 h</w:t>
            </w:r>
          </w:p>
        </w:tc>
        <w:tc>
          <w:tcPr>
            <w:tcW w:w="2358" w:type="dxa"/>
            <w:vAlign w:val="center"/>
          </w:tcPr>
          <w:p w14:paraId="3C3C5211">
            <w:pPr>
              <w:snapToGrid w:val="0"/>
              <w:spacing w:before="70" w:after="70" w:line="240" w:lineRule="auto"/>
              <w:ind w:firstLine="0"/>
              <w:jc w:val="left"/>
              <w:rPr>
                <w:sz w:val="21"/>
              </w:rPr>
            </w:pPr>
            <w:r>
              <w:rPr>
                <w:sz w:val="21"/>
                <w:szCs w:val="21"/>
              </w:rPr>
              <w:t>7×24 h</w:t>
            </w:r>
          </w:p>
        </w:tc>
      </w:tr>
      <w:tr w14:paraId="764C2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37E6FB33">
            <w:pPr>
              <w:snapToGrid w:val="0"/>
              <w:spacing w:before="70" w:after="70" w:line="240" w:lineRule="auto"/>
              <w:ind w:firstLine="0"/>
              <w:jc w:val="left"/>
              <w:rPr>
                <w:sz w:val="21"/>
              </w:rPr>
            </w:pPr>
            <w:r>
              <w:rPr>
                <w:sz w:val="21"/>
                <w:szCs w:val="21"/>
              </w:rPr>
              <w:t>创新</w:t>
            </w:r>
          </w:p>
        </w:tc>
        <w:tc>
          <w:tcPr>
            <w:tcW w:w="2852" w:type="dxa"/>
            <w:vAlign w:val="center"/>
          </w:tcPr>
          <w:p w14:paraId="333F9F48">
            <w:pPr>
              <w:snapToGrid w:val="0"/>
              <w:spacing w:before="70" w:after="70" w:line="240" w:lineRule="auto"/>
              <w:ind w:firstLine="0"/>
              <w:jc w:val="left"/>
              <w:rPr>
                <w:sz w:val="21"/>
              </w:rPr>
            </w:pPr>
            <w:r>
              <w:rPr>
                <w:sz w:val="21"/>
                <w:szCs w:val="21"/>
              </w:rPr>
              <w:t>专利</w:t>
            </w:r>
          </w:p>
        </w:tc>
        <w:tc>
          <w:tcPr>
            <w:tcW w:w="2357" w:type="dxa"/>
            <w:vAlign w:val="center"/>
          </w:tcPr>
          <w:p w14:paraId="2ACE5923">
            <w:pPr>
              <w:snapToGrid w:val="0"/>
              <w:spacing w:before="70" w:after="70" w:line="240" w:lineRule="auto"/>
              <w:ind w:firstLine="0"/>
              <w:jc w:val="left"/>
              <w:rPr>
                <w:sz w:val="21"/>
              </w:rPr>
            </w:pPr>
            <w:r>
              <w:rPr>
                <w:sz w:val="21"/>
                <w:szCs w:val="21"/>
              </w:rPr>
              <w:t>≥4 件（发明≥1）</w:t>
            </w:r>
          </w:p>
        </w:tc>
        <w:tc>
          <w:tcPr>
            <w:tcW w:w="2358" w:type="dxa"/>
            <w:vAlign w:val="center"/>
          </w:tcPr>
          <w:p w14:paraId="493E4E3C">
            <w:pPr>
              <w:snapToGrid w:val="0"/>
              <w:spacing w:before="70" w:after="70" w:line="240" w:lineRule="auto"/>
              <w:ind w:firstLine="0"/>
              <w:jc w:val="left"/>
              <w:rPr>
                <w:sz w:val="21"/>
              </w:rPr>
            </w:pPr>
            <w:r>
              <w:rPr>
                <w:sz w:val="21"/>
                <w:szCs w:val="21"/>
              </w:rPr>
              <w:t>≥4 件（发明≥1）</w:t>
            </w:r>
          </w:p>
        </w:tc>
      </w:tr>
      <w:tr w14:paraId="2A1FA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62B38111">
            <w:pPr>
              <w:snapToGrid w:val="0"/>
              <w:spacing w:before="70" w:after="70" w:line="240" w:lineRule="auto"/>
              <w:ind w:firstLine="0"/>
              <w:jc w:val="left"/>
              <w:rPr>
                <w:sz w:val="21"/>
              </w:rPr>
            </w:pPr>
            <w:r>
              <w:rPr>
                <w:sz w:val="21"/>
                <w:szCs w:val="21"/>
              </w:rPr>
              <w:t>创新</w:t>
            </w:r>
          </w:p>
        </w:tc>
        <w:tc>
          <w:tcPr>
            <w:tcW w:w="2852" w:type="dxa"/>
            <w:vAlign w:val="center"/>
          </w:tcPr>
          <w:p w14:paraId="1B6B5AB2">
            <w:pPr>
              <w:snapToGrid w:val="0"/>
              <w:spacing w:before="70" w:after="70" w:line="240" w:lineRule="auto"/>
              <w:ind w:firstLine="0"/>
              <w:jc w:val="left"/>
              <w:rPr>
                <w:sz w:val="21"/>
              </w:rPr>
            </w:pPr>
            <w:r>
              <w:rPr>
                <w:sz w:val="21"/>
                <w:szCs w:val="21"/>
              </w:rPr>
              <w:t>论文</w:t>
            </w:r>
          </w:p>
        </w:tc>
        <w:tc>
          <w:tcPr>
            <w:tcW w:w="2357" w:type="dxa"/>
            <w:vAlign w:val="center"/>
          </w:tcPr>
          <w:p w14:paraId="00831943">
            <w:pPr>
              <w:snapToGrid w:val="0"/>
              <w:spacing w:before="70" w:after="70" w:line="240" w:lineRule="auto"/>
              <w:ind w:firstLine="0"/>
              <w:jc w:val="left"/>
              <w:rPr>
                <w:sz w:val="21"/>
              </w:rPr>
            </w:pPr>
            <w:r>
              <w:rPr>
                <w:sz w:val="21"/>
                <w:szCs w:val="21"/>
              </w:rPr>
              <w:t>≥1 篇</w:t>
            </w:r>
          </w:p>
        </w:tc>
        <w:tc>
          <w:tcPr>
            <w:tcW w:w="2358" w:type="dxa"/>
            <w:vAlign w:val="center"/>
          </w:tcPr>
          <w:p w14:paraId="406CD477">
            <w:pPr>
              <w:snapToGrid w:val="0"/>
              <w:spacing w:before="70" w:after="70" w:line="240" w:lineRule="auto"/>
              <w:ind w:firstLine="0"/>
              <w:jc w:val="left"/>
              <w:rPr>
                <w:sz w:val="21"/>
              </w:rPr>
            </w:pPr>
            <w:r>
              <w:rPr>
                <w:sz w:val="21"/>
                <w:szCs w:val="21"/>
              </w:rPr>
              <w:t>≥1 篇</w:t>
            </w:r>
          </w:p>
        </w:tc>
      </w:tr>
      <w:tr w14:paraId="7E416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33" w:type="dxa"/>
            <w:vAlign w:val="center"/>
          </w:tcPr>
          <w:p w14:paraId="1BE68508">
            <w:pPr>
              <w:snapToGrid w:val="0"/>
              <w:spacing w:before="70" w:after="70" w:line="240" w:lineRule="auto"/>
              <w:ind w:firstLine="0"/>
              <w:jc w:val="left"/>
              <w:rPr>
                <w:sz w:val="21"/>
              </w:rPr>
            </w:pPr>
            <w:r>
              <w:rPr>
                <w:sz w:val="21"/>
                <w:szCs w:val="21"/>
              </w:rPr>
              <w:t>创新</w:t>
            </w:r>
          </w:p>
        </w:tc>
        <w:tc>
          <w:tcPr>
            <w:tcW w:w="2852" w:type="dxa"/>
            <w:vAlign w:val="center"/>
          </w:tcPr>
          <w:p w14:paraId="758A525A">
            <w:pPr>
              <w:snapToGrid w:val="0"/>
              <w:spacing w:before="70" w:after="70" w:line="240" w:lineRule="auto"/>
              <w:ind w:firstLine="0"/>
              <w:jc w:val="left"/>
              <w:rPr>
                <w:sz w:val="21"/>
              </w:rPr>
            </w:pPr>
            <w:r>
              <w:rPr>
                <w:sz w:val="21"/>
                <w:szCs w:val="21"/>
              </w:rPr>
              <w:t>软著</w:t>
            </w:r>
          </w:p>
        </w:tc>
        <w:tc>
          <w:tcPr>
            <w:tcW w:w="2357" w:type="dxa"/>
            <w:vAlign w:val="center"/>
          </w:tcPr>
          <w:p w14:paraId="56864DB7">
            <w:pPr>
              <w:snapToGrid w:val="0"/>
              <w:spacing w:before="70" w:after="70" w:line="240" w:lineRule="auto"/>
              <w:ind w:firstLine="0"/>
              <w:jc w:val="left"/>
              <w:rPr>
                <w:sz w:val="21"/>
              </w:rPr>
            </w:pPr>
            <w:r>
              <w:rPr>
                <w:sz w:val="21"/>
                <w:szCs w:val="21"/>
              </w:rPr>
              <w:t>≥1 项</w:t>
            </w:r>
          </w:p>
        </w:tc>
        <w:tc>
          <w:tcPr>
            <w:tcW w:w="2358" w:type="dxa"/>
            <w:vAlign w:val="center"/>
          </w:tcPr>
          <w:p w14:paraId="79604B9B">
            <w:pPr>
              <w:snapToGrid w:val="0"/>
              <w:spacing w:before="70" w:after="70" w:line="240" w:lineRule="auto"/>
              <w:ind w:firstLine="0"/>
              <w:jc w:val="left"/>
              <w:rPr>
                <w:sz w:val="21"/>
              </w:rPr>
            </w:pPr>
            <w:r>
              <w:rPr>
                <w:sz w:val="21"/>
                <w:szCs w:val="21"/>
              </w:rPr>
              <w:t>≥1 项</w:t>
            </w:r>
          </w:p>
        </w:tc>
      </w:tr>
    </w:tbl>
    <w:p w14:paraId="2E6FA47A">
      <w:pPr>
        <w:spacing w:line="240" w:lineRule="auto"/>
      </w:pPr>
    </w:p>
    <w:p w14:paraId="342B2C8C"/>
    <w:p w14:paraId="5AEE3906"/>
    <w:p w14:paraId="4877EAE8">
      <w:r>
        <w:br w:type="page"/>
      </w:r>
    </w:p>
    <w:p w14:paraId="38373DD1">
      <w:pPr>
        <w:widowControl w:val="0"/>
        <w:adjustRightInd w:val="0"/>
        <w:snapToGrid w:val="0"/>
        <w:spacing w:before="78" w:beforeLines="25" w:after="78" w:afterLines="25" w:line="360" w:lineRule="auto"/>
        <w:jc w:val="center"/>
        <w:outlineLvl w:val="0"/>
        <w:rPr>
          <w:rFonts w:ascii="Arial" w:hAnsi="Arial" w:eastAsia="宋体" w:cs="Arial"/>
          <w:b/>
          <w:sz w:val="28"/>
          <w:szCs w:val="28"/>
        </w:rPr>
      </w:pPr>
      <w:bookmarkStart w:id="428" w:name="_Toc437355115"/>
      <w:bookmarkStart w:id="429" w:name="_Toc444525920"/>
      <w:bookmarkStart w:id="430" w:name="_Toc464115791"/>
      <w:bookmarkStart w:id="431" w:name="_Toc7680"/>
      <w:bookmarkStart w:id="432" w:name="_Toc433291571"/>
      <w:bookmarkStart w:id="433" w:name="_Toc373764176"/>
      <w:bookmarkStart w:id="434" w:name="_Toc373840494"/>
      <w:r>
        <w:rPr>
          <w:rFonts w:ascii="Arial" w:hAnsi="Arial" w:eastAsia="宋体" w:cs="Arial"/>
          <w:b/>
          <w:sz w:val="28"/>
          <w:szCs w:val="28"/>
        </w:rPr>
        <w:t>文件</w:t>
      </w:r>
      <w:r>
        <w:rPr>
          <w:rFonts w:hint="eastAsia" w:ascii="Arial" w:hAnsi="Arial" w:eastAsia="宋体" w:cs="Arial"/>
          <w:b/>
          <w:sz w:val="28"/>
          <w:szCs w:val="28"/>
        </w:rPr>
        <w:t>五</w:t>
      </w:r>
      <w:r>
        <w:rPr>
          <w:rFonts w:ascii="Arial" w:hAnsi="Arial" w:eastAsia="宋体" w:cs="Arial"/>
          <w:b/>
          <w:sz w:val="28"/>
          <w:szCs w:val="28"/>
        </w:rPr>
        <w:t xml:space="preserve">  </w:t>
      </w:r>
      <w:bookmarkEnd w:id="428"/>
      <w:bookmarkEnd w:id="429"/>
      <w:bookmarkEnd w:id="430"/>
      <w:r>
        <w:rPr>
          <w:rFonts w:ascii="Arial" w:hAnsi="Arial" w:eastAsia="宋体" w:cs="Arial"/>
          <w:b/>
          <w:sz w:val="28"/>
          <w:szCs w:val="28"/>
        </w:rPr>
        <w:t>项目管理机构</w:t>
      </w:r>
      <w:bookmarkEnd w:id="431"/>
    </w:p>
    <w:p w14:paraId="731761E1">
      <w:pPr>
        <w:widowControl w:val="0"/>
        <w:numPr>
          <w:ilvl w:val="1"/>
          <w:numId w:val="0"/>
        </w:numPr>
        <w:adjustRightInd w:val="0"/>
        <w:snapToGrid w:val="0"/>
        <w:spacing w:line="360" w:lineRule="auto"/>
        <w:jc w:val="center"/>
        <w:outlineLvl w:val="1"/>
        <w:rPr>
          <w:rFonts w:ascii="Arial" w:hAnsi="Arial" w:eastAsia="宋体" w:cs="Arial"/>
          <w:b/>
        </w:rPr>
      </w:pPr>
      <w:bookmarkStart w:id="435" w:name="_Toc373765096"/>
      <w:bookmarkStart w:id="436" w:name="_Toc10448"/>
      <w:r>
        <w:rPr>
          <w:rFonts w:ascii="Arial" w:hAnsi="Arial" w:eastAsia="宋体" w:cs="Arial"/>
          <w:b/>
        </w:rPr>
        <w:t>（一）项目管理机构组成表</w:t>
      </w:r>
      <w:bookmarkEnd w:id="435"/>
      <w:bookmarkEnd w:id="436"/>
    </w:p>
    <w:tbl>
      <w:tblPr>
        <w:tblStyle w:val="32"/>
        <w:tblW w:w="103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966"/>
        <w:gridCol w:w="739"/>
        <w:gridCol w:w="1386"/>
        <w:gridCol w:w="966"/>
        <w:gridCol w:w="2704"/>
        <w:gridCol w:w="1490"/>
        <w:gridCol w:w="747"/>
        <w:gridCol w:w="491"/>
      </w:tblGrid>
      <w:tr w14:paraId="6B37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vAlign w:val="center"/>
          </w:tcPr>
          <w:p w14:paraId="374390BC">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职务</w:t>
            </w:r>
          </w:p>
        </w:tc>
        <w:tc>
          <w:tcPr>
            <w:tcW w:w="966" w:type="dxa"/>
            <w:vMerge w:val="restart"/>
            <w:vAlign w:val="center"/>
          </w:tcPr>
          <w:p w14:paraId="24E9EA98">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姓名</w:t>
            </w:r>
          </w:p>
        </w:tc>
        <w:tc>
          <w:tcPr>
            <w:tcW w:w="0" w:type="auto"/>
            <w:vMerge w:val="restart"/>
            <w:vAlign w:val="center"/>
          </w:tcPr>
          <w:p w14:paraId="3C682496">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职称</w:t>
            </w:r>
          </w:p>
        </w:tc>
        <w:tc>
          <w:tcPr>
            <w:tcW w:w="1490" w:type="dxa"/>
            <w:gridSpan w:val="5"/>
            <w:vAlign w:val="center"/>
          </w:tcPr>
          <w:p w14:paraId="6BD57E0A">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执业或职业资格证明</w:t>
            </w:r>
          </w:p>
        </w:tc>
        <w:tc>
          <w:tcPr>
            <w:tcW w:w="491" w:type="dxa"/>
            <w:vAlign w:val="center"/>
          </w:tcPr>
          <w:p w14:paraId="72DB2C70">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备注</w:t>
            </w:r>
          </w:p>
        </w:tc>
      </w:tr>
      <w:tr w14:paraId="08C9C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vAlign w:val="center"/>
          </w:tcPr>
          <w:p w14:paraId="6AD38A77">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966" w:type="dxa"/>
            <w:vMerge w:val="continue"/>
            <w:vAlign w:val="center"/>
          </w:tcPr>
          <w:p w14:paraId="7CA2B238">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0" w:type="auto"/>
            <w:vMerge w:val="continue"/>
            <w:vAlign w:val="center"/>
          </w:tcPr>
          <w:p w14:paraId="778CAEEC">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c>
          <w:tcPr>
            <w:tcW w:w="1386" w:type="dxa"/>
            <w:vAlign w:val="center"/>
          </w:tcPr>
          <w:p w14:paraId="4EFE55E3">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证书名称</w:t>
            </w:r>
          </w:p>
        </w:tc>
        <w:tc>
          <w:tcPr>
            <w:tcW w:w="966" w:type="dxa"/>
            <w:vAlign w:val="center"/>
          </w:tcPr>
          <w:p w14:paraId="6AA96C24">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级别</w:t>
            </w:r>
          </w:p>
        </w:tc>
        <w:tc>
          <w:tcPr>
            <w:tcW w:w="0" w:type="auto"/>
            <w:vAlign w:val="center"/>
          </w:tcPr>
          <w:p w14:paraId="576C5A08">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证号</w:t>
            </w:r>
          </w:p>
        </w:tc>
        <w:tc>
          <w:tcPr>
            <w:tcW w:w="1490" w:type="dxa"/>
            <w:vAlign w:val="center"/>
          </w:tcPr>
          <w:p w14:paraId="2059C96C">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专业</w:t>
            </w:r>
          </w:p>
        </w:tc>
        <w:tc>
          <w:tcPr>
            <w:tcW w:w="0" w:type="auto"/>
            <w:vAlign w:val="center"/>
          </w:tcPr>
          <w:p w14:paraId="2B175B70">
            <w:pPr>
              <w:widowControl w:val="0"/>
              <w:snapToGrid w:val="0"/>
              <w:spacing w:line="240" w:lineRule="auto"/>
              <w:ind w:left="0" w:leftChars="0" w:right="0" w:rightChars="0" w:firstLine="0" w:firstLineChars="0"/>
              <w:jc w:val="center"/>
              <w:rPr>
                <w:rFonts w:ascii="Arial" w:hAnsi="Arial" w:eastAsia="宋体" w:cs="Arial"/>
                <w:b/>
                <w:sz w:val="21"/>
                <w:szCs w:val="21"/>
              </w:rPr>
            </w:pPr>
            <w:r>
              <w:rPr>
                <w:rFonts w:hint="eastAsia" w:ascii="Arial" w:hAnsi="Arial" w:eastAsia="宋体" w:cs="Arial"/>
                <w:b/>
                <w:sz w:val="21"/>
                <w:szCs w:val="21"/>
              </w:rPr>
              <w:t>社保证明</w:t>
            </w:r>
          </w:p>
        </w:tc>
        <w:tc>
          <w:tcPr>
            <w:tcW w:w="491" w:type="dxa"/>
            <w:vAlign w:val="center"/>
          </w:tcPr>
          <w:p w14:paraId="184CB021">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p>
        </w:tc>
      </w:tr>
      <w:tr w14:paraId="375F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EA6428A">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项目</w:t>
            </w:r>
          </w:p>
          <w:p w14:paraId="4F0A87F6">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负责人</w:t>
            </w:r>
          </w:p>
        </w:tc>
        <w:tc>
          <w:tcPr>
            <w:tcW w:w="966" w:type="dxa"/>
            <w:vAlign w:val="center"/>
          </w:tcPr>
          <w:p w14:paraId="701730A5">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王富强</w:t>
            </w:r>
          </w:p>
        </w:tc>
        <w:tc>
          <w:tcPr>
            <w:tcW w:w="0" w:type="auto"/>
            <w:vAlign w:val="center"/>
          </w:tcPr>
          <w:p w14:paraId="7A345A27">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正高级</w:t>
            </w:r>
          </w:p>
          <w:p w14:paraId="31A76E4A">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77E80BA1">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25E8491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正高级</w:t>
            </w:r>
          </w:p>
        </w:tc>
        <w:tc>
          <w:tcPr>
            <w:tcW w:w="0" w:type="auto"/>
            <w:vAlign w:val="center"/>
          </w:tcPr>
          <w:p w14:paraId="08A5AD2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A202309010100063</w:t>
            </w:r>
          </w:p>
        </w:tc>
        <w:tc>
          <w:tcPr>
            <w:tcW w:w="1490" w:type="dxa"/>
            <w:vAlign w:val="center"/>
          </w:tcPr>
          <w:p w14:paraId="33F775EC">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测绘</w:t>
            </w:r>
          </w:p>
        </w:tc>
        <w:tc>
          <w:tcPr>
            <w:tcW w:w="0" w:type="auto"/>
            <w:vAlign w:val="center"/>
          </w:tcPr>
          <w:p w14:paraId="276759D5">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14190C6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0892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16894E1">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技术</w:t>
            </w:r>
          </w:p>
          <w:p w14:paraId="168D628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负责人</w:t>
            </w:r>
          </w:p>
        </w:tc>
        <w:tc>
          <w:tcPr>
            <w:tcW w:w="966" w:type="dxa"/>
            <w:vAlign w:val="center"/>
          </w:tcPr>
          <w:p w14:paraId="66F91987">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徐福乾</w:t>
            </w:r>
          </w:p>
        </w:tc>
        <w:tc>
          <w:tcPr>
            <w:tcW w:w="0" w:type="auto"/>
            <w:vAlign w:val="center"/>
          </w:tcPr>
          <w:p w14:paraId="1AA13E8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108F9601">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注册测绘师</w:t>
            </w:r>
          </w:p>
        </w:tc>
        <w:tc>
          <w:tcPr>
            <w:tcW w:w="966" w:type="dxa"/>
            <w:vAlign w:val="center"/>
          </w:tcPr>
          <w:p w14:paraId="2750C7C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w:t>
            </w:r>
          </w:p>
        </w:tc>
        <w:tc>
          <w:tcPr>
            <w:tcW w:w="0" w:type="auto"/>
            <w:vAlign w:val="center"/>
          </w:tcPr>
          <w:p w14:paraId="64883DF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264102097 (00)</w:t>
            </w:r>
          </w:p>
        </w:tc>
        <w:tc>
          <w:tcPr>
            <w:tcW w:w="1490" w:type="dxa"/>
            <w:vAlign w:val="center"/>
          </w:tcPr>
          <w:p w14:paraId="45379CC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测绘</w:t>
            </w:r>
          </w:p>
        </w:tc>
        <w:tc>
          <w:tcPr>
            <w:tcW w:w="0" w:type="auto"/>
            <w:vAlign w:val="center"/>
          </w:tcPr>
          <w:p w14:paraId="242C4586">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6B02D29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12F6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CCBC544">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质量负责人</w:t>
            </w:r>
          </w:p>
        </w:tc>
        <w:tc>
          <w:tcPr>
            <w:tcW w:w="966" w:type="dxa"/>
            <w:vAlign w:val="center"/>
          </w:tcPr>
          <w:p w14:paraId="6A9F997A">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张立宾</w:t>
            </w:r>
          </w:p>
        </w:tc>
        <w:tc>
          <w:tcPr>
            <w:tcW w:w="0" w:type="auto"/>
            <w:vAlign w:val="center"/>
          </w:tcPr>
          <w:p w14:paraId="572B0629">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2C4ACE96">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CCAA注册证书</w:t>
            </w:r>
          </w:p>
        </w:tc>
        <w:tc>
          <w:tcPr>
            <w:tcW w:w="966" w:type="dxa"/>
            <w:vAlign w:val="center"/>
          </w:tcPr>
          <w:p w14:paraId="77B548C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0" w:type="auto"/>
            <w:vAlign w:val="center"/>
          </w:tcPr>
          <w:p w14:paraId="3D756E51">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231026197712257517</w:t>
            </w:r>
          </w:p>
        </w:tc>
        <w:tc>
          <w:tcPr>
            <w:tcW w:w="1490" w:type="dxa"/>
            <w:vAlign w:val="center"/>
          </w:tcPr>
          <w:p w14:paraId="5310DD7F">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QMS审核员</w:t>
            </w:r>
          </w:p>
        </w:tc>
        <w:tc>
          <w:tcPr>
            <w:tcW w:w="0" w:type="auto"/>
            <w:vAlign w:val="center"/>
          </w:tcPr>
          <w:p w14:paraId="4210DA25">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314A1C9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4157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08BD41E3">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算法研发组长</w:t>
            </w:r>
          </w:p>
        </w:tc>
        <w:tc>
          <w:tcPr>
            <w:tcW w:w="966" w:type="dxa"/>
            <w:vAlign w:val="center"/>
          </w:tcPr>
          <w:p w14:paraId="66BEE8FD">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王坤</w:t>
            </w:r>
          </w:p>
        </w:tc>
        <w:tc>
          <w:tcPr>
            <w:tcW w:w="0" w:type="auto"/>
            <w:vAlign w:val="center"/>
          </w:tcPr>
          <w:p w14:paraId="0A407EF9">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正高级</w:t>
            </w:r>
          </w:p>
          <w:p w14:paraId="43013680">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27875EC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75274A4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正高级</w:t>
            </w:r>
          </w:p>
        </w:tc>
        <w:tc>
          <w:tcPr>
            <w:tcW w:w="0" w:type="auto"/>
            <w:vAlign w:val="center"/>
          </w:tcPr>
          <w:p w14:paraId="75BE12F1">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A202109010100023</w:t>
            </w:r>
          </w:p>
        </w:tc>
        <w:tc>
          <w:tcPr>
            <w:tcW w:w="1490" w:type="dxa"/>
            <w:vAlign w:val="center"/>
          </w:tcPr>
          <w:p w14:paraId="484D0C07">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信息与网络技术</w:t>
            </w:r>
          </w:p>
        </w:tc>
        <w:tc>
          <w:tcPr>
            <w:tcW w:w="0" w:type="auto"/>
            <w:vAlign w:val="center"/>
          </w:tcPr>
          <w:p w14:paraId="1F951531">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39A848B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18AF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2FD2462">
            <w:pPr>
              <w:widowControl w:val="0"/>
              <w:snapToGrid w:val="0"/>
              <w:spacing w:line="240" w:lineRule="auto"/>
              <w:ind w:left="0" w:leftChars="0" w:right="0" w:rightChars="0" w:firstLine="0" w:firstLineChars="0"/>
              <w:jc w:val="center"/>
              <w:rPr>
                <w:rFonts w:hint="eastAsia" w:ascii="Arial" w:hAnsi="宋体" w:eastAsia="宋体"/>
                <w:sz w:val="21"/>
              </w:rPr>
            </w:pPr>
            <w:r>
              <w:rPr>
                <w:rFonts w:ascii="Arial" w:hAnsi="宋体" w:eastAsia="宋体"/>
                <w:sz w:val="21"/>
              </w:rPr>
              <w:t>硬件</w:t>
            </w:r>
            <w:r>
              <w:rPr>
                <w:rFonts w:hint="eastAsia" w:ascii="Arial" w:hAnsi="宋体" w:eastAsia="宋体"/>
                <w:sz w:val="21"/>
              </w:rPr>
              <w:t>装备组长</w:t>
            </w:r>
          </w:p>
        </w:tc>
        <w:tc>
          <w:tcPr>
            <w:tcW w:w="966" w:type="dxa"/>
            <w:vAlign w:val="center"/>
          </w:tcPr>
          <w:p w14:paraId="61E3E792">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孙晨磊</w:t>
            </w:r>
          </w:p>
        </w:tc>
        <w:tc>
          <w:tcPr>
            <w:tcW w:w="0" w:type="auto"/>
            <w:vAlign w:val="center"/>
          </w:tcPr>
          <w:p w14:paraId="1C4A549E">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552C0D0E">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774461F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7728E3AA">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D</w:t>
            </w:r>
            <w:r>
              <w:rPr>
                <w:rFonts w:ascii="Arial" w:hAnsi="Arial" w:eastAsia="宋体" w:cs="Arial"/>
                <w:sz w:val="21"/>
                <w:szCs w:val="21"/>
                <w:lang w:eastAsia="en-US"/>
              </w:rPr>
              <w:t>20200900014001062</w:t>
            </w:r>
          </w:p>
        </w:tc>
        <w:tc>
          <w:tcPr>
            <w:tcW w:w="1490" w:type="dxa"/>
            <w:vAlign w:val="center"/>
          </w:tcPr>
          <w:p w14:paraId="4EE7739B">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机械设计与制造</w:t>
            </w:r>
          </w:p>
        </w:tc>
        <w:tc>
          <w:tcPr>
            <w:tcW w:w="0" w:type="auto"/>
            <w:vAlign w:val="center"/>
          </w:tcPr>
          <w:p w14:paraId="229D69BE">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483730A7">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D63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8819CB5">
            <w:pPr>
              <w:widowControl w:val="0"/>
              <w:snapToGrid w:val="0"/>
              <w:spacing w:line="240" w:lineRule="auto"/>
              <w:ind w:left="0" w:leftChars="0" w:right="0" w:rightChars="0" w:firstLine="0" w:firstLineChars="0"/>
              <w:jc w:val="center"/>
              <w:rPr>
                <w:rFonts w:ascii="Arial" w:hAnsi="宋体" w:eastAsia="宋体"/>
                <w:sz w:val="21"/>
              </w:rPr>
            </w:pPr>
            <w:r>
              <w:rPr>
                <w:rFonts w:hint="eastAsia" w:ascii="Arial" w:hAnsi="宋体" w:eastAsia="宋体"/>
                <w:sz w:val="21"/>
              </w:rPr>
              <w:t>软件开发组长</w:t>
            </w:r>
          </w:p>
        </w:tc>
        <w:tc>
          <w:tcPr>
            <w:tcW w:w="966" w:type="dxa"/>
            <w:vAlign w:val="center"/>
          </w:tcPr>
          <w:p w14:paraId="36BEE425">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李玉杰</w:t>
            </w:r>
          </w:p>
        </w:tc>
        <w:tc>
          <w:tcPr>
            <w:tcW w:w="0" w:type="auto"/>
            <w:vAlign w:val="center"/>
          </w:tcPr>
          <w:p w14:paraId="49EA54D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4114077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578BA09E">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7F9D669A">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ascii="Arial" w:hAnsi="Arial" w:eastAsia="宋体" w:cs="Arial"/>
                <w:sz w:val="21"/>
                <w:szCs w:val="21"/>
                <w:lang w:eastAsia="en-US"/>
              </w:rPr>
              <w:t>D20240900014001702</w:t>
            </w:r>
          </w:p>
        </w:tc>
        <w:tc>
          <w:tcPr>
            <w:tcW w:w="1490" w:type="dxa"/>
            <w:vAlign w:val="center"/>
          </w:tcPr>
          <w:p w14:paraId="0C763F91">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测绘工程</w:t>
            </w:r>
          </w:p>
        </w:tc>
        <w:tc>
          <w:tcPr>
            <w:tcW w:w="0" w:type="auto"/>
            <w:vAlign w:val="center"/>
          </w:tcPr>
          <w:p w14:paraId="13FA8FDB">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70D5C96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147C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35D5F81">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测绘外业组长</w:t>
            </w:r>
          </w:p>
        </w:tc>
        <w:tc>
          <w:tcPr>
            <w:tcW w:w="966" w:type="dxa"/>
            <w:vAlign w:val="center"/>
          </w:tcPr>
          <w:p w14:paraId="6FA96BFB">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苏东辉</w:t>
            </w:r>
          </w:p>
        </w:tc>
        <w:tc>
          <w:tcPr>
            <w:tcW w:w="0" w:type="auto"/>
            <w:vAlign w:val="center"/>
          </w:tcPr>
          <w:p w14:paraId="67651EE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6C11E347">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3891A240">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中级</w:t>
            </w:r>
          </w:p>
        </w:tc>
        <w:tc>
          <w:tcPr>
            <w:tcW w:w="0" w:type="auto"/>
            <w:vAlign w:val="center"/>
          </w:tcPr>
          <w:p w14:paraId="6DE2762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020220924014009700615</w:t>
            </w:r>
          </w:p>
        </w:tc>
        <w:tc>
          <w:tcPr>
            <w:tcW w:w="1490" w:type="dxa"/>
            <w:vAlign w:val="center"/>
          </w:tcPr>
          <w:p w14:paraId="083D4429">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地质测绘</w:t>
            </w:r>
          </w:p>
        </w:tc>
        <w:tc>
          <w:tcPr>
            <w:tcW w:w="0" w:type="auto"/>
            <w:vAlign w:val="center"/>
          </w:tcPr>
          <w:p w14:paraId="11B255CD">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6E7820C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F2F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54326C7">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0844F25F">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高豪林</w:t>
            </w:r>
          </w:p>
        </w:tc>
        <w:tc>
          <w:tcPr>
            <w:tcW w:w="0" w:type="auto"/>
            <w:vAlign w:val="center"/>
          </w:tcPr>
          <w:p w14:paraId="621728E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0D417166">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685CAAD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446EF98E">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B</w:t>
            </w:r>
            <w:r>
              <w:rPr>
                <w:rFonts w:ascii="Arial" w:hAnsi="Arial" w:eastAsia="宋体" w:cs="Arial"/>
                <w:sz w:val="21"/>
                <w:szCs w:val="21"/>
                <w:lang w:eastAsia="en-US"/>
              </w:rPr>
              <w:t>202409000100009</w:t>
            </w:r>
          </w:p>
        </w:tc>
        <w:tc>
          <w:tcPr>
            <w:tcW w:w="1490" w:type="dxa"/>
            <w:vAlign w:val="center"/>
          </w:tcPr>
          <w:p w14:paraId="74829DFC">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大数据</w:t>
            </w:r>
          </w:p>
        </w:tc>
        <w:tc>
          <w:tcPr>
            <w:tcW w:w="0" w:type="auto"/>
            <w:vAlign w:val="center"/>
          </w:tcPr>
          <w:p w14:paraId="21D082C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4AB8383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52F9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1208CB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0CFFBD0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李瑞桦</w:t>
            </w:r>
          </w:p>
        </w:tc>
        <w:tc>
          <w:tcPr>
            <w:tcW w:w="0" w:type="auto"/>
            <w:vAlign w:val="center"/>
          </w:tcPr>
          <w:p w14:paraId="462F0E49">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08C03B90">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4D80E68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721A8F6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B202309171900118</w:t>
            </w:r>
          </w:p>
        </w:tc>
        <w:tc>
          <w:tcPr>
            <w:tcW w:w="1490" w:type="dxa"/>
            <w:vAlign w:val="center"/>
          </w:tcPr>
          <w:p w14:paraId="1CF45E43">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电子</w:t>
            </w:r>
          </w:p>
          <w:p w14:paraId="1C537D28">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计算机</w:t>
            </w:r>
          </w:p>
        </w:tc>
        <w:tc>
          <w:tcPr>
            <w:tcW w:w="0" w:type="auto"/>
            <w:vAlign w:val="center"/>
          </w:tcPr>
          <w:p w14:paraId="54670B85">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4CF3821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334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93D7D1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50799936">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巩克现</w:t>
            </w:r>
          </w:p>
        </w:tc>
        <w:tc>
          <w:tcPr>
            <w:tcW w:w="0" w:type="auto"/>
            <w:vAlign w:val="center"/>
          </w:tcPr>
          <w:p w14:paraId="57B7F1DA">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副教授</w:t>
            </w:r>
          </w:p>
        </w:tc>
        <w:tc>
          <w:tcPr>
            <w:tcW w:w="1386" w:type="dxa"/>
            <w:vAlign w:val="center"/>
          </w:tcPr>
          <w:p w14:paraId="667A65A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0B8C952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副教授</w:t>
            </w:r>
          </w:p>
        </w:tc>
        <w:tc>
          <w:tcPr>
            <w:tcW w:w="0" w:type="auto"/>
            <w:vAlign w:val="center"/>
          </w:tcPr>
          <w:p w14:paraId="378D9C28">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0033317</w:t>
            </w:r>
          </w:p>
        </w:tc>
        <w:tc>
          <w:tcPr>
            <w:tcW w:w="1490" w:type="dxa"/>
            <w:vAlign w:val="center"/>
          </w:tcPr>
          <w:p w14:paraId="1D3EAC2A">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信息与信息处理</w:t>
            </w:r>
          </w:p>
        </w:tc>
        <w:tc>
          <w:tcPr>
            <w:tcW w:w="0" w:type="auto"/>
            <w:vAlign w:val="center"/>
          </w:tcPr>
          <w:p w14:paraId="4C6D0C6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693AB6B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9BF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CC8BEB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算法研发成员</w:t>
            </w:r>
          </w:p>
        </w:tc>
        <w:tc>
          <w:tcPr>
            <w:tcW w:w="966" w:type="dxa"/>
            <w:vAlign w:val="center"/>
          </w:tcPr>
          <w:p w14:paraId="0D45CFC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何振华</w:t>
            </w:r>
          </w:p>
        </w:tc>
        <w:tc>
          <w:tcPr>
            <w:tcW w:w="0" w:type="auto"/>
            <w:vAlign w:val="center"/>
          </w:tcPr>
          <w:p w14:paraId="6008EF78">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386" w:type="dxa"/>
            <w:vAlign w:val="center"/>
          </w:tcPr>
          <w:p w14:paraId="7D61DAE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58245A55">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副高级</w:t>
            </w:r>
          </w:p>
        </w:tc>
        <w:tc>
          <w:tcPr>
            <w:tcW w:w="0" w:type="auto"/>
            <w:vAlign w:val="center"/>
          </w:tcPr>
          <w:p w14:paraId="723CB7D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B202509M10100009</w:t>
            </w:r>
          </w:p>
        </w:tc>
        <w:tc>
          <w:tcPr>
            <w:tcW w:w="1490" w:type="dxa"/>
            <w:vAlign w:val="center"/>
          </w:tcPr>
          <w:p w14:paraId="676B0794">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人工智能</w:t>
            </w:r>
          </w:p>
        </w:tc>
        <w:tc>
          <w:tcPr>
            <w:tcW w:w="0" w:type="auto"/>
            <w:vAlign w:val="center"/>
          </w:tcPr>
          <w:p w14:paraId="5A4DCDDE">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6E66D8C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4DCD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DEA9488">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40F11088">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张文亮</w:t>
            </w:r>
          </w:p>
        </w:tc>
        <w:tc>
          <w:tcPr>
            <w:tcW w:w="0" w:type="auto"/>
            <w:vAlign w:val="center"/>
          </w:tcPr>
          <w:p w14:paraId="119FAE16">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1546BE9D">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6E07752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31A91418">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020220924014009700614</w:t>
            </w:r>
          </w:p>
        </w:tc>
        <w:tc>
          <w:tcPr>
            <w:tcW w:w="1490" w:type="dxa"/>
            <w:vAlign w:val="center"/>
          </w:tcPr>
          <w:p w14:paraId="5E9BB92F">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地质测绘</w:t>
            </w:r>
          </w:p>
        </w:tc>
        <w:tc>
          <w:tcPr>
            <w:tcW w:w="0" w:type="auto"/>
            <w:vAlign w:val="center"/>
          </w:tcPr>
          <w:p w14:paraId="1A81E29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2F5F039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7A22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29C4430">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081E4A7A">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李冲</w:t>
            </w:r>
          </w:p>
        </w:tc>
        <w:tc>
          <w:tcPr>
            <w:tcW w:w="0" w:type="auto"/>
            <w:vAlign w:val="center"/>
          </w:tcPr>
          <w:p w14:paraId="6564799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工程师</w:t>
            </w:r>
          </w:p>
        </w:tc>
        <w:tc>
          <w:tcPr>
            <w:tcW w:w="1386" w:type="dxa"/>
            <w:vAlign w:val="center"/>
          </w:tcPr>
          <w:p w14:paraId="66080B1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注册计量师</w:t>
            </w:r>
          </w:p>
        </w:tc>
        <w:tc>
          <w:tcPr>
            <w:tcW w:w="966" w:type="dxa"/>
            <w:vAlign w:val="center"/>
          </w:tcPr>
          <w:p w14:paraId="380B3AF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一级</w:t>
            </w:r>
          </w:p>
        </w:tc>
        <w:tc>
          <w:tcPr>
            <w:tcW w:w="0" w:type="auto"/>
            <w:vAlign w:val="center"/>
          </w:tcPr>
          <w:p w14:paraId="3FCE537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20220607041000000038</w:t>
            </w:r>
          </w:p>
        </w:tc>
        <w:tc>
          <w:tcPr>
            <w:tcW w:w="1490" w:type="dxa"/>
            <w:vAlign w:val="center"/>
          </w:tcPr>
          <w:p w14:paraId="0E8F0DD1">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计量</w:t>
            </w:r>
          </w:p>
        </w:tc>
        <w:tc>
          <w:tcPr>
            <w:tcW w:w="0" w:type="auto"/>
            <w:vAlign w:val="center"/>
          </w:tcPr>
          <w:p w14:paraId="063C23BE">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2703BCAE">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5E16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5531076">
            <w:pPr>
              <w:widowControl w:val="0"/>
              <w:snapToGrid w:val="0"/>
              <w:spacing w:line="240" w:lineRule="auto"/>
              <w:ind w:left="0" w:leftChars="0" w:right="0" w:rightChars="0" w:firstLine="0" w:firstLineChars="0"/>
              <w:jc w:val="center"/>
              <w:rPr>
                <w:rFonts w:hint="eastAsia" w:ascii="Arial" w:hAnsi="宋体" w:eastAsia="宋体"/>
                <w:sz w:val="21"/>
              </w:rPr>
            </w:pPr>
            <w:r>
              <w:rPr>
                <w:rFonts w:hint="eastAsia" w:ascii="Arial" w:hAnsi="宋体" w:eastAsia="宋体"/>
                <w:sz w:val="21"/>
              </w:rPr>
              <w:t>测绘外业成员</w:t>
            </w:r>
          </w:p>
        </w:tc>
        <w:tc>
          <w:tcPr>
            <w:tcW w:w="966" w:type="dxa"/>
            <w:vAlign w:val="center"/>
          </w:tcPr>
          <w:p w14:paraId="3694137B">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孙傲辉</w:t>
            </w:r>
          </w:p>
        </w:tc>
        <w:tc>
          <w:tcPr>
            <w:tcW w:w="0" w:type="auto"/>
            <w:vAlign w:val="center"/>
          </w:tcPr>
          <w:p w14:paraId="7EA015A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助理工程师</w:t>
            </w:r>
          </w:p>
        </w:tc>
        <w:tc>
          <w:tcPr>
            <w:tcW w:w="1386" w:type="dxa"/>
            <w:vAlign w:val="center"/>
          </w:tcPr>
          <w:p w14:paraId="7D3986C0">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职称证书</w:t>
            </w:r>
          </w:p>
        </w:tc>
        <w:tc>
          <w:tcPr>
            <w:tcW w:w="966" w:type="dxa"/>
            <w:vAlign w:val="center"/>
          </w:tcPr>
          <w:p w14:paraId="76229F76">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助理级</w:t>
            </w:r>
          </w:p>
        </w:tc>
        <w:tc>
          <w:tcPr>
            <w:tcW w:w="0" w:type="auto"/>
            <w:vAlign w:val="center"/>
          </w:tcPr>
          <w:p w14:paraId="5C8D0B6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D20250900906500022</w:t>
            </w:r>
          </w:p>
        </w:tc>
        <w:tc>
          <w:tcPr>
            <w:tcW w:w="1490" w:type="dxa"/>
            <w:vAlign w:val="center"/>
          </w:tcPr>
          <w:p w14:paraId="68641633">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w:t>
            </w:r>
          </w:p>
        </w:tc>
        <w:tc>
          <w:tcPr>
            <w:tcW w:w="0" w:type="auto"/>
            <w:vAlign w:val="center"/>
          </w:tcPr>
          <w:p w14:paraId="1227FEEC">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见表后附件</w:t>
            </w:r>
          </w:p>
        </w:tc>
        <w:tc>
          <w:tcPr>
            <w:tcW w:w="491" w:type="dxa"/>
            <w:vAlign w:val="center"/>
          </w:tcPr>
          <w:p w14:paraId="0506015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5C05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C14AF8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硬件装备成员</w:t>
            </w:r>
          </w:p>
        </w:tc>
        <w:tc>
          <w:tcPr>
            <w:tcW w:w="966" w:type="dxa"/>
            <w:vAlign w:val="center"/>
          </w:tcPr>
          <w:p w14:paraId="36BA1681">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周优良</w:t>
            </w:r>
          </w:p>
        </w:tc>
        <w:tc>
          <w:tcPr>
            <w:tcW w:w="0" w:type="auto"/>
            <w:vAlign w:val="center"/>
          </w:tcPr>
          <w:p w14:paraId="2690E6A7">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112D3F65">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0658CF52">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69F5A3A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020220926014009700218</w:t>
            </w:r>
          </w:p>
        </w:tc>
        <w:tc>
          <w:tcPr>
            <w:tcW w:w="1490" w:type="dxa"/>
            <w:vAlign w:val="center"/>
          </w:tcPr>
          <w:p w14:paraId="7DFED1FC">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电子仪器与测量</w:t>
            </w:r>
          </w:p>
        </w:tc>
        <w:tc>
          <w:tcPr>
            <w:tcW w:w="0" w:type="auto"/>
            <w:vAlign w:val="center"/>
          </w:tcPr>
          <w:p w14:paraId="0C8BE523">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6F3A9DD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3665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120F8A1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宋体" w:eastAsia="宋体"/>
                <w:sz w:val="21"/>
              </w:rPr>
              <w:t>软件开发成员</w:t>
            </w:r>
          </w:p>
        </w:tc>
        <w:tc>
          <w:tcPr>
            <w:tcW w:w="966" w:type="dxa"/>
            <w:vAlign w:val="center"/>
          </w:tcPr>
          <w:p w14:paraId="2727941D">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王小景</w:t>
            </w:r>
          </w:p>
        </w:tc>
        <w:tc>
          <w:tcPr>
            <w:tcW w:w="0" w:type="auto"/>
            <w:vAlign w:val="center"/>
          </w:tcPr>
          <w:p w14:paraId="7E5F42A4">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工程师</w:t>
            </w:r>
          </w:p>
        </w:tc>
        <w:tc>
          <w:tcPr>
            <w:tcW w:w="1386" w:type="dxa"/>
            <w:vAlign w:val="center"/>
          </w:tcPr>
          <w:p w14:paraId="274CD2BC">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职称证书</w:t>
            </w:r>
          </w:p>
        </w:tc>
        <w:tc>
          <w:tcPr>
            <w:tcW w:w="966" w:type="dxa"/>
            <w:vAlign w:val="center"/>
          </w:tcPr>
          <w:p w14:paraId="26F3DDC5">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中级</w:t>
            </w:r>
          </w:p>
        </w:tc>
        <w:tc>
          <w:tcPr>
            <w:tcW w:w="0" w:type="auto"/>
            <w:vAlign w:val="center"/>
          </w:tcPr>
          <w:p w14:paraId="1647A56D">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C20240926014009700263</w:t>
            </w:r>
          </w:p>
        </w:tc>
        <w:tc>
          <w:tcPr>
            <w:tcW w:w="1490" w:type="dxa"/>
            <w:vAlign w:val="center"/>
          </w:tcPr>
          <w:p w14:paraId="65BE83F6">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信息与网络技术</w:t>
            </w:r>
          </w:p>
        </w:tc>
        <w:tc>
          <w:tcPr>
            <w:tcW w:w="0" w:type="auto"/>
            <w:vAlign w:val="center"/>
          </w:tcPr>
          <w:p w14:paraId="413E3611">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693791D9">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r w14:paraId="1955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22" w:type="dxa"/>
            <w:vAlign w:val="center"/>
          </w:tcPr>
          <w:p w14:paraId="54C50068">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软件开发成员</w:t>
            </w:r>
          </w:p>
        </w:tc>
        <w:tc>
          <w:tcPr>
            <w:tcW w:w="966" w:type="dxa"/>
            <w:vAlign w:val="center"/>
          </w:tcPr>
          <w:p w14:paraId="39A41ADB">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林敬娜</w:t>
            </w:r>
          </w:p>
        </w:tc>
        <w:tc>
          <w:tcPr>
            <w:tcW w:w="739" w:type="dxa"/>
            <w:vAlign w:val="center"/>
          </w:tcPr>
          <w:p w14:paraId="5F5ADBF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技术员</w:t>
            </w:r>
          </w:p>
        </w:tc>
        <w:tc>
          <w:tcPr>
            <w:tcW w:w="1386" w:type="dxa"/>
            <w:vAlign w:val="center"/>
          </w:tcPr>
          <w:p w14:paraId="0C3CE18D">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966" w:type="dxa"/>
            <w:vAlign w:val="center"/>
          </w:tcPr>
          <w:p w14:paraId="19532B44">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w:t>
            </w:r>
          </w:p>
        </w:tc>
        <w:tc>
          <w:tcPr>
            <w:tcW w:w="2704" w:type="dxa"/>
            <w:vAlign w:val="center"/>
          </w:tcPr>
          <w:p w14:paraId="0C080B13">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w:t>
            </w:r>
          </w:p>
        </w:tc>
        <w:tc>
          <w:tcPr>
            <w:tcW w:w="1490" w:type="dxa"/>
            <w:vAlign w:val="center"/>
          </w:tcPr>
          <w:p w14:paraId="1200174A">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测绘工程</w:t>
            </w:r>
          </w:p>
        </w:tc>
        <w:tc>
          <w:tcPr>
            <w:tcW w:w="747" w:type="dxa"/>
            <w:vAlign w:val="center"/>
          </w:tcPr>
          <w:p w14:paraId="3FB187CC">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见表后附件</w:t>
            </w:r>
          </w:p>
        </w:tc>
        <w:tc>
          <w:tcPr>
            <w:tcW w:w="491" w:type="dxa"/>
            <w:vAlign w:val="center"/>
          </w:tcPr>
          <w:p w14:paraId="5753FE82">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p>
        </w:tc>
      </w:tr>
    </w:tbl>
    <w:p w14:paraId="32DB4AA8">
      <w:pPr>
        <w:widowControl w:val="0"/>
        <w:spacing w:line="360" w:lineRule="auto"/>
        <w:jc w:val="center"/>
        <w:rPr>
          <w:rFonts w:ascii="Arial" w:hAnsi="Arial" w:eastAsia="宋体" w:cs="Arial"/>
          <w:b/>
        </w:rPr>
      </w:pPr>
      <w:bookmarkStart w:id="437" w:name="_Toc378239066"/>
      <w:bookmarkStart w:id="438" w:name="_Toc327261645"/>
      <w:bookmarkStart w:id="439" w:name="_Toc327261209"/>
      <w:bookmarkStart w:id="440" w:name="_Toc375157725"/>
      <w:bookmarkStart w:id="441" w:name="_Toc329012603"/>
    </w:p>
    <w:p w14:paraId="23E2FCC7">
      <w:pPr>
        <w:rPr>
          <w:rFonts w:ascii="Arial" w:hAnsi="Arial" w:eastAsia="宋体" w:cs="Arial"/>
          <w:b/>
        </w:rPr>
      </w:pPr>
      <w:r>
        <w:rPr>
          <w:rFonts w:ascii="Arial" w:hAnsi="Arial" w:eastAsia="宋体" w:cs="Arial"/>
          <w:b/>
        </w:rPr>
        <w:br w:type="page"/>
      </w:r>
    </w:p>
    <w:p w14:paraId="122365EB">
      <w:pPr>
        <w:widowControl w:val="0"/>
        <w:spacing w:line="360" w:lineRule="auto"/>
        <w:jc w:val="center"/>
        <w:outlineLvl w:val="2"/>
        <w:rPr>
          <w:rFonts w:hint="eastAsia" w:cs="Arial" w:asciiTheme="majorEastAsia" w:hAnsiTheme="majorEastAsia" w:eastAsiaTheme="majorEastAsia"/>
          <w:bCs/>
          <w:sz w:val="28"/>
          <w:szCs w:val="28"/>
        </w:rPr>
      </w:pPr>
      <w:bookmarkStart w:id="442" w:name="_Toc12819"/>
      <w:bookmarkStart w:id="443" w:name="OLE_LINK43"/>
      <w:r>
        <w:rPr>
          <w:rFonts w:hint="eastAsia" w:cs="Arial" w:asciiTheme="majorEastAsia" w:hAnsiTheme="majorEastAsia" w:eastAsiaTheme="majorEastAsia"/>
          <w:bCs/>
          <w:sz w:val="28"/>
          <w:szCs w:val="28"/>
        </w:rPr>
        <w:t>5-1 项目负责人职称证书</w:t>
      </w:r>
      <w:bookmarkEnd w:id="442"/>
    </w:p>
    <w:bookmarkEnd w:id="443"/>
    <w:p w14:paraId="4416C394">
      <w:pPr>
        <w:widowControl w:val="0"/>
        <w:spacing w:line="360" w:lineRule="auto"/>
        <w:rPr>
          <w:rFonts w:ascii="Arial" w:hAnsi="Arial" w:eastAsia="宋体" w:cs="Arial"/>
          <w:b/>
        </w:rPr>
      </w:pPr>
      <w:r>
        <w:rPr>
          <w:rFonts w:hint="eastAsia" w:ascii="Arial" w:hAnsi="Arial" w:eastAsia="宋体" w:cs="Arial"/>
          <w:b/>
        </w:rPr>
        <w:drawing>
          <wp:inline distT="0" distB="0" distL="0" distR="0">
            <wp:extent cx="4195445" cy="5482590"/>
            <wp:effectExtent l="0" t="0" r="3810" b="8255"/>
            <wp:docPr id="10677230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23082" name="图片 5"/>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rot="5400000">
                      <a:off x="0" y="0"/>
                      <a:ext cx="4198055" cy="5485346"/>
                    </a:xfrm>
                    <a:prstGeom prst="rect">
                      <a:avLst/>
                    </a:prstGeom>
                  </pic:spPr>
                </pic:pic>
              </a:graphicData>
            </a:graphic>
          </wp:inline>
        </w:drawing>
      </w:r>
    </w:p>
    <w:p w14:paraId="4823BFE6">
      <w:pPr>
        <w:widowControl w:val="0"/>
        <w:spacing w:line="360" w:lineRule="auto"/>
        <w:jc w:val="center"/>
        <w:outlineLvl w:val="2"/>
        <w:rPr>
          <w:rFonts w:cs="Arial" w:asciiTheme="majorEastAsia" w:hAnsiTheme="majorEastAsia" w:eastAsiaTheme="majorEastAsia"/>
          <w:bCs/>
          <w:sz w:val="28"/>
          <w:szCs w:val="28"/>
        </w:rPr>
      </w:pPr>
      <w:bookmarkStart w:id="444" w:name="_Toc27557"/>
      <w:bookmarkStart w:id="445" w:name="OLE_LINK44"/>
      <w:r>
        <w:rPr>
          <w:rFonts w:hint="eastAsia" w:cs="Arial" w:asciiTheme="majorEastAsia" w:hAnsiTheme="majorEastAsia" w:eastAsiaTheme="majorEastAsia"/>
          <w:bCs/>
          <w:sz w:val="28"/>
          <w:szCs w:val="28"/>
        </w:rPr>
        <w:t>5-2 技术负责人资格证书</w:t>
      </w:r>
      <w:bookmarkEnd w:id="444"/>
    </w:p>
    <w:bookmarkEnd w:id="445"/>
    <w:p w14:paraId="6168498A">
      <w:pPr>
        <w:widowControl w:val="0"/>
        <w:spacing w:line="360" w:lineRule="auto"/>
        <w:jc w:val="center"/>
        <w:rPr>
          <w:rFonts w:cs="Arial" w:asciiTheme="majorEastAsia" w:hAnsiTheme="majorEastAsia" w:eastAsiaTheme="majorEastAsia"/>
          <w:bCs/>
          <w:sz w:val="28"/>
          <w:szCs w:val="28"/>
        </w:rPr>
      </w:pPr>
      <w:r>
        <w:rPr>
          <w:rFonts w:ascii="Arial" w:hAnsi="Arial" w:eastAsia="宋体" w:cs="Arial"/>
          <w:b/>
        </w:rPr>
        <w:drawing>
          <wp:inline distT="0" distB="0" distL="0" distR="0">
            <wp:extent cx="4911725" cy="3477260"/>
            <wp:effectExtent l="0" t="0" r="3175" b="2540"/>
            <wp:docPr id="8223798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79814" name="图片 34"/>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913946" cy="3479086"/>
                    </a:xfrm>
                    <a:prstGeom prst="rect">
                      <a:avLst/>
                    </a:prstGeom>
                  </pic:spPr>
                </pic:pic>
              </a:graphicData>
            </a:graphic>
          </wp:inline>
        </w:drawing>
      </w:r>
    </w:p>
    <w:p w14:paraId="46444E79">
      <w:pPr>
        <w:widowControl w:val="0"/>
        <w:spacing w:line="360" w:lineRule="auto"/>
        <w:jc w:val="center"/>
        <w:rPr>
          <w:rFonts w:hint="eastAsia" w:cs="Arial" w:asciiTheme="majorEastAsia" w:hAnsiTheme="majorEastAsia" w:eastAsiaTheme="majorEastAsia"/>
          <w:bCs/>
          <w:sz w:val="28"/>
          <w:szCs w:val="28"/>
        </w:rPr>
      </w:pPr>
    </w:p>
    <w:p w14:paraId="4D35185F">
      <w:pPr>
        <w:widowControl w:val="0"/>
        <w:spacing w:line="360" w:lineRule="auto"/>
        <w:jc w:val="center"/>
        <w:outlineLvl w:val="2"/>
        <w:rPr>
          <w:rFonts w:cs="Arial" w:asciiTheme="majorEastAsia" w:hAnsiTheme="majorEastAsia" w:eastAsiaTheme="majorEastAsia"/>
          <w:bCs/>
          <w:sz w:val="28"/>
          <w:szCs w:val="28"/>
        </w:rPr>
      </w:pPr>
      <w:bookmarkStart w:id="446" w:name="_Toc1936"/>
      <w:bookmarkStart w:id="447" w:name="OLE_LINK45"/>
      <w:r>
        <w:rPr>
          <w:rFonts w:hint="eastAsia" w:cs="Arial" w:asciiTheme="majorEastAsia" w:hAnsiTheme="majorEastAsia" w:eastAsiaTheme="majorEastAsia"/>
          <w:bCs/>
          <w:sz w:val="28"/>
          <w:szCs w:val="28"/>
        </w:rPr>
        <w:t>5-3 质量负责人资格证书</w:t>
      </w:r>
      <w:bookmarkEnd w:id="446"/>
    </w:p>
    <w:bookmarkEnd w:id="447"/>
    <w:p w14:paraId="09B20634">
      <w:pPr>
        <w:widowControl w:val="0"/>
        <w:spacing w:line="360" w:lineRule="auto"/>
        <w:jc w:val="center"/>
        <w:rPr>
          <w:rFonts w:hint="eastAsia" w:cs="Arial" w:asciiTheme="majorEastAsia" w:hAnsiTheme="majorEastAsia" w:eastAsiaTheme="majorEastAsia"/>
          <w:bCs/>
          <w:sz w:val="28"/>
          <w:szCs w:val="28"/>
        </w:rPr>
      </w:pPr>
      <w:r>
        <w:drawing>
          <wp:inline distT="0" distB="0" distL="0" distR="0">
            <wp:extent cx="5170805" cy="7881620"/>
            <wp:effectExtent l="0" t="0" r="10795" b="5080"/>
            <wp:docPr id="185374450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44509" name="图片 12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5170805" cy="7881620"/>
                    </a:xfrm>
                    <a:prstGeom prst="rect">
                      <a:avLst/>
                    </a:prstGeom>
                    <a:noFill/>
                    <a:ln>
                      <a:noFill/>
                    </a:ln>
                  </pic:spPr>
                </pic:pic>
              </a:graphicData>
            </a:graphic>
          </wp:inline>
        </w:drawing>
      </w:r>
    </w:p>
    <w:p w14:paraId="20594C92">
      <w:pPr>
        <w:widowControl w:val="0"/>
        <w:spacing w:line="360" w:lineRule="auto"/>
        <w:rPr>
          <w:rFonts w:ascii="Arial" w:hAnsi="Arial" w:eastAsia="宋体" w:cs="Arial"/>
          <w:b/>
        </w:rPr>
      </w:pPr>
    </w:p>
    <w:p w14:paraId="52EB5395">
      <w:pPr>
        <w:widowControl w:val="0"/>
        <w:spacing w:line="360" w:lineRule="auto"/>
        <w:rPr>
          <w:rFonts w:ascii="Arial" w:hAnsi="Arial" w:eastAsia="宋体" w:cs="Arial"/>
          <w:b/>
        </w:rPr>
      </w:pPr>
    </w:p>
    <w:p w14:paraId="240B79A6">
      <w:pPr>
        <w:widowControl w:val="0"/>
        <w:spacing w:line="360" w:lineRule="auto"/>
        <w:jc w:val="center"/>
        <w:outlineLvl w:val="2"/>
        <w:rPr>
          <w:rFonts w:hint="eastAsia" w:cs="Arial" w:asciiTheme="majorEastAsia" w:hAnsiTheme="majorEastAsia" w:eastAsiaTheme="majorEastAsia"/>
          <w:bCs/>
          <w:sz w:val="28"/>
          <w:szCs w:val="28"/>
        </w:rPr>
      </w:pPr>
      <w:bookmarkStart w:id="448" w:name="_Toc16348"/>
      <w:r>
        <w:rPr>
          <w:rFonts w:hint="eastAsia" w:cs="Arial" w:asciiTheme="majorEastAsia" w:hAnsiTheme="majorEastAsia" w:eastAsiaTheme="majorEastAsia"/>
          <w:bCs/>
          <w:sz w:val="28"/>
          <w:szCs w:val="28"/>
        </w:rPr>
        <w:t>5-4 项目团体成员资格证书</w:t>
      </w:r>
      <w:bookmarkEnd w:id="448"/>
    </w:p>
    <w:p w14:paraId="6773F227">
      <w:pPr>
        <w:widowControl w:val="0"/>
        <w:spacing w:line="360" w:lineRule="auto"/>
        <w:ind w:left="0" w:leftChars="0" w:firstLine="0" w:firstLineChars="0"/>
        <w:jc w:val="center"/>
        <w:rPr>
          <w:rFonts w:ascii="Arial" w:hAnsi="Arial" w:eastAsia="宋体" w:cs="Arial"/>
          <w:b/>
        </w:rPr>
      </w:pPr>
      <w:r>
        <w:rPr>
          <w:rFonts w:hint="eastAsia" w:ascii="Arial" w:hAnsi="Arial" w:eastAsia="宋体" w:cs="Arial"/>
          <w:b/>
        </w:rPr>
        <w:drawing>
          <wp:inline distT="0" distB="0" distL="0" distR="0">
            <wp:extent cx="5476875" cy="4243705"/>
            <wp:effectExtent l="0" t="0" r="9525" b="10795"/>
            <wp:docPr id="8386438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3873" name="图片 9"/>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486640" cy="4251854"/>
                    </a:xfrm>
                    <a:prstGeom prst="rect">
                      <a:avLst/>
                    </a:prstGeom>
                  </pic:spPr>
                </pic:pic>
              </a:graphicData>
            </a:graphic>
          </wp:inline>
        </w:drawing>
      </w:r>
      <w:r>
        <w:rPr>
          <w:rFonts w:ascii="Arial" w:hAnsi="Arial" w:eastAsia="宋体" w:cs="Arial"/>
          <w:b/>
        </w:rPr>
        <w:drawing>
          <wp:inline distT="0" distB="0" distL="0" distR="0">
            <wp:extent cx="5464810" cy="3926205"/>
            <wp:effectExtent l="0" t="0" r="8890" b="10795"/>
            <wp:docPr id="2018216075"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6075" name="图片 160"/>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468985" cy="3929326"/>
                    </a:xfrm>
                    <a:prstGeom prst="rect">
                      <a:avLst/>
                    </a:prstGeom>
                  </pic:spPr>
                </pic:pic>
              </a:graphicData>
            </a:graphic>
          </wp:inline>
        </w:drawing>
      </w:r>
      <w:r>
        <w:rPr>
          <w:rFonts w:hint="eastAsia" w:ascii="Arial" w:hAnsi="Arial" w:eastAsia="宋体" w:cs="Arial"/>
          <w:b/>
        </w:rPr>
        <w:drawing>
          <wp:inline distT="0" distB="0" distL="0" distR="0">
            <wp:extent cx="3817620" cy="5188585"/>
            <wp:effectExtent l="0" t="0" r="5715" b="5080"/>
            <wp:docPr id="51975755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7553" name="图片 36"/>
                    <pic:cNvPicPr>
                      <a:picLocks noChangeAspect="1"/>
                    </pic:cNvPicPr>
                  </pic:nvPicPr>
                  <pic:blipFill>
                    <a:blip r:embed="rId111" cstate="print">
                      <a:extLst>
                        <a:ext uri="{28A0092B-C50C-407E-A947-70E740481C1C}">
                          <a14:useLocalDpi xmlns:a14="http://schemas.microsoft.com/office/drawing/2010/main" val="0"/>
                        </a:ext>
                      </a:extLst>
                    </a:blip>
                    <a:srcRect t="11222" b="12285"/>
                    <a:stretch>
                      <a:fillRect/>
                    </a:stretch>
                  </pic:blipFill>
                  <pic:spPr>
                    <a:xfrm rot="16200000">
                      <a:off x="0" y="0"/>
                      <a:ext cx="3817620" cy="5188585"/>
                    </a:xfrm>
                    <a:prstGeom prst="rect">
                      <a:avLst/>
                    </a:prstGeom>
                    <a:ln>
                      <a:noFill/>
                    </a:ln>
                  </pic:spPr>
                </pic:pic>
              </a:graphicData>
            </a:graphic>
          </wp:inline>
        </w:drawing>
      </w:r>
      <w:r>
        <w:rPr>
          <w:rFonts w:ascii="Arial" w:hAnsi="Arial" w:eastAsia="宋体" w:cs="Arial"/>
          <w:b/>
        </w:rPr>
        <w:drawing>
          <wp:inline distT="0" distB="0" distL="0" distR="0">
            <wp:extent cx="5661660" cy="4376420"/>
            <wp:effectExtent l="0" t="0" r="2540" b="5080"/>
            <wp:docPr id="11560013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01325" name="图片 18"/>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661660" cy="4376420"/>
                    </a:xfrm>
                    <a:prstGeom prst="rect">
                      <a:avLst/>
                    </a:prstGeom>
                  </pic:spPr>
                </pic:pic>
              </a:graphicData>
            </a:graphic>
          </wp:inline>
        </w:drawing>
      </w:r>
      <w:r>
        <w:rPr>
          <w:rFonts w:ascii="Arial" w:hAnsi="Arial" w:eastAsia="宋体" w:cs="Arial"/>
          <w:b/>
        </w:rPr>
        <w:drawing>
          <wp:inline distT="0" distB="0" distL="0" distR="0">
            <wp:extent cx="5760720" cy="4334510"/>
            <wp:effectExtent l="0" t="0" r="5080" b="8890"/>
            <wp:docPr id="8893385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8589" name="图片 1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5760720" cy="4334510"/>
                    </a:xfrm>
                    <a:prstGeom prst="rect">
                      <a:avLst/>
                    </a:prstGeom>
                  </pic:spPr>
                </pic:pic>
              </a:graphicData>
            </a:graphic>
          </wp:inline>
        </w:drawing>
      </w:r>
    </w:p>
    <w:p w14:paraId="485CEFEA">
      <w:pPr>
        <w:widowControl w:val="0"/>
        <w:spacing w:line="360" w:lineRule="auto"/>
        <w:ind w:left="0" w:leftChars="0" w:firstLine="0" w:firstLineChars="0"/>
        <w:jc w:val="both"/>
        <w:rPr>
          <w:rFonts w:ascii="Arial" w:hAnsi="Arial" w:eastAsia="宋体" w:cs="Arial"/>
          <w:b/>
        </w:rPr>
      </w:pPr>
      <w:r>
        <w:rPr>
          <w:rFonts w:ascii="Arial" w:hAnsi="Arial" w:eastAsia="宋体" w:cs="Arial"/>
          <w:b/>
        </w:rPr>
        <w:drawing>
          <wp:inline distT="0" distB="0" distL="0" distR="0">
            <wp:extent cx="5758180" cy="4347210"/>
            <wp:effectExtent l="0" t="0" r="7620" b="8890"/>
            <wp:docPr id="19324775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7584" name="图片 13"/>
                    <pic:cNvPicPr>
                      <a:picLocks noChangeAspect="1"/>
                    </pic:cNvPicPr>
                  </pic:nvPicPr>
                  <pic:blipFill>
                    <a:blip r:embed="rId114" cstate="print">
                      <a:extLst>
                        <a:ext uri="{28A0092B-C50C-407E-A947-70E740481C1C}">
                          <a14:useLocalDpi xmlns:a14="http://schemas.microsoft.com/office/drawing/2010/main" val="0"/>
                        </a:ext>
                      </a:extLst>
                    </a:blip>
                    <a:srcRect l="28935" t="9793" r="4266" b="20741"/>
                    <a:stretch>
                      <a:fillRect/>
                    </a:stretch>
                  </pic:blipFill>
                  <pic:spPr>
                    <a:xfrm>
                      <a:off x="0" y="0"/>
                      <a:ext cx="5758180" cy="4347210"/>
                    </a:xfrm>
                    <a:prstGeom prst="rect">
                      <a:avLst/>
                    </a:prstGeom>
                    <a:ln>
                      <a:noFill/>
                    </a:ln>
                  </pic:spPr>
                </pic:pic>
              </a:graphicData>
            </a:graphic>
          </wp:inline>
        </w:drawing>
      </w:r>
      <w:r>
        <w:rPr>
          <w:rFonts w:ascii="Arial" w:hAnsi="Arial" w:eastAsia="宋体" w:cs="Arial"/>
          <w:b/>
        </w:rPr>
        <w:drawing>
          <wp:inline distT="0" distB="0" distL="0" distR="0">
            <wp:extent cx="4320540" cy="5760720"/>
            <wp:effectExtent l="0" t="0" r="5080" b="10160"/>
            <wp:docPr id="19559941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4132" name="图片 16"/>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rot="16200000">
                      <a:off x="0" y="0"/>
                      <a:ext cx="4320540" cy="5760720"/>
                    </a:xfrm>
                    <a:prstGeom prst="rect">
                      <a:avLst/>
                    </a:prstGeom>
                  </pic:spPr>
                </pic:pic>
              </a:graphicData>
            </a:graphic>
          </wp:inline>
        </w:drawing>
      </w:r>
      <w:r>
        <w:rPr>
          <w:rFonts w:ascii="Arial" w:hAnsi="Arial" w:eastAsia="宋体" w:cs="Arial"/>
          <w:b/>
        </w:rPr>
        <w:drawing>
          <wp:inline distT="0" distB="0" distL="0" distR="0">
            <wp:extent cx="5920105" cy="4183380"/>
            <wp:effectExtent l="0" t="0" r="10795" b="7620"/>
            <wp:docPr id="13574426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42622" name="图片 17"/>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23817" cy="4186242"/>
                    </a:xfrm>
                    <a:prstGeom prst="rect">
                      <a:avLst/>
                    </a:prstGeom>
                  </pic:spPr>
                </pic:pic>
              </a:graphicData>
            </a:graphic>
          </wp:inline>
        </w:drawing>
      </w:r>
      <w:r>
        <w:rPr>
          <w:rFonts w:ascii="Arial" w:hAnsi="Arial" w:eastAsia="宋体" w:cs="Arial"/>
          <w:b/>
        </w:rPr>
        <w:drawing>
          <wp:inline distT="0" distB="0" distL="0" distR="0">
            <wp:extent cx="5312410" cy="4224655"/>
            <wp:effectExtent l="0" t="0" r="8890" b="4445"/>
            <wp:docPr id="7974500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50036" name="图片 19"/>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5312410" cy="4224655"/>
                    </a:xfrm>
                    <a:prstGeom prst="rect">
                      <a:avLst/>
                    </a:prstGeom>
                  </pic:spPr>
                </pic:pic>
              </a:graphicData>
            </a:graphic>
          </wp:inline>
        </w:drawing>
      </w:r>
      <w:r>
        <w:rPr>
          <w:rFonts w:hint="eastAsia" w:ascii="Arial" w:hAnsi="Arial" w:eastAsia="宋体" w:cs="Arial"/>
          <w:b/>
        </w:rPr>
        <w:drawing>
          <wp:inline distT="0" distB="0" distL="0" distR="0">
            <wp:extent cx="5518150" cy="3867785"/>
            <wp:effectExtent l="0" t="0" r="6350" b="5715"/>
            <wp:docPr id="200028748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7486" name="图片 29"/>
                    <pic:cNvPicPr>
                      <a:picLocks noChangeAspect="1"/>
                    </pic:cNvPicPr>
                  </pic:nvPicPr>
                  <pic:blipFill>
                    <a:blip r:embed="rId118" cstate="print">
                      <a:extLst>
                        <a:ext uri="{28A0092B-C50C-407E-A947-70E740481C1C}">
                          <a14:useLocalDpi xmlns:a14="http://schemas.microsoft.com/office/drawing/2010/main" val="0"/>
                        </a:ext>
                      </a:extLst>
                    </a:blip>
                    <a:srcRect l="7013" r="3462" b="11296"/>
                    <a:stretch>
                      <a:fillRect/>
                    </a:stretch>
                  </pic:blipFill>
                  <pic:spPr>
                    <a:xfrm>
                      <a:off x="0" y="0"/>
                      <a:ext cx="5528782" cy="3875518"/>
                    </a:xfrm>
                    <a:prstGeom prst="rect">
                      <a:avLst/>
                    </a:prstGeom>
                    <a:ln>
                      <a:noFill/>
                    </a:ln>
                  </pic:spPr>
                </pic:pic>
              </a:graphicData>
            </a:graphic>
          </wp:inline>
        </w:drawing>
      </w:r>
      <w:r>
        <w:rPr>
          <w:rFonts w:ascii="Arial" w:hAnsi="Arial" w:eastAsia="宋体" w:cs="Arial"/>
          <w:b/>
        </w:rPr>
        <w:drawing>
          <wp:inline distT="0" distB="0" distL="0" distR="0">
            <wp:extent cx="4941570" cy="3240405"/>
            <wp:effectExtent l="0" t="0" r="11430" b="10795"/>
            <wp:docPr id="80216365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63656" name="图片 32"/>
                    <pic:cNvPicPr>
                      <a:picLocks noChangeAspect="1"/>
                    </pic:cNvPicPr>
                  </pic:nvPicPr>
                  <pic:blipFill>
                    <a:blip r:embed="rId119" cstate="print">
                      <a:extLst>
                        <a:ext uri="{28A0092B-C50C-407E-A947-70E740481C1C}">
                          <a14:useLocalDpi xmlns:a14="http://schemas.microsoft.com/office/drawing/2010/main" val="0"/>
                        </a:ext>
                      </a:extLst>
                    </a:blip>
                    <a:srcRect l="14212"/>
                    <a:stretch>
                      <a:fillRect/>
                    </a:stretch>
                  </pic:blipFill>
                  <pic:spPr>
                    <a:xfrm>
                      <a:off x="0" y="0"/>
                      <a:ext cx="4942013" cy="3240405"/>
                    </a:xfrm>
                    <a:prstGeom prst="rect">
                      <a:avLst/>
                    </a:prstGeom>
                    <a:ln>
                      <a:noFill/>
                    </a:ln>
                  </pic:spPr>
                </pic:pic>
              </a:graphicData>
            </a:graphic>
          </wp:inline>
        </w:drawing>
      </w:r>
      <w:r>
        <w:rPr>
          <w:rFonts w:ascii="Arial" w:hAnsi="Arial" w:eastAsia="宋体" w:cs="Arial"/>
          <w:b/>
        </w:rPr>
        <w:drawing>
          <wp:inline distT="0" distB="0" distL="0" distR="0">
            <wp:extent cx="5303520" cy="4124325"/>
            <wp:effectExtent l="0" t="0" r="5080" b="3175"/>
            <wp:docPr id="17545348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3486" name="图片 20"/>
                    <pic:cNvPicPr>
                      <a:picLocks noChangeAspect="1"/>
                    </pic:cNvPicPr>
                  </pic:nvPicPr>
                  <pic:blipFill>
                    <a:blip r:embed="rId120" cstate="print">
                      <a:extLst>
                        <a:ext uri="{28A0092B-C50C-407E-A947-70E740481C1C}">
                          <a14:useLocalDpi xmlns:a14="http://schemas.microsoft.com/office/drawing/2010/main" val="0"/>
                        </a:ext>
                      </a:extLst>
                    </a:blip>
                    <a:srcRect l="7936" t="25733" b="23619"/>
                    <a:stretch>
                      <a:fillRect/>
                    </a:stretch>
                  </pic:blipFill>
                  <pic:spPr>
                    <a:xfrm>
                      <a:off x="0" y="0"/>
                      <a:ext cx="5303520" cy="4124325"/>
                    </a:xfrm>
                    <a:prstGeom prst="rect">
                      <a:avLst/>
                    </a:prstGeom>
                    <a:ln>
                      <a:noFill/>
                    </a:ln>
                  </pic:spPr>
                </pic:pic>
              </a:graphicData>
            </a:graphic>
          </wp:inline>
        </w:drawing>
      </w:r>
      <w:r>
        <w:rPr>
          <w:rFonts w:ascii="Arial" w:hAnsi="Arial" w:eastAsia="宋体" w:cs="Arial"/>
          <w:b/>
        </w:rPr>
        <w:drawing>
          <wp:inline distT="0" distB="0" distL="0" distR="0">
            <wp:extent cx="5760720" cy="4458335"/>
            <wp:effectExtent l="0" t="0" r="5080" b="12065"/>
            <wp:docPr id="492890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039" name="图片 22"/>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760720" cy="4458335"/>
                    </a:xfrm>
                    <a:prstGeom prst="rect">
                      <a:avLst/>
                    </a:prstGeom>
                  </pic:spPr>
                </pic:pic>
              </a:graphicData>
            </a:graphic>
          </wp:inline>
        </w:drawing>
      </w:r>
    </w:p>
    <w:p w14:paraId="16C94526">
      <w:pPr>
        <w:widowControl w:val="0"/>
        <w:spacing w:line="360" w:lineRule="auto"/>
        <w:rPr>
          <w:rFonts w:ascii="Arial" w:hAnsi="Arial" w:eastAsia="宋体" w:cs="Arial"/>
          <w:b/>
        </w:rPr>
      </w:pPr>
    </w:p>
    <w:p w14:paraId="5A70A0A8">
      <w:pPr>
        <w:widowControl w:val="0"/>
        <w:spacing w:line="360" w:lineRule="auto"/>
        <w:jc w:val="center"/>
        <w:rPr>
          <w:rFonts w:ascii="Arial" w:hAnsi="Arial" w:eastAsia="宋体" w:cs="Arial"/>
          <w:b/>
        </w:rPr>
      </w:pPr>
    </w:p>
    <w:p w14:paraId="2C3AD3A0">
      <w:pPr>
        <w:widowControl w:val="0"/>
        <w:spacing w:line="360" w:lineRule="auto"/>
        <w:jc w:val="center"/>
        <w:rPr>
          <w:rFonts w:hint="eastAsia" w:ascii="Arial" w:hAnsi="Arial" w:eastAsia="宋体" w:cs="Arial"/>
          <w:b/>
        </w:rPr>
      </w:pPr>
    </w:p>
    <w:p w14:paraId="0702F3AC">
      <w:pPr>
        <w:widowControl w:val="0"/>
        <w:spacing w:line="360" w:lineRule="auto"/>
        <w:rPr>
          <w:rFonts w:ascii="Arial" w:hAnsi="Arial" w:eastAsia="宋体" w:cs="Arial"/>
          <w:b/>
        </w:rPr>
      </w:pPr>
    </w:p>
    <w:p w14:paraId="74825635">
      <w:pPr>
        <w:widowControl w:val="0"/>
        <w:spacing w:line="360" w:lineRule="auto"/>
        <w:jc w:val="center"/>
        <w:rPr>
          <w:rFonts w:ascii="Arial" w:hAnsi="Arial" w:eastAsia="宋体" w:cs="Arial"/>
          <w:b/>
        </w:rPr>
      </w:pPr>
    </w:p>
    <w:p w14:paraId="6CA9C22D">
      <w:pPr>
        <w:widowControl w:val="0"/>
        <w:spacing w:line="360" w:lineRule="auto"/>
        <w:jc w:val="center"/>
        <w:rPr>
          <w:rFonts w:hint="eastAsia" w:ascii="Arial" w:hAnsi="Arial" w:eastAsia="宋体" w:cs="Arial"/>
          <w:b/>
        </w:rPr>
      </w:pPr>
    </w:p>
    <w:p w14:paraId="54D80AF0">
      <w:pPr>
        <w:widowControl w:val="0"/>
        <w:spacing w:line="360" w:lineRule="auto"/>
        <w:jc w:val="center"/>
        <w:rPr>
          <w:rFonts w:hint="eastAsia" w:ascii="Arial" w:hAnsi="Arial" w:eastAsia="宋体" w:cs="Arial"/>
          <w:b/>
        </w:rPr>
      </w:pPr>
    </w:p>
    <w:p w14:paraId="2FFAD4E7">
      <w:pPr>
        <w:rPr>
          <w:rFonts w:hint="eastAsia" w:ascii="Arial" w:hAnsi="Arial" w:eastAsia="宋体" w:cs="Arial"/>
          <w:b/>
        </w:rPr>
      </w:pPr>
      <w:r>
        <w:rPr>
          <w:rFonts w:hint="eastAsia" w:ascii="Arial" w:hAnsi="Arial" w:eastAsia="宋体" w:cs="Arial"/>
          <w:b/>
        </w:rPr>
        <w:drawing>
          <wp:inline distT="0" distB="0" distL="0" distR="0">
            <wp:extent cx="5760720" cy="8141970"/>
            <wp:effectExtent l="0" t="0" r="5080" b="11430"/>
            <wp:docPr id="235908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0856" name="图片 8"/>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126209444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4444" name="图片 35"/>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hint="eastAsia" w:ascii="Arial" w:hAnsi="Arial" w:eastAsia="宋体" w:cs="Arial"/>
          <w:b/>
        </w:rPr>
        <w:drawing>
          <wp:inline distT="0" distB="0" distL="0" distR="0">
            <wp:extent cx="5760720" cy="8141970"/>
            <wp:effectExtent l="0" t="0" r="5080" b="11430"/>
            <wp:docPr id="55791187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11874" name="图片 157"/>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6C176053">
      <w:pPr>
        <w:rPr>
          <w:rFonts w:ascii="Arial" w:hAnsi="Arial" w:eastAsia="宋体" w:cs="Arial"/>
          <w:b/>
        </w:rPr>
      </w:pPr>
      <w:r>
        <w:rPr>
          <w:rFonts w:ascii="Arial" w:hAnsi="Arial" w:eastAsia="宋体" w:cs="Arial"/>
          <w:b/>
        </w:rPr>
        <w:br w:type="page"/>
      </w:r>
      <w:r>
        <w:rPr>
          <w:rFonts w:ascii="Arial" w:hAnsi="Arial" w:eastAsia="宋体" w:cs="Arial"/>
          <w:b/>
        </w:rPr>
        <w:drawing>
          <wp:inline distT="0" distB="0" distL="0" distR="0">
            <wp:extent cx="5760720" cy="8141970"/>
            <wp:effectExtent l="0" t="0" r="5080" b="11430"/>
            <wp:docPr id="926607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07432" name="图片 10"/>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16234086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08685" name="图片 31"/>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162275683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6832" name="图片 158"/>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45395420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54204" name="图片 159"/>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12798193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9398" name="图片 12"/>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59D4FE87">
      <w:pPr>
        <w:rPr>
          <w:rFonts w:ascii="Arial" w:hAnsi="Arial" w:eastAsia="宋体" w:cs="Arial"/>
          <w:b/>
        </w:rPr>
      </w:pPr>
      <w:r>
        <w:rPr>
          <w:rFonts w:ascii="Arial" w:hAnsi="Arial" w:eastAsia="宋体" w:cs="Arial"/>
          <w:b/>
        </w:rPr>
        <w:br w:type="page"/>
      </w:r>
    </w:p>
    <w:p w14:paraId="0C29ECC6">
      <w:pPr>
        <w:jc w:val="center"/>
        <w:rPr>
          <w:rFonts w:ascii="Arial" w:hAnsi="Arial" w:eastAsia="宋体" w:cs="Arial"/>
          <w:b/>
        </w:rPr>
      </w:pPr>
      <w:r>
        <w:rPr>
          <w:rFonts w:ascii="Arial" w:hAnsi="Arial" w:eastAsia="宋体" w:cs="Arial"/>
          <w:b/>
        </w:rPr>
        <w:drawing>
          <wp:inline distT="0" distB="0" distL="0" distR="0">
            <wp:extent cx="5760720" cy="8141970"/>
            <wp:effectExtent l="0" t="0" r="5080" b="11430"/>
            <wp:docPr id="6864925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92582" name="图片 14"/>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2427D7DC">
      <w:pPr>
        <w:rPr>
          <w:rFonts w:ascii="Arial" w:hAnsi="Arial" w:eastAsia="宋体" w:cs="Arial"/>
          <w:b/>
        </w:rPr>
      </w:pPr>
      <w:r>
        <w:rPr>
          <w:rFonts w:ascii="Arial" w:hAnsi="Arial" w:eastAsia="宋体" w:cs="Arial"/>
          <w:b/>
        </w:rPr>
        <w:br w:type="page"/>
      </w:r>
    </w:p>
    <w:p w14:paraId="296CDF2E">
      <w:pPr>
        <w:rPr>
          <w:rFonts w:ascii="Arial" w:hAnsi="Arial" w:eastAsia="宋体" w:cs="Arial"/>
          <w:b/>
        </w:rPr>
      </w:pPr>
    </w:p>
    <w:p w14:paraId="6BB78E86">
      <w:pPr>
        <w:rPr>
          <w:rFonts w:hint="eastAsia" w:ascii="Arial" w:hAnsi="Arial" w:eastAsia="宋体" w:cs="Arial"/>
          <w:b/>
        </w:rPr>
      </w:pPr>
      <w:r>
        <w:rPr>
          <w:rFonts w:hint="eastAsia" w:ascii="Arial" w:hAnsi="Arial" w:eastAsia="宋体" w:cs="Arial"/>
          <w:b/>
        </w:rPr>
        <w:drawing>
          <wp:inline distT="0" distB="0" distL="0" distR="0">
            <wp:extent cx="5760720" cy="8141970"/>
            <wp:effectExtent l="0" t="0" r="5080" b="11430"/>
            <wp:docPr id="158460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48" name="图片 23"/>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79235CB2">
      <w:pPr>
        <w:rPr>
          <w:rFonts w:ascii="Arial" w:hAnsi="Arial" w:eastAsia="宋体" w:cs="Arial"/>
          <w:b/>
        </w:rPr>
      </w:pPr>
    </w:p>
    <w:p w14:paraId="3BAA043C">
      <w:pPr>
        <w:rPr>
          <w:rFonts w:ascii="Arial" w:hAnsi="Arial" w:eastAsia="宋体" w:cs="Arial"/>
          <w:b/>
        </w:rPr>
      </w:pPr>
    </w:p>
    <w:p w14:paraId="09FF376D">
      <w:pPr>
        <w:rPr>
          <w:rFonts w:hint="eastAsia" w:ascii="Arial" w:hAnsi="Arial" w:eastAsia="宋体" w:cs="Arial"/>
          <w:b/>
        </w:rPr>
      </w:pPr>
      <w:r>
        <w:rPr>
          <w:rFonts w:hint="eastAsia" w:ascii="Arial" w:hAnsi="Arial" w:eastAsia="宋体" w:cs="Arial"/>
          <w:b/>
        </w:rPr>
        <w:drawing>
          <wp:inline distT="0" distB="0" distL="0" distR="0">
            <wp:extent cx="5760720" cy="8141970"/>
            <wp:effectExtent l="0" t="0" r="5080" b="11430"/>
            <wp:docPr id="17192938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93882" name="图片 24"/>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hint="eastAsia" w:ascii="Arial" w:hAnsi="Arial" w:eastAsia="宋体" w:cs="Arial"/>
          <w:b/>
        </w:rPr>
        <w:drawing>
          <wp:inline distT="0" distB="0" distL="0" distR="0">
            <wp:extent cx="5760720" cy="8141970"/>
            <wp:effectExtent l="0" t="0" r="5080" b="11430"/>
            <wp:docPr id="195156268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2682" name="图片 161"/>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hint="eastAsia" w:ascii="Arial" w:hAnsi="Arial" w:eastAsia="宋体" w:cs="Arial"/>
          <w:b/>
        </w:rPr>
        <w:drawing>
          <wp:inline distT="0" distB="0" distL="0" distR="0">
            <wp:extent cx="5760720" cy="8141970"/>
            <wp:effectExtent l="0" t="0" r="5080" b="11430"/>
            <wp:docPr id="5939804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0437" name="图片 30"/>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r>
        <w:rPr>
          <w:rFonts w:ascii="Arial" w:hAnsi="Arial" w:eastAsia="宋体" w:cs="Arial"/>
          <w:b/>
        </w:rPr>
        <w:drawing>
          <wp:inline distT="0" distB="0" distL="0" distR="0">
            <wp:extent cx="5760720" cy="8141970"/>
            <wp:effectExtent l="0" t="0" r="5080" b="11430"/>
            <wp:docPr id="45729120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1200" name="图片 33"/>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37CBEE9A">
      <w:pPr>
        <w:rPr>
          <w:rFonts w:ascii="Arial" w:hAnsi="Arial" w:eastAsia="宋体" w:cs="Arial"/>
          <w:b/>
        </w:rPr>
      </w:pPr>
    </w:p>
    <w:p w14:paraId="6487FB09">
      <w:pPr>
        <w:rPr>
          <w:rFonts w:ascii="Arial" w:hAnsi="Arial" w:eastAsia="宋体" w:cs="Arial"/>
          <w:b/>
        </w:rPr>
      </w:pPr>
    </w:p>
    <w:p w14:paraId="245A0CC6">
      <w:pPr>
        <w:rPr>
          <w:rFonts w:hint="eastAsia" w:ascii="Arial" w:hAnsi="Arial" w:eastAsia="宋体" w:cs="Arial"/>
          <w:b/>
        </w:rPr>
      </w:pPr>
    </w:p>
    <w:p w14:paraId="20FD6E5D">
      <w:pPr>
        <w:ind w:left="0" w:leftChars="0" w:firstLine="0" w:firstLineChars="0"/>
        <w:rPr>
          <w:rFonts w:ascii="Arial" w:hAnsi="Arial" w:eastAsia="宋体" w:cs="Arial"/>
          <w:b/>
        </w:rPr>
      </w:pPr>
    </w:p>
    <w:p w14:paraId="7F6CACDE">
      <w:pPr>
        <w:rPr>
          <w:rFonts w:hint="eastAsia" w:ascii="Arial" w:hAnsi="Arial" w:eastAsia="宋体" w:cs="Arial"/>
          <w:b/>
        </w:rPr>
      </w:pPr>
      <w:r>
        <w:rPr>
          <w:rFonts w:hint="eastAsia" w:ascii="Arial" w:hAnsi="Arial" w:eastAsia="宋体" w:cs="Arial"/>
          <w:b/>
        </w:rPr>
        <w:drawing>
          <wp:inline distT="0" distB="0" distL="0" distR="0">
            <wp:extent cx="5760720" cy="8141970"/>
            <wp:effectExtent l="0" t="0" r="5080" b="11430"/>
            <wp:docPr id="8457722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2244" name="图片 27"/>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639CCF1D">
      <w:pPr>
        <w:rPr>
          <w:rFonts w:ascii="Arial" w:hAnsi="Arial" w:eastAsia="宋体" w:cs="Arial"/>
          <w:b/>
        </w:rPr>
      </w:pPr>
    </w:p>
    <w:p w14:paraId="68856A54">
      <w:pPr>
        <w:rPr>
          <w:rFonts w:ascii="Arial" w:hAnsi="Arial" w:eastAsia="宋体" w:cs="Arial"/>
          <w:b/>
        </w:rPr>
      </w:pPr>
      <w:r>
        <w:rPr>
          <w:rFonts w:hint="eastAsia" w:ascii="Arial" w:hAnsi="Arial" w:eastAsia="宋体" w:cs="Arial"/>
          <w:b/>
        </w:rPr>
        <w:drawing>
          <wp:inline distT="0" distB="0" distL="0" distR="0">
            <wp:extent cx="5760720" cy="8141970"/>
            <wp:effectExtent l="0" t="0" r="5080" b="11430"/>
            <wp:docPr id="101225697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6971" name="图片 28"/>
                    <pic:cNvPicPr>
                      <a:picLocks noChangeAspect="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1C73B378">
      <w:pPr>
        <w:rPr>
          <w:rFonts w:ascii="Arial" w:hAnsi="Arial" w:eastAsia="宋体" w:cs="Arial"/>
          <w:b/>
        </w:rPr>
      </w:pPr>
    </w:p>
    <w:p w14:paraId="0CBC1B26">
      <w:pPr>
        <w:rPr>
          <w:rFonts w:hint="eastAsia" w:ascii="Arial" w:hAnsi="Arial" w:eastAsia="宋体" w:cs="Arial"/>
          <w:b/>
        </w:rPr>
      </w:pPr>
    </w:p>
    <w:p w14:paraId="426F87E0">
      <w:pPr>
        <w:rPr>
          <w:rFonts w:hint="eastAsia" w:ascii="Arial" w:hAnsi="Arial" w:eastAsia="宋体" w:cs="Arial"/>
          <w:b/>
        </w:rPr>
      </w:pPr>
    </w:p>
    <w:p w14:paraId="1F6B549D">
      <w:pPr>
        <w:rPr>
          <w:rFonts w:hint="eastAsia" w:ascii="Arial" w:hAnsi="Arial" w:eastAsia="宋体" w:cs="Arial"/>
          <w:b/>
        </w:rPr>
      </w:pPr>
      <w:r>
        <w:rPr>
          <w:rFonts w:hint="eastAsia" w:ascii="Arial" w:hAnsi="Arial" w:eastAsia="宋体" w:cs="Arial"/>
          <w:b/>
        </w:rPr>
        <w:drawing>
          <wp:inline distT="0" distB="0" distL="0" distR="0">
            <wp:extent cx="5760720" cy="8141970"/>
            <wp:effectExtent l="0" t="0" r="5080" b="11430"/>
            <wp:docPr id="107210655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06558" name="图片 38"/>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760720" cy="8141970"/>
                    </a:xfrm>
                    <a:prstGeom prst="rect">
                      <a:avLst/>
                    </a:prstGeom>
                  </pic:spPr>
                </pic:pic>
              </a:graphicData>
            </a:graphic>
          </wp:inline>
        </w:drawing>
      </w:r>
    </w:p>
    <w:p w14:paraId="686F43CF">
      <w:pPr>
        <w:jc w:val="center"/>
        <w:rPr>
          <w:rFonts w:ascii="Arial" w:hAnsi="Arial" w:eastAsia="宋体" w:cs="Arial"/>
          <w:b/>
        </w:rPr>
      </w:pPr>
    </w:p>
    <w:p w14:paraId="073B5046">
      <w:pPr>
        <w:rPr>
          <w:rFonts w:ascii="Arial" w:hAnsi="Arial" w:eastAsia="宋体" w:cs="Arial"/>
          <w:b/>
        </w:rPr>
      </w:pPr>
      <w:r>
        <w:rPr>
          <w:rFonts w:ascii="Arial" w:hAnsi="Arial" w:eastAsia="宋体" w:cs="Arial"/>
          <w:b/>
        </w:rPr>
        <w:br w:type="page"/>
      </w:r>
    </w:p>
    <w:p w14:paraId="3D55CDF9">
      <w:pPr>
        <w:widowControl w:val="0"/>
        <w:spacing w:line="360" w:lineRule="auto"/>
        <w:jc w:val="center"/>
        <w:outlineLvl w:val="1"/>
        <w:rPr>
          <w:rFonts w:ascii="Arial" w:hAnsi="Arial" w:eastAsia="宋体" w:cs="Arial"/>
          <w:sz w:val="20"/>
        </w:rPr>
      </w:pPr>
      <w:bookmarkStart w:id="449" w:name="_Toc254"/>
      <w:r>
        <w:rPr>
          <w:rFonts w:ascii="Arial" w:hAnsi="Arial" w:eastAsia="宋体" w:cs="Arial"/>
          <w:b/>
        </w:rPr>
        <w:t>（二）主要人员简历表</w:t>
      </w:r>
      <w:bookmarkEnd w:id="437"/>
      <w:bookmarkEnd w:id="438"/>
      <w:bookmarkEnd w:id="439"/>
      <w:bookmarkEnd w:id="440"/>
      <w:bookmarkEnd w:id="441"/>
      <w:bookmarkEnd w:id="449"/>
    </w:p>
    <w:p w14:paraId="1FCB997C">
      <w:pPr>
        <w:widowControl w:val="0"/>
        <w:spacing w:line="360" w:lineRule="auto"/>
        <w:ind w:firstLine="480" w:firstLineChars="200"/>
        <w:jc w:val="both"/>
        <w:rPr>
          <w:rFonts w:ascii="Arial" w:hAnsi="Arial" w:eastAsia="宋体" w:cs="Arial"/>
        </w:rPr>
      </w:pPr>
    </w:p>
    <w:p w14:paraId="60CBDD39">
      <w:pPr>
        <w:widowControl w:val="0"/>
        <w:spacing w:line="360" w:lineRule="auto"/>
        <w:ind w:firstLine="480" w:firstLineChars="200"/>
        <w:jc w:val="both"/>
        <w:rPr>
          <w:rFonts w:ascii="Arial" w:hAnsi="Arial" w:eastAsia="宋体" w:cs="Arial"/>
        </w:rPr>
      </w:pPr>
      <w:r>
        <w:rPr>
          <w:rFonts w:ascii="Arial" w:hAnsi="Arial" w:eastAsia="宋体" w:cs="Arial"/>
        </w:rPr>
        <w:t>“主要人员简历表”中的项目</w:t>
      </w:r>
      <w:r>
        <w:rPr>
          <w:rFonts w:hint="eastAsia" w:ascii="Arial" w:hAnsi="Arial" w:eastAsia="宋体" w:cs="Arial"/>
        </w:rPr>
        <w:t>负责人</w:t>
      </w:r>
      <w:r>
        <w:rPr>
          <w:rFonts w:ascii="Arial" w:hAnsi="Arial" w:eastAsia="宋体" w:cs="Arial"/>
        </w:rPr>
        <w:t>应附身份证、职称证</w:t>
      </w:r>
      <w:r>
        <w:rPr>
          <w:rFonts w:hint="eastAsia" w:ascii="Arial" w:hAnsi="Arial" w:eastAsia="宋体" w:cs="Arial"/>
        </w:rPr>
        <w:t>书</w:t>
      </w:r>
      <w:r>
        <w:rPr>
          <w:rFonts w:ascii="Arial" w:hAnsi="Arial" w:eastAsia="宋体" w:cs="Arial"/>
        </w:rPr>
        <w:t>、学历证</w:t>
      </w:r>
      <w:r>
        <w:rPr>
          <w:rFonts w:hint="eastAsia" w:ascii="Arial" w:hAnsi="Arial" w:eastAsia="宋体" w:cs="Arial"/>
        </w:rPr>
        <w:t>（如有）、社保缴纳证明</w:t>
      </w:r>
      <w:r>
        <w:rPr>
          <w:rFonts w:ascii="Arial" w:hAnsi="Arial" w:eastAsia="宋体" w:cs="Arial"/>
        </w:rPr>
        <w:t>，管理过的项目业绩须附合同协议书和竣工验收备案登记表扫描件；其他主要人员应附职称证</w:t>
      </w:r>
      <w:r>
        <w:rPr>
          <w:rFonts w:hint="eastAsia" w:ascii="Arial" w:hAnsi="Arial" w:eastAsia="宋体" w:cs="Arial"/>
        </w:rPr>
        <w:t>、学历证</w:t>
      </w:r>
      <w:r>
        <w:rPr>
          <w:rFonts w:ascii="Arial" w:hAnsi="Arial" w:eastAsia="宋体" w:cs="Arial"/>
        </w:rPr>
        <w:t>复印件</w:t>
      </w:r>
      <w:r>
        <w:rPr>
          <w:rFonts w:hint="eastAsia" w:ascii="Arial" w:hAnsi="Arial" w:eastAsia="宋体" w:cs="Arial"/>
        </w:rPr>
        <w:t>（如有）、资格证、</w:t>
      </w:r>
      <w:r>
        <w:rPr>
          <w:rFonts w:hint="eastAsia" w:ascii="Arial" w:hAnsi="Arial" w:eastAsia="宋体" w:cs="Arial"/>
          <w:szCs w:val="22"/>
        </w:rPr>
        <w:t>社保缴纳证明</w:t>
      </w:r>
      <w:r>
        <w:rPr>
          <w:rFonts w:ascii="Arial" w:hAnsi="Arial" w:eastAsia="宋体" w:cs="Arial"/>
        </w:rPr>
        <w:t>。</w:t>
      </w:r>
    </w:p>
    <w:tbl>
      <w:tblPr>
        <w:tblStyle w:val="32"/>
        <w:tblW w:w="484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1104"/>
        <w:gridCol w:w="904"/>
        <w:gridCol w:w="793"/>
        <w:gridCol w:w="2949"/>
        <w:gridCol w:w="1337"/>
      </w:tblGrid>
      <w:tr w14:paraId="40C6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1" w:type="pct"/>
            <w:vAlign w:val="center"/>
          </w:tcPr>
          <w:p w14:paraId="07F2AFDF">
            <w:pPr>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姓  名</w:t>
            </w:r>
          </w:p>
        </w:tc>
        <w:tc>
          <w:tcPr>
            <w:tcW w:w="629" w:type="pct"/>
            <w:vAlign w:val="center"/>
          </w:tcPr>
          <w:p w14:paraId="0451C1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ascii="Arial" w:hAnsi="Arial" w:eastAsia="宋体" w:cs="Arial"/>
                <w:sz w:val="21"/>
                <w:szCs w:val="21"/>
                <w:lang w:eastAsia="en-US"/>
              </w:rPr>
            </w:pPr>
            <w:r>
              <w:rPr>
                <w:rFonts w:hint="eastAsia" w:ascii="Arial" w:hAnsi="Arial" w:eastAsia="宋体" w:cs="Arial"/>
                <w:sz w:val="21"/>
                <w:szCs w:val="21"/>
              </w:rPr>
              <w:t>王富强</w:t>
            </w:r>
          </w:p>
        </w:tc>
        <w:tc>
          <w:tcPr>
            <w:tcW w:w="515" w:type="pct"/>
            <w:vAlign w:val="center"/>
          </w:tcPr>
          <w:p w14:paraId="4F79FE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年  龄</w:t>
            </w:r>
          </w:p>
        </w:tc>
        <w:tc>
          <w:tcPr>
            <w:tcW w:w="452" w:type="pct"/>
            <w:vAlign w:val="center"/>
          </w:tcPr>
          <w:p w14:paraId="1621B5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ascii="Arial" w:hAnsi="Arial" w:eastAsia="宋体" w:cs="Arial"/>
                <w:sz w:val="21"/>
                <w:szCs w:val="21"/>
              </w:rPr>
            </w:pPr>
            <w:r>
              <w:rPr>
                <w:rFonts w:hint="eastAsia" w:ascii="Arial" w:hAnsi="Arial" w:eastAsia="宋体" w:cs="Arial"/>
                <w:sz w:val="21"/>
                <w:szCs w:val="21"/>
              </w:rPr>
              <w:t>44</w:t>
            </w:r>
          </w:p>
        </w:tc>
        <w:tc>
          <w:tcPr>
            <w:tcW w:w="1681" w:type="pct"/>
            <w:vAlign w:val="center"/>
          </w:tcPr>
          <w:p w14:paraId="264166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学历</w:t>
            </w:r>
          </w:p>
        </w:tc>
        <w:tc>
          <w:tcPr>
            <w:tcW w:w="761" w:type="pct"/>
            <w:vAlign w:val="center"/>
          </w:tcPr>
          <w:p w14:paraId="360389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ascii="Arial" w:hAnsi="Arial" w:eastAsia="宋体" w:cs="Arial"/>
                <w:sz w:val="21"/>
                <w:szCs w:val="21"/>
              </w:rPr>
            </w:pPr>
            <w:r>
              <w:rPr>
                <w:rFonts w:hint="eastAsia" w:ascii="Arial" w:hAnsi="Arial" w:eastAsia="宋体" w:cs="Arial"/>
                <w:sz w:val="21"/>
                <w:szCs w:val="21"/>
              </w:rPr>
              <w:t>博士</w:t>
            </w:r>
          </w:p>
        </w:tc>
      </w:tr>
      <w:tr w14:paraId="7291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1" w:type="pct"/>
            <w:vAlign w:val="center"/>
          </w:tcPr>
          <w:p w14:paraId="2D4C8E82">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职  称</w:t>
            </w:r>
          </w:p>
        </w:tc>
        <w:tc>
          <w:tcPr>
            <w:tcW w:w="629" w:type="pct"/>
            <w:vAlign w:val="center"/>
          </w:tcPr>
          <w:p w14:paraId="6D03DD3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hint="eastAsia" w:ascii="Arial" w:hAnsi="Arial" w:eastAsia="宋体" w:cs="Arial"/>
                <w:sz w:val="21"/>
                <w:szCs w:val="21"/>
              </w:rPr>
              <w:t>高级</w:t>
            </w:r>
          </w:p>
        </w:tc>
        <w:tc>
          <w:tcPr>
            <w:tcW w:w="515" w:type="pct"/>
            <w:vAlign w:val="center"/>
          </w:tcPr>
          <w:p w14:paraId="4849F4C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职  务</w:t>
            </w:r>
          </w:p>
        </w:tc>
        <w:tc>
          <w:tcPr>
            <w:tcW w:w="452" w:type="pct"/>
            <w:vAlign w:val="center"/>
          </w:tcPr>
          <w:p w14:paraId="58402486">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hint="eastAsia" w:ascii="Arial" w:hAnsi="Arial" w:eastAsia="宋体" w:cs="Arial"/>
                <w:sz w:val="21"/>
                <w:szCs w:val="21"/>
              </w:rPr>
              <w:t>院长</w:t>
            </w:r>
          </w:p>
        </w:tc>
        <w:tc>
          <w:tcPr>
            <w:tcW w:w="1681" w:type="pct"/>
            <w:vAlign w:val="center"/>
          </w:tcPr>
          <w:p w14:paraId="2FC6054B">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拟在本工程任职</w:t>
            </w:r>
          </w:p>
        </w:tc>
        <w:tc>
          <w:tcPr>
            <w:tcW w:w="761" w:type="pct"/>
            <w:vAlign w:val="center"/>
          </w:tcPr>
          <w:p w14:paraId="5AC5D534">
            <w:pPr>
              <w:keepNext w:val="0"/>
              <w:keepLines w:val="0"/>
              <w:pageBreakBefore w:val="0"/>
              <w:widowControl w:val="0"/>
              <w:kinsoku/>
              <w:wordWrap/>
              <w:overflowPunct/>
              <w:topLinePunct w:val="0"/>
              <w:autoSpaceDE/>
              <w:autoSpaceDN/>
              <w:bidi w:val="0"/>
              <w:adjustRightInd/>
              <w:snapToGrid w:val="0"/>
              <w:ind w:firstLine="0" w:firstLineChars="0"/>
              <w:jc w:val="center"/>
              <w:textAlignment w:val="auto"/>
              <w:rPr>
                <w:rFonts w:ascii="Arial" w:hAnsi="Arial" w:eastAsia="宋体" w:cs="Arial"/>
                <w:sz w:val="21"/>
                <w:szCs w:val="21"/>
                <w:lang w:eastAsia="en-US"/>
              </w:rPr>
            </w:pPr>
            <w:r>
              <w:rPr>
                <w:rFonts w:ascii="Arial" w:hAnsi="Arial" w:eastAsia="宋体" w:cs="Arial"/>
                <w:sz w:val="21"/>
                <w:szCs w:val="21"/>
                <w:lang w:eastAsia="en-US"/>
              </w:rPr>
              <w:t>项目经理</w:t>
            </w:r>
          </w:p>
        </w:tc>
      </w:tr>
      <w:tr w14:paraId="73B6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5" w:type="pct"/>
            <w:gridSpan w:val="3"/>
            <w:vAlign w:val="center"/>
          </w:tcPr>
          <w:p w14:paraId="40A9C7B3">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身份证号码</w:t>
            </w:r>
          </w:p>
        </w:tc>
        <w:tc>
          <w:tcPr>
            <w:tcW w:w="2894" w:type="pct"/>
            <w:gridSpan w:val="3"/>
            <w:vAlign w:val="center"/>
          </w:tcPr>
          <w:p w14:paraId="4C5F0102">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Cs w:val="22"/>
              </w:rPr>
              <w:t>410223198208075537</w:t>
            </w:r>
          </w:p>
        </w:tc>
      </w:tr>
      <w:tr w14:paraId="2403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5" w:type="pct"/>
            <w:gridSpan w:val="3"/>
            <w:vAlign w:val="center"/>
          </w:tcPr>
          <w:p w14:paraId="3B9486D7">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执业证书名称</w:t>
            </w:r>
          </w:p>
        </w:tc>
        <w:tc>
          <w:tcPr>
            <w:tcW w:w="452" w:type="pct"/>
            <w:vAlign w:val="center"/>
          </w:tcPr>
          <w:p w14:paraId="4C05BBC0">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hint="eastAsia" w:ascii="Arial" w:hAnsi="Arial" w:eastAsia="宋体" w:cs="Arial"/>
                <w:sz w:val="21"/>
                <w:szCs w:val="21"/>
              </w:rPr>
              <w:t>/</w:t>
            </w:r>
          </w:p>
        </w:tc>
        <w:tc>
          <w:tcPr>
            <w:tcW w:w="1681" w:type="pct"/>
            <w:vAlign w:val="center"/>
          </w:tcPr>
          <w:p w14:paraId="13007FD5">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执业证书编号</w:t>
            </w:r>
          </w:p>
        </w:tc>
        <w:tc>
          <w:tcPr>
            <w:tcW w:w="761" w:type="pct"/>
            <w:vAlign w:val="center"/>
          </w:tcPr>
          <w:p w14:paraId="1534C202">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hint="eastAsia" w:ascii="Arial" w:hAnsi="Arial" w:eastAsia="宋体" w:cs="Arial"/>
                <w:sz w:val="21"/>
                <w:szCs w:val="21"/>
              </w:rPr>
            </w:pPr>
            <w:r>
              <w:rPr>
                <w:rFonts w:hint="eastAsia" w:ascii="Arial" w:hAnsi="Arial" w:eastAsia="宋体" w:cs="Arial"/>
                <w:sz w:val="21"/>
                <w:szCs w:val="21"/>
              </w:rPr>
              <w:t>/</w:t>
            </w:r>
          </w:p>
        </w:tc>
      </w:tr>
      <w:tr w14:paraId="4C6C6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5" w:type="pct"/>
            <w:gridSpan w:val="3"/>
            <w:vAlign w:val="center"/>
          </w:tcPr>
          <w:p w14:paraId="3551449B">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执业资格等级</w:t>
            </w:r>
          </w:p>
        </w:tc>
        <w:tc>
          <w:tcPr>
            <w:tcW w:w="452" w:type="pct"/>
            <w:vAlign w:val="center"/>
          </w:tcPr>
          <w:p w14:paraId="09C1BD49">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u w:val="single"/>
                <w:lang w:eastAsia="en-US"/>
              </w:rPr>
              <w:t xml:space="preserve">     </w:t>
            </w:r>
            <w:r>
              <w:rPr>
                <w:rFonts w:hint="eastAsia" w:ascii="Arial" w:hAnsi="Arial" w:eastAsia="宋体" w:cs="Arial"/>
                <w:sz w:val="21"/>
                <w:szCs w:val="21"/>
                <w:u w:val="single"/>
              </w:rPr>
              <w:t>/</w:t>
            </w:r>
            <w:r>
              <w:rPr>
                <w:rFonts w:ascii="Arial" w:hAnsi="Arial" w:eastAsia="宋体" w:cs="Arial"/>
                <w:sz w:val="21"/>
                <w:szCs w:val="21"/>
                <w:u w:val="single"/>
                <w:lang w:eastAsia="en-US"/>
              </w:rPr>
              <w:t xml:space="preserve">   </w:t>
            </w:r>
            <w:r>
              <w:rPr>
                <w:rFonts w:ascii="Arial" w:hAnsi="Arial" w:eastAsia="宋体" w:cs="Arial"/>
                <w:sz w:val="21"/>
                <w:szCs w:val="21"/>
                <w:lang w:eastAsia="en-US"/>
              </w:rPr>
              <w:t>级</w:t>
            </w:r>
          </w:p>
        </w:tc>
        <w:tc>
          <w:tcPr>
            <w:tcW w:w="1681" w:type="pct"/>
            <w:vAlign w:val="center"/>
          </w:tcPr>
          <w:p w14:paraId="68875E3A">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专业</w:t>
            </w:r>
          </w:p>
        </w:tc>
        <w:tc>
          <w:tcPr>
            <w:tcW w:w="761" w:type="pct"/>
            <w:vAlign w:val="center"/>
          </w:tcPr>
          <w:p w14:paraId="2C36C691">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hint="eastAsia" w:ascii="Arial" w:hAnsi="Arial" w:eastAsia="宋体" w:cs="Arial"/>
                <w:sz w:val="21"/>
                <w:szCs w:val="21"/>
              </w:rPr>
            </w:pPr>
            <w:r>
              <w:rPr>
                <w:rFonts w:hint="eastAsia" w:ascii="Arial" w:hAnsi="Arial" w:eastAsia="宋体" w:cs="Arial"/>
                <w:sz w:val="21"/>
                <w:szCs w:val="21"/>
              </w:rPr>
              <w:t>/</w:t>
            </w:r>
          </w:p>
        </w:tc>
      </w:tr>
      <w:tr w14:paraId="1F5B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5" w:type="pct"/>
            <w:gridSpan w:val="3"/>
            <w:vAlign w:val="center"/>
          </w:tcPr>
          <w:p w14:paraId="75B60337">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bookmarkStart w:id="450" w:name="OLE_LINK22"/>
            <w:r>
              <w:rPr>
                <w:rFonts w:ascii="Arial" w:hAnsi="Arial" w:eastAsia="宋体" w:cs="Arial"/>
                <w:sz w:val="21"/>
                <w:szCs w:val="21"/>
              </w:rPr>
              <w:t>安全生产考核合格证书</w:t>
            </w:r>
            <w:bookmarkEnd w:id="450"/>
          </w:p>
        </w:tc>
        <w:tc>
          <w:tcPr>
            <w:tcW w:w="2894" w:type="pct"/>
            <w:gridSpan w:val="3"/>
            <w:vAlign w:val="center"/>
          </w:tcPr>
          <w:p w14:paraId="62A642C0">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hint="eastAsia" w:ascii="Arial" w:hAnsi="Arial" w:eastAsia="宋体" w:cs="Arial"/>
                <w:sz w:val="21"/>
                <w:szCs w:val="21"/>
              </w:rPr>
              <w:t>/</w:t>
            </w:r>
          </w:p>
        </w:tc>
      </w:tr>
      <w:tr w14:paraId="6083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1" w:type="pct"/>
            <w:vAlign w:val="center"/>
          </w:tcPr>
          <w:p w14:paraId="18BB408C">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毕业学校</w:t>
            </w:r>
          </w:p>
        </w:tc>
        <w:tc>
          <w:tcPr>
            <w:tcW w:w="4038" w:type="pct"/>
            <w:gridSpan w:val="5"/>
            <w:vAlign w:val="center"/>
          </w:tcPr>
          <w:p w14:paraId="62A7F587">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hint="eastAsia" w:ascii="Arial" w:hAnsi="Arial" w:eastAsia="宋体" w:cs="Arial"/>
                <w:sz w:val="21"/>
                <w:szCs w:val="21"/>
              </w:rPr>
              <w:t>2013</w:t>
            </w:r>
            <w:r>
              <w:rPr>
                <w:rFonts w:ascii="Arial" w:hAnsi="Arial" w:eastAsia="宋体" w:cs="Arial"/>
                <w:sz w:val="21"/>
                <w:szCs w:val="21"/>
              </w:rPr>
              <w:t>年毕业于</w:t>
            </w:r>
            <w:r>
              <w:rPr>
                <w:rFonts w:hint="eastAsia" w:ascii="Arial" w:hAnsi="Arial" w:eastAsia="宋体" w:cs="Arial"/>
                <w:sz w:val="21"/>
                <w:szCs w:val="21"/>
              </w:rPr>
              <w:t xml:space="preserve"> 信息工程大学 </w:t>
            </w:r>
            <w:r>
              <w:rPr>
                <w:rFonts w:ascii="Arial" w:hAnsi="Arial" w:eastAsia="宋体" w:cs="Arial"/>
                <w:sz w:val="21"/>
                <w:szCs w:val="21"/>
              </w:rPr>
              <w:t>地图制图学与地理信息工程专业</w:t>
            </w:r>
          </w:p>
        </w:tc>
      </w:tr>
      <w:tr w14:paraId="2B28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00" w:type="pct"/>
            <w:gridSpan w:val="6"/>
            <w:vAlign w:val="center"/>
          </w:tcPr>
          <w:p w14:paraId="2135E1E7">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主要工作经历</w:t>
            </w:r>
          </w:p>
        </w:tc>
      </w:tr>
      <w:tr w14:paraId="137C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1" w:type="pct"/>
            <w:vAlign w:val="center"/>
          </w:tcPr>
          <w:p w14:paraId="3E634055">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时  间</w:t>
            </w:r>
          </w:p>
        </w:tc>
        <w:tc>
          <w:tcPr>
            <w:tcW w:w="1596" w:type="pct"/>
            <w:gridSpan w:val="3"/>
            <w:vAlign w:val="center"/>
          </w:tcPr>
          <w:p w14:paraId="00A7D9A5">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ascii="Arial" w:hAnsi="Arial" w:eastAsia="宋体" w:cs="Arial"/>
                <w:sz w:val="21"/>
                <w:szCs w:val="21"/>
              </w:rPr>
              <w:t>参加过的类似项目名称</w:t>
            </w:r>
          </w:p>
        </w:tc>
        <w:tc>
          <w:tcPr>
            <w:tcW w:w="1681" w:type="pct"/>
            <w:vAlign w:val="center"/>
          </w:tcPr>
          <w:p w14:paraId="42553D79">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工程概况说明</w:t>
            </w:r>
          </w:p>
        </w:tc>
        <w:tc>
          <w:tcPr>
            <w:tcW w:w="761" w:type="pct"/>
            <w:vAlign w:val="center"/>
          </w:tcPr>
          <w:p w14:paraId="5B241D14">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lang w:eastAsia="en-US"/>
              </w:rPr>
            </w:pPr>
            <w:r>
              <w:rPr>
                <w:rFonts w:ascii="Arial" w:hAnsi="Arial" w:eastAsia="宋体" w:cs="Arial"/>
                <w:sz w:val="21"/>
                <w:szCs w:val="21"/>
                <w:lang w:eastAsia="en-US"/>
              </w:rPr>
              <w:t>发包人及联系电话</w:t>
            </w:r>
          </w:p>
        </w:tc>
      </w:tr>
      <w:tr w14:paraId="4E79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61" w:type="pct"/>
            <w:vAlign w:val="center"/>
          </w:tcPr>
          <w:p w14:paraId="27F73E86">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hint="eastAsia" w:ascii="Arial" w:hAnsi="Arial" w:eastAsia="宋体" w:cs="Arial"/>
                <w:sz w:val="21"/>
                <w:szCs w:val="21"/>
              </w:rPr>
            </w:pPr>
            <w:r>
              <w:rPr>
                <w:rFonts w:hint="eastAsia" w:ascii="Arial" w:hAnsi="Arial" w:eastAsia="宋体" w:cs="Arial"/>
                <w:sz w:val="21"/>
                <w:szCs w:val="21"/>
              </w:rPr>
              <w:t>2024.12.05</w:t>
            </w:r>
          </w:p>
        </w:tc>
        <w:tc>
          <w:tcPr>
            <w:tcW w:w="1596" w:type="pct"/>
            <w:gridSpan w:val="3"/>
            <w:vAlign w:val="center"/>
          </w:tcPr>
          <w:p w14:paraId="6C7BA1F4">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ascii="Arial" w:hAnsi="Arial" w:eastAsia="宋体" w:cs="Arial"/>
                <w:sz w:val="21"/>
                <w:szCs w:val="21"/>
              </w:rPr>
              <w:t>水轮发电机组定转子圆度辅助测量装置研制</w:t>
            </w:r>
          </w:p>
        </w:tc>
        <w:tc>
          <w:tcPr>
            <w:tcW w:w="1681" w:type="pct"/>
            <w:vAlign w:val="center"/>
          </w:tcPr>
          <w:p w14:paraId="5E010CF2">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ascii="Arial" w:hAnsi="Arial" w:eastAsia="宋体" w:cs="Arial"/>
                <w:sz w:val="21"/>
                <w:szCs w:val="21"/>
              </w:rPr>
              <w:t>本项目为科研技术开发项目，合同金额 174 万元，工期 20 个月。针对水轮发电机组定转子传统测量转站多、误差大、登高作业风险高等问题，开展定子、转子激光跟踪仪不转站测量方法研究，研制定转子圆度辅助测量装置及配套数据处理软件，实现定子圆度、转子磁极圆度、偏心、中心高程、垂直度六项指标检测，完成样机研制、实验室测试、第三方计量检定及电站现场验证，输出图纸、试验报告、专利、论文、软著等成果，提供技术培训，软硬件质保 2 年，服务大型水电机组检修测量。</w:t>
            </w:r>
          </w:p>
        </w:tc>
        <w:tc>
          <w:tcPr>
            <w:tcW w:w="761" w:type="pct"/>
            <w:vAlign w:val="center"/>
          </w:tcPr>
          <w:p w14:paraId="4D10062B">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ascii="Arial" w:hAnsi="Arial" w:eastAsia="宋体" w:cs="Arial"/>
                <w:sz w:val="21"/>
                <w:szCs w:val="21"/>
              </w:rPr>
            </w:pPr>
            <w:r>
              <w:rPr>
                <w:rFonts w:ascii="Arial" w:hAnsi="Arial" w:eastAsia="宋体" w:cs="Arial"/>
                <w:sz w:val="21"/>
                <w:szCs w:val="21"/>
              </w:rPr>
              <w:t>中国长江电力股份有限公司</w:t>
            </w:r>
          </w:p>
          <w:p w14:paraId="695A764E">
            <w:pPr>
              <w:keepNext w:val="0"/>
              <w:keepLines w:val="0"/>
              <w:pageBreakBefore w:val="0"/>
              <w:widowControl w:val="0"/>
              <w:kinsoku/>
              <w:wordWrap/>
              <w:overflowPunct/>
              <w:topLinePunct w:val="0"/>
              <w:autoSpaceDE/>
              <w:autoSpaceDN/>
              <w:bidi w:val="0"/>
              <w:adjustRightInd/>
              <w:snapToGrid w:val="0"/>
              <w:ind w:firstLine="0" w:firstLineChars="0"/>
              <w:jc w:val="left"/>
              <w:textAlignment w:val="auto"/>
              <w:rPr>
                <w:rFonts w:hint="eastAsia" w:ascii="Arial" w:hAnsi="Arial" w:eastAsia="宋体" w:cs="Arial"/>
                <w:sz w:val="21"/>
                <w:szCs w:val="21"/>
              </w:rPr>
            </w:pPr>
            <w:r>
              <w:rPr>
                <w:rFonts w:hint="eastAsia" w:ascii="Arial" w:hAnsi="Arial" w:eastAsia="宋体" w:cs="Arial"/>
                <w:sz w:val="21"/>
                <w:szCs w:val="21"/>
              </w:rPr>
              <w:t>0717-6953502</w:t>
            </w:r>
          </w:p>
        </w:tc>
      </w:tr>
    </w:tbl>
    <w:p w14:paraId="132797B4">
      <w:pPr>
        <w:widowControl w:val="0"/>
        <w:spacing w:line="360" w:lineRule="auto"/>
        <w:ind w:firstLine="480" w:firstLineChars="200"/>
        <w:jc w:val="both"/>
        <w:rPr>
          <w:rFonts w:ascii="Arial" w:hAnsi="Arial" w:eastAsia="宋体" w:cs="Arial"/>
          <w:szCs w:val="22"/>
        </w:rPr>
        <w:sectPr>
          <w:footerReference r:id="rId7" w:type="default"/>
          <w:pgSz w:w="11906" w:h="16838"/>
          <w:pgMar w:top="1134" w:right="1417" w:bottom="1134" w:left="1417" w:header="851" w:footer="992" w:gutter="0"/>
          <w:pgNumType w:start="1"/>
          <w:cols w:space="720" w:num="1"/>
          <w:docGrid w:type="lines" w:linePitch="312" w:charSpace="0"/>
        </w:sectPr>
      </w:pPr>
    </w:p>
    <w:p w14:paraId="2F99DD61">
      <w:pPr>
        <w:jc w:val="center"/>
        <w:outlineLvl w:val="2"/>
        <w:rPr>
          <w:rFonts w:hint="eastAsia" w:cs="Arial" w:asciiTheme="minorEastAsia" w:hAnsiTheme="minorEastAsia" w:eastAsiaTheme="minorEastAsia"/>
          <w:bCs/>
          <w:sz w:val="28"/>
          <w:szCs w:val="28"/>
        </w:rPr>
      </w:pPr>
      <w:bookmarkStart w:id="451" w:name="_Toc5364"/>
      <w:r>
        <w:rPr>
          <w:rFonts w:hint="eastAsia" w:cs="Arial" w:asciiTheme="minorEastAsia" w:hAnsiTheme="minorEastAsia" w:eastAsiaTheme="minorEastAsia"/>
          <w:bCs/>
          <w:sz w:val="28"/>
          <w:szCs w:val="28"/>
        </w:rPr>
        <w:t>5-5 项目负责人相关证件</w:t>
      </w:r>
      <w:bookmarkEnd w:id="451"/>
    </w:p>
    <w:p w14:paraId="1C18EC3D">
      <w:pPr>
        <w:rPr>
          <w:rFonts w:eastAsiaTheme="minorEastAsia"/>
        </w:rPr>
      </w:pPr>
    </w:p>
    <w:p w14:paraId="50F86819">
      <w:pPr>
        <w:jc w:val="center"/>
        <w:rPr>
          <w:rFonts w:ascii="Arial" w:hAnsi="Arial" w:eastAsia="宋体" w:cs="Arial"/>
          <w:b/>
          <w:sz w:val="28"/>
          <w:szCs w:val="28"/>
        </w:rPr>
      </w:pPr>
      <w:r>
        <w:drawing>
          <wp:inline distT="0" distB="0" distL="0" distR="0">
            <wp:extent cx="2859405" cy="3402330"/>
            <wp:effectExtent l="0" t="0" r="10795" b="1270"/>
            <wp:docPr id="40234324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43240" name="图片 126"/>
                    <pic:cNvPicPr>
                      <a:picLocks noChangeAspect="1" noChangeArrowheads="1"/>
                    </pic:cNvPicPr>
                  </pic:nvPicPr>
                  <pic:blipFill>
                    <a:blip r:embed="rId139" cstate="print">
                      <a:extLst>
                        <a:ext uri="{28A0092B-C50C-407E-A947-70E740481C1C}">
                          <a14:useLocalDpi xmlns:a14="http://schemas.microsoft.com/office/drawing/2010/main" val="0"/>
                        </a:ext>
                      </a:extLst>
                    </a:blip>
                    <a:srcRect l="5722" t="17581" r="44628" b="39472"/>
                    <a:stretch>
                      <a:fillRect/>
                    </a:stretch>
                  </pic:blipFill>
                  <pic:spPr>
                    <a:xfrm>
                      <a:off x="0" y="0"/>
                      <a:ext cx="2860159" cy="3402635"/>
                    </a:xfrm>
                    <a:prstGeom prst="rect">
                      <a:avLst/>
                    </a:prstGeom>
                    <a:noFill/>
                    <a:ln>
                      <a:noFill/>
                    </a:ln>
                  </pic:spPr>
                </pic:pic>
              </a:graphicData>
            </a:graphic>
          </wp:inline>
        </w:drawing>
      </w:r>
    </w:p>
    <w:p w14:paraId="5938FD17">
      <w:pPr>
        <w:jc w:val="center"/>
        <w:rPr>
          <w:rFonts w:hint="eastAsia" w:ascii="Arial" w:hAnsi="Arial" w:eastAsia="宋体" w:cs="Arial"/>
          <w:b/>
          <w:sz w:val="28"/>
          <w:szCs w:val="28"/>
        </w:rPr>
      </w:pPr>
    </w:p>
    <w:p w14:paraId="2FB81D81">
      <w:pPr>
        <w:rPr>
          <w:rFonts w:ascii="Arial" w:hAnsi="Arial" w:eastAsia="宋体" w:cs="Arial"/>
          <w:b/>
          <w:sz w:val="28"/>
          <w:szCs w:val="28"/>
        </w:rPr>
      </w:pPr>
      <w:r>
        <w:rPr>
          <w:rFonts w:hint="eastAsia" w:ascii="Arial" w:hAnsi="Arial" w:eastAsia="宋体" w:cs="Arial"/>
          <w:b/>
        </w:rPr>
        <w:drawing>
          <wp:inline distT="0" distB="0" distL="0" distR="0">
            <wp:extent cx="4110990" cy="5372100"/>
            <wp:effectExtent l="0" t="0" r="0" b="3810"/>
            <wp:docPr id="9263676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67636" name="图片 5"/>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rot="5400000">
                      <a:off x="0" y="0"/>
                      <a:ext cx="4123345" cy="5387728"/>
                    </a:xfrm>
                    <a:prstGeom prst="rect">
                      <a:avLst/>
                    </a:prstGeom>
                  </pic:spPr>
                </pic:pic>
              </a:graphicData>
            </a:graphic>
          </wp:inline>
        </w:drawing>
      </w:r>
      <w:r>
        <w:rPr>
          <w:rFonts w:ascii="Arial" w:hAnsi="Arial" w:eastAsia="宋体" w:cs="Arial"/>
          <w:b/>
          <w:sz w:val="28"/>
          <w:szCs w:val="28"/>
        </w:rPr>
        <w:br w:type="page"/>
      </w:r>
    </w:p>
    <w:p w14:paraId="56C4526D">
      <w:pPr>
        <w:rPr>
          <w:rFonts w:ascii="Arial" w:hAnsi="Arial" w:eastAsia="宋体" w:cs="Arial"/>
          <w:b/>
          <w:sz w:val="28"/>
          <w:szCs w:val="28"/>
        </w:rPr>
      </w:pPr>
      <w:r>
        <w:rPr>
          <w:rFonts w:ascii="Arial" w:hAnsi="Arial" w:eastAsia="宋体" w:cs="Arial"/>
          <w:b/>
          <w:sz w:val="28"/>
          <w:szCs w:val="28"/>
        </w:rPr>
        <w:drawing>
          <wp:inline distT="0" distB="0" distL="0" distR="0">
            <wp:extent cx="5720080" cy="3959860"/>
            <wp:effectExtent l="0" t="0" r="7620" b="2540"/>
            <wp:docPr id="31240618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6184" name="图片 127"/>
                    <pic:cNvPicPr>
                      <a:picLocks noChangeAspect="1" noChangeArrowheads="1"/>
                    </pic:cNvPicPr>
                  </pic:nvPicPr>
                  <pic:blipFill>
                    <a:blip r:embed="rId141" cstate="print">
                      <a:extLst>
                        <a:ext uri="{28A0092B-C50C-407E-A947-70E740481C1C}">
                          <a14:useLocalDpi xmlns:a14="http://schemas.microsoft.com/office/drawing/2010/main" val="0"/>
                        </a:ext>
                      </a:extLst>
                    </a:blip>
                    <a:srcRect l="10151" b="14399"/>
                    <a:stretch>
                      <a:fillRect/>
                    </a:stretch>
                  </pic:blipFill>
                  <pic:spPr>
                    <a:xfrm>
                      <a:off x="0" y="0"/>
                      <a:ext cx="5726043" cy="3964037"/>
                    </a:xfrm>
                    <a:prstGeom prst="rect">
                      <a:avLst/>
                    </a:prstGeom>
                    <a:noFill/>
                    <a:ln>
                      <a:noFill/>
                    </a:ln>
                  </pic:spPr>
                </pic:pic>
              </a:graphicData>
            </a:graphic>
          </wp:inline>
        </w:drawing>
      </w:r>
    </w:p>
    <w:p w14:paraId="071E1DD9">
      <w:pPr>
        <w:rPr>
          <w:rFonts w:hint="eastAsia" w:ascii="Arial" w:hAnsi="Arial" w:eastAsia="宋体" w:cs="Arial"/>
          <w:b/>
          <w:sz w:val="28"/>
          <w:szCs w:val="28"/>
        </w:rPr>
      </w:pPr>
      <w:r>
        <w:rPr>
          <w:rFonts w:ascii="Arial" w:hAnsi="Arial" w:eastAsia="宋体" w:cs="Arial"/>
          <w:b/>
          <w:sz w:val="28"/>
          <w:szCs w:val="28"/>
        </w:rPr>
        <w:drawing>
          <wp:inline distT="0" distB="0" distL="0" distR="0">
            <wp:extent cx="5760720" cy="4185920"/>
            <wp:effectExtent l="0" t="0" r="5080" b="5080"/>
            <wp:docPr id="889012942"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2942" name="图片 12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5760720" cy="4185920"/>
                    </a:xfrm>
                    <a:prstGeom prst="rect">
                      <a:avLst/>
                    </a:prstGeom>
                    <a:noFill/>
                    <a:ln>
                      <a:noFill/>
                    </a:ln>
                  </pic:spPr>
                </pic:pic>
              </a:graphicData>
            </a:graphic>
          </wp:inline>
        </w:drawing>
      </w:r>
    </w:p>
    <w:p w14:paraId="4804C70E">
      <w:pPr>
        <w:rPr>
          <w:rFonts w:ascii="Arial" w:hAnsi="Arial" w:eastAsia="宋体" w:cs="Arial"/>
          <w:b/>
          <w:sz w:val="28"/>
          <w:szCs w:val="28"/>
        </w:rPr>
      </w:pPr>
      <w:r>
        <w:rPr>
          <w:rFonts w:hint="eastAsia" w:ascii="Arial" w:hAnsi="Arial" w:eastAsia="宋体" w:cs="Arial"/>
          <w:b/>
        </w:rPr>
        <w:drawing>
          <wp:inline distT="0" distB="0" distL="0" distR="0">
            <wp:extent cx="5800090" cy="8197215"/>
            <wp:effectExtent l="0" t="0" r="3810" b="6985"/>
            <wp:docPr id="167997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750" name="图片 8"/>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802311" cy="8200753"/>
                    </a:xfrm>
                    <a:prstGeom prst="rect">
                      <a:avLst/>
                    </a:prstGeom>
                  </pic:spPr>
                </pic:pic>
              </a:graphicData>
            </a:graphic>
          </wp:inline>
        </w:drawing>
      </w:r>
    </w:p>
    <w:p w14:paraId="4099749F">
      <w:pPr>
        <w:jc w:val="center"/>
        <w:rPr>
          <w:rFonts w:ascii="Arial" w:hAnsi="Arial" w:eastAsia="宋体" w:cs="Arial"/>
          <w:b/>
          <w:sz w:val="28"/>
          <w:szCs w:val="28"/>
        </w:rPr>
      </w:pPr>
    </w:p>
    <w:p w14:paraId="772F4CDA">
      <w:pPr>
        <w:jc w:val="center"/>
        <w:outlineLvl w:val="2"/>
        <w:rPr>
          <w:rFonts w:cs="Arial" w:asciiTheme="minorEastAsia" w:hAnsiTheme="minorEastAsia" w:eastAsiaTheme="minorEastAsia"/>
          <w:bCs/>
          <w:sz w:val="28"/>
          <w:szCs w:val="28"/>
        </w:rPr>
      </w:pPr>
      <w:bookmarkStart w:id="452" w:name="_Toc21165"/>
      <w:r>
        <w:rPr>
          <w:rFonts w:hint="eastAsia" w:cs="Arial" w:asciiTheme="minorEastAsia" w:hAnsiTheme="minorEastAsia" w:eastAsiaTheme="minorEastAsia"/>
          <w:bCs/>
          <w:sz w:val="28"/>
          <w:szCs w:val="28"/>
        </w:rPr>
        <w:t>5-5 项目负责人管理过的业绩合同</w:t>
      </w:r>
      <w:bookmarkEnd w:id="452"/>
    </w:p>
    <w:p w14:paraId="30184192">
      <w:pPr>
        <w:jc w:val="center"/>
        <w:rPr>
          <w:rFonts w:cs="Arial" w:asciiTheme="minorEastAsia" w:hAnsiTheme="minorEastAsia" w:eastAsiaTheme="minorEastAsia"/>
          <w:bCs/>
          <w:sz w:val="28"/>
          <w:szCs w:val="28"/>
        </w:rPr>
      </w:pPr>
      <w:r>
        <w:rPr>
          <w:rFonts w:ascii="Arial" w:hAnsi="Arial" w:eastAsia="宋体" w:cs="Arial"/>
          <w:b/>
          <w:sz w:val="28"/>
          <w:szCs w:val="28"/>
        </w:rPr>
        <w:drawing>
          <wp:inline distT="0" distB="0" distL="0" distR="0">
            <wp:extent cx="5608955" cy="7931785"/>
            <wp:effectExtent l="0" t="0" r="4445" b="5715"/>
            <wp:docPr id="7920826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262" name="图片 129"/>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610542" cy="7934044"/>
                    </a:xfrm>
                    <a:prstGeom prst="rect">
                      <a:avLst/>
                    </a:prstGeom>
                  </pic:spPr>
                </pic:pic>
              </a:graphicData>
            </a:graphic>
          </wp:inline>
        </w:drawing>
      </w:r>
    </w:p>
    <w:p w14:paraId="2C18DCCF">
      <w:pPr>
        <w:rPr>
          <w:rFonts w:ascii="Arial" w:hAnsi="Arial" w:eastAsia="宋体" w:cs="Arial"/>
          <w:b/>
          <w:sz w:val="28"/>
          <w:szCs w:val="28"/>
        </w:rPr>
      </w:pPr>
      <w:r>
        <w:rPr>
          <w:rFonts w:ascii="Arial" w:hAnsi="Arial" w:eastAsia="宋体" w:cs="Arial"/>
          <w:b/>
          <w:sz w:val="28"/>
          <w:szCs w:val="28"/>
        </w:rPr>
        <w:drawing>
          <wp:inline distT="0" distB="0" distL="0" distR="0">
            <wp:extent cx="5760720" cy="8146415"/>
            <wp:effectExtent l="0" t="0" r="5080" b="6985"/>
            <wp:docPr id="1755347931"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7931" name="图片 130"/>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09090739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7392" name="图片 131"/>
                    <pic:cNvPicPr>
                      <a:picLocks noChangeAspect="1"/>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556113357"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13357" name="图片 132"/>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80578809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8097" name="图片 133"/>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2959192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1926" name="图片 134"/>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673013206"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3206" name="图片 135"/>
                    <pic:cNvPicPr>
                      <a:picLocks noChangeAspect="1"/>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89948746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7464" name="图片 136"/>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72134180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41806" name="图片 137"/>
                    <pic:cNvPicPr>
                      <a:picLocks noChangeAspect="1"/>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26598218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82186" name="图片 138"/>
                    <pic:cNvPicPr>
                      <a:picLocks noChangeAspect="1"/>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50067409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74099" name="图片 139"/>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456534916"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4916" name="图片 140"/>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 w:val="28"/>
          <w:szCs w:val="28"/>
        </w:rPr>
        <w:drawing>
          <wp:inline distT="0" distB="0" distL="0" distR="0">
            <wp:extent cx="5760720" cy="8146415"/>
            <wp:effectExtent l="0" t="0" r="5080" b="6985"/>
            <wp:docPr id="109908667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6677" name="图片 141"/>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p>
    <w:p w14:paraId="54AA880B">
      <w:pPr>
        <w:rPr>
          <w:rFonts w:ascii="Arial" w:hAnsi="Arial" w:eastAsia="宋体" w:cs="Arial"/>
          <w:b/>
          <w:sz w:val="28"/>
          <w:szCs w:val="28"/>
        </w:rPr>
      </w:pPr>
      <w:r>
        <w:rPr>
          <w:rFonts w:ascii="Arial" w:hAnsi="Arial" w:eastAsia="宋体" w:cs="Arial"/>
          <w:b/>
          <w:sz w:val="28"/>
          <w:szCs w:val="28"/>
        </w:rPr>
        <w:br w:type="page"/>
      </w:r>
    </w:p>
    <w:p w14:paraId="70F397E6">
      <w:pPr>
        <w:widowControl w:val="0"/>
        <w:adjustRightInd w:val="0"/>
        <w:snapToGrid w:val="0"/>
        <w:spacing w:before="78" w:beforeLines="25" w:after="78" w:afterLines="25" w:line="360" w:lineRule="auto"/>
        <w:jc w:val="center"/>
        <w:outlineLvl w:val="0"/>
        <w:rPr>
          <w:rFonts w:ascii="Arial" w:hAnsi="Arial" w:eastAsia="宋体" w:cs="Arial"/>
          <w:b/>
          <w:sz w:val="28"/>
          <w:szCs w:val="28"/>
        </w:rPr>
      </w:pPr>
      <w:bookmarkStart w:id="453" w:name="_Toc28065"/>
      <w:r>
        <w:rPr>
          <w:rFonts w:ascii="Arial" w:hAnsi="Arial" w:eastAsia="宋体" w:cs="Arial"/>
          <w:b/>
          <w:sz w:val="28"/>
          <w:szCs w:val="28"/>
        </w:rPr>
        <w:t>文件</w:t>
      </w:r>
      <w:r>
        <w:rPr>
          <w:rFonts w:hint="eastAsia" w:ascii="Arial" w:hAnsi="Arial" w:eastAsia="宋体" w:cs="Arial"/>
          <w:b/>
          <w:sz w:val="28"/>
          <w:szCs w:val="28"/>
        </w:rPr>
        <w:t>六</w:t>
      </w:r>
      <w:r>
        <w:rPr>
          <w:rFonts w:ascii="Arial" w:hAnsi="Arial" w:eastAsia="宋体" w:cs="Arial"/>
          <w:b/>
          <w:sz w:val="28"/>
          <w:szCs w:val="28"/>
        </w:rPr>
        <w:t xml:space="preserve">  偏差表</w:t>
      </w:r>
      <w:bookmarkEnd w:id="453"/>
    </w:p>
    <w:p w14:paraId="4C1745A5">
      <w:pPr>
        <w:widowControl w:val="0"/>
        <w:spacing w:line="360" w:lineRule="auto"/>
        <w:jc w:val="center"/>
        <w:outlineLvl w:val="1"/>
        <w:rPr>
          <w:rFonts w:ascii="Arial" w:hAnsi="Arial" w:eastAsia="宋体" w:cs="Arial"/>
          <w:szCs w:val="22"/>
        </w:rPr>
      </w:pPr>
      <w:bookmarkStart w:id="454" w:name="_Toc7580"/>
      <w:r>
        <w:rPr>
          <w:rFonts w:ascii="Arial" w:hAnsi="Arial" w:eastAsia="宋体" w:cs="Arial"/>
          <w:szCs w:val="22"/>
        </w:rPr>
        <w:t>表</w:t>
      </w:r>
      <w:r>
        <w:rPr>
          <w:rFonts w:hint="eastAsia" w:ascii="Arial" w:hAnsi="Arial" w:eastAsia="宋体" w:cs="Arial"/>
          <w:szCs w:val="22"/>
        </w:rPr>
        <w:t>6</w:t>
      </w:r>
      <w:r>
        <w:rPr>
          <w:rFonts w:ascii="Arial" w:hAnsi="Arial" w:eastAsia="宋体" w:cs="Arial"/>
          <w:szCs w:val="22"/>
        </w:rPr>
        <w:t>-1  商务偏差表</w:t>
      </w:r>
      <w:bookmarkEnd w:id="454"/>
    </w:p>
    <w:p w14:paraId="33D7A4C8">
      <w:pPr>
        <w:widowControl w:val="0"/>
        <w:spacing w:line="360" w:lineRule="auto"/>
        <w:ind w:firstLine="480" w:firstLineChars="200"/>
        <w:jc w:val="both"/>
        <w:rPr>
          <w:rFonts w:ascii="Arial" w:hAnsi="Arial" w:eastAsia="宋体" w:cs="Arial"/>
          <w:szCs w:val="22"/>
        </w:rPr>
      </w:pPr>
      <w:r>
        <w:rPr>
          <w:rFonts w:hint="eastAsia" w:ascii="Arial" w:hAnsi="Arial" w:eastAsia="宋体" w:cs="Arial"/>
          <w:szCs w:val="22"/>
        </w:rPr>
        <w:t>供应商</w:t>
      </w:r>
      <w:r>
        <w:rPr>
          <w:rFonts w:ascii="Arial" w:hAnsi="Arial" w:eastAsia="宋体" w:cs="Arial"/>
          <w:szCs w:val="22"/>
        </w:rPr>
        <w:t>可以不提交一份对本采购文件“合同条款及格式”的逐条注释意见，但应根据下表的格式列出对上述条款的偏差（如果有）。未在商务偏差表中列明的商务偏差，将被视为满足采购文件要求。</w:t>
      </w:r>
    </w:p>
    <w:tbl>
      <w:tblPr>
        <w:tblStyle w:val="32"/>
        <w:tblW w:w="912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28" w:type="dxa"/>
          <w:bottom w:w="0" w:type="dxa"/>
          <w:right w:w="28" w:type="dxa"/>
        </w:tblCellMar>
      </w:tblPr>
      <w:tblGrid>
        <w:gridCol w:w="2090"/>
        <w:gridCol w:w="1859"/>
        <w:gridCol w:w="2739"/>
        <w:gridCol w:w="2440"/>
      </w:tblGrid>
      <w:tr w14:paraId="6F38C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627" w:hRule="atLeast"/>
          <w:jc w:val="center"/>
        </w:trPr>
        <w:tc>
          <w:tcPr>
            <w:tcW w:w="2090" w:type="dxa"/>
            <w:tcBorders>
              <w:top w:val="single" w:color="auto" w:sz="6" w:space="0"/>
              <w:left w:val="single" w:color="auto" w:sz="6" w:space="0"/>
              <w:bottom w:val="single" w:color="auto" w:sz="6" w:space="0"/>
              <w:right w:val="single" w:color="auto" w:sz="6" w:space="0"/>
            </w:tcBorders>
            <w:vAlign w:val="center"/>
          </w:tcPr>
          <w:p w14:paraId="72D95E5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项目</w:t>
            </w:r>
          </w:p>
        </w:tc>
        <w:tc>
          <w:tcPr>
            <w:tcW w:w="1859" w:type="dxa"/>
            <w:tcBorders>
              <w:top w:val="single" w:color="auto" w:sz="6" w:space="0"/>
              <w:left w:val="single" w:color="auto" w:sz="6" w:space="0"/>
              <w:bottom w:val="single" w:color="auto" w:sz="6" w:space="0"/>
              <w:right w:val="single" w:color="auto" w:sz="6" w:space="0"/>
            </w:tcBorders>
            <w:vAlign w:val="center"/>
          </w:tcPr>
          <w:p w14:paraId="180495E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条款编号</w:t>
            </w:r>
          </w:p>
        </w:tc>
        <w:tc>
          <w:tcPr>
            <w:tcW w:w="2739" w:type="dxa"/>
            <w:tcBorders>
              <w:top w:val="single" w:color="auto" w:sz="6" w:space="0"/>
              <w:left w:val="single" w:color="auto" w:sz="6" w:space="0"/>
              <w:bottom w:val="single" w:color="auto" w:sz="6" w:space="0"/>
              <w:right w:val="single" w:color="auto" w:sz="6" w:space="0"/>
            </w:tcBorders>
            <w:vAlign w:val="center"/>
          </w:tcPr>
          <w:p w14:paraId="02F7B396">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偏差内容</w:t>
            </w:r>
          </w:p>
        </w:tc>
        <w:tc>
          <w:tcPr>
            <w:tcW w:w="2440" w:type="dxa"/>
            <w:tcBorders>
              <w:top w:val="single" w:color="auto" w:sz="6" w:space="0"/>
              <w:left w:val="single" w:color="auto" w:sz="6" w:space="0"/>
              <w:bottom w:val="single" w:color="auto" w:sz="6" w:space="0"/>
              <w:right w:val="single" w:color="auto" w:sz="6" w:space="0"/>
            </w:tcBorders>
            <w:vAlign w:val="center"/>
          </w:tcPr>
          <w:p w14:paraId="73B12DD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备    注</w:t>
            </w:r>
          </w:p>
        </w:tc>
      </w:tr>
      <w:tr w14:paraId="4FC466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4914" w:hRule="atLeast"/>
          <w:jc w:val="center"/>
        </w:trPr>
        <w:tc>
          <w:tcPr>
            <w:tcW w:w="2090" w:type="dxa"/>
            <w:tcBorders>
              <w:top w:val="single" w:color="auto" w:sz="6" w:space="0"/>
              <w:left w:val="single" w:color="auto" w:sz="6" w:space="0"/>
              <w:bottom w:val="single" w:color="auto" w:sz="6" w:space="0"/>
              <w:right w:val="single" w:color="auto" w:sz="6" w:space="0"/>
            </w:tcBorders>
            <w:vAlign w:val="center"/>
          </w:tcPr>
          <w:p w14:paraId="70F906FB">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2"/>
                <w:lang w:eastAsia="en-US"/>
              </w:rPr>
            </w:pPr>
          </w:p>
        </w:tc>
        <w:tc>
          <w:tcPr>
            <w:tcW w:w="1859" w:type="dxa"/>
            <w:tcBorders>
              <w:top w:val="single" w:color="auto" w:sz="6" w:space="0"/>
              <w:left w:val="single" w:color="auto" w:sz="6" w:space="0"/>
              <w:bottom w:val="single" w:color="auto" w:sz="6" w:space="0"/>
              <w:right w:val="single" w:color="auto" w:sz="6" w:space="0"/>
            </w:tcBorders>
            <w:vAlign w:val="center"/>
          </w:tcPr>
          <w:p w14:paraId="1C8DB98E">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2"/>
                <w:lang w:eastAsia="en-US"/>
              </w:rPr>
            </w:pPr>
          </w:p>
        </w:tc>
        <w:tc>
          <w:tcPr>
            <w:tcW w:w="2739" w:type="dxa"/>
            <w:tcBorders>
              <w:top w:val="single" w:color="auto" w:sz="6" w:space="0"/>
              <w:left w:val="single" w:color="auto" w:sz="6" w:space="0"/>
              <w:bottom w:val="single" w:color="auto" w:sz="6" w:space="0"/>
              <w:right w:val="single" w:color="auto" w:sz="6" w:space="0"/>
            </w:tcBorders>
            <w:vAlign w:val="center"/>
          </w:tcPr>
          <w:p w14:paraId="0414457F">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2"/>
                <w:lang w:eastAsia="en-US"/>
              </w:rPr>
            </w:pPr>
          </w:p>
        </w:tc>
        <w:tc>
          <w:tcPr>
            <w:tcW w:w="2440" w:type="dxa"/>
            <w:tcBorders>
              <w:top w:val="single" w:color="auto" w:sz="6" w:space="0"/>
              <w:left w:val="single" w:color="auto" w:sz="6" w:space="0"/>
              <w:bottom w:val="single" w:color="auto" w:sz="6" w:space="0"/>
              <w:right w:val="single" w:color="auto" w:sz="6" w:space="0"/>
            </w:tcBorders>
            <w:vAlign w:val="center"/>
          </w:tcPr>
          <w:p w14:paraId="18BAC280">
            <w:pPr>
              <w:keepNext w:val="0"/>
              <w:keepLines w:val="0"/>
              <w:pageBreakBefore w:val="0"/>
              <w:widowControl w:val="0"/>
              <w:kinsoku/>
              <w:wordWrap/>
              <w:overflowPunct/>
              <w:topLinePunct w:val="0"/>
              <w:autoSpaceDE/>
              <w:autoSpaceDN/>
              <w:bidi w:val="0"/>
              <w:adjustRightInd/>
              <w:snapToGrid/>
              <w:ind w:firstLine="0"/>
              <w:jc w:val="both"/>
              <w:textAlignment w:val="auto"/>
              <w:rPr>
                <w:rFonts w:ascii="Arial" w:hAnsi="Arial" w:eastAsia="宋体" w:cs="Arial"/>
                <w:sz w:val="21"/>
                <w:szCs w:val="22"/>
                <w:lang w:eastAsia="en-US"/>
              </w:rPr>
            </w:pPr>
          </w:p>
        </w:tc>
      </w:tr>
    </w:tbl>
    <w:p w14:paraId="3C9045E8">
      <w:pPr>
        <w:widowControl w:val="0"/>
        <w:jc w:val="both"/>
        <w:rPr>
          <w:rFonts w:ascii="Arial" w:hAnsi="Arial" w:eastAsia="宋体" w:cs="Arial"/>
          <w:sz w:val="21"/>
          <w:szCs w:val="22"/>
        </w:rPr>
      </w:pPr>
      <w:r>
        <w:rPr>
          <w:rFonts w:eastAsia="宋体"/>
          <w:sz w:val="21"/>
          <w:szCs w:val="22"/>
        </w:rPr>
        <w:t>备注：对供应商须知前附表中规定的实质性偏差的内容提出负偏差，无论是否在本表中填写，将被认为是对采购文件的非实质性响应，其报价文件将被否决。</w:t>
      </w:r>
    </w:p>
    <w:p w14:paraId="05D6974C">
      <w:pPr>
        <w:widowControl w:val="0"/>
        <w:jc w:val="both"/>
        <w:rPr>
          <w:rFonts w:ascii="Arial" w:hAnsi="Arial" w:eastAsia="宋体" w:cs="Arial"/>
          <w:sz w:val="21"/>
          <w:szCs w:val="22"/>
        </w:rPr>
      </w:pPr>
    </w:p>
    <w:p w14:paraId="1476F310">
      <w:pPr>
        <w:widowControl w:val="0"/>
        <w:adjustRightInd w:val="0"/>
        <w:snapToGrid w:val="0"/>
        <w:spacing w:line="360" w:lineRule="auto"/>
        <w:ind w:left="2880" w:leftChars="1200"/>
        <w:jc w:val="both"/>
        <w:rPr>
          <w:rFonts w:ascii="Arial" w:hAnsi="Arial" w:eastAsia="宋体" w:cs="Arial"/>
          <w:sz w:val="21"/>
          <w:szCs w:val="21"/>
        </w:rPr>
      </w:pPr>
    </w:p>
    <w:p w14:paraId="325765FC">
      <w:pPr>
        <w:widowControl w:val="0"/>
        <w:adjustRightInd w:val="0"/>
        <w:snapToGrid w:val="0"/>
        <w:spacing w:line="360" w:lineRule="auto"/>
        <w:ind w:left="2880" w:leftChars="1200"/>
        <w:jc w:val="both"/>
        <w:rPr>
          <w:rFonts w:ascii="Arial" w:hAnsi="Arial" w:eastAsia="宋体" w:cs="Arial"/>
          <w:sz w:val="21"/>
          <w:szCs w:val="21"/>
        </w:rPr>
      </w:pPr>
    </w:p>
    <w:p w14:paraId="5DF03EB9">
      <w:pPr>
        <w:widowControl w:val="0"/>
        <w:adjustRightInd w:val="0"/>
        <w:snapToGrid w:val="0"/>
        <w:spacing w:line="360" w:lineRule="auto"/>
        <w:ind w:left="2880" w:leftChars="1200"/>
        <w:jc w:val="right"/>
        <w:rPr>
          <w:rFonts w:ascii="Arial" w:hAnsi="Arial" w:eastAsia="宋体" w:cs="Arial"/>
          <w:sz w:val="21"/>
          <w:szCs w:val="21"/>
        </w:rPr>
      </w:pPr>
    </w:p>
    <w:p w14:paraId="64A338AA">
      <w:pPr>
        <w:widowControl w:val="0"/>
        <w:adjustRightInd w:val="0"/>
        <w:snapToGrid w:val="0"/>
        <w:spacing w:line="360" w:lineRule="auto"/>
        <w:ind w:left="2880" w:leftChars="1200"/>
        <w:jc w:val="right"/>
        <w:rPr>
          <w:rFonts w:ascii="Arial" w:hAnsi="Arial" w:eastAsia="宋体" w:cs="Arial"/>
        </w:rPr>
      </w:pPr>
      <w:r>
        <w:rPr>
          <w:rFonts w:hint="eastAsia" w:ascii="Arial" w:hAnsi="Arial" w:eastAsia="宋体" w:cs="Arial"/>
        </w:rPr>
        <w:t>供应商</w:t>
      </w:r>
      <w:r>
        <w:rPr>
          <w:rFonts w:ascii="Arial" w:hAnsi="Arial" w:eastAsia="宋体" w:cs="Arial"/>
        </w:rPr>
        <w:t>：</w:t>
      </w:r>
      <w:r>
        <w:rPr>
          <w:rFonts w:ascii="Arial" w:hAnsi="Arial" w:eastAsia="宋体" w:cs="Arial"/>
          <w:u w:val="single"/>
        </w:rPr>
        <w:t xml:space="preserve"> </w:t>
      </w:r>
      <w:r>
        <w:rPr>
          <w:rFonts w:hint="eastAsia" w:ascii="Arial" w:hAnsi="Arial" w:eastAsia="宋体" w:cs="Arial"/>
          <w:u w:val="single"/>
        </w:rPr>
        <w:t>郑州信大先进技术研究院</w:t>
      </w:r>
      <w:r>
        <w:rPr>
          <w:rFonts w:ascii="Arial" w:hAnsi="Arial" w:eastAsia="宋体" w:cs="Arial"/>
          <w:u w:val="single"/>
        </w:rPr>
        <w:t xml:space="preserve"> </w:t>
      </w:r>
      <w:r>
        <w:rPr>
          <w:rFonts w:ascii="Arial" w:hAnsi="Arial" w:eastAsia="宋体" w:cs="Arial"/>
        </w:rPr>
        <w:t>（盖单位章）</w:t>
      </w:r>
    </w:p>
    <w:p w14:paraId="64C1BC74">
      <w:pPr>
        <w:widowControl w:val="0"/>
        <w:adjustRightInd w:val="0"/>
        <w:snapToGrid w:val="0"/>
        <w:spacing w:line="360" w:lineRule="auto"/>
        <w:ind w:left="2880" w:leftChars="1200"/>
        <w:jc w:val="right"/>
        <w:rPr>
          <w:rFonts w:ascii="Arial" w:hAnsi="Arial" w:eastAsia="宋体" w:cs="Arial"/>
        </w:rPr>
      </w:pPr>
      <w:r>
        <w:rPr>
          <w:rFonts w:ascii="Arial" w:hAnsi="Arial" w:eastAsia="宋体" w:cs="Arial"/>
        </w:rPr>
        <w:t>法定代表人或其委托代理人：</w:t>
      </w:r>
      <w:r>
        <w:rPr>
          <w:rFonts w:ascii="Arial" w:hAnsi="Arial" w:eastAsia="宋体" w:cs="Arial"/>
          <w:u w:val="single"/>
        </w:rPr>
        <w:t xml:space="preserve">   </w:t>
      </w:r>
      <w:r>
        <w:rPr>
          <w:rFonts w:ascii="Arial" w:hAnsi="Arial" w:eastAsia="宋体" w:cs="Arial"/>
          <w:u w:val="single"/>
        </w:rPr>
        <w:drawing>
          <wp:inline distT="0" distB="0" distL="0" distR="0">
            <wp:extent cx="520700" cy="252095"/>
            <wp:effectExtent l="0" t="0" r="0" b="1905"/>
            <wp:docPr id="140281892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8920" name="图片 10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966" cy="254764"/>
                    </a:xfrm>
                    <a:prstGeom prst="rect">
                      <a:avLst/>
                    </a:prstGeom>
                  </pic:spPr>
                </pic:pic>
              </a:graphicData>
            </a:graphic>
          </wp:inline>
        </w:drawing>
      </w:r>
      <w:r>
        <w:rPr>
          <w:rFonts w:ascii="Arial" w:hAnsi="Arial" w:eastAsia="宋体" w:cs="Arial"/>
          <w:u w:val="single"/>
        </w:rPr>
        <w:t xml:space="preserve">    </w:t>
      </w:r>
      <w:r>
        <w:rPr>
          <w:rFonts w:ascii="Arial" w:hAnsi="Arial" w:eastAsia="宋体" w:cs="Arial"/>
        </w:rPr>
        <w:t>（签字）</w:t>
      </w:r>
    </w:p>
    <w:p w14:paraId="7767A127">
      <w:pPr>
        <w:widowControl w:val="0"/>
        <w:adjustRightInd w:val="0"/>
        <w:snapToGrid w:val="0"/>
        <w:spacing w:line="360" w:lineRule="auto"/>
        <w:ind w:left="2880" w:leftChars="1200"/>
        <w:jc w:val="right"/>
        <w:rPr>
          <w:rFonts w:ascii="Arial" w:hAnsi="Arial" w:eastAsia="宋体" w:cs="Arial"/>
          <w:sz w:val="21"/>
          <w:szCs w:val="21"/>
        </w:rPr>
      </w:pPr>
      <w:bookmarkStart w:id="455" w:name="OLE_LINK24"/>
      <w:r>
        <w:rPr>
          <w:rFonts w:ascii="Arial" w:hAnsi="Arial" w:eastAsia="宋体" w:cs="Arial"/>
          <w:u w:val="single"/>
        </w:rPr>
        <w:t xml:space="preserve"> </w:t>
      </w:r>
      <w:r>
        <w:rPr>
          <w:rFonts w:hint="eastAsia" w:ascii="Arial" w:hAnsi="Arial" w:eastAsia="宋体" w:cs="Arial"/>
          <w:u w:val="single"/>
        </w:rPr>
        <w:t>2026</w:t>
      </w:r>
      <w:r>
        <w:rPr>
          <w:rFonts w:ascii="Arial" w:hAnsi="Arial" w:eastAsia="宋体" w:cs="Arial"/>
          <w:u w:val="single"/>
        </w:rPr>
        <w:t xml:space="preserve"> </w:t>
      </w:r>
      <w:r>
        <w:rPr>
          <w:rFonts w:ascii="Arial" w:hAnsi="Arial" w:eastAsia="宋体" w:cs="Arial"/>
        </w:rPr>
        <w:t>年</w:t>
      </w:r>
      <w:r>
        <w:rPr>
          <w:rFonts w:ascii="Arial" w:hAnsi="Arial" w:eastAsia="宋体" w:cs="Arial"/>
          <w:u w:val="single"/>
        </w:rPr>
        <w:t xml:space="preserve"> </w:t>
      </w:r>
      <w:r>
        <w:rPr>
          <w:rFonts w:hint="eastAsia" w:ascii="Arial" w:hAnsi="Arial" w:eastAsia="宋体" w:cs="Arial"/>
          <w:u w:val="single"/>
        </w:rPr>
        <w:t>10</w:t>
      </w:r>
      <w:r>
        <w:rPr>
          <w:rFonts w:ascii="Arial" w:hAnsi="Arial" w:eastAsia="宋体" w:cs="Arial"/>
          <w:u w:val="single"/>
        </w:rPr>
        <w:t xml:space="preserve"> </w:t>
      </w:r>
      <w:r>
        <w:rPr>
          <w:rFonts w:ascii="Arial" w:hAnsi="Arial" w:eastAsia="宋体" w:cs="Arial"/>
        </w:rPr>
        <w:t>月</w:t>
      </w:r>
      <w:r>
        <w:rPr>
          <w:rFonts w:ascii="Arial" w:hAnsi="Arial" w:eastAsia="宋体" w:cs="Arial"/>
          <w:u w:val="single"/>
        </w:rPr>
        <w:t xml:space="preserve"> </w:t>
      </w:r>
      <w:r>
        <w:rPr>
          <w:rFonts w:hint="eastAsia" w:ascii="Arial" w:hAnsi="Arial" w:eastAsia="宋体" w:cs="Arial"/>
          <w:u w:val="single"/>
        </w:rPr>
        <w:t>21</w:t>
      </w:r>
      <w:r>
        <w:rPr>
          <w:rFonts w:ascii="Arial" w:hAnsi="Arial" w:eastAsia="宋体" w:cs="Arial"/>
          <w:u w:val="single"/>
        </w:rPr>
        <w:t xml:space="preserve"> </w:t>
      </w:r>
      <w:r>
        <w:rPr>
          <w:rFonts w:ascii="Arial" w:hAnsi="Arial" w:eastAsia="宋体" w:cs="Arial"/>
        </w:rPr>
        <w:t>日</w:t>
      </w:r>
    </w:p>
    <w:bookmarkEnd w:id="455"/>
    <w:p w14:paraId="5D9E4E67">
      <w:pPr>
        <w:widowControl w:val="0"/>
        <w:spacing w:after="120"/>
        <w:jc w:val="both"/>
        <w:rPr>
          <w:rFonts w:ascii="Arial" w:hAnsi="Arial" w:eastAsia="宋体" w:cs="Arial"/>
          <w:sz w:val="21"/>
          <w:szCs w:val="21"/>
        </w:rPr>
      </w:pPr>
    </w:p>
    <w:p w14:paraId="1D329B5D">
      <w:pPr>
        <w:widowControl w:val="0"/>
        <w:spacing w:after="120"/>
        <w:jc w:val="both"/>
        <w:rPr>
          <w:rFonts w:ascii="Arial" w:hAnsi="Arial" w:eastAsia="宋体" w:cs="Arial"/>
          <w:sz w:val="21"/>
          <w:szCs w:val="21"/>
        </w:rPr>
      </w:pPr>
    </w:p>
    <w:p w14:paraId="5817CF61">
      <w:pPr>
        <w:widowControl w:val="0"/>
        <w:ind w:left="0" w:leftChars="0" w:firstLine="0" w:firstLineChars="0"/>
        <w:jc w:val="both"/>
        <w:rPr>
          <w:rFonts w:ascii="Arial" w:hAnsi="Arial" w:eastAsia="宋体" w:cs="Arial"/>
          <w:sz w:val="21"/>
          <w:szCs w:val="22"/>
        </w:rPr>
      </w:pPr>
    </w:p>
    <w:p w14:paraId="247B9D59">
      <w:pPr>
        <w:widowControl w:val="0"/>
        <w:spacing w:line="360" w:lineRule="auto"/>
        <w:jc w:val="center"/>
        <w:outlineLvl w:val="1"/>
        <w:rPr>
          <w:rFonts w:ascii="Arial" w:hAnsi="Arial" w:eastAsia="宋体" w:cs="Arial"/>
          <w:szCs w:val="22"/>
        </w:rPr>
      </w:pPr>
      <w:bookmarkStart w:id="456" w:name="_Toc21398"/>
      <w:r>
        <w:rPr>
          <w:rFonts w:ascii="Arial" w:hAnsi="Arial" w:eastAsia="宋体" w:cs="Arial"/>
          <w:szCs w:val="22"/>
        </w:rPr>
        <w:t>表</w:t>
      </w:r>
      <w:r>
        <w:rPr>
          <w:rFonts w:hint="eastAsia" w:ascii="Arial" w:hAnsi="Arial" w:eastAsia="宋体" w:cs="Arial"/>
          <w:szCs w:val="22"/>
        </w:rPr>
        <w:t>6</w:t>
      </w:r>
      <w:r>
        <w:rPr>
          <w:rFonts w:ascii="Arial" w:hAnsi="Arial" w:eastAsia="宋体" w:cs="Arial"/>
          <w:szCs w:val="22"/>
        </w:rPr>
        <w:t>-2  技术偏差表</w:t>
      </w:r>
      <w:bookmarkEnd w:id="456"/>
    </w:p>
    <w:p w14:paraId="35502265">
      <w:pPr>
        <w:widowControl w:val="0"/>
        <w:spacing w:line="360" w:lineRule="auto"/>
        <w:ind w:firstLine="480" w:firstLineChars="200"/>
        <w:jc w:val="both"/>
        <w:rPr>
          <w:rFonts w:ascii="Arial" w:hAnsi="Arial" w:eastAsia="宋体" w:cs="Arial"/>
          <w:szCs w:val="22"/>
        </w:rPr>
      </w:pPr>
      <w:r>
        <w:rPr>
          <w:rFonts w:hint="eastAsia" w:ascii="Arial" w:hAnsi="Arial" w:eastAsia="宋体" w:cs="Arial"/>
          <w:szCs w:val="22"/>
        </w:rPr>
        <w:t>供应商</w:t>
      </w:r>
      <w:r>
        <w:rPr>
          <w:rFonts w:ascii="Arial" w:hAnsi="Arial" w:eastAsia="宋体" w:cs="Arial"/>
          <w:szCs w:val="22"/>
        </w:rPr>
        <w:t>可以不提交一份对本采购文件“技术规范及技术条款”的逐条注释意见，但应根据下表的格式列出对上述条款的偏差（如果有）。未在技术偏差表中列明的技术偏差，将被视为满足采购文件要求。</w:t>
      </w:r>
    </w:p>
    <w:tbl>
      <w:tblPr>
        <w:tblStyle w:val="32"/>
        <w:tblW w:w="912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28" w:type="dxa"/>
          <w:bottom w:w="0" w:type="dxa"/>
          <w:right w:w="28" w:type="dxa"/>
        </w:tblCellMar>
      </w:tblPr>
      <w:tblGrid>
        <w:gridCol w:w="2083"/>
        <w:gridCol w:w="1848"/>
        <w:gridCol w:w="2430"/>
        <w:gridCol w:w="2767"/>
      </w:tblGrid>
      <w:tr w14:paraId="3115BF2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627" w:hRule="atLeast"/>
          <w:jc w:val="center"/>
        </w:trPr>
        <w:tc>
          <w:tcPr>
            <w:tcW w:w="2083" w:type="dxa"/>
            <w:tcBorders>
              <w:top w:val="single" w:color="auto" w:sz="6" w:space="0"/>
              <w:left w:val="single" w:color="auto" w:sz="6" w:space="0"/>
              <w:bottom w:val="single" w:color="auto" w:sz="6" w:space="0"/>
              <w:right w:val="single" w:color="auto" w:sz="6" w:space="0"/>
            </w:tcBorders>
            <w:vAlign w:val="center"/>
          </w:tcPr>
          <w:p w14:paraId="5E4445F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项目</w:t>
            </w:r>
          </w:p>
        </w:tc>
        <w:tc>
          <w:tcPr>
            <w:tcW w:w="1848" w:type="dxa"/>
            <w:tcBorders>
              <w:top w:val="single" w:color="auto" w:sz="6" w:space="0"/>
              <w:left w:val="single" w:color="auto" w:sz="6" w:space="0"/>
              <w:bottom w:val="single" w:color="auto" w:sz="6" w:space="0"/>
              <w:right w:val="single" w:color="auto" w:sz="6" w:space="0"/>
            </w:tcBorders>
            <w:vAlign w:val="center"/>
          </w:tcPr>
          <w:p w14:paraId="7C3D2DA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条款编号</w:t>
            </w:r>
          </w:p>
        </w:tc>
        <w:tc>
          <w:tcPr>
            <w:tcW w:w="2430" w:type="dxa"/>
            <w:tcBorders>
              <w:top w:val="single" w:color="auto" w:sz="6" w:space="0"/>
              <w:left w:val="single" w:color="auto" w:sz="6" w:space="0"/>
              <w:bottom w:val="single" w:color="auto" w:sz="6" w:space="0"/>
              <w:right w:val="single" w:color="auto" w:sz="6" w:space="0"/>
            </w:tcBorders>
            <w:vAlign w:val="center"/>
          </w:tcPr>
          <w:p w14:paraId="520D7BD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偏差内容</w:t>
            </w:r>
          </w:p>
        </w:tc>
        <w:tc>
          <w:tcPr>
            <w:tcW w:w="2767" w:type="dxa"/>
            <w:tcBorders>
              <w:top w:val="single" w:color="auto" w:sz="6" w:space="0"/>
              <w:left w:val="single" w:color="auto" w:sz="6" w:space="0"/>
              <w:bottom w:val="single" w:color="auto" w:sz="6" w:space="0"/>
              <w:right w:val="single" w:color="auto" w:sz="6" w:space="0"/>
            </w:tcBorders>
            <w:vAlign w:val="center"/>
          </w:tcPr>
          <w:p w14:paraId="6A53EF7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备    注</w:t>
            </w:r>
          </w:p>
        </w:tc>
      </w:tr>
      <w:tr w14:paraId="39F8AF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28" w:type="dxa"/>
            <w:bottom w:w="0" w:type="dxa"/>
            <w:right w:w="28" w:type="dxa"/>
          </w:tblCellMar>
        </w:tblPrEx>
        <w:trPr>
          <w:trHeight w:val="4914" w:hRule="atLeast"/>
          <w:jc w:val="center"/>
        </w:trPr>
        <w:tc>
          <w:tcPr>
            <w:tcW w:w="2083" w:type="dxa"/>
            <w:tcBorders>
              <w:top w:val="single" w:color="auto" w:sz="6" w:space="0"/>
              <w:left w:val="single" w:color="auto" w:sz="6" w:space="0"/>
              <w:bottom w:val="single" w:color="auto" w:sz="6" w:space="0"/>
              <w:right w:val="single" w:color="auto" w:sz="6" w:space="0"/>
            </w:tcBorders>
            <w:vAlign w:val="center"/>
          </w:tcPr>
          <w:p w14:paraId="2A542E9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1848" w:type="dxa"/>
            <w:tcBorders>
              <w:top w:val="single" w:color="auto" w:sz="6" w:space="0"/>
              <w:left w:val="single" w:color="auto" w:sz="6" w:space="0"/>
              <w:bottom w:val="single" w:color="auto" w:sz="6" w:space="0"/>
              <w:right w:val="single" w:color="auto" w:sz="6" w:space="0"/>
            </w:tcBorders>
            <w:vAlign w:val="center"/>
          </w:tcPr>
          <w:p w14:paraId="7A8C196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430" w:type="dxa"/>
            <w:tcBorders>
              <w:top w:val="single" w:color="auto" w:sz="6" w:space="0"/>
              <w:left w:val="single" w:color="auto" w:sz="6" w:space="0"/>
              <w:bottom w:val="single" w:color="auto" w:sz="6" w:space="0"/>
              <w:right w:val="single" w:color="auto" w:sz="6" w:space="0"/>
            </w:tcBorders>
            <w:vAlign w:val="center"/>
          </w:tcPr>
          <w:p w14:paraId="6BB6F68E">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767" w:type="dxa"/>
            <w:tcBorders>
              <w:top w:val="single" w:color="auto" w:sz="6" w:space="0"/>
              <w:left w:val="single" w:color="auto" w:sz="6" w:space="0"/>
              <w:bottom w:val="single" w:color="auto" w:sz="6" w:space="0"/>
              <w:right w:val="single" w:color="auto" w:sz="6" w:space="0"/>
            </w:tcBorders>
            <w:vAlign w:val="center"/>
          </w:tcPr>
          <w:p w14:paraId="651D8EB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r>
    </w:tbl>
    <w:p w14:paraId="14835406">
      <w:pPr>
        <w:widowControl w:val="0"/>
        <w:jc w:val="both"/>
        <w:rPr>
          <w:rFonts w:ascii="Arial" w:hAnsi="Arial" w:eastAsia="宋体" w:cs="Arial"/>
          <w:sz w:val="21"/>
          <w:szCs w:val="22"/>
        </w:rPr>
      </w:pPr>
      <w:r>
        <w:rPr>
          <w:rFonts w:eastAsia="宋体"/>
          <w:sz w:val="21"/>
          <w:szCs w:val="22"/>
        </w:rPr>
        <w:t>备注：对供应商须知前附表中规定的实质性偏差的内容提出负偏差，无论是否在本表中填写，将被认为是对采购文件的非实质性响应，其报价文件将被否决。</w:t>
      </w:r>
    </w:p>
    <w:p w14:paraId="0D3B33FD">
      <w:pPr>
        <w:widowControl w:val="0"/>
        <w:jc w:val="both"/>
        <w:rPr>
          <w:rFonts w:ascii="Arial" w:hAnsi="Arial" w:eastAsia="宋体" w:cs="Arial"/>
          <w:sz w:val="21"/>
          <w:szCs w:val="22"/>
        </w:rPr>
      </w:pPr>
    </w:p>
    <w:p w14:paraId="3346212A">
      <w:pPr>
        <w:widowControl w:val="0"/>
        <w:adjustRightInd w:val="0"/>
        <w:snapToGrid w:val="0"/>
        <w:spacing w:line="360" w:lineRule="auto"/>
        <w:ind w:left="2880" w:leftChars="1200"/>
        <w:jc w:val="both"/>
        <w:rPr>
          <w:rFonts w:ascii="Arial" w:hAnsi="Arial" w:eastAsia="宋体" w:cs="Arial"/>
          <w:sz w:val="21"/>
          <w:szCs w:val="21"/>
        </w:rPr>
      </w:pPr>
    </w:p>
    <w:p w14:paraId="24732133">
      <w:pPr>
        <w:widowControl w:val="0"/>
        <w:adjustRightInd w:val="0"/>
        <w:snapToGrid w:val="0"/>
        <w:spacing w:line="360" w:lineRule="auto"/>
        <w:ind w:left="2880" w:leftChars="1200"/>
        <w:jc w:val="both"/>
        <w:rPr>
          <w:rFonts w:ascii="Arial" w:hAnsi="Arial" w:eastAsia="宋体" w:cs="Arial"/>
          <w:sz w:val="21"/>
          <w:szCs w:val="21"/>
        </w:rPr>
      </w:pPr>
    </w:p>
    <w:p w14:paraId="6FCD6C4E">
      <w:pPr>
        <w:widowControl w:val="0"/>
        <w:adjustRightInd w:val="0"/>
        <w:snapToGrid w:val="0"/>
        <w:spacing w:line="360" w:lineRule="auto"/>
        <w:ind w:left="2880" w:leftChars="1200"/>
        <w:jc w:val="both"/>
        <w:rPr>
          <w:rFonts w:ascii="Arial" w:hAnsi="Arial" w:eastAsia="宋体" w:cs="Arial"/>
          <w:sz w:val="21"/>
          <w:szCs w:val="21"/>
        </w:rPr>
      </w:pPr>
    </w:p>
    <w:p w14:paraId="36C0D0D1">
      <w:pPr>
        <w:widowControl w:val="0"/>
        <w:adjustRightInd w:val="0"/>
        <w:snapToGrid w:val="0"/>
        <w:spacing w:line="360" w:lineRule="auto"/>
        <w:ind w:left="2880" w:leftChars="1200"/>
        <w:jc w:val="right"/>
        <w:rPr>
          <w:rFonts w:ascii="Arial" w:hAnsi="Arial" w:eastAsia="宋体" w:cs="Arial"/>
        </w:rPr>
      </w:pPr>
      <w:r>
        <w:rPr>
          <w:rFonts w:hint="eastAsia" w:ascii="Arial" w:hAnsi="Arial" w:eastAsia="宋体" w:cs="Arial"/>
        </w:rPr>
        <w:t>供应商</w:t>
      </w:r>
      <w:r>
        <w:rPr>
          <w:rFonts w:ascii="Arial" w:hAnsi="Arial" w:eastAsia="宋体" w:cs="Arial"/>
        </w:rPr>
        <w:t>：</w:t>
      </w:r>
      <w:r>
        <w:rPr>
          <w:rFonts w:ascii="Arial" w:hAnsi="Arial" w:eastAsia="宋体" w:cs="Arial"/>
          <w:u w:val="single"/>
        </w:rPr>
        <w:t xml:space="preserve"> </w:t>
      </w:r>
      <w:r>
        <w:rPr>
          <w:rFonts w:hint="eastAsia" w:ascii="Arial" w:hAnsi="Arial" w:eastAsia="宋体" w:cs="Arial"/>
          <w:u w:val="single"/>
        </w:rPr>
        <w:t>郑州信大先进技术研究院</w:t>
      </w:r>
      <w:r>
        <w:rPr>
          <w:rFonts w:ascii="Arial" w:hAnsi="Arial" w:eastAsia="宋体" w:cs="Arial"/>
          <w:u w:val="single"/>
        </w:rPr>
        <w:t xml:space="preserve"> </w:t>
      </w:r>
      <w:r>
        <w:rPr>
          <w:rFonts w:ascii="Arial" w:hAnsi="Arial" w:eastAsia="宋体" w:cs="Arial"/>
        </w:rPr>
        <w:t>（盖单位章）</w:t>
      </w:r>
    </w:p>
    <w:p w14:paraId="1E17ABBC">
      <w:pPr>
        <w:widowControl w:val="0"/>
        <w:adjustRightInd w:val="0"/>
        <w:snapToGrid w:val="0"/>
        <w:spacing w:line="360" w:lineRule="auto"/>
        <w:ind w:left="2880" w:leftChars="1200"/>
        <w:jc w:val="right"/>
        <w:rPr>
          <w:rFonts w:ascii="Arial" w:hAnsi="Arial" w:eastAsia="宋体" w:cs="Arial"/>
        </w:rPr>
      </w:pPr>
      <w:r>
        <w:rPr>
          <w:rFonts w:ascii="Arial" w:hAnsi="Arial" w:eastAsia="宋体" w:cs="Arial"/>
        </w:rPr>
        <w:t>法定代表人或其委托代理人：</w:t>
      </w:r>
      <w:r>
        <w:rPr>
          <w:rFonts w:ascii="Arial" w:hAnsi="Arial" w:eastAsia="宋体" w:cs="Arial"/>
          <w:u w:val="single"/>
        </w:rPr>
        <w:t xml:space="preserve">   </w:t>
      </w:r>
      <w:r>
        <w:rPr>
          <w:rFonts w:ascii="Arial" w:hAnsi="Arial" w:eastAsia="宋体" w:cs="Arial"/>
          <w:u w:val="single"/>
        </w:rPr>
        <w:drawing>
          <wp:inline distT="0" distB="0" distL="0" distR="0">
            <wp:extent cx="605790" cy="293370"/>
            <wp:effectExtent l="0" t="0" r="3810" b="11430"/>
            <wp:docPr id="21407482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4822" name="图片 10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13018" cy="296930"/>
                    </a:xfrm>
                    <a:prstGeom prst="rect">
                      <a:avLst/>
                    </a:prstGeom>
                  </pic:spPr>
                </pic:pic>
              </a:graphicData>
            </a:graphic>
          </wp:inline>
        </w:drawing>
      </w:r>
      <w:r>
        <w:rPr>
          <w:rFonts w:ascii="Arial" w:hAnsi="Arial" w:eastAsia="宋体" w:cs="Arial"/>
          <w:u w:val="single"/>
        </w:rPr>
        <w:t xml:space="preserve">    </w:t>
      </w:r>
      <w:r>
        <w:rPr>
          <w:rFonts w:ascii="Arial" w:hAnsi="Arial" w:eastAsia="宋体" w:cs="Arial"/>
        </w:rPr>
        <w:t>（签字）</w:t>
      </w:r>
    </w:p>
    <w:p w14:paraId="3A7A2D27">
      <w:pPr>
        <w:widowControl w:val="0"/>
        <w:adjustRightInd w:val="0"/>
        <w:snapToGrid w:val="0"/>
        <w:spacing w:line="360" w:lineRule="auto"/>
        <w:ind w:left="2880" w:leftChars="1200"/>
        <w:jc w:val="right"/>
        <w:rPr>
          <w:rFonts w:ascii="Arial" w:hAnsi="Arial" w:eastAsia="宋体" w:cs="Arial"/>
          <w:sz w:val="21"/>
          <w:szCs w:val="21"/>
        </w:rPr>
      </w:pPr>
      <w:r>
        <w:rPr>
          <w:rFonts w:ascii="Arial" w:hAnsi="Arial" w:eastAsia="宋体" w:cs="Arial"/>
        </w:rPr>
        <w:t xml:space="preserve">  </w:t>
      </w:r>
      <w:r>
        <w:rPr>
          <w:rFonts w:ascii="Arial" w:hAnsi="Arial" w:eastAsia="宋体" w:cs="Arial"/>
          <w:u w:val="single"/>
        </w:rPr>
        <w:t xml:space="preserve"> </w:t>
      </w:r>
      <w:r>
        <w:rPr>
          <w:rFonts w:hint="eastAsia" w:ascii="Arial" w:hAnsi="Arial" w:eastAsia="宋体" w:cs="Arial"/>
          <w:u w:val="single"/>
        </w:rPr>
        <w:t>2026</w:t>
      </w:r>
      <w:r>
        <w:rPr>
          <w:rFonts w:ascii="Arial" w:hAnsi="Arial" w:eastAsia="宋体" w:cs="Arial"/>
          <w:u w:val="single"/>
        </w:rPr>
        <w:t xml:space="preserve"> </w:t>
      </w:r>
      <w:r>
        <w:rPr>
          <w:rFonts w:ascii="Arial" w:hAnsi="Arial" w:eastAsia="宋体" w:cs="Arial"/>
        </w:rPr>
        <w:t>年</w:t>
      </w:r>
      <w:r>
        <w:rPr>
          <w:rFonts w:ascii="Arial" w:hAnsi="Arial" w:eastAsia="宋体" w:cs="Arial"/>
          <w:u w:val="single"/>
        </w:rPr>
        <w:t xml:space="preserve"> </w:t>
      </w:r>
      <w:r>
        <w:rPr>
          <w:rFonts w:hint="eastAsia" w:ascii="Arial" w:hAnsi="Arial" w:eastAsia="宋体" w:cs="Arial"/>
          <w:u w:val="single"/>
        </w:rPr>
        <w:t>10</w:t>
      </w:r>
      <w:r>
        <w:rPr>
          <w:rFonts w:ascii="Arial" w:hAnsi="Arial" w:eastAsia="宋体" w:cs="Arial"/>
          <w:u w:val="single"/>
        </w:rPr>
        <w:t xml:space="preserve"> </w:t>
      </w:r>
      <w:r>
        <w:rPr>
          <w:rFonts w:ascii="Arial" w:hAnsi="Arial" w:eastAsia="宋体" w:cs="Arial"/>
        </w:rPr>
        <w:t>月</w:t>
      </w:r>
      <w:r>
        <w:rPr>
          <w:rFonts w:ascii="Arial" w:hAnsi="Arial" w:eastAsia="宋体" w:cs="Arial"/>
          <w:u w:val="single"/>
        </w:rPr>
        <w:t xml:space="preserve"> </w:t>
      </w:r>
      <w:r>
        <w:rPr>
          <w:rFonts w:hint="eastAsia" w:ascii="Arial" w:hAnsi="Arial" w:eastAsia="宋体" w:cs="Arial"/>
          <w:u w:val="single"/>
        </w:rPr>
        <w:t>21</w:t>
      </w:r>
      <w:r>
        <w:rPr>
          <w:rFonts w:ascii="Arial" w:hAnsi="Arial" w:eastAsia="宋体" w:cs="Arial"/>
          <w:u w:val="single"/>
        </w:rPr>
        <w:t xml:space="preserve"> </w:t>
      </w:r>
      <w:r>
        <w:rPr>
          <w:rFonts w:ascii="Arial" w:hAnsi="Arial" w:eastAsia="宋体" w:cs="Arial"/>
        </w:rPr>
        <w:t>日</w:t>
      </w:r>
    </w:p>
    <w:p w14:paraId="0D23FB8E">
      <w:pPr>
        <w:widowControl w:val="0"/>
        <w:adjustRightInd w:val="0"/>
        <w:snapToGrid w:val="0"/>
        <w:spacing w:line="360" w:lineRule="auto"/>
        <w:ind w:left="2880" w:leftChars="1200"/>
        <w:jc w:val="both"/>
        <w:rPr>
          <w:rFonts w:ascii="Arial" w:hAnsi="Arial" w:eastAsia="宋体" w:cs="Arial"/>
        </w:rPr>
      </w:pPr>
    </w:p>
    <w:p w14:paraId="3876292A">
      <w:pPr>
        <w:widowControl w:val="0"/>
        <w:jc w:val="both"/>
        <w:rPr>
          <w:rFonts w:ascii="Calibri" w:hAnsi="Calibri" w:eastAsia="宋体"/>
          <w:sz w:val="21"/>
          <w:szCs w:val="22"/>
        </w:rPr>
      </w:pPr>
      <w:r>
        <w:rPr>
          <w:rFonts w:ascii="Calibri" w:hAnsi="Calibri" w:eastAsia="宋体"/>
          <w:sz w:val="21"/>
          <w:szCs w:val="22"/>
        </w:rPr>
        <w:br w:type="page"/>
      </w:r>
    </w:p>
    <w:p w14:paraId="2815FB0A">
      <w:pPr>
        <w:widowControl w:val="0"/>
        <w:adjustRightInd w:val="0"/>
        <w:snapToGrid w:val="0"/>
        <w:spacing w:before="78" w:beforeLines="25" w:after="78" w:afterLines="25" w:line="360" w:lineRule="auto"/>
        <w:jc w:val="center"/>
        <w:outlineLvl w:val="0"/>
        <w:rPr>
          <w:rFonts w:ascii="Arial" w:hAnsi="Arial" w:eastAsia="宋体" w:cs="Arial"/>
          <w:b/>
          <w:sz w:val="28"/>
          <w:szCs w:val="28"/>
        </w:rPr>
      </w:pPr>
      <w:bookmarkStart w:id="457" w:name="_Toc18075"/>
      <w:r>
        <w:rPr>
          <w:rFonts w:ascii="Arial" w:hAnsi="Arial" w:eastAsia="宋体" w:cs="Arial"/>
          <w:b/>
          <w:sz w:val="28"/>
          <w:szCs w:val="28"/>
        </w:rPr>
        <w:t>文件</w:t>
      </w:r>
      <w:r>
        <w:rPr>
          <w:rFonts w:hint="eastAsia" w:ascii="Arial" w:hAnsi="Arial" w:eastAsia="宋体" w:cs="Arial"/>
          <w:b/>
          <w:sz w:val="28"/>
          <w:szCs w:val="28"/>
        </w:rPr>
        <w:t>七</w:t>
      </w:r>
      <w:r>
        <w:rPr>
          <w:rFonts w:ascii="Arial" w:hAnsi="Arial" w:eastAsia="宋体" w:cs="Arial"/>
          <w:b/>
          <w:sz w:val="28"/>
          <w:szCs w:val="28"/>
        </w:rPr>
        <w:t xml:space="preserve">  资格审查资料</w:t>
      </w:r>
      <w:bookmarkEnd w:id="432"/>
      <w:bookmarkEnd w:id="457"/>
    </w:p>
    <w:p w14:paraId="6E4C6CBF">
      <w:pPr>
        <w:widowControl w:val="0"/>
        <w:spacing w:line="360" w:lineRule="auto"/>
        <w:ind w:firstLine="480" w:firstLineChars="200"/>
        <w:jc w:val="both"/>
        <w:rPr>
          <w:rFonts w:ascii="Arial" w:hAnsi="Arial" w:eastAsia="宋体" w:cs="Arial"/>
          <w:szCs w:val="22"/>
        </w:rPr>
      </w:pPr>
      <w:r>
        <w:rPr>
          <w:rFonts w:ascii="Arial" w:hAnsi="Arial" w:eastAsia="宋体" w:cs="Arial"/>
          <w:szCs w:val="22"/>
        </w:rPr>
        <w:t xml:space="preserve">附件一  </w:t>
      </w:r>
      <w:r>
        <w:rPr>
          <w:rFonts w:hint="eastAsia" w:ascii="Arial" w:hAnsi="Arial" w:eastAsia="宋体" w:cs="Arial"/>
          <w:szCs w:val="22"/>
        </w:rPr>
        <w:t xml:space="preserve"> 供应商</w:t>
      </w:r>
      <w:r>
        <w:rPr>
          <w:rFonts w:ascii="Arial" w:hAnsi="Arial" w:eastAsia="宋体" w:cs="Arial"/>
          <w:szCs w:val="22"/>
        </w:rPr>
        <w:t>基本情况表</w:t>
      </w:r>
    </w:p>
    <w:p w14:paraId="04F4CB7C">
      <w:pPr>
        <w:widowControl w:val="0"/>
        <w:spacing w:line="360" w:lineRule="auto"/>
        <w:ind w:firstLine="480" w:firstLineChars="200"/>
        <w:jc w:val="both"/>
        <w:rPr>
          <w:rFonts w:ascii="Arial" w:hAnsi="Arial" w:eastAsia="宋体" w:cs="Arial"/>
          <w:szCs w:val="22"/>
        </w:rPr>
      </w:pPr>
      <w:r>
        <w:rPr>
          <w:rFonts w:ascii="Arial" w:hAnsi="Arial" w:eastAsia="宋体" w:cs="Arial"/>
          <w:szCs w:val="22"/>
        </w:rPr>
        <w:t xml:space="preserve">附件二   </w:t>
      </w:r>
      <w:r>
        <w:rPr>
          <w:rFonts w:hint="eastAsia" w:ascii="Arial" w:hAnsi="Arial" w:eastAsia="宋体" w:cs="Arial"/>
          <w:szCs w:val="22"/>
        </w:rPr>
        <w:t>2021</w:t>
      </w:r>
      <w:r>
        <w:rPr>
          <w:rFonts w:ascii="Arial" w:hAnsi="Arial" w:eastAsia="宋体" w:cs="Arial"/>
          <w:szCs w:val="22"/>
        </w:rPr>
        <w:t>年</w:t>
      </w:r>
      <w:r>
        <w:rPr>
          <w:rFonts w:hint="eastAsia" w:ascii="Arial" w:hAnsi="Arial" w:eastAsia="宋体" w:cs="Arial"/>
          <w:szCs w:val="22"/>
        </w:rPr>
        <w:t>1月1日以来类似项目业绩</w:t>
      </w:r>
    </w:p>
    <w:p w14:paraId="3E2EFD55">
      <w:pPr>
        <w:widowControl w:val="0"/>
        <w:spacing w:line="360" w:lineRule="auto"/>
        <w:ind w:firstLine="480" w:firstLineChars="200"/>
        <w:jc w:val="both"/>
        <w:rPr>
          <w:rFonts w:ascii="Arial" w:hAnsi="Arial" w:eastAsia="宋体" w:cs="Arial"/>
          <w:szCs w:val="22"/>
        </w:rPr>
      </w:pPr>
      <w:r>
        <w:rPr>
          <w:rFonts w:hint="eastAsia" w:ascii="Arial" w:hAnsi="Arial" w:eastAsia="宋体" w:cs="Arial"/>
          <w:szCs w:val="22"/>
        </w:rPr>
        <w:t>附件三   其他资格审查资料</w:t>
      </w:r>
    </w:p>
    <w:p w14:paraId="2BB982F1">
      <w:pPr>
        <w:widowControl w:val="0"/>
        <w:spacing w:line="360" w:lineRule="auto"/>
        <w:ind w:firstLine="480" w:firstLineChars="200"/>
        <w:jc w:val="both"/>
        <w:rPr>
          <w:rFonts w:ascii="Arial" w:hAnsi="Arial" w:eastAsia="宋体" w:cs="Arial"/>
          <w:szCs w:val="22"/>
        </w:rPr>
      </w:pPr>
    </w:p>
    <w:p w14:paraId="06E121F5">
      <w:pPr>
        <w:widowControl w:val="0"/>
        <w:spacing w:line="360" w:lineRule="auto"/>
        <w:ind w:firstLine="482" w:firstLineChars="200"/>
        <w:rPr>
          <w:rFonts w:ascii="Arial" w:hAnsi="Arial" w:eastAsia="宋体" w:cs="Arial"/>
          <w:b/>
          <w:szCs w:val="22"/>
        </w:rPr>
      </w:pPr>
    </w:p>
    <w:p w14:paraId="05E075A5">
      <w:pPr>
        <w:widowControl w:val="0"/>
        <w:jc w:val="both"/>
        <w:rPr>
          <w:rFonts w:ascii="Arial" w:hAnsi="Arial" w:eastAsia="宋体" w:cs="Arial"/>
          <w:b/>
          <w:szCs w:val="22"/>
        </w:rPr>
      </w:pPr>
      <w:r>
        <w:rPr>
          <w:rFonts w:ascii="Arial" w:hAnsi="Arial" w:eastAsia="宋体" w:cs="Arial"/>
          <w:b/>
          <w:szCs w:val="22"/>
        </w:rPr>
        <w:br w:type="page"/>
      </w:r>
    </w:p>
    <w:p w14:paraId="0F0DF2EB">
      <w:pPr>
        <w:widowControl w:val="0"/>
        <w:spacing w:line="360" w:lineRule="auto"/>
        <w:ind w:firstLine="482" w:firstLineChars="200"/>
        <w:outlineLvl w:val="1"/>
        <w:rPr>
          <w:rFonts w:ascii="Arial" w:hAnsi="Arial" w:eastAsia="宋体" w:cs="Arial"/>
          <w:b/>
          <w:szCs w:val="22"/>
        </w:rPr>
      </w:pPr>
      <w:bookmarkStart w:id="458" w:name="_Toc15013"/>
      <w:r>
        <w:rPr>
          <w:rFonts w:ascii="Arial" w:hAnsi="Arial" w:eastAsia="宋体" w:cs="Arial"/>
          <w:b/>
          <w:szCs w:val="22"/>
        </w:rPr>
        <w:t xml:space="preserve">附件一  </w:t>
      </w:r>
      <w:r>
        <w:rPr>
          <w:rFonts w:hint="eastAsia" w:ascii="Arial" w:hAnsi="Arial" w:eastAsia="宋体" w:cs="Arial"/>
          <w:b/>
          <w:szCs w:val="22"/>
        </w:rPr>
        <w:t>供应商</w:t>
      </w:r>
      <w:r>
        <w:rPr>
          <w:rFonts w:ascii="Arial" w:hAnsi="Arial" w:eastAsia="宋体" w:cs="Arial"/>
          <w:b/>
          <w:szCs w:val="22"/>
        </w:rPr>
        <w:t>基本情况表</w:t>
      </w:r>
      <w:bookmarkEnd w:id="458"/>
    </w:p>
    <w:tbl>
      <w:tblPr>
        <w:tblStyle w:val="32"/>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2"/>
        <w:gridCol w:w="1094"/>
        <w:gridCol w:w="1348"/>
        <w:gridCol w:w="1015"/>
        <w:gridCol w:w="444"/>
        <w:gridCol w:w="1205"/>
        <w:gridCol w:w="388"/>
        <w:gridCol w:w="804"/>
        <w:gridCol w:w="1278"/>
      </w:tblGrid>
      <w:tr w14:paraId="4FCA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252CC8C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供应商</w:t>
            </w:r>
            <w:r>
              <w:rPr>
                <w:rFonts w:ascii="Arial" w:hAnsi="Arial" w:eastAsia="宋体" w:cs="Arial"/>
                <w:sz w:val="21"/>
                <w:szCs w:val="22"/>
                <w:lang w:eastAsia="en-US"/>
              </w:rPr>
              <w:t>名称</w:t>
            </w:r>
          </w:p>
        </w:tc>
        <w:tc>
          <w:tcPr>
            <w:tcW w:w="7576" w:type="dxa"/>
            <w:gridSpan w:val="8"/>
            <w:tcBorders>
              <w:top w:val="single" w:color="auto" w:sz="4" w:space="0"/>
              <w:left w:val="single" w:color="auto" w:sz="4" w:space="0"/>
              <w:bottom w:val="single" w:color="auto" w:sz="4" w:space="0"/>
              <w:right w:val="single" w:color="auto" w:sz="4" w:space="0"/>
            </w:tcBorders>
            <w:vAlign w:val="center"/>
          </w:tcPr>
          <w:p w14:paraId="421F8F5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郑州信大先进技术研究院</w:t>
            </w:r>
          </w:p>
        </w:tc>
      </w:tr>
      <w:tr w14:paraId="705A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1E337B3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供应商</w:t>
            </w:r>
            <w:r>
              <w:rPr>
                <w:rFonts w:ascii="Arial" w:hAnsi="Arial" w:eastAsia="宋体" w:cs="Arial"/>
                <w:sz w:val="21"/>
                <w:szCs w:val="22"/>
                <w:lang w:eastAsia="en-US"/>
              </w:rPr>
              <w:t>组织机构代码或统一社会信用代码</w:t>
            </w:r>
          </w:p>
        </w:tc>
        <w:tc>
          <w:tcPr>
            <w:tcW w:w="7576" w:type="dxa"/>
            <w:gridSpan w:val="8"/>
            <w:tcBorders>
              <w:top w:val="single" w:color="auto" w:sz="4" w:space="0"/>
              <w:left w:val="single" w:color="auto" w:sz="4" w:space="0"/>
              <w:bottom w:val="single" w:color="auto" w:sz="4" w:space="0"/>
              <w:right w:val="single" w:color="auto" w:sz="4" w:space="0"/>
            </w:tcBorders>
            <w:vAlign w:val="center"/>
          </w:tcPr>
          <w:p w14:paraId="3809F07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12410100MB0W15922H</w:t>
            </w:r>
          </w:p>
        </w:tc>
      </w:tr>
      <w:tr w14:paraId="029D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52D4489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注册地址</w:t>
            </w:r>
          </w:p>
        </w:tc>
        <w:tc>
          <w:tcPr>
            <w:tcW w:w="3901" w:type="dxa"/>
            <w:gridSpan w:val="4"/>
            <w:tcBorders>
              <w:top w:val="single" w:color="auto" w:sz="4" w:space="0"/>
              <w:left w:val="single" w:color="auto" w:sz="4" w:space="0"/>
              <w:bottom w:val="single" w:color="auto" w:sz="4" w:space="0"/>
              <w:right w:val="single" w:color="auto" w:sz="4" w:space="0"/>
            </w:tcBorders>
            <w:vAlign w:val="center"/>
          </w:tcPr>
          <w:p w14:paraId="34F0D99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河南省郑州市高新区莲花街55号</w:t>
            </w:r>
          </w:p>
        </w:tc>
        <w:tc>
          <w:tcPr>
            <w:tcW w:w="1205" w:type="dxa"/>
            <w:tcBorders>
              <w:top w:val="single" w:color="auto" w:sz="4" w:space="0"/>
              <w:left w:val="single" w:color="auto" w:sz="4" w:space="0"/>
              <w:bottom w:val="single" w:color="auto" w:sz="4" w:space="0"/>
              <w:right w:val="single" w:color="auto" w:sz="4" w:space="0"/>
            </w:tcBorders>
            <w:vAlign w:val="center"/>
          </w:tcPr>
          <w:p w14:paraId="16D8337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邮政编码</w:t>
            </w:r>
          </w:p>
        </w:tc>
        <w:tc>
          <w:tcPr>
            <w:tcW w:w="2470" w:type="dxa"/>
            <w:gridSpan w:val="3"/>
            <w:tcBorders>
              <w:top w:val="single" w:color="auto" w:sz="4" w:space="0"/>
              <w:left w:val="single" w:color="auto" w:sz="4" w:space="0"/>
              <w:bottom w:val="single" w:color="auto" w:sz="4" w:space="0"/>
              <w:right w:val="single" w:color="auto" w:sz="4" w:space="0"/>
            </w:tcBorders>
            <w:vAlign w:val="center"/>
          </w:tcPr>
          <w:p w14:paraId="7F3A821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450000</w:t>
            </w:r>
          </w:p>
        </w:tc>
      </w:tr>
      <w:tr w14:paraId="29372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vMerge w:val="restart"/>
            <w:tcBorders>
              <w:top w:val="single" w:color="auto" w:sz="4" w:space="0"/>
              <w:left w:val="single" w:color="auto" w:sz="4" w:space="0"/>
              <w:bottom w:val="single" w:color="auto" w:sz="4" w:space="0"/>
              <w:right w:val="single" w:color="auto" w:sz="4" w:space="0"/>
            </w:tcBorders>
            <w:vAlign w:val="center"/>
          </w:tcPr>
          <w:p w14:paraId="72FDBDA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联系方式</w:t>
            </w:r>
          </w:p>
        </w:tc>
        <w:tc>
          <w:tcPr>
            <w:tcW w:w="1094" w:type="dxa"/>
            <w:tcBorders>
              <w:top w:val="single" w:color="auto" w:sz="4" w:space="0"/>
              <w:left w:val="single" w:color="auto" w:sz="4" w:space="0"/>
              <w:bottom w:val="single" w:color="auto" w:sz="4" w:space="0"/>
              <w:right w:val="single" w:color="auto" w:sz="4" w:space="0"/>
            </w:tcBorders>
            <w:vAlign w:val="center"/>
          </w:tcPr>
          <w:p w14:paraId="0B60D2E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联系人</w:t>
            </w:r>
          </w:p>
        </w:tc>
        <w:tc>
          <w:tcPr>
            <w:tcW w:w="2807" w:type="dxa"/>
            <w:gridSpan w:val="3"/>
            <w:tcBorders>
              <w:top w:val="single" w:color="auto" w:sz="4" w:space="0"/>
              <w:left w:val="single" w:color="auto" w:sz="4" w:space="0"/>
              <w:bottom w:val="single" w:color="auto" w:sz="4" w:space="0"/>
              <w:right w:val="single" w:color="auto" w:sz="4" w:space="0"/>
            </w:tcBorders>
            <w:vAlign w:val="center"/>
          </w:tcPr>
          <w:p w14:paraId="1C88042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徐福乾</w:t>
            </w:r>
          </w:p>
        </w:tc>
        <w:tc>
          <w:tcPr>
            <w:tcW w:w="1205" w:type="dxa"/>
            <w:tcBorders>
              <w:top w:val="single" w:color="auto" w:sz="4" w:space="0"/>
              <w:left w:val="single" w:color="auto" w:sz="4" w:space="0"/>
              <w:bottom w:val="single" w:color="auto" w:sz="4" w:space="0"/>
              <w:right w:val="single" w:color="auto" w:sz="4" w:space="0"/>
            </w:tcBorders>
            <w:vAlign w:val="center"/>
          </w:tcPr>
          <w:p w14:paraId="2913CE9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电话</w:t>
            </w:r>
          </w:p>
        </w:tc>
        <w:tc>
          <w:tcPr>
            <w:tcW w:w="2470" w:type="dxa"/>
            <w:gridSpan w:val="3"/>
            <w:tcBorders>
              <w:top w:val="single" w:color="auto" w:sz="4" w:space="0"/>
              <w:left w:val="single" w:color="auto" w:sz="4" w:space="0"/>
              <w:bottom w:val="single" w:color="auto" w:sz="4" w:space="0"/>
              <w:right w:val="single" w:color="auto" w:sz="4" w:space="0"/>
            </w:tcBorders>
            <w:vAlign w:val="center"/>
          </w:tcPr>
          <w:p w14:paraId="77E8635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0371-58558198</w:t>
            </w:r>
          </w:p>
        </w:tc>
      </w:tr>
      <w:tr w14:paraId="2811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vMerge w:val="continue"/>
            <w:tcBorders>
              <w:top w:val="single" w:color="auto" w:sz="4" w:space="0"/>
              <w:left w:val="single" w:color="auto" w:sz="4" w:space="0"/>
              <w:bottom w:val="single" w:color="auto" w:sz="4" w:space="0"/>
              <w:right w:val="single" w:color="auto" w:sz="4" w:space="0"/>
            </w:tcBorders>
            <w:vAlign w:val="center"/>
          </w:tcPr>
          <w:p w14:paraId="4407ED2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1094" w:type="dxa"/>
            <w:tcBorders>
              <w:top w:val="single" w:color="auto" w:sz="4" w:space="0"/>
              <w:left w:val="single" w:color="auto" w:sz="4" w:space="0"/>
              <w:bottom w:val="single" w:color="auto" w:sz="4" w:space="0"/>
              <w:right w:val="single" w:color="auto" w:sz="4" w:space="0"/>
            </w:tcBorders>
            <w:vAlign w:val="center"/>
          </w:tcPr>
          <w:p w14:paraId="7F221C73">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传真</w:t>
            </w:r>
          </w:p>
        </w:tc>
        <w:tc>
          <w:tcPr>
            <w:tcW w:w="2807" w:type="dxa"/>
            <w:gridSpan w:val="3"/>
            <w:tcBorders>
              <w:top w:val="single" w:color="auto" w:sz="4" w:space="0"/>
              <w:left w:val="single" w:color="auto" w:sz="4" w:space="0"/>
              <w:bottom w:val="single" w:color="auto" w:sz="4" w:space="0"/>
              <w:right w:val="single" w:color="auto" w:sz="4" w:space="0"/>
            </w:tcBorders>
            <w:vAlign w:val="center"/>
          </w:tcPr>
          <w:p w14:paraId="5AAA70D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0371-58558196</w:t>
            </w:r>
          </w:p>
        </w:tc>
        <w:tc>
          <w:tcPr>
            <w:tcW w:w="1205" w:type="dxa"/>
            <w:tcBorders>
              <w:top w:val="single" w:color="auto" w:sz="4" w:space="0"/>
              <w:left w:val="single" w:color="auto" w:sz="4" w:space="0"/>
              <w:bottom w:val="single" w:color="auto" w:sz="4" w:space="0"/>
              <w:right w:val="single" w:color="auto" w:sz="4" w:space="0"/>
            </w:tcBorders>
            <w:vAlign w:val="center"/>
          </w:tcPr>
          <w:p w14:paraId="57B70AAB">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网址</w:t>
            </w:r>
          </w:p>
        </w:tc>
        <w:tc>
          <w:tcPr>
            <w:tcW w:w="2470" w:type="dxa"/>
            <w:gridSpan w:val="3"/>
            <w:tcBorders>
              <w:top w:val="single" w:color="auto" w:sz="4" w:space="0"/>
              <w:left w:val="single" w:color="auto" w:sz="4" w:space="0"/>
              <w:bottom w:val="single" w:color="auto" w:sz="4" w:space="0"/>
              <w:right w:val="single" w:color="auto" w:sz="4" w:space="0"/>
            </w:tcBorders>
            <w:vAlign w:val="center"/>
          </w:tcPr>
          <w:p w14:paraId="24212EEB">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w:t>
            </w:r>
          </w:p>
        </w:tc>
      </w:tr>
      <w:tr w14:paraId="0850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4B98C55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组织结构</w:t>
            </w:r>
          </w:p>
        </w:tc>
        <w:tc>
          <w:tcPr>
            <w:tcW w:w="7576" w:type="dxa"/>
            <w:gridSpan w:val="8"/>
            <w:tcBorders>
              <w:top w:val="single" w:color="auto" w:sz="4" w:space="0"/>
              <w:left w:val="single" w:color="auto" w:sz="4" w:space="0"/>
              <w:bottom w:val="single" w:color="auto" w:sz="4" w:space="0"/>
              <w:right w:val="single" w:color="auto" w:sz="4" w:space="0"/>
            </w:tcBorders>
            <w:vAlign w:val="center"/>
          </w:tcPr>
          <w:p w14:paraId="3ED83AB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本单位实行院长负责制，内设综合管理、财务</w:t>
            </w:r>
            <w:r>
              <w:rPr>
                <w:rFonts w:hint="eastAsia" w:ascii="Arial" w:hAnsi="Arial" w:eastAsia="宋体" w:cs="Arial"/>
                <w:sz w:val="21"/>
                <w:szCs w:val="22"/>
                <w:lang w:eastAsia="en-US"/>
              </w:rPr>
              <w:t>管理部</w:t>
            </w:r>
            <w:r>
              <w:rPr>
                <w:rFonts w:ascii="Arial" w:hAnsi="Arial" w:eastAsia="宋体" w:cs="Arial"/>
                <w:sz w:val="21"/>
                <w:szCs w:val="22"/>
                <w:lang w:eastAsia="en-US"/>
              </w:rPr>
              <w:t>、</w:t>
            </w:r>
            <w:r>
              <w:rPr>
                <w:rFonts w:hint="eastAsia" w:ascii="Arial" w:hAnsi="Arial" w:eastAsia="宋体" w:cs="Arial"/>
                <w:sz w:val="21"/>
                <w:szCs w:val="22"/>
                <w:lang w:eastAsia="en-US"/>
              </w:rPr>
              <w:t>创新发展部</w:t>
            </w:r>
            <w:r>
              <w:rPr>
                <w:rFonts w:ascii="Arial" w:hAnsi="Arial" w:eastAsia="宋体" w:cs="Arial"/>
                <w:sz w:val="21"/>
                <w:szCs w:val="22"/>
                <w:lang w:eastAsia="en-US"/>
              </w:rPr>
              <w:t>、</w:t>
            </w:r>
            <w:r>
              <w:rPr>
                <w:rFonts w:hint="eastAsia" w:ascii="Arial" w:hAnsi="Arial" w:eastAsia="宋体" w:cs="Arial"/>
                <w:sz w:val="21"/>
                <w:szCs w:val="22"/>
                <w:lang w:eastAsia="en-US"/>
              </w:rPr>
              <w:t>组织人事部、质量管理部等部门，</w:t>
            </w:r>
            <w:r>
              <w:rPr>
                <w:rFonts w:ascii="Arial" w:hAnsi="Arial" w:eastAsia="宋体" w:cs="Arial"/>
                <w:sz w:val="21"/>
                <w:szCs w:val="22"/>
                <w:lang w:eastAsia="en-US"/>
              </w:rPr>
              <w:t>权责清晰，建立完善内部管理与质量管控体系。</w:t>
            </w:r>
          </w:p>
        </w:tc>
      </w:tr>
      <w:tr w14:paraId="24AF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24CF9F14">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法定代表人</w:t>
            </w:r>
          </w:p>
        </w:tc>
        <w:tc>
          <w:tcPr>
            <w:tcW w:w="1094" w:type="dxa"/>
            <w:tcBorders>
              <w:top w:val="single" w:color="auto" w:sz="4" w:space="0"/>
              <w:left w:val="single" w:color="auto" w:sz="4" w:space="0"/>
              <w:bottom w:val="single" w:color="auto" w:sz="4" w:space="0"/>
              <w:right w:val="single" w:color="auto" w:sz="4" w:space="0"/>
            </w:tcBorders>
            <w:vAlign w:val="center"/>
          </w:tcPr>
          <w:p w14:paraId="4C168A5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姓名</w:t>
            </w:r>
          </w:p>
        </w:tc>
        <w:tc>
          <w:tcPr>
            <w:tcW w:w="1348" w:type="dxa"/>
            <w:tcBorders>
              <w:top w:val="single" w:color="auto" w:sz="4" w:space="0"/>
              <w:left w:val="single" w:color="auto" w:sz="4" w:space="0"/>
              <w:bottom w:val="single" w:color="auto" w:sz="4" w:space="0"/>
              <w:right w:val="single" w:color="auto" w:sz="4" w:space="0"/>
            </w:tcBorders>
            <w:vAlign w:val="center"/>
          </w:tcPr>
          <w:p w14:paraId="17C6482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王富强</w:t>
            </w:r>
          </w:p>
        </w:tc>
        <w:tc>
          <w:tcPr>
            <w:tcW w:w="1459" w:type="dxa"/>
            <w:gridSpan w:val="2"/>
            <w:tcBorders>
              <w:top w:val="single" w:color="auto" w:sz="4" w:space="0"/>
              <w:left w:val="single" w:color="auto" w:sz="4" w:space="0"/>
              <w:bottom w:val="single" w:color="auto" w:sz="4" w:space="0"/>
              <w:right w:val="single" w:color="auto" w:sz="4" w:space="0"/>
            </w:tcBorders>
            <w:vAlign w:val="center"/>
          </w:tcPr>
          <w:p w14:paraId="2CCA04FD">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技术职称</w:t>
            </w:r>
          </w:p>
        </w:tc>
        <w:tc>
          <w:tcPr>
            <w:tcW w:w="1205" w:type="dxa"/>
            <w:tcBorders>
              <w:top w:val="single" w:color="auto" w:sz="4" w:space="0"/>
              <w:left w:val="single" w:color="auto" w:sz="4" w:space="0"/>
              <w:bottom w:val="single" w:color="auto" w:sz="4" w:space="0"/>
              <w:right w:val="single" w:color="auto" w:sz="4" w:space="0"/>
            </w:tcBorders>
            <w:vAlign w:val="center"/>
          </w:tcPr>
          <w:p w14:paraId="5D2E201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正高级</w:t>
            </w:r>
          </w:p>
        </w:tc>
        <w:tc>
          <w:tcPr>
            <w:tcW w:w="1192" w:type="dxa"/>
            <w:gridSpan w:val="2"/>
            <w:tcBorders>
              <w:top w:val="single" w:color="auto" w:sz="4" w:space="0"/>
              <w:left w:val="single" w:color="auto" w:sz="4" w:space="0"/>
              <w:bottom w:val="single" w:color="auto" w:sz="4" w:space="0"/>
              <w:right w:val="single" w:color="auto" w:sz="4" w:space="0"/>
            </w:tcBorders>
            <w:vAlign w:val="center"/>
          </w:tcPr>
          <w:p w14:paraId="4D913B4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电话</w:t>
            </w:r>
          </w:p>
        </w:tc>
        <w:tc>
          <w:tcPr>
            <w:tcW w:w="1278" w:type="dxa"/>
            <w:tcBorders>
              <w:top w:val="single" w:color="auto" w:sz="4" w:space="0"/>
              <w:left w:val="single" w:color="auto" w:sz="4" w:space="0"/>
              <w:bottom w:val="single" w:color="auto" w:sz="4" w:space="0"/>
              <w:right w:val="single" w:color="auto" w:sz="4" w:space="0"/>
            </w:tcBorders>
            <w:vAlign w:val="center"/>
          </w:tcPr>
          <w:p w14:paraId="579C5D2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58558198</w:t>
            </w:r>
          </w:p>
        </w:tc>
      </w:tr>
      <w:tr w14:paraId="349D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74F439D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技术负责人</w:t>
            </w:r>
          </w:p>
        </w:tc>
        <w:tc>
          <w:tcPr>
            <w:tcW w:w="1094" w:type="dxa"/>
            <w:tcBorders>
              <w:top w:val="single" w:color="auto" w:sz="4" w:space="0"/>
              <w:left w:val="single" w:color="auto" w:sz="4" w:space="0"/>
              <w:bottom w:val="single" w:color="auto" w:sz="4" w:space="0"/>
              <w:right w:val="single" w:color="auto" w:sz="4" w:space="0"/>
            </w:tcBorders>
            <w:vAlign w:val="center"/>
          </w:tcPr>
          <w:p w14:paraId="585BFB5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姓名</w:t>
            </w:r>
          </w:p>
        </w:tc>
        <w:tc>
          <w:tcPr>
            <w:tcW w:w="1348" w:type="dxa"/>
            <w:tcBorders>
              <w:top w:val="single" w:color="auto" w:sz="4" w:space="0"/>
              <w:left w:val="single" w:color="auto" w:sz="4" w:space="0"/>
              <w:bottom w:val="single" w:color="auto" w:sz="4" w:space="0"/>
              <w:right w:val="single" w:color="auto" w:sz="4" w:space="0"/>
            </w:tcBorders>
            <w:vAlign w:val="center"/>
          </w:tcPr>
          <w:p w14:paraId="5BC54956">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王坤</w:t>
            </w:r>
          </w:p>
        </w:tc>
        <w:tc>
          <w:tcPr>
            <w:tcW w:w="1459" w:type="dxa"/>
            <w:gridSpan w:val="2"/>
            <w:tcBorders>
              <w:top w:val="single" w:color="auto" w:sz="4" w:space="0"/>
              <w:left w:val="single" w:color="auto" w:sz="4" w:space="0"/>
              <w:bottom w:val="single" w:color="auto" w:sz="4" w:space="0"/>
              <w:right w:val="single" w:color="auto" w:sz="4" w:space="0"/>
            </w:tcBorders>
            <w:vAlign w:val="center"/>
          </w:tcPr>
          <w:p w14:paraId="3A9B4C3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技术职称</w:t>
            </w:r>
          </w:p>
        </w:tc>
        <w:tc>
          <w:tcPr>
            <w:tcW w:w="1205" w:type="dxa"/>
            <w:tcBorders>
              <w:top w:val="single" w:color="auto" w:sz="4" w:space="0"/>
              <w:left w:val="single" w:color="auto" w:sz="4" w:space="0"/>
              <w:bottom w:val="single" w:color="auto" w:sz="4" w:space="0"/>
              <w:right w:val="single" w:color="auto" w:sz="4" w:space="0"/>
            </w:tcBorders>
            <w:vAlign w:val="center"/>
          </w:tcPr>
          <w:p w14:paraId="72C6FFD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正高级</w:t>
            </w:r>
          </w:p>
        </w:tc>
        <w:tc>
          <w:tcPr>
            <w:tcW w:w="1192" w:type="dxa"/>
            <w:gridSpan w:val="2"/>
            <w:tcBorders>
              <w:top w:val="single" w:color="auto" w:sz="4" w:space="0"/>
              <w:left w:val="single" w:color="auto" w:sz="4" w:space="0"/>
              <w:bottom w:val="single" w:color="auto" w:sz="4" w:space="0"/>
              <w:right w:val="single" w:color="auto" w:sz="4" w:space="0"/>
            </w:tcBorders>
            <w:vAlign w:val="center"/>
          </w:tcPr>
          <w:p w14:paraId="5751C79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电话</w:t>
            </w:r>
          </w:p>
        </w:tc>
        <w:tc>
          <w:tcPr>
            <w:tcW w:w="1278" w:type="dxa"/>
            <w:tcBorders>
              <w:top w:val="single" w:color="auto" w:sz="4" w:space="0"/>
              <w:left w:val="single" w:color="auto" w:sz="4" w:space="0"/>
              <w:bottom w:val="single" w:color="auto" w:sz="4" w:space="0"/>
              <w:right w:val="single" w:color="auto" w:sz="4" w:space="0"/>
            </w:tcBorders>
            <w:vAlign w:val="center"/>
          </w:tcPr>
          <w:p w14:paraId="7763396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58558196</w:t>
            </w:r>
          </w:p>
        </w:tc>
      </w:tr>
      <w:tr w14:paraId="2D53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10D2D6F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成立时间</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038DA0E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2016年8月10日</w:t>
            </w:r>
          </w:p>
        </w:tc>
        <w:tc>
          <w:tcPr>
            <w:tcW w:w="5134" w:type="dxa"/>
            <w:gridSpan w:val="6"/>
            <w:tcBorders>
              <w:top w:val="single" w:color="auto" w:sz="4" w:space="0"/>
              <w:left w:val="single" w:color="auto" w:sz="4" w:space="0"/>
              <w:bottom w:val="single" w:color="auto" w:sz="4" w:space="0"/>
              <w:right w:val="single" w:color="auto" w:sz="4" w:space="0"/>
            </w:tcBorders>
            <w:vAlign w:val="center"/>
          </w:tcPr>
          <w:p w14:paraId="6B62188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员工总人数：</w:t>
            </w:r>
            <w:r>
              <w:rPr>
                <w:rFonts w:hint="eastAsia" w:ascii="Arial" w:hAnsi="Arial" w:eastAsia="宋体" w:cs="Arial"/>
                <w:sz w:val="21"/>
                <w:szCs w:val="22"/>
                <w:lang w:eastAsia="en-US"/>
              </w:rPr>
              <w:t>223</w:t>
            </w:r>
          </w:p>
        </w:tc>
      </w:tr>
      <w:tr w14:paraId="2AE2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04FB93D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许可证及级别</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4263CA18">
            <w:pPr>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ascii="Arial" w:hAnsi="Arial" w:eastAsia="宋体" w:cs="Arial"/>
                <w:sz w:val="21"/>
                <w:szCs w:val="22"/>
                <w:lang w:eastAsia="en-US"/>
              </w:rPr>
            </w:pPr>
            <w:r>
              <w:rPr>
                <w:rFonts w:hint="eastAsia" w:ascii="Arial" w:hAnsi="Arial" w:eastAsia="宋体" w:cs="Arial"/>
                <w:sz w:val="21"/>
                <w:szCs w:val="22"/>
                <w:lang w:eastAsia="en-US"/>
              </w:rPr>
              <w:t>/</w:t>
            </w:r>
          </w:p>
        </w:tc>
        <w:tc>
          <w:tcPr>
            <w:tcW w:w="1015" w:type="dxa"/>
            <w:vMerge w:val="restart"/>
            <w:tcBorders>
              <w:top w:val="single" w:color="auto" w:sz="4" w:space="0"/>
              <w:left w:val="single" w:color="auto" w:sz="4" w:space="0"/>
              <w:bottom w:val="single" w:color="auto" w:sz="4" w:space="0"/>
              <w:right w:val="single" w:color="auto" w:sz="4" w:space="0"/>
            </w:tcBorders>
            <w:vAlign w:val="center"/>
          </w:tcPr>
          <w:p w14:paraId="094CC18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其中</w:t>
            </w:r>
          </w:p>
        </w:tc>
        <w:tc>
          <w:tcPr>
            <w:tcW w:w="2037" w:type="dxa"/>
            <w:gridSpan w:val="3"/>
            <w:tcBorders>
              <w:top w:val="single" w:color="auto" w:sz="4" w:space="0"/>
              <w:left w:val="single" w:color="auto" w:sz="4" w:space="0"/>
              <w:bottom w:val="single" w:color="auto" w:sz="4" w:space="0"/>
              <w:right w:val="single" w:color="auto" w:sz="4" w:space="0"/>
            </w:tcBorders>
            <w:vAlign w:val="center"/>
          </w:tcPr>
          <w:p w14:paraId="60A9247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高级职称人员</w:t>
            </w:r>
          </w:p>
        </w:tc>
        <w:tc>
          <w:tcPr>
            <w:tcW w:w="2082" w:type="dxa"/>
            <w:gridSpan w:val="2"/>
            <w:tcBorders>
              <w:top w:val="single" w:color="auto" w:sz="4" w:space="0"/>
              <w:left w:val="single" w:color="auto" w:sz="4" w:space="0"/>
              <w:bottom w:val="single" w:color="auto" w:sz="4" w:space="0"/>
              <w:right w:val="single" w:color="auto" w:sz="4" w:space="0"/>
            </w:tcBorders>
            <w:vAlign w:val="center"/>
          </w:tcPr>
          <w:p w14:paraId="53E8F3E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13</w:t>
            </w:r>
          </w:p>
        </w:tc>
      </w:tr>
      <w:tr w14:paraId="27272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4F5DB0B8">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营业执照号</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58515F27">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12410100MB0W15922H</w:t>
            </w:r>
          </w:p>
        </w:tc>
        <w:tc>
          <w:tcPr>
            <w:tcW w:w="1015" w:type="dxa"/>
            <w:vMerge w:val="continue"/>
            <w:tcBorders>
              <w:top w:val="single" w:color="auto" w:sz="4" w:space="0"/>
              <w:left w:val="single" w:color="auto" w:sz="4" w:space="0"/>
              <w:bottom w:val="single" w:color="auto" w:sz="4" w:space="0"/>
              <w:right w:val="single" w:color="auto" w:sz="4" w:space="0"/>
            </w:tcBorders>
            <w:vAlign w:val="center"/>
          </w:tcPr>
          <w:p w14:paraId="44BC52FA">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037" w:type="dxa"/>
            <w:gridSpan w:val="3"/>
            <w:tcBorders>
              <w:top w:val="single" w:color="auto" w:sz="4" w:space="0"/>
              <w:left w:val="single" w:color="auto" w:sz="4" w:space="0"/>
              <w:bottom w:val="single" w:color="auto" w:sz="4" w:space="0"/>
              <w:right w:val="single" w:color="auto" w:sz="4" w:space="0"/>
            </w:tcBorders>
            <w:vAlign w:val="center"/>
          </w:tcPr>
          <w:p w14:paraId="07C82BA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中级职称人员</w:t>
            </w:r>
          </w:p>
        </w:tc>
        <w:tc>
          <w:tcPr>
            <w:tcW w:w="2082" w:type="dxa"/>
            <w:gridSpan w:val="2"/>
            <w:tcBorders>
              <w:top w:val="single" w:color="auto" w:sz="4" w:space="0"/>
              <w:left w:val="single" w:color="auto" w:sz="4" w:space="0"/>
              <w:bottom w:val="single" w:color="auto" w:sz="4" w:space="0"/>
              <w:right w:val="single" w:color="auto" w:sz="4" w:space="0"/>
            </w:tcBorders>
            <w:vAlign w:val="center"/>
          </w:tcPr>
          <w:p w14:paraId="254019B6">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81</w:t>
            </w:r>
          </w:p>
        </w:tc>
      </w:tr>
      <w:tr w14:paraId="7F82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23DFE6EE">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注册资金</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5FAB0A6E">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5000万</w:t>
            </w:r>
          </w:p>
        </w:tc>
        <w:tc>
          <w:tcPr>
            <w:tcW w:w="1015" w:type="dxa"/>
            <w:vMerge w:val="continue"/>
            <w:tcBorders>
              <w:top w:val="single" w:color="auto" w:sz="4" w:space="0"/>
              <w:left w:val="single" w:color="auto" w:sz="4" w:space="0"/>
              <w:bottom w:val="single" w:color="auto" w:sz="4" w:space="0"/>
              <w:right w:val="single" w:color="auto" w:sz="4" w:space="0"/>
            </w:tcBorders>
            <w:vAlign w:val="center"/>
          </w:tcPr>
          <w:p w14:paraId="3FBC133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037" w:type="dxa"/>
            <w:gridSpan w:val="3"/>
            <w:tcBorders>
              <w:top w:val="single" w:color="auto" w:sz="4" w:space="0"/>
              <w:left w:val="single" w:color="auto" w:sz="4" w:space="0"/>
              <w:bottom w:val="single" w:color="auto" w:sz="4" w:space="0"/>
              <w:right w:val="single" w:color="auto" w:sz="4" w:space="0"/>
            </w:tcBorders>
            <w:vAlign w:val="center"/>
          </w:tcPr>
          <w:p w14:paraId="2D3A55D0">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初级职称人员</w:t>
            </w:r>
          </w:p>
        </w:tc>
        <w:tc>
          <w:tcPr>
            <w:tcW w:w="2082" w:type="dxa"/>
            <w:gridSpan w:val="2"/>
            <w:tcBorders>
              <w:top w:val="single" w:color="auto" w:sz="4" w:space="0"/>
              <w:left w:val="single" w:color="auto" w:sz="4" w:space="0"/>
              <w:bottom w:val="single" w:color="auto" w:sz="4" w:space="0"/>
              <w:right w:val="single" w:color="auto" w:sz="4" w:space="0"/>
            </w:tcBorders>
            <w:vAlign w:val="center"/>
          </w:tcPr>
          <w:p w14:paraId="31FAD9D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26</w:t>
            </w:r>
          </w:p>
        </w:tc>
      </w:tr>
      <w:tr w14:paraId="5776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5B91011D">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基本账户开户银行</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64E4919F">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工行郑州信息大学支行</w:t>
            </w:r>
          </w:p>
        </w:tc>
        <w:tc>
          <w:tcPr>
            <w:tcW w:w="1015" w:type="dxa"/>
            <w:vMerge w:val="continue"/>
            <w:tcBorders>
              <w:top w:val="single" w:color="auto" w:sz="4" w:space="0"/>
              <w:left w:val="single" w:color="auto" w:sz="4" w:space="0"/>
              <w:bottom w:val="single" w:color="auto" w:sz="4" w:space="0"/>
              <w:right w:val="single" w:color="auto" w:sz="4" w:space="0"/>
            </w:tcBorders>
            <w:vAlign w:val="center"/>
          </w:tcPr>
          <w:p w14:paraId="2FB363AB">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037" w:type="dxa"/>
            <w:gridSpan w:val="3"/>
            <w:tcBorders>
              <w:top w:val="single" w:color="auto" w:sz="4" w:space="0"/>
              <w:left w:val="single" w:color="auto" w:sz="4" w:space="0"/>
              <w:bottom w:val="single" w:color="auto" w:sz="4" w:space="0"/>
              <w:right w:val="single" w:color="auto" w:sz="4" w:space="0"/>
            </w:tcBorders>
            <w:vAlign w:val="center"/>
          </w:tcPr>
          <w:p w14:paraId="100367F9">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技工</w:t>
            </w:r>
          </w:p>
        </w:tc>
        <w:tc>
          <w:tcPr>
            <w:tcW w:w="2082" w:type="dxa"/>
            <w:gridSpan w:val="2"/>
            <w:tcBorders>
              <w:top w:val="single" w:color="auto" w:sz="4" w:space="0"/>
              <w:left w:val="single" w:color="auto" w:sz="4" w:space="0"/>
              <w:bottom w:val="single" w:color="auto" w:sz="4" w:space="0"/>
              <w:right w:val="single" w:color="auto" w:sz="4" w:space="0"/>
            </w:tcBorders>
            <w:vAlign w:val="center"/>
          </w:tcPr>
          <w:p w14:paraId="6DB86E8E">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53</w:t>
            </w:r>
          </w:p>
        </w:tc>
      </w:tr>
      <w:tr w14:paraId="53EA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6D7B0825">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基本账户账号</w:t>
            </w:r>
          </w:p>
        </w:tc>
        <w:tc>
          <w:tcPr>
            <w:tcW w:w="2442" w:type="dxa"/>
            <w:gridSpan w:val="2"/>
            <w:tcBorders>
              <w:top w:val="single" w:color="auto" w:sz="4" w:space="0"/>
              <w:left w:val="single" w:color="auto" w:sz="4" w:space="0"/>
              <w:bottom w:val="single" w:color="auto" w:sz="4" w:space="0"/>
              <w:right w:val="single" w:color="auto" w:sz="4" w:space="0"/>
            </w:tcBorders>
            <w:vAlign w:val="center"/>
          </w:tcPr>
          <w:p w14:paraId="23F46D2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1702000909100148961</w:t>
            </w:r>
          </w:p>
        </w:tc>
        <w:tc>
          <w:tcPr>
            <w:tcW w:w="1015" w:type="dxa"/>
            <w:vMerge w:val="continue"/>
            <w:tcBorders>
              <w:top w:val="single" w:color="auto" w:sz="4" w:space="0"/>
              <w:left w:val="single" w:color="auto" w:sz="4" w:space="0"/>
              <w:bottom w:val="single" w:color="auto" w:sz="4" w:space="0"/>
              <w:right w:val="single" w:color="auto" w:sz="4" w:space="0"/>
            </w:tcBorders>
            <w:vAlign w:val="center"/>
          </w:tcPr>
          <w:p w14:paraId="730B3DDD">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c>
          <w:tcPr>
            <w:tcW w:w="2037" w:type="dxa"/>
            <w:gridSpan w:val="3"/>
            <w:tcBorders>
              <w:top w:val="single" w:color="auto" w:sz="4" w:space="0"/>
              <w:left w:val="single" w:color="auto" w:sz="4" w:space="0"/>
              <w:bottom w:val="single" w:color="auto" w:sz="4" w:space="0"/>
              <w:right w:val="single" w:color="auto" w:sz="4" w:space="0"/>
            </w:tcBorders>
            <w:vAlign w:val="center"/>
          </w:tcPr>
          <w:p w14:paraId="11512DF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其他人员</w:t>
            </w:r>
          </w:p>
        </w:tc>
        <w:tc>
          <w:tcPr>
            <w:tcW w:w="2082" w:type="dxa"/>
            <w:gridSpan w:val="2"/>
            <w:tcBorders>
              <w:top w:val="single" w:color="auto" w:sz="4" w:space="0"/>
              <w:left w:val="single" w:color="auto" w:sz="4" w:space="0"/>
              <w:bottom w:val="single" w:color="auto" w:sz="4" w:space="0"/>
              <w:right w:val="single" w:color="auto" w:sz="4" w:space="0"/>
            </w:tcBorders>
            <w:vAlign w:val="center"/>
          </w:tcPr>
          <w:p w14:paraId="725C2454">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hint="eastAsia" w:ascii="Arial" w:hAnsi="Arial" w:eastAsia="宋体" w:cs="Arial"/>
                <w:sz w:val="21"/>
                <w:szCs w:val="22"/>
                <w:lang w:eastAsia="en-US"/>
              </w:rPr>
              <w:t>50</w:t>
            </w:r>
          </w:p>
        </w:tc>
      </w:tr>
      <w:tr w14:paraId="5ABD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8"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6C8A47D4">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经营范围</w:t>
            </w:r>
          </w:p>
        </w:tc>
        <w:tc>
          <w:tcPr>
            <w:tcW w:w="7576" w:type="dxa"/>
            <w:gridSpan w:val="8"/>
            <w:tcBorders>
              <w:top w:val="single" w:color="auto" w:sz="4" w:space="0"/>
              <w:left w:val="single" w:color="auto" w:sz="4" w:space="0"/>
              <w:bottom w:val="single" w:color="auto" w:sz="4" w:space="0"/>
              <w:right w:val="single" w:color="auto" w:sz="4" w:space="0"/>
            </w:tcBorders>
            <w:vAlign w:val="center"/>
          </w:tcPr>
          <w:p w14:paraId="0FF27612">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开展新兴产业技术研发，促进区域数字经济发展。科技开发计算机软硬件、人工智能与先进计算、通信、测绘导航、信息安全、半导体与集成电路研制生产销售数据要素、政企数字化、互联网和物联网信息技术服务信息系统集成检验检测鉴定服务成果评鉴教育培训咨询服务</w:t>
            </w:r>
          </w:p>
          <w:p w14:paraId="1DB5990C">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r>
      <w:tr w14:paraId="28A9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1712" w:type="dxa"/>
            <w:tcBorders>
              <w:top w:val="single" w:color="auto" w:sz="4" w:space="0"/>
              <w:left w:val="single" w:color="auto" w:sz="4" w:space="0"/>
              <w:bottom w:val="single" w:color="auto" w:sz="4" w:space="0"/>
              <w:right w:val="single" w:color="auto" w:sz="4" w:space="0"/>
            </w:tcBorders>
            <w:vAlign w:val="center"/>
          </w:tcPr>
          <w:p w14:paraId="224B44A0">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r>
              <w:rPr>
                <w:rFonts w:ascii="Arial" w:hAnsi="Arial" w:eastAsia="宋体" w:cs="Arial"/>
                <w:sz w:val="21"/>
                <w:szCs w:val="22"/>
                <w:lang w:eastAsia="en-US"/>
              </w:rPr>
              <w:t>备注</w:t>
            </w:r>
          </w:p>
        </w:tc>
        <w:tc>
          <w:tcPr>
            <w:tcW w:w="7576" w:type="dxa"/>
            <w:gridSpan w:val="8"/>
            <w:tcBorders>
              <w:top w:val="single" w:color="auto" w:sz="4" w:space="0"/>
              <w:left w:val="single" w:color="auto" w:sz="4" w:space="0"/>
              <w:bottom w:val="single" w:color="auto" w:sz="4" w:space="0"/>
              <w:right w:val="single" w:color="auto" w:sz="4" w:space="0"/>
            </w:tcBorders>
            <w:vAlign w:val="center"/>
          </w:tcPr>
          <w:p w14:paraId="3C948471">
            <w:pPr>
              <w:keepNext w:val="0"/>
              <w:keepLines w:val="0"/>
              <w:pageBreakBefore w:val="0"/>
              <w:widowControl w:val="0"/>
              <w:kinsoku/>
              <w:wordWrap/>
              <w:overflowPunct/>
              <w:topLinePunct w:val="0"/>
              <w:autoSpaceDE/>
              <w:autoSpaceDN/>
              <w:bidi w:val="0"/>
              <w:adjustRightInd/>
              <w:snapToGrid/>
              <w:ind w:firstLine="0"/>
              <w:jc w:val="center"/>
              <w:textAlignment w:val="auto"/>
              <w:rPr>
                <w:rFonts w:ascii="Arial" w:hAnsi="Arial" w:eastAsia="宋体" w:cs="Arial"/>
                <w:sz w:val="21"/>
                <w:szCs w:val="22"/>
                <w:lang w:eastAsia="en-US"/>
              </w:rPr>
            </w:pPr>
          </w:p>
        </w:tc>
      </w:tr>
    </w:tbl>
    <w:p w14:paraId="143037F3">
      <w:pPr>
        <w:widowControl w:val="0"/>
        <w:tabs>
          <w:tab w:val="left" w:pos="2401"/>
        </w:tabs>
        <w:spacing w:line="440" w:lineRule="exact"/>
        <w:jc w:val="both"/>
        <w:rPr>
          <w:rFonts w:ascii="Arial" w:hAnsi="Arial" w:eastAsia="黑体" w:cs="Arial"/>
          <w:sz w:val="21"/>
          <w:szCs w:val="21"/>
        </w:rPr>
      </w:pPr>
      <w:r>
        <w:rPr>
          <w:rFonts w:ascii="Arial" w:hAnsi="Arial" w:eastAsia="黑体" w:cs="Arial"/>
          <w:sz w:val="21"/>
          <w:szCs w:val="21"/>
        </w:rPr>
        <w:t>备注：</w:t>
      </w:r>
    </w:p>
    <w:p w14:paraId="18DF21E6">
      <w:pPr>
        <w:widowControl w:val="0"/>
        <w:spacing w:line="440" w:lineRule="exact"/>
        <w:jc w:val="both"/>
        <w:rPr>
          <w:rFonts w:ascii="Arial" w:hAnsi="Arial" w:eastAsia="宋体" w:cs="Arial"/>
          <w:sz w:val="21"/>
          <w:szCs w:val="21"/>
        </w:rPr>
      </w:pPr>
      <w:r>
        <w:rPr>
          <w:rFonts w:ascii="Arial" w:hAnsi="Arial" w:eastAsia="宋体" w:cs="Arial"/>
          <w:sz w:val="21"/>
          <w:szCs w:val="21"/>
        </w:rPr>
        <w:t>1、本表后应附企业法人营业执照、企业资质等级证书等材料的扫描件（需加盖</w:t>
      </w:r>
      <w:r>
        <w:rPr>
          <w:rFonts w:hint="eastAsia" w:ascii="Arial" w:hAnsi="Arial" w:eastAsia="宋体" w:cs="Arial"/>
          <w:sz w:val="21"/>
          <w:szCs w:val="21"/>
        </w:rPr>
        <w:t>供应商</w:t>
      </w:r>
      <w:r>
        <w:rPr>
          <w:rFonts w:ascii="Arial" w:hAnsi="Arial" w:eastAsia="宋体" w:cs="Arial"/>
          <w:sz w:val="21"/>
          <w:szCs w:val="21"/>
        </w:rPr>
        <w:t>公章）。</w:t>
      </w:r>
    </w:p>
    <w:p w14:paraId="1A88708B">
      <w:pPr>
        <w:widowControl w:val="0"/>
        <w:jc w:val="both"/>
        <w:rPr>
          <w:rFonts w:ascii="Arial" w:hAnsi="Arial" w:eastAsia="宋体" w:cs="Arial"/>
          <w:b/>
          <w:szCs w:val="22"/>
        </w:rPr>
      </w:pPr>
      <w:r>
        <w:rPr>
          <w:rFonts w:ascii="Arial" w:hAnsi="Arial" w:eastAsia="宋体" w:cs="Arial"/>
          <w:b/>
          <w:szCs w:val="22"/>
        </w:rPr>
        <w:drawing>
          <wp:anchor distT="0" distB="0" distL="114300" distR="114300" simplePos="0" relativeHeight="251668480" behindDoc="0" locked="0" layoutInCell="1" allowOverlap="1">
            <wp:simplePos x="0" y="0"/>
            <wp:positionH relativeFrom="column">
              <wp:posOffset>0</wp:posOffset>
            </wp:positionH>
            <wp:positionV relativeFrom="paragraph">
              <wp:posOffset>-635</wp:posOffset>
            </wp:positionV>
            <wp:extent cx="5485130" cy="3547745"/>
            <wp:effectExtent l="0" t="0" r="1270" b="8255"/>
            <wp:wrapNone/>
            <wp:docPr id="592043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3126" name="图片 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5485130" cy="3547745"/>
                    </a:xfrm>
                    <a:prstGeom prst="rect">
                      <a:avLst/>
                    </a:prstGeom>
                    <a:noFill/>
                    <a:ln>
                      <a:noFill/>
                    </a:ln>
                  </pic:spPr>
                </pic:pic>
              </a:graphicData>
            </a:graphic>
          </wp:anchor>
        </w:drawing>
      </w:r>
    </w:p>
    <w:p w14:paraId="5CD2F012">
      <w:pPr>
        <w:widowControl w:val="0"/>
        <w:jc w:val="both"/>
        <w:rPr>
          <w:rFonts w:ascii="Arial" w:hAnsi="Arial" w:eastAsia="宋体" w:cs="Arial"/>
          <w:b/>
          <w:szCs w:val="22"/>
        </w:rPr>
      </w:pPr>
    </w:p>
    <w:p w14:paraId="2350B81C">
      <w:pPr>
        <w:widowControl w:val="0"/>
        <w:jc w:val="both"/>
        <w:rPr>
          <w:rFonts w:ascii="Arial" w:hAnsi="Arial" w:eastAsia="宋体" w:cs="Arial"/>
          <w:b/>
          <w:szCs w:val="22"/>
        </w:rPr>
      </w:pPr>
    </w:p>
    <w:p w14:paraId="0F9C043F">
      <w:pPr>
        <w:rPr>
          <w:rFonts w:ascii="Arial" w:hAnsi="Arial" w:eastAsia="宋体" w:cs="Arial"/>
          <w:b/>
          <w:szCs w:val="22"/>
        </w:rPr>
      </w:pPr>
      <w:r>
        <w:rPr>
          <w:rFonts w:ascii="Arial" w:hAnsi="Arial" w:eastAsia="宋体" w:cs="Arial"/>
          <w:b/>
          <w:szCs w:val="22"/>
        </w:rPr>
        <w:br w:type="page"/>
      </w:r>
    </w:p>
    <w:p w14:paraId="4FD85212">
      <w:pPr>
        <w:widowControl w:val="0"/>
        <w:spacing w:line="360" w:lineRule="auto"/>
        <w:ind w:firstLine="482" w:firstLineChars="200"/>
        <w:outlineLvl w:val="1"/>
        <w:rPr>
          <w:rFonts w:ascii="Arial" w:hAnsi="Arial" w:eastAsia="宋体" w:cs="Arial"/>
          <w:b/>
          <w:color w:val="C0504D" w:themeColor="accent2"/>
          <w:szCs w:val="22"/>
          <w14:textFill>
            <w14:solidFill>
              <w14:schemeClr w14:val="accent2"/>
            </w14:solidFill>
          </w14:textFill>
        </w:rPr>
      </w:pPr>
      <w:bookmarkStart w:id="459" w:name="_Toc4970"/>
      <w:r>
        <w:rPr>
          <w:rFonts w:ascii="Arial" w:hAnsi="Arial" w:eastAsia="宋体" w:cs="Arial"/>
          <w:b/>
          <w:color w:val="C0504D" w:themeColor="accent2"/>
          <w:szCs w:val="22"/>
          <w14:textFill>
            <w14:solidFill>
              <w14:schemeClr w14:val="accent2"/>
            </w14:solidFill>
          </w14:textFill>
        </w:rPr>
        <w:t>附件</w:t>
      </w:r>
      <w:r>
        <w:rPr>
          <w:rFonts w:hint="eastAsia" w:ascii="Arial" w:hAnsi="Arial" w:eastAsia="宋体" w:cs="Arial"/>
          <w:b/>
          <w:color w:val="C0504D" w:themeColor="accent2"/>
          <w:szCs w:val="22"/>
          <w14:textFill>
            <w14:solidFill>
              <w14:schemeClr w14:val="accent2"/>
            </w14:solidFill>
          </w14:textFill>
        </w:rPr>
        <w:t>二</w:t>
      </w:r>
      <w:r>
        <w:rPr>
          <w:rFonts w:ascii="Arial" w:hAnsi="Arial" w:eastAsia="宋体" w:cs="Arial"/>
          <w:b/>
          <w:color w:val="C0504D" w:themeColor="accent2"/>
          <w:szCs w:val="22"/>
          <w14:textFill>
            <w14:solidFill>
              <w14:schemeClr w14:val="accent2"/>
            </w14:solidFill>
          </w14:textFill>
        </w:rPr>
        <w:t xml:space="preserve">  </w:t>
      </w:r>
      <w:r>
        <w:rPr>
          <w:rFonts w:hint="eastAsia" w:ascii="Arial" w:hAnsi="Arial" w:eastAsia="宋体" w:cs="Arial"/>
          <w:b/>
          <w:color w:val="C0504D" w:themeColor="accent2"/>
          <w:szCs w:val="22"/>
          <w14:textFill>
            <w14:solidFill>
              <w14:schemeClr w14:val="accent2"/>
            </w14:solidFill>
          </w14:textFill>
        </w:rPr>
        <w:t>2021年1月1日</w:t>
      </w:r>
      <w:r>
        <w:rPr>
          <w:rFonts w:ascii="Arial" w:hAnsi="Arial" w:eastAsia="宋体" w:cs="Arial"/>
          <w:b/>
          <w:color w:val="C0504D" w:themeColor="accent2"/>
          <w:szCs w:val="22"/>
          <w14:textFill>
            <w14:solidFill>
              <w14:schemeClr w14:val="accent2"/>
            </w14:solidFill>
          </w14:textFill>
        </w:rPr>
        <w:t>以来类似项目业绩</w:t>
      </w:r>
      <w:bookmarkEnd w:id="459"/>
    </w:p>
    <w:tbl>
      <w:tblPr>
        <w:tblStyle w:val="32"/>
        <w:tblW w:w="9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4"/>
        <w:gridCol w:w="1443"/>
        <w:gridCol w:w="1400"/>
        <w:gridCol w:w="1340"/>
        <w:gridCol w:w="1210"/>
        <w:gridCol w:w="1080"/>
        <w:gridCol w:w="1230"/>
        <w:gridCol w:w="944"/>
      </w:tblGrid>
      <w:tr w14:paraId="1076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1" w:hRule="atLeast"/>
          <w:jc w:val="center"/>
        </w:trPr>
        <w:tc>
          <w:tcPr>
            <w:tcW w:w="724" w:type="dxa"/>
            <w:vAlign w:val="center"/>
          </w:tcPr>
          <w:p w14:paraId="4849AED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委托单位</w:t>
            </w:r>
          </w:p>
          <w:p w14:paraId="2586F24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（业主）</w:t>
            </w:r>
          </w:p>
        </w:tc>
        <w:tc>
          <w:tcPr>
            <w:tcW w:w="1443" w:type="dxa"/>
            <w:vAlign w:val="center"/>
          </w:tcPr>
          <w:p w14:paraId="0994F61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中国船舶集团有限公司系统工程研究院</w:t>
            </w:r>
          </w:p>
        </w:tc>
        <w:tc>
          <w:tcPr>
            <w:tcW w:w="1400" w:type="dxa"/>
            <w:vAlign w:val="center"/>
          </w:tcPr>
          <w:p w14:paraId="2517799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银河航天科技(南通)有限公司</w:t>
            </w:r>
          </w:p>
        </w:tc>
        <w:tc>
          <w:tcPr>
            <w:tcW w:w="1340" w:type="dxa"/>
            <w:vAlign w:val="center"/>
          </w:tcPr>
          <w:p w14:paraId="1ACFD9C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郑州南方测绘信息科技有限公司</w:t>
            </w:r>
          </w:p>
        </w:tc>
        <w:tc>
          <w:tcPr>
            <w:tcW w:w="1210" w:type="dxa"/>
            <w:vAlign w:val="center"/>
          </w:tcPr>
          <w:p w14:paraId="792AA43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郑州众诚测绘服务有限公司</w:t>
            </w:r>
          </w:p>
        </w:tc>
        <w:tc>
          <w:tcPr>
            <w:tcW w:w="1080" w:type="dxa"/>
            <w:vAlign w:val="center"/>
          </w:tcPr>
          <w:p w14:paraId="03E0A22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河南鑫弘测绘科技有限公司</w:t>
            </w:r>
          </w:p>
        </w:tc>
        <w:tc>
          <w:tcPr>
            <w:tcW w:w="1230" w:type="dxa"/>
            <w:vAlign w:val="center"/>
          </w:tcPr>
          <w:p w14:paraId="046D12C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上海勘测设计研究院有限公司</w:t>
            </w:r>
          </w:p>
        </w:tc>
        <w:tc>
          <w:tcPr>
            <w:tcW w:w="944" w:type="dxa"/>
            <w:vAlign w:val="center"/>
          </w:tcPr>
          <w:p w14:paraId="176A4E06">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三峡(上海)工程检测有限公司</w:t>
            </w:r>
          </w:p>
        </w:tc>
      </w:tr>
      <w:tr w14:paraId="6C17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4" w:hRule="atLeast"/>
          <w:jc w:val="center"/>
        </w:trPr>
        <w:tc>
          <w:tcPr>
            <w:tcW w:w="724" w:type="dxa"/>
            <w:vAlign w:val="center"/>
          </w:tcPr>
          <w:p w14:paraId="6D059A3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rPr>
              <w:t>服务对象</w:t>
            </w:r>
            <w:r>
              <w:rPr>
                <w:rFonts w:ascii="Arial" w:hAnsi="Arial" w:eastAsia="宋体" w:cs="Arial"/>
                <w:szCs w:val="22"/>
                <w:lang w:eastAsia="en-US"/>
              </w:rPr>
              <w:t>名称</w:t>
            </w:r>
          </w:p>
        </w:tc>
        <w:tc>
          <w:tcPr>
            <w:tcW w:w="1443" w:type="dxa"/>
            <w:vAlign w:val="center"/>
          </w:tcPr>
          <w:p w14:paraId="535C6F2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中国船舶集团有限公司系统工程研究院</w:t>
            </w:r>
          </w:p>
        </w:tc>
        <w:tc>
          <w:tcPr>
            <w:tcW w:w="1400" w:type="dxa"/>
            <w:vAlign w:val="center"/>
          </w:tcPr>
          <w:p w14:paraId="6B7C9A1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银河航天科技(南通)有限公司</w:t>
            </w:r>
          </w:p>
        </w:tc>
        <w:tc>
          <w:tcPr>
            <w:tcW w:w="1340" w:type="dxa"/>
            <w:vAlign w:val="center"/>
          </w:tcPr>
          <w:p w14:paraId="7F68A28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郑州南方测绘信息科技有限公司</w:t>
            </w:r>
          </w:p>
        </w:tc>
        <w:tc>
          <w:tcPr>
            <w:tcW w:w="1210" w:type="dxa"/>
            <w:vAlign w:val="center"/>
          </w:tcPr>
          <w:p w14:paraId="34E89B8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郑州众诚测绘服务有限公司</w:t>
            </w:r>
          </w:p>
        </w:tc>
        <w:tc>
          <w:tcPr>
            <w:tcW w:w="1080" w:type="dxa"/>
            <w:vAlign w:val="center"/>
          </w:tcPr>
          <w:p w14:paraId="0FFE9FE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河南鑫弘测绘科技有限公司</w:t>
            </w:r>
          </w:p>
        </w:tc>
        <w:tc>
          <w:tcPr>
            <w:tcW w:w="1230" w:type="dxa"/>
            <w:vAlign w:val="center"/>
          </w:tcPr>
          <w:p w14:paraId="3F50E8D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上海勘测设计研究院有限公司</w:t>
            </w:r>
          </w:p>
        </w:tc>
        <w:tc>
          <w:tcPr>
            <w:tcW w:w="944" w:type="dxa"/>
            <w:vAlign w:val="center"/>
          </w:tcPr>
          <w:p w14:paraId="1A9D147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三峡(上海)工程检测有限公司</w:t>
            </w:r>
          </w:p>
        </w:tc>
      </w:tr>
      <w:tr w14:paraId="1227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 w:hRule="atLeast"/>
          <w:jc w:val="center"/>
        </w:trPr>
        <w:tc>
          <w:tcPr>
            <w:tcW w:w="724" w:type="dxa"/>
            <w:vAlign w:val="center"/>
          </w:tcPr>
          <w:p w14:paraId="32E6C3C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lang w:eastAsia="en-US"/>
              </w:rPr>
              <w:t>项目规模</w:t>
            </w:r>
          </w:p>
        </w:tc>
        <w:tc>
          <w:tcPr>
            <w:tcW w:w="1443" w:type="dxa"/>
            <w:vAlign w:val="center"/>
          </w:tcPr>
          <w:p w14:paraId="4CF3F71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完成激光测量及解算单元设备研制供货，包含硬件设备研制、配套备件工具、技术文档编制；开展陆上对接调试、联试、装舰相关试验，提供现场技术支持、人员培训、质保售后服务，设备满足舰用环境及国军标质量体系要求。</w:t>
            </w:r>
          </w:p>
        </w:tc>
        <w:tc>
          <w:tcPr>
            <w:tcW w:w="1400" w:type="dxa"/>
            <w:vAlign w:val="center"/>
          </w:tcPr>
          <w:p w14:paraId="5EE9E68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多目视觉跟踪三维扫描系统定制开发，完成测量算法、点云数据处理模块研发、系统集成部署及操作培训，实现大尺寸构件动态高精度三维扫描测量。</w:t>
            </w:r>
          </w:p>
        </w:tc>
        <w:tc>
          <w:tcPr>
            <w:tcW w:w="1340" w:type="dxa"/>
            <w:vAlign w:val="center"/>
          </w:tcPr>
          <w:p w14:paraId="4ACAD38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三维数字摄影测量软件、多元设备控制系统定制开发，配套系统调试、技术培训、软件维护升级服务，服务于高低温环境容量计量科研。</w:t>
            </w:r>
          </w:p>
        </w:tc>
        <w:tc>
          <w:tcPr>
            <w:tcW w:w="1210" w:type="dxa"/>
            <w:vAlign w:val="center"/>
          </w:tcPr>
          <w:p w14:paraId="1E26AB1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2 套单、双相机摄影测量系统供货、运输及现场安装调试，设备经第三方检测合格，配套提供质保技术服务。</w:t>
            </w:r>
          </w:p>
        </w:tc>
        <w:tc>
          <w:tcPr>
            <w:tcW w:w="1080" w:type="dxa"/>
            <w:vAlign w:val="center"/>
          </w:tcPr>
          <w:p w14:paraId="2520D91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三维摄影测量标定场系统研制，完成标定硬件配套、标定控制软件开发，设备集成调试，提供技术培训，实现相机内参及畸变参数全自动高精度标定。</w:t>
            </w:r>
          </w:p>
        </w:tc>
        <w:tc>
          <w:tcPr>
            <w:tcW w:w="1230" w:type="dxa"/>
            <w:vAlign w:val="center"/>
          </w:tcPr>
          <w:p w14:paraId="3518152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 w:val="22"/>
                <w:szCs w:val="21"/>
              </w:rPr>
            </w:pPr>
            <w:r>
              <w:rPr>
                <w:rFonts w:ascii="Arial" w:hAnsi="Arial" w:eastAsia="宋体" w:cs="Arial"/>
                <w:sz w:val="22"/>
                <w:szCs w:val="21"/>
              </w:rPr>
              <w:t>本项目为设备采购供货项目，合同含税总金额 232700 元。供货包含视觉控制器、64 线以上激光雷达、1200 万像素工业相机、工业镜头、无人车搭载平台、发光靶标等硬件设备，提供出厂检验证书、设备使用维护说明书</w:t>
            </w:r>
            <w:r>
              <w:rPr>
                <w:rFonts w:hint="eastAsia" w:ascii="Arial" w:hAnsi="Arial" w:eastAsia="宋体" w:cs="Arial"/>
                <w:sz w:val="22"/>
                <w:szCs w:val="21"/>
              </w:rPr>
              <w:t>。</w:t>
            </w:r>
          </w:p>
        </w:tc>
        <w:tc>
          <w:tcPr>
            <w:tcW w:w="944" w:type="dxa"/>
            <w:vAlign w:val="center"/>
          </w:tcPr>
          <w:p w14:paraId="126853E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本项目为跟踪式三维扫描系统硬件设备采购项目，暂定含税合同金额 164000 元。供货包含双目跟踪器、光栅扫描仪、球形框架及配套附件</w:t>
            </w:r>
          </w:p>
        </w:tc>
      </w:tr>
      <w:tr w14:paraId="2B3E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5" w:hRule="atLeast"/>
          <w:jc w:val="center"/>
        </w:trPr>
        <w:tc>
          <w:tcPr>
            <w:tcW w:w="724" w:type="dxa"/>
            <w:vAlign w:val="center"/>
          </w:tcPr>
          <w:p w14:paraId="16BCE4E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合同金额（元）</w:t>
            </w:r>
          </w:p>
        </w:tc>
        <w:tc>
          <w:tcPr>
            <w:tcW w:w="1443" w:type="dxa"/>
            <w:vAlign w:val="center"/>
          </w:tcPr>
          <w:p w14:paraId="002D9DD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557000</w:t>
            </w:r>
          </w:p>
        </w:tc>
        <w:tc>
          <w:tcPr>
            <w:tcW w:w="1400" w:type="dxa"/>
            <w:vAlign w:val="center"/>
          </w:tcPr>
          <w:p w14:paraId="5D21FF8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1950000</w:t>
            </w:r>
          </w:p>
        </w:tc>
        <w:tc>
          <w:tcPr>
            <w:tcW w:w="1340" w:type="dxa"/>
            <w:vAlign w:val="center"/>
          </w:tcPr>
          <w:p w14:paraId="7BB6027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860000</w:t>
            </w:r>
          </w:p>
        </w:tc>
        <w:tc>
          <w:tcPr>
            <w:tcW w:w="1210" w:type="dxa"/>
            <w:vAlign w:val="center"/>
          </w:tcPr>
          <w:p w14:paraId="4B5E9DD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500000</w:t>
            </w:r>
          </w:p>
        </w:tc>
        <w:tc>
          <w:tcPr>
            <w:tcW w:w="1080" w:type="dxa"/>
            <w:vAlign w:val="center"/>
          </w:tcPr>
          <w:p w14:paraId="292EBE0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598000</w:t>
            </w:r>
          </w:p>
        </w:tc>
        <w:tc>
          <w:tcPr>
            <w:tcW w:w="1230" w:type="dxa"/>
            <w:vAlign w:val="center"/>
          </w:tcPr>
          <w:p w14:paraId="45DABDF8">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232700</w:t>
            </w:r>
          </w:p>
        </w:tc>
        <w:tc>
          <w:tcPr>
            <w:tcW w:w="944" w:type="dxa"/>
            <w:vAlign w:val="center"/>
          </w:tcPr>
          <w:p w14:paraId="19F8C6BD">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164000</w:t>
            </w:r>
          </w:p>
        </w:tc>
      </w:tr>
      <w:tr w14:paraId="5318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9" w:hRule="atLeast"/>
          <w:jc w:val="center"/>
        </w:trPr>
        <w:tc>
          <w:tcPr>
            <w:tcW w:w="724" w:type="dxa"/>
            <w:vAlign w:val="center"/>
          </w:tcPr>
          <w:p w14:paraId="2FDF413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完成日期</w:t>
            </w:r>
          </w:p>
          <w:p w14:paraId="2A586DF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（年/月/日）</w:t>
            </w:r>
          </w:p>
        </w:tc>
        <w:tc>
          <w:tcPr>
            <w:tcW w:w="1443" w:type="dxa"/>
            <w:vAlign w:val="center"/>
          </w:tcPr>
          <w:p w14:paraId="6419597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2025.12.10</w:t>
            </w:r>
          </w:p>
        </w:tc>
        <w:tc>
          <w:tcPr>
            <w:tcW w:w="1400" w:type="dxa"/>
            <w:vAlign w:val="center"/>
          </w:tcPr>
          <w:p w14:paraId="6F2060F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2025.01.20</w:t>
            </w:r>
          </w:p>
        </w:tc>
        <w:tc>
          <w:tcPr>
            <w:tcW w:w="1340" w:type="dxa"/>
            <w:vAlign w:val="center"/>
          </w:tcPr>
          <w:p w14:paraId="07B323E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2024.12.31</w:t>
            </w:r>
          </w:p>
        </w:tc>
        <w:tc>
          <w:tcPr>
            <w:tcW w:w="1210" w:type="dxa"/>
            <w:vAlign w:val="center"/>
          </w:tcPr>
          <w:p w14:paraId="0DBDE15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2024.09.05</w:t>
            </w:r>
          </w:p>
        </w:tc>
        <w:tc>
          <w:tcPr>
            <w:tcW w:w="1080" w:type="dxa"/>
            <w:vAlign w:val="center"/>
          </w:tcPr>
          <w:p w14:paraId="4AC02BE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2023.6.30</w:t>
            </w:r>
          </w:p>
        </w:tc>
        <w:tc>
          <w:tcPr>
            <w:tcW w:w="1230" w:type="dxa"/>
            <w:vAlign w:val="center"/>
          </w:tcPr>
          <w:p w14:paraId="6AFE3AA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2025.06.01</w:t>
            </w:r>
          </w:p>
        </w:tc>
        <w:tc>
          <w:tcPr>
            <w:tcW w:w="944" w:type="dxa"/>
            <w:vAlign w:val="center"/>
          </w:tcPr>
          <w:p w14:paraId="769B6D4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2026.07.16</w:t>
            </w:r>
          </w:p>
        </w:tc>
      </w:tr>
      <w:tr w14:paraId="27F3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8" w:hRule="atLeast"/>
          <w:jc w:val="center"/>
        </w:trPr>
        <w:tc>
          <w:tcPr>
            <w:tcW w:w="724" w:type="dxa"/>
            <w:vAlign w:val="center"/>
          </w:tcPr>
          <w:p w14:paraId="412AA85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工作内容</w:t>
            </w:r>
          </w:p>
        </w:tc>
        <w:tc>
          <w:tcPr>
            <w:tcW w:w="1443" w:type="dxa"/>
            <w:vAlign w:val="center"/>
          </w:tcPr>
          <w:p w14:paraId="6F1368A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激光雷达测量及解算单元开发</w:t>
            </w:r>
          </w:p>
        </w:tc>
        <w:tc>
          <w:tcPr>
            <w:tcW w:w="1400" w:type="dxa"/>
            <w:vAlign w:val="center"/>
          </w:tcPr>
          <w:p w14:paraId="1755C63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视觉跟踪及三维扫描系统</w:t>
            </w:r>
            <w:r>
              <w:rPr>
                <w:rFonts w:hint="eastAsia" w:ascii="Arial" w:hAnsi="Arial" w:eastAsia="宋体" w:cs="Arial"/>
                <w:szCs w:val="22"/>
              </w:rPr>
              <w:t>研制</w:t>
            </w:r>
          </w:p>
        </w:tc>
        <w:tc>
          <w:tcPr>
            <w:tcW w:w="1340" w:type="dxa"/>
            <w:vAlign w:val="center"/>
          </w:tcPr>
          <w:p w14:paraId="34C4258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三维数字摄影测量软件及多元设备控制系统开发</w:t>
            </w:r>
          </w:p>
        </w:tc>
        <w:tc>
          <w:tcPr>
            <w:tcW w:w="1210" w:type="dxa"/>
            <w:vAlign w:val="center"/>
          </w:tcPr>
          <w:p w14:paraId="36AF359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摄影测量系统采购</w:t>
            </w:r>
          </w:p>
        </w:tc>
        <w:tc>
          <w:tcPr>
            <w:tcW w:w="1080" w:type="dxa"/>
            <w:vAlign w:val="center"/>
          </w:tcPr>
          <w:p w14:paraId="60CADD0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三维摄影测量标定场系统研制</w:t>
            </w:r>
          </w:p>
        </w:tc>
        <w:tc>
          <w:tcPr>
            <w:tcW w:w="1230" w:type="dxa"/>
            <w:vAlign w:val="center"/>
          </w:tcPr>
          <w:p w14:paraId="5264E5F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激光雷达、工业相机采购开发</w:t>
            </w:r>
          </w:p>
        </w:tc>
        <w:tc>
          <w:tcPr>
            <w:tcW w:w="944" w:type="dxa"/>
            <w:vAlign w:val="center"/>
          </w:tcPr>
          <w:p w14:paraId="17C041B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双目跟踪器采购开发</w:t>
            </w:r>
          </w:p>
        </w:tc>
      </w:tr>
      <w:tr w14:paraId="2A76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2" w:hRule="atLeast"/>
          <w:jc w:val="center"/>
        </w:trPr>
        <w:tc>
          <w:tcPr>
            <w:tcW w:w="724" w:type="dxa"/>
            <w:vAlign w:val="center"/>
          </w:tcPr>
          <w:p w14:paraId="21C4A1F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lang w:eastAsia="en-US"/>
              </w:rPr>
            </w:pPr>
            <w:r>
              <w:rPr>
                <w:rFonts w:ascii="Arial" w:hAnsi="Arial" w:eastAsia="宋体" w:cs="Arial"/>
                <w:szCs w:val="22"/>
                <w:lang w:eastAsia="en-US"/>
              </w:rPr>
              <w:t>主要人员情况</w:t>
            </w:r>
          </w:p>
        </w:tc>
        <w:tc>
          <w:tcPr>
            <w:tcW w:w="1443" w:type="dxa"/>
            <w:vAlign w:val="center"/>
          </w:tcPr>
          <w:p w14:paraId="4BD723D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w:t>
            </w:r>
            <w:r>
              <w:rPr>
                <w:rFonts w:hint="eastAsia" w:ascii="Arial" w:hAnsi="Arial" w:eastAsia="宋体" w:cs="Arial"/>
                <w:sz w:val="22"/>
                <w:szCs w:val="21"/>
              </w:rPr>
              <w:t>孙晨磊</w:t>
            </w:r>
            <w:r>
              <w:rPr>
                <w:rFonts w:ascii="Arial" w:hAnsi="Arial" w:eastAsia="宋体" w:cs="Arial"/>
                <w:sz w:val="22"/>
                <w:szCs w:val="21"/>
              </w:rPr>
              <w:t>；硬件研发：</w:t>
            </w:r>
            <w:r>
              <w:rPr>
                <w:rFonts w:hint="eastAsia" w:ascii="Arial" w:hAnsi="Arial" w:eastAsia="宋体" w:cs="Arial"/>
                <w:sz w:val="22"/>
                <w:szCs w:val="21"/>
              </w:rPr>
              <w:t>李玉杰</w:t>
            </w:r>
            <w:r>
              <w:rPr>
                <w:rFonts w:ascii="Arial" w:hAnsi="Arial" w:eastAsia="宋体" w:cs="Arial"/>
                <w:sz w:val="22"/>
                <w:szCs w:val="21"/>
              </w:rPr>
              <w:t>；系统调试：邢松伟</w:t>
            </w:r>
          </w:p>
        </w:tc>
        <w:tc>
          <w:tcPr>
            <w:tcW w:w="1400" w:type="dxa"/>
            <w:vAlign w:val="center"/>
          </w:tcPr>
          <w:p w14:paraId="0E2B3AA4">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项目负责人：王坤；算法研发：高毫林；软件开发：赵秋阳；外业测试：苏东辉</w:t>
            </w:r>
          </w:p>
        </w:tc>
        <w:tc>
          <w:tcPr>
            <w:tcW w:w="1340" w:type="dxa"/>
            <w:vAlign w:val="center"/>
          </w:tcPr>
          <w:p w14:paraId="2D4AB4C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项目负责人：巩克现；软件研发：何振华；系统测试：王圣壹</w:t>
            </w:r>
          </w:p>
        </w:tc>
        <w:tc>
          <w:tcPr>
            <w:tcW w:w="1210" w:type="dxa"/>
            <w:vAlign w:val="center"/>
          </w:tcPr>
          <w:p w14:paraId="6DCEE331">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项目负责人：张文亮；设备集成：薛兵；现场调试：周优良</w:t>
            </w:r>
          </w:p>
        </w:tc>
        <w:tc>
          <w:tcPr>
            <w:tcW w:w="1080" w:type="dxa"/>
            <w:vAlign w:val="center"/>
          </w:tcPr>
          <w:p w14:paraId="74DF432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 w:val="22"/>
                <w:szCs w:val="21"/>
              </w:rPr>
            </w:pPr>
            <w:r>
              <w:rPr>
                <w:rFonts w:ascii="Arial" w:hAnsi="Arial" w:eastAsia="宋体" w:cs="Arial"/>
                <w:sz w:val="22"/>
                <w:szCs w:val="21"/>
              </w:rPr>
              <w:t>项目负责人：</w:t>
            </w:r>
            <w:r>
              <w:rPr>
                <w:rFonts w:hint="eastAsia" w:ascii="Arial" w:hAnsi="Arial" w:eastAsia="宋体" w:cs="Arial"/>
                <w:sz w:val="22"/>
                <w:szCs w:val="21"/>
              </w:rPr>
              <w:t>孙晨磊</w:t>
            </w:r>
            <w:r>
              <w:rPr>
                <w:rFonts w:ascii="Arial" w:hAnsi="Arial" w:eastAsia="宋体" w:cs="Arial"/>
                <w:sz w:val="22"/>
                <w:szCs w:val="21"/>
              </w:rPr>
              <w:t>；硬件研发：</w:t>
            </w:r>
            <w:r>
              <w:rPr>
                <w:rFonts w:hint="eastAsia" w:ascii="Arial" w:hAnsi="Arial" w:eastAsia="宋体" w:cs="Arial"/>
                <w:sz w:val="22"/>
                <w:szCs w:val="21"/>
              </w:rPr>
              <w:t>李冲</w:t>
            </w:r>
            <w:r>
              <w:rPr>
                <w:rFonts w:ascii="Arial" w:hAnsi="Arial" w:eastAsia="宋体" w:cs="Arial"/>
                <w:sz w:val="22"/>
                <w:szCs w:val="21"/>
              </w:rPr>
              <w:t>；系统调试：</w:t>
            </w:r>
            <w:r>
              <w:rPr>
                <w:rFonts w:hint="eastAsia" w:ascii="Arial" w:hAnsi="Arial" w:eastAsia="宋体" w:cs="Arial"/>
                <w:sz w:val="22"/>
                <w:szCs w:val="21"/>
              </w:rPr>
              <w:t>李玉杰</w:t>
            </w:r>
          </w:p>
        </w:tc>
        <w:tc>
          <w:tcPr>
            <w:tcW w:w="1230" w:type="dxa"/>
            <w:vAlign w:val="center"/>
          </w:tcPr>
          <w:p w14:paraId="7B1BFFB5">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w:t>
            </w:r>
            <w:r>
              <w:rPr>
                <w:rFonts w:hint="eastAsia" w:ascii="Arial" w:hAnsi="Arial" w:eastAsia="宋体" w:cs="Arial"/>
                <w:sz w:val="22"/>
                <w:szCs w:val="21"/>
              </w:rPr>
              <w:t>孙晨磊</w:t>
            </w:r>
            <w:r>
              <w:rPr>
                <w:rFonts w:ascii="Arial" w:hAnsi="Arial" w:eastAsia="宋体" w:cs="Arial"/>
                <w:sz w:val="22"/>
                <w:szCs w:val="21"/>
              </w:rPr>
              <w:t>；硬件研发：</w:t>
            </w:r>
            <w:r>
              <w:rPr>
                <w:rFonts w:hint="eastAsia" w:ascii="Arial" w:hAnsi="Arial" w:eastAsia="宋体" w:cs="Arial"/>
                <w:sz w:val="22"/>
                <w:szCs w:val="21"/>
              </w:rPr>
              <w:t>张凯</w:t>
            </w:r>
            <w:r>
              <w:rPr>
                <w:rFonts w:ascii="Arial" w:hAnsi="Arial" w:eastAsia="宋体" w:cs="Arial"/>
                <w:sz w:val="22"/>
                <w:szCs w:val="21"/>
              </w:rPr>
              <w:t>；系统调试：</w:t>
            </w:r>
            <w:r>
              <w:rPr>
                <w:rFonts w:hint="eastAsia" w:ascii="Arial" w:hAnsi="Arial" w:eastAsia="宋体" w:cs="Arial"/>
                <w:sz w:val="22"/>
                <w:szCs w:val="21"/>
              </w:rPr>
              <w:t>李玉杰</w:t>
            </w:r>
          </w:p>
        </w:tc>
        <w:tc>
          <w:tcPr>
            <w:tcW w:w="944" w:type="dxa"/>
            <w:vAlign w:val="center"/>
          </w:tcPr>
          <w:p w14:paraId="72332C2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 w:val="22"/>
                <w:szCs w:val="21"/>
              </w:rPr>
            </w:pPr>
            <w:r>
              <w:rPr>
                <w:rFonts w:ascii="Arial" w:hAnsi="Arial" w:eastAsia="宋体" w:cs="Arial"/>
                <w:sz w:val="22"/>
                <w:szCs w:val="21"/>
              </w:rPr>
              <w:t>项目负责人：</w:t>
            </w:r>
            <w:r>
              <w:rPr>
                <w:rFonts w:hint="eastAsia" w:ascii="Arial" w:hAnsi="Arial" w:eastAsia="宋体" w:cs="Arial"/>
                <w:sz w:val="22"/>
                <w:szCs w:val="21"/>
              </w:rPr>
              <w:t>孙晨磊</w:t>
            </w:r>
            <w:r>
              <w:rPr>
                <w:rFonts w:ascii="Arial" w:hAnsi="Arial" w:eastAsia="宋体" w:cs="Arial"/>
                <w:sz w:val="22"/>
                <w:szCs w:val="21"/>
              </w:rPr>
              <w:t>；硬件研发：</w:t>
            </w:r>
            <w:r>
              <w:rPr>
                <w:rFonts w:hint="eastAsia" w:ascii="Arial" w:hAnsi="Arial" w:eastAsia="宋体" w:cs="Arial"/>
                <w:sz w:val="22"/>
                <w:szCs w:val="21"/>
              </w:rPr>
              <w:t>张凯</w:t>
            </w:r>
            <w:r>
              <w:rPr>
                <w:rFonts w:ascii="Arial" w:hAnsi="Arial" w:eastAsia="宋体" w:cs="Arial"/>
                <w:sz w:val="22"/>
                <w:szCs w:val="21"/>
              </w:rPr>
              <w:t>；系统调试：</w:t>
            </w:r>
            <w:r>
              <w:rPr>
                <w:rFonts w:hint="eastAsia" w:ascii="Arial" w:hAnsi="Arial" w:eastAsia="宋体" w:cs="Arial"/>
                <w:sz w:val="22"/>
                <w:szCs w:val="21"/>
              </w:rPr>
              <w:t>李玉杰</w:t>
            </w:r>
          </w:p>
        </w:tc>
      </w:tr>
      <w:tr w14:paraId="2AF3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2" w:hRule="atLeast"/>
          <w:jc w:val="center"/>
        </w:trPr>
        <w:tc>
          <w:tcPr>
            <w:tcW w:w="724" w:type="dxa"/>
            <w:vAlign w:val="center"/>
          </w:tcPr>
          <w:p w14:paraId="4FEF141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业主方证明人及联系方式</w:t>
            </w:r>
          </w:p>
        </w:tc>
        <w:tc>
          <w:tcPr>
            <w:tcW w:w="1443" w:type="dxa"/>
            <w:vAlign w:val="center"/>
          </w:tcPr>
          <w:p w14:paraId="40D5EE9B">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王世</w:t>
            </w:r>
            <w:r>
              <w:rPr>
                <w:rFonts w:ascii="Arial" w:hAnsi="Arial" w:eastAsia="宋体" w:cs="Arial"/>
                <w:szCs w:val="22"/>
              </w:rPr>
              <w:t>岭</w:t>
            </w:r>
          </w:p>
          <w:p w14:paraId="03004DB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18110076083</w:t>
            </w:r>
          </w:p>
        </w:tc>
        <w:tc>
          <w:tcPr>
            <w:tcW w:w="1400" w:type="dxa"/>
            <w:vAlign w:val="center"/>
          </w:tcPr>
          <w:p w14:paraId="4F13194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ascii="Arial" w:hAnsi="Arial" w:eastAsia="宋体" w:cs="Arial"/>
                <w:szCs w:val="22"/>
              </w:rPr>
              <w:t>李溟</w:t>
            </w:r>
          </w:p>
          <w:p w14:paraId="481F3E2C">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010-51077089</w:t>
            </w:r>
          </w:p>
        </w:tc>
        <w:tc>
          <w:tcPr>
            <w:tcW w:w="1340" w:type="dxa"/>
            <w:vAlign w:val="center"/>
          </w:tcPr>
          <w:p w14:paraId="09E31543">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刘鹏浩</w:t>
            </w:r>
          </w:p>
          <w:p w14:paraId="3EF1A85F">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0371-58636011</w:t>
            </w:r>
          </w:p>
        </w:tc>
        <w:tc>
          <w:tcPr>
            <w:tcW w:w="1210" w:type="dxa"/>
            <w:vAlign w:val="center"/>
          </w:tcPr>
          <w:p w14:paraId="0F62593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张广汉</w:t>
            </w:r>
          </w:p>
          <w:p w14:paraId="150C1DBE">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13598029191</w:t>
            </w:r>
          </w:p>
        </w:tc>
        <w:tc>
          <w:tcPr>
            <w:tcW w:w="1080" w:type="dxa"/>
            <w:vAlign w:val="center"/>
          </w:tcPr>
          <w:p w14:paraId="2D097AB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崔磊鑫</w:t>
            </w:r>
          </w:p>
          <w:p w14:paraId="4FCF0622">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hint="eastAsia" w:ascii="Arial" w:hAnsi="Arial" w:eastAsia="宋体" w:cs="Arial"/>
                <w:szCs w:val="22"/>
              </w:rPr>
              <w:t>13137883091</w:t>
            </w:r>
          </w:p>
        </w:tc>
        <w:tc>
          <w:tcPr>
            <w:tcW w:w="1230" w:type="dxa"/>
            <w:vAlign w:val="center"/>
          </w:tcPr>
          <w:p w14:paraId="702DC35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王顺</w:t>
            </w:r>
          </w:p>
          <w:p w14:paraId="255A64E0">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021-65427100</w:t>
            </w:r>
          </w:p>
        </w:tc>
        <w:tc>
          <w:tcPr>
            <w:tcW w:w="944" w:type="dxa"/>
            <w:vAlign w:val="center"/>
          </w:tcPr>
          <w:p w14:paraId="26E111B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ascii="Arial" w:hAnsi="Arial" w:eastAsia="宋体" w:cs="Arial"/>
                <w:szCs w:val="22"/>
              </w:rPr>
            </w:pPr>
            <w:r>
              <w:rPr>
                <w:rFonts w:hint="eastAsia" w:ascii="Arial" w:hAnsi="Arial" w:eastAsia="宋体" w:cs="Arial"/>
                <w:szCs w:val="22"/>
              </w:rPr>
              <w:t>王顺</w:t>
            </w:r>
          </w:p>
          <w:p w14:paraId="462C087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Arial" w:hAnsi="Arial" w:eastAsia="宋体" w:cs="Arial"/>
                <w:szCs w:val="22"/>
              </w:rPr>
            </w:pPr>
            <w:r>
              <w:rPr>
                <w:rFonts w:ascii="Arial" w:hAnsi="Arial" w:eastAsia="宋体" w:cs="Arial"/>
                <w:szCs w:val="22"/>
              </w:rPr>
              <w:t>13621169233</w:t>
            </w:r>
          </w:p>
        </w:tc>
      </w:tr>
    </w:tbl>
    <w:p w14:paraId="38F99FE3">
      <w:pPr>
        <w:widowControl w:val="0"/>
        <w:spacing w:line="360" w:lineRule="auto"/>
        <w:ind w:firstLine="482" w:firstLineChars="200"/>
        <w:outlineLvl w:val="1"/>
        <w:rPr>
          <w:rFonts w:ascii="Arial" w:hAnsi="Arial" w:eastAsia="宋体" w:cs="Arial"/>
          <w:b/>
          <w:color w:val="C0504D" w:themeColor="accent2"/>
          <w:szCs w:val="22"/>
          <w14:textFill>
            <w14:solidFill>
              <w14:schemeClr w14:val="accent2"/>
            </w14:solidFill>
          </w14:textFill>
        </w:rPr>
      </w:pPr>
    </w:p>
    <w:p w14:paraId="6FDA145B">
      <w:pPr>
        <w:widowControl w:val="0"/>
        <w:spacing w:line="360" w:lineRule="auto"/>
        <w:ind w:firstLine="420" w:firstLineChars="200"/>
        <w:jc w:val="both"/>
        <w:rPr>
          <w:rFonts w:ascii="Arial" w:hAnsi="Arial" w:eastAsia="宋体" w:cs="Arial"/>
          <w:sz w:val="21"/>
          <w:szCs w:val="21"/>
        </w:rPr>
      </w:pPr>
      <w:r>
        <w:rPr>
          <w:rFonts w:ascii="Arial" w:hAnsi="Arial" w:eastAsia="宋体" w:cs="Arial"/>
          <w:sz w:val="21"/>
          <w:szCs w:val="21"/>
        </w:rPr>
        <w:t>注：</w:t>
      </w:r>
    </w:p>
    <w:p w14:paraId="1C4BD79A">
      <w:pPr>
        <w:widowControl w:val="0"/>
        <w:spacing w:line="360" w:lineRule="auto"/>
        <w:ind w:firstLine="420" w:firstLineChars="200"/>
        <w:jc w:val="both"/>
        <w:rPr>
          <w:rFonts w:ascii="Arial" w:hAnsi="Arial" w:eastAsia="宋体" w:cs="Arial"/>
          <w:sz w:val="21"/>
          <w:szCs w:val="21"/>
        </w:rPr>
      </w:pPr>
      <w:r>
        <w:rPr>
          <w:rFonts w:ascii="Arial" w:hAnsi="Arial" w:eastAsia="宋体" w:cs="Arial"/>
          <w:sz w:val="21"/>
          <w:szCs w:val="21"/>
        </w:rPr>
        <w:t>1、</w:t>
      </w:r>
      <w:r>
        <w:rPr>
          <w:rFonts w:hint="eastAsia" w:ascii="Arial" w:hAnsi="Arial" w:eastAsia="宋体" w:cs="Arial"/>
          <w:sz w:val="21"/>
          <w:szCs w:val="21"/>
        </w:rPr>
        <w:t>上述业绩应满足第一章采购公告中的业绩要求。供应商</w:t>
      </w:r>
      <w:r>
        <w:rPr>
          <w:rFonts w:ascii="Arial" w:hAnsi="Arial" w:eastAsia="宋体" w:cs="Arial"/>
          <w:sz w:val="21"/>
          <w:szCs w:val="21"/>
        </w:rPr>
        <w:t>应随此表附上业绩证明材料（</w:t>
      </w:r>
      <w:r>
        <w:rPr>
          <w:rFonts w:ascii="Arial" w:hAnsi="Arial" w:cs="Arial"/>
          <w:sz w:val="21"/>
          <w:szCs w:val="21"/>
        </w:rPr>
        <w:t>合同</w:t>
      </w:r>
      <w:r>
        <w:rPr>
          <w:rFonts w:hint="eastAsia" w:ascii="Arial" w:hAnsi="Arial" w:eastAsia="宋体" w:cs="Arial"/>
          <w:sz w:val="21"/>
          <w:szCs w:val="21"/>
        </w:rPr>
        <w:t>或任务书</w:t>
      </w:r>
      <w:r>
        <w:rPr>
          <w:rFonts w:hint="eastAsia" w:ascii="Arial" w:hAnsi="Arial" w:cs="Arial"/>
          <w:sz w:val="21"/>
          <w:szCs w:val="21"/>
        </w:rPr>
        <w:t>扫描件</w:t>
      </w:r>
      <w:r>
        <w:rPr>
          <w:rFonts w:hint="eastAsia" w:ascii="Arial" w:hAnsi="Arial" w:eastAsia="宋体" w:cs="Arial"/>
          <w:sz w:val="21"/>
          <w:szCs w:val="21"/>
        </w:rPr>
        <w:t>，</w:t>
      </w:r>
      <w:r>
        <w:rPr>
          <w:rFonts w:hint="eastAsia" w:ascii="Arial" w:hAnsi="Arial" w:cs="Arial"/>
          <w:b/>
          <w:bCs/>
          <w:sz w:val="21"/>
          <w:szCs w:val="21"/>
        </w:rPr>
        <w:t>至少包括封面、内容、签订金额、签署页</w:t>
      </w:r>
      <w:r>
        <w:rPr>
          <w:rFonts w:ascii="Arial" w:hAnsi="Arial" w:cs="Arial"/>
          <w:b/>
          <w:bCs/>
          <w:sz w:val="21"/>
          <w:szCs w:val="21"/>
        </w:rPr>
        <w:t>(</w:t>
      </w:r>
      <w:r>
        <w:rPr>
          <w:rFonts w:hint="eastAsia" w:ascii="Arial" w:hAnsi="Arial" w:eastAsia="宋体" w:cs="Arial"/>
          <w:b/>
          <w:bCs/>
          <w:sz w:val="21"/>
          <w:szCs w:val="21"/>
        </w:rPr>
        <w:t>含签署时间</w:t>
      </w:r>
      <w:r>
        <w:rPr>
          <w:rFonts w:ascii="Arial" w:hAnsi="Arial" w:cs="Arial"/>
          <w:b/>
          <w:bCs/>
          <w:sz w:val="21"/>
          <w:szCs w:val="21"/>
        </w:rPr>
        <w:t>)</w:t>
      </w:r>
      <w:r>
        <w:rPr>
          <w:rFonts w:hint="eastAsia" w:ascii="Arial" w:hAnsi="Arial" w:cs="Arial"/>
          <w:b/>
          <w:bCs/>
          <w:sz w:val="21"/>
          <w:szCs w:val="21"/>
        </w:rPr>
        <w:t>等基本信息</w:t>
      </w:r>
      <w:r>
        <w:rPr>
          <w:rFonts w:hint="eastAsia" w:ascii="Arial" w:hAnsi="Arial" w:eastAsia="宋体" w:cs="Arial"/>
          <w:b/>
          <w:bCs/>
          <w:sz w:val="21"/>
          <w:szCs w:val="21"/>
        </w:rPr>
        <w:t>）</w:t>
      </w:r>
      <w:r>
        <w:rPr>
          <w:rFonts w:ascii="Arial" w:hAnsi="Arial" w:eastAsia="宋体" w:cs="Arial"/>
          <w:sz w:val="21"/>
          <w:szCs w:val="21"/>
        </w:rPr>
        <w:t>。否则，</w:t>
      </w:r>
      <w:r>
        <w:rPr>
          <w:rFonts w:hint="eastAsia" w:ascii="Arial" w:hAnsi="Arial" w:eastAsia="宋体" w:cs="Arial"/>
          <w:sz w:val="21"/>
          <w:szCs w:val="21"/>
        </w:rPr>
        <w:t>评审</w:t>
      </w:r>
      <w:r>
        <w:rPr>
          <w:rFonts w:ascii="Arial" w:hAnsi="Arial" w:eastAsia="宋体" w:cs="Arial"/>
          <w:sz w:val="21"/>
          <w:szCs w:val="21"/>
        </w:rPr>
        <w:t>小组将不予采信。</w:t>
      </w:r>
    </w:p>
    <w:p w14:paraId="1BCD7150">
      <w:pPr>
        <w:widowControl w:val="0"/>
        <w:spacing w:line="360" w:lineRule="auto"/>
        <w:ind w:firstLine="420" w:firstLineChars="200"/>
        <w:rPr>
          <w:rFonts w:ascii="Arial" w:hAnsi="Arial" w:eastAsia="宋体" w:cs="Arial"/>
          <w:sz w:val="21"/>
          <w:szCs w:val="21"/>
        </w:rPr>
      </w:pPr>
      <w:r>
        <w:rPr>
          <w:rFonts w:ascii="Arial" w:hAnsi="Arial" w:eastAsia="宋体" w:cs="Arial"/>
          <w:sz w:val="21"/>
          <w:szCs w:val="21"/>
        </w:rPr>
        <w:t>2、如有多个类似项目，可按此表格扩展。</w:t>
      </w:r>
    </w:p>
    <w:p w14:paraId="23E30171">
      <w:pPr>
        <w:widowControl w:val="0"/>
        <w:spacing w:line="360" w:lineRule="auto"/>
        <w:ind w:firstLine="420" w:firstLineChars="200"/>
        <w:rPr>
          <w:rFonts w:ascii="Arial" w:hAnsi="Arial" w:eastAsia="宋体" w:cs="Arial"/>
          <w:sz w:val="21"/>
          <w:szCs w:val="21"/>
        </w:rPr>
      </w:pPr>
    </w:p>
    <w:p w14:paraId="114511C9">
      <w:pPr>
        <w:widowControl w:val="0"/>
        <w:adjustRightInd w:val="0"/>
        <w:snapToGrid w:val="0"/>
        <w:spacing w:line="360" w:lineRule="auto"/>
        <w:ind w:leftChars="1000"/>
        <w:jc w:val="both"/>
        <w:rPr>
          <w:rFonts w:hint="eastAsia" w:ascii="Arial" w:hAnsi="Arial" w:eastAsia="宋体" w:cs="Arial"/>
          <w:sz w:val="21"/>
          <w:szCs w:val="21"/>
        </w:rPr>
      </w:pPr>
    </w:p>
    <w:p w14:paraId="3380DDAF">
      <w:pPr>
        <w:widowControl w:val="0"/>
        <w:adjustRightInd w:val="0"/>
        <w:snapToGrid w:val="0"/>
        <w:spacing w:line="360" w:lineRule="auto"/>
        <w:ind w:leftChars="1000"/>
        <w:jc w:val="both"/>
        <w:rPr>
          <w:rFonts w:ascii="Arial" w:hAnsi="Arial" w:eastAsia="宋体" w:cs="Arial"/>
          <w:sz w:val="21"/>
          <w:szCs w:val="21"/>
        </w:rPr>
      </w:pPr>
      <w:r>
        <w:rPr>
          <w:rFonts w:hint="eastAsia" w:ascii="Arial" w:hAnsi="Arial" w:eastAsia="宋体" w:cs="Arial"/>
          <w:sz w:val="21"/>
          <w:szCs w:val="21"/>
        </w:rPr>
        <w:t>供应商</w:t>
      </w:r>
      <w:r>
        <w:rPr>
          <w:rFonts w:ascii="Arial" w:hAnsi="Arial" w:eastAsia="宋体" w:cs="Arial"/>
          <w:sz w:val="21"/>
          <w:szCs w:val="21"/>
        </w:rPr>
        <w:t>：</w:t>
      </w:r>
      <w:r>
        <w:rPr>
          <w:rFonts w:ascii="Arial" w:hAnsi="Arial" w:eastAsia="宋体" w:cs="Arial"/>
          <w:sz w:val="21"/>
          <w:szCs w:val="21"/>
          <w:u w:val="single"/>
        </w:rPr>
        <w:t xml:space="preserve"> </w:t>
      </w:r>
      <w:r>
        <w:rPr>
          <w:rFonts w:hint="eastAsia" w:ascii="Arial" w:hAnsi="Arial" w:eastAsia="宋体" w:cs="Arial"/>
          <w:sz w:val="21"/>
          <w:szCs w:val="21"/>
          <w:u w:val="single"/>
        </w:rPr>
        <w:t>郑州信大先进技术研究院</w:t>
      </w:r>
      <w:r>
        <w:rPr>
          <w:rFonts w:ascii="Arial" w:hAnsi="Arial" w:eastAsia="宋体" w:cs="Arial"/>
          <w:sz w:val="21"/>
          <w:szCs w:val="21"/>
          <w:u w:val="single"/>
        </w:rPr>
        <w:t xml:space="preserve"> </w:t>
      </w:r>
      <w:r>
        <w:rPr>
          <w:rFonts w:ascii="Arial" w:hAnsi="Arial" w:eastAsia="宋体" w:cs="Arial"/>
          <w:sz w:val="21"/>
          <w:szCs w:val="21"/>
        </w:rPr>
        <w:t>（盖单位章）</w:t>
      </w:r>
    </w:p>
    <w:p w14:paraId="71C55152">
      <w:pPr>
        <w:widowControl w:val="0"/>
        <w:adjustRightInd w:val="0"/>
        <w:snapToGrid w:val="0"/>
        <w:spacing w:line="360" w:lineRule="auto"/>
        <w:ind w:leftChars="1000"/>
        <w:jc w:val="both"/>
        <w:rPr>
          <w:rFonts w:ascii="Arial" w:hAnsi="Arial" w:eastAsia="宋体" w:cs="Arial"/>
          <w:sz w:val="21"/>
          <w:szCs w:val="21"/>
        </w:rPr>
      </w:pPr>
      <w:r>
        <w:rPr>
          <w:rFonts w:ascii="Arial" w:hAnsi="Arial" w:eastAsia="宋体" w:cs="Arial"/>
          <w:sz w:val="21"/>
          <w:szCs w:val="21"/>
        </w:rPr>
        <w:t>法定代表人或其委托代理人：</w:t>
      </w:r>
      <w:r>
        <w:rPr>
          <w:rFonts w:ascii="Arial" w:hAnsi="Arial" w:eastAsia="宋体" w:cs="Arial"/>
          <w:sz w:val="21"/>
          <w:szCs w:val="21"/>
          <w:u w:val="single"/>
        </w:rPr>
        <w:t xml:space="preserve">   </w:t>
      </w:r>
      <w:r>
        <w:rPr>
          <w:rFonts w:ascii="Arial" w:hAnsi="Arial" w:eastAsia="宋体" w:cs="Arial"/>
          <w:sz w:val="21"/>
          <w:szCs w:val="21"/>
          <w:u w:val="single"/>
        </w:rPr>
        <w:drawing>
          <wp:inline distT="0" distB="0" distL="0" distR="0">
            <wp:extent cx="552450" cy="267335"/>
            <wp:effectExtent l="0" t="0" r="6350" b="12065"/>
            <wp:docPr id="418855750"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5750" name="图片 10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6593" cy="269600"/>
                    </a:xfrm>
                    <a:prstGeom prst="rect">
                      <a:avLst/>
                    </a:prstGeom>
                  </pic:spPr>
                </pic:pic>
              </a:graphicData>
            </a:graphic>
          </wp:inline>
        </w:drawing>
      </w:r>
      <w:r>
        <w:rPr>
          <w:rFonts w:ascii="Arial" w:hAnsi="Arial" w:eastAsia="宋体" w:cs="Arial"/>
          <w:sz w:val="21"/>
          <w:szCs w:val="21"/>
          <w:u w:val="single"/>
        </w:rPr>
        <w:t xml:space="preserve">    </w:t>
      </w:r>
      <w:r>
        <w:rPr>
          <w:rFonts w:ascii="Arial" w:hAnsi="Arial" w:eastAsia="宋体" w:cs="Arial"/>
          <w:sz w:val="21"/>
          <w:szCs w:val="21"/>
        </w:rPr>
        <w:t>（签字）</w:t>
      </w:r>
    </w:p>
    <w:p w14:paraId="39CDB352">
      <w:pPr>
        <w:widowControl w:val="0"/>
        <w:adjustRightInd w:val="0"/>
        <w:snapToGrid w:val="0"/>
        <w:spacing w:line="360" w:lineRule="auto"/>
        <w:ind w:leftChars="1000"/>
        <w:jc w:val="both"/>
        <w:rPr>
          <w:rFonts w:ascii="Arial" w:hAnsi="Arial" w:eastAsia="宋体" w:cs="Arial"/>
          <w:sz w:val="21"/>
          <w:szCs w:val="21"/>
        </w:rPr>
      </w:pPr>
      <w:r>
        <w:rPr>
          <w:rFonts w:hint="eastAsia" w:ascii="Arial" w:hAnsi="Arial" w:eastAsia="宋体" w:cs="Arial"/>
          <w:sz w:val="21"/>
          <w:szCs w:val="21"/>
          <w:u w:val="single"/>
        </w:rPr>
        <w:t>2026</w:t>
      </w:r>
      <w:r>
        <w:rPr>
          <w:rFonts w:ascii="Arial" w:hAnsi="Arial" w:eastAsia="宋体" w:cs="Arial"/>
          <w:sz w:val="21"/>
          <w:szCs w:val="21"/>
          <w:u w:val="single"/>
        </w:rPr>
        <w:t xml:space="preserve"> </w:t>
      </w:r>
      <w:r>
        <w:rPr>
          <w:rFonts w:ascii="Arial" w:hAnsi="Arial" w:eastAsia="宋体" w:cs="Arial"/>
          <w:sz w:val="21"/>
          <w:szCs w:val="21"/>
        </w:rPr>
        <w:t>年</w:t>
      </w:r>
      <w:r>
        <w:rPr>
          <w:rFonts w:ascii="Arial" w:hAnsi="Arial" w:eastAsia="宋体" w:cs="Arial"/>
          <w:sz w:val="21"/>
          <w:szCs w:val="21"/>
          <w:u w:val="single"/>
        </w:rPr>
        <w:t xml:space="preserve"> </w:t>
      </w:r>
      <w:r>
        <w:rPr>
          <w:rFonts w:hint="eastAsia" w:ascii="Arial" w:hAnsi="Arial" w:eastAsia="宋体" w:cs="Arial"/>
          <w:sz w:val="21"/>
          <w:szCs w:val="21"/>
          <w:u w:val="single"/>
        </w:rPr>
        <w:t>10</w:t>
      </w:r>
      <w:r>
        <w:rPr>
          <w:rFonts w:ascii="Arial" w:hAnsi="Arial" w:eastAsia="宋体" w:cs="Arial"/>
          <w:sz w:val="21"/>
          <w:szCs w:val="21"/>
          <w:u w:val="single"/>
        </w:rPr>
        <w:t xml:space="preserve"> </w:t>
      </w:r>
      <w:r>
        <w:rPr>
          <w:rFonts w:ascii="Arial" w:hAnsi="Arial" w:eastAsia="宋体" w:cs="Arial"/>
          <w:sz w:val="21"/>
          <w:szCs w:val="21"/>
        </w:rPr>
        <w:t>月</w:t>
      </w:r>
      <w:r>
        <w:rPr>
          <w:rFonts w:ascii="Arial" w:hAnsi="Arial" w:eastAsia="宋体" w:cs="Arial"/>
          <w:sz w:val="21"/>
          <w:szCs w:val="21"/>
          <w:u w:val="single"/>
        </w:rPr>
        <w:t xml:space="preserve"> </w:t>
      </w:r>
      <w:r>
        <w:rPr>
          <w:rFonts w:hint="eastAsia" w:ascii="Arial" w:hAnsi="Arial" w:eastAsia="宋体" w:cs="Arial"/>
          <w:sz w:val="21"/>
          <w:szCs w:val="21"/>
          <w:u w:val="single"/>
        </w:rPr>
        <w:t>21</w:t>
      </w:r>
      <w:r>
        <w:rPr>
          <w:rFonts w:ascii="Arial" w:hAnsi="Arial" w:eastAsia="宋体" w:cs="Arial"/>
          <w:sz w:val="21"/>
          <w:szCs w:val="21"/>
          <w:u w:val="single"/>
        </w:rPr>
        <w:t xml:space="preserve"> </w:t>
      </w:r>
      <w:r>
        <w:rPr>
          <w:rFonts w:ascii="Arial" w:hAnsi="Arial" w:eastAsia="宋体" w:cs="Arial"/>
          <w:sz w:val="21"/>
          <w:szCs w:val="21"/>
        </w:rPr>
        <w:t>日</w:t>
      </w:r>
    </w:p>
    <w:p w14:paraId="69582A1D">
      <w:pPr>
        <w:bidi w:val="0"/>
        <w:rPr>
          <w:rFonts w:hint="eastAsia" w:cs="Arial" w:asciiTheme="majorEastAsia" w:hAnsiTheme="majorEastAsia" w:eastAsiaTheme="majorEastAsia"/>
          <w:bCs/>
          <w:sz w:val="28"/>
          <w:szCs w:val="28"/>
        </w:rPr>
      </w:pPr>
      <w:r>
        <w:rPr>
          <w:rFonts w:ascii="Arial" w:hAnsi="Arial" w:eastAsia="黑体" w:cs="Arial"/>
          <w:b/>
          <w:sz w:val="28"/>
          <w:szCs w:val="28"/>
        </w:rPr>
        <w:br w:type="page"/>
      </w:r>
      <w:r>
        <w:rPr>
          <w:rFonts w:hint="eastAsia" w:cs="Arial" w:asciiTheme="majorEastAsia" w:hAnsiTheme="majorEastAsia" w:eastAsiaTheme="majorEastAsia"/>
          <w:bCs/>
          <w:sz w:val="28"/>
          <w:szCs w:val="28"/>
        </w:rPr>
        <w:t>业绩1 激光测量及解算单元采购</w:t>
      </w:r>
    </w:p>
    <w:p w14:paraId="2365266F">
      <w:pPr>
        <w:bidi w:val="0"/>
        <w:rPr>
          <w:rFonts w:ascii="Arial" w:hAnsi="Arial" w:eastAsia="黑体" w:cs="Arial"/>
          <w:bCs/>
          <w:sz w:val="28"/>
          <w:szCs w:val="28"/>
        </w:rPr>
      </w:pPr>
      <w:r>
        <w:rPr>
          <w:rFonts w:ascii="Arial" w:hAnsi="Arial" w:eastAsia="黑体" w:cs="Arial"/>
          <w:b/>
          <w:sz w:val="28"/>
          <w:szCs w:val="28"/>
        </w:rPr>
        <w:drawing>
          <wp:inline distT="0" distB="0" distL="0" distR="0">
            <wp:extent cx="5760720" cy="8156575"/>
            <wp:effectExtent l="0" t="0" r="5080" b="9525"/>
            <wp:docPr id="132382085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20859" name="图片 39"/>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760720" cy="8156575"/>
                    </a:xfrm>
                    <a:prstGeom prst="rect">
                      <a:avLst/>
                    </a:prstGeom>
                  </pic:spPr>
                </pic:pic>
              </a:graphicData>
            </a:graphic>
          </wp:inline>
        </w:drawing>
      </w:r>
    </w:p>
    <w:p w14:paraId="5C40D90D">
      <w:pPr>
        <w:rPr>
          <w:rFonts w:ascii="Arial" w:hAnsi="Arial" w:eastAsia="黑体" w:cs="Arial"/>
          <w:b/>
          <w:sz w:val="28"/>
          <w:szCs w:val="28"/>
        </w:rPr>
      </w:pPr>
      <w:r>
        <w:rPr>
          <w:rFonts w:ascii="Arial" w:hAnsi="Arial" w:eastAsia="黑体" w:cs="Arial"/>
          <w:b/>
          <w:sz w:val="28"/>
          <w:szCs w:val="28"/>
        </w:rPr>
        <w:drawing>
          <wp:inline distT="0" distB="0" distL="0" distR="0">
            <wp:extent cx="5760720" cy="8153400"/>
            <wp:effectExtent l="0" t="0" r="5080" b="0"/>
            <wp:docPr id="213207060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0609" name="图片 40"/>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5760720" cy="8153400"/>
                    </a:xfrm>
                    <a:prstGeom prst="rect">
                      <a:avLst/>
                    </a:prstGeom>
                  </pic:spPr>
                </pic:pic>
              </a:graphicData>
            </a:graphic>
          </wp:inline>
        </w:drawing>
      </w:r>
      <w:r>
        <w:rPr>
          <w:rFonts w:ascii="Arial" w:hAnsi="Arial" w:eastAsia="黑体" w:cs="Arial"/>
          <w:b/>
          <w:sz w:val="28"/>
          <w:szCs w:val="28"/>
        </w:rPr>
        <w:drawing>
          <wp:inline distT="0" distB="0" distL="0" distR="0">
            <wp:extent cx="5760720" cy="8152130"/>
            <wp:effectExtent l="0" t="0" r="5080" b="1270"/>
            <wp:docPr id="79532227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2279" name="图片 41"/>
                    <pic:cNvPicPr>
                      <a:picLocks noChangeAspect="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r>
        <w:rPr>
          <w:rFonts w:ascii="Arial" w:hAnsi="Arial" w:eastAsia="黑体" w:cs="Arial"/>
          <w:b/>
          <w:sz w:val="28"/>
          <w:szCs w:val="28"/>
        </w:rPr>
        <w:drawing>
          <wp:inline distT="0" distB="0" distL="0" distR="0">
            <wp:extent cx="5760720" cy="8150860"/>
            <wp:effectExtent l="0" t="0" r="5080" b="2540"/>
            <wp:docPr id="111047925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9251" name="图片 42"/>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760720" cy="8150860"/>
                    </a:xfrm>
                    <a:prstGeom prst="rect">
                      <a:avLst/>
                    </a:prstGeom>
                  </pic:spPr>
                </pic:pic>
              </a:graphicData>
            </a:graphic>
          </wp:inline>
        </w:drawing>
      </w:r>
      <w:r>
        <w:rPr>
          <w:rFonts w:ascii="Arial" w:hAnsi="Arial" w:eastAsia="黑体" w:cs="Arial"/>
          <w:b/>
          <w:sz w:val="28"/>
          <w:szCs w:val="28"/>
        </w:rPr>
        <w:drawing>
          <wp:inline distT="0" distB="0" distL="0" distR="0">
            <wp:extent cx="5760720" cy="8149590"/>
            <wp:effectExtent l="0" t="0" r="5080" b="3810"/>
            <wp:docPr id="11796430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3095" name="图片 43"/>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760720" cy="8149590"/>
                    </a:xfrm>
                    <a:prstGeom prst="rect">
                      <a:avLst/>
                    </a:prstGeom>
                  </pic:spPr>
                </pic:pic>
              </a:graphicData>
            </a:graphic>
          </wp:inline>
        </w:drawing>
      </w:r>
      <w:r>
        <w:rPr>
          <w:rFonts w:ascii="Arial" w:hAnsi="Arial" w:eastAsia="黑体" w:cs="Arial"/>
          <w:b/>
          <w:sz w:val="28"/>
          <w:szCs w:val="28"/>
        </w:rPr>
        <w:drawing>
          <wp:inline distT="0" distB="0" distL="0" distR="0">
            <wp:extent cx="5760720" cy="8153400"/>
            <wp:effectExtent l="0" t="0" r="5080" b="0"/>
            <wp:docPr id="127952719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7192" name="图片 44"/>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760720" cy="8153400"/>
                    </a:xfrm>
                    <a:prstGeom prst="rect">
                      <a:avLst/>
                    </a:prstGeom>
                  </pic:spPr>
                </pic:pic>
              </a:graphicData>
            </a:graphic>
          </wp:inline>
        </w:drawing>
      </w:r>
      <w:r>
        <w:rPr>
          <w:rFonts w:ascii="Arial" w:hAnsi="Arial" w:eastAsia="黑体" w:cs="Arial"/>
          <w:b/>
          <w:sz w:val="28"/>
          <w:szCs w:val="28"/>
        </w:rPr>
        <w:drawing>
          <wp:inline distT="0" distB="0" distL="0" distR="0">
            <wp:extent cx="5760720" cy="8152130"/>
            <wp:effectExtent l="0" t="0" r="5080" b="1270"/>
            <wp:docPr id="167677076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70765" name="图片 45"/>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r>
        <w:rPr>
          <w:rFonts w:ascii="Arial" w:hAnsi="Arial" w:eastAsia="黑体" w:cs="Arial"/>
          <w:b/>
          <w:sz w:val="28"/>
          <w:szCs w:val="28"/>
        </w:rPr>
        <w:drawing>
          <wp:inline distT="0" distB="0" distL="0" distR="0">
            <wp:extent cx="5760720" cy="8150225"/>
            <wp:effectExtent l="0" t="0" r="5080" b="3175"/>
            <wp:docPr id="207194069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40693" name="图片 46"/>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760720" cy="8150225"/>
                    </a:xfrm>
                    <a:prstGeom prst="rect">
                      <a:avLst/>
                    </a:prstGeom>
                  </pic:spPr>
                </pic:pic>
              </a:graphicData>
            </a:graphic>
          </wp:inline>
        </w:drawing>
      </w:r>
      <w:r>
        <w:rPr>
          <w:rFonts w:ascii="Arial" w:hAnsi="Arial" w:eastAsia="黑体" w:cs="Arial"/>
          <w:b/>
          <w:sz w:val="28"/>
          <w:szCs w:val="28"/>
        </w:rPr>
        <w:drawing>
          <wp:inline distT="0" distB="0" distL="0" distR="0">
            <wp:extent cx="5760720" cy="8251825"/>
            <wp:effectExtent l="0" t="0" r="5080" b="3175"/>
            <wp:docPr id="119292958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9585" name="图片 47"/>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760720" cy="8251825"/>
                    </a:xfrm>
                    <a:prstGeom prst="rect">
                      <a:avLst/>
                    </a:prstGeom>
                  </pic:spPr>
                </pic:pic>
              </a:graphicData>
            </a:graphic>
          </wp:inline>
        </w:drawing>
      </w:r>
      <w:r>
        <w:rPr>
          <w:rFonts w:ascii="Arial" w:hAnsi="Arial" w:eastAsia="黑体" w:cs="Arial"/>
          <w:b/>
          <w:sz w:val="28"/>
          <w:szCs w:val="28"/>
        </w:rPr>
        <w:drawing>
          <wp:inline distT="0" distB="0" distL="0" distR="0">
            <wp:extent cx="5760720" cy="8151495"/>
            <wp:effectExtent l="0" t="0" r="5080" b="1905"/>
            <wp:docPr id="82294539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45392" name="图片 48"/>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60720" cy="8151495"/>
                    </a:xfrm>
                    <a:prstGeom prst="rect">
                      <a:avLst/>
                    </a:prstGeom>
                  </pic:spPr>
                </pic:pic>
              </a:graphicData>
            </a:graphic>
          </wp:inline>
        </w:drawing>
      </w:r>
      <w:r>
        <w:rPr>
          <w:rFonts w:ascii="Arial" w:hAnsi="Arial" w:eastAsia="黑体" w:cs="Arial"/>
          <w:b/>
          <w:sz w:val="28"/>
          <w:szCs w:val="28"/>
        </w:rPr>
        <w:drawing>
          <wp:inline distT="0" distB="0" distL="0" distR="0">
            <wp:extent cx="5760720" cy="8153400"/>
            <wp:effectExtent l="0" t="0" r="5080" b="0"/>
            <wp:docPr id="201145842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58426" name="图片 49"/>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760720" cy="8153400"/>
                    </a:xfrm>
                    <a:prstGeom prst="rect">
                      <a:avLst/>
                    </a:prstGeom>
                  </pic:spPr>
                </pic:pic>
              </a:graphicData>
            </a:graphic>
          </wp:inline>
        </w:drawing>
      </w:r>
      <w:r>
        <w:rPr>
          <w:rFonts w:ascii="Arial" w:hAnsi="Arial" w:eastAsia="黑体" w:cs="Arial"/>
          <w:b/>
          <w:sz w:val="28"/>
          <w:szCs w:val="28"/>
        </w:rPr>
        <w:drawing>
          <wp:inline distT="0" distB="0" distL="0" distR="0">
            <wp:extent cx="5760720" cy="8153400"/>
            <wp:effectExtent l="0" t="0" r="5080" b="0"/>
            <wp:docPr id="194084785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47858" name="图片 50"/>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760720" cy="8153400"/>
                    </a:xfrm>
                    <a:prstGeom prst="rect">
                      <a:avLst/>
                    </a:prstGeom>
                  </pic:spPr>
                </pic:pic>
              </a:graphicData>
            </a:graphic>
          </wp:inline>
        </w:drawing>
      </w:r>
      <w:r>
        <w:rPr>
          <w:rFonts w:ascii="Arial" w:hAnsi="Arial" w:eastAsia="黑体" w:cs="Arial"/>
          <w:b/>
          <w:sz w:val="28"/>
          <w:szCs w:val="28"/>
        </w:rPr>
        <w:drawing>
          <wp:inline distT="0" distB="0" distL="0" distR="0">
            <wp:extent cx="5760720" cy="8152130"/>
            <wp:effectExtent l="0" t="0" r="5080" b="1270"/>
            <wp:docPr id="135586067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0674" name="图片 51"/>
                    <pic:cNvPicPr>
                      <a:picLocks noChangeAspect="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r>
        <w:rPr>
          <w:rFonts w:ascii="Arial" w:hAnsi="Arial" w:eastAsia="黑体" w:cs="Arial"/>
          <w:b/>
          <w:sz w:val="28"/>
          <w:szCs w:val="28"/>
        </w:rPr>
        <w:drawing>
          <wp:inline distT="0" distB="0" distL="0" distR="0">
            <wp:extent cx="5760720" cy="8152130"/>
            <wp:effectExtent l="0" t="0" r="5080" b="1270"/>
            <wp:docPr id="77392644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26448" name="图片 52"/>
                    <pic:cNvPicPr>
                      <a:picLocks noChangeAspect="1"/>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r>
        <w:rPr>
          <w:rFonts w:ascii="Arial" w:hAnsi="Arial" w:eastAsia="黑体" w:cs="Arial"/>
          <w:b/>
          <w:sz w:val="28"/>
          <w:szCs w:val="28"/>
        </w:rPr>
        <w:drawing>
          <wp:inline distT="0" distB="0" distL="0" distR="0">
            <wp:extent cx="5760720" cy="8152130"/>
            <wp:effectExtent l="0" t="0" r="5080" b="1270"/>
            <wp:docPr id="177375058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50585" name="图片 53"/>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760720" cy="8152130"/>
                    </a:xfrm>
                    <a:prstGeom prst="rect">
                      <a:avLst/>
                    </a:prstGeom>
                  </pic:spPr>
                </pic:pic>
              </a:graphicData>
            </a:graphic>
          </wp:inline>
        </w:drawing>
      </w:r>
      <w:r>
        <w:rPr>
          <w:rFonts w:ascii="Arial" w:hAnsi="Arial" w:eastAsia="黑体" w:cs="Arial"/>
          <w:b/>
          <w:sz w:val="28"/>
          <w:szCs w:val="28"/>
        </w:rPr>
        <w:drawing>
          <wp:inline distT="0" distB="0" distL="0" distR="0">
            <wp:extent cx="5760720" cy="8169910"/>
            <wp:effectExtent l="0" t="0" r="5080" b="8890"/>
            <wp:docPr id="58537547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5475" name="图片 54"/>
                    <pic:cNvPicPr>
                      <a:picLocks noChangeAspect="1"/>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760720" cy="8169910"/>
                    </a:xfrm>
                    <a:prstGeom prst="rect">
                      <a:avLst/>
                    </a:prstGeom>
                  </pic:spPr>
                </pic:pic>
              </a:graphicData>
            </a:graphic>
          </wp:inline>
        </w:drawing>
      </w:r>
    </w:p>
    <w:p w14:paraId="5C3F7110">
      <w:pPr>
        <w:rPr>
          <w:rFonts w:ascii="Arial" w:hAnsi="Arial" w:eastAsia="黑体" w:cs="Arial"/>
          <w:b/>
          <w:sz w:val="28"/>
          <w:szCs w:val="28"/>
        </w:rPr>
      </w:pPr>
      <w:r>
        <w:rPr>
          <w:rFonts w:ascii="Arial" w:hAnsi="Arial" w:eastAsia="黑体" w:cs="Arial"/>
          <w:b/>
          <w:sz w:val="28"/>
          <w:szCs w:val="28"/>
        </w:rPr>
        <w:br w:type="page"/>
      </w:r>
    </w:p>
    <w:p w14:paraId="17C1BDEA">
      <w:pPr>
        <w:jc w:val="center"/>
        <w:outlineLvl w:val="2"/>
        <w:rPr>
          <w:rFonts w:hint="eastAsia" w:cs="Arial" w:asciiTheme="majorEastAsia" w:hAnsiTheme="majorEastAsia" w:eastAsiaTheme="majorEastAsia"/>
          <w:bCs/>
          <w:sz w:val="28"/>
          <w:szCs w:val="28"/>
        </w:rPr>
      </w:pPr>
      <w:bookmarkStart w:id="460" w:name="_Toc21982"/>
      <w:r>
        <w:rPr>
          <w:rFonts w:hint="eastAsia" w:cs="Arial" w:asciiTheme="majorEastAsia" w:hAnsiTheme="majorEastAsia" w:eastAsiaTheme="majorEastAsia"/>
          <w:bCs/>
          <w:sz w:val="28"/>
          <w:szCs w:val="28"/>
        </w:rPr>
        <w:t>业绩2 视觉跟踪及三维扫描系统</w:t>
      </w:r>
      <w:bookmarkEnd w:id="460"/>
    </w:p>
    <w:p w14:paraId="65F115C4">
      <w:pPr>
        <w:bidi w:val="0"/>
      </w:pPr>
      <w:r>
        <w:rPr>
          <w:rFonts w:hint="eastAsia"/>
        </w:rPr>
        <w:drawing>
          <wp:inline distT="0" distB="0" distL="0" distR="0">
            <wp:extent cx="5760720" cy="8147050"/>
            <wp:effectExtent l="0" t="0" r="5080" b="6350"/>
            <wp:docPr id="190039287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2872" name="图片 55"/>
                    <pic:cNvPicPr>
                      <a:picLocks noChangeAspect="1"/>
                    </pic:cNvPicPr>
                  </pic:nvPicPr>
                  <pic:blipFill>
                    <a:blip r:embed="rId173">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p>
    <w:p w14:paraId="20F91B13">
      <w:pPr>
        <w:jc w:val="center"/>
        <w:rPr>
          <w:rFonts w:hint="eastAsia" w:cs="Arial" w:asciiTheme="majorEastAsia" w:hAnsiTheme="majorEastAsia" w:eastAsiaTheme="majorEastAsia"/>
          <w:bCs/>
          <w:sz w:val="28"/>
          <w:szCs w:val="28"/>
        </w:rPr>
      </w:pPr>
      <w:r>
        <w:rPr>
          <w:rFonts w:hint="eastAsia" w:cs="Arial" w:asciiTheme="majorEastAsia" w:hAnsiTheme="majorEastAsia" w:eastAsiaTheme="majorEastAsia"/>
          <w:bCs/>
          <w:sz w:val="28"/>
          <w:szCs w:val="28"/>
        </w:rPr>
        <w:drawing>
          <wp:inline distT="0" distB="0" distL="0" distR="0">
            <wp:extent cx="5760720" cy="8147050"/>
            <wp:effectExtent l="0" t="0" r="5080" b="6350"/>
            <wp:docPr id="97359013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0132" name="图片 56"/>
                    <pic:cNvPicPr>
                      <a:picLocks noChangeAspect="1"/>
                    </pic:cNvPicPr>
                  </pic:nvPicPr>
                  <pic:blipFill>
                    <a:blip r:embed="rId174">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66449741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7415" name="图片 57"/>
                    <pic:cNvPicPr>
                      <a:picLocks noChangeAspect="1"/>
                    </pic:cNvPicPr>
                  </pic:nvPicPr>
                  <pic:blipFill>
                    <a:blip r:embed="rId175">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32099150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1509" name="图片 58"/>
                    <pic:cNvPicPr>
                      <a:picLocks noChangeAspect="1"/>
                    </pic:cNvPicPr>
                  </pic:nvPicPr>
                  <pic:blipFill>
                    <a:blip r:embed="rId176">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192331647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16478" name="图片 59"/>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15921018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1826" name="图片 60"/>
                    <pic:cNvPicPr>
                      <a:picLocks noChangeAspect="1"/>
                    </pic:cNvPicPr>
                  </pic:nvPicPr>
                  <pic:blipFill>
                    <a:blip r:embed="rId178">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8254824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8246" name="图片 61"/>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6019735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3562" name="图片 62"/>
                    <pic:cNvPicPr>
                      <a:picLocks noChangeAspect="1"/>
                    </pic:cNvPicPr>
                  </pic:nvPicPr>
                  <pic:blipFill>
                    <a:blip r:embed="rId180">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136282620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6208" name="图片 63"/>
                    <pic:cNvPicPr>
                      <a:picLocks noChangeAspect="1"/>
                    </pic:cNvPicPr>
                  </pic:nvPicPr>
                  <pic:blipFill>
                    <a:blip r:embed="rId181">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050"/>
            <wp:effectExtent l="0" t="0" r="5080" b="6350"/>
            <wp:docPr id="79105682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56825" name="图片 64"/>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inline>
        </w:drawing>
      </w:r>
    </w:p>
    <w:p w14:paraId="3F47E8E7">
      <w:pPr>
        <w:rPr>
          <w:rFonts w:hint="eastAsia" w:cs="Arial" w:asciiTheme="majorEastAsia" w:hAnsiTheme="majorEastAsia" w:eastAsiaTheme="majorEastAsia"/>
          <w:bCs/>
          <w:sz w:val="28"/>
          <w:szCs w:val="28"/>
        </w:rPr>
      </w:pPr>
      <w:r>
        <w:rPr>
          <w:rFonts w:hint="eastAsia" w:cs="Arial" w:asciiTheme="majorEastAsia" w:hAnsiTheme="majorEastAsia" w:eastAsiaTheme="majorEastAsia"/>
          <w:bCs/>
          <w:sz w:val="28"/>
          <w:szCs w:val="28"/>
        </w:rPr>
        <w:br w:type="page"/>
      </w:r>
    </w:p>
    <w:p w14:paraId="19BD3CDE">
      <w:pPr>
        <w:jc w:val="center"/>
        <w:outlineLvl w:val="2"/>
        <w:rPr>
          <w:rFonts w:cs="Arial" w:asciiTheme="majorEastAsia" w:hAnsiTheme="majorEastAsia" w:eastAsiaTheme="majorEastAsia"/>
          <w:bCs/>
          <w:sz w:val="28"/>
          <w:szCs w:val="28"/>
        </w:rPr>
      </w:pPr>
      <w:bookmarkStart w:id="461" w:name="_Toc9703"/>
      <w:r>
        <w:rPr>
          <w:rFonts w:hint="eastAsia" w:cs="Arial" w:asciiTheme="majorEastAsia" w:hAnsiTheme="majorEastAsia" w:eastAsiaTheme="majorEastAsia"/>
          <w:bCs/>
          <w:sz w:val="28"/>
          <w:szCs w:val="28"/>
        </w:rPr>
        <w:t xml:space="preserve">业绩3 </w:t>
      </w:r>
      <w:r>
        <w:rPr>
          <w:rFonts w:cs="Arial" w:asciiTheme="majorEastAsia" w:hAnsiTheme="majorEastAsia" w:eastAsiaTheme="majorEastAsia"/>
          <w:bCs/>
          <w:sz w:val="28"/>
          <w:szCs w:val="28"/>
        </w:rPr>
        <w:t>三维摄影测量软件及多元设备控制系统</w:t>
      </w:r>
      <w:bookmarkEnd w:id="461"/>
    </w:p>
    <w:p w14:paraId="5667F1F5">
      <w:pPr>
        <w:bidi w:val="0"/>
      </w:pPr>
      <w:r>
        <w:rPr>
          <w:rFonts w:hint="eastAsia"/>
        </w:rPr>
        <w:drawing>
          <wp:inline distT="0" distB="0" distL="0" distR="0">
            <wp:extent cx="5760720" cy="8147685"/>
            <wp:effectExtent l="0" t="0" r="5080" b="5715"/>
            <wp:docPr id="82664500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45006" name="图片 65"/>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p>
    <w:p w14:paraId="4AF7F429">
      <w:pPr>
        <w:jc w:val="center"/>
        <w:rPr>
          <w:rFonts w:hint="eastAsia" w:cs="Arial" w:asciiTheme="majorEastAsia" w:hAnsiTheme="majorEastAsia" w:eastAsiaTheme="majorEastAsia"/>
          <w:bCs/>
          <w:sz w:val="28"/>
          <w:szCs w:val="28"/>
        </w:rPr>
      </w:pPr>
      <w:r>
        <w:rPr>
          <w:rFonts w:hint="eastAsia" w:cs="Arial" w:asciiTheme="majorEastAsia" w:hAnsiTheme="majorEastAsia" w:eastAsiaTheme="majorEastAsia"/>
          <w:bCs/>
          <w:sz w:val="28"/>
          <w:szCs w:val="28"/>
        </w:rPr>
        <w:drawing>
          <wp:inline distT="0" distB="0" distL="0" distR="0">
            <wp:extent cx="5760720" cy="8147685"/>
            <wp:effectExtent l="0" t="0" r="5080" b="5715"/>
            <wp:docPr id="161220202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02029" name="图片 66"/>
                    <pic:cNvPicPr>
                      <a:picLocks noChangeAspect="1"/>
                    </pic:cNvPicPr>
                  </pic:nvPicPr>
                  <pic:blipFill>
                    <a:blip r:embed="rId184">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181971386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3862" name="图片 67"/>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65399518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95187" name="图片 68"/>
                    <pic:cNvPicPr>
                      <a:picLocks noChangeAspect="1"/>
                    </pic:cNvPicPr>
                  </pic:nvPicPr>
                  <pic:blipFill>
                    <a:blip r:embed="rId186">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69765813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58138" name="图片 69"/>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54531775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7759" name="图片 70"/>
                    <pic:cNvPicPr>
                      <a:picLocks noChangeAspect="1"/>
                    </pic:cNvPicPr>
                  </pic:nvPicPr>
                  <pic:blipFill>
                    <a:blip r:embed="rId188">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155223037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0372" name="图片 71"/>
                    <pic:cNvPicPr>
                      <a:picLocks noChangeAspect="1"/>
                    </pic:cNvPicPr>
                  </pic:nvPicPr>
                  <pic:blipFill>
                    <a:blip r:embed="rId189">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202955634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6340" name="图片 72"/>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137495714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57149" name="图片 73"/>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hint="eastAsia" w:cs="Arial" w:asciiTheme="majorEastAsia" w:hAnsiTheme="majorEastAsia" w:eastAsiaTheme="majorEastAsia"/>
          <w:bCs/>
          <w:sz w:val="28"/>
          <w:szCs w:val="28"/>
        </w:rPr>
        <w:drawing>
          <wp:inline distT="0" distB="0" distL="0" distR="0">
            <wp:extent cx="5760720" cy="8147685"/>
            <wp:effectExtent l="0" t="0" r="5080" b="5715"/>
            <wp:docPr id="82182147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1477" name="图片 74"/>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p>
    <w:p w14:paraId="435E61D8">
      <w:pPr>
        <w:rPr>
          <w:rFonts w:hint="eastAsia" w:ascii="Arial" w:hAnsi="Arial" w:eastAsia="宋体" w:cs="Arial"/>
          <w:b/>
          <w:szCs w:val="22"/>
        </w:rPr>
      </w:pPr>
    </w:p>
    <w:p w14:paraId="217EF588">
      <w:pPr>
        <w:rPr>
          <w:rFonts w:ascii="Arial" w:hAnsi="Arial" w:eastAsia="宋体" w:cs="Arial"/>
          <w:szCs w:val="22"/>
        </w:rPr>
      </w:pPr>
    </w:p>
    <w:p w14:paraId="54B00247">
      <w:pPr>
        <w:tabs>
          <w:tab w:val="left" w:pos="4050"/>
        </w:tabs>
        <w:jc w:val="center"/>
        <w:outlineLvl w:val="2"/>
        <w:rPr>
          <w:rFonts w:ascii="Arial" w:hAnsi="Arial" w:eastAsia="宋体" w:cs="Arial"/>
          <w:szCs w:val="22"/>
        </w:rPr>
      </w:pPr>
      <w:bookmarkStart w:id="462" w:name="_Toc13967"/>
      <w:r>
        <w:rPr>
          <w:rFonts w:hint="eastAsia" w:cs="Arial" w:asciiTheme="majorEastAsia" w:hAnsiTheme="majorEastAsia" w:eastAsiaTheme="majorEastAsia"/>
          <w:bCs/>
          <w:sz w:val="28"/>
          <w:szCs w:val="28"/>
        </w:rPr>
        <w:t>业绩4 摄影测量系统采购</w:t>
      </w:r>
      <w:bookmarkEnd w:id="462"/>
    </w:p>
    <w:p w14:paraId="083A15C4">
      <w:pPr>
        <w:jc w:val="center"/>
        <w:rPr>
          <w:rFonts w:hint="eastAsia" w:cs="Arial" w:asciiTheme="majorEastAsia" w:hAnsiTheme="majorEastAsia" w:eastAsiaTheme="majorEastAsia"/>
          <w:bCs/>
          <w:sz w:val="28"/>
          <w:szCs w:val="28"/>
        </w:rPr>
      </w:pPr>
      <w:r>
        <w:rPr>
          <w:rFonts w:ascii="Arial" w:hAnsi="Arial" w:eastAsia="宋体" w:cs="Arial"/>
          <w:b/>
          <w:szCs w:val="22"/>
        </w:rPr>
        <w:drawing>
          <wp:inline distT="0" distB="0" distL="0" distR="0">
            <wp:extent cx="5760720" cy="8147685"/>
            <wp:effectExtent l="0" t="0" r="5080" b="5715"/>
            <wp:docPr id="136388973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89731" name="图片 92"/>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p>
    <w:p w14:paraId="76E84A19">
      <w:pPr>
        <w:jc w:val="center"/>
        <w:rPr>
          <w:rFonts w:hint="eastAsia" w:ascii="Arial" w:hAnsi="Arial" w:eastAsia="宋体" w:cs="Arial"/>
          <w:b/>
          <w:szCs w:val="22"/>
        </w:rPr>
      </w:pPr>
      <w:r>
        <w:rPr>
          <w:rFonts w:ascii="Arial" w:hAnsi="Arial" w:eastAsia="宋体" w:cs="Arial"/>
          <w:b/>
          <w:szCs w:val="22"/>
        </w:rPr>
        <w:drawing>
          <wp:inline distT="0" distB="0" distL="0" distR="0">
            <wp:extent cx="5760720" cy="8147685"/>
            <wp:effectExtent l="0" t="0" r="5080" b="5715"/>
            <wp:docPr id="55367025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70250" name="图片 93"/>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ascii="Arial" w:hAnsi="Arial" w:eastAsia="宋体" w:cs="Arial"/>
          <w:b/>
          <w:szCs w:val="22"/>
        </w:rPr>
        <w:drawing>
          <wp:inline distT="0" distB="0" distL="0" distR="0">
            <wp:extent cx="5760720" cy="8147685"/>
            <wp:effectExtent l="0" t="0" r="5080" b="5715"/>
            <wp:docPr id="87375432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4327" name="图片 94"/>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inline>
        </w:drawing>
      </w:r>
      <w:r>
        <w:rPr>
          <w:rFonts w:ascii="Arial" w:hAnsi="Arial" w:eastAsia="宋体" w:cs="Arial"/>
          <w:b/>
          <w:szCs w:val="22"/>
        </w:rPr>
        <w:t xml:space="preserve"> </w:t>
      </w:r>
      <w:r>
        <w:rPr>
          <w:rFonts w:ascii="Arial" w:hAnsi="Arial" w:eastAsia="宋体" w:cs="Arial"/>
          <w:b/>
          <w:szCs w:val="22"/>
        </w:rPr>
        <w:br w:type="page"/>
      </w:r>
    </w:p>
    <w:p w14:paraId="49F9BABB">
      <w:pPr>
        <w:jc w:val="center"/>
        <w:outlineLvl w:val="2"/>
        <w:rPr>
          <w:rFonts w:hint="eastAsia" w:cs="Arial" w:asciiTheme="majorEastAsia" w:hAnsiTheme="majorEastAsia" w:eastAsiaTheme="majorEastAsia"/>
          <w:bCs/>
          <w:sz w:val="28"/>
          <w:szCs w:val="28"/>
        </w:rPr>
      </w:pPr>
      <w:bookmarkStart w:id="463" w:name="_Toc28035"/>
      <w:bookmarkStart w:id="464" w:name="OLE_LINK51"/>
      <w:r>
        <w:rPr>
          <w:rFonts w:hint="eastAsia" w:cs="Arial" w:asciiTheme="majorEastAsia" w:hAnsiTheme="majorEastAsia" w:eastAsiaTheme="majorEastAsia"/>
          <w:bCs/>
          <w:sz w:val="28"/>
          <w:szCs w:val="28"/>
        </w:rPr>
        <w:t xml:space="preserve">业绩5 </w:t>
      </w:r>
      <w:r>
        <w:rPr>
          <w:rFonts w:cs="Arial" w:asciiTheme="majorEastAsia" w:hAnsiTheme="majorEastAsia" w:eastAsiaTheme="majorEastAsia"/>
          <w:bCs/>
          <w:sz w:val="28"/>
          <w:szCs w:val="28"/>
        </w:rPr>
        <w:t>三维摄影测量标定场系统研制</w:t>
      </w:r>
      <w:bookmarkEnd w:id="463"/>
    </w:p>
    <w:bookmarkEnd w:id="464"/>
    <w:p w14:paraId="5EA77F59">
      <w:pPr>
        <w:jc w:val="center"/>
        <w:rPr>
          <w:rFonts w:hint="eastAsia" w:cs="Arial" w:asciiTheme="majorEastAsia" w:hAnsiTheme="majorEastAsia" w:eastAsiaTheme="majorEastAsia"/>
          <w:bCs/>
          <w:sz w:val="28"/>
          <w:szCs w:val="28"/>
        </w:rPr>
      </w:pPr>
      <w:r>
        <w:rPr>
          <w:rFonts w:ascii="Arial" w:hAnsi="Arial" w:eastAsia="宋体" w:cs="Arial"/>
          <w:b/>
          <w:szCs w:val="22"/>
        </w:rPr>
        <w:drawing>
          <wp:inline distT="0" distB="0" distL="0" distR="0">
            <wp:extent cx="5760720" cy="8146415"/>
            <wp:effectExtent l="0" t="0" r="5080" b="6985"/>
            <wp:docPr id="201128352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83522" name="图片 75"/>
                    <pic:cNvPicPr>
                      <a:picLocks noChangeAspect="1"/>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p>
    <w:p w14:paraId="4AA42647">
      <w:pPr>
        <w:rPr>
          <w:rFonts w:ascii="Arial" w:hAnsi="Arial" w:eastAsia="宋体" w:cs="Arial"/>
          <w:b/>
          <w:szCs w:val="22"/>
        </w:rPr>
      </w:pPr>
      <w:r>
        <w:rPr>
          <w:rFonts w:ascii="Arial" w:hAnsi="Arial" w:eastAsia="宋体" w:cs="Arial"/>
          <w:b/>
          <w:szCs w:val="22"/>
        </w:rPr>
        <w:drawing>
          <wp:inline distT="0" distB="0" distL="0" distR="0">
            <wp:extent cx="5760720" cy="8146415"/>
            <wp:effectExtent l="0" t="0" r="5080" b="6985"/>
            <wp:docPr id="960261099"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61099" name="图片 77"/>
                    <pic:cNvPicPr>
                      <a:picLocks noChangeAspect="1"/>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79317953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79539" name="图片 79"/>
                    <pic:cNvPicPr>
                      <a:picLocks noChangeAspect="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0637756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563" name="图片 81"/>
                    <pic:cNvPicPr>
                      <a:picLocks noChangeAspect="1"/>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80526275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2753" name="图片 83"/>
                    <pic:cNvPicPr>
                      <a:picLocks noChangeAspect="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71002823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8238" name="图片 85"/>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50870161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01611" name="图片 87"/>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p>
    <w:p w14:paraId="55981849">
      <w:pPr>
        <w:rPr>
          <w:rFonts w:ascii="Arial" w:hAnsi="Arial" w:eastAsia="宋体" w:cs="Arial"/>
          <w:b/>
          <w:szCs w:val="22"/>
        </w:rPr>
      </w:pPr>
      <w:r>
        <w:rPr>
          <w:rFonts w:ascii="Arial" w:hAnsi="Arial" w:eastAsia="宋体" w:cs="Arial"/>
          <w:b/>
          <w:szCs w:val="22"/>
        </w:rPr>
        <w:br w:type="page"/>
      </w:r>
    </w:p>
    <w:p w14:paraId="788E43E8">
      <w:pPr>
        <w:jc w:val="center"/>
        <w:outlineLvl w:val="2"/>
        <w:rPr>
          <w:rFonts w:cs="Arial" w:asciiTheme="majorEastAsia" w:hAnsiTheme="majorEastAsia" w:eastAsiaTheme="majorEastAsia"/>
          <w:bCs/>
          <w:sz w:val="28"/>
          <w:szCs w:val="28"/>
        </w:rPr>
      </w:pPr>
      <w:bookmarkStart w:id="465" w:name="_Toc3152"/>
      <w:bookmarkStart w:id="466" w:name="OLE_LINK52"/>
      <w:r>
        <w:rPr>
          <w:rFonts w:hint="eastAsia" w:cs="Arial" w:asciiTheme="majorEastAsia" w:hAnsiTheme="majorEastAsia" w:eastAsiaTheme="majorEastAsia"/>
          <w:bCs/>
          <w:sz w:val="28"/>
          <w:szCs w:val="28"/>
        </w:rPr>
        <w:t xml:space="preserve">业绩6 </w:t>
      </w:r>
      <w:r>
        <w:rPr>
          <w:rFonts w:cs="Arial" w:asciiTheme="majorEastAsia" w:hAnsiTheme="majorEastAsia" w:eastAsiaTheme="majorEastAsia"/>
          <w:bCs/>
          <w:sz w:val="28"/>
          <w:szCs w:val="28"/>
        </w:rPr>
        <w:t>基于摄影测量辅助的激光扫描仪高精度拼接和定位技术研究</w:t>
      </w:r>
      <w:bookmarkEnd w:id="465"/>
      <w:bookmarkEnd w:id="466"/>
    </w:p>
    <w:p w14:paraId="3BCCF7A0">
      <w:pPr>
        <w:jc w:val="center"/>
        <w:rPr>
          <w:rFonts w:hint="eastAsia" w:cs="Arial" w:asciiTheme="majorEastAsia" w:hAnsiTheme="majorEastAsia" w:eastAsiaTheme="majorEastAsia"/>
          <w:bCs/>
          <w:sz w:val="28"/>
          <w:szCs w:val="28"/>
        </w:rPr>
      </w:pPr>
      <w:r>
        <w:rPr>
          <w:rFonts w:ascii="Arial" w:hAnsi="Arial" w:eastAsia="宋体" w:cs="Arial"/>
          <w:b/>
          <w:szCs w:val="22"/>
        </w:rPr>
        <w:drawing>
          <wp:inline distT="0" distB="0" distL="0" distR="0">
            <wp:extent cx="5722620" cy="8092440"/>
            <wp:effectExtent l="0" t="0" r="5080" b="10160"/>
            <wp:docPr id="84726755"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6755" name="图片 142"/>
                    <pic:cNvPicPr>
                      <a:picLocks noChangeAspect="1"/>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5723215" cy="8093378"/>
                    </a:xfrm>
                    <a:prstGeom prst="rect">
                      <a:avLst/>
                    </a:prstGeom>
                  </pic:spPr>
                </pic:pic>
              </a:graphicData>
            </a:graphic>
          </wp:inline>
        </w:drawing>
      </w:r>
    </w:p>
    <w:p w14:paraId="3ACE5FDA">
      <w:pPr>
        <w:rPr>
          <w:rFonts w:ascii="Arial" w:hAnsi="Arial" w:eastAsia="宋体" w:cs="Arial"/>
          <w:b/>
          <w:szCs w:val="22"/>
        </w:rPr>
      </w:pPr>
      <w:r>
        <w:rPr>
          <w:rFonts w:ascii="Arial" w:hAnsi="Arial" w:eastAsia="宋体" w:cs="Arial"/>
          <w:b/>
          <w:szCs w:val="22"/>
        </w:rPr>
        <w:drawing>
          <wp:inline distT="0" distB="0" distL="0" distR="0">
            <wp:extent cx="5760720" cy="8146415"/>
            <wp:effectExtent l="0" t="0" r="5080" b="6985"/>
            <wp:docPr id="1134996598"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6598" name="图片 143"/>
                    <pic:cNvPicPr>
                      <a:picLocks noChangeAspect="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687047937"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7937" name="图片 144"/>
                    <pic:cNvPicPr>
                      <a:picLocks noChangeAspect="1"/>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90603716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7162" name="图片 145"/>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97919291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2913" name="图片 146"/>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635568006"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8006" name="图片 147"/>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66036432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4329" name="图片 148"/>
                    <pic:cNvPicPr>
                      <a:picLocks noChangeAspect="1"/>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59757386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73868" name="图片 149"/>
                    <pic:cNvPicPr>
                      <a:picLocks noChangeAspect="1"/>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894319991"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9991" name="图片 150"/>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46502886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28860" name="图片 151"/>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ascii="Arial" w:hAnsi="Arial" w:eastAsia="宋体" w:cs="Arial"/>
          <w:b/>
          <w:szCs w:val="22"/>
        </w:rPr>
        <w:drawing>
          <wp:inline distT="0" distB="0" distL="0" distR="0">
            <wp:extent cx="5760720" cy="8146415"/>
            <wp:effectExtent l="0" t="0" r="5080" b="6985"/>
            <wp:docPr id="175543807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8072" name="图片 152"/>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p>
    <w:p w14:paraId="4EC324E1">
      <w:pPr>
        <w:rPr>
          <w:rFonts w:ascii="Arial" w:hAnsi="Arial" w:eastAsia="宋体" w:cs="Arial"/>
          <w:b/>
          <w:szCs w:val="22"/>
        </w:rPr>
      </w:pPr>
    </w:p>
    <w:p w14:paraId="29F97AC3">
      <w:pPr>
        <w:rPr>
          <w:rFonts w:ascii="Arial" w:hAnsi="Arial" w:eastAsia="宋体" w:cs="Arial"/>
          <w:b/>
          <w:szCs w:val="22"/>
        </w:rPr>
      </w:pPr>
    </w:p>
    <w:p w14:paraId="340FAF06">
      <w:pPr>
        <w:jc w:val="center"/>
        <w:outlineLvl w:val="2"/>
        <w:rPr>
          <w:rFonts w:cs="Arial" w:asciiTheme="majorEastAsia" w:hAnsiTheme="majorEastAsia" w:eastAsiaTheme="majorEastAsia"/>
          <w:bCs/>
          <w:sz w:val="28"/>
          <w:szCs w:val="28"/>
        </w:rPr>
      </w:pPr>
      <w:bookmarkStart w:id="467" w:name="_Toc10653"/>
      <w:r>
        <w:rPr>
          <w:rFonts w:hint="eastAsia" w:cs="Arial" w:asciiTheme="majorEastAsia" w:hAnsiTheme="majorEastAsia" w:eastAsiaTheme="majorEastAsia"/>
          <w:bCs/>
          <w:sz w:val="28"/>
          <w:szCs w:val="28"/>
        </w:rPr>
        <w:t xml:space="preserve">业绩7 </w:t>
      </w:r>
      <w:r>
        <w:rPr>
          <w:rFonts w:cs="Arial" w:asciiTheme="majorEastAsia" w:hAnsiTheme="majorEastAsia" w:eastAsiaTheme="majorEastAsia"/>
          <w:bCs/>
          <w:sz w:val="28"/>
          <w:szCs w:val="28"/>
        </w:rPr>
        <w:t>基于摄影测量辅助的激光扫描仪高精度拼接和定位技术研究</w:t>
      </w:r>
      <w:bookmarkEnd w:id="467"/>
    </w:p>
    <w:p w14:paraId="5CF81377">
      <w:pPr>
        <w:jc w:val="center"/>
        <w:rPr>
          <w:rFonts w:ascii="Arial" w:hAnsi="Arial" w:eastAsia="宋体" w:cs="Arial"/>
          <w:b/>
          <w:szCs w:val="22"/>
        </w:rPr>
      </w:pPr>
      <w:r>
        <w:rPr>
          <w:rFonts w:hint="eastAsia" w:ascii="Arial" w:hAnsi="Arial" w:eastAsia="宋体" w:cs="Arial"/>
          <w:b/>
          <w:szCs w:val="22"/>
        </w:rPr>
        <w:drawing>
          <wp:inline distT="0" distB="0" distL="0" distR="0">
            <wp:extent cx="5183505" cy="7330440"/>
            <wp:effectExtent l="0" t="0" r="10795" b="10160"/>
            <wp:docPr id="178502421"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421" name="图片 153"/>
                    <pic:cNvPicPr>
                      <a:picLocks noChangeAspect="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5185863" cy="7333492"/>
                    </a:xfrm>
                    <a:prstGeom prst="rect">
                      <a:avLst/>
                    </a:prstGeom>
                  </pic:spPr>
                </pic:pic>
              </a:graphicData>
            </a:graphic>
          </wp:inline>
        </w:drawing>
      </w:r>
    </w:p>
    <w:p w14:paraId="197001F5">
      <w:pPr>
        <w:rPr>
          <w:rFonts w:hint="eastAsia" w:ascii="Arial" w:hAnsi="Arial" w:eastAsia="宋体" w:cs="Arial"/>
          <w:b/>
          <w:szCs w:val="22"/>
        </w:rPr>
      </w:pPr>
      <w:r>
        <w:rPr>
          <w:rFonts w:hint="eastAsia" w:ascii="Arial" w:hAnsi="Arial" w:eastAsia="宋体" w:cs="Arial"/>
          <w:b/>
          <w:szCs w:val="22"/>
        </w:rPr>
        <w:drawing>
          <wp:inline distT="0" distB="0" distL="0" distR="0">
            <wp:extent cx="5760720" cy="8146415"/>
            <wp:effectExtent l="0" t="0" r="5080" b="6985"/>
            <wp:docPr id="107776952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9522" name="图片 154"/>
                    <pic:cNvPicPr>
                      <a:picLocks noChangeAspect="1"/>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hint="eastAsia" w:ascii="Arial" w:hAnsi="Arial" w:eastAsia="宋体" w:cs="Arial"/>
          <w:b/>
          <w:szCs w:val="22"/>
        </w:rPr>
        <w:drawing>
          <wp:inline distT="0" distB="0" distL="0" distR="0">
            <wp:extent cx="5760720" cy="8146415"/>
            <wp:effectExtent l="0" t="0" r="5080" b="6985"/>
            <wp:docPr id="1133486814"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6814" name="图片 155"/>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r>
        <w:rPr>
          <w:rFonts w:hint="eastAsia" w:ascii="Arial" w:hAnsi="Arial" w:eastAsia="宋体" w:cs="Arial"/>
          <w:b/>
          <w:szCs w:val="22"/>
        </w:rPr>
        <w:drawing>
          <wp:inline distT="0" distB="0" distL="0" distR="0">
            <wp:extent cx="5760720" cy="8146415"/>
            <wp:effectExtent l="0" t="0" r="5080" b="6985"/>
            <wp:docPr id="549265877"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5877" name="图片 156"/>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5760720" cy="8146415"/>
                    </a:xfrm>
                    <a:prstGeom prst="rect">
                      <a:avLst/>
                    </a:prstGeom>
                  </pic:spPr>
                </pic:pic>
              </a:graphicData>
            </a:graphic>
          </wp:inline>
        </w:drawing>
      </w:r>
    </w:p>
    <w:p w14:paraId="0D269391">
      <w:pPr>
        <w:rPr>
          <w:rFonts w:ascii="Arial" w:hAnsi="Arial" w:eastAsia="宋体" w:cs="Arial"/>
          <w:b/>
          <w:szCs w:val="22"/>
        </w:rPr>
      </w:pPr>
    </w:p>
    <w:p w14:paraId="10624C31">
      <w:pPr>
        <w:rPr>
          <w:rFonts w:hint="eastAsia" w:ascii="Arial" w:hAnsi="Arial" w:eastAsia="宋体" w:cs="Arial"/>
          <w:b/>
          <w:szCs w:val="22"/>
        </w:rPr>
      </w:pPr>
    </w:p>
    <w:p w14:paraId="7A803B66">
      <w:pPr>
        <w:widowControl w:val="0"/>
        <w:spacing w:line="360" w:lineRule="auto"/>
        <w:jc w:val="center"/>
        <w:outlineLvl w:val="1"/>
        <w:rPr>
          <w:rFonts w:ascii="Arial" w:hAnsi="Arial" w:eastAsia="宋体" w:cs="Arial"/>
          <w:szCs w:val="22"/>
        </w:rPr>
      </w:pPr>
      <w:bookmarkStart w:id="468" w:name="_Toc22155"/>
      <w:r>
        <w:rPr>
          <w:rFonts w:ascii="Arial" w:hAnsi="Arial" w:eastAsia="宋体" w:cs="Arial"/>
          <w:b/>
          <w:szCs w:val="22"/>
        </w:rPr>
        <w:t>附件</w:t>
      </w:r>
      <w:r>
        <w:rPr>
          <w:rFonts w:hint="eastAsia" w:ascii="Arial" w:hAnsi="Arial" w:eastAsia="宋体" w:cs="Arial"/>
          <w:b/>
          <w:szCs w:val="22"/>
        </w:rPr>
        <w:t>三</w:t>
      </w:r>
      <w:r>
        <w:rPr>
          <w:rFonts w:ascii="Arial" w:hAnsi="Arial" w:eastAsia="宋体" w:cs="Arial"/>
          <w:b/>
          <w:szCs w:val="22"/>
        </w:rPr>
        <w:t xml:space="preserve">  其他资格审查资料</w:t>
      </w:r>
      <w:bookmarkEnd w:id="468"/>
    </w:p>
    <w:p w14:paraId="2473B869">
      <w:pPr>
        <w:widowControl w:val="0"/>
        <w:spacing w:line="360" w:lineRule="auto"/>
        <w:ind w:firstLine="480" w:firstLineChars="200"/>
        <w:jc w:val="both"/>
        <w:rPr>
          <w:rFonts w:ascii="Arial" w:hAnsi="Arial" w:eastAsia="宋体" w:cs="Arial"/>
          <w:szCs w:val="22"/>
        </w:rPr>
      </w:pPr>
      <w:r>
        <w:rPr>
          <w:rFonts w:ascii="Arial" w:hAnsi="Arial" w:eastAsia="宋体" w:cs="Arial"/>
          <w:szCs w:val="22"/>
        </w:rPr>
        <w:t>包括但不限于以下内容：</w:t>
      </w:r>
    </w:p>
    <w:p w14:paraId="06764D78">
      <w:pPr>
        <w:widowControl w:val="0"/>
        <w:spacing w:line="360" w:lineRule="auto"/>
        <w:ind w:firstLine="480" w:firstLineChars="200"/>
        <w:jc w:val="both"/>
        <w:rPr>
          <w:rFonts w:ascii="Arial" w:hAnsi="Arial" w:eastAsia="宋体" w:cs="Arial"/>
          <w:szCs w:val="22"/>
        </w:rPr>
      </w:pPr>
      <w:r>
        <w:rPr>
          <w:rFonts w:hint="eastAsia" w:ascii="Arial" w:hAnsi="Arial" w:eastAsia="宋体" w:cs="Arial"/>
          <w:szCs w:val="22"/>
        </w:rPr>
        <w:t>1.</w:t>
      </w:r>
      <w:r>
        <w:rPr>
          <w:rFonts w:ascii="Arial" w:hAnsi="Arial" w:eastAsia="宋体" w:cs="Arial"/>
          <w:szCs w:val="22"/>
        </w:rPr>
        <w:t>近年发生的诉讼和仲裁情况仅限于</w:t>
      </w:r>
      <w:r>
        <w:rPr>
          <w:rFonts w:hint="eastAsia" w:ascii="Arial" w:hAnsi="Arial" w:eastAsia="宋体" w:cs="Arial"/>
          <w:szCs w:val="22"/>
        </w:rPr>
        <w:t>供应商</w:t>
      </w:r>
      <w:r>
        <w:rPr>
          <w:rFonts w:ascii="Arial" w:hAnsi="Arial" w:eastAsia="宋体" w:cs="Arial"/>
          <w:szCs w:val="22"/>
        </w:rPr>
        <w:t>败诉的，且与履行合同有关的案件，不包括调解结案以及未裁决的仲裁或未终审判决的诉讼。</w:t>
      </w:r>
    </w:p>
    <w:p w14:paraId="0386A65A">
      <w:pPr>
        <w:widowControl w:val="0"/>
        <w:adjustRightInd w:val="0"/>
        <w:snapToGrid w:val="0"/>
        <w:spacing w:line="360" w:lineRule="auto"/>
        <w:ind w:left="2880" w:leftChars="1200"/>
        <w:jc w:val="both"/>
        <w:rPr>
          <w:rFonts w:ascii="Arial" w:hAnsi="Arial" w:eastAsia="宋体" w:cs="Arial"/>
          <w:sz w:val="21"/>
          <w:szCs w:val="21"/>
        </w:rPr>
      </w:pPr>
    </w:p>
    <w:p w14:paraId="1DC9BB9D">
      <w:pPr>
        <w:widowControl w:val="0"/>
        <w:adjustRightInd w:val="0"/>
        <w:snapToGrid w:val="0"/>
        <w:spacing w:line="360" w:lineRule="auto"/>
        <w:ind w:firstLine="480" w:firstLineChars="200"/>
        <w:jc w:val="both"/>
        <w:rPr>
          <w:rFonts w:ascii="Arial" w:hAnsi="Arial" w:eastAsia="宋体" w:cs="Arial"/>
          <w:sz w:val="24"/>
          <w:szCs w:val="24"/>
        </w:rPr>
      </w:pPr>
      <w:r>
        <w:rPr>
          <w:rFonts w:ascii="Arial" w:hAnsi="Arial" w:eastAsia="宋体" w:cs="Arial"/>
          <w:sz w:val="24"/>
          <w:szCs w:val="24"/>
        </w:rPr>
        <w:t>我单位近年不存在败诉的、与履行合同有关的诉讼、仲裁案件，无本项要求需要披露的相关情形。</w:t>
      </w:r>
    </w:p>
    <w:p w14:paraId="5FA86F2F">
      <w:pPr>
        <w:widowControl w:val="0"/>
        <w:adjustRightInd w:val="0"/>
        <w:snapToGrid w:val="0"/>
        <w:spacing w:line="360" w:lineRule="auto"/>
        <w:ind w:firstLine="480" w:firstLineChars="200"/>
        <w:jc w:val="both"/>
        <w:rPr>
          <w:rFonts w:ascii="Arial" w:hAnsi="Arial" w:eastAsia="宋体" w:cs="Arial"/>
          <w:sz w:val="24"/>
          <w:szCs w:val="24"/>
        </w:rPr>
      </w:pPr>
      <w:r>
        <w:rPr>
          <w:rFonts w:ascii="Arial" w:hAnsi="Arial" w:eastAsia="宋体" w:cs="Arial"/>
          <w:sz w:val="24"/>
          <w:szCs w:val="24"/>
        </w:rPr>
        <w:t>特此声明。</w:t>
      </w:r>
    </w:p>
    <w:p w14:paraId="47F79671">
      <w:pPr>
        <w:widowControl w:val="0"/>
        <w:adjustRightInd w:val="0"/>
        <w:snapToGrid w:val="0"/>
        <w:spacing w:line="360" w:lineRule="auto"/>
        <w:ind w:left="2880" w:leftChars="1200"/>
        <w:jc w:val="right"/>
        <w:rPr>
          <w:rFonts w:hint="eastAsia" w:ascii="Arial" w:hAnsi="Arial" w:cs="Arial"/>
          <w:sz w:val="21"/>
          <w:szCs w:val="21"/>
          <w:lang w:eastAsia="zh-CN"/>
        </w:rPr>
      </w:pPr>
    </w:p>
    <w:p w14:paraId="2E175F4A">
      <w:pPr>
        <w:widowControl w:val="0"/>
        <w:adjustRightInd w:val="0"/>
        <w:snapToGrid w:val="0"/>
        <w:spacing w:line="360" w:lineRule="auto"/>
        <w:ind w:left="2880" w:leftChars="1200"/>
        <w:jc w:val="right"/>
        <w:rPr>
          <w:rFonts w:hint="eastAsia" w:ascii="宋体" w:hAnsi="宋体" w:eastAsia="宋体" w:cs="宋体"/>
          <w:sz w:val="24"/>
          <w:szCs w:val="24"/>
          <w:lang w:eastAsia="zh-CN"/>
        </w:rPr>
      </w:pPr>
    </w:p>
    <w:p w14:paraId="51AF69E8">
      <w:pPr>
        <w:widowControl w:val="0"/>
        <w:adjustRightInd w:val="0"/>
        <w:snapToGrid w:val="0"/>
        <w:spacing w:line="360" w:lineRule="auto"/>
        <w:ind w:leftChars="1000"/>
        <w:jc w:val="both"/>
        <w:rPr>
          <w:rFonts w:hint="eastAsia" w:ascii="宋体" w:hAnsi="宋体" w:eastAsia="宋体" w:cs="宋体"/>
          <w:sz w:val="24"/>
          <w:szCs w:val="24"/>
        </w:rPr>
      </w:pPr>
      <w:r>
        <w:rPr>
          <w:rFonts w:hint="eastAsia" w:ascii="宋体" w:hAnsi="宋体" w:eastAsia="宋体" w:cs="宋体"/>
          <w:sz w:val="24"/>
          <w:szCs w:val="24"/>
        </w:rPr>
        <w:t>供应商：</w:t>
      </w:r>
      <w:r>
        <w:rPr>
          <w:rFonts w:hint="eastAsia" w:ascii="宋体" w:hAnsi="宋体" w:eastAsia="宋体" w:cs="宋体"/>
          <w:sz w:val="24"/>
          <w:szCs w:val="24"/>
          <w:u w:val="single"/>
        </w:rPr>
        <w:t xml:space="preserve"> 郑州信大先进技术研究院 </w:t>
      </w:r>
      <w:r>
        <w:rPr>
          <w:rFonts w:hint="eastAsia" w:ascii="宋体" w:hAnsi="宋体" w:eastAsia="宋体" w:cs="宋体"/>
          <w:sz w:val="24"/>
          <w:szCs w:val="24"/>
        </w:rPr>
        <w:t>（盖单位章）</w:t>
      </w:r>
    </w:p>
    <w:p w14:paraId="517EC2D2">
      <w:pPr>
        <w:widowControl w:val="0"/>
        <w:adjustRightInd w:val="0"/>
        <w:snapToGrid w:val="0"/>
        <w:spacing w:line="360" w:lineRule="auto"/>
        <w:ind w:leftChars="1000"/>
        <w:jc w:val="both"/>
        <w:rPr>
          <w:rFonts w:hint="eastAsia" w:ascii="宋体" w:hAnsi="宋体" w:eastAsia="宋体" w:cs="宋体"/>
          <w:sz w:val="24"/>
          <w:szCs w:val="24"/>
        </w:rPr>
      </w:pPr>
      <w:r>
        <w:rPr>
          <w:rFonts w:hint="eastAsia" w:ascii="宋体" w:hAnsi="宋体" w:eastAsia="宋体" w:cs="宋体"/>
          <w:sz w:val="24"/>
          <w:szCs w:val="24"/>
        </w:rPr>
        <w:t>法定代表人或其委托代理人：</w:t>
      </w:r>
      <w:r>
        <w:rPr>
          <w:rFonts w:hint="eastAsia" w:ascii="宋体" w:hAnsi="宋体" w:eastAsia="宋体" w:cs="宋体"/>
          <w:sz w:val="24"/>
          <w:szCs w:val="24"/>
          <w:u w:val="single"/>
        </w:rPr>
        <w:t xml:space="preserve">   </w:t>
      </w:r>
      <w:r>
        <w:rPr>
          <w:rFonts w:hint="eastAsia" w:ascii="宋体" w:hAnsi="宋体" w:eastAsia="宋体" w:cs="宋体"/>
          <w:sz w:val="24"/>
          <w:szCs w:val="24"/>
          <w:u w:val="single"/>
        </w:rPr>
        <w:drawing>
          <wp:inline distT="0" distB="0" distL="0" distR="0">
            <wp:extent cx="584200" cy="283210"/>
            <wp:effectExtent l="0" t="0" r="0" b="8890"/>
            <wp:docPr id="55905939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9397" name="图片 10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3187" cy="287325"/>
                    </a:xfrm>
                    <a:prstGeom prst="rect">
                      <a:avLst/>
                    </a:prstGeom>
                  </pic:spPr>
                </pic:pic>
              </a:graphicData>
            </a:graphic>
          </wp:inline>
        </w:drawing>
      </w:r>
      <w:r>
        <w:rPr>
          <w:rFonts w:hint="eastAsia" w:ascii="宋体" w:hAnsi="宋体" w:eastAsia="宋体" w:cs="宋体"/>
          <w:sz w:val="24"/>
          <w:szCs w:val="24"/>
          <w:u w:val="single"/>
        </w:rPr>
        <w:t xml:space="preserve">    </w:t>
      </w:r>
      <w:r>
        <w:rPr>
          <w:rFonts w:hint="eastAsia" w:ascii="宋体" w:hAnsi="宋体" w:eastAsia="宋体" w:cs="宋体"/>
          <w:sz w:val="24"/>
          <w:szCs w:val="24"/>
        </w:rPr>
        <w:t>（签字）</w:t>
      </w:r>
    </w:p>
    <w:p w14:paraId="0704CE74">
      <w:pPr>
        <w:widowControl w:val="0"/>
        <w:adjustRightInd w:val="0"/>
        <w:snapToGrid w:val="0"/>
        <w:spacing w:line="360" w:lineRule="auto"/>
        <w:ind w:leftChars="1000"/>
        <w:jc w:val="both"/>
        <w:rPr>
          <w:rFonts w:hint="eastAsia" w:ascii="宋体" w:hAnsi="宋体" w:eastAsia="宋体" w:cs="宋体"/>
          <w:sz w:val="24"/>
          <w:szCs w:val="24"/>
        </w:rPr>
      </w:pPr>
      <w:r>
        <w:rPr>
          <w:rFonts w:hint="eastAsia" w:ascii="宋体" w:hAnsi="宋体" w:eastAsia="宋体" w:cs="宋体"/>
          <w:sz w:val="24"/>
          <w:szCs w:val="24"/>
          <w:u w:val="single"/>
        </w:rPr>
        <w:t xml:space="preserve"> 2026 </w:t>
      </w:r>
      <w:r>
        <w:rPr>
          <w:rFonts w:hint="eastAsia" w:ascii="宋体" w:hAnsi="宋体" w:eastAsia="宋体" w:cs="宋体"/>
          <w:sz w:val="24"/>
          <w:szCs w:val="24"/>
        </w:rPr>
        <w:t>年</w:t>
      </w:r>
      <w:r>
        <w:rPr>
          <w:rFonts w:hint="eastAsia" w:ascii="宋体" w:hAnsi="宋体" w:eastAsia="宋体" w:cs="宋体"/>
          <w:sz w:val="24"/>
          <w:szCs w:val="24"/>
          <w:u w:val="single"/>
        </w:rPr>
        <w:t xml:space="preserve"> 10 </w:t>
      </w:r>
      <w:r>
        <w:rPr>
          <w:rFonts w:hint="eastAsia" w:ascii="宋体" w:hAnsi="宋体" w:eastAsia="宋体" w:cs="宋体"/>
          <w:sz w:val="24"/>
          <w:szCs w:val="24"/>
        </w:rPr>
        <w:t>月</w:t>
      </w:r>
      <w:r>
        <w:rPr>
          <w:rFonts w:hint="eastAsia" w:ascii="宋体" w:hAnsi="宋体" w:eastAsia="宋体" w:cs="宋体"/>
          <w:sz w:val="24"/>
          <w:szCs w:val="24"/>
          <w:u w:val="single"/>
        </w:rPr>
        <w:t xml:space="preserve"> 21 </w:t>
      </w:r>
      <w:r>
        <w:rPr>
          <w:rFonts w:hint="eastAsia" w:ascii="宋体" w:hAnsi="宋体" w:eastAsia="宋体" w:cs="宋体"/>
          <w:sz w:val="24"/>
          <w:szCs w:val="24"/>
        </w:rPr>
        <w:t>日</w:t>
      </w:r>
    </w:p>
    <w:p w14:paraId="5E70FBA6">
      <w:pPr>
        <w:widowControl w:val="0"/>
        <w:spacing w:line="360" w:lineRule="auto"/>
        <w:ind w:firstLine="4200" w:firstLineChars="1750"/>
        <w:jc w:val="both"/>
        <w:rPr>
          <w:rFonts w:ascii="Arial" w:hAnsi="Arial" w:eastAsia="宋体" w:cs="Arial"/>
          <w:szCs w:val="22"/>
        </w:rPr>
      </w:pPr>
      <w:r>
        <w:rPr>
          <w:rFonts w:ascii="Arial" w:hAnsi="Arial" w:eastAsia="宋体" w:cs="Arial"/>
          <w:szCs w:val="22"/>
        </w:rPr>
        <w:br w:type="page"/>
      </w:r>
    </w:p>
    <w:p w14:paraId="2F730265">
      <w:pPr>
        <w:widowControl w:val="0"/>
        <w:adjustRightInd w:val="0"/>
        <w:snapToGrid w:val="0"/>
        <w:spacing w:before="78" w:beforeLines="25" w:after="78" w:afterLines="25" w:line="360" w:lineRule="auto"/>
        <w:jc w:val="center"/>
        <w:outlineLvl w:val="0"/>
        <w:rPr>
          <w:rFonts w:ascii="Arial" w:hAnsi="Arial" w:eastAsia="宋体" w:cs="Arial"/>
          <w:b/>
          <w:sz w:val="28"/>
          <w:szCs w:val="28"/>
        </w:rPr>
      </w:pPr>
      <w:bookmarkStart w:id="469" w:name="_Toc433291572"/>
      <w:bookmarkStart w:id="470" w:name="_Toc11121"/>
      <w:r>
        <w:rPr>
          <w:rFonts w:ascii="Arial" w:hAnsi="Arial" w:eastAsia="宋体" w:cs="Arial"/>
          <w:b/>
          <w:sz w:val="28"/>
          <w:szCs w:val="28"/>
        </w:rPr>
        <w:t>文件</w:t>
      </w:r>
      <w:r>
        <w:rPr>
          <w:rFonts w:hint="eastAsia" w:ascii="Arial" w:hAnsi="Arial" w:eastAsia="宋体" w:cs="Arial"/>
          <w:b/>
          <w:sz w:val="28"/>
          <w:szCs w:val="28"/>
        </w:rPr>
        <w:t>八</w:t>
      </w:r>
      <w:r>
        <w:rPr>
          <w:rFonts w:ascii="Arial" w:hAnsi="Arial" w:eastAsia="宋体" w:cs="Arial"/>
          <w:b/>
          <w:sz w:val="28"/>
          <w:szCs w:val="28"/>
        </w:rPr>
        <w:t xml:space="preserve">  其他</w:t>
      </w:r>
      <w:bookmarkEnd w:id="469"/>
      <w:r>
        <w:rPr>
          <w:rFonts w:hint="eastAsia" w:ascii="Arial" w:hAnsi="Arial" w:eastAsia="宋体" w:cs="Arial"/>
          <w:b/>
          <w:sz w:val="28"/>
          <w:szCs w:val="28"/>
        </w:rPr>
        <w:t>资料</w:t>
      </w:r>
      <w:bookmarkEnd w:id="470"/>
    </w:p>
    <w:p w14:paraId="6A2FB687">
      <w:pPr>
        <w:widowControl w:val="0"/>
        <w:spacing w:line="440" w:lineRule="exact"/>
        <w:ind w:firstLine="480" w:firstLineChars="200"/>
        <w:jc w:val="both"/>
        <w:rPr>
          <w:rFonts w:ascii="Arial" w:hAnsi="Arial" w:eastAsia="宋体" w:cs="Arial"/>
          <w:szCs w:val="22"/>
        </w:rPr>
      </w:pPr>
      <w:r>
        <w:rPr>
          <w:rFonts w:ascii="Arial" w:hAnsi="Arial" w:eastAsia="宋体" w:cs="Arial"/>
          <w:szCs w:val="22"/>
        </w:rPr>
        <w:t>采购人要求的其他文件、</w:t>
      </w:r>
      <w:r>
        <w:rPr>
          <w:rFonts w:hint="eastAsia" w:ascii="Arial" w:hAnsi="Arial" w:eastAsia="宋体" w:cs="Arial"/>
          <w:szCs w:val="22"/>
        </w:rPr>
        <w:t>供应商</w:t>
      </w:r>
      <w:r>
        <w:rPr>
          <w:rFonts w:ascii="Arial" w:hAnsi="Arial" w:eastAsia="宋体" w:cs="Arial"/>
          <w:szCs w:val="22"/>
        </w:rPr>
        <w:t>认为需要提及的其他文件。</w:t>
      </w:r>
    </w:p>
    <w:tbl>
      <w:tblPr>
        <w:tblStyle w:val="32"/>
        <w:tblpPr w:leftFromText="180" w:rightFromText="180" w:vertAnchor="text" w:horzAnchor="page" w:tblpX="1668" w:tblpY="439"/>
        <w:tblOverlap w:val="never"/>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060"/>
        <w:gridCol w:w="1480"/>
        <w:gridCol w:w="1060"/>
        <w:gridCol w:w="2501"/>
        <w:gridCol w:w="1951"/>
      </w:tblGrid>
      <w:tr w14:paraId="5BDC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trPr>
        <w:tc>
          <w:tcPr>
            <w:tcW w:w="748" w:type="dxa"/>
            <w:vAlign w:val="center"/>
          </w:tcPr>
          <w:p w14:paraId="4FCFE061">
            <w:pPr>
              <w:widowControl w:val="0"/>
              <w:snapToGrid w:val="0"/>
              <w:spacing w:line="240" w:lineRule="auto"/>
              <w:ind w:left="0" w:leftChars="0" w:right="0" w:rightChars="0" w:firstLine="0" w:firstLineChars="0"/>
              <w:jc w:val="center"/>
              <w:rPr>
                <w:rFonts w:hint="eastAsia" w:ascii="Arial" w:hAnsi="Arial" w:eastAsia="宋体" w:cs="Arial"/>
                <w:b/>
                <w:sz w:val="21"/>
                <w:szCs w:val="21"/>
              </w:rPr>
            </w:pPr>
            <w:r>
              <w:rPr>
                <w:rFonts w:hint="eastAsia" w:ascii="Arial" w:hAnsi="Arial" w:eastAsia="宋体" w:cs="Arial"/>
                <w:b/>
                <w:sz w:val="21"/>
                <w:szCs w:val="21"/>
              </w:rPr>
              <w:t>序号</w:t>
            </w:r>
          </w:p>
        </w:tc>
        <w:tc>
          <w:tcPr>
            <w:tcW w:w="1060" w:type="dxa"/>
            <w:vAlign w:val="center"/>
          </w:tcPr>
          <w:p w14:paraId="5F33E45D">
            <w:pPr>
              <w:widowControl w:val="0"/>
              <w:snapToGrid w:val="0"/>
              <w:spacing w:line="240" w:lineRule="auto"/>
              <w:ind w:left="0" w:leftChars="0" w:right="0" w:rightChars="0" w:firstLine="0" w:firstLineChars="0"/>
              <w:jc w:val="center"/>
              <w:rPr>
                <w:rFonts w:hint="eastAsia" w:ascii="Arial" w:hAnsi="Arial" w:eastAsia="宋体" w:cs="Arial"/>
                <w:b/>
                <w:sz w:val="21"/>
                <w:szCs w:val="21"/>
              </w:rPr>
            </w:pPr>
            <w:r>
              <w:rPr>
                <w:rFonts w:ascii="Arial" w:hAnsi="Arial" w:eastAsia="宋体" w:cs="Arial"/>
                <w:b/>
                <w:sz w:val="21"/>
                <w:szCs w:val="21"/>
                <w:lang w:eastAsia="en-US"/>
              </w:rPr>
              <w:t>姓名</w:t>
            </w:r>
          </w:p>
        </w:tc>
        <w:tc>
          <w:tcPr>
            <w:tcW w:w="1480" w:type="dxa"/>
            <w:vAlign w:val="center"/>
          </w:tcPr>
          <w:p w14:paraId="3D930793">
            <w:pPr>
              <w:widowControl w:val="0"/>
              <w:snapToGrid w:val="0"/>
              <w:spacing w:line="240" w:lineRule="auto"/>
              <w:ind w:left="0" w:leftChars="0" w:right="0" w:rightChars="0" w:firstLine="0" w:firstLineChars="0"/>
              <w:jc w:val="center"/>
              <w:rPr>
                <w:rFonts w:hint="eastAsia" w:ascii="Arial" w:hAnsi="Arial" w:eastAsia="宋体" w:cs="Arial"/>
                <w:b/>
                <w:sz w:val="21"/>
                <w:szCs w:val="21"/>
              </w:rPr>
            </w:pPr>
            <w:r>
              <w:rPr>
                <w:rFonts w:ascii="Arial" w:hAnsi="Arial" w:eastAsia="宋体" w:cs="Arial"/>
                <w:b/>
                <w:sz w:val="21"/>
                <w:szCs w:val="21"/>
                <w:lang w:eastAsia="en-US"/>
              </w:rPr>
              <w:t>职称</w:t>
            </w:r>
          </w:p>
        </w:tc>
        <w:tc>
          <w:tcPr>
            <w:tcW w:w="1060" w:type="dxa"/>
            <w:vAlign w:val="center"/>
          </w:tcPr>
          <w:p w14:paraId="0DF37A86">
            <w:pPr>
              <w:widowControl w:val="0"/>
              <w:snapToGrid w:val="0"/>
              <w:spacing w:line="240" w:lineRule="auto"/>
              <w:ind w:left="0" w:leftChars="0" w:right="0" w:rightChars="0" w:firstLine="0" w:firstLineChars="0"/>
              <w:jc w:val="center"/>
              <w:rPr>
                <w:rFonts w:hint="eastAsia" w:ascii="Arial" w:hAnsi="Arial" w:eastAsia="宋体" w:cs="Arial"/>
                <w:b/>
                <w:sz w:val="21"/>
                <w:szCs w:val="21"/>
              </w:rPr>
            </w:pPr>
            <w:r>
              <w:rPr>
                <w:rFonts w:ascii="Arial" w:hAnsi="Arial" w:eastAsia="宋体" w:cs="Arial"/>
                <w:b/>
                <w:sz w:val="21"/>
                <w:szCs w:val="21"/>
                <w:lang w:eastAsia="en-US"/>
              </w:rPr>
              <w:t>级别</w:t>
            </w:r>
          </w:p>
        </w:tc>
        <w:tc>
          <w:tcPr>
            <w:tcW w:w="2501" w:type="dxa"/>
            <w:vAlign w:val="center"/>
          </w:tcPr>
          <w:p w14:paraId="4E6137AD">
            <w:pPr>
              <w:widowControl w:val="0"/>
              <w:snapToGrid w:val="0"/>
              <w:spacing w:line="240" w:lineRule="auto"/>
              <w:ind w:left="0" w:leftChars="0" w:right="0" w:rightChars="0" w:firstLine="0" w:firstLineChars="0"/>
              <w:jc w:val="center"/>
              <w:rPr>
                <w:rFonts w:hint="eastAsia" w:ascii="Arial" w:hAnsi="Arial" w:eastAsia="宋体" w:cs="Arial"/>
                <w:b/>
                <w:sz w:val="21"/>
                <w:szCs w:val="21"/>
              </w:rPr>
            </w:pPr>
            <w:r>
              <w:rPr>
                <w:rFonts w:ascii="Arial" w:hAnsi="Arial" w:eastAsia="宋体" w:cs="Arial"/>
                <w:b/>
                <w:sz w:val="21"/>
                <w:szCs w:val="21"/>
                <w:lang w:eastAsia="en-US"/>
              </w:rPr>
              <w:t>证号</w:t>
            </w:r>
          </w:p>
        </w:tc>
        <w:tc>
          <w:tcPr>
            <w:tcW w:w="1951" w:type="dxa"/>
            <w:vAlign w:val="center"/>
          </w:tcPr>
          <w:p w14:paraId="363B4A51">
            <w:pPr>
              <w:widowControl w:val="0"/>
              <w:snapToGrid w:val="0"/>
              <w:spacing w:line="240" w:lineRule="auto"/>
              <w:ind w:left="0" w:leftChars="0" w:right="0" w:rightChars="0" w:firstLine="0" w:firstLineChars="0"/>
              <w:jc w:val="center"/>
              <w:rPr>
                <w:rFonts w:ascii="Arial" w:hAnsi="Arial" w:eastAsia="宋体" w:cs="Arial"/>
                <w:b/>
                <w:sz w:val="21"/>
                <w:szCs w:val="21"/>
                <w:lang w:eastAsia="en-US"/>
              </w:rPr>
            </w:pPr>
            <w:r>
              <w:rPr>
                <w:rFonts w:ascii="Arial" w:hAnsi="Arial" w:eastAsia="宋体" w:cs="Arial"/>
                <w:b/>
                <w:sz w:val="21"/>
                <w:szCs w:val="21"/>
                <w:lang w:eastAsia="en-US"/>
              </w:rPr>
              <w:t>专业</w:t>
            </w:r>
          </w:p>
        </w:tc>
      </w:tr>
      <w:tr w14:paraId="0226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1B2D804E">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1</w:t>
            </w:r>
          </w:p>
        </w:tc>
        <w:tc>
          <w:tcPr>
            <w:tcW w:w="1060" w:type="dxa"/>
            <w:vAlign w:val="center"/>
          </w:tcPr>
          <w:p w14:paraId="08CBB70A">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王富强</w:t>
            </w:r>
          </w:p>
        </w:tc>
        <w:tc>
          <w:tcPr>
            <w:tcW w:w="1480" w:type="dxa"/>
            <w:vAlign w:val="center"/>
          </w:tcPr>
          <w:p w14:paraId="6B59DFF1">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正高级工程师</w:t>
            </w:r>
          </w:p>
        </w:tc>
        <w:tc>
          <w:tcPr>
            <w:tcW w:w="1060" w:type="dxa"/>
            <w:vAlign w:val="center"/>
          </w:tcPr>
          <w:p w14:paraId="5F6445B4">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正高级</w:t>
            </w:r>
          </w:p>
        </w:tc>
        <w:tc>
          <w:tcPr>
            <w:tcW w:w="2501" w:type="dxa"/>
            <w:vAlign w:val="center"/>
          </w:tcPr>
          <w:p w14:paraId="3BD75E10">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A202309010100063</w:t>
            </w:r>
          </w:p>
        </w:tc>
        <w:tc>
          <w:tcPr>
            <w:tcW w:w="1951" w:type="dxa"/>
            <w:vAlign w:val="center"/>
          </w:tcPr>
          <w:p w14:paraId="696CC6F0">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测绘</w:t>
            </w:r>
          </w:p>
        </w:tc>
      </w:tr>
      <w:tr w14:paraId="2F1F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55DE1871">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2</w:t>
            </w:r>
          </w:p>
        </w:tc>
        <w:tc>
          <w:tcPr>
            <w:tcW w:w="1060" w:type="dxa"/>
            <w:vAlign w:val="center"/>
          </w:tcPr>
          <w:p w14:paraId="5F9061C7">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王坤</w:t>
            </w:r>
          </w:p>
        </w:tc>
        <w:tc>
          <w:tcPr>
            <w:tcW w:w="1480" w:type="dxa"/>
            <w:vAlign w:val="center"/>
          </w:tcPr>
          <w:p w14:paraId="11E2DEC6">
            <w:pPr>
              <w:widowControl w:val="0"/>
              <w:snapToGrid w:val="0"/>
              <w:spacing w:line="240" w:lineRule="auto"/>
              <w:ind w:left="0" w:leftChars="0" w:right="0" w:rightChars="0" w:firstLine="0" w:firstLineChars="0"/>
              <w:jc w:val="left"/>
              <w:rPr>
                <w:rFonts w:hint="eastAsia" w:ascii="Arial" w:hAnsi="Arial" w:eastAsia="宋体" w:cs="Arial"/>
                <w:sz w:val="21"/>
                <w:szCs w:val="21"/>
              </w:rPr>
            </w:pPr>
            <w:r>
              <w:rPr>
                <w:rFonts w:hint="eastAsia" w:ascii="Arial" w:hAnsi="Arial" w:eastAsia="宋体" w:cs="Arial"/>
                <w:sz w:val="21"/>
                <w:szCs w:val="21"/>
              </w:rPr>
              <w:t>正高级工程师</w:t>
            </w:r>
          </w:p>
        </w:tc>
        <w:tc>
          <w:tcPr>
            <w:tcW w:w="1060" w:type="dxa"/>
            <w:vAlign w:val="center"/>
          </w:tcPr>
          <w:p w14:paraId="18F5FF32">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正高级</w:t>
            </w:r>
          </w:p>
        </w:tc>
        <w:tc>
          <w:tcPr>
            <w:tcW w:w="2501" w:type="dxa"/>
            <w:vAlign w:val="center"/>
          </w:tcPr>
          <w:p w14:paraId="78CAF101">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ascii="Arial" w:hAnsi="Arial" w:eastAsia="宋体" w:cs="Arial"/>
                <w:sz w:val="21"/>
                <w:szCs w:val="21"/>
                <w:lang w:eastAsia="en-US"/>
              </w:rPr>
              <w:t>A202109010100023</w:t>
            </w:r>
          </w:p>
        </w:tc>
        <w:tc>
          <w:tcPr>
            <w:tcW w:w="1951" w:type="dxa"/>
            <w:vAlign w:val="center"/>
          </w:tcPr>
          <w:p w14:paraId="2535D673">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信息与网络技术</w:t>
            </w:r>
          </w:p>
        </w:tc>
      </w:tr>
      <w:tr w14:paraId="36498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0E7C9543">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3</w:t>
            </w:r>
          </w:p>
        </w:tc>
        <w:tc>
          <w:tcPr>
            <w:tcW w:w="1060" w:type="dxa"/>
            <w:vAlign w:val="center"/>
          </w:tcPr>
          <w:p w14:paraId="17396087">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高豪林</w:t>
            </w:r>
          </w:p>
        </w:tc>
        <w:tc>
          <w:tcPr>
            <w:tcW w:w="1480" w:type="dxa"/>
            <w:vAlign w:val="center"/>
          </w:tcPr>
          <w:p w14:paraId="3EC483A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060" w:type="dxa"/>
            <w:vAlign w:val="center"/>
          </w:tcPr>
          <w:p w14:paraId="63C66E47">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副高级</w:t>
            </w:r>
          </w:p>
        </w:tc>
        <w:tc>
          <w:tcPr>
            <w:tcW w:w="2501" w:type="dxa"/>
            <w:vAlign w:val="center"/>
          </w:tcPr>
          <w:p w14:paraId="68603F37">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B</w:t>
            </w:r>
            <w:r>
              <w:rPr>
                <w:rFonts w:ascii="Arial" w:hAnsi="Arial" w:eastAsia="宋体" w:cs="Arial"/>
                <w:sz w:val="21"/>
                <w:szCs w:val="21"/>
                <w:lang w:eastAsia="en-US"/>
              </w:rPr>
              <w:t>202409000100009</w:t>
            </w:r>
          </w:p>
        </w:tc>
        <w:tc>
          <w:tcPr>
            <w:tcW w:w="1951" w:type="dxa"/>
            <w:vAlign w:val="center"/>
          </w:tcPr>
          <w:p w14:paraId="7473088C">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大数据</w:t>
            </w:r>
          </w:p>
        </w:tc>
      </w:tr>
      <w:tr w14:paraId="43F3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4591FD16">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4</w:t>
            </w:r>
          </w:p>
        </w:tc>
        <w:tc>
          <w:tcPr>
            <w:tcW w:w="1060" w:type="dxa"/>
            <w:vAlign w:val="center"/>
          </w:tcPr>
          <w:p w14:paraId="2BC8E3F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李瑞桦</w:t>
            </w:r>
          </w:p>
        </w:tc>
        <w:tc>
          <w:tcPr>
            <w:tcW w:w="1480" w:type="dxa"/>
            <w:vAlign w:val="center"/>
          </w:tcPr>
          <w:p w14:paraId="6A013A7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060" w:type="dxa"/>
            <w:vAlign w:val="center"/>
          </w:tcPr>
          <w:p w14:paraId="7B429C8F">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副高级</w:t>
            </w:r>
          </w:p>
        </w:tc>
        <w:tc>
          <w:tcPr>
            <w:tcW w:w="2501" w:type="dxa"/>
            <w:vAlign w:val="center"/>
          </w:tcPr>
          <w:p w14:paraId="23E6031E">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B202309171900118</w:t>
            </w:r>
          </w:p>
        </w:tc>
        <w:tc>
          <w:tcPr>
            <w:tcW w:w="1951" w:type="dxa"/>
            <w:vAlign w:val="center"/>
          </w:tcPr>
          <w:p w14:paraId="2E0DEEC8">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电子计算机</w:t>
            </w:r>
          </w:p>
        </w:tc>
      </w:tr>
      <w:tr w14:paraId="0585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139E3B71">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5</w:t>
            </w:r>
          </w:p>
        </w:tc>
        <w:tc>
          <w:tcPr>
            <w:tcW w:w="1060" w:type="dxa"/>
            <w:vAlign w:val="center"/>
          </w:tcPr>
          <w:p w14:paraId="6232F285">
            <w:pPr>
              <w:widowControl w:val="0"/>
              <w:snapToGrid w:val="0"/>
              <w:spacing w:line="240" w:lineRule="auto"/>
              <w:ind w:left="0" w:leftChars="0" w:right="0" w:rightChars="0" w:firstLine="0" w:firstLineChars="0"/>
              <w:jc w:val="center"/>
              <w:rPr>
                <w:rFonts w:ascii="Arial" w:hAnsi="Arial" w:eastAsia="宋体" w:cs="Arial"/>
                <w:sz w:val="21"/>
                <w:szCs w:val="21"/>
              </w:rPr>
            </w:pPr>
            <w:r>
              <w:rPr>
                <w:rFonts w:hint="eastAsia" w:ascii="Arial" w:hAnsi="Arial" w:eastAsia="宋体" w:cs="Arial"/>
                <w:sz w:val="21"/>
                <w:szCs w:val="21"/>
              </w:rPr>
              <w:t>巩克现</w:t>
            </w:r>
          </w:p>
        </w:tc>
        <w:tc>
          <w:tcPr>
            <w:tcW w:w="1480" w:type="dxa"/>
            <w:vAlign w:val="center"/>
          </w:tcPr>
          <w:p w14:paraId="45FA8DEB">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副教授</w:t>
            </w:r>
          </w:p>
        </w:tc>
        <w:tc>
          <w:tcPr>
            <w:tcW w:w="1060" w:type="dxa"/>
            <w:vAlign w:val="center"/>
          </w:tcPr>
          <w:p w14:paraId="4347259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副教授</w:t>
            </w:r>
          </w:p>
        </w:tc>
        <w:tc>
          <w:tcPr>
            <w:tcW w:w="2501" w:type="dxa"/>
            <w:vAlign w:val="center"/>
          </w:tcPr>
          <w:p w14:paraId="6655D7C5">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0033317</w:t>
            </w:r>
          </w:p>
        </w:tc>
        <w:tc>
          <w:tcPr>
            <w:tcW w:w="1951" w:type="dxa"/>
            <w:vAlign w:val="center"/>
          </w:tcPr>
          <w:p w14:paraId="75FDD23B">
            <w:pPr>
              <w:widowControl w:val="0"/>
              <w:snapToGrid w:val="0"/>
              <w:spacing w:line="240" w:lineRule="auto"/>
              <w:ind w:left="0" w:leftChars="0" w:right="0" w:rightChars="0" w:firstLine="0" w:firstLineChars="0"/>
              <w:jc w:val="left"/>
              <w:rPr>
                <w:rFonts w:ascii="Arial" w:hAnsi="Arial" w:eastAsia="宋体" w:cs="Arial"/>
                <w:sz w:val="21"/>
                <w:szCs w:val="21"/>
              </w:rPr>
            </w:pPr>
            <w:r>
              <w:rPr>
                <w:rFonts w:hint="eastAsia" w:ascii="Arial" w:hAnsi="Arial" w:eastAsia="宋体" w:cs="Arial"/>
                <w:sz w:val="21"/>
                <w:szCs w:val="21"/>
              </w:rPr>
              <w:t>信息与信息处理</w:t>
            </w:r>
          </w:p>
        </w:tc>
      </w:tr>
      <w:tr w14:paraId="24C6C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748" w:type="dxa"/>
            <w:vAlign w:val="center"/>
          </w:tcPr>
          <w:p w14:paraId="40A989BD">
            <w:pPr>
              <w:widowControl w:val="0"/>
              <w:snapToGrid w:val="0"/>
              <w:spacing w:line="240" w:lineRule="auto"/>
              <w:ind w:left="0" w:leftChars="0" w:right="0" w:rightChars="0" w:firstLine="0" w:firstLineChars="0"/>
              <w:jc w:val="center"/>
              <w:rPr>
                <w:rFonts w:hint="eastAsia" w:ascii="Arial" w:hAnsi="Arial" w:eastAsia="宋体" w:cs="Arial"/>
                <w:sz w:val="21"/>
                <w:szCs w:val="21"/>
              </w:rPr>
            </w:pPr>
            <w:r>
              <w:rPr>
                <w:rFonts w:hint="eastAsia" w:ascii="Arial" w:hAnsi="Arial" w:eastAsia="宋体" w:cs="Arial"/>
                <w:sz w:val="21"/>
                <w:szCs w:val="21"/>
              </w:rPr>
              <w:t>6</w:t>
            </w:r>
          </w:p>
        </w:tc>
        <w:tc>
          <w:tcPr>
            <w:tcW w:w="1060" w:type="dxa"/>
            <w:vAlign w:val="center"/>
          </w:tcPr>
          <w:p w14:paraId="7B48B991">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何振华</w:t>
            </w:r>
          </w:p>
        </w:tc>
        <w:tc>
          <w:tcPr>
            <w:tcW w:w="1480" w:type="dxa"/>
            <w:vAlign w:val="center"/>
          </w:tcPr>
          <w:p w14:paraId="4E509C9E">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高级工程师</w:t>
            </w:r>
          </w:p>
        </w:tc>
        <w:tc>
          <w:tcPr>
            <w:tcW w:w="1060" w:type="dxa"/>
            <w:vAlign w:val="center"/>
          </w:tcPr>
          <w:p w14:paraId="26528F3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hint="eastAsia" w:ascii="Arial" w:hAnsi="Arial" w:eastAsia="宋体" w:cs="Arial"/>
                <w:sz w:val="21"/>
                <w:szCs w:val="21"/>
              </w:rPr>
              <w:t>副高级</w:t>
            </w:r>
          </w:p>
        </w:tc>
        <w:tc>
          <w:tcPr>
            <w:tcW w:w="2501" w:type="dxa"/>
            <w:vAlign w:val="center"/>
          </w:tcPr>
          <w:p w14:paraId="26E7B65B">
            <w:pPr>
              <w:widowControl w:val="0"/>
              <w:snapToGrid w:val="0"/>
              <w:spacing w:line="240" w:lineRule="auto"/>
              <w:ind w:left="0" w:leftChars="0" w:right="0" w:rightChars="0" w:firstLine="0" w:firstLineChars="0"/>
              <w:jc w:val="center"/>
              <w:rPr>
                <w:rFonts w:ascii="Arial" w:hAnsi="Arial" w:eastAsia="宋体" w:cs="Arial"/>
                <w:sz w:val="21"/>
                <w:szCs w:val="21"/>
                <w:lang w:eastAsia="en-US"/>
              </w:rPr>
            </w:pPr>
            <w:r>
              <w:rPr>
                <w:rFonts w:ascii="Arial" w:hAnsi="Arial" w:eastAsia="宋体" w:cs="Arial"/>
                <w:sz w:val="21"/>
                <w:szCs w:val="21"/>
                <w:lang w:eastAsia="en-US"/>
              </w:rPr>
              <w:t>B202509M10100009</w:t>
            </w:r>
          </w:p>
        </w:tc>
        <w:tc>
          <w:tcPr>
            <w:tcW w:w="1951" w:type="dxa"/>
            <w:vAlign w:val="center"/>
          </w:tcPr>
          <w:p w14:paraId="2C592E6A">
            <w:pPr>
              <w:widowControl w:val="0"/>
              <w:snapToGrid w:val="0"/>
              <w:spacing w:line="240" w:lineRule="auto"/>
              <w:ind w:left="0" w:leftChars="0" w:right="0" w:rightChars="0" w:firstLine="0" w:firstLineChars="0"/>
              <w:jc w:val="left"/>
              <w:rPr>
                <w:rFonts w:ascii="Arial" w:hAnsi="Arial" w:eastAsia="宋体" w:cs="Arial"/>
                <w:sz w:val="21"/>
                <w:szCs w:val="21"/>
                <w:lang w:eastAsia="en-US"/>
              </w:rPr>
            </w:pPr>
            <w:r>
              <w:rPr>
                <w:rFonts w:hint="eastAsia" w:ascii="Arial" w:hAnsi="Arial" w:eastAsia="宋体" w:cs="Arial"/>
                <w:sz w:val="21"/>
                <w:szCs w:val="21"/>
              </w:rPr>
              <w:t>人工智能</w:t>
            </w:r>
          </w:p>
        </w:tc>
      </w:tr>
    </w:tbl>
    <w:p w14:paraId="58FB9719">
      <w:pPr>
        <w:widowControl w:val="0"/>
        <w:spacing w:line="440" w:lineRule="exact"/>
        <w:ind w:firstLine="560" w:firstLineChars="200"/>
        <w:jc w:val="center"/>
        <w:outlineLvl w:val="1"/>
        <w:rPr>
          <w:rFonts w:cs="Arial" w:asciiTheme="majorEastAsia" w:hAnsiTheme="majorEastAsia" w:eastAsiaTheme="majorEastAsia"/>
          <w:sz w:val="28"/>
          <w:szCs w:val="28"/>
        </w:rPr>
      </w:pPr>
      <w:bookmarkStart w:id="471" w:name="_Toc6939"/>
      <w:r>
        <w:rPr>
          <w:rFonts w:hint="eastAsia" w:cs="Arial" w:asciiTheme="majorEastAsia" w:hAnsiTheme="majorEastAsia" w:eastAsiaTheme="majorEastAsia"/>
          <w:sz w:val="28"/>
          <w:szCs w:val="28"/>
        </w:rPr>
        <w:t>（一） 项目团队副高及以上人员名单及证书</w:t>
      </w:r>
      <w:bookmarkEnd w:id="471"/>
    </w:p>
    <w:p w14:paraId="55B56A37">
      <w:pPr>
        <w:widowControl w:val="0"/>
        <w:spacing w:line="440" w:lineRule="exact"/>
        <w:ind w:firstLine="560" w:firstLineChars="200"/>
        <w:jc w:val="center"/>
        <w:rPr>
          <w:rFonts w:hint="eastAsia" w:cs="Arial" w:asciiTheme="majorEastAsia" w:hAnsiTheme="majorEastAsia" w:eastAsiaTheme="majorEastAsia"/>
          <w:sz w:val="28"/>
          <w:szCs w:val="28"/>
        </w:rPr>
      </w:pPr>
    </w:p>
    <w:p w14:paraId="2108C9AC">
      <w:pPr>
        <w:widowControl w:val="0"/>
        <w:spacing w:line="440" w:lineRule="exact"/>
        <w:ind w:firstLine="560" w:firstLineChars="200"/>
        <w:jc w:val="center"/>
        <w:rPr>
          <w:rFonts w:cs="Arial" w:asciiTheme="majorEastAsia" w:hAnsiTheme="majorEastAsia" w:eastAsiaTheme="majorEastAsia"/>
          <w:sz w:val="28"/>
          <w:szCs w:val="28"/>
        </w:rPr>
      </w:pPr>
    </w:p>
    <w:p w14:paraId="56C8A4AD">
      <w:pPr>
        <w:rPr>
          <w:rFonts w:cs="Arial" w:asciiTheme="majorEastAsia" w:hAnsiTheme="majorEastAsia" w:eastAsiaTheme="majorEastAsia"/>
          <w:sz w:val="28"/>
          <w:szCs w:val="28"/>
        </w:rPr>
      </w:pPr>
      <w:r>
        <w:rPr>
          <w:rFonts w:hint="eastAsia" w:ascii="Arial" w:hAnsi="Arial" w:eastAsia="宋体" w:cs="Arial"/>
          <w:b/>
        </w:rPr>
        <w:drawing>
          <wp:inline distT="0" distB="0" distL="0" distR="0">
            <wp:extent cx="4195445" cy="5482590"/>
            <wp:effectExtent l="0" t="0" r="3810" b="8255"/>
            <wp:docPr id="10864785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8513" name="图片 5"/>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rot="5400000">
                      <a:off x="0" y="0"/>
                      <a:ext cx="4198055" cy="5485346"/>
                    </a:xfrm>
                    <a:prstGeom prst="rect">
                      <a:avLst/>
                    </a:prstGeom>
                  </pic:spPr>
                </pic:pic>
              </a:graphicData>
            </a:graphic>
          </wp:inline>
        </w:drawing>
      </w:r>
    </w:p>
    <w:p w14:paraId="4090F335">
      <w:pPr>
        <w:rPr>
          <w:rFonts w:hint="eastAsia" w:cs="Arial" w:asciiTheme="majorEastAsia" w:hAnsiTheme="majorEastAsia" w:eastAsiaTheme="majorEastAsia"/>
          <w:sz w:val="28"/>
          <w:szCs w:val="28"/>
        </w:rPr>
      </w:pPr>
      <w:r>
        <w:rPr>
          <w:rFonts w:hint="eastAsia" w:ascii="Arial" w:hAnsi="Arial" w:eastAsia="宋体" w:cs="Arial"/>
          <w:b/>
        </w:rPr>
        <w:drawing>
          <wp:inline distT="0" distB="0" distL="0" distR="0">
            <wp:extent cx="5476875" cy="4243705"/>
            <wp:effectExtent l="0" t="0" r="9525" b="10795"/>
            <wp:docPr id="11629185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8570" name="图片 9"/>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486640" cy="4251854"/>
                    </a:xfrm>
                    <a:prstGeom prst="rect">
                      <a:avLst/>
                    </a:prstGeom>
                  </pic:spPr>
                </pic:pic>
              </a:graphicData>
            </a:graphic>
          </wp:inline>
        </w:drawing>
      </w:r>
    </w:p>
    <w:p w14:paraId="06E0E2F1">
      <w:pPr>
        <w:rPr>
          <w:rFonts w:cs="Arial" w:asciiTheme="majorEastAsia" w:hAnsiTheme="majorEastAsia" w:eastAsiaTheme="majorEastAsia"/>
          <w:sz w:val="28"/>
          <w:szCs w:val="28"/>
        </w:rPr>
      </w:pPr>
      <w:r>
        <w:rPr>
          <w:rFonts w:ascii="Arial" w:hAnsi="Arial" w:eastAsia="宋体" w:cs="Arial"/>
          <w:b/>
        </w:rPr>
        <w:drawing>
          <wp:inline distT="0" distB="0" distL="0" distR="0">
            <wp:extent cx="5760720" cy="4334510"/>
            <wp:effectExtent l="0" t="0" r="5080" b="8890"/>
            <wp:docPr id="953064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6460" name="图片 1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5760720" cy="4334510"/>
                    </a:xfrm>
                    <a:prstGeom prst="rect">
                      <a:avLst/>
                    </a:prstGeom>
                  </pic:spPr>
                </pic:pic>
              </a:graphicData>
            </a:graphic>
          </wp:inline>
        </w:drawing>
      </w:r>
    </w:p>
    <w:p w14:paraId="10A4F2EC">
      <w:pPr>
        <w:rPr>
          <w:rFonts w:hint="eastAsia" w:cs="Arial" w:asciiTheme="majorEastAsia" w:hAnsiTheme="majorEastAsia" w:eastAsiaTheme="majorEastAsia"/>
          <w:sz w:val="28"/>
          <w:szCs w:val="28"/>
        </w:rPr>
      </w:pPr>
      <w:r>
        <w:rPr>
          <w:rFonts w:ascii="Arial" w:hAnsi="Arial" w:eastAsia="宋体" w:cs="Arial"/>
          <w:b/>
        </w:rPr>
        <w:drawing>
          <wp:inline distT="0" distB="0" distL="0" distR="0">
            <wp:extent cx="5743575" cy="4335780"/>
            <wp:effectExtent l="0" t="0" r="9525" b="7620"/>
            <wp:docPr id="13180745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74518" name="图片 13"/>
                    <pic:cNvPicPr>
                      <a:picLocks noChangeAspect="1"/>
                    </pic:cNvPicPr>
                  </pic:nvPicPr>
                  <pic:blipFill>
                    <a:blip r:embed="rId114" cstate="print">
                      <a:extLst>
                        <a:ext uri="{28A0092B-C50C-407E-A947-70E740481C1C}">
                          <a14:useLocalDpi xmlns:a14="http://schemas.microsoft.com/office/drawing/2010/main" val="0"/>
                        </a:ext>
                      </a:extLst>
                    </a:blip>
                    <a:srcRect l="28935" t="9793" r="4266" b="20741"/>
                    <a:stretch>
                      <a:fillRect/>
                    </a:stretch>
                  </pic:blipFill>
                  <pic:spPr>
                    <a:xfrm>
                      <a:off x="0" y="0"/>
                      <a:ext cx="5743575" cy="4336115"/>
                    </a:xfrm>
                    <a:prstGeom prst="rect">
                      <a:avLst/>
                    </a:prstGeom>
                    <a:ln>
                      <a:noFill/>
                    </a:ln>
                  </pic:spPr>
                </pic:pic>
              </a:graphicData>
            </a:graphic>
          </wp:inline>
        </w:drawing>
      </w:r>
    </w:p>
    <w:p w14:paraId="26FE146B">
      <w:pPr>
        <w:rPr>
          <w:rFonts w:cs="Arial" w:asciiTheme="majorEastAsia" w:hAnsiTheme="majorEastAsia" w:eastAsiaTheme="majorEastAsia"/>
          <w:sz w:val="28"/>
          <w:szCs w:val="28"/>
        </w:rPr>
      </w:pPr>
      <w:r>
        <w:rPr>
          <w:rFonts w:ascii="Arial" w:hAnsi="Arial" w:eastAsia="宋体" w:cs="Arial"/>
          <w:b/>
        </w:rPr>
        <w:drawing>
          <wp:inline distT="0" distB="0" distL="0" distR="0">
            <wp:extent cx="4320540" cy="5760720"/>
            <wp:effectExtent l="0" t="0" r="5080" b="10160"/>
            <wp:docPr id="11650785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78530" name="图片 16"/>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rot="16200000">
                      <a:off x="0" y="0"/>
                      <a:ext cx="4320540" cy="5760720"/>
                    </a:xfrm>
                    <a:prstGeom prst="rect">
                      <a:avLst/>
                    </a:prstGeom>
                  </pic:spPr>
                </pic:pic>
              </a:graphicData>
            </a:graphic>
          </wp:inline>
        </w:drawing>
      </w:r>
    </w:p>
    <w:p w14:paraId="704406B7">
      <w:pPr>
        <w:rPr>
          <w:rFonts w:hint="eastAsia" w:cs="Arial" w:asciiTheme="majorEastAsia" w:hAnsiTheme="majorEastAsia" w:eastAsiaTheme="majorEastAsia"/>
          <w:sz w:val="28"/>
          <w:szCs w:val="28"/>
        </w:rPr>
      </w:pPr>
    </w:p>
    <w:p w14:paraId="346448A3">
      <w:pPr>
        <w:rPr>
          <w:rFonts w:hint="eastAsia" w:cs="Arial" w:asciiTheme="majorEastAsia" w:hAnsiTheme="majorEastAsia" w:eastAsiaTheme="majorEastAsia"/>
          <w:sz w:val="28"/>
          <w:szCs w:val="28"/>
        </w:rPr>
      </w:pPr>
      <w:r>
        <w:rPr>
          <w:rFonts w:ascii="Arial" w:hAnsi="Arial" w:eastAsia="宋体" w:cs="Arial"/>
          <w:b/>
        </w:rPr>
        <w:drawing>
          <wp:inline distT="0" distB="0" distL="0" distR="0">
            <wp:extent cx="5760720" cy="4070350"/>
            <wp:effectExtent l="0" t="0" r="5080" b="6350"/>
            <wp:docPr id="938859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965" name="图片 17"/>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60720" cy="4070752"/>
                    </a:xfrm>
                    <a:prstGeom prst="rect">
                      <a:avLst/>
                    </a:prstGeom>
                  </pic:spPr>
                </pic:pic>
              </a:graphicData>
            </a:graphic>
          </wp:inline>
        </w:drawing>
      </w:r>
    </w:p>
    <w:p w14:paraId="0E7B3445">
      <w:pPr>
        <w:widowControl w:val="0"/>
        <w:spacing w:line="440" w:lineRule="exact"/>
        <w:ind w:firstLine="560" w:firstLineChars="200"/>
        <w:jc w:val="center"/>
        <w:outlineLvl w:val="1"/>
        <w:rPr>
          <w:rFonts w:hint="eastAsia" w:cs="Arial" w:asciiTheme="majorEastAsia" w:hAnsiTheme="majorEastAsia" w:eastAsiaTheme="majorEastAsia"/>
          <w:sz w:val="28"/>
          <w:szCs w:val="28"/>
        </w:rPr>
      </w:pPr>
      <w:bookmarkStart w:id="472" w:name="_Toc15547"/>
      <w:r>
        <w:rPr>
          <w:rFonts w:hint="eastAsia" w:cs="Arial" w:asciiTheme="majorEastAsia" w:hAnsiTheme="majorEastAsia" w:eastAsiaTheme="majorEastAsia"/>
          <w:sz w:val="28"/>
          <w:szCs w:val="28"/>
        </w:rPr>
        <w:t>（二） 知识产权清单及证书</w:t>
      </w:r>
      <w:bookmarkEnd w:id="472"/>
    </w:p>
    <w:tbl>
      <w:tblPr>
        <w:tblStyle w:val="32"/>
        <w:tblW w:w="94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77"/>
        <w:gridCol w:w="954"/>
        <w:gridCol w:w="2242"/>
        <w:gridCol w:w="1664"/>
        <w:gridCol w:w="1465"/>
        <w:gridCol w:w="954"/>
        <w:gridCol w:w="954"/>
        <w:gridCol w:w="621"/>
      </w:tblGrid>
      <w:tr w14:paraId="4FD7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5772917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序号</w:t>
            </w:r>
          </w:p>
        </w:tc>
        <w:tc>
          <w:tcPr>
            <w:tcW w:w="954" w:type="dxa"/>
            <w:tcMar>
              <w:top w:w="60" w:type="dxa"/>
              <w:left w:w="120" w:type="dxa"/>
              <w:bottom w:w="30" w:type="dxa"/>
              <w:right w:w="120" w:type="dxa"/>
            </w:tcMar>
            <w:vAlign w:val="center"/>
          </w:tcPr>
          <w:p w14:paraId="614460A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类型</w:t>
            </w:r>
          </w:p>
        </w:tc>
        <w:tc>
          <w:tcPr>
            <w:tcW w:w="2242" w:type="dxa"/>
            <w:tcMar>
              <w:top w:w="60" w:type="dxa"/>
              <w:left w:w="120" w:type="dxa"/>
              <w:bottom w:w="30" w:type="dxa"/>
              <w:right w:w="120" w:type="dxa"/>
            </w:tcMar>
            <w:vAlign w:val="center"/>
          </w:tcPr>
          <w:p w14:paraId="173D6E6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名称</w:t>
            </w:r>
          </w:p>
        </w:tc>
        <w:tc>
          <w:tcPr>
            <w:tcW w:w="1664" w:type="dxa"/>
            <w:tcMar>
              <w:top w:w="60" w:type="dxa"/>
              <w:left w:w="120" w:type="dxa"/>
              <w:bottom w:w="30" w:type="dxa"/>
              <w:right w:w="120" w:type="dxa"/>
            </w:tcMar>
            <w:vAlign w:val="center"/>
          </w:tcPr>
          <w:p w14:paraId="2AC1C0B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专利号/登记号</w:t>
            </w:r>
          </w:p>
        </w:tc>
        <w:tc>
          <w:tcPr>
            <w:tcW w:w="1465" w:type="dxa"/>
            <w:tcMar>
              <w:top w:w="60" w:type="dxa"/>
              <w:left w:w="120" w:type="dxa"/>
              <w:bottom w:w="30" w:type="dxa"/>
              <w:right w:w="120" w:type="dxa"/>
            </w:tcMar>
            <w:vAlign w:val="center"/>
          </w:tcPr>
          <w:p w14:paraId="660BB92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权利人/著作权人</w:t>
            </w:r>
          </w:p>
        </w:tc>
        <w:tc>
          <w:tcPr>
            <w:tcW w:w="954" w:type="dxa"/>
            <w:tcMar>
              <w:top w:w="60" w:type="dxa"/>
              <w:left w:w="120" w:type="dxa"/>
              <w:bottom w:w="30" w:type="dxa"/>
              <w:right w:w="120" w:type="dxa"/>
            </w:tcMar>
            <w:vAlign w:val="center"/>
          </w:tcPr>
          <w:p w14:paraId="6ACBB4C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申请/登记日期</w:t>
            </w:r>
          </w:p>
        </w:tc>
        <w:tc>
          <w:tcPr>
            <w:tcW w:w="954" w:type="dxa"/>
            <w:tcMar>
              <w:top w:w="60" w:type="dxa"/>
              <w:left w:w="120" w:type="dxa"/>
              <w:bottom w:w="30" w:type="dxa"/>
              <w:right w:w="120" w:type="dxa"/>
            </w:tcMar>
            <w:vAlign w:val="center"/>
          </w:tcPr>
          <w:p w14:paraId="23E2664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授权/登记日期</w:t>
            </w:r>
          </w:p>
        </w:tc>
        <w:tc>
          <w:tcPr>
            <w:tcW w:w="621" w:type="dxa"/>
            <w:tcMar>
              <w:top w:w="60" w:type="dxa"/>
              <w:left w:w="120" w:type="dxa"/>
              <w:bottom w:w="30" w:type="dxa"/>
              <w:right w:w="120" w:type="dxa"/>
            </w:tcMar>
            <w:vAlign w:val="center"/>
          </w:tcPr>
          <w:p w14:paraId="3F7A3F3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状态</w:t>
            </w:r>
          </w:p>
        </w:tc>
      </w:tr>
      <w:tr w14:paraId="3E0A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1D72E09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p>
        </w:tc>
        <w:tc>
          <w:tcPr>
            <w:tcW w:w="954" w:type="dxa"/>
            <w:tcMar>
              <w:top w:w="60" w:type="dxa"/>
              <w:left w:w="120" w:type="dxa"/>
              <w:bottom w:w="30" w:type="dxa"/>
              <w:right w:w="120" w:type="dxa"/>
            </w:tcMar>
            <w:vAlign w:val="center"/>
          </w:tcPr>
          <w:p w14:paraId="5B1EF6F1">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发明专利</w:t>
            </w:r>
          </w:p>
        </w:tc>
        <w:tc>
          <w:tcPr>
            <w:tcW w:w="2242" w:type="dxa"/>
            <w:tcMar>
              <w:top w:w="60" w:type="dxa"/>
              <w:left w:w="120" w:type="dxa"/>
              <w:bottom w:w="30" w:type="dxa"/>
              <w:right w:w="120" w:type="dxa"/>
            </w:tcMar>
            <w:vAlign w:val="center"/>
          </w:tcPr>
          <w:p w14:paraId="4DF45F9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一种红外图像校正方法</w:t>
            </w:r>
          </w:p>
        </w:tc>
        <w:tc>
          <w:tcPr>
            <w:tcW w:w="1664" w:type="dxa"/>
            <w:tcMar>
              <w:top w:w="60" w:type="dxa"/>
              <w:left w:w="120" w:type="dxa"/>
              <w:bottom w:w="30" w:type="dxa"/>
              <w:right w:w="120" w:type="dxa"/>
            </w:tcMar>
            <w:vAlign w:val="center"/>
          </w:tcPr>
          <w:p w14:paraId="33039D6A">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ZL202210805353.3</w:t>
            </w:r>
          </w:p>
        </w:tc>
        <w:tc>
          <w:tcPr>
            <w:tcW w:w="1465" w:type="dxa"/>
            <w:tcMar>
              <w:top w:w="60" w:type="dxa"/>
              <w:left w:w="120" w:type="dxa"/>
              <w:bottom w:w="30" w:type="dxa"/>
              <w:right w:w="120" w:type="dxa"/>
            </w:tcMar>
            <w:vAlign w:val="center"/>
          </w:tcPr>
          <w:p w14:paraId="2CBAAD8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109FA22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2022-07-08</w:t>
            </w:r>
          </w:p>
        </w:tc>
        <w:tc>
          <w:tcPr>
            <w:tcW w:w="954" w:type="dxa"/>
            <w:tcMar>
              <w:top w:w="60" w:type="dxa"/>
              <w:left w:w="120" w:type="dxa"/>
              <w:bottom w:w="30" w:type="dxa"/>
              <w:right w:w="120" w:type="dxa"/>
            </w:tcMar>
            <w:vAlign w:val="center"/>
          </w:tcPr>
          <w:p w14:paraId="571BAB8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2026-01-13</w:t>
            </w:r>
          </w:p>
        </w:tc>
        <w:tc>
          <w:tcPr>
            <w:tcW w:w="621" w:type="dxa"/>
            <w:tcMar>
              <w:top w:w="60" w:type="dxa"/>
              <w:left w:w="120" w:type="dxa"/>
              <w:bottom w:w="30" w:type="dxa"/>
              <w:right w:w="120" w:type="dxa"/>
            </w:tcMar>
            <w:vAlign w:val="center"/>
          </w:tcPr>
          <w:p w14:paraId="5B8FFDD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409A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3BA8E827">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w:t>
            </w:r>
          </w:p>
        </w:tc>
        <w:tc>
          <w:tcPr>
            <w:tcW w:w="954" w:type="dxa"/>
            <w:tcMar>
              <w:top w:w="60" w:type="dxa"/>
              <w:left w:w="120" w:type="dxa"/>
              <w:bottom w:w="30" w:type="dxa"/>
              <w:right w:w="120" w:type="dxa"/>
            </w:tcMar>
            <w:vAlign w:val="center"/>
          </w:tcPr>
          <w:p w14:paraId="59DEECD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发明专利</w:t>
            </w:r>
          </w:p>
        </w:tc>
        <w:tc>
          <w:tcPr>
            <w:tcW w:w="2242" w:type="dxa"/>
            <w:tcMar>
              <w:top w:w="60" w:type="dxa"/>
              <w:left w:w="120" w:type="dxa"/>
              <w:bottom w:w="30" w:type="dxa"/>
              <w:right w:w="120" w:type="dxa"/>
            </w:tcMar>
            <w:vAlign w:val="center"/>
          </w:tcPr>
          <w:p w14:paraId="5830072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3" w:name="OLE_LINK28"/>
            <w:r>
              <w:rPr>
                <w:rFonts w:ascii="宋体" w:hAnsi="宋体" w:eastAsia="宋体" w:cs="Arial"/>
                <w:sz w:val="21"/>
                <w:szCs w:val="21"/>
              </w:rPr>
              <w:t>基于小波分解和改进IHS算法的遥感影像融合方法</w:t>
            </w:r>
            <w:bookmarkEnd w:id="473"/>
          </w:p>
        </w:tc>
        <w:tc>
          <w:tcPr>
            <w:tcW w:w="1664" w:type="dxa"/>
            <w:tcMar>
              <w:top w:w="60" w:type="dxa"/>
              <w:left w:w="120" w:type="dxa"/>
              <w:bottom w:w="30" w:type="dxa"/>
              <w:right w:w="120" w:type="dxa"/>
            </w:tcMar>
            <w:vAlign w:val="center"/>
          </w:tcPr>
          <w:p w14:paraId="458F85B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ZL202111598647.5</w:t>
            </w:r>
          </w:p>
        </w:tc>
        <w:tc>
          <w:tcPr>
            <w:tcW w:w="1465" w:type="dxa"/>
            <w:tcMar>
              <w:top w:w="60" w:type="dxa"/>
              <w:left w:w="120" w:type="dxa"/>
              <w:bottom w:w="30" w:type="dxa"/>
              <w:right w:w="120" w:type="dxa"/>
            </w:tcMar>
            <w:vAlign w:val="center"/>
          </w:tcPr>
          <w:p w14:paraId="2E0889F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18A1276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2021-12-24</w:t>
            </w:r>
          </w:p>
        </w:tc>
        <w:tc>
          <w:tcPr>
            <w:tcW w:w="954" w:type="dxa"/>
            <w:tcMar>
              <w:top w:w="60" w:type="dxa"/>
              <w:left w:w="120" w:type="dxa"/>
              <w:bottom w:w="30" w:type="dxa"/>
              <w:right w:w="120" w:type="dxa"/>
            </w:tcMar>
            <w:vAlign w:val="center"/>
          </w:tcPr>
          <w:p w14:paraId="7970E15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2024-04-16</w:t>
            </w:r>
          </w:p>
        </w:tc>
        <w:tc>
          <w:tcPr>
            <w:tcW w:w="621" w:type="dxa"/>
            <w:tcMar>
              <w:top w:w="60" w:type="dxa"/>
              <w:left w:w="120" w:type="dxa"/>
              <w:bottom w:w="30" w:type="dxa"/>
              <w:right w:w="120" w:type="dxa"/>
            </w:tcMar>
            <w:vAlign w:val="center"/>
          </w:tcPr>
          <w:p w14:paraId="7A80F741">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311A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2" w:hRule="atLeast"/>
        </w:trPr>
        <w:tc>
          <w:tcPr>
            <w:tcW w:w="577" w:type="dxa"/>
            <w:tcMar>
              <w:top w:w="60" w:type="dxa"/>
              <w:left w:w="120" w:type="dxa"/>
              <w:bottom w:w="30" w:type="dxa"/>
              <w:right w:w="120" w:type="dxa"/>
            </w:tcMar>
            <w:vAlign w:val="center"/>
          </w:tcPr>
          <w:p w14:paraId="7F0E933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3</w:t>
            </w:r>
          </w:p>
        </w:tc>
        <w:tc>
          <w:tcPr>
            <w:tcW w:w="954" w:type="dxa"/>
            <w:tcMar>
              <w:top w:w="60" w:type="dxa"/>
              <w:left w:w="120" w:type="dxa"/>
              <w:bottom w:w="30" w:type="dxa"/>
              <w:right w:w="120" w:type="dxa"/>
            </w:tcMar>
            <w:vAlign w:val="center"/>
          </w:tcPr>
          <w:p w14:paraId="6D324DB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发明专利</w:t>
            </w:r>
          </w:p>
        </w:tc>
        <w:tc>
          <w:tcPr>
            <w:tcW w:w="2242" w:type="dxa"/>
            <w:tcMar>
              <w:top w:w="60" w:type="dxa"/>
              <w:left w:w="120" w:type="dxa"/>
              <w:bottom w:w="30" w:type="dxa"/>
              <w:right w:w="120" w:type="dxa"/>
            </w:tcMar>
            <w:vAlign w:val="center"/>
          </w:tcPr>
          <w:p w14:paraId="3DDD44A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4" w:name="OLE_LINK27"/>
            <w:r>
              <w:rPr>
                <w:rFonts w:ascii="宋体" w:hAnsi="宋体" w:eastAsia="宋体" w:cs="Arial"/>
                <w:sz w:val="21"/>
                <w:szCs w:val="21"/>
              </w:rPr>
              <w:t>视觉SLAM特征匹配方法、系统、装置及可读存储介质</w:t>
            </w:r>
            <w:bookmarkEnd w:id="474"/>
          </w:p>
        </w:tc>
        <w:tc>
          <w:tcPr>
            <w:tcW w:w="1664" w:type="dxa"/>
            <w:tcMar>
              <w:top w:w="60" w:type="dxa"/>
              <w:left w:w="120" w:type="dxa"/>
              <w:bottom w:w="30" w:type="dxa"/>
              <w:right w:w="120" w:type="dxa"/>
            </w:tcMar>
            <w:vAlign w:val="center"/>
          </w:tcPr>
          <w:p w14:paraId="6CA03B7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ZL202211176803.3</w:t>
            </w:r>
          </w:p>
        </w:tc>
        <w:tc>
          <w:tcPr>
            <w:tcW w:w="1465" w:type="dxa"/>
            <w:tcMar>
              <w:top w:w="60" w:type="dxa"/>
              <w:left w:w="120" w:type="dxa"/>
              <w:bottom w:w="30" w:type="dxa"/>
              <w:right w:w="120" w:type="dxa"/>
            </w:tcMar>
            <w:vAlign w:val="center"/>
          </w:tcPr>
          <w:p w14:paraId="5A1570C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0393B57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2022-09-26</w:t>
            </w:r>
          </w:p>
        </w:tc>
        <w:tc>
          <w:tcPr>
            <w:tcW w:w="954" w:type="dxa"/>
            <w:tcMar>
              <w:top w:w="60" w:type="dxa"/>
              <w:left w:w="120" w:type="dxa"/>
              <w:bottom w:w="30" w:type="dxa"/>
              <w:right w:w="120" w:type="dxa"/>
            </w:tcMar>
            <w:vAlign w:val="center"/>
          </w:tcPr>
          <w:p w14:paraId="54A675A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2026-01-06</w:t>
            </w:r>
          </w:p>
        </w:tc>
        <w:tc>
          <w:tcPr>
            <w:tcW w:w="621" w:type="dxa"/>
            <w:tcMar>
              <w:top w:w="60" w:type="dxa"/>
              <w:left w:w="120" w:type="dxa"/>
              <w:bottom w:w="30" w:type="dxa"/>
              <w:right w:w="120" w:type="dxa"/>
            </w:tcMar>
            <w:vAlign w:val="center"/>
          </w:tcPr>
          <w:p w14:paraId="10FC10B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1BD6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6D762FC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4</w:t>
            </w:r>
          </w:p>
        </w:tc>
        <w:tc>
          <w:tcPr>
            <w:tcW w:w="954" w:type="dxa"/>
            <w:tcMar>
              <w:top w:w="60" w:type="dxa"/>
              <w:left w:w="120" w:type="dxa"/>
              <w:bottom w:w="30" w:type="dxa"/>
              <w:right w:w="120" w:type="dxa"/>
            </w:tcMar>
            <w:vAlign w:val="center"/>
          </w:tcPr>
          <w:p w14:paraId="6A14F88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发明专利</w:t>
            </w:r>
          </w:p>
        </w:tc>
        <w:tc>
          <w:tcPr>
            <w:tcW w:w="2242" w:type="dxa"/>
            <w:tcMar>
              <w:top w:w="60" w:type="dxa"/>
              <w:left w:w="120" w:type="dxa"/>
              <w:bottom w:w="30" w:type="dxa"/>
              <w:right w:w="120" w:type="dxa"/>
            </w:tcMar>
            <w:vAlign w:val="center"/>
          </w:tcPr>
          <w:p w14:paraId="4190503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5" w:name="OLE_LINK29"/>
            <w:r>
              <w:rPr>
                <w:rFonts w:ascii="宋体" w:hAnsi="宋体" w:eastAsia="宋体" w:cs="Arial"/>
                <w:sz w:val="21"/>
                <w:szCs w:val="21"/>
              </w:rPr>
              <w:t>一种基于三维点云和视觉融合的目标测距方法及装置</w:t>
            </w:r>
            <w:bookmarkEnd w:id="475"/>
          </w:p>
        </w:tc>
        <w:tc>
          <w:tcPr>
            <w:tcW w:w="1664" w:type="dxa"/>
            <w:tcMar>
              <w:top w:w="60" w:type="dxa"/>
              <w:left w:w="120" w:type="dxa"/>
              <w:bottom w:w="30" w:type="dxa"/>
              <w:right w:w="120" w:type="dxa"/>
            </w:tcMar>
            <w:vAlign w:val="center"/>
          </w:tcPr>
          <w:p w14:paraId="5861B4F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ZL202211680944.9</w:t>
            </w:r>
          </w:p>
        </w:tc>
        <w:tc>
          <w:tcPr>
            <w:tcW w:w="1465" w:type="dxa"/>
            <w:tcMar>
              <w:top w:w="60" w:type="dxa"/>
              <w:left w:w="120" w:type="dxa"/>
              <w:bottom w:w="30" w:type="dxa"/>
              <w:right w:w="120" w:type="dxa"/>
            </w:tcMar>
            <w:vAlign w:val="center"/>
          </w:tcPr>
          <w:p w14:paraId="3767DB3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2651C05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2022-12-26</w:t>
            </w:r>
          </w:p>
        </w:tc>
        <w:tc>
          <w:tcPr>
            <w:tcW w:w="954" w:type="dxa"/>
            <w:tcMar>
              <w:top w:w="60" w:type="dxa"/>
              <w:left w:w="120" w:type="dxa"/>
              <w:bottom w:w="30" w:type="dxa"/>
              <w:right w:w="120" w:type="dxa"/>
            </w:tcMar>
            <w:vAlign w:val="center"/>
          </w:tcPr>
          <w:p w14:paraId="294DCBD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2026-09-25</w:t>
            </w:r>
          </w:p>
        </w:tc>
        <w:tc>
          <w:tcPr>
            <w:tcW w:w="621" w:type="dxa"/>
            <w:tcMar>
              <w:top w:w="60" w:type="dxa"/>
              <w:left w:w="120" w:type="dxa"/>
              <w:bottom w:w="30" w:type="dxa"/>
              <w:right w:w="120" w:type="dxa"/>
            </w:tcMar>
            <w:vAlign w:val="center"/>
          </w:tcPr>
          <w:p w14:paraId="28929E7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0F72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0A9ADEF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hint="eastAsia" w:ascii="宋体" w:hAnsi="宋体" w:eastAsia="宋体"/>
                <w:sz w:val="21"/>
                <w:szCs w:val="21"/>
              </w:rPr>
              <w:t>5</w:t>
            </w:r>
          </w:p>
        </w:tc>
        <w:tc>
          <w:tcPr>
            <w:tcW w:w="954" w:type="dxa"/>
            <w:tcMar>
              <w:top w:w="60" w:type="dxa"/>
              <w:left w:w="120" w:type="dxa"/>
              <w:bottom w:w="30" w:type="dxa"/>
              <w:right w:w="120" w:type="dxa"/>
            </w:tcMar>
            <w:vAlign w:val="center"/>
          </w:tcPr>
          <w:p w14:paraId="7268BC8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实用新型专利</w:t>
            </w:r>
          </w:p>
        </w:tc>
        <w:tc>
          <w:tcPr>
            <w:tcW w:w="2242" w:type="dxa"/>
            <w:tcMar>
              <w:top w:w="60" w:type="dxa"/>
              <w:left w:w="120" w:type="dxa"/>
              <w:bottom w:w="30" w:type="dxa"/>
              <w:right w:w="120" w:type="dxa"/>
            </w:tcMar>
            <w:vAlign w:val="center"/>
          </w:tcPr>
          <w:p w14:paraId="3714E76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6" w:name="OLE_LINK30"/>
            <w:r>
              <w:rPr>
                <w:rFonts w:ascii="宋体" w:hAnsi="宋体" w:eastAsia="宋体" w:cs="Arial"/>
                <w:sz w:val="21"/>
                <w:szCs w:val="21"/>
              </w:rPr>
              <w:t>竖直面调节装置以及激光测距设备</w:t>
            </w:r>
            <w:bookmarkEnd w:id="476"/>
          </w:p>
        </w:tc>
        <w:tc>
          <w:tcPr>
            <w:tcW w:w="1664" w:type="dxa"/>
            <w:tcMar>
              <w:top w:w="60" w:type="dxa"/>
              <w:left w:w="120" w:type="dxa"/>
              <w:bottom w:w="30" w:type="dxa"/>
              <w:right w:w="120" w:type="dxa"/>
            </w:tcMar>
            <w:vAlign w:val="center"/>
          </w:tcPr>
          <w:p w14:paraId="37FF019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ZL202122360309.X</w:t>
            </w:r>
          </w:p>
        </w:tc>
        <w:tc>
          <w:tcPr>
            <w:tcW w:w="1465" w:type="dxa"/>
            <w:tcMar>
              <w:top w:w="60" w:type="dxa"/>
              <w:left w:w="120" w:type="dxa"/>
              <w:bottom w:w="30" w:type="dxa"/>
              <w:right w:w="120" w:type="dxa"/>
            </w:tcMar>
            <w:vAlign w:val="center"/>
          </w:tcPr>
          <w:p w14:paraId="4CEBB74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09E3AB1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2021-09-28</w:t>
            </w:r>
          </w:p>
        </w:tc>
        <w:tc>
          <w:tcPr>
            <w:tcW w:w="954" w:type="dxa"/>
            <w:tcMar>
              <w:top w:w="60" w:type="dxa"/>
              <w:left w:w="120" w:type="dxa"/>
              <w:bottom w:w="30" w:type="dxa"/>
              <w:right w:w="120" w:type="dxa"/>
            </w:tcMar>
            <w:vAlign w:val="center"/>
          </w:tcPr>
          <w:p w14:paraId="7E283C77">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2022-03-15</w:t>
            </w:r>
          </w:p>
        </w:tc>
        <w:tc>
          <w:tcPr>
            <w:tcW w:w="621" w:type="dxa"/>
            <w:tcMar>
              <w:top w:w="60" w:type="dxa"/>
              <w:left w:w="120" w:type="dxa"/>
              <w:bottom w:w="30" w:type="dxa"/>
              <w:right w:w="120" w:type="dxa"/>
            </w:tcMar>
            <w:vAlign w:val="center"/>
          </w:tcPr>
          <w:p w14:paraId="68A4A5A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7765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468149C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hint="eastAsia" w:ascii="宋体" w:hAnsi="宋体" w:eastAsia="宋体" w:cs="Arial"/>
                <w:sz w:val="21"/>
                <w:szCs w:val="21"/>
              </w:rPr>
              <w:t>6</w:t>
            </w:r>
          </w:p>
        </w:tc>
        <w:tc>
          <w:tcPr>
            <w:tcW w:w="954" w:type="dxa"/>
            <w:tcMar>
              <w:top w:w="60" w:type="dxa"/>
              <w:left w:w="120" w:type="dxa"/>
              <w:bottom w:w="30" w:type="dxa"/>
              <w:right w:w="120" w:type="dxa"/>
            </w:tcMar>
            <w:vAlign w:val="center"/>
          </w:tcPr>
          <w:p w14:paraId="68F8100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实用新型专利</w:t>
            </w:r>
          </w:p>
        </w:tc>
        <w:tc>
          <w:tcPr>
            <w:tcW w:w="2242" w:type="dxa"/>
            <w:tcMar>
              <w:top w:w="60" w:type="dxa"/>
              <w:left w:w="120" w:type="dxa"/>
              <w:bottom w:w="30" w:type="dxa"/>
              <w:right w:w="120" w:type="dxa"/>
            </w:tcMar>
            <w:vAlign w:val="center"/>
          </w:tcPr>
          <w:p w14:paraId="0F8B303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7" w:name="OLE_LINK31"/>
            <w:r>
              <w:rPr>
                <w:rFonts w:ascii="宋体" w:hAnsi="宋体" w:eastAsia="宋体" w:cs="Arial"/>
                <w:sz w:val="21"/>
                <w:szCs w:val="21"/>
              </w:rPr>
              <w:t>用于视觉测量教学平台的图像采集装置</w:t>
            </w:r>
            <w:bookmarkEnd w:id="477"/>
          </w:p>
        </w:tc>
        <w:tc>
          <w:tcPr>
            <w:tcW w:w="1664" w:type="dxa"/>
            <w:tcMar>
              <w:top w:w="60" w:type="dxa"/>
              <w:left w:w="120" w:type="dxa"/>
              <w:bottom w:w="30" w:type="dxa"/>
              <w:right w:w="120" w:type="dxa"/>
            </w:tcMar>
            <w:vAlign w:val="center"/>
          </w:tcPr>
          <w:p w14:paraId="69C466E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ZL202021749600.5</w:t>
            </w:r>
          </w:p>
        </w:tc>
        <w:tc>
          <w:tcPr>
            <w:tcW w:w="1465" w:type="dxa"/>
            <w:tcMar>
              <w:top w:w="60" w:type="dxa"/>
              <w:left w:w="120" w:type="dxa"/>
              <w:bottom w:w="30" w:type="dxa"/>
              <w:right w:w="120" w:type="dxa"/>
            </w:tcMar>
            <w:vAlign w:val="center"/>
          </w:tcPr>
          <w:p w14:paraId="2EAC47A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2245405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2020-08-20</w:t>
            </w:r>
          </w:p>
        </w:tc>
        <w:tc>
          <w:tcPr>
            <w:tcW w:w="954" w:type="dxa"/>
            <w:tcMar>
              <w:top w:w="60" w:type="dxa"/>
              <w:left w:w="120" w:type="dxa"/>
              <w:bottom w:w="30" w:type="dxa"/>
              <w:right w:w="120" w:type="dxa"/>
            </w:tcMar>
            <w:vAlign w:val="center"/>
          </w:tcPr>
          <w:p w14:paraId="55C2E4D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2021-03-19</w:t>
            </w:r>
          </w:p>
        </w:tc>
        <w:tc>
          <w:tcPr>
            <w:tcW w:w="621" w:type="dxa"/>
            <w:tcMar>
              <w:top w:w="60" w:type="dxa"/>
              <w:left w:w="120" w:type="dxa"/>
              <w:bottom w:w="30" w:type="dxa"/>
              <w:right w:w="120" w:type="dxa"/>
            </w:tcMar>
            <w:vAlign w:val="center"/>
          </w:tcPr>
          <w:p w14:paraId="30D1B04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已授权</w:t>
            </w:r>
          </w:p>
        </w:tc>
      </w:tr>
      <w:tr w14:paraId="7EE3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7E03982A">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hint="eastAsia" w:ascii="宋体" w:hAnsi="宋体" w:eastAsia="宋体" w:cs="Arial"/>
                <w:sz w:val="21"/>
                <w:szCs w:val="21"/>
              </w:rPr>
              <w:t>7</w:t>
            </w:r>
          </w:p>
        </w:tc>
        <w:tc>
          <w:tcPr>
            <w:tcW w:w="954" w:type="dxa"/>
            <w:tcMar>
              <w:top w:w="60" w:type="dxa"/>
              <w:left w:w="120" w:type="dxa"/>
              <w:bottom w:w="30" w:type="dxa"/>
              <w:right w:w="120" w:type="dxa"/>
            </w:tcMar>
            <w:vAlign w:val="center"/>
          </w:tcPr>
          <w:p w14:paraId="6AF1783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4C9DEB0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8" w:name="OLE_LINK33"/>
            <w:r>
              <w:rPr>
                <w:rFonts w:ascii="宋体" w:hAnsi="宋体" w:eastAsia="宋体" w:cs="Arial"/>
                <w:sz w:val="21"/>
                <w:szCs w:val="21"/>
              </w:rPr>
              <w:t>三维数字摄影测量软件和多元设备控制系统V1.0</w:t>
            </w:r>
            <w:bookmarkEnd w:id="478"/>
          </w:p>
        </w:tc>
        <w:tc>
          <w:tcPr>
            <w:tcW w:w="1664" w:type="dxa"/>
            <w:tcMar>
              <w:top w:w="60" w:type="dxa"/>
              <w:left w:w="120" w:type="dxa"/>
              <w:bottom w:w="30" w:type="dxa"/>
              <w:right w:w="120" w:type="dxa"/>
            </w:tcMar>
            <w:vAlign w:val="center"/>
          </w:tcPr>
          <w:p w14:paraId="614DB6D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2023SR0031349</w:t>
            </w:r>
          </w:p>
        </w:tc>
        <w:tc>
          <w:tcPr>
            <w:tcW w:w="1465" w:type="dxa"/>
            <w:tcMar>
              <w:top w:w="60" w:type="dxa"/>
              <w:left w:w="120" w:type="dxa"/>
              <w:bottom w:w="30" w:type="dxa"/>
              <w:right w:w="120" w:type="dxa"/>
            </w:tcMar>
            <w:vAlign w:val="center"/>
          </w:tcPr>
          <w:p w14:paraId="7D6D483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郑州信大先进技术研究院等</w:t>
            </w:r>
          </w:p>
        </w:tc>
        <w:tc>
          <w:tcPr>
            <w:tcW w:w="954" w:type="dxa"/>
            <w:tcMar>
              <w:top w:w="60" w:type="dxa"/>
              <w:left w:w="120" w:type="dxa"/>
              <w:bottom w:w="30" w:type="dxa"/>
              <w:right w:w="120" w:type="dxa"/>
            </w:tcMar>
            <w:vAlign w:val="center"/>
          </w:tcPr>
          <w:p w14:paraId="6479A4C7">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2022-09-15</w:t>
            </w:r>
          </w:p>
        </w:tc>
        <w:tc>
          <w:tcPr>
            <w:tcW w:w="954" w:type="dxa"/>
            <w:tcMar>
              <w:top w:w="60" w:type="dxa"/>
              <w:left w:w="120" w:type="dxa"/>
              <w:bottom w:w="30" w:type="dxa"/>
              <w:right w:w="120" w:type="dxa"/>
            </w:tcMar>
            <w:vAlign w:val="center"/>
          </w:tcPr>
          <w:p w14:paraId="29B344E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2023-01-06</w:t>
            </w:r>
          </w:p>
        </w:tc>
        <w:tc>
          <w:tcPr>
            <w:tcW w:w="621" w:type="dxa"/>
            <w:tcMar>
              <w:top w:w="60" w:type="dxa"/>
              <w:left w:w="120" w:type="dxa"/>
              <w:bottom w:w="30" w:type="dxa"/>
              <w:right w:w="120" w:type="dxa"/>
            </w:tcMar>
            <w:vAlign w:val="center"/>
          </w:tcPr>
          <w:p w14:paraId="5D6821B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0382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7" w:hRule="atLeast"/>
        </w:trPr>
        <w:tc>
          <w:tcPr>
            <w:tcW w:w="577" w:type="dxa"/>
            <w:tcMar>
              <w:top w:w="60" w:type="dxa"/>
              <w:left w:w="120" w:type="dxa"/>
              <w:bottom w:w="30" w:type="dxa"/>
              <w:right w:w="120" w:type="dxa"/>
            </w:tcMar>
            <w:vAlign w:val="center"/>
          </w:tcPr>
          <w:p w14:paraId="77E2193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hint="eastAsia" w:ascii="宋体" w:hAnsi="宋体" w:eastAsia="宋体" w:cs="Arial"/>
                <w:sz w:val="21"/>
                <w:szCs w:val="21"/>
              </w:rPr>
              <w:t>8</w:t>
            </w:r>
          </w:p>
        </w:tc>
        <w:tc>
          <w:tcPr>
            <w:tcW w:w="954" w:type="dxa"/>
            <w:tcMar>
              <w:top w:w="60" w:type="dxa"/>
              <w:left w:w="120" w:type="dxa"/>
              <w:bottom w:w="30" w:type="dxa"/>
              <w:right w:w="120" w:type="dxa"/>
            </w:tcMar>
            <w:vAlign w:val="center"/>
          </w:tcPr>
          <w:p w14:paraId="37EF301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6E140691">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79" w:name="OLE_LINK32"/>
            <w:r>
              <w:rPr>
                <w:rFonts w:ascii="宋体" w:hAnsi="宋体" w:eastAsia="宋体" w:cs="Arial"/>
                <w:sz w:val="21"/>
                <w:szCs w:val="21"/>
              </w:rPr>
              <w:t>三维坐标标定场系统V1.0</w:t>
            </w:r>
            <w:bookmarkEnd w:id="479"/>
          </w:p>
        </w:tc>
        <w:tc>
          <w:tcPr>
            <w:tcW w:w="1664" w:type="dxa"/>
            <w:tcMar>
              <w:top w:w="60" w:type="dxa"/>
              <w:left w:w="120" w:type="dxa"/>
              <w:bottom w:w="30" w:type="dxa"/>
              <w:right w:w="120" w:type="dxa"/>
            </w:tcMar>
            <w:vAlign w:val="center"/>
          </w:tcPr>
          <w:p w14:paraId="114CD55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2024SR1469133</w:t>
            </w:r>
          </w:p>
        </w:tc>
        <w:tc>
          <w:tcPr>
            <w:tcW w:w="1465" w:type="dxa"/>
            <w:tcMar>
              <w:top w:w="60" w:type="dxa"/>
              <w:left w:w="120" w:type="dxa"/>
              <w:bottom w:w="30" w:type="dxa"/>
              <w:right w:w="120" w:type="dxa"/>
            </w:tcMar>
            <w:vAlign w:val="center"/>
          </w:tcPr>
          <w:p w14:paraId="4BA0935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郑州信大先进技术研究院；李向飞</w:t>
            </w:r>
          </w:p>
        </w:tc>
        <w:tc>
          <w:tcPr>
            <w:tcW w:w="954" w:type="dxa"/>
            <w:tcMar>
              <w:top w:w="60" w:type="dxa"/>
              <w:left w:w="120" w:type="dxa"/>
              <w:bottom w:w="30" w:type="dxa"/>
              <w:right w:w="120" w:type="dxa"/>
            </w:tcMar>
            <w:vAlign w:val="center"/>
          </w:tcPr>
          <w:p w14:paraId="6A404CC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3FCF9ED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2024-10-08</w:t>
            </w:r>
          </w:p>
        </w:tc>
        <w:tc>
          <w:tcPr>
            <w:tcW w:w="621" w:type="dxa"/>
            <w:tcMar>
              <w:top w:w="60" w:type="dxa"/>
              <w:left w:w="120" w:type="dxa"/>
              <w:bottom w:w="30" w:type="dxa"/>
              <w:right w:w="120" w:type="dxa"/>
            </w:tcMar>
            <w:vAlign w:val="center"/>
          </w:tcPr>
          <w:p w14:paraId="1B0E027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1592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4" w:hRule="atLeast"/>
        </w:trPr>
        <w:tc>
          <w:tcPr>
            <w:tcW w:w="577" w:type="dxa"/>
            <w:tcMar>
              <w:top w:w="60" w:type="dxa"/>
              <w:left w:w="120" w:type="dxa"/>
              <w:bottom w:w="30" w:type="dxa"/>
              <w:right w:w="120" w:type="dxa"/>
            </w:tcMar>
            <w:vAlign w:val="center"/>
          </w:tcPr>
          <w:p w14:paraId="371633B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hint="eastAsia" w:ascii="宋体" w:hAnsi="宋体" w:eastAsia="宋体" w:cs="Arial"/>
                <w:sz w:val="21"/>
                <w:szCs w:val="21"/>
              </w:rPr>
              <w:t>9</w:t>
            </w:r>
          </w:p>
        </w:tc>
        <w:tc>
          <w:tcPr>
            <w:tcW w:w="954" w:type="dxa"/>
            <w:tcMar>
              <w:top w:w="60" w:type="dxa"/>
              <w:left w:w="120" w:type="dxa"/>
              <w:bottom w:w="30" w:type="dxa"/>
              <w:right w:w="120" w:type="dxa"/>
            </w:tcMar>
            <w:vAlign w:val="center"/>
          </w:tcPr>
          <w:p w14:paraId="69CAEA3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2889228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0" w:name="OLE_LINK35"/>
            <w:r>
              <w:rPr>
                <w:rFonts w:ascii="宋体" w:hAnsi="宋体" w:eastAsia="宋体" w:cs="Arial"/>
                <w:sz w:val="21"/>
                <w:szCs w:val="21"/>
              </w:rPr>
              <w:t>AI智能图像融合后台管理系统V1.0</w:t>
            </w:r>
            <w:bookmarkEnd w:id="480"/>
          </w:p>
        </w:tc>
        <w:tc>
          <w:tcPr>
            <w:tcW w:w="1664" w:type="dxa"/>
            <w:tcMar>
              <w:top w:w="60" w:type="dxa"/>
              <w:left w:w="120" w:type="dxa"/>
              <w:bottom w:w="30" w:type="dxa"/>
              <w:right w:w="120" w:type="dxa"/>
            </w:tcMar>
            <w:vAlign w:val="center"/>
          </w:tcPr>
          <w:p w14:paraId="2FFEF60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2020SR0914443</w:t>
            </w:r>
          </w:p>
        </w:tc>
        <w:tc>
          <w:tcPr>
            <w:tcW w:w="1465" w:type="dxa"/>
            <w:tcMar>
              <w:top w:w="60" w:type="dxa"/>
              <w:left w:w="120" w:type="dxa"/>
              <w:bottom w:w="30" w:type="dxa"/>
              <w:right w:w="120" w:type="dxa"/>
            </w:tcMar>
            <w:vAlign w:val="center"/>
          </w:tcPr>
          <w:p w14:paraId="63323C7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1946A91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46D123C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2020-08-12</w:t>
            </w:r>
          </w:p>
        </w:tc>
        <w:tc>
          <w:tcPr>
            <w:tcW w:w="621" w:type="dxa"/>
            <w:tcMar>
              <w:top w:w="60" w:type="dxa"/>
              <w:left w:w="120" w:type="dxa"/>
              <w:bottom w:w="30" w:type="dxa"/>
              <w:right w:w="120" w:type="dxa"/>
            </w:tcMar>
            <w:vAlign w:val="center"/>
          </w:tcPr>
          <w:p w14:paraId="605770D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4C71B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08" w:hRule="atLeast"/>
        </w:trPr>
        <w:tc>
          <w:tcPr>
            <w:tcW w:w="577" w:type="dxa"/>
            <w:tcMar>
              <w:top w:w="60" w:type="dxa"/>
              <w:left w:w="120" w:type="dxa"/>
              <w:bottom w:w="30" w:type="dxa"/>
              <w:right w:w="120" w:type="dxa"/>
            </w:tcMar>
            <w:vAlign w:val="center"/>
          </w:tcPr>
          <w:p w14:paraId="1F6792F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0</w:t>
            </w:r>
          </w:p>
        </w:tc>
        <w:tc>
          <w:tcPr>
            <w:tcW w:w="954" w:type="dxa"/>
            <w:tcMar>
              <w:top w:w="60" w:type="dxa"/>
              <w:left w:w="120" w:type="dxa"/>
              <w:bottom w:w="30" w:type="dxa"/>
              <w:right w:w="120" w:type="dxa"/>
            </w:tcMar>
            <w:vAlign w:val="center"/>
          </w:tcPr>
          <w:p w14:paraId="637D953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63D28BD7">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1" w:name="OLE_LINK37"/>
            <w:r>
              <w:rPr>
                <w:rFonts w:ascii="宋体" w:hAnsi="宋体" w:eastAsia="宋体" w:cs="Arial"/>
                <w:sz w:val="21"/>
                <w:szCs w:val="21"/>
              </w:rPr>
              <w:t>北斗实时变形监测系统软件V1.0</w:t>
            </w:r>
            <w:bookmarkEnd w:id="481"/>
          </w:p>
        </w:tc>
        <w:tc>
          <w:tcPr>
            <w:tcW w:w="1664" w:type="dxa"/>
            <w:tcMar>
              <w:top w:w="60" w:type="dxa"/>
              <w:left w:w="120" w:type="dxa"/>
              <w:bottom w:w="30" w:type="dxa"/>
              <w:right w:w="120" w:type="dxa"/>
            </w:tcMar>
            <w:vAlign w:val="center"/>
          </w:tcPr>
          <w:p w14:paraId="1F4B92A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2018SR538823</w:t>
            </w:r>
          </w:p>
        </w:tc>
        <w:tc>
          <w:tcPr>
            <w:tcW w:w="1465" w:type="dxa"/>
            <w:tcMar>
              <w:top w:w="60" w:type="dxa"/>
              <w:left w:w="120" w:type="dxa"/>
              <w:bottom w:w="30" w:type="dxa"/>
              <w:right w:w="120" w:type="dxa"/>
            </w:tcMar>
            <w:vAlign w:val="center"/>
          </w:tcPr>
          <w:p w14:paraId="3146829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郑州信大先进技术研究院；陈明剑；李俊毅；李万里；魏金本；闫欢欢；赵佳佳；左宗</w:t>
            </w:r>
          </w:p>
        </w:tc>
        <w:tc>
          <w:tcPr>
            <w:tcW w:w="954" w:type="dxa"/>
            <w:tcMar>
              <w:top w:w="60" w:type="dxa"/>
              <w:left w:w="120" w:type="dxa"/>
              <w:bottom w:w="30" w:type="dxa"/>
              <w:right w:w="120" w:type="dxa"/>
            </w:tcMar>
            <w:vAlign w:val="center"/>
          </w:tcPr>
          <w:p w14:paraId="790D885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173554F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2018-07-11</w:t>
            </w:r>
          </w:p>
        </w:tc>
        <w:tc>
          <w:tcPr>
            <w:tcW w:w="621" w:type="dxa"/>
            <w:tcMar>
              <w:top w:w="60" w:type="dxa"/>
              <w:left w:w="120" w:type="dxa"/>
              <w:bottom w:w="30" w:type="dxa"/>
              <w:right w:w="120" w:type="dxa"/>
            </w:tcMar>
            <w:vAlign w:val="center"/>
          </w:tcPr>
          <w:p w14:paraId="740A5BD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4B70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13" w:hRule="atLeast"/>
        </w:trPr>
        <w:tc>
          <w:tcPr>
            <w:tcW w:w="577" w:type="dxa"/>
            <w:tcMar>
              <w:top w:w="60" w:type="dxa"/>
              <w:left w:w="120" w:type="dxa"/>
              <w:bottom w:w="30" w:type="dxa"/>
              <w:right w:w="120" w:type="dxa"/>
            </w:tcMar>
            <w:vAlign w:val="center"/>
          </w:tcPr>
          <w:p w14:paraId="42D67D7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1</w:t>
            </w:r>
          </w:p>
        </w:tc>
        <w:tc>
          <w:tcPr>
            <w:tcW w:w="954" w:type="dxa"/>
            <w:tcMar>
              <w:top w:w="60" w:type="dxa"/>
              <w:left w:w="120" w:type="dxa"/>
              <w:bottom w:w="30" w:type="dxa"/>
              <w:right w:w="120" w:type="dxa"/>
            </w:tcMar>
            <w:vAlign w:val="center"/>
          </w:tcPr>
          <w:p w14:paraId="3998586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24856D1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2" w:name="OLE_LINK38"/>
            <w:r>
              <w:rPr>
                <w:rFonts w:ascii="宋体" w:hAnsi="宋体" w:eastAsia="宋体" w:cs="Arial"/>
                <w:sz w:val="21"/>
                <w:szCs w:val="21"/>
              </w:rPr>
              <w:t>XDEarth Studio信大三维可视化地理信息基础开发平台2.1</w:t>
            </w:r>
            <w:bookmarkEnd w:id="482"/>
          </w:p>
        </w:tc>
        <w:tc>
          <w:tcPr>
            <w:tcW w:w="1664" w:type="dxa"/>
            <w:tcMar>
              <w:top w:w="60" w:type="dxa"/>
              <w:left w:w="120" w:type="dxa"/>
              <w:bottom w:w="30" w:type="dxa"/>
              <w:right w:w="120" w:type="dxa"/>
            </w:tcMar>
            <w:vAlign w:val="center"/>
          </w:tcPr>
          <w:p w14:paraId="2DB80D1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2019SR0366348</w:t>
            </w:r>
          </w:p>
        </w:tc>
        <w:tc>
          <w:tcPr>
            <w:tcW w:w="1465" w:type="dxa"/>
            <w:tcMar>
              <w:top w:w="60" w:type="dxa"/>
              <w:left w:w="120" w:type="dxa"/>
              <w:bottom w:w="30" w:type="dxa"/>
              <w:right w:w="120" w:type="dxa"/>
            </w:tcMar>
            <w:vAlign w:val="center"/>
          </w:tcPr>
          <w:p w14:paraId="08DAE22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5021DD5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3E35F64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2019-04-22</w:t>
            </w:r>
          </w:p>
        </w:tc>
        <w:tc>
          <w:tcPr>
            <w:tcW w:w="621" w:type="dxa"/>
            <w:tcMar>
              <w:top w:w="60" w:type="dxa"/>
              <w:left w:w="120" w:type="dxa"/>
              <w:bottom w:w="30" w:type="dxa"/>
              <w:right w:w="120" w:type="dxa"/>
            </w:tcMar>
            <w:vAlign w:val="center"/>
          </w:tcPr>
          <w:p w14:paraId="3736C6A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339A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34" w:hRule="atLeast"/>
        </w:trPr>
        <w:tc>
          <w:tcPr>
            <w:tcW w:w="577" w:type="dxa"/>
            <w:tcMar>
              <w:top w:w="60" w:type="dxa"/>
              <w:left w:w="120" w:type="dxa"/>
              <w:bottom w:w="30" w:type="dxa"/>
              <w:right w:w="120" w:type="dxa"/>
            </w:tcMar>
            <w:vAlign w:val="center"/>
          </w:tcPr>
          <w:p w14:paraId="46FA2C1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2</w:t>
            </w:r>
          </w:p>
        </w:tc>
        <w:tc>
          <w:tcPr>
            <w:tcW w:w="954" w:type="dxa"/>
            <w:tcMar>
              <w:top w:w="60" w:type="dxa"/>
              <w:left w:w="120" w:type="dxa"/>
              <w:bottom w:w="30" w:type="dxa"/>
              <w:right w:w="120" w:type="dxa"/>
            </w:tcMar>
            <w:vAlign w:val="center"/>
          </w:tcPr>
          <w:p w14:paraId="0679E1D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0CD9E88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3" w:name="OLE_LINK39"/>
            <w:r>
              <w:rPr>
                <w:rFonts w:ascii="宋体" w:hAnsi="宋体" w:eastAsia="宋体" w:cs="Arial"/>
                <w:sz w:val="21"/>
                <w:szCs w:val="21"/>
              </w:rPr>
              <w:t>XDBIM轻量化三维可视化平台V1.1</w:t>
            </w:r>
            <w:bookmarkEnd w:id="483"/>
          </w:p>
        </w:tc>
        <w:tc>
          <w:tcPr>
            <w:tcW w:w="1664" w:type="dxa"/>
            <w:tcMar>
              <w:top w:w="60" w:type="dxa"/>
              <w:left w:w="120" w:type="dxa"/>
              <w:bottom w:w="30" w:type="dxa"/>
              <w:right w:w="120" w:type="dxa"/>
            </w:tcMar>
            <w:vAlign w:val="center"/>
          </w:tcPr>
          <w:p w14:paraId="1EB91F7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2019SR0720917</w:t>
            </w:r>
          </w:p>
        </w:tc>
        <w:tc>
          <w:tcPr>
            <w:tcW w:w="1465" w:type="dxa"/>
            <w:tcMar>
              <w:top w:w="60" w:type="dxa"/>
              <w:left w:w="120" w:type="dxa"/>
              <w:bottom w:w="30" w:type="dxa"/>
              <w:right w:w="120" w:type="dxa"/>
            </w:tcMar>
            <w:vAlign w:val="center"/>
          </w:tcPr>
          <w:p w14:paraId="3EF9BF9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0E382B7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1BE8811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2019-07-12</w:t>
            </w:r>
          </w:p>
        </w:tc>
        <w:tc>
          <w:tcPr>
            <w:tcW w:w="621" w:type="dxa"/>
            <w:tcMar>
              <w:top w:w="60" w:type="dxa"/>
              <w:left w:w="120" w:type="dxa"/>
              <w:bottom w:w="30" w:type="dxa"/>
              <w:right w:w="120" w:type="dxa"/>
            </w:tcMar>
            <w:vAlign w:val="center"/>
          </w:tcPr>
          <w:p w14:paraId="41AD622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7C29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5" w:hRule="atLeast"/>
        </w:trPr>
        <w:tc>
          <w:tcPr>
            <w:tcW w:w="577" w:type="dxa"/>
            <w:tcMar>
              <w:top w:w="60" w:type="dxa"/>
              <w:left w:w="120" w:type="dxa"/>
              <w:bottom w:w="30" w:type="dxa"/>
              <w:right w:w="120" w:type="dxa"/>
            </w:tcMar>
            <w:vAlign w:val="center"/>
          </w:tcPr>
          <w:p w14:paraId="558C2C0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3</w:t>
            </w:r>
          </w:p>
        </w:tc>
        <w:tc>
          <w:tcPr>
            <w:tcW w:w="954" w:type="dxa"/>
            <w:tcMar>
              <w:top w:w="60" w:type="dxa"/>
              <w:left w:w="120" w:type="dxa"/>
              <w:bottom w:w="30" w:type="dxa"/>
              <w:right w:w="120" w:type="dxa"/>
            </w:tcMar>
            <w:vAlign w:val="center"/>
          </w:tcPr>
          <w:p w14:paraId="7D8233A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07056EF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视觉图像处理管理平台V1.0</w:t>
            </w:r>
          </w:p>
        </w:tc>
        <w:tc>
          <w:tcPr>
            <w:tcW w:w="1664" w:type="dxa"/>
            <w:tcMar>
              <w:top w:w="60" w:type="dxa"/>
              <w:left w:w="120" w:type="dxa"/>
              <w:bottom w:w="30" w:type="dxa"/>
              <w:right w:w="120" w:type="dxa"/>
            </w:tcMar>
            <w:vAlign w:val="center"/>
          </w:tcPr>
          <w:p w14:paraId="767E714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2020SR0534533</w:t>
            </w:r>
          </w:p>
        </w:tc>
        <w:tc>
          <w:tcPr>
            <w:tcW w:w="1465" w:type="dxa"/>
            <w:tcMar>
              <w:top w:w="60" w:type="dxa"/>
              <w:left w:w="120" w:type="dxa"/>
              <w:bottom w:w="30" w:type="dxa"/>
              <w:right w:w="120" w:type="dxa"/>
            </w:tcMar>
            <w:vAlign w:val="center"/>
          </w:tcPr>
          <w:p w14:paraId="6BCC036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0CAAC41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0E32233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2020-05-29</w:t>
            </w:r>
          </w:p>
        </w:tc>
        <w:tc>
          <w:tcPr>
            <w:tcW w:w="621" w:type="dxa"/>
            <w:tcMar>
              <w:top w:w="60" w:type="dxa"/>
              <w:left w:w="120" w:type="dxa"/>
              <w:bottom w:w="30" w:type="dxa"/>
              <w:right w:w="120" w:type="dxa"/>
            </w:tcMar>
            <w:vAlign w:val="center"/>
          </w:tcPr>
          <w:p w14:paraId="347EB66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7980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532B85C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4</w:t>
            </w:r>
          </w:p>
        </w:tc>
        <w:tc>
          <w:tcPr>
            <w:tcW w:w="954" w:type="dxa"/>
            <w:tcMar>
              <w:top w:w="60" w:type="dxa"/>
              <w:left w:w="120" w:type="dxa"/>
              <w:bottom w:w="30" w:type="dxa"/>
              <w:right w:w="120" w:type="dxa"/>
            </w:tcMar>
            <w:vAlign w:val="center"/>
          </w:tcPr>
          <w:p w14:paraId="47B8B87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14890FB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4" w:name="OLE_LINK40"/>
            <w:r>
              <w:rPr>
                <w:rFonts w:ascii="宋体" w:hAnsi="宋体" w:eastAsia="宋体" w:cs="Arial"/>
                <w:sz w:val="21"/>
                <w:szCs w:val="21"/>
              </w:rPr>
              <w:t>ZXIAT-3D全自动实景建模软件V1.0</w:t>
            </w:r>
            <w:bookmarkEnd w:id="484"/>
          </w:p>
        </w:tc>
        <w:tc>
          <w:tcPr>
            <w:tcW w:w="1664" w:type="dxa"/>
            <w:tcMar>
              <w:top w:w="60" w:type="dxa"/>
              <w:left w:w="120" w:type="dxa"/>
              <w:bottom w:w="30" w:type="dxa"/>
              <w:right w:w="120" w:type="dxa"/>
            </w:tcMar>
            <w:vAlign w:val="center"/>
          </w:tcPr>
          <w:p w14:paraId="692C7D3A">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2020SR0848773</w:t>
            </w:r>
          </w:p>
        </w:tc>
        <w:tc>
          <w:tcPr>
            <w:tcW w:w="1465" w:type="dxa"/>
            <w:tcMar>
              <w:top w:w="60" w:type="dxa"/>
              <w:left w:w="120" w:type="dxa"/>
              <w:bottom w:w="30" w:type="dxa"/>
              <w:right w:w="120" w:type="dxa"/>
            </w:tcMar>
            <w:vAlign w:val="center"/>
          </w:tcPr>
          <w:p w14:paraId="6ACCF82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5459DBF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1657A7A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2020-07-29</w:t>
            </w:r>
          </w:p>
        </w:tc>
        <w:tc>
          <w:tcPr>
            <w:tcW w:w="621" w:type="dxa"/>
            <w:tcMar>
              <w:top w:w="60" w:type="dxa"/>
              <w:left w:w="120" w:type="dxa"/>
              <w:bottom w:w="30" w:type="dxa"/>
              <w:right w:w="120" w:type="dxa"/>
            </w:tcMar>
            <w:vAlign w:val="center"/>
          </w:tcPr>
          <w:p w14:paraId="3BC7C294">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31E9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53A8159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5</w:t>
            </w:r>
          </w:p>
        </w:tc>
        <w:tc>
          <w:tcPr>
            <w:tcW w:w="954" w:type="dxa"/>
            <w:tcMar>
              <w:top w:w="60" w:type="dxa"/>
              <w:left w:w="120" w:type="dxa"/>
              <w:bottom w:w="30" w:type="dxa"/>
              <w:right w:w="120" w:type="dxa"/>
            </w:tcMar>
            <w:vAlign w:val="center"/>
          </w:tcPr>
          <w:p w14:paraId="7250CA2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2068DA0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5" w:name="OLE_LINK41"/>
            <w:r>
              <w:rPr>
                <w:rFonts w:ascii="宋体" w:hAnsi="宋体" w:eastAsia="宋体" w:cs="Arial"/>
                <w:sz w:val="21"/>
                <w:szCs w:val="21"/>
              </w:rPr>
              <w:t>国产自主计算机可信管控系统终端软件</w:t>
            </w:r>
            <w:bookmarkEnd w:id="485"/>
            <w:r>
              <w:rPr>
                <w:rFonts w:ascii="宋体" w:hAnsi="宋体" w:eastAsia="宋体" w:cs="Arial"/>
                <w:sz w:val="21"/>
                <w:szCs w:val="21"/>
              </w:rPr>
              <w:t>V1.0</w:t>
            </w:r>
          </w:p>
        </w:tc>
        <w:tc>
          <w:tcPr>
            <w:tcW w:w="1664" w:type="dxa"/>
            <w:tcMar>
              <w:top w:w="60" w:type="dxa"/>
              <w:left w:w="120" w:type="dxa"/>
              <w:bottom w:w="30" w:type="dxa"/>
              <w:right w:w="120" w:type="dxa"/>
            </w:tcMar>
            <w:vAlign w:val="center"/>
          </w:tcPr>
          <w:p w14:paraId="7181ACB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2020SR1142131</w:t>
            </w:r>
          </w:p>
        </w:tc>
        <w:tc>
          <w:tcPr>
            <w:tcW w:w="1465" w:type="dxa"/>
            <w:tcMar>
              <w:top w:w="60" w:type="dxa"/>
              <w:left w:w="120" w:type="dxa"/>
              <w:bottom w:w="30" w:type="dxa"/>
              <w:right w:w="120" w:type="dxa"/>
            </w:tcMar>
            <w:vAlign w:val="center"/>
          </w:tcPr>
          <w:p w14:paraId="16CCB93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46EA0B7B">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1BC756BC">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2020-09-22</w:t>
            </w:r>
          </w:p>
        </w:tc>
        <w:tc>
          <w:tcPr>
            <w:tcW w:w="621" w:type="dxa"/>
            <w:tcMar>
              <w:top w:w="60" w:type="dxa"/>
              <w:left w:w="120" w:type="dxa"/>
              <w:bottom w:w="30" w:type="dxa"/>
              <w:right w:w="120" w:type="dxa"/>
            </w:tcMar>
            <w:vAlign w:val="center"/>
          </w:tcPr>
          <w:p w14:paraId="49573719">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18C1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577" w:type="dxa"/>
            <w:tcMar>
              <w:top w:w="60" w:type="dxa"/>
              <w:left w:w="120" w:type="dxa"/>
              <w:bottom w:w="30" w:type="dxa"/>
              <w:right w:w="120" w:type="dxa"/>
            </w:tcMar>
            <w:vAlign w:val="center"/>
          </w:tcPr>
          <w:p w14:paraId="69E7EA6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6</w:t>
            </w:r>
          </w:p>
        </w:tc>
        <w:tc>
          <w:tcPr>
            <w:tcW w:w="954" w:type="dxa"/>
            <w:tcMar>
              <w:top w:w="60" w:type="dxa"/>
              <w:left w:w="120" w:type="dxa"/>
              <w:bottom w:w="30" w:type="dxa"/>
              <w:right w:w="120" w:type="dxa"/>
            </w:tcMar>
            <w:vAlign w:val="center"/>
          </w:tcPr>
          <w:p w14:paraId="0117650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软件著作权</w:t>
            </w:r>
          </w:p>
        </w:tc>
        <w:tc>
          <w:tcPr>
            <w:tcW w:w="2242" w:type="dxa"/>
            <w:tcMar>
              <w:top w:w="60" w:type="dxa"/>
              <w:left w:w="120" w:type="dxa"/>
              <w:bottom w:w="30" w:type="dxa"/>
              <w:right w:w="120" w:type="dxa"/>
            </w:tcMar>
            <w:vAlign w:val="center"/>
          </w:tcPr>
          <w:p w14:paraId="798AA21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bookmarkStart w:id="486" w:name="OLE_LINK42"/>
            <w:r>
              <w:rPr>
                <w:rFonts w:ascii="宋体" w:hAnsi="宋体" w:eastAsia="宋体" w:cs="Arial"/>
                <w:sz w:val="21"/>
                <w:szCs w:val="21"/>
              </w:rPr>
              <w:t>车辆轨迹数据与遥感影像数据融合道路提取软件V1.0</w:t>
            </w:r>
            <w:bookmarkEnd w:id="486"/>
          </w:p>
        </w:tc>
        <w:tc>
          <w:tcPr>
            <w:tcW w:w="1664" w:type="dxa"/>
            <w:tcMar>
              <w:top w:w="60" w:type="dxa"/>
              <w:left w:w="120" w:type="dxa"/>
              <w:bottom w:w="30" w:type="dxa"/>
              <w:right w:w="120" w:type="dxa"/>
            </w:tcMar>
            <w:vAlign w:val="center"/>
          </w:tcPr>
          <w:p w14:paraId="567843B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2022SR0447484</w:t>
            </w:r>
          </w:p>
        </w:tc>
        <w:tc>
          <w:tcPr>
            <w:tcW w:w="1465" w:type="dxa"/>
            <w:tcMar>
              <w:top w:w="60" w:type="dxa"/>
              <w:left w:w="120" w:type="dxa"/>
              <w:bottom w:w="30" w:type="dxa"/>
              <w:right w:w="120" w:type="dxa"/>
            </w:tcMar>
            <w:vAlign w:val="center"/>
          </w:tcPr>
          <w:p w14:paraId="5EC99053">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郑州信大先进技术研究院；张有为；陆川伟；张兵；李静；吴宏建</w:t>
            </w:r>
          </w:p>
        </w:tc>
        <w:tc>
          <w:tcPr>
            <w:tcW w:w="954" w:type="dxa"/>
            <w:tcMar>
              <w:top w:w="60" w:type="dxa"/>
              <w:left w:w="120" w:type="dxa"/>
              <w:bottom w:w="30" w:type="dxa"/>
              <w:right w:w="120" w:type="dxa"/>
            </w:tcMar>
            <w:vAlign w:val="center"/>
          </w:tcPr>
          <w:p w14:paraId="75B2B4BD">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954" w:type="dxa"/>
            <w:tcMar>
              <w:top w:w="60" w:type="dxa"/>
              <w:left w:w="120" w:type="dxa"/>
              <w:bottom w:w="30" w:type="dxa"/>
              <w:right w:w="120" w:type="dxa"/>
            </w:tcMar>
            <w:vAlign w:val="center"/>
          </w:tcPr>
          <w:p w14:paraId="63CCA8C6">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2022-04-08</w:t>
            </w:r>
          </w:p>
        </w:tc>
        <w:tc>
          <w:tcPr>
            <w:tcW w:w="621" w:type="dxa"/>
            <w:tcMar>
              <w:top w:w="60" w:type="dxa"/>
              <w:left w:w="120" w:type="dxa"/>
              <w:bottom w:w="30" w:type="dxa"/>
              <w:right w:w="120" w:type="dxa"/>
            </w:tcMar>
            <w:vAlign w:val="center"/>
          </w:tcPr>
          <w:p w14:paraId="3D73A65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已登记</w:t>
            </w:r>
          </w:p>
        </w:tc>
      </w:tr>
      <w:tr w14:paraId="7A5C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986" w:hRule="atLeast"/>
        </w:trPr>
        <w:tc>
          <w:tcPr>
            <w:tcW w:w="577" w:type="dxa"/>
            <w:tcMar>
              <w:top w:w="60" w:type="dxa"/>
              <w:left w:w="120" w:type="dxa"/>
              <w:bottom w:w="30" w:type="dxa"/>
              <w:right w:w="120" w:type="dxa"/>
            </w:tcMar>
            <w:vAlign w:val="center"/>
          </w:tcPr>
          <w:p w14:paraId="4E6BF9B0">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1</w:t>
            </w:r>
            <w:r>
              <w:rPr>
                <w:rFonts w:hint="eastAsia" w:ascii="宋体" w:hAnsi="宋体" w:eastAsia="宋体" w:cs="Arial"/>
                <w:sz w:val="21"/>
                <w:szCs w:val="21"/>
              </w:rPr>
              <w:t>7</w:t>
            </w:r>
          </w:p>
        </w:tc>
        <w:tc>
          <w:tcPr>
            <w:tcW w:w="954" w:type="dxa"/>
            <w:tcMar>
              <w:top w:w="60" w:type="dxa"/>
              <w:left w:w="120" w:type="dxa"/>
              <w:bottom w:w="30" w:type="dxa"/>
              <w:right w:w="120" w:type="dxa"/>
            </w:tcMar>
            <w:vAlign w:val="center"/>
          </w:tcPr>
          <w:p w14:paraId="1F56AAF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发明专利申请（已受理）</w:t>
            </w:r>
          </w:p>
        </w:tc>
        <w:tc>
          <w:tcPr>
            <w:tcW w:w="2242" w:type="dxa"/>
            <w:tcMar>
              <w:top w:w="60" w:type="dxa"/>
              <w:left w:w="120" w:type="dxa"/>
              <w:bottom w:w="30" w:type="dxa"/>
              <w:right w:w="120" w:type="dxa"/>
            </w:tcMar>
            <w:vAlign w:val="center"/>
          </w:tcPr>
          <w:p w14:paraId="5AE9408F">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一种</w:t>
            </w:r>
            <w:bookmarkStart w:id="487" w:name="OLE_LINK26"/>
            <w:r>
              <w:rPr>
                <w:rFonts w:ascii="宋体" w:hAnsi="宋体" w:eastAsia="宋体" w:cs="Arial"/>
                <w:sz w:val="21"/>
                <w:szCs w:val="21"/>
              </w:rPr>
              <w:t>精密三维摄影测量</w:t>
            </w:r>
            <w:bookmarkEnd w:id="487"/>
            <w:r>
              <w:rPr>
                <w:rFonts w:ascii="宋体" w:hAnsi="宋体" w:eastAsia="宋体" w:cs="Arial"/>
                <w:sz w:val="21"/>
                <w:szCs w:val="21"/>
              </w:rPr>
              <w:t>与自动定位姿态控制系统</w:t>
            </w:r>
          </w:p>
        </w:tc>
        <w:tc>
          <w:tcPr>
            <w:tcW w:w="1664" w:type="dxa"/>
            <w:tcMar>
              <w:top w:w="60" w:type="dxa"/>
              <w:left w:w="120" w:type="dxa"/>
              <w:bottom w:w="30" w:type="dxa"/>
              <w:right w:w="120" w:type="dxa"/>
            </w:tcMar>
            <w:vAlign w:val="center"/>
          </w:tcPr>
          <w:p w14:paraId="415E99B2">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202411896795.9</w:t>
            </w:r>
          </w:p>
        </w:tc>
        <w:tc>
          <w:tcPr>
            <w:tcW w:w="1465" w:type="dxa"/>
            <w:tcMar>
              <w:top w:w="60" w:type="dxa"/>
              <w:left w:w="120" w:type="dxa"/>
              <w:bottom w:w="30" w:type="dxa"/>
              <w:right w:w="120" w:type="dxa"/>
            </w:tcMar>
            <w:vAlign w:val="center"/>
          </w:tcPr>
          <w:p w14:paraId="653B2325">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郑州信大先进技术研究院</w:t>
            </w:r>
          </w:p>
        </w:tc>
        <w:tc>
          <w:tcPr>
            <w:tcW w:w="954" w:type="dxa"/>
            <w:tcMar>
              <w:top w:w="60" w:type="dxa"/>
              <w:left w:w="120" w:type="dxa"/>
              <w:bottom w:w="30" w:type="dxa"/>
              <w:right w:w="120" w:type="dxa"/>
            </w:tcMar>
            <w:vAlign w:val="center"/>
          </w:tcPr>
          <w:p w14:paraId="28C02858">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2024-12-23</w:t>
            </w:r>
          </w:p>
        </w:tc>
        <w:tc>
          <w:tcPr>
            <w:tcW w:w="954" w:type="dxa"/>
            <w:tcMar>
              <w:top w:w="60" w:type="dxa"/>
              <w:left w:w="120" w:type="dxa"/>
              <w:bottom w:w="30" w:type="dxa"/>
              <w:right w:w="120" w:type="dxa"/>
            </w:tcMar>
            <w:vAlign w:val="center"/>
          </w:tcPr>
          <w:p w14:paraId="6ED89301">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w:t>
            </w:r>
          </w:p>
        </w:tc>
        <w:tc>
          <w:tcPr>
            <w:tcW w:w="621" w:type="dxa"/>
            <w:tcMar>
              <w:top w:w="60" w:type="dxa"/>
              <w:left w:w="120" w:type="dxa"/>
              <w:bottom w:w="30" w:type="dxa"/>
              <w:right w:w="120" w:type="dxa"/>
            </w:tcMar>
            <w:vAlign w:val="center"/>
          </w:tcPr>
          <w:p w14:paraId="058C81CE">
            <w:pPr>
              <w:keepNext w:val="0"/>
              <w:keepLines w:val="0"/>
              <w:pageBreakBefore w:val="0"/>
              <w:widowControl/>
              <w:kinsoku/>
              <w:wordWrap/>
              <w:overflowPunct/>
              <w:topLinePunct w:val="0"/>
              <w:autoSpaceDE/>
              <w:autoSpaceDN/>
              <w:bidi w:val="0"/>
              <w:adjustRightInd/>
              <w:snapToGrid/>
              <w:spacing w:before="120" w:after="120" w:line="288" w:lineRule="auto"/>
              <w:ind w:firstLine="0"/>
              <w:textAlignment w:val="auto"/>
              <w:rPr>
                <w:rFonts w:hint="eastAsia" w:ascii="宋体" w:hAnsi="宋体" w:eastAsia="宋体"/>
                <w:sz w:val="21"/>
                <w:szCs w:val="21"/>
              </w:rPr>
            </w:pPr>
            <w:r>
              <w:rPr>
                <w:rFonts w:ascii="宋体" w:hAnsi="宋体" w:eastAsia="宋体" w:cs="Arial"/>
                <w:sz w:val="21"/>
                <w:szCs w:val="21"/>
              </w:rPr>
              <w:t>受理待授权</w:t>
            </w:r>
          </w:p>
        </w:tc>
      </w:tr>
    </w:tbl>
    <w:p w14:paraId="71FECFB0">
      <w:pPr>
        <w:widowControl w:val="0"/>
        <w:spacing w:line="440" w:lineRule="exact"/>
        <w:ind w:firstLine="480" w:firstLineChars="200"/>
        <w:jc w:val="both"/>
        <w:rPr>
          <w:rFonts w:hint="eastAsia" w:ascii="Arial" w:hAnsi="Arial" w:eastAsia="宋体" w:cs="Arial"/>
          <w:szCs w:val="22"/>
        </w:rPr>
      </w:pPr>
    </w:p>
    <w:p w14:paraId="437A5114">
      <w:pPr>
        <w:widowControl w:val="0"/>
        <w:spacing w:line="440" w:lineRule="exact"/>
        <w:ind w:firstLine="480" w:firstLineChars="200"/>
        <w:jc w:val="both"/>
        <w:rPr>
          <w:rFonts w:ascii="Arial" w:hAnsi="Arial" w:eastAsia="宋体" w:cs="Arial"/>
          <w:szCs w:val="22"/>
        </w:rPr>
      </w:pPr>
    </w:p>
    <w:p w14:paraId="6F069997">
      <w:pPr>
        <w:jc w:val="center"/>
        <w:outlineLvl w:val="2"/>
        <w:rPr>
          <w:rFonts w:cs="Arial" w:asciiTheme="minorEastAsia" w:hAnsiTheme="minorEastAsia" w:eastAsiaTheme="minorEastAsia"/>
          <w:sz w:val="28"/>
          <w:szCs w:val="28"/>
        </w:rPr>
      </w:pPr>
      <w:r>
        <w:rPr>
          <w:rFonts w:ascii="Arial" w:hAnsi="Arial" w:eastAsia="宋体" w:cs="Arial"/>
          <w:szCs w:val="22"/>
        </w:rPr>
        <w:br w:type="page"/>
      </w:r>
      <w:bookmarkStart w:id="488" w:name="_Toc4848"/>
      <w:r>
        <w:rPr>
          <w:rFonts w:hint="eastAsia" w:cs="Arial" w:asciiTheme="minorEastAsia" w:hAnsiTheme="minorEastAsia" w:eastAsiaTheme="minorEastAsia"/>
          <w:sz w:val="28"/>
          <w:szCs w:val="28"/>
        </w:rPr>
        <w:t>8-1 发明专利-</w:t>
      </w:r>
      <w:r>
        <w:rPr>
          <w:rFonts w:cs="Arial" w:asciiTheme="minorEastAsia" w:hAnsiTheme="minorEastAsia" w:eastAsiaTheme="minorEastAsia"/>
          <w:sz w:val="28"/>
          <w:szCs w:val="28"/>
        </w:rPr>
        <w:t>一种红外图像校正方法</w:t>
      </w:r>
      <w:bookmarkEnd w:id="488"/>
    </w:p>
    <w:p w14:paraId="56D67A99">
      <w:pPr>
        <w:jc w:val="center"/>
        <w:rPr>
          <w:rFonts w:hint="eastAsia" w:cs="Arial" w:asciiTheme="minorEastAsia" w:hAnsiTheme="minorEastAsia" w:eastAsiaTheme="minorEastAsia"/>
          <w:sz w:val="28"/>
          <w:szCs w:val="28"/>
        </w:rPr>
      </w:pPr>
      <w:r>
        <w:drawing>
          <wp:inline distT="0" distB="0" distL="0" distR="0">
            <wp:extent cx="5760720" cy="8150860"/>
            <wp:effectExtent l="0" t="0" r="5080" b="2540"/>
            <wp:docPr id="389575076"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5076" name="图片 10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423336F6">
      <w:pPr>
        <w:jc w:val="center"/>
        <w:outlineLvl w:val="2"/>
        <w:rPr>
          <w:rFonts w:cs="Arial" w:asciiTheme="minorEastAsia" w:hAnsiTheme="minorEastAsia" w:eastAsiaTheme="minorEastAsia"/>
          <w:sz w:val="28"/>
          <w:szCs w:val="28"/>
        </w:rPr>
      </w:pPr>
      <w:bookmarkStart w:id="489" w:name="_Toc30787"/>
      <w:r>
        <w:rPr>
          <w:rFonts w:hint="eastAsia" w:cs="Arial" w:asciiTheme="minorEastAsia" w:hAnsiTheme="minorEastAsia" w:eastAsiaTheme="minorEastAsia"/>
          <w:sz w:val="28"/>
          <w:szCs w:val="28"/>
        </w:rPr>
        <w:t>8-2 发明专利-</w:t>
      </w:r>
      <w:r>
        <w:rPr>
          <w:rFonts w:cs="Arial" w:asciiTheme="minorEastAsia" w:hAnsiTheme="minorEastAsia" w:eastAsiaTheme="minorEastAsia"/>
          <w:sz w:val="28"/>
          <w:szCs w:val="28"/>
        </w:rPr>
        <w:t>基于小波分解和改进IHS算法的遥感影像融合方法</w:t>
      </w:r>
      <w:bookmarkEnd w:id="489"/>
    </w:p>
    <w:p w14:paraId="52ADFAF3">
      <w:pPr>
        <w:jc w:val="center"/>
        <w:rPr>
          <w:rFonts w:hint="eastAsia" w:cs="Arial" w:asciiTheme="minorEastAsia" w:hAnsiTheme="minorEastAsia" w:eastAsiaTheme="minorEastAsia"/>
          <w:sz w:val="28"/>
          <w:szCs w:val="28"/>
        </w:rPr>
      </w:pPr>
      <w:r>
        <w:drawing>
          <wp:inline distT="0" distB="0" distL="0" distR="0">
            <wp:extent cx="5760720" cy="8150860"/>
            <wp:effectExtent l="0" t="0" r="5080" b="2540"/>
            <wp:docPr id="70425861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58610" name="图片 10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48B44814">
      <w:pPr>
        <w:jc w:val="center"/>
        <w:outlineLvl w:val="2"/>
        <w:rPr>
          <w:rFonts w:cs="Arial" w:asciiTheme="minorEastAsia" w:hAnsiTheme="minorEastAsia" w:eastAsiaTheme="minorEastAsia"/>
          <w:sz w:val="28"/>
          <w:szCs w:val="28"/>
        </w:rPr>
      </w:pPr>
      <w:bookmarkStart w:id="490" w:name="_Toc1252"/>
      <w:r>
        <w:rPr>
          <w:rFonts w:hint="eastAsia" w:cs="Arial" w:asciiTheme="minorEastAsia" w:hAnsiTheme="minorEastAsia" w:eastAsiaTheme="minorEastAsia"/>
          <w:sz w:val="28"/>
          <w:szCs w:val="28"/>
        </w:rPr>
        <w:t>8-3 发明专利-</w:t>
      </w:r>
      <w:r>
        <w:rPr>
          <w:rFonts w:cs="Arial" w:asciiTheme="minorEastAsia" w:hAnsiTheme="minorEastAsia" w:eastAsiaTheme="minorEastAsia"/>
          <w:sz w:val="28"/>
          <w:szCs w:val="28"/>
        </w:rPr>
        <w:t>视觉SLAM特征匹配方法、系统、装置及可读存储介质</w:t>
      </w:r>
      <w:bookmarkEnd w:id="490"/>
    </w:p>
    <w:p w14:paraId="2F42C2AC">
      <w:pPr>
        <w:jc w:val="center"/>
        <w:rPr>
          <w:rFonts w:hint="eastAsia" w:cs="Arial" w:asciiTheme="minorEastAsia" w:hAnsiTheme="minorEastAsia" w:eastAsiaTheme="minorEastAsia"/>
          <w:sz w:val="28"/>
          <w:szCs w:val="28"/>
        </w:rPr>
      </w:pPr>
      <w:r>
        <w:drawing>
          <wp:inline distT="0" distB="0" distL="0" distR="0">
            <wp:extent cx="5760720" cy="8150860"/>
            <wp:effectExtent l="0" t="0" r="5080" b="2540"/>
            <wp:docPr id="72340933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9335" name="图片 11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3AB33EB9">
      <w:pPr>
        <w:jc w:val="center"/>
        <w:outlineLvl w:val="2"/>
        <w:rPr>
          <w:rFonts w:cs="Arial" w:asciiTheme="minorEastAsia" w:hAnsiTheme="minorEastAsia" w:eastAsiaTheme="minorEastAsia"/>
          <w:sz w:val="28"/>
          <w:szCs w:val="28"/>
        </w:rPr>
      </w:pPr>
      <w:bookmarkStart w:id="491" w:name="_Toc3046"/>
      <w:r>
        <w:rPr>
          <w:rFonts w:hint="eastAsia" w:cs="Arial" w:asciiTheme="minorEastAsia" w:hAnsiTheme="minorEastAsia" w:eastAsiaTheme="minorEastAsia"/>
          <w:sz w:val="28"/>
          <w:szCs w:val="28"/>
        </w:rPr>
        <w:t>8-4 发明专利-</w:t>
      </w:r>
      <w:r>
        <w:rPr>
          <w:rFonts w:cs="Arial" w:asciiTheme="minorEastAsia" w:hAnsiTheme="minorEastAsia" w:eastAsiaTheme="minorEastAsia"/>
          <w:sz w:val="28"/>
          <w:szCs w:val="28"/>
        </w:rPr>
        <w:t>一种基于三维点云和视觉融合的目标测距方法及装置</w:t>
      </w:r>
      <w:bookmarkEnd w:id="491"/>
    </w:p>
    <w:p w14:paraId="5726AC95">
      <w:pPr>
        <w:jc w:val="center"/>
        <w:rPr>
          <w:rFonts w:hint="eastAsia" w:cs="Arial" w:asciiTheme="minorEastAsia" w:hAnsiTheme="minorEastAsia" w:eastAsiaTheme="minorEastAsia"/>
          <w:sz w:val="28"/>
          <w:szCs w:val="28"/>
        </w:rPr>
      </w:pPr>
      <w:r>
        <w:drawing>
          <wp:inline distT="0" distB="0" distL="0" distR="0">
            <wp:extent cx="5760720" cy="8150860"/>
            <wp:effectExtent l="0" t="0" r="5080" b="2540"/>
            <wp:docPr id="1891006625"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6625" name="图片 11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69A22607">
      <w:pPr>
        <w:jc w:val="center"/>
        <w:outlineLvl w:val="2"/>
        <w:rPr>
          <w:rFonts w:cs="Arial" w:asciiTheme="minorEastAsia" w:hAnsiTheme="minorEastAsia" w:eastAsiaTheme="minorEastAsia"/>
          <w:sz w:val="28"/>
          <w:szCs w:val="28"/>
        </w:rPr>
      </w:pPr>
      <w:bookmarkStart w:id="492" w:name="_Toc2081"/>
      <w:r>
        <w:rPr>
          <w:rFonts w:hint="eastAsia" w:cs="Arial" w:asciiTheme="minorEastAsia" w:hAnsiTheme="minorEastAsia" w:eastAsiaTheme="minorEastAsia"/>
          <w:sz w:val="28"/>
          <w:szCs w:val="28"/>
        </w:rPr>
        <w:t>8-5 实用新型专利-</w:t>
      </w:r>
      <w:r>
        <w:rPr>
          <w:rFonts w:cs="Arial" w:asciiTheme="minorEastAsia" w:hAnsiTheme="minorEastAsia" w:eastAsiaTheme="minorEastAsia"/>
          <w:sz w:val="28"/>
          <w:szCs w:val="28"/>
        </w:rPr>
        <w:t>竖直面调节装置以及激光测距设备</w:t>
      </w:r>
      <w:bookmarkEnd w:id="492"/>
    </w:p>
    <w:p w14:paraId="7DD82293">
      <w:pPr>
        <w:jc w:val="center"/>
        <w:rPr>
          <w:rFonts w:hint="eastAsia" w:cs="Arial" w:asciiTheme="minorEastAsia" w:hAnsiTheme="minorEastAsia" w:eastAsiaTheme="minorEastAsia"/>
          <w:sz w:val="28"/>
          <w:szCs w:val="28"/>
        </w:rPr>
      </w:pPr>
      <w:r>
        <w:drawing>
          <wp:inline distT="0" distB="0" distL="0" distR="0">
            <wp:extent cx="5760720" cy="8147685"/>
            <wp:effectExtent l="0" t="0" r="5080" b="5715"/>
            <wp:docPr id="99220623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6236" name="图片 11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a:xfrm>
                      <a:off x="0" y="0"/>
                      <a:ext cx="5760720" cy="8147685"/>
                    </a:xfrm>
                    <a:prstGeom prst="rect">
                      <a:avLst/>
                    </a:prstGeom>
                    <a:noFill/>
                    <a:ln>
                      <a:noFill/>
                    </a:ln>
                  </pic:spPr>
                </pic:pic>
              </a:graphicData>
            </a:graphic>
          </wp:inline>
        </w:drawing>
      </w:r>
    </w:p>
    <w:p w14:paraId="568D81D5">
      <w:pPr>
        <w:jc w:val="center"/>
        <w:outlineLvl w:val="2"/>
        <w:rPr>
          <w:rFonts w:cs="Arial" w:asciiTheme="minorEastAsia" w:hAnsiTheme="minorEastAsia" w:eastAsiaTheme="minorEastAsia"/>
          <w:sz w:val="28"/>
          <w:szCs w:val="28"/>
        </w:rPr>
      </w:pPr>
      <w:bookmarkStart w:id="493" w:name="_Toc22495"/>
      <w:r>
        <w:rPr>
          <w:rFonts w:hint="eastAsia" w:cs="Arial" w:asciiTheme="minorEastAsia" w:hAnsiTheme="minorEastAsia" w:eastAsiaTheme="minorEastAsia"/>
          <w:sz w:val="28"/>
          <w:szCs w:val="28"/>
        </w:rPr>
        <w:t>8-6 实用新型专利-</w:t>
      </w:r>
      <w:r>
        <w:rPr>
          <w:rFonts w:cs="Arial" w:asciiTheme="minorEastAsia" w:hAnsiTheme="minorEastAsia" w:eastAsiaTheme="minorEastAsia"/>
          <w:sz w:val="28"/>
          <w:szCs w:val="28"/>
        </w:rPr>
        <w:t>用于视觉测量教学平台的图像采集装置</w:t>
      </w:r>
      <w:bookmarkEnd w:id="493"/>
    </w:p>
    <w:p w14:paraId="64C9019B">
      <w:pPr>
        <w:jc w:val="center"/>
        <w:rPr>
          <w:rFonts w:hint="eastAsia" w:cs="Arial" w:asciiTheme="minorEastAsia" w:hAnsiTheme="minorEastAsia" w:eastAsiaTheme="minorEastAsia"/>
          <w:sz w:val="28"/>
          <w:szCs w:val="28"/>
        </w:rPr>
      </w:pPr>
      <w:r>
        <w:drawing>
          <wp:inline distT="0" distB="0" distL="0" distR="0">
            <wp:extent cx="5760720" cy="8147685"/>
            <wp:effectExtent l="0" t="0" r="5080" b="5715"/>
            <wp:docPr id="214248393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83934" name="图片 11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a:xfrm>
                      <a:off x="0" y="0"/>
                      <a:ext cx="5760720" cy="8147685"/>
                    </a:xfrm>
                    <a:prstGeom prst="rect">
                      <a:avLst/>
                    </a:prstGeom>
                    <a:noFill/>
                    <a:ln>
                      <a:noFill/>
                    </a:ln>
                  </pic:spPr>
                </pic:pic>
              </a:graphicData>
            </a:graphic>
          </wp:inline>
        </w:drawing>
      </w:r>
    </w:p>
    <w:p w14:paraId="6B29D1AB">
      <w:pPr>
        <w:jc w:val="center"/>
        <w:outlineLvl w:val="2"/>
        <w:rPr>
          <w:rFonts w:cs="Arial" w:asciiTheme="minorEastAsia" w:hAnsiTheme="minorEastAsia" w:eastAsiaTheme="minorEastAsia"/>
          <w:sz w:val="28"/>
          <w:szCs w:val="28"/>
        </w:rPr>
      </w:pPr>
      <w:bookmarkStart w:id="494" w:name="OLE_LINK34"/>
      <w:bookmarkStart w:id="495" w:name="_Toc29381"/>
      <w:r>
        <w:rPr>
          <w:rFonts w:hint="eastAsia" w:cs="Arial" w:asciiTheme="minorEastAsia" w:hAnsiTheme="minorEastAsia" w:eastAsiaTheme="minorEastAsia"/>
          <w:sz w:val="28"/>
          <w:szCs w:val="28"/>
        </w:rPr>
        <w:t>8-7 软件著作权</w:t>
      </w:r>
      <w:bookmarkEnd w:id="494"/>
      <w:r>
        <w:rPr>
          <w:rFonts w:hint="eastAsia" w:cs="Arial" w:asciiTheme="minorEastAsia" w:hAnsiTheme="minorEastAsia" w:eastAsiaTheme="minorEastAsia"/>
          <w:sz w:val="28"/>
          <w:szCs w:val="28"/>
        </w:rPr>
        <w:t>-</w:t>
      </w:r>
      <w:r>
        <w:rPr>
          <w:rFonts w:cs="Arial" w:asciiTheme="minorEastAsia" w:hAnsiTheme="minorEastAsia" w:eastAsiaTheme="minorEastAsia"/>
          <w:sz w:val="28"/>
          <w:szCs w:val="28"/>
        </w:rPr>
        <w:t>三维数字摄影测量软件和多元设备控制系统V1.0</w:t>
      </w:r>
      <w:bookmarkEnd w:id="495"/>
    </w:p>
    <w:p w14:paraId="1C9FC358">
      <w:pPr>
        <w:jc w:val="center"/>
        <w:rPr>
          <w:rFonts w:cs="Arial" w:asciiTheme="minorEastAsia" w:hAnsiTheme="minorEastAsia" w:eastAsiaTheme="minorEastAsia"/>
          <w:sz w:val="28"/>
          <w:szCs w:val="28"/>
        </w:rPr>
      </w:pPr>
      <w:r>
        <w:drawing>
          <wp:inline distT="0" distB="0" distL="0" distR="0">
            <wp:extent cx="5603240" cy="7623810"/>
            <wp:effectExtent l="0" t="0" r="10160" b="8890"/>
            <wp:docPr id="2059056523"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6523" name="图片 114"/>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a:xfrm>
                      <a:off x="0" y="0"/>
                      <a:ext cx="5603240" cy="7623810"/>
                    </a:xfrm>
                    <a:prstGeom prst="rect">
                      <a:avLst/>
                    </a:prstGeom>
                    <a:noFill/>
                    <a:ln>
                      <a:noFill/>
                    </a:ln>
                  </pic:spPr>
                </pic:pic>
              </a:graphicData>
            </a:graphic>
          </wp:inline>
        </w:drawing>
      </w:r>
    </w:p>
    <w:p w14:paraId="1E551DBE">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63672F1D">
      <w:pPr>
        <w:jc w:val="center"/>
        <w:outlineLvl w:val="2"/>
        <w:rPr>
          <w:rFonts w:cs="Arial" w:asciiTheme="minorEastAsia" w:hAnsiTheme="minorEastAsia" w:eastAsiaTheme="minorEastAsia"/>
          <w:sz w:val="28"/>
          <w:szCs w:val="28"/>
        </w:rPr>
      </w:pPr>
      <w:bookmarkStart w:id="496" w:name="_Toc15708"/>
      <w:r>
        <w:rPr>
          <w:rFonts w:hint="eastAsia" w:cs="Arial" w:asciiTheme="minorEastAsia" w:hAnsiTheme="minorEastAsia" w:eastAsiaTheme="minorEastAsia"/>
          <w:sz w:val="28"/>
          <w:szCs w:val="28"/>
        </w:rPr>
        <w:t>8-8 软件著作权-</w:t>
      </w:r>
      <w:r>
        <w:rPr>
          <w:rFonts w:cs="Arial" w:asciiTheme="minorEastAsia" w:hAnsiTheme="minorEastAsia" w:eastAsiaTheme="minorEastAsia"/>
          <w:sz w:val="28"/>
          <w:szCs w:val="28"/>
        </w:rPr>
        <w:t>三维坐标标定场系统V1.0</w:t>
      </w:r>
      <w:bookmarkEnd w:id="496"/>
    </w:p>
    <w:p w14:paraId="342C1EB7">
      <w:pPr>
        <w:jc w:val="center"/>
        <w:rPr>
          <w:rFonts w:cs="Arial" w:asciiTheme="minorEastAsia" w:hAnsiTheme="minorEastAsia" w:eastAsiaTheme="minorEastAsia"/>
          <w:sz w:val="28"/>
          <w:szCs w:val="28"/>
        </w:rPr>
      </w:pPr>
      <w:r>
        <w:drawing>
          <wp:inline distT="0" distB="0" distL="0" distR="0">
            <wp:extent cx="5760720" cy="7794625"/>
            <wp:effectExtent l="0" t="0" r="5080" b="3175"/>
            <wp:docPr id="1572658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89" name="图片 115"/>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a:xfrm>
                      <a:off x="0" y="0"/>
                      <a:ext cx="5760720" cy="7794625"/>
                    </a:xfrm>
                    <a:prstGeom prst="rect">
                      <a:avLst/>
                    </a:prstGeom>
                    <a:noFill/>
                    <a:ln>
                      <a:noFill/>
                    </a:ln>
                  </pic:spPr>
                </pic:pic>
              </a:graphicData>
            </a:graphic>
          </wp:inline>
        </w:drawing>
      </w:r>
    </w:p>
    <w:p w14:paraId="2456225A">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4838981E">
      <w:pPr>
        <w:jc w:val="center"/>
        <w:outlineLvl w:val="2"/>
        <w:rPr>
          <w:rFonts w:cs="Arial" w:asciiTheme="minorEastAsia" w:hAnsiTheme="minorEastAsia" w:eastAsiaTheme="minorEastAsia"/>
          <w:sz w:val="28"/>
          <w:szCs w:val="28"/>
        </w:rPr>
      </w:pPr>
      <w:bookmarkStart w:id="497" w:name="_Toc7857"/>
      <w:r>
        <w:rPr>
          <w:rFonts w:hint="eastAsia" w:cs="Arial" w:asciiTheme="minorEastAsia" w:hAnsiTheme="minorEastAsia" w:eastAsiaTheme="minorEastAsia"/>
          <w:sz w:val="28"/>
          <w:szCs w:val="28"/>
        </w:rPr>
        <w:t xml:space="preserve">8-9 </w:t>
      </w:r>
      <w:bookmarkStart w:id="498" w:name="OLE_LINK36"/>
      <w:r>
        <w:rPr>
          <w:rFonts w:hint="eastAsia" w:cs="Arial" w:asciiTheme="minorEastAsia" w:hAnsiTheme="minorEastAsia" w:eastAsiaTheme="minorEastAsia"/>
          <w:sz w:val="28"/>
          <w:szCs w:val="28"/>
        </w:rPr>
        <w:t>软件著作权</w:t>
      </w:r>
      <w:bookmarkEnd w:id="498"/>
      <w:r>
        <w:rPr>
          <w:rFonts w:hint="eastAsia" w:cs="Arial" w:asciiTheme="minorEastAsia" w:hAnsiTheme="minorEastAsia" w:eastAsiaTheme="minorEastAsia"/>
          <w:sz w:val="28"/>
          <w:szCs w:val="28"/>
        </w:rPr>
        <w:t>-</w:t>
      </w:r>
      <w:r>
        <w:rPr>
          <w:rFonts w:cs="Arial" w:asciiTheme="minorEastAsia" w:hAnsiTheme="minorEastAsia" w:eastAsiaTheme="minorEastAsia"/>
          <w:sz w:val="28"/>
          <w:szCs w:val="28"/>
        </w:rPr>
        <w:t xml:space="preserve"> AI智能图像融合后台管理系统V1.0</w:t>
      </w:r>
      <w:bookmarkEnd w:id="497"/>
    </w:p>
    <w:p w14:paraId="59C926EC">
      <w:pPr>
        <w:jc w:val="center"/>
        <w:rPr>
          <w:rFonts w:cs="Arial" w:asciiTheme="minorEastAsia" w:hAnsiTheme="minorEastAsia" w:eastAsiaTheme="minorEastAsia"/>
          <w:sz w:val="28"/>
          <w:szCs w:val="28"/>
        </w:rPr>
      </w:pPr>
      <w:r>
        <w:drawing>
          <wp:inline distT="0" distB="0" distL="0" distR="0">
            <wp:extent cx="7493000" cy="5789930"/>
            <wp:effectExtent l="0" t="0" r="1270" b="0"/>
            <wp:docPr id="24301742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17425" name="图片 116"/>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a:xfrm rot="16200000">
                      <a:off x="0" y="0"/>
                      <a:ext cx="7495403" cy="5791752"/>
                    </a:xfrm>
                    <a:prstGeom prst="rect">
                      <a:avLst/>
                    </a:prstGeom>
                    <a:noFill/>
                    <a:ln>
                      <a:noFill/>
                    </a:ln>
                  </pic:spPr>
                </pic:pic>
              </a:graphicData>
            </a:graphic>
          </wp:inline>
        </w:drawing>
      </w:r>
    </w:p>
    <w:p w14:paraId="4636E7C9">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67039473">
      <w:pPr>
        <w:jc w:val="center"/>
        <w:outlineLvl w:val="2"/>
        <w:rPr>
          <w:rFonts w:cs="Arial" w:asciiTheme="minorEastAsia" w:hAnsiTheme="minorEastAsia" w:eastAsiaTheme="minorEastAsia"/>
          <w:sz w:val="28"/>
          <w:szCs w:val="28"/>
        </w:rPr>
      </w:pPr>
      <w:bookmarkStart w:id="499" w:name="_Toc16026"/>
      <w:r>
        <w:rPr>
          <w:rFonts w:hint="eastAsia" w:cs="Arial" w:asciiTheme="minorEastAsia" w:hAnsiTheme="minorEastAsia" w:eastAsiaTheme="minorEastAsia"/>
          <w:sz w:val="28"/>
          <w:szCs w:val="28"/>
        </w:rPr>
        <w:t>8-10 软件著作权-</w:t>
      </w:r>
      <w:r>
        <w:rPr>
          <w:rFonts w:cs="Arial" w:asciiTheme="minorEastAsia" w:hAnsiTheme="minorEastAsia" w:eastAsiaTheme="minorEastAsia"/>
          <w:sz w:val="28"/>
          <w:szCs w:val="28"/>
        </w:rPr>
        <w:t>北斗实时变形监测系统软件V1.0</w:t>
      </w:r>
      <w:bookmarkEnd w:id="499"/>
    </w:p>
    <w:p w14:paraId="002C2ECA">
      <w:pPr>
        <w:jc w:val="center"/>
        <w:rPr>
          <w:rFonts w:cs="Arial" w:asciiTheme="minorEastAsia" w:hAnsiTheme="minorEastAsia" w:eastAsiaTheme="minorEastAsia"/>
          <w:sz w:val="28"/>
          <w:szCs w:val="28"/>
        </w:rPr>
      </w:pPr>
      <w:r>
        <w:rPr>
          <w:rFonts w:cs="Arial" w:asciiTheme="minorEastAsia" w:hAnsiTheme="minorEastAsia" w:eastAsiaTheme="minorEastAsia"/>
          <w:sz w:val="28"/>
          <w:szCs w:val="28"/>
        </w:rPr>
        <w:drawing>
          <wp:inline distT="0" distB="0" distL="0" distR="0">
            <wp:extent cx="5760720" cy="8142605"/>
            <wp:effectExtent l="0" t="0" r="5080" b="10795"/>
            <wp:docPr id="48047484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4841" name="图片 11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a:xfrm>
                      <a:off x="0" y="0"/>
                      <a:ext cx="5760720" cy="8142605"/>
                    </a:xfrm>
                    <a:prstGeom prst="rect">
                      <a:avLst/>
                    </a:prstGeom>
                    <a:noFill/>
                    <a:ln>
                      <a:noFill/>
                    </a:ln>
                  </pic:spPr>
                </pic:pic>
              </a:graphicData>
            </a:graphic>
          </wp:inline>
        </w:drawing>
      </w:r>
    </w:p>
    <w:p w14:paraId="214C090A">
      <w:pPr>
        <w:jc w:val="center"/>
        <w:outlineLvl w:val="2"/>
        <w:rPr>
          <w:rFonts w:cs="Arial" w:asciiTheme="minorEastAsia" w:hAnsiTheme="minorEastAsia" w:eastAsiaTheme="minorEastAsia"/>
          <w:sz w:val="28"/>
          <w:szCs w:val="28"/>
        </w:rPr>
      </w:pPr>
      <w:bookmarkStart w:id="500" w:name="_Toc15766"/>
      <w:r>
        <w:rPr>
          <w:rFonts w:hint="eastAsia" w:cs="Arial" w:asciiTheme="minorEastAsia" w:hAnsiTheme="minorEastAsia" w:eastAsiaTheme="minorEastAsia"/>
          <w:sz w:val="28"/>
          <w:szCs w:val="28"/>
        </w:rPr>
        <w:t>8-11 软件著作权-</w:t>
      </w:r>
      <w:r>
        <w:rPr>
          <w:rFonts w:cs="Arial" w:asciiTheme="minorEastAsia" w:hAnsiTheme="minorEastAsia" w:eastAsiaTheme="minorEastAsia"/>
          <w:sz w:val="28"/>
          <w:szCs w:val="28"/>
        </w:rPr>
        <w:t xml:space="preserve"> XDEarth Studio信大三维可视化地理信息基础开发平台</w:t>
      </w:r>
      <w:bookmarkEnd w:id="500"/>
    </w:p>
    <w:p w14:paraId="6F1A4A41">
      <w:pPr>
        <w:jc w:val="center"/>
        <w:rPr>
          <w:rFonts w:hint="eastAsia" w:cs="Arial" w:asciiTheme="minorEastAsia" w:hAnsiTheme="minorEastAsia" w:eastAsiaTheme="minorEastAsia"/>
          <w:sz w:val="28"/>
          <w:szCs w:val="28"/>
        </w:rPr>
      </w:pPr>
      <w:r>
        <w:drawing>
          <wp:inline distT="0" distB="0" distL="0" distR="0">
            <wp:extent cx="7078345" cy="5469255"/>
            <wp:effectExtent l="0" t="0" r="4445" b="8255"/>
            <wp:docPr id="49755261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2613" name="图片 11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a:xfrm rot="16200000">
                      <a:off x="0" y="0"/>
                      <a:ext cx="7085749" cy="5475209"/>
                    </a:xfrm>
                    <a:prstGeom prst="rect">
                      <a:avLst/>
                    </a:prstGeom>
                    <a:noFill/>
                    <a:ln>
                      <a:noFill/>
                    </a:ln>
                  </pic:spPr>
                </pic:pic>
              </a:graphicData>
            </a:graphic>
          </wp:inline>
        </w:drawing>
      </w:r>
    </w:p>
    <w:p w14:paraId="4D01863D">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2DD1B284">
      <w:pPr>
        <w:jc w:val="center"/>
        <w:outlineLvl w:val="2"/>
        <w:rPr>
          <w:rFonts w:cs="Arial" w:asciiTheme="minorEastAsia" w:hAnsiTheme="minorEastAsia" w:eastAsiaTheme="minorEastAsia"/>
          <w:sz w:val="28"/>
          <w:szCs w:val="28"/>
        </w:rPr>
      </w:pPr>
      <w:bookmarkStart w:id="501" w:name="_Toc25898"/>
      <w:r>
        <w:rPr>
          <w:rFonts w:hint="eastAsia" w:cs="Arial" w:asciiTheme="minorEastAsia" w:hAnsiTheme="minorEastAsia" w:eastAsiaTheme="minorEastAsia"/>
          <w:sz w:val="28"/>
          <w:szCs w:val="28"/>
        </w:rPr>
        <w:t>8-12 软件著作权-</w:t>
      </w:r>
      <w:r>
        <w:rPr>
          <w:rFonts w:cs="Arial" w:asciiTheme="minorEastAsia" w:hAnsiTheme="minorEastAsia" w:eastAsiaTheme="minorEastAsia"/>
          <w:sz w:val="28"/>
          <w:szCs w:val="28"/>
        </w:rPr>
        <w:t xml:space="preserve"> XDBIM轻量化三维可视化平台V1.1</w:t>
      </w:r>
      <w:bookmarkEnd w:id="501"/>
    </w:p>
    <w:p w14:paraId="2AAF1EAD">
      <w:pPr>
        <w:jc w:val="center"/>
        <w:rPr>
          <w:rFonts w:cs="Arial" w:asciiTheme="minorEastAsia" w:hAnsiTheme="minorEastAsia" w:eastAsiaTheme="minorEastAsia"/>
          <w:sz w:val="28"/>
          <w:szCs w:val="28"/>
        </w:rPr>
      </w:pPr>
      <w:r>
        <w:drawing>
          <wp:inline distT="0" distB="0" distL="0" distR="0">
            <wp:extent cx="5760720" cy="8150860"/>
            <wp:effectExtent l="0" t="0" r="5080" b="2540"/>
            <wp:docPr id="36116820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8204" name="图片 11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a:xfrm>
                      <a:off x="0" y="0"/>
                      <a:ext cx="5760720" cy="8150860"/>
                    </a:xfrm>
                    <a:prstGeom prst="rect">
                      <a:avLst/>
                    </a:prstGeom>
                    <a:noFill/>
                    <a:ln>
                      <a:noFill/>
                    </a:ln>
                  </pic:spPr>
                </pic:pic>
              </a:graphicData>
            </a:graphic>
          </wp:inline>
        </w:drawing>
      </w:r>
    </w:p>
    <w:p w14:paraId="3E8743D7">
      <w:pPr>
        <w:jc w:val="center"/>
        <w:outlineLvl w:val="2"/>
        <w:rPr>
          <w:rFonts w:cs="Arial" w:asciiTheme="minorEastAsia" w:hAnsiTheme="minorEastAsia" w:eastAsiaTheme="minorEastAsia"/>
          <w:sz w:val="28"/>
          <w:szCs w:val="28"/>
        </w:rPr>
      </w:pPr>
      <w:bookmarkStart w:id="502" w:name="_Toc32458"/>
      <w:r>
        <w:rPr>
          <w:rFonts w:hint="eastAsia" w:cs="Arial" w:asciiTheme="minorEastAsia" w:hAnsiTheme="minorEastAsia" w:eastAsiaTheme="minorEastAsia"/>
          <w:sz w:val="28"/>
          <w:szCs w:val="28"/>
        </w:rPr>
        <w:t>8-13 软件著作权-</w:t>
      </w:r>
      <w:r>
        <w:rPr>
          <w:rFonts w:cs="Arial" w:asciiTheme="minorEastAsia" w:hAnsiTheme="minorEastAsia" w:eastAsiaTheme="minorEastAsia"/>
          <w:sz w:val="28"/>
          <w:szCs w:val="28"/>
        </w:rPr>
        <w:t>视觉图像处理管理平台V1.0</w:t>
      </w:r>
      <w:bookmarkEnd w:id="502"/>
    </w:p>
    <w:p w14:paraId="63D080F3">
      <w:pPr>
        <w:jc w:val="center"/>
        <w:rPr>
          <w:rFonts w:cs="Arial" w:asciiTheme="minorEastAsia" w:hAnsiTheme="minorEastAsia" w:eastAsiaTheme="minorEastAsia"/>
          <w:sz w:val="28"/>
          <w:szCs w:val="28"/>
        </w:rPr>
      </w:pPr>
      <w:r>
        <w:drawing>
          <wp:inline distT="0" distB="0" distL="0" distR="0">
            <wp:extent cx="5760720" cy="8187055"/>
            <wp:effectExtent l="0" t="0" r="5080" b="4445"/>
            <wp:docPr id="95056321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3216" name="图片 12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rot="10800000">
                      <a:off x="0" y="0"/>
                      <a:ext cx="5760720" cy="8187055"/>
                    </a:xfrm>
                    <a:prstGeom prst="rect">
                      <a:avLst/>
                    </a:prstGeom>
                    <a:noFill/>
                    <a:ln>
                      <a:noFill/>
                    </a:ln>
                  </pic:spPr>
                </pic:pic>
              </a:graphicData>
            </a:graphic>
          </wp:inline>
        </w:drawing>
      </w:r>
    </w:p>
    <w:p w14:paraId="7B1D1BF6">
      <w:pPr>
        <w:jc w:val="center"/>
        <w:outlineLvl w:val="2"/>
        <w:rPr>
          <w:rFonts w:cs="Arial" w:asciiTheme="minorEastAsia" w:hAnsiTheme="minorEastAsia" w:eastAsiaTheme="minorEastAsia"/>
          <w:sz w:val="28"/>
          <w:szCs w:val="28"/>
        </w:rPr>
      </w:pPr>
      <w:bookmarkStart w:id="503" w:name="_Toc18182"/>
      <w:r>
        <w:rPr>
          <w:rFonts w:hint="eastAsia" w:cs="Arial" w:asciiTheme="minorEastAsia" w:hAnsiTheme="minorEastAsia" w:eastAsiaTheme="minorEastAsia"/>
          <w:sz w:val="28"/>
          <w:szCs w:val="28"/>
        </w:rPr>
        <w:t>8-14 软件著作权-</w:t>
      </w:r>
      <w:r>
        <w:rPr>
          <w:rFonts w:cs="Arial" w:asciiTheme="minorEastAsia" w:hAnsiTheme="minorEastAsia" w:eastAsiaTheme="minorEastAsia"/>
          <w:sz w:val="28"/>
          <w:szCs w:val="28"/>
        </w:rPr>
        <w:t xml:space="preserve"> ZXIAT-3D全自动实景建模软件V1.0</w:t>
      </w:r>
      <w:bookmarkEnd w:id="503"/>
    </w:p>
    <w:p w14:paraId="1CE9BA8B">
      <w:pPr>
        <w:jc w:val="center"/>
        <w:rPr>
          <w:rFonts w:cs="Arial" w:asciiTheme="minorEastAsia" w:hAnsiTheme="minorEastAsia" w:eastAsiaTheme="minorEastAsia"/>
          <w:sz w:val="28"/>
          <w:szCs w:val="28"/>
        </w:rPr>
      </w:pPr>
      <w:r>
        <w:drawing>
          <wp:inline distT="0" distB="0" distL="0" distR="0">
            <wp:extent cx="5760720" cy="7854315"/>
            <wp:effectExtent l="0" t="0" r="5080" b="6985"/>
            <wp:docPr id="169782499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24993" name="图片 12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a:xfrm>
                      <a:off x="0" y="0"/>
                      <a:ext cx="5760720" cy="7854315"/>
                    </a:xfrm>
                    <a:prstGeom prst="rect">
                      <a:avLst/>
                    </a:prstGeom>
                    <a:noFill/>
                    <a:ln>
                      <a:noFill/>
                    </a:ln>
                  </pic:spPr>
                </pic:pic>
              </a:graphicData>
            </a:graphic>
          </wp:inline>
        </w:drawing>
      </w:r>
    </w:p>
    <w:p w14:paraId="376D1D83">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0A74AFB4">
      <w:pPr>
        <w:jc w:val="center"/>
        <w:outlineLvl w:val="2"/>
        <w:rPr>
          <w:rFonts w:cs="Arial" w:asciiTheme="minorEastAsia" w:hAnsiTheme="minorEastAsia" w:eastAsiaTheme="minorEastAsia"/>
          <w:sz w:val="28"/>
          <w:szCs w:val="28"/>
        </w:rPr>
      </w:pPr>
      <w:bookmarkStart w:id="504" w:name="_Toc7275"/>
      <w:r>
        <w:rPr>
          <w:rFonts w:hint="eastAsia" w:cs="Arial" w:asciiTheme="minorEastAsia" w:hAnsiTheme="minorEastAsia" w:eastAsiaTheme="minorEastAsia"/>
          <w:sz w:val="28"/>
          <w:szCs w:val="28"/>
        </w:rPr>
        <w:t>8-15 软件著作权-</w:t>
      </w:r>
      <w:r>
        <w:rPr>
          <w:rFonts w:cs="Arial" w:asciiTheme="minorEastAsia" w:hAnsiTheme="minorEastAsia" w:eastAsiaTheme="minorEastAsia"/>
          <w:sz w:val="28"/>
          <w:szCs w:val="28"/>
        </w:rPr>
        <w:t>国产自主计算机可信管控系统终端软件</w:t>
      </w:r>
      <w:bookmarkEnd w:id="504"/>
    </w:p>
    <w:p w14:paraId="78AF5215">
      <w:pPr>
        <w:jc w:val="center"/>
        <w:rPr>
          <w:rFonts w:hint="eastAsia" w:cs="Arial" w:asciiTheme="minorEastAsia" w:hAnsiTheme="minorEastAsia" w:eastAsiaTheme="minorEastAsia"/>
          <w:sz w:val="28"/>
          <w:szCs w:val="28"/>
        </w:rPr>
      </w:pPr>
      <w:r>
        <w:drawing>
          <wp:inline distT="0" distB="0" distL="0" distR="0">
            <wp:extent cx="5760720" cy="7856220"/>
            <wp:effectExtent l="0" t="0" r="5080" b="5080"/>
            <wp:docPr id="946844015"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4015" name="图片 12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a:xfrm>
                      <a:off x="0" y="0"/>
                      <a:ext cx="5760720" cy="7856220"/>
                    </a:xfrm>
                    <a:prstGeom prst="rect">
                      <a:avLst/>
                    </a:prstGeom>
                    <a:noFill/>
                    <a:ln>
                      <a:noFill/>
                    </a:ln>
                  </pic:spPr>
                </pic:pic>
              </a:graphicData>
            </a:graphic>
          </wp:inline>
        </w:drawing>
      </w:r>
    </w:p>
    <w:p w14:paraId="53F9E040">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1533351D">
      <w:pPr>
        <w:jc w:val="center"/>
        <w:outlineLvl w:val="2"/>
        <w:rPr>
          <w:rFonts w:cs="Arial" w:asciiTheme="minorEastAsia" w:hAnsiTheme="minorEastAsia" w:eastAsiaTheme="minorEastAsia"/>
          <w:sz w:val="28"/>
          <w:szCs w:val="28"/>
        </w:rPr>
      </w:pPr>
      <w:bookmarkStart w:id="505" w:name="_Toc2463"/>
      <w:r>
        <w:rPr>
          <w:rFonts w:hint="eastAsia" w:cs="Arial" w:asciiTheme="minorEastAsia" w:hAnsiTheme="minorEastAsia" w:eastAsiaTheme="minorEastAsia"/>
          <w:sz w:val="28"/>
          <w:szCs w:val="28"/>
        </w:rPr>
        <w:t>8-16 软件著作权-</w:t>
      </w:r>
      <w:r>
        <w:rPr>
          <w:rFonts w:cs="Arial" w:asciiTheme="minorEastAsia" w:hAnsiTheme="minorEastAsia" w:eastAsiaTheme="minorEastAsia"/>
          <w:sz w:val="28"/>
          <w:szCs w:val="28"/>
        </w:rPr>
        <w:t>车辆轨迹数据与遥感影像数据融合道路提取软件V1.0</w:t>
      </w:r>
      <w:bookmarkEnd w:id="505"/>
    </w:p>
    <w:p w14:paraId="33917D5F">
      <w:pPr>
        <w:jc w:val="center"/>
        <w:rPr>
          <w:rFonts w:cs="Arial" w:asciiTheme="minorEastAsia" w:hAnsiTheme="minorEastAsia" w:eastAsiaTheme="minorEastAsia"/>
          <w:sz w:val="28"/>
          <w:szCs w:val="28"/>
        </w:rPr>
      </w:pPr>
      <w:r>
        <w:drawing>
          <wp:inline distT="0" distB="0" distL="0" distR="0">
            <wp:extent cx="5760720" cy="4451350"/>
            <wp:effectExtent l="0" t="0" r="6350" b="5080"/>
            <wp:docPr id="147657113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71132" name="图片 12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a:xfrm rot="16200000">
                      <a:off x="0" y="0"/>
                      <a:ext cx="5760720" cy="4451350"/>
                    </a:xfrm>
                    <a:prstGeom prst="rect">
                      <a:avLst/>
                    </a:prstGeom>
                    <a:noFill/>
                    <a:ln>
                      <a:noFill/>
                    </a:ln>
                  </pic:spPr>
                </pic:pic>
              </a:graphicData>
            </a:graphic>
          </wp:inline>
        </w:drawing>
      </w:r>
    </w:p>
    <w:p w14:paraId="0692E66E">
      <w:pPr>
        <w:rPr>
          <w:rFonts w:hint="eastAsia" w:cs="Arial" w:asciiTheme="minorEastAsia" w:hAnsiTheme="minorEastAsia" w:eastAsiaTheme="minorEastAsia"/>
          <w:sz w:val="28"/>
          <w:szCs w:val="28"/>
        </w:rPr>
      </w:pPr>
      <w:r>
        <w:rPr>
          <w:rFonts w:hint="eastAsia" w:cs="Arial" w:asciiTheme="minorEastAsia" w:hAnsiTheme="minorEastAsia" w:eastAsiaTheme="minorEastAsia"/>
          <w:sz w:val="28"/>
          <w:szCs w:val="28"/>
        </w:rPr>
        <w:br w:type="page"/>
      </w:r>
    </w:p>
    <w:p w14:paraId="3639C1CC">
      <w:pPr>
        <w:jc w:val="center"/>
        <w:outlineLvl w:val="2"/>
        <w:rPr>
          <w:rFonts w:hint="eastAsia" w:cs="Arial" w:asciiTheme="minorEastAsia" w:hAnsiTheme="minorEastAsia" w:eastAsiaTheme="minorEastAsia"/>
          <w:sz w:val="28"/>
          <w:szCs w:val="28"/>
        </w:rPr>
      </w:pPr>
      <w:bookmarkStart w:id="506" w:name="_Toc21199"/>
      <w:r>
        <w:rPr>
          <w:rFonts w:hint="eastAsia" w:cs="Arial" w:asciiTheme="minorEastAsia" w:hAnsiTheme="minorEastAsia" w:eastAsiaTheme="minorEastAsia"/>
          <w:sz w:val="28"/>
          <w:szCs w:val="28"/>
        </w:rPr>
        <w:t>8-17 发明专利申请（已受理）-</w:t>
      </w:r>
      <w:r>
        <w:rPr>
          <w:rFonts w:cs="Arial" w:asciiTheme="minorEastAsia" w:hAnsiTheme="minorEastAsia" w:eastAsiaTheme="minorEastAsia"/>
          <w:sz w:val="28"/>
          <w:szCs w:val="28"/>
        </w:rPr>
        <w:t>一种精密三维摄影测量与自动定位姿态控制系统</w:t>
      </w:r>
      <w:bookmarkEnd w:id="506"/>
    </w:p>
    <w:p w14:paraId="46DC844D">
      <w:pPr>
        <w:keepNext w:val="0"/>
        <w:keepLines w:val="0"/>
        <w:pageBreakBefore w:val="0"/>
        <w:widowControl/>
        <w:kinsoku/>
        <w:wordWrap/>
        <w:overflowPunct/>
        <w:topLinePunct w:val="0"/>
        <w:autoSpaceDE/>
        <w:autoSpaceDN/>
        <w:bidi w:val="0"/>
        <w:adjustRightInd/>
        <w:snapToGrid/>
        <w:ind w:firstLine="0"/>
        <w:jc w:val="center"/>
        <w:textAlignment w:val="auto"/>
      </w:pPr>
      <w:r>
        <w:drawing>
          <wp:inline distT="0" distB="0" distL="0" distR="0">
            <wp:extent cx="5087620" cy="7198995"/>
            <wp:effectExtent l="0" t="0" r="5080" b="1905"/>
            <wp:docPr id="1866490161"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0161" name="图片 12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a:xfrm>
                      <a:off x="0" y="0"/>
                      <a:ext cx="5087620" cy="7198995"/>
                    </a:xfrm>
                    <a:prstGeom prst="rect">
                      <a:avLst/>
                    </a:prstGeom>
                    <a:noFill/>
                    <a:ln>
                      <a:noFill/>
                    </a:ln>
                  </pic:spPr>
                </pic:pic>
              </a:graphicData>
            </a:graphic>
          </wp:inline>
        </w:drawing>
      </w:r>
    </w:p>
    <w:p w14:paraId="5A8C5501">
      <w:pPr>
        <w:keepNext w:val="0"/>
        <w:keepLines w:val="0"/>
        <w:pageBreakBefore w:val="0"/>
        <w:widowControl/>
        <w:kinsoku/>
        <w:wordWrap/>
        <w:overflowPunct/>
        <w:topLinePunct w:val="0"/>
        <w:autoSpaceDE/>
        <w:autoSpaceDN/>
        <w:bidi w:val="0"/>
        <w:adjustRightInd/>
        <w:snapToGrid/>
        <w:ind w:firstLine="0"/>
        <w:jc w:val="center"/>
        <w:textAlignment w:val="auto"/>
      </w:pPr>
    </w:p>
    <w:p w14:paraId="4736822E">
      <w:pPr>
        <w:keepNext w:val="0"/>
        <w:keepLines w:val="0"/>
        <w:pageBreakBefore w:val="0"/>
        <w:widowControl/>
        <w:kinsoku/>
        <w:wordWrap/>
        <w:overflowPunct/>
        <w:topLinePunct w:val="0"/>
        <w:autoSpaceDE/>
        <w:autoSpaceDN/>
        <w:bidi w:val="0"/>
        <w:adjustRightInd/>
        <w:snapToGrid/>
        <w:ind w:firstLine="0"/>
        <w:jc w:val="center"/>
        <w:textAlignment w:val="auto"/>
      </w:pPr>
    </w:p>
    <w:p w14:paraId="5D9591F9">
      <w:pPr>
        <w:widowControl w:val="0"/>
        <w:spacing w:line="440" w:lineRule="exact"/>
        <w:ind w:firstLine="560" w:firstLineChars="200"/>
        <w:jc w:val="center"/>
        <w:outlineLvl w:val="1"/>
        <w:rPr>
          <w:rFonts w:hint="default" w:cs="Arial" w:asciiTheme="majorEastAsia" w:hAnsiTheme="majorEastAsia" w:eastAsiaTheme="majorEastAsia"/>
          <w:sz w:val="28"/>
          <w:szCs w:val="28"/>
          <w:lang w:val="en-US" w:eastAsia="zh-CN"/>
        </w:rPr>
      </w:pPr>
      <w:r>
        <w:rPr>
          <w:rFonts w:hint="eastAsia" w:cs="Arial" w:asciiTheme="majorEastAsia" w:hAnsiTheme="majorEastAsia" w:eastAsiaTheme="majorEastAsia"/>
          <w:sz w:val="28"/>
          <w:szCs w:val="28"/>
          <w:lang w:val="en-US" w:eastAsia="zh-CN"/>
        </w:rPr>
        <w:t>（三） 信用评价</w:t>
      </w:r>
    </w:p>
    <w:p w14:paraId="6F3BEB1F">
      <w:pPr>
        <w:keepNext w:val="0"/>
        <w:keepLines w:val="0"/>
        <w:pageBreakBefore w:val="0"/>
        <w:widowControl/>
        <w:kinsoku/>
        <w:wordWrap/>
        <w:overflowPunct/>
        <w:topLinePunct w:val="0"/>
        <w:autoSpaceDE/>
        <w:autoSpaceDN/>
        <w:bidi w:val="0"/>
        <w:adjustRightInd/>
        <w:snapToGrid/>
        <w:ind w:firstLine="0"/>
        <w:jc w:val="center"/>
        <w:textAlignment w:val="auto"/>
        <w:rPr>
          <w:rFonts w:cs="Arial" w:asciiTheme="minorEastAsia" w:hAnsiTheme="minorEastAsia" w:eastAsiaTheme="minorEastAsia"/>
          <w:sz w:val="28"/>
          <w:szCs w:val="28"/>
        </w:rPr>
      </w:pPr>
      <w:bookmarkStart w:id="512" w:name="_GoBack"/>
      <w:bookmarkEnd w:id="512"/>
      <w:r>
        <w:rPr>
          <w:rFonts w:cs="Arial" w:asciiTheme="minorEastAsia" w:hAnsiTheme="minorEastAsia" w:eastAsiaTheme="minorEastAsia"/>
          <w:sz w:val="28"/>
          <w:szCs w:val="28"/>
        </w:rPr>
        <w:drawing>
          <wp:inline distT="0" distB="0" distL="114300" distR="114300">
            <wp:extent cx="5728335" cy="3887470"/>
            <wp:effectExtent l="0" t="0" r="12065" b="11430"/>
            <wp:docPr id="27" name="图片 27" descr="3ddc07a4046050ef0c02222ffc28d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ddc07a4046050ef0c02222ffc28dfc9"/>
                    <pic:cNvPicPr>
                      <a:picLocks noChangeAspect="1"/>
                    </pic:cNvPicPr>
                  </pic:nvPicPr>
                  <pic:blipFill>
                    <a:blip r:embed="rId235"/>
                    <a:stretch>
                      <a:fillRect/>
                    </a:stretch>
                  </pic:blipFill>
                  <pic:spPr>
                    <a:xfrm>
                      <a:off x="0" y="0"/>
                      <a:ext cx="5728335" cy="3887470"/>
                    </a:xfrm>
                    <a:prstGeom prst="rect">
                      <a:avLst/>
                    </a:prstGeom>
                  </pic:spPr>
                </pic:pic>
              </a:graphicData>
            </a:graphic>
          </wp:inline>
        </w:drawing>
      </w:r>
      <w:r>
        <w:rPr>
          <w:rFonts w:cs="Arial" w:asciiTheme="minorEastAsia" w:hAnsiTheme="minorEastAsia" w:eastAsiaTheme="minorEastAsia"/>
          <w:sz w:val="28"/>
          <w:szCs w:val="28"/>
        </w:rPr>
        <w:br w:type="page"/>
      </w:r>
    </w:p>
    <w:p w14:paraId="468545A8">
      <w:pPr>
        <w:widowControl w:val="0"/>
        <w:adjustRightInd w:val="0"/>
        <w:snapToGrid w:val="0"/>
        <w:spacing w:before="78" w:beforeLines="25" w:after="78" w:afterLines="25" w:line="360" w:lineRule="auto"/>
        <w:jc w:val="center"/>
        <w:outlineLvl w:val="0"/>
        <w:rPr>
          <w:rFonts w:ascii="Arial" w:hAnsi="Arial" w:eastAsia="宋体" w:cs="Arial"/>
          <w:b/>
          <w:sz w:val="28"/>
          <w:szCs w:val="28"/>
        </w:rPr>
      </w:pPr>
      <w:bookmarkStart w:id="507" w:name="_Toc7261"/>
      <w:r>
        <w:rPr>
          <w:rFonts w:ascii="Arial" w:hAnsi="Arial" w:eastAsia="宋体" w:cs="Arial"/>
          <w:b/>
          <w:sz w:val="28"/>
          <w:szCs w:val="28"/>
        </w:rPr>
        <w:t>文件</w:t>
      </w:r>
      <w:r>
        <w:rPr>
          <w:rFonts w:hint="eastAsia" w:ascii="Arial" w:hAnsi="Arial" w:eastAsia="宋体" w:cs="Arial"/>
          <w:b/>
          <w:sz w:val="28"/>
          <w:szCs w:val="28"/>
        </w:rPr>
        <w:t>九</w:t>
      </w:r>
      <w:r>
        <w:rPr>
          <w:rFonts w:ascii="Arial" w:hAnsi="Arial" w:eastAsia="宋体" w:cs="Arial"/>
          <w:b/>
          <w:sz w:val="28"/>
          <w:szCs w:val="28"/>
        </w:rPr>
        <w:t xml:space="preserve">  与中国长江三峡集团有限公司不存在特定关系人的承诺函</w:t>
      </w:r>
      <w:bookmarkEnd w:id="507"/>
    </w:p>
    <w:p w14:paraId="01CE0C43">
      <w:pPr>
        <w:widowControl w:val="0"/>
        <w:spacing w:line="560" w:lineRule="exact"/>
        <w:ind w:firstLine="560" w:firstLineChars="200"/>
        <w:jc w:val="both"/>
        <w:rPr>
          <w:rFonts w:hint="eastAsia" w:ascii="方正仿宋简体" w:hAnsi="方正仿宋简体" w:eastAsia="方正仿宋简体" w:cs="方正仿宋简体"/>
          <w:sz w:val="28"/>
          <w:szCs w:val="28"/>
        </w:rPr>
      </w:pPr>
    </w:p>
    <w:p w14:paraId="58B90BBA">
      <w:pPr>
        <w:widowControl w:val="0"/>
        <w:spacing w:line="5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在此承诺，</w:t>
      </w:r>
      <w:r>
        <w:rPr>
          <w:rFonts w:hint="eastAsia" w:ascii="宋体" w:hAnsi="宋体" w:eastAsia="宋体" w:cs="宋体"/>
          <w:sz w:val="24"/>
          <w:szCs w:val="24"/>
          <w:u w:val="single"/>
        </w:rPr>
        <w:t xml:space="preserve"> 郑州信大先进技术研究院 </w:t>
      </w:r>
      <w:r>
        <w:rPr>
          <w:rFonts w:hint="eastAsia" w:ascii="宋体" w:hAnsi="宋体" w:eastAsia="宋体" w:cs="宋体"/>
          <w:sz w:val="24"/>
          <w:szCs w:val="24"/>
        </w:rPr>
        <w:t>参与</w:t>
      </w:r>
      <w:r>
        <w:rPr>
          <w:rFonts w:hint="eastAsia" w:ascii="宋体" w:hAnsi="宋体" w:eastAsia="宋体" w:cs="宋体"/>
          <w:sz w:val="24"/>
          <w:szCs w:val="24"/>
          <w:u w:val="single"/>
        </w:rPr>
        <w:t xml:space="preserve"> 基于多目视觉跟踪和多模态数据融合的重力坝泄洪流道冲磨场三维重构技术研究及装备研发 </w:t>
      </w:r>
      <w:r>
        <w:rPr>
          <w:rFonts w:hint="eastAsia" w:ascii="宋体" w:hAnsi="宋体" w:eastAsia="宋体" w:cs="宋体"/>
          <w:sz w:val="24"/>
          <w:szCs w:val="24"/>
        </w:rPr>
        <w:t>项目的报价，不存在以下情形：</w:t>
      </w:r>
    </w:p>
    <w:p w14:paraId="4E03D0EA">
      <w:pPr>
        <w:widowControl w:val="0"/>
        <w:spacing w:line="5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一、报价单位实际控制人、法定代表人及其他高级管理人员为中国长江三峡集团有限公司总部职能部门员工的特定关系人，且报价单位是特定关系人所办企业；</w:t>
      </w:r>
    </w:p>
    <w:p w14:paraId="03727289">
      <w:pPr>
        <w:widowControl w:val="0"/>
        <w:spacing w:line="5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二、报价单位实际控制人、法定代表人及其他高级管理人员为中国长江三峡集团有限公司分子公司M6级及以上职务员工的特定关系人，且报价单位是上述特定关系人所办企业；</w:t>
      </w:r>
    </w:p>
    <w:p w14:paraId="58A096DC">
      <w:pPr>
        <w:widowControl w:val="0"/>
        <w:spacing w:line="5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三、报价单位实际控制人、法定代表人及其他高级管理人员为中国长江三峡集团有限公司财务、巡视、组织人事、纪检、审计、招标采购、合同管理等关键岗位工作员工的特定关系人，且报价单位是上述特定关系人所办企业；</w:t>
      </w:r>
    </w:p>
    <w:p w14:paraId="23C84C64">
      <w:pPr>
        <w:widowControl w:val="0"/>
        <w:spacing w:line="560" w:lineRule="exact"/>
        <w:ind w:firstLine="480" w:firstLineChars="200"/>
        <w:jc w:val="both"/>
        <w:rPr>
          <w:rFonts w:hint="eastAsia" w:ascii="宋体" w:hAnsi="宋体" w:eastAsia="宋体" w:cs="宋体"/>
          <w:sz w:val="24"/>
          <w:szCs w:val="24"/>
        </w:rPr>
      </w:pPr>
      <w:r>
        <w:rPr>
          <w:rFonts w:hint="eastAsia" w:ascii="宋体" w:hAnsi="宋体" w:eastAsia="宋体" w:cs="宋体"/>
          <w:sz w:val="24"/>
          <w:szCs w:val="24"/>
        </w:rPr>
        <w:t>四、中国长江三峡集团有限公司员工违反有关规定投资入股报价单位等可能影响采购公正性的情形。</w:t>
      </w:r>
    </w:p>
    <w:p w14:paraId="56276355">
      <w:pPr>
        <w:widowControl w:val="0"/>
        <w:spacing w:line="560" w:lineRule="exact"/>
        <w:ind w:firstLine="480" w:firstLineChars="200"/>
        <w:jc w:val="both"/>
        <w:rPr>
          <w:rFonts w:hint="eastAsia" w:ascii="宋体" w:hAnsi="宋体" w:eastAsia="宋体" w:cs="宋体"/>
          <w:sz w:val="24"/>
          <w:szCs w:val="24"/>
        </w:rPr>
      </w:pPr>
    </w:p>
    <w:p w14:paraId="401A86E6">
      <w:pPr>
        <w:widowControl w:val="0"/>
        <w:spacing w:line="560" w:lineRule="exact"/>
        <w:ind w:firstLine="480" w:firstLineChars="200"/>
        <w:jc w:val="both"/>
        <w:rPr>
          <w:rFonts w:hint="eastAsia" w:ascii="宋体" w:hAnsi="宋体" w:eastAsia="宋体" w:cs="宋体"/>
          <w:sz w:val="24"/>
          <w:szCs w:val="24"/>
        </w:rPr>
      </w:pPr>
    </w:p>
    <w:p w14:paraId="54B60949">
      <w:pPr>
        <w:widowControl w:val="0"/>
        <w:wordWrap w:val="0"/>
        <w:spacing w:line="560" w:lineRule="exact"/>
        <w:ind w:firstLine="480" w:firstLineChars="200"/>
        <w:jc w:val="right"/>
        <w:rPr>
          <w:rFonts w:hint="eastAsia" w:ascii="宋体" w:hAnsi="宋体" w:eastAsia="宋体" w:cs="宋体"/>
          <w:sz w:val="24"/>
          <w:szCs w:val="24"/>
          <w:u w:val="single"/>
        </w:rPr>
      </w:pPr>
      <w:r>
        <w:rPr>
          <w:rFonts w:hint="eastAsia" w:ascii="宋体" w:hAnsi="宋体" w:eastAsia="宋体" w:cs="宋体"/>
          <w:sz w:val="24"/>
          <w:szCs w:val="24"/>
        </w:rPr>
        <w:t>报价单位：</w:t>
      </w:r>
      <w:r>
        <w:rPr>
          <w:rFonts w:hint="eastAsia" w:ascii="宋体" w:hAnsi="宋体" w:eastAsia="宋体" w:cs="宋体"/>
          <w:sz w:val="24"/>
          <w:szCs w:val="24"/>
          <w:u w:val="single"/>
        </w:rPr>
        <w:t xml:space="preserve"> 郑州信大先进技术研究院 </w:t>
      </w:r>
    </w:p>
    <w:p w14:paraId="668F064A">
      <w:pPr>
        <w:widowControl w:val="0"/>
        <w:wordWrap w:val="0"/>
        <w:spacing w:line="560" w:lineRule="exact"/>
        <w:ind w:firstLine="480" w:firstLineChars="200"/>
        <w:jc w:val="right"/>
        <w:rPr>
          <w:rFonts w:hint="eastAsia" w:ascii="宋体" w:hAnsi="宋体" w:eastAsia="宋体" w:cs="宋体"/>
          <w:sz w:val="32"/>
          <w:szCs w:val="32"/>
        </w:rPr>
      </w:pPr>
      <w:r>
        <w:rPr>
          <w:rFonts w:hint="eastAsia" w:ascii="宋体" w:hAnsi="宋体" w:eastAsia="宋体" w:cs="宋体"/>
          <w:sz w:val="24"/>
          <w:szCs w:val="24"/>
        </w:rPr>
        <w:t>日期：</w:t>
      </w:r>
      <w:r>
        <w:rPr>
          <w:rFonts w:hint="eastAsia" w:ascii="宋体" w:hAnsi="宋体" w:eastAsia="宋体" w:cs="宋体"/>
          <w:sz w:val="24"/>
          <w:szCs w:val="24"/>
          <w:u w:val="single"/>
        </w:rPr>
        <w:t xml:space="preserve"> 2026年10月21日 </w:t>
      </w:r>
    </w:p>
    <w:p w14:paraId="17F13DBF">
      <w:pPr>
        <w:widowControl w:val="0"/>
        <w:adjustRightInd w:val="0"/>
        <w:snapToGrid w:val="0"/>
        <w:spacing w:before="78" w:beforeLines="25" w:after="78" w:afterLines="25" w:line="360" w:lineRule="auto"/>
        <w:jc w:val="center"/>
        <w:rPr>
          <w:rFonts w:ascii="Arial" w:hAnsi="Arial" w:eastAsia="宋体" w:cs="Arial"/>
          <w:b/>
          <w:sz w:val="28"/>
          <w:szCs w:val="28"/>
        </w:rPr>
      </w:pPr>
    </w:p>
    <w:p w14:paraId="1CDA7B57">
      <w:pPr>
        <w:widowControl w:val="0"/>
        <w:jc w:val="both"/>
        <w:rPr>
          <w:rFonts w:ascii="Calibri" w:hAnsi="Calibri" w:eastAsia="宋体"/>
          <w:sz w:val="21"/>
          <w:szCs w:val="22"/>
        </w:rPr>
      </w:pPr>
    </w:p>
    <w:p w14:paraId="04BA7FDE">
      <w:pPr>
        <w:widowControl w:val="0"/>
        <w:adjustRightInd w:val="0"/>
        <w:snapToGrid w:val="0"/>
        <w:spacing w:before="78" w:beforeLines="25" w:after="78" w:afterLines="25" w:line="360" w:lineRule="auto"/>
        <w:outlineLvl w:val="0"/>
        <w:rPr>
          <w:rFonts w:ascii="Arial" w:hAnsi="Arial" w:eastAsia="宋体" w:cs="Arial"/>
          <w:b/>
          <w:sz w:val="28"/>
          <w:szCs w:val="28"/>
        </w:rPr>
      </w:pPr>
      <w:r>
        <w:rPr>
          <w:rFonts w:ascii="Arial" w:hAnsi="Arial" w:eastAsia="宋体" w:cs="Arial"/>
          <w:szCs w:val="22"/>
        </w:rPr>
        <w:br w:type="page"/>
      </w:r>
      <w:bookmarkStart w:id="508" w:name="_Toc19456"/>
      <w:r>
        <w:rPr>
          <w:rFonts w:ascii="Arial" w:hAnsi="Arial" w:eastAsia="宋体" w:cs="Arial"/>
          <w:b/>
          <w:sz w:val="28"/>
          <w:szCs w:val="28"/>
        </w:rPr>
        <w:t>文件</w:t>
      </w:r>
      <w:r>
        <w:rPr>
          <w:rFonts w:hint="eastAsia" w:ascii="Arial" w:hAnsi="Arial" w:eastAsia="宋体" w:cs="Arial"/>
          <w:b/>
          <w:sz w:val="28"/>
          <w:szCs w:val="28"/>
        </w:rPr>
        <w:t>十</w:t>
      </w:r>
      <w:r>
        <w:rPr>
          <w:rFonts w:ascii="Arial" w:hAnsi="Arial" w:eastAsia="宋体" w:cs="Arial"/>
          <w:b/>
          <w:sz w:val="28"/>
          <w:szCs w:val="28"/>
        </w:rPr>
        <w:t xml:space="preserve">  报价文件保密承诺</w:t>
      </w:r>
      <w:bookmarkEnd w:id="508"/>
    </w:p>
    <w:p w14:paraId="01C8112A">
      <w:pPr>
        <w:widowControl w:val="0"/>
        <w:adjustRightInd w:val="0"/>
        <w:snapToGrid w:val="0"/>
        <w:spacing w:before="78" w:beforeLines="25" w:after="78" w:afterLines="25" w:line="360" w:lineRule="auto"/>
        <w:jc w:val="center"/>
        <w:rPr>
          <w:rFonts w:ascii="Arial" w:hAnsi="Arial" w:eastAsia="宋体" w:cs="Arial"/>
          <w:b/>
          <w:sz w:val="28"/>
          <w:szCs w:val="28"/>
        </w:rPr>
      </w:pPr>
      <w:r>
        <w:rPr>
          <w:rFonts w:hint="eastAsia" w:ascii="Arial" w:hAnsi="Arial" w:eastAsia="宋体" w:cs="Arial"/>
          <w:b/>
          <w:sz w:val="28"/>
          <w:szCs w:val="28"/>
        </w:rPr>
        <w:t>报价文件保密承诺</w:t>
      </w:r>
    </w:p>
    <w:p w14:paraId="73471D7F">
      <w:pPr>
        <w:widowControl w:val="0"/>
        <w:spacing w:after="160" w:line="560" w:lineRule="exact"/>
        <w:ind w:firstLine="560" w:firstLineChars="200"/>
        <w:jc w:val="both"/>
        <w:rPr>
          <w:rFonts w:hint="eastAsia" w:ascii="方正仿宋简体" w:hAnsi="方正仿宋简体" w:eastAsia="方正仿宋简体" w:cs="方正仿宋简体"/>
          <w:sz w:val="28"/>
          <w:szCs w:val="28"/>
        </w:rPr>
      </w:pPr>
    </w:p>
    <w:p w14:paraId="0A43758C">
      <w:pPr>
        <w:widowControl w:val="0"/>
        <w:spacing w:after="160" w:line="560" w:lineRule="exact"/>
        <w:ind w:firstLine="480" w:firstLineChars="200"/>
        <w:jc w:val="both"/>
        <w:rPr>
          <w:rFonts w:hint="eastAsia" w:ascii="宋体" w:hAnsi="宋体" w:eastAsia="宋体" w:cs="宋体"/>
        </w:rPr>
      </w:pPr>
      <w:r>
        <w:rPr>
          <w:rFonts w:hint="eastAsia" w:ascii="宋体" w:hAnsi="宋体" w:eastAsia="宋体" w:cs="宋体"/>
        </w:rPr>
        <w:t>在此郑重承诺，</w:t>
      </w:r>
      <w:r>
        <w:rPr>
          <w:rFonts w:hint="eastAsia" w:ascii="宋体" w:hAnsi="宋体" w:eastAsia="宋体" w:cs="宋体"/>
          <w:u w:val="single"/>
        </w:rPr>
        <w:t xml:space="preserve"> </w:t>
      </w:r>
      <w:r>
        <w:rPr>
          <w:rFonts w:ascii="宋体" w:hAnsi="宋体" w:eastAsia="宋体" w:cs="宋体"/>
          <w:u w:val="single"/>
        </w:rPr>
        <w:t>郑州信大先进技术研究院</w:t>
      </w:r>
      <w:r>
        <w:rPr>
          <w:rFonts w:hint="eastAsia" w:ascii="宋体" w:hAnsi="宋体" w:eastAsia="宋体" w:cs="宋体"/>
          <w:u w:val="single"/>
        </w:rPr>
        <w:t xml:space="preserve"> </w:t>
      </w:r>
      <w:r>
        <w:rPr>
          <w:rFonts w:hint="eastAsia" w:ascii="宋体" w:hAnsi="宋体" w:eastAsia="宋体" w:cs="宋体"/>
        </w:rPr>
        <w:t>参与</w:t>
      </w:r>
      <w:r>
        <w:rPr>
          <w:rFonts w:hint="eastAsia" w:ascii="宋体" w:hAnsi="宋体" w:eastAsia="宋体" w:cs="宋体"/>
          <w:u w:val="single"/>
        </w:rPr>
        <w:t xml:space="preserve"> </w:t>
      </w:r>
      <w:r>
        <w:rPr>
          <w:rFonts w:ascii="宋体" w:hAnsi="宋体" w:eastAsia="宋体" w:cs="宋体"/>
          <w:u w:val="single"/>
        </w:rPr>
        <w:t>基于多目视觉跟踪和多模态数据融合的重力坝泄洪流道冲磨场三维重构技术研究及装备研发</w:t>
      </w:r>
      <w:r>
        <w:rPr>
          <w:rFonts w:hint="eastAsia" w:ascii="宋体" w:hAnsi="宋体" w:eastAsia="宋体" w:cs="宋体"/>
          <w:u w:val="single"/>
        </w:rPr>
        <w:t xml:space="preserve"> </w:t>
      </w:r>
      <w:r>
        <w:rPr>
          <w:rFonts w:hint="eastAsia" w:ascii="宋体" w:hAnsi="宋体" w:eastAsia="宋体" w:cs="宋体"/>
        </w:rPr>
        <w:t>项目的报价时，遵守国家保密规定，不上传、递交涉密文件，响应文件不违规标密。如上传涉密文件或违规标密文件，我公司承担因此产生的责任和后果。</w:t>
      </w:r>
    </w:p>
    <w:p w14:paraId="63FED795">
      <w:pPr>
        <w:widowControl w:val="0"/>
        <w:spacing w:after="160" w:line="560" w:lineRule="exact"/>
        <w:ind w:firstLine="480" w:firstLineChars="200"/>
        <w:jc w:val="both"/>
        <w:rPr>
          <w:rFonts w:hint="eastAsia" w:ascii="宋体" w:hAnsi="宋体" w:eastAsia="宋体" w:cs="宋体"/>
        </w:rPr>
      </w:pPr>
    </w:p>
    <w:p w14:paraId="7D3E0354">
      <w:pPr>
        <w:widowControl w:val="0"/>
        <w:spacing w:after="160" w:line="560" w:lineRule="exact"/>
        <w:ind w:firstLine="480" w:firstLineChars="200"/>
        <w:jc w:val="both"/>
        <w:rPr>
          <w:rFonts w:hint="eastAsia" w:ascii="宋体" w:hAnsi="宋体" w:eastAsia="宋体" w:cs="宋体"/>
        </w:rPr>
      </w:pPr>
    </w:p>
    <w:p w14:paraId="2B712777">
      <w:pPr>
        <w:widowControl w:val="0"/>
        <w:spacing w:after="160" w:line="560" w:lineRule="exact"/>
        <w:ind w:firstLine="480" w:firstLineChars="200"/>
        <w:jc w:val="both"/>
        <w:rPr>
          <w:rFonts w:hint="eastAsia" w:ascii="宋体" w:hAnsi="宋体" w:eastAsia="宋体" w:cs="宋体"/>
        </w:rPr>
      </w:pPr>
    </w:p>
    <w:p w14:paraId="653859B5">
      <w:pPr>
        <w:widowControl w:val="0"/>
        <w:spacing w:after="160" w:line="560" w:lineRule="exact"/>
        <w:ind w:firstLine="480" w:firstLineChars="200"/>
        <w:jc w:val="both"/>
        <w:rPr>
          <w:rFonts w:hint="eastAsia" w:ascii="宋体" w:hAnsi="宋体" w:eastAsia="宋体" w:cs="宋体"/>
        </w:rPr>
      </w:pPr>
    </w:p>
    <w:p w14:paraId="13B45879">
      <w:pPr>
        <w:widowControl w:val="0"/>
        <w:spacing w:after="160" w:line="560" w:lineRule="exact"/>
        <w:ind w:firstLine="480" w:firstLineChars="200"/>
        <w:jc w:val="both"/>
        <w:rPr>
          <w:rFonts w:hint="eastAsia" w:ascii="宋体" w:hAnsi="宋体" w:eastAsia="宋体" w:cs="宋体"/>
        </w:rPr>
      </w:pPr>
    </w:p>
    <w:p w14:paraId="59012F55">
      <w:pPr>
        <w:widowControl w:val="0"/>
        <w:wordWrap w:val="0"/>
        <w:spacing w:line="560" w:lineRule="exact"/>
        <w:ind w:firstLine="480" w:firstLineChars="200"/>
        <w:jc w:val="right"/>
        <w:rPr>
          <w:rFonts w:hint="eastAsia" w:ascii="宋体" w:hAnsi="宋体" w:eastAsia="宋体" w:cs="宋体"/>
          <w:sz w:val="24"/>
          <w:szCs w:val="24"/>
          <w:u w:val="single"/>
        </w:rPr>
      </w:pPr>
      <w:r>
        <w:rPr>
          <w:rFonts w:hint="eastAsia" w:ascii="宋体" w:hAnsi="宋体" w:eastAsia="宋体" w:cs="宋体"/>
          <w:sz w:val="24"/>
          <w:szCs w:val="24"/>
        </w:rPr>
        <w:t>报价单位：</w:t>
      </w:r>
      <w:r>
        <w:rPr>
          <w:rFonts w:hint="eastAsia" w:ascii="宋体" w:hAnsi="宋体" w:eastAsia="宋体" w:cs="宋体"/>
          <w:sz w:val="24"/>
          <w:szCs w:val="24"/>
          <w:u w:val="single"/>
        </w:rPr>
        <w:t xml:space="preserve"> 郑州信大先进技术研究院 </w:t>
      </w:r>
    </w:p>
    <w:p w14:paraId="1D81C7EB">
      <w:pPr>
        <w:widowControl w:val="0"/>
        <w:wordWrap w:val="0"/>
        <w:spacing w:line="560" w:lineRule="exact"/>
        <w:ind w:firstLine="480" w:firstLineChars="200"/>
        <w:jc w:val="right"/>
        <w:rPr>
          <w:rFonts w:hint="eastAsia" w:ascii="宋体" w:hAnsi="宋体" w:eastAsia="宋体" w:cs="宋体"/>
          <w:sz w:val="24"/>
          <w:szCs w:val="24"/>
        </w:rPr>
      </w:pPr>
      <w:r>
        <w:rPr>
          <w:rFonts w:hint="eastAsia" w:ascii="宋体" w:hAnsi="宋体" w:eastAsia="宋体" w:cs="宋体"/>
          <w:sz w:val="24"/>
          <w:szCs w:val="24"/>
        </w:rPr>
        <w:t>日期：</w:t>
      </w:r>
      <w:r>
        <w:rPr>
          <w:rFonts w:hint="eastAsia" w:ascii="宋体" w:hAnsi="宋体" w:eastAsia="宋体" w:cs="宋体"/>
          <w:sz w:val="24"/>
          <w:szCs w:val="24"/>
          <w:u w:val="single"/>
        </w:rPr>
        <w:t xml:space="preserve"> 2026年10月21日 </w:t>
      </w:r>
    </w:p>
    <w:p w14:paraId="16DF3566">
      <w:pPr>
        <w:widowControl w:val="0"/>
        <w:jc w:val="both"/>
        <w:rPr>
          <w:rFonts w:ascii="Calibri" w:hAnsi="Calibri" w:eastAsia="宋体"/>
          <w:sz w:val="21"/>
          <w:szCs w:val="22"/>
        </w:rPr>
      </w:pPr>
    </w:p>
    <w:bookmarkEnd w:id="433"/>
    <w:bookmarkEnd w:id="434"/>
    <w:p w14:paraId="6A178DE8">
      <w:pPr>
        <w:widowControl w:val="0"/>
        <w:ind w:left="0" w:leftChars="0" w:firstLine="0" w:firstLineChars="0"/>
        <w:jc w:val="both"/>
        <w:rPr>
          <w:rFonts w:ascii="Calibri" w:hAnsi="Calibri" w:eastAsia="宋体"/>
          <w:sz w:val="21"/>
          <w:szCs w:val="22"/>
        </w:rPr>
      </w:pPr>
    </w:p>
    <w:p w14:paraId="24ABEFA0"/>
    <w:p w14:paraId="731487A4"/>
    <w:p w14:paraId="75A49975">
      <w:r>
        <w:br w:type="page"/>
      </w:r>
    </w:p>
    <w:p w14:paraId="46A01983">
      <w:pPr>
        <w:widowControl w:val="0"/>
        <w:autoSpaceDE w:val="0"/>
        <w:autoSpaceDN w:val="0"/>
        <w:spacing w:line="460" w:lineRule="exact"/>
        <w:jc w:val="both"/>
        <w:outlineLvl w:val="0"/>
        <w:rPr>
          <w:rFonts w:ascii="Arial" w:hAnsi="Arial" w:eastAsia="宋体" w:cs="Arial"/>
          <w:b/>
          <w:sz w:val="28"/>
          <w:szCs w:val="28"/>
        </w:rPr>
      </w:pPr>
      <w:bookmarkStart w:id="509" w:name="_Toc7488"/>
      <w:r>
        <w:rPr>
          <w:rFonts w:ascii="Arial" w:hAnsi="Arial" w:eastAsia="宋体" w:cs="Arial"/>
          <w:b/>
          <w:sz w:val="28"/>
          <w:szCs w:val="28"/>
        </w:rPr>
        <w:t>文件</w:t>
      </w:r>
      <w:r>
        <w:rPr>
          <w:rFonts w:hint="eastAsia" w:ascii="Arial" w:hAnsi="Arial" w:eastAsia="宋体" w:cs="Arial"/>
          <w:b/>
          <w:sz w:val="28"/>
          <w:szCs w:val="28"/>
        </w:rPr>
        <w:t>十一  网络安全承诺书</w:t>
      </w:r>
      <w:bookmarkEnd w:id="509"/>
    </w:p>
    <w:p w14:paraId="06FF81BF">
      <w:pPr>
        <w:widowControl w:val="0"/>
        <w:autoSpaceDE w:val="0"/>
        <w:autoSpaceDN w:val="0"/>
        <w:spacing w:line="460" w:lineRule="exact"/>
        <w:jc w:val="center"/>
        <w:rPr>
          <w:rFonts w:eastAsia="方正小标宋简体"/>
          <w:spacing w:val="-10"/>
        </w:rPr>
      </w:pPr>
      <w:r>
        <w:rPr>
          <w:rFonts w:ascii="黑体" w:hAnsi="宋体" w:eastAsia="黑体" w:cs="黑体"/>
          <w:szCs w:val="32"/>
          <w:lang w:bidi="ar"/>
        </w:rPr>
        <w:t>网络安全承诺书</w:t>
      </w:r>
    </w:p>
    <w:p w14:paraId="132136FC">
      <w:pPr>
        <w:spacing w:line="440" w:lineRule="exact"/>
        <w:rPr>
          <w:rFonts w:ascii="Calibri" w:hAnsi="Calibri" w:eastAsia="宋体" w:cs="Calibri"/>
          <w:kern w:val="2"/>
          <w:u w:val="single"/>
          <w:lang w:bidi="ar"/>
        </w:rPr>
      </w:pPr>
      <w:r>
        <w:rPr>
          <w:rFonts w:hint="eastAsia" w:ascii="Calibri" w:hAnsi="Calibri" w:eastAsia="宋体" w:cs="Calibri"/>
          <w:kern w:val="2"/>
          <w:u w:val="single"/>
          <w:lang w:bidi="ar"/>
        </w:rPr>
        <w:t>中国长江电力股份有限公司</w:t>
      </w:r>
      <w:r>
        <w:rPr>
          <w:rFonts w:ascii="Calibri" w:hAnsi="Calibri" w:eastAsia="宋体" w:cs="Calibri"/>
          <w:kern w:val="2"/>
          <w:u w:val="single"/>
          <w:lang w:bidi="ar"/>
        </w:rPr>
        <w:t>：</w:t>
      </w:r>
    </w:p>
    <w:p w14:paraId="7C4716AB">
      <w:pPr>
        <w:spacing w:line="440" w:lineRule="exact"/>
        <w:ind w:firstLine="480"/>
        <w:rPr>
          <w:rFonts w:hint="eastAsia" w:ascii="宋体" w:hAnsi="宋体" w:eastAsia="宋体" w:cs="宋体"/>
          <w:kern w:val="2"/>
          <w:lang w:bidi="ar"/>
        </w:rPr>
      </w:pPr>
      <w:r>
        <w:rPr>
          <w:rFonts w:ascii="宋体" w:hAnsi="宋体" w:eastAsia="宋体" w:cs="宋体"/>
          <w:kern w:val="2"/>
          <w:u w:val="single"/>
          <w:lang w:bidi="ar"/>
        </w:rPr>
        <w:t>郑州信大先进技术研究院</w:t>
      </w:r>
      <w:r>
        <w:rPr>
          <w:rFonts w:hint="eastAsia" w:ascii="宋体" w:hAnsi="宋体" w:eastAsia="宋体" w:cs="宋体"/>
          <w:kern w:val="2"/>
          <w:u w:val="single"/>
          <w:lang w:bidi="ar"/>
        </w:rPr>
        <w:t>（供应商）</w:t>
      </w:r>
      <w:r>
        <w:rPr>
          <w:rFonts w:hint="eastAsia" w:ascii="宋体" w:hAnsi="宋体" w:eastAsia="宋体" w:cs="宋体"/>
          <w:kern w:val="2"/>
          <w:lang w:bidi="ar"/>
        </w:rPr>
        <w:t>郑重承诺遵守本承诺书的所有条款，如有违反本承诺书任何条款的行为，由本公司承担由此带来的一切民事、行政和刑事责任。</w:t>
      </w:r>
    </w:p>
    <w:p w14:paraId="4E3D9601">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一、承诺遵守《中华人民共和国国家安全法》《中华人民共和国网络安全法》《中华人民共和国数据安全法》及其他国家有关法律、法规和行政规章制度。</w:t>
      </w:r>
    </w:p>
    <w:p w14:paraId="2BB0962E">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二、承诺不危害国家安全、泄露国家秘密，不侵犯国家、社会、集体利益和第三方的合法权益，不从事违法犯罪活动。</w:t>
      </w:r>
    </w:p>
    <w:p w14:paraId="307E392E">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三、承诺本公司开发、生产环境符合国家及行业安全标准，并采取了相应的安全措施。</w:t>
      </w:r>
    </w:p>
    <w:p w14:paraId="756464B6">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四、承诺本公司提供的网络安全产品或服务所使用的相关系统、应用、组件等信息均为正版或在专门渠道发布的公开版本，绝不使用来源不明、无法保障安全性的系统、应用、组件等。</w:t>
      </w:r>
    </w:p>
    <w:p w14:paraId="27789381">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五、承诺不非法获取或未经授权获取数据，不滥用已授权掌握的公司相关数据，不滥用敏感数据，不以三峡集团及所属单位名义开展数据交易活动，不对网络产品实施控制、预植入后门或随意中断产品或技术支持。</w:t>
      </w:r>
    </w:p>
    <w:p w14:paraId="57BF793A">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六、不在合同允许范围外使用或者未经许可披露三峡集团及所属单位相关信息、数据、关键设备型号和使用范围等敏感内容。</w:t>
      </w:r>
    </w:p>
    <w:p w14:paraId="679A9D34">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七、承诺在未授权情况下，禁止将公司相关数据直接或间接提供、共享、出售给第三方机构或境外机构；</w:t>
      </w:r>
    </w:p>
    <w:p w14:paraId="318DCCC0">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八、承诺在合作周期内获取的重要数据，按要求制定清除或销毁机制，并告知销毁手段和验证结果。</w:t>
      </w:r>
    </w:p>
    <w:p w14:paraId="27F4BB11">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九、按合同要求提供项目相关人员过往无犯罪或其他不良记录证明材料，并对派驻相关人员日常工作承担网络安全责任。</w:t>
      </w:r>
    </w:p>
    <w:p w14:paraId="72B9426E">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十、配合对本公司提供的网络安全产品或服务进行安全风险评估和网络安全审查。</w:t>
      </w:r>
    </w:p>
    <w:p w14:paraId="48366C33">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十一、网络产品存在重大安全缺陷的，应无条件进行修复；存在漏洞（包括但不限于：固件漏洞、系统漏洞、应用组件漏洞、框架漏洞或后门漏洞等）或风险的，及时同步信息，并提供应急处置和修复方案。若因不可抗力造成网络产品或服务安全问题，本公司承诺将会积极寻求解决办法直至消除风险。</w:t>
      </w:r>
    </w:p>
    <w:p w14:paraId="6AE1AC47">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十二、承诺网络产品和服务实施过程加强安全管控，防止被恶意控制、利用、植入木马、信息被篡改、恶意替换。</w:t>
      </w:r>
    </w:p>
    <w:p w14:paraId="6E9B1222">
      <w:pPr>
        <w:spacing w:line="440" w:lineRule="exact"/>
        <w:ind w:firstLine="480"/>
        <w:rPr>
          <w:rFonts w:hint="eastAsia" w:ascii="宋体" w:hAnsi="宋体" w:eastAsia="宋体" w:cs="宋体"/>
          <w:kern w:val="2"/>
          <w:lang w:bidi="ar"/>
        </w:rPr>
      </w:pPr>
      <w:r>
        <w:rPr>
          <w:rFonts w:hint="eastAsia" w:ascii="宋体" w:hAnsi="宋体" w:eastAsia="宋体" w:cs="宋体"/>
          <w:kern w:val="2"/>
          <w:lang w:bidi="ar"/>
        </w:rPr>
        <w:t>十三、承诺网络产品和服务不会因受供应链上下游安全水平制约出现供应量或质量下降，供应中断和终止情况。</w:t>
      </w:r>
    </w:p>
    <w:p w14:paraId="4E138362">
      <w:pPr>
        <w:wordWrap w:val="0"/>
        <w:spacing w:line="440" w:lineRule="exact"/>
        <w:jc w:val="right"/>
        <w:rPr>
          <w:rFonts w:hint="eastAsia" w:ascii="宋体" w:hAnsi="宋体" w:eastAsia="宋体" w:cs="宋体"/>
          <w:kern w:val="2"/>
          <w:lang w:bidi="ar"/>
        </w:rPr>
      </w:pPr>
      <w:r>
        <w:rPr>
          <w:rFonts w:hint="eastAsia" w:ascii="宋体" w:hAnsi="宋体" w:eastAsia="宋体" w:cs="宋体"/>
          <w:kern w:val="2"/>
          <w:lang w:bidi="ar"/>
        </w:rPr>
        <w:t xml:space="preserve">     </w:t>
      </w:r>
    </w:p>
    <w:p w14:paraId="60E63CF5">
      <w:pPr>
        <w:wordWrap w:val="0"/>
        <w:spacing w:line="440" w:lineRule="exact"/>
        <w:jc w:val="right"/>
        <w:rPr>
          <w:rFonts w:hint="eastAsia" w:ascii="宋体" w:hAnsi="宋体" w:eastAsia="宋体" w:cs="宋体"/>
          <w:kern w:val="2"/>
          <w:lang w:bidi="ar"/>
        </w:rPr>
      </w:pPr>
    </w:p>
    <w:p w14:paraId="2D72F2D5">
      <w:pPr>
        <w:wordWrap w:val="0"/>
        <w:spacing w:line="440" w:lineRule="exact"/>
        <w:jc w:val="right"/>
        <w:rPr>
          <w:rFonts w:hint="eastAsia" w:ascii="宋体" w:hAnsi="宋体" w:eastAsia="宋体" w:cs="宋体"/>
          <w:kern w:val="2"/>
          <w:lang w:bidi="ar"/>
        </w:rPr>
      </w:pPr>
    </w:p>
    <w:p w14:paraId="08E74F01">
      <w:pPr>
        <w:wordWrap w:val="0"/>
        <w:spacing w:line="440" w:lineRule="exact"/>
        <w:jc w:val="right"/>
        <w:rPr>
          <w:rFonts w:hint="eastAsia" w:ascii="宋体" w:hAnsi="宋体" w:eastAsia="宋体" w:cs="宋体"/>
          <w:kern w:val="2"/>
          <w:lang w:bidi="ar"/>
        </w:rPr>
      </w:pPr>
    </w:p>
    <w:p w14:paraId="25CD9D01">
      <w:pPr>
        <w:wordWrap w:val="0"/>
        <w:spacing w:line="440" w:lineRule="exact"/>
        <w:jc w:val="right"/>
        <w:rPr>
          <w:rFonts w:hint="eastAsia" w:ascii="宋体" w:hAnsi="宋体" w:eastAsia="宋体" w:cs="宋体"/>
          <w:kern w:val="2"/>
          <w:lang w:bidi="ar"/>
        </w:rPr>
      </w:pPr>
    </w:p>
    <w:p w14:paraId="5DA42921">
      <w:pPr>
        <w:wordWrap w:val="0"/>
        <w:spacing w:line="440" w:lineRule="exact"/>
        <w:jc w:val="right"/>
        <w:rPr>
          <w:rFonts w:hint="eastAsia" w:ascii="宋体" w:hAnsi="宋体" w:eastAsia="宋体" w:cs="宋体"/>
          <w:kern w:val="2"/>
          <w:lang w:bidi="ar"/>
        </w:rPr>
      </w:pPr>
      <w:r>
        <w:rPr>
          <w:rFonts w:hint="eastAsia" w:ascii="宋体" w:hAnsi="宋体" w:eastAsia="宋体" w:cs="宋体"/>
          <w:kern w:val="2"/>
          <w:lang w:bidi="ar"/>
        </w:rPr>
        <w:t xml:space="preserve">     </w:t>
      </w:r>
    </w:p>
    <w:p w14:paraId="7DCAD1B8">
      <w:pPr>
        <w:widowControl w:val="0"/>
        <w:wordWrap w:val="0"/>
        <w:autoSpaceDE w:val="0"/>
        <w:spacing w:line="440" w:lineRule="exact"/>
        <w:jc w:val="right"/>
        <w:rPr>
          <w:rFonts w:hint="eastAsia" w:ascii="宋体" w:hAnsi="宋体" w:eastAsia="宋体" w:cs="宋体"/>
          <w:kern w:val="2"/>
          <w:lang w:bidi="ar"/>
        </w:rPr>
      </w:pPr>
    </w:p>
    <w:p w14:paraId="68DC6DE9">
      <w:pPr>
        <w:widowControl w:val="0"/>
        <w:snapToGrid w:val="0"/>
        <w:spacing w:line="360" w:lineRule="auto"/>
        <w:ind w:firstLine="470" w:firstLineChars="196"/>
        <w:jc w:val="right"/>
        <w:rPr>
          <w:bCs/>
          <w:kern w:val="2"/>
        </w:rPr>
      </w:pPr>
      <w:r>
        <w:rPr>
          <w:rFonts w:hint="eastAsia" w:eastAsia="宋体"/>
          <w:bCs/>
          <w:kern w:val="2"/>
        </w:rPr>
        <w:t>供应商</w:t>
      </w:r>
      <w:r>
        <w:rPr>
          <w:bCs/>
          <w:kern w:val="2"/>
        </w:rPr>
        <w:t>名称：</w:t>
      </w:r>
      <w:r>
        <w:rPr>
          <w:szCs w:val="20"/>
          <w:u w:val="single"/>
        </w:rPr>
        <w:t xml:space="preserve">  </w:t>
      </w:r>
      <w:r>
        <w:rPr>
          <w:rFonts w:hint="eastAsia" w:ascii="宋体" w:hAnsi="宋体" w:eastAsia="宋体" w:cs="宋体"/>
          <w:szCs w:val="20"/>
          <w:u w:val="single"/>
        </w:rPr>
        <w:t>郑州信大先进技术研究院</w:t>
      </w:r>
      <w:r>
        <w:rPr>
          <w:szCs w:val="20"/>
          <w:u w:val="single"/>
        </w:rPr>
        <w:t xml:space="preserve">  </w:t>
      </w:r>
      <w:r>
        <w:rPr>
          <w:bCs/>
          <w:kern w:val="2"/>
        </w:rPr>
        <w:t xml:space="preserve"> （盖单位章）</w:t>
      </w:r>
    </w:p>
    <w:p w14:paraId="6B717D67">
      <w:pPr>
        <w:widowControl w:val="0"/>
        <w:snapToGrid w:val="0"/>
        <w:spacing w:line="360" w:lineRule="auto"/>
        <w:ind w:firstLine="470" w:firstLineChars="196"/>
        <w:jc w:val="right"/>
        <w:rPr>
          <w:bCs/>
          <w:kern w:val="2"/>
        </w:rPr>
      </w:pPr>
      <w:r>
        <w:rPr>
          <w:bCs/>
          <w:kern w:val="2"/>
        </w:rPr>
        <w:t>法定代表人或其委托代理人：</w:t>
      </w:r>
      <w:r>
        <w:rPr>
          <w:szCs w:val="20"/>
          <w:u w:val="single"/>
        </w:rPr>
        <w:t xml:space="preserve">  </w:t>
      </w:r>
      <w:r>
        <w:rPr>
          <w:rFonts w:hint="eastAsia" w:eastAsiaTheme="minorEastAsia"/>
          <w:szCs w:val="20"/>
          <w:u w:val="single"/>
        </w:rPr>
        <w:t xml:space="preserve">   </w:t>
      </w:r>
      <w:r>
        <w:rPr>
          <w:szCs w:val="20"/>
          <w:u w:val="single"/>
        </w:rPr>
        <w:drawing>
          <wp:inline distT="0" distB="0" distL="0" distR="0">
            <wp:extent cx="526415" cy="254635"/>
            <wp:effectExtent l="0" t="0" r="6985" b="12065"/>
            <wp:docPr id="91397663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6634" name="图片 10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027" cy="259155"/>
                    </a:xfrm>
                    <a:prstGeom prst="rect">
                      <a:avLst/>
                    </a:prstGeom>
                  </pic:spPr>
                </pic:pic>
              </a:graphicData>
            </a:graphic>
          </wp:inline>
        </w:drawing>
      </w:r>
      <w:r>
        <w:rPr>
          <w:szCs w:val="20"/>
          <w:u w:val="single"/>
        </w:rPr>
        <w:t xml:space="preserve">      </w:t>
      </w:r>
      <w:r>
        <w:rPr>
          <w:bCs/>
          <w:kern w:val="2"/>
        </w:rPr>
        <w:t>（签名）</w:t>
      </w:r>
    </w:p>
    <w:p w14:paraId="7BE4B89F">
      <w:pPr>
        <w:widowControl w:val="0"/>
        <w:jc w:val="right"/>
        <w:rPr>
          <w:bCs/>
          <w:kern w:val="2"/>
        </w:rPr>
      </w:pPr>
      <w:r>
        <w:rPr>
          <w:rFonts w:hint="eastAsia" w:eastAsiaTheme="minorEastAsia"/>
          <w:bCs/>
          <w:kern w:val="2"/>
        </w:rPr>
        <w:t>2026</w:t>
      </w:r>
      <w:r>
        <w:rPr>
          <w:bCs/>
          <w:kern w:val="2"/>
        </w:rPr>
        <w:t>年</w:t>
      </w:r>
      <w:r>
        <w:rPr>
          <w:rFonts w:hint="eastAsia" w:eastAsiaTheme="minorEastAsia"/>
          <w:bCs/>
          <w:kern w:val="2"/>
        </w:rPr>
        <w:t>10</w:t>
      </w:r>
      <w:r>
        <w:rPr>
          <w:bCs/>
          <w:kern w:val="2"/>
        </w:rPr>
        <w:t>月</w:t>
      </w:r>
      <w:r>
        <w:rPr>
          <w:rFonts w:hint="eastAsia" w:eastAsiaTheme="minorEastAsia"/>
          <w:bCs/>
          <w:kern w:val="2"/>
        </w:rPr>
        <w:t>21</w:t>
      </w:r>
      <w:r>
        <w:rPr>
          <w:bCs/>
          <w:kern w:val="2"/>
        </w:rPr>
        <w:t>日</w:t>
      </w:r>
    </w:p>
    <w:p w14:paraId="108BB4A9">
      <w:pPr>
        <w:widowControl w:val="0"/>
        <w:wordWrap w:val="0"/>
        <w:ind w:firstLine="560" w:firstLineChars="200"/>
        <w:jc w:val="right"/>
        <w:rPr>
          <w:rFonts w:hint="eastAsia" w:ascii="方正仿宋简体" w:hAnsi="方正仿宋简体" w:eastAsia="方正仿宋简体" w:cs="方正仿宋简体"/>
          <w:sz w:val="28"/>
          <w:szCs w:val="28"/>
          <w:u w:val="single"/>
        </w:rPr>
      </w:pPr>
    </w:p>
    <w:p w14:paraId="5A9E6579">
      <w:pPr>
        <w:widowControl w:val="0"/>
        <w:autoSpaceDE w:val="0"/>
        <w:autoSpaceDN w:val="0"/>
        <w:spacing w:line="460" w:lineRule="exact"/>
        <w:jc w:val="both"/>
        <w:outlineLvl w:val="0"/>
        <w:rPr>
          <w:rFonts w:ascii="Arial" w:hAnsi="Arial" w:eastAsia="宋体" w:cs="Arial"/>
          <w:b/>
          <w:sz w:val="28"/>
          <w:szCs w:val="28"/>
        </w:rPr>
      </w:pPr>
      <w:bookmarkStart w:id="510" w:name="_Toc1317881351"/>
      <w:r>
        <w:rPr>
          <w:rFonts w:hint="eastAsia" w:eastAsia="宋体" w:cs="宋体"/>
          <w:b/>
          <w:bCs/>
          <w:color w:val="000000"/>
          <w:sz w:val="28"/>
          <w:szCs w:val="28"/>
          <w:lang w:bidi="ar"/>
        </w:rPr>
        <w:br w:type="page"/>
      </w:r>
      <w:bookmarkEnd w:id="510"/>
      <w:bookmarkStart w:id="511" w:name="_Toc23866"/>
      <w:r>
        <w:rPr>
          <w:rFonts w:ascii="Arial" w:hAnsi="Arial" w:eastAsia="宋体" w:cs="Arial"/>
          <w:b/>
          <w:sz w:val="28"/>
          <w:szCs w:val="28"/>
        </w:rPr>
        <w:t>文件</w:t>
      </w:r>
      <w:r>
        <w:rPr>
          <w:rFonts w:hint="eastAsia" w:ascii="Arial" w:hAnsi="Arial" w:eastAsia="宋体" w:cs="Arial"/>
          <w:b/>
          <w:sz w:val="28"/>
          <w:szCs w:val="28"/>
        </w:rPr>
        <w:t>十二  自主可控承诺函</w:t>
      </w:r>
      <w:bookmarkEnd w:id="511"/>
    </w:p>
    <w:p w14:paraId="09A7C800">
      <w:pPr>
        <w:jc w:val="center"/>
        <w:rPr>
          <w:rFonts w:ascii="Calibri" w:hAnsi="Calibri" w:eastAsia="宋体"/>
          <w:b/>
          <w:bCs/>
          <w:sz w:val="28"/>
          <w:szCs w:val="28"/>
        </w:rPr>
      </w:pPr>
      <w:r>
        <w:rPr>
          <w:rFonts w:hint="eastAsia" w:ascii="Calibri" w:hAnsi="Calibri" w:eastAsia="宋体"/>
          <w:b/>
          <w:bCs/>
          <w:sz w:val="28"/>
          <w:szCs w:val="28"/>
        </w:rPr>
        <w:t>自主可控承诺函</w:t>
      </w:r>
    </w:p>
    <w:p w14:paraId="04B050D7">
      <w:pPr>
        <w:pStyle w:val="18"/>
        <w:spacing w:after="0" w:line="460" w:lineRule="exact"/>
        <w:rPr>
          <w:rFonts w:hint="eastAsia" w:ascii="宋体" w:hAnsi="宋体" w:cs="宋体"/>
          <w:spacing w:val="14"/>
          <w:kern w:val="2"/>
          <w:sz w:val="24"/>
        </w:rPr>
      </w:pPr>
      <w:r>
        <w:rPr>
          <w:rFonts w:hint="eastAsia" w:ascii="宋体" w:hAnsi="宋体" w:cs="宋体"/>
          <w:spacing w:val="14"/>
          <w:kern w:val="2"/>
          <w:sz w:val="24"/>
          <w:u w:val="single"/>
        </w:rPr>
        <w:t>中国长江电力股份有限公司</w:t>
      </w:r>
      <w:r>
        <w:rPr>
          <w:rFonts w:hint="eastAsia" w:ascii="宋体" w:hAnsi="宋体" w:cs="宋体"/>
          <w:spacing w:val="14"/>
          <w:kern w:val="2"/>
          <w:sz w:val="24"/>
        </w:rPr>
        <w:t>：</w:t>
      </w:r>
    </w:p>
    <w:p w14:paraId="7B19FB5A">
      <w:pPr>
        <w:pStyle w:val="18"/>
        <w:spacing w:after="0" w:line="460" w:lineRule="exact"/>
        <w:ind w:firstLine="696"/>
        <w:rPr>
          <w:rFonts w:hint="eastAsia" w:ascii="宋体" w:hAnsi="宋体" w:cs="宋体"/>
          <w:spacing w:val="14"/>
          <w:kern w:val="2"/>
          <w:sz w:val="24"/>
        </w:rPr>
      </w:pPr>
      <w:r>
        <w:rPr>
          <w:rFonts w:hint="eastAsia" w:ascii="宋体" w:hAnsi="宋体" w:cs="宋体"/>
          <w:spacing w:val="14"/>
          <w:kern w:val="2"/>
          <w:sz w:val="24"/>
        </w:rPr>
        <w:t>为确保</w:t>
      </w:r>
      <w:r>
        <w:rPr>
          <w:rFonts w:hint="eastAsia" w:ascii="宋体" w:hAnsi="宋体" w:cs="宋体"/>
          <w:spacing w:val="14"/>
          <w:kern w:val="2"/>
          <w:sz w:val="24"/>
          <w:u w:val="single"/>
        </w:rPr>
        <w:t xml:space="preserve"> </w:t>
      </w:r>
      <w:r>
        <w:rPr>
          <w:rFonts w:ascii="宋体" w:hAnsi="宋体" w:cs="宋体"/>
          <w:spacing w:val="14"/>
          <w:kern w:val="2"/>
          <w:sz w:val="24"/>
          <w:u w:val="single"/>
        </w:rPr>
        <w:t>基于多目视觉跟踪和多模态数据融合的重力坝泄洪流道冲磨场三维重构技术研究及装备研发</w:t>
      </w:r>
      <w:r>
        <w:rPr>
          <w:rFonts w:hint="eastAsia" w:ascii="宋体" w:hAnsi="宋体" w:cs="宋体"/>
          <w:spacing w:val="14"/>
          <w:kern w:val="2"/>
          <w:sz w:val="24"/>
          <w:u w:val="single"/>
        </w:rPr>
        <w:t xml:space="preserve"> </w:t>
      </w:r>
      <w:r>
        <w:rPr>
          <w:rFonts w:hint="eastAsia" w:ascii="宋体" w:hAnsi="宋体" w:cs="宋体"/>
          <w:spacing w:val="14"/>
          <w:kern w:val="2"/>
          <w:sz w:val="24"/>
        </w:rPr>
        <w:t>项目自主可控合规，我方在此郑重承诺如下：</w:t>
      </w:r>
    </w:p>
    <w:p w14:paraId="2ECCB531">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1.本项目采用的关键业务部件（PLC）控制器及存储芯片均为中国国内品牌自主研发生产，不受国际贸易摩擦或出口管制政策影响。</w:t>
      </w:r>
    </w:p>
    <w:p w14:paraId="7E4FD843">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2.本项目采用的AI人工智能计算加速卡均为中国国内品牌自主研发生产，不受国际贸易摩擦或出口管制政策影响。</w:t>
      </w:r>
    </w:p>
    <w:p w14:paraId="58287CC6">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3.本项目控制系统中涉及的中央处理器（CPU）、微控制器（MCU）、现场可编程门阵列（FPGA）、复杂可编程逻辑器件（CPLD）、模数转换（ADC）、数模转换（DAC / ADDA）芯片、以太网物理层芯片（PHY）、动态随机存储器（DRAM）等核心芯片均采用中国大陆自主品牌产品。</w:t>
      </w:r>
    </w:p>
    <w:p w14:paraId="24478A47">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4.本项目控制软件为我司独立开发，拥有完整的自主知识产权，软件的运行平台未使用国外商业组态软件的未授权内核或组件进行封装，软件的核心源代码、编译环境及运行环境均在国内完成，不受国外出口管制影响。</w:t>
      </w:r>
    </w:p>
    <w:p w14:paraId="6790912B">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5.本项目使用的国产CPU、国产操作系统、国产数据库符合中国信息安全测评中心官网（http://www.itsec.gov.cn/）下发布的安全可靠测评公告或国家保密科技测评中心官网（网址：www.nsstec.org.cn）发布公告要求。</w:t>
      </w:r>
    </w:p>
    <w:p w14:paraId="301E147C">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6.本项目所采用的存储芯片（包括但不限于NAND Flash、NOR Flash、SSD、eMMC、SD卡等）及内存芯片（包括但不限于DRAM、DDR、LPDDR等），均未采用美国美光科技公司（Micron Technology, Inc.）产品。</w:t>
      </w:r>
    </w:p>
    <w:p w14:paraId="0D04A82D">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如因我司违反上述承诺，导致贵司遭受损失或面临合规风险，我司愿承担由此产生的一切法律责任及经济赔偿。</w:t>
      </w:r>
    </w:p>
    <w:p w14:paraId="06B472A2">
      <w:pPr>
        <w:pStyle w:val="18"/>
        <w:spacing w:after="0" w:line="460" w:lineRule="exact"/>
        <w:ind w:firstLine="536" w:firstLineChars="200"/>
        <w:rPr>
          <w:rFonts w:hint="eastAsia" w:ascii="宋体" w:hAnsi="宋体" w:cs="宋体"/>
          <w:spacing w:val="14"/>
          <w:kern w:val="2"/>
          <w:sz w:val="24"/>
        </w:rPr>
      </w:pPr>
      <w:r>
        <w:rPr>
          <w:rFonts w:hint="eastAsia" w:ascii="宋体" w:hAnsi="宋体" w:cs="宋体"/>
          <w:spacing w:val="14"/>
          <w:kern w:val="2"/>
          <w:sz w:val="24"/>
        </w:rPr>
        <w:t>特此承诺。</w:t>
      </w:r>
    </w:p>
    <w:p w14:paraId="539E71BD">
      <w:pPr>
        <w:widowControl w:val="0"/>
        <w:snapToGrid w:val="0"/>
        <w:spacing w:line="360" w:lineRule="auto"/>
        <w:ind w:firstLine="462" w:firstLineChars="196"/>
        <w:jc w:val="right"/>
        <w:rPr>
          <w:bCs/>
          <w:kern w:val="2"/>
        </w:rPr>
      </w:pPr>
      <w:r>
        <w:rPr>
          <w:rFonts w:hint="eastAsia" w:ascii="宋体" w:hAnsi="宋体" w:eastAsia="宋体" w:cs="宋体"/>
          <w:spacing w:val="-2"/>
        </w:rPr>
        <w:t xml:space="preserve">   供应商</w:t>
      </w:r>
      <w:r>
        <w:rPr>
          <w:bCs/>
          <w:kern w:val="2"/>
        </w:rPr>
        <w:t>名称：</w:t>
      </w:r>
      <w:r>
        <w:rPr>
          <w:szCs w:val="20"/>
          <w:u w:val="single"/>
        </w:rPr>
        <w:t xml:space="preserve"> </w:t>
      </w:r>
      <w:r>
        <w:rPr>
          <w:rFonts w:hint="eastAsia" w:ascii="宋体" w:hAnsi="宋体" w:eastAsia="宋体" w:cs="宋体"/>
          <w:szCs w:val="20"/>
          <w:u w:val="single"/>
        </w:rPr>
        <w:t>郑州信大先进技术研究院</w:t>
      </w:r>
      <w:r>
        <w:rPr>
          <w:szCs w:val="20"/>
          <w:u w:val="single"/>
        </w:rPr>
        <w:t xml:space="preserve"> </w:t>
      </w:r>
      <w:r>
        <w:rPr>
          <w:bCs/>
          <w:kern w:val="2"/>
        </w:rPr>
        <w:t xml:space="preserve"> （盖单位章）</w:t>
      </w:r>
    </w:p>
    <w:p w14:paraId="007E450B">
      <w:pPr>
        <w:widowControl w:val="0"/>
        <w:snapToGrid w:val="0"/>
        <w:spacing w:line="360" w:lineRule="auto"/>
        <w:ind w:firstLine="470" w:firstLineChars="196"/>
        <w:jc w:val="right"/>
        <w:rPr>
          <w:bCs/>
          <w:kern w:val="2"/>
        </w:rPr>
      </w:pPr>
      <w:r>
        <w:rPr>
          <w:bCs/>
          <w:kern w:val="2"/>
        </w:rPr>
        <w:t>法定代表人或其委托代理人：</w:t>
      </w:r>
      <w:r>
        <w:rPr>
          <w:szCs w:val="20"/>
          <w:u w:val="single"/>
        </w:rPr>
        <w:t xml:space="preserve">    </w:t>
      </w:r>
      <w:r>
        <w:rPr>
          <w:rFonts w:hint="eastAsia" w:eastAsiaTheme="minorEastAsia"/>
          <w:szCs w:val="20"/>
          <w:u w:val="single"/>
        </w:rPr>
        <w:drawing>
          <wp:inline distT="0" distB="0" distL="0" distR="0">
            <wp:extent cx="807720" cy="391160"/>
            <wp:effectExtent l="0" t="0" r="5080" b="2540"/>
            <wp:docPr id="206634992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9927" name="图片 10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18771" cy="396591"/>
                    </a:xfrm>
                    <a:prstGeom prst="rect">
                      <a:avLst/>
                    </a:prstGeom>
                  </pic:spPr>
                </pic:pic>
              </a:graphicData>
            </a:graphic>
          </wp:inline>
        </w:drawing>
      </w:r>
      <w:r>
        <w:rPr>
          <w:rFonts w:hint="eastAsia" w:eastAsiaTheme="minorEastAsia"/>
          <w:szCs w:val="20"/>
          <w:u w:val="single"/>
        </w:rPr>
        <w:t xml:space="preserve"> </w:t>
      </w:r>
      <w:r>
        <w:rPr>
          <w:szCs w:val="20"/>
          <w:u w:val="single"/>
        </w:rPr>
        <w:t xml:space="preserve">   </w:t>
      </w:r>
      <w:r>
        <w:rPr>
          <w:bCs/>
          <w:kern w:val="2"/>
        </w:rPr>
        <w:t>（签名）</w:t>
      </w:r>
    </w:p>
    <w:p w14:paraId="53251EE5">
      <w:pPr>
        <w:widowControl w:val="0"/>
        <w:jc w:val="right"/>
        <w:rPr>
          <w:bCs/>
          <w:kern w:val="2"/>
        </w:rPr>
      </w:pPr>
      <w:r>
        <w:rPr>
          <w:rFonts w:hint="eastAsia" w:eastAsiaTheme="minorEastAsia"/>
          <w:bCs/>
          <w:kern w:val="2"/>
        </w:rPr>
        <w:t>2026</w:t>
      </w:r>
      <w:r>
        <w:rPr>
          <w:bCs/>
          <w:kern w:val="2"/>
        </w:rPr>
        <w:t>年</w:t>
      </w:r>
      <w:r>
        <w:rPr>
          <w:rFonts w:hint="eastAsia" w:eastAsiaTheme="minorEastAsia"/>
          <w:bCs/>
          <w:kern w:val="2"/>
        </w:rPr>
        <w:t>10</w:t>
      </w:r>
      <w:r>
        <w:rPr>
          <w:bCs/>
          <w:kern w:val="2"/>
        </w:rPr>
        <w:t>月</w:t>
      </w:r>
      <w:r>
        <w:rPr>
          <w:rFonts w:hint="eastAsia" w:eastAsiaTheme="minorEastAsia"/>
          <w:bCs/>
          <w:kern w:val="2"/>
        </w:rPr>
        <w:t>21</w:t>
      </w:r>
      <w:r>
        <w:rPr>
          <w:bCs/>
          <w:kern w:val="2"/>
        </w:rPr>
        <w:t>日</w:t>
      </w:r>
    </w:p>
    <w:p w14:paraId="2E7371F0">
      <w:pPr>
        <w:ind w:left="0" w:leftChars="0" w:firstLine="0" w:firstLineChars="0"/>
      </w:pPr>
    </w:p>
    <w:sectPr>
      <w:footerReference r:id="rId8" w:type="default"/>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方正小标宋_GBK">
    <w:altName w:val="Arial Unicode MS"/>
    <w:panose1 w:val="03000509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7FFAEFF" w:usb1="F9DFFFFF" w:usb2="0000007F" w:usb3="00000000" w:csb0="203F01FF" w:csb1="DFFF0000"/>
  </w:font>
  <w:font w:name="楷体_GB2312">
    <w:panose1 w:val="0201060903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方正仿宋简体">
    <w:altName w:val="微软雅黑"/>
    <w:panose1 w:val="00000000000000000000"/>
    <w:charset w:val="86"/>
    <w:family w:val="auto"/>
    <w:pitch w:val="default"/>
    <w:sig w:usb0="00000000" w:usb1="00000000" w:usb2="00000012" w:usb3="00000000" w:csb0="00040001" w:csb1="00000000"/>
  </w:font>
  <w:font w:name="方正小标宋简体">
    <w:altName w:val="Arial Unicode MS"/>
    <w:panose1 w:val="02010601030101010101"/>
    <w:charset w:val="86"/>
    <w:family w:val="auto"/>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BC326">
    <w:pPr>
      <w:pStyle w:val="23"/>
      <w:tabs>
        <w:tab w:val="center" w:pos="4153"/>
        <w:tab w:val="right" w:pos="8306"/>
        <w:tab w:val="clear" w:pos="4680"/>
        <w:tab w:val="clear" w:pos="9360"/>
      </w:tabs>
      <w:rPr>
        <w:rFonts w:ascii="Arial" w:hAnsi="Arial" w:cs="Arial"/>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46AFF">
    <w:pPr>
      <w:pStyle w:val="23"/>
      <w:tabs>
        <w:tab w:val="center" w:pos="4153"/>
        <w:tab w:val="right" w:pos="8306"/>
        <w:tab w:val="clear" w:pos="4680"/>
        <w:tab w:val="clear" w:pos="9360"/>
      </w:tabs>
      <w:jc w:val="center"/>
      <w:rPr>
        <w:rFonts w:ascii="Arial" w:hAnsi="Arial" w:cs="Arial"/>
        <w:sz w:val="21"/>
        <w:szCs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E323B">
                          <w:pPr>
                            <w:pStyle w:val="23"/>
                            <w:tabs>
                              <w:tab w:val="center" w:pos="4153"/>
                              <w:tab w:val="right" w:pos="8306"/>
                              <w:tab w:val="clear" w:pos="4680"/>
                              <w:tab w:val="clear" w:pos="9360"/>
                            </w:tabs>
                            <w:jc w:val="center"/>
                          </w:pPr>
                          <w:r>
                            <w:rPr>
                              <w:rFonts w:ascii="Arial" w:hAnsi="Arial" w:cs="Arial"/>
                              <w:sz w:val="21"/>
                              <w:szCs w:val="21"/>
                            </w:rPr>
                            <w:fldChar w:fldCharType="begin"/>
                          </w:r>
                          <w:r>
                            <w:rPr>
                              <w:rFonts w:ascii="Arial" w:hAnsi="Arial" w:cs="Arial"/>
                              <w:sz w:val="21"/>
                              <w:szCs w:val="21"/>
                            </w:rPr>
                            <w:instrText xml:space="preserve">PAGE</w:instrText>
                          </w:r>
                          <w:r>
                            <w:rPr>
                              <w:rFonts w:ascii="Arial" w:hAnsi="Arial" w:cs="Arial"/>
                              <w:sz w:val="21"/>
                              <w:szCs w:val="21"/>
                            </w:rPr>
                            <w:fldChar w:fldCharType="separate"/>
                          </w:r>
                          <w:r>
                            <w:rPr>
                              <w:rFonts w:ascii="Arial" w:hAnsi="Arial" w:cs="Arial"/>
                              <w:sz w:val="21"/>
                              <w:szCs w:val="21"/>
                            </w:rPr>
                            <w:t>17</w:t>
                          </w:r>
                          <w:r>
                            <w:rPr>
                              <w:rFonts w:ascii="Arial" w:hAnsi="Arial" w:cs="Arial"/>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495E323B">
                    <w:pPr>
                      <w:pStyle w:val="23"/>
                      <w:tabs>
                        <w:tab w:val="center" w:pos="4153"/>
                        <w:tab w:val="right" w:pos="8306"/>
                        <w:tab w:val="clear" w:pos="4680"/>
                        <w:tab w:val="clear" w:pos="9360"/>
                      </w:tabs>
                      <w:jc w:val="center"/>
                    </w:pPr>
                    <w:r>
                      <w:rPr>
                        <w:rFonts w:ascii="Arial" w:hAnsi="Arial" w:cs="Arial"/>
                        <w:sz w:val="21"/>
                        <w:szCs w:val="21"/>
                      </w:rPr>
                      <w:fldChar w:fldCharType="begin"/>
                    </w:r>
                    <w:r>
                      <w:rPr>
                        <w:rFonts w:ascii="Arial" w:hAnsi="Arial" w:cs="Arial"/>
                        <w:sz w:val="21"/>
                        <w:szCs w:val="21"/>
                      </w:rPr>
                      <w:instrText xml:space="preserve">PAGE</w:instrText>
                    </w:r>
                    <w:r>
                      <w:rPr>
                        <w:rFonts w:ascii="Arial" w:hAnsi="Arial" w:cs="Arial"/>
                        <w:sz w:val="21"/>
                        <w:szCs w:val="21"/>
                      </w:rPr>
                      <w:fldChar w:fldCharType="separate"/>
                    </w:r>
                    <w:r>
                      <w:rPr>
                        <w:rFonts w:ascii="Arial" w:hAnsi="Arial" w:cs="Arial"/>
                        <w:sz w:val="21"/>
                        <w:szCs w:val="21"/>
                      </w:rPr>
                      <w:t>17</w:t>
                    </w:r>
                    <w:r>
                      <w:rPr>
                        <w:rFonts w:ascii="Arial" w:hAnsi="Arial" w:cs="Arial"/>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7B1E">
    <w:pPr>
      <w:pStyle w:val="23"/>
      <w:tabs>
        <w:tab w:val="center" w:pos="4153"/>
        <w:tab w:val="right" w:pos="8306"/>
        <w:tab w:val="clear" w:pos="4680"/>
        <w:tab w:val="clear" w:pos="9360"/>
      </w:tabs>
      <w:jc w:val="center"/>
      <w:rPr>
        <w:rFonts w:ascii="Arial" w:hAnsi="Arial" w:cs="Arial"/>
        <w:sz w:val="21"/>
        <w:szCs w:val="21"/>
      </w:rPr>
    </w:pPr>
    <w:r>
      <w:rPr>
        <w:rFonts w:ascii="Arial" w:hAnsi="Arial" w:cs="Arial"/>
        <w:sz w:val="21"/>
        <w:szCs w:val="21"/>
      </w:rPr>
      <w:fldChar w:fldCharType="begin"/>
    </w:r>
    <w:r>
      <w:rPr>
        <w:rFonts w:ascii="Arial" w:hAnsi="Arial" w:cs="Arial"/>
        <w:sz w:val="21"/>
        <w:szCs w:val="21"/>
      </w:rPr>
      <w:instrText xml:space="preserve">PAGE</w:instrText>
    </w:r>
    <w:r>
      <w:rPr>
        <w:rFonts w:ascii="Arial" w:hAnsi="Arial" w:cs="Arial"/>
        <w:sz w:val="21"/>
        <w:szCs w:val="21"/>
      </w:rPr>
      <w:fldChar w:fldCharType="separate"/>
    </w:r>
    <w:r>
      <w:rPr>
        <w:rFonts w:ascii="Arial" w:hAnsi="Arial" w:cs="Arial"/>
        <w:sz w:val="21"/>
        <w:szCs w:val="21"/>
      </w:rPr>
      <w:t>17</w:t>
    </w:r>
    <w:r>
      <w:rPr>
        <w:rFonts w:ascii="Arial" w:hAnsi="Arial" w:cs="Arial"/>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92F82">
    <w:pPr>
      <w:ind w:firstLine="0"/>
      <w:jc w:val="center"/>
    </w:pPr>
    <w:r>
      <w:rPr>
        <w:sz w:val="20"/>
      </w:rPr>
      <w:t xml:space="preserve">- </w:t>
    </w:r>
    <w:r>
      <w:fldChar w:fldCharType="begin"/>
    </w:r>
    <w:r>
      <w:instrText xml:space="preserve"> PAGE </w:instrText>
    </w:r>
    <w:r>
      <w:fldChar w:fldCharType="separate"/>
    </w:r>
    <w:r>
      <w:t>1</w:t>
    </w:r>
    <w:r>
      <w:fldChar w:fldCharType="end"/>
    </w: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C88F3"/>
    <w:multiLevelType w:val="singleLevel"/>
    <w:tmpl w:val="837C88F3"/>
    <w:lvl w:ilvl="0" w:tentative="0">
      <w:start w:val="2"/>
      <w:numFmt w:val="decimal"/>
      <w:suff w:val="nothing"/>
      <w:lvlText w:val="（%1）"/>
      <w:lvlJc w:val="left"/>
    </w:lvl>
  </w:abstractNum>
  <w:abstractNum w:abstractNumId="1">
    <w:nsid w:val="8F7E30AC"/>
    <w:multiLevelType w:val="singleLevel"/>
    <w:tmpl w:val="8F7E30AC"/>
    <w:lvl w:ilvl="0" w:tentative="0">
      <w:start w:val="3"/>
      <w:numFmt w:val="decimal"/>
      <w:suff w:val="nothing"/>
      <w:lvlText w:val="（%1）"/>
      <w:lvlJc w:val="left"/>
    </w:lvl>
  </w:abstractNum>
  <w:abstractNum w:abstractNumId="2">
    <w:nsid w:val="90C6DD0E"/>
    <w:multiLevelType w:val="singleLevel"/>
    <w:tmpl w:val="90C6DD0E"/>
    <w:lvl w:ilvl="0" w:tentative="0">
      <w:start w:val="1"/>
      <w:numFmt w:val="decimal"/>
      <w:lvlText w:val="(%1)"/>
      <w:lvlJc w:val="left"/>
      <w:pPr>
        <w:ind w:left="425" w:hanging="425"/>
      </w:pPr>
      <w:rPr>
        <w:rFonts w:hint="default"/>
      </w:rPr>
    </w:lvl>
  </w:abstractNum>
  <w:abstractNum w:abstractNumId="3">
    <w:nsid w:val="9757FDD1"/>
    <w:multiLevelType w:val="singleLevel"/>
    <w:tmpl w:val="9757FDD1"/>
    <w:lvl w:ilvl="0" w:tentative="0">
      <w:start w:val="1"/>
      <w:numFmt w:val="decimal"/>
      <w:lvlText w:val="(%1)"/>
      <w:lvlJc w:val="left"/>
      <w:pPr>
        <w:ind w:left="425" w:hanging="425"/>
      </w:pPr>
      <w:rPr>
        <w:rFonts w:hint="default"/>
      </w:rPr>
    </w:lvl>
  </w:abstractNum>
  <w:abstractNum w:abstractNumId="4">
    <w:nsid w:val="A6E81FE1"/>
    <w:multiLevelType w:val="singleLevel"/>
    <w:tmpl w:val="A6E81FE1"/>
    <w:lvl w:ilvl="0" w:tentative="0">
      <w:start w:val="1"/>
      <w:numFmt w:val="decimal"/>
      <w:lvlText w:val="(%1)"/>
      <w:lvlJc w:val="left"/>
      <w:pPr>
        <w:ind w:left="425" w:hanging="425"/>
      </w:pPr>
      <w:rPr>
        <w:rFonts w:hint="default"/>
      </w:rPr>
    </w:lvl>
  </w:abstractNum>
  <w:abstractNum w:abstractNumId="5">
    <w:nsid w:val="AACAA049"/>
    <w:multiLevelType w:val="singleLevel"/>
    <w:tmpl w:val="AACAA049"/>
    <w:lvl w:ilvl="0" w:tentative="0">
      <w:start w:val="1"/>
      <w:numFmt w:val="decimal"/>
      <w:lvlText w:val="(%1)"/>
      <w:lvlJc w:val="left"/>
      <w:pPr>
        <w:ind w:left="425" w:hanging="425"/>
      </w:pPr>
      <w:rPr>
        <w:rFonts w:hint="default"/>
      </w:rPr>
    </w:lvl>
  </w:abstractNum>
  <w:abstractNum w:abstractNumId="6">
    <w:nsid w:val="E262EEC9"/>
    <w:multiLevelType w:val="singleLevel"/>
    <w:tmpl w:val="E262EEC9"/>
    <w:lvl w:ilvl="0" w:tentative="0">
      <w:start w:val="1"/>
      <w:numFmt w:val="decimal"/>
      <w:lvlText w:val="(%1)"/>
      <w:lvlJc w:val="left"/>
      <w:pPr>
        <w:ind w:left="425" w:hanging="425"/>
      </w:pPr>
      <w:rPr>
        <w:rFonts w:hint="default"/>
      </w:rPr>
    </w:lvl>
  </w:abstractNum>
  <w:abstractNum w:abstractNumId="7">
    <w:nsid w:val="EE2A7854"/>
    <w:multiLevelType w:val="singleLevel"/>
    <w:tmpl w:val="EE2A7854"/>
    <w:lvl w:ilvl="0" w:tentative="0">
      <w:start w:val="1"/>
      <w:numFmt w:val="decimal"/>
      <w:suff w:val="nothing"/>
      <w:lvlText w:val="（%1）"/>
      <w:lvlJc w:val="left"/>
    </w:lvl>
  </w:abstractNum>
  <w:abstractNum w:abstractNumId="8">
    <w:nsid w:val="F5086E6C"/>
    <w:multiLevelType w:val="singleLevel"/>
    <w:tmpl w:val="F5086E6C"/>
    <w:lvl w:ilvl="0" w:tentative="0">
      <w:start w:val="1"/>
      <w:numFmt w:val="decimal"/>
      <w:lvlText w:val="(%1)"/>
      <w:lvlJc w:val="left"/>
      <w:pPr>
        <w:ind w:left="425" w:hanging="425"/>
      </w:pPr>
      <w:rPr>
        <w:rFonts w:hint="default"/>
      </w:rPr>
    </w:lvl>
  </w:abstractNum>
  <w:abstractNum w:abstractNumId="9">
    <w:nsid w:val="F668089F"/>
    <w:multiLevelType w:val="singleLevel"/>
    <w:tmpl w:val="F668089F"/>
    <w:lvl w:ilvl="0" w:tentative="0">
      <w:start w:val="1"/>
      <w:numFmt w:val="decimal"/>
      <w:suff w:val="nothing"/>
      <w:lvlText w:val="（%1）"/>
      <w:lvlJc w:val="left"/>
    </w:lvl>
  </w:abstractNum>
  <w:abstractNum w:abstractNumId="10">
    <w:nsid w:val="FA02EA70"/>
    <w:multiLevelType w:val="singleLevel"/>
    <w:tmpl w:val="FA02EA70"/>
    <w:lvl w:ilvl="0" w:tentative="0">
      <w:start w:val="1"/>
      <w:numFmt w:val="decimal"/>
      <w:lvlText w:val="(%1)"/>
      <w:lvlJc w:val="left"/>
      <w:pPr>
        <w:ind w:left="425" w:hanging="425"/>
      </w:pPr>
      <w:rPr>
        <w:rFonts w:hint="default"/>
      </w:rPr>
    </w:lvl>
  </w:abstractNum>
  <w:abstractNum w:abstractNumId="11">
    <w:nsid w:val="FC0DEB5C"/>
    <w:multiLevelType w:val="singleLevel"/>
    <w:tmpl w:val="FC0DEB5C"/>
    <w:lvl w:ilvl="0" w:tentative="0">
      <w:start w:val="1"/>
      <w:numFmt w:val="decimal"/>
      <w:lvlText w:val="(%1)"/>
      <w:lvlJc w:val="left"/>
      <w:pPr>
        <w:ind w:left="425" w:hanging="425"/>
      </w:pPr>
      <w:rPr>
        <w:rFonts w:hint="default"/>
      </w:rPr>
    </w:lvl>
  </w:abstractNum>
  <w:abstractNum w:abstractNumId="12">
    <w:nsid w:val="FD32317E"/>
    <w:multiLevelType w:val="singleLevel"/>
    <w:tmpl w:val="FD32317E"/>
    <w:lvl w:ilvl="0" w:tentative="0">
      <w:start w:val="1"/>
      <w:numFmt w:val="decimal"/>
      <w:lvlText w:val="(%1)"/>
      <w:lvlJc w:val="left"/>
      <w:pPr>
        <w:ind w:left="425" w:hanging="425"/>
      </w:pPr>
      <w:rPr>
        <w:rFonts w:hint="default"/>
      </w:rPr>
    </w:lvl>
  </w:abstractNum>
  <w:abstractNum w:abstractNumId="1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4">
    <w:nsid w:val="FFFFFF7F"/>
    <w:multiLevelType w:val="singleLevel"/>
    <w:tmpl w:val="FFFFFF7F"/>
    <w:lvl w:ilvl="0" w:tentative="0">
      <w:start w:val="1"/>
      <w:numFmt w:val="decimal"/>
      <w:pStyle w:val="12"/>
      <w:lvlText w:val="%1."/>
      <w:lvlJc w:val="left"/>
      <w:pPr>
        <w:tabs>
          <w:tab w:val="left" w:pos="720"/>
        </w:tabs>
        <w:ind w:left="720" w:hanging="360"/>
      </w:pPr>
    </w:lvl>
  </w:abstractNum>
  <w:abstractNum w:abstractNumId="15">
    <w:nsid w:val="FFFFFF82"/>
    <w:multiLevelType w:val="singleLevel"/>
    <w:tmpl w:val="FFFFFF82"/>
    <w:lvl w:ilvl="0" w:tentative="0">
      <w:start w:val="1"/>
      <w:numFmt w:val="bullet"/>
      <w:pStyle w:val="17"/>
      <w:lvlText w:val=""/>
      <w:lvlJc w:val="left"/>
      <w:pPr>
        <w:tabs>
          <w:tab w:val="left" w:pos="1080"/>
        </w:tabs>
        <w:ind w:left="1080" w:hanging="360"/>
      </w:pPr>
      <w:rPr>
        <w:rFonts w:hint="default" w:ascii="Symbol" w:hAnsi="Symbol"/>
      </w:rPr>
    </w:lvl>
  </w:abstractNum>
  <w:abstractNum w:abstractNumId="16">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17">
    <w:nsid w:val="FFFFFF88"/>
    <w:multiLevelType w:val="singleLevel"/>
    <w:tmpl w:val="FFFFFF88"/>
    <w:lvl w:ilvl="0" w:tentative="0">
      <w:start w:val="1"/>
      <w:numFmt w:val="decimal"/>
      <w:pStyle w:val="13"/>
      <w:lvlText w:val="%1."/>
      <w:lvlJc w:val="left"/>
      <w:pPr>
        <w:tabs>
          <w:tab w:val="left" w:pos="360"/>
        </w:tabs>
        <w:ind w:left="360" w:hanging="360"/>
      </w:pPr>
    </w:lvl>
  </w:abstractNum>
  <w:abstractNum w:abstractNumId="18">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19">
    <w:nsid w:val="123F68F0"/>
    <w:multiLevelType w:val="singleLevel"/>
    <w:tmpl w:val="123F68F0"/>
    <w:lvl w:ilvl="0" w:tentative="0">
      <w:start w:val="1"/>
      <w:numFmt w:val="decimal"/>
      <w:lvlText w:val="(%1)"/>
      <w:lvlJc w:val="left"/>
      <w:pPr>
        <w:ind w:left="425" w:hanging="425"/>
      </w:pPr>
      <w:rPr>
        <w:rFonts w:hint="default"/>
      </w:rPr>
    </w:lvl>
  </w:abstractNum>
  <w:abstractNum w:abstractNumId="20">
    <w:nsid w:val="206536AA"/>
    <w:multiLevelType w:val="singleLevel"/>
    <w:tmpl w:val="206536AA"/>
    <w:lvl w:ilvl="0" w:tentative="0">
      <w:start w:val="1"/>
      <w:numFmt w:val="decimal"/>
      <w:suff w:val="nothing"/>
      <w:lvlText w:val="（%1）"/>
      <w:lvlJc w:val="left"/>
    </w:lvl>
  </w:abstractNum>
  <w:abstractNum w:abstractNumId="21">
    <w:nsid w:val="27ACCA05"/>
    <w:multiLevelType w:val="singleLevel"/>
    <w:tmpl w:val="27ACCA05"/>
    <w:lvl w:ilvl="0" w:tentative="0">
      <w:start w:val="1"/>
      <w:numFmt w:val="decimal"/>
      <w:lvlText w:val="(%1)"/>
      <w:lvlJc w:val="left"/>
      <w:pPr>
        <w:ind w:left="425" w:hanging="425"/>
      </w:pPr>
      <w:rPr>
        <w:rFonts w:hint="default"/>
      </w:rPr>
    </w:lvl>
  </w:abstractNum>
  <w:abstractNum w:abstractNumId="22">
    <w:nsid w:val="27F40DE2"/>
    <w:multiLevelType w:val="singleLevel"/>
    <w:tmpl w:val="27F40DE2"/>
    <w:lvl w:ilvl="0" w:tentative="0">
      <w:start w:val="1"/>
      <w:numFmt w:val="decimal"/>
      <w:suff w:val="nothing"/>
      <w:lvlText w:val="（%1）"/>
      <w:lvlJc w:val="left"/>
    </w:lvl>
  </w:abstractNum>
  <w:abstractNum w:abstractNumId="23">
    <w:nsid w:val="2912164D"/>
    <w:multiLevelType w:val="singleLevel"/>
    <w:tmpl w:val="2912164D"/>
    <w:lvl w:ilvl="0" w:tentative="0">
      <w:start w:val="1"/>
      <w:numFmt w:val="decimalEnclosedCircleChinese"/>
      <w:suff w:val="nothing"/>
      <w:lvlText w:val="%1　"/>
      <w:lvlJc w:val="left"/>
      <w:pPr>
        <w:ind w:left="0" w:firstLine="400"/>
      </w:pPr>
      <w:rPr>
        <w:rFonts w:hint="eastAsia"/>
      </w:rPr>
    </w:lvl>
  </w:abstractNum>
  <w:abstractNum w:abstractNumId="24">
    <w:nsid w:val="2968297A"/>
    <w:multiLevelType w:val="singleLevel"/>
    <w:tmpl w:val="2968297A"/>
    <w:lvl w:ilvl="0" w:tentative="0">
      <w:start w:val="1"/>
      <w:numFmt w:val="decimal"/>
      <w:suff w:val="nothing"/>
      <w:lvlText w:val="（%1）"/>
      <w:lvlJc w:val="left"/>
    </w:lvl>
  </w:abstractNum>
  <w:abstractNum w:abstractNumId="25">
    <w:nsid w:val="34B6DC9C"/>
    <w:multiLevelType w:val="singleLevel"/>
    <w:tmpl w:val="34B6DC9C"/>
    <w:lvl w:ilvl="0" w:tentative="0">
      <w:start w:val="2"/>
      <w:numFmt w:val="decimal"/>
      <w:suff w:val="nothing"/>
      <w:lvlText w:val="（%1）"/>
      <w:lvlJc w:val="left"/>
    </w:lvl>
  </w:abstractNum>
  <w:abstractNum w:abstractNumId="26">
    <w:nsid w:val="35A66F53"/>
    <w:multiLevelType w:val="singleLevel"/>
    <w:tmpl w:val="35A66F53"/>
    <w:lvl w:ilvl="0" w:tentative="0">
      <w:start w:val="1"/>
      <w:numFmt w:val="decimal"/>
      <w:suff w:val="nothing"/>
      <w:lvlText w:val="（%1）"/>
      <w:lvlJc w:val="left"/>
    </w:lvl>
  </w:abstractNum>
  <w:abstractNum w:abstractNumId="27">
    <w:nsid w:val="3D855276"/>
    <w:multiLevelType w:val="singleLevel"/>
    <w:tmpl w:val="3D855276"/>
    <w:lvl w:ilvl="0" w:tentative="0">
      <w:start w:val="1"/>
      <w:numFmt w:val="decimal"/>
      <w:lvlText w:val="(%1)"/>
      <w:lvlJc w:val="left"/>
      <w:pPr>
        <w:ind w:left="425" w:hanging="425"/>
      </w:pPr>
      <w:rPr>
        <w:rFonts w:hint="default"/>
      </w:rPr>
    </w:lvl>
  </w:abstractNum>
  <w:abstractNum w:abstractNumId="28">
    <w:nsid w:val="3DC2A165"/>
    <w:multiLevelType w:val="singleLevel"/>
    <w:tmpl w:val="3DC2A165"/>
    <w:lvl w:ilvl="0" w:tentative="0">
      <w:start w:val="1"/>
      <w:numFmt w:val="decimal"/>
      <w:lvlText w:val="(%1)"/>
      <w:lvlJc w:val="left"/>
      <w:pPr>
        <w:ind w:left="425" w:hanging="425"/>
      </w:pPr>
      <w:rPr>
        <w:rFonts w:hint="default"/>
      </w:rPr>
    </w:lvl>
  </w:abstractNum>
  <w:abstractNum w:abstractNumId="29">
    <w:nsid w:val="4BAD6367"/>
    <w:multiLevelType w:val="singleLevel"/>
    <w:tmpl w:val="4BAD6367"/>
    <w:lvl w:ilvl="0" w:tentative="0">
      <w:start w:val="1"/>
      <w:numFmt w:val="decimal"/>
      <w:lvlText w:val="(%1)"/>
      <w:lvlJc w:val="left"/>
      <w:pPr>
        <w:ind w:left="425" w:hanging="425"/>
      </w:pPr>
      <w:rPr>
        <w:rFonts w:hint="default"/>
      </w:rPr>
    </w:lvl>
  </w:abstractNum>
  <w:abstractNum w:abstractNumId="30">
    <w:nsid w:val="4C6475AC"/>
    <w:multiLevelType w:val="singleLevel"/>
    <w:tmpl w:val="4C6475AC"/>
    <w:lvl w:ilvl="0" w:tentative="0">
      <w:start w:val="2"/>
      <w:numFmt w:val="decimal"/>
      <w:suff w:val="nothing"/>
      <w:lvlText w:val="（%1）"/>
      <w:lvlJc w:val="left"/>
    </w:lvl>
  </w:abstractNum>
  <w:abstractNum w:abstractNumId="31">
    <w:nsid w:val="4C72565B"/>
    <w:multiLevelType w:val="singleLevel"/>
    <w:tmpl w:val="4C72565B"/>
    <w:lvl w:ilvl="0" w:tentative="0">
      <w:start w:val="1"/>
      <w:numFmt w:val="decimal"/>
      <w:lvlText w:val="(%1)"/>
      <w:lvlJc w:val="left"/>
      <w:pPr>
        <w:ind w:left="425" w:hanging="425"/>
      </w:pPr>
      <w:rPr>
        <w:rFonts w:hint="default"/>
      </w:rPr>
    </w:lvl>
  </w:abstractNum>
  <w:abstractNum w:abstractNumId="32">
    <w:nsid w:val="557077B5"/>
    <w:multiLevelType w:val="singleLevel"/>
    <w:tmpl w:val="557077B5"/>
    <w:lvl w:ilvl="0" w:tentative="0">
      <w:start w:val="1"/>
      <w:numFmt w:val="decimal"/>
      <w:lvlText w:val="(%1)"/>
      <w:lvlJc w:val="left"/>
      <w:pPr>
        <w:ind w:left="425" w:hanging="425"/>
      </w:pPr>
      <w:rPr>
        <w:rFonts w:hint="default"/>
      </w:rPr>
    </w:lvl>
  </w:abstractNum>
  <w:abstractNum w:abstractNumId="33">
    <w:nsid w:val="56C76C33"/>
    <w:multiLevelType w:val="singleLevel"/>
    <w:tmpl w:val="56C76C33"/>
    <w:lvl w:ilvl="0" w:tentative="0">
      <w:start w:val="1"/>
      <w:numFmt w:val="decimal"/>
      <w:suff w:val="nothing"/>
      <w:lvlText w:val="（%1）"/>
      <w:lvlJc w:val="left"/>
    </w:lvl>
  </w:abstractNum>
  <w:abstractNum w:abstractNumId="34">
    <w:nsid w:val="67A5D63C"/>
    <w:multiLevelType w:val="singleLevel"/>
    <w:tmpl w:val="67A5D63C"/>
    <w:lvl w:ilvl="0" w:tentative="0">
      <w:start w:val="1"/>
      <w:numFmt w:val="decimal"/>
      <w:lvlText w:val="(%1)"/>
      <w:lvlJc w:val="left"/>
      <w:pPr>
        <w:ind w:left="425" w:hanging="425"/>
      </w:pPr>
      <w:rPr>
        <w:rFonts w:hint="default"/>
      </w:rPr>
    </w:lvl>
  </w:abstractNum>
  <w:abstractNum w:abstractNumId="35">
    <w:nsid w:val="788D11D7"/>
    <w:multiLevelType w:val="singleLevel"/>
    <w:tmpl w:val="788D11D7"/>
    <w:lvl w:ilvl="0" w:tentative="0">
      <w:start w:val="1"/>
      <w:numFmt w:val="decimal"/>
      <w:lvlText w:val="(%1)"/>
      <w:lvlJc w:val="left"/>
      <w:pPr>
        <w:ind w:left="425" w:hanging="425"/>
      </w:pPr>
      <w:rPr>
        <w:rFonts w:hint="default"/>
      </w:rPr>
    </w:lvl>
  </w:abstractNum>
  <w:abstractNum w:abstractNumId="36">
    <w:nsid w:val="7B8BAC9C"/>
    <w:multiLevelType w:val="singleLevel"/>
    <w:tmpl w:val="7B8BAC9C"/>
    <w:lvl w:ilvl="0" w:tentative="0">
      <w:start w:val="1"/>
      <w:numFmt w:val="decimal"/>
      <w:suff w:val="nothing"/>
      <w:lvlText w:val="（%1）"/>
      <w:lvlJc w:val="left"/>
    </w:lvl>
  </w:abstractNum>
  <w:num w:numId="1">
    <w:abstractNumId w:val="14"/>
  </w:num>
  <w:num w:numId="2">
    <w:abstractNumId w:val="17"/>
  </w:num>
  <w:num w:numId="3">
    <w:abstractNumId w:val="18"/>
  </w:num>
  <w:num w:numId="4">
    <w:abstractNumId w:val="15"/>
  </w:num>
  <w:num w:numId="5">
    <w:abstractNumId w:val="13"/>
  </w:num>
  <w:num w:numId="6">
    <w:abstractNumId w:val="16"/>
  </w:num>
  <w:num w:numId="7">
    <w:abstractNumId w:val="5"/>
  </w:num>
  <w:num w:numId="8">
    <w:abstractNumId w:val="34"/>
  </w:num>
  <w:num w:numId="9">
    <w:abstractNumId w:val="3"/>
  </w:num>
  <w:num w:numId="10">
    <w:abstractNumId w:val="27"/>
  </w:num>
  <w:num w:numId="11">
    <w:abstractNumId w:val="4"/>
  </w:num>
  <w:num w:numId="12">
    <w:abstractNumId w:val="6"/>
  </w:num>
  <w:num w:numId="13">
    <w:abstractNumId w:val="35"/>
  </w:num>
  <w:num w:numId="14">
    <w:abstractNumId w:val="31"/>
  </w:num>
  <w:num w:numId="15">
    <w:abstractNumId w:val="29"/>
  </w:num>
  <w:num w:numId="16">
    <w:abstractNumId w:val="19"/>
  </w:num>
  <w:num w:numId="17">
    <w:abstractNumId w:val="21"/>
  </w:num>
  <w:num w:numId="18">
    <w:abstractNumId w:val="23"/>
  </w:num>
  <w:num w:numId="19">
    <w:abstractNumId w:val="26"/>
  </w:num>
  <w:num w:numId="20">
    <w:abstractNumId w:val="11"/>
  </w:num>
  <w:num w:numId="21">
    <w:abstractNumId w:val="33"/>
  </w:num>
  <w:num w:numId="22">
    <w:abstractNumId w:val="1"/>
  </w:num>
  <w:num w:numId="23">
    <w:abstractNumId w:val="2"/>
  </w:num>
  <w:num w:numId="24">
    <w:abstractNumId w:val="12"/>
  </w:num>
  <w:num w:numId="25">
    <w:abstractNumId w:val="32"/>
  </w:num>
  <w:num w:numId="26">
    <w:abstractNumId w:val="10"/>
  </w:num>
  <w:num w:numId="27">
    <w:abstractNumId w:val="24"/>
  </w:num>
  <w:num w:numId="28">
    <w:abstractNumId w:val="30"/>
  </w:num>
  <w:num w:numId="29">
    <w:abstractNumId w:val="7"/>
  </w:num>
  <w:num w:numId="30">
    <w:abstractNumId w:val="22"/>
  </w:num>
  <w:num w:numId="31">
    <w:abstractNumId w:val="9"/>
  </w:num>
  <w:num w:numId="32">
    <w:abstractNumId w:val="36"/>
  </w:num>
  <w:num w:numId="33">
    <w:abstractNumId w:val="25"/>
  </w:num>
  <w:num w:numId="34">
    <w:abstractNumId w:val="0"/>
  </w:num>
  <w:num w:numId="35">
    <w:abstractNumId w:val="20"/>
  </w:num>
  <w:num w:numId="36">
    <w:abstractNumId w:val="28"/>
  </w:num>
  <w:num w:numId="37">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CE086BC-8776-4754-A6AD-E37BBBDAAC55}">
    <w15:presenceInfo w15:providerId="None" w15:userId="{ECE086BC-8776-4754-A6AD-E37BBBDAAC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B70"/>
    <w:rsid w:val="00020BA7"/>
    <w:rsid w:val="00023F25"/>
    <w:rsid w:val="00026E85"/>
    <w:rsid w:val="00027ADA"/>
    <w:rsid w:val="00031FEF"/>
    <w:rsid w:val="000338E6"/>
    <w:rsid w:val="00037399"/>
    <w:rsid w:val="00044A0B"/>
    <w:rsid w:val="00044F6F"/>
    <w:rsid w:val="00075E33"/>
    <w:rsid w:val="00077070"/>
    <w:rsid w:val="0008625B"/>
    <w:rsid w:val="00087BD0"/>
    <w:rsid w:val="00094111"/>
    <w:rsid w:val="000A1DA7"/>
    <w:rsid w:val="000A6270"/>
    <w:rsid w:val="000B2818"/>
    <w:rsid w:val="000C4F88"/>
    <w:rsid w:val="000C7F6C"/>
    <w:rsid w:val="000D521B"/>
    <w:rsid w:val="000D6581"/>
    <w:rsid w:val="000D75A0"/>
    <w:rsid w:val="000E3F18"/>
    <w:rsid w:val="000E71BB"/>
    <w:rsid w:val="000F164B"/>
    <w:rsid w:val="000F543E"/>
    <w:rsid w:val="00113C2E"/>
    <w:rsid w:val="00115A12"/>
    <w:rsid w:val="001164FA"/>
    <w:rsid w:val="0013126C"/>
    <w:rsid w:val="00136318"/>
    <w:rsid w:val="001404FA"/>
    <w:rsid w:val="00143E7C"/>
    <w:rsid w:val="001440E9"/>
    <w:rsid w:val="0014420F"/>
    <w:rsid w:val="00144545"/>
    <w:rsid w:val="001519B4"/>
    <w:rsid w:val="00151D56"/>
    <w:rsid w:val="001643BF"/>
    <w:rsid w:val="001653F8"/>
    <w:rsid w:val="00175792"/>
    <w:rsid w:val="00175A2B"/>
    <w:rsid w:val="001776D1"/>
    <w:rsid w:val="001777EE"/>
    <w:rsid w:val="00177AF8"/>
    <w:rsid w:val="00182AB3"/>
    <w:rsid w:val="00190698"/>
    <w:rsid w:val="00195ABF"/>
    <w:rsid w:val="001A04F6"/>
    <w:rsid w:val="001A201D"/>
    <w:rsid w:val="001B1340"/>
    <w:rsid w:val="001C09F9"/>
    <w:rsid w:val="001D4701"/>
    <w:rsid w:val="001D5E1A"/>
    <w:rsid w:val="001E144A"/>
    <w:rsid w:val="001E23AF"/>
    <w:rsid w:val="001E56F8"/>
    <w:rsid w:val="001E5EE2"/>
    <w:rsid w:val="001F6DCB"/>
    <w:rsid w:val="00200C79"/>
    <w:rsid w:val="00201F75"/>
    <w:rsid w:val="00205D97"/>
    <w:rsid w:val="00205F51"/>
    <w:rsid w:val="0021025F"/>
    <w:rsid w:val="002142F9"/>
    <w:rsid w:val="00214B25"/>
    <w:rsid w:val="00226446"/>
    <w:rsid w:val="00237E66"/>
    <w:rsid w:val="0025278E"/>
    <w:rsid w:val="00252874"/>
    <w:rsid w:val="00253BC0"/>
    <w:rsid w:val="00254134"/>
    <w:rsid w:val="00256349"/>
    <w:rsid w:val="002647C3"/>
    <w:rsid w:val="0026542B"/>
    <w:rsid w:val="002676DF"/>
    <w:rsid w:val="00272A9B"/>
    <w:rsid w:val="00274BB6"/>
    <w:rsid w:val="00287B1B"/>
    <w:rsid w:val="002979CA"/>
    <w:rsid w:val="002A27CB"/>
    <w:rsid w:val="002A3423"/>
    <w:rsid w:val="002B1252"/>
    <w:rsid w:val="002B73FB"/>
    <w:rsid w:val="002C498A"/>
    <w:rsid w:val="002D32B9"/>
    <w:rsid w:val="002D5171"/>
    <w:rsid w:val="002D7CCA"/>
    <w:rsid w:val="002E1927"/>
    <w:rsid w:val="002E25D4"/>
    <w:rsid w:val="002E3A24"/>
    <w:rsid w:val="002E3D20"/>
    <w:rsid w:val="002E429D"/>
    <w:rsid w:val="00305DB2"/>
    <w:rsid w:val="0031033D"/>
    <w:rsid w:val="00311CF0"/>
    <w:rsid w:val="00314A36"/>
    <w:rsid w:val="0032752B"/>
    <w:rsid w:val="00334622"/>
    <w:rsid w:val="003405D3"/>
    <w:rsid w:val="00342610"/>
    <w:rsid w:val="00357766"/>
    <w:rsid w:val="00375707"/>
    <w:rsid w:val="00375A59"/>
    <w:rsid w:val="00382A8C"/>
    <w:rsid w:val="00384260"/>
    <w:rsid w:val="00384DC6"/>
    <w:rsid w:val="00386FB9"/>
    <w:rsid w:val="00396629"/>
    <w:rsid w:val="003A44FA"/>
    <w:rsid w:val="003A5181"/>
    <w:rsid w:val="003A54DB"/>
    <w:rsid w:val="003A67D8"/>
    <w:rsid w:val="003B25FC"/>
    <w:rsid w:val="003B48C6"/>
    <w:rsid w:val="003B4A39"/>
    <w:rsid w:val="003C2721"/>
    <w:rsid w:val="003C55BD"/>
    <w:rsid w:val="003D113D"/>
    <w:rsid w:val="003E6BF6"/>
    <w:rsid w:val="003E6EF3"/>
    <w:rsid w:val="003F0C61"/>
    <w:rsid w:val="003F59DD"/>
    <w:rsid w:val="003F621E"/>
    <w:rsid w:val="00401309"/>
    <w:rsid w:val="00404EA4"/>
    <w:rsid w:val="004154B0"/>
    <w:rsid w:val="00421C82"/>
    <w:rsid w:val="004240D1"/>
    <w:rsid w:val="00431730"/>
    <w:rsid w:val="00437D2D"/>
    <w:rsid w:val="004416E4"/>
    <w:rsid w:val="00442DED"/>
    <w:rsid w:val="004467B1"/>
    <w:rsid w:val="0046435F"/>
    <w:rsid w:val="00467F4B"/>
    <w:rsid w:val="004750C6"/>
    <w:rsid w:val="00481815"/>
    <w:rsid w:val="0048216D"/>
    <w:rsid w:val="004826DB"/>
    <w:rsid w:val="0048283F"/>
    <w:rsid w:val="0048477B"/>
    <w:rsid w:val="00484BA6"/>
    <w:rsid w:val="00492E7D"/>
    <w:rsid w:val="004A6B8B"/>
    <w:rsid w:val="004B5B31"/>
    <w:rsid w:val="004C0A7A"/>
    <w:rsid w:val="004C0C1F"/>
    <w:rsid w:val="004D24CE"/>
    <w:rsid w:val="004D4DB0"/>
    <w:rsid w:val="004D588D"/>
    <w:rsid w:val="004E4AED"/>
    <w:rsid w:val="004E6445"/>
    <w:rsid w:val="004E782D"/>
    <w:rsid w:val="004F1DEF"/>
    <w:rsid w:val="00506146"/>
    <w:rsid w:val="00513420"/>
    <w:rsid w:val="00515676"/>
    <w:rsid w:val="00516C4D"/>
    <w:rsid w:val="005170DF"/>
    <w:rsid w:val="00523442"/>
    <w:rsid w:val="005256D2"/>
    <w:rsid w:val="0053793F"/>
    <w:rsid w:val="005513D2"/>
    <w:rsid w:val="0058015F"/>
    <w:rsid w:val="0058048A"/>
    <w:rsid w:val="005840A3"/>
    <w:rsid w:val="005916CD"/>
    <w:rsid w:val="00591FC0"/>
    <w:rsid w:val="00596D24"/>
    <w:rsid w:val="005A48A3"/>
    <w:rsid w:val="005B2F83"/>
    <w:rsid w:val="005C0FC6"/>
    <w:rsid w:val="005C1243"/>
    <w:rsid w:val="005D1355"/>
    <w:rsid w:val="005D1C4F"/>
    <w:rsid w:val="005F25B1"/>
    <w:rsid w:val="005F4CD1"/>
    <w:rsid w:val="005F61C3"/>
    <w:rsid w:val="00601701"/>
    <w:rsid w:val="00606DBC"/>
    <w:rsid w:val="0061440E"/>
    <w:rsid w:val="00614634"/>
    <w:rsid w:val="0062657C"/>
    <w:rsid w:val="0063199D"/>
    <w:rsid w:val="0063774A"/>
    <w:rsid w:val="00642482"/>
    <w:rsid w:val="00643BE0"/>
    <w:rsid w:val="00671EDE"/>
    <w:rsid w:val="0067238B"/>
    <w:rsid w:val="00673A1E"/>
    <w:rsid w:val="00686233"/>
    <w:rsid w:val="00687F17"/>
    <w:rsid w:val="006A0544"/>
    <w:rsid w:val="006A3565"/>
    <w:rsid w:val="006A3BD5"/>
    <w:rsid w:val="006A7C0E"/>
    <w:rsid w:val="006B25EA"/>
    <w:rsid w:val="006B29E1"/>
    <w:rsid w:val="006B71D5"/>
    <w:rsid w:val="006D0298"/>
    <w:rsid w:val="006D59DC"/>
    <w:rsid w:val="006D5A6C"/>
    <w:rsid w:val="006D78EF"/>
    <w:rsid w:val="006F7524"/>
    <w:rsid w:val="0071493E"/>
    <w:rsid w:val="00714C5A"/>
    <w:rsid w:val="00722B8E"/>
    <w:rsid w:val="00726E32"/>
    <w:rsid w:val="00736644"/>
    <w:rsid w:val="00737668"/>
    <w:rsid w:val="0075260F"/>
    <w:rsid w:val="00761AA4"/>
    <w:rsid w:val="00761EB8"/>
    <w:rsid w:val="00762158"/>
    <w:rsid w:val="00764871"/>
    <w:rsid w:val="00771201"/>
    <w:rsid w:val="007735EB"/>
    <w:rsid w:val="00774727"/>
    <w:rsid w:val="00774F6A"/>
    <w:rsid w:val="007820E6"/>
    <w:rsid w:val="007822C3"/>
    <w:rsid w:val="00786F7A"/>
    <w:rsid w:val="007A1309"/>
    <w:rsid w:val="007A3CB6"/>
    <w:rsid w:val="007A667A"/>
    <w:rsid w:val="007D4259"/>
    <w:rsid w:val="007E6CB6"/>
    <w:rsid w:val="007E7AFC"/>
    <w:rsid w:val="007F1892"/>
    <w:rsid w:val="008012A6"/>
    <w:rsid w:val="00806353"/>
    <w:rsid w:val="00810BE1"/>
    <w:rsid w:val="008166E6"/>
    <w:rsid w:val="00822988"/>
    <w:rsid w:val="0082329D"/>
    <w:rsid w:val="00823ADA"/>
    <w:rsid w:val="00823F61"/>
    <w:rsid w:val="0082774A"/>
    <w:rsid w:val="0083181A"/>
    <w:rsid w:val="00833EF4"/>
    <w:rsid w:val="008413C0"/>
    <w:rsid w:val="008424DE"/>
    <w:rsid w:val="00851983"/>
    <w:rsid w:val="00853025"/>
    <w:rsid w:val="008545C2"/>
    <w:rsid w:val="0085509C"/>
    <w:rsid w:val="008557C0"/>
    <w:rsid w:val="0085624E"/>
    <w:rsid w:val="00877D3E"/>
    <w:rsid w:val="00880348"/>
    <w:rsid w:val="00881220"/>
    <w:rsid w:val="0089080F"/>
    <w:rsid w:val="008B14EE"/>
    <w:rsid w:val="008C14F9"/>
    <w:rsid w:val="008C642D"/>
    <w:rsid w:val="008D32AC"/>
    <w:rsid w:val="008E3223"/>
    <w:rsid w:val="008E391F"/>
    <w:rsid w:val="008E455E"/>
    <w:rsid w:val="008F3E54"/>
    <w:rsid w:val="00913349"/>
    <w:rsid w:val="00915F85"/>
    <w:rsid w:val="00922383"/>
    <w:rsid w:val="0092416E"/>
    <w:rsid w:val="00926B4B"/>
    <w:rsid w:val="00941E3E"/>
    <w:rsid w:val="0094329E"/>
    <w:rsid w:val="00950192"/>
    <w:rsid w:val="00951A2D"/>
    <w:rsid w:val="009530F2"/>
    <w:rsid w:val="00964DD8"/>
    <w:rsid w:val="0096719C"/>
    <w:rsid w:val="00970308"/>
    <w:rsid w:val="00972E76"/>
    <w:rsid w:val="009749E4"/>
    <w:rsid w:val="0097628E"/>
    <w:rsid w:val="0098287B"/>
    <w:rsid w:val="00987A81"/>
    <w:rsid w:val="00987BA7"/>
    <w:rsid w:val="00992BCD"/>
    <w:rsid w:val="009A4CBB"/>
    <w:rsid w:val="009D132B"/>
    <w:rsid w:val="009F28E2"/>
    <w:rsid w:val="00A11260"/>
    <w:rsid w:val="00A1165B"/>
    <w:rsid w:val="00A12CEE"/>
    <w:rsid w:val="00A171CE"/>
    <w:rsid w:val="00A30AB4"/>
    <w:rsid w:val="00A35469"/>
    <w:rsid w:val="00A35647"/>
    <w:rsid w:val="00A35D0D"/>
    <w:rsid w:val="00A36A70"/>
    <w:rsid w:val="00A37D53"/>
    <w:rsid w:val="00A44916"/>
    <w:rsid w:val="00A570B9"/>
    <w:rsid w:val="00A6175E"/>
    <w:rsid w:val="00A666A0"/>
    <w:rsid w:val="00A70469"/>
    <w:rsid w:val="00A7523D"/>
    <w:rsid w:val="00A80413"/>
    <w:rsid w:val="00A8484A"/>
    <w:rsid w:val="00A900A4"/>
    <w:rsid w:val="00A94D9C"/>
    <w:rsid w:val="00A96218"/>
    <w:rsid w:val="00AA0F52"/>
    <w:rsid w:val="00AB0B0B"/>
    <w:rsid w:val="00AB1EB1"/>
    <w:rsid w:val="00AB4060"/>
    <w:rsid w:val="00AC4714"/>
    <w:rsid w:val="00AC50C6"/>
    <w:rsid w:val="00AD6731"/>
    <w:rsid w:val="00AD7D9A"/>
    <w:rsid w:val="00AE204B"/>
    <w:rsid w:val="00AE66EA"/>
    <w:rsid w:val="00AE6E51"/>
    <w:rsid w:val="00AE7734"/>
    <w:rsid w:val="00AF0314"/>
    <w:rsid w:val="00AF398B"/>
    <w:rsid w:val="00AF4CB2"/>
    <w:rsid w:val="00AF6A77"/>
    <w:rsid w:val="00B1044F"/>
    <w:rsid w:val="00B12021"/>
    <w:rsid w:val="00B23C3A"/>
    <w:rsid w:val="00B258F8"/>
    <w:rsid w:val="00B31D52"/>
    <w:rsid w:val="00B31FB0"/>
    <w:rsid w:val="00B331FF"/>
    <w:rsid w:val="00B42E65"/>
    <w:rsid w:val="00B42F7C"/>
    <w:rsid w:val="00B5491F"/>
    <w:rsid w:val="00B54A67"/>
    <w:rsid w:val="00B55090"/>
    <w:rsid w:val="00B612A9"/>
    <w:rsid w:val="00B722DE"/>
    <w:rsid w:val="00B75294"/>
    <w:rsid w:val="00B838FD"/>
    <w:rsid w:val="00BA1E42"/>
    <w:rsid w:val="00BA71D6"/>
    <w:rsid w:val="00BB06C8"/>
    <w:rsid w:val="00BB718B"/>
    <w:rsid w:val="00BC2898"/>
    <w:rsid w:val="00BD7C72"/>
    <w:rsid w:val="00C03D30"/>
    <w:rsid w:val="00C04E36"/>
    <w:rsid w:val="00C113FD"/>
    <w:rsid w:val="00C13696"/>
    <w:rsid w:val="00C217F8"/>
    <w:rsid w:val="00C219B6"/>
    <w:rsid w:val="00C331A1"/>
    <w:rsid w:val="00C3372F"/>
    <w:rsid w:val="00C40CFE"/>
    <w:rsid w:val="00C503BF"/>
    <w:rsid w:val="00C63132"/>
    <w:rsid w:val="00C74585"/>
    <w:rsid w:val="00C83355"/>
    <w:rsid w:val="00C869AA"/>
    <w:rsid w:val="00C926D8"/>
    <w:rsid w:val="00C93330"/>
    <w:rsid w:val="00C9410C"/>
    <w:rsid w:val="00C96E8C"/>
    <w:rsid w:val="00CA3DA7"/>
    <w:rsid w:val="00CA4B42"/>
    <w:rsid w:val="00CB1A48"/>
    <w:rsid w:val="00CC1346"/>
    <w:rsid w:val="00CC134C"/>
    <w:rsid w:val="00CC6DE7"/>
    <w:rsid w:val="00CD05C8"/>
    <w:rsid w:val="00CD523F"/>
    <w:rsid w:val="00CE3909"/>
    <w:rsid w:val="00CE41A8"/>
    <w:rsid w:val="00CE6B18"/>
    <w:rsid w:val="00D03029"/>
    <w:rsid w:val="00D05BF5"/>
    <w:rsid w:val="00D06A45"/>
    <w:rsid w:val="00D079F6"/>
    <w:rsid w:val="00D10A0D"/>
    <w:rsid w:val="00D24ECF"/>
    <w:rsid w:val="00D36DDF"/>
    <w:rsid w:val="00D4452A"/>
    <w:rsid w:val="00D44FD7"/>
    <w:rsid w:val="00D4536D"/>
    <w:rsid w:val="00D55940"/>
    <w:rsid w:val="00D60428"/>
    <w:rsid w:val="00D611B3"/>
    <w:rsid w:val="00D67A2F"/>
    <w:rsid w:val="00D71071"/>
    <w:rsid w:val="00D7137C"/>
    <w:rsid w:val="00D85328"/>
    <w:rsid w:val="00D93185"/>
    <w:rsid w:val="00D9652E"/>
    <w:rsid w:val="00DA12A4"/>
    <w:rsid w:val="00DA48EB"/>
    <w:rsid w:val="00DB41DD"/>
    <w:rsid w:val="00DB52BD"/>
    <w:rsid w:val="00DB606E"/>
    <w:rsid w:val="00DB6A4F"/>
    <w:rsid w:val="00DB7207"/>
    <w:rsid w:val="00DC0866"/>
    <w:rsid w:val="00DC417E"/>
    <w:rsid w:val="00DC54A2"/>
    <w:rsid w:val="00DC57AE"/>
    <w:rsid w:val="00DD2C40"/>
    <w:rsid w:val="00DE3A5F"/>
    <w:rsid w:val="00DE6556"/>
    <w:rsid w:val="00E0545D"/>
    <w:rsid w:val="00E061A0"/>
    <w:rsid w:val="00E12E4B"/>
    <w:rsid w:val="00E156D4"/>
    <w:rsid w:val="00E15C80"/>
    <w:rsid w:val="00E17E8E"/>
    <w:rsid w:val="00E203E0"/>
    <w:rsid w:val="00E2121C"/>
    <w:rsid w:val="00E26574"/>
    <w:rsid w:val="00E35284"/>
    <w:rsid w:val="00E36885"/>
    <w:rsid w:val="00E41B29"/>
    <w:rsid w:val="00E4507E"/>
    <w:rsid w:val="00E616FB"/>
    <w:rsid w:val="00E61F44"/>
    <w:rsid w:val="00E62132"/>
    <w:rsid w:val="00E67586"/>
    <w:rsid w:val="00E701EC"/>
    <w:rsid w:val="00E70736"/>
    <w:rsid w:val="00E732A4"/>
    <w:rsid w:val="00E734EF"/>
    <w:rsid w:val="00E73D7A"/>
    <w:rsid w:val="00E82706"/>
    <w:rsid w:val="00E85186"/>
    <w:rsid w:val="00EB0BAB"/>
    <w:rsid w:val="00EB4906"/>
    <w:rsid w:val="00EB7FA2"/>
    <w:rsid w:val="00EC14D4"/>
    <w:rsid w:val="00EC3833"/>
    <w:rsid w:val="00EC3E37"/>
    <w:rsid w:val="00EC6F77"/>
    <w:rsid w:val="00ED5129"/>
    <w:rsid w:val="00EE0A6C"/>
    <w:rsid w:val="00EE5CFA"/>
    <w:rsid w:val="00EF5AD3"/>
    <w:rsid w:val="00F04DCC"/>
    <w:rsid w:val="00F053C9"/>
    <w:rsid w:val="00F05C1B"/>
    <w:rsid w:val="00F1026A"/>
    <w:rsid w:val="00F10394"/>
    <w:rsid w:val="00F15B21"/>
    <w:rsid w:val="00F171EF"/>
    <w:rsid w:val="00F231A6"/>
    <w:rsid w:val="00F31492"/>
    <w:rsid w:val="00F32058"/>
    <w:rsid w:val="00F359C6"/>
    <w:rsid w:val="00F376E0"/>
    <w:rsid w:val="00F40320"/>
    <w:rsid w:val="00F42321"/>
    <w:rsid w:val="00F450EB"/>
    <w:rsid w:val="00F47B8C"/>
    <w:rsid w:val="00F61890"/>
    <w:rsid w:val="00F61E62"/>
    <w:rsid w:val="00F6579A"/>
    <w:rsid w:val="00F67300"/>
    <w:rsid w:val="00F732C4"/>
    <w:rsid w:val="00F77208"/>
    <w:rsid w:val="00F82CAA"/>
    <w:rsid w:val="00F84989"/>
    <w:rsid w:val="00F908DE"/>
    <w:rsid w:val="00F9223F"/>
    <w:rsid w:val="00F971E8"/>
    <w:rsid w:val="00F977C6"/>
    <w:rsid w:val="00FA09C1"/>
    <w:rsid w:val="00FA1EF4"/>
    <w:rsid w:val="00FA721B"/>
    <w:rsid w:val="00FC1129"/>
    <w:rsid w:val="00FD1A84"/>
    <w:rsid w:val="00FD7E14"/>
    <w:rsid w:val="00FE01D8"/>
    <w:rsid w:val="00FE566B"/>
    <w:rsid w:val="00FE6D82"/>
    <w:rsid w:val="00FF4170"/>
    <w:rsid w:val="00FF4A19"/>
    <w:rsid w:val="04C01324"/>
    <w:rsid w:val="06092B29"/>
    <w:rsid w:val="068D201D"/>
    <w:rsid w:val="0A21762D"/>
    <w:rsid w:val="0E64304D"/>
    <w:rsid w:val="0FD486D9"/>
    <w:rsid w:val="13DA4AD1"/>
    <w:rsid w:val="15780357"/>
    <w:rsid w:val="15F82150"/>
    <w:rsid w:val="1704CD29"/>
    <w:rsid w:val="1B2ABA73"/>
    <w:rsid w:val="1CE52F7A"/>
    <w:rsid w:val="22F8540A"/>
    <w:rsid w:val="24C82818"/>
    <w:rsid w:val="2623E4A7"/>
    <w:rsid w:val="26FF7AD6"/>
    <w:rsid w:val="2A9036A3"/>
    <w:rsid w:val="36E9492B"/>
    <w:rsid w:val="36FD8454"/>
    <w:rsid w:val="3857C535"/>
    <w:rsid w:val="3989078D"/>
    <w:rsid w:val="39F1457E"/>
    <w:rsid w:val="3A72636C"/>
    <w:rsid w:val="40C7CCC6"/>
    <w:rsid w:val="431A8F2A"/>
    <w:rsid w:val="43AA8B42"/>
    <w:rsid w:val="458D5460"/>
    <w:rsid w:val="465B271B"/>
    <w:rsid w:val="478897F2"/>
    <w:rsid w:val="495F7F6B"/>
    <w:rsid w:val="49BE0B36"/>
    <w:rsid w:val="49C47A74"/>
    <w:rsid w:val="4CE7CDAC"/>
    <w:rsid w:val="4CF82CB6"/>
    <w:rsid w:val="512D2C2A"/>
    <w:rsid w:val="52F46C04"/>
    <w:rsid w:val="54848579"/>
    <w:rsid w:val="54C56220"/>
    <w:rsid w:val="5710EBF5"/>
    <w:rsid w:val="5B11B11F"/>
    <w:rsid w:val="5B7F30F4"/>
    <w:rsid w:val="5C013209"/>
    <w:rsid w:val="5CBC3D00"/>
    <w:rsid w:val="61DC50D6"/>
    <w:rsid w:val="639214B0"/>
    <w:rsid w:val="674787EF"/>
    <w:rsid w:val="6B8CE5B1"/>
    <w:rsid w:val="6CC50745"/>
    <w:rsid w:val="6E93A7EE"/>
    <w:rsid w:val="72231CD3"/>
    <w:rsid w:val="73530F2F"/>
    <w:rsid w:val="74AD2F34"/>
    <w:rsid w:val="76735EE4"/>
    <w:rsid w:val="7E026C41"/>
    <w:rsid w:val="8FF83C94"/>
    <w:rsid w:val="B65A7E6F"/>
    <w:rsid w:val="BEE7DFDA"/>
    <w:rsid w:val="BFBDA12B"/>
    <w:rsid w:val="D4F8F058"/>
    <w:rsid w:val="DFFB4A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unhideWhenUsed="0" w:uiPriority="99" w:semiHidden="0" w:name="List"/>
    <w:lsdException w:qFormat="1" w:uiPriority="99" w:semiHidden="0" w:name="List Bullet"/>
    <w:lsdException w:qFormat="1" w:uiPriority="99" w:semiHidden="0" w:name="List Number"/>
    <w:lsdException w:unhideWhenUsed="0" w:uiPriority="99" w:semiHidden="0" w:name="List 2"/>
    <w:lsdException w:unhideWhenUsed="0"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iPriority="99"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jc w:val="both"/>
    </w:pPr>
    <w:rPr>
      <w:rFonts w:ascii="Times New Roman" w:hAnsi="Times New Roman" w:eastAsia="宋体" w:cs="Times New Roman"/>
      <w:sz w:val="24"/>
      <w:szCs w:val="24"/>
      <w:lang w:val="en-US" w:eastAsia="zh-CN" w:bidi="ar-SA"/>
    </w:rPr>
  </w:style>
  <w:style w:type="paragraph" w:styleId="3">
    <w:name w:val="heading 1"/>
    <w:basedOn w:val="1"/>
    <w:next w:val="1"/>
    <w:link w:val="45"/>
    <w:qFormat/>
    <w:uiPriority w:val="0"/>
    <w:pPr>
      <w:keepNext/>
      <w:pageBreakBefore/>
      <w:spacing w:before="240" w:after="240"/>
      <w:ind w:firstLine="0"/>
      <w:jc w:val="center"/>
      <w:outlineLvl w:val="0"/>
    </w:pPr>
    <w:rPr>
      <w:rFonts w:eastAsia="黑体"/>
      <w:b/>
      <w:sz w:val="44"/>
    </w:rPr>
  </w:style>
  <w:style w:type="paragraph" w:styleId="4">
    <w:name w:val="heading 2"/>
    <w:basedOn w:val="1"/>
    <w:next w:val="1"/>
    <w:link w:val="46"/>
    <w:qFormat/>
    <w:uiPriority w:val="0"/>
    <w:pPr>
      <w:keepNext/>
      <w:spacing w:before="240" w:after="120"/>
      <w:ind w:firstLine="0"/>
      <w:jc w:val="left"/>
      <w:outlineLvl w:val="1"/>
    </w:pPr>
    <w:rPr>
      <w:rFonts w:eastAsia="黑体"/>
      <w:b/>
      <w:sz w:val="36"/>
    </w:rPr>
  </w:style>
  <w:style w:type="paragraph" w:styleId="5">
    <w:name w:val="heading 3"/>
    <w:basedOn w:val="1"/>
    <w:next w:val="1"/>
    <w:link w:val="47"/>
    <w:qFormat/>
    <w:uiPriority w:val="0"/>
    <w:pPr>
      <w:keepNext/>
      <w:spacing w:before="180" w:after="80"/>
      <w:ind w:firstLine="0"/>
      <w:jc w:val="left"/>
      <w:outlineLvl w:val="2"/>
    </w:pPr>
    <w:rPr>
      <w:rFonts w:eastAsia="黑体"/>
      <w:b/>
      <w:sz w:val="32"/>
    </w:rPr>
  </w:style>
  <w:style w:type="paragraph" w:styleId="6">
    <w:name w:val="heading 4"/>
    <w:basedOn w:val="1"/>
    <w:next w:val="1"/>
    <w:link w:val="48"/>
    <w:qFormat/>
    <w:uiPriority w:val="0"/>
    <w:pPr>
      <w:keepNext/>
      <w:spacing w:before="120" w:after="60"/>
      <w:ind w:firstLine="0"/>
      <w:jc w:val="left"/>
      <w:outlineLvl w:val="3"/>
    </w:pPr>
    <w:rPr>
      <w:rFonts w:eastAsia="黑体"/>
      <w:b/>
      <w:sz w:val="32"/>
    </w:rPr>
  </w:style>
  <w:style w:type="paragraph" w:styleId="7">
    <w:name w:val="heading 5"/>
    <w:basedOn w:val="1"/>
    <w:next w:val="1"/>
    <w:link w:val="40"/>
    <w:unhideWhenUsed/>
    <w:qFormat/>
    <w:uiPriority w:val="0"/>
    <w:pPr>
      <w:keepNext/>
      <w:keepLines/>
      <w:spacing w:before="280" w:after="290" w:line="376" w:lineRule="auto"/>
      <w:outlineLvl w:val="4"/>
    </w:pPr>
    <w:rPr>
      <w:b/>
      <w:bCs/>
      <w:sz w:val="28"/>
      <w:szCs w:val="28"/>
    </w:rPr>
  </w:style>
  <w:style w:type="paragraph" w:styleId="8">
    <w:name w:val="heading 6"/>
    <w:basedOn w:val="1"/>
    <w:next w:val="1"/>
    <w:link w:val="41"/>
    <w:semiHidden/>
    <w:unhideWhenUsed/>
    <w:qFormat/>
    <w:uiPriority w:val="9"/>
    <w:pPr>
      <w:keepNext/>
      <w:keepLines/>
      <w:spacing w:before="200" w:line="276" w:lineRule="auto"/>
      <w:ind w:firstLine="0"/>
      <w:jc w:val="left"/>
      <w:outlineLvl w:val="5"/>
    </w:pPr>
    <w:rPr>
      <w:rFonts w:asciiTheme="majorHAnsi" w:hAnsiTheme="majorHAnsi" w:eastAsiaTheme="majorEastAsia" w:cstheme="majorBidi"/>
      <w:i/>
      <w:iCs/>
      <w:color w:val="254061" w:themeColor="accent1" w:themeShade="80"/>
      <w:szCs w:val="22"/>
      <w:lang w:eastAsia="en-US"/>
    </w:rPr>
  </w:style>
  <w:style w:type="paragraph" w:styleId="9">
    <w:name w:val="heading 7"/>
    <w:basedOn w:val="1"/>
    <w:next w:val="1"/>
    <w:link w:val="42"/>
    <w:semiHidden/>
    <w:unhideWhenUsed/>
    <w:qFormat/>
    <w:uiPriority w:val="9"/>
    <w:pPr>
      <w:keepNext/>
      <w:keepLines/>
      <w:spacing w:before="200" w:line="276" w:lineRule="auto"/>
      <w:ind w:firstLine="0"/>
      <w:jc w:val="left"/>
      <w:outlineLvl w:val="6"/>
    </w:pPr>
    <w:rPr>
      <w:rFonts w:asciiTheme="majorHAnsi" w:hAnsiTheme="majorHAnsi" w:eastAsiaTheme="majorEastAsia" w:cstheme="majorBidi"/>
      <w:i/>
      <w:iCs/>
      <w:color w:val="404040" w:themeColor="text1" w:themeTint="BF"/>
      <w:szCs w:val="22"/>
      <w:lang w:eastAsia="en-US"/>
      <w14:textFill>
        <w14:solidFill>
          <w14:schemeClr w14:val="tx1">
            <w14:lumMod w14:val="75000"/>
            <w14:lumOff w14:val="25000"/>
          </w14:schemeClr>
        </w14:solidFill>
      </w14:textFill>
    </w:rPr>
  </w:style>
  <w:style w:type="paragraph" w:styleId="10">
    <w:name w:val="heading 8"/>
    <w:basedOn w:val="1"/>
    <w:next w:val="1"/>
    <w:link w:val="43"/>
    <w:semiHidden/>
    <w:unhideWhenUsed/>
    <w:qFormat/>
    <w:uiPriority w:val="9"/>
    <w:pPr>
      <w:keepNext/>
      <w:keepLines/>
      <w:spacing w:before="200" w:line="276" w:lineRule="auto"/>
      <w:ind w:firstLine="0"/>
      <w:jc w:val="left"/>
      <w:outlineLvl w:val="7"/>
    </w:pPr>
    <w:rPr>
      <w:rFonts w:asciiTheme="majorHAnsi" w:hAnsiTheme="majorHAnsi" w:eastAsiaTheme="majorEastAsia" w:cstheme="majorBidi"/>
      <w:color w:val="4F81BD" w:themeColor="accent1"/>
      <w:sz w:val="20"/>
      <w:szCs w:val="20"/>
      <w:lang w:eastAsia="en-US"/>
      <w14:textFill>
        <w14:solidFill>
          <w14:schemeClr w14:val="accent1"/>
        </w14:solidFill>
      </w14:textFill>
    </w:rPr>
  </w:style>
  <w:style w:type="paragraph" w:styleId="11">
    <w:name w:val="heading 9"/>
    <w:basedOn w:val="1"/>
    <w:next w:val="1"/>
    <w:link w:val="44"/>
    <w:semiHidden/>
    <w:unhideWhenUsed/>
    <w:qFormat/>
    <w:uiPriority w:val="9"/>
    <w:pPr>
      <w:keepNext/>
      <w:keepLines/>
      <w:spacing w:before="200" w:line="276" w:lineRule="auto"/>
      <w:ind w:firstLine="0"/>
      <w:jc w:val="left"/>
      <w:outlineLvl w:val="8"/>
    </w:pPr>
    <w:rPr>
      <w:rFonts w:asciiTheme="majorHAnsi" w:hAnsiTheme="majorHAnsi" w:eastAsiaTheme="majorEastAsia" w:cstheme="majorBidi"/>
      <w:i/>
      <w:iCs/>
      <w:color w:val="404040" w:themeColor="text1" w:themeTint="BF"/>
      <w:sz w:val="20"/>
      <w:szCs w:val="20"/>
      <w:lang w:eastAsia="en-US"/>
      <w14:textFill>
        <w14:solidFill>
          <w14:schemeClr w14:val="tx1">
            <w14:lumMod w14:val="75000"/>
            <w14:lumOff w14:val="25000"/>
          </w14:schemeClr>
        </w14:solidFill>
      </w14:textFill>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Number 2"/>
    <w:basedOn w:val="1"/>
    <w:unhideWhenUsed/>
    <w:qFormat/>
    <w:uiPriority w:val="99"/>
    <w:pPr>
      <w:numPr>
        <w:ilvl w:val="0"/>
        <w:numId w:val="1"/>
      </w:numPr>
      <w:tabs>
        <w:tab w:val="clear" w:pos="720"/>
      </w:tabs>
      <w:spacing w:after="200" w:line="276" w:lineRule="auto"/>
      <w:ind w:left="0" w:firstLine="0"/>
      <w:contextualSpacing/>
      <w:jc w:val="left"/>
    </w:pPr>
    <w:rPr>
      <w:rFonts w:cstheme="minorBidi"/>
      <w:szCs w:val="22"/>
      <w:lang w:eastAsia="en-US"/>
    </w:rPr>
  </w:style>
  <w:style w:type="paragraph" w:styleId="13">
    <w:name w:val="List Number"/>
    <w:basedOn w:val="1"/>
    <w:unhideWhenUsed/>
    <w:qFormat/>
    <w:uiPriority w:val="99"/>
    <w:pPr>
      <w:numPr>
        <w:ilvl w:val="0"/>
        <w:numId w:val="2"/>
      </w:numPr>
      <w:tabs>
        <w:tab w:val="clear" w:pos="360"/>
      </w:tabs>
      <w:spacing w:after="200" w:line="276" w:lineRule="auto"/>
      <w:ind w:left="0" w:firstLine="0"/>
      <w:contextualSpacing/>
      <w:jc w:val="left"/>
    </w:pPr>
    <w:rPr>
      <w:rFonts w:cstheme="minorBidi"/>
      <w:szCs w:val="22"/>
      <w:lang w:eastAsia="en-US"/>
    </w:r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List Bullet"/>
    <w:basedOn w:val="1"/>
    <w:unhideWhenUsed/>
    <w:qFormat/>
    <w:uiPriority w:val="99"/>
    <w:pPr>
      <w:numPr>
        <w:ilvl w:val="0"/>
        <w:numId w:val="3"/>
      </w:numPr>
      <w:tabs>
        <w:tab w:val="clear" w:pos="360"/>
      </w:tabs>
      <w:spacing w:after="200" w:line="276" w:lineRule="auto"/>
      <w:ind w:left="0" w:firstLine="0"/>
      <w:contextualSpacing/>
      <w:jc w:val="left"/>
    </w:pPr>
    <w:rPr>
      <w:rFonts w:cstheme="minorBidi"/>
      <w:szCs w:val="22"/>
      <w:lang w:eastAsia="en-US"/>
    </w:rPr>
  </w:style>
  <w:style w:type="paragraph" w:styleId="16">
    <w:name w:val="Body Text 3"/>
    <w:basedOn w:val="1"/>
    <w:link w:val="54"/>
    <w:unhideWhenUsed/>
    <w:qFormat/>
    <w:uiPriority w:val="99"/>
    <w:pPr>
      <w:spacing w:after="120" w:line="276" w:lineRule="auto"/>
      <w:ind w:firstLine="0"/>
      <w:jc w:val="left"/>
    </w:pPr>
    <w:rPr>
      <w:rFonts w:cstheme="minorBidi"/>
      <w:sz w:val="16"/>
      <w:szCs w:val="16"/>
      <w:lang w:eastAsia="en-US"/>
    </w:rPr>
  </w:style>
  <w:style w:type="paragraph" w:styleId="17">
    <w:name w:val="List Bullet 3"/>
    <w:basedOn w:val="1"/>
    <w:unhideWhenUsed/>
    <w:qFormat/>
    <w:uiPriority w:val="99"/>
    <w:pPr>
      <w:numPr>
        <w:ilvl w:val="0"/>
        <w:numId w:val="4"/>
      </w:numPr>
      <w:tabs>
        <w:tab w:val="clear" w:pos="1080"/>
      </w:tabs>
      <w:spacing w:after="200" w:line="276" w:lineRule="auto"/>
      <w:ind w:left="0" w:firstLine="0"/>
      <w:contextualSpacing/>
      <w:jc w:val="left"/>
    </w:pPr>
    <w:rPr>
      <w:rFonts w:cstheme="minorBidi"/>
      <w:szCs w:val="22"/>
      <w:lang w:eastAsia="en-US"/>
    </w:rPr>
  </w:style>
  <w:style w:type="paragraph" w:styleId="18">
    <w:name w:val="Body Text"/>
    <w:basedOn w:val="1"/>
    <w:next w:val="1"/>
    <w:link w:val="52"/>
    <w:unhideWhenUsed/>
    <w:qFormat/>
    <w:uiPriority w:val="99"/>
    <w:pPr>
      <w:spacing w:after="120" w:line="276" w:lineRule="auto"/>
      <w:ind w:firstLine="0"/>
      <w:jc w:val="left"/>
    </w:pPr>
    <w:rPr>
      <w:rFonts w:cstheme="minorBidi"/>
      <w:szCs w:val="22"/>
      <w:lang w:eastAsia="en-US"/>
    </w:rPr>
  </w:style>
  <w:style w:type="paragraph" w:styleId="19">
    <w:name w:val="Body Text Indent"/>
    <w:basedOn w:val="1"/>
    <w:semiHidden/>
    <w:unhideWhenUsed/>
    <w:qFormat/>
    <w:uiPriority w:val="99"/>
    <w:pPr>
      <w:spacing w:after="120"/>
      <w:ind w:left="420" w:leftChars="200"/>
    </w:pPr>
  </w:style>
  <w:style w:type="paragraph" w:styleId="20">
    <w:name w:val="List Number 3"/>
    <w:basedOn w:val="1"/>
    <w:unhideWhenUsed/>
    <w:qFormat/>
    <w:uiPriority w:val="99"/>
    <w:pPr>
      <w:numPr>
        <w:ilvl w:val="0"/>
        <w:numId w:val="5"/>
      </w:numPr>
      <w:tabs>
        <w:tab w:val="clear" w:pos="1080"/>
      </w:tabs>
      <w:spacing w:after="200" w:line="276" w:lineRule="auto"/>
      <w:ind w:left="0" w:firstLine="0"/>
      <w:contextualSpacing/>
      <w:jc w:val="left"/>
    </w:pPr>
    <w:rPr>
      <w:rFonts w:cstheme="minorBidi"/>
      <w:szCs w:val="22"/>
      <w:lang w:eastAsia="en-US"/>
    </w:rPr>
  </w:style>
  <w:style w:type="paragraph" w:styleId="21">
    <w:name w:val="List Bullet 2"/>
    <w:basedOn w:val="1"/>
    <w:unhideWhenUsed/>
    <w:qFormat/>
    <w:uiPriority w:val="99"/>
    <w:pPr>
      <w:numPr>
        <w:ilvl w:val="0"/>
        <w:numId w:val="6"/>
      </w:numPr>
      <w:tabs>
        <w:tab w:val="clear" w:pos="720"/>
      </w:tabs>
      <w:spacing w:after="200" w:line="276" w:lineRule="auto"/>
      <w:ind w:left="0" w:firstLine="0"/>
      <w:contextualSpacing/>
      <w:jc w:val="left"/>
    </w:pPr>
    <w:rPr>
      <w:rFonts w:cstheme="minorBidi"/>
      <w:szCs w:val="22"/>
      <w:lang w:eastAsia="en-US"/>
    </w:rPr>
  </w:style>
  <w:style w:type="paragraph" w:styleId="22">
    <w:name w:val="toc 3"/>
    <w:basedOn w:val="1"/>
    <w:next w:val="1"/>
    <w:uiPriority w:val="0"/>
    <w:pPr>
      <w:ind w:left="840" w:leftChars="400"/>
    </w:pPr>
  </w:style>
  <w:style w:type="paragraph" w:styleId="23">
    <w:name w:val="footer"/>
    <w:basedOn w:val="1"/>
    <w:link w:val="38"/>
    <w:qFormat/>
    <w:uiPriority w:val="0"/>
    <w:pPr>
      <w:tabs>
        <w:tab w:val="center" w:pos="4680"/>
        <w:tab w:val="right" w:pos="9360"/>
      </w:tabs>
      <w:spacing w:line="240" w:lineRule="auto"/>
    </w:pPr>
  </w:style>
  <w:style w:type="paragraph" w:styleId="24">
    <w:name w:val="header"/>
    <w:basedOn w:val="1"/>
    <w:link w:val="37"/>
    <w:qFormat/>
    <w:uiPriority w:val="0"/>
    <w:pPr>
      <w:tabs>
        <w:tab w:val="center" w:pos="4680"/>
        <w:tab w:val="right" w:pos="9360"/>
      </w:tabs>
      <w:spacing w:line="240" w:lineRule="auto"/>
    </w:pPr>
  </w:style>
  <w:style w:type="paragraph" w:styleId="25">
    <w:name w:val="toc 1"/>
    <w:basedOn w:val="1"/>
    <w:next w:val="1"/>
    <w:uiPriority w:val="0"/>
  </w:style>
  <w:style w:type="paragraph" w:styleId="26">
    <w:name w:val="Subtitle"/>
    <w:basedOn w:val="1"/>
    <w:next w:val="1"/>
    <w:link w:val="51"/>
    <w:qFormat/>
    <w:uiPriority w:val="11"/>
    <w:pPr>
      <w:spacing w:after="200" w:line="276" w:lineRule="auto"/>
      <w:jc w:val="left"/>
    </w:pPr>
    <w:rPr>
      <w:rFonts w:asciiTheme="majorHAnsi" w:hAnsiTheme="majorHAnsi" w:eastAsiaTheme="majorEastAsia" w:cstheme="majorBidi"/>
      <w:i/>
      <w:iCs/>
      <w:color w:val="4F81BD" w:themeColor="accent1"/>
      <w:spacing w:val="15"/>
      <w:lang w:eastAsia="en-US"/>
      <w14:textFill>
        <w14:solidFill>
          <w14:schemeClr w14:val="accent1"/>
        </w14:solidFill>
      </w14:textFill>
    </w:rPr>
  </w:style>
  <w:style w:type="paragraph" w:styleId="27">
    <w:name w:val="toc 2"/>
    <w:basedOn w:val="1"/>
    <w:next w:val="1"/>
    <w:uiPriority w:val="0"/>
    <w:pPr>
      <w:ind w:left="420" w:leftChars="200"/>
    </w:pPr>
  </w:style>
  <w:style w:type="paragraph" w:styleId="28">
    <w:name w:val="Body Text 2"/>
    <w:basedOn w:val="1"/>
    <w:link w:val="53"/>
    <w:unhideWhenUsed/>
    <w:qFormat/>
    <w:uiPriority w:val="99"/>
    <w:pPr>
      <w:spacing w:after="120" w:line="480" w:lineRule="auto"/>
      <w:ind w:firstLine="0"/>
      <w:jc w:val="left"/>
    </w:pPr>
    <w:rPr>
      <w:rFonts w:cstheme="minorBidi"/>
      <w:szCs w:val="22"/>
      <w:lang w:eastAsia="en-US"/>
    </w:rPr>
  </w:style>
  <w:style w:type="paragraph" w:styleId="29">
    <w:name w:val="Normal (Web)"/>
    <w:basedOn w:val="1"/>
    <w:qFormat/>
    <w:uiPriority w:val="0"/>
    <w:pPr>
      <w:spacing w:beforeAutospacing="1" w:afterAutospacing="1"/>
      <w:jc w:val="left"/>
    </w:pPr>
  </w:style>
  <w:style w:type="paragraph" w:styleId="30">
    <w:name w:val="Title"/>
    <w:basedOn w:val="1"/>
    <w:next w:val="1"/>
    <w:link w:val="50"/>
    <w:qFormat/>
    <w:uiPriority w:val="10"/>
    <w:pPr>
      <w:pBdr>
        <w:bottom w:val="single" w:color="4F81BD" w:themeColor="accent1" w:sz="8" w:space="4"/>
      </w:pBdr>
      <w:spacing w:after="300" w:line="240" w:lineRule="auto"/>
      <w:ind w:firstLine="0"/>
      <w:contextualSpacing/>
      <w:jc w:val="left"/>
    </w:pPr>
    <w:rPr>
      <w:rFonts w:asciiTheme="majorHAnsi" w:hAnsiTheme="majorHAnsi" w:eastAsiaTheme="majorEastAsia" w:cstheme="majorBidi"/>
      <w:color w:val="17375E" w:themeColor="text2" w:themeShade="BF"/>
      <w:spacing w:val="5"/>
      <w:kern w:val="28"/>
      <w:sz w:val="52"/>
      <w:szCs w:val="52"/>
      <w:lang w:eastAsia="en-US"/>
    </w:rPr>
  </w:style>
  <w:style w:type="paragraph" w:styleId="31">
    <w:name w:val="Body Text First Indent 2"/>
    <w:basedOn w:val="19"/>
    <w:next w:val="1"/>
    <w:qFormat/>
    <w:uiPriority w:val="0"/>
    <w:pPr>
      <w:spacing w:line="600" w:lineRule="exact"/>
      <w:ind w:firstLine="420"/>
      <w:jc w:val="center"/>
    </w:pPr>
    <w:rPr>
      <w:rFonts w:ascii="Calibri" w:hAnsi="Calibri" w:eastAsia="宋体"/>
      <w:color w:val="000000"/>
      <w:sz w:val="21"/>
    </w:rPr>
  </w:style>
  <w:style w:type="table" w:styleId="33">
    <w:name w:val="Table Grid"/>
    <w:basedOn w:val="32"/>
    <w:qFormat/>
    <w:uiPriority w:val="59"/>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bCs/>
    </w:rPr>
  </w:style>
  <w:style w:type="character" w:styleId="36">
    <w:name w:val="Emphasis"/>
    <w:basedOn w:val="34"/>
    <w:qFormat/>
    <w:uiPriority w:val="20"/>
    <w:rPr>
      <w:i/>
      <w:iCs/>
    </w:rPr>
  </w:style>
  <w:style w:type="character" w:customStyle="1" w:styleId="37">
    <w:name w:val="页眉 字符"/>
    <w:basedOn w:val="34"/>
    <w:link w:val="24"/>
    <w:qFormat/>
    <w:uiPriority w:val="0"/>
    <w:rPr>
      <w:sz w:val="24"/>
      <w:szCs w:val="24"/>
    </w:rPr>
  </w:style>
  <w:style w:type="character" w:customStyle="1" w:styleId="38">
    <w:name w:val="页脚 字符"/>
    <w:basedOn w:val="34"/>
    <w:link w:val="23"/>
    <w:qFormat/>
    <w:uiPriority w:val="0"/>
    <w:rPr>
      <w:sz w:val="24"/>
      <w:szCs w:val="24"/>
    </w:rPr>
  </w:style>
  <w:style w:type="paragraph" w:styleId="39">
    <w:name w:val="List Paragraph"/>
    <w:basedOn w:val="1"/>
    <w:unhideWhenUsed/>
    <w:qFormat/>
    <w:uiPriority w:val="99"/>
    <w:pPr>
      <w:ind w:firstLine="420" w:firstLineChars="200"/>
    </w:pPr>
  </w:style>
  <w:style w:type="character" w:customStyle="1" w:styleId="40">
    <w:name w:val="标题 5 字符"/>
    <w:basedOn w:val="34"/>
    <w:link w:val="7"/>
    <w:qFormat/>
    <w:uiPriority w:val="0"/>
    <w:rPr>
      <w:b/>
      <w:bCs/>
      <w:sz w:val="28"/>
      <w:szCs w:val="28"/>
    </w:rPr>
  </w:style>
  <w:style w:type="character" w:customStyle="1" w:styleId="41">
    <w:name w:val="标题 6 字符"/>
    <w:basedOn w:val="34"/>
    <w:link w:val="8"/>
    <w:semiHidden/>
    <w:qFormat/>
    <w:uiPriority w:val="9"/>
    <w:rPr>
      <w:rFonts w:asciiTheme="majorHAnsi" w:hAnsiTheme="majorHAnsi" w:eastAsiaTheme="majorEastAsia" w:cstheme="majorBidi"/>
      <w:i/>
      <w:iCs/>
      <w:color w:val="254061" w:themeColor="accent1" w:themeShade="80"/>
      <w:sz w:val="24"/>
      <w:szCs w:val="22"/>
      <w:lang w:eastAsia="en-US"/>
    </w:rPr>
  </w:style>
  <w:style w:type="character" w:customStyle="1" w:styleId="42">
    <w:name w:val="标题 7 字符"/>
    <w:basedOn w:val="34"/>
    <w:link w:val="9"/>
    <w:semiHidden/>
    <w:qFormat/>
    <w:uiPriority w:val="9"/>
    <w:rPr>
      <w:rFonts w:asciiTheme="majorHAnsi" w:hAnsiTheme="majorHAnsi" w:eastAsiaTheme="majorEastAsia" w:cstheme="majorBidi"/>
      <w:i/>
      <w:iCs/>
      <w:color w:val="404040" w:themeColor="text1" w:themeTint="BF"/>
      <w:sz w:val="24"/>
      <w:szCs w:val="22"/>
      <w:lang w:eastAsia="en-US"/>
      <w14:textFill>
        <w14:solidFill>
          <w14:schemeClr w14:val="tx1">
            <w14:lumMod w14:val="75000"/>
            <w14:lumOff w14:val="25000"/>
          </w14:schemeClr>
        </w14:solidFill>
      </w14:textFill>
    </w:rPr>
  </w:style>
  <w:style w:type="character" w:customStyle="1" w:styleId="43">
    <w:name w:val="标题 8 字符"/>
    <w:basedOn w:val="34"/>
    <w:link w:val="10"/>
    <w:semiHidden/>
    <w:qFormat/>
    <w:uiPriority w:val="9"/>
    <w:rPr>
      <w:rFonts w:asciiTheme="majorHAnsi" w:hAnsiTheme="majorHAnsi" w:eastAsiaTheme="majorEastAsia" w:cstheme="majorBidi"/>
      <w:color w:val="4F81BD" w:themeColor="accent1"/>
      <w:lang w:eastAsia="en-US"/>
      <w14:textFill>
        <w14:solidFill>
          <w14:schemeClr w14:val="accent1"/>
        </w14:solidFill>
      </w14:textFill>
    </w:rPr>
  </w:style>
  <w:style w:type="character" w:customStyle="1" w:styleId="44">
    <w:name w:val="标题 9 字符"/>
    <w:basedOn w:val="34"/>
    <w:link w:val="11"/>
    <w:semiHidden/>
    <w:qFormat/>
    <w:uiPriority w:val="9"/>
    <w:rPr>
      <w:rFonts w:asciiTheme="majorHAnsi" w:hAnsiTheme="majorHAnsi" w:eastAsiaTheme="majorEastAsia" w:cstheme="majorBidi"/>
      <w:i/>
      <w:iCs/>
      <w:color w:val="404040" w:themeColor="text1" w:themeTint="BF"/>
      <w:lang w:eastAsia="en-US"/>
      <w14:textFill>
        <w14:solidFill>
          <w14:schemeClr w14:val="tx1">
            <w14:lumMod w14:val="75000"/>
            <w14:lumOff w14:val="25000"/>
          </w14:schemeClr>
        </w14:solidFill>
      </w14:textFill>
    </w:rPr>
  </w:style>
  <w:style w:type="character" w:customStyle="1" w:styleId="45">
    <w:name w:val="标题 1 字符"/>
    <w:basedOn w:val="34"/>
    <w:link w:val="3"/>
    <w:qFormat/>
    <w:uiPriority w:val="9"/>
    <w:rPr>
      <w:rFonts w:eastAsia="黑体"/>
      <w:b/>
      <w:sz w:val="44"/>
      <w:szCs w:val="24"/>
    </w:rPr>
  </w:style>
  <w:style w:type="character" w:customStyle="1" w:styleId="46">
    <w:name w:val="标题 2 字符"/>
    <w:basedOn w:val="34"/>
    <w:link w:val="4"/>
    <w:qFormat/>
    <w:uiPriority w:val="9"/>
    <w:rPr>
      <w:rFonts w:eastAsia="黑体"/>
      <w:b/>
      <w:sz w:val="36"/>
      <w:szCs w:val="24"/>
    </w:rPr>
  </w:style>
  <w:style w:type="character" w:customStyle="1" w:styleId="47">
    <w:name w:val="标题 3 字符"/>
    <w:basedOn w:val="34"/>
    <w:link w:val="5"/>
    <w:qFormat/>
    <w:uiPriority w:val="9"/>
    <w:rPr>
      <w:rFonts w:eastAsia="黑体"/>
      <w:b/>
      <w:sz w:val="32"/>
      <w:szCs w:val="24"/>
    </w:rPr>
  </w:style>
  <w:style w:type="character" w:customStyle="1" w:styleId="48">
    <w:name w:val="标题 4 字符"/>
    <w:basedOn w:val="34"/>
    <w:link w:val="6"/>
    <w:qFormat/>
    <w:uiPriority w:val="9"/>
    <w:rPr>
      <w:rFonts w:eastAsia="黑体"/>
      <w:b/>
      <w:sz w:val="32"/>
      <w:szCs w:val="24"/>
    </w:rPr>
  </w:style>
  <w:style w:type="paragraph" w:styleId="49">
    <w:name w:val="No Spacing"/>
    <w:qFormat/>
    <w:uiPriority w:val="1"/>
    <w:rPr>
      <w:rFonts w:asciiTheme="minorHAnsi" w:hAnsiTheme="minorHAnsi" w:eastAsiaTheme="minorEastAsia" w:cstheme="minorBidi"/>
      <w:sz w:val="22"/>
      <w:szCs w:val="22"/>
      <w:lang w:val="en-US" w:eastAsia="en-US" w:bidi="ar-SA"/>
    </w:rPr>
  </w:style>
  <w:style w:type="character" w:customStyle="1" w:styleId="50">
    <w:name w:val="标题 字符"/>
    <w:basedOn w:val="34"/>
    <w:link w:val="30"/>
    <w:qFormat/>
    <w:uiPriority w:val="10"/>
    <w:rPr>
      <w:rFonts w:asciiTheme="majorHAnsi" w:hAnsiTheme="majorHAnsi" w:eastAsiaTheme="majorEastAsia" w:cstheme="majorBidi"/>
      <w:color w:val="17375E" w:themeColor="text2" w:themeShade="BF"/>
      <w:spacing w:val="5"/>
      <w:kern w:val="28"/>
      <w:sz w:val="52"/>
      <w:szCs w:val="52"/>
      <w:lang w:eastAsia="en-US"/>
    </w:rPr>
  </w:style>
  <w:style w:type="character" w:customStyle="1" w:styleId="51">
    <w:name w:val="副标题 字符"/>
    <w:basedOn w:val="34"/>
    <w:link w:val="26"/>
    <w:qFormat/>
    <w:uiPriority w:val="11"/>
    <w:rPr>
      <w:rFonts w:asciiTheme="majorHAnsi" w:hAnsiTheme="majorHAnsi" w:eastAsiaTheme="majorEastAsia" w:cstheme="majorBidi"/>
      <w:i/>
      <w:iCs/>
      <w:color w:val="4F81BD" w:themeColor="accent1"/>
      <w:spacing w:val="15"/>
      <w:sz w:val="24"/>
      <w:szCs w:val="24"/>
      <w:lang w:eastAsia="en-US"/>
      <w14:textFill>
        <w14:solidFill>
          <w14:schemeClr w14:val="accent1"/>
        </w14:solidFill>
      </w14:textFill>
    </w:rPr>
  </w:style>
  <w:style w:type="character" w:customStyle="1" w:styleId="52">
    <w:name w:val="正文文本 字符"/>
    <w:basedOn w:val="34"/>
    <w:link w:val="18"/>
    <w:qFormat/>
    <w:uiPriority w:val="99"/>
    <w:rPr>
      <w:rFonts w:cstheme="minorBidi"/>
      <w:sz w:val="24"/>
      <w:szCs w:val="22"/>
      <w:lang w:eastAsia="en-US"/>
    </w:rPr>
  </w:style>
  <w:style w:type="character" w:customStyle="1" w:styleId="53">
    <w:name w:val="正文文本 2 字符"/>
    <w:basedOn w:val="34"/>
    <w:link w:val="28"/>
    <w:qFormat/>
    <w:uiPriority w:val="99"/>
    <w:rPr>
      <w:rFonts w:cstheme="minorBidi"/>
      <w:sz w:val="24"/>
      <w:szCs w:val="22"/>
      <w:lang w:eastAsia="en-US"/>
    </w:rPr>
  </w:style>
  <w:style w:type="character" w:customStyle="1" w:styleId="54">
    <w:name w:val="正文文本 3 字符"/>
    <w:basedOn w:val="34"/>
    <w:link w:val="16"/>
    <w:qFormat/>
    <w:uiPriority w:val="99"/>
    <w:rPr>
      <w:rFonts w:cstheme="minorBidi"/>
      <w:sz w:val="16"/>
      <w:szCs w:val="16"/>
      <w:lang w:eastAsia="en-US"/>
    </w:rPr>
  </w:style>
  <w:style w:type="character" w:customStyle="1" w:styleId="55">
    <w:name w:val="宏文本 字符"/>
    <w:basedOn w:val="34"/>
    <w:link w:val="2"/>
    <w:qFormat/>
    <w:uiPriority w:val="99"/>
    <w:rPr>
      <w:rFonts w:ascii="Courier" w:hAnsi="Courier" w:eastAsiaTheme="minorEastAsia" w:cstheme="minorBidi"/>
      <w:lang w:eastAsia="en-US"/>
    </w:rPr>
  </w:style>
  <w:style w:type="paragraph" w:styleId="56">
    <w:name w:val="Quote"/>
    <w:basedOn w:val="1"/>
    <w:next w:val="1"/>
    <w:link w:val="57"/>
    <w:qFormat/>
    <w:uiPriority w:val="29"/>
    <w:pPr>
      <w:spacing w:after="200" w:line="276" w:lineRule="auto"/>
      <w:ind w:firstLine="0"/>
      <w:jc w:val="left"/>
    </w:pPr>
    <w:rPr>
      <w:rFonts w:cstheme="minorBidi"/>
      <w:i/>
      <w:iCs/>
      <w:color w:val="000000" w:themeColor="text1"/>
      <w:szCs w:val="22"/>
      <w:lang w:eastAsia="en-US"/>
      <w14:textFill>
        <w14:solidFill>
          <w14:schemeClr w14:val="tx1"/>
        </w14:solidFill>
      </w14:textFill>
    </w:rPr>
  </w:style>
  <w:style w:type="character" w:customStyle="1" w:styleId="57">
    <w:name w:val="引用 字符"/>
    <w:basedOn w:val="34"/>
    <w:link w:val="56"/>
    <w:qFormat/>
    <w:uiPriority w:val="29"/>
    <w:rPr>
      <w:rFonts w:cstheme="minorBidi"/>
      <w:i/>
      <w:iCs/>
      <w:color w:val="000000" w:themeColor="text1"/>
      <w:sz w:val="24"/>
      <w:szCs w:val="22"/>
      <w:lang w:eastAsia="en-US"/>
      <w14:textFill>
        <w14:solidFill>
          <w14:schemeClr w14:val="tx1"/>
        </w14:solidFill>
      </w14:textFill>
    </w:rPr>
  </w:style>
  <w:style w:type="paragraph" w:styleId="58">
    <w:name w:val="Intense Quote"/>
    <w:basedOn w:val="1"/>
    <w:next w:val="1"/>
    <w:link w:val="59"/>
    <w:qFormat/>
    <w:uiPriority w:val="30"/>
    <w:pPr>
      <w:pBdr>
        <w:bottom w:val="single" w:color="4F81BD" w:themeColor="accent1" w:sz="4" w:space="4"/>
      </w:pBdr>
      <w:spacing w:before="200" w:after="280" w:line="276" w:lineRule="auto"/>
      <w:ind w:left="936" w:right="936" w:firstLine="0"/>
      <w:jc w:val="left"/>
    </w:pPr>
    <w:rPr>
      <w:rFonts w:cstheme="minorBidi"/>
      <w:b/>
      <w:bCs/>
      <w:i/>
      <w:iCs/>
      <w:color w:val="4F81BD" w:themeColor="accent1"/>
      <w:szCs w:val="22"/>
      <w:lang w:eastAsia="en-US"/>
      <w14:textFill>
        <w14:solidFill>
          <w14:schemeClr w14:val="accent1"/>
        </w14:solidFill>
      </w14:textFill>
    </w:rPr>
  </w:style>
  <w:style w:type="character" w:customStyle="1" w:styleId="59">
    <w:name w:val="明显引用 字符"/>
    <w:basedOn w:val="34"/>
    <w:link w:val="58"/>
    <w:qFormat/>
    <w:uiPriority w:val="30"/>
    <w:rPr>
      <w:rFonts w:cstheme="minorBidi"/>
      <w:b/>
      <w:bCs/>
      <w:i/>
      <w:iCs/>
      <w:color w:val="4F81BD" w:themeColor="accent1"/>
      <w:sz w:val="24"/>
      <w:szCs w:val="22"/>
      <w:lang w:eastAsia="en-US"/>
      <w14:textFill>
        <w14:solidFill>
          <w14:schemeClr w14:val="accent1"/>
        </w14:solidFill>
      </w14:textFill>
    </w:rPr>
  </w:style>
  <w:style w:type="character" w:customStyle="1" w:styleId="60">
    <w:name w:val="不明显强调1"/>
    <w:basedOn w:val="34"/>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明显强调1"/>
    <w:basedOn w:val="34"/>
    <w:qFormat/>
    <w:uiPriority w:val="21"/>
    <w:rPr>
      <w:b/>
      <w:bCs/>
      <w:i/>
      <w:iCs/>
      <w:color w:val="4F81BD" w:themeColor="accent1"/>
      <w14:textFill>
        <w14:solidFill>
          <w14:schemeClr w14:val="accent1"/>
        </w14:solidFill>
      </w14:textFill>
    </w:rPr>
  </w:style>
  <w:style w:type="character" w:customStyle="1" w:styleId="62">
    <w:name w:val="不明显参考1"/>
    <w:basedOn w:val="34"/>
    <w:qFormat/>
    <w:uiPriority w:val="31"/>
    <w:rPr>
      <w:smallCaps/>
      <w:color w:val="C0504D" w:themeColor="accent2"/>
      <w:u w:val="single"/>
      <w14:textFill>
        <w14:solidFill>
          <w14:schemeClr w14:val="accent2"/>
        </w14:solidFill>
      </w14:textFill>
    </w:rPr>
  </w:style>
  <w:style w:type="character" w:customStyle="1" w:styleId="63">
    <w:name w:val="明显参考1"/>
    <w:basedOn w:val="34"/>
    <w:qFormat/>
    <w:uiPriority w:val="32"/>
    <w:rPr>
      <w:b/>
      <w:bCs/>
      <w:smallCaps/>
      <w:color w:val="C0504D" w:themeColor="accent2"/>
      <w:spacing w:val="5"/>
      <w:u w:val="single"/>
      <w14:textFill>
        <w14:solidFill>
          <w14:schemeClr w14:val="accent2"/>
        </w14:solidFill>
      </w14:textFill>
    </w:rPr>
  </w:style>
  <w:style w:type="character" w:customStyle="1" w:styleId="64">
    <w:name w:val="书籍标题1"/>
    <w:basedOn w:val="34"/>
    <w:qFormat/>
    <w:uiPriority w:val="33"/>
    <w:rPr>
      <w:b/>
      <w:bCs/>
      <w:smallCaps/>
      <w:spacing w:val="5"/>
    </w:rPr>
  </w:style>
  <w:style w:type="character" w:customStyle="1" w:styleId="65">
    <w:name w:val="Subtle Emphasis"/>
    <w:basedOn w:val="34"/>
    <w:qFormat/>
    <w:uiPriority w:val="19"/>
    <w:rPr>
      <w:i/>
      <w:iCs/>
      <w:color w:val="808080" w:themeColor="text1" w:themeTint="80"/>
      <w14:textFill>
        <w14:solidFill>
          <w14:schemeClr w14:val="tx1">
            <w14:lumMod w14:val="50000"/>
            <w14:lumOff w14:val="50000"/>
          </w14:schemeClr>
        </w14:solidFill>
      </w14:textFill>
    </w:rPr>
  </w:style>
  <w:style w:type="character" w:customStyle="1" w:styleId="66">
    <w:name w:val="Intense Emphasis"/>
    <w:basedOn w:val="34"/>
    <w:qFormat/>
    <w:uiPriority w:val="21"/>
    <w:rPr>
      <w:b/>
      <w:bCs/>
      <w:i/>
      <w:iCs/>
      <w:color w:val="4F81BD" w:themeColor="accent1"/>
      <w14:textFill>
        <w14:solidFill>
          <w14:schemeClr w14:val="accent1"/>
        </w14:solidFill>
      </w14:textFill>
    </w:rPr>
  </w:style>
  <w:style w:type="character" w:customStyle="1" w:styleId="67">
    <w:name w:val="Subtle Reference"/>
    <w:basedOn w:val="34"/>
    <w:qFormat/>
    <w:uiPriority w:val="31"/>
    <w:rPr>
      <w:smallCaps/>
      <w:color w:val="C0504D" w:themeColor="accent2"/>
      <w:u w:val="single"/>
      <w14:textFill>
        <w14:solidFill>
          <w14:schemeClr w14:val="accent2"/>
        </w14:solidFill>
      </w14:textFill>
    </w:rPr>
  </w:style>
  <w:style w:type="character" w:customStyle="1" w:styleId="68">
    <w:name w:val="Intense Reference"/>
    <w:basedOn w:val="34"/>
    <w:qFormat/>
    <w:uiPriority w:val="32"/>
    <w:rPr>
      <w:b/>
      <w:bCs/>
      <w:smallCaps/>
      <w:color w:val="C0504D" w:themeColor="accent2"/>
      <w:spacing w:val="5"/>
      <w:u w:val="single"/>
      <w14:textFill>
        <w14:solidFill>
          <w14:schemeClr w14:val="accent2"/>
        </w14:solidFill>
      </w14:textFill>
    </w:rPr>
  </w:style>
  <w:style w:type="character" w:customStyle="1" w:styleId="69">
    <w:name w:val="Book Title"/>
    <w:basedOn w:val="34"/>
    <w:qFormat/>
    <w:uiPriority w:val="33"/>
    <w:rPr>
      <w:b/>
      <w:bCs/>
      <w:smallCaps/>
      <w:spacing w:val="5"/>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4.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0" Type="http://schemas.microsoft.com/office/2011/relationships/people" Target="people.xml"/><Relationship Id="rId24" Type="http://schemas.openxmlformats.org/officeDocument/2006/relationships/image" Target="media/image15.png"/><Relationship Id="rId239" Type="http://schemas.openxmlformats.org/officeDocument/2006/relationships/fontTable" Target="fontTable.xml"/><Relationship Id="rId238" Type="http://schemas.openxmlformats.org/officeDocument/2006/relationships/customXml" Target="../customXml/item2.xml"/><Relationship Id="rId237" Type="http://schemas.openxmlformats.org/officeDocument/2006/relationships/numbering" Target="numbering.xml"/><Relationship Id="rId236" Type="http://schemas.openxmlformats.org/officeDocument/2006/relationships/customXml" Target="../customXml/item1.xml"/><Relationship Id="rId235" Type="http://schemas.openxmlformats.org/officeDocument/2006/relationships/image" Target="media/image226.jpeg"/><Relationship Id="rId234" Type="http://schemas.openxmlformats.org/officeDocument/2006/relationships/image" Target="media/image225.jpeg"/><Relationship Id="rId233" Type="http://schemas.openxmlformats.org/officeDocument/2006/relationships/image" Target="media/image224.jpeg"/><Relationship Id="rId232" Type="http://schemas.openxmlformats.org/officeDocument/2006/relationships/image" Target="media/image223.jpeg"/><Relationship Id="rId231" Type="http://schemas.openxmlformats.org/officeDocument/2006/relationships/image" Target="media/image222.jpeg"/><Relationship Id="rId230" Type="http://schemas.openxmlformats.org/officeDocument/2006/relationships/image" Target="media/image221.jpeg"/><Relationship Id="rId23" Type="http://schemas.openxmlformats.org/officeDocument/2006/relationships/image" Target="media/image14.png"/><Relationship Id="rId229" Type="http://schemas.openxmlformats.org/officeDocument/2006/relationships/image" Target="media/image220.jpeg"/><Relationship Id="rId228" Type="http://schemas.openxmlformats.org/officeDocument/2006/relationships/image" Target="media/image219.jpeg"/><Relationship Id="rId227" Type="http://schemas.openxmlformats.org/officeDocument/2006/relationships/image" Target="media/image218.jpeg"/><Relationship Id="rId226" Type="http://schemas.openxmlformats.org/officeDocument/2006/relationships/image" Target="media/image217.jpeg"/><Relationship Id="rId225" Type="http://schemas.openxmlformats.org/officeDocument/2006/relationships/image" Target="media/image216.png"/><Relationship Id="rId224" Type="http://schemas.openxmlformats.org/officeDocument/2006/relationships/image" Target="media/image215.jpeg"/><Relationship Id="rId223" Type="http://schemas.openxmlformats.org/officeDocument/2006/relationships/image" Target="media/image214.jpeg"/><Relationship Id="rId222" Type="http://schemas.openxmlformats.org/officeDocument/2006/relationships/image" Target="media/image213.jpeg"/><Relationship Id="rId221" Type="http://schemas.openxmlformats.org/officeDocument/2006/relationships/image" Target="media/image212.jpeg"/><Relationship Id="rId220" Type="http://schemas.openxmlformats.org/officeDocument/2006/relationships/image" Target="media/image211.jpeg"/><Relationship Id="rId22" Type="http://schemas.openxmlformats.org/officeDocument/2006/relationships/image" Target="media/image13.png"/><Relationship Id="rId219" Type="http://schemas.openxmlformats.org/officeDocument/2006/relationships/image" Target="media/image210.jpeg"/><Relationship Id="rId218" Type="http://schemas.openxmlformats.org/officeDocument/2006/relationships/image" Target="media/image209.jpeg"/><Relationship Id="rId217" Type="http://schemas.openxmlformats.org/officeDocument/2006/relationships/image" Target="media/image208.jpeg"/><Relationship Id="rId216" Type="http://schemas.openxmlformats.org/officeDocument/2006/relationships/image" Target="media/image207.jpeg"/><Relationship Id="rId215" Type="http://schemas.openxmlformats.org/officeDocument/2006/relationships/image" Target="media/image206.jpeg"/><Relationship Id="rId214" Type="http://schemas.openxmlformats.org/officeDocument/2006/relationships/image" Target="media/image205.jpeg"/><Relationship Id="rId213" Type="http://schemas.openxmlformats.org/officeDocument/2006/relationships/image" Target="media/image204.jpeg"/><Relationship Id="rId212" Type="http://schemas.openxmlformats.org/officeDocument/2006/relationships/image" Target="media/image203.jpeg"/><Relationship Id="rId211" Type="http://schemas.openxmlformats.org/officeDocument/2006/relationships/image" Target="media/image202.jpeg"/><Relationship Id="rId210" Type="http://schemas.openxmlformats.org/officeDocument/2006/relationships/image" Target="media/image201.jpeg"/><Relationship Id="rId21" Type="http://schemas.openxmlformats.org/officeDocument/2006/relationships/image" Target="media/image12.png"/><Relationship Id="rId209" Type="http://schemas.openxmlformats.org/officeDocument/2006/relationships/image" Target="media/image200.jpeg"/><Relationship Id="rId208" Type="http://schemas.openxmlformats.org/officeDocument/2006/relationships/image" Target="media/image199.jpeg"/><Relationship Id="rId207" Type="http://schemas.openxmlformats.org/officeDocument/2006/relationships/image" Target="media/image198.jpeg"/><Relationship Id="rId206" Type="http://schemas.openxmlformats.org/officeDocument/2006/relationships/image" Target="media/image197.jpeg"/><Relationship Id="rId205" Type="http://schemas.openxmlformats.org/officeDocument/2006/relationships/image" Target="media/image196.jpeg"/><Relationship Id="rId204" Type="http://schemas.openxmlformats.org/officeDocument/2006/relationships/image" Target="media/image195.jpeg"/><Relationship Id="rId203" Type="http://schemas.openxmlformats.org/officeDocument/2006/relationships/image" Target="media/image194.jpeg"/><Relationship Id="rId202" Type="http://schemas.openxmlformats.org/officeDocument/2006/relationships/image" Target="media/image193.jpeg"/><Relationship Id="rId201" Type="http://schemas.openxmlformats.org/officeDocument/2006/relationships/image" Target="media/image192.jpeg"/><Relationship Id="rId200" Type="http://schemas.openxmlformats.org/officeDocument/2006/relationships/image" Target="media/image191.jpeg"/><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image" Target="media/image190.jpeg"/><Relationship Id="rId198" Type="http://schemas.openxmlformats.org/officeDocument/2006/relationships/image" Target="media/image189.jpeg"/><Relationship Id="rId197" Type="http://schemas.openxmlformats.org/officeDocument/2006/relationships/image" Target="media/image188.jpeg"/><Relationship Id="rId196" Type="http://schemas.openxmlformats.org/officeDocument/2006/relationships/image" Target="media/image187.jpeg"/><Relationship Id="rId195" Type="http://schemas.openxmlformats.org/officeDocument/2006/relationships/image" Target="media/image186.png"/><Relationship Id="rId194" Type="http://schemas.openxmlformats.org/officeDocument/2006/relationships/image" Target="media/image185.png"/><Relationship Id="rId193" Type="http://schemas.openxmlformats.org/officeDocument/2006/relationships/image" Target="media/image184.png"/><Relationship Id="rId192" Type="http://schemas.openxmlformats.org/officeDocument/2006/relationships/image" Target="media/image183.png"/><Relationship Id="rId191" Type="http://schemas.openxmlformats.org/officeDocument/2006/relationships/image" Target="media/image182.png"/><Relationship Id="rId190" Type="http://schemas.openxmlformats.org/officeDocument/2006/relationships/image" Target="media/image181.png"/><Relationship Id="rId19" Type="http://schemas.openxmlformats.org/officeDocument/2006/relationships/image" Target="media/image10.png"/><Relationship Id="rId189" Type="http://schemas.openxmlformats.org/officeDocument/2006/relationships/image" Target="media/image180.png"/><Relationship Id="rId188" Type="http://schemas.openxmlformats.org/officeDocument/2006/relationships/image" Target="media/image179.png"/><Relationship Id="rId187" Type="http://schemas.openxmlformats.org/officeDocument/2006/relationships/image" Target="media/image178.png"/><Relationship Id="rId186" Type="http://schemas.openxmlformats.org/officeDocument/2006/relationships/image" Target="media/image177.png"/><Relationship Id="rId185" Type="http://schemas.openxmlformats.org/officeDocument/2006/relationships/image" Target="media/image176.png"/><Relationship Id="rId184" Type="http://schemas.openxmlformats.org/officeDocument/2006/relationships/image" Target="media/image175.png"/><Relationship Id="rId183" Type="http://schemas.openxmlformats.org/officeDocument/2006/relationships/image" Target="media/image174.png"/><Relationship Id="rId182" Type="http://schemas.openxmlformats.org/officeDocument/2006/relationships/image" Target="media/image173.jpeg"/><Relationship Id="rId181" Type="http://schemas.openxmlformats.org/officeDocument/2006/relationships/image" Target="media/image172.jpeg"/><Relationship Id="rId180" Type="http://schemas.openxmlformats.org/officeDocument/2006/relationships/image" Target="media/image171.jpeg"/><Relationship Id="rId18" Type="http://schemas.openxmlformats.org/officeDocument/2006/relationships/image" Target="media/image9.png"/><Relationship Id="rId179" Type="http://schemas.openxmlformats.org/officeDocument/2006/relationships/image" Target="media/image170.jpeg"/><Relationship Id="rId178" Type="http://schemas.openxmlformats.org/officeDocument/2006/relationships/image" Target="media/image169.jpeg"/><Relationship Id="rId177" Type="http://schemas.openxmlformats.org/officeDocument/2006/relationships/image" Target="media/image168.jpeg"/><Relationship Id="rId176" Type="http://schemas.openxmlformats.org/officeDocument/2006/relationships/image" Target="media/image167.jpeg"/><Relationship Id="rId175" Type="http://schemas.openxmlformats.org/officeDocument/2006/relationships/image" Target="media/image166.jpeg"/><Relationship Id="rId174" Type="http://schemas.openxmlformats.org/officeDocument/2006/relationships/image" Target="media/image165.jpeg"/><Relationship Id="rId173" Type="http://schemas.openxmlformats.org/officeDocument/2006/relationships/image" Target="media/image164.jpeg"/><Relationship Id="rId172" Type="http://schemas.openxmlformats.org/officeDocument/2006/relationships/image" Target="media/image163.jpeg"/><Relationship Id="rId171" Type="http://schemas.openxmlformats.org/officeDocument/2006/relationships/image" Target="media/image162.jpeg"/><Relationship Id="rId170" Type="http://schemas.openxmlformats.org/officeDocument/2006/relationships/image" Target="media/image161.jpeg"/><Relationship Id="rId17" Type="http://schemas.openxmlformats.org/officeDocument/2006/relationships/image" Target="media/image8.png"/><Relationship Id="rId169" Type="http://schemas.openxmlformats.org/officeDocument/2006/relationships/image" Target="media/image160.jpeg"/><Relationship Id="rId168" Type="http://schemas.openxmlformats.org/officeDocument/2006/relationships/image" Target="media/image159.jpeg"/><Relationship Id="rId167" Type="http://schemas.openxmlformats.org/officeDocument/2006/relationships/image" Target="media/image158.jpeg"/><Relationship Id="rId166" Type="http://schemas.openxmlformats.org/officeDocument/2006/relationships/image" Target="media/image157.jpeg"/><Relationship Id="rId165" Type="http://schemas.openxmlformats.org/officeDocument/2006/relationships/image" Target="media/image156.jpeg"/><Relationship Id="rId164" Type="http://schemas.openxmlformats.org/officeDocument/2006/relationships/image" Target="media/image155.jpeg"/><Relationship Id="rId163" Type="http://schemas.openxmlformats.org/officeDocument/2006/relationships/image" Target="media/image154.jpeg"/><Relationship Id="rId162" Type="http://schemas.openxmlformats.org/officeDocument/2006/relationships/image" Target="media/image153.jpeg"/><Relationship Id="rId161" Type="http://schemas.openxmlformats.org/officeDocument/2006/relationships/image" Target="media/image152.jpeg"/><Relationship Id="rId160" Type="http://schemas.openxmlformats.org/officeDocument/2006/relationships/image" Target="media/image151.jpeg"/><Relationship Id="rId16" Type="http://schemas.openxmlformats.org/officeDocument/2006/relationships/image" Target="media/image7.png"/><Relationship Id="rId159" Type="http://schemas.openxmlformats.org/officeDocument/2006/relationships/image" Target="media/image150.jpeg"/><Relationship Id="rId158" Type="http://schemas.openxmlformats.org/officeDocument/2006/relationships/image" Target="media/image149.jpeg"/><Relationship Id="rId157" Type="http://schemas.openxmlformats.org/officeDocument/2006/relationships/image" Target="media/image148.jpeg"/><Relationship Id="rId156" Type="http://schemas.openxmlformats.org/officeDocument/2006/relationships/image" Target="media/image147.jpeg"/><Relationship Id="rId155" Type="http://schemas.openxmlformats.org/officeDocument/2006/relationships/image" Target="media/image146.jpeg"/><Relationship Id="rId154" Type="http://schemas.openxmlformats.org/officeDocument/2006/relationships/image" Target="media/image145.jpeg"/><Relationship Id="rId153" Type="http://schemas.openxmlformats.org/officeDocument/2006/relationships/image" Target="media/image144.jpeg"/><Relationship Id="rId152" Type="http://schemas.openxmlformats.org/officeDocument/2006/relationships/image" Target="media/image143.jpeg"/><Relationship Id="rId151" Type="http://schemas.openxmlformats.org/officeDocument/2006/relationships/image" Target="media/image142.jpeg"/><Relationship Id="rId150" Type="http://schemas.openxmlformats.org/officeDocument/2006/relationships/image" Target="media/image141.jpeg"/><Relationship Id="rId15" Type="http://schemas.openxmlformats.org/officeDocument/2006/relationships/image" Target="media/image6.jpeg"/><Relationship Id="rId149" Type="http://schemas.openxmlformats.org/officeDocument/2006/relationships/image" Target="media/image140.jpeg"/><Relationship Id="rId148" Type="http://schemas.openxmlformats.org/officeDocument/2006/relationships/image" Target="media/image139.jpeg"/><Relationship Id="rId147" Type="http://schemas.openxmlformats.org/officeDocument/2006/relationships/image" Target="media/image138.jpeg"/><Relationship Id="rId146" Type="http://schemas.openxmlformats.org/officeDocument/2006/relationships/image" Target="media/image137.jpeg"/><Relationship Id="rId145" Type="http://schemas.openxmlformats.org/officeDocument/2006/relationships/image" Target="media/image136.jpeg"/><Relationship Id="rId144" Type="http://schemas.openxmlformats.org/officeDocument/2006/relationships/image" Target="media/image135.jpeg"/><Relationship Id="rId143" Type="http://schemas.openxmlformats.org/officeDocument/2006/relationships/image" Target="media/image134.jpeg"/><Relationship Id="rId142" Type="http://schemas.openxmlformats.org/officeDocument/2006/relationships/image" Target="media/image133.jpeg"/><Relationship Id="rId141" Type="http://schemas.openxmlformats.org/officeDocument/2006/relationships/image" Target="media/image132.jpeg"/><Relationship Id="rId140" Type="http://schemas.openxmlformats.org/officeDocument/2006/relationships/image" Target="media/image131.jpeg"/><Relationship Id="rId14" Type="http://schemas.openxmlformats.org/officeDocument/2006/relationships/image" Target="media/image5.jpeg"/><Relationship Id="rId139" Type="http://schemas.openxmlformats.org/officeDocument/2006/relationships/image" Target="media/image130.jpeg"/><Relationship Id="rId138" Type="http://schemas.openxmlformats.org/officeDocument/2006/relationships/image" Target="media/image129.jpeg"/><Relationship Id="rId137" Type="http://schemas.openxmlformats.org/officeDocument/2006/relationships/image" Target="media/image128.jpeg"/><Relationship Id="rId136" Type="http://schemas.openxmlformats.org/officeDocument/2006/relationships/image" Target="media/image127.jpeg"/><Relationship Id="rId135" Type="http://schemas.openxmlformats.org/officeDocument/2006/relationships/image" Target="media/image126.jpeg"/><Relationship Id="rId134" Type="http://schemas.openxmlformats.org/officeDocument/2006/relationships/image" Target="media/image125.jpeg"/><Relationship Id="rId133" Type="http://schemas.openxmlformats.org/officeDocument/2006/relationships/image" Target="media/image124.jpeg"/><Relationship Id="rId132" Type="http://schemas.openxmlformats.org/officeDocument/2006/relationships/image" Target="media/image123.jpeg"/><Relationship Id="rId131" Type="http://schemas.openxmlformats.org/officeDocument/2006/relationships/image" Target="media/image122.jpeg"/><Relationship Id="rId130" Type="http://schemas.openxmlformats.org/officeDocument/2006/relationships/image" Target="media/image121.jpeg"/><Relationship Id="rId13" Type="http://schemas.openxmlformats.org/officeDocument/2006/relationships/image" Target="media/image4.jpeg"/><Relationship Id="rId129" Type="http://schemas.openxmlformats.org/officeDocument/2006/relationships/image" Target="media/image120.jpeg"/><Relationship Id="rId128" Type="http://schemas.openxmlformats.org/officeDocument/2006/relationships/image" Target="media/image119.jpeg"/><Relationship Id="rId127" Type="http://schemas.openxmlformats.org/officeDocument/2006/relationships/image" Target="media/image118.jpeg"/><Relationship Id="rId126" Type="http://schemas.openxmlformats.org/officeDocument/2006/relationships/image" Target="media/image117.jpeg"/><Relationship Id="rId125" Type="http://schemas.openxmlformats.org/officeDocument/2006/relationships/image" Target="media/image116.jpeg"/><Relationship Id="rId124" Type="http://schemas.openxmlformats.org/officeDocument/2006/relationships/image" Target="media/image115.jpeg"/><Relationship Id="rId123" Type="http://schemas.openxmlformats.org/officeDocument/2006/relationships/image" Target="media/image114.jpeg"/><Relationship Id="rId122" Type="http://schemas.openxmlformats.org/officeDocument/2006/relationships/image" Target="media/image113.jpeg"/><Relationship Id="rId121" Type="http://schemas.openxmlformats.org/officeDocument/2006/relationships/image" Target="media/image112.png"/><Relationship Id="rId120" Type="http://schemas.openxmlformats.org/officeDocument/2006/relationships/image" Target="media/image111.jpeg"/><Relationship Id="rId12" Type="http://schemas.openxmlformats.org/officeDocument/2006/relationships/image" Target="media/image3.jpeg"/><Relationship Id="rId119" Type="http://schemas.openxmlformats.org/officeDocument/2006/relationships/image" Target="media/image110.jpeg"/><Relationship Id="rId118" Type="http://schemas.openxmlformats.org/officeDocument/2006/relationships/image" Target="media/image109.jpeg"/><Relationship Id="rId117" Type="http://schemas.openxmlformats.org/officeDocument/2006/relationships/image" Target="media/image108.png"/><Relationship Id="rId116" Type="http://schemas.openxmlformats.org/officeDocument/2006/relationships/image" Target="media/image107.jpeg"/><Relationship Id="rId115" Type="http://schemas.openxmlformats.org/officeDocument/2006/relationships/image" Target="media/image106.jpeg"/><Relationship Id="rId114" Type="http://schemas.openxmlformats.org/officeDocument/2006/relationships/image" Target="media/image105.jpeg"/><Relationship Id="rId113" Type="http://schemas.openxmlformats.org/officeDocument/2006/relationships/image" Target="media/image104.png"/><Relationship Id="rId112" Type="http://schemas.openxmlformats.org/officeDocument/2006/relationships/image" Target="media/image103.jpeg"/><Relationship Id="rId111" Type="http://schemas.openxmlformats.org/officeDocument/2006/relationships/image" Target="media/image102.jpe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jpeg"/><Relationship Id="rId107" Type="http://schemas.openxmlformats.org/officeDocument/2006/relationships/image" Target="media/image98.jpeg"/><Relationship Id="rId106" Type="http://schemas.openxmlformats.org/officeDocument/2006/relationships/image" Target="media/image97.jpe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D4367C-8CF8-47BA-8CD9-76195CD41CB0}">
  <ds:schemaRefs/>
</ds:datastoreItem>
</file>

<file path=docProps/app.xml><?xml version="1.0" encoding="utf-8"?>
<Properties xmlns="http://schemas.openxmlformats.org/officeDocument/2006/extended-properties" xmlns:vt="http://schemas.openxmlformats.org/officeDocument/2006/docPropsVTypes">
  <Pages>689</Pages>
  <Words>5589</Words>
  <Characters>8215</Characters>
  <Lines>18777</Lines>
  <Paragraphs>25527</Paragraphs>
  <TotalTime>3</TotalTime>
  <ScaleCrop>false</ScaleCrop>
  <LinksUpToDate>false</LinksUpToDate>
  <CharactersWithSpaces>9187</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2026-10-21T14:02:00Z</dcterms:created>
  <dc:creator>Bid Team</dc:creator>
  <cp:lastModifiedBy>来杯冰美式</cp:lastModifiedBy>
  <dcterms:modified xsi:type="dcterms:W3CDTF">2026-10-21T08:08:30Z</dcterms:modified>
  <dc:title>Q2611003233697 Service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cKHZwrYtpeGV+MmK2m1DvCBWesPWBdPeb5DbqkwA/NSEB1xYa4HSOVxSZmGf4WfE/8fAdm7Z4PcLgFEy2ocp8oM533mjPVdxOwwuZDAmCcg06pkz57eR6U3Hi46SEiXSIwEUo87gNbOBwskbT94EsCi403c1laL0bOA7zrv3nr7JUadXmJ73QrGKxgsFvNRjrmhsbEn9jiuVt6Nt8c599GKtUI3IsqZb58O3fZdzZqPvgP1vNE9KTDPr4EN1cG6TvzuzEVnbpIGnYkQ5ST1qnkOcAdbySY7uLKls1eyGZvleTKjucDt0UzPtH7EST1w2bx/yORw6nlcZ9AIhSGCn0LNtrIAHiQlaowbRNP7TGWsYV4hyzkzifjFQ2JolZuZ2v4BPL4g6dTXAJF6e0txFcoZ5Xcqg7jGORSCJkhzn0c+WZCFj51ltdTBGXhQIuoNr</vt:lpwstr>
  </property>
  <property fmtid="{D5CDD505-2E9C-101B-9397-08002B2CF9AE}" pid="3" name="KSOTemplateDocerSaveRecord">
    <vt:lpwstr>eyJoZGlkIjoiYmJmNTg2MmIyZDMyNGE1ZGEyYzIzZmJhZWYwZTAxZGEiLCJ1c2VySWQiOiIyNTMyNDU3MTIifQ==</vt:lpwstr>
  </property>
  <property fmtid="{D5CDD505-2E9C-101B-9397-08002B2CF9AE}" pid="4" name="KSOProductBuildVer">
    <vt:lpwstr>2052-12.1.0.29161</vt:lpwstr>
  </property>
  <property fmtid="{D5CDD505-2E9C-101B-9397-08002B2CF9AE}" pid="5" name="ICV">
    <vt:lpwstr>DA4BC6CE46C543858F8B22878038B7FB_13</vt:lpwstr>
  </property>
</Properties>
</file>